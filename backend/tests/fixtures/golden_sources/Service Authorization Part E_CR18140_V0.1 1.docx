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695ACC" w:rsidP="00CF41A9" w:rsidRDefault="00695ACC" w14:paraId="672A6659" wp14:textId="77777777">
      <w:pPr>
        <w:pStyle w:val="ProposalTitle"/>
      </w:pPr>
    </w:p>
    <w:p xmlns:wp14="http://schemas.microsoft.com/office/word/2010/wordml" w:rsidR="00695ACC" w:rsidP="00695ACC" w:rsidRDefault="00695ACC" w14:paraId="3DF75223" wp14:textId="77777777">
      <w:pPr>
        <w:pStyle w:val="ProposalTitle"/>
        <w:ind w:left="3600"/>
      </w:pPr>
      <w:r>
        <w:t xml:space="preserve">New Hampshire </w:t>
      </w:r>
    </w:p>
    <w:p xmlns:wp14="http://schemas.microsoft.com/office/word/2010/wordml" w:rsidR="009674C3" w:rsidP="00695ACC" w:rsidRDefault="00695ACC" w14:paraId="23AE145E" wp14:textId="77777777">
      <w:pPr>
        <w:pStyle w:val="ProposalTitle"/>
        <w:ind w:left="3600"/>
      </w:pPr>
      <w:r>
        <w:t xml:space="preserve">MMIS Procurement </w:t>
      </w:r>
      <w:r w:rsidR="009674C3">
        <w:t xml:space="preserve">System </w:t>
      </w:r>
    </w:p>
    <w:p xmlns:wp14="http://schemas.microsoft.com/office/word/2010/wordml" w:rsidR="00695ACC" w:rsidP="00695ACC" w:rsidRDefault="00695ACC" w14:paraId="05588B02" wp14:textId="77777777">
      <w:pPr>
        <w:pStyle w:val="ProposalTitle"/>
        <w:ind w:left="3600"/>
      </w:pPr>
      <w:r>
        <w:t xml:space="preserve">Documentation </w:t>
      </w:r>
    </w:p>
    <w:p xmlns:wp14="http://schemas.microsoft.com/office/word/2010/wordml" w:rsidRPr="006927F6" w:rsidR="00695ACC" w:rsidP="00695ACC" w:rsidRDefault="00695ACC" w14:paraId="0A37501D" wp14:textId="77777777">
      <w:pPr>
        <w:rPr>
          <w:color w:val="FFFFFF"/>
        </w:rPr>
      </w:pPr>
    </w:p>
    <w:p xmlns:wp14="http://schemas.microsoft.com/office/word/2010/wordml" w:rsidR="00695ACC" w:rsidP="00695ACC" w:rsidRDefault="00695ACC" w14:paraId="123C3064" wp14:textId="77777777">
      <w:pPr>
        <w:pStyle w:val="ProposalSubtitle"/>
        <w:ind w:firstLine="3600"/>
      </w:pPr>
      <w:r>
        <w:t>Chapter 10: Service Authorization</w:t>
      </w:r>
    </w:p>
    <w:p xmlns:wp14="http://schemas.microsoft.com/office/word/2010/wordml" w:rsidR="00695ACC" w:rsidP="00695ACC" w:rsidRDefault="00695ACC" w14:paraId="55E2EAAE" wp14:textId="77777777">
      <w:pPr>
        <w:pStyle w:val="ProposalSubtitle"/>
        <w:ind w:firstLine="3600"/>
      </w:pPr>
      <w:r>
        <w:t>Part E</w:t>
      </w:r>
    </w:p>
    <w:p xmlns:wp14="http://schemas.microsoft.com/office/word/2010/wordml" w:rsidRPr="00D42F99" w:rsidR="00695ACC" w:rsidP="00695ACC" w:rsidRDefault="00695ACC" w14:paraId="5DAB6C7B" wp14:textId="77777777">
      <w:pPr>
        <w:pStyle w:val="ProposalSubtitle"/>
        <w:rPr>
          <w:sz w:val="24"/>
          <w:szCs w:val="24"/>
        </w:rPr>
      </w:pPr>
    </w:p>
    <w:p xmlns:wp14="http://schemas.microsoft.com/office/word/2010/wordml" w:rsidRPr="00762B61" w:rsidR="00371E6A" w:rsidP="00371E6A" w:rsidRDefault="00371E6A" w14:paraId="6E6971FF" wp14:textId="77777777">
      <w:pPr>
        <w:pStyle w:val="ProposalSubtitle"/>
        <w:spacing w:line="240" w:lineRule="auto"/>
        <w:ind w:firstLine="3600"/>
        <w:rPr>
          <w:sz w:val="22"/>
          <w:szCs w:val="22"/>
        </w:rPr>
      </w:pPr>
      <w:bookmarkStart w:name="_Hlk190776985" w:id="0"/>
      <w:r w:rsidRPr="00762B61">
        <w:rPr>
          <w:sz w:val="22"/>
          <w:szCs w:val="22"/>
        </w:rPr>
        <w:t xml:space="preserve">Version </w:t>
      </w:r>
      <w:r>
        <w:rPr>
          <w:sz w:val="22"/>
          <w:szCs w:val="22"/>
        </w:rPr>
        <w:t>14.1</w:t>
      </w:r>
    </w:p>
    <w:p xmlns:wp14="http://schemas.microsoft.com/office/word/2010/wordml" w:rsidRPr="00762B61" w:rsidR="00371E6A" w:rsidP="00371E6A" w:rsidRDefault="00371E6A" w14:paraId="7C74E653" wp14:textId="77777777">
      <w:pPr>
        <w:pStyle w:val="ProposalSubtitle"/>
        <w:spacing w:line="240" w:lineRule="auto"/>
        <w:ind w:firstLine="3600"/>
        <w:rPr>
          <w:sz w:val="22"/>
          <w:szCs w:val="22"/>
        </w:rPr>
      </w:pPr>
      <w:r w:rsidRPr="00762B61">
        <w:rPr>
          <w:sz w:val="22"/>
          <w:szCs w:val="22"/>
        </w:rPr>
        <w:t>Deliverable Tracking Number NH-</w:t>
      </w:r>
      <w:r>
        <w:rPr>
          <w:sz w:val="22"/>
          <w:szCs w:val="22"/>
        </w:rPr>
        <w:t>201</w:t>
      </w:r>
      <w:r w:rsidRPr="00762B61">
        <w:rPr>
          <w:sz w:val="22"/>
          <w:szCs w:val="22"/>
        </w:rPr>
        <w:t>-SYSDOC</w:t>
      </w:r>
    </w:p>
    <w:p xmlns:wp14="http://schemas.microsoft.com/office/word/2010/wordml" w:rsidRPr="00762B61" w:rsidR="00371E6A" w:rsidP="00371E6A" w:rsidRDefault="00371E6A" w14:paraId="02EB378F" wp14:textId="77777777">
      <w:pPr>
        <w:pStyle w:val="ProposalSubtitle"/>
        <w:spacing w:line="240" w:lineRule="auto"/>
        <w:ind w:firstLine="3600"/>
        <w:rPr>
          <w:sz w:val="22"/>
          <w:szCs w:val="22"/>
        </w:rPr>
      </w:pPr>
    </w:p>
    <w:p xmlns:wp14="http://schemas.microsoft.com/office/word/2010/wordml" w:rsidRPr="00762B61" w:rsidR="00371E6A" w:rsidP="00371E6A" w:rsidRDefault="00371E6A" w14:paraId="5E4A1D06" wp14:textId="77777777">
      <w:pPr>
        <w:pStyle w:val="ProposalSubtitle"/>
        <w:spacing w:line="240" w:lineRule="auto"/>
        <w:ind w:firstLine="3600"/>
        <w:rPr>
          <w:sz w:val="22"/>
          <w:szCs w:val="22"/>
        </w:rPr>
      </w:pPr>
      <w:r>
        <w:rPr>
          <w:sz w:val="22"/>
          <w:szCs w:val="22"/>
        </w:rPr>
        <w:t>July 20, 2025</w:t>
      </w:r>
    </w:p>
    <w:bookmarkEnd w:id="0"/>
    <w:p xmlns:wp14="http://schemas.microsoft.com/office/word/2010/wordml" w:rsidR="003835DD" w:rsidP="00595716" w:rsidRDefault="00595716" w14:paraId="6A05A809" wp14:textId="77777777">
      <w:pPr>
        <w:tabs>
          <w:tab w:val="left" w:pos="4188"/>
        </w:tabs>
      </w:pPr>
      <w:r>
        <w:tab/>
      </w:r>
    </w:p>
    <w:p xmlns:wp14="http://schemas.microsoft.com/office/word/2010/wordml" w:rsidR="003835DD" w:rsidP="003835DD" w:rsidRDefault="003835DD" w14:paraId="5A39BBE3" wp14:textId="77777777"/>
    <w:p xmlns:wp14="http://schemas.microsoft.com/office/word/2010/wordml" w:rsidR="003835DD" w:rsidP="003835DD" w:rsidRDefault="003835DD" w14:paraId="41C8F396" wp14:textId="77777777"/>
    <w:p xmlns:wp14="http://schemas.microsoft.com/office/word/2010/wordml" w:rsidR="003835DD" w:rsidP="003835DD" w:rsidRDefault="003835DD" w14:paraId="72A3D3EC" wp14:textId="77777777"/>
    <w:p xmlns:wp14="http://schemas.microsoft.com/office/word/2010/wordml" w:rsidR="003835DD" w:rsidP="003835DD" w:rsidRDefault="003835DD" w14:paraId="0D0B940D" wp14:textId="77777777">
      <w:pPr>
        <w:tabs>
          <w:tab w:val="left" w:pos="1020"/>
        </w:tabs>
      </w:pPr>
      <w:r>
        <w:tab/>
      </w:r>
    </w:p>
    <w:p xmlns:wp14="http://schemas.microsoft.com/office/word/2010/wordml" w:rsidR="003835DD" w:rsidP="003835DD" w:rsidRDefault="003835DD" w14:paraId="0E27B00A" wp14:textId="77777777"/>
    <w:p xmlns:wp14="http://schemas.microsoft.com/office/word/2010/wordml" w:rsidR="003835DD" w:rsidP="003835DD" w:rsidRDefault="003835DD" w14:paraId="60061E4C" wp14:textId="77777777"/>
    <w:p xmlns:wp14="http://schemas.microsoft.com/office/word/2010/wordml" w:rsidR="00CE759A" w:rsidP="003835DD" w:rsidRDefault="00CE759A" w14:paraId="44EAFD9C" wp14:textId="77777777">
      <w:pPr>
        <w:pStyle w:val="DocTitle"/>
        <w:jc w:val="both"/>
        <w:rPr>
          <w:sz w:val="35"/>
          <w:szCs w:val="35"/>
        </w:rPr>
      </w:pPr>
    </w:p>
    <w:p xmlns:wp14="http://schemas.microsoft.com/office/word/2010/wordml" w:rsidR="003835DD" w:rsidRDefault="003835DD" w14:paraId="4B94D5A5" wp14:textId="77777777">
      <w:pPr>
        <w:pStyle w:val="DocTitle"/>
        <w:rPr>
          <w:sz w:val="35"/>
          <w:szCs w:val="35"/>
        </w:rPr>
        <w:sectPr w:rsidR="003835DD" w:rsidSect="00BD39E6">
          <w:headerReference w:type="default" r:id="rId10"/>
          <w:footerReference w:type="even" r:id="rId11"/>
          <w:footerReference w:type="default" r:id="rId12"/>
          <w:headerReference w:type="first" r:id="rId13"/>
          <w:footerReference w:type="first" r:id="rId14"/>
          <w:pgSz w:w="12240" w:h="15840" w:orient="portrait" w:code="1"/>
          <w:pgMar w:top="547" w:right="547" w:bottom="547" w:left="547" w:header="720" w:footer="720" w:gutter="0"/>
          <w:cols w:space="720"/>
          <w:titlePg/>
        </w:sectPr>
      </w:pPr>
    </w:p>
    <w:p xmlns:wp14="http://schemas.microsoft.com/office/word/2010/wordml" w:rsidRPr="00015C2B" w:rsidR="00371E6A" w:rsidP="00371E6A" w:rsidRDefault="00371E6A" w14:paraId="1957EBDB" wp14:textId="77777777">
      <w:pPr>
        <w:pStyle w:val="copyright"/>
        <w:ind w:left="720"/>
        <w:rPr>
          <w:rFonts w:cs="Times New Roman"/>
          <w:b/>
        </w:rPr>
      </w:pPr>
      <w:bookmarkStart w:name="_Hlk190777014" w:id="1"/>
      <w:r w:rsidRPr="00015C2B">
        <w:rPr>
          <w:rFonts w:cs="Times New Roman"/>
          <w:b/>
        </w:rPr>
        <w:t>© 202</w:t>
      </w:r>
      <w:r>
        <w:rPr>
          <w:rFonts w:cs="Times New Roman"/>
          <w:b/>
        </w:rPr>
        <w:t>5</w:t>
      </w:r>
      <w:r w:rsidRPr="00015C2B">
        <w:rPr>
          <w:rFonts w:cs="Times New Roman"/>
          <w:b/>
        </w:rPr>
        <w:t xml:space="preserve"> Conduent, Inc. All rights reserved. Conduent® and Conduent Agile Star® are trademarks of Conduent, Inc. and/or its subsidiaries in the United States and/or other countries.</w:t>
      </w:r>
    </w:p>
    <w:p xmlns:wp14="http://schemas.microsoft.com/office/word/2010/wordml" w:rsidR="00371E6A" w:rsidP="00371E6A" w:rsidRDefault="00371E6A" w14:paraId="3DF845AF" wp14:textId="77777777">
      <w:pPr>
        <w:pStyle w:val="copyright"/>
        <w:ind w:firstLine="720"/>
        <w:rPr>
          <w:rFonts w:cs="Times New Roman"/>
          <w:b/>
        </w:rPr>
      </w:pPr>
      <w:r w:rsidRPr="00015C2B">
        <w:rPr>
          <w:rFonts w:cs="Times New Roman"/>
          <w:b/>
        </w:rPr>
        <w:t xml:space="preserve">Document Version:  </w:t>
      </w:r>
      <w:r>
        <w:rPr>
          <w:rFonts w:cs="Times New Roman"/>
          <w:b/>
        </w:rPr>
        <w:t>July 20, 2025</w:t>
      </w:r>
    </w:p>
    <w:bookmarkEnd w:id="1"/>
    <w:p xmlns:wp14="http://schemas.microsoft.com/office/word/2010/wordml" w:rsidR="00371E6A" w:rsidP="00FC0986" w:rsidRDefault="00371E6A" w14:paraId="3DEEC669" wp14:textId="77777777">
      <w:pPr>
        <w:tabs>
          <w:tab w:val="left" w:pos="360"/>
          <w:tab w:val="left" w:pos="810"/>
        </w:tabs>
        <w:suppressAutoHyphens/>
        <w:spacing w:before="260" w:line="240" w:lineRule="exact"/>
        <w:jc w:val="left"/>
        <w:outlineLvl w:val="0"/>
        <w:rPr>
          <w:rFonts w:cs="Arial"/>
          <w:b/>
          <w:szCs w:val="20"/>
        </w:rPr>
      </w:pPr>
    </w:p>
    <w:p xmlns:wp14="http://schemas.microsoft.com/office/word/2010/wordml" w:rsidR="00371E6A" w:rsidP="00FC0986" w:rsidRDefault="00371E6A" w14:paraId="3656B9AB" wp14:textId="77777777">
      <w:pPr>
        <w:tabs>
          <w:tab w:val="left" w:pos="360"/>
          <w:tab w:val="left" w:pos="810"/>
        </w:tabs>
        <w:suppressAutoHyphens/>
        <w:spacing w:before="260" w:line="240" w:lineRule="exact"/>
        <w:jc w:val="left"/>
        <w:outlineLvl w:val="0"/>
        <w:rPr>
          <w:rFonts w:cs="Arial"/>
          <w:b/>
          <w:szCs w:val="20"/>
        </w:rPr>
      </w:pPr>
    </w:p>
    <w:p xmlns:wp14="http://schemas.microsoft.com/office/word/2010/wordml" w:rsidR="00371E6A" w:rsidP="00FC0986" w:rsidRDefault="00371E6A" w14:paraId="45FB0818" wp14:textId="77777777">
      <w:pPr>
        <w:tabs>
          <w:tab w:val="left" w:pos="360"/>
          <w:tab w:val="left" w:pos="810"/>
        </w:tabs>
        <w:suppressAutoHyphens/>
        <w:spacing w:before="260" w:line="240" w:lineRule="exact"/>
        <w:jc w:val="left"/>
        <w:outlineLvl w:val="0"/>
        <w:rPr>
          <w:rFonts w:cs="Arial"/>
          <w:b/>
          <w:szCs w:val="20"/>
        </w:rPr>
      </w:pPr>
    </w:p>
    <w:p xmlns:wp14="http://schemas.microsoft.com/office/word/2010/wordml" w:rsidR="00371E6A" w:rsidP="00FC0986" w:rsidRDefault="00371E6A" w14:paraId="049F31CB" wp14:textId="77777777">
      <w:pPr>
        <w:tabs>
          <w:tab w:val="left" w:pos="360"/>
          <w:tab w:val="left" w:pos="810"/>
        </w:tabs>
        <w:suppressAutoHyphens/>
        <w:spacing w:before="260" w:line="240" w:lineRule="exact"/>
        <w:jc w:val="left"/>
        <w:outlineLvl w:val="0"/>
        <w:rPr>
          <w:rFonts w:cs="Arial"/>
          <w:b/>
          <w:szCs w:val="20"/>
        </w:rPr>
      </w:pPr>
    </w:p>
    <w:p xmlns:wp14="http://schemas.microsoft.com/office/word/2010/wordml" w:rsidR="00371E6A" w:rsidP="00FC0986" w:rsidRDefault="00371E6A" w14:paraId="53128261" wp14:textId="77777777">
      <w:pPr>
        <w:tabs>
          <w:tab w:val="left" w:pos="360"/>
          <w:tab w:val="left" w:pos="810"/>
        </w:tabs>
        <w:suppressAutoHyphens/>
        <w:spacing w:before="260" w:line="240" w:lineRule="exact"/>
        <w:jc w:val="left"/>
        <w:outlineLvl w:val="0"/>
        <w:rPr>
          <w:rFonts w:cs="Arial"/>
          <w:b/>
          <w:szCs w:val="20"/>
        </w:rPr>
      </w:pPr>
    </w:p>
    <w:p xmlns:wp14="http://schemas.microsoft.com/office/word/2010/wordml" w:rsidRPr="00FC0986" w:rsidR="00371E6A" w:rsidP="00FC0986" w:rsidRDefault="00371E6A" w14:paraId="62486C05" wp14:textId="77777777">
      <w:pPr>
        <w:tabs>
          <w:tab w:val="left" w:pos="360"/>
          <w:tab w:val="left" w:pos="810"/>
        </w:tabs>
        <w:suppressAutoHyphens/>
        <w:spacing w:before="260" w:line="240" w:lineRule="exact"/>
        <w:jc w:val="left"/>
        <w:outlineLvl w:val="0"/>
        <w:rPr>
          <w:color w:val="000000"/>
          <w:szCs w:val="22"/>
        </w:rPr>
        <w:sectPr w:rsidRPr="00FC0986" w:rsidR="00371E6A" w:rsidSect="00BD39E6">
          <w:headerReference w:type="default" r:id="rId15"/>
          <w:footerReference w:type="default" r:id="rId16"/>
          <w:footerReference w:type="first" r:id="rId17"/>
          <w:pgSz w:w="12240" w:h="15840" w:orient="portrait" w:code="1"/>
          <w:pgMar w:top="1440" w:right="720" w:bottom="1440" w:left="720" w:header="720" w:footer="720" w:gutter="0"/>
          <w:pgNumType w:fmt="lowerRoman" w:start="1"/>
          <w:cols w:space="720"/>
        </w:sectPr>
      </w:pPr>
    </w:p>
    <w:p xmlns:wp14="http://schemas.microsoft.com/office/word/2010/wordml" w:rsidRPr="008E5077" w:rsidR="00CE759A" w:rsidP="00854153" w:rsidRDefault="00854153" w14:paraId="181863D9" wp14:textId="77777777">
      <w:pPr>
        <w:pStyle w:val="HeadingTOC-Preface"/>
      </w:pPr>
      <w:r>
        <w:t xml:space="preserve">Service Authorization Part E </w:t>
      </w:r>
      <w:r w:rsidRPr="008E5077" w:rsidR="00CE759A">
        <w:t>Table of Contents</w:t>
      </w:r>
    </w:p>
    <w:p xmlns:wp14="http://schemas.microsoft.com/office/word/2010/wordml" w:rsidRPr="00020E55" w:rsidR="004547EA" w:rsidRDefault="00D904D2" w14:paraId="37A34DE4" wp14:textId="77777777">
      <w:pPr>
        <w:pStyle w:val="TOC1"/>
        <w:rPr>
          <w:ins w:author="Author" w:id="2"/>
          <w:rFonts w:ascii="Aptos" w:hAnsi="Aptos" w:cs="Times New Roman"/>
          <w:color w:val="auto"/>
          <w:kern w:val="2"/>
          <w:sz w:val="24"/>
        </w:rPr>
      </w:pPr>
      <w:r>
        <w:rPr>
          <w:rFonts w:ascii="Times New Roman" w:hAnsi="Times New Roman"/>
          <w:caps/>
          <w:sz w:val="19"/>
          <w:szCs w:val="19"/>
        </w:rPr>
        <w:fldChar w:fldCharType="begin"/>
      </w:r>
      <w:r>
        <w:rPr>
          <w:rFonts w:ascii="Times New Roman" w:hAnsi="Times New Roman"/>
          <w:caps/>
          <w:sz w:val="19"/>
          <w:szCs w:val="19"/>
        </w:rPr>
        <w:instrText xml:space="preserve"> TOC \o "3-3" \h \z \t "Heading 1,1,Heading 2,2,Heading 4,4,Heading 5,5" </w:instrText>
      </w:r>
      <w:r>
        <w:rPr>
          <w:rFonts w:ascii="Times New Roman" w:hAnsi="Times New Roman"/>
          <w:caps/>
          <w:sz w:val="19"/>
          <w:szCs w:val="19"/>
        </w:rPr>
        <w:fldChar w:fldCharType="separate"/>
      </w:r>
      <w:r w:rsidRPr="00632CD4" w:rsidR="004547EA">
        <w:rPr>
          <w:rStyle w:val="Hyperlink"/>
        </w:rPr>
        <w:fldChar w:fldCharType="begin"/>
      </w:r>
      <w:r w:rsidRPr="00632CD4" w:rsidR="004547EA">
        <w:rPr>
          <w:rStyle w:val="Hyperlink"/>
        </w:rPr>
        <w:instrText xml:space="preserve"> </w:instrText>
      </w:r>
      <w:r w:rsidR="004547EA">
        <w:instrText>HYPERLINK \l "_Toc214963332"</w:instrText>
      </w:r>
      <w:r w:rsidRPr="00632CD4" w:rsidR="004547EA">
        <w:rPr>
          <w:rStyle w:val="Hyperlink"/>
        </w:rPr>
        <w:instrText xml:space="preserve"> </w:instrText>
      </w:r>
      <w:r w:rsidRPr="00632CD4" w:rsidR="004547EA">
        <w:rPr>
          <w:rStyle w:val="Hyperlink"/>
        </w:rPr>
      </w:r>
      <w:r w:rsidRPr="00632CD4" w:rsidR="004547EA">
        <w:rPr>
          <w:rStyle w:val="Hyperlink"/>
        </w:rPr>
        <w:fldChar w:fldCharType="separate"/>
      </w:r>
      <w:r w:rsidRPr="00632CD4" w:rsidR="004547EA">
        <w:rPr>
          <w:rStyle w:val="Hyperlink"/>
        </w:rPr>
        <w:t>10. Service Authorization</w:t>
      </w:r>
      <w:r w:rsidR="004547EA">
        <w:rPr>
          <w:webHidden/>
        </w:rPr>
        <w:tab/>
      </w:r>
      <w:r w:rsidR="004547EA">
        <w:rPr>
          <w:webHidden/>
        </w:rPr>
        <w:fldChar w:fldCharType="begin"/>
      </w:r>
      <w:r w:rsidR="004547EA">
        <w:rPr>
          <w:webHidden/>
        </w:rPr>
        <w:instrText xml:space="preserve"> PAGEREF _Toc214963332 \h </w:instrText>
      </w:r>
      <w:r w:rsidR="004547EA">
        <w:rPr>
          <w:webHidden/>
        </w:rPr>
      </w:r>
      <w:r w:rsidR="004547EA">
        <w:rPr>
          <w:webHidden/>
        </w:rPr>
        <w:fldChar w:fldCharType="separate"/>
      </w:r>
      <w:r w:rsidR="004547EA">
        <w:rPr>
          <w:webHidden/>
        </w:rPr>
        <w:t>10-1</w:t>
      </w:r>
      <w:r w:rsidR="004547EA">
        <w:rPr>
          <w:webHidden/>
        </w:rPr>
        <w:fldChar w:fldCharType="end"/>
      </w:r>
      <w:r w:rsidRPr="00632CD4" w:rsidR="004547EA">
        <w:rPr>
          <w:rStyle w:val="Hyperlink"/>
        </w:rPr>
        <w:fldChar w:fldCharType="end"/>
      </w:r>
    </w:p>
    <w:p xmlns:wp14="http://schemas.microsoft.com/office/word/2010/wordml" w:rsidRPr="00020E55" w:rsidR="004547EA" w:rsidRDefault="004547EA" w14:paraId="3FEC3962" wp14:textId="77777777">
      <w:pPr>
        <w:pStyle w:val="TOC2"/>
        <w:rPr>
          <w:ins w:author="Author" w:id="4"/>
          <w:rFonts w:ascii="Aptos" w:hAnsi="Aptos"/>
          <w:bCs w:val="0"/>
          <w:iCs w:val="0"/>
          <w:kern w:val="2"/>
          <w:sz w:val="24"/>
          <w:szCs w:val="24"/>
        </w:rPr>
      </w:pPr>
      <w:r w:rsidRPr="00632CD4">
        <w:rPr>
          <w:rStyle w:val="Hyperlink"/>
        </w:rPr>
        <w:fldChar w:fldCharType="begin"/>
      </w:r>
      <w:r w:rsidRPr="00632CD4">
        <w:rPr>
          <w:rStyle w:val="Hyperlink"/>
        </w:rPr>
        <w:instrText xml:space="preserve"> </w:instrText>
      </w:r>
      <w:r>
        <w:instrText>HYPERLINK \l "_Toc214963333"</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w:t>
      </w:r>
      <w:r w:rsidRPr="00020E55">
        <w:rPr>
          <w:rFonts w:ascii="Aptos" w:hAnsi="Aptos"/>
          <w:bCs w:val="0"/>
          <w:iCs w:val="0"/>
          <w:kern w:val="2"/>
          <w:sz w:val="24"/>
          <w:szCs w:val="24"/>
        </w:rPr>
        <w:tab/>
      </w:r>
      <w:r w:rsidRPr="00632CD4">
        <w:rPr>
          <w:rStyle w:val="Hyperlink"/>
        </w:rPr>
        <w:t>Service Authorization: Processes (continued)</w:t>
      </w:r>
      <w:r>
        <w:rPr>
          <w:webHidden/>
        </w:rPr>
        <w:tab/>
      </w:r>
      <w:r>
        <w:rPr>
          <w:webHidden/>
        </w:rPr>
        <w:fldChar w:fldCharType="begin"/>
      </w:r>
      <w:r>
        <w:rPr>
          <w:webHidden/>
        </w:rPr>
        <w:instrText xml:space="preserve"> PAGEREF _Toc214963333 \h </w:instrText>
      </w:r>
      <w:r>
        <w:rPr>
          <w:webHidden/>
        </w:rPr>
      </w:r>
      <w:r>
        <w:rPr>
          <w:webHidden/>
        </w:rPr>
        <w:fldChar w:fldCharType="separate"/>
      </w:r>
      <w:r>
        <w:rPr>
          <w:webHidden/>
        </w:rPr>
        <w:t>10-1</w:t>
      </w:r>
      <w:r>
        <w:rPr>
          <w:webHidden/>
        </w:rPr>
        <w:fldChar w:fldCharType="end"/>
      </w:r>
      <w:r w:rsidRPr="00632CD4">
        <w:rPr>
          <w:rStyle w:val="Hyperlink"/>
        </w:rPr>
        <w:fldChar w:fldCharType="end"/>
      </w:r>
    </w:p>
    <w:p xmlns:wp14="http://schemas.microsoft.com/office/word/2010/wordml" w:rsidRPr="00020E55" w:rsidR="004547EA" w:rsidRDefault="004547EA" w14:paraId="3E76B194" wp14:textId="77777777">
      <w:pPr>
        <w:pStyle w:val="TOC3"/>
        <w:rPr>
          <w:ins w:author="Author" w:id="6"/>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"_Toc214963334"</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w:t>
      </w:r>
      <w:r w:rsidRPr="00020E55">
        <w:rPr>
          <w:rFonts w:ascii="Aptos" w:hAnsi="Aptos"/>
          <w:kern w:val="2"/>
          <w:sz w:val="24"/>
          <w:szCs w:val="24"/>
        </w:rPr>
        <w:tab/>
      </w:r>
      <w:r w:rsidRPr="00632CD4">
        <w:rPr>
          <w:rStyle w:val="Hyperlink"/>
        </w:rPr>
        <w:t>Process: SA Letters, Reports and Outputs (continued)</w:t>
      </w:r>
      <w:r>
        <w:rPr>
          <w:webHidden/>
        </w:rPr>
        <w:tab/>
      </w:r>
      <w:r>
        <w:rPr>
          <w:webHidden/>
        </w:rPr>
        <w:fldChar w:fldCharType="begin"/>
      </w:r>
      <w:r>
        <w:rPr>
          <w:webHidden/>
        </w:rPr>
        <w:instrText xml:space="preserve"> PAGEREF _Toc214963334 \h </w:instrText>
      </w:r>
      <w:r>
        <w:rPr>
          <w:webHidden/>
        </w:rPr>
      </w:r>
      <w:r>
        <w:rPr>
          <w:webHidden/>
        </w:rPr>
        <w:fldChar w:fldCharType="separate"/>
      </w:r>
      <w:r>
        <w:rPr>
          <w:webHidden/>
        </w:rPr>
        <w:t>10-1</w:t>
      </w:r>
      <w:r>
        <w:rPr>
          <w:webHidden/>
        </w:rPr>
        <w:fldChar w:fldCharType="end"/>
      </w:r>
      <w:r w:rsidRPr="00632CD4">
        <w:rPr>
          <w:rStyle w:val="Hyperlink"/>
        </w:rPr>
        <w:fldChar w:fldCharType="end"/>
      </w:r>
    </w:p>
    <w:p xmlns:wp14="http://schemas.microsoft.com/office/word/2010/wordml" w:rsidRPr="00020E55" w:rsidR="004547EA" w:rsidRDefault="004547EA" w14:paraId="4A4B1D85" wp14:textId="77777777">
      <w:pPr>
        <w:pStyle w:val="TOC4"/>
        <w:rPr>
          <w:ins w:author="Author" w:id="8"/>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"_Toc214963335"</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w:t>
      </w:r>
      <w:r w:rsidRPr="00020E55">
        <w:rPr>
          <w:rFonts w:ascii="Aptos" w:hAnsi="Aptos"/>
          <w:kern w:val="2"/>
          <w:sz w:val="24"/>
          <w:szCs w:val="24"/>
        </w:rPr>
        <w:tab/>
      </w:r>
      <w:r w:rsidRPr="00632CD4">
        <w:rPr>
          <w:rStyle w:val="Hyperlink"/>
        </w:rPr>
        <w:t>Use Case UC-OPR-SRA-011 – SA Reports</w:t>
      </w:r>
      <w:r>
        <w:rPr>
          <w:webHidden/>
        </w:rPr>
        <w:tab/>
      </w:r>
      <w:r>
        <w:rPr>
          <w:webHidden/>
        </w:rPr>
        <w:fldChar w:fldCharType="begin"/>
      </w:r>
      <w:r>
        <w:rPr>
          <w:webHidden/>
        </w:rPr>
        <w:instrText xml:space="preserve"> PAGEREF _Toc214963335 \h </w:instrText>
      </w:r>
      <w:r>
        <w:rPr>
          <w:webHidden/>
        </w:rPr>
      </w:r>
      <w:r>
        <w:rPr>
          <w:webHidden/>
        </w:rPr>
        <w:fldChar w:fldCharType="separate"/>
      </w:r>
      <w:r>
        <w:rPr>
          <w:webHidden/>
        </w:rPr>
        <w:t>10-2</w:t>
      </w:r>
      <w:r>
        <w:rPr>
          <w:webHidden/>
        </w:rPr>
        <w:fldChar w:fldCharType="end"/>
      </w:r>
      <w:r w:rsidRPr="00632CD4">
        <w:rPr>
          <w:rStyle w:val="Hyperlink"/>
        </w:rPr>
        <w:fldChar w:fldCharType="end"/>
      </w:r>
    </w:p>
    <w:p xmlns:wp14="http://schemas.microsoft.com/office/word/2010/wordml" w:rsidRPr="00020E55" w:rsidR="004547EA" w:rsidRDefault="004547EA" w14:paraId="5C2B0131" wp14:textId="77777777">
      <w:pPr>
        <w:pStyle w:val="TOC5"/>
        <w:tabs>
          <w:tab w:val="left" w:pos="2520"/>
        </w:tabs>
        <w:rPr>
          <w:ins w:author="Author" w:id="10"/>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"_Toc214963336"</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10.2.4.4.1</w:t>
      </w:r>
      <w:r w:rsidRPr="00020E55">
        <w:rPr>
          <w:rFonts w:ascii="Aptos" w:hAnsi="Aptos"/>
          <w:kern w:val="2"/>
          <w:sz w:val="24"/>
          <w:szCs w:val="24"/>
        </w:rPr>
        <w:tab/>
      </w:r>
      <w:r w:rsidRPr="00632CD4">
        <w:rPr>
          <w:rStyle w:val="Hyperlink"/>
        </w:rPr>
        <w:t>Report Definition – OPR-SRA-101 – Service Authorizations Not Used Within Four Months of the Line Item Begin Date</w:t>
      </w:r>
      <w:r>
        <w:rPr>
          <w:webHidden/>
        </w:rPr>
        <w:tab/>
      </w:r>
      <w:r>
        <w:rPr>
          <w:webHidden/>
        </w:rPr>
        <w:fldChar w:fldCharType="begin"/>
      </w:r>
      <w:r>
        <w:rPr>
          <w:webHidden/>
        </w:rPr>
        <w:instrText xml:space="preserve"> PAGEREF _Toc214963336 \h </w:instrText>
      </w:r>
      <w:r>
        <w:rPr>
          <w:webHidden/>
        </w:rPr>
      </w:r>
      <w:r>
        <w:rPr>
          <w:webHidden/>
        </w:rPr>
        <w:fldChar w:fldCharType="separate"/>
      </w:r>
      <w:r>
        <w:rPr>
          <w:webHidden/>
        </w:rPr>
        <w:t>10-6</w:t>
      </w:r>
      <w:r>
        <w:rPr>
          <w:webHidden/>
        </w:rPr>
        <w:fldChar w:fldCharType="end"/>
      </w:r>
      <w:r w:rsidRPr="00632CD4">
        <w:rPr>
          <w:rStyle w:val="Hyperlink"/>
        </w:rPr>
        <w:fldChar w:fldCharType="end"/>
      </w:r>
    </w:p>
    <w:p xmlns:wp14="http://schemas.microsoft.com/office/word/2010/wordml" w:rsidRPr="00020E55" w:rsidR="004547EA" w:rsidRDefault="004547EA" w14:paraId="2D87C89B" wp14:textId="77777777">
      <w:pPr>
        <w:pStyle w:val="TOC5"/>
        <w:tabs>
          <w:tab w:val="left" w:pos="2520"/>
        </w:tabs>
        <w:rPr>
          <w:ins w:author="Author" w:id="12"/>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"_Toc214963337"</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Fonts w:cs="Arial"/>
        </w:rPr>
        <w:t>10.2.4.4.2</w:t>
      </w:r>
      <w:r w:rsidRPr="00020E55">
        <w:rPr>
          <w:rFonts w:ascii="Aptos" w:hAnsi="Aptos"/>
          <w:kern w:val="2"/>
          <w:sz w:val="24"/>
          <w:szCs w:val="24"/>
        </w:rPr>
        <w:tab/>
      </w:r>
      <w:r w:rsidRPr="00632CD4">
        <w:rPr>
          <w:rStyle w:val="Hyperlink"/>
          <w:rFonts w:cs="Arial"/>
        </w:rPr>
        <w:t xml:space="preserve">Report Definition – OPR-SRA-104 – </w:t>
      </w:r>
      <w:r w:rsidRPr="00632CD4">
        <w:rPr>
          <w:rStyle w:val="Hyperlink"/>
        </w:rPr>
        <w:t>Service Authorization Service Code Utilization by Provider</w:t>
      </w:r>
      <w:r>
        <w:rPr>
          <w:webHidden/>
        </w:rPr>
        <w:tab/>
      </w:r>
      <w:r>
        <w:rPr>
          <w:webHidden/>
        </w:rPr>
        <w:fldChar w:fldCharType="begin"/>
      </w:r>
      <w:r>
        <w:rPr>
          <w:webHidden/>
        </w:rPr>
        <w:instrText xml:space="preserve"> PAGEREF _Toc214963337 \h </w:instrText>
      </w:r>
      <w:r>
        <w:rPr>
          <w:webHidden/>
        </w:rPr>
      </w:r>
      <w:r>
        <w:rPr>
          <w:webHidden/>
        </w:rPr>
        <w:fldChar w:fldCharType="separate"/>
      </w:r>
      <w:r>
        <w:rPr>
          <w:webHidden/>
        </w:rPr>
        <w:t>10-13</w:t>
      </w:r>
      <w:r>
        <w:rPr>
          <w:webHidden/>
        </w:rPr>
        <w:fldChar w:fldCharType="end"/>
      </w:r>
      <w:r w:rsidRPr="00632CD4">
        <w:rPr>
          <w:rStyle w:val="Hyperlink"/>
        </w:rPr>
        <w:fldChar w:fldCharType="end"/>
      </w:r>
    </w:p>
    <w:p xmlns:wp14="http://schemas.microsoft.com/office/word/2010/wordml" w:rsidRPr="00020E55" w:rsidR="004547EA" w:rsidRDefault="004547EA" w14:paraId="1DAFB8FC" wp14:textId="77777777">
      <w:pPr>
        <w:pStyle w:val="TOC5"/>
        <w:tabs>
          <w:tab w:val="left" w:pos="2520"/>
        </w:tabs>
        <w:rPr>
          <w:ins w:author="Author" w:id="14"/>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"_Toc214963338"</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10.2.4.4.3</w:t>
      </w:r>
      <w:r w:rsidRPr="00020E55">
        <w:rPr>
          <w:rFonts w:ascii="Aptos" w:hAnsi="Aptos"/>
          <w:kern w:val="2"/>
          <w:sz w:val="24"/>
          <w:szCs w:val="24"/>
        </w:rPr>
        <w:tab/>
      </w:r>
      <w:r w:rsidRPr="00632CD4">
        <w:rPr>
          <w:rStyle w:val="Hyperlink"/>
        </w:rPr>
        <w:t>Report Definition – OPR-SRA-105 – Service Authorization Service Code Utilization by Member</w:t>
      </w:r>
      <w:r>
        <w:rPr>
          <w:webHidden/>
        </w:rPr>
        <w:tab/>
      </w:r>
      <w:r>
        <w:rPr>
          <w:webHidden/>
        </w:rPr>
        <w:fldChar w:fldCharType="begin"/>
      </w:r>
      <w:r>
        <w:rPr>
          <w:webHidden/>
        </w:rPr>
        <w:instrText xml:space="preserve"> PAGEREF _Toc214963338 \h </w:instrText>
      </w:r>
      <w:r>
        <w:rPr>
          <w:webHidden/>
        </w:rPr>
      </w:r>
      <w:r>
        <w:rPr>
          <w:webHidden/>
        </w:rPr>
        <w:fldChar w:fldCharType="separate"/>
      </w:r>
      <w:r>
        <w:rPr>
          <w:webHidden/>
        </w:rPr>
        <w:t>10-20</w:t>
      </w:r>
      <w:r>
        <w:rPr>
          <w:webHidden/>
        </w:rPr>
        <w:fldChar w:fldCharType="end"/>
      </w:r>
      <w:r w:rsidRPr="00632CD4">
        <w:rPr>
          <w:rStyle w:val="Hyperlink"/>
        </w:rPr>
        <w:fldChar w:fldCharType="end"/>
      </w:r>
    </w:p>
    <w:p xmlns:wp14="http://schemas.microsoft.com/office/word/2010/wordml" w:rsidRPr="00020E55" w:rsidR="004547EA" w:rsidRDefault="004547EA" w14:paraId="60205388" wp14:textId="77777777">
      <w:pPr>
        <w:pStyle w:val="TOC5"/>
        <w:tabs>
          <w:tab w:val="left" w:pos="2520"/>
        </w:tabs>
        <w:rPr>
          <w:ins w:author="Author" w:id="16"/>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"_Toc214963339"</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10.2.4.4.4</w:t>
      </w:r>
      <w:r w:rsidRPr="00020E55">
        <w:rPr>
          <w:rFonts w:ascii="Aptos" w:hAnsi="Aptos"/>
          <w:kern w:val="2"/>
          <w:sz w:val="24"/>
          <w:szCs w:val="24"/>
        </w:rPr>
        <w:tab/>
      </w:r>
      <w:r w:rsidRPr="00632CD4">
        <w:rPr>
          <w:rStyle w:val="Hyperlink"/>
        </w:rPr>
        <w:t>Report Definition – OPR-SRA-107 - Service Authorization Pended Over XX Days</w:t>
      </w:r>
      <w:r>
        <w:rPr>
          <w:webHidden/>
        </w:rPr>
        <w:tab/>
      </w:r>
      <w:r>
        <w:rPr>
          <w:webHidden/>
        </w:rPr>
        <w:fldChar w:fldCharType="begin"/>
      </w:r>
      <w:r>
        <w:rPr>
          <w:webHidden/>
        </w:rPr>
        <w:instrText xml:space="preserve"> PAGEREF _Toc214963339 \h </w:instrText>
      </w:r>
      <w:r>
        <w:rPr>
          <w:webHidden/>
        </w:rPr>
      </w:r>
      <w:r>
        <w:rPr>
          <w:webHidden/>
        </w:rPr>
        <w:fldChar w:fldCharType="separate"/>
      </w:r>
      <w:r>
        <w:rPr>
          <w:webHidden/>
        </w:rPr>
        <w:t>10-28</w:t>
      </w:r>
      <w:r>
        <w:rPr>
          <w:webHidden/>
        </w:rPr>
        <w:fldChar w:fldCharType="end"/>
      </w:r>
      <w:r w:rsidRPr="00632CD4">
        <w:rPr>
          <w:rStyle w:val="Hyperlink"/>
        </w:rPr>
        <w:fldChar w:fldCharType="end"/>
      </w:r>
    </w:p>
    <w:p xmlns:wp14="http://schemas.microsoft.com/office/word/2010/wordml" w:rsidRPr="00020E55" w:rsidR="004547EA" w:rsidRDefault="004547EA" w14:paraId="52D0A1DF" wp14:textId="77777777">
      <w:pPr>
        <w:pStyle w:val="TOC5"/>
        <w:tabs>
          <w:tab w:val="left" w:pos="2520"/>
        </w:tabs>
        <w:rPr>
          <w:ins w:author="Author" w:id="18"/>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"_Toc214963340"</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10.2.4.4.5</w:t>
      </w:r>
      <w:r w:rsidRPr="00020E55">
        <w:rPr>
          <w:rFonts w:ascii="Aptos" w:hAnsi="Aptos"/>
          <w:kern w:val="2"/>
          <w:sz w:val="24"/>
          <w:szCs w:val="24"/>
        </w:rPr>
        <w:tab/>
      </w:r>
      <w:r w:rsidRPr="00632CD4">
        <w:rPr>
          <w:rStyle w:val="Hyperlink"/>
        </w:rPr>
        <w:t>Report Definition – OPR-SRA-108 – Service Authorization Processing Benchmark</w:t>
      </w:r>
      <w:r>
        <w:rPr>
          <w:webHidden/>
        </w:rPr>
        <w:tab/>
      </w:r>
      <w:r>
        <w:rPr>
          <w:webHidden/>
        </w:rPr>
        <w:fldChar w:fldCharType="begin"/>
      </w:r>
      <w:r>
        <w:rPr>
          <w:webHidden/>
        </w:rPr>
        <w:instrText xml:space="preserve"> PAGEREF _Toc214963340 \h </w:instrText>
      </w:r>
      <w:r>
        <w:rPr>
          <w:webHidden/>
        </w:rPr>
      </w:r>
      <w:r>
        <w:rPr>
          <w:webHidden/>
        </w:rPr>
        <w:fldChar w:fldCharType="separate"/>
      </w:r>
      <w:r>
        <w:rPr>
          <w:webHidden/>
        </w:rPr>
        <w:t>10-35</w:t>
      </w:r>
      <w:r>
        <w:rPr>
          <w:webHidden/>
        </w:rPr>
        <w:fldChar w:fldCharType="end"/>
      </w:r>
      <w:r w:rsidRPr="00632CD4">
        <w:rPr>
          <w:rStyle w:val="Hyperlink"/>
        </w:rPr>
        <w:fldChar w:fldCharType="end"/>
      </w:r>
    </w:p>
    <w:p xmlns:wp14="http://schemas.microsoft.com/office/word/2010/wordml" w:rsidRPr="00020E55" w:rsidR="004547EA" w:rsidRDefault="004547EA" w14:paraId="59D01F76" wp14:textId="77777777">
      <w:pPr>
        <w:pStyle w:val="TOC5"/>
        <w:tabs>
          <w:tab w:val="left" w:pos="2520"/>
        </w:tabs>
        <w:rPr>
          <w:ins w:author="Author" w:id="20"/>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"_Toc214963341"</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10.2.4.4.6</w:t>
      </w:r>
      <w:r w:rsidRPr="00020E55">
        <w:rPr>
          <w:rFonts w:ascii="Aptos" w:hAnsi="Aptos"/>
          <w:kern w:val="2"/>
          <w:sz w:val="24"/>
          <w:szCs w:val="24"/>
        </w:rPr>
        <w:tab/>
      </w:r>
      <w:r w:rsidRPr="00632CD4">
        <w:rPr>
          <w:rStyle w:val="Hyperlink"/>
        </w:rPr>
        <w:t>Report Definition – OPR-SRA-109 - Service Authorization Requesting Independent Clinical Review or Appeal</w:t>
      </w:r>
      <w:r>
        <w:rPr>
          <w:webHidden/>
        </w:rPr>
        <w:tab/>
      </w:r>
      <w:r>
        <w:rPr>
          <w:webHidden/>
        </w:rPr>
        <w:fldChar w:fldCharType="begin"/>
      </w:r>
      <w:r>
        <w:rPr>
          <w:webHidden/>
        </w:rPr>
        <w:instrText xml:space="preserve"> PAGEREF _Toc214963341 \h </w:instrText>
      </w:r>
      <w:r>
        <w:rPr>
          <w:webHidden/>
        </w:rPr>
      </w:r>
      <w:r>
        <w:rPr>
          <w:webHidden/>
        </w:rPr>
        <w:fldChar w:fldCharType="separate"/>
      </w:r>
      <w:r>
        <w:rPr>
          <w:webHidden/>
        </w:rPr>
        <w:t>10-41</w:t>
      </w:r>
      <w:r>
        <w:rPr>
          <w:webHidden/>
        </w:rPr>
        <w:fldChar w:fldCharType="end"/>
      </w:r>
      <w:r w:rsidRPr="00632CD4">
        <w:rPr>
          <w:rStyle w:val="Hyperlink"/>
        </w:rPr>
        <w:fldChar w:fldCharType="end"/>
      </w:r>
    </w:p>
    <w:p xmlns:wp14="http://schemas.microsoft.com/office/word/2010/wordml" w:rsidRPr="00020E55" w:rsidR="004547EA" w:rsidRDefault="004547EA" w14:paraId="2FE6CC59" wp14:textId="77777777">
      <w:pPr>
        <w:pStyle w:val="TOC5"/>
        <w:tabs>
          <w:tab w:val="left" w:pos="2520"/>
        </w:tabs>
        <w:rPr>
          <w:ins w:author="Author" w:id="22"/>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"_Toc214963342"</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10.2.4.4.7</w:t>
      </w:r>
      <w:r w:rsidRPr="00020E55">
        <w:rPr>
          <w:rFonts w:ascii="Aptos" w:hAnsi="Aptos"/>
          <w:kern w:val="2"/>
          <w:sz w:val="24"/>
          <w:szCs w:val="24"/>
        </w:rPr>
        <w:tab/>
      </w:r>
      <w:r w:rsidRPr="00632CD4">
        <w:rPr>
          <w:rStyle w:val="Hyperlink"/>
        </w:rPr>
        <w:t>Report Definition – OPR-SRA-110 - Service Authorization Lagging</w:t>
      </w:r>
      <w:r>
        <w:rPr>
          <w:webHidden/>
        </w:rPr>
        <w:tab/>
      </w:r>
      <w:r>
        <w:rPr>
          <w:webHidden/>
        </w:rPr>
        <w:fldChar w:fldCharType="begin"/>
      </w:r>
      <w:r>
        <w:rPr>
          <w:webHidden/>
        </w:rPr>
        <w:instrText xml:space="preserve"> PAGEREF _Toc214963342 \h </w:instrText>
      </w:r>
      <w:r>
        <w:rPr>
          <w:webHidden/>
        </w:rPr>
      </w:r>
      <w:r>
        <w:rPr>
          <w:webHidden/>
        </w:rPr>
        <w:fldChar w:fldCharType="separate"/>
      </w:r>
      <w:r>
        <w:rPr>
          <w:webHidden/>
        </w:rPr>
        <w:t>10-48</w:t>
      </w:r>
      <w:r>
        <w:rPr>
          <w:webHidden/>
        </w:rPr>
        <w:fldChar w:fldCharType="end"/>
      </w:r>
      <w:r w:rsidRPr="00632CD4">
        <w:rPr>
          <w:rStyle w:val="Hyperlink"/>
        </w:rPr>
        <w:fldChar w:fldCharType="end"/>
      </w:r>
    </w:p>
    <w:p xmlns:wp14="http://schemas.microsoft.com/office/word/2010/wordml" w:rsidRPr="00020E55" w:rsidR="004547EA" w:rsidRDefault="004547EA" w14:paraId="48D95FBD" wp14:textId="77777777">
      <w:pPr>
        <w:pStyle w:val="TOC5"/>
        <w:tabs>
          <w:tab w:val="left" w:pos="2520"/>
        </w:tabs>
        <w:rPr>
          <w:ins w:author="Author" w:id="24"/>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"_Toc214963343"</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10.2.4.4.8</w:t>
      </w:r>
      <w:r w:rsidRPr="00020E55">
        <w:rPr>
          <w:rFonts w:ascii="Aptos" w:hAnsi="Aptos"/>
          <w:kern w:val="2"/>
          <w:sz w:val="24"/>
          <w:szCs w:val="24"/>
        </w:rPr>
        <w:tab/>
      </w:r>
      <w:r w:rsidRPr="00632CD4">
        <w:rPr>
          <w:rStyle w:val="Hyperlink"/>
        </w:rPr>
        <w:t>Report Definition – OPR-SRA-111 – Service Authorization Unused Dollars</w:t>
      </w:r>
      <w:r>
        <w:rPr>
          <w:webHidden/>
        </w:rPr>
        <w:tab/>
      </w:r>
      <w:r>
        <w:rPr>
          <w:webHidden/>
        </w:rPr>
        <w:fldChar w:fldCharType="begin"/>
      </w:r>
      <w:r>
        <w:rPr>
          <w:webHidden/>
        </w:rPr>
        <w:instrText xml:space="preserve"> PAGEREF _Toc214963343 \h </w:instrText>
      </w:r>
      <w:r>
        <w:rPr>
          <w:webHidden/>
        </w:rPr>
      </w:r>
      <w:r>
        <w:rPr>
          <w:webHidden/>
        </w:rPr>
        <w:fldChar w:fldCharType="separate"/>
      </w:r>
      <w:r>
        <w:rPr>
          <w:webHidden/>
        </w:rPr>
        <w:t>10-54</w:t>
      </w:r>
      <w:r>
        <w:rPr>
          <w:webHidden/>
        </w:rPr>
        <w:fldChar w:fldCharType="end"/>
      </w:r>
      <w:r w:rsidRPr="00632CD4">
        <w:rPr>
          <w:rStyle w:val="Hyperlink"/>
        </w:rPr>
        <w:fldChar w:fldCharType="end"/>
      </w:r>
    </w:p>
    <w:p xmlns:wp14="http://schemas.microsoft.com/office/word/2010/wordml" w:rsidRPr="00020E55" w:rsidR="004547EA" w:rsidRDefault="004547EA" w14:paraId="5BE04BB1" wp14:textId="77777777">
      <w:pPr>
        <w:pStyle w:val="TOC5"/>
        <w:tabs>
          <w:tab w:val="left" w:pos="2520"/>
        </w:tabs>
        <w:rPr>
          <w:ins w:author="Author" w:id="26"/>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"_Toc214963344"</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10.2.4.4.9</w:t>
      </w:r>
      <w:r w:rsidRPr="00020E55">
        <w:rPr>
          <w:rFonts w:ascii="Aptos" w:hAnsi="Aptos"/>
          <w:kern w:val="2"/>
          <w:sz w:val="24"/>
          <w:szCs w:val="24"/>
        </w:rPr>
        <w:tab/>
      </w:r>
      <w:r w:rsidRPr="00632CD4">
        <w:rPr>
          <w:rStyle w:val="Hyperlink"/>
        </w:rPr>
        <w:t>Report Definition – OPR-SRA-114 – Frequency of Requested and Authorized Service Codes</w:t>
      </w:r>
      <w:r>
        <w:rPr>
          <w:webHidden/>
        </w:rPr>
        <w:tab/>
      </w:r>
      <w:r>
        <w:rPr>
          <w:webHidden/>
        </w:rPr>
        <w:fldChar w:fldCharType="begin"/>
      </w:r>
      <w:r>
        <w:rPr>
          <w:webHidden/>
        </w:rPr>
        <w:instrText xml:space="preserve"> PAGEREF _Toc214963344 \h </w:instrText>
      </w:r>
      <w:r>
        <w:rPr>
          <w:webHidden/>
        </w:rPr>
      </w:r>
      <w:r>
        <w:rPr>
          <w:webHidden/>
        </w:rPr>
        <w:fldChar w:fldCharType="separate"/>
      </w:r>
      <w:r>
        <w:rPr>
          <w:webHidden/>
        </w:rPr>
        <w:t>10-61</w:t>
      </w:r>
      <w:r>
        <w:rPr>
          <w:webHidden/>
        </w:rPr>
        <w:fldChar w:fldCharType="end"/>
      </w:r>
      <w:r w:rsidRPr="00632CD4">
        <w:rPr>
          <w:rStyle w:val="Hyperlink"/>
        </w:rPr>
        <w:fldChar w:fldCharType="end"/>
      </w:r>
    </w:p>
    <w:p xmlns:wp14="http://schemas.microsoft.com/office/word/2010/wordml" w:rsidRPr="00020E55" w:rsidR="004547EA" w:rsidRDefault="004547EA" w14:paraId="01A43010" wp14:textId="77777777">
      <w:pPr>
        <w:pStyle w:val="TOC5"/>
        <w:tabs>
          <w:tab w:val="left" w:pos="2637"/>
        </w:tabs>
        <w:rPr>
          <w:ins w:author="Author" w:id="28"/>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"_Toc214963345"</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10.2.4.4.10</w:t>
      </w:r>
      <w:r w:rsidRPr="00020E55">
        <w:rPr>
          <w:rFonts w:ascii="Aptos" w:hAnsi="Aptos"/>
          <w:kern w:val="2"/>
          <w:sz w:val="24"/>
          <w:szCs w:val="24"/>
        </w:rPr>
        <w:tab/>
      </w:r>
      <w:r w:rsidRPr="00632CD4">
        <w:rPr>
          <w:rStyle w:val="Hyperlink"/>
        </w:rPr>
        <w:t>Report Definition – OPR-SRA-115 – Service Authorization Utilization by Member</w:t>
      </w:r>
      <w:r>
        <w:rPr>
          <w:webHidden/>
        </w:rPr>
        <w:tab/>
      </w:r>
      <w:r>
        <w:rPr>
          <w:webHidden/>
        </w:rPr>
        <w:fldChar w:fldCharType="begin"/>
      </w:r>
      <w:r>
        <w:rPr>
          <w:webHidden/>
        </w:rPr>
        <w:instrText xml:space="preserve"> PAGEREF _Toc214963345 \h </w:instrText>
      </w:r>
      <w:r>
        <w:rPr>
          <w:webHidden/>
        </w:rPr>
      </w:r>
      <w:r>
        <w:rPr>
          <w:webHidden/>
        </w:rPr>
        <w:fldChar w:fldCharType="separate"/>
      </w:r>
      <w:r>
        <w:rPr>
          <w:webHidden/>
        </w:rPr>
        <w:t>10-68</w:t>
      </w:r>
      <w:r>
        <w:rPr>
          <w:webHidden/>
        </w:rPr>
        <w:fldChar w:fldCharType="end"/>
      </w:r>
      <w:r w:rsidRPr="00632CD4">
        <w:rPr>
          <w:rStyle w:val="Hyperlink"/>
        </w:rPr>
        <w:fldChar w:fldCharType="end"/>
      </w:r>
    </w:p>
    <w:p xmlns:wp14="http://schemas.microsoft.com/office/word/2010/wordml" w:rsidRPr="00020E55" w:rsidR="004547EA" w:rsidRDefault="004547EA" w14:paraId="62D04D30" wp14:textId="77777777">
      <w:pPr>
        <w:pStyle w:val="TOC5"/>
        <w:tabs>
          <w:tab w:val="left" w:pos="2637"/>
        </w:tabs>
        <w:rPr>
          <w:ins w:author="Author" w:id="30"/>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"_Toc214963346"</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Fonts w:cs="Arial"/>
        </w:rPr>
        <w:t>10.2.4.4.11</w:t>
      </w:r>
      <w:r w:rsidRPr="00020E55">
        <w:rPr>
          <w:rFonts w:ascii="Aptos" w:hAnsi="Aptos"/>
          <w:kern w:val="2"/>
          <w:sz w:val="24"/>
          <w:szCs w:val="24"/>
        </w:rPr>
        <w:tab/>
      </w:r>
      <w:r w:rsidRPr="00632CD4">
        <w:rPr>
          <w:rStyle w:val="Hyperlink"/>
        </w:rPr>
        <w:t>Report Definition – OPR-SRA-116 – DCYF/DJJS Service Authorization and Eligibility Discrepancies</w:t>
      </w:r>
      <w:r>
        <w:rPr>
          <w:webHidden/>
        </w:rPr>
        <w:tab/>
      </w:r>
      <w:r>
        <w:rPr>
          <w:webHidden/>
        </w:rPr>
        <w:fldChar w:fldCharType="begin"/>
      </w:r>
      <w:r>
        <w:rPr>
          <w:webHidden/>
        </w:rPr>
        <w:instrText xml:space="preserve"> PAGEREF _Toc214963346 \h </w:instrText>
      </w:r>
      <w:r>
        <w:rPr>
          <w:webHidden/>
        </w:rPr>
      </w:r>
      <w:r>
        <w:rPr>
          <w:webHidden/>
        </w:rPr>
        <w:fldChar w:fldCharType="separate"/>
      </w:r>
      <w:r>
        <w:rPr>
          <w:webHidden/>
        </w:rPr>
        <w:t>10-75</w:t>
      </w:r>
      <w:r>
        <w:rPr>
          <w:webHidden/>
        </w:rPr>
        <w:fldChar w:fldCharType="end"/>
      </w:r>
      <w:r w:rsidRPr="00632CD4">
        <w:rPr>
          <w:rStyle w:val="Hyperlink"/>
        </w:rPr>
        <w:fldChar w:fldCharType="end"/>
      </w:r>
    </w:p>
    <w:p xmlns:wp14="http://schemas.microsoft.com/office/word/2010/wordml" w:rsidRPr="00020E55" w:rsidR="004547EA" w:rsidRDefault="004547EA" w14:paraId="1A3B235A" wp14:textId="77777777">
      <w:pPr>
        <w:pStyle w:val="TOC5"/>
        <w:tabs>
          <w:tab w:val="left" w:pos="2637"/>
        </w:tabs>
        <w:rPr>
          <w:ins w:author="Author" w:id="32"/>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"_Toc214963347"</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10.2.4.4.12</w:t>
      </w:r>
      <w:r w:rsidRPr="00020E55">
        <w:rPr>
          <w:rFonts w:ascii="Aptos" w:hAnsi="Aptos"/>
          <w:kern w:val="2"/>
          <w:sz w:val="24"/>
          <w:szCs w:val="24"/>
        </w:rPr>
        <w:tab/>
      </w:r>
      <w:r w:rsidRPr="00632CD4">
        <w:rPr>
          <w:rStyle w:val="Hyperlink"/>
        </w:rPr>
        <w:t>Report Definition – OPR-SRA-123 - Service Authorization Utilization by Provider</w:t>
      </w:r>
      <w:r>
        <w:rPr>
          <w:webHidden/>
        </w:rPr>
        <w:tab/>
      </w:r>
      <w:r>
        <w:rPr>
          <w:webHidden/>
        </w:rPr>
        <w:fldChar w:fldCharType="begin"/>
      </w:r>
      <w:r>
        <w:rPr>
          <w:webHidden/>
        </w:rPr>
        <w:instrText xml:space="preserve"> PAGEREF _Toc214963347 \h </w:instrText>
      </w:r>
      <w:r>
        <w:rPr>
          <w:webHidden/>
        </w:rPr>
      </w:r>
      <w:r>
        <w:rPr>
          <w:webHidden/>
        </w:rPr>
        <w:fldChar w:fldCharType="separate"/>
      </w:r>
      <w:r>
        <w:rPr>
          <w:webHidden/>
        </w:rPr>
        <w:t>10-83</w:t>
      </w:r>
      <w:r>
        <w:rPr>
          <w:webHidden/>
        </w:rPr>
        <w:fldChar w:fldCharType="end"/>
      </w:r>
      <w:r w:rsidRPr="00632CD4">
        <w:rPr>
          <w:rStyle w:val="Hyperlink"/>
        </w:rPr>
        <w:fldChar w:fldCharType="end"/>
      </w:r>
    </w:p>
    <w:p xmlns:wp14="http://schemas.microsoft.com/office/word/2010/wordml" w:rsidRPr="00020E55" w:rsidR="004547EA" w:rsidRDefault="004547EA" w14:paraId="597D8CAD" wp14:textId="77777777">
      <w:pPr>
        <w:pStyle w:val="TOC5"/>
        <w:tabs>
          <w:tab w:val="left" w:pos="2637"/>
        </w:tabs>
        <w:rPr>
          <w:ins w:author="Author" w:id="34"/>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"_Toc214963348"</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10.2.4.4.13</w:t>
      </w:r>
      <w:r w:rsidRPr="00020E55">
        <w:rPr>
          <w:rFonts w:ascii="Aptos" w:hAnsi="Aptos"/>
          <w:kern w:val="2"/>
          <w:sz w:val="24"/>
          <w:szCs w:val="24"/>
        </w:rPr>
        <w:tab/>
      </w:r>
      <w:r w:rsidRPr="00632CD4">
        <w:rPr>
          <w:rStyle w:val="Hyperlink"/>
        </w:rPr>
        <w:t>Report Definition – OPR-SRA-124 - Service Authorization Cost Savings</w:t>
      </w:r>
      <w:r>
        <w:rPr>
          <w:webHidden/>
        </w:rPr>
        <w:tab/>
      </w:r>
      <w:r>
        <w:rPr>
          <w:webHidden/>
        </w:rPr>
        <w:fldChar w:fldCharType="begin"/>
      </w:r>
      <w:r>
        <w:rPr>
          <w:webHidden/>
        </w:rPr>
        <w:instrText xml:space="preserve"> PAGEREF _Toc214963348 \h </w:instrText>
      </w:r>
      <w:r>
        <w:rPr>
          <w:webHidden/>
        </w:rPr>
      </w:r>
      <w:r>
        <w:rPr>
          <w:webHidden/>
        </w:rPr>
        <w:fldChar w:fldCharType="separate"/>
      </w:r>
      <w:r>
        <w:rPr>
          <w:webHidden/>
        </w:rPr>
        <w:t>10-90</w:t>
      </w:r>
      <w:r>
        <w:rPr>
          <w:webHidden/>
        </w:rPr>
        <w:fldChar w:fldCharType="end"/>
      </w:r>
      <w:r w:rsidRPr="00632CD4">
        <w:rPr>
          <w:rStyle w:val="Hyperlink"/>
        </w:rPr>
        <w:fldChar w:fldCharType="end"/>
      </w:r>
    </w:p>
    <w:p xmlns:wp14="http://schemas.microsoft.com/office/word/2010/wordml" w:rsidRPr="00020E55" w:rsidR="004547EA" w:rsidRDefault="004547EA" w14:paraId="7162AD46" wp14:textId="77777777">
      <w:pPr>
        <w:pStyle w:val="TOC5"/>
        <w:tabs>
          <w:tab w:val="left" w:pos="2637"/>
        </w:tabs>
        <w:rPr>
          <w:ins w:author="Author" w:id="36"/>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"_Toc214963349"</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10.2.4.4.14</w:t>
      </w:r>
      <w:r w:rsidRPr="00020E55">
        <w:rPr>
          <w:rFonts w:ascii="Aptos" w:hAnsi="Aptos"/>
          <w:kern w:val="2"/>
          <w:sz w:val="24"/>
          <w:szCs w:val="24"/>
        </w:rPr>
        <w:tab/>
      </w:r>
      <w:r w:rsidRPr="00632CD4">
        <w:rPr>
          <w:rStyle w:val="Hyperlink"/>
        </w:rPr>
        <w:t>Report Definition – OPR-SRA-125 - Service Authorization Inventory Summary</w:t>
      </w:r>
      <w:r>
        <w:rPr>
          <w:webHidden/>
        </w:rPr>
        <w:tab/>
      </w:r>
      <w:r>
        <w:rPr>
          <w:webHidden/>
        </w:rPr>
        <w:fldChar w:fldCharType="begin"/>
      </w:r>
      <w:r>
        <w:rPr>
          <w:webHidden/>
        </w:rPr>
        <w:instrText xml:space="preserve"> PAGEREF _Toc214963349 \h </w:instrText>
      </w:r>
      <w:r>
        <w:rPr>
          <w:webHidden/>
        </w:rPr>
      </w:r>
      <w:r>
        <w:rPr>
          <w:webHidden/>
        </w:rPr>
        <w:fldChar w:fldCharType="separate"/>
      </w:r>
      <w:r>
        <w:rPr>
          <w:webHidden/>
        </w:rPr>
        <w:t>10-97</w:t>
      </w:r>
      <w:r>
        <w:rPr>
          <w:webHidden/>
        </w:rPr>
        <w:fldChar w:fldCharType="end"/>
      </w:r>
      <w:r w:rsidRPr="00632CD4">
        <w:rPr>
          <w:rStyle w:val="Hyperlink"/>
        </w:rPr>
        <w:fldChar w:fldCharType="end"/>
      </w:r>
    </w:p>
    <w:p xmlns:wp14="http://schemas.microsoft.com/office/word/2010/wordml" w:rsidRPr="00020E55" w:rsidR="004547EA" w:rsidRDefault="004547EA" w14:paraId="0749AE4E" wp14:textId="77777777">
      <w:pPr>
        <w:pStyle w:val="TOC5"/>
        <w:tabs>
          <w:tab w:val="left" w:pos="2637"/>
        </w:tabs>
        <w:rPr>
          <w:ins w:author="Author" w:id="38"/>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"_Toc214963350"</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10.2.4.4.15</w:t>
      </w:r>
      <w:r w:rsidRPr="00020E55">
        <w:rPr>
          <w:rFonts w:ascii="Aptos" w:hAnsi="Aptos"/>
          <w:kern w:val="2"/>
          <w:sz w:val="24"/>
          <w:szCs w:val="24"/>
        </w:rPr>
        <w:tab/>
      </w:r>
      <w:r w:rsidRPr="00632CD4">
        <w:rPr>
          <w:rStyle w:val="Hyperlink"/>
        </w:rPr>
        <w:t>Report Definition – OPR-SRA-126 - Service Authorization Internal User Productivity</w:t>
      </w:r>
      <w:r>
        <w:rPr>
          <w:webHidden/>
        </w:rPr>
        <w:tab/>
      </w:r>
      <w:r>
        <w:rPr>
          <w:webHidden/>
        </w:rPr>
        <w:fldChar w:fldCharType="begin"/>
      </w:r>
      <w:r>
        <w:rPr>
          <w:webHidden/>
        </w:rPr>
        <w:instrText xml:space="preserve"> PAGEREF _Toc214963350 \h </w:instrText>
      </w:r>
      <w:r>
        <w:rPr>
          <w:webHidden/>
        </w:rPr>
      </w:r>
      <w:r>
        <w:rPr>
          <w:webHidden/>
        </w:rPr>
        <w:fldChar w:fldCharType="separate"/>
      </w:r>
      <w:r>
        <w:rPr>
          <w:webHidden/>
        </w:rPr>
        <w:t>10-103</w:t>
      </w:r>
      <w:r>
        <w:rPr>
          <w:webHidden/>
        </w:rPr>
        <w:fldChar w:fldCharType="end"/>
      </w:r>
      <w:r w:rsidRPr="00632CD4">
        <w:rPr>
          <w:rStyle w:val="Hyperlink"/>
        </w:rPr>
        <w:fldChar w:fldCharType="end"/>
      </w:r>
    </w:p>
    <w:p xmlns:wp14="http://schemas.microsoft.com/office/word/2010/wordml" w:rsidRPr="00020E55" w:rsidR="004547EA" w:rsidRDefault="004547EA" w14:paraId="01E629FD" wp14:textId="77777777">
      <w:pPr>
        <w:pStyle w:val="TOC5"/>
        <w:tabs>
          <w:tab w:val="left" w:pos="2637"/>
        </w:tabs>
        <w:rPr>
          <w:ins w:author="Author" w:id="40"/>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"_Toc214963351"</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10.2.4.4.16</w:t>
      </w:r>
      <w:r w:rsidRPr="00020E55">
        <w:rPr>
          <w:rFonts w:ascii="Aptos" w:hAnsi="Aptos"/>
          <w:kern w:val="2"/>
          <w:sz w:val="24"/>
          <w:szCs w:val="24"/>
        </w:rPr>
        <w:tab/>
      </w:r>
      <w:r w:rsidRPr="00632CD4">
        <w:rPr>
          <w:rStyle w:val="Hyperlink"/>
        </w:rPr>
        <w:t>Report Definition – OPR-SRA-127 - Service</w:t>
      </w:r>
      <w:r w:rsidRPr="00632CD4">
        <w:rPr>
          <w:rStyle w:val="Hyperlink"/>
          <w:b/>
        </w:rPr>
        <w:t xml:space="preserve"> </w:t>
      </w:r>
      <w:r w:rsidRPr="00632CD4">
        <w:rPr>
          <w:rStyle w:val="Hyperlink"/>
        </w:rPr>
        <w:t>Authorization Member Eligibility Gap</w:t>
      </w:r>
      <w:r>
        <w:rPr>
          <w:webHidden/>
        </w:rPr>
        <w:tab/>
      </w:r>
      <w:r>
        <w:rPr>
          <w:webHidden/>
        </w:rPr>
        <w:fldChar w:fldCharType="begin"/>
      </w:r>
      <w:r>
        <w:rPr>
          <w:webHidden/>
        </w:rPr>
        <w:instrText xml:space="preserve"> PAGEREF _Toc214963351 \h </w:instrText>
      </w:r>
      <w:r>
        <w:rPr>
          <w:webHidden/>
        </w:rPr>
      </w:r>
      <w:r>
        <w:rPr>
          <w:webHidden/>
        </w:rPr>
        <w:fldChar w:fldCharType="separate"/>
      </w:r>
      <w:r>
        <w:rPr>
          <w:webHidden/>
        </w:rPr>
        <w:t>10-111</w:t>
      </w:r>
      <w:r>
        <w:rPr>
          <w:webHidden/>
        </w:rPr>
        <w:fldChar w:fldCharType="end"/>
      </w:r>
      <w:r w:rsidRPr="00632CD4">
        <w:rPr>
          <w:rStyle w:val="Hyperlink"/>
        </w:rPr>
        <w:fldChar w:fldCharType="end"/>
      </w:r>
    </w:p>
    <w:p xmlns:wp14="http://schemas.microsoft.com/office/word/2010/wordml" w:rsidRPr="00020E55" w:rsidR="004547EA" w:rsidRDefault="004547EA" w14:paraId="0B22255B" wp14:textId="77777777">
      <w:pPr>
        <w:pStyle w:val="TOC5"/>
        <w:tabs>
          <w:tab w:val="left" w:pos="2637"/>
        </w:tabs>
        <w:rPr>
          <w:ins w:author="Author" w:id="42"/>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"_Toc214963352"</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10.2.4.4.17</w:t>
      </w:r>
      <w:r w:rsidRPr="00020E55">
        <w:rPr>
          <w:rFonts w:ascii="Aptos" w:hAnsi="Aptos"/>
          <w:kern w:val="2"/>
          <w:sz w:val="24"/>
          <w:szCs w:val="24"/>
        </w:rPr>
        <w:tab/>
      </w:r>
      <w:r w:rsidRPr="00632CD4">
        <w:rPr>
          <w:rStyle w:val="Hyperlink"/>
        </w:rPr>
        <w:t>Report Definition – OPR-SRA-128 - Service Authorization Suspect Duplicates</w:t>
      </w:r>
      <w:r>
        <w:rPr>
          <w:webHidden/>
        </w:rPr>
        <w:tab/>
      </w:r>
      <w:r>
        <w:rPr>
          <w:webHidden/>
        </w:rPr>
        <w:fldChar w:fldCharType="begin"/>
      </w:r>
      <w:r>
        <w:rPr>
          <w:webHidden/>
        </w:rPr>
        <w:instrText xml:space="preserve"> PAGEREF _Toc214963352 \h </w:instrText>
      </w:r>
      <w:r>
        <w:rPr>
          <w:webHidden/>
        </w:rPr>
      </w:r>
      <w:r>
        <w:rPr>
          <w:webHidden/>
        </w:rPr>
        <w:fldChar w:fldCharType="separate"/>
      </w:r>
      <w:r>
        <w:rPr>
          <w:webHidden/>
        </w:rPr>
        <w:t>10-118</w:t>
      </w:r>
      <w:r>
        <w:rPr>
          <w:webHidden/>
        </w:rPr>
        <w:fldChar w:fldCharType="end"/>
      </w:r>
      <w:r w:rsidRPr="00632CD4">
        <w:rPr>
          <w:rStyle w:val="Hyperlink"/>
        </w:rPr>
        <w:fldChar w:fldCharType="end"/>
      </w:r>
    </w:p>
    <w:p xmlns:wp14="http://schemas.microsoft.com/office/word/2010/wordml" w:rsidRPr="00020E55" w:rsidR="004547EA" w:rsidRDefault="004547EA" w14:paraId="64647809" wp14:textId="77777777">
      <w:pPr>
        <w:pStyle w:val="TOC5"/>
        <w:tabs>
          <w:tab w:val="left" w:pos="2637"/>
        </w:tabs>
        <w:rPr>
          <w:ins w:author="Author" w:id="44"/>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"_Toc214963353"</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10.2.4.4.18</w:t>
      </w:r>
      <w:r w:rsidRPr="00020E55">
        <w:rPr>
          <w:rFonts w:ascii="Aptos" w:hAnsi="Aptos"/>
          <w:kern w:val="2"/>
          <w:sz w:val="24"/>
          <w:szCs w:val="24"/>
        </w:rPr>
        <w:tab/>
      </w:r>
      <w:r w:rsidRPr="00632CD4">
        <w:rPr>
          <w:rStyle w:val="Hyperlink"/>
        </w:rPr>
        <w:t>Report Definition – OPR-SRA-129 - Service Authorization Weekly Report by Status</w:t>
      </w:r>
      <w:r>
        <w:rPr>
          <w:webHidden/>
        </w:rPr>
        <w:tab/>
      </w:r>
      <w:r>
        <w:rPr>
          <w:webHidden/>
        </w:rPr>
        <w:fldChar w:fldCharType="begin"/>
      </w:r>
      <w:r>
        <w:rPr>
          <w:webHidden/>
        </w:rPr>
        <w:instrText xml:space="preserve"> PAGEREF _Toc214963353 \h </w:instrText>
      </w:r>
      <w:r>
        <w:rPr>
          <w:webHidden/>
        </w:rPr>
      </w:r>
      <w:r>
        <w:rPr>
          <w:webHidden/>
        </w:rPr>
        <w:fldChar w:fldCharType="separate"/>
      </w:r>
      <w:r>
        <w:rPr>
          <w:webHidden/>
        </w:rPr>
        <w:t>10-126</w:t>
      </w:r>
      <w:r>
        <w:rPr>
          <w:webHidden/>
        </w:rPr>
        <w:fldChar w:fldCharType="end"/>
      </w:r>
      <w:r w:rsidRPr="00632CD4">
        <w:rPr>
          <w:rStyle w:val="Hyperlink"/>
        </w:rPr>
        <w:fldChar w:fldCharType="end"/>
      </w:r>
    </w:p>
    <w:p xmlns:wp14="http://schemas.microsoft.com/office/word/2010/wordml" w:rsidRPr="00020E55" w:rsidR="004547EA" w:rsidRDefault="004547EA" w14:paraId="5DA03AAD" wp14:textId="77777777">
      <w:pPr>
        <w:pStyle w:val="TOC5"/>
        <w:tabs>
          <w:tab w:val="left" w:pos="2637"/>
        </w:tabs>
        <w:rPr>
          <w:ins w:author="Author" w:id="46"/>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"_Toc214963354"</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10.2.4.4.19</w:t>
      </w:r>
      <w:r w:rsidRPr="00020E55">
        <w:rPr>
          <w:rFonts w:ascii="Aptos" w:hAnsi="Aptos"/>
          <w:kern w:val="2"/>
          <w:sz w:val="24"/>
          <w:szCs w:val="24"/>
        </w:rPr>
        <w:tab/>
      </w:r>
      <w:r w:rsidRPr="00632CD4">
        <w:rPr>
          <w:rStyle w:val="Hyperlink"/>
        </w:rPr>
        <w:t>Report Definition – OPR-SRA-131 – SA Over-Utilization Report</w:t>
      </w:r>
      <w:r>
        <w:rPr>
          <w:webHidden/>
        </w:rPr>
        <w:tab/>
      </w:r>
      <w:r>
        <w:rPr>
          <w:webHidden/>
        </w:rPr>
        <w:fldChar w:fldCharType="begin"/>
      </w:r>
      <w:r>
        <w:rPr>
          <w:webHidden/>
        </w:rPr>
        <w:instrText xml:space="preserve"> PAGEREF _Toc214963354 \h </w:instrText>
      </w:r>
      <w:r>
        <w:rPr>
          <w:webHidden/>
        </w:rPr>
      </w:r>
      <w:r>
        <w:rPr>
          <w:webHidden/>
        </w:rPr>
        <w:fldChar w:fldCharType="separate"/>
      </w:r>
      <w:r>
        <w:rPr>
          <w:webHidden/>
        </w:rPr>
        <w:t>10-133</w:t>
      </w:r>
      <w:r>
        <w:rPr>
          <w:webHidden/>
        </w:rPr>
        <w:fldChar w:fldCharType="end"/>
      </w:r>
      <w:r w:rsidRPr="00632CD4">
        <w:rPr>
          <w:rStyle w:val="Hyperlink"/>
        </w:rPr>
        <w:fldChar w:fldCharType="end"/>
      </w:r>
    </w:p>
    <w:p xmlns:wp14="http://schemas.microsoft.com/office/word/2010/wordml" w:rsidRPr="00020E55" w:rsidR="004547EA" w:rsidRDefault="004547EA" w14:paraId="3B30E446" wp14:textId="77777777">
      <w:pPr>
        <w:pStyle w:val="TOC5"/>
        <w:tabs>
          <w:tab w:val="left" w:pos="2637"/>
        </w:tabs>
        <w:rPr>
          <w:ins w:author="Author" w:id="48"/>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"_Toc214963355"</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10.2.4.4.20</w:t>
      </w:r>
      <w:r w:rsidRPr="00020E55">
        <w:rPr>
          <w:rFonts w:ascii="Aptos" w:hAnsi="Aptos"/>
          <w:kern w:val="2"/>
          <w:sz w:val="24"/>
          <w:szCs w:val="24"/>
        </w:rPr>
        <w:tab/>
      </w:r>
      <w:r w:rsidRPr="00632CD4">
        <w:rPr>
          <w:rStyle w:val="Hyperlink"/>
        </w:rPr>
        <w:t>Report Definition – OPR-SRA-132 – SA Inbound Interface Failure Report</w:t>
      </w:r>
      <w:r>
        <w:rPr>
          <w:webHidden/>
        </w:rPr>
        <w:tab/>
      </w:r>
      <w:r>
        <w:rPr>
          <w:webHidden/>
        </w:rPr>
        <w:fldChar w:fldCharType="begin"/>
      </w:r>
      <w:r>
        <w:rPr>
          <w:webHidden/>
        </w:rPr>
        <w:instrText xml:space="preserve"> PAGEREF _Toc214963355 \h </w:instrText>
      </w:r>
      <w:r>
        <w:rPr>
          <w:webHidden/>
        </w:rPr>
      </w:r>
      <w:r>
        <w:rPr>
          <w:webHidden/>
        </w:rPr>
        <w:fldChar w:fldCharType="separate"/>
      </w:r>
      <w:r>
        <w:rPr>
          <w:webHidden/>
        </w:rPr>
        <w:t>10-142</w:t>
      </w:r>
      <w:r>
        <w:rPr>
          <w:webHidden/>
        </w:rPr>
        <w:fldChar w:fldCharType="end"/>
      </w:r>
      <w:r w:rsidRPr="00632CD4">
        <w:rPr>
          <w:rStyle w:val="Hyperlink"/>
        </w:rPr>
        <w:fldChar w:fldCharType="end"/>
      </w:r>
    </w:p>
    <w:p xmlns:wp14="http://schemas.microsoft.com/office/word/2010/wordml" w:rsidRPr="00020E55" w:rsidR="004547EA" w:rsidRDefault="004547EA" w14:paraId="7E315123" wp14:textId="77777777">
      <w:pPr>
        <w:pStyle w:val="TOC5"/>
        <w:tabs>
          <w:tab w:val="left" w:pos="2637"/>
        </w:tabs>
        <w:rPr>
          <w:ins w:author="Author" w:id="50"/>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"_Toc214963356"</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10.2.4.4.21</w:t>
      </w:r>
      <w:r w:rsidRPr="00020E55">
        <w:rPr>
          <w:rFonts w:ascii="Aptos" w:hAnsi="Aptos"/>
          <w:kern w:val="2"/>
          <w:sz w:val="24"/>
          <w:szCs w:val="24"/>
        </w:rPr>
        <w:tab/>
      </w:r>
      <w:r w:rsidRPr="00632CD4">
        <w:rPr>
          <w:rStyle w:val="Hyperlink"/>
        </w:rPr>
        <w:t>Report Definition – OPR-SRA-133 – Claims paid beyond CFI Waiver SA End date - Report</w:t>
      </w:r>
      <w:r>
        <w:rPr>
          <w:webHidden/>
        </w:rPr>
        <w:tab/>
      </w:r>
      <w:r>
        <w:rPr>
          <w:webHidden/>
        </w:rPr>
        <w:fldChar w:fldCharType="begin"/>
      </w:r>
      <w:r>
        <w:rPr>
          <w:webHidden/>
        </w:rPr>
        <w:instrText xml:space="preserve"> PAGEREF _Toc214963356 \h </w:instrText>
      </w:r>
      <w:r>
        <w:rPr>
          <w:webHidden/>
        </w:rPr>
      </w:r>
      <w:r>
        <w:rPr>
          <w:webHidden/>
        </w:rPr>
        <w:fldChar w:fldCharType="separate"/>
      </w:r>
      <w:r>
        <w:rPr>
          <w:webHidden/>
        </w:rPr>
        <w:t>10-147</w:t>
      </w:r>
      <w:r>
        <w:rPr>
          <w:webHidden/>
        </w:rPr>
        <w:fldChar w:fldCharType="end"/>
      </w:r>
      <w:r w:rsidRPr="00632CD4">
        <w:rPr>
          <w:rStyle w:val="Hyperlink"/>
        </w:rPr>
        <w:fldChar w:fldCharType="end"/>
      </w:r>
    </w:p>
    <w:p xmlns:wp14="http://schemas.microsoft.com/office/word/2010/wordml" w:rsidRPr="00020E55" w:rsidR="004547EA" w:rsidRDefault="004547EA" w14:paraId="5A3FA25A" wp14:textId="77777777">
      <w:pPr>
        <w:pStyle w:val="TOC5"/>
        <w:tabs>
          <w:tab w:val="left" w:pos="2637"/>
        </w:tabs>
        <w:rPr>
          <w:ins w:author="Author" w:id="52"/>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"_Toc214963357"</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10.2.4.4.22</w:t>
      </w:r>
      <w:r w:rsidRPr="00020E55">
        <w:rPr>
          <w:rFonts w:ascii="Aptos" w:hAnsi="Aptos"/>
          <w:kern w:val="2"/>
          <w:sz w:val="24"/>
          <w:szCs w:val="24"/>
        </w:rPr>
        <w:tab/>
      </w:r>
      <w:r w:rsidRPr="00632CD4">
        <w:rPr>
          <w:rStyle w:val="Hyperlink"/>
        </w:rPr>
        <w:t>Report Definition – OPR-SRA-134 – Service Authorization New Comments Report</w:t>
      </w:r>
      <w:r>
        <w:rPr>
          <w:webHidden/>
        </w:rPr>
        <w:tab/>
      </w:r>
      <w:r>
        <w:rPr>
          <w:webHidden/>
        </w:rPr>
        <w:fldChar w:fldCharType="begin"/>
      </w:r>
      <w:r>
        <w:rPr>
          <w:webHidden/>
        </w:rPr>
        <w:instrText xml:space="preserve"> PAGEREF _Toc214963357 \h </w:instrText>
      </w:r>
      <w:r>
        <w:rPr>
          <w:webHidden/>
        </w:rPr>
      </w:r>
      <w:r>
        <w:rPr>
          <w:webHidden/>
        </w:rPr>
        <w:fldChar w:fldCharType="separate"/>
      </w:r>
      <w:r>
        <w:rPr>
          <w:webHidden/>
        </w:rPr>
        <w:t>10-154</w:t>
      </w:r>
      <w:r>
        <w:rPr>
          <w:webHidden/>
        </w:rPr>
        <w:fldChar w:fldCharType="end"/>
      </w:r>
      <w:r w:rsidRPr="00632CD4">
        <w:rPr>
          <w:rStyle w:val="Hyperlink"/>
        </w:rPr>
        <w:fldChar w:fldCharType="end"/>
      </w:r>
    </w:p>
    <w:p xmlns:wp14="http://schemas.microsoft.com/office/word/2010/wordml" w:rsidRPr="00020E55" w:rsidR="004547EA" w:rsidRDefault="004547EA" w14:paraId="0D3A88F4" wp14:textId="77777777">
      <w:pPr>
        <w:pStyle w:val="TOC5"/>
        <w:tabs>
          <w:tab w:val="left" w:pos="2637"/>
        </w:tabs>
        <w:rPr>
          <w:ins w:author="Author" w:id="54"/>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"_Toc214963358"</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10.2.4.4.23</w:t>
      </w:r>
      <w:r w:rsidRPr="00020E55">
        <w:rPr>
          <w:rFonts w:ascii="Aptos" w:hAnsi="Aptos"/>
          <w:kern w:val="2"/>
          <w:sz w:val="24"/>
          <w:szCs w:val="24"/>
        </w:rPr>
        <w:tab/>
      </w:r>
      <w:r w:rsidRPr="00632CD4">
        <w:rPr>
          <w:rStyle w:val="Hyperlink"/>
        </w:rPr>
        <w:t>Report Definition – OPR-SRA-135 – Service Authorization New Comments to Inbox Report</w:t>
      </w:r>
      <w:r>
        <w:rPr>
          <w:webHidden/>
        </w:rPr>
        <w:tab/>
      </w:r>
      <w:r>
        <w:rPr>
          <w:webHidden/>
        </w:rPr>
        <w:fldChar w:fldCharType="begin"/>
      </w:r>
      <w:r>
        <w:rPr>
          <w:webHidden/>
        </w:rPr>
        <w:instrText xml:space="preserve"> PAGEREF _Toc214963358 \h </w:instrText>
      </w:r>
      <w:r>
        <w:rPr>
          <w:webHidden/>
        </w:rPr>
      </w:r>
      <w:r>
        <w:rPr>
          <w:webHidden/>
        </w:rPr>
        <w:fldChar w:fldCharType="separate"/>
      </w:r>
      <w:r>
        <w:rPr>
          <w:webHidden/>
        </w:rPr>
        <w:t>10-161</w:t>
      </w:r>
      <w:r>
        <w:rPr>
          <w:webHidden/>
        </w:rPr>
        <w:fldChar w:fldCharType="end"/>
      </w:r>
      <w:r w:rsidRPr="00632CD4">
        <w:rPr>
          <w:rStyle w:val="Hyperlink"/>
        </w:rPr>
        <w:fldChar w:fldCharType="end"/>
      </w:r>
    </w:p>
    <w:p xmlns:wp14="http://schemas.microsoft.com/office/word/2010/wordml" w:rsidRPr="00020E55" w:rsidR="004547EA" w:rsidRDefault="004547EA" w14:paraId="6F7D78DF" wp14:textId="77777777">
      <w:pPr>
        <w:pStyle w:val="TOC5"/>
        <w:tabs>
          <w:tab w:val="left" w:pos="2637"/>
        </w:tabs>
        <w:rPr>
          <w:ins w:author="Author" w:id="56"/>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"_Toc214963359"</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10.2.4.4.24</w:t>
      </w:r>
      <w:r w:rsidRPr="00020E55">
        <w:rPr>
          <w:rFonts w:ascii="Aptos" w:hAnsi="Aptos"/>
          <w:kern w:val="2"/>
          <w:sz w:val="24"/>
          <w:szCs w:val="24"/>
        </w:rPr>
        <w:tab/>
      </w:r>
      <w:r w:rsidRPr="00632CD4">
        <w:rPr>
          <w:rStyle w:val="Hyperlink"/>
        </w:rPr>
        <w:t>Report Definition – OPR-SRA-135A – Service Authorization New Comments to Inbox Report (AA Only)</w:t>
      </w:r>
      <w:r>
        <w:rPr>
          <w:webHidden/>
        </w:rPr>
        <w:tab/>
      </w:r>
      <w:r>
        <w:rPr>
          <w:webHidden/>
        </w:rPr>
        <w:fldChar w:fldCharType="begin"/>
      </w:r>
      <w:r>
        <w:rPr>
          <w:webHidden/>
        </w:rPr>
        <w:instrText xml:space="preserve"> PAGEREF _Toc214963359 \h </w:instrText>
      </w:r>
      <w:r>
        <w:rPr>
          <w:webHidden/>
        </w:rPr>
      </w:r>
      <w:r>
        <w:rPr>
          <w:webHidden/>
        </w:rPr>
        <w:fldChar w:fldCharType="separate"/>
      </w:r>
      <w:r>
        <w:rPr>
          <w:webHidden/>
        </w:rPr>
        <w:t>10-171</w:t>
      </w:r>
      <w:r>
        <w:rPr>
          <w:webHidden/>
        </w:rPr>
        <w:fldChar w:fldCharType="end"/>
      </w:r>
      <w:r w:rsidRPr="00632CD4">
        <w:rPr>
          <w:rStyle w:val="Hyperlink"/>
        </w:rPr>
        <w:fldChar w:fldCharType="end"/>
      </w:r>
    </w:p>
    <w:p xmlns:wp14="http://schemas.microsoft.com/office/word/2010/wordml" w:rsidRPr="00020E55" w:rsidR="004547EA" w:rsidRDefault="004547EA" w14:paraId="722B4F5D" wp14:textId="77777777">
      <w:pPr>
        <w:pStyle w:val="TOC5"/>
        <w:tabs>
          <w:tab w:val="left" w:pos="2637"/>
        </w:tabs>
        <w:rPr>
          <w:ins w:author="Author" w:id="58"/>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"_Toc214963360"</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10.2.4.4.25</w:t>
      </w:r>
      <w:r w:rsidRPr="00020E55">
        <w:rPr>
          <w:rFonts w:ascii="Aptos" w:hAnsi="Aptos"/>
          <w:kern w:val="2"/>
          <w:sz w:val="24"/>
          <w:szCs w:val="24"/>
        </w:rPr>
        <w:tab/>
      </w:r>
      <w:r w:rsidRPr="00632CD4">
        <w:rPr>
          <w:rStyle w:val="Hyperlink"/>
        </w:rPr>
        <w:t>Report Definition – OPR-SRA-136 - Service Authorization New Attachments Report</w:t>
      </w:r>
      <w:r>
        <w:rPr>
          <w:webHidden/>
        </w:rPr>
        <w:tab/>
      </w:r>
      <w:r>
        <w:rPr>
          <w:webHidden/>
        </w:rPr>
        <w:fldChar w:fldCharType="begin"/>
      </w:r>
      <w:r>
        <w:rPr>
          <w:webHidden/>
        </w:rPr>
        <w:instrText xml:space="preserve"> PAGEREF _Toc214963360 \h </w:instrText>
      </w:r>
      <w:r>
        <w:rPr>
          <w:webHidden/>
        </w:rPr>
      </w:r>
      <w:r>
        <w:rPr>
          <w:webHidden/>
        </w:rPr>
        <w:fldChar w:fldCharType="separate"/>
      </w:r>
      <w:r>
        <w:rPr>
          <w:webHidden/>
        </w:rPr>
        <w:t>10-179</w:t>
      </w:r>
      <w:r>
        <w:rPr>
          <w:webHidden/>
        </w:rPr>
        <w:fldChar w:fldCharType="end"/>
      </w:r>
      <w:r w:rsidRPr="00632CD4">
        <w:rPr>
          <w:rStyle w:val="Hyperlink"/>
        </w:rPr>
        <w:fldChar w:fldCharType="end"/>
      </w:r>
    </w:p>
    <w:p xmlns:wp14="http://schemas.microsoft.com/office/word/2010/wordml" w:rsidRPr="00020E55" w:rsidR="004547EA" w:rsidRDefault="004547EA" w14:paraId="7638CD28" wp14:textId="77777777">
      <w:pPr>
        <w:pStyle w:val="TOC5"/>
        <w:tabs>
          <w:tab w:val="left" w:pos="2637"/>
        </w:tabs>
        <w:rPr>
          <w:ins w:author="Author" w:id="60"/>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"_Toc214963361"</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10.2.4.4.26</w:t>
      </w:r>
      <w:r w:rsidRPr="00020E55">
        <w:rPr>
          <w:rFonts w:ascii="Aptos" w:hAnsi="Aptos"/>
          <w:kern w:val="2"/>
          <w:sz w:val="24"/>
          <w:szCs w:val="24"/>
        </w:rPr>
        <w:tab/>
      </w:r>
      <w:r w:rsidRPr="00632CD4">
        <w:rPr>
          <w:rStyle w:val="Hyperlink"/>
        </w:rPr>
        <w:t>Report Definition – OPR-SRA-137 - Service Authorization New Attachments to Inbox Report</w:t>
      </w:r>
      <w:r>
        <w:rPr>
          <w:webHidden/>
        </w:rPr>
        <w:tab/>
      </w:r>
      <w:r>
        <w:rPr>
          <w:webHidden/>
        </w:rPr>
        <w:fldChar w:fldCharType="begin"/>
      </w:r>
      <w:r>
        <w:rPr>
          <w:webHidden/>
        </w:rPr>
        <w:instrText xml:space="preserve"> PAGEREF _Toc214963361 \h </w:instrText>
      </w:r>
      <w:r>
        <w:rPr>
          <w:webHidden/>
        </w:rPr>
      </w:r>
      <w:r>
        <w:rPr>
          <w:webHidden/>
        </w:rPr>
        <w:fldChar w:fldCharType="separate"/>
      </w:r>
      <w:r>
        <w:rPr>
          <w:webHidden/>
        </w:rPr>
        <w:t>10-186</w:t>
      </w:r>
      <w:r>
        <w:rPr>
          <w:webHidden/>
        </w:rPr>
        <w:fldChar w:fldCharType="end"/>
      </w:r>
      <w:r w:rsidRPr="00632CD4">
        <w:rPr>
          <w:rStyle w:val="Hyperlink"/>
        </w:rPr>
        <w:fldChar w:fldCharType="end"/>
      </w:r>
    </w:p>
    <w:p xmlns:wp14="http://schemas.microsoft.com/office/word/2010/wordml" w:rsidRPr="00020E55" w:rsidR="004547EA" w:rsidRDefault="004547EA" w14:paraId="380B34D2" wp14:textId="77777777">
      <w:pPr>
        <w:pStyle w:val="TOC5"/>
        <w:tabs>
          <w:tab w:val="left" w:pos="2637"/>
        </w:tabs>
        <w:rPr>
          <w:ins w:author="Author" w:id="62"/>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"_Toc214963362"</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10.2.4.4.27</w:t>
      </w:r>
      <w:r w:rsidRPr="00020E55">
        <w:rPr>
          <w:rFonts w:ascii="Aptos" w:hAnsi="Aptos"/>
          <w:kern w:val="2"/>
          <w:sz w:val="24"/>
          <w:szCs w:val="24"/>
        </w:rPr>
        <w:tab/>
      </w:r>
      <w:r w:rsidRPr="00632CD4">
        <w:rPr>
          <w:rStyle w:val="Hyperlink"/>
        </w:rPr>
        <w:t>Report Definition – OPR-SRA-137A - Service Authorization New Attachments to Inbox Report (AA Only)</w:t>
      </w:r>
      <w:r>
        <w:rPr>
          <w:webHidden/>
        </w:rPr>
        <w:tab/>
      </w:r>
      <w:r>
        <w:rPr>
          <w:webHidden/>
        </w:rPr>
        <w:fldChar w:fldCharType="begin"/>
      </w:r>
      <w:r>
        <w:rPr>
          <w:webHidden/>
        </w:rPr>
        <w:instrText xml:space="preserve"> PAGEREF _Toc214963362 \h </w:instrText>
      </w:r>
      <w:r>
        <w:rPr>
          <w:webHidden/>
        </w:rPr>
      </w:r>
      <w:r>
        <w:rPr>
          <w:webHidden/>
        </w:rPr>
        <w:fldChar w:fldCharType="separate"/>
      </w:r>
      <w:r>
        <w:rPr>
          <w:webHidden/>
        </w:rPr>
        <w:t>10-194</w:t>
      </w:r>
      <w:r>
        <w:rPr>
          <w:webHidden/>
        </w:rPr>
        <w:fldChar w:fldCharType="end"/>
      </w:r>
      <w:r w:rsidRPr="00632CD4">
        <w:rPr>
          <w:rStyle w:val="Hyperlink"/>
        </w:rPr>
        <w:fldChar w:fldCharType="end"/>
      </w:r>
    </w:p>
    <w:p xmlns:wp14="http://schemas.microsoft.com/office/word/2010/wordml" w:rsidRPr="00020E55" w:rsidR="004547EA" w:rsidRDefault="004547EA" w14:paraId="53D5E899" wp14:textId="77777777">
      <w:pPr>
        <w:pStyle w:val="TOC5"/>
        <w:tabs>
          <w:tab w:val="left" w:pos="2637"/>
        </w:tabs>
        <w:rPr>
          <w:ins w:author="Author" w:id="64"/>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"_Toc214963363"</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10.2.4.4.28</w:t>
      </w:r>
      <w:r w:rsidRPr="00020E55">
        <w:rPr>
          <w:rFonts w:ascii="Aptos" w:hAnsi="Aptos"/>
          <w:kern w:val="2"/>
          <w:sz w:val="24"/>
          <w:szCs w:val="24"/>
        </w:rPr>
        <w:tab/>
      </w:r>
      <w:r w:rsidRPr="00632CD4">
        <w:rPr>
          <w:rStyle w:val="Hyperlink"/>
        </w:rPr>
        <w:t>Report Definition – OPR-SRA-138 - Service Authorization Status Report</w:t>
      </w:r>
      <w:r>
        <w:rPr>
          <w:webHidden/>
        </w:rPr>
        <w:tab/>
      </w:r>
      <w:r>
        <w:rPr>
          <w:webHidden/>
        </w:rPr>
        <w:fldChar w:fldCharType="begin"/>
      </w:r>
      <w:r>
        <w:rPr>
          <w:webHidden/>
        </w:rPr>
        <w:instrText xml:space="preserve"> PAGEREF _Toc214963363 \h </w:instrText>
      </w:r>
      <w:r>
        <w:rPr>
          <w:webHidden/>
        </w:rPr>
      </w:r>
      <w:r>
        <w:rPr>
          <w:webHidden/>
        </w:rPr>
        <w:fldChar w:fldCharType="separate"/>
      </w:r>
      <w:r>
        <w:rPr>
          <w:webHidden/>
        </w:rPr>
        <w:t>10-201</w:t>
      </w:r>
      <w:r>
        <w:rPr>
          <w:webHidden/>
        </w:rPr>
        <w:fldChar w:fldCharType="end"/>
      </w:r>
      <w:r w:rsidRPr="00632CD4">
        <w:rPr>
          <w:rStyle w:val="Hyperlink"/>
        </w:rPr>
        <w:fldChar w:fldCharType="end"/>
      </w:r>
    </w:p>
    <w:p xmlns:wp14="http://schemas.microsoft.com/office/word/2010/wordml" w:rsidRPr="00020E55" w:rsidR="004547EA" w:rsidRDefault="004547EA" w14:paraId="344BAA1C" wp14:textId="77777777">
      <w:pPr>
        <w:pStyle w:val="TOC5"/>
        <w:tabs>
          <w:tab w:val="left" w:pos="2637"/>
        </w:tabs>
        <w:rPr>
          <w:ins w:author="Author" w:id="66"/>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"_Toc214963364"</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10.2.4.4.29</w:t>
      </w:r>
      <w:r w:rsidRPr="00020E55">
        <w:rPr>
          <w:rFonts w:ascii="Aptos" w:hAnsi="Aptos"/>
          <w:kern w:val="2"/>
          <w:sz w:val="24"/>
          <w:szCs w:val="24"/>
        </w:rPr>
        <w:tab/>
      </w:r>
      <w:r w:rsidRPr="00632CD4">
        <w:rPr>
          <w:rStyle w:val="Hyperlink"/>
        </w:rPr>
        <w:t>Report Definition – OPR-SRA-139 - Service Authorization Status Report to Inbox</w:t>
      </w:r>
      <w:r>
        <w:rPr>
          <w:webHidden/>
        </w:rPr>
        <w:tab/>
      </w:r>
      <w:r>
        <w:rPr>
          <w:webHidden/>
        </w:rPr>
        <w:fldChar w:fldCharType="begin"/>
      </w:r>
      <w:r>
        <w:rPr>
          <w:webHidden/>
        </w:rPr>
        <w:instrText xml:space="preserve"> PAGEREF _Toc214963364 \h </w:instrText>
      </w:r>
      <w:r>
        <w:rPr>
          <w:webHidden/>
        </w:rPr>
      </w:r>
      <w:r>
        <w:rPr>
          <w:webHidden/>
        </w:rPr>
        <w:fldChar w:fldCharType="separate"/>
      </w:r>
      <w:r>
        <w:rPr>
          <w:webHidden/>
        </w:rPr>
        <w:t>10-212</w:t>
      </w:r>
      <w:r>
        <w:rPr>
          <w:webHidden/>
        </w:rPr>
        <w:fldChar w:fldCharType="end"/>
      </w:r>
      <w:r w:rsidRPr="00632CD4">
        <w:rPr>
          <w:rStyle w:val="Hyperlink"/>
        </w:rPr>
        <w:fldChar w:fldCharType="end"/>
      </w:r>
    </w:p>
    <w:p xmlns:wp14="http://schemas.microsoft.com/office/word/2010/wordml" w:rsidRPr="00020E55" w:rsidR="004547EA" w:rsidRDefault="004547EA" w14:paraId="3304E8CB" wp14:textId="77777777">
      <w:pPr>
        <w:pStyle w:val="TOC5"/>
        <w:tabs>
          <w:tab w:val="left" w:pos="2637"/>
        </w:tabs>
        <w:rPr>
          <w:ins w:author="Author" w:id="68"/>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"_Toc214963365"</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10.2.4.4.30</w:t>
      </w:r>
      <w:r w:rsidRPr="00020E55">
        <w:rPr>
          <w:rFonts w:ascii="Aptos" w:hAnsi="Aptos"/>
          <w:kern w:val="2"/>
          <w:sz w:val="24"/>
          <w:szCs w:val="24"/>
        </w:rPr>
        <w:tab/>
      </w:r>
      <w:r w:rsidRPr="00632CD4">
        <w:rPr>
          <w:rStyle w:val="Hyperlink"/>
        </w:rPr>
        <w:t>Report Definition – OPR-SRA-139A - Service Authorization Status Report to Inbox (AA Only)</w:t>
      </w:r>
      <w:r>
        <w:rPr>
          <w:webHidden/>
        </w:rPr>
        <w:tab/>
      </w:r>
      <w:r>
        <w:rPr>
          <w:webHidden/>
        </w:rPr>
        <w:fldChar w:fldCharType="begin"/>
      </w:r>
      <w:r>
        <w:rPr>
          <w:webHidden/>
        </w:rPr>
        <w:instrText xml:space="preserve"> PAGEREF _Toc214963365 \h </w:instrText>
      </w:r>
      <w:r>
        <w:rPr>
          <w:webHidden/>
        </w:rPr>
      </w:r>
      <w:r>
        <w:rPr>
          <w:webHidden/>
        </w:rPr>
        <w:fldChar w:fldCharType="separate"/>
      </w:r>
      <w:r>
        <w:rPr>
          <w:webHidden/>
        </w:rPr>
        <w:t>10-222</w:t>
      </w:r>
      <w:r>
        <w:rPr>
          <w:webHidden/>
        </w:rPr>
        <w:fldChar w:fldCharType="end"/>
      </w:r>
      <w:r w:rsidRPr="00632CD4">
        <w:rPr>
          <w:rStyle w:val="Hyperlink"/>
        </w:rPr>
        <w:fldChar w:fldCharType="end"/>
      </w:r>
    </w:p>
    <w:p xmlns:wp14="http://schemas.microsoft.com/office/word/2010/wordml" w:rsidRPr="00020E55" w:rsidR="004547EA" w:rsidRDefault="004547EA" w14:paraId="2621867F" wp14:textId="77777777">
      <w:pPr>
        <w:pStyle w:val="TOC5"/>
        <w:tabs>
          <w:tab w:val="left" w:pos="2637"/>
        </w:tabs>
        <w:rPr>
          <w:ins w:author="Author" w:id="70"/>
          <w:rFonts w:ascii="Aptos" w:hAnsi="Aptos"/>
          <w:kern w:val="2"/>
          <w:sz w:val="24"/>
          <w:szCs w:val="24"/>
        </w:rPr>
      </w:pPr>
      <w:r w:rsidRPr="00632CD4">
        <w:rPr>
          <w:rStyle w:val="Hyperlink"/>
        </w:rPr>
        <w:fldChar w:fldCharType="begin"/>
      </w:r>
      <w:r w:rsidRPr="00632CD4">
        <w:rPr>
          <w:rStyle w:val="Hyperlink"/>
        </w:rPr>
        <w:instrText xml:space="preserve"> </w:instrText>
      </w:r>
      <w:r>
        <w:instrText>HYPERLINK \l "_Toc214963366"</w:instrText>
      </w:r>
      <w:r w:rsidRPr="00632CD4">
        <w:rPr>
          <w:rStyle w:val="Hyperlink"/>
        </w:rPr>
        <w:instrText xml:space="preserve"> </w:instrText>
      </w:r>
      <w:r w:rsidRPr="00632CD4">
        <w:rPr>
          <w:rStyle w:val="Hyperlink"/>
        </w:rPr>
      </w:r>
      <w:r w:rsidRPr="00632CD4">
        <w:rPr>
          <w:rStyle w:val="Hyperlink"/>
        </w:rPr>
        <w:fldChar w:fldCharType="separate"/>
      </w:r>
      <w:r w:rsidRPr="00632CD4">
        <w:rPr>
          <w:rStyle w:val="Hyperlink"/>
        </w:rPr>
        <w:t>10.2.4.4.31</w:t>
      </w:r>
      <w:r w:rsidRPr="00020E55">
        <w:rPr>
          <w:rFonts w:ascii="Aptos" w:hAnsi="Aptos"/>
          <w:kern w:val="2"/>
          <w:sz w:val="24"/>
          <w:szCs w:val="24"/>
        </w:rPr>
        <w:tab/>
      </w:r>
      <w:r w:rsidRPr="00632CD4">
        <w:rPr>
          <w:rStyle w:val="Hyperlink"/>
        </w:rPr>
        <w:t>Report Definition – OPR-SRA-139B – 139B Service Authorization Status Report to Inbox</w:t>
      </w:r>
      <w:r>
        <w:rPr>
          <w:webHidden/>
        </w:rPr>
        <w:tab/>
      </w:r>
      <w:r>
        <w:rPr>
          <w:webHidden/>
        </w:rPr>
        <w:fldChar w:fldCharType="begin"/>
      </w:r>
      <w:r>
        <w:rPr>
          <w:webHidden/>
        </w:rPr>
        <w:instrText xml:space="preserve"> PAGEREF _Toc214963366 \h </w:instrText>
      </w:r>
      <w:r>
        <w:rPr>
          <w:webHidden/>
        </w:rPr>
      </w:r>
      <w:r>
        <w:rPr>
          <w:webHidden/>
        </w:rPr>
        <w:fldChar w:fldCharType="separate"/>
      </w:r>
      <w:r>
        <w:rPr>
          <w:webHidden/>
        </w:rPr>
        <w:t>10-230</w:t>
      </w:r>
      <w:r>
        <w:rPr>
          <w:webHidden/>
        </w:rPr>
        <w:fldChar w:fldCharType="end"/>
      </w:r>
      <w:r w:rsidRPr="00632CD4">
        <w:rPr>
          <w:rStyle w:val="Hyperlink"/>
        </w:rPr>
        <w:fldChar w:fldCharType="end"/>
      </w:r>
    </w:p>
    <w:p xmlns:wp14="http://schemas.microsoft.com/office/word/2010/wordml" w:rsidRPr="007E4AC5" w:rsidR="00F14A5A" w:rsidDel="004547EA" w:rsidRDefault="00F14A5A" w14:paraId="011CDB64" wp14:textId="77777777">
      <w:pPr>
        <w:pStyle w:val="TOC1"/>
        <w:rPr>
          <w:del w:author="Author" w:id="72"/>
          <w:rFonts w:ascii="Calibri" w:hAnsi="Calibri" w:cs="Times New Roman"/>
          <w:color w:val="auto"/>
          <w:kern w:val="2"/>
          <w:sz w:val="22"/>
          <w:szCs w:val="22"/>
        </w:rPr>
      </w:pPr>
    </w:p>
    <w:p xmlns:wp14="http://schemas.microsoft.com/office/word/2010/wordml" w:rsidRPr="007E4AC5" w:rsidR="00F14A5A" w:rsidDel="004547EA" w:rsidRDefault="00F14A5A" w14:paraId="315E4B5B" wp14:textId="77777777">
      <w:pPr>
        <w:pStyle w:val="TOC2"/>
        <w:rPr>
          <w:del w:author="Author" w:id="74"/>
          <w:rFonts w:ascii="Calibri" w:hAnsi="Calibri"/>
          <w:bCs w:val="0"/>
          <w:iCs w:val="0"/>
          <w:kern w:val="2"/>
          <w:szCs w:val="22"/>
        </w:rPr>
      </w:pPr>
    </w:p>
    <w:p xmlns:wp14="http://schemas.microsoft.com/office/word/2010/wordml" w:rsidRPr="007E4AC5" w:rsidR="00F14A5A" w:rsidDel="004547EA" w:rsidRDefault="00F14A5A" w14:paraId="3849E1DA" wp14:textId="77777777">
      <w:pPr>
        <w:pStyle w:val="TOC3"/>
        <w:rPr>
          <w:del w:author="Author" w:id="76"/>
          <w:rFonts w:ascii="Calibri" w:hAnsi="Calibri"/>
          <w:kern w:val="2"/>
          <w:szCs w:val="22"/>
        </w:rPr>
      </w:pPr>
    </w:p>
    <w:p xmlns:wp14="http://schemas.microsoft.com/office/word/2010/wordml" w:rsidRPr="007E4AC5" w:rsidR="00F14A5A" w:rsidDel="004547EA" w:rsidP="00CF41A9" w:rsidRDefault="00F14A5A" w14:paraId="1CF2EE07" wp14:textId="77777777">
      <w:pPr>
        <w:pStyle w:val="TOC4"/>
        <w:rPr>
          <w:del w:author="Author" w:id="78"/>
          <w:rFonts w:ascii="Calibri" w:hAnsi="Calibri"/>
          <w:kern w:val="2"/>
          <w:szCs w:val="22"/>
        </w:rPr>
      </w:pPr>
    </w:p>
    <w:p xmlns:wp14="http://schemas.microsoft.com/office/word/2010/wordml" w:rsidRPr="007E4AC5" w:rsidR="00F14A5A" w:rsidDel="004547EA" w:rsidRDefault="00F14A5A" w14:paraId="794DAFEA" wp14:textId="77777777">
      <w:pPr>
        <w:pStyle w:val="TOC5"/>
        <w:tabs>
          <w:tab w:val="left" w:pos="2520"/>
        </w:tabs>
        <w:rPr>
          <w:del w:author="Author" w:id="80"/>
          <w:rFonts w:ascii="Calibri" w:hAnsi="Calibri"/>
          <w:kern w:val="2"/>
          <w:szCs w:val="22"/>
        </w:rPr>
      </w:pPr>
    </w:p>
    <w:p xmlns:wp14="http://schemas.microsoft.com/office/word/2010/wordml" w:rsidRPr="007E4AC5" w:rsidR="00F14A5A" w:rsidDel="004547EA" w:rsidRDefault="00F14A5A" w14:paraId="4F60E4D7" wp14:textId="77777777">
      <w:pPr>
        <w:pStyle w:val="TOC5"/>
        <w:tabs>
          <w:tab w:val="left" w:pos="2520"/>
        </w:tabs>
        <w:rPr>
          <w:del w:author="Author" w:id="82"/>
          <w:rFonts w:ascii="Calibri" w:hAnsi="Calibri"/>
          <w:kern w:val="2"/>
          <w:szCs w:val="22"/>
        </w:rPr>
      </w:pPr>
    </w:p>
    <w:p xmlns:wp14="http://schemas.microsoft.com/office/word/2010/wordml" w:rsidRPr="007E4AC5" w:rsidR="00F14A5A" w:rsidDel="004547EA" w:rsidRDefault="00F14A5A" w14:paraId="1435F032" wp14:textId="77777777">
      <w:pPr>
        <w:pStyle w:val="TOC5"/>
        <w:tabs>
          <w:tab w:val="left" w:pos="2520"/>
        </w:tabs>
        <w:rPr>
          <w:del w:author="Author" w:id="84"/>
          <w:rFonts w:ascii="Calibri" w:hAnsi="Calibri"/>
          <w:kern w:val="2"/>
          <w:szCs w:val="22"/>
        </w:rPr>
      </w:pPr>
    </w:p>
    <w:p xmlns:wp14="http://schemas.microsoft.com/office/word/2010/wordml" w:rsidRPr="007E4AC5" w:rsidR="00F14A5A" w:rsidDel="004547EA" w:rsidRDefault="00F14A5A" w14:paraId="23CB2379" wp14:textId="77777777">
      <w:pPr>
        <w:pStyle w:val="TOC5"/>
        <w:tabs>
          <w:tab w:val="left" w:pos="2520"/>
        </w:tabs>
        <w:rPr>
          <w:del w:author="Author" w:id="86"/>
          <w:rFonts w:ascii="Calibri" w:hAnsi="Calibri"/>
          <w:kern w:val="2"/>
          <w:szCs w:val="22"/>
        </w:rPr>
      </w:pPr>
    </w:p>
    <w:p xmlns:wp14="http://schemas.microsoft.com/office/word/2010/wordml" w:rsidRPr="007E4AC5" w:rsidR="00F14A5A" w:rsidDel="004547EA" w:rsidRDefault="00F14A5A" w14:paraId="0F56A964" wp14:textId="77777777">
      <w:pPr>
        <w:pStyle w:val="TOC5"/>
        <w:tabs>
          <w:tab w:val="left" w:pos="2520"/>
        </w:tabs>
        <w:rPr>
          <w:del w:author="Author" w:id="88"/>
          <w:rFonts w:ascii="Calibri" w:hAnsi="Calibri"/>
          <w:kern w:val="2"/>
          <w:szCs w:val="22"/>
        </w:rPr>
      </w:pPr>
    </w:p>
    <w:p xmlns:wp14="http://schemas.microsoft.com/office/word/2010/wordml" w:rsidRPr="007E4AC5" w:rsidR="00F14A5A" w:rsidDel="004547EA" w:rsidRDefault="00F14A5A" w14:paraId="6E661475" wp14:textId="77777777">
      <w:pPr>
        <w:pStyle w:val="TOC5"/>
        <w:tabs>
          <w:tab w:val="left" w:pos="2520"/>
        </w:tabs>
        <w:rPr>
          <w:del w:author="Author" w:id="90"/>
          <w:rFonts w:ascii="Calibri" w:hAnsi="Calibri"/>
          <w:kern w:val="2"/>
          <w:szCs w:val="22"/>
        </w:rPr>
      </w:pPr>
    </w:p>
    <w:p xmlns:wp14="http://schemas.microsoft.com/office/word/2010/wordml" w:rsidRPr="007E4AC5" w:rsidR="00F14A5A" w:rsidDel="004547EA" w:rsidRDefault="00F14A5A" w14:paraId="04299ADE" wp14:textId="77777777">
      <w:pPr>
        <w:pStyle w:val="TOC5"/>
        <w:tabs>
          <w:tab w:val="left" w:pos="2520"/>
        </w:tabs>
        <w:rPr>
          <w:del w:author="Author" w:id="92"/>
          <w:rFonts w:ascii="Calibri" w:hAnsi="Calibri"/>
          <w:kern w:val="2"/>
          <w:szCs w:val="22"/>
        </w:rPr>
      </w:pPr>
    </w:p>
    <w:p xmlns:wp14="http://schemas.microsoft.com/office/word/2010/wordml" w:rsidRPr="007E4AC5" w:rsidR="00F14A5A" w:rsidDel="004547EA" w:rsidRDefault="00F14A5A" w14:paraId="547B07C8" wp14:textId="77777777">
      <w:pPr>
        <w:pStyle w:val="TOC5"/>
        <w:tabs>
          <w:tab w:val="left" w:pos="2520"/>
        </w:tabs>
        <w:rPr>
          <w:del w:author="Author" w:id="94"/>
          <w:rFonts w:ascii="Calibri" w:hAnsi="Calibri"/>
          <w:kern w:val="2"/>
          <w:szCs w:val="22"/>
        </w:rPr>
      </w:pPr>
    </w:p>
    <w:p xmlns:wp14="http://schemas.microsoft.com/office/word/2010/wordml" w:rsidRPr="007E4AC5" w:rsidR="00F14A5A" w:rsidDel="004547EA" w:rsidRDefault="00F14A5A" w14:paraId="757965A2" wp14:textId="77777777">
      <w:pPr>
        <w:pStyle w:val="TOC5"/>
        <w:tabs>
          <w:tab w:val="left" w:pos="2520"/>
        </w:tabs>
        <w:rPr>
          <w:del w:author="Author" w:id="96"/>
          <w:rFonts w:ascii="Calibri" w:hAnsi="Calibri"/>
          <w:kern w:val="2"/>
          <w:szCs w:val="22"/>
        </w:rPr>
      </w:pPr>
    </w:p>
    <w:p xmlns:wp14="http://schemas.microsoft.com/office/word/2010/wordml" w:rsidRPr="007E4AC5" w:rsidR="00F14A5A" w:rsidDel="004547EA" w:rsidRDefault="00F14A5A" w14:paraId="641C7A05" wp14:textId="77777777">
      <w:pPr>
        <w:pStyle w:val="TOC5"/>
        <w:tabs>
          <w:tab w:val="left" w:pos="2617"/>
        </w:tabs>
        <w:rPr>
          <w:del w:author="Author" w:id="98"/>
          <w:rFonts w:ascii="Calibri" w:hAnsi="Calibri"/>
          <w:kern w:val="2"/>
          <w:szCs w:val="22"/>
        </w:rPr>
      </w:pPr>
    </w:p>
    <w:p xmlns:wp14="http://schemas.microsoft.com/office/word/2010/wordml" w:rsidRPr="007E4AC5" w:rsidR="00F14A5A" w:rsidDel="004547EA" w:rsidRDefault="00F14A5A" w14:paraId="477490A7" wp14:textId="77777777">
      <w:pPr>
        <w:pStyle w:val="TOC5"/>
        <w:tabs>
          <w:tab w:val="left" w:pos="2617"/>
        </w:tabs>
        <w:rPr>
          <w:del w:author="Author" w:id="100"/>
          <w:rFonts w:ascii="Calibri" w:hAnsi="Calibri"/>
          <w:kern w:val="2"/>
          <w:szCs w:val="22"/>
        </w:rPr>
      </w:pPr>
    </w:p>
    <w:p xmlns:wp14="http://schemas.microsoft.com/office/word/2010/wordml" w:rsidRPr="007E4AC5" w:rsidR="00F14A5A" w:rsidDel="004547EA" w:rsidRDefault="00F14A5A" w14:paraId="33B5270C" wp14:textId="77777777">
      <w:pPr>
        <w:pStyle w:val="TOC5"/>
        <w:tabs>
          <w:tab w:val="left" w:pos="2617"/>
        </w:tabs>
        <w:rPr>
          <w:del w:author="Author" w:id="102"/>
          <w:rFonts w:ascii="Calibri" w:hAnsi="Calibri"/>
          <w:kern w:val="2"/>
          <w:szCs w:val="22"/>
        </w:rPr>
      </w:pPr>
    </w:p>
    <w:p xmlns:wp14="http://schemas.microsoft.com/office/word/2010/wordml" w:rsidRPr="007E4AC5" w:rsidR="00F14A5A" w:rsidDel="004547EA" w:rsidRDefault="00F14A5A" w14:paraId="536D8DC4" wp14:textId="77777777">
      <w:pPr>
        <w:pStyle w:val="TOC5"/>
        <w:tabs>
          <w:tab w:val="left" w:pos="2617"/>
        </w:tabs>
        <w:rPr>
          <w:del w:author="Author" w:id="104"/>
          <w:rFonts w:ascii="Calibri" w:hAnsi="Calibri"/>
          <w:kern w:val="2"/>
          <w:szCs w:val="22"/>
        </w:rPr>
      </w:pPr>
    </w:p>
    <w:p xmlns:wp14="http://schemas.microsoft.com/office/word/2010/wordml" w:rsidRPr="007E4AC5" w:rsidR="00F14A5A" w:rsidDel="004547EA" w:rsidRDefault="00F14A5A" w14:paraId="47D5F617" wp14:textId="77777777">
      <w:pPr>
        <w:pStyle w:val="TOC5"/>
        <w:tabs>
          <w:tab w:val="left" w:pos="2617"/>
        </w:tabs>
        <w:rPr>
          <w:del w:author="Author" w:id="106"/>
          <w:rFonts w:ascii="Calibri" w:hAnsi="Calibri"/>
          <w:kern w:val="2"/>
          <w:szCs w:val="22"/>
        </w:rPr>
      </w:pPr>
    </w:p>
    <w:p xmlns:wp14="http://schemas.microsoft.com/office/word/2010/wordml" w:rsidRPr="007E4AC5" w:rsidR="00F14A5A" w:rsidDel="004547EA" w:rsidRDefault="00F14A5A" w14:paraId="4A809197" wp14:textId="77777777">
      <w:pPr>
        <w:pStyle w:val="TOC5"/>
        <w:tabs>
          <w:tab w:val="left" w:pos="2617"/>
        </w:tabs>
        <w:rPr>
          <w:del w:author="Author" w:id="108"/>
          <w:rFonts w:ascii="Calibri" w:hAnsi="Calibri"/>
          <w:kern w:val="2"/>
          <w:szCs w:val="22"/>
        </w:rPr>
      </w:pPr>
    </w:p>
    <w:p xmlns:wp14="http://schemas.microsoft.com/office/word/2010/wordml" w:rsidRPr="007E4AC5" w:rsidR="00F14A5A" w:rsidDel="004547EA" w:rsidRDefault="00F14A5A" w14:paraId="3918C19D" wp14:textId="77777777">
      <w:pPr>
        <w:pStyle w:val="TOC5"/>
        <w:tabs>
          <w:tab w:val="left" w:pos="2617"/>
        </w:tabs>
        <w:rPr>
          <w:del w:author="Author" w:id="110"/>
          <w:rFonts w:ascii="Calibri" w:hAnsi="Calibri"/>
          <w:kern w:val="2"/>
          <w:szCs w:val="22"/>
        </w:rPr>
      </w:pPr>
    </w:p>
    <w:p xmlns:wp14="http://schemas.microsoft.com/office/word/2010/wordml" w:rsidRPr="007E4AC5" w:rsidR="00F14A5A" w:rsidDel="004547EA" w:rsidRDefault="00F14A5A" w14:paraId="38A0603A" wp14:textId="77777777">
      <w:pPr>
        <w:pStyle w:val="TOC5"/>
        <w:tabs>
          <w:tab w:val="left" w:pos="2617"/>
        </w:tabs>
        <w:rPr>
          <w:del w:author="Author" w:id="112"/>
          <w:rFonts w:ascii="Calibri" w:hAnsi="Calibri"/>
          <w:kern w:val="2"/>
          <w:szCs w:val="22"/>
        </w:rPr>
      </w:pPr>
    </w:p>
    <w:p xmlns:wp14="http://schemas.microsoft.com/office/word/2010/wordml" w:rsidRPr="007E4AC5" w:rsidR="00F14A5A" w:rsidDel="004547EA" w:rsidRDefault="00F14A5A" w14:paraId="0B483937" wp14:textId="77777777">
      <w:pPr>
        <w:pStyle w:val="TOC5"/>
        <w:tabs>
          <w:tab w:val="left" w:pos="2617"/>
        </w:tabs>
        <w:rPr>
          <w:del w:author="Author" w:id="114"/>
          <w:rFonts w:ascii="Calibri" w:hAnsi="Calibri"/>
          <w:kern w:val="2"/>
          <w:szCs w:val="22"/>
        </w:rPr>
      </w:pPr>
    </w:p>
    <w:p xmlns:wp14="http://schemas.microsoft.com/office/word/2010/wordml" w:rsidRPr="007E4AC5" w:rsidR="00F14A5A" w:rsidDel="004547EA" w:rsidRDefault="00F14A5A" w14:paraId="4CF350A2" wp14:textId="77777777">
      <w:pPr>
        <w:pStyle w:val="TOC5"/>
        <w:tabs>
          <w:tab w:val="left" w:pos="2617"/>
        </w:tabs>
        <w:rPr>
          <w:del w:author="Author" w:id="116"/>
          <w:rFonts w:ascii="Calibri" w:hAnsi="Calibri"/>
          <w:kern w:val="2"/>
          <w:szCs w:val="22"/>
        </w:rPr>
      </w:pPr>
    </w:p>
    <w:p xmlns:wp14="http://schemas.microsoft.com/office/word/2010/wordml" w:rsidRPr="007E4AC5" w:rsidR="00F14A5A" w:rsidDel="004547EA" w:rsidRDefault="00F14A5A" w14:paraId="4F98E603" wp14:textId="77777777">
      <w:pPr>
        <w:pStyle w:val="TOC5"/>
        <w:tabs>
          <w:tab w:val="left" w:pos="2617"/>
        </w:tabs>
        <w:rPr>
          <w:del w:author="Author" w:id="118"/>
          <w:rFonts w:ascii="Calibri" w:hAnsi="Calibri"/>
          <w:kern w:val="2"/>
          <w:szCs w:val="22"/>
        </w:rPr>
      </w:pPr>
    </w:p>
    <w:p xmlns:wp14="http://schemas.microsoft.com/office/word/2010/wordml" w:rsidRPr="007E4AC5" w:rsidR="00F14A5A" w:rsidDel="004547EA" w:rsidRDefault="00F14A5A" w14:paraId="12254EF2" wp14:textId="77777777">
      <w:pPr>
        <w:pStyle w:val="TOC5"/>
        <w:tabs>
          <w:tab w:val="left" w:pos="2617"/>
        </w:tabs>
        <w:rPr>
          <w:del w:author="Author" w:id="120"/>
          <w:rFonts w:ascii="Calibri" w:hAnsi="Calibri"/>
          <w:kern w:val="2"/>
          <w:szCs w:val="22"/>
        </w:rPr>
      </w:pPr>
    </w:p>
    <w:p xmlns:wp14="http://schemas.microsoft.com/office/word/2010/wordml" w:rsidRPr="007E4AC5" w:rsidR="00F14A5A" w:rsidDel="004547EA" w:rsidRDefault="00F14A5A" w14:paraId="1505A89A" wp14:textId="77777777">
      <w:pPr>
        <w:pStyle w:val="TOC5"/>
        <w:tabs>
          <w:tab w:val="left" w:pos="2617"/>
        </w:tabs>
        <w:rPr>
          <w:del w:author="Author" w:id="122"/>
          <w:rFonts w:ascii="Calibri" w:hAnsi="Calibri"/>
          <w:kern w:val="2"/>
          <w:szCs w:val="22"/>
        </w:rPr>
      </w:pPr>
    </w:p>
    <w:p xmlns:wp14="http://schemas.microsoft.com/office/word/2010/wordml" w:rsidRPr="007E4AC5" w:rsidR="00F14A5A" w:rsidDel="004547EA" w:rsidRDefault="00F14A5A" w14:paraId="64488A0D" wp14:textId="77777777">
      <w:pPr>
        <w:pStyle w:val="TOC5"/>
        <w:tabs>
          <w:tab w:val="left" w:pos="2617"/>
        </w:tabs>
        <w:rPr>
          <w:del w:author="Author" w:id="124"/>
          <w:rFonts w:ascii="Calibri" w:hAnsi="Calibri"/>
          <w:kern w:val="2"/>
          <w:szCs w:val="22"/>
        </w:rPr>
      </w:pPr>
    </w:p>
    <w:p xmlns:wp14="http://schemas.microsoft.com/office/word/2010/wordml" w:rsidRPr="007E4AC5" w:rsidR="00F14A5A" w:rsidDel="004547EA" w:rsidRDefault="00F14A5A" w14:paraId="6D794A4F" wp14:textId="77777777">
      <w:pPr>
        <w:pStyle w:val="TOC5"/>
        <w:tabs>
          <w:tab w:val="left" w:pos="2617"/>
        </w:tabs>
        <w:rPr>
          <w:del w:author="Author" w:id="126"/>
          <w:rFonts w:ascii="Calibri" w:hAnsi="Calibri"/>
          <w:kern w:val="2"/>
          <w:szCs w:val="22"/>
        </w:rPr>
      </w:pPr>
    </w:p>
    <w:p xmlns:wp14="http://schemas.microsoft.com/office/word/2010/wordml" w:rsidRPr="007E4AC5" w:rsidR="00F14A5A" w:rsidDel="004547EA" w:rsidRDefault="00F14A5A" w14:paraId="689CF374" wp14:textId="77777777">
      <w:pPr>
        <w:pStyle w:val="TOC5"/>
        <w:tabs>
          <w:tab w:val="left" w:pos="2617"/>
        </w:tabs>
        <w:rPr>
          <w:del w:author="Author" w:id="128"/>
          <w:rFonts w:ascii="Calibri" w:hAnsi="Calibri"/>
          <w:kern w:val="2"/>
          <w:szCs w:val="22"/>
        </w:rPr>
      </w:pPr>
    </w:p>
    <w:p xmlns:wp14="http://schemas.microsoft.com/office/word/2010/wordml" w:rsidRPr="007E4AC5" w:rsidR="00F14A5A" w:rsidDel="004547EA" w:rsidRDefault="00F14A5A" w14:paraId="12F18E45" wp14:textId="77777777">
      <w:pPr>
        <w:pStyle w:val="TOC5"/>
        <w:tabs>
          <w:tab w:val="left" w:pos="2617"/>
        </w:tabs>
        <w:rPr>
          <w:del w:author="Author" w:id="130"/>
          <w:rFonts w:ascii="Calibri" w:hAnsi="Calibri"/>
          <w:kern w:val="2"/>
          <w:szCs w:val="22"/>
        </w:rPr>
      </w:pPr>
    </w:p>
    <w:p xmlns:wp14="http://schemas.microsoft.com/office/word/2010/wordml" w:rsidRPr="007E4AC5" w:rsidR="00F14A5A" w:rsidDel="004547EA" w:rsidRDefault="00F14A5A" w14:paraId="2099B1BD" wp14:textId="77777777">
      <w:pPr>
        <w:pStyle w:val="TOC5"/>
        <w:tabs>
          <w:tab w:val="left" w:pos="2617"/>
        </w:tabs>
        <w:rPr>
          <w:del w:author="Author" w:id="132"/>
          <w:rFonts w:ascii="Calibri" w:hAnsi="Calibri"/>
          <w:kern w:val="2"/>
          <w:szCs w:val="22"/>
        </w:rPr>
      </w:pPr>
    </w:p>
    <w:p xmlns:wp14="http://schemas.microsoft.com/office/word/2010/wordml" w:rsidRPr="007E4AC5" w:rsidR="00F14A5A" w:rsidDel="004547EA" w:rsidRDefault="00F14A5A" w14:paraId="3B2016C6" wp14:textId="77777777">
      <w:pPr>
        <w:pStyle w:val="TOC5"/>
        <w:tabs>
          <w:tab w:val="left" w:pos="2617"/>
        </w:tabs>
        <w:rPr>
          <w:del w:author="Author" w:id="134"/>
          <w:rFonts w:ascii="Calibri" w:hAnsi="Calibri"/>
          <w:kern w:val="2"/>
          <w:szCs w:val="22"/>
        </w:rPr>
      </w:pPr>
    </w:p>
    <w:p xmlns:wp14="http://schemas.microsoft.com/office/word/2010/wordml" w:rsidRPr="007E4AC5" w:rsidR="00F14A5A" w:rsidDel="004547EA" w:rsidRDefault="00F14A5A" w14:paraId="6484BBD2" wp14:textId="77777777">
      <w:pPr>
        <w:pStyle w:val="TOC5"/>
        <w:tabs>
          <w:tab w:val="left" w:pos="2617"/>
        </w:tabs>
        <w:rPr>
          <w:del w:author="Author" w:id="136"/>
          <w:rFonts w:ascii="Calibri" w:hAnsi="Calibri"/>
          <w:kern w:val="2"/>
          <w:szCs w:val="22"/>
        </w:rPr>
      </w:pPr>
    </w:p>
    <w:p xmlns:wp14="http://schemas.microsoft.com/office/word/2010/wordml" w:rsidRPr="007E4AC5" w:rsidR="00F14A5A" w:rsidDel="004547EA" w:rsidRDefault="00F14A5A" w14:paraId="39EA7989" wp14:textId="77777777">
      <w:pPr>
        <w:pStyle w:val="TOC5"/>
        <w:tabs>
          <w:tab w:val="left" w:pos="2617"/>
        </w:tabs>
        <w:rPr>
          <w:del w:author="Author" w:id="138"/>
          <w:rFonts w:ascii="Calibri" w:hAnsi="Calibri"/>
          <w:kern w:val="2"/>
          <w:szCs w:val="22"/>
        </w:rPr>
      </w:pPr>
    </w:p>
    <w:p xmlns:wp14="http://schemas.microsoft.com/office/word/2010/wordml" w:rsidRPr="007E4AC5" w:rsidR="00F14A5A" w:rsidDel="004547EA" w:rsidP="00CF41A9" w:rsidRDefault="00F14A5A" w14:paraId="713BDE56" wp14:textId="77777777">
      <w:pPr>
        <w:pStyle w:val="TOC4"/>
        <w:ind w:left="2241" w:hanging="945"/>
        <w:rPr>
          <w:del w:author="Author" w:id="140"/>
          <w:rFonts w:ascii="Calibri" w:hAnsi="Calibri"/>
          <w:kern w:val="2"/>
          <w:szCs w:val="22"/>
        </w:rPr>
      </w:pPr>
    </w:p>
    <w:p xmlns:wp14="http://schemas.microsoft.com/office/word/2010/wordml" w:rsidRPr="00441FFA" w:rsidR="00CE759A" w:rsidP="00D904D2" w:rsidRDefault="00D904D2" w14:paraId="4101652C" wp14:textId="77777777">
      <w:pPr>
        <w:rPr>
          <w:color w:val="FF0000"/>
          <w:sz w:val="24"/>
        </w:rPr>
        <w:sectPr w:rsidRPr="00441FFA" w:rsidR="00CE759A" w:rsidSect="00BD39E6">
          <w:headerReference w:type="default" r:id="rId18"/>
          <w:footerReference w:type="default" r:id="rId19"/>
          <w:pgSz w:w="12240" w:h="15840" w:orient="portrait" w:code="1"/>
          <w:pgMar w:top="1440" w:right="720" w:bottom="1440" w:left="720" w:header="720" w:footer="720" w:gutter="0"/>
          <w:pgNumType w:fmt="lowerRoman" w:start="1"/>
          <w:cols w:space="720"/>
        </w:sectPr>
      </w:pPr>
      <w:r>
        <w:rPr>
          <w:rFonts w:ascii="Times New Roman" w:hAnsi="Times New Roman"/>
          <w:caps/>
          <w:sz w:val="19"/>
          <w:szCs w:val="19"/>
        </w:rPr>
        <w:fldChar w:fldCharType="end"/>
      </w:r>
      <w:bookmarkStart w:name="_Toc101682072" w:id="142"/>
      <w:bookmarkStart w:name="_Toc101682198" w:id="143"/>
      <w:bookmarkStart w:name="_Toc101682325" w:id="144"/>
      <w:bookmarkStart w:name="_Toc101682451" w:id="145"/>
      <w:bookmarkStart w:name="_Toc101682577" w:id="146"/>
      <w:bookmarkStart w:name="_Toc101682701" w:id="147"/>
      <w:bookmarkStart w:name="_Toc101688087" w:id="148"/>
      <w:bookmarkStart w:name="_Toc101688215" w:id="149"/>
      <w:bookmarkStart w:name="_Toc101688692" w:id="150"/>
      <w:bookmarkStart w:name="_Toc101688818" w:id="151"/>
      <w:bookmarkStart w:name="_Toc101688946" w:id="152"/>
      <w:bookmarkStart w:name="_Toc101689073" w:id="153"/>
      <w:bookmarkStart w:name="_Toc101690829" w:id="154"/>
      <w:bookmarkStart w:name="_Toc101690943" w:id="155"/>
      <w:bookmarkStart w:name="_Toc101693599" w:id="156"/>
      <w:bookmarkStart w:name="_Toc101759037" w:id="157"/>
      <w:bookmarkStart w:name="_Toc101759355" w:id="158"/>
      <w:bookmarkStart w:name="_Toc101760696" w:id="159"/>
      <w:bookmarkStart w:name="_Toc101863229" w:id="160"/>
      <w:bookmarkStart w:name="_Toc101863340" w:id="161"/>
      <w:bookmarkStart w:name="_Toc102182097" w:id="162"/>
      <w:bookmarkStart w:name="_Toc102269348" w:id="163"/>
      <w:bookmarkStart w:name="_Toc102269454" w:id="164"/>
      <w:bookmarkStart w:name="_Toc102352785" w:id="165"/>
      <w:bookmarkStart w:name="_Toc102355774" w:id="166"/>
      <w:bookmarkStart w:name="_Toc102405060" w:id="167"/>
      <w:bookmarkStart w:name="_Toc102405158" w:id="168"/>
      <w:bookmarkStart w:name="_Toc102405254" w:id="169"/>
      <w:bookmarkStart w:name="_Toc102405351" w:id="170"/>
      <w:bookmarkStart w:name="_Toc101682073" w:id="171"/>
      <w:bookmarkStart w:name="_Toc101682199" w:id="172"/>
      <w:bookmarkStart w:name="_Toc101682326" w:id="173"/>
      <w:bookmarkStart w:name="_Toc101682452" w:id="174"/>
      <w:bookmarkStart w:name="_Toc101682578" w:id="175"/>
      <w:bookmarkStart w:name="_Toc101682702" w:id="176"/>
      <w:bookmarkStart w:name="_Toc101688088" w:id="177"/>
      <w:bookmarkStart w:name="_Toc101688216" w:id="178"/>
      <w:bookmarkStart w:name="_Toc101688693" w:id="179"/>
      <w:bookmarkStart w:name="_Toc101688819" w:id="180"/>
      <w:bookmarkStart w:name="_Toc101688947" w:id="181"/>
      <w:bookmarkStart w:name="_Toc101689074" w:id="182"/>
      <w:bookmarkStart w:name="_Toc101690830" w:id="183"/>
      <w:bookmarkStart w:name="_Toc101690944" w:id="184"/>
      <w:bookmarkStart w:name="_Toc101693600" w:id="185"/>
      <w:bookmarkStart w:name="_Toc101759038" w:id="186"/>
      <w:bookmarkStart w:name="_Toc101759356" w:id="187"/>
      <w:bookmarkStart w:name="_Toc101760697" w:id="188"/>
      <w:bookmarkStart w:name="_Toc101863230" w:id="189"/>
      <w:bookmarkStart w:name="_Toc101863341" w:id="190"/>
      <w:bookmarkStart w:name="_Toc102182098" w:id="191"/>
      <w:bookmarkStart w:name="_Toc102269349" w:id="192"/>
      <w:bookmarkStart w:name="_Toc102269455" w:id="193"/>
      <w:bookmarkStart w:name="_Toc102352786" w:id="194"/>
      <w:bookmarkStart w:name="_Toc102355775" w:id="195"/>
      <w:bookmarkStart w:name="_Toc102405061" w:id="196"/>
      <w:bookmarkStart w:name="_Toc102405159" w:id="197"/>
      <w:bookmarkStart w:name="_Toc102405255" w:id="198"/>
      <w:bookmarkStart w:name="_Toc102405352" w:id="199"/>
      <w:bookmarkStart w:name="_Toc101682074" w:id="200"/>
      <w:bookmarkStart w:name="_Toc101682200" w:id="201"/>
      <w:bookmarkStart w:name="_Toc101682327" w:id="202"/>
      <w:bookmarkStart w:name="_Toc101682453" w:id="203"/>
      <w:bookmarkStart w:name="_Toc101682579" w:id="204"/>
      <w:bookmarkStart w:name="_Toc101682703" w:id="205"/>
      <w:bookmarkStart w:name="_Toc101688089" w:id="206"/>
      <w:bookmarkStart w:name="_Toc101688217" w:id="207"/>
      <w:bookmarkStart w:name="_Toc101688694" w:id="208"/>
      <w:bookmarkStart w:name="_Toc101688820" w:id="209"/>
      <w:bookmarkStart w:name="_Toc101688948" w:id="210"/>
      <w:bookmarkStart w:name="_Toc101689075" w:id="211"/>
      <w:bookmarkStart w:name="_Toc101690831" w:id="212"/>
      <w:bookmarkStart w:name="_Toc101690945" w:id="213"/>
      <w:bookmarkStart w:name="_Toc101693601" w:id="214"/>
      <w:bookmarkStart w:name="_Toc101759039" w:id="215"/>
      <w:bookmarkStart w:name="_Toc101759357" w:id="216"/>
      <w:bookmarkStart w:name="_Toc101760698" w:id="217"/>
      <w:bookmarkStart w:name="_Toc101863231" w:id="218"/>
      <w:bookmarkStart w:name="_Toc101863342" w:id="219"/>
      <w:bookmarkStart w:name="_Toc102182099" w:id="220"/>
      <w:bookmarkStart w:name="_Toc102269350" w:id="221"/>
      <w:bookmarkStart w:name="_Toc102269456" w:id="222"/>
      <w:bookmarkStart w:name="_Toc102352787" w:id="223"/>
      <w:bookmarkStart w:name="_Toc102355776" w:id="224"/>
      <w:bookmarkStart w:name="_Toc102405062" w:id="225"/>
      <w:bookmarkStart w:name="_Toc102405160" w:id="226"/>
      <w:bookmarkStart w:name="_Toc102405256" w:id="227"/>
      <w:bookmarkStart w:name="_Toc102405353" w:id="228"/>
      <w:bookmarkStart w:name="_Toc101154899" w:id="229"/>
      <w:bookmarkStart w:name="_Toc101158828" w:id="230"/>
      <w:bookmarkStart w:name="_Toc101160788" w:id="231"/>
      <w:bookmarkStart w:name="_Toc101160834" w:id="232"/>
      <w:bookmarkStart w:name="_Toc101160880" w:id="233"/>
      <w:bookmarkStart w:name="_Toc101161611" w:id="234"/>
      <w:bookmarkStart w:name="_Toc101171839" w:id="235"/>
      <w:bookmarkStart w:name="_Toc101171888" w:id="236"/>
      <w:bookmarkStart w:name="_Toc101175222" w:id="237"/>
      <w:bookmarkStart w:name="_Toc101263218" w:id="238"/>
      <w:bookmarkStart w:name="_Toc101324554" w:id="239"/>
      <w:bookmarkStart w:name="_Toc101335598" w:id="240"/>
      <w:bookmarkStart w:name="_Toc101337290" w:id="241"/>
      <w:bookmarkStart w:name="_Toc101342379" w:id="242"/>
      <w:bookmarkStart w:name="_Toc101593665" w:id="243"/>
      <w:bookmarkStart w:name="_Toc101596459" w:id="244"/>
      <w:bookmarkStart w:name="_Toc101600948" w:id="245"/>
      <w:bookmarkStart w:name="_Toc101667860" w:id="246"/>
      <w:bookmarkStart w:name="_Toc101677261" w:id="247"/>
      <w:bookmarkStart w:name="_Toc101682075" w:id="248"/>
      <w:bookmarkStart w:name="_Toc101682201" w:id="249"/>
      <w:bookmarkStart w:name="_Toc101682328" w:id="250"/>
      <w:bookmarkStart w:name="_Toc101682454" w:id="251"/>
      <w:bookmarkStart w:name="_Toc101682580" w:id="252"/>
      <w:bookmarkStart w:name="_Toc101682704" w:id="253"/>
      <w:bookmarkStart w:name="_Toc101688090" w:id="254"/>
      <w:bookmarkStart w:name="_Toc101688218" w:id="255"/>
      <w:bookmarkStart w:name="_Toc101688695" w:id="256"/>
      <w:bookmarkStart w:name="_Toc101688821" w:id="257"/>
      <w:bookmarkStart w:name="_Toc101688949" w:id="258"/>
      <w:bookmarkStart w:name="_Toc101689076" w:id="259"/>
      <w:bookmarkStart w:name="_Toc101690832" w:id="260"/>
      <w:bookmarkStart w:name="_Toc101690946" w:id="261"/>
      <w:bookmarkStart w:name="_Toc101693602" w:id="262"/>
      <w:bookmarkStart w:name="_Toc101759040" w:id="263"/>
      <w:bookmarkStart w:name="_Toc101759358" w:id="264"/>
      <w:bookmarkStart w:name="_Toc101760699" w:id="265"/>
      <w:bookmarkStart w:name="_Toc101863232" w:id="266"/>
      <w:bookmarkStart w:name="_Toc101863343" w:id="267"/>
      <w:bookmarkStart w:name="_Toc102182100" w:id="268"/>
      <w:bookmarkStart w:name="_Toc102269351" w:id="269"/>
      <w:bookmarkStart w:name="_Toc102269457" w:id="270"/>
      <w:bookmarkStart w:name="_Toc102352788" w:id="271"/>
      <w:bookmarkStart w:name="_Toc102355777" w:id="272"/>
      <w:bookmarkStart w:name="_Toc102405063" w:id="273"/>
      <w:bookmarkStart w:name="_Toc102405161" w:id="274"/>
      <w:bookmarkStart w:name="_Toc102405257" w:id="275"/>
      <w:bookmarkStart w:name="_Toc102405354" w:id="276"/>
      <w:bookmarkStart w:name="_Toc130119551" w:id="277"/>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xmlns:wp14="http://schemas.microsoft.com/office/word/2010/wordml" w:rsidR="00CE759A" w:rsidP="00D1169B" w:rsidRDefault="00CE759A" w14:paraId="2742D786" wp14:textId="77777777">
      <w:pPr>
        <w:pStyle w:val="Heading1"/>
      </w:pPr>
      <w:bookmarkStart w:name="_Toc214963332" w:id="278"/>
      <w:bookmarkEnd w:id="277"/>
      <w:r>
        <w:t>Service Authorization</w:t>
      </w:r>
      <w:bookmarkEnd w:id="278"/>
    </w:p>
    <w:p xmlns:wp14="http://schemas.microsoft.com/office/word/2010/wordml" w:rsidR="00CE759A" w:rsidP="00D1169B" w:rsidRDefault="00CE759A" w14:paraId="18749D3C" wp14:textId="77777777">
      <w:pPr>
        <w:pStyle w:val="Heading2"/>
      </w:pPr>
      <w:bookmarkStart w:name="_Toc130119552" w:id="279"/>
      <w:bookmarkStart w:name="_Toc214963333" w:id="280"/>
      <w:r>
        <w:t xml:space="preserve">Service </w:t>
      </w:r>
      <w:r w:rsidRPr="00D1169B">
        <w:t>Authorization</w:t>
      </w:r>
      <w:r>
        <w:t>: Processes (continued)</w:t>
      </w:r>
      <w:bookmarkEnd w:id="279"/>
      <w:bookmarkEnd w:id="280"/>
    </w:p>
    <w:p xmlns:wp14="http://schemas.microsoft.com/office/word/2010/wordml" w:rsidR="00CE759A" w:rsidP="00D1169B" w:rsidRDefault="001917C4" w14:paraId="737482E0" wp14:textId="77777777">
      <w:pPr>
        <w:pStyle w:val="Heading3"/>
      </w:pPr>
      <w:bookmarkStart w:name="_Toc214963334" w:id="281"/>
      <w:r w:rsidRPr="00D1169B">
        <w:t>Process</w:t>
      </w:r>
      <w:r>
        <w:t xml:space="preserve">: </w:t>
      </w:r>
      <w:r w:rsidR="00CE759A">
        <w:t>SA Letters, Reports and Outputs (continued)</w:t>
      </w:r>
      <w:bookmarkEnd w:id="281"/>
    </w:p>
    <w:p xmlns:wp14="http://schemas.microsoft.com/office/word/2010/wordml" w:rsidR="00CE759A" w:rsidP="003835DD" w:rsidRDefault="00CE759A" w14:paraId="14DE4C92" wp14:textId="77777777">
      <w:pPr>
        <w:pStyle w:val="Heading4"/>
      </w:pPr>
      <w:bookmarkStart w:name="_Toc130119553" w:id="282"/>
      <w:r>
        <w:br w:type="page"/>
      </w:r>
      <w:bookmarkStart w:name="_Toc214963335" w:id="283"/>
      <w:r>
        <w:t xml:space="preserve">Use Case UC-OPR-SRA-011 – </w:t>
      </w:r>
      <w:r w:rsidR="00401EA0">
        <w:t>SA</w:t>
      </w:r>
      <w:r>
        <w:t xml:space="preserve"> Reports</w:t>
      </w:r>
      <w:bookmarkEnd w:id="283"/>
    </w:p>
    <w:p xmlns:wp14="http://schemas.microsoft.com/office/word/2010/wordml" w:rsidR="0055677C" w:rsidRDefault="0055677C" w14:paraId="4B99056E" wp14:textId="77777777">
      <w:pPr>
        <w:rPr>
          <w:i/>
          <w:sz w:val="19"/>
          <w:szCs w:val="19"/>
        </w:rPr>
      </w:pPr>
    </w:p>
    <w:p xmlns:wp14="http://schemas.microsoft.com/office/word/2010/wordml" w:rsidRPr="000308BA" w:rsidR="00CE759A" w:rsidRDefault="00CE759A" w14:paraId="0D909AED" wp14:textId="77777777">
      <w:pPr>
        <w:rPr>
          <w:i/>
          <w:szCs w:val="20"/>
        </w:rPr>
      </w:pPr>
      <w:r w:rsidRPr="000308BA">
        <w:rPr>
          <w:i/>
          <w:szCs w:val="20"/>
        </w:rPr>
        <w:t>Name</w:t>
      </w:r>
    </w:p>
    <w:p xmlns:wp14="http://schemas.microsoft.com/office/word/2010/wordml" w:rsidR="00CE759A" w:rsidRDefault="00CE759A" w14:paraId="6899532B" wp14:textId="77777777">
      <w:pPr>
        <w:tabs>
          <w:tab w:val="left" w:pos="1852"/>
        </w:tabs>
        <w:jc w:val="left"/>
        <w:rPr>
          <w:rFonts w:cs="Arial"/>
          <w:color w:val="000000"/>
          <w:sz w:val="19"/>
          <w:szCs w:val="19"/>
        </w:rPr>
      </w:pPr>
      <w:r>
        <w:rPr>
          <w:rFonts w:cs="Arial"/>
          <w:color w:val="000000"/>
          <w:sz w:val="19"/>
          <w:szCs w:val="19"/>
        </w:rPr>
        <w:t>S</w:t>
      </w:r>
      <w:r w:rsidR="00401EA0">
        <w:rPr>
          <w:rFonts w:cs="Arial"/>
          <w:color w:val="000000"/>
          <w:sz w:val="19"/>
          <w:szCs w:val="19"/>
        </w:rPr>
        <w:t xml:space="preserve">A </w:t>
      </w:r>
      <w:r>
        <w:rPr>
          <w:rFonts w:cs="Arial"/>
          <w:color w:val="000000"/>
          <w:sz w:val="19"/>
          <w:szCs w:val="19"/>
        </w:rPr>
        <w:t>Reports</w:t>
      </w:r>
    </w:p>
    <w:p xmlns:wp14="http://schemas.microsoft.com/office/word/2010/wordml" w:rsidR="0055677C" w:rsidRDefault="0055677C" w14:paraId="1299C43A" wp14:textId="77777777">
      <w:pPr>
        <w:rPr>
          <w:i/>
          <w:sz w:val="19"/>
          <w:szCs w:val="19"/>
        </w:rPr>
      </w:pPr>
    </w:p>
    <w:p xmlns:wp14="http://schemas.microsoft.com/office/word/2010/wordml" w:rsidRPr="000308BA" w:rsidR="0055677C" w:rsidRDefault="00CE759A" w14:paraId="0A970367" wp14:textId="77777777">
      <w:pPr>
        <w:rPr>
          <w:i/>
          <w:szCs w:val="20"/>
        </w:rPr>
      </w:pPr>
      <w:r w:rsidRPr="000308BA">
        <w:rPr>
          <w:i/>
          <w:szCs w:val="20"/>
        </w:rPr>
        <w:t>ID</w:t>
      </w:r>
    </w:p>
    <w:p xmlns:wp14="http://schemas.microsoft.com/office/word/2010/wordml" w:rsidR="00CE759A" w:rsidRDefault="00CE759A" w14:paraId="2848D908" wp14:textId="77777777">
      <w:pPr>
        <w:tabs>
          <w:tab w:val="left" w:pos="1852"/>
        </w:tabs>
        <w:jc w:val="left"/>
        <w:rPr>
          <w:rFonts w:cs="Arial"/>
          <w:color w:val="000000"/>
          <w:sz w:val="19"/>
          <w:szCs w:val="19"/>
        </w:rPr>
      </w:pPr>
      <w:r>
        <w:rPr>
          <w:rFonts w:cs="Arial"/>
          <w:color w:val="000000"/>
          <w:sz w:val="19"/>
          <w:szCs w:val="19"/>
        </w:rPr>
        <w:t>UC-OPR-SRA-011</w:t>
      </w:r>
    </w:p>
    <w:p xmlns:wp14="http://schemas.microsoft.com/office/word/2010/wordml" w:rsidR="0055677C" w:rsidRDefault="0055677C" w14:paraId="4DDBEF00" wp14:textId="77777777">
      <w:pPr>
        <w:rPr>
          <w:i/>
          <w:sz w:val="19"/>
          <w:szCs w:val="19"/>
        </w:rPr>
      </w:pPr>
    </w:p>
    <w:p xmlns:wp14="http://schemas.microsoft.com/office/word/2010/wordml" w:rsidRPr="000308BA" w:rsidR="00CE759A" w:rsidRDefault="00CE759A" w14:paraId="31FF54C8" wp14:textId="77777777">
      <w:pPr>
        <w:rPr>
          <w:i/>
          <w:szCs w:val="20"/>
        </w:rPr>
      </w:pPr>
      <w:r w:rsidRPr="000308BA">
        <w:rPr>
          <w:i/>
          <w:szCs w:val="20"/>
        </w:rPr>
        <w:t>Description</w:t>
      </w:r>
    </w:p>
    <w:p xmlns:wp14="http://schemas.microsoft.com/office/word/2010/wordml" w:rsidR="00CE759A" w:rsidP="008E7531" w:rsidRDefault="00CE759A" w14:paraId="03A0E673" wp14:textId="77777777">
      <w:pPr>
        <w:rPr>
          <w:color w:val="000000"/>
          <w:sz w:val="19"/>
          <w:szCs w:val="19"/>
        </w:rPr>
      </w:pPr>
      <w:r>
        <w:rPr>
          <w:rFonts w:cs="Arial"/>
          <w:color w:val="000000"/>
          <w:sz w:val="19"/>
          <w:szCs w:val="19"/>
        </w:rPr>
        <w:t>This use case describes the process of creating scheduled Service Authorization Operational Reports. The System produces scheduled operational reports during a scheduled batch process.</w:t>
      </w:r>
    </w:p>
    <w:p xmlns:wp14="http://schemas.microsoft.com/office/word/2010/wordml" w:rsidR="0055677C" w:rsidRDefault="0055677C" w14:paraId="3461D779" wp14:textId="77777777">
      <w:pPr>
        <w:rPr>
          <w:i/>
          <w:sz w:val="19"/>
          <w:szCs w:val="19"/>
        </w:rPr>
      </w:pPr>
    </w:p>
    <w:p xmlns:wp14="http://schemas.microsoft.com/office/word/2010/wordml" w:rsidRPr="000308BA" w:rsidR="00CE759A" w:rsidRDefault="00CE759A" w14:paraId="4EA1D6CC" wp14:textId="77777777">
      <w:pPr>
        <w:rPr>
          <w:i/>
          <w:szCs w:val="20"/>
        </w:rPr>
      </w:pPr>
      <w:r w:rsidRPr="000308BA">
        <w:rPr>
          <w:i/>
          <w:szCs w:val="20"/>
        </w:rPr>
        <w:t>Actors</w:t>
      </w:r>
    </w:p>
    <w:p xmlns:wp14="http://schemas.microsoft.com/office/word/2010/wordml" w:rsidR="00CE759A" w:rsidRDefault="00CE759A" w14:paraId="59216B03" wp14:textId="77777777">
      <w:pPr>
        <w:rPr>
          <w:sz w:val="19"/>
          <w:szCs w:val="19"/>
        </w:rPr>
      </w:pPr>
      <w:r>
        <w:rPr>
          <w:sz w:val="19"/>
          <w:szCs w:val="19"/>
        </w:rPr>
        <w:t>NH MMIS System</w:t>
      </w:r>
    </w:p>
    <w:p xmlns:wp14="http://schemas.microsoft.com/office/word/2010/wordml" w:rsidR="00D3133A" w:rsidRDefault="00D3133A" w14:paraId="3CF2D8B6" wp14:textId="77777777">
      <w:pPr>
        <w:rPr>
          <w:sz w:val="19"/>
          <w:szCs w:val="19"/>
        </w:rPr>
      </w:pPr>
    </w:p>
    <w:p xmlns:wp14="http://schemas.microsoft.com/office/word/2010/wordml" w:rsidRPr="000308BA" w:rsidR="00CE759A" w:rsidRDefault="00CE759A" w14:paraId="66D17006" wp14:textId="77777777">
      <w:pPr>
        <w:rPr>
          <w:i/>
          <w:szCs w:val="20"/>
        </w:rPr>
      </w:pPr>
      <w:r w:rsidRPr="000308BA">
        <w:rPr>
          <w:i/>
          <w:szCs w:val="20"/>
        </w:rPr>
        <w:t>Preconditions</w:t>
      </w:r>
    </w:p>
    <w:p xmlns:wp14="http://schemas.microsoft.com/office/word/2010/wordml" w:rsidR="00CE759A" w:rsidRDefault="00CE759A" w14:paraId="520AC567" wp14:textId="77777777">
      <w:pPr>
        <w:jc w:val="left"/>
        <w:rPr>
          <w:color w:val="000000"/>
          <w:sz w:val="19"/>
          <w:szCs w:val="19"/>
        </w:rPr>
      </w:pPr>
      <w:r>
        <w:rPr>
          <w:color w:val="000000"/>
          <w:sz w:val="19"/>
          <w:szCs w:val="19"/>
        </w:rPr>
        <w:t xml:space="preserve">The Service Authorization Report Generation Batch Process is scheduled to run and there are reports scheduled to be produced.  </w:t>
      </w:r>
    </w:p>
    <w:p xmlns:wp14="http://schemas.microsoft.com/office/word/2010/wordml" w:rsidR="0055677C" w:rsidRDefault="0055677C" w14:paraId="0FB78278" wp14:textId="77777777">
      <w:pPr>
        <w:rPr>
          <w:i/>
          <w:sz w:val="19"/>
          <w:szCs w:val="19"/>
        </w:rPr>
      </w:pPr>
    </w:p>
    <w:p xmlns:wp14="http://schemas.microsoft.com/office/word/2010/wordml" w:rsidRPr="000308BA" w:rsidR="00CE759A" w:rsidRDefault="00CE759A" w14:paraId="7596447C" wp14:textId="77777777">
      <w:pPr>
        <w:rPr>
          <w:i/>
          <w:szCs w:val="20"/>
        </w:rPr>
      </w:pPr>
      <w:r w:rsidRPr="000308BA">
        <w:rPr>
          <w:i/>
          <w:szCs w:val="20"/>
        </w:rPr>
        <w:t>Trigger</w:t>
      </w:r>
    </w:p>
    <w:p xmlns:wp14="http://schemas.microsoft.com/office/word/2010/wordml" w:rsidR="00CE759A" w:rsidRDefault="00CE759A" w14:paraId="7342DDFE" wp14:textId="77777777">
      <w:pPr>
        <w:tabs>
          <w:tab w:val="left" w:pos="1852"/>
        </w:tabs>
        <w:jc w:val="left"/>
        <w:rPr>
          <w:rFonts w:cs="Arial"/>
          <w:color w:val="000000"/>
          <w:sz w:val="19"/>
          <w:szCs w:val="19"/>
        </w:rPr>
      </w:pPr>
      <w:r>
        <w:rPr>
          <w:rFonts w:cs="Arial"/>
          <w:color w:val="000000"/>
          <w:sz w:val="19"/>
          <w:szCs w:val="19"/>
        </w:rPr>
        <w:t>The System initiates the scheduled batch process to generate scheduled Service Authorization (SA) reports.</w:t>
      </w:r>
    </w:p>
    <w:p xmlns:wp14="http://schemas.microsoft.com/office/word/2010/wordml" w:rsidR="0055677C" w:rsidRDefault="0055677C" w14:paraId="1FC39945" wp14:textId="77777777">
      <w:pPr>
        <w:rPr>
          <w:i/>
          <w:sz w:val="19"/>
          <w:szCs w:val="19"/>
        </w:rPr>
      </w:pPr>
    </w:p>
    <w:p xmlns:wp14="http://schemas.microsoft.com/office/word/2010/wordml" w:rsidRPr="000308BA" w:rsidR="00CE759A" w:rsidRDefault="00CE759A" w14:paraId="3A4008F2" wp14:textId="77777777">
      <w:pPr>
        <w:rPr>
          <w:i/>
          <w:szCs w:val="20"/>
        </w:rPr>
      </w:pPr>
      <w:r w:rsidRPr="000308BA">
        <w:rPr>
          <w:i/>
          <w:szCs w:val="20"/>
        </w:rPr>
        <w:t>Post</w:t>
      </w:r>
      <w:r w:rsidRPr="000308BA" w:rsidR="001917C4">
        <w:rPr>
          <w:i/>
          <w:szCs w:val="20"/>
        </w:rPr>
        <w:t xml:space="preserve"> C</w:t>
      </w:r>
      <w:r w:rsidRPr="000308BA">
        <w:rPr>
          <w:i/>
          <w:szCs w:val="20"/>
        </w:rPr>
        <w:t>onditions</w:t>
      </w:r>
    </w:p>
    <w:p xmlns:wp14="http://schemas.microsoft.com/office/word/2010/wordml" w:rsidR="00CE759A" w:rsidRDefault="00CE759A" w14:paraId="2E12C594" wp14:textId="77777777">
      <w:pPr>
        <w:jc w:val="left"/>
        <w:rPr>
          <w:rFonts w:cs="Arial"/>
          <w:color w:val="000000"/>
          <w:sz w:val="19"/>
          <w:szCs w:val="19"/>
        </w:rPr>
      </w:pPr>
      <w:r>
        <w:rPr>
          <w:color w:val="000000"/>
          <w:sz w:val="19"/>
          <w:szCs w:val="19"/>
        </w:rPr>
        <w:t xml:space="preserve">Service Authorization Operational Reports are produced and </w:t>
      </w:r>
      <w:r>
        <w:rPr>
          <w:rFonts w:cs="Arial"/>
          <w:color w:val="000000"/>
          <w:sz w:val="19"/>
          <w:szCs w:val="19"/>
        </w:rPr>
        <w:t>transmitted to the Electronic Data Management System (EDMS) for storage.</w:t>
      </w:r>
    </w:p>
    <w:p xmlns:wp14="http://schemas.microsoft.com/office/word/2010/wordml" w:rsidR="000308BA" w:rsidRDefault="000308BA" w14:paraId="0562CB0E" wp14:textId="77777777">
      <w:pPr>
        <w:jc w:val="left"/>
        <w:rPr>
          <w:i/>
          <w:sz w:val="19"/>
          <w:szCs w:val="19"/>
        </w:rPr>
      </w:pPr>
    </w:p>
    <w:p xmlns:wp14="http://schemas.microsoft.com/office/word/2010/wordml" w:rsidRPr="0073220D" w:rsidR="00CE759A" w:rsidP="0073220D" w:rsidRDefault="00CE759A" w14:paraId="1C0948B2" wp14:textId="77777777">
      <w:pPr>
        <w:rPr>
          <w:i/>
        </w:rPr>
      </w:pPr>
      <w:r w:rsidRPr="0073220D">
        <w:rPr>
          <w:i/>
        </w:rPr>
        <w:t>Basic Flow of Events – System Creates Service Authorization Reports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Look w:val="01E0" w:firstRow="1" w:lastRow="1" w:firstColumn="1" w:lastColumn="1" w:noHBand="0" w:noVBand="0"/>
      </w:tblPr>
      <w:tblGrid>
        <w:gridCol w:w="904"/>
        <w:gridCol w:w="2849"/>
        <w:gridCol w:w="2950"/>
        <w:gridCol w:w="1862"/>
        <w:gridCol w:w="2225"/>
      </w:tblGrid>
      <w:tr xmlns:wp14="http://schemas.microsoft.com/office/word/2010/wordml" w:rsidR="00CE759A" w14:paraId="0B3CD5EA" wp14:textId="77777777">
        <w:trPr>
          <w:tblHeader/>
        </w:trPr>
        <w:tc>
          <w:tcPr>
            <w:tcW w:w="419" w:type="pct"/>
            <w:shd w:val="clear" w:color="auto" w:fill="E6E6E6"/>
          </w:tcPr>
          <w:p w:rsidRPr="001917C4" w:rsidR="00CE759A" w:rsidP="001917C4" w:rsidRDefault="00CE759A" w14:paraId="0AFEFFCF" wp14:textId="77777777">
            <w:pPr>
              <w:pStyle w:val="TableHeading"/>
            </w:pPr>
            <w:r w:rsidRPr="001917C4">
              <w:t>Step #</w:t>
            </w:r>
          </w:p>
        </w:tc>
        <w:tc>
          <w:tcPr>
            <w:tcW w:w="1320" w:type="pct"/>
            <w:shd w:val="clear" w:color="auto" w:fill="E6E6E6"/>
          </w:tcPr>
          <w:p w:rsidRPr="001917C4" w:rsidR="00CE759A" w:rsidP="001917C4" w:rsidRDefault="00CE759A" w14:paraId="1072207E" wp14:textId="77777777">
            <w:pPr>
              <w:pStyle w:val="TableHeading"/>
              <w:rPr>
                <w:szCs w:val="19"/>
              </w:rPr>
            </w:pPr>
            <w:r w:rsidRPr="001917C4">
              <w:rPr>
                <w:szCs w:val="19"/>
              </w:rPr>
              <w:t>Actor Action</w:t>
            </w:r>
          </w:p>
        </w:tc>
        <w:tc>
          <w:tcPr>
            <w:tcW w:w="1367" w:type="pct"/>
            <w:shd w:val="clear" w:color="auto" w:fill="E6E6E6"/>
          </w:tcPr>
          <w:p w:rsidRPr="001917C4" w:rsidR="00CE759A" w:rsidP="001917C4" w:rsidRDefault="00CE759A" w14:paraId="4FC503C3" wp14:textId="77777777">
            <w:pPr>
              <w:pStyle w:val="TableHeading"/>
              <w:rPr>
                <w:szCs w:val="19"/>
              </w:rPr>
            </w:pPr>
            <w:r w:rsidRPr="001917C4">
              <w:rPr>
                <w:szCs w:val="19"/>
              </w:rPr>
              <w:t>System Response</w:t>
            </w:r>
          </w:p>
        </w:tc>
        <w:tc>
          <w:tcPr>
            <w:tcW w:w="863" w:type="pct"/>
            <w:shd w:val="clear" w:color="auto" w:fill="E6E6E6"/>
          </w:tcPr>
          <w:p w:rsidRPr="001917C4" w:rsidR="00CE759A" w:rsidP="001917C4" w:rsidRDefault="00CE759A" w14:paraId="64713B5B" wp14:textId="77777777">
            <w:pPr>
              <w:pStyle w:val="TableHeading"/>
              <w:rPr>
                <w:szCs w:val="19"/>
              </w:rPr>
            </w:pPr>
            <w:r w:rsidRPr="001917C4">
              <w:rPr>
                <w:szCs w:val="19"/>
              </w:rPr>
              <w:t>Related Artifacts (list IDs)</w:t>
            </w:r>
          </w:p>
        </w:tc>
        <w:tc>
          <w:tcPr>
            <w:tcW w:w="1031" w:type="pct"/>
            <w:shd w:val="clear" w:color="auto" w:fill="E6E6E6"/>
          </w:tcPr>
          <w:p w:rsidRPr="001917C4" w:rsidR="00CE759A" w:rsidP="001917C4" w:rsidRDefault="00CE759A" w14:paraId="37AB3179" wp14:textId="77777777">
            <w:pPr>
              <w:pStyle w:val="TableHeading"/>
              <w:rPr>
                <w:szCs w:val="19"/>
              </w:rPr>
            </w:pPr>
            <w:r w:rsidRPr="001917C4">
              <w:rPr>
                <w:szCs w:val="19"/>
              </w:rPr>
              <w:t>Step Remarks</w:t>
            </w:r>
          </w:p>
        </w:tc>
      </w:tr>
      <w:tr xmlns:wp14="http://schemas.microsoft.com/office/word/2010/wordml" w:rsidR="00CE759A" w14:paraId="663A70FA" wp14:textId="77777777">
        <w:trPr>
          <w:cantSplit/>
        </w:trPr>
        <w:tc>
          <w:tcPr>
            <w:tcW w:w="419" w:type="pct"/>
          </w:tcPr>
          <w:p w:rsidRPr="00401EA0" w:rsidR="00CE759A" w:rsidP="00F5591C" w:rsidRDefault="00F5591C" w14:paraId="649841BE" wp14:textId="77777777">
            <w:pPr>
              <w:pStyle w:val="TableHeading"/>
            </w:pPr>
            <w:r>
              <w:t>1</w:t>
            </w:r>
          </w:p>
        </w:tc>
        <w:tc>
          <w:tcPr>
            <w:tcW w:w="1320" w:type="pct"/>
          </w:tcPr>
          <w:p w:rsidRPr="00105EB0" w:rsidR="00CE759A" w:rsidP="000308BA" w:rsidRDefault="00CE759A" w14:paraId="02709E1A" wp14:textId="77777777">
            <w:pPr>
              <w:pStyle w:val="TableText"/>
              <w:rPr>
                <w:lang w:val="en-US" w:eastAsia="en-US"/>
              </w:rPr>
            </w:pPr>
            <w:r w:rsidRPr="00105EB0">
              <w:rPr>
                <w:lang w:val="en-US" w:eastAsia="en-US"/>
              </w:rPr>
              <w:t>The System initiates the scheduled batch process to generate scheduled Service Authorization (SA) reports.</w:t>
            </w:r>
          </w:p>
          <w:p w:rsidRPr="00105EB0" w:rsidR="00CE759A" w:rsidP="000308BA" w:rsidRDefault="00CE759A" w14:paraId="34CE0A41" wp14:textId="77777777">
            <w:pPr>
              <w:pStyle w:val="TableText"/>
              <w:rPr>
                <w:lang w:val="en-US" w:eastAsia="en-US"/>
              </w:rPr>
            </w:pPr>
          </w:p>
        </w:tc>
        <w:tc>
          <w:tcPr>
            <w:tcW w:w="1367" w:type="pct"/>
          </w:tcPr>
          <w:p w:rsidRPr="00105EB0" w:rsidR="00CE759A" w:rsidP="000308BA" w:rsidRDefault="00CE759A" w14:paraId="02FA5713" wp14:textId="77777777">
            <w:pPr>
              <w:pStyle w:val="TableText"/>
              <w:rPr>
                <w:lang w:val="en-US" w:eastAsia="en-US"/>
              </w:rPr>
            </w:pPr>
            <w:r w:rsidRPr="00105EB0">
              <w:rPr>
                <w:lang w:val="en-US" w:eastAsia="en-US"/>
              </w:rPr>
              <w:t>System creates the operational reports based on report specifications.</w:t>
            </w:r>
          </w:p>
          <w:p w:rsidRPr="00105EB0" w:rsidR="00D3133A" w:rsidP="000308BA" w:rsidRDefault="00D3133A" w14:paraId="62EBF3C5" wp14:textId="77777777">
            <w:pPr>
              <w:pStyle w:val="TableText"/>
              <w:rPr>
                <w:lang w:val="en-US" w:eastAsia="en-US"/>
              </w:rPr>
            </w:pPr>
          </w:p>
          <w:p w:rsidRPr="00105EB0" w:rsidR="00D3133A" w:rsidP="000308BA" w:rsidRDefault="00D3133A" w14:paraId="2E5AC4C3" wp14:textId="77777777">
            <w:pPr>
              <w:pStyle w:val="TableText"/>
              <w:rPr>
                <w:lang w:val="en-US" w:eastAsia="en-US"/>
              </w:rPr>
            </w:pPr>
            <w:r w:rsidRPr="00105EB0">
              <w:rPr>
                <w:lang w:val="en-US" w:eastAsia="en-US"/>
              </w:rPr>
              <w:t>Exception Flow #1</w:t>
            </w:r>
            <w:r w:rsidRPr="00105EB0" w:rsidR="005D0994">
              <w:rPr>
                <w:lang w:val="en-US" w:eastAsia="en-US"/>
              </w:rPr>
              <w:t xml:space="preserve"> </w:t>
            </w:r>
            <w:r w:rsidRPr="00105EB0">
              <w:rPr>
                <w:lang w:val="en-US" w:eastAsia="en-US"/>
              </w:rPr>
              <w:t xml:space="preserve">applies to all steps of </w:t>
            </w:r>
            <w:r w:rsidRPr="00105EB0" w:rsidR="005D0994">
              <w:rPr>
                <w:lang w:val="en-US" w:eastAsia="en-US"/>
              </w:rPr>
              <w:t>the Basic Flow</w:t>
            </w:r>
            <w:r w:rsidRPr="00105EB0">
              <w:rPr>
                <w:lang w:val="en-US" w:eastAsia="en-US"/>
              </w:rPr>
              <w:t>.</w:t>
            </w:r>
          </w:p>
        </w:tc>
        <w:tc>
          <w:tcPr>
            <w:tcW w:w="863" w:type="pct"/>
          </w:tcPr>
          <w:p w:rsidRPr="00105EB0" w:rsidR="00CE759A" w:rsidP="000308BA" w:rsidRDefault="00CE759A" w14:paraId="5C1162EE" wp14:textId="77777777">
            <w:pPr>
              <w:pStyle w:val="TableText"/>
              <w:rPr>
                <w:lang w:val="en-US" w:eastAsia="en-US"/>
              </w:rPr>
            </w:pPr>
            <w:r w:rsidRPr="00105EB0">
              <w:rPr>
                <w:lang w:val="en-US" w:eastAsia="en-US"/>
              </w:rPr>
              <w:t>See list of operational reports below.</w:t>
            </w:r>
          </w:p>
        </w:tc>
        <w:tc>
          <w:tcPr>
            <w:tcW w:w="1031" w:type="pct"/>
          </w:tcPr>
          <w:p w:rsidRPr="00105EB0" w:rsidR="00CE759A" w:rsidP="000308BA" w:rsidRDefault="00CE759A" w14:paraId="6FD0C70F" wp14:textId="77777777">
            <w:pPr>
              <w:pStyle w:val="TableText"/>
              <w:rPr>
                <w:lang w:val="en-US" w:eastAsia="en-US"/>
              </w:rPr>
            </w:pPr>
            <w:r w:rsidRPr="00105EB0">
              <w:rPr>
                <w:lang w:val="en-US" w:eastAsia="en-US"/>
              </w:rPr>
              <w:t>This is a Scheduled System Event.</w:t>
            </w:r>
          </w:p>
        </w:tc>
      </w:tr>
      <w:tr xmlns:wp14="http://schemas.microsoft.com/office/word/2010/wordml" w:rsidR="005D0994" w14:paraId="41B439D8" wp14:textId="77777777">
        <w:trPr>
          <w:cantSplit/>
        </w:trPr>
        <w:tc>
          <w:tcPr>
            <w:tcW w:w="419" w:type="pct"/>
          </w:tcPr>
          <w:p w:rsidRPr="00401EA0" w:rsidR="005D0994" w:rsidP="00F5591C" w:rsidRDefault="00F5591C" w14:paraId="18F999B5" wp14:textId="77777777">
            <w:pPr>
              <w:pStyle w:val="TableHeading"/>
            </w:pPr>
            <w:r>
              <w:t>2</w:t>
            </w:r>
          </w:p>
        </w:tc>
        <w:tc>
          <w:tcPr>
            <w:tcW w:w="1320" w:type="pct"/>
          </w:tcPr>
          <w:p w:rsidRPr="00105EB0" w:rsidR="005D0994" w:rsidP="000308BA" w:rsidRDefault="005D0994" w14:paraId="6D98A12B" wp14:textId="77777777">
            <w:pPr>
              <w:pStyle w:val="TableText"/>
              <w:rPr>
                <w:lang w:val="en-US" w:eastAsia="en-US"/>
              </w:rPr>
            </w:pPr>
          </w:p>
        </w:tc>
        <w:tc>
          <w:tcPr>
            <w:tcW w:w="1367" w:type="pct"/>
          </w:tcPr>
          <w:p w:rsidRPr="00105EB0" w:rsidR="005D0994" w:rsidP="000308BA" w:rsidRDefault="00F62DE4" w14:paraId="3C7A412B" wp14:textId="77777777">
            <w:pPr>
              <w:pStyle w:val="TableText"/>
              <w:rPr>
                <w:color w:val="000000"/>
                <w:lang w:val="en-US" w:eastAsia="en-US"/>
              </w:rPr>
            </w:pPr>
            <w:r w:rsidRPr="00105EB0">
              <w:rPr>
                <w:lang w:val="en-US" w:eastAsia="en-US"/>
              </w:rPr>
              <w:t>The system generates a Process Summary Report (GEN-SUM-001, Chapter 27).</w:t>
            </w:r>
          </w:p>
        </w:tc>
        <w:tc>
          <w:tcPr>
            <w:tcW w:w="863" w:type="pct"/>
          </w:tcPr>
          <w:p w:rsidRPr="00105EB0" w:rsidR="005D0994" w:rsidP="000308BA" w:rsidRDefault="005D0994" w14:paraId="2946DB82" wp14:textId="77777777">
            <w:pPr>
              <w:pStyle w:val="TableText"/>
              <w:rPr>
                <w:lang w:val="en-US" w:eastAsia="en-US"/>
              </w:rPr>
            </w:pPr>
          </w:p>
        </w:tc>
        <w:tc>
          <w:tcPr>
            <w:tcW w:w="1031" w:type="pct"/>
          </w:tcPr>
          <w:p w:rsidRPr="00105EB0" w:rsidR="005D0994" w:rsidP="000308BA" w:rsidRDefault="005D0994" w14:paraId="5997CC1D" wp14:textId="77777777">
            <w:pPr>
              <w:pStyle w:val="TableText"/>
              <w:rPr>
                <w:lang w:val="en-US" w:eastAsia="en-US"/>
              </w:rPr>
            </w:pPr>
          </w:p>
        </w:tc>
      </w:tr>
      <w:tr xmlns:wp14="http://schemas.microsoft.com/office/word/2010/wordml" w:rsidR="00CE759A" w14:paraId="2D553BF1" wp14:textId="77777777">
        <w:trPr>
          <w:cantSplit/>
        </w:trPr>
        <w:tc>
          <w:tcPr>
            <w:tcW w:w="419" w:type="pct"/>
          </w:tcPr>
          <w:p w:rsidRPr="00401EA0" w:rsidR="00CE759A" w:rsidP="00F5591C" w:rsidRDefault="00F5591C" w14:paraId="5FCD5EC4" wp14:textId="77777777">
            <w:pPr>
              <w:pStyle w:val="TableHeading"/>
            </w:pPr>
            <w:r>
              <w:t>3</w:t>
            </w:r>
          </w:p>
        </w:tc>
        <w:tc>
          <w:tcPr>
            <w:tcW w:w="1320" w:type="pct"/>
          </w:tcPr>
          <w:p w:rsidRPr="00105EB0" w:rsidR="00CE759A" w:rsidP="000308BA" w:rsidRDefault="00CE759A" w14:paraId="110FFD37" wp14:textId="77777777">
            <w:pPr>
              <w:pStyle w:val="TableText"/>
              <w:rPr>
                <w:lang w:val="en-US" w:eastAsia="en-US"/>
              </w:rPr>
            </w:pPr>
          </w:p>
        </w:tc>
        <w:tc>
          <w:tcPr>
            <w:tcW w:w="1367" w:type="pct"/>
          </w:tcPr>
          <w:p w:rsidRPr="00105EB0" w:rsidR="00CE759A" w:rsidP="000308BA" w:rsidRDefault="00CE759A" w14:paraId="7417EF7B" wp14:textId="77777777">
            <w:pPr>
              <w:pStyle w:val="TableText"/>
              <w:rPr>
                <w:lang w:val="en-US" w:eastAsia="en-US"/>
              </w:rPr>
            </w:pPr>
            <w:r w:rsidRPr="00105EB0">
              <w:rPr>
                <w:lang w:val="en-US" w:eastAsia="en-US"/>
              </w:rPr>
              <w:t>System transmits the reports to the EDMS for storage.</w:t>
            </w:r>
          </w:p>
          <w:p w:rsidRPr="00105EB0" w:rsidR="00CE759A" w:rsidP="000308BA" w:rsidRDefault="00CE759A" w14:paraId="772DF9EC" wp14:textId="77777777">
            <w:pPr>
              <w:pStyle w:val="TableText"/>
              <w:rPr>
                <w:lang w:val="en-US" w:eastAsia="en-US"/>
              </w:rPr>
            </w:pPr>
            <w:r w:rsidRPr="00105EB0">
              <w:rPr>
                <w:lang w:val="en-US" w:eastAsia="en-US"/>
              </w:rPr>
              <w:t>The System use case ends.</w:t>
            </w:r>
          </w:p>
        </w:tc>
        <w:tc>
          <w:tcPr>
            <w:tcW w:w="863" w:type="pct"/>
          </w:tcPr>
          <w:p w:rsidRPr="00105EB0" w:rsidR="00CE759A" w:rsidP="000308BA" w:rsidRDefault="00CE759A" w14:paraId="6B699379" wp14:textId="77777777">
            <w:pPr>
              <w:pStyle w:val="TableText"/>
              <w:rPr>
                <w:lang w:val="en-US" w:eastAsia="en-US"/>
              </w:rPr>
            </w:pPr>
          </w:p>
        </w:tc>
        <w:tc>
          <w:tcPr>
            <w:tcW w:w="1031" w:type="pct"/>
          </w:tcPr>
          <w:p w:rsidRPr="00105EB0" w:rsidR="00CE759A" w:rsidP="000308BA" w:rsidRDefault="00CE759A" w14:paraId="3FE9F23F" wp14:textId="77777777">
            <w:pPr>
              <w:pStyle w:val="TableText"/>
              <w:rPr>
                <w:lang w:val="en-US" w:eastAsia="en-US"/>
              </w:rPr>
            </w:pPr>
          </w:p>
        </w:tc>
      </w:tr>
    </w:tbl>
    <w:p xmlns:wp14="http://schemas.microsoft.com/office/word/2010/wordml" w:rsidR="00CE759A" w:rsidP="00401EA0" w:rsidRDefault="00CE759A" w14:paraId="1F72F646" wp14:textId="77777777">
      <w:pPr>
        <w:rPr>
          <w:sz w:val="19"/>
          <w:szCs w:val="19"/>
        </w:rPr>
      </w:pPr>
    </w:p>
    <w:p xmlns:wp14="http://schemas.microsoft.com/office/word/2010/wordml" w:rsidRPr="0073220D" w:rsidR="00CE759A" w:rsidP="0073220D" w:rsidRDefault="00CE759A" w14:paraId="068D09A4" wp14:textId="77777777">
      <w:pPr>
        <w:rPr>
          <w:i/>
        </w:rPr>
      </w:pPr>
      <w:r w:rsidRPr="0073220D">
        <w:rPr>
          <w:i/>
        </w:rPr>
        <w:t>Exception Flow 1 – System Failure</w:t>
      </w:r>
    </w:p>
    <w:tbl>
      <w:tblPr>
        <w:tblW w:w="5000"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779"/>
        <w:gridCol w:w="750"/>
        <w:gridCol w:w="1846"/>
        <w:gridCol w:w="3083"/>
        <w:gridCol w:w="1849"/>
        <w:gridCol w:w="2483"/>
      </w:tblGrid>
      <w:tr xmlns:wp14="http://schemas.microsoft.com/office/word/2010/wordml" w:rsidR="00CE759A" w14:paraId="383B534E" wp14:textId="77777777">
        <w:tblPrEx>
          <w:tblCellMar>
            <w:top w:w="0" w:type="dxa"/>
            <w:bottom w:w="0" w:type="dxa"/>
          </w:tblCellMar>
        </w:tblPrEx>
        <w:trPr>
          <w:tblHeader/>
          <w:jc w:val="center"/>
        </w:trPr>
        <w:tc>
          <w:tcPr>
            <w:tcW w:w="363" w:type="pct"/>
            <w:tcBorders>
              <w:top w:val="single" w:color="auto" w:sz="4" w:space="0"/>
              <w:bottom w:val="single" w:color="auto" w:sz="4" w:space="0"/>
              <w:right w:val="single" w:color="auto" w:sz="4" w:space="0"/>
            </w:tcBorders>
            <w:shd w:val="clear" w:color="auto" w:fill="E6E6E6"/>
          </w:tcPr>
          <w:p w:rsidR="00CE759A" w:rsidP="000308BA" w:rsidRDefault="00CE759A" w14:paraId="04139AE2" wp14:textId="77777777">
            <w:pPr>
              <w:pStyle w:val="TableHeading"/>
            </w:pPr>
            <w:r>
              <w:t>Step #</w:t>
            </w:r>
          </w:p>
        </w:tc>
        <w:tc>
          <w:tcPr>
            <w:tcW w:w="340" w:type="pct"/>
            <w:tcBorders>
              <w:top w:val="single" w:color="auto" w:sz="4" w:space="0"/>
              <w:left w:val="single" w:color="auto" w:sz="4" w:space="0"/>
              <w:bottom w:val="single" w:color="auto" w:sz="4" w:space="0"/>
              <w:right w:val="single" w:color="auto" w:sz="4" w:space="0"/>
            </w:tcBorders>
            <w:shd w:val="clear" w:color="auto" w:fill="E6E6E6"/>
          </w:tcPr>
          <w:p w:rsidR="00CE759A" w:rsidP="000308BA" w:rsidRDefault="00CE759A" w14:paraId="6CB0C72E" wp14:textId="77777777">
            <w:pPr>
              <w:pStyle w:val="TableHeading"/>
            </w:pPr>
            <w:r>
              <w:t>Basic Flow Step #</w:t>
            </w:r>
          </w:p>
        </w:tc>
        <w:tc>
          <w:tcPr>
            <w:tcW w:w="857" w:type="pct"/>
            <w:tcBorders>
              <w:top w:val="single" w:color="auto" w:sz="4" w:space="0"/>
              <w:left w:val="single" w:color="auto" w:sz="4" w:space="0"/>
              <w:bottom w:val="single" w:color="auto" w:sz="4" w:space="0"/>
              <w:right w:val="single" w:color="auto" w:sz="4" w:space="0"/>
            </w:tcBorders>
            <w:shd w:val="clear" w:color="auto" w:fill="E6E6E6"/>
          </w:tcPr>
          <w:p w:rsidR="00CE759A" w:rsidP="000308BA" w:rsidRDefault="00CE759A" w14:paraId="30A75702" wp14:textId="77777777">
            <w:pPr>
              <w:pStyle w:val="TableHeading"/>
            </w:pPr>
            <w:r>
              <w:t>Actor Action</w:t>
            </w:r>
          </w:p>
        </w:tc>
        <w:tc>
          <w:tcPr>
            <w:tcW w:w="1430" w:type="pct"/>
            <w:tcBorders>
              <w:top w:val="single" w:color="auto" w:sz="4" w:space="0"/>
              <w:left w:val="single" w:color="auto" w:sz="4" w:space="0"/>
              <w:bottom w:val="single" w:color="auto" w:sz="4" w:space="0"/>
              <w:right w:val="single" w:color="auto" w:sz="4" w:space="0"/>
            </w:tcBorders>
            <w:shd w:val="clear" w:color="auto" w:fill="E6E6E6"/>
          </w:tcPr>
          <w:p w:rsidR="00CE759A" w:rsidP="000308BA" w:rsidRDefault="00CE759A" w14:paraId="4109B1D7" wp14:textId="77777777">
            <w:pPr>
              <w:pStyle w:val="TableHeading"/>
            </w:pPr>
            <w:r>
              <w:t>System Response</w:t>
            </w:r>
          </w:p>
        </w:tc>
        <w:tc>
          <w:tcPr>
            <w:tcW w:w="858" w:type="pct"/>
            <w:tcBorders>
              <w:top w:val="single" w:color="auto" w:sz="4" w:space="0"/>
              <w:left w:val="single" w:color="auto" w:sz="4" w:space="0"/>
              <w:bottom w:val="single" w:color="auto" w:sz="4" w:space="0"/>
              <w:right w:val="single" w:color="auto" w:sz="4" w:space="0"/>
            </w:tcBorders>
            <w:shd w:val="clear" w:color="auto" w:fill="E6E6E6"/>
          </w:tcPr>
          <w:p w:rsidR="00CE759A" w:rsidP="000308BA" w:rsidRDefault="00CE759A" w14:paraId="3609C50A" wp14:textId="77777777">
            <w:pPr>
              <w:pStyle w:val="TableHeading"/>
            </w:pPr>
            <w:r>
              <w:t>Related Artifacts (list IDs)</w:t>
            </w:r>
          </w:p>
        </w:tc>
        <w:tc>
          <w:tcPr>
            <w:tcW w:w="1152" w:type="pct"/>
            <w:tcBorders>
              <w:top w:val="single" w:color="auto" w:sz="4" w:space="0"/>
              <w:left w:val="single" w:color="auto" w:sz="4" w:space="0"/>
              <w:bottom w:val="single" w:color="auto" w:sz="4" w:space="0"/>
            </w:tcBorders>
            <w:shd w:val="clear" w:color="auto" w:fill="E6E6E6"/>
          </w:tcPr>
          <w:p w:rsidR="00CE759A" w:rsidP="000308BA" w:rsidRDefault="00CE759A" w14:paraId="78CABF30" wp14:textId="77777777">
            <w:pPr>
              <w:pStyle w:val="TableHeading"/>
            </w:pPr>
            <w:r>
              <w:t>Step Remarks</w:t>
            </w:r>
          </w:p>
        </w:tc>
      </w:tr>
      <w:tr xmlns:wp14="http://schemas.microsoft.com/office/word/2010/wordml" w:rsidR="00CE759A" w14:paraId="139CCEB7" wp14:textId="77777777">
        <w:tblPrEx>
          <w:tblCellMar>
            <w:top w:w="0" w:type="dxa"/>
            <w:bottom w:w="0" w:type="dxa"/>
          </w:tblCellMar>
        </w:tblPrEx>
        <w:trPr>
          <w:jc w:val="center"/>
        </w:trPr>
        <w:tc>
          <w:tcPr>
            <w:tcW w:w="363" w:type="pct"/>
            <w:tcBorders>
              <w:top w:val="single" w:color="auto" w:sz="4" w:space="0"/>
              <w:bottom w:val="single" w:color="auto" w:sz="4" w:space="0"/>
              <w:right w:val="single" w:color="auto" w:sz="4" w:space="0"/>
            </w:tcBorders>
          </w:tcPr>
          <w:p w:rsidRPr="00401EA0" w:rsidR="00CE759A" w:rsidP="00F5591C" w:rsidRDefault="00F5591C" w14:paraId="56B20A0C" wp14:textId="77777777">
            <w:pPr>
              <w:pStyle w:val="TableHeading"/>
            </w:pPr>
            <w:r>
              <w:t>1</w:t>
            </w:r>
          </w:p>
        </w:tc>
        <w:tc>
          <w:tcPr>
            <w:tcW w:w="340" w:type="pct"/>
            <w:tcBorders>
              <w:top w:val="single" w:color="auto" w:sz="4" w:space="0"/>
              <w:left w:val="single" w:color="auto" w:sz="4" w:space="0"/>
              <w:bottom w:val="single" w:color="auto" w:sz="4" w:space="0"/>
              <w:right w:val="single" w:color="auto" w:sz="4" w:space="0"/>
            </w:tcBorders>
          </w:tcPr>
          <w:p w:rsidRPr="00105EB0" w:rsidR="00CE759A" w:rsidP="000308BA" w:rsidRDefault="00CE759A" w14:paraId="7F95F668" wp14:textId="77777777">
            <w:pPr>
              <w:pStyle w:val="TableText"/>
              <w:rPr>
                <w:lang w:val="en-US" w:eastAsia="en-US"/>
              </w:rPr>
            </w:pPr>
            <w:r w:rsidRPr="00105EB0">
              <w:rPr>
                <w:lang w:val="en-US" w:eastAsia="en-US"/>
              </w:rPr>
              <w:t>All</w:t>
            </w:r>
          </w:p>
        </w:tc>
        <w:tc>
          <w:tcPr>
            <w:tcW w:w="857" w:type="pct"/>
            <w:tcBorders>
              <w:top w:val="single" w:color="auto" w:sz="4" w:space="0"/>
              <w:left w:val="single" w:color="auto" w:sz="4" w:space="0"/>
              <w:bottom w:val="single" w:color="auto" w:sz="4" w:space="0"/>
              <w:right w:val="single" w:color="auto" w:sz="4" w:space="0"/>
            </w:tcBorders>
          </w:tcPr>
          <w:p w:rsidRPr="00105EB0" w:rsidR="00CE759A" w:rsidP="000308BA" w:rsidRDefault="00CE759A" w14:paraId="1FF0B679" wp14:textId="77777777">
            <w:pPr>
              <w:pStyle w:val="TableText"/>
              <w:rPr>
                <w:lang w:val="en-US" w:eastAsia="en-US"/>
              </w:rPr>
            </w:pPr>
            <w:r w:rsidRPr="00105EB0">
              <w:rPr>
                <w:lang w:val="en-US" w:eastAsia="en-US"/>
              </w:rPr>
              <w:t>The system encounters failure.</w:t>
            </w:r>
          </w:p>
        </w:tc>
        <w:tc>
          <w:tcPr>
            <w:tcW w:w="1430" w:type="pct"/>
            <w:tcBorders>
              <w:top w:val="single" w:color="auto" w:sz="4" w:space="0"/>
              <w:left w:val="single" w:color="auto" w:sz="4" w:space="0"/>
              <w:bottom w:val="single" w:color="auto" w:sz="4" w:space="0"/>
              <w:right w:val="single" w:color="auto" w:sz="4" w:space="0"/>
            </w:tcBorders>
          </w:tcPr>
          <w:p w:rsidRPr="00105EB0" w:rsidR="00CE759A" w:rsidP="000308BA" w:rsidRDefault="00CE759A" w14:paraId="429B8FC5" wp14:textId="77777777">
            <w:pPr>
              <w:pStyle w:val="TableText"/>
              <w:rPr>
                <w:lang w:val="en-US" w:eastAsia="en-US"/>
              </w:rPr>
            </w:pPr>
            <w:r w:rsidRPr="00105EB0">
              <w:rPr>
                <w:lang w:val="en-US" w:eastAsia="en-US"/>
              </w:rPr>
              <w:t>FAS staff resolves the issue and restarts the process.</w:t>
            </w:r>
          </w:p>
          <w:p w:rsidRPr="00105EB0" w:rsidR="00CE759A" w:rsidP="000308BA" w:rsidRDefault="00CE759A" w14:paraId="1377F906" wp14:textId="77777777">
            <w:pPr>
              <w:pStyle w:val="TableText"/>
              <w:rPr>
                <w:lang w:val="en-US" w:eastAsia="en-US"/>
              </w:rPr>
            </w:pPr>
            <w:r w:rsidRPr="00105EB0">
              <w:rPr>
                <w:lang w:val="en-US" w:eastAsia="en-US"/>
              </w:rPr>
              <w:t>System returns Control to Basic Flow Step 1.</w:t>
            </w:r>
          </w:p>
        </w:tc>
        <w:tc>
          <w:tcPr>
            <w:tcW w:w="858" w:type="pct"/>
            <w:tcBorders>
              <w:top w:val="single" w:color="auto" w:sz="4" w:space="0"/>
              <w:left w:val="single" w:color="auto" w:sz="4" w:space="0"/>
              <w:bottom w:val="single" w:color="auto" w:sz="4" w:space="0"/>
              <w:right w:val="single" w:color="auto" w:sz="4" w:space="0"/>
            </w:tcBorders>
          </w:tcPr>
          <w:p w:rsidRPr="00105EB0" w:rsidR="00CE759A" w:rsidP="000308BA" w:rsidRDefault="00CE759A" w14:paraId="4A00D1DA" wp14:textId="77777777">
            <w:pPr>
              <w:pStyle w:val="TableText"/>
              <w:rPr>
                <w:b/>
                <w:lang w:val="en-US" w:eastAsia="en-US"/>
              </w:rPr>
            </w:pPr>
            <w:r w:rsidRPr="00105EB0">
              <w:rPr>
                <w:b/>
                <w:lang w:val="en-US" w:eastAsia="en-US"/>
              </w:rPr>
              <w:t>Error Message:</w:t>
            </w:r>
          </w:p>
          <w:p w:rsidRPr="00105EB0" w:rsidR="00CE759A" w:rsidP="000308BA" w:rsidRDefault="00CE759A" w14:paraId="3C9C7BFF" wp14:textId="77777777">
            <w:pPr>
              <w:pStyle w:val="TableText"/>
              <w:rPr>
                <w:lang w:val="en-US" w:eastAsia="en-US"/>
              </w:rPr>
            </w:pPr>
            <w:r w:rsidRPr="00105EB0">
              <w:rPr>
                <w:lang w:val="en-US" w:eastAsia="en-US"/>
              </w:rPr>
              <w:t>9-0000-0110</w:t>
            </w:r>
          </w:p>
        </w:tc>
        <w:tc>
          <w:tcPr>
            <w:tcW w:w="1152" w:type="pct"/>
            <w:tcBorders>
              <w:top w:val="single" w:color="auto" w:sz="4" w:space="0"/>
              <w:left w:val="single" w:color="auto" w:sz="4" w:space="0"/>
              <w:bottom w:val="single" w:color="auto" w:sz="4" w:space="0"/>
            </w:tcBorders>
          </w:tcPr>
          <w:p w:rsidRPr="00105EB0" w:rsidR="00CE759A" w:rsidP="000308BA" w:rsidRDefault="00CE759A" w14:paraId="08CE6F91" wp14:textId="77777777">
            <w:pPr>
              <w:pStyle w:val="TableText"/>
              <w:rPr>
                <w:lang w:val="en-US" w:eastAsia="en-US"/>
              </w:rPr>
            </w:pPr>
          </w:p>
        </w:tc>
      </w:tr>
    </w:tbl>
    <w:p xmlns:wp14="http://schemas.microsoft.com/office/word/2010/wordml" w:rsidR="00122099" w:rsidP="00401EA0" w:rsidRDefault="00122099" w14:paraId="61CDCEAD" wp14:textId="77777777">
      <w:pPr>
        <w:rPr>
          <w:i/>
          <w:sz w:val="19"/>
          <w:szCs w:val="19"/>
        </w:rPr>
      </w:pPr>
    </w:p>
    <w:p xmlns:wp14="http://schemas.microsoft.com/office/word/2010/wordml" w:rsidRPr="0073220D" w:rsidR="00CE759A" w:rsidP="0073220D" w:rsidRDefault="00CE759A" w14:paraId="0FB0D2B3" wp14:textId="77777777">
      <w:pPr>
        <w:rPr>
          <w:i/>
        </w:rPr>
      </w:pPr>
      <w:r w:rsidRPr="0073220D">
        <w:rPr>
          <w:i/>
        </w:rPr>
        <w:t xml:space="preserve">Service Authorization </w:t>
      </w:r>
      <w:r w:rsidRPr="0073220D" w:rsidR="00122099">
        <w:rPr>
          <w:i/>
        </w:rPr>
        <w:t xml:space="preserve">Scheduled </w:t>
      </w:r>
      <w:r w:rsidRPr="0073220D">
        <w:rPr>
          <w:i/>
        </w:rPr>
        <w:t>Operational Reports</w:t>
      </w:r>
    </w:p>
    <w:tbl>
      <w:tblPr>
        <w:tblW w:w="5000" w:type="pct"/>
        <w:tblLook w:val="0000" w:firstRow="0" w:lastRow="0" w:firstColumn="0" w:lastColumn="0" w:noHBand="0" w:noVBand="0"/>
      </w:tblPr>
      <w:tblGrid>
        <w:gridCol w:w="2268"/>
        <w:gridCol w:w="8522"/>
      </w:tblGrid>
      <w:tr xmlns:wp14="http://schemas.microsoft.com/office/word/2010/wordml" w:rsidR="00CE759A" w14:paraId="41EB9055" wp14:textId="77777777">
        <w:trPr>
          <w:trHeight w:val="255"/>
          <w:tblHeader/>
        </w:trPr>
        <w:tc>
          <w:tcPr>
            <w:tcW w:w="1051" w:type="pct"/>
            <w:tcBorders>
              <w:top w:val="single" w:color="auto" w:sz="4" w:space="0"/>
              <w:left w:val="single" w:color="auto" w:sz="4" w:space="0"/>
              <w:bottom w:val="single" w:color="auto" w:sz="4" w:space="0"/>
              <w:right w:val="single" w:color="auto" w:sz="4" w:space="0"/>
            </w:tcBorders>
            <w:shd w:val="clear" w:color="auto" w:fill="E6E6E6"/>
            <w:noWrap/>
            <w:vAlign w:val="bottom"/>
          </w:tcPr>
          <w:p w:rsidRPr="00401EA0" w:rsidR="00CE759A" w:rsidP="001917C4" w:rsidRDefault="00CE759A" w14:paraId="453F222C" wp14:textId="77777777">
            <w:pPr>
              <w:pStyle w:val="TableHeading"/>
            </w:pPr>
            <w:bookmarkStart w:name="_Toc154544048" w:id="284"/>
            <w:bookmarkEnd w:id="284"/>
            <w:r w:rsidRPr="00401EA0">
              <w:t>Report ID</w:t>
            </w:r>
          </w:p>
        </w:tc>
        <w:tc>
          <w:tcPr>
            <w:tcW w:w="3949" w:type="pct"/>
            <w:tcBorders>
              <w:top w:val="single" w:color="auto" w:sz="4" w:space="0"/>
              <w:left w:val="nil"/>
              <w:bottom w:val="single" w:color="auto" w:sz="4" w:space="0"/>
              <w:right w:val="single" w:color="auto" w:sz="4" w:space="0"/>
            </w:tcBorders>
            <w:shd w:val="clear" w:color="auto" w:fill="E6E6E6"/>
            <w:noWrap/>
            <w:vAlign w:val="bottom"/>
          </w:tcPr>
          <w:p w:rsidRPr="00401EA0" w:rsidR="00CE759A" w:rsidP="001917C4" w:rsidRDefault="00CE759A" w14:paraId="5E52B2BD" wp14:textId="77777777">
            <w:pPr>
              <w:pStyle w:val="TableHeading"/>
            </w:pPr>
            <w:r w:rsidRPr="00401EA0">
              <w:t>Report Title</w:t>
            </w:r>
          </w:p>
        </w:tc>
      </w:tr>
      <w:tr xmlns:wp14="http://schemas.microsoft.com/office/word/2010/wordml" w:rsidR="00CE759A" w14:paraId="689A27B2"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Pr="00105EB0" w:rsidR="00CE759A" w:rsidP="000308BA" w:rsidRDefault="00CE759A" w14:paraId="190A2ABF" wp14:textId="77777777">
            <w:pPr>
              <w:pStyle w:val="TableText"/>
              <w:rPr>
                <w:sz w:val="18"/>
                <w:lang w:val="en-US" w:eastAsia="en-US"/>
              </w:rPr>
            </w:pPr>
            <w:r w:rsidRPr="00105EB0">
              <w:rPr>
                <w:sz w:val="18"/>
                <w:lang w:val="en-US" w:eastAsia="en-US"/>
              </w:rPr>
              <w:t>OPR-SRA-101</w:t>
            </w:r>
          </w:p>
        </w:tc>
        <w:tc>
          <w:tcPr>
            <w:tcW w:w="3949" w:type="pct"/>
            <w:tcBorders>
              <w:top w:val="single" w:color="auto" w:sz="4" w:space="0"/>
              <w:left w:val="nil"/>
              <w:bottom w:val="single" w:color="auto" w:sz="4" w:space="0"/>
              <w:right w:val="single" w:color="auto" w:sz="4" w:space="0"/>
            </w:tcBorders>
          </w:tcPr>
          <w:p w:rsidRPr="00105EB0" w:rsidR="00CE759A" w:rsidP="000308BA" w:rsidRDefault="00CE759A" w14:paraId="7AFB878D" wp14:textId="77777777">
            <w:pPr>
              <w:pStyle w:val="TableText"/>
              <w:rPr>
                <w:sz w:val="18"/>
                <w:lang w:val="en-US" w:eastAsia="en-US"/>
              </w:rPr>
            </w:pPr>
            <w:r w:rsidRPr="00105EB0">
              <w:rPr>
                <w:sz w:val="18"/>
                <w:lang w:val="en-US" w:eastAsia="en-US"/>
              </w:rPr>
              <w:t>Service Authorizations Not Used Within Four Months of the Line Item Begin Date</w:t>
            </w:r>
          </w:p>
        </w:tc>
      </w:tr>
      <w:tr xmlns:wp14="http://schemas.microsoft.com/office/word/2010/wordml" w:rsidR="00CE759A" w14:paraId="36E37A77"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Pr="00105EB0" w:rsidR="00CE759A" w:rsidP="000308BA" w:rsidRDefault="00CE759A" w14:paraId="579F1854" wp14:textId="77777777">
            <w:pPr>
              <w:pStyle w:val="TableText"/>
              <w:rPr>
                <w:sz w:val="18"/>
                <w:lang w:val="en-US" w:eastAsia="en-US"/>
              </w:rPr>
            </w:pPr>
            <w:r w:rsidRPr="00105EB0">
              <w:rPr>
                <w:sz w:val="18"/>
                <w:lang w:val="en-US" w:eastAsia="en-US"/>
              </w:rPr>
              <w:t>OPR-SRA-107</w:t>
            </w:r>
          </w:p>
        </w:tc>
        <w:tc>
          <w:tcPr>
            <w:tcW w:w="3949" w:type="pct"/>
            <w:tcBorders>
              <w:top w:val="single" w:color="auto" w:sz="4" w:space="0"/>
              <w:left w:val="nil"/>
              <w:bottom w:val="single" w:color="auto" w:sz="4" w:space="0"/>
              <w:right w:val="single" w:color="auto" w:sz="4" w:space="0"/>
            </w:tcBorders>
          </w:tcPr>
          <w:p w:rsidRPr="00105EB0" w:rsidR="00CE759A" w:rsidP="000308BA" w:rsidRDefault="00CE759A" w14:paraId="064664A8" wp14:textId="77777777">
            <w:pPr>
              <w:pStyle w:val="TableText"/>
              <w:rPr>
                <w:sz w:val="18"/>
                <w:lang w:val="en-US" w:eastAsia="en-US"/>
              </w:rPr>
            </w:pPr>
            <w:r w:rsidRPr="00105EB0">
              <w:rPr>
                <w:sz w:val="18"/>
                <w:lang w:val="en-US" w:eastAsia="en-US"/>
              </w:rPr>
              <w:t xml:space="preserve">Service Authorization Pended over 10 Days </w:t>
            </w:r>
          </w:p>
        </w:tc>
      </w:tr>
      <w:tr xmlns:wp14="http://schemas.microsoft.com/office/word/2010/wordml" w:rsidR="00CE759A" w14:paraId="5D9A8E56"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Pr="00105EB0" w:rsidR="00CE759A" w:rsidP="000308BA" w:rsidRDefault="00CE759A" w14:paraId="4F5068EC" wp14:textId="77777777">
            <w:pPr>
              <w:pStyle w:val="TableText"/>
              <w:rPr>
                <w:sz w:val="18"/>
                <w:lang w:val="en-US" w:eastAsia="en-US"/>
              </w:rPr>
            </w:pPr>
            <w:r w:rsidRPr="00105EB0">
              <w:rPr>
                <w:sz w:val="18"/>
                <w:lang w:val="en-US" w:eastAsia="en-US"/>
              </w:rPr>
              <w:t>OPR-SRA-108</w:t>
            </w:r>
          </w:p>
        </w:tc>
        <w:tc>
          <w:tcPr>
            <w:tcW w:w="3949" w:type="pct"/>
            <w:tcBorders>
              <w:top w:val="single" w:color="auto" w:sz="4" w:space="0"/>
              <w:left w:val="nil"/>
              <w:bottom w:val="single" w:color="auto" w:sz="4" w:space="0"/>
              <w:right w:val="single" w:color="auto" w:sz="4" w:space="0"/>
            </w:tcBorders>
          </w:tcPr>
          <w:p w:rsidRPr="00105EB0" w:rsidR="00CE759A" w:rsidP="000308BA" w:rsidRDefault="00CE759A" w14:paraId="011BB97E" wp14:textId="77777777">
            <w:pPr>
              <w:pStyle w:val="TableText"/>
              <w:rPr>
                <w:sz w:val="18"/>
                <w:lang w:val="en-US" w:eastAsia="en-US"/>
              </w:rPr>
            </w:pPr>
            <w:r w:rsidRPr="00105EB0">
              <w:rPr>
                <w:sz w:val="18"/>
                <w:lang w:val="en-US" w:eastAsia="en-US"/>
              </w:rPr>
              <w:t xml:space="preserve">Service Authorization Processing Benchmark </w:t>
            </w:r>
          </w:p>
        </w:tc>
      </w:tr>
      <w:tr xmlns:wp14="http://schemas.microsoft.com/office/word/2010/wordml" w:rsidR="00CE759A" w14:paraId="6326FFC9"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Pr="00105EB0" w:rsidR="00CE759A" w:rsidP="000308BA" w:rsidRDefault="00CE759A" w14:paraId="5A41C187" wp14:textId="77777777">
            <w:pPr>
              <w:pStyle w:val="TableText"/>
              <w:rPr>
                <w:sz w:val="18"/>
                <w:lang w:val="en-US" w:eastAsia="en-US"/>
              </w:rPr>
            </w:pPr>
            <w:r w:rsidRPr="00105EB0">
              <w:rPr>
                <w:sz w:val="18"/>
                <w:lang w:val="en-US" w:eastAsia="en-US"/>
              </w:rPr>
              <w:t>OPR-SRA-109</w:t>
            </w:r>
          </w:p>
        </w:tc>
        <w:tc>
          <w:tcPr>
            <w:tcW w:w="3949" w:type="pct"/>
            <w:tcBorders>
              <w:top w:val="single" w:color="auto" w:sz="4" w:space="0"/>
              <w:left w:val="nil"/>
              <w:bottom w:val="single" w:color="auto" w:sz="4" w:space="0"/>
              <w:right w:val="single" w:color="auto" w:sz="4" w:space="0"/>
            </w:tcBorders>
          </w:tcPr>
          <w:p w:rsidRPr="00105EB0" w:rsidR="00CE759A" w:rsidP="000308BA" w:rsidRDefault="00CE759A" w14:paraId="01B74AC0" wp14:textId="77777777">
            <w:pPr>
              <w:pStyle w:val="TableText"/>
              <w:rPr>
                <w:sz w:val="18"/>
                <w:lang w:val="en-US" w:eastAsia="en-US"/>
              </w:rPr>
            </w:pPr>
            <w:r w:rsidRPr="00105EB0">
              <w:rPr>
                <w:sz w:val="18"/>
                <w:lang w:val="en-US" w:eastAsia="en-US"/>
              </w:rPr>
              <w:t xml:space="preserve">Service Authorization Requesting Independent Clinical Review or Appeal </w:t>
            </w:r>
          </w:p>
        </w:tc>
      </w:tr>
      <w:tr xmlns:wp14="http://schemas.microsoft.com/office/word/2010/wordml" w:rsidR="00CE759A" w14:paraId="4530A551"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Pr="00105EB0" w:rsidR="00CE759A" w:rsidP="000308BA" w:rsidRDefault="00CE759A" w14:paraId="251A597A" wp14:textId="77777777">
            <w:pPr>
              <w:pStyle w:val="TableText"/>
              <w:rPr>
                <w:sz w:val="18"/>
                <w:lang w:val="en-US" w:eastAsia="en-US"/>
              </w:rPr>
            </w:pPr>
            <w:r w:rsidRPr="00105EB0">
              <w:rPr>
                <w:sz w:val="18"/>
                <w:lang w:val="en-US" w:eastAsia="en-US"/>
              </w:rPr>
              <w:t>OPR-SRA-110</w:t>
            </w:r>
          </w:p>
        </w:tc>
        <w:tc>
          <w:tcPr>
            <w:tcW w:w="3949" w:type="pct"/>
            <w:tcBorders>
              <w:top w:val="single" w:color="auto" w:sz="4" w:space="0"/>
              <w:left w:val="nil"/>
              <w:bottom w:val="single" w:color="auto" w:sz="4" w:space="0"/>
              <w:right w:val="single" w:color="auto" w:sz="4" w:space="0"/>
            </w:tcBorders>
          </w:tcPr>
          <w:p w:rsidRPr="00105EB0" w:rsidR="00CE759A" w:rsidP="000308BA" w:rsidRDefault="00CE759A" w14:paraId="0E2F5552" wp14:textId="77777777">
            <w:pPr>
              <w:pStyle w:val="TableText"/>
              <w:rPr>
                <w:sz w:val="18"/>
                <w:lang w:val="en-US" w:eastAsia="en-US"/>
              </w:rPr>
            </w:pPr>
            <w:r w:rsidRPr="00105EB0">
              <w:rPr>
                <w:sz w:val="18"/>
                <w:lang w:val="en-US" w:eastAsia="en-US"/>
              </w:rPr>
              <w:t xml:space="preserve">Service Authorization Lagging </w:t>
            </w:r>
          </w:p>
        </w:tc>
      </w:tr>
      <w:tr xmlns:wp14="http://schemas.microsoft.com/office/word/2010/wordml" w:rsidR="00CE759A" w14:paraId="3C5FC1AE"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Pr="00105EB0" w:rsidR="00CE759A" w:rsidP="000308BA" w:rsidRDefault="00CE759A" w14:paraId="4568B794" wp14:textId="77777777">
            <w:pPr>
              <w:pStyle w:val="TableText"/>
              <w:rPr>
                <w:sz w:val="18"/>
                <w:lang w:val="en-US" w:eastAsia="en-US"/>
              </w:rPr>
            </w:pPr>
            <w:r w:rsidRPr="00105EB0">
              <w:rPr>
                <w:sz w:val="18"/>
                <w:lang w:val="en-US" w:eastAsia="en-US"/>
              </w:rPr>
              <w:t>OPR-SRA-111</w:t>
            </w:r>
          </w:p>
        </w:tc>
        <w:tc>
          <w:tcPr>
            <w:tcW w:w="3949" w:type="pct"/>
            <w:tcBorders>
              <w:top w:val="single" w:color="auto" w:sz="4" w:space="0"/>
              <w:left w:val="nil"/>
              <w:bottom w:val="single" w:color="auto" w:sz="4" w:space="0"/>
              <w:right w:val="single" w:color="auto" w:sz="4" w:space="0"/>
            </w:tcBorders>
          </w:tcPr>
          <w:p w:rsidRPr="00105EB0" w:rsidR="00CE759A" w:rsidP="000308BA" w:rsidRDefault="00CE759A" w14:paraId="5B29C0F5" wp14:textId="77777777">
            <w:pPr>
              <w:pStyle w:val="TableText"/>
              <w:rPr>
                <w:sz w:val="18"/>
                <w:lang w:val="en-US" w:eastAsia="en-US"/>
              </w:rPr>
            </w:pPr>
            <w:r w:rsidRPr="00105EB0">
              <w:rPr>
                <w:sz w:val="18"/>
                <w:lang w:val="en-US" w:eastAsia="en-US"/>
              </w:rPr>
              <w:t xml:space="preserve">Service Authorization Unused Dollars </w:t>
            </w:r>
          </w:p>
        </w:tc>
      </w:tr>
      <w:tr xmlns:wp14="http://schemas.microsoft.com/office/word/2010/wordml" w:rsidR="00CE759A" w14:paraId="4507D3FA"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Pr="00105EB0" w:rsidR="00CE759A" w:rsidP="000308BA" w:rsidRDefault="00CE759A" w14:paraId="3FF85CF0" wp14:textId="77777777">
            <w:pPr>
              <w:pStyle w:val="TableText"/>
              <w:rPr>
                <w:sz w:val="18"/>
                <w:lang w:val="en-US" w:eastAsia="en-US"/>
              </w:rPr>
            </w:pPr>
            <w:r w:rsidRPr="00105EB0">
              <w:rPr>
                <w:sz w:val="18"/>
                <w:lang w:val="en-US" w:eastAsia="en-US"/>
              </w:rPr>
              <w:t>OPR-SRA-114</w:t>
            </w:r>
          </w:p>
        </w:tc>
        <w:tc>
          <w:tcPr>
            <w:tcW w:w="3949" w:type="pct"/>
            <w:tcBorders>
              <w:top w:val="single" w:color="auto" w:sz="4" w:space="0"/>
              <w:left w:val="nil"/>
              <w:bottom w:val="single" w:color="auto" w:sz="4" w:space="0"/>
              <w:right w:val="single" w:color="auto" w:sz="4" w:space="0"/>
            </w:tcBorders>
          </w:tcPr>
          <w:p w:rsidRPr="00105EB0" w:rsidR="00CE759A" w:rsidP="000308BA" w:rsidRDefault="00CE759A" w14:paraId="19C616A0" wp14:textId="77777777">
            <w:pPr>
              <w:pStyle w:val="TableText"/>
              <w:rPr>
                <w:sz w:val="18"/>
                <w:lang w:val="en-US" w:eastAsia="en-US"/>
              </w:rPr>
            </w:pPr>
            <w:r w:rsidRPr="00105EB0">
              <w:rPr>
                <w:sz w:val="18"/>
                <w:lang w:val="en-US" w:eastAsia="en-US"/>
              </w:rPr>
              <w:t xml:space="preserve">Frequency of Requested and Authorized Service Codes </w:t>
            </w:r>
          </w:p>
        </w:tc>
      </w:tr>
      <w:tr xmlns:wp14="http://schemas.microsoft.com/office/word/2010/wordml" w:rsidR="00CE759A" w14:paraId="129868C9"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Pr="00105EB0" w:rsidR="00CE759A" w:rsidP="000308BA" w:rsidRDefault="00CE759A" w14:paraId="410EA95B" wp14:textId="77777777">
            <w:pPr>
              <w:pStyle w:val="TableText"/>
              <w:rPr>
                <w:sz w:val="18"/>
                <w:lang w:val="en-US" w:eastAsia="en-US"/>
              </w:rPr>
            </w:pPr>
            <w:r w:rsidRPr="00105EB0">
              <w:rPr>
                <w:sz w:val="18"/>
                <w:lang w:val="en-US" w:eastAsia="en-US"/>
              </w:rPr>
              <w:t>OPR-SRA-116</w:t>
            </w:r>
          </w:p>
        </w:tc>
        <w:tc>
          <w:tcPr>
            <w:tcW w:w="3949" w:type="pct"/>
            <w:tcBorders>
              <w:top w:val="single" w:color="auto" w:sz="4" w:space="0"/>
              <w:left w:val="nil"/>
              <w:bottom w:val="single" w:color="auto" w:sz="4" w:space="0"/>
              <w:right w:val="single" w:color="auto" w:sz="4" w:space="0"/>
            </w:tcBorders>
          </w:tcPr>
          <w:p w:rsidRPr="00105EB0" w:rsidR="00CE759A" w:rsidP="000308BA" w:rsidRDefault="00CE759A" w14:paraId="26FDDCBE" wp14:textId="77777777">
            <w:pPr>
              <w:pStyle w:val="TableText"/>
              <w:rPr>
                <w:sz w:val="18"/>
                <w:lang w:val="en-US" w:eastAsia="en-US"/>
              </w:rPr>
            </w:pPr>
            <w:r w:rsidRPr="00105EB0">
              <w:rPr>
                <w:sz w:val="18"/>
                <w:lang w:val="en-US" w:eastAsia="en-US"/>
              </w:rPr>
              <w:t xml:space="preserve">DCYF/DJJS Service Authorization and Eligibility Discrepancies </w:t>
            </w:r>
          </w:p>
        </w:tc>
      </w:tr>
      <w:tr xmlns:wp14="http://schemas.microsoft.com/office/word/2010/wordml" w:rsidR="00CE759A" w14:paraId="384B50DA"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Pr="00105EB0" w:rsidR="00CE759A" w:rsidP="000308BA" w:rsidRDefault="00CE759A" w14:paraId="10D5A8A3" wp14:textId="77777777">
            <w:pPr>
              <w:pStyle w:val="TableText"/>
              <w:rPr>
                <w:sz w:val="18"/>
                <w:lang w:val="en-US" w:eastAsia="en-US"/>
              </w:rPr>
            </w:pPr>
            <w:r w:rsidRPr="00105EB0">
              <w:rPr>
                <w:sz w:val="18"/>
                <w:lang w:val="en-US" w:eastAsia="en-US"/>
              </w:rPr>
              <w:t>OPR-SRA-124</w:t>
            </w:r>
          </w:p>
        </w:tc>
        <w:tc>
          <w:tcPr>
            <w:tcW w:w="3949" w:type="pct"/>
            <w:tcBorders>
              <w:top w:val="single" w:color="auto" w:sz="4" w:space="0"/>
              <w:left w:val="nil"/>
              <w:bottom w:val="single" w:color="auto" w:sz="4" w:space="0"/>
              <w:right w:val="single" w:color="auto" w:sz="4" w:space="0"/>
            </w:tcBorders>
          </w:tcPr>
          <w:p w:rsidRPr="00105EB0" w:rsidR="00CE759A" w:rsidP="000308BA" w:rsidRDefault="00CE759A" w14:paraId="1F5D58AE" wp14:textId="77777777">
            <w:pPr>
              <w:pStyle w:val="TableText"/>
              <w:rPr>
                <w:sz w:val="18"/>
                <w:lang w:val="en-US" w:eastAsia="en-US"/>
              </w:rPr>
            </w:pPr>
            <w:r w:rsidRPr="00105EB0">
              <w:rPr>
                <w:sz w:val="18"/>
                <w:lang w:val="en-US" w:eastAsia="en-US"/>
              </w:rPr>
              <w:t xml:space="preserve">Service Authorization Cost </w:t>
            </w:r>
            <w:r w:rsidRPr="00105EB0" w:rsidR="004A282C">
              <w:rPr>
                <w:sz w:val="18"/>
                <w:lang w:val="en-US" w:eastAsia="en-US"/>
              </w:rPr>
              <w:t>Savings</w:t>
            </w:r>
            <w:r w:rsidRPr="00105EB0">
              <w:rPr>
                <w:sz w:val="18"/>
                <w:lang w:val="en-US" w:eastAsia="en-US"/>
              </w:rPr>
              <w:t xml:space="preserve"> </w:t>
            </w:r>
          </w:p>
        </w:tc>
      </w:tr>
      <w:tr xmlns:wp14="http://schemas.microsoft.com/office/word/2010/wordml" w:rsidR="00CE759A" w14:paraId="75C3AD92"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Pr="00105EB0" w:rsidR="00CE759A" w:rsidP="000308BA" w:rsidRDefault="00CE759A" w14:paraId="145E75FD" wp14:textId="77777777">
            <w:pPr>
              <w:pStyle w:val="TableText"/>
              <w:rPr>
                <w:sz w:val="18"/>
                <w:lang w:val="en-US" w:eastAsia="en-US"/>
              </w:rPr>
            </w:pPr>
            <w:r w:rsidRPr="00105EB0">
              <w:rPr>
                <w:sz w:val="18"/>
                <w:lang w:val="en-US" w:eastAsia="en-US"/>
              </w:rPr>
              <w:t>OPR-SRA-125</w:t>
            </w:r>
          </w:p>
        </w:tc>
        <w:tc>
          <w:tcPr>
            <w:tcW w:w="3949" w:type="pct"/>
            <w:tcBorders>
              <w:top w:val="single" w:color="auto" w:sz="4" w:space="0"/>
              <w:left w:val="nil"/>
              <w:bottom w:val="single" w:color="auto" w:sz="4" w:space="0"/>
              <w:right w:val="single" w:color="auto" w:sz="4" w:space="0"/>
            </w:tcBorders>
          </w:tcPr>
          <w:p w:rsidRPr="00105EB0" w:rsidR="00CE759A" w:rsidP="000308BA" w:rsidRDefault="00CE759A" w14:paraId="18D23264" wp14:textId="77777777">
            <w:pPr>
              <w:pStyle w:val="TableText"/>
              <w:rPr>
                <w:sz w:val="18"/>
                <w:lang w:val="en-US" w:eastAsia="en-US"/>
              </w:rPr>
            </w:pPr>
            <w:r w:rsidRPr="00105EB0">
              <w:rPr>
                <w:sz w:val="18"/>
                <w:lang w:val="en-US" w:eastAsia="en-US"/>
              </w:rPr>
              <w:t xml:space="preserve">Service Authorization Inventory Summary </w:t>
            </w:r>
          </w:p>
        </w:tc>
      </w:tr>
      <w:tr xmlns:wp14="http://schemas.microsoft.com/office/word/2010/wordml" w:rsidR="00CE759A" w14:paraId="41B1EF90"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Pr="00105EB0" w:rsidR="00CE759A" w:rsidP="000308BA" w:rsidRDefault="00CE759A" w14:paraId="18D2A42C" wp14:textId="77777777">
            <w:pPr>
              <w:pStyle w:val="TableText"/>
              <w:rPr>
                <w:sz w:val="18"/>
                <w:lang w:val="en-US" w:eastAsia="en-US"/>
              </w:rPr>
            </w:pPr>
            <w:r w:rsidRPr="00105EB0">
              <w:rPr>
                <w:sz w:val="18"/>
                <w:lang w:val="en-US" w:eastAsia="en-US"/>
              </w:rPr>
              <w:t>OPR-SRA-126</w:t>
            </w:r>
          </w:p>
        </w:tc>
        <w:tc>
          <w:tcPr>
            <w:tcW w:w="3949" w:type="pct"/>
            <w:tcBorders>
              <w:top w:val="single" w:color="auto" w:sz="4" w:space="0"/>
              <w:left w:val="nil"/>
              <w:bottom w:val="single" w:color="auto" w:sz="4" w:space="0"/>
              <w:right w:val="single" w:color="auto" w:sz="4" w:space="0"/>
            </w:tcBorders>
          </w:tcPr>
          <w:p w:rsidRPr="00105EB0" w:rsidR="00CE759A" w:rsidP="000308BA" w:rsidRDefault="00CE759A" w14:paraId="59654A98" wp14:textId="77777777">
            <w:pPr>
              <w:pStyle w:val="TableText"/>
              <w:rPr>
                <w:sz w:val="18"/>
                <w:lang w:val="en-US" w:eastAsia="en-US"/>
              </w:rPr>
            </w:pPr>
            <w:r w:rsidRPr="00105EB0">
              <w:rPr>
                <w:sz w:val="18"/>
                <w:lang w:val="en-US" w:eastAsia="en-US"/>
              </w:rPr>
              <w:t xml:space="preserve">Service Authorization Internal User Productivity </w:t>
            </w:r>
          </w:p>
        </w:tc>
      </w:tr>
      <w:tr xmlns:wp14="http://schemas.microsoft.com/office/word/2010/wordml" w:rsidR="00CE759A" w14:paraId="6FB43AB4"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Pr="00105EB0" w:rsidR="00CE759A" w:rsidP="000308BA" w:rsidRDefault="00CE759A" w14:paraId="5C4A5DE3" wp14:textId="77777777">
            <w:pPr>
              <w:pStyle w:val="TableText"/>
              <w:rPr>
                <w:sz w:val="18"/>
                <w:lang w:val="en-US" w:eastAsia="en-US"/>
              </w:rPr>
            </w:pPr>
            <w:r w:rsidRPr="00105EB0">
              <w:rPr>
                <w:sz w:val="18"/>
                <w:lang w:val="en-US" w:eastAsia="en-US"/>
              </w:rPr>
              <w:t>OPR-SRA-127</w:t>
            </w:r>
          </w:p>
        </w:tc>
        <w:tc>
          <w:tcPr>
            <w:tcW w:w="3949" w:type="pct"/>
            <w:tcBorders>
              <w:top w:val="single" w:color="auto" w:sz="4" w:space="0"/>
              <w:left w:val="nil"/>
              <w:bottom w:val="single" w:color="auto" w:sz="4" w:space="0"/>
              <w:right w:val="single" w:color="auto" w:sz="4" w:space="0"/>
            </w:tcBorders>
          </w:tcPr>
          <w:p w:rsidRPr="00105EB0" w:rsidR="00CE759A" w:rsidP="000308BA" w:rsidRDefault="00CE759A" w14:paraId="69B53ED6" wp14:textId="77777777">
            <w:pPr>
              <w:pStyle w:val="TableText"/>
              <w:rPr>
                <w:sz w:val="18"/>
                <w:lang w:val="en-US" w:eastAsia="en-US"/>
              </w:rPr>
            </w:pPr>
            <w:r w:rsidRPr="00105EB0">
              <w:rPr>
                <w:sz w:val="18"/>
                <w:lang w:val="en-US" w:eastAsia="en-US"/>
              </w:rPr>
              <w:t xml:space="preserve">Service Authorization Member Eligibility Gap </w:t>
            </w:r>
          </w:p>
        </w:tc>
      </w:tr>
      <w:tr xmlns:wp14="http://schemas.microsoft.com/office/word/2010/wordml" w:rsidR="00CE759A" w14:paraId="6B7D001B"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Pr="00105EB0" w:rsidR="00CE759A" w:rsidP="000308BA" w:rsidRDefault="00CE759A" w14:paraId="164AD710" wp14:textId="77777777">
            <w:pPr>
              <w:pStyle w:val="TableText"/>
              <w:rPr>
                <w:sz w:val="18"/>
                <w:lang w:val="en-US" w:eastAsia="en-US"/>
              </w:rPr>
            </w:pPr>
            <w:r w:rsidRPr="00105EB0">
              <w:rPr>
                <w:sz w:val="18"/>
                <w:lang w:val="en-US" w:eastAsia="en-US"/>
              </w:rPr>
              <w:t>OPR-SRA-128</w:t>
            </w:r>
          </w:p>
        </w:tc>
        <w:tc>
          <w:tcPr>
            <w:tcW w:w="3949" w:type="pct"/>
            <w:tcBorders>
              <w:top w:val="single" w:color="auto" w:sz="4" w:space="0"/>
              <w:left w:val="nil"/>
              <w:bottom w:val="single" w:color="auto" w:sz="4" w:space="0"/>
              <w:right w:val="single" w:color="auto" w:sz="4" w:space="0"/>
            </w:tcBorders>
          </w:tcPr>
          <w:p w:rsidRPr="00105EB0" w:rsidR="00CE759A" w:rsidP="000308BA" w:rsidRDefault="00CE759A" w14:paraId="2C4F64F2" wp14:textId="77777777">
            <w:pPr>
              <w:pStyle w:val="TableText"/>
              <w:rPr>
                <w:sz w:val="18"/>
                <w:lang w:val="en-US" w:eastAsia="en-US"/>
              </w:rPr>
            </w:pPr>
            <w:r w:rsidRPr="00105EB0">
              <w:rPr>
                <w:sz w:val="18"/>
                <w:lang w:val="en-US" w:eastAsia="en-US"/>
              </w:rPr>
              <w:t xml:space="preserve">Service Authorization Suspect Duplicates </w:t>
            </w:r>
          </w:p>
        </w:tc>
      </w:tr>
      <w:tr xmlns:wp14="http://schemas.microsoft.com/office/word/2010/wordml" w:rsidR="00CE759A" w14:paraId="09965EAC"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Pr="00105EB0" w:rsidR="00CE759A" w:rsidP="000308BA" w:rsidRDefault="00CE759A" w14:paraId="2BDF715A" wp14:textId="77777777">
            <w:pPr>
              <w:pStyle w:val="TableText"/>
              <w:rPr>
                <w:sz w:val="18"/>
                <w:lang w:val="en-US" w:eastAsia="en-US"/>
              </w:rPr>
            </w:pPr>
            <w:r w:rsidRPr="00105EB0">
              <w:rPr>
                <w:sz w:val="18"/>
                <w:lang w:val="en-US" w:eastAsia="en-US"/>
              </w:rPr>
              <w:t>OPR-SRA-129</w:t>
            </w:r>
          </w:p>
        </w:tc>
        <w:tc>
          <w:tcPr>
            <w:tcW w:w="3949" w:type="pct"/>
            <w:tcBorders>
              <w:top w:val="single" w:color="auto" w:sz="4" w:space="0"/>
              <w:left w:val="nil"/>
              <w:bottom w:val="single" w:color="auto" w:sz="4" w:space="0"/>
              <w:right w:val="single" w:color="auto" w:sz="4" w:space="0"/>
            </w:tcBorders>
          </w:tcPr>
          <w:p w:rsidRPr="00105EB0" w:rsidR="00CE759A" w:rsidP="000308BA" w:rsidRDefault="00CE759A" w14:paraId="3C7F1B31" wp14:textId="77777777">
            <w:pPr>
              <w:pStyle w:val="TableText"/>
              <w:rPr>
                <w:sz w:val="18"/>
                <w:lang w:val="en-US" w:eastAsia="en-US"/>
              </w:rPr>
            </w:pPr>
            <w:r w:rsidRPr="00105EB0">
              <w:rPr>
                <w:sz w:val="18"/>
                <w:lang w:val="en-US" w:eastAsia="en-US"/>
              </w:rPr>
              <w:t xml:space="preserve">Service Authorization Weekly Report by Status </w:t>
            </w:r>
          </w:p>
        </w:tc>
      </w:tr>
      <w:tr xmlns:wp14="http://schemas.microsoft.com/office/word/2010/wordml" w:rsidR="00CE759A" w14:paraId="25ADCDEF"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Pr="00105EB0" w:rsidR="00CE759A" w:rsidP="000308BA" w:rsidRDefault="00CE759A" w14:paraId="05BD9BEB" wp14:textId="77777777">
            <w:pPr>
              <w:pStyle w:val="TableText"/>
              <w:rPr>
                <w:sz w:val="18"/>
                <w:lang w:val="en-US" w:eastAsia="en-US"/>
              </w:rPr>
            </w:pPr>
            <w:r w:rsidRPr="00105EB0">
              <w:rPr>
                <w:sz w:val="18"/>
                <w:lang w:val="en-US" w:eastAsia="en-US"/>
              </w:rPr>
              <w:t>OPR-SRA-131</w:t>
            </w:r>
          </w:p>
        </w:tc>
        <w:tc>
          <w:tcPr>
            <w:tcW w:w="3949" w:type="pct"/>
            <w:tcBorders>
              <w:top w:val="single" w:color="auto" w:sz="4" w:space="0"/>
              <w:left w:val="nil"/>
              <w:bottom w:val="single" w:color="auto" w:sz="4" w:space="0"/>
              <w:right w:val="single" w:color="auto" w:sz="4" w:space="0"/>
            </w:tcBorders>
          </w:tcPr>
          <w:p w:rsidRPr="00105EB0" w:rsidR="00CE759A" w:rsidP="000308BA" w:rsidRDefault="00B732AA" w14:paraId="16DAD33A" wp14:textId="77777777">
            <w:pPr>
              <w:pStyle w:val="TableText"/>
              <w:rPr>
                <w:sz w:val="18"/>
                <w:lang w:val="en-US" w:eastAsia="en-US"/>
              </w:rPr>
            </w:pPr>
            <w:r w:rsidRPr="00105EB0">
              <w:rPr>
                <w:sz w:val="18"/>
                <w:lang w:val="en-US" w:eastAsia="en-US"/>
              </w:rPr>
              <w:t>SA Over-Utilization Report</w:t>
            </w:r>
            <w:r w:rsidRPr="00105EB0" w:rsidR="00CE759A">
              <w:rPr>
                <w:sz w:val="18"/>
                <w:lang w:val="en-US" w:eastAsia="en-US"/>
              </w:rPr>
              <w:t xml:space="preserve">  </w:t>
            </w:r>
          </w:p>
        </w:tc>
      </w:tr>
      <w:tr xmlns:wp14="http://schemas.microsoft.com/office/word/2010/wordml" w:rsidR="002338A9" w14:paraId="618F6C9D"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Pr="00105EB0" w:rsidR="002338A9" w:rsidP="002338A9" w:rsidRDefault="002338A9" w14:paraId="43B76EFD" wp14:textId="77777777">
            <w:pPr>
              <w:pStyle w:val="TableText"/>
              <w:rPr>
                <w:sz w:val="18"/>
                <w:lang w:val="en-US" w:eastAsia="en-US"/>
              </w:rPr>
            </w:pPr>
            <w:r>
              <w:rPr>
                <w:sz w:val="18"/>
                <w:lang w:val="en-US" w:eastAsia="en-US"/>
              </w:rPr>
              <w:t>OPR-SRA-132</w:t>
            </w:r>
          </w:p>
        </w:tc>
        <w:tc>
          <w:tcPr>
            <w:tcW w:w="3949" w:type="pct"/>
            <w:tcBorders>
              <w:top w:val="single" w:color="auto" w:sz="4" w:space="0"/>
              <w:left w:val="nil"/>
              <w:bottom w:val="single" w:color="auto" w:sz="4" w:space="0"/>
              <w:right w:val="single" w:color="auto" w:sz="4" w:space="0"/>
            </w:tcBorders>
          </w:tcPr>
          <w:p w:rsidRPr="00105EB0" w:rsidR="002338A9" w:rsidP="002338A9" w:rsidRDefault="002338A9" w14:paraId="7AB4F646" wp14:textId="77777777">
            <w:pPr>
              <w:pStyle w:val="TableText"/>
              <w:rPr>
                <w:sz w:val="18"/>
                <w:lang w:val="en-US" w:eastAsia="en-US"/>
              </w:rPr>
            </w:pPr>
            <w:r w:rsidRPr="006461E0">
              <w:rPr>
                <w:sz w:val="18"/>
                <w:lang w:val="en-US" w:eastAsia="en-US"/>
              </w:rPr>
              <w:t>SA Inbound Interface Failure Report</w:t>
            </w:r>
          </w:p>
        </w:tc>
      </w:tr>
      <w:tr xmlns:wp14="http://schemas.microsoft.com/office/word/2010/wordml" w:rsidR="002338A9" w14:paraId="7CA94EBE"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002338A9" w:rsidP="002338A9" w:rsidRDefault="002338A9" w14:paraId="14043790" wp14:textId="77777777">
            <w:pPr>
              <w:pStyle w:val="TableText"/>
              <w:rPr>
                <w:sz w:val="18"/>
                <w:lang w:val="en-US" w:eastAsia="en-US"/>
              </w:rPr>
            </w:pPr>
            <w:r>
              <w:rPr>
                <w:sz w:val="18"/>
                <w:lang w:val="en-US" w:eastAsia="en-US"/>
              </w:rPr>
              <w:t>OPR-SRA-133</w:t>
            </w:r>
          </w:p>
        </w:tc>
        <w:tc>
          <w:tcPr>
            <w:tcW w:w="3949" w:type="pct"/>
            <w:tcBorders>
              <w:top w:val="single" w:color="auto" w:sz="4" w:space="0"/>
              <w:left w:val="nil"/>
              <w:bottom w:val="single" w:color="auto" w:sz="4" w:space="0"/>
              <w:right w:val="single" w:color="auto" w:sz="4" w:space="0"/>
            </w:tcBorders>
          </w:tcPr>
          <w:p w:rsidRPr="006461E0" w:rsidR="002338A9" w:rsidP="002338A9" w:rsidRDefault="002338A9" w14:paraId="053F747E" wp14:textId="77777777">
            <w:pPr>
              <w:pStyle w:val="TableText"/>
              <w:rPr>
                <w:sz w:val="18"/>
                <w:lang w:val="en-US" w:eastAsia="en-US"/>
              </w:rPr>
            </w:pPr>
            <w:r w:rsidRPr="006461E0">
              <w:rPr>
                <w:sz w:val="18"/>
                <w:lang w:val="en-US" w:eastAsia="en-US"/>
              </w:rPr>
              <w:t>Claims paid beyond CFI Waiver SA End date - Report</w:t>
            </w:r>
          </w:p>
        </w:tc>
      </w:tr>
      <w:tr xmlns:wp14="http://schemas.microsoft.com/office/word/2010/wordml" w:rsidR="002338A9" w14:paraId="79050278"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002338A9" w:rsidP="002338A9" w:rsidRDefault="002338A9" w14:paraId="7B5B4B77" wp14:textId="77777777">
            <w:pPr>
              <w:pStyle w:val="TableText"/>
              <w:rPr>
                <w:sz w:val="18"/>
                <w:lang w:val="en-US" w:eastAsia="en-US"/>
              </w:rPr>
            </w:pPr>
            <w:r>
              <w:rPr>
                <w:sz w:val="18"/>
                <w:lang w:val="en-US" w:eastAsia="en-US"/>
              </w:rPr>
              <w:t>OPR-SRA-134</w:t>
            </w:r>
          </w:p>
        </w:tc>
        <w:tc>
          <w:tcPr>
            <w:tcW w:w="3949" w:type="pct"/>
            <w:tcBorders>
              <w:top w:val="single" w:color="auto" w:sz="4" w:space="0"/>
              <w:left w:val="nil"/>
              <w:bottom w:val="single" w:color="auto" w:sz="4" w:space="0"/>
              <w:right w:val="single" w:color="auto" w:sz="4" w:space="0"/>
            </w:tcBorders>
          </w:tcPr>
          <w:p w:rsidRPr="006461E0" w:rsidR="002338A9" w:rsidP="002338A9" w:rsidRDefault="002338A9" w14:paraId="3EF378B1" wp14:textId="77777777">
            <w:pPr>
              <w:pStyle w:val="TableText"/>
              <w:rPr>
                <w:sz w:val="18"/>
                <w:lang w:val="en-US" w:eastAsia="en-US"/>
              </w:rPr>
            </w:pPr>
            <w:r w:rsidRPr="006461E0">
              <w:rPr>
                <w:sz w:val="18"/>
                <w:lang w:val="en-US" w:eastAsia="en-US"/>
              </w:rPr>
              <w:t>Service Authorization New Comments Report</w:t>
            </w:r>
          </w:p>
        </w:tc>
      </w:tr>
      <w:tr xmlns:wp14="http://schemas.microsoft.com/office/word/2010/wordml" w:rsidR="002338A9" w14:paraId="594B7E02"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002338A9" w:rsidP="002338A9" w:rsidRDefault="002338A9" w14:paraId="038A93A4" wp14:textId="77777777">
            <w:pPr>
              <w:pStyle w:val="TableText"/>
              <w:rPr>
                <w:sz w:val="18"/>
                <w:lang w:val="en-US" w:eastAsia="en-US"/>
              </w:rPr>
            </w:pPr>
            <w:r>
              <w:rPr>
                <w:sz w:val="18"/>
                <w:lang w:val="en-US" w:eastAsia="en-US"/>
              </w:rPr>
              <w:t>OPR-SRA-135</w:t>
            </w:r>
          </w:p>
        </w:tc>
        <w:tc>
          <w:tcPr>
            <w:tcW w:w="3949" w:type="pct"/>
            <w:tcBorders>
              <w:top w:val="single" w:color="auto" w:sz="4" w:space="0"/>
              <w:left w:val="nil"/>
              <w:bottom w:val="single" w:color="auto" w:sz="4" w:space="0"/>
              <w:right w:val="single" w:color="auto" w:sz="4" w:space="0"/>
            </w:tcBorders>
          </w:tcPr>
          <w:p w:rsidRPr="006461E0" w:rsidR="002338A9" w:rsidP="002338A9" w:rsidRDefault="002338A9" w14:paraId="4434F1A9" wp14:textId="77777777">
            <w:pPr>
              <w:pStyle w:val="TableText"/>
              <w:rPr>
                <w:sz w:val="18"/>
                <w:lang w:val="en-US" w:eastAsia="en-US"/>
              </w:rPr>
            </w:pPr>
            <w:r w:rsidRPr="006461E0">
              <w:rPr>
                <w:sz w:val="18"/>
                <w:lang w:val="en-US" w:eastAsia="en-US"/>
              </w:rPr>
              <w:t>Service Authorization New Comments to Inbox Report</w:t>
            </w:r>
          </w:p>
        </w:tc>
      </w:tr>
      <w:tr xmlns:wp14="http://schemas.microsoft.com/office/word/2010/wordml" w:rsidR="005073B6" w14:paraId="053A1D19"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005073B6" w:rsidP="005073B6" w:rsidRDefault="005073B6" w14:paraId="4F3E8222" wp14:textId="77777777">
            <w:pPr>
              <w:pStyle w:val="TableText"/>
              <w:rPr>
                <w:sz w:val="18"/>
                <w:lang w:val="en-US" w:eastAsia="en-US"/>
              </w:rPr>
            </w:pPr>
            <w:r>
              <w:rPr>
                <w:sz w:val="18"/>
                <w:lang w:val="en-US" w:eastAsia="en-US"/>
              </w:rPr>
              <w:t>OPR-SRA-135A</w:t>
            </w:r>
          </w:p>
        </w:tc>
        <w:tc>
          <w:tcPr>
            <w:tcW w:w="3949" w:type="pct"/>
            <w:tcBorders>
              <w:top w:val="single" w:color="auto" w:sz="4" w:space="0"/>
              <w:left w:val="nil"/>
              <w:bottom w:val="single" w:color="auto" w:sz="4" w:space="0"/>
              <w:right w:val="single" w:color="auto" w:sz="4" w:space="0"/>
            </w:tcBorders>
          </w:tcPr>
          <w:p w:rsidRPr="006461E0" w:rsidR="005073B6" w:rsidP="005073B6" w:rsidRDefault="005073B6" w14:paraId="4EEF10BA" wp14:textId="77777777">
            <w:pPr>
              <w:pStyle w:val="TableText"/>
              <w:rPr>
                <w:sz w:val="18"/>
                <w:lang w:val="en-US" w:eastAsia="en-US"/>
              </w:rPr>
            </w:pPr>
            <w:r>
              <w:rPr>
                <w:sz w:val="18"/>
                <w:lang w:val="en-US" w:eastAsia="en-US"/>
              </w:rPr>
              <w:t>Service Authorization New Comments to Inbox Report (AA Only)</w:t>
            </w:r>
          </w:p>
        </w:tc>
      </w:tr>
      <w:tr xmlns:wp14="http://schemas.microsoft.com/office/word/2010/wordml" w:rsidR="002338A9" w14:paraId="470A1CE7"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002338A9" w:rsidP="002338A9" w:rsidRDefault="002338A9" w14:paraId="7C0613C0" wp14:textId="77777777">
            <w:pPr>
              <w:pStyle w:val="TableText"/>
              <w:rPr>
                <w:sz w:val="18"/>
                <w:lang w:val="en-US" w:eastAsia="en-US"/>
              </w:rPr>
            </w:pPr>
            <w:r>
              <w:rPr>
                <w:sz w:val="18"/>
                <w:lang w:val="en-US" w:eastAsia="en-US"/>
              </w:rPr>
              <w:t>OPR-SRA-136</w:t>
            </w:r>
          </w:p>
        </w:tc>
        <w:tc>
          <w:tcPr>
            <w:tcW w:w="3949" w:type="pct"/>
            <w:tcBorders>
              <w:top w:val="single" w:color="auto" w:sz="4" w:space="0"/>
              <w:left w:val="nil"/>
              <w:bottom w:val="single" w:color="auto" w:sz="4" w:space="0"/>
              <w:right w:val="single" w:color="auto" w:sz="4" w:space="0"/>
            </w:tcBorders>
          </w:tcPr>
          <w:p w:rsidRPr="006461E0" w:rsidR="002338A9" w:rsidP="002338A9" w:rsidRDefault="002338A9" w14:paraId="649E5294" wp14:textId="77777777">
            <w:pPr>
              <w:pStyle w:val="TableText"/>
              <w:rPr>
                <w:sz w:val="18"/>
                <w:lang w:val="en-US" w:eastAsia="en-US"/>
              </w:rPr>
            </w:pPr>
            <w:r w:rsidRPr="006461E0">
              <w:rPr>
                <w:sz w:val="18"/>
                <w:lang w:val="en-US" w:eastAsia="en-US"/>
              </w:rPr>
              <w:t>Service Authorization New Attachments Report</w:t>
            </w:r>
          </w:p>
        </w:tc>
      </w:tr>
      <w:tr xmlns:wp14="http://schemas.microsoft.com/office/word/2010/wordml" w:rsidR="002338A9" w14:paraId="103E89EC"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002338A9" w:rsidP="002338A9" w:rsidRDefault="002338A9" w14:paraId="5AF112F5" wp14:textId="77777777">
            <w:pPr>
              <w:pStyle w:val="TableText"/>
              <w:rPr>
                <w:sz w:val="18"/>
                <w:lang w:val="en-US" w:eastAsia="en-US"/>
              </w:rPr>
            </w:pPr>
            <w:r>
              <w:rPr>
                <w:sz w:val="18"/>
                <w:lang w:val="en-US" w:eastAsia="en-US"/>
              </w:rPr>
              <w:t>OPR-SRA-137</w:t>
            </w:r>
          </w:p>
        </w:tc>
        <w:tc>
          <w:tcPr>
            <w:tcW w:w="3949" w:type="pct"/>
            <w:tcBorders>
              <w:top w:val="single" w:color="auto" w:sz="4" w:space="0"/>
              <w:left w:val="nil"/>
              <w:bottom w:val="single" w:color="auto" w:sz="4" w:space="0"/>
              <w:right w:val="single" w:color="auto" w:sz="4" w:space="0"/>
            </w:tcBorders>
          </w:tcPr>
          <w:p w:rsidRPr="006461E0" w:rsidR="002338A9" w:rsidP="002338A9" w:rsidRDefault="002338A9" w14:paraId="224202C3" wp14:textId="77777777">
            <w:pPr>
              <w:pStyle w:val="TableText"/>
              <w:rPr>
                <w:sz w:val="18"/>
                <w:lang w:val="en-US" w:eastAsia="en-US"/>
              </w:rPr>
            </w:pPr>
            <w:r w:rsidRPr="006461E0">
              <w:rPr>
                <w:sz w:val="18"/>
                <w:lang w:val="en-US" w:eastAsia="en-US"/>
              </w:rPr>
              <w:t>Service Authorization New Attachments to Inbox Report</w:t>
            </w:r>
          </w:p>
        </w:tc>
      </w:tr>
      <w:tr xmlns:wp14="http://schemas.microsoft.com/office/word/2010/wordml" w:rsidR="005073B6" w14:paraId="6423634C"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005073B6" w:rsidP="005073B6" w:rsidRDefault="005073B6" w14:paraId="39EED865" wp14:textId="77777777">
            <w:pPr>
              <w:pStyle w:val="TableText"/>
              <w:rPr>
                <w:sz w:val="18"/>
                <w:lang w:val="en-US" w:eastAsia="en-US"/>
              </w:rPr>
            </w:pPr>
            <w:r>
              <w:rPr>
                <w:sz w:val="18"/>
                <w:lang w:val="en-US" w:eastAsia="en-US"/>
              </w:rPr>
              <w:t>OPR-SRA-137A</w:t>
            </w:r>
          </w:p>
        </w:tc>
        <w:tc>
          <w:tcPr>
            <w:tcW w:w="3949" w:type="pct"/>
            <w:tcBorders>
              <w:top w:val="single" w:color="auto" w:sz="4" w:space="0"/>
              <w:left w:val="nil"/>
              <w:bottom w:val="single" w:color="auto" w:sz="4" w:space="0"/>
              <w:right w:val="single" w:color="auto" w:sz="4" w:space="0"/>
            </w:tcBorders>
          </w:tcPr>
          <w:p w:rsidRPr="006461E0" w:rsidR="005073B6" w:rsidP="005073B6" w:rsidRDefault="005073B6" w14:paraId="732E7561" wp14:textId="77777777">
            <w:pPr>
              <w:pStyle w:val="TableText"/>
              <w:rPr>
                <w:sz w:val="18"/>
                <w:lang w:val="en-US" w:eastAsia="en-US"/>
              </w:rPr>
            </w:pPr>
            <w:r>
              <w:rPr>
                <w:sz w:val="18"/>
                <w:lang w:val="en-US" w:eastAsia="en-US"/>
              </w:rPr>
              <w:t>Service Authorization New Attachments to Inbox Report (AA Only)</w:t>
            </w:r>
          </w:p>
        </w:tc>
      </w:tr>
      <w:tr xmlns:wp14="http://schemas.microsoft.com/office/word/2010/wordml" w:rsidR="002338A9" w14:paraId="31FAABA8"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002338A9" w:rsidP="002338A9" w:rsidRDefault="002338A9" w14:paraId="0D48FD59" wp14:textId="77777777">
            <w:pPr>
              <w:pStyle w:val="TableText"/>
              <w:rPr>
                <w:sz w:val="18"/>
                <w:lang w:val="en-US" w:eastAsia="en-US"/>
              </w:rPr>
            </w:pPr>
            <w:r>
              <w:rPr>
                <w:sz w:val="18"/>
                <w:lang w:val="en-US" w:eastAsia="en-US"/>
              </w:rPr>
              <w:t>OPR-SRA-138</w:t>
            </w:r>
          </w:p>
        </w:tc>
        <w:tc>
          <w:tcPr>
            <w:tcW w:w="3949" w:type="pct"/>
            <w:tcBorders>
              <w:top w:val="single" w:color="auto" w:sz="4" w:space="0"/>
              <w:left w:val="nil"/>
              <w:bottom w:val="single" w:color="auto" w:sz="4" w:space="0"/>
              <w:right w:val="single" w:color="auto" w:sz="4" w:space="0"/>
            </w:tcBorders>
          </w:tcPr>
          <w:p w:rsidRPr="006461E0" w:rsidR="002338A9" w:rsidP="002338A9" w:rsidRDefault="002338A9" w14:paraId="772DF0E0" wp14:textId="77777777">
            <w:pPr>
              <w:pStyle w:val="TableText"/>
              <w:rPr>
                <w:sz w:val="18"/>
                <w:lang w:val="en-US" w:eastAsia="en-US"/>
              </w:rPr>
            </w:pPr>
            <w:r w:rsidRPr="006461E0">
              <w:rPr>
                <w:sz w:val="18"/>
                <w:lang w:val="en-US" w:eastAsia="en-US"/>
              </w:rPr>
              <w:t>Service Authorization Status Report</w:t>
            </w:r>
          </w:p>
        </w:tc>
      </w:tr>
      <w:tr xmlns:wp14="http://schemas.microsoft.com/office/word/2010/wordml" w:rsidR="002338A9" w14:paraId="55B2300B"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002338A9" w:rsidP="002338A9" w:rsidRDefault="002338A9" w14:paraId="1B3D2A2B" wp14:textId="77777777">
            <w:pPr>
              <w:pStyle w:val="TableText"/>
              <w:rPr>
                <w:sz w:val="18"/>
                <w:lang w:val="en-US" w:eastAsia="en-US"/>
              </w:rPr>
            </w:pPr>
            <w:r>
              <w:rPr>
                <w:sz w:val="18"/>
                <w:lang w:val="en-US" w:eastAsia="en-US"/>
              </w:rPr>
              <w:t>OPR-SRA-139</w:t>
            </w:r>
          </w:p>
        </w:tc>
        <w:tc>
          <w:tcPr>
            <w:tcW w:w="3949" w:type="pct"/>
            <w:tcBorders>
              <w:top w:val="single" w:color="auto" w:sz="4" w:space="0"/>
              <w:left w:val="nil"/>
              <w:bottom w:val="single" w:color="auto" w:sz="4" w:space="0"/>
              <w:right w:val="single" w:color="auto" w:sz="4" w:space="0"/>
            </w:tcBorders>
          </w:tcPr>
          <w:p w:rsidRPr="006461E0" w:rsidR="002338A9" w:rsidP="002338A9" w:rsidRDefault="002338A9" w14:paraId="1C3F87DB" wp14:textId="77777777">
            <w:pPr>
              <w:pStyle w:val="TableText"/>
              <w:rPr>
                <w:sz w:val="18"/>
                <w:lang w:val="en-US" w:eastAsia="en-US"/>
              </w:rPr>
            </w:pPr>
            <w:r w:rsidRPr="006461E0">
              <w:rPr>
                <w:sz w:val="18"/>
                <w:lang w:val="en-US" w:eastAsia="en-US"/>
              </w:rPr>
              <w:t>Service Authorization Status Report to Inbox</w:t>
            </w:r>
          </w:p>
        </w:tc>
      </w:tr>
      <w:tr xmlns:wp14="http://schemas.microsoft.com/office/word/2010/wordml" w:rsidR="005073B6" w14:paraId="65A8E197" wp14:textId="77777777">
        <w:trPr>
          <w:trHeight w:val="255"/>
        </w:trPr>
        <w:tc>
          <w:tcPr>
            <w:tcW w:w="1051" w:type="pct"/>
            <w:tcBorders>
              <w:top w:val="single" w:color="auto" w:sz="4" w:space="0"/>
              <w:left w:val="single" w:color="auto" w:sz="4" w:space="0"/>
              <w:bottom w:val="single" w:color="auto" w:sz="4" w:space="0"/>
              <w:right w:val="single" w:color="auto" w:sz="4" w:space="0"/>
            </w:tcBorders>
          </w:tcPr>
          <w:p w:rsidR="005073B6" w:rsidP="005073B6" w:rsidRDefault="005073B6" w14:paraId="2FBC53DF" wp14:textId="77777777">
            <w:pPr>
              <w:pStyle w:val="TableText"/>
              <w:rPr>
                <w:sz w:val="18"/>
                <w:lang w:val="en-US" w:eastAsia="en-US"/>
              </w:rPr>
            </w:pPr>
            <w:r>
              <w:rPr>
                <w:sz w:val="18"/>
                <w:lang w:val="en-US" w:eastAsia="en-US"/>
              </w:rPr>
              <w:t>OPR-SRA-139A</w:t>
            </w:r>
          </w:p>
        </w:tc>
        <w:tc>
          <w:tcPr>
            <w:tcW w:w="3949" w:type="pct"/>
            <w:tcBorders>
              <w:top w:val="single" w:color="auto" w:sz="4" w:space="0"/>
              <w:left w:val="nil"/>
              <w:bottom w:val="single" w:color="auto" w:sz="4" w:space="0"/>
              <w:right w:val="single" w:color="auto" w:sz="4" w:space="0"/>
            </w:tcBorders>
          </w:tcPr>
          <w:p w:rsidRPr="006461E0" w:rsidR="005073B6" w:rsidP="005073B6" w:rsidRDefault="005073B6" w14:paraId="5F462580" wp14:textId="77777777">
            <w:pPr>
              <w:pStyle w:val="TableText"/>
              <w:rPr>
                <w:sz w:val="18"/>
                <w:lang w:val="en-US" w:eastAsia="en-US"/>
              </w:rPr>
            </w:pPr>
            <w:r>
              <w:rPr>
                <w:sz w:val="18"/>
                <w:lang w:val="en-US" w:eastAsia="en-US"/>
              </w:rPr>
              <w:t>Service Authorization Status Report to Inbox (AA Only)</w:t>
            </w:r>
          </w:p>
        </w:tc>
      </w:tr>
      <w:tr xmlns:wp14="http://schemas.microsoft.com/office/word/2010/wordml" w:rsidR="004547EA" w14:paraId="566900A7" wp14:textId="77777777">
        <w:trPr>
          <w:trHeight w:val="255"/>
          <w:ins w:author="Author" w:id="285"/>
        </w:trPr>
        <w:tc>
          <w:tcPr>
            <w:tcW w:w="1051" w:type="pct"/>
            <w:tcBorders>
              <w:top w:val="single" w:color="auto" w:sz="4" w:space="0"/>
              <w:left w:val="single" w:color="auto" w:sz="4" w:space="0"/>
              <w:bottom w:val="single" w:color="auto" w:sz="4" w:space="0"/>
              <w:right w:val="single" w:color="auto" w:sz="4" w:space="0"/>
            </w:tcBorders>
          </w:tcPr>
          <w:p w:rsidR="004547EA" w:rsidP="005073B6" w:rsidRDefault="004547EA" w14:paraId="63029D26" wp14:textId="77777777">
            <w:pPr>
              <w:pStyle w:val="TableText"/>
              <w:rPr>
                <w:ins w:author="Author" w:id="286"/>
                <w:sz w:val="18"/>
                <w:lang w:val="en-US" w:eastAsia="en-US"/>
              </w:rPr>
            </w:pPr>
            <w:ins w:author="Author" w:id="287">
              <w:r>
                <w:rPr>
                  <w:sz w:val="18"/>
                  <w:lang w:val="en-US" w:eastAsia="en-US"/>
                </w:rPr>
                <w:t>OPR-SRA-139B</w:t>
              </w:r>
            </w:ins>
          </w:p>
        </w:tc>
        <w:tc>
          <w:tcPr>
            <w:tcW w:w="3949" w:type="pct"/>
            <w:tcBorders>
              <w:top w:val="single" w:color="auto" w:sz="4" w:space="0"/>
              <w:left w:val="nil"/>
              <w:bottom w:val="single" w:color="auto" w:sz="4" w:space="0"/>
              <w:right w:val="single" w:color="auto" w:sz="4" w:space="0"/>
            </w:tcBorders>
          </w:tcPr>
          <w:p w:rsidR="004547EA" w:rsidP="005073B6" w:rsidRDefault="004547EA" w14:paraId="0A614482" wp14:textId="77777777">
            <w:pPr>
              <w:pStyle w:val="TableText"/>
              <w:rPr>
                <w:ins w:author="Author" w:id="288"/>
                <w:sz w:val="18"/>
                <w:lang w:val="en-US" w:eastAsia="en-US"/>
              </w:rPr>
            </w:pPr>
            <w:ins w:author="Author" w:id="289">
              <w:r>
                <w:rPr>
                  <w:sz w:val="18"/>
                  <w:lang w:val="en-US" w:eastAsia="en-US"/>
                </w:rPr>
                <w:t>139B Service Authorization Status Report to Inbox</w:t>
              </w:r>
            </w:ins>
          </w:p>
        </w:tc>
      </w:tr>
    </w:tbl>
    <w:p xmlns:wp14="http://schemas.microsoft.com/office/word/2010/wordml" w:rsidR="00774560" w:rsidP="00122099" w:rsidRDefault="00774560" w14:paraId="6BB9E253" wp14:textId="77777777">
      <w:pPr>
        <w:rPr>
          <w:i/>
          <w:sz w:val="19"/>
          <w:szCs w:val="19"/>
        </w:rPr>
      </w:pPr>
    </w:p>
    <w:p xmlns:wp14="http://schemas.microsoft.com/office/word/2010/wordml" w:rsidRPr="0073220D" w:rsidR="00BB0CB5" w:rsidP="0073220D" w:rsidRDefault="00122099" w14:paraId="742DB017" wp14:textId="77777777">
      <w:pPr>
        <w:rPr>
          <w:i/>
        </w:rPr>
      </w:pPr>
      <w:r w:rsidRPr="0073220D">
        <w:rPr>
          <w:i/>
        </w:rPr>
        <w:t>Service Authorization On-Request-Only Operational Reports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268"/>
        <w:gridCol w:w="8522"/>
      </w:tblGrid>
      <w:tr xmlns:wp14="http://schemas.microsoft.com/office/word/2010/wordml" w:rsidR="00122099" w14:paraId="505879A3" wp14:textId="77777777">
        <w:trPr>
          <w:trHeight w:val="458"/>
          <w:tblHeader/>
        </w:trPr>
        <w:tc>
          <w:tcPr>
            <w:tcW w:w="1051" w:type="pct"/>
            <w:shd w:val="clear" w:color="auto" w:fill="E6E6E6"/>
            <w:noWrap/>
          </w:tcPr>
          <w:p w:rsidRPr="00401EA0" w:rsidR="00122099" w:rsidP="000308BA" w:rsidRDefault="00122099" w14:paraId="7C95E28C" wp14:textId="77777777">
            <w:pPr>
              <w:pStyle w:val="TableHeading"/>
            </w:pPr>
            <w:r w:rsidRPr="00401EA0">
              <w:t>Report ID</w:t>
            </w:r>
          </w:p>
        </w:tc>
        <w:tc>
          <w:tcPr>
            <w:tcW w:w="3949" w:type="pct"/>
            <w:shd w:val="clear" w:color="auto" w:fill="E6E6E6"/>
            <w:noWrap/>
          </w:tcPr>
          <w:p w:rsidRPr="00401EA0" w:rsidR="00122099" w:rsidP="000308BA" w:rsidRDefault="00122099" w14:paraId="70512E4F" wp14:textId="77777777">
            <w:pPr>
              <w:pStyle w:val="TableHeading"/>
            </w:pPr>
            <w:r w:rsidRPr="00401EA0">
              <w:t>Report Title</w:t>
            </w:r>
          </w:p>
        </w:tc>
      </w:tr>
      <w:tr xmlns:wp14="http://schemas.microsoft.com/office/word/2010/wordml" w:rsidR="00122099" w14:paraId="00A4E2B3" wp14:textId="77777777">
        <w:trPr>
          <w:trHeight w:val="255"/>
        </w:trPr>
        <w:tc>
          <w:tcPr>
            <w:tcW w:w="1051" w:type="pct"/>
          </w:tcPr>
          <w:p w:rsidRPr="00105EB0" w:rsidR="00122099" w:rsidP="000308BA" w:rsidRDefault="00BB0CB5" w14:paraId="30537E73" wp14:textId="77777777">
            <w:pPr>
              <w:pStyle w:val="TableText"/>
              <w:rPr>
                <w:sz w:val="18"/>
                <w:lang w:val="en-US" w:eastAsia="en-US"/>
              </w:rPr>
            </w:pPr>
            <w:r w:rsidRPr="00105EB0">
              <w:rPr>
                <w:sz w:val="18"/>
                <w:lang w:val="en-US" w:eastAsia="en-US"/>
              </w:rPr>
              <w:t xml:space="preserve">OPR-SRA-104 </w:t>
            </w:r>
          </w:p>
        </w:tc>
        <w:tc>
          <w:tcPr>
            <w:tcW w:w="3949" w:type="pct"/>
          </w:tcPr>
          <w:p w:rsidRPr="00105EB0" w:rsidR="00122099" w:rsidP="000308BA" w:rsidRDefault="00BB0CB5" w14:paraId="11481C71" wp14:textId="77777777">
            <w:pPr>
              <w:pStyle w:val="TableText"/>
              <w:rPr>
                <w:sz w:val="18"/>
                <w:szCs w:val="19"/>
                <w:lang w:val="en-US" w:eastAsia="en-US"/>
              </w:rPr>
            </w:pPr>
            <w:r w:rsidRPr="00105EB0">
              <w:rPr>
                <w:sz w:val="18"/>
                <w:lang w:val="en-US" w:eastAsia="en-US"/>
              </w:rPr>
              <w:t>Service Authorization Service Code Utilization by Provider</w:t>
            </w:r>
          </w:p>
        </w:tc>
      </w:tr>
      <w:tr xmlns:wp14="http://schemas.microsoft.com/office/word/2010/wordml" w:rsidR="00BB0CB5" w14:paraId="70A961B9" wp14:textId="77777777">
        <w:trPr>
          <w:trHeight w:val="255"/>
        </w:trPr>
        <w:tc>
          <w:tcPr>
            <w:tcW w:w="1051" w:type="pct"/>
          </w:tcPr>
          <w:p w:rsidRPr="00105EB0" w:rsidR="00BB0CB5" w:rsidP="000308BA" w:rsidRDefault="00BB0CB5" w14:paraId="53DE5826" wp14:textId="77777777">
            <w:pPr>
              <w:pStyle w:val="TableText"/>
              <w:rPr>
                <w:sz w:val="18"/>
                <w:lang w:val="en-US" w:eastAsia="en-US"/>
              </w:rPr>
            </w:pPr>
            <w:r w:rsidRPr="00105EB0">
              <w:rPr>
                <w:sz w:val="18"/>
                <w:lang w:val="en-US" w:eastAsia="en-US"/>
              </w:rPr>
              <w:t>OPR-SRA-105</w:t>
            </w:r>
          </w:p>
        </w:tc>
        <w:tc>
          <w:tcPr>
            <w:tcW w:w="3949" w:type="pct"/>
          </w:tcPr>
          <w:p w:rsidRPr="00105EB0" w:rsidR="00BB0CB5" w:rsidP="000308BA" w:rsidRDefault="00BB0CB5" w14:paraId="4941D639" wp14:textId="77777777">
            <w:pPr>
              <w:pStyle w:val="TableText"/>
              <w:rPr>
                <w:sz w:val="18"/>
                <w:lang w:val="en-US" w:eastAsia="en-US"/>
              </w:rPr>
            </w:pPr>
            <w:r w:rsidRPr="00105EB0">
              <w:rPr>
                <w:sz w:val="18"/>
                <w:lang w:val="en-US" w:eastAsia="en-US"/>
              </w:rPr>
              <w:t>Service Authorization Service Code Utilization by Member</w:t>
            </w:r>
          </w:p>
        </w:tc>
      </w:tr>
      <w:tr xmlns:wp14="http://schemas.microsoft.com/office/word/2010/wordml" w:rsidR="00BB0CB5" w14:paraId="5E4DBAF3" wp14:textId="77777777">
        <w:trPr>
          <w:trHeight w:val="255"/>
        </w:trPr>
        <w:tc>
          <w:tcPr>
            <w:tcW w:w="1051" w:type="pct"/>
          </w:tcPr>
          <w:p w:rsidRPr="00105EB0" w:rsidR="00BB0CB5" w:rsidP="000308BA" w:rsidRDefault="00BB0CB5" w14:paraId="691F99F9" wp14:textId="77777777">
            <w:pPr>
              <w:pStyle w:val="TableText"/>
              <w:rPr>
                <w:sz w:val="18"/>
                <w:lang w:val="en-US" w:eastAsia="en-US"/>
              </w:rPr>
            </w:pPr>
            <w:r w:rsidRPr="00105EB0">
              <w:rPr>
                <w:sz w:val="18"/>
                <w:lang w:val="en-US" w:eastAsia="en-US"/>
              </w:rPr>
              <w:t>OPR-SRA-115</w:t>
            </w:r>
          </w:p>
        </w:tc>
        <w:tc>
          <w:tcPr>
            <w:tcW w:w="3949" w:type="pct"/>
          </w:tcPr>
          <w:p w:rsidRPr="00105EB0" w:rsidR="00BB0CB5" w:rsidP="000308BA" w:rsidRDefault="00BB0CB5" w14:paraId="34360FD7" wp14:textId="77777777">
            <w:pPr>
              <w:pStyle w:val="TableText"/>
              <w:rPr>
                <w:sz w:val="18"/>
                <w:lang w:val="en-US" w:eastAsia="en-US"/>
              </w:rPr>
            </w:pPr>
            <w:r w:rsidRPr="00105EB0">
              <w:rPr>
                <w:sz w:val="18"/>
                <w:lang w:val="en-US" w:eastAsia="en-US"/>
              </w:rPr>
              <w:t xml:space="preserve">Service Authorization Utilization by Member </w:t>
            </w:r>
          </w:p>
        </w:tc>
      </w:tr>
      <w:tr xmlns:wp14="http://schemas.microsoft.com/office/word/2010/wordml" w:rsidR="00BB0CB5" w14:paraId="2D7D3745" wp14:textId="77777777">
        <w:trPr>
          <w:trHeight w:val="255"/>
        </w:trPr>
        <w:tc>
          <w:tcPr>
            <w:tcW w:w="1051" w:type="pct"/>
          </w:tcPr>
          <w:p w:rsidRPr="00105EB0" w:rsidR="00BB0CB5" w:rsidP="000308BA" w:rsidRDefault="00BB0CB5" w14:paraId="12756E2B" wp14:textId="77777777">
            <w:pPr>
              <w:pStyle w:val="TableText"/>
              <w:rPr>
                <w:sz w:val="18"/>
                <w:lang w:val="en-US" w:eastAsia="en-US"/>
              </w:rPr>
            </w:pPr>
            <w:r w:rsidRPr="00105EB0">
              <w:rPr>
                <w:sz w:val="18"/>
                <w:lang w:val="en-US" w:eastAsia="en-US"/>
              </w:rPr>
              <w:t>OPR-SRA-123</w:t>
            </w:r>
          </w:p>
        </w:tc>
        <w:tc>
          <w:tcPr>
            <w:tcW w:w="3949" w:type="pct"/>
          </w:tcPr>
          <w:p w:rsidRPr="00105EB0" w:rsidR="00BB0CB5" w:rsidP="000308BA" w:rsidRDefault="00BB0CB5" w14:paraId="7CAC7F29" wp14:textId="77777777">
            <w:pPr>
              <w:pStyle w:val="TableText"/>
              <w:rPr>
                <w:sz w:val="18"/>
                <w:lang w:val="en-US" w:eastAsia="en-US"/>
              </w:rPr>
            </w:pPr>
            <w:r w:rsidRPr="00105EB0">
              <w:rPr>
                <w:sz w:val="18"/>
                <w:lang w:val="en-US" w:eastAsia="en-US"/>
              </w:rPr>
              <w:t xml:space="preserve">Service Authorization Utilization by Provider </w:t>
            </w:r>
          </w:p>
        </w:tc>
      </w:tr>
    </w:tbl>
    <w:p xmlns:wp14="http://schemas.microsoft.com/office/word/2010/wordml" w:rsidR="00EA359C" w:rsidP="00EA359C" w:rsidRDefault="00EA359C" w14:paraId="23DE523C" wp14:textId="77777777">
      <w:bookmarkStart w:name="_Toc154313576" w:id="290"/>
      <w:bookmarkStart w:name="_Toc154313577" w:id="291"/>
      <w:bookmarkStart w:name="_Toc154313578" w:id="292"/>
      <w:bookmarkStart w:name="_Toc154313579" w:id="293"/>
      <w:bookmarkStart w:name="_Toc154313580" w:id="294"/>
      <w:bookmarkStart w:name="_Toc153774633" w:id="295"/>
      <w:bookmarkStart w:name="_Toc153854245" w:id="296"/>
      <w:bookmarkEnd w:id="290"/>
      <w:bookmarkEnd w:id="291"/>
      <w:bookmarkEnd w:id="292"/>
      <w:bookmarkEnd w:id="293"/>
      <w:bookmarkEnd w:id="294"/>
      <w:bookmarkEnd w:id="295"/>
      <w:bookmarkEnd w:id="296"/>
    </w:p>
    <w:p xmlns:wp14="http://schemas.microsoft.com/office/word/2010/wordml" w:rsidR="00CE759A" w:rsidP="0073220D" w:rsidRDefault="00EA359C" w14:paraId="0CF362B5" wp14:textId="77777777">
      <w:pPr>
        <w:pStyle w:val="Heading7"/>
      </w:pPr>
      <w:r>
        <w:br w:type="page"/>
      </w:r>
      <w:r w:rsidR="00CE759A">
        <w:t xml:space="preserve">Activity Diagram UC-OPR-SRA-011 – </w:t>
      </w:r>
      <w:r w:rsidR="00401EA0">
        <w:t>SA</w:t>
      </w:r>
      <w:r w:rsidR="00CE759A">
        <w:t xml:space="preserve"> Reports</w:t>
      </w:r>
    </w:p>
    <w:p xmlns:wp14="http://schemas.microsoft.com/office/word/2010/wordml" w:rsidR="00CE759A" w:rsidP="00EA359C" w:rsidRDefault="00EA359C" w14:paraId="52E56223" wp14:textId="77777777">
      <w:pPr>
        <w:jc w:val="center"/>
        <w:rPr>
          <w:sz w:val="19"/>
          <w:szCs w:val="19"/>
        </w:rPr>
      </w:pPr>
      <w:r w:rsidRPr="005D0994">
        <w:rPr>
          <w:sz w:val="19"/>
          <w:szCs w:val="19"/>
        </w:rPr>
        <w:object w:dxaOrig="10349" w:dyaOrig="14024" w14:anchorId="40E81D2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62.75pt;height:542.25pt" o:ole="" type="#_x0000_t75">
            <v:imagedata o:title="" r:id="rId20"/>
          </v:shape>
          <o:OLEObject Type="Embed" ProgID="Visio.Drawing.11" ShapeID="_x0000_i1025" DrawAspect="Content" ObjectID="_1848477295" r:id="rId21"/>
        </w:object>
      </w:r>
    </w:p>
    <w:p xmlns:wp14="http://schemas.microsoft.com/office/word/2010/wordml" w:rsidR="00CE759A" w:rsidRDefault="00CE759A" w14:paraId="07547A01" wp14:textId="77777777">
      <w:pPr>
        <w:rPr>
          <w:sz w:val="19"/>
          <w:szCs w:val="19"/>
        </w:rPr>
      </w:pPr>
    </w:p>
    <w:bookmarkEnd w:id="282"/>
    <w:p xmlns:wp14="http://schemas.microsoft.com/office/word/2010/wordml" w:rsidR="00CE759A" w:rsidRDefault="00CE759A" w14:paraId="5043CB0F" wp14:textId="77777777">
      <w:pPr>
        <w:rPr>
          <w:sz w:val="19"/>
          <w:szCs w:val="19"/>
        </w:rPr>
        <w:sectPr w:rsidR="00CE759A" w:rsidSect="00BD39E6">
          <w:headerReference w:type="default" r:id="rId22"/>
          <w:footerReference w:type="default" r:id="rId23"/>
          <w:pgSz w:w="12240" w:h="15840" w:orient="portrait" w:code="1"/>
          <w:pgMar w:top="1440" w:right="720" w:bottom="1440" w:left="720" w:header="720" w:footer="720" w:gutter="0"/>
          <w:pgNumType w:start="1" w:chapStyle="1"/>
          <w:cols w:space="720"/>
        </w:sectPr>
      </w:pPr>
    </w:p>
    <w:p xmlns:wp14="http://schemas.microsoft.com/office/word/2010/wordml" w:rsidR="00CE759A" w:rsidP="00D0385C" w:rsidRDefault="00CE759A" w14:paraId="22A0DD2B" wp14:textId="77777777">
      <w:pPr>
        <w:pStyle w:val="Heading5"/>
        <w:numPr>
          <w:ilvl w:val="4"/>
          <w:numId w:val="168"/>
        </w:numPr>
      </w:pPr>
      <w:bookmarkStart w:name="_Toc214963336" w:id="297"/>
      <w:r>
        <w:t>Report Definition – OPR-SRA-101 – Service Authorizations Not Used Within Four Months of the Line Item Begin Date</w:t>
      </w:r>
      <w:bookmarkEnd w:id="297"/>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57"/>
        <w:gridCol w:w="1515"/>
        <w:gridCol w:w="1548"/>
        <w:gridCol w:w="1876"/>
        <w:gridCol w:w="20"/>
        <w:gridCol w:w="1963"/>
        <w:gridCol w:w="2089"/>
        <w:gridCol w:w="308"/>
        <w:gridCol w:w="17"/>
        <w:gridCol w:w="2017"/>
        <w:gridCol w:w="1580"/>
      </w:tblGrid>
      <w:tr xmlns:wp14="http://schemas.microsoft.com/office/word/2010/wordml" w:rsidR="00CE759A" w14:paraId="3EBDEB95" wp14:textId="77777777">
        <w:tblPrEx>
          <w:tblCellMar>
            <w:top w:w="0" w:type="dxa"/>
            <w:bottom w:w="0" w:type="dxa"/>
          </w:tblCellMar>
        </w:tblPrEx>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00CE759A" w:rsidP="00FC1994" w:rsidRDefault="00CE759A" w14:paraId="101EE410" wp14:textId="77777777">
            <w:pPr>
              <w:jc w:val="center"/>
              <w:rPr>
                <w:rFonts w:eastAsia="MS Mincho"/>
              </w:rPr>
            </w:pPr>
            <w:r>
              <w:br w:type="page"/>
            </w:r>
            <w:r>
              <w:br w:type="page"/>
            </w:r>
            <w:r>
              <w:br w:type="page"/>
            </w:r>
            <w:r>
              <w:rPr>
                <w:sz w:val="38"/>
                <w:szCs w:val="38"/>
              </w:rPr>
              <w:br w:type="page"/>
            </w:r>
            <w:r>
              <w:rPr>
                <w:rFonts w:eastAsia="MS Mincho"/>
              </w:rPr>
              <w:t>NH MMIS REPORT DEFINITION</w:t>
            </w:r>
          </w:p>
        </w:tc>
      </w:tr>
      <w:tr xmlns:wp14="http://schemas.microsoft.com/office/word/2010/wordml" w:rsidR="00CE759A" w14:paraId="70DCEBB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tcBorders>
              <w:top w:val="single" w:color="auto" w:sz="4" w:space="0"/>
            </w:tcBorders>
            <w:vAlign w:val="center"/>
          </w:tcPr>
          <w:p w:rsidRPr="007B666C" w:rsidR="00CE759A" w:rsidRDefault="00CE759A" w14:paraId="0C45E351" wp14:textId="77777777">
            <w:pPr>
              <w:pStyle w:val="TableHeading"/>
              <w:spacing w:before="40" w:after="40"/>
              <w:rPr>
                <w:rStyle w:val="ModernTableText"/>
                <w:noProof/>
                <w:szCs w:val="18"/>
              </w:rPr>
            </w:pPr>
            <w:r w:rsidRPr="007B666C">
              <w:rPr>
                <w:rStyle w:val="ModernTableText"/>
                <w:noProof/>
                <w:szCs w:val="18"/>
              </w:rPr>
              <w:t>Report Type:</w:t>
            </w:r>
          </w:p>
        </w:tc>
        <w:tc>
          <w:tcPr>
            <w:tcW w:w="3968" w:type="pct"/>
            <w:gridSpan w:val="9"/>
            <w:tcBorders>
              <w:top w:val="single" w:color="auto" w:sz="4" w:space="0"/>
            </w:tcBorders>
            <w:vAlign w:val="center"/>
          </w:tcPr>
          <w:p w:rsidRPr="007B666C" w:rsidR="00CE759A" w:rsidRDefault="00CE759A" w14:paraId="18FFD641" wp14:textId="77777777">
            <w:pPr>
              <w:pStyle w:val="TableText1"/>
              <w:spacing w:before="40" w:after="40"/>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Standard</w:t>
            </w:r>
            <w:r w:rsidRPr="007B666C">
              <w:rPr>
                <w:rStyle w:val="ModernTableText"/>
                <w:noProof/>
                <w:szCs w:val="18"/>
              </w:rPr>
              <w:tab/>
            </w:r>
            <w:r w:rsidRPr="007B666C">
              <w:rPr>
                <w:rStyle w:val="ModernTableText"/>
                <w:noProof/>
                <w:szCs w:val="18"/>
              </w:rPr>
              <w:tab/>
            </w:r>
            <w:r w:rsidRPr="007B666C">
              <w:rPr>
                <w:rStyle w:val="ModernTableText"/>
                <w:rFonts w:ascii="Wingdings 2" w:hAnsi="Wingdings 2" w:eastAsia="Wingdings 2" w:cs="Wingdings 2"/>
                <w:noProof/>
                <w:szCs w:val="18"/>
              </w:rPr>
              <w:t>£</w:t>
            </w:r>
            <w:r w:rsidRPr="007B666C">
              <w:rPr>
                <w:rStyle w:val="ModernTableText"/>
                <w:noProof/>
                <w:szCs w:val="18"/>
              </w:rPr>
              <w:t>Customized</w:t>
            </w:r>
          </w:p>
        </w:tc>
      </w:tr>
      <w:tr xmlns:wp14="http://schemas.microsoft.com/office/word/2010/wordml" w:rsidR="00CE759A" w14:paraId="30BA3D9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tcBorders>
              <w:top w:val="single" w:color="616161" w:sz="2" w:space="0"/>
            </w:tcBorders>
            <w:vAlign w:val="center"/>
          </w:tcPr>
          <w:p w:rsidRPr="007B666C" w:rsidR="00CE759A" w:rsidRDefault="00CE759A" w14:paraId="6F864BA3" wp14:textId="77777777">
            <w:pPr>
              <w:pStyle w:val="TableHeading"/>
              <w:spacing w:before="40" w:after="40"/>
              <w:rPr>
                <w:rStyle w:val="ModernTableText"/>
                <w:noProof/>
                <w:szCs w:val="18"/>
              </w:rPr>
            </w:pPr>
            <w:r w:rsidRPr="007B666C">
              <w:rPr>
                <w:rStyle w:val="ModernTableText"/>
                <w:noProof/>
                <w:szCs w:val="18"/>
              </w:rPr>
              <w:t>Client Name:</w:t>
            </w:r>
          </w:p>
        </w:tc>
        <w:tc>
          <w:tcPr>
            <w:tcW w:w="3968" w:type="pct"/>
            <w:gridSpan w:val="9"/>
            <w:tcBorders>
              <w:top w:val="single" w:color="616161" w:sz="2" w:space="0"/>
            </w:tcBorders>
            <w:vAlign w:val="center"/>
          </w:tcPr>
          <w:p w:rsidRPr="007B666C" w:rsidR="00CE759A" w:rsidRDefault="00CE759A" w14:paraId="04FF6B2C" wp14:textId="77777777">
            <w:pPr>
              <w:pStyle w:val="TableText1"/>
              <w:spacing w:before="40" w:after="40"/>
              <w:rPr>
                <w:rStyle w:val="ModernTableText"/>
                <w:szCs w:val="18"/>
              </w:rPr>
            </w:pPr>
            <w:r w:rsidRPr="007B666C">
              <w:rPr>
                <w:rStyle w:val="ModernTableText"/>
                <w:szCs w:val="18"/>
              </w:rPr>
              <w:t xml:space="preserve">New Hampshire </w:t>
            </w:r>
          </w:p>
        </w:tc>
      </w:tr>
      <w:tr xmlns:wp14="http://schemas.microsoft.com/office/word/2010/wordml" w:rsidR="00CE759A" w14:paraId="52813EC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tcBorders>
              <w:top w:val="single" w:color="616161" w:sz="2" w:space="0"/>
            </w:tcBorders>
            <w:vAlign w:val="center"/>
          </w:tcPr>
          <w:p w:rsidRPr="007B666C" w:rsidR="00CE759A" w:rsidRDefault="00CE759A" w14:paraId="08AAF142" wp14:textId="77777777">
            <w:pPr>
              <w:pStyle w:val="TableHeading"/>
              <w:spacing w:before="40" w:after="40"/>
              <w:rPr>
                <w:rStyle w:val="ModernTableText"/>
                <w:noProof/>
                <w:szCs w:val="18"/>
              </w:rPr>
            </w:pPr>
            <w:r w:rsidRPr="007B666C">
              <w:rPr>
                <w:rStyle w:val="ModernTableText"/>
                <w:noProof/>
                <w:szCs w:val="18"/>
              </w:rPr>
              <w:t>Client Report ID:</w:t>
            </w:r>
          </w:p>
        </w:tc>
        <w:tc>
          <w:tcPr>
            <w:tcW w:w="3968" w:type="pct"/>
            <w:gridSpan w:val="9"/>
            <w:tcBorders>
              <w:top w:val="single" w:color="616161" w:sz="2" w:space="0"/>
            </w:tcBorders>
            <w:vAlign w:val="center"/>
          </w:tcPr>
          <w:p w:rsidRPr="007B666C" w:rsidR="00CE759A" w:rsidRDefault="00CE759A" w14:paraId="2F5766FB" wp14:textId="77777777">
            <w:pPr>
              <w:pStyle w:val="TableText1"/>
              <w:spacing w:before="40" w:after="40"/>
              <w:rPr>
                <w:rStyle w:val="ModernTableText"/>
                <w:szCs w:val="18"/>
              </w:rPr>
            </w:pPr>
            <w:r w:rsidRPr="007B666C">
              <w:rPr>
                <w:rStyle w:val="ModernTableText"/>
                <w:szCs w:val="18"/>
              </w:rPr>
              <w:t>OPR-SRA-101</w:t>
            </w:r>
          </w:p>
        </w:tc>
      </w:tr>
      <w:tr xmlns:wp14="http://schemas.microsoft.com/office/word/2010/wordml" w:rsidR="00CE759A" w14:paraId="35EC9FD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5"/>
          <w:jc w:val="center"/>
        </w:trPr>
        <w:tc>
          <w:tcPr>
            <w:tcW w:w="1032" w:type="pct"/>
            <w:gridSpan w:val="2"/>
            <w:tcBorders>
              <w:top w:val="single" w:color="616161" w:sz="2" w:space="0"/>
            </w:tcBorders>
            <w:vAlign w:val="center"/>
          </w:tcPr>
          <w:p w:rsidRPr="007B666C" w:rsidR="00CE759A" w:rsidRDefault="00CE759A" w14:paraId="71E63801" wp14:textId="77777777">
            <w:pPr>
              <w:pStyle w:val="TableHeading"/>
              <w:spacing w:before="40" w:after="40"/>
              <w:rPr>
                <w:rStyle w:val="ModernTableText"/>
                <w:noProof/>
                <w:szCs w:val="18"/>
              </w:rPr>
            </w:pPr>
            <w:r w:rsidRPr="007B666C">
              <w:rPr>
                <w:rStyle w:val="ModernTableText"/>
                <w:noProof/>
                <w:szCs w:val="18"/>
              </w:rPr>
              <w:t>Client Line Of Business:</w:t>
            </w:r>
          </w:p>
        </w:tc>
        <w:tc>
          <w:tcPr>
            <w:tcW w:w="3968" w:type="pct"/>
            <w:gridSpan w:val="9"/>
            <w:tcBorders>
              <w:top w:val="single" w:color="616161" w:sz="2" w:space="0"/>
            </w:tcBorders>
            <w:vAlign w:val="center"/>
          </w:tcPr>
          <w:p w:rsidRPr="007B666C" w:rsidR="00CE759A" w:rsidRDefault="00CE759A" w14:paraId="0C6525B8" wp14:textId="77777777">
            <w:pPr>
              <w:pStyle w:val="TableText1"/>
              <w:spacing w:before="40" w:after="40"/>
              <w:rPr>
                <w:rStyle w:val="ModernTableText"/>
                <w:szCs w:val="18"/>
              </w:rPr>
            </w:pPr>
            <w:r w:rsidRPr="007B666C">
              <w:rPr>
                <w:rStyle w:val="ModernTableText"/>
                <w:szCs w:val="18"/>
              </w:rPr>
              <w:t>Medicaid</w:t>
            </w:r>
          </w:p>
        </w:tc>
      </w:tr>
      <w:tr xmlns:wp14="http://schemas.microsoft.com/office/word/2010/wordml" w:rsidR="00CE759A" w14:paraId="45E97EA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1032" w:type="pct"/>
            <w:gridSpan w:val="2"/>
            <w:tcBorders>
              <w:top w:val="single" w:color="616161" w:sz="2" w:space="0"/>
            </w:tcBorders>
            <w:vAlign w:val="center"/>
          </w:tcPr>
          <w:p w:rsidRPr="007B666C" w:rsidR="00CE759A" w:rsidRDefault="00CE759A" w14:paraId="0B140AD0" wp14:textId="77777777">
            <w:pPr>
              <w:pStyle w:val="TableHeading"/>
              <w:spacing w:before="40" w:after="40"/>
              <w:rPr>
                <w:rStyle w:val="ModernTableText"/>
                <w:noProof/>
                <w:szCs w:val="18"/>
              </w:rPr>
            </w:pPr>
            <w:r w:rsidRPr="007B666C">
              <w:rPr>
                <w:rStyle w:val="ModernTableText"/>
                <w:noProof/>
                <w:szCs w:val="18"/>
              </w:rPr>
              <w:t>Client Division / Department:</w:t>
            </w:r>
          </w:p>
        </w:tc>
        <w:tc>
          <w:tcPr>
            <w:tcW w:w="3968" w:type="pct"/>
            <w:gridSpan w:val="9"/>
            <w:tcBorders>
              <w:top w:val="single" w:color="616161" w:sz="2" w:space="0"/>
            </w:tcBorders>
            <w:vAlign w:val="center"/>
          </w:tcPr>
          <w:p w:rsidRPr="007B666C" w:rsidR="00CE759A" w:rsidRDefault="00CE759A" w14:paraId="2B2938C6" wp14:textId="77777777">
            <w:pPr>
              <w:pStyle w:val="TableText1"/>
              <w:spacing w:before="40" w:after="40"/>
              <w:rPr>
                <w:rStyle w:val="ModernTableText"/>
                <w:szCs w:val="18"/>
              </w:rPr>
            </w:pPr>
            <w:r w:rsidRPr="007B666C">
              <w:rPr>
                <w:rStyle w:val="ModernTableText"/>
                <w:szCs w:val="18"/>
              </w:rPr>
              <w:t>DHHS</w:t>
            </w:r>
          </w:p>
        </w:tc>
      </w:tr>
      <w:tr xmlns:wp14="http://schemas.microsoft.com/office/word/2010/wordml" w:rsidR="00CE759A" w14:paraId="16B6124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32" w:type="pct"/>
            <w:gridSpan w:val="2"/>
            <w:tcBorders>
              <w:top w:val="single" w:color="616161" w:sz="2" w:space="0"/>
              <w:bottom w:val="single" w:color="616161" w:sz="2" w:space="0"/>
            </w:tcBorders>
            <w:vAlign w:val="center"/>
          </w:tcPr>
          <w:p w:rsidRPr="007B666C" w:rsidR="00CE759A" w:rsidRDefault="00CE759A" w14:paraId="1C6378D5" wp14:textId="77777777">
            <w:pPr>
              <w:pStyle w:val="TableHeading"/>
              <w:spacing w:before="40" w:after="40"/>
              <w:rPr>
                <w:rStyle w:val="ModernTableText"/>
                <w:noProof/>
                <w:szCs w:val="18"/>
              </w:rPr>
            </w:pPr>
            <w:bookmarkStart w:name="_Hlk174412739" w:id="298"/>
            <w:r w:rsidRPr="007B666C">
              <w:rPr>
                <w:rStyle w:val="ModernTableText"/>
                <w:noProof/>
                <w:szCs w:val="18"/>
              </w:rPr>
              <w:t>Report Title:</w:t>
            </w:r>
          </w:p>
        </w:tc>
        <w:tc>
          <w:tcPr>
            <w:tcW w:w="3968" w:type="pct"/>
            <w:gridSpan w:val="9"/>
            <w:tcBorders>
              <w:top w:val="single" w:color="616161" w:sz="2" w:space="0"/>
              <w:bottom w:val="single" w:color="616161" w:sz="2" w:space="0"/>
            </w:tcBorders>
            <w:vAlign w:val="center"/>
          </w:tcPr>
          <w:p w:rsidRPr="007B666C" w:rsidR="00CE759A" w:rsidRDefault="00CE759A" w14:paraId="5F6D5D48" wp14:textId="77777777">
            <w:pPr>
              <w:pStyle w:val="TableText1"/>
              <w:spacing w:before="40" w:after="40"/>
              <w:rPr>
                <w:rStyle w:val="ModernTableText"/>
                <w:szCs w:val="18"/>
              </w:rPr>
            </w:pPr>
            <w:r w:rsidRPr="007B666C">
              <w:rPr>
                <w:sz w:val="18"/>
                <w:szCs w:val="18"/>
              </w:rPr>
              <w:t>Service Authorizations Not Used Within Four Months of the Line Item Begin Date</w:t>
            </w:r>
          </w:p>
        </w:tc>
      </w:tr>
      <w:tr xmlns:wp14="http://schemas.microsoft.com/office/word/2010/wordml" w:rsidR="00CE759A" w14:paraId="70D47F6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32" w:type="pct"/>
            <w:gridSpan w:val="2"/>
            <w:tcBorders>
              <w:top w:val="single" w:color="616161" w:sz="2" w:space="0"/>
              <w:bottom w:val="single" w:color="616161" w:sz="2" w:space="0"/>
            </w:tcBorders>
            <w:vAlign w:val="center"/>
          </w:tcPr>
          <w:p w:rsidRPr="007B666C" w:rsidR="00CE759A" w:rsidRDefault="00CE759A" w14:paraId="723B38D0" wp14:textId="77777777">
            <w:pPr>
              <w:pStyle w:val="TableHeading"/>
              <w:spacing w:before="40" w:after="40"/>
              <w:rPr>
                <w:rStyle w:val="ModernTableText"/>
                <w:noProof/>
                <w:szCs w:val="18"/>
              </w:rPr>
            </w:pPr>
            <w:r w:rsidRPr="007B666C">
              <w:rPr>
                <w:rStyle w:val="ModernTableText"/>
                <w:noProof/>
                <w:szCs w:val="18"/>
              </w:rPr>
              <w:t>Report Description:</w:t>
            </w:r>
          </w:p>
        </w:tc>
        <w:tc>
          <w:tcPr>
            <w:tcW w:w="3968" w:type="pct"/>
            <w:gridSpan w:val="9"/>
            <w:tcBorders>
              <w:top w:val="single" w:color="616161" w:sz="2" w:space="0"/>
              <w:bottom w:val="single" w:color="616161" w:sz="2" w:space="0"/>
            </w:tcBorders>
            <w:vAlign w:val="center"/>
          </w:tcPr>
          <w:p w:rsidRPr="007B666C" w:rsidR="00CE759A" w:rsidRDefault="00CE759A" w14:paraId="54B39F01" wp14:textId="77777777">
            <w:pPr>
              <w:pStyle w:val="TableText1"/>
              <w:spacing w:before="40" w:after="40"/>
              <w:rPr>
                <w:rStyle w:val="ModernTableText"/>
                <w:szCs w:val="18"/>
              </w:rPr>
            </w:pPr>
            <w:r w:rsidRPr="007B666C">
              <w:rPr>
                <w:rFonts w:cs="Arial"/>
                <w:sz w:val="18"/>
                <w:szCs w:val="18"/>
              </w:rPr>
              <w:t xml:space="preserve">This report lists all Service Authorizations Line Items where there has been no claims activity more than four (4) months after the Approved Begin Date.  </w:t>
            </w:r>
          </w:p>
        </w:tc>
      </w:tr>
      <w:bookmarkEnd w:id="298"/>
      <w:tr xmlns:wp14="http://schemas.microsoft.com/office/word/2010/wordml" w:rsidR="00CE759A" w14:paraId="7232BE8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Align w:val="center"/>
          </w:tcPr>
          <w:p w:rsidRPr="007B666C" w:rsidR="00CE759A" w:rsidRDefault="00CE759A" w14:paraId="5E930B4D" wp14:textId="77777777">
            <w:pPr>
              <w:pStyle w:val="TableHeading"/>
              <w:spacing w:before="40" w:after="40"/>
              <w:rPr>
                <w:rStyle w:val="ModernTableText"/>
                <w:noProof/>
                <w:szCs w:val="18"/>
              </w:rPr>
            </w:pPr>
            <w:r w:rsidRPr="007B666C">
              <w:rPr>
                <w:rStyle w:val="ModernTableText"/>
                <w:noProof/>
                <w:szCs w:val="18"/>
              </w:rPr>
              <w:t>Report Source State Code:</w:t>
            </w:r>
          </w:p>
        </w:tc>
        <w:tc>
          <w:tcPr>
            <w:tcW w:w="3968" w:type="pct"/>
            <w:gridSpan w:val="9"/>
            <w:vAlign w:val="center"/>
          </w:tcPr>
          <w:p w:rsidRPr="007B666C" w:rsidR="00CE759A" w:rsidRDefault="00CE759A" w14:paraId="72112137" wp14:textId="77777777">
            <w:pPr>
              <w:pStyle w:val="TableText1"/>
              <w:spacing w:before="40" w:after="40"/>
              <w:rPr>
                <w:rStyle w:val="ModernTableText"/>
                <w:szCs w:val="18"/>
              </w:rPr>
            </w:pPr>
            <w:r w:rsidRPr="007B666C">
              <w:rPr>
                <w:rStyle w:val="ModernTableText"/>
                <w:szCs w:val="18"/>
              </w:rPr>
              <w:t>NH</w:t>
            </w:r>
          </w:p>
        </w:tc>
      </w:tr>
      <w:tr xmlns:wp14="http://schemas.microsoft.com/office/word/2010/wordml" w:rsidR="00CE759A" w14:paraId="4470F63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Align w:val="center"/>
          </w:tcPr>
          <w:p w:rsidRPr="007B666C" w:rsidR="00CE759A" w:rsidRDefault="00CE759A" w14:paraId="2A5D69FF" wp14:textId="77777777">
            <w:pPr>
              <w:pStyle w:val="TableHeading"/>
              <w:spacing w:before="40" w:after="40"/>
              <w:rPr>
                <w:rStyle w:val="ModernTableText"/>
                <w:noProof/>
                <w:szCs w:val="18"/>
              </w:rPr>
            </w:pPr>
            <w:r w:rsidRPr="007B666C">
              <w:rPr>
                <w:rStyle w:val="ModernTableText"/>
                <w:noProof/>
                <w:szCs w:val="18"/>
              </w:rPr>
              <w:t>Report Source Type:</w:t>
            </w:r>
          </w:p>
        </w:tc>
        <w:tc>
          <w:tcPr>
            <w:tcW w:w="3968" w:type="pct"/>
            <w:gridSpan w:val="9"/>
            <w:vAlign w:val="center"/>
          </w:tcPr>
          <w:p w:rsidRPr="007B666C" w:rsidR="00CE759A" w:rsidRDefault="00CE759A" w14:paraId="29956715"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OLTP</w:t>
            </w:r>
            <w:r w:rsidRPr="007B666C">
              <w:rPr>
                <w:rStyle w:val="ModernTableText"/>
                <w:noProof/>
                <w:szCs w:val="18"/>
              </w:rPr>
              <w:tab/>
            </w:r>
            <w:r w:rsidRPr="007B666C">
              <w:rPr>
                <w:rStyle w:val="ModernTableText"/>
                <w:noProof/>
                <w:szCs w:val="18"/>
              </w:rPr>
              <w:tab/>
            </w:r>
            <w:r w:rsidRPr="007B666C">
              <w:rPr>
                <w:rStyle w:val="ModernTableText"/>
                <w:rFonts w:ascii="Wingdings" w:hAnsi="Wingdings" w:eastAsia="Wingdings" w:cs="Wingdings"/>
                <w:noProof/>
                <w:szCs w:val="18"/>
              </w:rPr>
              <w:t>þ</w:t>
            </w:r>
            <w:r w:rsidRPr="007B666C">
              <w:rPr>
                <w:rStyle w:val="ModernTableText"/>
                <w:noProof/>
                <w:szCs w:val="18"/>
              </w:rPr>
              <w:t xml:space="preserve">OLAP </w:t>
            </w:r>
          </w:p>
        </w:tc>
      </w:tr>
      <w:tr xmlns:wp14="http://schemas.microsoft.com/office/word/2010/wordml" w:rsidR="00CE759A" w14:paraId="6B6B94B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Align w:val="center"/>
          </w:tcPr>
          <w:p w:rsidRPr="007B666C" w:rsidR="00CE759A" w:rsidRDefault="00CE759A" w14:paraId="036382E0" wp14:textId="77777777">
            <w:pPr>
              <w:pStyle w:val="TableHeading"/>
              <w:spacing w:before="40" w:after="40"/>
              <w:rPr>
                <w:rStyle w:val="ModernTableText"/>
                <w:noProof/>
                <w:szCs w:val="18"/>
              </w:rPr>
            </w:pPr>
            <w:r w:rsidRPr="007B666C">
              <w:rPr>
                <w:rStyle w:val="ModernTableText"/>
                <w:noProof/>
                <w:szCs w:val="18"/>
              </w:rPr>
              <w:t>Report Source Type Component:</w:t>
            </w:r>
          </w:p>
        </w:tc>
        <w:tc>
          <w:tcPr>
            <w:tcW w:w="3968" w:type="pct"/>
            <w:gridSpan w:val="9"/>
            <w:vAlign w:val="center"/>
          </w:tcPr>
          <w:p w:rsidRPr="007B666C" w:rsidR="00CE759A" w:rsidRDefault="00CE759A" w14:paraId="6CB7D006" wp14:textId="77777777">
            <w:pPr>
              <w:pStyle w:val="TableText1"/>
              <w:tabs>
                <w:tab w:val="left" w:pos="2052"/>
                <w:tab w:val="left" w:pos="2232"/>
                <w:tab w:val="left" w:pos="4032"/>
                <w:tab w:val="left" w:pos="6012"/>
                <w:tab w:val="left" w:pos="6552"/>
              </w:tabs>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Provider</w:t>
            </w:r>
            <w:r w:rsidRPr="007B666C">
              <w:rPr>
                <w:rStyle w:val="ModernTableText"/>
                <w:noProof/>
                <w:szCs w:val="18"/>
              </w:rPr>
              <w:tab/>
            </w:r>
            <w:r w:rsidRPr="007B666C">
              <w:rPr>
                <w:rStyle w:val="ModernTableText"/>
                <w:noProof/>
                <w:szCs w:val="18"/>
              </w:rPr>
              <w:t xml:space="preserve">  </w:t>
            </w:r>
            <w:r w:rsidRPr="007B666C">
              <w:rPr>
                <w:rStyle w:val="ModernTableText"/>
                <w:rFonts w:ascii="Wingdings 2" w:hAnsi="Wingdings 2" w:eastAsia="Wingdings 2" w:cs="Wingdings 2"/>
                <w:noProof/>
                <w:szCs w:val="18"/>
              </w:rPr>
              <w:t>£</w:t>
            </w:r>
            <w:r w:rsidRPr="007B666C">
              <w:rPr>
                <w:rStyle w:val="ModernTableText"/>
                <w:noProof/>
                <w:szCs w:val="18"/>
              </w:rPr>
              <w:t xml:space="preserve"> Member</w:t>
            </w:r>
            <w:r w:rsidRPr="007B666C">
              <w:rPr>
                <w:rStyle w:val="ModernTableText"/>
                <w:noProof/>
                <w:szCs w:val="18"/>
              </w:rPr>
              <w:tab/>
            </w:r>
            <w:r w:rsidRPr="007B666C">
              <w:rPr>
                <w:rStyle w:val="ModernTableText"/>
                <w:rFonts w:ascii="Wingdings" w:hAnsi="Wingdings" w:eastAsia="Wingdings" w:cs="Wingdings"/>
                <w:noProof/>
                <w:szCs w:val="18"/>
              </w:rPr>
              <w:t>þ</w:t>
            </w:r>
            <w:r w:rsidRPr="007B666C">
              <w:rPr>
                <w:rStyle w:val="ModernTableText"/>
                <w:noProof/>
                <w:szCs w:val="18"/>
              </w:rPr>
              <w:t xml:space="preserve"> Operations</w:t>
            </w:r>
            <w:r w:rsidRPr="007B666C">
              <w:rPr>
                <w:rStyle w:val="ModernTableText"/>
                <w:noProof/>
                <w:szCs w:val="18"/>
              </w:rPr>
              <w:tab/>
            </w:r>
            <w:r w:rsidRPr="007B666C">
              <w:rPr>
                <w:rStyle w:val="ModernTableText"/>
                <w:rFonts w:ascii="Wingdings 2" w:hAnsi="Wingdings 2" w:eastAsia="Wingdings 2" w:cs="Wingdings 2"/>
                <w:noProof/>
                <w:szCs w:val="18"/>
              </w:rPr>
              <w:t>£</w:t>
            </w:r>
            <w:r w:rsidRPr="007B666C">
              <w:rPr>
                <w:rStyle w:val="ModernTableText"/>
                <w:noProof/>
                <w:szCs w:val="18"/>
              </w:rPr>
              <w:t>Program</w:t>
            </w:r>
          </w:p>
        </w:tc>
      </w:tr>
      <w:tr xmlns:wp14="http://schemas.microsoft.com/office/word/2010/wordml" w:rsidR="00CE759A" w14:paraId="49DEDBE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CE759A" w:rsidRDefault="00CE759A" w14:paraId="7EC9A05E"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CE759A" w14:paraId="18898F4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1032" w:type="pct"/>
            <w:gridSpan w:val="2"/>
            <w:vAlign w:val="center"/>
          </w:tcPr>
          <w:p w:rsidRPr="007B666C" w:rsidR="00CE759A" w:rsidRDefault="00CE759A" w14:paraId="16AE2A1D" wp14:textId="77777777">
            <w:pPr>
              <w:pStyle w:val="TableHeading"/>
              <w:spacing w:before="40" w:after="40"/>
              <w:rPr>
                <w:rStyle w:val="ModernTableText"/>
                <w:noProof/>
                <w:szCs w:val="18"/>
              </w:rPr>
            </w:pPr>
            <w:r w:rsidRPr="007B666C">
              <w:rPr>
                <w:rStyle w:val="ModernTableText"/>
                <w:noProof/>
                <w:szCs w:val="18"/>
              </w:rPr>
              <w:t>Report Generated by:</w:t>
            </w:r>
          </w:p>
        </w:tc>
        <w:tc>
          <w:tcPr>
            <w:tcW w:w="3968" w:type="pct"/>
            <w:gridSpan w:val="9"/>
            <w:vAlign w:val="center"/>
          </w:tcPr>
          <w:p w:rsidRPr="007B666C" w:rsidR="00CE759A" w:rsidRDefault="00CE759A" w14:paraId="19DC3295" wp14:textId="77777777">
            <w:pPr>
              <w:pStyle w:val="TableText1"/>
              <w:tabs>
                <w:tab w:val="left" w:pos="2052"/>
                <w:tab w:val="left" w:pos="2232"/>
                <w:tab w:val="left" w:pos="4032"/>
                <w:tab w:val="left" w:pos="6012"/>
                <w:tab w:val="left" w:pos="7812"/>
                <w:tab w:val="left" w:pos="9792"/>
              </w:tabs>
              <w:spacing w:before="40" w:after="40"/>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EQR</w:t>
            </w:r>
            <w:r w:rsidRPr="007B666C">
              <w:rPr>
                <w:rStyle w:val="ModernTableText"/>
                <w:noProof/>
                <w:szCs w:val="18"/>
              </w:rPr>
              <w:tab/>
            </w:r>
            <w:r w:rsidRPr="007B666C">
              <w:rPr>
                <w:rStyle w:val="ModernTableText"/>
                <w:rFonts w:ascii="Wingdings 2" w:hAnsi="Wingdings 2" w:eastAsia="Wingdings 2" w:cs="Wingdings 2"/>
                <w:noProof/>
                <w:szCs w:val="18"/>
              </w:rPr>
              <w:t>£</w:t>
            </w:r>
            <w:r w:rsidRPr="007B666C">
              <w:rPr>
                <w:rStyle w:val="ModernTableText"/>
                <w:noProof/>
                <w:szCs w:val="18"/>
              </w:rPr>
              <w:t xml:space="preserve"> EFADS</w:t>
            </w:r>
            <w:r w:rsidRPr="007B666C">
              <w:rPr>
                <w:rStyle w:val="ModernTableText"/>
                <w:noProof/>
                <w:szCs w:val="18"/>
              </w:rPr>
              <w:tab/>
            </w:r>
            <w:r w:rsidRPr="007B666C">
              <w:rPr>
                <w:rStyle w:val="ModernTableText"/>
                <w:rFonts w:ascii="Wingdings 2" w:hAnsi="Wingdings 2" w:eastAsia="Wingdings 2" w:cs="Wingdings 2"/>
                <w:noProof/>
                <w:szCs w:val="18"/>
              </w:rPr>
              <w:t>£</w:t>
            </w:r>
            <w:r w:rsidRPr="007B666C">
              <w:rPr>
                <w:rStyle w:val="ModernTableText"/>
                <w:noProof/>
                <w:szCs w:val="18"/>
              </w:rPr>
              <w:t xml:space="preserve"> EMAR</w:t>
            </w:r>
            <w:r w:rsidRPr="007B666C">
              <w:rPr>
                <w:rStyle w:val="ModernTableText"/>
                <w:noProof/>
                <w:szCs w:val="18"/>
              </w:rPr>
              <w:tab/>
            </w:r>
            <w:r w:rsidRPr="007B666C">
              <w:rPr>
                <w:rStyle w:val="ModernTableText"/>
                <w:rFonts w:ascii="Wingdings 2" w:hAnsi="Wingdings 2" w:eastAsia="Wingdings 2" w:cs="Wingdings 2"/>
                <w:noProof/>
                <w:szCs w:val="18"/>
              </w:rPr>
              <w:t>£</w:t>
            </w:r>
            <w:r w:rsidRPr="007B666C">
              <w:rPr>
                <w:rStyle w:val="ModernTableText"/>
                <w:noProof/>
                <w:szCs w:val="18"/>
              </w:rPr>
              <w:t xml:space="preserve">  ESUR</w:t>
            </w:r>
            <w:r w:rsidRPr="007B666C">
              <w:rPr>
                <w:rStyle w:val="ModernTableText"/>
                <w:noProof/>
                <w:szCs w:val="18"/>
              </w:rPr>
              <w:tab/>
            </w:r>
            <w:r w:rsidRPr="007B666C">
              <w:rPr>
                <w:rStyle w:val="ModernTableText"/>
                <w:rFonts w:ascii="Wingdings 2" w:hAnsi="Wingdings 2" w:eastAsia="Wingdings 2" w:cs="Wingdings 2"/>
                <w:noProof/>
                <w:szCs w:val="18"/>
              </w:rPr>
              <w:t>£</w:t>
            </w:r>
            <w:r w:rsidRPr="007B666C">
              <w:rPr>
                <w:rStyle w:val="ModernTableText"/>
                <w:noProof/>
                <w:szCs w:val="18"/>
              </w:rPr>
              <w:t xml:space="preserve"> Other – Please explain:  </w:t>
            </w:r>
          </w:p>
        </w:tc>
      </w:tr>
      <w:tr xmlns:wp14="http://schemas.microsoft.com/office/word/2010/wordml" w:rsidR="00CE759A" w14:paraId="36D5B14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2" w:type="pct"/>
            <w:gridSpan w:val="2"/>
            <w:vAlign w:val="center"/>
          </w:tcPr>
          <w:p w:rsidRPr="007B666C" w:rsidR="00CE759A" w:rsidRDefault="00CE759A" w14:paraId="4AA7B53B" wp14:textId="77777777">
            <w:pPr>
              <w:pStyle w:val="TableText1"/>
              <w:spacing w:before="40" w:after="40"/>
              <w:rPr>
                <w:rStyle w:val="ModernTableText"/>
                <w:b/>
                <w:noProof/>
                <w:szCs w:val="18"/>
              </w:rPr>
            </w:pPr>
            <w:r w:rsidRPr="007B666C">
              <w:rPr>
                <w:rStyle w:val="ModernTableText"/>
                <w:b/>
                <w:noProof/>
                <w:szCs w:val="18"/>
              </w:rPr>
              <w:t>Report Screen Tip (optional):</w:t>
            </w:r>
          </w:p>
        </w:tc>
        <w:tc>
          <w:tcPr>
            <w:tcW w:w="3968" w:type="pct"/>
            <w:gridSpan w:val="9"/>
            <w:vAlign w:val="center"/>
          </w:tcPr>
          <w:p w:rsidRPr="007B666C" w:rsidR="00CE759A" w:rsidRDefault="00CE759A" w14:paraId="07459315" wp14:textId="77777777">
            <w:pPr>
              <w:pStyle w:val="TableText1"/>
              <w:spacing w:before="40" w:after="40"/>
              <w:rPr>
                <w:rStyle w:val="ModernTableText"/>
                <w:szCs w:val="18"/>
                <w:u w:val="single"/>
              </w:rPr>
            </w:pPr>
          </w:p>
        </w:tc>
      </w:tr>
      <w:tr xmlns:wp14="http://schemas.microsoft.com/office/word/2010/wordml" w:rsidR="00CE759A" w14:paraId="1D6F405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2" w:type="pct"/>
            <w:gridSpan w:val="2"/>
            <w:vAlign w:val="center"/>
          </w:tcPr>
          <w:p w:rsidRPr="007B666C" w:rsidR="00CE759A" w:rsidRDefault="00CE759A" w14:paraId="61174717" wp14:textId="77777777">
            <w:pPr>
              <w:pStyle w:val="TableHeading"/>
              <w:spacing w:before="40" w:after="40"/>
              <w:rPr>
                <w:rStyle w:val="ModernTableText"/>
                <w:noProof/>
                <w:szCs w:val="18"/>
              </w:rPr>
            </w:pPr>
            <w:r w:rsidRPr="007B666C">
              <w:rPr>
                <w:rStyle w:val="ModernTableText"/>
                <w:noProof/>
                <w:szCs w:val="18"/>
              </w:rPr>
              <w:t>Report Calendar Type:</w:t>
            </w:r>
          </w:p>
        </w:tc>
        <w:tc>
          <w:tcPr>
            <w:tcW w:w="3968" w:type="pct"/>
            <w:gridSpan w:val="9"/>
            <w:vAlign w:val="center"/>
          </w:tcPr>
          <w:p w:rsidRPr="007B666C" w:rsidR="00CE759A" w:rsidRDefault="00CE759A" w14:paraId="0E7774A9" wp14:textId="77777777">
            <w:pPr>
              <w:pStyle w:val="TableText1"/>
              <w:tabs>
                <w:tab w:val="left" w:pos="2052"/>
                <w:tab w:val="left" w:pos="4032"/>
              </w:tabs>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State Fiscal</w:t>
            </w:r>
            <w:r w:rsidRPr="007B666C">
              <w:rPr>
                <w:rStyle w:val="ModernTableText"/>
                <w:noProof/>
                <w:szCs w:val="18"/>
              </w:rPr>
              <w:tab/>
            </w:r>
            <w:r w:rsidRPr="007B666C">
              <w:rPr>
                <w:rStyle w:val="ModernTableText"/>
                <w:noProof/>
                <w:szCs w:val="18"/>
              </w:rPr>
              <w:t xml:space="preserve">   </w:t>
            </w:r>
            <w:r w:rsidRPr="007B666C">
              <w:rPr>
                <w:rStyle w:val="ModernTableText"/>
                <w:rFonts w:ascii="Wingdings 2" w:hAnsi="Wingdings 2" w:eastAsia="Wingdings 2" w:cs="Wingdings 2"/>
                <w:noProof/>
                <w:szCs w:val="18"/>
              </w:rPr>
              <w:t>£</w:t>
            </w:r>
            <w:r w:rsidRPr="007B666C">
              <w:rPr>
                <w:rStyle w:val="ModernTableText"/>
                <w:noProof/>
                <w:szCs w:val="18"/>
              </w:rPr>
              <w:t xml:space="preserve"> Federal Fiscal</w:t>
            </w:r>
            <w:r w:rsidRPr="007B666C">
              <w:rPr>
                <w:rStyle w:val="ModernTableText"/>
                <w:noProof/>
                <w:szCs w:val="18"/>
              </w:rPr>
              <w:tab/>
            </w:r>
            <w:r w:rsidRPr="007B666C">
              <w:rPr>
                <w:rStyle w:val="ModernTableText"/>
                <w:rFonts w:ascii="Wingdings" w:hAnsi="Wingdings" w:eastAsia="Wingdings" w:cs="Wingdings"/>
                <w:noProof/>
                <w:szCs w:val="18"/>
              </w:rPr>
              <w:t>þ</w:t>
            </w:r>
            <w:r w:rsidRPr="007B666C">
              <w:rPr>
                <w:rStyle w:val="ModernTableText"/>
                <w:noProof/>
                <w:szCs w:val="18"/>
              </w:rPr>
              <w:t xml:space="preserve"> Calendar</w:t>
            </w:r>
          </w:p>
        </w:tc>
      </w:tr>
      <w:tr xmlns:wp14="http://schemas.microsoft.com/office/word/2010/wordml" w:rsidR="00CE759A" w14:paraId="037E302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Align w:val="center"/>
          </w:tcPr>
          <w:p w:rsidRPr="007B666C" w:rsidR="00CE759A" w:rsidRDefault="00CE759A" w14:paraId="3A3B1FC2" wp14:textId="77777777">
            <w:pPr>
              <w:pStyle w:val="TableHeading"/>
              <w:spacing w:before="40" w:after="40"/>
              <w:rPr>
                <w:rStyle w:val="ModernTableText"/>
                <w:noProof/>
                <w:szCs w:val="18"/>
              </w:rPr>
            </w:pPr>
            <w:r w:rsidRPr="007B666C">
              <w:rPr>
                <w:rStyle w:val="ModernTableText"/>
                <w:noProof/>
                <w:szCs w:val="18"/>
              </w:rPr>
              <w:t>Report Frequency Type:</w:t>
            </w:r>
          </w:p>
        </w:tc>
        <w:tc>
          <w:tcPr>
            <w:tcW w:w="538" w:type="pct"/>
          </w:tcPr>
          <w:p w:rsidRPr="007B666C" w:rsidR="00CE759A" w:rsidRDefault="00CE759A" w14:paraId="52F7593E" wp14:textId="77777777">
            <w:pPr>
              <w:pStyle w:val="TableText1"/>
              <w:spacing w:before="40" w:after="40"/>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Scheduled</w:t>
            </w:r>
          </w:p>
          <w:p w:rsidRPr="007B666C" w:rsidR="00CE759A" w:rsidRDefault="00CE759A" w14:paraId="7854CAEF" wp14:textId="77777777">
            <w:pPr>
              <w:pStyle w:val="TableText1"/>
              <w:spacing w:before="40" w:after="40"/>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On Request</w:t>
            </w:r>
          </w:p>
        </w:tc>
        <w:tc>
          <w:tcPr>
            <w:tcW w:w="2067" w:type="pct"/>
            <w:gridSpan w:val="4"/>
            <w:tcBorders>
              <w:top w:val="single" w:color="616161" w:sz="2" w:space="0"/>
              <w:bottom w:val="single" w:color="616161" w:sz="2" w:space="0"/>
              <w:right w:val="nil"/>
            </w:tcBorders>
          </w:tcPr>
          <w:p w:rsidRPr="007B666C" w:rsidR="00CE759A" w:rsidRDefault="00CE759A" w14:paraId="4EAB5E20" wp14:textId="77777777">
            <w:pPr>
              <w:pStyle w:val="TableText1"/>
              <w:spacing w:before="40" w:after="40"/>
              <w:rPr>
                <w:rStyle w:val="ModernTableText"/>
                <w:noProof/>
                <w:szCs w:val="18"/>
              </w:rPr>
            </w:pPr>
            <w:r w:rsidRPr="007B666C">
              <w:rPr>
                <w:rStyle w:val="ModernTableText"/>
                <w:noProof/>
                <w:szCs w:val="18"/>
              </w:rPr>
              <w:t>If scheduled, select timeframe below:</w:t>
            </w:r>
          </w:p>
          <w:p w:rsidRPr="007B666C" w:rsidR="00CE759A" w:rsidRDefault="00CE759A" w14:paraId="5C22E432"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Daily  </w:t>
            </w:r>
            <w:r w:rsidRPr="007B666C">
              <w:rPr>
                <w:rStyle w:val="ModernTableText"/>
                <w:rFonts w:ascii="Wingdings 2" w:hAnsi="Wingdings 2" w:eastAsia="Wingdings 2" w:cs="Wingdings 2"/>
                <w:noProof/>
                <w:szCs w:val="18"/>
              </w:rPr>
              <w:t>£</w:t>
            </w:r>
            <w:r w:rsidRPr="007B666C">
              <w:rPr>
                <w:rStyle w:val="ModernTableText"/>
                <w:noProof/>
                <w:szCs w:val="18"/>
              </w:rPr>
              <w:t xml:space="preserve"> Weekly  </w:t>
            </w:r>
            <w:r w:rsidRPr="007B666C">
              <w:rPr>
                <w:rStyle w:val="ModernTableText"/>
                <w:rFonts w:ascii="Wingdings" w:hAnsi="Wingdings" w:eastAsia="Wingdings" w:cs="Wingdings"/>
                <w:noProof/>
                <w:szCs w:val="18"/>
              </w:rPr>
              <w:t>þ</w:t>
            </w:r>
            <w:r w:rsidRPr="007B666C">
              <w:rPr>
                <w:rStyle w:val="ModernTableText"/>
                <w:noProof/>
                <w:szCs w:val="18"/>
              </w:rPr>
              <w:t xml:space="preserve"> Monthly  </w:t>
            </w:r>
            <w:r w:rsidRPr="007B666C">
              <w:rPr>
                <w:rStyle w:val="ModernTableText"/>
                <w:rFonts w:ascii="Wingdings 2" w:hAnsi="Wingdings 2" w:eastAsia="Wingdings 2" w:cs="Wingdings 2"/>
                <w:noProof/>
                <w:szCs w:val="18"/>
              </w:rPr>
              <w:t>£</w:t>
            </w:r>
            <w:r w:rsidRPr="007B666C">
              <w:rPr>
                <w:rStyle w:val="ModernTableText"/>
                <w:noProof/>
                <w:szCs w:val="18"/>
              </w:rPr>
              <w:t xml:space="preserve"> Quarterly  </w:t>
            </w:r>
            <w:r w:rsidRPr="007B666C">
              <w:rPr>
                <w:rStyle w:val="ModernTableText"/>
                <w:rFonts w:ascii="Wingdings 2" w:hAnsi="Wingdings 2" w:eastAsia="Wingdings 2" w:cs="Wingdings 2"/>
                <w:noProof/>
                <w:szCs w:val="18"/>
              </w:rPr>
              <w:t>£</w:t>
            </w:r>
            <w:r w:rsidRPr="007B666C">
              <w:rPr>
                <w:rStyle w:val="ModernTableText"/>
                <w:noProof/>
                <w:szCs w:val="18"/>
              </w:rPr>
              <w:t xml:space="preserve"> Annually</w:t>
            </w:r>
          </w:p>
        </w:tc>
        <w:tc>
          <w:tcPr>
            <w:tcW w:w="1363" w:type="pct"/>
            <w:gridSpan w:val="4"/>
            <w:tcBorders>
              <w:top w:val="single" w:color="616161" w:sz="2" w:space="0"/>
              <w:left w:val="nil"/>
            </w:tcBorders>
          </w:tcPr>
          <w:p w:rsidRPr="007B666C" w:rsidR="00CE759A" w:rsidRDefault="00CE759A" w14:paraId="1160669D"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Other - Please explain:</w:t>
            </w:r>
          </w:p>
        </w:tc>
      </w:tr>
      <w:tr xmlns:wp14="http://schemas.microsoft.com/office/word/2010/wordml" w:rsidR="00CE759A" w14:paraId="3215B6A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Align w:val="center"/>
          </w:tcPr>
          <w:p w:rsidRPr="007B666C" w:rsidR="00CE759A" w:rsidRDefault="00CE759A" w14:paraId="277B3CC8" wp14:textId="77777777">
            <w:pPr>
              <w:pStyle w:val="TableHeading"/>
              <w:spacing w:before="40" w:after="40"/>
              <w:rPr>
                <w:rStyle w:val="ModernTableText"/>
                <w:noProof/>
                <w:szCs w:val="18"/>
              </w:rPr>
            </w:pPr>
            <w:r w:rsidRPr="007B666C">
              <w:rPr>
                <w:rStyle w:val="ModernTableText"/>
                <w:noProof/>
                <w:szCs w:val="18"/>
              </w:rPr>
              <w:t>Report Data Accumulation Type:</w:t>
            </w:r>
          </w:p>
        </w:tc>
        <w:tc>
          <w:tcPr>
            <w:tcW w:w="538" w:type="pct"/>
          </w:tcPr>
          <w:p w:rsidRPr="007B666C" w:rsidR="00CE759A" w:rsidRDefault="00CE759A" w14:paraId="6B0B76AA" wp14:textId="77777777">
            <w:pPr>
              <w:pStyle w:val="TableText1"/>
              <w:spacing w:before="40" w:after="40"/>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Prompt</w:t>
            </w:r>
          </w:p>
        </w:tc>
        <w:tc>
          <w:tcPr>
            <w:tcW w:w="2067" w:type="pct"/>
            <w:gridSpan w:val="4"/>
            <w:tcBorders>
              <w:top w:val="single" w:color="616161" w:sz="2" w:space="0"/>
              <w:right w:val="nil"/>
            </w:tcBorders>
            <w:vAlign w:val="center"/>
          </w:tcPr>
          <w:p w:rsidRPr="007B666C" w:rsidR="00CE759A" w:rsidRDefault="00CE759A" w14:paraId="77A39670" wp14:textId="77777777">
            <w:pPr>
              <w:pStyle w:val="TableText1"/>
              <w:spacing w:before="40" w:after="40"/>
              <w:rPr>
                <w:rStyle w:val="ModernTableText"/>
                <w:noProof/>
                <w:szCs w:val="18"/>
              </w:rPr>
            </w:pPr>
            <w:r w:rsidRPr="007B666C">
              <w:rPr>
                <w:rStyle w:val="ModernTableText"/>
                <w:noProof/>
                <w:szCs w:val="18"/>
              </w:rPr>
              <w:t>If no prompt, select report data accumulation type below:</w:t>
            </w:r>
          </w:p>
          <w:p w:rsidRPr="007B666C" w:rsidR="00CE759A" w:rsidRDefault="00CE759A" w14:paraId="4BC12F3A"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Daily  </w:t>
            </w:r>
            <w:r w:rsidRPr="007B666C">
              <w:rPr>
                <w:rStyle w:val="ModernTableText"/>
                <w:rFonts w:ascii="Wingdings 2" w:hAnsi="Wingdings 2" w:eastAsia="Wingdings 2" w:cs="Wingdings 2"/>
                <w:noProof/>
                <w:szCs w:val="18"/>
              </w:rPr>
              <w:t>£</w:t>
            </w:r>
            <w:r w:rsidRPr="007B666C">
              <w:rPr>
                <w:rStyle w:val="ModernTableText"/>
                <w:noProof/>
                <w:szCs w:val="18"/>
              </w:rPr>
              <w:t xml:space="preserve"> Weekly  </w:t>
            </w:r>
            <w:r w:rsidRPr="007B666C">
              <w:rPr>
                <w:rStyle w:val="ModernTableText"/>
                <w:rFonts w:ascii="Wingdings" w:hAnsi="Wingdings" w:eastAsia="Wingdings" w:cs="Wingdings"/>
                <w:noProof/>
                <w:szCs w:val="18"/>
              </w:rPr>
              <w:t>þ</w:t>
            </w:r>
            <w:r w:rsidRPr="007B666C">
              <w:rPr>
                <w:rStyle w:val="ModernTableText"/>
                <w:noProof/>
                <w:szCs w:val="18"/>
              </w:rPr>
              <w:t xml:space="preserve"> Monthly  </w:t>
            </w:r>
            <w:r w:rsidRPr="007B666C">
              <w:rPr>
                <w:rStyle w:val="ModernTableText"/>
                <w:rFonts w:ascii="Wingdings 2" w:hAnsi="Wingdings 2" w:eastAsia="Wingdings 2" w:cs="Wingdings 2"/>
                <w:noProof/>
                <w:szCs w:val="18"/>
              </w:rPr>
              <w:t>£</w:t>
            </w:r>
            <w:r w:rsidRPr="007B666C">
              <w:rPr>
                <w:rStyle w:val="ModernTableText"/>
                <w:noProof/>
                <w:szCs w:val="18"/>
              </w:rPr>
              <w:t xml:space="preserve"> Quarterly  </w:t>
            </w:r>
            <w:r w:rsidRPr="007B666C">
              <w:rPr>
                <w:rStyle w:val="ModernTableText"/>
                <w:rFonts w:ascii="Wingdings 2" w:hAnsi="Wingdings 2" w:eastAsia="Wingdings 2" w:cs="Wingdings 2"/>
                <w:noProof/>
                <w:szCs w:val="18"/>
              </w:rPr>
              <w:t>£</w:t>
            </w:r>
            <w:r w:rsidRPr="007B666C">
              <w:rPr>
                <w:rStyle w:val="ModernTableText"/>
                <w:noProof/>
                <w:szCs w:val="18"/>
              </w:rPr>
              <w:t xml:space="preserve"> Annually  </w:t>
            </w:r>
            <w:r w:rsidRPr="007B666C">
              <w:rPr>
                <w:rStyle w:val="ModernTableText"/>
                <w:rFonts w:ascii="Wingdings 2" w:hAnsi="Wingdings 2" w:eastAsia="Wingdings 2" w:cs="Wingdings 2"/>
                <w:noProof/>
                <w:szCs w:val="18"/>
              </w:rPr>
              <w:t>£</w:t>
            </w:r>
            <w:r w:rsidRPr="007B666C">
              <w:rPr>
                <w:rStyle w:val="ModernTableText"/>
                <w:noProof/>
                <w:szCs w:val="18"/>
              </w:rPr>
              <w:t xml:space="preserve"> YTD</w:t>
            </w:r>
          </w:p>
        </w:tc>
        <w:tc>
          <w:tcPr>
            <w:tcW w:w="1363" w:type="pct"/>
            <w:gridSpan w:val="4"/>
            <w:tcBorders>
              <w:top w:val="single" w:color="616161" w:sz="2" w:space="0"/>
              <w:left w:val="nil"/>
            </w:tcBorders>
          </w:tcPr>
          <w:p w:rsidRPr="007B666C" w:rsidR="00CE759A" w:rsidRDefault="00CE759A" w14:paraId="6759777E"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Other - Please explain</w:t>
            </w:r>
          </w:p>
          <w:p w:rsidRPr="007B666C" w:rsidR="00CE759A" w:rsidRDefault="00CE759A" w14:paraId="6537F28F" wp14:textId="77777777">
            <w:pPr>
              <w:pStyle w:val="TableText1"/>
              <w:spacing w:before="40" w:after="40"/>
              <w:rPr>
                <w:rStyle w:val="ModernTableText"/>
                <w:noProof/>
                <w:szCs w:val="18"/>
              </w:rPr>
            </w:pPr>
          </w:p>
        </w:tc>
      </w:tr>
      <w:tr xmlns:wp14="http://schemas.microsoft.com/office/word/2010/wordml" w:rsidR="00CE759A" w:rsidTr="0073220D" w14:paraId="4392D21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2" w:type="pct"/>
            <w:gridSpan w:val="2"/>
            <w:vMerge w:val="restart"/>
            <w:tcBorders>
              <w:top w:val="single" w:color="616161" w:sz="4" w:space="0"/>
              <w:left w:val="single" w:color="616161" w:sz="4" w:space="0"/>
              <w:right w:val="single" w:color="616161" w:sz="4" w:space="0"/>
            </w:tcBorders>
            <w:vAlign w:val="center"/>
          </w:tcPr>
          <w:p w:rsidRPr="007B666C" w:rsidR="00CE759A" w:rsidP="0073220D" w:rsidRDefault="00CE759A" w14:paraId="45CAA100" wp14:textId="77777777">
            <w:pPr>
              <w:pStyle w:val="TableText1"/>
              <w:keepNext/>
              <w:spacing w:before="40" w:after="40"/>
              <w:rPr>
                <w:rStyle w:val="ModernTableText"/>
                <w:b/>
                <w:noProof/>
                <w:szCs w:val="18"/>
              </w:rPr>
            </w:pPr>
            <w:r w:rsidRPr="007B666C">
              <w:rPr>
                <w:rStyle w:val="ModernTableText"/>
                <w:b/>
                <w:noProof/>
                <w:szCs w:val="18"/>
              </w:rPr>
              <w:t>Report Selection Criteria:</w:t>
            </w:r>
          </w:p>
        </w:tc>
        <w:tc>
          <w:tcPr>
            <w:tcW w:w="1197" w:type="pct"/>
            <w:gridSpan w:val="3"/>
            <w:tcBorders>
              <w:top w:val="single" w:color="616161" w:sz="4" w:space="0"/>
              <w:left w:val="single" w:color="616161" w:sz="4" w:space="0"/>
              <w:right w:val="single" w:color="616161" w:sz="4" w:space="0"/>
            </w:tcBorders>
            <w:vAlign w:val="center"/>
          </w:tcPr>
          <w:p w:rsidRPr="007B666C" w:rsidR="00CE759A" w:rsidP="0073220D" w:rsidRDefault="00CE759A" w14:paraId="28890277" wp14:textId="77777777">
            <w:pPr>
              <w:pStyle w:val="TableText1"/>
              <w:keepNext/>
              <w:spacing w:before="40" w:after="40"/>
              <w:jc w:val="center"/>
              <w:rPr>
                <w:rStyle w:val="ModernTableText"/>
                <w:b/>
                <w:noProof/>
                <w:szCs w:val="18"/>
              </w:rPr>
            </w:pPr>
            <w:r w:rsidRPr="007B666C">
              <w:rPr>
                <w:rStyle w:val="ModernTableText"/>
                <w:b/>
                <w:noProof/>
                <w:szCs w:val="18"/>
              </w:rPr>
              <w:t>Report Field</w:t>
            </w:r>
          </w:p>
        </w:tc>
        <w:tc>
          <w:tcPr>
            <w:tcW w:w="2222" w:type="pct"/>
            <w:gridSpan w:val="5"/>
            <w:tcBorders>
              <w:top w:val="single" w:color="616161" w:sz="4" w:space="0"/>
              <w:left w:val="single" w:color="616161" w:sz="4" w:space="0"/>
              <w:bottom w:val="single" w:color="616161" w:sz="4" w:space="0"/>
              <w:right w:val="single" w:color="616161" w:sz="4" w:space="0"/>
            </w:tcBorders>
            <w:vAlign w:val="center"/>
          </w:tcPr>
          <w:p w:rsidRPr="007B666C" w:rsidR="00CE759A" w:rsidP="0073220D" w:rsidRDefault="00CE759A" w14:paraId="0D546E4B" wp14:textId="77777777">
            <w:pPr>
              <w:pStyle w:val="TableText1"/>
              <w:keepNext/>
              <w:spacing w:before="40" w:after="40"/>
              <w:jc w:val="center"/>
              <w:rPr>
                <w:rStyle w:val="ModernTableText"/>
                <w:b/>
                <w:noProof/>
                <w:szCs w:val="18"/>
              </w:rPr>
            </w:pPr>
            <w:r w:rsidRPr="007B666C">
              <w:rPr>
                <w:rStyle w:val="ModernTableText"/>
                <w:b/>
                <w:noProof/>
                <w:szCs w:val="18"/>
              </w:rPr>
              <w:t>Report Parameters (optional)</w:t>
            </w:r>
          </w:p>
          <w:p w:rsidRPr="007B666C" w:rsidR="00CE759A" w:rsidP="0073220D" w:rsidRDefault="00CE759A" w14:paraId="20E4CE68" wp14:textId="77777777">
            <w:pPr>
              <w:pStyle w:val="TableText1"/>
              <w:keepNext/>
              <w:spacing w:before="40" w:after="40"/>
              <w:jc w:val="center"/>
              <w:rPr>
                <w:rStyle w:val="ModernTableText"/>
                <w:b/>
                <w:noProof/>
                <w:szCs w:val="18"/>
              </w:rPr>
            </w:pPr>
            <w:r w:rsidRPr="007B666C">
              <w:rPr>
                <w:rStyle w:val="ModernTableText"/>
                <w:b/>
                <w:noProof/>
                <w:szCs w:val="18"/>
                <w:u w:val="single"/>
              </w:rPr>
              <w:t>Note</w:t>
            </w:r>
            <w:r w:rsidRPr="007B666C">
              <w:rPr>
                <w:rStyle w:val="ModernTableText"/>
                <w:b/>
                <w:noProof/>
                <w:szCs w:val="18"/>
              </w:rPr>
              <w:t>:  If populated, Prompt must = No</w:t>
            </w:r>
          </w:p>
        </w:tc>
        <w:tc>
          <w:tcPr>
            <w:tcW w:w="549" w:type="pct"/>
            <w:tcBorders>
              <w:top w:val="single" w:color="616161" w:sz="4" w:space="0"/>
              <w:left w:val="single" w:color="616161" w:sz="4" w:space="0"/>
              <w:bottom w:val="single" w:color="616161" w:sz="4" w:space="0"/>
              <w:right w:val="single" w:color="616161" w:sz="4" w:space="0"/>
            </w:tcBorders>
            <w:vAlign w:val="center"/>
          </w:tcPr>
          <w:p w:rsidRPr="007B666C" w:rsidR="00CE759A" w:rsidP="0073220D" w:rsidRDefault="00CE759A" w14:paraId="48DECD68" wp14:textId="77777777">
            <w:pPr>
              <w:pStyle w:val="TableText1"/>
              <w:keepNext/>
              <w:spacing w:before="40" w:after="40"/>
              <w:jc w:val="center"/>
              <w:rPr>
                <w:rStyle w:val="ModernTableText"/>
                <w:b/>
                <w:noProof/>
                <w:szCs w:val="18"/>
              </w:rPr>
            </w:pPr>
            <w:r w:rsidRPr="007B666C">
              <w:rPr>
                <w:rStyle w:val="ModernTableText"/>
                <w:b/>
                <w:noProof/>
                <w:szCs w:val="18"/>
              </w:rPr>
              <w:t>Prompt</w:t>
            </w:r>
          </w:p>
        </w:tc>
      </w:tr>
      <w:tr xmlns:wp14="http://schemas.microsoft.com/office/word/2010/wordml" w:rsidR="00A67E51" w14:paraId="70040FF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2" w:type="pct"/>
            <w:gridSpan w:val="2"/>
            <w:vMerge/>
            <w:tcBorders>
              <w:left w:val="single" w:color="616161" w:sz="4" w:space="0"/>
              <w:right w:val="single" w:color="616161" w:sz="4" w:space="0"/>
            </w:tcBorders>
          </w:tcPr>
          <w:p w:rsidRPr="007B666C" w:rsidR="00A67E51" w:rsidP="0073220D" w:rsidRDefault="00A67E51" w14:paraId="6DFB9E20" wp14:textId="77777777">
            <w:pPr>
              <w:pStyle w:val="TableText1"/>
              <w:keepNext/>
              <w:spacing w:before="40" w:after="40"/>
              <w:rPr>
                <w:rStyle w:val="ModernTableText"/>
                <w:b/>
                <w:noProof/>
                <w:szCs w:val="18"/>
              </w:rPr>
            </w:pPr>
          </w:p>
        </w:tc>
        <w:tc>
          <w:tcPr>
            <w:tcW w:w="1197" w:type="pct"/>
            <w:gridSpan w:val="3"/>
            <w:tcBorders>
              <w:top w:val="single" w:color="616161" w:sz="4" w:space="0"/>
              <w:left w:val="single" w:color="616161" w:sz="4" w:space="0"/>
              <w:right w:val="single" w:color="616161" w:sz="4" w:space="0"/>
            </w:tcBorders>
            <w:vAlign w:val="center"/>
          </w:tcPr>
          <w:p w:rsidRPr="007B666C" w:rsidR="00A67E51" w:rsidP="006318D5" w:rsidRDefault="00A67E51" w14:paraId="23F09EDB" wp14:textId="77777777">
            <w:pPr>
              <w:pStyle w:val="TableText1"/>
              <w:keepNext/>
              <w:numPr>
                <w:ilvl w:val="0"/>
                <w:numId w:val="148"/>
              </w:numPr>
              <w:spacing w:before="40" w:after="40"/>
              <w:rPr>
                <w:rStyle w:val="ModernTableText"/>
                <w:noProof/>
                <w:szCs w:val="18"/>
              </w:rPr>
            </w:pPr>
            <w:r w:rsidRPr="007B666C">
              <w:rPr>
                <w:rStyle w:val="ModernTableText"/>
                <w:noProof/>
                <w:szCs w:val="18"/>
              </w:rPr>
              <w:t>LOB Cd</w:t>
            </w:r>
            <w:r w:rsidRPr="007B666C">
              <w:rPr>
                <w:rStyle w:val="ModernTableText"/>
                <w:noProof/>
                <w:szCs w:val="18"/>
              </w:rPr>
              <w:br/>
            </w:r>
            <w:r w:rsidRPr="007B666C">
              <w:rPr>
                <w:rStyle w:val="ModernTableText"/>
                <w:noProof/>
                <w:szCs w:val="18"/>
              </w:rPr>
              <w:t>A</w:t>
            </w:r>
            <w:r w:rsidR="006318D5">
              <w:rPr>
                <w:rStyle w:val="ModernTableText"/>
                <w:noProof/>
                <w:szCs w:val="18"/>
              </w:rPr>
              <w:t>_</w:t>
            </w:r>
            <w:r w:rsidRPr="007B666C">
              <w:rPr>
                <w:rStyle w:val="ModernTableText"/>
                <w:noProof/>
                <w:szCs w:val="18"/>
              </w:rPr>
              <w:t>HDR</w:t>
            </w:r>
            <w:r w:rsidR="006318D5">
              <w:rPr>
                <w:rStyle w:val="ModernTableText"/>
                <w:noProof/>
                <w:szCs w:val="18"/>
              </w:rPr>
              <w:t>_</w:t>
            </w:r>
            <w:r w:rsidRPr="007B666C">
              <w:rPr>
                <w:rStyle w:val="ModernTableText"/>
                <w:noProof/>
                <w:szCs w:val="18"/>
              </w:rPr>
              <w:t>TB.R</w:t>
            </w:r>
            <w:r w:rsidR="006318D5">
              <w:rPr>
                <w:rStyle w:val="ModernTableText"/>
                <w:noProof/>
                <w:szCs w:val="18"/>
              </w:rPr>
              <w:t>_</w:t>
            </w:r>
            <w:r w:rsidRPr="007B666C">
              <w:rPr>
                <w:rStyle w:val="ModernTableText"/>
                <w:noProof/>
                <w:szCs w:val="18"/>
              </w:rPr>
              <w:t>LOB</w:t>
            </w:r>
            <w:r w:rsidR="006318D5">
              <w:rPr>
                <w:rStyle w:val="ModernTableText"/>
                <w:noProof/>
                <w:szCs w:val="18"/>
              </w:rPr>
              <w:t>_</w:t>
            </w:r>
            <w:r w:rsidRPr="007B666C">
              <w:rPr>
                <w:rStyle w:val="ModernTableText"/>
                <w:noProof/>
                <w:szCs w:val="18"/>
              </w:rPr>
              <w:t>CD</w:t>
            </w:r>
          </w:p>
        </w:tc>
        <w:tc>
          <w:tcPr>
            <w:tcW w:w="2222" w:type="pct"/>
            <w:gridSpan w:val="5"/>
            <w:tcBorders>
              <w:top w:val="single" w:color="616161" w:sz="4" w:space="0"/>
              <w:left w:val="single" w:color="616161" w:sz="4" w:space="0"/>
              <w:bottom w:val="single" w:color="616161" w:sz="4" w:space="0"/>
              <w:right w:val="single" w:color="616161" w:sz="4" w:space="0"/>
            </w:tcBorders>
            <w:vAlign w:val="center"/>
          </w:tcPr>
          <w:p w:rsidRPr="007B666C" w:rsidR="00A67E51" w:rsidP="0073220D" w:rsidRDefault="00A67E51" w14:paraId="570DECB9" wp14:textId="77777777">
            <w:pPr>
              <w:pStyle w:val="TableText1"/>
              <w:keepNext/>
              <w:spacing w:before="40" w:after="40"/>
              <w:rPr>
                <w:rStyle w:val="ModernTableText"/>
                <w:noProof/>
                <w:szCs w:val="18"/>
              </w:rPr>
            </w:pPr>
            <w:r w:rsidRPr="007B666C">
              <w:rPr>
                <w:rStyle w:val="ModernTableText"/>
                <w:noProof/>
                <w:szCs w:val="18"/>
              </w:rPr>
              <w:t>Default to ‘Medicaid’</w:t>
            </w:r>
          </w:p>
        </w:tc>
        <w:tc>
          <w:tcPr>
            <w:tcW w:w="549" w:type="pct"/>
            <w:tcBorders>
              <w:top w:val="single" w:color="616161" w:sz="4" w:space="0"/>
              <w:left w:val="single" w:color="616161" w:sz="4" w:space="0"/>
              <w:bottom w:val="single" w:color="616161" w:sz="4" w:space="0"/>
              <w:right w:val="single" w:color="616161" w:sz="4" w:space="0"/>
            </w:tcBorders>
            <w:vAlign w:val="center"/>
          </w:tcPr>
          <w:p w:rsidRPr="007B666C" w:rsidR="00A67E51" w:rsidP="0073220D" w:rsidRDefault="00A67E51" w14:paraId="615ADBE1" wp14:textId="77777777">
            <w:pPr>
              <w:pStyle w:val="TableText1"/>
              <w:keepNext/>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No  </w:t>
            </w:r>
            <w:r w:rsidRPr="007B666C">
              <w:rPr>
                <w:rStyle w:val="ModernTableText"/>
                <w:rFonts w:ascii="Wingdings" w:hAnsi="Wingdings" w:eastAsia="Wingdings" w:cs="Wingdings"/>
                <w:noProof/>
                <w:szCs w:val="18"/>
              </w:rPr>
              <w:t>þ</w:t>
            </w:r>
            <w:r w:rsidRPr="007B666C">
              <w:rPr>
                <w:rStyle w:val="ModernTableText"/>
                <w:noProof/>
                <w:szCs w:val="18"/>
              </w:rPr>
              <w:t xml:space="preserve"> Yes</w:t>
            </w:r>
          </w:p>
        </w:tc>
      </w:tr>
      <w:tr xmlns:wp14="http://schemas.microsoft.com/office/word/2010/wordml" w:rsidR="00CE759A" w14:paraId="17D6075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2" w:type="pct"/>
            <w:gridSpan w:val="2"/>
            <w:vMerge/>
            <w:tcBorders>
              <w:left w:val="single" w:color="616161" w:sz="4" w:space="0"/>
              <w:right w:val="single" w:color="616161" w:sz="4" w:space="0"/>
            </w:tcBorders>
          </w:tcPr>
          <w:p w:rsidRPr="007B666C" w:rsidR="00CE759A" w:rsidP="0073220D" w:rsidRDefault="00CE759A" w14:paraId="70DF9E56" wp14:textId="77777777">
            <w:pPr>
              <w:pStyle w:val="TableText1"/>
              <w:keepNext/>
              <w:spacing w:before="40" w:after="40"/>
              <w:rPr>
                <w:rStyle w:val="ModernTableText"/>
                <w:b/>
                <w:noProof/>
                <w:szCs w:val="18"/>
              </w:rPr>
            </w:pPr>
          </w:p>
        </w:tc>
        <w:tc>
          <w:tcPr>
            <w:tcW w:w="1197" w:type="pct"/>
            <w:gridSpan w:val="3"/>
            <w:tcBorders>
              <w:top w:val="single" w:color="616161" w:sz="4" w:space="0"/>
              <w:left w:val="single" w:color="616161" w:sz="4" w:space="0"/>
              <w:right w:val="single" w:color="616161" w:sz="4" w:space="0"/>
            </w:tcBorders>
            <w:vAlign w:val="center"/>
          </w:tcPr>
          <w:p w:rsidRPr="007B666C" w:rsidR="00CE759A" w:rsidP="00365B47" w:rsidRDefault="00CE759A" w14:paraId="0874231B" wp14:textId="77777777">
            <w:pPr>
              <w:pStyle w:val="TableText1"/>
              <w:keepNext/>
              <w:numPr>
                <w:ilvl w:val="0"/>
                <w:numId w:val="148"/>
              </w:numPr>
              <w:spacing w:before="40" w:after="40"/>
              <w:rPr>
                <w:rStyle w:val="ModernTableText"/>
                <w:noProof/>
                <w:szCs w:val="18"/>
              </w:rPr>
            </w:pPr>
            <w:r w:rsidRPr="007B666C">
              <w:rPr>
                <w:rStyle w:val="ModernTableText"/>
                <w:noProof/>
                <w:szCs w:val="18"/>
              </w:rPr>
              <w:t>Auth Type</w:t>
            </w:r>
          </w:p>
          <w:p w:rsidRPr="007B666C" w:rsidR="00CE759A" w:rsidP="0073220D" w:rsidRDefault="006318D5" w14:paraId="6E723286" wp14:textId="77777777">
            <w:pPr>
              <w:pStyle w:val="TableText1"/>
              <w:keepNext/>
              <w:spacing w:before="40" w:after="40"/>
              <w:ind w:left="360"/>
              <w:rPr>
                <w:rStyle w:val="ModernTableText"/>
                <w:noProof/>
                <w:szCs w:val="18"/>
              </w:rPr>
            </w:pPr>
            <w:r w:rsidRPr="007B666C">
              <w:rPr>
                <w:rStyle w:val="ModernTableText"/>
                <w:noProof/>
                <w:szCs w:val="18"/>
              </w:rPr>
              <w:t xml:space="preserve">A_HDR_TB </w:t>
            </w:r>
            <w:r>
              <w:rPr>
                <w:rStyle w:val="ModernTableText"/>
                <w:noProof/>
                <w:szCs w:val="18"/>
              </w:rPr>
              <w:t>.</w:t>
            </w:r>
            <w:r w:rsidRPr="007B666C" w:rsidR="00CE759A">
              <w:rPr>
                <w:rStyle w:val="ModernTableText"/>
                <w:noProof/>
                <w:szCs w:val="18"/>
              </w:rPr>
              <w:t>A_TY_C D</w:t>
            </w:r>
          </w:p>
          <w:p w:rsidRPr="007B666C" w:rsidR="00CE759A" w:rsidP="006318D5" w:rsidRDefault="00CE759A" w14:paraId="6994FCCC" wp14:textId="77777777">
            <w:pPr>
              <w:pStyle w:val="TableText1"/>
              <w:keepNext/>
              <w:spacing w:before="40" w:after="40"/>
              <w:rPr>
                <w:rStyle w:val="ModernTableText"/>
                <w:noProof/>
                <w:szCs w:val="18"/>
              </w:rPr>
            </w:pPr>
            <w:r w:rsidRPr="007B666C">
              <w:rPr>
                <w:rStyle w:val="ModernTableText"/>
                <w:noProof/>
                <w:szCs w:val="18"/>
              </w:rPr>
              <w:t xml:space="preserve">        </w:t>
            </w:r>
          </w:p>
        </w:tc>
        <w:tc>
          <w:tcPr>
            <w:tcW w:w="2222" w:type="pct"/>
            <w:gridSpan w:val="5"/>
            <w:tcBorders>
              <w:top w:val="single" w:color="616161" w:sz="4" w:space="0"/>
              <w:left w:val="single" w:color="616161" w:sz="4" w:space="0"/>
              <w:bottom w:val="single" w:color="616161" w:sz="4" w:space="0"/>
              <w:right w:val="single" w:color="616161" w:sz="4" w:space="0"/>
            </w:tcBorders>
            <w:vAlign w:val="center"/>
          </w:tcPr>
          <w:p w:rsidRPr="007B666C" w:rsidR="00CE759A" w:rsidP="0073220D" w:rsidRDefault="00CE759A" w14:paraId="5E41C1AA" wp14:textId="77777777">
            <w:pPr>
              <w:pStyle w:val="TableText1"/>
              <w:keepNext/>
              <w:spacing w:before="40" w:after="40"/>
              <w:rPr>
                <w:rStyle w:val="ModernTableText"/>
                <w:noProof/>
                <w:szCs w:val="18"/>
              </w:rPr>
            </w:pPr>
            <w:r w:rsidRPr="007B666C">
              <w:rPr>
                <w:rStyle w:val="ModernTableText"/>
                <w:noProof/>
                <w:szCs w:val="18"/>
              </w:rPr>
              <w:t>Default to ‘ALL’</w:t>
            </w:r>
          </w:p>
        </w:tc>
        <w:tc>
          <w:tcPr>
            <w:tcW w:w="549" w:type="pct"/>
            <w:tcBorders>
              <w:top w:val="single" w:color="616161" w:sz="4" w:space="0"/>
              <w:left w:val="single" w:color="616161" w:sz="4" w:space="0"/>
              <w:bottom w:val="single" w:color="616161" w:sz="4" w:space="0"/>
              <w:right w:val="single" w:color="616161" w:sz="4" w:space="0"/>
            </w:tcBorders>
            <w:vAlign w:val="center"/>
          </w:tcPr>
          <w:p w:rsidRPr="007B666C" w:rsidR="00CE759A" w:rsidP="0073220D" w:rsidRDefault="00CE759A" w14:paraId="2EB39F74" wp14:textId="77777777">
            <w:pPr>
              <w:pStyle w:val="TableText1"/>
              <w:keepNext/>
              <w:spacing w:before="40" w:after="40"/>
              <w:rPr>
                <w:rStyle w:val="ModernTableText"/>
                <w:b/>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No  </w:t>
            </w:r>
            <w:r w:rsidRPr="007B666C">
              <w:rPr>
                <w:rStyle w:val="ModernTableText"/>
                <w:rFonts w:ascii="Wingdings" w:hAnsi="Wingdings" w:eastAsia="Wingdings" w:cs="Wingdings"/>
                <w:noProof/>
                <w:szCs w:val="18"/>
              </w:rPr>
              <w:t>þ</w:t>
            </w:r>
            <w:r w:rsidRPr="007B666C">
              <w:rPr>
                <w:rStyle w:val="ModernTableText"/>
                <w:noProof/>
                <w:szCs w:val="18"/>
              </w:rPr>
              <w:t xml:space="preserve"> Yes</w:t>
            </w:r>
          </w:p>
        </w:tc>
      </w:tr>
      <w:tr xmlns:wp14="http://schemas.microsoft.com/office/word/2010/wordml" w:rsidR="00CE759A" w14:paraId="1927BF3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2" w:type="pct"/>
            <w:gridSpan w:val="2"/>
            <w:vMerge/>
            <w:tcBorders>
              <w:left w:val="single" w:color="616161" w:sz="4" w:space="0"/>
              <w:right w:val="single" w:color="616161" w:sz="4" w:space="0"/>
            </w:tcBorders>
          </w:tcPr>
          <w:p w:rsidRPr="007B666C" w:rsidR="00CE759A" w:rsidRDefault="00CE759A" w14:paraId="44E871BC" wp14:textId="77777777">
            <w:pPr>
              <w:pStyle w:val="TableText1"/>
              <w:spacing w:before="40" w:after="40"/>
              <w:rPr>
                <w:rStyle w:val="ModernTableText"/>
                <w:b/>
                <w:szCs w:val="18"/>
              </w:rPr>
            </w:pPr>
          </w:p>
        </w:tc>
        <w:tc>
          <w:tcPr>
            <w:tcW w:w="1197" w:type="pct"/>
            <w:gridSpan w:val="3"/>
            <w:tcBorders>
              <w:top w:val="single" w:color="616161" w:sz="4" w:space="0"/>
              <w:left w:val="single" w:color="616161" w:sz="4" w:space="0"/>
              <w:bottom w:val="single" w:color="616161" w:sz="4" w:space="0"/>
              <w:right w:val="single" w:color="616161" w:sz="4" w:space="0"/>
            </w:tcBorders>
            <w:vAlign w:val="center"/>
          </w:tcPr>
          <w:p w:rsidRPr="007B666C" w:rsidR="00CE759A" w:rsidP="00365B47" w:rsidRDefault="00CE759A" w14:paraId="134FECDB" wp14:textId="77777777">
            <w:pPr>
              <w:pStyle w:val="TableText1"/>
              <w:numPr>
                <w:ilvl w:val="0"/>
                <w:numId w:val="148"/>
              </w:numPr>
              <w:spacing w:before="40" w:after="40"/>
              <w:rPr>
                <w:rStyle w:val="ModernTableText"/>
                <w:szCs w:val="18"/>
              </w:rPr>
            </w:pPr>
            <w:r w:rsidRPr="007B666C">
              <w:rPr>
                <w:rStyle w:val="ModernTableText"/>
                <w:szCs w:val="18"/>
              </w:rPr>
              <w:t>SA Category Code</w:t>
            </w:r>
          </w:p>
          <w:p w:rsidRPr="007B666C" w:rsidR="00CE759A" w:rsidRDefault="006318D5" w14:paraId="26E1C898" wp14:textId="77777777">
            <w:pPr>
              <w:pStyle w:val="TableText1"/>
              <w:spacing w:before="40" w:after="40"/>
              <w:ind w:left="360"/>
              <w:rPr>
                <w:rStyle w:val="ModernTableText"/>
                <w:szCs w:val="18"/>
              </w:rPr>
            </w:pPr>
            <w:r w:rsidRPr="007B666C">
              <w:rPr>
                <w:rStyle w:val="ModernTableText"/>
                <w:noProof/>
                <w:szCs w:val="18"/>
              </w:rPr>
              <w:t>A_DTL_TB</w:t>
            </w:r>
            <w:r w:rsidRPr="007B666C">
              <w:rPr>
                <w:rStyle w:val="ModernTableText"/>
                <w:szCs w:val="18"/>
              </w:rPr>
              <w:t xml:space="preserve"> </w:t>
            </w:r>
            <w:r>
              <w:rPr>
                <w:rStyle w:val="ModernTableText"/>
                <w:szCs w:val="18"/>
              </w:rPr>
              <w:t>.</w:t>
            </w:r>
            <w:r w:rsidRPr="007B666C" w:rsidR="00B422EC">
              <w:rPr>
                <w:rStyle w:val="ModernTableText"/>
                <w:szCs w:val="18"/>
              </w:rPr>
              <w:t>A_LI_CAT_SVC_CD</w:t>
            </w:r>
          </w:p>
          <w:p w:rsidRPr="007B666C" w:rsidR="00CE759A" w:rsidP="006318D5" w:rsidRDefault="00CE759A" w14:paraId="7BB09CA5" wp14:textId="77777777">
            <w:pPr>
              <w:pStyle w:val="TableText1"/>
              <w:spacing w:before="40" w:after="40"/>
              <w:rPr>
                <w:rStyle w:val="ModernTableText"/>
                <w:szCs w:val="18"/>
              </w:rPr>
            </w:pPr>
            <w:r w:rsidRPr="007B666C">
              <w:rPr>
                <w:rStyle w:val="ModernTableText"/>
                <w:noProof/>
                <w:szCs w:val="18"/>
              </w:rPr>
              <w:t xml:space="preserve">        </w:t>
            </w:r>
          </w:p>
        </w:tc>
        <w:tc>
          <w:tcPr>
            <w:tcW w:w="2222" w:type="pct"/>
            <w:gridSpan w:val="5"/>
            <w:tcBorders>
              <w:top w:val="single" w:color="616161" w:sz="4" w:space="0"/>
              <w:left w:val="single" w:color="616161" w:sz="4" w:space="0"/>
              <w:bottom w:val="single" w:color="616161" w:sz="4" w:space="0"/>
              <w:right w:val="single" w:color="616161" w:sz="4" w:space="0"/>
            </w:tcBorders>
            <w:vAlign w:val="center"/>
          </w:tcPr>
          <w:p w:rsidRPr="007B666C" w:rsidR="00CE759A" w:rsidRDefault="00CE759A" w14:paraId="7197CB01" wp14:textId="77777777">
            <w:pPr>
              <w:pStyle w:val="TableText1"/>
              <w:spacing w:before="40" w:after="40"/>
              <w:rPr>
                <w:rStyle w:val="ModernTableText"/>
                <w:szCs w:val="18"/>
              </w:rPr>
            </w:pPr>
            <w:r w:rsidRPr="007B666C">
              <w:rPr>
                <w:rStyle w:val="ModernTableText"/>
                <w:noProof/>
                <w:szCs w:val="18"/>
              </w:rPr>
              <w:t>Default to ‘ALL’</w:t>
            </w:r>
          </w:p>
        </w:tc>
        <w:tc>
          <w:tcPr>
            <w:tcW w:w="549" w:type="pct"/>
            <w:tcBorders>
              <w:top w:val="single" w:color="616161" w:sz="4" w:space="0"/>
              <w:left w:val="single" w:color="616161" w:sz="4" w:space="0"/>
              <w:bottom w:val="single" w:color="616161" w:sz="4" w:space="0"/>
              <w:right w:val="single" w:color="616161" w:sz="4" w:space="0"/>
            </w:tcBorders>
            <w:vAlign w:val="center"/>
          </w:tcPr>
          <w:p w:rsidRPr="007B666C" w:rsidR="00CE759A" w:rsidRDefault="00CE759A" w14:paraId="57494AB1"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No  </w:t>
            </w:r>
            <w:r w:rsidRPr="007B666C">
              <w:rPr>
                <w:rStyle w:val="ModernTableText"/>
                <w:rFonts w:ascii="Wingdings" w:hAnsi="Wingdings" w:eastAsia="Wingdings" w:cs="Wingdings"/>
                <w:noProof/>
                <w:szCs w:val="18"/>
              </w:rPr>
              <w:t>þ</w:t>
            </w:r>
            <w:r w:rsidRPr="007B666C">
              <w:rPr>
                <w:rStyle w:val="ModernTableText"/>
                <w:noProof/>
                <w:szCs w:val="18"/>
              </w:rPr>
              <w:t xml:space="preserve"> Yes</w:t>
            </w:r>
          </w:p>
        </w:tc>
      </w:tr>
      <w:tr xmlns:wp14="http://schemas.microsoft.com/office/word/2010/wordml" w:rsidR="00A67E51" w14:paraId="7926836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2" w:type="pct"/>
            <w:gridSpan w:val="2"/>
            <w:vMerge/>
            <w:tcBorders>
              <w:left w:val="single" w:color="616161" w:sz="4" w:space="0"/>
              <w:right w:val="single" w:color="616161" w:sz="4" w:space="0"/>
            </w:tcBorders>
          </w:tcPr>
          <w:p w:rsidRPr="007B666C" w:rsidR="00A67E51" w:rsidRDefault="00A67E51" w14:paraId="144A5D23" wp14:textId="77777777">
            <w:pPr>
              <w:pStyle w:val="TableText1"/>
              <w:spacing w:before="40" w:after="40"/>
              <w:rPr>
                <w:rStyle w:val="ModernTableText"/>
                <w:b/>
                <w:szCs w:val="18"/>
              </w:rPr>
            </w:pPr>
          </w:p>
        </w:tc>
        <w:tc>
          <w:tcPr>
            <w:tcW w:w="1197" w:type="pct"/>
            <w:gridSpan w:val="3"/>
            <w:tcBorders>
              <w:top w:val="single" w:color="616161" w:sz="4" w:space="0"/>
              <w:left w:val="single" w:color="616161" w:sz="4" w:space="0"/>
              <w:bottom w:val="single" w:color="616161" w:sz="4" w:space="0"/>
              <w:right w:val="single" w:color="616161" w:sz="4" w:space="0"/>
            </w:tcBorders>
            <w:vAlign w:val="center"/>
          </w:tcPr>
          <w:p w:rsidRPr="007B666C" w:rsidR="00A67E51" w:rsidP="00365B47" w:rsidRDefault="00A67E51" w14:paraId="5790CD24" wp14:textId="77777777">
            <w:pPr>
              <w:pStyle w:val="TableText1"/>
              <w:numPr>
                <w:ilvl w:val="0"/>
                <w:numId w:val="148"/>
              </w:numPr>
              <w:spacing w:before="40" w:after="40"/>
              <w:rPr>
                <w:rStyle w:val="ModernTableText"/>
                <w:szCs w:val="18"/>
              </w:rPr>
            </w:pPr>
            <w:r w:rsidRPr="007B666C">
              <w:rPr>
                <w:rStyle w:val="ModernTableText"/>
                <w:szCs w:val="18"/>
              </w:rPr>
              <w:t>Line Item Approval Date</w:t>
            </w:r>
          </w:p>
          <w:p w:rsidRPr="007B666C" w:rsidR="00A67E51" w:rsidP="006318D5" w:rsidRDefault="006318D5" w14:paraId="408DF6F6" wp14:textId="77777777">
            <w:pPr>
              <w:pStyle w:val="TableText1"/>
              <w:spacing w:before="40" w:after="40"/>
              <w:ind w:left="360"/>
              <w:rPr>
                <w:rStyle w:val="ModernTableText"/>
                <w:szCs w:val="18"/>
              </w:rPr>
            </w:pPr>
            <w:r w:rsidRPr="007B666C">
              <w:rPr>
                <w:rStyle w:val="ModernTableText"/>
                <w:szCs w:val="18"/>
              </w:rPr>
              <w:t>.A_DTL_TB</w:t>
            </w:r>
            <w:r>
              <w:rPr>
                <w:rStyle w:val="ModernTableText"/>
                <w:szCs w:val="18"/>
              </w:rPr>
              <w:t>.</w:t>
            </w:r>
            <w:r w:rsidRPr="007B666C" w:rsidR="00A67E51">
              <w:rPr>
                <w:rStyle w:val="ModernTableText"/>
                <w:szCs w:val="18"/>
              </w:rPr>
              <w:t>A_LI_APPRVL_DT</w:t>
            </w:r>
          </w:p>
        </w:tc>
        <w:tc>
          <w:tcPr>
            <w:tcW w:w="2222" w:type="pct"/>
            <w:gridSpan w:val="5"/>
            <w:tcBorders>
              <w:top w:val="single" w:color="616161" w:sz="4" w:space="0"/>
              <w:left w:val="single" w:color="616161" w:sz="4" w:space="0"/>
              <w:bottom w:val="single" w:color="616161" w:sz="4" w:space="0"/>
              <w:right w:val="single" w:color="616161" w:sz="4" w:space="0"/>
            </w:tcBorders>
            <w:vAlign w:val="center"/>
          </w:tcPr>
          <w:p w:rsidRPr="007B666C" w:rsidR="00A67E51" w:rsidP="00A67E51" w:rsidRDefault="00A67E51" w14:paraId="478F4395" wp14:textId="77777777">
            <w:pPr>
              <w:pStyle w:val="TableText1"/>
              <w:spacing w:before="40" w:after="40"/>
              <w:rPr>
                <w:rStyle w:val="ModernTableText"/>
                <w:szCs w:val="18"/>
              </w:rPr>
            </w:pPr>
            <w:r w:rsidRPr="007B666C">
              <w:rPr>
                <w:rStyle w:val="ModernTableText"/>
                <w:szCs w:val="18"/>
              </w:rPr>
              <w:t>&lt;= (Parameterized End Date – 4 Months)</w:t>
            </w:r>
          </w:p>
        </w:tc>
        <w:tc>
          <w:tcPr>
            <w:tcW w:w="549" w:type="pct"/>
            <w:tcBorders>
              <w:top w:val="single" w:color="616161" w:sz="4" w:space="0"/>
              <w:left w:val="single" w:color="616161" w:sz="4" w:space="0"/>
              <w:bottom w:val="single" w:color="616161" w:sz="4" w:space="0"/>
              <w:right w:val="single" w:color="616161" w:sz="4" w:space="0"/>
            </w:tcBorders>
            <w:vAlign w:val="center"/>
          </w:tcPr>
          <w:p w:rsidRPr="007B666C" w:rsidR="00A67E51" w:rsidRDefault="00A67E51" w14:paraId="6293F404"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No </w:t>
            </w:r>
            <w:r w:rsidRPr="007B666C">
              <w:rPr>
                <w:rStyle w:val="ModernTableText"/>
                <w:rFonts w:ascii="Wingdings" w:hAnsi="Wingdings" w:eastAsia="Wingdings" w:cs="Wingdings"/>
                <w:noProof/>
                <w:szCs w:val="18"/>
              </w:rPr>
              <w:t>þ</w:t>
            </w:r>
            <w:r w:rsidRPr="007B666C">
              <w:rPr>
                <w:rStyle w:val="ModernTableText"/>
                <w:noProof/>
                <w:szCs w:val="18"/>
              </w:rPr>
              <w:t xml:space="preserve"> Yes</w:t>
            </w:r>
          </w:p>
        </w:tc>
      </w:tr>
      <w:tr xmlns:wp14="http://schemas.microsoft.com/office/word/2010/wordml" w:rsidR="00CE759A" w14:paraId="22EBDD2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2" w:type="pct"/>
            <w:gridSpan w:val="2"/>
            <w:vMerge/>
            <w:tcBorders>
              <w:left w:val="single" w:color="616161" w:sz="4" w:space="0"/>
              <w:right w:val="single" w:color="616161" w:sz="4" w:space="0"/>
            </w:tcBorders>
          </w:tcPr>
          <w:p w:rsidRPr="007B666C" w:rsidR="00CE759A" w:rsidRDefault="00CE759A" w14:paraId="738610EB" wp14:textId="77777777">
            <w:pPr>
              <w:pStyle w:val="TableText1"/>
              <w:spacing w:before="40" w:after="40"/>
              <w:rPr>
                <w:rStyle w:val="ModernTableText"/>
                <w:b/>
                <w:szCs w:val="18"/>
              </w:rPr>
            </w:pPr>
          </w:p>
        </w:tc>
        <w:tc>
          <w:tcPr>
            <w:tcW w:w="1197" w:type="pct"/>
            <w:gridSpan w:val="3"/>
            <w:tcBorders>
              <w:top w:val="single" w:color="616161" w:sz="4" w:space="0"/>
              <w:left w:val="single" w:color="616161" w:sz="4" w:space="0"/>
              <w:bottom w:val="single" w:color="616161" w:sz="4" w:space="0"/>
              <w:right w:val="single" w:color="616161" w:sz="4" w:space="0"/>
            </w:tcBorders>
            <w:vAlign w:val="center"/>
          </w:tcPr>
          <w:p w:rsidRPr="007B666C" w:rsidR="00CE759A" w:rsidP="00365B47" w:rsidRDefault="00CE759A" w14:paraId="535B106B" wp14:textId="77777777">
            <w:pPr>
              <w:pStyle w:val="TableText1"/>
              <w:numPr>
                <w:ilvl w:val="0"/>
                <w:numId w:val="148"/>
              </w:numPr>
              <w:spacing w:before="40" w:after="40"/>
              <w:rPr>
                <w:rStyle w:val="ModernTableText"/>
                <w:szCs w:val="18"/>
              </w:rPr>
            </w:pPr>
            <w:r w:rsidRPr="007B666C">
              <w:rPr>
                <w:rStyle w:val="ModernTableText"/>
                <w:szCs w:val="18"/>
              </w:rPr>
              <w:t>Header Status Code</w:t>
            </w:r>
          </w:p>
          <w:p w:rsidRPr="007B666C" w:rsidR="00CE759A" w:rsidRDefault="006318D5" w14:paraId="31538B4E" wp14:textId="77777777">
            <w:pPr>
              <w:pStyle w:val="TableText1"/>
              <w:spacing w:before="40" w:after="40"/>
              <w:ind w:left="360"/>
              <w:rPr>
                <w:rStyle w:val="ModernTableText"/>
                <w:szCs w:val="18"/>
              </w:rPr>
            </w:pPr>
            <w:r w:rsidRPr="007B666C">
              <w:rPr>
                <w:rStyle w:val="ModernTableText"/>
                <w:szCs w:val="18"/>
              </w:rPr>
              <w:t xml:space="preserve">A_HDR_TB </w:t>
            </w:r>
            <w:r>
              <w:rPr>
                <w:rStyle w:val="ModernTableText"/>
                <w:szCs w:val="18"/>
              </w:rPr>
              <w:t>.</w:t>
            </w:r>
            <w:r w:rsidRPr="007B666C" w:rsidR="00CE759A">
              <w:rPr>
                <w:rStyle w:val="ModernTableText"/>
                <w:szCs w:val="18"/>
              </w:rPr>
              <w:t>A_HDR_STAT_CD</w:t>
            </w:r>
          </w:p>
          <w:p w:rsidRPr="007B666C" w:rsidR="00CE759A" w:rsidP="006318D5" w:rsidRDefault="00CE759A" w14:paraId="14766A5E" wp14:textId="77777777">
            <w:pPr>
              <w:pStyle w:val="TableText1"/>
              <w:spacing w:before="40" w:after="40"/>
              <w:rPr>
                <w:rStyle w:val="ModernTableText"/>
                <w:szCs w:val="18"/>
              </w:rPr>
            </w:pPr>
            <w:r w:rsidRPr="007B666C">
              <w:rPr>
                <w:rStyle w:val="ModernTableText"/>
                <w:szCs w:val="18"/>
              </w:rPr>
              <w:t xml:space="preserve">        </w:t>
            </w:r>
          </w:p>
        </w:tc>
        <w:tc>
          <w:tcPr>
            <w:tcW w:w="2222" w:type="pct"/>
            <w:gridSpan w:val="5"/>
            <w:tcBorders>
              <w:top w:val="single" w:color="616161" w:sz="4" w:space="0"/>
              <w:left w:val="single" w:color="616161" w:sz="4" w:space="0"/>
              <w:bottom w:val="single" w:color="616161" w:sz="4" w:space="0"/>
              <w:right w:val="single" w:color="616161" w:sz="4" w:space="0"/>
            </w:tcBorders>
            <w:vAlign w:val="center"/>
          </w:tcPr>
          <w:p w:rsidRPr="007B666C" w:rsidR="00CE759A" w:rsidRDefault="00CE759A" w14:paraId="79BEE138" wp14:textId="77777777">
            <w:pPr>
              <w:pStyle w:val="TableText1"/>
              <w:spacing w:before="40" w:after="40"/>
              <w:rPr>
                <w:rStyle w:val="ModernTableText"/>
                <w:szCs w:val="18"/>
              </w:rPr>
            </w:pPr>
            <w:r w:rsidRPr="007B666C">
              <w:rPr>
                <w:rStyle w:val="ModernTableText"/>
                <w:szCs w:val="18"/>
              </w:rPr>
              <w:t>A_HDR_STAT_CD = ‘A’ (Approved)</w:t>
            </w:r>
          </w:p>
        </w:tc>
        <w:tc>
          <w:tcPr>
            <w:tcW w:w="549" w:type="pct"/>
            <w:tcBorders>
              <w:top w:val="single" w:color="616161" w:sz="4" w:space="0"/>
              <w:left w:val="single" w:color="616161" w:sz="4" w:space="0"/>
              <w:bottom w:val="single" w:color="616161" w:sz="4" w:space="0"/>
              <w:right w:val="single" w:color="616161" w:sz="4" w:space="0"/>
            </w:tcBorders>
            <w:vAlign w:val="center"/>
          </w:tcPr>
          <w:p w:rsidRPr="007B666C" w:rsidR="00CE759A" w:rsidRDefault="00CE759A" w14:paraId="711CC0EF" wp14:textId="77777777">
            <w:pPr>
              <w:pStyle w:val="TableText1"/>
              <w:spacing w:before="40" w:after="40"/>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No </w:t>
            </w:r>
            <w:r w:rsidRPr="007B666C">
              <w:rPr>
                <w:rStyle w:val="ModernTableText"/>
                <w:rFonts w:ascii="Wingdings 2" w:hAnsi="Wingdings 2" w:eastAsia="Wingdings 2" w:cs="Wingdings 2"/>
                <w:noProof/>
                <w:szCs w:val="18"/>
              </w:rPr>
              <w:t>£</w:t>
            </w:r>
            <w:r w:rsidRPr="007B666C">
              <w:rPr>
                <w:rStyle w:val="ModernTableText"/>
                <w:noProof/>
                <w:szCs w:val="18"/>
              </w:rPr>
              <w:t xml:space="preserve"> Yes</w:t>
            </w:r>
          </w:p>
        </w:tc>
      </w:tr>
      <w:tr xmlns:wp14="http://schemas.microsoft.com/office/word/2010/wordml" w:rsidR="00CE759A" w14:paraId="20A85C8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2" w:type="pct"/>
            <w:gridSpan w:val="2"/>
            <w:vMerge/>
            <w:tcBorders>
              <w:left w:val="single" w:color="616161" w:sz="4" w:space="0"/>
              <w:right w:val="single" w:color="616161" w:sz="4" w:space="0"/>
            </w:tcBorders>
          </w:tcPr>
          <w:p w:rsidRPr="007B666C" w:rsidR="00CE759A" w:rsidRDefault="00CE759A" w14:paraId="637805D2" wp14:textId="77777777">
            <w:pPr>
              <w:pStyle w:val="TableText1"/>
              <w:spacing w:before="40" w:after="40"/>
              <w:rPr>
                <w:rStyle w:val="ModernTableText"/>
                <w:b/>
                <w:szCs w:val="18"/>
              </w:rPr>
            </w:pPr>
          </w:p>
        </w:tc>
        <w:tc>
          <w:tcPr>
            <w:tcW w:w="1197" w:type="pct"/>
            <w:gridSpan w:val="3"/>
            <w:tcBorders>
              <w:top w:val="single" w:color="616161" w:sz="4" w:space="0"/>
              <w:left w:val="single" w:color="616161" w:sz="4" w:space="0"/>
              <w:bottom w:val="single" w:color="616161" w:sz="4" w:space="0"/>
              <w:right w:val="single" w:color="616161" w:sz="4" w:space="0"/>
            </w:tcBorders>
            <w:vAlign w:val="center"/>
          </w:tcPr>
          <w:p w:rsidRPr="007B666C" w:rsidR="00CE759A" w:rsidP="00365B47" w:rsidRDefault="00CE759A" w14:paraId="3EFEEDB8" wp14:textId="77777777">
            <w:pPr>
              <w:pStyle w:val="TableText1"/>
              <w:numPr>
                <w:ilvl w:val="0"/>
                <w:numId w:val="148"/>
              </w:numPr>
              <w:spacing w:before="40" w:after="40"/>
              <w:rPr>
                <w:rStyle w:val="ModernTableText"/>
                <w:szCs w:val="18"/>
              </w:rPr>
            </w:pPr>
            <w:r w:rsidRPr="007B666C">
              <w:rPr>
                <w:rStyle w:val="ModernTableText"/>
                <w:szCs w:val="18"/>
              </w:rPr>
              <w:t>Line Item Status Code</w:t>
            </w:r>
          </w:p>
          <w:p w:rsidRPr="007B666C" w:rsidR="00CE759A" w:rsidRDefault="006318D5" w14:paraId="024354B3" wp14:textId="77777777">
            <w:pPr>
              <w:pStyle w:val="TableText1"/>
              <w:spacing w:before="40" w:after="40"/>
              <w:ind w:left="360"/>
              <w:rPr>
                <w:rStyle w:val="ModernTableText"/>
                <w:szCs w:val="18"/>
              </w:rPr>
            </w:pPr>
            <w:r w:rsidRPr="007B666C">
              <w:rPr>
                <w:rStyle w:val="ModernTableText"/>
                <w:szCs w:val="18"/>
              </w:rPr>
              <w:t xml:space="preserve">A_DTL_TB </w:t>
            </w:r>
            <w:r>
              <w:rPr>
                <w:rStyle w:val="ModernTableText"/>
                <w:szCs w:val="18"/>
              </w:rPr>
              <w:t>.</w:t>
            </w:r>
            <w:r w:rsidRPr="007B666C" w:rsidR="00CE759A">
              <w:rPr>
                <w:rStyle w:val="ModernTableText"/>
                <w:szCs w:val="18"/>
              </w:rPr>
              <w:t>A_LI_STAT_CD</w:t>
            </w:r>
          </w:p>
          <w:p w:rsidRPr="007B666C" w:rsidR="00CE759A" w:rsidP="006318D5" w:rsidRDefault="00CE759A" w14:paraId="0871E464" wp14:textId="77777777">
            <w:pPr>
              <w:pStyle w:val="TableText1"/>
              <w:spacing w:before="40" w:after="40"/>
              <w:rPr>
                <w:rStyle w:val="ModernTableText"/>
                <w:szCs w:val="18"/>
              </w:rPr>
            </w:pPr>
            <w:r w:rsidRPr="007B666C">
              <w:rPr>
                <w:rStyle w:val="ModernTableText"/>
                <w:szCs w:val="18"/>
              </w:rPr>
              <w:t xml:space="preserve">        </w:t>
            </w:r>
          </w:p>
        </w:tc>
        <w:tc>
          <w:tcPr>
            <w:tcW w:w="2222" w:type="pct"/>
            <w:gridSpan w:val="5"/>
            <w:tcBorders>
              <w:top w:val="single" w:color="616161" w:sz="4" w:space="0"/>
              <w:left w:val="single" w:color="616161" w:sz="4" w:space="0"/>
              <w:bottom w:val="single" w:color="616161" w:sz="4" w:space="0"/>
              <w:right w:val="single" w:color="616161" w:sz="4" w:space="0"/>
            </w:tcBorders>
            <w:vAlign w:val="center"/>
          </w:tcPr>
          <w:p w:rsidRPr="007B666C" w:rsidR="00CE759A" w:rsidRDefault="00CE759A" w14:paraId="1262FC05" wp14:textId="77777777">
            <w:pPr>
              <w:pStyle w:val="TableText1"/>
              <w:spacing w:before="40" w:after="40"/>
              <w:rPr>
                <w:rStyle w:val="ModernTableText"/>
                <w:szCs w:val="18"/>
              </w:rPr>
            </w:pPr>
            <w:r w:rsidRPr="007B666C">
              <w:rPr>
                <w:rStyle w:val="ModernTableText"/>
                <w:szCs w:val="18"/>
              </w:rPr>
              <w:t>A_LI_STAT_CD = ‘</w:t>
            </w:r>
            <w:r w:rsidRPr="007B666C" w:rsidR="00A67E51">
              <w:rPr>
                <w:rStyle w:val="ModernTableText"/>
                <w:szCs w:val="18"/>
              </w:rPr>
              <w:t xml:space="preserve">A’ </w:t>
            </w:r>
            <w:r w:rsidRPr="007B666C">
              <w:rPr>
                <w:rStyle w:val="ModernTableText"/>
                <w:szCs w:val="18"/>
              </w:rPr>
              <w:t>(Approved)</w:t>
            </w:r>
          </w:p>
        </w:tc>
        <w:tc>
          <w:tcPr>
            <w:tcW w:w="549" w:type="pct"/>
            <w:tcBorders>
              <w:top w:val="single" w:color="616161" w:sz="4" w:space="0"/>
              <w:left w:val="single" w:color="616161" w:sz="4" w:space="0"/>
              <w:bottom w:val="single" w:color="616161" w:sz="4" w:space="0"/>
              <w:right w:val="single" w:color="616161" w:sz="4" w:space="0"/>
            </w:tcBorders>
            <w:vAlign w:val="center"/>
          </w:tcPr>
          <w:p w:rsidRPr="007B666C" w:rsidR="00CE759A" w:rsidRDefault="00CE759A" w14:paraId="72067492" wp14:textId="77777777">
            <w:pPr>
              <w:pStyle w:val="TableText1"/>
              <w:spacing w:before="40" w:after="40"/>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No </w:t>
            </w:r>
            <w:r w:rsidRPr="007B666C">
              <w:rPr>
                <w:rStyle w:val="ModernTableText"/>
                <w:rFonts w:ascii="Wingdings 2" w:hAnsi="Wingdings 2" w:eastAsia="Wingdings 2" w:cs="Wingdings 2"/>
                <w:noProof/>
                <w:szCs w:val="18"/>
              </w:rPr>
              <w:t>£</w:t>
            </w:r>
            <w:r w:rsidRPr="007B666C">
              <w:rPr>
                <w:rStyle w:val="ModernTableText"/>
                <w:noProof/>
                <w:szCs w:val="18"/>
              </w:rPr>
              <w:t xml:space="preserve"> Yes</w:t>
            </w:r>
          </w:p>
        </w:tc>
      </w:tr>
      <w:tr xmlns:wp14="http://schemas.microsoft.com/office/word/2010/wordml" w:rsidR="00CE759A" w14:paraId="36A8226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2" w:type="pct"/>
            <w:gridSpan w:val="2"/>
            <w:vMerge/>
            <w:tcBorders>
              <w:left w:val="single" w:color="616161" w:sz="4" w:space="0"/>
              <w:right w:val="single" w:color="616161" w:sz="4" w:space="0"/>
            </w:tcBorders>
          </w:tcPr>
          <w:p w:rsidRPr="007B666C" w:rsidR="00CE759A" w:rsidRDefault="00CE759A" w14:paraId="463F29E8" wp14:textId="77777777">
            <w:pPr>
              <w:pStyle w:val="TableText1"/>
              <w:spacing w:before="40" w:after="40"/>
              <w:rPr>
                <w:rStyle w:val="ModernTableText"/>
                <w:b/>
                <w:szCs w:val="18"/>
              </w:rPr>
            </w:pPr>
          </w:p>
        </w:tc>
        <w:tc>
          <w:tcPr>
            <w:tcW w:w="1197" w:type="pct"/>
            <w:gridSpan w:val="3"/>
            <w:tcBorders>
              <w:top w:val="single" w:color="616161" w:sz="4" w:space="0"/>
              <w:left w:val="single" w:color="616161" w:sz="4" w:space="0"/>
              <w:bottom w:val="single" w:color="616161" w:sz="4" w:space="0"/>
              <w:right w:val="single" w:color="616161" w:sz="4" w:space="0"/>
            </w:tcBorders>
            <w:vAlign w:val="center"/>
          </w:tcPr>
          <w:p w:rsidRPr="007B666C" w:rsidR="00CE759A" w:rsidP="00365B47" w:rsidRDefault="00CE759A" w14:paraId="68AFEAF8" wp14:textId="77777777">
            <w:pPr>
              <w:pStyle w:val="TableText1"/>
              <w:numPr>
                <w:ilvl w:val="0"/>
                <w:numId w:val="148"/>
              </w:numPr>
              <w:spacing w:before="40" w:after="40"/>
              <w:rPr>
                <w:rFonts w:cs="Arial"/>
                <w:bCs/>
                <w:sz w:val="18"/>
                <w:szCs w:val="18"/>
              </w:rPr>
            </w:pPr>
            <w:r w:rsidRPr="007B666C">
              <w:rPr>
                <w:rFonts w:cs="Arial"/>
                <w:bCs/>
                <w:sz w:val="18"/>
                <w:szCs w:val="18"/>
              </w:rPr>
              <w:t>Line Item Used Units</w:t>
            </w:r>
          </w:p>
          <w:p w:rsidRPr="007B666C" w:rsidR="00CE759A" w:rsidRDefault="006318D5" w14:paraId="281587E4" wp14:textId="77777777">
            <w:pPr>
              <w:pStyle w:val="TableText1"/>
              <w:spacing w:before="40" w:after="40"/>
              <w:ind w:left="360"/>
              <w:rPr>
                <w:rFonts w:cs="Arial"/>
                <w:bCs/>
                <w:sz w:val="18"/>
                <w:szCs w:val="18"/>
              </w:rPr>
            </w:pPr>
            <w:r w:rsidRPr="007B666C">
              <w:rPr>
                <w:rStyle w:val="ModernTableText"/>
                <w:szCs w:val="18"/>
              </w:rPr>
              <w:t>A_DTL_TB</w:t>
            </w:r>
            <w:r w:rsidRPr="007B666C">
              <w:rPr>
                <w:rFonts w:cs="Arial"/>
                <w:bCs/>
                <w:sz w:val="18"/>
                <w:szCs w:val="18"/>
              </w:rPr>
              <w:t xml:space="preserve"> </w:t>
            </w:r>
            <w:r>
              <w:rPr>
                <w:rFonts w:cs="Arial"/>
                <w:bCs/>
                <w:sz w:val="18"/>
                <w:szCs w:val="18"/>
              </w:rPr>
              <w:t>.</w:t>
            </w:r>
            <w:r w:rsidRPr="007B666C" w:rsidR="00CE759A">
              <w:rPr>
                <w:rFonts w:cs="Arial"/>
                <w:bCs/>
                <w:sz w:val="18"/>
                <w:szCs w:val="18"/>
              </w:rPr>
              <w:t>A_LI_USED_UNIT</w:t>
            </w:r>
            <w:r w:rsidRPr="007B666C" w:rsidR="00566F61">
              <w:rPr>
                <w:rFonts w:cs="Arial"/>
                <w:bCs/>
                <w:sz w:val="18"/>
                <w:szCs w:val="18"/>
              </w:rPr>
              <w:t>_AMT</w:t>
            </w:r>
          </w:p>
          <w:p w:rsidRPr="007B666C" w:rsidR="00CE759A" w:rsidP="006318D5" w:rsidRDefault="00CE759A" w14:paraId="31A5DF5B" wp14:textId="77777777">
            <w:pPr>
              <w:pStyle w:val="TableText1"/>
              <w:spacing w:before="40" w:after="40"/>
              <w:rPr>
                <w:rStyle w:val="ModernTableText"/>
                <w:szCs w:val="18"/>
              </w:rPr>
            </w:pPr>
            <w:r w:rsidRPr="007B666C">
              <w:rPr>
                <w:rStyle w:val="ModernTableText"/>
                <w:szCs w:val="18"/>
              </w:rPr>
              <w:t xml:space="preserve">        </w:t>
            </w:r>
          </w:p>
        </w:tc>
        <w:tc>
          <w:tcPr>
            <w:tcW w:w="2222" w:type="pct"/>
            <w:gridSpan w:val="5"/>
            <w:tcBorders>
              <w:top w:val="single" w:color="616161" w:sz="4" w:space="0"/>
              <w:left w:val="single" w:color="616161" w:sz="4" w:space="0"/>
              <w:bottom w:val="single" w:color="616161" w:sz="4" w:space="0"/>
              <w:right w:val="single" w:color="616161" w:sz="4" w:space="0"/>
            </w:tcBorders>
            <w:vAlign w:val="center"/>
          </w:tcPr>
          <w:p w:rsidRPr="007B666C" w:rsidR="00CE759A" w:rsidRDefault="00CE759A" w14:paraId="4A760772" wp14:textId="77777777">
            <w:pPr>
              <w:pStyle w:val="TableText1"/>
              <w:spacing w:before="40" w:after="40"/>
              <w:rPr>
                <w:rStyle w:val="ModernTableText"/>
                <w:szCs w:val="18"/>
              </w:rPr>
            </w:pPr>
            <w:r w:rsidRPr="007B666C">
              <w:rPr>
                <w:rFonts w:cs="Arial"/>
                <w:bCs/>
                <w:sz w:val="18"/>
                <w:szCs w:val="18"/>
              </w:rPr>
              <w:t>A_LI_USED_UNIT</w:t>
            </w:r>
            <w:r w:rsidRPr="007B666C" w:rsidR="00566F61">
              <w:rPr>
                <w:rFonts w:cs="Arial"/>
                <w:bCs/>
                <w:sz w:val="18"/>
                <w:szCs w:val="18"/>
              </w:rPr>
              <w:t>_AMT</w:t>
            </w:r>
            <w:r w:rsidRPr="007B666C">
              <w:rPr>
                <w:rFonts w:cs="Arial"/>
                <w:bCs/>
                <w:sz w:val="18"/>
                <w:szCs w:val="18"/>
              </w:rPr>
              <w:t xml:space="preserve"> = 0</w:t>
            </w:r>
          </w:p>
        </w:tc>
        <w:tc>
          <w:tcPr>
            <w:tcW w:w="549" w:type="pct"/>
            <w:tcBorders>
              <w:top w:val="single" w:color="616161" w:sz="4" w:space="0"/>
              <w:left w:val="single" w:color="616161" w:sz="4" w:space="0"/>
              <w:bottom w:val="single" w:color="616161" w:sz="4" w:space="0"/>
              <w:right w:val="single" w:color="616161" w:sz="4" w:space="0"/>
            </w:tcBorders>
            <w:vAlign w:val="center"/>
          </w:tcPr>
          <w:p w:rsidRPr="007B666C" w:rsidR="00CE759A" w:rsidRDefault="00CE759A" w14:paraId="0E68A67C" wp14:textId="77777777">
            <w:pPr>
              <w:pStyle w:val="TableText1"/>
              <w:spacing w:before="40" w:after="40"/>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No </w:t>
            </w:r>
            <w:r w:rsidRPr="007B666C">
              <w:rPr>
                <w:rStyle w:val="ModernTableText"/>
                <w:rFonts w:ascii="Wingdings 2" w:hAnsi="Wingdings 2" w:eastAsia="Wingdings 2" w:cs="Wingdings 2"/>
                <w:noProof/>
                <w:szCs w:val="18"/>
              </w:rPr>
              <w:t>£</w:t>
            </w:r>
            <w:r w:rsidRPr="007B666C">
              <w:rPr>
                <w:rStyle w:val="ModernTableText"/>
                <w:noProof/>
                <w:szCs w:val="18"/>
              </w:rPr>
              <w:t xml:space="preserve"> Yes</w:t>
            </w:r>
          </w:p>
        </w:tc>
      </w:tr>
      <w:tr xmlns:wp14="http://schemas.microsoft.com/office/word/2010/wordml" w:rsidR="00CE759A" w14:paraId="76F6659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2" w:type="pct"/>
            <w:gridSpan w:val="2"/>
            <w:vMerge/>
            <w:tcBorders>
              <w:left w:val="single" w:color="616161" w:sz="4" w:space="0"/>
              <w:right w:val="single" w:color="616161" w:sz="4" w:space="0"/>
            </w:tcBorders>
          </w:tcPr>
          <w:p w:rsidRPr="007B666C" w:rsidR="00CE759A" w:rsidRDefault="00CE759A" w14:paraId="3B7B4B86" wp14:textId="77777777">
            <w:pPr>
              <w:pStyle w:val="TableText1"/>
              <w:spacing w:before="40" w:after="40"/>
              <w:rPr>
                <w:rStyle w:val="ModernTableText"/>
                <w:b/>
                <w:szCs w:val="18"/>
              </w:rPr>
            </w:pPr>
          </w:p>
        </w:tc>
        <w:tc>
          <w:tcPr>
            <w:tcW w:w="1197" w:type="pct"/>
            <w:gridSpan w:val="3"/>
            <w:tcBorders>
              <w:top w:val="single" w:color="616161" w:sz="4" w:space="0"/>
              <w:left w:val="single" w:color="616161" w:sz="4" w:space="0"/>
              <w:bottom w:val="single" w:color="616161" w:sz="4" w:space="0"/>
              <w:right w:val="single" w:color="616161" w:sz="4" w:space="0"/>
            </w:tcBorders>
            <w:vAlign w:val="center"/>
          </w:tcPr>
          <w:p w:rsidRPr="007B666C" w:rsidR="00CE759A" w:rsidP="00365B47" w:rsidRDefault="00CE759A" w14:paraId="465A05A0" wp14:textId="77777777">
            <w:pPr>
              <w:pStyle w:val="TableText1"/>
              <w:numPr>
                <w:ilvl w:val="0"/>
                <w:numId w:val="148"/>
              </w:numPr>
              <w:spacing w:before="40" w:after="40"/>
              <w:rPr>
                <w:rFonts w:cs="Arial"/>
                <w:bCs/>
                <w:sz w:val="18"/>
                <w:szCs w:val="18"/>
              </w:rPr>
            </w:pPr>
            <w:r w:rsidRPr="007B666C">
              <w:rPr>
                <w:rFonts w:cs="Arial"/>
                <w:bCs/>
                <w:sz w:val="18"/>
                <w:szCs w:val="18"/>
              </w:rPr>
              <w:t>Line Item Used Amount</w:t>
            </w:r>
          </w:p>
          <w:p w:rsidRPr="007B666C" w:rsidR="00CE759A" w:rsidRDefault="006318D5" w14:paraId="6C226FB5" wp14:textId="77777777">
            <w:pPr>
              <w:pStyle w:val="TableText1"/>
              <w:spacing w:before="40" w:after="40"/>
              <w:ind w:left="360"/>
              <w:rPr>
                <w:rFonts w:cs="Arial"/>
                <w:bCs/>
                <w:sz w:val="18"/>
                <w:szCs w:val="18"/>
              </w:rPr>
            </w:pPr>
            <w:r w:rsidRPr="007B666C">
              <w:rPr>
                <w:rStyle w:val="ModernTableText"/>
                <w:szCs w:val="18"/>
              </w:rPr>
              <w:t>A_DTL_TB</w:t>
            </w:r>
            <w:r w:rsidRPr="007B666C">
              <w:rPr>
                <w:rFonts w:cs="Arial"/>
                <w:bCs/>
                <w:sz w:val="18"/>
                <w:szCs w:val="18"/>
              </w:rPr>
              <w:t xml:space="preserve"> </w:t>
            </w:r>
            <w:r>
              <w:rPr>
                <w:rFonts w:cs="Arial"/>
                <w:bCs/>
                <w:sz w:val="18"/>
                <w:szCs w:val="18"/>
              </w:rPr>
              <w:t>.</w:t>
            </w:r>
            <w:r w:rsidRPr="007B666C" w:rsidR="00CE759A">
              <w:rPr>
                <w:rFonts w:cs="Arial"/>
                <w:bCs/>
                <w:sz w:val="18"/>
                <w:szCs w:val="18"/>
              </w:rPr>
              <w:t>A_LI_USED_AMT</w:t>
            </w:r>
          </w:p>
          <w:p w:rsidRPr="007B666C" w:rsidR="00CE759A" w:rsidP="006318D5" w:rsidRDefault="00CE759A" w14:paraId="5E85A30C" wp14:textId="77777777">
            <w:pPr>
              <w:pStyle w:val="TableText1"/>
              <w:spacing w:before="40" w:after="40"/>
              <w:rPr>
                <w:rStyle w:val="ModernTableText"/>
                <w:szCs w:val="18"/>
              </w:rPr>
            </w:pPr>
            <w:r w:rsidRPr="007B666C">
              <w:rPr>
                <w:rStyle w:val="ModernTableText"/>
                <w:szCs w:val="18"/>
              </w:rPr>
              <w:t xml:space="preserve">        </w:t>
            </w:r>
          </w:p>
        </w:tc>
        <w:tc>
          <w:tcPr>
            <w:tcW w:w="2222" w:type="pct"/>
            <w:gridSpan w:val="5"/>
            <w:tcBorders>
              <w:top w:val="single" w:color="616161" w:sz="4" w:space="0"/>
              <w:left w:val="single" w:color="616161" w:sz="4" w:space="0"/>
              <w:bottom w:val="single" w:color="616161" w:sz="4" w:space="0"/>
              <w:right w:val="single" w:color="616161" w:sz="4" w:space="0"/>
            </w:tcBorders>
            <w:vAlign w:val="center"/>
          </w:tcPr>
          <w:p w:rsidRPr="007B666C" w:rsidR="00CE759A" w:rsidRDefault="00CE759A" w14:paraId="309BBE29" wp14:textId="77777777">
            <w:pPr>
              <w:pStyle w:val="TableText1"/>
              <w:spacing w:before="40" w:after="40"/>
              <w:rPr>
                <w:rStyle w:val="ModernTableText"/>
                <w:szCs w:val="18"/>
              </w:rPr>
            </w:pPr>
            <w:r w:rsidRPr="007B666C">
              <w:rPr>
                <w:rFonts w:cs="Arial"/>
                <w:bCs/>
                <w:sz w:val="18"/>
                <w:szCs w:val="18"/>
              </w:rPr>
              <w:t>A_LI_USED_AMT = 0</w:t>
            </w:r>
          </w:p>
        </w:tc>
        <w:tc>
          <w:tcPr>
            <w:tcW w:w="549" w:type="pct"/>
            <w:tcBorders>
              <w:top w:val="single" w:color="616161" w:sz="4" w:space="0"/>
              <w:left w:val="single" w:color="616161" w:sz="4" w:space="0"/>
              <w:bottom w:val="single" w:color="616161" w:sz="4" w:space="0"/>
              <w:right w:val="single" w:color="616161" w:sz="4" w:space="0"/>
            </w:tcBorders>
            <w:vAlign w:val="center"/>
          </w:tcPr>
          <w:p w:rsidRPr="007B666C" w:rsidR="00CE759A" w:rsidRDefault="00CE759A" w14:paraId="360783BB" wp14:textId="77777777">
            <w:pPr>
              <w:rPr>
                <w:noProof/>
                <w:sz w:val="18"/>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No </w:t>
            </w:r>
            <w:r w:rsidRPr="007B666C">
              <w:rPr>
                <w:rStyle w:val="ModernTableText"/>
                <w:rFonts w:ascii="Wingdings 2" w:hAnsi="Wingdings 2" w:eastAsia="Wingdings 2" w:cs="Wingdings 2"/>
                <w:noProof/>
                <w:szCs w:val="18"/>
              </w:rPr>
              <w:t>£</w:t>
            </w:r>
            <w:r w:rsidRPr="007B666C">
              <w:rPr>
                <w:rStyle w:val="ModernTableText"/>
                <w:noProof/>
                <w:szCs w:val="18"/>
              </w:rPr>
              <w:t xml:space="preserve"> Yes</w:t>
            </w:r>
          </w:p>
        </w:tc>
      </w:tr>
      <w:tr xmlns:wp14="http://schemas.microsoft.com/office/word/2010/wordml" w:rsidR="00CE759A" w14:paraId="6169CA1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CE759A" w:rsidRDefault="00CE759A" w14:paraId="1CE4F88C" wp14:textId="77777777">
            <w:pPr>
              <w:pStyle w:val="ModernBodyT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73220D" w:rsidTr="0073220D" w14:paraId="4F9F064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Merge w:val="restart"/>
            <w:vAlign w:val="center"/>
          </w:tcPr>
          <w:p w:rsidRPr="007B666C" w:rsidR="0073220D" w:rsidP="0073220D" w:rsidRDefault="0073220D" w14:paraId="7020E872" wp14:textId="77777777">
            <w:pPr>
              <w:pStyle w:val="TableHeading"/>
              <w:spacing w:before="40" w:after="40"/>
              <w:rPr>
                <w:rStyle w:val="ModernTableText"/>
                <w:noProof/>
                <w:szCs w:val="18"/>
              </w:rPr>
            </w:pPr>
            <w:r w:rsidRPr="007B666C">
              <w:rPr>
                <w:rStyle w:val="ModernTableText"/>
                <w:noProof/>
                <w:szCs w:val="18"/>
              </w:rPr>
              <w:t>Sort By:</w:t>
            </w:r>
          </w:p>
        </w:tc>
        <w:tc>
          <w:tcPr>
            <w:tcW w:w="1879" w:type="pct"/>
            <w:gridSpan w:val="4"/>
            <w:vAlign w:val="center"/>
          </w:tcPr>
          <w:p w:rsidRPr="007B666C" w:rsidR="0073220D" w:rsidRDefault="0073220D" w14:paraId="1BCF341A" wp14:textId="77777777">
            <w:pPr>
              <w:pStyle w:val="TableText1"/>
              <w:numPr>
                <w:ilvl w:val="0"/>
                <w:numId w:val="10"/>
              </w:numPr>
              <w:spacing w:before="40" w:after="40"/>
              <w:rPr>
                <w:rStyle w:val="ModernTableText"/>
                <w:szCs w:val="18"/>
              </w:rPr>
            </w:pPr>
            <w:r w:rsidRPr="007B666C">
              <w:rPr>
                <w:rStyle w:val="ModernTableText"/>
                <w:szCs w:val="18"/>
              </w:rPr>
              <w:t>LOB Cd</w:t>
            </w:r>
          </w:p>
        </w:tc>
        <w:tc>
          <w:tcPr>
            <w:tcW w:w="2089" w:type="pct"/>
            <w:gridSpan w:val="5"/>
            <w:vAlign w:val="center"/>
          </w:tcPr>
          <w:p w:rsidRPr="007B666C" w:rsidR="0073220D" w:rsidRDefault="0073220D" w14:paraId="41E5EB66" wp14:textId="77777777">
            <w:pPr>
              <w:pStyle w:val="TableText1"/>
              <w:spacing w:before="40" w:after="40"/>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Ascending    </w:t>
            </w:r>
            <w:r w:rsidRPr="007B666C">
              <w:rPr>
                <w:rStyle w:val="ModernTableText"/>
                <w:rFonts w:ascii="Wingdings 2" w:hAnsi="Wingdings 2" w:eastAsia="Wingdings 2" w:cs="Wingdings 2"/>
                <w:noProof/>
                <w:szCs w:val="18"/>
              </w:rPr>
              <w:t>£</w:t>
            </w:r>
            <w:r w:rsidRPr="007B666C">
              <w:rPr>
                <w:rStyle w:val="ModernTableText"/>
                <w:noProof/>
                <w:szCs w:val="18"/>
              </w:rPr>
              <w:t xml:space="preserve"> Descending</w:t>
            </w:r>
          </w:p>
        </w:tc>
      </w:tr>
      <w:tr xmlns:wp14="http://schemas.microsoft.com/office/word/2010/wordml" w:rsidR="0073220D" w14:paraId="55628BD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Merge/>
          </w:tcPr>
          <w:p w:rsidRPr="007B666C" w:rsidR="0073220D" w:rsidRDefault="0073220D" w14:paraId="3A0FF5F2" wp14:textId="77777777">
            <w:pPr>
              <w:pStyle w:val="TableHeading"/>
              <w:spacing w:before="40" w:after="40"/>
              <w:rPr>
                <w:rStyle w:val="ModernTableText"/>
                <w:noProof/>
                <w:szCs w:val="18"/>
              </w:rPr>
            </w:pPr>
          </w:p>
        </w:tc>
        <w:tc>
          <w:tcPr>
            <w:tcW w:w="1879" w:type="pct"/>
            <w:gridSpan w:val="4"/>
            <w:vAlign w:val="center"/>
          </w:tcPr>
          <w:p w:rsidRPr="007B666C" w:rsidR="0073220D" w:rsidRDefault="0073220D" w14:paraId="56FB843F" wp14:textId="77777777">
            <w:pPr>
              <w:pStyle w:val="TableText1"/>
              <w:numPr>
                <w:ilvl w:val="0"/>
                <w:numId w:val="10"/>
              </w:numPr>
              <w:spacing w:before="40" w:after="40"/>
              <w:rPr>
                <w:rStyle w:val="ModernTableText"/>
                <w:szCs w:val="18"/>
              </w:rPr>
            </w:pPr>
            <w:r w:rsidRPr="007B666C">
              <w:rPr>
                <w:rStyle w:val="ModernTableText"/>
                <w:szCs w:val="18"/>
              </w:rPr>
              <w:t>Auth Type (SA Ty Cd)</w:t>
            </w:r>
          </w:p>
        </w:tc>
        <w:tc>
          <w:tcPr>
            <w:tcW w:w="2089" w:type="pct"/>
            <w:gridSpan w:val="5"/>
            <w:vAlign w:val="center"/>
          </w:tcPr>
          <w:p w:rsidRPr="007B666C" w:rsidR="0073220D" w:rsidRDefault="0073220D" w14:paraId="6204FACB" wp14:textId="77777777">
            <w:pPr>
              <w:pStyle w:val="TableText1"/>
              <w:spacing w:before="40" w:after="40"/>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Ascending    </w:t>
            </w:r>
            <w:r w:rsidRPr="007B666C">
              <w:rPr>
                <w:rStyle w:val="ModernTableText"/>
                <w:rFonts w:ascii="Wingdings 2" w:hAnsi="Wingdings 2" w:eastAsia="Wingdings 2" w:cs="Wingdings 2"/>
                <w:noProof/>
                <w:szCs w:val="18"/>
              </w:rPr>
              <w:t>£</w:t>
            </w:r>
            <w:r w:rsidRPr="007B666C">
              <w:rPr>
                <w:rStyle w:val="ModernTableText"/>
                <w:noProof/>
                <w:szCs w:val="18"/>
              </w:rPr>
              <w:t xml:space="preserve"> Descending</w:t>
            </w:r>
          </w:p>
        </w:tc>
      </w:tr>
      <w:tr xmlns:wp14="http://schemas.microsoft.com/office/word/2010/wordml" w:rsidR="0073220D" w14:paraId="23E0FF2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Merge/>
          </w:tcPr>
          <w:p w:rsidRPr="007B666C" w:rsidR="0073220D" w:rsidRDefault="0073220D" w14:paraId="5630AD66" wp14:textId="77777777">
            <w:pPr>
              <w:pStyle w:val="TableHeading"/>
              <w:spacing w:before="40" w:after="40"/>
              <w:rPr>
                <w:rStyle w:val="ModernTableText"/>
                <w:noProof/>
                <w:szCs w:val="18"/>
              </w:rPr>
            </w:pPr>
          </w:p>
        </w:tc>
        <w:tc>
          <w:tcPr>
            <w:tcW w:w="1879" w:type="pct"/>
            <w:gridSpan w:val="4"/>
            <w:vAlign w:val="center"/>
          </w:tcPr>
          <w:p w:rsidRPr="007B666C" w:rsidR="0073220D" w:rsidRDefault="0073220D" w14:paraId="2D58E279" wp14:textId="77777777">
            <w:pPr>
              <w:pStyle w:val="TableText1"/>
              <w:numPr>
                <w:ilvl w:val="0"/>
                <w:numId w:val="10"/>
              </w:numPr>
              <w:spacing w:before="40" w:after="40"/>
              <w:rPr>
                <w:rStyle w:val="ModernTableText"/>
                <w:szCs w:val="18"/>
              </w:rPr>
            </w:pPr>
            <w:r w:rsidRPr="007B666C">
              <w:rPr>
                <w:rStyle w:val="ModernTableText"/>
                <w:szCs w:val="18"/>
              </w:rPr>
              <w:t>SA Category Code (SA LI Cat Svc Cd)</w:t>
            </w:r>
          </w:p>
        </w:tc>
        <w:tc>
          <w:tcPr>
            <w:tcW w:w="2089" w:type="pct"/>
            <w:gridSpan w:val="5"/>
          </w:tcPr>
          <w:p w:rsidRPr="007B666C" w:rsidR="0073220D" w:rsidRDefault="0073220D" w14:paraId="29954923" wp14:textId="77777777">
            <w:pPr>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Ascending    </w:t>
            </w:r>
            <w:r w:rsidRPr="007B666C">
              <w:rPr>
                <w:rStyle w:val="ModernTableText"/>
                <w:rFonts w:ascii="Wingdings 2" w:hAnsi="Wingdings 2" w:eastAsia="Wingdings 2" w:cs="Wingdings 2"/>
                <w:noProof/>
                <w:szCs w:val="18"/>
              </w:rPr>
              <w:t>£</w:t>
            </w:r>
            <w:r w:rsidRPr="007B666C">
              <w:rPr>
                <w:rStyle w:val="ModernTableText"/>
                <w:noProof/>
                <w:szCs w:val="18"/>
              </w:rPr>
              <w:t xml:space="preserve"> Descending</w:t>
            </w:r>
          </w:p>
        </w:tc>
      </w:tr>
      <w:tr xmlns:wp14="http://schemas.microsoft.com/office/word/2010/wordml" w:rsidR="0073220D" w14:paraId="2CEA468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Merge/>
          </w:tcPr>
          <w:p w:rsidRPr="007B666C" w:rsidR="0073220D" w:rsidRDefault="0073220D" w14:paraId="61829076" wp14:textId="77777777">
            <w:pPr>
              <w:pStyle w:val="TableHeading"/>
              <w:spacing w:before="40" w:after="40"/>
              <w:rPr>
                <w:rStyle w:val="ModernTableText"/>
                <w:noProof/>
                <w:szCs w:val="18"/>
              </w:rPr>
            </w:pPr>
          </w:p>
        </w:tc>
        <w:tc>
          <w:tcPr>
            <w:tcW w:w="1879" w:type="pct"/>
            <w:gridSpan w:val="4"/>
            <w:vAlign w:val="center"/>
          </w:tcPr>
          <w:p w:rsidRPr="007B666C" w:rsidR="0073220D" w:rsidRDefault="0073220D" w14:paraId="76877377" wp14:textId="77777777">
            <w:pPr>
              <w:pStyle w:val="TableText1"/>
              <w:numPr>
                <w:ilvl w:val="0"/>
                <w:numId w:val="10"/>
              </w:numPr>
              <w:spacing w:before="40" w:after="40"/>
              <w:rPr>
                <w:rFonts w:cs="Arial"/>
                <w:color w:val="000000"/>
                <w:sz w:val="18"/>
                <w:szCs w:val="18"/>
              </w:rPr>
            </w:pPr>
            <w:r w:rsidRPr="007B666C">
              <w:rPr>
                <w:rFonts w:cs="Arial"/>
                <w:color w:val="000000"/>
                <w:sz w:val="18"/>
                <w:szCs w:val="18"/>
              </w:rPr>
              <w:t xml:space="preserve">LI </w:t>
            </w:r>
            <w:r w:rsidRPr="007B666C" w:rsidR="0037196C">
              <w:rPr>
                <w:rFonts w:cs="Arial"/>
                <w:color w:val="000000"/>
                <w:sz w:val="18"/>
                <w:szCs w:val="18"/>
              </w:rPr>
              <w:t>Servicing</w:t>
            </w:r>
            <w:r w:rsidRPr="007B666C">
              <w:rPr>
                <w:rFonts w:cs="Arial"/>
                <w:color w:val="000000"/>
                <w:sz w:val="18"/>
                <w:szCs w:val="18"/>
              </w:rPr>
              <w:t xml:space="preserve"> Provider ID (</w:t>
            </w:r>
            <w:r w:rsidRPr="007B666C" w:rsidR="00FA41AA">
              <w:rPr>
                <w:rStyle w:val="ModernTableText"/>
                <w:szCs w:val="18"/>
              </w:rPr>
              <w:t>SA LI Svc Prov ID</w:t>
            </w:r>
            <w:r w:rsidRPr="007B666C">
              <w:rPr>
                <w:rFonts w:cs="Arial"/>
                <w:color w:val="000000"/>
                <w:sz w:val="18"/>
                <w:szCs w:val="18"/>
              </w:rPr>
              <w:t>)</w:t>
            </w:r>
          </w:p>
        </w:tc>
        <w:tc>
          <w:tcPr>
            <w:tcW w:w="2089" w:type="pct"/>
            <w:gridSpan w:val="5"/>
          </w:tcPr>
          <w:p w:rsidRPr="007B666C" w:rsidR="0073220D" w:rsidRDefault="0073220D" w14:paraId="2C8C9330" wp14:textId="77777777">
            <w:pPr>
              <w:rPr>
                <w:noProof/>
                <w:sz w:val="18"/>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Ascending    </w:t>
            </w:r>
            <w:r w:rsidRPr="007B666C">
              <w:rPr>
                <w:rStyle w:val="ModernTableText"/>
                <w:rFonts w:ascii="Wingdings 2" w:hAnsi="Wingdings 2" w:eastAsia="Wingdings 2" w:cs="Wingdings 2"/>
                <w:noProof/>
                <w:szCs w:val="18"/>
              </w:rPr>
              <w:t>£</w:t>
            </w:r>
            <w:r w:rsidRPr="007B666C">
              <w:rPr>
                <w:rStyle w:val="ModernTableText"/>
                <w:noProof/>
                <w:szCs w:val="18"/>
              </w:rPr>
              <w:t xml:space="preserve"> Descending</w:t>
            </w:r>
          </w:p>
        </w:tc>
      </w:tr>
      <w:tr xmlns:wp14="http://schemas.microsoft.com/office/word/2010/wordml" w:rsidR="0073220D" w14:paraId="558D352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Merge/>
          </w:tcPr>
          <w:p w:rsidR="0073220D" w:rsidRDefault="0073220D" w14:paraId="2BA226A1" wp14:textId="77777777">
            <w:pPr>
              <w:pStyle w:val="TableHeading"/>
              <w:spacing w:before="40" w:after="40"/>
              <w:rPr>
                <w:rStyle w:val="ModernTableText"/>
                <w:noProof/>
                <w:sz w:val="17"/>
                <w:szCs w:val="17"/>
              </w:rPr>
            </w:pPr>
          </w:p>
        </w:tc>
        <w:tc>
          <w:tcPr>
            <w:tcW w:w="1879" w:type="pct"/>
            <w:gridSpan w:val="4"/>
            <w:vAlign w:val="center"/>
          </w:tcPr>
          <w:p w:rsidRPr="007B666C" w:rsidR="0073220D" w:rsidRDefault="0073220D" w14:paraId="59045622" wp14:textId="77777777">
            <w:pPr>
              <w:pStyle w:val="TableText1"/>
              <w:numPr>
                <w:ilvl w:val="0"/>
                <w:numId w:val="10"/>
              </w:numPr>
              <w:spacing w:before="40" w:after="40"/>
              <w:rPr>
                <w:rStyle w:val="ModernTableText"/>
                <w:szCs w:val="18"/>
                <w:u w:val="single"/>
              </w:rPr>
            </w:pPr>
            <w:r w:rsidRPr="007B666C">
              <w:rPr>
                <w:rFonts w:cs="Arial"/>
                <w:color w:val="000000"/>
                <w:sz w:val="18"/>
                <w:szCs w:val="18"/>
              </w:rPr>
              <w:t xml:space="preserve">LI </w:t>
            </w:r>
            <w:r w:rsidRPr="007B666C" w:rsidR="0037196C">
              <w:rPr>
                <w:rFonts w:cs="Arial"/>
                <w:color w:val="000000"/>
                <w:sz w:val="18"/>
                <w:szCs w:val="18"/>
              </w:rPr>
              <w:t>Servicing</w:t>
            </w:r>
            <w:r w:rsidRPr="007B666C">
              <w:rPr>
                <w:rFonts w:cs="Arial"/>
                <w:color w:val="000000"/>
                <w:sz w:val="18"/>
                <w:szCs w:val="18"/>
              </w:rPr>
              <w:t xml:space="preserve"> Provider Name (</w:t>
            </w:r>
            <w:r w:rsidRPr="007B666C" w:rsidR="00F16C75">
              <w:rPr>
                <w:rFonts w:cs="Arial"/>
                <w:color w:val="000000"/>
                <w:sz w:val="18"/>
                <w:szCs w:val="18"/>
              </w:rPr>
              <w:t>SA LI Svc Prov Name</w:t>
            </w:r>
            <w:r w:rsidRPr="007B666C">
              <w:rPr>
                <w:rFonts w:cs="Arial"/>
                <w:color w:val="000000"/>
                <w:sz w:val="18"/>
                <w:szCs w:val="18"/>
              </w:rPr>
              <w:t>)</w:t>
            </w:r>
          </w:p>
        </w:tc>
        <w:tc>
          <w:tcPr>
            <w:tcW w:w="2089" w:type="pct"/>
            <w:gridSpan w:val="5"/>
          </w:tcPr>
          <w:p w:rsidRPr="007B666C" w:rsidR="0073220D" w:rsidRDefault="0073220D" w14:paraId="773CF27C" wp14:textId="77777777">
            <w:pPr>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Ascending    </w:t>
            </w:r>
            <w:r w:rsidRPr="007B666C">
              <w:rPr>
                <w:rStyle w:val="ModernTableText"/>
                <w:rFonts w:ascii="Wingdings 2" w:hAnsi="Wingdings 2" w:eastAsia="Wingdings 2" w:cs="Wingdings 2"/>
                <w:noProof/>
                <w:szCs w:val="18"/>
              </w:rPr>
              <w:t>£</w:t>
            </w:r>
            <w:r w:rsidRPr="007B666C">
              <w:rPr>
                <w:rStyle w:val="ModernTableText"/>
                <w:noProof/>
                <w:szCs w:val="18"/>
              </w:rPr>
              <w:t xml:space="preserve"> Descending</w:t>
            </w:r>
          </w:p>
        </w:tc>
      </w:tr>
      <w:tr xmlns:wp14="http://schemas.microsoft.com/office/word/2010/wordml" w:rsidR="0073220D" w:rsidTr="0073220D" w14:paraId="63CC61E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6" w:type="pct"/>
            <w:vMerge w:val="restart"/>
            <w:vAlign w:val="center"/>
          </w:tcPr>
          <w:p w:rsidRPr="007B666C" w:rsidR="0073220D" w:rsidP="0073220D" w:rsidRDefault="0073220D" w14:paraId="4C0B4E31" wp14:textId="77777777">
            <w:pPr>
              <w:pStyle w:val="TableHeading"/>
              <w:spacing w:before="40" w:after="40"/>
              <w:rPr>
                <w:rStyle w:val="ModernTableText"/>
                <w:noProof/>
                <w:szCs w:val="17"/>
              </w:rPr>
            </w:pPr>
            <w:r w:rsidRPr="007B666C">
              <w:rPr>
                <w:rStyle w:val="ModernTableText"/>
                <w:noProof/>
                <w:szCs w:val="17"/>
              </w:rPr>
              <w:t>Control Break</w:t>
            </w:r>
          </w:p>
        </w:tc>
        <w:tc>
          <w:tcPr>
            <w:tcW w:w="526" w:type="pct"/>
            <w:vMerge w:val="restart"/>
            <w:vAlign w:val="center"/>
          </w:tcPr>
          <w:p w:rsidRPr="007B666C" w:rsidR="0073220D" w:rsidP="0073220D" w:rsidRDefault="0073220D" w14:paraId="7C9EF663" wp14:textId="77777777">
            <w:pPr>
              <w:pStyle w:val="TableHeading"/>
              <w:spacing w:before="40" w:after="40"/>
              <w:rPr>
                <w:rStyle w:val="ModernTableText"/>
                <w:noProof/>
                <w:szCs w:val="17"/>
              </w:rPr>
            </w:pPr>
            <w:r w:rsidRPr="007B666C">
              <w:rPr>
                <w:rStyle w:val="ModernTableText"/>
                <w:noProof/>
                <w:szCs w:val="17"/>
              </w:rPr>
              <w:t>Page:</w:t>
            </w:r>
          </w:p>
        </w:tc>
        <w:tc>
          <w:tcPr>
            <w:tcW w:w="1190" w:type="pct"/>
            <w:gridSpan w:val="2"/>
            <w:vAlign w:val="center"/>
          </w:tcPr>
          <w:p w:rsidRPr="007B666C" w:rsidR="0073220D" w:rsidRDefault="0073220D" w14:paraId="01BE3377" wp14:textId="77777777">
            <w:pPr>
              <w:pStyle w:val="TableText1"/>
              <w:numPr>
                <w:ilvl w:val="0"/>
                <w:numId w:val="16"/>
              </w:numPr>
              <w:spacing w:before="40" w:after="40"/>
              <w:rPr>
                <w:rStyle w:val="ModernTableText"/>
                <w:szCs w:val="18"/>
              </w:rPr>
            </w:pPr>
            <w:r w:rsidRPr="007B666C">
              <w:rPr>
                <w:rStyle w:val="ModernTableText"/>
                <w:szCs w:val="18"/>
              </w:rPr>
              <w:t>LOB Cd</w:t>
            </w:r>
          </w:p>
        </w:tc>
        <w:tc>
          <w:tcPr>
            <w:tcW w:w="1522" w:type="pct"/>
            <w:gridSpan w:val="4"/>
            <w:vAlign w:val="center"/>
          </w:tcPr>
          <w:p w:rsidRPr="007B666C" w:rsidR="0073220D" w:rsidRDefault="0073220D" w14:paraId="3D02AF57" wp14:textId="77777777">
            <w:pPr>
              <w:pStyle w:val="TableText1"/>
              <w:numPr>
                <w:ilvl w:val="0"/>
                <w:numId w:val="16"/>
              </w:numPr>
              <w:spacing w:before="40" w:after="40"/>
              <w:rPr>
                <w:rStyle w:val="ModernTableText"/>
                <w:szCs w:val="18"/>
              </w:rPr>
            </w:pPr>
            <w:r w:rsidRPr="007B666C">
              <w:rPr>
                <w:rStyle w:val="ModernTableText"/>
                <w:szCs w:val="18"/>
              </w:rPr>
              <w:t>Auth Type (SA Ty Cd)</w:t>
            </w:r>
          </w:p>
        </w:tc>
        <w:tc>
          <w:tcPr>
            <w:tcW w:w="1256" w:type="pct"/>
            <w:gridSpan w:val="3"/>
            <w:vAlign w:val="center"/>
          </w:tcPr>
          <w:p w:rsidRPr="007B666C" w:rsidR="0073220D" w:rsidRDefault="0073220D" w14:paraId="4CA194D9" wp14:textId="77777777">
            <w:pPr>
              <w:pStyle w:val="TableText1"/>
              <w:numPr>
                <w:ilvl w:val="0"/>
                <w:numId w:val="16"/>
              </w:numPr>
              <w:spacing w:before="40" w:after="40"/>
              <w:rPr>
                <w:rStyle w:val="ModernTableText"/>
                <w:szCs w:val="18"/>
              </w:rPr>
            </w:pPr>
            <w:r w:rsidRPr="007B666C">
              <w:rPr>
                <w:rStyle w:val="ModernTableText"/>
                <w:szCs w:val="18"/>
              </w:rPr>
              <w:t>SA Category Code (SA LI Cat Svc Cd)</w:t>
            </w:r>
          </w:p>
        </w:tc>
      </w:tr>
      <w:tr xmlns:wp14="http://schemas.microsoft.com/office/word/2010/wordml" w:rsidR="0073220D" w14:paraId="128F420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6" w:type="pct"/>
            <w:vMerge/>
            <w:tcBorders>
              <w:bottom w:val="single" w:color="616161" w:sz="2" w:space="0"/>
            </w:tcBorders>
          </w:tcPr>
          <w:p w:rsidRPr="007B666C" w:rsidR="0073220D" w:rsidRDefault="0073220D" w14:paraId="17AD93B2" wp14:textId="77777777">
            <w:pPr>
              <w:pStyle w:val="TableHeading"/>
              <w:spacing w:before="40" w:after="40"/>
              <w:rPr>
                <w:rStyle w:val="ModernTableText"/>
                <w:noProof/>
                <w:szCs w:val="17"/>
              </w:rPr>
            </w:pPr>
          </w:p>
        </w:tc>
        <w:tc>
          <w:tcPr>
            <w:tcW w:w="526" w:type="pct"/>
            <w:vMerge/>
            <w:tcBorders>
              <w:bottom w:val="single" w:color="616161" w:sz="2" w:space="0"/>
            </w:tcBorders>
          </w:tcPr>
          <w:p w:rsidRPr="007B666C" w:rsidR="0073220D" w:rsidRDefault="0073220D" w14:paraId="0DE4B5B7" wp14:textId="77777777">
            <w:pPr>
              <w:pStyle w:val="TableHeading"/>
              <w:spacing w:before="40" w:after="40"/>
              <w:rPr>
                <w:rStyle w:val="ModernTableText"/>
                <w:noProof/>
                <w:szCs w:val="17"/>
              </w:rPr>
            </w:pPr>
          </w:p>
        </w:tc>
        <w:tc>
          <w:tcPr>
            <w:tcW w:w="1190" w:type="pct"/>
            <w:gridSpan w:val="2"/>
            <w:tcBorders>
              <w:bottom w:val="single" w:color="616161" w:sz="2" w:space="0"/>
            </w:tcBorders>
            <w:vAlign w:val="center"/>
          </w:tcPr>
          <w:p w:rsidRPr="007B666C" w:rsidR="0073220D" w:rsidP="00A67E51" w:rsidRDefault="0073220D" w14:paraId="03EE9BEB" wp14:textId="77777777">
            <w:pPr>
              <w:pStyle w:val="TableText1"/>
              <w:spacing w:before="40" w:after="40"/>
              <w:rPr>
                <w:rStyle w:val="ModernTableText"/>
                <w:szCs w:val="18"/>
              </w:rPr>
            </w:pPr>
            <w:r w:rsidRPr="007B666C">
              <w:rPr>
                <w:rStyle w:val="ModernTableText"/>
                <w:szCs w:val="18"/>
              </w:rPr>
              <w:t xml:space="preserve">4.  </w:t>
            </w:r>
            <w:r w:rsidRPr="007B666C" w:rsidR="0037196C">
              <w:rPr>
                <w:rStyle w:val="ModernTableText"/>
                <w:szCs w:val="18"/>
              </w:rPr>
              <w:t>Servicing</w:t>
            </w:r>
            <w:r w:rsidRPr="007B666C">
              <w:rPr>
                <w:rStyle w:val="ModernTableText"/>
                <w:szCs w:val="18"/>
              </w:rPr>
              <w:t xml:space="preserve"> Provider ID (</w:t>
            </w:r>
            <w:r w:rsidRPr="007B666C" w:rsidR="00D21F76">
              <w:rPr>
                <w:rStyle w:val="ModernTableText"/>
                <w:szCs w:val="18"/>
              </w:rPr>
              <w:t>SA LI Svc Prov ID</w:t>
            </w:r>
            <w:r w:rsidRPr="007B666C">
              <w:rPr>
                <w:rStyle w:val="ModernTableText"/>
                <w:szCs w:val="18"/>
              </w:rPr>
              <w:t>)</w:t>
            </w:r>
          </w:p>
        </w:tc>
        <w:tc>
          <w:tcPr>
            <w:tcW w:w="1522" w:type="pct"/>
            <w:gridSpan w:val="4"/>
            <w:tcBorders>
              <w:bottom w:val="single" w:color="616161" w:sz="2" w:space="0"/>
            </w:tcBorders>
            <w:vAlign w:val="center"/>
          </w:tcPr>
          <w:p w:rsidRPr="007B666C" w:rsidR="0073220D" w:rsidP="000020B6" w:rsidRDefault="0073220D" w14:paraId="66204FF1" wp14:textId="77777777">
            <w:pPr>
              <w:pStyle w:val="TableText1"/>
              <w:spacing w:before="40" w:after="40"/>
              <w:rPr>
                <w:rStyle w:val="ModernTableText"/>
                <w:szCs w:val="18"/>
              </w:rPr>
            </w:pPr>
          </w:p>
        </w:tc>
        <w:tc>
          <w:tcPr>
            <w:tcW w:w="1256" w:type="pct"/>
            <w:gridSpan w:val="3"/>
            <w:tcBorders>
              <w:bottom w:val="single" w:color="616161" w:sz="2" w:space="0"/>
            </w:tcBorders>
            <w:vAlign w:val="center"/>
          </w:tcPr>
          <w:p w:rsidRPr="007B666C" w:rsidR="0073220D" w:rsidP="000020B6" w:rsidRDefault="0073220D" w14:paraId="2DBF0D7D" wp14:textId="77777777">
            <w:pPr>
              <w:pStyle w:val="TableText1"/>
              <w:spacing w:before="40" w:after="40"/>
              <w:rPr>
                <w:rStyle w:val="ModernTableText"/>
                <w:szCs w:val="18"/>
              </w:rPr>
            </w:pPr>
          </w:p>
        </w:tc>
      </w:tr>
      <w:tr xmlns:wp14="http://schemas.microsoft.com/office/word/2010/wordml" w:rsidR="0073220D" w:rsidTr="0073220D" w14:paraId="7ABA3E6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tcBorders>
              <w:bottom w:val="single" w:color="616161" w:sz="2" w:space="0"/>
            </w:tcBorders>
          </w:tcPr>
          <w:p w:rsidRPr="007B666C" w:rsidR="0073220D" w:rsidDel="00A67E51" w:rsidRDefault="0073220D" w14:paraId="321C4C6C" wp14:textId="77777777">
            <w:pPr>
              <w:pStyle w:val="TableHeading"/>
              <w:spacing w:before="40" w:after="40"/>
              <w:rPr>
                <w:rStyle w:val="ModernTableText"/>
                <w:noProof/>
                <w:szCs w:val="17"/>
              </w:rPr>
            </w:pPr>
            <w:r w:rsidRPr="007B666C">
              <w:rPr>
                <w:rStyle w:val="ModernTableText"/>
                <w:noProof/>
                <w:szCs w:val="17"/>
              </w:rPr>
              <w:t>Section:</w:t>
            </w:r>
          </w:p>
        </w:tc>
        <w:tc>
          <w:tcPr>
            <w:tcW w:w="1190" w:type="pct"/>
            <w:gridSpan w:val="2"/>
            <w:tcBorders>
              <w:bottom w:val="single" w:color="616161" w:sz="2" w:space="0"/>
            </w:tcBorders>
            <w:vAlign w:val="center"/>
          </w:tcPr>
          <w:p w:rsidRPr="007B666C" w:rsidR="0073220D" w:rsidP="009674C3" w:rsidRDefault="0073220D" w14:paraId="6B62F1B3" wp14:textId="77777777">
            <w:pPr>
              <w:pStyle w:val="TableText1"/>
              <w:numPr>
                <w:ilvl w:val="0"/>
                <w:numId w:val="186"/>
              </w:numPr>
              <w:spacing w:before="40" w:after="40"/>
              <w:rPr>
                <w:rStyle w:val="ModernTableText"/>
                <w:szCs w:val="18"/>
              </w:rPr>
            </w:pPr>
          </w:p>
        </w:tc>
        <w:tc>
          <w:tcPr>
            <w:tcW w:w="1522" w:type="pct"/>
            <w:gridSpan w:val="4"/>
            <w:tcBorders>
              <w:bottom w:val="single" w:color="616161" w:sz="2" w:space="0"/>
            </w:tcBorders>
            <w:vAlign w:val="center"/>
          </w:tcPr>
          <w:p w:rsidRPr="007B666C" w:rsidR="0073220D" w:rsidP="009674C3" w:rsidRDefault="0073220D" w14:paraId="02F2C34E" wp14:textId="77777777">
            <w:pPr>
              <w:pStyle w:val="TableText1"/>
              <w:numPr>
                <w:ilvl w:val="0"/>
                <w:numId w:val="186"/>
              </w:numPr>
              <w:spacing w:before="40" w:after="40"/>
              <w:rPr>
                <w:rStyle w:val="ModernTableText"/>
                <w:szCs w:val="18"/>
              </w:rPr>
            </w:pPr>
          </w:p>
        </w:tc>
        <w:tc>
          <w:tcPr>
            <w:tcW w:w="1256" w:type="pct"/>
            <w:gridSpan w:val="3"/>
            <w:tcBorders>
              <w:bottom w:val="single" w:color="616161" w:sz="2" w:space="0"/>
            </w:tcBorders>
            <w:vAlign w:val="center"/>
          </w:tcPr>
          <w:p w:rsidRPr="007B666C" w:rsidR="0073220D" w:rsidP="009674C3" w:rsidRDefault="0073220D" w14:paraId="680A4E5D" wp14:textId="77777777">
            <w:pPr>
              <w:pStyle w:val="TableText1"/>
              <w:numPr>
                <w:ilvl w:val="0"/>
                <w:numId w:val="186"/>
              </w:numPr>
              <w:spacing w:before="40" w:after="40"/>
              <w:rPr>
                <w:rStyle w:val="ModernTableText"/>
                <w:szCs w:val="18"/>
              </w:rPr>
            </w:pPr>
          </w:p>
        </w:tc>
      </w:tr>
      <w:tr xmlns:wp14="http://schemas.microsoft.com/office/word/2010/wordml" w:rsidR="000020B6" w:rsidTr="0073220D" w14:paraId="27B2F23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6" w:type="pct"/>
            <w:vMerge w:val="restart"/>
            <w:vAlign w:val="center"/>
          </w:tcPr>
          <w:p w:rsidRPr="007B666C" w:rsidR="000020B6" w:rsidP="0073220D" w:rsidRDefault="000020B6" w14:paraId="46FE0C09" wp14:textId="77777777">
            <w:pPr>
              <w:pStyle w:val="TableHeading"/>
              <w:spacing w:before="40" w:after="40"/>
              <w:rPr>
                <w:rStyle w:val="ModernTableText"/>
                <w:noProof/>
                <w:szCs w:val="17"/>
              </w:rPr>
            </w:pPr>
            <w:r w:rsidRPr="007B666C">
              <w:rPr>
                <w:rStyle w:val="ModernTableText"/>
                <w:noProof/>
                <w:szCs w:val="17"/>
              </w:rPr>
              <w:t>Total</w:t>
            </w:r>
          </w:p>
        </w:tc>
        <w:tc>
          <w:tcPr>
            <w:tcW w:w="526" w:type="pct"/>
            <w:vAlign w:val="center"/>
          </w:tcPr>
          <w:p w:rsidRPr="007B666C" w:rsidR="000020B6" w:rsidP="0073220D" w:rsidRDefault="000020B6" w14:paraId="5CF51F31" wp14:textId="77777777">
            <w:pPr>
              <w:pStyle w:val="TableHeading"/>
              <w:spacing w:before="40" w:after="40"/>
              <w:rPr>
                <w:rStyle w:val="ModernTableText"/>
                <w:noProof/>
                <w:szCs w:val="17"/>
              </w:rPr>
            </w:pPr>
            <w:r w:rsidRPr="007B666C">
              <w:rPr>
                <w:rStyle w:val="ModernTableText"/>
                <w:noProof/>
                <w:szCs w:val="17"/>
              </w:rPr>
              <w:t>Grand:</w:t>
            </w:r>
          </w:p>
        </w:tc>
        <w:tc>
          <w:tcPr>
            <w:tcW w:w="1190" w:type="pct"/>
            <w:gridSpan w:val="2"/>
            <w:vAlign w:val="center"/>
          </w:tcPr>
          <w:p w:rsidRPr="007B666C" w:rsidR="000020B6" w:rsidRDefault="000020B6" w14:paraId="08FD803E" wp14:textId="77777777">
            <w:pPr>
              <w:pStyle w:val="TableText1"/>
              <w:numPr>
                <w:ilvl w:val="0"/>
                <w:numId w:val="11"/>
              </w:numPr>
              <w:spacing w:before="40" w:after="40"/>
              <w:rPr>
                <w:rStyle w:val="ModernTableText"/>
                <w:szCs w:val="18"/>
              </w:rPr>
            </w:pPr>
            <w:r w:rsidRPr="007B666C">
              <w:rPr>
                <w:rFonts w:cs="Arial"/>
                <w:sz w:val="18"/>
                <w:szCs w:val="18"/>
              </w:rPr>
              <w:t>Line Item Approved Amount (SA Amt-LI App)</w:t>
            </w:r>
          </w:p>
        </w:tc>
        <w:tc>
          <w:tcPr>
            <w:tcW w:w="1522" w:type="pct"/>
            <w:gridSpan w:val="4"/>
            <w:vAlign w:val="center"/>
          </w:tcPr>
          <w:p w:rsidRPr="007B666C" w:rsidR="000020B6" w:rsidRDefault="000020B6" w14:paraId="19219836" wp14:textId="77777777">
            <w:pPr>
              <w:pStyle w:val="TableText1"/>
              <w:numPr>
                <w:ilvl w:val="0"/>
                <w:numId w:val="11"/>
              </w:numPr>
              <w:spacing w:before="40" w:after="40"/>
              <w:rPr>
                <w:rStyle w:val="ModernTableText"/>
                <w:szCs w:val="18"/>
              </w:rPr>
            </w:pPr>
          </w:p>
        </w:tc>
        <w:tc>
          <w:tcPr>
            <w:tcW w:w="1256" w:type="pct"/>
            <w:gridSpan w:val="3"/>
            <w:vAlign w:val="center"/>
          </w:tcPr>
          <w:p w:rsidRPr="007B666C" w:rsidR="000020B6" w:rsidRDefault="000020B6" w14:paraId="296FEF7D" wp14:textId="77777777">
            <w:pPr>
              <w:pStyle w:val="TableText1"/>
              <w:numPr>
                <w:ilvl w:val="0"/>
                <w:numId w:val="11"/>
              </w:numPr>
              <w:spacing w:before="40" w:after="40"/>
              <w:rPr>
                <w:rStyle w:val="ModernTableText"/>
                <w:szCs w:val="18"/>
              </w:rPr>
            </w:pPr>
          </w:p>
        </w:tc>
      </w:tr>
      <w:tr xmlns:wp14="http://schemas.microsoft.com/office/word/2010/wordml" w:rsidR="000020B6" w:rsidTr="0073220D" w14:paraId="24A72E5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6" w:type="pct"/>
            <w:vMerge/>
            <w:vAlign w:val="center"/>
          </w:tcPr>
          <w:p w:rsidRPr="007B666C" w:rsidR="000020B6" w:rsidP="0073220D" w:rsidRDefault="000020B6" w14:paraId="7194DBDC" wp14:textId="77777777">
            <w:pPr>
              <w:pStyle w:val="TableHeading"/>
              <w:spacing w:before="40" w:after="40"/>
              <w:rPr>
                <w:rStyle w:val="ModernTableText"/>
                <w:noProof/>
                <w:szCs w:val="17"/>
              </w:rPr>
            </w:pPr>
          </w:p>
        </w:tc>
        <w:tc>
          <w:tcPr>
            <w:tcW w:w="526" w:type="pct"/>
            <w:vAlign w:val="center"/>
          </w:tcPr>
          <w:p w:rsidRPr="007B666C" w:rsidR="000020B6" w:rsidP="0073220D" w:rsidRDefault="000020B6" w14:paraId="73214F39" wp14:textId="77777777">
            <w:pPr>
              <w:pStyle w:val="TableHeading"/>
              <w:spacing w:before="40" w:after="40"/>
              <w:rPr>
                <w:rStyle w:val="ModernTableText"/>
                <w:noProof/>
                <w:szCs w:val="17"/>
              </w:rPr>
            </w:pPr>
            <w:r w:rsidRPr="007B666C">
              <w:rPr>
                <w:rStyle w:val="ModernTableText"/>
                <w:noProof/>
                <w:szCs w:val="17"/>
              </w:rPr>
              <w:t>Section:</w:t>
            </w:r>
          </w:p>
        </w:tc>
        <w:tc>
          <w:tcPr>
            <w:tcW w:w="1190" w:type="pct"/>
            <w:gridSpan w:val="2"/>
            <w:vAlign w:val="center"/>
          </w:tcPr>
          <w:p w:rsidRPr="007B666C" w:rsidR="000020B6" w:rsidRDefault="000020B6" w14:paraId="1CDC0DC7" wp14:textId="77777777">
            <w:pPr>
              <w:pStyle w:val="TableText1"/>
              <w:numPr>
                <w:ilvl w:val="0"/>
                <w:numId w:val="13"/>
              </w:numPr>
              <w:spacing w:before="40" w:after="40"/>
              <w:rPr>
                <w:rStyle w:val="ModernTableText"/>
                <w:szCs w:val="18"/>
              </w:rPr>
            </w:pPr>
            <w:r w:rsidRPr="007B666C">
              <w:rPr>
                <w:rFonts w:cs="Arial"/>
                <w:sz w:val="18"/>
                <w:szCs w:val="18"/>
              </w:rPr>
              <w:t>Line Item Approved Amount (SA Amt-LI App)</w:t>
            </w:r>
          </w:p>
        </w:tc>
        <w:tc>
          <w:tcPr>
            <w:tcW w:w="1522" w:type="pct"/>
            <w:gridSpan w:val="4"/>
            <w:vAlign w:val="center"/>
          </w:tcPr>
          <w:p w:rsidRPr="007B666C" w:rsidR="000020B6" w:rsidRDefault="000020B6" w14:paraId="769D0D3C" wp14:textId="77777777">
            <w:pPr>
              <w:pStyle w:val="TableText1"/>
              <w:numPr>
                <w:ilvl w:val="0"/>
                <w:numId w:val="13"/>
              </w:numPr>
              <w:spacing w:before="40" w:after="40"/>
              <w:rPr>
                <w:rStyle w:val="ModernTableText"/>
                <w:szCs w:val="18"/>
              </w:rPr>
            </w:pPr>
          </w:p>
        </w:tc>
        <w:tc>
          <w:tcPr>
            <w:tcW w:w="1256" w:type="pct"/>
            <w:gridSpan w:val="3"/>
            <w:vAlign w:val="center"/>
          </w:tcPr>
          <w:p w:rsidRPr="007B666C" w:rsidR="000020B6" w:rsidRDefault="000020B6" w14:paraId="54CD245A" wp14:textId="77777777">
            <w:pPr>
              <w:pStyle w:val="TableText1"/>
              <w:numPr>
                <w:ilvl w:val="0"/>
                <w:numId w:val="13"/>
              </w:numPr>
              <w:spacing w:before="40" w:after="40"/>
              <w:rPr>
                <w:rStyle w:val="ModernTableText"/>
                <w:szCs w:val="18"/>
              </w:rPr>
            </w:pPr>
          </w:p>
        </w:tc>
      </w:tr>
      <w:tr xmlns:wp14="http://schemas.microsoft.com/office/word/2010/wordml" w:rsidR="000020B6" w:rsidTr="0073220D" w14:paraId="5BCB986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6" w:type="pct"/>
            <w:vMerge w:val="restart"/>
            <w:vAlign w:val="center"/>
          </w:tcPr>
          <w:p w:rsidRPr="007B666C" w:rsidR="000020B6" w:rsidP="0073220D" w:rsidRDefault="000020B6" w14:paraId="3E779EC6" wp14:textId="77777777">
            <w:pPr>
              <w:pStyle w:val="TableHeading"/>
              <w:spacing w:before="40" w:after="40"/>
              <w:rPr>
                <w:rStyle w:val="ModernTableText"/>
                <w:noProof/>
                <w:szCs w:val="17"/>
              </w:rPr>
            </w:pPr>
            <w:r w:rsidRPr="007B666C">
              <w:rPr>
                <w:rStyle w:val="ModernTableText"/>
                <w:noProof/>
                <w:szCs w:val="17"/>
              </w:rPr>
              <w:t>Counts</w:t>
            </w:r>
          </w:p>
        </w:tc>
        <w:tc>
          <w:tcPr>
            <w:tcW w:w="526" w:type="pct"/>
            <w:vAlign w:val="center"/>
          </w:tcPr>
          <w:p w:rsidRPr="007B666C" w:rsidR="000020B6" w:rsidP="0073220D" w:rsidRDefault="000020B6" w14:paraId="4F4174AD" wp14:textId="77777777">
            <w:pPr>
              <w:pStyle w:val="TableHeading"/>
              <w:spacing w:before="40" w:after="40"/>
              <w:rPr>
                <w:rStyle w:val="ModernTableText"/>
                <w:noProof/>
                <w:szCs w:val="17"/>
              </w:rPr>
            </w:pPr>
            <w:r w:rsidRPr="007B666C">
              <w:rPr>
                <w:rStyle w:val="ModernTableText"/>
                <w:noProof/>
                <w:szCs w:val="17"/>
              </w:rPr>
              <w:t>Grand:</w:t>
            </w:r>
          </w:p>
        </w:tc>
        <w:tc>
          <w:tcPr>
            <w:tcW w:w="1190" w:type="pct"/>
            <w:gridSpan w:val="2"/>
            <w:vAlign w:val="center"/>
          </w:tcPr>
          <w:p w:rsidRPr="007B666C" w:rsidR="000020B6" w:rsidRDefault="000020B6" w14:paraId="1D4FBD14" wp14:textId="77777777">
            <w:pPr>
              <w:pStyle w:val="TableText1"/>
              <w:numPr>
                <w:ilvl w:val="0"/>
                <w:numId w:val="12"/>
              </w:numPr>
              <w:spacing w:before="40" w:after="40"/>
              <w:rPr>
                <w:rStyle w:val="ModernTableText"/>
                <w:szCs w:val="18"/>
              </w:rPr>
            </w:pPr>
            <w:r w:rsidRPr="007B666C">
              <w:rPr>
                <w:rFonts w:cs="Arial"/>
                <w:sz w:val="18"/>
                <w:szCs w:val="18"/>
              </w:rPr>
              <w:t xml:space="preserve">Line Item Approved Units (SA Amt-LI App </w:t>
            </w:r>
            <w:r w:rsidRPr="007B666C">
              <w:rPr>
                <w:rFonts w:cs="Arial"/>
                <w:bCs/>
                <w:sz w:val="18"/>
                <w:szCs w:val="18"/>
              </w:rPr>
              <w:t>Unit)</w:t>
            </w:r>
          </w:p>
        </w:tc>
        <w:tc>
          <w:tcPr>
            <w:tcW w:w="1522" w:type="pct"/>
            <w:gridSpan w:val="4"/>
            <w:vAlign w:val="center"/>
          </w:tcPr>
          <w:p w:rsidRPr="007B666C" w:rsidR="000020B6" w:rsidRDefault="000020B6" w14:paraId="1231BE67" wp14:textId="77777777">
            <w:pPr>
              <w:pStyle w:val="TableText1"/>
              <w:numPr>
                <w:ilvl w:val="0"/>
                <w:numId w:val="12"/>
              </w:numPr>
              <w:spacing w:before="40" w:after="40"/>
              <w:rPr>
                <w:rStyle w:val="ModernTableText"/>
                <w:szCs w:val="18"/>
              </w:rPr>
            </w:pPr>
          </w:p>
        </w:tc>
        <w:tc>
          <w:tcPr>
            <w:tcW w:w="1256" w:type="pct"/>
            <w:gridSpan w:val="3"/>
            <w:vAlign w:val="center"/>
          </w:tcPr>
          <w:p w:rsidRPr="007B666C" w:rsidR="000020B6" w:rsidRDefault="000020B6" w14:paraId="36FEB5B0" wp14:textId="77777777">
            <w:pPr>
              <w:pStyle w:val="TableText1"/>
              <w:numPr>
                <w:ilvl w:val="0"/>
                <w:numId w:val="12"/>
              </w:numPr>
              <w:spacing w:before="40" w:after="40"/>
              <w:rPr>
                <w:rStyle w:val="ModernTableText"/>
                <w:szCs w:val="18"/>
              </w:rPr>
            </w:pPr>
          </w:p>
        </w:tc>
      </w:tr>
      <w:tr xmlns:wp14="http://schemas.microsoft.com/office/word/2010/wordml" w:rsidR="000020B6" w:rsidTr="0073220D" w14:paraId="066A52B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6" w:type="pct"/>
            <w:vMerge/>
            <w:vAlign w:val="center"/>
          </w:tcPr>
          <w:p w:rsidRPr="007B666C" w:rsidR="000020B6" w:rsidP="0073220D" w:rsidRDefault="000020B6" w14:paraId="30D7AA69" wp14:textId="77777777">
            <w:pPr>
              <w:pStyle w:val="TableHeading"/>
              <w:spacing w:before="40" w:after="40"/>
              <w:rPr>
                <w:rStyle w:val="ModernTableText"/>
                <w:noProof/>
                <w:color w:val="FF0000"/>
                <w:szCs w:val="17"/>
              </w:rPr>
            </w:pPr>
          </w:p>
        </w:tc>
        <w:tc>
          <w:tcPr>
            <w:tcW w:w="526" w:type="pct"/>
            <w:vAlign w:val="center"/>
          </w:tcPr>
          <w:p w:rsidRPr="007B666C" w:rsidR="000020B6" w:rsidP="0073220D" w:rsidRDefault="000020B6" w14:paraId="5C24FE54" wp14:textId="77777777">
            <w:pPr>
              <w:pStyle w:val="TableHeading"/>
              <w:spacing w:before="40" w:after="40"/>
              <w:rPr>
                <w:rStyle w:val="ModernTableText"/>
                <w:noProof/>
                <w:szCs w:val="17"/>
              </w:rPr>
            </w:pPr>
            <w:r w:rsidRPr="007B666C">
              <w:rPr>
                <w:rStyle w:val="ModernTableText"/>
                <w:noProof/>
                <w:szCs w:val="17"/>
              </w:rPr>
              <w:t>Section:</w:t>
            </w:r>
          </w:p>
        </w:tc>
        <w:tc>
          <w:tcPr>
            <w:tcW w:w="1190" w:type="pct"/>
            <w:gridSpan w:val="2"/>
            <w:vAlign w:val="center"/>
          </w:tcPr>
          <w:p w:rsidRPr="007B666C" w:rsidR="000020B6" w:rsidRDefault="000020B6" w14:paraId="1D5F43F3" wp14:textId="77777777">
            <w:pPr>
              <w:pStyle w:val="TableText1"/>
              <w:numPr>
                <w:ilvl w:val="0"/>
                <w:numId w:val="14"/>
              </w:numPr>
              <w:spacing w:before="40" w:after="40"/>
              <w:rPr>
                <w:rStyle w:val="ModernTableText"/>
                <w:szCs w:val="18"/>
              </w:rPr>
            </w:pPr>
            <w:r w:rsidRPr="007B666C">
              <w:rPr>
                <w:rFonts w:cs="Arial"/>
                <w:sz w:val="18"/>
                <w:szCs w:val="18"/>
              </w:rPr>
              <w:t xml:space="preserve">Line Item Approved Units (SA Amt-LI App </w:t>
            </w:r>
            <w:r w:rsidRPr="007B666C">
              <w:rPr>
                <w:rFonts w:cs="Arial"/>
                <w:bCs/>
                <w:sz w:val="18"/>
                <w:szCs w:val="18"/>
              </w:rPr>
              <w:t>Unit)</w:t>
            </w:r>
          </w:p>
        </w:tc>
        <w:tc>
          <w:tcPr>
            <w:tcW w:w="1522" w:type="pct"/>
            <w:gridSpan w:val="4"/>
            <w:vAlign w:val="center"/>
          </w:tcPr>
          <w:p w:rsidRPr="007B666C" w:rsidR="000020B6" w:rsidRDefault="000020B6" w14:paraId="7196D064" wp14:textId="77777777">
            <w:pPr>
              <w:pStyle w:val="TableText1"/>
              <w:numPr>
                <w:ilvl w:val="0"/>
                <w:numId w:val="14"/>
              </w:numPr>
              <w:spacing w:before="40" w:after="40"/>
              <w:rPr>
                <w:rStyle w:val="ModernTableText"/>
                <w:szCs w:val="18"/>
              </w:rPr>
            </w:pPr>
          </w:p>
        </w:tc>
        <w:tc>
          <w:tcPr>
            <w:tcW w:w="1256" w:type="pct"/>
            <w:gridSpan w:val="3"/>
            <w:vAlign w:val="center"/>
          </w:tcPr>
          <w:p w:rsidRPr="007B666C" w:rsidR="000020B6" w:rsidRDefault="000020B6" w14:paraId="34FF1C98" wp14:textId="77777777">
            <w:pPr>
              <w:pStyle w:val="TableText1"/>
              <w:numPr>
                <w:ilvl w:val="0"/>
                <w:numId w:val="14"/>
              </w:numPr>
              <w:spacing w:before="40" w:after="40"/>
              <w:rPr>
                <w:rStyle w:val="ModernTableText"/>
                <w:szCs w:val="18"/>
              </w:rPr>
            </w:pPr>
          </w:p>
        </w:tc>
      </w:tr>
      <w:tr xmlns:wp14="http://schemas.microsoft.com/office/word/2010/wordml" w:rsidR="000020B6" w14:paraId="2CD3270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0020B6" w:rsidRDefault="000020B6" w14:paraId="3C7B8CFD" wp14:textId="77777777">
            <w:pPr>
              <w:pStyle w:val="ModernBodyT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0020B6" w:rsidTr="0073220D" w14:paraId="62B6282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1032" w:type="pct"/>
            <w:gridSpan w:val="2"/>
            <w:vAlign w:val="center"/>
          </w:tcPr>
          <w:p w:rsidRPr="007B666C" w:rsidR="000020B6" w:rsidP="0073220D" w:rsidRDefault="000020B6" w14:paraId="704DA6FA" wp14:textId="77777777">
            <w:pPr>
              <w:pStyle w:val="TableHeading"/>
              <w:spacing w:before="40" w:after="40"/>
              <w:rPr>
                <w:rStyle w:val="ModernTableText"/>
                <w:noProof/>
                <w:szCs w:val="18"/>
              </w:rPr>
            </w:pPr>
            <w:r w:rsidRPr="007B666C">
              <w:rPr>
                <w:rStyle w:val="ModernTableText"/>
                <w:noProof/>
                <w:szCs w:val="18"/>
              </w:rPr>
              <w:t>Report Output Format:</w:t>
            </w:r>
          </w:p>
        </w:tc>
        <w:tc>
          <w:tcPr>
            <w:tcW w:w="3968" w:type="pct"/>
            <w:gridSpan w:val="9"/>
            <w:vAlign w:val="center"/>
          </w:tcPr>
          <w:p w:rsidRPr="007B666C" w:rsidR="000020B6" w:rsidRDefault="000020B6" w14:paraId="2122ABC7" wp14:textId="77777777">
            <w:pPr>
              <w:pStyle w:val="TableText1"/>
              <w:spacing w:before="40" w:after="40"/>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PDF (preferred)                       </w:t>
            </w:r>
            <w:r w:rsidRPr="007B666C" w:rsidR="007F50EA">
              <w:rPr>
                <w:rStyle w:val="ModernTableText"/>
                <w:rFonts w:ascii="Wingdings" w:hAnsi="Wingdings" w:eastAsia="Wingdings" w:cs="Wingdings"/>
                <w:noProof/>
                <w:szCs w:val="18"/>
              </w:rPr>
              <w:t>þ</w:t>
            </w:r>
            <w:r w:rsidRPr="007B666C">
              <w:rPr>
                <w:rStyle w:val="ModernTableText"/>
                <w:noProof/>
                <w:szCs w:val="18"/>
              </w:rPr>
              <w:t xml:space="preserve">HTML                             </w:t>
            </w:r>
            <w:r w:rsidRPr="007B666C">
              <w:rPr>
                <w:rStyle w:val="ModernTableText"/>
                <w:rFonts w:ascii="Wingdings 2" w:hAnsi="Wingdings 2" w:eastAsia="Wingdings 2" w:cs="Wingdings 2"/>
                <w:noProof/>
                <w:szCs w:val="18"/>
              </w:rPr>
              <w:t>£</w:t>
            </w:r>
            <w:r w:rsidRPr="007B666C">
              <w:rPr>
                <w:rStyle w:val="ModernTableText"/>
                <w:noProof/>
                <w:szCs w:val="18"/>
              </w:rPr>
              <w:t xml:space="preserve"> Excel 2000                         </w:t>
            </w:r>
            <w:r w:rsidRPr="007B666C">
              <w:rPr>
                <w:rStyle w:val="ModernTableText"/>
                <w:rFonts w:ascii="Wingdings 2" w:hAnsi="Wingdings 2" w:eastAsia="Wingdings 2" w:cs="Wingdings 2"/>
                <w:noProof/>
                <w:szCs w:val="18"/>
              </w:rPr>
              <w:t>£</w:t>
            </w:r>
            <w:r w:rsidRPr="007B666C">
              <w:rPr>
                <w:rStyle w:val="ModernTableText"/>
                <w:noProof/>
                <w:szCs w:val="18"/>
              </w:rPr>
              <w:t xml:space="preserve"> Excel   2002                         </w:t>
            </w:r>
            <w:r w:rsidRPr="007B666C">
              <w:rPr>
                <w:rStyle w:val="ModernTableText"/>
                <w:rFonts w:ascii="Wingdings 2" w:hAnsi="Wingdings 2" w:eastAsia="Wingdings 2" w:cs="Wingdings 2"/>
                <w:noProof/>
                <w:szCs w:val="18"/>
              </w:rPr>
              <w:t>£</w:t>
            </w:r>
            <w:r w:rsidRPr="007B666C">
              <w:rPr>
                <w:rStyle w:val="ModernTableText"/>
                <w:noProof/>
                <w:szCs w:val="18"/>
              </w:rPr>
              <w:t xml:space="preserve"> Text CSV Format</w:t>
            </w:r>
          </w:p>
        </w:tc>
      </w:tr>
      <w:tr xmlns:wp14="http://schemas.microsoft.com/office/word/2010/wordml" w:rsidR="000020B6" w:rsidTr="0073220D" w14:paraId="4EBD1B0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Align w:val="center"/>
          </w:tcPr>
          <w:p w:rsidRPr="007B666C" w:rsidR="000020B6" w:rsidP="0073220D" w:rsidRDefault="000020B6" w14:paraId="573A20FE" wp14:textId="77777777">
            <w:pPr>
              <w:pStyle w:val="TableHeading"/>
              <w:spacing w:before="40" w:after="40"/>
              <w:rPr>
                <w:rStyle w:val="ModernTableText"/>
                <w:noProof/>
                <w:szCs w:val="18"/>
              </w:rPr>
            </w:pPr>
            <w:r w:rsidRPr="007B666C">
              <w:rPr>
                <w:rStyle w:val="ModernTableText"/>
                <w:noProof/>
                <w:szCs w:val="18"/>
              </w:rPr>
              <w:t>Reporting Portal:</w:t>
            </w:r>
          </w:p>
        </w:tc>
        <w:tc>
          <w:tcPr>
            <w:tcW w:w="3968" w:type="pct"/>
            <w:gridSpan w:val="9"/>
            <w:vAlign w:val="center"/>
          </w:tcPr>
          <w:p w:rsidRPr="007B666C" w:rsidR="000020B6" w:rsidRDefault="007F50EA" w14:paraId="321E9B32" wp14:textId="77777777">
            <w:pPr>
              <w:pStyle w:val="TableText1"/>
              <w:spacing w:before="40" w:after="40"/>
              <w:rPr>
                <w:rStyle w:val="ModernTableText"/>
                <w:noProof/>
                <w:szCs w:val="18"/>
              </w:rPr>
            </w:pPr>
            <w:r w:rsidRPr="007B666C">
              <w:rPr>
                <w:rStyle w:val="ModernTableText"/>
                <w:rFonts w:ascii="Wingdings" w:hAnsi="Wingdings" w:eastAsia="Wingdings" w:cs="Wingdings"/>
                <w:noProof/>
                <w:szCs w:val="18"/>
              </w:rPr>
              <w:t>þ</w:t>
            </w:r>
            <w:r w:rsidRPr="007B666C" w:rsidR="000020B6">
              <w:rPr>
                <w:rStyle w:val="ModernTableText"/>
                <w:noProof/>
                <w:szCs w:val="18"/>
              </w:rPr>
              <w:t xml:space="preserve"> Web Portal                                </w:t>
            </w:r>
            <w:r w:rsidRPr="007B666C" w:rsidR="000020B6">
              <w:rPr>
                <w:rStyle w:val="ModernTableText"/>
                <w:rFonts w:ascii="Wingdings" w:hAnsi="Wingdings" w:eastAsia="Wingdings" w:cs="Wingdings"/>
                <w:noProof/>
                <w:szCs w:val="18"/>
              </w:rPr>
              <w:t>þ</w:t>
            </w:r>
            <w:r w:rsidRPr="007B666C" w:rsidR="000020B6">
              <w:rPr>
                <w:rStyle w:val="ModernTableText"/>
                <w:noProof/>
                <w:szCs w:val="18"/>
              </w:rPr>
              <w:t xml:space="preserve"> EDMS                            </w:t>
            </w:r>
            <w:r w:rsidRPr="007B666C" w:rsidR="000020B6">
              <w:rPr>
                <w:rStyle w:val="ModernTableText"/>
                <w:rFonts w:ascii="Wingdings 2" w:hAnsi="Wingdings 2" w:eastAsia="Wingdings 2" w:cs="Wingdings 2"/>
                <w:noProof/>
                <w:szCs w:val="18"/>
              </w:rPr>
              <w:t>£</w:t>
            </w:r>
            <w:r w:rsidRPr="007B666C" w:rsidR="000020B6">
              <w:rPr>
                <w:rStyle w:val="ModernTableText"/>
                <w:noProof/>
                <w:szCs w:val="18"/>
              </w:rPr>
              <w:t xml:space="preserve"> Email Link                      </w:t>
            </w:r>
          </w:p>
        </w:tc>
      </w:tr>
      <w:tr xmlns:wp14="http://schemas.microsoft.com/office/word/2010/wordml" w:rsidR="000020B6" w:rsidTr="0073220D" w14:paraId="7A25597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Merge w:val="restart"/>
            <w:vAlign w:val="center"/>
          </w:tcPr>
          <w:p w:rsidRPr="007B666C" w:rsidR="000020B6" w:rsidP="0073220D" w:rsidRDefault="000020B6" w14:paraId="4A6FC6DF" wp14:textId="77777777">
            <w:pPr>
              <w:pStyle w:val="TableHeading"/>
              <w:spacing w:before="40" w:after="40"/>
              <w:rPr>
                <w:rStyle w:val="ModernTableText"/>
                <w:noProof/>
                <w:szCs w:val="18"/>
              </w:rPr>
            </w:pPr>
            <w:r w:rsidRPr="007B666C">
              <w:rPr>
                <w:rStyle w:val="ModernTableText"/>
                <w:noProof/>
                <w:szCs w:val="18"/>
              </w:rPr>
              <w:t>Report Output Distribution Group(s):</w:t>
            </w:r>
          </w:p>
        </w:tc>
        <w:tc>
          <w:tcPr>
            <w:tcW w:w="1197" w:type="pct"/>
            <w:gridSpan w:val="3"/>
            <w:vMerge w:val="restart"/>
          </w:tcPr>
          <w:p w:rsidRPr="007B666C" w:rsidR="000020B6" w:rsidRDefault="000020B6" w14:paraId="01962C7C"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No</w:t>
            </w:r>
          </w:p>
          <w:p w:rsidRPr="007B666C" w:rsidR="000020B6" w:rsidRDefault="000020B6" w14:paraId="14F8F99E"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Yes (if yes, complete distribution list)</w:t>
            </w:r>
          </w:p>
        </w:tc>
        <w:tc>
          <w:tcPr>
            <w:tcW w:w="2771" w:type="pct"/>
            <w:gridSpan w:val="6"/>
            <w:tcBorders>
              <w:top w:val="single" w:color="616161" w:sz="4" w:space="0"/>
            </w:tcBorders>
            <w:vAlign w:val="center"/>
          </w:tcPr>
          <w:p w:rsidRPr="007B666C" w:rsidR="000020B6" w:rsidRDefault="000020B6" w14:paraId="5DB4019C" wp14:textId="77777777">
            <w:pPr>
              <w:pStyle w:val="TableText1"/>
              <w:spacing w:before="40" w:after="40"/>
              <w:rPr>
                <w:rStyle w:val="ModernTableText"/>
                <w:b/>
                <w:bCs/>
                <w:szCs w:val="18"/>
              </w:rPr>
            </w:pPr>
            <w:r w:rsidRPr="007B666C">
              <w:rPr>
                <w:rStyle w:val="ModernTableText"/>
                <w:b/>
                <w:bCs/>
                <w:szCs w:val="18"/>
              </w:rPr>
              <w:t>Output Distribution Group List</w:t>
            </w:r>
          </w:p>
        </w:tc>
      </w:tr>
      <w:tr xmlns:wp14="http://schemas.microsoft.com/office/word/2010/wordml" w:rsidR="000020B6" w14:paraId="6D072C0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Merge/>
          </w:tcPr>
          <w:p w:rsidRPr="007B666C" w:rsidR="000020B6" w:rsidRDefault="000020B6" w14:paraId="48A21919" wp14:textId="77777777">
            <w:pPr>
              <w:pStyle w:val="TableHeading"/>
              <w:spacing w:before="40" w:after="40"/>
              <w:rPr>
                <w:rStyle w:val="ModernTableText"/>
                <w:szCs w:val="18"/>
              </w:rPr>
            </w:pPr>
          </w:p>
        </w:tc>
        <w:tc>
          <w:tcPr>
            <w:tcW w:w="1197" w:type="pct"/>
            <w:gridSpan w:val="3"/>
            <w:vMerge/>
          </w:tcPr>
          <w:p w:rsidRPr="007B666C" w:rsidR="000020B6" w:rsidRDefault="000020B6" w14:paraId="6BD18F9B" wp14:textId="77777777">
            <w:pPr>
              <w:pStyle w:val="TableText1"/>
              <w:spacing w:before="40" w:after="40"/>
              <w:rPr>
                <w:rStyle w:val="ModernTableText"/>
                <w:szCs w:val="18"/>
              </w:rPr>
            </w:pPr>
          </w:p>
        </w:tc>
        <w:tc>
          <w:tcPr>
            <w:tcW w:w="1521" w:type="pct"/>
            <w:gridSpan w:val="4"/>
            <w:vAlign w:val="center"/>
          </w:tcPr>
          <w:p w:rsidRPr="007B666C" w:rsidR="000020B6" w:rsidRDefault="000020B6" w14:paraId="238601FE" wp14:textId="77777777">
            <w:pPr>
              <w:pStyle w:val="TableText1"/>
              <w:numPr>
                <w:ilvl w:val="0"/>
                <w:numId w:val="15"/>
              </w:numPr>
              <w:spacing w:before="40" w:after="40"/>
              <w:rPr>
                <w:rStyle w:val="ModernTableText"/>
                <w:szCs w:val="18"/>
                <w:u w:val="single"/>
              </w:rPr>
            </w:pPr>
          </w:p>
        </w:tc>
        <w:tc>
          <w:tcPr>
            <w:tcW w:w="1250" w:type="pct"/>
            <w:gridSpan w:val="2"/>
            <w:vAlign w:val="center"/>
          </w:tcPr>
          <w:p w:rsidRPr="007B666C" w:rsidR="000020B6" w:rsidP="008E7531" w:rsidRDefault="000020B6" w14:paraId="0F3CABC7" wp14:textId="77777777">
            <w:pPr>
              <w:pStyle w:val="TableText1"/>
              <w:numPr>
                <w:ilvl w:val="0"/>
                <w:numId w:val="15"/>
              </w:numPr>
              <w:spacing w:before="40" w:after="40"/>
              <w:rPr>
                <w:rStyle w:val="ModernTableText"/>
                <w:szCs w:val="18"/>
              </w:rPr>
            </w:pPr>
          </w:p>
        </w:tc>
      </w:tr>
      <w:tr xmlns:wp14="http://schemas.microsoft.com/office/word/2010/wordml" w:rsidR="000020B6" w14:paraId="5B08B5D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Merge/>
          </w:tcPr>
          <w:p w:rsidRPr="007B666C" w:rsidR="000020B6" w:rsidRDefault="000020B6" w14:paraId="16DEB4AB" wp14:textId="77777777">
            <w:pPr>
              <w:pStyle w:val="TableHeading"/>
              <w:spacing w:before="40" w:after="40"/>
              <w:rPr>
                <w:rStyle w:val="ModernTableText"/>
                <w:szCs w:val="18"/>
              </w:rPr>
            </w:pPr>
          </w:p>
        </w:tc>
        <w:tc>
          <w:tcPr>
            <w:tcW w:w="1197" w:type="pct"/>
            <w:gridSpan w:val="3"/>
            <w:vMerge/>
            <w:vAlign w:val="center"/>
          </w:tcPr>
          <w:p w:rsidRPr="007B666C" w:rsidR="000020B6" w:rsidRDefault="000020B6" w14:paraId="0AD9C6F4" wp14:textId="77777777">
            <w:pPr>
              <w:pStyle w:val="TableText1"/>
              <w:spacing w:before="40" w:after="40"/>
              <w:rPr>
                <w:rStyle w:val="ModernTableText"/>
                <w:szCs w:val="18"/>
              </w:rPr>
            </w:pPr>
          </w:p>
        </w:tc>
        <w:tc>
          <w:tcPr>
            <w:tcW w:w="1521" w:type="pct"/>
            <w:gridSpan w:val="4"/>
            <w:vAlign w:val="center"/>
          </w:tcPr>
          <w:p w:rsidRPr="007B666C" w:rsidR="000020B6" w:rsidRDefault="000020B6" w14:paraId="4B1F511A" wp14:textId="77777777">
            <w:pPr>
              <w:pStyle w:val="TableText1"/>
              <w:numPr>
                <w:ilvl w:val="0"/>
                <w:numId w:val="15"/>
              </w:numPr>
              <w:spacing w:before="40" w:after="40"/>
              <w:rPr>
                <w:rStyle w:val="ModernTableText"/>
                <w:szCs w:val="18"/>
                <w:u w:val="single"/>
              </w:rPr>
            </w:pPr>
          </w:p>
        </w:tc>
        <w:tc>
          <w:tcPr>
            <w:tcW w:w="1250" w:type="pct"/>
            <w:gridSpan w:val="2"/>
            <w:vAlign w:val="center"/>
          </w:tcPr>
          <w:p w:rsidRPr="007B666C" w:rsidR="000020B6" w:rsidP="008E7531" w:rsidRDefault="000020B6" w14:paraId="65F9C3DC" wp14:textId="77777777">
            <w:pPr>
              <w:pStyle w:val="TableText1"/>
              <w:numPr>
                <w:ilvl w:val="0"/>
                <w:numId w:val="15"/>
              </w:numPr>
              <w:spacing w:before="40" w:after="40"/>
              <w:rPr>
                <w:rStyle w:val="ModernTableText"/>
                <w:szCs w:val="18"/>
              </w:rPr>
            </w:pPr>
          </w:p>
        </w:tc>
      </w:tr>
      <w:tr xmlns:wp14="http://schemas.microsoft.com/office/word/2010/wordml" w:rsidR="000020B6" w14:paraId="5023141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Merge/>
          </w:tcPr>
          <w:p w:rsidRPr="007B666C" w:rsidR="000020B6" w:rsidRDefault="000020B6" w14:paraId="1F3B1409" wp14:textId="77777777">
            <w:pPr>
              <w:pStyle w:val="TableHeading"/>
              <w:spacing w:before="40" w:after="40"/>
              <w:rPr>
                <w:rStyle w:val="ModernTableText"/>
                <w:szCs w:val="18"/>
              </w:rPr>
            </w:pPr>
          </w:p>
        </w:tc>
        <w:tc>
          <w:tcPr>
            <w:tcW w:w="1197" w:type="pct"/>
            <w:gridSpan w:val="3"/>
            <w:vMerge/>
            <w:vAlign w:val="center"/>
          </w:tcPr>
          <w:p w:rsidRPr="007B666C" w:rsidR="000020B6" w:rsidRDefault="000020B6" w14:paraId="562C75D1" wp14:textId="77777777">
            <w:pPr>
              <w:pStyle w:val="TableText1"/>
              <w:spacing w:before="40" w:after="40"/>
              <w:rPr>
                <w:rStyle w:val="ModernTableText"/>
                <w:szCs w:val="18"/>
              </w:rPr>
            </w:pPr>
          </w:p>
        </w:tc>
        <w:tc>
          <w:tcPr>
            <w:tcW w:w="1521" w:type="pct"/>
            <w:gridSpan w:val="4"/>
            <w:vAlign w:val="center"/>
          </w:tcPr>
          <w:p w:rsidRPr="007B666C" w:rsidR="000020B6" w:rsidRDefault="000020B6" w14:paraId="664355AD" wp14:textId="77777777">
            <w:pPr>
              <w:pStyle w:val="TableText1"/>
              <w:numPr>
                <w:ilvl w:val="0"/>
                <w:numId w:val="15"/>
              </w:numPr>
              <w:spacing w:before="40" w:after="40"/>
              <w:rPr>
                <w:rStyle w:val="ModernTableText"/>
                <w:szCs w:val="18"/>
                <w:u w:val="single"/>
              </w:rPr>
            </w:pPr>
          </w:p>
        </w:tc>
        <w:tc>
          <w:tcPr>
            <w:tcW w:w="1250" w:type="pct"/>
            <w:gridSpan w:val="2"/>
            <w:vAlign w:val="center"/>
          </w:tcPr>
          <w:p w:rsidRPr="007B666C" w:rsidR="000020B6" w:rsidP="008E7531" w:rsidRDefault="000020B6" w14:paraId="1A965116" wp14:textId="77777777">
            <w:pPr>
              <w:pStyle w:val="TableText1"/>
              <w:numPr>
                <w:ilvl w:val="0"/>
                <w:numId w:val="15"/>
              </w:numPr>
              <w:spacing w:before="40" w:after="40"/>
              <w:rPr>
                <w:rStyle w:val="ModernTableText"/>
                <w:szCs w:val="18"/>
              </w:rPr>
            </w:pPr>
          </w:p>
        </w:tc>
      </w:tr>
      <w:tr xmlns:wp14="http://schemas.microsoft.com/office/word/2010/wordml" w:rsidR="000020B6" w14:paraId="3C282C9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0020B6" w:rsidRDefault="000020B6" w14:paraId="77869E79" wp14:textId="77777777">
            <w:pPr>
              <w:pStyle w:val="ModernBodyText"/>
              <w:spacing w:before="40" w:after="40"/>
              <w:jc w:val="center"/>
              <w:rPr>
                <w:rStyle w:val="Modern2nd-levelTableheader"/>
                <w:sz w:val="21"/>
                <w:szCs w:val="21"/>
              </w:rPr>
            </w:pPr>
            <w:r>
              <w:rPr>
                <w:rStyle w:val="Modern2nd-levelTableheader"/>
                <w:sz w:val="21"/>
                <w:szCs w:val="21"/>
              </w:rPr>
              <w:t>Report Retention</w:t>
            </w:r>
          </w:p>
        </w:tc>
      </w:tr>
      <w:tr xmlns:wp14="http://schemas.microsoft.com/office/word/2010/wordml" w:rsidR="000020B6" w14:paraId="4D3E2E1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32" w:type="pct"/>
            <w:gridSpan w:val="2"/>
            <w:tcBorders>
              <w:top w:val="single" w:color="616161" w:sz="2" w:space="0"/>
              <w:left w:val="single" w:color="616161" w:sz="2" w:space="0"/>
              <w:right w:val="single" w:color="616161" w:sz="2" w:space="0"/>
            </w:tcBorders>
            <w:vAlign w:val="center"/>
          </w:tcPr>
          <w:p w:rsidRPr="007B666C" w:rsidR="000020B6" w:rsidRDefault="000020B6" w14:paraId="136DD1E4" wp14:textId="77777777">
            <w:pPr>
              <w:pStyle w:val="ModernBodyText"/>
              <w:spacing w:before="40" w:after="40"/>
              <w:jc w:val="left"/>
              <w:rPr>
                <w:rStyle w:val="Modern2nd-levelTableheader"/>
                <w:noProof/>
                <w:sz w:val="18"/>
                <w:szCs w:val="18"/>
              </w:rPr>
            </w:pPr>
            <w:r w:rsidRPr="007B666C">
              <w:rPr>
                <w:rStyle w:val="Modern2nd-levelTableheader"/>
                <w:noProof/>
                <w:sz w:val="18"/>
                <w:szCs w:val="18"/>
              </w:rPr>
              <w:t>Report Retention Type:</w:t>
            </w:r>
          </w:p>
        </w:tc>
        <w:tc>
          <w:tcPr>
            <w:tcW w:w="3968" w:type="pct"/>
            <w:gridSpan w:val="9"/>
            <w:tcBorders>
              <w:top w:val="single" w:color="616161" w:sz="2" w:space="0"/>
              <w:left w:val="single" w:color="616161" w:sz="2" w:space="0"/>
              <w:bottom w:val="single" w:color="616161" w:sz="2" w:space="0"/>
              <w:right w:val="single" w:color="616161" w:sz="2" w:space="0"/>
            </w:tcBorders>
            <w:vAlign w:val="center"/>
          </w:tcPr>
          <w:p w:rsidRPr="007B666C" w:rsidR="000020B6" w:rsidRDefault="000020B6" w14:paraId="573872FB"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Cognos                                    </w:t>
            </w:r>
            <w:r w:rsidRPr="007B666C">
              <w:rPr>
                <w:rStyle w:val="ModernTableText"/>
                <w:rFonts w:ascii="Wingdings" w:hAnsi="Wingdings" w:eastAsia="Wingdings" w:cs="Wingdings"/>
                <w:noProof/>
                <w:szCs w:val="18"/>
              </w:rPr>
              <w:t>þ</w:t>
            </w:r>
            <w:r w:rsidRPr="007B666C">
              <w:rPr>
                <w:rStyle w:val="ModernTableText"/>
                <w:noProof/>
                <w:szCs w:val="18"/>
              </w:rPr>
              <w:t xml:space="preserve"> EDMS</w:t>
            </w:r>
          </w:p>
        </w:tc>
      </w:tr>
      <w:tr xmlns:wp14="http://schemas.microsoft.com/office/word/2010/wordml" w:rsidR="000020B6" w14:paraId="2AC68BC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32" w:type="pct"/>
            <w:gridSpan w:val="2"/>
            <w:tcBorders>
              <w:top w:val="single" w:color="616161" w:sz="2" w:space="0"/>
              <w:left w:val="single" w:color="616161" w:sz="2" w:space="0"/>
              <w:right w:val="single" w:color="616161" w:sz="2" w:space="0"/>
            </w:tcBorders>
            <w:vAlign w:val="center"/>
          </w:tcPr>
          <w:p w:rsidRPr="007B666C" w:rsidR="000020B6" w:rsidRDefault="000020B6" w14:paraId="0CF276C3" wp14:textId="77777777">
            <w:pPr>
              <w:pStyle w:val="ModernBodyText"/>
              <w:spacing w:before="40" w:after="40"/>
              <w:jc w:val="left"/>
              <w:rPr>
                <w:rStyle w:val="Modern2nd-levelTableheader"/>
                <w:noProof/>
                <w:sz w:val="18"/>
                <w:szCs w:val="18"/>
              </w:rPr>
            </w:pPr>
            <w:r w:rsidRPr="007B666C">
              <w:rPr>
                <w:rStyle w:val="Modern2nd-levelTableheader"/>
                <w:noProof/>
                <w:sz w:val="18"/>
                <w:szCs w:val="18"/>
              </w:rPr>
              <w:t>Report Output Versions:</w:t>
            </w:r>
          </w:p>
        </w:tc>
        <w:tc>
          <w:tcPr>
            <w:tcW w:w="1197" w:type="pct"/>
            <w:gridSpan w:val="3"/>
            <w:tcBorders>
              <w:top w:val="single" w:color="616161" w:sz="2" w:space="0"/>
              <w:left w:val="single" w:color="616161" w:sz="2" w:space="0"/>
              <w:bottom w:val="single" w:color="616161" w:sz="2" w:space="0"/>
              <w:right w:val="single" w:color="616161" w:sz="2" w:space="0"/>
            </w:tcBorders>
            <w:vAlign w:val="center"/>
          </w:tcPr>
          <w:p w:rsidRPr="007B666C" w:rsidR="000020B6" w:rsidRDefault="00457276" w14:paraId="24E0FB6D" wp14:textId="77777777">
            <w:pPr>
              <w:pStyle w:val="ModernBodyText"/>
              <w:spacing w:before="40" w:after="40"/>
              <w:jc w:val="left"/>
              <w:rPr>
                <w:rStyle w:val="Modern2nd-levelTableheader"/>
                <w:noProof/>
                <w:color w:val="FFFFFF"/>
                <w:sz w:val="18"/>
                <w:szCs w:val="18"/>
              </w:rPr>
            </w:pPr>
            <w:r w:rsidRPr="007B666C">
              <w:rPr>
                <w:rStyle w:val="ModernTableText"/>
                <w:rFonts w:ascii="Wingdings 2" w:hAnsi="Wingdings 2" w:eastAsia="Wingdings 2" w:cs="Wingdings 2"/>
                <w:noProof/>
                <w:szCs w:val="18"/>
              </w:rPr>
              <w:t>£</w:t>
            </w:r>
            <w:r w:rsidRPr="007B666C" w:rsidR="000020B6">
              <w:rPr>
                <w:rStyle w:val="ModernTableText"/>
                <w:noProof/>
                <w:szCs w:val="18"/>
              </w:rPr>
              <w:t xml:space="preserve"> Number Of Occurrences:  </w:t>
            </w:r>
          </w:p>
        </w:tc>
        <w:tc>
          <w:tcPr>
            <w:tcW w:w="2771" w:type="pct"/>
            <w:gridSpan w:val="6"/>
            <w:tcBorders>
              <w:top w:val="single" w:color="616161" w:sz="2" w:space="0"/>
              <w:left w:val="nil"/>
              <w:bottom w:val="single" w:color="616161" w:sz="2" w:space="0"/>
              <w:right w:val="single" w:color="616161" w:sz="2" w:space="0"/>
            </w:tcBorders>
            <w:vAlign w:val="center"/>
          </w:tcPr>
          <w:p w:rsidRPr="007B666C" w:rsidR="000020B6" w:rsidRDefault="00457276" w14:paraId="0DA87D1E" wp14:textId="77777777">
            <w:pPr>
              <w:pStyle w:val="TableText1"/>
              <w:spacing w:before="40" w:after="40"/>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w:t>
            </w:r>
            <w:r w:rsidRPr="007B666C" w:rsidR="000020B6">
              <w:rPr>
                <w:rStyle w:val="ModernTableText"/>
                <w:noProof/>
                <w:szCs w:val="18"/>
              </w:rPr>
              <w:t xml:space="preserve">Duration:       </w:t>
            </w:r>
            <w:r w:rsidRPr="007B666C">
              <w:rPr>
                <w:rStyle w:val="ModernTableText"/>
                <w:noProof/>
                <w:szCs w:val="18"/>
              </w:rPr>
              <w:t>7</w:t>
            </w:r>
            <w:r w:rsidRPr="007B666C" w:rsidR="000020B6">
              <w:rPr>
                <w:rStyle w:val="ModernTableText"/>
                <w:noProof/>
                <w:szCs w:val="18"/>
              </w:rPr>
              <w:t xml:space="preserve">     </w:t>
            </w:r>
            <w:r w:rsidRPr="007B666C" w:rsidR="000020B6">
              <w:rPr>
                <w:rStyle w:val="ModernTableText"/>
                <w:rFonts w:ascii="Wingdings 2" w:hAnsi="Wingdings 2" w:eastAsia="Wingdings 2" w:cs="Wingdings 2"/>
                <w:noProof/>
                <w:szCs w:val="18"/>
              </w:rPr>
              <w:t>£</w:t>
            </w:r>
            <w:r w:rsidRPr="007B666C" w:rsidR="000020B6">
              <w:rPr>
                <w:rStyle w:val="ModernTableText"/>
                <w:noProof/>
                <w:szCs w:val="18"/>
              </w:rPr>
              <w:t xml:space="preserve"> Days       </w:t>
            </w:r>
            <w:r w:rsidRPr="007B666C" w:rsidR="000020B6">
              <w:rPr>
                <w:rStyle w:val="ModernTableText"/>
                <w:rFonts w:ascii="Wingdings 2" w:hAnsi="Wingdings 2" w:eastAsia="Wingdings 2" w:cs="Wingdings 2"/>
                <w:noProof/>
                <w:szCs w:val="18"/>
              </w:rPr>
              <w:t>£</w:t>
            </w:r>
            <w:r w:rsidRPr="007B666C" w:rsidR="000020B6">
              <w:rPr>
                <w:rStyle w:val="ModernTableText"/>
                <w:noProof/>
                <w:szCs w:val="18"/>
              </w:rPr>
              <w:t xml:space="preserve"> Months       </w:t>
            </w:r>
            <w:r w:rsidRPr="007B666C" w:rsidR="000020B6">
              <w:rPr>
                <w:rStyle w:val="ModernTableText"/>
                <w:rFonts w:ascii="Wingdings" w:hAnsi="Wingdings" w:eastAsia="Wingdings" w:cs="Wingdings"/>
                <w:noProof/>
                <w:szCs w:val="18"/>
              </w:rPr>
              <w:t>þ</w:t>
            </w:r>
            <w:r w:rsidRPr="007B666C" w:rsidR="000020B6">
              <w:rPr>
                <w:rStyle w:val="ModernTableText"/>
                <w:noProof/>
                <w:szCs w:val="18"/>
              </w:rPr>
              <w:t xml:space="preserve"> Years                                                                          </w:t>
            </w:r>
          </w:p>
        </w:tc>
      </w:tr>
      <w:tr xmlns:wp14="http://schemas.microsoft.com/office/word/2010/wordml" w:rsidR="000020B6" w14:paraId="7DB38A4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32" w:type="pct"/>
            <w:gridSpan w:val="2"/>
            <w:tcBorders>
              <w:top w:val="single" w:color="616161" w:sz="2" w:space="0"/>
              <w:left w:val="single" w:color="616161" w:sz="2" w:space="0"/>
              <w:right w:val="single" w:color="616161" w:sz="2" w:space="0"/>
            </w:tcBorders>
            <w:vAlign w:val="center"/>
          </w:tcPr>
          <w:p w:rsidRPr="007B666C" w:rsidR="000020B6" w:rsidRDefault="000020B6" w14:paraId="0A3FD531" wp14:textId="77777777">
            <w:pPr>
              <w:pStyle w:val="ModernBodyText"/>
              <w:spacing w:before="40" w:after="40"/>
              <w:jc w:val="left"/>
              <w:rPr>
                <w:rStyle w:val="Modern2nd-levelTableheader"/>
                <w:noProof/>
                <w:sz w:val="18"/>
                <w:szCs w:val="18"/>
              </w:rPr>
            </w:pPr>
            <w:r w:rsidRPr="007B666C">
              <w:rPr>
                <w:rStyle w:val="Modern2nd-levelTableheader"/>
                <w:noProof/>
                <w:sz w:val="18"/>
                <w:szCs w:val="18"/>
              </w:rPr>
              <w:t>Report Run History Log:</w:t>
            </w:r>
          </w:p>
        </w:tc>
        <w:tc>
          <w:tcPr>
            <w:tcW w:w="1197" w:type="pct"/>
            <w:gridSpan w:val="3"/>
            <w:tcBorders>
              <w:top w:val="single" w:color="616161" w:sz="2" w:space="0"/>
              <w:left w:val="single" w:color="616161" w:sz="2" w:space="0"/>
              <w:bottom w:val="single" w:color="616161" w:sz="2" w:space="0"/>
              <w:right w:val="single" w:color="616161" w:sz="2" w:space="0"/>
            </w:tcBorders>
            <w:vAlign w:val="center"/>
          </w:tcPr>
          <w:p w:rsidRPr="007B666C" w:rsidR="000020B6" w:rsidRDefault="000020B6" w14:paraId="44CAB743" wp14:textId="77777777">
            <w:pPr>
              <w:pStyle w:val="ModernBodyText"/>
              <w:spacing w:before="40" w:after="40"/>
              <w:jc w:val="left"/>
              <w:rPr>
                <w:rStyle w:val="Modern2nd-levelTableheader"/>
                <w:noProof/>
                <w:color w:val="FFFFFF"/>
                <w:sz w:val="18"/>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Number Of Occurrences:  </w:t>
            </w:r>
          </w:p>
        </w:tc>
        <w:tc>
          <w:tcPr>
            <w:tcW w:w="2771" w:type="pct"/>
            <w:gridSpan w:val="6"/>
            <w:tcBorders>
              <w:top w:val="single" w:color="616161" w:sz="2" w:space="0"/>
              <w:left w:val="nil"/>
              <w:bottom w:val="single" w:color="616161" w:sz="2" w:space="0"/>
              <w:right w:val="single" w:color="616161" w:sz="2" w:space="0"/>
            </w:tcBorders>
            <w:vAlign w:val="center"/>
          </w:tcPr>
          <w:p w:rsidRPr="007B666C" w:rsidR="000020B6" w:rsidRDefault="000020B6" w14:paraId="4F201B15"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Duration:            </w:t>
            </w:r>
            <w:r w:rsidRPr="007B666C">
              <w:rPr>
                <w:rStyle w:val="ModernTableText"/>
                <w:rFonts w:ascii="Wingdings 2" w:hAnsi="Wingdings 2" w:eastAsia="Wingdings 2" w:cs="Wingdings 2"/>
                <w:noProof/>
                <w:szCs w:val="18"/>
              </w:rPr>
              <w:t>£</w:t>
            </w:r>
            <w:r w:rsidRPr="007B666C">
              <w:rPr>
                <w:rStyle w:val="ModernTableText"/>
                <w:noProof/>
                <w:szCs w:val="18"/>
              </w:rPr>
              <w:t xml:space="preserve"> Days       </w:t>
            </w:r>
            <w:r w:rsidRPr="007B666C">
              <w:rPr>
                <w:rStyle w:val="ModernTableText"/>
                <w:rFonts w:ascii="Wingdings 2" w:hAnsi="Wingdings 2" w:eastAsia="Wingdings 2" w:cs="Wingdings 2"/>
                <w:noProof/>
                <w:szCs w:val="18"/>
              </w:rPr>
              <w:t>£</w:t>
            </w:r>
            <w:r w:rsidRPr="007B666C">
              <w:rPr>
                <w:rStyle w:val="ModernTableText"/>
                <w:noProof/>
                <w:szCs w:val="18"/>
              </w:rPr>
              <w:t xml:space="preserve"> Months       </w:t>
            </w:r>
            <w:r w:rsidRPr="007B666C">
              <w:rPr>
                <w:rStyle w:val="ModernTableText"/>
                <w:rFonts w:ascii="Wingdings 2" w:hAnsi="Wingdings 2" w:eastAsia="Wingdings 2" w:cs="Wingdings 2"/>
                <w:noProof/>
                <w:szCs w:val="18"/>
              </w:rPr>
              <w:t>£</w:t>
            </w:r>
            <w:r w:rsidRPr="007B666C">
              <w:rPr>
                <w:rStyle w:val="ModernTableText"/>
                <w:noProof/>
                <w:szCs w:val="18"/>
              </w:rPr>
              <w:t xml:space="preserve"> Years                                                                          </w:t>
            </w:r>
          </w:p>
        </w:tc>
      </w:tr>
      <w:tr xmlns:wp14="http://schemas.microsoft.com/office/word/2010/wordml" w:rsidR="000020B6" w14:paraId="03F7B2F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0020B6" w:rsidRDefault="000020B6" w14:paraId="11434DAE" wp14:textId="77777777">
            <w:pPr>
              <w:pStyle w:val="ModernBodyT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0020B6" w14:paraId="666818D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Pr>
          <w:p w:rsidRPr="00880DFF" w:rsidR="000020B6" w:rsidP="000020B6" w:rsidRDefault="000020B6" w14:paraId="5B1D312C" wp14:textId="77777777">
            <w:pPr>
              <w:keepLines/>
              <w:spacing w:before="40" w:after="40"/>
              <w:rPr>
                <w:rStyle w:val="ModernTableText"/>
                <w:noProof/>
                <w:spacing w:val="-2"/>
                <w:szCs w:val="18"/>
              </w:rPr>
            </w:pPr>
            <w:r w:rsidRPr="00880DFF">
              <w:rPr>
                <w:rStyle w:val="ModernTableText"/>
                <w:noProof/>
                <w:spacing w:val="-2"/>
                <w:szCs w:val="18"/>
              </w:rPr>
              <w:t>Join A</w:t>
            </w:r>
            <w:r w:rsidR="00C37BF6">
              <w:rPr>
                <w:rStyle w:val="ModernTableText"/>
                <w:noProof/>
                <w:spacing w:val="-2"/>
                <w:szCs w:val="18"/>
              </w:rPr>
              <w:t>_</w:t>
            </w:r>
            <w:r w:rsidRPr="00880DFF">
              <w:rPr>
                <w:rStyle w:val="ModernTableText"/>
                <w:noProof/>
                <w:spacing w:val="-2"/>
                <w:szCs w:val="18"/>
              </w:rPr>
              <w:t>DTL</w:t>
            </w:r>
            <w:r w:rsidR="00C37BF6">
              <w:rPr>
                <w:rStyle w:val="ModernTableText"/>
                <w:noProof/>
                <w:spacing w:val="-2"/>
                <w:szCs w:val="18"/>
              </w:rPr>
              <w:t>_</w:t>
            </w:r>
            <w:r w:rsidRPr="00880DFF">
              <w:rPr>
                <w:rStyle w:val="ModernTableText"/>
                <w:noProof/>
                <w:spacing w:val="-2"/>
                <w:szCs w:val="18"/>
              </w:rPr>
              <w:t>TB to A</w:t>
            </w:r>
            <w:r w:rsidR="00C37BF6">
              <w:rPr>
                <w:rStyle w:val="ModernTableText"/>
                <w:noProof/>
                <w:spacing w:val="-2"/>
                <w:szCs w:val="18"/>
              </w:rPr>
              <w:t>_</w:t>
            </w:r>
            <w:r w:rsidRPr="00880DFF">
              <w:rPr>
                <w:rStyle w:val="ModernTableText"/>
                <w:noProof/>
                <w:spacing w:val="-2"/>
                <w:szCs w:val="18"/>
              </w:rPr>
              <w:t>HDR</w:t>
            </w:r>
            <w:r w:rsidR="00C37BF6">
              <w:rPr>
                <w:rStyle w:val="ModernTableText"/>
                <w:noProof/>
                <w:spacing w:val="-2"/>
                <w:szCs w:val="18"/>
              </w:rPr>
              <w:t>_</w:t>
            </w:r>
            <w:r w:rsidRPr="00880DFF">
              <w:rPr>
                <w:rStyle w:val="ModernTableText"/>
                <w:noProof/>
                <w:spacing w:val="-2"/>
                <w:szCs w:val="18"/>
              </w:rPr>
              <w:t>TB using A</w:t>
            </w:r>
            <w:r w:rsidR="00C37BF6">
              <w:rPr>
                <w:rStyle w:val="ModernTableText"/>
                <w:noProof/>
                <w:spacing w:val="-2"/>
                <w:szCs w:val="18"/>
              </w:rPr>
              <w:t>_</w:t>
            </w:r>
            <w:r w:rsidRPr="00880DFF">
              <w:rPr>
                <w:rStyle w:val="ModernTableText"/>
                <w:noProof/>
                <w:spacing w:val="-2"/>
                <w:szCs w:val="18"/>
              </w:rPr>
              <w:t>AUTH</w:t>
            </w:r>
            <w:r w:rsidR="00C37BF6">
              <w:rPr>
                <w:rStyle w:val="ModernTableText"/>
                <w:noProof/>
                <w:spacing w:val="-2"/>
                <w:szCs w:val="18"/>
              </w:rPr>
              <w:t>_</w:t>
            </w:r>
            <w:r w:rsidRPr="00880DFF">
              <w:rPr>
                <w:rStyle w:val="ModernTableText"/>
                <w:noProof/>
                <w:spacing w:val="-2"/>
                <w:szCs w:val="18"/>
              </w:rPr>
              <w:t>ID</w:t>
            </w:r>
          </w:p>
          <w:p w:rsidRPr="00880DFF" w:rsidR="000020B6" w:rsidP="000020B6" w:rsidRDefault="000020B6" w14:paraId="2EFEC101" wp14:textId="77777777">
            <w:pPr>
              <w:keepLines/>
              <w:spacing w:before="40" w:after="40"/>
              <w:rPr>
                <w:rStyle w:val="ModernTableText"/>
                <w:noProof/>
                <w:spacing w:val="-2"/>
                <w:szCs w:val="18"/>
              </w:rPr>
            </w:pPr>
            <w:r w:rsidRPr="00880DFF">
              <w:rPr>
                <w:rStyle w:val="ModernTableText"/>
                <w:noProof/>
                <w:spacing w:val="-2"/>
                <w:szCs w:val="18"/>
              </w:rPr>
              <w:t>Join B</w:t>
            </w:r>
            <w:r w:rsidR="00C37BF6">
              <w:rPr>
                <w:rStyle w:val="ModernTableText"/>
                <w:noProof/>
                <w:spacing w:val="-2"/>
                <w:szCs w:val="18"/>
              </w:rPr>
              <w:t>_</w:t>
            </w:r>
            <w:r w:rsidRPr="00880DFF">
              <w:rPr>
                <w:rStyle w:val="ModernTableText"/>
                <w:noProof/>
                <w:spacing w:val="-2"/>
                <w:szCs w:val="18"/>
              </w:rPr>
              <w:t>DTL</w:t>
            </w:r>
            <w:r w:rsidR="00C37BF6">
              <w:rPr>
                <w:rStyle w:val="ModernTableText"/>
                <w:noProof/>
                <w:spacing w:val="-2"/>
                <w:szCs w:val="18"/>
              </w:rPr>
              <w:t>_</w:t>
            </w:r>
            <w:r w:rsidRPr="00880DFF">
              <w:rPr>
                <w:rStyle w:val="ModernTableText"/>
                <w:noProof/>
                <w:spacing w:val="-2"/>
                <w:szCs w:val="18"/>
              </w:rPr>
              <w:t>TB to A</w:t>
            </w:r>
            <w:r w:rsidR="00C37BF6">
              <w:rPr>
                <w:rStyle w:val="ModernTableText"/>
                <w:noProof/>
                <w:spacing w:val="-2"/>
                <w:szCs w:val="18"/>
              </w:rPr>
              <w:t>_</w:t>
            </w:r>
            <w:r w:rsidRPr="00880DFF">
              <w:rPr>
                <w:rStyle w:val="ModernTableText"/>
                <w:noProof/>
                <w:spacing w:val="-2"/>
                <w:szCs w:val="18"/>
              </w:rPr>
              <w:t>HDR</w:t>
            </w:r>
            <w:r w:rsidR="00C37BF6">
              <w:rPr>
                <w:rStyle w:val="ModernTableText"/>
                <w:noProof/>
                <w:spacing w:val="-2"/>
                <w:szCs w:val="18"/>
              </w:rPr>
              <w:t>_</w:t>
            </w:r>
            <w:r w:rsidRPr="00880DFF">
              <w:rPr>
                <w:rStyle w:val="ModernTableText"/>
                <w:noProof/>
                <w:spacing w:val="-2"/>
                <w:szCs w:val="18"/>
              </w:rPr>
              <w:t>TB using B</w:t>
            </w:r>
            <w:r w:rsidR="00C37BF6">
              <w:rPr>
                <w:rStyle w:val="ModernTableText"/>
                <w:noProof/>
                <w:spacing w:val="-2"/>
                <w:szCs w:val="18"/>
              </w:rPr>
              <w:t>_</w:t>
            </w:r>
            <w:r w:rsidRPr="00880DFF">
              <w:rPr>
                <w:rStyle w:val="ModernTableText"/>
                <w:noProof/>
                <w:spacing w:val="-2"/>
                <w:szCs w:val="18"/>
              </w:rPr>
              <w:t>SYS</w:t>
            </w:r>
            <w:r w:rsidR="00C37BF6">
              <w:rPr>
                <w:rStyle w:val="ModernTableText"/>
                <w:noProof/>
                <w:spacing w:val="-2"/>
                <w:szCs w:val="18"/>
              </w:rPr>
              <w:t>_</w:t>
            </w:r>
            <w:r w:rsidRPr="00880DFF">
              <w:rPr>
                <w:rStyle w:val="ModernTableText"/>
                <w:noProof/>
                <w:spacing w:val="-2"/>
                <w:szCs w:val="18"/>
              </w:rPr>
              <w:t>ID</w:t>
            </w:r>
          </w:p>
          <w:p w:rsidR="000020B6" w:rsidP="00C37BF6" w:rsidRDefault="008E2A85" w14:paraId="2BBAFD79" wp14:textId="77777777">
            <w:pPr>
              <w:pStyle w:val="TableHeading"/>
              <w:spacing w:before="40" w:after="40"/>
              <w:rPr>
                <w:rStyle w:val="ModernTableText"/>
                <w:b w:val="0"/>
                <w:bCs w:val="0"/>
                <w:noProof/>
                <w:spacing w:val="-2"/>
                <w:szCs w:val="18"/>
              </w:rPr>
            </w:pPr>
            <w:r w:rsidRPr="00880DFF">
              <w:rPr>
                <w:rStyle w:val="ModernTableText"/>
                <w:b w:val="0"/>
                <w:bCs w:val="0"/>
                <w:noProof/>
                <w:spacing w:val="-2"/>
                <w:szCs w:val="18"/>
              </w:rPr>
              <w:t>Join P</w:t>
            </w:r>
            <w:r w:rsidR="00C37BF6">
              <w:rPr>
                <w:rStyle w:val="ModernTableText"/>
                <w:b w:val="0"/>
                <w:bCs w:val="0"/>
                <w:noProof/>
                <w:spacing w:val="-2"/>
                <w:szCs w:val="18"/>
              </w:rPr>
              <w:t>_</w:t>
            </w:r>
            <w:r w:rsidRPr="00880DFF">
              <w:rPr>
                <w:rStyle w:val="ModernTableText"/>
                <w:b w:val="0"/>
                <w:bCs w:val="0"/>
                <w:noProof/>
                <w:spacing w:val="-2"/>
                <w:szCs w:val="18"/>
              </w:rPr>
              <w:t>DTL</w:t>
            </w:r>
            <w:r w:rsidR="00C37BF6">
              <w:rPr>
                <w:rStyle w:val="ModernTableText"/>
                <w:b w:val="0"/>
                <w:bCs w:val="0"/>
                <w:noProof/>
                <w:spacing w:val="-2"/>
                <w:szCs w:val="18"/>
              </w:rPr>
              <w:t>_</w:t>
            </w:r>
            <w:r w:rsidRPr="00880DFF">
              <w:rPr>
                <w:rStyle w:val="ModernTableText"/>
                <w:b w:val="0"/>
                <w:bCs w:val="0"/>
                <w:noProof/>
                <w:spacing w:val="-2"/>
                <w:szCs w:val="18"/>
              </w:rPr>
              <w:t>TB to A</w:t>
            </w:r>
            <w:r w:rsidR="00C37BF6">
              <w:rPr>
                <w:rStyle w:val="ModernTableText"/>
                <w:b w:val="0"/>
                <w:bCs w:val="0"/>
                <w:noProof/>
                <w:spacing w:val="-2"/>
                <w:szCs w:val="18"/>
              </w:rPr>
              <w:t>_</w:t>
            </w:r>
            <w:r w:rsidRPr="00880DFF">
              <w:rPr>
                <w:rStyle w:val="ModernTableText"/>
                <w:b w:val="0"/>
                <w:bCs w:val="0"/>
                <w:noProof/>
                <w:spacing w:val="-2"/>
                <w:szCs w:val="18"/>
              </w:rPr>
              <w:t>HDR</w:t>
            </w:r>
            <w:r w:rsidR="00C37BF6">
              <w:rPr>
                <w:rStyle w:val="ModernTableText"/>
                <w:b w:val="0"/>
                <w:bCs w:val="0"/>
                <w:noProof/>
                <w:spacing w:val="-2"/>
                <w:szCs w:val="18"/>
              </w:rPr>
              <w:t>_</w:t>
            </w:r>
            <w:r w:rsidRPr="00880DFF">
              <w:rPr>
                <w:rStyle w:val="ModernTableText"/>
                <w:b w:val="0"/>
                <w:bCs w:val="0"/>
                <w:noProof/>
                <w:spacing w:val="-2"/>
                <w:szCs w:val="18"/>
              </w:rPr>
              <w:t>LI</w:t>
            </w:r>
            <w:r w:rsidR="00C37BF6">
              <w:rPr>
                <w:rStyle w:val="ModernTableText"/>
                <w:b w:val="0"/>
                <w:bCs w:val="0"/>
                <w:noProof/>
                <w:spacing w:val="-2"/>
                <w:szCs w:val="18"/>
              </w:rPr>
              <w:t>_</w:t>
            </w:r>
            <w:r w:rsidRPr="00880DFF">
              <w:rPr>
                <w:rStyle w:val="ModernTableText"/>
                <w:b w:val="0"/>
                <w:bCs w:val="0"/>
                <w:noProof/>
                <w:spacing w:val="-2"/>
                <w:szCs w:val="18"/>
              </w:rPr>
              <w:t>SUBM</w:t>
            </w:r>
            <w:r w:rsidR="00C37BF6">
              <w:rPr>
                <w:rStyle w:val="ModernTableText"/>
                <w:b w:val="0"/>
                <w:bCs w:val="0"/>
                <w:noProof/>
                <w:spacing w:val="-2"/>
                <w:szCs w:val="18"/>
              </w:rPr>
              <w:t>_</w:t>
            </w:r>
            <w:r w:rsidRPr="00880DFF">
              <w:rPr>
                <w:rStyle w:val="ModernTableText"/>
                <w:b w:val="0"/>
                <w:bCs w:val="0"/>
                <w:noProof/>
                <w:spacing w:val="-2"/>
                <w:szCs w:val="18"/>
              </w:rPr>
              <w:t>PROV</w:t>
            </w:r>
            <w:r w:rsidR="00C37BF6">
              <w:rPr>
                <w:rStyle w:val="ModernTableText"/>
                <w:b w:val="0"/>
                <w:bCs w:val="0"/>
                <w:noProof/>
                <w:spacing w:val="-2"/>
                <w:szCs w:val="18"/>
              </w:rPr>
              <w:t>_</w:t>
            </w:r>
            <w:r w:rsidRPr="00880DFF">
              <w:rPr>
                <w:rStyle w:val="ModernTableText"/>
                <w:b w:val="0"/>
                <w:bCs w:val="0"/>
                <w:noProof/>
                <w:spacing w:val="-2"/>
                <w:szCs w:val="18"/>
              </w:rPr>
              <w:t>ID</w:t>
            </w:r>
            <w:r w:rsidR="00C37BF6">
              <w:rPr>
                <w:rStyle w:val="ModernTableText"/>
                <w:b w:val="0"/>
                <w:bCs w:val="0"/>
                <w:noProof/>
                <w:spacing w:val="-2"/>
                <w:szCs w:val="18"/>
              </w:rPr>
              <w:t>_</w:t>
            </w:r>
            <w:r w:rsidRPr="00880DFF">
              <w:rPr>
                <w:rStyle w:val="ModernTableText"/>
                <w:b w:val="0"/>
                <w:bCs w:val="0"/>
                <w:noProof/>
                <w:spacing w:val="-2"/>
                <w:szCs w:val="18"/>
              </w:rPr>
              <w:t>TB using A</w:t>
            </w:r>
            <w:r w:rsidR="00C37BF6">
              <w:rPr>
                <w:rStyle w:val="ModernTableText"/>
                <w:b w:val="0"/>
                <w:bCs w:val="0"/>
                <w:noProof/>
                <w:spacing w:val="-2"/>
                <w:szCs w:val="18"/>
              </w:rPr>
              <w:t>_</w:t>
            </w:r>
            <w:r w:rsidRPr="00880DFF">
              <w:rPr>
                <w:rStyle w:val="ModernTableText"/>
                <w:b w:val="0"/>
                <w:bCs w:val="0"/>
                <w:noProof/>
                <w:spacing w:val="-2"/>
                <w:szCs w:val="18"/>
              </w:rPr>
              <w:t>HDR</w:t>
            </w:r>
            <w:r w:rsidR="00C37BF6">
              <w:rPr>
                <w:rStyle w:val="ModernTableText"/>
                <w:b w:val="0"/>
                <w:bCs w:val="0"/>
                <w:noProof/>
                <w:spacing w:val="-2"/>
                <w:szCs w:val="18"/>
              </w:rPr>
              <w:t>_</w:t>
            </w:r>
            <w:r w:rsidRPr="00880DFF">
              <w:rPr>
                <w:rStyle w:val="ModernTableText"/>
                <w:b w:val="0"/>
                <w:bCs w:val="0"/>
                <w:noProof/>
                <w:spacing w:val="-2"/>
                <w:szCs w:val="18"/>
              </w:rPr>
              <w:t>LI</w:t>
            </w:r>
            <w:r w:rsidR="00C37BF6">
              <w:rPr>
                <w:rStyle w:val="ModernTableText"/>
                <w:b w:val="0"/>
                <w:bCs w:val="0"/>
                <w:noProof/>
                <w:spacing w:val="-2"/>
                <w:szCs w:val="18"/>
              </w:rPr>
              <w:t>_</w:t>
            </w:r>
            <w:r w:rsidRPr="00880DFF">
              <w:rPr>
                <w:rStyle w:val="ModernTableText"/>
                <w:b w:val="0"/>
                <w:bCs w:val="0"/>
                <w:noProof/>
                <w:spacing w:val="-2"/>
                <w:szCs w:val="18"/>
              </w:rPr>
              <w:t>SUBM</w:t>
            </w:r>
            <w:r w:rsidR="00C37BF6">
              <w:rPr>
                <w:rStyle w:val="ModernTableText"/>
                <w:b w:val="0"/>
                <w:bCs w:val="0"/>
                <w:noProof/>
                <w:spacing w:val="-2"/>
                <w:szCs w:val="18"/>
              </w:rPr>
              <w:t>_</w:t>
            </w:r>
            <w:r w:rsidRPr="00880DFF">
              <w:rPr>
                <w:rStyle w:val="ModernTableText"/>
                <w:b w:val="0"/>
                <w:bCs w:val="0"/>
                <w:noProof/>
                <w:spacing w:val="-2"/>
                <w:szCs w:val="18"/>
              </w:rPr>
              <w:t>PROV</w:t>
            </w:r>
            <w:r w:rsidR="00C37BF6">
              <w:rPr>
                <w:rStyle w:val="ModernTableText"/>
                <w:b w:val="0"/>
                <w:bCs w:val="0"/>
                <w:noProof/>
                <w:spacing w:val="-2"/>
                <w:szCs w:val="18"/>
              </w:rPr>
              <w:t>_</w:t>
            </w:r>
            <w:r w:rsidRPr="00880DFF">
              <w:rPr>
                <w:rStyle w:val="ModernTableText"/>
                <w:b w:val="0"/>
                <w:bCs w:val="0"/>
                <w:noProof/>
                <w:spacing w:val="-2"/>
                <w:szCs w:val="18"/>
              </w:rPr>
              <w:t>ID</w:t>
            </w:r>
            <w:r w:rsidR="00C37BF6">
              <w:rPr>
                <w:rStyle w:val="ModernTableText"/>
                <w:b w:val="0"/>
                <w:bCs w:val="0"/>
                <w:noProof/>
                <w:spacing w:val="-2"/>
                <w:szCs w:val="18"/>
              </w:rPr>
              <w:t>_</w:t>
            </w:r>
            <w:r w:rsidRPr="00880DFF">
              <w:rPr>
                <w:rStyle w:val="ModernTableText"/>
                <w:b w:val="0"/>
                <w:bCs w:val="0"/>
                <w:noProof/>
                <w:spacing w:val="-2"/>
                <w:szCs w:val="18"/>
              </w:rPr>
              <w:t>TB.P</w:t>
            </w:r>
            <w:r w:rsidR="00C37BF6">
              <w:rPr>
                <w:rStyle w:val="ModernTableText"/>
                <w:b w:val="0"/>
                <w:bCs w:val="0"/>
                <w:noProof/>
                <w:spacing w:val="-2"/>
                <w:szCs w:val="18"/>
              </w:rPr>
              <w:t>_</w:t>
            </w:r>
            <w:r w:rsidRPr="00880DFF">
              <w:rPr>
                <w:rStyle w:val="ModernTableText"/>
                <w:b w:val="0"/>
                <w:bCs w:val="0"/>
                <w:noProof/>
                <w:spacing w:val="-2"/>
                <w:szCs w:val="18"/>
              </w:rPr>
              <w:t>SYS</w:t>
            </w:r>
            <w:r w:rsidR="00C37BF6">
              <w:rPr>
                <w:rStyle w:val="ModernTableText"/>
                <w:b w:val="0"/>
                <w:bCs w:val="0"/>
                <w:noProof/>
                <w:spacing w:val="-2"/>
                <w:szCs w:val="18"/>
              </w:rPr>
              <w:t>_</w:t>
            </w:r>
            <w:r w:rsidRPr="00880DFF">
              <w:rPr>
                <w:rStyle w:val="ModernTableText"/>
                <w:b w:val="0"/>
                <w:bCs w:val="0"/>
                <w:noProof/>
                <w:spacing w:val="-2"/>
                <w:szCs w:val="18"/>
              </w:rPr>
              <w:t>ID [Where A</w:t>
            </w:r>
            <w:r w:rsidR="00C37BF6">
              <w:rPr>
                <w:rStyle w:val="ModernTableText"/>
                <w:b w:val="0"/>
                <w:bCs w:val="0"/>
                <w:noProof/>
                <w:spacing w:val="-2"/>
                <w:szCs w:val="18"/>
              </w:rPr>
              <w:t>_</w:t>
            </w:r>
            <w:r w:rsidRPr="00880DFF">
              <w:rPr>
                <w:rStyle w:val="ModernTableText"/>
                <w:b w:val="0"/>
                <w:bCs w:val="0"/>
                <w:noProof/>
                <w:spacing w:val="-2"/>
                <w:szCs w:val="18"/>
              </w:rPr>
              <w:t>TXN</w:t>
            </w:r>
            <w:r w:rsidR="00C37BF6">
              <w:rPr>
                <w:rStyle w:val="ModernTableText"/>
                <w:b w:val="0"/>
                <w:bCs w:val="0"/>
                <w:noProof/>
                <w:spacing w:val="-2"/>
                <w:szCs w:val="18"/>
              </w:rPr>
              <w:t>_</w:t>
            </w:r>
            <w:r w:rsidRPr="00880DFF">
              <w:rPr>
                <w:rStyle w:val="ModernTableText"/>
                <w:b w:val="0"/>
                <w:bCs w:val="0"/>
                <w:noProof/>
                <w:spacing w:val="-2"/>
                <w:szCs w:val="18"/>
              </w:rPr>
              <w:t>LVL</w:t>
            </w:r>
            <w:r w:rsidR="00C37BF6">
              <w:rPr>
                <w:rStyle w:val="ModernTableText"/>
                <w:b w:val="0"/>
                <w:bCs w:val="0"/>
                <w:noProof/>
                <w:spacing w:val="-2"/>
                <w:szCs w:val="18"/>
              </w:rPr>
              <w:t>_</w:t>
            </w:r>
            <w:r w:rsidRPr="00880DFF">
              <w:rPr>
                <w:rStyle w:val="ModernTableText"/>
                <w:b w:val="0"/>
                <w:bCs w:val="0"/>
                <w:noProof/>
                <w:spacing w:val="-2"/>
                <w:szCs w:val="18"/>
              </w:rPr>
              <w:t>CD = "SV" and A</w:t>
            </w:r>
            <w:r w:rsidR="00C37BF6">
              <w:rPr>
                <w:rStyle w:val="ModernTableText"/>
                <w:b w:val="0"/>
                <w:bCs w:val="0"/>
                <w:noProof/>
                <w:spacing w:val="-2"/>
                <w:szCs w:val="18"/>
              </w:rPr>
              <w:t>_</w:t>
            </w:r>
            <w:r w:rsidRPr="00880DFF">
              <w:rPr>
                <w:rStyle w:val="ModernTableText"/>
                <w:b w:val="0"/>
                <w:bCs w:val="0"/>
                <w:noProof/>
                <w:spacing w:val="-2"/>
                <w:szCs w:val="18"/>
              </w:rPr>
              <w:t>USED</w:t>
            </w:r>
            <w:r w:rsidR="00C37BF6">
              <w:rPr>
                <w:rStyle w:val="ModernTableText"/>
                <w:b w:val="0"/>
                <w:bCs w:val="0"/>
                <w:noProof/>
                <w:spacing w:val="-2"/>
                <w:szCs w:val="18"/>
              </w:rPr>
              <w:t>_</w:t>
            </w:r>
            <w:r w:rsidRPr="00880DFF">
              <w:rPr>
                <w:rStyle w:val="ModernTableText"/>
                <w:b w:val="0"/>
                <w:bCs w:val="0"/>
                <w:noProof/>
                <w:spacing w:val="-2"/>
                <w:szCs w:val="18"/>
              </w:rPr>
              <w:t>PROV</w:t>
            </w:r>
            <w:r w:rsidR="00C37BF6">
              <w:rPr>
                <w:rStyle w:val="ModernTableText"/>
                <w:b w:val="0"/>
                <w:bCs w:val="0"/>
                <w:noProof/>
                <w:spacing w:val="-2"/>
                <w:szCs w:val="18"/>
              </w:rPr>
              <w:t>_</w:t>
            </w:r>
            <w:r w:rsidRPr="00880DFF">
              <w:rPr>
                <w:rStyle w:val="ModernTableText"/>
                <w:b w:val="0"/>
                <w:bCs w:val="0"/>
                <w:noProof/>
                <w:spacing w:val="-2"/>
                <w:szCs w:val="18"/>
              </w:rPr>
              <w:t>ID</w:t>
            </w:r>
            <w:r w:rsidR="00C37BF6">
              <w:rPr>
                <w:rStyle w:val="ModernTableText"/>
                <w:b w:val="0"/>
                <w:bCs w:val="0"/>
                <w:noProof/>
                <w:spacing w:val="-2"/>
                <w:szCs w:val="18"/>
              </w:rPr>
              <w:t>_</w:t>
            </w:r>
            <w:r w:rsidRPr="00880DFF">
              <w:rPr>
                <w:rStyle w:val="ModernTableText"/>
                <w:b w:val="0"/>
                <w:bCs w:val="0"/>
                <w:noProof/>
                <w:spacing w:val="-2"/>
                <w:szCs w:val="18"/>
              </w:rPr>
              <w:t>IND = "Y"] = P</w:t>
            </w:r>
            <w:r w:rsidR="00C37BF6">
              <w:rPr>
                <w:rStyle w:val="ModernTableText"/>
                <w:b w:val="0"/>
                <w:bCs w:val="0"/>
                <w:noProof/>
                <w:spacing w:val="-2"/>
                <w:szCs w:val="18"/>
              </w:rPr>
              <w:t>_</w:t>
            </w:r>
            <w:r w:rsidRPr="00880DFF">
              <w:rPr>
                <w:rStyle w:val="ModernTableText"/>
                <w:b w:val="0"/>
                <w:bCs w:val="0"/>
                <w:noProof/>
                <w:spacing w:val="-2"/>
                <w:szCs w:val="18"/>
              </w:rPr>
              <w:t>DTL</w:t>
            </w:r>
            <w:r w:rsidR="00C37BF6">
              <w:rPr>
                <w:rStyle w:val="ModernTableText"/>
                <w:b w:val="0"/>
                <w:bCs w:val="0"/>
                <w:noProof/>
                <w:spacing w:val="-2"/>
                <w:szCs w:val="18"/>
              </w:rPr>
              <w:t>_</w:t>
            </w:r>
            <w:r w:rsidRPr="00880DFF">
              <w:rPr>
                <w:rStyle w:val="ModernTableText"/>
                <w:b w:val="0"/>
                <w:bCs w:val="0"/>
                <w:noProof/>
                <w:spacing w:val="-2"/>
                <w:szCs w:val="18"/>
              </w:rPr>
              <w:t>TB.P</w:t>
            </w:r>
            <w:r w:rsidR="00C37BF6">
              <w:rPr>
                <w:rStyle w:val="ModernTableText"/>
                <w:b w:val="0"/>
                <w:bCs w:val="0"/>
                <w:noProof/>
                <w:spacing w:val="-2"/>
                <w:szCs w:val="18"/>
              </w:rPr>
              <w:t>_</w:t>
            </w:r>
            <w:r w:rsidRPr="00880DFF">
              <w:rPr>
                <w:rStyle w:val="ModernTableText"/>
                <w:b w:val="0"/>
                <w:bCs w:val="0"/>
                <w:noProof/>
                <w:spacing w:val="-2"/>
                <w:szCs w:val="18"/>
              </w:rPr>
              <w:t>SYS</w:t>
            </w:r>
            <w:r w:rsidR="00C37BF6">
              <w:rPr>
                <w:rStyle w:val="ModernTableText"/>
                <w:b w:val="0"/>
                <w:bCs w:val="0"/>
                <w:noProof/>
                <w:spacing w:val="-2"/>
                <w:szCs w:val="18"/>
              </w:rPr>
              <w:t>_</w:t>
            </w:r>
            <w:r w:rsidRPr="00880DFF">
              <w:rPr>
                <w:rStyle w:val="ModernTableText"/>
                <w:b w:val="0"/>
                <w:bCs w:val="0"/>
                <w:noProof/>
                <w:spacing w:val="-2"/>
                <w:szCs w:val="18"/>
              </w:rPr>
              <w:t>ID</w:t>
            </w:r>
          </w:p>
          <w:p w:rsidR="00AF5DA7" w:rsidP="00AF5DA7" w:rsidRDefault="00AF5DA7" w14:paraId="0D5D2C81" wp14:textId="77777777">
            <w:pPr>
              <w:keepLines/>
              <w:spacing w:before="40" w:after="40"/>
              <w:rPr>
                <w:rStyle w:val="ModernTableText"/>
                <w:rFonts w:ascii="Arial Narrow" w:hAnsi="Arial Narrow"/>
                <w:noProof/>
              </w:rPr>
            </w:pPr>
            <w:r>
              <w:rPr>
                <w:rStyle w:val="ModernTableText"/>
                <w:rFonts w:ascii="Arial Narrow" w:hAnsi="Arial Narrow"/>
                <w:noProof/>
                <w:szCs w:val="20"/>
              </w:rPr>
              <w:t>Join A_HDR_LI_SUBM_PROV_ID_TB to A_DTL_TB</w:t>
            </w:r>
          </w:p>
          <w:p w:rsidR="00AF5DA7" w:rsidP="00AF5DA7" w:rsidRDefault="00AF5DA7" w14:paraId="0CE780C1" wp14:textId="77777777">
            <w:pPr>
              <w:keepLines/>
              <w:spacing w:before="40" w:after="40"/>
              <w:rPr>
                <w:rStyle w:val="ModernTableText"/>
                <w:rFonts w:ascii="Arial Narrow" w:hAnsi="Arial Narrow"/>
                <w:noProof/>
                <w:szCs w:val="20"/>
              </w:rPr>
            </w:pPr>
            <w:r>
              <w:rPr>
                <w:rStyle w:val="ModernTableText"/>
                <w:rFonts w:ascii="Arial Narrow" w:hAnsi="Arial Narrow"/>
                <w:noProof/>
                <w:szCs w:val="20"/>
              </w:rPr>
              <w:t>Display distinct data for the details</w:t>
            </w:r>
          </w:p>
          <w:p w:rsidRPr="00880DFF" w:rsidR="00AF5DA7" w:rsidP="00C37BF6" w:rsidRDefault="00AF5DA7" w14:paraId="7DF4E37C" wp14:textId="77777777">
            <w:pPr>
              <w:pStyle w:val="TableHeading"/>
              <w:spacing w:before="40" w:after="40"/>
              <w:rPr>
                <w:rStyle w:val="ModernTableText"/>
                <w:b w:val="0"/>
                <w:szCs w:val="18"/>
              </w:rPr>
            </w:pPr>
          </w:p>
        </w:tc>
      </w:tr>
    </w:tbl>
    <w:p xmlns:wp14="http://schemas.microsoft.com/office/word/2010/wordml" w:rsidR="00EA359C" w:rsidP="00EA359C" w:rsidRDefault="00EA359C" w14:paraId="44FB30F8" wp14:textId="77777777"/>
    <w:p xmlns:wp14="http://schemas.microsoft.com/office/word/2010/wordml" w:rsidRPr="000308BA" w:rsidR="00CE759A" w:rsidP="000308BA" w:rsidRDefault="00CE759A" w14:paraId="701587F0" wp14:textId="77777777">
      <w:pPr>
        <w:pStyle w:val="Heading6"/>
      </w:pPr>
      <w:r w:rsidRPr="000308BA">
        <w:br w:type="page"/>
      </w:r>
      <w:r w:rsidRPr="000308BA">
        <w:t>Report Layout – OPR-SRA-101 – Service Authorization Not Used Within Four Months of the Line Item Date</w:t>
      </w:r>
    </w:p>
    <w:tbl>
      <w:tblPr>
        <w:tblW w:w="5693"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484"/>
        <w:gridCol w:w="1438"/>
        <w:gridCol w:w="494"/>
        <w:gridCol w:w="818"/>
        <w:gridCol w:w="566"/>
        <w:gridCol w:w="841"/>
        <w:gridCol w:w="323"/>
        <w:gridCol w:w="451"/>
        <w:gridCol w:w="513"/>
        <w:gridCol w:w="500"/>
        <w:gridCol w:w="209"/>
        <w:gridCol w:w="291"/>
        <w:gridCol w:w="517"/>
        <w:gridCol w:w="1025"/>
        <w:gridCol w:w="626"/>
        <w:gridCol w:w="82"/>
        <w:gridCol w:w="285"/>
        <w:gridCol w:w="954"/>
        <w:gridCol w:w="1058"/>
        <w:gridCol w:w="59"/>
        <w:gridCol w:w="1003"/>
        <w:gridCol w:w="741"/>
        <w:gridCol w:w="403"/>
        <w:gridCol w:w="528"/>
        <w:gridCol w:w="233"/>
        <w:gridCol w:w="59"/>
        <w:gridCol w:w="727"/>
        <w:gridCol w:w="934"/>
        <w:gridCol w:w="222"/>
        <w:tblGridChange w:id="299">
          <w:tblGrid>
            <w:gridCol w:w="484"/>
            <w:gridCol w:w="1438"/>
            <w:gridCol w:w="494"/>
            <w:gridCol w:w="818"/>
            <w:gridCol w:w="566"/>
            <w:gridCol w:w="841"/>
            <w:gridCol w:w="323"/>
            <w:gridCol w:w="451"/>
            <w:gridCol w:w="513"/>
            <w:gridCol w:w="500"/>
            <w:gridCol w:w="209"/>
            <w:gridCol w:w="291"/>
            <w:gridCol w:w="517"/>
            <w:gridCol w:w="1025"/>
            <w:gridCol w:w="626"/>
            <w:gridCol w:w="82"/>
            <w:gridCol w:w="285"/>
            <w:gridCol w:w="954"/>
            <w:gridCol w:w="1058"/>
            <w:gridCol w:w="59"/>
            <w:gridCol w:w="1003"/>
            <w:gridCol w:w="741"/>
            <w:gridCol w:w="403"/>
            <w:gridCol w:w="528"/>
            <w:gridCol w:w="233"/>
            <w:gridCol w:w="59"/>
            <w:gridCol w:w="727"/>
            <w:gridCol w:w="934"/>
            <w:gridCol w:w="222"/>
          </w:tblGrid>
        </w:tblGridChange>
      </w:tblGrid>
      <w:tr xmlns:wp14="http://schemas.microsoft.com/office/word/2010/wordml" w:rsidR="00CE759A" w:rsidTr="00C3062C" w14:paraId="60BAC3E2" wp14:textId="77777777">
        <w:tblPrEx>
          <w:tblCellMar>
            <w:top w:w="0" w:type="dxa"/>
            <w:bottom w:w="0" w:type="dxa"/>
          </w:tblCellMar>
        </w:tblPrEx>
        <w:trPr>
          <w:gridBefore w:val="2"/>
          <w:wBefore w:w="587" w:type="pct"/>
          <w:cantSplit/>
          <w:trHeight w:val="432" w:hRule="exact"/>
          <w:jc w:val="center"/>
        </w:trPr>
        <w:tc>
          <w:tcPr>
            <w:tcW w:w="4413" w:type="pct"/>
            <w:gridSpan w:val="27"/>
            <w:tcBorders>
              <w:top w:val="single" w:color="auto" w:sz="4" w:space="0"/>
              <w:left w:val="single" w:color="auto" w:sz="4" w:space="0"/>
              <w:bottom w:val="single" w:color="auto" w:sz="4" w:space="0"/>
              <w:right w:val="single" w:color="auto" w:sz="4" w:space="0"/>
            </w:tcBorders>
            <w:shd w:val="clear" w:color="auto" w:fill="FF0000"/>
            <w:vAlign w:val="center"/>
          </w:tcPr>
          <w:p w:rsidR="00CE759A" w:rsidP="00932226" w:rsidRDefault="00CE759A" w14:paraId="6D086437" wp14:textId="77777777">
            <w:pPr>
              <w:jc w:val="center"/>
              <w:rPr>
                <w:rFonts w:eastAsia="MS Mincho"/>
              </w:rPr>
            </w:pPr>
            <w:r>
              <w:br w:type="page"/>
            </w:r>
            <w:r>
              <w:br w:type="page"/>
            </w:r>
            <w:r>
              <w:rPr>
                <w:rFonts w:eastAsia="MS Mincho"/>
              </w:rPr>
              <w:t>NH MMIS REPORT LAYOUT</w:t>
            </w:r>
          </w:p>
        </w:tc>
      </w:tr>
      <w:tr xmlns:wp14="http://schemas.microsoft.com/office/word/2010/wordml" w:rsidR="005315F3" w:rsidTr="00C3062C" w14:paraId="2ABA8502" wp14:textId="77777777">
        <w:tblPrEx>
          <w:tblCellMar>
            <w:top w:w="0" w:type="dxa"/>
            <w:bottom w:w="0" w:type="dxa"/>
          </w:tblCellMar>
        </w:tblPrEx>
        <w:trPr>
          <w:gridBefore w:val="2"/>
          <w:wBefore w:w="587" w:type="pct"/>
          <w:cantSplit/>
          <w:trHeight w:val="1710"/>
          <w:jc w:val="center"/>
        </w:trPr>
        <w:tc>
          <w:tcPr>
            <w:tcW w:w="930" w:type="pct"/>
            <w:gridSpan w:val="5"/>
            <w:tcBorders>
              <w:top w:val="single" w:color="auto" w:sz="4" w:space="0"/>
              <w:bottom w:val="nil"/>
            </w:tcBorders>
            <w:vAlign w:val="center"/>
          </w:tcPr>
          <w:p w:rsidRPr="00FC5BE5" w:rsidR="00CE759A" w:rsidRDefault="00CE759A" w14:paraId="67275AE7" wp14:textId="77777777">
            <w:pPr>
              <w:pStyle w:val="TableText1"/>
              <w:spacing w:before="40" w:after="40"/>
              <w:rPr>
                <w:rStyle w:val="ModernTableText"/>
                <w:b/>
                <w:bCs/>
                <w:sz w:val="20"/>
                <w:szCs w:val="23"/>
              </w:rPr>
            </w:pPr>
            <w:r w:rsidRPr="00FC5BE5">
              <w:rPr>
                <w:rStyle w:val="ModernTableText"/>
                <w:b/>
                <w:bCs/>
                <w:sz w:val="20"/>
                <w:szCs w:val="23"/>
              </w:rPr>
              <w:t>NH MMIS EOR</w:t>
            </w:r>
          </w:p>
          <w:p w:rsidRPr="00FC5BE5" w:rsidR="00CE759A" w:rsidRDefault="00CE759A" w14:paraId="352A4038" wp14:textId="77777777">
            <w:pPr>
              <w:pStyle w:val="TableText1"/>
              <w:spacing w:before="40" w:after="40"/>
              <w:rPr>
                <w:rStyle w:val="ModernTableText"/>
                <w:b/>
                <w:bCs/>
                <w:sz w:val="20"/>
                <w:szCs w:val="23"/>
              </w:rPr>
            </w:pPr>
            <w:r w:rsidRPr="00FC5BE5">
              <w:rPr>
                <w:rStyle w:val="ModernTableText"/>
                <w:b/>
                <w:bCs/>
                <w:sz w:val="20"/>
                <w:szCs w:val="23"/>
              </w:rPr>
              <w:t>Report ID:  OPR-SRA-101</w:t>
            </w:r>
          </w:p>
          <w:p w:rsidRPr="00FC5BE5" w:rsidR="00CE759A" w:rsidRDefault="00CE759A" w14:paraId="7B11958A" wp14:textId="77777777">
            <w:pPr>
              <w:pStyle w:val="TableText1"/>
              <w:spacing w:before="40" w:after="40"/>
              <w:rPr>
                <w:b/>
                <w:szCs w:val="21"/>
                <w:u w:val="single"/>
              </w:rPr>
            </w:pPr>
            <w:r w:rsidRPr="00FC5BE5">
              <w:rPr>
                <w:b/>
                <w:szCs w:val="21"/>
                <w:u w:val="single"/>
              </w:rPr>
              <w:t>Report Definition</w:t>
            </w:r>
          </w:p>
          <w:p w:rsidRPr="00FC5BE5" w:rsidR="00CE759A" w:rsidRDefault="00CE759A" w14:paraId="67FC6670" wp14:textId="77777777">
            <w:pPr>
              <w:pStyle w:val="TableText1"/>
              <w:spacing w:before="40" w:after="40"/>
              <w:rPr>
                <w:b/>
                <w:szCs w:val="21"/>
                <w:u w:val="single"/>
              </w:rPr>
            </w:pPr>
            <w:r w:rsidRPr="00FC5BE5">
              <w:rPr>
                <w:b/>
                <w:szCs w:val="21"/>
                <w:u w:val="single"/>
              </w:rPr>
              <w:t>ORR Home</w:t>
            </w:r>
          </w:p>
          <w:p w:rsidRPr="00FC5BE5" w:rsidR="00CE759A" w:rsidRDefault="00CE759A" w14:paraId="2B831086" wp14:textId="77777777">
            <w:pPr>
              <w:pStyle w:val="TableText1"/>
              <w:spacing w:before="40" w:after="40"/>
              <w:rPr>
                <w:rStyle w:val="ModernTableText"/>
                <w:b/>
                <w:bCs/>
                <w:color w:val="0000FF"/>
                <w:sz w:val="20"/>
                <w:szCs w:val="23"/>
                <w:u w:val="single"/>
              </w:rPr>
            </w:pPr>
            <w:r w:rsidRPr="00FC5BE5">
              <w:rPr>
                <w:b/>
                <w:szCs w:val="21"/>
                <w:u w:val="single"/>
              </w:rPr>
              <w:t>Return</w:t>
            </w:r>
          </w:p>
        </w:tc>
        <w:tc>
          <w:tcPr>
            <w:tcW w:w="2659" w:type="pct"/>
            <w:gridSpan w:val="16"/>
            <w:tcBorders>
              <w:top w:val="single" w:color="auto" w:sz="4" w:space="0"/>
              <w:bottom w:val="nil"/>
            </w:tcBorders>
            <w:vAlign w:val="center"/>
          </w:tcPr>
          <w:p w:rsidRPr="00FC5BE5" w:rsidR="000020B6" w:rsidP="000020B6" w:rsidRDefault="000020B6" w14:paraId="4D51E04F" wp14:textId="77777777">
            <w:pPr>
              <w:pStyle w:val="RptLayoutHdg1ACSSC"/>
              <w:rPr>
                <w:sz w:val="20"/>
              </w:rPr>
            </w:pPr>
            <w:r w:rsidRPr="00FC5BE5">
              <w:rPr>
                <w:sz w:val="20"/>
              </w:rPr>
              <w:t>Line of Business:  &lt;LOB Cd - Desc&gt;</w:t>
            </w:r>
          </w:p>
          <w:p w:rsidRPr="00FC5BE5" w:rsidR="000020B6" w:rsidP="00D904D2" w:rsidRDefault="000020B6" w14:paraId="1DA6542E" wp14:textId="77777777">
            <w:pPr>
              <w:jc w:val="center"/>
              <w:rPr>
                <w:b/>
              </w:rPr>
            </w:pPr>
          </w:p>
          <w:p w:rsidRPr="00FC5BE5" w:rsidR="00CE759A" w:rsidP="00D904D2" w:rsidRDefault="000020B6" w14:paraId="78B5997A" wp14:textId="77777777">
            <w:pPr>
              <w:jc w:val="center"/>
              <w:rPr>
                <w:b/>
              </w:rPr>
            </w:pPr>
            <w:r w:rsidRPr="00FC5BE5">
              <w:rPr>
                <w:b/>
              </w:rPr>
              <w:t>D</w:t>
            </w:r>
            <w:r w:rsidRPr="00FC5BE5" w:rsidR="00CE759A">
              <w:rPr>
                <w:b/>
              </w:rPr>
              <w:t>epartment of Health and Human Services</w:t>
            </w:r>
          </w:p>
          <w:p w:rsidRPr="00FC5BE5" w:rsidR="00CE759A" w:rsidP="00D904D2" w:rsidRDefault="00CE759A" w14:paraId="74DB6B20" wp14:textId="77777777">
            <w:pPr>
              <w:jc w:val="center"/>
              <w:rPr>
                <w:b/>
              </w:rPr>
            </w:pPr>
            <w:r w:rsidRPr="00FC5BE5">
              <w:rPr>
                <w:b/>
              </w:rPr>
              <w:t xml:space="preserve">Service Authorization Not Used Within Four Months of the Line Item </w:t>
            </w:r>
            <w:r w:rsidRPr="00FC5BE5" w:rsidR="000020B6">
              <w:rPr>
                <w:b/>
              </w:rPr>
              <w:t xml:space="preserve">Begin </w:t>
            </w:r>
            <w:r w:rsidRPr="00FC5BE5">
              <w:rPr>
                <w:b/>
              </w:rPr>
              <w:t>Date</w:t>
            </w:r>
          </w:p>
          <w:p w:rsidRPr="00FC5BE5" w:rsidR="00CE759A" w:rsidP="00D904D2" w:rsidRDefault="00CE759A" w14:paraId="6AE82B22" wp14:textId="77777777">
            <w:pPr>
              <w:jc w:val="center"/>
              <w:rPr>
                <w:rStyle w:val="ModernTableText"/>
                <w:rFonts w:cs="Arial"/>
                <w:b/>
                <w:bCs/>
                <w:sz w:val="20"/>
                <w:szCs w:val="23"/>
              </w:rPr>
            </w:pPr>
            <w:r w:rsidRPr="00FC5BE5">
              <w:rPr>
                <w:b/>
              </w:rPr>
              <w:t>As of:  MM/DD/CCYY</w:t>
            </w:r>
          </w:p>
        </w:tc>
        <w:tc>
          <w:tcPr>
            <w:tcW w:w="824" w:type="pct"/>
            <w:gridSpan w:val="6"/>
            <w:tcBorders>
              <w:top w:val="single" w:color="auto" w:sz="4" w:space="0"/>
              <w:bottom w:val="nil"/>
            </w:tcBorders>
          </w:tcPr>
          <w:p w:rsidR="00CE759A" w:rsidRDefault="003A7664" w14:paraId="3041E394" wp14:textId="77777777">
            <w:pPr>
              <w:jc w:val="right"/>
              <w:rPr>
                <w:sz w:val="19"/>
                <w:szCs w:val="19"/>
              </w:rPr>
            </w:pPr>
            <w:r>
              <w:rPr>
                <w:noProof/>
                <w:sz w:val="19"/>
                <w:szCs w:val="19"/>
              </w:rPr>
              <w:drawing>
                <wp:inline xmlns:wp14="http://schemas.microsoft.com/office/word/2010/wordprocessingDrawing" distT="0" distB="0" distL="0" distR="0" wp14:anchorId="1A281800" wp14:editId="7777777">
                  <wp:extent cx="1295400" cy="1285875"/>
                  <wp:effectExtent l="0" t="0" r="0" b="0"/>
                  <wp:docPr id="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00CE759A" w:rsidTr="00C3062C" w14:paraId="65529327" wp14:textId="77777777">
        <w:tblPrEx>
          <w:tblCellMar>
            <w:top w:w="0" w:type="dxa"/>
            <w:bottom w:w="0" w:type="dxa"/>
          </w:tblCellMar>
        </w:tblPrEx>
        <w:trPr>
          <w:gridBefore w:val="2"/>
          <w:wBefore w:w="587" w:type="pct"/>
          <w:cantSplit/>
          <w:trHeight w:val="292"/>
          <w:jc w:val="center"/>
        </w:trPr>
        <w:tc>
          <w:tcPr>
            <w:tcW w:w="2305" w:type="pct"/>
            <w:gridSpan w:val="15"/>
            <w:tcBorders>
              <w:top w:val="nil"/>
              <w:bottom w:val="nil"/>
            </w:tcBorders>
            <w:shd w:val="clear" w:color="auto" w:fill="356BA1"/>
          </w:tcPr>
          <w:p w:rsidRPr="00566F61" w:rsidR="00CE759A" w:rsidRDefault="00CE759A" w14:paraId="0A9C695C" wp14:textId="77777777">
            <w:pPr>
              <w:pStyle w:val="Figure"/>
              <w:spacing w:before="60" w:after="60"/>
              <w:rPr>
                <w:rFonts w:ascii="Arial" w:hAnsi="Arial" w:cs="Arial"/>
                <w:bCs w:val="0"/>
                <w:color w:val="FFFFFF"/>
                <w:sz w:val="23"/>
                <w:szCs w:val="23"/>
              </w:rPr>
            </w:pPr>
            <w:r w:rsidRPr="00566F61">
              <w:rPr>
                <w:rFonts w:ascii="Arial" w:hAnsi="Arial" w:cs="Arial"/>
                <w:bCs w:val="0"/>
                <w:color w:val="FFFFFF"/>
                <w:sz w:val="23"/>
                <w:szCs w:val="23"/>
              </w:rPr>
              <w:t>Total Approved Amt:  999,999.99</w:t>
            </w:r>
          </w:p>
        </w:tc>
        <w:tc>
          <w:tcPr>
            <w:tcW w:w="2108" w:type="pct"/>
            <w:gridSpan w:val="12"/>
            <w:tcBorders>
              <w:top w:val="nil"/>
              <w:bottom w:val="nil"/>
            </w:tcBorders>
            <w:shd w:val="clear" w:color="auto" w:fill="356BA1"/>
          </w:tcPr>
          <w:p w:rsidRPr="00566F61" w:rsidR="00CE759A" w:rsidRDefault="00CE759A" w14:paraId="2517ECA7" wp14:textId="77777777">
            <w:pPr>
              <w:pStyle w:val="Figure"/>
              <w:spacing w:before="60" w:after="60"/>
              <w:jc w:val="right"/>
              <w:rPr>
                <w:rFonts w:ascii="Arial" w:hAnsi="Arial" w:cs="Arial"/>
                <w:bCs w:val="0"/>
                <w:color w:val="FFFFFF"/>
                <w:sz w:val="23"/>
                <w:szCs w:val="23"/>
              </w:rPr>
            </w:pPr>
            <w:r w:rsidRPr="00566F61">
              <w:rPr>
                <w:rFonts w:ascii="Arial" w:hAnsi="Arial" w:cs="Arial"/>
                <w:bCs w:val="0"/>
                <w:color w:val="FFFFFF"/>
                <w:sz w:val="23"/>
                <w:szCs w:val="23"/>
              </w:rPr>
              <w:t>Total Approved Units:  999,999</w:t>
            </w:r>
          </w:p>
        </w:tc>
      </w:tr>
      <w:tr xmlns:wp14="http://schemas.microsoft.com/office/word/2010/wordml" w:rsidR="00CE759A" w:rsidTr="00C3062C" w14:paraId="3BDE55C7" wp14:textId="77777777">
        <w:tblPrEx>
          <w:tblCellMar>
            <w:top w:w="0" w:type="dxa"/>
            <w:bottom w:w="0" w:type="dxa"/>
          </w:tblCellMar>
        </w:tblPrEx>
        <w:trPr>
          <w:gridBefore w:val="2"/>
          <w:wBefore w:w="587" w:type="pct"/>
          <w:cantSplit/>
          <w:trHeight w:val="292"/>
          <w:jc w:val="center"/>
        </w:trPr>
        <w:tc>
          <w:tcPr>
            <w:tcW w:w="4413" w:type="pct"/>
            <w:gridSpan w:val="27"/>
            <w:tcBorders>
              <w:top w:val="nil"/>
              <w:bottom w:val="nil"/>
            </w:tcBorders>
            <w:shd w:val="clear" w:color="auto" w:fill="FDD461"/>
          </w:tcPr>
          <w:p w:rsidRPr="00566F61" w:rsidR="00CE759A" w:rsidRDefault="00CE759A" w14:paraId="6EDEFC17" wp14:textId="77777777">
            <w:pPr>
              <w:pStyle w:val="Figure"/>
              <w:spacing w:before="60" w:after="60"/>
              <w:rPr>
                <w:rFonts w:ascii="Arial" w:hAnsi="Arial" w:cs="Arial"/>
                <w:bCs w:val="0"/>
                <w:color w:val="000000"/>
                <w:sz w:val="23"/>
                <w:szCs w:val="23"/>
              </w:rPr>
            </w:pPr>
            <w:r w:rsidRPr="00566F61">
              <w:rPr>
                <w:rFonts w:ascii="Arial" w:hAnsi="Arial" w:cs="Arial"/>
                <w:bCs w:val="0"/>
                <w:color w:val="000000"/>
                <w:sz w:val="23"/>
                <w:szCs w:val="23"/>
              </w:rPr>
              <w:t>SA Ty Cd - Desc:  XX – XXXXXXXXXXXXXXXXXX</w:t>
            </w:r>
          </w:p>
        </w:tc>
      </w:tr>
      <w:tr xmlns:wp14="http://schemas.microsoft.com/office/word/2010/wordml" w:rsidR="00CE759A" w:rsidTr="00C3062C" w14:paraId="7F59B474" wp14:textId="77777777">
        <w:tblPrEx>
          <w:tblCellMar>
            <w:top w:w="0" w:type="dxa"/>
            <w:bottom w:w="0" w:type="dxa"/>
          </w:tblCellMar>
        </w:tblPrEx>
        <w:trPr>
          <w:gridBefore w:val="2"/>
          <w:wBefore w:w="587" w:type="pct"/>
          <w:cantSplit/>
          <w:trHeight w:val="292"/>
          <w:jc w:val="center"/>
        </w:trPr>
        <w:tc>
          <w:tcPr>
            <w:tcW w:w="4413" w:type="pct"/>
            <w:gridSpan w:val="27"/>
            <w:tcBorders>
              <w:bottom w:val="nil"/>
            </w:tcBorders>
            <w:shd w:val="clear" w:color="auto" w:fill="FEEBB4"/>
          </w:tcPr>
          <w:p w:rsidRPr="00566F61" w:rsidR="00CE759A" w:rsidRDefault="00CE759A" w14:paraId="4238ED91" wp14:textId="77777777">
            <w:pPr>
              <w:pStyle w:val="Figure"/>
              <w:spacing w:before="60" w:after="60"/>
              <w:rPr>
                <w:rFonts w:ascii="Arial" w:hAnsi="Arial" w:cs="Arial"/>
                <w:bCs w:val="0"/>
                <w:color w:val="000000"/>
                <w:sz w:val="23"/>
                <w:szCs w:val="23"/>
              </w:rPr>
            </w:pPr>
            <w:r w:rsidRPr="00566F61">
              <w:rPr>
                <w:rFonts w:ascii="Arial" w:hAnsi="Arial" w:cs="Arial"/>
                <w:bCs w:val="0"/>
                <w:color w:val="000000"/>
                <w:sz w:val="23"/>
                <w:szCs w:val="23"/>
              </w:rPr>
              <w:t xml:space="preserve">  </w:t>
            </w:r>
            <w:r w:rsidR="00610C28">
              <w:rPr>
                <w:rFonts w:ascii="Arial" w:hAnsi="Arial" w:cs="Arial"/>
                <w:bCs w:val="0"/>
                <w:color w:val="000000"/>
                <w:sz w:val="23"/>
                <w:szCs w:val="23"/>
              </w:rPr>
              <w:t>SA LI Cat Svc Cd</w:t>
            </w:r>
            <w:r w:rsidRPr="00566F61">
              <w:rPr>
                <w:rFonts w:ascii="Arial" w:hAnsi="Arial" w:cs="Arial"/>
                <w:bCs w:val="0"/>
                <w:color w:val="000000"/>
                <w:sz w:val="23"/>
                <w:szCs w:val="23"/>
              </w:rPr>
              <w:t xml:space="preserve"> - Desc:  XX – XXXXXXXXXXXX</w:t>
            </w:r>
          </w:p>
        </w:tc>
      </w:tr>
      <w:tr xmlns:wp14="http://schemas.microsoft.com/office/word/2010/wordml" w:rsidR="00CE759A" w:rsidTr="00C3062C" w14:paraId="1B12C86B" wp14:textId="77777777">
        <w:tblPrEx>
          <w:tblCellMar>
            <w:top w:w="0" w:type="dxa"/>
            <w:bottom w:w="0" w:type="dxa"/>
          </w:tblCellMar>
        </w:tblPrEx>
        <w:trPr>
          <w:gridBefore w:val="2"/>
          <w:wBefore w:w="587" w:type="pct"/>
          <w:cantSplit/>
          <w:trHeight w:val="292"/>
          <w:jc w:val="center"/>
        </w:trPr>
        <w:tc>
          <w:tcPr>
            <w:tcW w:w="2193" w:type="pct"/>
            <w:gridSpan w:val="13"/>
            <w:tcBorders>
              <w:top w:val="nil"/>
              <w:bottom w:val="nil"/>
            </w:tcBorders>
            <w:shd w:val="clear" w:color="auto" w:fill="FEF4D6"/>
          </w:tcPr>
          <w:p w:rsidRPr="00566F61" w:rsidR="00CE759A" w:rsidRDefault="00CE759A" w14:paraId="4DB50BF9" wp14:textId="77777777">
            <w:pPr>
              <w:pStyle w:val="Figure"/>
              <w:spacing w:before="60" w:after="60"/>
              <w:rPr>
                <w:rFonts w:ascii="Arial" w:hAnsi="Arial" w:cs="Arial"/>
                <w:bCs w:val="0"/>
                <w:color w:val="FF0000"/>
                <w:sz w:val="23"/>
                <w:szCs w:val="23"/>
              </w:rPr>
            </w:pPr>
            <w:r w:rsidRPr="00566F61">
              <w:rPr>
                <w:rFonts w:ascii="Arial" w:hAnsi="Arial" w:cs="Arial"/>
                <w:bCs w:val="0"/>
                <w:color w:val="000000"/>
                <w:sz w:val="23"/>
                <w:szCs w:val="23"/>
              </w:rPr>
              <w:t xml:space="preserve">      </w:t>
            </w:r>
            <w:r w:rsidR="00FA41AA">
              <w:rPr>
                <w:rFonts w:ascii="Arial" w:hAnsi="Arial" w:cs="Arial"/>
                <w:sz w:val="23"/>
                <w:szCs w:val="23"/>
              </w:rPr>
              <w:t>SA LI Svc Prov ID</w:t>
            </w:r>
            <w:r w:rsidRPr="00C3062C">
              <w:rPr>
                <w:rFonts w:ascii="Arial" w:hAnsi="Arial" w:cs="Arial"/>
                <w:bCs w:val="0"/>
                <w:sz w:val="23"/>
                <w:szCs w:val="23"/>
              </w:rPr>
              <w:t>:</w:t>
            </w:r>
            <w:r w:rsidRPr="00566F61" w:rsidR="006869BE">
              <w:rPr>
                <w:rFonts w:ascii="Arial" w:hAnsi="Arial" w:cs="Arial"/>
                <w:bCs w:val="0"/>
                <w:color w:val="FF0000"/>
                <w:sz w:val="23"/>
                <w:szCs w:val="23"/>
              </w:rPr>
              <w:t xml:space="preserve"> </w:t>
            </w:r>
            <w:r w:rsidRPr="00566F61">
              <w:rPr>
                <w:rFonts w:ascii="Arial" w:hAnsi="Arial" w:cs="Arial"/>
                <w:bCs w:val="0"/>
                <w:color w:val="FF0000"/>
                <w:sz w:val="23"/>
                <w:szCs w:val="23"/>
              </w:rPr>
              <w:t xml:space="preserve"> </w:t>
            </w:r>
            <w:r w:rsidRPr="00566F61">
              <w:rPr>
                <w:rFonts w:ascii="Arial" w:hAnsi="Arial" w:cs="Arial"/>
                <w:bCs w:val="0"/>
                <w:color w:val="000000"/>
                <w:sz w:val="23"/>
                <w:szCs w:val="23"/>
              </w:rPr>
              <w:t>XXXXXXXXXXXXXXXXXX</w:t>
            </w:r>
          </w:p>
        </w:tc>
        <w:tc>
          <w:tcPr>
            <w:tcW w:w="2220" w:type="pct"/>
            <w:gridSpan w:val="14"/>
            <w:tcBorders>
              <w:top w:val="nil"/>
              <w:bottom w:val="nil"/>
            </w:tcBorders>
            <w:shd w:val="clear" w:color="auto" w:fill="FEF4D6"/>
          </w:tcPr>
          <w:p w:rsidRPr="00566F61" w:rsidR="00CE759A" w:rsidRDefault="00374148" w14:paraId="4BC44F03" wp14:textId="77777777">
            <w:pPr>
              <w:pStyle w:val="Figure"/>
              <w:spacing w:before="60" w:after="60"/>
              <w:rPr>
                <w:rFonts w:ascii="Arial" w:hAnsi="Arial" w:cs="Arial"/>
                <w:bCs w:val="0"/>
                <w:color w:val="FF0000"/>
                <w:sz w:val="23"/>
                <w:szCs w:val="23"/>
              </w:rPr>
            </w:pPr>
            <w:r>
              <w:rPr>
                <w:rFonts w:ascii="Arial" w:hAnsi="Arial" w:cs="Arial"/>
                <w:sz w:val="23"/>
                <w:szCs w:val="23"/>
              </w:rPr>
              <w:t>SA LI Svc Prov Name</w:t>
            </w:r>
            <w:r w:rsidRPr="00566F61" w:rsidR="00CE759A">
              <w:rPr>
                <w:rFonts w:ascii="Arial" w:hAnsi="Arial" w:cs="Arial"/>
                <w:sz w:val="23"/>
                <w:szCs w:val="23"/>
              </w:rPr>
              <w:t>:  XXXXXXXXXXXXXXXXXX</w:t>
            </w:r>
          </w:p>
        </w:tc>
      </w:tr>
      <w:tr xmlns:wp14="http://schemas.microsoft.com/office/word/2010/wordml" w:rsidR="005315F3" w:rsidTr="00C3062C" w14:paraId="0A81BC71" wp14:textId="77777777">
        <w:tblPrEx>
          <w:tblCellMar>
            <w:top w:w="0" w:type="dxa"/>
            <w:bottom w:w="0" w:type="dxa"/>
          </w:tblCellMar>
        </w:tblPrEx>
        <w:trPr>
          <w:gridAfter w:val="4"/>
          <w:wAfter w:w="592" w:type="pct"/>
          <w:cantSplit/>
          <w:trHeight w:val="292"/>
          <w:jc w:val="center"/>
        </w:trPr>
        <w:tc>
          <w:tcPr>
            <w:tcW w:w="148" w:type="pct"/>
            <w:tcBorders>
              <w:right w:val="single" w:color="666699" w:sz="4" w:space="0"/>
            </w:tcBorders>
          </w:tcPr>
          <w:p w:rsidR="005315F3" w:rsidRDefault="005315F3" w14:paraId="722B00AE" wp14:textId="77777777">
            <w:pPr>
              <w:pStyle w:val="Figure"/>
              <w:spacing w:before="40" w:after="40"/>
              <w:rPr>
                <w:rFonts w:ascii="Arial" w:hAnsi="Arial" w:cs="Arial"/>
                <w:bCs w:val="0"/>
                <w:sz w:val="15"/>
                <w:szCs w:val="15"/>
              </w:rPr>
            </w:pPr>
          </w:p>
        </w:tc>
        <w:tc>
          <w:tcPr>
            <w:tcW w:w="840" w:type="pct"/>
            <w:gridSpan w:val="3"/>
            <w:tcBorders>
              <w:top w:val="single" w:color="666699" w:sz="4" w:space="0"/>
              <w:left w:val="single" w:color="666699" w:sz="4" w:space="0"/>
              <w:bottom w:val="single" w:color="999999" w:sz="4" w:space="0"/>
              <w:right w:val="single" w:color="666699" w:sz="4" w:space="0"/>
            </w:tcBorders>
            <w:shd w:val="clear" w:color="auto" w:fill="D9D9D9"/>
          </w:tcPr>
          <w:p w:rsidR="005315F3" w:rsidRDefault="005315F3" w14:paraId="56983EBA" wp14:textId="77777777">
            <w:pPr>
              <w:pStyle w:val="Figure"/>
              <w:spacing w:before="40" w:after="40"/>
              <w:jc w:val="center"/>
              <w:rPr>
                <w:rFonts w:ascii="Arial" w:hAnsi="Arial" w:cs="Arial"/>
                <w:bCs w:val="0"/>
                <w:sz w:val="15"/>
                <w:szCs w:val="15"/>
              </w:rPr>
            </w:pPr>
            <w:r>
              <w:rPr>
                <w:rFonts w:ascii="Arial" w:hAnsi="Arial" w:cs="Arial"/>
                <w:bCs w:val="0"/>
                <w:color w:val="000000"/>
                <w:sz w:val="15"/>
                <w:szCs w:val="15"/>
              </w:rPr>
              <w:t>SA ID</w:t>
            </w:r>
          </w:p>
        </w:tc>
        <w:tc>
          <w:tcPr>
            <w:tcW w:w="173" w:type="pct"/>
            <w:tcBorders>
              <w:top w:val="single" w:color="666699" w:sz="4" w:space="0"/>
              <w:left w:val="single" w:color="666699" w:sz="4" w:space="0"/>
              <w:bottom w:val="single" w:color="666699" w:sz="4" w:space="0"/>
              <w:right w:val="single" w:color="666699" w:sz="4" w:space="0"/>
            </w:tcBorders>
            <w:shd w:val="clear" w:color="auto" w:fill="D9D9D9"/>
          </w:tcPr>
          <w:p w:rsidR="005315F3" w:rsidRDefault="005315F3" w14:paraId="09B1BC1B" wp14:textId="77777777">
            <w:pPr>
              <w:pStyle w:val="Figure"/>
              <w:spacing w:before="40" w:after="40"/>
              <w:jc w:val="center"/>
              <w:rPr>
                <w:rFonts w:ascii="Arial" w:hAnsi="Arial" w:cs="Arial"/>
                <w:bCs w:val="0"/>
                <w:sz w:val="15"/>
                <w:szCs w:val="15"/>
              </w:rPr>
            </w:pPr>
            <w:r>
              <w:rPr>
                <w:rStyle w:val="ModernTableText"/>
                <w:rFonts w:cs="Arial"/>
                <w:bCs w:val="0"/>
                <w:sz w:val="15"/>
                <w:szCs w:val="15"/>
              </w:rPr>
              <w:t>SA LI Num</w:t>
            </w:r>
          </w:p>
        </w:tc>
        <w:tc>
          <w:tcPr>
            <w:tcW w:w="257" w:type="pct"/>
            <w:tcBorders>
              <w:top w:val="single" w:color="666699" w:sz="4" w:space="0"/>
              <w:left w:val="single" w:color="666699" w:sz="4" w:space="0"/>
              <w:bottom w:val="single" w:color="666699" w:sz="4" w:space="0"/>
              <w:right w:val="single" w:color="666699" w:sz="4" w:space="0"/>
            </w:tcBorders>
            <w:shd w:val="clear" w:color="auto" w:fill="D9D9D9"/>
          </w:tcPr>
          <w:p w:rsidR="005315F3" w:rsidRDefault="005315F3" w14:paraId="77FA7FB5" wp14:textId="77777777">
            <w:pPr>
              <w:pStyle w:val="Figure"/>
              <w:spacing w:before="40" w:after="40"/>
              <w:jc w:val="center"/>
              <w:rPr>
                <w:rFonts w:ascii="Arial" w:hAnsi="Arial" w:cs="Arial"/>
                <w:bCs w:val="0"/>
                <w:sz w:val="15"/>
                <w:szCs w:val="15"/>
              </w:rPr>
            </w:pPr>
            <w:r>
              <w:rPr>
                <w:rFonts w:ascii="Arial" w:hAnsi="Arial" w:cs="Arial"/>
                <w:bCs w:val="0"/>
                <w:color w:val="000000"/>
                <w:sz w:val="15"/>
                <w:szCs w:val="15"/>
              </w:rPr>
              <w:t>SA LI Svc Cd-From</w:t>
            </w:r>
          </w:p>
        </w:tc>
        <w:tc>
          <w:tcPr>
            <w:tcW w:w="237" w:type="pct"/>
            <w:gridSpan w:val="2"/>
            <w:tcBorders>
              <w:top w:val="single" w:color="666699" w:sz="4" w:space="0"/>
              <w:left w:val="single" w:color="666699" w:sz="4" w:space="0"/>
              <w:bottom w:val="single" w:color="666699" w:sz="4" w:space="0"/>
              <w:right w:val="single" w:color="666699" w:sz="4" w:space="0"/>
            </w:tcBorders>
            <w:shd w:val="clear" w:color="auto" w:fill="D9D9D9"/>
          </w:tcPr>
          <w:p w:rsidR="005315F3" w:rsidRDefault="005315F3" w14:paraId="009CDDDD" wp14:textId="77777777">
            <w:pPr>
              <w:pStyle w:val="Figure"/>
              <w:spacing w:before="40" w:after="40"/>
              <w:jc w:val="center"/>
              <w:rPr>
                <w:rFonts w:ascii="Arial" w:hAnsi="Arial" w:cs="Arial"/>
                <w:bCs w:val="0"/>
                <w:sz w:val="15"/>
                <w:szCs w:val="15"/>
              </w:rPr>
            </w:pPr>
            <w:r>
              <w:rPr>
                <w:rFonts w:ascii="Arial" w:hAnsi="Arial" w:cs="Arial"/>
                <w:bCs w:val="0"/>
                <w:color w:val="000000"/>
                <w:sz w:val="15"/>
                <w:szCs w:val="15"/>
              </w:rPr>
              <w:t>SA LI Svc Cd-To</w:t>
            </w:r>
          </w:p>
        </w:tc>
        <w:tc>
          <w:tcPr>
            <w:tcW w:w="621" w:type="pct"/>
            <w:gridSpan w:val="5"/>
            <w:tcBorders>
              <w:top w:val="single" w:color="666699" w:sz="4" w:space="0"/>
              <w:left w:val="single" w:color="666699" w:sz="4" w:space="0"/>
              <w:bottom w:val="single" w:color="666699" w:sz="4" w:space="0"/>
              <w:right w:val="single" w:color="666699" w:sz="4" w:space="0"/>
            </w:tcBorders>
            <w:shd w:val="clear" w:color="auto" w:fill="D9D9D9"/>
          </w:tcPr>
          <w:p w:rsidR="005315F3" w:rsidRDefault="005315F3" w14:paraId="2E565EB4" wp14:textId="77777777">
            <w:pPr>
              <w:pStyle w:val="Figure"/>
              <w:spacing w:before="40" w:after="40"/>
              <w:jc w:val="center"/>
              <w:rPr>
                <w:rFonts w:ascii="Arial" w:hAnsi="Arial" w:cs="Arial"/>
                <w:bCs w:val="0"/>
                <w:sz w:val="15"/>
                <w:szCs w:val="15"/>
              </w:rPr>
            </w:pPr>
            <w:r>
              <w:rPr>
                <w:rFonts w:ascii="Arial" w:hAnsi="Arial" w:cs="Arial"/>
                <w:bCs w:val="0"/>
                <w:color w:val="000000"/>
                <w:sz w:val="15"/>
                <w:szCs w:val="15"/>
              </w:rPr>
              <w:t>SA LI Svc Cd-Mod</w:t>
            </w:r>
          </w:p>
        </w:tc>
        <w:tc>
          <w:tcPr>
            <w:tcW w:w="313" w:type="pct"/>
            <w:tcBorders>
              <w:top w:val="single" w:color="666699" w:sz="4" w:space="0"/>
              <w:left w:val="single" w:color="666699" w:sz="4" w:space="0"/>
              <w:bottom w:val="single" w:color="666699" w:sz="4" w:space="0"/>
              <w:right w:val="single" w:color="666699" w:sz="4" w:space="0"/>
            </w:tcBorders>
            <w:shd w:val="clear" w:color="auto" w:fill="D9D9D9"/>
          </w:tcPr>
          <w:p w:rsidR="005315F3" w:rsidRDefault="005315F3" w14:paraId="5DA7192B" wp14:textId="77777777">
            <w:pPr>
              <w:pStyle w:val="Figure"/>
              <w:spacing w:before="40" w:after="40"/>
              <w:jc w:val="center"/>
              <w:rPr>
                <w:rFonts w:ascii="Arial" w:hAnsi="Arial" w:cs="Arial"/>
                <w:bCs w:val="0"/>
                <w:sz w:val="15"/>
                <w:szCs w:val="15"/>
              </w:rPr>
            </w:pPr>
            <w:r>
              <w:rPr>
                <w:rStyle w:val="ModernTableText"/>
                <w:bCs w:val="0"/>
                <w:sz w:val="15"/>
                <w:szCs w:val="15"/>
              </w:rPr>
              <w:t>SA Dt-LI Stat</w:t>
            </w:r>
          </w:p>
        </w:tc>
        <w:tc>
          <w:tcPr>
            <w:tcW w:w="216" w:type="pct"/>
            <w:gridSpan w:val="2"/>
            <w:tcBorders>
              <w:top w:val="single" w:color="666699" w:sz="4" w:space="0"/>
              <w:left w:val="single" w:color="666699" w:sz="4" w:space="0"/>
              <w:bottom w:val="single" w:color="999999" w:sz="4" w:space="0"/>
              <w:right w:val="single" w:color="666699" w:sz="4" w:space="0"/>
            </w:tcBorders>
            <w:shd w:val="clear" w:color="auto" w:fill="D9D9D9"/>
          </w:tcPr>
          <w:p w:rsidR="005315F3" w:rsidRDefault="005315F3" w14:paraId="2954854C" wp14:textId="77777777">
            <w:pPr>
              <w:pStyle w:val="Figure"/>
              <w:spacing w:before="40" w:after="40"/>
              <w:jc w:val="center"/>
              <w:rPr>
                <w:rFonts w:ascii="Arial" w:hAnsi="Arial" w:cs="Arial"/>
                <w:bCs w:val="0"/>
                <w:sz w:val="15"/>
                <w:szCs w:val="15"/>
              </w:rPr>
            </w:pPr>
            <w:r>
              <w:rPr>
                <w:rFonts w:ascii="Arial" w:hAnsi="Arial" w:cs="Arial"/>
                <w:bCs w:val="0"/>
                <w:sz w:val="15"/>
                <w:szCs w:val="15"/>
              </w:rPr>
              <w:t>Mbr ID</w:t>
            </w:r>
          </w:p>
        </w:tc>
        <w:tc>
          <w:tcPr>
            <w:tcW w:w="378" w:type="pct"/>
            <w:gridSpan w:val="2"/>
            <w:tcBorders>
              <w:top w:val="single" w:color="666699" w:sz="4" w:space="0"/>
              <w:left w:val="single" w:color="666699" w:sz="4" w:space="0"/>
              <w:bottom w:val="single" w:color="999999" w:sz="4" w:space="0"/>
              <w:right w:val="single" w:color="666699" w:sz="4" w:space="0"/>
            </w:tcBorders>
            <w:shd w:val="clear" w:color="auto" w:fill="D9D9D9"/>
          </w:tcPr>
          <w:p w:rsidR="005315F3" w:rsidRDefault="005315F3" w14:paraId="4D63F77F" wp14:textId="77777777">
            <w:pPr>
              <w:pStyle w:val="Figure"/>
              <w:spacing w:before="40" w:after="40"/>
              <w:jc w:val="center"/>
              <w:rPr>
                <w:rFonts w:ascii="Arial" w:hAnsi="Arial" w:cs="Arial"/>
                <w:bCs w:val="0"/>
                <w:sz w:val="15"/>
                <w:szCs w:val="15"/>
              </w:rPr>
            </w:pPr>
            <w:r>
              <w:rPr>
                <w:rFonts w:ascii="Arial" w:hAnsi="Arial" w:cs="Arial"/>
                <w:bCs w:val="0"/>
                <w:sz w:val="15"/>
                <w:szCs w:val="15"/>
              </w:rPr>
              <w:t>Mbr Name-Full</w:t>
            </w:r>
          </w:p>
        </w:tc>
        <w:tc>
          <w:tcPr>
            <w:tcW w:w="323" w:type="pct"/>
            <w:tcBorders>
              <w:top w:val="single" w:color="666699" w:sz="4" w:space="0"/>
              <w:left w:val="single" w:color="666699" w:sz="4" w:space="0"/>
              <w:bottom w:val="single" w:color="666699" w:sz="4" w:space="0"/>
              <w:right w:val="single" w:color="666699" w:sz="4" w:space="0"/>
            </w:tcBorders>
            <w:shd w:val="clear" w:color="auto" w:fill="D9D9D9"/>
            <w:vAlign w:val="center"/>
          </w:tcPr>
          <w:p w:rsidR="005315F3" w:rsidRDefault="005315F3" w14:paraId="2A15A611"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SA LI Dt-Apprv Beg</w:t>
            </w:r>
          </w:p>
        </w:tc>
        <w:tc>
          <w:tcPr>
            <w:tcW w:w="324"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005315F3" w:rsidRDefault="005315F3" w14:paraId="7799A47A"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SA LI Dt-Apprv End</w:t>
            </w:r>
          </w:p>
        </w:tc>
        <w:tc>
          <w:tcPr>
            <w:tcW w:w="223" w:type="pct"/>
            <w:tcBorders>
              <w:top w:val="single" w:color="666699" w:sz="4" w:space="0"/>
              <w:left w:val="single" w:color="666699" w:sz="4" w:space="0"/>
              <w:bottom w:val="single" w:color="666699" w:sz="4" w:space="0"/>
              <w:right w:val="single" w:color="666699" w:sz="4" w:space="0"/>
            </w:tcBorders>
            <w:shd w:val="clear" w:color="auto" w:fill="D9D9D9"/>
            <w:vAlign w:val="center"/>
          </w:tcPr>
          <w:p w:rsidR="005315F3" w:rsidRDefault="005315F3" w14:paraId="530EBE4D"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Total Apprvd Units</w:t>
            </w:r>
          </w:p>
        </w:tc>
        <w:tc>
          <w:tcPr>
            <w:tcW w:w="284"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005315F3" w:rsidRDefault="005315F3" w14:paraId="1481974B"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Total Apprvd Amt</w:t>
            </w:r>
          </w:p>
        </w:tc>
        <w:tc>
          <w:tcPr>
            <w:tcW w:w="71" w:type="pct"/>
            <w:tcBorders>
              <w:left w:val="single" w:color="666699" w:sz="4" w:space="0"/>
            </w:tcBorders>
          </w:tcPr>
          <w:p w:rsidR="005315F3" w:rsidRDefault="005315F3" w14:paraId="42C6D796" wp14:textId="77777777">
            <w:pPr>
              <w:pStyle w:val="Figure"/>
              <w:spacing w:before="40" w:after="40"/>
              <w:rPr>
                <w:rFonts w:ascii="Arial" w:hAnsi="Arial" w:cs="Arial"/>
                <w:bCs w:val="0"/>
                <w:sz w:val="15"/>
                <w:szCs w:val="15"/>
              </w:rPr>
            </w:pPr>
          </w:p>
        </w:tc>
      </w:tr>
      <w:tr xmlns:wp14="http://schemas.microsoft.com/office/word/2010/wordml" w:rsidR="005315F3" w:rsidTr="00C3062C" w14:paraId="1168A46D" wp14:textId="77777777">
        <w:tblPrEx>
          <w:tblCellMar>
            <w:top w:w="0" w:type="dxa"/>
            <w:bottom w:w="0" w:type="dxa"/>
          </w:tblCellMar>
        </w:tblPrEx>
        <w:trPr>
          <w:gridAfter w:val="4"/>
          <w:wAfter w:w="592" w:type="pct"/>
          <w:cantSplit/>
          <w:trHeight w:val="292"/>
          <w:jc w:val="center"/>
        </w:trPr>
        <w:tc>
          <w:tcPr>
            <w:tcW w:w="148" w:type="pct"/>
            <w:tcBorders>
              <w:right w:val="single" w:color="999999" w:sz="4" w:space="0"/>
            </w:tcBorders>
          </w:tcPr>
          <w:p w:rsidR="005315F3" w:rsidRDefault="005315F3" w14:paraId="6E1831B3" wp14:textId="77777777">
            <w:pPr>
              <w:pStyle w:val="Figure"/>
              <w:spacing w:before="40" w:after="40"/>
              <w:rPr>
                <w:rFonts w:ascii="Arial" w:hAnsi="Arial" w:cs="Arial"/>
                <w:bCs w:val="0"/>
                <w:sz w:val="15"/>
                <w:szCs w:val="15"/>
              </w:rPr>
            </w:pPr>
          </w:p>
        </w:tc>
        <w:tc>
          <w:tcPr>
            <w:tcW w:w="840" w:type="pct"/>
            <w:gridSpan w:val="3"/>
            <w:tcBorders>
              <w:top w:val="single" w:color="999999" w:sz="4" w:space="0"/>
              <w:left w:val="single" w:color="999999" w:sz="4" w:space="0"/>
              <w:bottom w:val="single" w:color="999999" w:sz="4" w:space="0"/>
              <w:right w:val="single" w:color="999999" w:sz="4" w:space="0"/>
            </w:tcBorders>
            <w:vAlign w:val="center"/>
          </w:tcPr>
          <w:p w:rsidR="005315F3" w:rsidRDefault="005315F3" w14:paraId="59493DC5"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XXXXX</w:t>
            </w:r>
          </w:p>
        </w:tc>
        <w:tc>
          <w:tcPr>
            <w:tcW w:w="17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27A8282F"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257"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4FE40D76" wp14:textId="77777777">
            <w:pPr>
              <w:pStyle w:val="Figure"/>
              <w:spacing w:before="40" w:after="40"/>
              <w:jc w:val="center"/>
              <w:rPr>
                <w:rFonts w:ascii="Arial" w:hAnsi="Arial" w:cs="Arial"/>
                <w:b w:val="0"/>
                <w:bCs w:val="0"/>
                <w:sz w:val="15"/>
                <w:szCs w:val="15"/>
              </w:rPr>
            </w:pPr>
            <w:r>
              <w:rPr>
                <w:rFonts w:ascii="Arial" w:hAnsi="Arial" w:cs="Arial"/>
                <w:b w:val="0"/>
                <w:bCs w:val="0"/>
                <w:color w:val="000000"/>
                <w:sz w:val="15"/>
                <w:szCs w:val="15"/>
              </w:rPr>
              <w:t>XXXXX</w:t>
            </w:r>
          </w:p>
        </w:tc>
        <w:tc>
          <w:tcPr>
            <w:tcW w:w="237"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13226705" wp14:textId="77777777">
            <w:pPr>
              <w:pStyle w:val="Figure"/>
              <w:spacing w:before="40" w:after="40"/>
              <w:jc w:val="center"/>
              <w:rPr>
                <w:rFonts w:ascii="Arial" w:hAnsi="Arial" w:cs="Arial"/>
                <w:b w:val="0"/>
                <w:bCs w:val="0"/>
                <w:sz w:val="15"/>
                <w:szCs w:val="15"/>
              </w:rPr>
            </w:pPr>
            <w:r>
              <w:rPr>
                <w:rFonts w:ascii="Arial" w:hAnsi="Arial" w:cs="Arial"/>
                <w:b w:val="0"/>
                <w:bCs w:val="0"/>
                <w:color w:val="000000"/>
                <w:sz w:val="15"/>
                <w:szCs w:val="15"/>
              </w:rPr>
              <w:t>XXXXX</w:t>
            </w:r>
          </w:p>
        </w:tc>
        <w:tc>
          <w:tcPr>
            <w:tcW w:w="157"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7F626837"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15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463BC2AE"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153"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2181C87F"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158"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012ED305"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31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66345A75"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216"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3F7BB488"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XXXX</w:t>
            </w:r>
          </w:p>
        </w:tc>
        <w:tc>
          <w:tcPr>
            <w:tcW w:w="378"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7C7F1CCB"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XXX , XXX X.</w:t>
            </w:r>
          </w:p>
        </w:tc>
        <w:tc>
          <w:tcPr>
            <w:tcW w:w="32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358CC515"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324"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08208FC8"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22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4E538CC0"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w:t>
            </w:r>
          </w:p>
        </w:tc>
        <w:tc>
          <w:tcPr>
            <w:tcW w:w="284"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7AE00EF9"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$ 999.99</w:t>
            </w:r>
          </w:p>
        </w:tc>
        <w:tc>
          <w:tcPr>
            <w:tcW w:w="71" w:type="pct"/>
            <w:tcBorders>
              <w:left w:val="single" w:color="999999" w:sz="4" w:space="0"/>
            </w:tcBorders>
          </w:tcPr>
          <w:p w:rsidR="005315F3" w:rsidRDefault="005315F3" w14:paraId="54E11D2A" wp14:textId="77777777">
            <w:pPr>
              <w:pStyle w:val="Figure"/>
              <w:spacing w:before="40" w:after="40"/>
              <w:rPr>
                <w:rFonts w:ascii="Arial" w:hAnsi="Arial" w:cs="Arial"/>
                <w:bCs w:val="0"/>
                <w:sz w:val="15"/>
                <w:szCs w:val="15"/>
              </w:rPr>
            </w:pPr>
          </w:p>
        </w:tc>
      </w:tr>
      <w:tr xmlns:wp14="http://schemas.microsoft.com/office/word/2010/wordml" w:rsidR="005315F3" w:rsidTr="00C3062C" w14:paraId="5E72DDA7" wp14:textId="77777777">
        <w:tblPrEx>
          <w:tblCellMar>
            <w:top w:w="0" w:type="dxa"/>
            <w:bottom w:w="0" w:type="dxa"/>
          </w:tblCellMar>
        </w:tblPrEx>
        <w:trPr>
          <w:gridAfter w:val="4"/>
          <w:wAfter w:w="592" w:type="pct"/>
          <w:cantSplit/>
          <w:trHeight w:val="292"/>
          <w:jc w:val="center"/>
        </w:trPr>
        <w:tc>
          <w:tcPr>
            <w:tcW w:w="148" w:type="pct"/>
            <w:tcBorders>
              <w:right w:val="single" w:color="999999" w:sz="4" w:space="0"/>
            </w:tcBorders>
          </w:tcPr>
          <w:p w:rsidR="005315F3" w:rsidRDefault="005315F3" w14:paraId="31126E5D" wp14:textId="77777777">
            <w:pPr>
              <w:pStyle w:val="Figure"/>
              <w:spacing w:before="40" w:after="40"/>
              <w:rPr>
                <w:rFonts w:ascii="Arial" w:hAnsi="Arial" w:cs="Arial"/>
                <w:bCs w:val="0"/>
                <w:sz w:val="15"/>
                <w:szCs w:val="15"/>
              </w:rPr>
            </w:pPr>
          </w:p>
        </w:tc>
        <w:tc>
          <w:tcPr>
            <w:tcW w:w="840" w:type="pct"/>
            <w:gridSpan w:val="3"/>
            <w:tcBorders>
              <w:top w:val="single" w:color="999999" w:sz="4" w:space="0"/>
              <w:left w:val="single" w:color="999999" w:sz="4" w:space="0"/>
              <w:bottom w:val="single" w:color="999999" w:sz="4" w:space="0"/>
              <w:right w:val="single" w:color="999999" w:sz="4" w:space="0"/>
            </w:tcBorders>
            <w:vAlign w:val="center"/>
          </w:tcPr>
          <w:p w:rsidR="005315F3" w:rsidRDefault="005315F3" w14:paraId="0AD784CD"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XXXXX</w:t>
            </w:r>
          </w:p>
        </w:tc>
        <w:tc>
          <w:tcPr>
            <w:tcW w:w="17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1938B6FF"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257"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2E27DF42" wp14:textId="77777777">
            <w:pPr>
              <w:pStyle w:val="Figure"/>
              <w:spacing w:before="40" w:after="40"/>
              <w:jc w:val="center"/>
              <w:rPr>
                <w:rFonts w:ascii="Arial" w:hAnsi="Arial" w:cs="Arial"/>
                <w:b w:val="0"/>
                <w:bCs w:val="0"/>
                <w:sz w:val="15"/>
                <w:szCs w:val="15"/>
              </w:rPr>
            </w:pPr>
            <w:r>
              <w:rPr>
                <w:rFonts w:ascii="Arial" w:hAnsi="Arial" w:cs="Arial"/>
                <w:b w:val="0"/>
                <w:bCs w:val="0"/>
                <w:color w:val="000000"/>
                <w:sz w:val="15"/>
                <w:szCs w:val="15"/>
              </w:rPr>
              <w:t>XXXXX</w:t>
            </w:r>
          </w:p>
        </w:tc>
        <w:tc>
          <w:tcPr>
            <w:tcW w:w="237"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17D5450C" wp14:textId="77777777">
            <w:pPr>
              <w:pStyle w:val="Figure"/>
              <w:spacing w:before="40" w:after="40"/>
              <w:jc w:val="center"/>
              <w:rPr>
                <w:rFonts w:ascii="Arial" w:hAnsi="Arial" w:cs="Arial"/>
                <w:b w:val="0"/>
                <w:bCs w:val="0"/>
                <w:sz w:val="15"/>
                <w:szCs w:val="15"/>
              </w:rPr>
            </w:pPr>
            <w:r>
              <w:rPr>
                <w:rFonts w:ascii="Arial" w:hAnsi="Arial" w:cs="Arial"/>
                <w:b w:val="0"/>
                <w:bCs w:val="0"/>
                <w:color w:val="000000"/>
                <w:sz w:val="15"/>
                <w:szCs w:val="15"/>
              </w:rPr>
              <w:t>XXXXX</w:t>
            </w:r>
          </w:p>
        </w:tc>
        <w:tc>
          <w:tcPr>
            <w:tcW w:w="157"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031C570E"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15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1BA8AE5F"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153"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5F8F6E63"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158"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71B7A5A9"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31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3C352B7C"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216"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145ADF36"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XXXX</w:t>
            </w:r>
          </w:p>
        </w:tc>
        <w:tc>
          <w:tcPr>
            <w:tcW w:w="378"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06C44FD0"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XXX , XXX X.</w:t>
            </w:r>
          </w:p>
        </w:tc>
        <w:tc>
          <w:tcPr>
            <w:tcW w:w="32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6A0E3138"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324"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66A22C30"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22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453A47C1"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w:t>
            </w:r>
          </w:p>
        </w:tc>
        <w:tc>
          <w:tcPr>
            <w:tcW w:w="284"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5EE1D058"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$ 999.99</w:t>
            </w:r>
          </w:p>
        </w:tc>
        <w:tc>
          <w:tcPr>
            <w:tcW w:w="71" w:type="pct"/>
            <w:tcBorders>
              <w:left w:val="single" w:color="999999" w:sz="4" w:space="0"/>
            </w:tcBorders>
          </w:tcPr>
          <w:p w:rsidR="005315F3" w:rsidRDefault="005315F3" w14:paraId="2DE403A5" wp14:textId="77777777">
            <w:pPr>
              <w:pStyle w:val="Figure"/>
              <w:spacing w:before="40" w:after="40"/>
              <w:rPr>
                <w:rFonts w:ascii="Arial" w:hAnsi="Arial" w:cs="Arial"/>
                <w:bCs w:val="0"/>
                <w:sz w:val="15"/>
                <w:szCs w:val="15"/>
              </w:rPr>
            </w:pPr>
          </w:p>
        </w:tc>
      </w:tr>
      <w:tr xmlns:wp14="http://schemas.microsoft.com/office/word/2010/wordml" w:rsidR="005315F3" w:rsidTr="00C3062C" w14:paraId="59C2ACC3" wp14:textId="77777777">
        <w:tblPrEx>
          <w:tblCellMar>
            <w:top w:w="0" w:type="dxa"/>
            <w:bottom w:w="0" w:type="dxa"/>
          </w:tblCellMar>
        </w:tblPrEx>
        <w:trPr>
          <w:gridAfter w:val="4"/>
          <w:wAfter w:w="592" w:type="pct"/>
          <w:cantSplit/>
          <w:trHeight w:val="292"/>
          <w:jc w:val="center"/>
        </w:trPr>
        <w:tc>
          <w:tcPr>
            <w:tcW w:w="148" w:type="pct"/>
            <w:tcBorders>
              <w:right w:val="single" w:color="999999" w:sz="4" w:space="0"/>
            </w:tcBorders>
          </w:tcPr>
          <w:p w:rsidR="005315F3" w:rsidRDefault="005315F3" w14:paraId="62431CDC" wp14:textId="77777777">
            <w:pPr>
              <w:pStyle w:val="Figure"/>
              <w:spacing w:before="40" w:after="40"/>
              <w:rPr>
                <w:rFonts w:ascii="Arial" w:hAnsi="Arial" w:cs="Arial"/>
                <w:bCs w:val="0"/>
                <w:sz w:val="15"/>
                <w:szCs w:val="15"/>
              </w:rPr>
            </w:pPr>
          </w:p>
        </w:tc>
        <w:tc>
          <w:tcPr>
            <w:tcW w:w="840" w:type="pct"/>
            <w:gridSpan w:val="3"/>
            <w:tcBorders>
              <w:top w:val="single" w:color="999999" w:sz="4" w:space="0"/>
              <w:left w:val="single" w:color="999999" w:sz="4" w:space="0"/>
              <w:bottom w:val="single" w:color="999999" w:sz="4" w:space="0"/>
              <w:right w:val="single" w:color="999999" w:sz="4" w:space="0"/>
            </w:tcBorders>
            <w:vAlign w:val="center"/>
          </w:tcPr>
          <w:p w:rsidR="005315F3" w:rsidRDefault="005315F3" w14:paraId="688BF8B3"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XXXXX</w:t>
            </w:r>
          </w:p>
        </w:tc>
        <w:tc>
          <w:tcPr>
            <w:tcW w:w="17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718B17A6"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257"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0DCD17F7" wp14:textId="77777777">
            <w:pPr>
              <w:pStyle w:val="Figure"/>
              <w:spacing w:before="40" w:after="40"/>
              <w:jc w:val="center"/>
              <w:rPr>
                <w:rFonts w:ascii="Arial" w:hAnsi="Arial" w:cs="Arial"/>
                <w:b w:val="0"/>
                <w:bCs w:val="0"/>
                <w:sz w:val="15"/>
                <w:szCs w:val="15"/>
              </w:rPr>
            </w:pPr>
            <w:r>
              <w:rPr>
                <w:rFonts w:ascii="Arial" w:hAnsi="Arial" w:cs="Arial"/>
                <w:b w:val="0"/>
                <w:bCs w:val="0"/>
                <w:color w:val="000000"/>
                <w:sz w:val="15"/>
                <w:szCs w:val="15"/>
              </w:rPr>
              <w:t>XXXXX</w:t>
            </w:r>
          </w:p>
        </w:tc>
        <w:tc>
          <w:tcPr>
            <w:tcW w:w="237"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18C90573" wp14:textId="77777777">
            <w:pPr>
              <w:pStyle w:val="Figure"/>
              <w:spacing w:before="40" w:after="40"/>
              <w:jc w:val="center"/>
              <w:rPr>
                <w:rFonts w:ascii="Arial" w:hAnsi="Arial" w:cs="Arial"/>
                <w:b w:val="0"/>
                <w:bCs w:val="0"/>
                <w:sz w:val="15"/>
                <w:szCs w:val="15"/>
              </w:rPr>
            </w:pPr>
            <w:r>
              <w:rPr>
                <w:rFonts w:ascii="Arial" w:hAnsi="Arial" w:cs="Arial"/>
                <w:b w:val="0"/>
                <w:bCs w:val="0"/>
                <w:color w:val="000000"/>
                <w:sz w:val="15"/>
                <w:szCs w:val="15"/>
              </w:rPr>
              <w:t>XXXXX</w:t>
            </w:r>
          </w:p>
        </w:tc>
        <w:tc>
          <w:tcPr>
            <w:tcW w:w="157"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43A06631"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15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3E60B16A"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153"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22A9CB16"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158"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1BA4D8EE"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31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777C9EAD"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216"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52873472"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XXXX</w:t>
            </w:r>
          </w:p>
        </w:tc>
        <w:tc>
          <w:tcPr>
            <w:tcW w:w="378"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2D83B82A"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XXX , XXX X.</w:t>
            </w:r>
          </w:p>
        </w:tc>
        <w:tc>
          <w:tcPr>
            <w:tcW w:w="32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719A1FA7"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324"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37FBD65E"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22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303D9B84"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w:t>
            </w:r>
          </w:p>
        </w:tc>
        <w:tc>
          <w:tcPr>
            <w:tcW w:w="284"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6C8FEBFB"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$ 999.99</w:t>
            </w:r>
          </w:p>
        </w:tc>
        <w:tc>
          <w:tcPr>
            <w:tcW w:w="71" w:type="pct"/>
            <w:tcBorders>
              <w:left w:val="single" w:color="999999" w:sz="4" w:space="0"/>
            </w:tcBorders>
          </w:tcPr>
          <w:p w:rsidR="005315F3" w:rsidRDefault="005315F3" w14:paraId="49E398E2" wp14:textId="77777777">
            <w:pPr>
              <w:pStyle w:val="Figure"/>
              <w:spacing w:before="40" w:after="40"/>
              <w:rPr>
                <w:rFonts w:ascii="Arial" w:hAnsi="Arial" w:cs="Arial"/>
                <w:bCs w:val="0"/>
                <w:sz w:val="15"/>
                <w:szCs w:val="15"/>
              </w:rPr>
            </w:pPr>
          </w:p>
        </w:tc>
      </w:tr>
      <w:tr xmlns:wp14="http://schemas.microsoft.com/office/word/2010/wordml" w:rsidR="005315F3" w:rsidTr="00C3062C" w14:paraId="2BF9A204" wp14:textId="77777777">
        <w:tblPrEx>
          <w:tblCellMar>
            <w:top w:w="0" w:type="dxa"/>
            <w:bottom w:w="0" w:type="dxa"/>
          </w:tblCellMar>
        </w:tblPrEx>
        <w:trPr>
          <w:gridAfter w:val="4"/>
          <w:wAfter w:w="592" w:type="pct"/>
          <w:cantSplit/>
          <w:trHeight w:val="292"/>
          <w:jc w:val="center"/>
        </w:trPr>
        <w:tc>
          <w:tcPr>
            <w:tcW w:w="148" w:type="pct"/>
            <w:tcBorders>
              <w:right w:val="single" w:color="999999" w:sz="4" w:space="0"/>
            </w:tcBorders>
          </w:tcPr>
          <w:p w:rsidR="005315F3" w:rsidRDefault="005315F3" w14:paraId="16287F21" wp14:textId="77777777">
            <w:pPr>
              <w:pStyle w:val="Figure"/>
              <w:spacing w:before="40" w:after="40"/>
              <w:rPr>
                <w:rFonts w:ascii="Arial" w:hAnsi="Arial" w:cs="Arial"/>
                <w:bCs w:val="0"/>
                <w:sz w:val="15"/>
                <w:szCs w:val="15"/>
              </w:rPr>
            </w:pPr>
          </w:p>
        </w:tc>
        <w:tc>
          <w:tcPr>
            <w:tcW w:w="840" w:type="pct"/>
            <w:gridSpan w:val="3"/>
            <w:tcBorders>
              <w:top w:val="single" w:color="999999" w:sz="4" w:space="0"/>
              <w:left w:val="single" w:color="999999" w:sz="4" w:space="0"/>
              <w:bottom w:val="single" w:color="999999" w:sz="4" w:space="0"/>
              <w:right w:val="single" w:color="999999" w:sz="4" w:space="0"/>
            </w:tcBorders>
            <w:vAlign w:val="center"/>
          </w:tcPr>
          <w:p w:rsidR="005315F3" w:rsidRDefault="005315F3" w14:paraId="0CD989A2"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XXXXX</w:t>
            </w:r>
          </w:p>
        </w:tc>
        <w:tc>
          <w:tcPr>
            <w:tcW w:w="17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3636BC65"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257"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1083F595" wp14:textId="77777777">
            <w:pPr>
              <w:pStyle w:val="Figure"/>
              <w:spacing w:before="40" w:after="40"/>
              <w:jc w:val="center"/>
              <w:rPr>
                <w:rFonts w:ascii="Arial" w:hAnsi="Arial" w:cs="Arial"/>
                <w:b w:val="0"/>
                <w:bCs w:val="0"/>
                <w:sz w:val="15"/>
                <w:szCs w:val="15"/>
              </w:rPr>
            </w:pPr>
            <w:r>
              <w:rPr>
                <w:rFonts w:ascii="Arial" w:hAnsi="Arial" w:cs="Arial"/>
                <w:b w:val="0"/>
                <w:bCs w:val="0"/>
                <w:color w:val="000000"/>
                <w:sz w:val="15"/>
                <w:szCs w:val="15"/>
              </w:rPr>
              <w:t>XXXXX</w:t>
            </w:r>
          </w:p>
        </w:tc>
        <w:tc>
          <w:tcPr>
            <w:tcW w:w="237"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08412F68" wp14:textId="77777777">
            <w:pPr>
              <w:pStyle w:val="Figure"/>
              <w:spacing w:before="40" w:after="40"/>
              <w:jc w:val="center"/>
              <w:rPr>
                <w:rFonts w:ascii="Arial" w:hAnsi="Arial" w:cs="Arial"/>
                <w:b w:val="0"/>
                <w:bCs w:val="0"/>
                <w:sz w:val="15"/>
                <w:szCs w:val="15"/>
              </w:rPr>
            </w:pPr>
            <w:r>
              <w:rPr>
                <w:rFonts w:ascii="Arial" w:hAnsi="Arial" w:cs="Arial"/>
                <w:b w:val="0"/>
                <w:bCs w:val="0"/>
                <w:color w:val="000000"/>
                <w:sz w:val="15"/>
                <w:szCs w:val="15"/>
              </w:rPr>
              <w:t>XXXXX</w:t>
            </w:r>
          </w:p>
        </w:tc>
        <w:tc>
          <w:tcPr>
            <w:tcW w:w="157"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279B733D"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15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7CC072CE"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153"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22515D3E"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158"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622632B7"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31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5B807F17"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216"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79A1906E"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XXXX</w:t>
            </w:r>
          </w:p>
        </w:tc>
        <w:tc>
          <w:tcPr>
            <w:tcW w:w="378"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6DB18184"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XXX , XXX X.</w:t>
            </w:r>
          </w:p>
        </w:tc>
        <w:tc>
          <w:tcPr>
            <w:tcW w:w="32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13D15A56"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324"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38D73D50"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22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6E613E06"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w:t>
            </w:r>
          </w:p>
        </w:tc>
        <w:tc>
          <w:tcPr>
            <w:tcW w:w="284"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36FCE5A4"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$ 999.99</w:t>
            </w:r>
          </w:p>
        </w:tc>
        <w:tc>
          <w:tcPr>
            <w:tcW w:w="71" w:type="pct"/>
            <w:tcBorders>
              <w:left w:val="single" w:color="999999" w:sz="4" w:space="0"/>
            </w:tcBorders>
          </w:tcPr>
          <w:p w:rsidR="005315F3" w:rsidRDefault="005315F3" w14:paraId="5BE93A62" wp14:textId="77777777">
            <w:pPr>
              <w:pStyle w:val="Figure"/>
              <w:spacing w:before="40" w:after="40"/>
              <w:rPr>
                <w:rFonts w:ascii="Arial" w:hAnsi="Arial" w:cs="Arial"/>
                <w:bCs w:val="0"/>
                <w:sz w:val="15"/>
                <w:szCs w:val="15"/>
              </w:rPr>
            </w:pPr>
          </w:p>
        </w:tc>
      </w:tr>
      <w:tr xmlns:wp14="http://schemas.microsoft.com/office/word/2010/wordml" w:rsidR="005315F3" w:rsidTr="00C3062C" w14:paraId="3EDDAF11" wp14:textId="77777777">
        <w:tblPrEx>
          <w:tblCellMar>
            <w:top w:w="0" w:type="dxa"/>
            <w:bottom w:w="0" w:type="dxa"/>
          </w:tblCellMar>
        </w:tblPrEx>
        <w:trPr>
          <w:gridAfter w:val="4"/>
          <w:wAfter w:w="592" w:type="pct"/>
          <w:cantSplit/>
          <w:trHeight w:val="292"/>
          <w:jc w:val="center"/>
        </w:trPr>
        <w:tc>
          <w:tcPr>
            <w:tcW w:w="148" w:type="pct"/>
            <w:tcBorders>
              <w:right w:val="single" w:color="999999" w:sz="4" w:space="0"/>
            </w:tcBorders>
          </w:tcPr>
          <w:p w:rsidR="005315F3" w:rsidRDefault="005315F3" w14:paraId="384BA73E" wp14:textId="77777777">
            <w:pPr>
              <w:pStyle w:val="Figure"/>
              <w:spacing w:before="40" w:after="40"/>
              <w:rPr>
                <w:rFonts w:ascii="Arial" w:hAnsi="Arial" w:cs="Arial"/>
                <w:bCs w:val="0"/>
                <w:sz w:val="15"/>
                <w:szCs w:val="15"/>
              </w:rPr>
            </w:pPr>
          </w:p>
        </w:tc>
        <w:tc>
          <w:tcPr>
            <w:tcW w:w="840" w:type="pct"/>
            <w:gridSpan w:val="3"/>
            <w:tcBorders>
              <w:top w:val="single" w:color="999999" w:sz="4" w:space="0"/>
              <w:left w:val="single" w:color="999999" w:sz="4" w:space="0"/>
              <w:bottom w:val="single" w:color="999999" w:sz="4" w:space="0"/>
              <w:right w:val="single" w:color="999999" w:sz="4" w:space="0"/>
            </w:tcBorders>
            <w:vAlign w:val="center"/>
          </w:tcPr>
          <w:p w:rsidR="005315F3" w:rsidRDefault="005315F3" w14:paraId="2E241165"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XXXXX</w:t>
            </w:r>
          </w:p>
        </w:tc>
        <w:tc>
          <w:tcPr>
            <w:tcW w:w="17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1C430472"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257"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3427C2C8" wp14:textId="77777777">
            <w:pPr>
              <w:pStyle w:val="Figure"/>
              <w:spacing w:before="40" w:after="40"/>
              <w:jc w:val="center"/>
              <w:rPr>
                <w:rFonts w:ascii="Arial" w:hAnsi="Arial" w:cs="Arial"/>
                <w:b w:val="0"/>
                <w:bCs w:val="0"/>
                <w:sz w:val="15"/>
                <w:szCs w:val="15"/>
              </w:rPr>
            </w:pPr>
            <w:r>
              <w:rPr>
                <w:rFonts w:ascii="Arial" w:hAnsi="Arial" w:cs="Arial"/>
                <w:b w:val="0"/>
                <w:bCs w:val="0"/>
                <w:color w:val="000000"/>
                <w:sz w:val="15"/>
                <w:szCs w:val="15"/>
              </w:rPr>
              <w:t>XXXXX</w:t>
            </w:r>
          </w:p>
        </w:tc>
        <w:tc>
          <w:tcPr>
            <w:tcW w:w="237"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27FCEF8E" wp14:textId="77777777">
            <w:pPr>
              <w:pStyle w:val="Figure"/>
              <w:spacing w:before="40" w:after="40"/>
              <w:jc w:val="center"/>
              <w:rPr>
                <w:rFonts w:ascii="Arial" w:hAnsi="Arial" w:cs="Arial"/>
                <w:b w:val="0"/>
                <w:bCs w:val="0"/>
                <w:sz w:val="15"/>
                <w:szCs w:val="15"/>
              </w:rPr>
            </w:pPr>
            <w:r>
              <w:rPr>
                <w:rFonts w:ascii="Arial" w:hAnsi="Arial" w:cs="Arial"/>
                <w:b w:val="0"/>
                <w:bCs w:val="0"/>
                <w:color w:val="000000"/>
                <w:sz w:val="15"/>
                <w:szCs w:val="15"/>
              </w:rPr>
              <w:t>XXXXX</w:t>
            </w:r>
          </w:p>
        </w:tc>
        <w:tc>
          <w:tcPr>
            <w:tcW w:w="157"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4F3EF6DF"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15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2DC01717"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153"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458CCF26"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158"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65453339"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w:t>
            </w:r>
          </w:p>
        </w:tc>
        <w:tc>
          <w:tcPr>
            <w:tcW w:w="31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564CE91B"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216"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2F707432"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XXXX</w:t>
            </w:r>
          </w:p>
        </w:tc>
        <w:tc>
          <w:tcPr>
            <w:tcW w:w="378"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09B65BCD"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XXX , XXX X.</w:t>
            </w:r>
          </w:p>
        </w:tc>
        <w:tc>
          <w:tcPr>
            <w:tcW w:w="32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134A20EE"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324"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65C63B36"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223" w:type="pct"/>
            <w:tcBorders>
              <w:top w:val="single" w:color="999999" w:sz="4" w:space="0"/>
              <w:left w:val="single" w:color="999999" w:sz="4" w:space="0"/>
              <w:bottom w:val="single" w:color="999999" w:sz="4" w:space="0"/>
              <w:right w:val="single" w:color="999999" w:sz="4" w:space="0"/>
            </w:tcBorders>
            <w:vAlign w:val="center"/>
          </w:tcPr>
          <w:p w:rsidR="005315F3" w:rsidRDefault="005315F3" w14:paraId="6C00EB91"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w:t>
            </w:r>
          </w:p>
        </w:tc>
        <w:tc>
          <w:tcPr>
            <w:tcW w:w="284" w:type="pct"/>
            <w:gridSpan w:val="2"/>
            <w:tcBorders>
              <w:top w:val="single" w:color="999999" w:sz="4" w:space="0"/>
              <w:left w:val="single" w:color="999999" w:sz="4" w:space="0"/>
              <w:bottom w:val="single" w:color="999999" w:sz="4" w:space="0"/>
              <w:right w:val="single" w:color="999999" w:sz="4" w:space="0"/>
            </w:tcBorders>
            <w:vAlign w:val="center"/>
          </w:tcPr>
          <w:p w:rsidR="005315F3" w:rsidRDefault="005315F3" w14:paraId="269C216F"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$ 999.99</w:t>
            </w:r>
          </w:p>
        </w:tc>
        <w:tc>
          <w:tcPr>
            <w:tcW w:w="71" w:type="pct"/>
            <w:tcBorders>
              <w:left w:val="single" w:color="999999" w:sz="4" w:space="0"/>
            </w:tcBorders>
          </w:tcPr>
          <w:p w:rsidR="005315F3" w:rsidRDefault="005315F3" w14:paraId="34B3F2EB" wp14:textId="77777777">
            <w:pPr>
              <w:pStyle w:val="Figure"/>
              <w:spacing w:before="40" w:after="40"/>
              <w:rPr>
                <w:rFonts w:ascii="Arial" w:hAnsi="Arial" w:cs="Arial"/>
                <w:bCs w:val="0"/>
                <w:sz w:val="15"/>
                <w:szCs w:val="15"/>
              </w:rPr>
            </w:pPr>
          </w:p>
        </w:tc>
      </w:tr>
      <w:tr xmlns:wp14="http://schemas.microsoft.com/office/word/2010/wordml" w:rsidR="005315F3" w:rsidTr="00C3062C" w14:paraId="096DE497" wp14:textId="77777777">
        <w:tblPrEx>
          <w:tblCellMar>
            <w:top w:w="0" w:type="dxa"/>
            <w:bottom w:w="0" w:type="dxa"/>
          </w:tblCellMar>
        </w:tblPrEx>
        <w:trPr>
          <w:gridBefore w:val="2"/>
          <w:wBefore w:w="587" w:type="pct"/>
          <w:cantSplit/>
          <w:trHeight w:val="292"/>
          <w:jc w:val="center"/>
        </w:trPr>
        <w:tc>
          <w:tcPr>
            <w:tcW w:w="151" w:type="pct"/>
            <w:tcBorders>
              <w:right w:val="single" w:color="999999" w:sz="4" w:space="0"/>
            </w:tcBorders>
          </w:tcPr>
          <w:p w:rsidR="00812B12" w:rsidRDefault="00812B12" w14:paraId="7D34F5C7" wp14:textId="77777777">
            <w:pPr>
              <w:pStyle w:val="Figure"/>
              <w:spacing w:before="40" w:after="40"/>
              <w:rPr>
                <w:rFonts w:ascii="Arial" w:hAnsi="Arial" w:cs="Arial"/>
                <w:bCs w:val="0"/>
                <w:sz w:val="15"/>
                <w:szCs w:val="15"/>
              </w:rPr>
            </w:pPr>
          </w:p>
        </w:tc>
        <w:tc>
          <w:tcPr>
            <w:tcW w:w="3688" w:type="pct"/>
            <w:gridSpan w:val="23"/>
            <w:tcBorders>
              <w:top w:val="single" w:color="999999" w:sz="4" w:space="0"/>
              <w:left w:val="single" w:color="999999" w:sz="4" w:space="0"/>
              <w:bottom w:val="single" w:color="999999" w:sz="4" w:space="0"/>
              <w:right w:val="single" w:color="999999" w:sz="4" w:space="0"/>
            </w:tcBorders>
            <w:shd w:val="clear" w:color="auto" w:fill="B3C5FF"/>
            <w:vAlign w:val="center"/>
          </w:tcPr>
          <w:p w:rsidR="00812B12" w:rsidP="00356337" w:rsidRDefault="00903A0F" w14:paraId="423E9BF3" wp14:textId="77777777">
            <w:pPr>
              <w:pStyle w:val="Figure"/>
              <w:spacing w:before="40" w:after="40"/>
              <w:jc w:val="right"/>
              <w:rPr>
                <w:rFonts w:ascii="Arial" w:hAnsi="Arial" w:cs="Arial"/>
                <w:bCs w:val="0"/>
                <w:sz w:val="15"/>
                <w:szCs w:val="15"/>
              </w:rPr>
            </w:pPr>
            <w:r>
              <w:rPr>
                <w:rFonts w:ascii="Arial" w:hAnsi="Arial" w:cs="Arial"/>
                <w:sz w:val="15"/>
                <w:szCs w:val="15"/>
              </w:rPr>
              <w:t>SA LI Svc Prov ID</w:t>
            </w:r>
            <w:r w:rsidR="00812B12">
              <w:rPr>
                <w:rFonts w:ascii="Arial" w:hAnsi="Arial" w:cs="Arial"/>
                <w:sz w:val="15"/>
                <w:szCs w:val="15"/>
              </w:rPr>
              <w:t xml:space="preserve"> Total</w:t>
            </w:r>
          </w:p>
        </w:tc>
        <w:tc>
          <w:tcPr>
            <w:tcW w:w="222" w:type="pct"/>
            <w:tcBorders>
              <w:top w:val="single" w:color="999999" w:sz="4" w:space="0"/>
              <w:left w:val="single" w:color="999999" w:sz="4" w:space="0"/>
              <w:bottom w:val="single" w:color="999999" w:sz="4" w:space="0"/>
              <w:right w:val="single" w:color="999999" w:sz="4" w:space="0"/>
            </w:tcBorders>
            <w:shd w:val="clear" w:color="auto" w:fill="B3C5FF"/>
            <w:vAlign w:val="center"/>
          </w:tcPr>
          <w:p w:rsidR="00812B12" w:rsidRDefault="00812B12" w14:paraId="241AA48C" wp14:textId="77777777">
            <w:pPr>
              <w:pStyle w:val="Figure"/>
              <w:spacing w:before="40" w:after="40"/>
              <w:jc w:val="center"/>
              <w:rPr>
                <w:rFonts w:ascii="Arial" w:hAnsi="Arial" w:cs="Arial"/>
                <w:bCs w:val="0"/>
                <w:sz w:val="15"/>
                <w:szCs w:val="15"/>
              </w:rPr>
            </w:pPr>
            <w:r>
              <w:rPr>
                <w:rFonts w:ascii="Arial" w:hAnsi="Arial" w:cs="Arial"/>
                <w:b w:val="0"/>
                <w:bCs w:val="0"/>
                <w:sz w:val="15"/>
                <w:szCs w:val="15"/>
              </w:rPr>
              <w:t>9,999</w:t>
            </w:r>
          </w:p>
        </w:tc>
        <w:tc>
          <w:tcPr>
            <w:tcW w:w="285" w:type="pct"/>
            <w:tcBorders>
              <w:top w:val="single" w:color="999999" w:sz="4" w:space="0"/>
              <w:left w:val="single" w:color="999999" w:sz="4" w:space="0"/>
              <w:bottom w:val="single" w:color="999999" w:sz="4" w:space="0"/>
              <w:right w:val="single" w:color="999999" w:sz="4" w:space="0"/>
            </w:tcBorders>
            <w:shd w:val="clear" w:color="auto" w:fill="B3C5FF"/>
            <w:vAlign w:val="center"/>
          </w:tcPr>
          <w:p w:rsidR="00812B12" w:rsidRDefault="00812B12" w14:paraId="4665E318" wp14:textId="77777777">
            <w:pPr>
              <w:pStyle w:val="Figure"/>
              <w:spacing w:before="40" w:after="40"/>
              <w:jc w:val="center"/>
              <w:rPr>
                <w:rFonts w:ascii="Arial" w:hAnsi="Arial" w:cs="Arial"/>
                <w:bCs w:val="0"/>
                <w:sz w:val="15"/>
                <w:szCs w:val="15"/>
              </w:rPr>
            </w:pPr>
            <w:r>
              <w:rPr>
                <w:rFonts w:ascii="Arial" w:hAnsi="Arial" w:cs="Arial"/>
                <w:b w:val="0"/>
                <w:bCs w:val="0"/>
                <w:sz w:val="15"/>
                <w:szCs w:val="15"/>
              </w:rPr>
              <w:t>$ 999.99</w:t>
            </w:r>
          </w:p>
        </w:tc>
        <w:tc>
          <w:tcPr>
            <w:tcW w:w="68" w:type="pct"/>
            <w:tcBorders>
              <w:left w:val="single" w:color="999999" w:sz="4" w:space="0"/>
            </w:tcBorders>
          </w:tcPr>
          <w:p w:rsidR="00812B12" w:rsidRDefault="00812B12" w14:paraId="0B4020A7" wp14:textId="77777777">
            <w:pPr>
              <w:pStyle w:val="Figure"/>
              <w:spacing w:before="40" w:after="40"/>
              <w:rPr>
                <w:rFonts w:ascii="Arial" w:hAnsi="Arial" w:cs="Arial"/>
                <w:bCs w:val="0"/>
                <w:sz w:val="15"/>
                <w:szCs w:val="15"/>
              </w:rPr>
            </w:pPr>
          </w:p>
        </w:tc>
      </w:tr>
      <w:tr xmlns:wp14="http://schemas.microsoft.com/office/word/2010/wordml" w:rsidR="005315F3" w:rsidTr="00C3062C" w14:paraId="5C78AC59" wp14:textId="77777777">
        <w:tblPrEx>
          <w:tblCellMar>
            <w:top w:w="0" w:type="dxa"/>
            <w:bottom w:w="0" w:type="dxa"/>
          </w:tblCellMar>
        </w:tblPrEx>
        <w:trPr>
          <w:gridBefore w:val="2"/>
          <w:wBefore w:w="587" w:type="pct"/>
          <w:cantSplit/>
          <w:trHeight w:val="292"/>
          <w:jc w:val="center"/>
        </w:trPr>
        <w:tc>
          <w:tcPr>
            <w:tcW w:w="151" w:type="pct"/>
            <w:tcBorders>
              <w:right w:val="single" w:color="999999" w:sz="4" w:space="0"/>
            </w:tcBorders>
          </w:tcPr>
          <w:p w:rsidR="00812B12" w:rsidRDefault="00812B12" w14:paraId="1D7B270A" wp14:textId="77777777">
            <w:pPr>
              <w:pStyle w:val="Figure"/>
              <w:spacing w:before="40" w:after="40"/>
              <w:rPr>
                <w:rFonts w:ascii="Arial" w:hAnsi="Arial" w:cs="Arial"/>
                <w:bCs w:val="0"/>
                <w:sz w:val="15"/>
                <w:szCs w:val="15"/>
              </w:rPr>
            </w:pPr>
          </w:p>
        </w:tc>
        <w:tc>
          <w:tcPr>
            <w:tcW w:w="3688" w:type="pct"/>
            <w:gridSpan w:val="23"/>
            <w:tcBorders>
              <w:top w:val="single" w:color="999999" w:sz="4" w:space="0"/>
              <w:left w:val="single" w:color="999999" w:sz="4" w:space="0"/>
              <w:bottom w:val="single" w:color="999999" w:sz="4" w:space="0"/>
              <w:right w:val="single" w:color="999999" w:sz="4" w:space="0"/>
            </w:tcBorders>
            <w:shd w:val="clear" w:color="auto" w:fill="B3C5FF"/>
            <w:vAlign w:val="center"/>
          </w:tcPr>
          <w:p w:rsidRPr="00356337" w:rsidR="00812B12" w:rsidP="00356337" w:rsidRDefault="00812B12" w14:paraId="0F31157A" wp14:textId="77777777">
            <w:pPr>
              <w:pStyle w:val="Figure"/>
              <w:spacing w:before="40" w:after="40"/>
              <w:jc w:val="right"/>
              <w:rPr>
                <w:rFonts w:ascii="Arial" w:hAnsi="Arial" w:cs="Arial"/>
                <w:sz w:val="15"/>
                <w:szCs w:val="15"/>
              </w:rPr>
            </w:pPr>
            <w:r>
              <w:rPr>
                <w:rFonts w:ascii="Arial" w:hAnsi="Arial" w:cs="Arial"/>
                <w:sz w:val="15"/>
                <w:szCs w:val="15"/>
              </w:rPr>
              <w:t>SA LI Cat Svc Cd Total:</w:t>
            </w:r>
          </w:p>
        </w:tc>
        <w:tc>
          <w:tcPr>
            <w:tcW w:w="222" w:type="pct"/>
            <w:tcBorders>
              <w:top w:val="single" w:color="999999" w:sz="4" w:space="0"/>
              <w:left w:val="single" w:color="999999" w:sz="4" w:space="0"/>
              <w:bottom w:val="single" w:color="999999" w:sz="4" w:space="0"/>
              <w:right w:val="single" w:color="999999" w:sz="4" w:space="0"/>
            </w:tcBorders>
            <w:shd w:val="clear" w:color="auto" w:fill="B3C5FF"/>
            <w:vAlign w:val="center"/>
          </w:tcPr>
          <w:p w:rsidR="00812B12" w:rsidRDefault="00812B12" w14:paraId="021AEBB8" wp14:textId="77777777">
            <w:pPr>
              <w:pStyle w:val="Figure"/>
              <w:spacing w:before="40" w:after="40"/>
              <w:jc w:val="center"/>
              <w:rPr>
                <w:rFonts w:ascii="Arial" w:hAnsi="Arial" w:cs="Arial"/>
                <w:bCs w:val="0"/>
                <w:sz w:val="15"/>
                <w:szCs w:val="15"/>
              </w:rPr>
            </w:pPr>
            <w:r>
              <w:rPr>
                <w:rFonts w:ascii="Arial" w:hAnsi="Arial" w:cs="Arial"/>
                <w:b w:val="0"/>
                <w:bCs w:val="0"/>
                <w:sz w:val="15"/>
                <w:szCs w:val="15"/>
              </w:rPr>
              <w:t>9,999</w:t>
            </w:r>
          </w:p>
        </w:tc>
        <w:tc>
          <w:tcPr>
            <w:tcW w:w="285" w:type="pct"/>
            <w:tcBorders>
              <w:top w:val="single" w:color="999999" w:sz="4" w:space="0"/>
              <w:left w:val="single" w:color="999999" w:sz="4" w:space="0"/>
              <w:bottom w:val="single" w:color="999999" w:sz="4" w:space="0"/>
              <w:right w:val="single" w:color="999999" w:sz="4" w:space="0"/>
            </w:tcBorders>
            <w:shd w:val="clear" w:color="auto" w:fill="B3C5FF"/>
            <w:vAlign w:val="center"/>
          </w:tcPr>
          <w:p w:rsidR="00812B12" w:rsidRDefault="00812B12" w14:paraId="5F17BFC6" wp14:textId="77777777">
            <w:pPr>
              <w:pStyle w:val="Figure"/>
              <w:spacing w:before="40" w:after="40"/>
              <w:jc w:val="center"/>
              <w:rPr>
                <w:rFonts w:ascii="Arial" w:hAnsi="Arial" w:cs="Arial"/>
                <w:bCs w:val="0"/>
                <w:sz w:val="15"/>
                <w:szCs w:val="15"/>
              </w:rPr>
            </w:pPr>
            <w:r>
              <w:rPr>
                <w:rFonts w:ascii="Arial" w:hAnsi="Arial" w:cs="Arial"/>
                <w:b w:val="0"/>
                <w:bCs w:val="0"/>
                <w:sz w:val="15"/>
                <w:szCs w:val="15"/>
              </w:rPr>
              <w:t>$ 999.99</w:t>
            </w:r>
          </w:p>
        </w:tc>
        <w:tc>
          <w:tcPr>
            <w:tcW w:w="68" w:type="pct"/>
            <w:tcBorders>
              <w:left w:val="single" w:color="999999" w:sz="4" w:space="0"/>
            </w:tcBorders>
          </w:tcPr>
          <w:p w:rsidR="00812B12" w:rsidRDefault="00812B12" w14:paraId="4F904CB7" wp14:textId="77777777">
            <w:pPr>
              <w:pStyle w:val="Figure"/>
              <w:spacing w:before="40" w:after="40"/>
              <w:rPr>
                <w:rFonts w:ascii="Arial" w:hAnsi="Arial" w:cs="Arial"/>
                <w:bCs w:val="0"/>
                <w:sz w:val="15"/>
                <w:szCs w:val="15"/>
              </w:rPr>
            </w:pPr>
          </w:p>
        </w:tc>
      </w:tr>
      <w:tr xmlns:wp14="http://schemas.microsoft.com/office/word/2010/wordml" w:rsidR="005315F3" w:rsidTr="00C3062C" w14:paraId="5EA98CE5" wp14:textId="77777777">
        <w:tblPrEx>
          <w:tblCellMar>
            <w:top w:w="0" w:type="dxa"/>
            <w:bottom w:w="0" w:type="dxa"/>
          </w:tblCellMar>
        </w:tblPrEx>
        <w:trPr>
          <w:gridBefore w:val="2"/>
          <w:wBefore w:w="587" w:type="pct"/>
          <w:cantSplit/>
          <w:trHeight w:val="292"/>
          <w:jc w:val="center"/>
        </w:trPr>
        <w:tc>
          <w:tcPr>
            <w:tcW w:w="151" w:type="pct"/>
            <w:tcBorders>
              <w:right w:val="single" w:color="999999" w:sz="4" w:space="0"/>
            </w:tcBorders>
          </w:tcPr>
          <w:p w:rsidR="00812B12" w:rsidRDefault="00812B12" w14:paraId="06971CD3" wp14:textId="77777777">
            <w:pPr>
              <w:pStyle w:val="Figure"/>
              <w:spacing w:before="40" w:after="40"/>
              <w:rPr>
                <w:rFonts w:ascii="Arial" w:hAnsi="Arial" w:cs="Arial"/>
                <w:bCs w:val="0"/>
                <w:sz w:val="15"/>
                <w:szCs w:val="15"/>
              </w:rPr>
            </w:pPr>
          </w:p>
        </w:tc>
        <w:tc>
          <w:tcPr>
            <w:tcW w:w="3688" w:type="pct"/>
            <w:gridSpan w:val="23"/>
            <w:tcBorders>
              <w:top w:val="single" w:color="999999" w:sz="4" w:space="0"/>
              <w:left w:val="single" w:color="999999" w:sz="4" w:space="0"/>
              <w:bottom w:val="single" w:color="999999" w:sz="4" w:space="0"/>
              <w:right w:val="single" w:color="999999" w:sz="4" w:space="0"/>
            </w:tcBorders>
            <w:shd w:val="clear" w:color="auto" w:fill="B3C5FF"/>
            <w:vAlign w:val="center"/>
          </w:tcPr>
          <w:p w:rsidRPr="00356337" w:rsidR="00812B12" w:rsidP="00356337" w:rsidRDefault="00812B12" w14:paraId="23005E77" wp14:textId="77777777">
            <w:pPr>
              <w:pStyle w:val="Figure"/>
              <w:spacing w:before="40" w:after="40"/>
              <w:jc w:val="right"/>
              <w:rPr>
                <w:rFonts w:ascii="Arial" w:hAnsi="Arial" w:cs="Arial"/>
                <w:sz w:val="15"/>
                <w:szCs w:val="15"/>
              </w:rPr>
            </w:pPr>
            <w:r>
              <w:rPr>
                <w:rFonts w:ascii="Arial" w:hAnsi="Arial" w:cs="Arial"/>
                <w:sz w:val="15"/>
                <w:szCs w:val="15"/>
              </w:rPr>
              <w:t>SA Ty Cd Total:</w:t>
            </w:r>
          </w:p>
        </w:tc>
        <w:tc>
          <w:tcPr>
            <w:tcW w:w="222" w:type="pct"/>
            <w:tcBorders>
              <w:top w:val="single" w:color="999999" w:sz="4" w:space="0"/>
              <w:left w:val="single" w:color="999999" w:sz="4" w:space="0"/>
              <w:bottom w:val="single" w:color="999999" w:sz="4" w:space="0"/>
              <w:right w:val="single" w:color="999999" w:sz="4" w:space="0"/>
            </w:tcBorders>
            <w:shd w:val="clear" w:color="auto" w:fill="B3C5FF"/>
            <w:vAlign w:val="center"/>
          </w:tcPr>
          <w:p w:rsidR="00812B12" w:rsidRDefault="00812B12" w14:paraId="05092780" wp14:textId="77777777">
            <w:pPr>
              <w:pStyle w:val="Figure"/>
              <w:spacing w:before="40" w:after="40"/>
              <w:jc w:val="center"/>
              <w:rPr>
                <w:rFonts w:ascii="Arial" w:hAnsi="Arial" w:cs="Arial"/>
                <w:bCs w:val="0"/>
                <w:sz w:val="15"/>
                <w:szCs w:val="15"/>
              </w:rPr>
            </w:pPr>
            <w:r>
              <w:rPr>
                <w:rFonts w:ascii="Arial" w:hAnsi="Arial" w:cs="Arial"/>
                <w:b w:val="0"/>
                <w:bCs w:val="0"/>
                <w:sz w:val="15"/>
                <w:szCs w:val="15"/>
              </w:rPr>
              <w:t>9,999</w:t>
            </w:r>
          </w:p>
        </w:tc>
        <w:tc>
          <w:tcPr>
            <w:tcW w:w="285" w:type="pct"/>
            <w:tcBorders>
              <w:top w:val="single" w:color="999999" w:sz="4" w:space="0"/>
              <w:left w:val="single" w:color="999999" w:sz="4" w:space="0"/>
              <w:bottom w:val="single" w:color="999999" w:sz="4" w:space="0"/>
              <w:right w:val="single" w:color="999999" w:sz="4" w:space="0"/>
            </w:tcBorders>
            <w:shd w:val="clear" w:color="auto" w:fill="B3C5FF"/>
            <w:vAlign w:val="center"/>
          </w:tcPr>
          <w:p w:rsidR="00812B12" w:rsidRDefault="00812B12" w14:paraId="02584EFA" wp14:textId="77777777">
            <w:pPr>
              <w:pStyle w:val="Figure"/>
              <w:spacing w:before="40" w:after="40"/>
              <w:jc w:val="center"/>
              <w:rPr>
                <w:rFonts w:ascii="Arial" w:hAnsi="Arial" w:cs="Arial"/>
                <w:bCs w:val="0"/>
                <w:sz w:val="15"/>
                <w:szCs w:val="15"/>
              </w:rPr>
            </w:pPr>
            <w:r>
              <w:rPr>
                <w:rFonts w:ascii="Arial" w:hAnsi="Arial" w:cs="Arial"/>
                <w:b w:val="0"/>
                <w:bCs w:val="0"/>
                <w:sz w:val="15"/>
                <w:szCs w:val="15"/>
              </w:rPr>
              <w:t>$ 999.99</w:t>
            </w:r>
          </w:p>
        </w:tc>
        <w:tc>
          <w:tcPr>
            <w:tcW w:w="68" w:type="pct"/>
            <w:tcBorders>
              <w:left w:val="single" w:color="999999" w:sz="4" w:space="0"/>
            </w:tcBorders>
          </w:tcPr>
          <w:p w:rsidR="00812B12" w:rsidRDefault="00812B12" w14:paraId="2A1F701D" wp14:textId="77777777">
            <w:pPr>
              <w:pStyle w:val="Figure"/>
              <w:spacing w:before="40" w:after="40"/>
              <w:rPr>
                <w:rFonts w:ascii="Arial" w:hAnsi="Arial" w:cs="Arial"/>
                <w:bCs w:val="0"/>
                <w:sz w:val="15"/>
                <w:szCs w:val="15"/>
              </w:rPr>
            </w:pPr>
          </w:p>
        </w:tc>
      </w:tr>
      <w:tr xmlns:wp14="http://schemas.microsoft.com/office/word/2010/wordml" w:rsidR="005315F3" w:rsidTr="00C3062C" w14:paraId="322E921F" wp14:textId="77777777">
        <w:tblPrEx>
          <w:tblCellMar>
            <w:top w:w="0" w:type="dxa"/>
            <w:bottom w:w="0" w:type="dxa"/>
          </w:tblCellMar>
        </w:tblPrEx>
        <w:trPr>
          <w:gridBefore w:val="2"/>
          <w:wBefore w:w="587" w:type="pct"/>
          <w:cantSplit/>
          <w:trHeight w:val="292"/>
          <w:jc w:val="center"/>
        </w:trPr>
        <w:tc>
          <w:tcPr>
            <w:tcW w:w="151" w:type="pct"/>
            <w:tcBorders>
              <w:right w:val="single" w:color="999999" w:sz="4" w:space="0"/>
            </w:tcBorders>
          </w:tcPr>
          <w:p w:rsidR="00812B12" w:rsidRDefault="00812B12" w14:paraId="03EFCA41" wp14:textId="77777777">
            <w:pPr>
              <w:pStyle w:val="Figure"/>
              <w:spacing w:before="40" w:after="40"/>
              <w:rPr>
                <w:rFonts w:ascii="Arial" w:hAnsi="Arial" w:cs="Arial"/>
                <w:bCs w:val="0"/>
                <w:sz w:val="15"/>
                <w:szCs w:val="15"/>
              </w:rPr>
            </w:pPr>
          </w:p>
        </w:tc>
        <w:tc>
          <w:tcPr>
            <w:tcW w:w="3688" w:type="pct"/>
            <w:gridSpan w:val="23"/>
            <w:tcBorders>
              <w:top w:val="single" w:color="999999" w:sz="4" w:space="0"/>
              <w:left w:val="single" w:color="999999" w:sz="4" w:space="0"/>
              <w:bottom w:val="single" w:color="999999" w:sz="4" w:space="0"/>
              <w:right w:val="single" w:color="999999" w:sz="4" w:space="0"/>
            </w:tcBorders>
            <w:shd w:val="clear" w:color="auto" w:fill="B3C5FF"/>
            <w:vAlign w:val="center"/>
          </w:tcPr>
          <w:p w:rsidRPr="00356337" w:rsidR="00812B12" w:rsidP="00356337" w:rsidRDefault="00812B12" w14:paraId="2F3A3296" wp14:textId="77777777">
            <w:pPr>
              <w:pStyle w:val="Figure"/>
              <w:spacing w:before="40" w:after="40"/>
              <w:jc w:val="right"/>
              <w:rPr>
                <w:rFonts w:ascii="Arial" w:hAnsi="Arial" w:cs="Arial"/>
                <w:sz w:val="15"/>
                <w:szCs w:val="15"/>
              </w:rPr>
            </w:pPr>
            <w:r>
              <w:rPr>
                <w:rFonts w:ascii="Arial" w:hAnsi="Arial" w:cs="Arial"/>
                <w:sz w:val="15"/>
                <w:szCs w:val="15"/>
              </w:rPr>
              <w:t>Grand Total:</w:t>
            </w:r>
          </w:p>
        </w:tc>
        <w:tc>
          <w:tcPr>
            <w:tcW w:w="222" w:type="pct"/>
            <w:tcBorders>
              <w:top w:val="single" w:color="999999" w:sz="4" w:space="0"/>
              <w:left w:val="single" w:color="999999" w:sz="4" w:space="0"/>
              <w:bottom w:val="single" w:color="999999" w:sz="4" w:space="0"/>
              <w:right w:val="single" w:color="999999" w:sz="4" w:space="0"/>
            </w:tcBorders>
            <w:shd w:val="clear" w:color="auto" w:fill="B3C5FF"/>
            <w:vAlign w:val="center"/>
          </w:tcPr>
          <w:p w:rsidR="00812B12" w:rsidRDefault="00812B12" w14:paraId="320DB1E3" wp14:textId="77777777">
            <w:pPr>
              <w:pStyle w:val="Figure"/>
              <w:spacing w:before="40" w:after="40"/>
              <w:jc w:val="center"/>
              <w:rPr>
                <w:rFonts w:ascii="Arial" w:hAnsi="Arial" w:cs="Arial"/>
                <w:bCs w:val="0"/>
                <w:sz w:val="15"/>
                <w:szCs w:val="15"/>
              </w:rPr>
            </w:pPr>
            <w:r>
              <w:rPr>
                <w:rFonts w:ascii="Arial" w:hAnsi="Arial" w:cs="Arial"/>
                <w:b w:val="0"/>
                <w:bCs w:val="0"/>
                <w:sz w:val="15"/>
                <w:szCs w:val="15"/>
              </w:rPr>
              <w:t>9,999</w:t>
            </w:r>
          </w:p>
        </w:tc>
        <w:tc>
          <w:tcPr>
            <w:tcW w:w="285" w:type="pct"/>
            <w:tcBorders>
              <w:top w:val="single" w:color="999999" w:sz="4" w:space="0"/>
              <w:left w:val="single" w:color="999999" w:sz="4" w:space="0"/>
              <w:bottom w:val="single" w:color="999999" w:sz="4" w:space="0"/>
              <w:right w:val="single" w:color="999999" w:sz="4" w:space="0"/>
            </w:tcBorders>
            <w:shd w:val="clear" w:color="auto" w:fill="B3C5FF"/>
            <w:vAlign w:val="center"/>
          </w:tcPr>
          <w:p w:rsidR="00812B12" w:rsidRDefault="00812B12" w14:paraId="48B10501" wp14:textId="77777777">
            <w:pPr>
              <w:pStyle w:val="Figure"/>
              <w:spacing w:before="40" w:after="40"/>
              <w:jc w:val="center"/>
              <w:rPr>
                <w:rFonts w:ascii="Arial" w:hAnsi="Arial" w:cs="Arial"/>
                <w:bCs w:val="0"/>
                <w:sz w:val="15"/>
                <w:szCs w:val="15"/>
              </w:rPr>
            </w:pPr>
            <w:r>
              <w:rPr>
                <w:rFonts w:ascii="Arial" w:hAnsi="Arial" w:cs="Arial"/>
                <w:b w:val="0"/>
                <w:bCs w:val="0"/>
                <w:sz w:val="15"/>
                <w:szCs w:val="15"/>
              </w:rPr>
              <w:t>$ 999.99</w:t>
            </w:r>
          </w:p>
        </w:tc>
        <w:tc>
          <w:tcPr>
            <w:tcW w:w="68" w:type="pct"/>
            <w:tcBorders>
              <w:left w:val="single" w:color="999999" w:sz="4" w:space="0"/>
            </w:tcBorders>
          </w:tcPr>
          <w:p w:rsidR="00812B12" w:rsidRDefault="00812B12" w14:paraId="5F96A722" wp14:textId="77777777">
            <w:pPr>
              <w:pStyle w:val="Figure"/>
              <w:spacing w:before="40" w:after="40"/>
              <w:rPr>
                <w:rFonts w:ascii="Arial" w:hAnsi="Arial" w:cs="Arial"/>
                <w:bCs w:val="0"/>
                <w:sz w:val="15"/>
                <w:szCs w:val="15"/>
              </w:rPr>
            </w:pPr>
          </w:p>
        </w:tc>
      </w:tr>
      <w:tr xmlns:wp14="http://schemas.microsoft.com/office/word/2010/wordml" w:rsidR="005315F3" w:rsidTr="00A43582" w14:paraId="3B883770" wp14:textId="77777777">
        <w:tblPrEx>
          <w:tblCellMar>
            <w:top w:w="0" w:type="dxa"/>
            <w:bottom w:w="0" w:type="dxa"/>
          </w:tblCellMar>
        </w:tblPrEx>
        <w:trPr>
          <w:gridBefore w:val="2"/>
          <w:wBefore w:w="587" w:type="pct"/>
          <w:cantSplit/>
          <w:trHeight w:val="292"/>
          <w:jc w:val="center"/>
        </w:trPr>
        <w:tc>
          <w:tcPr>
            <w:tcW w:w="1442" w:type="pct"/>
            <w:gridSpan w:val="9"/>
            <w:tcBorders>
              <w:top w:val="nil"/>
              <w:bottom w:val="single" w:color="000000" w:sz="4" w:space="0"/>
            </w:tcBorders>
          </w:tcPr>
          <w:p w:rsidR="00812B12" w:rsidRDefault="00812B12" w14:paraId="45E606AD" wp14:textId="77777777">
            <w:pPr>
              <w:pStyle w:val="Figure"/>
              <w:spacing w:before="60" w:after="60"/>
              <w:rPr>
                <w:rFonts w:ascii="Arial" w:hAnsi="Arial" w:cs="Arial"/>
                <w:sz w:val="15"/>
                <w:szCs w:val="15"/>
              </w:rPr>
            </w:pPr>
            <w:r>
              <w:rPr>
                <w:rFonts w:ascii="Arial" w:hAnsi="Arial" w:cs="Arial"/>
                <w:sz w:val="15"/>
                <w:szCs w:val="15"/>
              </w:rPr>
              <w:t xml:space="preserve">Run Date: MM/DD/CCYY </w:t>
            </w:r>
          </w:p>
        </w:tc>
        <w:tc>
          <w:tcPr>
            <w:tcW w:w="1495" w:type="pct"/>
            <w:gridSpan w:val="9"/>
            <w:tcBorders>
              <w:top w:val="nil"/>
              <w:bottom w:val="single" w:color="000000" w:sz="4" w:space="0"/>
            </w:tcBorders>
          </w:tcPr>
          <w:p w:rsidR="00812B12" w:rsidRDefault="00812B12" w14:paraId="655AB0AD" wp14:textId="77777777">
            <w:pPr>
              <w:pStyle w:val="Figure"/>
              <w:spacing w:before="60" w:after="60"/>
              <w:jc w:val="center"/>
              <w:rPr>
                <w:rFonts w:ascii="Arial" w:hAnsi="Arial" w:cs="Arial"/>
                <w:sz w:val="15"/>
                <w:szCs w:val="15"/>
              </w:rPr>
            </w:pPr>
            <w:r>
              <w:rPr>
                <w:rFonts w:ascii="Arial" w:hAnsi="Arial" w:cs="Arial"/>
                <w:sz w:val="15"/>
                <w:szCs w:val="15"/>
              </w:rPr>
              <w:t>Page:  X of Y</w:t>
            </w:r>
          </w:p>
        </w:tc>
        <w:tc>
          <w:tcPr>
            <w:tcW w:w="1476" w:type="pct"/>
            <w:gridSpan w:val="9"/>
            <w:tcBorders>
              <w:top w:val="nil"/>
              <w:bottom w:val="single" w:color="000000" w:sz="4" w:space="0"/>
            </w:tcBorders>
          </w:tcPr>
          <w:p w:rsidR="00812B12" w:rsidRDefault="00812B12" w14:paraId="74428498" wp14:textId="77777777">
            <w:pPr>
              <w:pStyle w:val="Figure"/>
              <w:spacing w:before="60" w:after="60"/>
              <w:jc w:val="right"/>
              <w:rPr>
                <w:rFonts w:ascii="Arial" w:hAnsi="Arial" w:cs="Arial"/>
                <w:sz w:val="15"/>
                <w:szCs w:val="15"/>
              </w:rPr>
            </w:pPr>
            <w:r>
              <w:rPr>
                <w:rFonts w:ascii="Arial" w:hAnsi="Arial" w:cs="Arial"/>
                <w:sz w:val="15"/>
                <w:szCs w:val="15"/>
              </w:rPr>
              <w:t xml:space="preserve">Run Time: HH:MM:SS </w:t>
            </w:r>
          </w:p>
        </w:tc>
      </w:tr>
    </w:tbl>
    <w:p xmlns:wp14="http://schemas.microsoft.com/office/word/2010/wordml" w:rsidR="00CE759A" w:rsidRDefault="00CE759A" w14:paraId="5B95CD12" wp14:textId="77777777">
      <w:pPr>
        <w:rPr>
          <w:rFonts w:cs="Arial"/>
          <w:bCs/>
          <w:sz w:val="19"/>
          <w:szCs w:val="19"/>
        </w:rPr>
      </w:pPr>
    </w:p>
    <w:p xmlns:wp14="http://schemas.microsoft.com/office/word/2010/wordml" w:rsidRPr="000308BA" w:rsidR="00CE759A" w:rsidP="000308BA" w:rsidRDefault="00CE759A" w14:paraId="442D1A57" wp14:textId="77777777">
      <w:pPr>
        <w:pStyle w:val="Heading6"/>
      </w:pPr>
      <w:r w:rsidRPr="000308BA">
        <w:br w:type="page"/>
      </w:r>
      <w:r w:rsidRPr="000308BA">
        <w:t>Report Specification –OPR-SRA-101 – Service Authorization Not Used Within Four Months of the Line Item Date</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63"/>
        <w:gridCol w:w="1412"/>
        <w:gridCol w:w="1752"/>
        <w:gridCol w:w="1222"/>
        <w:gridCol w:w="1220"/>
        <w:gridCol w:w="2291"/>
        <w:gridCol w:w="4720"/>
        <w:gridCol w:w="10"/>
      </w:tblGrid>
      <w:tr xmlns:wp14="http://schemas.microsoft.com/office/word/2010/wordml" w:rsidR="00CE759A" w14:paraId="34DB39C8" wp14:textId="77777777">
        <w:tblPrEx>
          <w:tblCellMar>
            <w:top w:w="0" w:type="dxa"/>
            <w:bottom w:w="0" w:type="dxa"/>
          </w:tblCellMar>
        </w:tblPrEx>
        <w:trPr>
          <w:cantSplit/>
          <w:trHeight w:val="432" w:hRule="exact"/>
          <w:tblHeader/>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FF0000"/>
            <w:vAlign w:val="center"/>
          </w:tcPr>
          <w:p w:rsidRPr="00642FC8" w:rsidR="00CE759A" w:rsidRDefault="00CE759A" w14:paraId="6631F7D3" wp14:textId="77777777">
            <w:pPr>
              <w:jc w:val="center"/>
              <w:rPr>
                <w:rFonts w:eastAsia="MS Mincho"/>
                <w:szCs w:val="20"/>
              </w:rPr>
            </w:pPr>
            <w:r w:rsidRPr="00642FC8">
              <w:rPr>
                <w:rFonts w:eastAsia="MS Mincho"/>
                <w:szCs w:val="20"/>
              </w:rPr>
              <w:t>NH MMIS REPORT SPECIFICATION</w:t>
            </w:r>
          </w:p>
        </w:tc>
      </w:tr>
      <w:tr xmlns:wp14="http://schemas.microsoft.com/office/word/2010/wordml" w:rsidR="00CE759A" w14:paraId="40EF3F6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613" w:type="pct"/>
            <w:vMerge w:val="restart"/>
            <w:tcBorders>
              <w:top w:val="single" w:color="auto" w:sz="4" w:space="0"/>
            </w:tcBorders>
            <w:vAlign w:val="center"/>
          </w:tcPr>
          <w:p w:rsidRPr="007B666C" w:rsidR="00CE759A" w:rsidRDefault="00CE759A" w14:paraId="6C1905C9" wp14:textId="77777777">
            <w:pPr>
              <w:pStyle w:val="BodytextChar"/>
              <w:spacing w:before="40" w:after="40"/>
              <w:jc w:val="center"/>
              <w:rPr>
                <w:rStyle w:val="ModernBodyTextChar"/>
                <w:rFonts w:cs="Arial"/>
                <w:b/>
                <w:noProof/>
                <w:color w:val="000000"/>
                <w:sz w:val="18"/>
                <w:szCs w:val="18"/>
              </w:rPr>
            </w:pPr>
            <w:r w:rsidRPr="007B666C">
              <w:rPr>
                <w:rStyle w:val="ModernTableText"/>
                <w:rFonts w:cs="Arial"/>
                <w:b/>
                <w:noProof/>
                <w:color w:val="000000"/>
                <w:szCs w:val="18"/>
              </w:rPr>
              <w:t>Presentation Type:</w:t>
            </w:r>
          </w:p>
        </w:tc>
        <w:tc>
          <w:tcPr>
            <w:tcW w:w="4387" w:type="pct"/>
            <w:gridSpan w:val="7"/>
            <w:tcBorders>
              <w:top w:val="single" w:color="auto" w:sz="4" w:space="0"/>
            </w:tcBorders>
            <w:vAlign w:val="center"/>
          </w:tcPr>
          <w:p w:rsidRPr="007B666C" w:rsidR="00CE759A" w:rsidP="00D904D2" w:rsidRDefault="000C7F71" w14:paraId="0D2DCED9" wp14:textId="77777777">
            <w:pPr>
              <w:pStyle w:val="Header"/>
              <w:pBdr>
                <w:bottom w:val="none" w:color="auto" w:sz="0" w:space="0"/>
              </w:pBdr>
              <w:spacing w:before="40" w:after="40"/>
              <w:rPr>
                <w:rStyle w:val="ModernBodyTextChar"/>
                <w:noProof/>
                <w:sz w:val="18"/>
                <w:szCs w:val="18"/>
              </w:rPr>
            </w:pPr>
            <w:r w:rsidRPr="00105EB0">
              <w:rPr>
                <w:rStyle w:val="ModernTableText"/>
                <w:rFonts w:ascii="Wingdings" w:hAnsi="Wingdings" w:eastAsia="Wingdings" w:cs="Wingdings"/>
                <w:noProof/>
                <w:szCs w:val="18"/>
                <w:lang w:val="en-US" w:eastAsia="en-US"/>
              </w:rPr>
              <w:t>þ</w:t>
            </w:r>
            <w:r w:rsidRPr="00105EB0" w:rsidR="00CE759A">
              <w:rPr>
                <w:rStyle w:val="ModernTableText"/>
                <w:noProof/>
                <w:szCs w:val="18"/>
                <w:lang w:val="en-US" w:eastAsia="en-US"/>
              </w:rPr>
              <w:t xml:space="preserve"> List Object                                                                    </w:t>
            </w:r>
            <w:r w:rsidRPr="00105EB0" w:rsidR="00CE759A">
              <w:rPr>
                <w:rStyle w:val="ModernTableText"/>
                <w:rFonts w:ascii="Wingdings 2" w:hAnsi="Wingdings 2" w:eastAsia="Wingdings 2" w:cs="Wingdings 2"/>
                <w:noProof/>
                <w:szCs w:val="18"/>
                <w:lang w:val="en-US" w:eastAsia="en-US"/>
              </w:rPr>
              <w:t>£</w:t>
            </w:r>
            <w:r w:rsidRPr="00105EB0" w:rsidR="00CE759A">
              <w:rPr>
                <w:rStyle w:val="ModernTableText"/>
                <w:noProof/>
                <w:szCs w:val="18"/>
                <w:lang w:val="en-US" w:eastAsia="en-US"/>
              </w:rPr>
              <w:t xml:space="preserve">  Crosstab Object                                                                          </w:t>
            </w:r>
            <w:r w:rsidRPr="00105EB0" w:rsidR="00CE759A">
              <w:rPr>
                <w:rStyle w:val="ModernTableText"/>
                <w:rFonts w:ascii="Wingdings 2" w:hAnsi="Wingdings 2" w:eastAsia="Wingdings 2" w:cs="Wingdings 2"/>
                <w:noProof/>
                <w:szCs w:val="18"/>
                <w:lang w:val="en-US" w:eastAsia="en-US"/>
              </w:rPr>
              <w:t>£</w:t>
            </w:r>
            <w:r w:rsidRPr="00105EB0" w:rsidR="00CE759A">
              <w:rPr>
                <w:rStyle w:val="ModernTableText"/>
                <w:noProof/>
                <w:szCs w:val="18"/>
                <w:lang w:val="en-US" w:eastAsia="en-US"/>
              </w:rPr>
              <w:t xml:space="preserve">  Repeater Object        </w:t>
            </w:r>
          </w:p>
        </w:tc>
      </w:tr>
      <w:tr xmlns:wp14="http://schemas.microsoft.com/office/word/2010/wordml" w:rsidR="00CE759A" w:rsidTr="000020B6" w14:paraId="1686158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8"/>
          <w:jc w:val="center"/>
        </w:trPr>
        <w:tc>
          <w:tcPr>
            <w:tcW w:w="613" w:type="pct"/>
            <w:vMerge/>
            <w:vAlign w:val="center"/>
          </w:tcPr>
          <w:p w:rsidRPr="007B666C" w:rsidR="00CE759A" w:rsidRDefault="00CE759A" w14:paraId="5220BBB2" wp14:textId="77777777">
            <w:pPr>
              <w:pStyle w:val="BodytextChar"/>
              <w:spacing w:before="40" w:after="40"/>
              <w:rPr>
                <w:rStyle w:val="ModernTableText"/>
                <w:rFonts w:cs="Arial"/>
                <w:noProof/>
                <w:color w:val="000000"/>
                <w:szCs w:val="18"/>
              </w:rPr>
            </w:pPr>
          </w:p>
        </w:tc>
        <w:tc>
          <w:tcPr>
            <w:tcW w:w="491" w:type="pct"/>
            <w:vMerge w:val="restart"/>
            <w:tcBorders>
              <w:top w:val="single" w:color="616161" w:sz="2" w:space="0"/>
            </w:tcBorders>
            <w:vAlign w:val="center"/>
          </w:tcPr>
          <w:p w:rsidRPr="00105EB0" w:rsidR="00CE759A" w:rsidP="00854153" w:rsidRDefault="00CE759A" w14:paraId="2B64C1F5" wp14:textId="77777777">
            <w:pPr>
              <w:pStyle w:val="Header"/>
              <w:pBdr>
                <w:bottom w:val="none" w:color="auto" w:sz="0" w:space="0"/>
                <w:between w:val="single" w:color="616161" w:sz="2" w:space="0"/>
                <w:bar w:val="single" w:color="616161" w:sz="2"/>
              </w:pBdr>
              <w:spacing w:before="40" w:after="40"/>
              <w:jc w:val="center"/>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Chart Object</w:t>
            </w:r>
          </w:p>
        </w:tc>
        <w:tc>
          <w:tcPr>
            <w:tcW w:w="1034" w:type="pct"/>
            <w:gridSpan w:val="2"/>
            <w:tcBorders>
              <w:top w:val="single" w:color="616161" w:sz="2" w:space="0"/>
            </w:tcBorders>
            <w:vAlign w:val="center"/>
          </w:tcPr>
          <w:p w:rsidRPr="00105EB0" w:rsidR="00CE759A" w:rsidP="00D904D2" w:rsidRDefault="00CE759A" w14:paraId="2140F6FE" wp14:textId="77777777">
            <w:pPr>
              <w:pStyle w:val="Header"/>
              <w:pBdr>
                <w:bottom w:val="none" w:color="auto" w:sz="0" w:space="0"/>
              </w:pBdr>
              <w:spacing w:before="40" w:after="40"/>
              <w:rPr>
                <w:rStyle w:val="ModernTableText"/>
                <w:noProof/>
                <w:szCs w:val="18"/>
                <w:lang w:val="en-US" w:eastAsia="en-US"/>
              </w:rPr>
            </w:pPr>
            <w:r w:rsidRPr="00105EB0">
              <w:rPr>
                <w:rStyle w:val="ModernTableText"/>
                <w:noProof/>
                <w:szCs w:val="18"/>
                <w:lang w:val="en-US" w:eastAsia="en-US"/>
              </w:rPr>
              <w:t>If Chart Object, select Chart Type:</w:t>
            </w:r>
          </w:p>
          <w:p w:rsidRPr="00105EB0" w:rsidR="00CE759A" w:rsidP="00D904D2" w:rsidRDefault="00CE759A" w14:paraId="710B4530" wp14:textId="77777777">
            <w:pPr>
              <w:pStyle w:val="Header"/>
              <w:pBdr>
                <w:bottom w:val="none" w:color="auto" w:sz="0" w:space="0"/>
              </w:pBdr>
              <w:spacing w:before="40" w:after="40"/>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Column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Bar                                                               </w:t>
            </w:r>
          </w:p>
        </w:tc>
        <w:tc>
          <w:tcPr>
            <w:tcW w:w="2862" w:type="pct"/>
            <w:gridSpan w:val="4"/>
            <w:tcBorders>
              <w:top w:val="single" w:color="616161" w:sz="2" w:space="0"/>
            </w:tcBorders>
          </w:tcPr>
          <w:p w:rsidRPr="00105EB0" w:rsidR="00CE759A" w:rsidP="00D904D2" w:rsidRDefault="00CE759A" w14:paraId="2B4992AD" wp14:textId="77777777">
            <w:pPr>
              <w:pStyle w:val="Header"/>
              <w:pBdr>
                <w:bottom w:val="none" w:color="auto" w:sz="0" w:space="0"/>
              </w:pBdr>
              <w:spacing w:before="40" w:after="40"/>
              <w:rPr>
                <w:rStyle w:val="ModernTableText"/>
                <w:noProof/>
                <w:szCs w:val="18"/>
                <w:lang w:val="en-US" w:eastAsia="en-US"/>
              </w:rPr>
            </w:pPr>
            <w:r w:rsidRPr="00105EB0">
              <w:rPr>
                <w:rStyle w:val="ModernTableText"/>
                <w:noProof/>
                <w:szCs w:val="18"/>
                <w:lang w:val="en-US" w:eastAsia="en-US"/>
              </w:rPr>
              <w:t>If Chart Object, select Chart Attributes:</w:t>
            </w:r>
          </w:p>
          <w:p w:rsidRPr="00105EB0" w:rsidR="00CE759A" w:rsidP="00D904D2" w:rsidRDefault="00CE759A" w14:paraId="6572146E" wp14:textId="77777777">
            <w:pPr>
              <w:pStyle w:val="Header"/>
              <w:pBdr>
                <w:bottom w:val="none" w:color="auto" w:sz="0" w:space="0"/>
              </w:pBdr>
              <w:spacing w:before="40" w:after="40"/>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Stacked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Stacked 3D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Stacked 100%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Stacked 100% 3D</w:t>
            </w:r>
          </w:p>
        </w:tc>
      </w:tr>
      <w:tr xmlns:wp14="http://schemas.microsoft.com/office/word/2010/wordml" w:rsidR="00CE759A" w:rsidTr="000020B6" w14:paraId="5DC00C1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13" w:type="pct"/>
            <w:vMerge/>
            <w:vAlign w:val="center"/>
          </w:tcPr>
          <w:p w:rsidRPr="007B666C" w:rsidR="00CE759A" w:rsidRDefault="00CE759A" w14:paraId="13CB595B" wp14:textId="77777777">
            <w:pPr>
              <w:pStyle w:val="BodytextChar"/>
              <w:spacing w:before="40" w:after="40"/>
              <w:rPr>
                <w:rStyle w:val="ModernTableText"/>
                <w:rFonts w:cs="Arial"/>
                <w:noProof/>
                <w:color w:val="000000"/>
                <w:szCs w:val="18"/>
              </w:rPr>
            </w:pPr>
          </w:p>
        </w:tc>
        <w:tc>
          <w:tcPr>
            <w:tcW w:w="491" w:type="pct"/>
            <w:vMerge/>
          </w:tcPr>
          <w:p w:rsidRPr="00105EB0" w:rsidR="00CE759A" w:rsidRDefault="00CE759A" w14:paraId="6D9C8D39" wp14:textId="77777777">
            <w:pPr>
              <w:pStyle w:val="Header"/>
              <w:spacing w:before="40" w:after="40"/>
              <w:rPr>
                <w:rStyle w:val="ModernTableText"/>
                <w:noProof/>
                <w:szCs w:val="18"/>
                <w:lang w:val="en-US" w:eastAsia="en-US"/>
              </w:rPr>
            </w:pPr>
          </w:p>
        </w:tc>
        <w:tc>
          <w:tcPr>
            <w:tcW w:w="1034" w:type="pct"/>
            <w:gridSpan w:val="2"/>
            <w:tcBorders>
              <w:top w:val="single" w:color="616161" w:sz="2" w:space="0"/>
            </w:tcBorders>
            <w:vAlign w:val="center"/>
          </w:tcPr>
          <w:p w:rsidRPr="00105EB0" w:rsidR="00CE759A" w:rsidP="00D904D2" w:rsidRDefault="00CE759A" w14:paraId="24100AD6" wp14:textId="77777777">
            <w:pPr>
              <w:pStyle w:val="Header"/>
              <w:pBdr>
                <w:bottom w:val="none" w:color="auto" w:sz="0" w:space="0"/>
              </w:pBdr>
              <w:spacing w:before="40" w:after="40"/>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Line                                        </w:t>
            </w:r>
          </w:p>
        </w:tc>
        <w:tc>
          <w:tcPr>
            <w:tcW w:w="2862" w:type="pct"/>
            <w:gridSpan w:val="4"/>
          </w:tcPr>
          <w:p w:rsidRPr="00105EB0" w:rsidR="00CE759A" w:rsidP="00D904D2" w:rsidRDefault="00CE759A" w14:paraId="500D79F8" wp14:textId="77777777">
            <w:pPr>
              <w:pStyle w:val="Header"/>
              <w:pBdr>
                <w:bottom w:val="none" w:color="auto" w:sz="0" w:space="0"/>
              </w:pBdr>
              <w:spacing w:before="40" w:after="40"/>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With Markers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3D                    </w:t>
            </w:r>
          </w:p>
        </w:tc>
      </w:tr>
      <w:tr xmlns:wp14="http://schemas.microsoft.com/office/word/2010/wordml" w:rsidR="00CE759A" w:rsidTr="000020B6" w14:paraId="6EB0B03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13" w:type="pct"/>
            <w:vMerge/>
            <w:vAlign w:val="center"/>
          </w:tcPr>
          <w:p w:rsidRPr="007B666C" w:rsidR="00CE759A" w:rsidRDefault="00CE759A" w14:paraId="675E05EE" wp14:textId="77777777">
            <w:pPr>
              <w:pStyle w:val="BodytextChar"/>
              <w:spacing w:before="40" w:after="40"/>
              <w:rPr>
                <w:rStyle w:val="ModernTableText"/>
                <w:rFonts w:cs="Arial"/>
                <w:noProof/>
                <w:color w:val="000000"/>
                <w:szCs w:val="18"/>
              </w:rPr>
            </w:pPr>
          </w:p>
        </w:tc>
        <w:tc>
          <w:tcPr>
            <w:tcW w:w="491" w:type="pct"/>
            <w:vMerge/>
          </w:tcPr>
          <w:p w:rsidRPr="00105EB0" w:rsidR="00CE759A" w:rsidRDefault="00CE759A" w14:paraId="2FC17F8B" wp14:textId="77777777">
            <w:pPr>
              <w:pStyle w:val="Header"/>
              <w:spacing w:before="40" w:after="40"/>
              <w:rPr>
                <w:rStyle w:val="ModernTableText"/>
                <w:noProof/>
                <w:szCs w:val="18"/>
                <w:lang w:val="en-US" w:eastAsia="en-US"/>
              </w:rPr>
            </w:pPr>
          </w:p>
        </w:tc>
        <w:tc>
          <w:tcPr>
            <w:tcW w:w="1034" w:type="pct"/>
            <w:gridSpan w:val="2"/>
            <w:tcBorders>
              <w:top w:val="single" w:color="616161" w:sz="2" w:space="0"/>
            </w:tcBorders>
            <w:vAlign w:val="center"/>
          </w:tcPr>
          <w:p w:rsidRPr="00105EB0" w:rsidR="00CE759A" w:rsidP="00D904D2" w:rsidRDefault="00CE759A" w14:paraId="6CD5A478" wp14:textId="77777777">
            <w:pPr>
              <w:pStyle w:val="Header"/>
              <w:pBdr>
                <w:bottom w:val="none" w:color="auto" w:sz="0" w:space="0"/>
              </w:pBdr>
              <w:spacing w:before="40" w:after="40"/>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Pie</w:t>
            </w:r>
          </w:p>
        </w:tc>
        <w:tc>
          <w:tcPr>
            <w:tcW w:w="2862" w:type="pct"/>
            <w:gridSpan w:val="4"/>
          </w:tcPr>
          <w:p w:rsidRPr="00105EB0" w:rsidR="00CE759A" w:rsidP="00D904D2" w:rsidRDefault="00CE759A" w14:paraId="4E98BC44" wp14:textId="77777777">
            <w:pPr>
              <w:pStyle w:val="Header"/>
              <w:pBdr>
                <w:bottom w:val="none" w:color="auto" w:sz="0" w:space="0"/>
              </w:pBdr>
              <w:spacing w:before="40" w:after="40"/>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3D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Donut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Donut 3D                    </w:t>
            </w:r>
          </w:p>
        </w:tc>
      </w:tr>
      <w:tr xmlns:wp14="http://schemas.microsoft.com/office/word/2010/wordml" w:rsidR="00CE759A" w14:paraId="3C08A6A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CE759A" w:rsidRDefault="00CE759A" w14:paraId="2B629AFC"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Section Heading (opt)</w:t>
            </w:r>
          </w:p>
        </w:tc>
      </w:tr>
      <w:tr xmlns:wp14="http://schemas.microsoft.com/office/word/2010/wordml" w:rsidR="00CE759A" w14:paraId="72C4BDE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00CE759A" w:rsidRDefault="00CE759A" w14:paraId="1DF729C2" wp14:textId="77777777">
            <w:pPr>
              <w:pStyle w:val="TableText1"/>
              <w:spacing w:before="40" w:after="40"/>
              <w:jc w:val="center"/>
              <w:rPr>
                <w:rStyle w:val="ModernTableText"/>
                <w:rFonts w:cs="Arial"/>
                <w:b/>
                <w:noProof/>
                <w:sz w:val="17"/>
                <w:szCs w:val="17"/>
              </w:rPr>
            </w:pPr>
            <w:r>
              <w:rPr>
                <w:rStyle w:val="ModernTableText"/>
                <w:rFonts w:cs="Arial"/>
                <w:b/>
                <w:bCs/>
                <w:noProof/>
                <w:sz w:val="17"/>
                <w:szCs w:val="17"/>
              </w:rPr>
              <w:t>Report Section Label (opt)</w:t>
            </w:r>
          </w:p>
        </w:tc>
        <w:tc>
          <w:tcPr>
            <w:tcW w:w="1645" w:type="pct"/>
            <w:gridSpan w:val="3"/>
            <w:tcBorders>
              <w:top w:val="single" w:color="616161" w:sz="2" w:space="0"/>
              <w:bottom w:val="single" w:color="616161" w:sz="2" w:space="0"/>
            </w:tcBorders>
            <w:vAlign w:val="center"/>
          </w:tcPr>
          <w:p w:rsidR="00CE759A" w:rsidRDefault="00CE759A" w14:paraId="756A01F2" wp14:textId="77777777">
            <w:pPr>
              <w:pStyle w:val="TableText1"/>
              <w:spacing w:before="40" w:after="40"/>
              <w:jc w:val="center"/>
              <w:rPr>
                <w:rStyle w:val="ModernTableText"/>
                <w:rFonts w:cs="Arial"/>
                <w:b/>
                <w:noProof/>
                <w:sz w:val="17"/>
                <w:szCs w:val="17"/>
              </w:rPr>
            </w:pPr>
            <w:r>
              <w:rPr>
                <w:rStyle w:val="ModernTableText"/>
                <w:rFonts w:cs="Arial"/>
                <w:b/>
                <w:noProof/>
                <w:sz w:val="17"/>
                <w:szCs w:val="17"/>
              </w:rPr>
              <w:t>Report Section Description (opt)</w:t>
            </w:r>
          </w:p>
        </w:tc>
        <w:tc>
          <w:tcPr>
            <w:tcW w:w="1642" w:type="pct"/>
            <w:gridSpan w:val="2"/>
            <w:tcBorders>
              <w:top w:val="single" w:color="616161" w:sz="2" w:space="0"/>
              <w:bottom w:val="single" w:color="616161" w:sz="2" w:space="0"/>
            </w:tcBorders>
            <w:vAlign w:val="center"/>
          </w:tcPr>
          <w:p w:rsidR="00CE759A" w:rsidRDefault="00CE759A" w14:paraId="1D6774B8" wp14:textId="77777777">
            <w:pPr>
              <w:pStyle w:val="TableText1"/>
              <w:spacing w:before="40" w:after="40"/>
              <w:jc w:val="center"/>
              <w:rPr>
                <w:rStyle w:val="ModernTableText"/>
                <w:rFonts w:cs="Arial"/>
                <w:b/>
                <w:noProof/>
                <w:sz w:val="17"/>
                <w:szCs w:val="17"/>
              </w:rPr>
            </w:pPr>
            <w:r>
              <w:rPr>
                <w:rStyle w:val="ModernTableText"/>
                <w:rFonts w:cs="Arial"/>
                <w:b/>
                <w:noProof/>
                <w:sz w:val="17"/>
                <w:szCs w:val="17"/>
              </w:rPr>
              <w:t>Report Section Processing Rules (opt)</w:t>
            </w:r>
          </w:p>
        </w:tc>
      </w:tr>
      <w:tr xmlns:wp14="http://schemas.microsoft.com/office/word/2010/wordml" w:rsidR="000020B6" w:rsidTr="00920DBE" w14:paraId="08AE4D1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tcPr>
          <w:p w:rsidRPr="000020B6" w:rsidR="000020B6" w:rsidP="005114A7" w:rsidRDefault="000020B6" w14:paraId="1BA8F8F4" wp14:textId="77777777">
            <w:pPr>
              <w:pStyle w:val="Figure"/>
              <w:rPr>
                <w:rStyle w:val="BodytextChar"/>
                <w:rFonts w:ascii="Arial" w:hAnsi="Arial" w:cs="Arial"/>
                <w:b w:val="0"/>
                <w:bCs w:val="0"/>
                <w:spacing w:val="-2"/>
                <w:sz w:val="18"/>
                <w:szCs w:val="18"/>
              </w:rPr>
            </w:pPr>
            <w:r w:rsidRPr="000020B6">
              <w:rPr>
                <w:rStyle w:val="BodytextChar"/>
                <w:rFonts w:ascii="Arial" w:hAnsi="Arial" w:cs="Arial"/>
                <w:b w:val="0"/>
                <w:bCs w:val="0"/>
                <w:spacing w:val="-2"/>
                <w:sz w:val="18"/>
                <w:szCs w:val="18"/>
              </w:rPr>
              <w:t>Line of Business</w:t>
            </w:r>
          </w:p>
        </w:tc>
        <w:tc>
          <w:tcPr>
            <w:tcW w:w="1645" w:type="pct"/>
            <w:gridSpan w:val="3"/>
            <w:tcBorders>
              <w:top w:val="single" w:color="616161" w:sz="2" w:space="0"/>
              <w:bottom w:val="single" w:color="616161" w:sz="2" w:space="0"/>
            </w:tcBorders>
          </w:tcPr>
          <w:p w:rsidRPr="005114A7" w:rsidR="000020B6" w:rsidP="005114A7" w:rsidRDefault="000020B6" w14:paraId="041764D4" wp14:textId="77777777">
            <w:pPr>
              <w:pStyle w:val="TableText1"/>
              <w:spacing w:before="40" w:after="40"/>
              <w:rPr>
                <w:rStyle w:val="BodytextChar"/>
                <w:rFonts w:cs="Arial"/>
                <w:sz w:val="18"/>
                <w:szCs w:val="18"/>
              </w:rPr>
            </w:pPr>
            <w:r w:rsidRPr="000020B6">
              <w:rPr>
                <w:rStyle w:val="BodytextChar"/>
                <w:rFonts w:cs="Arial"/>
                <w:sz w:val="18"/>
                <w:szCs w:val="18"/>
              </w:rPr>
              <w:t>The line of business code and description.</w:t>
            </w:r>
          </w:p>
        </w:tc>
        <w:tc>
          <w:tcPr>
            <w:tcW w:w="1642" w:type="pct"/>
            <w:gridSpan w:val="2"/>
            <w:tcBorders>
              <w:top w:val="single" w:color="616161" w:sz="2" w:space="0"/>
              <w:bottom w:val="single" w:color="616161" w:sz="2" w:space="0"/>
            </w:tcBorders>
          </w:tcPr>
          <w:p w:rsidRPr="005114A7" w:rsidR="000020B6" w:rsidP="005114A7" w:rsidRDefault="000020B6" w14:paraId="451DA6BA" wp14:textId="77777777">
            <w:pPr>
              <w:pStyle w:val="TableText1"/>
              <w:spacing w:before="40" w:after="40"/>
              <w:rPr>
                <w:rStyle w:val="BodytextChar"/>
                <w:rFonts w:cs="Arial"/>
                <w:sz w:val="18"/>
                <w:szCs w:val="18"/>
              </w:rPr>
            </w:pPr>
            <w:r w:rsidRPr="000020B6">
              <w:rPr>
                <w:rStyle w:val="BodytextChar"/>
                <w:rFonts w:cs="Arial"/>
                <w:sz w:val="18"/>
                <w:szCs w:val="18"/>
              </w:rPr>
              <w:t>Using R-VV-DOMAIN-NAM = ‘R-LOB-CD’, join to R-VV-TB.R-VV-CD using A-HDR-TB.R-LOB-CD to get the short description.</w:t>
            </w:r>
          </w:p>
        </w:tc>
      </w:tr>
      <w:tr xmlns:wp14="http://schemas.microsoft.com/office/word/2010/wordml" w:rsidR="000020B6" w14:paraId="6F4B039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0020B6" w:rsidR="000020B6" w:rsidP="005114A7" w:rsidRDefault="000020B6" w14:paraId="0EFB94D5" wp14:textId="77777777">
            <w:pPr>
              <w:pStyle w:val="Figure"/>
              <w:rPr>
                <w:rStyle w:val="BodytextChar"/>
                <w:rFonts w:ascii="Arial" w:hAnsi="Arial" w:cs="Arial"/>
                <w:b w:val="0"/>
                <w:sz w:val="18"/>
                <w:szCs w:val="18"/>
              </w:rPr>
            </w:pPr>
            <w:r w:rsidRPr="000020B6">
              <w:rPr>
                <w:rStyle w:val="BodytextChar"/>
                <w:rFonts w:ascii="Arial" w:hAnsi="Arial" w:cs="Arial"/>
                <w:b w:val="0"/>
                <w:sz w:val="18"/>
                <w:szCs w:val="18"/>
              </w:rPr>
              <w:t>As of:  MM/DD/CCYY</w:t>
            </w:r>
          </w:p>
        </w:tc>
        <w:tc>
          <w:tcPr>
            <w:tcW w:w="1645" w:type="pct"/>
            <w:gridSpan w:val="3"/>
            <w:tcBorders>
              <w:top w:val="single" w:color="616161" w:sz="2" w:space="0"/>
              <w:bottom w:val="single" w:color="616161" w:sz="2" w:space="0"/>
            </w:tcBorders>
            <w:vAlign w:val="center"/>
          </w:tcPr>
          <w:p w:rsidRPr="005114A7" w:rsidR="000020B6" w:rsidP="005114A7" w:rsidRDefault="000020B6" w14:paraId="2E6A381D" wp14:textId="77777777">
            <w:pPr>
              <w:pStyle w:val="TableText1"/>
              <w:spacing w:before="40" w:after="40"/>
              <w:rPr>
                <w:rStyle w:val="BodytextChar"/>
                <w:rFonts w:cs="Arial"/>
                <w:sz w:val="18"/>
                <w:szCs w:val="18"/>
              </w:rPr>
            </w:pPr>
            <w:r w:rsidRPr="005114A7">
              <w:rPr>
                <w:rStyle w:val="BodytextChar"/>
                <w:rFonts w:cs="Arial"/>
                <w:sz w:val="18"/>
                <w:szCs w:val="18"/>
              </w:rPr>
              <w:t>Page Heading.  Monthly report end as of date.</w:t>
            </w:r>
          </w:p>
        </w:tc>
        <w:tc>
          <w:tcPr>
            <w:tcW w:w="1642" w:type="pct"/>
            <w:gridSpan w:val="2"/>
            <w:tcBorders>
              <w:top w:val="single" w:color="616161" w:sz="2" w:space="0"/>
              <w:bottom w:val="single" w:color="616161" w:sz="2" w:space="0"/>
            </w:tcBorders>
            <w:vAlign w:val="center"/>
          </w:tcPr>
          <w:p w:rsidRPr="005114A7" w:rsidR="000020B6" w:rsidP="005114A7" w:rsidRDefault="000020B6" w14:paraId="2B14ACC8" wp14:textId="77777777">
            <w:pPr>
              <w:pStyle w:val="TableText1"/>
              <w:spacing w:before="40" w:after="40"/>
              <w:rPr>
                <w:rStyle w:val="BodytextChar"/>
                <w:rFonts w:cs="Arial"/>
                <w:sz w:val="18"/>
                <w:szCs w:val="18"/>
              </w:rPr>
            </w:pPr>
            <w:r w:rsidRPr="005114A7">
              <w:rPr>
                <w:rStyle w:val="BodytextChar"/>
                <w:rFonts w:cs="Arial"/>
                <w:sz w:val="18"/>
                <w:szCs w:val="18"/>
              </w:rPr>
              <w:t>As of month end reporting date.</w:t>
            </w:r>
          </w:p>
        </w:tc>
      </w:tr>
      <w:tr xmlns:wp14="http://schemas.microsoft.com/office/word/2010/wordml" w:rsidR="000020B6" w14:paraId="7BB85D9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5114A7" w:rsidR="000020B6" w:rsidP="005114A7" w:rsidRDefault="000020B6" w14:paraId="1CC3F2AE" wp14:textId="77777777">
            <w:pPr>
              <w:pStyle w:val="TableText1"/>
              <w:spacing w:before="40" w:after="40"/>
              <w:rPr>
                <w:rStyle w:val="BodytextChar"/>
                <w:rFonts w:cs="Arial"/>
                <w:sz w:val="18"/>
                <w:szCs w:val="18"/>
              </w:rPr>
            </w:pPr>
            <w:r w:rsidRPr="005114A7">
              <w:rPr>
                <w:rStyle w:val="BodytextChar"/>
                <w:rFonts w:cs="Arial"/>
                <w:sz w:val="18"/>
                <w:szCs w:val="18"/>
              </w:rPr>
              <w:t>Total Approved Amt</w:t>
            </w:r>
          </w:p>
        </w:tc>
        <w:tc>
          <w:tcPr>
            <w:tcW w:w="1645" w:type="pct"/>
            <w:gridSpan w:val="3"/>
            <w:tcBorders>
              <w:top w:val="single" w:color="616161" w:sz="2" w:space="0"/>
              <w:bottom w:val="single" w:color="616161" w:sz="2" w:space="0"/>
            </w:tcBorders>
            <w:vAlign w:val="center"/>
          </w:tcPr>
          <w:p w:rsidRPr="005114A7" w:rsidR="000020B6" w:rsidP="005114A7" w:rsidRDefault="000020B6" w14:paraId="4613143C" wp14:textId="77777777">
            <w:pPr>
              <w:pStyle w:val="TableText1"/>
              <w:spacing w:before="40" w:after="40"/>
              <w:rPr>
                <w:rStyle w:val="BodytextChar"/>
                <w:rFonts w:cs="Arial"/>
                <w:sz w:val="18"/>
                <w:szCs w:val="18"/>
              </w:rPr>
            </w:pPr>
            <w:r w:rsidRPr="005114A7">
              <w:rPr>
                <w:rStyle w:val="BodytextChar"/>
                <w:rFonts w:cs="Arial"/>
                <w:sz w:val="18"/>
                <w:szCs w:val="18"/>
              </w:rPr>
              <w:t>Total approved amount.</w:t>
            </w:r>
          </w:p>
        </w:tc>
        <w:tc>
          <w:tcPr>
            <w:tcW w:w="1642" w:type="pct"/>
            <w:gridSpan w:val="2"/>
            <w:tcBorders>
              <w:top w:val="single" w:color="616161" w:sz="2" w:space="0"/>
              <w:bottom w:val="single" w:color="616161" w:sz="2" w:space="0"/>
            </w:tcBorders>
            <w:vAlign w:val="center"/>
          </w:tcPr>
          <w:p w:rsidRPr="005114A7" w:rsidR="000020B6" w:rsidP="005114A7" w:rsidRDefault="000020B6" w14:paraId="07985DE6" wp14:textId="77777777">
            <w:pPr>
              <w:pStyle w:val="TableText1"/>
              <w:spacing w:before="40" w:after="40"/>
              <w:rPr>
                <w:rStyle w:val="BodytextChar"/>
                <w:rFonts w:cs="Arial"/>
                <w:sz w:val="18"/>
                <w:szCs w:val="18"/>
              </w:rPr>
            </w:pPr>
            <w:r w:rsidRPr="005114A7">
              <w:rPr>
                <w:rStyle w:val="BodytextChar"/>
                <w:rFonts w:cs="Arial"/>
                <w:sz w:val="18"/>
                <w:szCs w:val="18"/>
              </w:rPr>
              <w:t>Sum A_DTL_TB.A_LI_APP_</w:t>
            </w:r>
            <w:r w:rsidRPr="005114A7" w:rsidDel="004D3E89">
              <w:rPr>
                <w:rStyle w:val="BodytextChar"/>
                <w:rFonts w:cs="Arial"/>
                <w:sz w:val="18"/>
                <w:szCs w:val="18"/>
              </w:rPr>
              <w:t xml:space="preserve"> </w:t>
            </w:r>
            <w:r w:rsidRPr="005114A7">
              <w:rPr>
                <w:rStyle w:val="BodytextChar"/>
                <w:rFonts w:cs="Arial"/>
                <w:sz w:val="18"/>
                <w:szCs w:val="18"/>
              </w:rPr>
              <w:t xml:space="preserve">AMT for report </w:t>
            </w:r>
          </w:p>
          <w:p w:rsidRPr="005114A7" w:rsidR="000020B6" w:rsidP="005114A7" w:rsidRDefault="000020B6" w14:paraId="741B9BF9" wp14:textId="77777777">
            <w:pPr>
              <w:pStyle w:val="TableText1"/>
              <w:spacing w:before="40" w:after="40"/>
              <w:rPr>
                <w:rStyle w:val="BodytextChar"/>
                <w:rFonts w:cs="Arial"/>
                <w:sz w:val="18"/>
                <w:szCs w:val="18"/>
              </w:rPr>
            </w:pPr>
            <w:r w:rsidRPr="005114A7">
              <w:rPr>
                <w:rStyle w:val="BodytextChar"/>
                <w:rFonts w:cs="Arial"/>
                <w:sz w:val="18"/>
                <w:szCs w:val="18"/>
              </w:rPr>
              <w:t>Format as:  $999,999.99</w:t>
            </w:r>
          </w:p>
        </w:tc>
      </w:tr>
      <w:tr xmlns:wp14="http://schemas.microsoft.com/office/word/2010/wordml" w:rsidR="000020B6" w14:paraId="2A7FF21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5114A7" w:rsidR="000020B6" w:rsidP="005114A7" w:rsidRDefault="000020B6" w14:paraId="55517A63" wp14:textId="77777777">
            <w:pPr>
              <w:pStyle w:val="TableText1"/>
              <w:spacing w:before="40" w:after="40"/>
              <w:rPr>
                <w:rStyle w:val="BodytextChar"/>
                <w:rFonts w:cs="Arial"/>
                <w:sz w:val="18"/>
                <w:szCs w:val="18"/>
              </w:rPr>
            </w:pPr>
            <w:r w:rsidRPr="005114A7">
              <w:rPr>
                <w:rStyle w:val="BodytextChar"/>
                <w:rFonts w:cs="Arial"/>
                <w:sz w:val="18"/>
                <w:szCs w:val="18"/>
              </w:rPr>
              <w:t>Total Approved Units</w:t>
            </w:r>
          </w:p>
        </w:tc>
        <w:tc>
          <w:tcPr>
            <w:tcW w:w="1645" w:type="pct"/>
            <w:gridSpan w:val="3"/>
            <w:tcBorders>
              <w:top w:val="single" w:color="616161" w:sz="2" w:space="0"/>
              <w:bottom w:val="single" w:color="616161" w:sz="2" w:space="0"/>
            </w:tcBorders>
            <w:vAlign w:val="center"/>
          </w:tcPr>
          <w:p w:rsidRPr="005114A7" w:rsidR="000020B6" w:rsidP="005114A7" w:rsidRDefault="000020B6" w14:paraId="656D2D1A" wp14:textId="77777777">
            <w:pPr>
              <w:pStyle w:val="TableText1"/>
              <w:spacing w:before="40" w:after="40"/>
              <w:rPr>
                <w:rStyle w:val="BodytextChar"/>
                <w:rFonts w:cs="Arial"/>
                <w:sz w:val="18"/>
                <w:szCs w:val="18"/>
              </w:rPr>
            </w:pPr>
            <w:r w:rsidRPr="005114A7">
              <w:rPr>
                <w:rStyle w:val="BodytextChar"/>
                <w:rFonts w:cs="Arial"/>
                <w:sz w:val="18"/>
                <w:szCs w:val="18"/>
              </w:rPr>
              <w:t>Total approved unit.</w:t>
            </w:r>
          </w:p>
        </w:tc>
        <w:tc>
          <w:tcPr>
            <w:tcW w:w="1642" w:type="pct"/>
            <w:gridSpan w:val="2"/>
            <w:tcBorders>
              <w:top w:val="single" w:color="616161" w:sz="2" w:space="0"/>
              <w:bottom w:val="single" w:color="616161" w:sz="2" w:space="0"/>
            </w:tcBorders>
            <w:vAlign w:val="center"/>
          </w:tcPr>
          <w:p w:rsidRPr="005114A7" w:rsidR="000020B6" w:rsidP="005114A7" w:rsidRDefault="000020B6" w14:paraId="0DAF4B6A" wp14:textId="77777777">
            <w:pPr>
              <w:pStyle w:val="TableText1"/>
              <w:spacing w:before="40" w:after="40"/>
              <w:rPr>
                <w:rStyle w:val="BodytextChar"/>
                <w:rFonts w:cs="Arial"/>
                <w:sz w:val="18"/>
                <w:szCs w:val="18"/>
              </w:rPr>
            </w:pPr>
            <w:r w:rsidRPr="005114A7">
              <w:rPr>
                <w:rStyle w:val="BodytextChar"/>
                <w:rFonts w:cs="Arial"/>
                <w:sz w:val="18"/>
                <w:szCs w:val="18"/>
              </w:rPr>
              <w:t xml:space="preserve">Sum A_DTL_TB.A_LI_APP_UNIT_AMT for report </w:t>
            </w:r>
          </w:p>
          <w:p w:rsidRPr="005114A7" w:rsidR="000020B6" w:rsidP="005114A7" w:rsidRDefault="000020B6" w14:paraId="739618A0" wp14:textId="77777777">
            <w:pPr>
              <w:pStyle w:val="TableText1"/>
              <w:spacing w:before="40" w:after="40"/>
              <w:rPr>
                <w:rStyle w:val="BodytextChar"/>
                <w:rFonts w:cs="Arial"/>
                <w:sz w:val="18"/>
                <w:szCs w:val="18"/>
              </w:rPr>
            </w:pPr>
            <w:r w:rsidRPr="005114A7">
              <w:rPr>
                <w:rStyle w:val="BodytextChar"/>
                <w:rFonts w:cs="Arial"/>
                <w:sz w:val="18"/>
                <w:szCs w:val="18"/>
              </w:rPr>
              <w:t>Format as:  999,999</w:t>
            </w:r>
          </w:p>
        </w:tc>
      </w:tr>
      <w:tr xmlns:wp14="http://schemas.microsoft.com/office/word/2010/wordml" w:rsidR="000020B6" w14:paraId="0E6AE3A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5114A7" w:rsidR="000020B6" w:rsidP="005114A7" w:rsidRDefault="000020B6" w14:paraId="42985C61" wp14:textId="77777777">
            <w:pPr>
              <w:pStyle w:val="TableText1"/>
              <w:spacing w:before="40" w:after="40"/>
              <w:rPr>
                <w:rStyle w:val="BodytextChar"/>
                <w:rFonts w:cs="Arial"/>
                <w:sz w:val="18"/>
                <w:szCs w:val="18"/>
              </w:rPr>
            </w:pPr>
            <w:r w:rsidRPr="005114A7">
              <w:rPr>
                <w:rStyle w:val="BodytextChar"/>
                <w:rFonts w:cs="Arial"/>
                <w:sz w:val="18"/>
                <w:szCs w:val="18"/>
              </w:rPr>
              <w:t>SA Ty Cd – Desc</w:t>
            </w:r>
          </w:p>
        </w:tc>
        <w:tc>
          <w:tcPr>
            <w:tcW w:w="1645" w:type="pct"/>
            <w:gridSpan w:val="3"/>
            <w:tcBorders>
              <w:top w:val="single" w:color="616161" w:sz="2" w:space="0"/>
              <w:bottom w:val="single" w:color="616161" w:sz="2" w:space="0"/>
            </w:tcBorders>
            <w:vAlign w:val="center"/>
          </w:tcPr>
          <w:p w:rsidRPr="005114A7" w:rsidR="000020B6" w:rsidP="005114A7" w:rsidRDefault="000020B6" w14:paraId="1E519422" wp14:textId="77777777">
            <w:pPr>
              <w:pStyle w:val="TableText1"/>
              <w:spacing w:before="40" w:after="40"/>
              <w:rPr>
                <w:rStyle w:val="BodytextChar"/>
                <w:rFonts w:cs="Arial"/>
                <w:sz w:val="18"/>
                <w:szCs w:val="18"/>
              </w:rPr>
            </w:pPr>
            <w:r w:rsidRPr="005114A7">
              <w:rPr>
                <w:rStyle w:val="BodytextChar"/>
                <w:rFonts w:cs="Arial"/>
                <w:sz w:val="18"/>
                <w:szCs w:val="18"/>
              </w:rPr>
              <w:t>This field displays the SA authorization type code and description.</w:t>
            </w:r>
          </w:p>
        </w:tc>
        <w:tc>
          <w:tcPr>
            <w:tcW w:w="1642" w:type="pct"/>
            <w:gridSpan w:val="2"/>
            <w:tcBorders>
              <w:top w:val="single" w:color="616161" w:sz="2" w:space="0"/>
              <w:bottom w:val="single" w:color="616161" w:sz="2" w:space="0"/>
            </w:tcBorders>
            <w:vAlign w:val="center"/>
          </w:tcPr>
          <w:p w:rsidRPr="005114A7" w:rsidR="000020B6" w:rsidP="005114A7" w:rsidRDefault="000020B6" w14:paraId="458B96BE" wp14:textId="77777777">
            <w:pPr>
              <w:pStyle w:val="TableText1"/>
              <w:spacing w:before="40" w:after="40"/>
              <w:rPr>
                <w:rStyle w:val="BodytextChar"/>
                <w:rFonts w:cs="Arial"/>
                <w:sz w:val="18"/>
                <w:szCs w:val="18"/>
              </w:rPr>
            </w:pPr>
            <w:r w:rsidRPr="005114A7">
              <w:rPr>
                <w:rStyle w:val="BodytextChar"/>
                <w:rFonts w:cs="Arial"/>
                <w:sz w:val="18"/>
                <w:szCs w:val="18"/>
              </w:rPr>
              <w:t>A_HDR_TB.A_TY_CD; R_VV_TB.R_VV_SHORT_DESC</w:t>
            </w:r>
          </w:p>
        </w:tc>
      </w:tr>
      <w:tr xmlns:wp14="http://schemas.microsoft.com/office/word/2010/wordml" w:rsidR="000020B6" w14:paraId="656169E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5114A7" w:rsidR="000020B6" w:rsidP="005114A7" w:rsidRDefault="00610C28" w14:paraId="6FDC2B84" wp14:textId="77777777">
            <w:pPr>
              <w:pStyle w:val="TableText"/>
              <w:rPr>
                <w:rStyle w:val="BodytextChar"/>
                <w:sz w:val="18"/>
                <w:szCs w:val="18"/>
              </w:rPr>
            </w:pPr>
            <w:r>
              <w:rPr>
                <w:rStyle w:val="BodytextChar"/>
                <w:sz w:val="18"/>
                <w:szCs w:val="18"/>
              </w:rPr>
              <w:t>SA LI Cat Svc Cd</w:t>
            </w:r>
            <w:r w:rsidRPr="005114A7" w:rsidR="000020B6">
              <w:rPr>
                <w:rStyle w:val="BodytextChar"/>
                <w:sz w:val="18"/>
                <w:szCs w:val="18"/>
              </w:rPr>
              <w:t xml:space="preserve"> – Desc</w:t>
            </w:r>
          </w:p>
        </w:tc>
        <w:tc>
          <w:tcPr>
            <w:tcW w:w="1645" w:type="pct"/>
            <w:gridSpan w:val="3"/>
            <w:tcBorders>
              <w:top w:val="single" w:color="616161" w:sz="2" w:space="0"/>
              <w:bottom w:val="single" w:color="616161" w:sz="2" w:space="0"/>
            </w:tcBorders>
            <w:vAlign w:val="center"/>
          </w:tcPr>
          <w:p w:rsidRPr="005114A7" w:rsidR="000020B6" w:rsidP="005114A7" w:rsidRDefault="000020B6" w14:paraId="58E9335C" wp14:textId="77777777">
            <w:pPr>
              <w:pStyle w:val="TableText1"/>
              <w:spacing w:before="40" w:after="40"/>
              <w:rPr>
                <w:rStyle w:val="BodytextChar"/>
                <w:rFonts w:cs="Arial"/>
                <w:sz w:val="18"/>
                <w:szCs w:val="18"/>
              </w:rPr>
            </w:pPr>
            <w:r w:rsidRPr="005114A7">
              <w:rPr>
                <w:rStyle w:val="BodytextChar"/>
                <w:rFonts w:cs="Arial"/>
                <w:sz w:val="18"/>
                <w:szCs w:val="18"/>
              </w:rPr>
              <w:t>This field displays the SA category code and description.</w:t>
            </w:r>
          </w:p>
        </w:tc>
        <w:tc>
          <w:tcPr>
            <w:tcW w:w="1642" w:type="pct"/>
            <w:gridSpan w:val="2"/>
            <w:tcBorders>
              <w:top w:val="single" w:color="616161" w:sz="2" w:space="0"/>
              <w:bottom w:val="single" w:color="616161" w:sz="2" w:space="0"/>
            </w:tcBorders>
            <w:vAlign w:val="center"/>
          </w:tcPr>
          <w:p w:rsidRPr="005114A7" w:rsidR="000020B6" w:rsidP="005114A7" w:rsidRDefault="000020B6" w14:paraId="429A56AB" wp14:textId="77777777">
            <w:pPr>
              <w:pStyle w:val="TableText1"/>
              <w:tabs>
                <w:tab w:val="left" w:pos="2740"/>
              </w:tabs>
              <w:spacing w:before="40" w:after="40"/>
              <w:rPr>
                <w:rStyle w:val="BodytextChar"/>
                <w:rFonts w:cs="Arial"/>
                <w:sz w:val="18"/>
                <w:szCs w:val="18"/>
              </w:rPr>
            </w:pPr>
            <w:r w:rsidRPr="005114A7">
              <w:rPr>
                <w:rStyle w:val="BodytextChar"/>
                <w:rFonts w:cs="Arial"/>
                <w:sz w:val="18"/>
                <w:szCs w:val="18"/>
              </w:rPr>
              <w:t>A_DTL_TB.</w:t>
            </w:r>
            <w:r>
              <w:rPr>
                <w:rStyle w:val="BodytextChar"/>
                <w:rFonts w:cs="Arial"/>
                <w:sz w:val="18"/>
                <w:szCs w:val="18"/>
              </w:rPr>
              <w:t>A_LI_CAT_SVC_CD</w:t>
            </w:r>
            <w:r w:rsidRPr="005114A7">
              <w:rPr>
                <w:rStyle w:val="BodytextChar"/>
                <w:rFonts w:cs="Arial"/>
                <w:sz w:val="18"/>
                <w:szCs w:val="18"/>
              </w:rPr>
              <w:t>; R_VV_TB.R_VV_SHORT_DESC</w:t>
            </w:r>
          </w:p>
        </w:tc>
      </w:tr>
      <w:tr xmlns:wp14="http://schemas.microsoft.com/office/word/2010/wordml" w:rsidRPr="006869BE" w:rsidR="000020B6" w14:paraId="2F376A6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5114A7" w:rsidR="000020B6" w:rsidP="005114A7" w:rsidRDefault="00FA41AA" w14:paraId="2ACB85AD" wp14:textId="77777777">
            <w:pPr>
              <w:pStyle w:val="TableText"/>
              <w:rPr>
                <w:rStyle w:val="BodytextChar"/>
                <w:sz w:val="18"/>
                <w:szCs w:val="18"/>
              </w:rPr>
            </w:pPr>
            <w:r>
              <w:rPr>
                <w:rStyle w:val="BodytextChar"/>
                <w:sz w:val="18"/>
                <w:szCs w:val="18"/>
              </w:rPr>
              <w:t>SA LI Svc Prov ID</w:t>
            </w:r>
          </w:p>
        </w:tc>
        <w:tc>
          <w:tcPr>
            <w:tcW w:w="1645" w:type="pct"/>
            <w:gridSpan w:val="3"/>
            <w:tcBorders>
              <w:top w:val="single" w:color="616161" w:sz="2" w:space="0"/>
              <w:bottom w:val="single" w:color="616161" w:sz="2" w:space="0"/>
            </w:tcBorders>
            <w:vAlign w:val="center"/>
          </w:tcPr>
          <w:p w:rsidRPr="005114A7" w:rsidR="000020B6" w:rsidP="005114A7" w:rsidRDefault="000020B6" w14:paraId="3CD0B46A" wp14:textId="77777777">
            <w:pPr>
              <w:pStyle w:val="TableText1"/>
              <w:spacing w:before="40" w:after="40"/>
              <w:rPr>
                <w:rStyle w:val="BodytextChar"/>
                <w:rFonts w:cs="Arial"/>
                <w:sz w:val="18"/>
                <w:szCs w:val="18"/>
              </w:rPr>
            </w:pPr>
            <w:r w:rsidRPr="005114A7">
              <w:rPr>
                <w:rStyle w:val="BodytextChar"/>
                <w:rFonts w:cs="Arial"/>
                <w:sz w:val="18"/>
                <w:szCs w:val="18"/>
              </w:rPr>
              <w:t xml:space="preserve">This field displays the </w:t>
            </w:r>
            <w:r w:rsidR="0037196C">
              <w:rPr>
                <w:rStyle w:val="BodytextChar"/>
                <w:rFonts w:cs="Arial"/>
                <w:sz w:val="18"/>
                <w:szCs w:val="18"/>
              </w:rPr>
              <w:t>Servicing</w:t>
            </w:r>
            <w:r w:rsidRPr="005114A7">
              <w:rPr>
                <w:rStyle w:val="BodytextChar"/>
                <w:rFonts w:cs="Arial"/>
                <w:sz w:val="18"/>
                <w:szCs w:val="18"/>
              </w:rPr>
              <w:t xml:space="preserve"> Provider ID.</w:t>
            </w:r>
          </w:p>
        </w:tc>
        <w:tc>
          <w:tcPr>
            <w:tcW w:w="1642" w:type="pct"/>
            <w:gridSpan w:val="2"/>
            <w:tcBorders>
              <w:top w:val="single" w:color="616161" w:sz="2" w:space="0"/>
              <w:bottom w:val="single" w:color="616161" w:sz="2" w:space="0"/>
            </w:tcBorders>
            <w:vAlign w:val="center"/>
          </w:tcPr>
          <w:p w:rsidRPr="005114A7" w:rsidR="000020B6" w:rsidP="005114A7" w:rsidRDefault="00D63836" w14:paraId="792698A0" wp14:textId="77777777">
            <w:pPr>
              <w:pStyle w:val="TableText1"/>
              <w:spacing w:before="40" w:after="40"/>
              <w:rPr>
                <w:rStyle w:val="BodytextChar"/>
                <w:rFonts w:cs="Arial"/>
                <w:sz w:val="18"/>
                <w:szCs w:val="18"/>
              </w:rPr>
            </w:pPr>
            <w:r>
              <w:rPr>
                <w:rStyle w:val="BodytextChar"/>
                <w:rFonts w:cs="Arial"/>
                <w:sz w:val="18"/>
                <w:szCs w:val="18"/>
              </w:rPr>
              <w:t>A_HDR_LI_SUBM_PROV_ID_TB.A_PROV_ID</w:t>
            </w:r>
          </w:p>
        </w:tc>
      </w:tr>
      <w:tr xmlns:wp14="http://schemas.microsoft.com/office/word/2010/wordml" w:rsidRPr="006869BE" w:rsidR="000020B6" w14:paraId="721C8CA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5114A7" w:rsidR="000020B6" w:rsidP="005114A7" w:rsidRDefault="00374148" w14:paraId="475B0E68" wp14:textId="77777777">
            <w:pPr>
              <w:pStyle w:val="TableText"/>
              <w:rPr>
                <w:rStyle w:val="BodytextChar"/>
                <w:sz w:val="18"/>
                <w:szCs w:val="18"/>
              </w:rPr>
            </w:pPr>
            <w:r>
              <w:rPr>
                <w:rStyle w:val="BodytextChar"/>
                <w:sz w:val="18"/>
                <w:szCs w:val="18"/>
              </w:rPr>
              <w:t>SA LI Svc Prov Name</w:t>
            </w:r>
          </w:p>
        </w:tc>
        <w:tc>
          <w:tcPr>
            <w:tcW w:w="1645" w:type="pct"/>
            <w:gridSpan w:val="3"/>
            <w:tcBorders>
              <w:top w:val="single" w:color="616161" w:sz="2" w:space="0"/>
              <w:bottom w:val="single" w:color="616161" w:sz="2" w:space="0"/>
            </w:tcBorders>
            <w:vAlign w:val="center"/>
          </w:tcPr>
          <w:p w:rsidRPr="005114A7" w:rsidR="000020B6" w:rsidP="005114A7" w:rsidRDefault="000020B6" w14:paraId="2F01E754" wp14:textId="77777777">
            <w:pPr>
              <w:pStyle w:val="TableText1"/>
              <w:spacing w:before="40" w:after="40"/>
              <w:rPr>
                <w:rStyle w:val="BodytextChar"/>
                <w:rFonts w:cs="Arial"/>
                <w:sz w:val="18"/>
                <w:szCs w:val="18"/>
              </w:rPr>
            </w:pPr>
            <w:r w:rsidRPr="005114A7">
              <w:rPr>
                <w:rStyle w:val="BodytextChar"/>
                <w:rFonts w:cs="Arial"/>
                <w:sz w:val="18"/>
                <w:szCs w:val="18"/>
              </w:rPr>
              <w:t xml:space="preserve">This field displays the </w:t>
            </w:r>
            <w:r w:rsidR="0037196C">
              <w:rPr>
                <w:rStyle w:val="BodytextChar"/>
                <w:rFonts w:cs="Arial"/>
                <w:sz w:val="18"/>
                <w:szCs w:val="18"/>
              </w:rPr>
              <w:t>Servicing</w:t>
            </w:r>
            <w:r w:rsidRPr="005114A7">
              <w:rPr>
                <w:rStyle w:val="BodytextChar"/>
                <w:rFonts w:cs="Arial"/>
                <w:sz w:val="18"/>
                <w:szCs w:val="18"/>
              </w:rPr>
              <w:t xml:space="preserve"> Provider Name.</w:t>
            </w:r>
          </w:p>
        </w:tc>
        <w:tc>
          <w:tcPr>
            <w:tcW w:w="1642" w:type="pct"/>
            <w:gridSpan w:val="2"/>
            <w:tcBorders>
              <w:top w:val="single" w:color="616161" w:sz="2" w:space="0"/>
              <w:bottom w:val="single" w:color="616161" w:sz="2" w:space="0"/>
            </w:tcBorders>
            <w:vAlign w:val="center"/>
          </w:tcPr>
          <w:p w:rsidRPr="005114A7" w:rsidR="000020B6" w:rsidP="005114A7" w:rsidRDefault="00D63836" w14:paraId="11A078DF" wp14:textId="77777777">
            <w:pPr>
              <w:pStyle w:val="TableText1"/>
              <w:spacing w:before="40" w:after="40"/>
              <w:rPr>
                <w:rStyle w:val="BodytextChar"/>
                <w:rFonts w:cs="Arial"/>
                <w:sz w:val="18"/>
                <w:szCs w:val="18"/>
              </w:rPr>
            </w:pPr>
            <w:r>
              <w:rPr>
                <w:rStyle w:val="BodytextChar"/>
                <w:rFonts w:cs="Arial"/>
                <w:sz w:val="18"/>
                <w:szCs w:val="18"/>
              </w:rPr>
              <w:t>P_DTL_TB.P_</w:t>
            </w:r>
            <w:r w:rsidR="00C3062C">
              <w:rPr>
                <w:rStyle w:val="BodytextChar"/>
                <w:rFonts w:cs="Arial"/>
                <w:sz w:val="18"/>
                <w:szCs w:val="18"/>
              </w:rPr>
              <w:t>SORT_</w:t>
            </w:r>
            <w:r>
              <w:rPr>
                <w:rStyle w:val="BodytextChar"/>
                <w:rFonts w:cs="Arial"/>
                <w:sz w:val="18"/>
                <w:szCs w:val="18"/>
              </w:rPr>
              <w:t>NAM</w:t>
            </w:r>
          </w:p>
        </w:tc>
      </w:tr>
      <w:tr xmlns:wp14="http://schemas.microsoft.com/office/word/2010/wordml" w:rsidR="000020B6" w14:paraId="3E0C5CB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2" w:type="pct"/>
          <w:cantSplit/>
          <w:jc w:val="center"/>
        </w:trPr>
        <w:tc>
          <w:tcPr>
            <w:tcW w:w="4998" w:type="pct"/>
            <w:gridSpan w:val="7"/>
            <w:tcBorders>
              <w:top w:val="single" w:color="616161" w:sz="2" w:space="0"/>
              <w:bottom w:val="single" w:color="616161" w:sz="2" w:space="0"/>
            </w:tcBorders>
            <w:shd w:val="clear" w:color="auto" w:fill="191919"/>
          </w:tcPr>
          <w:p w:rsidR="000020B6" w:rsidRDefault="000020B6" w14:paraId="0D747F80"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0020B6" w14:paraId="07F8A05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2" w:type="pct"/>
          <w:cantSplit/>
          <w:jc w:val="center"/>
        </w:trPr>
        <w:tc>
          <w:tcPr>
            <w:tcW w:w="2562" w:type="pct"/>
            <w:gridSpan w:val="5"/>
            <w:tcBorders>
              <w:top w:val="single" w:color="616161" w:sz="2" w:space="0"/>
              <w:bottom w:val="single" w:color="616161" w:sz="2" w:space="0"/>
            </w:tcBorders>
          </w:tcPr>
          <w:p w:rsidR="000020B6" w:rsidRDefault="000020B6" w14:paraId="0F3FF87D" wp14:textId="77777777">
            <w:pPr>
              <w:pStyle w:val="TableText1"/>
              <w:spacing w:before="40" w:after="40"/>
              <w:jc w:val="center"/>
              <w:rPr>
                <w:rStyle w:val="ModernTableText"/>
                <w:rFonts w:cs="Arial"/>
                <w:b/>
                <w:sz w:val="17"/>
                <w:szCs w:val="17"/>
              </w:rPr>
            </w:pPr>
            <w:r>
              <w:rPr>
                <w:rStyle w:val="ModernTableText"/>
                <w:rFonts w:cs="Arial"/>
                <w:b/>
                <w:sz w:val="17"/>
                <w:szCs w:val="17"/>
              </w:rPr>
              <w:t>Chart Title</w:t>
            </w:r>
          </w:p>
        </w:tc>
        <w:tc>
          <w:tcPr>
            <w:tcW w:w="2436" w:type="pct"/>
            <w:gridSpan w:val="2"/>
            <w:tcBorders>
              <w:top w:val="single" w:color="616161" w:sz="2" w:space="0"/>
              <w:bottom w:val="single" w:color="616161" w:sz="2" w:space="0"/>
            </w:tcBorders>
          </w:tcPr>
          <w:p w:rsidR="000020B6" w:rsidRDefault="000020B6" w14:paraId="35C6DCED" wp14:textId="77777777">
            <w:pPr>
              <w:pStyle w:val="TableText1"/>
              <w:spacing w:before="40" w:after="40"/>
              <w:jc w:val="center"/>
              <w:rPr>
                <w:rStyle w:val="ModernTableText"/>
                <w:rFonts w:cs="Arial"/>
                <w:b/>
                <w:noProof/>
                <w:sz w:val="17"/>
                <w:szCs w:val="17"/>
              </w:rPr>
            </w:pPr>
            <w:r>
              <w:rPr>
                <w:rStyle w:val="ModernTableText"/>
                <w:rFonts w:cs="Arial"/>
                <w:b/>
                <w:noProof/>
                <w:sz w:val="17"/>
                <w:szCs w:val="17"/>
              </w:rPr>
              <w:t>Chart Sub-title</w:t>
            </w:r>
          </w:p>
        </w:tc>
      </w:tr>
      <w:tr xmlns:wp14="http://schemas.microsoft.com/office/word/2010/wordml" w:rsidR="000020B6" w14:paraId="0F7C9FC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2" w:type="pct"/>
          <w:cantSplit/>
          <w:jc w:val="center"/>
        </w:trPr>
        <w:tc>
          <w:tcPr>
            <w:tcW w:w="2562" w:type="pct"/>
            <w:gridSpan w:val="5"/>
            <w:tcBorders>
              <w:top w:val="single" w:color="616161" w:sz="2" w:space="0"/>
              <w:right w:val="single" w:color="616161" w:sz="2" w:space="0"/>
            </w:tcBorders>
          </w:tcPr>
          <w:p w:rsidR="000020B6" w:rsidRDefault="000020B6" w14:paraId="629D792A" wp14:textId="77777777">
            <w:pPr>
              <w:pStyle w:val="TableText1"/>
              <w:spacing w:before="40" w:after="40"/>
              <w:rPr>
                <w:rStyle w:val="ModernTableText"/>
                <w:rFonts w:cs="Arial"/>
                <w:color w:val="000000"/>
                <w:sz w:val="17"/>
                <w:szCs w:val="17"/>
              </w:rPr>
            </w:pPr>
            <w:r>
              <w:rPr>
                <w:rStyle w:val="ModernTableText"/>
                <w:rFonts w:cs="Arial"/>
                <w:color w:val="000000"/>
                <w:sz w:val="17"/>
                <w:szCs w:val="17"/>
              </w:rPr>
              <w:t>N/A</w:t>
            </w:r>
          </w:p>
        </w:tc>
        <w:tc>
          <w:tcPr>
            <w:tcW w:w="2436" w:type="pct"/>
            <w:gridSpan w:val="2"/>
            <w:tcBorders>
              <w:top w:val="single" w:color="616161" w:sz="2" w:space="0"/>
              <w:right w:val="single" w:color="616161" w:sz="2" w:space="0"/>
            </w:tcBorders>
          </w:tcPr>
          <w:p w:rsidR="000020B6" w:rsidRDefault="000020B6" w14:paraId="34824FA9" wp14:textId="77777777">
            <w:pPr>
              <w:pStyle w:val="TableText1"/>
              <w:spacing w:before="40" w:after="40"/>
              <w:rPr>
                <w:rStyle w:val="ModernTableText"/>
                <w:rFonts w:cs="Arial"/>
                <w:color w:val="000000"/>
                <w:sz w:val="17"/>
                <w:szCs w:val="17"/>
              </w:rPr>
            </w:pPr>
            <w:r>
              <w:rPr>
                <w:rStyle w:val="ModernTableText"/>
                <w:rFonts w:cs="Arial"/>
                <w:color w:val="000000"/>
                <w:sz w:val="17"/>
                <w:szCs w:val="17"/>
              </w:rPr>
              <w:t>N/A</w:t>
            </w:r>
          </w:p>
        </w:tc>
      </w:tr>
    </w:tbl>
    <w:p xmlns:wp14="http://schemas.microsoft.com/office/word/2010/wordml" w:rsidR="000B5882" w:rsidRDefault="000B5882" w14:paraId="0A4F7224" wp14:textId="77777777">
      <w:pPr>
        <w:rPr>
          <w:sz w:val="19"/>
          <w:szCs w:val="19"/>
        </w:rPr>
      </w:pPr>
    </w:p>
    <w:p xmlns:wp14="http://schemas.microsoft.com/office/word/2010/wordml" w:rsidR="00CE759A" w:rsidRDefault="000B5882" w14:paraId="5AE48A43" wp14:textId="77777777">
      <w:pPr>
        <w:rPr>
          <w:sz w:val="19"/>
          <w:szCs w:val="19"/>
        </w:rPr>
      </w:pPr>
      <w:r>
        <w:rPr>
          <w:sz w:val="19"/>
          <w:szCs w:val="19"/>
        </w:rP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807"/>
        <w:gridCol w:w="2135"/>
        <w:gridCol w:w="648"/>
        <w:gridCol w:w="2271"/>
        <w:gridCol w:w="2159"/>
        <w:gridCol w:w="2294"/>
        <w:gridCol w:w="3073"/>
        <w:gridCol w:w="7"/>
      </w:tblGrid>
      <w:tr xmlns:wp14="http://schemas.microsoft.com/office/word/2010/wordml" w:rsidR="00CE759A" w14:paraId="73900DE7" wp14:textId="77777777">
        <w:tblPrEx>
          <w:tblCellMar>
            <w:top w:w="0" w:type="dxa"/>
            <w:bottom w:w="0" w:type="dxa"/>
          </w:tblCellMar>
        </w:tblPrEx>
        <w:trPr>
          <w:gridAfter w:val="1"/>
          <w:wAfter w:w="7" w:type="dxa"/>
          <w:cantSplit/>
          <w:tblHeader/>
          <w:jc w:val="center"/>
        </w:trPr>
        <w:tc>
          <w:tcPr>
            <w:tcW w:w="14609" w:type="dxa"/>
            <w:gridSpan w:val="7"/>
            <w:tcBorders>
              <w:top w:val="single" w:color="616161" w:sz="2" w:space="0"/>
              <w:bottom w:val="single" w:color="616161" w:sz="2" w:space="0"/>
            </w:tcBorders>
            <w:shd w:val="clear" w:color="auto" w:fill="191919"/>
          </w:tcPr>
          <w:p w:rsidR="00CE759A" w:rsidP="000B5882" w:rsidRDefault="00CE759A" w14:paraId="69A23554"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Body</w:t>
            </w:r>
          </w:p>
        </w:tc>
      </w:tr>
      <w:tr xmlns:wp14="http://schemas.microsoft.com/office/word/2010/wordml" w:rsidR="00CE759A" w:rsidTr="00812B12" w14:paraId="621406D0" wp14:textId="77777777">
        <w:tblPrEx>
          <w:tblCellMar>
            <w:top w:w="0" w:type="dxa"/>
            <w:bottom w:w="0" w:type="dxa"/>
          </w:tblCellMar>
        </w:tblPrEx>
        <w:trPr>
          <w:gridAfter w:val="1"/>
          <w:wAfter w:w="7" w:type="dxa"/>
          <w:cantSplit/>
          <w:tblHeader/>
          <w:jc w:val="center"/>
        </w:trPr>
        <w:tc>
          <w:tcPr>
            <w:tcW w:w="1840" w:type="dxa"/>
            <w:tcBorders>
              <w:top w:val="single" w:color="616161" w:sz="2" w:space="0"/>
            </w:tcBorders>
          </w:tcPr>
          <w:p w:rsidR="00CE759A" w:rsidP="000B5882" w:rsidRDefault="00CE759A" w14:paraId="5FBA7E67" wp14:textId="77777777">
            <w:pPr>
              <w:pStyle w:val="TableText1"/>
              <w:spacing w:before="40" w:after="40"/>
              <w:jc w:val="center"/>
              <w:rPr>
                <w:rStyle w:val="ModernTableText"/>
                <w:rFonts w:cs="Arial"/>
                <w:b/>
                <w:sz w:val="17"/>
                <w:szCs w:val="17"/>
              </w:rPr>
            </w:pPr>
            <w:r>
              <w:rPr>
                <w:rStyle w:val="ModernTableText"/>
                <w:rFonts w:cs="Arial"/>
                <w:b/>
                <w:sz w:val="17"/>
                <w:szCs w:val="17"/>
              </w:rPr>
              <w:t>Field Type</w:t>
            </w:r>
          </w:p>
        </w:tc>
        <w:tc>
          <w:tcPr>
            <w:tcW w:w="2174" w:type="dxa"/>
            <w:tcBorders>
              <w:top w:val="single" w:color="616161" w:sz="2" w:space="0"/>
            </w:tcBorders>
            <w:vAlign w:val="center"/>
          </w:tcPr>
          <w:p w:rsidR="00CE759A" w:rsidP="000B5882" w:rsidRDefault="00CE759A" w14:paraId="101765A9" wp14:textId="77777777">
            <w:pPr>
              <w:pStyle w:val="TableHeading"/>
              <w:keepLines w:val="0"/>
              <w:spacing w:before="40" w:after="40"/>
              <w:jc w:val="center"/>
              <w:rPr>
                <w:rStyle w:val="ModernTableText"/>
                <w:rFonts w:cs="Arial"/>
                <w:sz w:val="17"/>
                <w:szCs w:val="17"/>
              </w:rPr>
            </w:pPr>
            <w:r>
              <w:rPr>
                <w:rStyle w:val="ModernTableText"/>
                <w:rFonts w:cs="Arial"/>
                <w:sz w:val="17"/>
                <w:szCs w:val="17"/>
              </w:rPr>
              <w:t>Business Label</w:t>
            </w:r>
          </w:p>
        </w:tc>
        <w:tc>
          <w:tcPr>
            <w:tcW w:w="2972" w:type="dxa"/>
            <w:gridSpan w:val="2"/>
            <w:tcBorders>
              <w:top w:val="single" w:color="616161" w:sz="2" w:space="0"/>
            </w:tcBorders>
            <w:vAlign w:val="center"/>
          </w:tcPr>
          <w:p w:rsidR="00CE759A" w:rsidP="000B5882" w:rsidRDefault="00CE759A" w14:paraId="2626D615" wp14:textId="77777777">
            <w:pPr>
              <w:pStyle w:val="TableText1"/>
              <w:spacing w:before="40" w:after="40"/>
              <w:rPr>
                <w:rStyle w:val="ModernTableText"/>
                <w:rFonts w:cs="Arial"/>
                <w:b/>
                <w:noProof/>
                <w:sz w:val="17"/>
                <w:szCs w:val="17"/>
              </w:rPr>
            </w:pPr>
            <w:r>
              <w:rPr>
                <w:rStyle w:val="ModernTableText"/>
                <w:rFonts w:cs="Arial"/>
                <w:b/>
                <w:noProof/>
                <w:sz w:val="17"/>
                <w:szCs w:val="17"/>
              </w:rPr>
              <w:t>Field Description</w:t>
            </w:r>
          </w:p>
        </w:tc>
        <w:tc>
          <w:tcPr>
            <w:tcW w:w="2193" w:type="dxa"/>
            <w:tcBorders>
              <w:top w:val="single" w:color="616161" w:sz="2" w:space="0"/>
            </w:tcBorders>
            <w:vAlign w:val="center"/>
          </w:tcPr>
          <w:p w:rsidR="00CE759A" w:rsidP="000B5882" w:rsidRDefault="00CE759A" w14:paraId="3893ABC6" wp14:textId="77777777">
            <w:pPr>
              <w:pStyle w:val="TableText1"/>
              <w:spacing w:before="40" w:after="40"/>
              <w:rPr>
                <w:rStyle w:val="ModernTableText"/>
                <w:rFonts w:cs="Arial"/>
                <w:b/>
                <w:noProof/>
                <w:sz w:val="17"/>
                <w:szCs w:val="17"/>
              </w:rPr>
            </w:pPr>
            <w:r>
              <w:rPr>
                <w:rStyle w:val="ModernTableText"/>
                <w:rFonts w:cs="Arial"/>
                <w:b/>
                <w:noProof/>
                <w:sz w:val="17"/>
                <w:szCs w:val="17"/>
              </w:rPr>
              <w:t>Source Table</w:t>
            </w:r>
          </w:p>
        </w:tc>
        <w:tc>
          <w:tcPr>
            <w:tcW w:w="2298" w:type="dxa"/>
            <w:tcBorders>
              <w:top w:val="single" w:color="616161" w:sz="2" w:space="0"/>
            </w:tcBorders>
            <w:vAlign w:val="center"/>
          </w:tcPr>
          <w:p w:rsidR="00CE759A" w:rsidP="000B5882" w:rsidRDefault="00CE759A" w14:paraId="4A004407" wp14:textId="77777777">
            <w:pPr>
              <w:pStyle w:val="TableText1"/>
              <w:spacing w:before="40" w:after="40"/>
              <w:rPr>
                <w:rStyle w:val="ModernTableText"/>
                <w:rFonts w:cs="Arial"/>
                <w:b/>
                <w:noProof/>
                <w:sz w:val="17"/>
                <w:szCs w:val="17"/>
              </w:rPr>
            </w:pPr>
            <w:r>
              <w:rPr>
                <w:rStyle w:val="ModernTableText"/>
                <w:rFonts w:cs="Arial"/>
                <w:b/>
                <w:noProof/>
                <w:sz w:val="17"/>
                <w:szCs w:val="17"/>
              </w:rPr>
              <w:t>Source Column</w:t>
            </w:r>
          </w:p>
        </w:tc>
        <w:tc>
          <w:tcPr>
            <w:tcW w:w="3132" w:type="dxa"/>
            <w:tcBorders>
              <w:top w:val="single" w:color="616161" w:sz="2" w:space="0"/>
            </w:tcBorders>
            <w:vAlign w:val="center"/>
          </w:tcPr>
          <w:p w:rsidR="00CE759A" w:rsidP="000B5882" w:rsidRDefault="00CE759A" w14:paraId="060D229E" wp14:textId="77777777">
            <w:pPr>
              <w:pStyle w:val="TableText1"/>
              <w:spacing w:before="40" w:after="40"/>
              <w:rPr>
                <w:rStyle w:val="ModernTableText"/>
                <w:rFonts w:cs="Arial"/>
                <w:b/>
                <w:noProof/>
                <w:sz w:val="17"/>
                <w:szCs w:val="17"/>
              </w:rPr>
            </w:pPr>
            <w:r>
              <w:rPr>
                <w:rStyle w:val="ModernTableText"/>
                <w:rFonts w:cs="Arial"/>
                <w:b/>
                <w:noProof/>
                <w:sz w:val="17"/>
                <w:szCs w:val="17"/>
              </w:rPr>
              <w:t>Source Column Processing Rules</w:t>
            </w:r>
          </w:p>
        </w:tc>
      </w:tr>
      <w:tr xmlns:wp14="http://schemas.microsoft.com/office/word/2010/wordml" w:rsidR="00CE759A" w:rsidTr="00812B12" w14:paraId="1F53E5A7" wp14:textId="77777777">
        <w:tblPrEx>
          <w:tblCellMar>
            <w:top w:w="0" w:type="dxa"/>
            <w:bottom w:w="0" w:type="dxa"/>
          </w:tblCellMar>
        </w:tblPrEx>
        <w:trPr>
          <w:gridAfter w:val="1"/>
          <w:wAfter w:w="7" w:type="dxa"/>
          <w:cantSplit/>
          <w:jc w:val="center"/>
        </w:trPr>
        <w:tc>
          <w:tcPr>
            <w:tcW w:w="1840" w:type="dxa"/>
            <w:vAlign w:val="center"/>
          </w:tcPr>
          <w:p w:rsidRPr="005114A7" w:rsidR="00CE759A" w:rsidP="000B5882" w:rsidRDefault="00CE759A" w14:paraId="3D034C60" wp14:textId="77777777">
            <w:pPr>
              <w:pStyle w:val="TableText"/>
              <w:keepNext w:val="0"/>
              <w:keepLines w:val="0"/>
              <w:rPr>
                <w:rStyle w:val="BodytextChar"/>
                <w:sz w:val="18"/>
                <w:szCs w:val="18"/>
              </w:rPr>
            </w:pPr>
            <w:r w:rsidRPr="005114A7">
              <w:rPr>
                <w:rStyle w:val="BodytextChar"/>
                <w:sz w:val="18"/>
                <w:szCs w:val="18"/>
              </w:rPr>
              <w:t>Column</w:t>
            </w:r>
          </w:p>
        </w:tc>
        <w:tc>
          <w:tcPr>
            <w:tcW w:w="2174" w:type="dxa"/>
            <w:vAlign w:val="center"/>
          </w:tcPr>
          <w:p w:rsidRPr="005114A7" w:rsidR="00CE759A" w:rsidP="000B5882" w:rsidRDefault="00CE759A" w14:paraId="1CDABA5F" wp14:textId="77777777">
            <w:pPr>
              <w:pStyle w:val="TableText"/>
              <w:keepNext w:val="0"/>
              <w:keepLines w:val="0"/>
              <w:rPr>
                <w:rStyle w:val="BodytextChar"/>
                <w:sz w:val="18"/>
                <w:szCs w:val="18"/>
              </w:rPr>
            </w:pPr>
            <w:r w:rsidRPr="005114A7">
              <w:rPr>
                <w:rStyle w:val="BodytextChar"/>
                <w:sz w:val="18"/>
                <w:szCs w:val="18"/>
              </w:rPr>
              <w:t>SA ID</w:t>
            </w:r>
          </w:p>
        </w:tc>
        <w:tc>
          <w:tcPr>
            <w:tcW w:w="2972" w:type="dxa"/>
            <w:gridSpan w:val="2"/>
            <w:vAlign w:val="center"/>
          </w:tcPr>
          <w:p w:rsidRPr="005114A7" w:rsidR="00CE759A" w:rsidP="000B5882" w:rsidRDefault="00CE759A" w14:paraId="394067FC" wp14:textId="77777777">
            <w:pPr>
              <w:pStyle w:val="TableText"/>
              <w:keepNext w:val="0"/>
              <w:keepLines w:val="0"/>
              <w:rPr>
                <w:rStyle w:val="BodytextChar"/>
                <w:sz w:val="18"/>
                <w:szCs w:val="18"/>
              </w:rPr>
            </w:pPr>
            <w:r w:rsidRPr="005114A7">
              <w:rPr>
                <w:rStyle w:val="BodytextChar"/>
                <w:sz w:val="18"/>
                <w:szCs w:val="18"/>
              </w:rPr>
              <w:t>Authorization ID</w:t>
            </w:r>
          </w:p>
        </w:tc>
        <w:tc>
          <w:tcPr>
            <w:tcW w:w="2193" w:type="dxa"/>
            <w:vAlign w:val="center"/>
          </w:tcPr>
          <w:p w:rsidRPr="005114A7" w:rsidR="00CE759A" w:rsidP="000B5882" w:rsidRDefault="00CE759A" w14:paraId="3437092A" wp14:textId="77777777">
            <w:pPr>
              <w:pStyle w:val="TableText"/>
              <w:keepNext w:val="0"/>
              <w:keepLines w:val="0"/>
              <w:rPr>
                <w:rStyle w:val="BodytextChar"/>
                <w:sz w:val="18"/>
                <w:szCs w:val="18"/>
              </w:rPr>
            </w:pPr>
            <w:r w:rsidRPr="005114A7">
              <w:rPr>
                <w:rStyle w:val="BodytextChar"/>
                <w:sz w:val="18"/>
                <w:szCs w:val="18"/>
              </w:rPr>
              <w:t>A_HDR_TB</w:t>
            </w:r>
          </w:p>
        </w:tc>
        <w:tc>
          <w:tcPr>
            <w:tcW w:w="2298" w:type="dxa"/>
            <w:vAlign w:val="center"/>
          </w:tcPr>
          <w:p w:rsidRPr="005114A7" w:rsidR="00CE759A" w:rsidP="000B5882" w:rsidRDefault="00CE759A" w14:paraId="08AEACBE" wp14:textId="77777777">
            <w:pPr>
              <w:pStyle w:val="TableText"/>
              <w:keepNext w:val="0"/>
              <w:keepLines w:val="0"/>
              <w:rPr>
                <w:rStyle w:val="BodytextChar"/>
                <w:sz w:val="18"/>
                <w:szCs w:val="18"/>
              </w:rPr>
            </w:pPr>
            <w:r w:rsidRPr="005114A7">
              <w:rPr>
                <w:rStyle w:val="BodytextChar"/>
                <w:sz w:val="18"/>
                <w:szCs w:val="18"/>
              </w:rPr>
              <w:t>A_AUTH_ID</w:t>
            </w:r>
          </w:p>
        </w:tc>
        <w:tc>
          <w:tcPr>
            <w:tcW w:w="3132" w:type="dxa"/>
            <w:vAlign w:val="center"/>
          </w:tcPr>
          <w:p w:rsidRPr="005114A7" w:rsidR="00CE759A" w:rsidP="000B5882" w:rsidRDefault="00CE759A" w14:paraId="50F40DEB" wp14:textId="77777777">
            <w:pPr>
              <w:pStyle w:val="TableText"/>
              <w:keepNext w:val="0"/>
              <w:keepLines w:val="0"/>
              <w:rPr>
                <w:rStyle w:val="BodytextChar"/>
                <w:sz w:val="18"/>
                <w:szCs w:val="18"/>
              </w:rPr>
            </w:pPr>
          </w:p>
        </w:tc>
      </w:tr>
      <w:tr xmlns:wp14="http://schemas.microsoft.com/office/word/2010/wordml" w:rsidR="00CE759A" w:rsidTr="00812B12" w14:paraId="60AF8FBC" wp14:textId="77777777">
        <w:tblPrEx>
          <w:tblCellMar>
            <w:top w:w="0" w:type="dxa"/>
            <w:bottom w:w="0" w:type="dxa"/>
          </w:tblCellMar>
        </w:tblPrEx>
        <w:trPr>
          <w:gridAfter w:val="1"/>
          <w:wAfter w:w="7" w:type="dxa"/>
          <w:cantSplit/>
          <w:jc w:val="center"/>
        </w:trPr>
        <w:tc>
          <w:tcPr>
            <w:tcW w:w="1840" w:type="dxa"/>
            <w:vAlign w:val="center"/>
          </w:tcPr>
          <w:p w:rsidRPr="005114A7" w:rsidR="00CE759A" w:rsidP="000B5882" w:rsidRDefault="00CE759A" w14:paraId="31710A87" wp14:textId="77777777">
            <w:pPr>
              <w:pStyle w:val="TableText"/>
              <w:keepNext w:val="0"/>
              <w:keepLines w:val="0"/>
              <w:rPr>
                <w:rStyle w:val="BodytextChar"/>
                <w:sz w:val="18"/>
                <w:szCs w:val="18"/>
              </w:rPr>
            </w:pPr>
            <w:r w:rsidRPr="005114A7">
              <w:rPr>
                <w:rStyle w:val="BodytextChar"/>
                <w:sz w:val="18"/>
                <w:szCs w:val="18"/>
              </w:rPr>
              <w:t>Column</w:t>
            </w:r>
          </w:p>
        </w:tc>
        <w:tc>
          <w:tcPr>
            <w:tcW w:w="2174" w:type="dxa"/>
            <w:vAlign w:val="center"/>
          </w:tcPr>
          <w:p w:rsidRPr="005114A7" w:rsidR="00CE759A" w:rsidP="000B5882" w:rsidRDefault="00CE759A" w14:paraId="3A2C6E48" wp14:textId="77777777">
            <w:pPr>
              <w:pStyle w:val="TableText"/>
              <w:keepNext w:val="0"/>
              <w:keepLines w:val="0"/>
              <w:rPr>
                <w:rStyle w:val="BodytextChar"/>
                <w:sz w:val="18"/>
                <w:szCs w:val="18"/>
              </w:rPr>
            </w:pPr>
            <w:r w:rsidRPr="005114A7">
              <w:rPr>
                <w:rStyle w:val="BodytextChar"/>
                <w:sz w:val="18"/>
                <w:szCs w:val="18"/>
              </w:rPr>
              <w:t>SA LI Num</w:t>
            </w:r>
          </w:p>
        </w:tc>
        <w:tc>
          <w:tcPr>
            <w:tcW w:w="2972" w:type="dxa"/>
            <w:gridSpan w:val="2"/>
            <w:vAlign w:val="center"/>
          </w:tcPr>
          <w:p w:rsidRPr="005114A7" w:rsidR="00CE759A" w:rsidP="000B5882" w:rsidRDefault="00CE759A" w14:paraId="3E474923" wp14:textId="77777777">
            <w:pPr>
              <w:pStyle w:val="TableText"/>
              <w:keepNext w:val="0"/>
              <w:keepLines w:val="0"/>
              <w:rPr>
                <w:rStyle w:val="BodytextChar"/>
                <w:sz w:val="18"/>
                <w:szCs w:val="18"/>
              </w:rPr>
            </w:pPr>
            <w:r w:rsidRPr="005114A7">
              <w:rPr>
                <w:rStyle w:val="BodytextChar"/>
                <w:sz w:val="18"/>
                <w:szCs w:val="18"/>
              </w:rPr>
              <w:t>Service Authorization Line Item Number</w:t>
            </w:r>
          </w:p>
        </w:tc>
        <w:tc>
          <w:tcPr>
            <w:tcW w:w="2193" w:type="dxa"/>
            <w:vAlign w:val="center"/>
          </w:tcPr>
          <w:p w:rsidRPr="005114A7" w:rsidR="00CE759A" w:rsidP="000B5882" w:rsidRDefault="00CE759A" w14:paraId="3557D2FF" wp14:textId="77777777">
            <w:pPr>
              <w:pStyle w:val="TableText"/>
              <w:keepNext w:val="0"/>
              <w:keepLines w:val="0"/>
              <w:rPr>
                <w:rStyle w:val="BodytextChar"/>
                <w:sz w:val="18"/>
                <w:szCs w:val="18"/>
              </w:rPr>
            </w:pPr>
            <w:r w:rsidRPr="005114A7">
              <w:rPr>
                <w:rStyle w:val="BodytextChar"/>
                <w:sz w:val="18"/>
                <w:szCs w:val="18"/>
              </w:rPr>
              <w:t>A_DTL_TB</w:t>
            </w:r>
          </w:p>
        </w:tc>
        <w:tc>
          <w:tcPr>
            <w:tcW w:w="2298" w:type="dxa"/>
            <w:vAlign w:val="center"/>
          </w:tcPr>
          <w:p w:rsidRPr="005114A7" w:rsidR="00CE759A" w:rsidP="000B5882" w:rsidRDefault="00CE759A" w14:paraId="3959FBC1" wp14:textId="77777777">
            <w:pPr>
              <w:pStyle w:val="TableText"/>
              <w:keepNext w:val="0"/>
              <w:keepLines w:val="0"/>
              <w:rPr>
                <w:rStyle w:val="BodytextChar"/>
                <w:sz w:val="18"/>
                <w:szCs w:val="18"/>
              </w:rPr>
            </w:pPr>
            <w:r w:rsidRPr="005114A7">
              <w:rPr>
                <w:rStyle w:val="BodytextChar"/>
                <w:sz w:val="18"/>
                <w:szCs w:val="18"/>
              </w:rPr>
              <w:t>A_LI_NUM</w:t>
            </w:r>
          </w:p>
        </w:tc>
        <w:tc>
          <w:tcPr>
            <w:tcW w:w="3132" w:type="dxa"/>
            <w:vAlign w:val="center"/>
          </w:tcPr>
          <w:p w:rsidRPr="005114A7" w:rsidR="00CE759A" w:rsidP="000B5882" w:rsidRDefault="00CE759A" w14:paraId="77A52294" wp14:textId="77777777">
            <w:pPr>
              <w:pStyle w:val="TableText"/>
              <w:keepNext w:val="0"/>
              <w:keepLines w:val="0"/>
              <w:rPr>
                <w:rStyle w:val="BodytextChar"/>
                <w:sz w:val="18"/>
                <w:szCs w:val="18"/>
              </w:rPr>
            </w:pPr>
          </w:p>
        </w:tc>
      </w:tr>
      <w:tr xmlns:wp14="http://schemas.microsoft.com/office/word/2010/wordml" w:rsidR="00CE759A" w:rsidTr="00812B12" w14:paraId="4E67812D" wp14:textId="77777777">
        <w:tblPrEx>
          <w:tblCellMar>
            <w:top w:w="0" w:type="dxa"/>
            <w:bottom w:w="0" w:type="dxa"/>
          </w:tblCellMar>
        </w:tblPrEx>
        <w:trPr>
          <w:gridAfter w:val="1"/>
          <w:wAfter w:w="7" w:type="dxa"/>
          <w:cantSplit/>
          <w:jc w:val="center"/>
        </w:trPr>
        <w:tc>
          <w:tcPr>
            <w:tcW w:w="1840" w:type="dxa"/>
            <w:vAlign w:val="center"/>
          </w:tcPr>
          <w:p w:rsidRPr="005114A7" w:rsidR="00CE759A" w:rsidP="000B5882" w:rsidRDefault="00CE759A" w14:paraId="1CAC3372" wp14:textId="77777777">
            <w:pPr>
              <w:pStyle w:val="TableText"/>
              <w:keepNext w:val="0"/>
              <w:keepLines w:val="0"/>
              <w:rPr>
                <w:rStyle w:val="BodytextChar"/>
                <w:sz w:val="18"/>
                <w:szCs w:val="18"/>
              </w:rPr>
            </w:pPr>
            <w:r w:rsidRPr="005114A7">
              <w:rPr>
                <w:rStyle w:val="BodytextChar"/>
                <w:sz w:val="18"/>
                <w:szCs w:val="18"/>
              </w:rPr>
              <w:t>Column</w:t>
            </w:r>
          </w:p>
        </w:tc>
        <w:tc>
          <w:tcPr>
            <w:tcW w:w="2174" w:type="dxa"/>
            <w:vAlign w:val="center"/>
          </w:tcPr>
          <w:p w:rsidRPr="005114A7" w:rsidR="00CE759A" w:rsidP="000B5882" w:rsidRDefault="00CE759A" w14:paraId="12305666" wp14:textId="77777777">
            <w:pPr>
              <w:pStyle w:val="TableText"/>
              <w:keepNext w:val="0"/>
              <w:keepLines w:val="0"/>
              <w:rPr>
                <w:rStyle w:val="BodytextChar"/>
                <w:sz w:val="18"/>
                <w:szCs w:val="18"/>
              </w:rPr>
            </w:pPr>
            <w:r w:rsidRPr="005114A7">
              <w:rPr>
                <w:rStyle w:val="BodytextChar"/>
                <w:sz w:val="18"/>
                <w:szCs w:val="18"/>
              </w:rPr>
              <w:t>SA LI Svc Cd-From</w:t>
            </w:r>
          </w:p>
        </w:tc>
        <w:tc>
          <w:tcPr>
            <w:tcW w:w="2972" w:type="dxa"/>
            <w:gridSpan w:val="2"/>
            <w:vAlign w:val="center"/>
          </w:tcPr>
          <w:p w:rsidRPr="005114A7" w:rsidR="00CE759A" w:rsidP="000B5882" w:rsidRDefault="00CE759A" w14:paraId="19F6D104" wp14:textId="77777777">
            <w:pPr>
              <w:pStyle w:val="TableText"/>
              <w:keepNext w:val="0"/>
              <w:keepLines w:val="0"/>
              <w:rPr>
                <w:rStyle w:val="BodytextChar"/>
                <w:sz w:val="18"/>
                <w:szCs w:val="18"/>
              </w:rPr>
            </w:pPr>
            <w:r w:rsidRPr="005114A7">
              <w:rPr>
                <w:rStyle w:val="BodytextChar"/>
                <w:sz w:val="18"/>
                <w:szCs w:val="18"/>
              </w:rPr>
              <w:t>From Service code.  The service code may be a procedure code, revenue code, diagnosis code, etc.</w:t>
            </w:r>
          </w:p>
        </w:tc>
        <w:tc>
          <w:tcPr>
            <w:tcW w:w="2193" w:type="dxa"/>
            <w:vAlign w:val="center"/>
          </w:tcPr>
          <w:p w:rsidRPr="005114A7" w:rsidR="00CE759A" w:rsidP="000B5882" w:rsidRDefault="00CE759A" w14:paraId="4FD00651" wp14:textId="77777777">
            <w:pPr>
              <w:pStyle w:val="TableText"/>
              <w:keepNext w:val="0"/>
              <w:keepLines w:val="0"/>
              <w:rPr>
                <w:rStyle w:val="BodytextChar"/>
                <w:sz w:val="18"/>
                <w:szCs w:val="18"/>
              </w:rPr>
            </w:pPr>
            <w:r w:rsidRPr="005114A7">
              <w:rPr>
                <w:rStyle w:val="BodytextChar"/>
                <w:sz w:val="18"/>
                <w:szCs w:val="18"/>
              </w:rPr>
              <w:t>A_DTL_TB</w:t>
            </w:r>
          </w:p>
        </w:tc>
        <w:tc>
          <w:tcPr>
            <w:tcW w:w="2298" w:type="dxa"/>
            <w:vAlign w:val="center"/>
          </w:tcPr>
          <w:p w:rsidRPr="005114A7" w:rsidR="00CE759A" w:rsidP="000B5882" w:rsidRDefault="00CE759A" w14:paraId="6C6EC816" wp14:textId="77777777">
            <w:pPr>
              <w:pStyle w:val="TableText"/>
              <w:keepNext w:val="0"/>
              <w:keepLines w:val="0"/>
              <w:rPr>
                <w:rStyle w:val="BodytextChar"/>
                <w:sz w:val="18"/>
                <w:szCs w:val="18"/>
              </w:rPr>
            </w:pPr>
            <w:r w:rsidRPr="005114A7">
              <w:rPr>
                <w:rStyle w:val="BodytextChar"/>
                <w:sz w:val="18"/>
                <w:szCs w:val="18"/>
              </w:rPr>
              <w:t>A_LI_SVC_FROM_CD</w:t>
            </w:r>
          </w:p>
        </w:tc>
        <w:tc>
          <w:tcPr>
            <w:tcW w:w="3132" w:type="dxa"/>
            <w:vAlign w:val="center"/>
          </w:tcPr>
          <w:p w:rsidRPr="005114A7" w:rsidR="00CE759A" w:rsidP="000B5882" w:rsidRDefault="00CE759A" w14:paraId="007DCDA8" wp14:textId="77777777">
            <w:pPr>
              <w:pStyle w:val="TableText"/>
              <w:keepNext w:val="0"/>
              <w:keepLines w:val="0"/>
              <w:rPr>
                <w:rStyle w:val="BodytextChar"/>
                <w:sz w:val="18"/>
                <w:szCs w:val="18"/>
              </w:rPr>
            </w:pPr>
          </w:p>
        </w:tc>
      </w:tr>
      <w:tr xmlns:wp14="http://schemas.microsoft.com/office/word/2010/wordml" w:rsidR="00812B12" w:rsidTr="00812B12" w14:paraId="574D3A35" wp14:textId="77777777">
        <w:tblPrEx>
          <w:tblCellMar>
            <w:top w:w="0" w:type="dxa"/>
            <w:bottom w:w="0" w:type="dxa"/>
          </w:tblCellMar>
        </w:tblPrEx>
        <w:trPr>
          <w:gridAfter w:val="1"/>
          <w:wAfter w:w="7" w:type="dxa"/>
          <w:cantSplit/>
          <w:jc w:val="center"/>
        </w:trPr>
        <w:tc>
          <w:tcPr>
            <w:tcW w:w="1840" w:type="dxa"/>
            <w:vAlign w:val="center"/>
          </w:tcPr>
          <w:p w:rsidRPr="005114A7" w:rsidR="00812B12" w:rsidP="000B5882" w:rsidRDefault="00812B12" w14:paraId="487AA5EB" wp14:textId="77777777">
            <w:pPr>
              <w:pStyle w:val="TableText"/>
              <w:keepNext w:val="0"/>
              <w:keepLines w:val="0"/>
              <w:rPr>
                <w:rStyle w:val="BodytextChar"/>
                <w:sz w:val="18"/>
                <w:szCs w:val="18"/>
              </w:rPr>
            </w:pPr>
            <w:r w:rsidRPr="005114A7">
              <w:rPr>
                <w:rStyle w:val="BodytextChar"/>
                <w:sz w:val="18"/>
                <w:szCs w:val="18"/>
              </w:rPr>
              <w:t>Column</w:t>
            </w:r>
          </w:p>
        </w:tc>
        <w:tc>
          <w:tcPr>
            <w:tcW w:w="2174" w:type="dxa"/>
            <w:vAlign w:val="center"/>
          </w:tcPr>
          <w:p w:rsidRPr="005114A7" w:rsidR="00812B12" w:rsidP="000B5882" w:rsidRDefault="00812B12" w14:paraId="35C12057" wp14:textId="77777777">
            <w:pPr>
              <w:pStyle w:val="TableText"/>
              <w:keepNext w:val="0"/>
              <w:keepLines w:val="0"/>
              <w:rPr>
                <w:rStyle w:val="BodytextChar"/>
                <w:sz w:val="18"/>
                <w:szCs w:val="18"/>
              </w:rPr>
            </w:pPr>
            <w:r w:rsidRPr="005114A7">
              <w:rPr>
                <w:rStyle w:val="BodytextChar"/>
                <w:sz w:val="18"/>
                <w:szCs w:val="18"/>
              </w:rPr>
              <w:t>SA LI Svc Cd-To</w:t>
            </w:r>
          </w:p>
        </w:tc>
        <w:tc>
          <w:tcPr>
            <w:tcW w:w="2972" w:type="dxa"/>
            <w:gridSpan w:val="2"/>
            <w:vAlign w:val="center"/>
          </w:tcPr>
          <w:p w:rsidRPr="005114A7" w:rsidR="00812B12" w:rsidP="000B5882" w:rsidRDefault="00812B12" w14:paraId="3C56AEAA" wp14:textId="77777777">
            <w:pPr>
              <w:pStyle w:val="TableText"/>
              <w:keepNext w:val="0"/>
              <w:keepLines w:val="0"/>
              <w:rPr>
                <w:rStyle w:val="BodytextChar"/>
                <w:sz w:val="18"/>
                <w:szCs w:val="18"/>
              </w:rPr>
            </w:pPr>
            <w:r w:rsidRPr="005114A7">
              <w:rPr>
                <w:rStyle w:val="BodytextChar"/>
                <w:sz w:val="18"/>
                <w:szCs w:val="18"/>
              </w:rPr>
              <w:t>To Service code.  The service code may be a procedure code, revenue code, diagnosis code, etc.</w:t>
            </w:r>
          </w:p>
        </w:tc>
        <w:tc>
          <w:tcPr>
            <w:tcW w:w="2193" w:type="dxa"/>
            <w:vAlign w:val="center"/>
          </w:tcPr>
          <w:p w:rsidRPr="005114A7" w:rsidR="00812B12" w:rsidP="000B5882" w:rsidRDefault="00812B12" w14:paraId="35CDC69A" wp14:textId="77777777">
            <w:pPr>
              <w:pStyle w:val="TableText"/>
              <w:keepNext w:val="0"/>
              <w:keepLines w:val="0"/>
              <w:rPr>
                <w:rStyle w:val="BodytextChar"/>
                <w:sz w:val="18"/>
                <w:szCs w:val="18"/>
              </w:rPr>
            </w:pPr>
            <w:r w:rsidRPr="005114A7">
              <w:rPr>
                <w:rStyle w:val="BodytextChar"/>
                <w:sz w:val="18"/>
                <w:szCs w:val="18"/>
              </w:rPr>
              <w:t>A_DTL_TB</w:t>
            </w:r>
          </w:p>
        </w:tc>
        <w:tc>
          <w:tcPr>
            <w:tcW w:w="2298" w:type="dxa"/>
            <w:vAlign w:val="center"/>
          </w:tcPr>
          <w:p w:rsidR="00812B12" w:rsidP="000B5882" w:rsidRDefault="00812B12" w14:paraId="265545AE" wp14:textId="77777777">
            <w:pPr>
              <w:pStyle w:val="TableText"/>
              <w:keepNext w:val="0"/>
              <w:keepLines w:val="0"/>
              <w:rPr>
                <w:rStyle w:val="BodytextChar"/>
                <w:sz w:val="18"/>
                <w:szCs w:val="18"/>
              </w:rPr>
            </w:pPr>
            <w:r w:rsidRPr="005114A7">
              <w:rPr>
                <w:rStyle w:val="BodytextChar"/>
                <w:sz w:val="18"/>
                <w:szCs w:val="18"/>
              </w:rPr>
              <w:t>A_LI_SVC_THRU_CD</w:t>
            </w:r>
          </w:p>
        </w:tc>
        <w:tc>
          <w:tcPr>
            <w:tcW w:w="3132" w:type="dxa"/>
            <w:vAlign w:val="center"/>
          </w:tcPr>
          <w:p w:rsidRPr="00105EB0" w:rsidR="00812B12" w:rsidP="000B5882" w:rsidRDefault="00812B12" w14:paraId="450EA2D7" wp14:textId="77777777">
            <w:pPr>
              <w:pStyle w:val="TableText"/>
              <w:keepNext w:val="0"/>
              <w:keepLines w:val="0"/>
              <w:rPr>
                <w:rFonts w:ascii="Arial Narrow" w:hAnsi="Arial Narrow"/>
                <w:color w:val="000000"/>
                <w:sz w:val="20"/>
                <w:lang w:val="en-US" w:eastAsia="en-US"/>
              </w:rPr>
            </w:pPr>
          </w:p>
        </w:tc>
      </w:tr>
      <w:tr xmlns:wp14="http://schemas.microsoft.com/office/word/2010/wordml" w:rsidR="00812B12" w:rsidTr="00812B12" w14:paraId="4D1704D9" wp14:textId="77777777">
        <w:tblPrEx>
          <w:tblCellMar>
            <w:top w:w="0" w:type="dxa"/>
            <w:bottom w:w="0" w:type="dxa"/>
          </w:tblCellMar>
        </w:tblPrEx>
        <w:trPr>
          <w:gridAfter w:val="1"/>
          <w:wAfter w:w="7" w:type="dxa"/>
          <w:cantSplit/>
          <w:jc w:val="center"/>
        </w:trPr>
        <w:tc>
          <w:tcPr>
            <w:tcW w:w="1840" w:type="dxa"/>
            <w:vAlign w:val="center"/>
          </w:tcPr>
          <w:p w:rsidRPr="005114A7" w:rsidR="00812B12" w:rsidP="000B5882" w:rsidRDefault="00812B12" w14:paraId="2186654A" wp14:textId="77777777">
            <w:pPr>
              <w:pStyle w:val="TableText"/>
              <w:keepNext w:val="0"/>
              <w:keepLines w:val="0"/>
              <w:rPr>
                <w:rStyle w:val="BodytextChar"/>
                <w:sz w:val="18"/>
                <w:szCs w:val="18"/>
              </w:rPr>
            </w:pPr>
            <w:r w:rsidRPr="005114A7">
              <w:rPr>
                <w:rStyle w:val="BodytextChar"/>
                <w:sz w:val="18"/>
                <w:szCs w:val="18"/>
              </w:rPr>
              <w:t>Column</w:t>
            </w:r>
          </w:p>
        </w:tc>
        <w:tc>
          <w:tcPr>
            <w:tcW w:w="2174" w:type="dxa"/>
            <w:vAlign w:val="center"/>
          </w:tcPr>
          <w:p w:rsidRPr="005114A7" w:rsidR="00812B12" w:rsidP="000B5882" w:rsidRDefault="00812B12" w14:paraId="2FF31A8D" wp14:textId="77777777">
            <w:pPr>
              <w:pStyle w:val="TableText"/>
              <w:keepNext w:val="0"/>
              <w:keepLines w:val="0"/>
              <w:rPr>
                <w:rStyle w:val="BodytextChar"/>
                <w:sz w:val="18"/>
                <w:szCs w:val="18"/>
              </w:rPr>
            </w:pPr>
            <w:r w:rsidRPr="005114A7">
              <w:rPr>
                <w:rStyle w:val="BodytextChar"/>
                <w:sz w:val="18"/>
                <w:szCs w:val="18"/>
              </w:rPr>
              <w:t>SA LI</w:t>
            </w:r>
            <w:r>
              <w:rPr>
                <w:rStyle w:val="BodytextChar"/>
                <w:sz w:val="18"/>
                <w:szCs w:val="18"/>
              </w:rPr>
              <w:t xml:space="preserve"> </w:t>
            </w:r>
            <w:r w:rsidRPr="005114A7">
              <w:rPr>
                <w:rStyle w:val="BodytextChar"/>
                <w:sz w:val="18"/>
                <w:szCs w:val="18"/>
              </w:rPr>
              <w:t xml:space="preserve">Svc </w:t>
            </w:r>
            <w:r>
              <w:rPr>
                <w:rStyle w:val="BodytextChar"/>
                <w:sz w:val="18"/>
                <w:szCs w:val="18"/>
              </w:rPr>
              <w:t>Cd-Mod</w:t>
            </w:r>
          </w:p>
        </w:tc>
        <w:tc>
          <w:tcPr>
            <w:tcW w:w="2972" w:type="dxa"/>
            <w:gridSpan w:val="2"/>
            <w:vAlign w:val="center"/>
          </w:tcPr>
          <w:p w:rsidRPr="005114A7" w:rsidR="00812B12" w:rsidP="000B5882" w:rsidRDefault="00812B12" w14:paraId="7396E76E" wp14:textId="77777777">
            <w:pPr>
              <w:pStyle w:val="TableText"/>
              <w:keepNext w:val="0"/>
              <w:keepLines w:val="0"/>
              <w:rPr>
                <w:rStyle w:val="BodytextChar"/>
                <w:sz w:val="18"/>
                <w:szCs w:val="18"/>
              </w:rPr>
            </w:pPr>
            <w:r w:rsidRPr="005114A7">
              <w:rPr>
                <w:rStyle w:val="BodytextChar"/>
                <w:sz w:val="18"/>
                <w:szCs w:val="18"/>
              </w:rPr>
              <w:t xml:space="preserve">Up to 4 pairs of </w:t>
            </w:r>
            <w:r>
              <w:rPr>
                <w:rStyle w:val="BodytextChar"/>
                <w:sz w:val="18"/>
                <w:szCs w:val="18"/>
              </w:rPr>
              <w:t>Procedure Code</w:t>
            </w:r>
            <w:r w:rsidRPr="005114A7">
              <w:rPr>
                <w:rStyle w:val="BodytextChar"/>
                <w:sz w:val="18"/>
                <w:szCs w:val="18"/>
              </w:rPr>
              <w:t xml:space="preserve"> Modifiers.  </w:t>
            </w:r>
          </w:p>
        </w:tc>
        <w:tc>
          <w:tcPr>
            <w:tcW w:w="2193" w:type="dxa"/>
            <w:vAlign w:val="center"/>
          </w:tcPr>
          <w:p w:rsidRPr="005114A7" w:rsidR="00812B12" w:rsidP="000B5882" w:rsidRDefault="00812B12" w14:paraId="03147142" wp14:textId="77777777">
            <w:pPr>
              <w:pStyle w:val="TableText"/>
              <w:keepNext w:val="0"/>
              <w:keepLines w:val="0"/>
              <w:rPr>
                <w:rStyle w:val="BodytextChar"/>
                <w:sz w:val="18"/>
                <w:szCs w:val="18"/>
              </w:rPr>
            </w:pPr>
            <w:r w:rsidRPr="005114A7">
              <w:rPr>
                <w:rStyle w:val="BodytextChar"/>
                <w:sz w:val="18"/>
                <w:szCs w:val="18"/>
              </w:rPr>
              <w:t>A_DTL_TB</w:t>
            </w:r>
          </w:p>
        </w:tc>
        <w:tc>
          <w:tcPr>
            <w:tcW w:w="2298" w:type="dxa"/>
            <w:vAlign w:val="center"/>
          </w:tcPr>
          <w:p w:rsidRPr="005114A7" w:rsidR="00812B12" w:rsidP="000B5882" w:rsidRDefault="00812B12" w14:paraId="776DA5A2" wp14:textId="77777777">
            <w:pPr>
              <w:pStyle w:val="TableText"/>
              <w:keepNext w:val="0"/>
              <w:keepLines w:val="0"/>
              <w:rPr>
                <w:rStyle w:val="BodytextChar"/>
                <w:sz w:val="18"/>
                <w:szCs w:val="18"/>
              </w:rPr>
            </w:pPr>
            <w:r>
              <w:rPr>
                <w:rStyle w:val="BodytextChar"/>
                <w:sz w:val="18"/>
                <w:szCs w:val="18"/>
              </w:rPr>
              <w:t>A_PROC_MOD_</w:t>
            </w:r>
            <w:r w:rsidRPr="005114A7">
              <w:rPr>
                <w:rStyle w:val="BodytextChar"/>
                <w:sz w:val="18"/>
                <w:szCs w:val="18"/>
              </w:rPr>
              <w:t>1ST_</w:t>
            </w:r>
            <w:r w:rsidRPr="005114A7" w:rsidDel="00D63836">
              <w:rPr>
                <w:rStyle w:val="BodytextChar"/>
                <w:sz w:val="18"/>
                <w:szCs w:val="18"/>
              </w:rPr>
              <w:t xml:space="preserve"> </w:t>
            </w:r>
            <w:r>
              <w:rPr>
                <w:rStyle w:val="BodytextChar"/>
                <w:sz w:val="18"/>
                <w:szCs w:val="18"/>
              </w:rPr>
              <w:t>C</w:t>
            </w:r>
            <w:r w:rsidRPr="005114A7">
              <w:rPr>
                <w:rStyle w:val="BodytextChar"/>
                <w:sz w:val="18"/>
                <w:szCs w:val="18"/>
              </w:rPr>
              <w:t>D</w:t>
            </w:r>
          </w:p>
          <w:p w:rsidRPr="005114A7" w:rsidR="00812B12" w:rsidP="000B5882" w:rsidRDefault="00812B12" w14:paraId="47B0BB8C" wp14:textId="77777777">
            <w:pPr>
              <w:pStyle w:val="TableText"/>
              <w:keepNext w:val="0"/>
              <w:keepLines w:val="0"/>
              <w:rPr>
                <w:rStyle w:val="BodytextChar"/>
                <w:sz w:val="18"/>
                <w:szCs w:val="18"/>
              </w:rPr>
            </w:pPr>
            <w:r>
              <w:rPr>
                <w:rStyle w:val="BodytextChar"/>
                <w:sz w:val="18"/>
                <w:szCs w:val="18"/>
              </w:rPr>
              <w:t>A_PROC_MOD_2ND</w:t>
            </w:r>
            <w:r w:rsidRPr="005114A7">
              <w:rPr>
                <w:rStyle w:val="BodytextChar"/>
                <w:sz w:val="18"/>
                <w:szCs w:val="18"/>
              </w:rPr>
              <w:t>_</w:t>
            </w:r>
            <w:r w:rsidRPr="005114A7" w:rsidDel="00D63836">
              <w:rPr>
                <w:rStyle w:val="BodytextChar"/>
                <w:sz w:val="18"/>
                <w:szCs w:val="18"/>
              </w:rPr>
              <w:t xml:space="preserve"> </w:t>
            </w:r>
            <w:r>
              <w:rPr>
                <w:rStyle w:val="BodytextChar"/>
                <w:sz w:val="18"/>
                <w:szCs w:val="18"/>
              </w:rPr>
              <w:t>C</w:t>
            </w:r>
            <w:r w:rsidRPr="005114A7">
              <w:rPr>
                <w:rStyle w:val="BodytextChar"/>
                <w:sz w:val="18"/>
                <w:szCs w:val="18"/>
              </w:rPr>
              <w:t>D</w:t>
            </w:r>
          </w:p>
          <w:p w:rsidRPr="005114A7" w:rsidR="00812B12" w:rsidP="000B5882" w:rsidRDefault="00812B12" w14:paraId="5043C59A" wp14:textId="77777777">
            <w:pPr>
              <w:pStyle w:val="TableText"/>
              <w:keepNext w:val="0"/>
              <w:keepLines w:val="0"/>
              <w:rPr>
                <w:rStyle w:val="BodytextChar"/>
                <w:sz w:val="18"/>
                <w:szCs w:val="18"/>
              </w:rPr>
            </w:pPr>
            <w:r>
              <w:rPr>
                <w:rStyle w:val="BodytextChar"/>
                <w:sz w:val="18"/>
                <w:szCs w:val="18"/>
              </w:rPr>
              <w:t xml:space="preserve"> A_PROC_MOD_3RD</w:t>
            </w:r>
            <w:r w:rsidRPr="005114A7">
              <w:rPr>
                <w:rStyle w:val="BodytextChar"/>
                <w:sz w:val="18"/>
                <w:szCs w:val="18"/>
              </w:rPr>
              <w:t>_</w:t>
            </w:r>
            <w:r w:rsidRPr="005114A7" w:rsidDel="00D63836">
              <w:rPr>
                <w:rStyle w:val="BodytextChar"/>
                <w:sz w:val="18"/>
                <w:szCs w:val="18"/>
              </w:rPr>
              <w:t xml:space="preserve"> </w:t>
            </w:r>
            <w:r>
              <w:rPr>
                <w:rStyle w:val="BodytextChar"/>
                <w:sz w:val="18"/>
                <w:szCs w:val="18"/>
              </w:rPr>
              <w:t>C</w:t>
            </w:r>
            <w:r w:rsidRPr="005114A7">
              <w:rPr>
                <w:rStyle w:val="BodytextChar"/>
                <w:sz w:val="18"/>
                <w:szCs w:val="18"/>
              </w:rPr>
              <w:t>D</w:t>
            </w:r>
          </w:p>
          <w:p w:rsidRPr="005114A7" w:rsidR="00812B12" w:rsidP="000B5882" w:rsidRDefault="00812B12" w14:paraId="0950C13E" wp14:textId="77777777">
            <w:pPr>
              <w:pStyle w:val="TableText"/>
              <w:keepNext w:val="0"/>
              <w:keepLines w:val="0"/>
              <w:rPr>
                <w:rStyle w:val="BodytextChar"/>
                <w:sz w:val="18"/>
                <w:szCs w:val="18"/>
              </w:rPr>
            </w:pPr>
            <w:r>
              <w:rPr>
                <w:rStyle w:val="BodytextChar"/>
                <w:sz w:val="18"/>
                <w:szCs w:val="18"/>
              </w:rPr>
              <w:t>A_PROC_MOD_4TH</w:t>
            </w:r>
            <w:r w:rsidRPr="005114A7">
              <w:rPr>
                <w:rStyle w:val="BodytextChar"/>
                <w:sz w:val="18"/>
                <w:szCs w:val="18"/>
              </w:rPr>
              <w:t>_</w:t>
            </w:r>
            <w:r w:rsidRPr="005114A7" w:rsidDel="00D63836">
              <w:rPr>
                <w:rStyle w:val="BodytextChar"/>
                <w:sz w:val="18"/>
                <w:szCs w:val="18"/>
              </w:rPr>
              <w:t xml:space="preserve"> </w:t>
            </w:r>
            <w:r>
              <w:rPr>
                <w:rStyle w:val="BodytextChar"/>
                <w:sz w:val="18"/>
                <w:szCs w:val="18"/>
              </w:rPr>
              <w:t>C</w:t>
            </w:r>
            <w:r w:rsidRPr="005114A7">
              <w:rPr>
                <w:rStyle w:val="BodytextChar"/>
                <w:sz w:val="18"/>
                <w:szCs w:val="18"/>
              </w:rPr>
              <w:t>D</w:t>
            </w:r>
          </w:p>
        </w:tc>
        <w:tc>
          <w:tcPr>
            <w:tcW w:w="3132" w:type="dxa"/>
            <w:vAlign w:val="center"/>
          </w:tcPr>
          <w:p w:rsidRPr="005114A7" w:rsidR="00812B12" w:rsidP="000B5882" w:rsidRDefault="00812B12" w14:paraId="3DD355C9" wp14:textId="77777777">
            <w:pPr>
              <w:pStyle w:val="TableText"/>
              <w:keepNext w:val="0"/>
              <w:keepLines w:val="0"/>
              <w:rPr>
                <w:rStyle w:val="BodytextChar"/>
                <w:sz w:val="18"/>
                <w:szCs w:val="18"/>
              </w:rPr>
            </w:pPr>
          </w:p>
        </w:tc>
      </w:tr>
      <w:tr xmlns:wp14="http://schemas.microsoft.com/office/word/2010/wordml" w:rsidR="00812B12" w:rsidTr="00812B12" w14:paraId="3158F4D0" wp14:textId="77777777">
        <w:tblPrEx>
          <w:tblCellMar>
            <w:top w:w="0" w:type="dxa"/>
            <w:bottom w:w="0" w:type="dxa"/>
          </w:tblCellMar>
        </w:tblPrEx>
        <w:trPr>
          <w:gridAfter w:val="1"/>
          <w:wAfter w:w="7" w:type="dxa"/>
          <w:cantSplit/>
          <w:jc w:val="center"/>
        </w:trPr>
        <w:tc>
          <w:tcPr>
            <w:tcW w:w="1840" w:type="dxa"/>
            <w:tcBorders>
              <w:bottom w:val="single" w:color="616161" w:sz="2" w:space="0"/>
            </w:tcBorders>
            <w:vAlign w:val="center"/>
          </w:tcPr>
          <w:p w:rsidRPr="005114A7" w:rsidR="00812B12" w:rsidP="000B5882" w:rsidRDefault="00812B12" w14:paraId="62E4BC20" wp14:textId="77777777">
            <w:pPr>
              <w:pStyle w:val="TableText"/>
              <w:keepNext w:val="0"/>
              <w:keepLines w:val="0"/>
              <w:rPr>
                <w:rStyle w:val="BodytextChar"/>
                <w:sz w:val="18"/>
                <w:szCs w:val="18"/>
              </w:rPr>
            </w:pPr>
            <w:r w:rsidRPr="005114A7">
              <w:rPr>
                <w:rStyle w:val="BodytextChar"/>
                <w:sz w:val="18"/>
                <w:szCs w:val="18"/>
              </w:rPr>
              <w:t>Column</w:t>
            </w:r>
          </w:p>
        </w:tc>
        <w:tc>
          <w:tcPr>
            <w:tcW w:w="2174" w:type="dxa"/>
            <w:tcBorders>
              <w:bottom w:val="single" w:color="616161" w:sz="2" w:space="0"/>
            </w:tcBorders>
            <w:vAlign w:val="center"/>
          </w:tcPr>
          <w:p w:rsidRPr="005114A7" w:rsidR="00812B12" w:rsidP="000B5882" w:rsidRDefault="00812B12" w14:paraId="05AB5801" wp14:textId="77777777">
            <w:pPr>
              <w:pStyle w:val="TableText"/>
              <w:keepNext w:val="0"/>
              <w:keepLines w:val="0"/>
              <w:rPr>
                <w:rStyle w:val="BodytextChar"/>
                <w:sz w:val="18"/>
                <w:szCs w:val="18"/>
              </w:rPr>
            </w:pPr>
            <w:r w:rsidRPr="005114A7">
              <w:rPr>
                <w:rStyle w:val="BodytextChar"/>
                <w:sz w:val="18"/>
                <w:szCs w:val="18"/>
              </w:rPr>
              <w:t>SA Dt-LI Stat</w:t>
            </w:r>
          </w:p>
        </w:tc>
        <w:tc>
          <w:tcPr>
            <w:tcW w:w="2972" w:type="dxa"/>
            <w:gridSpan w:val="2"/>
            <w:tcBorders>
              <w:bottom w:val="single" w:color="616161" w:sz="2" w:space="0"/>
            </w:tcBorders>
            <w:vAlign w:val="center"/>
          </w:tcPr>
          <w:p w:rsidRPr="005114A7" w:rsidR="00812B12" w:rsidP="000B5882" w:rsidRDefault="00812B12" w14:paraId="58010A0C" wp14:textId="77777777">
            <w:pPr>
              <w:pStyle w:val="TableText"/>
              <w:keepNext w:val="0"/>
              <w:keepLines w:val="0"/>
              <w:rPr>
                <w:rStyle w:val="BodytextChar"/>
                <w:sz w:val="18"/>
                <w:szCs w:val="18"/>
              </w:rPr>
            </w:pPr>
            <w:r w:rsidRPr="005114A7">
              <w:rPr>
                <w:rStyle w:val="BodytextChar"/>
                <w:sz w:val="18"/>
                <w:szCs w:val="18"/>
              </w:rPr>
              <w:t>This field contains the date on which the associated status was last changed</w:t>
            </w:r>
          </w:p>
        </w:tc>
        <w:tc>
          <w:tcPr>
            <w:tcW w:w="2193" w:type="dxa"/>
            <w:tcBorders>
              <w:bottom w:val="single" w:color="616161" w:sz="2" w:space="0"/>
            </w:tcBorders>
            <w:vAlign w:val="center"/>
          </w:tcPr>
          <w:p w:rsidRPr="005114A7" w:rsidR="00812B12" w:rsidP="000B5882" w:rsidRDefault="00812B12" w14:paraId="4E7293AE" wp14:textId="77777777">
            <w:pPr>
              <w:pStyle w:val="TableText"/>
              <w:keepNext w:val="0"/>
              <w:keepLines w:val="0"/>
              <w:rPr>
                <w:rStyle w:val="BodytextChar"/>
                <w:sz w:val="18"/>
                <w:szCs w:val="18"/>
              </w:rPr>
            </w:pPr>
            <w:r w:rsidRPr="005114A7">
              <w:rPr>
                <w:rStyle w:val="BodytextChar"/>
                <w:sz w:val="18"/>
                <w:szCs w:val="18"/>
              </w:rPr>
              <w:t>A_DTL_TB</w:t>
            </w:r>
          </w:p>
        </w:tc>
        <w:tc>
          <w:tcPr>
            <w:tcW w:w="2298" w:type="dxa"/>
            <w:tcBorders>
              <w:bottom w:val="single" w:color="616161" w:sz="2" w:space="0"/>
            </w:tcBorders>
            <w:vAlign w:val="center"/>
          </w:tcPr>
          <w:p w:rsidRPr="005114A7" w:rsidR="00812B12" w:rsidP="000B5882" w:rsidRDefault="00812B12" w14:paraId="08A78A3E" wp14:textId="77777777">
            <w:pPr>
              <w:pStyle w:val="TableText"/>
              <w:keepNext w:val="0"/>
              <w:keepLines w:val="0"/>
              <w:rPr>
                <w:rStyle w:val="BodytextChar"/>
                <w:sz w:val="18"/>
                <w:szCs w:val="18"/>
              </w:rPr>
            </w:pPr>
            <w:r w:rsidRPr="005114A7">
              <w:rPr>
                <w:rStyle w:val="BodytextChar"/>
                <w:sz w:val="18"/>
                <w:szCs w:val="18"/>
              </w:rPr>
              <w:t>A_LI_STAT_DT</w:t>
            </w:r>
          </w:p>
        </w:tc>
        <w:tc>
          <w:tcPr>
            <w:tcW w:w="3132" w:type="dxa"/>
            <w:tcBorders>
              <w:bottom w:val="single" w:color="616161" w:sz="2" w:space="0"/>
            </w:tcBorders>
            <w:vAlign w:val="center"/>
          </w:tcPr>
          <w:p w:rsidRPr="005114A7" w:rsidR="00812B12" w:rsidP="000B5882" w:rsidRDefault="00812B12" w14:paraId="30BAF348" wp14:textId="77777777">
            <w:pPr>
              <w:pStyle w:val="TableText"/>
              <w:keepNext w:val="0"/>
              <w:keepLines w:val="0"/>
              <w:rPr>
                <w:rStyle w:val="BodytextChar"/>
                <w:sz w:val="18"/>
                <w:szCs w:val="18"/>
              </w:rPr>
            </w:pPr>
            <w:r w:rsidRPr="005114A7">
              <w:rPr>
                <w:rStyle w:val="BodytextChar"/>
                <w:sz w:val="18"/>
                <w:szCs w:val="18"/>
              </w:rPr>
              <w:t>Format as:  99/99/9999</w:t>
            </w:r>
          </w:p>
        </w:tc>
      </w:tr>
      <w:tr xmlns:wp14="http://schemas.microsoft.com/office/word/2010/wordml" w:rsidR="00812B12" w:rsidTr="00812B12" w14:paraId="3026F11C" wp14:textId="77777777">
        <w:tblPrEx>
          <w:tblCellMar>
            <w:top w:w="0" w:type="dxa"/>
            <w:bottom w:w="0" w:type="dxa"/>
          </w:tblCellMar>
        </w:tblPrEx>
        <w:trPr>
          <w:gridAfter w:val="1"/>
          <w:wAfter w:w="7" w:type="dxa"/>
          <w:cantSplit/>
          <w:jc w:val="center"/>
        </w:trPr>
        <w:tc>
          <w:tcPr>
            <w:tcW w:w="1840" w:type="dxa"/>
            <w:tcBorders>
              <w:bottom w:val="single" w:color="616161" w:sz="2" w:space="0"/>
            </w:tcBorders>
            <w:vAlign w:val="center"/>
          </w:tcPr>
          <w:p w:rsidRPr="005114A7" w:rsidR="00812B12" w:rsidP="000B5882" w:rsidRDefault="00812B12" w14:paraId="03BEC1B5" wp14:textId="77777777">
            <w:pPr>
              <w:pStyle w:val="TableText"/>
              <w:keepNext w:val="0"/>
              <w:keepLines w:val="0"/>
              <w:rPr>
                <w:rStyle w:val="BodytextChar"/>
                <w:sz w:val="18"/>
                <w:szCs w:val="18"/>
              </w:rPr>
            </w:pPr>
            <w:r w:rsidRPr="005114A7">
              <w:rPr>
                <w:rStyle w:val="BodytextChar"/>
                <w:sz w:val="18"/>
                <w:szCs w:val="18"/>
              </w:rPr>
              <w:t>Column</w:t>
            </w:r>
          </w:p>
        </w:tc>
        <w:tc>
          <w:tcPr>
            <w:tcW w:w="2174" w:type="dxa"/>
            <w:tcBorders>
              <w:bottom w:val="single" w:color="616161" w:sz="2" w:space="0"/>
            </w:tcBorders>
            <w:vAlign w:val="center"/>
          </w:tcPr>
          <w:p w:rsidRPr="005114A7" w:rsidR="00812B12" w:rsidP="000B5882" w:rsidRDefault="00812B12" w14:paraId="56166FE2" wp14:textId="77777777">
            <w:pPr>
              <w:pStyle w:val="TableText"/>
              <w:keepNext w:val="0"/>
              <w:keepLines w:val="0"/>
              <w:rPr>
                <w:rStyle w:val="BodytextChar"/>
                <w:sz w:val="18"/>
                <w:szCs w:val="18"/>
              </w:rPr>
            </w:pPr>
            <w:r w:rsidRPr="005114A7">
              <w:rPr>
                <w:rStyle w:val="BodytextChar"/>
                <w:sz w:val="18"/>
                <w:szCs w:val="18"/>
              </w:rPr>
              <w:t>Mbr ID</w:t>
            </w:r>
          </w:p>
        </w:tc>
        <w:tc>
          <w:tcPr>
            <w:tcW w:w="2972" w:type="dxa"/>
            <w:gridSpan w:val="2"/>
            <w:tcBorders>
              <w:bottom w:val="single" w:color="616161" w:sz="2" w:space="0"/>
            </w:tcBorders>
            <w:vAlign w:val="center"/>
          </w:tcPr>
          <w:p w:rsidRPr="005114A7" w:rsidR="00812B12" w:rsidP="000B5882" w:rsidRDefault="00812B12" w14:paraId="03068EB4" wp14:textId="77777777">
            <w:pPr>
              <w:pStyle w:val="TableText"/>
              <w:keepNext w:val="0"/>
              <w:keepLines w:val="0"/>
              <w:rPr>
                <w:rStyle w:val="BodytextChar"/>
                <w:sz w:val="18"/>
                <w:szCs w:val="18"/>
              </w:rPr>
            </w:pPr>
            <w:r w:rsidRPr="005114A7">
              <w:rPr>
                <w:rStyle w:val="BodytextChar"/>
                <w:sz w:val="18"/>
                <w:szCs w:val="18"/>
              </w:rPr>
              <w:t>This field displays the member id.</w:t>
            </w:r>
          </w:p>
        </w:tc>
        <w:tc>
          <w:tcPr>
            <w:tcW w:w="2193" w:type="dxa"/>
            <w:tcBorders>
              <w:bottom w:val="single" w:color="616161" w:sz="2" w:space="0"/>
            </w:tcBorders>
            <w:vAlign w:val="center"/>
          </w:tcPr>
          <w:p w:rsidRPr="005114A7" w:rsidR="00812B12" w:rsidP="000B5882" w:rsidRDefault="00812B12" w14:paraId="4BDCC011" wp14:textId="77777777">
            <w:pPr>
              <w:pStyle w:val="TableText"/>
              <w:keepNext w:val="0"/>
              <w:keepLines w:val="0"/>
              <w:rPr>
                <w:rStyle w:val="BodytextChar"/>
                <w:sz w:val="18"/>
                <w:szCs w:val="18"/>
              </w:rPr>
            </w:pPr>
            <w:r w:rsidRPr="005114A7">
              <w:rPr>
                <w:rStyle w:val="BodytextChar"/>
                <w:sz w:val="18"/>
                <w:szCs w:val="18"/>
              </w:rPr>
              <w:t>A_HDR_TB</w:t>
            </w:r>
          </w:p>
        </w:tc>
        <w:tc>
          <w:tcPr>
            <w:tcW w:w="2298" w:type="dxa"/>
            <w:tcBorders>
              <w:bottom w:val="single" w:color="616161" w:sz="2" w:space="0"/>
            </w:tcBorders>
            <w:vAlign w:val="center"/>
          </w:tcPr>
          <w:p w:rsidRPr="005114A7" w:rsidR="00812B12" w:rsidP="000B5882" w:rsidRDefault="00812B12" w14:paraId="3CB6C9A7" wp14:textId="77777777">
            <w:pPr>
              <w:pStyle w:val="TableText"/>
              <w:keepNext w:val="0"/>
              <w:keepLines w:val="0"/>
              <w:rPr>
                <w:rStyle w:val="BodytextChar"/>
                <w:sz w:val="18"/>
                <w:szCs w:val="18"/>
              </w:rPr>
            </w:pPr>
            <w:r w:rsidRPr="005114A7">
              <w:rPr>
                <w:rStyle w:val="BodytextChar"/>
                <w:sz w:val="18"/>
                <w:szCs w:val="18"/>
              </w:rPr>
              <w:t>A_SUBM_MBR_ALT_ID</w:t>
            </w:r>
          </w:p>
        </w:tc>
        <w:tc>
          <w:tcPr>
            <w:tcW w:w="3132" w:type="dxa"/>
            <w:tcBorders>
              <w:bottom w:val="single" w:color="616161" w:sz="2" w:space="0"/>
            </w:tcBorders>
            <w:vAlign w:val="center"/>
          </w:tcPr>
          <w:p w:rsidRPr="005114A7" w:rsidR="00812B12" w:rsidP="000B5882" w:rsidRDefault="00812B12" w14:paraId="5768B804" wp14:textId="77777777">
            <w:pPr>
              <w:pStyle w:val="TableText"/>
              <w:keepNext w:val="0"/>
              <w:keepLines w:val="0"/>
              <w:rPr>
                <w:rStyle w:val="BodytextChar"/>
                <w:sz w:val="18"/>
                <w:szCs w:val="18"/>
              </w:rPr>
            </w:pPr>
            <w:r w:rsidRPr="005114A7">
              <w:rPr>
                <w:rStyle w:val="BodytextChar"/>
                <w:sz w:val="18"/>
                <w:szCs w:val="18"/>
              </w:rPr>
              <w:t>Perform a group-by.</w:t>
            </w:r>
          </w:p>
        </w:tc>
      </w:tr>
      <w:tr xmlns:wp14="http://schemas.microsoft.com/office/word/2010/wordml" w:rsidR="00812B12" w:rsidTr="00812B12" w14:paraId="2E50B45A" wp14:textId="77777777">
        <w:tblPrEx>
          <w:tblCellMar>
            <w:top w:w="0" w:type="dxa"/>
            <w:bottom w:w="0" w:type="dxa"/>
          </w:tblCellMar>
        </w:tblPrEx>
        <w:trPr>
          <w:gridAfter w:val="1"/>
          <w:wAfter w:w="7" w:type="dxa"/>
          <w:cantSplit/>
          <w:jc w:val="center"/>
        </w:trPr>
        <w:tc>
          <w:tcPr>
            <w:tcW w:w="1840" w:type="dxa"/>
            <w:tcBorders>
              <w:bottom w:val="single" w:color="616161" w:sz="2" w:space="0"/>
            </w:tcBorders>
            <w:vAlign w:val="center"/>
          </w:tcPr>
          <w:p w:rsidRPr="005114A7" w:rsidR="00812B12" w:rsidP="000B5882" w:rsidRDefault="00812B12" w14:paraId="3A639E45" wp14:textId="77777777">
            <w:pPr>
              <w:pStyle w:val="TableText"/>
              <w:keepNext w:val="0"/>
              <w:keepLines w:val="0"/>
              <w:rPr>
                <w:rStyle w:val="BodytextChar"/>
                <w:sz w:val="18"/>
                <w:szCs w:val="18"/>
              </w:rPr>
            </w:pPr>
            <w:r w:rsidRPr="005114A7">
              <w:rPr>
                <w:rStyle w:val="BodytextChar"/>
                <w:sz w:val="18"/>
                <w:szCs w:val="18"/>
              </w:rPr>
              <w:t>Column</w:t>
            </w:r>
          </w:p>
        </w:tc>
        <w:tc>
          <w:tcPr>
            <w:tcW w:w="2174" w:type="dxa"/>
            <w:tcBorders>
              <w:bottom w:val="single" w:color="616161" w:sz="2" w:space="0"/>
            </w:tcBorders>
            <w:vAlign w:val="center"/>
          </w:tcPr>
          <w:p w:rsidRPr="005114A7" w:rsidR="00812B12" w:rsidP="000B5882" w:rsidRDefault="00812B12" w14:paraId="73377900" wp14:textId="77777777">
            <w:pPr>
              <w:pStyle w:val="TableText"/>
              <w:keepNext w:val="0"/>
              <w:keepLines w:val="0"/>
              <w:rPr>
                <w:rStyle w:val="BodytextChar"/>
                <w:sz w:val="18"/>
                <w:szCs w:val="18"/>
              </w:rPr>
            </w:pPr>
            <w:r w:rsidRPr="005114A7">
              <w:rPr>
                <w:rStyle w:val="BodytextChar"/>
                <w:sz w:val="18"/>
                <w:szCs w:val="18"/>
              </w:rPr>
              <w:t>Mbr Name-Full</w:t>
            </w:r>
          </w:p>
        </w:tc>
        <w:tc>
          <w:tcPr>
            <w:tcW w:w="2972" w:type="dxa"/>
            <w:gridSpan w:val="2"/>
            <w:tcBorders>
              <w:bottom w:val="single" w:color="616161" w:sz="2" w:space="0"/>
            </w:tcBorders>
            <w:vAlign w:val="center"/>
          </w:tcPr>
          <w:p w:rsidRPr="005114A7" w:rsidR="00812B12" w:rsidP="000B5882" w:rsidRDefault="00812B12" w14:paraId="7D4D64D5" wp14:textId="77777777">
            <w:pPr>
              <w:pStyle w:val="TableText"/>
              <w:keepNext w:val="0"/>
              <w:keepLines w:val="0"/>
              <w:rPr>
                <w:rStyle w:val="BodytextChar"/>
                <w:sz w:val="18"/>
                <w:szCs w:val="18"/>
              </w:rPr>
            </w:pPr>
            <w:r w:rsidRPr="005114A7">
              <w:rPr>
                <w:rStyle w:val="BodytextChar"/>
                <w:sz w:val="18"/>
                <w:szCs w:val="18"/>
              </w:rPr>
              <w:t>Member Name Full.</w:t>
            </w:r>
          </w:p>
          <w:p w:rsidRPr="005114A7" w:rsidR="00812B12" w:rsidP="000B5882" w:rsidRDefault="00812B12" w14:paraId="342FBCBD" wp14:textId="77777777">
            <w:pPr>
              <w:pStyle w:val="TableText"/>
              <w:keepNext w:val="0"/>
              <w:keepLines w:val="0"/>
              <w:rPr>
                <w:rStyle w:val="BodytextChar"/>
                <w:sz w:val="18"/>
                <w:szCs w:val="18"/>
              </w:rPr>
            </w:pPr>
            <w:r w:rsidRPr="005114A7">
              <w:rPr>
                <w:rStyle w:val="BodytextChar"/>
                <w:sz w:val="18"/>
                <w:szCs w:val="18"/>
              </w:rPr>
              <w:t>This field consists of the following concatenated:</w:t>
            </w:r>
          </w:p>
          <w:p w:rsidRPr="005114A7" w:rsidR="00812B12" w:rsidP="000B5882" w:rsidRDefault="00812B12" w14:paraId="2B6C916B" wp14:textId="77777777">
            <w:pPr>
              <w:pStyle w:val="TableText"/>
              <w:keepNext w:val="0"/>
              <w:keepLines w:val="0"/>
              <w:rPr>
                <w:rStyle w:val="BodytextChar"/>
                <w:sz w:val="18"/>
                <w:szCs w:val="18"/>
              </w:rPr>
            </w:pPr>
            <w:r w:rsidRPr="005114A7">
              <w:rPr>
                <w:rStyle w:val="BodytextChar"/>
                <w:sz w:val="18"/>
                <w:szCs w:val="18"/>
              </w:rPr>
              <w:t>Member Last Name</w:t>
            </w:r>
          </w:p>
          <w:p w:rsidRPr="005114A7" w:rsidR="00812B12" w:rsidP="000B5882" w:rsidRDefault="00812B12" w14:paraId="26C97A93" wp14:textId="77777777">
            <w:pPr>
              <w:pStyle w:val="TableText"/>
              <w:keepNext w:val="0"/>
              <w:keepLines w:val="0"/>
              <w:rPr>
                <w:rStyle w:val="BodytextChar"/>
                <w:sz w:val="18"/>
                <w:szCs w:val="18"/>
              </w:rPr>
            </w:pPr>
            <w:r w:rsidRPr="005114A7">
              <w:rPr>
                <w:rStyle w:val="BodytextChar"/>
                <w:sz w:val="18"/>
                <w:szCs w:val="18"/>
              </w:rPr>
              <w:t>Member Suffix</w:t>
            </w:r>
          </w:p>
          <w:p w:rsidRPr="005114A7" w:rsidR="00812B12" w:rsidP="000B5882" w:rsidRDefault="00812B12" w14:paraId="7A292045" wp14:textId="77777777">
            <w:pPr>
              <w:pStyle w:val="TableText"/>
              <w:keepNext w:val="0"/>
              <w:keepLines w:val="0"/>
              <w:rPr>
                <w:rStyle w:val="BodytextChar"/>
                <w:sz w:val="18"/>
                <w:szCs w:val="18"/>
              </w:rPr>
            </w:pPr>
            <w:r w:rsidRPr="005114A7">
              <w:rPr>
                <w:rStyle w:val="BodytextChar"/>
                <w:sz w:val="18"/>
                <w:szCs w:val="18"/>
              </w:rPr>
              <w:t>Member First Name</w:t>
            </w:r>
          </w:p>
          <w:p w:rsidRPr="005114A7" w:rsidR="00812B12" w:rsidP="000B5882" w:rsidRDefault="00812B12" w14:paraId="62513243" wp14:textId="77777777">
            <w:pPr>
              <w:pStyle w:val="TableText"/>
              <w:keepNext w:val="0"/>
              <w:keepLines w:val="0"/>
              <w:rPr>
                <w:rStyle w:val="BodytextChar"/>
                <w:sz w:val="18"/>
                <w:szCs w:val="18"/>
              </w:rPr>
            </w:pPr>
            <w:r w:rsidRPr="005114A7">
              <w:rPr>
                <w:rStyle w:val="BodytextChar"/>
                <w:sz w:val="18"/>
                <w:szCs w:val="18"/>
              </w:rPr>
              <w:t xml:space="preserve">Member Middle Initial </w:t>
            </w:r>
          </w:p>
        </w:tc>
        <w:tc>
          <w:tcPr>
            <w:tcW w:w="2193" w:type="dxa"/>
            <w:tcBorders>
              <w:bottom w:val="single" w:color="616161" w:sz="2" w:space="0"/>
            </w:tcBorders>
            <w:vAlign w:val="center"/>
          </w:tcPr>
          <w:p w:rsidRPr="005114A7" w:rsidR="00812B12" w:rsidP="00C3062C" w:rsidRDefault="00291ABC" w14:paraId="585AB4F3" wp14:textId="77777777">
            <w:pPr>
              <w:pStyle w:val="TableText"/>
              <w:keepNext w:val="0"/>
              <w:keepLines w:val="0"/>
              <w:rPr>
                <w:rStyle w:val="BodytextChar"/>
                <w:sz w:val="18"/>
                <w:szCs w:val="18"/>
              </w:rPr>
            </w:pPr>
            <w:r>
              <w:rPr>
                <w:rStyle w:val="BodytextChar"/>
                <w:sz w:val="18"/>
                <w:szCs w:val="18"/>
              </w:rPr>
              <w:t>B</w:t>
            </w:r>
            <w:r w:rsidRPr="005114A7" w:rsidR="00812B12">
              <w:rPr>
                <w:rStyle w:val="BodytextChar"/>
                <w:sz w:val="18"/>
                <w:szCs w:val="18"/>
              </w:rPr>
              <w:t>_</w:t>
            </w:r>
            <w:r w:rsidR="00C3062C">
              <w:rPr>
                <w:rStyle w:val="BodytextChar"/>
                <w:sz w:val="18"/>
                <w:szCs w:val="18"/>
              </w:rPr>
              <w:t>DTL</w:t>
            </w:r>
            <w:r w:rsidRPr="005114A7" w:rsidR="00812B12">
              <w:rPr>
                <w:rStyle w:val="BodytextChar"/>
                <w:sz w:val="18"/>
                <w:szCs w:val="18"/>
              </w:rPr>
              <w:t>_TB</w:t>
            </w:r>
          </w:p>
        </w:tc>
        <w:tc>
          <w:tcPr>
            <w:tcW w:w="2298" w:type="dxa"/>
            <w:tcBorders>
              <w:bottom w:val="single" w:color="616161" w:sz="2" w:space="0"/>
            </w:tcBorders>
            <w:vAlign w:val="center"/>
          </w:tcPr>
          <w:p w:rsidRPr="005114A7" w:rsidR="00812B12" w:rsidP="000B5882" w:rsidRDefault="00812B12" w14:paraId="44606FDD" wp14:textId="77777777">
            <w:pPr>
              <w:pStyle w:val="TableText"/>
              <w:keepNext w:val="0"/>
              <w:keepLines w:val="0"/>
              <w:rPr>
                <w:rStyle w:val="BodytextChar"/>
                <w:sz w:val="18"/>
                <w:szCs w:val="18"/>
              </w:rPr>
            </w:pPr>
            <w:r w:rsidRPr="005114A7">
              <w:rPr>
                <w:rStyle w:val="BodytextChar"/>
                <w:sz w:val="18"/>
                <w:szCs w:val="18"/>
              </w:rPr>
              <w:t>B_LAST_NAM</w:t>
            </w:r>
          </w:p>
          <w:p w:rsidRPr="005114A7" w:rsidR="00812B12" w:rsidP="000B5882" w:rsidRDefault="00812B12" w14:paraId="54A307E0" wp14:textId="77777777">
            <w:pPr>
              <w:pStyle w:val="TableText"/>
              <w:keepNext w:val="0"/>
              <w:keepLines w:val="0"/>
              <w:rPr>
                <w:rStyle w:val="BodytextChar"/>
                <w:sz w:val="18"/>
                <w:szCs w:val="18"/>
              </w:rPr>
            </w:pPr>
            <w:r w:rsidRPr="005114A7">
              <w:rPr>
                <w:rStyle w:val="BodytextChar"/>
                <w:sz w:val="18"/>
                <w:szCs w:val="18"/>
              </w:rPr>
              <w:t>B_FIRST_NAM</w:t>
            </w:r>
          </w:p>
          <w:p w:rsidRPr="005114A7" w:rsidR="00812B12" w:rsidP="000B5882" w:rsidRDefault="00812B12" w14:paraId="1FBE550A" wp14:textId="77777777">
            <w:pPr>
              <w:pStyle w:val="TableText"/>
              <w:keepNext w:val="0"/>
              <w:keepLines w:val="0"/>
              <w:rPr>
                <w:rStyle w:val="BodytextChar"/>
                <w:sz w:val="18"/>
                <w:szCs w:val="18"/>
              </w:rPr>
            </w:pPr>
            <w:r>
              <w:rPr>
                <w:rStyle w:val="BodytextChar"/>
                <w:sz w:val="18"/>
                <w:szCs w:val="18"/>
              </w:rPr>
              <w:t>B_MID_NAM</w:t>
            </w:r>
          </w:p>
          <w:p w:rsidRPr="005114A7" w:rsidR="00812B12" w:rsidP="000B5882" w:rsidRDefault="00812B12" w14:paraId="0F69C9F7" wp14:textId="77777777">
            <w:pPr>
              <w:pStyle w:val="TableText"/>
              <w:keepNext w:val="0"/>
              <w:keepLines w:val="0"/>
              <w:rPr>
                <w:rStyle w:val="BodytextChar"/>
                <w:sz w:val="18"/>
                <w:szCs w:val="18"/>
              </w:rPr>
            </w:pPr>
            <w:r w:rsidRPr="005114A7">
              <w:rPr>
                <w:rStyle w:val="BodytextChar"/>
                <w:sz w:val="18"/>
                <w:szCs w:val="18"/>
              </w:rPr>
              <w:t>B_SFX_NAM</w:t>
            </w:r>
          </w:p>
        </w:tc>
        <w:tc>
          <w:tcPr>
            <w:tcW w:w="3132" w:type="dxa"/>
            <w:tcBorders>
              <w:bottom w:val="single" w:color="616161" w:sz="2" w:space="0"/>
            </w:tcBorders>
            <w:vAlign w:val="center"/>
          </w:tcPr>
          <w:p w:rsidRPr="005114A7" w:rsidR="00812B12" w:rsidP="000B5882" w:rsidRDefault="00812B12" w14:paraId="51F0E18F" wp14:textId="77777777">
            <w:pPr>
              <w:pStyle w:val="TableText"/>
              <w:keepNext w:val="0"/>
              <w:keepLines w:val="0"/>
              <w:rPr>
                <w:rStyle w:val="BodytextChar"/>
                <w:sz w:val="18"/>
                <w:szCs w:val="18"/>
              </w:rPr>
            </w:pPr>
            <w:r w:rsidRPr="005114A7">
              <w:rPr>
                <w:rStyle w:val="BodytextChar"/>
                <w:sz w:val="18"/>
                <w:szCs w:val="18"/>
              </w:rPr>
              <w:t>Concatenate.</w:t>
            </w:r>
          </w:p>
          <w:p w:rsidRPr="005114A7" w:rsidR="00812B12" w:rsidP="000B5882" w:rsidRDefault="00812B12" w14:paraId="705FA7B6" wp14:textId="77777777">
            <w:pPr>
              <w:pStyle w:val="TableText"/>
              <w:keepNext w:val="0"/>
              <w:keepLines w:val="0"/>
              <w:rPr>
                <w:rStyle w:val="BodytextChar"/>
                <w:sz w:val="18"/>
                <w:szCs w:val="18"/>
              </w:rPr>
            </w:pPr>
            <w:r w:rsidRPr="005114A7">
              <w:rPr>
                <w:rStyle w:val="BodytextChar"/>
                <w:sz w:val="18"/>
                <w:szCs w:val="18"/>
              </w:rPr>
              <w:t>Format as:</w:t>
            </w:r>
          </w:p>
          <w:p w:rsidRPr="005114A7" w:rsidR="00812B12" w:rsidP="000B5882" w:rsidRDefault="00812B12" w14:paraId="5A965252" wp14:textId="77777777">
            <w:pPr>
              <w:pStyle w:val="TableText"/>
              <w:keepNext w:val="0"/>
              <w:keepLines w:val="0"/>
              <w:rPr>
                <w:rStyle w:val="BodytextChar"/>
                <w:sz w:val="18"/>
                <w:szCs w:val="18"/>
              </w:rPr>
            </w:pPr>
            <w:r w:rsidRPr="005114A7">
              <w:rPr>
                <w:rStyle w:val="BodytextChar"/>
                <w:sz w:val="18"/>
                <w:szCs w:val="18"/>
              </w:rPr>
              <w:t>LLLLLLLLLLL SSS, FFFFFFFF I.</w:t>
            </w:r>
          </w:p>
          <w:p w:rsidRPr="005114A7" w:rsidR="00812B12" w:rsidP="000B5882" w:rsidRDefault="00812B12" w14:paraId="508FA007" wp14:textId="77777777">
            <w:pPr>
              <w:pStyle w:val="TableText"/>
              <w:keepNext w:val="0"/>
              <w:keepLines w:val="0"/>
              <w:rPr>
                <w:rStyle w:val="BodytextChar"/>
                <w:sz w:val="18"/>
                <w:szCs w:val="18"/>
              </w:rPr>
            </w:pPr>
            <w:r w:rsidRPr="005114A7">
              <w:rPr>
                <w:rStyle w:val="BodytextChar"/>
                <w:sz w:val="18"/>
                <w:szCs w:val="18"/>
              </w:rPr>
              <w:t>Perform a group-by.</w:t>
            </w:r>
          </w:p>
        </w:tc>
      </w:tr>
      <w:tr xmlns:wp14="http://schemas.microsoft.com/office/word/2010/wordml" w:rsidR="00812B12" w:rsidTr="00812B12" w14:paraId="0C487348" wp14:textId="77777777">
        <w:tblPrEx>
          <w:tblCellMar>
            <w:top w:w="0" w:type="dxa"/>
            <w:bottom w:w="0" w:type="dxa"/>
          </w:tblCellMar>
        </w:tblPrEx>
        <w:trPr>
          <w:gridAfter w:val="1"/>
          <w:wAfter w:w="7" w:type="dxa"/>
          <w:cantSplit/>
          <w:jc w:val="center"/>
        </w:trPr>
        <w:tc>
          <w:tcPr>
            <w:tcW w:w="1840" w:type="dxa"/>
            <w:tcBorders>
              <w:bottom w:val="single" w:color="616161" w:sz="2" w:space="0"/>
            </w:tcBorders>
            <w:vAlign w:val="center"/>
          </w:tcPr>
          <w:p w:rsidRPr="005114A7" w:rsidR="00812B12" w:rsidP="000B5882" w:rsidRDefault="00812B12" w14:paraId="683647D9" wp14:textId="77777777">
            <w:pPr>
              <w:pStyle w:val="TableText"/>
              <w:keepNext w:val="0"/>
              <w:keepLines w:val="0"/>
              <w:rPr>
                <w:rStyle w:val="BodytextChar"/>
                <w:sz w:val="18"/>
                <w:szCs w:val="18"/>
              </w:rPr>
            </w:pPr>
            <w:r w:rsidRPr="005114A7">
              <w:rPr>
                <w:rStyle w:val="BodytextChar"/>
                <w:sz w:val="18"/>
                <w:szCs w:val="18"/>
              </w:rPr>
              <w:t>Column</w:t>
            </w:r>
          </w:p>
        </w:tc>
        <w:tc>
          <w:tcPr>
            <w:tcW w:w="2174" w:type="dxa"/>
            <w:tcBorders>
              <w:bottom w:val="single" w:color="616161" w:sz="2" w:space="0"/>
            </w:tcBorders>
            <w:vAlign w:val="center"/>
          </w:tcPr>
          <w:p w:rsidRPr="005114A7" w:rsidR="00812B12" w:rsidP="000B5882" w:rsidRDefault="00812B12" w14:paraId="5BCB1DE2" wp14:textId="77777777">
            <w:pPr>
              <w:pStyle w:val="TableText"/>
              <w:keepNext w:val="0"/>
              <w:keepLines w:val="0"/>
              <w:rPr>
                <w:rStyle w:val="BodytextChar"/>
                <w:sz w:val="18"/>
                <w:szCs w:val="18"/>
              </w:rPr>
            </w:pPr>
            <w:r w:rsidRPr="005114A7">
              <w:rPr>
                <w:rStyle w:val="BodytextChar"/>
                <w:sz w:val="18"/>
                <w:szCs w:val="18"/>
              </w:rPr>
              <w:t>SA LI Dt-Apprv Beg</w:t>
            </w:r>
          </w:p>
        </w:tc>
        <w:tc>
          <w:tcPr>
            <w:tcW w:w="2972" w:type="dxa"/>
            <w:gridSpan w:val="2"/>
            <w:tcBorders>
              <w:bottom w:val="single" w:color="616161" w:sz="2" w:space="0"/>
            </w:tcBorders>
            <w:vAlign w:val="center"/>
          </w:tcPr>
          <w:p w:rsidRPr="005114A7" w:rsidR="00812B12" w:rsidP="000B5882" w:rsidRDefault="00812B12" w14:paraId="0EF97D93" wp14:textId="77777777">
            <w:pPr>
              <w:pStyle w:val="TableText"/>
              <w:keepNext w:val="0"/>
              <w:keepLines w:val="0"/>
              <w:rPr>
                <w:rStyle w:val="BodytextChar"/>
                <w:sz w:val="18"/>
                <w:szCs w:val="18"/>
              </w:rPr>
            </w:pPr>
            <w:r w:rsidRPr="005114A7">
              <w:rPr>
                <w:rStyle w:val="BodytextChar"/>
                <w:sz w:val="18"/>
                <w:szCs w:val="18"/>
              </w:rPr>
              <w:t>Line Item Approved Begin Date.</w:t>
            </w:r>
          </w:p>
        </w:tc>
        <w:tc>
          <w:tcPr>
            <w:tcW w:w="2193" w:type="dxa"/>
            <w:tcBorders>
              <w:bottom w:val="single" w:color="616161" w:sz="2" w:space="0"/>
            </w:tcBorders>
            <w:vAlign w:val="center"/>
          </w:tcPr>
          <w:p w:rsidRPr="005114A7" w:rsidR="00812B12" w:rsidP="000B5882" w:rsidRDefault="00812B12" w14:paraId="7C632BF9" wp14:textId="77777777">
            <w:pPr>
              <w:pStyle w:val="TableText"/>
              <w:keepNext w:val="0"/>
              <w:keepLines w:val="0"/>
              <w:rPr>
                <w:rStyle w:val="BodytextChar"/>
                <w:sz w:val="18"/>
                <w:szCs w:val="18"/>
              </w:rPr>
            </w:pPr>
            <w:r w:rsidRPr="005114A7">
              <w:rPr>
                <w:rStyle w:val="BodytextChar"/>
                <w:sz w:val="18"/>
                <w:szCs w:val="18"/>
              </w:rPr>
              <w:t>A_DTL_TB</w:t>
            </w:r>
          </w:p>
        </w:tc>
        <w:tc>
          <w:tcPr>
            <w:tcW w:w="2298" w:type="dxa"/>
            <w:tcBorders>
              <w:bottom w:val="single" w:color="616161" w:sz="2" w:space="0"/>
            </w:tcBorders>
            <w:vAlign w:val="center"/>
          </w:tcPr>
          <w:p w:rsidRPr="005114A7" w:rsidR="00812B12" w:rsidP="000B5882" w:rsidRDefault="00812B12" w14:paraId="53B1895A" wp14:textId="77777777">
            <w:pPr>
              <w:pStyle w:val="TableText"/>
              <w:keepNext w:val="0"/>
              <w:keepLines w:val="0"/>
              <w:rPr>
                <w:rStyle w:val="BodytextChar"/>
                <w:sz w:val="18"/>
                <w:szCs w:val="18"/>
              </w:rPr>
            </w:pPr>
            <w:r w:rsidRPr="005114A7">
              <w:rPr>
                <w:rStyle w:val="BodytextChar"/>
                <w:sz w:val="18"/>
                <w:szCs w:val="18"/>
              </w:rPr>
              <w:t>A_LI_</w:t>
            </w:r>
            <w:r w:rsidRPr="005114A7" w:rsidDel="006E7D23">
              <w:rPr>
                <w:rStyle w:val="BodytextChar"/>
                <w:sz w:val="18"/>
                <w:szCs w:val="18"/>
              </w:rPr>
              <w:t xml:space="preserve"> </w:t>
            </w:r>
            <w:r w:rsidRPr="005114A7">
              <w:rPr>
                <w:rStyle w:val="BodytextChar"/>
                <w:sz w:val="18"/>
                <w:szCs w:val="18"/>
              </w:rPr>
              <w:t>BEG_DT</w:t>
            </w:r>
          </w:p>
        </w:tc>
        <w:tc>
          <w:tcPr>
            <w:tcW w:w="3132" w:type="dxa"/>
            <w:tcBorders>
              <w:bottom w:val="single" w:color="616161" w:sz="2" w:space="0"/>
            </w:tcBorders>
            <w:vAlign w:val="center"/>
          </w:tcPr>
          <w:p w:rsidRPr="005114A7" w:rsidR="00812B12" w:rsidP="000B5882" w:rsidRDefault="00812B12" w14:paraId="02458655" wp14:textId="77777777">
            <w:pPr>
              <w:pStyle w:val="TableText"/>
              <w:keepNext w:val="0"/>
              <w:keepLines w:val="0"/>
              <w:rPr>
                <w:rStyle w:val="BodytextChar"/>
                <w:sz w:val="18"/>
                <w:szCs w:val="18"/>
              </w:rPr>
            </w:pPr>
            <w:r w:rsidRPr="005114A7">
              <w:rPr>
                <w:rStyle w:val="BodytextChar"/>
                <w:sz w:val="18"/>
                <w:szCs w:val="18"/>
              </w:rPr>
              <w:t>Format as:  99/99/9999</w:t>
            </w:r>
          </w:p>
        </w:tc>
      </w:tr>
      <w:tr xmlns:wp14="http://schemas.microsoft.com/office/word/2010/wordml" w:rsidR="00812B12" w:rsidTr="00812B12" w14:paraId="1489FD9A" wp14:textId="77777777">
        <w:tblPrEx>
          <w:tblCellMar>
            <w:top w:w="0" w:type="dxa"/>
            <w:bottom w:w="0" w:type="dxa"/>
          </w:tblCellMar>
        </w:tblPrEx>
        <w:trPr>
          <w:gridAfter w:val="1"/>
          <w:wAfter w:w="7" w:type="dxa"/>
          <w:cantSplit/>
          <w:jc w:val="center"/>
        </w:trPr>
        <w:tc>
          <w:tcPr>
            <w:tcW w:w="1840" w:type="dxa"/>
            <w:tcBorders>
              <w:bottom w:val="single" w:color="616161" w:sz="2" w:space="0"/>
            </w:tcBorders>
            <w:vAlign w:val="center"/>
          </w:tcPr>
          <w:p w:rsidRPr="005114A7" w:rsidR="00812B12" w:rsidP="000B5882" w:rsidRDefault="00812B12" w14:paraId="2E392FBA" wp14:textId="77777777">
            <w:pPr>
              <w:pStyle w:val="TableText"/>
              <w:keepNext w:val="0"/>
              <w:keepLines w:val="0"/>
              <w:rPr>
                <w:rStyle w:val="BodytextChar"/>
                <w:sz w:val="18"/>
                <w:szCs w:val="18"/>
              </w:rPr>
            </w:pPr>
            <w:r w:rsidRPr="005114A7">
              <w:rPr>
                <w:rStyle w:val="BodytextChar"/>
                <w:sz w:val="18"/>
                <w:szCs w:val="18"/>
              </w:rPr>
              <w:t>Column</w:t>
            </w:r>
          </w:p>
        </w:tc>
        <w:tc>
          <w:tcPr>
            <w:tcW w:w="2174" w:type="dxa"/>
            <w:tcBorders>
              <w:bottom w:val="single" w:color="616161" w:sz="2" w:space="0"/>
            </w:tcBorders>
            <w:vAlign w:val="center"/>
          </w:tcPr>
          <w:p w:rsidRPr="005114A7" w:rsidR="00812B12" w:rsidP="000B5882" w:rsidRDefault="00812B12" w14:paraId="1FA8261F" wp14:textId="77777777">
            <w:pPr>
              <w:pStyle w:val="TableText"/>
              <w:keepNext w:val="0"/>
              <w:keepLines w:val="0"/>
              <w:rPr>
                <w:rStyle w:val="BodytextChar"/>
                <w:sz w:val="18"/>
                <w:szCs w:val="18"/>
              </w:rPr>
            </w:pPr>
            <w:r w:rsidRPr="005114A7">
              <w:rPr>
                <w:rStyle w:val="BodytextChar"/>
                <w:sz w:val="18"/>
                <w:szCs w:val="18"/>
              </w:rPr>
              <w:t>SA LI Dt-Apprv End</w:t>
            </w:r>
          </w:p>
        </w:tc>
        <w:tc>
          <w:tcPr>
            <w:tcW w:w="2972" w:type="dxa"/>
            <w:gridSpan w:val="2"/>
            <w:tcBorders>
              <w:bottom w:val="single" w:color="616161" w:sz="2" w:space="0"/>
            </w:tcBorders>
            <w:vAlign w:val="center"/>
          </w:tcPr>
          <w:p w:rsidRPr="005114A7" w:rsidR="00812B12" w:rsidP="000B5882" w:rsidRDefault="00812B12" w14:paraId="5D93C729" wp14:textId="77777777">
            <w:pPr>
              <w:pStyle w:val="TableText"/>
              <w:keepNext w:val="0"/>
              <w:keepLines w:val="0"/>
              <w:rPr>
                <w:rStyle w:val="BodytextChar"/>
                <w:sz w:val="18"/>
                <w:szCs w:val="18"/>
              </w:rPr>
            </w:pPr>
            <w:r w:rsidRPr="005114A7">
              <w:rPr>
                <w:rStyle w:val="BodytextChar"/>
                <w:sz w:val="18"/>
                <w:szCs w:val="18"/>
              </w:rPr>
              <w:t>Line Item Approved End Date.</w:t>
            </w:r>
          </w:p>
        </w:tc>
        <w:tc>
          <w:tcPr>
            <w:tcW w:w="2193" w:type="dxa"/>
            <w:tcBorders>
              <w:bottom w:val="single" w:color="616161" w:sz="2" w:space="0"/>
            </w:tcBorders>
            <w:vAlign w:val="center"/>
          </w:tcPr>
          <w:p w:rsidRPr="005114A7" w:rsidR="00812B12" w:rsidP="000B5882" w:rsidRDefault="00812B12" w14:paraId="0931AC60" wp14:textId="77777777">
            <w:pPr>
              <w:pStyle w:val="TableText"/>
              <w:keepNext w:val="0"/>
              <w:keepLines w:val="0"/>
              <w:rPr>
                <w:rStyle w:val="BodytextChar"/>
                <w:sz w:val="18"/>
                <w:szCs w:val="18"/>
              </w:rPr>
            </w:pPr>
            <w:r w:rsidRPr="005114A7">
              <w:rPr>
                <w:rStyle w:val="BodytextChar"/>
                <w:sz w:val="18"/>
                <w:szCs w:val="18"/>
              </w:rPr>
              <w:t>A_DTL_TB</w:t>
            </w:r>
          </w:p>
        </w:tc>
        <w:tc>
          <w:tcPr>
            <w:tcW w:w="2298" w:type="dxa"/>
            <w:tcBorders>
              <w:bottom w:val="single" w:color="616161" w:sz="2" w:space="0"/>
            </w:tcBorders>
            <w:vAlign w:val="center"/>
          </w:tcPr>
          <w:p w:rsidRPr="005114A7" w:rsidR="00812B12" w:rsidP="000B5882" w:rsidRDefault="00812B12" w14:paraId="66135234" wp14:textId="77777777">
            <w:pPr>
              <w:pStyle w:val="TableText"/>
              <w:keepNext w:val="0"/>
              <w:keepLines w:val="0"/>
              <w:rPr>
                <w:rStyle w:val="BodytextChar"/>
                <w:sz w:val="18"/>
                <w:szCs w:val="18"/>
              </w:rPr>
            </w:pPr>
            <w:r w:rsidRPr="005114A7">
              <w:rPr>
                <w:rStyle w:val="BodytextChar"/>
                <w:sz w:val="18"/>
                <w:szCs w:val="18"/>
              </w:rPr>
              <w:t>A_LI_</w:t>
            </w:r>
            <w:r w:rsidRPr="005114A7" w:rsidDel="006E7D23">
              <w:rPr>
                <w:rStyle w:val="BodytextChar"/>
                <w:sz w:val="18"/>
                <w:szCs w:val="18"/>
              </w:rPr>
              <w:t xml:space="preserve"> </w:t>
            </w:r>
            <w:r w:rsidRPr="005114A7">
              <w:rPr>
                <w:rStyle w:val="BodytextChar"/>
                <w:sz w:val="18"/>
                <w:szCs w:val="18"/>
              </w:rPr>
              <w:t>END_DT</w:t>
            </w:r>
          </w:p>
        </w:tc>
        <w:tc>
          <w:tcPr>
            <w:tcW w:w="3132" w:type="dxa"/>
            <w:tcBorders>
              <w:bottom w:val="single" w:color="616161" w:sz="2" w:space="0"/>
            </w:tcBorders>
            <w:vAlign w:val="center"/>
          </w:tcPr>
          <w:p w:rsidRPr="005114A7" w:rsidR="00812B12" w:rsidP="000B5882" w:rsidRDefault="00812B12" w14:paraId="3DA53BF2" wp14:textId="77777777">
            <w:pPr>
              <w:pStyle w:val="TableText"/>
              <w:keepNext w:val="0"/>
              <w:keepLines w:val="0"/>
              <w:rPr>
                <w:rStyle w:val="BodytextChar"/>
                <w:sz w:val="18"/>
                <w:szCs w:val="18"/>
              </w:rPr>
            </w:pPr>
            <w:r w:rsidRPr="005114A7">
              <w:rPr>
                <w:rStyle w:val="BodytextChar"/>
                <w:sz w:val="18"/>
                <w:szCs w:val="18"/>
              </w:rPr>
              <w:t>Format as:  99/99/9999</w:t>
            </w:r>
          </w:p>
        </w:tc>
      </w:tr>
      <w:tr xmlns:wp14="http://schemas.microsoft.com/office/word/2010/wordml" w:rsidR="00812B12" w:rsidTr="00812B12" w14:paraId="5B0F012E" wp14:textId="77777777">
        <w:tblPrEx>
          <w:tblCellMar>
            <w:top w:w="0" w:type="dxa"/>
            <w:bottom w:w="0" w:type="dxa"/>
          </w:tblCellMar>
        </w:tblPrEx>
        <w:trPr>
          <w:gridAfter w:val="1"/>
          <w:wAfter w:w="7" w:type="dxa"/>
          <w:cantSplit/>
          <w:jc w:val="center"/>
        </w:trPr>
        <w:tc>
          <w:tcPr>
            <w:tcW w:w="1840" w:type="dxa"/>
            <w:tcBorders>
              <w:bottom w:val="single" w:color="616161" w:sz="2" w:space="0"/>
            </w:tcBorders>
            <w:vAlign w:val="center"/>
          </w:tcPr>
          <w:p w:rsidRPr="005114A7" w:rsidR="00812B12" w:rsidP="000B5882" w:rsidRDefault="00812B12" w14:paraId="6F40CD13" wp14:textId="77777777">
            <w:pPr>
              <w:pStyle w:val="TableText"/>
              <w:keepNext w:val="0"/>
              <w:keepLines w:val="0"/>
              <w:rPr>
                <w:rStyle w:val="BodytextChar"/>
                <w:sz w:val="18"/>
                <w:szCs w:val="18"/>
              </w:rPr>
            </w:pPr>
            <w:r w:rsidRPr="005114A7">
              <w:rPr>
                <w:rStyle w:val="BodytextChar"/>
                <w:sz w:val="18"/>
                <w:szCs w:val="18"/>
              </w:rPr>
              <w:t>Column</w:t>
            </w:r>
          </w:p>
        </w:tc>
        <w:tc>
          <w:tcPr>
            <w:tcW w:w="2174" w:type="dxa"/>
            <w:tcBorders>
              <w:bottom w:val="single" w:color="616161" w:sz="2" w:space="0"/>
            </w:tcBorders>
            <w:vAlign w:val="center"/>
          </w:tcPr>
          <w:p w:rsidRPr="005114A7" w:rsidR="00812B12" w:rsidP="000B5882" w:rsidRDefault="00812B12" w14:paraId="15CD6759" wp14:textId="77777777">
            <w:pPr>
              <w:pStyle w:val="TableText"/>
              <w:keepNext w:val="0"/>
              <w:keepLines w:val="0"/>
              <w:rPr>
                <w:rStyle w:val="BodytextChar"/>
                <w:sz w:val="18"/>
                <w:szCs w:val="18"/>
              </w:rPr>
            </w:pPr>
            <w:r w:rsidRPr="005114A7">
              <w:rPr>
                <w:rStyle w:val="BodytextChar"/>
                <w:sz w:val="18"/>
                <w:szCs w:val="18"/>
              </w:rPr>
              <w:t>SA Amt-LI App Unit</w:t>
            </w:r>
          </w:p>
        </w:tc>
        <w:tc>
          <w:tcPr>
            <w:tcW w:w="2972" w:type="dxa"/>
            <w:gridSpan w:val="2"/>
            <w:tcBorders>
              <w:bottom w:val="single" w:color="616161" w:sz="2" w:space="0"/>
            </w:tcBorders>
            <w:vAlign w:val="center"/>
          </w:tcPr>
          <w:p w:rsidRPr="005114A7" w:rsidR="00812B12" w:rsidP="000B5882" w:rsidRDefault="00812B12" w14:paraId="684D2BD7" wp14:textId="77777777">
            <w:pPr>
              <w:pStyle w:val="TableText"/>
              <w:keepNext w:val="0"/>
              <w:keepLines w:val="0"/>
              <w:rPr>
                <w:rStyle w:val="BodytextChar"/>
                <w:sz w:val="18"/>
                <w:szCs w:val="18"/>
              </w:rPr>
            </w:pPr>
            <w:r w:rsidRPr="005114A7">
              <w:rPr>
                <w:rStyle w:val="BodytextChar"/>
                <w:sz w:val="18"/>
                <w:szCs w:val="18"/>
              </w:rPr>
              <w:t>This field indicates the maximum units that the provider can use for providing the specific service to the member.</w:t>
            </w:r>
          </w:p>
        </w:tc>
        <w:tc>
          <w:tcPr>
            <w:tcW w:w="2193" w:type="dxa"/>
            <w:tcBorders>
              <w:bottom w:val="single" w:color="616161" w:sz="2" w:space="0"/>
            </w:tcBorders>
            <w:vAlign w:val="center"/>
          </w:tcPr>
          <w:p w:rsidRPr="005114A7" w:rsidR="00812B12" w:rsidP="000B5882" w:rsidRDefault="00812B12" w14:paraId="6A12387C" wp14:textId="77777777">
            <w:pPr>
              <w:pStyle w:val="TableText"/>
              <w:keepNext w:val="0"/>
              <w:keepLines w:val="0"/>
              <w:rPr>
                <w:rStyle w:val="BodytextChar"/>
                <w:sz w:val="18"/>
                <w:szCs w:val="18"/>
              </w:rPr>
            </w:pPr>
            <w:r w:rsidRPr="005114A7">
              <w:rPr>
                <w:rStyle w:val="BodytextChar"/>
                <w:sz w:val="18"/>
                <w:szCs w:val="18"/>
              </w:rPr>
              <w:t>A_DTL_TB</w:t>
            </w:r>
          </w:p>
        </w:tc>
        <w:tc>
          <w:tcPr>
            <w:tcW w:w="2298" w:type="dxa"/>
            <w:tcBorders>
              <w:bottom w:val="single" w:color="616161" w:sz="2" w:space="0"/>
            </w:tcBorders>
            <w:vAlign w:val="center"/>
          </w:tcPr>
          <w:p w:rsidRPr="005114A7" w:rsidR="00812B12" w:rsidP="000B5882" w:rsidRDefault="00812B12" w14:paraId="013FFC6F" wp14:textId="77777777">
            <w:pPr>
              <w:pStyle w:val="TableText"/>
              <w:keepNext w:val="0"/>
              <w:keepLines w:val="0"/>
              <w:rPr>
                <w:rStyle w:val="BodytextChar"/>
                <w:sz w:val="18"/>
                <w:szCs w:val="18"/>
              </w:rPr>
            </w:pPr>
            <w:r w:rsidRPr="005114A7">
              <w:rPr>
                <w:rStyle w:val="BodytextChar"/>
                <w:sz w:val="18"/>
                <w:szCs w:val="18"/>
              </w:rPr>
              <w:t>A_LI_APP_UNIT_AMT</w:t>
            </w:r>
          </w:p>
        </w:tc>
        <w:tc>
          <w:tcPr>
            <w:tcW w:w="3132" w:type="dxa"/>
            <w:tcBorders>
              <w:bottom w:val="single" w:color="616161" w:sz="2" w:space="0"/>
            </w:tcBorders>
            <w:vAlign w:val="center"/>
          </w:tcPr>
          <w:p w:rsidRPr="005114A7" w:rsidR="00812B12" w:rsidP="000B5882" w:rsidRDefault="00812B12" w14:paraId="4CB2C328" wp14:textId="77777777">
            <w:pPr>
              <w:pStyle w:val="TableText"/>
              <w:keepNext w:val="0"/>
              <w:keepLines w:val="0"/>
              <w:rPr>
                <w:rStyle w:val="BodytextChar"/>
                <w:sz w:val="18"/>
                <w:szCs w:val="18"/>
              </w:rPr>
            </w:pPr>
            <w:r w:rsidRPr="005114A7">
              <w:rPr>
                <w:rStyle w:val="BodytextChar"/>
                <w:sz w:val="18"/>
                <w:szCs w:val="18"/>
              </w:rPr>
              <w:t>Format as:  999,999</w:t>
            </w:r>
          </w:p>
        </w:tc>
      </w:tr>
      <w:tr xmlns:wp14="http://schemas.microsoft.com/office/word/2010/wordml" w:rsidR="00812B12" w:rsidTr="00812B12" w14:paraId="20C7BB66" wp14:textId="77777777">
        <w:tblPrEx>
          <w:tblCellMar>
            <w:top w:w="0" w:type="dxa"/>
            <w:bottom w:w="0" w:type="dxa"/>
          </w:tblCellMar>
        </w:tblPrEx>
        <w:trPr>
          <w:gridAfter w:val="1"/>
          <w:wAfter w:w="7" w:type="dxa"/>
          <w:cantSplit/>
          <w:jc w:val="center"/>
        </w:trPr>
        <w:tc>
          <w:tcPr>
            <w:tcW w:w="1840" w:type="dxa"/>
            <w:tcBorders>
              <w:bottom w:val="single" w:color="616161" w:sz="2" w:space="0"/>
            </w:tcBorders>
            <w:vAlign w:val="center"/>
          </w:tcPr>
          <w:p w:rsidRPr="005114A7" w:rsidR="00812B12" w:rsidP="000B5882" w:rsidRDefault="00812B12" w14:paraId="1054CCA5" wp14:textId="77777777">
            <w:pPr>
              <w:pStyle w:val="TableText"/>
              <w:keepNext w:val="0"/>
              <w:keepLines w:val="0"/>
              <w:rPr>
                <w:rStyle w:val="BodytextChar"/>
                <w:sz w:val="18"/>
                <w:szCs w:val="18"/>
              </w:rPr>
            </w:pPr>
            <w:r w:rsidRPr="005114A7">
              <w:rPr>
                <w:rStyle w:val="BodytextChar"/>
                <w:sz w:val="18"/>
                <w:szCs w:val="18"/>
              </w:rPr>
              <w:t>Column</w:t>
            </w:r>
          </w:p>
        </w:tc>
        <w:tc>
          <w:tcPr>
            <w:tcW w:w="2174" w:type="dxa"/>
            <w:tcBorders>
              <w:bottom w:val="single" w:color="616161" w:sz="2" w:space="0"/>
            </w:tcBorders>
            <w:vAlign w:val="center"/>
          </w:tcPr>
          <w:p w:rsidRPr="005114A7" w:rsidR="00812B12" w:rsidP="000B5882" w:rsidRDefault="00812B12" w14:paraId="7EC9C3F6" wp14:textId="77777777">
            <w:pPr>
              <w:pStyle w:val="TableText"/>
              <w:keepNext w:val="0"/>
              <w:keepLines w:val="0"/>
              <w:rPr>
                <w:rStyle w:val="BodytextChar"/>
                <w:sz w:val="18"/>
                <w:szCs w:val="18"/>
              </w:rPr>
            </w:pPr>
            <w:r w:rsidRPr="005114A7">
              <w:rPr>
                <w:rStyle w:val="BodytextChar"/>
                <w:sz w:val="18"/>
                <w:szCs w:val="18"/>
              </w:rPr>
              <w:t>SA Amt-LI App</w:t>
            </w:r>
          </w:p>
        </w:tc>
        <w:tc>
          <w:tcPr>
            <w:tcW w:w="2972" w:type="dxa"/>
            <w:gridSpan w:val="2"/>
            <w:tcBorders>
              <w:bottom w:val="single" w:color="616161" w:sz="2" w:space="0"/>
            </w:tcBorders>
            <w:vAlign w:val="center"/>
          </w:tcPr>
          <w:p w:rsidRPr="005114A7" w:rsidR="00812B12" w:rsidP="000B5882" w:rsidRDefault="00812B12" w14:paraId="25EF49DB" wp14:textId="77777777">
            <w:pPr>
              <w:pStyle w:val="TableText"/>
              <w:keepNext w:val="0"/>
              <w:keepLines w:val="0"/>
              <w:rPr>
                <w:rStyle w:val="BodytextChar"/>
                <w:sz w:val="18"/>
                <w:szCs w:val="18"/>
              </w:rPr>
            </w:pPr>
            <w:r w:rsidRPr="005114A7">
              <w:rPr>
                <w:rStyle w:val="BodytextChar"/>
                <w:sz w:val="18"/>
                <w:szCs w:val="18"/>
              </w:rPr>
              <w:t>This field indicates the maximum dollar amount that the provider can be paid for providing the specific service to the member.</w:t>
            </w:r>
          </w:p>
        </w:tc>
        <w:tc>
          <w:tcPr>
            <w:tcW w:w="2193" w:type="dxa"/>
            <w:tcBorders>
              <w:bottom w:val="single" w:color="616161" w:sz="2" w:space="0"/>
            </w:tcBorders>
            <w:vAlign w:val="center"/>
          </w:tcPr>
          <w:p w:rsidRPr="005114A7" w:rsidR="00812B12" w:rsidP="000B5882" w:rsidRDefault="00812B12" w14:paraId="4647552E" wp14:textId="77777777">
            <w:pPr>
              <w:pStyle w:val="TableText"/>
              <w:keepNext w:val="0"/>
              <w:keepLines w:val="0"/>
              <w:rPr>
                <w:rStyle w:val="BodytextChar"/>
                <w:sz w:val="18"/>
                <w:szCs w:val="18"/>
              </w:rPr>
            </w:pPr>
            <w:r w:rsidRPr="005114A7">
              <w:rPr>
                <w:rStyle w:val="BodytextChar"/>
                <w:sz w:val="18"/>
                <w:szCs w:val="18"/>
              </w:rPr>
              <w:t>A_DTL_TB</w:t>
            </w:r>
          </w:p>
        </w:tc>
        <w:tc>
          <w:tcPr>
            <w:tcW w:w="2298" w:type="dxa"/>
            <w:tcBorders>
              <w:bottom w:val="single" w:color="616161" w:sz="2" w:space="0"/>
            </w:tcBorders>
            <w:vAlign w:val="center"/>
          </w:tcPr>
          <w:p w:rsidRPr="005114A7" w:rsidR="00812B12" w:rsidP="000B5882" w:rsidRDefault="00812B12" w14:paraId="26598669" wp14:textId="77777777">
            <w:pPr>
              <w:pStyle w:val="TableText"/>
              <w:keepNext w:val="0"/>
              <w:keepLines w:val="0"/>
              <w:rPr>
                <w:rStyle w:val="BodytextChar"/>
                <w:sz w:val="18"/>
                <w:szCs w:val="18"/>
              </w:rPr>
            </w:pPr>
            <w:r w:rsidRPr="005114A7">
              <w:rPr>
                <w:rStyle w:val="BodytextChar"/>
                <w:sz w:val="18"/>
                <w:szCs w:val="18"/>
              </w:rPr>
              <w:t>A_LI_APP_AMT</w:t>
            </w:r>
          </w:p>
        </w:tc>
        <w:tc>
          <w:tcPr>
            <w:tcW w:w="3132" w:type="dxa"/>
            <w:tcBorders>
              <w:bottom w:val="single" w:color="616161" w:sz="2" w:space="0"/>
            </w:tcBorders>
            <w:vAlign w:val="center"/>
          </w:tcPr>
          <w:p w:rsidRPr="005114A7" w:rsidR="00812B12" w:rsidP="000B5882" w:rsidRDefault="00812B12" w14:paraId="14B1E6DE" wp14:textId="77777777">
            <w:pPr>
              <w:pStyle w:val="TableText"/>
              <w:keepNext w:val="0"/>
              <w:keepLines w:val="0"/>
              <w:rPr>
                <w:rStyle w:val="BodytextChar"/>
                <w:sz w:val="18"/>
                <w:szCs w:val="18"/>
              </w:rPr>
            </w:pPr>
            <w:r w:rsidRPr="005114A7">
              <w:rPr>
                <w:rStyle w:val="BodytextChar"/>
                <w:sz w:val="18"/>
                <w:szCs w:val="18"/>
              </w:rPr>
              <w:t>Format as:  $999,999.99</w:t>
            </w:r>
          </w:p>
        </w:tc>
      </w:tr>
      <w:tr xmlns:wp14="http://schemas.microsoft.com/office/word/2010/wordml" w:rsidR="00812B12" w14:paraId="2104B2FD" wp14:textId="77777777">
        <w:tblPrEx>
          <w:tblCellMar>
            <w:top w:w="0" w:type="dxa"/>
            <w:bottom w:w="0" w:type="dxa"/>
          </w:tblCellMar>
        </w:tblPrEx>
        <w:trPr>
          <w:cantSplit/>
          <w:jc w:val="center"/>
        </w:trPr>
        <w:tc>
          <w:tcPr>
            <w:tcW w:w="14616" w:type="dxa"/>
            <w:gridSpan w:val="8"/>
            <w:tcBorders>
              <w:top w:val="single" w:color="616161" w:sz="2" w:space="0"/>
              <w:bottom w:val="single" w:color="616161" w:sz="2" w:space="0"/>
            </w:tcBorders>
            <w:shd w:val="clear" w:color="auto" w:fill="191919"/>
            <w:vAlign w:val="center"/>
          </w:tcPr>
          <w:p w:rsidR="00812B12" w:rsidP="000B5882" w:rsidRDefault="00812B12" w14:paraId="62BDDB55"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812B12" w:rsidTr="00812B12" w14:paraId="65C2A0B7" wp14:textId="77777777">
        <w:tblPrEx>
          <w:tblCellMar>
            <w:top w:w="0" w:type="dxa"/>
            <w:bottom w:w="0" w:type="dxa"/>
          </w:tblCellMar>
        </w:tblPrEx>
        <w:trPr>
          <w:cantSplit/>
          <w:jc w:val="center"/>
        </w:trPr>
        <w:tc>
          <w:tcPr>
            <w:tcW w:w="4670" w:type="dxa"/>
            <w:gridSpan w:val="3"/>
            <w:tcBorders>
              <w:top w:val="single" w:color="616161" w:sz="2" w:space="0"/>
              <w:bottom w:val="single" w:color="616161" w:sz="2" w:space="0"/>
            </w:tcBorders>
            <w:vAlign w:val="center"/>
          </w:tcPr>
          <w:p w:rsidR="00812B12" w:rsidP="000B5882" w:rsidRDefault="00812B12" w14:paraId="6DB2D3BE" wp14:textId="77777777">
            <w:pPr>
              <w:pStyle w:val="TableHeading"/>
              <w:keepLines w:val="0"/>
              <w:spacing w:before="40" w:after="40"/>
              <w:jc w:val="center"/>
              <w:rPr>
                <w:rStyle w:val="ModernTableText"/>
                <w:rFonts w:cs="Arial"/>
                <w:sz w:val="17"/>
                <w:szCs w:val="17"/>
              </w:rPr>
            </w:pPr>
            <w:r>
              <w:rPr>
                <w:rStyle w:val="ModernTableText"/>
                <w:rFonts w:cs="Arial"/>
                <w:sz w:val="17"/>
                <w:szCs w:val="17"/>
              </w:rPr>
              <w:t>Chart Footnote Label (opt)</w:t>
            </w:r>
          </w:p>
        </w:tc>
        <w:tc>
          <w:tcPr>
            <w:tcW w:w="4509" w:type="dxa"/>
            <w:gridSpan w:val="2"/>
            <w:tcBorders>
              <w:top w:val="single" w:color="616161" w:sz="2" w:space="0"/>
              <w:bottom w:val="single" w:color="616161" w:sz="2" w:space="0"/>
            </w:tcBorders>
            <w:vAlign w:val="center"/>
          </w:tcPr>
          <w:p w:rsidR="00812B12" w:rsidP="000B5882" w:rsidRDefault="00812B12" w14:paraId="1712C647" wp14:textId="77777777">
            <w:pPr>
              <w:pStyle w:val="TableText1"/>
              <w:spacing w:before="40" w:after="40"/>
              <w:jc w:val="center"/>
              <w:rPr>
                <w:rStyle w:val="ModernTableText"/>
                <w:rFonts w:cs="Arial"/>
                <w:b/>
                <w:noProof/>
                <w:sz w:val="17"/>
                <w:szCs w:val="17"/>
              </w:rPr>
            </w:pPr>
            <w:r>
              <w:rPr>
                <w:rStyle w:val="ModernTableText"/>
                <w:rFonts w:cs="Arial"/>
                <w:b/>
                <w:noProof/>
                <w:sz w:val="17"/>
                <w:szCs w:val="17"/>
              </w:rPr>
              <w:t>Chart Footnote Description (opt)</w:t>
            </w:r>
          </w:p>
        </w:tc>
        <w:tc>
          <w:tcPr>
            <w:tcW w:w="5437" w:type="dxa"/>
            <w:gridSpan w:val="3"/>
            <w:tcBorders>
              <w:top w:val="single" w:color="616161" w:sz="2" w:space="0"/>
              <w:bottom w:val="single" w:color="616161" w:sz="2" w:space="0"/>
            </w:tcBorders>
            <w:vAlign w:val="center"/>
          </w:tcPr>
          <w:p w:rsidR="00812B12" w:rsidP="000B5882" w:rsidRDefault="00812B12" w14:paraId="30B6B62E" wp14:textId="77777777">
            <w:pPr>
              <w:pStyle w:val="TableText1"/>
              <w:spacing w:before="40" w:after="40"/>
              <w:jc w:val="center"/>
              <w:rPr>
                <w:rStyle w:val="ModernTableText"/>
                <w:rFonts w:cs="Arial"/>
                <w:b/>
                <w:noProof/>
                <w:sz w:val="17"/>
                <w:szCs w:val="17"/>
              </w:rPr>
            </w:pPr>
            <w:r>
              <w:rPr>
                <w:rStyle w:val="ModernTableText"/>
                <w:rFonts w:cs="Arial"/>
                <w:b/>
                <w:noProof/>
                <w:sz w:val="17"/>
                <w:szCs w:val="17"/>
              </w:rPr>
              <w:t>Chart Footnote Processing Rules (opt)</w:t>
            </w:r>
          </w:p>
        </w:tc>
      </w:tr>
      <w:tr xmlns:wp14="http://schemas.microsoft.com/office/word/2010/wordml" w:rsidR="00812B12" w:rsidTr="00812B12" w14:paraId="67C44BDA" wp14:textId="77777777">
        <w:tblPrEx>
          <w:tblCellMar>
            <w:top w:w="0" w:type="dxa"/>
            <w:bottom w:w="0" w:type="dxa"/>
          </w:tblCellMar>
        </w:tblPrEx>
        <w:trPr>
          <w:cantSplit/>
          <w:jc w:val="center"/>
        </w:trPr>
        <w:tc>
          <w:tcPr>
            <w:tcW w:w="4670" w:type="dxa"/>
            <w:gridSpan w:val="3"/>
            <w:tcBorders>
              <w:top w:val="single" w:color="616161" w:sz="2" w:space="0"/>
              <w:bottom w:val="single" w:color="616161" w:sz="2" w:space="0"/>
            </w:tcBorders>
            <w:vAlign w:val="center"/>
          </w:tcPr>
          <w:p w:rsidR="00812B12" w:rsidP="000B5882" w:rsidRDefault="00812B12" w14:paraId="7546AC13" wp14:textId="77777777">
            <w:pPr>
              <w:pStyle w:val="TableText1"/>
              <w:spacing w:before="40" w:after="40"/>
              <w:rPr>
                <w:rStyle w:val="ModernTableText"/>
                <w:rFonts w:cs="Arial"/>
                <w:bCs/>
                <w:color w:val="000000"/>
                <w:sz w:val="17"/>
                <w:szCs w:val="17"/>
              </w:rPr>
            </w:pPr>
            <w:r>
              <w:rPr>
                <w:rStyle w:val="ModernTableText"/>
                <w:rFonts w:cs="Arial"/>
                <w:bCs/>
                <w:color w:val="000000"/>
                <w:sz w:val="17"/>
                <w:szCs w:val="17"/>
              </w:rPr>
              <w:t>N/A</w:t>
            </w:r>
          </w:p>
        </w:tc>
        <w:tc>
          <w:tcPr>
            <w:tcW w:w="4509" w:type="dxa"/>
            <w:gridSpan w:val="2"/>
            <w:tcBorders>
              <w:top w:val="single" w:color="616161" w:sz="2" w:space="0"/>
              <w:bottom w:val="single" w:color="616161" w:sz="2" w:space="0"/>
            </w:tcBorders>
            <w:vAlign w:val="center"/>
          </w:tcPr>
          <w:p w:rsidR="00812B12" w:rsidP="000B5882" w:rsidRDefault="00812B12" w14:paraId="7759889B" wp14:textId="77777777">
            <w:pPr>
              <w:pStyle w:val="TableText1"/>
              <w:spacing w:before="40" w:after="40"/>
              <w:rPr>
                <w:rStyle w:val="ModernTableText"/>
                <w:rFonts w:cs="Arial"/>
                <w:bCs/>
                <w:color w:val="000000"/>
                <w:sz w:val="17"/>
                <w:szCs w:val="17"/>
              </w:rPr>
            </w:pPr>
            <w:r>
              <w:rPr>
                <w:rStyle w:val="ModernTableText"/>
                <w:rFonts w:cs="Arial"/>
                <w:bCs/>
                <w:color w:val="000000"/>
                <w:sz w:val="17"/>
                <w:szCs w:val="17"/>
              </w:rPr>
              <w:t>N/A</w:t>
            </w:r>
          </w:p>
        </w:tc>
        <w:tc>
          <w:tcPr>
            <w:tcW w:w="5437" w:type="dxa"/>
            <w:gridSpan w:val="3"/>
            <w:tcBorders>
              <w:top w:val="single" w:color="616161" w:sz="2" w:space="0"/>
              <w:bottom w:val="single" w:color="616161" w:sz="2" w:space="0"/>
            </w:tcBorders>
            <w:vAlign w:val="center"/>
          </w:tcPr>
          <w:p w:rsidR="00812B12" w:rsidP="000B5882" w:rsidRDefault="00812B12" w14:paraId="2F5090EE" wp14:textId="77777777">
            <w:pPr>
              <w:pStyle w:val="TableText1"/>
              <w:spacing w:before="40" w:after="40"/>
              <w:rPr>
                <w:rStyle w:val="ModernTableText"/>
                <w:rFonts w:cs="Arial"/>
                <w:bCs/>
                <w:color w:val="000000"/>
                <w:sz w:val="17"/>
                <w:szCs w:val="17"/>
              </w:rPr>
            </w:pPr>
            <w:r>
              <w:rPr>
                <w:rStyle w:val="ModernTableText"/>
                <w:rFonts w:cs="Arial"/>
                <w:bCs/>
                <w:color w:val="000000"/>
                <w:sz w:val="17"/>
                <w:szCs w:val="17"/>
              </w:rPr>
              <w:t>N/A</w:t>
            </w:r>
          </w:p>
        </w:tc>
      </w:tr>
      <w:tr xmlns:wp14="http://schemas.microsoft.com/office/word/2010/wordml" w:rsidR="00812B12" w14:paraId="508320BC" wp14:textId="77777777">
        <w:tblPrEx>
          <w:tblCellMar>
            <w:top w:w="0" w:type="dxa"/>
            <w:bottom w:w="0" w:type="dxa"/>
          </w:tblCellMar>
        </w:tblPrEx>
        <w:trPr>
          <w:cantSplit/>
          <w:jc w:val="center"/>
        </w:trPr>
        <w:tc>
          <w:tcPr>
            <w:tcW w:w="14616" w:type="dxa"/>
            <w:gridSpan w:val="8"/>
            <w:tcBorders>
              <w:top w:val="single" w:color="616161" w:sz="2" w:space="0"/>
              <w:bottom w:val="single" w:color="616161" w:sz="2" w:space="0"/>
            </w:tcBorders>
            <w:shd w:val="clear" w:color="auto" w:fill="191919"/>
            <w:vAlign w:val="center"/>
          </w:tcPr>
          <w:p w:rsidR="00812B12" w:rsidP="000B5882" w:rsidRDefault="00812B12" w14:paraId="12991E98"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Footnote (opt)</w:t>
            </w:r>
          </w:p>
        </w:tc>
      </w:tr>
      <w:tr xmlns:wp14="http://schemas.microsoft.com/office/word/2010/wordml" w:rsidR="00812B12" w:rsidTr="00812B12" w14:paraId="487A74B3" wp14:textId="77777777">
        <w:tblPrEx>
          <w:tblCellMar>
            <w:top w:w="0" w:type="dxa"/>
            <w:bottom w:w="0" w:type="dxa"/>
          </w:tblCellMar>
        </w:tblPrEx>
        <w:trPr>
          <w:cantSplit/>
          <w:jc w:val="center"/>
        </w:trPr>
        <w:tc>
          <w:tcPr>
            <w:tcW w:w="4670" w:type="dxa"/>
            <w:gridSpan w:val="3"/>
            <w:tcBorders>
              <w:top w:val="single" w:color="616161" w:sz="2" w:space="0"/>
            </w:tcBorders>
            <w:vAlign w:val="center"/>
          </w:tcPr>
          <w:p w:rsidR="00812B12" w:rsidP="000B5882" w:rsidRDefault="00812B12" w14:paraId="75163189" wp14:textId="77777777">
            <w:pPr>
              <w:pStyle w:val="TableHeading"/>
              <w:keepLines w:val="0"/>
              <w:spacing w:before="40" w:after="40"/>
              <w:jc w:val="center"/>
              <w:rPr>
                <w:rStyle w:val="ModernTableText"/>
                <w:rFonts w:cs="Arial"/>
                <w:sz w:val="17"/>
                <w:szCs w:val="17"/>
              </w:rPr>
            </w:pPr>
            <w:r>
              <w:rPr>
                <w:rStyle w:val="ModernTableText"/>
                <w:rFonts w:cs="Arial"/>
                <w:sz w:val="17"/>
                <w:szCs w:val="17"/>
              </w:rPr>
              <w:t>Report Footnote Label (opt)</w:t>
            </w:r>
          </w:p>
        </w:tc>
        <w:tc>
          <w:tcPr>
            <w:tcW w:w="4509" w:type="dxa"/>
            <w:gridSpan w:val="2"/>
            <w:tcBorders>
              <w:top w:val="single" w:color="616161" w:sz="2" w:space="0"/>
            </w:tcBorders>
            <w:vAlign w:val="center"/>
          </w:tcPr>
          <w:p w:rsidR="00812B12" w:rsidP="000B5882" w:rsidRDefault="00812B12" w14:paraId="658D7C5F" wp14:textId="77777777">
            <w:pPr>
              <w:pStyle w:val="TableText1"/>
              <w:spacing w:before="40" w:after="40"/>
              <w:jc w:val="center"/>
              <w:rPr>
                <w:rStyle w:val="ModernTableText"/>
                <w:rFonts w:cs="Arial"/>
                <w:b/>
                <w:noProof/>
                <w:sz w:val="17"/>
                <w:szCs w:val="17"/>
              </w:rPr>
            </w:pPr>
            <w:r>
              <w:rPr>
                <w:rStyle w:val="ModernTableText"/>
                <w:rFonts w:cs="Arial"/>
                <w:b/>
                <w:noProof/>
                <w:sz w:val="17"/>
                <w:szCs w:val="17"/>
              </w:rPr>
              <w:t>Report Footnote Description (opt)</w:t>
            </w:r>
          </w:p>
        </w:tc>
        <w:tc>
          <w:tcPr>
            <w:tcW w:w="5437" w:type="dxa"/>
            <w:gridSpan w:val="3"/>
            <w:tcBorders>
              <w:top w:val="single" w:color="616161" w:sz="2" w:space="0"/>
            </w:tcBorders>
            <w:vAlign w:val="center"/>
          </w:tcPr>
          <w:p w:rsidR="00812B12" w:rsidP="000B5882" w:rsidRDefault="00812B12" w14:paraId="5DF9CF43" wp14:textId="77777777">
            <w:pPr>
              <w:pStyle w:val="TableText1"/>
              <w:spacing w:before="40" w:after="40"/>
              <w:jc w:val="center"/>
              <w:rPr>
                <w:rStyle w:val="ModernTableText"/>
                <w:rFonts w:cs="Arial"/>
                <w:b/>
                <w:noProof/>
                <w:sz w:val="17"/>
                <w:szCs w:val="17"/>
              </w:rPr>
            </w:pPr>
            <w:r>
              <w:rPr>
                <w:rStyle w:val="ModernTableText"/>
                <w:rFonts w:cs="Arial"/>
                <w:b/>
                <w:noProof/>
                <w:sz w:val="17"/>
                <w:szCs w:val="17"/>
              </w:rPr>
              <w:t>Report Footnote Processing Rules (opt)</w:t>
            </w:r>
          </w:p>
        </w:tc>
      </w:tr>
      <w:tr xmlns:wp14="http://schemas.microsoft.com/office/word/2010/wordml" w:rsidR="00812B12" w:rsidTr="00812B12" w14:paraId="75463D4F" wp14:textId="77777777">
        <w:tblPrEx>
          <w:tblCellMar>
            <w:top w:w="0" w:type="dxa"/>
            <w:bottom w:w="0" w:type="dxa"/>
          </w:tblCellMar>
        </w:tblPrEx>
        <w:trPr>
          <w:cantSplit/>
          <w:jc w:val="center"/>
        </w:trPr>
        <w:tc>
          <w:tcPr>
            <w:tcW w:w="4670" w:type="dxa"/>
            <w:gridSpan w:val="3"/>
            <w:vAlign w:val="center"/>
          </w:tcPr>
          <w:p w:rsidR="00812B12" w:rsidP="000B5882" w:rsidRDefault="00812B12" w14:paraId="0DAEB215" wp14:textId="77777777">
            <w:pPr>
              <w:pStyle w:val="TableText1"/>
              <w:spacing w:before="40" w:after="40"/>
              <w:rPr>
                <w:rStyle w:val="ModernTableText"/>
                <w:rFonts w:cs="Arial"/>
                <w:bCs/>
                <w:color w:val="000000"/>
                <w:sz w:val="17"/>
                <w:szCs w:val="17"/>
              </w:rPr>
            </w:pPr>
            <w:r>
              <w:rPr>
                <w:rStyle w:val="ModernTableText"/>
                <w:rFonts w:cs="Arial"/>
                <w:bCs/>
                <w:color w:val="000000"/>
                <w:sz w:val="17"/>
                <w:szCs w:val="17"/>
              </w:rPr>
              <w:t>N/A</w:t>
            </w:r>
          </w:p>
        </w:tc>
        <w:tc>
          <w:tcPr>
            <w:tcW w:w="4509" w:type="dxa"/>
            <w:gridSpan w:val="2"/>
            <w:vAlign w:val="center"/>
          </w:tcPr>
          <w:p w:rsidR="00812B12" w:rsidP="000B5882" w:rsidRDefault="00812B12" w14:paraId="7B0544C0" wp14:textId="77777777">
            <w:pPr>
              <w:pStyle w:val="TableText1"/>
              <w:spacing w:before="40" w:after="40"/>
              <w:rPr>
                <w:rStyle w:val="ModernTableText"/>
                <w:rFonts w:cs="Arial"/>
                <w:bCs/>
                <w:color w:val="000000"/>
                <w:sz w:val="17"/>
                <w:szCs w:val="17"/>
              </w:rPr>
            </w:pPr>
            <w:r>
              <w:rPr>
                <w:rStyle w:val="ModernTableText"/>
                <w:rFonts w:cs="Arial"/>
                <w:bCs/>
                <w:color w:val="000000"/>
                <w:sz w:val="17"/>
                <w:szCs w:val="17"/>
              </w:rPr>
              <w:t>N/A</w:t>
            </w:r>
          </w:p>
        </w:tc>
        <w:tc>
          <w:tcPr>
            <w:tcW w:w="5437" w:type="dxa"/>
            <w:gridSpan w:val="3"/>
            <w:vAlign w:val="center"/>
          </w:tcPr>
          <w:p w:rsidR="00812B12" w:rsidP="000B5882" w:rsidRDefault="00812B12" w14:paraId="7D318330" wp14:textId="77777777">
            <w:pPr>
              <w:pStyle w:val="TableText1"/>
              <w:spacing w:before="40" w:after="40"/>
              <w:rPr>
                <w:rStyle w:val="ModernTableText"/>
                <w:rFonts w:cs="Arial"/>
                <w:bCs/>
                <w:color w:val="000000"/>
                <w:sz w:val="17"/>
                <w:szCs w:val="17"/>
              </w:rPr>
            </w:pPr>
            <w:r>
              <w:rPr>
                <w:rStyle w:val="ModernTableText"/>
                <w:rFonts w:cs="Arial"/>
                <w:bCs/>
                <w:color w:val="000000"/>
                <w:sz w:val="17"/>
                <w:szCs w:val="17"/>
              </w:rPr>
              <w:t>N/A</w:t>
            </w:r>
          </w:p>
        </w:tc>
      </w:tr>
    </w:tbl>
    <w:p xmlns:wp14="http://schemas.microsoft.com/office/word/2010/wordml" w:rsidR="00CE759A" w:rsidRDefault="00CE759A" w14:paraId="1A81F0B1" wp14:textId="77777777">
      <w:pPr>
        <w:rPr>
          <w:sz w:val="19"/>
          <w:szCs w:val="19"/>
        </w:rPr>
      </w:pPr>
    </w:p>
    <w:p xmlns:wp14="http://schemas.microsoft.com/office/word/2010/wordml" w:rsidR="00CE759A" w:rsidP="00D0385C" w:rsidRDefault="00CE759A" w14:paraId="501C3370" wp14:textId="77777777">
      <w:pPr>
        <w:pStyle w:val="Heading5"/>
        <w:rPr>
          <w:rFonts w:cs="Arial"/>
        </w:rPr>
      </w:pPr>
      <w:r>
        <w:br w:type="page"/>
      </w:r>
      <w:bookmarkStart w:name="_Toc214963337" w:id="300"/>
      <w:r>
        <w:rPr>
          <w:rFonts w:cs="Arial"/>
        </w:rPr>
        <w:t xml:space="preserve">Report Definition – OPR-SRA-104 – </w:t>
      </w:r>
      <w:r>
        <w:rPr>
          <w:rStyle w:val="ModernTableText"/>
          <w:sz w:val="19"/>
        </w:rPr>
        <w:t>Service Authorization Service Code Utilization by Provider</w:t>
      </w:r>
      <w:bookmarkEnd w:id="300"/>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345"/>
        <w:gridCol w:w="1598"/>
        <w:gridCol w:w="1930"/>
        <w:gridCol w:w="1696"/>
        <w:gridCol w:w="26"/>
        <w:gridCol w:w="1837"/>
        <w:gridCol w:w="2353"/>
        <w:gridCol w:w="249"/>
        <w:gridCol w:w="1593"/>
        <w:gridCol w:w="1763"/>
      </w:tblGrid>
      <w:tr xmlns:wp14="http://schemas.microsoft.com/office/word/2010/wordml" w:rsidR="00CE759A" w14:paraId="073B083E" wp14:textId="77777777">
        <w:tblPrEx>
          <w:tblCellMar>
            <w:top w:w="0" w:type="dxa"/>
            <w:bottom w:w="0" w:type="dxa"/>
          </w:tblCellMar>
        </w:tblPrEx>
        <w:trPr>
          <w:cantSplit/>
          <w:trHeight w:val="432" w:hRule="exact"/>
          <w:tblHeader/>
          <w:jc w:val="center"/>
        </w:trPr>
        <w:tc>
          <w:tcPr>
            <w:tcW w:w="5000" w:type="pct"/>
            <w:gridSpan w:val="10"/>
            <w:tcBorders>
              <w:top w:val="single" w:color="auto" w:sz="4" w:space="0"/>
              <w:left w:val="single" w:color="auto" w:sz="4" w:space="0"/>
              <w:bottom w:val="single" w:color="auto" w:sz="4" w:space="0"/>
              <w:right w:val="single" w:color="auto" w:sz="4" w:space="0"/>
            </w:tcBorders>
            <w:shd w:val="clear" w:color="auto" w:fill="FF0000"/>
            <w:vAlign w:val="center"/>
          </w:tcPr>
          <w:p w:rsidR="00CE759A" w:rsidP="00FC1994" w:rsidRDefault="00CE759A" w14:paraId="41093AEF" wp14:textId="77777777">
            <w:pPr>
              <w:jc w:val="center"/>
              <w:rPr>
                <w:rFonts w:eastAsia="MS Mincho"/>
              </w:rPr>
            </w:pPr>
            <w:r>
              <w:br w:type="page"/>
            </w:r>
            <w:r>
              <w:br w:type="page"/>
            </w:r>
            <w:r>
              <w:br w:type="page"/>
            </w:r>
            <w:r>
              <w:rPr>
                <w:sz w:val="38"/>
                <w:szCs w:val="38"/>
              </w:rPr>
              <w:br w:type="page"/>
            </w:r>
            <w:r>
              <w:rPr>
                <w:rFonts w:eastAsia="MS Mincho"/>
              </w:rPr>
              <w:t>NH MMIS REPORT DEFINITION</w:t>
            </w:r>
          </w:p>
        </w:tc>
      </w:tr>
      <w:tr xmlns:wp14="http://schemas.microsoft.com/office/word/2010/wordml" w:rsidR="00CE759A" w14:paraId="3E727D8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tcBorders>
              <w:top w:val="single" w:color="auto" w:sz="4" w:space="0"/>
            </w:tcBorders>
            <w:vAlign w:val="center"/>
          </w:tcPr>
          <w:p w:rsidRPr="007B666C" w:rsidR="00CE759A" w:rsidRDefault="00CE759A" w14:paraId="4EB6F81D" wp14:textId="77777777">
            <w:pPr>
              <w:pStyle w:val="TableHeading"/>
              <w:spacing w:before="40" w:after="40"/>
              <w:rPr>
                <w:rStyle w:val="ModernTableText"/>
                <w:noProof/>
                <w:szCs w:val="18"/>
              </w:rPr>
            </w:pPr>
            <w:r w:rsidRPr="007B666C">
              <w:rPr>
                <w:rStyle w:val="ModernTableText"/>
                <w:noProof/>
                <w:szCs w:val="18"/>
              </w:rPr>
              <w:t>Report Type:</w:t>
            </w:r>
          </w:p>
        </w:tc>
        <w:tc>
          <w:tcPr>
            <w:tcW w:w="3928" w:type="pct"/>
            <w:gridSpan w:val="8"/>
            <w:tcBorders>
              <w:top w:val="single" w:color="auto" w:sz="4" w:space="0"/>
            </w:tcBorders>
            <w:vAlign w:val="center"/>
          </w:tcPr>
          <w:p w:rsidRPr="007B666C" w:rsidR="00CE759A" w:rsidRDefault="00CE759A" w14:paraId="28B47019" wp14:textId="77777777">
            <w:pPr>
              <w:pStyle w:val="TableText1"/>
              <w:spacing w:before="40" w:after="40"/>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Standard</w:t>
            </w:r>
            <w:r w:rsidRPr="007B666C">
              <w:rPr>
                <w:rStyle w:val="ModernTableText"/>
                <w:noProof/>
                <w:szCs w:val="18"/>
              </w:rPr>
              <w:tab/>
            </w:r>
            <w:r w:rsidRPr="007B666C">
              <w:rPr>
                <w:rStyle w:val="ModernTableText"/>
                <w:noProof/>
                <w:szCs w:val="18"/>
              </w:rPr>
              <w:tab/>
            </w:r>
            <w:r w:rsidRPr="007B666C">
              <w:rPr>
                <w:rStyle w:val="ModernTableText"/>
                <w:rFonts w:ascii="Wingdings 2" w:hAnsi="Wingdings 2" w:eastAsia="Wingdings 2" w:cs="Wingdings 2"/>
                <w:noProof/>
                <w:szCs w:val="18"/>
              </w:rPr>
              <w:t>£</w:t>
            </w:r>
            <w:r w:rsidRPr="007B666C">
              <w:rPr>
                <w:rStyle w:val="ModernTableText"/>
                <w:noProof/>
                <w:szCs w:val="18"/>
              </w:rPr>
              <w:t>Customized</w:t>
            </w:r>
          </w:p>
        </w:tc>
      </w:tr>
      <w:tr xmlns:wp14="http://schemas.microsoft.com/office/word/2010/wordml" w:rsidR="00CE759A" w14:paraId="552DC1C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tcBorders>
              <w:top w:val="single" w:color="616161" w:sz="2" w:space="0"/>
            </w:tcBorders>
            <w:vAlign w:val="center"/>
          </w:tcPr>
          <w:p w:rsidRPr="007B666C" w:rsidR="00CE759A" w:rsidRDefault="00CE759A" w14:paraId="0D05D9D2" wp14:textId="77777777">
            <w:pPr>
              <w:pStyle w:val="TableHeading"/>
              <w:spacing w:before="40" w:after="40"/>
              <w:rPr>
                <w:rStyle w:val="ModernTableText"/>
                <w:noProof/>
                <w:szCs w:val="18"/>
              </w:rPr>
            </w:pPr>
            <w:r w:rsidRPr="007B666C">
              <w:rPr>
                <w:rStyle w:val="ModernTableText"/>
                <w:noProof/>
                <w:szCs w:val="18"/>
              </w:rPr>
              <w:t>Client Name:</w:t>
            </w:r>
          </w:p>
        </w:tc>
        <w:tc>
          <w:tcPr>
            <w:tcW w:w="3928" w:type="pct"/>
            <w:gridSpan w:val="8"/>
            <w:tcBorders>
              <w:top w:val="single" w:color="616161" w:sz="2" w:space="0"/>
            </w:tcBorders>
            <w:vAlign w:val="center"/>
          </w:tcPr>
          <w:p w:rsidRPr="007B666C" w:rsidR="00CE759A" w:rsidRDefault="00CE759A" w14:paraId="0352FB54" wp14:textId="77777777">
            <w:pPr>
              <w:pStyle w:val="TableText1"/>
              <w:spacing w:before="40" w:after="40"/>
              <w:rPr>
                <w:rStyle w:val="ModernTableText"/>
                <w:szCs w:val="18"/>
              </w:rPr>
            </w:pPr>
            <w:r w:rsidRPr="007B666C">
              <w:rPr>
                <w:rStyle w:val="ModernTableText"/>
                <w:szCs w:val="18"/>
              </w:rPr>
              <w:t>New Hampshire</w:t>
            </w:r>
          </w:p>
        </w:tc>
      </w:tr>
      <w:tr xmlns:wp14="http://schemas.microsoft.com/office/word/2010/wordml" w:rsidR="00CE759A" w14:paraId="6D430CD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tcBorders>
              <w:top w:val="single" w:color="616161" w:sz="2" w:space="0"/>
            </w:tcBorders>
            <w:vAlign w:val="center"/>
          </w:tcPr>
          <w:p w:rsidRPr="007B666C" w:rsidR="00CE759A" w:rsidRDefault="00CE759A" w14:paraId="721C1E63" wp14:textId="77777777">
            <w:pPr>
              <w:pStyle w:val="TableHeading"/>
              <w:spacing w:before="40" w:after="40"/>
              <w:rPr>
                <w:rStyle w:val="ModernTableText"/>
                <w:noProof/>
                <w:szCs w:val="18"/>
              </w:rPr>
            </w:pPr>
            <w:r w:rsidRPr="007B666C">
              <w:rPr>
                <w:rStyle w:val="ModernTableText"/>
                <w:noProof/>
                <w:szCs w:val="18"/>
              </w:rPr>
              <w:t>Client Report ID:</w:t>
            </w:r>
          </w:p>
        </w:tc>
        <w:tc>
          <w:tcPr>
            <w:tcW w:w="3928" w:type="pct"/>
            <w:gridSpan w:val="8"/>
            <w:tcBorders>
              <w:top w:val="single" w:color="616161" w:sz="2" w:space="0"/>
            </w:tcBorders>
            <w:vAlign w:val="center"/>
          </w:tcPr>
          <w:p w:rsidRPr="007B666C" w:rsidR="00CE759A" w:rsidRDefault="00CE759A" w14:paraId="43A88FA4" wp14:textId="77777777">
            <w:pPr>
              <w:pStyle w:val="TableText1"/>
              <w:spacing w:before="40" w:after="40"/>
              <w:rPr>
                <w:rStyle w:val="ModernTableText"/>
                <w:szCs w:val="18"/>
              </w:rPr>
            </w:pPr>
            <w:r w:rsidRPr="007B666C">
              <w:rPr>
                <w:rStyle w:val="ModernTableText"/>
                <w:szCs w:val="18"/>
              </w:rPr>
              <w:t>OPR-SRA-104</w:t>
            </w:r>
          </w:p>
        </w:tc>
      </w:tr>
      <w:tr xmlns:wp14="http://schemas.microsoft.com/office/word/2010/wordml" w:rsidR="00CE759A" w14:paraId="335B1BA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91"/>
          <w:jc w:val="center"/>
        </w:trPr>
        <w:tc>
          <w:tcPr>
            <w:tcW w:w="1072" w:type="pct"/>
            <w:gridSpan w:val="2"/>
            <w:tcBorders>
              <w:top w:val="single" w:color="616161" w:sz="2" w:space="0"/>
            </w:tcBorders>
            <w:vAlign w:val="center"/>
          </w:tcPr>
          <w:p w:rsidRPr="007B666C" w:rsidR="00CE759A" w:rsidRDefault="00CE759A" w14:paraId="07DC79DA" wp14:textId="77777777">
            <w:pPr>
              <w:pStyle w:val="TableHeading"/>
              <w:spacing w:before="40" w:after="40"/>
              <w:rPr>
                <w:rStyle w:val="ModernTableText"/>
                <w:noProof/>
                <w:szCs w:val="18"/>
              </w:rPr>
            </w:pPr>
            <w:r w:rsidRPr="007B666C">
              <w:rPr>
                <w:rStyle w:val="ModernTableText"/>
                <w:noProof/>
                <w:szCs w:val="18"/>
              </w:rPr>
              <w:t>Client Line Of Business:</w:t>
            </w:r>
          </w:p>
        </w:tc>
        <w:tc>
          <w:tcPr>
            <w:tcW w:w="3928" w:type="pct"/>
            <w:gridSpan w:val="8"/>
            <w:tcBorders>
              <w:top w:val="single" w:color="616161" w:sz="2" w:space="0"/>
            </w:tcBorders>
            <w:vAlign w:val="center"/>
          </w:tcPr>
          <w:p w:rsidRPr="007B666C" w:rsidR="00CE759A" w:rsidRDefault="00CE759A" w14:paraId="1071B527" wp14:textId="77777777">
            <w:pPr>
              <w:pStyle w:val="TableText1"/>
              <w:spacing w:before="40" w:after="40"/>
              <w:rPr>
                <w:rStyle w:val="ModernTableText"/>
                <w:szCs w:val="18"/>
              </w:rPr>
            </w:pPr>
            <w:r w:rsidRPr="007B666C">
              <w:rPr>
                <w:rStyle w:val="ModernTableText"/>
                <w:szCs w:val="18"/>
              </w:rPr>
              <w:t>Medicaid</w:t>
            </w:r>
          </w:p>
        </w:tc>
      </w:tr>
      <w:tr xmlns:wp14="http://schemas.microsoft.com/office/word/2010/wordml" w:rsidR="00CE759A" w14:paraId="39FA56A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1072" w:type="pct"/>
            <w:gridSpan w:val="2"/>
            <w:tcBorders>
              <w:top w:val="single" w:color="616161" w:sz="2" w:space="0"/>
            </w:tcBorders>
            <w:vAlign w:val="center"/>
          </w:tcPr>
          <w:p w:rsidRPr="007B666C" w:rsidR="00CE759A" w:rsidRDefault="00CE759A" w14:paraId="628C9BED" wp14:textId="77777777">
            <w:pPr>
              <w:pStyle w:val="TableHeading"/>
              <w:spacing w:before="40" w:after="40"/>
              <w:rPr>
                <w:rStyle w:val="ModernTableText"/>
                <w:noProof/>
                <w:szCs w:val="18"/>
              </w:rPr>
            </w:pPr>
            <w:r w:rsidRPr="007B666C">
              <w:rPr>
                <w:rStyle w:val="ModernTableText"/>
                <w:noProof/>
                <w:szCs w:val="18"/>
              </w:rPr>
              <w:t>Client Division / Department:</w:t>
            </w:r>
          </w:p>
        </w:tc>
        <w:tc>
          <w:tcPr>
            <w:tcW w:w="3928" w:type="pct"/>
            <w:gridSpan w:val="8"/>
            <w:tcBorders>
              <w:top w:val="single" w:color="616161" w:sz="2" w:space="0"/>
            </w:tcBorders>
            <w:vAlign w:val="center"/>
          </w:tcPr>
          <w:p w:rsidRPr="007B666C" w:rsidR="00CE759A" w:rsidRDefault="00CE759A" w14:paraId="2AF7681F" wp14:textId="77777777">
            <w:pPr>
              <w:pStyle w:val="TableText1"/>
              <w:spacing w:before="40" w:after="40"/>
              <w:rPr>
                <w:rStyle w:val="ModernTableText"/>
                <w:szCs w:val="18"/>
              </w:rPr>
            </w:pPr>
            <w:r w:rsidRPr="007B666C">
              <w:rPr>
                <w:rStyle w:val="ModernTableText"/>
                <w:szCs w:val="18"/>
              </w:rPr>
              <w:t>DHHS</w:t>
            </w:r>
          </w:p>
        </w:tc>
      </w:tr>
      <w:tr xmlns:wp14="http://schemas.microsoft.com/office/word/2010/wordml" w:rsidR="00CE759A" w14:paraId="7D69819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72" w:type="pct"/>
            <w:gridSpan w:val="2"/>
            <w:tcBorders>
              <w:top w:val="single" w:color="616161" w:sz="2" w:space="0"/>
              <w:bottom w:val="single" w:color="616161" w:sz="2" w:space="0"/>
            </w:tcBorders>
            <w:vAlign w:val="center"/>
          </w:tcPr>
          <w:p w:rsidRPr="007B666C" w:rsidR="00CE759A" w:rsidRDefault="00CE759A" w14:paraId="4961BF87" wp14:textId="77777777">
            <w:pPr>
              <w:pStyle w:val="TableHeading"/>
              <w:spacing w:before="40" w:after="40"/>
              <w:rPr>
                <w:rStyle w:val="ModernTableText"/>
                <w:noProof/>
                <w:szCs w:val="18"/>
              </w:rPr>
            </w:pPr>
            <w:r w:rsidRPr="007B666C">
              <w:rPr>
                <w:rStyle w:val="ModernTableText"/>
                <w:noProof/>
                <w:szCs w:val="18"/>
              </w:rPr>
              <w:t>Report Title:</w:t>
            </w:r>
          </w:p>
        </w:tc>
        <w:tc>
          <w:tcPr>
            <w:tcW w:w="3928" w:type="pct"/>
            <w:gridSpan w:val="8"/>
            <w:tcBorders>
              <w:top w:val="single" w:color="616161" w:sz="2" w:space="0"/>
              <w:bottom w:val="single" w:color="616161" w:sz="2" w:space="0"/>
            </w:tcBorders>
            <w:vAlign w:val="center"/>
          </w:tcPr>
          <w:p w:rsidRPr="007B666C" w:rsidR="00CE759A" w:rsidRDefault="00CE759A" w14:paraId="054AEB80" wp14:textId="77777777">
            <w:pPr>
              <w:pStyle w:val="TableText1"/>
              <w:spacing w:before="40" w:after="40"/>
              <w:rPr>
                <w:rStyle w:val="ModernTableText"/>
                <w:szCs w:val="18"/>
              </w:rPr>
            </w:pPr>
            <w:r w:rsidRPr="007B666C">
              <w:rPr>
                <w:rStyle w:val="ModernTableText"/>
                <w:szCs w:val="18"/>
              </w:rPr>
              <w:t>Service Authorization Service Code Utilization by Provider</w:t>
            </w:r>
          </w:p>
        </w:tc>
      </w:tr>
      <w:tr xmlns:wp14="http://schemas.microsoft.com/office/word/2010/wordml" w:rsidR="00CE759A" w14:paraId="3E56D0F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72" w:type="pct"/>
            <w:gridSpan w:val="2"/>
            <w:tcBorders>
              <w:top w:val="single" w:color="616161" w:sz="2" w:space="0"/>
              <w:bottom w:val="single" w:color="616161" w:sz="2" w:space="0"/>
            </w:tcBorders>
            <w:vAlign w:val="center"/>
          </w:tcPr>
          <w:p w:rsidRPr="007B666C" w:rsidR="00CE759A" w:rsidRDefault="00CE759A" w14:paraId="6E6122D4" wp14:textId="77777777">
            <w:pPr>
              <w:pStyle w:val="TableHeading"/>
              <w:spacing w:before="40" w:after="40"/>
              <w:rPr>
                <w:rStyle w:val="ModernTableText"/>
                <w:noProof/>
                <w:szCs w:val="18"/>
              </w:rPr>
            </w:pPr>
            <w:r w:rsidRPr="007B666C">
              <w:rPr>
                <w:rStyle w:val="ModernTableText"/>
                <w:noProof/>
                <w:szCs w:val="18"/>
              </w:rPr>
              <w:t>Report Description:</w:t>
            </w:r>
          </w:p>
        </w:tc>
        <w:tc>
          <w:tcPr>
            <w:tcW w:w="3928" w:type="pct"/>
            <w:gridSpan w:val="8"/>
            <w:tcBorders>
              <w:top w:val="single" w:color="616161" w:sz="2" w:space="0"/>
              <w:bottom w:val="single" w:color="616161" w:sz="2" w:space="0"/>
            </w:tcBorders>
            <w:vAlign w:val="center"/>
          </w:tcPr>
          <w:p w:rsidRPr="007B666C" w:rsidR="00CE759A" w:rsidRDefault="00CE759A" w14:paraId="06F76142" wp14:textId="77777777">
            <w:pPr>
              <w:rPr>
                <w:rStyle w:val="ModernTableText"/>
                <w:rFonts w:cs="Arial"/>
                <w:szCs w:val="18"/>
              </w:rPr>
            </w:pPr>
            <w:r w:rsidRPr="007B666C">
              <w:rPr>
                <w:rFonts w:cs="Arial"/>
                <w:sz w:val="18"/>
                <w:szCs w:val="18"/>
              </w:rPr>
              <w:t>This report is used to track Service Code Utilization for services requiring service authorization for a Provider.</w:t>
            </w:r>
          </w:p>
        </w:tc>
      </w:tr>
      <w:tr xmlns:wp14="http://schemas.microsoft.com/office/word/2010/wordml" w:rsidR="00CE759A" w14:paraId="45CC506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vAlign w:val="center"/>
          </w:tcPr>
          <w:p w:rsidRPr="007B666C" w:rsidR="00CE759A" w:rsidRDefault="00CE759A" w14:paraId="5304F77D" wp14:textId="77777777">
            <w:pPr>
              <w:pStyle w:val="TableHeading"/>
              <w:spacing w:before="40" w:after="40"/>
              <w:rPr>
                <w:rStyle w:val="ModernTableText"/>
                <w:noProof/>
                <w:szCs w:val="18"/>
              </w:rPr>
            </w:pPr>
            <w:r w:rsidRPr="007B666C">
              <w:rPr>
                <w:rStyle w:val="ModernTableText"/>
                <w:noProof/>
                <w:szCs w:val="18"/>
              </w:rPr>
              <w:t>Report Source State Code:</w:t>
            </w:r>
          </w:p>
        </w:tc>
        <w:tc>
          <w:tcPr>
            <w:tcW w:w="3928" w:type="pct"/>
            <w:gridSpan w:val="8"/>
            <w:vAlign w:val="center"/>
          </w:tcPr>
          <w:p w:rsidRPr="007B666C" w:rsidR="00CE759A" w:rsidRDefault="00CE759A" w14:paraId="170CFF7C" wp14:textId="77777777">
            <w:pPr>
              <w:pStyle w:val="TableText1"/>
              <w:spacing w:before="40" w:after="40"/>
              <w:rPr>
                <w:rStyle w:val="ModernTableText"/>
                <w:szCs w:val="18"/>
              </w:rPr>
            </w:pPr>
            <w:r w:rsidRPr="007B666C">
              <w:rPr>
                <w:rStyle w:val="ModernTableText"/>
                <w:szCs w:val="18"/>
              </w:rPr>
              <w:t>NH</w:t>
            </w:r>
          </w:p>
        </w:tc>
      </w:tr>
      <w:tr xmlns:wp14="http://schemas.microsoft.com/office/word/2010/wordml" w:rsidR="00CE759A" w14:paraId="66D68DF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vAlign w:val="center"/>
          </w:tcPr>
          <w:p w:rsidRPr="007B666C" w:rsidR="00CE759A" w:rsidRDefault="00CE759A" w14:paraId="2FC7BEB8" wp14:textId="77777777">
            <w:pPr>
              <w:pStyle w:val="TableHeading"/>
              <w:spacing w:before="40" w:after="40"/>
              <w:rPr>
                <w:rStyle w:val="ModernTableText"/>
                <w:noProof/>
                <w:szCs w:val="18"/>
              </w:rPr>
            </w:pPr>
            <w:r w:rsidRPr="007B666C">
              <w:rPr>
                <w:rStyle w:val="ModernTableText"/>
                <w:noProof/>
                <w:szCs w:val="18"/>
              </w:rPr>
              <w:t>Report Source Type:</w:t>
            </w:r>
          </w:p>
        </w:tc>
        <w:tc>
          <w:tcPr>
            <w:tcW w:w="3928" w:type="pct"/>
            <w:gridSpan w:val="8"/>
            <w:vAlign w:val="center"/>
          </w:tcPr>
          <w:p w:rsidRPr="007B666C" w:rsidR="00CE759A" w:rsidRDefault="00CE759A" w14:paraId="2797CC09"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OLTP</w:t>
            </w:r>
            <w:r w:rsidRPr="007B666C">
              <w:rPr>
                <w:rStyle w:val="ModernTableText"/>
                <w:noProof/>
                <w:szCs w:val="18"/>
              </w:rPr>
              <w:tab/>
            </w:r>
            <w:r w:rsidRPr="007B666C">
              <w:rPr>
                <w:rStyle w:val="ModernTableText"/>
                <w:noProof/>
                <w:szCs w:val="18"/>
              </w:rPr>
              <w:tab/>
            </w:r>
            <w:r w:rsidRPr="007B666C">
              <w:rPr>
                <w:rStyle w:val="ModernTableText"/>
                <w:rFonts w:ascii="Wingdings" w:hAnsi="Wingdings" w:eastAsia="Wingdings" w:cs="Wingdings"/>
                <w:noProof/>
                <w:szCs w:val="18"/>
              </w:rPr>
              <w:t>þ</w:t>
            </w:r>
            <w:r w:rsidRPr="007B666C">
              <w:rPr>
                <w:rStyle w:val="ModernTableText"/>
                <w:noProof/>
                <w:szCs w:val="18"/>
              </w:rPr>
              <w:t xml:space="preserve"> OLAP </w:t>
            </w:r>
          </w:p>
        </w:tc>
      </w:tr>
      <w:tr xmlns:wp14="http://schemas.microsoft.com/office/word/2010/wordml" w:rsidR="00CE759A" w14:paraId="6B1D91A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vAlign w:val="center"/>
          </w:tcPr>
          <w:p w:rsidRPr="007B666C" w:rsidR="00CE759A" w:rsidRDefault="00CE759A" w14:paraId="40C904A1" wp14:textId="77777777">
            <w:pPr>
              <w:pStyle w:val="TableHeading"/>
              <w:spacing w:before="40" w:after="40"/>
              <w:rPr>
                <w:rStyle w:val="ModernTableText"/>
                <w:noProof/>
                <w:szCs w:val="18"/>
              </w:rPr>
            </w:pPr>
            <w:r w:rsidRPr="007B666C">
              <w:rPr>
                <w:rStyle w:val="ModernTableText"/>
                <w:noProof/>
                <w:szCs w:val="18"/>
              </w:rPr>
              <w:t>Report Source Type Component:</w:t>
            </w:r>
          </w:p>
        </w:tc>
        <w:tc>
          <w:tcPr>
            <w:tcW w:w="3928" w:type="pct"/>
            <w:gridSpan w:val="8"/>
            <w:vAlign w:val="center"/>
          </w:tcPr>
          <w:p w:rsidRPr="007B666C" w:rsidR="00CE759A" w:rsidRDefault="00CE759A" w14:paraId="42295621" wp14:textId="77777777">
            <w:pPr>
              <w:pStyle w:val="TableText1"/>
              <w:tabs>
                <w:tab w:val="left" w:pos="2052"/>
                <w:tab w:val="left" w:pos="2232"/>
                <w:tab w:val="left" w:pos="4032"/>
                <w:tab w:val="left" w:pos="6012"/>
                <w:tab w:val="left" w:pos="6552"/>
              </w:tabs>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Provider</w:t>
            </w:r>
            <w:r w:rsidRPr="007B666C">
              <w:rPr>
                <w:rStyle w:val="ModernTableText"/>
                <w:noProof/>
                <w:szCs w:val="18"/>
              </w:rPr>
              <w:tab/>
            </w:r>
            <w:r w:rsidRPr="007B666C">
              <w:rPr>
                <w:rStyle w:val="ModernTableText"/>
                <w:noProof/>
                <w:szCs w:val="18"/>
              </w:rPr>
              <w:t xml:space="preserve">  </w:t>
            </w:r>
            <w:r w:rsidRPr="007B666C">
              <w:rPr>
                <w:rStyle w:val="ModernTableText"/>
                <w:rFonts w:ascii="Wingdings 2" w:hAnsi="Wingdings 2" w:eastAsia="Wingdings 2" w:cs="Wingdings 2"/>
                <w:noProof/>
                <w:szCs w:val="18"/>
              </w:rPr>
              <w:t>£</w:t>
            </w:r>
            <w:r w:rsidRPr="007B666C">
              <w:rPr>
                <w:rStyle w:val="ModernTableText"/>
                <w:noProof/>
                <w:szCs w:val="18"/>
              </w:rPr>
              <w:t xml:space="preserve"> Member</w:t>
            </w:r>
            <w:r w:rsidRPr="007B666C">
              <w:rPr>
                <w:rStyle w:val="ModernTableText"/>
                <w:noProof/>
                <w:szCs w:val="18"/>
              </w:rPr>
              <w:tab/>
            </w:r>
            <w:r w:rsidRPr="007B666C">
              <w:rPr>
                <w:rStyle w:val="ModernTableText"/>
                <w:rFonts w:ascii="Wingdings" w:hAnsi="Wingdings" w:eastAsia="Wingdings" w:cs="Wingdings"/>
                <w:noProof/>
                <w:szCs w:val="18"/>
              </w:rPr>
              <w:t>þ</w:t>
            </w:r>
            <w:r w:rsidRPr="007B666C">
              <w:rPr>
                <w:rStyle w:val="ModernTableText"/>
                <w:noProof/>
                <w:szCs w:val="18"/>
              </w:rPr>
              <w:t xml:space="preserve"> Operations</w:t>
            </w:r>
            <w:r w:rsidRPr="007B666C">
              <w:rPr>
                <w:rStyle w:val="ModernTableText"/>
                <w:noProof/>
                <w:szCs w:val="18"/>
              </w:rPr>
              <w:tab/>
            </w:r>
            <w:r w:rsidRPr="007B666C">
              <w:rPr>
                <w:rStyle w:val="ModernTableText"/>
                <w:rFonts w:ascii="Wingdings 2" w:hAnsi="Wingdings 2" w:eastAsia="Wingdings 2" w:cs="Wingdings 2"/>
                <w:noProof/>
                <w:szCs w:val="18"/>
              </w:rPr>
              <w:t>£</w:t>
            </w:r>
            <w:r w:rsidRPr="007B666C">
              <w:rPr>
                <w:rStyle w:val="ModernTableText"/>
                <w:noProof/>
                <w:szCs w:val="18"/>
              </w:rPr>
              <w:t xml:space="preserve"> Program</w:t>
            </w:r>
          </w:p>
        </w:tc>
      </w:tr>
      <w:tr xmlns:wp14="http://schemas.microsoft.com/office/word/2010/wordml" w:rsidR="00CE759A" w14:paraId="241B755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CE759A" w:rsidRDefault="00CE759A" w14:paraId="1184FB74"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CE759A" w:rsidTr="000E74B1" w14:paraId="58D266D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1072" w:type="pct"/>
            <w:gridSpan w:val="2"/>
            <w:vAlign w:val="center"/>
          </w:tcPr>
          <w:p w:rsidRPr="007B666C" w:rsidR="00CE759A" w:rsidP="000E74B1" w:rsidRDefault="00CE759A" w14:paraId="2413D945" wp14:textId="77777777">
            <w:pPr>
              <w:pStyle w:val="TableHeading"/>
              <w:spacing w:before="40" w:after="40"/>
              <w:rPr>
                <w:rStyle w:val="ModernTableText"/>
                <w:noProof/>
                <w:szCs w:val="18"/>
              </w:rPr>
            </w:pPr>
            <w:r w:rsidRPr="007B666C">
              <w:rPr>
                <w:rStyle w:val="ModernTableText"/>
                <w:noProof/>
                <w:szCs w:val="18"/>
              </w:rPr>
              <w:t>Report Generated by:</w:t>
            </w:r>
          </w:p>
        </w:tc>
        <w:tc>
          <w:tcPr>
            <w:tcW w:w="3928" w:type="pct"/>
            <w:gridSpan w:val="8"/>
            <w:vAlign w:val="center"/>
          </w:tcPr>
          <w:p w:rsidRPr="007B666C" w:rsidR="00CE759A" w:rsidRDefault="00CE759A" w14:paraId="1BB7772F" wp14:textId="77777777">
            <w:pPr>
              <w:pStyle w:val="TableText1"/>
              <w:tabs>
                <w:tab w:val="left" w:pos="2052"/>
                <w:tab w:val="left" w:pos="2232"/>
                <w:tab w:val="left" w:pos="4032"/>
                <w:tab w:val="left" w:pos="6012"/>
                <w:tab w:val="left" w:pos="7812"/>
                <w:tab w:val="left" w:pos="9792"/>
              </w:tabs>
              <w:spacing w:before="40" w:after="40"/>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EQR</w:t>
            </w:r>
            <w:r w:rsidRPr="007B666C">
              <w:rPr>
                <w:rStyle w:val="ModernTableText"/>
                <w:noProof/>
                <w:szCs w:val="18"/>
              </w:rPr>
              <w:tab/>
            </w:r>
            <w:r w:rsidRPr="007B666C">
              <w:rPr>
                <w:rStyle w:val="ModernTableText"/>
                <w:rFonts w:ascii="Wingdings 2" w:hAnsi="Wingdings 2" w:eastAsia="Wingdings 2" w:cs="Wingdings 2"/>
                <w:noProof/>
                <w:szCs w:val="18"/>
              </w:rPr>
              <w:t>£</w:t>
            </w:r>
            <w:r w:rsidRPr="007B666C">
              <w:rPr>
                <w:rStyle w:val="ModernTableText"/>
                <w:noProof/>
                <w:szCs w:val="18"/>
              </w:rPr>
              <w:t xml:space="preserve"> EFADS</w:t>
            </w:r>
            <w:r w:rsidRPr="007B666C">
              <w:rPr>
                <w:rStyle w:val="ModernTableText"/>
                <w:noProof/>
                <w:szCs w:val="18"/>
              </w:rPr>
              <w:tab/>
            </w:r>
            <w:r w:rsidRPr="007B666C">
              <w:rPr>
                <w:rStyle w:val="ModernTableText"/>
                <w:rFonts w:ascii="Wingdings 2" w:hAnsi="Wingdings 2" w:eastAsia="Wingdings 2" w:cs="Wingdings 2"/>
                <w:noProof/>
                <w:szCs w:val="18"/>
              </w:rPr>
              <w:t>£</w:t>
            </w:r>
            <w:r w:rsidRPr="007B666C">
              <w:rPr>
                <w:rStyle w:val="ModernTableText"/>
                <w:noProof/>
                <w:szCs w:val="18"/>
              </w:rPr>
              <w:t xml:space="preserve"> EMAR</w:t>
            </w:r>
            <w:r w:rsidRPr="007B666C">
              <w:rPr>
                <w:rStyle w:val="ModernTableText"/>
                <w:noProof/>
                <w:szCs w:val="18"/>
              </w:rPr>
              <w:tab/>
            </w:r>
            <w:r w:rsidRPr="007B666C">
              <w:rPr>
                <w:rStyle w:val="ModernTableText"/>
                <w:rFonts w:ascii="Wingdings 2" w:hAnsi="Wingdings 2" w:eastAsia="Wingdings 2" w:cs="Wingdings 2"/>
                <w:noProof/>
                <w:szCs w:val="18"/>
              </w:rPr>
              <w:t>£</w:t>
            </w:r>
            <w:r w:rsidRPr="007B666C">
              <w:rPr>
                <w:rStyle w:val="ModernTableText"/>
                <w:noProof/>
                <w:szCs w:val="18"/>
              </w:rPr>
              <w:t xml:space="preserve">  ESUR</w:t>
            </w:r>
            <w:r w:rsidRPr="007B666C">
              <w:rPr>
                <w:rStyle w:val="ModernTableText"/>
                <w:noProof/>
                <w:szCs w:val="18"/>
              </w:rPr>
              <w:tab/>
            </w:r>
            <w:r w:rsidRPr="007B666C">
              <w:rPr>
                <w:rStyle w:val="ModernTableText"/>
                <w:rFonts w:ascii="Wingdings 2" w:hAnsi="Wingdings 2" w:eastAsia="Wingdings 2" w:cs="Wingdings 2"/>
                <w:noProof/>
                <w:szCs w:val="18"/>
              </w:rPr>
              <w:t>£</w:t>
            </w:r>
            <w:r w:rsidRPr="007B666C">
              <w:rPr>
                <w:rStyle w:val="ModernTableText"/>
                <w:noProof/>
                <w:szCs w:val="18"/>
              </w:rPr>
              <w:t xml:space="preserve"> Other – Please explain:  </w:t>
            </w:r>
          </w:p>
        </w:tc>
      </w:tr>
      <w:tr xmlns:wp14="http://schemas.microsoft.com/office/word/2010/wordml" w:rsidR="00CE759A" w:rsidTr="000E74B1" w14:paraId="29203D6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72" w:type="pct"/>
            <w:gridSpan w:val="2"/>
            <w:vAlign w:val="center"/>
          </w:tcPr>
          <w:p w:rsidRPr="007B666C" w:rsidR="00CE759A" w:rsidP="000E74B1" w:rsidRDefault="00CE759A" w14:paraId="2080676C" wp14:textId="77777777">
            <w:pPr>
              <w:pStyle w:val="TableText1"/>
              <w:spacing w:before="40" w:after="40"/>
              <w:rPr>
                <w:rStyle w:val="ModernTableText"/>
                <w:b/>
                <w:noProof/>
                <w:szCs w:val="18"/>
              </w:rPr>
            </w:pPr>
            <w:r w:rsidRPr="007B666C">
              <w:rPr>
                <w:rStyle w:val="ModernTableText"/>
                <w:b/>
                <w:noProof/>
                <w:szCs w:val="18"/>
              </w:rPr>
              <w:t>Report Screen Tip (optional):</w:t>
            </w:r>
          </w:p>
        </w:tc>
        <w:tc>
          <w:tcPr>
            <w:tcW w:w="3928" w:type="pct"/>
            <w:gridSpan w:val="8"/>
            <w:vAlign w:val="center"/>
          </w:tcPr>
          <w:p w:rsidRPr="007B666C" w:rsidR="00CE759A" w:rsidRDefault="00CE759A" w14:paraId="717AAFBA" wp14:textId="77777777">
            <w:pPr>
              <w:pStyle w:val="TableText1"/>
              <w:spacing w:before="40" w:after="40"/>
              <w:rPr>
                <w:rStyle w:val="ModernTableText"/>
                <w:szCs w:val="18"/>
                <w:u w:val="single"/>
              </w:rPr>
            </w:pPr>
          </w:p>
        </w:tc>
      </w:tr>
      <w:tr xmlns:wp14="http://schemas.microsoft.com/office/word/2010/wordml" w:rsidR="00CE759A" w:rsidTr="000E74B1" w14:paraId="60F2EEE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72" w:type="pct"/>
            <w:gridSpan w:val="2"/>
            <w:vAlign w:val="center"/>
          </w:tcPr>
          <w:p w:rsidRPr="007B666C" w:rsidR="00CE759A" w:rsidP="000E74B1" w:rsidRDefault="00CE759A" w14:paraId="58850DFF" wp14:textId="77777777">
            <w:pPr>
              <w:pStyle w:val="TableHeading"/>
              <w:spacing w:before="40" w:after="40"/>
              <w:rPr>
                <w:rStyle w:val="ModernTableText"/>
                <w:noProof/>
                <w:szCs w:val="18"/>
              </w:rPr>
            </w:pPr>
            <w:r w:rsidRPr="007B666C">
              <w:rPr>
                <w:rStyle w:val="ModernTableText"/>
                <w:noProof/>
                <w:szCs w:val="18"/>
              </w:rPr>
              <w:t>Report Calendar Type:</w:t>
            </w:r>
          </w:p>
        </w:tc>
        <w:tc>
          <w:tcPr>
            <w:tcW w:w="3928" w:type="pct"/>
            <w:gridSpan w:val="8"/>
            <w:vAlign w:val="center"/>
          </w:tcPr>
          <w:p w:rsidRPr="007B666C" w:rsidR="00CE759A" w:rsidRDefault="00CE759A" w14:paraId="2BB07ACA" wp14:textId="77777777">
            <w:pPr>
              <w:pStyle w:val="TableText1"/>
              <w:tabs>
                <w:tab w:val="left" w:pos="2052"/>
                <w:tab w:val="left" w:pos="4032"/>
              </w:tabs>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State Fiscal</w:t>
            </w:r>
            <w:r w:rsidRPr="007B666C">
              <w:rPr>
                <w:rStyle w:val="ModernTableText"/>
                <w:noProof/>
                <w:szCs w:val="18"/>
              </w:rPr>
              <w:tab/>
            </w:r>
            <w:r w:rsidRPr="007B666C">
              <w:rPr>
                <w:rStyle w:val="ModernTableText"/>
                <w:noProof/>
                <w:szCs w:val="18"/>
              </w:rPr>
              <w:t xml:space="preserve">   </w:t>
            </w:r>
            <w:r w:rsidRPr="007B666C">
              <w:rPr>
                <w:rStyle w:val="ModernTableText"/>
                <w:rFonts w:ascii="Wingdings 2" w:hAnsi="Wingdings 2" w:eastAsia="Wingdings 2" w:cs="Wingdings 2"/>
                <w:noProof/>
                <w:szCs w:val="18"/>
              </w:rPr>
              <w:t>£</w:t>
            </w:r>
            <w:r w:rsidRPr="007B666C">
              <w:rPr>
                <w:rStyle w:val="ModernTableText"/>
                <w:noProof/>
                <w:szCs w:val="18"/>
              </w:rPr>
              <w:t xml:space="preserve"> Federal Fiscal</w:t>
            </w:r>
            <w:r w:rsidRPr="007B666C">
              <w:rPr>
                <w:rStyle w:val="ModernTableText"/>
                <w:noProof/>
                <w:szCs w:val="18"/>
              </w:rPr>
              <w:tab/>
            </w:r>
            <w:r w:rsidRPr="007B666C">
              <w:rPr>
                <w:rStyle w:val="ModernTableText"/>
                <w:rFonts w:ascii="Wingdings" w:hAnsi="Wingdings" w:eastAsia="Wingdings" w:cs="Wingdings"/>
                <w:noProof/>
                <w:szCs w:val="18"/>
              </w:rPr>
              <w:t>þ</w:t>
            </w:r>
            <w:r w:rsidRPr="007B666C">
              <w:rPr>
                <w:rStyle w:val="ModernTableText"/>
                <w:noProof/>
                <w:szCs w:val="18"/>
              </w:rPr>
              <w:t xml:space="preserve"> Calendar</w:t>
            </w:r>
          </w:p>
        </w:tc>
      </w:tr>
      <w:tr xmlns:wp14="http://schemas.microsoft.com/office/word/2010/wordml" w:rsidR="00CE759A" w:rsidTr="000E74B1" w14:paraId="7A877A3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vAlign w:val="center"/>
          </w:tcPr>
          <w:p w:rsidRPr="007B666C" w:rsidR="00CE759A" w:rsidP="000E74B1" w:rsidRDefault="00CE759A" w14:paraId="7A3047B9" wp14:textId="77777777">
            <w:pPr>
              <w:pStyle w:val="TableHeading"/>
              <w:spacing w:before="40" w:after="40"/>
              <w:rPr>
                <w:rStyle w:val="ModernTableText"/>
                <w:noProof/>
                <w:szCs w:val="18"/>
              </w:rPr>
            </w:pPr>
            <w:r w:rsidRPr="007B666C">
              <w:rPr>
                <w:rStyle w:val="ModernTableText"/>
                <w:noProof/>
                <w:szCs w:val="18"/>
              </w:rPr>
              <w:t>Report Frequency Type:</w:t>
            </w:r>
          </w:p>
        </w:tc>
        <w:tc>
          <w:tcPr>
            <w:tcW w:w="580" w:type="pct"/>
          </w:tcPr>
          <w:p w:rsidRPr="007B666C" w:rsidR="00CE759A" w:rsidRDefault="00CE759A" w14:paraId="42D85F57"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Scheduled</w:t>
            </w:r>
          </w:p>
          <w:p w:rsidRPr="007B666C" w:rsidR="00CE759A" w:rsidRDefault="00CE759A" w14:paraId="17C0F505" wp14:textId="77777777">
            <w:pPr>
              <w:pStyle w:val="TableText1"/>
              <w:spacing w:before="40" w:after="40"/>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On Request</w:t>
            </w:r>
          </w:p>
        </w:tc>
        <w:tc>
          <w:tcPr>
            <w:tcW w:w="2022" w:type="pct"/>
            <w:gridSpan w:val="4"/>
            <w:tcBorders>
              <w:top w:val="single" w:color="616161" w:sz="2" w:space="0"/>
              <w:bottom w:val="single" w:color="616161" w:sz="2" w:space="0"/>
              <w:right w:val="nil"/>
            </w:tcBorders>
          </w:tcPr>
          <w:p w:rsidRPr="007B666C" w:rsidR="00CE759A" w:rsidRDefault="00CE759A" w14:paraId="733B48E9" wp14:textId="77777777">
            <w:pPr>
              <w:pStyle w:val="TableText1"/>
              <w:spacing w:before="40" w:after="40"/>
              <w:rPr>
                <w:rStyle w:val="ModernTableText"/>
                <w:noProof/>
                <w:szCs w:val="18"/>
              </w:rPr>
            </w:pPr>
            <w:r w:rsidRPr="007B666C">
              <w:rPr>
                <w:rStyle w:val="ModernTableText"/>
                <w:noProof/>
                <w:szCs w:val="18"/>
              </w:rPr>
              <w:t>If scheduled, select timeframe below:</w:t>
            </w:r>
          </w:p>
          <w:p w:rsidRPr="007B666C" w:rsidR="00CE759A" w:rsidRDefault="00CE759A" w14:paraId="44E482BA"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Daily  </w:t>
            </w:r>
            <w:r w:rsidRPr="007B666C">
              <w:rPr>
                <w:rStyle w:val="ModernTableText"/>
                <w:rFonts w:ascii="Wingdings 2" w:hAnsi="Wingdings 2" w:eastAsia="Wingdings 2" w:cs="Wingdings 2"/>
                <w:noProof/>
                <w:szCs w:val="18"/>
              </w:rPr>
              <w:t>£</w:t>
            </w:r>
            <w:r w:rsidRPr="007B666C">
              <w:rPr>
                <w:rStyle w:val="ModernTableText"/>
                <w:noProof/>
                <w:szCs w:val="18"/>
              </w:rPr>
              <w:t xml:space="preserve"> Weekly  </w:t>
            </w:r>
            <w:r w:rsidRPr="007B666C">
              <w:rPr>
                <w:rStyle w:val="ModernTableText"/>
                <w:rFonts w:ascii="Wingdings 2" w:hAnsi="Wingdings 2" w:eastAsia="Wingdings 2" w:cs="Wingdings 2"/>
                <w:noProof/>
                <w:szCs w:val="18"/>
              </w:rPr>
              <w:t>£</w:t>
            </w:r>
            <w:r w:rsidRPr="007B666C">
              <w:rPr>
                <w:rStyle w:val="ModernTableText"/>
                <w:noProof/>
                <w:szCs w:val="18"/>
              </w:rPr>
              <w:t xml:space="preserve"> Monthly  </w:t>
            </w:r>
            <w:r w:rsidRPr="007B666C">
              <w:rPr>
                <w:rStyle w:val="ModernTableText"/>
                <w:rFonts w:ascii="Wingdings 2" w:hAnsi="Wingdings 2" w:eastAsia="Wingdings 2" w:cs="Wingdings 2"/>
                <w:noProof/>
                <w:szCs w:val="18"/>
              </w:rPr>
              <w:t>£</w:t>
            </w:r>
            <w:r w:rsidRPr="007B666C">
              <w:rPr>
                <w:rStyle w:val="ModernTableText"/>
                <w:noProof/>
                <w:szCs w:val="18"/>
              </w:rPr>
              <w:t xml:space="preserve"> Quarterly  </w:t>
            </w:r>
            <w:r w:rsidRPr="007B666C">
              <w:rPr>
                <w:rStyle w:val="ModernTableText"/>
                <w:rFonts w:ascii="Wingdings 2" w:hAnsi="Wingdings 2" w:eastAsia="Wingdings 2" w:cs="Wingdings 2"/>
                <w:noProof/>
                <w:szCs w:val="18"/>
              </w:rPr>
              <w:t>£</w:t>
            </w:r>
            <w:r w:rsidRPr="007B666C">
              <w:rPr>
                <w:rStyle w:val="ModernTableText"/>
                <w:noProof/>
                <w:szCs w:val="18"/>
              </w:rPr>
              <w:t xml:space="preserve"> Annually</w:t>
            </w:r>
          </w:p>
        </w:tc>
        <w:tc>
          <w:tcPr>
            <w:tcW w:w="1326" w:type="pct"/>
            <w:gridSpan w:val="3"/>
            <w:tcBorders>
              <w:top w:val="single" w:color="616161" w:sz="2" w:space="0"/>
              <w:left w:val="nil"/>
            </w:tcBorders>
          </w:tcPr>
          <w:p w:rsidRPr="007B666C" w:rsidR="00CE759A" w:rsidRDefault="00CE759A" w14:paraId="7D0841F0"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Other - Please explain:</w:t>
            </w:r>
          </w:p>
        </w:tc>
      </w:tr>
      <w:tr xmlns:wp14="http://schemas.microsoft.com/office/word/2010/wordml" w:rsidR="00CE759A" w:rsidTr="000E74B1" w14:paraId="61DFDE2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vAlign w:val="center"/>
          </w:tcPr>
          <w:p w:rsidRPr="007B666C" w:rsidR="00CE759A" w:rsidP="000E74B1" w:rsidRDefault="00CE759A" w14:paraId="219E53B8" wp14:textId="77777777">
            <w:pPr>
              <w:pStyle w:val="TableHeading"/>
              <w:spacing w:before="40" w:after="40"/>
              <w:rPr>
                <w:rStyle w:val="ModernTableText"/>
                <w:noProof/>
                <w:szCs w:val="18"/>
              </w:rPr>
            </w:pPr>
            <w:r w:rsidRPr="007B666C">
              <w:rPr>
                <w:rStyle w:val="ModernTableText"/>
                <w:noProof/>
                <w:szCs w:val="18"/>
              </w:rPr>
              <w:t>Report Data Accumulation Type:</w:t>
            </w:r>
          </w:p>
        </w:tc>
        <w:tc>
          <w:tcPr>
            <w:tcW w:w="580" w:type="pct"/>
          </w:tcPr>
          <w:p w:rsidRPr="007B666C" w:rsidR="00CE759A" w:rsidRDefault="00CE759A" w14:paraId="5EF6DFB9" wp14:textId="77777777">
            <w:pPr>
              <w:pStyle w:val="TableText1"/>
              <w:spacing w:before="40" w:after="40"/>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Prompt</w:t>
            </w:r>
          </w:p>
        </w:tc>
        <w:tc>
          <w:tcPr>
            <w:tcW w:w="2022" w:type="pct"/>
            <w:gridSpan w:val="4"/>
            <w:tcBorders>
              <w:top w:val="single" w:color="616161" w:sz="2" w:space="0"/>
              <w:right w:val="nil"/>
            </w:tcBorders>
            <w:vAlign w:val="center"/>
          </w:tcPr>
          <w:p w:rsidRPr="007B666C" w:rsidR="00CE759A" w:rsidRDefault="00CE759A" w14:paraId="5F24E9D6" wp14:textId="77777777">
            <w:pPr>
              <w:pStyle w:val="TableText1"/>
              <w:spacing w:before="40" w:after="40"/>
              <w:rPr>
                <w:rStyle w:val="ModernTableText"/>
                <w:noProof/>
                <w:szCs w:val="18"/>
              </w:rPr>
            </w:pPr>
            <w:r w:rsidRPr="007B666C">
              <w:rPr>
                <w:rStyle w:val="ModernTableText"/>
                <w:noProof/>
                <w:szCs w:val="18"/>
              </w:rPr>
              <w:t>If no prompt, select report data accumulation type below:</w:t>
            </w:r>
          </w:p>
          <w:p w:rsidRPr="007B666C" w:rsidR="00CE759A" w:rsidRDefault="00CE759A" w14:paraId="569426EE"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Daily  </w:t>
            </w:r>
            <w:r w:rsidRPr="007B666C">
              <w:rPr>
                <w:rStyle w:val="ModernTableText"/>
                <w:rFonts w:ascii="Wingdings 2" w:hAnsi="Wingdings 2" w:eastAsia="Wingdings 2" w:cs="Wingdings 2"/>
                <w:noProof/>
                <w:szCs w:val="18"/>
              </w:rPr>
              <w:t>£</w:t>
            </w:r>
            <w:r w:rsidRPr="007B666C">
              <w:rPr>
                <w:rStyle w:val="ModernTableText"/>
                <w:noProof/>
                <w:szCs w:val="18"/>
              </w:rPr>
              <w:t xml:space="preserve"> Weekly  </w:t>
            </w:r>
            <w:r w:rsidRPr="007B666C">
              <w:rPr>
                <w:rStyle w:val="ModernTableText"/>
                <w:rFonts w:ascii="Wingdings 2" w:hAnsi="Wingdings 2" w:eastAsia="Wingdings 2" w:cs="Wingdings 2"/>
                <w:noProof/>
                <w:szCs w:val="18"/>
              </w:rPr>
              <w:t>£</w:t>
            </w:r>
            <w:r w:rsidRPr="007B666C">
              <w:rPr>
                <w:rStyle w:val="ModernTableText"/>
                <w:noProof/>
                <w:szCs w:val="18"/>
              </w:rPr>
              <w:t xml:space="preserve"> Monthly  </w:t>
            </w:r>
            <w:r w:rsidRPr="007B666C">
              <w:rPr>
                <w:rStyle w:val="ModernTableText"/>
                <w:rFonts w:ascii="Wingdings 2" w:hAnsi="Wingdings 2" w:eastAsia="Wingdings 2" w:cs="Wingdings 2"/>
                <w:noProof/>
                <w:szCs w:val="18"/>
              </w:rPr>
              <w:t>£</w:t>
            </w:r>
            <w:r w:rsidRPr="007B666C">
              <w:rPr>
                <w:rStyle w:val="ModernTableText"/>
                <w:noProof/>
                <w:szCs w:val="18"/>
              </w:rPr>
              <w:t xml:space="preserve"> Quarterly  </w:t>
            </w:r>
            <w:r w:rsidRPr="007B666C">
              <w:rPr>
                <w:rStyle w:val="ModernTableText"/>
                <w:rFonts w:ascii="Wingdings 2" w:hAnsi="Wingdings 2" w:eastAsia="Wingdings 2" w:cs="Wingdings 2"/>
                <w:noProof/>
                <w:szCs w:val="18"/>
              </w:rPr>
              <w:t>£</w:t>
            </w:r>
            <w:r w:rsidRPr="007B666C">
              <w:rPr>
                <w:rStyle w:val="ModernTableText"/>
                <w:noProof/>
                <w:szCs w:val="18"/>
              </w:rPr>
              <w:t xml:space="preserve"> Annually  </w:t>
            </w:r>
            <w:r w:rsidRPr="007B666C">
              <w:rPr>
                <w:rStyle w:val="ModernTableText"/>
                <w:rFonts w:ascii="Wingdings 2" w:hAnsi="Wingdings 2" w:eastAsia="Wingdings 2" w:cs="Wingdings 2"/>
                <w:noProof/>
                <w:szCs w:val="18"/>
              </w:rPr>
              <w:t>£</w:t>
            </w:r>
            <w:r w:rsidRPr="007B666C">
              <w:rPr>
                <w:rStyle w:val="ModernTableText"/>
                <w:noProof/>
                <w:szCs w:val="18"/>
              </w:rPr>
              <w:t xml:space="preserve"> YTD</w:t>
            </w:r>
          </w:p>
        </w:tc>
        <w:tc>
          <w:tcPr>
            <w:tcW w:w="1326" w:type="pct"/>
            <w:gridSpan w:val="3"/>
            <w:tcBorders>
              <w:top w:val="single" w:color="616161" w:sz="2" w:space="0"/>
              <w:left w:val="nil"/>
            </w:tcBorders>
          </w:tcPr>
          <w:p w:rsidRPr="007B666C" w:rsidR="00CE759A" w:rsidRDefault="00CE759A" w14:paraId="55BE9C79"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Other - Please explain:</w:t>
            </w:r>
          </w:p>
        </w:tc>
      </w:tr>
      <w:tr xmlns:wp14="http://schemas.microsoft.com/office/word/2010/wordml" w:rsidR="00CE759A" w:rsidTr="000E74B1" w14:paraId="0B34D06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72" w:type="pct"/>
            <w:gridSpan w:val="2"/>
            <w:vMerge w:val="restart"/>
            <w:tcBorders>
              <w:top w:val="single" w:color="616161" w:sz="4" w:space="0"/>
              <w:left w:val="single" w:color="616161" w:sz="4" w:space="0"/>
              <w:right w:val="single" w:color="616161" w:sz="4" w:space="0"/>
            </w:tcBorders>
            <w:vAlign w:val="center"/>
          </w:tcPr>
          <w:p w:rsidRPr="007B666C" w:rsidR="00CE759A" w:rsidP="000E74B1" w:rsidRDefault="00CE759A" w14:paraId="1CE86220" wp14:textId="77777777">
            <w:pPr>
              <w:pStyle w:val="TableText1"/>
              <w:keepNext/>
              <w:spacing w:before="40" w:after="40"/>
              <w:rPr>
                <w:rStyle w:val="ModernTableText"/>
                <w:rFonts w:cs="Arial"/>
                <w:b/>
                <w:noProof/>
                <w:szCs w:val="18"/>
              </w:rPr>
            </w:pPr>
            <w:r w:rsidRPr="007B666C">
              <w:rPr>
                <w:rStyle w:val="ModernTableText"/>
                <w:rFonts w:cs="Arial"/>
                <w:b/>
                <w:noProof/>
                <w:szCs w:val="18"/>
              </w:rPr>
              <w:t>Report Selection Criteria:</w:t>
            </w:r>
          </w:p>
        </w:tc>
        <w:tc>
          <w:tcPr>
            <w:tcW w:w="1097" w:type="pct"/>
            <w:gridSpan w:val="3"/>
            <w:tcBorders>
              <w:top w:val="single" w:color="616161" w:sz="4" w:space="0"/>
              <w:left w:val="single" w:color="616161" w:sz="4" w:space="0"/>
              <w:right w:val="single" w:color="616161" w:sz="4" w:space="0"/>
            </w:tcBorders>
            <w:vAlign w:val="center"/>
          </w:tcPr>
          <w:p w:rsidRPr="007B666C" w:rsidR="00CE759A" w:rsidP="000E74B1" w:rsidRDefault="00CE759A" w14:paraId="7D74A50D" wp14:textId="77777777">
            <w:pPr>
              <w:pStyle w:val="TableText1"/>
              <w:keepNext/>
              <w:spacing w:before="40" w:after="40"/>
              <w:jc w:val="center"/>
              <w:rPr>
                <w:rStyle w:val="ModernTableText"/>
                <w:rFonts w:cs="Arial"/>
                <w:b/>
                <w:noProof/>
                <w:szCs w:val="18"/>
              </w:rPr>
            </w:pPr>
            <w:r w:rsidRPr="007B666C">
              <w:rPr>
                <w:rStyle w:val="ModernTableText"/>
                <w:rFonts w:cs="Arial"/>
                <w:b/>
                <w:noProof/>
                <w:szCs w:val="18"/>
              </w:rPr>
              <w:t>Report Field</w:t>
            </w:r>
          </w:p>
        </w:tc>
        <w:tc>
          <w:tcPr>
            <w:tcW w:w="2194" w:type="pct"/>
            <w:gridSpan w:val="4"/>
            <w:tcBorders>
              <w:top w:val="single" w:color="616161" w:sz="4" w:space="0"/>
              <w:left w:val="single" w:color="616161" w:sz="4" w:space="0"/>
              <w:bottom w:val="single" w:color="616161" w:sz="4" w:space="0"/>
              <w:right w:val="single" w:color="616161" w:sz="4" w:space="0"/>
            </w:tcBorders>
            <w:vAlign w:val="center"/>
          </w:tcPr>
          <w:p w:rsidRPr="007B666C" w:rsidR="00CE759A" w:rsidP="000E74B1" w:rsidRDefault="00CE759A" w14:paraId="401E6CD6" wp14:textId="77777777">
            <w:pPr>
              <w:pStyle w:val="TableText1"/>
              <w:keepNext/>
              <w:spacing w:before="40" w:after="40"/>
              <w:jc w:val="center"/>
              <w:rPr>
                <w:rStyle w:val="ModernTableText"/>
                <w:rFonts w:cs="Arial"/>
                <w:b/>
                <w:noProof/>
                <w:szCs w:val="18"/>
              </w:rPr>
            </w:pPr>
            <w:r w:rsidRPr="007B666C">
              <w:rPr>
                <w:rStyle w:val="ModernTableText"/>
                <w:rFonts w:cs="Arial"/>
                <w:b/>
                <w:noProof/>
                <w:szCs w:val="18"/>
              </w:rPr>
              <w:t>Report Parameters (optional)</w:t>
            </w:r>
          </w:p>
          <w:p w:rsidRPr="007B666C" w:rsidR="00CE759A" w:rsidP="000E74B1" w:rsidRDefault="00CE759A" w14:paraId="66EFA460" wp14:textId="77777777">
            <w:pPr>
              <w:pStyle w:val="TableText1"/>
              <w:keepNext/>
              <w:spacing w:before="40" w:after="40"/>
              <w:jc w:val="center"/>
              <w:rPr>
                <w:rStyle w:val="ModernTableText"/>
                <w:rFonts w:cs="Arial"/>
                <w:b/>
                <w:noProof/>
                <w:szCs w:val="18"/>
              </w:rPr>
            </w:pPr>
            <w:r w:rsidRPr="007B666C">
              <w:rPr>
                <w:rStyle w:val="ModernTableText"/>
                <w:rFonts w:cs="Arial"/>
                <w:b/>
                <w:noProof/>
                <w:szCs w:val="18"/>
                <w:u w:val="single"/>
              </w:rPr>
              <w:t>Note</w:t>
            </w:r>
            <w:r w:rsidRPr="007B666C">
              <w:rPr>
                <w:rStyle w:val="ModernTableText"/>
                <w:rFonts w:cs="Arial"/>
                <w:b/>
                <w:noProof/>
                <w:szCs w:val="18"/>
              </w:rPr>
              <w:t>:  If populated, Prompt must = No</w:t>
            </w:r>
          </w:p>
        </w:tc>
        <w:tc>
          <w:tcPr>
            <w:tcW w:w="637" w:type="pct"/>
            <w:tcBorders>
              <w:top w:val="single" w:color="616161" w:sz="4" w:space="0"/>
              <w:left w:val="single" w:color="616161" w:sz="4" w:space="0"/>
              <w:bottom w:val="single" w:color="616161" w:sz="4" w:space="0"/>
              <w:right w:val="single" w:color="616161" w:sz="4" w:space="0"/>
            </w:tcBorders>
            <w:vAlign w:val="center"/>
          </w:tcPr>
          <w:p w:rsidRPr="007B666C" w:rsidR="00CE759A" w:rsidP="000E74B1" w:rsidRDefault="00CE759A" w14:paraId="054EC537" wp14:textId="77777777">
            <w:pPr>
              <w:pStyle w:val="TableText1"/>
              <w:keepNext/>
              <w:spacing w:before="40" w:after="40"/>
              <w:jc w:val="center"/>
              <w:rPr>
                <w:rStyle w:val="ModernTableText"/>
                <w:rFonts w:cs="Arial"/>
                <w:b/>
                <w:noProof/>
                <w:szCs w:val="18"/>
              </w:rPr>
            </w:pPr>
            <w:r w:rsidRPr="007B666C">
              <w:rPr>
                <w:rStyle w:val="ModernTableText"/>
                <w:rFonts w:cs="Arial"/>
                <w:b/>
                <w:noProof/>
                <w:szCs w:val="18"/>
              </w:rPr>
              <w:t>Prompt</w:t>
            </w:r>
          </w:p>
        </w:tc>
      </w:tr>
      <w:tr xmlns:wp14="http://schemas.microsoft.com/office/word/2010/wordml" w:rsidR="00C3062C" w14:paraId="0426D35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72" w:type="pct"/>
            <w:gridSpan w:val="2"/>
            <w:vMerge/>
            <w:tcBorders>
              <w:left w:val="single" w:color="616161" w:sz="4" w:space="0"/>
              <w:right w:val="single" w:color="616161" w:sz="4" w:space="0"/>
            </w:tcBorders>
          </w:tcPr>
          <w:p w:rsidRPr="007B666C" w:rsidR="00C3062C" w:rsidP="000E74B1" w:rsidRDefault="00C3062C" w14:paraId="56EE48EE" wp14:textId="77777777">
            <w:pPr>
              <w:pStyle w:val="TableText1"/>
              <w:keepNext/>
              <w:spacing w:before="40" w:after="40"/>
              <w:rPr>
                <w:rStyle w:val="ModernTableText"/>
                <w:rFonts w:cs="Arial"/>
                <w:b/>
                <w:szCs w:val="18"/>
              </w:rPr>
            </w:pPr>
          </w:p>
        </w:tc>
        <w:tc>
          <w:tcPr>
            <w:tcW w:w="1097" w:type="pct"/>
            <w:gridSpan w:val="3"/>
            <w:tcBorders>
              <w:top w:val="single" w:color="616161" w:sz="4" w:space="0"/>
              <w:left w:val="single" w:color="616161" w:sz="4" w:space="0"/>
              <w:bottom w:val="single" w:color="616161" w:sz="4" w:space="0"/>
              <w:right w:val="single" w:color="616161" w:sz="4" w:space="0"/>
            </w:tcBorders>
            <w:vAlign w:val="center"/>
          </w:tcPr>
          <w:p w:rsidRPr="007B666C" w:rsidR="00C3062C" w:rsidP="009674C3" w:rsidRDefault="00C3062C" w14:paraId="4839633C" wp14:textId="77777777">
            <w:pPr>
              <w:pStyle w:val="TableText1"/>
              <w:keepNext/>
              <w:numPr>
                <w:ilvl w:val="0"/>
                <w:numId w:val="187"/>
              </w:numPr>
              <w:spacing w:before="40" w:after="40"/>
              <w:rPr>
                <w:rStyle w:val="ModernTableText"/>
                <w:rFonts w:cs="Arial"/>
                <w:noProof/>
                <w:szCs w:val="18"/>
              </w:rPr>
            </w:pPr>
            <w:r w:rsidRPr="007B666C">
              <w:rPr>
                <w:rStyle w:val="ModernTableText"/>
                <w:rFonts w:cs="Arial"/>
                <w:noProof/>
                <w:szCs w:val="18"/>
              </w:rPr>
              <w:t>Header Status Code</w:t>
            </w:r>
          </w:p>
          <w:p w:rsidRPr="007B666C" w:rsidR="00C3062C" w:rsidP="009674C3" w:rsidRDefault="00C3062C" w14:paraId="71D48313" wp14:textId="77777777">
            <w:pPr>
              <w:pStyle w:val="TableText1"/>
              <w:keepNext/>
              <w:numPr>
                <w:ilvl w:val="0"/>
                <w:numId w:val="187"/>
              </w:numPr>
              <w:spacing w:before="40" w:after="40"/>
              <w:rPr>
                <w:rStyle w:val="ModernTableText"/>
                <w:rFonts w:cs="Arial"/>
                <w:noProof/>
                <w:szCs w:val="18"/>
              </w:rPr>
            </w:pPr>
            <w:r w:rsidRPr="007B666C">
              <w:rPr>
                <w:rStyle w:val="ModernTableText"/>
                <w:rFonts w:cs="Arial"/>
                <w:noProof/>
                <w:szCs w:val="18"/>
              </w:rPr>
              <w:t>A-HDR-TB.A-HDR-STAT-CD</w:t>
            </w:r>
          </w:p>
        </w:tc>
        <w:tc>
          <w:tcPr>
            <w:tcW w:w="2194" w:type="pct"/>
            <w:gridSpan w:val="4"/>
            <w:tcBorders>
              <w:top w:val="single" w:color="616161" w:sz="4" w:space="0"/>
              <w:left w:val="single" w:color="616161" w:sz="4" w:space="0"/>
              <w:bottom w:val="single" w:color="616161" w:sz="4" w:space="0"/>
              <w:right w:val="single" w:color="616161" w:sz="4" w:space="0"/>
            </w:tcBorders>
            <w:vAlign w:val="center"/>
          </w:tcPr>
          <w:p w:rsidRPr="007B666C" w:rsidR="00C3062C" w:rsidP="000E74B1" w:rsidRDefault="00C3062C" w14:paraId="4F306C5E" wp14:textId="77777777">
            <w:pPr>
              <w:pStyle w:val="Modern2nd-levelTableheader"/>
              <w:keepNext/>
              <w:spacing w:before="40" w:after="40"/>
              <w:rPr>
                <w:rStyle w:val="ModernTableText"/>
                <w:rFonts w:cs="Arial"/>
                <w:noProof/>
                <w:szCs w:val="18"/>
              </w:rPr>
            </w:pPr>
            <w:r w:rsidRPr="007B666C">
              <w:rPr>
                <w:rStyle w:val="ModernTableText"/>
                <w:rFonts w:cs="Arial"/>
                <w:noProof/>
                <w:szCs w:val="18"/>
              </w:rPr>
              <w:t>A-HDR-STAT-CD &lt;&gt; 'R' (Rejected)</w:t>
            </w:r>
          </w:p>
        </w:tc>
        <w:tc>
          <w:tcPr>
            <w:tcW w:w="637" w:type="pct"/>
            <w:tcBorders>
              <w:top w:val="single" w:color="616161" w:sz="4" w:space="0"/>
              <w:left w:val="single" w:color="616161" w:sz="4" w:space="0"/>
              <w:bottom w:val="single" w:color="616161" w:sz="4" w:space="0"/>
              <w:right w:val="single" w:color="616161" w:sz="4" w:space="0"/>
            </w:tcBorders>
            <w:vAlign w:val="center"/>
          </w:tcPr>
          <w:p w:rsidRPr="007B666C" w:rsidR="00C3062C" w:rsidP="000E74B1" w:rsidRDefault="00C3062C" w14:paraId="23D0536B" wp14:textId="77777777">
            <w:pPr>
              <w:keepNext/>
              <w:jc w:val="center"/>
              <w:rPr>
                <w:rStyle w:val="ModernTableText"/>
                <w:rFonts w:cs="Arial"/>
                <w:noProof/>
                <w:szCs w:val="18"/>
              </w:rPr>
            </w:pPr>
            <w:r w:rsidRPr="007B666C">
              <w:rPr>
                <w:rStyle w:val="ModernTableText"/>
                <w:rFonts w:ascii="Wingdings" w:hAnsi="Wingdings" w:eastAsia="Wingdings" w:cs="Wingdings"/>
                <w:noProof/>
                <w:szCs w:val="18"/>
              </w:rPr>
              <w:t>þ</w:t>
            </w:r>
            <w:r w:rsidRPr="007B666C">
              <w:rPr>
                <w:rStyle w:val="ModernTableText"/>
                <w:rFonts w:cs="Arial"/>
                <w:noProof/>
                <w:szCs w:val="18"/>
              </w:rPr>
              <w:t xml:space="preserve"> No  </w:t>
            </w:r>
            <w:r w:rsidRPr="007B666C">
              <w:rPr>
                <w:rStyle w:val="ModernTableText"/>
                <w:rFonts w:ascii="Wingdings 2" w:hAnsi="Wingdings 2" w:eastAsia="Wingdings 2" w:cs="Wingdings 2"/>
                <w:noProof/>
                <w:szCs w:val="18"/>
              </w:rPr>
              <w:t>£</w:t>
            </w:r>
            <w:r w:rsidRPr="007B666C">
              <w:rPr>
                <w:rStyle w:val="ModernTableText"/>
                <w:rFonts w:cs="Arial"/>
                <w:noProof/>
                <w:szCs w:val="18"/>
              </w:rPr>
              <w:t xml:space="preserve"> Yes</w:t>
            </w:r>
          </w:p>
        </w:tc>
      </w:tr>
      <w:tr xmlns:wp14="http://schemas.microsoft.com/office/word/2010/wordml" w:rsidR="00C3062C" w14:paraId="64E0429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72" w:type="pct"/>
            <w:gridSpan w:val="2"/>
            <w:vMerge/>
            <w:tcBorders>
              <w:left w:val="single" w:color="616161" w:sz="4" w:space="0"/>
              <w:right w:val="single" w:color="616161" w:sz="4" w:space="0"/>
            </w:tcBorders>
          </w:tcPr>
          <w:p w:rsidRPr="007B666C" w:rsidR="00C3062C" w:rsidP="000E74B1" w:rsidRDefault="00C3062C" w14:paraId="2908EB2C" wp14:textId="77777777">
            <w:pPr>
              <w:pStyle w:val="TableText1"/>
              <w:keepNext/>
              <w:spacing w:before="40" w:after="40"/>
              <w:rPr>
                <w:rStyle w:val="ModernTableText"/>
                <w:rFonts w:cs="Arial"/>
                <w:b/>
                <w:szCs w:val="18"/>
              </w:rPr>
            </w:pPr>
          </w:p>
        </w:tc>
        <w:tc>
          <w:tcPr>
            <w:tcW w:w="1097" w:type="pct"/>
            <w:gridSpan w:val="3"/>
            <w:tcBorders>
              <w:top w:val="single" w:color="616161" w:sz="4" w:space="0"/>
              <w:left w:val="single" w:color="616161" w:sz="4" w:space="0"/>
              <w:bottom w:val="single" w:color="616161" w:sz="4" w:space="0"/>
              <w:right w:val="single" w:color="616161" w:sz="4" w:space="0"/>
            </w:tcBorders>
            <w:vAlign w:val="center"/>
          </w:tcPr>
          <w:p w:rsidRPr="007B666C" w:rsidR="00C3062C" w:rsidP="009674C3" w:rsidRDefault="00C3062C" w14:paraId="1AC0CB0C" wp14:textId="77777777">
            <w:pPr>
              <w:pStyle w:val="TableText1"/>
              <w:keepNext/>
              <w:numPr>
                <w:ilvl w:val="0"/>
                <w:numId w:val="187"/>
              </w:numPr>
              <w:spacing w:before="40" w:after="40"/>
              <w:rPr>
                <w:rFonts w:cs="Arial"/>
                <w:color w:val="000000"/>
                <w:sz w:val="18"/>
                <w:szCs w:val="18"/>
              </w:rPr>
            </w:pPr>
            <w:r w:rsidRPr="007B666C">
              <w:rPr>
                <w:rStyle w:val="ModernTableText"/>
                <w:rFonts w:cs="Arial"/>
                <w:noProof/>
                <w:szCs w:val="18"/>
              </w:rPr>
              <w:t>LOB Cd</w:t>
            </w:r>
            <w:r w:rsidRPr="007B666C">
              <w:rPr>
                <w:rStyle w:val="ModernTableText"/>
                <w:rFonts w:cs="Arial"/>
                <w:noProof/>
                <w:szCs w:val="18"/>
              </w:rPr>
              <w:br/>
            </w:r>
            <w:r w:rsidRPr="007B666C">
              <w:rPr>
                <w:rStyle w:val="ModernTableText"/>
                <w:rFonts w:cs="Arial"/>
                <w:noProof/>
                <w:szCs w:val="18"/>
              </w:rPr>
              <w:t>A_HDR_TB.R_LOB_CD</w:t>
            </w:r>
          </w:p>
        </w:tc>
        <w:tc>
          <w:tcPr>
            <w:tcW w:w="2194" w:type="pct"/>
            <w:gridSpan w:val="4"/>
            <w:tcBorders>
              <w:top w:val="single" w:color="616161" w:sz="4" w:space="0"/>
              <w:left w:val="single" w:color="616161" w:sz="4" w:space="0"/>
              <w:bottom w:val="single" w:color="616161" w:sz="4" w:space="0"/>
              <w:right w:val="single" w:color="616161" w:sz="4" w:space="0"/>
            </w:tcBorders>
            <w:vAlign w:val="center"/>
          </w:tcPr>
          <w:p w:rsidRPr="007B666C" w:rsidR="00C3062C" w:rsidP="000E74B1" w:rsidRDefault="00C3062C" w14:paraId="39D26CFA" wp14:textId="77777777">
            <w:pPr>
              <w:pStyle w:val="Modern2nd-levelTableheader"/>
              <w:keepNext/>
              <w:spacing w:before="40" w:after="40"/>
              <w:rPr>
                <w:rStyle w:val="ModernTableText"/>
                <w:rFonts w:cs="Arial"/>
                <w:szCs w:val="18"/>
              </w:rPr>
            </w:pPr>
            <w:r w:rsidRPr="007B666C">
              <w:rPr>
                <w:rStyle w:val="ModernTableText"/>
                <w:rFonts w:cs="Arial"/>
                <w:noProof/>
                <w:szCs w:val="18"/>
              </w:rPr>
              <w:t>Default to ‘Medicaid’</w:t>
            </w:r>
          </w:p>
        </w:tc>
        <w:tc>
          <w:tcPr>
            <w:tcW w:w="637" w:type="pct"/>
            <w:tcBorders>
              <w:top w:val="single" w:color="616161" w:sz="4" w:space="0"/>
              <w:left w:val="single" w:color="616161" w:sz="4" w:space="0"/>
              <w:bottom w:val="single" w:color="616161" w:sz="4" w:space="0"/>
              <w:right w:val="single" w:color="616161" w:sz="4" w:space="0"/>
            </w:tcBorders>
            <w:vAlign w:val="center"/>
          </w:tcPr>
          <w:p w:rsidRPr="007B666C" w:rsidR="00C3062C" w:rsidP="000E74B1" w:rsidRDefault="00C3062C" w14:paraId="3F63BC5E" wp14:textId="77777777">
            <w:pPr>
              <w:keepNext/>
              <w:jc w:val="center"/>
              <w:rPr>
                <w:rStyle w:val="ModernTableText"/>
                <w:rFonts w:cs="Arial"/>
                <w:noProof/>
                <w:szCs w:val="18"/>
              </w:rPr>
            </w:pPr>
            <w:r w:rsidRPr="007B666C">
              <w:rPr>
                <w:rStyle w:val="ModernTableText"/>
                <w:rFonts w:ascii="Wingdings 2" w:hAnsi="Wingdings 2" w:eastAsia="Wingdings 2" w:cs="Wingdings 2"/>
                <w:noProof/>
                <w:szCs w:val="18"/>
              </w:rPr>
              <w:t>£</w:t>
            </w:r>
            <w:r w:rsidRPr="007B666C">
              <w:rPr>
                <w:rStyle w:val="ModernTableText"/>
                <w:rFonts w:cs="Arial"/>
                <w:noProof/>
                <w:szCs w:val="18"/>
              </w:rPr>
              <w:t xml:space="preserve"> No  </w:t>
            </w:r>
            <w:r w:rsidRPr="007B666C">
              <w:rPr>
                <w:rStyle w:val="ModernTableText"/>
                <w:rFonts w:ascii="Wingdings" w:hAnsi="Wingdings" w:eastAsia="Wingdings" w:cs="Wingdings"/>
                <w:noProof/>
                <w:szCs w:val="18"/>
              </w:rPr>
              <w:t>þ</w:t>
            </w:r>
            <w:r w:rsidRPr="007B666C">
              <w:rPr>
                <w:rStyle w:val="ModernTableText"/>
                <w:rFonts w:cs="Arial"/>
                <w:noProof/>
                <w:szCs w:val="18"/>
              </w:rPr>
              <w:t xml:space="preserve"> Yes</w:t>
            </w:r>
          </w:p>
        </w:tc>
      </w:tr>
      <w:tr xmlns:wp14="http://schemas.microsoft.com/office/word/2010/wordml" w:rsidR="0071378D" w:rsidTr="00784721" w14:paraId="2913873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770"/>
          <w:jc w:val="center"/>
        </w:trPr>
        <w:tc>
          <w:tcPr>
            <w:tcW w:w="1072" w:type="pct"/>
            <w:gridSpan w:val="2"/>
            <w:vMerge/>
            <w:tcBorders>
              <w:left w:val="single" w:color="616161" w:sz="4" w:space="0"/>
              <w:right w:val="single" w:color="616161" w:sz="4" w:space="0"/>
            </w:tcBorders>
          </w:tcPr>
          <w:p w:rsidRPr="007B666C" w:rsidR="0071378D" w:rsidP="000E74B1" w:rsidRDefault="0071378D" w14:paraId="121FD38A" wp14:textId="77777777">
            <w:pPr>
              <w:pStyle w:val="TableText1"/>
              <w:keepNext/>
              <w:spacing w:before="40" w:after="40"/>
              <w:rPr>
                <w:rStyle w:val="ModernTableText"/>
                <w:rFonts w:cs="Arial"/>
                <w:b/>
                <w:szCs w:val="18"/>
              </w:rPr>
            </w:pPr>
          </w:p>
        </w:tc>
        <w:tc>
          <w:tcPr>
            <w:tcW w:w="1097" w:type="pct"/>
            <w:gridSpan w:val="3"/>
            <w:tcBorders>
              <w:top w:val="single" w:color="616161" w:sz="4" w:space="0"/>
              <w:left w:val="single" w:color="616161" w:sz="4" w:space="0"/>
              <w:right w:val="single" w:color="616161" w:sz="4" w:space="0"/>
            </w:tcBorders>
            <w:vAlign w:val="center"/>
          </w:tcPr>
          <w:p w:rsidRPr="007B666C" w:rsidR="0071378D" w:rsidP="009674C3" w:rsidRDefault="0071378D" w14:paraId="33B6C0AD" wp14:textId="77777777">
            <w:pPr>
              <w:pStyle w:val="TableText1"/>
              <w:keepNext/>
              <w:numPr>
                <w:ilvl w:val="0"/>
                <w:numId w:val="187"/>
              </w:numPr>
              <w:spacing w:before="40" w:after="40"/>
              <w:rPr>
                <w:rFonts w:cs="Arial"/>
                <w:color w:val="000000"/>
                <w:sz w:val="18"/>
                <w:szCs w:val="18"/>
              </w:rPr>
            </w:pPr>
            <w:r w:rsidRPr="007B666C">
              <w:rPr>
                <w:rFonts w:cs="Arial"/>
                <w:color w:val="000000"/>
                <w:sz w:val="18"/>
                <w:szCs w:val="18"/>
              </w:rPr>
              <w:t>SA Line Item Servicing Provider ID</w:t>
            </w:r>
          </w:p>
          <w:p w:rsidRPr="007B666C" w:rsidR="0071378D" w:rsidP="009674C3" w:rsidRDefault="0071378D" w14:paraId="42347512" wp14:textId="77777777">
            <w:pPr>
              <w:pStyle w:val="TableText1"/>
              <w:keepNext/>
              <w:numPr>
                <w:ilvl w:val="0"/>
                <w:numId w:val="187"/>
              </w:numPr>
              <w:spacing w:before="40" w:after="40"/>
              <w:rPr>
                <w:rFonts w:cs="Arial"/>
                <w:bCs/>
                <w:sz w:val="18"/>
                <w:szCs w:val="18"/>
              </w:rPr>
            </w:pPr>
            <w:r w:rsidRPr="007B666C">
              <w:rPr>
                <w:rFonts w:cs="Arial"/>
                <w:color w:val="000000"/>
                <w:sz w:val="18"/>
                <w:szCs w:val="18"/>
              </w:rPr>
              <w:t>P_ALT_ID_TB.P_ALT_ID where P_ALT_ID_TY_CD = 1D</w:t>
            </w:r>
          </w:p>
        </w:tc>
        <w:tc>
          <w:tcPr>
            <w:tcW w:w="2194" w:type="pct"/>
            <w:gridSpan w:val="4"/>
            <w:tcBorders>
              <w:top w:val="single" w:color="616161" w:sz="4" w:space="0"/>
              <w:left w:val="single" w:color="616161" w:sz="4" w:space="0"/>
              <w:right w:val="single" w:color="616161" w:sz="4" w:space="0"/>
            </w:tcBorders>
            <w:vAlign w:val="center"/>
          </w:tcPr>
          <w:p w:rsidRPr="007B666C" w:rsidR="0071378D" w:rsidP="000E74B1" w:rsidRDefault="0071378D" w14:paraId="55CCE96C" wp14:textId="77777777">
            <w:pPr>
              <w:pStyle w:val="Modern2nd-levelTableheader"/>
              <w:keepNext/>
              <w:spacing w:before="40" w:after="40"/>
              <w:rPr>
                <w:rStyle w:val="ModernTableText"/>
                <w:rFonts w:cs="Arial"/>
                <w:szCs w:val="18"/>
              </w:rPr>
            </w:pPr>
            <w:r w:rsidRPr="007B666C">
              <w:rPr>
                <w:rStyle w:val="ModernTableText"/>
                <w:rFonts w:cs="Arial"/>
                <w:szCs w:val="18"/>
              </w:rPr>
              <w:t>Required prompt.  Limited to a single selection.</w:t>
            </w:r>
          </w:p>
        </w:tc>
        <w:tc>
          <w:tcPr>
            <w:tcW w:w="637" w:type="pct"/>
            <w:tcBorders>
              <w:top w:val="single" w:color="616161" w:sz="4" w:space="0"/>
              <w:left w:val="single" w:color="616161" w:sz="4" w:space="0"/>
              <w:right w:val="single" w:color="616161" w:sz="4" w:space="0"/>
            </w:tcBorders>
            <w:vAlign w:val="center"/>
          </w:tcPr>
          <w:p w:rsidRPr="007B666C" w:rsidR="0071378D" w:rsidP="000E74B1" w:rsidRDefault="0071378D" w14:paraId="58FB3377" wp14:textId="77777777">
            <w:pPr>
              <w:keepNext/>
              <w:jc w:val="center"/>
              <w:rPr>
                <w:rFonts w:cs="Arial"/>
                <w:sz w:val="18"/>
                <w:szCs w:val="18"/>
              </w:rPr>
            </w:pPr>
            <w:r w:rsidRPr="007B666C">
              <w:rPr>
                <w:rStyle w:val="ModernTableText"/>
                <w:rFonts w:ascii="Wingdings 2" w:hAnsi="Wingdings 2" w:eastAsia="Wingdings 2" w:cs="Wingdings 2"/>
                <w:noProof/>
                <w:szCs w:val="18"/>
              </w:rPr>
              <w:t>£</w:t>
            </w:r>
            <w:r w:rsidRPr="007B666C">
              <w:rPr>
                <w:rStyle w:val="ModernTableText"/>
                <w:rFonts w:cs="Arial"/>
                <w:noProof/>
                <w:szCs w:val="18"/>
              </w:rPr>
              <w:t xml:space="preserve"> No  </w:t>
            </w:r>
            <w:r w:rsidRPr="007B666C">
              <w:rPr>
                <w:rStyle w:val="ModernTableText"/>
                <w:rFonts w:ascii="Wingdings" w:hAnsi="Wingdings" w:eastAsia="Wingdings" w:cs="Wingdings"/>
                <w:noProof/>
                <w:szCs w:val="18"/>
              </w:rPr>
              <w:t>þ</w:t>
            </w:r>
            <w:r w:rsidRPr="007B666C">
              <w:rPr>
                <w:rStyle w:val="ModernTableText"/>
                <w:rFonts w:cs="Arial"/>
                <w:noProof/>
                <w:szCs w:val="18"/>
              </w:rPr>
              <w:t xml:space="preserve"> Yes</w:t>
            </w:r>
          </w:p>
        </w:tc>
      </w:tr>
      <w:tr xmlns:wp14="http://schemas.microsoft.com/office/word/2010/wordml" w:rsidR="00C3062C" w14:paraId="0467428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72" w:type="pct"/>
            <w:gridSpan w:val="2"/>
            <w:vMerge/>
            <w:tcBorders>
              <w:left w:val="single" w:color="616161" w:sz="4" w:space="0"/>
              <w:right w:val="single" w:color="616161" w:sz="4" w:space="0"/>
            </w:tcBorders>
          </w:tcPr>
          <w:p w:rsidRPr="007B666C" w:rsidR="00C3062C" w:rsidRDefault="00C3062C" w14:paraId="1FE2DD96" wp14:textId="77777777">
            <w:pPr>
              <w:pStyle w:val="TableText1"/>
              <w:spacing w:before="40" w:after="40"/>
              <w:rPr>
                <w:rStyle w:val="ModernTableText"/>
                <w:rFonts w:cs="Arial"/>
                <w:b/>
                <w:szCs w:val="18"/>
              </w:rPr>
            </w:pPr>
          </w:p>
        </w:tc>
        <w:tc>
          <w:tcPr>
            <w:tcW w:w="1097" w:type="pct"/>
            <w:gridSpan w:val="3"/>
            <w:tcBorders>
              <w:top w:val="single" w:color="616161" w:sz="4" w:space="0"/>
              <w:left w:val="single" w:color="616161" w:sz="4" w:space="0"/>
              <w:bottom w:val="single" w:color="616161" w:sz="4" w:space="0"/>
              <w:right w:val="single" w:color="616161" w:sz="4" w:space="0"/>
            </w:tcBorders>
            <w:vAlign w:val="center"/>
          </w:tcPr>
          <w:p w:rsidRPr="007B666C" w:rsidR="00C3062C" w:rsidP="009674C3" w:rsidRDefault="00C3062C" w14:paraId="2FB5B22D" wp14:textId="77777777">
            <w:pPr>
              <w:pStyle w:val="TableText1"/>
              <w:numPr>
                <w:ilvl w:val="0"/>
                <w:numId w:val="187"/>
              </w:numPr>
              <w:spacing w:before="40" w:after="40"/>
              <w:jc w:val="both"/>
              <w:rPr>
                <w:rFonts w:cs="Arial"/>
                <w:bCs/>
                <w:color w:val="000000"/>
                <w:sz w:val="18"/>
                <w:szCs w:val="18"/>
              </w:rPr>
            </w:pPr>
            <w:r w:rsidRPr="007B666C">
              <w:rPr>
                <w:rFonts w:cs="Arial"/>
                <w:bCs/>
                <w:color w:val="000000"/>
                <w:sz w:val="18"/>
                <w:szCs w:val="18"/>
              </w:rPr>
              <w:t>SA Line Item From Service Code</w:t>
            </w:r>
          </w:p>
          <w:p w:rsidRPr="007B666C" w:rsidR="00C3062C" w:rsidP="009674C3" w:rsidRDefault="00C3062C" w14:paraId="3BAF3FE6" wp14:textId="77777777">
            <w:pPr>
              <w:pStyle w:val="TableText1"/>
              <w:numPr>
                <w:ilvl w:val="0"/>
                <w:numId w:val="187"/>
              </w:numPr>
              <w:spacing w:before="40" w:after="40"/>
              <w:jc w:val="both"/>
              <w:rPr>
                <w:rFonts w:cs="Arial"/>
                <w:bCs/>
                <w:sz w:val="18"/>
                <w:szCs w:val="18"/>
              </w:rPr>
            </w:pPr>
            <w:r w:rsidRPr="007B666C">
              <w:rPr>
                <w:rFonts w:cs="Arial"/>
                <w:bCs/>
                <w:color w:val="000000"/>
                <w:sz w:val="18"/>
                <w:szCs w:val="18"/>
              </w:rPr>
              <w:t>SA LI Svc Cd-From</w:t>
            </w:r>
          </w:p>
          <w:p w:rsidRPr="007B666C" w:rsidR="00C3062C" w:rsidP="009674C3" w:rsidRDefault="00C3062C" w14:paraId="3DF28EA1" wp14:textId="77777777">
            <w:pPr>
              <w:pStyle w:val="TableText1"/>
              <w:numPr>
                <w:ilvl w:val="0"/>
                <w:numId w:val="187"/>
              </w:numPr>
              <w:spacing w:before="40" w:after="40"/>
              <w:jc w:val="both"/>
              <w:rPr>
                <w:rFonts w:cs="Arial"/>
                <w:bCs/>
                <w:sz w:val="18"/>
                <w:szCs w:val="18"/>
              </w:rPr>
            </w:pPr>
            <w:r w:rsidRPr="007B666C">
              <w:rPr>
                <w:rFonts w:cs="Arial"/>
                <w:color w:val="000000"/>
                <w:sz w:val="18"/>
                <w:szCs w:val="18"/>
              </w:rPr>
              <w:t>A_DTL_TB</w:t>
            </w:r>
          </w:p>
        </w:tc>
        <w:tc>
          <w:tcPr>
            <w:tcW w:w="2194" w:type="pct"/>
            <w:gridSpan w:val="4"/>
            <w:tcBorders>
              <w:top w:val="single" w:color="616161" w:sz="4" w:space="0"/>
              <w:left w:val="single" w:color="616161" w:sz="4" w:space="0"/>
              <w:bottom w:val="single" w:color="616161" w:sz="4" w:space="0"/>
              <w:right w:val="single" w:color="616161" w:sz="4" w:space="0"/>
            </w:tcBorders>
            <w:vAlign w:val="center"/>
          </w:tcPr>
          <w:p w:rsidRPr="007B666C" w:rsidR="00C3062C" w:rsidRDefault="00C3062C" w14:paraId="2CA8938C" wp14:textId="77777777">
            <w:pPr>
              <w:pStyle w:val="Modern2nd-levelTableheader"/>
              <w:spacing w:before="40" w:after="40"/>
              <w:rPr>
                <w:rStyle w:val="ModernTableHeader"/>
                <w:rFonts w:cs="Arial"/>
                <w:color w:val="000000"/>
                <w:sz w:val="18"/>
                <w:szCs w:val="18"/>
              </w:rPr>
            </w:pPr>
            <w:r w:rsidRPr="007B666C">
              <w:rPr>
                <w:rStyle w:val="ModernTableText"/>
                <w:rFonts w:cs="Arial"/>
                <w:color w:val="000000"/>
                <w:szCs w:val="18"/>
              </w:rPr>
              <w:t>Required prompt.</w:t>
            </w:r>
          </w:p>
        </w:tc>
        <w:tc>
          <w:tcPr>
            <w:tcW w:w="637" w:type="pct"/>
            <w:tcBorders>
              <w:top w:val="single" w:color="616161" w:sz="4" w:space="0"/>
              <w:left w:val="single" w:color="616161" w:sz="4" w:space="0"/>
              <w:bottom w:val="single" w:color="616161" w:sz="4" w:space="0"/>
              <w:right w:val="single" w:color="616161" w:sz="4" w:space="0"/>
            </w:tcBorders>
            <w:vAlign w:val="center"/>
          </w:tcPr>
          <w:p w:rsidRPr="007B666C" w:rsidR="00C3062C" w:rsidRDefault="00C3062C" w14:paraId="21946E11" wp14:textId="77777777">
            <w:pPr>
              <w:jc w:val="center"/>
              <w:rPr>
                <w:rFonts w:cs="Arial"/>
                <w:sz w:val="18"/>
                <w:szCs w:val="18"/>
              </w:rPr>
            </w:pPr>
            <w:r w:rsidRPr="007B666C">
              <w:rPr>
                <w:rStyle w:val="ModernTableText"/>
                <w:rFonts w:ascii="Wingdings 2" w:hAnsi="Wingdings 2" w:eastAsia="Wingdings 2" w:cs="Wingdings 2"/>
                <w:noProof/>
                <w:szCs w:val="18"/>
              </w:rPr>
              <w:t>£</w:t>
            </w:r>
            <w:r w:rsidRPr="007B666C">
              <w:rPr>
                <w:rStyle w:val="ModernTableText"/>
                <w:rFonts w:cs="Arial"/>
                <w:noProof/>
                <w:szCs w:val="18"/>
              </w:rPr>
              <w:t xml:space="preserve"> No  </w:t>
            </w:r>
            <w:r w:rsidRPr="007B666C">
              <w:rPr>
                <w:rStyle w:val="ModernTableText"/>
                <w:rFonts w:ascii="Wingdings" w:hAnsi="Wingdings" w:eastAsia="Wingdings" w:cs="Wingdings"/>
                <w:noProof/>
                <w:szCs w:val="18"/>
              </w:rPr>
              <w:t>þ</w:t>
            </w:r>
            <w:r w:rsidRPr="007B666C">
              <w:rPr>
                <w:rStyle w:val="ModernTableText"/>
                <w:rFonts w:cs="Arial"/>
                <w:noProof/>
                <w:szCs w:val="18"/>
              </w:rPr>
              <w:t xml:space="preserve"> Yes</w:t>
            </w:r>
          </w:p>
        </w:tc>
      </w:tr>
      <w:tr xmlns:wp14="http://schemas.microsoft.com/office/word/2010/wordml" w:rsidR="00C3062C" w14:paraId="6886F81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72" w:type="pct"/>
            <w:gridSpan w:val="2"/>
            <w:vMerge/>
            <w:tcBorders>
              <w:left w:val="single" w:color="616161" w:sz="4" w:space="0"/>
              <w:right w:val="single" w:color="616161" w:sz="4" w:space="0"/>
            </w:tcBorders>
          </w:tcPr>
          <w:p w:rsidRPr="007B666C" w:rsidR="00C3062C" w:rsidRDefault="00C3062C" w14:paraId="27357532" wp14:textId="77777777">
            <w:pPr>
              <w:pStyle w:val="TableText1"/>
              <w:spacing w:before="40" w:after="40"/>
              <w:rPr>
                <w:rStyle w:val="ModernTableText"/>
                <w:rFonts w:cs="Arial"/>
                <w:b/>
                <w:szCs w:val="18"/>
              </w:rPr>
            </w:pPr>
          </w:p>
        </w:tc>
        <w:tc>
          <w:tcPr>
            <w:tcW w:w="1097" w:type="pct"/>
            <w:gridSpan w:val="3"/>
            <w:tcBorders>
              <w:top w:val="single" w:color="616161" w:sz="4" w:space="0"/>
              <w:left w:val="single" w:color="616161" w:sz="4" w:space="0"/>
              <w:bottom w:val="single" w:color="616161" w:sz="4" w:space="0"/>
              <w:right w:val="single" w:color="616161" w:sz="4" w:space="0"/>
            </w:tcBorders>
            <w:vAlign w:val="center"/>
          </w:tcPr>
          <w:p w:rsidRPr="007B666C" w:rsidR="00C3062C" w:rsidP="009674C3" w:rsidRDefault="00C3062C" w14:paraId="3E8748F3" wp14:textId="77777777">
            <w:pPr>
              <w:pStyle w:val="TableText1"/>
              <w:numPr>
                <w:ilvl w:val="0"/>
                <w:numId w:val="187"/>
              </w:numPr>
              <w:spacing w:before="40" w:after="40"/>
              <w:rPr>
                <w:rFonts w:cs="Arial"/>
                <w:bCs/>
                <w:color w:val="000000"/>
                <w:sz w:val="18"/>
                <w:szCs w:val="18"/>
              </w:rPr>
            </w:pPr>
            <w:r w:rsidRPr="007B666C">
              <w:rPr>
                <w:rFonts w:cs="Arial"/>
                <w:bCs/>
                <w:color w:val="000000"/>
                <w:sz w:val="18"/>
                <w:szCs w:val="18"/>
              </w:rPr>
              <w:t>SA Line Item To Service Code</w:t>
            </w:r>
          </w:p>
          <w:p w:rsidRPr="007B666C" w:rsidR="00C3062C" w:rsidP="009674C3" w:rsidRDefault="00C3062C" w14:paraId="6927C568" wp14:textId="77777777">
            <w:pPr>
              <w:pStyle w:val="TableText1"/>
              <w:numPr>
                <w:ilvl w:val="0"/>
                <w:numId w:val="187"/>
              </w:numPr>
              <w:spacing w:before="40" w:after="40"/>
              <w:rPr>
                <w:rFonts w:cs="Arial"/>
                <w:bCs/>
                <w:color w:val="000000"/>
                <w:sz w:val="18"/>
                <w:szCs w:val="18"/>
              </w:rPr>
            </w:pPr>
            <w:r w:rsidRPr="007B666C">
              <w:rPr>
                <w:rFonts w:cs="Arial"/>
                <w:bCs/>
                <w:color w:val="000000"/>
                <w:sz w:val="18"/>
                <w:szCs w:val="18"/>
              </w:rPr>
              <w:t>SA LI Svc Cd-To</w:t>
            </w:r>
          </w:p>
          <w:p w:rsidRPr="007B666C" w:rsidR="00C3062C" w:rsidP="009674C3" w:rsidRDefault="00C3062C" w14:paraId="10D00996" wp14:textId="77777777">
            <w:pPr>
              <w:pStyle w:val="TableText1"/>
              <w:numPr>
                <w:ilvl w:val="0"/>
                <w:numId w:val="187"/>
              </w:numPr>
              <w:spacing w:before="40" w:after="40"/>
              <w:rPr>
                <w:rFonts w:cs="Arial"/>
                <w:bCs/>
                <w:color w:val="000000"/>
                <w:sz w:val="18"/>
                <w:szCs w:val="18"/>
              </w:rPr>
            </w:pPr>
            <w:r w:rsidRPr="007B666C">
              <w:rPr>
                <w:rFonts w:cs="Arial"/>
                <w:bCs/>
                <w:color w:val="000000"/>
                <w:sz w:val="18"/>
                <w:szCs w:val="18"/>
              </w:rPr>
              <w:t>A_DTL_TB</w:t>
            </w:r>
          </w:p>
        </w:tc>
        <w:tc>
          <w:tcPr>
            <w:tcW w:w="2194" w:type="pct"/>
            <w:gridSpan w:val="4"/>
            <w:tcBorders>
              <w:top w:val="single" w:color="616161" w:sz="4" w:space="0"/>
              <w:left w:val="single" w:color="616161" w:sz="4" w:space="0"/>
              <w:bottom w:val="single" w:color="616161" w:sz="4" w:space="0"/>
              <w:right w:val="single" w:color="616161" w:sz="4" w:space="0"/>
            </w:tcBorders>
            <w:vAlign w:val="center"/>
          </w:tcPr>
          <w:p w:rsidRPr="007B666C" w:rsidR="00C3062C" w:rsidRDefault="00C3062C" w14:paraId="385131BF" wp14:textId="77777777">
            <w:pPr>
              <w:pStyle w:val="Modern2nd-levelTableheader"/>
              <w:spacing w:before="40" w:after="40"/>
              <w:rPr>
                <w:rStyle w:val="ModernTableText"/>
                <w:rFonts w:cs="Arial"/>
                <w:color w:val="000000"/>
                <w:szCs w:val="18"/>
              </w:rPr>
            </w:pPr>
            <w:r w:rsidRPr="007B666C">
              <w:rPr>
                <w:rStyle w:val="ModernTableText"/>
                <w:rFonts w:cs="Arial"/>
                <w:color w:val="000000"/>
                <w:szCs w:val="18"/>
              </w:rPr>
              <w:t>Required prompt.</w:t>
            </w:r>
          </w:p>
        </w:tc>
        <w:tc>
          <w:tcPr>
            <w:tcW w:w="637" w:type="pct"/>
            <w:tcBorders>
              <w:top w:val="single" w:color="616161" w:sz="4" w:space="0"/>
              <w:left w:val="single" w:color="616161" w:sz="4" w:space="0"/>
              <w:bottom w:val="single" w:color="616161" w:sz="4" w:space="0"/>
              <w:right w:val="single" w:color="616161" w:sz="4" w:space="0"/>
            </w:tcBorders>
            <w:vAlign w:val="center"/>
          </w:tcPr>
          <w:p w:rsidRPr="007B666C" w:rsidR="00C3062C" w:rsidRDefault="00C3062C" w14:paraId="787B169B" wp14:textId="77777777">
            <w:pPr>
              <w:jc w:val="center"/>
              <w:rPr>
                <w:rStyle w:val="ModernTableText"/>
                <w:rFonts w:cs="Arial"/>
                <w:noProof/>
                <w:szCs w:val="18"/>
              </w:rPr>
            </w:pPr>
            <w:r w:rsidRPr="007B666C">
              <w:rPr>
                <w:rStyle w:val="ModernTableText"/>
                <w:rFonts w:ascii="Wingdings 2" w:hAnsi="Wingdings 2" w:eastAsia="Wingdings 2" w:cs="Wingdings 2"/>
                <w:noProof/>
                <w:szCs w:val="18"/>
              </w:rPr>
              <w:t>£</w:t>
            </w:r>
            <w:r w:rsidRPr="007B666C">
              <w:rPr>
                <w:rStyle w:val="ModernTableText"/>
                <w:rFonts w:cs="Arial"/>
                <w:noProof/>
                <w:szCs w:val="18"/>
              </w:rPr>
              <w:t xml:space="preserve"> No  </w:t>
            </w:r>
            <w:r w:rsidRPr="007B666C">
              <w:rPr>
                <w:rStyle w:val="ModernTableText"/>
                <w:rFonts w:ascii="Wingdings" w:hAnsi="Wingdings" w:eastAsia="Wingdings" w:cs="Wingdings"/>
                <w:noProof/>
                <w:szCs w:val="18"/>
              </w:rPr>
              <w:t>þ</w:t>
            </w:r>
            <w:r w:rsidRPr="007B666C">
              <w:rPr>
                <w:rStyle w:val="ModernTableText"/>
                <w:rFonts w:cs="Arial"/>
                <w:noProof/>
                <w:szCs w:val="18"/>
              </w:rPr>
              <w:t xml:space="preserve"> Yes</w:t>
            </w:r>
          </w:p>
        </w:tc>
      </w:tr>
      <w:tr xmlns:wp14="http://schemas.microsoft.com/office/word/2010/wordml" w:rsidR="00C3062C" w14:paraId="3442EF0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72" w:type="pct"/>
            <w:gridSpan w:val="2"/>
            <w:vMerge/>
            <w:tcBorders>
              <w:left w:val="single" w:color="616161" w:sz="4" w:space="0"/>
              <w:right w:val="single" w:color="616161" w:sz="4" w:space="0"/>
            </w:tcBorders>
          </w:tcPr>
          <w:p w:rsidRPr="007B666C" w:rsidR="00C3062C" w:rsidRDefault="00C3062C" w14:paraId="07F023C8" wp14:textId="77777777">
            <w:pPr>
              <w:pStyle w:val="TableText1"/>
              <w:spacing w:before="40" w:after="40"/>
              <w:rPr>
                <w:rStyle w:val="ModernTableText"/>
                <w:rFonts w:cs="Arial"/>
                <w:b/>
                <w:szCs w:val="18"/>
              </w:rPr>
            </w:pPr>
          </w:p>
        </w:tc>
        <w:tc>
          <w:tcPr>
            <w:tcW w:w="1097" w:type="pct"/>
            <w:gridSpan w:val="3"/>
            <w:tcBorders>
              <w:top w:val="single" w:color="616161" w:sz="4" w:space="0"/>
              <w:left w:val="single" w:color="616161" w:sz="4" w:space="0"/>
              <w:bottom w:val="single" w:color="616161" w:sz="4" w:space="0"/>
              <w:right w:val="single" w:color="616161" w:sz="4" w:space="0"/>
            </w:tcBorders>
            <w:vAlign w:val="center"/>
          </w:tcPr>
          <w:p w:rsidRPr="007B666C" w:rsidR="00C3062C" w:rsidP="009674C3" w:rsidRDefault="00C3062C" w14:paraId="50D61FE5" wp14:textId="77777777">
            <w:pPr>
              <w:pStyle w:val="TableText1"/>
              <w:numPr>
                <w:ilvl w:val="0"/>
                <w:numId w:val="187"/>
              </w:numPr>
              <w:spacing w:before="40" w:after="40"/>
              <w:rPr>
                <w:rFonts w:cs="Arial"/>
                <w:bCs/>
                <w:color w:val="000000"/>
                <w:sz w:val="18"/>
                <w:szCs w:val="18"/>
              </w:rPr>
            </w:pPr>
            <w:r w:rsidRPr="007B666C">
              <w:rPr>
                <w:rFonts w:cs="Arial"/>
                <w:bCs/>
                <w:color w:val="000000"/>
                <w:sz w:val="18"/>
                <w:szCs w:val="18"/>
              </w:rPr>
              <w:t>SA LI Svc Cd-Mod</w:t>
            </w:r>
            <w:r w:rsidRPr="007B666C">
              <w:rPr>
                <w:rFonts w:cs="Arial"/>
                <w:bCs/>
                <w:color w:val="000000"/>
                <w:sz w:val="18"/>
                <w:szCs w:val="18"/>
              </w:rPr>
              <w:br/>
            </w:r>
            <w:r w:rsidRPr="007B666C">
              <w:rPr>
                <w:rFonts w:cs="Arial"/>
                <w:bCs/>
                <w:color w:val="000000"/>
                <w:sz w:val="18"/>
                <w:szCs w:val="18"/>
              </w:rPr>
              <w:t>A_DTL_TB.A_PROC_MOD_1ST_</w:t>
            </w:r>
            <w:r w:rsidRPr="007B666C" w:rsidDel="00D63836">
              <w:rPr>
                <w:rFonts w:cs="Arial"/>
                <w:bCs/>
                <w:color w:val="000000"/>
                <w:sz w:val="18"/>
                <w:szCs w:val="18"/>
              </w:rPr>
              <w:t xml:space="preserve"> </w:t>
            </w:r>
            <w:r w:rsidRPr="007B666C">
              <w:rPr>
                <w:rFonts w:cs="Arial"/>
                <w:bCs/>
                <w:color w:val="000000"/>
                <w:sz w:val="18"/>
                <w:szCs w:val="18"/>
              </w:rPr>
              <w:t>CD</w:t>
            </w:r>
          </w:p>
          <w:p w:rsidRPr="007B666C" w:rsidR="00C3062C" w:rsidP="009674C3" w:rsidRDefault="00C3062C" w14:paraId="49C3946C" wp14:textId="77777777">
            <w:pPr>
              <w:pStyle w:val="TableText1"/>
              <w:numPr>
                <w:ilvl w:val="0"/>
                <w:numId w:val="187"/>
              </w:numPr>
              <w:spacing w:before="40" w:after="40"/>
              <w:rPr>
                <w:rFonts w:cs="Arial"/>
                <w:bCs/>
                <w:color w:val="000000"/>
                <w:sz w:val="18"/>
                <w:szCs w:val="18"/>
              </w:rPr>
            </w:pPr>
            <w:r w:rsidRPr="007B666C">
              <w:rPr>
                <w:rFonts w:cs="Arial"/>
                <w:bCs/>
                <w:color w:val="000000"/>
                <w:sz w:val="18"/>
                <w:szCs w:val="18"/>
              </w:rPr>
              <w:t>A_DTL_TB.A_PROC_MOD_2ND_</w:t>
            </w:r>
            <w:r w:rsidRPr="007B666C" w:rsidDel="00D63836">
              <w:rPr>
                <w:rFonts w:cs="Arial"/>
                <w:bCs/>
                <w:color w:val="000000"/>
                <w:sz w:val="18"/>
                <w:szCs w:val="18"/>
              </w:rPr>
              <w:t xml:space="preserve"> </w:t>
            </w:r>
            <w:r w:rsidRPr="007B666C">
              <w:rPr>
                <w:rFonts w:cs="Arial"/>
                <w:bCs/>
                <w:color w:val="000000"/>
                <w:sz w:val="18"/>
                <w:szCs w:val="18"/>
              </w:rPr>
              <w:t>CD</w:t>
            </w:r>
          </w:p>
          <w:p w:rsidRPr="007B666C" w:rsidR="00C3062C" w:rsidP="009674C3" w:rsidRDefault="00C3062C" w14:paraId="6000C164" wp14:textId="77777777">
            <w:pPr>
              <w:pStyle w:val="TableText1"/>
              <w:numPr>
                <w:ilvl w:val="0"/>
                <w:numId w:val="187"/>
              </w:numPr>
              <w:spacing w:before="40" w:after="40"/>
              <w:rPr>
                <w:rFonts w:cs="Arial"/>
                <w:bCs/>
                <w:color w:val="000000"/>
                <w:sz w:val="18"/>
                <w:szCs w:val="18"/>
              </w:rPr>
            </w:pPr>
            <w:r w:rsidRPr="007B666C">
              <w:rPr>
                <w:rFonts w:cs="Arial"/>
                <w:bCs/>
                <w:color w:val="000000"/>
                <w:sz w:val="18"/>
                <w:szCs w:val="18"/>
              </w:rPr>
              <w:t>A_DTL_TB.A_PROC_MOD_3RD_</w:t>
            </w:r>
            <w:r w:rsidRPr="007B666C" w:rsidDel="00D63836">
              <w:rPr>
                <w:rFonts w:cs="Arial"/>
                <w:bCs/>
                <w:color w:val="000000"/>
                <w:sz w:val="18"/>
                <w:szCs w:val="18"/>
              </w:rPr>
              <w:t xml:space="preserve"> </w:t>
            </w:r>
            <w:r w:rsidRPr="007B666C">
              <w:rPr>
                <w:rFonts w:cs="Arial"/>
                <w:bCs/>
                <w:color w:val="000000"/>
                <w:sz w:val="18"/>
                <w:szCs w:val="18"/>
              </w:rPr>
              <w:t>CD</w:t>
            </w:r>
          </w:p>
          <w:p w:rsidRPr="007B666C" w:rsidR="00C3062C" w:rsidP="009674C3" w:rsidRDefault="00C3062C" w14:paraId="30AF7ED8" wp14:textId="77777777">
            <w:pPr>
              <w:pStyle w:val="TableText1"/>
              <w:numPr>
                <w:ilvl w:val="0"/>
                <w:numId w:val="187"/>
              </w:numPr>
              <w:spacing w:before="40" w:after="40"/>
              <w:rPr>
                <w:rFonts w:cs="Arial"/>
                <w:bCs/>
                <w:color w:val="000000"/>
                <w:sz w:val="18"/>
                <w:szCs w:val="18"/>
              </w:rPr>
            </w:pPr>
            <w:r w:rsidRPr="007B666C">
              <w:rPr>
                <w:rFonts w:cs="Arial"/>
                <w:bCs/>
                <w:color w:val="000000"/>
                <w:sz w:val="18"/>
                <w:szCs w:val="18"/>
              </w:rPr>
              <w:t>A_DTL_TB.A_PROC_MOD_4TH_</w:t>
            </w:r>
            <w:r w:rsidRPr="007B666C" w:rsidDel="00D63836">
              <w:rPr>
                <w:rFonts w:cs="Arial"/>
                <w:bCs/>
                <w:color w:val="000000"/>
                <w:sz w:val="18"/>
                <w:szCs w:val="18"/>
              </w:rPr>
              <w:t xml:space="preserve"> </w:t>
            </w:r>
            <w:r w:rsidRPr="007B666C">
              <w:rPr>
                <w:rFonts w:cs="Arial"/>
                <w:bCs/>
                <w:color w:val="000000"/>
                <w:sz w:val="18"/>
                <w:szCs w:val="18"/>
              </w:rPr>
              <w:t>CD</w:t>
            </w:r>
          </w:p>
        </w:tc>
        <w:tc>
          <w:tcPr>
            <w:tcW w:w="2194" w:type="pct"/>
            <w:gridSpan w:val="4"/>
            <w:tcBorders>
              <w:top w:val="single" w:color="616161" w:sz="4" w:space="0"/>
              <w:left w:val="single" w:color="616161" w:sz="4" w:space="0"/>
              <w:bottom w:val="single" w:color="616161" w:sz="4" w:space="0"/>
              <w:right w:val="single" w:color="616161" w:sz="4" w:space="0"/>
            </w:tcBorders>
            <w:vAlign w:val="center"/>
          </w:tcPr>
          <w:p w:rsidRPr="007B666C" w:rsidR="00C3062C" w:rsidRDefault="00C3062C" w14:paraId="58D949A7" wp14:textId="77777777">
            <w:pPr>
              <w:pStyle w:val="Modern2nd-levelTableheader"/>
              <w:spacing w:before="40" w:after="40"/>
              <w:rPr>
                <w:rStyle w:val="ModernTableHeader"/>
                <w:rFonts w:cs="Arial"/>
                <w:color w:val="000000"/>
                <w:sz w:val="18"/>
                <w:szCs w:val="18"/>
              </w:rPr>
            </w:pPr>
            <w:r w:rsidRPr="007B666C">
              <w:rPr>
                <w:rStyle w:val="ModernTableText"/>
                <w:rFonts w:cs="Arial"/>
                <w:color w:val="000000"/>
                <w:szCs w:val="18"/>
              </w:rPr>
              <w:t>Required prompt.</w:t>
            </w:r>
          </w:p>
        </w:tc>
        <w:tc>
          <w:tcPr>
            <w:tcW w:w="637" w:type="pct"/>
            <w:tcBorders>
              <w:top w:val="single" w:color="616161" w:sz="4" w:space="0"/>
              <w:left w:val="single" w:color="616161" w:sz="4" w:space="0"/>
              <w:bottom w:val="single" w:color="616161" w:sz="4" w:space="0"/>
              <w:right w:val="single" w:color="616161" w:sz="4" w:space="0"/>
            </w:tcBorders>
            <w:vAlign w:val="center"/>
          </w:tcPr>
          <w:p w:rsidRPr="007B666C" w:rsidR="00C3062C" w:rsidRDefault="00C3062C" w14:paraId="1DD6D798" wp14:textId="77777777">
            <w:pPr>
              <w:jc w:val="center"/>
              <w:rPr>
                <w:rStyle w:val="ModernTableText"/>
                <w:rFonts w:cs="Arial"/>
                <w:noProof/>
                <w:szCs w:val="18"/>
              </w:rPr>
            </w:pPr>
            <w:r w:rsidRPr="007B666C">
              <w:rPr>
                <w:rStyle w:val="ModernTableText"/>
                <w:rFonts w:ascii="Wingdings 2" w:hAnsi="Wingdings 2" w:eastAsia="Wingdings 2" w:cs="Wingdings 2"/>
                <w:noProof/>
                <w:szCs w:val="18"/>
              </w:rPr>
              <w:t>£</w:t>
            </w:r>
            <w:r w:rsidRPr="007B666C">
              <w:rPr>
                <w:rStyle w:val="ModernTableText"/>
                <w:rFonts w:cs="Arial"/>
                <w:noProof/>
                <w:szCs w:val="18"/>
              </w:rPr>
              <w:t xml:space="preserve"> No  </w:t>
            </w:r>
            <w:r w:rsidRPr="007B666C">
              <w:rPr>
                <w:rStyle w:val="ModernTableText"/>
                <w:rFonts w:ascii="Wingdings" w:hAnsi="Wingdings" w:eastAsia="Wingdings" w:cs="Wingdings"/>
                <w:noProof/>
                <w:szCs w:val="18"/>
              </w:rPr>
              <w:t>þ</w:t>
            </w:r>
            <w:r w:rsidRPr="007B666C">
              <w:rPr>
                <w:rStyle w:val="ModernTableText"/>
                <w:rFonts w:cs="Arial"/>
                <w:noProof/>
                <w:szCs w:val="18"/>
              </w:rPr>
              <w:t xml:space="preserve"> Yes</w:t>
            </w:r>
          </w:p>
        </w:tc>
      </w:tr>
      <w:tr xmlns:wp14="http://schemas.microsoft.com/office/word/2010/wordml" w:rsidR="00C3062C" w:rsidTr="00B51A96" w14:paraId="3BFC7F8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458"/>
          <w:jc w:val="center"/>
        </w:trPr>
        <w:tc>
          <w:tcPr>
            <w:tcW w:w="1072" w:type="pct"/>
            <w:gridSpan w:val="2"/>
            <w:vMerge/>
            <w:tcBorders>
              <w:left w:val="single" w:color="616161" w:sz="4" w:space="0"/>
              <w:right w:val="single" w:color="616161" w:sz="4" w:space="0"/>
            </w:tcBorders>
          </w:tcPr>
          <w:p w:rsidRPr="007B666C" w:rsidR="00C3062C" w:rsidRDefault="00C3062C" w14:paraId="4BDB5498" wp14:textId="77777777">
            <w:pPr>
              <w:pStyle w:val="TableText1"/>
              <w:spacing w:before="40" w:after="40"/>
              <w:rPr>
                <w:rStyle w:val="ModernTableText"/>
                <w:rFonts w:cs="Arial"/>
                <w:b/>
                <w:szCs w:val="18"/>
              </w:rPr>
            </w:pPr>
          </w:p>
        </w:tc>
        <w:tc>
          <w:tcPr>
            <w:tcW w:w="1097" w:type="pct"/>
            <w:gridSpan w:val="3"/>
            <w:tcBorders>
              <w:top w:val="single" w:color="616161" w:sz="4" w:space="0"/>
              <w:left w:val="single" w:color="616161" w:sz="4" w:space="0"/>
              <w:bottom w:val="single" w:color="616161" w:sz="4" w:space="0"/>
              <w:right w:val="single" w:color="616161" w:sz="4" w:space="0"/>
            </w:tcBorders>
            <w:vAlign w:val="center"/>
          </w:tcPr>
          <w:p w:rsidRPr="007B666C" w:rsidR="00C3062C" w:rsidP="009674C3" w:rsidRDefault="00C3062C" w14:paraId="4F3B95DF" wp14:textId="77777777">
            <w:pPr>
              <w:pStyle w:val="TableText1"/>
              <w:numPr>
                <w:ilvl w:val="0"/>
                <w:numId w:val="187"/>
              </w:numPr>
              <w:spacing w:before="40" w:after="40" w:line="240" w:lineRule="auto"/>
              <w:jc w:val="both"/>
              <w:rPr>
                <w:rFonts w:cs="Arial"/>
                <w:bCs/>
                <w:sz w:val="18"/>
                <w:szCs w:val="18"/>
              </w:rPr>
            </w:pPr>
            <w:r w:rsidRPr="007B666C">
              <w:rPr>
                <w:rFonts w:cs="Arial"/>
                <w:bCs/>
                <w:sz w:val="18"/>
                <w:szCs w:val="18"/>
              </w:rPr>
              <w:t>Approved LI Begin Date</w:t>
            </w:r>
          </w:p>
          <w:p w:rsidRPr="007B666C" w:rsidR="00C3062C" w:rsidP="009674C3" w:rsidRDefault="00C3062C" w14:paraId="238BF16F" wp14:textId="77777777">
            <w:pPr>
              <w:pStyle w:val="TableText1"/>
              <w:numPr>
                <w:ilvl w:val="0"/>
                <w:numId w:val="187"/>
              </w:numPr>
              <w:spacing w:before="40" w:after="40"/>
              <w:jc w:val="both"/>
              <w:rPr>
                <w:rFonts w:cs="Arial"/>
                <w:bCs/>
                <w:sz w:val="18"/>
                <w:szCs w:val="18"/>
              </w:rPr>
            </w:pPr>
            <w:r w:rsidRPr="007B666C">
              <w:rPr>
                <w:rFonts w:cs="Arial"/>
                <w:bCs/>
                <w:sz w:val="18"/>
                <w:szCs w:val="18"/>
              </w:rPr>
              <w:t>SA Dt-LI Apprv Beg</w:t>
            </w:r>
          </w:p>
          <w:p w:rsidRPr="007B666C" w:rsidR="00C3062C" w:rsidP="009674C3" w:rsidRDefault="00C3062C" w14:paraId="25085782" wp14:textId="77777777">
            <w:pPr>
              <w:pStyle w:val="TableText1"/>
              <w:numPr>
                <w:ilvl w:val="0"/>
                <w:numId w:val="187"/>
              </w:numPr>
              <w:spacing w:before="40" w:after="40"/>
              <w:jc w:val="both"/>
              <w:rPr>
                <w:rFonts w:cs="Arial"/>
                <w:bCs/>
                <w:sz w:val="18"/>
                <w:szCs w:val="18"/>
              </w:rPr>
            </w:pPr>
            <w:r w:rsidRPr="007B666C">
              <w:rPr>
                <w:rFonts w:cs="Arial"/>
                <w:bCs/>
                <w:sz w:val="18"/>
                <w:szCs w:val="18"/>
              </w:rPr>
              <w:t>A_DTL_TB</w:t>
            </w:r>
          </w:p>
        </w:tc>
        <w:tc>
          <w:tcPr>
            <w:tcW w:w="2194" w:type="pct"/>
            <w:gridSpan w:val="4"/>
            <w:tcBorders>
              <w:top w:val="single" w:color="616161" w:sz="4" w:space="0"/>
              <w:left w:val="single" w:color="616161" w:sz="4" w:space="0"/>
              <w:bottom w:val="single" w:color="616161" w:sz="4" w:space="0"/>
              <w:right w:val="single" w:color="616161" w:sz="4" w:space="0"/>
            </w:tcBorders>
          </w:tcPr>
          <w:p w:rsidRPr="007B666C" w:rsidR="00C3062C" w:rsidP="00B51A96" w:rsidRDefault="00C3062C" w14:paraId="56D24445" wp14:textId="77777777">
            <w:pPr>
              <w:pStyle w:val="TableTextACSSC"/>
              <w:keepNext/>
              <w:keepLines/>
              <w:rPr>
                <w:rFonts w:ascii="Arial" w:hAnsi="Arial" w:cs="Arial"/>
                <w:sz w:val="18"/>
                <w:szCs w:val="18"/>
              </w:rPr>
            </w:pPr>
            <w:r w:rsidRPr="007B666C">
              <w:rPr>
                <w:rFonts w:ascii="Arial" w:hAnsi="Arial" w:cs="Arial"/>
                <w:sz w:val="18"/>
                <w:szCs w:val="18"/>
              </w:rPr>
              <w:t>&gt;=</w:t>
            </w:r>
          </w:p>
        </w:tc>
        <w:tc>
          <w:tcPr>
            <w:tcW w:w="637" w:type="pct"/>
            <w:tcBorders>
              <w:top w:val="single" w:color="616161" w:sz="4" w:space="0"/>
              <w:left w:val="single" w:color="616161" w:sz="4" w:space="0"/>
              <w:bottom w:val="single" w:color="616161" w:sz="4" w:space="0"/>
              <w:right w:val="single" w:color="616161" w:sz="4" w:space="0"/>
            </w:tcBorders>
            <w:vAlign w:val="center"/>
          </w:tcPr>
          <w:p w:rsidRPr="007B666C" w:rsidR="00C3062C" w:rsidRDefault="00C3062C" w14:paraId="2803902F" wp14:textId="77777777">
            <w:pPr>
              <w:jc w:val="center"/>
              <w:rPr>
                <w:rStyle w:val="ModernTableText"/>
                <w:rFonts w:cs="Arial"/>
                <w:noProof/>
                <w:szCs w:val="18"/>
              </w:rPr>
            </w:pPr>
            <w:r w:rsidRPr="007B666C">
              <w:rPr>
                <w:rStyle w:val="ModernTableText"/>
                <w:rFonts w:ascii="Wingdings 2" w:hAnsi="Wingdings 2" w:eastAsia="Wingdings 2" w:cs="Wingdings 2"/>
                <w:noProof/>
                <w:szCs w:val="18"/>
              </w:rPr>
              <w:t>£</w:t>
            </w:r>
            <w:r w:rsidRPr="007B666C">
              <w:rPr>
                <w:rStyle w:val="ModernTableText"/>
                <w:rFonts w:cs="Arial"/>
                <w:noProof/>
                <w:szCs w:val="18"/>
              </w:rPr>
              <w:t xml:space="preserve"> No  </w:t>
            </w:r>
            <w:r w:rsidRPr="007B666C">
              <w:rPr>
                <w:rStyle w:val="ModernTableText"/>
                <w:rFonts w:ascii="Wingdings" w:hAnsi="Wingdings" w:eastAsia="Wingdings" w:cs="Wingdings"/>
                <w:noProof/>
                <w:szCs w:val="18"/>
              </w:rPr>
              <w:t>þ</w:t>
            </w:r>
            <w:r w:rsidRPr="007B666C">
              <w:rPr>
                <w:rStyle w:val="ModernTableText"/>
                <w:rFonts w:cs="Arial"/>
                <w:noProof/>
                <w:szCs w:val="18"/>
              </w:rPr>
              <w:t xml:space="preserve"> Yes</w:t>
            </w:r>
          </w:p>
        </w:tc>
      </w:tr>
      <w:tr xmlns:wp14="http://schemas.microsoft.com/office/word/2010/wordml" w:rsidR="00C3062C" w:rsidTr="00B51A96" w14:paraId="0328957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72" w:type="pct"/>
            <w:gridSpan w:val="2"/>
            <w:vMerge/>
            <w:tcBorders>
              <w:left w:val="single" w:color="616161" w:sz="4" w:space="0"/>
              <w:right w:val="single" w:color="616161" w:sz="4" w:space="0"/>
            </w:tcBorders>
          </w:tcPr>
          <w:p w:rsidRPr="007B666C" w:rsidR="00C3062C" w:rsidRDefault="00C3062C" w14:paraId="2916C19D" wp14:textId="77777777">
            <w:pPr>
              <w:pStyle w:val="TableText1"/>
              <w:spacing w:before="40" w:after="40"/>
              <w:rPr>
                <w:rStyle w:val="ModernTableText"/>
                <w:rFonts w:cs="Arial"/>
                <w:b/>
                <w:szCs w:val="18"/>
              </w:rPr>
            </w:pPr>
          </w:p>
        </w:tc>
        <w:tc>
          <w:tcPr>
            <w:tcW w:w="1097" w:type="pct"/>
            <w:gridSpan w:val="3"/>
            <w:tcBorders>
              <w:top w:val="single" w:color="616161" w:sz="4" w:space="0"/>
              <w:left w:val="single" w:color="616161" w:sz="4" w:space="0"/>
              <w:bottom w:val="single" w:color="616161" w:sz="4" w:space="0"/>
              <w:right w:val="single" w:color="616161" w:sz="4" w:space="0"/>
            </w:tcBorders>
            <w:vAlign w:val="center"/>
          </w:tcPr>
          <w:p w:rsidRPr="007B666C" w:rsidR="00C3062C" w:rsidP="009674C3" w:rsidRDefault="00C3062C" w14:paraId="34474FD2" wp14:textId="77777777">
            <w:pPr>
              <w:pStyle w:val="TableText1"/>
              <w:numPr>
                <w:ilvl w:val="0"/>
                <w:numId w:val="187"/>
              </w:numPr>
              <w:spacing w:before="40" w:after="40" w:line="240" w:lineRule="auto"/>
              <w:jc w:val="both"/>
              <w:rPr>
                <w:rFonts w:cs="Arial"/>
                <w:bCs/>
                <w:sz w:val="18"/>
                <w:szCs w:val="18"/>
              </w:rPr>
            </w:pPr>
            <w:r w:rsidRPr="007B666C">
              <w:rPr>
                <w:rFonts w:cs="Arial"/>
                <w:bCs/>
                <w:sz w:val="18"/>
                <w:szCs w:val="18"/>
              </w:rPr>
              <w:t xml:space="preserve">Approved LI End Date </w:t>
            </w:r>
          </w:p>
          <w:p w:rsidRPr="007B666C" w:rsidR="00C3062C" w:rsidP="009674C3" w:rsidRDefault="00C3062C" w14:paraId="52A8DAD7" wp14:textId="77777777">
            <w:pPr>
              <w:pStyle w:val="TableText1"/>
              <w:numPr>
                <w:ilvl w:val="0"/>
                <w:numId w:val="187"/>
              </w:numPr>
              <w:spacing w:before="40" w:after="40"/>
              <w:jc w:val="both"/>
              <w:rPr>
                <w:rFonts w:cs="Arial"/>
                <w:bCs/>
                <w:sz w:val="18"/>
                <w:szCs w:val="18"/>
              </w:rPr>
            </w:pPr>
            <w:r w:rsidRPr="007B666C">
              <w:rPr>
                <w:rFonts w:cs="Arial"/>
                <w:bCs/>
                <w:sz w:val="18"/>
                <w:szCs w:val="18"/>
              </w:rPr>
              <w:t>SA Dt-LI Apprv End</w:t>
            </w:r>
          </w:p>
          <w:p w:rsidRPr="007B666C" w:rsidR="00C3062C" w:rsidP="009674C3" w:rsidRDefault="00C3062C" w14:paraId="3E14923A" wp14:textId="77777777">
            <w:pPr>
              <w:pStyle w:val="TableText1"/>
              <w:numPr>
                <w:ilvl w:val="0"/>
                <w:numId w:val="187"/>
              </w:numPr>
              <w:spacing w:before="40" w:after="40"/>
              <w:jc w:val="both"/>
              <w:rPr>
                <w:rFonts w:cs="Arial"/>
                <w:bCs/>
                <w:sz w:val="18"/>
                <w:szCs w:val="18"/>
              </w:rPr>
            </w:pPr>
            <w:r w:rsidRPr="007B666C">
              <w:rPr>
                <w:rFonts w:cs="Arial"/>
                <w:bCs/>
                <w:sz w:val="18"/>
                <w:szCs w:val="18"/>
              </w:rPr>
              <w:t>A_DTL_TB</w:t>
            </w:r>
          </w:p>
        </w:tc>
        <w:tc>
          <w:tcPr>
            <w:tcW w:w="2194" w:type="pct"/>
            <w:gridSpan w:val="4"/>
            <w:tcBorders>
              <w:top w:val="single" w:color="616161" w:sz="4" w:space="0"/>
              <w:left w:val="single" w:color="616161" w:sz="4" w:space="0"/>
              <w:bottom w:val="single" w:color="616161" w:sz="4" w:space="0"/>
              <w:right w:val="single" w:color="616161" w:sz="4" w:space="0"/>
            </w:tcBorders>
          </w:tcPr>
          <w:p w:rsidRPr="007B666C" w:rsidR="00C3062C" w:rsidP="00B51A96" w:rsidRDefault="00C3062C" w14:paraId="7872ADCA" wp14:textId="77777777">
            <w:pPr>
              <w:pStyle w:val="TableTextACSSC"/>
              <w:keepNext/>
              <w:keepLines/>
              <w:rPr>
                <w:rFonts w:ascii="Arial" w:hAnsi="Arial" w:cs="Arial"/>
                <w:sz w:val="18"/>
                <w:szCs w:val="18"/>
              </w:rPr>
            </w:pPr>
            <w:r w:rsidRPr="007B666C">
              <w:rPr>
                <w:rFonts w:ascii="Arial" w:hAnsi="Arial" w:cs="Arial"/>
                <w:sz w:val="18"/>
                <w:szCs w:val="18"/>
              </w:rPr>
              <w:t>&lt;=</w:t>
            </w:r>
          </w:p>
        </w:tc>
        <w:tc>
          <w:tcPr>
            <w:tcW w:w="637" w:type="pct"/>
            <w:tcBorders>
              <w:top w:val="single" w:color="616161" w:sz="4" w:space="0"/>
              <w:left w:val="single" w:color="616161" w:sz="4" w:space="0"/>
              <w:bottom w:val="single" w:color="616161" w:sz="4" w:space="0"/>
              <w:right w:val="single" w:color="616161" w:sz="4" w:space="0"/>
            </w:tcBorders>
            <w:vAlign w:val="center"/>
          </w:tcPr>
          <w:p w:rsidRPr="007B666C" w:rsidR="00C3062C" w:rsidRDefault="00C3062C" w14:paraId="5934119C" wp14:textId="77777777">
            <w:pPr>
              <w:jc w:val="center"/>
              <w:rPr>
                <w:rStyle w:val="ModernTableText"/>
                <w:rFonts w:cs="Arial"/>
                <w:noProof/>
                <w:szCs w:val="18"/>
              </w:rPr>
            </w:pPr>
            <w:r w:rsidRPr="007B666C">
              <w:rPr>
                <w:rStyle w:val="ModernTableText"/>
                <w:rFonts w:ascii="Wingdings 2" w:hAnsi="Wingdings 2" w:eastAsia="Wingdings 2" w:cs="Wingdings 2"/>
                <w:noProof/>
                <w:szCs w:val="18"/>
              </w:rPr>
              <w:t>£</w:t>
            </w:r>
            <w:r w:rsidRPr="007B666C">
              <w:rPr>
                <w:rStyle w:val="ModernTableText"/>
                <w:rFonts w:cs="Arial"/>
                <w:noProof/>
                <w:szCs w:val="18"/>
              </w:rPr>
              <w:t xml:space="preserve"> No  </w:t>
            </w:r>
            <w:r w:rsidRPr="007B666C">
              <w:rPr>
                <w:rStyle w:val="ModernTableText"/>
                <w:rFonts w:ascii="Wingdings" w:hAnsi="Wingdings" w:eastAsia="Wingdings" w:cs="Wingdings"/>
                <w:noProof/>
                <w:szCs w:val="18"/>
              </w:rPr>
              <w:t>þ</w:t>
            </w:r>
            <w:r w:rsidRPr="007B666C">
              <w:rPr>
                <w:rStyle w:val="ModernTableText"/>
                <w:rFonts w:cs="Arial"/>
                <w:noProof/>
                <w:szCs w:val="18"/>
              </w:rPr>
              <w:t xml:space="preserve"> Yes</w:t>
            </w:r>
          </w:p>
        </w:tc>
      </w:tr>
      <w:tr xmlns:wp14="http://schemas.microsoft.com/office/word/2010/wordml" w:rsidR="00C3062C" w14:paraId="1EFC2B6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72" w:type="pct"/>
            <w:gridSpan w:val="2"/>
            <w:vMerge/>
            <w:tcBorders>
              <w:left w:val="single" w:color="616161" w:sz="4" w:space="0"/>
              <w:right w:val="single" w:color="616161" w:sz="4" w:space="0"/>
            </w:tcBorders>
          </w:tcPr>
          <w:p w:rsidRPr="007B666C" w:rsidR="00C3062C" w:rsidRDefault="00C3062C" w14:paraId="74869460" wp14:textId="77777777">
            <w:pPr>
              <w:pStyle w:val="TableText1"/>
              <w:spacing w:before="40" w:after="40"/>
              <w:rPr>
                <w:rStyle w:val="ModernTableText"/>
                <w:rFonts w:cs="Arial"/>
                <w:b/>
                <w:szCs w:val="18"/>
              </w:rPr>
            </w:pPr>
          </w:p>
        </w:tc>
        <w:tc>
          <w:tcPr>
            <w:tcW w:w="1097" w:type="pct"/>
            <w:gridSpan w:val="3"/>
            <w:tcBorders>
              <w:top w:val="single" w:color="616161" w:sz="4" w:space="0"/>
              <w:left w:val="single" w:color="616161" w:sz="4" w:space="0"/>
              <w:bottom w:val="single" w:color="616161" w:sz="4" w:space="0"/>
              <w:right w:val="single" w:color="616161" w:sz="4" w:space="0"/>
            </w:tcBorders>
            <w:vAlign w:val="center"/>
          </w:tcPr>
          <w:p w:rsidRPr="007B666C" w:rsidR="00C3062C" w:rsidP="009674C3" w:rsidRDefault="00C3062C" w14:paraId="01CC7F64" wp14:textId="77777777">
            <w:pPr>
              <w:pStyle w:val="TableText1"/>
              <w:numPr>
                <w:ilvl w:val="0"/>
                <w:numId w:val="187"/>
              </w:numPr>
              <w:spacing w:before="40" w:after="40"/>
              <w:jc w:val="both"/>
              <w:rPr>
                <w:rFonts w:cs="Arial"/>
                <w:bCs/>
                <w:sz w:val="18"/>
                <w:szCs w:val="18"/>
              </w:rPr>
            </w:pPr>
            <w:r w:rsidRPr="007B666C">
              <w:rPr>
                <w:rFonts w:cs="Arial"/>
                <w:bCs/>
                <w:sz w:val="18"/>
                <w:szCs w:val="18"/>
              </w:rPr>
              <w:t>Line Item Status Code</w:t>
            </w:r>
          </w:p>
          <w:p w:rsidRPr="007B666C" w:rsidR="00C3062C" w:rsidP="009674C3" w:rsidRDefault="00C3062C" w14:paraId="2D72B164" wp14:textId="77777777">
            <w:pPr>
              <w:pStyle w:val="TableText1"/>
              <w:numPr>
                <w:ilvl w:val="0"/>
                <w:numId w:val="187"/>
              </w:numPr>
              <w:spacing w:before="40" w:after="40"/>
              <w:jc w:val="both"/>
              <w:rPr>
                <w:rFonts w:cs="Arial"/>
                <w:bCs/>
                <w:sz w:val="18"/>
                <w:szCs w:val="18"/>
              </w:rPr>
            </w:pPr>
            <w:r w:rsidRPr="007B666C">
              <w:rPr>
                <w:rFonts w:cs="Arial"/>
                <w:bCs/>
                <w:sz w:val="18"/>
                <w:szCs w:val="18"/>
              </w:rPr>
              <w:t>SA LI Stat Cd</w:t>
            </w:r>
          </w:p>
          <w:p w:rsidRPr="007B666C" w:rsidR="00C3062C" w:rsidP="009674C3" w:rsidRDefault="00C3062C" w14:paraId="50A4B683" wp14:textId="77777777">
            <w:pPr>
              <w:pStyle w:val="TableText1"/>
              <w:numPr>
                <w:ilvl w:val="0"/>
                <w:numId w:val="187"/>
              </w:numPr>
              <w:spacing w:before="40" w:after="40"/>
              <w:jc w:val="both"/>
              <w:rPr>
                <w:rFonts w:cs="Arial"/>
                <w:bCs/>
                <w:sz w:val="18"/>
                <w:szCs w:val="18"/>
              </w:rPr>
            </w:pPr>
            <w:r w:rsidRPr="007B666C">
              <w:rPr>
                <w:rFonts w:cs="Arial"/>
                <w:bCs/>
                <w:sz w:val="18"/>
                <w:szCs w:val="18"/>
              </w:rPr>
              <w:t>A_DTL_TB</w:t>
            </w:r>
          </w:p>
        </w:tc>
        <w:tc>
          <w:tcPr>
            <w:tcW w:w="2194" w:type="pct"/>
            <w:gridSpan w:val="4"/>
            <w:tcBorders>
              <w:top w:val="single" w:color="616161" w:sz="4" w:space="0"/>
              <w:left w:val="single" w:color="616161" w:sz="4" w:space="0"/>
              <w:bottom w:val="single" w:color="616161" w:sz="4" w:space="0"/>
              <w:right w:val="single" w:color="616161" w:sz="4" w:space="0"/>
            </w:tcBorders>
            <w:vAlign w:val="center"/>
          </w:tcPr>
          <w:p w:rsidRPr="007B666C" w:rsidR="00C3062C" w:rsidRDefault="00C3062C" w14:paraId="19199DDC" wp14:textId="77777777">
            <w:pPr>
              <w:pStyle w:val="Modern2nd-levelTableheader"/>
              <w:spacing w:before="40" w:after="40"/>
              <w:rPr>
                <w:rStyle w:val="ModernTableText"/>
                <w:rFonts w:cs="Arial"/>
                <w:color w:val="000000"/>
                <w:szCs w:val="18"/>
              </w:rPr>
            </w:pPr>
            <w:r w:rsidRPr="007B666C">
              <w:rPr>
                <w:rStyle w:val="ModernTableText"/>
                <w:rFonts w:cs="Arial"/>
                <w:color w:val="000000"/>
                <w:szCs w:val="18"/>
              </w:rPr>
              <w:t xml:space="preserve">Required prompt.  </w:t>
            </w:r>
            <w:r w:rsidRPr="007B666C">
              <w:rPr>
                <w:rStyle w:val="ModernTableText"/>
                <w:rFonts w:cs="Arial"/>
                <w:szCs w:val="18"/>
              </w:rPr>
              <w:t>Default to ‘All’</w:t>
            </w:r>
          </w:p>
        </w:tc>
        <w:tc>
          <w:tcPr>
            <w:tcW w:w="637" w:type="pct"/>
            <w:tcBorders>
              <w:top w:val="single" w:color="616161" w:sz="4" w:space="0"/>
              <w:left w:val="single" w:color="616161" w:sz="4" w:space="0"/>
              <w:bottom w:val="single" w:color="616161" w:sz="4" w:space="0"/>
              <w:right w:val="single" w:color="616161" w:sz="4" w:space="0"/>
            </w:tcBorders>
            <w:vAlign w:val="center"/>
          </w:tcPr>
          <w:p w:rsidRPr="007B666C" w:rsidR="00C3062C" w:rsidRDefault="00C3062C" w14:paraId="68DD421D" wp14:textId="77777777">
            <w:pPr>
              <w:jc w:val="center"/>
              <w:rPr>
                <w:rStyle w:val="ModernTableText"/>
                <w:rFonts w:cs="Arial"/>
                <w:noProof/>
                <w:szCs w:val="18"/>
              </w:rPr>
            </w:pPr>
            <w:r w:rsidRPr="007B666C">
              <w:rPr>
                <w:rStyle w:val="ModernTableText"/>
                <w:rFonts w:ascii="Wingdings 2" w:hAnsi="Wingdings 2" w:eastAsia="Wingdings 2" w:cs="Wingdings 2"/>
                <w:noProof/>
                <w:szCs w:val="18"/>
              </w:rPr>
              <w:t>£</w:t>
            </w:r>
            <w:r w:rsidRPr="007B666C">
              <w:rPr>
                <w:rStyle w:val="ModernTableText"/>
                <w:rFonts w:cs="Arial"/>
                <w:noProof/>
                <w:szCs w:val="18"/>
              </w:rPr>
              <w:t xml:space="preserve"> No  </w:t>
            </w:r>
            <w:r w:rsidRPr="007B666C">
              <w:rPr>
                <w:rStyle w:val="ModernTableText"/>
                <w:rFonts w:ascii="Wingdings" w:hAnsi="Wingdings" w:eastAsia="Wingdings" w:cs="Wingdings"/>
                <w:noProof/>
                <w:szCs w:val="18"/>
              </w:rPr>
              <w:t>þ</w:t>
            </w:r>
            <w:r w:rsidRPr="007B666C">
              <w:rPr>
                <w:rStyle w:val="ModernTableText"/>
                <w:rFonts w:cs="Arial"/>
                <w:noProof/>
                <w:szCs w:val="18"/>
              </w:rPr>
              <w:t xml:space="preserve"> Yes</w:t>
            </w:r>
          </w:p>
        </w:tc>
      </w:tr>
      <w:tr xmlns:wp14="http://schemas.microsoft.com/office/word/2010/wordml" w:rsidR="00C3062C" w14:paraId="0DAE5D9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C3062C" w:rsidP="00880DFF" w:rsidRDefault="00C3062C" w14:paraId="2B89C821" wp14:textId="77777777">
            <w:pPr>
              <w:pStyle w:val="ModernBodyText"/>
              <w:keepN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C3062C" w:rsidTr="000E74B1" w14:paraId="0996B99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vMerge w:val="restart"/>
            <w:vAlign w:val="center"/>
          </w:tcPr>
          <w:p w:rsidRPr="007B666C" w:rsidR="00C3062C" w:rsidP="00880DFF" w:rsidRDefault="00C3062C" w14:paraId="253E7A0C" wp14:textId="77777777">
            <w:pPr>
              <w:pStyle w:val="TableHeading"/>
              <w:keepNext/>
              <w:keepLines w:val="0"/>
              <w:spacing w:before="40" w:after="40"/>
              <w:rPr>
                <w:rStyle w:val="ModernTableText"/>
                <w:noProof/>
                <w:szCs w:val="18"/>
              </w:rPr>
            </w:pPr>
            <w:r w:rsidRPr="007B666C">
              <w:rPr>
                <w:rStyle w:val="ModernTableText"/>
                <w:noProof/>
                <w:szCs w:val="18"/>
              </w:rPr>
              <w:t>Sort By:</w:t>
            </w:r>
          </w:p>
        </w:tc>
        <w:tc>
          <w:tcPr>
            <w:tcW w:w="1760" w:type="pct"/>
            <w:gridSpan w:val="4"/>
            <w:vAlign w:val="center"/>
          </w:tcPr>
          <w:p w:rsidRPr="007B666C" w:rsidR="00C3062C" w:rsidP="00880DFF" w:rsidRDefault="00C3062C" w14:paraId="214A7F41" wp14:textId="77777777">
            <w:pPr>
              <w:pStyle w:val="TableText1"/>
              <w:keepNext/>
              <w:numPr>
                <w:ilvl w:val="0"/>
                <w:numId w:val="30"/>
              </w:numPr>
              <w:spacing w:before="40" w:after="40"/>
              <w:jc w:val="both"/>
              <w:rPr>
                <w:rFonts w:cs="Arial"/>
                <w:bCs/>
                <w:color w:val="000000"/>
                <w:sz w:val="18"/>
                <w:szCs w:val="18"/>
              </w:rPr>
            </w:pPr>
            <w:r w:rsidRPr="007B666C">
              <w:rPr>
                <w:rFonts w:cs="Arial"/>
                <w:bCs/>
                <w:color w:val="000000"/>
                <w:sz w:val="18"/>
                <w:szCs w:val="18"/>
              </w:rPr>
              <w:t>LOB Cd</w:t>
            </w:r>
          </w:p>
        </w:tc>
        <w:tc>
          <w:tcPr>
            <w:tcW w:w="2168" w:type="pct"/>
            <w:gridSpan w:val="4"/>
          </w:tcPr>
          <w:p w:rsidRPr="007B666C" w:rsidR="00C3062C" w:rsidP="00880DFF" w:rsidRDefault="00C3062C" w14:paraId="4E196CD5" wp14:textId="77777777">
            <w:pPr>
              <w:keepNext/>
              <w:rPr>
                <w:rFonts w:cs="Arial"/>
                <w:bCs/>
                <w:color w:val="000000"/>
                <w:spacing w:val="-2"/>
                <w:sz w:val="18"/>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Ascending    </w:t>
            </w:r>
            <w:r w:rsidRPr="007B666C">
              <w:rPr>
                <w:rStyle w:val="ModernTableText"/>
                <w:rFonts w:ascii="Wingdings 2" w:hAnsi="Wingdings 2" w:eastAsia="Wingdings 2" w:cs="Wingdings 2"/>
                <w:noProof/>
                <w:szCs w:val="18"/>
              </w:rPr>
              <w:t>£</w:t>
            </w:r>
            <w:r w:rsidRPr="007B666C">
              <w:rPr>
                <w:rStyle w:val="ModernTableText"/>
                <w:noProof/>
                <w:szCs w:val="18"/>
              </w:rPr>
              <w:t xml:space="preserve"> Descending</w:t>
            </w:r>
          </w:p>
        </w:tc>
      </w:tr>
      <w:tr xmlns:wp14="http://schemas.microsoft.com/office/word/2010/wordml" w:rsidR="00C3062C" w14:paraId="34B80BA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vMerge/>
          </w:tcPr>
          <w:p w:rsidRPr="007B666C" w:rsidR="00C3062C" w:rsidDel="00435258" w:rsidP="00880DFF" w:rsidRDefault="00C3062C" w14:paraId="187F57B8" wp14:textId="77777777">
            <w:pPr>
              <w:pStyle w:val="TableHeading"/>
              <w:keepNext/>
              <w:keepLines w:val="0"/>
              <w:spacing w:before="40" w:after="40"/>
              <w:rPr>
                <w:rStyle w:val="ModernTableText"/>
                <w:noProof/>
                <w:szCs w:val="18"/>
              </w:rPr>
            </w:pPr>
          </w:p>
        </w:tc>
        <w:tc>
          <w:tcPr>
            <w:tcW w:w="1760" w:type="pct"/>
            <w:gridSpan w:val="4"/>
            <w:vAlign w:val="center"/>
          </w:tcPr>
          <w:p w:rsidRPr="007B666C" w:rsidR="00C3062C" w:rsidP="00880DFF" w:rsidRDefault="00C3062C" w14:paraId="7E0D5B8A" wp14:textId="77777777">
            <w:pPr>
              <w:pStyle w:val="TableText1"/>
              <w:keepNext/>
              <w:numPr>
                <w:ilvl w:val="0"/>
                <w:numId w:val="30"/>
              </w:numPr>
              <w:spacing w:before="40" w:after="40"/>
              <w:jc w:val="both"/>
              <w:rPr>
                <w:rFonts w:cs="Arial"/>
                <w:bCs/>
                <w:color w:val="000000"/>
                <w:sz w:val="18"/>
                <w:szCs w:val="18"/>
              </w:rPr>
            </w:pPr>
            <w:r w:rsidRPr="007B666C">
              <w:rPr>
                <w:rFonts w:cs="Arial"/>
                <w:bCs/>
                <w:color w:val="000000"/>
                <w:sz w:val="18"/>
                <w:szCs w:val="18"/>
              </w:rPr>
              <w:t>SA LI Svc Prov ID</w:t>
            </w:r>
          </w:p>
        </w:tc>
        <w:tc>
          <w:tcPr>
            <w:tcW w:w="2168" w:type="pct"/>
            <w:gridSpan w:val="4"/>
          </w:tcPr>
          <w:p w:rsidRPr="007B666C" w:rsidR="00C3062C" w:rsidP="00880DFF" w:rsidRDefault="00C3062C" w14:paraId="55B48D51" wp14:textId="77777777">
            <w:pPr>
              <w:keepNext/>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Ascending    </w:t>
            </w:r>
            <w:r w:rsidRPr="007B666C">
              <w:rPr>
                <w:rStyle w:val="ModernTableText"/>
                <w:rFonts w:ascii="Wingdings 2" w:hAnsi="Wingdings 2" w:eastAsia="Wingdings 2" w:cs="Wingdings 2"/>
                <w:noProof/>
                <w:szCs w:val="18"/>
              </w:rPr>
              <w:t>£</w:t>
            </w:r>
            <w:r w:rsidRPr="007B666C">
              <w:rPr>
                <w:rStyle w:val="ModernTableText"/>
                <w:noProof/>
                <w:szCs w:val="18"/>
              </w:rPr>
              <w:t xml:space="preserve"> Descending</w:t>
            </w:r>
          </w:p>
        </w:tc>
      </w:tr>
      <w:tr xmlns:wp14="http://schemas.microsoft.com/office/word/2010/wordml" w:rsidR="00C3062C" w14:paraId="4840C79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vMerge/>
          </w:tcPr>
          <w:p w:rsidRPr="007B666C" w:rsidR="00C3062C" w:rsidRDefault="00C3062C" w14:paraId="54738AF4" wp14:textId="77777777">
            <w:pPr>
              <w:pStyle w:val="TableHeading"/>
              <w:spacing w:before="40" w:after="40"/>
              <w:rPr>
                <w:rStyle w:val="ModernTableText"/>
                <w:noProof/>
                <w:szCs w:val="18"/>
              </w:rPr>
            </w:pPr>
          </w:p>
        </w:tc>
        <w:tc>
          <w:tcPr>
            <w:tcW w:w="1760" w:type="pct"/>
            <w:gridSpan w:val="4"/>
            <w:vAlign w:val="center"/>
          </w:tcPr>
          <w:p w:rsidRPr="007B666C" w:rsidR="00C3062C" w:rsidRDefault="00C3062C" w14:paraId="4A251625" wp14:textId="77777777">
            <w:pPr>
              <w:pStyle w:val="TableText1"/>
              <w:numPr>
                <w:ilvl w:val="0"/>
                <w:numId w:val="30"/>
              </w:numPr>
              <w:spacing w:before="40" w:after="40"/>
              <w:jc w:val="both"/>
              <w:rPr>
                <w:rFonts w:cs="Arial"/>
                <w:bCs/>
                <w:color w:val="000000"/>
                <w:sz w:val="18"/>
                <w:szCs w:val="18"/>
              </w:rPr>
            </w:pPr>
            <w:r w:rsidRPr="007B666C">
              <w:rPr>
                <w:rFonts w:cs="Arial"/>
                <w:bCs/>
                <w:color w:val="000000"/>
                <w:sz w:val="18"/>
                <w:szCs w:val="18"/>
              </w:rPr>
              <w:t>SA Line Item From Service Code</w:t>
            </w:r>
          </w:p>
          <w:p w:rsidRPr="007B666C" w:rsidR="00C3062C" w:rsidRDefault="00C3062C" w14:paraId="04B04035" wp14:textId="77777777">
            <w:pPr>
              <w:pStyle w:val="TableText1"/>
              <w:spacing w:before="40" w:after="40"/>
              <w:ind w:left="375"/>
              <w:jc w:val="both"/>
              <w:rPr>
                <w:rFonts w:cs="Arial"/>
                <w:bCs/>
                <w:color w:val="FF0000"/>
                <w:sz w:val="18"/>
                <w:szCs w:val="18"/>
              </w:rPr>
            </w:pPr>
            <w:r w:rsidRPr="007B666C">
              <w:rPr>
                <w:rFonts w:cs="Arial"/>
                <w:bCs/>
                <w:color w:val="000000"/>
                <w:sz w:val="18"/>
                <w:szCs w:val="18"/>
              </w:rPr>
              <w:t>(SA LI Svc Cd-From</w:t>
            </w:r>
            <w:r w:rsidRPr="007B666C">
              <w:rPr>
                <w:rFonts w:cs="Arial"/>
                <w:bCs/>
                <w:sz w:val="18"/>
                <w:szCs w:val="18"/>
              </w:rPr>
              <w:t>)</w:t>
            </w:r>
          </w:p>
        </w:tc>
        <w:tc>
          <w:tcPr>
            <w:tcW w:w="2168" w:type="pct"/>
            <w:gridSpan w:val="4"/>
          </w:tcPr>
          <w:p w:rsidRPr="007B666C" w:rsidR="00C3062C" w:rsidRDefault="00C3062C" w14:paraId="58499C52" wp14:textId="77777777">
            <w:pPr>
              <w:rPr>
                <w:rStyle w:val="ModernTableText"/>
                <w:noProof/>
                <w:color w:val="FF0000"/>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Ascending    </w:t>
            </w:r>
            <w:r w:rsidRPr="007B666C">
              <w:rPr>
                <w:rStyle w:val="ModernTableText"/>
                <w:rFonts w:ascii="Wingdings 2" w:hAnsi="Wingdings 2" w:eastAsia="Wingdings 2" w:cs="Wingdings 2"/>
                <w:noProof/>
                <w:szCs w:val="18"/>
              </w:rPr>
              <w:t>£</w:t>
            </w:r>
            <w:r w:rsidRPr="007B666C">
              <w:rPr>
                <w:rStyle w:val="ModernTableText"/>
                <w:noProof/>
                <w:szCs w:val="18"/>
              </w:rPr>
              <w:t xml:space="preserve"> Descending</w:t>
            </w:r>
          </w:p>
        </w:tc>
      </w:tr>
      <w:tr xmlns:wp14="http://schemas.microsoft.com/office/word/2010/wordml" w:rsidR="00C3062C" w14:paraId="19A0284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vMerge/>
          </w:tcPr>
          <w:p w:rsidRPr="007B666C" w:rsidR="00C3062C" w:rsidRDefault="00C3062C" w14:paraId="46ABBD8F" wp14:textId="77777777">
            <w:pPr>
              <w:pStyle w:val="TableHeading"/>
              <w:spacing w:before="40" w:after="40"/>
              <w:rPr>
                <w:rStyle w:val="ModernTableText"/>
                <w:noProof/>
                <w:szCs w:val="18"/>
              </w:rPr>
            </w:pPr>
          </w:p>
        </w:tc>
        <w:tc>
          <w:tcPr>
            <w:tcW w:w="1760" w:type="pct"/>
            <w:gridSpan w:val="4"/>
            <w:vAlign w:val="center"/>
          </w:tcPr>
          <w:p w:rsidRPr="007B666C" w:rsidR="00C3062C" w:rsidRDefault="00C3062C" w14:paraId="0693629D" wp14:textId="77777777">
            <w:pPr>
              <w:pStyle w:val="TableText1"/>
              <w:numPr>
                <w:ilvl w:val="0"/>
                <w:numId w:val="30"/>
              </w:numPr>
              <w:spacing w:before="40" w:after="40"/>
              <w:jc w:val="both"/>
              <w:rPr>
                <w:rFonts w:cs="Arial"/>
                <w:bCs/>
                <w:sz w:val="18"/>
                <w:szCs w:val="18"/>
              </w:rPr>
            </w:pPr>
            <w:r w:rsidRPr="007B666C">
              <w:rPr>
                <w:rFonts w:cs="Arial"/>
                <w:bCs/>
                <w:sz w:val="18"/>
                <w:szCs w:val="18"/>
              </w:rPr>
              <w:t>SA LI Svc Cd-Mod</w:t>
            </w:r>
            <w:r w:rsidRPr="007B666C" w:rsidDel="00334487">
              <w:rPr>
                <w:rFonts w:cs="Arial"/>
                <w:bCs/>
                <w:sz w:val="18"/>
                <w:szCs w:val="18"/>
              </w:rPr>
              <w:t xml:space="preserve"> </w:t>
            </w:r>
            <w:r w:rsidRPr="007B666C">
              <w:rPr>
                <w:rFonts w:cs="Arial"/>
                <w:bCs/>
                <w:sz w:val="18"/>
                <w:szCs w:val="18"/>
              </w:rPr>
              <w:t xml:space="preserve"> (SA LI-Proc Mod (1-4))</w:t>
            </w:r>
          </w:p>
        </w:tc>
        <w:tc>
          <w:tcPr>
            <w:tcW w:w="2168" w:type="pct"/>
            <w:gridSpan w:val="4"/>
            <w:vAlign w:val="center"/>
          </w:tcPr>
          <w:p w:rsidRPr="007B666C" w:rsidR="00C3062C" w:rsidRDefault="00C3062C" w14:paraId="291FE112" wp14:textId="77777777">
            <w:pPr>
              <w:rPr>
                <w:rStyle w:val="ModernTableText"/>
                <w:noProof/>
                <w:color w:val="FF0000"/>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Ascending    </w:t>
            </w:r>
            <w:r w:rsidRPr="007B666C">
              <w:rPr>
                <w:rStyle w:val="ModernTableText"/>
                <w:rFonts w:ascii="Wingdings 2" w:hAnsi="Wingdings 2" w:eastAsia="Wingdings 2" w:cs="Wingdings 2"/>
                <w:noProof/>
                <w:szCs w:val="18"/>
              </w:rPr>
              <w:t>£</w:t>
            </w:r>
            <w:r w:rsidRPr="007B666C">
              <w:rPr>
                <w:rStyle w:val="ModernTableText"/>
                <w:noProof/>
                <w:szCs w:val="18"/>
              </w:rPr>
              <w:t xml:space="preserve"> Descending</w:t>
            </w:r>
          </w:p>
        </w:tc>
      </w:tr>
      <w:tr xmlns:wp14="http://schemas.microsoft.com/office/word/2010/wordml" w:rsidR="00C3062C" w14:paraId="5832C6B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vMerge/>
          </w:tcPr>
          <w:p w:rsidRPr="007B666C" w:rsidR="00C3062C" w:rsidRDefault="00C3062C" w14:paraId="06BBA33E" wp14:textId="77777777">
            <w:pPr>
              <w:pStyle w:val="TableHeading"/>
              <w:spacing w:before="40" w:after="40"/>
              <w:rPr>
                <w:rStyle w:val="ModernTableText"/>
                <w:noProof/>
                <w:szCs w:val="18"/>
              </w:rPr>
            </w:pPr>
          </w:p>
        </w:tc>
        <w:tc>
          <w:tcPr>
            <w:tcW w:w="1760" w:type="pct"/>
            <w:gridSpan w:val="4"/>
            <w:vAlign w:val="center"/>
          </w:tcPr>
          <w:p w:rsidRPr="007B666C" w:rsidR="00C3062C" w:rsidRDefault="00C3062C" w14:paraId="5811A272" wp14:textId="77777777">
            <w:pPr>
              <w:pStyle w:val="TableText1"/>
              <w:numPr>
                <w:ilvl w:val="0"/>
                <w:numId w:val="30"/>
              </w:numPr>
              <w:spacing w:before="40" w:after="40"/>
              <w:jc w:val="both"/>
              <w:rPr>
                <w:rFonts w:cs="Arial"/>
                <w:bCs/>
                <w:color w:val="000000"/>
                <w:sz w:val="18"/>
                <w:szCs w:val="18"/>
              </w:rPr>
            </w:pPr>
            <w:r w:rsidRPr="007B666C">
              <w:rPr>
                <w:rFonts w:cs="Arial"/>
                <w:bCs/>
                <w:color w:val="000000"/>
                <w:sz w:val="18"/>
                <w:szCs w:val="18"/>
              </w:rPr>
              <w:t>SA Line Item To Service Code</w:t>
            </w:r>
          </w:p>
          <w:p w:rsidRPr="007B666C" w:rsidR="00C3062C" w:rsidRDefault="00C3062C" w14:paraId="0989A1B0" wp14:textId="77777777">
            <w:pPr>
              <w:pStyle w:val="TableText1"/>
              <w:spacing w:before="40" w:after="40"/>
              <w:ind w:left="375"/>
              <w:jc w:val="both"/>
              <w:rPr>
                <w:rFonts w:cs="Arial"/>
                <w:bCs/>
                <w:sz w:val="18"/>
                <w:szCs w:val="18"/>
              </w:rPr>
            </w:pPr>
            <w:r w:rsidRPr="007B666C">
              <w:rPr>
                <w:rFonts w:cs="Arial"/>
                <w:bCs/>
                <w:color w:val="000000"/>
                <w:sz w:val="18"/>
                <w:szCs w:val="18"/>
              </w:rPr>
              <w:t>(SA LI Svc Cd-To)</w:t>
            </w:r>
          </w:p>
        </w:tc>
        <w:tc>
          <w:tcPr>
            <w:tcW w:w="2168" w:type="pct"/>
            <w:gridSpan w:val="4"/>
          </w:tcPr>
          <w:p w:rsidRPr="007B666C" w:rsidR="00C3062C" w:rsidRDefault="00C3062C" w14:paraId="23BD46B4" wp14:textId="77777777">
            <w:pPr>
              <w:rPr>
                <w:noProof/>
                <w:sz w:val="18"/>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Ascending    </w:t>
            </w:r>
            <w:r w:rsidRPr="007B666C">
              <w:rPr>
                <w:rStyle w:val="ModernTableText"/>
                <w:rFonts w:ascii="Wingdings 2" w:hAnsi="Wingdings 2" w:eastAsia="Wingdings 2" w:cs="Wingdings 2"/>
                <w:noProof/>
                <w:szCs w:val="18"/>
              </w:rPr>
              <w:t>£</w:t>
            </w:r>
            <w:r w:rsidRPr="007B666C">
              <w:rPr>
                <w:rStyle w:val="ModernTableText"/>
                <w:noProof/>
                <w:szCs w:val="18"/>
              </w:rPr>
              <w:t xml:space="preserve"> Descending</w:t>
            </w:r>
          </w:p>
        </w:tc>
      </w:tr>
      <w:tr xmlns:wp14="http://schemas.microsoft.com/office/word/2010/wordml" w:rsidR="00C3062C" w14:paraId="6851DB0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vMerge/>
          </w:tcPr>
          <w:p w:rsidRPr="007B666C" w:rsidR="00C3062C" w:rsidRDefault="00C3062C" w14:paraId="464FCBC1" wp14:textId="77777777">
            <w:pPr>
              <w:pStyle w:val="TableHeading"/>
              <w:spacing w:before="40" w:after="40"/>
              <w:rPr>
                <w:rStyle w:val="ModernTableText"/>
                <w:noProof/>
                <w:szCs w:val="18"/>
              </w:rPr>
            </w:pPr>
          </w:p>
        </w:tc>
        <w:tc>
          <w:tcPr>
            <w:tcW w:w="1760" w:type="pct"/>
            <w:gridSpan w:val="4"/>
            <w:vAlign w:val="center"/>
          </w:tcPr>
          <w:p w:rsidRPr="007B666C" w:rsidR="00C3062C" w:rsidP="00C3062C" w:rsidRDefault="00C3062C" w14:paraId="69265275" wp14:textId="77777777">
            <w:pPr>
              <w:pStyle w:val="TableText1"/>
              <w:numPr>
                <w:ilvl w:val="0"/>
                <w:numId w:val="30"/>
              </w:numPr>
              <w:spacing w:before="40" w:after="40"/>
              <w:jc w:val="both"/>
              <w:rPr>
                <w:rFonts w:cs="Arial"/>
                <w:bCs/>
                <w:sz w:val="18"/>
                <w:szCs w:val="18"/>
              </w:rPr>
            </w:pPr>
            <w:r w:rsidRPr="007B666C">
              <w:rPr>
                <w:rFonts w:cs="Arial"/>
                <w:bCs/>
                <w:sz w:val="18"/>
                <w:szCs w:val="18"/>
              </w:rPr>
              <w:t>Auth Type</w:t>
            </w:r>
          </w:p>
          <w:p w:rsidRPr="007B666C" w:rsidR="00C3062C" w:rsidP="00DD7BA6" w:rsidRDefault="00C3062C" w14:paraId="1E33FFCF" wp14:textId="77777777">
            <w:pPr>
              <w:pStyle w:val="TableText1"/>
              <w:spacing w:before="40" w:after="40"/>
              <w:jc w:val="both"/>
              <w:rPr>
                <w:rFonts w:cs="Arial"/>
                <w:color w:val="000000"/>
                <w:sz w:val="18"/>
                <w:szCs w:val="18"/>
              </w:rPr>
            </w:pPr>
            <w:r w:rsidRPr="007B666C">
              <w:rPr>
                <w:rFonts w:cs="Arial"/>
                <w:bCs/>
                <w:sz w:val="18"/>
                <w:szCs w:val="18"/>
              </w:rPr>
              <w:t xml:space="preserve">       (SA Ty Cd)</w:t>
            </w:r>
          </w:p>
        </w:tc>
        <w:tc>
          <w:tcPr>
            <w:tcW w:w="2168" w:type="pct"/>
            <w:gridSpan w:val="4"/>
          </w:tcPr>
          <w:p w:rsidRPr="007B666C" w:rsidR="00C3062C" w:rsidP="00744294" w:rsidRDefault="00C3062C" w14:paraId="4D020C91" wp14:textId="77777777">
            <w:pPr>
              <w:pStyle w:val="TableText1"/>
              <w:spacing w:before="40" w:after="40"/>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Ascending    </w:t>
            </w:r>
            <w:r w:rsidRPr="007B666C">
              <w:rPr>
                <w:rStyle w:val="ModernTableText"/>
                <w:rFonts w:ascii="Wingdings 2" w:hAnsi="Wingdings 2" w:eastAsia="Wingdings 2" w:cs="Wingdings 2"/>
                <w:noProof/>
                <w:szCs w:val="18"/>
              </w:rPr>
              <w:t>£</w:t>
            </w:r>
            <w:r w:rsidRPr="007B666C">
              <w:rPr>
                <w:rStyle w:val="ModernTableText"/>
                <w:noProof/>
                <w:szCs w:val="18"/>
              </w:rPr>
              <w:t xml:space="preserve"> Descending</w:t>
            </w:r>
          </w:p>
        </w:tc>
      </w:tr>
      <w:tr xmlns:wp14="http://schemas.microsoft.com/office/word/2010/wordml" w:rsidR="00C3062C" w14:paraId="576899C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vMerge/>
          </w:tcPr>
          <w:p w:rsidRPr="007B666C" w:rsidR="00C3062C" w:rsidRDefault="00C3062C" w14:paraId="5C8C6B09" wp14:textId="77777777">
            <w:pPr>
              <w:pStyle w:val="TableHeading"/>
              <w:spacing w:before="40" w:after="40"/>
              <w:rPr>
                <w:rStyle w:val="ModernTableText"/>
                <w:noProof/>
                <w:szCs w:val="18"/>
              </w:rPr>
            </w:pPr>
          </w:p>
        </w:tc>
        <w:tc>
          <w:tcPr>
            <w:tcW w:w="1760" w:type="pct"/>
            <w:gridSpan w:val="4"/>
            <w:vAlign w:val="center"/>
          </w:tcPr>
          <w:p w:rsidRPr="007B666C" w:rsidR="00C3062C" w:rsidP="00C3062C" w:rsidRDefault="00C3062C" w14:paraId="7352681F" wp14:textId="77777777">
            <w:pPr>
              <w:pStyle w:val="TableText1"/>
              <w:numPr>
                <w:ilvl w:val="0"/>
                <w:numId w:val="30"/>
              </w:numPr>
              <w:spacing w:before="40" w:after="40"/>
              <w:rPr>
                <w:rFonts w:cs="Arial"/>
                <w:bCs/>
                <w:sz w:val="18"/>
                <w:szCs w:val="18"/>
              </w:rPr>
            </w:pPr>
            <w:r w:rsidRPr="007B666C">
              <w:rPr>
                <w:rFonts w:cs="Arial"/>
                <w:bCs/>
                <w:sz w:val="18"/>
                <w:szCs w:val="18"/>
              </w:rPr>
              <w:t>SA Category Code</w:t>
            </w:r>
          </w:p>
          <w:p w:rsidRPr="007B666C" w:rsidR="00C3062C" w:rsidP="00220912" w:rsidRDefault="00C3062C" w14:paraId="22B6D2D5" wp14:textId="77777777">
            <w:pPr>
              <w:pStyle w:val="TableText1"/>
              <w:spacing w:before="40" w:after="40"/>
              <w:jc w:val="both"/>
              <w:rPr>
                <w:rFonts w:cs="Arial"/>
                <w:bCs/>
                <w:sz w:val="18"/>
                <w:szCs w:val="18"/>
              </w:rPr>
            </w:pPr>
            <w:r w:rsidRPr="007B666C">
              <w:rPr>
                <w:rFonts w:cs="Arial"/>
                <w:bCs/>
                <w:sz w:val="18"/>
                <w:szCs w:val="18"/>
              </w:rPr>
              <w:t xml:space="preserve">       (SA LI Cat Svc Cd)</w:t>
            </w:r>
          </w:p>
        </w:tc>
        <w:tc>
          <w:tcPr>
            <w:tcW w:w="2168" w:type="pct"/>
            <w:gridSpan w:val="4"/>
          </w:tcPr>
          <w:p w:rsidRPr="007B666C" w:rsidR="00C3062C" w:rsidP="00B51A96" w:rsidRDefault="00C3062C" w14:paraId="6319F077" wp14:textId="77777777">
            <w:pPr>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Ascending    </w:t>
            </w:r>
            <w:r w:rsidRPr="007B666C">
              <w:rPr>
                <w:rStyle w:val="ModernTableText"/>
                <w:rFonts w:ascii="Wingdings 2" w:hAnsi="Wingdings 2" w:eastAsia="Wingdings 2" w:cs="Wingdings 2"/>
                <w:noProof/>
                <w:szCs w:val="18"/>
              </w:rPr>
              <w:t>£</w:t>
            </w:r>
            <w:r w:rsidRPr="007B666C">
              <w:rPr>
                <w:rStyle w:val="ModernTableText"/>
                <w:noProof/>
                <w:szCs w:val="18"/>
              </w:rPr>
              <w:t xml:space="preserve"> Descending</w:t>
            </w:r>
          </w:p>
        </w:tc>
      </w:tr>
      <w:tr xmlns:wp14="http://schemas.microsoft.com/office/word/2010/wordml" w:rsidR="00C3062C" w14:paraId="5D15967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vMerge/>
          </w:tcPr>
          <w:p w:rsidRPr="007B666C" w:rsidR="00C3062C" w:rsidRDefault="00C3062C" w14:paraId="3382A365" wp14:textId="77777777">
            <w:pPr>
              <w:pStyle w:val="TableHeading"/>
              <w:spacing w:before="40" w:after="40"/>
              <w:rPr>
                <w:rStyle w:val="ModernTableText"/>
                <w:noProof/>
                <w:szCs w:val="18"/>
              </w:rPr>
            </w:pPr>
          </w:p>
        </w:tc>
        <w:tc>
          <w:tcPr>
            <w:tcW w:w="1760" w:type="pct"/>
            <w:gridSpan w:val="4"/>
            <w:vAlign w:val="center"/>
          </w:tcPr>
          <w:p w:rsidRPr="007B666C" w:rsidR="00C3062C" w:rsidP="00C3062C" w:rsidRDefault="00C3062C" w14:paraId="56A46B82" wp14:textId="77777777">
            <w:pPr>
              <w:pStyle w:val="TableText1"/>
              <w:numPr>
                <w:ilvl w:val="0"/>
                <w:numId w:val="30"/>
              </w:numPr>
              <w:spacing w:before="40" w:after="40"/>
              <w:jc w:val="both"/>
              <w:rPr>
                <w:rFonts w:cs="Arial"/>
                <w:bCs/>
                <w:sz w:val="18"/>
                <w:szCs w:val="18"/>
              </w:rPr>
            </w:pPr>
            <w:r w:rsidRPr="007B666C">
              <w:rPr>
                <w:rFonts w:cs="Arial"/>
                <w:bCs/>
                <w:sz w:val="18"/>
                <w:szCs w:val="18"/>
              </w:rPr>
              <w:t>Line Item Status Code</w:t>
            </w:r>
          </w:p>
          <w:p w:rsidRPr="007B666C" w:rsidR="00C3062C" w:rsidP="00220912" w:rsidRDefault="00C3062C" w14:paraId="15952A3E" wp14:textId="77777777">
            <w:pPr>
              <w:pStyle w:val="TableText1"/>
              <w:spacing w:before="40" w:after="40"/>
              <w:jc w:val="both"/>
              <w:rPr>
                <w:rFonts w:cs="Arial"/>
                <w:bCs/>
                <w:sz w:val="18"/>
                <w:szCs w:val="18"/>
              </w:rPr>
            </w:pPr>
            <w:r w:rsidRPr="007B666C">
              <w:rPr>
                <w:rFonts w:cs="Arial"/>
                <w:bCs/>
                <w:color w:val="000000"/>
                <w:sz w:val="18"/>
                <w:szCs w:val="18"/>
              </w:rPr>
              <w:t xml:space="preserve">       (SA LI Stat Cd)</w:t>
            </w:r>
          </w:p>
        </w:tc>
        <w:tc>
          <w:tcPr>
            <w:tcW w:w="2168" w:type="pct"/>
            <w:gridSpan w:val="4"/>
          </w:tcPr>
          <w:p w:rsidRPr="007B666C" w:rsidR="00C3062C" w:rsidP="00B51A96" w:rsidRDefault="00C3062C" w14:paraId="06C9DDD1" wp14:textId="77777777">
            <w:pPr>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Ascending    </w:t>
            </w:r>
            <w:r w:rsidRPr="007B666C">
              <w:rPr>
                <w:rStyle w:val="ModernTableText"/>
                <w:rFonts w:ascii="Wingdings 2" w:hAnsi="Wingdings 2" w:eastAsia="Wingdings 2" w:cs="Wingdings 2"/>
                <w:noProof/>
                <w:szCs w:val="18"/>
              </w:rPr>
              <w:t>£</w:t>
            </w:r>
            <w:r w:rsidRPr="007B666C">
              <w:rPr>
                <w:rStyle w:val="ModernTableText"/>
                <w:noProof/>
                <w:szCs w:val="18"/>
              </w:rPr>
              <w:t xml:space="preserve"> Descending</w:t>
            </w:r>
          </w:p>
        </w:tc>
      </w:tr>
      <w:tr xmlns:wp14="http://schemas.microsoft.com/office/word/2010/wordml" w:rsidR="00C3062C" w:rsidTr="000E74B1" w14:paraId="1A1F681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restart"/>
            <w:vAlign w:val="center"/>
          </w:tcPr>
          <w:p w:rsidRPr="007B666C" w:rsidR="00C3062C" w:rsidP="000E74B1" w:rsidRDefault="00C3062C" w14:paraId="19503BB8" wp14:textId="77777777">
            <w:pPr>
              <w:pStyle w:val="TableHeading"/>
              <w:spacing w:before="40" w:after="40"/>
              <w:rPr>
                <w:rStyle w:val="ModernTableText"/>
                <w:noProof/>
                <w:szCs w:val="17"/>
              </w:rPr>
            </w:pPr>
            <w:r w:rsidRPr="007B666C">
              <w:rPr>
                <w:rStyle w:val="ModernTableText"/>
                <w:noProof/>
                <w:szCs w:val="17"/>
              </w:rPr>
              <w:t>Control Break</w:t>
            </w:r>
          </w:p>
        </w:tc>
        <w:tc>
          <w:tcPr>
            <w:tcW w:w="580" w:type="pct"/>
            <w:vMerge w:val="restart"/>
            <w:vAlign w:val="center"/>
          </w:tcPr>
          <w:p w:rsidRPr="007B666C" w:rsidR="00C3062C" w:rsidP="000E74B1" w:rsidRDefault="00C3062C" w14:paraId="7BF63EF3" wp14:textId="77777777">
            <w:pPr>
              <w:pStyle w:val="TableHeading"/>
              <w:spacing w:before="40" w:after="40"/>
              <w:rPr>
                <w:rStyle w:val="ModernTableText"/>
                <w:noProof/>
                <w:szCs w:val="17"/>
              </w:rPr>
            </w:pPr>
            <w:r w:rsidRPr="007B666C">
              <w:rPr>
                <w:rStyle w:val="ModernTableText"/>
                <w:noProof/>
                <w:szCs w:val="17"/>
              </w:rPr>
              <w:t>Page:</w:t>
            </w:r>
          </w:p>
        </w:tc>
        <w:tc>
          <w:tcPr>
            <w:tcW w:w="1090" w:type="pct"/>
            <w:gridSpan w:val="2"/>
          </w:tcPr>
          <w:p w:rsidRPr="00105EB0" w:rsidR="00C3062C" w:rsidP="00365B47" w:rsidRDefault="00C3062C" w14:paraId="2B43DD84" wp14:textId="77777777">
            <w:pPr>
              <w:pStyle w:val="TableText"/>
              <w:numPr>
                <w:ilvl w:val="0"/>
                <w:numId w:val="149"/>
              </w:numPr>
              <w:rPr>
                <w:rStyle w:val="ModernTableText"/>
                <w:rFonts w:cs="Times New Roman"/>
                <w:spacing w:val="-2"/>
                <w:lang w:val="en-US" w:eastAsia="en-US"/>
              </w:rPr>
            </w:pPr>
            <w:r w:rsidRPr="00105EB0">
              <w:rPr>
                <w:rStyle w:val="ModernTableText"/>
                <w:rFonts w:cs="Times New Roman"/>
                <w:spacing w:val="-2"/>
                <w:lang w:val="en-US" w:eastAsia="en-US"/>
              </w:rPr>
              <w:t xml:space="preserve"> LOB Cd</w:t>
            </w:r>
          </w:p>
        </w:tc>
        <w:tc>
          <w:tcPr>
            <w:tcW w:w="1616" w:type="pct"/>
            <w:gridSpan w:val="4"/>
          </w:tcPr>
          <w:p w:rsidRPr="00105EB0" w:rsidR="00C3062C" w:rsidP="00365B47" w:rsidRDefault="00C3062C" w14:paraId="5C71F136" wp14:textId="77777777">
            <w:pPr>
              <w:pStyle w:val="TableText"/>
              <w:numPr>
                <w:ilvl w:val="0"/>
                <w:numId w:val="149"/>
              </w:numPr>
              <w:rPr>
                <w:rStyle w:val="ModernTableText"/>
                <w:rFonts w:cs="Times New Roman"/>
                <w:spacing w:val="-2"/>
                <w:lang w:val="en-US" w:eastAsia="en-US"/>
              </w:rPr>
            </w:pPr>
          </w:p>
        </w:tc>
        <w:tc>
          <w:tcPr>
            <w:tcW w:w="1222" w:type="pct"/>
            <w:gridSpan w:val="2"/>
            <w:vAlign w:val="center"/>
          </w:tcPr>
          <w:p w:rsidRPr="007B666C" w:rsidR="00C3062C" w:rsidP="00365B47" w:rsidRDefault="00C3062C" w14:paraId="62199465" wp14:textId="77777777">
            <w:pPr>
              <w:pStyle w:val="TableText1"/>
              <w:numPr>
                <w:ilvl w:val="0"/>
                <w:numId w:val="149"/>
              </w:numPr>
              <w:spacing w:before="40" w:after="40"/>
              <w:rPr>
                <w:rStyle w:val="ModernTableText"/>
                <w:szCs w:val="17"/>
              </w:rPr>
            </w:pPr>
          </w:p>
        </w:tc>
      </w:tr>
      <w:tr xmlns:wp14="http://schemas.microsoft.com/office/word/2010/wordml" w:rsidR="00C3062C" w:rsidTr="000E74B1" w14:paraId="0DA123B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ign w:val="center"/>
          </w:tcPr>
          <w:p w:rsidRPr="007B666C" w:rsidR="00C3062C" w:rsidP="000E74B1" w:rsidRDefault="00C3062C" w14:paraId="4C4CEA3D" wp14:textId="77777777">
            <w:pPr>
              <w:pStyle w:val="TableHeading"/>
              <w:spacing w:before="40" w:after="40"/>
              <w:rPr>
                <w:rStyle w:val="ModernTableText"/>
                <w:noProof/>
                <w:szCs w:val="17"/>
              </w:rPr>
            </w:pPr>
          </w:p>
        </w:tc>
        <w:tc>
          <w:tcPr>
            <w:tcW w:w="580" w:type="pct"/>
            <w:vMerge/>
            <w:vAlign w:val="center"/>
          </w:tcPr>
          <w:p w:rsidRPr="007B666C" w:rsidR="00C3062C" w:rsidP="000E74B1" w:rsidRDefault="00C3062C" w14:paraId="50895670" wp14:textId="77777777">
            <w:pPr>
              <w:pStyle w:val="TableHeading"/>
              <w:spacing w:before="40" w:after="40"/>
              <w:rPr>
                <w:rStyle w:val="ModernTableText"/>
                <w:noProof/>
                <w:szCs w:val="17"/>
              </w:rPr>
            </w:pPr>
          </w:p>
        </w:tc>
        <w:tc>
          <w:tcPr>
            <w:tcW w:w="1090" w:type="pct"/>
            <w:gridSpan w:val="2"/>
            <w:vAlign w:val="center"/>
          </w:tcPr>
          <w:p w:rsidRPr="007B666C" w:rsidR="00C3062C" w:rsidP="00365B47" w:rsidRDefault="00C3062C" w14:paraId="38C1F859" wp14:textId="77777777">
            <w:pPr>
              <w:pStyle w:val="TableText1"/>
              <w:numPr>
                <w:ilvl w:val="0"/>
                <w:numId w:val="149"/>
              </w:numPr>
              <w:spacing w:before="40" w:after="40"/>
              <w:jc w:val="both"/>
              <w:rPr>
                <w:rStyle w:val="ModernTableText"/>
                <w:szCs w:val="17"/>
              </w:rPr>
            </w:pPr>
          </w:p>
        </w:tc>
        <w:tc>
          <w:tcPr>
            <w:tcW w:w="1616" w:type="pct"/>
            <w:gridSpan w:val="4"/>
            <w:vAlign w:val="center"/>
          </w:tcPr>
          <w:p w:rsidRPr="007B666C" w:rsidR="00C3062C" w:rsidP="00365B47" w:rsidRDefault="00C3062C" w14:paraId="0C8FE7CE" wp14:textId="77777777">
            <w:pPr>
              <w:pStyle w:val="TableText1"/>
              <w:numPr>
                <w:ilvl w:val="0"/>
                <w:numId w:val="149"/>
              </w:numPr>
              <w:spacing w:before="40" w:after="40"/>
              <w:jc w:val="both"/>
              <w:rPr>
                <w:rStyle w:val="ModernTableText"/>
                <w:szCs w:val="17"/>
              </w:rPr>
            </w:pPr>
          </w:p>
        </w:tc>
        <w:tc>
          <w:tcPr>
            <w:tcW w:w="1222" w:type="pct"/>
            <w:gridSpan w:val="2"/>
            <w:vAlign w:val="center"/>
          </w:tcPr>
          <w:p w:rsidRPr="007B666C" w:rsidR="00C3062C" w:rsidP="00365B47" w:rsidRDefault="00C3062C" w14:paraId="41004F19" wp14:textId="77777777">
            <w:pPr>
              <w:pStyle w:val="TableText1"/>
              <w:numPr>
                <w:ilvl w:val="0"/>
                <w:numId w:val="149"/>
              </w:numPr>
              <w:spacing w:before="40" w:after="40"/>
              <w:jc w:val="both"/>
              <w:rPr>
                <w:rStyle w:val="ModernTableText"/>
                <w:szCs w:val="17"/>
              </w:rPr>
            </w:pPr>
          </w:p>
        </w:tc>
      </w:tr>
      <w:tr xmlns:wp14="http://schemas.microsoft.com/office/word/2010/wordml" w:rsidR="00C3062C" w:rsidTr="000E74B1" w14:paraId="3CFCE13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ign w:val="center"/>
          </w:tcPr>
          <w:p w:rsidRPr="007B666C" w:rsidR="00C3062C" w:rsidP="000E74B1" w:rsidRDefault="00C3062C" w14:paraId="67C0C651" wp14:textId="77777777">
            <w:pPr>
              <w:pStyle w:val="TableHeading"/>
              <w:spacing w:before="40" w:after="40"/>
              <w:rPr>
                <w:rStyle w:val="ModernTableText"/>
                <w:noProof/>
                <w:szCs w:val="17"/>
              </w:rPr>
            </w:pPr>
          </w:p>
        </w:tc>
        <w:tc>
          <w:tcPr>
            <w:tcW w:w="580" w:type="pct"/>
            <w:vMerge w:val="restart"/>
            <w:vAlign w:val="center"/>
          </w:tcPr>
          <w:p w:rsidRPr="007B666C" w:rsidR="00C3062C" w:rsidP="000E74B1" w:rsidRDefault="00C3062C" w14:paraId="06AD39E2" wp14:textId="77777777">
            <w:pPr>
              <w:pStyle w:val="TableHeading"/>
              <w:spacing w:before="40" w:after="40"/>
              <w:rPr>
                <w:rStyle w:val="ModernTableText"/>
                <w:noProof/>
                <w:szCs w:val="17"/>
              </w:rPr>
            </w:pPr>
            <w:r w:rsidRPr="007B666C">
              <w:rPr>
                <w:rStyle w:val="ModernTableText"/>
                <w:noProof/>
                <w:szCs w:val="17"/>
              </w:rPr>
              <w:t>Section:</w:t>
            </w:r>
          </w:p>
        </w:tc>
        <w:tc>
          <w:tcPr>
            <w:tcW w:w="1090" w:type="pct"/>
            <w:gridSpan w:val="2"/>
            <w:tcBorders>
              <w:bottom w:val="single" w:color="616161" w:sz="2" w:space="0"/>
            </w:tcBorders>
            <w:vAlign w:val="center"/>
          </w:tcPr>
          <w:p w:rsidRPr="007B666C" w:rsidR="00C3062C" w:rsidP="00365B47" w:rsidRDefault="00C3062C" w14:paraId="229988A8" wp14:textId="77777777">
            <w:pPr>
              <w:pStyle w:val="TableText1"/>
              <w:numPr>
                <w:ilvl w:val="0"/>
                <w:numId w:val="150"/>
              </w:numPr>
              <w:spacing w:before="40" w:after="40"/>
              <w:rPr>
                <w:rStyle w:val="ModernTableText"/>
                <w:szCs w:val="17"/>
              </w:rPr>
            </w:pPr>
            <w:r w:rsidRPr="007B666C">
              <w:rPr>
                <w:rStyle w:val="ModernTableText"/>
                <w:szCs w:val="17"/>
              </w:rPr>
              <w:t>SA LI Svc Prov ID</w:t>
            </w:r>
            <w:r w:rsidRPr="007B666C" w:rsidDel="00E0193A">
              <w:rPr>
                <w:rStyle w:val="ModernTableText"/>
              </w:rPr>
              <w:t xml:space="preserve"> </w:t>
            </w:r>
          </w:p>
        </w:tc>
        <w:tc>
          <w:tcPr>
            <w:tcW w:w="1616" w:type="pct"/>
            <w:gridSpan w:val="4"/>
            <w:tcBorders>
              <w:bottom w:val="single" w:color="616161" w:sz="2" w:space="0"/>
            </w:tcBorders>
            <w:vAlign w:val="center"/>
          </w:tcPr>
          <w:p w:rsidRPr="007B666C" w:rsidR="00C3062C" w:rsidP="00365B47" w:rsidRDefault="00C3062C" w14:paraId="15EE2B80" wp14:textId="77777777">
            <w:pPr>
              <w:pStyle w:val="TableText1"/>
              <w:numPr>
                <w:ilvl w:val="0"/>
                <w:numId w:val="150"/>
              </w:numPr>
              <w:spacing w:before="40" w:after="40"/>
              <w:rPr>
                <w:rStyle w:val="ModernTableText"/>
                <w:szCs w:val="17"/>
              </w:rPr>
            </w:pPr>
            <w:r w:rsidRPr="007B666C">
              <w:rPr>
                <w:rStyle w:val="ModernTableText"/>
                <w:szCs w:val="17"/>
              </w:rPr>
              <w:t>SA LI Svc From Cd</w:t>
            </w:r>
          </w:p>
        </w:tc>
        <w:tc>
          <w:tcPr>
            <w:tcW w:w="1222" w:type="pct"/>
            <w:gridSpan w:val="2"/>
            <w:tcBorders>
              <w:bottom w:val="single" w:color="616161" w:sz="2" w:space="0"/>
            </w:tcBorders>
            <w:vAlign w:val="center"/>
          </w:tcPr>
          <w:p w:rsidRPr="007B666C" w:rsidR="00C3062C" w:rsidP="00365B47" w:rsidRDefault="00C3062C" w14:paraId="3DB4877A" wp14:textId="77777777">
            <w:pPr>
              <w:pStyle w:val="TableText1"/>
              <w:numPr>
                <w:ilvl w:val="0"/>
                <w:numId w:val="150"/>
              </w:numPr>
              <w:spacing w:before="40" w:after="40"/>
              <w:rPr>
                <w:rStyle w:val="ModernTableText"/>
                <w:szCs w:val="17"/>
              </w:rPr>
            </w:pPr>
            <w:r w:rsidRPr="007B666C">
              <w:rPr>
                <w:rStyle w:val="ModernTableText"/>
                <w:szCs w:val="17"/>
              </w:rPr>
              <w:t>SA LI Svc Thru Cd</w:t>
            </w:r>
          </w:p>
        </w:tc>
      </w:tr>
      <w:tr xmlns:wp14="http://schemas.microsoft.com/office/word/2010/wordml" w:rsidR="00C3062C" w14:paraId="2DF5B92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tcBorders>
              <w:bottom w:val="single" w:color="616161" w:sz="2" w:space="0"/>
            </w:tcBorders>
          </w:tcPr>
          <w:p w:rsidRPr="007B666C" w:rsidR="00C3062C" w:rsidRDefault="00C3062C" w14:paraId="308D56CC" wp14:textId="77777777">
            <w:pPr>
              <w:pStyle w:val="TableHeading"/>
              <w:spacing w:before="40" w:after="40"/>
              <w:rPr>
                <w:rStyle w:val="ModernTableText"/>
                <w:noProof/>
                <w:szCs w:val="17"/>
              </w:rPr>
            </w:pPr>
          </w:p>
        </w:tc>
        <w:tc>
          <w:tcPr>
            <w:tcW w:w="580" w:type="pct"/>
            <w:vMerge/>
            <w:tcBorders>
              <w:bottom w:val="single" w:color="616161" w:sz="2" w:space="0"/>
            </w:tcBorders>
          </w:tcPr>
          <w:p w:rsidRPr="007B666C" w:rsidR="00C3062C" w:rsidRDefault="00C3062C" w14:paraId="797E50C6" wp14:textId="77777777">
            <w:pPr>
              <w:pStyle w:val="TableHeading"/>
              <w:spacing w:before="40" w:after="40"/>
              <w:rPr>
                <w:rStyle w:val="ModernTableText"/>
                <w:noProof/>
                <w:szCs w:val="17"/>
              </w:rPr>
            </w:pPr>
          </w:p>
        </w:tc>
        <w:tc>
          <w:tcPr>
            <w:tcW w:w="1090" w:type="pct"/>
            <w:gridSpan w:val="2"/>
            <w:tcBorders>
              <w:bottom w:val="single" w:color="616161" w:sz="2" w:space="0"/>
            </w:tcBorders>
            <w:vAlign w:val="center"/>
          </w:tcPr>
          <w:p w:rsidRPr="007B666C" w:rsidR="00C3062C" w:rsidP="00365B47" w:rsidRDefault="00C3062C" w14:paraId="0C4CBC25" wp14:textId="77777777">
            <w:pPr>
              <w:pStyle w:val="TableText1"/>
              <w:numPr>
                <w:ilvl w:val="0"/>
                <w:numId w:val="150"/>
              </w:numPr>
              <w:spacing w:before="40" w:after="40"/>
              <w:rPr>
                <w:rStyle w:val="ModernTableText"/>
                <w:szCs w:val="17"/>
              </w:rPr>
            </w:pPr>
            <w:r w:rsidRPr="007B666C">
              <w:rPr>
                <w:rStyle w:val="ModernTableText"/>
                <w:szCs w:val="17"/>
              </w:rPr>
              <w:t>SA LI Svc Cd-Mod</w:t>
            </w:r>
          </w:p>
        </w:tc>
        <w:tc>
          <w:tcPr>
            <w:tcW w:w="1616" w:type="pct"/>
            <w:gridSpan w:val="4"/>
            <w:tcBorders>
              <w:bottom w:val="single" w:color="616161" w:sz="2" w:space="0"/>
            </w:tcBorders>
            <w:vAlign w:val="center"/>
          </w:tcPr>
          <w:p w:rsidRPr="007B666C" w:rsidR="00C3062C" w:rsidP="00365B47" w:rsidRDefault="00C3062C" w14:paraId="7B04FA47" wp14:textId="77777777">
            <w:pPr>
              <w:pStyle w:val="TableText1"/>
              <w:numPr>
                <w:ilvl w:val="0"/>
                <w:numId w:val="150"/>
              </w:numPr>
              <w:spacing w:before="40" w:after="40"/>
              <w:rPr>
                <w:rStyle w:val="ModernTableText"/>
                <w:szCs w:val="17"/>
              </w:rPr>
            </w:pPr>
          </w:p>
        </w:tc>
        <w:tc>
          <w:tcPr>
            <w:tcW w:w="1222" w:type="pct"/>
            <w:gridSpan w:val="2"/>
            <w:tcBorders>
              <w:bottom w:val="single" w:color="616161" w:sz="2" w:space="0"/>
            </w:tcBorders>
            <w:vAlign w:val="center"/>
          </w:tcPr>
          <w:p w:rsidRPr="007B666C" w:rsidR="00C3062C" w:rsidP="00365B47" w:rsidRDefault="00C3062C" w14:paraId="568C698B" wp14:textId="77777777">
            <w:pPr>
              <w:pStyle w:val="TableText1"/>
              <w:numPr>
                <w:ilvl w:val="0"/>
                <w:numId w:val="150"/>
              </w:numPr>
              <w:spacing w:before="40" w:after="40"/>
              <w:rPr>
                <w:rStyle w:val="ModernTableText"/>
                <w:szCs w:val="17"/>
              </w:rPr>
            </w:pPr>
          </w:p>
        </w:tc>
      </w:tr>
      <w:tr xmlns:wp14="http://schemas.microsoft.com/office/word/2010/wordml" w:rsidR="00C3062C" w:rsidTr="000E74B1" w14:paraId="3269E03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restart"/>
            <w:vAlign w:val="center"/>
          </w:tcPr>
          <w:p w:rsidRPr="007B666C" w:rsidR="00C3062C" w:rsidP="000E74B1" w:rsidRDefault="00C3062C" w14:paraId="51E8FDB7" wp14:textId="77777777">
            <w:pPr>
              <w:pStyle w:val="TableHeading"/>
              <w:spacing w:before="40" w:after="40"/>
              <w:rPr>
                <w:rStyle w:val="ModernTableText"/>
                <w:noProof/>
                <w:szCs w:val="17"/>
              </w:rPr>
            </w:pPr>
            <w:r w:rsidRPr="007B666C">
              <w:rPr>
                <w:rStyle w:val="ModernTableText"/>
                <w:noProof/>
                <w:szCs w:val="17"/>
              </w:rPr>
              <w:t>Total</w:t>
            </w:r>
          </w:p>
        </w:tc>
        <w:tc>
          <w:tcPr>
            <w:tcW w:w="580" w:type="pct"/>
            <w:vAlign w:val="center"/>
          </w:tcPr>
          <w:p w:rsidRPr="007B666C" w:rsidR="00C3062C" w:rsidP="000E74B1" w:rsidRDefault="00C3062C" w14:paraId="7BB4A30B" wp14:textId="77777777">
            <w:pPr>
              <w:pStyle w:val="TableHeading"/>
              <w:spacing w:before="40" w:after="40"/>
              <w:rPr>
                <w:rStyle w:val="ModernTableText"/>
                <w:noProof/>
                <w:szCs w:val="17"/>
              </w:rPr>
            </w:pPr>
            <w:r w:rsidRPr="007B666C">
              <w:rPr>
                <w:rStyle w:val="ModernTableText"/>
                <w:noProof/>
                <w:szCs w:val="17"/>
              </w:rPr>
              <w:t>Grand:</w:t>
            </w:r>
          </w:p>
        </w:tc>
        <w:tc>
          <w:tcPr>
            <w:tcW w:w="1090" w:type="pct"/>
            <w:gridSpan w:val="2"/>
            <w:vAlign w:val="center"/>
          </w:tcPr>
          <w:p w:rsidRPr="007B666C" w:rsidR="00C3062C" w:rsidRDefault="00C3062C" w14:paraId="1A939487" wp14:textId="77777777">
            <w:pPr>
              <w:pStyle w:val="TableText1"/>
              <w:numPr>
                <w:ilvl w:val="0"/>
                <w:numId w:val="32"/>
              </w:numPr>
              <w:spacing w:before="40" w:after="40"/>
              <w:rPr>
                <w:rStyle w:val="ModernTableText"/>
                <w:szCs w:val="17"/>
              </w:rPr>
            </w:pPr>
          </w:p>
        </w:tc>
        <w:tc>
          <w:tcPr>
            <w:tcW w:w="1616" w:type="pct"/>
            <w:gridSpan w:val="4"/>
            <w:vAlign w:val="center"/>
          </w:tcPr>
          <w:p w:rsidRPr="007B666C" w:rsidR="00C3062C" w:rsidRDefault="00C3062C" w14:paraId="6AA258D8" wp14:textId="77777777">
            <w:pPr>
              <w:pStyle w:val="TableText1"/>
              <w:numPr>
                <w:ilvl w:val="0"/>
                <w:numId w:val="32"/>
              </w:numPr>
              <w:spacing w:before="40" w:after="40"/>
              <w:rPr>
                <w:rStyle w:val="ModernTableText"/>
                <w:szCs w:val="17"/>
              </w:rPr>
            </w:pPr>
          </w:p>
        </w:tc>
        <w:tc>
          <w:tcPr>
            <w:tcW w:w="1222" w:type="pct"/>
            <w:gridSpan w:val="2"/>
            <w:vAlign w:val="center"/>
          </w:tcPr>
          <w:p w:rsidRPr="007B666C" w:rsidR="00C3062C" w:rsidRDefault="00C3062C" w14:paraId="6FFBD3EC" wp14:textId="77777777">
            <w:pPr>
              <w:pStyle w:val="TableText1"/>
              <w:numPr>
                <w:ilvl w:val="0"/>
                <w:numId w:val="32"/>
              </w:numPr>
              <w:spacing w:before="40" w:after="40"/>
              <w:rPr>
                <w:rStyle w:val="ModernTableText"/>
                <w:szCs w:val="17"/>
              </w:rPr>
            </w:pPr>
          </w:p>
        </w:tc>
      </w:tr>
      <w:tr xmlns:wp14="http://schemas.microsoft.com/office/word/2010/wordml" w:rsidR="00C3062C" w:rsidTr="000E74B1" w14:paraId="10E67B9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ign w:val="center"/>
          </w:tcPr>
          <w:p w:rsidRPr="007B666C" w:rsidR="00C3062C" w:rsidP="000E74B1" w:rsidRDefault="00C3062C" w14:paraId="30DCCCAD" wp14:textId="77777777">
            <w:pPr>
              <w:pStyle w:val="TableHeading"/>
              <w:spacing w:before="40" w:after="40"/>
              <w:rPr>
                <w:rStyle w:val="ModernTableText"/>
                <w:noProof/>
                <w:szCs w:val="17"/>
              </w:rPr>
            </w:pPr>
          </w:p>
        </w:tc>
        <w:tc>
          <w:tcPr>
            <w:tcW w:w="580" w:type="pct"/>
            <w:vAlign w:val="center"/>
          </w:tcPr>
          <w:p w:rsidRPr="007B666C" w:rsidR="00C3062C" w:rsidP="000E74B1" w:rsidRDefault="00C3062C" w14:paraId="15B7A82B" wp14:textId="77777777">
            <w:pPr>
              <w:pStyle w:val="TableHeading"/>
              <w:spacing w:before="40" w:after="40"/>
              <w:rPr>
                <w:rStyle w:val="ModernTableText"/>
                <w:noProof/>
                <w:szCs w:val="17"/>
              </w:rPr>
            </w:pPr>
            <w:r w:rsidRPr="007B666C">
              <w:rPr>
                <w:rStyle w:val="ModernTableText"/>
                <w:noProof/>
                <w:szCs w:val="17"/>
              </w:rPr>
              <w:t>Section:</w:t>
            </w:r>
          </w:p>
        </w:tc>
        <w:tc>
          <w:tcPr>
            <w:tcW w:w="1090" w:type="pct"/>
            <w:gridSpan w:val="2"/>
            <w:vAlign w:val="center"/>
          </w:tcPr>
          <w:p w:rsidRPr="007B666C" w:rsidR="00C3062C" w:rsidP="00365B47" w:rsidRDefault="00C3062C" w14:paraId="4B3D390F" wp14:textId="77777777">
            <w:pPr>
              <w:pStyle w:val="TableText1"/>
              <w:numPr>
                <w:ilvl w:val="0"/>
                <w:numId w:val="151"/>
              </w:numPr>
              <w:spacing w:before="40" w:after="40"/>
              <w:rPr>
                <w:rStyle w:val="ModernTableText"/>
                <w:szCs w:val="17"/>
              </w:rPr>
            </w:pPr>
            <w:r w:rsidRPr="007B666C">
              <w:rPr>
                <w:rStyle w:val="ModernTableText"/>
                <w:szCs w:val="17"/>
              </w:rPr>
              <w:t>Line Item Requested Amount (SA Amt-LI Req)</w:t>
            </w:r>
          </w:p>
        </w:tc>
        <w:tc>
          <w:tcPr>
            <w:tcW w:w="1616" w:type="pct"/>
            <w:gridSpan w:val="4"/>
            <w:vAlign w:val="center"/>
          </w:tcPr>
          <w:p w:rsidRPr="007B666C" w:rsidR="00C3062C" w:rsidP="00365B47" w:rsidRDefault="00C3062C" w14:paraId="7DB798D8" wp14:textId="77777777">
            <w:pPr>
              <w:pStyle w:val="TableText1"/>
              <w:numPr>
                <w:ilvl w:val="0"/>
                <w:numId w:val="151"/>
              </w:numPr>
              <w:spacing w:before="40" w:after="40"/>
              <w:rPr>
                <w:rStyle w:val="ModernTableText"/>
                <w:szCs w:val="17"/>
              </w:rPr>
            </w:pPr>
            <w:r w:rsidRPr="007B666C">
              <w:rPr>
                <w:rStyle w:val="ModernTableText"/>
                <w:szCs w:val="17"/>
              </w:rPr>
              <w:t>Line Item Approved Amount (SA Amt-LI App)</w:t>
            </w:r>
          </w:p>
        </w:tc>
        <w:tc>
          <w:tcPr>
            <w:tcW w:w="1222" w:type="pct"/>
            <w:gridSpan w:val="2"/>
            <w:vAlign w:val="center"/>
          </w:tcPr>
          <w:p w:rsidRPr="007B666C" w:rsidR="00C3062C" w:rsidP="00365B47" w:rsidRDefault="00C3062C" w14:paraId="664EC940" wp14:textId="77777777">
            <w:pPr>
              <w:pStyle w:val="TableText1"/>
              <w:numPr>
                <w:ilvl w:val="0"/>
                <w:numId w:val="151"/>
              </w:numPr>
              <w:spacing w:before="40" w:after="40"/>
              <w:rPr>
                <w:rStyle w:val="ModernTableText"/>
                <w:szCs w:val="17"/>
              </w:rPr>
            </w:pPr>
            <w:r w:rsidRPr="007B666C">
              <w:rPr>
                <w:rStyle w:val="ModernTableText"/>
                <w:szCs w:val="17"/>
              </w:rPr>
              <w:t>Line Item Used (SA Amt-LI Used)</w:t>
            </w:r>
          </w:p>
        </w:tc>
      </w:tr>
      <w:tr xmlns:wp14="http://schemas.microsoft.com/office/word/2010/wordml" w:rsidR="00C3062C" w:rsidTr="000E74B1" w14:paraId="7ABE440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restart"/>
            <w:vAlign w:val="center"/>
          </w:tcPr>
          <w:p w:rsidRPr="007B666C" w:rsidR="00C3062C" w:rsidP="000E74B1" w:rsidRDefault="00C3062C" w14:paraId="62C6F259" wp14:textId="77777777">
            <w:pPr>
              <w:pStyle w:val="TableHeading"/>
              <w:keepNext/>
              <w:keepLines w:val="0"/>
              <w:tabs>
                <w:tab w:val="left" w:pos="1053"/>
              </w:tabs>
              <w:spacing w:before="40" w:after="40"/>
              <w:rPr>
                <w:rStyle w:val="ModernTableText"/>
                <w:noProof/>
                <w:szCs w:val="17"/>
              </w:rPr>
            </w:pPr>
            <w:r w:rsidRPr="007B666C">
              <w:rPr>
                <w:rStyle w:val="ModernTableText"/>
                <w:noProof/>
                <w:szCs w:val="17"/>
              </w:rPr>
              <w:t>Counts</w:t>
            </w:r>
            <w:r w:rsidRPr="007B666C">
              <w:rPr>
                <w:rStyle w:val="ModernTableText"/>
                <w:noProof/>
                <w:szCs w:val="17"/>
              </w:rPr>
              <w:tab/>
            </w:r>
          </w:p>
        </w:tc>
        <w:tc>
          <w:tcPr>
            <w:tcW w:w="580" w:type="pct"/>
            <w:vMerge w:val="restart"/>
            <w:vAlign w:val="center"/>
          </w:tcPr>
          <w:p w:rsidRPr="007B666C" w:rsidR="00C3062C" w:rsidP="000E74B1" w:rsidRDefault="00C3062C" w14:paraId="167B21F4" wp14:textId="77777777">
            <w:pPr>
              <w:pStyle w:val="TableHeading"/>
              <w:keepNext/>
              <w:keepLines w:val="0"/>
              <w:spacing w:before="40" w:after="40"/>
              <w:rPr>
                <w:rStyle w:val="ModernTableText"/>
                <w:noProof/>
                <w:szCs w:val="17"/>
              </w:rPr>
            </w:pPr>
            <w:r w:rsidRPr="007B666C">
              <w:rPr>
                <w:rStyle w:val="ModernTableText"/>
                <w:noProof/>
                <w:szCs w:val="17"/>
              </w:rPr>
              <w:t>Grand:</w:t>
            </w:r>
          </w:p>
        </w:tc>
        <w:tc>
          <w:tcPr>
            <w:tcW w:w="1090" w:type="pct"/>
            <w:gridSpan w:val="2"/>
            <w:vAlign w:val="center"/>
          </w:tcPr>
          <w:p w:rsidRPr="007B666C" w:rsidR="00C3062C" w:rsidP="000E74B1" w:rsidRDefault="00C3062C" w14:paraId="36AF6883" wp14:textId="77777777">
            <w:pPr>
              <w:pStyle w:val="TableText1"/>
              <w:keepNext/>
              <w:numPr>
                <w:ilvl w:val="0"/>
                <w:numId w:val="31"/>
              </w:numPr>
              <w:spacing w:before="40" w:after="40"/>
              <w:rPr>
                <w:rStyle w:val="ModernTableText"/>
                <w:szCs w:val="17"/>
              </w:rPr>
            </w:pPr>
          </w:p>
        </w:tc>
        <w:tc>
          <w:tcPr>
            <w:tcW w:w="1616" w:type="pct"/>
            <w:gridSpan w:val="4"/>
            <w:vAlign w:val="center"/>
          </w:tcPr>
          <w:p w:rsidRPr="007B666C" w:rsidR="00C3062C" w:rsidP="000E74B1" w:rsidRDefault="00C3062C" w14:paraId="54C529ED" wp14:textId="77777777">
            <w:pPr>
              <w:pStyle w:val="TableText1"/>
              <w:keepNext/>
              <w:numPr>
                <w:ilvl w:val="0"/>
                <w:numId w:val="31"/>
              </w:numPr>
              <w:spacing w:before="40" w:after="40"/>
              <w:rPr>
                <w:rStyle w:val="ModernTableText"/>
                <w:szCs w:val="17"/>
              </w:rPr>
            </w:pPr>
          </w:p>
        </w:tc>
        <w:tc>
          <w:tcPr>
            <w:tcW w:w="1222" w:type="pct"/>
            <w:gridSpan w:val="2"/>
            <w:vAlign w:val="center"/>
          </w:tcPr>
          <w:p w:rsidRPr="007B666C" w:rsidR="00C3062C" w:rsidP="000E74B1" w:rsidRDefault="00C3062C" w14:paraId="1C0157D6" wp14:textId="77777777">
            <w:pPr>
              <w:pStyle w:val="TableText1"/>
              <w:keepNext/>
              <w:numPr>
                <w:ilvl w:val="0"/>
                <w:numId w:val="31"/>
              </w:numPr>
              <w:spacing w:before="40" w:after="40"/>
              <w:rPr>
                <w:rStyle w:val="ModernTableText"/>
                <w:szCs w:val="17"/>
              </w:rPr>
            </w:pPr>
          </w:p>
        </w:tc>
      </w:tr>
      <w:tr xmlns:wp14="http://schemas.microsoft.com/office/word/2010/wordml" w:rsidR="00C3062C" w:rsidTr="000E74B1" w14:paraId="3691E7B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tcPr>
          <w:p w:rsidRPr="007B666C" w:rsidR="00C3062C" w:rsidP="000E74B1" w:rsidRDefault="00C3062C" w14:paraId="526770CE" wp14:textId="77777777">
            <w:pPr>
              <w:pStyle w:val="TableHeading"/>
              <w:keepNext/>
              <w:keepLines w:val="0"/>
              <w:spacing w:before="40" w:after="40"/>
              <w:rPr>
                <w:rStyle w:val="ModernTableText"/>
                <w:noProof/>
                <w:szCs w:val="17"/>
              </w:rPr>
            </w:pPr>
          </w:p>
        </w:tc>
        <w:tc>
          <w:tcPr>
            <w:tcW w:w="580" w:type="pct"/>
            <w:vMerge/>
            <w:vAlign w:val="center"/>
          </w:tcPr>
          <w:p w:rsidRPr="007B666C" w:rsidR="00C3062C" w:rsidP="000E74B1" w:rsidRDefault="00C3062C" w14:paraId="7CBEED82" wp14:textId="77777777">
            <w:pPr>
              <w:pStyle w:val="TableHeading"/>
              <w:keepNext/>
              <w:keepLines w:val="0"/>
              <w:spacing w:before="40" w:after="40"/>
              <w:rPr>
                <w:rStyle w:val="ModernTableText"/>
                <w:noProof/>
                <w:szCs w:val="17"/>
              </w:rPr>
            </w:pPr>
          </w:p>
        </w:tc>
        <w:tc>
          <w:tcPr>
            <w:tcW w:w="1090" w:type="pct"/>
            <w:gridSpan w:val="2"/>
            <w:vAlign w:val="center"/>
          </w:tcPr>
          <w:p w:rsidRPr="007B666C" w:rsidR="00C3062C" w:rsidP="000E74B1" w:rsidRDefault="00C3062C" w14:paraId="6E36661F" wp14:textId="77777777">
            <w:pPr>
              <w:pStyle w:val="TableText1"/>
              <w:keepNext/>
              <w:numPr>
                <w:ilvl w:val="0"/>
                <w:numId w:val="31"/>
              </w:numPr>
              <w:spacing w:before="40" w:after="40"/>
              <w:rPr>
                <w:rStyle w:val="ModernTableText"/>
                <w:szCs w:val="17"/>
              </w:rPr>
            </w:pPr>
          </w:p>
        </w:tc>
        <w:tc>
          <w:tcPr>
            <w:tcW w:w="1616" w:type="pct"/>
            <w:gridSpan w:val="4"/>
            <w:vAlign w:val="center"/>
          </w:tcPr>
          <w:p w:rsidRPr="007B666C" w:rsidR="00C3062C" w:rsidP="000E74B1" w:rsidRDefault="00C3062C" w14:paraId="38645DC7" wp14:textId="77777777">
            <w:pPr>
              <w:pStyle w:val="TableText1"/>
              <w:keepNext/>
              <w:numPr>
                <w:ilvl w:val="0"/>
                <w:numId w:val="31"/>
              </w:numPr>
              <w:spacing w:before="40" w:after="40"/>
              <w:rPr>
                <w:rStyle w:val="ModernTableText"/>
                <w:szCs w:val="17"/>
              </w:rPr>
            </w:pPr>
          </w:p>
        </w:tc>
        <w:tc>
          <w:tcPr>
            <w:tcW w:w="1222" w:type="pct"/>
            <w:gridSpan w:val="2"/>
            <w:vAlign w:val="center"/>
          </w:tcPr>
          <w:p w:rsidRPr="007B666C" w:rsidR="00C3062C" w:rsidP="000E74B1" w:rsidRDefault="00C3062C" w14:paraId="135E58C4" wp14:textId="77777777">
            <w:pPr>
              <w:pStyle w:val="TableText1"/>
              <w:keepNext/>
              <w:numPr>
                <w:ilvl w:val="0"/>
                <w:numId w:val="31"/>
              </w:numPr>
              <w:spacing w:before="40" w:after="40"/>
              <w:rPr>
                <w:rStyle w:val="ModernTableText"/>
                <w:szCs w:val="17"/>
              </w:rPr>
            </w:pPr>
          </w:p>
        </w:tc>
      </w:tr>
      <w:tr xmlns:wp14="http://schemas.microsoft.com/office/word/2010/wordml" w:rsidR="00C3062C" w:rsidTr="000E74B1" w14:paraId="17A9FD0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tcPr>
          <w:p w:rsidRPr="007B666C" w:rsidR="00C3062C" w:rsidRDefault="00C3062C" w14:paraId="62EBF9A1" wp14:textId="77777777">
            <w:pPr>
              <w:pStyle w:val="TableHeading"/>
              <w:spacing w:before="40" w:after="40"/>
              <w:rPr>
                <w:rStyle w:val="ModernTableText"/>
                <w:noProof/>
                <w:color w:val="FF0000"/>
                <w:szCs w:val="17"/>
              </w:rPr>
            </w:pPr>
          </w:p>
        </w:tc>
        <w:tc>
          <w:tcPr>
            <w:tcW w:w="580" w:type="pct"/>
            <w:vMerge w:val="restart"/>
            <w:vAlign w:val="center"/>
          </w:tcPr>
          <w:p w:rsidRPr="007B666C" w:rsidR="00C3062C" w:rsidP="000E74B1" w:rsidRDefault="00C3062C" w14:paraId="2C1C4C94" wp14:textId="77777777">
            <w:pPr>
              <w:pStyle w:val="TableHeading"/>
              <w:spacing w:before="40" w:after="40"/>
              <w:rPr>
                <w:rStyle w:val="ModernTableText"/>
                <w:noProof/>
                <w:szCs w:val="17"/>
              </w:rPr>
            </w:pPr>
            <w:r w:rsidRPr="007B666C">
              <w:rPr>
                <w:rStyle w:val="ModernTableText"/>
                <w:noProof/>
                <w:szCs w:val="17"/>
              </w:rPr>
              <w:t>Section:</w:t>
            </w:r>
          </w:p>
        </w:tc>
        <w:tc>
          <w:tcPr>
            <w:tcW w:w="1090" w:type="pct"/>
            <w:gridSpan w:val="2"/>
            <w:vAlign w:val="center"/>
          </w:tcPr>
          <w:p w:rsidRPr="007B666C" w:rsidR="00C3062C" w:rsidRDefault="00C3062C" w14:paraId="5935A330" wp14:textId="77777777">
            <w:pPr>
              <w:pStyle w:val="TableText1"/>
              <w:numPr>
                <w:ilvl w:val="0"/>
                <w:numId w:val="33"/>
              </w:numPr>
              <w:spacing w:before="40" w:after="40"/>
              <w:rPr>
                <w:rStyle w:val="ModernTableText"/>
                <w:szCs w:val="17"/>
              </w:rPr>
            </w:pPr>
            <w:r w:rsidRPr="007B666C">
              <w:rPr>
                <w:rStyle w:val="ModernTableText"/>
                <w:szCs w:val="17"/>
              </w:rPr>
              <w:t># of Auth LI</w:t>
            </w:r>
          </w:p>
        </w:tc>
        <w:tc>
          <w:tcPr>
            <w:tcW w:w="1616" w:type="pct"/>
            <w:gridSpan w:val="4"/>
            <w:vAlign w:val="center"/>
          </w:tcPr>
          <w:p w:rsidRPr="007B666C" w:rsidR="00C3062C" w:rsidRDefault="00C3062C" w14:paraId="6D8C5C85" wp14:textId="77777777">
            <w:pPr>
              <w:pStyle w:val="TableText1"/>
              <w:numPr>
                <w:ilvl w:val="0"/>
                <w:numId w:val="33"/>
              </w:numPr>
              <w:spacing w:before="40" w:after="40"/>
              <w:rPr>
                <w:rStyle w:val="ModernTableText"/>
                <w:szCs w:val="17"/>
              </w:rPr>
            </w:pPr>
            <w:r w:rsidRPr="007B666C">
              <w:rPr>
                <w:rStyle w:val="ModernTableText"/>
                <w:szCs w:val="17"/>
              </w:rPr>
              <w:t>Line Item Requested Units (SA Amt-LI Req Unit)</w:t>
            </w:r>
          </w:p>
        </w:tc>
        <w:tc>
          <w:tcPr>
            <w:tcW w:w="1222" w:type="pct"/>
            <w:gridSpan w:val="2"/>
            <w:vAlign w:val="center"/>
          </w:tcPr>
          <w:p w:rsidRPr="007B666C" w:rsidR="00C3062C" w:rsidRDefault="00C3062C" w14:paraId="481050A4" wp14:textId="77777777">
            <w:pPr>
              <w:pStyle w:val="TableText1"/>
              <w:numPr>
                <w:ilvl w:val="0"/>
                <w:numId w:val="33"/>
              </w:numPr>
              <w:spacing w:before="40" w:after="40"/>
              <w:rPr>
                <w:rStyle w:val="ModernTableText"/>
                <w:szCs w:val="17"/>
              </w:rPr>
            </w:pPr>
            <w:r w:rsidRPr="007B666C">
              <w:rPr>
                <w:rStyle w:val="ModernTableText"/>
                <w:szCs w:val="17"/>
              </w:rPr>
              <w:t>Line Item Approved Units (SA Amt-LI App Unit)</w:t>
            </w:r>
          </w:p>
        </w:tc>
      </w:tr>
      <w:tr xmlns:wp14="http://schemas.microsoft.com/office/word/2010/wordml" w:rsidR="00C3062C" w14:paraId="4E47AFF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tcPr>
          <w:p w:rsidRPr="007B666C" w:rsidR="00C3062C" w:rsidRDefault="00C3062C" w14:paraId="0C6C2CD5" wp14:textId="77777777">
            <w:pPr>
              <w:pStyle w:val="TableHeading"/>
              <w:spacing w:before="40" w:after="40"/>
              <w:rPr>
                <w:rStyle w:val="ModernTableText"/>
                <w:noProof/>
                <w:color w:val="FF0000"/>
                <w:szCs w:val="17"/>
              </w:rPr>
            </w:pPr>
          </w:p>
        </w:tc>
        <w:tc>
          <w:tcPr>
            <w:tcW w:w="580" w:type="pct"/>
            <w:vMerge/>
          </w:tcPr>
          <w:p w:rsidRPr="007B666C" w:rsidR="00C3062C" w:rsidRDefault="00C3062C" w14:paraId="709E88E4" wp14:textId="77777777">
            <w:pPr>
              <w:pStyle w:val="TableHeading"/>
              <w:spacing w:before="40" w:after="40"/>
              <w:rPr>
                <w:rStyle w:val="ModernTableText"/>
                <w:noProof/>
                <w:szCs w:val="17"/>
              </w:rPr>
            </w:pPr>
          </w:p>
        </w:tc>
        <w:tc>
          <w:tcPr>
            <w:tcW w:w="1090" w:type="pct"/>
            <w:gridSpan w:val="2"/>
            <w:vAlign w:val="center"/>
          </w:tcPr>
          <w:p w:rsidRPr="007B666C" w:rsidR="00C3062C" w:rsidRDefault="00C3062C" w14:paraId="38CD1C5F" wp14:textId="77777777">
            <w:pPr>
              <w:pStyle w:val="TableText1"/>
              <w:numPr>
                <w:ilvl w:val="0"/>
                <w:numId w:val="33"/>
              </w:numPr>
              <w:spacing w:before="40" w:after="40"/>
              <w:rPr>
                <w:rStyle w:val="ModernTableText"/>
                <w:szCs w:val="17"/>
              </w:rPr>
            </w:pPr>
            <w:r w:rsidRPr="007B666C">
              <w:rPr>
                <w:rStyle w:val="ModernTableText"/>
                <w:szCs w:val="17"/>
              </w:rPr>
              <w:t>Line Item Used Units (SA Amt-LI Used Unit)</w:t>
            </w:r>
          </w:p>
        </w:tc>
        <w:tc>
          <w:tcPr>
            <w:tcW w:w="1616" w:type="pct"/>
            <w:gridSpan w:val="4"/>
            <w:vAlign w:val="center"/>
          </w:tcPr>
          <w:p w:rsidRPr="007B666C" w:rsidR="00C3062C" w:rsidRDefault="00C3062C" w14:paraId="508C98E9" wp14:textId="77777777">
            <w:pPr>
              <w:pStyle w:val="TableText1"/>
              <w:numPr>
                <w:ilvl w:val="0"/>
                <w:numId w:val="33"/>
              </w:numPr>
              <w:spacing w:before="40" w:after="40"/>
              <w:rPr>
                <w:rStyle w:val="ModernTableText"/>
                <w:szCs w:val="17"/>
              </w:rPr>
            </w:pPr>
          </w:p>
        </w:tc>
        <w:tc>
          <w:tcPr>
            <w:tcW w:w="1222" w:type="pct"/>
            <w:gridSpan w:val="2"/>
            <w:vAlign w:val="center"/>
          </w:tcPr>
          <w:p w:rsidRPr="007B666C" w:rsidR="00C3062C" w:rsidRDefault="00C3062C" w14:paraId="779F8E76" wp14:textId="77777777">
            <w:pPr>
              <w:pStyle w:val="TableText1"/>
              <w:numPr>
                <w:ilvl w:val="0"/>
                <w:numId w:val="33"/>
              </w:numPr>
              <w:spacing w:before="40" w:after="40"/>
              <w:rPr>
                <w:rStyle w:val="ModernTableText"/>
                <w:szCs w:val="17"/>
              </w:rPr>
            </w:pPr>
          </w:p>
        </w:tc>
      </w:tr>
      <w:tr xmlns:wp14="http://schemas.microsoft.com/office/word/2010/wordml" w:rsidR="00C3062C" w14:paraId="377CFF0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C3062C" w:rsidP="00880DFF" w:rsidRDefault="00C3062C" w14:paraId="4D00507E" wp14:textId="77777777">
            <w:pPr>
              <w:pStyle w:val="ModernBodyText"/>
              <w:keepN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C3062C" w:rsidTr="000E74B1" w14:paraId="0F59E5E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1072" w:type="pct"/>
            <w:gridSpan w:val="2"/>
            <w:vAlign w:val="center"/>
          </w:tcPr>
          <w:p w:rsidRPr="007B666C" w:rsidR="00C3062C" w:rsidP="00880DFF" w:rsidRDefault="00C3062C" w14:paraId="244A8B3A" wp14:textId="77777777">
            <w:pPr>
              <w:pStyle w:val="TableHeading"/>
              <w:keepNext/>
              <w:keepLines w:val="0"/>
              <w:spacing w:before="40" w:after="40"/>
              <w:rPr>
                <w:rStyle w:val="ModernTableText"/>
                <w:noProof/>
                <w:szCs w:val="18"/>
              </w:rPr>
            </w:pPr>
            <w:r w:rsidRPr="007B666C">
              <w:rPr>
                <w:rStyle w:val="ModernTableText"/>
                <w:noProof/>
                <w:szCs w:val="18"/>
              </w:rPr>
              <w:t>Report Output Format:</w:t>
            </w:r>
          </w:p>
        </w:tc>
        <w:tc>
          <w:tcPr>
            <w:tcW w:w="3928" w:type="pct"/>
            <w:gridSpan w:val="8"/>
            <w:vAlign w:val="center"/>
          </w:tcPr>
          <w:p w:rsidRPr="007B666C" w:rsidR="00C3062C" w:rsidP="00880DFF" w:rsidRDefault="00C3062C" w14:paraId="32C2C060" wp14:textId="77777777">
            <w:pPr>
              <w:pStyle w:val="TableText1"/>
              <w:keepNext/>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PDF (preferred)                        </w:t>
            </w:r>
            <w:r w:rsidRPr="007B666C">
              <w:rPr>
                <w:rStyle w:val="ModernTableText"/>
                <w:rFonts w:ascii="Wingdings" w:hAnsi="Wingdings" w:eastAsia="Wingdings" w:cs="Wingdings"/>
                <w:noProof/>
                <w:szCs w:val="18"/>
              </w:rPr>
              <w:t>þ</w:t>
            </w:r>
            <w:r w:rsidRPr="007B666C">
              <w:rPr>
                <w:rStyle w:val="ModernTableText"/>
                <w:noProof/>
                <w:szCs w:val="18"/>
              </w:rPr>
              <w:t xml:space="preserve">  HTML                             </w:t>
            </w:r>
            <w:r w:rsidRPr="007B666C">
              <w:rPr>
                <w:rStyle w:val="ModernTableText"/>
                <w:rFonts w:ascii="Wingdings 2" w:hAnsi="Wingdings 2" w:eastAsia="Wingdings 2" w:cs="Wingdings 2"/>
                <w:noProof/>
                <w:szCs w:val="18"/>
              </w:rPr>
              <w:t>£</w:t>
            </w:r>
            <w:r w:rsidRPr="007B666C">
              <w:rPr>
                <w:rStyle w:val="ModernTableText"/>
                <w:noProof/>
                <w:szCs w:val="18"/>
              </w:rPr>
              <w:t xml:space="preserve"> Excel 2000                         </w:t>
            </w:r>
            <w:r w:rsidRPr="007B666C">
              <w:rPr>
                <w:rStyle w:val="ModernTableText"/>
                <w:rFonts w:ascii="Wingdings 2" w:hAnsi="Wingdings 2" w:eastAsia="Wingdings 2" w:cs="Wingdings 2"/>
                <w:noProof/>
                <w:szCs w:val="18"/>
              </w:rPr>
              <w:t>£</w:t>
            </w:r>
            <w:r w:rsidRPr="007B666C">
              <w:rPr>
                <w:rStyle w:val="ModernTableText"/>
                <w:noProof/>
                <w:szCs w:val="18"/>
              </w:rPr>
              <w:t xml:space="preserve"> Excel 2002                         </w:t>
            </w:r>
            <w:r w:rsidRPr="007B666C">
              <w:rPr>
                <w:rStyle w:val="ModernTableText"/>
                <w:rFonts w:ascii="Wingdings 2" w:hAnsi="Wingdings 2" w:eastAsia="Wingdings 2" w:cs="Wingdings 2"/>
                <w:noProof/>
                <w:szCs w:val="18"/>
              </w:rPr>
              <w:t>£</w:t>
            </w:r>
            <w:r w:rsidRPr="007B666C">
              <w:rPr>
                <w:rStyle w:val="ModernTableText"/>
                <w:noProof/>
                <w:szCs w:val="18"/>
              </w:rPr>
              <w:t xml:space="preserve"> Text CSV Format</w:t>
            </w:r>
          </w:p>
        </w:tc>
      </w:tr>
      <w:tr xmlns:wp14="http://schemas.microsoft.com/office/word/2010/wordml" w:rsidR="00C3062C" w:rsidTr="000E74B1" w14:paraId="3D263EF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vAlign w:val="center"/>
          </w:tcPr>
          <w:p w:rsidRPr="007B666C" w:rsidR="00C3062C" w:rsidP="000E74B1" w:rsidRDefault="00C3062C" w14:paraId="45EA2E58" wp14:textId="77777777">
            <w:pPr>
              <w:pStyle w:val="TableHeading"/>
              <w:spacing w:before="40" w:after="40"/>
              <w:rPr>
                <w:rStyle w:val="ModernTableText"/>
                <w:noProof/>
                <w:szCs w:val="18"/>
              </w:rPr>
            </w:pPr>
            <w:r w:rsidRPr="007B666C">
              <w:rPr>
                <w:rStyle w:val="ModernTableText"/>
                <w:noProof/>
                <w:szCs w:val="18"/>
              </w:rPr>
              <w:t>Reporting Portal:</w:t>
            </w:r>
          </w:p>
        </w:tc>
        <w:tc>
          <w:tcPr>
            <w:tcW w:w="3928" w:type="pct"/>
            <w:gridSpan w:val="8"/>
            <w:vAlign w:val="center"/>
          </w:tcPr>
          <w:p w:rsidRPr="007B666C" w:rsidR="00C3062C" w:rsidRDefault="00C3062C" w14:paraId="5906595D" wp14:textId="77777777">
            <w:pPr>
              <w:pStyle w:val="TableText1"/>
              <w:spacing w:before="40" w:after="40"/>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Web Portal                                </w:t>
            </w:r>
            <w:r w:rsidRPr="007B666C">
              <w:rPr>
                <w:rStyle w:val="ModernTableText"/>
                <w:rFonts w:ascii="Wingdings 2" w:hAnsi="Wingdings 2" w:eastAsia="Wingdings 2" w:cs="Wingdings 2"/>
                <w:noProof/>
                <w:szCs w:val="18"/>
              </w:rPr>
              <w:t>£</w:t>
            </w:r>
            <w:r w:rsidRPr="007B666C">
              <w:rPr>
                <w:rStyle w:val="ModernTableText"/>
                <w:noProof/>
                <w:szCs w:val="18"/>
              </w:rPr>
              <w:t xml:space="preserve"> EDMS                            </w:t>
            </w:r>
            <w:r w:rsidRPr="007B666C">
              <w:rPr>
                <w:rStyle w:val="ModernTableText"/>
                <w:rFonts w:ascii="Wingdings 2" w:hAnsi="Wingdings 2" w:eastAsia="Wingdings 2" w:cs="Wingdings 2"/>
                <w:noProof/>
                <w:szCs w:val="18"/>
              </w:rPr>
              <w:t>£</w:t>
            </w:r>
            <w:r w:rsidRPr="007B666C">
              <w:rPr>
                <w:rStyle w:val="ModernTableText"/>
                <w:noProof/>
                <w:szCs w:val="18"/>
              </w:rPr>
              <w:t xml:space="preserve"> Email Link                      </w:t>
            </w:r>
          </w:p>
        </w:tc>
      </w:tr>
      <w:tr xmlns:wp14="http://schemas.microsoft.com/office/word/2010/wordml" w:rsidR="00C3062C" w:rsidTr="000E74B1" w14:paraId="1B3E991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vMerge w:val="restart"/>
            <w:vAlign w:val="center"/>
          </w:tcPr>
          <w:p w:rsidRPr="007B666C" w:rsidR="00C3062C" w:rsidP="000E74B1" w:rsidRDefault="00C3062C" w14:paraId="3A489467" wp14:textId="77777777">
            <w:pPr>
              <w:pStyle w:val="TableHeading"/>
              <w:spacing w:before="40" w:after="40"/>
              <w:rPr>
                <w:rStyle w:val="ModernTableText"/>
                <w:noProof/>
                <w:szCs w:val="18"/>
              </w:rPr>
            </w:pPr>
            <w:r w:rsidRPr="007B666C">
              <w:rPr>
                <w:rStyle w:val="ModernTableText"/>
                <w:noProof/>
                <w:szCs w:val="18"/>
              </w:rPr>
              <w:t>Report Output Distribution Group(s):</w:t>
            </w:r>
          </w:p>
        </w:tc>
        <w:tc>
          <w:tcPr>
            <w:tcW w:w="1097" w:type="pct"/>
            <w:gridSpan w:val="3"/>
            <w:vMerge w:val="restart"/>
          </w:tcPr>
          <w:p w:rsidRPr="007B666C" w:rsidR="00C3062C" w:rsidRDefault="00C3062C" w14:paraId="31CA6D92"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No</w:t>
            </w:r>
          </w:p>
          <w:p w:rsidRPr="007B666C" w:rsidR="00C3062C" w:rsidRDefault="00C3062C" w14:paraId="4EC05DAF"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Yes (if yes, complete distribution list)</w:t>
            </w:r>
          </w:p>
        </w:tc>
        <w:tc>
          <w:tcPr>
            <w:tcW w:w="2831" w:type="pct"/>
            <w:gridSpan w:val="5"/>
            <w:tcBorders>
              <w:top w:val="single" w:color="616161" w:sz="4" w:space="0"/>
            </w:tcBorders>
            <w:vAlign w:val="center"/>
          </w:tcPr>
          <w:p w:rsidRPr="007B666C" w:rsidR="00C3062C" w:rsidRDefault="00C3062C" w14:paraId="127D6EC8" wp14:textId="77777777">
            <w:pPr>
              <w:pStyle w:val="TableText1"/>
              <w:spacing w:before="40" w:after="40"/>
              <w:rPr>
                <w:rStyle w:val="ModernTableText"/>
                <w:b/>
                <w:bCs/>
                <w:szCs w:val="18"/>
              </w:rPr>
            </w:pPr>
            <w:r w:rsidRPr="007B666C">
              <w:rPr>
                <w:rStyle w:val="ModernTableText"/>
                <w:b/>
                <w:bCs/>
                <w:szCs w:val="18"/>
              </w:rPr>
              <w:t>Output Distribution Group List</w:t>
            </w:r>
          </w:p>
        </w:tc>
      </w:tr>
      <w:tr xmlns:wp14="http://schemas.microsoft.com/office/word/2010/wordml" w:rsidR="00C3062C" w14:paraId="7818863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vMerge/>
          </w:tcPr>
          <w:p w:rsidRPr="007B666C" w:rsidR="00C3062C" w:rsidRDefault="00C3062C" w14:paraId="44F69B9A" wp14:textId="77777777">
            <w:pPr>
              <w:pStyle w:val="TableHeading"/>
              <w:spacing w:before="40" w:after="40"/>
              <w:rPr>
                <w:rStyle w:val="ModernTableText"/>
                <w:szCs w:val="18"/>
              </w:rPr>
            </w:pPr>
          </w:p>
        </w:tc>
        <w:tc>
          <w:tcPr>
            <w:tcW w:w="1097" w:type="pct"/>
            <w:gridSpan w:val="3"/>
            <w:vMerge/>
          </w:tcPr>
          <w:p w:rsidRPr="007B666C" w:rsidR="00C3062C" w:rsidRDefault="00C3062C" w14:paraId="5F07D11E" wp14:textId="77777777">
            <w:pPr>
              <w:pStyle w:val="TableText1"/>
              <w:spacing w:before="40" w:after="40"/>
              <w:rPr>
                <w:rStyle w:val="ModernTableText"/>
                <w:szCs w:val="18"/>
              </w:rPr>
            </w:pPr>
          </w:p>
        </w:tc>
        <w:tc>
          <w:tcPr>
            <w:tcW w:w="1616" w:type="pct"/>
            <w:gridSpan w:val="3"/>
            <w:vAlign w:val="center"/>
          </w:tcPr>
          <w:p w:rsidRPr="007B666C" w:rsidR="00C3062C" w:rsidRDefault="00C3062C" w14:paraId="41508A3C" wp14:textId="77777777">
            <w:pPr>
              <w:pStyle w:val="TableText1"/>
              <w:numPr>
                <w:ilvl w:val="0"/>
                <w:numId w:val="34"/>
              </w:numPr>
              <w:spacing w:before="40" w:after="40"/>
              <w:rPr>
                <w:rStyle w:val="ModernTableText"/>
                <w:szCs w:val="18"/>
                <w:u w:val="single"/>
              </w:rPr>
            </w:pPr>
          </w:p>
        </w:tc>
        <w:tc>
          <w:tcPr>
            <w:tcW w:w="1215" w:type="pct"/>
            <w:gridSpan w:val="2"/>
            <w:vAlign w:val="center"/>
          </w:tcPr>
          <w:p w:rsidRPr="007B666C" w:rsidR="00C3062C" w:rsidP="00744294" w:rsidRDefault="00C3062C" w14:paraId="43D6B1D6" wp14:textId="77777777">
            <w:pPr>
              <w:pStyle w:val="TableText1"/>
              <w:numPr>
                <w:ilvl w:val="0"/>
                <w:numId w:val="34"/>
              </w:numPr>
              <w:spacing w:before="40" w:after="40"/>
              <w:rPr>
                <w:rStyle w:val="ModernTableText"/>
                <w:szCs w:val="18"/>
              </w:rPr>
            </w:pPr>
          </w:p>
        </w:tc>
      </w:tr>
      <w:tr xmlns:wp14="http://schemas.microsoft.com/office/word/2010/wordml" w:rsidR="00C3062C" w14:paraId="17DBC15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vMerge/>
          </w:tcPr>
          <w:p w:rsidRPr="007B666C" w:rsidR="00C3062C" w:rsidRDefault="00C3062C" w14:paraId="6F8BD81B" wp14:textId="77777777">
            <w:pPr>
              <w:pStyle w:val="TableHeading"/>
              <w:spacing w:before="40" w:after="40"/>
              <w:rPr>
                <w:rStyle w:val="ModernTableText"/>
                <w:szCs w:val="18"/>
              </w:rPr>
            </w:pPr>
          </w:p>
        </w:tc>
        <w:tc>
          <w:tcPr>
            <w:tcW w:w="1097" w:type="pct"/>
            <w:gridSpan w:val="3"/>
            <w:vMerge/>
            <w:vAlign w:val="center"/>
          </w:tcPr>
          <w:p w:rsidRPr="007B666C" w:rsidR="00C3062C" w:rsidRDefault="00C3062C" w14:paraId="2613E9C1" wp14:textId="77777777">
            <w:pPr>
              <w:pStyle w:val="TableText1"/>
              <w:spacing w:before="40" w:after="40"/>
              <w:rPr>
                <w:rStyle w:val="ModernTableText"/>
                <w:szCs w:val="18"/>
              </w:rPr>
            </w:pPr>
          </w:p>
        </w:tc>
        <w:tc>
          <w:tcPr>
            <w:tcW w:w="1616" w:type="pct"/>
            <w:gridSpan w:val="3"/>
            <w:vAlign w:val="center"/>
          </w:tcPr>
          <w:p w:rsidRPr="007B666C" w:rsidR="00C3062C" w:rsidRDefault="00C3062C" w14:paraId="1037B8A3" wp14:textId="77777777">
            <w:pPr>
              <w:pStyle w:val="TableText1"/>
              <w:numPr>
                <w:ilvl w:val="0"/>
                <w:numId w:val="34"/>
              </w:numPr>
              <w:spacing w:before="40" w:after="40"/>
              <w:rPr>
                <w:rStyle w:val="ModernTableText"/>
                <w:szCs w:val="18"/>
                <w:u w:val="single"/>
              </w:rPr>
            </w:pPr>
          </w:p>
        </w:tc>
        <w:tc>
          <w:tcPr>
            <w:tcW w:w="1215" w:type="pct"/>
            <w:gridSpan w:val="2"/>
            <w:vAlign w:val="center"/>
          </w:tcPr>
          <w:p w:rsidRPr="007B666C" w:rsidR="00C3062C" w:rsidP="00744294" w:rsidRDefault="00C3062C" w14:paraId="687C6DE0" wp14:textId="77777777">
            <w:pPr>
              <w:pStyle w:val="TableText1"/>
              <w:numPr>
                <w:ilvl w:val="0"/>
                <w:numId w:val="34"/>
              </w:numPr>
              <w:spacing w:before="40" w:after="40"/>
              <w:rPr>
                <w:rStyle w:val="ModernTableText"/>
                <w:szCs w:val="18"/>
              </w:rPr>
            </w:pPr>
          </w:p>
        </w:tc>
      </w:tr>
      <w:tr xmlns:wp14="http://schemas.microsoft.com/office/word/2010/wordml" w:rsidR="00C3062C" w14:paraId="5B2F937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72" w:type="pct"/>
            <w:gridSpan w:val="2"/>
            <w:vMerge/>
          </w:tcPr>
          <w:p w:rsidRPr="007B666C" w:rsidR="00C3062C" w:rsidRDefault="00C3062C" w14:paraId="58E6DD4E" wp14:textId="77777777">
            <w:pPr>
              <w:pStyle w:val="TableHeading"/>
              <w:spacing w:before="40" w:after="40"/>
              <w:rPr>
                <w:rStyle w:val="ModernTableText"/>
                <w:szCs w:val="18"/>
              </w:rPr>
            </w:pPr>
          </w:p>
        </w:tc>
        <w:tc>
          <w:tcPr>
            <w:tcW w:w="1097" w:type="pct"/>
            <w:gridSpan w:val="3"/>
            <w:vMerge/>
            <w:vAlign w:val="center"/>
          </w:tcPr>
          <w:p w:rsidRPr="007B666C" w:rsidR="00C3062C" w:rsidRDefault="00C3062C" w14:paraId="7D3BEE8F" wp14:textId="77777777">
            <w:pPr>
              <w:pStyle w:val="TableText1"/>
              <w:spacing w:before="40" w:after="40"/>
              <w:rPr>
                <w:rStyle w:val="ModernTableText"/>
                <w:szCs w:val="18"/>
              </w:rPr>
            </w:pPr>
          </w:p>
        </w:tc>
        <w:tc>
          <w:tcPr>
            <w:tcW w:w="1616" w:type="pct"/>
            <w:gridSpan w:val="3"/>
            <w:vAlign w:val="center"/>
          </w:tcPr>
          <w:p w:rsidRPr="007B666C" w:rsidR="00C3062C" w:rsidRDefault="00C3062C" w14:paraId="3B88899E" wp14:textId="77777777">
            <w:pPr>
              <w:pStyle w:val="TableText1"/>
              <w:numPr>
                <w:ilvl w:val="0"/>
                <w:numId w:val="34"/>
              </w:numPr>
              <w:spacing w:before="40" w:after="40"/>
              <w:rPr>
                <w:rStyle w:val="ModernTableText"/>
                <w:szCs w:val="18"/>
                <w:u w:val="single"/>
              </w:rPr>
            </w:pPr>
          </w:p>
        </w:tc>
        <w:tc>
          <w:tcPr>
            <w:tcW w:w="1215" w:type="pct"/>
            <w:gridSpan w:val="2"/>
            <w:vAlign w:val="center"/>
          </w:tcPr>
          <w:p w:rsidRPr="007B666C" w:rsidR="00C3062C" w:rsidP="00744294" w:rsidRDefault="00C3062C" w14:paraId="69E2BB2B" wp14:textId="77777777">
            <w:pPr>
              <w:pStyle w:val="TableText1"/>
              <w:numPr>
                <w:ilvl w:val="0"/>
                <w:numId w:val="34"/>
              </w:numPr>
              <w:spacing w:before="40" w:after="40"/>
              <w:rPr>
                <w:rStyle w:val="ModernTableText"/>
                <w:szCs w:val="18"/>
              </w:rPr>
            </w:pPr>
          </w:p>
        </w:tc>
      </w:tr>
      <w:tr xmlns:wp14="http://schemas.microsoft.com/office/word/2010/wordml" w:rsidR="00C3062C" w14:paraId="61C1DAC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C3062C" w:rsidRDefault="00C3062C" w14:paraId="7FF8E465" wp14:textId="77777777">
            <w:pPr>
              <w:pStyle w:val="ModernBodyText"/>
              <w:spacing w:before="40" w:after="40"/>
              <w:jc w:val="center"/>
              <w:rPr>
                <w:rStyle w:val="Modern2nd-levelTableheader"/>
                <w:sz w:val="21"/>
                <w:szCs w:val="21"/>
              </w:rPr>
            </w:pPr>
            <w:r>
              <w:rPr>
                <w:rStyle w:val="Modern2nd-levelTableheader"/>
                <w:sz w:val="21"/>
                <w:szCs w:val="21"/>
              </w:rPr>
              <w:t>Report Retention</w:t>
            </w:r>
          </w:p>
        </w:tc>
      </w:tr>
      <w:tr xmlns:wp14="http://schemas.microsoft.com/office/word/2010/wordml" w:rsidR="00C3062C" w14:paraId="5C141AA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72" w:type="pct"/>
            <w:gridSpan w:val="2"/>
            <w:tcBorders>
              <w:top w:val="single" w:color="616161" w:sz="2" w:space="0"/>
              <w:left w:val="single" w:color="616161" w:sz="2" w:space="0"/>
              <w:right w:val="single" w:color="616161" w:sz="2" w:space="0"/>
            </w:tcBorders>
            <w:vAlign w:val="center"/>
          </w:tcPr>
          <w:p w:rsidRPr="007B666C" w:rsidR="00C3062C" w:rsidRDefault="00C3062C" w14:paraId="5F13083D" wp14:textId="77777777">
            <w:pPr>
              <w:pStyle w:val="ModernBodyText"/>
              <w:spacing w:before="40" w:after="40"/>
              <w:jc w:val="left"/>
              <w:rPr>
                <w:rStyle w:val="Modern2nd-levelTableheader"/>
                <w:noProof/>
                <w:sz w:val="18"/>
                <w:szCs w:val="18"/>
              </w:rPr>
            </w:pPr>
            <w:r w:rsidRPr="007B666C">
              <w:rPr>
                <w:rStyle w:val="Modern2nd-levelTableheader"/>
                <w:noProof/>
                <w:sz w:val="18"/>
                <w:szCs w:val="18"/>
              </w:rPr>
              <w:t>Report Retention Type:</w:t>
            </w:r>
          </w:p>
        </w:tc>
        <w:tc>
          <w:tcPr>
            <w:tcW w:w="3928" w:type="pct"/>
            <w:gridSpan w:val="8"/>
            <w:tcBorders>
              <w:top w:val="single" w:color="616161" w:sz="2" w:space="0"/>
              <w:left w:val="single" w:color="616161" w:sz="2" w:space="0"/>
              <w:bottom w:val="single" w:color="616161" w:sz="2" w:space="0"/>
              <w:right w:val="single" w:color="616161" w:sz="2" w:space="0"/>
            </w:tcBorders>
            <w:vAlign w:val="center"/>
          </w:tcPr>
          <w:p w:rsidRPr="007B666C" w:rsidR="00C3062C" w:rsidRDefault="00C3062C" w14:paraId="40392B4E"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Cognos                                    </w:t>
            </w:r>
            <w:r w:rsidRPr="007B666C">
              <w:rPr>
                <w:rStyle w:val="ModernTableText"/>
                <w:rFonts w:ascii="Wingdings" w:hAnsi="Wingdings" w:eastAsia="Wingdings" w:cs="Wingdings"/>
                <w:noProof/>
                <w:szCs w:val="18"/>
              </w:rPr>
              <w:t>þ</w:t>
            </w:r>
            <w:r w:rsidRPr="007B666C">
              <w:rPr>
                <w:rStyle w:val="ModernTableText"/>
                <w:noProof/>
                <w:szCs w:val="18"/>
              </w:rPr>
              <w:t xml:space="preserve"> EDMS</w:t>
            </w:r>
          </w:p>
        </w:tc>
      </w:tr>
      <w:tr xmlns:wp14="http://schemas.microsoft.com/office/word/2010/wordml" w:rsidR="00C3062C" w14:paraId="09E23E7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72" w:type="pct"/>
            <w:gridSpan w:val="2"/>
            <w:tcBorders>
              <w:top w:val="single" w:color="616161" w:sz="2" w:space="0"/>
              <w:left w:val="single" w:color="616161" w:sz="2" w:space="0"/>
              <w:right w:val="single" w:color="616161" w:sz="2" w:space="0"/>
            </w:tcBorders>
            <w:vAlign w:val="center"/>
          </w:tcPr>
          <w:p w:rsidRPr="007B666C" w:rsidR="00C3062C" w:rsidRDefault="00C3062C" w14:paraId="4A4F529A" wp14:textId="77777777">
            <w:pPr>
              <w:pStyle w:val="ModernBodyText"/>
              <w:spacing w:before="40" w:after="40"/>
              <w:jc w:val="left"/>
              <w:rPr>
                <w:rStyle w:val="Modern2nd-levelTableheader"/>
                <w:noProof/>
                <w:sz w:val="18"/>
                <w:szCs w:val="18"/>
              </w:rPr>
            </w:pPr>
            <w:r w:rsidRPr="007B666C">
              <w:rPr>
                <w:rStyle w:val="Modern2nd-levelTableheader"/>
                <w:noProof/>
                <w:sz w:val="18"/>
                <w:szCs w:val="18"/>
              </w:rPr>
              <w:t>Report Output Versions:</w:t>
            </w:r>
          </w:p>
        </w:tc>
        <w:tc>
          <w:tcPr>
            <w:tcW w:w="1097" w:type="pct"/>
            <w:gridSpan w:val="3"/>
            <w:tcBorders>
              <w:top w:val="single" w:color="616161" w:sz="2" w:space="0"/>
              <w:left w:val="single" w:color="616161" w:sz="2" w:space="0"/>
              <w:bottom w:val="single" w:color="616161" w:sz="2" w:space="0"/>
              <w:right w:val="single" w:color="616161" w:sz="2" w:space="0"/>
            </w:tcBorders>
            <w:vAlign w:val="center"/>
          </w:tcPr>
          <w:p w:rsidRPr="007B666C" w:rsidR="00C3062C" w:rsidRDefault="00C3062C" w14:paraId="5B6A6EF8" wp14:textId="77777777">
            <w:pPr>
              <w:pStyle w:val="ModernBodyText"/>
              <w:spacing w:before="40" w:after="40"/>
              <w:jc w:val="left"/>
              <w:rPr>
                <w:rStyle w:val="Modern2nd-levelTableheader"/>
                <w:noProof/>
                <w:color w:val="FFFFFF"/>
                <w:sz w:val="18"/>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Number Of Occurrences:  </w:t>
            </w:r>
          </w:p>
        </w:tc>
        <w:tc>
          <w:tcPr>
            <w:tcW w:w="2831" w:type="pct"/>
            <w:gridSpan w:val="5"/>
            <w:tcBorders>
              <w:top w:val="single" w:color="616161" w:sz="2" w:space="0"/>
              <w:left w:val="nil"/>
              <w:bottom w:val="single" w:color="616161" w:sz="2" w:space="0"/>
              <w:right w:val="single" w:color="616161" w:sz="2" w:space="0"/>
            </w:tcBorders>
            <w:vAlign w:val="center"/>
          </w:tcPr>
          <w:p w:rsidRPr="007B666C" w:rsidR="00C3062C" w:rsidRDefault="00C3062C" w14:paraId="04B60264" wp14:textId="77777777">
            <w:pPr>
              <w:pStyle w:val="TableText1"/>
              <w:spacing w:before="40" w:after="40"/>
              <w:rPr>
                <w:rStyle w:val="ModernTableText"/>
                <w:noProof/>
                <w:szCs w:val="18"/>
              </w:rPr>
            </w:pPr>
            <w:r w:rsidRPr="007B666C">
              <w:rPr>
                <w:rStyle w:val="ModernTableText"/>
                <w:rFonts w:ascii="Wingdings" w:hAnsi="Wingdings" w:eastAsia="Wingdings" w:cs="Wingdings"/>
                <w:noProof/>
                <w:szCs w:val="18"/>
              </w:rPr>
              <w:t>þ</w:t>
            </w:r>
            <w:r w:rsidRPr="007B666C">
              <w:rPr>
                <w:rStyle w:val="ModernTableText"/>
                <w:noProof/>
                <w:szCs w:val="18"/>
              </w:rPr>
              <w:t xml:space="preserve"> Duration:       7     </w:t>
            </w:r>
            <w:r w:rsidRPr="007B666C">
              <w:rPr>
                <w:rStyle w:val="ModernTableText"/>
                <w:rFonts w:ascii="Wingdings 2" w:hAnsi="Wingdings 2" w:eastAsia="Wingdings 2" w:cs="Wingdings 2"/>
                <w:noProof/>
                <w:szCs w:val="18"/>
              </w:rPr>
              <w:t>£</w:t>
            </w:r>
            <w:r w:rsidRPr="007B666C">
              <w:rPr>
                <w:rStyle w:val="ModernTableText"/>
                <w:noProof/>
                <w:szCs w:val="18"/>
              </w:rPr>
              <w:t xml:space="preserve"> Days       </w:t>
            </w:r>
            <w:r w:rsidRPr="007B666C">
              <w:rPr>
                <w:rStyle w:val="ModernTableText"/>
                <w:rFonts w:ascii="Wingdings 2" w:hAnsi="Wingdings 2" w:eastAsia="Wingdings 2" w:cs="Wingdings 2"/>
                <w:noProof/>
                <w:szCs w:val="18"/>
              </w:rPr>
              <w:t>£</w:t>
            </w:r>
            <w:r w:rsidRPr="007B666C">
              <w:rPr>
                <w:rStyle w:val="ModernTableText"/>
                <w:noProof/>
                <w:szCs w:val="18"/>
              </w:rPr>
              <w:t xml:space="preserve"> Months        </w:t>
            </w:r>
            <w:r w:rsidRPr="007B666C">
              <w:rPr>
                <w:rStyle w:val="ModernTableText"/>
                <w:rFonts w:ascii="Wingdings" w:hAnsi="Wingdings" w:eastAsia="Wingdings" w:cs="Wingdings"/>
                <w:noProof/>
                <w:szCs w:val="18"/>
              </w:rPr>
              <w:t>þ</w:t>
            </w:r>
            <w:r w:rsidRPr="007B666C">
              <w:rPr>
                <w:rStyle w:val="ModernTableText"/>
                <w:noProof/>
                <w:szCs w:val="18"/>
              </w:rPr>
              <w:t xml:space="preserve">  Years                                                                          </w:t>
            </w:r>
          </w:p>
        </w:tc>
      </w:tr>
      <w:tr xmlns:wp14="http://schemas.microsoft.com/office/word/2010/wordml" w:rsidR="00C3062C" w14:paraId="2EDA15B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72" w:type="pct"/>
            <w:gridSpan w:val="2"/>
            <w:tcBorders>
              <w:top w:val="single" w:color="616161" w:sz="2" w:space="0"/>
              <w:left w:val="single" w:color="616161" w:sz="2" w:space="0"/>
              <w:right w:val="single" w:color="616161" w:sz="2" w:space="0"/>
            </w:tcBorders>
            <w:vAlign w:val="center"/>
          </w:tcPr>
          <w:p w:rsidRPr="007B666C" w:rsidR="00C3062C" w:rsidRDefault="00C3062C" w14:paraId="0A123829" wp14:textId="77777777">
            <w:pPr>
              <w:pStyle w:val="ModernBodyText"/>
              <w:spacing w:before="40" w:after="40"/>
              <w:jc w:val="left"/>
              <w:rPr>
                <w:rStyle w:val="Modern2nd-levelTableheader"/>
                <w:noProof/>
                <w:sz w:val="18"/>
                <w:szCs w:val="18"/>
              </w:rPr>
            </w:pPr>
            <w:r w:rsidRPr="007B666C">
              <w:rPr>
                <w:rStyle w:val="Modern2nd-levelTableheader"/>
                <w:noProof/>
                <w:sz w:val="18"/>
                <w:szCs w:val="18"/>
              </w:rPr>
              <w:t>Report Run History Log:</w:t>
            </w:r>
          </w:p>
        </w:tc>
        <w:tc>
          <w:tcPr>
            <w:tcW w:w="1097" w:type="pct"/>
            <w:gridSpan w:val="3"/>
            <w:tcBorders>
              <w:top w:val="single" w:color="616161" w:sz="2" w:space="0"/>
              <w:left w:val="single" w:color="616161" w:sz="2" w:space="0"/>
              <w:bottom w:val="single" w:color="616161" w:sz="2" w:space="0"/>
              <w:right w:val="single" w:color="616161" w:sz="2" w:space="0"/>
            </w:tcBorders>
            <w:vAlign w:val="center"/>
          </w:tcPr>
          <w:p w:rsidRPr="007B666C" w:rsidR="00C3062C" w:rsidRDefault="00C3062C" w14:paraId="7B67BF92" wp14:textId="77777777">
            <w:pPr>
              <w:pStyle w:val="ModernBodyText"/>
              <w:spacing w:before="40" w:after="40"/>
              <w:jc w:val="left"/>
              <w:rPr>
                <w:rStyle w:val="Modern2nd-levelTableheader"/>
                <w:noProof/>
                <w:color w:val="FFFFFF"/>
                <w:sz w:val="18"/>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 Number Of Occurrences:  </w:t>
            </w:r>
          </w:p>
        </w:tc>
        <w:tc>
          <w:tcPr>
            <w:tcW w:w="2831" w:type="pct"/>
            <w:gridSpan w:val="5"/>
            <w:tcBorders>
              <w:top w:val="single" w:color="616161" w:sz="2" w:space="0"/>
              <w:left w:val="nil"/>
              <w:bottom w:val="single" w:color="616161" w:sz="2" w:space="0"/>
              <w:right w:val="single" w:color="616161" w:sz="2" w:space="0"/>
            </w:tcBorders>
            <w:vAlign w:val="center"/>
          </w:tcPr>
          <w:p w:rsidRPr="007B666C" w:rsidR="00C3062C" w:rsidRDefault="00C3062C" w14:paraId="08FFDD7E" wp14:textId="77777777">
            <w:pPr>
              <w:pStyle w:val="TableText1"/>
              <w:spacing w:before="40" w:after="40"/>
              <w:rPr>
                <w:rStyle w:val="ModernTableText"/>
                <w:noProof/>
                <w:szCs w:val="18"/>
              </w:rPr>
            </w:pPr>
            <w:r w:rsidRPr="007B666C">
              <w:rPr>
                <w:rStyle w:val="ModernTableText"/>
                <w:rFonts w:ascii="Wingdings 2" w:hAnsi="Wingdings 2" w:eastAsia="Wingdings 2" w:cs="Wingdings 2"/>
                <w:noProof/>
                <w:szCs w:val="18"/>
              </w:rPr>
              <w:t>£</w:t>
            </w:r>
            <w:r w:rsidRPr="007B666C">
              <w:rPr>
                <w:rStyle w:val="ModernTableText"/>
                <w:noProof/>
                <w:szCs w:val="18"/>
              </w:rPr>
              <w:t xml:space="preserve">Duration:            </w:t>
            </w:r>
            <w:r w:rsidRPr="007B666C">
              <w:rPr>
                <w:rStyle w:val="ModernTableText"/>
                <w:rFonts w:ascii="Wingdings 2" w:hAnsi="Wingdings 2" w:eastAsia="Wingdings 2" w:cs="Wingdings 2"/>
                <w:noProof/>
                <w:szCs w:val="18"/>
              </w:rPr>
              <w:t>£</w:t>
            </w:r>
            <w:r w:rsidRPr="007B666C">
              <w:rPr>
                <w:rStyle w:val="ModernTableText"/>
                <w:noProof/>
                <w:szCs w:val="18"/>
              </w:rPr>
              <w:t xml:space="preserve"> Days       </w:t>
            </w:r>
            <w:r w:rsidRPr="007B666C">
              <w:rPr>
                <w:rStyle w:val="ModernTableText"/>
                <w:rFonts w:ascii="Wingdings 2" w:hAnsi="Wingdings 2" w:eastAsia="Wingdings 2" w:cs="Wingdings 2"/>
                <w:noProof/>
                <w:szCs w:val="18"/>
              </w:rPr>
              <w:t>£</w:t>
            </w:r>
            <w:r w:rsidRPr="007B666C">
              <w:rPr>
                <w:rStyle w:val="ModernTableText"/>
                <w:noProof/>
                <w:szCs w:val="18"/>
              </w:rPr>
              <w:t xml:space="preserve"> Months       </w:t>
            </w:r>
            <w:r w:rsidRPr="007B666C">
              <w:rPr>
                <w:rStyle w:val="ModernTableText"/>
                <w:rFonts w:ascii="Wingdings 2" w:hAnsi="Wingdings 2" w:eastAsia="Wingdings 2" w:cs="Wingdings 2"/>
                <w:noProof/>
                <w:szCs w:val="18"/>
              </w:rPr>
              <w:t>£</w:t>
            </w:r>
            <w:r w:rsidRPr="007B666C">
              <w:rPr>
                <w:rStyle w:val="ModernTableText"/>
                <w:noProof/>
                <w:szCs w:val="18"/>
              </w:rPr>
              <w:t xml:space="preserve"> Years                                                                          </w:t>
            </w:r>
          </w:p>
        </w:tc>
      </w:tr>
      <w:tr xmlns:wp14="http://schemas.microsoft.com/office/word/2010/wordml" w:rsidR="00C3062C" w14:paraId="5BC1481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C3062C" w:rsidRDefault="00C3062C" w14:paraId="0FFD112F" wp14:textId="77777777">
            <w:pPr>
              <w:pStyle w:val="ModernBodyT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C3062C" w14:paraId="1D6013F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vAlign w:val="center"/>
          </w:tcPr>
          <w:p w:rsidRPr="00880DFF" w:rsidR="00C3062C" w:rsidP="008003E6" w:rsidRDefault="00C3062C" w14:paraId="3AD2046E" wp14:textId="77777777">
            <w:pPr>
              <w:keepLines/>
              <w:spacing w:before="40" w:after="40"/>
              <w:jc w:val="left"/>
              <w:rPr>
                <w:rStyle w:val="ModernTableText"/>
                <w:noProof/>
                <w:szCs w:val="17"/>
              </w:rPr>
            </w:pPr>
            <w:r w:rsidRPr="00880DFF">
              <w:rPr>
                <w:rStyle w:val="ModernTableText"/>
                <w:noProof/>
                <w:szCs w:val="17"/>
              </w:rPr>
              <w:t>Join A-DTL-TB to A-HDR-TB using A-AUTH-ID</w:t>
            </w:r>
          </w:p>
          <w:p w:rsidRPr="007E08F5" w:rsidR="007E08F5" w:rsidP="007E08F5" w:rsidRDefault="007E08F5" w14:paraId="0F53333F" wp14:textId="77777777">
            <w:pPr>
              <w:spacing w:before="40" w:after="40"/>
              <w:jc w:val="left"/>
              <w:rPr>
                <w:rStyle w:val="ModernTableText"/>
                <w:noProof/>
                <w:szCs w:val="17"/>
              </w:rPr>
            </w:pPr>
            <w:r w:rsidRPr="007E08F5">
              <w:rPr>
                <w:rStyle w:val="ModernTableText"/>
                <w:noProof/>
                <w:szCs w:val="17"/>
              </w:rPr>
              <w:t>Join A-HDR-LI-SUBM-PROV-ID-TB to P-ALT-ID-TB using P-ALT-ID-TB.P-SYS-ID [Where ‘selection criteria Provider ID’ = P-ALT-ID-TB.P-ALT-ID] and  [Where A-HDR-LI-SUBM-PROV-ID-TB.A-TXN-LVL-CD = 'SV" and A-HDR-LI-SUBM-PROV-ID-TB.A-USED-PROV-ID-IND = "Y"]</w:t>
            </w:r>
          </w:p>
          <w:p w:rsidRPr="00880DFF" w:rsidR="00C3062C" w:rsidP="007E08F5" w:rsidRDefault="007E08F5" w14:paraId="337202F4" wp14:textId="77777777">
            <w:pPr>
              <w:keepLines/>
              <w:spacing w:before="40" w:after="40"/>
              <w:jc w:val="left"/>
              <w:rPr>
                <w:rStyle w:val="ModernTableText"/>
                <w:noProof/>
                <w:szCs w:val="17"/>
              </w:rPr>
            </w:pPr>
            <w:r w:rsidRPr="007E08F5">
              <w:rPr>
                <w:rStyle w:val="ModernTableText"/>
                <w:noProof/>
                <w:szCs w:val="17"/>
              </w:rPr>
              <w:t>Join P-DTL-TB to A-HDR-LI-SUBM-PROV-ID-TB using A-HDR-LI-SUBM-PROV-ID-TB.P-SYS-ID</w:t>
            </w:r>
          </w:p>
          <w:p w:rsidRPr="00880DFF" w:rsidR="00C3062C" w:rsidP="008003E6" w:rsidRDefault="00C3062C" w14:paraId="65171319" wp14:textId="77777777">
            <w:pPr>
              <w:keepLines/>
              <w:spacing w:before="40" w:after="40"/>
              <w:jc w:val="left"/>
              <w:rPr>
                <w:rStyle w:val="ModernTableText"/>
                <w:noProof/>
                <w:szCs w:val="17"/>
              </w:rPr>
            </w:pPr>
            <w:r w:rsidRPr="00880DFF">
              <w:rPr>
                <w:rStyle w:val="ModernTableText"/>
                <w:noProof/>
                <w:szCs w:val="17"/>
              </w:rPr>
              <w:t>For each LOB, Submitting provider ID, From, Thru codes, group the list section of the report by SA Ty Cd, SA LI Cat Svc Cd, SA LI Stat Cd</w:t>
            </w:r>
          </w:p>
          <w:p w:rsidRPr="00880DFF" w:rsidR="00C3062C" w:rsidP="008003E6" w:rsidRDefault="00C3062C" w14:paraId="6B58449B" wp14:textId="77777777">
            <w:pPr>
              <w:pStyle w:val="ModernBodyText"/>
              <w:spacing w:before="40" w:after="40"/>
              <w:jc w:val="left"/>
              <w:rPr>
                <w:rStyle w:val="Modern2nd-levelTableheader"/>
                <w:noProof/>
                <w:color w:val="FFFFFF"/>
                <w:sz w:val="18"/>
                <w:szCs w:val="21"/>
              </w:rPr>
            </w:pPr>
            <w:r w:rsidRPr="00880DFF">
              <w:rPr>
                <w:rStyle w:val="ModernTableText"/>
                <w:noProof/>
                <w:szCs w:val="17"/>
              </w:rPr>
              <w:t>Prompts: Make all prompts as optional prompts in all Service Auth reports unless otherwise indicated as "Required"</w:t>
            </w:r>
          </w:p>
        </w:tc>
      </w:tr>
    </w:tbl>
    <w:p xmlns:wp14="http://schemas.microsoft.com/office/word/2010/wordml" w:rsidR="00CE759A" w:rsidRDefault="00CE759A" w14:paraId="57C0D796" wp14:textId="77777777">
      <w:pPr>
        <w:rPr>
          <w:sz w:val="19"/>
          <w:szCs w:val="19"/>
        </w:rPr>
      </w:pPr>
    </w:p>
    <w:p xmlns:wp14="http://schemas.microsoft.com/office/word/2010/wordml" w:rsidRPr="000308BA" w:rsidR="00CE759A" w:rsidRDefault="00CE759A" w14:paraId="60C84421" wp14:textId="77777777">
      <w:pPr>
        <w:pStyle w:val="Heading6"/>
      </w:pPr>
      <w:r w:rsidRPr="000308BA">
        <w:br w:type="page"/>
      </w:r>
      <w:r w:rsidRPr="000308BA">
        <w:t xml:space="preserve">Report Layout – OPR-SRA-104 – </w:t>
      </w:r>
      <w:r>
        <w:rPr>
          <w:rStyle w:val="ModernTableText"/>
          <w:sz w:val="19"/>
        </w:rPr>
        <w:t>Service Authorization Service Code Utilization by Provider</w:t>
      </w:r>
    </w:p>
    <w:tbl>
      <w:tblPr>
        <w:tblW w:w="5000"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285"/>
        <w:gridCol w:w="1419"/>
        <w:gridCol w:w="1669"/>
        <w:gridCol w:w="636"/>
        <w:gridCol w:w="1128"/>
        <w:gridCol w:w="288"/>
        <w:gridCol w:w="976"/>
        <w:gridCol w:w="800"/>
        <w:gridCol w:w="440"/>
        <w:gridCol w:w="1419"/>
        <w:gridCol w:w="648"/>
        <w:gridCol w:w="593"/>
        <w:gridCol w:w="1134"/>
        <w:gridCol w:w="1522"/>
        <w:gridCol w:w="1128"/>
        <w:gridCol w:w="305"/>
        <w:tblGridChange w:id="301">
          <w:tblGrid>
            <w:gridCol w:w="285"/>
            <w:gridCol w:w="1419"/>
            <w:gridCol w:w="1669"/>
            <w:gridCol w:w="636"/>
            <w:gridCol w:w="1128"/>
            <w:gridCol w:w="288"/>
            <w:gridCol w:w="976"/>
            <w:gridCol w:w="800"/>
            <w:gridCol w:w="440"/>
            <w:gridCol w:w="1419"/>
            <w:gridCol w:w="648"/>
            <w:gridCol w:w="593"/>
            <w:gridCol w:w="1134"/>
            <w:gridCol w:w="1522"/>
            <w:gridCol w:w="1128"/>
            <w:gridCol w:w="305"/>
          </w:tblGrid>
        </w:tblGridChange>
      </w:tblGrid>
      <w:tr xmlns:wp14="http://schemas.microsoft.com/office/word/2010/wordml" w:rsidR="00CE759A" w14:paraId="176BF933" wp14:textId="77777777">
        <w:tblPrEx>
          <w:tblCellMar>
            <w:top w:w="0" w:type="dxa"/>
            <w:bottom w:w="0" w:type="dxa"/>
          </w:tblCellMar>
        </w:tblPrEx>
        <w:trPr>
          <w:cantSplit/>
          <w:trHeight w:val="541" w:hRule="exact"/>
          <w:tblHeader/>
          <w:jc w:val="center"/>
        </w:trPr>
        <w:tc>
          <w:tcPr>
            <w:tcW w:w="5000" w:type="pct"/>
            <w:gridSpan w:val="16"/>
            <w:tcBorders>
              <w:top w:val="single" w:color="auto" w:sz="4" w:space="0"/>
              <w:left w:val="single" w:color="auto" w:sz="4" w:space="0"/>
              <w:bottom w:val="single" w:color="auto" w:sz="4" w:space="0"/>
              <w:right w:val="single" w:color="auto" w:sz="4" w:space="0"/>
            </w:tcBorders>
            <w:shd w:val="clear" w:color="auto" w:fill="FF0000"/>
            <w:vAlign w:val="center"/>
          </w:tcPr>
          <w:p w:rsidRPr="00D904D2" w:rsidR="00CE759A" w:rsidP="003622E7" w:rsidRDefault="00CE759A" w14:paraId="3733608B" wp14:textId="77777777">
            <w:pPr>
              <w:jc w:val="center"/>
              <w:rPr>
                <w:rFonts w:eastAsia="MS Mincho"/>
              </w:rPr>
            </w:pPr>
            <w:r w:rsidRPr="00D904D2">
              <w:br w:type="page"/>
            </w:r>
            <w:r w:rsidRPr="00D904D2">
              <w:br w:type="page"/>
            </w:r>
            <w:r w:rsidRPr="00D904D2">
              <w:rPr>
                <w:rFonts w:eastAsia="MS Mincho"/>
              </w:rPr>
              <w:t>NH MMIS REPORT LAYOUT</w:t>
            </w:r>
          </w:p>
        </w:tc>
      </w:tr>
      <w:tr xmlns:wp14="http://schemas.microsoft.com/office/word/2010/wordml" w:rsidR="00CE759A" w:rsidTr="00D904D2" w14:paraId="65A563DB" wp14:textId="77777777">
        <w:tblPrEx>
          <w:tblCellMar>
            <w:top w:w="0" w:type="dxa"/>
            <w:bottom w:w="0" w:type="dxa"/>
          </w:tblCellMar>
        </w:tblPrEx>
        <w:trPr>
          <w:cantSplit/>
          <w:trHeight w:val="1710"/>
          <w:jc w:val="center"/>
        </w:trPr>
        <w:tc>
          <w:tcPr>
            <w:tcW w:w="1172" w:type="pct"/>
            <w:gridSpan w:val="3"/>
            <w:tcBorders>
              <w:top w:val="single" w:color="auto" w:sz="4" w:space="0"/>
              <w:bottom w:val="nil"/>
            </w:tcBorders>
            <w:vAlign w:val="center"/>
          </w:tcPr>
          <w:p w:rsidRPr="00FC5BE5" w:rsidR="00CE759A" w:rsidRDefault="00CE759A" w14:paraId="17CDE5E1" wp14:textId="77777777">
            <w:pPr>
              <w:pStyle w:val="TableText1"/>
              <w:spacing w:before="40" w:after="40"/>
              <w:rPr>
                <w:rStyle w:val="ModernTableText"/>
                <w:b/>
                <w:bCs/>
                <w:sz w:val="20"/>
                <w:szCs w:val="20"/>
              </w:rPr>
            </w:pPr>
            <w:r w:rsidRPr="00FC5BE5">
              <w:rPr>
                <w:rStyle w:val="ModernTableText"/>
                <w:b/>
                <w:bCs/>
                <w:sz w:val="20"/>
                <w:szCs w:val="20"/>
              </w:rPr>
              <w:t>NH MMIS EOR</w:t>
            </w:r>
          </w:p>
          <w:p w:rsidRPr="00FC5BE5" w:rsidR="00CE759A" w:rsidRDefault="00CE759A" w14:paraId="07D03E51" wp14:textId="77777777">
            <w:pPr>
              <w:pStyle w:val="TableText1"/>
              <w:spacing w:before="40" w:after="40"/>
              <w:rPr>
                <w:rStyle w:val="ModernTableText"/>
                <w:b/>
                <w:bCs/>
                <w:sz w:val="20"/>
                <w:szCs w:val="20"/>
              </w:rPr>
            </w:pPr>
            <w:r w:rsidRPr="00FC5BE5">
              <w:rPr>
                <w:rStyle w:val="ModernTableText"/>
                <w:b/>
                <w:bCs/>
                <w:sz w:val="20"/>
                <w:szCs w:val="20"/>
              </w:rPr>
              <w:t>Report ID:  OPR-SRA-104</w:t>
            </w:r>
          </w:p>
          <w:p w:rsidRPr="00FC5BE5" w:rsidR="00CE759A" w:rsidRDefault="00CE759A" w14:paraId="30650AE2" wp14:textId="77777777">
            <w:pPr>
              <w:pStyle w:val="TableText1"/>
              <w:spacing w:before="40" w:after="40"/>
              <w:rPr>
                <w:b/>
                <w:szCs w:val="20"/>
                <w:u w:val="single"/>
              </w:rPr>
            </w:pPr>
            <w:r w:rsidRPr="00FC5BE5">
              <w:rPr>
                <w:b/>
                <w:szCs w:val="20"/>
                <w:u w:val="single"/>
              </w:rPr>
              <w:t>Report Definition</w:t>
            </w:r>
          </w:p>
          <w:p w:rsidRPr="00FC5BE5" w:rsidR="00CE759A" w:rsidRDefault="00CE759A" w14:paraId="5437E76F" wp14:textId="77777777">
            <w:pPr>
              <w:pStyle w:val="TableText1"/>
              <w:spacing w:before="40" w:after="40"/>
              <w:rPr>
                <w:b/>
                <w:szCs w:val="20"/>
                <w:u w:val="single"/>
              </w:rPr>
            </w:pPr>
            <w:r w:rsidRPr="00FC5BE5">
              <w:rPr>
                <w:b/>
                <w:szCs w:val="20"/>
                <w:u w:val="single"/>
              </w:rPr>
              <w:t>ORR Home</w:t>
            </w:r>
          </w:p>
          <w:p w:rsidRPr="00FC5BE5" w:rsidR="00CE759A" w:rsidRDefault="00CE759A" w14:paraId="2B448476" wp14:textId="77777777">
            <w:pPr>
              <w:pStyle w:val="TableText1"/>
              <w:spacing w:before="40" w:after="40"/>
              <w:rPr>
                <w:rStyle w:val="ModernTableText"/>
                <w:b/>
                <w:bCs/>
                <w:color w:val="0000FF"/>
                <w:sz w:val="20"/>
                <w:szCs w:val="20"/>
                <w:u w:val="single"/>
              </w:rPr>
            </w:pPr>
            <w:r w:rsidRPr="00FC5BE5">
              <w:rPr>
                <w:b/>
                <w:szCs w:val="20"/>
                <w:u w:val="single"/>
              </w:rPr>
              <w:t>Return</w:t>
            </w:r>
          </w:p>
        </w:tc>
        <w:tc>
          <w:tcPr>
            <w:tcW w:w="2801" w:type="pct"/>
            <w:gridSpan w:val="10"/>
            <w:tcBorders>
              <w:top w:val="single" w:color="auto" w:sz="4" w:space="0"/>
              <w:bottom w:val="nil"/>
            </w:tcBorders>
            <w:vAlign w:val="center"/>
          </w:tcPr>
          <w:p w:rsidRPr="00FC5BE5" w:rsidR="008003E6" w:rsidP="00D904D2" w:rsidRDefault="008003E6" w14:paraId="3398C129" wp14:textId="77777777">
            <w:pPr>
              <w:jc w:val="center"/>
              <w:rPr>
                <w:b/>
                <w:szCs w:val="20"/>
              </w:rPr>
            </w:pPr>
            <w:r w:rsidRPr="00FC5BE5">
              <w:rPr>
                <w:b/>
                <w:szCs w:val="20"/>
              </w:rPr>
              <w:t>Line of Business:  &lt;LOB Cd – Desc&gt;</w:t>
            </w:r>
          </w:p>
          <w:p w:rsidRPr="00FC5BE5" w:rsidR="00CE759A" w:rsidP="00D904D2" w:rsidRDefault="00CE759A" w14:paraId="59AEC002" wp14:textId="77777777">
            <w:pPr>
              <w:jc w:val="center"/>
              <w:rPr>
                <w:b/>
                <w:szCs w:val="20"/>
              </w:rPr>
            </w:pPr>
            <w:r w:rsidRPr="00FC5BE5">
              <w:rPr>
                <w:b/>
                <w:szCs w:val="20"/>
              </w:rPr>
              <w:t>Department of Health and Human Services</w:t>
            </w:r>
          </w:p>
          <w:p w:rsidRPr="00FC5BE5" w:rsidR="00CE759A" w:rsidP="00D904D2" w:rsidRDefault="00CE759A" w14:paraId="2548AE56" wp14:textId="77777777">
            <w:pPr>
              <w:jc w:val="center"/>
              <w:rPr>
                <w:b/>
                <w:szCs w:val="20"/>
              </w:rPr>
            </w:pPr>
            <w:r w:rsidRPr="00FC5BE5">
              <w:rPr>
                <w:rStyle w:val="ModernTableText"/>
                <w:b/>
                <w:sz w:val="20"/>
                <w:szCs w:val="20"/>
              </w:rPr>
              <w:t>Service Authorization Service Code Utilization by Provider</w:t>
            </w:r>
          </w:p>
          <w:p w:rsidRPr="00FC5BE5" w:rsidR="00CE759A" w:rsidP="00D904D2" w:rsidRDefault="00CE759A" w14:paraId="40C756EF" wp14:textId="77777777">
            <w:pPr>
              <w:jc w:val="center"/>
              <w:rPr>
                <w:rStyle w:val="ModernTableText"/>
                <w:rFonts w:cs="Arial"/>
                <w:b/>
                <w:bCs/>
                <w:sz w:val="20"/>
                <w:szCs w:val="20"/>
              </w:rPr>
            </w:pPr>
            <w:r w:rsidRPr="00FC5BE5">
              <w:rPr>
                <w:b/>
                <w:szCs w:val="20"/>
              </w:rPr>
              <w:t>MM/DD/CCYY - MM/DD/CCYY</w:t>
            </w:r>
          </w:p>
        </w:tc>
        <w:tc>
          <w:tcPr>
            <w:tcW w:w="1027" w:type="pct"/>
            <w:gridSpan w:val="3"/>
            <w:tcBorders>
              <w:top w:val="single" w:color="auto" w:sz="4" w:space="0"/>
              <w:bottom w:val="nil"/>
            </w:tcBorders>
          </w:tcPr>
          <w:p w:rsidR="00CE759A" w:rsidRDefault="003A7664" w14:paraId="0D142F6F" wp14:textId="77777777">
            <w:pPr>
              <w:jc w:val="right"/>
              <w:rPr>
                <w:sz w:val="19"/>
                <w:szCs w:val="19"/>
              </w:rPr>
            </w:pPr>
            <w:r>
              <w:rPr>
                <w:noProof/>
                <w:sz w:val="19"/>
                <w:szCs w:val="19"/>
              </w:rPr>
              <w:drawing>
                <wp:inline xmlns:wp14="http://schemas.microsoft.com/office/word/2010/wordprocessingDrawing" distT="0" distB="0" distL="0" distR="0" wp14:anchorId="2A129669" wp14:editId="7777777">
                  <wp:extent cx="1295400" cy="1285875"/>
                  <wp:effectExtent l="0" t="0" r="0" b="0"/>
                  <wp:docPr id="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00CE759A" w14:paraId="4475AD14" wp14:textId="77777777">
        <w:tblPrEx>
          <w:tblCellMar>
            <w:top w:w="0" w:type="dxa"/>
            <w:bottom w:w="0" w:type="dxa"/>
          </w:tblCellMar>
        </w:tblPrEx>
        <w:trPr>
          <w:cantSplit/>
          <w:trHeight w:val="360"/>
          <w:jc w:val="center"/>
        </w:trPr>
        <w:tc>
          <w:tcPr>
            <w:tcW w:w="5000" w:type="pct"/>
            <w:gridSpan w:val="16"/>
            <w:tcBorders>
              <w:top w:val="nil"/>
              <w:bottom w:val="nil"/>
            </w:tcBorders>
            <w:vAlign w:val="center"/>
          </w:tcPr>
          <w:p w:rsidR="00CE759A" w:rsidRDefault="00CE759A" w14:paraId="120C4E94" wp14:textId="77777777">
            <w:pPr>
              <w:pStyle w:val="Figure"/>
              <w:rPr>
                <w:rFonts w:ascii="Arial" w:hAnsi="Arial" w:cs="Arial"/>
                <w:bCs w:val="0"/>
                <w:color w:val="FF0000"/>
                <w:sz w:val="23"/>
                <w:szCs w:val="23"/>
              </w:rPr>
            </w:pPr>
          </w:p>
        </w:tc>
      </w:tr>
      <w:tr xmlns:wp14="http://schemas.microsoft.com/office/word/2010/wordml" w:rsidRPr="006869BE" w:rsidR="00CE759A" w14:paraId="2D9BDEB4" wp14:textId="77777777">
        <w:tblPrEx>
          <w:tblCellMar>
            <w:top w:w="0" w:type="dxa"/>
            <w:bottom w:w="0" w:type="dxa"/>
          </w:tblCellMar>
        </w:tblPrEx>
        <w:trPr>
          <w:cantSplit/>
          <w:trHeight w:val="360"/>
          <w:jc w:val="center"/>
        </w:trPr>
        <w:tc>
          <w:tcPr>
            <w:tcW w:w="2502" w:type="pct"/>
            <w:gridSpan w:val="8"/>
            <w:tcBorders>
              <w:top w:val="nil"/>
              <w:bottom w:val="nil"/>
            </w:tcBorders>
            <w:shd w:val="clear" w:color="auto" w:fill="356BA1"/>
            <w:vAlign w:val="center"/>
          </w:tcPr>
          <w:p w:rsidRPr="006869BE" w:rsidR="00CE759A" w:rsidRDefault="00FA41AA" w14:paraId="2498B15E" wp14:textId="77777777">
            <w:pPr>
              <w:pStyle w:val="Figure"/>
              <w:tabs>
                <w:tab w:val="left" w:pos="7560"/>
              </w:tabs>
              <w:spacing w:before="60" w:after="60"/>
              <w:rPr>
                <w:rFonts w:ascii="Arial" w:hAnsi="Arial" w:cs="Arial"/>
                <w:bCs w:val="0"/>
                <w:color w:val="FFFFFF"/>
                <w:sz w:val="23"/>
                <w:szCs w:val="23"/>
              </w:rPr>
            </w:pPr>
            <w:r>
              <w:rPr>
                <w:rFonts w:ascii="Arial" w:hAnsi="Arial" w:cs="Arial"/>
                <w:bCs w:val="0"/>
                <w:color w:val="FFFFFF"/>
                <w:sz w:val="23"/>
                <w:szCs w:val="23"/>
              </w:rPr>
              <w:t>SA LI Svc Prov ID</w:t>
            </w:r>
            <w:r w:rsidRPr="006869BE" w:rsidR="00CE759A">
              <w:rPr>
                <w:rFonts w:ascii="Arial" w:hAnsi="Arial" w:cs="Arial"/>
                <w:bCs w:val="0"/>
                <w:color w:val="FFFFFF"/>
                <w:sz w:val="23"/>
                <w:szCs w:val="23"/>
              </w:rPr>
              <w:t>:  XXXXXXXXXXXX</w:t>
            </w:r>
          </w:p>
        </w:tc>
        <w:tc>
          <w:tcPr>
            <w:tcW w:w="2498" w:type="pct"/>
            <w:gridSpan w:val="8"/>
            <w:tcBorders>
              <w:top w:val="nil"/>
              <w:bottom w:val="nil"/>
            </w:tcBorders>
            <w:shd w:val="clear" w:color="auto" w:fill="356BA1"/>
            <w:vAlign w:val="center"/>
          </w:tcPr>
          <w:p w:rsidRPr="006869BE" w:rsidR="00CE759A" w:rsidRDefault="00A8498E" w14:paraId="30D28E4F" wp14:textId="77777777">
            <w:pPr>
              <w:pStyle w:val="Figure"/>
              <w:tabs>
                <w:tab w:val="left" w:pos="7560"/>
              </w:tabs>
              <w:spacing w:before="60" w:after="60"/>
              <w:jc w:val="right"/>
              <w:rPr>
                <w:rStyle w:val="ModernTableText"/>
                <w:color w:val="FFFFFF"/>
                <w:sz w:val="23"/>
                <w:szCs w:val="23"/>
              </w:rPr>
            </w:pPr>
            <w:r>
              <w:rPr>
                <w:rStyle w:val="ModernTableText"/>
                <w:color w:val="FFFFFF"/>
                <w:sz w:val="23"/>
                <w:szCs w:val="23"/>
              </w:rPr>
              <w:t xml:space="preserve">SA LI Svc Prov Name:  </w:t>
            </w:r>
            <w:r w:rsidRPr="006869BE" w:rsidR="00CE759A">
              <w:rPr>
                <w:rStyle w:val="ModernTableText"/>
                <w:color w:val="FFFFFF"/>
                <w:sz w:val="23"/>
                <w:szCs w:val="23"/>
              </w:rPr>
              <w:t xml:space="preserve">  </w:t>
            </w:r>
            <w:r w:rsidRPr="006869BE" w:rsidR="00CE759A">
              <w:rPr>
                <w:rStyle w:val="ModernTableText"/>
                <w:color w:val="FFFFFF"/>
                <w:sz w:val="23"/>
                <w:szCs w:val="23"/>
                <w:u w:val="single"/>
              </w:rPr>
              <w:t>XXXXXXXXXX, XXXXXXXXXX, X XXX</w:t>
            </w:r>
          </w:p>
        </w:tc>
      </w:tr>
      <w:tr xmlns:wp14="http://schemas.microsoft.com/office/word/2010/wordml" w:rsidR="00CE759A" w14:paraId="6BAACD2E" wp14:textId="77777777">
        <w:tblPrEx>
          <w:tblCellMar>
            <w:top w:w="0" w:type="dxa"/>
            <w:bottom w:w="0" w:type="dxa"/>
          </w:tblCellMar>
        </w:tblPrEx>
        <w:trPr>
          <w:cantSplit/>
          <w:trHeight w:val="360"/>
          <w:jc w:val="center"/>
        </w:trPr>
        <w:tc>
          <w:tcPr>
            <w:tcW w:w="2502" w:type="pct"/>
            <w:gridSpan w:val="8"/>
            <w:tcBorders>
              <w:top w:val="nil"/>
              <w:bottom w:val="nil"/>
            </w:tcBorders>
            <w:shd w:val="clear" w:color="auto" w:fill="FDD461"/>
            <w:vAlign w:val="center"/>
          </w:tcPr>
          <w:p w:rsidR="00CE759A" w:rsidRDefault="00CE759A" w14:paraId="2837BD30" wp14:textId="77777777">
            <w:pPr>
              <w:pStyle w:val="Figure"/>
              <w:tabs>
                <w:tab w:val="left" w:pos="7560"/>
              </w:tabs>
              <w:spacing w:before="60" w:after="60"/>
              <w:rPr>
                <w:rStyle w:val="ModernTableText"/>
                <w:sz w:val="23"/>
                <w:szCs w:val="23"/>
              </w:rPr>
            </w:pPr>
            <w:r>
              <w:rPr>
                <w:rFonts w:ascii="Arial" w:hAnsi="Arial" w:cs="Arial"/>
                <w:bCs w:val="0"/>
                <w:sz w:val="23"/>
                <w:szCs w:val="23"/>
              </w:rPr>
              <w:t xml:space="preserve">SA LI Svc Cd-From:  </w:t>
            </w:r>
            <w:r>
              <w:rPr>
                <w:rStyle w:val="ModernTableText"/>
                <w:sz w:val="23"/>
                <w:szCs w:val="23"/>
              </w:rPr>
              <w:t xml:space="preserve">XXXXX                       </w:t>
            </w:r>
          </w:p>
        </w:tc>
        <w:tc>
          <w:tcPr>
            <w:tcW w:w="2498" w:type="pct"/>
            <w:gridSpan w:val="8"/>
            <w:tcBorders>
              <w:top w:val="nil"/>
              <w:bottom w:val="nil"/>
            </w:tcBorders>
            <w:shd w:val="clear" w:color="auto" w:fill="FDD461"/>
            <w:vAlign w:val="center"/>
          </w:tcPr>
          <w:p w:rsidR="00CE759A" w:rsidRDefault="008003E6" w14:paraId="3D1E4E5C" wp14:textId="77777777">
            <w:pPr>
              <w:pStyle w:val="Figure"/>
              <w:tabs>
                <w:tab w:val="left" w:pos="7560"/>
              </w:tabs>
              <w:spacing w:before="60" w:after="60"/>
              <w:jc w:val="right"/>
              <w:rPr>
                <w:rStyle w:val="ModernTableText"/>
                <w:sz w:val="23"/>
                <w:szCs w:val="23"/>
              </w:rPr>
            </w:pPr>
            <w:r>
              <w:rPr>
                <w:rStyle w:val="ModernTableText"/>
                <w:sz w:val="23"/>
                <w:szCs w:val="23"/>
              </w:rPr>
              <w:t xml:space="preserve">SA </w:t>
            </w:r>
            <w:r>
              <w:rPr>
                <w:rFonts w:ascii="Arial" w:hAnsi="Arial" w:cs="Arial"/>
                <w:bCs w:val="0"/>
                <w:sz w:val="23"/>
                <w:szCs w:val="23"/>
              </w:rPr>
              <w:t xml:space="preserve">LI Svc Cd-To:  </w:t>
            </w:r>
            <w:r>
              <w:rPr>
                <w:rStyle w:val="ModernTableText"/>
                <w:sz w:val="23"/>
                <w:szCs w:val="23"/>
              </w:rPr>
              <w:t xml:space="preserve">XXXXX </w:t>
            </w:r>
          </w:p>
        </w:tc>
      </w:tr>
      <w:tr xmlns:wp14="http://schemas.microsoft.com/office/word/2010/wordml" w:rsidR="00CE759A" w14:paraId="216F62AD" wp14:textId="77777777">
        <w:tblPrEx>
          <w:tblCellMar>
            <w:top w:w="0" w:type="dxa"/>
            <w:bottom w:w="0" w:type="dxa"/>
          </w:tblCellMar>
        </w:tblPrEx>
        <w:trPr>
          <w:cantSplit/>
          <w:trHeight w:val="360"/>
          <w:jc w:val="center"/>
        </w:trPr>
        <w:tc>
          <w:tcPr>
            <w:tcW w:w="2502" w:type="pct"/>
            <w:gridSpan w:val="8"/>
            <w:tcBorders>
              <w:top w:val="nil"/>
              <w:bottom w:val="nil"/>
            </w:tcBorders>
            <w:shd w:val="clear" w:color="auto" w:fill="FEEBB4"/>
            <w:vAlign w:val="center"/>
          </w:tcPr>
          <w:p w:rsidR="00CE759A" w:rsidRDefault="00334487" w14:paraId="64652A89" wp14:textId="77777777">
            <w:pPr>
              <w:pStyle w:val="Figure"/>
              <w:tabs>
                <w:tab w:val="left" w:pos="7560"/>
              </w:tabs>
              <w:spacing w:before="60" w:after="60"/>
              <w:rPr>
                <w:rFonts w:ascii="Arial" w:hAnsi="Arial" w:cs="Arial"/>
                <w:bCs w:val="0"/>
                <w:sz w:val="23"/>
                <w:szCs w:val="23"/>
              </w:rPr>
            </w:pPr>
            <w:r w:rsidRPr="00334487">
              <w:rPr>
                <w:rStyle w:val="ModernTableText"/>
                <w:sz w:val="17"/>
                <w:szCs w:val="17"/>
              </w:rPr>
              <w:t xml:space="preserve">SA LI Svc </w:t>
            </w:r>
            <w:r w:rsidR="00D63836">
              <w:rPr>
                <w:rStyle w:val="ModernTableText"/>
                <w:sz w:val="17"/>
                <w:szCs w:val="17"/>
              </w:rPr>
              <w:t>Cd-Mod</w:t>
            </w:r>
            <w:r w:rsidR="008003E6">
              <w:rPr>
                <w:rStyle w:val="ModernTableText"/>
                <w:sz w:val="23"/>
                <w:szCs w:val="23"/>
              </w:rPr>
              <w:t xml:space="preserve">:  XX, XX, XX, XX </w:t>
            </w:r>
          </w:p>
        </w:tc>
        <w:tc>
          <w:tcPr>
            <w:tcW w:w="2498" w:type="pct"/>
            <w:gridSpan w:val="8"/>
            <w:tcBorders>
              <w:top w:val="nil"/>
              <w:bottom w:val="nil"/>
            </w:tcBorders>
            <w:shd w:val="clear" w:color="auto" w:fill="FEEBB4"/>
            <w:vAlign w:val="center"/>
          </w:tcPr>
          <w:p w:rsidR="00CE759A" w:rsidRDefault="00CE759A" w14:paraId="42AFC42D" wp14:textId="77777777">
            <w:pPr>
              <w:pStyle w:val="Figure"/>
              <w:tabs>
                <w:tab w:val="left" w:pos="7560"/>
              </w:tabs>
              <w:spacing w:before="60" w:after="60"/>
              <w:jc w:val="right"/>
              <w:rPr>
                <w:rFonts w:ascii="Arial" w:hAnsi="Arial" w:cs="Arial"/>
                <w:bCs w:val="0"/>
                <w:sz w:val="23"/>
                <w:szCs w:val="23"/>
              </w:rPr>
            </w:pPr>
          </w:p>
        </w:tc>
      </w:tr>
      <w:tr xmlns:wp14="http://schemas.microsoft.com/office/word/2010/wordml" w:rsidR="00CE759A" w14:paraId="271CA723" wp14:textId="77777777">
        <w:tblPrEx>
          <w:tblCellMar>
            <w:top w:w="0" w:type="dxa"/>
            <w:bottom w:w="0" w:type="dxa"/>
          </w:tblCellMar>
        </w:tblPrEx>
        <w:trPr>
          <w:cantSplit/>
          <w:trHeight w:val="292"/>
          <w:jc w:val="center"/>
        </w:trPr>
        <w:tc>
          <w:tcPr>
            <w:tcW w:w="5000" w:type="pct"/>
            <w:gridSpan w:val="16"/>
            <w:tcBorders>
              <w:bottom w:val="nil"/>
            </w:tcBorders>
          </w:tcPr>
          <w:p w:rsidR="00CE759A" w:rsidRDefault="00CE759A" w14:paraId="75FBE423" wp14:textId="77777777">
            <w:pPr>
              <w:pStyle w:val="Figure"/>
              <w:rPr>
                <w:rFonts w:ascii="Arial" w:hAnsi="Arial" w:cs="Arial"/>
                <w:bCs w:val="0"/>
                <w:sz w:val="15"/>
                <w:szCs w:val="15"/>
              </w:rPr>
            </w:pPr>
          </w:p>
        </w:tc>
      </w:tr>
      <w:tr xmlns:wp14="http://schemas.microsoft.com/office/word/2010/wordml" w:rsidR="00CE759A" w:rsidTr="00C22B75" w14:paraId="7A034178" wp14:textId="77777777">
        <w:tblPrEx>
          <w:tblCellMar>
            <w:top w:w="0" w:type="dxa"/>
            <w:bottom w:w="0" w:type="dxa"/>
          </w:tblCellMar>
        </w:tblPrEx>
        <w:trPr>
          <w:cantSplit/>
          <w:trHeight w:val="602"/>
          <w:jc w:val="center"/>
        </w:trPr>
        <w:tc>
          <w:tcPr>
            <w:tcW w:w="99" w:type="pct"/>
            <w:vMerge w:val="restart"/>
            <w:tcBorders>
              <w:right w:val="single" w:color="666699" w:sz="4" w:space="0"/>
            </w:tcBorders>
          </w:tcPr>
          <w:p w:rsidR="00CE759A" w:rsidRDefault="00CE759A" w14:paraId="2D3F0BEC" wp14:textId="77777777">
            <w:pPr>
              <w:pStyle w:val="Figure"/>
              <w:spacing w:before="40" w:after="40"/>
              <w:rPr>
                <w:rFonts w:ascii="Arial" w:hAnsi="Arial" w:cs="Arial"/>
                <w:bCs w:val="0"/>
                <w:sz w:val="15"/>
                <w:szCs w:val="15"/>
              </w:rPr>
            </w:pPr>
          </w:p>
        </w:tc>
        <w:tc>
          <w:tcPr>
            <w:tcW w:w="493" w:type="pct"/>
            <w:tcBorders>
              <w:top w:val="single" w:color="666699" w:sz="4" w:space="0"/>
              <w:left w:val="single" w:color="666699" w:sz="4" w:space="0"/>
              <w:bottom w:val="single" w:color="666699" w:sz="4" w:space="0"/>
              <w:right w:val="single" w:color="666699" w:sz="4" w:space="0"/>
            </w:tcBorders>
            <w:shd w:val="clear" w:color="auto" w:fill="D9D9D9"/>
          </w:tcPr>
          <w:p w:rsidRPr="006869BE" w:rsidR="00CE759A" w:rsidRDefault="00CE759A" w14:paraId="0A67CBC1" wp14:textId="77777777">
            <w:pPr>
              <w:pStyle w:val="Figure"/>
              <w:spacing w:before="120" w:after="120"/>
              <w:jc w:val="center"/>
              <w:rPr>
                <w:rFonts w:ascii="Arial" w:hAnsi="Arial" w:cs="Arial"/>
                <w:sz w:val="17"/>
                <w:szCs w:val="17"/>
              </w:rPr>
            </w:pPr>
            <w:r w:rsidRPr="006869BE">
              <w:rPr>
                <w:rStyle w:val="ModernTableText"/>
                <w:sz w:val="17"/>
                <w:szCs w:val="17"/>
              </w:rPr>
              <w:t>Auth Type</w:t>
            </w:r>
          </w:p>
        </w:tc>
        <w:tc>
          <w:tcPr>
            <w:tcW w:w="801" w:type="pct"/>
            <w:gridSpan w:val="2"/>
            <w:tcBorders>
              <w:top w:val="single" w:color="666699" w:sz="4" w:space="0"/>
              <w:left w:val="single" w:color="666699" w:sz="4" w:space="0"/>
              <w:bottom w:val="single" w:color="666699" w:sz="4" w:space="0"/>
              <w:right w:val="single" w:color="666699" w:sz="4" w:space="0"/>
            </w:tcBorders>
            <w:shd w:val="clear" w:color="auto" w:fill="D9D9D9"/>
          </w:tcPr>
          <w:p w:rsidRPr="006869BE" w:rsidR="00CE759A" w:rsidRDefault="00CE759A" w14:paraId="4CD8EFEC" wp14:textId="77777777">
            <w:pPr>
              <w:pStyle w:val="Figure"/>
              <w:spacing w:before="120" w:after="120"/>
              <w:jc w:val="center"/>
              <w:rPr>
                <w:rFonts w:ascii="Arial" w:hAnsi="Arial" w:cs="Arial"/>
                <w:sz w:val="17"/>
                <w:szCs w:val="17"/>
              </w:rPr>
            </w:pPr>
            <w:r w:rsidRPr="006869BE">
              <w:rPr>
                <w:rFonts w:ascii="Arial" w:hAnsi="Arial" w:cs="Arial"/>
                <w:sz w:val="17"/>
                <w:szCs w:val="17"/>
              </w:rPr>
              <w:t xml:space="preserve">SA Cat Code </w:t>
            </w:r>
          </w:p>
        </w:tc>
        <w:tc>
          <w:tcPr>
            <w:tcW w:w="492" w:type="pct"/>
            <w:gridSpan w:val="2"/>
            <w:tcBorders>
              <w:top w:val="single" w:color="666699" w:sz="4" w:space="0"/>
              <w:left w:val="single" w:color="666699" w:sz="4" w:space="0"/>
              <w:bottom w:val="single" w:color="666699" w:sz="4" w:space="0"/>
              <w:right w:val="single" w:color="666699" w:sz="4" w:space="0"/>
            </w:tcBorders>
            <w:shd w:val="clear" w:color="auto" w:fill="D9D9D9"/>
          </w:tcPr>
          <w:p w:rsidRPr="006869BE" w:rsidR="00CE759A" w:rsidRDefault="00CE759A" w14:paraId="5E2D178F" wp14:textId="77777777">
            <w:pPr>
              <w:pStyle w:val="Figure"/>
              <w:spacing w:before="120" w:after="120"/>
              <w:jc w:val="center"/>
              <w:rPr>
                <w:rFonts w:ascii="Arial" w:hAnsi="Arial" w:cs="Arial"/>
                <w:sz w:val="17"/>
                <w:szCs w:val="17"/>
              </w:rPr>
            </w:pPr>
            <w:r w:rsidRPr="006869BE">
              <w:rPr>
                <w:rFonts w:ascii="Arial" w:hAnsi="Arial" w:cs="Arial"/>
                <w:sz w:val="17"/>
                <w:szCs w:val="17"/>
              </w:rPr>
              <w:t>SA LI Status – Desc</w:t>
            </w:r>
          </w:p>
        </w:tc>
        <w:tc>
          <w:tcPr>
            <w:tcW w:w="339" w:type="pct"/>
            <w:tcBorders>
              <w:top w:val="single" w:color="666699" w:sz="4" w:space="0"/>
              <w:left w:val="single" w:color="666699" w:sz="4" w:space="0"/>
              <w:bottom w:val="single" w:color="666699" w:sz="4" w:space="0"/>
              <w:right w:val="single" w:color="666699" w:sz="4" w:space="0"/>
            </w:tcBorders>
            <w:shd w:val="clear" w:color="auto" w:fill="D9D9D9"/>
          </w:tcPr>
          <w:p w:rsidRPr="006869BE" w:rsidR="00CE759A" w:rsidRDefault="00CE759A" w14:paraId="017340B2" wp14:textId="77777777">
            <w:pPr>
              <w:pStyle w:val="Figure"/>
              <w:spacing w:before="120" w:after="120"/>
              <w:jc w:val="center"/>
              <w:rPr>
                <w:rFonts w:ascii="Arial" w:hAnsi="Arial" w:cs="Arial"/>
                <w:sz w:val="17"/>
                <w:szCs w:val="17"/>
              </w:rPr>
            </w:pPr>
            <w:r w:rsidRPr="006869BE">
              <w:rPr>
                <w:rFonts w:ascii="Arial" w:hAnsi="Arial" w:cs="Arial"/>
                <w:sz w:val="17"/>
                <w:szCs w:val="17"/>
              </w:rPr>
              <w:t># of Auth LI</w:t>
            </w:r>
          </w:p>
        </w:tc>
        <w:tc>
          <w:tcPr>
            <w:tcW w:w="431" w:type="pct"/>
            <w:gridSpan w:val="2"/>
            <w:tcBorders>
              <w:top w:val="single" w:color="666699" w:sz="4" w:space="0"/>
              <w:left w:val="single" w:color="666699" w:sz="4" w:space="0"/>
              <w:bottom w:val="single" w:color="666699" w:sz="4" w:space="0"/>
              <w:right w:val="single" w:color="666699" w:sz="4" w:space="0"/>
            </w:tcBorders>
            <w:shd w:val="clear" w:color="auto" w:fill="D9D9D9"/>
          </w:tcPr>
          <w:p w:rsidRPr="006869BE" w:rsidR="00CE759A" w:rsidRDefault="009E0761" w14:paraId="010BFDC3" wp14:textId="77777777">
            <w:pPr>
              <w:pStyle w:val="Figure"/>
              <w:spacing w:before="120" w:after="120"/>
              <w:jc w:val="center"/>
              <w:rPr>
                <w:rFonts w:ascii="Arial" w:hAnsi="Arial" w:cs="Arial"/>
                <w:sz w:val="17"/>
                <w:szCs w:val="17"/>
              </w:rPr>
            </w:pPr>
            <w:r>
              <w:rPr>
                <w:rStyle w:val="ModernTableText"/>
                <w:sz w:val="17"/>
                <w:szCs w:val="17"/>
              </w:rPr>
              <w:t>SA Amt-LI Req Unit</w:t>
            </w:r>
          </w:p>
        </w:tc>
        <w:tc>
          <w:tcPr>
            <w:tcW w:w="493" w:type="pct"/>
            <w:tcBorders>
              <w:top w:val="single" w:color="666699" w:sz="4" w:space="0"/>
              <w:left w:val="single" w:color="666699" w:sz="4" w:space="0"/>
              <w:bottom w:val="single" w:color="666699" w:sz="4" w:space="0"/>
              <w:right w:val="single" w:color="666699" w:sz="4" w:space="0"/>
            </w:tcBorders>
            <w:shd w:val="clear" w:color="auto" w:fill="D9D9D9"/>
          </w:tcPr>
          <w:p w:rsidR="00CE759A" w:rsidRDefault="009E0761" w14:paraId="6B59AED8" wp14:textId="77777777">
            <w:pPr>
              <w:pStyle w:val="Figure"/>
              <w:spacing w:before="120" w:after="120"/>
              <w:jc w:val="center"/>
              <w:rPr>
                <w:rFonts w:ascii="Arial" w:hAnsi="Arial" w:cs="Arial"/>
                <w:sz w:val="17"/>
                <w:szCs w:val="17"/>
              </w:rPr>
            </w:pPr>
            <w:r>
              <w:rPr>
                <w:rStyle w:val="ModernTableText"/>
                <w:sz w:val="17"/>
                <w:szCs w:val="17"/>
              </w:rPr>
              <w:t>SA Amt-LI App Unit</w:t>
            </w:r>
          </w:p>
        </w:tc>
        <w:tc>
          <w:tcPr>
            <w:tcW w:w="431" w:type="pct"/>
            <w:gridSpan w:val="2"/>
            <w:tcBorders>
              <w:top w:val="single" w:color="666699" w:sz="4" w:space="0"/>
              <w:left w:val="single" w:color="666699" w:sz="4" w:space="0"/>
              <w:bottom w:val="single" w:color="666699" w:sz="4" w:space="0"/>
              <w:right w:val="single" w:color="666699" w:sz="4" w:space="0"/>
            </w:tcBorders>
            <w:shd w:val="clear" w:color="auto" w:fill="D9D9D9"/>
          </w:tcPr>
          <w:p w:rsidR="00CE759A" w:rsidRDefault="009E0761" w14:paraId="7F9CD972" wp14:textId="77777777">
            <w:pPr>
              <w:pStyle w:val="Figure"/>
              <w:spacing w:before="120" w:after="120"/>
              <w:jc w:val="center"/>
              <w:rPr>
                <w:rFonts w:ascii="Arial" w:hAnsi="Arial" w:cs="Arial"/>
                <w:sz w:val="17"/>
                <w:szCs w:val="17"/>
              </w:rPr>
            </w:pPr>
            <w:r>
              <w:rPr>
                <w:rStyle w:val="ModernTableText"/>
                <w:sz w:val="17"/>
                <w:szCs w:val="17"/>
              </w:rPr>
              <w:t>SA Amt-LI Used Unit</w:t>
            </w:r>
          </w:p>
        </w:tc>
        <w:tc>
          <w:tcPr>
            <w:tcW w:w="394" w:type="pct"/>
            <w:tcBorders>
              <w:top w:val="single" w:color="666699" w:sz="4" w:space="0"/>
              <w:left w:val="single" w:color="666699" w:sz="4" w:space="0"/>
              <w:bottom w:val="single" w:color="666699" w:sz="4" w:space="0"/>
              <w:right w:val="single" w:color="666699" w:sz="4" w:space="0"/>
            </w:tcBorders>
            <w:shd w:val="clear" w:color="auto" w:fill="D9D9D9"/>
          </w:tcPr>
          <w:p w:rsidR="00CE759A" w:rsidP="009E0761" w:rsidRDefault="009E0761" w14:paraId="26EE4E48" wp14:textId="77777777">
            <w:pPr>
              <w:pStyle w:val="Figure"/>
              <w:spacing w:before="120" w:after="120"/>
              <w:rPr>
                <w:rFonts w:ascii="Arial" w:hAnsi="Arial" w:cs="Arial"/>
                <w:sz w:val="17"/>
                <w:szCs w:val="17"/>
              </w:rPr>
            </w:pPr>
            <w:r>
              <w:rPr>
                <w:rStyle w:val="ModernTableText"/>
                <w:sz w:val="17"/>
                <w:szCs w:val="17"/>
              </w:rPr>
              <w:t xml:space="preserve">SA Amt-LI Req </w:t>
            </w:r>
          </w:p>
        </w:tc>
        <w:tc>
          <w:tcPr>
            <w:tcW w:w="529" w:type="pct"/>
            <w:tcBorders>
              <w:top w:val="single" w:color="666699" w:sz="4" w:space="0"/>
              <w:left w:val="single" w:color="666699" w:sz="4" w:space="0"/>
              <w:bottom w:val="single" w:color="666699" w:sz="4" w:space="0"/>
              <w:right w:val="single" w:color="666699" w:sz="4" w:space="0"/>
            </w:tcBorders>
            <w:shd w:val="clear" w:color="auto" w:fill="D9D9D9"/>
          </w:tcPr>
          <w:p w:rsidR="00CE759A" w:rsidRDefault="009E0761" w14:paraId="0BB34507" wp14:textId="77777777">
            <w:pPr>
              <w:pStyle w:val="Figure"/>
              <w:spacing w:before="120" w:after="120"/>
              <w:jc w:val="center"/>
              <w:rPr>
                <w:rFonts w:ascii="Arial" w:hAnsi="Arial" w:cs="Arial"/>
                <w:sz w:val="17"/>
                <w:szCs w:val="17"/>
              </w:rPr>
            </w:pPr>
            <w:r>
              <w:rPr>
                <w:rStyle w:val="ModernTableText"/>
                <w:sz w:val="17"/>
                <w:szCs w:val="17"/>
              </w:rPr>
              <w:t>SA Amt-LI App</w:t>
            </w:r>
          </w:p>
        </w:tc>
        <w:tc>
          <w:tcPr>
            <w:tcW w:w="392" w:type="pct"/>
            <w:tcBorders>
              <w:top w:val="single" w:color="666699" w:sz="4" w:space="0"/>
              <w:left w:val="single" w:color="666699" w:sz="4" w:space="0"/>
              <w:bottom w:val="single" w:color="666699" w:sz="4" w:space="0"/>
              <w:right w:val="single" w:color="666699" w:sz="4" w:space="0"/>
            </w:tcBorders>
            <w:shd w:val="clear" w:color="auto" w:fill="D9D9D9"/>
          </w:tcPr>
          <w:p w:rsidR="00CE759A" w:rsidRDefault="009E0761" w14:paraId="1143D993" wp14:textId="77777777">
            <w:pPr>
              <w:pStyle w:val="Figure"/>
              <w:spacing w:before="120" w:after="120"/>
              <w:jc w:val="center"/>
              <w:rPr>
                <w:rFonts w:ascii="Arial" w:hAnsi="Arial" w:cs="Arial"/>
                <w:sz w:val="17"/>
                <w:szCs w:val="17"/>
              </w:rPr>
            </w:pPr>
            <w:r>
              <w:rPr>
                <w:rStyle w:val="ModernTableText"/>
                <w:sz w:val="17"/>
                <w:szCs w:val="17"/>
              </w:rPr>
              <w:t>SA Amt-LI Used</w:t>
            </w:r>
          </w:p>
        </w:tc>
        <w:tc>
          <w:tcPr>
            <w:tcW w:w="106" w:type="pct"/>
            <w:vMerge w:val="restart"/>
            <w:tcBorders>
              <w:left w:val="single" w:color="666699" w:sz="4" w:space="0"/>
            </w:tcBorders>
          </w:tcPr>
          <w:p w:rsidR="00CE759A" w:rsidRDefault="00CE759A" w14:paraId="75CF4315" wp14:textId="77777777">
            <w:pPr>
              <w:pStyle w:val="Figure"/>
              <w:spacing w:before="40" w:after="40"/>
              <w:rPr>
                <w:rFonts w:ascii="Arial" w:hAnsi="Arial" w:cs="Arial"/>
                <w:bCs w:val="0"/>
                <w:sz w:val="15"/>
                <w:szCs w:val="15"/>
              </w:rPr>
            </w:pPr>
          </w:p>
        </w:tc>
      </w:tr>
      <w:tr xmlns:wp14="http://schemas.microsoft.com/office/word/2010/wordml" w:rsidR="00CE759A" w:rsidTr="00C22B75" w14:paraId="5E82EF4F" wp14:textId="77777777">
        <w:tblPrEx>
          <w:tblCellMar>
            <w:top w:w="0" w:type="dxa"/>
            <w:bottom w:w="0" w:type="dxa"/>
          </w:tblCellMar>
        </w:tblPrEx>
        <w:trPr>
          <w:cantSplit/>
          <w:trHeight w:val="292"/>
          <w:jc w:val="center"/>
        </w:trPr>
        <w:tc>
          <w:tcPr>
            <w:tcW w:w="99" w:type="pct"/>
            <w:vMerge/>
            <w:tcBorders>
              <w:right w:val="single" w:color="999999" w:sz="4" w:space="0"/>
            </w:tcBorders>
          </w:tcPr>
          <w:p w:rsidR="00CE759A" w:rsidRDefault="00CE759A" w14:paraId="3CB648E9" wp14:textId="77777777">
            <w:pPr>
              <w:pStyle w:val="Figure"/>
              <w:spacing w:before="40" w:after="40"/>
              <w:rPr>
                <w:rFonts w:ascii="Arial" w:hAnsi="Arial" w:cs="Arial"/>
                <w:bCs w:val="0"/>
                <w:sz w:val="15"/>
                <w:szCs w:val="15"/>
              </w:rPr>
            </w:pPr>
          </w:p>
        </w:tc>
        <w:tc>
          <w:tcPr>
            <w:tcW w:w="493"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24F8D0FB"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XXXXXXX</w:t>
            </w:r>
          </w:p>
        </w:tc>
        <w:tc>
          <w:tcPr>
            <w:tcW w:w="801"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60492269"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XXXXXXXXXXXXXX</w:t>
            </w:r>
          </w:p>
        </w:tc>
        <w:tc>
          <w:tcPr>
            <w:tcW w:w="492"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31B7B67B"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XXXXXXXX</w:t>
            </w:r>
          </w:p>
        </w:tc>
        <w:tc>
          <w:tcPr>
            <w:tcW w:w="339"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3DBEAFF3"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431"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4359D3CC"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493"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296189DF"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431"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656F0477"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394"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3A0FB80A"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529"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6B5FE087"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$ 999,999</w:t>
            </w:r>
          </w:p>
        </w:tc>
        <w:tc>
          <w:tcPr>
            <w:tcW w:w="392"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7D766312"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$ 999,999</w:t>
            </w:r>
          </w:p>
        </w:tc>
        <w:tc>
          <w:tcPr>
            <w:tcW w:w="106" w:type="pct"/>
            <w:vMerge/>
            <w:tcBorders>
              <w:left w:val="single" w:color="999999" w:sz="4" w:space="0"/>
            </w:tcBorders>
          </w:tcPr>
          <w:p w:rsidR="00CE759A" w:rsidRDefault="00CE759A" w14:paraId="0C178E9E" wp14:textId="77777777">
            <w:pPr>
              <w:pStyle w:val="Figure"/>
              <w:spacing w:before="40" w:after="40"/>
              <w:rPr>
                <w:rFonts w:ascii="Arial" w:hAnsi="Arial" w:cs="Arial"/>
                <w:bCs w:val="0"/>
                <w:sz w:val="15"/>
                <w:szCs w:val="15"/>
              </w:rPr>
            </w:pPr>
          </w:p>
        </w:tc>
      </w:tr>
      <w:tr xmlns:wp14="http://schemas.microsoft.com/office/word/2010/wordml" w:rsidR="00CE759A" w:rsidTr="00C22B75" w14:paraId="40DBF9F6" wp14:textId="77777777">
        <w:tblPrEx>
          <w:tblCellMar>
            <w:top w:w="0" w:type="dxa"/>
            <w:bottom w:w="0" w:type="dxa"/>
          </w:tblCellMar>
        </w:tblPrEx>
        <w:trPr>
          <w:cantSplit/>
          <w:trHeight w:val="292"/>
          <w:jc w:val="center"/>
        </w:trPr>
        <w:tc>
          <w:tcPr>
            <w:tcW w:w="99" w:type="pct"/>
            <w:vMerge/>
            <w:tcBorders>
              <w:right w:val="single" w:color="999999" w:sz="4" w:space="0"/>
            </w:tcBorders>
          </w:tcPr>
          <w:p w:rsidR="00CE759A" w:rsidRDefault="00CE759A" w14:paraId="3C0395D3" wp14:textId="77777777">
            <w:pPr>
              <w:pStyle w:val="Figure"/>
              <w:spacing w:before="40" w:after="40"/>
              <w:rPr>
                <w:rFonts w:ascii="Arial" w:hAnsi="Arial" w:cs="Arial"/>
                <w:bCs w:val="0"/>
                <w:sz w:val="15"/>
                <w:szCs w:val="15"/>
              </w:rPr>
            </w:pPr>
          </w:p>
        </w:tc>
        <w:tc>
          <w:tcPr>
            <w:tcW w:w="493"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708AB116"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XXXXXXX</w:t>
            </w:r>
          </w:p>
        </w:tc>
        <w:tc>
          <w:tcPr>
            <w:tcW w:w="801"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38EE26CA"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XXXXXXXXXXXXXX</w:t>
            </w:r>
          </w:p>
        </w:tc>
        <w:tc>
          <w:tcPr>
            <w:tcW w:w="492"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2117CCA5"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XXXXXXXX</w:t>
            </w:r>
          </w:p>
        </w:tc>
        <w:tc>
          <w:tcPr>
            <w:tcW w:w="339"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4FDACFC6"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431"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44C66942"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493"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5F93A37D"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431"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778C4CE1"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394"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14BD93F2"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529"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1E7635F9"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$ 999,999</w:t>
            </w:r>
          </w:p>
        </w:tc>
        <w:tc>
          <w:tcPr>
            <w:tcW w:w="392"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47055CF5"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$ 999,999</w:t>
            </w:r>
          </w:p>
        </w:tc>
        <w:tc>
          <w:tcPr>
            <w:tcW w:w="106" w:type="pct"/>
            <w:vMerge/>
            <w:tcBorders>
              <w:left w:val="single" w:color="999999" w:sz="4" w:space="0"/>
            </w:tcBorders>
          </w:tcPr>
          <w:p w:rsidR="00CE759A" w:rsidRDefault="00CE759A" w14:paraId="3254BC2F" wp14:textId="77777777">
            <w:pPr>
              <w:pStyle w:val="Figure"/>
              <w:spacing w:before="40" w:after="40"/>
              <w:rPr>
                <w:rFonts w:ascii="Arial" w:hAnsi="Arial" w:cs="Arial"/>
                <w:bCs w:val="0"/>
                <w:sz w:val="15"/>
                <w:szCs w:val="15"/>
              </w:rPr>
            </w:pPr>
          </w:p>
        </w:tc>
      </w:tr>
      <w:tr xmlns:wp14="http://schemas.microsoft.com/office/word/2010/wordml" w:rsidR="00CE759A" w:rsidTr="00C22B75" w14:paraId="720C3059" wp14:textId="77777777">
        <w:tblPrEx>
          <w:tblCellMar>
            <w:top w:w="0" w:type="dxa"/>
            <w:bottom w:w="0" w:type="dxa"/>
          </w:tblCellMar>
        </w:tblPrEx>
        <w:trPr>
          <w:cantSplit/>
          <w:trHeight w:val="292"/>
          <w:jc w:val="center"/>
        </w:trPr>
        <w:tc>
          <w:tcPr>
            <w:tcW w:w="99" w:type="pct"/>
            <w:vMerge/>
            <w:tcBorders>
              <w:right w:val="single" w:color="999999" w:sz="4" w:space="0"/>
            </w:tcBorders>
          </w:tcPr>
          <w:p w:rsidR="00CE759A" w:rsidRDefault="00CE759A" w14:paraId="651E9592" wp14:textId="77777777">
            <w:pPr>
              <w:pStyle w:val="Figure"/>
              <w:spacing w:before="40" w:after="40"/>
              <w:rPr>
                <w:rFonts w:ascii="Arial" w:hAnsi="Arial" w:cs="Arial"/>
                <w:bCs w:val="0"/>
                <w:sz w:val="15"/>
                <w:szCs w:val="15"/>
              </w:rPr>
            </w:pPr>
          </w:p>
        </w:tc>
        <w:tc>
          <w:tcPr>
            <w:tcW w:w="493"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3315C3D1"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XXXXXXX</w:t>
            </w:r>
          </w:p>
        </w:tc>
        <w:tc>
          <w:tcPr>
            <w:tcW w:w="801"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4FB60BA7"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XXXXXXXXXXXXXX</w:t>
            </w:r>
          </w:p>
        </w:tc>
        <w:tc>
          <w:tcPr>
            <w:tcW w:w="492"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61F96E6C"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XXXXXXXX</w:t>
            </w:r>
          </w:p>
        </w:tc>
        <w:tc>
          <w:tcPr>
            <w:tcW w:w="339"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5880F9FD"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431"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6AC87101"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493"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3D3E439A"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431"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440653C7"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394"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59D17825"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529"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3DCD1AC5"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$ 999,999</w:t>
            </w:r>
          </w:p>
        </w:tc>
        <w:tc>
          <w:tcPr>
            <w:tcW w:w="392"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246FF04C"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$ 999,999</w:t>
            </w:r>
          </w:p>
        </w:tc>
        <w:tc>
          <w:tcPr>
            <w:tcW w:w="106" w:type="pct"/>
            <w:vMerge/>
            <w:tcBorders>
              <w:left w:val="single" w:color="999999" w:sz="4" w:space="0"/>
            </w:tcBorders>
          </w:tcPr>
          <w:p w:rsidR="00CE759A" w:rsidRDefault="00CE759A" w14:paraId="269E314A" wp14:textId="77777777">
            <w:pPr>
              <w:pStyle w:val="Figure"/>
              <w:spacing w:before="40" w:after="40"/>
              <w:rPr>
                <w:rFonts w:ascii="Arial" w:hAnsi="Arial" w:cs="Arial"/>
                <w:bCs w:val="0"/>
                <w:sz w:val="15"/>
                <w:szCs w:val="15"/>
              </w:rPr>
            </w:pPr>
          </w:p>
        </w:tc>
      </w:tr>
      <w:tr xmlns:wp14="http://schemas.microsoft.com/office/word/2010/wordml" w:rsidR="00CE759A" w:rsidTr="00C22B75" w14:paraId="543AC4CB" wp14:textId="77777777">
        <w:tblPrEx>
          <w:tblCellMar>
            <w:top w:w="0" w:type="dxa"/>
            <w:bottom w:w="0" w:type="dxa"/>
          </w:tblCellMar>
        </w:tblPrEx>
        <w:trPr>
          <w:cantSplit/>
          <w:trHeight w:val="292"/>
          <w:jc w:val="center"/>
        </w:trPr>
        <w:tc>
          <w:tcPr>
            <w:tcW w:w="99" w:type="pct"/>
            <w:vMerge/>
            <w:tcBorders>
              <w:right w:val="single" w:color="999999" w:sz="4" w:space="0"/>
            </w:tcBorders>
          </w:tcPr>
          <w:p w:rsidR="00CE759A" w:rsidRDefault="00CE759A" w14:paraId="47341341" wp14:textId="77777777">
            <w:pPr>
              <w:pStyle w:val="Figure"/>
              <w:spacing w:before="40" w:after="40"/>
              <w:rPr>
                <w:rFonts w:ascii="Arial" w:hAnsi="Arial" w:cs="Arial"/>
                <w:bCs w:val="0"/>
                <w:sz w:val="15"/>
                <w:szCs w:val="15"/>
              </w:rPr>
            </w:pPr>
          </w:p>
        </w:tc>
        <w:tc>
          <w:tcPr>
            <w:tcW w:w="493"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15BB9AB6"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XXXXXXX</w:t>
            </w:r>
          </w:p>
        </w:tc>
        <w:tc>
          <w:tcPr>
            <w:tcW w:w="801"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57816727"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XXXXXXXXXXXXXX</w:t>
            </w:r>
          </w:p>
        </w:tc>
        <w:tc>
          <w:tcPr>
            <w:tcW w:w="492"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096E3509"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XXXXXXXX</w:t>
            </w:r>
          </w:p>
        </w:tc>
        <w:tc>
          <w:tcPr>
            <w:tcW w:w="339"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02AF7B82"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431"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1E9BF394"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493"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2328689F"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431"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711EFCE2"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394"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555E8D3F"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999,999</w:t>
            </w:r>
          </w:p>
        </w:tc>
        <w:tc>
          <w:tcPr>
            <w:tcW w:w="529"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0B9D41C9"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$ 999,999</w:t>
            </w:r>
          </w:p>
        </w:tc>
        <w:tc>
          <w:tcPr>
            <w:tcW w:w="392"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75691ECD"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$ 999,999</w:t>
            </w:r>
          </w:p>
        </w:tc>
        <w:tc>
          <w:tcPr>
            <w:tcW w:w="106" w:type="pct"/>
            <w:vMerge/>
            <w:tcBorders>
              <w:left w:val="single" w:color="999999" w:sz="4" w:space="0"/>
            </w:tcBorders>
          </w:tcPr>
          <w:p w:rsidR="00CE759A" w:rsidRDefault="00CE759A" w14:paraId="42EF2083" wp14:textId="77777777">
            <w:pPr>
              <w:pStyle w:val="Figure"/>
              <w:spacing w:before="40" w:after="40"/>
              <w:rPr>
                <w:rFonts w:ascii="Arial" w:hAnsi="Arial" w:cs="Arial"/>
                <w:bCs w:val="0"/>
                <w:sz w:val="15"/>
                <w:szCs w:val="15"/>
              </w:rPr>
            </w:pPr>
          </w:p>
        </w:tc>
      </w:tr>
      <w:tr xmlns:wp14="http://schemas.microsoft.com/office/word/2010/wordml" w:rsidR="00C22B75" w:rsidTr="00C22B75" w14:paraId="52E437A2" wp14:textId="77777777">
        <w:tblPrEx>
          <w:tblCellMar>
            <w:top w:w="0" w:type="dxa"/>
            <w:bottom w:w="0" w:type="dxa"/>
          </w:tblCellMar>
        </w:tblPrEx>
        <w:trPr>
          <w:cantSplit/>
          <w:trHeight w:val="292"/>
          <w:jc w:val="center"/>
        </w:trPr>
        <w:tc>
          <w:tcPr>
            <w:tcW w:w="99" w:type="pct"/>
            <w:tcBorders>
              <w:right w:val="single" w:color="999999" w:sz="4" w:space="0"/>
            </w:tcBorders>
          </w:tcPr>
          <w:p w:rsidR="00C22B75" w:rsidRDefault="00C22B75" w14:paraId="7B40C951" wp14:textId="77777777">
            <w:pPr>
              <w:pStyle w:val="CopyrightACSSC"/>
              <w:spacing w:before="40" w:after="40"/>
              <w:rPr>
                <w:rFonts w:cs="Arial"/>
                <w:bCs/>
                <w:sz w:val="15"/>
                <w:szCs w:val="15"/>
              </w:rPr>
            </w:pPr>
          </w:p>
        </w:tc>
        <w:tc>
          <w:tcPr>
            <w:tcW w:w="2125" w:type="pct"/>
            <w:gridSpan w:val="6"/>
            <w:tcBorders>
              <w:top w:val="single" w:color="999999" w:sz="4" w:space="0"/>
              <w:left w:val="single" w:color="999999" w:sz="4" w:space="0"/>
              <w:bottom w:val="single" w:color="999999" w:sz="4" w:space="0"/>
              <w:right w:val="single" w:color="999999" w:sz="4" w:space="0"/>
            </w:tcBorders>
            <w:shd w:val="clear" w:color="auto" w:fill="B3C5FF"/>
          </w:tcPr>
          <w:p w:rsidR="00C22B75" w:rsidP="00C22B75" w:rsidRDefault="00C22B75" w14:paraId="39A02F13" wp14:textId="77777777">
            <w:pPr>
              <w:pStyle w:val="CopyrightACSSC"/>
              <w:tabs>
                <w:tab w:val="left" w:pos="4300"/>
              </w:tabs>
              <w:spacing w:before="40" w:after="40"/>
              <w:jc w:val="center"/>
              <w:rPr>
                <w:sz w:val="16"/>
              </w:rPr>
            </w:pPr>
            <w:r>
              <w:rPr>
                <w:sz w:val="16"/>
              </w:rPr>
              <w:t xml:space="preserve">                                                                                            Total:  </w:t>
            </w:r>
            <w:r w:rsidR="00B64431">
              <w:rPr>
                <w:sz w:val="16"/>
              </w:rPr>
              <w:t xml:space="preserve">     </w:t>
            </w:r>
            <w:r>
              <w:rPr>
                <w:sz w:val="16"/>
              </w:rPr>
              <w:t xml:space="preserve">    9,999,999</w:t>
            </w:r>
          </w:p>
        </w:tc>
        <w:tc>
          <w:tcPr>
            <w:tcW w:w="431" w:type="pct"/>
            <w:gridSpan w:val="2"/>
            <w:tcBorders>
              <w:top w:val="single" w:color="999999" w:sz="4" w:space="0"/>
              <w:left w:val="single" w:color="999999" w:sz="4" w:space="0"/>
              <w:bottom w:val="single" w:color="999999" w:sz="4" w:space="0"/>
              <w:right w:val="single" w:color="999999" w:sz="4" w:space="0"/>
            </w:tcBorders>
            <w:shd w:val="clear" w:color="auto" w:fill="B3C5FF"/>
          </w:tcPr>
          <w:p w:rsidR="00C22B75" w:rsidRDefault="00C22B75" w14:paraId="52B60380" wp14:textId="77777777">
            <w:pPr>
              <w:pStyle w:val="CopyrightACSSC"/>
              <w:spacing w:before="40" w:after="40"/>
              <w:jc w:val="right"/>
              <w:rPr>
                <w:sz w:val="16"/>
              </w:rPr>
            </w:pPr>
            <w:r>
              <w:rPr>
                <w:sz w:val="16"/>
              </w:rPr>
              <w:t>9,</w:t>
            </w:r>
            <w:r w:rsidRPr="00526F06">
              <w:rPr>
                <w:sz w:val="16"/>
              </w:rPr>
              <w:t>999,999</w:t>
            </w:r>
          </w:p>
        </w:tc>
        <w:tc>
          <w:tcPr>
            <w:tcW w:w="493" w:type="pct"/>
            <w:tcBorders>
              <w:top w:val="single" w:color="999999" w:sz="4" w:space="0"/>
              <w:left w:val="single" w:color="999999" w:sz="4" w:space="0"/>
              <w:bottom w:val="single" w:color="999999" w:sz="4" w:space="0"/>
              <w:right w:val="single" w:color="999999" w:sz="4" w:space="0"/>
            </w:tcBorders>
            <w:shd w:val="clear" w:color="auto" w:fill="B3C5FF"/>
          </w:tcPr>
          <w:p w:rsidR="00C22B75" w:rsidRDefault="00C22B75" w14:paraId="4C183E25" wp14:textId="77777777">
            <w:pPr>
              <w:pStyle w:val="CopyrightACSSC"/>
              <w:spacing w:before="40" w:after="40"/>
              <w:jc w:val="right"/>
              <w:rPr>
                <w:sz w:val="16"/>
              </w:rPr>
            </w:pPr>
            <w:r>
              <w:rPr>
                <w:sz w:val="16"/>
              </w:rPr>
              <w:t>9,</w:t>
            </w:r>
            <w:r w:rsidRPr="00526F06">
              <w:rPr>
                <w:sz w:val="16"/>
              </w:rPr>
              <w:t>999,999</w:t>
            </w:r>
          </w:p>
        </w:tc>
        <w:tc>
          <w:tcPr>
            <w:tcW w:w="431" w:type="pct"/>
            <w:gridSpan w:val="2"/>
            <w:tcBorders>
              <w:top w:val="single" w:color="999999" w:sz="4" w:space="0"/>
              <w:left w:val="single" w:color="999999" w:sz="4" w:space="0"/>
              <w:bottom w:val="single" w:color="999999" w:sz="4" w:space="0"/>
              <w:right w:val="single" w:color="999999" w:sz="4" w:space="0"/>
            </w:tcBorders>
            <w:shd w:val="clear" w:color="auto" w:fill="B3C5FF"/>
          </w:tcPr>
          <w:p w:rsidR="00C22B75" w:rsidRDefault="00C22B75" w14:paraId="148E53BF" wp14:textId="77777777">
            <w:pPr>
              <w:pStyle w:val="CopyrightACSSC"/>
              <w:spacing w:before="40" w:after="40"/>
              <w:jc w:val="right"/>
              <w:rPr>
                <w:sz w:val="16"/>
              </w:rPr>
            </w:pPr>
            <w:r>
              <w:rPr>
                <w:sz w:val="16"/>
              </w:rPr>
              <w:t>9,</w:t>
            </w:r>
            <w:r w:rsidRPr="00526F06">
              <w:rPr>
                <w:sz w:val="16"/>
              </w:rPr>
              <w:t>999,999</w:t>
            </w:r>
          </w:p>
        </w:tc>
        <w:tc>
          <w:tcPr>
            <w:tcW w:w="394" w:type="pct"/>
            <w:tcBorders>
              <w:top w:val="single" w:color="999999" w:sz="4" w:space="0"/>
              <w:left w:val="single" w:color="999999" w:sz="4" w:space="0"/>
              <w:bottom w:val="single" w:color="999999" w:sz="4" w:space="0"/>
              <w:right w:val="single" w:color="999999" w:sz="4" w:space="0"/>
            </w:tcBorders>
            <w:shd w:val="clear" w:color="auto" w:fill="B3C5FF"/>
          </w:tcPr>
          <w:p w:rsidR="00C22B75" w:rsidRDefault="00C22B75" w14:paraId="72BEDD47" wp14:textId="77777777">
            <w:pPr>
              <w:pStyle w:val="CopyrightACSSC"/>
              <w:spacing w:before="40" w:after="40"/>
              <w:jc w:val="right"/>
              <w:rPr>
                <w:sz w:val="16"/>
              </w:rPr>
            </w:pPr>
            <w:r>
              <w:rPr>
                <w:sz w:val="16"/>
              </w:rPr>
              <w:t>9,</w:t>
            </w:r>
            <w:r w:rsidRPr="00526F06">
              <w:rPr>
                <w:sz w:val="16"/>
              </w:rPr>
              <w:t>999,999</w:t>
            </w:r>
          </w:p>
        </w:tc>
        <w:tc>
          <w:tcPr>
            <w:tcW w:w="529" w:type="pct"/>
            <w:tcBorders>
              <w:top w:val="single" w:color="999999" w:sz="4" w:space="0"/>
              <w:left w:val="single" w:color="999999" w:sz="4" w:space="0"/>
              <w:bottom w:val="single" w:color="999999" w:sz="4" w:space="0"/>
              <w:right w:val="single" w:color="999999" w:sz="4" w:space="0"/>
            </w:tcBorders>
            <w:shd w:val="clear" w:color="auto" w:fill="B3C5FF"/>
          </w:tcPr>
          <w:p w:rsidR="00C22B75" w:rsidRDefault="00C22B75" w14:paraId="1220EE0C" wp14:textId="77777777">
            <w:pPr>
              <w:pStyle w:val="CopyrightACSSC"/>
              <w:spacing w:before="40" w:after="40"/>
              <w:jc w:val="center"/>
              <w:rPr>
                <w:sz w:val="16"/>
              </w:rPr>
            </w:pPr>
            <w:r>
              <w:rPr>
                <w:sz w:val="16"/>
              </w:rPr>
              <w:t>$</w:t>
            </w:r>
            <w:r w:rsidRPr="00526F06">
              <w:rPr>
                <w:sz w:val="16"/>
              </w:rPr>
              <w:t>999,999</w:t>
            </w:r>
            <w:r>
              <w:rPr>
                <w:sz w:val="16"/>
              </w:rPr>
              <w:t>.99</w:t>
            </w:r>
          </w:p>
        </w:tc>
        <w:tc>
          <w:tcPr>
            <w:tcW w:w="392" w:type="pct"/>
            <w:tcBorders>
              <w:top w:val="single" w:color="999999" w:sz="4" w:space="0"/>
              <w:left w:val="single" w:color="999999" w:sz="4" w:space="0"/>
              <w:bottom w:val="single" w:color="999999" w:sz="4" w:space="0"/>
              <w:right w:val="single" w:color="999999" w:sz="4" w:space="0"/>
            </w:tcBorders>
            <w:shd w:val="clear" w:color="auto" w:fill="B3C5FF"/>
          </w:tcPr>
          <w:p w:rsidR="00C22B75" w:rsidRDefault="00C22B75" w14:paraId="635211A4" wp14:textId="77777777">
            <w:pPr>
              <w:pStyle w:val="CopyrightACSSC"/>
              <w:spacing w:before="40" w:after="40"/>
              <w:jc w:val="center"/>
              <w:rPr>
                <w:sz w:val="16"/>
              </w:rPr>
            </w:pPr>
            <w:r>
              <w:rPr>
                <w:sz w:val="16"/>
              </w:rPr>
              <w:t>$</w:t>
            </w:r>
            <w:r w:rsidRPr="00526F06">
              <w:rPr>
                <w:sz w:val="16"/>
              </w:rPr>
              <w:t>999,999</w:t>
            </w:r>
            <w:r>
              <w:rPr>
                <w:sz w:val="16"/>
              </w:rPr>
              <w:t>.99</w:t>
            </w:r>
          </w:p>
        </w:tc>
        <w:tc>
          <w:tcPr>
            <w:tcW w:w="106" w:type="pct"/>
            <w:tcBorders>
              <w:left w:val="single" w:color="999999" w:sz="4" w:space="0"/>
            </w:tcBorders>
          </w:tcPr>
          <w:p w:rsidR="00C22B75" w:rsidRDefault="00C22B75" w14:paraId="4B4D7232" wp14:textId="77777777">
            <w:pPr>
              <w:pStyle w:val="CopyrightACSSC"/>
              <w:spacing w:before="40" w:after="40"/>
              <w:rPr>
                <w:rFonts w:cs="Arial"/>
                <w:bCs/>
                <w:sz w:val="15"/>
                <w:szCs w:val="15"/>
              </w:rPr>
            </w:pPr>
          </w:p>
        </w:tc>
      </w:tr>
      <w:tr xmlns:wp14="http://schemas.microsoft.com/office/word/2010/wordml" w:rsidR="00C22B75" w14:paraId="2093CA67" wp14:textId="77777777">
        <w:tblPrEx>
          <w:tblCellMar>
            <w:top w:w="0" w:type="dxa"/>
            <w:bottom w:w="0" w:type="dxa"/>
          </w:tblCellMar>
        </w:tblPrEx>
        <w:trPr>
          <w:cantSplit/>
          <w:trHeight w:val="292"/>
          <w:jc w:val="center"/>
        </w:trPr>
        <w:tc>
          <w:tcPr>
            <w:tcW w:w="5000" w:type="pct"/>
            <w:gridSpan w:val="16"/>
            <w:tcBorders>
              <w:bottom w:val="nil"/>
            </w:tcBorders>
          </w:tcPr>
          <w:p w:rsidR="00C22B75" w:rsidRDefault="00C22B75" w14:paraId="2503B197" wp14:textId="77777777">
            <w:pPr>
              <w:pStyle w:val="Figure"/>
              <w:jc w:val="right"/>
              <w:rPr>
                <w:rFonts w:ascii="Arial" w:hAnsi="Arial" w:cs="Arial"/>
                <w:sz w:val="17"/>
                <w:szCs w:val="17"/>
              </w:rPr>
            </w:pPr>
          </w:p>
        </w:tc>
      </w:tr>
      <w:tr xmlns:wp14="http://schemas.microsoft.com/office/word/2010/wordml" w:rsidR="00C22B75" w14:paraId="17EFAE16" wp14:textId="77777777">
        <w:tblPrEx>
          <w:tblCellMar>
            <w:top w:w="0" w:type="dxa"/>
            <w:bottom w:w="0" w:type="dxa"/>
          </w:tblCellMar>
        </w:tblPrEx>
        <w:trPr>
          <w:cantSplit/>
          <w:trHeight w:val="292"/>
          <w:jc w:val="center"/>
        </w:trPr>
        <w:tc>
          <w:tcPr>
            <w:tcW w:w="1785" w:type="pct"/>
            <w:gridSpan w:val="5"/>
            <w:tcBorders>
              <w:top w:val="nil"/>
              <w:bottom w:val="single" w:color="000000" w:sz="4" w:space="0"/>
            </w:tcBorders>
          </w:tcPr>
          <w:p w:rsidR="00C22B75" w:rsidRDefault="00C22B75" w14:paraId="4D4A42B3" wp14:textId="77777777">
            <w:pPr>
              <w:pStyle w:val="Figure"/>
              <w:spacing w:before="60" w:after="60"/>
              <w:rPr>
                <w:rFonts w:ascii="Arial" w:hAnsi="Arial" w:cs="Arial"/>
                <w:sz w:val="17"/>
                <w:szCs w:val="17"/>
              </w:rPr>
            </w:pPr>
            <w:r>
              <w:rPr>
                <w:rFonts w:ascii="Arial" w:hAnsi="Arial" w:cs="Arial"/>
                <w:sz w:val="17"/>
                <w:szCs w:val="17"/>
              </w:rPr>
              <w:t xml:space="preserve">Run Date: MM/DD/CCYY </w:t>
            </w:r>
          </w:p>
        </w:tc>
        <w:tc>
          <w:tcPr>
            <w:tcW w:w="1588" w:type="pct"/>
            <w:gridSpan w:val="6"/>
            <w:tcBorders>
              <w:top w:val="nil"/>
              <w:bottom w:val="single" w:color="000000" w:sz="4" w:space="0"/>
            </w:tcBorders>
          </w:tcPr>
          <w:p w:rsidR="00C22B75" w:rsidRDefault="00C22B75" w14:paraId="71F9EA99" wp14:textId="77777777">
            <w:pPr>
              <w:pStyle w:val="Figure"/>
              <w:spacing w:before="60" w:after="60"/>
              <w:jc w:val="center"/>
              <w:rPr>
                <w:rFonts w:ascii="Arial" w:hAnsi="Arial" w:cs="Arial"/>
                <w:sz w:val="17"/>
                <w:szCs w:val="17"/>
              </w:rPr>
            </w:pPr>
            <w:r>
              <w:rPr>
                <w:rFonts w:ascii="Arial" w:hAnsi="Arial" w:cs="Arial"/>
                <w:sz w:val="17"/>
                <w:szCs w:val="17"/>
              </w:rPr>
              <w:t>Page:  X of Y</w:t>
            </w:r>
          </w:p>
        </w:tc>
        <w:tc>
          <w:tcPr>
            <w:tcW w:w="1627" w:type="pct"/>
            <w:gridSpan w:val="5"/>
            <w:tcBorders>
              <w:top w:val="nil"/>
              <w:bottom w:val="single" w:color="000000" w:sz="4" w:space="0"/>
            </w:tcBorders>
          </w:tcPr>
          <w:p w:rsidR="00C22B75" w:rsidRDefault="00C22B75" w14:paraId="3318F2DA" wp14:textId="77777777">
            <w:pPr>
              <w:pStyle w:val="Figure"/>
              <w:spacing w:before="60" w:after="60"/>
              <w:jc w:val="right"/>
              <w:rPr>
                <w:rFonts w:ascii="Arial" w:hAnsi="Arial" w:cs="Arial"/>
                <w:sz w:val="17"/>
                <w:szCs w:val="17"/>
              </w:rPr>
            </w:pPr>
            <w:r>
              <w:rPr>
                <w:rFonts w:ascii="Arial" w:hAnsi="Arial" w:cs="Arial"/>
                <w:sz w:val="17"/>
                <w:szCs w:val="17"/>
              </w:rPr>
              <w:t xml:space="preserve">Run Time: HH:MM:SS </w:t>
            </w:r>
          </w:p>
        </w:tc>
      </w:tr>
    </w:tbl>
    <w:p xmlns:wp14="http://schemas.microsoft.com/office/word/2010/wordml" w:rsidR="00446A9F" w:rsidRDefault="00446A9F" w14:paraId="38288749" wp14:textId="77777777">
      <w:pPr>
        <w:rPr>
          <w:sz w:val="19"/>
          <w:szCs w:val="19"/>
        </w:rPr>
      </w:pPr>
    </w:p>
    <w:p xmlns:wp14="http://schemas.microsoft.com/office/word/2010/wordml" w:rsidRPr="000308BA" w:rsidR="00CE759A" w:rsidP="00446A9F" w:rsidRDefault="00446A9F" w14:paraId="5DDDE3EC" wp14:textId="77777777">
      <w:pPr>
        <w:pStyle w:val="Heading6"/>
      </w:pPr>
      <w:r>
        <w:br w:type="page"/>
      </w:r>
      <w:r w:rsidRPr="000308BA" w:rsidR="00CE759A">
        <w:t xml:space="preserve">Report Specification – OPR-SRA-104 – Service </w:t>
      </w:r>
      <w:r w:rsidR="00CE759A">
        <w:rPr>
          <w:rStyle w:val="ModernTableText"/>
          <w:sz w:val="19"/>
        </w:rPr>
        <w:t xml:space="preserve">Authorization Service Code Utilization by Provider </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64"/>
        <w:gridCol w:w="1413"/>
        <w:gridCol w:w="1753"/>
        <w:gridCol w:w="1223"/>
        <w:gridCol w:w="1220"/>
        <w:gridCol w:w="2291"/>
        <w:gridCol w:w="4726"/>
      </w:tblGrid>
      <w:tr xmlns:wp14="http://schemas.microsoft.com/office/word/2010/wordml" w:rsidR="00CE759A" w14:paraId="4FD0A74B" wp14:textId="77777777">
        <w:tblPrEx>
          <w:tblCellMar>
            <w:top w:w="0" w:type="dxa"/>
            <w:bottom w:w="0" w:type="dxa"/>
          </w:tblCellMar>
        </w:tblPrEx>
        <w:trPr>
          <w:cantSplit/>
          <w:trHeight w:val="432" w:hRule="exact"/>
          <w:tblHeader/>
          <w:jc w:val="center"/>
        </w:trPr>
        <w:tc>
          <w:tcPr>
            <w:tcW w:w="5000" w:type="pct"/>
            <w:gridSpan w:val="7"/>
            <w:tcBorders>
              <w:top w:val="single" w:color="auto" w:sz="4" w:space="0"/>
              <w:left w:val="single" w:color="auto" w:sz="4" w:space="0"/>
              <w:bottom w:val="single" w:color="auto" w:sz="4" w:space="0"/>
              <w:right w:val="single" w:color="auto" w:sz="4" w:space="0"/>
            </w:tcBorders>
            <w:shd w:val="clear" w:color="auto" w:fill="FF0000"/>
            <w:vAlign w:val="center"/>
          </w:tcPr>
          <w:p w:rsidRPr="00D904D2" w:rsidR="00CE759A" w:rsidP="003622E7" w:rsidRDefault="00CE759A" w14:paraId="1C036C0D" wp14:textId="77777777">
            <w:pPr>
              <w:jc w:val="center"/>
              <w:rPr>
                <w:rFonts w:eastAsia="MS Mincho"/>
              </w:rPr>
            </w:pPr>
            <w:r w:rsidRPr="00D904D2">
              <w:rPr>
                <w:rFonts w:eastAsia="MS Mincho"/>
              </w:rPr>
              <w:t>NH MMIS REPORT SPECIFICATION</w:t>
            </w:r>
          </w:p>
        </w:tc>
      </w:tr>
      <w:tr xmlns:wp14="http://schemas.microsoft.com/office/word/2010/wordml" w:rsidR="00CE759A" w14:paraId="7F9DA47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613" w:type="pct"/>
            <w:vMerge w:val="restart"/>
            <w:tcBorders>
              <w:top w:val="single" w:color="auto" w:sz="4" w:space="0"/>
            </w:tcBorders>
            <w:vAlign w:val="center"/>
          </w:tcPr>
          <w:p w:rsidRPr="007B666C" w:rsidR="00CE759A" w:rsidP="00513364" w:rsidRDefault="00CE759A" w14:paraId="5C71F81D" wp14:textId="77777777">
            <w:pPr>
              <w:pStyle w:val="BodytextChar"/>
              <w:keepNext/>
              <w:keepLines/>
              <w:spacing w:before="40" w:after="40"/>
              <w:jc w:val="center"/>
              <w:rPr>
                <w:rStyle w:val="ModernBodyTextChar"/>
                <w:rFonts w:cs="Arial"/>
                <w:noProof/>
                <w:color w:val="000000"/>
                <w:sz w:val="18"/>
                <w:szCs w:val="18"/>
              </w:rPr>
            </w:pPr>
            <w:r w:rsidRPr="007B666C">
              <w:rPr>
                <w:rStyle w:val="ModernTableText"/>
                <w:rFonts w:cs="Arial"/>
                <w:noProof/>
                <w:color w:val="000000"/>
                <w:szCs w:val="18"/>
              </w:rPr>
              <w:t>Presentation Type:</w:t>
            </w:r>
          </w:p>
        </w:tc>
        <w:tc>
          <w:tcPr>
            <w:tcW w:w="4387" w:type="pct"/>
            <w:gridSpan w:val="6"/>
            <w:tcBorders>
              <w:top w:val="single" w:color="auto" w:sz="4" w:space="0"/>
            </w:tcBorders>
            <w:vAlign w:val="center"/>
          </w:tcPr>
          <w:p w:rsidRPr="007B666C" w:rsidR="00CE759A" w:rsidP="00D904D2" w:rsidRDefault="00CE759A" w14:paraId="6B4A2BBE" wp14:textId="77777777">
            <w:pPr>
              <w:pStyle w:val="Header"/>
              <w:keepNext/>
              <w:keepLines/>
              <w:pBdr>
                <w:bottom w:val="none" w:color="auto" w:sz="0" w:space="0"/>
              </w:pBdr>
              <w:spacing w:before="40" w:after="40"/>
              <w:rPr>
                <w:rStyle w:val="ModernBodyTextChar"/>
                <w:noProof/>
                <w:sz w:val="18"/>
                <w:szCs w:val="18"/>
              </w:rPr>
            </w:pPr>
            <w:r w:rsidRPr="00105EB0">
              <w:rPr>
                <w:rStyle w:val="ModernTableText"/>
                <w:rFonts w:ascii="Wingdings" w:hAnsi="Wingdings" w:eastAsia="Wingdings" w:cs="Wingdings"/>
                <w:noProof/>
                <w:szCs w:val="18"/>
                <w:lang w:val="en-US" w:eastAsia="en-US"/>
              </w:rPr>
              <w:t>þ</w:t>
            </w:r>
            <w:r w:rsidRPr="00105EB0">
              <w:rPr>
                <w:rStyle w:val="ModernTableText"/>
                <w:noProof/>
                <w:szCs w:val="18"/>
                <w:lang w:val="en-US" w:eastAsia="en-US"/>
              </w:rPr>
              <w:t xml:space="preserve"> List Object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Crosstab Object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Repeater Object        </w:t>
            </w:r>
          </w:p>
        </w:tc>
      </w:tr>
      <w:tr xmlns:wp14="http://schemas.microsoft.com/office/word/2010/wordml" w:rsidR="00CE759A" w14:paraId="7C98BBC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8"/>
          <w:jc w:val="center"/>
        </w:trPr>
        <w:tc>
          <w:tcPr>
            <w:tcW w:w="613" w:type="pct"/>
            <w:vMerge/>
            <w:vAlign w:val="center"/>
          </w:tcPr>
          <w:p w:rsidRPr="007B666C" w:rsidR="00CE759A" w:rsidP="00513364" w:rsidRDefault="00CE759A" w14:paraId="20BD9A1A" wp14:textId="77777777">
            <w:pPr>
              <w:pStyle w:val="BodytextChar"/>
              <w:keepNext/>
              <w:keepLines/>
              <w:spacing w:before="40" w:after="40"/>
              <w:rPr>
                <w:rStyle w:val="ModernTableText"/>
                <w:rFonts w:cs="Arial"/>
                <w:noProof/>
                <w:color w:val="000000"/>
                <w:szCs w:val="18"/>
              </w:rPr>
            </w:pPr>
          </w:p>
        </w:tc>
        <w:tc>
          <w:tcPr>
            <w:tcW w:w="491" w:type="pct"/>
            <w:vMerge w:val="restart"/>
            <w:tcBorders>
              <w:top w:val="single" w:color="616161" w:sz="2" w:space="0"/>
            </w:tcBorders>
            <w:vAlign w:val="center"/>
          </w:tcPr>
          <w:p w:rsidRPr="00105EB0" w:rsidR="00CE759A" w:rsidP="00D904D2" w:rsidRDefault="00CE759A" w14:paraId="04C4CC96" wp14:textId="77777777">
            <w:pPr>
              <w:pStyle w:val="Header"/>
              <w:keepNext/>
              <w:keepLines/>
              <w:pBdr>
                <w:bottom w:val="none" w:color="auto" w:sz="0" w:space="0"/>
              </w:pBdr>
              <w:spacing w:before="40" w:after="40"/>
              <w:jc w:val="center"/>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Chart Object</w:t>
            </w:r>
          </w:p>
        </w:tc>
        <w:tc>
          <w:tcPr>
            <w:tcW w:w="1034" w:type="pct"/>
            <w:gridSpan w:val="2"/>
            <w:tcBorders>
              <w:top w:val="single" w:color="616161" w:sz="2" w:space="0"/>
            </w:tcBorders>
            <w:vAlign w:val="center"/>
          </w:tcPr>
          <w:p w:rsidRPr="00105EB0" w:rsidR="00CE759A" w:rsidP="00D904D2" w:rsidRDefault="00CE759A" w14:paraId="40F72E12" wp14:textId="77777777">
            <w:pPr>
              <w:pStyle w:val="Header"/>
              <w:keepNext/>
              <w:keepLines/>
              <w:pBdr>
                <w:bottom w:val="none" w:color="auto" w:sz="0" w:space="0"/>
              </w:pBdr>
              <w:spacing w:before="40" w:after="40"/>
              <w:rPr>
                <w:rStyle w:val="ModernTableText"/>
                <w:noProof/>
                <w:szCs w:val="18"/>
                <w:lang w:val="en-US" w:eastAsia="en-US"/>
              </w:rPr>
            </w:pPr>
            <w:r w:rsidRPr="00105EB0">
              <w:rPr>
                <w:rStyle w:val="ModernTableText"/>
                <w:noProof/>
                <w:szCs w:val="18"/>
                <w:lang w:val="en-US" w:eastAsia="en-US"/>
              </w:rPr>
              <w:t>If Chart Object, select Chart Type:</w:t>
            </w:r>
          </w:p>
          <w:p w:rsidRPr="00105EB0" w:rsidR="00CE759A" w:rsidP="00D904D2" w:rsidRDefault="00CE759A" w14:paraId="3FE4F88E" wp14:textId="77777777">
            <w:pPr>
              <w:pStyle w:val="Header"/>
              <w:keepNext/>
              <w:keepLines/>
              <w:pBdr>
                <w:bottom w:val="none" w:color="auto" w:sz="0" w:space="0"/>
              </w:pBdr>
              <w:spacing w:before="40" w:after="40"/>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Column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Bar                                                               </w:t>
            </w:r>
          </w:p>
        </w:tc>
        <w:tc>
          <w:tcPr>
            <w:tcW w:w="2862" w:type="pct"/>
            <w:gridSpan w:val="3"/>
            <w:tcBorders>
              <w:top w:val="single" w:color="616161" w:sz="2" w:space="0"/>
            </w:tcBorders>
          </w:tcPr>
          <w:p w:rsidRPr="00105EB0" w:rsidR="00CE759A" w:rsidP="00D904D2" w:rsidRDefault="00CE759A" w14:paraId="0319D484" wp14:textId="77777777">
            <w:pPr>
              <w:pStyle w:val="Header"/>
              <w:keepNext/>
              <w:keepLines/>
              <w:pBdr>
                <w:bottom w:val="none" w:color="auto" w:sz="0" w:space="0"/>
              </w:pBdr>
              <w:spacing w:before="40" w:after="40"/>
              <w:rPr>
                <w:rStyle w:val="ModernTableText"/>
                <w:noProof/>
                <w:szCs w:val="18"/>
                <w:lang w:val="en-US" w:eastAsia="en-US"/>
              </w:rPr>
            </w:pPr>
            <w:r w:rsidRPr="00105EB0">
              <w:rPr>
                <w:rStyle w:val="ModernTableText"/>
                <w:noProof/>
                <w:szCs w:val="18"/>
                <w:lang w:val="en-US" w:eastAsia="en-US"/>
              </w:rPr>
              <w:t>If Chart Object, select Chart Attributes:</w:t>
            </w:r>
          </w:p>
          <w:p w:rsidRPr="00105EB0" w:rsidR="00CE759A" w:rsidP="00D904D2" w:rsidRDefault="00CE759A" w14:paraId="62AF4EF3" wp14:textId="77777777">
            <w:pPr>
              <w:pStyle w:val="Header"/>
              <w:keepNext/>
              <w:keepLines/>
              <w:pBdr>
                <w:bottom w:val="none" w:color="auto" w:sz="0" w:space="0"/>
              </w:pBdr>
              <w:spacing w:before="40" w:after="40"/>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Stacked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Stacked 3D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Stacked 100%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Stacked 100% 3D</w:t>
            </w:r>
          </w:p>
        </w:tc>
      </w:tr>
      <w:tr xmlns:wp14="http://schemas.microsoft.com/office/word/2010/wordml" w:rsidR="00CE759A" w14:paraId="224AF95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13" w:type="pct"/>
            <w:vMerge/>
            <w:vAlign w:val="center"/>
          </w:tcPr>
          <w:p w:rsidRPr="007B666C" w:rsidR="00CE759A" w:rsidP="00513364" w:rsidRDefault="00CE759A" w14:paraId="0C136CF1" wp14:textId="77777777">
            <w:pPr>
              <w:pStyle w:val="BodytextChar"/>
              <w:keepNext/>
              <w:keepLines/>
              <w:spacing w:before="40" w:after="40"/>
              <w:rPr>
                <w:rStyle w:val="ModernTableText"/>
                <w:rFonts w:cs="Arial"/>
                <w:noProof/>
                <w:color w:val="000000"/>
                <w:szCs w:val="18"/>
              </w:rPr>
            </w:pPr>
          </w:p>
        </w:tc>
        <w:tc>
          <w:tcPr>
            <w:tcW w:w="491" w:type="pct"/>
            <w:vMerge/>
          </w:tcPr>
          <w:p w:rsidRPr="00105EB0" w:rsidR="00CE759A" w:rsidP="00D904D2" w:rsidRDefault="00CE759A" w14:paraId="0A392C6A" wp14:textId="77777777">
            <w:pPr>
              <w:pStyle w:val="Header"/>
              <w:keepNext/>
              <w:keepLines/>
              <w:pBdr>
                <w:bottom w:val="none" w:color="auto" w:sz="0" w:space="0"/>
              </w:pBdr>
              <w:spacing w:before="40" w:after="40"/>
              <w:rPr>
                <w:rStyle w:val="ModernTableText"/>
                <w:noProof/>
                <w:szCs w:val="18"/>
                <w:lang w:val="en-US" w:eastAsia="en-US"/>
              </w:rPr>
            </w:pPr>
          </w:p>
        </w:tc>
        <w:tc>
          <w:tcPr>
            <w:tcW w:w="1034" w:type="pct"/>
            <w:gridSpan w:val="2"/>
            <w:tcBorders>
              <w:top w:val="single" w:color="616161" w:sz="2" w:space="0"/>
            </w:tcBorders>
            <w:vAlign w:val="center"/>
          </w:tcPr>
          <w:p w:rsidRPr="00105EB0" w:rsidR="00CE759A" w:rsidP="00D904D2" w:rsidRDefault="00CE759A" w14:paraId="76F35D75" wp14:textId="77777777">
            <w:pPr>
              <w:pStyle w:val="Header"/>
              <w:keepNext/>
              <w:keepLines/>
              <w:pBdr>
                <w:bottom w:val="none" w:color="auto" w:sz="0" w:space="0"/>
              </w:pBdr>
              <w:spacing w:before="40" w:after="40"/>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Line                                        </w:t>
            </w:r>
          </w:p>
        </w:tc>
        <w:tc>
          <w:tcPr>
            <w:tcW w:w="2862" w:type="pct"/>
            <w:gridSpan w:val="3"/>
          </w:tcPr>
          <w:p w:rsidRPr="00105EB0" w:rsidR="00CE759A" w:rsidP="00D904D2" w:rsidRDefault="00CE759A" w14:paraId="1B9B6B9E" wp14:textId="77777777">
            <w:pPr>
              <w:pStyle w:val="Header"/>
              <w:keepNext/>
              <w:keepLines/>
              <w:pBdr>
                <w:bottom w:val="none" w:color="auto" w:sz="0" w:space="0"/>
              </w:pBdr>
              <w:spacing w:before="40" w:after="40"/>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With Markers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3D                    </w:t>
            </w:r>
          </w:p>
        </w:tc>
      </w:tr>
      <w:tr xmlns:wp14="http://schemas.microsoft.com/office/word/2010/wordml" w:rsidR="00CE759A" w14:paraId="01E7FCD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13" w:type="pct"/>
            <w:vMerge/>
            <w:vAlign w:val="center"/>
          </w:tcPr>
          <w:p w:rsidRPr="007B666C" w:rsidR="00CE759A" w:rsidP="00513364" w:rsidRDefault="00CE759A" w14:paraId="290583F9" wp14:textId="77777777">
            <w:pPr>
              <w:pStyle w:val="BodytextChar"/>
              <w:keepNext/>
              <w:keepLines/>
              <w:spacing w:before="40" w:after="40"/>
              <w:rPr>
                <w:rStyle w:val="ModernTableText"/>
                <w:rFonts w:cs="Arial"/>
                <w:noProof/>
                <w:color w:val="000000"/>
                <w:szCs w:val="18"/>
              </w:rPr>
            </w:pPr>
          </w:p>
        </w:tc>
        <w:tc>
          <w:tcPr>
            <w:tcW w:w="491" w:type="pct"/>
            <w:vMerge/>
          </w:tcPr>
          <w:p w:rsidRPr="00105EB0" w:rsidR="00CE759A" w:rsidP="00D904D2" w:rsidRDefault="00CE759A" w14:paraId="68F21D90" wp14:textId="77777777">
            <w:pPr>
              <w:pStyle w:val="Header"/>
              <w:keepNext/>
              <w:keepLines/>
              <w:pBdr>
                <w:bottom w:val="none" w:color="auto" w:sz="0" w:space="0"/>
              </w:pBdr>
              <w:spacing w:before="40" w:after="40"/>
              <w:rPr>
                <w:rStyle w:val="ModernTableText"/>
                <w:noProof/>
                <w:szCs w:val="18"/>
                <w:lang w:val="en-US" w:eastAsia="en-US"/>
              </w:rPr>
            </w:pPr>
          </w:p>
        </w:tc>
        <w:tc>
          <w:tcPr>
            <w:tcW w:w="1034" w:type="pct"/>
            <w:gridSpan w:val="2"/>
            <w:tcBorders>
              <w:top w:val="single" w:color="616161" w:sz="2" w:space="0"/>
            </w:tcBorders>
            <w:vAlign w:val="center"/>
          </w:tcPr>
          <w:p w:rsidRPr="00105EB0" w:rsidR="00CE759A" w:rsidP="00D904D2" w:rsidRDefault="00CE759A" w14:paraId="1D4DACC6" wp14:textId="77777777">
            <w:pPr>
              <w:pStyle w:val="Header"/>
              <w:keepNext/>
              <w:keepLines/>
              <w:pBdr>
                <w:bottom w:val="none" w:color="auto" w:sz="0" w:space="0"/>
              </w:pBdr>
              <w:spacing w:before="40" w:after="40"/>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Pie</w:t>
            </w:r>
          </w:p>
        </w:tc>
        <w:tc>
          <w:tcPr>
            <w:tcW w:w="2862" w:type="pct"/>
            <w:gridSpan w:val="3"/>
          </w:tcPr>
          <w:p w:rsidRPr="00105EB0" w:rsidR="00CE759A" w:rsidP="00D904D2" w:rsidRDefault="00CE759A" w14:paraId="6EDADB16" wp14:textId="77777777">
            <w:pPr>
              <w:pStyle w:val="Header"/>
              <w:keepNext/>
              <w:keepLines/>
              <w:pBdr>
                <w:bottom w:val="none" w:color="auto" w:sz="0" w:space="0"/>
              </w:pBdr>
              <w:spacing w:before="40" w:after="40"/>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3D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Donut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Donut 3D                    </w:t>
            </w:r>
          </w:p>
        </w:tc>
      </w:tr>
      <w:tr xmlns:wp14="http://schemas.microsoft.com/office/word/2010/wordml" w:rsidR="00CE759A" w14:paraId="5B44BDC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7"/>
            <w:tcBorders>
              <w:top w:val="single" w:color="616161" w:sz="2" w:space="0"/>
              <w:bottom w:val="single" w:color="616161" w:sz="2" w:space="0"/>
            </w:tcBorders>
            <w:shd w:val="clear" w:color="auto" w:fill="191919"/>
            <w:vAlign w:val="center"/>
          </w:tcPr>
          <w:p w:rsidR="00CE759A" w:rsidP="00513364" w:rsidRDefault="00CE759A" w14:paraId="0AD4F9A2" wp14:textId="77777777">
            <w:pPr>
              <w:pStyle w:val="TableText1"/>
              <w:keepNext/>
              <w:keepLines/>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Section Heading (opt)</w:t>
            </w:r>
          </w:p>
        </w:tc>
      </w:tr>
      <w:tr xmlns:wp14="http://schemas.microsoft.com/office/word/2010/wordml" w:rsidR="00CE759A" w14:paraId="299ECCC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7B666C" w:rsidR="00CE759A" w:rsidP="00513364" w:rsidRDefault="00CE759A" w14:paraId="2F2F64DF" wp14:textId="77777777">
            <w:pPr>
              <w:pStyle w:val="TableText1"/>
              <w:keepNext/>
              <w:keepLines/>
              <w:spacing w:before="40" w:after="40"/>
              <w:jc w:val="center"/>
              <w:rPr>
                <w:rStyle w:val="ModernTableText"/>
                <w:rFonts w:cs="Arial"/>
                <w:b/>
                <w:noProof/>
                <w:szCs w:val="18"/>
              </w:rPr>
            </w:pPr>
            <w:r w:rsidRPr="007B666C">
              <w:rPr>
                <w:rStyle w:val="ModernTableText"/>
                <w:rFonts w:cs="Arial"/>
                <w:b/>
                <w:bCs/>
                <w:noProof/>
                <w:szCs w:val="18"/>
              </w:rPr>
              <w:t>Report Section Label (opt)</w:t>
            </w:r>
          </w:p>
        </w:tc>
        <w:tc>
          <w:tcPr>
            <w:tcW w:w="1645" w:type="pct"/>
            <w:gridSpan w:val="3"/>
            <w:tcBorders>
              <w:top w:val="single" w:color="616161" w:sz="2" w:space="0"/>
              <w:bottom w:val="single" w:color="616161" w:sz="2" w:space="0"/>
            </w:tcBorders>
            <w:vAlign w:val="center"/>
          </w:tcPr>
          <w:p w:rsidRPr="007B666C" w:rsidR="00CE759A" w:rsidP="00513364" w:rsidRDefault="00CE759A" w14:paraId="6276C365" wp14:textId="77777777">
            <w:pPr>
              <w:pStyle w:val="TableText1"/>
              <w:keepNext/>
              <w:keepLines/>
              <w:spacing w:before="40" w:after="40"/>
              <w:jc w:val="center"/>
              <w:rPr>
                <w:rStyle w:val="ModernTableText"/>
                <w:rFonts w:cs="Arial"/>
                <w:b/>
                <w:noProof/>
                <w:szCs w:val="18"/>
              </w:rPr>
            </w:pPr>
            <w:r w:rsidRPr="007B666C">
              <w:rPr>
                <w:rStyle w:val="ModernTableText"/>
                <w:rFonts w:cs="Arial"/>
                <w:b/>
                <w:noProof/>
                <w:szCs w:val="18"/>
              </w:rPr>
              <w:t>Report Section Description (opt)</w:t>
            </w:r>
          </w:p>
        </w:tc>
        <w:tc>
          <w:tcPr>
            <w:tcW w:w="1642" w:type="pct"/>
            <w:tcBorders>
              <w:top w:val="single" w:color="616161" w:sz="2" w:space="0"/>
              <w:bottom w:val="single" w:color="616161" w:sz="2" w:space="0"/>
            </w:tcBorders>
            <w:vAlign w:val="center"/>
          </w:tcPr>
          <w:p w:rsidRPr="007B666C" w:rsidR="00CE759A" w:rsidP="00513364" w:rsidRDefault="00CE759A" w14:paraId="39A3DDA7" wp14:textId="77777777">
            <w:pPr>
              <w:pStyle w:val="TableText1"/>
              <w:keepNext/>
              <w:keepLines/>
              <w:spacing w:before="40" w:after="40"/>
              <w:jc w:val="center"/>
              <w:rPr>
                <w:rStyle w:val="ModernTableText"/>
                <w:rFonts w:cs="Arial"/>
                <w:b/>
                <w:noProof/>
                <w:szCs w:val="18"/>
              </w:rPr>
            </w:pPr>
            <w:r w:rsidRPr="007B666C">
              <w:rPr>
                <w:rStyle w:val="ModernTableText"/>
                <w:rFonts w:cs="Arial"/>
                <w:b/>
                <w:noProof/>
                <w:szCs w:val="18"/>
              </w:rPr>
              <w:t>Report Section Processing Rules (opt)</w:t>
            </w:r>
          </w:p>
        </w:tc>
      </w:tr>
      <w:tr xmlns:wp14="http://schemas.microsoft.com/office/word/2010/wordml" w:rsidRPr="00446A9F" w:rsidR="00625CB0" w:rsidTr="00920DBE" w14:paraId="56E79EB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tcPr>
          <w:p w:rsidRPr="007B666C" w:rsidR="00625CB0" w:rsidP="00DD7BA6" w:rsidRDefault="00625CB0" w14:paraId="2D949F24" wp14:textId="77777777">
            <w:pPr>
              <w:pStyle w:val="TableText"/>
              <w:rPr>
                <w:rStyle w:val="BodytextChar"/>
                <w:sz w:val="18"/>
                <w:szCs w:val="18"/>
              </w:rPr>
            </w:pPr>
            <w:r w:rsidRPr="007B666C">
              <w:rPr>
                <w:rStyle w:val="BodytextChar"/>
                <w:sz w:val="18"/>
                <w:szCs w:val="18"/>
              </w:rPr>
              <w:t>Line of Business</w:t>
            </w:r>
          </w:p>
        </w:tc>
        <w:tc>
          <w:tcPr>
            <w:tcW w:w="1645" w:type="pct"/>
            <w:gridSpan w:val="3"/>
            <w:tcBorders>
              <w:top w:val="single" w:color="616161" w:sz="2" w:space="0"/>
              <w:bottom w:val="single" w:color="616161" w:sz="2" w:space="0"/>
            </w:tcBorders>
          </w:tcPr>
          <w:p w:rsidRPr="007B666C" w:rsidR="00625CB0" w:rsidP="00DD7BA6" w:rsidRDefault="00625CB0" w14:paraId="37CB45BD" wp14:textId="77777777">
            <w:pPr>
              <w:pStyle w:val="TableText"/>
              <w:rPr>
                <w:rStyle w:val="BodytextChar"/>
                <w:sz w:val="18"/>
                <w:szCs w:val="18"/>
              </w:rPr>
            </w:pPr>
            <w:r w:rsidRPr="007B666C">
              <w:rPr>
                <w:rStyle w:val="BodytextChar"/>
                <w:sz w:val="18"/>
                <w:szCs w:val="18"/>
              </w:rPr>
              <w:t>The line of business code and description.</w:t>
            </w:r>
          </w:p>
        </w:tc>
        <w:tc>
          <w:tcPr>
            <w:tcW w:w="1642" w:type="pct"/>
            <w:tcBorders>
              <w:top w:val="single" w:color="616161" w:sz="2" w:space="0"/>
              <w:bottom w:val="single" w:color="616161" w:sz="2" w:space="0"/>
            </w:tcBorders>
          </w:tcPr>
          <w:p w:rsidRPr="007B666C" w:rsidR="00625CB0" w:rsidP="00DD7BA6" w:rsidRDefault="00625CB0" w14:paraId="6E71B224" wp14:textId="77777777">
            <w:pPr>
              <w:pStyle w:val="TableText"/>
              <w:rPr>
                <w:rStyle w:val="BodytextChar"/>
                <w:sz w:val="18"/>
                <w:szCs w:val="18"/>
              </w:rPr>
            </w:pPr>
            <w:r w:rsidRPr="007B666C">
              <w:rPr>
                <w:rStyle w:val="BodytextChar"/>
                <w:sz w:val="18"/>
                <w:szCs w:val="18"/>
              </w:rPr>
              <w:t>Using R-VV-DOMAIN-NAM = ‘R-LOB-CD’, join to R-VV-TB.R-VV-CD using A-HDR-TB.R-LOB-CD to get the short description.</w:t>
            </w:r>
          </w:p>
        </w:tc>
      </w:tr>
      <w:tr xmlns:wp14="http://schemas.microsoft.com/office/word/2010/wordml" w:rsidRPr="00446A9F" w:rsidR="00625CB0" w14:paraId="588B1D5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7B666C" w:rsidR="00625CB0" w:rsidP="00625CB0" w:rsidRDefault="00625CB0" w14:paraId="74E4F6F5" wp14:textId="77777777">
            <w:pPr>
              <w:pStyle w:val="TableText"/>
              <w:rPr>
                <w:rStyle w:val="BodytextChar"/>
                <w:sz w:val="18"/>
                <w:szCs w:val="18"/>
              </w:rPr>
            </w:pPr>
            <w:r w:rsidRPr="007B666C">
              <w:rPr>
                <w:rStyle w:val="BodytextChar"/>
                <w:sz w:val="18"/>
                <w:szCs w:val="18"/>
              </w:rPr>
              <w:t>MM/DD/CCYY – MM/DD/CCYY</w:t>
            </w:r>
          </w:p>
        </w:tc>
        <w:tc>
          <w:tcPr>
            <w:tcW w:w="1645" w:type="pct"/>
            <w:gridSpan w:val="3"/>
            <w:tcBorders>
              <w:top w:val="single" w:color="616161" w:sz="2" w:space="0"/>
              <w:bottom w:val="single" w:color="616161" w:sz="2" w:space="0"/>
            </w:tcBorders>
            <w:vAlign w:val="center"/>
          </w:tcPr>
          <w:p w:rsidRPr="007B666C" w:rsidR="00625CB0" w:rsidP="00625CB0" w:rsidRDefault="00625CB0" w14:paraId="230FFD90" wp14:textId="77777777">
            <w:pPr>
              <w:pStyle w:val="TableText"/>
              <w:ind w:left="122"/>
              <w:rPr>
                <w:rStyle w:val="BodytextChar"/>
                <w:sz w:val="18"/>
                <w:szCs w:val="18"/>
              </w:rPr>
            </w:pPr>
            <w:r w:rsidRPr="007B666C">
              <w:rPr>
                <w:rStyle w:val="BodytextChar"/>
                <w:sz w:val="18"/>
                <w:szCs w:val="18"/>
              </w:rPr>
              <w:t>Page Heading.  Represents the prompted A_DTL_TB.A_LI_BEG_DT and A_LI_END_DT.</w:t>
            </w:r>
          </w:p>
        </w:tc>
        <w:tc>
          <w:tcPr>
            <w:tcW w:w="1642" w:type="pct"/>
            <w:tcBorders>
              <w:top w:val="single" w:color="616161" w:sz="2" w:space="0"/>
              <w:bottom w:val="single" w:color="616161" w:sz="2" w:space="0"/>
            </w:tcBorders>
            <w:vAlign w:val="center"/>
          </w:tcPr>
          <w:p w:rsidRPr="007B666C" w:rsidR="00625CB0" w:rsidP="00625CB0" w:rsidRDefault="00625CB0" w14:paraId="76CCC1A2" wp14:textId="77777777">
            <w:pPr>
              <w:pStyle w:val="TableText"/>
              <w:ind w:left="-6"/>
              <w:rPr>
                <w:rStyle w:val="BodytextChar"/>
                <w:sz w:val="18"/>
                <w:szCs w:val="18"/>
              </w:rPr>
            </w:pPr>
            <w:r w:rsidRPr="007B666C">
              <w:rPr>
                <w:rStyle w:val="BodytextChar"/>
                <w:sz w:val="18"/>
                <w:szCs w:val="18"/>
              </w:rPr>
              <w:t>Represents the prompted A_DTL_TB.A_LI_BEG_DT and A_LI_END_DT.</w:t>
            </w:r>
          </w:p>
        </w:tc>
      </w:tr>
      <w:tr xmlns:wp14="http://schemas.microsoft.com/office/word/2010/wordml" w:rsidRPr="00446A9F" w:rsidR="00625CB0" w14:paraId="3A3D07A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7B666C" w:rsidR="00625CB0" w:rsidP="00625CB0" w:rsidRDefault="00FA41AA" w14:paraId="2255D30E" wp14:textId="77777777">
            <w:pPr>
              <w:pStyle w:val="TableText"/>
              <w:rPr>
                <w:rStyle w:val="BodytextChar"/>
                <w:sz w:val="18"/>
                <w:szCs w:val="18"/>
              </w:rPr>
            </w:pPr>
            <w:r w:rsidRPr="007B666C">
              <w:rPr>
                <w:rStyle w:val="BodytextChar"/>
                <w:sz w:val="18"/>
                <w:szCs w:val="18"/>
              </w:rPr>
              <w:t>SA LI Svc Prov ID</w:t>
            </w:r>
          </w:p>
        </w:tc>
        <w:tc>
          <w:tcPr>
            <w:tcW w:w="1645" w:type="pct"/>
            <w:gridSpan w:val="3"/>
            <w:tcBorders>
              <w:top w:val="single" w:color="616161" w:sz="2" w:space="0"/>
              <w:bottom w:val="single" w:color="616161" w:sz="2" w:space="0"/>
            </w:tcBorders>
            <w:vAlign w:val="center"/>
          </w:tcPr>
          <w:p w:rsidRPr="007B666C" w:rsidR="00625CB0" w:rsidP="00625CB0" w:rsidRDefault="00625CB0" w14:paraId="595F7234" wp14:textId="77777777">
            <w:pPr>
              <w:pStyle w:val="TableText"/>
              <w:ind w:left="122"/>
              <w:rPr>
                <w:rStyle w:val="BodytextChar"/>
                <w:sz w:val="18"/>
                <w:szCs w:val="18"/>
              </w:rPr>
            </w:pPr>
            <w:r w:rsidRPr="007B666C">
              <w:rPr>
                <w:rStyle w:val="BodytextChar"/>
                <w:sz w:val="18"/>
                <w:szCs w:val="18"/>
              </w:rPr>
              <w:t xml:space="preserve">This field displays the </w:t>
            </w:r>
            <w:r w:rsidRPr="007B666C" w:rsidR="0037196C">
              <w:rPr>
                <w:rStyle w:val="BodytextChar"/>
                <w:sz w:val="18"/>
                <w:szCs w:val="18"/>
              </w:rPr>
              <w:t>Servicing</w:t>
            </w:r>
            <w:r w:rsidRPr="007B666C">
              <w:rPr>
                <w:rStyle w:val="BodytextChar"/>
                <w:sz w:val="18"/>
                <w:szCs w:val="18"/>
              </w:rPr>
              <w:t xml:space="preserve"> Provider ID.</w:t>
            </w:r>
          </w:p>
        </w:tc>
        <w:tc>
          <w:tcPr>
            <w:tcW w:w="1642" w:type="pct"/>
            <w:tcBorders>
              <w:top w:val="single" w:color="616161" w:sz="2" w:space="0"/>
              <w:bottom w:val="single" w:color="616161" w:sz="2" w:space="0"/>
            </w:tcBorders>
            <w:vAlign w:val="center"/>
          </w:tcPr>
          <w:p w:rsidRPr="007B666C" w:rsidR="00625CB0" w:rsidP="005114A7" w:rsidRDefault="00D63836" w14:paraId="413E9477" wp14:textId="77777777">
            <w:pPr>
              <w:pStyle w:val="TableText"/>
              <w:rPr>
                <w:rStyle w:val="BodytextChar"/>
                <w:sz w:val="18"/>
                <w:szCs w:val="18"/>
              </w:rPr>
            </w:pPr>
            <w:r w:rsidRPr="007B666C">
              <w:rPr>
                <w:rStyle w:val="BodytextChar"/>
                <w:sz w:val="18"/>
                <w:szCs w:val="18"/>
              </w:rPr>
              <w:t>A_HDR_LI_SUBM_PROV_ID_TB.A_PROV_ID</w:t>
            </w:r>
          </w:p>
        </w:tc>
      </w:tr>
      <w:tr xmlns:wp14="http://schemas.microsoft.com/office/word/2010/wordml" w:rsidRPr="00446A9F" w:rsidR="00625CB0" w14:paraId="7E180D5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7B666C" w:rsidR="00625CB0" w:rsidP="00625CB0" w:rsidRDefault="00C85097" w14:paraId="72EDBF4F" wp14:textId="77777777">
            <w:pPr>
              <w:pStyle w:val="TableText"/>
              <w:rPr>
                <w:rStyle w:val="BodytextChar"/>
                <w:sz w:val="18"/>
                <w:szCs w:val="18"/>
              </w:rPr>
            </w:pPr>
            <w:r w:rsidRPr="007B666C">
              <w:rPr>
                <w:rStyle w:val="BodytextChar"/>
                <w:sz w:val="18"/>
                <w:szCs w:val="18"/>
              </w:rPr>
              <w:t>SA LI Svc Prov Name</w:t>
            </w:r>
          </w:p>
        </w:tc>
        <w:tc>
          <w:tcPr>
            <w:tcW w:w="1645" w:type="pct"/>
            <w:gridSpan w:val="3"/>
            <w:tcBorders>
              <w:top w:val="single" w:color="616161" w:sz="2" w:space="0"/>
              <w:bottom w:val="single" w:color="616161" w:sz="2" w:space="0"/>
            </w:tcBorders>
            <w:vAlign w:val="center"/>
          </w:tcPr>
          <w:p w:rsidRPr="007B666C" w:rsidR="00625CB0" w:rsidP="00625CB0" w:rsidRDefault="00625CB0" w14:paraId="3D14D356" wp14:textId="77777777">
            <w:pPr>
              <w:pStyle w:val="TableText"/>
              <w:ind w:left="122"/>
              <w:rPr>
                <w:rStyle w:val="BodytextChar"/>
                <w:sz w:val="18"/>
                <w:szCs w:val="18"/>
              </w:rPr>
            </w:pPr>
            <w:r w:rsidRPr="007B666C">
              <w:rPr>
                <w:rStyle w:val="BodytextChar"/>
                <w:sz w:val="18"/>
                <w:szCs w:val="18"/>
              </w:rPr>
              <w:t xml:space="preserve">This field displays the </w:t>
            </w:r>
            <w:r w:rsidRPr="007B666C" w:rsidR="0037196C">
              <w:rPr>
                <w:rStyle w:val="BodytextChar"/>
                <w:sz w:val="18"/>
                <w:szCs w:val="18"/>
              </w:rPr>
              <w:t>Servicing</w:t>
            </w:r>
            <w:r w:rsidRPr="007B666C">
              <w:rPr>
                <w:rStyle w:val="BodytextChar"/>
                <w:sz w:val="18"/>
                <w:szCs w:val="18"/>
              </w:rPr>
              <w:t xml:space="preserve"> Provider Name.</w:t>
            </w:r>
          </w:p>
        </w:tc>
        <w:tc>
          <w:tcPr>
            <w:tcW w:w="1642" w:type="pct"/>
            <w:tcBorders>
              <w:top w:val="single" w:color="616161" w:sz="2" w:space="0"/>
              <w:bottom w:val="single" w:color="616161" w:sz="2" w:space="0"/>
            </w:tcBorders>
            <w:vAlign w:val="center"/>
          </w:tcPr>
          <w:p w:rsidRPr="007B666C" w:rsidR="00625CB0" w:rsidP="005114A7" w:rsidRDefault="00D63836" w14:paraId="2C8F1684" wp14:textId="77777777">
            <w:pPr>
              <w:pStyle w:val="TableText"/>
              <w:rPr>
                <w:rStyle w:val="BodytextChar"/>
                <w:sz w:val="18"/>
                <w:szCs w:val="18"/>
              </w:rPr>
            </w:pPr>
            <w:r w:rsidRPr="007B666C">
              <w:rPr>
                <w:rStyle w:val="BodytextChar"/>
                <w:sz w:val="18"/>
                <w:szCs w:val="18"/>
              </w:rPr>
              <w:t>P_DTL_TB.P_</w:t>
            </w:r>
            <w:r w:rsidRPr="007B666C" w:rsidR="00C3062C">
              <w:rPr>
                <w:rStyle w:val="BodytextChar"/>
                <w:sz w:val="18"/>
                <w:szCs w:val="18"/>
              </w:rPr>
              <w:t>SORT_</w:t>
            </w:r>
            <w:r w:rsidRPr="007B666C">
              <w:rPr>
                <w:rStyle w:val="BodytextChar"/>
                <w:sz w:val="18"/>
                <w:szCs w:val="18"/>
              </w:rPr>
              <w:t>NAM</w:t>
            </w:r>
          </w:p>
        </w:tc>
      </w:tr>
      <w:tr xmlns:wp14="http://schemas.microsoft.com/office/word/2010/wordml" w:rsidRPr="00446A9F" w:rsidR="00625CB0" w14:paraId="6F0B50A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7B666C" w:rsidR="00625CB0" w:rsidP="005114A7" w:rsidRDefault="00625CB0" w14:paraId="057AB3A1" wp14:textId="77777777">
            <w:pPr>
              <w:pStyle w:val="TableText"/>
              <w:rPr>
                <w:rStyle w:val="BodytextChar"/>
                <w:sz w:val="18"/>
                <w:szCs w:val="18"/>
              </w:rPr>
            </w:pPr>
            <w:r w:rsidRPr="007B666C">
              <w:rPr>
                <w:rStyle w:val="BodytextChar"/>
                <w:sz w:val="18"/>
                <w:szCs w:val="18"/>
              </w:rPr>
              <w:t>SA LI Svc Cd-From</w:t>
            </w:r>
          </w:p>
        </w:tc>
        <w:tc>
          <w:tcPr>
            <w:tcW w:w="1645" w:type="pct"/>
            <w:gridSpan w:val="3"/>
            <w:tcBorders>
              <w:top w:val="single" w:color="616161" w:sz="2" w:space="0"/>
              <w:bottom w:val="single" w:color="616161" w:sz="2" w:space="0"/>
            </w:tcBorders>
            <w:vAlign w:val="center"/>
          </w:tcPr>
          <w:p w:rsidRPr="007B666C" w:rsidR="00625CB0" w:rsidP="00625CB0" w:rsidRDefault="00625CB0" w14:paraId="1985244F" wp14:textId="77777777">
            <w:pPr>
              <w:pStyle w:val="TableText"/>
              <w:ind w:left="122"/>
              <w:rPr>
                <w:rStyle w:val="BodytextChar"/>
                <w:sz w:val="18"/>
                <w:szCs w:val="18"/>
              </w:rPr>
            </w:pPr>
            <w:r w:rsidRPr="007B666C">
              <w:rPr>
                <w:rStyle w:val="BodytextChar"/>
                <w:sz w:val="18"/>
                <w:szCs w:val="18"/>
              </w:rPr>
              <w:t>From Service code.  The service code may be a procedure code, revenue code, etc.</w:t>
            </w:r>
          </w:p>
        </w:tc>
        <w:tc>
          <w:tcPr>
            <w:tcW w:w="1642" w:type="pct"/>
            <w:tcBorders>
              <w:top w:val="single" w:color="616161" w:sz="2" w:space="0"/>
              <w:bottom w:val="single" w:color="616161" w:sz="2" w:space="0"/>
            </w:tcBorders>
            <w:vAlign w:val="center"/>
          </w:tcPr>
          <w:p w:rsidRPr="007B666C" w:rsidR="00625CB0" w:rsidP="005114A7" w:rsidRDefault="00625CB0" w14:paraId="52D61572" wp14:textId="77777777">
            <w:pPr>
              <w:pStyle w:val="TableText"/>
              <w:rPr>
                <w:rStyle w:val="BodytextChar"/>
                <w:sz w:val="18"/>
                <w:szCs w:val="18"/>
              </w:rPr>
            </w:pPr>
            <w:r w:rsidRPr="007B666C">
              <w:rPr>
                <w:rStyle w:val="BodytextChar"/>
                <w:sz w:val="18"/>
                <w:szCs w:val="18"/>
              </w:rPr>
              <w:t>A_DTL_TB.A_LI_SVC_FROM_CD</w:t>
            </w:r>
          </w:p>
        </w:tc>
      </w:tr>
      <w:tr xmlns:wp14="http://schemas.microsoft.com/office/word/2010/wordml" w:rsidRPr="00446A9F" w:rsidR="00B11BCA" w14:paraId="00AFFB3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105EB0" w:rsidR="00B11BCA" w:rsidP="005114A7" w:rsidRDefault="00B11BCA" w14:paraId="0D28D438" wp14:textId="77777777">
            <w:pPr>
              <w:pStyle w:val="TableText"/>
              <w:rPr>
                <w:rStyle w:val="ModernTableText"/>
                <w:rFonts w:cs="Times New Roman"/>
                <w:szCs w:val="18"/>
                <w:lang w:val="en-US" w:eastAsia="en-US"/>
              </w:rPr>
            </w:pPr>
            <w:r w:rsidRPr="007B666C">
              <w:rPr>
                <w:rStyle w:val="BodytextChar"/>
                <w:sz w:val="18"/>
                <w:szCs w:val="18"/>
              </w:rPr>
              <w:t>SA LI Svc Cd-To</w:t>
            </w:r>
          </w:p>
        </w:tc>
        <w:tc>
          <w:tcPr>
            <w:tcW w:w="1645" w:type="pct"/>
            <w:gridSpan w:val="3"/>
            <w:tcBorders>
              <w:top w:val="single" w:color="616161" w:sz="2" w:space="0"/>
              <w:bottom w:val="single" w:color="616161" w:sz="2" w:space="0"/>
            </w:tcBorders>
            <w:vAlign w:val="center"/>
          </w:tcPr>
          <w:p w:rsidRPr="007B666C" w:rsidR="00B11BCA" w:rsidP="005114A7" w:rsidRDefault="00B11BCA" w14:paraId="78AE8A83" wp14:textId="77777777">
            <w:pPr>
              <w:pStyle w:val="TableText"/>
              <w:rPr>
                <w:rStyle w:val="BodytextChar"/>
                <w:sz w:val="18"/>
                <w:szCs w:val="18"/>
              </w:rPr>
            </w:pPr>
            <w:r w:rsidRPr="007B666C">
              <w:rPr>
                <w:rStyle w:val="BodytextChar"/>
                <w:sz w:val="18"/>
                <w:szCs w:val="18"/>
              </w:rPr>
              <w:t>To Service code.  The service code may be a procedure code, revenue code, etc.</w:t>
            </w:r>
          </w:p>
        </w:tc>
        <w:tc>
          <w:tcPr>
            <w:tcW w:w="1642" w:type="pct"/>
            <w:tcBorders>
              <w:top w:val="single" w:color="616161" w:sz="2" w:space="0"/>
              <w:bottom w:val="single" w:color="616161" w:sz="2" w:space="0"/>
            </w:tcBorders>
            <w:vAlign w:val="center"/>
          </w:tcPr>
          <w:p w:rsidRPr="007B666C" w:rsidR="00B11BCA" w:rsidP="00D63836" w:rsidRDefault="00B11BCA" w14:paraId="1CA44670" wp14:textId="77777777">
            <w:pPr>
              <w:pStyle w:val="TableText1"/>
              <w:spacing w:before="40" w:after="40"/>
              <w:rPr>
                <w:rFonts w:cs="Arial"/>
                <w:bCs/>
                <w:color w:val="000000"/>
                <w:sz w:val="18"/>
                <w:szCs w:val="18"/>
              </w:rPr>
            </w:pPr>
            <w:r w:rsidRPr="007B666C">
              <w:rPr>
                <w:rStyle w:val="BodytextChar"/>
                <w:sz w:val="18"/>
                <w:szCs w:val="18"/>
              </w:rPr>
              <w:t>A_DTL_TB. A_LI_SVC_TO_CD</w:t>
            </w:r>
          </w:p>
        </w:tc>
      </w:tr>
      <w:tr xmlns:wp14="http://schemas.microsoft.com/office/word/2010/wordml" w:rsidRPr="00446A9F" w:rsidR="00B11BCA" w14:paraId="73BF3E8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7B666C" w:rsidR="00B11BCA" w:rsidP="005114A7" w:rsidRDefault="00B11BCA" w14:paraId="057C6E33" wp14:textId="77777777">
            <w:pPr>
              <w:pStyle w:val="TableText"/>
              <w:rPr>
                <w:rStyle w:val="BodytextChar"/>
                <w:sz w:val="18"/>
                <w:szCs w:val="18"/>
              </w:rPr>
            </w:pPr>
            <w:r w:rsidRPr="00105EB0">
              <w:rPr>
                <w:rStyle w:val="ModernTableText"/>
                <w:rFonts w:cs="Times New Roman"/>
                <w:szCs w:val="18"/>
                <w:lang w:val="en-US" w:eastAsia="en-US"/>
              </w:rPr>
              <w:t>SA LI Svc Cd-Mod</w:t>
            </w:r>
          </w:p>
        </w:tc>
        <w:tc>
          <w:tcPr>
            <w:tcW w:w="1645" w:type="pct"/>
            <w:gridSpan w:val="3"/>
            <w:tcBorders>
              <w:top w:val="single" w:color="616161" w:sz="2" w:space="0"/>
              <w:bottom w:val="single" w:color="616161" w:sz="2" w:space="0"/>
            </w:tcBorders>
            <w:vAlign w:val="center"/>
          </w:tcPr>
          <w:p w:rsidRPr="007B666C" w:rsidR="00B11BCA" w:rsidP="005114A7" w:rsidRDefault="00B11BCA" w14:paraId="3D444611" wp14:textId="77777777">
            <w:pPr>
              <w:pStyle w:val="TableText"/>
              <w:rPr>
                <w:rStyle w:val="BodytextChar"/>
                <w:sz w:val="18"/>
                <w:szCs w:val="18"/>
              </w:rPr>
            </w:pPr>
            <w:r w:rsidRPr="007B666C">
              <w:rPr>
                <w:rStyle w:val="BodytextChar"/>
                <w:sz w:val="18"/>
                <w:szCs w:val="18"/>
              </w:rPr>
              <w:t>Up to 4 pairs of Procedure Code Modifiers.  Concatenate and separate by comma.</w:t>
            </w:r>
          </w:p>
        </w:tc>
        <w:tc>
          <w:tcPr>
            <w:tcW w:w="1642" w:type="pct"/>
            <w:tcBorders>
              <w:top w:val="single" w:color="616161" w:sz="2" w:space="0"/>
              <w:bottom w:val="single" w:color="616161" w:sz="2" w:space="0"/>
            </w:tcBorders>
            <w:vAlign w:val="center"/>
          </w:tcPr>
          <w:p w:rsidRPr="007B666C" w:rsidR="00B11BCA" w:rsidP="00D63836" w:rsidRDefault="00B11BCA" w14:paraId="109756DE" wp14:textId="77777777">
            <w:pPr>
              <w:pStyle w:val="TableText1"/>
              <w:spacing w:before="40" w:after="40"/>
              <w:rPr>
                <w:rFonts w:cs="Arial"/>
                <w:bCs/>
                <w:color w:val="000000"/>
                <w:sz w:val="18"/>
                <w:szCs w:val="18"/>
              </w:rPr>
            </w:pPr>
            <w:r w:rsidRPr="007B666C">
              <w:rPr>
                <w:rFonts w:cs="Arial"/>
                <w:bCs/>
                <w:color w:val="000000"/>
                <w:sz w:val="18"/>
                <w:szCs w:val="18"/>
              </w:rPr>
              <w:t>A_DTL_TB.A_PROC_MOD_1ST_CD</w:t>
            </w:r>
          </w:p>
          <w:p w:rsidRPr="007B666C" w:rsidR="00B11BCA" w:rsidP="00D63836" w:rsidRDefault="00B11BCA" w14:paraId="1529CD1C" wp14:textId="77777777">
            <w:pPr>
              <w:pStyle w:val="TableText1"/>
              <w:spacing w:before="40" w:after="40"/>
              <w:rPr>
                <w:rFonts w:cs="Arial"/>
                <w:bCs/>
                <w:color w:val="000000"/>
                <w:sz w:val="18"/>
                <w:szCs w:val="18"/>
              </w:rPr>
            </w:pPr>
            <w:r w:rsidRPr="007B666C">
              <w:rPr>
                <w:rFonts w:cs="Arial"/>
                <w:bCs/>
                <w:color w:val="000000"/>
                <w:sz w:val="18"/>
                <w:szCs w:val="18"/>
              </w:rPr>
              <w:t>A_DTL_TB.A_PROC_MOD_2ND_CD</w:t>
            </w:r>
          </w:p>
          <w:p w:rsidRPr="007B666C" w:rsidR="00B11BCA" w:rsidP="00D63836" w:rsidRDefault="00B11BCA" w14:paraId="3A9046B1" wp14:textId="77777777">
            <w:pPr>
              <w:pStyle w:val="TableText1"/>
              <w:spacing w:before="40" w:after="40"/>
              <w:rPr>
                <w:rFonts w:cs="Arial"/>
                <w:bCs/>
                <w:color w:val="000000"/>
                <w:sz w:val="18"/>
                <w:szCs w:val="18"/>
              </w:rPr>
            </w:pPr>
            <w:r w:rsidRPr="007B666C">
              <w:rPr>
                <w:rFonts w:cs="Arial"/>
                <w:bCs/>
                <w:color w:val="000000"/>
                <w:sz w:val="18"/>
                <w:szCs w:val="18"/>
              </w:rPr>
              <w:t>A_DTL_TB.A_PROC_MOD_3RD_CD</w:t>
            </w:r>
          </w:p>
          <w:p w:rsidRPr="007B666C" w:rsidR="00B11BCA" w:rsidP="005114A7" w:rsidRDefault="00B11BCA" w14:paraId="07353F13" wp14:textId="77777777">
            <w:pPr>
              <w:pStyle w:val="TableText"/>
              <w:rPr>
                <w:rStyle w:val="BodytextChar"/>
                <w:sz w:val="18"/>
                <w:szCs w:val="18"/>
              </w:rPr>
            </w:pPr>
            <w:r w:rsidRPr="00105EB0">
              <w:rPr>
                <w:bCs/>
                <w:color w:val="000000"/>
                <w:sz w:val="18"/>
                <w:szCs w:val="18"/>
                <w:lang w:val="en-US" w:eastAsia="en-US"/>
              </w:rPr>
              <w:t>A_DTL_TB.A_PROC_MOD_4TH_CD</w:t>
            </w:r>
          </w:p>
        </w:tc>
      </w:tr>
      <w:tr xmlns:wp14="http://schemas.microsoft.com/office/word/2010/wordml" w:rsidR="00B11BCA" w14:paraId="6B66AE1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7"/>
            <w:tcBorders>
              <w:top w:val="single" w:color="616161" w:sz="2" w:space="0"/>
              <w:bottom w:val="single" w:color="616161" w:sz="2" w:space="0"/>
            </w:tcBorders>
            <w:shd w:val="clear" w:color="auto" w:fill="191919"/>
          </w:tcPr>
          <w:p w:rsidR="00B11BCA" w:rsidP="000E74B1" w:rsidRDefault="00B11BCA" w14:paraId="3365AAD2" wp14:textId="77777777">
            <w:pPr>
              <w:pStyle w:val="TableText1"/>
              <w:keepNext/>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Pr="007B666C" w:rsidR="00B11BCA" w14:paraId="71E5343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2562" w:type="pct"/>
            <w:gridSpan w:val="5"/>
            <w:tcBorders>
              <w:top w:val="single" w:color="616161" w:sz="2" w:space="0"/>
              <w:bottom w:val="single" w:color="616161" w:sz="2" w:space="0"/>
            </w:tcBorders>
          </w:tcPr>
          <w:p w:rsidRPr="007B666C" w:rsidR="00B11BCA" w:rsidRDefault="00B11BCA" w14:paraId="2E037EF6" wp14:textId="77777777">
            <w:pPr>
              <w:pStyle w:val="TableText1"/>
              <w:spacing w:before="40" w:after="40"/>
              <w:jc w:val="center"/>
              <w:rPr>
                <w:rStyle w:val="ModernTableText"/>
                <w:rFonts w:cs="Arial"/>
                <w:b/>
                <w:szCs w:val="17"/>
              </w:rPr>
            </w:pPr>
            <w:r w:rsidRPr="007B666C">
              <w:rPr>
                <w:rStyle w:val="ModernTableText"/>
                <w:rFonts w:cs="Arial"/>
                <w:b/>
                <w:szCs w:val="17"/>
              </w:rPr>
              <w:t>Chart Title</w:t>
            </w:r>
          </w:p>
        </w:tc>
        <w:tc>
          <w:tcPr>
            <w:tcW w:w="2438" w:type="pct"/>
            <w:gridSpan w:val="2"/>
            <w:tcBorders>
              <w:top w:val="single" w:color="616161" w:sz="2" w:space="0"/>
              <w:bottom w:val="single" w:color="616161" w:sz="2" w:space="0"/>
            </w:tcBorders>
          </w:tcPr>
          <w:p w:rsidRPr="007B666C" w:rsidR="00B11BCA" w:rsidP="000E74B1" w:rsidRDefault="00B11BCA" w14:paraId="3736B243" wp14:textId="77777777">
            <w:pPr>
              <w:pStyle w:val="TableText1"/>
              <w:keepNext/>
              <w:spacing w:before="40" w:after="40"/>
              <w:jc w:val="center"/>
              <w:rPr>
                <w:rStyle w:val="ModernTableText"/>
                <w:rFonts w:cs="Arial"/>
                <w:b/>
                <w:noProof/>
                <w:szCs w:val="17"/>
              </w:rPr>
            </w:pPr>
            <w:r w:rsidRPr="007B666C">
              <w:rPr>
                <w:rStyle w:val="ModernTableText"/>
                <w:rFonts w:cs="Arial"/>
                <w:b/>
                <w:noProof/>
                <w:szCs w:val="17"/>
              </w:rPr>
              <w:t>Chart Sub-title</w:t>
            </w:r>
          </w:p>
        </w:tc>
      </w:tr>
      <w:tr xmlns:wp14="http://schemas.microsoft.com/office/word/2010/wordml" w:rsidRPr="007B666C" w:rsidR="00B11BCA" w14:paraId="17249B8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2562" w:type="pct"/>
            <w:gridSpan w:val="5"/>
            <w:tcBorders>
              <w:top w:val="single" w:color="616161" w:sz="2" w:space="0"/>
              <w:right w:val="single" w:color="616161" w:sz="2" w:space="0"/>
            </w:tcBorders>
          </w:tcPr>
          <w:p w:rsidRPr="007B666C" w:rsidR="00B11BCA" w:rsidRDefault="00B11BCA" w14:paraId="13797044" wp14:textId="77777777">
            <w:pPr>
              <w:pStyle w:val="TableText1"/>
              <w:spacing w:before="40" w:after="40"/>
              <w:rPr>
                <w:rStyle w:val="ModernTableText"/>
                <w:rFonts w:cs="Arial"/>
                <w:color w:val="000000"/>
                <w:szCs w:val="17"/>
              </w:rPr>
            </w:pPr>
            <w:r w:rsidRPr="007B666C">
              <w:rPr>
                <w:rStyle w:val="ModernTableText"/>
                <w:rFonts w:cs="Arial"/>
                <w:color w:val="000000"/>
                <w:szCs w:val="17"/>
              </w:rPr>
              <w:t>N/A</w:t>
            </w:r>
          </w:p>
        </w:tc>
        <w:tc>
          <w:tcPr>
            <w:tcW w:w="2438" w:type="pct"/>
            <w:gridSpan w:val="2"/>
            <w:tcBorders>
              <w:top w:val="single" w:color="616161" w:sz="2" w:space="0"/>
              <w:right w:val="single" w:color="616161" w:sz="2" w:space="0"/>
            </w:tcBorders>
          </w:tcPr>
          <w:p w:rsidRPr="007B666C" w:rsidR="00B11BCA" w:rsidRDefault="00B11BCA" w14:paraId="28DD6438" wp14:textId="77777777">
            <w:pPr>
              <w:pStyle w:val="TableText1"/>
              <w:spacing w:before="40" w:after="40"/>
              <w:rPr>
                <w:rStyle w:val="ModernTableText"/>
                <w:rFonts w:cs="Arial"/>
                <w:color w:val="000000"/>
                <w:szCs w:val="17"/>
              </w:rPr>
            </w:pPr>
            <w:r w:rsidRPr="007B666C">
              <w:rPr>
                <w:rStyle w:val="ModernTableText"/>
                <w:rFonts w:cs="Arial"/>
                <w:color w:val="000000"/>
                <w:szCs w:val="17"/>
              </w:rPr>
              <w:t>N/A</w:t>
            </w:r>
          </w:p>
        </w:tc>
      </w:tr>
    </w:tbl>
    <w:p xmlns:wp14="http://schemas.microsoft.com/office/word/2010/wordml" w:rsidRPr="007B666C" w:rsidR="000B5882" w:rsidRDefault="000B5882" w14:paraId="13C326F3" wp14:textId="77777777">
      <w:pPr>
        <w:rPr>
          <w:sz w:val="22"/>
        </w:rPr>
      </w:pPr>
    </w:p>
    <w:p xmlns:wp14="http://schemas.microsoft.com/office/word/2010/wordml" w:rsidR="003622E7" w:rsidRDefault="000B5882" w14:paraId="4853B841" wp14:textId="77777777">
      <w: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879"/>
        <w:gridCol w:w="2232"/>
        <w:gridCol w:w="628"/>
        <w:gridCol w:w="2384"/>
        <w:gridCol w:w="1827"/>
        <w:gridCol w:w="829"/>
        <w:gridCol w:w="1358"/>
        <w:gridCol w:w="3257"/>
      </w:tblGrid>
      <w:tr xmlns:wp14="http://schemas.microsoft.com/office/word/2010/wordml" w:rsidR="00CE759A" w14:paraId="71AF0151" wp14:textId="77777777">
        <w:tblPrEx>
          <w:tblCellMar>
            <w:top w:w="0" w:type="dxa"/>
            <w:bottom w:w="0" w:type="dxa"/>
          </w:tblCellMar>
        </w:tblPrEx>
        <w:trPr>
          <w:cantSplit/>
          <w:tblHeader/>
          <w:jc w:val="center"/>
        </w:trPr>
        <w:tc>
          <w:tcPr>
            <w:tcW w:w="5000" w:type="pct"/>
            <w:gridSpan w:val="8"/>
            <w:tcBorders>
              <w:top w:val="single" w:color="616161" w:sz="2" w:space="0"/>
              <w:bottom w:val="single" w:color="616161" w:sz="2" w:space="0"/>
            </w:tcBorders>
            <w:shd w:val="clear" w:color="auto" w:fill="191919"/>
          </w:tcPr>
          <w:p w:rsidR="00CE759A" w:rsidP="003622E7" w:rsidRDefault="003622E7" w14:paraId="01B2096D" wp14:textId="77777777">
            <w:pPr>
              <w:pStyle w:val="TableText1"/>
              <w:tabs>
                <w:tab w:val="center" w:pos="7200"/>
              </w:tabs>
              <w:spacing w:before="40" w:after="40"/>
              <w:jc w:val="both"/>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ab/>
            </w:r>
            <w:r w:rsidR="00CE759A">
              <w:rPr>
                <w:rStyle w:val="ModernTableText"/>
                <w:rFonts w:ascii="Arial Black" w:hAnsi="Arial Black" w:cs="Arial"/>
                <w:bCs/>
                <w:noProof/>
                <w:color w:val="FFFFFF"/>
                <w:sz w:val="19"/>
                <w:szCs w:val="19"/>
              </w:rPr>
              <w:t>Report Body</w:t>
            </w:r>
          </w:p>
        </w:tc>
      </w:tr>
      <w:tr xmlns:wp14="http://schemas.microsoft.com/office/word/2010/wordml" w:rsidR="00CE759A" w:rsidTr="009D1630" w14:paraId="3F72A0E3" wp14:textId="77777777">
        <w:tblPrEx>
          <w:tblCellMar>
            <w:top w:w="0" w:type="dxa"/>
            <w:bottom w:w="0" w:type="dxa"/>
          </w:tblCellMar>
        </w:tblPrEx>
        <w:trPr>
          <w:cantSplit/>
          <w:jc w:val="center"/>
        </w:trPr>
        <w:tc>
          <w:tcPr>
            <w:tcW w:w="656" w:type="pct"/>
            <w:tcBorders>
              <w:top w:val="single" w:color="616161" w:sz="2" w:space="0"/>
            </w:tcBorders>
          </w:tcPr>
          <w:p w:rsidRPr="007B666C" w:rsidR="00CE759A" w:rsidRDefault="00CE759A" w14:paraId="165545C4" wp14:textId="77777777">
            <w:pPr>
              <w:pStyle w:val="TableText1"/>
              <w:spacing w:before="40" w:after="40"/>
              <w:jc w:val="center"/>
              <w:rPr>
                <w:rStyle w:val="ModernTableText"/>
                <w:rFonts w:cs="Arial"/>
                <w:b/>
                <w:szCs w:val="18"/>
              </w:rPr>
            </w:pPr>
            <w:r w:rsidRPr="007B666C">
              <w:rPr>
                <w:rStyle w:val="ModernTableText"/>
                <w:rFonts w:cs="Arial"/>
                <w:b/>
                <w:szCs w:val="18"/>
              </w:rPr>
              <w:t>Field Type</w:t>
            </w:r>
          </w:p>
        </w:tc>
        <w:tc>
          <w:tcPr>
            <w:tcW w:w="778" w:type="pct"/>
            <w:tcBorders>
              <w:top w:val="single" w:color="616161" w:sz="2" w:space="0"/>
            </w:tcBorders>
            <w:vAlign w:val="center"/>
          </w:tcPr>
          <w:p w:rsidRPr="007B666C" w:rsidR="00CE759A" w:rsidRDefault="00CE759A" w14:paraId="190EEA0D" wp14:textId="77777777">
            <w:pPr>
              <w:pStyle w:val="TableHeading"/>
              <w:spacing w:before="40" w:after="40"/>
              <w:jc w:val="center"/>
              <w:rPr>
                <w:rStyle w:val="ModernTableText"/>
                <w:rFonts w:cs="Arial"/>
                <w:szCs w:val="18"/>
              </w:rPr>
            </w:pPr>
            <w:r w:rsidRPr="007B666C">
              <w:rPr>
                <w:rStyle w:val="ModernTableText"/>
                <w:rFonts w:cs="Arial"/>
                <w:szCs w:val="18"/>
              </w:rPr>
              <w:t>Business Label</w:t>
            </w:r>
          </w:p>
        </w:tc>
        <w:tc>
          <w:tcPr>
            <w:tcW w:w="1052" w:type="pct"/>
            <w:gridSpan w:val="2"/>
            <w:tcBorders>
              <w:top w:val="single" w:color="616161" w:sz="2" w:space="0"/>
            </w:tcBorders>
            <w:vAlign w:val="center"/>
          </w:tcPr>
          <w:p w:rsidRPr="007B666C" w:rsidR="00CE759A" w:rsidRDefault="00CE759A" w14:paraId="7E7719C6" wp14:textId="77777777">
            <w:pPr>
              <w:pStyle w:val="TableText1"/>
              <w:spacing w:before="40" w:after="40"/>
              <w:jc w:val="center"/>
              <w:rPr>
                <w:rStyle w:val="ModernTableText"/>
                <w:rFonts w:cs="Arial"/>
                <w:b/>
                <w:noProof/>
                <w:szCs w:val="18"/>
              </w:rPr>
            </w:pPr>
            <w:r w:rsidRPr="007B666C">
              <w:rPr>
                <w:rStyle w:val="ModernTableText"/>
                <w:rFonts w:cs="Arial"/>
                <w:b/>
                <w:noProof/>
                <w:szCs w:val="18"/>
              </w:rPr>
              <w:t>Field Description</w:t>
            </w:r>
          </w:p>
        </w:tc>
        <w:tc>
          <w:tcPr>
            <w:tcW w:w="625" w:type="pct"/>
            <w:tcBorders>
              <w:top w:val="single" w:color="616161" w:sz="2" w:space="0"/>
            </w:tcBorders>
            <w:vAlign w:val="center"/>
          </w:tcPr>
          <w:p w:rsidRPr="007B666C" w:rsidR="00CE759A" w:rsidRDefault="00CE759A" w14:paraId="0FD9E218" wp14:textId="77777777">
            <w:pPr>
              <w:pStyle w:val="TableText1"/>
              <w:spacing w:before="40" w:after="40"/>
              <w:jc w:val="center"/>
              <w:rPr>
                <w:rStyle w:val="ModernTableText"/>
                <w:rFonts w:cs="Arial"/>
                <w:b/>
                <w:noProof/>
                <w:szCs w:val="18"/>
              </w:rPr>
            </w:pPr>
            <w:r w:rsidRPr="007B666C">
              <w:rPr>
                <w:rStyle w:val="ModernTableText"/>
                <w:rFonts w:cs="Arial"/>
                <w:b/>
                <w:noProof/>
                <w:szCs w:val="18"/>
              </w:rPr>
              <w:t>Source Table</w:t>
            </w:r>
          </w:p>
        </w:tc>
        <w:tc>
          <w:tcPr>
            <w:tcW w:w="755" w:type="pct"/>
            <w:gridSpan w:val="2"/>
            <w:tcBorders>
              <w:top w:val="single" w:color="616161" w:sz="2" w:space="0"/>
            </w:tcBorders>
            <w:vAlign w:val="center"/>
          </w:tcPr>
          <w:p w:rsidRPr="007B666C" w:rsidR="00CE759A" w:rsidRDefault="00CE759A" w14:paraId="39DA3B2E" wp14:textId="77777777">
            <w:pPr>
              <w:pStyle w:val="TableText1"/>
              <w:spacing w:before="40" w:after="40"/>
              <w:jc w:val="center"/>
              <w:rPr>
                <w:rStyle w:val="ModernTableText"/>
                <w:rFonts w:cs="Arial"/>
                <w:b/>
                <w:noProof/>
                <w:szCs w:val="18"/>
              </w:rPr>
            </w:pPr>
            <w:r w:rsidRPr="007B666C">
              <w:rPr>
                <w:rStyle w:val="ModernTableText"/>
                <w:rFonts w:cs="Arial"/>
                <w:b/>
                <w:noProof/>
                <w:szCs w:val="18"/>
              </w:rPr>
              <w:t>Source Column</w:t>
            </w:r>
          </w:p>
        </w:tc>
        <w:tc>
          <w:tcPr>
            <w:tcW w:w="1135" w:type="pct"/>
            <w:tcBorders>
              <w:top w:val="single" w:color="616161" w:sz="2" w:space="0"/>
            </w:tcBorders>
            <w:vAlign w:val="center"/>
          </w:tcPr>
          <w:p w:rsidRPr="007B666C" w:rsidR="00CE759A" w:rsidRDefault="00CE759A" w14:paraId="17A3E426" wp14:textId="77777777">
            <w:pPr>
              <w:pStyle w:val="TableText1"/>
              <w:spacing w:before="40" w:after="40"/>
              <w:jc w:val="center"/>
              <w:rPr>
                <w:rStyle w:val="ModernTableText"/>
                <w:rFonts w:cs="Arial"/>
                <w:b/>
                <w:noProof/>
                <w:szCs w:val="18"/>
              </w:rPr>
            </w:pPr>
            <w:r w:rsidRPr="007B666C">
              <w:rPr>
                <w:rStyle w:val="ModernTableText"/>
                <w:rFonts w:cs="Arial"/>
                <w:b/>
                <w:noProof/>
                <w:szCs w:val="18"/>
              </w:rPr>
              <w:t>Source Column Processing Rules</w:t>
            </w:r>
          </w:p>
        </w:tc>
      </w:tr>
      <w:tr xmlns:wp14="http://schemas.microsoft.com/office/word/2010/wordml" w:rsidR="00625CB0" w:rsidTr="009D1630" w14:paraId="32EA2283" wp14:textId="77777777">
        <w:tblPrEx>
          <w:tblCellMar>
            <w:top w:w="0" w:type="dxa"/>
            <w:bottom w:w="0" w:type="dxa"/>
          </w:tblCellMar>
        </w:tblPrEx>
        <w:trPr>
          <w:cantSplit/>
          <w:jc w:val="center"/>
        </w:trPr>
        <w:tc>
          <w:tcPr>
            <w:tcW w:w="656" w:type="pct"/>
            <w:vAlign w:val="center"/>
          </w:tcPr>
          <w:p w:rsidRPr="007B666C" w:rsidR="00625CB0" w:rsidP="00625CB0" w:rsidRDefault="00625CB0" w14:paraId="03777293" wp14:textId="77777777">
            <w:pPr>
              <w:pStyle w:val="TableText"/>
              <w:rPr>
                <w:rStyle w:val="BodytextChar"/>
                <w:sz w:val="18"/>
                <w:szCs w:val="18"/>
              </w:rPr>
            </w:pPr>
            <w:r w:rsidRPr="007B666C">
              <w:rPr>
                <w:rStyle w:val="BodytextChar"/>
                <w:sz w:val="18"/>
                <w:szCs w:val="18"/>
              </w:rPr>
              <w:t xml:space="preserve">Column </w:t>
            </w:r>
          </w:p>
        </w:tc>
        <w:tc>
          <w:tcPr>
            <w:tcW w:w="778" w:type="pct"/>
            <w:vAlign w:val="center"/>
          </w:tcPr>
          <w:p w:rsidRPr="007B666C" w:rsidR="00625CB0" w:rsidP="005114A7" w:rsidRDefault="00625CB0" w14:paraId="409C7A71" wp14:textId="77777777">
            <w:pPr>
              <w:pStyle w:val="TableText"/>
              <w:rPr>
                <w:rStyle w:val="BodytextChar"/>
                <w:sz w:val="18"/>
                <w:szCs w:val="18"/>
              </w:rPr>
            </w:pPr>
            <w:r w:rsidRPr="007B666C">
              <w:rPr>
                <w:rStyle w:val="BodytextChar"/>
                <w:sz w:val="18"/>
                <w:szCs w:val="18"/>
              </w:rPr>
              <w:t xml:space="preserve">SA Ty Cd </w:t>
            </w:r>
            <w:r w:rsidRPr="007B666C" w:rsidR="00784C6D">
              <w:rPr>
                <w:rStyle w:val="BodytextChar"/>
                <w:sz w:val="18"/>
                <w:szCs w:val="18"/>
              </w:rPr>
              <w:t>- Desc</w:t>
            </w:r>
          </w:p>
        </w:tc>
        <w:tc>
          <w:tcPr>
            <w:tcW w:w="1052" w:type="pct"/>
            <w:gridSpan w:val="2"/>
            <w:vAlign w:val="center"/>
          </w:tcPr>
          <w:p w:rsidRPr="007B666C" w:rsidR="00625CB0" w:rsidP="005114A7" w:rsidRDefault="00625CB0" w14:paraId="37AD60F4" wp14:textId="77777777">
            <w:pPr>
              <w:pStyle w:val="TableText"/>
              <w:rPr>
                <w:rStyle w:val="BodytextChar"/>
                <w:sz w:val="18"/>
                <w:szCs w:val="18"/>
              </w:rPr>
            </w:pPr>
            <w:r w:rsidRPr="007B666C">
              <w:rPr>
                <w:rStyle w:val="BodytextChar"/>
                <w:sz w:val="18"/>
                <w:szCs w:val="18"/>
              </w:rPr>
              <w:t>Authorization Type</w:t>
            </w:r>
          </w:p>
        </w:tc>
        <w:tc>
          <w:tcPr>
            <w:tcW w:w="625" w:type="pct"/>
            <w:vAlign w:val="center"/>
          </w:tcPr>
          <w:p w:rsidRPr="007B666C" w:rsidR="00625CB0" w:rsidP="00924100" w:rsidRDefault="00625CB0" w14:paraId="629CC118" wp14:textId="77777777">
            <w:pPr>
              <w:pStyle w:val="TableText"/>
              <w:jc w:val="both"/>
              <w:rPr>
                <w:rStyle w:val="BodytextChar"/>
                <w:sz w:val="18"/>
                <w:szCs w:val="18"/>
              </w:rPr>
            </w:pPr>
            <w:r w:rsidRPr="007B666C">
              <w:rPr>
                <w:rStyle w:val="BodytextChar"/>
                <w:sz w:val="18"/>
                <w:szCs w:val="18"/>
              </w:rPr>
              <w:t xml:space="preserve">A_HDR_TB </w:t>
            </w:r>
          </w:p>
        </w:tc>
        <w:tc>
          <w:tcPr>
            <w:tcW w:w="755" w:type="pct"/>
            <w:gridSpan w:val="2"/>
            <w:vAlign w:val="center"/>
          </w:tcPr>
          <w:p w:rsidRPr="007B666C" w:rsidR="00625CB0" w:rsidP="005114A7" w:rsidRDefault="00625CB0" w14:paraId="28CB3E31" wp14:textId="77777777">
            <w:pPr>
              <w:pStyle w:val="TableText"/>
              <w:rPr>
                <w:rStyle w:val="BodytextChar"/>
                <w:sz w:val="18"/>
                <w:szCs w:val="18"/>
              </w:rPr>
            </w:pPr>
            <w:r w:rsidRPr="007B666C">
              <w:rPr>
                <w:rStyle w:val="BodytextChar"/>
                <w:sz w:val="18"/>
                <w:szCs w:val="18"/>
              </w:rPr>
              <w:t>A_TY_CD</w:t>
            </w:r>
          </w:p>
        </w:tc>
        <w:tc>
          <w:tcPr>
            <w:tcW w:w="1135" w:type="pct"/>
          </w:tcPr>
          <w:p w:rsidRPr="007B666C" w:rsidR="00625CB0" w:rsidP="00220912" w:rsidRDefault="00625CB0" w14:paraId="408595BD" wp14:textId="77777777">
            <w:pPr>
              <w:pStyle w:val="TableText"/>
              <w:rPr>
                <w:rStyle w:val="BodytextChar"/>
                <w:sz w:val="18"/>
                <w:szCs w:val="18"/>
              </w:rPr>
            </w:pPr>
            <w:r w:rsidRPr="007B666C">
              <w:rPr>
                <w:rStyle w:val="BodytextChar"/>
                <w:sz w:val="18"/>
                <w:szCs w:val="18"/>
              </w:rPr>
              <w:t>Using R-VV-DOMAIN-NAM = ‘A-TY-CD’, join to R-VV-TB.R-VV-CD using A-DTL-TB.A-TY-CD to get the short description.</w:t>
            </w:r>
          </w:p>
        </w:tc>
      </w:tr>
      <w:tr xmlns:wp14="http://schemas.microsoft.com/office/word/2010/wordml" w:rsidR="00625CB0" w:rsidTr="009D1630" w14:paraId="74675B21" wp14:textId="77777777">
        <w:tblPrEx>
          <w:tblCellMar>
            <w:top w:w="0" w:type="dxa"/>
            <w:bottom w:w="0" w:type="dxa"/>
          </w:tblCellMar>
        </w:tblPrEx>
        <w:trPr>
          <w:cantSplit/>
          <w:jc w:val="center"/>
        </w:trPr>
        <w:tc>
          <w:tcPr>
            <w:tcW w:w="656" w:type="pct"/>
            <w:tcBorders>
              <w:bottom w:val="single" w:color="616161" w:sz="2" w:space="0"/>
            </w:tcBorders>
            <w:vAlign w:val="center"/>
          </w:tcPr>
          <w:p w:rsidRPr="007B666C" w:rsidR="00625CB0" w:rsidP="00625CB0" w:rsidRDefault="00625CB0" w14:paraId="20CFCD6F" wp14:textId="77777777">
            <w:pPr>
              <w:pStyle w:val="TOC2"/>
              <w:ind w:left="0"/>
              <w:rPr>
                <w:rStyle w:val="BodytextChar"/>
                <w:rFonts w:cs="Arial"/>
                <w:sz w:val="18"/>
                <w:szCs w:val="18"/>
              </w:rPr>
            </w:pPr>
            <w:r w:rsidRPr="007B666C">
              <w:rPr>
                <w:rStyle w:val="BodytextChar"/>
                <w:rFonts w:cs="Arial"/>
                <w:sz w:val="18"/>
                <w:szCs w:val="18"/>
              </w:rPr>
              <w:t xml:space="preserve">Column </w:t>
            </w:r>
          </w:p>
        </w:tc>
        <w:tc>
          <w:tcPr>
            <w:tcW w:w="778" w:type="pct"/>
            <w:tcBorders>
              <w:bottom w:val="single" w:color="616161" w:sz="2" w:space="0"/>
            </w:tcBorders>
            <w:vAlign w:val="center"/>
          </w:tcPr>
          <w:p w:rsidRPr="007B666C" w:rsidR="00625CB0" w:rsidP="00625CB0" w:rsidRDefault="00610C28" w14:paraId="616378E3" wp14:textId="77777777">
            <w:pPr>
              <w:pStyle w:val="TOC2"/>
              <w:ind w:left="0"/>
              <w:rPr>
                <w:rStyle w:val="BodytextChar"/>
                <w:rFonts w:cs="Arial"/>
                <w:noProof w:val="0"/>
                <w:sz w:val="18"/>
                <w:szCs w:val="18"/>
              </w:rPr>
            </w:pPr>
            <w:r w:rsidRPr="007B666C">
              <w:rPr>
                <w:rStyle w:val="BodytextChar"/>
                <w:rFonts w:cs="Arial"/>
                <w:noProof w:val="0"/>
                <w:sz w:val="18"/>
                <w:szCs w:val="18"/>
              </w:rPr>
              <w:t>SA LI Cat Svc Cd</w:t>
            </w:r>
            <w:r w:rsidRPr="007B666C" w:rsidR="00625CB0">
              <w:rPr>
                <w:rStyle w:val="BodytextChar"/>
                <w:rFonts w:cs="Arial"/>
                <w:noProof w:val="0"/>
                <w:sz w:val="18"/>
                <w:szCs w:val="18"/>
              </w:rPr>
              <w:t xml:space="preserve"> </w:t>
            </w:r>
            <w:r w:rsidRPr="007B666C" w:rsidR="00784C6D">
              <w:rPr>
                <w:rStyle w:val="BodytextChar"/>
                <w:rFonts w:cs="Arial"/>
                <w:noProof w:val="0"/>
                <w:sz w:val="18"/>
                <w:szCs w:val="18"/>
              </w:rPr>
              <w:t>- Desc</w:t>
            </w:r>
          </w:p>
        </w:tc>
        <w:tc>
          <w:tcPr>
            <w:tcW w:w="1052" w:type="pct"/>
            <w:gridSpan w:val="2"/>
            <w:tcBorders>
              <w:bottom w:val="single" w:color="616161" w:sz="2" w:space="0"/>
            </w:tcBorders>
            <w:vAlign w:val="center"/>
          </w:tcPr>
          <w:p w:rsidRPr="007B666C" w:rsidR="00625CB0" w:rsidP="005114A7" w:rsidRDefault="00625CB0" w14:paraId="35AB4657" wp14:textId="77777777">
            <w:pPr>
              <w:pStyle w:val="TOC2"/>
              <w:rPr>
                <w:rStyle w:val="BodytextChar"/>
                <w:rFonts w:cs="Arial"/>
                <w:sz w:val="18"/>
                <w:szCs w:val="18"/>
              </w:rPr>
            </w:pPr>
            <w:r w:rsidRPr="007B666C">
              <w:rPr>
                <w:rStyle w:val="BodytextChar"/>
                <w:rFonts w:cs="Arial"/>
                <w:sz w:val="18"/>
                <w:szCs w:val="18"/>
              </w:rPr>
              <w:t>SA Category Code</w:t>
            </w:r>
          </w:p>
        </w:tc>
        <w:tc>
          <w:tcPr>
            <w:tcW w:w="625" w:type="pct"/>
            <w:tcBorders>
              <w:bottom w:val="single" w:color="616161" w:sz="2" w:space="0"/>
            </w:tcBorders>
            <w:vAlign w:val="center"/>
          </w:tcPr>
          <w:p w:rsidRPr="007B666C" w:rsidR="00625CB0" w:rsidP="00924100" w:rsidRDefault="00625CB0" w14:paraId="1B5104C7" wp14:textId="77777777">
            <w:pPr>
              <w:pStyle w:val="TOC2"/>
              <w:ind w:left="0"/>
              <w:jc w:val="both"/>
              <w:rPr>
                <w:rStyle w:val="BodytextChar"/>
                <w:rFonts w:cs="Arial"/>
                <w:sz w:val="18"/>
                <w:szCs w:val="18"/>
              </w:rPr>
            </w:pPr>
            <w:r w:rsidRPr="007B666C">
              <w:rPr>
                <w:rStyle w:val="BodytextChar"/>
                <w:rFonts w:cs="Arial"/>
                <w:sz w:val="18"/>
                <w:szCs w:val="18"/>
              </w:rPr>
              <w:t xml:space="preserve">A_DTL_TB </w:t>
            </w:r>
          </w:p>
        </w:tc>
        <w:tc>
          <w:tcPr>
            <w:tcW w:w="755" w:type="pct"/>
            <w:gridSpan w:val="2"/>
            <w:tcBorders>
              <w:bottom w:val="single" w:color="616161" w:sz="2" w:space="0"/>
            </w:tcBorders>
            <w:vAlign w:val="center"/>
          </w:tcPr>
          <w:p w:rsidRPr="007B666C" w:rsidR="00625CB0" w:rsidP="0043299F" w:rsidRDefault="00625CB0" w14:paraId="0EE1D992" wp14:textId="77777777">
            <w:pPr>
              <w:pStyle w:val="TableText"/>
              <w:rPr>
                <w:rStyle w:val="BodytextChar"/>
                <w:sz w:val="18"/>
                <w:szCs w:val="18"/>
              </w:rPr>
            </w:pPr>
            <w:r w:rsidRPr="007B666C">
              <w:rPr>
                <w:rStyle w:val="BodytextChar"/>
                <w:sz w:val="18"/>
                <w:szCs w:val="18"/>
              </w:rPr>
              <w:t>A_LI_CAT_SVC_CD</w:t>
            </w:r>
          </w:p>
        </w:tc>
        <w:tc>
          <w:tcPr>
            <w:tcW w:w="1135" w:type="pct"/>
            <w:tcBorders>
              <w:bottom w:val="single" w:color="616161" w:sz="2" w:space="0"/>
            </w:tcBorders>
          </w:tcPr>
          <w:p w:rsidRPr="007B666C" w:rsidR="00625CB0" w:rsidP="00220912" w:rsidRDefault="00625CB0" w14:paraId="1A564250" wp14:textId="77777777">
            <w:pPr>
              <w:pStyle w:val="TableText"/>
              <w:rPr>
                <w:rStyle w:val="BodytextChar"/>
                <w:sz w:val="18"/>
                <w:szCs w:val="18"/>
              </w:rPr>
            </w:pPr>
            <w:r w:rsidRPr="007B666C">
              <w:rPr>
                <w:rStyle w:val="BodytextChar"/>
                <w:sz w:val="18"/>
                <w:szCs w:val="18"/>
              </w:rPr>
              <w:t>Using R-VV-DOMAIN-NAM = ‘A-LI-CAT-SVC-CD’, join to R-VV-TB.R-VV-CD using A-DTL-TB.A-LI-CAT-SVC-CD to get the short description.</w:t>
            </w:r>
          </w:p>
        </w:tc>
      </w:tr>
      <w:tr xmlns:wp14="http://schemas.microsoft.com/office/word/2010/wordml" w:rsidR="00625CB0" w:rsidTr="009D1630" w14:paraId="35568F28" wp14:textId="77777777">
        <w:tblPrEx>
          <w:tblCellMar>
            <w:top w:w="0" w:type="dxa"/>
            <w:bottom w:w="0" w:type="dxa"/>
          </w:tblCellMar>
        </w:tblPrEx>
        <w:trPr>
          <w:cantSplit/>
          <w:jc w:val="center"/>
        </w:trPr>
        <w:tc>
          <w:tcPr>
            <w:tcW w:w="656" w:type="pct"/>
            <w:tcBorders>
              <w:bottom w:val="single" w:color="616161" w:sz="2" w:space="0"/>
            </w:tcBorders>
            <w:vAlign w:val="center"/>
          </w:tcPr>
          <w:p w:rsidRPr="007B666C" w:rsidR="00625CB0" w:rsidP="00625CB0" w:rsidRDefault="00625CB0" w14:paraId="5AC14350" wp14:textId="77777777">
            <w:pPr>
              <w:pStyle w:val="TOC2"/>
              <w:ind w:left="0"/>
              <w:rPr>
                <w:rStyle w:val="BodytextChar"/>
                <w:rFonts w:cs="Arial"/>
                <w:sz w:val="18"/>
                <w:szCs w:val="18"/>
              </w:rPr>
            </w:pPr>
            <w:r w:rsidRPr="007B666C">
              <w:rPr>
                <w:rStyle w:val="BodytextChar"/>
                <w:rFonts w:cs="Arial"/>
                <w:sz w:val="18"/>
                <w:szCs w:val="18"/>
              </w:rPr>
              <w:t>Column</w:t>
            </w:r>
          </w:p>
        </w:tc>
        <w:tc>
          <w:tcPr>
            <w:tcW w:w="778" w:type="pct"/>
            <w:tcBorders>
              <w:bottom w:val="single" w:color="616161" w:sz="2" w:space="0"/>
            </w:tcBorders>
            <w:vAlign w:val="center"/>
          </w:tcPr>
          <w:p w:rsidRPr="007B666C" w:rsidR="00625CB0" w:rsidP="00625CB0" w:rsidRDefault="00625CB0" w14:paraId="6F257AFB" wp14:textId="77777777">
            <w:pPr>
              <w:pStyle w:val="TOC2"/>
              <w:ind w:left="0"/>
              <w:rPr>
                <w:rStyle w:val="BodytextChar"/>
                <w:rFonts w:cs="Arial"/>
                <w:noProof w:val="0"/>
                <w:sz w:val="18"/>
                <w:szCs w:val="18"/>
              </w:rPr>
            </w:pPr>
            <w:r w:rsidRPr="007B666C">
              <w:rPr>
                <w:rStyle w:val="BodytextChar"/>
                <w:rFonts w:cs="Arial"/>
                <w:noProof w:val="0"/>
                <w:sz w:val="18"/>
                <w:szCs w:val="18"/>
              </w:rPr>
              <w:t>SA LI Status</w:t>
            </w:r>
            <w:r w:rsidRPr="007B666C" w:rsidR="007D0B4A">
              <w:rPr>
                <w:rStyle w:val="BodytextChar"/>
                <w:rFonts w:cs="Arial"/>
                <w:noProof w:val="0"/>
                <w:sz w:val="18"/>
                <w:szCs w:val="18"/>
              </w:rPr>
              <w:t xml:space="preserve"> - Desc</w:t>
            </w:r>
          </w:p>
        </w:tc>
        <w:tc>
          <w:tcPr>
            <w:tcW w:w="1052" w:type="pct"/>
            <w:gridSpan w:val="2"/>
            <w:tcBorders>
              <w:bottom w:val="single" w:color="616161" w:sz="2" w:space="0"/>
            </w:tcBorders>
            <w:vAlign w:val="center"/>
          </w:tcPr>
          <w:p w:rsidRPr="007B666C" w:rsidR="00625CB0" w:rsidP="005114A7" w:rsidRDefault="00625CB0" w14:paraId="102A9B4E" wp14:textId="77777777">
            <w:pPr>
              <w:pStyle w:val="TOC2"/>
              <w:rPr>
                <w:rStyle w:val="BodytextChar"/>
                <w:rFonts w:cs="Arial"/>
                <w:sz w:val="18"/>
                <w:szCs w:val="18"/>
              </w:rPr>
            </w:pPr>
            <w:r w:rsidRPr="007B666C">
              <w:rPr>
                <w:rStyle w:val="BodytextChar"/>
                <w:rFonts w:cs="Arial"/>
                <w:sz w:val="18"/>
                <w:szCs w:val="18"/>
              </w:rPr>
              <w:t>Line Item Status</w:t>
            </w:r>
          </w:p>
        </w:tc>
        <w:tc>
          <w:tcPr>
            <w:tcW w:w="625" w:type="pct"/>
            <w:tcBorders>
              <w:bottom w:val="single" w:color="616161" w:sz="2" w:space="0"/>
            </w:tcBorders>
            <w:vAlign w:val="center"/>
          </w:tcPr>
          <w:p w:rsidRPr="007B666C" w:rsidR="00625CB0" w:rsidP="00924100" w:rsidRDefault="00625CB0" w14:paraId="3C671738" wp14:textId="77777777">
            <w:pPr>
              <w:pStyle w:val="TOC2"/>
              <w:ind w:left="0"/>
              <w:jc w:val="both"/>
              <w:rPr>
                <w:rStyle w:val="BodytextChar"/>
                <w:rFonts w:cs="Arial"/>
                <w:sz w:val="18"/>
                <w:szCs w:val="18"/>
              </w:rPr>
            </w:pPr>
            <w:r w:rsidRPr="007B666C">
              <w:rPr>
                <w:rStyle w:val="BodytextChar"/>
                <w:rFonts w:cs="Arial"/>
                <w:sz w:val="18"/>
                <w:szCs w:val="18"/>
              </w:rPr>
              <w:t>A_DTL_TB</w:t>
            </w:r>
          </w:p>
        </w:tc>
        <w:tc>
          <w:tcPr>
            <w:tcW w:w="755" w:type="pct"/>
            <w:gridSpan w:val="2"/>
            <w:tcBorders>
              <w:bottom w:val="single" w:color="616161" w:sz="2" w:space="0"/>
            </w:tcBorders>
            <w:vAlign w:val="center"/>
          </w:tcPr>
          <w:p w:rsidRPr="007B666C" w:rsidR="00625CB0" w:rsidP="005114A7" w:rsidRDefault="00625CB0" w14:paraId="6A6B0ADF" wp14:textId="77777777">
            <w:pPr>
              <w:pStyle w:val="TableText"/>
              <w:rPr>
                <w:rStyle w:val="BodytextChar"/>
                <w:sz w:val="18"/>
                <w:szCs w:val="18"/>
              </w:rPr>
            </w:pPr>
            <w:r w:rsidRPr="007B666C">
              <w:rPr>
                <w:rStyle w:val="BodytextChar"/>
                <w:sz w:val="18"/>
                <w:szCs w:val="18"/>
              </w:rPr>
              <w:t>A_LI_STAT_CD</w:t>
            </w:r>
          </w:p>
        </w:tc>
        <w:tc>
          <w:tcPr>
            <w:tcW w:w="1135" w:type="pct"/>
            <w:tcBorders>
              <w:bottom w:val="single" w:color="616161" w:sz="2" w:space="0"/>
            </w:tcBorders>
          </w:tcPr>
          <w:p w:rsidRPr="007B666C" w:rsidR="00625CB0" w:rsidP="00220912" w:rsidRDefault="00625CB0" w14:paraId="7991C81A" wp14:textId="77777777">
            <w:pPr>
              <w:pStyle w:val="TableText"/>
              <w:rPr>
                <w:rStyle w:val="BodytextChar"/>
                <w:sz w:val="18"/>
                <w:szCs w:val="18"/>
              </w:rPr>
            </w:pPr>
            <w:r w:rsidRPr="007B666C">
              <w:rPr>
                <w:rStyle w:val="BodytextChar"/>
                <w:sz w:val="18"/>
                <w:szCs w:val="18"/>
              </w:rPr>
              <w:t>Using R-VV-DOMAIN-NAM = ‘A-LI-STAT-CD’, join to R-VV-TB.R-VV-CD using A-DTL-TB.A-LI-STAT-CD to get the short description.</w:t>
            </w:r>
          </w:p>
        </w:tc>
      </w:tr>
      <w:tr xmlns:wp14="http://schemas.microsoft.com/office/word/2010/wordml" w:rsidR="00625CB0" w:rsidTr="009D1630" w14:paraId="7E8415A6" wp14:textId="77777777">
        <w:tblPrEx>
          <w:tblCellMar>
            <w:top w:w="0" w:type="dxa"/>
            <w:bottom w:w="0" w:type="dxa"/>
          </w:tblCellMar>
        </w:tblPrEx>
        <w:trPr>
          <w:cantSplit/>
          <w:jc w:val="center"/>
        </w:trPr>
        <w:tc>
          <w:tcPr>
            <w:tcW w:w="656" w:type="pct"/>
            <w:tcBorders>
              <w:bottom w:val="single" w:color="616161" w:sz="2" w:space="0"/>
            </w:tcBorders>
            <w:vAlign w:val="center"/>
          </w:tcPr>
          <w:p w:rsidRPr="007B666C" w:rsidR="00625CB0" w:rsidP="005114A7" w:rsidRDefault="00625CB0" w14:paraId="7228371A" wp14:textId="77777777">
            <w:pPr>
              <w:pStyle w:val="TableText"/>
              <w:rPr>
                <w:rStyle w:val="BodytextChar"/>
                <w:sz w:val="18"/>
                <w:szCs w:val="18"/>
              </w:rPr>
            </w:pPr>
            <w:r w:rsidRPr="007B666C">
              <w:rPr>
                <w:rStyle w:val="BodytextChar"/>
                <w:sz w:val="18"/>
                <w:szCs w:val="18"/>
              </w:rPr>
              <w:t>Column</w:t>
            </w:r>
          </w:p>
        </w:tc>
        <w:tc>
          <w:tcPr>
            <w:tcW w:w="778" w:type="pct"/>
            <w:tcBorders>
              <w:bottom w:val="single" w:color="616161" w:sz="2" w:space="0"/>
            </w:tcBorders>
            <w:vAlign w:val="center"/>
          </w:tcPr>
          <w:p w:rsidRPr="007B666C" w:rsidR="00625CB0" w:rsidP="005114A7" w:rsidRDefault="00625CB0" w14:paraId="17633897" wp14:textId="77777777">
            <w:pPr>
              <w:pStyle w:val="TableText"/>
              <w:rPr>
                <w:rStyle w:val="BodytextChar"/>
                <w:sz w:val="18"/>
                <w:szCs w:val="18"/>
              </w:rPr>
            </w:pPr>
            <w:r w:rsidRPr="007B666C">
              <w:rPr>
                <w:rStyle w:val="BodytextChar"/>
                <w:sz w:val="18"/>
                <w:szCs w:val="18"/>
              </w:rPr>
              <w:t># of Auth LI</w:t>
            </w:r>
          </w:p>
        </w:tc>
        <w:tc>
          <w:tcPr>
            <w:tcW w:w="1052" w:type="pct"/>
            <w:gridSpan w:val="2"/>
            <w:tcBorders>
              <w:bottom w:val="single" w:color="616161" w:sz="2" w:space="0"/>
            </w:tcBorders>
            <w:vAlign w:val="center"/>
          </w:tcPr>
          <w:p w:rsidRPr="007B666C" w:rsidR="00625CB0" w:rsidP="005114A7" w:rsidRDefault="00625CB0" w14:paraId="1A090891" wp14:textId="77777777">
            <w:pPr>
              <w:pStyle w:val="TableText"/>
              <w:rPr>
                <w:rStyle w:val="BodytextChar"/>
                <w:sz w:val="18"/>
                <w:szCs w:val="18"/>
              </w:rPr>
            </w:pPr>
            <w:r w:rsidRPr="007B666C">
              <w:rPr>
                <w:rStyle w:val="BodytextChar"/>
                <w:sz w:val="18"/>
                <w:szCs w:val="18"/>
              </w:rPr>
              <w:t>Number of Authorizations.</w:t>
            </w:r>
          </w:p>
        </w:tc>
        <w:tc>
          <w:tcPr>
            <w:tcW w:w="625" w:type="pct"/>
            <w:tcBorders>
              <w:bottom w:val="single" w:color="616161" w:sz="2" w:space="0"/>
            </w:tcBorders>
            <w:vAlign w:val="center"/>
          </w:tcPr>
          <w:p w:rsidRPr="007B666C" w:rsidR="00625CB0" w:rsidP="00924100" w:rsidRDefault="00625CB0" w14:paraId="7C406698" wp14:textId="77777777">
            <w:pPr>
              <w:pStyle w:val="TableText"/>
              <w:jc w:val="both"/>
              <w:rPr>
                <w:rStyle w:val="BodytextChar"/>
                <w:sz w:val="18"/>
                <w:szCs w:val="18"/>
              </w:rPr>
            </w:pPr>
            <w:r w:rsidRPr="007B666C">
              <w:rPr>
                <w:rStyle w:val="BodytextChar"/>
                <w:sz w:val="18"/>
                <w:szCs w:val="18"/>
              </w:rPr>
              <w:t>A_DTL_TB</w:t>
            </w:r>
          </w:p>
        </w:tc>
        <w:tc>
          <w:tcPr>
            <w:tcW w:w="755" w:type="pct"/>
            <w:gridSpan w:val="2"/>
            <w:tcBorders>
              <w:bottom w:val="single" w:color="616161" w:sz="2" w:space="0"/>
            </w:tcBorders>
            <w:vAlign w:val="center"/>
          </w:tcPr>
          <w:p w:rsidRPr="007B666C" w:rsidR="00625CB0" w:rsidP="005114A7" w:rsidRDefault="00625CB0" w14:paraId="1FB402FD" wp14:textId="77777777">
            <w:pPr>
              <w:pStyle w:val="TableText"/>
              <w:rPr>
                <w:rStyle w:val="BodytextChar"/>
                <w:sz w:val="18"/>
                <w:szCs w:val="18"/>
              </w:rPr>
            </w:pPr>
            <w:r w:rsidRPr="007B666C">
              <w:rPr>
                <w:rStyle w:val="BodytextChar"/>
                <w:sz w:val="18"/>
                <w:szCs w:val="18"/>
              </w:rPr>
              <w:t>A_LI_NUM</w:t>
            </w:r>
          </w:p>
        </w:tc>
        <w:tc>
          <w:tcPr>
            <w:tcW w:w="1135" w:type="pct"/>
            <w:tcBorders>
              <w:bottom w:val="single" w:color="616161" w:sz="2" w:space="0"/>
            </w:tcBorders>
            <w:vAlign w:val="center"/>
          </w:tcPr>
          <w:p w:rsidRPr="007B666C" w:rsidR="00625CB0" w:rsidP="005114A7" w:rsidRDefault="00625CB0" w14:paraId="57A6779E" wp14:textId="77777777">
            <w:pPr>
              <w:pStyle w:val="TableText"/>
              <w:rPr>
                <w:rStyle w:val="BodytextChar"/>
                <w:sz w:val="18"/>
                <w:szCs w:val="18"/>
              </w:rPr>
            </w:pPr>
            <w:r w:rsidRPr="007B666C">
              <w:rPr>
                <w:rStyle w:val="BodytextChar"/>
                <w:sz w:val="18"/>
                <w:szCs w:val="18"/>
              </w:rPr>
              <w:t>Count total number of lines.</w:t>
            </w:r>
          </w:p>
          <w:p w:rsidRPr="007B666C" w:rsidR="00625CB0" w:rsidP="005114A7" w:rsidRDefault="00625CB0" w14:paraId="4F5988B2" wp14:textId="77777777">
            <w:pPr>
              <w:pStyle w:val="TableText"/>
              <w:rPr>
                <w:rStyle w:val="BodytextChar"/>
                <w:sz w:val="18"/>
                <w:szCs w:val="18"/>
              </w:rPr>
            </w:pPr>
            <w:r w:rsidRPr="007B666C">
              <w:rPr>
                <w:rStyle w:val="BodytextChar"/>
                <w:sz w:val="18"/>
                <w:szCs w:val="18"/>
              </w:rPr>
              <w:t>Format as:  999,999</w:t>
            </w:r>
          </w:p>
        </w:tc>
      </w:tr>
      <w:tr xmlns:wp14="http://schemas.microsoft.com/office/word/2010/wordml" w:rsidR="00625CB0" w:rsidTr="009D1630" w14:paraId="66582FC5" wp14:textId="77777777">
        <w:tblPrEx>
          <w:tblCellMar>
            <w:top w:w="0" w:type="dxa"/>
            <w:bottom w:w="0" w:type="dxa"/>
          </w:tblCellMar>
        </w:tblPrEx>
        <w:trPr>
          <w:cantSplit/>
          <w:jc w:val="center"/>
        </w:trPr>
        <w:tc>
          <w:tcPr>
            <w:tcW w:w="656" w:type="pct"/>
            <w:tcBorders>
              <w:bottom w:val="single" w:color="616161" w:sz="2" w:space="0"/>
            </w:tcBorders>
            <w:vAlign w:val="center"/>
          </w:tcPr>
          <w:p w:rsidRPr="007B666C" w:rsidR="00625CB0" w:rsidP="005114A7" w:rsidRDefault="00625CB0" w14:paraId="04FC4A8E" wp14:textId="77777777">
            <w:pPr>
              <w:pStyle w:val="TableText"/>
              <w:rPr>
                <w:rStyle w:val="BodytextChar"/>
                <w:sz w:val="18"/>
                <w:szCs w:val="18"/>
              </w:rPr>
            </w:pPr>
            <w:r w:rsidRPr="007B666C">
              <w:rPr>
                <w:rStyle w:val="BodytextChar"/>
                <w:sz w:val="18"/>
                <w:szCs w:val="18"/>
              </w:rPr>
              <w:t>Column</w:t>
            </w:r>
          </w:p>
        </w:tc>
        <w:tc>
          <w:tcPr>
            <w:tcW w:w="778" w:type="pct"/>
            <w:tcBorders>
              <w:bottom w:val="single" w:color="616161" w:sz="2" w:space="0"/>
            </w:tcBorders>
            <w:vAlign w:val="center"/>
          </w:tcPr>
          <w:p w:rsidRPr="007B666C" w:rsidR="00625CB0" w:rsidP="005114A7" w:rsidRDefault="00625CB0" w14:paraId="07D069F2" wp14:textId="77777777">
            <w:pPr>
              <w:pStyle w:val="TableText"/>
              <w:rPr>
                <w:rStyle w:val="BodytextChar"/>
                <w:sz w:val="18"/>
                <w:szCs w:val="18"/>
              </w:rPr>
            </w:pPr>
            <w:r w:rsidRPr="007B666C">
              <w:rPr>
                <w:rStyle w:val="BodytextChar"/>
                <w:sz w:val="18"/>
                <w:szCs w:val="18"/>
              </w:rPr>
              <w:t>SA Amt-LI Req Unit</w:t>
            </w:r>
          </w:p>
        </w:tc>
        <w:tc>
          <w:tcPr>
            <w:tcW w:w="1052" w:type="pct"/>
            <w:gridSpan w:val="2"/>
            <w:tcBorders>
              <w:bottom w:val="single" w:color="616161" w:sz="2" w:space="0"/>
            </w:tcBorders>
            <w:vAlign w:val="center"/>
          </w:tcPr>
          <w:p w:rsidRPr="007B666C" w:rsidR="00625CB0" w:rsidP="005114A7" w:rsidRDefault="00625CB0" w14:paraId="53EDB794" wp14:textId="77777777">
            <w:pPr>
              <w:pStyle w:val="TableText"/>
              <w:rPr>
                <w:rStyle w:val="BodytextChar"/>
                <w:sz w:val="18"/>
                <w:szCs w:val="18"/>
              </w:rPr>
            </w:pPr>
            <w:r w:rsidRPr="007B666C">
              <w:rPr>
                <w:rStyle w:val="BodytextChar"/>
                <w:sz w:val="18"/>
                <w:szCs w:val="18"/>
              </w:rPr>
              <w:t>Requested Unit.</w:t>
            </w:r>
          </w:p>
        </w:tc>
        <w:tc>
          <w:tcPr>
            <w:tcW w:w="625" w:type="pct"/>
            <w:tcBorders>
              <w:bottom w:val="single" w:color="616161" w:sz="2" w:space="0"/>
            </w:tcBorders>
            <w:vAlign w:val="center"/>
          </w:tcPr>
          <w:p w:rsidRPr="007B666C" w:rsidR="00625CB0" w:rsidP="00924100" w:rsidRDefault="00625CB0" w14:paraId="1F838654" wp14:textId="77777777">
            <w:pPr>
              <w:pStyle w:val="TableText"/>
              <w:jc w:val="both"/>
              <w:rPr>
                <w:rStyle w:val="BodytextChar"/>
                <w:sz w:val="18"/>
                <w:szCs w:val="18"/>
              </w:rPr>
            </w:pPr>
            <w:r w:rsidRPr="007B666C">
              <w:rPr>
                <w:rStyle w:val="BodytextChar"/>
                <w:sz w:val="18"/>
                <w:szCs w:val="18"/>
              </w:rPr>
              <w:t>A_DTL_TB</w:t>
            </w:r>
          </w:p>
        </w:tc>
        <w:tc>
          <w:tcPr>
            <w:tcW w:w="755" w:type="pct"/>
            <w:gridSpan w:val="2"/>
            <w:tcBorders>
              <w:bottom w:val="single" w:color="616161" w:sz="2" w:space="0"/>
            </w:tcBorders>
            <w:vAlign w:val="center"/>
          </w:tcPr>
          <w:p w:rsidRPr="007B666C" w:rsidR="00625CB0" w:rsidP="005114A7" w:rsidRDefault="00625CB0" w14:paraId="4404A5F3" wp14:textId="77777777">
            <w:pPr>
              <w:pStyle w:val="TableText"/>
              <w:rPr>
                <w:rStyle w:val="BodytextChar"/>
                <w:sz w:val="18"/>
                <w:szCs w:val="18"/>
              </w:rPr>
            </w:pPr>
            <w:r w:rsidRPr="007B666C">
              <w:rPr>
                <w:rStyle w:val="BodytextChar"/>
                <w:sz w:val="18"/>
                <w:szCs w:val="18"/>
              </w:rPr>
              <w:t>A_LI_REQ_UNIT_AMT</w:t>
            </w:r>
          </w:p>
        </w:tc>
        <w:tc>
          <w:tcPr>
            <w:tcW w:w="1135" w:type="pct"/>
            <w:tcBorders>
              <w:bottom w:val="single" w:color="616161" w:sz="2" w:space="0"/>
            </w:tcBorders>
            <w:vAlign w:val="center"/>
          </w:tcPr>
          <w:p w:rsidRPr="007B666C" w:rsidR="00625CB0" w:rsidP="005114A7" w:rsidRDefault="00625CB0" w14:paraId="50125231" wp14:textId="77777777">
            <w:pPr>
              <w:pStyle w:val="TableText"/>
              <w:rPr>
                <w:rStyle w:val="BodytextChar"/>
                <w:sz w:val="18"/>
                <w:szCs w:val="18"/>
              </w:rPr>
            </w:pPr>
          </w:p>
        </w:tc>
      </w:tr>
      <w:tr xmlns:wp14="http://schemas.microsoft.com/office/word/2010/wordml" w:rsidR="00625CB0" w:rsidTr="009D1630" w14:paraId="12ED27DA" wp14:textId="77777777">
        <w:tblPrEx>
          <w:tblCellMar>
            <w:top w:w="0" w:type="dxa"/>
            <w:bottom w:w="0" w:type="dxa"/>
          </w:tblCellMar>
        </w:tblPrEx>
        <w:trPr>
          <w:cantSplit/>
          <w:jc w:val="center"/>
        </w:trPr>
        <w:tc>
          <w:tcPr>
            <w:tcW w:w="656" w:type="pct"/>
            <w:tcBorders>
              <w:bottom w:val="single" w:color="616161" w:sz="2" w:space="0"/>
            </w:tcBorders>
            <w:vAlign w:val="center"/>
          </w:tcPr>
          <w:p w:rsidRPr="007B666C" w:rsidR="00625CB0" w:rsidP="005114A7" w:rsidRDefault="00625CB0" w14:paraId="0F247508" wp14:textId="77777777">
            <w:pPr>
              <w:pStyle w:val="TableText"/>
              <w:rPr>
                <w:rStyle w:val="BodytextChar"/>
                <w:sz w:val="18"/>
                <w:szCs w:val="18"/>
              </w:rPr>
            </w:pPr>
            <w:r w:rsidRPr="007B666C">
              <w:rPr>
                <w:rStyle w:val="BodytextChar"/>
                <w:sz w:val="18"/>
                <w:szCs w:val="18"/>
              </w:rPr>
              <w:t>Column</w:t>
            </w:r>
          </w:p>
        </w:tc>
        <w:tc>
          <w:tcPr>
            <w:tcW w:w="778" w:type="pct"/>
            <w:tcBorders>
              <w:bottom w:val="single" w:color="616161" w:sz="2" w:space="0"/>
            </w:tcBorders>
            <w:vAlign w:val="center"/>
          </w:tcPr>
          <w:p w:rsidRPr="007B666C" w:rsidR="00625CB0" w:rsidP="005114A7" w:rsidRDefault="00625CB0" w14:paraId="12851568" wp14:textId="77777777">
            <w:pPr>
              <w:pStyle w:val="TableText"/>
              <w:rPr>
                <w:rStyle w:val="BodytextChar"/>
                <w:sz w:val="18"/>
                <w:szCs w:val="18"/>
              </w:rPr>
            </w:pPr>
            <w:r w:rsidRPr="007B666C">
              <w:rPr>
                <w:rStyle w:val="BodytextChar"/>
                <w:sz w:val="18"/>
                <w:szCs w:val="18"/>
              </w:rPr>
              <w:t>SA Amt-LI App Unit</w:t>
            </w:r>
          </w:p>
        </w:tc>
        <w:tc>
          <w:tcPr>
            <w:tcW w:w="1052" w:type="pct"/>
            <w:gridSpan w:val="2"/>
            <w:tcBorders>
              <w:bottom w:val="single" w:color="616161" w:sz="2" w:space="0"/>
            </w:tcBorders>
            <w:vAlign w:val="center"/>
          </w:tcPr>
          <w:p w:rsidRPr="007B666C" w:rsidR="00625CB0" w:rsidP="005114A7" w:rsidRDefault="00625CB0" w14:paraId="147E67F8" wp14:textId="77777777">
            <w:pPr>
              <w:pStyle w:val="TableText"/>
              <w:rPr>
                <w:rStyle w:val="BodytextChar"/>
                <w:sz w:val="18"/>
                <w:szCs w:val="18"/>
              </w:rPr>
            </w:pPr>
            <w:r w:rsidRPr="007B666C">
              <w:rPr>
                <w:rStyle w:val="BodytextChar"/>
                <w:sz w:val="18"/>
                <w:szCs w:val="18"/>
              </w:rPr>
              <w:t>Approved Unit.</w:t>
            </w:r>
          </w:p>
        </w:tc>
        <w:tc>
          <w:tcPr>
            <w:tcW w:w="625" w:type="pct"/>
            <w:tcBorders>
              <w:bottom w:val="single" w:color="616161" w:sz="2" w:space="0"/>
            </w:tcBorders>
            <w:vAlign w:val="center"/>
          </w:tcPr>
          <w:p w:rsidRPr="007B666C" w:rsidR="00625CB0" w:rsidP="00924100" w:rsidRDefault="00625CB0" w14:paraId="70082DB2" wp14:textId="77777777">
            <w:pPr>
              <w:pStyle w:val="TableText"/>
              <w:jc w:val="both"/>
              <w:rPr>
                <w:rStyle w:val="BodytextChar"/>
                <w:sz w:val="18"/>
                <w:szCs w:val="18"/>
              </w:rPr>
            </w:pPr>
            <w:r w:rsidRPr="007B666C">
              <w:rPr>
                <w:rStyle w:val="BodytextChar"/>
                <w:sz w:val="18"/>
                <w:szCs w:val="18"/>
              </w:rPr>
              <w:t>A_DTL_TB</w:t>
            </w:r>
          </w:p>
        </w:tc>
        <w:tc>
          <w:tcPr>
            <w:tcW w:w="755" w:type="pct"/>
            <w:gridSpan w:val="2"/>
            <w:tcBorders>
              <w:bottom w:val="single" w:color="616161" w:sz="2" w:space="0"/>
            </w:tcBorders>
            <w:vAlign w:val="center"/>
          </w:tcPr>
          <w:p w:rsidRPr="007B666C" w:rsidR="00625CB0" w:rsidP="005114A7" w:rsidRDefault="00625CB0" w14:paraId="43FA431F" wp14:textId="77777777">
            <w:pPr>
              <w:pStyle w:val="TableText"/>
              <w:rPr>
                <w:rStyle w:val="BodytextChar"/>
                <w:sz w:val="18"/>
                <w:szCs w:val="18"/>
              </w:rPr>
            </w:pPr>
            <w:r w:rsidRPr="007B666C">
              <w:rPr>
                <w:rStyle w:val="BodytextChar"/>
                <w:sz w:val="18"/>
                <w:szCs w:val="18"/>
              </w:rPr>
              <w:t>A_LI_APP_UNIT_AMT</w:t>
            </w:r>
          </w:p>
        </w:tc>
        <w:tc>
          <w:tcPr>
            <w:tcW w:w="1135" w:type="pct"/>
            <w:tcBorders>
              <w:bottom w:val="single" w:color="616161" w:sz="2" w:space="0"/>
            </w:tcBorders>
            <w:vAlign w:val="center"/>
          </w:tcPr>
          <w:p w:rsidRPr="007B666C" w:rsidR="00625CB0" w:rsidP="005114A7" w:rsidRDefault="00625CB0" w14:paraId="5A25747A" wp14:textId="77777777">
            <w:pPr>
              <w:pStyle w:val="TableText"/>
              <w:rPr>
                <w:rStyle w:val="BodytextChar"/>
                <w:sz w:val="18"/>
                <w:szCs w:val="18"/>
              </w:rPr>
            </w:pPr>
          </w:p>
        </w:tc>
      </w:tr>
      <w:tr xmlns:wp14="http://schemas.microsoft.com/office/word/2010/wordml" w:rsidR="00625CB0" w:rsidTr="009D1630" w14:paraId="31C31204" wp14:textId="77777777">
        <w:tblPrEx>
          <w:tblCellMar>
            <w:top w:w="0" w:type="dxa"/>
            <w:bottom w:w="0" w:type="dxa"/>
          </w:tblCellMar>
        </w:tblPrEx>
        <w:trPr>
          <w:cantSplit/>
          <w:jc w:val="center"/>
        </w:trPr>
        <w:tc>
          <w:tcPr>
            <w:tcW w:w="656" w:type="pct"/>
            <w:tcBorders>
              <w:bottom w:val="single" w:color="616161" w:sz="2" w:space="0"/>
            </w:tcBorders>
            <w:vAlign w:val="center"/>
          </w:tcPr>
          <w:p w:rsidRPr="007B666C" w:rsidR="00625CB0" w:rsidP="005114A7" w:rsidRDefault="00625CB0" w14:paraId="56D3DC09" wp14:textId="77777777">
            <w:pPr>
              <w:pStyle w:val="TableText"/>
              <w:rPr>
                <w:rStyle w:val="BodytextChar"/>
                <w:sz w:val="18"/>
                <w:szCs w:val="18"/>
              </w:rPr>
            </w:pPr>
            <w:r w:rsidRPr="007B666C">
              <w:rPr>
                <w:rStyle w:val="BodytextChar"/>
                <w:sz w:val="18"/>
                <w:szCs w:val="18"/>
              </w:rPr>
              <w:t>Column</w:t>
            </w:r>
          </w:p>
        </w:tc>
        <w:tc>
          <w:tcPr>
            <w:tcW w:w="778" w:type="pct"/>
            <w:tcBorders>
              <w:bottom w:val="single" w:color="616161" w:sz="2" w:space="0"/>
            </w:tcBorders>
            <w:vAlign w:val="center"/>
          </w:tcPr>
          <w:p w:rsidRPr="007B666C" w:rsidR="00625CB0" w:rsidP="005114A7" w:rsidRDefault="00625CB0" w14:paraId="6F1B40A0" wp14:textId="77777777">
            <w:pPr>
              <w:pStyle w:val="TableText"/>
              <w:rPr>
                <w:rStyle w:val="BodytextChar"/>
                <w:sz w:val="18"/>
                <w:szCs w:val="18"/>
              </w:rPr>
            </w:pPr>
            <w:r w:rsidRPr="007B666C">
              <w:rPr>
                <w:rStyle w:val="BodytextChar"/>
                <w:sz w:val="18"/>
                <w:szCs w:val="18"/>
              </w:rPr>
              <w:t>SA Amt-LI Used Unit</w:t>
            </w:r>
          </w:p>
        </w:tc>
        <w:tc>
          <w:tcPr>
            <w:tcW w:w="1052" w:type="pct"/>
            <w:gridSpan w:val="2"/>
            <w:tcBorders>
              <w:bottom w:val="single" w:color="616161" w:sz="2" w:space="0"/>
            </w:tcBorders>
            <w:vAlign w:val="center"/>
          </w:tcPr>
          <w:p w:rsidRPr="007B666C" w:rsidR="00625CB0" w:rsidP="005114A7" w:rsidRDefault="00625CB0" w14:paraId="05CAB605" wp14:textId="77777777">
            <w:pPr>
              <w:pStyle w:val="TableText"/>
              <w:rPr>
                <w:rStyle w:val="BodytextChar"/>
                <w:sz w:val="18"/>
                <w:szCs w:val="18"/>
              </w:rPr>
            </w:pPr>
            <w:r w:rsidRPr="007B666C">
              <w:rPr>
                <w:rStyle w:val="BodytextChar"/>
                <w:sz w:val="18"/>
                <w:szCs w:val="18"/>
              </w:rPr>
              <w:t>Used Unit.</w:t>
            </w:r>
          </w:p>
        </w:tc>
        <w:tc>
          <w:tcPr>
            <w:tcW w:w="625" w:type="pct"/>
            <w:tcBorders>
              <w:bottom w:val="single" w:color="616161" w:sz="2" w:space="0"/>
            </w:tcBorders>
            <w:vAlign w:val="center"/>
          </w:tcPr>
          <w:p w:rsidRPr="007B666C" w:rsidR="00625CB0" w:rsidP="00924100" w:rsidRDefault="00625CB0" w14:paraId="4B2AB965" wp14:textId="77777777">
            <w:pPr>
              <w:pStyle w:val="TableText"/>
              <w:jc w:val="both"/>
              <w:rPr>
                <w:rStyle w:val="BodytextChar"/>
                <w:sz w:val="18"/>
                <w:szCs w:val="18"/>
              </w:rPr>
            </w:pPr>
            <w:r w:rsidRPr="007B666C">
              <w:rPr>
                <w:rStyle w:val="BodytextChar"/>
                <w:sz w:val="18"/>
                <w:szCs w:val="18"/>
              </w:rPr>
              <w:t>A_DTL_TB</w:t>
            </w:r>
          </w:p>
        </w:tc>
        <w:tc>
          <w:tcPr>
            <w:tcW w:w="755" w:type="pct"/>
            <w:gridSpan w:val="2"/>
            <w:tcBorders>
              <w:bottom w:val="single" w:color="616161" w:sz="2" w:space="0"/>
            </w:tcBorders>
            <w:vAlign w:val="center"/>
          </w:tcPr>
          <w:p w:rsidRPr="007B666C" w:rsidR="00625CB0" w:rsidP="005114A7" w:rsidRDefault="00625CB0" w14:paraId="0C8E71E8" wp14:textId="77777777">
            <w:pPr>
              <w:pStyle w:val="TableText"/>
              <w:rPr>
                <w:rStyle w:val="BodytextChar"/>
                <w:sz w:val="18"/>
                <w:szCs w:val="18"/>
              </w:rPr>
            </w:pPr>
            <w:r w:rsidRPr="007B666C">
              <w:rPr>
                <w:rStyle w:val="BodytextChar"/>
                <w:sz w:val="18"/>
                <w:szCs w:val="18"/>
              </w:rPr>
              <w:t>A_LI_USED_UNIT_AMT</w:t>
            </w:r>
          </w:p>
        </w:tc>
        <w:tc>
          <w:tcPr>
            <w:tcW w:w="1135" w:type="pct"/>
            <w:tcBorders>
              <w:bottom w:val="single" w:color="616161" w:sz="2" w:space="0"/>
            </w:tcBorders>
            <w:vAlign w:val="center"/>
          </w:tcPr>
          <w:p w:rsidRPr="007B666C" w:rsidR="00625CB0" w:rsidP="005114A7" w:rsidRDefault="00625CB0" w14:paraId="09B8D95D" wp14:textId="77777777">
            <w:pPr>
              <w:pStyle w:val="TableText"/>
              <w:rPr>
                <w:rStyle w:val="BodytextChar"/>
                <w:sz w:val="18"/>
                <w:szCs w:val="18"/>
              </w:rPr>
            </w:pPr>
          </w:p>
        </w:tc>
      </w:tr>
      <w:tr xmlns:wp14="http://schemas.microsoft.com/office/word/2010/wordml" w:rsidR="00625CB0" w:rsidTr="009D1630" w14:paraId="2BA9CA54" wp14:textId="77777777">
        <w:tblPrEx>
          <w:tblCellMar>
            <w:top w:w="0" w:type="dxa"/>
            <w:bottom w:w="0" w:type="dxa"/>
          </w:tblCellMar>
        </w:tblPrEx>
        <w:trPr>
          <w:cantSplit/>
          <w:jc w:val="center"/>
        </w:trPr>
        <w:tc>
          <w:tcPr>
            <w:tcW w:w="656" w:type="pct"/>
            <w:tcBorders>
              <w:bottom w:val="single" w:color="616161" w:sz="2" w:space="0"/>
            </w:tcBorders>
            <w:vAlign w:val="center"/>
          </w:tcPr>
          <w:p w:rsidRPr="007B666C" w:rsidR="00625CB0" w:rsidP="005114A7" w:rsidRDefault="00625CB0" w14:paraId="4AD62D5E" wp14:textId="77777777">
            <w:pPr>
              <w:pStyle w:val="TableText"/>
              <w:rPr>
                <w:rStyle w:val="BodytextChar"/>
                <w:sz w:val="18"/>
                <w:szCs w:val="18"/>
              </w:rPr>
            </w:pPr>
            <w:r w:rsidRPr="007B666C">
              <w:rPr>
                <w:rStyle w:val="BodytextChar"/>
                <w:sz w:val="18"/>
                <w:szCs w:val="18"/>
              </w:rPr>
              <w:t>Column</w:t>
            </w:r>
          </w:p>
        </w:tc>
        <w:tc>
          <w:tcPr>
            <w:tcW w:w="778" w:type="pct"/>
            <w:tcBorders>
              <w:bottom w:val="single" w:color="616161" w:sz="2" w:space="0"/>
            </w:tcBorders>
            <w:vAlign w:val="center"/>
          </w:tcPr>
          <w:p w:rsidRPr="007B666C" w:rsidR="00625CB0" w:rsidP="005114A7" w:rsidRDefault="00625CB0" w14:paraId="537E4B62" wp14:textId="77777777">
            <w:pPr>
              <w:pStyle w:val="TableText"/>
              <w:rPr>
                <w:rStyle w:val="BodytextChar"/>
                <w:sz w:val="18"/>
                <w:szCs w:val="18"/>
              </w:rPr>
            </w:pPr>
            <w:r w:rsidRPr="007B666C">
              <w:rPr>
                <w:rStyle w:val="BodytextChar"/>
                <w:sz w:val="18"/>
                <w:szCs w:val="18"/>
              </w:rPr>
              <w:t>SA Amt-LI Req</w:t>
            </w:r>
          </w:p>
        </w:tc>
        <w:tc>
          <w:tcPr>
            <w:tcW w:w="1052" w:type="pct"/>
            <w:gridSpan w:val="2"/>
            <w:tcBorders>
              <w:bottom w:val="single" w:color="616161" w:sz="2" w:space="0"/>
            </w:tcBorders>
            <w:vAlign w:val="center"/>
          </w:tcPr>
          <w:p w:rsidRPr="007B666C" w:rsidR="00625CB0" w:rsidP="005114A7" w:rsidRDefault="00625CB0" w14:paraId="1B83D1B1" wp14:textId="77777777">
            <w:pPr>
              <w:pStyle w:val="TableText"/>
              <w:rPr>
                <w:rStyle w:val="BodytextChar"/>
                <w:sz w:val="18"/>
                <w:szCs w:val="18"/>
              </w:rPr>
            </w:pPr>
            <w:r w:rsidRPr="007B666C">
              <w:rPr>
                <w:rStyle w:val="BodytextChar"/>
                <w:sz w:val="18"/>
                <w:szCs w:val="18"/>
              </w:rPr>
              <w:t>Requested Amount.</w:t>
            </w:r>
          </w:p>
        </w:tc>
        <w:tc>
          <w:tcPr>
            <w:tcW w:w="625" w:type="pct"/>
            <w:tcBorders>
              <w:bottom w:val="single" w:color="616161" w:sz="2" w:space="0"/>
            </w:tcBorders>
            <w:vAlign w:val="center"/>
          </w:tcPr>
          <w:p w:rsidRPr="007B666C" w:rsidR="00625CB0" w:rsidP="00924100" w:rsidRDefault="00625CB0" w14:paraId="43BCDCB9" wp14:textId="77777777">
            <w:pPr>
              <w:pStyle w:val="TableText"/>
              <w:jc w:val="both"/>
              <w:rPr>
                <w:rStyle w:val="BodytextChar"/>
                <w:sz w:val="18"/>
                <w:szCs w:val="18"/>
              </w:rPr>
            </w:pPr>
            <w:r w:rsidRPr="007B666C">
              <w:rPr>
                <w:rStyle w:val="BodytextChar"/>
                <w:sz w:val="18"/>
                <w:szCs w:val="18"/>
              </w:rPr>
              <w:t>A_DTL_TB</w:t>
            </w:r>
          </w:p>
        </w:tc>
        <w:tc>
          <w:tcPr>
            <w:tcW w:w="755" w:type="pct"/>
            <w:gridSpan w:val="2"/>
            <w:tcBorders>
              <w:bottom w:val="single" w:color="616161" w:sz="2" w:space="0"/>
            </w:tcBorders>
            <w:vAlign w:val="center"/>
          </w:tcPr>
          <w:p w:rsidRPr="007B666C" w:rsidR="00625CB0" w:rsidP="005114A7" w:rsidRDefault="00625CB0" w14:paraId="416EF0EA" wp14:textId="77777777">
            <w:pPr>
              <w:pStyle w:val="TableText"/>
              <w:rPr>
                <w:rStyle w:val="BodytextChar"/>
                <w:sz w:val="18"/>
                <w:szCs w:val="18"/>
              </w:rPr>
            </w:pPr>
            <w:r w:rsidRPr="007B666C">
              <w:rPr>
                <w:rStyle w:val="BodytextChar"/>
                <w:sz w:val="18"/>
                <w:szCs w:val="18"/>
              </w:rPr>
              <w:t>A_LI_REQ_AMT</w:t>
            </w:r>
          </w:p>
        </w:tc>
        <w:tc>
          <w:tcPr>
            <w:tcW w:w="1135" w:type="pct"/>
            <w:tcBorders>
              <w:bottom w:val="single" w:color="616161" w:sz="2" w:space="0"/>
            </w:tcBorders>
            <w:vAlign w:val="center"/>
          </w:tcPr>
          <w:p w:rsidRPr="007B666C" w:rsidR="00625CB0" w:rsidP="005114A7" w:rsidRDefault="00625CB0" w14:paraId="1E8695EC" wp14:textId="77777777">
            <w:pPr>
              <w:pStyle w:val="TableText"/>
              <w:rPr>
                <w:rStyle w:val="BodytextChar"/>
                <w:sz w:val="18"/>
                <w:szCs w:val="18"/>
              </w:rPr>
            </w:pPr>
            <w:r w:rsidRPr="007B666C">
              <w:rPr>
                <w:rStyle w:val="BodytextChar"/>
                <w:sz w:val="18"/>
                <w:szCs w:val="18"/>
              </w:rPr>
              <w:t>Sum A_LI_REQ_AMT</w:t>
            </w:r>
          </w:p>
          <w:p w:rsidRPr="007B666C" w:rsidR="00625CB0" w:rsidP="005114A7" w:rsidRDefault="00625CB0" w14:paraId="72A05BA9" wp14:textId="77777777">
            <w:pPr>
              <w:pStyle w:val="TableText"/>
              <w:rPr>
                <w:rStyle w:val="BodytextChar"/>
                <w:sz w:val="18"/>
                <w:szCs w:val="18"/>
              </w:rPr>
            </w:pPr>
            <w:r w:rsidRPr="007B666C">
              <w:rPr>
                <w:rStyle w:val="BodytextChar"/>
                <w:sz w:val="18"/>
                <w:szCs w:val="18"/>
              </w:rPr>
              <w:t>Format as:  $ 999,999.99</w:t>
            </w:r>
          </w:p>
        </w:tc>
      </w:tr>
      <w:tr xmlns:wp14="http://schemas.microsoft.com/office/word/2010/wordml" w:rsidR="00625CB0" w:rsidTr="009D1630" w14:paraId="4A468011" wp14:textId="77777777">
        <w:tblPrEx>
          <w:tblCellMar>
            <w:top w:w="0" w:type="dxa"/>
            <w:bottom w:w="0" w:type="dxa"/>
          </w:tblCellMar>
        </w:tblPrEx>
        <w:trPr>
          <w:cantSplit/>
          <w:jc w:val="center"/>
        </w:trPr>
        <w:tc>
          <w:tcPr>
            <w:tcW w:w="656" w:type="pct"/>
            <w:tcBorders>
              <w:bottom w:val="single" w:color="616161" w:sz="2" w:space="0"/>
            </w:tcBorders>
            <w:vAlign w:val="center"/>
          </w:tcPr>
          <w:p w:rsidRPr="007B666C" w:rsidR="00625CB0" w:rsidP="005114A7" w:rsidRDefault="00625CB0" w14:paraId="565CD2EB" wp14:textId="77777777">
            <w:pPr>
              <w:pStyle w:val="TableText"/>
              <w:rPr>
                <w:rStyle w:val="BodytextChar"/>
                <w:sz w:val="18"/>
                <w:szCs w:val="18"/>
              </w:rPr>
            </w:pPr>
            <w:r w:rsidRPr="007B666C">
              <w:rPr>
                <w:rStyle w:val="BodytextChar"/>
                <w:sz w:val="18"/>
                <w:szCs w:val="18"/>
              </w:rPr>
              <w:t>Column</w:t>
            </w:r>
          </w:p>
        </w:tc>
        <w:tc>
          <w:tcPr>
            <w:tcW w:w="778" w:type="pct"/>
            <w:tcBorders>
              <w:bottom w:val="single" w:color="616161" w:sz="2" w:space="0"/>
            </w:tcBorders>
            <w:vAlign w:val="center"/>
          </w:tcPr>
          <w:p w:rsidRPr="007B666C" w:rsidR="00625CB0" w:rsidP="005114A7" w:rsidRDefault="00625CB0" w14:paraId="2233AA25" wp14:textId="77777777">
            <w:pPr>
              <w:pStyle w:val="TableText"/>
              <w:rPr>
                <w:rStyle w:val="BodytextChar"/>
                <w:sz w:val="18"/>
                <w:szCs w:val="18"/>
              </w:rPr>
            </w:pPr>
            <w:r w:rsidRPr="007B666C">
              <w:rPr>
                <w:rStyle w:val="BodytextChar"/>
                <w:sz w:val="18"/>
                <w:szCs w:val="18"/>
              </w:rPr>
              <w:t>SA Amt-LI App</w:t>
            </w:r>
          </w:p>
        </w:tc>
        <w:tc>
          <w:tcPr>
            <w:tcW w:w="1052" w:type="pct"/>
            <w:gridSpan w:val="2"/>
            <w:tcBorders>
              <w:bottom w:val="single" w:color="616161" w:sz="2" w:space="0"/>
            </w:tcBorders>
            <w:vAlign w:val="center"/>
          </w:tcPr>
          <w:p w:rsidRPr="007B666C" w:rsidR="00625CB0" w:rsidP="005114A7" w:rsidRDefault="00625CB0" w14:paraId="6F32B773" wp14:textId="77777777">
            <w:pPr>
              <w:pStyle w:val="TableText"/>
              <w:rPr>
                <w:rStyle w:val="BodytextChar"/>
                <w:sz w:val="18"/>
                <w:szCs w:val="18"/>
              </w:rPr>
            </w:pPr>
            <w:r w:rsidRPr="007B666C">
              <w:rPr>
                <w:rStyle w:val="BodytextChar"/>
                <w:sz w:val="18"/>
                <w:szCs w:val="18"/>
              </w:rPr>
              <w:t>Approved Amount.</w:t>
            </w:r>
          </w:p>
        </w:tc>
        <w:tc>
          <w:tcPr>
            <w:tcW w:w="625" w:type="pct"/>
            <w:tcBorders>
              <w:bottom w:val="single" w:color="616161" w:sz="2" w:space="0"/>
            </w:tcBorders>
            <w:vAlign w:val="center"/>
          </w:tcPr>
          <w:p w:rsidRPr="007B666C" w:rsidR="00625CB0" w:rsidP="00924100" w:rsidRDefault="00625CB0" w14:paraId="05199644" wp14:textId="77777777">
            <w:pPr>
              <w:pStyle w:val="TableText"/>
              <w:jc w:val="both"/>
              <w:rPr>
                <w:rStyle w:val="BodytextChar"/>
                <w:sz w:val="18"/>
                <w:szCs w:val="18"/>
              </w:rPr>
            </w:pPr>
            <w:r w:rsidRPr="007B666C">
              <w:rPr>
                <w:rStyle w:val="BodytextChar"/>
                <w:sz w:val="18"/>
                <w:szCs w:val="18"/>
              </w:rPr>
              <w:t>A_DTL_TB</w:t>
            </w:r>
          </w:p>
        </w:tc>
        <w:tc>
          <w:tcPr>
            <w:tcW w:w="755" w:type="pct"/>
            <w:gridSpan w:val="2"/>
            <w:tcBorders>
              <w:bottom w:val="single" w:color="616161" w:sz="2" w:space="0"/>
            </w:tcBorders>
            <w:vAlign w:val="center"/>
          </w:tcPr>
          <w:p w:rsidRPr="007B666C" w:rsidR="00625CB0" w:rsidP="005114A7" w:rsidRDefault="00625CB0" w14:paraId="7E7E5DAC" wp14:textId="77777777">
            <w:pPr>
              <w:pStyle w:val="TableText"/>
              <w:rPr>
                <w:rStyle w:val="BodytextChar"/>
                <w:sz w:val="18"/>
                <w:szCs w:val="18"/>
              </w:rPr>
            </w:pPr>
            <w:r w:rsidRPr="007B666C">
              <w:rPr>
                <w:rStyle w:val="BodytextChar"/>
                <w:sz w:val="18"/>
                <w:szCs w:val="18"/>
              </w:rPr>
              <w:t>A_LI_APP_AMT</w:t>
            </w:r>
          </w:p>
        </w:tc>
        <w:tc>
          <w:tcPr>
            <w:tcW w:w="1135" w:type="pct"/>
            <w:tcBorders>
              <w:bottom w:val="single" w:color="616161" w:sz="2" w:space="0"/>
            </w:tcBorders>
            <w:vAlign w:val="center"/>
          </w:tcPr>
          <w:p w:rsidRPr="007B666C" w:rsidR="00625CB0" w:rsidP="005114A7" w:rsidRDefault="00625CB0" w14:paraId="0CCCBF70" wp14:textId="77777777">
            <w:pPr>
              <w:pStyle w:val="TableText"/>
              <w:rPr>
                <w:rStyle w:val="BodytextChar"/>
                <w:sz w:val="18"/>
                <w:szCs w:val="18"/>
              </w:rPr>
            </w:pPr>
            <w:r w:rsidRPr="007B666C">
              <w:rPr>
                <w:rStyle w:val="BodytextChar"/>
                <w:sz w:val="18"/>
                <w:szCs w:val="18"/>
              </w:rPr>
              <w:t>Sum A_LI_APP_AMT</w:t>
            </w:r>
          </w:p>
          <w:p w:rsidRPr="007B666C" w:rsidR="00625CB0" w:rsidP="005114A7" w:rsidRDefault="00625CB0" w14:paraId="5B4994B3" wp14:textId="77777777">
            <w:pPr>
              <w:pStyle w:val="TableText"/>
              <w:rPr>
                <w:rStyle w:val="BodytextChar"/>
                <w:sz w:val="18"/>
                <w:szCs w:val="18"/>
              </w:rPr>
            </w:pPr>
            <w:r w:rsidRPr="007B666C">
              <w:rPr>
                <w:rStyle w:val="BodytextChar"/>
                <w:sz w:val="18"/>
                <w:szCs w:val="18"/>
              </w:rPr>
              <w:t>Format as:  $ 999,999.99</w:t>
            </w:r>
          </w:p>
        </w:tc>
      </w:tr>
      <w:tr xmlns:wp14="http://schemas.microsoft.com/office/word/2010/wordml" w:rsidR="00625CB0" w:rsidTr="009D1630" w14:paraId="7B981770" wp14:textId="77777777">
        <w:tblPrEx>
          <w:tblCellMar>
            <w:top w:w="0" w:type="dxa"/>
            <w:bottom w:w="0" w:type="dxa"/>
          </w:tblCellMar>
        </w:tblPrEx>
        <w:trPr>
          <w:cantSplit/>
          <w:jc w:val="center"/>
        </w:trPr>
        <w:tc>
          <w:tcPr>
            <w:tcW w:w="656" w:type="pct"/>
            <w:tcBorders>
              <w:bottom w:val="single" w:color="616161" w:sz="2" w:space="0"/>
            </w:tcBorders>
            <w:vAlign w:val="center"/>
          </w:tcPr>
          <w:p w:rsidRPr="007B666C" w:rsidR="00625CB0" w:rsidP="005114A7" w:rsidRDefault="00625CB0" w14:paraId="26A3566B" wp14:textId="77777777">
            <w:pPr>
              <w:pStyle w:val="TableText"/>
              <w:rPr>
                <w:rStyle w:val="BodytextChar"/>
                <w:sz w:val="18"/>
                <w:szCs w:val="18"/>
              </w:rPr>
            </w:pPr>
            <w:r w:rsidRPr="007B666C">
              <w:rPr>
                <w:rStyle w:val="BodytextChar"/>
                <w:sz w:val="18"/>
                <w:szCs w:val="18"/>
              </w:rPr>
              <w:t>Column</w:t>
            </w:r>
          </w:p>
        </w:tc>
        <w:tc>
          <w:tcPr>
            <w:tcW w:w="778" w:type="pct"/>
            <w:tcBorders>
              <w:bottom w:val="single" w:color="616161" w:sz="2" w:space="0"/>
            </w:tcBorders>
            <w:vAlign w:val="center"/>
          </w:tcPr>
          <w:p w:rsidRPr="007B666C" w:rsidR="00625CB0" w:rsidP="005114A7" w:rsidRDefault="00625CB0" w14:paraId="4BEBFEF6" wp14:textId="77777777">
            <w:pPr>
              <w:pStyle w:val="TableText"/>
              <w:rPr>
                <w:rStyle w:val="BodytextChar"/>
                <w:sz w:val="18"/>
                <w:szCs w:val="18"/>
              </w:rPr>
            </w:pPr>
            <w:r w:rsidRPr="007B666C">
              <w:rPr>
                <w:rStyle w:val="BodytextChar"/>
                <w:sz w:val="18"/>
                <w:szCs w:val="18"/>
              </w:rPr>
              <w:t>SA Amt-LI Used</w:t>
            </w:r>
          </w:p>
        </w:tc>
        <w:tc>
          <w:tcPr>
            <w:tcW w:w="1052" w:type="pct"/>
            <w:gridSpan w:val="2"/>
            <w:tcBorders>
              <w:bottom w:val="single" w:color="616161" w:sz="2" w:space="0"/>
            </w:tcBorders>
            <w:vAlign w:val="center"/>
          </w:tcPr>
          <w:p w:rsidRPr="007B666C" w:rsidR="00625CB0" w:rsidP="005114A7" w:rsidRDefault="00625CB0" w14:paraId="5F50DC25" wp14:textId="77777777">
            <w:pPr>
              <w:pStyle w:val="TableText"/>
              <w:rPr>
                <w:rStyle w:val="BodytextChar"/>
                <w:sz w:val="18"/>
                <w:szCs w:val="18"/>
              </w:rPr>
            </w:pPr>
            <w:r w:rsidRPr="007B666C">
              <w:rPr>
                <w:rStyle w:val="BodytextChar"/>
                <w:sz w:val="18"/>
                <w:szCs w:val="18"/>
              </w:rPr>
              <w:t>Used Amount.</w:t>
            </w:r>
          </w:p>
        </w:tc>
        <w:tc>
          <w:tcPr>
            <w:tcW w:w="625" w:type="pct"/>
            <w:tcBorders>
              <w:bottom w:val="single" w:color="616161" w:sz="2" w:space="0"/>
            </w:tcBorders>
            <w:vAlign w:val="center"/>
          </w:tcPr>
          <w:p w:rsidRPr="007B666C" w:rsidR="00625CB0" w:rsidP="00924100" w:rsidRDefault="00625CB0" w14:paraId="7E2ED3EC" wp14:textId="77777777">
            <w:pPr>
              <w:pStyle w:val="TableText"/>
              <w:jc w:val="both"/>
              <w:rPr>
                <w:rStyle w:val="BodytextChar"/>
                <w:sz w:val="18"/>
                <w:szCs w:val="18"/>
              </w:rPr>
            </w:pPr>
            <w:r w:rsidRPr="007B666C">
              <w:rPr>
                <w:rStyle w:val="BodytextChar"/>
                <w:sz w:val="18"/>
                <w:szCs w:val="18"/>
              </w:rPr>
              <w:t>A_DTL_TB</w:t>
            </w:r>
          </w:p>
        </w:tc>
        <w:tc>
          <w:tcPr>
            <w:tcW w:w="755" w:type="pct"/>
            <w:gridSpan w:val="2"/>
            <w:tcBorders>
              <w:bottom w:val="single" w:color="616161" w:sz="2" w:space="0"/>
            </w:tcBorders>
            <w:vAlign w:val="center"/>
          </w:tcPr>
          <w:p w:rsidRPr="007B666C" w:rsidR="00625CB0" w:rsidP="005114A7" w:rsidRDefault="00625CB0" w14:paraId="23A34E98" wp14:textId="77777777">
            <w:pPr>
              <w:pStyle w:val="TableText"/>
              <w:rPr>
                <w:rStyle w:val="BodytextChar"/>
                <w:sz w:val="18"/>
                <w:szCs w:val="18"/>
              </w:rPr>
            </w:pPr>
            <w:r w:rsidRPr="007B666C">
              <w:rPr>
                <w:rStyle w:val="BodytextChar"/>
                <w:sz w:val="18"/>
                <w:szCs w:val="18"/>
              </w:rPr>
              <w:t>A_LI_USED_AMT</w:t>
            </w:r>
          </w:p>
        </w:tc>
        <w:tc>
          <w:tcPr>
            <w:tcW w:w="1135" w:type="pct"/>
            <w:tcBorders>
              <w:bottom w:val="single" w:color="616161" w:sz="2" w:space="0"/>
            </w:tcBorders>
            <w:vAlign w:val="center"/>
          </w:tcPr>
          <w:p w:rsidRPr="007B666C" w:rsidR="00625CB0" w:rsidP="005114A7" w:rsidRDefault="00625CB0" w14:paraId="321F4C6A" wp14:textId="77777777">
            <w:pPr>
              <w:pStyle w:val="TableText"/>
              <w:rPr>
                <w:rStyle w:val="BodytextChar"/>
                <w:sz w:val="18"/>
                <w:szCs w:val="18"/>
              </w:rPr>
            </w:pPr>
            <w:r w:rsidRPr="007B666C">
              <w:rPr>
                <w:rStyle w:val="BodytextChar"/>
                <w:sz w:val="18"/>
                <w:szCs w:val="18"/>
              </w:rPr>
              <w:t>Sum A_LI_USED_AMT</w:t>
            </w:r>
          </w:p>
          <w:p w:rsidRPr="007B666C" w:rsidR="00625CB0" w:rsidP="005114A7" w:rsidRDefault="00625CB0" w14:paraId="4D085F96" wp14:textId="77777777">
            <w:pPr>
              <w:pStyle w:val="TableText"/>
              <w:rPr>
                <w:rStyle w:val="BodytextChar"/>
                <w:sz w:val="18"/>
                <w:szCs w:val="18"/>
              </w:rPr>
            </w:pPr>
            <w:r w:rsidRPr="007B666C">
              <w:rPr>
                <w:rStyle w:val="BodytextChar"/>
                <w:sz w:val="18"/>
                <w:szCs w:val="18"/>
              </w:rPr>
              <w:t>Format as:  $ 999,999.99</w:t>
            </w:r>
          </w:p>
        </w:tc>
      </w:tr>
      <w:tr xmlns:wp14="http://schemas.microsoft.com/office/word/2010/wordml" w:rsidR="00625CB0" w14:paraId="1CB55720"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625CB0" w:rsidRDefault="00625CB0" w14:paraId="6E49575C"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625CB0" w:rsidTr="009D1630" w14:paraId="4C707E30" wp14:textId="77777777">
        <w:tblPrEx>
          <w:tblCellMar>
            <w:top w:w="0" w:type="dxa"/>
            <w:bottom w:w="0" w:type="dxa"/>
          </w:tblCellMar>
        </w:tblPrEx>
        <w:trPr>
          <w:cantSplit/>
          <w:jc w:val="center"/>
        </w:trPr>
        <w:tc>
          <w:tcPr>
            <w:tcW w:w="1655" w:type="pct"/>
            <w:gridSpan w:val="3"/>
            <w:tcBorders>
              <w:top w:val="single" w:color="616161" w:sz="2" w:space="0"/>
              <w:bottom w:val="single" w:color="616161" w:sz="2" w:space="0"/>
            </w:tcBorders>
            <w:vAlign w:val="center"/>
          </w:tcPr>
          <w:p w:rsidRPr="007B666C" w:rsidR="00625CB0" w:rsidRDefault="00625CB0" w14:paraId="00399CC9" wp14:textId="77777777">
            <w:pPr>
              <w:pStyle w:val="TableHeading"/>
              <w:spacing w:before="40" w:after="40"/>
              <w:jc w:val="center"/>
              <w:rPr>
                <w:rStyle w:val="ModernTableText"/>
                <w:rFonts w:cs="Arial"/>
                <w:szCs w:val="18"/>
              </w:rPr>
            </w:pPr>
            <w:r w:rsidRPr="007B666C">
              <w:rPr>
                <w:rStyle w:val="ModernTableText"/>
                <w:rFonts w:cs="Arial"/>
                <w:szCs w:val="18"/>
              </w:rPr>
              <w:t>Chart Footnote Label (opt)</w:t>
            </w:r>
          </w:p>
        </w:tc>
        <w:tc>
          <w:tcPr>
            <w:tcW w:w="1742" w:type="pct"/>
            <w:gridSpan w:val="3"/>
            <w:tcBorders>
              <w:top w:val="single" w:color="616161" w:sz="2" w:space="0"/>
              <w:bottom w:val="single" w:color="616161" w:sz="2" w:space="0"/>
            </w:tcBorders>
            <w:vAlign w:val="center"/>
          </w:tcPr>
          <w:p w:rsidRPr="007B666C" w:rsidR="00625CB0" w:rsidRDefault="00625CB0" w14:paraId="6CAF2D43" wp14:textId="77777777">
            <w:pPr>
              <w:pStyle w:val="TableText1"/>
              <w:spacing w:before="40" w:after="40"/>
              <w:jc w:val="center"/>
              <w:rPr>
                <w:rStyle w:val="ModernTableText"/>
                <w:rFonts w:cs="Arial"/>
                <w:b/>
                <w:noProof/>
                <w:szCs w:val="18"/>
              </w:rPr>
            </w:pPr>
            <w:r w:rsidRPr="007B666C">
              <w:rPr>
                <w:rStyle w:val="ModernTableText"/>
                <w:rFonts w:cs="Arial"/>
                <w:b/>
                <w:noProof/>
                <w:szCs w:val="18"/>
              </w:rPr>
              <w:t>Chart Footnote Description (opt)</w:t>
            </w:r>
          </w:p>
        </w:tc>
        <w:tc>
          <w:tcPr>
            <w:tcW w:w="1603" w:type="pct"/>
            <w:gridSpan w:val="2"/>
            <w:tcBorders>
              <w:top w:val="single" w:color="616161" w:sz="2" w:space="0"/>
              <w:bottom w:val="single" w:color="616161" w:sz="2" w:space="0"/>
            </w:tcBorders>
            <w:vAlign w:val="center"/>
          </w:tcPr>
          <w:p w:rsidRPr="007B666C" w:rsidR="00625CB0" w:rsidRDefault="00625CB0" w14:paraId="1567AA32" wp14:textId="77777777">
            <w:pPr>
              <w:pStyle w:val="TableText1"/>
              <w:spacing w:before="40" w:after="40"/>
              <w:jc w:val="center"/>
              <w:rPr>
                <w:rStyle w:val="ModernTableText"/>
                <w:rFonts w:cs="Arial"/>
                <w:b/>
                <w:noProof/>
                <w:szCs w:val="18"/>
              </w:rPr>
            </w:pPr>
            <w:r w:rsidRPr="007B666C">
              <w:rPr>
                <w:rStyle w:val="ModernTableText"/>
                <w:rFonts w:cs="Arial"/>
                <w:b/>
                <w:noProof/>
                <w:szCs w:val="18"/>
              </w:rPr>
              <w:t>Chart Footnote Processing Rules (opt)</w:t>
            </w:r>
          </w:p>
        </w:tc>
      </w:tr>
      <w:tr xmlns:wp14="http://schemas.microsoft.com/office/word/2010/wordml" w:rsidR="00625CB0" w:rsidTr="009D1630" w14:paraId="3FED2FB2" wp14:textId="77777777">
        <w:tblPrEx>
          <w:tblCellMar>
            <w:top w:w="0" w:type="dxa"/>
            <w:bottom w:w="0" w:type="dxa"/>
          </w:tblCellMar>
        </w:tblPrEx>
        <w:trPr>
          <w:cantSplit/>
          <w:jc w:val="center"/>
        </w:trPr>
        <w:tc>
          <w:tcPr>
            <w:tcW w:w="1655" w:type="pct"/>
            <w:gridSpan w:val="3"/>
            <w:tcBorders>
              <w:top w:val="single" w:color="616161" w:sz="2" w:space="0"/>
              <w:bottom w:val="single" w:color="616161" w:sz="2" w:space="0"/>
            </w:tcBorders>
            <w:vAlign w:val="center"/>
          </w:tcPr>
          <w:p w:rsidRPr="007B666C" w:rsidR="00625CB0" w:rsidRDefault="00625CB0" w14:paraId="138C063B" wp14:textId="77777777">
            <w:pPr>
              <w:pStyle w:val="TableText1"/>
              <w:spacing w:before="40" w:after="40"/>
              <w:rPr>
                <w:rStyle w:val="ModernTableText"/>
                <w:rFonts w:cs="Arial"/>
                <w:bCs/>
                <w:color w:val="000000"/>
                <w:szCs w:val="18"/>
              </w:rPr>
            </w:pPr>
            <w:r w:rsidRPr="007B666C">
              <w:rPr>
                <w:rStyle w:val="ModernTableText"/>
                <w:rFonts w:cs="Arial"/>
                <w:bCs/>
                <w:color w:val="000000"/>
                <w:szCs w:val="18"/>
              </w:rPr>
              <w:t>N/A</w:t>
            </w:r>
          </w:p>
        </w:tc>
        <w:tc>
          <w:tcPr>
            <w:tcW w:w="1742" w:type="pct"/>
            <w:gridSpan w:val="3"/>
            <w:tcBorders>
              <w:top w:val="single" w:color="616161" w:sz="2" w:space="0"/>
              <w:bottom w:val="single" w:color="616161" w:sz="2" w:space="0"/>
            </w:tcBorders>
            <w:vAlign w:val="center"/>
          </w:tcPr>
          <w:p w:rsidRPr="007B666C" w:rsidR="00625CB0" w:rsidRDefault="00625CB0" w14:paraId="16125916" wp14:textId="77777777">
            <w:pPr>
              <w:pStyle w:val="TableText1"/>
              <w:spacing w:before="40" w:after="40"/>
              <w:rPr>
                <w:rStyle w:val="ModernTableText"/>
                <w:rFonts w:cs="Arial"/>
                <w:bCs/>
                <w:color w:val="000000"/>
                <w:szCs w:val="18"/>
              </w:rPr>
            </w:pPr>
            <w:r w:rsidRPr="007B666C">
              <w:rPr>
                <w:rStyle w:val="ModernTableText"/>
                <w:rFonts w:cs="Arial"/>
                <w:bCs/>
                <w:color w:val="000000"/>
                <w:szCs w:val="18"/>
              </w:rPr>
              <w:t>N/A</w:t>
            </w:r>
          </w:p>
        </w:tc>
        <w:tc>
          <w:tcPr>
            <w:tcW w:w="1603" w:type="pct"/>
            <w:gridSpan w:val="2"/>
            <w:tcBorders>
              <w:top w:val="single" w:color="616161" w:sz="2" w:space="0"/>
              <w:bottom w:val="single" w:color="616161" w:sz="2" w:space="0"/>
            </w:tcBorders>
            <w:vAlign w:val="center"/>
          </w:tcPr>
          <w:p w:rsidRPr="007B666C" w:rsidR="00625CB0" w:rsidRDefault="00625CB0" w14:paraId="65A1D9AA" wp14:textId="77777777">
            <w:pPr>
              <w:pStyle w:val="TableText1"/>
              <w:spacing w:before="40" w:after="40"/>
              <w:rPr>
                <w:rStyle w:val="ModernTableText"/>
                <w:rFonts w:cs="Arial"/>
                <w:bCs/>
                <w:color w:val="000000"/>
                <w:szCs w:val="18"/>
              </w:rPr>
            </w:pPr>
            <w:r w:rsidRPr="007B666C">
              <w:rPr>
                <w:rStyle w:val="ModernTableText"/>
                <w:rFonts w:cs="Arial"/>
                <w:bCs/>
                <w:color w:val="000000"/>
                <w:szCs w:val="18"/>
              </w:rPr>
              <w:t>N/A</w:t>
            </w:r>
          </w:p>
        </w:tc>
      </w:tr>
      <w:tr xmlns:wp14="http://schemas.microsoft.com/office/word/2010/wordml" w:rsidR="00625CB0" w14:paraId="43CC60C6"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625CB0" w:rsidRDefault="00625CB0" w14:paraId="17E0894B"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Footnote (opt)</w:t>
            </w:r>
          </w:p>
        </w:tc>
      </w:tr>
      <w:tr xmlns:wp14="http://schemas.microsoft.com/office/word/2010/wordml" w:rsidR="00625CB0" w:rsidTr="009D1630" w14:paraId="27764770" wp14:textId="77777777">
        <w:tblPrEx>
          <w:tblCellMar>
            <w:top w:w="0" w:type="dxa"/>
            <w:bottom w:w="0" w:type="dxa"/>
          </w:tblCellMar>
        </w:tblPrEx>
        <w:trPr>
          <w:cantSplit/>
          <w:jc w:val="center"/>
        </w:trPr>
        <w:tc>
          <w:tcPr>
            <w:tcW w:w="1655" w:type="pct"/>
            <w:gridSpan w:val="3"/>
            <w:tcBorders>
              <w:top w:val="single" w:color="616161" w:sz="2" w:space="0"/>
            </w:tcBorders>
            <w:vAlign w:val="center"/>
          </w:tcPr>
          <w:p w:rsidRPr="007B666C" w:rsidR="00625CB0" w:rsidRDefault="00625CB0" w14:paraId="764D9DEC" wp14:textId="77777777">
            <w:pPr>
              <w:pStyle w:val="TableHeading"/>
              <w:spacing w:before="40" w:after="40"/>
              <w:jc w:val="center"/>
              <w:rPr>
                <w:rStyle w:val="ModernTableText"/>
                <w:rFonts w:cs="Arial"/>
                <w:szCs w:val="18"/>
              </w:rPr>
            </w:pPr>
            <w:r w:rsidRPr="007B666C">
              <w:rPr>
                <w:rStyle w:val="ModernTableText"/>
                <w:rFonts w:cs="Arial"/>
                <w:szCs w:val="18"/>
              </w:rPr>
              <w:t>Report Footnote Label (opt)</w:t>
            </w:r>
          </w:p>
        </w:tc>
        <w:tc>
          <w:tcPr>
            <w:tcW w:w="1742" w:type="pct"/>
            <w:gridSpan w:val="3"/>
            <w:tcBorders>
              <w:top w:val="single" w:color="616161" w:sz="2" w:space="0"/>
            </w:tcBorders>
            <w:vAlign w:val="center"/>
          </w:tcPr>
          <w:p w:rsidRPr="007B666C" w:rsidR="00625CB0" w:rsidRDefault="00625CB0" w14:paraId="2714DD93" wp14:textId="77777777">
            <w:pPr>
              <w:pStyle w:val="TableText1"/>
              <w:spacing w:before="40" w:after="40"/>
              <w:jc w:val="center"/>
              <w:rPr>
                <w:rStyle w:val="ModernTableText"/>
                <w:rFonts w:cs="Arial"/>
                <w:b/>
                <w:noProof/>
                <w:szCs w:val="18"/>
              </w:rPr>
            </w:pPr>
            <w:r w:rsidRPr="007B666C">
              <w:rPr>
                <w:rStyle w:val="ModernTableText"/>
                <w:rFonts w:cs="Arial"/>
                <w:b/>
                <w:noProof/>
                <w:szCs w:val="18"/>
              </w:rPr>
              <w:t>Report Footnote Description (opt)</w:t>
            </w:r>
          </w:p>
        </w:tc>
        <w:tc>
          <w:tcPr>
            <w:tcW w:w="1603" w:type="pct"/>
            <w:gridSpan w:val="2"/>
            <w:tcBorders>
              <w:top w:val="single" w:color="616161" w:sz="2" w:space="0"/>
            </w:tcBorders>
            <w:vAlign w:val="center"/>
          </w:tcPr>
          <w:p w:rsidRPr="007B666C" w:rsidR="00625CB0" w:rsidRDefault="00625CB0" w14:paraId="125B9267" wp14:textId="77777777">
            <w:pPr>
              <w:pStyle w:val="TableText1"/>
              <w:spacing w:before="40" w:after="40"/>
              <w:jc w:val="center"/>
              <w:rPr>
                <w:rStyle w:val="ModernTableText"/>
                <w:rFonts w:cs="Arial"/>
                <w:b/>
                <w:noProof/>
                <w:szCs w:val="18"/>
              </w:rPr>
            </w:pPr>
            <w:r w:rsidRPr="007B666C">
              <w:rPr>
                <w:rStyle w:val="ModernTableText"/>
                <w:rFonts w:cs="Arial"/>
                <w:b/>
                <w:noProof/>
                <w:szCs w:val="18"/>
              </w:rPr>
              <w:t>Report Footnote Processing Rules (opt)</w:t>
            </w:r>
          </w:p>
        </w:tc>
      </w:tr>
      <w:tr xmlns:wp14="http://schemas.microsoft.com/office/word/2010/wordml" w:rsidR="00625CB0" w:rsidTr="009D1630" w14:paraId="7F3641B8" wp14:textId="77777777">
        <w:tblPrEx>
          <w:tblCellMar>
            <w:top w:w="0" w:type="dxa"/>
            <w:bottom w:w="0" w:type="dxa"/>
          </w:tblCellMar>
        </w:tblPrEx>
        <w:trPr>
          <w:cantSplit/>
          <w:jc w:val="center"/>
        </w:trPr>
        <w:tc>
          <w:tcPr>
            <w:tcW w:w="1655" w:type="pct"/>
            <w:gridSpan w:val="3"/>
            <w:vAlign w:val="center"/>
          </w:tcPr>
          <w:p w:rsidRPr="007B666C" w:rsidR="00625CB0" w:rsidRDefault="00625CB0" w14:paraId="57A4FE86" wp14:textId="77777777">
            <w:pPr>
              <w:pStyle w:val="TableText1"/>
              <w:spacing w:before="40" w:after="40"/>
              <w:rPr>
                <w:rStyle w:val="ModernTableText"/>
                <w:rFonts w:cs="Arial"/>
                <w:bCs/>
                <w:color w:val="000000"/>
                <w:szCs w:val="18"/>
              </w:rPr>
            </w:pPr>
            <w:r w:rsidRPr="007B666C">
              <w:rPr>
                <w:rStyle w:val="ModernTableText"/>
                <w:rFonts w:cs="Arial"/>
                <w:bCs/>
                <w:color w:val="000000"/>
                <w:szCs w:val="18"/>
              </w:rPr>
              <w:t>N/A</w:t>
            </w:r>
          </w:p>
        </w:tc>
        <w:tc>
          <w:tcPr>
            <w:tcW w:w="1742" w:type="pct"/>
            <w:gridSpan w:val="3"/>
            <w:vAlign w:val="center"/>
          </w:tcPr>
          <w:p w:rsidRPr="007B666C" w:rsidR="00625CB0" w:rsidRDefault="00625CB0" w14:paraId="7A3CAF10" wp14:textId="77777777">
            <w:pPr>
              <w:pStyle w:val="TableText1"/>
              <w:spacing w:before="40" w:after="40"/>
              <w:rPr>
                <w:rStyle w:val="ModernTableText"/>
                <w:rFonts w:cs="Arial"/>
                <w:bCs/>
                <w:color w:val="000000"/>
                <w:szCs w:val="18"/>
              </w:rPr>
            </w:pPr>
            <w:r w:rsidRPr="007B666C">
              <w:rPr>
                <w:rStyle w:val="ModernTableText"/>
                <w:rFonts w:cs="Arial"/>
                <w:bCs/>
                <w:color w:val="000000"/>
                <w:szCs w:val="18"/>
              </w:rPr>
              <w:t>N/A</w:t>
            </w:r>
          </w:p>
        </w:tc>
        <w:tc>
          <w:tcPr>
            <w:tcW w:w="1603" w:type="pct"/>
            <w:gridSpan w:val="2"/>
            <w:vAlign w:val="center"/>
          </w:tcPr>
          <w:p w:rsidRPr="007B666C" w:rsidR="00625CB0" w:rsidRDefault="00625CB0" w14:paraId="7DCC023A" wp14:textId="77777777">
            <w:pPr>
              <w:pStyle w:val="TableText1"/>
              <w:spacing w:before="40" w:after="40"/>
              <w:rPr>
                <w:rStyle w:val="ModernTableText"/>
                <w:rFonts w:cs="Arial"/>
                <w:bCs/>
                <w:color w:val="000000"/>
                <w:szCs w:val="18"/>
              </w:rPr>
            </w:pPr>
            <w:r w:rsidRPr="007B666C">
              <w:rPr>
                <w:rStyle w:val="ModernTableText"/>
                <w:rFonts w:cs="Arial"/>
                <w:bCs/>
                <w:color w:val="000000"/>
                <w:szCs w:val="18"/>
              </w:rPr>
              <w:t>N/A</w:t>
            </w:r>
          </w:p>
        </w:tc>
      </w:tr>
    </w:tbl>
    <w:p xmlns:wp14="http://schemas.microsoft.com/office/word/2010/wordml" w:rsidR="00CE759A" w:rsidRDefault="00CE759A" w14:paraId="78BEFD2A" wp14:textId="77777777">
      <w:pPr>
        <w:rPr>
          <w:sz w:val="19"/>
          <w:szCs w:val="19"/>
        </w:rPr>
      </w:pPr>
    </w:p>
    <w:p xmlns:wp14="http://schemas.microsoft.com/office/word/2010/wordml" w:rsidR="00CE759A" w:rsidP="00D0385C" w:rsidRDefault="00CE759A" w14:paraId="50108B51" wp14:textId="77777777">
      <w:pPr>
        <w:pStyle w:val="Heading5"/>
      </w:pPr>
      <w:r>
        <w:br w:type="page"/>
      </w:r>
      <w:bookmarkStart w:name="_Toc214963338" w:id="302"/>
      <w:r>
        <w:t>Report Definition – OPR-SRA-105 – Service Authorization Service Code Utilization by Member</w:t>
      </w:r>
      <w:bookmarkEnd w:id="302"/>
      <w:r>
        <w:rPr>
          <w:rStyle w:val="ModernTableText"/>
          <w:sz w:val="17"/>
          <w:szCs w:val="17"/>
        </w:rPr>
        <w:t xml:space="preserve"> </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559"/>
        <w:gridCol w:w="1632"/>
        <w:gridCol w:w="1419"/>
        <w:gridCol w:w="2245"/>
        <w:gridCol w:w="23"/>
        <w:gridCol w:w="2098"/>
        <w:gridCol w:w="1226"/>
        <w:gridCol w:w="348"/>
        <w:gridCol w:w="2159"/>
        <w:gridCol w:w="1681"/>
      </w:tblGrid>
      <w:tr xmlns:wp14="http://schemas.microsoft.com/office/word/2010/wordml" w:rsidR="00CE759A" w14:paraId="60F4CD55" wp14:textId="77777777">
        <w:tblPrEx>
          <w:tblCellMar>
            <w:top w:w="0" w:type="dxa"/>
            <w:bottom w:w="0" w:type="dxa"/>
          </w:tblCellMar>
        </w:tblPrEx>
        <w:trPr>
          <w:cantSplit/>
          <w:trHeight w:val="432" w:hRule="exact"/>
          <w:tblHeader/>
          <w:jc w:val="center"/>
        </w:trPr>
        <w:tc>
          <w:tcPr>
            <w:tcW w:w="5000" w:type="pct"/>
            <w:gridSpan w:val="10"/>
            <w:tcBorders>
              <w:top w:val="single" w:color="auto" w:sz="4" w:space="0"/>
              <w:left w:val="single" w:color="auto" w:sz="4" w:space="0"/>
              <w:bottom w:val="single" w:color="auto" w:sz="4" w:space="0"/>
              <w:right w:val="single" w:color="auto" w:sz="4" w:space="0"/>
            </w:tcBorders>
            <w:shd w:val="clear" w:color="auto" w:fill="FF0000"/>
            <w:vAlign w:val="center"/>
          </w:tcPr>
          <w:p w:rsidRPr="00FC1994" w:rsidR="00CE759A" w:rsidP="003622E7" w:rsidRDefault="00CE759A" w14:paraId="512496BE" wp14:textId="77777777">
            <w:pPr>
              <w:jc w:val="center"/>
              <w:rPr>
                <w:rFonts w:eastAsia="MS Mincho"/>
              </w:rPr>
            </w:pPr>
            <w:r>
              <w:br w:type="page"/>
            </w:r>
            <w:r>
              <w:br w:type="page"/>
            </w:r>
            <w:r>
              <w:br w:type="page"/>
            </w:r>
            <w:r>
              <w:br w:type="page"/>
            </w:r>
            <w:r w:rsidRPr="00FC1994">
              <w:rPr>
                <w:rFonts w:eastAsia="MS Mincho"/>
              </w:rPr>
              <w:t>NH MMIS REPORT DEFINITION</w:t>
            </w:r>
          </w:p>
        </w:tc>
      </w:tr>
      <w:tr xmlns:wp14="http://schemas.microsoft.com/office/word/2010/wordml" w:rsidR="00CE759A" w:rsidTr="000E74B1" w14:paraId="350474D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tcBorders>
              <w:top w:val="single" w:color="auto" w:sz="4" w:space="0"/>
            </w:tcBorders>
            <w:vAlign w:val="center"/>
          </w:tcPr>
          <w:p w:rsidRPr="00A7660D" w:rsidR="00CE759A" w:rsidP="000E74B1" w:rsidRDefault="00CE759A" w14:paraId="07C58A09" wp14:textId="77777777">
            <w:pPr>
              <w:pStyle w:val="TableHeading"/>
              <w:spacing w:before="40" w:after="40"/>
              <w:rPr>
                <w:rStyle w:val="ModernTableText"/>
                <w:noProof/>
                <w:szCs w:val="18"/>
              </w:rPr>
            </w:pPr>
            <w:r w:rsidRPr="00A7660D">
              <w:rPr>
                <w:rStyle w:val="ModernTableText"/>
                <w:noProof/>
                <w:szCs w:val="18"/>
              </w:rPr>
              <w:t>Report Type:</w:t>
            </w:r>
          </w:p>
        </w:tc>
        <w:tc>
          <w:tcPr>
            <w:tcW w:w="3891" w:type="pct"/>
            <w:gridSpan w:val="8"/>
            <w:tcBorders>
              <w:top w:val="single" w:color="auto" w:sz="4" w:space="0"/>
            </w:tcBorders>
            <w:vAlign w:val="center"/>
          </w:tcPr>
          <w:p w:rsidRPr="00A7660D" w:rsidR="00CE759A" w:rsidRDefault="00CE759A" w14:paraId="31159762" wp14:textId="77777777">
            <w:pPr>
              <w:pStyle w:val="TableText1"/>
              <w:spacing w:before="40" w:after="40"/>
              <w:rPr>
                <w:rStyle w:val="ModernTableText"/>
                <w:noProof/>
                <w:szCs w:val="18"/>
              </w:rPr>
            </w:pPr>
            <w:r w:rsidRPr="00A7660D">
              <w:rPr>
                <w:rStyle w:val="ModernTableText"/>
                <w:rFonts w:ascii="Wingdings" w:hAnsi="Wingdings" w:eastAsia="Wingdings" w:cs="Wingdings"/>
                <w:noProof/>
                <w:szCs w:val="18"/>
              </w:rPr>
              <w:t>þ</w:t>
            </w:r>
            <w:r w:rsidRPr="00A7660D">
              <w:rPr>
                <w:rStyle w:val="ModernTableText"/>
                <w:noProof/>
                <w:szCs w:val="18"/>
              </w:rPr>
              <w:t xml:space="preserve"> Standard</w:t>
            </w:r>
            <w:r w:rsidRPr="00A7660D">
              <w:rPr>
                <w:rStyle w:val="ModernTableText"/>
                <w:noProof/>
                <w:szCs w:val="18"/>
              </w:rPr>
              <w:tab/>
            </w:r>
            <w:r w:rsidRPr="00A7660D">
              <w:rPr>
                <w:rStyle w:val="ModernTableText"/>
                <w:noProof/>
                <w:szCs w:val="18"/>
              </w:rPr>
              <w:tab/>
            </w:r>
            <w:r w:rsidRPr="00A7660D">
              <w:rPr>
                <w:rStyle w:val="ModernTableText"/>
                <w:rFonts w:ascii="Wingdings 2" w:hAnsi="Wingdings 2" w:eastAsia="Wingdings 2" w:cs="Wingdings 2"/>
                <w:noProof/>
                <w:szCs w:val="18"/>
              </w:rPr>
              <w:t>£</w:t>
            </w:r>
            <w:r w:rsidRPr="00A7660D">
              <w:rPr>
                <w:rStyle w:val="ModernTableText"/>
                <w:noProof/>
                <w:szCs w:val="18"/>
              </w:rPr>
              <w:t>Customized</w:t>
            </w:r>
          </w:p>
        </w:tc>
      </w:tr>
      <w:tr xmlns:wp14="http://schemas.microsoft.com/office/word/2010/wordml" w:rsidR="00CE759A" w:rsidTr="000E74B1" w14:paraId="215667B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tcBorders>
              <w:top w:val="single" w:color="616161" w:sz="2" w:space="0"/>
            </w:tcBorders>
            <w:vAlign w:val="center"/>
          </w:tcPr>
          <w:p w:rsidRPr="00A7660D" w:rsidR="00CE759A" w:rsidP="000E74B1" w:rsidRDefault="00CE759A" w14:paraId="5538806E" wp14:textId="77777777">
            <w:pPr>
              <w:pStyle w:val="TableHeading"/>
              <w:spacing w:before="40" w:after="40"/>
              <w:rPr>
                <w:rStyle w:val="ModernTableText"/>
                <w:noProof/>
                <w:szCs w:val="18"/>
              </w:rPr>
            </w:pPr>
            <w:r w:rsidRPr="00A7660D">
              <w:rPr>
                <w:rStyle w:val="ModernTableText"/>
                <w:noProof/>
                <w:szCs w:val="18"/>
              </w:rPr>
              <w:t>Client Name:</w:t>
            </w:r>
          </w:p>
        </w:tc>
        <w:tc>
          <w:tcPr>
            <w:tcW w:w="3891" w:type="pct"/>
            <w:gridSpan w:val="8"/>
            <w:tcBorders>
              <w:top w:val="single" w:color="616161" w:sz="2" w:space="0"/>
            </w:tcBorders>
            <w:vAlign w:val="center"/>
          </w:tcPr>
          <w:p w:rsidRPr="00A7660D" w:rsidR="00CE759A" w:rsidRDefault="00CE759A" w14:paraId="0788BBC2" wp14:textId="77777777">
            <w:pPr>
              <w:pStyle w:val="TableText1"/>
              <w:spacing w:before="40" w:after="40"/>
              <w:rPr>
                <w:rStyle w:val="ModernTableText"/>
                <w:szCs w:val="18"/>
              </w:rPr>
            </w:pPr>
            <w:r w:rsidRPr="00A7660D">
              <w:rPr>
                <w:rStyle w:val="ModernTableText"/>
                <w:szCs w:val="18"/>
              </w:rPr>
              <w:t>New Hampshire</w:t>
            </w:r>
          </w:p>
        </w:tc>
      </w:tr>
      <w:tr xmlns:wp14="http://schemas.microsoft.com/office/word/2010/wordml" w:rsidR="00CE759A" w:rsidTr="000E74B1" w14:paraId="0413786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tcBorders>
              <w:top w:val="single" w:color="616161" w:sz="2" w:space="0"/>
            </w:tcBorders>
            <w:vAlign w:val="center"/>
          </w:tcPr>
          <w:p w:rsidRPr="00A7660D" w:rsidR="00CE759A" w:rsidP="000E74B1" w:rsidRDefault="00CE759A" w14:paraId="4CD6BADB" wp14:textId="77777777">
            <w:pPr>
              <w:pStyle w:val="TableHeading"/>
              <w:spacing w:before="40" w:after="40"/>
              <w:rPr>
                <w:rStyle w:val="ModernTableText"/>
                <w:noProof/>
                <w:szCs w:val="18"/>
              </w:rPr>
            </w:pPr>
            <w:r w:rsidRPr="00A7660D">
              <w:rPr>
                <w:rStyle w:val="ModernTableText"/>
                <w:noProof/>
                <w:szCs w:val="18"/>
              </w:rPr>
              <w:t>Client Report ID:</w:t>
            </w:r>
          </w:p>
        </w:tc>
        <w:tc>
          <w:tcPr>
            <w:tcW w:w="3891" w:type="pct"/>
            <w:gridSpan w:val="8"/>
            <w:tcBorders>
              <w:top w:val="single" w:color="616161" w:sz="2" w:space="0"/>
            </w:tcBorders>
            <w:vAlign w:val="center"/>
          </w:tcPr>
          <w:p w:rsidRPr="00A7660D" w:rsidR="00CE759A" w:rsidRDefault="00CE759A" w14:paraId="2679A9AC" wp14:textId="77777777">
            <w:pPr>
              <w:pStyle w:val="TableText1"/>
              <w:spacing w:before="40" w:after="40"/>
              <w:rPr>
                <w:rStyle w:val="ModernTableText"/>
                <w:szCs w:val="18"/>
              </w:rPr>
            </w:pPr>
            <w:r w:rsidRPr="00A7660D">
              <w:rPr>
                <w:rStyle w:val="ModernTableText"/>
                <w:szCs w:val="18"/>
              </w:rPr>
              <w:t>OPR-SRA-105</w:t>
            </w:r>
          </w:p>
        </w:tc>
      </w:tr>
      <w:tr xmlns:wp14="http://schemas.microsoft.com/office/word/2010/wordml" w:rsidR="00CE759A" w:rsidTr="000E74B1" w14:paraId="3258539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91"/>
          <w:jc w:val="center"/>
        </w:trPr>
        <w:tc>
          <w:tcPr>
            <w:tcW w:w="1109" w:type="pct"/>
            <w:gridSpan w:val="2"/>
            <w:tcBorders>
              <w:top w:val="single" w:color="616161" w:sz="2" w:space="0"/>
            </w:tcBorders>
            <w:vAlign w:val="center"/>
          </w:tcPr>
          <w:p w:rsidRPr="00A7660D" w:rsidR="00CE759A" w:rsidP="000E74B1" w:rsidRDefault="00CE759A" w14:paraId="2F4001BD" wp14:textId="77777777">
            <w:pPr>
              <w:pStyle w:val="TableHeading"/>
              <w:spacing w:before="40" w:after="40"/>
              <w:rPr>
                <w:rStyle w:val="ModernTableText"/>
                <w:noProof/>
                <w:szCs w:val="18"/>
              </w:rPr>
            </w:pPr>
            <w:r w:rsidRPr="00A7660D">
              <w:rPr>
                <w:rStyle w:val="ModernTableText"/>
                <w:noProof/>
                <w:szCs w:val="18"/>
              </w:rPr>
              <w:t>Client Line Of Business:</w:t>
            </w:r>
          </w:p>
        </w:tc>
        <w:tc>
          <w:tcPr>
            <w:tcW w:w="3891" w:type="pct"/>
            <w:gridSpan w:val="8"/>
            <w:tcBorders>
              <w:top w:val="single" w:color="616161" w:sz="2" w:space="0"/>
            </w:tcBorders>
            <w:vAlign w:val="center"/>
          </w:tcPr>
          <w:p w:rsidRPr="00A7660D" w:rsidR="00CE759A" w:rsidRDefault="00CE759A" w14:paraId="41E1ED81" wp14:textId="77777777">
            <w:pPr>
              <w:pStyle w:val="TableText1"/>
              <w:spacing w:before="40" w:after="40"/>
              <w:rPr>
                <w:rStyle w:val="ModernTableText"/>
                <w:szCs w:val="18"/>
              </w:rPr>
            </w:pPr>
            <w:r w:rsidRPr="00A7660D">
              <w:rPr>
                <w:rStyle w:val="ModernTableText"/>
                <w:szCs w:val="18"/>
              </w:rPr>
              <w:t>Medicaid</w:t>
            </w:r>
          </w:p>
        </w:tc>
      </w:tr>
      <w:tr xmlns:wp14="http://schemas.microsoft.com/office/word/2010/wordml" w:rsidR="00CE759A" w:rsidTr="000E74B1" w14:paraId="3AD89A6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1109" w:type="pct"/>
            <w:gridSpan w:val="2"/>
            <w:tcBorders>
              <w:top w:val="single" w:color="616161" w:sz="2" w:space="0"/>
            </w:tcBorders>
            <w:vAlign w:val="center"/>
          </w:tcPr>
          <w:p w:rsidRPr="00A7660D" w:rsidR="00CE759A" w:rsidP="000E74B1" w:rsidRDefault="00CE759A" w14:paraId="225EE87F" wp14:textId="77777777">
            <w:pPr>
              <w:pStyle w:val="TableHeading"/>
              <w:spacing w:before="40" w:after="40"/>
              <w:rPr>
                <w:rStyle w:val="ModernTableText"/>
                <w:noProof/>
                <w:szCs w:val="18"/>
              </w:rPr>
            </w:pPr>
            <w:r w:rsidRPr="00A7660D">
              <w:rPr>
                <w:rStyle w:val="ModernTableText"/>
                <w:noProof/>
                <w:szCs w:val="18"/>
              </w:rPr>
              <w:t>Client Division / Department:</w:t>
            </w:r>
          </w:p>
        </w:tc>
        <w:tc>
          <w:tcPr>
            <w:tcW w:w="3891" w:type="pct"/>
            <w:gridSpan w:val="8"/>
            <w:tcBorders>
              <w:top w:val="single" w:color="616161" w:sz="2" w:space="0"/>
            </w:tcBorders>
            <w:vAlign w:val="center"/>
          </w:tcPr>
          <w:p w:rsidRPr="00A7660D" w:rsidR="00CE759A" w:rsidRDefault="00CE759A" w14:paraId="010077AC" wp14:textId="77777777">
            <w:pPr>
              <w:pStyle w:val="TableText1"/>
              <w:spacing w:before="40" w:after="40"/>
              <w:rPr>
                <w:rStyle w:val="ModernTableText"/>
                <w:szCs w:val="18"/>
              </w:rPr>
            </w:pPr>
            <w:r w:rsidRPr="00A7660D">
              <w:rPr>
                <w:rStyle w:val="ModernTableText"/>
                <w:szCs w:val="18"/>
              </w:rPr>
              <w:t>DHHS</w:t>
            </w:r>
          </w:p>
        </w:tc>
      </w:tr>
      <w:tr xmlns:wp14="http://schemas.microsoft.com/office/word/2010/wordml" w:rsidR="00CE759A" w:rsidTr="000E74B1" w14:paraId="0F2FB05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109" w:type="pct"/>
            <w:gridSpan w:val="2"/>
            <w:tcBorders>
              <w:top w:val="single" w:color="616161" w:sz="2" w:space="0"/>
              <w:bottom w:val="single" w:color="616161" w:sz="2" w:space="0"/>
            </w:tcBorders>
            <w:vAlign w:val="center"/>
          </w:tcPr>
          <w:p w:rsidRPr="00A7660D" w:rsidR="00CE759A" w:rsidP="000E74B1" w:rsidRDefault="00CE759A" w14:paraId="40F6F31E" wp14:textId="77777777">
            <w:pPr>
              <w:pStyle w:val="TableHeading"/>
              <w:spacing w:before="40" w:after="40"/>
              <w:rPr>
                <w:rStyle w:val="ModernTableText"/>
                <w:noProof/>
                <w:szCs w:val="18"/>
              </w:rPr>
            </w:pPr>
            <w:r w:rsidRPr="00A7660D">
              <w:rPr>
                <w:rStyle w:val="ModernTableText"/>
                <w:noProof/>
                <w:szCs w:val="18"/>
              </w:rPr>
              <w:t>Report Title:</w:t>
            </w:r>
          </w:p>
        </w:tc>
        <w:tc>
          <w:tcPr>
            <w:tcW w:w="3891" w:type="pct"/>
            <w:gridSpan w:val="8"/>
            <w:tcBorders>
              <w:top w:val="single" w:color="616161" w:sz="2" w:space="0"/>
              <w:bottom w:val="single" w:color="616161" w:sz="2" w:space="0"/>
            </w:tcBorders>
            <w:vAlign w:val="center"/>
          </w:tcPr>
          <w:p w:rsidRPr="00A7660D" w:rsidR="00CE759A" w:rsidRDefault="00CE759A" w14:paraId="2092CAEA" wp14:textId="77777777">
            <w:pPr>
              <w:pStyle w:val="TableText1"/>
              <w:spacing w:before="40" w:after="40"/>
              <w:rPr>
                <w:rStyle w:val="ModernTableText"/>
                <w:szCs w:val="18"/>
              </w:rPr>
            </w:pPr>
            <w:r w:rsidRPr="00A7660D">
              <w:rPr>
                <w:rStyle w:val="ModernTableText"/>
                <w:szCs w:val="18"/>
              </w:rPr>
              <w:t>Service Authorization Service Code Utilization by Member</w:t>
            </w:r>
          </w:p>
        </w:tc>
      </w:tr>
      <w:tr xmlns:wp14="http://schemas.microsoft.com/office/word/2010/wordml" w:rsidR="00CE759A" w:rsidTr="000E74B1" w14:paraId="52C8987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109" w:type="pct"/>
            <w:gridSpan w:val="2"/>
            <w:tcBorders>
              <w:top w:val="single" w:color="616161" w:sz="2" w:space="0"/>
              <w:bottom w:val="single" w:color="616161" w:sz="2" w:space="0"/>
            </w:tcBorders>
            <w:vAlign w:val="center"/>
          </w:tcPr>
          <w:p w:rsidRPr="00A7660D" w:rsidR="00CE759A" w:rsidP="000E74B1" w:rsidRDefault="00CE759A" w14:paraId="6F0650A5" wp14:textId="77777777">
            <w:pPr>
              <w:pStyle w:val="TableHeading"/>
              <w:spacing w:before="40" w:after="40"/>
              <w:rPr>
                <w:rStyle w:val="ModernTableText"/>
                <w:noProof/>
                <w:szCs w:val="18"/>
              </w:rPr>
            </w:pPr>
            <w:r w:rsidRPr="00A7660D">
              <w:rPr>
                <w:rStyle w:val="ModernTableText"/>
                <w:noProof/>
                <w:szCs w:val="18"/>
              </w:rPr>
              <w:t>Report Description:</w:t>
            </w:r>
          </w:p>
        </w:tc>
        <w:tc>
          <w:tcPr>
            <w:tcW w:w="3891" w:type="pct"/>
            <w:gridSpan w:val="8"/>
            <w:tcBorders>
              <w:top w:val="single" w:color="616161" w:sz="2" w:space="0"/>
              <w:bottom w:val="single" w:color="616161" w:sz="2" w:space="0"/>
            </w:tcBorders>
            <w:vAlign w:val="center"/>
          </w:tcPr>
          <w:p w:rsidRPr="00A7660D" w:rsidR="00CE759A" w:rsidRDefault="00CE759A" w14:paraId="52600B25" wp14:textId="77777777">
            <w:pPr>
              <w:pStyle w:val="TableText1"/>
              <w:spacing w:before="40" w:after="40"/>
              <w:rPr>
                <w:rStyle w:val="ModernTableText"/>
                <w:szCs w:val="18"/>
              </w:rPr>
            </w:pPr>
            <w:r w:rsidRPr="00A7660D">
              <w:rPr>
                <w:rFonts w:cs="Arial"/>
                <w:sz w:val="18"/>
                <w:szCs w:val="18"/>
              </w:rPr>
              <w:t>This report is used to track Service Code Utilization for services requiring service authorization for a Member.</w:t>
            </w:r>
          </w:p>
        </w:tc>
      </w:tr>
      <w:tr xmlns:wp14="http://schemas.microsoft.com/office/word/2010/wordml" w:rsidR="00CE759A" w:rsidTr="000E74B1" w14:paraId="42488C7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vAlign w:val="center"/>
          </w:tcPr>
          <w:p w:rsidRPr="00A7660D" w:rsidR="00CE759A" w:rsidP="000E74B1" w:rsidRDefault="00CE759A" w14:paraId="7D3B0DE5" wp14:textId="77777777">
            <w:pPr>
              <w:pStyle w:val="TableHeading"/>
              <w:spacing w:before="40" w:after="40"/>
              <w:rPr>
                <w:rStyle w:val="ModernTableText"/>
                <w:noProof/>
                <w:szCs w:val="18"/>
              </w:rPr>
            </w:pPr>
            <w:r w:rsidRPr="00A7660D">
              <w:rPr>
                <w:rStyle w:val="ModernTableText"/>
                <w:noProof/>
                <w:szCs w:val="18"/>
              </w:rPr>
              <w:t>Report Source State Code:</w:t>
            </w:r>
          </w:p>
        </w:tc>
        <w:tc>
          <w:tcPr>
            <w:tcW w:w="3891" w:type="pct"/>
            <w:gridSpan w:val="8"/>
            <w:vAlign w:val="center"/>
          </w:tcPr>
          <w:p w:rsidRPr="00A7660D" w:rsidR="00CE759A" w:rsidRDefault="00CE759A" w14:paraId="5109D1D7" wp14:textId="77777777">
            <w:pPr>
              <w:pStyle w:val="TableText1"/>
              <w:spacing w:before="40" w:after="40"/>
              <w:rPr>
                <w:rStyle w:val="ModernTableText"/>
                <w:szCs w:val="18"/>
              </w:rPr>
            </w:pPr>
            <w:r w:rsidRPr="00A7660D">
              <w:rPr>
                <w:rStyle w:val="ModernTableText"/>
                <w:szCs w:val="18"/>
              </w:rPr>
              <w:t>NH</w:t>
            </w:r>
          </w:p>
        </w:tc>
      </w:tr>
      <w:tr xmlns:wp14="http://schemas.microsoft.com/office/word/2010/wordml" w:rsidR="00CE759A" w:rsidTr="000E74B1" w14:paraId="4F858C5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vAlign w:val="center"/>
          </w:tcPr>
          <w:p w:rsidRPr="00A7660D" w:rsidR="00CE759A" w:rsidP="000E74B1" w:rsidRDefault="00CE759A" w14:paraId="753A80B6" wp14:textId="77777777">
            <w:pPr>
              <w:pStyle w:val="TableHeading"/>
              <w:spacing w:before="40" w:after="40"/>
              <w:rPr>
                <w:rStyle w:val="ModernTableText"/>
                <w:noProof/>
                <w:szCs w:val="18"/>
              </w:rPr>
            </w:pPr>
            <w:r w:rsidRPr="00A7660D">
              <w:rPr>
                <w:rStyle w:val="ModernTableText"/>
                <w:noProof/>
                <w:szCs w:val="18"/>
              </w:rPr>
              <w:t>Report Source Type:</w:t>
            </w:r>
          </w:p>
        </w:tc>
        <w:tc>
          <w:tcPr>
            <w:tcW w:w="3891" w:type="pct"/>
            <w:gridSpan w:val="8"/>
            <w:vAlign w:val="center"/>
          </w:tcPr>
          <w:p w:rsidRPr="00A7660D" w:rsidR="00CE759A" w:rsidRDefault="00CE759A" w14:paraId="63B27EFB" wp14:textId="77777777">
            <w:pPr>
              <w:pStyle w:val="TableText1"/>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OLTP</w:t>
            </w:r>
            <w:r w:rsidRPr="00A7660D">
              <w:rPr>
                <w:rStyle w:val="ModernTableText"/>
                <w:noProof/>
                <w:szCs w:val="18"/>
              </w:rPr>
              <w:tab/>
            </w:r>
            <w:r w:rsidRPr="00A7660D">
              <w:rPr>
                <w:rStyle w:val="ModernTableText"/>
                <w:noProof/>
                <w:szCs w:val="18"/>
              </w:rPr>
              <w:tab/>
            </w:r>
            <w:r w:rsidRPr="00A7660D">
              <w:rPr>
                <w:rStyle w:val="ModernTableText"/>
                <w:rFonts w:ascii="Wingdings" w:hAnsi="Wingdings" w:eastAsia="Wingdings" w:cs="Wingdings"/>
                <w:noProof/>
                <w:szCs w:val="18"/>
              </w:rPr>
              <w:t>þ</w:t>
            </w:r>
            <w:r w:rsidRPr="00A7660D">
              <w:rPr>
                <w:rStyle w:val="ModernTableText"/>
                <w:noProof/>
                <w:szCs w:val="18"/>
              </w:rPr>
              <w:t xml:space="preserve"> OLAP </w:t>
            </w:r>
          </w:p>
        </w:tc>
      </w:tr>
      <w:tr xmlns:wp14="http://schemas.microsoft.com/office/word/2010/wordml" w:rsidR="00CE759A" w:rsidTr="000E74B1" w14:paraId="0F4811D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vAlign w:val="center"/>
          </w:tcPr>
          <w:p w:rsidRPr="00A7660D" w:rsidR="00CE759A" w:rsidP="000E74B1" w:rsidRDefault="00CE759A" w14:paraId="09A93807" wp14:textId="77777777">
            <w:pPr>
              <w:pStyle w:val="TableHeading"/>
              <w:spacing w:before="40" w:after="40"/>
              <w:rPr>
                <w:rStyle w:val="ModernTableText"/>
                <w:noProof/>
                <w:szCs w:val="18"/>
              </w:rPr>
            </w:pPr>
            <w:r w:rsidRPr="00A7660D">
              <w:rPr>
                <w:rStyle w:val="ModernTableText"/>
                <w:noProof/>
                <w:szCs w:val="18"/>
              </w:rPr>
              <w:t>Report Source Type Component:</w:t>
            </w:r>
          </w:p>
        </w:tc>
        <w:tc>
          <w:tcPr>
            <w:tcW w:w="3891" w:type="pct"/>
            <w:gridSpan w:val="8"/>
            <w:vAlign w:val="center"/>
          </w:tcPr>
          <w:p w:rsidRPr="00A7660D" w:rsidR="00CE759A" w:rsidRDefault="00CE759A" w14:paraId="5825143B" wp14:textId="77777777">
            <w:pPr>
              <w:pStyle w:val="TableText1"/>
              <w:tabs>
                <w:tab w:val="left" w:pos="2052"/>
                <w:tab w:val="left" w:pos="2232"/>
                <w:tab w:val="left" w:pos="4032"/>
                <w:tab w:val="left" w:pos="6012"/>
                <w:tab w:val="left" w:pos="6552"/>
              </w:tabs>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Provider</w:t>
            </w:r>
            <w:r w:rsidRPr="00A7660D">
              <w:rPr>
                <w:rStyle w:val="ModernTableText"/>
                <w:noProof/>
                <w:szCs w:val="18"/>
              </w:rPr>
              <w:tab/>
            </w:r>
            <w:r w:rsidRPr="00A7660D">
              <w:rPr>
                <w:rStyle w:val="ModernTableText"/>
                <w:noProof/>
                <w:szCs w:val="18"/>
              </w:rPr>
              <w:t xml:space="preserve">  </w:t>
            </w:r>
            <w:r w:rsidRPr="00A7660D">
              <w:rPr>
                <w:rStyle w:val="ModernTableText"/>
                <w:rFonts w:ascii="Wingdings 2" w:hAnsi="Wingdings 2" w:eastAsia="Wingdings 2" w:cs="Wingdings 2"/>
                <w:noProof/>
                <w:szCs w:val="18"/>
              </w:rPr>
              <w:t>£</w:t>
            </w:r>
            <w:r w:rsidRPr="00A7660D">
              <w:rPr>
                <w:rStyle w:val="ModernTableText"/>
                <w:noProof/>
                <w:szCs w:val="18"/>
              </w:rPr>
              <w:t xml:space="preserve"> Member</w:t>
            </w:r>
            <w:r w:rsidRPr="00A7660D">
              <w:rPr>
                <w:rStyle w:val="ModernTableText"/>
                <w:noProof/>
                <w:szCs w:val="18"/>
              </w:rPr>
              <w:tab/>
            </w:r>
            <w:r w:rsidRPr="00A7660D">
              <w:rPr>
                <w:rStyle w:val="ModernTableText"/>
                <w:rFonts w:ascii="Wingdings" w:hAnsi="Wingdings" w:eastAsia="Wingdings" w:cs="Wingdings"/>
                <w:noProof/>
                <w:szCs w:val="18"/>
              </w:rPr>
              <w:t>þ</w:t>
            </w:r>
            <w:r w:rsidRPr="00A7660D">
              <w:rPr>
                <w:rStyle w:val="ModernTableText"/>
                <w:noProof/>
                <w:szCs w:val="18"/>
              </w:rPr>
              <w:t xml:space="preserve"> Operations</w:t>
            </w:r>
            <w:r w:rsidRPr="00A7660D">
              <w:rPr>
                <w:rStyle w:val="ModernTableText"/>
                <w:noProof/>
                <w:szCs w:val="18"/>
              </w:rPr>
              <w:tab/>
            </w:r>
            <w:r w:rsidRPr="00A7660D">
              <w:rPr>
                <w:rStyle w:val="ModernTableText"/>
                <w:rFonts w:ascii="Wingdings 2" w:hAnsi="Wingdings 2" w:eastAsia="Wingdings 2" w:cs="Wingdings 2"/>
                <w:noProof/>
                <w:szCs w:val="18"/>
              </w:rPr>
              <w:t>£</w:t>
            </w:r>
            <w:r w:rsidRPr="00A7660D">
              <w:rPr>
                <w:rStyle w:val="ModernTableText"/>
                <w:noProof/>
                <w:szCs w:val="18"/>
              </w:rPr>
              <w:t xml:space="preserve"> Program</w:t>
            </w:r>
          </w:p>
        </w:tc>
      </w:tr>
      <w:tr xmlns:wp14="http://schemas.microsoft.com/office/word/2010/wordml" w:rsidR="00CE759A" w14:paraId="778150D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CE759A" w:rsidRDefault="00CE759A" w14:paraId="17971C97"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CE759A" w:rsidTr="000E74B1" w14:paraId="53BB9FC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1109" w:type="pct"/>
            <w:gridSpan w:val="2"/>
            <w:vAlign w:val="center"/>
          </w:tcPr>
          <w:p w:rsidRPr="00A7660D" w:rsidR="00CE759A" w:rsidP="000E74B1" w:rsidRDefault="00CE759A" w14:paraId="0587E355" wp14:textId="77777777">
            <w:pPr>
              <w:pStyle w:val="TableHeading"/>
              <w:spacing w:before="40" w:after="40"/>
              <w:rPr>
                <w:rStyle w:val="ModernTableText"/>
                <w:noProof/>
                <w:szCs w:val="18"/>
              </w:rPr>
            </w:pPr>
            <w:r w:rsidRPr="00A7660D">
              <w:rPr>
                <w:rStyle w:val="ModernTableText"/>
                <w:noProof/>
                <w:szCs w:val="18"/>
              </w:rPr>
              <w:t>Report Generated by:</w:t>
            </w:r>
          </w:p>
        </w:tc>
        <w:tc>
          <w:tcPr>
            <w:tcW w:w="3891" w:type="pct"/>
            <w:gridSpan w:val="8"/>
            <w:vAlign w:val="center"/>
          </w:tcPr>
          <w:p w:rsidRPr="00A7660D" w:rsidR="00CE759A" w:rsidRDefault="00CE759A" w14:paraId="0DB424D2" wp14:textId="77777777">
            <w:pPr>
              <w:pStyle w:val="TableText1"/>
              <w:tabs>
                <w:tab w:val="left" w:pos="2052"/>
                <w:tab w:val="left" w:pos="2232"/>
                <w:tab w:val="left" w:pos="4032"/>
                <w:tab w:val="left" w:pos="6012"/>
                <w:tab w:val="left" w:pos="7812"/>
                <w:tab w:val="left" w:pos="9792"/>
              </w:tabs>
              <w:spacing w:before="40" w:after="40"/>
              <w:rPr>
                <w:rStyle w:val="ModernTableText"/>
                <w:noProof/>
                <w:szCs w:val="18"/>
              </w:rPr>
            </w:pPr>
            <w:r w:rsidRPr="00A7660D">
              <w:rPr>
                <w:rStyle w:val="ModernTableText"/>
                <w:rFonts w:ascii="Wingdings" w:hAnsi="Wingdings" w:eastAsia="Wingdings" w:cs="Wingdings"/>
                <w:noProof/>
                <w:szCs w:val="18"/>
              </w:rPr>
              <w:t>þ</w:t>
            </w:r>
            <w:r w:rsidRPr="00A7660D">
              <w:rPr>
                <w:rStyle w:val="ModernTableText"/>
                <w:noProof/>
                <w:szCs w:val="18"/>
              </w:rPr>
              <w:t xml:space="preserve"> EQR</w:t>
            </w:r>
            <w:r w:rsidRPr="00A7660D">
              <w:rPr>
                <w:rStyle w:val="ModernTableText"/>
                <w:noProof/>
                <w:szCs w:val="18"/>
              </w:rPr>
              <w:tab/>
            </w:r>
            <w:r w:rsidRPr="00A7660D">
              <w:rPr>
                <w:rStyle w:val="ModernTableText"/>
                <w:rFonts w:ascii="Wingdings 2" w:hAnsi="Wingdings 2" w:eastAsia="Wingdings 2" w:cs="Wingdings 2"/>
                <w:noProof/>
                <w:szCs w:val="18"/>
              </w:rPr>
              <w:t>£</w:t>
            </w:r>
            <w:r w:rsidRPr="00A7660D">
              <w:rPr>
                <w:rStyle w:val="ModernTableText"/>
                <w:noProof/>
                <w:szCs w:val="18"/>
              </w:rPr>
              <w:t xml:space="preserve"> EFADS</w:t>
            </w:r>
            <w:r w:rsidRPr="00A7660D">
              <w:rPr>
                <w:rStyle w:val="ModernTableText"/>
                <w:noProof/>
                <w:szCs w:val="18"/>
              </w:rPr>
              <w:tab/>
            </w:r>
            <w:r w:rsidRPr="00A7660D">
              <w:rPr>
                <w:rStyle w:val="ModernTableText"/>
                <w:rFonts w:ascii="Wingdings 2" w:hAnsi="Wingdings 2" w:eastAsia="Wingdings 2" w:cs="Wingdings 2"/>
                <w:noProof/>
                <w:szCs w:val="18"/>
              </w:rPr>
              <w:t>£</w:t>
            </w:r>
            <w:r w:rsidRPr="00A7660D">
              <w:rPr>
                <w:rStyle w:val="ModernTableText"/>
                <w:noProof/>
                <w:szCs w:val="18"/>
              </w:rPr>
              <w:t xml:space="preserve"> EMAR</w:t>
            </w:r>
            <w:r w:rsidRPr="00A7660D">
              <w:rPr>
                <w:rStyle w:val="ModernTableText"/>
                <w:noProof/>
                <w:szCs w:val="18"/>
              </w:rPr>
              <w:tab/>
            </w:r>
            <w:r w:rsidRPr="00A7660D">
              <w:rPr>
                <w:rStyle w:val="ModernTableText"/>
                <w:rFonts w:ascii="Wingdings 2" w:hAnsi="Wingdings 2" w:eastAsia="Wingdings 2" w:cs="Wingdings 2"/>
                <w:noProof/>
                <w:szCs w:val="18"/>
              </w:rPr>
              <w:t>£</w:t>
            </w:r>
            <w:r w:rsidRPr="00A7660D">
              <w:rPr>
                <w:rStyle w:val="ModernTableText"/>
                <w:noProof/>
                <w:szCs w:val="18"/>
              </w:rPr>
              <w:t xml:space="preserve">  ESUR</w:t>
            </w:r>
            <w:r w:rsidRPr="00A7660D">
              <w:rPr>
                <w:rStyle w:val="ModernTableText"/>
                <w:noProof/>
                <w:szCs w:val="18"/>
              </w:rPr>
              <w:tab/>
            </w:r>
            <w:r w:rsidRPr="00A7660D">
              <w:rPr>
                <w:rStyle w:val="ModernTableText"/>
                <w:rFonts w:ascii="Wingdings 2" w:hAnsi="Wingdings 2" w:eastAsia="Wingdings 2" w:cs="Wingdings 2"/>
                <w:noProof/>
                <w:szCs w:val="18"/>
              </w:rPr>
              <w:t>£</w:t>
            </w:r>
            <w:r w:rsidRPr="00A7660D">
              <w:rPr>
                <w:rStyle w:val="ModernTableText"/>
                <w:noProof/>
                <w:szCs w:val="18"/>
              </w:rPr>
              <w:t xml:space="preserve"> Other – Please explain:  </w:t>
            </w:r>
          </w:p>
        </w:tc>
      </w:tr>
      <w:tr xmlns:wp14="http://schemas.microsoft.com/office/word/2010/wordml" w:rsidR="00CE759A" w:rsidTr="000E74B1" w14:paraId="745F54A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109" w:type="pct"/>
            <w:gridSpan w:val="2"/>
            <w:vAlign w:val="center"/>
          </w:tcPr>
          <w:p w:rsidRPr="00A7660D" w:rsidR="00CE759A" w:rsidP="000E74B1" w:rsidRDefault="00CE759A" w14:paraId="16DA1238" wp14:textId="77777777">
            <w:pPr>
              <w:pStyle w:val="TableText1"/>
              <w:spacing w:before="40" w:after="40"/>
              <w:rPr>
                <w:rStyle w:val="ModernTableText"/>
                <w:b/>
                <w:noProof/>
                <w:szCs w:val="18"/>
              </w:rPr>
            </w:pPr>
            <w:r w:rsidRPr="00A7660D">
              <w:rPr>
                <w:rStyle w:val="ModernTableText"/>
                <w:b/>
                <w:noProof/>
                <w:szCs w:val="18"/>
              </w:rPr>
              <w:t>Report Screen Tip (optional):</w:t>
            </w:r>
          </w:p>
        </w:tc>
        <w:tc>
          <w:tcPr>
            <w:tcW w:w="3891" w:type="pct"/>
            <w:gridSpan w:val="8"/>
            <w:vAlign w:val="center"/>
          </w:tcPr>
          <w:p w:rsidRPr="00A7660D" w:rsidR="00CE759A" w:rsidRDefault="00CE759A" w14:paraId="27A76422" wp14:textId="77777777">
            <w:pPr>
              <w:pStyle w:val="TableText1"/>
              <w:spacing w:before="40" w:after="40"/>
              <w:rPr>
                <w:rStyle w:val="ModernTableText"/>
                <w:szCs w:val="18"/>
                <w:u w:val="single"/>
              </w:rPr>
            </w:pPr>
          </w:p>
        </w:tc>
      </w:tr>
      <w:tr xmlns:wp14="http://schemas.microsoft.com/office/word/2010/wordml" w:rsidR="00CE759A" w:rsidTr="000E74B1" w14:paraId="6DFA2E1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109" w:type="pct"/>
            <w:gridSpan w:val="2"/>
            <w:vAlign w:val="center"/>
          </w:tcPr>
          <w:p w:rsidRPr="00A7660D" w:rsidR="00CE759A" w:rsidP="000E74B1" w:rsidRDefault="00CE759A" w14:paraId="20AF64CC" wp14:textId="77777777">
            <w:pPr>
              <w:pStyle w:val="TableHeading"/>
              <w:spacing w:before="40" w:after="40"/>
              <w:rPr>
                <w:rStyle w:val="ModernTableText"/>
                <w:noProof/>
                <w:szCs w:val="18"/>
              </w:rPr>
            </w:pPr>
            <w:r w:rsidRPr="00A7660D">
              <w:rPr>
                <w:rStyle w:val="ModernTableText"/>
                <w:noProof/>
                <w:szCs w:val="18"/>
              </w:rPr>
              <w:t>Report Calendar Type:</w:t>
            </w:r>
          </w:p>
        </w:tc>
        <w:tc>
          <w:tcPr>
            <w:tcW w:w="3891" w:type="pct"/>
            <w:gridSpan w:val="8"/>
            <w:vAlign w:val="center"/>
          </w:tcPr>
          <w:p w:rsidRPr="00A7660D" w:rsidR="00CE759A" w:rsidRDefault="00CE759A" w14:paraId="26A45910" wp14:textId="77777777">
            <w:pPr>
              <w:pStyle w:val="TableText1"/>
              <w:tabs>
                <w:tab w:val="left" w:pos="2052"/>
                <w:tab w:val="left" w:pos="4032"/>
              </w:tabs>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State Fiscal</w:t>
            </w:r>
            <w:r w:rsidRPr="00A7660D">
              <w:rPr>
                <w:rStyle w:val="ModernTableText"/>
                <w:noProof/>
                <w:szCs w:val="18"/>
              </w:rPr>
              <w:tab/>
            </w:r>
            <w:r w:rsidRPr="00A7660D">
              <w:rPr>
                <w:rStyle w:val="ModernTableText"/>
                <w:noProof/>
                <w:szCs w:val="18"/>
              </w:rPr>
              <w:t xml:space="preserve">   </w:t>
            </w:r>
            <w:r w:rsidRPr="00A7660D">
              <w:rPr>
                <w:rStyle w:val="ModernTableText"/>
                <w:rFonts w:ascii="Wingdings 2" w:hAnsi="Wingdings 2" w:eastAsia="Wingdings 2" w:cs="Wingdings 2"/>
                <w:noProof/>
                <w:szCs w:val="18"/>
              </w:rPr>
              <w:t>£</w:t>
            </w:r>
            <w:r w:rsidRPr="00A7660D">
              <w:rPr>
                <w:rStyle w:val="ModernTableText"/>
                <w:noProof/>
                <w:szCs w:val="18"/>
              </w:rPr>
              <w:t xml:space="preserve"> Federal Fiscal</w:t>
            </w:r>
            <w:r w:rsidRPr="00A7660D">
              <w:rPr>
                <w:rStyle w:val="ModernTableText"/>
                <w:noProof/>
                <w:szCs w:val="18"/>
              </w:rPr>
              <w:tab/>
            </w:r>
            <w:r w:rsidRPr="00A7660D">
              <w:rPr>
                <w:rStyle w:val="ModernTableText"/>
                <w:rFonts w:ascii="Wingdings" w:hAnsi="Wingdings" w:eastAsia="Wingdings" w:cs="Wingdings"/>
                <w:noProof/>
                <w:szCs w:val="18"/>
              </w:rPr>
              <w:t>þ</w:t>
            </w:r>
            <w:r w:rsidRPr="00A7660D">
              <w:rPr>
                <w:rStyle w:val="ModernTableText"/>
                <w:noProof/>
                <w:szCs w:val="18"/>
              </w:rPr>
              <w:t xml:space="preserve"> Calendar</w:t>
            </w:r>
          </w:p>
        </w:tc>
      </w:tr>
      <w:tr xmlns:wp14="http://schemas.microsoft.com/office/word/2010/wordml" w:rsidR="00CE759A" w:rsidTr="000E74B1" w14:paraId="141543B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vAlign w:val="center"/>
          </w:tcPr>
          <w:p w:rsidRPr="00A7660D" w:rsidR="00CE759A" w:rsidP="000E74B1" w:rsidRDefault="00CE759A" w14:paraId="21559005" wp14:textId="77777777">
            <w:pPr>
              <w:pStyle w:val="TableHeading"/>
              <w:spacing w:before="40" w:after="40"/>
              <w:rPr>
                <w:rStyle w:val="ModernTableText"/>
                <w:noProof/>
                <w:szCs w:val="18"/>
              </w:rPr>
            </w:pPr>
            <w:r w:rsidRPr="00A7660D">
              <w:rPr>
                <w:rStyle w:val="ModernTableText"/>
                <w:noProof/>
                <w:szCs w:val="18"/>
              </w:rPr>
              <w:t>Report Frequency Type:</w:t>
            </w:r>
          </w:p>
        </w:tc>
        <w:tc>
          <w:tcPr>
            <w:tcW w:w="493" w:type="pct"/>
          </w:tcPr>
          <w:p w:rsidRPr="00A7660D" w:rsidR="00CE759A" w:rsidRDefault="00CE759A" w14:paraId="0EC42CC1" wp14:textId="77777777">
            <w:pPr>
              <w:pStyle w:val="TableText1"/>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Scheduled</w:t>
            </w:r>
          </w:p>
          <w:p w:rsidRPr="00A7660D" w:rsidR="00CE759A" w:rsidRDefault="00CE759A" w14:paraId="28AE5A06" wp14:textId="77777777">
            <w:pPr>
              <w:pStyle w:val="TableText1"/>
              <w:spacing w:before="40" w:after="40"/>
              <w:rPr>
                <w:rStyle w:val="ModernTableText"/>
                <w:noProof/>
                <w:szCs w:val="18"/>
              </w:rPr>
            </w:pPr>
            <w:r w:rsidRPr="00A7660D">
              <w:rPr>
                <w:rStyle w:val="ModernTableText"/>
                <w:rFonts w:ascii="Wingdings" w:hAnsi="Wingdings" w:eastAsia="Wingdings" w:cs="Wingdings"/>
                <w:noProof/>
                <w:szCs w:val="18"/>
              </w:rPr>
              <w:t>þ</w:t>
            </w:r>
            <w:r w:rsidRPr="00A7660D">
              <w:rPr>
                <w:rStyle w:val="ModernTableText"/>
                <w:noProof/>
                <w:szCs w:val="18"/>
              </w:rPr>
              <w:t xml:space="preserve"> On Request</w:t>
            </w:r>
          </w:p>
        </w:tc>
        <w:tc>
          <w:tcPr>
            <w:tcW w:w="1943" w:type="pct"/>
            <w:gridSpan w:val="4"/>
            <w:tcBorders>
              <w:top w:val="single" w:color="616161" w:sz="2" w:space="0"/>
              <w:bottom w:val="single" w:color="616161" w:sz="2" w:space="0"/>
              <w:right w:val="nil"/>
            </w:tcBorders>
          </w:tcPr>
          <w:p w:rsidRPr="00A7660D" w:rsidR="00CE759A" w:rsidRDefault="00CE759A" w14:paraId="4F83A6A3" wp14:textId="77777777">
            <w:pPr>
              <w:pStyle w:val="TableText1"/>
              <w:spacing w:before="40" w:after="40"/>
              <w:rPr>
                <w:rStyle w:val="ModernTableText"/>
                <w:noProof/>
                <w:szCs w:val="18"/>
              </w:rPr>
            </w:pPr>
            <w:r w:rsidRPr="00A7660D">
              <w:rPr>
                <w:rStyle w:val="ModernTableText"/>
                <w:noProof/>
                <w:szCs w:val="18"/>
              </w:rPr>
              <w:t>If scheduled, select timeframe below:</w:t>
            </w:r>
          </w:p>
          <w:p w:rsidRPr="00A7660D" w:rsidR="00CE759A" w:rsidRDefault="00CE759A" w14:paraId="41FE501B" wp14:textId="77777777">
            <w:pPr>
              <w:pStyle w:val="TableText1"/>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Daily  </w:t>
            </w:r>
            <w:r w:rsidRPr="00A7660D">
              <w:rPr>
                <w:rStyle w:val="ModernTableText"/>
                <w:rFonts w:ascii="Wingdings 2" w:hAnsi="Wingdings 2" w:eastAsia="Wingdings 2" w:cs="Wingdings 2"/>
                <w:noProof/>
                <w:szCs w:val="18"/>
              </w:rPr>
              <w:t>£</w:t>
            </w:r>
            <w:r w:rsidRPr="00A7660D">
              <w:rPr>
                <w:rStyle w:val="ModernTableText"/>
                <w:noProof/>
                <w:szCs w:val="18"/>
              </w:rPr>
              <w:t xml:space="preserve"> Weekly  </w:t>
            </w:r>
            <w:r w:rsidRPr="00A7660D">
              <w:rPr>
                <w:rStyle w:val="ModernTableText"/>
                <w:rFonts w:ascii="Wingdings 2" w:hAnsi="Wingdings 2" w:eastAsia="Wingdings 2" w:cs="Wingdings 2"/>
                <w:noProof/>
                <w:szCs w:val="18"/>
              </w:rPr>
              <w:t>£</w:t>
            </w:r>
            <w:r w:rsidRPr="00A7660D">
              <w:rPr>
                <w:rStyle w:val="ModernTableText"/>
                <w:noProof/>
                <w:szCs w:val="18"/>
              </w:rPr>
              <w:t xml:space="preserve"> Monthly  </w:t>
            </w:r>
            <w:r w:rsidRPr="00A7660D">
              <w:rPr>
                <w:rStyle w:val="ModernTableText"/>
                <w:rFonts w:ascii="Wingdings 2" w:hAnsi="Wingdings 2" w:eastAsia="Wingdings 2" w:cs="Wingdings 2"/>
                <w:noProof/>
                <w:szCs w:val="18"/>
              </w:rPr>
              <w:t>£</w:t>
            </w:r>
            <w:r w:rsidRPr="00A7660D">
              <w:rPr>
                <w:rStyle w:val="ModernTableText"/>
                <w:noProof/>
                <w:szCs w:val="18"/>
              </w:rPr>
              <w:t xml:space="preserve"> Quarterly  </w:t>
            </w:r>
            <w:r w:rsidRPr="00A7660D">
              <w:rPr>
                <w:rStyle w:val="ModernTableText"/>
                <w:rFonts w:ascii="Wingdings 2" w:hAnsi="Wingdings 2" w:eastAsia="Wingdings 2" w:cs="Wingdings 2"/>
                <w:noProof/>
                <w:szCs w:val="18"/>
              </w:rPr>
              <w:t>£</w:t>
            </w:r>
            <w:r w:rsidRPr="00A7660D">
              <w:rPr>
                <w:rStyle w:val="ModernTableText"/>
                <w:noProof/>
                <w:szCs w:val="18"/>
              </w:rPr>
              <w:t xml:space="preserve"> Annually</w:t>
            </w:r>
          </w:p>
        </w:tc>
        <w:tc>
          <w:tcPr>
            <w:tcW w:w="1455" w:type="pct"/>
            <w:gridSpan w:val="3"/>
            <w:tcBorders>
              <w:top w:val="single" w:color="616161" w:sz="2" w:space="0"/>
              <w:left w:val="nil"/>
            </w:tcBorders>
          </w:tcPr>
          <w:p w:rsidRPr="00A7660D" w:rsidR="00CE759A" w:rsidRDefault="00CE759A" w14:paraId="6B9DF62C" wp14:textId="77777777">
            <w:pPr>
              <w:pStyle w:val="TableText1"/>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Other - Please explain:</w:t>
            </w:r>
          </w:p>
        </w:tc>
      </w:tr>
      <w:tr xmlns:wp14="http://schemas.microsoft.com/office/word/2010/wordml" w:rsidR="00CE759A" w:rsidTr="000E74B1" w14:paraId="7D9921C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vAlign w:val="center"/>
          </w:tcPr>
          <w:p w:rsidRPr="00A7660D" w:rsidR="00CE759A" w:rsidP="000E74B1" w:rsidRDefault="00CE759A" w14:paraId="2C4B551A" wp14:textId="77777777">
            <w:pPr>
              <w:pStyle w:val="TableHeading"/>
              <w:spacing w:before="40" w:after="40"/>
              <w:rPr>
                <w:rStyle w:val="ModernTableText"/>
                <w:noProof/>
                <w:szCs w:val="18"/>
              </w:rPr>
            </w:pPr>
            <w:r w:rsidRPr="00A7660D">
              <w:rPr>
                <w:rStyle w:val="ModernTableText"/>
                <w:noProof/>
                <w:szCs w:val="18"/>
              </w:rPr>
              <w:t>Report Data Accumulation Type:</w:t>
            </w:r>
          </w:p>
        </w:tc>
        <w:tc>
          <w:tcPr>
            <w:tcW w:w="493" w:type="pct"/>
          </w:tcPr>
          <w:p w:rsidRPr="00A7660D" w:rsidR="00CE759A" w:rsidRDefault="00CE759A" w14:paraId="3FDEB368" wp14:textId="77777777">
            <w:pPr>
              <w:pStyle w:val="TableText1"/>
              <w:spacing w:before="40" w:after="40"/>
              <w:rPr>
                <w:rStyle w:val="ModernTableText"/>
                <w:noProof/>
                <w:szCs w:val="18"/>
              </w:rPr>
            </w:pPr>
            <w:r w:rsidRPr="00A7660D">
              <w:rPr>
                <w:rStyle w:val="ModernTableText"/>
                <w:rFonts w:ascii="Wingdings" w:hAnsi="Wingdings" w:eastAsia="Wingdings" w:cs="Wingdings"/>
                <w:noProof/>
                <w:szCs w:val="18"/>
              </w:rPr>
              <w:t>þ</w:t>
            </w:r>
            <w:r w:rsidRPr="00A7660D">
              <w:rPr>
                <w:rStyle w:val="ModernTableText"/>
                <w:noProof/>
                <w:szCs w:val="18"/>
              </w:rPr>
              <w:t xml:space="preserve"> Prompt</w:t>
            </w:r>
          </w:p>
        </w:tc>
        <w:tc>
          <w:tcPr>
            <w:tcW w:w="1943" w:type="pct"/>
            <w:gridSpan w:val="4"/>
            <w:tcBorders>
              <w:top w:val="single" w:color="616161" w:sz="2" w:space="0"/>
              <w:right w:val="nil"/>
            </w:tcBorders>
            <w:vAlign w:val="center"/>
          </w:tcPr>
          <w:p w:rsidRPr="00A7660D" w:rsidR="00CE759A" w:rsidRDefault="00CE759A" w14:paraId="57E73BAC" wp14:textId="77777777">
            <w:pPr>
              <w:pStyle w:val="TableText1"/>
              <w:spacing w:before="40" w:after="40"/>
              <w:rPr>
                <w:rStyle w:val="ModernTableText"/>
                <w:noProof/>
                <w:szCs w:val="18"/>
              </w:rPr>
            </w:pPr>
            <w:r w:rsidRPr="00A7660D">
              <w:rPr>
                <w:rStyle w:val="ModernTableText"/>
                <w:noProof/>
                <w:szCs w:val="18"/>
              </w:rPr>
              <w:t>If no prompt, select report data accumulation type below:</w:t>
            </w:r>
          </w:p>
          <w:p w:rsidRPr="00A7660D" w:rsidR="00CE759A" w:rsidRDefault="00CE759A" w14:paraId="7437261C" wp14:textId="77777777">
            <w:pPr>
              <w:pStyle w:val="TableText1"/>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Daily  </w:t>
            </w:r>
            <w:r w:rsidRPr="00A7660D">
              <w:rPr>
                <w:rStyle w:val="ModernTableText"/>
                <w:rFonts w:ascii="Wingdings 2" w:hAnsi="Wingdings 2" w:eastAsia="Wingdings 2" w:cs="Wingdings 2"/>
                <w:noProof/>
                <w:szCs w:val="18"/>
              </w:rPr>
              <w:t>£</w:t>
            </w:r>
            <w:r w:rsidRPr="00A7660D">
              <w:rPr>
                <w:rStyle w:val="ModernTableText"/>
                <w:noProof/>
                <w:szCs w:val="18"/>
              </w:rPr>
              <w:t xml:space="preserve"> Weekly  </w:t>
            </w:r>
            <w:r w:rsidRPr="00A7660D">
              <w:rPr>
                <w:rStyle w:val="ModernTableText"/>
                <w:rFonts w:ascii="Wingdings 2" w:hAnsi="Wingdings 2" w:eastAsia="Wingdings 2" w:cs="Wingdings 2"/>
                <w:noProof/>
                <w:szCs w:val="18"/>
              </w:rPr>
              <w:t>£</w:t>
            </w:r>
            <w:r w:rsidRPr="00A7660D">
              <w:rPr>
                <w:rStyle w:val="ModernTableText"/>
                <w:noProof/>
                <w:szCs w:val="18"/>
              </w:rPr>
              <w:t xml:space="preserve"> Monthly  </w:t>
            </w:r>
            <w:r w:rsidRPr="00A7660D">
              <w:rPr>
                <w:rStyle w:val="ModernTableText"/>
                <w:rFonts w:ascii="Wingdings 2" w:hAnsi="Wingdings 2" w:eastAsia="Wingdings 2" w:cs="Wingdings 2"/>
                <w:noProof/>
                <w:szCs w:val="18"/>
              </w:rPr>
              <w:t>£</w:t>
            </w:r>
            <w:r w:rsidRPr="00A7660D">
              <w:rPr>
                <w:rStyle w:val="ModernTableText"/>
                <w:noProof/>
                <w:szCs w:val="18"/>
              </w:rPr>
              <w:t xml:space="preserve"> Quarterly  </w:t>
            </w:r>
            <w:r w:rsidRPr="00A7660D">
              <w:rPr>
                <w:rStyle w:val="ModernTableText"/>
                <w:rFonts w:ascii="Wingdings 2" w:hAnsi="Wingdings 2" w:eastAsia="Wingdings 2" w:cs="Wingdings 2"/>
                <w:noProof/>
                <w:szCs w:val="18"/>
              </w:rPr>
              <w:t>£</w:t>
            </w:r>
            <w:r w:rsidRPr="00A7660D">
              <w:rPr>
                <w:rStyle w:val="ModernTableText"/>
                <w:noProof/>
                <w:szCs w:val="18"/>
              </w:rPr>
              <w:t xml:space="preserve"> Annually  </w:t>
            </w:r>
            <w:r w:rsidRPr="00A7660D">
              <w:rPr>
                <w:rStyle w:val="ModernTableText"/>
                <w:rFonts w:ascii="Wingdings 2" w:hAnsi="Wingdings 2" w:eastAsia="Wingdings 2" w:cs="Wingdings 2"/>
                <w:noProof/>
                <w:szCs w:val="18"/>
              </w:rPr>
              <w:t>£</w:t>
            </w:r>
            <w:r w:rsidRPr="00A7660D">
              <w:rPr>
                <w:rStyle w:val="ModernTableText"/>
                <w:noProof/>
                <w:szCs w:val="18"/>
              </w:rPr>
              <w:t xml:space="preserve"> YTD</w:t>
            </w:r>
          </w:p>
        </w:tc>
        <w:tc>
          <w:tcPr>
            <w:tcW w:w="1455" w:type="pct"/>
            <w:gridSpan w:val="3"/>
            <w:tcBorders>
              <w:top w:val="single" w:color="616161" w:sz="2" w:space="0"/>
              <w:left w:val="nil"/>
            </w:tcBorders>
          </w:tcPr>
          <w:p w:rsidRPr="00A7660D" w:rsidR="00CE759A" w:rsidRDefault="00CE759A" w14:paraId="21C6ECC8" wp14:textId="77777777">
            <w:pPr>
              <w:pStyle w:val="TableText1"/>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Other - Please explain:</w:t>
            </w:r>
          </w:p>
        </w:tc>
      </w:tr>
      <w:tr xmlns:wp14="http://schemas.microsoft.com/office/word/2010/wordml" w:rsidR="00CE759A" w:rsidTr="000E74B1" w14:paraId="6C4DD73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109" w:type="pct"/>
            <w:gridSpan w:val="2"/>
            <w:vMerge w:val="restart"/>
            <w:tcBorders>
              <w:top w:val="single" w:color="616161" w:sz="4" w:space="0"/>
              <w:left w:val="single" w:color="616161" w:sz="4" w:space="0"/>
              <w:right w:val="single" w:color="616161" w:sz="4" w:space="0"/>
            </w:tcBorders>
            <w:vAlign w:val="center"/>
          </w:tcPr>
          <w:p w:rsidRPr="00A7660D" w:rsidR="00CE759A" w:rsidP="000E74B1" w:rsidRDefault="00CE759A" w14:paraId="5E5E2A74" wp14:textId="77777777">
            <w:pPr>
              <w:pStyle w:val="TableText1"/>
              <w:keepNext/>
              <w:spacing w:before="40" w:after="40"/>
              <w:rPr>
                <w:rStyle w:val="ModernTableText"/>
                <w:b/>
                <w:noProof/>
                <w:szCs w:val="18"/>
              </w:rPr>
            </w:pPr>
            <w:r w:rsidRPr="00A7660D">
              <w:rPr>
                <w:rStyle w:val="ModernTableText"/>
                <w:b/>
                <w:noProof/>
                <w:szCs w:val="18"/>
              </w:rPr>
              <w:t>Report Selection Criteria:</w:t>
            </w:r>
          </w:p>
        </w:tc>
        <w:tc>
          <w:tcPr>
            <w:tcW w:w="1281" w:type="pct"/>
            <w:gridSpan w:val="3"/>
            <w:tcBorders>
              <w:top w:val="single" w:color="616161" w:sz="4" w:space="0"/>
              <w:left w:val="single" w:color="616161" w:sz="4" w:space="0"/>
              <w:right w:val="single" w:color="616161" w:sz="4" w:space="0"/>
            </w:tcBorders>
            <w:vAlign w:val="center"/>
          </w:tcPr>
          <w:p w:rsidRPr="00A7660D" w:rsidR="00CE759A" w:rsidP="000E74B1" w:rsidRDefault="00CE759A" w14:paraId="07F7A957" wp14:textId="77777777">
            <w:pPr>
              <w:pStyle w:val="TableText1"/>
              <w:keepNext/>
              <w:spacing w:before="40" w:after="40"/>
              <w:jc w:val="center"/>
              <w:rPr>
                <w:rStyle w:val="ModernTableText"/>
                <w:b/>
                <w:noProof/>
                <w:szCs w:val="18"/>
              </w:rPr>
            </w:pPr>
            <w:r w:rsidRPr="00A7660D">
              <w:rPr>
                <w:rStyle w:val="ModernTableText"/>
                <w:b/>
                <w:noProof/>
                <w:szCs w:val="18"/>
              </w:rPr>
              <w:t>Report Field</w:t>
            </w:r>
          </w:p>
        </w:tc>
        <w:tc>
          <w:tcPr>
            <w:tcW w:w="2026" w:type="pct"/>
            <w:gridSpan w:val="4"/>
            <w:tcBorders>
              <w:top w:val="single" w:color="616161" w:sz="4" w:space="0"/>
              <w:left w:val="single" w:color="616161" w:sz="4" w:space="0"/>
              <w:bottom w:val="single" w:color="616161" w:sz="4" w:space="0"/>
              <w:right w:val="single" w:color="616161" w:sz="4" w:space="0"/>
            </w:tcBorders>
            <w:vAlign w:val="center"/>
          </w:tcPr>
          <w:p w:rsidRPr="00A7660D" w:rsidR="00CE759A" w:rsidP="000E74B1" w:rsidRDefault="00CE759A" w14:paraId="548BC2EA" wp14:textId="77777777">
            <w:pPr>
              <w:pStyle w:val="TableText1"/>
              <w:keepNext/>
              <w:spacing w:before="40" w:after="40"/>
              <w:jc w:val="center"/>
              <w:rPr>
                <w:rStyle w:val="ModernTableText"/>
                <w:b/>
                <w:noProof/>
                <w:szCs w:val="18"/>
              </w:rPr>
            </w:pPr>
            <w:r w:rsidRPr="00A7660D">
              <w:rPr>
                <w:rStyle w:val="ModernTableText"/>
                <w:b/>
                <w:noProof/>
                <w:szCs w:val="18"/>
              </w:rPr>
              <w:t>Report Parameters (optional)</w:t>
            </w:r>
          </w:p>
          <w:p w:rsidRPr="00A7660D" w:rsidR="00CE759A" w:rsidP="000E74B1" w:rsidRDefault="00CE759A" w14:paraId="79702131" wp14:textId="77777777">
            <w:pPr>
              <w:pStyle w:val="TableText1"/>
              <w:keepNext/>
              <w:spacing w:before="40" w:after="40"/>
              <w:jc w:val="center"/>
              <w:rPr>
                <w:rStyle w:val="ModernTableText"/>
                <w:b/>
                <w:noProof/>
                <w:szCs w:val="18"/>
              </w:rPr>
            </w:pPr>
            <w:r w:rsidRPr="00A7660D">
              <w:rPr>
                <w:rStyle w:val="ModernTableText"/>
                <w:b/>
                <w:noProof/>
                <w:szCs w:val="18"/>
                <w:u w:val="single"/>
              </w:rPr>
              <w:t>Note</w:t>
            </w:r>
            <w:r w:rsidRPr="00A7660D">
              <w:rPr>
                <w:rStyle w:val="ModernTableText"/>
                <w:b/>
                <w:noProof/>
                <w:szCs w:val="18"/>
              </w:rPr>
              <w:t>:  If populated, Prompt must = No</w:t>
            </w:r>
          </w:p>
        </w:tc>
        <w:tc>
          <w:tcPr>
            <w:tcW w:w="584" w:type="pct"/>
            <w:tcBorders>
              <w:top w:val="single" w:color="616161" w:sz="4" w:space="0"/>
              <w:left w:val="single" w:color="616161" w:sz="4" w:space="0"/>
              <w:bottom w:val="single" w:color="616161" w:sz="4" w:space="0"/>
              <w:right w:val="single" w:color="616161" w:sz="4" w:space="0"/>
            </w:tcBorders>
            <w:vAlign w:val="center"/>
          </w:tcPr>
          <w:p w:rsidRPr="00A7660D" w:rsidR="00CE759A" w:rsidP="000E74B1" w:rsidRDefault="00CE759A" w14:paraId="7CB6AC30" wp14:textId="77777777">
            <w:pPr>
              <w:pStyle w:val="TableText1"/>
              <w:keepNext/>
              <w:spacing w:before="40" w:after="40"/>
              <w:jc w:val="center"/>
              <w:rPr>
                <w:rStyle w:val="ModernTableText"/>
                <w:b/>
                <w:noProof/>
                <w:szCs w:val="18"/>
              </w:rPr>
            </w:pPr>
            <w:r w:rsidRPr="00A7660D">
              <w:rPr>
                <w:rStyle w:val="ModernTableText"/>
                <w:b/>
                <w:noProof/>
                <w:szCs w:val="18"/>
              </w:rPr>
              <w:t>Prompt</w:t>
            </w:r>
          </w:p>
        </w:tc>
      </w:tr>
      <w:tr xmlns:wp14="http://schemas.microsoft.com/office/word/2010/wordml" w:rsidR="00C3062C" w:rsidTr="00920DBE" w14:paraId="2C37AEA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109" w:type="pct"/>
            <w:gridSpan w:val="2"/>
            <w:vMerge/>
            <w:tcBorders>
              <w:left w:val="single" w:color="616161" w:sz="4" w:space="0"/>
              <w:right w:val="single" w:color="616161" w:sz="4" w:space="0"/>
            </w:tcBorders>
          </w:tcPr>
          <w:p w:rsidRPr="00A7660D" w:rsidR="00C3062C" w:rsidP="000E74B1" w:rsidRDefault="00C3062C" w14:paraId="49206A88" wp14:textId="77777777">
            <w:pPr>
              <w:pStyle w:val="TableText1"/>
              <w:keepNext/>
              <w:spacing w:before="40" w:after="40"/>
              <w:rPr>
                <w:rStyle w:val="ModernTableText"/>
                <w:b/>
                <w:szCs w:val="18"/>
              </w:rPr>
            </w:pPr>
          </w:p>
        </w:tc>
        <w:tc>
          <w:tcPr>
            <w:tcW w:w="1281" w:type="pct"/>
            <w:gridSpan w:val="3"/>
            <w:tcBorders>
              <w:top w:val="single" w:color="616161" w:sz="4" w:space="0"/>
              <w:left w:val="single" w:color="616161" w:sz="4" w:space="0"/>
              <w:bottom w:val="single" w:color="616161" w:sz="4" w:space="0"/>
              <w:right w:val="single" w:color="616161" w:sz="4" w:space="0"/>
            </w:tcBorders>
            <w:vAlign w:val="center"/>
          </w:tcPr>
          <w:p w:rsidRPr="00DD7BA6" w:rsidR="00C3062C" w:rsidP="00365B47" w:rsidRDefault="00C3062C" w14:paraId="04AD9FF4" wp14:textId="77777777">
            <w:pPr>
              <w:pStyle w:val="TableText1"/>
              <w:keepNext/>
              <w:numPr>
                <w:ilvl w:val="0"/>
                <w:numId w:val="156"/>
              </w:numPr>
              <w:spacing w:before="40" w:after="40"/>
              <w:rPr>
                <w:rStyle w:val="ModernTableText"/>
                <w:noProof/>
                <w:sz w:val="17"/>
                <w:szCs w:val="17"/>
              </w:rPr>
            </w:pPr>
            <w:r w:rsidRPr="00DD7BA6">
              <w:rPr>
                <w:rStyle w:val="ModernTableText"/>
                <w:noProof/>
                <w:sz w:val="17"/>
                <w:szCs w:val="17"/>
              </w:rPr>
              <w:t>Header Status Code</w:t>
            </w:r>
          </w:p>
          <w:p w:rsidRPr="00DD7BA6" w:rsidR="00C3062C" w:rsidP="00DD7BA6" w:rsidRDefault="00C3062C" w14:paraId="1E4BB3FA" wp14:textId="77777777">
            <w:pPr>
              <w:pStyle w:val="TableText1"/>
              <w:keepNext/>
              <w:spacing w:before="40" w:after="40"/>
              <w:rPr>
                <w:rStyle w:val="ModernTableText"/>
                <w:noProof/>
                <w:szCs w:val="18"/>
              </w:rPr>
            </w:pPr>
            <w:r w:rsidRPr="00DD7BA6">
              <w:rPr>
                <w:rStyle w:val="ModernTableText"/>
                <w:noProof/>
                <w:sz w:val="17"/>
                <w:szCs w:val="17"/>
              </w:rPr>
              <w:t xml:space="preserve">        A-HDR-TB.A-HDR-STAT-CD</w:t>
            </w:r>
          </w:p>
        </w:tc>
        <w:tc>
          <w:tcPr>
            <w:tcW w:w="2026" w:type="pct"/>
            <w:gridSpan w:val="4"/>
            <w:tcBorders>
              <w:top w:val="single" w:color="616161" w:sz="4" w:space="0"/>
              <w:left w:val="single" w:color="616161" w:sz="4" w:space="0"/>
              <w:bottom w:val="single" w:color="616161" w:sz="4" w:space="0"/>
              <w:right w:val="single" w:color="616161" w:sz="4" w:space="0"/>
            </w:tcBorders>
            <w:vAlign w:val="center"/>
          </w:tcPr>
          <w:p w:rsidRPr="00DD7BA6" w:rsidR="00C3062C" w:rsidP="000E74B1" w:rsidRDefault="00C3062C" w14:paraId="3A7825EE" wp14:textId="77777777">
            <w:pPr>
              <w:pStyle w:val="Modern2nd-levelTableheader"/>
              <w:keepNext/>
              <w:spacing w:before="40" w:after="40"/>
              <w:rPr>
                <w:rStyle w:val="ModernTableText"/>
                <w:noProof/>
                <w:szCs w:val="18"/>
              </w:rPr>
            </w:pPr>
            <w:r w:rsidRPr="00DD7BA6">
              <w:rPr>
                <w:rStyle w:val="ModernTableText"/>
                <w:noProof/>
                <w:sz w:val="17"/>
                <w:szCs w:val="17"/>
              </w:rPr>
              <w:t>A-HDR-STAT-CD &lt;&gt; 'R' (Rejected)</w:t>
            </w:r>
          </w:p>
        </w:tc>
        <w:tc>
          <w:tcPr>
            <w:tcW w:w="584" w:type="pct"/>
            <w:tcBorders>
              <w:top w:val="single" w:color="616161" w:sz="4" w:space="0"/>
              <w:left w:val="single" w:color="616161" w:sz="4" w:space="0"/>
              <w:bottom w:val="single" w:color="616161" w:sz="4" w:space="0"/>
              <w:right w:val="single" w:color="616161" w:sz="4" w:space="0"/>
            </w:tcBorders>
            <w:vAlign w:val="center"/>
          </w:tcPr>
          <w:p w:rsidRPr="00DD7BA6" w:rsidR="00C3062C" w:rsidP="000E74B1" w:rsidRDefault="00C3062C" w14:paraId="75AFDDFA" wp14:textId="77777777">
            <w:pPr>
              <w:keepNext/>
              <w:jc w:val="center"/>
              <w:rPr>
                <w:rStyle w:val="ModernTableText"/>
                <w:noProof/>
                <w:szCs w:val="18"/>
              </w:rPr>
            </w:pPr>
            <w:r w:rsidRPr="00DD7BA6">
              <w:rPr>
                <w:rStyle w:val="ModernTableText"/>
                <w:rFonts w:ascii="Wingdings" w:hAnsi="Wingdings" w:eastAsia="Wingdings" w:cs="Wingdings"/>
                <w:noProof/>
                <w:sz w:val="23"/>
                <w:szCs w:val="23"/>
              </w:rPr>
              <w:t>þ</w:t>
            </w:r>
            <w:r w:rsidRPr="00DD7BA6">
              <w:rPr>
                <w:rStyle w:val="ModernTableText"/>
                <w:noProof/>
                <w:sz w:val="23"/>
                <w:szCs w:val="23"/>
              </w:rPr>
              <w:t xml:space="preserve"> </w:t>
            </w:r>
            <w:r w:rsidRPr="00DD7BA6">
              <w:rPr>
                <w:rStyle w:val="ModernTableText"/>
                <w:noProof/>
                <w:sz w:val="17"/>
                <w:szCs w:val="17"/>
              </w:rPr>
              <w:t xml:space="preserve">No  </w:t>
            </w:r>
            <w:r w:rsidRPr="00DD7BA6">
              <w:rPr>
                <w:rStyle w:val="ModernTableText"/>
                <w:rFonts w:ascii="Wingdings 2" w:hAnsi="Wingdings 2" w:eastAsia="Wingdings 2" w:cs="Wingdings 2"/>
                <w:noProof/>
                <w:sz w:val="23"/>
                <w:szCs w:val="23"/>
              </w:rPr>
              <w:t>£</w:t>
            </w:r>
            <w:r w:rsidRPr="00DD7BA6">
              <w:rPr>
                <w:rStyle w:val="ModernTableText"/>
                <w:noProof/>
                <w:sz w:val="17"/>
                <w:szCs w:val="17"/>
              </w:rPr>
              <w:t xml:space="preserve"> Yes</w:t>
            </w:r>
          </w:p>
        </w:tc>
      </w:tr>
      <w:tr xmlns:wp14="http://schemas.microsoft.com/office/word/2010/wordml" w:rsidR="00C3062C" w:rsidTr="00920DBE" w14:paraId="30C4422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109" w:type="pct"/>
            <w:gridSpan w:val="2"/>
            <w:vMerge/>
            <w:tcBorders>
              <w:left w:val="single" w:color="616161" w:sz="4" w:space="0"/>
              <w:right w:val="single" w:color="616161" w:sz="4" w:space="0"/>
            </w:tcBorders>
          </w:tcPr>
          <w:p w:rsidRPr="00A7660D" w:rsidR="00C3062C" w:rsidP="000E74B1" w:rsidRDefault="00C3062C" w14:paraId="67B7A70C" wp14:textId="77777777">
            <w:pPr>
              <w:pStyle w:val="TableText1"/>
              <w:keepNext/>
              <w:spacing w:before="40" w:after="40"/>
              <w:rPr>
                <w:rStyle w:val="ModernTableText"/>
                <w:b/>
                <w:szCs w:val="18"/>
              </w:rPr>
            </w:pPr>
          </w:p>
        </w:tc>
        <w:tc>
          <w:tcPr>
            <w:tcW w:w="1281" w:type="pct"/>
            <w:gridSpan w:val="3"/>
            <w:tcBorders>
              <w:top w:val="single" w:color="616161" w:sz="4" w:space="0"/>
              <w:left w:val="single" w:color="616161" w:sz="4" w:space="0"/>
              <w:bottom w:val="single" w:color="616161" w:sz="4" w:space="0"/>
              <w:right w:val="single" w:color="616161" w:sz="4" w:space="0"/>
            </w:tcBorders>
            <w:vAlign w:val="center"/>
          </w:tcPr>
          <w:p w:rsidRPr="00A7660D" w:rsidR="00C3062C" w:rsidP="00365B47" w:rsidRDefault="00C3062C" w14:paraId="2D297338" wp14:textId="77777777">
            <w:pPr>
              <w:pStyle w:val="TableText1"/>
              <w:keepNext/>
              <w:numPr>
                <w:ilvl w:val="0"/>
                <w:numId w:val="156"/>
              </w:numPr>
              <w:spacing w:before="40" w:after="40"/>
              <w:rPr>
                <w:rStyle w:val="ModernTableText"/>
                <w:szCs w:val="18"/>
              </w:rPr>
            </w:pPr>
            <w:r w:rsidRPr="00A7660D">
              <w:rPr>
                <w:rStyle w:val="ModernTableText"/>
                <w:noProof/>
                <w:szCs w:val="18"/>
              </w:rPr>
              <w:t>LOB Cd</w:t>
            </w:r>
            <w:r w:rsidRPr="00A7660D">
              <w:rPr>
                <w:rStyle w:val="ModernTableText"/>
                <w:noProof/>
                <w:szCs w:val="18"/>
              </w:rPr>
              <w:br/>
            </w:r>
            <w:r w:rsidRPr="00A7660D">
              <w:rPr>
                <w:rStyle w:val="ModernTableText"/>
                <w:noProof/>
                <w:szCs w:val="18"/>
              </w:rPr>
              <w:t>A_HDR_TB.R_LOB_CD</w:t>
            </w:r>
          </w:p>
        </w:tc>
        <w:tc>
          <w:tcPr>
            <w:tcW w:w="2026" w:type="pct"/>
            <w:gridSpan w:val="4"/>
            <w:tcBorders>
              <w:top w:val="single" w:color="616161" w:sz="4" w:space="0"/>
              <w:left w:val="single" w:color="616161" w:sz="4" w:space="0"/>
              <w:bottom w:val="single" w:color="616161" w:sz="4" w:space="0"/>
              <w:right w:val="single" w:color="616161" w:sz="4" w:space="0"/>
            </w:tcBorders>
            <w:vAlign w:val="center"/>
          </w:tcPr>
          <w:p w:rsidRPr="00A7660D" w:rsidR="00C3062C" w:rsidP="000E74B1" w:rsidRDefault="00C3062C" w14:paraId="46CBB49D" wp14:textId="77777777">
            <w:pPr>
              <w:pStyle w:val="Modern2nd-levelTableheader"/>
              <w:keepNext/>
              <w:spacing w:before="40" w:after="40"/>
              <w:rPr>
                <w:rStyle w:val="ModernTableText"/>
                <w:rFonts w:cs="Arial"/>
                <w:szCs w:val="18"/>
              </w:rPr>
            </w:pPr>
            <w:r w:rsidRPr="00A7660D">
              <w:rPr>
                <w:rStyle w:val="ModernTableText"/>
                <w:noProof/>
                <w:szCs w:val="18"/>
              </w:rPr>
              <w:t>Default to ‘Medicaid’</w:t>
            </w:r>
          </w:p>
        </w:tc>
        <w:tc>
          <w:tcPr>
            <w:tcW w:w="584" w:type="pct"/>
            <w:tcBorders>
              <w:top w:val="single" w:color="616161" w:sz="4" w:space="0"/>
              <w:left w:val="single" w:color="616161" w:sz="4" w:space="0"/>
              <w:bottom w:val="single" w:color="616161" w:sz="4" w:space="0"/>
              <w:right w:val="single" w:color="616161" w:sz="4" w:space="0"/>
            </w:tcBorders>
            <w:vAlign w:val="center"/>
          </w:tcPr>
          <w:p w:rsidRPr="00A7660D" w:rsidR="00C3062C" w:rsidP="000E74B1" w:rsidRDefault="00C3062C" w14:paraId="5A761322" wp14:textId="77777777">
            <w:pPr>
              <w:keepNext/>
              <w:jc w:val="center"/>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No  </w:t>
            </w:r>
            <w:r w:rsidRPr="00A7660D">
              <w:rPr>
                <w:rStyle w:val="ModernTableText"/>
                <w:rFonts w:ascii="Wingdings" w:hAnsi="Wingdings" w:eastAsia="Wingdings" w:cs="Wingdings"/>
                <w:noProof/>
                <w:szCs w:val="18"/>
              </w:rPr>
              <w:t>þ</w:t>
            </w:r>
            <w:r w:rsidRPr="00A7660D">
              <w:rPr>
                <w:rStyle w:val="ModernTableText"/>
                <w:noProof/>
                <w:szCs w:val="18"/>
              </w:rPr>
              <w:t xml:space="preserve"> Yes</w:t>
            </w:r>
          </w:p>
        </w:tc>
      </w:tr>
      <w:tr xmlns:wp14="http://schemas.microsoft.com/office/word/2010/wordml" w:rsidR="00C3062C" w:rsidTr="00920DBE" w14:paraId="64278DD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109" w:type="pct"/>
            <w:gridSpan w:val="2"/>
            <w:vMerge/>
            <w:tcBorders>
              <w:left w:val="single" w:color="616161" w:sz="4" w:space="0"/>
              <w:right w:val="single" w:color="616161" w:sz="4" w:space="0"/>
            </w:tcBorders>
          </w:tcPr>
          <w:p w:rsidRPr="00A7660D" w:rsidR="00C3062C" w:rsidP="000E74B1" w:rsidRDefault="00C3062C" w14:paraId="71887C79" wp14:textId="77777777">
            <w:pPr>
              <w:pStyle w:val="TableText1"/>
              <w:keepNext/>
              <w:spacing w:before="40" w:after="40"/>
              <w:rPr>
                <w:rStyle w:val="ModernTableText"/>
                <w:b/>
                <w:szCs w:val="18"/>
              </w:rPr>
            </w:pPr>
          </w:p>
        </w:tc>
        <w:tc>
          <w:tcPr>
            <w:tcW w:w="1281" w:type="pct"/>
            <w:gridSpan w:val="3"/>
            <w:tcBorders>
              <w:top w:val="single" w:color="616161" w:sz="4" w:space="0"/>
              <w:left w:val="single" w:color="616161" w:sz="4" w:space="0"/>
              <w:bottom w:val="single" w:color="616161" w:sz="4" w:space="0"/>
              <w:right w:val="single" w:color="616161" w:sz="4" w:space="0"/>
            </w:tcBorders>
            <w:vAlign w:val="center"/>
          </w:tcPr>
          <w:p w:rsidRPr="00A7660D" w:rsidR="00C3062C" w:rsidP="00365B47" w:rsidRDefault="00C3062C" w14:paraId="2D05E03A" wp14:textId="77777777">
            <w:pPr>
              <w:pStyle w:val="TableText1"/>
              <w:keepNext/>
              <w:numPr>
                <w:ilvl w:val="0"/>
                <w:numId w:val="156"/>
              </w:numPr>
              <w:spacing w:before="40" w:after="40"/>
              <w:rPr>
                <w:rStyle w:val="ModernTableText"/>
                <w:szCs w:val="18"/>
              </w:rPr>
            </w:pPr>
            <w:r w:rsidRPr="00A7660D">
              <w:rPr>
                <w:rStyle w:val="ModernTableText"/>
                <w:szCs w:val="18"/>
              </w:rPr>
              <w:t>Member ID</w:t>
            </w:r>
          </w:p>
          <w:p w:rsidRPr="00A7660D" w:rsidR="00C3062C" w:rsidP="000E74B1" w:rsidRDefault="00C3062C" w14:paraId="032FB908" wp14:textId="77777777">
            <w:pPr>
              <w:pStyle w:val="TableText1"/>
              <w:keepNext/>
              <w:spacing w:before="40" w:after="40"/>
              <w:ind w:left="279"/>
              <w:rPr>
                <w:rStyle w:val="ModernTableText"/>
                <w:szCs w:val="18"/>
              </w:rPr>
            </w:pPr>
            <w:r w:rsidRPr="00A7660D">
              <w:rPr>
                <w:rStyle w:val="ModernTableText"/>
                <w:szCs w:val="18"/>
              </w:rPr>
              <w:t xml:space="preserve">  Mbr ID</w:t>
            </w:r>
          </w:p>
          <w:p w:rsidRPr="00A7660D" w:rsidR="00C3062C" w:rsidP="000E74B1" w:rsidRDefault="00C3062C" w14:paraId="36C36AB8" wp14:textId="77777777">
            <w:pPr>
              <w:pStyle w:val="TableText1"/>
              <w:keepNext/>
              <w:spacing w:before="40" w:after="40"/>
              <w:rPr>
                <w:rStyle w:val="ModernTableText"/>
                <w:szCs w:val="18"/>
              </w:rPr>
            </w:pPr>
            <w:r w:rsidRPr="00A7660D">
              <w:rPr>
                <w:rStyle w:val="ModernTableText"/>
                <w:szCs w:val="18"/>
              </w:rPr>
              <w:t xml:space="preserve">        A_HDR_TB</w:t>
            </w:r>
          </w:p>
        </w:tc>
        <w:tc>
          <w:tcPr>
            <w:tcW w:w="2026" w:type="pct"/>
            <w:gridSpan w:val="4"/>
            <w:tcBorders>
              <w:top w:val="single" w:color="616161" w:sz="4" w:space="0"/>
              <w:left w:val="single" w:color="616161" w:sz="4" w:space="0"/>
              <w:bottom w:val="single" w:color="616161" w:sz="4" w:space="0"/>
              <w:right w:val="single" w:color="616161" w:sz="4" w:space="0"/>
            </w:tcBorders>
            <w:vAlign w:val="center"/>
          </w:tcPr>
          <w:p w:rsidRPr="00A7660D" w:rsidR="00C3062C" w:rsidP="000E74B1" w:rsidRDefault="00C3062C" w14:paraId="4CB822EB" wp14:textId="77777777">
            <w:pPr>
              <w:pStyle w:val="Modern2nd-levelTableheader"/>
              <w:keepNext/>
              <w:spacing w:before="40" w:after="40"/>
              <w:rPr>
                <w:rStyle w:val="ModernTableText"/>
                <w:rFonts w:cs="Arial"/>
                <w:szCs w:val="18"/>
              </w:rPr>
            </w:pPr>
            <w:r w:rsidRPr="00A7660D">
              <w:rPr>
                <w:rStyle w:val="ModernTableText"/>
                <w:rFonts w:cs="Arial"/>
                <w:szCs w:val="18"/>
              </w:rPr>
              <w:t xml:space="preserve">Required prompt.  Limited to a single selection </w:t>
            </w:r>
          </w:p>
        </w:tc>
        <w:tc>
          <w:tcPr>
            <w:tcW w:w="584" w:type="pct"/>
            <w:tcBorders>
              <w:top w:val="single" w:color="616161" w:sz="4" w:space="0"/>
              <w:left w:val="single" w:color="616161" w:sz="4" w:space="0"/>
              <w:bottom w:val="single" w:color="616161" w:sz="4" w:space="0"/>
              <w:right w:val="single" w:color="616161" w:sz="4" w:space="0"/>
            </w:tcBorders>
            <w:vAlign w:val="center"/>
          </w:tcPr>
          <w:p w:rsidRPr="00A7660D" w:rsidR="00C3062C" w:rsidP="000E74B1" w:rsidRDefault="00C3062C" w14:paraId="6253EA37" wp14:textId="77777777">
            <w:pPr>
              <w:keepNext/>
              <w:jc w:val="center"/>
              <w:rPr>
                <w:sz w:val="18"/>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No  </w:t>
            </w:r>
            <w:r w:rsidRPr="00A7660D">
              <w:rPr>
                <w:rStyle w:val="ModernTableText"/>
                <w:rFonts w:ascii="Wingdings" w:hAnsi="Wingdings" w:eastAsia="Wingdings" w:cs="Wingdings"/>
                <w:noProof/>
                <w:szCs w:val="18"/>
              </w:rPr>
              <w:t>þ</w:t>
            </w:r>
            <w:r w:rsidRPr="00A7660D">
              <w:rPr>
                <w:rStyle w:val="ModernTableText"/>
                <w:noProof/>
                <w:szCs w:val="18"/>
              </w:rPr>
              <w:t xml:space="preserve"> Yes</w:t>
            </w:r>
          </w:p>
        </w:tc>
      </w:tr>
      <w:tr xmlns:wp14="http://schemas.microsoft.com/office/word/2010/wordml" w:rsidR="00C3062C" w:rsidTr="00920DBE" w14:paraId="7033307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109" w:type="pct"/>
            <w:gridSpan w:val="2"/>
            <w:vMerge/>
            <w:tcBorders>
              <w:left w:val="single" w:color="616161" w:sz="4" w:space="0"/>
              <w:right w:val="single" w:color="616161" w:sz="4" w:space="0"/>
            </w:tcBorders>
          </w:tcPr>
          <w:p w:rsidRPr="00A7660D" w:rsidR="00C3062C" w:rsidRDefault="00C3062C" w14:paraId="3B7FD67C" wp14:textId="77777777">
            <w:pPr>
              <w:pStyle w:val="TableText1"/>
              <w:spacing w:before="40" w:after="40"/>
              <w:rPr>
                <w:rStyle w:val="ModernTableText"/>
                <w:b/>
                <w:szCs w:val="18"/>
              </w:rPr>
            </w:pPr>
          </w:p>
        </w:tc>
        <w:tc>
          <w:tcPr>
            <w:tcW w:w="1281" w:type="pct"/>
            <w:gridSpan w:val="3"/>
            <w:tcBorders>
              <w:top w:val="single" w:color="616161" w:sz="4" w:space="0"/>
              <w:left w:val="single" w:color="616161" w:sz="4" w:space="0"/>
              <w:bottom w:val="single" w:color="616161" w:sz="4" w:space="0"/>
              <w:right w:val="single" w:color="616161" w:sz="4" w:space="0"/>
            </w:tcBorders>
            <w:vAlign w:val="center"/>
          </w:tcPr>
          <w:p w:rsidRPr="00A7660D" w:rsidR="00C3062C" w:rsidP="00365B47" w:rsidRDefault="00C3062C" w14:paraId="21C8AEE4" wp14:textId="77777777">
            <w:pPr>
              <w:pStyle w:val="TableText1"/>
              <w:numPr>
                <w:ilvl w:val="0"/>
                <w:numId w:val="156"/>
              </w:numPr>
              <w:spacing w:before="40" w:after="40"/>
              <w:jc w:val="both"/>
              <w:rPr>
                <w:rFonts w:cs="Arial"/>
                <w:bCs/>
                <w:color w:val="000000"/>
                <w:sz w:val="18"/>
                <w:szCs w:val="18"/>
              </w:rPr>
            </w:pPr>
            <w:r w:rsidRPr="00A7660D">
              <w:rPr>
                <w:rFonts w:cs="Arial"/>
                <w:bCs/>
                <w:color w:val="000000"/>
                <w:sz w:val="18"/>
                <w:szCs w:val="18"/>
              </w:rPr>
              <w:t>SA Line Item From Service Code</w:t>
            </w:r>
          </w:p>
          <w:p w:rsidRPr="00A7660D" w:rsidR="00C3062C" w:rsidRDefault="00C3062C" w14:paraId="7560AD0D" wp14:textId="77777777">
            <w:pPr>
              <w:pStyle w:val="TableText1"/>
              <w:spacing w:before="40" w:after="40"/>
              <w:ind w:left="375"/>
              <w:jc w:val="both"/>
              <w:rPr>
                <w:rFonts w:cs="Arial"/>
                <w:bCs/>
                <w:sz w:val="18"/>
                <w:szCs w:val="18"/>
              </w:rPr>
            </w:pPr>
            <w:r w:rsidRPr="00A7660D">
              <w:rPr>
                <w:rFonts w:cs="Arial"/>
                <w:bCs/>
                <w:color w:val="000000"/>
                <w:sz w:val="18"/>
                <w:szCs w:val="18"/>
              </w:rPr>
              <w:t>SA LI Svc Cd-From</w:t>
            </w:r>
          </w:p>
          <w:p w:rsidRPr="00A7660D" w:rsidR="00C3062C" w:rsidRDefault="00C3062C" w14:paraId="33C3FD52" wp14:textId="77777777">
            <w:pPr>
              <w:pStyle w:val="TableText1"/>
              <w:spacing w:before="40" w:after="40"/>
              <w:ind w:left="369"/>
              <w:jc w:val="both"/>
              <w:rPr>
                <w:rFonts w:cs="Arial"/>
                <w:bCs/>
                <w:sz w:val="18"/>
                <w:szCs w:val="18"/>
              </w:rPr>
            </w:pPr>
            <w:r w:rsidRPr="00A7660D">
              <w:rPr>
                <w:rFonts w:cs="Arial"/>
                <w:color w:val="000000"/>
                <w:sz w:val="18"/>
                <w:szCs w:val="18"/>
              </w:rPr>
              <w:t>A_DTL_TB</w:t>
            </w:r>
          </w:p>
        </w:tc>
        <w:tc>
          <w:tcPr>
            <w:tcW w:w="2026" w:type="pct"/>
            <w:gridSpan w:val="4"/>
            <w:tcBorders>
              <w:top w:val="single" w:color="616161" w:sz="4" w:space="0"/>
              <w:left w:val="single" w:color="616161" w:sz="4" w:space="0"/>
              <w:bottom w:val="single" w:color="616161" w:sz="4" w:space="0"/>
              <w:right w:val="single" w:color="616161" w:sz="4" w:space="0"/>
            </w:tcBorders>
            <w:vAlign w:val="center"/>
          </w:tcPr>
          <w:p w:rsidRPr="00A7660D" w:rsidR="00C3062C" w:rsidRDefault="00C3062C" w14:paraId="2E4A5C68" wp14:textId="77777777">
            <w:pPr>
              <w:pStyle w:val="Modern2nd-levelTableheader"/>
              <w:spacing w:before="40" w:after="40"/>
              <w:rPr>
                <w:rStyle w:val="ModernTableHeader"/>
                <w:rFonts w:cs="Arial"/>
                <w:sz w:val="18"/>
                <w:szCs w:val="18"/>
              </w:rPr>
            </w:pPr>
            <w:r w:rsidRPr="00A7660D">
              <w:rPr>
                <w:rStyle w:val="ModernTableText"/>
                <w:rFonts w:cs="Arial"/>
                <w:color w:val="000000"/>
                <w:szCs w:val="18"/>
              </w:rPr>
              <w:t>Required prompt.</w:t>
            </w:r>
          </w:p>
        </w:tc>
        <w:tc>
          <w:tcPr>
            <w:tcW w:w="584" w:type="pct"/>
            <w:tcBorders>
              <w:top w:val="single" w:color="616161" w:sz="4" w:space="0"/>
              <w:left w:val="single" w:color="616161" w:sz="4" w:space="0"/>
              <w:bottom w:val="single" w:color="616161" w:sz="4" w:space="0"/>
              <w:right w:val="single" w:color="616161" w:sz="4" w:space="0"/>
            </w:tcBorders>
            <w:vAlign w:val="center"/>
          </w:tcPr>
          <w:p w:rsidRPr="00A7660D" w:rsidR="00C3062C" w:rsidRDefault="00C3062C" w14:paraId="3CA3EAEC" wp14:textId="77777777">
            <w:pPr>
              <w:jc w:val="center"/>
              <w:rPr>
                <w:sz w:val="18"/>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No  </w:t>
            </w:r>
            <w:r w:rsidRPr="00A7660D">
              <w:rPr>
                <w:rStyle w:val="ModernTableText"/>
                <w:rFonts w:ascii="Wingdings" w:hAnsi="Wingdings" w:eastAsia="Wingdings" w:cs="Wingdings"/>
                <w:noProof/>
                <w:szCs w:val="18"/>
              </w:rPr>
              <w:t>þ</w:t>
            </w:r>
            <w:r w:rsidRPr="00A7660D">
              <w:rPr>
                <w:rStyle w:val="ModernTableText"/>
                <w:noProof/>
                <w:szCs w:val="18"/>
              </w:rPr>
              <w:t xml:space="preserve"> Yes</w:t>
            </w:r>
          </w:p>
        </w:tc>
      </w:tr>
      <w:tr xmlns:wp14="http://schemas.microsoft.com/office/word/2010/wordml" w:rsidR="00C3062C" w:rsidTr="00920DBE" w14:paraId="6444459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109" w:type="pct"/>
            <w:gridSpan w:val="2"/>
            <w:vMerge/>
            <w:tcBorders>
              <w:left w:val="single" w:color="616161" w:sz="4" w:space="0"/>
              <w:right w:val="single" w:color="616161" w:sz="4" w:space="0"/>
            </w:tcBorders>
          </w:tcPr>
          <w:p w:rsidR="00C3062C" w:rsidRDefault="00C3062C" w14:paraId="38D6B9B6" wp14:textId="77777777">
            <w:pPr>
              <w:pStyle w:val="TableText1"/>
              <w:spacing w:before="40" w:after="40"/>
              <w:rPr>
                <w:rStyle w:val="ModernTableText"/>
                <w:b/>
                <w:sz w:val="17"/>
                <w:szCs w:val="17"/>
              </w:rPr>
            </w:pPr>
          </w:p>
        </w:tc>
        <w:tc>
          <w:tcPr>
            <w:tcW w:w="1281" w:type="pct"/>
            <w:gridSpan w:val="3"/>
            <w:tcBorders>
              <w:top w:val="single" w:color="616161" w:sz="4" w:space="0"/>
              <w:left w:val="single" w:color="616161" w:sz="4" w:space="0"/>
              <w:bottom w:val="single" w:color="616161" w:sz="4" w:space="0"/>
              <w:right w:val="single" w:color="616161" w:sz="4" w:space="0"/>
            </w:tcBorders>
            <w:vAlign w:val="center"/>
          </w:tcPr>
          <w:p w:rsidRPr="00A7660D" w:rsidR="00C3062C" w:rsidP="00365B47" w:rsidRDefault="00C3062C" w14:paraId="0034D442" wp14:textId="77777777">
            <w:pPr>
              <w:pStyle w:val="TableText1"/>
              <w:numPr>
                <w:ilvl w:val="0"/>
                <w:numId w:val="156"/>
              </w:numPr>
              <w:spacing w:before="40" w:after="40"/>
              <w:jc w:val="both"/>
              <w:rPr>
                <w:rFonts w:cs="Arial"/>
                <w:bCs/>
                <w:color w:val="000000"/>
                <w:sz w:val="18"/>
                <w:szCs w:val="18"/>
              </w:rPr>
            </w:pPr>
            <w:r w:rsidRPr="00A7660D">
              <w:rPr>
                <w:rFonts w:cs="Arial"/>
                <w:bCs/>
                <w:color w:val="000000"/>
                <w:sz w:val="18"/>
                <w:szCs w:val="18"/>
              </w:rPr>
              <w:t>SA Line Item To Service Code</w:t>
            </w:r>
          </w:p>
          <w:p w:rsidRPr="00A7660D" w:rsidR="00C3062C" w:rsidP="00CE0A43" w:rsidRDefault="00C3062C" w14:paraId="0722B77C" wp14:textId="77777777">
            <w:pPr>
              <w:pStyle w:val="TableText1"/>
              <w:spacing w:before="40" w:after="40"/>
              <w:jc w:val="both"/>
              <w:rPr>
                <w:rFonts w:cs="Arial"/>
                <w:sz w:val="18"/>
                <w:szCs w:val="18"/>
              </w:rPr>
            </w:pPr>
            <w:r>
              <w:rPr>
                <w:rFonts w:cs="Arial"/>
                <w:bCs/>
                <w:color w:val="000000"/>
                <w:sz w:val="18"/>
                <w:szCs w:val="18"/>
              </w:rPr>
              <w:t xml:space="preserve">        </w:t>
            </w:r>
            <w:r w:rsidRPr="00A7660D">
              <w:rPr>
                <w:rFonts w:cs="Arial"/>
                <w:bCs/>
                <w:color w:val="000000"/>
                <w:sz w:val="18"/>
                <w:szCs w:val="18"/>
              </w:rPr>
              <w:t>SA LI Svc Cd-To</w:t>
            </w:r>
          </w:p>
          <w:p w:rsidRPr="00A7660D" w:rsidR="00C3062C" w:rsidP="00B11BCA" w:rsidRDefault="00C3062C" w14:paraId="6C1297DB" wp14:textId="77777777">
            <w:pPr>
              <w:pStyle w:val="TableText1"/>
              <w:spacing w:before="40" w:after="40"/>
              <w:rPr>
                <w:rStyle w:val="ModernTableText"/>
                <w:szCs w:val="18"/>
              </w:rPr>
            </w:pPr>
            <w:r>
              <w:rPr>
                <w:rFonts w:cs="Arial"/>
                <w:color w:val="000000"/>
                <w:sz w:val="18"/>
                <w:szCs w:val="18"/>
              </w:rPr>
              <w:t xml:space="preserve">        </w:t>
            </w:r>
            <w:r w:rsidRPr="00A7660D">
              <w:rPr>
                <w:rFonts w:cs="Arial"/>
                <w:color w:val="000000"/>
                <w:sz w:val="18"/>
                <w:szCs w:val="18"/>
              </w:rPr>
              <w:t>A_DTL_TB</w:t>
            </w:r>
          </w:p>
        </w:tc>
        <w:tc>
          <w:tcPr>
            <w:tcW w:w="2026" w:type="pct"/>
            <w:gridSpan w:val="4"/>
            <w:tcBorders>
              <w:top w:val="single" w:color="616161" w:sz="4" w:space="0"/>
              <w:left w:val="single" w:color="616161" w:sz="4" w:space="0"/>
              <w:bottom w:val="single" w:color="616161" w:sz="4" w:space="0"/>
              <w:right w:val="single" w:color="616161" w:sz="4" w:space="0"/>
            </w:tcBorders>
            <w:vAlign w:val="center"/>
          </w:tcPr>
          <w:p w:rsidRPr="00A7660D" w:rsidR="00C3062C" w:rsidRDefault="00C3062C" w14:paraId="75C95801" wp14:textId="77777777">
            <w:pPr>
              <w:pStyle w:val="Modern2nd-levelTableheader"/>
              <w:spacing w:before="40" w:after="40"/>
              <w:rPr>
                <w:rStyle w:val="ModernTableText"/>
                <w:rFonts w:cs="Arial"/>
                <w:color w:val="000000"/>
                <w:szCs w:val="18"/>
              </w:rPr>
            </w:pPr>
            <w:r w:rsidRPr="00A7660D">
              <w:rPr>
                <w:rStyle w:val="ModernTableText"/>
                <w:rFonts w:cs="Arial"/>
                <w:color w:val="000000"/>
                <w:szCs w:val="18"/>
              </w:rPr>
              <w:t>Required prompt.</w:t>
            </w:r>
          </w:p>
        </w:tc>
        <w:tc>
          <w:tcPr>
            <w:tcW w:w="584" w:type="pct"/>
            <w:tcBorders>
              <w:top w:val="single" w:color="616161" w:sz="4" w:space="0"/>
              <w:left w:val="single" w:color="616161" w:sz="4" w:space="0"/>
              <w:bottom w:val="single" w:color="616161" w:sz="4" w:space="0"/>
              <w:right w:val="single" w:color="616161" w:sz="4" w:space="0"/>
            </w:tcBorders>
            <w:vAlign w:val="center"/>
          </w:tcPr>
          <w:p w:rsidRPr="00A7660D" w:rsidR="00C3062C" w:rsidRDefault="00C3062C" w14:paraId="365C8803" wp14:textId="77777777">
            <w:pPr>
              <w:jc w:val="center"/>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No  </w:t>
            </w:r>
            <w:r w:rsidRPr="00A7660D">
              <w:rPr>
                <w:rStyle w:val="ModernTableText"/>
                <w:rFonts w:ascii="Wingdings" w:hAnsi="Wingdings" w:eastAsia="Wingdings" w:cs="Wingdings"/>
                <w:noProof/>
                <w:szCs w:val="18"/>
              </w:rPr>
              <w:t>þ</w:t>
            </w:r>
            <w:r w:rsidRPr="00A7660D">
              <w:rPr>
                <w:rStyle w:val="ModernTableText"/>
                <w:noProof/>
                <w:szCs w:val="18"/>
              </w:rPr>
              <w:t xml:space="preserve"> Yes</w:t>
            </w:r>
          </w:p>
        </w:tc>
      </w:tr>
      <w:tr xmlns:wp14="http://schemas.microsoft.com/office/word/2010/wordml" w:rsidR="00C3062C" w:rsidTr="00920DBE" w14:paraId="551702B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109" w:type="pct"/>
            <w:gridSpan w:val="2"/>
            <w:vMerge/>
            <w:tcBorders>
              <w:left w:val="single" w:color="616161" w:sz="4" w:space="0"/>
              <w:right w:val="single" w:color="616161" w:sz="4" w:space="0"/>
            </w:tcBorders>
          </w:tcPr>
          <w:p w:rsidR="00C3062C" w:rsidRDefault="00C3062C" w14:paraId="22F860BB" wp14:textId="77777777">
            <w:pPr>
              <w:pStyle w:val="TableText1"/>
              <w:spacing w:before="40" w:after="40"/>
              <w:rPr>
                <w:rStyle w:val="ModernTableText"/>
                <w:b/>
                <w:sz w:val="17"/>
                <w:szCs w:val="17"/>
              </w:rPr>
            </w:pPr>
          </w:p>
        </w:tc>
        <w:tc>
          <w:tcPr>
            <w:tcW w:w="1281" w:type="pct"/>
            <w:gridSpan w:val="3"/>
            <w:tcBorders>
              <w:top w:val="single" w:color="616161" w:sz="4" w:space="0"/>
              <w:left w:val="single" w:color="616161" w:sz="4" w:space="0"/>
              <w:bottom w:val="single" w:color="616161" w:sz="4" w:space="0"/>
              <w:right w:val="single" w:color="616161" w:sz="4" w:space="0"/>
            </w:tcBorders>
            <w:vAlign w:val="center"/>
          </w:tcPr>
          <w:p w:rsidRPr="00A7660D" w:rsidR="00C3062C" w:rsidP="00365B47" w:rsidRDefault="00C3062C" w14:paraId="2A0B59FA" wp14:textId="77777777">
            <w:pPr>
              <w:pStyle w:val="TableText1"/>
              <w:numPr>
                <w:ilvl w:val="0"/>
                <w:numId w:val="156"/>
              </w:numPr>
              <w:spacing w:before="40" w:after="40"/>
              <w:rPr>
                <w:rFonts w:cs="Arial"/>
                <w:bCs/>
                <w:color w:val="000000"/>
                <w:sz w:val="18"/>
                <w:szCs w:val="18"/>
              </w:rPr>
            </w:pPr>
            <w:r w:rsidRPr="00A7660D">
              <w:rPr>
                <w:rFonts w:cs="Arial"/>
                <w:bCs/>
                <w:color w:val="000000"/>
                <w:sz w:val="18"/>
                <w:szCs w:val="18"/>
              </w:rPr>
              <w:t>SA LI Svc Cd-Mod</w:t>
            </w:r>
          </w:p>
          <w:p w:rsidRPr="00A7660D" w:rsidR="00C3062C" w:rsidP="00B11BCA" w:rsidRDefault="00C3062C" w14:paraId="332FC1D3" wp14:textId="77777777">
            <w:pPr>
              <w:pStyle w:val="TableText1"/>
              <w:spacing w:before="40" w:after="40"/>
              <w:rPr>
                <w:rFonts w:cs="Arial"/>
                <w:bCs/>
                <w:color w:val="000000"/>
                <w:sz w:val="18"/>
                <w:szCs w:val="18"/>
              </w:rPr>
            </w:pPr>
            <w:r>
              <w:rPr>
                <w:rFonts w:cs="Arial"/>
                <w:bCs/>
                <w:color w:val="000000"/>
                <w:sz w:val="18"/>
                <w:szCs w:val="18"/>
              </w:rPr>
              <w:t xml:space="preserve">        </w:t>
            </w:r>
            <w:r w:rsidRPr="00A7660D">
              <w:rPr>
                <w:rFonts w:cs="Arial"/>
                <w:bCs/>
                <w:color w:val="000000"/>
                <w:sz w:val="18"/>
                <w:szCs w:val="18"/>
              </w:rPr>
              <w:t>A_DTL_TB.A_PROC_MOD_1ST_CD</w:t>
            </w:r>
          </w:p>
          <w:p w:rsidRPr="00A7660D" w:rsidR="00C3062C" w:rsidP="00B11BCA" w:rsidRDefault="00C3062C" w14:paraId="5A9CBE04" wp14:textId="77777777">
            <w:pPr>
              <w:pStyle w:val="TableText1"/>
              <w:spacing w:before="40" w:after="40"/>
              <w:rPr>
                <w:rFonts w:cs="Arial"/>
                <w:bCs/>
                <w:color w:val="000000"/>
                <w:sz w:val="18"/>
                <w:szCs w:val="18"/>
              </w:rPr>
            </w:pPr>
            <w:r>
              <w:rPr>
                <w:rFonts w:cs="Arial"/>
                <w:bCs/>
                <w:color w:val="000000"/>
                <w:sz w:val="18"/>
                <w:szCs w:val="18"/>
              </w:rPr>
              <w:t xml:space="preserve">        </w:t>
            </w:r>
            <w:r w:rsidRPr="00A7660D">
              <w:rPr>
                <w:rFonts w:cs="Arial"/>
                <w:bCs/>
                <w:color w:val="000000"/>
                <w:sz w:val="18"/>
                <w:szCs w:val="18"/>
              </w:rPr>
              <w:t>A_DTL_TB.A_PROC_MOD_2ND_CD</w:t>
            </w:r>
          </w:p>
          <w:p w:rsidRPr="00A7660D" w:rsidR="00C3062C" w:rsidP="00B11BCA" w:rsidRDefault="00C3062C" w14:paraId="28B43AB3" wp14:textId="77777777">
            <w:pPr>
              <w:pStyle w:val="TableText1"/>
              <w:spacing w:before="40" w:after="40"/>
              <w:rPr>
                <w:rFonts w:cs="Arial"/>
                <w:bCs/>
                <w:color w:val="000000"/>
                <w:sz w:val="18"/>
                <w:szCs w:val="18"/>
              </w:rPr>
            </w:pPr>
            <w:r>
              <w:rPr>
                <w:rFonts w:cs="Arial"/>
                <w:bCs/>
                <w:color w:val="000000"/>
                <w:sz w:val="18"/>
                <w:szCs w:val="18"/>
              </w:rPr>
              <w:t xml:space="preserve">        </w:t>
            </w:r>
            <w:r w:rsidRPr="00A7660D">
              <w:rPr>
                <w:rFonts w:cs="Arial"/>
                <w:bCs/>
                <w:color w:val="000000"/>
                <w:sz w:val="18"/>
                <w:szCs w:val="18"/>
              </w:rPr>
              <w:t>A_DTL_TB.A_PROC_MOD_3RD_CD</w:t>
            </w:r>
          </w:p>
          <w:p w:rsidRPr="00A7660D" w:rsidR="00C3062C" w:rsidP="00B11BCA" w:rsidRDefault="00C3062C" w14:paraId="6EA346B9" wp14:textId="77777777">
            <w:pPr>
              <w:pStyle w:val="TableText1"/>
              <w:spacing w:before="40" w:after="40"/>
              <w:rPr>
                <w:rFonts w:cs="Arial"/>
                <w:bCs/>
                <w:color w:val="000000"/>
                <w:sz w:val="18"/>
                <w:szCs w:val="18"/>
              </w:rPr>
            </w:pPr>
            <w:r>
              <w:rPr>
                <w:rFonts w:cs="Arial"/>
                <w:bCs/>
                <w:color w:val="000000"/>
                <w:sz w:val="18"/>
                <w:szCs w:val="18"/>
              </w:rPr>
              <w:t xml:space="preserve">        </w:t>
            </w:r>
            <w:r w:rsidRPr="00A7660D">
              <w:rPr>
                <w:rFonts w:cs="Arial"/>
                <w:bCs/>
                <w:color w:val="000000"/>
                <w:sz w:val="18"/>
                <w:szCs w:val="18"/>
              </w:rPr>
              <w:t>A_DTL_TB.A_PROC_MOD_4TH_CD</w:t>
            </w:r>
          </w:p>
        </w:tc>
        <w:tc>
          <w:tcPr>
            <w:tcW w:w="2026" w:type="pct"/>
            <w:gridSpan w:val="4"/>
            <w:tcBorders>
              <w:top w:val="single" w:color="616161" w:sz="4" w:space="0"/>
              <w:left w:val="single" w:color="616161" w:sz="4" w:space="0"/>
              <w:bottom w:val="single" w:color="616161" w:sz="4" w:space="0"/>
              <w:right w:val="single" w:color="616161" w:sz="4" w:space="0"/>
            </w:tcBorders>
            <w:vAlign w:val="center"/>
          </w:tcPr>
          <w:p w:rsidRPr="00A7660D" w:rsidR="00C3062C" w:rsidRDefault="00C3062C" w14:paraId="580D2E84" wp14:textId="77777777">
            <w:pPr>
              <w:pStyle w:val="Modern2nd-levelTableheader"/>
              <w:spacing w:before="40" w:after="40"/>
              <w:rPr>
                <w:rStyle w:val="ModernTableHeader"/>
                <w:rFonts w:cs="Arial"/>
                <w:sz w:val="18"/>
                <w:szCs w:val="18"/>
              </w:rPr>
            </w:pPr>
            <w:r w:rsidRPr="00A7660D">
              <w:rPr>
                <w:rStyle w:val="ModernTableText"/>
                <w:rFonts w:cs="Arial"/>
                <w:color w:val="000000"/>
                <w:szCs w:val="18"/>
              </w:rPr>
              <w:t>Required prompt.</w:t>
            </w:r>
          </w:p>
        </w:tc>
        <w:tc>
          <w:tcPr>
            <w:tcW w:w="584" w:type="pct"/>
            <w:tcBorders>
              <w:top w:val="single" w:color="616161" w:sz="4" w:space="0"/>
              <w:left w:val="single" w:color="616161" w:sz="4" w:space="0"/>
              <w:bottom w:val="single" w:color="616161" w:sz="4" w:space="0"/>
              <w:right w:val="single" w:color="616161" w:sz="4" w:space="0"/>
            </w:tcBorders>
            <w:vAlign w:val="center"/>
          </w:tcPr>
          <w:p w:rsidRPr="00A7660D" w:rsidR="00C3062C" w:rsidRDefault="00C3062C" w14:paraId="42B8DB30" wp14:textId="77777777">
            <w:pPr>
              <w:jc w:val="center"/>
              <w:rPr>
                <w:sz w:val="18"/>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No  </w:t>
            </w:r>
            <w:r w:rsidRPr="00A7660D">
              <w:rPr>
                <w:rStyle w:val="ModernTableText"/>
                <w:rFonts w:ascii="Wingdings" w:hAnsi="Wingdings" w:eastAsia="Wingdings" w:cs="Wingdings"/>
                <w:noProof/>
                <w:szCs w:val="18"/>
              </w:rPr>
              <w:t>þ</w:t>
            </w:r>
            <w:r w:rsidRPr="00A7660D">
              <w:rPr>
                <w:rStyle w:val="ModernTableText"/>
                <w:noProof/>
                <w:szCs w:val="18"/>
              </w:rPr>
              <w:t xml:space="preserve"> Yes</w:t>
            </w:r>
          </w:p>
        </w:tc>
      </w:tr>
      <w:tr xmlns:wp14="http://schemas.microsoft.com/office/word/2010/wordml" w:rsidR="00C3062C" w:rsidTr="00920DBE" w14:paraId="4700DAD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109" w:type="pct"/>
            <w:gridSpan w:val="2"/>
            <w:vMerge/>
            <w:tcBorders>
              <w:left w:val="single" w:color="616161" w:sz="4" w:space="0"/>
              <w:right w:val="single" w:color="616161" w:sz="4" w:space="0"/>
            </w:tcBorders>
          </w:tcPr>
          <w:p w:rsidR="00C3062C" w:rsidRDefault="00C3062C" w14:paraId="698536F5" wp14:textId="77777777">
            <w:pPr>
              <w:pStyle w:val="TableText1"/>
              <w:spacing w:before="40" w:after="40"/>
              <w:rPr>
                <w:rStyle w:val="ModernTableText"/>
                <w:b/>
                <w:sz w:val="17"/>
                <w:szCs w:val="17"/>
              </w:rPr>
            </w:pPr>
          </w:p>
        </w:tc>
        <w:tc>
          <w:tcPr>
            <w:tcW w:w="1281" w:type="pct"/>
            <w:gridSpan w:val="3"/>
            <w:tcBorders>
              <w:top w:val="single" w:color="616161" w:sz="4" w:space="0"/>
              <w:left w:val="single" w:color="616161" w:sz="4" w:space="0"/>
              <w:bottom w:val="single" w:color="616161" w:sz="4" w:space="0"/>
              <w:right w:val="single" w:color="616161" w:sz="4" w:space="0"/>
            </w:tcBorders>
            <w:vAlign w:val="center"/>
          </w:tcPr>
          <w:p w:rsidRPr="00A7660D" w:rsidR="00C3062C" w:rsidP="00365B47" w:rsidRDefault="00C3062C" w14:paraId="2DA8C699" wp14:textId="77777777">
            <w:pPr>
              <w:pStyle w:val="TableText1"/>
              <w:numPr>
                <w:ilvl w:val="0"/>
                <w:numId w:val="156"/>
              </w:numPr>
              <w:spacing w:before="40" w:after="40"/>
              <w:rPr>
                <w:rFonts w:cs="Arial"/>
                <w:bCs/>
                <w:color w:val="000000"/>
                <w:sz w:val="18"/>
                <w:szCs w:val="18"/>
              </w:rPr>
            </w:pPr>
            <w:r w:rsidRPr="00A7660D">
              <w:rPr>
                <w:rFonts w:cs="Arial"/>
                <w:bCs/>
                <w:color w:val="000000"/>
                <w:sz w:val="18"/>
                <w:szCs w:val="18"/>
              </w:rPr>
              <w:t>Approved LI Begin Date</w:t>
            </w:r>
          </w:p>
          <w:p w:rsidRPr="00A7660D" w:rsidR="00C3062C" w:rsidP="009A4411" w:rsidRDefault="00C3062C" w14:paraId="55E8671E" wp14:textId="77777777">
            <w:pPr>
              <w:pStyle w:val="TableText1"/>
              <w:spacing w:before="40" w:after="40"/>
              <w:rPr>
                <w:rFonts w:cs="Arial"/>
                <w:bCs/>
                <w:color w:val="000000"/>
                <w:sz w:val="18"/>
                <w:szCs w:val="18"/>
              </w:rPr>
            </w:pPr>
            <w:r>
              <w:rPr>
                <w:rFonts w:cs="Arial"/>
                <w:bCs/>
                <w:color w:val="000000"/>
                <w:sz w:val="18"/>
                <w:szCs w:val="18"/>
              </w:rPr>
              <w:t xml:space="preserve">       </w:t>
            </w:r>
            <w:r w:rsidRPr="00A7660D">
              <w:rPr>
                <w:rFonts w:cs="Arial"/>
                <w:bCs/>
                <w:color w:val="000000"/>
                <w:sz w:val="18"/>
                <w:szCs w:val="18"/>
              </w:rPr>
              <w:t>SA Dt-LI Apprv Beg</w:t>
            </w:r>
          </w:p>
          <w:p w:rsidRPr="00A7660D" w:rsidR="00C3062C" w:rsidP="009A4411" w:rsidRDefault="00C3062C" w14:paraId="7ED5EBA6" wp14:textId="77777777">
            <w:pPr>
              <w:pStyle w:val="TableText1"/>
              <w:spacing w:before="40" w:after="40"/>
              <w:rPr>
                <w:rFonts w:cs="Arial"/>
                <w:bCs/>
                <w:sz w:val="18"/>
                <w:szCs w:val="18"/>
              </w:rPr>
            </w:pPr>
            <w:r>
              <w:rPr>
                <w:rFonts w:cs="Arial"/>
                <w:bCs/>
                <w:color w:val="000000"/>
                <w:sz w:val="18"/>
                <w:szCs w:val="18"/>
              </w:rPr>
              <w:t xml:space="preserve">       </w:t>
            </w:r>
            <w:r w:rsidRPr="00A7660D">
              <w:rPr>
                <w:rFonts w:cs="Arial"/>
                <w:bCs/>
                <w:color w:val="000000"/>
                <w:sz w:val="18"/>
                <w:szCs w:val="18"/>
              </w:rPr>
              <w:t>A_DTL_TB</w:t>
            </w:r>
          </w:p>
        </w:tc>
        <w:tc>
          <w:tcPr>
            <w:tcW w:w="2026" w:type="pct"/>
            <w:gridSpan w:val="4"/>
            <w:tcBorders>
              <w:top w:val="single" w:color="616161" w:sz="4" w:space="0"/>
              <w:left w:val="single" w:color="616161" w:sz="4" w:space="0"/>
              <w:bottom w:val="single" w:color="616161" w:sz="4" w:space="0"/>
              <w:right w:val="single" w:color="616161" w:sz="4" w:space="0"/>
            </w:tcBorders>
            <w:vAlign w:val="center"/>
          </w:tcPr>
          <w:p w:rsidRPr="00A7660D" w:rsidR="00C3062C" w:rsidP="003622E7" w:rsidRDefault="00C3062C" w14:paraId="4720ECD4" wp14:textId="77777777">
            <w:pPr>
              <w:pStyle w:val="Modern2nd-levelTableheader"/>
              <w:spacing w:before="40" w:after="40"/>
              <w:jc w:val="left"/>
              <w:rPr>
                <w:rStyle w:val="ModernTableText"/>
                <w:rFonts w:cs="Arial"/>
                <w:color w:val="000000"/>
                <w:szCs w:val="18"/>
              </w:rPr>
            </w:pPr>
            <w:r w:rsidRPr="00A7660D">
              <w:rPr>
                <w:rStyle w:val="ModernTableText"/>
                <w:rFonts w:cs="Arial"/>
                <w:color w:val="000000"/>
                <w:szCs w:val="18"/>
              </w:rPr>
              <w:t>&gt;=</w:t>
            </w:r>
          </w:p>
        </w:tc>
        <w:tc>
          <w:tcPr>
            <w:tcW w:w="584" w:type="pct"/>
            <w:tcBorders>
              <w:top w:val="single" w:color="616161" w:sz="4" w:space="0"/>
              <w:left w:val="single" w:color="616161" w:sz="4" w:space="0"/>
              <w:bottom w:val="single" w:color="616161" w:sz="4" w:space="0"/>
              <w:right w:val="single" w:color="616161" w:sz="4" w:space="0"/>
            </w:tcBorders>
            <w:vAlign w:val="center"/>
          </w:tcPr>
          <w:p w:rsidRPr="00A7660D" w:rsidR="00C3062C" w:rsidRDefault="00C3062C" w14:paraId="18C41CB1" wp14:textId="77777777">
            <w:pPr>
              <w:jc w:val="center"/>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No  </w:t>
            </w:r>
            <w:r w:rsidRPr="00A7660D">
              <w:rPr>
                <w:rStyle w:val="ModernTableText"/>
                <w:rFonts w:ascii="Wingdings" w:hAnsi="Wingdings" w:eastAsia="Wingdings" w:cs="Wingdings"/>
                <w:noProof/>
                <w:szCs w:val="18"/>
              </w:rPr>
              <w:t>þ</w:t>
            </w:r>
            <w:r w:rsidRPr="00A7660D">
              <w:rPr>
                <w:rStyle w:val="ModernTableText"/>
                <w:noProof/>
                <w:szCs w:val="18"/>
              </w:rPr>
              <w:t xml:space="preserve"> Yes</w:t>
            </w:r>
          </w:p>
        </w:tc>
      </w:tr>
      <w:tr xmlns:wp14="http://schemas.microsoft.com/office/word/2010/wordml" w:rsidR="00C3062C" w:rsidTr="00920DBE" w14:paraId="6D2662D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109" w:type="pct"/>
            <w:gridSpan w:val="2"/>
            <w:vMerge/>
            <w:tcBorders>
              <w:left w:val="single" w:color="616161" w:sz="4" w:space="0"/>
              <w:right w:val="single" w:color="616161" w:sz="4" w:space="0"/>
            </w:tcBorders>
          </w:tcPr>
          <w:p w:rsidR="00C3062C" w:rsidRDefault="00C3062C" w14:paraId="7BC1BAF2" wp14:textId="77777777">
            <w:pPr>
              <w:pStyle w:val="TableText1"/>
              <w:spacing w:before="40" w:after="40"/>
              <w:rPr>
                <w:rStyle w:val="ModernTableText"/>
                <w:b/>
                <w:sz w:val="17"/>
                <w:szCs w:val="17"/>
              </w:rPr>
            </w:pPr>
          </w:p>
        </w:tc>
        <w:tc>
          <w:tcPr>
            <w:tcW w:w="1281" w:type="pct"/>
            <w:gridSpan w:val="3"/>
            <w:tcBorders>
              <w:top w:val="single" w:color="616161" w:sz="4" w:space="0"/>
              <w:left w:val="single" w:color="616161" w:sz="4" w:space="0"/>
              <w:bottom w:val="single" w:color="616161" w:sz="4" w:space="0"/>
              <w:right w:val="single" w:color="616161" w:sz="4" w:space="0"/>
            </w:tcBorders>
            <w:vAlign w:val="center"/>
          </w:tcPr>
          <w:p w:rsidRPr="00A7660D" w:rsidR="00C3062C" w:rsidP="00365B47" w:rsidRDefault="00C3062C" w14:paraId="3584141F" wp14:textId="77777777">
            <w:pPr>
              <w:pStyle w:val="TableText1"/>
              <w:numPr>
                <w:ilvl w:val="0"/>
                <w:numId w:val="156"/>
              </w:numPr>
              <w:spacing w:before="40" w:after="40"/>
              <w:jc w:val="both"/>
              <w:rPr>
                <w:rFonts w:cs="Arial"/>
                <w:bCs/>
                <w:color w:val="000000"/>
                <w:sz w:val="18"/>
                <w:szCs w:val="18"/>
              </w:rPr>
            </w:pPr>
            <w:r w:rsidRPr="00A7660D">
              <w:rPr>
                <w:rFonts w:cs="Arial"/>
                <w:bCs/>
                <w:color w:val="000000"/>
                <w:sz w:val="18"/>
                <w:szCs w:val="18"/>
              </w:rPr>
              <w:t xml:space="preserve">Approved LI End Date </w:t>
            </w:r>
          </w:p>
          <w:p w:rsidRPr="00A7660D" w:rsidR="00C3062C" w:rsidP="009A4411" w:rsidRDefault="00C3062C" w14:paraId="747450DD" wp14:textId="77777777">
            <w:pPr>
              <w:pStyle w:val="TableText1"/>
              <w:spacing w:before="40" w:after="40"/>
              <w:jc w:val="both"/>
              <w:rPr>
                <w:rFonts w:cs="Arial"/>
                <w:bCs/>
                <w:color w:val="000000"/>
                <w:sz w:val="18"/>
                <w:szCs w:val="18"/>
              </w:rPr>
            </w:pPr>
            <w:r>
              <w:rPr>
                <w:rFonts w:cs="Arial"/>
                <w:bCs/>
                <w:color w:val="000000"/>
                <w:sz w:val="18"/>
                <w:szCs w:val="18"/>
              </w:rPr>
              <w:t xml:space="preserve">       </w:t>
            </w:r>
            <w:r w:rsidRPr="00A7660D">
              <w:rPr>
                <w:rFonts w:cs="Arial"/>
                <w:bCs/>
                <w:color w:val="000000"/>
                <w:sz w:val="18"/>
                <w:szCs w:val="18"/>
              </w:rPr>
              <w:t>SA Dt-LI Apprv End</w:t>
            </w:r>
          </w:p>
          <w:p w:rsidRPr="00A7660D" w:rsidR="00C3062C" w:rsidP="009A4411" w:rsidRDefault="00C3062C" w14:paraId="7A76FF6E" wp14:textId="77777777">
            <w:pPr>
              <w:pStyle w:val="TableText1"/>
              <w:spacing w:before="40" w:after="40"/>
              <w:jc w:val="both"/>
              <w:rPr>
                <w:rFonts w:cs="Arial"/>
                <w:bCs/>
                <w:sz w:val="18"/>
                <w:szCs w:val="18"/>
              </w:rPr>
            </w:pPr>
            <w:r>
              <w:rPr>
                <w:rFonts w:cs="Arial"/>
                <w:bCs/>
                <w:color w:val="000000"/>
                <w:sz w:val="18"/>
                <w:szCs w:val="18"/>
              </w:rPr>
              <w:t xml:space="preserve">       </w:t>
            </w:r>
            <w:r w:rsidRPr="00A7660D">
              <w:rPr>
                <w:rFonts w:cs="Arial"/>
                <w:bCs/>
                <w:color w:val="000000"/>
                <w:sz w:val="18"/>
                <w:szCs w:val="18"/>
              </w:rPr>
              <w:t>A_DTL_TB</w:t>
            </w:r>
          </w:p>
        </w:tc>
        <w:tc>
          <w:tcPr>
            <w:tcW w:w="2026" w:type="pct"/>
            <w:gridSpan w:val="4"/>
            <w:tcBorders>
              <w:top w:val="single" w:color="616161" w:sz="4" w:space="0"/>
              <w:left w:val="single" w:color="616161" w:sz="4" w:space="0"/>
              <w:bottom w:val="single" w:color="616161" w:sz="4" w:space="0"/>
              <w:right w:val="single" w:color="616161" w:sz="4" w:space="0"/>
            </w:tcBorders>
            <w:vAlign w:val="center"/>
          </w:tcPr>
          <w:p w:rsidRPr="00A7660D" w:rsidR="00C3062C" w:rsidP="003622E7" w:rsidRDefault="00C3062C" w14:paraId="70DB69E3" wp14:textId="77777777">
            <w:pPr>
              <w:pStyle w:val="Modern2nd-levelTableheader"/>
              <w:spacing w:before="40" w:after="40"/>
              <w:jc w:val="left"/>
              <w:rPr>
                <w:rStyle w:val="ModernTableText"/>
                <w:rFonts w:cs="Arial"/>
                <w:color w:val="000000"/>
                <w:szCs w:val="18"/>
              </w:rPr>
            </w:pPr>
            <w:r w:rsidRPr="00A7660D">
              <w:rPr>
                <w:rStyle w:val="ModernTableText"/>
                <w:rFonts w:cs="Arial"/>
                <w:color w:val="000000"/>
                <w:szCs w:val="18"/>
              </w:rPr>
              <w:t>&lt;=</w:t>
            </w:r>
          </w:p>
        </w:tc>
        <w:tc>
          <w:tcPr>
            <w:tcW w:w="584" w:type="pct"/>
            <w:tcBorders>
              <w:top w:val="single" w:color="616161" w:sz="4" w:space="0"/>
              <w:left w:val="single" w:color="616161" w:sz="4" w:space="0"/>
              <w:bottom w:val="single" w:color="616161" w:sz="4" w:space="0"/>
              <w:right w:val="single" w:color="616161" w:sz="4" w:space="0"/>
            </w:tcBorders>
            <w:vAlign w:val="center"/>
          </w:tcPr>
          <w:p w:rsidRPr="00A7660D" w:rsidR="00C3062C" w:rsidRDefault="00C3062C" w14:paraId="59258B28" wp14:textId="77777777">
            <w:pPr>
              <w:jc w:val="center"/>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No  </w:t>
            </w:r>
            <w:r w:rsidRPr="00A7660D">
              <w:rPr>
                <w:rStyle w:val="ModernTableText"/>
                <w:rFonts w:ascii="Wingdings" w:hAnsi="Wingdings" w:eastAsia="Wingdings" w:cs="Wingdings"/>
                <w:noProof/>
                <w:szCs w:val="18"/>
              </w:rPr>
              <w:t>þ</w:t>
            </w:r>
            <w:r w:rsidRPr="00A7660D">
              <w:rPr>
                <w:rStyle w:val="ModernTableText"/>
                <w:noProof/>
                <w:szCs w:val="18"/>
              </w:rPr>
              <w:t xml:space="preserve"> Yes</w:t>
            </w:r>
          </w:p>
        </w:tc>
      </w:tr>
      <w:tr xmlns:wp14="http://schemas.microsoft.com/office/word/2010/wordml" w:rsidR="00C3062C" w:rsidTr="00920DBE" w14:paraId="4BF5A0A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109" w:type="pct"/>
            <w:gridSpan w:val="2"/>
            <w:vMerge/>
            <w:tcBorders>
              <w:left w:val="single" w:color="616161" w:sz="4" w:space="0"/>
              <w:right w:val="single" w:color="616161" w:sz="4" w:space="0"/>
            </w:tcBorders>
          </w:tcPr>
          <w:p w:rsidR="00C3062C" w:rsidRDefault="00C3062C" w14:paraId="61C988F9" wp14:textId="77777777">
            <w:pPr>
              <w:pStyle w:val="TableText1"/>
              <w:spacing w:before="40" w:after="40"/>
              <w:rPr>
                <w:rStyle w:val="ModernTableText"/>
                <w:b/>
                <w:sz w:val="17"/>
                <w:szCs w:val="17"/>
              </w:rPr>
            </w:pPr>
          </w:p>
        </w:tc>
        <w:tc>
          <w:tcPr>
            <w:tcW w:w="1281" w:type="pct"/>
            <w:gridSpan w:val="3"/>
            <w:tcBorders>
              <w:top w:val="single" w:color="616161" w:sz="4" w:space="0"/>
              <w:left w:val="single" w:color="616161" w:sz="4" w:space="0"/>
              <w:bottom w:val="single" w:color="616161" w:sz="4" w:space="0"/>
              <w:right w:val="single" w:color="616161" w:sz="4" w:space="0"/>
            </w:tcBorders>
            <w:vAlign w:val="center"/>
          </w:tcPr>
          <w:p w:rsidRPr="00A7660D" w:rsidR="00C3062C" w:rsidP="00365B47" w:rsidRDefault="00C3062C" w14:paraId="74789F1E" wp14:textId="77777777">
            <w:pPr>
              <w:pStyle w:val="TableText1"/>
              <w:numPr>
                <w:ilvl w:val="0"/>
                <w:numId w:val="156"/>
              </w:numPr>
              <w:spacing w:before="40" w:after="40"/>
              <w:jc w:val="both"/>
              <w:rPr>
                <w:rFonts w:cs="Arial"/>
                <w:bCs/>
                <w:color w:val="000000"/>
                <w:sz w:val="18"/>
                <w:szCs w:val="18"/>
              </w:rPr>
            </w:pPr>
            <w:r w:rsidRPr="00A7660D">
              <w:rPr>
                <w:rFonts w:cs="Arial"/>
                <w:bCs/>
                <w:color w:val="000000"/>
                <w:sz w:val="18"/>
                <w:szCs w:val="18"/>
              </w:rPr>
              <w:t xml:space="preserve">Line Item Status Code </w:t>
            </w:r>
          </w:p>
          <w:p w:rsidRPr="00A7660D" w:rsidR="00C3062C" w:rsidP="009A4411" w:rsidRDefault="00C3062C" w14:paraId="26A10F7C" wp14:textId="77777777">
            <w:pPr>
              <w:pStyle w:val="TableText1"/>
              <w:spacing w:before="40" w:after="40"/>
              <w:jc w:val="both"/>
              <w:rPr>
                <w:rFonts w:cs="Arial"/>
                <w:bCs/>
                <w:color w:val="000000"/>
                <w:sz w:val="18"/>
                <w:szCs w:val="18"/>
              </w:rPr>
            </w:pPr>
            <w:r>
              <w:rPr>
                <w:rFonts w:cs="Arial"/>
                <w:bCs/>
                <w:color w:val="000000"/>
                <w:sz w:val="18"/>
                <w:szCs w:val="18"/>
              </w:rPr>
              <w:t xml:space="preserve">       </w:t>
            </w:r>
            <w:r w:rsidRPr="00A7660D">
              <w:rPr>
                <w:rFonts w:cs="Arial"/>
                <w:bCs/>
                <w:color w:val="000000"/>
                <w:sz w:val="18"/>
                <w:szCs w:val="18"/>
              </w:rPr>
              <w:t>SA LI Stat Cd</w:t>
            </w:r>
          </w:p>
          <w:p w:rsidRPr="00A7660D" w:rsidR="00C3062C" w:rsidP="009A4411" w:rsidRDefault="00C3062C" w14:paraId="3289FCE1" wp14:textId="77777777">
            <w:pPr>
              <w:pStyle w:val="TableText1"/>
              <w:spacing w:before="40" w:after="40"/>
              <w:jc w:val="both"/>
              <w:rPr>
                <w:rFonts w:cs="Arial"/>
                <w:bCs/>
                <w:sz w:val="18"/>
                <w:szCs w:val="18"/>
              </w:rPr>
            </w:pPr>
            <w:r>
              <w:rPr>
                <w:rFonts w:cs="Arial"/>
                <w:bCs/>
                <w:color w:val="000000"/>
                <w:sz w:val="18"/>
                <w:szCs w:val="18"/>
              </w:rPr>
              <w:t xml:space="preserve">       </w:t>
            </w:r>
            <w:r w:rsidRPr="00A7660D">
              <w:rPr>
                <w:rFonts w:cs="Arial"/>
                <w:bCs/>
                <w:color w:val="000000"/>
                <w:sz w:val="18"/>
                <w:szCs w:val="18"/>
              </w:rPr>
              <w:t>A_DTL_TB</w:t>
            </w:r>
          </w:p>
        </w:tc>
        <w:tc>
          <w:tcPr>
            <w:tcW w:w="2026" w:type="pct"/>
            <w:gridSpan w:val="4"/>
            <w:tcBorders>
              <w:top w:val="single" w:color="616161" w:sz="4" w:space="0"/>
              <w:left w:val="single" w:color="616161" w:sz="4" w:space="0"/>
              <w:bottom w:val="single" w:color="616161" w:sz="4" w:space="0"/>
              <w:right w:val="single" w:color="616161" w:sz="4" w:space="0"/>
            </w:tcBorders>
            <w:vAlign w:val="center"/>
          </w:tcPr>
          <w:p w:rsidRPr="00A7660D" w:rsidR="00C3062C" w:rsidP="003622E7" w:rsidRDefault="00C3062C" w14:paraId="205A06A2" wp14:textId="77777777">
            <w:pPr>
              <w:pStyle w:val="Modern2nd-levelTableheader"/>
              <w:spacing w:before="40" w:after="40"/>
              <w:jc w:val="left"/>
              <w:rPr>
                <w:rStyle w:val="ModernTableText"/>
                <w:rFonts w:cs="Arial"/>
                <w:color w:val="000000"/>
                <w:szCs w:val="18"/>
              </w:rPr>
            </w:pPr>
            <w:r w:rsidRPr="00A7660D">
              <w:rPr>
                <w:rStyle w:val="ModernTableText"/>
                <w:rFonts w:cs="Arial"/>
                <w:color w:val="000000"/>
                <w:szCs w:val="18"/>
              </w:rPr>
              <w:t>Default to “All”</w:t>
            </w:r>
          </w:p>
        </w:tc>
        <w:tc>
          <w:tcPr>
            <w:tcW w:w="584" w:type="pct"/>
            <w:tcBorders>
              <w:top w:val="single" w:color="616161" w:sz="4" w:space="0"/>
              <w:left w:val="single" w:color="616161" w:sz="4" w:space="0"/>
              <w:bottom w:val="single" w:color="616161" w:sz="4" w:space="0"/>
              <w:right w:val="single" w:color="616161" w:sz="4" w:space="0"/>
            </w:tcBorders>
            <w:vAlign w:val="center"/>
          </w:tcPr>
          <w:p w:rsidRPr="00A7660D" w:rsidR="00C3062C" w:rsidRDefault="00C3062C" w14:paraId="0C955D80" wp14:textId="77777777">
            <w:pPr>
              <w:jc w:val="center"/>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No  </w:t>
            </w:r>
            <w:r w:rsidRPr="00A7660D">
              <w:rPr>
                <w:rStyle w:val="ModernTableText"/>
                <w:rFonts w:ascii="Wingdings" w:hAnsi="Wingdings" w:eastAsia="Wingdings" w:cs="Wingdings"/>
                <w:noProof/>
                <w:szCs w:val="18"/>
              </w:rPr>
              <w:t>þ</w:t>
            </w:r>
            <w:r w:rsidRPr="00A7660D">
              <w:rPr>
                <w:rStyle w:val="ModernTableText"/>
                <w:noProof/>
                <w:szCs w:val="18"/>
              </w:rPr>
              <w:t xml:space="preserve"> Yes</w:t>
            </w:r>
          </w:p>
        </w:tc>
      </w:tr>
      <w:tr xmlns:wp14="http://schemas.microsoft.com/office/word/2010/wordml" w:rsidR="00C3062C" w14:paraId="6832DFE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C3062C" w:rsidP="00880DFF" w:rsidRDefault="00C3062C" w14:paraId="1CB35CAA" wp14:textId="77777777">
            <w:pPr>
              <w:pStyle w:val="ModernBodyText"/>
              <w:keepN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C3062C" w:rsidTr="00B11BCA" w14:paraId="3CD2823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vMerge w:val="restart"/>
            <w:tcBorders>
              <w:top w:val="single" w:color="616161" w:sz="2" w:space="0"/>
              <w:left w:val="single" w:color="616161" w:sz="2" w:space="0"/>
              <w:right w:val="single" w:color="616161" w:sz="2" w:space="0"/>
            </w:tcBorders>
            <w:vAlign w:val="center"/>
          </w:tcPr>
          <w:p w:rsidRPr="00A7660D" w:rsidR="00C3062C" w:rsidP="00880DFF" w:rsidRDefault="00C3062C" w14:paraId="57B89EF7" wp14:textId="77777777">
            <w:pPr>
              <w:pStyle w:val="TableHeading"/>
              <w:keepNext/>
              <w:keepLines w:val="0"/>
              <w:spacing w:before="40" w:after="40"/>
              <w:rPr>
                <w:rStyle w:val="ModernTableText"/>
                <w:rFonts w:cs="Arial"/>
                <w:noProof/>
                <w:szCs w:val="18"/>
              </w:rPr>
            </w:pPr>
            <w:r w:rsidRPr="00A7660D">
              <w:rPr>
                <w:rStyle w:val="ModernTableText"/>
                <w:rFonts w:cs="Arial"/>
                <w:noProof/>
                <w:szCs w:val="18"/>
              </w:rPr>
              <w:t>Sort By:</w:t>
            </w:r>
          </w:p>
        </w:tc>
        <w:tc>
          <w:tcPr>
            <w:tcW w:w="2010" w:type="pct"/>
            <w:gridSpan w:val="4"/>
            <w:tcBorders>
              <w:left w:val="single" w:color="616161" w:sz="2" w:space="0"/>
            </w:tcBorders>
          </w:tcPr>
          <w:p w:rsidRPr="00A7660D" w:rsidR="00C3062C" w:rsidP="00880DFF" w:rsidRDefault="00C3062C" w14:paraId="4E6803B8" wp14:textId="77777777">
            <w:pPr>
              <w:pStyle w:val="TableText1"/>
              <w:keepNext/>
              <w:numPr>
                <w:ilvl w:val="0"/>
                <w:numId w:val="28"/>
              </w:numPr>
              <w:spacing w:before="40" w:after="40"/>
              <w:rPr>
                <w:rFonts w:cs="Arial"/>
                <w:bCs/>
                <w:color w:val="000000"/>
                <w:sz w:val="18"/>
                <w:szCs w:val="18"/>
              </w:rPr>
            </w:pPr>
            <w:r w:rsidRPr="00A7660D">
              <w:rPr>
                <w:rFonts w:cs="Arial"/>
                <w:bCs/>
                <w:color w:val="000000"/>
                <w:sz w:val="18"/>
                <w:szCs w:val="18"/>
              </w:rPr>
              <w:t>LOB Cd</w:t>
            </w:r>
          </w:p>
        </w:tc>
        <w:tc>
          <w:tcPr>
            <w:tcW w:w="1881" w:type="pct"/>
            <w:gridSpan w:val="4"/>
            <w:vAlign w:val="center"/>
          </w:tcPr>
          <w:p w:rsidRPr="00A7660D" w:rsidR="00C3062C" w:rsidP="00880DFF" w:rsidRDefault="00C3062C" w14:paraId="28F14093" wp14:textId="77777777">
            <w:pPr>
              <w:pStyle w:val="TableText1"/>
              <w:keepNext/>
              <w:spacing w:before="40" w:after="40"/>
              <w:rPr>
                <w:rStyle w:val="ModernTableText"/>
                <w:rFonts w:cs="Arial"/>
                <w:noProof/>
                <w:szCs w:val="18"/>
              </w:rPr>
            </w:pPr>
            <w:r w:rsidRPr="00A7660D">
              <w:rPr>
                <w:rStyle w:val="ModernTableText"/>
                <w:rFonts w:ascii="Wingdings" w:hAnsi="Wingdings" w:eastAsia="Wingdings" w:cs="Wingdings"/>
                <w:noProof/>
                <w:szCs w:val="18"/>
              </w:rPr>
              <w:t>þ</w:t>
            </w:r>
            <w:r w:rsidRPr="00A7660D">
              <w:rPr>
                <w:rStyle w:val="ModernTableText"/>
                <w:rFonts w:cs="Arial"/>
                <w:noProof/>
                <w:szCs w:val="18"/>
              </w:rPr>
              <w:t xml:space="preserve"> Ascending    </w:t>
            </w:r>
            <w:r w:rsidRPr="00A7660D">
              <w:rPr>
                <w:rStyle w:val="ModernTableText"/>
                <w:rFonts w:ascii="Wingdings 2" w:hAnsi="Wingdings 2" w:eastAsia="Wingdings 2" w:cs="Wingdings 2"/>
                <w:noProof/>
                <w:szCs w:val="18"/>
              </w:rPr>
              <w:t>£</w:t>
            </w:r>
            <w:r w:rsidRPr="00A7660D">
              <w:rPr>
                <w:rStyle w:val="ModernTableText"/>
                <w:rFonts w:cs="Arial"/>
                <w:noProof/>
                <w:szCs w:val="18"/>
              </w:rPr>
              <w:t xml:space="preserve"> Descending</w:t>
            </w:r>
          </w:p>
        </w:tc>
      </w:tr>
      <w:tr xmlns:wp14="http://schemas.microsoft.com/office/word/2010/wordml" w:rsidR="00C3062C" w:rsidTr="00B11BCA" w14:paraId="327505B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vMerge/>
            <w:tcBorders>
              <w:left w:val="single" w:color="616161" w:sz="2" w:space="0"/>
              <w:right w:val="single" w:color="616161" w:sz="2" w:space="0"/>
            </w:tcBorders>
          </w:tcPr>
          <w:p w:rsidRPr="00A7660D" w:rsidR="00C3062C" w:rsidP="00880DFF" w:rsidRDefault="00C3062C" w14:paraId="3B22BB7D" wp14:textId="77777777">
            <w:pPr>
              <w:pStyle w:val="TableHeading"/>
              <w:keepNext/>
              <w:keepLines w:val="0"/>
              <w:spacing w:before="40" w:after="40"/>
              <w:rPr>
                <w:rStyle w:val="ModernTableText"/>
                <w:rFonts w:cs="Arial"/>
                <w:noProof/>
                <w:szCs w:val="18"/>
              </w:rPr>
            </w:pPr>
          </w:p>
        </w:tc>
        <w:tc>
          <w:tcPr>
            <w:tcW w:w="2010" w:type="pct"/>
            <w:gridSpan w:val="4"/>
            <w:tcBorders>
              <w:left w:val="single" w:color="616161" w:sz="2" w:space="0"/>
            </w:tcBorders>
          </w:tcPr>
          <w:p w:rsidRPr="00A7660D" w:rsidR="00C3062C" w:rsidP="00880DFF" w:rsidRDefault="00C3062C" w14:paraId="5E15FB47" wp14:textId="77777777">
            <w:pPr>
              <w:pStyle w:val="TableText1"/>
              <w:keepNext/>
              <w:numPr>
                <w:ilvl w:val="0"/>
                <w:numId w:val="28"/>
              </w:numPr>
              <w:spacing w:before="40" w:after="40"/>
              <w:rPr>
                <w:rFonts w:cs="Arial"/>
                <w:bCs/>
                <w:color w:val="000000"/>
                <w:sz w:val="18"/>
                <w:szCs w:val="18"/>
              </w:rPr>
            </w:pPr>
            <w:r w:rsidRPr="00A7660D">
              <w:rPr>
                <w:rFonts w:cs="Arial"/>
                <w:bCs/>
                <w:color w:val="000000"/>
                <w:sz w:val="18"/>
                <w:szCs w:val="18"/>
              </w:rPr>
              <w:t>SA Subm Mbr ID</w:t>
            </w:r>
          </w:p>
        </w:tc>
        <w:tc>
          <w:tcPr>
            <w:tcW w:w="1881" w:type="pct"/>
            <w:gridSpan w:val="4"/>
            <w:vAlign w:val="center"/>
          </w:tcPr>
          <w:p w:rsidRPr="00A7660D" w:rsidR="00C3062C" w:rsidP="00880DFF" w:rsidRDefault="00C3062C" w14:paraId="0944D624" wp14:textId="77777777">
            <w:pPr>
              <w:pStyle w:val="TableText1"/>
              <w:keepNext/>
              <w:spacing w:before="40" w:after="40"/>
              <w:rPr>
                <w:rStyle w:val="ModernTableText"/>
                <w:rFonts w:cs="Arial"/>
                <w:noProof/>
                <w:szCs w:val="18"/>
              </w:rPr>
            </w:pPr>
            <w:r w:rsidRPr="00A7660D">
              <w:rPr>
                <w:rStyle w:val="ModernTableText"/>
                <w:rFonts w:ascii="Wingdings" w:hAnsi="Wingdings" w:eastAsia="Wingdings" w:cs="Wingdings"/>
                <w:noProof/>
                <w:szCs w:val="18"/>
              </w:rPr>
              <w:t>þ</w:t>
            </w:r>
            <w:r w:rsidRPr="00A7660D">
              <w:rPr>
                <w:rStyle w:val="ModernTableText"/>
                <w:rFonts w:cs="Arial"/>
                <w:noProof/>
                <w:szCs w:val="18"/>
              </w:rPr>
              <w:t xml:space="preserve"> Ascending    </w:t>
            </w:r>
            <w:r w:rsidRPr="00A7660D">
              <w:rPr>
                <w:rStyle w:val="ModernTableText"/>
                <w:rFonts w:ascii="Wingdings 2" w:hAnsi="Wingdings 2" w:eastAsia="Wingdings 2" w:cs="Wingdings 2"/>
                <w:noProof/>
                <w:szCs w:val="18"/>
              </w:rPr>
              <w:t>£</w:t>
            </w:r>
            <w:r w:rsidRPr="00A7660D">
              <w:rPr>
                <w:rStyle w:val="ModernTableText"/>
                <w:rFonts w:cs="Arial"/>
                <w:noProof/>
                <w:szCs w:val="18"/>
              </w:rPr>
              <w:t xml:space="preserve"> Descending</w:t>
            </w:r>
          </w:p>
        </w:tc>
      </w:tr>
      <w:tr xmlns:wp14="http://schemas.microsoft.com/office/word/2010/wordml" w:rsidR="00C3062C" w:rsidTr="00B11BCA" w14:paraId="03EE12F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vMerge/>
            <w:tcBorders>
              <w:left w:val="single" w:color="616161" w:sz="2" w:space="0"/>
              <w:right w:val="single" w:color="616161" w:sz="2" w:space="0"/>
            </w:tcBorders>
          </w:tcPr>
          <w:p w:rsidRPr="00A7660D" w:rsidR="00C3062C" w:rsidP="00880DFF" w:rsidRDefault="00C3062C" w14:paraId="17B246DD" wp14:textId="77777777">
            <w:pPr>
              <w:pStyle w:val="TableHeading"/>
              <w:keepNext/>
              <w:keepLines w:val="0"/>
              <w:spacing w:before="40" w:after="40"/>
              <w:rPr>
                <w:rStyle w:val="ModernTableText"/>
                <w:rFonts w:cs="Arial"/>
                <w:noProof/>
                <w:szCs w:val="18"/>
              </w:rPr>
            </w:pPr>
          </w:p>
        </w:tc>
        <w:tc>
          <w:tcPr>
            <w:tcW w:w="2010" w:type="pct"/>
            <w:gridSpan w:val="4"/>
            <w:tcBorders>
              <w:left w:val="single" w:color="616161" w:sz="2" w:space="0"/>
            </w:tcBorders>
          </w:tcPr>
          <w:p w:rsidRPr="00A7660D" w:rsidR="00C3062C" w:rsidP="00880DFF" w:rsidRDefault="00C3062C" w14:paraId="27B3C074" wp14:textId="77777777">
            <w:pPr>
              <w:pStyle w:val="TableText1"/>
              <w:keepNext/>
              <w:numPr>
                <w:ilvl w:val="0"/>
                <w:numId w:val="28"/>
              </w:numPr>
              <w:spacing w:before="40" w:after="40"/>
              <w:rPr>
                <w:rFonts w:cs="Arial"/>
                <w:bCs/>
                <w:color w:val="000000"/>
                <w:sz w:val="18"/>
                <w:szCs w:val="18"/>
              </w:rPr>
            </w:pPr>
            <w:r w:rsidRPr="00A7660D">
              <w:rPr>
                <w:rFonts w:cs="Arial"/>
                <w:bCs/>
                <w:color w:val="000000"/>
                <w:sz w:val="18"/>
                <w:szCs w:val="18"/>
              </w:rPr>
              <w:t>SA LI Svc From Cd</w:t>
            </w:r>
          </w:p>
        </w:tc>
        <w:tc>
          <w:tcPr>
            <w:tcW w:w="1881" w:type="pct"/>
            <w:gridSpan w:val="4"/>
          </w:tcPr>
          <w:p w:rsidRPr="00A7660D" w:rsidR="00C3062C" w:rsidP="00880DFF" w:rsidRDefault="00C3062C" w14:paraId="1591A40F" wp14:textId="77777777">
            <w:pPr>
              <w:pStyle w:val="TableText1"/>
              <w:keepNext/>
              <w:spacing w:before="40" w:after="40"/>
              <w:rPr>
                <w:rStyle w:val="ModernTableText"/>
                <w:rFonts w:cs="Arial"/>
                <w:noProof/>
                <w:szCs w:val="18"/>
              </w:rPr>
            </w:pPr>
            <w:r w:rsidRPr="00A7660D">
              <w:rPr>
                <w:rStyle w:val="ModernTableText"/>
                <w:rFonts w:ascii="Wingdings" w:hAnsi="Wingdings" w:eastAsia="Wingdings" w:cs="Wingdings"/>
                <w:noProof/>
                <w:szCs w:val="18"/>
              </w:rPr>
              <w:t>þ</w:t>
            </w:r>
            <w:r w:rsidRPr="00A7660D">
              <w:rPr>
                <w:rStyle w:val="ModernTableText"/>
                <w:rFonts w:cs="Arial"/>
                <w:noProof/>
                <w:szCs w:val="18"/>
              </w:rPr>
              <w:t xml:space="preserve"> Ascending    </w:t>
            </w:r>
            <w:r w:rsidRPr="00A7660D">
              <w:rPr>
                <w:rStyle w:val="ModernTableText"/>
                <w:rFonts w:ascii="Wingdings 2" w:hAnsi="Wingdings 2" w:eastAsia="Wingdings 2" w:cs="Wingdings 2"/>
                <w:noProof/>
                <w:szCs w:val="18"/>
              </w:rPr>
              <w:t>£</w:t>
            </w:r>
            <w:r w:rsidRPr="00A7660D">
              <w:rPr>
                <w:rStyle w:val="ModernTableText"/>
                <w:rFonts w:cs="Arial"/>
                <w:noProof/>
                <w:szCs w:val="18"/>
              </w:rPr>
              <w:t xml:space="preserve"> Descending</w:t>
            </w:r>
          </w:p>
        </w:tc>
      </w:tr>
      <w:tr xmlns:wp14="http://schemas.microsoft.com/office/word/2010/wordml" w:rsidR="00C3062C" w:rsidTr="00B11BCA" w14:paraId="4F6A445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vMerge/>
            <w:tcBorders>
              <w:left w:val="single" w:color="616161" w:sz="2" w:space="0"/>
              <w:right w:val="single" w:color="616161" w:sz="2" w:space="0"/>
            </w:tcBorders>
          </w:tcPr>
          <w:p w:rsidRPr="00A7660D" w:rsidR="00C3062C" w:rsidRDefault="00C3062C" w14:paraId="6BF89DA3" wp14:textId="77777777">
            <w:pPr>
              <w:pStyle w:val="TableHeading"/>
              <w:spacing w:before="40" w:after="40"/>
              <w:rPr>
                <w:rStyle w:val="ModernTableText"/>
                <w:rFonts w:cs="Arial"/>
                <w:noProof/>
                <w:szCs w:val="18"/>
              </w:rPr>
            </w:pPr>
          </w:p>
        </w:tc>
        <w:tc>
          <w:tcPr>
            <w:tcW w:w="2010" w:type="pct"/>
            <w:gridSpan w:val="4"/>
            <w:tcBorders>
              <w:left w:val="single" w:color="616161" w:sz="2" w:space="0"/>
            </w:tcBorders>
          </w:tcPr>
          <w:p w:rsidRPr="00A7660D" w:rsidR="00C3062C" w:rsidP="00CC282B" w:rsidRDefault="00C3062C" w14:paraId="7545F11D" wp14:textId="77777777">
            <w:pPr>
              <w:pStyle w:val="TableText1"/>
              <w:numPr>
                <w:ilvl w:val="0"/>
                <w:numId w:val="28"/>
              </w:numPr>
              <w:spacing w:before="40" w:after="40"/>
              <w:rPr>
                <w:rFonts w:cs="Arial"/>
                <w:bCs/>
                <w:color w:val="000000"/>
                <w:sz w:val="18"/>
                <w:szCs w:val="18"/>
              </w:rPr>
            </w:pPr>
            <w:r w:rsidRPr="00A7660D">
              <w:rPr>
                <w:rFonts w:cs="Arial"/>
                <w:bCs/>
                <w:color w:val="000000"/>
                <w:sz w:val="18"/>
                <w:szCs w:val="18"/>
              </w:rPr>
              <w:t>SA LI Svc Cd-Mod</w:t>
            </w:r>
          </w:p>
        </w:tc>
        <w:tc>
          <w:tcPr>
            <w:tcW w:w="1881" w:type="pct"/>
            <w:gridSpan w:val="4"/>
            <w:vAlign w:val="center"/>
          </w:tcPr>
          <w:p w:rsidRPr="00A7660D" w:rsidR="00C3062C" w:rsidRDefault="00C3062C" w14:paraId="2978333F" wp14:textId="77777777">
            <w:pPr>
              <w:pStyle w:val="TableText1"/>
              <w:spacing w:before="40" w:after="40"/>
              <w:rPr>
                <w:rStyle w:val="ModernTableText"/>
                <w:rFonts w:cs="Arial"/>
                <w:noProof/>
                <w:szCs w:val="18"/>
              </w:rPr>
            </w:pPr>
            <w:r w:rsidRPr="00A7660D">
              <w:rPr>
                <w:rStyle w:val="ModernTableText"/>
                <w:rFonts w:ascii="Wingdings" w:hAnsi="Wingdings" w:eastAsia="Wingdings" w:cs="Wingdings"/>
                <w:noProof/>
                <w:szCs w:val="18"/>
              </w:rPr>
              <w:t>þ</w:t>
            </w:r>
            <w:r w:rsidRPr="00A7660D">
              <w:rPr>
                <w:rStyle w:val="ModernTableText"/>
                <w:rFonts w:cs="Arial"/>
                <w:noProof/>
                <w:szCs w:val="18"/>
              </w:rPr>
              <w:t xml:space="preserve"> Ascending    </w:t>
            </w:r>
            <w:r w:rsidRPr="00A7660D">
              <w:rPr>
                <w:rStyle w:val="ModernTableText"/>
                <w:rFonts w:ascii="Wingdings 2" w:hAnsi="Wingdings 2" w:eastAsia="Wingdings 2" w:cs="Wingdings 2"/>
                <w:noProof/>
                <w:szCs w:val="18"/>
              </w:rPr>
              <w:t>£</w:t>
            </w:r>
            <w:r w:rsidRPr="00A7660D">
              <w:rPr>
                <w:rStyle w:val="ModernTableText"/>
                <w:rFonts w:cs="Arial"/>
                <w:noProof/>
                <w:szCs w:val="18"/>
              </w:rPr>
              <w:t xml:space="preserve"> Descending</w:t>
            </w:r>
          </w:p>
        </w:tc>
      </w:tr>
      <w:tr xmlns:wp14="http://schemas.microsoft.com/office/word/2010/wordml" w:rsidR="00C3062C" w:rsidTr="00B11BCA" w14:paraId="1DF3C3D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vMerge/>
            <w:tcBorders>
              <w:left w:val="single" w:color="616161" w:sz="2" w:space="0"/>
              <w:right w:val="single" w:color="616161" w:sz="2" w:space="0"/>
            </w:tcBorders>
          </w:tcPr>
          <w:p w:rsidRPr="00A7660D" w:rsidR="00C3062C" w:rsidRDefault="00C3062C" w14:paraId="5C3E0E74" wp14:textId="77777777">
            <w:pPr>
              <w:pStyle w:val="TableHeading"/>
              <w:spacing w:before="40" w:after="40"/>
              <w:rPr>
                <w:rStyle w:val="ModernTableText"/>
                <w:rFonts w:cs="Arial"/>
                <w:noProof/>
                <w:szCs w:val="18"/>
              </w:rPr>
            </w:pPr>
          </w:p>
        </w:tc>
        <w:tc>
          <w:tcPr>
            <w:tcW w:w="2010" w:type="pct"/>
            <w:gridSpan w:val="4"/>
            <w:tcBorders>
              <w:left w:val="single" w:color="616161" w:sz="2" w:space="0"/>
            </w:tcBorders>
          </w:tcPr>
          <w:p w:rsidRPr="00A7660D" w:rsidR="00C3062C" w:rsidP="00CC282B" w:rsidRDefault="00C3062C" w14:paraId="30054E09" wp14:textId="77777777">
            <w:pPr>
              <w:pStyle w:val="TableText1"/>
              <w:numPr>
                <w:ilvl w:val="0"/>
                <w:numId w:val="28"/>
              </w:numPr>
              <w:spacing w:before="40" w:after="40"/>
              <w:rPr>
                <w:rFonts w:cs="Arial"/>
                <w:bCs/>
                <w:color w:val="000000"/>
                <w:sz w:val="18"/>
                <w:szCs w:val="18"/>
              </w:rPr>
            </w:pPr>
            <w:r w:rsidRPr="00A7660D">
              <w:rPr>
                <w:rFonts w:cs="Arial"/>
                <w:bCs/>
                <w:color w:val="000000"/>
                <w:sz w:val="18"/>
                <w:szCs w:val="18"/>
              </w:rPr>
              <w:t>SA LI Svc Thru Cd</w:t>
            </w:r>
          </w:p>
        </w:tc>
        <w:tc>
          <w:tcPr>
            <w:tcW w:w="1881" w:type="pct"/>
            <w:gridSpan w:val="4"/>
            <w:vAlign w:val="center"/>
          </w:tcPr>
          <w:p w:rsidRPr="00A7660D" w:rsidR="00C3062C" w:rsidRDefault="00C3062C" w14:paraId="2BCF63D6" wp14:textId="77777777">
            <w:pPr>
              <w:pStyle w:val="TableText1"/>
              <w:spacing w:before="40" w:after="40"/>
              <w:rPr>
                <w:rStyle w:val="ModernTableText"/>
                <w:rFonts w:cs="Arial"/>
                <w:noProof/>
                <w:szCs w:val="18"/>
              </w:rPr>
            </w:pPr>
            <w:r w:rsidRPr="00A7660D">
              <w:rPr>
                <w:rStyle w:val="ModernTableText"/>
                <w:rFonts w:ascii="Wingdings" w:hAnsi="Wingdings" w:eastAsia="Wingdings" w:cs="Wingdings"/>
                <w:noProof/>
                <w:szCs w:val="18"/>
              </w:rPr>
              <w:t>þ</w:t>
            </w:r>
            <w:r w:rsidRPr="00A7660D">
              <w:rPr>
                <w:rStyle w:val="ModernTableText"/>
                <w:rFonts w:cs="Arial"/>
                <w:noProof/>
                <w:szCs w:val="18"/>
              </w:rPr>
              <w:t xml:space="preserve"> Ascending    </w:t>
            </w:r>
            <w:r w:rsidRPr="00A7660D">
              <w:rPr>
                <w:rStyle w:val="ModernTableText"/>
                <w:rFonts w:ascii="Wingdings 2" w:hAnsi="Wingdings 2" w:eastAsia="Wingdings 2" w:cs="Wingdings 2"/>
                <w:noProof/>
                <w:szCs w:val="18"/>
              </w:rPr>
              <w:t>£</w:t>
            </w:r>
            <w:r w:rsidRPr="00A7660D">
              <w:rPr>
                <w:rStyle w:val="ModernTableText"/>
                <w:rFonts w:cs="Arial"/>
                <w:noProof/>
                <w:szCs w:val="18"/>
              </w:rPr>
              <w:t xml:space="preserve"> Descending</w:t>
            </w:r>
          </w:p>
        </w:tc>
      </w:tr>
      <w:tr xmlns:wp14="http://schemas.microsoft.com/office/word/2010/wordml" w:rsidR="00C3062C" w:rsidTr="00C3062C" w14:paraId="295C2A9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vMerge/>
            <w:tcBorders>
              <w:left w:val="single" w:color="616161" w:sz="2" w:space="0"/>
              <w:right w:val="single" w:color="616161" w:sz="2" w:space="0"/>
            </w:tcBorders>
          </w:tcPr>
          <w:p w:rsidRPr="00A7660D" w:rsidR="00C3062C" w:rsidRDefault="00C3062C" w14:paraId="66A1FAB9" wp14:textId="77777777">
            <w:pPr>
              <w:pStyle w:val="TableHeading"/>
              <w:spacing w:before="40" w:after="40"/>
              <w:rPr>
                <w:rStyle w:val="ModernTableText"/>
                <w:rFonts w:cs="Arial"/>
                <w:noProof/>
                <w:szCs w:val="18"/>
              </w:rPr>
            </w:pPr>
          </w:p>
        </w:tc>
        <w:tc>
          <w:tcPr>
            <w:tcW w:w="2010" w:type="pct"/>
            <w:gridSpan w:val="4"/>
            <w:tcBorders>
              <w:left w:val="single" w:color="616161" w:sz="2" w:space="0"/>
            </w:tcBorders>
          </w:tcPr>
          <w:p w:rsidRPr="00A7660D" w:rsidR="00C3062C" w:rsidP="00CC282B" w:rsidRDefault="00C3062C" w14:paraId="04C5096C" wp14:textId="77777777">
            <w:pPr>
              <w:pStyle w:val="TableText1"/>
              <w:numPr>
                <w:ilvl w:val="0"/>
                <w:numId w:val="28"/>
              </w:numPr>
              <w:spacing w:before="40" w:after="40"/>
              <w:rPr>
                <w:rFonts w:cs="Arial"/>
                <w:bCs/>
                <w:color w:val="000000"/>
                <w:sz w:val="18"/>
                <w:szCs w:val="18"/>
              </w:rPr>
            </w:pPr>
            <w:r w:rsidRPr="00A7660D">
              <w:rPr>
                <w:rFonts w:cs="Arial"/>
                <w:bCs/>
                <w:color w:val="000000"/>
                <w:sz w:val="18"/>
                <w:szCs w:val="18"/>
              </w:rPr>
              <w:t>SA Ty Cd</w:t>
            </w:r>
          </w:p>
        </w:tc>
        <w:tc>
          <w:tcPr>
            <w:tcW w:w="1881" w:type="pct"/>
            <w:gridSpan w:val="4"/>
            <w:vAlign w:val="center"/>
          </w:tcPr>
          <w:p w:rsidRPr="00A7660D" w:rsidR="00C3062C" w:rsidRDefault="00C3062C" w14:paraId="1E10037E" wp14:textId="77777777">
            <w:pPr>
              <w:rPr>
                <w:rFonts w:cs="Arial"/>
                <w:noProof/>
                <w:sz w:val="18"/>
                <w:szCs w:val="18"/>
              </w:rPr>
            </w:pPr>
            <w:r w:rsidRPr="00A7660D">
              <w:rPr>
                <w:rStyle w:val="ModernTableText"/>
                <w:rFonts w:ascii="Wingdings" w:hAnsi="Wingdings" w:eastAsia="Wingdings" w:cs="Wingdings"/>
                <w:noProof/>
                <w:szCs w:val="18"/>
              </w:rPr>
              <w:t>þ</w:t>
            </w:r>
            <w:r w:rsidRPr="00A7660D">
              <w:rPr>
                <w:rStyle w:val="ModernTableText"/>
                <w:rFonts w:cs="Arial"/>
                <w:noProof/>
                <w:szCs w:val="18"/>
              </w:rPr>
              <w:t xml:space="preserve"> Ascending    </w:t>
            </w:r>
            <w:r w:rsidRPr="00A7660D">
              <w:rPr>
                <w:rStyle w:val="ModernTableText"/>
                <w:rFonts w:ascii="Wingdings 2" w:hAnsi="Wingdings 2" w:eastAsia="Wingdings 2" w:cs="Wingdings 2"/>
                <w:noProof/>
                <w:szCs w:val="18"/>
              </w:rPr>
              <w:t>£</w:t>
            </w:r>
            <w:r w:rsidRPr="00A7660D">
              <w:rPr>
                <w:rStyle w:val="ModernTableText"/>
                <w:rFonts w:cs="Arial"/>
                <w:noProof/>
                <w:szCs w:val="18"/>
              </w:rPr>
              <w:t xml:space="preserve"> Descending</w:t>
            </w:r>
          </w:p>
        </w:tc>
      </w:tr>
      <w:tr xmlns:wp14="http://schemas.microsoft.com/office/word/2010/wordml" w:rsidR="00C3062C" w:rsidTr="00C3062C" w14:paraId="3E47602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vMerge/>
            <w:tcBorders>
              <w:left w:val="single" w:color="616161" w:sz="2" w:space="0"/>
              <w:right w:val="single" w:color="616161" w:sz="2" w:space="0"/>
            </w:tcBorders>
          </w:tcPr>
          <w:p w:rsidRPr="00A7660D" w:rsidR="00C3062C" w:rsidRDefault="00C3062C" w14:paraId="76BB753C" wp14:textId="77777777">
            <w:pPr>
              <w:pStyle w:val="TableHeading"/>
              <w:spacing w:before="40" w:after="40"/>
              <w:rPr>
                <w:rStyle w:val="ModernTableText"/>
                <w:rFonts w:cs="Arial"/>
                <w:noProof/>
                <w:szCs w:val="18"/>
              </w:rPr>
            </w:pPr>
          </w:p>
        </w:tc>
        <w:tc>
          <w:tcPr>
            <w:tcW w:w="2010" w:type="pct"/>
            <w:gridSpan w:val="4"/>
            <w:tcBorders>
              <w:left w:val="single" w:color="616161" w:sz="2" w:space="0"/>
            </w:tcBorders>
          </w:tcPr>
          <w:p w:rsidRPr="00A7660D" w:rsidR="00C3062C" w:rsidP="00CC282B" w:rsidRDefault="00C3062C" w14:paraId="5763582D" wp14:textId="77777777">
            <w:pPr>
              <w:pStyle w:val="TableText1"/>
              <w:numPr>
                <w:ilvl w:val="0"/>
                <w:numId w:val="28"/>
              </w:numPr>
              <w:spacing w:before="40" w:after="40"/>
              <w:rPr>
                <w:rFonts w:cs="Arial"/>
                <w:bCs/>
                <w:color w:val="000000"/>
                <w:sz w:val="18"/>
                <w:szCs w:val="18"/>
              </w:rPr>
            </w:pPr>
            <w:r w:rsidRPr="00A7660D">
              <w:rPr>
                <w:rFonts w:cs="Arial"/>
                <w:bCs/>
                <w:color w:val="000000"/>
                <w:sz w:val="18"/>
                <w:szCs w:val="18"/>
              </w:rPr>
              <w:t>SA LI Cat Svc Cd</w:t>
            </w:r>
          </w:p>
        </w:tc>
        <w:tc>
          <w:tcPr>
            <w:tcW w:w="1881" w:type="pct"/>
            <w:gridSpan w:val="4"/>
          </w:tcPr>
          <w:p w:rsidRPr="00A7660D" w:rsidR="00C3062C" w:rsidRDefault="00C3062C" w14:paraId="05A7B3CB" wp14:textId="77777777">
            <w:pPr>
              <w:pStyle w:val="TableText1"/>
              <w:spacing w:before="40" w:after="40"/>
              <w:rPr>
                <w:rStyle w:val="ModernTableText"/>
                <w:rFonts w:cs="Arial"/>
                <w:noProof/>
                <w:szCs w:val="18"/>
              </w:rPr>
            </w:pPr>
            <w:r w:rsidRPr="00A7660D">
              <w:rPr>
                <w:rStyle w:val="ModernTableText"/>
                <w:rFonts w:ascii="Wingdings" w:hAnsi="Wingdings" w:eastAsia="Wingdings" w:cs="Wingdings"/>
                <w:noProof/>
                <w:szCs w:val="18"/>
              </w:rPr>
              <w:t>þ</w:t>
            </w:r>
            <w:r w:rsidRPr="00A7660D">
              <w:rPr>
                <w:rStyle w:val="ModernTableText"/>
                <w:rFonts w:cs="Arial"/>
                <w:noProof/>
                <w:szCs w:val="18"/>
              </w:rPr>
              <w:t xml:space="preserve"> Ascending    </w:t>
            </w:r>
            <w:r w:rsidRPr="00A7660D">
              <w:rPr>
                <w:rStyle w:val="ModernTableText"/>
                <w:rFonts w:ascii="Wingdings 2" w:hAnsi="Wingdings 2" w:eastAsia="Wingdings 2" w:cs="Wingdings 2"/>
                <w:noProof/>
                <w:szCs w:val="18"/>
              </w:rPr>
              <w:t>£</w:t>
            </w:r>
            <w:r w:rsidRPr="00A7660D">
              <w:rPr>
                <w:rStyle w:val="ModernTableText"/>
                <w:rFonts w:cs="Arial"/>
                <w:noProof/>
                <w:szCs w:val="18"/>
              </w:rPr>
              <w:t xml:space="preserve"> Descending</w:t>
            </w:r>
          </w:p>
        </w:tc>
      </w:tr>
      <w:tr xmlns:wp14="http://schemas.microsoft.com/office/word/2010/wordml" w:rsidR="00C3062C" w:rsidTr="00B11BCA" w14:paraId="538BCF0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vMerge/>
            <w:tcBorders>
              <w:left w:val="single" w:color="616161" w:sz="2" w:space="0"/>
              <w:right w:val="single" w:color="616161" w:sz="2" w:space="0"/>
            </w:tcBorders>
          </w:tcPr>
          <w:p w:rsidRPr="00A7660D" w:rsidR="00C3062C" w:rsidRDefault="00C3062C" w14:paraId="513DA1E0" wp14:textId="77777777">
            <w:pPr>
              <w:pStyle w:val="TableHeading"/>
              <w:spacing w:before="40" w:after="40"/>
              <w:rPr>
                <w:rStyle w:val="ModernTableText"/>
                <w:rFonts w:cs="Arial"/>
                <w:noProof/>
                <w:szCs w:val="18"/>
              </w:rPr>
            </w:pPr>
          </w:p>
        </w:tc>
        <w:tc>
          <w:tcPr>
            <w:tcW w:w="2010" w:type="pct"/>
            <w:gridSpan w:val="4"/>
            <w:tcBorders>
              <w:left w:val="single" w:color="616161" w:sz="2" w:space="0"/>
            </w:tcBorders>
          </w:tcPr>
          <w:p w:rsidRPr="00A7660D" w:rsidR="00C3062C" w:rsidP="00CC282B" w:rsidRDefault="00C3062C" w14:paraId="04E7435E" wp14:textId="77777777">
            <w:pPr>
              <w:pStyle w:val="TableText1"/>
              <w:numPr>
                <w:ilvl w:val="0"/>
                <w:numId w:val="28"/>
              </w:numPr>
              <w:spacing w:before="40" w:after="40"/>
              <w:rPr>
                <w:rFonts w:cs="Arial"/>
                <w:bCs/>
                <w:color w:val="000000"/>
                <w:sz w:val="18"/>
                <w:szCs w:val="18"/>
              </w:rPr>
            </w:pPr>
            <w:r w:rsidRPr="00A7660D">
              <w:rPr>
                <w:rFonts w:cs="Arial"/>
                <w:bCs/>
                <w:color w:val="000000"/>
                <w:sz w:val="18"/>
                <w:szCs w:val="18"/>
              </w:rPr>
              <w:t>SA LI Stat Cd</w:t>
            </w:r>
          </w:p>
        </w:tc>
        <w:tc>
          <w:tcPr>
            <w:tcW w:w="1881" w:type="pct"/>
            <w:gridSpan w:val="4"/>
          </w:tcPr>
          <w:p w:rsidRPr="00A7660D" w:rsidR="00C3062C" w:rsidRDefault="00C3062C" w14:paraId="6BDCB677" wp14:textId="77777777">
            <w:pPr>
              <w:rPr>
                <w:rFonts w:cs="Arial"/>
                <w:noProof/>
                <w:sz w:val="18"/>
                <w:szCs w:val="18"/>
              </w:rPr>
            </w:pPr>
            <w:r w:rsidRPr="00A7660D">
              <w:rPr>
                <w:rStyle w:val="ModernTableText"/>
                <w:rFonts w:ascii="Wingdings" w:hAnsi="Wingdings" w:eastAsia="Wingdings" w:cs="Wingdings"/>
                <w:noProof/>
                <w:szCs w:val="18"/>
              </w:rPr>
              <w:t>þ</w:t>
            </w:r>
            <w:r w:rsidRPr="00A7660D">
              <w:rPr>
                <w:rStyle w:val="ModernTableText"/>
                <w:rFonts w:cs="Arial"/>
                <w:noProof/>
                <w:szCs w:val="18"/>
              </w:rPr>
              <w:t xml:space="preserve"> Ascending    </w:t>
            </w:r>
            <w:r w:rsidRPr="00A7660D">
              <w:rPr>
                <w:rStyle w:val="ModernTableText"/>
                <w:rFonts w:ascii="Wingdings 2" w:hAnsi="Wingdings 2" w:eastAsia="Wingdings 2" w:cs="Wingdings 2"/>
                <w:noProof/>
                <w:szCs w:val="18"/>
              </w:rPr>
              <w:t>£</w:t>
            </w:r>
            <w:r w:rsidRPr="00A7660D">
              <w:rPr>
                <w:rStyle w:val="ModernTableText"/>
                <w:rFonts w:cs="Arial"/>
                <w:noProof/>
                <w:szCs w:val="18"/>
              </w:rPr>
              <w:t xml:space="preserve"> Descending</w:t>
            </w:r>
          </w:p>
        </w:tc>
      </w:tr>
      <w:tr xmlns:wp14="http://schemas.microsoft.com/office/word/2010/wordml" w:rsidR="00C3062C" w:rsidTr="00B11BCA" w14:paraId="235847F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42" w:type="pct"/>
            <w:vMerge w:val="restart"/>
            <w:tcBorders>
              <w:top w:val="single" w:color="616161" w:sz="2" w:space="0"/>
            </w:tcBorders>
            <w:vAlign w:val="center"/>
          </w:tcPr>
          <w:p w:rsidRPr="00A7660D" w:rsidR="00C3062C" w:rsidP="000E74B1" w:rsidRDefault="00C3062C" w14:paraId="4A6E8999" wp14:textId="77777777">
            <w:pPr>
              <w:pStyle w:val="TableHeading"/>
              <w:spacing w:before="40" w:after="40"/>
              <w:rPr>
                <w:rStyle w:val="ModernTableText"/>
                <w:rFonts w:cs="Arial"/>
                <w:noProof/>
                <w:szCs w:val="18"/>
              </w:rPr>
            </w:pPr>
            <w:r w:rsidRPr="00A7660D">
              <w:rPr>
                <w:rStyle w:val="ModernTableText"/>
                <w:rFonts w:cs="Arial"/>
                <w:noProof/>
                <w:szCs w:val="18"/>
              </w:rPr>
              <w:t>Control Break</w:t>
            </w:r>
          </w:p>
        </w:tc>
        <w:tc>
          <w:tcPr>
            <w:tcW w:w="567" w:type="pct"/>
            <w:vMerge w:val="restart"/>
            <w:tcBorders>
              <w:top w:val="single" w:color="616161" w:sz="2" w:space="0"/>
            </w:tcBorders>
            <w:vAlign w:val="center"/>
          </w:tcPr>
          <w:p w:rsidRPr="00A7660D" w:rsidR="00C3062C" w:rsidP="000E74B1" w:rsidRDefault="00C3062C" w14:paraId="2539C16F" wp14:textId="77777777">
            <w:pPr>
              <w:pStyle w:val="TableHeading"/>
              <w:spacing w:before="40" w:after="40"/>
              <w:rPr>
                <w:rStyle w:val="ModernTableText"/>
                <w:rFonts w:cs="Arial"/>
                <w:noProof/>
                <w:szCs w:val="18"/>
              </w:rPr>
            </w:pPr>
            <w:r w:rsidRPr="00A7660D">
              <w:rPr>
                <w:rStyle w:val="ModernTableText"/>
                <w:rFonts w:cs="Arial"/>
                <w:noProof/>
                <w:szCs w:val="18"/>
              </w:rPr>
              <w:t>Page:</w:t>
            </w:r>
          </w:p>
        </w:tc>
        <w:tc>
          <w:tcPr>
            <w:tcW w:w="1273" w:type="pct"/>
            <w:gridSpan w:val="2"/>
          </w:tcPr>
          <w:p w:rsidRPr="00A7660D" w:rsidR="00C3062C" w:rsidP="00365B47" w:rsidRDefault="00C3062C" w14:paraId="3ABAB43F" wp14:textId="77777777">
            <w:pPr>
              <w:pStyle w:val="TableText1"/>
              <w:numPr>
                <w:ilvl w:val="0"/>
                <w:numId w:val="170"/>
              </w:numPr>
              <w:spacing w:before="40" w:after="40"/>
              <w:rPr>
                <w:rStyle w:val="ModernTableText"/>
                <w:rFonts w:cs="Arial"/>
                <w:szCs w:val="18"/>
              </w:rPr>
            </w:pPr>
            <w:r w:rsidRPr="00A7660D">
              <w:rPr>
                <w:rFonts w:cs="Arial"/>
                <w:bCs/>
                <w:color w:val="000000"/>
                <w:sz w:val="18"/>
                <w:szCs w:val="18"/>
              </w:rPr>
              <w:t>LOB Cd</w:t>
            </w:r>
          </w:p>
        </w:tc>
        <w:tc>
          <w:tcPr>
            <w:tcW w:w="1284" w:type="pct"/>
            <w:gridSpan w:val="4"/>
            <w:vAlign w:val="center"/>
          </w:tcPr>
          <w:p w:rsidRPr="00A7660D" w:rsidR="00C3062C" w:rsidP="009674C3" w:rsidRDefault="00C3062C" w14:paraId="75CAC6F5" wp14:textId="77777777">
            <w:pPr>
              <w:pStyle w:val="TableText1"/>
              <w:numPr>
                <w:ilvl w:val="0"/>
                <w:numId w:val="170"/>
              </w:numPr>
              <w:spacing w:before="40" w:after="40"/>
              <w:jc w:val="both"/>
              <w:rPr>
                <w:rFonts w:cs="Arial"/>
                <w:bCs/>
                <w:sz w:val="18"/>
                <w:szCs w:val="18"/>
              </w:rPr>
            </w:pPr>
          </w:p>
        </w:tc>
        <w:tc>
          <w:tcPr>
            <w:tcW w:w="1334" w:type="pct"/>
            <w:gridSpan w:val="2"/>
            <w:vAlign w:val="center"/>
          </w:tcPr>
          <w:p w:rsidRPr="00A7660D" w:rsidR="00C3062C" w:rsidP="009674C3" w:rsidRDefault="00C3062C" w14:paraId="66060428" wp14:textId="77777777">
            <w:pPr>
              <w:pStyle w:val="TableText1"/>
              <w:numPr>
                <w:ilvl w:val="0"/>
                <w:numId w:val="170"/>
              </w:numPr>
              <w:spacing w:before="40" w:after="40"/>
              <w:jc w:val="both"/>
              <w:rPr>
                <w:rFonts w:cs="Arial"/>
                <w:bCs/>
                <w:sz w:val="18"/>
                <w:szCs w:val="18"/>
              </w:rPr>
            </w:pPr>
          </w:p>
        </w:tc>
      </w:tr>
      <w:tr xmlns:wp14="http://schemas.microsoft.com/office/word/2010/wordml" w:rsidR="00C3062C" w:rsidTr="00B11BCA" w14:paraId="1D0656F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42" w:type="pct"/>
            <w:vMerge/>
            <w:vAlign w:val="center"/>
          </w:tcPr>
          <w:p w:rsidRPr="00A7660D" w:rsidR="00C3062C" w:rsidP="000E74B1" w:rsidRDefault="00C3062C" w14:paraId="7B37605A" wp14:textId="77777777">
            <w:pPr>
              <w:pStyle w:val="TableHeading"/>
              <w:spacing w:before="40" w:after="40"/>
              <w:rPr>
                <w:rStyle w:val="ModernTableText"/>
                <w:rFonts w:cs="Arial"/>
                <w:noProof/>
                <w:szCs w:val="18"/>
              </w:rPr>
            </w:pPr>
          </w:p>
        </w:tc>
        <w:tc>
          <w:tcPr>
            <w:tcW w:w="567" w:type="pct"/>
            <w:vMerge/>
            <w:vAlign w:val="center"/>
          </w:tcPr>
          <w:p w:rsidRPr="00A7660D" w:rsidR="00C3062C" w:rsidP="000E74B1" w:rsidRDefault="00C3062C" w14:paraId="394798F2" wp14:textId="77777777">
            <w:pPr>
              <w:pStyle w:val="TableHeading"/>
              <w:spacing w:before="40" w:after="40"/>
              <w:rPr>
                <w:rStyle w:val="ModernTableText"/>
                <w:rFonts w:cs="Arial"/>
                <w:noProof/>
                <w:szCs w:val="18"/>
              </w:rPr>
            </w:pPr>
          </w:p>
        </w:tc>
        <w:tc>
          <w:tcPr>
            <w:tcW w:w="1273" w:type="pct"/>
            <w:gridSpan w:val="2"/>
            <w:vAlign w:val="center"/>
          </w:tcPr>
          <w:p w:rsidRPr="00A7660D" w:rsidR="00C3062C" w:rsidP="009674C3" w:rsidRDefault="00C3062C" w14:paraId="3889A505" wp14:textId="77777777">
            <w:pPr>
              <w:pStyle w:val="TableText1"/>
              <w:numPr>
                <w:ilvl w:val="0"/>
                <w:numId w:val="151"/>
              </w:numPr>
              <w:spacing w:before="40" w:after="40"/>
              <w:jc w:val="both"/>
              <w:rPr>
                <w:rFonts w:cs="Arial"/>
                <w:bCs/>
                <w:sz w:val="18"/>
                <w:szCs w:val="18"/>
              </w:rPr>
            </w:pPr>
          </w:p>
        </w:tc>
        <w:tc>
          <w:tcPr>
            <w:tcW w:w="1284" w:type="pct"/>
            <w:gridSpan w:val="4"/>
            <w:vAlign w:val="center"/>
          </w:tcPr>
          <w:p w:rsidRPr="00A7660D" w:rsidR="00C3062C" w:rsidP="009674C3" w:rsidRDefault="00C3062C" w14:paraId="29079D35" wp14:textId="77777777">
            <w:pPr>
              <w:pStyle w:val="TableText1"/>
              <w:numPr>
                <w:ilvl w:val="0"/>
                <w:numId w:val="151"/>
              </w:numPr>
              <w:spacing w:before="40" w:after="40"/>
              <w:jc w:val="both"/>
              <w:rPr>
                <w:rFonts w:cs="Arial"/>
                <w:bCs/>
                <w:sz w:val="18"/>
                <w:szCs w:val="18"/>
              </w:rPr>
            </w:pPr>
          </w:p>
        </w:tc>
        <w:tc>
          <w:tcPr>
            <w:tcW w:w="1334" w:type="pct"/>
            <w:gridSpan w:val="2"/>
            <w:vAlign w:val="center"/>
          </w:tcPr>
          <w:p w:rsidRPr="00A7660D" w:rsidR="00C3062C" w:rsidP="009674C3" w:rsidRDefault="00C3062C" w14:paraId="17686DC7" wp14:textId="77777777">
            <w:pPr>
              <w:pStyle w:val="TableText1"/>
              <w:numPr>
                <w:ilvl w:val="0"/>
                <w:numId w:val="151"/>
              </w:numPr>
              <w:spacing w:before="40" w:after="40"/>
              <w:jc w:val="both"/>
              <w:rPr>
                <w:rFonts w:cs="Arial"/>
                <w:bCs/>
                <w:sz w:val="18"/>
                <w:szCs w:val="18"/>
              </w:rPr>
            </w:pPr>
          </w:p>
        </w:tc>
      </w:tr>
      <w:tr xmlns:wp14="http://schemas.microsoft.com/office/word/2010/wordml" w:rsidR="00C3062C" w:rsidTr="00B11BCA" w14:paraId="59CCB16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42" w:type="pct"/>
            <w:vMerge/>
            <w:vAlign w:val="center"/>
          </w:tcPr>
          <w:p w:rsidRPr="00A7660D" w:rsidR="00C3062C" w:rsidP="000E74B1" w:rsidRDefault="00C3062C" w14:paraId="53BD644D" wp14:textId="77777777">
            <w:pPr>
              <w:pStyle w:val="TableHeading"/>
              <w:spacing w:before="40" w:after="40"/>
              <w:rPr>
                <w:rStyle w:val="ModernTableText"/>
                <w:rFonts w:cs="Arial"/>
                <w:noProof/>
                <w:szCs w:val="18"/>
              </w:rPr>
            </w:pPr>
          </w:p>
        </w:tc>
        <w:tc>
          <w:tcPr>
            <w:tcW w:w="567" w:type="pct"/>
            <w:vMerge w:val="restart"/>
            <w:vAlign w:val="center"/>
          </w:tcPr>
          <w:p w:rsidRPr="00A7660D" w:rsidR="00C3062C" w:rsidP="000E74B1" w:rsidRDefault="00C3062C" w14:paraId="4CF6AB3C" wp14:textId="77777777">
            <w:pPr>
              <w:pStyle w:val="TableHeading"/>
              <w:spacing w:before="40" w:after="40"/>
              <w:rPr>
                <w:rStyle w:val="ModernTableText"/>
                <w:rFonts w:cs="Arial"/>
                <w:noProof/>
                <w:szCs w:val="18"/>
              </w:rPr>
            </w:pPr>
            <w:r w:rsidRPr="00A7660D">
              <w:rPr>
                <w:rStyle w:val="ModernTableText"/>
                <w:rFonts w:cs="Arial"/>
                <w:noProof/>
                <w:szCs w:val="18"/>
              </w:rPr>
              <w:t>Section:</w:t>
            </w:r>
          </w:p>
        </w:tc>
        <w:tc>
          <w:tcPr>
            <w:tcW w:w="1273" w:type="pct"/>
            <w:gridSpan w:val="2"/>
            <w:tcBorders>
              <w:bottom w:val="single" w:color="616161" w:sz="2" w:space="0"/>
            </w:tcBorders>
          </w:tcPr>
          <w:p w:rsidRPr="00A7660D" w:rsidR="00C3062C" w:rsidP="00365B47" w:rsidRDefault="00C3062C" w14:paraId="66BE2B77" wp14:textId="77777777">
            <w:pPr>
              <w:pStyle w:val="TableText1"/>
              <w:numPr>
                <w:ilvl w:val="0"/>
                <w:numId w:val="152"/>
              </w:numPr>
              <w:spacing w:before="40" w:after="40"/>
              <w:rPr>
                <w:rStyle w:val="ModernTableText"/>
                <w:rFonts w:cs="Arial"/>
                <w:szCs w:val="18"/>
              </w:rPr>
            </w:pPr>
            <w:r w:rsidRPr="00A7660D">
              <w:rPr>
                <w:rStyle w:val="ModernTableText"/>
                <w:rFonts w:cs="Arial"/>
                <w:szCs w:val="18"/>
              </w:rPr>
              <w:t>SA Subm Mbr ID</w:t>
            </w:r>
          </w:p>
        </w:tc>
        <w:tc>
          <w:tcPr>
            <w:tcW w:w="1284" w:type="pct"/>
            <w:gridSpan w:val="4"/>
            <w:tcBorders>
              <w:bottom w:val="single" w:color="616161" w:sz="2" w:space="0"/>
            </w:tcBorders>
            <w:vAlign w:val="center"/>
          </w:tcPr>
          <w:p w:rsidRPr="00A7660D" w:rsidR="00C3062C" w:rsidP="00365B47" w:rsidRDefault="00C3062C" w14:paraId="0FCF72B8" wp14:textId="77777777">
            <w:pPr>
              <w:pStyle w:val="TableText1"/>
              <w:numPr>
                <w:ilvl w:val="0"/>
                <w:numId w:val="152"/>
              </w:numPr>
              <w:spacing w:before="40" w:after="40"/>
              <w:rPr>
                <w:rStyle w:val="ModernTableText"/>
                <w:rFonts w:cs="Arial"/>
                <w:szCs w:val="18"/>
              </w:rPr>
            </w:pPr>
            <w:r w:rsidRPr="00A7660D">
              <w:rPr>
                <w:rStyle w:val="ModernTableText"/>
                <w:rFonts w:cs="Arial"/>
                <w:szCs w:val="18"/>
              </w:rPr>
              <w:t>SA LI Svc From Cd</w:t>
            </w:r>
          </w:p>
        </w:tc>
        <w:tc>
          <w:tcPr>
            <w:tcW w:w="1334" w:type="pct"/>
            <w:gridSpan w:val="2"/>
            <w:tcBorders>
              <w:bottom w:val="single" w:color="616161" w:sz="2" w:space="0"/>
            </w:tcBorders>
            <w:vAlign w:val="center"/>
          </w:tcPr>
          <w:p w:rsidRPr="00A7660D" w:rsidR="00C3062C" w:rsidP="00365B47" w:rsidRDefault="00C3062C" w14:paraId="5C5B11F3" wp14:textId="77777777">
            <w:pPr>
              <w:pStyle w:val="TableText1"/>
              <w:numPr>
                <w:ilvl w:val="0"/>
                <w:numId w:val="152"/>
              </w:numPr>
              <w:spacing w:before="40" w:after="40" w:line="240" w:lineRule="auto"/>
              <w:rPr>
                <w:rStyle w:val="ModernTableText"/>
                <w:rFonts w:cs="Arial"/>
                <w:szCs w:val="18"/>
              </w:rPr>
            </w:pPr>
            <w:r w:rsidRPr="00A7660D">
              <w:rPr>
                <w:rStyle w:val="ModernTableText"/>
                <w:rFonts w:cs="Arial"/>
                <w:szCs w:val="18"/>
              </w:rPr>
              <w:t>SA LI Svc Cd-Mod</w:t>
            </w:r>
          </w:p>
        </w:tc>
      </w:tr>
      <w:tr xmlns:wp14="http://schemas.microsoft.com/office/word/2010/wordml" w:rsidR="00C3062C" w:rsidTr="00B11BCA" w14:paraId="20A89C7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42" w:type="pct"/>
            <w:vMerge/>
            <w:vAlign w:val="center"/>
          </w:tcPr>
          <w:p w:rsidRPr="00A7660D" w:rsidR="00C3062C" w:rsidP="000E74B1" w:rsidRDefault="00C3062C" w14:paraId="1A3FAC43" wp14:textId="77777777">
            <w:pPr>
              <w:pStyle w:val="TableHeading"/>
              <w:spacing w:before="40" w:after="40"/>
              <w:rPr>
                <w:rStyle w:val="ModernTableText"/>
                <w:rFonts w:cs="Arial"/>
                <w:noProof/>
                <w:szCs w:val="18"/>
              </w:rPr>
            </w:pPr>
          </w:p>
        </w:tc>
        <w:tc>
          <w:tcPr>
            <w:tcW w:w="567" w:type="pct"/>
            <w:vMerge/>
            <w:vAlign w:val="center"/>
          </w:tcPr>
          <w:p w:rsidRPr="00A7660D" w:rsidR="00C3062C" w:rsidP="000E74B1" w:rsidRDefault="00C3062C" w14:paraId="2BBD94B2" wp14:textId="77777777">
            <w:pPr>
              <w:pStyle w:val="TableHeading"/>
              <w:spacing w:before="40" w:after="40"/>
              <w:rPr>
                <w:rStyle w:val="ModernTableText"/>
                <w:rFonts w:cs="Arial"/>
                <w:noProof/>
                <w:szCs w:val="18"/>
              </w:rPr>
            </w:pPr>
          </w:p>
        </w:tc>
        <w:tc>
          <w:tcPr>
            <w:tcW w:w="1273" w:type="pct"/>
            <w:gridSpan w:val="2"/>
            <w:tcBorders>
              <w:bottom w:val="single" w:color="616161" w:sz="2" w:space="0"/>
            </w:tcBorders>
          </w:tcPr>
          <w:p w:rsidRPr="00A7660D" w:rsidR="00C3062C" w:rsidP="00365B47" w:rsidRDefault="00C3062C" w14:paraId="194F96EA" wp14:textId="77777777">
            <w:pPr>
              <w:pStyle w:val="TableText1"/>
              <w:numPr>
                <w:ilvl w:val="0"/>
                <w:numId w:val="152"/>
              </w:numPr>
              <w:spacing w:before="40" w:after="40"/>
              <w:rPr>
                <w:rStyle w:val="ModernTableText"/>
                <w:rFonts w:cs="Arial"/>
                <w:szCs w:val="18"/>
              </w:rPr>
            </w:pPr>
            <w:r w:rsidRPr="00A7660D">
              <w:rPr>
                <w:rStyle w:val="ModernTableText"/>
                <w:rFonts w:cs="Arial"/>
                <w:szCs w:val="18"/>
              </w:rPr>
              <w:t>SA LI Svc Thru Cd</w:t>
            </w:r>
            <w:r w:rsidRPr="00A7660D" w:rsidDel="00EA303B">
              <w:rPr>
                <w:rStyle w:val="ModernTableText"/>
                <w:rFonts w:cs="Arial"/>
                <w:szCs w:val="18"/>
              </w:rPr>
              <w:t xml:space="preserve"> </w:t>
            </w:r>
          </w:p>
        </w:tc>
        <w:tc>
          <w:tcPr>
            <w:tcW w:w="1284" w:type="pct"/>
            <w:gridSpan w:val="4"/>
            <w:tcBorders>
              <w:bottom w:val="single" w:color="616161" w:sz="2" w:space="0"/>
            </w:tcBorders>
          </w:tcPr>
          <w:p w:rsidRPr="00A7660D" w:rsidR="00C3062C" w:rsidP="00365B47" w:rsidRDefault="00C3062C" w14:paraId="5854DE7F" wp14:textId="77777777">
            <w:pPr>
              <w:pStyle w:val="TableText1"/>
              <w:numPr>
                <w:ilvl w:val="0"/>
                <w:numId w:val="152"/>
              </w:numPr>
              <w:spacing w:before="40" w:after="40" w:line="240" w:lineRule="auto"/>
              <w:rPr>
                <w:rStyle w:val="ModernTableText"/>
                <w:rFonts w:cs="Arial"/>
                <w:szCs w:val="18"/>
              </w:rPr>
            </w:pPr>
          </w:p>
        </w:tc>
        <w:tc>
          <w:tcPr>
            <w:tcW w:w="1334" w:type="pct"/>
            <w:gridSpan w:val="2"/>
            <w:tcBorders>
              <w:bottom w:val="single" w:color="616161" w:sz="2" w:space="0"/>
            </w:tcBorders>
            <w:vAlign w:val="center"/>
          </w:tcPr>
          <w:p w:rsidRPr="00A7660D" w:rsidR="00C3062C" w:rsidP="00365B47" w:rsidRDefault="00C3062C" w14:paraId="2CA7ADD4" wp14:textId="77777777">
            <w:pPr>
              <w:pStyle w:val="TableText1"/>
              <w:numPr>
                <w:ilvl w:val="0"/>
                <w:numId w:val="152"/>
              </w:numPr>
              <w:spacing w:before="40" w:after="40" w:line="240" w:lineRule="auto"/>
              <w:rPr>
                <w:rStyle w:val="ModernTableText"/>
                <w:rFonts w:cs="Arial"/>
                <w:szCs w:val="18"/>
              </w:rPr>
            </w:pPr>
          </w:p>
        </w:tc>
      </w:tr>
      <w:tr xmlns:wp14="http://schemas.microsoft.com/office/word/2010/wordml" w:rsidR="00C3062C" w:rsidTr="00B11BCA" w14:paraId="314EE24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42" w:type="pct"/>
            <w:vMerge/>
            <w:tcBorders>
              <w:bottom w:val="single" w:color="616161" w:sz="2" w:space="0"/>
            </w:tcBorders>
            <w:vAlign w:val="center"/>
          </w:tcPr>
          <w:p w:rsidRPr="00A7660D" w:rsidR="00C3062C" w:rsidP="000E74B1" w:rsidRDefault="00C3062C" w14:paraId="76614669" wp14:textId="77777777">
            <w:pPr>
              <w:pStyle w:val="TableHeading"/>
              <w:spacing w:before="40" w:after="40"/>
              <w:rPr>
                <w:rStyle w:val="ModernTableText"/>
                <w:rFonts w:cs="Arial"/>
                <w:noProof/>
                <w:szCs w:val="18"/>
              </w:rPr>
            </w:pPr>
          </w:p>
        </w:tc>
        <w:tc>
          <w:tcPr>
            <w:tcW w:w="567" w:type="pct"/>
            <w:vMerge/>
            <w:tcBorders>
              <w:bottom w:val="single" w:color="616161" w:sz="2" w:space="0"/>
            </w:tcBorders>
            <w:vAlign w:val="center"/>
          </w:tcPr>
          <w:p w:rsidRPr="00A7660D" w:rsidR="00C3062C" w:rsidP="000E74B1" w:rsidRDefault="00C3062C" w14:paraId="57590049" wp14:textId="77777777">
            <w:pPr>
              <w:pStyle w:val="TableHeading"/>
              <w:spacing w:before="40" w:after="40"/>
              <w:rPr>
                <w:rStyle w:val="ModernTableText"/>
                <w:rFonts w:cs="Arial"/>
                <w:noProof/>
                <w:szCs w:val="18"/>
              </w:rPr>
            </w:pPr>
          </w:p>
        </w:tc>
        <w:tc>
          <w:tcPr>
            <w:tcW w:w="1273" w:type="pct"/>
            <w:gridSpan w:val="2"/>
            <w:tcBorders>
              <w:bottom w:val="single" w:color="616161" w:sz="2" w:space="0"/>
            </w:tcBorders>
          </w:tcPr>
          <w:p w:rsidRPr="00A7660D" w:rsidR="00C3062C" w:rsidP="00365B47" w:rsidRDefault="00C3062C" w14:paraId="0C5B615A" wp14:textId="77777777">
            <w:pPr>
              <w:pStyle w:val="TableText1"/>
              <w:numPr>
                <w:ilvl w:val="0"/>
                <w:numId w:val="152"/>
              </w:numPr>
              <w:spacing w:before="40" w:after="40"/>
              <w:rPr>
                <w:rStyle w:val="ModernTableText"/>
                <w:rFonts w:cs="Arial"/>
                <w:szCs w:val="18"/>
              </w:rPr>
            </w:pPr>
          </w:p>
        </w:tc>
        <w:tc>
          <w:tcPr>
            <w:tcW w:w="1284" w:type="pct"/>
            <w:gridSpan w:val="4"/>
            <w:tcBorders>
              <w:bottom w:val="single" w:color="616161" w:sz="2" w:space="0"/>
            </w:tcBorders>
          </w:tcPr>
          <w:p w:rsidRPr="00A7660D" w:rsidR="00C3062C" w:rsidP="00365B47" w:rsidRDefault="00C3062C" w14:paraId="792F1AA2" wp14:textId="77777777">
            <w:pPr>
              <w:pStyle w:val="TableText1"/>
              <w:numPr>
                <w:ilvl w:val="0"/>
                <w:numId w:val="152"/>
              </w:numPr>
              <w:spacing w:before="40" w:after="40"/>
              <w:rPr>
                <w:rStyle w:val="ModernTableText"/>
                <w:rFonts w:cs="Arial"/>
                <w:szCs w:val="18"/>
              </w:rPr>
            </w:pPr>
          </w:p>
        </w:tc>
        <w:tc>
          <w:tcPr>
            <w:tcW w:w="1334" w:type="pct"/>
            <w:gridSpan w:val="2"/>
            <w:tcBorders>
              <w:bottom w:val="single" w:color="616161" w:sz="2" w:space="0"/>
            </w:tcBorders>
            <w:vAlign w:val="center"/>
          </w:tcPr>
          <w:p w:rsidRPr="00A7660D" w:rsidR="00C3062C" w:rsidP="00365B47" w:rsidRDefault="00C3062C" w14:paraId="1A499DFC" wp14:textId="77777777">
            <w:pPr>
              <w:pStyle w:val="TableText1"/>
              <w:numPr>
                <w:ilvl w:val="0"/>
                <w:numId w:val="152"/>
              </w:numPr>
              <w:spacing w:before="40" w:after="40"/>
              <w:rPr>
                <w:rStyle w:val="ModernTableText"/>
                <w:rFonts w:cs="Arial"/>
                <w:szCs w:val="18"/>
              </w:rPr>
            </w:pPr>
          </w:p>
        </w:tc>
      </w:tr>
      <w:tr xmlns:wp14="http://schemas.microsoft.com/office/word/2010/wordml" w:rsidR="007A2106" w:rsidTr="00B11BCA" w14:paraId="7ED74A8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42" w:type="pct"/>
            <w:vMerge w:val="restart"/>
            <w:vAlign w:val="center"/>
          </w:tcPr>
          <w:p w:rsidRPr="00A7660D" w:rsidR="007A2106" w:rsidP="000E74B1" w:rsidRDefault="007A2106" w14:paraId="4B4370B4" wp14:textId="77777777">
            <w:pPr>
              <w:pStyle w:val="TableHeading"/>
              <w:spacing w:before="40" w:after="40"/>
              <w:rPr>
                <w:rStyle w:val="ModernTableText"/>
                <w:rFonts w:cs="Arial"/>
                <w:noProof/>
                <w:szCs w:val="18"/>
              </w:rPr>
            </w:pPr>
            <w:r w:rsidRPr="00A7660D">
              <w:rPr>
                <w:rStyle w:val="ModernTableText"/>
                <w:rFonts w:cs="Arial"/>
                <w:noProof/>
                <w:szCs w:val="18"/>
              </w:rPr>
              <w:t>Total</w:t>
            </w:r>
          </w:p>
        </w:tc>
        <w:tc>
          <w:tcPr>
            <w:tcW w:w="567" w:type="pct"/>
            <w:vAlign w:val="center"/>
          </w:tcPr>
          <w:p w:rsidRPr="00A7660D" w:rsidR="007A2106" w:rsidP="000E74B1" w:rsidRDefault="007A2106" w14:paraId="7F642799" wp14:textId="77777777">
            <w:pPr>
              <w:pStyle w:val="TableHeading"/>
              <w:spacing w:before="40" w:after="40"/>
              <w:rPr>
                <w:rStyle w:val="ModernTableText"/>
                <w:rFonts w:cs="Arial"/>
                <w:noProof/>
                <w:szCs w:val="18"/>
              </w:rPr>
            </w:pPr>
            <w:r w:rsidRPr="00A7660D">
              <w:rPr>
                <w:rStyle w:val="ModernTableText"/>
                <w:rFonts w:cs="Arial"/>
                <w:noProof/>
                <w:szCs w:val="18"/>
              </w:rPr>
              <w:t>Grand:</w:t>
            </w:r>
          </w:p>
        </w:tc>
        <w:tc>
          <w:tcPr>
            <w:tcW w:w="1273" w:type="pct"/>
            <w:gridSpan w:val="2"/>
            <w:vAlign w:val="center"/>
          </w:tcPr>
          <w:p w:rsidRPr="00A7660D" w:rsidR="007A2106" w:rsidP="00365B47" w:rsidRDefault="007A2106" w14:paraId="5E7E3C41" wp14:textId="77777777">
            <w:pPr>
              <w:pStyle w:val="TableText1"/>
              <w:numPr>
                <w:ilvl w:val="0"/>
                <w:numId w:val="174"/>
              </w:numPr>
              <w:spacing w:before="40" w:after="40"/>
              <w:rPr>
                <w:rStyle w:val="ModernTableText"/>
                <w:rFonts w:cs="Arial"/>
                <w:szCs w:val="18"/>
              </w:rPr>
            </w:pPr>
          </w:p>
        </w:tc>
        <w:tc>
          <w:tcPr>
            <w:tcW w:w="1284" w:type="pct"/>
            <w:gridSpan w:val="4"/>
            <w:vAlign w:val="center"/>
          </w:tcPr>
          <w:p w:rsidRPr="00A7660D" w:rsidR="007A2106" w:rsidP="00365B47" w:rsidRDefault="007A2106" w14:paraId="03F828E4" wp14:textId="77777777">
            <w:pPr>
              <w:pStyle w:val="TableText1"/>
              <w:numPr>
                <w:ilvl w:val="0"/>
                <w:numId w:val="174"/>
              </w:numPr>
              <w:spacing w:before="40" w:after="40"/>
              <w:rPr>
                <w:rStyle w:val="ModernTableText"/>
                <w:rFonts w:cs="Arial"/>
                <w:szCs w:val="18"/>
              </w:rPr>
            </w:pPr>
          </w:p>
        </w:tc>
        <w:tc>
          <w:tcPr>
            <w:tcW w:w="1334" w:type="pct"/>
            <w:gridSpan w:val="2"/>
            <w:vAlign w:val="center"/>
          </w:tcPr>
          <w:p w:rsidRPr="00A7660D" w:rsidR="007A2106" w:rsidP="00365B47" w:rsidRDefault="007A2106" w14:paraId="2AC57CB0" wp14:textId="77777777">
            <w:pPr>
              <w:pStyle w:val="TableText1"/>
              <w:numPr>
                <w:ilvl w:val="0"/>
                <w:numId w:val="174"/>
              </w:numPr>
              <w:spacing w:before="40" w:after="40"/>
              <w:rPr>
                <w:rStyle w:val="ModernTableText"/>
                <w:rFonts w:cs="Arial"/>
                <w:szCs w:val="18"/>
              </w:rPr>
            </w:pPr>
          </w:p>
        </w:tc>
      </w:tr>
      <w:tr xmlns:wp14="http://schemas.microsoft.com/office/word/2010/wordml" w:rsidR="007A2106" w:rsidTr="00B11BCA" w14:paraId="50C51B8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42" w:type="pct"/>
            <w:vMerge/>
            <w:vAlign w:val="center"/>
          </w:tcPr>
          <w:p w:rsidRPr="00A7660D" w:rsidR="007A2106" w:rsidP="000E74B1" w:rsidRDefault="007A2106" w14:paraId="5186B13D" wp14:textId="77777777">
            <w:pPr>
              <w:pStyle w:val="TableHeading"/>
              <w:spacing w:before="40" w:after="40"/>
              <w:rPr>
                <w:rStyle w:val="ModernTableText"/>
                <w:rFonts w:cs="Arial"/>
                <w:noProof/>
                <w:szCs w:val="18"/>
              </w:rPr>
            </w:pPr>
          </w:p>
        </w:tc>
        <w:tc>
          <w:tcPr>
            <w:tcW w:w="567" w:type="pct"/>
            <w:vAlign w:val="center"/>
          </w:tcPr>
          <w:p w:rsidRPr="00A7660D" w:rsidR="007A2106" w:rsidP="000E74B1" w:rsidRDefault="007A2106" w14:paraId="7A24DCFA" wp14:textId="77777777">
            <w:pPr>
              <w:pStyle w:val="TableHeading"/>
              <w:spacing w:before="40" w:after="40"/>
              <w:rPr>
                <w:rStyle w:val="ModernTableText"/>
                <w:rFonts w:cs="Arial"/>
                <w:noProof/>
                <w:szCs w:val="18"/>
              </w:rPr>
            </w:pPr>
            <w:r w:rsidRPr="00A7660D">
              <w:rPr>
                <w:rStyle w:val="ModernTableText"/>
                <w:rFonts w:cs="Arial"/>
                <w:noProof/>
                <w:szCs w:val="18"/>
              </w:rPr>
              <w:t>Section:</w:t>
            </w:r>
          </w:p>
        </w:tc>
        <w:tc>
          <w:tcPr>
            <w:tcW w:w="1273" w:type="pct"/>
            <w:gridSpan w:val="2"/>
            <w:vAlign w:val="center"/>
          </w:tcPr>
          <w:p w:rsidRPr="00A7660D" w:rsidR="007A2106" w:rsidP="00365B47" w:rsidRDefault="007A2106" w14:paraId="21759D3E" wp14:textId="77777777">
            <w:pPr>
              <w:pStyle w:val="TableText1"/>
              <w:numPr>
                <w:ilvl w:val="0"/>
                <w:numId w:val="153"/>
              </w:numPr>
              <w:spacing w:before="40" w:after="40"/>
              <w:rPr>
                <w:rStyle w:val="ModernTableText"/>
                <w:rFonts w:cs="Arial"/>
                <w:szCs w:val="18"/>
              </w:rPr>
            </w:pPr>
            <w:r w:rsidRPr="00A7660D">
              <w:rPr>
                <w:rStyle w:val="ModernTableText"/>
                <w:rFonts w:cs="Arial"/>
                <w:szCs w:val="18"/>
              </w:rPr>
              <w:t>Line Item Requested Amount (SA Amt-LI Req)</w:t>
            </w:r>
          </w:p>
        </w:tc>
        <w:tc>
          <w:tcPr>
            <w:tcW w:w="1284" w:type="pct"/>
            <w:gridSpan w:val="4"/>
            <w:vAlign w:val="center"/>
          </w:tcPr>
          <w:p w:rsidRPr="00A7660D" w:rsidR="007A2106" w:rsidP="00365B47" w:rsidRDefault="007A2106" w14:paraId="74E34A06" wp14:textId="77777777">
            <w:pPr>
              <w:pStyle w:val="TableText1"/>
              <w:numPr>
                <w:ilvl w:val="0"/>
                <w:numId w:val="153"/>
              </w:numPr>
              <w:spacing w:before="40" w:after="40"/>
              <w:rPr>
                <w:rStyle w:val="ModernTableText"/>
                <w:rFonts w:cs="Arial"/>
                <w:szCs w:val="18"/>
              </w:rPr>
            </w:pPr>
            <w:r w:rsidRPr="00A7660D">
              <w:rPr>
                <w:rStyle w:val="ModernTableText"/>
                <w:rFonts w:cs="Arial"/>
                <w:szCs w:val="18"/>
              </w:rPr>
              <w:t>Line Item Approved Amount (SA Amt-LI App)</w:t>
            </w:r>
          </w:p>
        </w:tc>
        <w:tc>
          <w:tcPr>
            <w:tcW w:w="1334" w:type="pct"/>
            <w:gridSpan w:val="2"/>
            <w:vAlign w:val="center"/>
          </w:tcPr>
          <w:p w:rsidRPr="00A7660D" w:rsidR="007A2106" w:rsidP="00365B47" w:rsidRDefault="007A2106" w14:paraId="6AF108C8" wp14:textId="77777777">
            <w:pPr>
              <w:pStyle w:val="TableText1"/>
              <w:numPr>
                <w:ilvl w:val="0"/>
                <w:numId w:val="153"/>
              </w:numPr>
              <w:spacing w:before="40" w:after="40"/>
              <w:rPr>
                <w:rStyle w:val="ModernTableText"/>
                <w:rFonts w:cs="Arial"/>
                <w:szCs w:val="18"/>
              </w:rPr>
            </w:pPr>
            <w:r w:rsidRPr="00A7660D">
              <w:rPr>
                <w:rStyle w:val="ModernTableText"/>
                <w:rFonts w:cs="Arial"/>
                <w:szCs w:val="18"/>
              </w:rPr>
              <w:t>Line Item Used Amount (SA Amt-LI Used)</w:t>
            </w:r>
          </w:p>
        </w:tc>
      </w:tr>
      <w:tr xmlns:wp14="http://schemas.microsoft.com/office/word/2010/wordml" w:rsidR="007A2106" w:rsidTr="00B11BCA" w14:paraId="5FC606D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42" w:type="pct"/>
            <w:vMerge w:val="restart"/>
            <w:vAlign w:val="center"/>
          </w:tcPr>
          <w:p w:rsidRPr="00A7660D" w:rsidR="007A2106" w:rsidP="000E74B1" w:rsidRDefault="007A2106" w14:paraId="07DA6EAC" wp14:textId="77777777">
            <w:pPr>
              <w:pStyle w:val="TableHeading"/>
              <w:spacing w:before="40" w:after="40"/>
              <w:rPr>
                <w:rStyle w:val="ModernTableText"/>
                <w:rFonts w:cs="Arial"/>
                <w:noProof/>
                <w:szCs w:val="18"/>
              </w:rPr>
            </w:pPr>
            <w:r w:rsidRPr="00A7660D">
              <w:rPr>
                <w:rStyle w:val="ModernTableText"/>
                <w:rFonts w:cs="Arial"/>
                <w:noProof/>
                <w:szCs w:val="18"/>
              </w:rPr>
              <w:t>Counts</w:t>
            </w:r>
          </w:p>
        </w:tc>
        <w:tc>
          <w:tcPr>
            <w:tcW w:w="567" w:type="pct"/>
            <w:vMerge w:val="restart"/>
            <w:vAlign w:val="center"/>
          </w:tcPr>
          <w:p w:rsidRPr="00A7660D" w:rsidR="007A2106" w:rsidP="000E74B1" w:rsidRDefault="007A2106" w14:paraId="5646CF31" wp14:textId="77777777">
            <w:pPr>
              <w:pStyle w:val="TableHeading"/>
              <w:spacing w:before="40" w:after="40"/>
              <w:rPr>
                <w:rStyle w:val="ModernTableText"/>
                <w:rFonts w:cs="Arial"/>
                <w:noProof/>
                <w:szCs w:val="18"/>
              </w:rPr>
            </w:pPr>
            <w:r w:rsidRPr="00A7660D">
              <w:rPr>
                <w:rStyle w:val="ModernTableText"/>
                <w:rFonts w:cs="Arial"/>
                <w:noProof/>
                <w:szCs w:val="18"/>
              </w:rPr>
              <w:t>Grand:</w:t>
            </w:r>
          </w:p>
        </w:tc>
        <w:tc>
          <w:tcPr>
            <w:tcW w:w="1273" w:type="pct"/>
            <w:gridSpan w:val="2"/>
            <w:vAlign w:val="center"/>
          </w:tcPr>
          <w:p w:rsidRPr="00A7660D" w:rsidR="007A2106" w:rsidP="00365B47" w:rsidRDefault="007A2106" w14:paraId="6C57C439" wp14:textId="77777777">
            <w:pPr>
              <w:pStyle w:val="TableText1"/>
              <w:numPr>
                <w:ilvl w:val="0"/>
                <w:numId w:val="154"/>
              </w:numPr>
              <w:spacing w:before="40" w:after="40"/>
              <w:rPr>
                <w:rStyle w:val="ModernTableText"/>
                <w:rFonts w:cs="Arial"/>
                <w:szCs w:val="18"/>
              </w:rPr>
            </w:pPr>
          </w:p>
        </w:tc>
        <w:tc>
          <w:tcPr>
            <w:tcW w:w="1284" w:type="pct"/>
            <w:gridSpan w:val="4"/>
            <w:vAlign w:val="center"/>
          </w:tcPr>
          <w:p w:rsidRPr="00A7660D" w:rsidR="007A2106" w:rsidP="00365B47" w:rsidRDefault="007A2106" w14:paraId="3D404BC9" wp14:textId="77777777">
            <w:pPr>
              <w:pStyle w:val="TableText1"/>
              <w:numPr>
                <w:ilvl w:val="0"/>
                <w:numId w:val="154"/>
              </w:numPr>
              <w:spacing w:before="40" w:after="40"/>
              <w:rPr>
                <w:rStyle w:val="ModernTableText"/>
                <w:rFonts w:cs="Arial"/>
                <w:szCs w:val="18"/>
              </w:rPr>
            </w:pPr>
          </w:p>
        </w:tc>
        <w:tc>
          <w:tcPr>
            <w:tcW w:w="1334" w:type="pct"/>
            <w:gridSpan w:val="2"/>
            <w:vAlign w:val="center"/>
          </w:tcPr>
          <w:p w:rsidRPr="00A7660D" w:rsidR="007A2106" w:rsidP="00365B47" w:rsidRDefault="007A2106" w14:paraId="61319B8A" wp14:textId="77777777">
            <w:pPr>
              <w:pStyle w:val="TableText1"/>
              <w:numPr>
                <w:ilvl w:val="0"/>
                <w:numId w:val="154"/>
              </w:numPr>
              <w:spacing w:before="40" w:after="40"/>
              <w:rPr>
                <w:rStyle w:val="ModernTableText"/>
                <w:rFonts w:cs="Arial"/>
                <w:szCs w:val="18"/>
              </w:rPr>
            </w:pPr>
          </w:p>
        </w:tc>
      </w:tr>
      <w:tr xmlns:wp14="http://schemas.microsoft.com/office/word/2010/wordml" w:rsidR="007A2106" w:rsidTr="00B11BCA" w14:paraId="31A560F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42" w:type="pct"/>
            <w:vMerge/>
            <w:vAlign w:val="center"/>
          </w:tcPr>
          <w:p w:rsidRPr="00A7660D" w:rsidR="007A2106" w:rsidP="000E74B1" w:rsidRDefault="007A2106" w14:paraId="70DF735C" wp14:textId="77777777">
            <w:pPr>
              <w:pStyle w:val="TableHeading"/>
              <w:spacing w:before="40" w:after="40"/>
              <w:rPr>
                <w:rStyle w:val="ModernTableText"/>
                <w:rFonts w:cs="Arial"/>
                <w:noProof/>
                <w:szCs w:val="18"/>
                <w:highlight w:val="yellow"/>
              </w:rPr>
            </w:pPr>
          </w:p>
        </w:tc>
        <w:tc>
          <w:tcPr>
            <w:tcW w:w="567" w:type="pct"/>
            <w:vMerge/>
            <w:vAlign w:val="center"/>
          </w:tcPr>
          <w:p w:rsidRPr="00A7660D" w:rsidR="007A2106" w:rsidP="000E74B1" w:rsidRDefault="007A2106" w14:paraId="3A413BF6" wp14:textId="77777777">
            <w:pPr>
              <w:pStyle w:val="TableHeading"/>
              <w:spacing w:before="40" w:after="40"/>
              <w:rPr>
                <w:rStyle w:val="ModernTableText"/>
                <w:rFonts w:cs="Arial"/>
                <w:noProof/>
                <w:szCs w:val="18"/>
              </w:rPr>
            </w:pPr>
          </w:p>
        </w:tc>
        <w:tc>
          <w:tcPr>
            <w:tcW w:w="1273" w:type="pct"/>
            <w:gridSpan w:val="2"/>
            <w:vAlign w:val="center"/>
          </w:tcPr>
          <w:p w:rsidRPr="00A7660D" w:rsidR="007A2106" w:rsidP="00365B47" w:rsidRDefault="007A2106" w14:paraId="33D28B4B" wp14:textId="77777777">
            <w:pPr>
              <w:pStyle w:val="TableText1"/>
              <w:numPr>
                <w:ilvl w:val="0"/>
                <w:numId w:val="154"/>
              </w:numPr>
              <w:spacing w:before="40" w:after="40"/>
              <w:rPr>
                <w:rStyle w:val="ModernTableText"/>
                <w:rFonts w:cs="Arial"/>
                <w:szCs w:val="18"/>
              </w:rPr>
            </w:pPr>
          </w:p>
        </w:tc>
        <w:tc>
          <w:tcPr>
            <w:tcW w:w="1284" w:type="pct"/>
            <w:gridSpan w:val="4"/>
            <w:vAlign w:val="center"/>
          </w:tcPr>
          <w:p w:rsidRPr="00A7660D" w:rsidR="007A2106" w:rsidP="00365B47" w:rsidRDefault="007A2106" w14:paraId="37EFA3E3" wp14:textId="77777777">
            <w:pPr>
              <w:pStyle w:val="TableText1"/>
              <w:numPr>
                <w:ilvl w:val="0"/>
                <w:numId w:val="154"/>
              </w:numPr>
              <w:spacing w:before="40" w:after="40"/>
              <w:rPr>
                <w:rStyle w:val="ModernTableText"/>
                <w:rFonts w:cs="Arial"/>
                <w:szCs w:val="18"/>
              </w:rPr>
            </w:pPr>
          </w:p>
        </w:tc>
        <w:tc>
          <w:tcPr>
            <w:tcW w:w="1334" w:type="pct"/>
            <w:gridSpan w:val="2"/>
            <w:vAlign w:val="center"/>
          </w:tcPr>
          <w:p w:rsidRPr="00A7660D" w:rsidR="007A2106" w:rsidP="00365B47" w:rsidRDefault="007A2106" w14:paraId="41C6AC2A" wp14:textId="77777777">
            <w:pPr>
              <w:pStyle w:val="TableText1"/>
              <w:numPr>
                <w:ilvl w:val="0"/>
                <w:numId w:val="154"/>
              </w:numPr>
              <w:spacing w:before="40" w:after="40"/>
              <w:rPr>
                <w:rStyle w:val="ModernTableText"/>
                <w:rFonts w:cs="Arial"/>
                <w:szCs w:val="18"/>
              </w:rPr>
            </w:pPr>
          </w:p>
        </w:tc>
      </w:tr>
      <w:tr xmlns:wp14="http://schemas.microsoft.com/office/word/2010/wordml" w:rsidR="007A2106" w:rsidTr="00B11BCA" w14:paraId="089DF9D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42" w:type="pct"/>
            <w:vMerge/>
            <w:vAlign w:val="center"/>
          </w:tcPr>
          <w:p w:rsidRPr="00A7660D" w:rsidR="007A2106" w:rsidP="000E74B1" w:rsidRDefault="007A2106" w14:paraId="2DC44586" wp14:textId="77777777">
            <w:pPr>
              <w:pStyle w:val="TableHeading"/>
              <w:spacing w:before="40" w:after="40"/>
              <w:rPr>
                <w:rStyle w:val="ModernTableText"/>
                <w:rFonts w:cs="Arial"/>
                <w:noProof/>
                <w:szCs w:val="18"/>
              </w:rPr>
            </w:pPr>
          </w:p>
        </w:tc>
        <w:tc>
          <w:tcPr>
            <w:tcW w:w="567" w:type="pct"/>
            <w:vMerge w:val="restart"/>
            <w:vAlign w:val="center"/>
          </w:tcPr>
          <w:p w:rsidRPr="00A7660D" w:rsidR="007A2106" w:rsidP="000E74B1" w:rsidRDefault="007A2106" w14:paraId="75476AF3" wp14:textId="77777777">
            <w:pPr>
              <w:pStyle w:val="TableHeading"/>
              <w:spacing w:before="40" w:after="40"/>
              <w:rPr>
                <w:rStyle w:val="ModernTableText"/>
                <w:rFonts w:cs="Arial"/>
                <w:noProof/>
                <w:szCs w:val="18"/>
              </w:rPr>
            </w:pPr>
            <w:r w:rsidRPr="00A7660D">
              <w:rPr>
                <w:rStyle w:val="ModernTableText"/>
                <w:rFonts w:cs="Arial"/>
                <w:noProof/>
                <w:szCs w:val="18"/>
              </w:rPr>
              <w:t>Section:</w:t>
            </w:r>
          </w:p>
        </w:tc>
        <w:tc>
          <w:tcPr>
            <w:tcW w:w="1273" w:type="pct"/>
            <w:gridSpan w:val="2"/>
            <w:vAlign w:val="center"/>
          </w:tcPr>
          <w:p w:rsidRPr="00A7660D" w:rsidR="007A2106" w:rsidP="00365B47" w:rsidRDefault="007A2106" w14:paraId="30DAB19B" wp14:textId="77777777">
            <w:pPr>
              <w:pStyle w:val="TableText1"/>
              <w:numPr>
                <w:ilvl w:val="0"/>
                <w:numId w:val="155"/>
              </w:numPr>
              <w:spacing w:before="40" w:after="40"/>
              <w:rPr>
                <w:rStyle w:val="ModernTableText"/>
                <w:rFonts w:cs="Arial"/>
                <w:szCs w:val="18"/>
              </w:rPr>
            </w:pPr>
            <w:r w:rsidRPr="00A7660D">
              <w:rPr>
                <w:rStyle w:val="ModernTableText"/>
                <w:rFonts w:cs="Arial"/>
                <w:szCs w:val="18"/>
              </w:rPr>
              <w:t># of Auth LI</w:t>
            </w:r>
          </w:p>
        </w:tc>
        <w:tc>
          <w:tcPr>
            <w:tcW w:w="1284" w:type="pct"/>
            <w:gridSpan w:val="4"/>
            <w:vAlign w:val="center"/>
          </w:tcPr>
          <w:p w:rsidRPr="00A7660D" w:rsidR="007A2106" w:rsidP="00365B47" w:rsidRDefault="007A2106" w14:paraId="6F85E5FF" wp14:textId="77777777">
            <w:pPr>
              <w:pStyle w:val="TableText1"/>
              <w:numPr>
                <w:ilvl w:val="0"/>
                <w:numId w:val="155"/>
              </w:numPr>
              <w:spacing w:before="40" w:after="40"/>
              <w:rPr>
                <w:rStyle w:val="ModernTableText"/>
                <w:rFonts w:cs="Arial"/>
                <w:szCs w:val="18"/>
              </w:rPr>
            </w:pPr>
            <w:r w:rsidRPr="00A7660D">
              <w:rPr>
                <w:rStyle w:val="ModernTableText"/>
                <w:rFonts w:cs="Arial"/>
                <w:szCs w:val="18"/>
              </w:rPr>
              <w:t>Line Item Requested Units (SA Amt-LI Req Unit)</w:t>
            </w:r>
          </w:p>
        </w:tc>
        <w:tc>
          <w:tcPr>
            <w:tcW w:w="1334" w:type="pct"/>
            <w:gridSpan w:val="2"/>
            <w:vAlign w:val="center"/>
          </w:tcPr>
          <w:p w:rsidRPr="00A7660D" w:rsidR="007A2106" w:rsidP="00365B47" w:rsidRDefault="007A2106" w14:paraId="2A5CA968" wp14:textId="77777777">
            <w:pPr>
              <w:pStyle w:val="TableText1"/>
              <w:numPr>
                <w:ilvl w:val="0"/>
                <w:numId w:val="155"/>
              </w:numPr>
              <w:spacing w:before="40" w:after="40"/>
              <w:rPr>
                <w:rStyle w:val="ModernTableText"/>
                <w:rFonts w:cs="Arial"/>
                <w:szCs w:val="18"/>
              </w:rPr>
            </w:pPr>
            <w:r w:rsidRPr="00A7660D">
              <w:rPr>
                <w:rStyle w:val="ModernTableText"/>
                <w:rFonts w:cs="Arial"/>
                <w:szCs w:val="18"/>
              </w:rPr>
              <w:t>Line Item Approved Units (SA Amt-LI App Unit)</w:t>
            </w:r>
          </w:p>
        </w:tc>
      </w:tr>
      <w:tr xmlns:wp14="http://schemas.microsoft.com/office/word/2010/wordml" w:rsidR="007A2106" w:rsidTr="00B11BCA" w14:paraId="7515310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42" w:type="pct"/>
            <w:vMerge/>
          </w:tcPr>
          <w:p w:rsidRPr="00A7660D" w:rsidR="007A2106" w:rsidRDefault="007A2106" w14:paraId="4FFCBC07" wp14:textId="77777777">
            <w:pPr>
              <w:pStyle w:val="TableHeading"/>
              <w:spacing w:before="40" w:after="40"/>
              <w:rPr>
                <w:rStyle w:val="ModernTableText"/>
                <w:rFonts w:cs="Arial"/>
                <w:noProof/>
                <w:color w:val="FF0000"/>
                <w:szCs w:val="18"/>
              </w:rPr>
            </w:pPr>
          </w:p>
        </w:tc>
        <w:tc>
          <w:tcPr>
            <w:tcW w:w="567" w:type="pct"/>
            <w:vMerge/>
          </w:tcPr>
          <w:p w:rsidRPr="00A7660D" w:rsidR="007A2106" w:rsidRDefault="007A2106" w14:paraId="1728B4D0" wp14:textId="77777777">
            <w:pPr>
              <w:pStyle w:val="TableHeading"/>
              <w:spacing w:before="40" w:after="40"/>
              <w:rPr>
                <w:rStyle w:val="ModernTableText"/>
                <w:rFonts w:cs="Arial"/>
                <w:noProof/>
                <w:szCs w:val="18"/>
              </w:rPr>
            </w:pPr>
          </w:p>
        </w:tc>
        <w:tc>
          <w:tcPr>
            <w:tcW w:w="1273" w:type="pct"/>
            <w:gridSpan w:val="2"/>
            <w:vAlign w:val="center"/>
          </w:tcPr>
          <w:p w:rsidRPr="00A7660D" w:rsidR="007A2106" w:rsidP="00365B47" w:rsidRDefault="007A2106" w14:paraId="6E8AE9C5" wp14:textId="77777777">
            <w:pPr>
              <w:pStyle w:val="TableText1"/>
              <w:numPr>
                <w:ilvl w:val="0"/>
                <w:numId w:val="155"/>
              </w:numPr>
              <w:spacing w:before="40" w:after="40"/>
              <w:rPr>
                <w:rStyle w:val="ModernTableText"/>
                <w:rFonts w:cs="Arial"/>
                <w:szCs w:val="18"/>
              </w:rPr>
            </w:pPr>
            <w:r w:rsidRPr="00A7660D">
              <w:rPr>
                <w:rStyle w:val="ModernTableText"/>
                <w:rFonts w:cs="Arial"/>
                <w:szCs w:val="18"/>
              </w:rPr>
              <w:t>Line Item Used Units (SA Amt-LI Used Unit)</w:t>
            </w:r>
          </w:p>
        </w:tc>
        <w:tc>
          <w:tcPr>
            <w:tcW w:w="1284" w:type="pct"/>
            <w:gridSpan w:val="4"/>
            <w:vAlign w:val="center"/>
          </w:tcPr>
          <w:p w:rsidRPr="00A7660D" w:rsidR="007A2106" w:rsidP="00365B47" w:rsidRDefault="007A2106" w14:paraId="34959D4B" wp14:textId="77777777">
            <w:pPr>
              <w:pStyle w:val="TableText1"/>
              <w:numPr>
                <w:ilvl w:val="0"/>
                <w:numId w:val="155"/>
              </w:numPr>
              <w:spacing w:before="40" w:after="40"/>
              <w:rPr>
                <w:rStyle w:val="ModernTableText"/>
                <w:rFonts w:cs="Arial"/>
                <w:szCs w:val="18"/>
              </w:rPr>
            </w:pPr>
          </w:p>
        </w:tc>
        <w:tc>
          <w:tcPr>
            <w:tcW w:w="1334" w:type="pct"/>
            <w:gridSpan w:val="2"/>
            <w:vAlign w:val="center"/>
          </w:tcPr>
          <w:p w:rsidRPr="00A7660D" w:rsidR="007A2106" w:rsidP="00365B47" w:rsidRDefault="007A2106" w14:paraId="7BD58BA2" wp14:textId="77777777">
            <w:pPr>
              <w:pStyle w:val="TableText1"/>
              <w:numPr>
                <w:ilvl w:val="0"/>
                <w:numId w:val="155"/>
              </w:numPr>
              <w:spacing w:before="40" w:after="40"/>
              <w:rPr>
                <w:rStyle w:val="ModernTableText"/>
                <w:rFonts w:cs="Arial"/>
                <w:szCs w:val="18"/>
              </w:rPr>
            </w:pPr>
          </w:p>
        </w:tc>
      </w:tr>
      <w:tr xmlns:wp14="http://schemas.microsoft.com/office/word/2010/wordml" w:rsidR="007A2106" w14:paraId="7684E7D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7A2106" w:rsidRDefault="007A2106" w14:paraId="62CB431B" wp14:textId="77777777">
            <w:pPr>
              <w:pStyle w:val="ModernBodyT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7A2106" w:rsidTr="00CC282B" w14:paraId="26E3C96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1109" w:type="pct"/>
            <w:gridSpan w:val="2"/>
          </w:tcPr>
          <w:p w:rsidRPr="00A7660D" w:rsidR="007A2106" w:rsidRDefault="007A2106" w14:paraId="49B71156" wp14:textId="77777777">
            <w:pPr>
              <w:pStyle w:val="TableHeading"/>
              <w:spacing w:before="40" w:after="40"/>
              <w:rPr>
                <w:rStyle w:val="ModernTableText"/>
                <w:noProof/>
                <w:szCs w:val="18"/>
              </w:rPr>
            </w:pPr>
            <w:r w:rsidRPr="00A7660D">
              <w:rPr>
                <w:rStyle w:val="ModernTableText"/>
                <w:noProof/>
                <w:szCs w:val="18"/>
              </w:rPr>
              <w:t>Report Output Format:</w:t>
            </w:r>
          </w:p>
        </w:tc>
        <w:tc>
          <w:tcPr>
            <w:tcW w:w="3891" w:type="pct"/>
            <w:gridSpan w:val="8"/>
            <w:vAlign w:val="center"/>
          </w:tcPr>
          <w:p w:rsidRPr="00A7660D" w:rsidR="007A2106" w:rsidRDefault="007A2106" w14:paraId="6488F24D" wp14:textId="77777777">
            <w:pPr>
              <w:pStyle w:val="TableText1"/>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PDF (preferred)                        </w:t>
            </w:r>
            <w:r w:rsidRPr="00A7660D">
              <w:rPr>
                <w:rStyle w:val="ModernTableText"/>
                <w:rFonts w:ascii="Wingdings" w:hAnsi="Wingdings" w:eastAsia="Wingdings" w:cs="Wingdings"/>
                <w:noProof/>
                <w:szCs w:val="18"/>
              </w:rPr>
              <w:t>þ</w:t>
            </w:r>
            <w:r w:rsidRPr="00A7660D">
              <w:rPr>
                <w:rStyle w:val="ModernTableText"/>
                <w:noProof/>
                <w:szCs w:val="18"/>
              </w:rPr>
              <w:t xml:space="preserve">  HTML                             </w:t>
            </w:r>
            <w:r w:rsidRPr="00A7660D">
              <w:rPr>
                <w:rStyle w:val="ModernTableText"/>
                <w:rFonts w:ascii="Wingdings 2" w:hAnsi="Wingdings 2" w:eastAsia="Wingdings 2" w:cs="Wingdings 2"/>
                <w:noProof/>
                <w:szCs w:val="18"/>
              </w:rPr>
              <w:t>£</w:t>
            </w:r>
            <w:r w:rsidRPr="00A7660D">
              <w:rPr>
                <w:rStyle w:val="ModernTableText"/>
                <w:noProof/>
                <w:szCs w:val="18"/>
              </w:rPr>
              <w:t xml:space="preserve"> Excel 2000                         </w:t>
            </w:r>
            <w:r w:rsidRPr="00A7660D">
              <w:rPr>
                <w:rStyle w:val="ModernTableText"/>
                <w:rFonts w:ascii="Wingdings 2" w:hAnsi="Wingdings 2" w:eastAsia="Wingdings 2" w:cs="Wingdings 2"/>
                <w:noProof/>
                <w:szCs w:val="18"/>
              </w:rPr>
              <w:t>£</w:t>
            </w:r>
            <w:r w:rsidRPr="00A7660D">
              <w:rPr>
                <w:rStyle w:val="ModernTableText"/>
                <w:noProof/>
                <w:szCs w:val="18"/>
              </w:rPr>
              <w:t xml:space="preserve"> Excel   2002                         </w:t>
            </w:r>
            <w:r w:rsidRPr="00A7660D">
              <w:rPr>
                <w:rStyle w:val="ModernTableText"/>
                <w:rFonts w:ascii="Wingdings 2" w:hAnsi="Wingdings 2" w:eastAsia="Wingdings 2" w:cs="Wingdings 2"/>
                <w:noProof/>
                <w:szCs w:val="18"/>
              </w:rPr>
              <w:t>£</w:t>
            </w:r>
            <w:r w:rsidRPr="00A7660D">
              <w:rPr>
                <w:rStyle w:val="ModernTableText"/>
                <w:noProof/>
                <w:szCs w:val="18"/>
              </w:rPr>
              <w:t xml:space="preserve"> Text CSV Format</w:t>
            </w:r>
          </w:p>
        </w:tc>
      </w:tr>
      <w:tr xmlns:wp14="http://schemas.microsoft.com/office/word/2010/wordml" w:rsidR="007A2106" w:rsidTr="00CC282B" w14:paraId="54FAC2C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tcPr>
          <w:p w:rsidRPr="00A7660D" w:rsidR="007A2106" w:rsidRDefault="007A2106" w14:paraId="7A3970C0" wp14:textId="77777777">
            <w:pPr>
              <w:pStyle w:val="TableHeading"/>
              <w:spacing w:before="40" w:after="40"/>
              <w:rPr>
                <w:rStyle w:val="ModernTableText"/>
                <w:noProof/>
                <w:szCs w:val="18"/>
              </w:rPr>
            </w:pPr>
            <w:r w:rsidRPr="00A7660D">
              <w:rPr>
                <w:rStyle w:val="ModernTableText"/>
                <w:noProof/>
                <w:szCs w:val="18"/>
              </w:rPr>
              <w:t>Reporting Portal:</w:t>
            </w:r>
          </w:p>
        </w:tc>
        <w:tc>
          <w:tcPr>
            <w:tcW w:w="3891" w:type="pct"/>
            <w:gridSpan w:val="8"/>
            <w:vAlign w:val="center"/>
          </w:tcPr>
          <w:p w:rsidRPr="00A7660D" w:rsidR="007A2106" w:rsidRDefault="007A2106" w14:paraId="2C9127C4" wp14:textId="77777777">
            <w:pPr>
              <w:pStyle w:val="TableText1"/>
              <w:spacing w:before="40" w:after="40"/>
              <w:rPr>
                <w:rStyle w:val="ModernTableText"/>
                <w:noProof/>
                <w:szCs w:val="18"/>
              </w:rPr>
            </w:pPr>
            <w:r w:rsidRPr="00A7660D">
              <w:rPr>
                <w:rStyle w:val="ModernTableText"/>
                <w:rFonts w:ascii="Wingdings" w:hAnsi="Wingdings" w:eastAsia="Wingdings" w:cs="Wingdings"/>
                <w:noProof/>
                <w:szCs w:val="18"/>
              </w:rPr>
              <w:t>þ</w:t>
            </w:r>
            <w:r w:rsidRPr="00A7660D">
              <w:rPr>
                <w:rStyle w:val="ModernTableText"/>
                <w:noProof/>
                <w:szCs w:val="18"/>
              </w:rPr>
              <w:t xml:space="preserve">  Web Portal                               </w:t>
            </w:r>
            <w:r w:rsidRPr="00A7660D">
              <w:rPr>
                <w:rStyle w:val="ModernTableText"/>
                <w:rFonts w:ascii="Wingdings 2" w:hAnsi="Wingdings 2" w:eastAsia="Wingdings 2" w:cs="Wingdings 2"/>
                <w:noProof/>
                <w:szCs w:val="18"/>
              </w:rPr>
              <w:t>£</w:t>
            </w:r>
            <w:r w:rsidRPr="00A7660D">
              <w:rPr>
                <w:rStyle w:val="ModernTableText"/>
                <w:noProof/>
                <w:szCs w:val="18"/>
              </w:rPr>
              <w:t xml:space="preserve">EDMS                            </w:t>
            </w:r>
            <w:r w:rsidRPr="00A7660D">
              <w:rPr>
                <w:rStyle w:val="ModernTableText"/>
                <w:rFonts w:ascii="Wingdings 2" w:hAnsi="Wingdings 2" w:eastAsia="Wingdings 2" w:cs="Wingdings 2"/>
                <w:noProof/>
                <w:szCs w:val="18"/>
              </w:rPr>
              <w:t>£</w:t>
            </w:r>
            <w:r w:rsidRPr="00A7660D">
              <w:rPr>
                <w:rStyle w:val="ModernTableText"/>
                <w:noProof/>
                <w:szCs w:val="18"/>
              </w:rPr>
              <w:t xml:space="preserve"> Email Link                      </w:t>
            </w:r>
          </w:p>
        </w:tc>
      </w:tr>
      <w:tr xmlns:wp14="http://schemas.microsoft.com/office/word/2010/wordml" w:rsidR="007A2106" w:rsidTr="00B11BCA" w14:paraId="40F20B5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vMerge w:val="restart"/>
          </w:tcPr>
          <w:p w:rsidRPr="00A7660D" w:rsidR="007A2106" w:rsidP="000E74B1" w:rsidRDefault="007A2106" w14:paraId="5BFDCAD6" wp14:textId="77777777">
            <w:pPr>
              <w:pStyle w:val="TableHeading"/>
              <w:keepNext/>
              <w:keepLines w:val="0"/>
              <w:spacing w:before="40" w:after="40"/>
              <w:rPr>
                <w:rStyle w:val="ModernTableText"/>
                <w:noProof/>
                <w:szCs w:val="18"/>
              </w:rPr>
            </w:pPr>
            <w:r w:rsidRPr="00A7660D">
              <w:rPr>
                <w:rStyle w:val="ModernTableText"/>
                <w:noProof/>
                <w:szCs w:val="18"/>
              </w:rPr>
              <w:t>Report Output Distribution Group(s):</w:t>
            </w:r>
          </w:p>
        </w:tc>
        <w:tc>
          <w:tcPr>
            <w:tcW w:w="1281" w:type="pct"/>
            <w:gridSpan w:val="3"/>
            <w:vMerge w:val="restart"/>
          </w:tcPr>
          <w:p w:rsidRPr="00A7660D" w:rsidR="007A2106" w:rsidP="000E74B1" w:rsidRDefault="007A2106" w14:paraId="2EC32A40" wp14:textId="77777777">
            <w:pPr>
              <w:pStyle w:val="TableText1"/>
              <w:keepNext/>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No</w:t>
            </w:r>
          </w:p>
          <w:p w:rsidRPr="00A7660D" w:rsidR="007A2106" w:rsidP="000E74B1" w:rsidRDefault="007A2106" w14:paraId="121641E4" wp14:textId="77777777">
            <w:pPr>
              <w:pStyle w:val="TableText1"/>
              <w:keepNext/>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Yes (if yes, complete distribution list)</w:t>
            </w:r>
          </w:p>
        </w:tc>
        <w:tc>
          <w:tcPr>
            <w:tcW w:w="2610" w:type="pct"/>
            <w:gridSpan w:val="5"/>
            <w:tcBorders>
              <w:top w:val="single" w:color="616161" w:sz="4" w:space="0"/>
            </w:tcBorders>
            <w:vAlign w:val="center"/>
          </w:tcPr>
          <w:p w:rsidRPr="00A7660D" w:rsidR="007A2106" w:rsidP="000E74B1" w:rsidRDefault="007A2106" w14:paraId="3F111FC1" wp14:textId="77777777">
            <w:pPr>
              <w:pStyle w:val="TableText1"/>
              <w:keepNext/>
              <w:spacing w:before="40" w:after="40"/>
              <w:rPr>
                <w:rStyle w:val="ModernTableText"/>
                <w:b/>
                <w:bCs/>
                <w:szCs w:val="18"/>
              </w:rPr>
            </w:pPr>
            <w:r w:rsidRPr="00A7660D">
              <w:rPr>
                <w:rStyle w:val="ModernTableText"/>
                <w:b/>
                <w:bCs/>
                <w:szCs w:val="18"/>
              </w:rPr>
              <w:t>Output Distribution Group List</w:t>
            </w:r>
          </w:p>
        </w:tc>
      </w:tr>
      <w:tr xmlns:wp14="http://schemas.microsoft.com/office/word/2010/wordml" w:rsidR="007A2106" w:rsidTr="00920DBE" w14:paraId="4357A96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vMerge/>
          </w:tcPr>
          <w:p w:rsidRPr="00A7660D" w:rsidR="007A2106" w:rsidP="000E74B1" w:rsidRDefault="007A2106" w14:paraId="44690661" wp14:textId="77777777">
            <w:pPr>
              <w:pStyle w:val="TableHeading"/>
              <w:keepNext/>
              <w:keepLines w:val="0"/>
              <w:spacing w:before="40" w:after="40"/>
              <w:rPr>
                <w:rStyle w:val="ModernTableText"/>
                <w:szCs w:val="18"/>
              </w:rPr>
            </w:pPr>
          </w:p>
        </w:tc>
        <w:tc>
          <w:tcPr>
            <w:tcW w:w="1281" w:type="pct"/>
            <w:gridSpan w:val="3"/>
            <w:vMerge/>
          </w:tcPr>
          <w:p w:rsidRPr="00A7660D" w:rsidR="007A2106" w:rsidP="000E74B1" w:rsidRDefault="007A2106" w14:paraId="74539910" wp14:textId="77777777">
            <w:pPr>
              <w:pStyle w:val="TableText1"/>
              <w:keepNext/>
              <w:spacing w:before="40" w:after="40"/>
              <w:rPr>
                <w:rStyle w:val="ModernTableText"/>
                <w:szCs w:val="18"/>
              </w:rPr>
            </w:pPr>
          </w:p>
        </w:tc>
        <w:tc>
          <w:tcPr>
            <w:tcW w:w="1276" w:type="pct"/>
            <w:gridSpan w:val="3"/>
            <w:vAlign w:val="center"/>
          </w:tcPr>
          <w:p w:rsidRPr="00A7660D" w:rsidR="007A2106" w:rsidP="000E74B1" w:rsidRDefault="007A2106" w14:paraId="5A7E0CF2" wp14:textId="77777777">
            <w:pPr>
              <w:pStyle w:val="TableText1"/>
              <w:keepNext/>
              <w:numPr>
                <w:ilvl w:val="0"/>
                <w:numId w:val="38"/>
              </w:numPr>
              <w:spacing w:before="40" w:after="40"/>
              <w:rPr>
                <w:rStyle w:val="ModernTableText"/>
                <w:szCs w:val="18"/>
                <w:u w:val="single"/>
              </w:rPr>
            </w:pPr>
          </w:p>
        </w:tc>
        <w:tc>
          <w:tcPr>
            <w:tcW w:w="1334" w:type="pct"/>
            <w:gridSpan w:val="2"/>
            <w:vAlign w:val="center"/>
          </w:tcPr>
          <w:p w:rsidRPr="00A7660D" w:rsidR="007A2106" w:rsidP="000E74B1" w:rsidRDefault="007A2106" w14:paraId="60FA6563" wp14:textId="77777777">
            <w:pPr>
              <w:pStyle w:val="TableText1"/>
              <w:keepNext/>
              <w:numPr>
                <w:ilvl w:val="0"/>
                <w:numId w:val="38"/>
              </w:numPr>
              <w:spacing w:before="40" w:after="40"/>
              <w:rPr>
                <w:rStyle w:val="ModernTableText"/>
                <w:szCs w:val="18"/>
              </w:rPr>
            </w:pPr>
          </w:p>
        </w:tc>
      </w:tr>
      <w:tr xmlns:wp14="http://schemas.microsoft.com/office/word/2010/wordml" w:rsidR="007A2106" w:rsidTr="00920DBE" w14:paraId="1AC5CDB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vMerge/>
          </w:tcPr>
          <w:p w:rsidRPr="00A7660D" w:rsidR="007A2106" w:rsidRDefault="007A2106" w14:paraId="342D4C27" wp14:textId="77777777">
            <w:pPr>
              <w:pStyle w:val="TableHeading"/>
              <w:spacing w:before="40" w:after="40"/>
              <w:rPr>
                <w:rStyle w:val="ModernTableText"/>
                <w:szCs w:val="18"/>
              </w:rPr>
            </w:pPr>
          </w:p>
        </w:tc>
        <w:tc>
          <w:tcPr>
            <w:tcW w:w="1281" w:type="pct"/>
            <w:gridSpan w:val="3"/>
            <w:vMerge/>
            <w:vAlign w:val="center"/>
          </w:tcPr>
          <w:p w:rsidRPr="00A7660D" w:rsidR="007A2106" w:rsidRDefault="007A2106" w14:paraId="3572E399" wp14:textId="77777777">
            <w:pPr>
              <w:pStyle w:val="TableText1"/>
              <w:spacing w:before="40" w:after="40"/>
              <w:rPr>
                <w:rStyle w:val="ModernTableText"/>
                <w:szCs w:val="18"/>
              </w:rPr>
            </w:pPr>
          </w:p>
        </w:tc>
        <w:tc>
          <w:tcPr>
            <w:tcW w:w="1276" w:type="pct"/>
            <w:gridSpan w:val="3"/>
            <w:vAlign w:val="center"/>
          </w:tcPr>
          <w:p w:rsidRPr="00A7660D" w:rsidR="007A2106" w:rsidRDefault="007A2106" w14:paraId="6CEB15CE" wp14:textId="77777777">
            <w:pPr>
              <w:pStyle w:val="TableText1"/>
              <w:numPr>
                <w:ilvl w:val="0"/>
                <w:numId w:val="38"/>
              </w:numPr>
              <w:spacing w:before="40" w:after="40"/>
              <w:rPr>
                <w:rStyle w:val="ModernTableText"/>
                <w:szCs w:val="18"/>
                <w:u w:val="single"/>
              </w:rPr>
            </w:pPr>
          </w:p>
        </w:tc>
        <w:tc>
          <w:tcPr>
            <w:tcW w:w="1334" w:type="pct"/>
            <w:gridSpan w:val="2"/>
            <w:vAlign w:val="center"/>
          </w:tcPr>
          <w:p w:rsidRPr="00A7660D" w:rsidR="007A2106" w:rsidP="003622E7" w:rsidRDefault="007A2106" w14:paraId="66518E39" wp14:textId="77777777">
            <w:pPr>
              <w:pStyle w:val="TableText1"/>
              <w:numPr>
                <w:ilvl w:val="0"/>
                <w:numId w:val="38"/>
              </w:numPr>
              <w:spacing w:before="40" w:after="40"/>
              <w:rPr>
                <w:rStyle w:val="ModernTableText"/>
                <w:szCs w:val="18"/>
              </w:rPr>
            </w:pPr>
          </w:p>
        </w:tc>
      </w:tr>
      <w:tr xmlns:wp14="http://schemas.microsoft.com/office/word/2010/wordml" w:rsidR="007A2106" w:rsidTr="00920DBE" w14:paraId="7E75FCD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9" w:type="pct"/>
            <w:gridSpan w:val="2"/>
            <w:vMerge/>
          </w:tcPr>
          <w:p w:rsidRPr="00A7660D" w:rsidR="007A2106" w:rsidRDefault="007A2106" w14:paraId="10FDAA0E" wp14:textId="77777777">
            <w:pPr>
              <w:pStyle w:val="TableHeading"/>
              <w:spacing w:before="40" w:after="40"/>
              <w:rPr>
                <w:rStyle w:val="ModernTableText"/>
                <w:szCs w:val="18"/>
              </w:rPr>
            </w:pPr>
          </w:p>
        </w:tc>
        <w:tc>
          <w:tcPr>
            <w:tcW w:w="1281" w:type="pct"/>
            <w:gridSpan w:val="3"/>
            <w:vMerge/>
            <w:vAlign w:val="center"/>
          </w:tcPr>
          <w:p w:rsidRPr="00A7660D" w:rsidR="007A2106" w:rsidRDefault="007A2106" w14:paraId="774AF2BF" wp14:textId="77777777">
            <w:pPr>
              <w:pStyle w:val="TableText1"/>
              <w:spacing w:before="40" w:after="40"/>
              <w:rPr>
                <w:rStyle w:val="ModernTableText"/>
                <w:szCs w:val="18"/>
              </w:rPr>
            </w:pPr>
          </w:p>
        </w:tc>
        <w:tc>
          <w:tcPr>
            <w:tcW w:w="1276" w:type="pct"/>
            <w:gridSpan w:val="3"/>
            <w:vAlign w:val="center"/>
          </w:tcPr>
          <w:p w:rsidRPr="00A7660D" w:rsidR="007A2106" w:rsidRDefault="007A2106" w14:paraId="7A292896" wp14:textId="77777777">
            <w:pPr>
              <w:pStyle w:val="TableText1"/>
              <w:numPr>
                <w:ilvl w:val="0"/>
                <w:numId w:val="38"/>
              </w:numPr>
              <w:spacing w:before="40" w:after="40"/>
              <w:rPr>
                <w:rStyle w:val="ModernTableText"/>
                <w:szCs w:val="18"/>
                <w:u w:val="single"/>
              </w:rPr>
            </w:pPr>
          </w:p>
        </w:tc>
        <w:tc>
          <w:tcPr>
            <w:tcW w:w="1334" w:type="pct"/>
            <w:gridSpan w:val="2"/>
            <w:vAlign w:val="center"/>
          </w:tcPr>
          <w:p w:rsidRPr="00A7660D" w:rsidR="007A2106" w:rsidP="003622E7" w:rsidRDefault="007A2106" w14:paraId="2191599E" wp14:textId="77777777">
            <w:pPr>
              <w:pStyle w:val="TableText1"/>
              <w:numPr>
                <w:ilvl w:val="0"/>
                <w:numId w:val="38"/>
              </w:numPr>
              <w:spacing w:before="40" w:after="40"/>
              <w:rPr>
                <w:rStyle w:val="ModernTableText"/>
                <w:szCs w:val="18"/>
              </w:rPr>
            </w:pPr>
          </w:p>
        </w:tc>
      </w:tr>
      <w:tr xmlns:wp14="http://schemas.microsoft.com/office/word/2010/wordml" w:rsidR="007A2106" w14:paraId="1F5BDFA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7A2106" w:rsidRDefault="007A2106" w14:paraId="7B8C27ED" wp14:textId="77777777">
            <w:pPr>
              <w:pStyle w:val="ModernBodyText"/>
              <w:spacing w:before="40" w:after="40"/>
              <w:jc w:val="center"/>
              <w:rPr>
                <w:rStyle w:val="Modern2nd-levelTableheader"/>
                <w:sz w:val="21"/>
                <w:szCs w:val="21"/>
              </w:rPr>
            </w:pPr>
            <w:r>
              <w:rPr>
                <w:rStyle w:val="Modern2nd-levelTableheader"/>
                <w:sz w:val="21"/>
                <w:szCs w:val="21"/>
              </w:rPr>
              <w:t>Report Retention</w:t>
            </w:r>
          </w:p>
        </w:tc>
      </w:tr>
      <w:tr xmlns:wp14="http://schemas.microsoft.com/office/word/2010/wordml" w:rsidR="007A2106" w:rsidTr="00CC282B" w14:paraId="02BA4AD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109" w:type="pct"/>
            <w:gridSpan w:val="2"/>
            <w:tcBorders>
              <w:top w:val="single" w:color="616161" w:sz="2" w:space="0"/>
              <w:left w:val="single" w:color="616161" w:sz="2" w:space="0"/>
              <w:right w:val="single" w:color="616161" w:sz="2" w:space="0"/>
            </w:tcBorders>
            <w:vAlign w:val="center"/>
          </w:tcPr>
          <w:p w:rsidRPr="00A7660D" w:rsidR="007A2106" w:rsidRDefault="007A2106" w14:paraId="4F8B8CB9" wp14:textId="77777777">
            <w:pPr>
              <w:pStyle w:val="ModernBodyText"/>
              <w:spacing w:before="40" w:after="40"/>
              <w:jc w:val="left"/>
              <w:rPr>
                <w:rStyle w:val="Modern2nd-levelTableheader"/>
                <w:noProof/>
                <w:sz w:val="18"/>
                <w:szCs w:val="18"/>
              </w:rPr>
            </w:pPr>
            <w:r w:rsidRPr="00A7660D">
              <w:rPr>
                <w:rStyle w:val="Modern2nd-levelTableheader"/>
                <w:noProof/>
                <w:sz w:val="18"/>
                <w:szCs w:val="18"/>
              </w:rPr>
              <w:t>Report Retention Type:</w:t>
            </w:r>
          </w:p>
        </w:tc>
        <w:tc>
          <w:tcPr>
            <w:tcW w:w="3891" w:type="pct"/>
            <w:gridSpan w:val="8"/>
            <w:tcBorders>
              <w:top w:val="single" w:color="616161" w:sz="2" w:space="0"/>
              <w:left w:val="single" w:color="616161" w:sz="2" w:space="0"/>
              <w:bottom w:val="single" w:color="616161" w:sz="2" w:space="0"/>
              <w:right w:val="single" w:color="616161" w:sz="2" w:space="0"/>
            </w:tcBorders>
            <w:vAlign w:val="center"/>
          </w:tcPr>
          <w:p w:rsidRPr="00A7660D" w:rsidR="007A2106" w:rsidRDefault="007A2106" w14:paraId="188F035A" wp14:textId="77777777">
            <w:pPr>
              <w:pStyle w:val="TableText1"/>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Cognos                                    </w:t>
            </w:r>
            <w:r w:rsidRPr="00A7660D">
              <w:rPr>
                <w:rStyle w:val="ModernTableText"/>
                <w:rFonts w:ascii="Wingdings" w:hAnsi="Wingdings" w:eastAsia="Wingdings" w:cs="Wingdings"/>
                <w:noProof/>
                <w:szCs w:val="18"/>
              </w:rPr>
              <w:t>þ</w:t>
            </w:r>
            <w:r w:rsidRPr="00A7660D">
              <w:rPr>
                <w:rStyle w:val="ModernTableText"/>
                <w:noProof/>
                <w:szCs w:val="18"/>
              </w:rPr>
              <w:t xml:space="preserve"> EDMS</w:t>
            </w:r>
          </w:p>
        </w:tc>
      </w:tr>
      <w:tr xmlns:wp14="http://schemas.microsoft.com/office/word/2010/wordml" w:rsidR="007A2106" w:rsidTr="00B11BCA" w14:paraId="20C4739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109" w:type="pct"/>
            <w:gridSpan w:val="2"/>
            <w:tcBorders>
              <w:top w:val="single" w:color="616161" w:sz="2" w:space="0"/>
              <w:left w:val="single" w:color="616161" w:sz="2" w:space="0"/>
              <w:right w:val="single" w:color="616161" w:sz="2" w:space="0"/>
            </w:tcBorders>
            <w:vAlign w:val="center"/>
          </w:tcPr>
          <w:p w:rsidRPr="00A7660D" w:rsidR="007A2106" w:rsidRDefault="007A2106" w14:paraId="519D16F7" wp14:textId="77777777">
            <w:pPr>
              <w:pStyle w:val="ModernBodyText"/>
              <w:spacing w:before="40" w:after="40"/>
              <w:jc w:val="left"/>
              <w:rPr>
                <w:rStyle w:val="Modern2nd-levelTableheader"/>
                <w:noProof/>
                <w:sz w:val="18"/>
                <w:szCs w:val="18"/>
              </w:rPr>
            </w:pPr>
            <w:r w:rsidRPr="00A7660D">
              <w:rPr>
                <w:rStyle w:val="Modern2nd-levelTableheader"/>
                <w:noProof/>
                <w:sz w:val="18"/>
                <w:szCs w:val="18"/>
              </w:rPr>
              <w:t>Report Output Versions:</w:t>
            </w:r>
          </w:p>
        </w:tc>
        <w:tc>
          <w:tcPr>
            <w:tcW w:w="1281" w:type="pct"/>
            <w:gridSpan w:val="3"/>
            <w:tcBorders>
              <w:top w:val="single" w:color="616161" w:sz="2" w:space="0"/>
              <w:left w:val="single" w:color="616161" w:sz="2" w:space="0"/>
              <w:bottom w:val="single" w:color="616161" w:sz="2" w:space="0"/>
              <w:right w:val="single" w:color="616161" w:sz="2" w:space="0"/>
            </w:tcBorders>
            <w:vAlign w:val="center"/>
          </w:tcPr>
          <w:p w:rsidRPr="00A7660D" w:rsidR="007A2106" w:rsidRDefault="007A2106" w14:paraId="29E25575" wp14:textId="77777777">
            <w:pPr>
              <w:pStyle w:val="ModernBodyText"/>
              <w:spacing w:before="40" w:after="40"/>
              <w:jc w:val="left"/>
              <w:rPr>
                <w:rStyle w:val="Modern2nd-levelTableheader"/>
                <w:noProof/>
                <w:color w:val="FFFFFF"/>
                <w:sz w:val="18"/>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Number Of Occurrences:  </w:t>
            </w:r>
          </w:p>
        </w:tc>
        <w:tc>
          <w:tcPr>
            <w:tcW w:w="2610" w:type="pct"/>
            <w:gridSpan w:val="5"/>
            <w:tcBorders>
              <w:top w:val="single" w:color="616161" w:sz="2" w:space="0"/>
              <w:left w:val="nil"/>
              <w:bottom w:val="single" w:color="616161" w:sz="2" w:space="0"/>
              <w:right w:val="single" w:color="616161" w:sz="2" w:space="0"/>
            </w:tcBorders>
            <w:vAlign w:val="center"/>
          </w:tcPr>
          <w:p w:rsidRPr="00A7660D" w:rsidR="007A2106" w:rsidRDefault="007A2106" w14:paraId="2EBE4CE8" wp14:textId="77777777">
            <w:pPr>
              <w:pStyle w:val="TableText1"/>
              <w:spacing w:before="40" w:after="40"/>
              <w:rPr>
                <w:rStyle w:val="ModernTableText"/>
                <w:noProof/>
                <w:szCs w:val="18"/>
              </w:rPr>
            </w:pPr>
            <w:r w:rsidRPr="00A7660D">
              <w:rPr>
                <w:rStyle w:val="ModernTableText"/>
                <w:rFonts w:ascii="Wingdings" w:hAnsi="Wingdings" w:eastAsia="Wingdings" w:cs="Wingdings"/>
                <w:noProof/>
                <w:szCs w:val="18"/>
              </w:rPr>
              <w:t>þ</w:t>
            </w:r>
            <w:r w:rsidRPr="00A7660D">
              <w:rPr>
                <w:rStyle w:val="ModernTableText"/>
                <w:noProof/>
                <w:szCs w:val="18"/>
              </w:rPr>
              <w:t xml:space="preserve">Duration:      7     </w:t>
            </w:r>
            <w:r w:rsidRPr="00A7660D">
              <w:rPr>
                <w:rStyle w:val="ModernTableText"/>
                <w:rFonts w:ascii="Wingdings 2" w:hAnsi="Wingdings 2" w:eastAsia="Wingdings 2" w:cs="Wingdings 2"/>
                <w:noProof/>
                <w:szCs w:val="18"/>
              </w:rPr>
              <w:t>£</w:t>
            </w:r>
            <w:r w:rsidRPr="00A7660D">
              <w:rPr>
                <w:rStyle w:val="ModernTableText"/>
                <w:noProof/>
                <w:szCs w:val="18"/>
              </w:rPr>
              <w:t xml:space="preserve"> Days       </w:t>
            </w:r>
            <w:r w:rsidRPr="00A7660D">
              <w:rPr>
                <w:rStyle w:val="ModernTableText"/>
                <w:rFonts w:ascii="Wingdings 2" w:hAnsi="Wingdings 2" w:eastAsia="Wingdings 2" w:cs="Wingdings 2"/>
                <w:noProof/>
                <w:szCs w:val="18"/>
              </w:rPr>
              <w:t>£</w:t>
            </w:r>
            <w:r w:rsidRPr="00A7660D">
              <w:rPr>
                <w:rStyle w:val="ModernTableText"/>
                <w:noProof/>
                <w:szCs w:val="18"/>
              </w:rPr>
              <w:t xml:space="preserve"> Months      </w:t>
            </w:r>
            <w:r w:rsidRPr="00A7660D">
              <w:rPr>
                <w:rStyle w:val="ModernTableText"/>
                <w:rFonts w:ascii="Wingdings" w:hAnsi="Wingdings" w:eastAsia="Wingdings" w:cs="Wingdings"/>
                <w:noProof/>
                <w:szCs w:val="18"/>
              </w:rPr>
              <w:t>þ</w:t>
            </w:r>
            <w:r w:rsidRPr="00A7660D">
              <w:rPr>
                <w:rStyle w:val="ModernTableText"/>
                <w:noProof/>
                <w:szCs w:val="18"/>
              </w:rPr>
              <w:t xml:space="preserve">Years                                                                          </w:t>
            </w:r>
          </w:p>
        </w:tc>
      </w:tr>
      <w:tr xmlns:wp14="http://schemas.microsoft.com/office/word/2010/wordml" w:rsidR="007A2106" w:rsidTr="00B11BCA" w14:paraId="6C3323E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109" w:type="pct"/>
            <w:gridSpan w:val="2"/>
            <w:tcBorders>
              <w:top w:val="single" w:color="616161" w:sz="2" w:space="0"/>
              <w:left w:val="single" w:color="616161" w:sz="2" w:space="0"/>
              <w:right w:val="single" w:color="616161" w:sz="2" w:space="0"/>
            </w:tcBorders>
            <w:vAlign w:val="center"/>
          </w:tcPr>
          <w:p w:rsidRPr="00A7660D" w:rsidR="007A2106" w:rsidRDefault="007A2106" w14:paraId="0FD86341" wp14:textId="77777777">
            <w:pPr>
              <w:pStyle w:val="ModernBodyText"/>
              <w:spacing w:before="40" w:after="40"/>
              <w:jc w:val="left"/>
              <w:rPr>
                <w:rStyle w:val="Modern2nd-levelTableheader"/>
                <w:noProof/>
                <w:sz w:val="18"/>
                <w:szCs w:val="18"/>
              </w:rPr>
            </w:pPr>
            <w:r w:rsidRPr="00A7660D">
              <w:rPr>
                <w:rStyle w:val="Modern2nd-levelTableheader"/>
                <w:noProof/>
                <w:sz w:val="18"/>
                <w:szCs w:val="18"/>
              </w:rPr>
              <w:t>Report Run History Log:</w:t>
            </w:r>
          </w:p>
        </w:tc>
        <w:tc>
          <w:tcPr>
            <w:tcW w:w="1281" w:type="pct"/>
            <w:gridSpan w:val="3"/>
            <w:tcBorders>
              <w:top w:val="single" w:color="616161" w:sz="2" w:space="0"/>
              <w:left w:val="single" w:color="616161" w:sz="2" w:space="0"/>
              <w:bottom w:val="single" w:color="616161" w:sz="2" w:space="0"/>
              <w:right w:val="single" w:color="616161" w:sz="2" w:space="0"/>
            </w:tcBorders>
            <w:vAlign w:val="center"/>
          </w:tcPr>
          <w:p w:rsidRPr="00A7660D" w:rsidR="007A2106" w:rsidRDefault="007A2106" w14:paraId="1641F6AA" wp14:textId="77777777">
            <w:pPr>
              <w:pStyle w:val="ModernBodyText"/>
              <w:spacing w:before="40" w:after="40"/>
              <w:jc w:val="left"/>
              <w:rPr>
                <w:rStyle w:val="Modern2nd-levelTableheader"/>
                <w:noProof/>
                <w:color w:val="FFFFFF"/>
                <w:sz w:val="18"/>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Number Of Occurrences:  </w:t>
            </w:r>
          </w:p>
        </w:tc>
        <w:tc>
          <w:tcPr>
            <w:tcW w:w="2610" w:type="pct"/>
            <w:gridSpan w:val="5"/>
            <w:tcBorders>
              <w:top w:val="single" w:color="616161" w:sz="2" w:space="0"/>
              <w:left w:val="nil"/>
              <w:bottom w:val="single" w:color="616161" w:sz="2" w:space="0"/>
              <w:right w:val="single" w:color="616161" w:sz="2" w:space="0"/>
            </w:tcBorders>
            <w:vAlign w:val="center"/>
          </w:tcPr>
          <w:p w:rsidRPr="00A7660D" w:rsidR="007A2106" w:rsidRDefault="007A2106" w14:paraId="2FBB5A8A" wp14:textId="77777777">
            <w:pPr>
              <w:pStyle w:val="TableText1"/>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Duration:            </w:t>
            </w:r>
            <w:r w:rsidRPr="00A7660D">
              <w:rPr>
                <w:rStyle w:val="ModernTableText"/>
                <w:rFonts w:ascii="Wingdings 2" w:hAnsi="Wingdings 2" w:eastAsia="Wingdings 2" w:cs="Wingdings 2"/>
                <w:noProof/>
                <w:szCs w:val="18"/>
              </w:rPr>
              <w:t>£</w:t>
            </w:r>
            <w:r w:rsidRPr="00A7660D">
              <w:rPr>
                <w:rStyle w:val="ModernTableText"/>
                <w:noProof/>
                <w:szCs w:val="18"/>
              </w:rPr>
              <w:t xml:space="preserve"> Days       </w:t>
            </w:r>
            <w:r w:rsidRPr="00A7660D">
              <w:rPr>
                <w:rStyle w:val="ModernTableText"/>
                <w:rFonts w:ascii="Wingdings 2" w:hAnsi="Wingdings 2" w:eastAsia="Wingdings 2" w:cs="Wingdings 2"/>
                <w:noProof/>
                <w:szCs w:val="18"/>
              </w:rPr>
              <w:t>£</w:t>
            </w:r>
            <w:r w:rsidRPr="00A7660D">
              <w:rPr>
                <w:rStyle w:val="ModernTableText"/>
                <w:noProof/>
                <w:szCs w:val="18"/>
              </w:rPr>
              <w:t xml:space="preserve"> Months       </w:t>
            </w:r>
            <w:r w:rsidRPr="00A7660D">
              <w:rPr>
                <w:rStyle w:val="ModernTableText"/>
                <w:rFonts w:ascii="Wingdings 2" w:hAnsi="Wingdings 2" w:eastAsia="Wingdings 2" w:cs="Wingdings 2"/>
                <w:noProof/>
                <w:szCs w:val="18"/>
              </w:rPr>
              <w:t>£</w:t>
            </w:r>
            <w:r w:rsidRPr="00A7660D">
              <w:rPr>
                <w:rStyle w:val="ModernTableText"/>
                <w:noProof/>
                <w:szCs w:val="18"/>
              </w:rPr>
              <w:t xml:space="preserve"> Years                                                                          </w:t>
            </w:r>
          </w:p>
        </w:tc>
      </w:tr>
      <w:tr xmlns:wp14="http://schemas.microsoft.com/office/word/2010/wordml" w:rsidR="007A2106" w14:paraId="4EDED0F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7A2106" w:rsidRDefault="007A2106" w14:paraId="480DC116" wp14:textId="77777777">
            <w:pPr>
              <w:pStyle w:val="ModernBodyT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7A2106" w14:paraId="6F8A0E4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vAlign w:val="center"/>
          </w:tcPr>
          <w:p w:rsidRPr="00880DFF" w:rsidR="007A2106" w:rsidP="00920DBE" w:rsidRDefault="007A2106" w14:paraId="21202189" wp14:textId="77777777">
            <w:pPr>
              <w:keepLines/>
              <w:spacing w:before="40" w:after="40"/>
              <w:rPr>
                <w:rStyle w:val="ModernTableText"/>
                <w:noProof/>
                <w:szCs w:val="18"/>
              </w:rPr>
            </w:pPr>
            <w:r w:rsidRPr="00880DFF">
              <w:rPr>
                <w:rStyle w:val="ModernTableText"/>
                <w:noProof/>
                <w:szCs w:val="18"/>
              </w:rPr>
              <w:t>Join A-DTL-TB to A-HDR-TB using A-AUTH-ID</w:t>
            </w:r>
          </w:p>
          <w:p w:rsidRPr="00880DFF" w:rsidR="007A2106" w:rsidP="00920DBE" w:rsidRDefault="007A2106" w14:paraId="15B46522" wp14:textId="77777777">
            <w:pPr>
              <w:keepLines/>
              <w:spacing w:before="40" w:after="40"/>
              <w:rPr>
                <w:rStyle w:val="ModernTableText"/>
                <w:noProof/>
                <w:szCs w:val="18"/>
              </w:rPr>
            </w:pPr>
            <w:r w:rsidRPr="00880DFF">
              <w:rPr>
                <w:rStyle w:val="ModernTableText"/>
                <w:noProof/>
                <w:szCs w:val="18"/>
              </w:rPr>
              <w:t>Join B-DTL-TB to A-HDR-TB using B-SYS-ID</w:t>
            </w:r>
          </w:p>
          <w:p w:rsidRPr="00880DFF" w:rsidR="007A2106" w:rsidP="00920DBE" w:rsidRDefault="007A2106" w14:paraId="7673E5AE" wp14:textId="77777777">
            <w:pPr>
              <w:keepLines/>
              <w:spacing w:before="40" w:after="40"/>
              <w:rPr>
                <w:rStyle w:val="ModernTableText"/>
                <w:noProof/>
                <w:szCs w:val="18"/>
              </w:rPr>
            </w:pPr>
          </w:p>
          <w:p w:rsidRPr="00880DFF" w:rsidR="007A2106" w:rsidP="00920DBE" w:rsidRDefault="007A2106" w14:paraId="334896D7" wp14:textId="77777777">
            <w:pPr>
              <w:keepLines/>
              <w:spacing w:before="40" w:after="40"/>
              <w:rPr>
                <w:rStyle w:val="ModernTableText"/>
                <w:noProof/>
                <w:szCs w:val="18"/>
              </w:rPr>
            </w:pPr>
            <w:r w:rsidRPr="00880DFF">
              <w:rPr>
                <w:rStyle w:val="ModernTableText"/>
                <w:noProof/>
                <w:szCs w:val="18"/>
              </w:rPr>
              <w:t>For each LOB, Submitting Member ID, From, Thru codes, group the list section of the report by SA Ty Cd, SA LI Cat Svc Cd, SA LI Stat Cd</w:t>
            </w:r>
          </w:p>
          <w:p w:rsidRPr="00880DFF" w:rsidR="007A2106" w:rsidP="00920DBE" w:rsidRDefault="007A2106" w14:paraId="4E45777C" wp14:textId="77777777">
            <w:pPr>
              <w:keepLines/>
              <w:spacing w:before="40" w:after="40"/>
              <w:rPr>
                <w:rStyle w:val="ModernTableText"/>
                <w:noProof/>
                <w:szCs w:val="18"/>
              </w:rPr>
            </w:pPr>
            <w:r w:rsidRPr="00880DFF">
              <w:rPr>
                <w:rStyle w:val="ModernTableText"/>
                <w:noProof/>
                <w:szCs w:val="18"/>
              </w:rPr>
              <w:t>Prompts: All Use Enterable Prompts are optional prompts</w:t>
            </w:r>
          </w:p>
          <w:p w:rsidRPr="00880DFF" w:rsidR="007A2106" w:rsidP="00920DBE" w:rsidRDefault="007A2106" w14:paraId="041D98D7" wp14:textId="77777777">
            <w:pPr>
              <w:pStyle w:val="ModernBodyText"/>
              <w:spacing w:before="40" w:after="40"/>
              <w:jc w:val="left"/>
              <w:rPr>
                <w:rStyle w:val="Modern2nd-levelTableheader"/>
                <w:color w:val="FFFFFF"/>
                <w:sz w:val="18"/>
                <w:szCs w:val="18"/>
              </w:rPr>
            </w:pPr>
          </w:p>
        </w:tc>
      </w:tr>
    </w:tbl>
    <w:p xmlns:wp14="http://schemas.microsoft.com/office/word/2010/wordml" w:rsidR="00164482" w:rsidP="000E74B1" w:rsidRDefault="00164482" w14:paraId="5AB7C0C5" wp14:textId="77777777"/>
    <w:p xmlns:wp14="http://schemas.microsoft.com/office/word/2010/wordml" w:rsidRPr="000308BA" w:rsidR="00CE759A" w:rsidP="000E74B1" w:rsidRDefault="00164482" w14:paraId="3F987A6E" wp14:textId="77777777">
      <w:pPr>
        <w:pStyle w:val="Heading6"/>
      </w:pPr>
      <w:r>
        <w:br w:type="page"/>
      </w:r>
      <w:r w:rsidRPr="000308BA" w:rsidR="00CE759A">
        <w:t xml:space="preserve">Report Layout – OPR-SRA-105 – Service Authorization </w:t>
      </w:r>
      <w:r w:rsidR="00CE759A">
        <w:rPr>
          <w:rStyle w:val="ModernTableText"/>
          <w:sz w:val="19"/>
        </w:rPr>
        <w:t>Service Code Utilization by Member</w:t>
      </w:r>
    </w:p>
    <w:tbl>
      <w:tblPr>
        <w:tblW w:w="5000"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247"/>
        <w:gridCol w:w="1042"/>
        <w:gridCol w:w="2049"/>
        <w:gridCol w:w="961"/>
        <w:gridCol w:w="1566"/>
        <w:gridCol w:w="1062"/>
        <w:gridCol w:w="83"/>
        <w:gridCol w:w="892"/>
        <w:gridCol w:w="639"/>
        <w:gridCol w:w="334"/>
        <w:gridCol w:w="1065"/>
        <w:gridCol w:w="826"/>
        <w:gridCol w:w="590"/>
        <w:gridCol w:w="1330"/>
        <w:gridCol w:w="1281"/>
        <w:gridCol w:w="423"/>
      </w:tblGrid>
      <w:tr xmlns:wp14="http://schemas.microsoft.com/office/word/2010/wordml" w:rsidR="00CE759A" w14:paraId="4518A7FA" wp14:textId="77777777">
        <w:tblPrEx>
          <w:tblCellMar>
            <w:top w:w="0" w:type="dxa"/>
            <w:bottom w:w="0" w:type="dxa"/>
          </w:tblCellMar>
        </w:tblPrEx>
        <w:trPr>
          <w:cantSplit/>
          <w:trHeight w:val="432" w:hRule="exact"/>
          <w:tblHeader/>
          <w:jc w:val="center"/>
        </w:trPr>
        <w:tc>
          <w:tcPr>
            <w:tcW w:w="5000" w:type="pct"/>
            <w:gridSpan w:val="16"/>
            <w:tcBorders>
              <w:top w:val="single" w:color="auto" w:sz="4" w:space="0"/>
              <w:left w:val="single" w:color="auto" w:sz="4" w:space="0"/>
              <w:bottom w:val="single" w:color="auto" w:sz="4" w:space="0"/>
              <w:right w:val="single" w:color="auto" w:sz="4" w:space="0"/>
            </w:tcBorders>
            <w:shd w:val="clear" w:color="auto" w:fill="FF0000"/>
            <w:vAlign w:val="center"/>
          </w:tcPr>
          <w:p w:rsidRPr="000E74B1" w:rsidR="00CE759A" w:rsidP="00A319B8" w:rsidRDefault="00CE759A" w14:paraId="73CAAAE9" wp14:textId="77777777">
            <w:pPr>
              <w:jc w:val="center"/>
              <w:rPr>
                <w:rFonts w:eastAsia="MS Mincho"/>
              </w:rPr>
            </w:pPr>
            <w:r>
              <w:br w:type="page"/>
            </w:r>
            <w:r>
              <w:br w:type="page"/>
            </w:r>
            <w:r w:rsidRPr="000E74B1">
              <w:t>NH MMIS</w:t>
            </w:r>
            <w:r w:rsidRPr="000E74B1">
              <w:rPr>
                <w:rFonts w:eastAsia="MS Mincho"/>
              </w:rPr>
              <w:t xml:space="preserve"> REPORT LAYOUT</w:t>
            </w:r>
          </w:p>
        </w:tc>
      </w:tr>
      <w:tr xmlns:wp14="http://schemas.microsoft.com/office/word/2010/wordml" w:rsidR="00CE759A" w:rsidTr="00D904D2" w14:paraId="1E76776C" wp14:textId="77777777">
        <w:tblPrEx>
          <w:tblCellMar>
            <w:top w:w="0" w:type="dxa"/>
            <w:bottom w:w="0" w:type="dxa"/>
          </w:tblCellMar>
        </w:tblPrEx>
        <w:trPr>
          <w:cantSplit/>
          <w:trHeight w:val="1710"/>
          <w:jc w:val="center"/>
        </w:trPr>
        <w:tc>
          <w:tcPr>
            <w:tcW w:w="1160" w:type="pct"/>
            <w:gridSpan w:val="3"/>
            <w:tcBorders>
              <w:top w:val="single" w:color="auto" w:sz="4" w:space="0"/>
              <w:bottom w:val="nil"/>
            </w:tcBorders>
            <w:vAlign w:val="center"/>
          </w:tcPr>
          <w:p w:rsidRPr="00FC5BE5" w:rsidR="00CE759A" w:rsidRDefault="00CE759A" w14:paraId="63C084B4" wp14:textId="77777777">
            <w:pPr>
              <w:pStyle w:val="TableText1"/>
              <w:spacing w:before="40" w:after="40"/>
              <w:rPr>
                <w:rStyle w:val="ModernTableText"/>
                <w:b/>
                <w:bCs/>
                <w:sz w:val="20"/>
                <w:szCs w:val="23"/>
              </w:rPr>
            </w:pPr>
            <w:r w:rsidRPr="00FC5BE5">
              <w:rPr>
                <w:rStyle w:val="ModernTableText"/>
                <w:b/>
                <w:bCs/>
                <w:sz w:val="20"/>
                <w:szCs w:val="23"/>
              </w:rPr>
              <w:t>NH MMIS EOR</w:t>
            </w:r>
          </w:p>
          <w:p w:rsidRPr="00FC5BE5" w:rsidR="00CE759A" w:rsidRDefault="00CE759A" w14:paraId="17FC11CB" wp14:textId="77777777">
            <w:pPr>
              <w:pStyle w:val="TableText1"/>
              <w:spacing w:before="40" w:after="40"/>
              <w:rPr>
                <w:rStyle w:val="ModernTableText"/>
                <w:b/>
                <w:bCs/>
                <w:sz w:val="20"/>
                <w:szCs w:val="23"/>
              </w:rPr>
            </w:pPr>
            <w:r w:rsidRPr="00FC5BE5">
              <w:rPr>
                <w:rStyle w:val="ModernTableText"/>
                <w:b/>
                <w:bCs/>
                <w:sz w:val="20"/>
                <w:szCs w:val="23"/>
              </w:rPr>
              <w:t>Report ID:  OPR-SRA-105</w:t>
            </w:r>
          </w:p>
          <w:p w:rsidRPr="00FC5BE5" w:rsidR="00CE759A" w:rsidRDefault="00CE759A" w14:paraId="6E4FC9F2" wp14:textId="77777777">
            <w:pPr>
              <w:pStyle w:val="TableText1"/>
              <w:spacing w:before="40" w:after="40"/>
              <w:rPr>
                <w:b/>
                <w:szCs w:val="21"/>
                <w:u w:val="single"/>
              </w:rPr>
            </w:pPr>
            <w:r w:rsidRPr="00FC5BE5">
              <w:rPr>
                <w:b/>
                <w:szCs w:val="21"/>
                <w:u w:val="single"/>
              </w:rPr>
              <w:t>Report Definition</w:t>
            </w:r>
          </w:p>
          <w:p w:rsidRPr="00FC5BE5" w:rsidR="00CE759A" w:rsidRDefault="00CE759A" w14:paraId="3096EDF7" wp14:textId="77777777">
            <w:pPr>
              <w:pStyle w:val="TableText1"/>
              <w:spacing w:before="40" w:after="40"/>
              <w:rPr>
                <w:b/>
                <w:szCs w:val="21"/>
                <w:u w:val="single"/>
              </w:rPr>
            </w:pPr>
            <w:r w:rsidRPr="00FC5BE5">
              <w:rPr>
                <w:b/>
                <w:szCs w:val="21"/>
                <w:u w:val="single"/>
              </w:rPr>
              <w:t>ORR Home</w:t>
            </w:r>
          </w:p>
          <w:p w:rsidRPr="00FC5BE5" w:rsidR="00CE759A" w:rsidRDefault="00CE759A" w14:paraId="5850BCEA" wp14:textId="77777777">
            <w:pPr>
              <w:pStyle w:val="TableText1"/>
              <w:spacing w:before="40" w:after="40"/>
              <w:rPr>
                <w:rStyle w:val="ModernTableText"/>
                <w:b/>
                <w:bCs/>
                <w:sz w:val="20"/>
                <w:szCs w:val="23"/>
                <w:u w:val="single"/>
              </w:rPr>
            </w:pPr>
            <w:r w:rsidRPr="00FC5BE5">
              <w:rPr>
                <w:b/>
                <w:szCs w:val="21"/>
                <w:u w:val="single"/>
              </w:rPr>
              <w:t>Return</w:t>
            </w:r>
          </w:p>
        </w:tc>
        <w:tc>
          <w:tcPr>
            <w:tcW w:w="2581" w:type="pct"/>
            <w:gridSpan w:val="9"/>
            <w:tcBorders>
              <w:top w:val="single" w:color="auto" w:sz="4" w:space="0"/>
              <w:bottom w:val="nil"/>
            </w:tcBorders>
            <w:vAlign w:val="center"/>
          </w:tcPr>
          <w:p w:rsidRPr="00FC5BE5" w:rsidR="00B979E9" w:rsidP="00B979E9" w:rsidRDefault="00B979E9" w14:paraId="0DC50F95" wp14:textId="77777777">
            <w:pPr>
              <w:jc w:val="center"/>
              <w:rPr>
                <w:b/>
              </w:rPr>
            </w:pPr>
            <w:r w:rsidRPr="00FC5BE5">
              <w:rPr>
                <w:b/>
              </w:rPr>
              <w:t>Line of Business:  &lt;LOB Cd – Desc&gt;</w:t>
            </w:r>
          </w:p>
          <w:p w:rsidRPr="00FC5BE5" w:rsidR="00CE759A" w:rsidP="00D904D2" w:rsidRDefault="00CE759A" w14:paraId="4B09DFAA" wp14:textId="77777777">
            <w:pPr>
              <w:spacing w:before="120"/>
              <w:jc w:val="center"/>
              <w:rPr>
                <w:rFonts w:cs="Arial"/>
                <w:b/>
                <w:bCs/>
              </w:rPr>
            </w:pPr>
            <w:r w:rsidRPr="00FC5BE5">
              <w:rPr>
                <w:rFonts w:cs="Arial"/>
                <w:b/>
                <w:bCs/>
              </w:rPr>
              <w:t>Department of Health and Human S</w:t>
            </w:r>
            <w:r w:rsidRPr="00FC5BE5" w:rsidR="00A319B8">
              <w:rPr>
                <w:rFonts w:cs="Arial"/>
                <w:b/>
                <w:bCs/>
              </w:rPr>
              <w:t>ervices</w:t>
            </w:r>
          </w:p>
          <w:p w:rsidRPr="00FC5BE5" w:rsidR="00CE759A" w:rsidP="00D904D2" w:rsidRDefault="00CE759A" w14:paraId="005C388A" wp14:textId="77777777">
            <w:pPr>
              <w:spacing w:before="120"/>
              <w:jc w:val="center"/>
              <w:rPr>
                <w:rFonts w:cs="Arial"/>
                <w:b/>
                <w:bCs/>
              </w:rPr>
            </w:pPr>
            <w:r w:rsidRPr="00FC5BE5">
              <w:rPr>
                <w:rStyle w:val="ModernTableText"/>
                <w:b/>
                <w:sz w:val="20"/>
              </w:rPr>
              <w:t>Service Authorization</w:t>
            </w:r>
            <w:r w:rsidRPr="00FC5BE5">
              <w:rPr>
                <w:rStyle w:val="ModernTableText"/>
                <w:sz w:val="20"/>
              </w:rPr>
              <w:t xml:space="preserve"> </w:t>
            </w:r>
            <w:r w:rsidRPr="00FC5BE5">
              <w:rPr>
                <w:rStyle w:val="ModernTableText"/>
                <w:b/>
                <w:sz w:val="20"/>
              </w:rPr>
              <w:t>Service Code Utilization by Member</w:t>
            </w:r>
          </w:p>
          <w:p w:rsidRPr="00FC5BE5" w:rsidR="00CE759A" w:rsidP="00D904D2" w:rsidRDefault="00CE759A" w14:paraId="7D5AE6A9" wp14:textId="77777777">
            <w:pPr>
              <w:pStyle w:val="DSDHead4"/>
              <w:spacing w:before="120" w:after="120"/>
              <w:rPr>
                <w:rStyle w:val="ModernTableText"/>
                <w:rFonts w:cs="Arial"/>
                <w:b w:val="0"/>
                <w:bCs/>
                <w:sz w:val="20"/>
                <w:szCs w:val="24"/>
              </w:rPr>
            </w:pPr>
            <w:r w:rsidRPr="00FC5BE5">
              <w:rPr>
                <w:rFonts w:ascii="Arial" w:hAnsi="Arial" w:cs="Arial"/>
                <w:bCs/>
                <w:sz w:val="20"/>
                <w:szCs w:val="24"/>
              </w:rPr>
              <w:t>MM/DD/CCYY - MM/DD/CCYY</w:t>
            </w:r>
          </w:p>
        </w:tc>
        <w:tc>
          <w:tcPr>
            <w:tcW w:w="1259" w:type="pct"/>
            <w:gridSpan w:val="4"/>
            <w:tcBorders>
              <w:top w:val="single" w:color="auto" w:sz="4" w:space="0"/>
              <w:bottom w:val="nil"/>
            </w:tcBorders>
          </w:tcPr>
          <w:p w:rsidR="00CE759A" w:rsidP="00A319B8" w:rsidRDefault="003A7664" w14:paraId="55B33694" wp14:textId="77777777">
            <w:pPr>
              <w:jc w:val="right"/>
              <w:rPr>
                <w:sz w:val="19"/>
                <w:szCs w:val="19"/>
              </w:rPr>
            </w:pPr>
            <w:r>
              <w:rPr>
                <w:noProof/>
                <w:sz w:val="19"/>
                <w:szCs w:val="19"/>
              </w:rPr>
              <w:drawing>
                <wp:inline xmlns:wp14="http://schemas.microsoft.com/office/word/2010/wordprocessingDrawing" distT="0" distB="0" distL="0" distR="0" wp14:anchorId="18D90F1B" wp14:editId="7777777">
                  <wp:extent cx="1295400" cy="1285875"/>
                  <wp:effectExtent l="0" t="0" r="0" b="0"/>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00CE759A" w14:paraId="4455F193" wp14:textId="77777777">
        <w:tblPrEx>
          <w:tblCellMar>
            <w:top w:w="0" w:type="dxa"/>
            <w:bottom w:w="0" w:type="dxa"/>
          </w:tblCellMar>
        </w:tblPrEx>
        <w:trPr>
          <w:cantSplit/>
          <w:trHeight w:val="360"/>
          <w:jc w:val="center"/>
        </w:trPr>
        <w:tc>
          <w:tcPr>
            <w:tcW w:w="5000" w:type="pct"/>
            <w:gridSpan w:val="16"/>
            <w:tcBorders>
              <w:top w:val="nil"/>
              <w:bottom w:val="nil"/>
            </w:tcBorders>
            <w:vAlign w:val="center"/>
          </w:tcPr>
          <w:p w:rsidR="00CE759A" w:rsidRDefault="00CE759A" w14:paraId="1C2776EB" wp14:textId="77777777">
            <w:pPr>
              <w:pStyle w:val="Figure"/>
              <w:rPr>
                <w:rFonts w:ascii="Arial" w:hAnsi="Arial" w:cs="Arial"/>
                <w:bCs w:val="0"/>
                <w:color w:val="FFFFFF"/>
                <w:sz w:val="23"/>
                <w:szCs w:val="23"/>
              </w:rPr>
            </w:pPr>
          </w:p>
        </w:tc>
      </w:tr>
      <w:tr xmlns:wp14="http://schemas.microsoft.com/office/word/2010/wordml" w:rsidRPr="006869BE" w:rsidR="00CE759A" w14:paraId="53A7CF04" wp14:textId="77777777">
        <w:tblPrEx>
          <w:tblCellMar>
            <w:top w:w="0" w:type="dxa"/>
            <w:bottom w:w="0" w:type="dxa"/>
          </w:tblCellMar>
        </w:tblPrEx>
        <w:trPr>
          <w:cantSplit/>
          <w:trHeight w:val="360"/>
          <w:jc w:val="center"/>
        </w:trPr>
        <w:tc>
          <w:tcPr>
            <w:tcW w:w="2436" w:type="pct"/>
            <w:gridSpan w:val="7"/>
            <w:tcBorders>
              <w:top w:val="nil"/>
              <w:bottom w:val="nil"/>
            </w:tcBorders>
            <w:shd w:val="clear" w:color="auto" w:fill="356BA1"/>
            <w:vAlign w:val="center"/>
          </w:tcPr>
          <w:p w:rsidRPr="006869BE" w:rsidR="00CE759A" w:rsidRDefault="00CE759A" w14:paraId="745EE24F" wp14:textId="77777777">
            <w:pPr>
              <w:pStyle w:val="Figure"/>
              <w:tabs>
                <w:tab w:val="left" w:pos="7560"/>
              </w:tabs>
              <w:spacing w:before="60" w:after="60"/>
              <w:rPr>
                <w:rFonts w:ascii="Arial" w:hAnsi="Arial" w:cs="Arial"/>
                <w:bCs w:val="0"/>
                <w:color w:val="FFFFFF"/>
                <w:sz w:val="23"/>
                <w:szCs w:val="23"/>
              </w:rPr>
            </w:pPr>
            <w:r w:rsidRPr="006869BE">
              <w:rPr>
                <w:rStyle w:val="ModernTableText"/>
                <w:color w:val="FFFFFF"/>
                <w:sz w:val="23"/>
                <w:szCs w:val="23"/>
              </w:rPr>
              <w:t>Mbr ID</w:t>
            </w:r>
            <w:r w:rsidRPr="006869BE">
              <w:rPr>
                <w:rFonts w:ascii="Arial" w:hAnsi="Arial" w:cs="Arial"/>
                <w:bCs w:val="0"/>
                <w:color w:val="FFFFFF"/>
                <w:sz w:val="23"/>
                <w:szCs w:val="23"/>
              </w:rPr>
              <w:t>:  XXXXXXXXXXXX</w:t>
            </w:r>
          </w:p>
        </w:tc>
        <w:tc>
          <w:tcPr>
            <w:tcW w:w="2564" w:type="pct"/>
            <w:gridSpan w:val="9"/>
            <w:tcBorders>
              <w:top w:val="nil"/>
              <w:bottom w:val="nil"/>
            </w:tcBorders>
            <w:shd w:val="clear" w:color="auto" w:fill="356BA1"/>
            <w:vAlign w:val="center"/>
          </w:tcPr>
          <w:p w:rsidRPr="006869BE" w:rsidR="00CE759A" w:rsidRDefault="00CE759A" w14:paraId="42356466" wp14:textId="77777777">
            <w:pPr>
              <w:pStyle w:val="Figure"/>
              <w:tabs>
                <w:tab w:val="left" w:pos="7560"/>
              </w:tabs>
              <w:spacing w:before="60" w:after="60"/>
              <w:jc w:val="right"/>
              <w:rPr>
                <w:rStyle w:val="ModernTableText"/>
                <w:color w:val="FFFFFF"/>
                <w:sz w:val="23"/>
                <w:szCs w:val="23"/>
              </w:rPr>
            </w:pPr>
            <w:r w:rsidRPr="006869BE">
              <w:rPr>
                <w:rStyle w:val="ModernTableText"/>
                <w:color w:val="FFFFFF"/>
                <w:sz w:val="23"/>
                <w:szCs w:val="23"/>
              </w:rPr>
              <w:t>Mbr Name:  XXXXXXXXXX, XXXXXXXXXX, X XXX</w:t>
            </w:r>
          </w:p>
        </w:tc>
      </w:tr>
      <w:tr xmlns:wp14="http://schemas.microsoft.com/office/word/2010/wordml" w:rsidR="00CE759A" w14:paraId="21C20BB8" wp14:textId="77777777">
        <w:tblPrEx>
          <w:tblCellMar>
            <w:top w:w="0" w:type="dxa"/>
            <w:bottom w:w="0" w:type="dxa"/>
          </w:tblCellMar>
        </w:tblPrEx>
        <w:trPr>
          <w:cantSplit/>
          <w:trHeight w:val="360"/>
          <w:jc w:val="center"/>
        </w:trPr>
        <w:tc>
          <w:tcPr>
            <w:tcW w:w="2436" w:type="pct"/>
            <w:gridSpan w:val="7"/>
            <w:tcBorders>
              <w:top w:val="nil"/>
              <w:bottom w:val="nil"/>
            </w:tcBorders>
            <w:shd w:val="clear" w:color="auto" w:fill="FDD461"/>
            <w:vAlign w:val="center"/>
          </w:tcPr>
          <w:p w:rsidR="00CE759A" w:rsidRDefault="00CE759A" w14:paraId="4ABEB89B" wp14:textId="77777777">
            <w:pPr>
              <w:pStyle w:val="Figure"/>
              <w:tabs>
                <w:tab w:val="left" w:pos="7560"/>
              </w:tabs>
              <w:spacing w:before="60" w:after="60"/>
              <w:rPr>
                <w:rStyle w:val="ModernTableText"/>
                <w:sz w:val="23"/>
                <w:szCs w:val="23"/>
              </w:rPr>
            </w:pPr>
            <w:r>
              <w:rPr>
                <w:rFonts w:ascii="Arial" w:hAnsi="Arial" w:cs="Arial"/>
                <w:bCs w:val="0"/>
                <w:sz w:val="23"/>
                <w:szCs w:val="23"/>
              </w:rPr>
              <w:t xml:space="preserve">SA LI Svc Cd-From: </w:t>
            </w:r>
            <w:r>
              <w:rPr>
                <w:rStyle w:val="ModernTableText"/>
                <w:sz w:val="23"/>
                <w:szCs w:val="23"/>
              </w:rPr>
              <w:t xml:space="preserve">XXXXX                       </w:t>
            </w:r>
          </w:p>
        </w:tc>
        <w:tc>
          <w:tcPr>
            <w:tcW w:w="2564" w:type="pct"/>
            <w:gridSpan w:val="9"/>
            <w:tcBorders>
              <w:top w:val="nil"/>
              <w:bottom w:val="nil"/>
            </w:tcBorders>
            <w:shd w:val="clear" w:color="auto" w:fill="FDD461"/>
            <w:vAlign w:val="center"/>
          </w:tcPr>
          <w:p w:rsidR="00CE759A" w:rsidRDefault="00164482" w14:paraId="2B999867" wp14:textId="77777777">
            <w:pPr>
              <w:pStyle w:val="Figure"/>
              <w:tabs>
                <w:tab w:val="left" w:pos="7560"/>
              </w:tabs>
              <w:spacing w:before="60" w:after="60"/>
              <w:jc w:val="right"/>
              <w:rPr>
                <w:rStyle w:val="ModernTableText"/>
                <w:sz w:val="23"/>
                <w:szCs w:val="23"/>
              </w:rPr>
            </w:pPr>
            <w:r>
              <w:rPr>
                <w:rStyle w:val="ModernTableText"/>
                <w:sz w:val="23"/>
                <w:szCs w:val="23"/>
              </w:rPr>
              <w:t xml:space="preserve">SA </w:t>
            </w:r>
            <w:r>
              <w:rPr>
                <w:rFonts w:ascii="Arial" w:hAnsi="Arial" w:cs="Arial"/>
                <w:bCs w:val="0"/>
                <w:sz w:val="23"/>
                <w:szCs w:val="23"/>
              </w:rPr>
              <w:t xml:space="preserve">LI Svc Cd-To: </w:t>
            </w:r>
            <w:r>
              <w:rPr>
                <w:rStyle w:val="ModernTableText"/>
                <w:sz w:val="23"/>
                <w:szCs w:val="23"/>
              </w:rPr>
              <w:t xml:space="preserve">XXXXX </w:t>
            </w:r>
          </w:p>
        </w:tc>
      </w:tr>
      <w:tr xmlns:wp14="http://schemas.microsoft.com/office/word/2010/wordml" w:rsidR="00CE759A" w14:paraId="0FCD20A1" wp14:textId="77777777">
        <w:tblPrEx>
          <w:tblCellMar>
            <w:top w:w="0" w:type="dxa"/>
            <w:bottom w:w="0" w:type="dxa"/>
          </w:tblCellMar>
        </w:tblPrEx>
        <w:trPr>
          <w:cantSplit/>
          <w:trHeight w:val="360"/>
          <w:jc w:val="center"/>
        </w:trPr>
        <w:tc>
          <w:tcPr>
            <w:tcW w:w="2436" w:type="pct"/>
            <w:gridSpan w:val="7"/>
            <w:tcBorders>
              <w:top w:val="nil"/>
              <w:bottom w:val="nil"/>
            </w:tcBorders>
            <w:shd w:val="clear" w:color="auto" w:fill="FEEBB4"/>
            <w:vAlign w:val="center"/>
          </w:tcPr>
          <w:p w:rsidR="00CE759A" w:rsidRDefault="00CE759A" w14:paraId="345E40A9" wp14:textId="77777777">
            <w:pPr>
              <w:pStyle w:val="Figure"/>
              <w:tabs>
                <w:tab w:val="left" w:pos="7560"/>
              </w:tabs>
              <w:spacing w:before="60" w:after="60"/>
              <w:rPr>
                <w:rFonts w:ascii="Arial" w:hAnsi="Arial" w:cs="Arial"/>
                <w:bCs w:val="0"/>
                <w:sz w:val="23"/>
                <w:szCs w:val="23"/>
              </w:rPr>
            </w:pPr>
            <w:r>
              <w:rPr>
                <w:rStyle w:val="ModernTableText"/>
                <w:sz w:val="23"/>
                <w:szCs w:val="23"/>
              </w:rPr>
              <w:t xml:space="preserve">  </w:t>
            </w:r>
            <w:r w:rsidR="00164482">
              <w:rPr>
                <w:rStyle w:val="ModernTableText"/>
                <w:sz w:val="23"/>
                <w:szCs w:val="23"/>
              </w:rPr>
              <w:t xml:space="preserve">SA LI Svc </w:t>
            </w:r>
            <w:r w:rsidR="00D63836">
              <w:rPr>
                <w:rStyle w:val="ModernTableText"/>
                <w:sz w:val="23"/>
                <w:szCs w:val="23"/>
              </w:rPr>
              <w:t>Cd-Mod</w:t>
            </w:r>
            <w:r w:rsidR="00164482">
              <w:rPr>
                <w:rStyle w:val="ModernTableText"/>
                <w:sz w:val="23"/>
                <w:szCs w:val="23"/>
              </w:rPr>
              <w:t>: XX, XX, XX, XX</w:t>
            </w:r>
            <w:r w:rsidDel="00164482" w:rsidR="00164482">
              <w:rPr>
                <w:rStyle w:val="ModernTableText"/>
                <w:sz w:val="23"/>
                <w:szCs w:val="23"/>
              </w:rPr>
              <w:t xml:space="preserve"> </w:t>
            </w:r>
          </w:p>
        </w:tc>
        <w:tc>
          <w:tcPr>
            <w:tcW w:w="2564" w:type="pct"/>
            <w:gridSpan w:val="9"/>
            <w:tcBorders>
              <w:top w:val="nil"/>
              <w:bottom w:val="nil"/>
            </w:tcBorders>
            <w:shd w:val="clear" w:color="auto" w:fill="FEEBB4"/>
            <w:vAlign w:val="center"/>
          </w:tcPr>
          <w:p w:rsidR="00CE759A" w:rsidRDefault="00CE759A" w14:paraId="15342E60" wp14:textId="77777777">
            <w:pPr>
              <w:pStyle w:val="Figure"/>
              <w:tabs>
                <w:tab w:val="left" w:pos="7560"/>
              </w:tabs>
              <w:spacing w:before="60" w:after="60"/>
              <w:jc w:val="right"/>
              <w:rPr>
                <w:rFonts w:ascii="Arial" w:hAnsi="Arial" w:cs="Arial"/>
                <w:bCs w:val="0"/>
                <w:sz w:val="23"/>
                <w:szCs w:val="23"/>
              </w:rPr>
            </w:pPr>
          </w:p>
        </w:tc>
      </w:tr>
      <w:tr xmlns:wp14="http://schemas.microsoft.com/office/word/2010/wordml" w:rsidR="00CE759A" w14:paraId="1BC00340" wp14:textId="77777777">
        <w:tblPrEx>
          <w:tblCellMar>
            <w:top w:w="0" w:type="dxa"/>
            <w:bottom w:w="0" w:type="dxa"/>
          </w:tblCellMar>
        </w:tblPrEx>
        <w:trPr>
          <w:cantSplit/>
          <w:trHeight w:val="292"/>
          <w:jc w:val="center"/>
        </w:trPr>
        <w:tc>
          <w:tcPr>
            <w:tcW w:w="5000" w:type="pct"/>
            <w:gridSpan w:val="16"/>
            <w:tcBorders>
              <w:bottom w:val="nil"/>
            </w:tcBorders>
            <w:vAlign w:val="center"/>
          </w:tcPr>
          <w:p w:rsidR="00CE759A" w:rsidRDefault="00CE759A" w14:paraId="4236953C" wp14:textId="77777777">
            <w:pPr>
              <w:pStyle w:val="Figure"/>
              <w:spacing w:before="60" w:after="60"/>
              <w:rPr>
                <w:rStyle w:val="ModernTableText"/>
                <w:color w:val="FFFFFF"/>
                <w:sz w:val="23"/>
                <w:szCs w:val="23"/>
              </w:rPr>
            </w:pPr>
            <w:r>
              <w:rPr>
                <w:rFonts w:ascii="Arial" w:hAnsi="Arial" w:cs="Arial"/>
                <w:bCs w:val="0"/>
                <w:color w:val="FFFFFF"/>
                <w:sz w:val="23"/>
                <w:szCs w:val="23"/>
              </w:rPr>
              <w:t>SA LI Svc -Thru</w:t>
            </w:r>
            <w:r>
              <w:rPr>
                <w:rStyle w:val="ModernTableText"/>
                <w:color w:val="FFFFFF"/>
                <w:sz w:val="23"/>
                <w:szCs w:val="23"/>
              </w:rPr>
              <w:t>: XXXXX – XXXXX</w:t>
            </w:r>
          </w:p>
        </w:tc>
      </w:tr>
      <w:tr xmlns:wp14="http://schemas.microsoft.com/office/word/2010/wordml" w:rsidR="00CE759A" w14:paraId="15212FF3" wp14:textId="77777777">
        <w:tblPrEx>
          <w:tblCellMar>
            <w:top w:w="0" w:type="dxa"/>
            <w:bottom w:w="0" w:type="dxa"/>
          </w:tblCellMar>
        </w:tblPrEx>
        <w:trPr>
          <w:cantSplit/>
          <w:trHeight w:val="292"/>
          <w:jc w:val="center"/>
        </w:trPr>
        <w:tc>
          <w:tcPr>
            <w:tcW w:w="86" w:type="pct"/>
            <w:vMerge w:val="restart"/>
            <w:tcBorders>
              <w:right w:val="single" w:color="666699" w:sz="4" w:space="0"/>
            </w:tcBorders>
          </w:tcPr>
          <w:p w:rsidR="00CE759A" w:rsidRDefault="00CE759A" w14:paraId="5EB89DE8" wp14:textId="77777777">
            <w:pPr>
              <w:pStyle w:val="Figure"/>
              <w:spacing w:before="40" w:after="40"/>
              <w:rPr>
                <w:rFonts w:ascii="Arial" w:hAnsi="Arial" w:cs="Arial"/>
                <w:bCs w:val="0"/>
                <w:sz w:val="15"/>
                <w:szCs w:val="15"/>
              </w:rPr>
            </w:pPr>
          </w:p>
        </w:tc>
        <w:tc>
          <w:tcPr>
            <w:tcW w:w="362" w:type="pct"/>
            <w:tcBorders>
              <w:top w:val="single" w:color="666699" w:sz="4" w:space="0"/>
              <w:left w:val="single" w:color="666699" w:sz="4" w:space="0"/>
              <w:bottom w:val="single" w:color="666699" w:sz="4" w:space="0"/>
              <w:right w:val="single" w:color="666699" w:sz="4" w:space="0"/>
            </w:tcBorders>
            <w:shd w:val="clear" w:color="auto" w:fill="D9D9D9"/>
          </w:tcPr>
          <w:p w:rsidRPr="006869BE" w:rsidR="00CE759A" w:rsidRDefault="00CE759A" w14:paraId="004E2E01" wp14:textId="77777777">
            <w:pPr>
              <w:pStyle w:val="Figure"/>
              <w:spacing w:before="120" w:after="120"/>
              <w:jc w:val="center"/>
              <w:rPr>
                <w:rFonts w:ascii="Arial" w:hAnsi="Arial" w:cs="Arial"/>
                <w:sz w:val="19"/>
                <w:szCs w:val="19"/>
              </w:rPr>
            </w:pPr>
            <w:r w:rsidRPr="006869BE">
              <w:rPr>
                <w:rStyle w:val="ModernTableText"/>
                <w:sz w:val="19"/>
                <w:szCs w:val="19"/>
              </w:rPr>
              <w:t>Auth Type</w:t>
            </w:r>
          </w:p>
        </w:tc>
        <w:tc>
          <w:tcPr>
            <w:tcW w:w="1046" w:type="pct"/>
            <w:gridSpan w:val="2"/>
            <w:tcBorders>
              <w:top w:val="single" w:color="666699" w:sz="4" w:space="0"/>
              <w:left w:val="single" w:color="666699" w:sz="4" w:space="0"/>
              <w:bottom w:val="single" w:color="666699" w:sz="4" w:space="0"/>
              <w:right w:val="single" w:color="666699" w:sz="4" w:space="0"/>
            </w:tcBorders>
            <w:shd w:val="clear" w:color="auto" w:fill="D9D9D9"/>
          </w:tcPr>
          <w:p w:rsidRPr="006869BE" w:rsidR="00CE759A" w:rsidRDefault="00CE759A" w14:paraId="61C7C140" wp14:textId="77777777">
            <w:pPr>
              <w:pStyle w:val="Figure"/>
              <w:spacing w:before="120" w:after="120"/>
              <w:jc w:val="center"/>
              <w:rPr>
                <w:rFonts w:ascii="Arial" w:hAnsi="Arial" w:cs="Arial"/>
                <w:sz w:val="19"/>
                <w:szCs w:val="19"/>
              </w:rPr>
            </w:pPr>
            <w:r w:rsidRPr="006869BE">
              <w:rPr>
                <w:rFonts w:ascii="Arial" w:hAnsi="Arial" w:cs="Arial"/>
                <w:sz w:val="19"/>
                <w:szCs w:val="19"/>
              </w:rPr>
              <w:t>SA Cat Code</w:t>
            </w:r>
          </w:p>
        </w:tc>
        <w:tc>
          <w:tcPr>
            <w:tcW w:w="544" w:type="pct"/>
            <w:tcBorders>
              <w:top w:val="single" w:color="666699" w:sz="4" w:space="0"/>
              <w:left w:val="single" w:color="666699" w:sz="4" w:space="0"/>
              <w:bottom w:val="single" w:color="666699" w:sz="4" w:space="0"/>
              <w:right w:val="single" w:color="666699" w:sz="4" w:space="0"/>
            </w:tcBorders>
            <w:shd w:val="clear" w:color="auto" w:fill="D9D9D9"/>
          </w:tcPr>
          <w:p w:rsidR="00CE759A" w:rsidRDefault="00CE759A" w14:paraId="21D722F3" wp14:textId="77777777">
            <w:pPr>
              <w:pStyle w:val="Figure"/>
              <w:spacing w:before="120" w:after="120"/>
              <w:jc w:val="center"/>
              <w:rPr>
                <w:rFonts w:ascii="Arial" w:hAnsi="Arial" w:cs="Arial"/>
                <w:sz w:val="19"/>
                <w:szCs w:val="19"/>
              </w:rPr>
            </w:pPr>
            <w:r>
              <w:rPr>
                <w:rFonts w:ascii="Arial" w:hAnsi="Arial" w:cs="Arial"/>
                <w:sz w:val="19"/>
                <w:szCs w:val="19"/>
              </w:rPr>
              <w:t>SA LI-Stat Cd-Desc</w:t>
            </w:r>
          </w:p>
        </w:tc>
        <w:tc>
          <w:tcPr>
            <w:tcW w:w="369" w:type="pct"/>
            <w:tcBorders>
              <w:top w:val="single" w:color="666699" w:sz="4" w:space="0"/>
              <w:left w:val="single" w:color="666699" w:sz="4" w:space="0"/>
              <w:bottom w:val="single" w:color="666699" w:sz="4" w:space="0"/>
              <w:right w:val="single" w:color="666699" w:sz="4" w:space="0"/>
            </w:tcBorders>
            <w:shd w:val="clear" w:color="auto" w:fill="D9D9D9"/>
          </w:tcPr>
          <w:p w:rsidR="00CE759A" w:rsidRDefault="00CE759A" w14:paraId="4A6BC145" wp14:textId="77777777">
            <w:pPr>
              <w:pStyle w:val="Figure"/>
              <w:spacing w:before="120" w:after="120"/>
              <w:jc w:val="center"/>
              <w:rPr>
                <w:rFonts w:ascii="Arial" w:hAnsi="Arial" w:cs="Arial"/>
                <w:sz w:val="19"/>
                <w:szCs w:val="19"/>
              </w:rPr>
            </w:pPr>
            <w:r>
              <w:rPr>
                <w:rFonts w:ascii="Arial" w:hAnsi="Arial" w:cs="Arial"/>
                <w:sz w:val="19"/>
                <w:szCs w:val="19"/>
              </w:rPr>
              <w:t># of Auth LI</w:t>
            </w:r>
          </w:p>
        </w:tc>
        <w:tc>
          <w:tcPr>
            <w:tcW w:w="339" w:type="pct"/>
            <w:gridSpan w:val="2"/>
            <w:tcBorders>
              <w:top w:val="single" w:color="666699" w:sz="4" w:space="0"/>
              <w:left w:val="single" w:color="666699" w:sz="4" w:space="0"/>
              <w:bottom w:val="single" w:color="666699" w:sz="4" w:space="0"/>
              <w:right w:val="single" w:color="666699" w:sz="4" w:space="0"/>
            </w:tcBorders>
            <w:shd w:val="clear" w:color="auto" w:fill="D9D9D9"/>
          </w:tcPr>
          <w:p w:rsidR="00CE759A" w:rsidRDefault="009E0761" w14:paraId="0AC1F67E" wp14:textId="77777777">
            <w:pPr>
              <w:pStyle w:val="Figure"/>
              <w:spacing w:before="120" w:after="120"/>
              <w:jc w:val="center"/>
              <w:rPr>
                <w:rFonts w:ascii="Arial" w:hAnsi="Arial" w:cs="Arial"/>
                <w:sz w:val="19"/>
                <w:szCs w:val="19"/>
              </w:rPr>
            </w:pPr>
            <w:r>
              <w:rPr>
                <w:rStyle w:val="ModernTableText"/>
                <w:sz w:val="17"/>
                <w:szCs w:val="17"/>
              </w:rPr>
              <w:t>SA Amt-LI Req Unit</w:t>
            </w:r>
          </w:p>
        </w:tc>
        <w:tc>
          <w:tcPr>
            <w:tcW w:w="338" w:type="pct"/>
            <w:gridSpan w:val="2"/>
            <w:tcBorders>
              <w:top w:val="single" w:color="666699" w:sz="4" w:space="0"/>
              <w:left w:val="single" w:color="666699" w:sz="4" w:space="0"/>
              <w:bottom w:val="single" w:color="666699" w:sz="4" w:space="0"/>
              <w:right w:val="single" w:color="666699" w:sz="4" w:space="0"/>
            </w:tcBorders>
            <w:shd w:val="clear" w:color="auto" w:fill="D9D9D9"/>
          </w:tcPr>
          <w:p w:rsidR="00CE759A" w:rsidRDefault="009E0761" w14:paraId="7F60C154" wp14:textId="77777777">
            <w:pPr>
              <w:pStyle w:val="Figure"/>
              <w:spacing w:before="120" w:after="120"/>
              <w:jc w:val="center"/>
              <w:rPr>
                <w:rFonts w:ascii="Arial" w:hAnsi="Arial" w:cs="Arial"/>
                <w:sz w:val="19"/>
                <w:szCs w:val="19"/>
              </w:rPr>
            </w:pPr>
            <w:r>
              <w:rPr>
                <w:rStyle w:val="ModernTableText"/>
                <w:sz w:val="17"/>
                <w:szCs w:val="17"/>
              </w:rPr>
              <w:t>SA Amt-LI App Unit</w:t>
            </w:r>
          </w:p>
        </w:tc>
        <w:tc>
          <w:tcPr>
            <w:tcW w:w="370" w:type="pct"/>
            <w:tcBorders>
              <w:top w:val="single" w:color="666699" w:sz="4" w:space="0"/>
              <w:left w:val="single" w:color="666699" w:sz="4" w:space="0"/>
              <w:bottom w:val="single" w:color="666699" w:sz="4" w:space="0"/>
              <w:right w:val="single" w:color="666699" w:sz="4" w:space="0"/>
            </w:tcBorders>
            <w:shd w:val="clear" w:color="auto" w:fill="D9D9D9"/>
          </w:tcPr>
          <w:p w:rsidR="00CE759A" w:rsidRDefault="009E0761" w14:paraId="11468B9E" wp14:textId="77777777">
            <w:pPr>
              <w:pStyle w:val="Figure"/>
              <w:spacing w:before="120" w:after="120"/>
              <w:jc w:val="center"/>
              <w:rPr>
                <w:rFonts w:ascii="Arial" w:hAnsi="Arial" w:cs="Arial"/>
                <w:sz w:val="19"/>
                <w:szCs w:val="19"/>
              </w:rPr>
            </w:pPr>
            <w:r>
              <w:rPr>
                <w:rStyle w:val="ModernTableText"/>
                <w:sz w:val="17"/>
                <w:szCs w:val="17"/>
              </w:rPr>
              <w:t>SA Amt-LI Used Unit</w:t>
            </w:r>
          </w:p>
        </w:tc>
        <w:tc>
          <w:tcPr>
            <w:tcW w:w="492" w:type="pct"/>
            <w:gridSpan w:val="2"/>
            <w:tcBorders>
              <w:top w:val="single" w:color="666699" w:sz="4" w:space="0"/>
              <w:left w:val="single" w:color="666699" w:sz="4" w:space="0"/>
              <w:bottom w:val="single" w:color="666699" w:sz="4" w:space="0"/>
              <w:right w:val="single" w:color="666699" w:sz="4" w:space="0"/>
            </w:tcBorders>
            <w:shd w:val="clear" w:color="auto" w:fill="D9D9D9"/>
          </w:tcPr>
          <w:p w:rsidR="00CE759A" w:rsidRDefault="009E0761" w14:paraId="06732541" wp14:textId="77777777">
            <w:pPr>
              <w:pStyle w:val="Figure"/>
              <w:spacing w:before="120" w:after="120"/>
              <w:jc w:val="center"/>
              <w:rPr>
                <w:rFonts w:ascii="Arial" w:hAnsi="Arial" w:cs="Arial"/>
                <w:sz w:val="19"/>
                <w:szCs w:val="19"/>
              </w:rPr>
            </w:pPr>
            <w:r>
              <w:rPr>
                <w:rStyle w:val="ModernTableText"/>
                <w:sz w:val="17"/>
                <w:szCs w:val="17"/>
              </w:rPr>
              <w:t>SA Amt-LI Req</w:t>
            </w:r>
          </w:p>
        </w:tc>
        <w:tc>
          <w:tcPr>
            <w:tcW w:w="462" w:type="pct"/>
            <w:tcBorders>
              <w:top w:val="single" w:color="666699" w:sz="4" w:space="0"/>
              <w:left w:val="single" w:color="666699" w:sz="4" w:space="0"/>
              <w:bottom w:val="single" w:color="666699" w:sz="4" w:space="0"/>
              <w:right w:val="single" w:color="666699" w:sz="4" w:space="0"/>
            </w:tcBorders>
            <w:shd w:val="clear" w:color="auto" w:fill="D9D9D9"/>
          </w:tcPr>
          <w:p w:rsidR="00CE759A" w:rsidRDefault="009E0761" w14:paraId="1ACA338F" wp14:textId="77777777">
            <w:pPr>
              <w:pStyle w:val="Figure"/>
              <w:spacing w:before="120" w:after="120"/>
              <w:jc w:val="center"/>
              <w:rPr>
                <w:rFonts w:ascii="Arial" w:hAnsi="Arial" w:cs="Arial"/>
                <w:sz w:val="19"/>
                <w:szCs w:val="19"/>
              </w:rPr>
            </w:pPr>
            <w:r>
              <w:rPr>
                <w:rStyle w:val="ModernTableText"/>
                <w:sz w:val="17"/>
                <w:szCs w:val="17"/>
              </w:rPr>
              <w:t>SA Amt-LI App</w:t>
            </w:r>
          </w:p>
        </w:tc>
        <w:tc>
          <w:tcPr>
            <w:tcW w:w="445" w:type="pct"/>
            <w:tcBorders>
              <w:top w:val="single" w:color="666699" w:sz="4" w:space="0"/>
              <w:left w:val="single" w:color="666699" w:sz="4" w:space="0"/>
              <w:bottom w:val="single" w:color="666699" w:sz="4" w:space="0"/>
              <w:right w:val="single" w:color="666699" w:sz="4" w:space="0"/>
            </w:tcBorders>
            <w:shd w:val="clear" w:color="auto" w:fill="D9D9D9"/>
          </w:tcPr>
          <w:p w:rsidR="00CE759A" w:rsidRDefault="009E0761" w14:paraId="2F0C1310" wp14:textId="77777777">
            <w:pPr>
              <w:pStyle w:val="Figure"/>
              <w:spacing w:before="120" w:after="120"/>
              <w:jc w:val="center"/>
              <w:rPr>
                <w:rFonts w:ascii="Arial" w:hAnsi="Arial" w:cs="Arial"/>
                <w:sz w:val="19"/>
                <w:szCs w:val="19"/>
              </w:rPr>
            </w:pPr>
            <w:r>
              <w:rPr>
                <w:rStyle w:val="ModernTableText"/>
                <w:sz w:val="17"/>
                <w:szCs w:val="17"/>
              </w:rPr>
              <w:t>SA Amt-LI Used</w:t>
            </w:r>
          </w:p>
        </w:tc>
        <w:tc>
          <w:tcPr>
            <w:tcW w:w="147" w:type="pct"/>
            <w:vMerge w:val="restart"/>
            <w:tcBorders>
              <w:left w:val="single" w:color="666699" w:sz="4" w:space="0"/>
            </w:tcBorders>
          </w:tcPr>
          <w:p w:rsidR="00CE759A" w:rsidRDefault="00CE759A" w14:paraId="7D62D461" wp14:textId="77777777">
            <w:pPr>
              <w:pStyle w:val="Figure"/>
              <w:spacing w:before="40" w:after="40"/>
              <w:rPr>
                <w:rFonts w:ascii="Arial" w:hAnsi="Arial" w:cs="Arial"/>
                <w:bCs w:val="0"/>
                <w:sz w:val="15"/>
                <w:szCs w:val="15"/>
              </w:rPr>
            </w:pPr>
          </w:p>
        </w:tc>
      </w:tr>
      <w:tr xmlns:wp14="http://schemas.microsoft.com/office/word/2010/wordml" w:rsidR="00CE759A" w14:paraId="31435C81" wp14:textId="77777777">
        <w:tblPrEx>
          <w:tblCellMar>
            <w:top w:w="0" w:type="dxa"/>
            <w:bottom w:w="0" w:type="dxa"/>
          </w:tblCellMar>
        </w:tblPrEx>
        <w:trPr>
          <w:cantSplit/>
          <w:trHeight w:val="292"/>
          <w:jc w:val="center"/>
        </w:trPr>
        <w:tc>
          <w:tcPr>
            <w:tcW w:w="86" w:type="pct"/>
            <w:vMerge/>
            <w:tcBorders>
              <w:right w:val="single" w:color="999999" w:sz="4" w:space="0"/>
            </w:tcBorders>
          </w:tcPr>
          <w:p w:rsidR="00CE759A" w:rsidRDefault="00CE759A" w14:paraId="078B034E" wp14:textId="77777777">
            <w:pPr>
              <w:pStyle w:val="Figure"/>
              <w:spacing w:before="40" w:after="40"/>
              <w:rPr>
                <w:rFonts w:ascii="Arial" w:hAnsi="Arial" w:cs="Arial"/>
                <w:bCs w:val="0"/>
                <w:sz w:val="15"/>
                <w:szCs w:val="15"/>
              </w:rPr>
            </w:pPr>
          </w:p>
        </w:tc>
        <w:tc>
          <w:tcPr>
            <w:tcW w:w="362"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5BB94977"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XXXXXXX</w:t>
            </w:r>
          </w:p>
        </w:tc>
        <w:tc>
          <w:tcPr>
            <w:tcW w:w="1046" w:type="pct"/>
            <w:gridSpan w:val="2"/>
            <w:tcBorders>
              <w:top w:val="single" w:color="999999" w:sz="4" w:space="0"/>
              <w:left w:val="single" w:color="999999" w:sz="4" w:space="0"/>
              <w:bottom w:val="single" w:color="999999" w:sz="4" w:space="0"/>
              <w:right w:val="single" w:color="999999" w:sz="4" w:space="0"/>
            </w:tcBorders>
          </w:tcPr>
          <w:p w:rsidR="00CE759A" w:rsidRDefault="00CE759A" w14:paraId="36766E21" wp14:textId="77777777">
            <w:pPr>
              <w:jc w:val="center"/>
              <w:rPr>
                <w:sz w:val="19"/>
                <w:szCs w:val="19"/>
              </w:rPr>
            </w:pPr>
            <w:r>
              <w:rPr>
                <w:rFonts w:cs="Arial"/>
                <w:bCs/>
                <w:sz w:val="17"/>
                <w:szCs w:val="17"/>
              </w:rPr>
              <w:t>XX – XXXXXXXXXXXXXX</w:t>
            </w:r>
          </w:p>
        </w:tc>
        <w:tc>
          <w:tcPr>
            <w:tcW w:w="544"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6F2641FE"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w:t>
            </w:r>
          </w:p>
        </w:tc>
        <w:tc>
          <w:tcPr>
            <w:tcW w:w="369"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011585A1"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39"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5D8C1661"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38"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096E9AA2"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70"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4B66E6DC"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492"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408F81E6"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462"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48F7C669"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445"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400FB2A6"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147" w:type="pct"/>
            <w:vMerge/>
            <w:tcBorders>
              <w:left w:val="single" w:color="999999" w:sz="4" w:space="0"/>
            </w:tcBorders>
          </w:tcPr>
          <w:p w:rsidR="00CE759A" w:rsidRDefault="00CE759A" w14:paraId="492506DD" wp14:textId="77777777">
            <w:pPr>
              <w:pStyle w:val="Figure"/>
              <w:spacing w:before="40" w:after="40"/>
              <w:rPr>
                <w:rFonts w:ascii="Arial" w:hAnsi="Arial" w:cs="Arial"/>
                <w:bCs w:val="0"/>
                <w:sz w:val="15"/>
                <w:szCs w:val="15"/>
              </w:rPr>
            </w:pPr>
          </w:p>
        </w:tc>
      </w:tr>
      <w:tr xmlns:wp14="http://schemas.microsoft.com/office/word/2010/wordml" w:rsidR="00CE759A" w14:paraId="56857633" wp14:textId="77777777">
        <w:tblPrEx>
          <w:tblCellMar>
            <w:top w:w="0" w:type="dxa"/>
            <w:bottom w:w="0" w:type="dxa"/>
          </w:tblCellMar>
        </w:tblPrEx>
        <w:trPr>
          <w:cantSplit/>
          <w:trHeight w:val="292"/>
          <w:jc w:val="center"/>
        </w:trPr>
        <w:tc>
          <w:tcPr>
            <w:tcW w:w="86" w:type="pct"/>
            <w:vMerge/>
            <w:tcBorders>
              <w:right w:val="single" w:color="999999" w:sz="4" w:space="0"/>
            </w:tcBorders>
          </w:tcPr>
          <w:p w:rsidR="00CE759A" w:rsidRDefault="00CE759A" w14:paraId="31CD0C16" wp14:textId="77777777">
            <w:pPr>
              <w:pStyle w:val="Figure"/>
              <w:spacing w:before="40" w:after="40"/>
              <w:rPr>
                <w:rFonts w:ascii="Arial" w:hAnsi="Arial" w:cs="Arial"/>
                <w:bCs w:val="0"/>
                <w:sz w:val="15"/>
                <w:szCs w:val="15"/>
              </w:rPr>
            </w:pPr>
          </w:p>
        </w:tc>
        <w:tc>
          <w:tcPr>
            <w:tcW w:w="362"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057E0A9D"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XXXXXXX</w:t>
            </w:r>
          </w:p>
        </w:tc>
        <w:tc>
          <w:tcPr>
            <w:tcW w:w="1046" w:type="pct"/>
            <w:gridSpan w:val="2"/>
            <w:tcBorders>
              <w:top w:val="single" w:color="999999" w:sz="4" w:space="0"/>
              <w:left w:val="single" w:color="999999" w:sz="4" w:space="0"/>
              <w:bottom w:val="single" w:color="999999" w:sz="4" w:space="0"/>
              <w:right w:val="single" w:color="999999" w:sz="4" w:space="0"/>
            </w:tcBorders>
            <w:shd w:val="clear" w:color="auto" w:fill="F3F3F3"/>
          </w:tcPr>
          <w:p w:rsidR="00CE759A" w:rsidRDefault="00CE759A" w14:paraId="1F099524" wp14:textId="77777777">
            <w:pPr>
              <w:jc w:val="center"/>
              <w:rPr>
                <w:sz w:val="19"/>
                <w:szCs w:val="19"/>
              </w:rPr>
            </w:pPr>
            <w:r>
              <w:rPr>
                <w:rFonts w:cs="Arial"/>
                <w:bCs/>
                <w:sz w:val="17"/>
                <w:szCs w:val="17"/>
              </w:rPr>
              <w:t>XX – XXXXXXXXXXXXXX</w:t>
            </w:r>
          </w:p>
        </w:tc>
        <w:tc>
          <w:tcPr>
            <w:tcW w:w="544"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520C810F"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w:t>
            </w:r>
          </w:p>
        </w:tc>
        <w:tc>
          <w:tcPr>
            <w:tcW w:w="369"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0B1712AF"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39"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6E72497F"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38"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4227D0F8"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70"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48B94ADF"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492"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310FC7A6"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462"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19A97525"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445"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7A9860BC"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147" w:type="pct"/>
            <w:vMerge/>
            <w:tcBorders>
              <w:left w:val="single" w:color="999999" w:sz="4" w:space="0"/>
            </w:tcBorders>
          </w:tcPr>
          <w:p w:rsidR="00CE759A" w:rsidRDefault="00CE759A" w14:paraId="7FD8715F" wp14:textId="77777777">
            <w:pPr>
              <w:pStyle w:val="Figure"/>
              <w:spacing w:before="40" w:after="40"/>
              <w:rPr>
                <w:rFonts w:ascii="Arial" w:hAnsi="Arial" w:cs="Arial"/>
                <w:bCs w:val="0"/>
                <w:sz w:val="15"/>
                <w:szCs w:val="15"/>
              </w:rPr>
            </w:pPr>
          </w:p>
        </w:tc>
      </w:tr>
      <w:tr xmlns:wp14="http://schemas.microsoft.com/office/word/2010/wordml" w:rsidR="00CE759A" w14:paraId="213AA63F" wp14:textId="77777777">
        <w:tblPrEx>
          <w:tblCellMar>
            <w:top w:w="0" w:type="dxa"/>
            <w:bottom w:w="0" w:type="dxa"/>
          </w:tblCellMar>
        </w:tblPrEx>
        <w:trPr>
          <w:cantSplit/>
          <w:trHeight w:val="292"/>
          <w:jc w:val="center"/>
        </w:trPr>
        <w:tc>
          <w:tcPr>
            <w:tcW w:w="86" w:type="pct"/>
            <w:vMerge/>
            <w:tcBorders>
              <w:right w:val="single" w:color="999999" w:sz="4" w:space="0"/>
            </w:tcBorders>
          </w:tcPr>
          <w:p w:rsidR="00CE759A" w:rsidRDefault="00CE759A" w14:paraId="6BDFDFC2" wp14:textId="77777777">
            <w:pPr>
              <w:pStyle w:val="Figure"/>
              <w:spacing w:before="40" w:after="40"/>
              <w:rPr>
                <w:rFonts w:ascii="Arial" w:hAnsi="Arial" w:cs="Arial"/>
                <w:bCs w:val="0"/>
                <w:sz w:val="15"/>
                <w:szCs w:val="15"/>
              </w:rPr>
            </w:pPr>
          </w:p>
        </w:tc>
        <w:tc>
          <w:tcPr>
            <w:tcW w:w="362"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78ADEF10"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XXXXXXX</w:t>
            </w:r>
          </w:p>
        </w:tc>
        <w:tc>
          <w:tcPr>
            <w:tcW w:w="1046" w:type="pct"/>
            <w:gridSpan w:val="2"/>
            <w:tcBorders>
              <w:top w:val="single" w:color="999999" w:sz="4" w:space="0"/>
              <w:left w:val="single" w:color="999999" w:sz="4" w:space="0"/>
              <w:bottom w:val="single" w:color="999999" w:sz="4" w:space="0"/>
              <w:right w:val="single" w:color="999999" w:sz="4" w:space="0"/>
            </w:tcBorders>
          </w:tcPr>
          <w:p w:rsidR="00CE759A" w:rsidRDefault="00CE759A" w14:paraId="6B716C0D" wp14:textId="77777777">
            <w:pPr>
              <w:jc w:val="center"/>
              <w:rPr>
                <w:sz w:val="19"/>
                <w:szCs w:val="19"/>
              </w:rPr>
            </w:pPr>
            <w:r>
              <w:rPr>
                <w:rFonts w:cs="Arial"/>
                <w:bCs/>
                <w:sz w:val="17"/>
                <w:szCs w:val="17"/>
              </w:rPr>
              <w:t>XX – XXXXXXXXXXXXXX</w:t>
            </w:r>
          </w:p>
        </w:tc>
        <w:tc>
          <w:tcPr>
            <w:tcW w:w="544"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4C37EF46"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w:t>
            </w:r>
          </w:p>
        </w:tc>
        <w:tc>
          <w:tcPr>
            <w:tcW w:w="369"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6A5C243E"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39"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295C4D74"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38"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413EC8FC"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70"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0623762E"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492"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1DC4419D"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462"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72C0F070"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445"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67AEE19C"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147" w:type="pct"/>
            <w:vMerge/>
            <w:tcBorders>
              <w:left w:val="single" w:color="999999" w:sz="4" w:space="0"/>
            </w:tcBorders>
          </w:tcPr>
          <w:p w:rsidR="00CE759A" w:rsidRDefault="00CE759A" w14:paraId="41F9AE5E" wp14:textId="77777777">
            <w:pPr>
              <w:pStyle w:val="Figure"/>
              <w:spacing w:before="40" w:after="40"/>
              <w:rPr>
                <w:rFonts w:ascii="Arial" w:hAnsi="Arial" w:cs="Arial"/>
                <w:bCs w:val="0"/>
                <w:sz w:val="15"/>
                <w:szCs w:val="15"/>
              </w:rPr>
            </w:pPr>
          </w:p>
        </w:tc>
      </w:tr>
      <w:tr xmlns:wp14="http://schemas.microsoft.com/office/word/2010/wordml" w:rsidR="00CE759A" w14:paraId="5E9D28B4" wp14:textId="77777777">
        <w:tblPrEx>
          <w:tblCellMar>
            <w:top w:w="0" w:type="dxa"/>
            <w:bottom w:w="0" w:type="dxa"/>
          </w:tblCellMar>
        </w:tblPrEx>
        <w:trPr>
          <w:cantSplit/>
          <w:trHeight w:val="292"/>
          <w:jc w:val="center"/>
        </w:trPr>
        <w:tc>
          <w:tcPr>
            <w:tcW w:w="86" w:type="pct"/>
            <w:vMerge/>
            <w:tcBorders>
              <w:right w:val="single" w:color="999999" w:sz="4" w:space="0"/>
            </w:tcBorders>
          </w:tcPr>
          <w:p w:rsidR="00CE759A" w:rsidRDefault="00CE759A" w14:paraId="00F03A6D" wp14:textId="77777777">
            <w:pPr>
              <w:pStyle w:val="Figure"/>
              <w:spacing w:before="40" w:after="40"/>
              <w:rPr>
                <w:rFonts w:ascii="Arial" w:hAnsi="Arial" w:cs="Arial"/>
                <w:bCs w:val="0"/>
                <w:sz w:val="15"/>
                <w:szCs w:val="15"/>
              </w:rPr>
            </w:pPr>
          </w:p>
        </w:tc>
        <w:tc>
          <w:tcPr>
            <w:tcW w:w="362"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4E09D59D"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XXXXXXX</w:t>
            </w:r>
          </w:p>
        </w:tc>
        <w:tc>
          <w:tcPr>
            <w:tcW w:w="1046" w:type="pct"/>
            <w:gridSpan w:val="2"/>
            <w:tcBorders>
              <w:top w:val="single" w:color="999999" w:sz="4" w:space="0"/>
              <w:left w:val="single" w:color="999999" w:sz="4" w:space="0"/>
              <w:bottom w:val="single" w:color="999999" w:sz="4" w:space="0"/>
              <w:right w:val="single" w:color="999999" w:sz="4" w:space="0"/>
            </w:tcBorders>
            <w:shd w:val="clear" w:color="auto" w:fill="F3F3F3"/>
          </w:tcPr>
          <w:p w:rsidR="00CE759A" w:rsidRDefault="00CE759A" w14:paraId="3162EE0D" wp14:textId="77777777">
            <w:pPr>
              <w:jc w:val="center"/>
              <w:rPr>
                <w:sz w:val="19"/>
                <w:szCs w:val="19"/>
              </w:rPr>
            </w:pPr>
            <w:r>
              <w:rPr>
                <w:rFonts w:cs="Arial"/>
                <w:bCs/>
                <w:sz w:val="17"/>
                <w:szCs w:val="17"/>
              </w:rPr>
              <w:t>XX – XXXXXXXXXXXXXX</w:t>
            </w:r>
          </w:p>
        </w:tc>
        <w:tc>
          <w:tcPr>
            <w:tcW w:w="544" w:type="pct"/>
            <w:tcBorders>
              <w:top w:val="single" w:color="999999" w:sz="4" w:space="0"/>
              <w:left w:val="single" w:color="999999" w:sz="4" w:space="0"/>
              <w:bottom w:val="single" w:color="999999" w:sz="4" w:space="0"/>
              <w:right w:val="single" w:color="999999" w:sz="4" w:space="0"/>
            </w:tcBorders>
            <w:shd w:val="clear" w:color="auto" w:fill="F3F3F3"/>
          </w:tcPr>
          <w:p w:rsidR="00CE759A" w:rsidRDefault="00CE759A" w14:paraId="39563916" wp14:textId="77777777">
            <w:pPr>
              <w:rPr>
                <w:rFonts w:cs="Arial"/>
                <w:bCs/>
                <w:sz w:val="17"/>
                <w:szCs w:val="17"/>
              </w:rPr>
            </w:pPr>
            <w:r>
              <w:rPr>
                <w:rFonts w:cs="Arial"/>
                <w:bCs/>
                <w:sz w:val="17"/>
                <w:szCs w:val="17"/>
              </w:rPr>
              <w:t>XX - XXXXXXXX</w:t>
            </w:r>
          </w:p>
        </w:tc>
        <w:tc>
          <w:tcPr>
            <w:tcW w:w="369"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7F6CF3A0"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39"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6F9140F9"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38"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1D818439"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70"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38148BD6"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492"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53D61EA9"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462"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4F275B3B"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445"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3AE400BF"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147" w:type="pct"/>
            <w:vMerge/>
            <w:tcBorders>
              <w:left w:val="single" w:color="999999" w:sz="4" w:space="0"/>
            </w:tcBorders>
          </w:tcPr>
          <w:p w:rsidR="00CE759A" w:rsidRDefault="00CE759A" w14:paraId="6930E822" wp14:textId="77777777">
            <w:pPr>
              <w:pStyle w:val="Figure"/>
              <w:spacing w:before="40" w:after="40"/>
              <w:rPr>
                <w:rFonts w:ascii="Arial" w:hAnsi="Arial" w:cs="Arial"/>
                <w:bCs w:val="0"/>
                <w:sz w:val="15"/>
                <w:szCs w:val="15"/>
              </w:rPr>
            </w:pPr>
          </w:p>
        </w:tc>
      </w:tr>
      <w:tr xmlns:wp14="http://schemas.microsoft.com/office/word/2010/wordml" w:rsidR="00CE759A" w14:paraId="19949343" wp14:textId="77777777">
        <w:tblPrEx>
          <w:tblCellMar>
            <w:top w:w="0" w:type="dxa"/>
            <w:bottom w:w="0" w:type="dxa"/>
          </w:tblCellMar>
        </w:tblPrEx>
        <w:trPr>
          <w:cantSplit/>
          <w:trHeight w:val="292"/>
          <w:jc w:val="center"/>
        </w:trPr>
        <w:tc>
          <w:tcPr>
            <w:tcW w:w="86" w:type="pct"/>
            <w:vMerge/>
            <w:tcBorders>
              <w:right w:val="single" w:color="999999" w:sz="4" w:space="0"/>
            </w:tcBorders>
          </w:tcPr>
          <w:p w:rsidR="00CE759A" w:rsidRDefault="00CE759A" w14:paraId="20E36DAB" wp14:textId="77777777">
            <w:pPr>
              <w:pStyle w:val="Figure"/>
              <w:spacing w:before="40" w:after="40"/>
              <w:rPr>
                <w:rFonts w:ascii="Arial" w:hAnsi="Arial" w:cs="Arial"/>
                <w:bCs w:val="0"/>
                <w:sz w:val="15"/>
                <w:szCs w:val="15"/>
              </w:rPr>
            </w:pPr>
          </w:p>
        </w:tc>
        <w:tc>
          <w:tcPr>
            <w:tcW w:w="362"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18534411"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XXXXXXX</w:t>
            </w:r>
          </w:p>
        </w:tc>
        <w:tc>
          <w:tcPr>
            <w:tcW w:w="1046" w:type="pct"/>
            <w:gridSpan w:val="2"/>
            <w:tcBorders>
              <w:top w:val="single" w:color="999999" w:sz="4" w:space="0"/>
              <w:left w:val="single" w:color="999999" w:sz="4" w:space="0"/>
              <w:bottom w:val="single" w:color="999999" w:sz="4" w:space="0"/>
              <w:right w:val="single" w:color="999999" w:sz="4" w:space="0"/>
            </w:tcBorders>
          </w:tcPr>
          <w:p w:rsidR="00CE759A" w:rsidRDefault="00CE759A" w14:paraId="15271274" wp14:textId="77777777">
            <w:pPr>
              <w:jc w:val="center"/>
              <w:rPr>
                <w:sz w:val="19"/>
                <w:szCs w:val="19"/>
              </w:rPr>
            </w:pPr>
            <w:r>
              <w:rPr>
                <w:rFonts w:cs="Arial"/>
                <w:bCs/>
                <w:sz w:val="17"/>
                <w:szCs w:val="17"/>
              </w:rPr>
              <w:t>XX – XXXXXXXXXXXXXX</w:t>
            </w:r>
          </w:p>
        </w:tc>
        <w:tc>
          <w:tcPr>
            <w:tcW w:w="544" w:type="pct"/>
            <w:tcBorders>
              <w:top w:val="single" w:color="999999" w:sz="4" w:space="0"/>
              <w:left w:val="single" w:color="999999" w:sz="4" w:space="0"/>
              <w:bottom w:val="single" w:color="999999" w:sz="4" w:space="0"/>
              <w:right w:val="single" w:color="999999" w:sz="4" w:space="0"/>
            </w:tcBorders>
          </w:tcPr>
          <w:p w:rsidR="00CE759A" w:rsidRDefault="00CE759A" w14:paraId="62EFFDD7" wp14:textId="77777777">
            <w:pPr>
              <w:rPr>
                <w:rFonts w:cs="Arial"/>
                <w:bCs/>
                <w:sz w:val="17"/>
                <w:szCs w:val="17"/>
              </w:rPr>
            </w:pPr>
            <w:r>
              <w:rPr>
                <w:rFonts w:cs="Arial"/>
                <w:bCs/>
                <w:sz w:val="17"/>
                <w:szCs w:val="17"/>
              </w:rPr>
              <w:t>XX - XXXXXXXX</w:t>
            </w:r>
          </w:p>
        </w:tc>
        <w:tc>
          <w:tcPr>
            <w:tcW w:w="369"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2317844E"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39"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23D5541C"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38"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0D9DB6CC"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70"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58965D1D"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492"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0C4C225C"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462"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7105BF76"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445"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051379F7"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147" w:type="pct"/>
            <w:vMerge/>
            <w:tcBorders>
              <w:left w:val="single" w:color="999999" w:sz="4" w:space="0"/>
            </w:tcBorders>
          </w:tcPr>
          <w:p w:rsidR="00CE759A" w:rsidRDefault="00CE759A" w14:paraId="32D85219" wp14:textId="77777777">
            <w:pPr>
              <w:pStyle w:val="Figure"/>
              <w:spacing w:before="40" w:after="40"/>
              <w:rPr>
                <w:rFonts w:ascii="Arial" w:hAnsi="Arial" w:cs="Arial"/>
                <w:bCs w:val="0"/>
                <w:sz w:val="15"/>
                <w:szCs w:val="15"/>
              </w:rPr>
            </w:pPr>
          </w:p>
        </w:tc>
      </w:tr>
      <w:tr xmlns:wp14="http://schemas.microsoft.com/office/word/2010/wordml" w:rsidR="00CE759A" w14:paraId="7944FF7B" wp14:textId="77777777">
        <w:tblPrEx>
          <w:tblCellMar>
            <w:top w:w="0" w:type="dxa"/>
            <w:bottom w:w="0" w:type="dxa"/>
          </w:tblCellMar>
        </w:tblPrEx>
        <w:trPr>
          <w:cantSplit/>
          <w:trHeight w:val="292"/>
          <w:jc w:val="center"/>
        </w:trPr>
        <w:tc>
          <w:tcPr>
            <w:tcW w:w="86" w:type="pct"/>
            <w:vMerge/>
            <w:tcBorders>
              <w:right w:val="single" w:color="999999" w:sz="4" w:space="0"/>
            </w:tcBorders>
          </w:tcPr>
          <w:p w:rsidR="00CE759A" w:rsidRDefault="00CE759A" w14:paraId="0CE19BC3" wp14:textId="77777777">
            <w:pPr>
              <w:pStyle w:val="Figure"/>
              <w:spacing w:before="40" w:after="40"/>
              <w:rPr>
                <w:rFonts w:ascii="Arial" w:hAnsi="Arial" w:cs="Arial"/>
                <w:bCs w:val="0"/>
                <w:sz w:val="15"/>
                <w:szCs w:val="15"/>
              </w:rPr>
            </w:pPr>
          </w:p>
        </w:tc>
        <w:tc>
          <w:tcPr>
            <w:tcW w:w="362"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76505752"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XXXXXXX</w:t>
            </w:r>
          </w:p>
        </w:tc>
        <w:tc>
          <w:tcPr>
            <w:tcW w:w="1046" w:type="pct"/>
            <w:gridSpan w:val="2"/>
            <w:tcBorders>
              <w:top w:val="single" w:color="999999" w:sz="4" w:space="0"/>
              <w:left w:val="single" w:color="999999" w:sz="4" w:space="0"/>
              <w:bottom w:val="single" w:color="999999" w:sz="4" w:space="0"/>
              <w:right w:val="single" w:color="999999" w:sz="4" w:space="0"/>
            </w:tcBorders>
            <w:shd w:val="clear" w:color="auto" w:fill="F3F3F3"/>
          </w:tcPr>
          <w:p w:rsidR="00CE759A" w:rsidRDefault="00CE759A" w14:paraId="7AFA0E00" wp14:textId="77777777">
            <w:pPr>
              <w:jc w:val="center"/>
              <w:rPr>
                <w:sz w:val="19"/>
                <w:szCs w:val="19"/>
              </w:rPr>
            </w:pPr>
            <w:r>
              <w:rPr>
                <w:rFonts w:cs="Arial"/>
                <w:bCs/>
                <w:sz w:val="17"/>
                <w:szCs w:val="17"/>
              </w:rPr>
              <w:t>XX – XXXXXXXXXXXXXX</w:t>
            </w:r>
          </w:p>
        </w:tc>
        <w:tc>
          <w:tcPr>
            <w:tcW w:w="544" w:type="pct"/>
            <w:tcBorders>
              <w:top w:val="single" w:color="999999" w:sz="4" w:space="0"/>
              <w:left w:val="single" w:color="999999" w:sz="4" w:space="0"/>
              <w:bottom w:val="single" w:color="999999" w:sz="4" w:space="0"/>
              <w:right w:val="single" w:color="999999" w:sz="4" w:space="0"/>
            </w:tcBorders>
            <w:shd w:val="clear" w:color="auto" w:fill="F3F3F3"/>
          </w:tcPr>
          <w:p w:rsidR="00CE759A" w:rsidRDefault="00CE759A" w14:paraId="198A97C2" wp14:textId="77777777">
            <w:pPr>
              <w:rPr>
                <w:rFonts w:cs="Arial"/>
                <w:bCs/>
                <w:sz w:val="17"/>
                <w:szCs w:val="17"/>
              </w:rPr>
            </w:pPr>
            <w:r>
              <w:rPr>
                <w:rFonts w:cs="Arial"/>
                <w:bCs/>
                <w:sz w:val="17"/>
                <w:szCs w:val="17"/>
              </w:rPr>
              <w:t>XX - XXXXXXXX</w:t>
            </w:r>
          </w:p>
        </w:tc>
        <w:tc>
          <w:tcPr>
            <w:tcW w:w="369"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535D9C77"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39"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3817E9D2"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38"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41BD2A95"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70"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440B1BA5"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492"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609C2A05"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462"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0278C6FE"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445"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5F6B102F"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147" w:type="pct"/>
            <w:vMerge/>
            <w:tcBorders>
              <w:left w:val="single" w:color="999999" w:sz="4" w:space="0"/>
            </w:tcBorders>
          </w:tcPr>
          <w:p w:rsidR="00CE759A" w:rsidRDefault="00CE759A" w14:paraId="63966B72" wp14:textId="77777777">
            <w:pPr>
              <w:pStyle w:val="Figure"/>
              <w:spacing w:before="40" w:after="40"/>
              <w:rPr>
                <w:rFonts w:ascii="Arial" w:hAnsi="Arial" w:cs="Arial"/>
                <w:bCs w:val="0"/>
                <w:sz w:val="15"/>
                <w:szCs w:val="15"/>
              </w:rPr>
            </w:pPr>
          </w:p>
        </w:tc>
      </w:tr>
      <w:tr xmlns:wp14="http://schemas.microsoft.com/office/word/2010/wordml" w:rsidR="00CE759A" w14:paraId="14F0E189" wp14:textId="77777777">
        <w:tblPrEx>
          <w:tblCellMar>
            <w:top w:w="0" w:type="dxa"/>
            <w:bottom w:w="0" w:type="dxa"/>
          </w:tblCellMar>
        </w:tblPrEx>
        <w:trPr>
          <w:cantSplit/>
          <w:trHeight w:val="292"/>
          <w:jc w:val="center"/>
        </w:trPr>
        <w:tc>
          <w:tcPr>
            <w:tcW w:w="86" w:type="pct"/>
            <w:vMerge/>
            <w:tcBorders>
              <w:right w:val="single" w:color="999999" w:sz="4" w:space="0"/>
            </w:tcBorders>
          </w:tcPr>
          <w:p w:rsidR="00CE759A" w:rsidRDefault="00CE759A" w14:paraId="23536548" wp14:textId="77777777">
            <w:pPr>
              <w:pStyle w:val="Figure"/>
              <w:spacing w:before="40" w:after="40"/>
              <w:rPr>
                <w:rFonts w:ascii="Arial" w:hAnsi="Arial" w:cs="Arial"/>
                <w:bCs w:val="0"/>
                <w:sz w:val="15"/>
                <w:szCs w:val="15"/>
              </w:rPr>
            </w:pPr>
          </w:p>
        </w:tc>
        <w:tc>
          <w:tcPr>
            <w:tcW w:w="362"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5F5DC85A"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XXXXXXX</w:t>
            </w:r>
          </w:p>
        </w:tc>
        <w:tc>
          <w:tcPr>
            <w:tcW w:w="1046" w:type="pct"/>
            <w:gridSpan w:val="2"/>
            <w:tcBorders>
              <w:top w:val="single" w:color="999999" w:sz="4" w:space="0"/>
              <w:left w:val="single" w:color="999999" w:sz="4" w:space="0"/>
              <w:bottom w:val="single" w:color="999999" w:sz="4" w:space="0"/>
              <w:right w:val="single" w:color="999999" w:sz="4" w:space="0"/>
            </w:tcBorders>
          </w:tcPr>
          <w:p w:rsidR="00CE759A" w:rsidRDefault="00CE759A" w14:paraId="26136278" wp14:textId="77777777">
            <w:pPr>
              <w:jc w:val="center"/>
              <w:rPr>
                <w:sz w:val="19"/>
                <w:szCs w:val="19"/>
              </w:rPr>
            </w:pPr>
            <w:r>
              <w:rPr>
                <w:rFonts w:cs="Arial"/>
                <w:bCs/>
                <w:sz w:val="17"/>
                <w:szCs w:val="17"/>
              </w:rPr>
              <w:t>XX – XXXXXXXXXXXXXX</w:t>
            </w:r>
          </w:p>
        </w:tc>
        <w:tc>
          <w:tcPr>
            <w:tcW w:w="544"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42C6A50C"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w:t>
            </w:r>
          </w:p>
        </w:tc>
        <w:tc>
          <w:tcPr>
            <w:tcW w:w="369"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23676550"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39"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083A0CC7"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38"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1FADE757"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370"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194B8D42"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w:t>
            </w:r>
          </w:p>
        </w:tc>
        <w:tc>
          <w:tcPr>
            <w:tcW w:w="492"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45466372"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462"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267B304E"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445"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626A49EC"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$ 999,999.99</w:t>
            </w:r>
          </w:p>
        </w:tc>
        <w:tc>
          <w:tcPr>
            <w:tcW w:w="147" w:type="pct"/>
            <w:vMerge/>
            <w:tcBorders>
              <w:left w:val="single" w:color="999999" w:sz="4" w:space="0"/>
            </w:tcBorders>
          </w:tcPr>
          <w:p w:rsidR="00CE759A" w:rsidRDefault="00CE759A" w14:paraId="271AE1F2" wp14:textId="77777777">
            <w:pPr>
              <w:pStyle w:val="Figure"/>
              <w:spacing w:before="40" w:after="40"/>
              <w:rPr>
                <w:rFonts w:ascii="Arial" w:hAnsi="Arial" w:cs="Arial"/>
                <w:bCs w:val="0"/>
                <w:sz w:val="15"/>
                <w:szCs w:val="15"/>
              </w:rPr>
            </w:pPr>
          </w:p>
        </w:tc>
      </w:tr>
      <w:tr xmlns:wp14="http://schemas.microsoft.com/office/word/2010/wordml" w:rsidR="00CE759A" w14:paraId="66213166" wp14:textId="77777777">
        <w:tblPrEx>
          <w:tblCellMar>
            <w:top w:w="0" w:type="dxa"/>
            <w:bottom w:w="0" w:type="dxa"/>
          </w:tblCellMar>
        </w:tblPrEx>
        <w:trPr>
          <w:cantSplit/>
          <w:trHeight w:val="292"/>
          <w:jc w:val="center"/>
        </w:trPr>
        <w:tc>
          <w:tcPr>
            <w:tcW w:w="86" w:type="pct"/>
            <w:vMerge/>
            <w:tcBorders>
              <w:right w:val="single" w:color="999999" w:sz="4" w:space="0"/>
            </w:tcBorders>
          </w:tcPr>
          <w:p w:rsidR="00CE759A" w:rsidRDefault="00CE759A" w14:paraId="4AE5B7AF" wp14:textId="77777777">
            <w:pPr>
              <w:pStyle w:val="Figure"/>
              <w:spacing w:before="40" w:after="40"/>
              <w:rPr>
                <w:rFonts w:ascii="Arial" w:hAnsi="Arial" w:cs="Arial"/>
                <w:bCs w:val="0"/>
                <w:sz w:val="15"/>
                <w:szCs w:val="15"/>
              </w:rPr>
            </w:pPr>
          </w:p>
        </w:tc>
        <w:tc>
          <w:tcPr>
            <w:tcW w:w="1952" w:type="pct"/>
            <w:gridSpan w:val="4"/>
            <w:tcBorders>
              <w:top w:val="single" w:color="999999" w:sz="4" w:space="0"/>
              <w:left w:val="single" w:color="999999" w:sz="4" w:space="0"/>
              <w:bottom w:val="single" w:color="999999" w:sz="4" w:space="0"/>
              <w:right w:val="single" w:color="999999" w:sz="4" w:space="0"/>
            </w:tcBorders>
            <w:shd w:val="clear" w:color="auto" w:fill="B3C5FF"/>
            <w:vAlign w:val="center"/>
          </w:tcPr>
          <w:p w:rsidR="00CE759A" w:rsidRDefault="00CE759A" w14:paraId="1B17F18C" wp14:textId="77777777">
            <w:pPr>
              <w:pStyle w:val="Figure"/>
              <w:spacing w:before="40" w:after="40"/>
              <w:jc w:val="right"/>
              <w:rPr>
                <w:rFonts w:ascii="Arial" w:hAnsi="Arial" w:cs="Arial"/>
                <w:bCs w:val="0"/>
                <w:sz w:val="17"/>
                <w:szCs w:val="17"/>
              </w:rPr>
            </w:pPr>
            <w:r>
              <w:rPr>
                <w:rFonts w:ascii="Arial" w:hAnsi="Arial" w:cs="Arial"/>
                <w:bCs w:val="0"/>
                <w:sz w:val="17"/>
                <w:szCs w:val="17"/>
              </w:rPr>
              <w:t>Totals:</w:t>
            </w:r>
          </w:p>
        </w:tc>
        <w:tc>
          <w:tcPr>
            <w:tcW w:w="369" w:type="pct"/>
            <w:tcBorders>
              <w:top w:val="single" w:color="999999" w:sz="4" w:space="0"/>
              <w:left w:val="single" w:color="999999" w:sz="4" w:space="0"/>
              <w:bottom w:val="single" w:color="999999" w:sz="4" w:space="0"/>
              <w:right w:val="single" w:color="999999" w:sz="4" w:space="0"/>
            </w:tcBorders>
            <w:shd w:val="clear" w:color="auto" w:fill="B3C5FF"/>
            <w:vAlign w:val="center"/>
          </w:tcPr>
          <w:p w:rsidR="00CE759A" w:rsidRDefault="00CE759A" w14:paraId="4F0CFFCB" wp14:textId="77777777">
            <w:pPr>
              <w:pStyle w:val="Figure"/>
              <w:spacing w:before="40" w:after="40"/>
              <w:jc w:val="right"/>
              <w:rPr>
                <w:rFonts w:ascii="Arial" w:hAnsi="Arial" w:cs="Arial"/>
                <w:bCs w:val="0"/>
                <w:sz w:val="17"/>
                <w:szCs w:val="17"/>
              </w:rPr>
            </w:pPr>
            <w:r>
              <w:rPr>
                <w:rFonts w:ascii="Arial" w:hAnsi="Arial" w:cs="Arial"/>
                <w:bCs w:val="0"/>
                <w:sz w:val="17"/>
                <w:szCs w:val="17"/>
              </w:rPr>
              <w:t>999,999</w:t>
            </w:r>
          </w:p>
        </w:tc>
        <w:tc>
          <w:tcPr>
            <w:tcW w:w="339" w:type="pct"/>
            <w:gridSpan w:val="2"/>
            <w:tcBorders>
              <w:top w:val="single" w:color="999999" w:sz="4" w:space="0"/>
              <w:left w:val="single" w:color="999999" w:sz="4" w:space="0"/>
              <w:bottom w:val="single" w:color="999999" w:sz="4" w:space="0"/>
              <w:right w:val="single" w:color="999999" w:sz="4" w:space="0"/>
            </w:tcBorders>
            <w:shd w:val="clear" w:color="auto" w:fill="B3C5FF"/>
            <w:vAlign w:val="center"/>
          </w:tcPr>
          <w:p w:rsidR="00CE759A" w:rsidRDefault="00CE759A" w14:paraId="10F89CFE" wp14:textId="77777777">
            <w:pPr>
              <w:pStyle w:val="Figure"/>
              <w:spacing w:before="40" w:after="40"/>
              <w:jc w:val="right"/>
              <w:rPr>
                <w:rFonts w:ascii="Arial" w:hAnsi="Arial" w:cs="Arial"/>
                <w:bCs w:val="0"/>
                <w:sz w:val="17"/>
                <w:szCs w:val="17"/>
              </w:rPr>
            </w:pPr>
            <w:r>
              <w:rPr>
                <w:rFonts w:ascii="Arial" w:hAnsi="Arial" w:cs="Arial"/>
                <w:bCs w:val="0"/>
                <w:sz w:val="17"/>
                <w:szCs w:val="17"/>
              </w:rPr>
              <w:t>999,999</w:t>
            </w:r>
          </w:p>
        </w:tc>
        <w:tc>
          <w:tcPr>
            <w:tcW w:w="338" w:type="pct"/>
            <w:gridSpan w:val="2"/>
            <w:tcBorders>
              <w:top w:val="single" w:color="999999" w:sz="4" w:space="0"/>
              <w:left w:val="single" w:color="999999" w:sz="4" w:space="0"/>
              <w:bottom w:val="single" w:color="999999" w:sz="4" w:space="0"/>
              <w:right w:val="single" w:color="999999" w:sz="4" w:space="0"/>
            </w:tcBorders>
            <w:shd w:val="clear" w:color="auto" w:fill="B3C5FF"/>
            <w:vAlign w:val="center"/>
          </w:tcPr>
          <w:p w:rsidR="00CE759A" w:rsidRDefault="00CE759A" w14:paraId="24A224D9" wp14:textId="77777777">
            <w:pPr>
              <w:pStyle w:val="Figure"/>
              <w:spacing w:before="40" w:after="40"/>
              <w:jc w:val="right"/>
              <w:rPr>
                <w:rFonts w:ascii="Arial" w:hAnsi="Arial" w:cs="Arial"/>
                <w:bCs w:val="0"/>
                <w:sz w:val="17"/>
                <w:szCs w:val="17"/>
              </w:rPr>
            </w:pPr>
            <w:r>
              <w:rPr>
                <w:rFonts w:ascii="Arial" w:hAnsi="Arial" w:cs="Arial"/>
                <w:bCs w:val="0"/>
                <w:sz w:val="17"/>
                <w:szCs w:val="17"/>
              </w:rPr>
              <w:t xml:space="preserve"> 999,999</w:t>
            </w:r>
          </w:p>
        </w:tc>
        <w:tc>
          <w:tcPr>
            <w:tcW w:w="370" w:type="pct"/>
            <w:tcBorders>
              <w:top w:val="single" w:color="999999" w:sz="4" w:space="0"/>
              <w:left w:val="single" w:color="999999" w:sz="4" w:space="0"/>
              <w:bottom w:val="single" w:color="999999" w:sz="4" w:space="0"/>
              <w:right w:val="single" w:color="999999" w:sz="4" w:space="0"/>
            </w:tcBorders>
            <w:shd w:val="clear" w:color="auto" w:fill="B3C5FF"/>
            <w:vAlign w:val="center"/>
          </w:tcPr>
          <w:p w:rsidR="00CE759A" w:rsidRDefault="00CE759A" w14:paraId="7BA32E24" wp14:textId="77777777">
            <w:pPr>
              <w:pStyle w:val="Figure"/>
              <w:spacing w:before="40" w:after="40"/>
              <w:jc w:val="right"/>
              <w:rPr>
                <w:rFonts w:ascii="Arial" w:hAnsi="Arial" w:cs="Arial"/>
                <w:bCs w:val="0"/>
                <w:sz w:val="17"/>
                <w:szCs w:val="17"/>
              </w:rPr>
            </w:pPr>
            <w:r>
              <w:rPr>
                <w:rFonts w:ascii="Arial" w:hAnsi="Arial" w:cs="Arial"/>
                <w:bCs w:val="0"/>
                <w:sz w:val="17"/>
                <w:szCs w:val="17"/>
              </w:rPr>
              <w:t>999,999</w:t>
            </w:r>
          </w:p>
        </w:tc>
        <w:tc>
          <w:tcPr>
            <w:tcW w:w="492" w:type="pct"/>
            <w:gridSpan w:val="2"/>
            <w:tcBorders>
              <w:top w:val="single" w:color="999999" w:sz="4" w:space="0"/>
              <w:left w:val="single" w:color="999999" w:sz="4" w:space="0"/>
              <w:bottom w:val="single" w:color="999999" w:sz="4" w:space="0"/>
              <w:right w:val="single" w:color="999999" w:sz="4" w:space="0"/>
            </w:tcBorders>
            <w:shd w:val="clear" w:color="auto" w:fill="B3C5FF"/>
            <w:vAlign w:val="center"/>
          </w:tcPr>
          <w:p w:rsidR="00CE759A" w:rsidRDefault="00CE759A" w14:paraId="1907151A" wp14:textId="77777777">
            <w:pPr>
              <w:pStyle w:val="Figure"/>
              <w:spacing w:before="40" w:after="40"/>
              <w:jc w:val="right"/>
              <w:rPr>
                <w:rFonts w:ascii="Arial" w:hAnsi="Arial" w:cs="Arial"/>
                <w:bCs w:val="0"/>
                <w:sz w:val="17"/>
                <w:szCs w:val="17"/>
              </w:rPr>
            </w:pPr>
            <w:r>
              <w:rPr>
                <w:rFonts w:ascii="Arial" w:hAnsi="Arial" w:cs="Arial"/>
                <w:bCs w:val="0"/>
                <w:sz w:val="17"/>
                <w:szCs w:val="17"/>
              </w:rPr>
              <w:t>$ 999,999.99</w:t>
            </w:r>
          </w:p>
        </w:tc>
        <w:tc>
          <w:tcPr>
            <w:tcW w:w="462" w:type="pct"/>
            <w:tcBorders>
              <w:top w:val="single" w:color="999999" w:sz="4" w:space="0"/>
              <w:left w:val="single" w:color="999999" w:sz="4" w:space="0"/>
              <w:bottom w:val="single" w:color="999999" w:sz="4" w:space="0"/>
              <w:right w:val="single" w:color="999999" w:sz="4" w:space="0"/>
            </w:tcBorders>
            <w:shd w:val="clear" w:color="auto" w:fill="B3C5FF"/>
            <w:vAlign w:val="center"/>
          </w:tcPr>
          <w:p w:rsidR="00CE759A" w:rsidRDefault="00CE759A" w14:paraId="2A73E2C1" wp14:textId="77777777">
            <w:pPr>
              <w:pStyle w:val="Figure"/>
              <w:spacing w:before="40" w:after="40"/>
              <w:jc w:val="right"/>
              <w:rPr>
                <w:rFonts w:ascii="Arial" w:hAnsi="Arial" w:cs="Arial"/>
                <w:bCs w:val="0"/>
                <w:sz w:val="17"/>
                <w:szCs w:val="17"/>
              </w:rPr>
            </w:pPr>
            <w:r>
              <w:rPr>
                <w:rFonts w:ascii="Arial" w:hAnsi="Arial" w:cs="Arial"/>
                <w:bCs w:val="0"/>
                <w:sz w:val="17"/>
                <w:szCs w:val="17"/>
              </w:rPr>
              <w:t>$999,999.99</w:t>
            </w:r>
          </w:p>
        </w:tc>
        <w:tc>
          <w:tcPr>
            <w:tcW w:w="445" w:type="pct"/>
            <w:tcBorders>
              <w:top w:val="single" w:color="999999" w:sz="4" w:space="0"/>
              <w:left w:val="single" w:color="999999" w:sz="4" w:space="0"/>
              <w:bottom w:val="single" w:color="999999" w:sz="4" w:space="0"/>
              <w:right w:val="single" w:color="999999" w:sz="4" w:space="0"/>
            </w:tcBorders>
            <w:shd w:val="clear" w:color="auto" w:fill="B3C5FF"/>
            <w:vAlign w:val="center"/>
          </w:tcPr>
          <w:p w:rsidR="00CE759A" w:rsidRDefault="00CE759A" w14:paraId="7F3A78E9" wp14:textId="77777777">
            <w:pPr>
              <w:pStyle w:val="Figure"/>
              <w:spacing w:before="40" w:after="40"/>
              <w:jc w:val="right"/>
              <w:rPr>
                <w:rFonts w:ascii="Arial" w:hAnsi="Arial" w:cs="Arial"/>
                <w:bCs w:val="0"/>
                <w:sz w:val="17"/>
                <w:szCs w:val="17"/>
              </w:rPr>
            </w:pPr>
            <w:r>
              <w:rPr>
                <w:rFonts w:ascii="Arial" w:hAnsi="Arial" w:cs="Arial"/>
                <w:bCs w:val="0"/>
                <w:sz w:val="17"/>
                <w:szCs w:val="17"/>
              </w:rPr>
              <w:t>$ 999,999.99</w:t>
            </w:r>
          </w:p>
        </w:tc>
        <w:tc>
          <w:tcPr>
            <w:tcW w:w="147" w:type="pct"/>
            <w:vMerge/>
            <w:tcBorders>
              <w:left w:val="single" w:color="999999" w:sz="4" w:space="0"/>
            </w:tcBorders>
          </w:tcPr>
          <w:p w:rsidR="00CE759A" w:rsidRDefault="00CE759A" w14:paraId="3955E093" wp14:textId="77777777">
            <w:pPr>
              <w:pStyle w:val="Figure"/>
              <w:spacing w:before="40" w:after="40"/>
              <w:rPr>
                <w:rFonts w:ascii="Arial" w:hAnsi="Arial" w:cs="Arial"/>
                <w:bCs w:val="0"/>
                <w:sz w:val="15"/>
                <w:szCs w:val="15"/>
              </w:rPr>
            </w:pPr>
          </w:p>
        </w:tc>
      </w:tr>
      <w:tr xmlns:wp14="http://schemas.microsoft.com/office/word/2010/wordml" w:rsidR="00CE759A" w14:paraId="12C42424" wp14:textId="77777777">
        <w:tblPrEx>
          <w:tblCellMar>
            <w:top w:w="0" w:type="dxa"/>
            <w:bottom w:w="0" w:type="dxa"/>
          </w:tblCellMar>
        </w:tblPrEx>
        <w:trPr>
          <w:cantSplit/>
          <w:trHeight w:val="292"/>
          <w:jc w:val="center"/>
        </w:trPr>
        <w:tc>
          <w:tcPr>
            <w:tcW w:w="5000" w:type="pct"/>
            <w:gridSpan w:val="16"/>
            <w:tcBorders>
              <w:bottom w:val="nil"/>
            </w:tcBorders>
          </w:tcPr>
          <w:p w:rsidR="00CE759A" w:rsidRDefault="00CE759A" w14:paraId="379CA55B" wp14:textId="77777777">
            <w:pPr>
              <w:pStyle w:val="Figure"/>
              <w:jc w:val="right"/>
              <w:rPr>
                <w:rFonts w:ascii="Arial" w:hAnsi="Arial" w:cs="Arial"/>
                <w:sz w:val="17"/>
                <w:szCs w:val="17"/>
              </w:rPr>
            </w:pPr>
          </w:p>
        </w:tc>
      </w:tr>
      <w:tr xmlns:wp14="http://schemas.microsoft.com/office/word/2010/wordml" w:rsidR="00CE759A" w14:paraId="304E1B01" wp14:textId="77777777">
        <w:tblPrEx>
          <w:tblCellMar>
            <w:top w:w="0" w:type="dxa"/>
            <w:bottom w:w="0" w:type="dxa"/>
          </w:tblCellMar>
        </w:tblPrEx>
        <w:trPr>
          <w:cantSplit/>
          <w:trHeight w:val="292"/>
          <w:jc w:val="center"/>
        </w:trPr>
        <w:tc>
          <w:tcPr>
            <w:tcW w:w="1494" w:type="pct"/>
            <w:gridSpan w:val="4"/>
            <w:tcBorders>
              <w:bottom w:val="single" w:color="auto" w:sz="4" w:space="0"/>
            </w:tcBorders>
          </w:tcPr>
          <w:p w:rsidR="00CE759A" w:rsidRDefault="00CE759A" w14:paraId="7E067F19" wp14:textId="77777777">
            <w:pPr>
              <w:pStyle w:val="Figure"/>
              <w:spacing w:before="60" w:after="60"/>
              <w:rPr>
                <w:rFonts w:ascii="Arial" w:hAnsi="Arial" w:cs="Arial"/>
                <w:sz w:val="17"/>
                <w:szCs w:val="17"/>
              </w:rPr>
            </w:pPr>
            <w:r>
              <w:rPr>
                <w:rFonts w:ascii="Arial" w:hAnsi="Arial" w:cs="Arial"/>
                <w:sz w:val="17"/>
                <w:szCs w:val="17"/>
              </w:rPr>
              <w:t xml:space="preserve">Run Date: MM/DD/CCYY </w:t>
            </w:r>
          </w:p>
        </w:tc>
        <w:tc>
          <w:tcPr>
            <w:tcW w:w="1474" w:type="pct"/>
            <w:gridSpan w:val="5"/>
            <w:tcBorders>
              <w:bottom w:val="single" w:color="auto" w:sz="4" w:space="0"/>
            </w:tcBorders>
          </w:tcPr>
          <w:p w:rsidR="00CE759A" w:rsidRDefault="00CE759A" w14:paraId="19644217" wp14:textId="77777777">
            <w:pPr>
              <w:pStyle w:val="Figure"/>
              <w:spacing w:before="60" w:after="60"/>
              <w:jc w:val="center"/>
              <w:rPr>
                <w:rFonts w:ascii="Arial" w:hAnsi="Arial" w:cs="Arial"/>
                <w:sz w:val="17"/>
                <w:szCs w:val="17"/>
              </w:rPr>
            </w:pPr>
            <w:r>
              <w:rPr>
                <w:rFonts w:ascii="Arial" w:hAnsi="Arial" w:cs="Arial"/>
                <w:sz w:val="17"/>
                <w:szCs w:val="17"/>
              </w:rPr>
              <w:t>Page:  X of Y</w:t>
            </w:r>
          </w:p>
        </w:tc>
        <w:tc>
          <w:tcPr>
            <w:tcW w:w="2032" w:type="pct"/>
            <w:gridSpan w:val="7"/>
            <w:tcBorders>
              <w:bottom w:val="single" w:color="auto" w:sz="4" w:space="0"/>
            </w:tcBorders>
          </w:tcPr>
          <w:p w:rsidR="00CE759A" w:rsidRDefault="00CE759A" w14:paraId="7080EC4B" wp14:textId="77777777">
            <w:pPr>
              <w:pStyle w:val="Figure"/>
              <w:spacing w:before="60" w:after="60"/>
              <w:jc w:val="right"/>
              <w:rPr>
                <w:rFonts w:ascii="Arial" w:hAnsi="Arial" w:cs="Arial"/>
                <w:sz w:val="17"/>
                <w:szCs w:val="17"/>
              </w:rPr>
            </w:pPr>
            <w:r>
              <w:rPr>
                <w:rFonts w:ascii="Arial" w:hAnsi="Arial" w:cs="Arial"/>
                <w:sz w:val="17"/>
                <w:szCs w:val="17"/>
              </w:rPr>
              <w:t xml:space="preserve">Run Time: HH:MM:SS </w:t>
            </w:r>
          </w:p>
        </w:tc>
      </w:tr>
    </w:tbl>
    <w:p xmlns:wp14="http://schemas.microsoft.com/office/word/2010/wordml" w:rsidRPr="000308BA" w:rsidR="00CE759A" w:rsidRDefault="00CE759A" w14:paraId="5CB6AEBF" wp14:textId="77777777">
      <w:pPr>
        <w:pStyle w:val="Heading6"/>
      </w:pPr>
      <w:r w:rsidRPr="000308BA">
        <w:br w:type="page"/>
      </w:r>
      <w:r w:rsidRPr="000308BA">
        <w:t xml:space="preserve">Report Specification - OPR-SRA-105 – Service Authorization </w:t>
      </w:r>
      <w:r>
        <w:rPr>
          <w:rStyle w:val="ModernTableText"/>
          <w:sz w:val="19"/>
        </w:rPr>
        <w:t>Service Code Utilization by Member</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68"/>
        <w:gridCol w:w="178"/>
        <w:gridCol w:w="1238"/>
        <w:gridCol w:w="1056"/>
        <w:gridCol w:w="694"/>
        <w:gridCol w:w="1226"/>
        <w:gridCol w:w="1217"/>
        <w:gridCol w:w="1327"/>
        <w:gridCol w:w="964"/>
        <w:gridCol w:w="1404"/>
        <w:gridCol w:w="3318"/>
      </w:tblGrid>
      <w:tr xmlns:wp14="http://schemas.microsoft.com/office/word/2010/wordml" w:rsidR="00CE759A" w14:paraId="009EB471" wp14:textId="77777777">
        <w:tblPrEx>
          <w:tblCellMar>
            <w:top w:w="0" w:type="dxa"/>
            <w:bottom w:w="0" w:type="dxa"/>
          </w:tblCellMar>
        </w:tblPrEx>
        <w:trPr>
          <w:trHeight w:val="478"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00FC1994" w:rsidP="00FC1994" w:rsidRDefault="00CE759A" w14:paraId="2D544D78" wp14:textId="77777777">
            <w:pPr>
              <w:jc w:val="center"/>
              <w:rPr>
                <w:rFonts w:eastAsia="MS Mincho"/>
              </w:rPr>
            </w:pPr>
            <w:r>
              <w:rPr>
                <w:rFonts w:eastAsia="MS Mincho"/>
              </w:rPr>
              <w:t>NH MMIS REPORT SPECIFICATION</w:t>
            </w:r>
          </w:p>
        </w:tc>
      </w:tr>
      <w:tr xmlns:wp14="http://schemas.microsoft.com/office/word/2010/wordml" w:rsidR="00CE759A" w14:paraId="49F6070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trHeight w:val="121"/>
          <w:jc w:val="center"/>
        </w:trPr>
        <w:tc>
          <w:tcPr>
            <w:tcW w:w="614" w:type="pct"/>
            <w:vMerge w:val="restart"/>
            <w:tcBorders>
              <w:top w:val="single" w:color="auto" w:sz="4" w:space="0"/>
            </w:tcBorders>
            <w:vAlign w:val="center"/>
          </w:tcPr>
          <w:p w:rsidRPr="00A7660D" w:rsidR="00CE759A" w:rsidP="00F770D4" w:rsidRDefault="00CE759A" w14:paraId="51017E94" wp14:textId="77777777">
            <w:pPr>
              <w:pStyle w:val="BodytextChar"/>
              <w:spacing w:before="40" w:after="40"/>
              <w:jc w:val="center"/>
              <w:rPr>
                <w:rStyle w:val="ModernBodyTextChar"/>
                <w:rFonts w:cs="Arial"/>
                <w:b/>
                <w:noProof/>
                <w:color w:val="000000"/>
                <w:sz w:val="18"/>
                <w:szCs w:val="18"/>
              </w:rPr>
            </w:pPr>
            <w:r w:rsidRPr="00A7660D">
              <w:rPr>
                <w:rStyle w:val="ModernTableText"/>
                <w:rFonts w:cs="Arial"/>
                <w:b/>
                <w:noProof/>
                <w:color w:val="000000"/>
                <w:szCs w:val="18"/>
              </w:rPr>
              <w:t>Presentation Type:</w:t>
            </w:r>
          </w:p>
        </w:tc>
        <w:tc>
          <w:tcPr>
            <w:tcW w:w="4386" w:type="pct"/>
            <w:gridSpan w:val="10"/>
            <w:tcBorders>
              <w:top w:val="single" w:color="auto" w:sz="4" w:space="0"/>
            </w:tcBorders>
            <w:vAlign w:val="center"/>
          </w:tcPr>
          <w:p w:rsidRPr="00A7660D" w:rsidR="00CE759A" w:rsidP="00D904D2" w:rsidRDefault="00CE759A" w14:paraId="583A6FD1" wp14:textId="77777777">
            <w:pPr>
              <w:pStyle w:val="Header"/>
              <w:pBdr>
                <w:bottom w:val="none" w:color="auto" w:sz="0" w:space="0"/>
              </w:pBdr>
              <w:spacing w:before="40" w:after="40"/>
              <w:rPr>
                <w:rStyle w:val="ModernBodyTextChar"/>
                <w:noProof/>
                <w:sz w:val="18"/>
                <w:szCs w:val="18"/>
              </w:rPr>
            </w:pPr>
            <w:r w:rsidRPr="00105EB0">
              <w:rPr>
                <w:rStyle w:val="ModernTableText"/>
                <w:rFonts w:ascii="Wingdings" w:hAnsi="Wingdings" w:eastAsia="Wingdings" w:cs="Wingdings"/>
                <w:noProof/>
                <w:szCs w:val="18"/>
                <w:lang w:val="en-US" w:eastAsia="en-US"/>
              </w:rPr>
              <w:t>þ</w:t>
            </w:r>
            <w:r w:rsidRPr="00105EB0">
              <w:rPr>
                <w:rStyle w:val="ModernTableText"/>
                <w:noProof/>
                <w:szCs w:val="18"/>
                <w:lang w:val="en-US" w:eastAsia="en-US"/>
              </w:rPr>
              <w:t xml:space="preserve"> List Object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Crosstab Object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Repeater Object        </w:t>
            </w:r>
          </w:p>
        </w:tc>
      </w:tr>
      <w:tr xmlns:wp14="http://schemas.microsoft.com/office/word/2010/wordml" w:rsidR="00CE759A" w14:paraId="6DFB8C6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trHeight w:val="217"/>
          <w:jc w:val="center"/>
        </w:trPr>
        <w:tc>
          <w:tcPr>
            <w:tcW w:w="614" w:type="pct"/>
            <w:vMerge/>
            <w:vAlign w:val="center"/>
          </w:tcPr>
          <w:p w:rsidRPr="00A7660D" w:rsidR="00CE759A" w:rsidP="00F770D4" w:rsidRDefault="00CE759A" w14:paraId="5ABF93C4" wp14:textId="77777777">
            <w:pPr>
              <w:pStyle w:val="BodytextChar"/>
              <w:spacing w:before="40" w:after="40"/>
              <w:rPr>
                <w:rStyle w:val="ModernTableText"/>
                <w:rFonts w:cs="Arial"/>
                <w:noProof/>
                <w:color w:val="000000"/>
                <w:szCs w:val="18"/>
              </w:rPr>
            </w:pPr>
          </w:p>
        </w:tc>
        <w:tc>
          <w:tcPr>
            <w:tcW w:w="492" w:type="pct"/>
            <w:gridSpan w:val="2"/>
            <w:vMerge w:val="restart"/>
            <w:tcBorders>
              <w:top w:val="single" w:color="616161" w:sz="2" w:space="0"/>
            </w:tcBorders>
            <w:vAlign w:val="center"/>
          </w:tcPr>
          <w:p w:rsidRPr="00105EB0" w:rsidR="00CE759A" w:rsidP="00D904D2" w:rsidRDefault="00CE759A" w14:paraId="4F5CB404" wp14:textId="77777777">
            <w:pPr>
              <w:pStyle w:val="Header"/>
              <w:pBdr>
                <w:bottom w:val="none" w:color="auto" w:sz="0" w:space="0"/>
              </w:pBdr>
              <w:spacing w:before="40" w:after="40"/>
              <w:jc w:val="center"/>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Chart Object</w:t>
            </w:r>
          </w:p>
        </w:tc>
        <w:tc>
          <w:tcPr>
            <w:tcW w:w="1034" w:type="pct"/>
            <w:gridSpan w:val="3"/>
            <w:tcBorders>
              <w:top w:val="single" w:color="616161" w:sz="2" w:space="0"/>
            </w:tcBorders>
            <w:vAlign w:val="center"/>
          </w:tcPr>
          <w:p w:rsidRPr="00105EB0" w:rsidR="00CE759A" w:rsidP="00D904D2" w:rsidRDefault="00CE759A" w14:paraId="5E7897F2" wp14:textId="77777777">
            <w:pPr>
              <w:pStyle w:val="Header"/>
              <w:pBdr>
                <w:bottom w:val="none" w:color="auto" w:sz="0" w:space="0"/>
              </w:pBdr>
              <w:spacing w:before="40" w:after="40"/>
              <w:rPr>
                <w:rStyle w:val="ModernTableText"/>
                <w:noProof/>
                <w:szCs w:val="18"/>
                <w:lang w:val="en-US" w:eastAsia="en-US"/>
              </w:rPr>
            </w:pPr>
            <w:r w:rsidRPr="00105EB0">
              <w:rPr>
                <w:rStyle w:val="ModernTableText"/>
                <w:noProof/>
                <w:szCs w:val="18"/>
                <w:lang w:val="en-US" w:eastAsia="en-US"/>
              </w:rPr>
              <w:t>If Chart Object, select Chart Type:</w:t>
            </w:r>
          </w:p>
          <w:p w:rsidRPr="00105EB0" w:rsidR="00CE759A" w:rsidP="00D904D2" w:rsidRDefault="00CE759A" w14:paraId="2B430C69" wp14:textId="77777777">
            <w:pPr>
              <w:pStyle w:val="Header"/>
              <w:pBdr>
                <w:bottom w:val="none" w:color="auto" w:sz="0" w:space="0"/>
              </w:pBdr>
              <w:spacing w:before="40" w:after="40"/>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Column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Bar                                                               </w:t>
            </w:r>
          </w:p>
        </w:tc>
        <w:tc>
          <w:tcPr>
            <w:tcW w:w="2860" w:type="pct"/>
            <w:gridSpan w:val="5"/>
            <w:tcBorders>
              <w:top w:val="single" w:color="616161" w:sz="2" w:space="0"/>
            </w:tcBorders>
          </w:tcPr>
          <w:p w:rsidRPr="00105EB0" w:rsidR="00CE759A" w:rsidP="00D904D2" w:rsidRDefault="00CE759A" w14:paraId="36C61361" wp14:textId="77777777">
            <w:pPr>
              <w:pStyle w:val="Header"/>
              <w:pBdr>
                <w:bottom w:val="none" w:color="auto" w:sz="0" w:space="0"/>
              </w:pBdr>
              <w:spacing w:before="40" w:after="40"/>
              <w:rPr>
                <w:rStyle w:val="ModernTableText"/>
                <w:noProof/>
                <w:szCs w:val="18"/>
                <w:lang w:val="en-US" w:eastAsia="en-US"/>
              </w:rPr>
            </w:pPr>
            <w:r w:rsidRPr="00105EB0">
              <w:rPr>
                <w:rStyle w:val="ModernTableText"/>
                <w:noProof/>
                <w:szCs w:val="18"/>
                <w:lang w:val="en-US" w:eastAsia="en-US"/>
              </w:rPr>
              <w:t>If Chart Object, select Chart Attributes:</w:t>
            </w:r>
          </w:p>
          <w:p w:rsidRPr="00105EB0" w:rsidR="00CE759A" w:rsidP="00D904D2" w:rsidRDefault="00CE759A" w14:paraId="1A1BCA83" wp14:textId="77777777">
            <w:pPr>
              <w:pStyle w:val="Header"/>
              <w:pBdr>
                <w:bottom w:val="none" w:color="auto" w:sz="0" w:space="0"/>
              </w:pBdr>
              <w:spacing w:before="40" w:after="40"/>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Stacked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Stacked 3D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Stacked 100%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Stacked 100% 3D</w:t>
            </w:r>
          </w:p>
        </w:tc>
      </w:tr>
      <w:tr xmlns:wp14="http://schemas.microsoft.com/office/word/2010/wordml" w:rsidR="00CE759A" w14:paraId="6830C0E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trHeight w:val="214"/>
          <w:jc w:val="center"/>
        </w:trPr>
        <w:tc>
          <w:tcPr>
            <w:tcW w:w="614" w:type="pct"/>
            <w:vMerge/>
            <w:vAlign w:val="center"/>
          </w:tcPr>
          <w:p w:rsidRPr="00A7660D" w:rsidR="00CE759A" w:rsidP="00F770D4" w:rsidRDefault="00CE759A" w14:paraId="71DCB018" wp14:textId="77777777">
            <w:pPr>
              <w:pStyle w:val="BodytextChar"/>
              <w:spacing w:before="40" w:after="40"/>
              <w:rPr>
                <w:rStyle w:val="ModernTableText"/>
                <w:rFonts w:cs="Arial"/>
                <w:noProof/>
                <w:color w:val="000000"/>
                <w:szCs w:val="18"/>
              </w:rPr>
            </w:pPr>
          </w:p>
        </w:tc>
        <w:tc>
          <w:tcPr>
            <w:tcW w:w="492" w:type="pct"/>
            <w:gridSpan w:val="2"/>
            <w:vMerge/>
          </w:tcPr>
          <w:p w:rsidRPr="00105EB0" w:rsidR="00CE759A" w:rsidP="00D904D2" w:rsidRDefault="00CE759A" w14:paraId="4B644A8D" wp14:textId="77777777">
            <w:pPr>
              <w:pStyle w:val="Header"/>
              <w:pBdr>
                <w:bottom w:val="none" w:color="auto" w:sz="0" w:space="0"/>
              </w:pBdr>
              <w:spacing w:before="40" w:after="40"/>
              <w:rPr>
                <w:rStyle w:val="ModernTableText"/>
                <w:noProof/>
                <w:szCs w:val="18"/>
                <w:lang w:val="en-US" w:eastAsia="en-US"/>
              </w:rPr>
            </w:pPr>
          </w:p>
        </w:tc>
        <w:tc>
          <w:tcPr>
            <w:tcW w:w="1034" w:type="pct"/>
            <w:gridSpan w:val="3"/>
            <w:tcBorders>
              <w:top w:val="single" w:color="616161" w:sz="2" w:space="0"/>
            </w:tcBorders>
            <w:vAlign w:val="center"/>
          </w:tcPr>
          <w:p w:rsidRPr="00105EB0" w:rsidR="00CE759A" w:rsidP="00D904D2" w:rsidRDefault="00CE759A" w14:paraId="04B17E87" wp14:textId="77777777">
            <w:pPr>
              <w:pStyle w:val="Header"/>
              <w:pBdr>
                <w:bottom w:val="none" w:color="auto" w:sz="0" w:space="0"/>
              </w:pBdr>
              <w:spacing w:before="40" w:after="40"/>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Line                                        </w:t>
            </w:r>
          </w:p>
        </w:tc>
        <w:tc>
          <w:tcPr>
            <w:tcW w:w="2860" w:type="pct"/>
            <w:gridSpan w:val="5"/>
          </w:tcPr>
          <w:p w:rsidRPr="00105EB0" w:rsidR="00CE759A" w:rsidP="00D904D2" w:rsidRDefault="00CE759A" w14:paraId="7C015492" wp14:textId="77777777">
            <w:pPr>
              <w:pStyle w:val="Header"/>
              <w:pBdr>
                <w:bottom w:val="none" w:color="auto" w:sz="0" w:space="0"/>
              </w:pBdr>
              <w:spacing w:before="40" w:after="40"/>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With Markers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3D                    </w:t>
            </w:r>
          </w:p>
        </w:tc>
      </w:tr>
      <w:tr xmlns:wp14="http://schemas.microsoft.com/office/word/2010/wordml" w:rsidR="00CE759A" w14:paraId="342595F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trHeight w:val="214"/>
          <w:jc w:val="center"/>
        </w:trPr>
        <w:tc>
          <w:tcPr>
            <w:tcW w:w="614" w:type="pct"/>
            <w:vMerge/>
            <w:vAlign w:val="center"/>
          </w:tcPr>
          <w:p w:rsidRPr="00A7660D" w:rsidR="00CE759A" w:rsidP="00F770D4" w:rsidRDefault="00CE759A" w14:paraId="082C48EB" wp14:textId="77777777">
            <w:pPr>
              <w:pStyle w:val="BodytextChar"/>
              <w:spacing w:before="40" w:after="40"/>
              <w:rPr>
                <w:rStyle w:val="ModernTableText"/>
                <w:rFonts w:cs="Arial"/>
                <w:noProof/>
                <w:color w:val="000000"/>
                <w:szCs w:val="18"/>
              </w:rPr>
            </w:pPr>
          </w:p>
        </w:tc>
        <w:tc>
          <w:tcPr>
            <w:tcW w:w="492" w:type="pct"/>
            <w:gridSpan w:val="2"/>
            <w:vMerge/>
          </w:tcPr>
          <w:p w:rsidRPr="00105EB0" w:rsidR="00CE759A" w:rsidP="00D904D2" w:rsidRDefault="00CE759A" w14:paraId="2677290C" wp14:textId="77777777">
            <w:pPr>
              <w:pStyle w:val="Header"/>
              <w:pBdr>
                <w:bottom w:val="none" w:color="auto" w:sz="0" w:space="0"/>
              </w:pBdr>
              <w:spacing w:before="40" w:after="40"/>
              <w:rPr>
                <w:rStyle w:val="ModernTableText"/>
                <w:noProof/>
                <w:szCs w:val="18"/>
                <w:lang w:val="en-US" w:eastAsia="en-US"/>
              </w:rPr>
            </w:pPr>
          </w:p>
        </w:tc>
        <w:tc>
          <w:tcPr>
            <w:tcW w:w="1034" w:type="pct"/>
            <w:gridSpan w:val="3"/>
            <w:tcBorders>
              <w:top w:val="single" w:color="616161" w:sz="2" w:space="0"/>
            </w:tcBorders>
            <w:vAlign w:val="center"/>
          </w:tcPr>
          <w:p w:rsidRPr="00105EB0" w:rsidR="00CE759A" w:rsidP="00D904D2" w:rsidRDefault="00CE759A" w14:paraId="1DCCF1DD" wp14:textId="77777777">
            <w:pPr>
              <w:pStyle w:val="Header"/>
              <w:pBdr>
                <w:bottom w:val="none" w:color="auto" w:sz="0" w:space="0"/>
              </w:pBdr>
              <w:spacing w:before="40" w:after="40"/>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Pie</w:t>
            </w:r>
          </w:p>
        </w:tc>
        <w:tc>
          <w:tcPr>
            <w:tcW w:w="2860" w:type="pct"/>
            <w:gridSpan w:val="5"/>
          </w:tcPr>
          <w:p w:rsidRPr="00105EB0" w:rsidR="00CE759A" w:rsidP="00D904D2" w:rsidRDefault="00CE759A" w14:paraId="6CFF3B57" wp14:textId="77777777">
            <w:pPr>
              <w:pStyle w:val="Header"/>
              <w:pBdr>
                <w:bottom w:val="none" w:color="auto" w:sz="0" w:space="0"/>
              </w:pBdr>
              <w:spacing w:before="40" w:after="40"/>
              <w:rPr>
                <w:rStyle w:val="ModernTableText"/>
                <w:noProof/>
                <w:szCs w:val="18"/>
                <w:lang w:val="en-US" w:eastAsia="en-US"/>
              </w:rPr>
            </w:pP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3D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Donut                             </w:t>
            </w:r>
            <w:r w:rsidRPr="00105EB0">
              <w:rPr>
                <w:rStyle w:val="ModernTableText"/>
                <w:rFonts w:ascii="Wingdings 2" w:hAnsi="Wingdings 2" w:eastAsia="Wingdings 2" w:cs="Wingdings 2"/>
                <w:noProof/>
                <w:szCs w:val="18"/>
                <w:lang w:val="en-US" w:eastAsia="en-US"/>
              </w:rPr>
              <w:t>£</w:t>
            </w:r>
            <w:r w:rsidRPr="00105EB0">
              <w:rPr>
                <w:rStyle w:val="ModernTableText"/>
                <w:noProof/>
                <w:szCs w:val="18"/>
                <w:lang w:val="en-US" w:eastAsia="en-US"/>
              </w:rPr>
              <w:t xml:space="preserve"> Donut 3D                    </w:t>
            </w:r>
          </w:p>
        </w:tc>
      </w:tr>
      <w:tr xmlns:wp14="http://schemas.microsoft.com/office/word/2010/wordml" w:rsidR="00CE759A" w14:paraId="4B3E03A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trHeight w:val="121"/>
          <w:jc w:val="center"/>
        </w:trPr>
        <w:tc>
          <w:tcPr>
            <w:tcW w:w="5000" w:type="pct"/>
            <w:gridSpan w:val="11"/>
            <w:tcBorders>
              <w:top w:val="single" w:color="616161" w:sz="2" w:space="0"/>
              <w:bottom w:val="single" w:color="616161" w:sz="2" w:space="0"/>
            </w:tcBorders>
            <w:shd w:val="clear" w:color="auto" w:fill="191919"/>
            <w:vAlign w:val="center"/>
          </w:tcPr>
          <w:p w:rsidR="00CE759A" w:rsidP="00F770D4" w:rsidRDefault="00CE759A" w14:paraId="664CEAC8"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Section Heading (opt)</w:t>
            </w:r>
          </w:p>
        </w:tc>
      </w:tr>
      <w:tr xmlns:wp14="http://schemas.microsoft.com/office/word/2010/wordml" w:rsidR="00CE759A" w14:paraId="55F8966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trHeight w:val="121"/>
          <w:jc w:val="center"/>
        </w:trPr>
        <w:tc>
          <w:tcPr>
            <w:tcW w:w="1714" w:type="pct"/>
            <w:gridSpan w:val="5"/>
            <w:tcBorders>
              <w:top w:val="single" w:color="616161" w:sz="2" w:space="0"/>
              <w:bottom w:val="single" w:color="616161" w:sz="2" w:space="0"/>
            </w:tcBorders>
            <w:vAlign w:val="center"/>
          </w:tcPr>
          <w:p w:rsidRPr="00A7660D" w:rsidR="00CE759A" w:rsidP="00F770D4" w:rsidRDefault="00CE759A" w14:paraId="277409AD" wp14:textId="77777777">
            <w:pPr>
              <w:pStyle w:val="TableText1"/>
              <w:spacing w:before="40" w:after="40"/>
              <w:jc w:val="center"/>
              <w:rPr>
                <w:rStyle w:val="ModernTableText"/>
                <w:rFonts w:cs="Arial"/>
                <w:b/>
                <w:noProof/>
                <w:szCs w:val="18"/>
              </w:rPr>
            </w:pPr>
            <w:r w:rsidRPr="00A7660D">
              <w:rPr>
                <w:rStyle w:val="ModernTableText"/>
                <w:rFonts w:cs="Arial"/>
                <w:b/>
                <w:bCs/>
                <w:noProof/>
                <w:szCs w:val="18"/>
              </w:rPr>
              <w:t>Report Section Label (opt)</w:t>
            </w:r>
          </w:p>
        </w:tc>
        <w:tc>
          <w:tcPr>
            <w:tcW w:w="1645" w:type="pct"/>
            <w:gridSpan w:val="4"/>
            <w:tcBorders>
              <w:top w:val="single" w:color="616161" w:sz="2" w:space="0"/>
              <w:bottom w:val="single" w:color="616161" w:sz="2" w:space="0"/>
            </w:tcBorders>
            <w:vAlign w:val="center"/>
          </w:tcPr>
          <w:p w:rsidRPr="00A7660D" w:rsidR="00CE759A" w:rsidP="00F770D4" w:rsidRDefault="00CE759A" w14:paraId="0D602B85" wp14:textId="77777777">
            <w:pPr>
              <w:pStyle w:val="TableText1"/>
              <w:spacing w:before="40" w:after="40"/>
              <w:jc w:val="center"/>
              <w:rPr>
                <w:rStyle w:val="ModernTableText"/>
                <w:rFonts w:cs="Arial"/>
                <w:b/>
                <w:noProof/>
                <w:szCs w:val="18"/>
              </w:rPr>
            </w:pPr>
            <w:r w:rsidRPr="00A7660D">
              <w:rPr>
                <w:rStyle w:val="ModernTableText"/>
                <w:rFonts w:cs="Arial"/>
                <w:b/>
                <w:noProof/>
                <w:szCs w:val="18"/>
              </w:rPr>
              <w:t>Report Section Description (opt)</w:t>
            </w:r>
          </w:p>
        </w:tc>
        <w:tc>
          <w:tcPr>
            <w:tcW w:w="1641" w:type="pct"/>
            <w:gridSpan w:val="2"/>
            <w:tcBorders>
              <w:top w:val="single" w:color="616161" w:sz="2" w:space="0"/>
              <w:bottom w:val="single" w:color="616161" w:sz="2" w:space="0"/>
            </w:tcBorders>
            <w:vAlign w:val="center"/>
          </w:tcPr>
          <w:p w:rsidRPr="00A7660D" w:rsidR="00CE759A" w:rsidP="00F770D4" w:rsidRDefault="00CE759A" w14:paraId="074DC494" wp14:textId="77777777">
            <w:pPr>
              <w:pStyle w:val="TableText1"/>
              <w:spacing w:before="40" w:after="40"/>
              <w:jc w:val="center"/>
              <w:rPr>
                <w:rStyle w:val="ModernTableText"/>
                <w:rFonts w:cs="Arial"/>
                <w:b/>
                <w:noProof/>
                <w:szCs w:val="18"/>
              </w:rPr>
            </w:pPr>
            <w:r w:rsidRPr="00A7660D">
              <w:rPr>
                <w:rStyle w:val="ModernTableText"/>
                <w:rFonts w:cs="Arial"/>
                <w:b/>
                <w:noProof/>
                <w:szCs w:val="18"/>
              </w:rPr>
              <w:t>Report Section Processing Rules (opt)</w:t>
            </w:r>
          </w:p>
        </w:tc>
      </w:tr>
      <w:tr xmlns:wp14="http://schemas.microsoft.com/office/word/2010/wordml" w:rsidR="00164482" w:rsidTr="00EE70DD" w14:paraId="2397DCE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trHeight w:val="121"/>
          <w:jc w:val="center"/>
        </w:trPr>
        <w:tc>
          <w:tcPr>
            <w:tcW w:w="1714" w:type="pct"/>
            <w:gridSpan w:val="5"/>
            <w:tcBorders>
              <w:top w:val="single" w:color="616161" w:sz="2" w:space="0"/>
              <w:bottom w:val="single" w:color="616161" w:sz="2" w:space="0"/>
            </w:tcBorders>
          </w:tcPr>
          <w:p w:rsidRPr="00A7660D" w:rsidR="00164482" w:rsidP="00164482" w:rsidRDefault="00164482" w14:paraId="36BDC1E6" wp14:textId="77777777">
            <w:pPr>
              <w:pStyle w:val="TOC2"/>
              <w:ind w:left="-9"/>
              <w:rPr>
                <w:rStyle w:val="BodytextChar"/>
                <w:rFonts w:cs="Arial"/>
                <w:sz w:val="18"/>
                <w:szCs w:val="18"/>
              </w:rPr>
            </w:pPr>
            <w:r w:rsidRPr="00A7660D">
              <w:rPr>
                <w:rStyle w:val="BodytextChar"/>
                <w:rFonts w:cs="Arial"/>
                <w:noProof w:val="0"/>
                <w:sz w:val="18"/>
                <w:szCs w:val="18"/>
              </w:rPr>
              <w:t>Line of Business</w:t>
            </w:r>
          </w:p>
        </w:tc>
        <w:tc>
          <w:tcPr>
            <w:tcW w:w="1645" w:type="pct"/>
            <w:gridSpan w:val="4"/>
            <w:tcBorders>
              <w:top w:val="single" w:color="616161" w:sz="2" w:space="0"/>
              <w:bottom w:val="single" w:color="616161" w:sz="2" w:space="0"/>
            </w:tcBorders>
          </w:tcPr>
          <w:p w:rsidRPr="00A7660D" w:rsidR="00164482" w:rsidP="00164482" w:rsidRDefault="00164482" w14:paraId="4096B966" wp14:textId="77777777">
            <w:pPr>
              <w:pStyle w:val="TOC2"/>
              <w:ind w:left="-9"/>
              <w:rPr>
                <w:rStyle w:val="BodytextChar"/>
                <w:rFonts w:cs="Arial"/>
                <w:sz w:val="18"/>
                <w:szCs w:val="18"/>
              </w:rPr>
            </w:pPr>
            <w:r w:rsidRPr="00A7660D">
              <w:rPr>
                <w:rStyle w:val="BodytextChar"/>
                <w:rFonts w:cs="Arial"/>
                <w:noProof w:val="0"/>
                <w:sz w:val="18"/>
                <w:szCs w:val="18"/>
              </w:rPr>
              <w:t>The line of business code and description.</w:t>
            </w:r>
          </w:p>
        </w:tc>
        <w:tc>
          <w:tcPr>
            <w:tcW w:w="1641" w:type="pct"/>
            <w:gridSpan w:val="2"/>
            <w:tcBorders>
              <w:top w:val="single" w:color="616161" w:sz="2" w:space="0"/>
              <w:bottom w:val="single" w:color="616161" w:sz="2" w:space="0"/>
            </w:tcBorders>
          </w:tcPr>
          <w:p w:rsidRPr="00A7660D" w:rsidR="00164482" w:rsidP="00164482" w:rsidRDefault="00164482" w14:paraId="1A5F7BC8" wp14:textId="77777777">
            <w:pPr>
              <w:pStyle w:val="TOC2"/>
              <w:ind w:left="-9"/>
              <w:rPr>
                <w:rStyle w:val="BodytextChar"/>
                <w:rFonts w:cs="Arial"/>
                <w:sz w:val="18"/>
                <w:szCs w:val="18"/>
              </w:rPr>
            </w:pPr>
            <w:r w:rsidRPr="00A7660D">
              <w:rPr>
                <w:rStyle w:val="BodytextChar"/>
                <w:rFonts w:cs="Arial"/>
                <w:noProof w:val="0"/>
                <w:sz w:val="18"/>
                <w:szCs w:val="18"/>
              </w:rPr>
              <w:t>Using R-VV-DOMAIN-NAM = ‘R-LOB-CD’, join to R-VV-TB.R-VV-CD using A-HDR-TB.R-LOB-CD to get the short description.</w:t>
            </w:r>
          </w:p>
        </w:tc>
      </w:tr>
      <w:tr xmlns:wp14="http://schemas.microsoft.com/office/word/2010/wordml" w:rsidR="00164482" w14:paraId="3A063AE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trHeight w:val="121"/>
          <w:jc w:val="center"/>
        </w:trPr>
        <w:tc>
          <w:tcPr>
            <w:tcW w:w="1714" w:type="pct"/>
            <w:gridSpan w:val="5"/>
            <w:tcBorders>
              <w:top w:val="single" w:color="616161" w:sz="2" w:space="0"/>
              <w:bottom w:val="single" w:color="616161" w:sz="2" w:space="0"/>
            </w:tcBorders>
            <w:vAlign w:val="center"/>
          </w:tcPr>
          <w:p w:rsidRPr="00A7660D" w:rsidR="00164482" w:rsidP="003F0B65" w:rsidRDefault="00164482" w14:paraId="5E93B6DD" wp14:textId="77777777">
            <w:pPr>
              <w:pStyle w:val="TableText"/>
              <w:keepNext w:val="0"/>
              <w:rPr>
                <w:rStyle w:val="BodytextChar"/>
                <w:sz w:val="18"/>
                <w:szCs w:val="18"/>
              </w:rPr>
            </w:pPr>
            <w:r w:rsidRPr="00A7660D">
              <w:rPr>
                <w:rStyle w:val="BodytextChar"/>
                <w:sz w:val="18"/>
                <w:szCs w:val="18"/>
              </w:rPr>
              <w:t>MM/DD/CCYY – MM/DD/CCYY</w:t>
            </w:r>
          </w:p>
        </w:tc>
        <w:tc>
          <w:tcPr>
            <w:tcW w:w="1645" w:type="pct"/>
            <w:gridSpan w:val="4"/>
            <w:tcBorders>
              <w:top w:val="single" w:color="616161" w:sz="2" w:space="0"/>
              <w:bottom w:val="single" w:color="616161" w:sz="2" w:space="0"/>
            </w:tcBorders>
            <w:vAlign w:val="center"/>
          </w:tcPr>
          <w:p w:rsidRPr="00A7660D" w:rsidR="00164482" w:rsidP="003F0B65" w:rsidRDefault="00164482" w14:paraId="6E35225D" wp14:textId="77777777">
            <w:pPr>
              <w:pStyle w:val="TableText"/>
              <w:keepNext w:val="0"/>
              <w:rPr>
                <w:rStyle w:val="BodytextChar"/>
                <w:color w:val="000000"/>
                <w:sz w:val="18"/>
                <w:szCs w:val="18"/>
              </w:rPr>
            </w:pPr>
            <w:r w:rsidRPr="00A7660D">
              <w:rPr>
                <w:rStyle w:val="BodytextChar"/>
                <w:color w:val="000000"/>
                <w:sz w:val="18"/>
                <w:szCs w:val="18"/>
              </w:rPr>
              <w:t>Page Heading.  Represents the prompted A_DTL_TB.A_LI_BEG_DT and A_LI_END_DT.</w:t>
            </w:r>
          </w:p>
        </w:tc>
        <w:tc>
          <w:tcPr>
            <w:tcW w:w="1641" w:type="pct"/>
            <w:gridSpan w:val="2"/>
            <w:tcBorders>
              <w:top w:val="single" w:color="616161" w:sz="2" w:space="0"/>
              <w:bottom w:val="single" w:color="616161" w:sz="2" w:space="0"/>
            </w:tcBorders>
            <w:vAlign w:val="center"/>
          </w:tcPr>
          <w:p w:rsidRPr="00A7660D" w:rsidR="00164482" w:rsidP="00164482" w:rsidRDefault="00164482" w14:paraId="50ED7CAE" wp14:textId="77777777">
            <w:pPr>
              <w:pStyle w:val="TableText"/>
              <w:keepNext w:val="0"/>
              <w:ind w:left="-9"/>
              <w:rPr>
                <w:rStyle w:val="BodytextChar"/>
                <w:color w:val="000000"/>
                <w:sz w:val="18"/>
                <w:szCs w:val="18"/>
              </w:rPr>
            </w:pPr>
            <w:r w:rsidRPr="00A7660D">
              <w:rPr>
                <w:rStyle w:val="BodytextChar"/>
                <w:color w:val="000000"/>
                <w:sz w:val="18"/>
                <w:szCs w:val="18"/>
              </w:rPr>
              <w:t>Represents the prompted A_DTL_TB.A_LI_BEG_DT and A_LI_END_DT.</w:t>
            </w:r>
          </w:p>
        </w:tc>
      </w:tr>
      <w:tr xmlns:wp14="http://schemas.microsoft.com/office/word/2010/wordml" w:rsidR="00164482" w14:paraId="705EF50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trHeight w:val="121"/>
          <w:jc w:val="center"/>
        </w:trPr>
        <w:tc>
          <w:tcPr>
            <w:tcW w:w="1714" w:type="pct"/>
            <w:gridSpan w:val="5"/>
            <w:tcBorders>
              <w:top w:val="single" w:color="616161" w:sz="2" w:space="0"/>
              <w:bottom w:val="single" w:color="616161" w:sz="2" w:space="0"/>
            </w:tcBorders>
            <w:vAlign w:val="center"/>
          </w:tcPr>
          <w:p w:rsidRPr="00A7660D" w:rsidR="00164482" w:rsidP="00164482" w:rsidRDefault="00164482" w14:paraId="223FC201" wp14:textId="77777777">
            <w:pPr>
              <w:pStyle w:val="TableText"/>
              <w:keepNext w:val="0"/>
              <w:ind w:left="-9"/>
              <w:rPr>
                <w:rStyle w:val="BodytextChar"/>
                <w:sz w:val="18"/>
                <w:szCs w:val="18"/>
              </w:rPr>
            </w:pPr>
            <w:r w:rsidRPr="00A7660D">
              <w:rPr>
                <w:rStyle w:val="BodytextChar"/>
                <w:sz w:val="18"/>
                <w:szCs w:val="18"/>
              </w:rPr>
              <w:t>SA Subm Mbr ID – Name</w:t>
            </w:r>
          </w:p>
        </w:tc>
        <w:tc>
          <w:tcPr>
            <w:tcW w:w="1645" w:type="pct"/>
            <w:gridSpan w:val="4"/>
            <w:tcBorders>
              <w:top w:val="single" w:color="616161" w:sz="2" w:space="0"/>
              <w:bottom w:val="single" w:color="616161" w:sz="2" w:space="0"/>
            </w:tcBorders>
            <w:vAlign w:val="center"/>
          </w:tcPr>
          <w:p w:rsidRPr="00A7660D" w:rsidR="00164482" w:rsidP="00164482" w:rsidRDefault="00164482" w14:paraId="754B9EBB" wp14:textId="77777777">
            <w:pPr>
              <w:rPr>
                <w:rStyle w:val="BodytextChar"/>
                <w:rFonts w:cs="Arial"/>
                <w:sz w:val="18"/>
                <w:szCs w:val="18"/>
              </w:rPr>
            </w:pPr>
            <w:r w:rsidRPr="00A7660D">
              <w:rPr>
                <w:rStyle w:val="BodytextChar"/>
                <w:rFonts w:cs="Arial"/>
                <w:sz w:val="18"/>
                <w:szCs w:val="18"/>
              </w:rPr>
              <w:t>This field displays the Member ID and Name.  The Member Name consists of the following concatenated:</w:t>
            </w:r>
          </w:p>
          <w:p w:rsidRPr="00A7660D" w:rsidR="00164482" w:rsidP="00164482" w:rsidRDefault="00164482" w14:paraId="62D31F4E" wp14:textId="77777777">
            <w:pPr>
              <w:numPr>
                <w:ilvl w:val="0"/>
                <w:numId w:val="17"/>
              </w:numPr>
              <w:spacing w:after="0"/>
              <w:jc w:val="left"/>
              <w:rPr>
                <w:rStyle w:val="BodytextChar"/>
                <w:rFonts w:cs="Arial"/>
                <w:sz w:val="18"/>
                <w:szCs w:val="18"/>
              </w:rPr>
            </w:pPr>
            <w:r w:rsidRPr="00A7660D">
              <w:rPr>
                <w:rStyle w:val="BodytextChar"/>
                <w:rFonts w:cs="Arial"/>
                <w:sz w:val="18"/>
                <w:szCs w:val="18"/>
              </w:rPr>
              <w:t>Member Last Name</w:t>
            </w:r>
          </w:p>
          <w:p w:rsidRPr="00A7660D" w:rsidR="00164482" w:rsidP="00164482" w:rsidRDefault="00164482" w14:paraId="3449EBBD" wp14:textId="77777777">
            <w:pPr>
              <w:numPr>
                <w:ilvl w:val="0"/>
                <w:numId w:val="17"/>
              </w:numPr>
              <w:spacing w:after="0"/>
              <w:jc w:val="left"/>
              <w:rPr>
                <w:rStyle w:val="BodytextChar"/>
                <w:rFonts w:cs="Arial"/>
                <w:sz w:val="18"/>
                <w:szCs w:val="18"/>
              </w:rPr>
            </w:pPr>
            <w:r w:rsidRPr="00A7660D">
              <w:rPr>
                <w:rStyle w:val="BodytextChar"/>
                <w:rFonts w:cs="Arial"/>
                <w:sz w:val="18"/>
                <w:szCs w:val="18"/>
              </w:rPr>
              <w:t>Member Suffix</w:t>
            </w:r>
          </w:p>
          <w:p w:rsidRPr="00A7660D" w:rsidR="00164482" w:rsidP="00164482" w:rsidRDefault="00164482" w14:paraId="78F2BE6C" wp14:textId="77777777">
            <w:pPr>
              <w:numPr>
                <w:ilvl w:val="0"/>
                <w:numId w:val="17"/>
              </w:numPr>
              <w:spacing w:after="0"/>
              <w:jc w:val="left"/>
              <w:rPr>
                <w:rStyle w:val="BodytextChar"/>
                <w:rFonts w:cs="Arial"/>
                <w:sz w:val="18"/>
                <w:szCs w:val="18"/>
              </w:rPr>
            </w:pPr>
            <w:r w:rsidRPr="00A7660D">
              <w:rPr>
                <w:rStyle w:val="BodytextChar"/>
                <w:rFonts w:cs="Arial"/>
                <w:sz w:val="18"/>
                <w:szCs w:val="18"/>
              </w:rPr>
              <w:t>Member First Name</w:t>
            </w:r>
          </w:p>
          <w:p w:rsidRPr="00A7660D" w:rsidR="00164482" w:rsidP="00164482" w:rsidRDefault="00164482" w14:paraId="2A22EF2B" wp14:textId="77777777">
            <w:pPr>
              <w:pStyle w:val="TableText"/>
              <w:keepNext w:val="0"/>
              <w:ind w:left="-9"/>
              <w:rPr>
                <w:rStyle w:val="BodytextChar"/>
                <w:sz w:val="18"/>
                <w:szCs w:val="18"/>
              </w:rPr>
            </w:pPr>
            <w:r w:rsidRPr="00A7660D">
              <w:rPr>
                <w:rStyle w:val="BodytextChar"/>
                <w:sz w:val="18"/>
                <w:szCs w:val="18"/>
              </w:rPr>
              <w:t>Member Middle Initial</w:t>
            </w:r>
          </w:p>
        </w:tc>
        <w:tc>
          <w:tcPr>
            <w:tcW w:w="1641" w:type="pct"/>
            <w:gridSpan w:val="2"/>
            <w:tcBorders>
              <w:top w:val="single" w:color="616161" w:sz="2" w:space="0"/>
              <w:bottom w:val="single" w:color="616161" w:sz="2" w:space="0"/>
            </w:tcBorders>
            <w:vAlign w:val="center"/>
          </w:tcPr>
          <w:p w:rsidRPr="00A7660D" w:rsidR="00164482" w:rsidP="00164482" w:rsidRDefault="00164482" w14:paraId="5188EA7E" wp14:textId="77777777">
            <w:pPr>
              <w:pStyle w:val="TableTextACSSC"/>
              <w:ind w:left="-9"/>
              <w:rPr>
                <w:rStyle w:val="BodytextChar"/>
                <w:rFonts w:ascii="Arial" w:hAnsi="Arial" w:cs="Arial"/>
                <w:color w:val="auto"/>
                <w:sz w:val="18"/>
                <w:szCs w:val="18"/>
              </w:rPr>
            </w:pPr>
            <w:r w:rsidRPr="00A7660D">
              <w:rPr>
                <w:rStyle w:val="BodytextChar"/>
                <w:rFonts w:ascii="Arial" w:hAnsi="Arial" w:cs="Arial"/>
                <w:color w:val="auto"/>
                <w:sz w:val="18"/>
                <w:szCs w:val="18"/>
              </w:rPr>
              <w:t>A-HDR-TB.A-SUBM-MBR-ALT-ID</w:t>
            </w:r>
          </w:p>
          <w:p w:rsidRPr="00A7660D" w:rsidR="00164482" w:rsidP="00164482" w:rsidRDefault="00164482" w14:paraId="0AE7ADF1" wp14:textId="77777777">
            <w:pPr>
              <w:pStyle w:val="TableTextACSSC"/>
              <w:ind w:left="-9"/>
              <w:rPr>
                <w:rStyle w:val="BodytextChar"/>
                <w:rFonts w:ascii="Arial" w:hAnsi="Arial" w:cs="Arial"/>
                <w:color w:val="auto"/>
                <w:sz w:val="18"/>
                <w:szCs w:val="18"/>
              </w:rPr>
            </w:pPr>
            <w:r w:rsidRPr="00A7660D">
              <w:rPr>
                <w:rStyle w:val="BodytextChar"/>
                <w:rFonts w:ascii="Arial" w:hAnsi="Arial" w:cs="Arial"/>
                <w:color w:val="auto"/>
                <w:sz w:val="18"/>
                <w:szCs w:val="18"/>
              </w:rPr>
              <w:t>B-DTL-TB.B-LAST-NAM</w:t>
            </w:r>
          </w:p>
          <w:p w:rsidRPr="00A7660D" w:rsidR="00164482" w:rsidP="00164482" w:rsidRDefault="00164482" w14:paraId="3368F282" wp14:textId="77777777">
            <w:pPr>
              <w:pStyle w:val="TableTextACSSC"/>
              <w:ind w:left="-9"/>
              <w:rPr>
                <w:rStyle w:val="BodytextChar"/>
                <w:rFonts w:ascii="Arial" w:hAnsi="Arial" w:cs="Arial"/>
                <w:color w:val="auto"/>
                <w:sz w:val="18"/>
                <w:szCs w:val="18"/>
              </w:rPr>
            </w:pPr>
            <w:r w:rsidRPr="00A7660D">
              <w:rPr>
                <w:rStyle w:val="BodytextChar"/>
                <w:rFonts w:ascii="Arial" w:hAnsi="Arial" w:cs="Arial"/>
                <w:color w:val="auto"/>
                <w:sz w:val="18"/>
                <w:szCs w:val="18"/>
              </w:rPr>
              <w:t>B-DTL-TB.B-SFX-NAM</w:t>
            </w:r>
          </w:p>
          <w:p w:rsidRPr="00A7660D" w:rsidR="00164482" w:rsidP="00164482" w:rsidRDefault="00164482" w14:paraId="2B059053" wp14:textId="77777777">
            <w:pPr>
              <w:pStyle w:val="TableTextACSSC"/>
              <w:ind w:left="-9"/>
              <w:rPr>
                <w:rStyle w:val="BodytextChar"/>
                <w:rFonts w:ascii="Arial" w:hAnsi="Arial" w:cs="Arial"/>
                <w:color w:val="auto"/>
                <w:sz w:val="18"/>
                <w:szCs w:val="18"/>
              </w:rPr>
            </w:pPr>
            <w:r w:rsidRPr="00A7660D">
              <w:rPr>
                <w:rStyle w:val="BodytextChar"/>
                <w:rFonts w:ascii="Arial" w:hAnsi="Arial" w:cs="Arial"/>
                <w:color w:val="auto"/>
                <w:sz w:val="18"/>
                <w:szCs w:val="18"/>
              </w:rPr>
              <w:t>B-DTL-TB.B-FIRST-NAM</w:t>
            </w:r>
          </w:p>
          <w:p w:rsidRPr="00A7660D" w:rsidR="00164482" w:rsidP="00164482" w:rsidRDefault="00164482" w14:paraId="1CE9A521" wp14:textId="77777777">
            <w:pPr>
              <w:pStyle w:val="TableTextACSSC"/>
              <w:ind w:left="-9"/>
              <w:rPr>
                <w:rStyle w:val="BodytextChar"/>
                <w:rFonts w:ascii="Arial" w:hAnsi="Arial" w:cs="Arial"/>
                <w:color w:val="auto"/>
                <w:sz w:val="18"/>
                <w:szCs w:val="18"/>
              </w:rPr>
            </w:pPr>
            <w:r w:rsidRPr="00A7660D">
              <w:rPr>
                <w:rStyle w:val="BodytextChar"/>
                <w:rFonts w:ascii="Arial" w:hAnsi="Arial" w:cs="Arial"/>
                <w:color w:val="auto"/>
                <w:sz w:val="18"/>
                <w:szCs w:val="18"/>
              </w:rPr>
              <w:t>B-DTL-TB.B-MID-NAM</w:t>
            </w:r>
          </w:p>
          <w:p w:rsidRPr="00A7660D" w:rsidR="00164482" w:rsidP="00164482" w:rsidRDefault="00164482" w14:paraId="249BF8C6" wp14:textId="77777777">
            <w:pPr>
              <w:pStyle w:val="TableTextACSSC"/>
              <w:ind w:left="-9"/>
              <w:rPr>
                <w:rStyle w:val="BodytextChar"/>
                <w:rFonts w:ascii="Arial" w:hAnsi="Arial" w:cs="Arial"/>
                <w:color w:val="auto"/>
                <w:sz w:val="18"/>
                <w:szCs w:val="18"/>
              </w:rPr>
            </w:pPr>
          </w:p>
          <w:p w:rsidRPr="00A7660D" w:rsidR="00164482" w:rsidP="00164482" w:rsidRDefault="00164482" w14:paraId="184AAD8F" wp14:textId="77777777">
            <w:pPr>
              <w:pStyle w:val="TableText"/>
              <w:keepNext w:val="0"/>
              <w:ind w:left="-9"/>
              <w:rPr>
                <w:rStyle w:val="BodytextChar"/>
                <w:sz w:val="18"/>
                <w:szCs w:val="18"/>
              </w:rPr>
            </w:pPr>
            <w:r w:rsidRPr="00A7660D">
              <w:rPr>
                <w:rStyle w:val="BodytextChar"/>
                <w:sz w:val="18"/>
                <w:szCs w:val="18"/>
              </w:rPr>
              <w:t>Join A-HDR-TB.B-SYS-ID to B-DTL-TB.B-SYS-ID</w:t>
            </w:r>
          </w:p>
        </w:tc>
      </w:tr>
      <w:tr xmlns:wp14="http://schemas.microsoft.com/office/word/2010/wordml" w:rsidR="00164482" w:rsidTr="00EE70DD" w14:paraId="478A45D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trHeight w:val="121"/>
          <w:jc w:val="center"/>
        </w:trPr>
        <w:tc>
          <w:tcPr>
            <w:tcW w:w="1714" w:type="pct"/>
            <w:gridSpan w:val="5"/>
            <w:tcBorders>
              <w:top w:val="single" w:color="616161" w:sz="2" w:space="0"/>
              <w:bottom w:val="single" w:color="616161" w:sz="2" w:space="0"/>
            </w:tcBorders>
            <w:vAlign w:val="center"/>
          </w:tcPr>
          <w:p w:rsidRPr="00A7660D" w:rsidR="00164482" w:rsidP="00164482" w:rsidRDefault="00164482" w14:paraId="6ED22268" wp14:textId="77777777">
            <w:pPr>
              <w:pStyle w:val="TOC2"/>
              <w:ind w:left="0"/>
              <w:rPr>
                <w:rStyle w:val="BodytextChar"/>
                <w:rFonts w:cs="Arial"/>
                <w:sz w:val="18"/>
                <w:szCs w:val="18"/>
              </w:rPr>
            </w:pPr>
            <w:r w:rsidRPr="00A7660D">
              <w:rPr>
                <w:rStyle w:val="BodytextChar"/>
                <w:rFonts w:cs="Arial"/>
                <w:sz w:val="18"/>
                <w:szCs w:val="18"/>
              </w:rPr>
              <w:t>SA LI Svc Cd-From</w:t>
            </w:r>
          </w:p>
        </w:tc>
        <w:tc>
          <w:tcPr>
            <w:tcW w:w="1645" w:type="pct"/>
            <w:gridSpan w:val="4"/>
            <w:tcBorders>
              <w:top w:val="single" w:color="616161" w:sz="2" w:space="0"/>
              <w:bottom w:val="single" w:color="616161" w:sz="2" w:space="0"/>
            </w:tcBorders>
          </w:tcPr>
          <w:p w:rsidRPr="00A7660D" w:rsidR="00164482" w:rsidP="00164482" w:rsidRDefault="00164482" w14:paraId="2FEBE862" wp14:textId="77777777">
            <w:pPr>
              <w:pStyle w:val="TOC2"/>
              <w:ind w:left="30"/>
              <w:rPr>
                <w:rStyle w:val="BodytextChar"/>
                <w:rFonts w:cs="Arial"/>
                <w:noProof w:val="0"/>
                <w:sz w:val="18"/>
                <w:szCs w:val="18"/>
              </w:rPr>
            </w:pPr>
            <w:r w:rsidRPr="00A7660D">
              <w:rPr>
                <w:rStyle w:val="BodytextChar"/>
                <w:rFonts w:cs="Arial"/>
                <w:noProof w:val="0"/>
                <w:sz w:val="18"/>
                <w:szCs w:val="18"/>
              </w:rPr>
              <w:t>From Service Code.  The service code may be a procedure code, revenue code, etc.</w:t>
            </w:r>
          </w:p>
        </w:tc>
        <w:tc>
          <w:tcPr>
            <w:tcW w:w="1641" w:type="pct"/>
            <w:gridSpan w:val="2"/>
            <w:tcBorders>
              <w:top w:val="single" w:color="616161" w:sz="2" w:space="0"/>
              <w:bottom w:val="single" w:color="616161" w:sz="2" w:space="0"/>
            </w:tcBorders>
          </w:tcPr>
          <w:p w:rsidRPr="00A7660D" w:rsidR="00164482" w:rsidP="00164482" w:rsidRDefault="00164482" w14:paraId="399AF098" wp14:textId="77777777">
            <w:pPr>
              <w:pStyle w:val="TOC2"/>
              <w:ind w:left="30"/>
              <w:rPr>
                <w:rStyle w:val="BodytextChar"/>
                <w:rFonts w:cs="Arial"/>
                <w:noProof w:val="0"/>
                <w:sz w:val="18"/>
                <w:szCs w:val="18"/>
              </w:rPr>
            </w:pPr>
            <w:r w:rsidRPr="00A7660D">
              <w:rPr>
                <w:rStyle w:val="BodytextChar"/>
                <w:rFonts w:cs="Arial"/>
                <w:noProof w:val="0"/>
                <w:sz w:val="18"/>
                <w:szCs w:val="18"/>
              </w:rPr>
              <w:t>A-DTL-TB. A-LI-SVC-FROM-CD</w:t>
            </w:r>
          </w:p>
        </w:tc>
      </w:tr>
      <w:tr xmlns:wp14="http://schemas.microsoft.com/office/word/2010/wordml" w:rsidR="00164482" w:rsidTr="00EE70DD" w14:paraId="625FC3B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trHeight w:val="121"/>
          <w:jc w:val="center"/>
        </w:trPr>
        <w:tc>
          <w:tcPr>
            <w:tcW w:w="1714" w:type="pct"/>
            <w:gridSpan w:val="5"/>
            <w:tcBorders>
              <w:top w:val="single" w:color="616161" w:sz="2" w:space="0"/>
              <w:bottom w:val="single" w:color="616161" w:sz="2" w:space="0"/>
            </w:tcBorders>
            <w:vAlign w:val="center"/>
          </w:tcPr>
          <w:p w:rsidRPr="00A7660D" w:rsidR="00164482" w:rsidP="00164482" w:rsidRDefault="00164482" w14:paraId="5A74D133" wp14:textId="77777777">
            <w:pPr>
              <w:pStyle w:val="TOC2"/>
              <w:ind w:left="0"/>
              <w:rPr>
                <w:rStyle w:val="Heading1ReleaseNotesACSSC"/>
                <w:rFonts w:cs="Arial"/>
                <w:sz w:val="18"/>
                <w:szCs w:val="18"/>
              </w:rPr>
            </w:pPr>
            <w:r w:rsidRPr="00A7660D">
              <w:rPr>
                <w:rStyle w:val="Heading1ReleaseNotesACSSC"/>
                <w:rFonts w:cs="Arial"/>
                <w:sz w:val="18"/>
                <w:szCs w:val="18"/>
              </w:rPr>
              <w:t xml:space="preserve">SA LI Svc </w:t>
            </w:r>
            <w:r w:rsidRPr="00A7660D" w:rsidR="00D63836">
              <w:rPr>
                <w:rStyle w:val="Heading1ReleaseNotesACSSC"/>
                <w:rFonts w:cs="Arial"/>
                <w:sz w:val="18"/>
                <w:szCs w:val="18"/>
              </w:rPr>
              <w:t>Cd-Mod</w:t>
            </w:r>
          </w:p>
        </w:tc>
        <w:tc>
          <w:tcPr>
            <w:tcW w:w="1645" w:type="pct"/>
            <w:gridSpan w:val="4"/>
            <w:tcBorders>
              <w:top w:val="single" w:color="616161" w:sz="2" w:space="0"/>
              <w:bottom w:val="single" w:color="616161" w:sz="2" w:space="0"/>
            </w:tcBorders>
          </w:tcPr>
          <w:p w:rsidRPr="00A7660D" w:rsidR="00164482" w:rsidP="00164482" w:rsidRDefault="00164482" w14:paraId="1E73A5A6" wp14:textId="77777777">
            <w:pPr>
              <w:pStyle w:val="TOC2"/>
              <w:ind w:left="30"/>
              <w:rPr>
                <w:rStyle w:val="BodytextChar"/>
                <w:rFonts w:cs="Arial"/>
                <w:noProof w:val="0"/>
                <w:sz w:val="18"/>
                <w:szCs w:val="18"/>
              </w:rPr>
            </w:pPr>
            <w:r w:rsidRPr="00A7660D">
              <w:rPr>
                <w:rStyle w:val="BodytextChar"/>
                <w:rFonts w:cs="Arial"/>
                <w:noProof w:val="0"/>
                <w:sz w:val="18"/>
                <w:szCs w:val="18"/>
              </w:rPr>
              <w:t xml:space="preserve">Up to 4 pairs of </w:t>
            </w:r>
            <w:r w:rsidRPr="00A7660D" w:rsidR="00A61F80">
              <w:rPr>
                <w:rStyle w:val="BodytextChar"/>
                <w:rFonts w:cs="Arial"/>
                <w:noProof w:val="0"/>
                <w:sz w:val="18"/>
                <w:szCs w:val="18"/>
              </w:rPr>
              <w:t>Procedure Code</w:t>
            </w:r>
            <w:r w:rsidRPr="00A7660D">
              <w:rPr>
                <w:rStyle w:val="BodytextChar"/>
                <w:rFonts w:cs="Arial"/>
                <w:noProof w:val="0"/>
                <w:sz w:val="18"/>
                <w:szCs w:val="18"/>
              </w:rPr>
              <w:t xml:space="preserve"> Modifiers. Concatenate and separate by comma</w:t>
            </w:r>
          </w:p>
        </w:tc>
        <w:tc>
          <w:tcPr>
            <w:tcW w:w="1641" w:type="pct"/>
            <w:gridSpan w:val="2"/>
            <w:tcBorders>
              <w:top w:val="single" w:color="616161" w:sz="2" w:space="0"/>
              <w:bottom w:val="single" w:color="616161" w:sz="2" w:space="0"/>
            </w:tcBorders>
          </w:tcPr>
          <w:p w:rsidRPr="00A7660D" w:rsidR="00D63836" w:rsidP="00D63836" w:rsidRDefault="00D63836" w14:paraId="3ABBF205" wp14:textId="77777777">
            <w:pPr>
              <w:pStyle w:val="TableText1"/>
              <w:spacing w:before="40" w:after="40"/>
              <w:rPr>
                <w:rFonts w:cs="Arial"/>
                <w:bCs/>
                <w:color w:val="000000"/>
                <w:sz w:val="18"/>
                <w:szCs w:val="18"/>
              </w:rPr>
            </w:pPr>
            <w:r w:rsidRPr="00A7660D">
              <w:rPr>
                <w:rFonts w:cs="Arial"/>
                <w:bCs/>
                <w:color w:val="000000"/>
                <w:sz w:val="18"/>
                <w:szCs w:val="18"/>
              </w:rPr>
              <w:t>A_DTL_TB.A_PROC_MOD_1ST_CD</w:t>
            </w:r>
          </w:p>
          <w:p w:rsidRPr="00A7660D" w:rsidR="00D63836" w:rsidP="00D63836" w:rsidRDefault="00D63836" w14:paraId="56982F49" wp14:textId="77777777">
            <w:pPr>
              <w:pStyle w:val="TableText1"/>
              <w:spacing w:before="40" w:after="40"/>
              <w:rPr>
                <w:rFonts w:cs="Arial"/>
                <w:bCs/>
                <w:color w:val="000000"/>
                <w:sz w:val="18"/>
                <w:szCs w:val="18"/>
              </w:rPr>
            </w:pPr>
            <w:r w:rsidRPr="00A7660D">
              <w:rPr>
                <w:rFonts w:cs="Arial"/>
                <w:bCs/>
                <w:color w:val="000000"/>
                <w:sz w:val="18"/>
                <w:szCs w:val="18"/>
              </w:rPr>
              <w:t>A_DTL_TB.A_PROC_MOD_2ND_CD</w:t>
            </w:r>
          </w:p>
          <w:p w:rsidRPr="00A7660D" w:rsidR="00D63836" w:rsidP="00D63836" w:rsidRDefault="00D63836" w14:paraId="65B7A51E" wp14:textId="77777777">
            <w:pPr>
              <w:pStyle w:val="TableText1"/>
              <w:spacing w:before="40" w:after="40"/>
              <w:rPr>
                <w:rFonts w:cs="Arial"/>
                <w:bCs/>
                <w:color w:val="000000"/>
                <w:sz w:val="18"/>
                <w:szCs w:val="18"/>
              </w:rPr>
            </w:pPr>
            <w:r w:rsidRPr="00A7660D">
              <w:rPr>
                <w:rFonts w:cs="Arial"/>
                <w:bCs/>
                <w:color w:val="000000"/>
                <w:sz w:val="18"/>
                <w:szCs w:val="18"/>
              </w:rPr>
              <w:t xml:space="preserve"> A_DTL_TB.A_PROC_MOD_3RD_CD</w:t>
            </w:r>
          </w:p>
          <w:p w:rsidRPr="00A7660D" w:rsidR="00164482" w:rsidP="00CE0A43" w:rsidRDefault="00D63836" w14:paraId="431A2E00" wp14:textId="77777777">
            <w:pPr>
              <w:pStyle w:val="TableText1"/>
              <w:spacing w:before="40" w:after="40"/>
              <w:rPr>
                <w:rStyle w:val="BodytextChar"/>
                <w:rFonts w:cs="Arial"/>
                <w:sz w:val="18"/>
                <w:szCs w:val="18"/>
              </w:rPr>
            </w:pPr>
            <w:r w:rsidRPr="00A7660D">
              <w:rPr>
                <w:rFonts w:cs="Arial"/>
                <w:bCs/>
                <w:color w:val="000000"/>
                <w:sz w:val="18"/>
                <w:szCs w:val="18"/>
              </w:rPr>
              <w:t>A_DTL_TB.A_PROC_MOD_4TH_CD</w:t>
            </w:r>
          </w:p>
        </w:tc>
      </w:tr>
      <w:tr xmlns:wp14="http://schemas.microsoft.com/office/word/2010/wordml" w:rsidR="00164482" w:rsidTr="00EE70DD" w14:paraId="04018D8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trHeight w:val="121"/>
          <w:jc w:val="center"/>
        </w:trPr>
        <w:tc>
          <w:tcPr>
            <w:tcW w:w="1714" w:type="pct"/>
            <w:gridSpan w:val="5"/>
            <w:tcBorders>
              <w:top w:val="single" w:color="616161" w:sz="2" w:space="0"/>
              <w:bottom w:val="single" w:color="616161" w:sz="2" w:space="0"/>
            </w:tcBorders>
            <w:vAlign w:val="center"/>
          </w:tcPr>
          <w:p w:rsidRPr="00A7660D" w:rsidR="00164482" w:rsidP="00164482" w:rsidRDefault="00164482" w14:paraId="663EB5BC" wp14:textId="77777777">
            <w:pPr>
              <w:pStyle w:val="TOC2"/>
              <w:ind w:left="0"/>
              <w:rPr>
                <w:rStyle w:val="BodytextChar"/>
                <w:rFonts w:cs="Arial"/>
                <w:sz w:val="18"/>
                <w:szCs w:val="18"/>
              </w:rPr>
            </w:pPr>
            <w:r w:rsidRPr="00A7660D">
              <w:rPr>
                <w:rStyle w:val="BodytextChar"/>
                <w:rFonts w:cs="Arial"/>
                <w:sz w:val="18"/>
                <w:szCs w:val="18"/>
              </w:rPr>
              <w:t>SA LI Svc Cd-To</w:t>
            </w:r>
          </w:p>
        </w:tc>
        <w:tc>
          <w:tcPr>
            <w:tcW w:w="1645" w:type="pct"/>
            <w:gridSpan w:val="4"/>
            <w:tcBorders>
              <w:top w:val="single" w:color="616161" w:sz="2" w:space="0"/>
              <w:bottom w:val="single" w:color="616161" w:sz="2" w:space="0"/>
            </w:tcBorders>
          </w:tcPr>
          <w:p w:rsidRPr="00A7660D" w:rsidR="00164482" w:rsidP="00164482" w:rsidRDefault="00164482" w14:paraId="6DDADB5F" wp14:textId="77777777">
            <w:pPr>
              <w:pStyle w:val="TOC2"/>
              <w:ind w:left="30"/>
              <w:rPr>
                <w:rStyle w:val="BodytextChar"/>
                <w:rFonts w:cs="Arial"/>
                <w:noProof w:val="0"/>
                <w:sz w:val="18"/>
                <w:szCs w:val="18"/>
              </w:rPr>
            </w:pPr>
            <w:r w:rsidRPr="00A7660D">
              <w:rPr>
                <w:rStyle w:val="BodytextChar"/>
                <w:rFonts w:cs="Arial"/>
                <w:noProof w:val="0"/>
                <w:sz w:val="18"/>
                <w:szCs w:val="18"/>
              </w:rPr>
              <w:t>To Service Code.  The service code may be a procedure code, revenue code, etc.</w:t>
            </w:r>
          </w:p>
        </w:tc>
        <w:tc>
          <w:tcPr>
            <w:tcW w:w="1641" w:type="pct"/>
            <w:gridSpan w:val="2"/>
            <w:tcBorders>
              <w:top w:val="single" w:color="616161" w:sz="2" w:space="0"/>
              <w:bottom w:val="single" w:color="616161" w:sz="2" w:space="0"/>
            </w:tcBorders>
          </w:tcPr>
          <w:p w:rsidRPr="00A7660D" w:rsidR="00164482" w:rsidP="00164482" w:rsidRDefault="00164482" w14:paraId="760FC30C" wp14:textId="77777777">
            <w:pPr>
              <w:pStyle w:val="TOC2"/>
              <w:ind w:left="30"/>
              <w:rPr>
                <w:rStyle w:val="BodytextChar"/>
                <w:rFonts w:cs="Arial"/>
                <w:noProof w:val="0"/>
                <w:sz w:val="18"/>
                <w:szCs w:val="18"/>
              </w:rPr>
            </w:pPr>
            <w:r w:rsidRPr="00A7660D">
              <w:rPr>
                <w:rStyle w:val="BodytextChar"/>
                <w:rFonts w:cs="Arial"/>
                <w:noProof w:val="0"/>
                <w:sz w:val="18"/>
                <w:szCs w:val="18"/>
              </w:rPr>
              <w:t>A-DTL-TB. A-LI-SVC-THRU-CD</w:t>
            </w:r>
          </w:p>
        </w:tc>
      </w:tr>
      <w:tr xmlns:wp14="http://schemas.microsoft.com/office/word/2010/wordml" w:rsidR="00164482" w14:paraId="5293550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trHeight w:val="121"/>
          <w:jc w:val="center"/>
        </w:trPr>
        <w:tc>
          <w:tcPr>
            <w:tcW w:w="5000" w:type="pct"/>
            <w:gridSpan w:val="11"/>
            <w:tcBorders>
              <w:top w:val="single" w:color="616161" w:sz="2" w:space="0"/>
              <w:bottom w:val="single" w:color="616161" w:sz="2" w:space="0"/>
            </w:tcBorders>
            <w:shd w:val="clear" w:color="auto" w:fill="191919"/>
          </w:tcPr>
          <w:p w:rsidR="00164482" w:rsidP="00880DFF" w:rsidRDefault="00164482" w14:paraId="1E828B0F" wp14:textId="77777777">
            <w:pPr>
              <w:pStyle w:val="TableText1"/>
              <w:keepNext/>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164482" w14:paraId="2B03753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trHeight w:val="121"/>
          <w:jc w:val="center"/>
        </w:trPr>
        <w:tc>
          <w:tcPr>
            <w:tcW w:w="2563" w:type="pct"/>
            <w:gridSpan w:val="7"/>
            <w:tcBorders>
              <w:top w:val="single" w:color="616161" w:sz="2" w:space="0"/>
              <w:bottom w:val="single" w:color="616161" w:sz="2" w:space="0"/>
            </w:tcBorders>
          </w:tcPr>
          <w:p w:rsidRPr="00A7660D" w:rsidR="00164482" w:rsidP="00880DFF" w:rsidRDefault="00164482" w14:paraId="7FA728F1" wp14:textId="77777777">
            <w:pPr>
              <w:pStyle w:val="TableText1"/>
              <w:keepNext/>
              <w:spacing w:before="40" w:after="40"/>
              <w:jc w:val="center"/>
              <w:rPr>
                <w:rStyle w:val="ModernTableText"/>
                <w:rFonts w:cs="Arial"/>
                <w:b/>
                <w:szCs w:val="17"/>
              </w:rPr>
            </w:pPr>
            <w:r w:rsidRPr="00A7660D">
              <w:rPr>
                <w:rStyle w:val="ModernTableText"/>
                <w:rFonts w:cs="Arial"/>
                <w:b/>
                <w:szCs w:val="17"/>
              </w:rPr>
              <w:t>Chart Title</w:t>
            </w:r>
          </w:p>
        </w:tc>
        <w:tc>
          <w:tcPr>
            <w:tcW w:w="2437" w:type="pct"/>
            <w:gridSpan w:val="4"/>
            <w:tcBorders>
              <w:top w:val="single" w:color="616161" w:sz="2" w:space="0"/>
              <w:bottom w:val="single" w:color="616161" w:sz="2" w:space="0"/>
            </w:tcBorders>
          </w:tcPr>
          <w:p w:rsidRPr="00A7660D" w:rsidR="00164482" w:rsidP="00880DFF" w:rsidRDefault="00164482" w14:paraId="270902F7" wp14:textId="77777777">
            <w:pPr>
              <w:pStyle w:val="TableText1"/>
              <w:keepNext/>
              <w:spacing w:before="40" w:after="40"/>
              <w:jc w:val="center"/>
              <w:rPr>
                <w:rStyle w:val="ModernTableText"/>
                <w:rFonts w:cs="Arial"/>
                <w:b/>
                <w:noProof/>
                <w:szCs w:val="17"/>
              </w:rPr>
            </w:pPr>
            <w:r w:rsidRPr="00A7660D">
              <w:rPr>
                <w:rStyle w:val="ModernTableText"/>
                <w:rFonts w:cs="Arial"/>
                <w:b/>
                <w:noProof/>
                <w:szCs w:val="17"/>
              </w:rPr>
              <w:t>Chart Sub-title</w:t>
            </w:r>
          </w:p>
        </w:tc>
      </w:tr>
      <w:tr xmlns:wp14="http://schemas.microsoft.com/office/word/2010/wordml" w:rsidR="00164482" w14:paraId="08007F9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trHeight w:val="121"/>
          <w:jc w:val="center"/>
        </w:trPr>
        <w:tc>
          <w:tcPr>
            <w:tcW w:w="2563" w:type="pct"/>
            <w:gridSpan w:val="7"/>
            <w:tcBorders>
              <w:top w:val="single" w:color="616161" w:sz="2" w:space="0"/>
              <w:right w:val="single" w:color="616161" w:sz="2" w:space="0"/>
            </w:tcBorders>
          </w:tcPr>
          <w:p w:rsidRPr="00A7660D" w:rsidR="00164482" w:rsidP="00F770D4" w:rsidRDefault="00164482" w14:paraId="245153FB" wp14:textId="77777777">
            <w:pPr>
              <w:pStyle w:val="TableText1"/>
              <w:spacing w:before="40" w:after="40"/>
              <w:rPr>
                <w:rStyle w:val="ModernTableText"/>
                <w:rFonts w:cs="Arial"/>
                <w:color w:val="000000"/>
                <w:szCs w:val="17"/>
              </w:rPr>
            </w:pPr>
            <w:r w:rsidRPr="00A7660D">
              <w:rPr>
                <w:rStyle w:val="ModernTableText"/>
                <w:rFonts w:cs="Arial"/>
                <w:color w:val="000000"/>
                <w:szCs w:val="17"/>
              </w:rPr>
              <w:t>N/A</w:t>
            </w:r>
          </w:p>
        </w:tc>
        <w:tc>
          <w:tcPr>
            <w:tcW w:w="2437" w:type="pct"/>
            <w:gridSpan w:val="4"/>
            <w:tcBorders>
              <w:top w:val="single" w:color="616161" w:sz="2" w:space="0"/>
              <w:right w:val="single" w:color="616161" w:sz="2" w:space="0"/>
            </w:tcBorders>
          </w:tcPr>
          <w:p w:rsidRPr="00A7660D" w:rsidR="00164482" w:rsidP="00F770D4" w:rsidRDefault="00164482" w14:paraId="702E1BE6" wp14:textId="77777777">
            <w:pPr>
              <w:pStyle w:val="TableText1"/>
              <w:spacing w:before="40" w:after="40"/>
              <w:rPr>
                <w:rStyle w:val="ModernTableText"/>
                <w:rFonts w:cs="Arial"/>
                <w:color w:val="000000"/>
                <w:szCs w:val="17"/>
              </w:rPr>
            </w:pPr>
            <w:r w:rsidRPr="00A7660D">
              <w:rPr>
                <w:rStyle w:val="ModernTableText"/>
                <w:rFonts w:cs="Arial"/>
                <w:color w:val="000000"/>
                <w:szCs w:val="17"/>
              </w:rPr>
              <w:t>N/A</w:t>
            </w:r>
          </w:p>
        </w:tc>
      </w:tr>
      <w:tr xmlns:wp14="http://schemas.microsoft.com/office/word/2010/wordml" w:rsidR="00CE759A" w14:paraId="2DC69B3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21"/>
          <w:tblHeader/>
          <w:jc w:val="center"/>
        </w:trPr>
        <w:tc>
          <w:tcPr>
            <w:tcW w:w="5000" w:type="pct"/>
            <w:gridSpan w:val="11"/>
            <w:tcBorders>
              <w:top w:val="single" w:color="616161" w:sz="2" w:space="0"/>
              <w:bottom w:val="single" w:color="616161" w:sz="2" w:space="0"/>
            </w:tcBorders>
            <w:shd w:val="clear" w:color="auto" w:fill="191919"/>
            <w:vAlign w:val="center"/>
          </w:tcPr>
          <w:p w:rsidR="00CE759A" w:rsidRDefault="00CE759A" w14:paraId="75EB60FC"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Body</w:t>
            </w:r>
          </w:p>
        </w:tc>
      </w:tr>
      <w:tr xmlns:wp14="http://schemas.microsoft.com/office/word/2010/wordml" w:rsidR="00CE759A" w14:paraId="65D579B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21"/>
          <w:tblHeader/>
          <w:jc w:val="center"/>
        </w:trPr>
        <w:tc>
          <w:tcPr>
            <w:tcW w:w="676" w:type="pct"/>
            <w:gridSpan w:val="2"/>
            <w:tcBorders>
              <w:top w:val="single" w:color="616161" w:sz="2" w:space="0"/>
            </w:tcBorders>
            <w:vAlign w:val="center"/>
          </w:tcPr>
          <w:p w:rsidRPr="00A7660D" w:rsidR="00CE759A" w:rsidRDefault="00CE759A" w14:paraId="5EA84FED" wp14:textId="77777777">
            <w:pPr>
              <w:pStyle w:val="TableText1"/>
              <w:spacing w:before="40" w:after="40"/>
              <w:jc w:val="center"/>
              <w:rPr>
                <w:rStyle w:val="ModernTableText"/>
                <w:rFonts w:cs="Arial"/>
                <w:b/>
                <w:szCs w:val="18"/>
              </w:rPr>
            </w:pPr>
            <w:r w:rsidRPr="00A7660D">
              <w:rPr>
                <w:rStyle w:val="ModernTableText"/>
                <w:rFonts w:cs="Arial"/>
                <w:b/>
                <w:szCs w:val="18"/>
              </w:rPr>
              <w:t>Field Type</w:t>
            </w:r>
          </w:p>
        </w:tc>
        <w:tc>
          <w:tcPr>
            <w:tcW w:w="797" w:type="pct"/>
            <w:gridSpan w:val="2"/>
            <w:tcBorders>
              <w:top w:val="single" w:color="616161" w:sz="2" w:space="0"/>
            </w:tcBorders>
            <w:vAlign w:val="center"/>
          </w:tcPr>
          <w:p w:rsidRPr="00A7660D" w:rsidR="00CE759A" w:rsidRDefault="00CE759A" w14:paraId="528A6EA1" wp14:textId="77777777">
            <w:pPr>
              <w:pStyle w:val="TableHeading"/>
              <w:spacing w:before="40" w:after="40"/>
              <w:jc w:val="center"/>
              <w:rPr>
                <w:rStyle w:val="ModernTableText"/>
                <w:rFonts w:cs="Arial"/>
                <w:szCs w:val="18"/>
              </w:rPr>
            </w:pPr>
            <w:r w:rsidRPr="00A7660D">
              <w:rPr>
                <w:rStyle w:val="ModernTableText"/>
                <w:rFonts w:cs="Arial"/>
                <w:szCs w:val="18"/>
              </w:rPr>
              <w:t>Business Label</w:t>
            </w:r>
          </w:p>
        </w:tc>
        <w:tc>
          <w:tcPr>
            <w:tcW w:w="1090" w:type="pct"/>
            <w:gridSpan w:val="3"/>
            <w:tcBorders>
              <w:top w:val="single" w:color="616161" w:sz="2" w:space="0"/>
            </w:tcBorders>
            <w:vAlign w:val="center"/>
          </w:tcPr>
          <w:p w:rsidRPr="00A7660D" w:rsidR="00CE759A" w:rsidRDefault="00CE759A" w14:paraId="674465DC" wp14:textId="77777777">
            <w:pPr>
              <w:pStyle w:val="TableText1"/>
              <w:spacing w:before="40" w:after="40"/>
              <w:jc w:val="center"/>
              <w:rPr>
                <w:rStyle w:val="ModernTableText"/>
                <w:rFonts w:cs="Arial"/>
                <w:b/>
                <w:noProof/>
                <w:szCs w:val="18"/>
              </w:rPr>
            </w:pPr>
            <w:r w:rsidRPr="00A7660D">
              <w:rPr>
                <w:rStyle w:val="ModernTableText"/>
                <w:rFonts w:cs="Arial"/>
                <w:b/>
                <w:noProof/>
                <w:szCs w:val="18"/>
              </w:rPr>
              <w:t>Field Description</w:t>
            </w:r>
          </w:p>
        </w:tc>
        <w:tc>
          <w:tcPr>
            <w:tcW w:w="461" w:type="pct"/>
            <w:tcBorders>
              <w:top w:val="single" w:color="616161" w:sz="2" w:space="0"/>
            </w:tcBorders>
            <w:vAlign w:val="center"/>
          </w:tcPr>
          <w:p w:rsidRPr="00A7660D" w:rsidR="00CE759A" w:rsidRDefault="00CE759A" w14:paraId="1EC1A625" wp14:textId="77777777">
            <w:pPr>
              <w:pStyle w:val="TableText1"/>
              <w:spacing w:before="40" w:after="40"/>
              <w:jc w:val="center"/>
              <w:rPr>
                <w:rStyle w:val="ModernTableText"/>
                <w:rFonts w:cs="Arial"/>
                <w:b/>
                <w:noProof/>
                <w:szCs w:val="18"/>
              </w:rPr>
            </w:pPr>
            <w:r w:rsidRPr="00A7660D">
              <w:rPr>
                <w:rStyle w:val="ModernTableText"/>
                <w:rFonts w:cs="Arial"/>
                <w:b/>
                <w:noProof/>
                <w:szCs w:val="18"/>
              </w:rPr>
              <w:t>Source Table</w:t>
            </w:r>
          </w:p>
        </w:tc>
        <w:tc>
          <w:tcPr>
            <w:tcW w:w="823" w:type="pct"/>
            <w:gridSpan w:val="2"/>
            <w:tcBorders>
              <w:top w:val="single" w:color="616161" w:sz="2" w:space="0"/>
            </w:tcBorders>
            <w:vAlign w:val="center"/>
          </w:tcPr>
          <w:p w:rsidRPr="00A7660D" w:rsidR="00CE759A" w:rsidRDefault="00CE759A" w14:paraId="3B8FA7E3" wp14:textId="77777777">
            <w:pPr>
              <w:pStyle w:val="TableText1"/>
              <w:spacing w:before="40" w:after="40"/>
              <w:jc w:val="center"/>
              <w:rPr>
                <w:rStyle w:val="ModernTableText"/>
                <w:rFonts w:cs="Arial"/>
                <w:b/>
                <w:noProof/>
                <w:szCs w:val="18"/>
              </w:rPr>
            </w:pPr>
            <w:r w:rsidRPr="00A7660D">
              <w:rPr>
                <w:rStyle w:val="ModernTableText"/>
                <w:rFonts w:cs="Arial"/>
                <w:b/>
                <w:noProof/>
                <w:szCs w:val="18"/>
              </w:rPr>
              <w:t>Source Column</w:t>
            </w:r>
          </w:p>
        </w:tc>
        <w:tc>
          <w:tcPr>
            <w:tcW w:w="1153" w:type="pct"/>
            <w:tcBorders>
              <w:top w:val="single" w:color="616161" w:sz="2" w:space="0"/>
            </w:tcBorders>
            <w:vAlign w:val="center"/>
          </w:tcPr>
          <w:p w:rsidRPr="00A7660D" w:rsidR="00CE759A" w:rsidRDefault="00CE759A" w14:paraId="3BC5F59D" wp14:textId="77777777">
            <w:pPr>
              <w:pStyle w:val="TableText1"/>
              <w:spacing w:before="40" w:after="40"/>
              <w:jc w:val="center"/>
              <w:rPr>
                <w:rStyle w:val="ModernTableText"/>
                <w:rFonts w:cs="Arial"/>
                <w:b/>
                <w:noProof/>
                <w:szCs w:val="18"/>
              </w:rPr>
            </w:pPr>
            <w:r w:rsidRPr="00A7660D">
              <w:rPr>
                <w:rStyle w:val="ModernTableText"/>
                <w:rFonts w:cs="Arial"/>
                <w:b/>
                <w:noProof/>
                <w:szCs w:val="18"/>
              </w:rPr>
              <w:t>Source Column Processing Rules</w:t>
            </w:r>
          </w:p>
        </w:tc>
      </w:tr>
      <w:tr xmlns:wp14="http://schemas.microsoft.com/office/word/2010/wordml" w:rsidR="00B16BB1" w:rsidTr="00EE70DD" w14:paraId="309E08B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21"/>
          <w:jc w:val="center"/>
        </w:trPr>
        <w:tc>
          <w:tcPr>
            <w:tcW w:w="676" w:type="pct"/>
            <w:gridSpan w:val="2"/>
            <w:vAlign w:val="center"/>
          </w:tcPr>
          <w:p w:rsidRPr="00A7660D" w:rsidR="00B16BB1" w:rsidP="003F0B65" w:rsidRDefault="00B16BB1" w14:paraId="48D71271" wp14:textId="77777777">
            <w:pPr>
              <w:jc w:val="left"/>
              <w:rPr>
                <w:rStyle w:val="BodytextChar"/>
                <w:rFonts w:cs="Arial"/>
                <w:sz w:val="18"/>
                <w:szCs w:val="18"/>
              </w:rPr>
            </w:pPr>
            <w:r w:rsidRPr="00A7660D">
              <w:rPr>
                <w:rStyle w:val="BodytextChar"/>
                <w:rFonts w:cs="Arial"/>
                <w:sz w:val="18"/>
                <w:szCs w:val="18"/>
              </w:rPr>
              <w:t>Column</w:t>
            </w:r>
          </w:p>
        </w:tc>
        <w:tc>
          <w:tcPr>
            <w:tcW w:w="797" w:type="pct"/>
            <w:gridSpan w:val="2"/>
            <w:vAlign w:val="center"/>
          </w:tcPr>
          <w:p w:rsidRPr="00A7660D" w:rsidR="00B16BB1" w:rsidP="00B16BB1" w:rsidRDefault="00B16BB1" w14:paraId="4D3C2FDC" wp14:textId="77777777">
            <w:pPr>
              <w:pStyle w:val="TableText1"/>
              <w:spacing w:before="40" w:after="40"/>
              <w:rPr>
                <w:rStyle w:val="BodytextChar"/>
                <w:rFonts w:cs="Arial"/>
                <w:spacing w:val="0"/>
                <w:sz w:val="18"/>
                <w:szCs w:val="18"/>
              </w:rPr>
            </w:pPr>
            <w:r w:rsidRPr="00A7660D">
              <w:rPr>
                <w:rStyle w:val="BodytextChar"/>
                <w:rFonts w:cs="Arial"/>
                <w:spacing w:val="0"/>
                <w:sz w:val="18"/>
                <w:szCs w:val="18"/>
              </w:rPr>
              <w:t>SA Ty Cd</w:t>
            </w:r>
            <w:r w:rsidRPr="00A7660D" w:rsidR="007D0B4A">
              <w:rPr>
                <w:rStyle w:val="BodytextChar"/>
                <w:rFonts w:cs="Arial"/>
                <w:spacing w:val="0"/>
                <w:sz w:val="18"/>
                <w:szCs w:val="18"/>
              </w:rPr>
              <w:t xml:space="preserve"> - Desc</w:t>
            </w:r>
          </w:p>
        </w:tc>
        <w:tc>
          <w:tcPr>
            <w:tcW w:w="1090" w:type="pct"/>
            <w:gridSpan w:val="3"/>
            <w:vAlign w:val="center"/>
          </w:tcPr>
          <w:p w:rsidRPr="00A7660D" w:rsidR="00B16BB1" w:rsidP="003F0B65" w:rsidRDefault="00B16BB1" w14:paraId="090E95AA" wp14:textId="77777777">
            <w:pPr>
              <w:jc w:val="left"/>
              <w:rPr>
                <w:rStyle w:val="BodytextChar"/>
                <w:rFonts w:cs="Arial"/>
                <w:sz w:val="18"/>
                <w:szCs w:val="18"/>
              </w:rPr>
            </w:pPr>
            <w:r w:rsidRPr="00A7660D">
              <w:rPr>
                <w:rStyle w:val="BodytextChar"/>
                <w:rFonts w:cs="Arial"/>
                <w:sz w:val="18"/>
                <w:szCs w:val="18"/>
              </w:rPr>
              <w:t>Authorization Type</w:t>
            </w:r>
          </w:p>
        </w:tc>
        <w:tc>
          <w:tcPr>
            <w:tcW w:w="461" w:type="pct"/>
            <w:vAlign w:val="center"/>
          </w:tcPr>
          <w:p w:rsidRPr="00A7660D" w:rsidR="00B16BB1" w:rsidP="003F0B65" w:rsidRDefault="00B16BB1" w14:paraId="057980F0" wp14:textId="77777777">
            <w:pPr>
              <w:spacing w:before="40" w:after="40"/>
              <w:jc w:val="left"/>
              <w:rPr>
                <w:rStyle w:val="BodytextChar"/>
                <w:rFonts w:cs="Arial"/>
                <w:sz w:val="18"/>
                <w:szCs w:val="18"/>
              </w:rPr>
            </w:pPr>
            <w:r w:rsidRPr="00A7660D">
              <w:rPr>
                <w:rStyle w:val="BodytextChar"/>
                <w:rFonts w:cs="Arial"/>
                <w:sz w:val="18"/>
                <w:szCs w:val="18"/>
              </w:rPr>
              <w:t>A_HDR_TB</w:t>
            </w:r>
          </w:p>
        </w:tc>
        <w:tc>
          <w:tcPr>
            <w:tcW w:w="823" w:type="pct"/>
            <w:gridSpan w:val="2"/>
            <w:vAlign w:val="center"/>
          </w:tcPr>
          <w:p w:rsidRPr="00A7660D" w:rsidR="00B16BB1" w:rsidP="003F0B65" w:rsidRDefault="00B16BB1" w14:paraId="09557588" wp14:textId="77777777">
            <w:pPr>
              <w:spacing w:before="40" w:after="40"/>
              <w:jc w:val="left"/>
              <w:rPr>
                <w:rStyle w:val="BodytextChar"/>
                <w:rFonts w:cs="Arial"/>
                <w:sz w:val="18"/>
                <w:szCs w:val="18"/>
              </w:rPr>
            </w:pPr>
            <w:r w:rsidRPr="00A7660D">
              <w:rPr>
                <w:rStyle w:val="BodytextChar"/>
                <w:rFonts w:cs="Arial"/>
                <w:sz w:val="18"/>
                <w:szCs w:val="18"/>
              </w:rPr>
              <w:t>A_TY_CD</w:t>
            </w:r>
          </w:p>
        </w:tc>
        <w:tc>
          <w:tcPr>
            <w:tcW w:w="1153" w:type="pct"/>
          </w:tcPr>
          <w:p w:rsidRPr="00A7660D" w:rsidR="00B16BB1" w:rsidP="003F0B65" w:rsidRDefault="00B16BB1" w14:paraId="0D52746E" wp14:textId="77777777">
            <w:pPr>
              <w:pStyle w:val="TableText1"/>
              <w:spacing w:before="40" w:after="40"/>
              <w:rPr>
                <w:rStyle w:val="BodytextChar"/>
                <w:rFonts w:cs="Arial"/>
                <w:spacing w:val="0"/>
                <w:sz w:val="18"/>
                <w:szCs w:val="18"/>
              </w:rPr>
            </w:pPr>
            <w:r w:rsidRPr="00A7660D">
              <w:rPr>
                <w:rStyle w:val="BodytextChar"/>
                <w:rFonts w:cs="Arial"/>
                <w:spacing w:val="0"/>
                <w:sz w:val="18"/>
                <w:szCs w:val="18"/>
              </w:rPr>
              <w:t>Using R-VV-DOMAIN-NAM = ‘A-TY-CD’, join to R-VV-TB.R-VV-CD using A-DTL-TB.A-TY-CD to get the short description.</w:t>
            </w:r>
          </w:p>
        </w:tc>
      </w:tr>
      <w:tr xmlns:wp14="http://schemas.microsoft.com/office/word/2010/wordml" w:rsidR="00B16BB1" w:rsidTr="00EE70DD" w14:paraId="580BE24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21"/>
          <w:jc w:val="center"/>
        </w:trPr>
        <w:tc>
          <w:tcPr>
            <w:tcW w:w="676" w:type="pct"/>
            <w:gridSpan w:val="2"/>
            <w:vAlign w:val="center"/>
          </w:tcPr>
          <w:p w:rsidRPr="00A7660D" w:rsidR="00B16BB1" w:rsidP="003F0B65" w:rsidRDefault="00B16BB1" w14:paraId="0CBB6C64" wp14:textId="77777777">
            <w:pPr>
              <w:jc w:val="left"/>
              <w:rPr>
                <w:rStyle w:val="BodytextChar"/>
                <w:rFonts w:cs="Arial"/>
                <w:sz w:val="18"/>
                <w:szCs w:val="18"/>
              </w:rPr>
            </w:pPr>
            <w:r w:rsidRPr="00A7660D">
              <w:rPr>
                <w:rStyle w:val="BodytextChar"/>
                <w:rFonts w:cs="Arial"/>
                <w:sz w:val="18"/>
                <w:szCs w:val="18"/>
              </w:rPr>
              <w:t>Column</w:t>
            </w:r>
          </w:p>
        </w:tc>
        <w:tc>
          <w:tcPr>
            <w:tcW w:w="797" w:type="pct"/>
            <w:gridSpan w:val="2"/>
            <w:vAlign w:val="center"/>
          </w:tcPr>
          <w:p w:rsidRPr="00A7660D" w:rsidR="00B16BB1" w:rsidP="00B16BB1" w:rsidRDefault="00610C28" w14:paraId="3BEA87CF" wp14:textId="77777777">
            <w:pPr>
              <w:pStyle w:val="TOC2"/>
              <w:ind w:left="0"/>
              <w:rPr>
                <w:rStyle w:val="BodytextChar"/>
                <w:rFonts w:cs="Arial"/>
                <w:noProof w:val="0"/>
                <w:sz w:val="18"/>
                <w:szCs w:val="18"/>
              </w:rPr>
            </w:pPr>
            <w:r w:rsidRPr="00A7660D">
              <w:rPr>
                <w:rStyle w:val="BodytextChar"/>
                <w:rFonts w:cs="Arial"/>
                <w:noProof w:val="0"/>
                <w:sz w:val="18"/>
                <w:szCs w:val="18"/>
              </w:rPr>
              <w:t>SA LI Cat Svc Cd</w:t>
            </w:r>
            <w:r w:rsidRPr="00A7660D" w:rsidR="007D0B4A">
              <w:rPr>
                <w:rStyle w:val="BodytextChar"/>
                <w:rFonts w:cs="Arial"/>
                <w:noProof w:val="0"/>
                <w:sz w:val="18"/>
                <w:szCs w:val="18"/>
              </w:rPr>
              <w:t xml:space="preserve"> - Desc</w:t>
            </w:r>
          </w:p>
        </w:tc>
        <w:tc>
          <w:tcPr>
            <w:tcW w:w="1090" w:type="pct"/>
            <w:gridSpan w:val="3"/>
            <w:vAlign w:val="center"/>
          </w:tcPr>
          <w:p w:rsidRPr="00A7660D" w:rsidR="00B16BB1" w:rsidP="003F0B65" w:rsidRDefault="00B16BB1" w14:paraId="7D746081" wp14:textId="77777777">
            <w:pPr>
              <w:jc w:val="left"/>
              <w:rPr>
                <w:rStyle w:val="BodytextChar"/>
                <w:rFonts w:cs="Arial"/>
                <w:sz w:val="18"/>
                <w:szCs w:val="18"/>
              </w:rPr>
            </w:pPr>
            <w:r w:rsidRPr="00A7660D">
              <w:rPr>
                <w:rStyle w:val="BodytextChar"/>
                <w:rFonts w:cs="Arial"/>
                <w:sz w:val="18"/>
                <w:szCs w:val="18"/>
              </w:rPr>
              <w:t>SA Service Category Code</w:t>
            </w:r>
          </w:p>
        </w:tc>
        <w:tc>
          <w:tcPr>
            <w:tcW w:w="461" w:type="pct"/>
            <w:vAlign w:val="center"/>
          </w:tcPr>
          <w:p w:rsidRPr="00A7660D" w:rsidR="00B16BB1" w:rsidP="003F0B65" w:rsidRDefault="00B16BB1" w14:paraId="242F6E80" wp14:textId="77777777">
            <w:pPr>
              <w:spacing w:before="40" w:after="40"/>
              <w:jc w:val="left"/>
              <w:rPr>
                <w:rStyle w:val="BodytextChar"/>
                <w:rFonts w:cs="Arial"/>
                <w:sz w:val="18"/>
                <w:szCs w:val="18"/>
              </w:rPr>
            </w:pPr>
            <w:r w:rsidRPr="00A7660D">
              <w:rPr>
                <w:rStyle w:val="BodytextChar"/>
                <w:rFonts w:cs="Arial"/>
                <w:sz w:val="18"/>
                <w:szCs w:val="18"/>
              </w:rPr>
              <w:t>A_DTL_TB</w:t>
            </w:r>
          </w:p>
        </w:tc>
        <w:tc>
          <w:tcPr>
            <w:tcW w:w="823" w:type="pct"/>
            <w:gridSpan w:val="2"/>
            <w:vAlign w:val="center"/>
          </w:tcPr>
          <w:p w:rsidRPr="00A7660D" w:rsidR="00B16BB1" w:rsidP="003F0B65" w:rsidRDefault="00B16BB1" w14:paraId="26B6B4C8" wp14:textId="77777777">
            <w:pPr>
              <w:spacing w:before="40" w:after="40"/>
              <w:jc w:val="left"/>
              <w:rPr>
                <w:rStyle w:val="BodytextChar"/>
                <w:rFonts w:cs="Arial"/>
                <w:sz w:val="18"/>
                <w:szCs w:val="18"/>
              </w:rPr>
            </w:pPr>
            <w:r w:rsidRPr="00A7660D">
              <w:rPr>
                <w:rStyle w:val="BodytextChar"/>
                <w:rFonts w:cs="Arial"/>
                <w:sz w:val="18"/>
                <w:szCs w:val="18"/>
              </w:rPr>
              <w:t>A_LI_CAT_SVC_CD</w:t>
            </w:r>
          </w:p>
        </w:tc>
        <w:tc>
          <w:tcPr>
            <w:tcW w:w="1153" w:type="pct"/>
          </w:tcPr>
          <w:p w:rsidRPr="00A7660D" w:rsidR="00B16BB1" w:rsidP="003F0B65" w:rsidRDefault="00B16BB1" w14:paraId="61E24637" wp14:textId="77777777">
            <w:pPr>
              <w:pStyle w:val="TableText1"/>
              <w:spacing w:before="40" w:after="40"/>
              <w:rPr>
                <w:rStyle w:val="BodytextChar"/>
                <w:rFonts w:cs="Arial"/>
                <w:spacing w:val="0"/>
                <w:sz w:val="18"/>
                <w:szCs w:val="18"/>
              </w:rPr>
            </w:pPr>
            <w:r w:rsidRPr="00A7660D">
              <w:rPr>
                <w:rStyle w:val="BodytextChar"/>
                <w:rFonts w:cs="Arial"/>
                <w:spacing w:val="0"/>
                <w:sz w:val="18"/>
                <w:szCs w:val="18"/>
              </w:rPr>
              <w:t>Using R-VV-DOMAIN-NAM = ‘A-LI-CAT-SVC-CD’, join to R-VV-TB.R-VV-CD using A-DTL-TB.A-LI-CAT-SVC-CD to get the short description.</w:t>
            </w:r>
          </w:p>
        </w:tc>
      </w:tr>
      <w:tr xmlns:wp14="http://schemas.microsoft.com/office/word/2010/wordml" w:rsidR="00B16BB1" w:rsidTr="00EE70DD" w14:paraId="500E179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21"/>
          <w:jc w:val="center"/>
        </w:trPr>
        <w:tc>
          <w:tcPr>
            <w:tcW w:w="676" w:type="pct"/>
            <w:gridSpan w:val="2"/>
            <w:tcBorders>
              <w:bottom w:val="single" w:color="616161" w:sz="2" w:space="0"/>
            </w:tcBorders>
            <w:vAlign w:val="center"/>
          </w:tcPr>
          <w:p w:rsidRPr="00A7660D" w:rsidR="00B16BB1" w:rsidP="003F0B65" w:rsidRDefault="00B16BB1" w14:paraId="33B66118" wp14:textId="77777777">
            <w:pPr>
              <w:jc w:val="left"/>
              <w:rPr>
                <w:rStyle w:val="BodytextChar"/>
                <w:rFonts w:cs="Arial"/>
                <w:sz w:val="18"/>
                <w:szCs w:val="18"/>
              </w:rPr>
            </w:pPr>
            <w:r w:rsidRPr="00A7660D">
              <w:rPr>
                <w:rStyle w:val="BodytextChar"/>
                <w:rFonts w:cs="Arial"/>
                <w:sz w:val="18"/>
                <w:szCs w:val="18"/>
              </w:rPr>
              <w:t>Column</w:t>
            </w:r>
          </w:p>
        </w:tc>
        <w:tc>
          <w:tcPr>
            <w:tcW w:w="797" w:type="pct"/>
            <w:gridSpan w:val="2"/>
            <w:tcBorders>
              <w:bottom w:val="single" w:color="616161" w:sz="2" w:space="0"/>
            </w:tcBorders>
            <w:vAlign w:val="center"/>
          </w:tcPr>
          <w:p w:rsidRPr="00A7660D" w:rsidR="00B16BB1" w:rsidP="00B16BB1" w:rsidRDefault="00B16BB1" w14:paraId="28711BB0" wp14:textId="77777777">
            <w:pPr>
              <w:pStyle w:val="Figure"/>
              <w:spacing w:before="40" w:after="40"/>
              <w:rPr>
                <w:rStyle w:val="BodytextChar"/>
                <w:rFonts w:ascii="Arial" w:hAnsi="Arial" w:cs="Arial"/>
                <w:b w:val="0"/>
                <w:bCs w:val="0"/>
                <w:sz w:val="18"/>
                <w:szCs w:val="18"/>
              </w:rPr>
            </w:pPr>
            <w:r w:rsidRPr="00A7660D">
              <w:rPr>
                <w:rStyle w:val="BodytextChar"/>
                <w:rFonts w:ascii="Arial" w:hAnsi="Arial" w:cs="Arial"/>
                <w:b w:val="0"/>
                <w:bCs w:val="0"/>
                <w:sz w:val="18"/>
                <w:szCs w:val="18"/>
              </w:rPr>
              <w:t>SA LI-Stat Cd-Desc</w:t>
            </w:r>
          </w:p>
        </w:tc>
        <w:tc>
          <w:tcPr>
            <w:tcW w:w="1090" w:type="pct"/>
            <w:gridSpan w:val="3"/>
            <w:tcBorders>
              <w:bottom w:val="single" w:color="616161" w:sz="2" w:space="0"/>
            </w:tcBorders>
            <w:vAlign w:val="center"/>
          </w:tcPr>
          <w:p w:rsidRPr="00A7660D" w:rsidR="00B16BB1" w:rsidP="003F0B65" w:rsidRDefault="00B16BB1" w14:paraId="69FB4E83" wp14:textId="77777777">
            <w:pPr>
              <w:pStyle w:val="Figure"/>
              <w:spacing w:before="40" w:after="40"/>
              <w:rPr>
                <w:rStyle w:val="BodytextChar"/>
                <w:rFonts w:ascii="Arial" w:hAnsi="Arial" w:cs="Arial"/>
                <w:b w:val="0"/>
                <w:bCs w:val="0"/>
                <w:sz w:val="18"/>
                <w:szCs w:val="18"/>
              </w:rPr>
            </w:pPr>
            <w:r w:rsidRPr="00A7660D">
              <w:rPr>
                <w:rStyle w:val="BodytextChar"/>
                <w:rFonts w:ascii="Arial" w:hAnsi="Arial" w:cs="Arial"/>
                <w:b w:val="0"/>
                <w:bCs w:val="0"/>
                <w:sz w:val="18"/>
                <w:szCs w:val="18"/>
              </w:rPr>
              <w:t>Service Authorization Line Item Status Code and Description</w:t>
            </w:r>
          </w:p>
        </w:tc>
        <w:tc>
          <w:tcPr>
            <w:tcW w:w="461" w:type="pct"/>
            <w:tcBorders>
              <w:bottom w:val="single" w:color="616161" w:sz="2" w:space="0"/>
            </w:tcBorders>
            <w:vAlign w:val="center"/>
          </w:tcPr>
          <w:p w:rsidRPr="00A7660D" w:rsidR="00B16BB1" w:rsidP="003F0B65" w:rsidRDefault="00B16BB1" w14:paraId="5F73911B" wp14:textId="77777777">
            <w:pPr>
              <w:spacing w:before="40" w:after="40"/>
              <w:jc w:val="left"/>
              <w:rPr>
                <w:rStyle w:val="BodytextChar"/>
                <w:rFonts w:cs="Arial"/>
                <w:sz w:val="18"/>
                <w:szCs w:val="18"/>
              </w:rPr>
            </w:pPr>
            <w:r w:rsidRPr="00A7660D">
              <w:rPr>
                <w:rStyle w:val="BodytextChar"/>
                <w:rFonts w:cs="Arial"/>
                <w:sz w:val="18"/>
                <w:szCs w:val="18"/>
              </w:rPr>
              <w:t>A_DTL_TB</w:t>
            </w:r>
          </w:p>
          <w:p w:rsidRPr="00A7660D" w:rsidR="00B16BB1" w:rsidP="003F0B65" w:rsidRDefault="00B16BB1" w14:paraId="2C043B5F" wp14:textId="77777777">
            <w:pPr>
              <w:spacing w:before="40" w:after="40"/>
              <w:jc w:val="left"/>
              <w:rPr>
                <w:rStyle w:val="BodytextChar"/>
                <w:rFonts w:cs="Arial"/>
                <w:sz w:val="18"/>
                <w:szCs w:val="18"/>
              </w:rPr>
            </w:pPr>
            <w:r w:rsidRPr="00A7660D">
              <w:rPr>
                <w:rStyle w:val="BodytextChar"/>
                <w:rFonts w:cs="Arial"/>
                <w:sz w:val="18"/>
                <w:szCs w:val="18"/>
              </w:rPr>
              <w:t>R_VV_TB</w:t>
            </w:r>
          </w:p>
        </w:tc>
        <w:tc>
          <w:tcPr>
            <w:tcW w:w="823" w:type="pct"/>
            <w:gridSpan w:val="2"/>
            <w:tcBorders>
              <w:bottom w:val="single" w:color="616161" w:sz="2" w:space="0"/>
            </w:tcBorders>
            <w:vAlign w:val="center"/>
          </w:tcPr>
          <w:p w:rsidRPr="00A7660D" w:rsidR="00B16BB1" w:rsidP="003F0B65" w:rsidRDefault="00B16BB1" w14:paraId="24170615" wp14:textId="77777777">
            <w:pPr>
              <w:pStyle w:val="Figure"/>
              <w:spacing w:before="40" w:after="40"/>
              <w:rPr>
                <w:rStyle w:val="BodytextChar"/>
                <w:rFonts w:ascii="Arial" w:hAnsi="Arial" w:cs="Arial"/>
                <w:b w:val="0"/>
                <w:bCs w:val="0"/>
                <w:sz w:val="18"/>
                <w:szCs w:val="18"/>
              </w:rPr>
            </w:pPr>
            <w:r w:rsidRPr="00A7660D">
              <w:rPr>
                <w:rStyle w:val="BodytextChar"/>
                <w:rFonts w:ascii="Arial" w:hAnsi="Arial" w:cs="Arial"/>
                <w:b w:val="0"/>
                <w:bCs w:val="0"/>
                <w:sz w:val="18"/>
                <w:szCs w:val="18"/>
              </w:rPr>
              <w:t>A_LI_STAT_CD</w:t>
            </w:r>
          </w:p>
        </w:tc>
        <w:tc>
          <w:tcPr>
            <w:tcW w:w="1153" w:type="pct"/>
            <w:tcBorders>
              <w:bottom w:val="single" w:color="616161" w:sz="2" w:space="0"/>
            </w:tcBorders>
          </w:tcPr>
          <w:p w:rsidRPr="00A7660D" w:rsidR="00B16BB1" w:rsidP="003F0B65" w:rsidRDefault="00B16BB1" w14:paraId="2F9D1DD5" wp14:textId="77777777">
            <w:pPr>
              <w:pStyle w:val="Figure"/>
              <w:spacing w:before="40" w:after="40"/>
              <w:rPr>
                <w:rStyle w:val="BodytextChar"/>
                <w:rFonts w:ascii="Arial" w:hAnsi="Arial" w:cs="Arial"/>
                <w:b w:val="0"/>
                <w:bCs w:val="0"/>
                <w:sz w:val="18"/>
                <w:szCs w:val="18"/>
              </w:rPr>
            </w:pPr>
            <w:r w:rsidRPr="00A7660D">
              <w:rPr>
                <w:rStyle w:val="BodytextChar"/>
                <w:rFonts w:ascii="Arial" w:hAnsi="Arial" w:cs="Arial"/>
                <w:b w:val="0"/>
                <w:bCs w:val="0"/>
                <w:sz w:val="18"/>
                <w:szCs w:val="18"/>
              </w:rPr>
              <w:t>Using R-VV-DOMAIN-NAM = ‘A-LI-STAT-CD’, join to R-VV-TB.R-VV-CD using A-DTL-TB.A-LI-STAT-CD to get the short description.</w:t>
            </w:r>
          </w:p>
        </w:tc>
      </w:tr>
      <w:tr xmlns:wp14="http://schemas.microsoft.com/office/word/2010/wordml" w:rsidR="00CE759A" w14:paraId="433E517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471"/>
          <w:jc w:val="center"/>
        </w:trPr>
        <w:tc>
          <w:tcPr>
            <w:tcW w:w="676" w:type="pct"/>
            <w:gridSpan w:val="2"/>
            <w:tcBorders>
              <w:bottom w:val="single" w:color="616161" w:sz="2" w:space="0"/>
            </w:tcBorders>
            <w:vAlign w:val="center"/>
          </w:tcPr>
          <w:p w:rsidRPr="00A7660D" w:rsidR="00CE759A" w:rsidP="003F0B65" w:rsidRDefault="00CE759A" w14:paraId="5E616B0F" wp14:textId="77777777">
            <w:pPr>
              <w:jc w:val="left"/>
              <w:rPr>
                <w:rStyle w:val="BodytextChar"/>
                <w:rFonts w:cs="Arial"/>
                <w:sz w:val="18"/>
                <w:szCs w:val="18"/>
              </w:rPr>
            </w:pPr>
            <w:r w:rsidRPr="00A7660D">
              <w:rPr>
                <w:rStyle w:val="BodytextChar"/>
                <w:rFonts w:cs="Arial"/>
                <w:sz w:val="18"/>
                <w:szCs w:val="18"/>
              </w:rPr>
              <w:t>Column</w:t>
            </w:r>
          </w:p>
        </w:tc>
        <w:tc>
          <w:tcPr>
            <w:tcW w:w="797" w:type="pct"/>
            <w:gridSpan w:val="2"/>
            <w:tcBorders>
              <w:bottom w:val="single" w:color="616161" w:sz="2" w:space="0"/>
            </w:tcBorders>
            <w:vAlign w:val="center"/>
          </w:tcPr>
          <w:p w:rsidRPr="00A7660D" w:rsidR="00CE759A" w:rsidP="003F0B65" w:rsidRDefault="00CE759A" w14:paraId="532C2906" wp14:textId="77777777">
            <w:pPr>
              <w:pStyle w:val="Figure"/>
              <w:spacing w:before="40" w:after="40"/>
              <w:rPr>
                <w:rStyle w:val="BodytextChar"/>
                <w:rFonts w:ascii="Arial" w:hAnsi="Arial" w:cs="Arial"/>
                <w:b w:val="0"/>
                <w:bCs w:val="0"/>
                <w:sz w:val="18"/>
                <w:szCs w:val="18"/>
              </w:rPr>
            </w:pPr>
            <w:r w:rsidRPr="00A7660D">
              <w:rPr>
                <w:rStyle w:val="BodytextChar"/>
                <w:rFonts w:ascii="Arial" w:hAnsi="Arial" w:cs="Arial"/>
                <w:b w:val="0"/>
                <w:bCs w:val="0"/>
                <w:sz w:val="18"/>
                <w:szCs w:val="18"/>
              </w:rPr>
              <w:t># of Auth LI</w:t>
            </w:r>
          </w:p>
        </w:tc>
        <w:tc>
          <w:tcPr>
            <w:tcW w:w="1090" w:type="pct"/>
            <w:gridSpan w:val="3"/>
            <w:tcBorders>
              <w:bottom w:val="single" w:color="616161" w:sz="2" w:space="0"/>
            </w:tcBorders>
            <w:vAlign w:val="center"/>
          </w:tcPr>
          <w:p w:rsidRPr="00A7660D" w:rsidR="00CE759A" w:rsidP="003F0B65" w:rsidRDefault="00CE759A" w14:paraId="06B150BC" wp14:textId="77777777">
            <w:pPr>
              <w:pStyle w:val="Figure"/>
              <w:spacing w:before="40" w:after="40"/>
              <w:rPr>
                <w:rStyle w:val="BodytextChar"/>
                <w:rFonts w:ascii="Arial" w:hAnsi="Arial" w:cs="Arial"/>
                <w:b w:val="0"/>
                <w:bCs w:val="0"/>
                <w:sz w:val="18"/>
                <w:szCs w:val="18"/>
              </w:rPr>
            </w:pPr>
            <w:r w:rsidRPr="00A7660D">
              <w:rPr>
                <w:rStyle w:val="BodytextChar"/>
                <w:rFonts w:ascii="Arial" w:hAnsi="Arial" w:cs="Arial"/>
                <w:b w:val="0"/>
                <w:bCs w:val="0"/>
                <w:sz w:val="18"/>
                <w:szCs w:val="18"/>
              </w:rPr>
              <w:t>Number of Authorizations</w:t>
            </w:r>
          </w:p>
        </w:tc>
        <w:tc>
          <w:tcPr>
            <w:tcW w:w="461" w:type="pct"/>
            <w:tcBorders>
              <w:bottom w:val="single" w:color="616161" w:sz="2" w:space="0"/>
            </w:tcBorders>
            <w:vAlign w:val="center"/>
          </w:tcPr>
          <w:p w:rsidRPr="00A7660D" w:rsidR="00CE759A" w:rsidP="003F0B65" w:rsidRDefault="00B16BB1" w14:paraId="6DB639F0" wp14:textId="77777777">
            <w:pPr>
              <w:spacing w:before="40" w:after="40"/>
              <w:jc w:val="left"/>
              <w:rPr>
                <w:rStyle w:val="BodytextChar"/>
                <w:rFonts w:cs="Arial"/>
                <w:sz w:val="18"/>
                <w:szCs w:val="18"/>
              </w:rPr>
            </w:pPr>
            <w:r w:rsidRPr="00A7660D">
              <w:rPr>
                <w:rStyle w:val="BodytextChar"/>
                <w:rFonts w:cs="Arial"/>
                <w:bCs/>
                <w:sz w:val="18"/>
                <w:szCs w:val="18"/>
              </w:rPr>
              <w:t>Program Generated</w:t>
            </w:r>
          </w:p>
        </w:tc>
        <w:tc>
          <w:tcPr>
            <w:tcW w:w="823" w:type="pct"/>
            <w:gridSpan w:val="2"/>
            <w:tcBorders>
              <w:bottom w:val="single" w:color="616161" w:sz="2" w:space="0"/>
            </w:tcBorders>
            <w:vAlign w:val="center"/>
          </w:tcPr>
          <w:p w:rsidRPr="00A7660D" w:rsidR="00CE759A" w:rsidP="003F0B65" w:rsidRDefault="00B16BB1" w14:paraId="0E209F06" wp14:textId="77777777">
            <w:pPr>
              <w:pStyle w:val="Figure"/>
              <w:spacing w:before="40" w:after="40"/>
              <w:rPr>
                <w:rStyle w:val="BodytextChar"/>
                <w:rFonts w:ascii="Arial" w:hAnsi="Arial" w:cs="Arial"/>
                <w:b w:val="0"/>
                <w:bCs w:val="0"/>
                <w:sz w:val="18"/>
                <w:szCs w:val="18"/>
              </w:rPr>
            </w:pPr>
            <w:r w:rsidRPr="00A7660D">
              <w:rPr>
                <w:rStyle w:val="BodytextChar"/>
                <w:rFonts w:ascii="Arial" w:hAnsi="Arial" w:cs="Arial"/>
                <w:b w:val="0"/>
                <w:bCs w:val="0"/>
                <w:sz w:val="18"/>
                <w:szCs w:val="18"/>
              </w:rPr>
              <w:t>Program Generated</w:t>
            </w:r>
          </w:p>
        </w:tc>
        <w:tc>
          <w:tcPr>
            <w:tcW w:w="1153" w:type="pct"/>
            <w:tcBorders>
              <w:bottom w:val="single" w:color="616161" w:sz="2" w:space="0"/>
            </w:tcBorders>
            <w:vAlign w:val="center"/>
          </w:tcPr>
          <w:p w:rsidRPr="00A7660D" w:rsidR="00CE759A" w:rsidP="003F0B65" w:rsidRDefault="00B16BB1" w14:paraId="379FCE85" wp14:textId="77777777">
            <w:pPr>
              <w:pStyle w:val="Figure"/>
              <w:spacing w:before="40" w:after="40"/>
              <w:rPr>
                <w:rStyle w:val="BodytextChar"/>
                <w:rFonts w:ascii="Arial" w:hAnsi="Arial" w:cs="Arial"/>
                <w:b w:val="0"/>
                <w:bCs w:val="0"/>
                <w:sz w:val="18"/>
                <w:szCs w:val="18"/>
              </w:rPr>
            </w:pPr>
            <w:r w:rsidRPr="00A7660D">
              <w:rPr>
                <w:rStyle w:val="BodytextChar"/>
                <w:rFonts w:ascii="Arial" w:hAnsi="Arial" w:cs="Arial"/>
                <w:b w:val="0"/>
                <w:bCs w:val="0"/>
                <w:sz w:val="18"/>
                <w:szCs w:val="18"/>
              </w:rPr>
              <w:t>Sum</w:t>
            </w:r>
          </w:p>
        </w:tc>
      </w:tr>
      <w:tr xmlns:wp14="http://schemas.microsoft.com/office/word/2010/wordml" w:rsidR="00B16BB1" w:rsidTr="00EE70DD" w14:paraId="205F152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505"/>
          <w:jc w:val="center"/>
        </w:trPr>
        <w:tc>
          <w:tcPr>
            <w:tcW w:w="676" w:type="pct"/>
            <w:gridSpan w:val="2"/>
            <w:tcBorders>
              <w:bottom w:val="single" w:color="616161" w:sz="2" w:space="0"/>
            </w:tcBorders>
            <w:vAlign w:val="center"/>
          </w:tcPr>
          <w:p w:rsidRPr="00A7660D" w:rsidR="00B16BB1" w:rsidP="003F0B65" w:rsidRDefault="00B16BB1" w14:paraId="5CA29ED0" wp14:textId="77777777">
            <w:pPr>
              <w:jc w:val="left"/>
              <w:rPr>
                <w:rStyle w:val="BodytextChar"/>
                <w:rFonts w:cs="Arial"/>
                <w:sz w:val="18"/>
                <w:szCs w:val="18"/>
              </w:rPr>
            </w:pPr>
            <w:r w:rsidRPr="00A7660D">
              <w:rPr>
                <w:rStyle w:val="BodytextChar"/>
                <w:rFonts w:cs="Arial"/>
                <w:sz w:val="18"/>
                <w:szCs w:val="18"/>
              </w:rPr>
              <w:t>Column</w:t>
            </w:r>
          </w:p>
        </w:tc>
        <w:tc>
          <w:tcPr>
            <w:tcW w:w="797" w:type="pct"/>
            <w:gridSpan w:val="2"/>
            <w:tcBorders>
              <w:bottom w:val="single" w:color="616161" w:sz="2" w:space="0"/>
            </w:tcBorders>
            <w:vAlign w:val="center"/>
          </w:tcPr>
          <w:p w:rsidRPr="00A7660D" w:rsidR="00B16BB1" w:rsidP="003F0B65" w:rsidRDefault="00B16BB1" w14:paraId="14F2E63E" wp14:textId="77777777">
            <w:pPr>
              <w:pStyle w:val="Figure"/>
              <w:spacing w:before="40" w:after="40"/>
              <w:rPr>
                <w:rStyle w:val="BodytextChar"/>
                <w:rFonts w:ascii="Arial" w:hAnsi="Arial" w:cs="Arial"/>
                <w:b w:val="0"/>
                <w:bCs w:val="0"/>
                <w:sz w:val="18"/>
                <w:szCs w:val="18"/>
              </w:rPr>
            </w:pPr>
            <w:r w:rsidRPr="00A7660D">
              <w:rPr>
                <w:rStyle w:val="BodytextChar"/>
                <w:rFonts w:ascii="Arial" w:hAnsi="Arial" w:cs="Arial"/>
                <w:b w:val="0"/>
                <w:bCs w:val="0"/>
                <w:sz w:val="18"/>
                <w:szCs w:val="18"/>
              </w:rPr>
              <w:t>SA Amt-LI Req Units</w:t>
            </w:r>
          </w:p>
        </w:tc>
        <w:tc>
          <w:tcPr>
            <w:tcW w:w="1090" w:type="pct"/>
            <w:gridSpan w:val="3"/>
            <w:tcBorders>
              <w:bottom w:val="single" w:color="616161" w:sz="2" w:space="0"/>
            </w:tcBorders>
            <w:vAlign w:val="center"/>
          </w:tcPr>
          <w:p w:rsidRPr="00A7660D" w:rsidR="00B16BB1" w:rsidP="003F0B65" w:rsidRDefault="00B16BB1" w14:paraId="210729D4" wp14:textId="77777777">
            <w:pPr>
              <w:pStyle w:val="Figure"/>
              <w:spacing w:before="40" w:after="40"/>
              <w:rPr>
                <w:rStyle w:val="BodytextChar"/>
                <w:rFonts w:ascii="Arial" w:hAnsi="Arial" w:cs="Arial"/>
                <w:b w:val="0"/>
                <w:bCs w:val="0"/>
                <w:sz w:val="18"/>
                <w:szCs w:val="18"/>
              </w:rPr>
            </w:pPr>
            <w:r w:rsidRPr="00A7660D">
              <w:rPr>
                <w:rStyle w:val="BodytextChar"/>
                <w:rFonts w:ascii="Arial" w:hAnsi="Arial" w:cs="Arial"/>
                <w:b w:val="0"/>
                <w:bCs w:val="0"/>
                <w:sz w:val="18"/>
                <w:szCs w:val="18"/>
              </w:rPr>
              <w:t>Requested Units</w:t>
            </w:r>
          </w:p>
        </w:tc>
        <w:tc>
          <w:tcPr>
            <w:tcW w:w="461" w:type="pct"/>
            <w:tcBorders>
              <w:bottom w:val="single" w:color="616161" w:sz="2" w:space="0"/>
            </w:tcBorders>
            <w:vAlign w:val="center"/>
          </w:tcPr>
          <w:p w:rsidRPr="00A7660D" w:rsidR="00B16BB1" w:rsidP="003F0B65" w:rsidRDefault="00B16BB1" w14:paraId="51C98570" wp14:textId="77777777">
            <w:pPr>
              <w:spacing w:before="40" w:after="40"/>
              <w:jc w:val="left"/>
              <w:rPr>
                <w:rStyle w:val="BodytextChar"/>
                <w:rFonts w:cs="Arial"/>
                <w:sz w:val="18"/>
                <w:szCs w:val="18"/>
              </w:rPr>
            </w:pPr>
            <w:r w:rsidRPr="00A7660D">
              <w:rPr>
                <w:rStyle w:val="BodytextChar"/>
                <w:rFonts w:cs="Arial"/>
                <w:sz w:val="18"/>
                <w:szCs w:val="18"/>
              </w:rPr>
              <w:t>A_DTL_TB</w:t>
            </w:r>
          </w:p>
        </w:tc>
        <w:tc>
          <w:tcPr>
            <w:tcW w:w="823" w:type="pct"/>
            <w:gridSpan w:val="2"/>
            <w:tcBorders>
              <w:bottom w:val="single" w:color="616161" w:sz="2" w:space="0"/>
            </w:tcBorders>
            <w:vAlign w:val="center"/>
          </w:tcPr>
          <w:p w:rsidRPr="00A7660D" w:rsidR="00B16BB1" w:rsidP="003F0B65" w:rsidRDefault="00B16BB1" w14:paraId="784EEF78" wp14:textId="77777777">
            <w:pPr>
              <w:pStyle w:val="Figure"/>
              <w:spacing w:before="40" w:after="40"/>
              <w:rPr>
                <w:rStyle w:val="BodytextChar"/>
                <w:rFonts w:ascii="Arial" w:hAnsi="Arial" w:cs="Arial"/>
                <w:b w:val="0"/>
                <w:bCs w:val="0"/>
                <w:sz w:val="18"/>
                <w:szCs w:val="18"/>
              </w:rPr>
            </w:pPr>
            <w:r w:rsidRPr="00A7660D">
              <w:rPr>
                <w:rStyle w:val="BodytextChar"/>
                <w:rFonts w:ascii="Arial" w:hAnsi="Arial" w:cs="Arial"/>
                <w:b w:val="0"/>
                <w:bCs w:val="0"/>
                <w:sz w:val="18"/>
                <w:szCs w:val="18"/>
              </w:rPr>
              <w:t>A_LI_REQ_UNIT_AMT</w:t>
            </w:r>
          </w:p>
        </w:tc>
        <w:tc>
          <w:tcPr>
            <w:tcW w:w="1153" w:type="pct"/>
            <w:tcBorders>
              <w:bottom w:val="single" w:color="616161" w:sz="2" w:space="0"/>
            </w:tcBorders>
          </w:tcPr>
          <w:p w:rsidRPr="00A7660D" w:rsidR="00B16BB1" w:rsidP="003F0B65" w:rsidRDefault="00B16BB1" w14:paraId="28731EB2" wp14:textId="77777777">
            <w:pPr>
              <w:jc w:val="left"/>
              <w:rPr>
                <w:rStyle w:val="BodytextChar"/>
                <w:rFonts w:cs="Arial"/>
                <w:sz w:val="18"/>
                <w:szCs w:val="18"/>
              </w:rPr>
            </w:pPr>
            <w:r w:rsidRPr="00A7660D">
              <w:rPr>
                <w:rStyle w:val="BodytextChar"/>
                <w:rFonts w:cs="Arial"/>
                <w:bCs/>
                <w:sz w:val="18"/>
                <w:szCs w:val="18"/>
              </w:rPr>
              <w:t>Sum</w:t>
            </w:r>
          </w:p>
        </w:tc>
      </w:tr>
      <w:tr xmlns:wp14="http://schemas.microsoft.com/office/word/2010/wordml" w:rsidR="00B16BB1" w:rsidTr="00EE70DD" w14:paraId="694783C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522"/>
          <w:jc w:val="center"/>
        </w:trPr>
        <w:tc>
          <w:tcPr>
            <w:tcW w:w="676" w:type="pct"/>
            <w:gridSpan w:val="2"/>
            <w:tcBorders>
              <w:bottom w:val="single" w:color="616161" w:sz="2" w:space="0"/>
            </w:tcBorders>
            <w:vAlign w:val="center"/>
          </w:tcPr>
          <w:p w:rsidRPr="00A7660D" w:rsidR="00B16BB1" w:rsidP="003F0B65" w:rsidRDefault="00B16BB1" w14:paraId="3998A662" wp14:textId="77777777">
            <w:pPr>
              <w:jc w:val="left"/>
              <w:rPr>
                <w:rStyle w:val="BodytextChar"/>
                <w:rFonts w:cs="Arial"/>
                <w:sz w:val="18"/>
                <w:szCs w:val="18"/>
              </w:rPr>
            </w:pPr>
            <w:r w:rsidRPr="00A7660D">
              <w:rPr>
                <w:rStyle w:val="BodytextChar"/>
                <w:rFonts w:cs="Arial"/>
                <w:sz w:val="18"/>
                <w:szCs w:val="18"/>
              </w:rPr>
              <w:t>Column</w:t>
            </w:r>
          </w:p>
        </w:tc>
        <w:tc>
          <w:tcPr>
            <w:tcW w:w="797" w:type="pct"/>
            <w:gridSpan w:val="2"/>
            <w:tcBorders>
              <w:bottom w:val="single" w:color="616161" w:sz="2" w:space="0"/>
            </w:tcBorders>
            <w:vAlign w:val="center"/>
          </w:tcPr>
          <w:p w:rsidRPr="00A7660D" w:rsidR="00B16BB1" w:rsidP="003F0B65" w:rsidRDefault="00B16BB1" w14:paraId="5A1753F3" wp14:textId="77777777">
            <w:pPr>
              <w:pStyle w:val="Figure"/>
              <w:spacing w:before="40" w:after="40"/>
              <w:rPr>
                <w:rStyle w:val="BodytextChar"/>
                <w:rFonts w:ascii="Arial" w:hAnsi="Arial" w:cs="Arial"/>
                <w:b w:val="0"/>
                <w:sz w:val="18"/>
                <w:szCs w:val="18"/>
              </w:rPr>
            </w:pPr>
            <w:r w:rsidRPr="00A7660D">
              <w:rPr>
                <w:rStyle w:val="BodytextChar"/>
                <w:rFonts w:ascii="Arial" w:hAnsi="Arial" w:cs="Arial"/>
                <w:b w:val="0"/>
                <w:sz w:val="18"/>
                <w:szCs w:val="18"/>
              </w:rPr>
              <w:t>SA Amt-LI App Units</w:t>
            </w:r>
          </w:p>
        </w:tc>
        <w:tc>
          <w:tcPr>
            <w:tcW w:w="1090" w:type="pct"/>
            <w:gridSpan w:val="3"/>
            <w:tcBorders>
              <w:bottom w:val="single" w:color="616161" w:sz="2" w:space="0"/>
            </w:tcBorders>
            <w:vAlign w:val="center"/>
          </w:tcPr>
          <w:p w:rsidRPr="00A7660D" w:rsidR="00B16BB1" w:rsidP="003F0B65" w:rsidRDefault="00B16BB1" w14:paraId="6F91F247" wp14:textId="77777777">
            <w:pPr>
              <w:pStyle w:val="Figure"/>
              <w:spacing w:before="40" w:after="40"/>
              <w:rPr>
                <w:rStyle w:val="BodytextChar"/>
                <w:rFonts w:ascii="Arial" w:hAnsi="Arial" w:cs="Arial"/>
                <w:b w:val="0"/>
                <w:sz w:val="18"/>
                <w:szCs w:val="18"/>
              </w:rPr>
            </w:pPr>
            <w:r w:rsidRPr="00A7660D">
              <w:rPr>
                <w:rStyle w:val="BodytextChar"/>
                <w:rFonts w:ascii="Arial" w:hAnsi="Arial" w:cs="Arial"/>
                <w:b w:val="0"/>
                <w:sz w:val="18"/>
                <w:szCs w:val="18"/>
              </w:rPr>
              <w:t>Approved Units</w:t>
            </w:r>
          </w:p>
        </w:tc>
        <w:tc>
          <w:tcPr>
            <w:tcW w:w="461" w:type="pct"/>
            <w:tcBorders>
              <w:bottom w:val="single" w:color="616161" w:sz="2" w:space="0"/>
            </w:tcBorders>
            <w:vAlign w:val="center"/>
          </w:tcPr>
          <w:p w:rsidRPr="00A7660D" w:rsidR="00B16BB1" w:rsidP="003F0B65" w:rsidRDefault="00B16BB1" w14:paraId="3563BC30" wp14:textId="77777777">
            <w:pPr>
              <w:spacing w:before="40" w:after="40"/>
              <w:jc w:val="left"/>
              <w:rPr>
                <w:rStyle w:val="BodytextChar"/>
                <w:rFonts w:cs="Arial"/>
                <w:sz w:val="18"/>
                <w:szCs w:val="18"/>
              </w:rPr>
            </w:pPr>
            <w:r w:rsidRPr="00A7660D">
              <w:rPr>
                <w:rStyle w:val="BodytextChar"/>
                <w:rFonts w:cs="Arial"/>
                <w:sz w:val="18"/>
                <w:szCs w:val="18"/>
              </w:rPr>
              <w:t>A_DTL_TB</w:t>
            </w:r>
          </w:p>
        </w:tc>
        <w:tc>
          <w:tcPr>
            <w:tcW w:w="823" w:type="pct"/>
            <w:gridSpan w:val="2"/>
            <w:tcBorders>
              <w:bottom w:val="single" w:color="616161" w:sz="2" w:space="0"/>
            </w:tcBorders>
            <w:vAlign w:val="center"/>
          </w:tcPr>
          <w:p w:rsidRPr="00A7660D" w:rsidR="00B16BB1" w:rsidP="003F0B65" w:rsidRDefault="00B16BB1" w14:paraId="2354F26A" wp14:textId="77777777">
            <w:pPr>
              <w:pStyle w:val="Figure"/>
              <w:spacing w:before="40" w:after="40"/>
              <w:rPr>
                <w:rStyle w:val="BodytextChar"/>
                <w:rFonts w:ascii="Arial" w:hAnsi="Arial" w:cs="Arial"/>
                <w:b w:val="0"/>
                <w:sz w:val="18"/>
                <w:szCs w:val="18"/>
              </w:rPr>
            </w:pPr>
            <w:r w:rsidRPr="00A7660D">
              <w:rPr>
                <w:rStyle w:val="BodytextChar"/>
                <w:rFonts w:ascii="Arial" w:hAnsi="Arial" w:cs="Arial"/>
                <w:b w:val="0"/>
                <w:sz w:val="18"/>
                <w:szCs w:val="18"/>
              </w:rPr>
              <w:t>A_LI_APP_UNIT_AMT</w:t>
            </w:r>
          </w:p>
        </w:tc>
        <w:tc>
          <w:tcPr>
            <w:tcW w:w="1153" w:type="pct"/>
            <w:tcBorders>
              <w:bottom w:val="single" w:color="616161" w:sz="2" w:space="0"/>
            </w:tcBorders>
          </w:tcPr>
          <w:p w:rsidRPr="00A7660D" w:rsidR="00B16BB1" w:rsidP="003F0B65" w:rsidRDefault="00B16BB1" w14:paraId="2FBD19BB" wp14:textId="77777777">
            <w:pPr>
              <w:jc w:val="left"/>
              <w:rPr>
                <w:rStyle w:val="BodytextChar"/>
                <w:rFonts w:cs="Arial"/>
                <w:sz w:val="18"/>
                <w:szCs w:val="18"/>
              </w:rPr>
            </w:pPr>
            <w:r w:rsidRPr="00A7660D">
              <w:rPr>
                <w:rStyle w:val="BodytextChar"/>
                <w:rFonts w:cs="Arial"/>
                <w:bCs/>
                <w:sz w:val="18"/>
                <w:szCs w:val="18"/>
              </w:rPr>
              <w:t>Sum</w:t>
            </w:r>
          </w:p>
        </w:tc>
      </w:tr>
      <w:tr xmlns:wp14="http://schemas.microsoft.com/office/word/2010/wordml" w:rsidR="00B16BB1" w:rsidTr="00EE70DD" w14:paraId="63FC3AC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522"/>
          <w:jc w:val="center"/>
        </w:trPr>
        <w:tc>
          <w:tcPr>
            <w:tcW w:w="676" w:type="pct"/>
            <w:gridSpan w:val="2"/>
            <w:tcBorders>
              <w:bottom w:val="single" w:color="616161" w:sz="2" w:space="0"/>
            </w:tcBorders>
            <w:vAlign w:val="center"/>
          </w:tcPr>
          <w:p w:rsidRPr="00A7660D" w:rsidR="00B16BB1" w:rsidP="003F0B65" w:rsidRDefault="00B16BB1" w14:paraId="1491F059" wp14:textId="77777777">
            <w:pPr>
              <w:jc w:val="left"/>
              <w:rPr>
                <w:rStyle w:val="BodytextChar"/>
                <w:rFonts w:cs="Arial"/>
                <w:sz w:val="18"/>
                <w:szCs w:val="18"/>
              </w:rPr>
            </w:pPr>
            <w:r w:rsidRPr="00A7660D">
              <w:rPr>
                <w:rStyle w:val="BodytextChar"/>
                <w:rFonts w:cs="Arial"/>
                <w:sz w:val="18"/>
                <w:szCs w:val="18"/>
              </w:rPr>
              <w:t>Column</w:t>
            </w:r>
          </w:p>
        </w:tc>
        <w:tc>
          <w:tcPr>
            <w:tcW w:w="797" w:type="pct"/>
            <w:gridSpan w:val="2"/>
            <w:tcBorders>
              <w:bottom w:val="single" w:color="616161" w:sz="2" w:space="0"/>
            </w:tcBorders>
            <w:vAlign w:val="center"/>
          </w:tcPr>
          <w:p w:rsidRPr="00A7660D" w:rsidR="00B16BB1" w:rsidP="003F0B65" w:rsidRDefault="00B16BB1" w14:paraId="6408E549" wp14:textId="77777777">
            <w:pPr>
              <w:pStyle w:val="Figure"/>
              <w:spacing w:before="40" w:after="40"/>
              <w:rPr>
                <w:rStyle w:val="BodytextChar"/>
                <w:rFonts w:ascii="Arial" w:hAnsi="Arial" w:cs="Arial"/>
                <w:b w:val="0"/>
                <w:sz w:val="18"/>
                <w:szCs w:val="18"/>
              </w:rPr>
            </w:pPr>
            <w:r w:rsidRPr="00A7660D">
              <w:rPr>
                <w:rStyle w:val="BodytextChar"/>
                <w:rFonts w:ascii="Arial" w:hAnsi="Arial" w:cs="Arial"/>
                <w:b w:val="0"/>
                <w:sz w:val="18"/>
                <w:szCs w:val="18"/>
              </w:rPr>
              <w:t xml:space="preserve">SA Amt-LI Used </w:t>
            </w:r>
            <w:r w:rsidRPr="00A7660D" w:rsidDel="009E0761">
              <w:rPr>
                <w:rStyle w:val="BodytextChar"/>
                <w:rFonts w:ascii="Arial" w:hAnsi="Arial" w:cs="Arial"/>
                <w:b w:val="0"/>
                <w:sz w:val="18"/>
                <w:szCs w:val="18"/>
              </w:rPr>
              <w:t>Units</w:t>
            </w:r>
          </w:p>
        </w:tc>
        <w:tc>
          <w:tcPr>
            <w:tcW w:w="1090" w:type="pct"/>
            <w:gridSpan w:val="3"/>
            <w:tcBorders>
              <w:bottom w:val="single" w:color="616161" w:sz="2" w:space="0"/>
            </w:tcBorders>
            <w:vAlign w:val="center"/>
          </w:tcPr>
          <w:p w:rsidRPr="00A7660D" w:rsidR="00B16BB1" w:rsidP="003F0B65" w:rsidRDefault="00B16BB1" w14:paraId="70FBEC77" wp14:textId="77777777">
            <w:pPr>
              <w:pStyle w:val="Figure"/>
              <w:spacing w:before="40" w:after="40"/>
              <w:rPr>
                <w:rStyle w:val="BodytextChar"/>
                <w:rFonts w:ascii="Arial" w:hAnsi="Arial" w:cs="Arial"/>
                <w:b w:val="0"/>
                <w:sz w:val="18"/>
                <w:szCs w:val="18"/>
              </w:rPr>
            </w:pPr>
            <w:r w:rsidRPr="00A7660D">
              <w:rPr>
                <w:rStyle w:val="BodytextChar"/>
                <w:rFonts w:ascii="Arial" w:hAnsi="Arial" w:cs="Arial"/>
                <w:b w:val="0"/>
                <w:sz w:val="18"/>
                <w:szCs w:val="18"/>
              </w:rPr>
              <w:t>Used Units</w:t>
            </w:r>
          </w:p>
        </w:tc>
        <w:tc>
          <w:tcPr>
            <w:tcW w:w="461" w:type="pct"/>
            <w:tcBorders>
              <w:bottom w:val="single" w:color="616161" w:sz="2" w:space="0"/>
            </w:tcBorders>
            <w:vAlign w:val="center"/>
          </w:tcPr>
          <w:p w:rsidRPr="00A7660D" w:rsidR="00B16BB1" w:rsidP="003F0B65" w:rsidRDefault="00B16BB1" w14:paraId="3346C18B" wp14:textId="77777777">
            <w:pPr>
              <w:spacing w:before="40" w:after="40"/>
              <w:jc w:val="left"/>
              <w:rPr>
                <w:rStyle w:val="BodytextChar"/>
                <w:rFonts w:cs="Arial"/>
                <w:sz w:val="18"/>
                <w:szCs w:val="18"/>
              </w:rPr>
            </w:pPr>
            <w:r w:rsidRPr="00A7660D">
              <w:rPr>
                <w:rStyle w:val="BodytextChar"/>
                <w:rFonts w:cs="Arial"/>
                <w:sz w:val="18"/>
                <w:szCs w:val="18"/>
              </w:rPr>
              <w:t>A_DTL_TB</w:t>
            </w:r>
          </w:p>
        </w:tc>
        <w:tc>
          <w:tcPr>
            <w:tcW w:w="823" w:type="pct"/>
            <w:gridSpan w:val="2"/>
            <w:tcBorders>
              <w:bottom w:val="single" w:color="616161" w:sz="2" w:space="0"/>
            </w:tcBorders>
            <w:vAlign w:val="center"/>
          </w:tcPr>
          <w:p w:rsidRPr="00A7660D" w:rsidR="00B16BB1" w:rsidP="003F0B65" w:rsidRDefault="00B16BB1" w14:paraId="4083E389" wp14:textId="77777777">
            <w:pPr>
              <w:pStyle w:val="Figure"/>
              <w:spacing w:before="40" w:after="40"/>
              <w:rPr>
                <w:rStyle w:val="BodytextChar"/>
                <w:rFonts w:ascii="Arial" w:hAnsi="Arial" w:cs="Arial"/>
                <w:b w:val="0"/>
                <w:sz w:val="18"/>
                <w:szCs w:val="18"/>
              </w:rPr>
            </w:pPr>
            <w:r w:rsidRPr="00A7660D">
              <w:rPr>
                <w:rStyle w:val="BodytextChar"/>
                <w:rFonts w:ascii="Arial" w:hAnsi="Arial" w:cs="Arial"/>
                <w:b w:val="0"/>
                <w:sz w:val="18"/>
                <w:szCs w:val="18"/>
              </w:rPr>
              <w:t>A_LI_USED_UNIT_AMT</w:t>
            </w:r>
          </w:p>
        </w:tc>
        <w:tc>
          <w:tcPr>
            <w:tcW w:w="1153" w:type="pct"/>
            <w:tcBorders>
              <w:bottom w:val="single" w:color="616161" w:sz="2" w:space="0"/>
            </w:tcBorders>
          </w:tcPr>
          <w:p w:rsidRPr="00A7660D" w:rsidR="00B16BB1" w:rsidP="003F0B65" w:rsidRDefault="00B16BB1" w14:paraId="3D69BCA6" wp14:textId="77777777">
            <w:pPr>
              <w:jc w:val="left"/>
              <w:rPr>
                <w:rStyle w:val="BodytextChar"/>
                <w:rFonts w:cs="Arial"/>
                <w:sz w:val="18"/>
                <w:szCs w:val="18"/>
              </w:rPr>
            </w:pPr>
            <w:r w:rsidRPr="00A7660D">
              <w:rPr>
                <w:rStyle w:val="BodytextChar"/>
                <w:rFonts w:cs="Arial"/>
                <w:bCs/>
                <w:sz w:val="18"/>
                <w:szCs w:val="18"/>
              </w:rPr>
              <w:t>Sum</w:t>
            </w:r>
          </w:p>
        </w:tc>
      </w:tr>
      <w:tr xmlns:wp14="http://schemas.microsoft.com/office/word/2010/wordml" w:rsidR="00B16BB1" w:rsidTr="00EE70DD" w14:paraId="5C81A7C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522"/>
          <w:jc w:val="center"/>
        </w:trPr>
        <w:tc>
          <w:tcPr>
            <w:tcW w:w="676" w:type="pct"/>
            <w:gridSpan w:val="2"/>
            <w:tcBorders>
              <w:bottom w:val="single" w:color="616161" w:sz="2" w:space="0"/>
            </w:tcBorders>
            <w:vAlign w:val="center"/>
          </w:tcPr>
          <w:p w:rsidRPr="00A7660D" w:rsidR="00B16BB1" w:rsidP="003F0B65" w:rsidRDefault="00B16BB1" w14:paraId="7D0BCADC" wp14:textId="77777777">
            <w:pPr>
              <w:jc w:val="left"/>
              <w:rPr>
                <w:rStyle w:val="BodytextChar"/>
                <w:rFonts w:cs="Arial"/>
                <w:sz w:val="18"/>
                <w:szCs w:val="18"/>
              </w:rPr>
            </w:pPr>
            <w:r w:rsidRPr="00A7660D">
              <w:rPr>
                <w:rStyle w:val="BodytextChar"/>
                <w:rFonts w:cs="Arial"/>
                <w:sz w:val="18"/>
                <w:szCs w:val="18"/>
              </w:rPr>
              <w:t>Column</w:t>
            </w:r>
          </w:p>
        </w:tc>
        <w:tc>
          <w:tcPr>
            <w:tcW w:w="797" w:type="pct"/>
            <w:gridSpan w:val="2"/>
            <w:tcBorders>
              <w:bottom w:val="single" w:color="616161" w:sz="2" w:space="0"/>
            </w:tcBorders>
            <w:vAlign w:val="center"/>
          </w:tcPr>
          <w:p w:rsidRPr="00A7660D" w:rsidR="00B16BB1" w:rsidP="003F0B65" w:rsidRDefault="00B16BB1" w14:paraId="4613D913" wp14:textId="77777777">
            <w:pPr>
              <w:pStyle w:val="Figure"/>
              <w:spacing w:before="40" w:after="40"/>
              <w:rPr>
                <w:rStyle w:val="BodytextChar"/>
                <w:rFonts w:ascii="Arial" w:hAnsi="Arial" w:cs="Arial"/>
                <w:b w:val="0"/>
                <w:sz w:val="18"/>
                <w:szCs w:val="18"/>
              </w:rPr>
            </w:pPr>
            <w:r w:rsidRPr="00A7660D">
              <w:rPr>
                <w:rStyle w:val="BodytextChar"/>
                <w:rFonts w:ascii="Arial" w:hAnsi="Arial" w:cs="Arial"/>
                <w:b w:val="0"/>
                <w:sz w:val="18"/>
                <w:szCs w:val="18"/>
              </w:rPr>
              <w:t>SA Amt-LI Req</w:t>
            </w:r>
          </w:p>
        </w:tc>
        <w:tc>
          <w:tcPr>
            <w:tcW w:w="1090" w:type="pct"/>
            <w:gridSpan w:val="3"/>
            <w:tcBorders>
              <w:bottom w:val="single" w:color="616161" w:sz="2" w:space="0"/>
            </w:tcBorders>
            <w:vAlign w:val="center"/>
          </w:tcPr>
          <w:p w:rsidRPr="00A7660D" w:rsidR="00B16BB1" w:rsidP="003F0B65" w:rsidRDefault="00B16BB1" w14:paraId="0045110D" wp14:textId="77777777">
            <w:pPr>
              <w:pStyle w:val="Figure"/>
              <w:spacing w:before="40" w:after="40"/>
              <w:rPr>
                <w:rStyle w:val="BodytextChar"/>
                <w:rFonts w:ascii="Arial" w:hAnsi="Arial" w:cs="Arial"/>
                <w:b w:val="0"/>
                <w:sz w:val="18"/>
                <w:szCs w:val="18"/>
              </w:rPr>
            </w:pPr>
            <w:r w:rsidRPr="00A7660D">
              <w:rPr>
                <w:rStyle w:val="BodytextChar"/>
                <w:rFonts w:ascii="Arial" w:hAnsi="Arial" w:cs="Arial"/>
                <w:b w:val="0"/>
                <w:sz w:val="18"/>
                <w:szCs w:val="18"/>
              </w:rPr>
              <w:t>Requested Amount</w:t>
            </w:r>
          </w:p>
        </w:tc>
        <w:tc>
          <w:tcPr>
            <w:tcW w:w="461" w:type="pct"/>
            <w:tcBorders>
              <w:bottom w:val="single" w:color="616161" w:sz="2" w:space="0"/>
            </w:tcBorders>
            <w:vAlign w:val="center"/>
          </w:tcPr>
          <w:p w:rsidRPr="00A7660D" w:rsidR="00B16BB1" w:rsidP="003F0B65" w:rsidRDefault="00B16BB1" w14:paraId="0FF5DDD7" wp14:textId="77777777">
            <w:pPr>
              <w:spacing w:before="40" w:after="40"/>
              <w:jc w:val="left"/>
              <w:rPr>
                <w:rStyle w:val="BodytextChar"/>
                <w:rFonts w:cs="Arial"/>
                <w:sz w:val="18"/>
                <w:szCs w:val="18"/>
              </w:rPr>
            </w:pPr>
            <w:r w:rsidRPr="00A7660D">
              <w:rPr>
                <w:rStyle w:val="BodytextChar"/>
                <w:rFonts w:cs="Arial"/>
                <w:sz w:val="18"/>
                <w:szCs w:val="18"/>
              </w:rPr>
              <w:t>A_DTL_TB</w:t>
            </w:r>
          </w:p>
        </w:tc>
        <w:tc>
          <w:tcPr>
            <w:tcW w:w="823" w:type="pct"/>
            <w:gridSpan w:val="2"/>
            <w:tcBorders>
              <w:bottom w:val="single" w:color="616161" w:sz="2" w:space="0"/>
            </w:tcBorders>
            <w:vAlign w:val="center"/>
          </w:tcPr>
          <w:p w:rsidRPr="00A7660D" w:rsidR="00B16BB1" w:rsidP="003F0B65" w:rsidRDefault="00B16BB1" w14:paraId="7614C8AE" wp14:textId="77777777">
            <w:pPr>
              <w:pStyle w:val="Figure"/>
              <w:spacing w:before="40" w:after="40"/>
              <w:rPr>
                <w:rStyle w:val="BodytextChar"/>
                <w:rFonts w:ascii="Arial" w:hAnsi="Arial" w:cs="Arial"/>
                <w:b w:val="0"/>
                <w:sz w:val="18"/>
                <w:szCs w:val="18"/>
              </w:rPr>
            </w:pPr>
            <w:r w:rsidRPr="00A7660D">
              <w:rPr>
                <w:rStyle w:val="BodytextChar"/>
                <w:rFonts w:ascii="Arial" w:hAnsi="Arial" w:cs="Arial"/>
                <w:b w:val="0"/>
                <w:sz w:val="18"/>
                <w:szCs w:val="18"/>
              </w:rPr>
              <w:t>A_LI_REQ_AMT</w:t>
            </w:r>
          </w:p>
        </w:tc>
        <w:tc>
          <w:tcPr>
            <w:tcW w:w="1153" w:type="pct"/>
            <w:tcBorders>
              <w:bottom w:val="single" w:color="616161" w:sz="2" w:space="0"/>
            </w:tcBorders>
          </w:tcPr>
          <w:p w:rsidRPr="00A7660D" w:rsidR="00B16BB1" w:rsidP="003F0B65" w:rsidRDefault="00B16BB1" w14:paraId="7632AF0F" wp14:textId="77777777">
            <w:pPr>
              <w:jc w:val="left"/>
              <w:rPr>
                <w:rStyle w:val="BodytextChar"/>
                <w:rFonts w:cs="Arial"/>
                <w:sz w:val="18"/>
                <w:szCs w:val="18"/>
              </w:rPr>
            </w:pPr>
            <w:r w:rsidRPr="00A7660D">
              <w:rPr>
                <w:rStyle w:val="BodytextChar"/>
                <w:rFonts w:cs="Arial"/>
                <w:bCs/>
                <w:sz w:val="18"/>
                <w:szCs w:val="18"/>
              </w:rPr>
              <w:t>Sum</w:t>
            </w:r>
          </w:p>
        </w:tc>
      </w:tr>
      <w:tr xmlns:wp14="http://schemas.microsoft.com/office/word/2010/wordml" w:rsidR="00B16BB1" w:rsidTr="00EE70DD" w14:paraId="7888970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522"/>
          <w:jc w:val="center"/>
        </w:trPr>
        <w:tc>
          <w:tcPr>
            <w:tcW w:w="676" w:type="pct"/>
            <w:gridSpan w:val="2"/>
            <w:tcBorders>
              <w:bottom w:val="single" w:color="616161" w:sz="2" w:space="0"/>
            </w:tcBorders>
            <w:vAlign w:val="center"/>
          </w:tcPr>
          <w:p w:rsidRPr="00A7660D" w:rsidR="00B16BB1" w:rsidP="003F0B65" w:rsidRDefault="00B16BB1" w14:paraId="26CF2E9A" wp14:textId="77777777">
            <w:pPr>
              <w:jc w:val="left"/>
              <w:rPr>
                <w:rStyle w:val="BodytextChar"/>
                <w:rFonts w:cs="Arial"/>
                <w:sz w:val="18"/>
                <w:szCs w:val="18"/>
              </w:rPr>
            </w:pPr>
            <w:r w:rsidRPr="00A7660D">
              <w:rPr>
                <w:rStyle w:val="BodytextChar"/>
                <w:rFonts w:cs="Arial"/>
                <w:sz w:val="18"/>
                <w:szCs w:val="18"/>
              </w:rPr>
              <w:t>Column</w:t>
            </w:r>
          </w:p>
        </w:tc>
        <w:tc>
          <w:tcPr>
            <w:tcW w:w="797" w:type="pct"/>
            <w:gridSpan w:val="2"/>
            <w:tcBorders>
              <w:bottom w:val="single" w:color="616161" w:sz="2" w:space="0"/>
            </w:tcBorders>
            <w:vAlign w:val="center"/>
          </w:tcPr>
          <w:p w:rsidRPr="00A7660D" w:rsidR="00B16BB1" w:rsidP="003F0B65" w:rsidRDefault="00B16BB1" w14:paraId="4B00E479" wp14:textId="77777777">
            <w:pPr>
              <w:pStyle w:val="Figure"/>
              <w:spacing w:before="40" w:after="40"/>
              <w:rPr>
                <w:rStyle w:val="BodytextChar"/>
                <w:rFonts w:ascii="Arial" w:hAnsi="Arial" w:cs="Arial"/>
                <w:b w:val="0"/>
                <w:sz w:val="18"/>
                <w:szCs w:val="18"/>
              </w:rPr>
            </w:pPr>
            <w:r w:rsidRPr="00A7660D">
              <w:rPr>
                <w:rStyle w:val="BodytextChar"/>
                <w:rFonts w:ascii="Arial" w:hAnsi="Arial" w:cs="Arial"/>
                <w:b w:val="0"/>
                <w:sz w:val="18"/>
                <w:szCs w:val="18"/>
              </w:rPr>
              <w:t>SA Amt-LI App</w:t>
            </w:r>
          </w:p>
        </w:tc>
        <w:tc>
          <w:tcPr>
            <w:tcW w:w="1090" w:type="pct"/>
            <w:gridSpan w:val="3"/>
            <w:tcBorders>
              <w:bottom w:val="single" w:color="616161" w:sz="2" w:space="0"/>
            </w:tcBorders>
            <w:vAlign w:val="center"/>
          </w:tcPr>
          <w:p w:rsidRPr="00A7660D" w:rsidR="00B16BB1" w:rsidP="003F0B65" w:rsidRDefault="00B16BB1" w14:paraId="42434DC7" wp14:textId="77777777">
            <w:pPr>
              <w:pStyle w:val="Figure"/>
              <w:spacing w:before="40" w:after="40"/>
              <w:rPr>
                <w:rStyle w:val="BodytextChar"/>
                <w:rFonts w:ascii="Arial" w:hAnsi="Arial" w:cs="Arial"/>
                <w:b w:val="0"/>
                <w:sz w:val="18"/>
                <w:szCs w:val="18"/>
              </w:rPr>
            </w:pPr>
            <w:r w:rsidRPr="00A7660D">
              <w:rPr>
                <w:rStyle w:val="BodytextChar"/>
                <w:rFonts w:ascii="Arial" w:hAnsi="Arial" w:cs="Arial"/>
                <w:b w:val="0"/>
                <w:sz w:val="18"/>
                <w:szCs w:val="18"/>
              </w:rPr>
              <w:t>Approved Amount</w:t>
            </w:r>
          </w:p>
        </w:tc>
        <w:tc>
          <w:tcPr>
            <w:tcW w:w="461" w:type="pct"/>
            <w:tcBorders>
              <w:bottom w:val="single" w:color="616161" w:sz="2" w:space="0"/>
            </w:tcBorders>
            <w:vAlign w:val="center"/>
          </w:tcPr>
          <w:p w:rsidRPr="00A7660D" w:rsidR="00B16BB1" w:rsidP="003F0B65" w:rsidRDefault="00B16BB1" w14:paraId="4625EF22" wp14:textId="77777777">
            <w:pPr>
              <w:spacing w:before="40" w:after="40"/>
              <w:jc w:val="left"/>
              <w:rPr>
                <w:rStyle w:val="BodytextChar"/>
                <w:rFonts w:cs="Arial"/>
                <w:sz w:val="18"/>
                <w:szCs w:val="18"/>
              </w:rPr>
            </w:pPr>
            <w:r w:rsidRPr="00A7660D">
              <w:rPr>
                <w:rStyle w:val="BodytextChar"/>
                <w:rFonts w:cs="Arial"/>
                <w:sz w:val="18"/>
                <w:szCs w:val="18"/>
              </w:rPr>
              <w:t>A_DTL_TB</w:t>
            </w:r>
          </w:p>
        </w:tc>
        <w:tc>
          <w:tcPr>
            <w:tcW w:w="823" w:type="pct"/>
            <w:gridSpan w:val="2"/>
            <w:tcBorders>
              <w:bottom w:val="single" w:color="616161" w:sz="2" w:space="0"/>
            </w:tcBorders>
            <w:vAlign w:val="center"/>
          </w:tcPr>
          <w:p w:rsidRPr="00A7660D" w:rsidR="00B16BB1" w:rsidP="003F0B65" w:rsidRDefault="00B16BB1" w14:paraId="28C4CAC5" wp14:textId="77777777">
            <w:pPr>
              <w:pStyle w:val="Figure"/>
              <w:spacing w:before="40" w:after="40"/>
              <w:rPr>
                <w:rStyle w:val="BodytextChar"/>
                <w:rFonts w:ascii="Arial" w:hAnsi="Arial" w:cs="Arial"/>
                <w:b w:val="0"/>
                <w:sz w:val="18"/>
                <w:szCs w:val="18"/>
              </w:rPr>
            </w:pPr>
            <w:r w:rsidRPr="00A7660D">
              <w:rPr>
                <w:rStyle w:val="BodytextChar"/>
                <w:rFonts w:ascii="Arial" w:hAnsi="Arial" w:cs="Arial"/>
                <w:b w:val="0"/>
                <w:sz w:val="18"/>
                <w:szCs w:val="18"/>
              </w:rPr>
              <w:t>A_LI_APP_AMT</w:t>
            </w:r>
          </w:p>
        </w:tc>
        <w:tc>
          <w:tcPr>
            <w:tcW w:w="1153" w:type="pct"/>
            <w:tcBorders>
              <w:bottom w:val="single" w:color="616161" w:sz="2" w:space="0"/>
            </w:tcBorders>
          </w:tcPr>
          <w:p w:rsidRPr="00A7660D" w:rsidR="00B16BB1" w:rsidP="003F0B65" w:rsidRDefault="00B16BB1" w14:paraId="6ECBC4F4" wp14:textId="77777777">
            <w:pPr>
              <w:jc w:val="left"/>
              <w:rPr>
                <w:rStyle w:val="BodytextChar"/>
                <w:rFonts w:cs="Arial"/>
                <w:sz w:val="18"/>
                <w:szCs w:val="18"/>
              </w:rPr>
            </w:pPr>
            <w:r w:rsidRPr="00A7660D">
              <w:rPr>
                <w:rStyle w:val="BodytextChar"/>
                <w:rFonts w:cs="Arial"/>
                <w:bCs/>
                <w:sz w:val="18"/>
                <w:szCs w:val="18"/>
              </w:rPr>
              <w:t>Sum</w:t>
            </w:r>
          </w:p>
        </w:tc>
      </w:tr>
      <w:tr xmlns:wp14="http://schemas.microsoft.com/office/word/2010/wordml" w:rsidR="00B16BB1" w:rsidTr="00EE70DD" w14:paraId="59821CB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505"/>
          <w:jc w:val="center"/>
        </w:trPr>
        <w:tc>
          <w:tcPr>
            <w:tcW w:w="676" w:type="pct"/>
            <w:gridSpan w:val="2"/>
            <w:tcBorders>
              <w:bottom w:val="single" w:color="616161" w:sz="2" w:space="0"/>
            </w:tcBorders>
            <w:vAlign w:val="center"/>
          </w:tcPr>
          <w:p w:rsidRPr="00A7660D" w:rsidR="00B16BB1" w:rsidP="003F0B65" w:rsidRDefault="00B16BB1" w14:paraId="4D3910AF" wp14:textId="77777777">
            <w:pPr>
              <w:jc w:val="left"/>
              <w:rPr>
                <w:rStyle w:val="BodytextChar"/>
                <w:rFonts w:cs="Arial"/>
                <w:sz w:val="18"/>
                <w:szCs w:val="18"/>
              </w:rPr>
            </w:pPr>
            <w:r w:rsidRPr="00A7660D">
              <w:rPr>
                <w:rStyle w:val="BodytextChar"/>
                <w:rFonts w:cs="Arial"/>
                <w:sz w:val="18"/>
                <w:szCs w:val="18"/>
              </w:rPr>
              <w:t>Column</w:t>
            </w:r>
          </w:p>
        </w:tc>
        <w:tc>
          <w:tcPr>
            <w:tcW w:w="797" w:type="pct"/>
            <w:gridSpan w:val="2"/>
            <w:tcBorders>
              <w:bottom w:val="single" w:color="616161" w:sz="2" w:space="0"/>
            </w:tcBorders>
            <w:vAlign w:val="center"/>
          </w:tcPr>
          <w:p w:rsidRPr="00A7660D" w:rsidR="00B16BB1" w:rsidP="003F0B65" w:rsidRDefault="00B16BB1" w14:paraId="3C201B2B" wp14:textId="77777777">
            <w:pPr>
              <w:pStyle w:val="Figure"/>
              <w:spacing w:before="40" w:after="40"/>
              <w:rPr>
                <w:rStyle w:val="BodytextChar"/>
                <w:rFonts w:ascii="Arial" w:hAnsi="Arial" w:cs="Arial"/>
                <w:b w:val="0"/>
                <w:sz w:val="18"/>
                <w:szCs w:val="18"/>
              </w:rPr>
            </w:pPr>
            <w:r w:rsidRPr="00A7660D">
              <w:rPr>
                <w:rStyle w:val="BodytextChar"/>
                <w:rFonts w:ascii="Arial" w:hAnsi="Arial" w:cs="Arial"/>
                <w:b w:val="0"/>
                <w:sz w:val="18"/>
                <w:szCs w:val="18"/>
              </w:rPr>
              <w:t>SA Amt-LI Used</w:t>
            </w:r>
          </w:p>
        </w:tc>
        <w:tc>
          <w:tcPr>
            <w:tcW w:w="1090" w:type="pct"/>
            <w:gridSpan w:val="3"/>
            <w:tcBorders>
              <w:bottom w:val="single" w:color="616161" w:sz="2" w:space="0"/>
            </w:tcBorders>
            <w:vAlign w:val="center"/>
          </w:tcPr>
          <w:p w:rsidRPr="00A7660D" w:rsidR="00B16BB1" w:rsidP="003F0B65" w:rsidRDefault="00B16BB1" w14:paraId="28C99E57" wp14:textId="77777777">
            <w:pPr>
              <w:pStyle w:val="Figure"/>
              <w:spacing w:before="40" w:after="40"/>
              <w:rPr>
                <w:rStyle w:val="BodytextChar"/>
                <w:rFonts w:ascii="Arial" w:hAnsi="Arial" w:cs="Arial"/>
                <w:b w:val="0"/>
                <w:sz w:val="18"/>
                <w:szCs w:val="18"/>
              </w:rPr>
            </w:pPr>
            <w:r w:rsidRPr="00A7660D">
              <w:rPr>
                <w:rStyle w:val="BodytextChar"/>
                <w:rFonts w:ascii="Arial" w:hAnsi="Arial" w:cs="Arial"/>
                <w:b w:val="0"/>
                <w:sz w:val="18"/>
                <w:szCs w:val="18"/>
              </w:rPr>
              <w:t>Used Amount</w:t>
            </w:r>
          </w:p>
        </w:tc>
        <w:tc>
          <w:tcPr>
            <w:tcW w:w="461" w:type="pct"/>
            <w:tcBorders>
              <w:bottom w:val="single" w:color="616161" w:sz="2" w:space="0"/>
            </w:tcBorders>
            <w:vAlign w:val="center"/>
          </w:tcPr>
          <w:p w:rsidRPr="00A7660D" w:rsidR="00B16BB1" w:rsidP="003F0B65" w:rsidRDefault="00B16BB1" w14:paraId="6D20881F" wp14:textId="77777777">
            <w:pPr>
              <w:spacing w:before="40" w:after="40"/>
              <w:jc w:val="left"/>
              <w:rPr>
                <w:rStyle w:val="BodytextChar"/>
                <w:rFonts w:cs="Arial"/>
                <w:sz w:val="18"/>
                <w:szCs w:val="18"/>
              </w:rPr>
            </w:pPr>
            <w:r w:rsidRPr="00A7660D">
              <w:rPr>
                <w:rStyle w:val="BodytextChar"/>
                <w:rFonts w:cs="Arial"/>
                <w:sz w:val="18"/>
                <w:szCs w:val="18"/>
              </w:rPr>
              <w:t>A_DTL_TB</w:t>
            </w:r>
          </w:p>
        </w:tc>
        <w:tc>
          <w:tcPr>
            <w:tcW w:w="823" w:type="pct"/>
            <w:gridSpan w:val="2"/>
            <w:tcBorders>
              <w:bottom w:val="single" w:color="616161" w:sz="2" w:space="0"/>
            </w:tcBorders>
            <w:vAlign w:val="center"/>
          </w:tcPr>
          <w:p w:rsidRPr="00A7660D" w:rsidR="00B16BB1" w:rsidP="003F0B65" w:rsidRDefault="00B16BB1" w14:paraId="7945D48E" wp14:textId="77777777">
            <w:pPr>
              <w:pStyle w:val="Figure"/>
              <w:spacing w:before="40" w:after="40"/>
              <w:rPr>
                <w:rStyle w:val="BodytextChar"/>
                <w:rFonts w:ascii="Arial" w:hAnsi="Arial" w:cs="Arial"/>
                <w:b w:val="0"/>
                <w:sz w:val="18"/>
                <w:szCs w:val="18"/>
              </w:rPr>
            </w:pPr>
            <w:r w:rsidRPr="00A7660D">
              <w:rPr>
                <w:rStyle w:val="BodytextChar"/>
                <w:rFonts w:ascii="Arial" w:hAnsi="Arial" w:cs="Arial"/>
                <w:b w:val="0"/>
                <w:sz w:val="18"/>
                <w:szCs w:val="18"/>
              </w:rPr>
              <w:t>A_LI_USED_AMT</w:t>
            </w:r>
          </w:p>
        </w:tc>
        <w:tc>
          <w:tcPr>
            <w:tcW w:w="1153" w:type="pct"/>
            <w:tcBorders>
              <w:bottom w:val="single" w:color="616161" w:sz="2" w:space="0"/>
            </w:tcBorders>
          </w:tcPr>
          <w:p w:rsidRPr="00A7660D" w:rsidR="00B16BB1" w:rsidP="003F0B65" w:rsidRDefault="00B16BB1" w14:paraId="7E25F5DD" wp14:textId="77777777">
            <w:pPr>
              <w:jc w:val="left"/>
              <w:rPr>
                <w:rStyle w:val="BodytextChar"/>
                <w:rFonts w:cs="Arial"/>
                <w:sz w:val="18"/>
                <w:szCs w:val="18"/>
              </w:rPr>
            </w:pPr>
            <w:r w:rsidRPr="00A7660D">
              <w:rPr>
                <w:rStyle w:val="BodytextChar"/>
                <w:rFonts w:cs="Arial"/>
                <w:bCs/>
                <w:sz w:val="18"/>
                <w:szCs w:val="18"/>
              </w:rPr>
              <w:t>Sum</w:t>
            </w:r>
          </w:p>
        </w:tc>
      </w:tr>
    </w:tbl>
    <w:p xmlns:wp14="http://schemas.microsoft.com/office/word/2010/wordml" w:rsidR="00880DFF" w:rsidRDefault="00880DFF" w14:paraId="0EF46479" wp14:textId="77777777">
      <w: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4934"/>
        <w:gridCol w:w="4736"/>
        <w:gridCol w:w="4724"/>
      </w:tblGrid>
      <w:tr xmlns:wp14="http://schemas.microsoft.com/office/word/2010/wordml" w:rsidR="00B16BB1" w14:paraId="6FE039B8" wp14:textId="77777777">
        <w:tblPrEx>
          <w:tblCellMar>
            <w:top w:w="0" w:type="dxa"/>
            <w:bottom w:w="0" w:type="dxa"/>
          </w:tblCellMar>
        </w:tblPrEx>
        <w:trPr>
          <w:cantSplit/>
          <w:trHeight w:val="286"/>
          <w:jc w:val="center"/>
        </w:trPr>
        <w:tc>
          <w:tcPr>
            <w:tcW w:w="5000" w:type="pct"/>
            <w:gridSpan w:val="3"/>
            <w:tcBorders>
              <w:top w:val="single" w:color="616161" w:sz="2" w:space="0"/>
              <w:bottom w:val="single" w:color="616161" w:sz="2" w:space="0"/>
            </w:tcBorders>
            <w:shd w:val="clear" w:color="auto" w:fill="191919"/>
            <w:vAlign w:val="center"/>
          </w:tcPr>
          <w:p w:rsidR="00B16BB1" w:rsidRDefault="00B16BB1" w14:paraId="36D0E93B"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B16BB1" w14:paraId="7AE7F34C" wp14:textId="77777777">
        <w:tblPrEx>
          <w:tblCellMar>
            <w:top w:w="0" w:type="dxa"/>
            <w:bottom w:w="0" w:type="dxa"/>
          </w:tblCellMar>
        </w:tblPrEx>
        <w:trPr>
          <w:cantSplit/>
          <w:trHeight w:val="219"/>
          <w:jc w:val="center"/>
        </w:trPr>
        <w:tc>
          <w:tcPr>
            <w:tcW w:w="1714" w:type="pct"/>
            <w:tcBorders>
              <w:top w:val="single" w:color="616161" w:sz="2" w:space="0"/>
              <w:bottom w:val="single" w:color="616161" w:sz="2" w:space="0"/>
            </w:tcBorders>
            <w:vAlign w:val="center"/>
          </w:tcPr>
          <w:p w:rsidRPr="00A7660D" w:rsidR="00B16BB1" w:rsidRDefault="00B16BB1" w14:paraId="2CE966D0" wp14:textId="77777777">
            <w:pPr>
              <w:pStyle w:val="TableHeading"/>
              <w:spacing w:before="40" w:after="40"/>
              <w:jc w:val="center"/>
              <w:rPr>
                <w:rStyle w:val="ModernTableText"/>
                <w:rFonts w:cs="Arial"/>
                <w:szCs w:val="17"/>
              </w:rPr>
            </w:pPr>
            <w:r w:rsidRPr="00A7660D">
              <w:rPr>
                <w:rStyle w:val="ModernTableText"/>
                <w:rFonts w:cs="Arial"/>
                <w:szCs w:val="17"/>
              </w:rPr>
              <w:t>Chart Footnote Label (opt)</w:t>
            </w:r>
          </w:p>
        </w:tc>
        <w:tc>
          <w:tcPr>
            <w:tcW w:w="1645" w:type="pct"/>
            <w:tcBorders>
              <w:top w:val="single" w:color="616161" w:sz="2" w:space="0"/>
              <w:bottom w:val="single" w:color="616161" w:sz="2" w:space="0"/>
            </w:tcBorders>
            <w:vAlign w:val="center"/>
          </w:tcPr>
          <w:p w:rsidRPr="00A7660D" w:rsidR="00B16BB1" w:rsidRDefault="00B16BB1" w14:paraId="6E76F0CE" wp14:textId="77777777">
            <w:pPr>
              <w:pStyle w:val="TableText1"/>
              <w:spacing w:before="40" w:after="40"/>
              <w:jc w:val="center"/>
              <w:rPr>
                <w:rStyle w:val="ModernTableText"/>
                <w:rFonts w:cs="Arial"/>
                <w:b/>
                <w:noProof/>
                <w:szCs w:val="17"/>
              </w:rPr>
            </w:pPr>
            <w:r w:rsidRPr="00A7660D">
              <w:rPr>
                <w:rStyle w:val="ModernTableText"/>
                <w:rFonts w:cs="Arial"/>
                <w:b/>
                <w:noProof/>
                <w:szCs w:val="17"/>
              </w:rPr>
              <w:t>Chart Footnote Description (ot)</w:t>
            </w:r>
          </w:p>
        </w:tc>
        <w:tc>
          <w:tcPr>
            <w:tcW w:w="1641" w:type="pct"/>
            <w:tcBorders>
              <w:top w:val="single" w:color="616161" w:sz="2" w:space="0"/>
              <w:bottom w:val="single" w:color="616161" w:sz="2" w:space="0"/>
            </w:tcBorders>
            <w:vAlign w:val="center"/>
          </w:tcPr>
          <w:p w:rsidRPr="00A7660D" w:rsidR="00B16BB1" w:rsidRDefault="00B16BB1" w14:paraId="4D5D3248" wp14:textId="77777777">
            <w:pPr>
              <w:pStyle w:val="TableText1"/>
              <w:spacing w:before="40" w:after="40"/>
              <w:jc w:val="center"/>
              <w:rPr>
                <w:rStyle w:val="ModernTableText"/>
                <w:rFonts w:cs="Arial"/>
                <w:b/>
                <w:noProof/>
                <w:szCs w:val="17"/>
              </w:rPr>
            </w:pPr>
            <w:r w:rsidRPr="00A7660D">
              <w:rPr>
                <w:rStyle w:val="ModernTableText"/>
                <w:rFonts w:cs="Arial"/>
                <w:b/>
                <w:noProof/>
                <w:szCs w:val="17"/>
              </w:rPr>
              <w:t>Chart Footnote Processing Rules (opt)</w:t>
            </w:r>
          </w:p>
        </w:tc>
      </w:tr>
      <w:tr xmlns:wp14="http://schemas.microsoft.com/office/word/2010/wordml" w:rsidR="00B16BB1" w14:paraId="78BAA309" wp14:textId="77777777">
        <w:tblPrEx>
          <w:tblCellMar>
            <w:top w:w="0" w:type="dxa"/>
            <w:bottom w:w="0" w:type="dxa"/>
          </w:tblCellMar>
        </w:tblPrEx>
        <w:trPr>
          <w:cantSplit/>
          <w:trHeight w:val="236"/>
          <w:jc w:val="center"/>
        </w:trPr>
        <w:tc>
          <w:tcPr>
            <w:tcW w:w="1714" w:type="pct"/>
            <w:tcBorders>
              <w:top w:val="single" w:color="616161" w:sz="2" w:space="0"/>
              <w:bottom w:val="single" w:color="616161" w:sz="2" w:space="0"/>
            </w:tcBorders>
            <w:vAlign w:val="center"/>
          </w:tcPr>
          <w:p w:rsidR="00B16BB1" w:rsidRDefault="00B16BB1" w14:paraId="0E4BD951"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1645" w:type="pct"/>
            <w:tcBorders>
              <w:top w:val="single" w:color="616161" w:sz="2" w:space="0"/>
              <w:bottom w:val="single" w:color="616161" w:sz="2" w:space="0"/>
            </w:tcBorders>
            <w:vAlign w:val="center"/>
          </w:tcPr>
          <w:p w:rsidR="00B16BB1" w:rsidRDefault="00B16BB1" w14:paraId="144069BA"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1641" w:type="pct"/>
            <w:tcBorders>
              <w:top w:val="single" w:color="616161" w:sz="2" w:space="0"/>
              <w:bottom w:val="single" w:color="616161" w:sz="2" w:space="0"/>
            </w:tcBorders>
            <w:vAlign w:val="center"/>
          </w:tcPr>
          <w:p w:rsidR="00B16BB1" w:rsidRDefault="00B16BB1" w14:paraId="0004D5A7"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r>
      <w:tr xmlns:wp14="http://schemas.microsoft.com/office/word/2010/wordml" w:rsidR="00B16BB1" w14:paraId="537746F9" wp14:textId="77777777">
        <w:tblPrEx>
          <w:tblCellMar>
            <w:top w:w="0" w:type="dxa"/>
            <w:bottom w:w="0" w:type="dxa"/>
          </w:tblCellMar>
        </w:tblPrEx>
        <w:trPr>
          <w:cantSplit/>
          <w:trHeight w:val="269"/>
          <w:jc w:val="center"/>
        </w:trPr>
        <w:tc>
          <w:tcPr>
            <w:tcW w:w="5000" w:type="pct"/>
            <w:gridSpan w:val="3"/>
            <w:tcBorders>
              <w:top w:val="single" w:color="616161" w:sz="2" w:space="0"/>
              <w:bottom w:val="single" w:color="616161" w:sz="2" w:space="0"/>
            </w:tcBorders>
            <w:shd w:val="clear" w:color="auto" w:fill="191919"/>
            <w:vAlign w:val="center"/>
          </w:tcPr>
          <w:p w:rsidR="00B16BB1" w:rsidRDefault="00B16BB1" w14:paraId="70715FFE"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Footnote (opt)</w:t>
            </w:r>
          </w:p>
        </w:tc>
      </w:tr>
      <w:tr xmlns:wp14="http://schemas.microsoft.com/office/word/2010/wordml" w:rsidRPr="00A7660D" w:rsidR="00B16BB1" w14:paraId="12EEAEAF" wp14:textId="77777777">
        <w:tblPrEx>
          <w:tblCellMar>
            <w:top w:w="0" w:type="dxa"/>
            <w:bottom w:w="0" w:type="dxa"/>
          </w:tblCellMar>
        </w:tblPrEx>
        <w:trPr>
          <w:cantSplit/>
          <w:trHeight w:val="236"/>
          <w:jc w:val="center"/>
        </w:trPr>
        <w:tc>
          <w:tcPr>
            <w:tcW w:w="1714" w:type="pct"/>
            <w:tcBorders>
              <w:top w:val="single" w:color="616161" w:sz="2" w:space="0"/>
            </w:tcBorders>
            <w:vAlign w:val="center"/>
          </w:tcPr>
          <w:p w:rsidRPr="00A7660D" w:rsidR="00B16BB1" w:rsidRDefault="00B16BB1" w14:paraId="4A0A1578" wp14:textId="77777777">
            <w:pPr>
              <w:pStyle w:val="TableHeading"/>
              <w:spacing w:before="40" w:after="40"/>
              <w:jc w:val="center"/>
              <w:rPr>
                <w:rStyle w:val="ModernTableText"/>
                <w:rFonts w:cs="Arial"/>
                <w:szCs w:val="18"/>
              </w:rPr>
            </w:pPr>
            <w:r w:rsidRPr="00A7660D">
              <w:rPr>
                <w:rStyle w:val="ModernTableText"/>
                <w:rFonts w:cs="Arial"/>
                <w:szCs w:val="18"/>
              </w:rPr>
              <w:t>Report Footnote Label (opt)</w:t>
            </w:r>
          </w:p>
        </w:tc>
        <w:tc>
          <w:tcPr>
            <w:tcW w:w="1645" w:type="pct"/>
            <w:tcBorders>
              <w:top w:val="single" w:color="616161" w:sz="2" w:space="0"/>
            </w:tcBorders>
            <w:vAlign w:val="center"/>
          </w:tcPr>
          <w:p w:rsidRPr="00A7660D" w:rsidR="00B16BB1" w:rsidRDefault="00B16BB1" w14:paraId="3563F569" wp14:textId="77777777">
            <w:pPr>
              <w:pStyle w:val="TableText1"/>
              <w:spacing w:before="40" w:after="40"/>
              <w:jc w:val="center"/>
              <w:rPr>
                <w:rStyle w:val="ModernTableText"/>
                <w:rFonts w:cs="Arial"/>
                <w:b/>
                <w:noProof/>
                <w:szCs w:val="18"/>
              </w:rPr>
            </w:pPr>
            <w:r w:rsidRPr="00A7660D">
              <w:rPr>
                <w:rStyle w:val="ModernTableText"/>
                <w:rFonts w:cs="Arial"/>
                <w:b/>
                <w:noProof/>
                <w:szCs w:val="18"/>
              </w:rPr>
              <w:t>Report Footnote Description (opt)</w:t>
            </w:r>
          </w:p>
        </w:tc>
        <w:tc>
          <w:tcPr>
            <w:tcW w:w="1641" w:type="pct"/>
            <w:tcBorders>
              <w:top w:val="single" w:color="616161" w:sz="2" w:space="0"/>
            </w:tcBorders>
            <w:vAlign w:val="center"/>
          </w:tcPr>
          <w:p w:rsidRPr="00A7660D" w:rsidR="00B16BB1" w:rsidRDefault="00B16BB1" w14:paraId="2A56B8F7" wp14:textId="77777777">
            <w:pPr>
              <w:pStyle w:val="TableText1"/>
              <w:spacing w:before="40" w:after="40"/>
              <w:jc w:val="center"/>
              <w:rPr>
                <w:rStyle w:val="ModernTableText"/>
                <w:rFonts w:cs="Arial"/>
                <w:b/>
                <w:noProof/>
                <w:szCs w:val="18"/>
              </w:rPr>
            </w:pPr>
            <w:r w:rsidRPr="00A7660D">
              <w:rPr>
                <w:rStyle w:val="ModernTableText"/>
                <w:rFonts w:cs="Arial"/>
                <w:b/>
                <w:noProof/>
                <w:szCs w:val="18"/>
              </w:rPr>
              <w:t>Report Footnote Processing Rules (opt)</w:t>
            </w:r>
          </w:p>
        </w:tc>
      </w:tr>
      <w:tr xmlns:wp14="http://schemas.microsoft.com/office/word/2010/wordml" w:rsidRPr="00A7660D" w:rsidR="00B16BB1" w14:paraId="4A74D4A0" wp14:textId="77777777">
        <w:tblPrEx>
          <w:tblCellMar>
            <w:top w:w="0" w:type="dxa"/>
            <w:bottom w:w="0" w:type="dxa"/>
          </w:tblCellMar>
        </w:tblPrEx>
        <w:trPr>
          <w:cantSplit/>
          <w:trHeight w:val="236"/>
          <w:jc w:val="center"/>
        </w:trPr>
        <w:tc>
          <w:tcPr>
            <w:tcW w:w="1714" w:type="pct"/>
            <w:vAlign w:val="center"/>
          </w:tcPr>
          <w:p w:rsidRPr="00A7660D" w:rsidR="00B16BB1" w:rsidRDefault="00B16BB1" w14:paraId="7CA14408" wp14:textId="77777777">
            <w:pPr>
              <w:pStyle w:val="TableText1"/>
              <w:spacing w:before="40" w:after="40"/>
              <w:rPr>
                <w:rStyle w:val="ModernTableText"/>
                <w:rFonts w:cs="Arial"/>
                <w:bCs/>
                <w:color w:val="000000"/>
                <w:szCs w:val="18"/>
              </w:rPr>
            </w:pPr>
            <w:r w:rsidRPr="00A7660D">
              <w:rPr>
                <w:rStyle w:val="ModernTableText"/>
                <w:rFonts w:cs="Arial"/>
                <w:bCs/>
                <w:color w:val="000000"/>
                <w:szCs w:val="18"/>
              </w:rPr>
              <w:t>N/A</w:t>
            </w:r>
          </w:p>
        </w:tc>
        <w:tc>
          <w:tcPr>
            <w:tcW w:w="1645" w:type="pct"/>
            <w:vAlign w:val="center"/>
          </w:tcPr>
          <w:p w:rsidRPr="00A7660D" w:rsidR="00B16BB1" w:rsidRDefault="00B16BB1" w14:paraId="5202F53E" wp14:textId="77777777">
            <w:pPr>
              <w:pStyle w:val="TableText1"/>
              <w:spacing w:before="40" w:after="40"/>
              <w:rPr>
                <w:rStyle w:val="ModernTableText"/>
                <w:rFonts w:cs="Arial"/>
                <w:bCs/>
                <w:color w:val="000000"/>
                <w:szCs w:val="18"/>
              </w:rPr>
            </w:pPr>
            <w:r w:rsidRPr="00A7660D">
              <w:rPr>
                <w:rStyle w:val="ModernTableText"/>
                <w:rFonts w:cs="Arial"/>
                <w:bCs/>
                <w:color w:val="000000"/>
                <w:szCs w:val="18"/>
              </w:rPr>
              <w:t>N/A</w:t>
            </w:r>
          </w:p>
        </w:tc>
        <w:tc>
          <w:tcPr>
            <w:tcW w:w="1641" w:type="pct"/>
            <w:vAlign w:val="center"/>
          </w:tcPr>
          <w:p w:rsidRPr="00A7660D" w:rsidR="00B16BB1" w:rsidRDefault="00B16BB1" w14:paraId="0E2DBE7B" wp14:textId="77777777">
            <w:pPr>
              <w:pStyle w:val="TableText1"/>
              <w:spacing w:before="40" w:after="40"/>
              <w:rPr>
                <w:rStyle w:val="ModernTableText"/>
                <w:rFonts w:cs="Arial"/>
                <w:bCs/>
                <w:color w:val="000000"/>
                <w:szCs w:val="18"/>
              </w:rPr>
            </w:pPr>
            <w:r w:rsidRPr="00A7660D">
              <w:rPr>
                <w:rStyle w:val="ModernTableText"/>
                <w:rFonts w:cs="Arial"/>
                <w:bCs/>
                <w:color w:val="000000"/>
                <w:szCs w:val="18"/>
              </w:rPr>
              <w:t>N/A</w:t>
            </w:r>
          </w:p>
        </w:tc>
      </w:tr>
    </w:tbl>
    <w:p xmlns:wp14="http://schemas.microsoft.com/office/word/2010/wordml" w:rsidRPr="00A7660D" w:rsidR="00CE759A" w:rsidRDefault="00CE759A" w14:paraId="3AB58C42" wp14:textId="77777777">
      <w:pPr>
        <w:rPr>
          <w:sz w:val="18"/>
          <w:szCs w:val="18"/>
        </w:rPr>
      </w:pPr>
    </w:p>
    <w:p xmlns:wp14="http://schemas.microsoft.com/office/word/2010/wordml" w:rsidR="00CE759A" w:rsidP="00D0385C" w:rsidRDefault="00CE759A" w14:paraId="354F5C40" wp14:textId="77777777">
      <w:pPr>
        <w:pStyle w:val="Heading5"/>
      </w:pPr>
      <w:r>
        <w:br w:type="page"/>
      </w:r>
      <w:bookmarkStart w:name="_Toc170812860" w:id="303"/>
      <w:bookmarkStart w:name="_Toc214963339" w:id="304"/>
      <w:r>
        <w:t xml:space="preserve">Report Definition – OPR-SRA-107 - Service Authorization </w:t>
      </w:r>
      <w:bookmarkEnd w:id="303"/>
      <w:r>
        <w:t xml:space="preserve">Pended Over </w:t>
      </w:r>
      <w:r w:rsidR="00483051">
        <w:t xml:space="preserve">XX </w:t>
      </w:r>
      <w:r>
        <w:t>Days</w:t>
      </w:r>
      <w:bookmarkEnd w:id="304"/>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502"/>
        <w:gridCol w:w="1563"/>
        <w:gridCol w:w="1597"/>
        <w:gridCol w:w="1934"/>
        <w:gridCol w:w="23"/>
        <w:gridCol w:w="2023"/>
        <w:gridCol w:w="1704"/>
        <w:gridCol w:w="314"/>
        <w:gridCol w:w="23"/>
        <w:gridCol w:w="2081"/>
        <w:gridCol w:w="1626"/>
      </w:tblGrid>
      <w:tr xmlns:wp14="http://schemas.microsoft.com/office/word/2010/wordml" w:rsidR="00CE759A" w14:paraId="2E68F613" wp14:textId="77777777">
        <w:tblPrEx>
          <w:tblCellMar>
            <w:top w:w="0" w:type="dxa"/>
            <w:bottom w:w="0" w:type="dxa"/>
          </w:tblCellMar>
        </w:tblPrEx>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Pr="00B67B9A" w:rsidR="00CE759A" w:rsidP="0055677C" w:rsidRDefault="00CE759A" w14:paraId="16108994" wp14:textId="77777777">
            <w:pPr>
              <w:jc w:val="center"/>
              <w:rPr>
                <w:rFonts w:eastAsia="MS Mincho"/>
              </w:rPr>
            </w:pPr>
            <w:r w:rsidRPr="0055677C">
              <w:br w:type="page"/>
            </w:r>
            <w:r w:rsidRPr="0055677C">
              <w:br w:type="page"/>
            </w:r>
            <w:r w:rsidRPr="0055677C">
              <w:br w:type="page"/>
            </w:r>
            <w:r w:rsidRPr="0055677C">
              <w:br w:type="page"/>
            </w:r>
            <w:bookmarkStart w:name="_Toc170812861" w:id="305"/>
            <w:r w:rsidRPr="00B67B9A" w:rsidR="0055677C">
              <w:rPr>
                <w:rFonts w:eastAsia="MS Mincho"/>
              </w:rPr>
              <w:t>N</w:t>
            </w:r>
            <w:r w:rsidRPr="00B67B9A">
              <w:rPr>
                <w:rFonts w:eastAsia="MS Mincho"/>
              </w:rPr>
              <w:t>H MMIS REPORT DEFINITION</w:t>
            </w:r>
            <w:bookmarkEnd w:id="305"/>
          </w:p>
        </w:tc>
      </w:tr>
      <w:tr xmlns:wp14="http://schemas.microsoft.com/office/word/2010/wordml" w:rsidR="00CE759A" w14:paraId="36878ED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tcBorders>
              <w:top w:val="single" w:color="auto" w:sz="4" w:space="0"/>
            </w:tcBorders>
            <w:vAlign w:val="center"/>
          </w:tcPr>
          <w:p w:rsidRPr="00880DFF" w:rsidR="00CE759A" w:rsidRDefault="00CE759A" w14:paraId="7F44EF95" wp14:textId="77777777">
            <w:pPr>
              <w:pStyle w:val="TableHeading"/>
              <w:spacing w:before="40" w:after="40"/>
              <w:rPr>
                <w:rStyle w:val="ModernTableText"/>
                <w:noProof/>
                <w:szCs w:val="20"/>
              </w:rPr>
            </w:pPr>
            <w:r w:rsidRPr="00880DFF">
              <w:rPr>
                <w:rStyle w:val="ModernTableText"/>
                <w:noProof/>
                <w:szCs w:val="20"/>
              </w:rPr>
              <w:t>Report Type:</w:t>
            </w:r>
          </w:p>
        </w:tc>
        <w:tc>
          <w:tcPr>
            <w:tcW w:w="3935" w:type="pct"/>
            <w:gridSpan w:val="9"/>
            <w:tcBorders>
              <w:top w:val="single" w:color="auto" w:sz="4" w:space="0"/>
            </w:tcBorders>
            <w:vAlign w:val="center"/>
          </w:tcPr>
          <w:p w:rsidRPr="00880DFF" w:rsidR="00CE759A" w:rsidRDefault="00CE759A" w14:paraId="28349F34" wp14:textId="77777777">
            <w:pPr>
              <w:pStyle w:val="TableText1"/>
              <w:spacing w:before="40" w:after="40"/>
              <w:rPr>
                <w:rStyle w:val="ModernTableText"/>
                <w:noProof/>
                <w:szCs w:val="17"/>
              </w:rPr>
            </w:pPr>
            <w:r w:rsidRPr="00880DFF">
              <w:rPr>
                <w:rStyle w:val="ModernTableText"/>
                <w:rFonts w:ascii="Wingdings" w:hAnsi="Wingdings" w:eastAsia="Wingdings" w:cs="Wingdings"/>
                <w:noProof/>
                <w:szCs w:val="17"/>
              </w:rPr>
              <w:t>þ</w:t>
            </w:r>
            <w:r w:rsidRPr="00880DFF">
              <w:rPr>
                <w:rStyle w:val="ModernTableText"/>
                <w:noProof/>
                <w:szCs w:val="17"/>
              </w:rPr>
              <w:t xml:space="preserve"> Standard</w:t>
            </w:r>
            <w:r w:rsidRPr="00880DFF">
              <w:rPr>
                <w:rStyle w:val="ModernTableText"/>
                <w:noProof/>
                <w:szCs w:val="17"/>
              </w:rPr>
              <w:tab/>
            </w:r>
            <w:r w:rsidRPr="00880DFF">
              <w:rPr>
                <w:rStyle w:val="ModernTableText"/>
                <w:noProof/>
                <w:szCs w:val="17"/>
              </w:rPr>
              <w:tab/>
            </w:r>
            <w:r w:rsidRPr="00880DFF">
              <w:rPr>
                <w:rStyle w:val="ModernTableText"/>
                <w:rFonts w:ascii="Wingdings 2" w:hAnsi="Wingdings 2" w:eastAsia="Wingdings 2" w:cs="Wingdings 2"/>
                <w:noProof/>
                <w:szCs w:val="17"/>
              </w:rPr>
              <w:t>£</w:t>
            </w:r>
            <w:r w:rsidRPr="00880DFF">
              <w:rPr>
                <w:rStyle w:val="ModernTableText"/>
                <w:noProof/>
                <w:szCs w:val="17"/>
              </w:rPr>
              <w:t>Customized</w:t>
            </w:r>
          </w:p>
        </w:tc>
      </w:tr>
      <w:tr xmlns:wp14="http://schemas.microsoft.com/office/word/2010/wordml" w:rsidR="00CE759A" w14:paraId="393F98F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tcBorders>
              <w:top w:val="single" w:color="616161" w:sz="2" w:space="0"/>
            </w:tcBorders>
            <w:vAlign w:val="center"/>
          </w:tcPr>
          <w:p w:rsidRPr="00880DFF" w:rsidR="00CE759A" w:rsidRDefault="00CE759A" w14:paraId="69557A7E" wp14:textId="77777777">
            <w:pPr>
              <w:pStyle w:val="TableHeading"/>
              <w:spacing w:before="40" w:after="40"/>
              <w:rPr>
                <w:rStyle w:val="ModernTableText"/>
                <w:noProof/>
                <w:szCs w:val="20"/>
              </w:rPr>
            </w:pPr>
            <w:r w:rsidRPr="00880DFF">
              <w:rPr>
                <w:rStyle w:val="ModernTableText"/>
                <w:noProof/>
                <w:szCs w:val="20"/>
              </w:rPr>
              <w:t>Client Name:</w:t>
            </w:r>
          </w:p>
        </w:tc>
        <w:tc>
          <w:tcPr>
            <w:tcW w:w="3935" w:type="pct"/>
            <w:gridSpan w:val="9"/>
            <w:tcBorders>
              <w:top w:val="single" w:color="616161" w:sz="2" w:space="0"/>
            </w:tcBorders>
            <w:vAlign w:val="center"/>
          </w:tcPr>
          <w:p w:rsidRPr="00880DFF" w:rsidR="00CE759A" w:rsidRDefault="00CE759A" w14:paraId="53341A75" wp14:textId="77777777">
            <w:pPr>
              <w:pStyle w:val="TableText1"/>
              <w:spacing w:before="40" w:after="40"/>
              <w:rPr>
                <w:rStyle w:val="ModernTableText"/>
                <w:szCs w:val="17"/>
              </w:rPr>
            </w:pPr>
            <w:r w:rsidRPr="00880DFF">
              <w:rPr>
                <w:rStyle w:val="ModernTableText"/>
                <w:szCs w:val="17"/>
              </w:rPr>
              <w:t>New Hampshire</w:t>
            </w:r>
          </w:p>
        </w:tc>
      </w:tr>
      <w:tr xmlns:wp14="http://schemas.microsoft.com/office/word/2010/wordml" w:rsidR="00CE759A" w14:paraId="7167A56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tcBorders>
              <w:top w:val="single" w:color="616161" w:sz="2" w:space="0"/>
            </w:tcBorders>
            <w:vAlign w:val="center"/>
          </w:tcPr>
          <w:p w:rsidRPr="00880DFF" w:rsidR="00CE759A" w:rsidRDefault="00CE759A" w14:paraId="3EA08CF2" wp14:textId="77777777">
            <w:pPr>
              <w:pStyle w:val="TableHeading"/>
              <w:spacing w:before="40" w:after="40"/>
              <w:rPr>
                <w:rStyle w:val="ModernTableText"/>
                <w:noProof/>
                <w:szCs w:val="20"/>
              </w:rPr>
            </w:pPr>
            <w:r w:rsidRPr="00880DFF">
              <w:rPr>
                <w:rStyle w:val="ModernTableText"/>
                <w:noProof/>
                <w:szCs w:val="20"/>
              </w:rPr>
              <w:t>Client Report ID:</w:t>
            </w:r>
          </w:p>
        </w:tc>
        <w:tc>
          <w:tcPr>
            <w:tcW w:w="3935" w:type="pct"/>
            <w:gridSpan w:val="9"/>
            <w:tcBorders>
              <w:top w:val="single" w:color="616161" w:sz="2" w:space="0"/>
            </w:tcBorders>
            <w:vAlign w:val="center"/>
          </w:tcPr>
          <w:p w:rsidRPr="00880DFF" w:rsidR="00CE759A" w:rsidRDefault="00CE759A" w14:paraId="45B5A576" wp14:textId="77777777">
            <w:pPr>
              <w:pStyle w:val="TableText1"/>
              <w:spacing w:before="40" w:after="40"/>
              <w:rPr>
                <w:rStyle w:val="ModernTableText"/>
                <w:szCs w:val="17"/>
              </w:rPr>
            </w:pPr>
            <w:r w:rsidRPr="00880DFF">
              <w:rPr>
                <w:rStyle w:val="ModernTableText"/>
                <w:szCs w:val="17"/>
              </w:rPr>
              <w:t>OPR-SRA-107</w:t>
            </w:r>
          </w:p>
        </w:tc>
      </w:tr>
      <w:tr xmlns:wp14="http://schemas.microsoft.com/office/word/2010/wordml" w:rsidR="00CE759A" w14:paraId="2E95ACE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91"/>
          <w:jc w:val="center"/>
        </w:trPr>
        <w:tc>
          <w:tcPr>
            <w:tcW w:w="1065" w:type="pct"/>
            <w:gridSpan w:val="2"/>
            <w:tcBorders>
              <w:top w:val="single" w:color="616161" w:sz="2" w:space="0"/>
            </w:tcBorders>
            <w:vAlign w:val="center"/>
          </w:tcPr>
          <w:p w:rsidRPr="00880DFF" w:rsidR="00CE759A" w:rsidRDefault="00CE759A" w14:paraId="27963C42" wp14:textId="77777777">
            <w:pPr>
              <w:pStyle w:val="TableHeading"/>
              <w:spacing w:before="40" w:after="40"/>
              <w:rPr>
                <w:rStyle w:val="Modern2nd-levelTableheader"/>
                <w:rFonts w:cs="Arial"/>
                <w:b/>
                <w:noProof/>
                <w:sz w:val="18"/>
                <w:szCs w:val="20"/>
              </w:rPr>
            </w:pPr>
            <w:r w:rsidRPr="00880DFF">
              <w:rPr>
                <w:rStyle w:val="Modern2nd-levelTableheader"/>
                <w:rFonts w:cs="Arial"/>
                <w:b/>
                <w:noProof/>
                <w:sz w:val="18"/>
                <w:szCs w:val="20"/>
              </w:rPr>
              <w:t>Client Line Of Business:</w:t>
            </w:r>
          </w:p>
        </w:tc>
        <w:tc>
          <w:tcPr>
            <w:tcW w:w="3935" w:type="pct"/>
            <w:gridSpan w:val="9"/>
            <w:tcBorders>
              <w:top w:val="single" w:color="616161" w:sz="2" w:space="0"/>
            </w:tcBorders>
            <w:vAlign w:val="center"/>
          </w:tcPr>
          <w:p w:rsidRPr="00880DFF" w:rsidR="00CE759A" w:rsidRDefault="00CE759A" w14:paraId="5E0CF98E" wp14:textId="77777777">
            <w:pPr>
              <w:pStyle w:val="TableText1"/>
              <w:spacing w:before="40" w:after="40"/>
              <w:rPr>
                <w:rStyle w:val="ModernTableText"/>
                <w:szCs w:val="17"/>
              </w:rPr>
            </w:pPr>
            <w:r w:rsidRPr="00880DFF">
              <w:rPr>
                <w:rStyle w:val="ModernTableText"/>
                <w:szCs w:val="17"/>
              </w:rPr>
              <w:t>Medicaid</w:t>
            </w:r>
          </w:p>
        </w:tc>
      </w:tr>
      <w:tr xmlns:wp14="http://schemas.microsoft.com/office/word/2010/wordml" w:rsidR="00CE759A" w14:paraId="1A10E0C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1065" w:type="pct"/>
            <w:gridSpan w:val="2"/>
            <w:tcBorders>
              <w:top w:val="single" w:color="616161" w:sz="2" w:space="0"/>
            </w:tcBorders>
            <w:vAlign w:val="center"/>
          </w:tcPr>
          <w:p w:rsidRPr="00880DFF" w:rsidR="00CE759A" w:rsidRDefault="00CE759A" w14:paraId="02990475" wp14:textId="77777777">
            <w:pPr>
              <w:pStyle w:val="TableHeading"/>
              <w:spacing w:before="40" w:after="40"/>
              <w:rPr>
                <w:rStyle w:val="Modern2nd-levelTableheader"/>
                <w:rFonts w:cs="Arial"/>
                <w:b/>
                <w:noProof/>
                <w:sz w:val="18"/>
                <w:szCs w:val="20"/>
              </w:rPr>
            </w:pPr>
            <w:r w:rsidRPr="00880DFF">
              <w:rPr>
                <w:rStyle w:val="Modern2nd-levelTableheader"/>
                <w:rFonts w:cs="Arial"/>
                <w:b/>
                <w:noProof/>
                <w:sz w:val="18"/>
                <w:szCs w:val="20"/>
              </w:rPr>
              <w:t>Client Division / Department:</w:t>
            </w:r>
          </w:p>
        </w:tc>
        <w:tc>
          <w:tcPr>
            <w:tcW w:w="3935" w:type="pct"/>
            <w:gridSpan w:val="9"/>
            <w:tcBorders>
              <w:top w:val="single" w:color="616161" w:sz="2" w:space="0"/>
            </w:tcBorders>
            <w:vAlign w:val="center"/>
          </w:tcPr>
          <w:p w:rsidRPr="00880DFF" w:rsidR="00CE759A" w:rsidRDefault="00CE759A" w14:paraId="58462470" wp14:textId="77777777">
            <w:pPr>
              <w:pStyle w:val="TableText1"/>
              <w:spacing w:before="40" w:after="40"/>
              <w:rPr>
                <w:rStyle w:val="ModernTableText"/>
                <w:szCs w:val="17"/>
              </w:rPr>
            </w:pPr>
            <w:r w:rsidRPr="00880DFF">
              <w:rPr>
                <w:rStyle w:val="ModernTableText"/>
                <w:szCs w:val="17"/>
              </w:rPr>
              <w:t>DHHS</w:t>
            </w:r>
          </w:p>
        </w:tc>
      </w:tr>
      <w:tr xmlns:wp14="http://schemas.microsoft.com/office/word/2010/wordml" w:rsidR="00CE759A" w14:paraId="160A01D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445"/>
          <w:jc w:val="center"/>
        </w:trPr>
        <w:tc>
          <w:tcPr>
            <w:tcW w:w="1065" w:type="pct"/>
            <w:gridSpan w:val="2"/>
            <w:tcBorders>
              <w:top w:val="single" w:color="616161" w:sz="2" w:space="0"/>
              <w:bottom w:val="single" w:color="616161" w:sz="2" w:space="0"/>
            </w:tcBorders>
            <w:vAlign w:val="center"/>
          </w:tcPr>
          <w:p w:rsidRPr="00880DFF" w:rsidR="00CE759A" w:rsidRDefault="00CE759A" w14:paraId="022469A6" wp14:textId="77777777">
            <w:pPr>
              <w:pStyle w:val="TableHeading"/>
              <w:spacing w:before="40" w:after="40"/>
              <w:rPr>
                <w:rStyle w:val="Modern2nd-levelTableheader"/>
                <w:rFonts w:cs="Arial"/>
                <w:b/>
                <w:noProof/>
                <w:sz w:val="18"/>
                <w:szCs w:val="20"/>
              </w:rPr>
            </w:pPr>
            <w:r w:rsidRPr="00880DFF">
              <w:rPr>
                <w:rStyle w:val="Modern2nd-levelTableheader"/>
                <w:rFonts w:cs="Arial"/>
                <w:b/>
                <w:noProof/>
                <w:sz w:val="18"/>
                <w:szCs w:val="20"/>
              </w:rPr>
              <w:t>Report Title:</w:t>
            </w:r>
          </w:p>
        </w:tc>
        <w:tc>
          <w:tcPr>
            <w:tcW w:w="3935" w:type="pct"/>
            <w:gridSpan w:val="9"/>
            <w:tcBorders>
              <w:top w:val="single" w:color="616161" w:sz="2" w:space="0"/>
              <w:bottom w:val="single" w:color="616161" w:sz="2" w:space="0"/>
            </w:tcBorders>
            <w:vAlign w:val="center"/>
          </w:tcPr>
          <w:p w:rsidRPr="00880DFF" w:rsidR="00CE759A" w:rsidRDefault="00CE759A" w14:paraId="66A7335F" wp14:textId="77777777">
            <w:pPr>
              <w:pStyle w:val="TableText1"/>
              <w:spacing w:before="40" w:after="40"/>
              <w:rPr>
                <w:rStyle w:val="ModernTableText"/>
                <w:szCs w:val="17"/>
              </w:rPr>
            </w:pPr>
            <w:r w:rsidRPr="00880DFF">
              <w:rPr>
                <w:rStyle w:val="ModernTableText"/>
                <w:szCs w:val="17"/>
              </w:rPr>
              <w:t xml:space="preserve">Service Authorizations Pended Over </w:t>
            </w:r>
            <w:r w:rsidRPr="00880DFF" w:rsidR="00483051">
              <w:rPr>
                <w:rStyle w:val="ModernTableText"/>
                <w:szCs w:val="17"/>
              </w:rPr>
              <w:t xml:space="preserve">XX </w:t>
            </w:r>
            <w:r w:rsidRPr="00880DFF">
              <w:rPr>
                <w:rStyle w:val="ModernTableText"/>
                <w:szCs w:val="17"/>
              </w:rPr>
              <w:t>Days (Default is 10 days, however, populate with the actual value used to run the report).</w:t>
            </w:r>
          </w:p>
        </w:tc>
      </w:tr>
      <w:tr xmlns:wp14="http://schemas.microsoft.com/office/word/2010/wordml" w:rsidR="00CE759A" w14:paraId="32F60ED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65" w:type="pct"/>
            <w:gridSpan w:val="2"/>
            <w:tcBorders>
              <w:top w:val="single" w:color="616161" w:sz="2" w:space="0"/>
              <w:bottom w:val="single" w:color="616161" w:sz="2" w:space="0"/>
            </w:tcBorders>
            <w:vAlign w:val="center"/>
          </w:tcPr>
          <w:p w:rsidRPr="00880DFF" w:rsidR="00CE759A" w:rsidRDefault="00CE759A" w14:paraId="3F28E0F7" wp14:textId="77777777">
            <w:pPr>
              <w:pStyle w:val="TableHeading"/>
              <w:spacing w:before="40" w:after="40"/>
              <w:rPr>
                <w:rStyle w:val="Modern2nd-levelTableheader"/>
                <w:rFonts w:cs="Arial"/>
                <w:b/>
                <w:noProof/>
                <w:sz w:val="18"/>
                <w:szCs w:val="20"/>
              </w:rPr>
            </w:pPr>
            <w:r w:rsidRPr="00880DFF">
              <w:rPr>
                <w:rStyle w:val="Modern2nd-levelTableheader"/>
                <w:rFonts w:cs="Arial"/>
                <w:b/>
                <w:noProof/>
                <w:sz w:val="18"/>
                <w:szCs w:val="20"/>
              </w:rPr>
              <w:t>Report Description:</w:t>
            </w:r>
          </w:p>
        </w:tc>
        <w:tc>
          <w:tcPr>
            <w:tcW w:w="3935" w:type="pct"/>
            <w:gridSpan w:val="9"/>
            <w:tcBorders>
              <w:top w:val="single" w:color="616161" w:sz="2" w:space="0"/>
              <w:bottom w:val="single" w:color="616161" w:sz="2" w:space="0"/>
            </w:tcBorders>
            <w:vAlign w:val="center"/>
          </w:tcPr>
          <w:p w:rsidRPr="00880DFF" w:rsidR="00CE759A" w:rsidRDefault="00CE759A" w14:paraId="7AAB4334" wp14:textId="77777777">
            <w:pPr>
              <w:pStyle w:val="TableText1"/>
              <w:spacing w:before="40" w:after="40"/>
              <w:rPr>
                <w:rStyle w:val="ModernTableText"/>
                <w:szCs w:val="17"/>
              </w:rPr>
            </w:pPr>
            <w:r w:rsidRPr="00880DFF">
              <w:rPr>
                <w:rFonts w:cs="Arial"/>
                <w:color w:val="000000"/>
                <w:sz w:val="18"/>
                <w:szCs w:val="17"/>
              </w:rPr>
              <w:t xml:space="preserve">This report lists Service Authorization Line Items where the Status has been “Pended” for more than </w:t>
            </w:r>
            <w:r w:rsidRPr="00880DFF" w:rsidR="006C6E77">
              <w:rPr>
                <w:rFonts w:cs="Arial"/>
                <w:color w:val="000000"/>
                <w:sz w:val="18"/>
                <w:szCs w:val="17"/>
              </w:rPr>
              <w:t xml:space="preserve">a specified number of </w:t>
            </w:r>
            <w:r w:rsidRPr="00880DFF">
              <w:rPr>
                <w:rFonts w:cs="Arial"/>
                <w:color w:val="000000"/>
                <w:sz w:val="18"/>
                <w:szCs w:val="17"/>
              </w:rPr>
              <w:t xml:space="preserve">consecutive days. </w:t>
            </w:r>
          </w:p>
        </w:tc>
      </w:tr>
      <w:tr xmlns:wp14="http://schemas.microsoft.com/office/word/2010/wordml" w:rsidR="00CE759A" w14:paraId="788C163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Align w:val="center"/>
          </w:tcPr>
          <w:p w:rsidRPr="00880DFF" w:rsidR="00CE759A" w:rsidRDefault="00CE759A" w14:paraId="1E1CA513" wp14:textId="77777777">
            <w:pPr>
              <w:pStyle w:val="TableHeading"/>
              <w:spacing w:before="40" w:after="40"/>
              <w:rPr>
                <w:rStyle w:val="ModernTableText"/>
                <w:noProof/>
                <w:szCs w:val="20"/>
              </w:rPr>
            </w:pPr>
            <w:r w:rsidRPr="00880DFF">
              <w:rPr>
                <w:rStyle w:val="ModernTableText"/>
                <w:noProof/>
                <w:szCs w:val="20"/>
              </w:rPr>
              <w:t>Report Source State Code:</w:t>
            </w:r>
          </w:p>
        </w:tc>
        <w:tc>
          <w:tcPr>
            <w:tcW w:w="3935" w:type="pct"/>
            <w:gridSpan w:val="9"/>
            <w:vAlign w:val="center"/>
          </w:tcPr>
          <w:p w:rsidRPr="00880DFF" w:rsidR="00CE759A" w:rsidRDefault="00CE759A" w14:paraId="38B5CFBA" wp14:textId="77777777">
            <w:pPr>
              <w:pStyle w:val="TableText1"/>
              <w:spacing w:before="40" w:after="40"/>
              <w:rPr>
                <w:rStyle w:val="ModernTableText"/>
                <w:szCs w:val="17"/>
              </w:rPr>
            </w:pPr>
            <w:r w:rsidRPr="00880DFF">
              <w:rPr>
                <w:rStyle w:val="ModernTableText"/>
                <w:szCs w:val="17"/>
              </w:rPr>
              <w:t>NH</w:t>
            </w:r>
          </w:p>
        </w:tc>
      </w:tr>
      <w:tr xmlns:wp14="http://schemas.microsoft.com/office/word/2010/wordml" w:rsidR="00CE759A" w14:paraId="5A0390E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Align w:val="center"/>
          </w:tcPr>
          <w:p w:rsidRPr="00880DFF" w:rsidR="00CE759A" w:rsidRDefault="00CE759A" w14:paraId="63086160" wp14:textId="77777777">
            <w:pPr>
              <w:pStyle w:val="TableHeading"/>
              <w:spacing w:before="40" w:after="40"/>
              <w:rPr>
                <w:rStyle w:val="ModernTableText"/>
                <w:noProof/>
                <w:szCs w:val="20"/>
              </w:rPr>
            </w:pPr>
            <w:r w:rsidRPr="00880DFF">
              <w:rPr>
                <w:rStyle w:val="ModernTableText"/>
                <w:noProof/>
                <w:szCs w:val="20"/>
              </w:rPr>
              <w:t>Report Source Type:</w:t>
            </w:r>
          </w:p>
        </w:tc>
        <w:tc>
          <w:tcPr>
            <w:tcW w:w="3935" w:type="pct"/>
            <w:gridSpan w:val="9"/>
            <w:vAlign w:val="center"/>
          </w:tcPr>
          <w:p w:rsidRPr="00880DFF" w:rsidR="00CE759A" w:rsidRDefault="00CE759A" w14:paraId="12905592" wp14:textId="77777777">
            <w:pPr>
              <w:pStyle w:val="TableText1"/>
              <w:spacing w:before="40" w:after="40"/>
              <w:rPr>
                <w:rStyle w:val="ModernTableText"/>
                <w:noProof/>
                <w:szCs w:val="17"/>
              </w:rPr>
            </w:pPr>
            <w:r w:rsidRPr="00880DFF">
              <w:rPr>
                <w:rStyle w:val="ModernTableText"/>
                <w:rFonts w:ascii="Wingdings 2" w:hAnsi="Wingdings 2" w:eastAsia="Wingdings 2" w:cs="Wingdings 2"/>
                <w:noProof/>
                <w:szCs w:val="17"/>
              </w:rPr>
              <w:t>£</w:t>
            </w:r>
            <w:r w:rsidRPr="00880DFF">
              <w:rPr>
                <w:rStyle w:val="ModernTableText"/>
                <w:noProof/>
                <w:szCs w:val="17"/>
              </w:rPr>
              <w:t xml:space="preserve"> OLTP</w:t>
            </w:r>
            <w:r w:rsidRPr="00880DFF">
              <w:rPr>
                <w:rStyle w:val="ModernTableText"/>
                <w:noProof/>
                <w:szCs w:val="17"/>
              </w:rPr>
              <w:tab/>
            </w:r>
            <w:r w:rsidRPr="00880DFF">
              <w:rPr>
                <w:rStyle w:val="ModernTableText"/>
                <w:noProof/>
                <w:szCs w:val="17"/>
              </w:rPr>
              <w:tab/>
            </w:r>
            <w:r w:rsidRPr="00880DFF">
              <w:rPr>
                <w:rStyle w:val="ModernTableText"/>
                <w:rFonts w:ascii="Wingdings" w:hAnsi="Wingdings" w:eastAsia="Wingdings" w:cs="Wingdings"/>
                <w:noProof/>
                <w:szCs w:val="17"/>
              </w:rPr>
              <w:t>þ</w:t>
            </w:r>
            <w:r w:rsidRPr="00880DFF">
              <w:rPr>
                <w:rStyle w:val="ModernTableText"/>
                <w:noProof/>
                <w:szCs w:val="17"/>
              </w:rPr>
              <w:t xml:space="preserve"> OLAP </w:t>
            </w:r>
          </w:p>
        </w:tc>
      </w:tr>
      <w:tr xmlns:wp14="http://schemas.microsoft.com/office/word/2010/wordml" w:rsidR="00CE759A" w14:paraId="7A1C4CE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Align w:val="center"/>
          </w:tcPr>
          <w:p w:rsidRPr="00880DFF" w:rsidR="00CE759A" w:rsidRDefault="00CE759A" w14:paraId="4A02FBF4" wp14:textId="77777777">
            <w:pPr>
              <w:pStyle w:val="TableHeading"/>
              <w:spacing w:before="40" w:after="40"/>
              <w:rPr>
                <w:rStyle w:val="ModernTableText"/>
                <w:noProof/>
                <w:szCs w:val="20"/>
              </w:rPr>
            </w:pPr>
            <w:r w:rsidRPr="00880DFF">
              <w:rPr>
                <w:rStyle w:val="ModernTableText"/>
                <w:noProof/>
                <w:szCs w:val="20"/>
              </w:rPr>
              <w:t>Report Source Type Component:</w:t>
            </w:r>
          </w:p>
        </w:tc>
        <w:tc>
          <w:tcPr>
            <w:tcW w:w="3935" w:type="pct"/>
            <w:gridSpan w:val="9"/>
            <w:vAlign w:val="center"/>
          </w:tcPr>
          <w:p w:rsidRPr="00880DFF" w:rsidR="00CE759A" w:rsidRDefault="00CE759A" w14:paraId="00CE6B92" wp14:textId="77777777">
            <w:pPr>
              <w:pStyle w:val="TableText1"/>
              <w:tabs>
                <w:tab w:val="left" w:pos="2052"/>
                <w:tab w:val="left" w:pos="2232"/>
                <w:tab w:val="left" w:pos="4032"/>
                <w:tab w:val="left" w:pos="6012"/>
                <w:tab w:val="left" w:pos="6552"/>
              </w:tabs>
              <w:spacing w:before="40" w:after="40"/>
              <w:rPr>
                <w:rStyle w:val="ModernTableText"/>
                <w:noProof/>
                <w:szCs w:val="17"/>
              </w:rPr>
            </w:pPr>
            <w:r w:rsidRPr="00880DFF">
              <w:rPr>
                <w:rStyle w:val="ModernTableText"/>
                <w:rFonts w:ascii="Wingdings 2" w:hAnsi="Wingdings 2" w:eastAsia="Wingdings 2" w:cs="Wingdings 2"/>
                <w:noProof/>
                <w:szCs w:val="17"/>
              </w:rPr>
              <w:t>£</w:t>
            </w:r>
            <w:r w:rsidRPr="00880DFF">
              <w:rPr>
                <w:rStyle w:val="ModernTableText"/>
                <w:noProof/>
                <w:szCs w:val="17"/>
              </w:rPr>
              <w:t xml:space="preserve"> Provider</w:t>
            </w:r>
            <w:r w:rsidRPr="00880DFF">
              <w:rPr>
                <w:rStyle w:val="ModernTableText"/>
                <w:noProof/>
                <w:szCs w:val="17"/>
              </w:rPr>
              <w:tab/>
            </w:r>
            <w:r w:rsidRPr="00880DFF">
              <w:rPr>
                <w:rStyle w:val="ModernTableText"/>
                <w:noProof/>
                <w:szCs w:val="17"/>
              </w:rPr>
              <w:t xml:space="preserve">  </w:t>
            </w:r>
            <w:r w:rsidRPr="00880DFF">
              <w:rPr>
                <w:rStyle w:val="ModernTableText"/>
                <w:rFonts w:ascii="Wingdings 2" w:hAnsi="Wingdings 2" w:eastAsia="Wingdings 2" w:cs="Wingdings 2"/>
                <w:noProof/>
                <w:szCs w:val="17"/>
              </w:rPr>
              <w:t>£</w:t>
            </w:r>
            <w:r w:rsidRPr="00880DFF">
              <w:rPr>
                <w:rStyle w:val="ModernTableText"/>
                <w:noProof/>
                <w:szCs w:val="17"/>
              </w:rPr>
              <w:t xml:space="preserve"> Member</w:t>
            </w:r>
            <w:r w:rsidRPr="00880DFF">
              <w:rPr>
                <w:rStyle w:val="ModernTableText"/>
                <w:noProof/>
                <w:szCs w:val="17"/>
              </w:rPr>
              <w:tab/>
            </w:r>
            <w:r w:rsidRPr="00880DFF">
              <w:rPr>
                <w:rStyle w:val="ModernTableText"/>
                <w:rFonts w:ascii="Wingdings" w:hAnsi="Wingdings" w:eastAsia="Wingdings" w:cs="Wingdings"/>
                <w:noProof/>
                <w:szCs w:val="17"/>
              </w:rPr>
              <w:t>þ</w:t>
            </w:r>
            <w:r w:rsidRPr="00880DFF">
              <w:rPr>
                <w:rStyle w:val="ModernTableText"/>
                <w:noProof/>
                <w:szCs w:val="17"/>
              </w:rPr>
              <w:t xml:space="preserve"> Operations</w:t>
            </w:r>
            <w:r w:rsidRPr="00880DFF">
              <w:rPr>
                <w:rStyle w:val="ModernTableText"/>
                <w:noProof/>
                <w:szCs w:val="17"/>
              </w:rPr>
              <w:tab/>
            </w:r>
            <w:r w:rsidRPr="00880DFF">
              <w:rPr>
                <w:rStyle w:val="ModernTableText"/>
                <w:rFonts w:ascii="Wingdings 2" w:hAnsi="Wingdings 2" w:eastAsia="Wingdings 2" w:cs="Wingdings 2"/>
                <w:noProof/>
                <w:szCs w:val="17"/>
              </w:rPr>
              <w:t>£</w:t>
            </w:r>
            <w:r w:rsidRPr="00880DFF">
              <w:rPr>
                <w:rStyle w:val="ModernTableText"/>
                <w:noProof/>
                <w:szCs w:val="17"/>
              </w:rPr>
              <w:t xml:space="preserve"> Program</w:t>
            </w:r>
          </w:p>
        </w:tc>
      </w:tr>
      <w:tr xmlns:wp14="http://schemas.microsoft.com/office/word/2010/wordml" w:rsidR="00CE759A" w14:paraId="6F66A4F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CE759A" w:rsidRDefault="00CE759A" w14:paraId="1D76D2C4"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CE759A" w14:paraId="3EE272A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1065" w:type="pct"/>
            <w:gridSpan w:val="2"/>
            <w:vAlign w:val="center"/>
          </w:tcPr>
          <w:p w:rsidRPr="00880DFF" w:rsidR="00CE759A" w:rsidRDefault="00CE759A" w14:paraId="7EFD3FE4" wp14:textId="77777777">
            <w:pPr>
              <w:pStyle w:val="TableHeading"/>
              <w:spacing w:before="40" w:after="40"/>
              <w:rPr>
                <w:rStyle w:val="ModernTableText"/>
                <w:noProof/>
                <w:szCs w:val="17"/>
              </w:rPr>
            </w:pPr>
            <w:r w:rsidRPr="00880DFF">
              <w:rPr>
                <w:rStyle w:val="ModernTableText"/>
                <w:noProof/>
                <w:szCs w:val="17"/>
              </w:rPr>
              <w:t>Report Generated by:</w:t>
            </w:r>
          </w:p>
        </w:tc>
        <w:tc>
          <w:tcPr>
            <w:tcW w:w="3935" w:type="pct"/>
            <w:gridSpan w:val="9"/>
            <w:vAlign w:val="center"/>
          </w:tcPr>
          <w:p w:rsidRPr="00880DFF" w:rsidR="00CE759A" w:rsidRDefault="00CE759A" w14:paraId="22471CB6" wp14:textId="77777777">
            <w:pPr>
              <w:pStyle w:val="TableText1"/>
              <w:tabs>
                <w:tab w:val="left" w:pos="2052"/>
                <w:tab w:val="left" w:pos="2232"/>
                <w:tab w:val="left" w:pos="4032"/>
                <w:tab w:val="left" w:pos="6012"/>
                <w:tab w:val="left" w:pos="7812"/>
                <w:tab w:val="left" w:pos="9792"/>
              </w:tabs>
              <w:spacing w:before="40" w:after="40"/>
              <w:rPr>
                <w:rStyle w:val="ModernTableText"/>
                <w:noProof/>
                <w:szCs w:val="17"/>
              </w:rPr>
            </w:pPr>
            <w:r w:rsidRPr="00880DFF">
              <w:rPr>
                <w:rStyle w:val="ModernTableText"/>
                <w:rFonts w:ascii="Wingdings" w:hAnsi="Wingdings" w:eastAsia="Wingdings" w:cs="Wingdings"/>
                <w:noProof/>
                <w:szCs w:val="17"/>
              </w:rPr>
              <w:t>þ</w:t>
            </w:r>
            <w:r w:rsidRPr="00880DFF">
              <w:rPr>
                <w:rStyle w:val="ModernTableText"/>
                <w:noProof/>
                <w:szCs w:val="17"/>
              </w:rPr>
              <w:t xml:space="preserve"> EQR</w:t>
            </w:r>
            <w:r w:rsidRPr="00880DFF">
              <w:rPr>
                <w:rStyle w:val="ModernTableText"/>
                <w:noProof/>
                <w:szCs w:val="17"/>
              </w:rPr>
              <w:tab/>
            </w:r>
            <w:r w:rsidRPr="00880DFF">
              <w:rPr>
                <w:rStyle w:val="ModernTableText"/>
                <w:rFonts w:ascii="Wingdings 2" w:hAnsi="Wingdings 2" w:eastAsia="Wingdings 2" w:cs="Wingdings 2"/>
                <w:noProof/>
                <w:szCs w:val="17"/>
              </w:rPr>
              <w:t>£</w:t>
            </w:r>
            <w:r w:rsidRPr="00880DFF">
              <w:rPr>
                <w:rStyle w:val="ModernTableText"/>
                <w:noProof/>
                <w:szCs w:val="17"/>
              </w:rPr>
              <w:t xml:space="preserve"> EFADS</w:t>
            </w:r>
            <w:r w:rsidRPr="00880DFF">
              <w:rPr>
                <w:rStyle w:val="ModernTableText"/>
                <w:noProof/>
                <w:szCs w:val="17"/>
              </w:rPr>
              <w:tab/>
            </w:r>
            <w:r w:rsidRPr="00880DFF">
              <w:rPr>
                <w:rStyle w:val="ModernTableText"/>
                <w:rFonts w:ascii="Wingdings 2" w:hAnsi="Wingdings 2" w:eastAsia="Wingdings 2" w:cs="Wingdings 2"/>
                <w:noProof/>
                <w:szCs w:val="17"/>
              </w:rPr>
              <w:t>£</w:t>
            </w:r>
            <w:r w:rsidRPr="00880DFF">
              <w:rPr>
                <w:rStyle w:val="ModernTableText"/>
                <w:noProof/>
                <w:szCs w:val="17"/>
              </w:rPr>
              <w:t xml:space="preserve"> EMAR</w:t>
            </w:r>
            <w:r w:rsidRPr="00880DFF">
              <w:rPr>
                <w:rStyle w:val="ModernTableText"/>
                <w:noProof/>
                <w:szCs w:val="17"/>
              </w:rPr>
              <w:tab/>
            </w:r>
            <w:r w:rsidRPr="00880DFF">
              <w:rPr>
                <w:rStyle w:val="ModernTableText"/>
                <w:rFonts w:ascii="Wingdings 2" w:hAnsi="Wingdings 2" w:eastAsia="Wingdings 2" w:cs="Wingdings 2"/>
                <w:noProof/>
                <w:szCs w:val="17"/>
              </w:rPr>
              <w:t>£</w:t>
            </w:r>
            <w:r w:rsidRPr="00880DFF">
              <w:rPr>
                <w:rStyle w:val="ModernTableText"/>
                <w:noProof/>
                <w:szCs w:val="17"/>
              </w:rPr>
              <w:t xml:space="preserve">  ESUR</w:t>
            </w:r>
            <w:r w:rsidRPr="00880DFF">
              <w:rPr>
                <w:rStyle w:val="ModernTableText"/>
                <w:noProof/>
                <w:szCs w:val="17"/>
              </w:rPr>
              <w:tab/>
            </w:r>
            <w:r w:rsidRPr="00880DFF">
              <w:rPr>
                <w:rStyle w:val="ModernTableText"/>
                <w:rFonts w:ascii="Wingdings 2" w:hAnsi="Wingdings 2" w:eastAsia="Wingdings 2" w:cs="Wingdings 2"/>
                <w:noProof/>
                <w:szCs w:val="17"/>
              </w:rPr>
              <w:t>£</w:t>
            </w:r>
            <w:r w:rsidRPr="00880DFF">
              <w:rPr>
                <w:rStyle w:val="ModernTableText"/>
                <w:noProof/>
                <w:szCs w:val="17"/>
              </w:rPr>
              <w:t xml:space="preserve"> Other – Please explain:  </w:t>
            </w:r>
          </w:p>
        </w:tc>
      </w:tr>
      <w:tr xmlns:wp14="http://schemas.microsoft.com/office/word/2010/wordml" w:rsidR="00CE759A" w14:paraId="73749EA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Align w:val="center"/>
          </w:tcPr>
          <w:p w:rsidRPr="00880DFF" w:rsidR="00CE759A" w:rsidRDefault="00CE759A" w14:paraId="06EB8D12" wp14:textId="77777777">
            <w:pPr>
              <w:pStyle w:val="TableText1"/>
              <w:spacing w:before="40" w:after="40"/>
              <w:rPr>
                <w:rStyle w:val="ModernTableText"/>
                <w:b/>
                <w:noProof/>
                <w:szCs w:val="17"/>
              </w:rPr>
            </w:pPr>
            <w:r w:rsidRPr="00880DFF">
              <w:rPr>
                <w:rStyle w:val="ModernTableText"/>
                <w:b/>
                <w:noProof/>
                <w:szCs w:val="17"/>
              </w:rPr>
              <w:t>Report Screen Tip (optional):</w:t>
            </w:r>
          </w:p>
        </w:tc>
        <w:tc>
          <w:tcPr>
            <w:tcW w:w="3935" w:type="pct"/>
            <w:gridSpan w:val="9"/>
            <w:vAlign w:val="center"/>
          </w:tcPr>
          <w:p w:rsidRPr="00880DFF" w:rsidR="00CE759A" w:rsidRDefault="00CE759A" w14:paraId="4EA9BA15" wp14:textId="77777777">
            <w:pPr>
              <w:pStyle w:val="TableText1"/>
              <w:spacing w:before="40" w:after="40"/>
              <w:rPr>
                <w:rStyle w:val="ModernTableText"/>
                <w:szCs w:val="17"/>
                <w:u w:val="single"/>
              </w:rPr>
            </w:pPr>
          </w:p>
        </w:tc>
      </w:tr>
      <w:tr xmlns:wp14="http://schemas.microsoft.com/office/word/2010/wordml" w:rsidR="00CE759A" w14:paraId="75F190F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Align w:val="center"/>
          </w:tcPr>
          <w:p w:rsidRPr="00880DFF" w:rsidR="00CE759A" w:rsidRDefault="00CE759A" w14:paraId="20C66212" wp14:textId="77777777">
            <w:pPr>
              <w:pStyle w:val="TableHeading"/>
              <w:spacing w:before="40" w:after="40"/>
              <w:rPr>
                <w:rStyle w:val="ModernTableText"/>
                <w:noProof/>
                <w:szCs w:val="17"/>
              </w:rPr>
            </w:pPr>
            <w:r w:rsidRPr="00880DFF">
              <w:rPr>
                <w:rStyle w:val="ModernTableText"/>
                <w:noProof/>
                <w:szCs w:val="17"/>
              </w:rPr>
              <w:t>Report Calendar Type:</w:t>
            </w:r>
          </w:p>
        </w:tc>
        <w:tc>
          <w:tcPr>
            <w:tcW w:w="3935" w:type="pct"/>
            <w:gridSpan w:val="9"/>
            <w:vAlign w:val="center"/>
          </w:tcPr>
          <w:p w:rsidRPr="00880DFF" w:rsidR="00CE759A" w:rsidRDefault="00CE759A" w14:paraId="5A4851FC" wp14:textId="77777777">
            <w:pPr>
              <w:pStyle w:val="TableText1"/>
              <w:tabs>
                <w:tab w:val="left" w:pos="2052"/>
                <w:tab w:val="left" w:pos="4032"/>
              </w:tabs>
              <w:spacing w:before="40" w:after="40"/>
              <w:rPr>
                <w:rStyle w:val="ModernTableText"/>
                <w:noProof/>
                <w:szCs w:val="17"/>
              </w:rPr>
            </w:pPr>
            <w:r w:rsidRPr="00880DFF">
              <w:rPr>
                <w:rStyle w:val="ModernTableText"/>
                <w:rFonts w:ascii="Wingdings 2" w:hAnsi="Wingdings 2" w:eastAsia="Wingdings 2" w:cs="Wingdings 2"/>
                <w:noProof/>
                <w:szCs w:val="17"/>
              </w:rPr>
              <w:t>£</w:t>
            </w:r>
            <w:r w:rsidRPr="00880DFF">
              <w:rPr>
                <w:rStyle w:val="ModernTableText"/>
                <w:noProof/>
                <w:szCs w:val="17"/>
              </w:rPr>
              <w:t xml:space="preserve"> State Fiscal</w:t>
            </w:r>
            <w:r w:rsidRPr="00880DFF">
              <w:rPr>
                <w:rStyle w:val="ModernTableText"/>
                <w:noProof/>
                <w:szCs w:val="17"/>
              </w:rPr>
              <w:tab/>
            </w:r>
            <w:r w:rsidRPr="00880DFF">
              <w:rPr>
                <w:rStyle w:val="ModernTableText"/>
                <w:noProof/>
                <w:szCs w:val="17"/>
              </w:rPr>
              <w:t xml:space="preserve">   </w:t>
            </w:r>
            <w:r w:rsidRPr="00880DFF">
              <w:rPr>
                <w:rStyle w:val="ModernTableText"/>
                <w:rFonts w:ascii="Wingdings 2" w:hAnsi="Wingdings 2" w:eastAsia="Wingdings 2" w:cs="Wingdings 2"/>
                <w:noProof/>
                <w:szCs w:val="17"/>
              </w:rPr>
              <w:t>£</w:t>
            </w:r>
            <w:r w:rsidRPr="00880DFF">
              <w:rPr>
                <w:rStyle w:val="ModernTableText"/>
                <w:noProof/>
                <w:szCs w:val="17"/>
              </w:rPr>
              <w:t xml:space="preserve"> Federal Fiscal</w:t>
            </w:r>
            <w:r w:rsidRPr="00880DFF">
              <w:rPr>
                <w:rStyle w:val="ModernTableText"/>
                <w:noProof/>
                <w:szCs w:val="17"/>
              </w:rPr>
              <w:tab/>
            </w:r>
            <w:r w:rsidRPr="00880DFF">
              <w:rPr>
                <w:rStyle w:val="ModernTableText"/>
                <w:rFonts w:ascii="Wingdings" w:hAnsi="Wingdings" w:eastAsia="Wingdings" w:cs="Wingdings"/>
                <w:noProof/>
                <w:szCs w:val="17"/>
              </w:rPr>
              <w:t>þ</w:t>
            </w:r>
            <w:r w:rsidRPr="00880DFF">
              <w:rPr>
                <w:rStyle w:val="ModernTableText"/>
                <w:noProof/>
                <w:szCs w:val="17"/>
              </w:rPr>
              <w:t xml:space="preserve"> Calendar</w:t>
            </w:r>
          </w:p>
        </w:tc>
      </w:tr>
      <w:tr xmlns:wp14="http://schemas.microsoft.com/office/word/2010/wordml" w:rsidR="00CE759A" w14:paraId="4DB28F7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Align w:val="center"/>
          </w:tcPr>
          <w:p w:rsidRPr="00880DFF" w:rsidR="00CE759A" w:rsidRDefault="00CE759A" w14:paraId="44BB603D" wp14:textId="77777777">
            <w:pPr>
              <w:pStyle w:val="TableHeading"/>
              <w:spacing w:before="40" w:after="40"/>
              <w:rPr>
                <w:rStyle w:val="ModernTableText"/>
                <w:noProof/>
                <w:szCs w:val="17"/>
              </w:rPr>
            </w:pPr>
            <w:r w:rsidRPr="00880DFF">
              <w:rPr>
                <w:rStyle w:val="ModernTableText"/>
                <w:noProof/>
                <w:szCs w:val="17"/>
              </w:rPr>
              <w:t>Report Frequency Type:</w:t>
            </w:r>
          </w:p>
        </w:tc>
        <w:tc>
          <w:tcPr>
            <w:tcW w:w="555" w:type="pct"/>
          </w:tcPr>
          <w:p w:rsidRPr="00880DFF" w:rsidR="00CE759A" w:rsidRDefault="00CE759A" w14:paraId="764CCDE2" wp14:textId="77777777">
            <w:pPr>
              <w:pStyle w:val="TableText1"/>
              <w:spacing w:before="40" w:after="40"/>
              <w:rPr>
                <w:rStyle w:val="ModernTableText"/>
                <w:noProof/>
                <w:szCs w:val="17"/>
              </w:rPr>
            </w:pPr>
            <w:r w:rsidRPr="00880DFF">
              <w:rPr>
                <w:rStyle w:val="ModernTableText"/>
                <w:rFonts w:ascii="Wingdings" w:hAnsi="Wingdings" w:eastAsia="Wingdings" w:cs="Wingdings"/>
                <w:noProof/>
                <w:szCs w:val="17"/>
              </w:rPr>
              <w:t>þ</w:t>
            </w:r>
            <w:r w:rsidRPr="00880DFF">
              <w:rPr>
                <w:rStyle w:val="ModernTableText"/>
                <w:noProof/>
                <w:szCs w:val="17"/>
              </w:rPr>
              <w:t xml:space="preserve"> Scheduled</w:t>
            </w:r>
          </w:p>
          <w:p w:rsidRPr="00880DFF" w:rsidR="00CE759A" w:rsidRDefault="00CE759A" w14:paraId="7F7C7731" wp14:textId="77777777">
            <w:pPr>
              <w:pStyle w:val="TableText1"/>
              <w:spacing w:before="40" w:after="40"/>
              <w:rPr>
                <w:rStyle w:val="ModernTableText"/>
                <w:noProof/>
                <w:szCs w:val="17"/>
              </w:rPr>
            </w:pPr>
            <w:r w:rsidRPr="00880DFF">
              <w:rPr>
                <w:rStyle w:val="ModernTableText"/>
                <w:rFonts w:ascii="Wingdings" w:hAnsi="Wingdings" w:eastAsia="Wingdings" w:cs="Wingdings"/>
                <w:noProof/>
                <w:szCs w:val="17"/>
              </w:rPr>
              <w:t>þ</w:t>
            </w:r>
            <w:r w:rsidRPr="00880DFF">
              <w:rPr>
                <w:rStyle w:val="ModernTableText"/>
                <w:noProof/>
                <w:szCs w:val="17"/>
              </w:rPr>
              <w:t xml:space="preserve"> On Request</w:t>
            </w:r>
          </w:p>
        </w:tc>
        <w:tc>
          <w:tcPr>
            <w:tcW w:w="1975" w:type="pct"/>
            <w:gridSpan w:val="4"/>
            <w:tcBorders>
              <w:top w:val="single" w:color="616161" w:sz="2" w:space="0"/>
              <w:bottom w:val="single" w:color="616161" w:sz="2" w:space="0"/>
              <w:right w:val="nil"/>
            </w:tcBorders>
          </w:tcPr>
          <w:p w:rsidRPr="00880DFF" w:rsidR="00CE759A" w:rsidRDefault="00CE759A" w14:paraId="562A8AF9" wp14:textId="77777777">
            <w:pPr>
              <w:pStyle w:val="TableText1"/>
              <w:spacing w:before="40" w:after="40"/>
              <w:rPr>
                <w:rStyle w:val="ModernTableText"/>
                <w:noProof/>
                <w:szCs w:val="17"/>
              </w:rPr>
            </w:pPr>
            <w:r w:rsidRPr="00880DFF">
              <w:rPr>
                <w:rStyle w:val="ModernTableText"/>
                <w:noProof/>
                <w:szCs w:val="17"/>
              </w:rPr>
              <w:t>If scheduled, select timeframe below:</w:t>
            </w:r>
          </w:p>
          <w:p w:rsidRPr="00880DFF" w:rsidR="00CE759A" w:rsidRDefault="00CE759A" w14:paraId="277D2B75" wp14:textId="77777777">
            <w:pPr>
              <w:pStyle w:val="TableText1"/>
              <w:spacing w:before="40" w:after="40"/>
              <w:rPr>
                <w:rStyle w:val="ModernTableText"/>
                <w:noProof/>
                <w:szCs w:val="17"/>
              </w:rPr>
            </w:pPr>
            <w:r w:rsidRPr="00880DFF">
              <w:rPr>
                <w:rStyle w:val="ModernTableText"/>
                <w:rFonts w:ascii="Wingdings 2" w:hAnsi="Wingdings 2" w:eastAsia="Wingdings 2" w:cs="Wingdings 2"/>
                <w:noProof/>
                <w:szCs w:val="17"/>
              </w:rPr>
              <w:t>£</w:t>
            </w:r>
            <w:r w:rsidRPr="00880DFF">
              <w:rPr>
                <w:rStyle w:val="ModernTableText"/>
                <w:noProof/>
                <w:szCs w:val="17"/>
              </w:rPr>
              <w:t xml:space="preserve"> Daily  </w:t>
            </w:r>
            <w:r w:rsidRPr="00880DFF">
              <w:rPr>
                <w:rStyle w:val="ModernTableText"/>
                <w:rFonts w:ascii="Wingdings 2" w:hAnsi="Wingdings 2" w:eastAsia="Wingdings 2" w:cs="Wingdings 2"/>
                <w:noProof/>
                <w:szCs w:val="17"/>
              </w:rPr>
              <w:t>£</w:t>
            </w:r>
            <w:r w:rsidRPr="00880DFF">
              <w:rPr>
                <w:rStyle w:val="ModernTableText"/>
                <w:noProof/>
                <w:szCs w:val="17"/>
              </w:rPr>
              <w:t xml:space="preserve"> Weekly  </w:t>
            </w:r>
            <w:r w:rsidRPr="00880DFF">
              <w:rPr>
                <w:rStyle w:val="ModernTableText"/>
                <w:rFonts w:ascii="Wingdings 2" w:hAnsi="Wingdings 2" w:eastAsia="Wingdings 2" w:cs="Wingdings 2"/>
                <w:noProof/>
                <w:szCs w:val="17"/>
              </w:rPr>
              <w:t>£</w:t>
            </w:r>
            <w:r w:rsidRPr="00880DFF">
              <w:rPr>
                <w:rStyle w:val="ModernTableText"/>
                <w:noProof/>
                <w:szCs w:val="17"/>
              </w:rPr>
              <w:t xml:space="preserve"> Monthly  </w:t>
            </w:r>
            <w:r w:rsidRPr="00880DFF">
              <w:rPr>
                <w:rStyle w:val="ModernTableText"/>
                <w:rFonts w:ascii="Wingdings 2" w:hAnsi="Wingdings 2" w:eastAsia="Wingdings 2" w:cs="Wingdings 2"/>
                <w:noProof/>
                <w:szCs w:val="17"/>
              </w:rPr>
              <w:t>£</w:t>
            </w:r>
            <w:r w:rsidRPr="00880DFF">
              <w:rPr>
                <w:rStyle w:val="ModernTableText"/>
                <w:noProof/>
                <w:szCs w:val="17"/>
              </w:rPr>
              <w:t xml:space="preserve"> Quarterly  </w:t>
            </w:r>
            <w:r w:rsidRPr="00880DFF">
              <w:rPr>
                <w:rStyle w:val="ModernTableText"/>
                <w:rFonts w:ascii="Wingdings 2" w:hAnsi="Wingdings 2" w:eastAsia="Wingdings 2" w:cs="Wingdings 2"/>
                <w:noProof/>
                <w:szCs w:val="17"/>
              </w:rPr>
              <w:t>£</w:t>
            </w:r>
            <w:r w:rsidRPr="00880DFF">
              <w:rPr>
                <w:rStyle w:val="ModernTableText"/>
                <w:noProof/>
                <w:szCs w:val="17"/>
              </w:rPr>
              <w:t xml:space="preserve"> Annually</w:t>
            </w:r>
          </w:p>
        </w:tc>
        <w:tc>
          <w:tcPr>
            <w:tcW w:w="1405" w:type="pct"/>
            <w:gridSpan w:val="4"/>
            <w:tcBorders>
              <w:top w:val="single" w:color="616161" w:sz="2" w:space="0"/>
              <w:left w:val="nil"/>
            </w:tcBorders>
          </w:tcPr>
          <w:p w:rsidRPr="00880DFF" w:rsidR="00CE759A" w:rsidRDefault="00CE759A" w14:paraId="37537C31" wp14:textId="77777777">
            <w:pPr>
              <w:pStyle w:val="TableText1"/>
              <w:spacing w:before="40" w:after="40"/>
              <w:rPr>
                <w:rStyle w:val="ModernTableText"/>
                <w:noProof/>
                <w:szCs w:val="17"/>
              </w:rPr>
            </w:pPr>
            <w:r w:rsidRPr="00880DFF">
              <w:rPr>
                <w:rStyle w:val="ModernTableText"/>
                <w:rFonts w:ascii="Wingdings" w:hAnsi="Wingdings" w:eastAsia="Wingdings" w:cs="Wingdings"/>
                <w:noProof/>
                <w:szCs w:val="17"/>
              </w:rPr>
              <w:t>þ</w:t>
            </w:r>
            <w:r w:rsidRPr="00880DFF">
              <w:rPr>
                <w:rStyle w:val="ModernTableText"/>
                <w:noProof/>
                <w:szCs w:val="17"/>
              </w:rPr>
              <w:t xml:space="preserve"> Other - Please explain: Run every 10 calender days.</w:t>
            </w:r>
          </w:p>
        </w:tc>
      </w:tr>
      <w:tr xmlns:wp14="http://schemas.microsoft.com/office/word/2010/wordml" w:rsidR="00CE759A" w14:paraId="4E6C6D9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Align w:val="center"/>
          </w:tcPr>
          <w:p w:rsidRPr="00880DFF" w:rsidR="00CE759A" w:rsidRDefault="00CE759A" w14:paraId="560B3497" wp14:textId="77777777">
            <w:pPr>
              <w:pStyle w:val="TableHeading"/>
              <w:spacing w:before="40" w:after="40"/>
              <w:rPr>
                <w:rStyle w:val="ModernTableText"/>
                <w:noProof/>
                <w:szCs w:val="17"/>
              </w:rPr>
            </w:pPr>
            <w:r w:rsidRPr="00880DFF">
              <w:rPr>
                <w:rStyle w:val="ModernTableText"/>
                <w:noProof/>
                <w:szCs w:val="17"/>
              </w:rPr>
              <w:t>Report Data Accumulation Type:</w:t>
            </w:r>
          </w:p>
        </w:tc>
        <w:tc>
          <w:tcPr>
            <w:tcW w:w="555" w:type="pct"/>
          </w:tcPr>
          <w:p w:rsidRPr="00880DFF" w:rsidR="00CE759A" w:rsidRDefault="00CE759A" w14:paraId="02956AFD" wp14:textId="77777777">
            <w:pPr>
              <w:pStyle w:val="TableText1"/>
              <w:spacing w:before="40" w:after="40"/>
              <w:rPr>
                <w:rStyle w:val="ModernTableText"/>
                <w:noProof/>
                <w:szCs w:val="17"/>
              </w:rPr>
            </w:pPr>
            <w:r w:rsidRPr="00880DFF">
              <w:rPr>
                <w:rStyle w:val="ModernTableText"/>
                <w:rFonts w:ascii="Wingdings" w:hAnsi="Wingdings" w:eastAsia="Wingdings" w:cs="Wingdings"/>
                <w:noProof/>
                <w:szCs w:val="17"/>
              </w:rPr>
              <w:t>þ</w:t>
            </w:r>
            <w:r w:rsidRPr="00880DFF">
              <w:rPr>
                <w:rStyle w:val="ModernTableText"/>
                <w:noProof/>
                <w:szCs w:val="17"/>
              </w:rPr>
              <w:t xml:space="preserve"> Prompt</w:t>
            </w:r>
          </w:p>
        </w:tc>
        <w:tc>
          <w:tcPr>
            <w:tcW w:w="1975" w:type="pct"/>
            <w:gridSpan w:val="4"/>
            <w:tcBorders>
              <w:top w:val="single" w:color="616161" w:sz="2" w:space="0"/>
              <w:right w:val="nil"/>
            </w:tcBorders>
            <w:vAlign w:val="center"/>
          </w:tcPr>
          <w:p w:rsidRPr="00880DFF" w:rsidR="00CE759A" w:rsidRDefault="00CE759A" w14:paraId="00B4E2E9" wp14:textId="77777777">
            <w:pPr>
              <w:pStyle w:val="TableText1"/>
              <w:spacing w:before="40" w:after="40"/>
              <w:rPr>
                <w:rStyle w:val="ModernTableText"/>
                <w:noProof/>
                <w:szCs w:val="17"/>
              </w:rPr>
            </w:pPr>
            <w:r w:rsidRPr="00880DFF">
              <w:rPr>
                <w:rStyle w:val="ModernTableText"/>
                <w:noProof/>
                <w:szCs w:val="17"/>
              </w:rPr>
              <w:t>If no prompt, select report data accumulation type below:</w:t>
            </w:r>
          </w:p>
          <w:p w:rsidRPr="00880DFF" w:rsidR="00CE759A" w:rsidRDefault="00CE759A" w14:paraId="6B96CDE4" wp14:textId="77777777">
            <w:pPr>
              <w:pStyle w:val="TableText1"/>
              <w:spacing w:before="40" w:after="40"/>
              <w:rPr>
                <w:rStyle w:val="ModernTableText"/>
                <w:noProof/>
                <w:szCs w:val="17"/>
              </w:rPr>
            </w:pPr>
            <w:r w:rsidRPr="00880DFF">
              <w:rPr>
                <w:rStyle w:val="ModernTableText"/>
                <w:rFonts w:ascii="Wingdings 2" w:hAnsi="Wingdings 2" w:eastAsia="Wingdings 2" w:cs="Wingdings 2"/>
                <w:noProof/>
                <w:szCs w:val="17"/>
              </w:rPr>
              <w:t>£</w:t>
            </w:r>
            <w:r w:rsidRPr="00880DFF">
              <w:rPr>
                <w:rStyle w:val="ModernTableText"/>
                <w:noProof/>
                <w:szCs w:val="17"/>
              </w:rPr>
              <w:t xml:space="preserve"> Daily  </w:t>
            </w:r>
            <w:r w:rsidRPr="00880DFF">
              <w:rPr>
                <w:rStyle w:val="ModernTableText"/>
                <w:rFonts w:ascii="Wingdings 2" w:hAnsi="Wingdings 2" w:eastAsia="Wingdings 2" w:cs="Wingdings 2"/>
                <w:noProof/>
                <w:szCs w:val="17"/>
              </w:rPr>
              <w:t>£</w:t>
            </w:r>
            <w:r w:rsidRPr="00880DFF">
              <w:rPr>
                <w:rStyle w:val="ModernTableText"/>
                <w:noProof/>
                <w:szCs w:val="17"/>
              </w:rPr>
              <w:t xml:space="preserve"> Weekly  </w:t>
            </w:r>
            <w:r w:rsidRPr="00880DFF">
              <w:rPr>
                <w:rStyle w:val="ModernTableText"/>
                <w:rFonts w:ascii="Wingdings 2" w:hAnsi="Wingdings 2" w:eastAsia="Wingdings 2" w:cs="Wingdings 2"/>
                <w:noProof/>
                <w:szCs w:val="17"/>
              </w:rPr>
              <w:t>£</w:t>
            </w:r>
            <w:r w:rsidRPr="00880DFF">
              <w:rPr>
                <w:rStyle w:val="ModernTableText"/>
                <w:noProof/>
                <w:szCs w:val="17"/>
              </w:rPr>
              <w:t xml:space="preserve"> Monthly  </w:t>
            </w:r>
            <w:r w:rsidRPr="00880DFF">
              <w:rPr>
                <w:rStyle w:val="ModernTableText"/>
                <w:rFonts w:ascii="Wingdings 2" w:hAnsi="Wingdings 2" w:eastAsia="Wingdings 2" w:cs="Wingdings 2"/>
                <w:noProof/>
                <w:szCs w:val="17"/>
              </w:rPr>
              <w:t>£</w:t>
            </w:r>
            <w:r w:rsidRPr="00880DFF">
              <w:rPr>
                <w:rStyle w:val="ModernTableText"/>
                <w:noProof/>
                <w:szCs w:val="17"/>
              </w:rPr>
              <w:t xml:space="preserve"> Quarterly  </w:t>
            </w:r>
            <w:r w:rsidRPr="00880DFF">
              <w:rPr>
                <w:rStyle w:val="ModernTableText"/>
                <w:rFonts w:ascii="Wingdings 2" w:hAnsi="Wingdings 2" w:eastAsia="Wingdings 2" w:cs="Wingdings 2"/>
                <w:noProof/>
                <w:szCs w:val="17"/>
              </w:rPr>
              <w:t>£</w:t>
            </w:r>
            <w:r w:rsidRPr="00880DFF">
              <w:rPr>
                <w:rStyle w:val="ModernTableText"/>
                <w:noProof/>
                <w:szCs w:val="17"/>
              </w:rPr>
              <w:t xml:space="preserve"> Annually  </w:t>
            </w:r>
            <w:r w:rsidRPr="00880DFF">
              <w:rPr>
                <w:rStyle w:val="ModernTableText"/>
                <w:rFonts w:ascii="Wingdings 2" w:hAnsi="Wingdings 2" w:eastAsia="Wingdings 2" w:cs="Wingdings 2"/>
                <w:noProof/>
                <w:szCs w:val="17"/>
              </w:rPr>
              <w:t>£</w:t>
            </w:r>
            <w:r w:rsidRPr="00880DFF">
              <w:rPr>
                <w:rStyle w:val="ModernTableText"/>
                <w:noProof/>
                <w:szCs w:val="17"/>
              </w:rPr>
              <w:t xml:space="preserve"> YTD</w:t>
            </w:r>
          </w:p>
        </w:tc>
        <w:tc>
          <w:tcPr>
            <w:tcW w:w="1405" w:type="pct"/>
            <w:gridSpan w:val="4"/>
            <w:tcBorders>
              <w:top w:val="single" w:color="616161" w:sz="2" w:space="0"/>
              <w:left w:val="nil"/>
            </w:tcBorders>
          </w:tcPr>
          <w:p w:rsidRPr="00880DFF" w:rsidR="00CE759A" w:rsidRDefault="00CE759A" w14:paraId="74ABA872" wp14:textId="77777777">
            <w:pPr>
              <w:pStyle w:val="TableText1"/>
              <w:spacing w:before="40" w:after="40"/>
              <w:rPr>
                <w:rStyle w:val="ModernTableText"/>
                <w:noProof/>
                <w:szCs w:val="17"/>
              </w:rPr>
            </w:pPr>
            <w:r w:rsidRPr="00880DFF">
              <w:rPr>
                <w:rStyle w:val="ModernTableText"/>
                <w:rFonts w:ascii="Wingdings 2" w:hAnsi="Wingdings 2" w:eastAsia="Wingdings 2" w:cs="Wingdings 2"/>
                <w:noProof/>
                <w:szCs w:val="17"/>
              </w:rPr>
              <w:t>£</w:t>
            </w:r>
            <w:r w:rsidRPr="00880DFF">
              <w:rPr>
                <w:rStyle w:val="ModernTableText"/>
                <w:noProof/>
                <w:szCs w:val="17"/>
              </w:rPr>
              <w:t xml:space="preserve"> Other - Please explain:</w:t>
            </w:r>
          </w:p>
        </w:tc>
      </w:tr>
      <w:tr xmlns:wp14="http://schemas.microsoft.com/office/word/2010/wordml" w:rsidR="00CE759A" w:rsidTr="000E74B1" w14:paraId="0151A6C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Merge w:val="restart"/>
            <w:tcBorders>
              <w:top w:val="single" w:color="616161" w:sz="4" w:space="0"/>
              <w:left w:val="single" w:color="616161" w:sz="4" w:space="0"/>
              <w:right w:val="single" w:color="616161" w:sz="4" w:space="0"/>
            </w:tcBorders>
            <w:vAlign w:val="center"/>
          </w:tcPr>
          <w:p w:rsidRPr="00880DFF" w:rsidR="00CE759A" w:rsidP="000E74B1" w:rsidRDefault="00CE759A" w14:paraId="607827B5" wp14:textId="77777777">
            <w:pPr>
              <w:pStyle w:val="TableText1"/>
              <w:keepNext/>
              <w:spacing w:before="40" w:after="40"/>
              <w:rPr>
                <w:rStyle w:val="ModernTableText"/>
                <w:b/>
                <w:noProof/>
                <w:szCs w:val="17"/>
              </w:rPr>
            </w:pPr>
            <w:r w:rsidRPr="00880DFF">
              <w:rPr>
                <w:rStyle w:val="ModernTableText"/>
                <w:b/>
                <w:noProof/>
                <w:szCs w:val="17"/>
              </w:rPr>
              <w:t>Report Selection Criteria:</w:t>
            </w:r>
          </w:p>
        </w:tc>
        <w:tc>
          <w:tcPr>
            <w:tcW w:w="1235" w:type="pct"/>
            <w:gridSpan w:val="3"/>
            <w:tcBorders>
              <w:top w:val="single" w:color="616161" w:sz="4" w:space="0"/>
              <w:left w:val="single" w:color="616161" w:sz="4" w:space="0"/>
              <w:right w:val="single" w:color="616161" w:sz="4" w:space="0"/>
            </w:tcBorders>
            <w:vAlign w:val="center"/>
          </w:tcPr>
          <w:p w:rsidRPr="00880DFF" w:rsidR="00CE759A" w:rsidP="000E74B1" w:rsidRDefault="00CE759A" w14:paraId="0CD9AF93" wp14:textId="77777777">
            <w:pPr>
              <w:pStyle w:val="TableText1"/>
              <w:keepNext/>
              <w:spacing w:before="40" w:after="40"/>
              <w:jc w:val="center"/>
              <w:rPr>
                <w:rStyle w:val="ModernTableText"/>
                <w:b/>
                <w:noProof/>
                <w:szCs w:val="17"/>
              </w:rPr>
            </w:pPr>
            <w:r w:rsidRPr="00880DFF">
              <w:rPr>
                <w:rStyle w:val="ModernTableText"/>
                <w:b/>
                <w:noProof/>
                <w:szCs w:val="17"/>
              </w:rPr>
              <w:t>Report Field</w:t>
            </w:r>
          </w:p>
        </w:tc>
        <w:tc>
          <w:tcPr>
            <w:tcW w:w="2135" w:type="pct"/>
            <w:gridSpan w:val="5"/>
            <w:tcBorders>
              <w:top w:val="single" w:color="616161" w:sz="4" w:space="0"/>
              <w:left w:val="single" w:color="616161" w:sz="4" w:space="0"/>
              <w:bottom w:val="single" w:color="616161" w:sz="4" w:space="0"/>
              <w:right w:val="single" w:color="616161" w:sz="4" w:space="0"/>
            </w:tcBorders>
            <w:vAlign w:val="center"/>
          </w:tcPr>
          <w:p w:rsidRPr="00880DFF" w:rsidR="00CE759A" w:rsidP="000E74B1" w:rsidRDefault="00CE759A" w14:paraId="54B2329C" wp14:textId="77777777">
            <w:pPr>
              <w:pStyle w:val="TableText1"/>
              <w:keepNext/>
              <w:spacing w:before="40" w:after="40"/>
              <w:jc w:val="center"/>
              <w:rPr>
                <w:rStyle w:val="ModernTableText"/>
                <w:b/>
                <w:noProof/>
                <w:szCs w:val="17"/>
              </w:rPr>
            </w:pPr>
            <w:r w:rsidRPr="00880DFF">
              <w:rPr>
                <w:rStyle w:val="ModernTableText"/>
                <w:b/>
                <w:noProof/>
                <w:szCs w:val="17"/>
              </w:rPr>
              <w:t>Report Parameters (optional)</w:t>
            </w:r>
          </w:p>
          <w:p w:rsidRPr="00880DFF" w:rsidR="00CE759A" w:rsidP="000E74B1" w:rsidRDefault="00CE759A" w14:paraId="2ADDC438" wp14:textId="77777777">
            <w:pPr>
              <w:pStyle w:val="TableText1"/>
              <w:keepNext/>
              <w:spacing w:before="40" w:after="40"/>
              <w:jc w:val="center"/>
              <w:rPr>
                <w:rStyle w:val="ModernTableText"/>
                <w:b/>
                <w:noProof/>
                <w:szCs w:val="17"/>
              </w:rPr>
            </w:pPr>
            <w:r w:rsidRPr="00880DFF">
              <w:rPr>
                <w:rStyle w:val="ModernTableText"/>
                <w:b/>
                <w:noProof/>
                <w:szCs w:val="17"/>
                <w:u w:val="single"/>
              </w:rPr>
              <w:t>Note</w:t>
            </w:r>
            <w:r w:rsidRPr="00880DFF">
              <w:rPr>
                <w:rStyle w:val="ModernTableText"/>
                <w:b/>
                <w:noProof/>
                <w:szCs w:val="17"/>
              </w:rPr>
              <w:t>:  If populated, Prompt must = No</w:t>
            </w:r>
          </w:p>
        </w:tc>
        <w:tc>
          <w:tcPr>
            <w:tcW w:w="565" w:type="pct"/>
            <w:tcBorders>
              <w:top w:val="single" w:color="616161" w:sz="4" w:space="0"/>
              <w:left w:val="single" w:color="616161" w:sz="4" w:space="0"/>
              <w:bottom w:val="single" w:color="616161" w:sz="4" w:space="0"/>
              <w:right w:val="single" w:color="616161" w:sz="4" w:space="0"/>
            </w:tcBorders>
            <w:vAlign w:val="center"/>
          </w:tcPr>
          <w:p w:rsidRPr="00880DFF" w:rsidR="00CE759A" w:rsidP="000E74B1" w:rsidRDefault="00CE759A" w14:paraId="711BF734" wp14:textId="77777777">
            <w:pPr>
              <w:pStyle w:val="TableText1"/>
              <w:keepNext/>
              <w:spacing w:before="40" w:after="40"/>
              <w:jc w:val="center"/>
              <w:rPr>
                <w:rStyle w:val="ModernTableText"/>
                <w:b/>
                <w:noProof/>
                <w:szCs w:val="17"/>
              </w:rPr>
            </w:pPr>
            <w:r w:rsidRPr="00880DFF">
              <w:rPr>
                <w:rStyle w:val="ModernTableText"/>
                <w:b/>
                <w:noProof/>
                <w:szCs w:val="17"/>
              </w:rPr>
              <w:t>Prompt</w:t>
            </w:r>
          </w:p>
        </w:tc>
      </w:tr>
      <w:tr xmlns:wp14="http://schemas.microsoft.com/office/word/2010/wordml" w:rsidR="00E17FC3" w:rsidTr="00DD7BA6" w14:paraId="7E10966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Merge/>
            <w:tcBorders>
              <w:left w:val="single" w:color="616161" w:sz="4" w:space="0"/>
              <w:right w:val="single" w:color="616161" w:sz="4" w:space="0"/>
            </w:tcBorders>
          </w:tcPr>
          <w:p w:rsidR="00E17FC3" w:rsidP="000E74B1" w:rsidRDefault="00E17FC3" w14:paraId="7332107B" wp14:textId="77777777">
            <w:pPr>
              <w:pStyle w:val="TableText1"/>
              <w:keepNext/>
              <w:spacing w:before="40" w:after="40"/>
              <w:rPr>
                <w:rStyle w:val="ModernTableText"/>
                <w:b/>
                <w:sz w:val="17"/>
                <w:szCs w:val="17"/>
              </w:rPr>
            </w:pPr>
          </w:p>
        </w:tc>
        <w:tc>
          <w:tcPr>
            <w:tcW w:w="1235" w:type="pct"/>
            <w:gridSpan w:val="3"/>
            <w:tcBorders>
              <w:top w:val="single" w:color="616161" w:sz="4" w:space="0"/>
              <w:left w:val="single" w:color="616161" w:sz="4" w:space="0"/>
              <w:bottom w:val="single" w:color="616161" w:sz="4" w:space="0"/>
              <w:right w:val="single" w:color="616161" w:sz="4" w:space="0"/>
            </w:tcBorders>
            <w:vAlign w:val="center"/>
          </w:tcPr>
          <w:p w:rsidRPr="00DD7BA6" w:rsidR="00E17FC3" w:rsidP="00365B47" w:rsidRDefault="00E17FC3" w14:paraId="120A6B54" wp14:textId="77777777">
            <w:pPr>
              <w:pStyle w:val="TableText1"/>
              <w:keepNext/>
              <w:numPr>
                <w:ilvl w:val="0"/>
                <w:numId w:val="157"/>
              </w:numPr>
              <w:spacing w:before="40" w:after="40"/>
              <w:rPr>
                <w:rStyle w:val="ModernTableText"/>
                <w:noProof/>
                <w:sz w:val="17"/>
                <w:szCs w:val="17"/>
              </w:rPr>
            </w:pPr>
            <w:r w:rsidRPr="00DD7BA6">
              <w:rPr>
                <w:rStyle w:val="ModernTableText"/>
                <w:noProof/>
                <w:sz w:val="17"/>
                <w:szCs w:val="17"/>
              </w:rPr>
              <w:t>Header Status Code</w:t>
            </w:r>
          </w:p>
          <w:p w:rsidRPr="00DD7BA6" w:rsidR="00E17FC3" w:rsidP="00DD7BA6" w:rsidRDefault="00E17FC3" w14:paraId="2CFA8E6C" wp14:textId="77777777">
            <w:pPr>
              <w:pStyle w:val="TableText1"/>
              <w:keepNext/>
              <w:spacing w:before="40" w:after="40"/>
              <w:rPr>
                <w:rStyle w:val="ModernTableText"/>
                <w:noProof/>
                <w:szCs w:val="17"/>
              </w:rPr>
            </w:pPr>
            <w:r>
              <w:rPr>
                <w:rStyle w:val="ModernTableText"/>
                <w:noProof/>
                <w:sz w:val="17"/>
                <w:szCs w:val="17"/>
              </w:rPr>
              <w:t xml:space="preserve">        </w:t>
            </w:r>
            <w:r w:rsidRPr="00DD7BA6">
              <w:rPr>
                <w:rStyle w:val="ModernTableText"/>
                <w:noProof/>
                <w:sz w:val="17"/>
                <w:szCs w:val="17"/>
              </w:rPr>
              <w:t>A-HDR-TB.A-HDR-STAT-CD</w:t>
            </w:r>
          </w:p>
        </w:tc>
        <w:tc>
          <w:tcPr>
            <w:tcW w:w="2135" w:type="pct"/>
            <w:gridSpan w:val="5"/>
            <w:tcBorders>
              <w:top w:val="single" w:color="616161" w:sz="4" w:space="0"/>
              <w:left w:val="single" w:color="616161" w:sz="4" w:space="0"/>
              <w:bottom w:val="single" w:color="616161" w:sz="4" w:space="0"/>
              <w:right w:val="single" w:color="616161" w:sz="4" w:space="0"/>
            </w:tcBorders>
            <w:vAlign w:val="center"/>
          </w:tcPr>
          <w:p w:rsidRPr="00DD7BA6" w:rsidR="00E17FC3" w:rsidP="000E74B1" w:rsidRDefault="00E17FC3" w14:paraId="42A892D2" wp14:textId="77777777">
            <w:pPr>
              <w:pStyle w:val="TableText1"/>
              <w:keepNext/>
              <w:spacing w:before="40" w:after="40"/>
              <w:rPr>
                <w:rStyle w:val="ModernTableText"/>
                <w:noProof/>
                <w:szCs w:val="17"/>
              </w:rPr>
            </w:pPr>
            <w:r w:rsidRPr="00DD7BA6">
              <w:rPr>
                <w:rStyle w:val="ModernTableText"/>
                <w:noProof/>
                <w:sz w:val="17"/>
                <w:szCs w:val="17"/>
              </w:rPr>
              <w:t>A-HDR-STAT-CD &lt;&gt; 'R' (Rejected)</w:t>
            </w:r>
          </w:p>
        </w:tc>
        <w:tc>
          <w:tcPr>
            <w:tcW w:w="565" w:type="pct"/>
            <w:tcBorders>
              <w:top w:val="single" w:color="616161" w:sz="4" w:space="0"/>
              <w:left w:val="single" w:color="616161" w:sz="4" w:space="0"/>
              <w:bottom w:val="single" w:color="616161" w:sz="4" w:space="0"/>
              <w:right w:val="single" w:color="616161" w:sz="4" w:space="0"/>
            </w:tcBorders>
            <w:vAlign w:val="center"/>
          </w:tcPr>
          <w:p w:rsidRPr="00DD7BA6" w:rsidR="00E17FC3" w:rsidP="000E74B1" w:rsidRDefault="00E17FC3" w14:paraId="6BAA8C0E" wp14:textId="77777777">
            <w:pPr>
              <w:keepNext/>
              <w:jc w:val="center"/>
              <w:rPr>
                <w:rStyle w:val="ModernTableText"/>
                <w:noProof/>
                <w:szCs w:val="23"/>
              </w:rPr>
            </w:pPr>
            <w:r w:rsidRPr="00DD7BA6">
              <w:rPr>
                <w:rStyle w:val="ModernTableText"/>
                <w:rFonts w:ascii="Wingdings" w:hAnsi="Wingdings" w:eastAsia="Wingdings" w:cs="Wingdings"/>
                <w:noProof/>
                <w:sz w:val="23"/>
                <w:szCs w:val="23"/>
              </w:rPr>
              <w:t>þ</w:t>
            </w:r>
            <w:r w:rsidRPr="00DD7BA6">
              <w:rPr>
                <w:rStyle w:val="ModernTableText"/>
                <w:noProof/>
                <w:sz w:val="23"/>
                <w:szCs w:val="23"/>
              </w:rPr>
              <w:t xml:space="preserve"> </w:t>
            </w:r>
            <w:r w:rsidRPr="00DD7BA6">
              <w:rPr>
                <w:rStyle w:val="ModernTableText"/>
                <w:noProof/>
                <w:sz w:val="17"/>
                <w:szCs w:val="17"/>
              </w:rPr>
              <w:t xml:space="preserve">No  </w:t>
            </w:r>
            <w:r w:rsidRPr="00DD7BA6">
              <w:rPr>
                <w:rStyle w:val="ModernTableText"/>
                <w:rFonts w:ascii="Wingdings 2" w:hAnsi="Wingdings 2" w:eastAsia="Wingdings 2" w:cs="Wingdings 2"/>
                <w:noProof/>
                <w:sz w:val="23"/>
                <w:szCs w:val="23"/>
              </w:rPr>
              <w:t>£</w:t>
            </w:r>
            <w:r w:rsidRPr="00DD7BA6">
              <w:rPr>
                <w:rStyle w:val="ModernTableText"/>
                <w:noProof/>
                <w:sz w:val="17"/>
                <w:szCs w:val="17"/>
              </w:rPr>
              <w:t xml:space="preserve"> Yes</w:t>
            </w:r>
          </w:p>
        </w:tc>
      </w:tr>
      <w:tr xmlns:wp14="http://schemas.microsoft.com/office/word/2010/wordml" w:rsidR="00E17FC3" w14:paraId="78203F5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Merge/>
            <w:tcBorders>
              <w:left w:val="single" w:color="616161" w:sz="4" w:space="0"/>
              <w:right w:val="single" w:color="616161" w:sz="4" w:space="0"/>
            </w:tcBorders>
          </w:tcPr>
          <w:p w:rsidR="00E17FC3" w:rsidP="000E74B1" w:rsidRDefault="00E17FC3" w14:paraId="5D98A3F1" wp14:textId="77777777">
            <w:pPr>
              <w:pStyle w:val="TableText1"/>
              <w:keepNext/>
              <w:spacing w:before="40" w:after="40"/>
              <w:rPr>
                <w:rStyle w:val="ModernTableText"/>
                <w:b/>
                <w:sz w:val="17"/>
                <w:szCs w:val="17"/>
              </w:rPr>
            </w:pPr>
          </w:p>
        </w:tc>
        <w:tc>
          <w:tcPr>
            <w:tcW w:w="1235" w:type="pct"/>
            <w:gridSpan w:val="3"/>
            <w:tcBorders>
              <w:top w:val="single" w:color="616161" w:sz="4" w:space="0"/>
              <w:left w:val="single" w:color="616161" w:sz="4" w:space="0"/>
              <w:bottom w:val="single" w:color="616161" w:sz="4" w:space="0"/>
              <w:right w:val="single" w:color="616161" w:sz="4" w:space="0"/>
            </w:tcBorders>
            <w:vAlign w:val="center"/>
          </w:tcPr>
          <w:p w:rsidRPr="00880DFF" w:rsidR="00E17FC3" w:rsidP="00365B47" w:rsidRDefault="00E17FC3" w14:paraId="02341693" wp14:textId="77777777">
            <w:pPr>
              <w:pStyle w:val="TableText1"/>
              <w:keepNext/>
              <w:numPr>
                <w:ilvl w:val="0"/>
                <w:numId w:val="157"/>
              </w:numPr>
              <w:spacing w:before="40" w:after="40"/>
              <w:rPr>
                <w:rStyle w:val="ModernTableText"/>
                <w:szCs w:val="17"/>
              </w:rPr>
            </w:pPr>
            <w:r w:rsidRPr="00880DFF">
              <w:rPr>
                <w:rStyle w:val="ModernTableText"/>
                <w:noProof/>
                <w:szCs w:val="17"/>
              </w:rPr>
              <w:t>LOB Cd</w:t>
            </w:r>
            <w:r w:rsidRPr="00880DFF">
              <w:rPr>
                <w:rStyle w:val="ModernTableText"/>
                <w:noProof/>
                <w:szCs w:val="17"/>
              </w:rPr>
              <w:br/>
            </w:r>
            <w:r w:rsidRPr="00880DFF">
              <w:rPr>
                <w:rStyle w:val="ModernTableText"/>
                <w:noProof/>
                <w:szCs w:val="17"/>
              </w:rPr>
              <w:t>A-HDR-TB.R-LOB-CD</w:t>
            </w:r>
          </w:p>
        </w:tc>
        <w:tc>
          <w:tcPr>
            <w:tcW w:w="2135" w:type="pct"/>
            <w:gridSpan w:val="5"/>
            <w:tcBorders>
              <w:top w:val="single" w:color="616161" w:sz="4" w:space="0"/>
              <w:left w:val="single" w:color="616161" w:sz="4" w:space="0"/>
              <w:bottom w:val="single" w:color="616161" w:sz="4" w:space="0"/>
              <w:right w:val="single" w:color="616161" w:sz="4" w:space="0"/>
            </w:tcBorders>
            <w:vAlign w:val="center"/>
          </w:tcPr>
          <w:p w:rsidRPr="00880DFF" w:rsidR="00E17FC3" w:rsidP="000E74B1" w:rsidRDefault="00E17FC3" w14:paraId="3171F4CF" wp14:textId="77777777">
            <w:pPr>
              <w:pStyle w:val="TableText1"/>
              <w:keepNext/>
              <w:spacing w:before="40" w:after="40"/>
              <w:rPr>
                <w:rStyle w:val="ModernTableText"/>
                <w:rFonts w:cs="Arial"/>
                <w:szCs w:val="17"/>
              </w:rPr>
            </w:pPr>
            <w:r w:rsidRPr="00880DFF">
              <w:rPr>
                <w:rStyle w:val="ModernTableText"/>
                <w:noProof/>
                <w:szCs w:val="17"/>
              </w:rPr>
              <w:t>Default to ‘Medicaid’</w:t>
            </w:r>
          </w:p>
        </w:tc>
        <w:tc>
          <w:tcPr>
            <w:tcW w:w="565" w:type="pct"/>
            <w:tcBorders>
              <w:top w:val="single" w:color="616161" w:sz="4" w:space="0"/>
              <w:left w:val="single" w:color="616161" w:sz="4" w:space="0"/>
              <w:bottom w:val="single" w:color="616161" w:sz="4" w:space="0"/>
              <w:right w:val="single" w:color="616161" w:sz="4" w:space="0"/>
            </w:tcBorders>
            <w:vAlign w:val="center"/>
          </w:tcPr>
          <w:p w:rsidRPr="00880DFF" w:rsidR="00E17FC3" w:rsidP="000E74B1" w:rsidRDefault="00E17FC3" w14:paraId="13A55D56" wp14:textId="77777777">
            <w:pPr>
              <w:keepNext/>
              <w:jc w:val="center"/>
              <w:rPr>
                <w:rStyle w:val="ModernTableText"/>
                <w:noProof/>
                <w:szCs w:val="23"/>
              </w:rPr>
            </w:pPr>
            <w:r w:rsidRPr="00880DFF">
              <w:rPr>
                <w:rStyle w:val="ModernTableText"/>
                <w:rFonts w:ascii="Wingdings 2" w:hAnsi="Wingdings 2" w:eastAsia="Wingdings 2" w:cs="Wingdings 2"/>
                <w:noProof/>
                <w:szCs w:val="23"/>
              </w:rPr>
              <w:t>£</w:t>
            </w:r>
            <w:r w:rsidRPr="00880DFF">
              <w:rPr>
                <w:rStyle w:val="ModernTableText"/>
                <w:noProof/>
                <w:szCs w:val="23"/>
              </w:rPr>
              <w:t xml:space="preserve"> </w:t>
            </w:r>
            <w:r w:rsidRPr="00880DFF">
              <w:rPr>
                <w:rStyle w:val="ModernTableText"/>
                <w:noProof/>
                <w:szCs w:val="17"/>
              </w:rPr>
              <w:t xml:space="preserve">No  </w:t>
            </w:r>
            <w:r w:rsidRPr="00880DFF">
              <w:rPr>
                <w:rStyle w:val="ModernTableText"/>
                <w:rFonts w:ascii="Wingdings" w:hAnsi="Wingdings" w:eastAsia="Wingdings" w:cs="Wingdings"/>
                <w:noProof/>
                <w:szCs w:val="23"/>
              </w:rPr>
              <w:t>þ</w:t>
            </w:r>
            <w:r w:rsidRPr="00880DFF">
              <w:rPr>
                <w:rStyle w:val="ModernTableText"/>
                <w:noProof/>
                <w:szCs w:val="17"/>
              </w:rPr>
              <w:t xml:space="preserve"> Yes</w:t>
            </w:r>
          </w:p>
        </w:tc>
      </w:tr>
      <w:tr xmlns:wp14="http://schemas.microsoft.com/office/word/2010/wordml" w:rsidR="00E17FC3" w14:paraId="7496098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Merge/>
            <w:tcBorders>
              <w:left w:val="single" w:color="616161" w:sz="4" w:space="0"/>
              <w:right w:val="single" w:color="616161" w:sz="4" w:space="0"/>
            </w:tcBorders>
          </w:tcPr>
          <w:p w:rsidR="00E17FC3" w:rsidP="000E74B1" w:rsidRDefault="00E17FC3" w14:paraId="50C86B8C" wp14:textId="77777777">
            <w:pPr>
              <w:pStyle w:val="TableText1"/>
              <w:keepNext/>
              <w:spacing w:before="40" w:after="40"/>
              <w:rPr>
                <w:rStyle w:val="ModernTableText"/>
                <w:b/>
                <w:sz w:val="17"/>
                <w:szCs w:val="17"/>
              </w:rPr>
            </w:pPr>
          </w:p>
        </w:tc>
        <w:tc>
          <w:tcPr>
            <w:tcW w:w="1235" w:type="pct"/>
            <w:gridSpan w:val="3"/>
            <w:tcBorders>
              <w:top w:val="single" w:color="616161" w:sz="4" w:space="0"/>
              <w:left w:val="single" w:color="616161" w:sz="4" w:space="0"/>
              <w:bottom w:val="single" w:color="616161" w:sz="4" w:space="0"/>
              <w:right w:val="single" w:color="616161" w:sz="4" w:space="0"/>
            </w:tcBorders>
            <w:vAlign w:val="center"/>
          </w:tcPr>
          <w:p w:rsidRPr="00880DFF" w:rsidR="00E17FC3" w:rsidP="00365B47" w:rsidRDefault="00E17FC3" w14:paraId="1234CC3A" wp14:textId="77777777">
            <w:pPr>
              <w:pStyle w:val="TableHeading"/>
              <w:keepNext/>
              <w:keepLines w:val="0"/>
              <w:numPr>
                <w:ilvl w:val="0"/>
                <w:numId w:val="157"/>
              </w:numPr>
              <w:spacing w:before="40" w:after="40"/>
              <w:rPr>
                <w:rStyle w:val="Modern2nd-levelTableheader"/>
                <w:sz w:val="18"/>
                <w:szCs w:val="17"/>
              </w:rPr>
            </w:pPr>
            <w:r w:rsidRPr="00880DFF">
              <w:rPr>
                <w:rStyle w:val="Modern2nd-levelTableheader"/>
                <w:sz w:val="18"/>
                <w:szCs w:val="17"/>
              </w:rPr>
              <w:t>Auth Type</w:t>
            </w:r>
          </w:p>
          <w:p w:rsidRPr="00880DFF" w:rsidR="00E17FC3" w:rsidP="000E74B1" w:rsidRDefault="00E17FC3" w14:paraId="0D693040" wp14:textId="77777777">
            <w:pPr>
              <w:pStyle w:val="TableHeading"/>
              <w:keepNext/>
              <w:keepLines w:val="0"/>
              <w:spacing w:before="40" w:after="40"/>
              <w:ind w:left="396"/>
              <w:rPr>
                <w:rStyle w:val="ModernTableText"/>
                <w:b w:val="0"/>
                <w:bCs w:val="0"/>
                <w:color w:val="000000"/>
                <w:szCs w:val="17"/>
              </w:rPr>
            </w:pPr>
            <w:r w:rsidRPr="00880DFF">
              <w:rPr>
                <w:rStyle w:val="Modern2nd-levelTableheader"/>
                <w:sz w:val="18"/>
                <w:szCs w:val="17"/>
              </w:rPr>
              <w:t>A_HDR_TB.A_ TY_CD</w:t>
            </w:r>
          </w:p>
        </w:tc>
        <w:tc>
          <w:tcPr>
            <w:tcW w:w="2135" w:type="pct"/>
            <w:gridSpan w:val="5"/>
            <w:tcBorders>
              <w:top w:val="single" w:color="616161" w:sz="4" w:space="0"/>
              <w:left w:val="single" w:color="616161" w:sz="4" w:space="0"/>
              <w:bottom w:val="single" w:color="616161" w:sz="4" w:space="0"/>
              <w:right w:val="single" w:color="616161" w:sz="4" w:space="0"/>
            </w:tcBorders>
            <w:vAlign w:val="center"/>
          </w:tcPr>
          <w:p w:rsidRPr="00880DFF" w:rsidR="00E17FC3" w:rsidP="000E74B1" w:rsidRDefault="00E17FC3" w14:paraId="73FD0433" wp14:textId="77777777">
            <w:pPr>
              <w:pStyle w:val="TableText1"/>
              <w:keepNext/>
              <w:spacing w:before="40" w:after="40"/>
              <w:rPr>
                <w:rStyle w:val="ModernTableText"/>
                <w:rFonts w:cs="Arial"/>
                <w:szCs w:val="17"/>
              </w:rPr>
            </w:pPr>
            <w:r w:rsidRPr="00880DFF">
              <w:rPr>
                <w:rStyle w:val="ModernTableText"/>
                <w:szCs w:val="17"/>
              </w:rPr>
              <w:t>Default to ‘All’.</w:t>
            </w:r>
          </w:p>
        </w:tc>
        <w:tc>
          <w:tcPr>
            <w:tcW w:w="565" w:type="pct"/>
            <w:tcBorders>
              <w:top w:val="single" w:color="616161" w:sz="4" w:space="0"/>
              <w:left w:val="single" w:color="616161" w:sz="4" w:space="0"/>
              <w:bottom w:val="single" w:color="616161" w:sz="4" w:space="0"/>
              <w:right w:val="single" w:color="616161" w:sz="4" w:space="0"/>
            </w:tcBorders>
            <w:vAlign w:val="center"/>
          </w:tcPr>
          <w:p w:rsidRPr="00880DFF" w:rsidR="00E17FC3" w:rsidP="000E74B1" w:rsidRDefault="00E17FC3" w14:paraId="3BFD1A5B" wp14:textId="77777777">
            <w:pPr>
              <w:keepNext/>
              <w:jc w:val="center"/>
              <w:rPr>
                <w:rStyle w:val="ModernTableText"/>
                <w:noProof/>
                <w:szCs w:val="23"/>
              </w:rPr>
            </w:pPr>
            <w:r w:rsidRPr="00880DFF">
              <w:rPr>
                <w:rStyle w:val="ModernTableText"/>
                <w:rFonts w:ascii="Wingdings 2" w:hAnsi="Wingdings 2" w:eastAsia="Wingdings 2" w:cs="Wingdings 2"/>
                <w:noProof/>
                <w:szCs w:val="23"/>
              </w:rPr>
              <w:t>£</w:t>
            </w:r>
            <w:r w:rsidRPr="00880DFF">
              <w:rPr>
                <w:rStyle w:val="ModernTableText"/>
                <w:noProof/>
                <w:szCs w:val="23"/>
              </w:rPr>
              <w:t xml:space="preserve"> </w:t>
            </w:r>
            <w:r w:rsidRPr="00880DFF">
              <w:rPr>
                <w:rStyle w:val="ModernTableText"/>
                <w:noProof/>
                <w:szCs w:val="17"/>
              </w:rPr>
              <w:t xml:space="preserve">No </w:t>
            </w:r>
            <w:r w:rsidRPr="00880DFF">
              <w:rPr>
                <w:rStyle w:val="ModernTableText"/>
                <w:rFonts w:ascii="Wingdings" w:hAnsi="Wingdings" w:eastAsia="Wingdings" w:cs="Wingdings"/>
                <w:noProof/>
                <w:szCs w:val="23"/>
              </w:rPr>
              <w:t>þ</w:t>
            </w:r>
            <w:r w:rsidRPr="00880DFF">
              <w:rPr>
                <w:rStyle w:val="ModernTableText"/>
                <w:noProof/>
                <w:szCs w:val="17"/>
              </w:rPr>
              <w:t xml:space="preserve"> Yes</w:t>
            </w:r>
          </w:p>
        </w:tc>
      </w:tr>
      <w:tr xmlns:wp14="http://schemas.microsoft.com/office/word/2010/wordml" w:rsidR="00E17FC3" w14:paraId="09B1A48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Merge/>
            <w:tcBorders>
              <w:left w:val="single" w:color="616161" w:sz="4" w:space="0"/>
              <w:right w:val="single" w:color="616161" w:sz="4" w:space="0"/>
            </w:tcBorders>
          </w:tcPr>
          <w:p w:rsidR="00E17FC3" w:rsidP="000E74B1" w:rsidRDefault="00E17FC3" w14:paraId="60EDCC55" wp14:textId="77777777">
            <w:pPr>
              <w:pStyle w:val="TableText1"/>
              <w:keepNext/>
              <w:spacing w:before="40" w:after="40"/>
              <w:rPr>
                <w:rStyle w:val="ModernTableText"/>
                <w:b/>
                <w:sz w:val="17"/>
                <w:szCs w:val="17"/>
              </w:rPr>
            </w:pPr>
          </w:p>
        </w:tc>
        <w:tc>
          <w:tcPr>
            <w:tcW w:w="1235" w:type="pct"/>
            <w:gridSpan w:val="3"/>
            <w:tcBorders>
              <w:top w:val="single" w:color="616161" w:sz="4" w:space="0"/>
              <w:left w:val="single" w:color="616161" w:sz="4" w:space="0"/>
              <w:bottom w:val="single" w:color="616161" w:sz="4" w:space="0"/>
              <w:right w:val="single" w:color="616161" w:sz="4" w:space="0"/>
            </w:tcBorders>
            <w:vAlign w:val="center"/>
          </w:tcPr>
          <w:p w:rsidRPr="00880DFF" w:rsidR="00E17FC3" w:rsidP="00365B47" w:rsidRDefault="00E17FC3" w14:paraId="10BB3503" wp14:textId="77777777">
            <w:pPr>
              <w:pStyle w:val="TableText1"/>
              <w:keepNext/>
              <w:numPr>
                <w:ilvl w:val="0"/>
                <w:numId w:val="157"/>
              </w:numPr>
              <w:spacing w:before="40" w:after="40"/>
              <w:rPr>
                <w:rStyle w:val="Modern2nd-levelTableheader"/>
                <w:rFonts w:cs="Arial"/>
                <w:b w:val="0"/>
                <w:color w:val="000000"/>
                <w:sz w:val="18"/>
                <w:szCs w:val="17"/>
              </w:rPr>
            </w:pPr>
            <w:r w:rsidRPr="00880DFF">
              <w:rPr>
                <w:rStyle w:val="Modern2nd-levelTableheader"/>
                <w:rFonts w:cs="Arial"/>
                <w:b w:val="0"/>
                <w:color w:val="000000"/>
                <w:sz w:val="18"/>
                <w:szCs w:val="17"/>
              </w:rPr>
              <w:t>SA Category Code</w:t>
            </w:r>
          </w:p>
          <w:p w:rsidRPr="00880DFF" w:rsidR="00E17FC3" w:rsidP="000E74B1" w:rsidRDefault="00E17FC3" w14:paraId="18F9F174" wp14:textId="77777777">
            <w:pPr>
              <w:pStyle w:val="TableText1"/>
              <w:keepNext/>
              <w:spacing w:before="40" w:after="40"/>
              <w:rPr>
                <w:rStyle w:val="ModernTableText"/>
                <w:szCs w:val="17"/>
              </w:rPr>
            </w:pPr>
            <w:r>
              <w:rPr>
                <w:rStyle w:val="Modern2nd-levelTableheader"/>
                <w:rFonts w:cs="Arial"/>
                <w:b w:val="0"/>
                <w:color w:val="000000"/>
                <w:sz w:val="18"/>
                <w:szCs w:val="17"/>
              </w:rPr>
              <w:t xml:space="preserve">        </w:t>
            </w:r>
            <w:r w:rsidRPr="00880DFF">
              <w:rPr>
                <w:rStyle w:val="Modern2nd-levelTableheader"/>
                <w:rFonts w:cs="Arial"/>
                <w:b w:val="0"/>
                <w:color w:val="000000"/>
                <w:sz w:val="18"/>
                <w:szCs w:val="17"/>
              </w:rPr>
              <w:t>A_LI_CAT_SVC_CD.</w:t>
            </w:r>
            <w:r w:rsidRPr="00880DFF">
              <w:rPr>
                <w:rStyle w:val="Modern2nd-levelTableheader"/>
                <w:rFonts w:cs="Arial"/>
                <w:b w:val="0"/>
                <w:sz w:val="18"/>
                <w:szCs w:val="17"/>
              </w:rPr>
              <w:t>A_DTL_TB</w:t>
            </w:r>
          </w:p>
        </w:tc>
        <w:tc>
          <w:tcPr>
            <w:tcW w:w="2135" w:type="pct"/>
            <w:gridSpan w:val="5"/>
            <w:tcBorders>
              <w:top w:val="single" w:color="616161" w:sz="4" w:space="0"/>
              <w:left w:val="single" w:color="616161" w:sz="4" w:space="0"/>
              <w:bottom w:val="single" w:color="616161" w:sz="4" w:space="0"/>
              <w:right w:val="single" w:color="616161" w:sz="4" w:space="0"/>
            </w:tcBorders>
            <w:vAlign w:val="center"/>
          </w:tcPr>
          <w:p w:rsidRPr="00880DFF" w:rsidR="00E17FC3" w:rsidP="000E74B1" w:rsidRDefault="00E17FC3" w14:paraId="69255D63" wp14:textId="77777777">
            <w:pPr>
              <w:pStyle w:val="TableText1"/>
              <w:keepNext/>
              <w:spacing w:before="40" w:after="40"/>
              <w:rPr>
                <w:rStyle w:val="ModernTableText"/>
                <w:rFonts w:cs="Arial"/>
                <w:szCs w:val="17"/>
              </w:rPr>
            </w:pPr>
            <w:r w:rsidRPr="00880DFF">
              <w:rPr>
                <w:rStyle w:val="ModernTableText"/>
                <w:rFonts w:cs="Arial"/>
                <w:szCs w:val="17"/>
              </w:rPr>
              <w:t>Default to ‘All’.</w:t>
            </w:r>
          </w:p>
        </w:tc>
        <w:tc>
          <w:tcPr>
            <w:tcW w:w="565" w:type="pct"/>
            <w:tcBorders>
              <w:top w:val="single" w:color="616161" w:sz="4" w:space="0"/>
              <w:left w:val="single" w:color="616161" w:sz="4" w:space="0"/>
              <w:bottom w:val="single" w:color="616161" w:sz="4" w:space="0"/>
              <w:right w:val="single" w:color="616161" w:sz="4" w:space="0"/>
            </w:tcBorders>
            <w:vAlign w:val="center"/>
          </w:tcPr>
          <w:p w:rsidRPr="00880DFF" w:rsidR="00E17FC3" w:rsidP="000E74B1" w:rsidRDefault="00E17FC3" w14:paraId="45E3E7CF" wp14:textId="77777777">
            <w:pPr>
              <w:keepNext/>
              <w:jc w:val="center"/>
              <w:rPr>
                <w:rStyle w:val="ModernTableText"/>
                <w:noProof/>
                <w:szCs w:val="23"/>
              </w:rPr>
            </w:pPr>
            <w:r w:rsidRPr="00880DFF">
              <w:rPr>
                <w:rStyle w:val="ModernTableText"/>
                <w:rFonts w:ascii="Wingdings 2" w:hAnsi="Wingdings 2" w:eastAsia="Wingdings 2" w:cs="Wingdings 2"/>
                <w:noProof/>
                <w:szCs w:val="23"/>
              </w:rPr>
              <w:t>£</w:t>
            </w:r>
            <w:r w:rsidRPr="00880DFF">
              <w:rPr>
                <w:rStyle w:val="ModernTableText"/>
                <w:noProof/>
                <w:szCs w:val="23"/>
              </w:rPr>
              <w:t xml:space="preserve"> </w:t>
            </w:r>
            <w:r w:rsidRPr="00880DFF">
              <w:rPr>
                <w:rStyle w:val="ModernTableText"/>
                <w:noProof/>
                <w:szCs w:val="17"/>
              </w:rPr>
              <w:t xml:space="preserve">No </w:t>
            </w:r>
            <w:r w:rsidRPr="00880DFF">
              <w:rPr>
                <w:rStyle w:val="ModernTableText"/>
                <w:rFonts w:ascii="Wingdings" w:hAnsi="Wingdings" w:eastAsia="Wingdings" w:cs="Wingdings"/>
                <w:noProof/>
                <w:szCs w:val="23"/>
              </w:rPr>
              <w:t>þ</w:t>
            </w:r>
            <w:r w:rsidRPr="00880DFF">
              <w:rPr>
                <w:rStyle w:val="ModernTableText"/>
                <w:noProof/>
                <w:szCs w:val="17"/>
              </w:rPr>
              <w:t xml:space="preserve"> Yes</w:t>
            </w:r>
          </w:p>
        </w:tc>
      </w:tr>
      <w:tr xmlns:wp14="http://schemas.microsoft.com/office/word/2010/wordml" w:rsidR="00E17FC3" w:rsidTr="005B096C" w14:paraId="4AC9657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Merge/>
            <w:tcBorders>
              <w:left w:val="single" w:color="616161" w:sz="4" w:space="0"/>
              <w:right w:val="single" w:color="616161" w:sz="4" w:space="0"/>
            </w:tcBorders>
          </w:tcPr>
          <w:p w:rsidR="00E17FC3" w:rsidP="000E74B1" w:rsidRDefault="00E17FC3" w14:paraId="3BBB8815" wp14:textId="77777777">
            <w:pPr>
              <w:pStyle w:val="TableText1"/>
              <w:keepNext/>
              <w:spacing w:before="40" w:after="40"/>
              <w:rPr>
                <w:rStyle w:val="ModernTableText"/>
                <w:b/>
                <w:sz w:val="17"/>
                <w:szCs w:val="17"/>
              </w:rPr>
            </w:pPr>
          </w:p>
        </w:tc>
        <w:tc>
          <w:tcPr>
            <w:tcW w:w="1235" w:type="pct"/>
            <w:gridSpan w:val="3"/>
            <w:tcBorders>
              <w:top w:val="single" w:color="616161" w:sz="4" w:space="0"/>
              <w:left w:val="single" w:color="616161" w:sz="4" w:space="0"/>
              <w:bottom w:val="single" w:color="616161" w:sz="4" w:space="0"/>
              <w:right w:val="single" w:color="616161" w:sz="4" w:space="0"/>
            </w:tcBorders>
          </w:tcPr>
          <w:p w:rsidRPr="00880DFF" w:rsidR="00E17FC3" w:rsidP="00365B47" w:rsidRDefault="00E17FC3" w14:paraId="24853091" wp14:textId="77777777">
            <w:pPr>
              <w:pStyle w:val="TableText1"/>
              <w:keepNext/>
              <w:numPr>
                <w:ilvl w:val="0"/>
                <w:numId w:val="157"/>
              </w:numPr>
              <w:spacing w:before="40" w:after="40"/>
              <w:rPr>
                <w:rStyle w:val="Modern2nd-levelTableheader"/>
                <w:rFonts w:cs="Arial"/>
                <w:b w:val="0"/>
                <w:color w:val="000000"/>
                <w:sz w:val="18"/>
                <w:szCs w:val="17"/>
              </w:rPr>
            </w:pPr>
            <w:r w:rsidRPr="00880DFF">
              <w:rPr>
                <w:rStyle w:val="Modern2nd-levelTableheader"/>
                <w:rFonts w:cs="Arial"/>
                <w:b w:val="0"/>
                <w:color w:val="000000"/>
                <w:sz w:val="18"/>
                <w:szCs w:val="17"/>
              </w:rPr>
              <w:t># of Days Pended</w:t>
            </w:r>
            <w:r w:rsidRPr="00880DFF">
              <w:rPr>
                <w:rStyle w:val="Modern2nd-levelTableheader"/>
                <w:rFonts w:cs="Arial"/>
                <w:b w:val="0"/>
                <w:color w:val="000000"/>
                <w:sz w:val="18"/>
                <w:szCs w:val="17"/>
              </w:rPr>
              <w:br/>
            </w:r>
          </w:p>
        </w:tc>
        <w:tc>
          <w:tcPr>
            <w:tcW w:w="2135" w:type="pct"/>
            <w:gridSpan w:val="5"/>
            <w:tcBorders>
              <w:top w:val="single" w:color="616161" w:sz="4" w:space="0"/>
              <w:left w:val="single" w:color="616161" w:sz="4" w:space="0"/>
              <w:bottom w:val="single" w:color="616161" w:sz="4" w:space="0"/>
              <w:right w:val="single" w:color="616161" w:sz="4" w:space="0"/>
            </w:tcBorders>
          </w:tcPr>
          <w:p w:rsidRPr="00880DFF" w:rsidR="00E17FC3" w:rsidP="000E74B1" w:rsidRDefault="00E17FC3" w14:paraId="6593073C" wp14:textId="77777777">
            <w:pPr>
              <w:pStyle w:val="TableTextACSSC"/>
              <w:keepNext/>
              <w:spacing w:line="0" w:lineRule="atLeast"/>
              <w:ind w:left="360" w:hanging="360"/>
              <w:rPr>
                <w:rStyle w:val="Modern2nd-levelTableheader"/>
                <w:rFonts w:cs="Arial"/>
                <w:b w:val="0"/>
                <w:spacing w:val="-2"/>
                <w:sz w:val="18"/>
                <w:szCs w:val="17"/>
              </w:rPr>
            </w:pPr>
            <w:r w:rsidRPr="00880DFF">
              <w:rPr>
                <w:rStyle w:val="Modern2nd-levelTableheader"/>
                <w:rFonts w:cs="Arial"/>
                <w:b w:val="0"/>
                <w:spacing w:val="-2"/>
                <w:sz w:val="18"/>
                <w:szCs w:val="17"/>
              </w:rPr>
              <w:t>User Defined Days  - Default is 10 days</w:t>
            </w:r>
          </w:p>
          <w:p w:rsidRPr="00880DFF" w:rsidR="00E17FC3" w:rsidP="000E74B1" w:rsidRDefault="00E17FC3" w14:paraId="55B91B0D" wp14:textId="77777777">
            <w:pPr>
              <w:pStyle w:val="TableText1"/>
              <w:keepNext/>
              <w:spacing w:before="40" w:after="40"/>
              <w:ind w:left="360" w:hanging="360"/>
              <w:rPr>
                <w:rStyle w:val="Modern2nd-levelTableheader"/>
                <w:b w:val="0"/>
                <w:color w:val="000000"/>
                <w:sz w:val="18"/>
              </w:rPr>
            </w:pPr>
          </w:p>
        </w:tc>
        <w:tc>
          <w:tcPr>
            <w:tcW w:w="565" w:type="pct"/>
            <w:tcBorders>
              <w:top w:val="single" w:color="616161" w:sz="4" w:space="0"/>
              <w:left w:val="single" w:color="616161" w:sz="4" w:space="0"/>
              <w:bottom w:val="single" w:color="616161" w:sz="4" w:space="0"/>
              <w:right w:val="single" w:color="616161" w:sz="4" w:space="0"/>
            </w:tcBorders>
            <w:vAlign w:val="center"/>
          </w:tcPr>
          <w:p w:rsidRPr="00880DFF" w:rsidR="00E17FC3" w:rsidP="000E74B1" w:rsidRDefault="00E17FC3" w14:paraId="3BCA1586" wp14:textId="77777777">
            <w:pPr>
              <w:keepNext/>
              <w:spacing w:line="0" w:lineRule="atLeast"/>
              <w:ind w:left="360" w:hanging="360"/>
              <w:jc w:val="center"/>
              <w:rPr>
                <w:rStyle w:val="Modern2nd-levelTableheader"/>
                <w:rFonts w:cs="Arial"/>
                <w:b w:val="0"/>
                <w:color w:val="000000"/>
                <w:spacing w:val="-2"/>
                <w:sz w:val="18"/>
                <w:szCs w:val="17"/>
              </w:rPr>
            </w:pPr>
            <w:r w:rsidRPr="00880DFF">
              <w:rPr>
                <w:rStyle w:val="ModernTableText"/>
                <w:rFonts w:ascii="Wingdings 2" w:hAnsi="Wingdings 2" w:eastAsia="Wingdings 2" w:cs="Wingdings 2"/>
                <w:noProof/>
                <w:szCs w:val="23"/>
              </w:rPr>
              <w:t>£</w:t>
            </w:r>
            <w:r w:rsidRPr="00880DFF">
              <w:rPr>
                <w:rStyle w:val="Modern2nd-levelTableheader"/>
                <w:rFonts w:cs="Arial"/>
                <w:b w:val="0"/>
                <w:color w:val="000000"/>
                <w:spacing w:val="-2"/>
                <w:sz w:val="18"/>
                <w:szCs w:val="17"/>
              </w:rPr>
              <w:t xml:space="preserve"> </w:t>
            </w:r>
            <w:r w:rsidRPr="00880DFF">
              <w:rPr>
                <w:rStyle w:val="Modern2nd-levelTableheader"/>
                <w:rFonts w:cs="Arial"/>
                <w:b w:val="0"/>
                <w:color w:val="000000"/>
                <w:spacing w:val="-2"/>
                <w:sz w:val="18"/>
              </w:rPr>
              <w:t xml:space="preserve">No </w:t>
            </w:r>
            <w:r w:rsidRPr="00880DFF">
              <w:rPr>
                <w:rStyle w:val="ModernTableText"/>
                <w:rFonts w:ascii="Wingdings" w:hAnsi="Wingdings" w:eastAsia="Wingdings" w:cs="Wingdings"/>
                <w:noProof/>
                <w:szCs w:val="23"/>
              </w:rPr>
              <w:t>þ</w:t>
            </w:r>
            <w:r w:rsidRPr="00880DFF">
              <w:rPr>
                <w:rStyle w:val="Modern2nd-levelTableheader"/>
                <w:rFonts w:cs="Arial"/>
                <w:b w:val="0"/>
                <w:color w:val="000000"/>
                <w:spacing w:val="-2"/>
                <w:sz w:val="18"/>
              </w:rPr>
              <w:t xml:space="preserve"> Yes</w:t>
            </w:r>
          </w:p>
        </w:tc>
      </w:tr>
      <w:tr xmlns:wp14="http://schemas.microsoft.com/office/word/2010/wordml" w:rsidR="00E17FC3" w14:paraId="49813AB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Merge/>
            <w:tcBorders>
              <w:left w:val="single" w:color="616161" w:sz="4" w:space="0"/>
              <w:right w:val="single" w:color="616161" w:sz="4" w:space="0"/>
            </w:tcBorders>
          </w:tcPr>
          <w:p w:rsidR="00E17FC3" w:rsidRDefault="00E17FC3" w14:paraId="6810F0D1" wp14:textId="77777777">
            <w:pPr>
              <w:pStyle w:val="TableText1"/>
              <w:spacing w:before="40" w:after="40"/>
              <w:rPr>
                <w:rStyle w:val="ModernTableText"/>
                <w:b/>
                <w:sz w:val="17"/>
                <w:szCs w:val="17"/>
              </w:rPr>
            </w:pPr>
          </w:p>
        </w:tc>
        <w:tc>
          <w:tcPr>
            <w:tcW w:w="1235" w:type="pct"/>
            <w:gridSpan w:val="3"/>
            <w:tcBorders>
              <w:top w:val="single" w:color="616161" w:sz="4" w:space="0"/>
              <w:left w:val="single" w:color="616161" w:sz="4" w:space="0"/>
              <w:bottom w:val="single" w:color="616161" w:sz="4" w:space="0"/>
              <w:right w:val="single" w:color="616161" w:sz="4" w:space="0"/>
            </w:tcBorders>
            <w:vAlign w:val="center"/>
          </w:tcPr>
          <w:p w:rsidRPr="00880DFF" w:rsidR="00E17FC3" w:rsidP="00365B47" w:rsidRDefault="00E17FC3" w14:paraId="3C120EFA" wp14:textId="77777777">
            <w:pPr>
              <w:pStyle w:val="TableText1"/>
              <w:numPr>
                <w:ilvl w:val="0"/>
                <w:numId w:val="157"/>
              </w:numPr>
              <w:spacing w:before="40" w:after="40"/>
              <w:rPr>
                <w:rStyle w:val="ModernTableText"/>
                <w:szCs w:val="17"/>
              </w:rPr>
            </w:pPr>
            <w:r w:rsidRPr="00880DFF">
              <w:rPr>
                <w:rStyle w:val="ModernTableText"/>
                <w:szCs w:val="17"/>
              </w:rPr>
              <w:t>Line Item Status Code</w:t>
            </w:r>
          </w:p>
          <w:p w:rsidRPr="00880DFF" w:rsidR="00E17FC3" w:rsidRDefault="00E17FC3" w14:paraId="3829164C" wp14:textId="77777777">
            <w:pPr>
              <w:pStyle w:val="TableText1"/>
              <w:spacing w:before="40" w:after="40"/>
              <w:ind w:left="396"/>
              <w:rPr>
                <w:rStyle w:val="ModernTableText"/>
                <w:szCs w:val="17"/>
              </w:rPr>
            </w:pPr>
            <w:r w:rsidRPr="00880DFF">
              <w:rPr>
                <w:rStyle w:val="ModernTableText"/>
                <w:szCs w:val="17"/>
              </w:rPr>
              <w:t>A_LI_STAT_CD</w:t>
            </w:r>
          </w:p>
          <w:p w:rsidRPr="00880DFF" w:rsidR="00E17FC3" w:rsidRDefault="00E17FC3" w14:paraId="780F3966" wp14:textId="77777777">
            <w:pPr>
              <w:pStyle w:val="TableText1"/>
              <w:spacing w:before="40" w:after="40"/>
              <w:ind w:left="396"/>
              <w:rPr>
                <w:rStyle w:val="ModernTableText"/>
                <w:szCs w:val="17"/>
              </w:rPr>
            </w:pPr>
            <w:r w:rsidRPr="00880DFF">
              <w:rPr>
                <w:rStyle w:val="ModernTableText"/>
                <w:szCs w:val="17"/>
              </w:rPr>
              <w:t>A_DTL_TB</w:t>
            </w:r>
          </w:p>
        </w:tc>
        <w:tc>
          <w:tcPr>
            <w:tcW w:w="2135" w:type="pct"/>
            <w:gridSpan w:val="5"/>
            <w:tcBorders>
              <w:top w:val="single" w:color="616161" w:sz="4" w:space="0"/>
              <w:left w:val="single" w:color="616161" w:sz="4" w:space="0"/>
              <w:bottom w:val="single" w:color="616161" w:sz="4" w:space="0"/>
              <w:right w:val="single" w:color="616161" w:sz="4" w:space="0"/>
            </w:tcBorders>
            <w:vAlign w:val="center"/>
          </w:tcPr>
          <w:p w:rsidRPr="00880DFF" w:rsidR="00E17FC3" w:rsidRDefault="00E17FC3" w14:paraId="63EEF386" wp14:textId="77777777">
            <w:pPr>
              <w:pStyle w:val="TableText1"/>
              <w:spacing w:before="40" w:after="40"/>
              <w:rPr>
                <w:rStyle w:val="ModernTableText"/>
                <w:rFonts w:cs="Arial"/>
                <w:szCs w:val="17"/>
              </w:rPr>
            </w:pPr>
            <w:r w:rsidRPr="00880DFF">
              <w:rPr>
                <w:rStyle w:val="ModernTableText"/>
                <w:rFonts w:cs="Arial"/>
                <w:szCs w:val="17"/>
              </w:rPr>
              <w:t>A_LI_STAT_CD = ‘P’ (pended)</w:t>
            </w:r>
          </w:p>
        </w:tc>
        <w:tc>
          <w:tcPr>
            <w:tcW w:w="565" w:type="pct"/>
            <w:tcBorders>
              <w:top w:val="single" w:color="616161" w:sz="4" w:space="0"/>
              <w:left w:val="single" w:color="616161" w:sz="4" w:space="0"/>
              <w:bottom w:val="single" w:color="616161" w:sz="4" w:space="0"/>
              <w:right w:val="single" w:color="616161" w:sz="4" w:space="0"/>
            </w:tcBorders>
            <w:vAlign w:val="center"/>
          </w:tcPr>
          <w:p w:rsidRPr="00880DFF" w:rsidR="00E17FC3" w:rsidRDefault="00E17FC3" w14:paraId="56201F46" wp14:textId="77777777">
            <w:pPr>
              <w:jc w:val="center"/>
              <w:rPr>
                <w:sz w:val="18"/>
                <w:szCs w:val="19"/>
              </w:rPr>
            </w:pPr>
            <w:r w:rsidRPr="00880DFF">
              <w:rPr>
                <w:rStyle w:val="ModernTableText"/>
                <w:rFonts w:ascii="Wingdings" w:hAnsi="Wingdings" w:eastAsia="Wingdings" w:cs="Wingdings"/>
                <w:noProof/>
                <w:szCs w:val="23"/>
              </w:rPr>
              <w:t>þ</w:t>
            </w:r>
            <w:r w:rsidRPr="00880DFF">
              <w:rPr>
                <w:rStyle w:val="ModernTableText"/>
                <w:noProof/>
                <w:szCs w:val="23"/>
              </w:rPr>
              <w:t xml:space="preserve"> </w:t>
            </w:r>
            <w:r w:rsidRPr="00880DFF">
              <w:rPr>
                <w:rStyle w:val="ModernTableText"/>
                <w:noProof/>
                <w:szCs w:val="17"/>
              </w:rPr>
              <w:t xml:space="preserve">No </w:t>
            </w:r>
            <w:r w:rsidRPr="00880DFF">
              <w:rPr>
                <w:rStyle w:val="ModernTableText"/>
                <w:rFonts w:ascii="Wingdings 2" w:hAnsi="Wingdings 2" w:eastAsia="Wingdings 2" w:cs="Wingdings 2"/>
                <w:noProof/>
                <w:szCs w:val="23"/>
              </w:rPr>
              <w:t>£</w:t>
            </w:r>
            <w:r w:rsidRPr="00880DFF">
              <w:rPr>
                <w:rStyle w:val="ModernTableText"/>
                <w:noProof/>
                <w:szCs w:val="17"/>
              </w:rPr>
              <w:t xml:space="preserve"> Yes</w:t>
            </w:r>
          </w:p>
        </w:tc>
      </w:tr>
      <w:tr xmlns:wp14="http://schemas.microsoft.com/office/word/2010/wordml" w:rsidR="00E17FC3" w14:paraId="435816D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E17FC3" w:rsidRDefault="00E17FC3" w14:paraId="18038D3C" wp14:textId="77777777">
            <w:pPr>
              <w:pStyle w:val="ModernBodyT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E17FC3" w:rsidTr="000E74B1" w14:paraId="1DD0A67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Merge w:val="restart"/>
            <w:vAlign w:val="center"/>
          </w:tcPr>
          <w:p w:rsidRPr="00880DFF" w:rsidR="00E17FC3" w:rsidP="000E74B1" w:rsidRDefault="00E17FC3" w14:paraId="157A74C6" wp14:textId="77777777">
            <w:pPr>
              <w:pStyle w:val="TableHeading"/>
              <w:spacing w:before="40" w:after="40"/>
              <w:rPr>
                <w:rStyle w:val="ModernTableText"/>
                <w:noProof/>
                <w:szCs w:val="17"/>
              </w:rPr>
            </w:pPr>
            <w:r w:rsidRPr="00880DFF">
              <w:rPr>
                <w:rStyle w:val="ModernTableText"/>
                <w:noProof/>
                <w:szCs w:val="17"/>
              </w:rPr>
              <w:t>Sort By:</w:t>
            </w:r>
          </w:p>
        </w:tc>
        <w:tc>
          <w:tcPr>
            <w:tcW w:w="1938" w:type="pct"/>
            <w:gridSpan w:val="4"/>
            <w:vAlign w:val="center"/>
          </w:tcPr>
          <w:p w:rsidRPr="00880DFF" w:rsidR="00E17FC3" w:rsidRDefault="00E17FC3" w14:paraId="5C6B0E56" wp14:textId="77777777">
            <w:pPr>
              <w:pStyle w:val="TableText1"/>
              <w:numPr>
                <w:ilvl w:val="0"/>
                <w:numId w:val="39"/>
              </w:numPr>
              <w:spacing w:before="40" w:after="40"/>
              <w:rPr>
                <w:rFonts w:cs="Arial"/>
                <w:color w:val="000000"/>
                <w:sz w:val="18"/>
                <w:szCs w:val="17"/>
              </w:rPr>
            </w:pPr>
            <w:r w:rsidRPr="00880DFF">
              <w:rPr>
                <w:rFonts w:cs="Arial"/>
                <w:color w:val="000000"/>
                <w:sz w:val="18"/>
                <w:szCs w:val="17"/>
              </w:rPr>
              <w:t>LOB Cd</w:t>
            </w:r>
          </w:p>
        </w:tc>
        <w:tc>
          <w:tcPr>
            <w:tcW w:w="1997" w:type="pct"/>
            <w:gridSpan w:val="5"/>
            <w:vAlign w:val="center"/>
          </w:tcPr>
          <w:p w:rsidRPr="00880DFF" w:rsidR="00E17FC3" w:rsidRDefault="00E17FC3" w14:paraId="6EB302AA" wp14:textId="77777777">
            <w:pPr>
              <w:rPr>
                <w:rStyle w:val="ModernTableText"/>
                <w:noProof/>
                <w:szCs w:val="17"/>
              </w:rPr>
            </w:pPr>
            <w:r w:rsidRPr="00880DFF">
              <w:rPr>
                <w:rStyle w:val="ModernTableText"/>
                <w:rFonts w:ascii="Wingdings" w:hAnsi="Wingdings" w:eastAsia="Wingdings" w:cs="Wingdings"/>
                <w:noProof/>
                <w:szCs w:val="17"/>
              </w:rPr>
              <w:t>þ</w:t>
            </w:r>
            <w:r w:rsidRPr="00880DFF">
              <w:rPr>
                <w:rStyle w:val="ModernTableText"/>
                <w:noProof/>
                <w:szCs w:val="17"/>
              </w:rPr>
              <w:t xml:space="preserve"> Ascending    </w:t>
            </w:r>
            <w:r w:rsidRPr="00880DFF">
              <w:rPr>
                <w:rStyle w:val="ModernTableText"/>
                <w:rFonts w:ascii="Wingdings 2" w:hAnsi="Wingdings 2" w:eastAsia="Wingdings 2" w:cs="Wingdings 2"/>
                <w:noProof/>
                <w:szCs w:val="17"/>
              </w:rPr>
              <w:t>£</w:t>
            </w:r>
            <w:r w:rsidRPr="00880DFF">
              <w:rPr>
                <w:rStyle w:val="ModernTableText"/>
                <w:noProof/>
                <w:szCs w:val="17"/>
              </w:rPr>
              <w:t xml:space="preserve"> Descending</w:t>
            </w:r>
          </w:p>
        </w:tc>
      </w:tr>
      <w:tr xmlns:wp14="http://schemas.microsoft.com/office/word/2010/wordml" w:rsidR="00E17FC3" w:rsidTr="000E74B1" w14:paraId="3693687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Merge/>
            <w:vAlign w:val="center"/>
          </w:tcPr>
          <w:p w:rsidRPr="00880DFF" w:rsidR="00E17FC3" w:rsidP="000E74B1" w:rsidRDefault="00E17FC3" w14:paraId="74E797DC" wp14:textId="77777777">
            <w:pPr>
              <w:pStyle w:val="TableHeading"/>
              <w:spacing w:before="40" w:after="40"/>
              <w:rPr>
                <w:rStyle w:val="ModernTableText"/>
                <w:noProof/>
                <w:szCs w:val="17"/>
              </w:rPr>
            </w:pPr>
          </w:p>
        </w:tc>
        <w:tc>
          <w:tcPr>
            <w:tcW w:w="1938" w:type="pct"/>
            <w:gridSpan w:val="4"/>
            <w:vAlign w:val="center"/>
          </w:tcPr>
          <w:p w:rsidRPr="00880DFF" w:rsidR="00E17FC3" w:rsidRDefault="00E17FC3" w14:paraId="79F138B9" wp14:textId="77777777">
            <w:pPr>
              <w:pStyle w:val="TableText1"/>
              <w:numPr>
                <w:ilvl w:val="0"/>
                <w:numId w:val="39"/>
              </w:numPr>
              <w:spacing w:before="40" w:after="40"/>
              <w:rPr>
                <w:rStyle w:val="ModernTableText"/>
                <w:szCs w:val="17"/>
              </w:rPr>
            </w:pPr>
            <w:r w:rsidRPr="00880DFF">
              <w:rPr>
                <w:rFonts w:cs="Arial"/>
                <w:color w:val="000000"/>
                <w:sz w:val="18"/>
                <w:szCs w:val="17"/>
              </w:rPr>
              <w:t>Current Location Code (SA Curr Locn Cd)</w:t>
            </w:r>
          </w:p>
        </w:tc>
        <w:tc>
          <w:tcPr>
            <w:tcW w:w="1997" w:type="pct"/>
            <w:gridSpan w:val="5"/>
            <w:vAlign w:val="center"/>
          </w:tcPr>
          <w:p w:rsidRPr="00880DFF" w:rsidR="00E17FC3" w:rsidRDefault="00E17FC3" w14:paraId="5201B70C" wp14:textId="77777777">
            <w:pPr>
              <w:rPr>
                <w:rStyle w:val="ModernTableText"/>
                <w:noProof/>
                <w:szCs w:val="17"/>
              </w:rPr>
            </w:pPr>
            <w:r w:rsidRPr="00880DFF">
              <w:rPr>
                <w:rStyle w:val="ModernTableText"/>
                <w:rFonts w:ascii="Wingdings" w:hAnsi="Wingdings" w:eastAsia="Wingdings" w:cs="Wingdings"/>
                <w:noProof/>
                <w:szCs w:val="17"/>
              </w:rPr>
              <w:t>þ</w:t>
            </w:r>
            <w:r w:rsidRPr="00880DFF">
              <w:rPr>
                <w:rStyle w:val="ModernTableText"/>
                <w:noProof/>
                <w:szCs w:val="17"/>
              </w:rPr>
              <w:t xml:space="preserve"> Ascending    </w:t>
            </w:r>
            <w:r w:rsidRPr="00880DFF">
              <w:rPr>
                <w:rStyle w:val="ModernTableText"/>
                <w:rFonts w:ascii="Wingdings 2" w:hAnsi="Wingdings 2" w:eastAsia="Wingdings 2" w:cs="Wingdings 2"/>
                <w:noProof/>
                <w:szCs w:val="17"/>
              </w:rPr>
              <w:t>£</w:t>
            </w:r>
            <w:r w:rsidRPr="00880DFF">
              <w:rPr>
                <w:rStyle w:val="ModernTableText"/>
                <w:noProof/>
                <w:szCs w:val="17"/>
              </w:rPr>
              <w:t xml:space="preserve"> Descending</w:t>
            </w:r>
          </w:p>
        </w:tc>
      </w:tr>
      <w:tr xmlns:wp14="http://schemas.microsoft.com/office/word/2010/wordml" w:rsidR="00E17FC3" w:rsidTr="000E74B1" w14:paraId="6F41DAF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Merge/>
            <w:vAlign w:val="center"/>
          </w:tcPr>
          <w:p w:rsidRPr="00880DFF" w:rsidR="00E17FC3" w:rsidP="000E74B1" w:rsidRDefault="00E17FC3" w14:paraId="25AF7EAE" wp14:textId="77777777">
            <w:pPr>
              <w:pStyle w:val="TableHeading"/>
              <w:spacing w:before="40" w:after="40"/>
              <w:rPr>
                <w:rStyle w:val="ModernTableText"/>
                <w:noProof/>
                <w:szCs w:val="17"/>
              </w:rPr>
            </w:pPr>
          </w:p>
        </w:tc>
        <w:tc>
          <w:tcPr>
            <w:tcW w:w="1938" w:type="pct"/>
            <w:gridSpan w:val="4"/>
            <w:vAlign w:val="center"/>
          </w:tcPr>
          <w:p w:rsidRPr="00880DFF" w:rsidR="00E17FC3" w:rsidRDefault="00E17FC3" w14:paraId="2FC971BB" wp14:textId="77777777">
            <w:pPr>
              <w:pStyle w:val="TableText1"/>
              <w:numPr>
                <w:ilvl w:val="0"/>
                <w:numId w:val="39"/>
              </w:numPr>
              <w:spacing w:before="40" w:after="40"/>
              <w:rPr>
                <w:rStyle w:val="ModernTableText"/>
                <w:szCs w:val="17"/>
              </w:rPr>
            </w:pPr>
            <w:r w:rsidRPr="00880DFF">
              <w:rPr>
                <w:rFonts w:cs="Arial"/>
                <w:sz w:val="18"/>
                <w:szCs w:val="17"/>
              </w:rPr>
              <w:t>SA Last Saved User ID</w:t>
            </w:r>
          </w:p>
        </w:tc>
        <w:tc>
          <w:tcPr>
            <w:tcW w:w="1997" w:type="pct"/>
            <w:gridSpan w:val="5"/>
            <w:vAlign w:val="center"/>
          </w:tcPr>
          <w:p w:rsidRPr="00880DFF" w:rsidR="00E17FC3" w:rsidRDefault="00E17FC3" w14:paraId="06C9627D" wp14:textId="77777777">
            <w:pPr>
              <w:rPr>
                <w:noProof/>
                <w:sz w:val="18"/>
                <w:szCs w:val="19"/>
              </w:rPr>
            </w:pPr>
            <w:r w:rsidRPr="00880DFF">
              <w:rPr>
                <w:rStyle w:val="ModernTableText"/>
                <w:rFonts w:ascii="Wingdings" w:hAnsi="Wingdings" w:eastAsia="Wingdings" w:cs="Wingdings"/>
                <w:noProof/>
                <w:szCs w:val="17"/>
              </w:rPr>
              <w:t>þ</w:t>
            </w:r>
            <w:r w:rsidRPr="00880DFF">
              <w:rPr>
                <w:rStyle w:val="ModernTableText"/>
                <w:noProof/>
                <w:szCs w:val="17"/>
              </w:rPr>
              <w:t xml:space="preserve"> Ascending    </w:t>
            </w:r>
            <w:r w:rsidRPr="00880DFF">
              <w:rPr>
                <w:rStyle w:val="ModernTableText"/>
                <w:rFonts w:ascii="Wingdings 2" w:hAnsi="Wingdings 2" w:eastAsia="Wingdings 2" w:cs="Wingdings 2"/>
                <w:noProof/>
                <w:szCs w:val="17"/>
              </w:rPr>
              <w:t>£</w:t>
            </w:r>
            <w:r w:rsidRPr="00880DFF">
              <w:rPr>
                <w:rStyle w:val="ModernTableText"/>
                <w:noProof/>
                <w:szCs w:val="17"/>
              </w:rPr>
              <w:t xml:space="preserve"> Descending</w:t>
            </w:r>
          </w:p>
        </w:tc>
      </w:tr>
      <w:tr xmlns:wp14="http://schemas.microsoft.com/office/word/2010/wordml" w:rsidR="00E17FC3" w:rsidTr="000E74B1" w14:paraId="090C371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Merge/>
            <w:vAlign w:val="center"/>
          </w:tcPr>
          <w:p w:rsidRPr="00880DFF" w:rsidR="00E17FC3" w:rsidP="000E74B1" w:rsidRDefault="00E17FC3" w14:paraId="2633CEB9" wp14:textId="77777777">
            <w:pPr>
              <w:pStyle w:val="TableHeading"/>
              <w:spacing w:before="40" w:after="40"/>
              <w:rPr>
                <w:rStyle w:val="ModernTableText"/>
                <w:noProof/>
                <w:szCs w:val="17"/>
              </w:rPr>
            </w:pPr>
          </w:p>
        </w:tc>
        <w:tc>
          <w:tcPr>
            <w:tcW w:w="1938" w:type="pct"/>
            <w:gridSpan w:val="4"/>
            <w:vAlign w:val="center"/>
          </w:tcPr>
          <w:p w:rsidRPr="00880DFF" w:rsidR="00E17FC3" w:rsidRDefault="00E17FC3" w14:paraId="2EEE4135" wp14:textId="77777777">
            <w:pPr>
              <w:pStyle w:val="TableText1"/>
              <w:numPr>
                <w:ilvl w:val="0"/>
                <w:numId w:val="39"/>
              </w:numPr>
              <w:spacing w:before="40" w:after="40"/>
              <w:rPr>
                <w:rStyle w:val="ModernTableText"/>
                <w:szCs w:val="17"/>
              </w:rPr>
            </w:pPr>
            <w:r w:rsidRPr="00880DFF">
              <w:rPr>
                <w:rStyle w:val="ModernTableText"/>
                <w:szCs w:val="17"/>
              </w:rPr>
              <w:t>Nbr of Days Pended</w:t>
            </w:r>
          </w:p>
        </w:tc>
        <w:tc>
          <w:tcPr>
            <w:tcW w:w="1997" w:type="pct"/>
            <w:gridSpan w:val="5"/>
            <w:vAlign w:val="center"/>
          </w:tcPr>
          <w:p w:rsidRPr="00880DFF" w:rsidR="00E17FC3" w:rsidRDefault="00E17FC3" w14:paraId="768C762E" wp14:textId="77777777">
            <w:pPr>
              <w:pStyle w:val="TableText1"/>
              <w:spacing w:before="40" w:after="40"/>
              <w:rPr>
                <w:rStyle w:val="ModernTableText"/>
                <w:noProof/>
                <w:szCs w:val="17"/>
              </w:rPr>
            </w:pPr>
            <w:r w:rsidRPr="00880DFF">
              <w:rPr>
                <w:rStyle w:val="ModernTableText"/>
                <w:rFonts w:ascii="Wingdings 2" w:hAnsi="Wingdings 2" w:eastAsia="Wingdings 2" w:cs="Wingdings 2"/>
                <w:noProof/>
                <w:szCs w:val="17"/>
              </w:rPr>
              <w:t>£</w:t>
            </w:r>
            <w:r w:rsidRPr="00880DFF">
              <w:rPr>
                <w:rStyle w:val="ModernTableText"/>
                <w:noProof/>
                <w:szCs w:val="17"/>
              </w:rPr>
              <w:t xml:space="preserve"> Ascending    </w:t>
            </w:r>
            <w:r w:rsidRPr="00880DFF">
              <w:rPr>
                <w:rStyle w:val="ModernTableText"/>
                <w:rFonts w:ascii="Wingdings" w:hAnsi="Wingdings" w:eastAsia="Wingdings" w:cs="Wingdings"/>
                <w:noProof/>
                <w:szCs w:val="17"/>
              </w:rPr>
              <w:t>þ</w:t>
            </w:r>
            <w:r w:rsidRPr="00880DFF">
              <w:rPr>
                <w:rStyle w:val="ModernTableText"/>
                <w:noProof/>
                <w:szCs w:val="17"/>
              </w:rPr>
              <w:t xml:space="preserve"> Descending</w:t>
            </w:r>
          </w:p>
        </w:tc>
      </w:tr>
      <w:tr xmlns:wp14="http://schemas.microsoft.com/office/word/2010/wordml" w:rsidR="00E17FC3" w:rsidTr="000E74B1" w14:paraId="1C29F9E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22" w:type="pct"/>
            <w:vMerge w:val="restart"/>
            <w:vAlign w:val="center"/>
          </w:tcPr>
          <w:p w:rsidRPr="00880DFF" w:rsidR="00E17FC3" w:rsidP="000E74B1" w:rsidRDefault="00E17FC3" w14:paraId="78B5D96C" wp14:textId="77777777">
            <w:pPr>
              <w:pStyle w:val="TableHeading"/>
              <w:spacing w:before="40" w:after="40"/>
              <w:rPr>
                <w:rStyle w:val="ModernTableText"/>
                <w:noProof/>
                <w:szCs w:val="17"/>
              </w:rPr>
            </w:pPr>
            <w:r w:rsidRPr="00880DFF">
              <w:rPr>
                <w:rStyle w:val="ModernTableText"/>
                <w:noProof/>
                <w:szCs w:val="17"/>
              </w:rPr>
              <w:t>Control Break</w:t>
            </w:r>
          </w:p>
        </w:tc>
        <w:tc>
          <w:tcPr>
            <w:tcW w:w="543" w:type="pct"/>
            <w:vAlign w:val="center"/>
          </w:tcPr>
          <w:p w:rsidRPr="00880DFF" w:rsidR="00E17FC3" w:rsidP="000E74B1" w:rsidRDefault="00E17FC3" w14:paraId="6DC97E78" wp14:textId="77777777">
            <w:pPr>
              <w:pStyle w:val="TableHeading"/>
              <w:spacing w:before="40" w:after="40"/>
              <w:rPr>
                <w:rStyle w:val="ModernTableText"/>
                <w:noProof/>
                <w:szCs w:val="17"/>
              </w:rPr>
            </w:pPr>
            <w:r w:rsidRPr="00880DFF">
              <w:rPr>
                <w:rStyle w:val="ModernTableText"/>
                <w:noProof/>
                <w:szCs w:val="17"/>
              </w:rPr>
              <w:t>Page:</w:t>
            </w:r>
          </w:p>
        </w:tc>
        <w:tc>
          <w:tcPr>
            <w:tcW w:w="1227" w:type="pct"/>
            <w:gridSpan w:val="2"/>
            <w:vAlign w:val="center"/>
          </w:tcPr>
          <w:p w:rsidRPr="00880DFF" w:rsidR="00E17FC3" w:rsidRDefault="00E17FC3" w14:paraId="3883C81D" wp14:textId="77777777">
            <w:pPr>
              <w:pStyle w:val="TableText1"/>
              <w:numPr>
                <w:ilvl w:val="0"/>
                <w:numId w:val="18"/>
              </w:numPr>
              <w:spacing w:before="40" w:after="40"/>
              <w:rPr>
                <w:rStyle w:val="ModernTableText"/>
                <w:szCs w:val="17"/>
              </w:rPr>
            </w:pPr>
            <w:r w:rsidRPr="00880DFF">
              <w:rPr>
                <w:rFonts w:cs="Arial"/>
                <w:color w:val="000000"/>
                <w:sz w:val="18"/>
                <w:szCs w:val="17"/>
              </w:rPr>
              <w:t>LOB Cd</w:t>
            </w:r>
          </w:p>
        </w:tc>
        <w:tc>
          <w:tcPr>
            <w:tcW w:w="1412" w:type="pct"/>
            <w:gridSpan w:val="4"/>
            <w:vAlign w:val="center"/>
          </w:tcPr>
          <w:p w:rsidRPr="00880DFF" w:rsidR="00E17FC3" w:rsidRDefault="00E17FC3" w14:paraId="223001F3" wp14:textId="77777777">
            <w:pPr>
              <w:pStyle w:val="TableText1"/>
              <w:numPr>
                <w:ilvl w:val="0"/>
                <w:numId w:val="18"/>
              </w:numPr>
              <w:spacing w:before="40" w:after="40"/>
              <w:rPr>
                <w:rStyle w:val="ModernTableText"/>
                <w:szCs w:val="17"/>
              </w:rPr>
            </w:pPr>
            <w:r w:rsidRPr="00880DFF">
              <w:rPr>
                <w:rFonts w:cs="Arial"/>
                <w:color w:val="000000"/>
                <w:sz w:val="18"/>
                <w:szCs w:val="17"/>
              </w:rPr>
              <w:t>Current Location Code (SA Curr Locn Cd)</w:t>
            </w:r>
          </w:p>
        </w:tc>
        <w:tc>
          <w:tcPr>
            <w:tcW w:w="1296" w:type="pct"/>
            <w:gridSpan w:val="3"/>
            <w:vAlign w:val="center"/>
          </w:tcPr>
          <w:p w:rsidRPr="00880DFF" w:rsidR="00E17FC3" w:rsidRDefault="00E17FC3" w14:paraId="32EC744A" wp14:textId="77777777">
            <w:pPr>
              <w:pStyle w:val="TableText1"/>
              <w:numPr>
                <w:ilvl w:val="0"/>
                <w:numId w:val="18"/>
              </w:numPr>
              <w:spacing w:before="40" w:after="40"/>
              <w:rPr>
                <w:rStyle w:val="ModernTableText"/>
                <w:szCs w:val="17"/>
              </w:rPr>
            </w:pPr>
            <w:r w:rsidRPr="00880DFF">
              <w:rPr>
                <w:rFonts w:cs="Arial"/>
                <w:sz w:val="18"/>
                <w:szCs w:val="17"/>
              </w:rPr>
              <w:t xml:space="preserve">SA Last </w:t>
            </w:r>
            <w:r w:rsidRPr="00880DFF" w:rsidR="005D44D3">
              <w:rPr>
                <w:rFonts w:cs="Arial"/>
                <w:sz w:val="18"/>
                <w:szCs w:val="17"/>
              </w:rPr>
              <w:t>Saved User</w:t>
            </w:r>
            <w:r w:rsidRPr="00880DFF">
              <w:rPr>
                <w:rFonts w:cs="Arial"/>
                <w:sz w:val="18"/>
                <w:szCs w:val="17"/>
              </w:rPr>
              <w:t xml:space="preserve"> ID</w:t>
            </w:r>
          </w:p>
        </w:tc>
      </w:tr>
      <w:tr xmlns:wp14="http://schemas.microsoft.com/office/word/2010/wordml" w:rsidR="00E17FC3" w:rsidTr="000E74B1" w14:paraId="4D1C42F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22" w:type="pct"/>
            <w:vMerge/>
            <w:tcBorders>
              <w:bottom w:val="single" w:color="616161" w:sz="2" w:space="0"/>
            </w:tcBorders>
            <w:vAlign w:val="center"/>
          </w:tcPr>
          <w:p w:rsidRPr="00880DFF" w:rsidR="00E17FC3" w:rsidP="000E74B1" w:rsidRDefault="00E17FC3" w14:paraId="4B1D477B" wp14:textId="77777777">
            <w:pPr>
              <w:pStyle w:val="TableHeading"/>
              <w:spacing w:before="40" w:after="40"/>
              <w:rPr>
                <w:rStyle w:val="ModernTableText"/>
                <w:noProof/>
                <w:szCs w:val="17"/>
              </w:rPr>
            </w:pPr>
          </w:p>
        </w:tc>
        <w:tc>
          <w:tcPr>
            <w:tcW w:w="543" w:type="pct"/>
            <w:tcBorders>
              <w:bottom w:val="single" w:color="616161" w:sz="2" w:space="0"/>
            </w:tcBorders>
            <w:vAlign w:val="center"/>
          </w:tcPr>
          <w:p w:rsidRPr="00880DFF" w:rsidR="00E17FC3" w:rsidP="000E74B1" w:rsidRDefault="00E17FC3" w14:paraId="369A9582" wp14:textId="77777777">
            <w:pPr>
              <w:pStyle w:val="TableHeading"/>
              <w:spacing w:before="40" w:after="40"/>
              <w:rPr>
                <w:rStyle w:val="ModernTableText"/>
                <w:noProof/>
                <w:szCs w:val="17"/>
              </w:rPr>
            </w:pPr>
            <w:r w:rsidRPr="00880DFF">
              <w:rPr>
                <w:rStyle w:val="ModernTableText"/>
                <w:noProof/>
                <w:szCs w:val="17"/>
              </w:rPr>
              <w:t>Section:</w:t>
            </w:r>
          </w:p>
        </w:tc>
        <w:tc>
          <w:tcPr>
            <w:tcW w:w="1227" w:type="pct"/>
            <w:gridSpan w:val="2"/>
            <w:tcBorders>
              <w:bottom w:val="single" w:color="616161" w:sz="2" w:space="0"/>
            </w:tcBorders>
            <w:vAlign w:val="center"/>
          </w:tcPr>
          <w:p w:rsidRPr="00880DFF" w:rsidR="00E17FC3" w:rsidRDefault="00E17FC3" w14:paraId="65BE1F1D" wp14:textId="77777777">
            <w:pPr>
              <w:pStyle w:val="TableText1"/>
              <w:numPr>
                <w:ilvl w:val="0"/>
                <w:numId w:val="35"/>
              </w:numPr>
              <w:spacing w:before="40" w:after="40"/>
              <w:rPr>
                <w:rStyle w:val="ModernTableText"/>
                <w:szCs w:val="17"/>
              </w:rPr>
            </w:pPr>
          </w:p>
        </w:tc>
        <w:tc>
          <w:tcPr>
            <w:tcW w:w="1412" w:type="pct"/>
            <w:gridSpan w:val="4"/>
            <w:tcBorders>
              <w:bottom w:val="single" w:color="616161" w:sz="2" w:space="0"/>
            </w:tcBorders>
            <w:vAlign w:val="center"/>
          </w:tcPr>
          <w:p w:rsidRPr="00880DFF" w:rsidR="00E17FC3" w:rsidRDefault="00E17FC3" w14:paraId="6AFAB436" wp14:textId="77777777">
            <w:pPr>
              <w:pStyle w:val="TableText1"/>
              <w:numPr>
                <w:ilvl w:val="0"/>
                <w:numId w:val="35"/>
              </w:numPr>
              <w:spacing w:before="40" w:after="40"/>
              <w:rPr>
                <w:rStyle w:val="ModernTableText"/>
                <w:szCs w:val="17"/>
              </w:rPr>
            </w:pPr>
          </w:p>
        </w:tc>
        <w:tc>
          <w:tcPr>
            <w:tcW w:w="1296" w:type="pct"/>
            <w:gridSpan w:val="3"/>
            <w:tcBorders>
              <w:bottom w:val="single" w:color="616161" w:sz="2" w:space="0"/>
            </w:tcBorders>
            <w:vAlign w:val="center"/>
          </w:tcPr>
          <w:p w:rsidRPr="00880DFF" w:rsidR="00E17FC3" w:rsidRDefault="00E17FC3" w14:paraId="042C5D41" wp14:textId="77777777">
            <w:pPr>
              <w:pStyle w:val="TableText1"/>
              <w:numPr>
                <w:ilvl w:val="0"/>
                <w:numId w:val="35"/>
              </w:numPr>
              <w:spacing w:before="40" w:after="40"/>
              <w:rPr>
                <w:rStyle w:val="ModernTableText"/>
                <w:szCs w:val="17"/>
              </w:rPr>
            </w:pPr>
          </w:p>
        </w:tc>
      </w:tr>
      <w:tr xmlns:wp14="http://schemas.microsoft.com/office/word/2010/wordml" w:rsidR="00E17FC3" w:rsidTr="000E74B1" w14:paraId="3735920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22" w:type="pct"/>
            <w:vMerge w:val="restart"/>
            <w:vAlign w:val="center"/>
          </w:tcPr>
          <w:p w:rsidRPr="00880DFF" w:rsidR="00E17FC3" w:rsidP="000E74B1" w:rsidRDefault="00E17FC3" w14:paraId="2B9D4B37" wp14:textId="77777777">
            <w:pPr>
              <w:pStyle w:val="TableHeading"/>
              <w:spacing w:before="40" w:after="40"/>
              <w:rPr>
                <w:rStyle w:val="ModernTableText"/>
                <w:noProof/>
                <w:szCs w:val="17"/>
              </w:rPr>
            </w:pPr>
            <w:r w:rsidRPr="00880DFF">
              <w:rPr>
                <w:rStyle w:val="ModernTableText"/>
                <w:noProof/>
                <w:szCs w:val="17"/>
              </w:rPr>
              <w:t>Total</w:t>
            </w:r>
          </w:p>
        </w:tc>
        <w:tc>
          <w:tcPr>
            <w:tcW w:w="543" w:type="pct"/>
            <w:vAlign w:val="center"/>
          </w:tcPr>
          <w:p w:rsidRPr="00880DFF" w:rsidR="00E17FC3" w:rsidP="000E74B1" w:rsidRDefault="00E17FC3" w14:paraId="42E28AE0" wp14:textId="77777777">
            <w:pPr>
              <w:pStyle w:val="TableHeading"/>
              <w:spacing w:before="40" w:after="40"/>
              <w:rPr>
                <w:rStyle w:val="ModernTableText"/>
                <w:noProof/>
                <w:szCs w:val="17"/>
              </w:rPr>
            </w:pPr>
            <w:r w:rsidRPr="00880DFF">
              <w:rPr>
                <w:rStyle w:val="ModernTableText"/>
                <w:noProof/>
                <w:szCs w:val="17"/>
              </w:rPr>
              <w:t>Grand:</w:t>
            </w:r>
          </w:p>
        </w:tc>
        <w:tc>
          <w:tcPr>
            <w:tcW w:w="1227" w:type="pct"/>
            <w:gridSpan w:val="2"/>
            <w:vAlign w:val="center"/>
          </w:tcPr>
          <w:p w:rsidRPr="00880DFF" w:rsidR="00E17FC3" w:rsidRDefault="00E17FC3" w14:paraId="4D2E12B8" wp14:textId="77777777">
            <w:pPr>
              <w:pStyle w:val="TableText1"/>
              <w:numPr>
                <w:ilvl w:val="0"/>
                <w:numId w:val="40"/>
              </w:numPr>
              <w:spacing w:before="40" w:after="40"/>
              <w:rPr>
                <w:rStyle w:val="ModernTableText"/>
                <w:szCs w:val="17"/>
              </w:rPr>
            </w:pPr>
          </w:p>
        </w:tc>
        <w:tc>
          <w:tcPr>
            <w:tcW w:w="1412" w:type="pct"/>
            <w:gridSpan w:val="4"/>
            <w:vAlign w:val="center"/>
          </w:tcPr>
          <w:p w:rsidRPr="00880DFF" w:rsidR="00E17FC3" w:rsidRDefault="00E17FC3" w14:paraId="308F224F" wp14:textId="77777777">
            <w:pPr>
              <w:pStyle w:val="TableText1"/>
              <w:numPr>
                <w:ilvl w:val="0"/>
                <w:numId w:val="40"/>
              </w:numPr>
              <w:spacing w:before="40" w:after="40"/>
              <w:rPr>
                <w:rStyle w:val="ModernTableText"/>
                <w:szCs w:val="17"/>
              </w:rPr>
            </w:pPr>
          </w:p>
        </w:tc>
        <w:tc>
          <w:tcPr>
            <w:tcW w:w="1296" w:type="pct"/>
            <w:gridSpan w:val="3"/>
            <w:vAlign w:val="center"/>
          </w:tcPr>
          <w:p w:rsidRPr="00880DFF" w:rsidR="00E17FC3" w:rsidRDefault="00E17FC3" w14:paraId="5E6D6F63" wp14:textId="77777777">
            <w:pPr>
              <w:pStyle w:val="TableText1"/>
              <w:numPr>
                <w:ilvl w:val="0"/>
                <w:numId w:val="40"/>
              </w:numPr>
              <w:spacing w:before="40" w:after="40"/>
              <w:rPr>
                <w:rStyle w:val="ModernTableText"/>
                <w:szCs w:val="17"/>
              </w:rPr>
            </w:pPr>
          </w:p>
        </w:tc>
      </w:tr>
      <w:tr xmlns:wp14="http://schemas.microsoft.com/office/word/2010/wordml" w:rsidR="00E17FC3" w:rsidTr="000E74B1" w14:paraId="6AE3634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22" w:type="pct"/>
            <w:vMerge/>
            <w:vAlign w:val="center"/>
          </w:tcPr>
          <w:p w:rsidRPr="00880DFF" w:rsidR="00E17FC3" w:rsidP="000E74B1" w:rsidRDefault="00E17FC3" w14:paraId="7B969857" wp14:textId="77777777">
            <w:pPr>
              <w:pStyle w:val="TableHeading"/>
              <w:spacing w:before="40" w:after="40"/>
              <w:rPr>
                <w:rStyle w:val="ModernTableText"/>
                <w:noProof/>
                <w:szCs w:val="17"/>
              </w:rPr>
            </w:pPr>
          </w:p>
        </w:tc>
        <w:tc>
          <w:tcPr>
            <w:tcW w:w="543" w:type="pct"/>
            <w:vAlign w:val="center"/>
          </w:tcPr>
          <w:p w:rsidRPr="00880DFF" w:rsidR="00E17FC3" w:rsidP="000E74B1" w:rsidRDefault="00E17FC3" w14:paraId="25E3C7DA" wp14:textId="77777777">
            <w:pPr>
              <w:pStyle w:val="TableHeading"/>
              <w:spacing w:before="40" w:after="40"/>
              <w:rPr>
                <w:rStyle w:val="ModernTableText"/>
                <w:noProof/>
                <w:szCs w:val="17"/>
              </w:rPr>
            </w:pPr>
            <w:r w:rsidRPr="00880DFF">
              <w:rPr>
                <w:rStyle w:val="ModernTableText"/>
                <w:noProof/>
                <w:szCs w:val="17"/>
              </w:rPr>
              <w:t>Section:</w:t>
            </w:r>
          </w:p>
        </w:tc>
        <w:tc>
          <w:tcPr>
            <w:tcW w:w="1227" w:type="pct"/>
            <w:gridSpan w:val="2"/>
            <w:vAlign w:val="center"/>
          </w:tcPr>
          <w:p w:rsidRPr="00880DFF" w:rsidR="00E17FC3" w:rsidRDefault="00E17FC3" w14:paraId="0FE634FD" wp14:textId="77777777">
            <w:pPr>
              <w:pStyle w:val="TableText1"/>
              <w:numPr>
                <w:ilvl w:val="0"/>
                <w:numId w:val="36"/>
              </w:numPr>
              <w:spacing w:before="40" w:after="40"/>
              <w:rPr>
                <w:rStyle w:val="ModernTableText"/>
                <w:szCs w:val="17"/>
              </w:rPr>
            </w:pPr>
          </w:p>
        </w:tc>
        <w:tc>
          <w:tcPr>
            <w:tcW w:w="1412" w:type="pct"/>
            <w:gridSpan w:val="4"/>
            <w:vAlign w:val="center"/>
          </w:tcPr>
          <w:p w:rsidRPr="00880DFF" w:rsidR="00E17FC3" w:rsidRDefault="00E17FC3" w14:paraId="62A1F980" wp14:textId="77777777">
            <w:pPr>
              <w:pStyle w:val="TableText1"/>
              <w:numPr>
                <w:ilvl w:val="0"/>
                <w:numId w:val="36"/>
              </w:numPr>
              <w:spacing w:before="40" w:after="40"/>
              <w:rPr>
                <w:rStyle w:val="ModernTableText"/>
                <w:szCs w:val="17"/>
              </w:rPr>
            </w:pPr>
          </w:p>
        </w:tc>
        <w:tc>
          <w:tcPr>
            <w:tcW w:w="1296" w:type="pct"/>
            <w:gridSpan w:val="3"/>
            <w:vAlign w:val="center"/>
          </w:tcPr>
          <w:p w:rsidRPr="00880DFF" w:rsidR="00E17FC3" w:rsidRDefault="00E17FC3" w14:paraId="300079F4" wp14:textId="77777777">
            <w:pPr>
              <w:pStyle w:val="TableText1"/>
              <w:numPr>
                <w:ilvl w:val="0"/>
                <w:numId w:val="36"/>
              </w:numPr>
              <w:spacing w:before="40" w:after="40"/>
              <w:rPr>
                <w:rStyle w:val="ModernTableText"/>
                <w:szCs w:val="17"/>
              </w:rPr>
            </w:pPr>
          </w:p>
        </w:tc>
      </w:tr>
      <w:tr xmlns:wp14="http://schemas.microsoft.com/office/word/2010/wordml" w:rsidR="00E17FC3" w:rsidTr="000E74B1" w14:paraId="5CCFF26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22" w:type="pct"/>
            <w:vMerge w:val="restart"/>
            <w:vAlign w:val="center"/>
          </w:tcPr>
          <w:p w:rsidRPr="00880DFF" w:rsidR="00E17FC3" w:rsidP="000E74B1" w:rsidRDefault="00E17FC3" w14:paraId="6266FAB9" wp14:textId="77777777">
            <w:pPr>
              <w:pStyle w:val="TableHeading"/>
              <w:spacing w:before="40" w:after="40"/>
              <w:rPr>
                <w:rStyle w:val="ModernTableText"/>
                <w:noProof/>
                <w:szCs w:val="17"/>
              </w:rPr>
            </w:pPr>
            <w:r w:rsidRPr="00880DFF">
              <w:rPr>
                <w:rStyle w:val="ModernTableText"/>
                <w:noProof/>
                <w:szCs w:val="17"/>
              </w:rPr>
              <w:t>Counts</w:t>
            </w:r>
          </w:p>
        </w:tc>
        <w:tc>
          <w:tcPr>
            <w:tcW w:w="543" w:type="pct"/>
            <w:vAlign w:val="center"/>
          </w:tcPr>
          <w:p w:rsidRPr="00880DFF" w:rsidR="00E17FC3" w:rsidP="000E74B1" w:rsidRDefault="00E17FC3" w14:paraId="4FBE22A7" wp14:textId="77777777">
            <w:pPr>
              <w:pStyle w:val="TableHeading"/>
              <w:spacing w:before="40" w:after="40"/>
              <w:rPr>
                <w:rStyle w:val="ModernTableText"/>
                <w:noProof/>
                <w:szCs w:val="17"/>
              </w:rPr>
            </w:pPr>
            <w:r w:rsidRPr="00880DFF">
              <w:rPr>
                <w:rStyle w:val="ModernTableText"/>
                <w:noProof/>
                <w:szCs w:val="17"/>
              </w:rPr>
              <w:t>Grand:</w:t>
            </w:r>
          </w:p>
        </w:tc>
        <w:tc>
          <w:tcPr>
            <w:tcW w:w="1227" w:type="pct"/>
            <w:gridSpan w:val="2"/>
            <w:vAlign w:val="center"/>
          </w:tcPr>
          <w:p w:rsidRPr="00880DFF" w:rsidR="00E17FC3" w:rsidRDefault="00E17FC3" w14:paraId="299D8616" wp14:textId="77777777">
            <w:pPr>
              <w:pStyle w:val="TableText1"/>
              <w:numPr>
                <w:ilvl w:val="0"/>
                <w:numId w:val="37"/>
              </w:numPr>
              <w:spacing w:before="40" w:after="40"/>
              <w:rPr>
                <w:rStyle w:val="ModernTableText"/>
                <w:szCs w:val="17"/>
              </w:rPr>
            </w:pPr>
          </w:p>
        </w:tc>
        <w:tc>
          <w:tcPr>
            <w:tcW w:w="1412" w:type="pct"/>
            <w:gridSpan w:val="4"/>
            <w:vAlign w:val="center"/>
          </w:tcPr>
          <w:p w:rsidRPr="00880DFF" w:rsidR="00E17FC3" w:rsidRDefault="00E17FC3" w14:paraId="491D2769" wp14:textId="77777777">
            <w:pPr>
              <w:pStyle w:val="TableText1"/>
              <w:numPr>
                <w:ilvl w:val="0"/>
                <w:numId w:val="37"/>
              </w:numPr>
              <w:spacing w:before="40" w:after="40"/>
              <w:rPr>
                <w:rStyle w:val="ModernTableText"/>
                <w:szCs w:val="17"/>
              </w:rPr>
            </w:pPr>
          </w:p>
        </w:tc>
        <w:tc>
          <w:tcPr>
            <w:tcW w:w="1296" w:type="pct"/>
            <w:gridSpan w:val="3"/>
            <w:vAlign w:val="center"/>
          </w:tcPr>
          <w:p w:rsidRPr="00880DFF" w:rsidR="00E17FC3" w:rsidRDefault="00E17FC3" w14:paraId="6F5CD9ED" wp14:textId="77777777">
            <w:pPr>
              <w:pStyle w:val="TableText1"/>
              <w:numPr>
                <w:ilvl w:val="0"/>
                <w:numId w:val="37"/>
              </w:numPr>
              <w:spacing w:before="40" w:after="40"/>
              <w:rPr>
                <w:rStyle w:val="ModernTableText"/>
                <w:szCs w:val="17"/>
              </w:rPr>
            </w:pPr>
          </w:p>
        </w:tc>
      </w:tr>
      <w:tr xmlns:wp14="http://schemas.microsoft.com/office/word/2010/wordml" w:rsidR="00E17FC3" w:rsidTr="000E74B1" w14:paraId="35CD253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22" w:type="pct"/>
            <w:vMerge/>
          </w:tcPr>
          <w:p w:rsidRPr="00880DFF" w:rsidR="00E17FC3" w:rsidRDefault="00E17FC3" w14:paraId="4EF7FBD7" wp14:textId="77777777">
            <w:pPr>
              <w:pStyle w:val="TableHeading"/>
              <w:spacing w:before="40" w:after="40"/>
              <w:rPr>
                <w:rStyle w:val="ModernTableText"/>
                <w:noProof/>
                <w:color w:val="FF0000"/>
                <w:szCs w:val="17"/>
              </w:rPr>
            </w:pPr>
          </w:p>
        </w:tc>
        <w:tc>
          <w:tcPr>
            <w:tcW w:w="543" w:type="pct"/>
            <w:vAlign w:val="center"/>
          </w:tcPr>
          <w:p w:rsidRPr="00880DFF" w:rsidR="00E17FC3" w:rsidP="000E74B1" w:rsidRDefault="00E17FC3" w14:paraId="071619B3" wp14:textId="77777777">
            <w:pPr>
              <w:pStyle w:val="TableHeading"/>
              <w:spacing w:before="40" w:after="40"/>
              <w:rPr>
                <w:rStyle w:val="ModernTableText"/>
                <w:noProof/>
                <w:szCs w:val="17"/>
              </w:rPr>
            </w:pPr>
            <w:r w:rsidRPr="00880DFF">
              <w:rPr>
                <w:rStyle w:val="ModernTableText"/>
                <w:noProof/>
                <w:szCs w:val="17"/>
              </w:rPr>
              <w:t>Section:</w:t>
            </w:r>
          </w:p>
        </w:tc>
        <w:tc>
          <w:tcPr>
            <w:tcW w:w="1227" w:type="pct"/>
            <w:gridSpan w:val="2"/>
            <w:vAlign w:val="center"/>
          </w:tcPr>
          <w:p w:rsidRPr="00880DFF" w:rsidR="00E17FC3" w:rsidRDefault="00E17FC3" w14:paraId="740C982E" wp14:textId="77777777">
            <w:pPr>
              <w:pStyle w:val="TableText1"/>
              <w:numPr>
                <w:ilvl w:val="0"/>
                <w:numId w:val="41"/>
              </w:numPr>
              <w:spacing w:before="40" w:after="40"/>
              <w:rPr>
                <w:rStyle w:val="ModernTableText"/>
                <w:szCs w:val="17"/>
              </w:rPr>
            </w:pPr>
          </w:p>
        </w:tc>
        <w:tc>
          <w:tcPr>
            <w:tcW w:w="1412" w:type="pct"/>
            <w:gridSpan w:val="4"/>
            <w:vAlign w:val="center"/>
          </w:tcPr>
          <w:p w:rsidRPr="00880DFF" w:rsidR="00E17FC3" w:rsidRDefault="00E17FC3" w14:paraId="15C78039" wp14:textId="77777777">
            <w:pPr>
              <w:pStyle w:val="TableText1"/>
              <w:numPr>
                <w:ilvl w:val="0"/>
                <w:numId w:val="41"/>
              </w:numPr>
              <w:spacing w:before="40" w:after="40"/>
              <w:rPr>
                <w:rStyle w:val="ModernTableText"/>
                <w:szCs w:val="17"/>
              </w:rPr>
            </w:pPr>
          </w:p>
        </w:tc>
        <w:tc>
          <w:tcPr>
            <w:tcW w:w="1296" w:type="pct"/>
            <w:gridSpan w:val="3"/>
            <w:vAlign w:val="center"/>
          </w:tcPr>
          <w:p w:rsidRPr="00880DFF" w:rsidR="00E17FC3" w:rsidRDefault="00E17FC3" w14:paraId="527D639D" wp14:textId="77777777">
            <w:pPr>
              <w:pStyle w:val="TableText1"/>
              <w:numPr>
                <w:ilvl w:val="0"/>
                <w:numId w:val="41"/>
              </w:numPr>
              <w:spacing w:before="40" w:after="40"/>
              <w:rPr>
                <w:rStyle w:val="ModernTableText"/>
                <w:szCs w:val="17"/>
              </w:rPr>
            </w:pPr>
          </w:p>
        </w:tc>
      </w:tr>
      <w:tr xmlns:wp14="http://schemas.microsoft.com/office/word/2010/wordml" w:rsidR="00E17FC3" w14:paraId="5DB5D5E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E17FC3" w:rsidRDefault="00E17FC3" w14:paraId="473F8E23" wp14:textId="77777777">
            <w:pPr>
              <w:pStyle w:val="ModernBodyT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E17FC3" w:rsidTr="000E74B1" w14:paraId="3883AFF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1065" w:type="pct"/>
            <w:gridSpan w:val="2"/>
            <w:vAlign w:val="center"/>
          </w:tcPr>
          <w:p w:rsidRPr="00880DFF" w:rsidR="00E17FC3" w:rsidP="000E74B1" w:rsidRDefault="00E17FC3" w14:paraId="2256426E" wp14:textId="77777777">
            <w:pPr>
              <w:pStyle w:val="TableHeading"/>
              <w:spacing w:before="40" w:after="40"/>
              <w:rPr>
                <w:rStyle w:val="ModernTableText"/>
                <w:noProof/>
                <w:szCs w:val="17"/>
              </w:rPr>
            </w:pPr>
            <w:r w:rsidRPr="00880DFF">
              <w:rPr>
                <w:rStyle w:val="ModernTableText"/>
                <w:noProof/>
                <w:szCs w:val="17"/>
              </w:rPr>
              <w:t>Report Output Format:</w:t>
            </w:r>
          </w:p>
        </w:tc>
        <w:tc>
          <w:tcPr>
            <w:tcW w:w="3935" w:type="pct"/>
            <w:gridSpan w:val="9"/>
            <w:vAlign w:val="center"/>
          </w:tcPr>
          <w:p w:rsidRPr="00880DFF" w:rsidR="00E17FC3" w:rsidRDefault="00E17FC3" w14:paraId="4BE7822A" wp14:textId="77777777">
            <w:pPr>
              <w:pStyle w:val="TableText1"/>
              <w:spacing w:before="40" w:after="40"/>
              <w:rPr>
                <w:rStyle w:val="ModernTableText"/>
                <w:noProof/>
                <w:szCs w:val="17"/>
              </w:rPr>
            </w:pPr>
            <w:r w:rsidRPr="00880DFF">
              <w:rPr>
                <w:rStyle w:val="ModernTableText"/>
                <w:rFonts w:ascii="Wingdings" w:hAnsi="Wingdings" w:eastAsia="Wingdings" w:cs="Wingdings"/>
                <w:noProof/>
                <w:szCs w:val="17"/>
              </w:rPr>
              <w:t>þ</w:t>
            </w:r>
            <w:r w:rsidRPr="00880DFF">
              <w:rPr>
                <w:rStyle w:val="ModernTableText"/>
                <w:noProof/>
                <w:szCs w:val="17"/>
              </w:rPr>
              <w:t xml:space="preserve"> PDF (preferred)                      </w:t>
            </w:r>
            <w:r w:rsidRPr="00880DFF">
              <w:rPr>
                <w:rStyle w:val="ModernTableText"/>
                <w:rFonts w:ascii="Wingdings" w:hAnsi="Wingdings" w:eastAsia="Wingdings" w:cs="Wingdings"/>
                <w:noProof/>
                <w:szCs w:val="17"/>
              </w:rPr>
              <w:t>þ</w:t>
            </w:r>
            <w:r w:rsidRPr="00880DFF">
              <w:rPr>
                <w:rStyle w:val="ModernTableText"/>
                <w:noProof/>
                <w:szCs w:val="17"/>
              </w:rPr>
              <w:t xml:space="preserve">HTML                             </w:t>
            </w:r>
            <w:r w:rsidRPr="00880DFF">
              <w:rPr>
                <w:rStyle w:val="ModernTableText"/>
                <w:rFonts w:ascii="Wingdings 2" w:hAnsi="Wingdings 2" w:eastAsia="Wingdings 2" w:cs="Wingdings 2"/>
                <w:noProof/>
                <w:szCs w:val="17"/>
              </w:rPr>
              <w:t>£</w:t>
            </w:r>
            <w:r w:rsidRPr="00880DFF">
              <w:rPr>
                <w:rStyle w:val="ModernTableText"/>
                <w:noProof/>
                <w:szCs w:val="17"/>
              </w:rPr>
              <w:t xml:space="preserve"> Excel 2000                         </w:t>
            </w:r>
            <w:r w:rsidRPr="00880DFF">
              <w:rPr>
                <w:rStyle w:val="ModernTableText"/>
                <w:rFonts w:ascii="Wingdings 2" w:hAnsi="Wingdings 2" w:eastAsia="Wingdings 2" w:cs="Wingdings 2"/>
                <w:noProof/>
                <w:szCs w:val="17"/>
              </w:rPr>
              <w:t>£</w:t>
            </w:r>
            <w:r w:rsidRPr="00880DFF">
              <w:rPr>
                <w:rStyle w:val="ModernTableText"/>
                <w:noProof/>
                <w:szCs w:val="17"/>
              </w:rPr>
              <w:t xml:space="preserve"> Excel   2002                         </w:t>
            </w:r>
            <w:r w:rsidRPr="00880DFF">
              <w:rPr>
                <w:rStyle w:val="ModernTableText"/>
                <w:rFonts w:ascii="Wingdings 2" w:hAnsi="Wingdings 2" w:eastAsia="Wingdings 2" w:cs="Wingdings 2"/>
                <w:noProof/>
                <w:szCs w:val="17"/>
              </w:rPr>
              <w:t>£</w:t>
            </w:r>
            <w:r w:rsidRPr="00880DFF">
              <w:rPr>
                <w:rStyle w:val="ModernTableText"/>
                <w:noProof/>
                <w:szCs w:val="17"/>
              </w:rPr>
              <w:t xml:space="preserve"> Text CSV Format</w:t>
            </w:r>
          </w:p>
        </w:tc>
      </w:tr>
      <w:tr xmlns:wp14="http://schemas.microsoft.com/office/word/2010/wordml" w:rsidR="00E17FC3" w:rsidTr="000E74B1" w14:paraId="0DC7F20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Align w:val="center"/>
          </w:tcPr>
          <w:p w:rsidRPr="00880DFF" w:rsidR="00E17FC3" w:rsidP="000E74B1" w:rsidRDefault="00E17FC3" w14:paraId="4EC7ED5E" wp14:textId="77777777">
            <w:pPr>
              <w:pStyle w:val="TableHeading"/>
              <w:spacing w:before="40" w:after="40"/>
              <w:rPr>
                <w:rStyle w:val="ModernTableText"/>
                <w:noProof/>
                <w:szCs w:val="17"/>
              </w:rPr>
            </w:pPr>
            <w:r w:rsidRPr="00880DFF">
              <w:rPr>
                <w:rStyle w:val="ModernTableText"/>
                <w:noProof/>
                <w:szCs w:val="17"/>
              </w:rPr>
              <w:t>Reporting Portal:</w:t>
            </w:r>
          </w:p>
        </w:tc>
        <w:tc>
          <w:tcPr>
            <w:tcW w:w="3935" w:type="pct"/>
            <w:gridSpan w:val="9"/>
            <w:vAlign w:val="center"/>
          </w:tcPr>
          <w:p w:rsidRPr="00880DFF" w:rsidR="00E17FC3" w:rsidRDefault="00E17FC3" w14:paraId="497C213A" wp14:textId="77777777">
            <w:pPr>
              <w:pStyle w:val="TableText1"/>
              <w:spacing w:before="40" w:after="40"/>
              <w:rPr>
                <w:rStyle w:val="ModernTableText"/>
                <w:noProof/>
                <w:szCs w:val="17"/>
              </w:rPr>
            </w:pPr>
            <w:r w:rsidRPr="00880DFF">
              <w:rPr>
                <w:rStyle w:val="ModernTableText"/>
                <w:rFonts w:ascii="Wingdings" w:hAnsi="Wingdings" w:eastAsia="Wingdings" w:cs="Wingdings"/>
                <w:noProof/>
                <w:szCs w:val="17"/>
              </w:rPr>
              <w:t>þ</w:t>
            </w:r>
            <w:r w:rsidRPr="00880DFF">
              <w:rPr>
                <w:rStyle w:val="ModernTableText"/>
                <w:noProof/>
                <w:szCs w:val="17"/>
              </w:rPr>
              <w:t xml:space="preserve"> Web Portal                                </w:t>
            </w:r>
            <w:r w:rsidRPr="00880DFF">
              <w:rPr>
                <w:rStyle w:val="ModernTableText"/>
                <w:rFonts w:ascii="Wingdings" w:hAnsi="Wingdings" w:eastAsia="Wingdings" w:cs="Wingdings"/>
                <w:noProof/>
                <w:szCs w:val="17"/>
              </w:rPr>
              <w:t>þ</w:t>
            </w:r>
            <w:r w:rsidRPr="00880DFF">
              <w:rPr>
                <w:rStyle w:val="ModernTableText"/>
                <w:noProof/>
                <w:szCs w:val="17"/>
              </w:rPr>
              <w:t xml:space="preserve"> EDMS                            </w:t>
            </w:r>
            <w:r w:rsidRPr="00880DFF">
              <w:rPr>
                <w:rStyle w:val="ModernTableText"/>
                <w:rFonts w:ascii="Wingdings 2" w:hAnsi="Wingdings 2" w:eastAsia="Wingdings 2" w:cs="Wingdings 2"/>
                <w:noProof/>
                <w:szCs w:val="17"/>
              </w:rPr>
              <w:t>£</w:t>
            </w:r>
            <w:r w:rsidRPr="00880DFF">
              <w:rPr>
                <w:rStyle w:val="ModernTableText"/>
                <w:noProof/>
                <w:szCs w:val="17"/>
              </w:rPr>
              <w:t xml:space="preserve"> Email Link                      </w:t>
            </w:r>
          </w:p>
        </w:tc>
      </w:tr>
      <w:tr xmlns:wp14="http://schemas.microsoft.com/office/word/2010/wordml" w:rsidR="00E17FC3" w:rsidTr="00A7660D" w14:paraId="67EDA62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Merge w:val="restart"/>
            <w:vAlign w:val="center"/>
          </w:tcPr>
          <w:p w:rsidRPr="00880DFF" w:rsidR="00E17FC3" w:rsidP="00A7660D" w:rsidRDefault="00E17FC3" w14:paraId="0381A315" wp14:textId="77777777">
            <w:pPr>
              <w:pStyle w:val="TableHeading"/>
              <w:keepNext/>
              <w:keepLines w:val="0"/>
              <w:spacing w:before="40" w:after="40"/>
              <w:rPr>
                <w:rStyle w:val="ModernTableText"/>
                <w:noProof/>
                <w:szCs w:val="17"/>
              </w:rPr>
            </w:pPr>
            <w:r w:rsidRPr="00880DFF">
              <w:rPr>
                <w:rStyle w:val="ModernTableText"/>
                <w:noProof/>
                <w:szCs w:val="17"/>
              </w:rPr>
              <w:t>Report Output Distribution Group(s):</w:t>
            </w:r>
          </w:p>
        </w:tc>
        <w:tc>
          <w:tcPr>
            <w:tcW w:w="1235" w:type="pct"/>
            <w:gridSpan w:val="3"/>
            <w:vMerge w:val="restart"/>
            <w:vAlign w:val="center"/>
          </w:tcPr>
          <w:p w:rsidRPr="00880DFF" w:rsidR="00E17FC3" w:rsidP="00A7660D" w:rsidRDefault="00E17FC3" w14:paraId="5284894C" wp14:textId="77777777">
            <w:pPr>
              <w:pStyle w:val="TableText1"/>
              <w:keepNext/>
              <w:spacing w:before="40" w:after="40"/>
              <w:rPr>
                <w:rStyle w:val="ModernTableText"/>
                <w:noProof/>
                <w:szCs w:val="17"/>
              </w:rPr>
            </w:pPr>
            <w:r w:rsidRPr="00880DFF">
              <w:rPr>
                <w:rStyle w:val="ModernTableText"/>
                <w:rFonts w:ascii="Wingdings 2" w:hAnsi="Wingdings 2" w:eastAsia="Wingdings 2" w:cs="Wingdings 2"/>
                <w:noProof/>
                <w:szCs w:val="17"/>
              </w:rPr>
              <w:t>£</w:t>
            </w:r>
            <w:r w:rsidRPr="00880DFF">
              <w:rPr>
                <w:rStyle w:val="ModernTableText"/>
                <w:noProof/>
                <w:szCs w:val="17"/>
              </w:rPr>
              <w:t xml:space="preserve"> No</w:t>
            </w:r>
          </w:p>
          <w:p w:rsidRPr="00880DFF" w:rsidR="00E17FC3" w:rsidP="00A7660D" w:rsidRDefault="00E17FC3" w14:paraId="50930E33" wp14:textId="77777777">
            <w:pPr>
              <w:pStyle w:val="TableText1"/>
              <w:keepNext/>
              <w:spacing w:before="40" w:after="40"/>
              <w:rPr>
                <w:rStyle w:val="ModernTableText"/>
                <w:noProof/>
                <w:szCs w:val="17"/>
              </w:rPr>
            </w:pPr>
            <w:r w:rsidRPr="00880DFF">
              <w:rPr>
                <w:rStyle w:val="ModernTableText"/>
                <w:rFonts w:ascii="Wingdings 2" w:hAnsi="Wingdings 2" w:eastAsia="Wingdings 2" w:cs="Wingdings 2"/>
                <w:noProof/>
                <w:szCs w:val="17"/>
              </w:rPr>
              <w:t>£</w:t>
            </w:r>
            <w:r w:rsidRPr="00880DFF">
              <w:rPr>
                <w:rStyle w:val="ModernTableText"/>
                <w:noProof/>
                <w:szCs w:val="17"/>
              </w:rPr>
              <w:t xml:space="preserve"> Yes (if yes, complete distribution list)</w:t>
            </w:r>
          </w:p>
        </w:tc>
        <w:tc>
          <w:tcPr>
            <w:tcW w:w="2700" w:type="pct"/>
            <w:gridSpan w:val="6"/>
            <w:tcBorders>
              <w:top w:val="single" w:color="616161" w:sz="4" w:space="0"/>
            </w:tcBorders>
            <w:vAlign w:val="center"/>
          </w:tcPr>
          <w:p w:rsidRPr="00880DFF" w:rsidR="00E17FC3" w:rsidP="00A7660D" w:rsidRDefault="00E17FC3" w14:paraId="53B44E6B" wp14:textId="77777777">
            <w:pPr>
              <w:pStyle w:val="TableText1"/>
              <w:keepNext/>
              <w:spacing w:before="40" w:after="40"/>
              <w:rPr>
                <w:rStyle w:val="ModernTableText"/>
                <w:b/>
                <w:bCs/>
                <w:szCs w:val="17"/>
              </w:rPr>
            </w:pPr>
            <w:r w:rsidRPr="00880DFF">
              <w:rPr>
                <w:rStyle w:val="ModernTableText"/>
                <w:b/>
                <w:bCs/>
                <w:szCs w:val="17"/>
              </w:rPr>
              <w:t>Output Distribution Group List</w:t>
            </w:r>
          </w:p>
        </w:tc>
      </w:tr>
      <w:tr xmlns:wp14="http://schemas.microsoft.com/office/word/2010/wordml" w:rsidR="00E17FC3" w:rsidTr="00A7660D" w14:paraId="5101B52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Merge/>
            <w:vAlign w:val="center"/>
          </w:tcPr>
          <w:p w:rsidRPr="00880DFF" w:rsidR="00E17FC3" w:rsidP="00A7660D" w:rsidRDefault="00E17FC3" w14:paraId="3C8EC45C" wp14:textId="77777777">
            <w:pPr>
              <w:pStyle w:val="TableHeading"/>
              <w:keepNext/>
              <w:keepLines w:val="0"/>
              <w:spacing w:before="40" w:after="40"/>
              <w:rPr>
                <w:rStyle w:val="ModernTableText"/>
                <w:szCs w:val="17"/>
              </w:rPr>
            </w:pPr>
          </w:p>
        </w:tc>
        <w:tc>
          <w:tcPr>
            <w:tcW w:w="1235" w:type="pct"/>
            <w:gridSpan w:val="3"/>
            <w:vMerge/>
            <w:vAlign w:val="center"/>
          </w:tcPr>
          <w:p w:rsidRPr="00880DFF" w:rsidR="00E17FC3" w:rsidP="00A7660D" w:rsidRDefault="00E17FC3" w14:paraId="326DC100" wp14:textId="77777777">
            <w:pPr>
              <w:pStyle w:val="TableText1"/>
              <w:keepNext/>
              <w:spacing w:before="40" w:after="40"/>
              <w:rPr>
                <w:rStyle w:val="ModernTableText"/>
                <w:szCs w:val="17"/>
              </w:rPr>
            </w:pPr>
          </w:p>
        </w:tc>
        <w:tc>
          <w:tcPr>
            <w:tcW w:w="1412" w:type="pct"/>
            <w:gridSpan w:val="4"/>
            <w:vAlign w:val="center"/>
          </w:tcPr>
          <w:p w:rsidRPr="00880DFF" w:rsidR="00E17FC3" w:rsidP="00BE3176" w:rsidRDefault="00E17FC3" w14:paraId="0A821549" wp14:textId="77777777">
            <w:pPr>
              <w:pStyle w:val="TableText1"/>
              <w:keepNext/>
              <w:numPr>
                <w:ilvl w:val="0"/>
                <w:numId w:val="60"/>
              </w:numPr>
              <w:spacing w:before="40" w:after="40"/>
              <w:rPr>
                <w:rStyle w:val="ModernTableText"/>
                <w:szCs w:val="17"/>
                <w:u w:val="single"/>
              </w:rPr>
            </w:pPr>
          </w:p>
        </w:tc>
        <w:tc>
          <w:tcPr>
            <w:tcW w:w="1288" w:type="pct"/>
            <w:gridSpan w:val="2"/>
            <w:vAlign w:val="center"/>
          </w:tcPr>
          <w:p w:rsidRPr="00880DFF" w:rsidR="00E17FC3" w:rsidP="00BE3176" w:rsidRDefault="00E17FC3" w14:paraId="66FDCF4E" wp14:textId="77777777">
            <w:pPr>
              <w:pStyle w:val="TableText1"/>
              <w:keepNext/>
              <w:numPr>
                <w:ilvl w:val="0"/>
                <w:numId w:val="60"/>
              </w:numPr>
              <w:spacing w:before="40" w:after="40"/>
              <w:rPr>
                <w:rStyle w:val="ModernTableText"/>
                <w:szCs w:val="17"/>
              </w:rPr>
            </w:pPr>
          </w:p>
        </w:tc>
      </w:tr>
      <w:tr xmlns:wp14="http://schemas.microsoft.com/office/word/2010/wordml" w:rsidR="00E17FC3" w:rsidTr="00A7660D" w14:paraId="3BEE236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Merge/>
            <w:vAlign w:val="center"/>
          </w:tcPr>
          <w:p w:rsidRPr="00880DFF" w:rsidR="00E17FC3" w:rsidP="00A7660D" w:rsidRDefault="00E17FC3" w14:paraId="0CCC0888" wp14:textId="77777777">
            <w:pPr>
              <w:pStyle w:val="TableHeading"/>
              <w:keepNext/>
              <w:keepLines w:val="0"/>
              <w:spacing w:before="40" w:after="40"/>
              <w:rPr>
                <w:rStyle w:val="ModernTableText"/>
                <w:szCs w:val="17"/>
              </w:rPr>
            </w:pPr>
          </w:p>
        </w:tc>
        <w:tc>
          <w:tcPr>
            <w:tcW w:w="1235" w:type="pct"/>
            <w:gridSpan w:val="3"/>
            <w:vMerge/>
            <w:vAlign w:val="center"/>
          </w:tcPr>
          <w:p w:rsidRPr="00880DFF" w:rsidR="00E17FC3" w:rsidP="00A7660D" w:rsidRDefault="00E17FC3" w14:paraId="4A990D24" wp14:textId="77777777">
            <w:pPr>
              <w:pStyle w:val="TableText1"/>
              <w:keepNext/>
              <w:spacing w:before="40" w:after="40"/>
              <w:rPr>
                <w:rStyle w:val="ModernTableText"/>
                <w:szCs w:val="17"/>
              </w:rPr>
            </w:pPr>
          </w:p>
        </w:tc>
        <w:tc>
          <w:tcPr>
            <w:tcW w:w="1412" w:type="pct"/>
            <w:gridSpan w:val="4"/>
            <w:vAlign w:val="center"/>
          </w:tcPr>
          <w:p w:rsidRPr="00880DFF" w:rsidR="00E17FC3" w:rsidP="00BE3176" w:rsidRDefault="00E17FC3" w14:paraId="603CC4DB" wp14:textId="77777777">
            <w:pPr>
              <w:pStyle w:val="TableText1"/>
              <w:keepNext/>
              <w:numPr>
                <w:ilvl w:val="0"/>
                <w:numId w:val="60"/>
              </w:numPr>
              <w:spacing w:before="40" w:after="40"/>
              <w:rPr>
                <w:rStyle w:val="ModernTableText"/>
                <w:szCs w:val="17"/>
                <w:u w:val="single"/>
              </w:rPr>
            </w:pPr>
          </w:p>
        </w:tc>
        <w:tc>
          <w:tcPr>
            <w:tcW w:w="1288" w:type="pct"/>
            <w:gridSpan w:val="2"/>
            <w:vAlign w:val="center"/>
          </w:tcPr>
          <w:p w:rsidRPr="00880DFF" w:rsidR="00E17FC3" w:rsidP="00BE3176" w:rsidRDefault="00E17FC3" w14:paraId="5BAD3425" wp14:textId="77777777">
            <w:pPr>
              <w:pStyle w:val="TableText1"/>
              <w:keepNext/>
              <w:numPr>
                <w:ilvl w:val="0"/>
                <w:numId w:val="60"/>
              </w:numPr>
              <w:spacing w:before="40" w:after="40"/>
              <w:rPr>
                <w:rStyle w:val="ModernTableText"/>
                <w:szCs w:val="17"/>
              </w:rPr>
            </w:pPr>
          </w:p>
        </w:tc>
      </w:tr>
      <w:tr xmlns:wp14="http://schemas.microsoft.com/office/word/2010/wordml" w:rsidR="00E17FC3" w14:paraId="0C7D08A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Merge/>
          </w:tcPr>
          <w:p w:rsidR="00E17FC3" w:rsidRDefault="00E17FC3" w14:paraId="37A31054" wp14:textId="77777777">
            <w:pPr>
              <w:pStyle w:val="TableHeading"/>
              <w:spacing w:before="40" w:after="40"/>
              <w:rPr>
                <w:rStyle w:val="ModernTableText"/>
                <w:sz w:val="17"/>
                <w:szCs w:val="17"/>
              </w:rPr>
            </w:pPr>
          </w:p>
        </w:tc>
        <w:tc>
          <w:tcPr>
            <w:tcW w:w="1235" w:type="pct"/>
            <w:gridSpan w:val="3"/>
            <w:vMerge/>
            <w:vAlign w:val="center"/>
          </w:tcPr>
          <w:p w:rsidR="00E17FC3" w:rsidRDefault="00E17FC3" w14:paraId="7DC8C081" wp14:textId="77777777">
            <w:pPr>
              <w:pStyle w:val="TableText1"/>
              <w:spacing w:before="40" w:after="40"/>
              <w:rPr>
                <w:rStyle w:val="ModernTableText"/>
                <w:sz w:val="17"/>
                <w:szCs w:val="17"/>
              </w:rPr>
            </w:pPr>
          </w:p>
        </w:tc>
        <w:tc>
          <w:tcPr>
            <w:tcW w:w="1412" w:type="pct"/>
            <w:gridSpan w:val="4"/>
            <w:vAlign w:val="center"/>
          </w:tcPr>
          <w:p w:rsidR="00E17FC3" w:rsidP="00BE3176" w:rsidRDefault="00E17FC3" w14:paraId="0477E574" wp14:textId="77777777">
            <w:pPr>
              <w:pStyle w:val="TableText1"/>
              <w:numPr>
                <w:ilvl w:val="0"/>
                <w:numId w:val="60"/>
              </w:numPr>
              <w:spacing w:before="40" w:after="40"/>
              <w:rPr>
                <w:rStyle w:val="ModernTableText"/>
                <w:sz w:val="17"/>
                <w:szCs w:val="17"/>
                <w:u w:val="single"/>
              </w:rPr>
            </w:pPr>
          </w:p>
        </w:tc>
        <w:tc>
          <w:tcPr>
            <w:tcW w:w="1288" w:type="pct"/>
            <w:gridSpan w:val="2"/>
            <w:vAlign w:val="center"/>
          </w:tcPr>
          <w:p w:rsidR="00E17FC3" w:rsidP="00BE3176" w:rsidRDefault="00E17FC3" w14:paraId="3FD9042A" wp14:textId="77777777">
            <w:pPr>
              <w:pStyle w:val="TableText1"/>
              <w:numPr>
                <w:ilvl w:val="0"/>
                <w:numId w:val="60"/>
              </w:numPr>
              <w:spacing w:before="40" w:after="40"/>
              <w:rPr>
                <w:rStyle w:val="ModernTableText"/>
                <w:sz w:val="17"/>
                <w:szCs w:val="17"/>
              </w:rPr>
            </w:pPr>
          </w:p>
        </w:tc>
      </w:tr>
      <w:tr xmlns:wp14="http://schemas.microsoft.com/office/word/2010/wordml" w:rsidR="00E17FC3" w14:paraId="38701EB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E17FC3" w:rsidRDefault="00E17FC3" w14:paraId="43642547" wp14:textId="77777777">
            <w:pPr>
              <w:pStyle w:val="ModernBodyText"/>
              <w:spacing w:before="40" w:after="40"/>
              <w:jc w:val="center"/>
              <w:rPr>
                <w:rStyle w:val="Modern2nd-levelTableheader"/>
                <w:sz w:val="21"/>
                <w:szCs w:val="21"/>
              </w:rPr>
            </w:pPr>
            <w:r>
              <w:rPr>
                <w:rStyle w:val="Modern2nd-levelTableheader"/>
                <w:sz w:val="21"/>
                <w:szCs w:val="21"/>
              </w:rPr>
              <w:t>Report Retention</w:t>
            </w:r>
          </w:p>
        </w:tc>
      </w:tr>
      <w:tr xmlns:wp14="http://schemas.microsoft.com/office/word/2010/wordml" w:rsidR="00E17FC3" w14:paraId="7630197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65" w:type="pct"/>
            <w:gridSpan w:val="2"/>
            <w:tcBorders>
              <w:top w:val="single" w:color="616161" w:sz="2" w:space="0"/>
              <w:left w:val="single" w:color="616161" w:sz="2" w:space="0"/>
              <w:right w:val="single" w:color="616161" w:sz="2" w:space="0"/>
            </w:tcBorders>
            <w:vAlign w:val="center"/>
          </w:tcPr>
          <w:p w:rsidRPr="00A7660D" w:rsidR="00E17FC3" w:rsidRDefault="00E17FC3" w14:paraId="300B7465" wp14:textId="77777777">
            <w:pPr>
              <w:pStyle w:val="ModernBodyText"/>
              <w:spacing w:before="40" w:after="40"/>
              <w:jc w:val="left"/>
              <w:rPr>
                <w:rStyle w:val="Modern2nd-levelTableheader"/>
                <w:noProof/>
                <w:sz w:val="18"/>
                <w:szCs w:val="18"/>
              </w:rPr>
            </w:pPr>
            <w:r w:rsidRPr="00A7660D">
              <w:rPr>
                <w:rStyle w:val="Modern2nd-levelTableheader"/>
                <w:noProof/>
                <w:sz w:val="18"/>
                <w:szCs w:val="18"/>
              </w:rPr>
              <w:t>Report Retention Type:</w:t>
            </w:r>
          </w:p>
        </w:tc>
        <w:tc>
          <w:tcPr>
            <w:tcW w:w="3935" w:type="pct"/>
            <w:gridSpan w:val="9"/>
            <w:tcBorders>
              <w:top w:val="single" w:color="616161" w:sz="2" w:space="0"/>
              <w:left w:val="single" w:color="616161" w:sz="2" w:space="0"/>
              <w:bottom w:val="single" w:color="616161" w:sz="2" w:space="0"/>
              <w:right w:val="single" w:color="616161" w:sz="2" w:space="0"/>
            </w:tcBorders>
            <w:vAlign w:val="center"/>
          </w:tcPr>
          <w:p w:rsidRPr="00A7660D" w:rsidR="00E17FC3" w:rsidRDefault="00E17FC3" w14:paraId="02A36C24" wp14:textId="77777777">
            <w:pPr>
              <w:pStyle w:val="TableText1"/>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Cognos                                    </w:t>
            </w:r>
            <w:r w:rsidRPr="00A7660D">
              <w:rPr>
                <w:rStyle w:val="ModernTableText"/>
                <w:rFonts w:ascii="Wingdings" w:hAnsi="Wingdings" w:eastAsia="Wingdings" w:cs="Wingdings"/>
                <w:noProof/>
                <w:szCs w:val="18"/>
              </w:rPr>
              <w:t>þ</w:t>
            </w:r>
            <w:r w:rsidRPr="00A7660D">
              <w:rPr>
                <w:rStyle w:val="ModernTableText"/>
                <w:noProof/>
                <w:szCs w:val="18"/>
              </w:rPr>
              <w:t xml:space="preserve"> EDMS</w:t>
            </w:r>
          </w:p>
        </w:tc>
      </w:tr>
      <w:tr xmlns:wp14="http://schemas.microsoft.com/office/word/2010/wordml" w:rsidR="00E17FC3" w14:paraId="7FB5E6C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65" w:type="pct"/>
            <w:gridSpan w:val="2"/>
            <w:tcBorders>
              <w:top w:val="single" w:color="616161" w:sz="2" w:space="0"/>
              <w:left w:val="single" w:color="616161" w:sz="2" w:space="0"/>
              <w:right w:val="single" w:color="616161" w:sz="2" w:space="0"/>
            </w:tcBorders>
            <w:vAlign w:val="center"/>
          </w:tcPr>
          <w:p w:rsidRPr="00A7660D" w:rsidR="00E17FC3" w:rsidRDefault="00E17FC3" w14:paraId="440DA4BC" wp14:textId="77777777">
            <w:pPr>
              <w:pStyle w:val="ModernBodyText"/>
              <w:spacing w:before="40" w:after="40"/>
              <w:jc w:val="left"/>
              <w:rPr>
                <w:rStyle w:val="Modern2nd-levelTableheader"/>
                <w:noProof/>
                <w:sz w:val="18"/>
                <w:szCs w:val="18"/>
              </w:rPr>
            </w:pPr>
            <w:r w:rsidRPr="00A7660D">
              <w:rPr>
                <w:rStyle w:val="Modern2nd-levelTableheader"/>
                <w:noProof/>
                <w:sz w:val="18"/>
                <w:szCs w:val="18"/>
              </w:rPr>
              <w:t>Report Output Versions:</w:t>
            </w:r>
          </w:p>
        </w:tc>
        <w:tc>
          <w:tcPr>
            <w:tcW w:w="1235" w:type="pct"/>
            <w:gridSpan w:val="3"/>
            <w:tcBorders>
              <w:top w:val="single" w:color="616161" w:sz="2" w:space="0"/>
              <w:left w:val="single" w:color="616161" w:sz="2" w:space="0"/>
              <w:bottom w:val="single" w:color="616161" w:sz="2" w:space="0"/>
              <w:right w:val="single" w:color="616161" w:sz="2" w:space="0"/>
            </w:tcBorders>
            <w:vAlign w:val="center"/>
          </w:tcPr>
          <w:p w:rsidRPr="00A7660D" w:rsidR="00E17FC3" w:rsidRDefault="00E17FC3" w14:paraId="3BEE28DE" wp14:textId="77777777">
            <w:pPr>
              <w:pStyle w:val="ModernBodyText"/>
              <w:spacing w:before="40" w:after="40"/>
              <w:jc w:val="left"/>
              <w:rPr>
                <w:rStyle w:val="Modern2nd-levelTableheader"/>
                <w:noProof/>
                <w:color w:val="FFFFFF"/>
                <w:sz w:val="18"/>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Number Of Occurrences:  </w:t>
            </w:r>
          </w:p>
        </w:tc>
        <w:tc>
          <w:tcPr>
            <w:tcW w:w="2700" w:type="pct"/>
            <w:gridSpan w:val="6"/>
            <w:tcBorders>
              <w:top w:val="single" w:color="616161" w:sz="2" w:space="0"/>
              <w:left w:val="nil"/>
              <w:bottom w:val="single" w:color="616161" w:sz="2" w:space="0"/>
              <w:right w:val="single" w:color="616161" w:sz="2" w:space="0"/>
            </w:tcBorders>
            <w:vAlign w:val="center"/>
          </w:tcPr>
          <w:p w:rsidRPr="00A7660D" w:rsidR="00E17FC3" w:rsidRDefault="00E17FC3" w14:paraId="5312A8CA" wp14:textId="77777777">
            <w:pPr>
              <w:pStyle w:val="TableText1"/>
              <w:spacing w:before="40" w:after="40"/>
              <w:rPr>
                <w:rStyle w:val="ModernTableText"/>
                <w:noProof/>
                <w:szCs w:val="18"/>
              </w:rPr>
            </w:pPr>
            <w:r w:rsidRPr="00A7660D">
              <w:rPr>
                <w:rStyle w:val="ModernTableText"/>
                <w:rFonts w:ascii="Wingdings" w:hAnsi="Wingdings" w:eastAsia="Wingdings" w:cs="Wingdings"/>
                <w:noProof/>
                <w:szCs w:val="18"/>
              </w:rPr>
              <w:t>þ</w:t>
            </w:r>
            <w:r w:rsidRPr="00A7660D">
              <w:rPr>
                <w:rStyle w:val="ModernTableText"/>
                <w:noProof/>
                <w:szCs w:val="18"/>
              </w:rPr>
              <w:t xml:space="preserve">Duration:    7       </w:t>
            </w:r>
            <w:r w:rsidRPr="00A7660D">
              <w:rPr>
                <w:rStyle w:val="ModernTableText"/>
                <w:rFonts w:ascii="Wingdings 2" w:hAnsi="Wingdings 2" w:eastAsia="Wingdings 2" w:cs="Wingdings 2"/>
                <w:noProof/>
                <w:szCs w:val="18"/>
              </w:rPr>
              <w:t>£</w:t>
            </w:r>
            <w:r w:rsidRPr="00A7660D">
              <w:rPr>
                <w:rStyle w:val="ModernTableText"/>
                <w:noProof/>
                <w:szCs w:val="18"/>
              </w:rPr>
              <w:t xml:space="preserve"> Days       </w:t>
            </w:r>
            <w:r w:rsidRPr="00A7660D">
              <w:rPr>
                <w:rStyle w:val="ModernTableText"/>
                <w:rFonts w:ascii="Wingdings 2" w:hAnsi="Wingdings 2" w:eastAsia="Wingdings 2" w:cs="Wingdings 2"/>
                <w:noProof/>
                <w:szCs w:val="18"/>
              </w:rPr>
              <w:t>£</w:t>
            </w:r>
            <w:r w:rsidRPr="00A7660D">
              <w:rPr>
                <w:rStyle w:val="ModernTableText"/>
                <w:noProof/>
                <w:szCs w:val="18"/>
              </w:rPr>
              <w:t xml:space="preserve"> Months      </w:t>
            </w:r>
            <w:r w:rsidRPr="00A7660D">
              <w:rPr>
                <w:rStyle w:val="ModernTableText"/>
                <w:rFonts w:ascii="Wingdings" w:hAnsi="Wingdings" w:eastAsia="Wingdings" w:cs="Wingdings"/>
                <w:noProof/>
                <w:szCs w:val="18"/>
              </w:rPr>
              <w:t>þ</w:t>
            </w:r>
            <w:r w:rsidRPr="00A7660D">
              <w:rPr>
                <w:rStyle w:val="ModernTableText"/>
                <w:noProof/>
                <w:szCs w:val="18"/>
              </w:rPr>
              <w:t xml:space="preserve">Years                                                                          </w:t>
            </w:r>
          </w:p>
        </w:tc>
      </w:tr>
      <w:tr xmlns:wp14="http://schemas.microsoft.com/office/word/2010/wordml" w:rsidR="00E17FC3" w14:paraId="33AA0EC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65" w:type="pct"/>
            <w:gridSpan w:val="2"/>
            <w:tcBorders>
              <w:top w:val="single" w:color="616161" w:sz="2" w:space="0"/>
              <w:left w:val="single" w:color="616161" w:sz="2" w:space="0"/>
              <w:right w:val="single" w:color="616161" w:sz="2" w:space="0"/>
            </w:tcBorders>
            <w:vAlign w:val="center"/>
          </w:tcPr>
          <w:p w:rsidRPr="00A7660D" w:rsidR="00E17FC3" w:rsidRDefault="00E17FC3" w14:paraId="28FB4C6E" wp14:textId="77777777">
            <w:pPr>
              <w:pStyle w:val="ModernBodyText"/>
              <w:spacing w:before="40" w:after="40"/>
              <w:jc w:val="left"/>
              <w:rPr>
                <w:rStyle w:val="Modern2nd-levelTableheader"/>
                <w:noProof/>
                <w:sz w:val="18"/>
                <w:szCs w:val="18"/>
              </w:rPr>
            </w:pPr>
            <w:r w:rsidRPr="00A7660D">
              <w:rPr>
                <w:rStyle w:val="Modern2nd-levelTableheader"/>
                <w:noProof/>
                <w:sz w:val="18"/>
                <w:szCs w:val="18"/>
              </w:rPr>
              <w:t>Report Run History Log:</w:t>
            </w:r>
          </w:p>
        </w:tc>
        <w:tc>
          <w:tcPr>
            <w:tcW w:w="1235" w:type="pct"/>
            <w:gridSpan w:val="3"/>
            <w:tcBorders>
              <w:top w:val="single" w:color="616161" w:sz="2" w:space="0"/>
              <w:left w:val="single" w:color="616161" w:sz="2" w:space="0"/>
              <w:bottom w:val="single" w:color="616161" w:sz="2" w:space="0"/>
              <w:right w:val="single" w:color="616161" w:sz="2" w:space="0"/>
            </w:tcBorders>
            <w:vAlign w:val="center"/>
          </w:tcPr>
          <w:p w:rsidRPr="00A7660D" w:rsidR="00E17FC3" w:rsidRDefault="00E17FC3" w14:paraId="3BAE6810" wp14:textId="77777777">
            <w:pPr>
              <w:pStyle w:val="ModernBodyText"/>
              <w:spacing w:before="40" w:after="40"/>
              <w:jc w:val="left"/>
              <w:rPr>
                <w:rStyle w:val="Modern2nd-levelTableheader"/>
                <w:noProof/>
                <w:color w:val="FFFFFF"/>
                <w:sz w:val="18"/>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Number Of Occurrences:  </w:t>
            </w:r>
          </w:p>
        </w:tc>
        <w:tc>
          <w:tcPr>
            <w:tcW w:w="2700" w:type="pct"/>
            <w:gridSpan w:val="6"/>
            <w:tcBorders>
              <w:top w:val="single" w:color="616161" w:sz="2" w:space="0"/>
              <w:left w:val="nil"/>
              <w:bottom w:val="single" w:color="616161" w:sz="2" w:space="0"/>
              <w:right w:val="single" w:color="616161" w:sz="2" w:space="0"/>
            </w:tcBorders>
            <w:vAlign w:val="center"/>
          </w:tcPr>
          <w:p w:rsidRPr="00A7660D" w:rsidR="00E17FC3" w:rsidRDefault="00E17FC3" w14:paraId="58918D07" wp14:textId="77777777">
            <w:pPr>
              <w:pStyle w:val="TableText1"/>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Duration:            </w:t>
            </w:r>
            <w:r w:rsidRPr="00A7660D">
              <w:rPr>
                <w:rStyle w:val="ModernTableText"/>
                <w:rFonts w:ascii="Wingdings 2" w:hAnsi="Wingdings 2" w:eastAsia="Wingdings 2" w:cs="Wingdings 2"/>
                <w:noProof/>
                <w:szCs w:val="18"/>
              </w:rPr>
              <w:t>£</w:t>
            </w:r>
            <w:r w:rsidRPr="00A7660D">
              <w:rPr>
                <w:rStyle w:val="ModernTableText"/>
                <w:noProof/>
                <w:szCs w:val="18"/>
              </w:rPr>
              <w:t xml:space="preserve"> Days       </w:t>
            </w:r>
            <w:r w:rsidRPr="00A7660D">
              <w:rPr>
                <w:rStyle w:val="ModernTableText"/>
                <w:rFonts w:ascii="Wingdings 2" w:hAnsi="Wingdings 2" w:eastAsia="Wingdings 2" w:cs="Wingdings 2"/>
                <w:noProof/>
                <w:szCs w:val="18"/>
              </w:rPr>
              <w:t>£</w:t>
            </w:r>
            <w:r w:rsidRPr="00A7660D">
              <w:rPr>
                <w:rStyle w:val="ModernTableText"/>
                <w:noProof/>
                <w:szCs w:val="18"/>
              </w:rPr>
              <w:t xml:space="preserve"> Months       </w:t>
            </w:r>
            <w:r w:rsidRPr="00A7660D">
              <w:rPr>
                <w:rStyle w:val="ModernTableText"/>
                <w:rFonts w:ascii="Wingdings 2" w:hAnsi="Wingdings 2" w:eastAsia="Wingdings 2" w:cs="Wingdings 2"/>
                <w:noProof/>
                <w:szCs w:val="18"/>
              </w:rPr>
              <w:t>£</w:t>
            </w:r>
            <w:r w:rsidRPr="00A7660D">
              <w:rPr>
                <w:rStyle w:val="ModernTableText"/>
                <w:noProof/>
                <w:szCs w:val="18"/>
              </w:rPr>
              <w:t xml:space="preserve"> Years                                                                          </w:t>
            </w:r>
          </w:p>
        </w:tc>
      </w:tr>
      <w:tr xmlns:wp14="http://schemas.microsoft.com/office/word/2010/wordml" w:rsidR="00E17FC3" w14:paraId="3DF8379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A7660D" w:rsidR="00E17FC3" w:rsidRDefault="00E17FC3" w14:paraId="23207DB3" wp14:textId="77777777">
            <w:pPr>
              <w:pStyle w:val="ModernBodyText"/>
              <w:spacing w:before="40" w:after="40"/>
              <w:jc w:val="center"/>
              <w:rPr>
                <w:rStyle w:val="Modern2nd-levelTableheader"/>
                <w:noProof/>
                <w:color w:val="FFFFFF"/>
                <w:sz w:val="18"/>
                <w:szCs w:val="18"/>
              </w:rPr>
            </w:pPr>
            <w:r w:rsidRPr="00A7660D">
              <w:rPr>
                <w:rStyle w:val="Modern2nd-levelTableheader"/>
                <w:noProof/>
                <w:color w:val="FFFFFF"/>
                <w:sz w:val="18"/>
                <w:szCs w:val="18"/>
              </w:rPr>
              <w:t>Report Special Processing</w:t>
            </w:r>
          </w:p>
        </w:tc>
      </w:tr>
      <w:tr xmlns:wp14="http://schemas.microsoft.com/office/word/2010/wordml" w:rsidR="00E17FC3" w14:paraId="0AE9089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vAlign w:val="center"/>
          </w:tcPr>
          <w:p w:rsidRPr="00CE0A43" w:rsidR="00E17FC3" w:rsidP="00080986" w:rsidRDefault="00E17FC3" w14:paraId="77EFBC02" wp14:textId="77777777">
            <w:pPr>
              <w:keepLines/>
              <w:spacing w:before="40" w:after="40"/>
              <w:rPr>
                <w:rFonts w:cs="Arial"/>
                <w:color w:val="000000"/>
                <w:sz w:val="18"/>
                <w:szCs w:val="18"/>
              </w:rPr>
            </w:pPr>
            <w:r w:rsidRPr="00CE0A43">
              <w:rPr>
                <w:rFonts w:cs="Arial"/>
                <w:color w:val="000000"/>
                <w:sz w:val="18"/>
                <w:szCs w:val="18"/>
              </w:rPr>
              <w:t>Join A-DTL-TB to A-HDR-TB using A-AUTH-ID</w:t>
            </w:r>
          </w:p>
          <w:p w:rsidRPr="00CE0A43" w:rsidR="00E17FC3" w:rsidP="00080986" w:rsidRDefault="00E17FC3" w14:paraId="0981AA4D" wp14:textId="77777777">
            <w:pPr>
              <w:keepLines/>
              <w:spacing w:before="40" w:after="40"/>
              <w:rPr>
                <w:rFonts w:cs="Arial"/>
                <w:color w:val="000000"/>
                <w:sz w:val="18"/>
                <w:szCs w:val="18"/>
              </w:rPr>
            </w:pPr>
            <w:r w:rsidRPr="00CE0A43">
              <w:rPr>
                <w:rFonts w:cs="Arial"/>
                <w:color w:val="000000"/>
                <w:sz w:val="18"/>
                <w:szCs w:val="18"/>
              </w:rPr>
              <w:t>Join B-DTL-TB to A-HDR-TB using B-SYS-ID</w:t>
            </w:r>
          </w:p>
          <w:p w:rsidRPr="00693D42" w:rsidR="00E17FC3" w:rsidP="000B6200" w:rsidRDefault="00E17FC3" w14:paraId="27478B00" wp14:textId="77777777">
            <w:pPr>
              <w:keepLines/>
              <w:spacing w:before="40" w:after="40"/>
              <w:jc w:val="left"/>
              <w:rPr>
                <w:rStyle w:val="ModernTableText"/>
                <w:noProof/>
                <w:sz w:val="17"/>
                <w:szCs w:val="17"/>
              </w:rPr>
            </w:pPr>
            <w:r w:rsidRPr="00CE0A43">
              <w:rPr>
                <w:rFonts w:cs="Arial"/>
                <w:color w:val="000000"/>
                <w:sz w:val="18"/>
                <w:szCs w:val="18"/>
              </w:rPr>
              <w:t>Join P-DTL-TB to A-HDR-LI-SUBM-PROV-ID-TB using A-HDR-LI-SUBM-PROV-ID-TB.P-SYS-ID = P-DTL-TB.P-SYS-ID</w:t>
            </w:r>
            <w:r>
              <w:rPr>
                <w:rFonts w:cs="Arial"/>
                <w:color w:val="000000"/>
                <w:sz w:val="18"/>
                <w:szCs w:val="18"/>
              </w:rPr>
              <w:t xml:space="preserve"> </w:t>
            </w:r>
            <w:r w:rsidRPr="00FC5BE5">
              <w:rPr>
                <w:rFonts w:cs="Arial"/>
                <w:color w:val="000000"/>
                <w:sz w:val="18"/>
                <w:szCs w:val="18"/>
              </w:rPr>
              <w:t>[Where A-TXN-LVL-CD = "SV" and A-USED-PROV-ID-IND = "Y"] = P-DTL-TB.P-SYS-ID</w:t>
            </w:r>
          </w:p>
          <w:p w:rsidRPr="00CE0A43" w:rsidR="00E17FC3" w:rsidP="00080986" w:rsidRDefault="00E17FC3" w14:paraId="052D4810" wp14:textId="77777777">
            <w:pPr>
              <w:keepLines/>
              <w:spacing w:before="40" w:after="40"/>
              <w:rPr>
                <w:rFonts w:cs="Arial"/>
                <w:color w:val="000000"/>
                <w:sz w:val="18"/>
                <w:szCs w:val="18"/>
              </w:rPr>
            </w:pPr>
          </w:p>
          <w:p w:rsidRPr="00CE0A43" w:rsidR="00E17FC3" w:rsidP="00080986" w:rsidRDefault="00E17FC3" w14:paraId="051601AD" wp14:textId="77777777">
            <w:pPr>
              <w:keepLines/>
              <w:spacing w:before="40" w:after="40"/>
              <w:rPr>
                <w:rFonts w:cs="Arial"/>
                <w:color w:val="000000"/>
                <w:sz w:val="18"/>
                <w:szCs w:val="18"/>
              </w:rPr>
            </w:pPr>
            <w:r w:rsidRPr="00CE0A43">
              <w:rPr>
                <w:rFonts w:cs="Arial"/>
                <w:color w:val="000000"/>
                <w:sz w:val="18"/>
                <w:szCs w:val="18"/>
              </w:rPr>
              <w:t>Only Select records where (Report Run Date – A-DTL-TB.A-LI-STAT-DT) &gt; Prompt for "User Defined Days"</w:t>
            </w:r>
          </w:p>
          <w:p w:rsidRPr="00CE0A43" w:rsidR="00E17FC3" w:rsidP="00080986" w:rsidRDefault="00E17FC3" w14:paraId="5637A0F1" wp14:textId="77777777">
            <w:pPr>
              <w:pStyle w:val="ModernBodyText"/>
              <w:spacing w:before="40" w:after="40"/>
              <w:jc w:val="left"/>
              <w:rPr>
                <w:rStyle w:val="Modern2nd-levelTableheader"/>
                <w:rFonts w:cs="Arial"/>
                <w:color w:val="FFFFFF"/>
                <w:sz w:val="18"/>
                <w:szCs w:val="18"/>
              </w:rPr>
            </w:pPr>
            <w:r w:rsidRPr="00CE0A43">
              <w:rPr>
                <w:rFonts w:ascii="Arial" w:hAnsi="Arial" w:cs="Arial"/>
                <w:color w:val="000000"/>
                <w:sz w:val="18"/>
                <w:szCs w:val="18"/>
              </w:rPr>
              <w:t>All User Enterable Prompts are Optional Prompts</w:t>
            </w:r>
          </w:p>
        </w:tc>
      </w:tr>
    </w:tbl>
    <w:p xmlns:wp14="http://schemas.microsoft.com/office/word/2010/wordml" w:rsidR="00CE759A" w:rsidRDefault="00CE759A" w14:paraId="62D3F89E" wp14:textId="77777777">
      <w:pPr>
        <w:rPr>
          <w:sz w:val="19"/>
          <w:szCs w:val="19"/>
        </w:rPr>
      </w:pPr>
    </w:p>
    <w:p xmlns:wp14="http://schemas.microsoft.com/office/word/2010/wordml" w:rsidRPr="000308BA" w:rsidR="00CE759A" w:rsidP="000308BA" w:rsidRDefault="00CE759A" w14:paraId="2B12BD37" wp14:textId="77777777">
      <w:pPr>
        <w:pStyle w:val="Heading6"/>
      </w:pPr>
      <w:r w:rsidRPr="000308BA">
        <w:br w:type="page"/>
      </w:r>
      <w:r w:rsidRPr="000308BA">
        <w:t xml:space="preserve">Report Layout – OPR-SRA-107 – Service Authorization Pended over </w:t>
      </w:r>
      <w:r w:rsidR="006C6E77">
        <w:t>XX</w:t>
      </w:r>
      <w:r w:rsidRPr="000308BA" w:rsidR="006C6E77">
        <w:t xml:space="preserve"> </w:t>
      </w:r>
      <w:r w:rsidRPr="000308BA">
        <w:t>Days</w:t>
      </w:r>
    </w:p>
    <w:tbl>
      <w:tblPr>
        <w:tblW w:w="5501"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1299"/>
        <w:gridCol w:w="374"/>
        <w:gridCol w:w="541"/>
        <w:gridCol w:w="678"/>
        <w:gridCol w:w="526"/>
        <w:gridCol w:w="1026"/>
        <w:gridCol w:w="842"/>
        <w:gridCol w:w="842"/>
        <w:gridCol w:w="475"/>
        <w:gridCol w:w="370"/>
        <w:gridCol w:w="842"/>
        <w:gridCol w:w="336"/>
        <w:gridCol w:w="336"/>
        <w:gridCol w:w="336"/>
        <w:gridCol w:w="358"/>
        <w:gridCol w:w="798"/>
        <w:gridCol w:w="1241"/>
        <w:gridCol w:w="66"/>
        <w:gridCol w:w="937"/>
        <w:gridCol w:w="1020"/>
        <w:gridCol w:w="212"/>
        <w:gridCol w:w="842"/>
        <w:gridCol w:w="234"/>
        <w:gridCol w:w="1301"/>
        <w:tblGridChange w:id="306">
          <w:tblGrid>
            <w:gridCol w:w="1299"/>
            <w:gridCol w:w="374"/>
            <w:gridCol w:w="541"/>
            <w:gridCol w:w="678"/>
            <w:gridCol w:w="526"/>
            <w:gridCol w:w="1026"/>
            <w:gridCol w:w="842"/>
            <w:gridCol w:w="842"/>
            <w:gridCol w:w="475"/>
            <w:gridCol w:w="370"/>
            <w:gridCol w:w="842"/>
            <w:gridCol w:w="336"/>
            <w:gridCol w:w="336"/>
            <w:gridCol w:w="336"/>
            <w:gridCol w:w="358"/>
            <w:gridCol w:w="798"/>
            <w:gridCol w:w="1241"/>
            <w:gridCol w:w="66"/>
            <w:gridCol w:w="937"/>
            <w:gridCol w:w="1020"/>
            <w:gridCol w:w="212"/>
            <w:gridCol w:w="842"/>
            <w:gridCol w:w="234"/>
            <w:gridCol w:w="1301"/>
          </w:tblGrid>
        </w:tblGridChange>
      </w:tblGrid>
      <w:tr xmlns:wp14="http://schemas.microsoft.com/office/word/2010/wordml" w:rsidR="00A455FF" w:rsidTr="00C3062C" w14:paraId="39765191" wp14:textId="77777777">
        <w:tblPrEx>
          <w:tblCellMar>
            <w:top w:w="0" w:type="dxa"/>
            <w:bottom w:w="0" w:type="dxa"/>
          </w:tblCellMar>
        </w:tblPrEx>
        <w:trPr>
          <w:gridBefore w:val="1"/>
          <w:wBefore w:w="410" w:type="pct"/>
          <w:cantSplit/>
          <w:trHeight w:val="541" w:hRule="exact"/>
          <w:tblHeader/>
          <w:jc w:val="center"/>
        </w:trPr>
        <w:tc>
          <w:tcPr>
            <w:tcW w:w="4590" w:type="pct"/>
            <w:gridSpan w:val="23"/>
            <w:tcBorders>
              <w:top w:val="single" w:color="auto" w:sz="4" w:space="0"/>
              <w:left w:val="single" w:color="auto" w:sz="4" w:space="0"/>
              <w:bottom w:val="single" w:color="auto" w:sz="4" w:space="0"/>
              <w:right w:val="single" w:color="auto" w:sz="4" w:space="0"/>
            </w:tcBorders>
            <w:shd w:val="clear" w:color="auto" w:fill="FF0000"/>
            <w:vAlign w:val="center"/>
          </w:tcPr>
          <w:p w:rsidRPr="00B67B9A" w:rsidR="00CE759A" w:rsidP="00154A6F" w:rsidRDefault="00CE759A" w14:paraId="29969A06" wp14:textId="77777777">
            <w:pPr>
              <w:jc w:val="center"/>
              <w:rPr>
                <w:rFonts w:eastAsia="MS Mincho"/>
              </w:rPr>
            </w:pPr>
            <w:r>
              <w:br w:type="page"/>
            </w:r>
            <w:r>
              <w:br w:type="page"/>
            </w:r>
            <w:r w:rsidRPr="00B67B9A">
              <w:rPr>
                <w:rFonts w:eastAsia="MS Mincho"/>
              </w:rPr>
              <w:t>NH MMIS REPORT LAYOUT</w:t>
            </w:r>
          </w:p>
        </w:tc>
      </w:tr>
      <w:tr xmlns:wp14="http://schemas.microsoft.com/office/word/2010/wordml" w:rsidR="00A455FF" w:rsidTr="00C3062C" w14:paraId="1BABBCA9" wp14:textId="77777777">
        <w:tblPrEx>
          <w:tblCellMar>
            <w:top w:w="0" w:type="dxa"/>
            <w:bottom w:w="0" w:type="dxa"/>
          </w:tblCellMar>
        </w:tblPrEx>
        <w:trPr>
          <w:gridBefore w:val="1"/>
          <w:wBefore w:w="410" w:type="pct"/>
          <w:cantSplit/>
          <w:trHeight w:val="1710"/>
          <w:jc w:val="center"/>
        </w:trPr>
        <w:tc>
          <w:tcPr>
            <w:tcW w:w="993" w:type="pct"/>
            <w:gridSpan w:val="5"/>
            <w:tcBorders>
              <w:top w:val="single" w:color="auto" w:sz="4" w:space="0"/>
              <w:bottom w:val="nil"/>
            </w:tcBorders>
            <w:vAlign w:val="center"/>
          </w:tcPr>
          <w:p w:rsidRPr="00FC5BE5" w:rsidR="00CE759A" w:rsidRDefault="00CE759A" w14:paraId="6101639C" wp14:textId="77777777">
            <w:pPr>
              <w:pStyle w:val="TableText1"/>
              <w:spacing w:before="40" w:after="40"/>
              <w:rPr>
                <w:rStyle w:val="ModernTableText"/>
                <w:b/>
                <w:bCs/>
                <w:sz w:val="20"/>
                <w:szCs w:val="20"/>
              </w:rPr>
            </w:pPr>
            <w:r w:rsidRPr="00FC5BE5">
              <w:rPr>
                <w:rStyle w:val="ModernTableText"/>
                <w:b/>
                <w:bCs/>
                <w:sz w:val="20"/>
                <w:szCs w:val="20"/>
              </w:rPr>
              <w:t>NH MMIS EOR</w:t>
            </w:r>
          </w:p>
          <w:p w:rsidRPr="00FC5BE5" w:rsidR="00CE759A" w:rsidRDefault="00CE759A" w14:paraId="186AB862" wp14:textId="77777777">
            <w:pPr>
              <w:pStyle w:val="TableText1"/>
              <w:spacing w:before="40" w:after="40"/>
              <w:rPr>
                <w:rStyle w:val="ModernTableText"/>
                <w:b/>
                <w:bCs/>
                <w:sz w:val="20"/>
                <w:szCs w:val="20"/>
              </w:rPr>
            </w:pPr>
            <w:r w:rsidRPr="00FC5BE5">
              <w:rPr>
                <w:rStyle w:val="ModernTableText"/>
                <w:b/>
                <w:bCs/>
                <w:sz w:val="20"/>
                <w:szCs w:val="20"/>
              </w:rPr>
              <w:t>Report ID:  OPR-SRA-107</w:t>
            </w:r>
          </w:p>
          <w:p w:rsidRPr="00FC5BE5" w:rsidR="00CE759A" w:rsidRDefault="00CE759A" w14:paraId="3CA2157A" wp14:textId="77777777">
            <w:pPr>
              <w:pStyle w:val="TableText1"/>
              <w:spacing w:before="40" w:after="40"/>
              <w:rPr>
                <w:b/>
                <w:szCs w:val="20"/>
                <w:u w:val="single"/>
              </w:rPr>
            </w:pPr>
            <w:r w:rsidRPr="00FC5BE5">
              <w:rPr>
                <w:b/>
                <w:szCs w:val="20"/>
                <w:u w:val="single"/>
              </w:rPr>
              <w:t>Report Definition</w:t>
            </w:r>
          </w:p>
          <w:p w:rsidRPr="00FC5BE5" w:rsidR="00CE759A" w:rsidRDefault="00CE759A" w14:paraId="42DE5F16" wp14:textId="77777777">
            <w:pPr>
              <w:pStyle w:val="TableText1"/>
              <w:spacing w:before="40" w:after="40"/>
              <w:rPr>
                <w:b/>
                <w:szCs w:val="20"/>
                <w:u w:val="single"/>
              </w:rPr>
            </w:pPr>
            <w:r w:rsidRPr="00FC5BE5">
              <w:rPr>
                <w:b/>
                <w:szCs w:val="20"/>
                <w:u w:val="single"/>
              </w:rPr>
              <w:t>ORR Home</w:t>
            </w:r>
          </w:p>
          <w:p w:rsidRPr="00FC5BE5" w:rsidR="00CE759A" w:rsidRDefault="00CE759A" w14:paraId="3A58BA2E" wp14:textId="77777777">
            <w:pPr>
              <w:pStyle w:val="TableText1"/>
              <w:spacing w:before="40" w:after="40"/>
              <w:rPr>
                <w:rStyle w:val="ModernTableText"/>
                <w:b/>
                <w:bCs/>
                <w:color w:val="0000FF"/>
                <w:sz w:val="20"/>
                <w:szCs w:val="20"/>
                <w:u w:val="single"/>
              </w:rPr>
            </w:pPr>
            <w:r w:rsidRPr="00FC5BE5">
              <w:rPr>
                <w:b/>
                <w:szCs w:val="20"/>
                <w:u w:val="single"/>
              </w:rPr>
              <w:t>Return</w:t>
            </w:r>
          </w:p>
        </w:tc>
        <w:tc>
          <w:tcPr>
            <w:tcW w:w="2846" w:type="pct"/>
            <w:gridSpan w:val="15"/>
            <w:tcBorders>
              <w:top w:val="single" w:color="auto" w:sz="4" w:space="0"/>
              <w:bottom w:val="nil"/>
            </w:tcBorders>
            <w:vAlign w:val="center"/>
          </w:tcPr>
          <w:p w:rsidRPr="00FC5BE5" w:rsidR="00B979E9" w:rsidP="00B979E9" w:rsidRDefault="00B979E9" w14:paraId="1596D23B" wp14:textId="77777777">
            <w:pPr>
              <w:jc w:val="center"/>
              <w:rPr>
                <w:b/>
                <w:szCs w:val="20"/>
              </w:rPr>
            </w:pPr>
            <w:r w:rsidRPr="00FC5BE5">
              <w:rPr>
                <w:b/>
                <w:szCs w:val="20"/>
              </w:rPr>
              <w:t>Line of Business:  &lt;LOB Cd – Desc&gt;</w:t>
            </w:r>
          </w:p>
          <w:p w:rsidRPr="00FC5BE5" w:rsidR="00CE759A" w:rsidP="00D904D2" w:rsidRDefault="00CE759A" w14:paraId="1B78D581" wp14:textId="77777777">
            <w:pPr>
              <w:jc w:val="center"/>
              <w:rPr>
                <w:b/>
                <w:szCs w:val="20"/>
              </w:rPr>
            </w:pPr>
            <w:r w:rsidRPr="00FC5BE5">
              <w:rPr>
                <w:b/>
                <w:szCs w:val="20"/>
              </w:rPr>
              <w:t>Department of Health and Human Services</w:t>
            </w:r>
          </w:p>
          <w:p w:rsidRPr="00FC5BE5" w:rsidR="00CE759A" w:rsidP="00D904D2" w:rsidRDefault="00CE759A" w14:paraId="5CAF124B" wp14:textId="77777777">
            <w:pPr>
              <w:jc w:val="center"/>
              <w:rPr>
                <w:b/>
                <w:szCs w:val="20"/>
              </w:rPr>
            </w:pPr>
            <w:r w:rsidRPr="00FC5BE5">
              <w:rPr>
                <w:b/>
                <w:szCs w:val="20"/>
              </w:rPr>
              <w:t>Service Authorizations Pended Over XX</w:t>
            </w:r>
            <w:r w:rsidRPr="00FC5BE5">
              <w:rPr>
                <w:b/>
                <w:color w:val="FF0000"/>
                <w:szCs w:val="20"/>
              </w:rPr>
              <w:t xml:space="preserve"> </w:t>
            </w:r>
            <w:r w:rsidRPr="00FC5BE5">
              <w:rPr>
                <w:b/>
                <w:szCs w:val="20"/>
              </w:rPr>
              <w:t>Days</w:t>
            </w:r>
          </w:p>
          <w:p w:rsidRPr="00FC5BE5" w:rsidR="00CE759A" w:rsidP="00D904D2" w:rsidRDefault="00CE759A" w14:paraId="2468F9B6" wp14:textId="77777777">
            <w:pPr>
              <w:jc w:val="center"/>
              <w:rPr>
                <w:rStyle w:val="ModernTableText"/>
                <w:rFonts w:cs="Arial"/>
                <w:b/>
                <w:bCs/>
                <w:sz w:val="20"/>
                <w:szCs w:val="20"/>
              </w:rPr>
            </w:pPr>
            <w:r w:rsidRPr="00FC5BE5">
              <w:rPr>
                <w:b/>
                <w:szCs w:val="20"/>
              </w:rPr>
              <w:t>As of:  MM/DD/CCYY</w:t>
            </w:r>
          </w:p>
        </w:tc>
        <w:tc>
          <w:tcPr>
            <w:tcW w:w="751" w:type="pct"/>
            <w:gridSpan w:val="3"/>
            <w:tcBorders>
              <w:top w:val="single" w:color="auto" w:sz="4" w:space="0"/>
              <w:bottom w:val="nil"/>
            </w:tcBorders>
          </w:tcPr>
          <w:p w:rsidR="00CE759A" w:rsidRDefault="003A7664" w14:paraId="2780AF0D" wp14:textId="77777777">
            <w:pPr>
              <w:jc w:val="right"/>
              <w:rPr>
                <w:sz w:val="19"/>
                <w:szCs w:val="19"/>
              </w:rPr>
            </w:pPr>
            <w:r>
              <w:rPr>
                <w:noProof/>
                <w:sz w:val="19"/>
                <w:szCs w:val="19"/>
              </w:rPr>
              <w:drawing>
                <wp:inline xmlns:wp14="http://schemas.microsoft.com/office/word/2010/wordprocessingDrawing" distT="0" distB="0" distL="0" distR="0" wp14:anchorId="00244883" wp14:editId="7777777">
                  <wp:extent cx="1295400" cy="1285875"/>
                  <wp:effectExtent l="0" t="0" r="0" b="0"/>
                  <wp:docPr id="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00A455FF" w:rsidTr="00C3062C" w14:paraId="29A69F27" wp14:textId="77777777">
        <w:tblPrEx>
          <w:tblCellMar>
            <w:top w:w="0" w:type="dxa"/>
            <w:bottom w:w="0" w:type="dxa"/>
          </w:tblCellMar>
        </w:tblPrEx>
        <w:trPr>
          <w:gridBefore w:val="1"/>
          <w:wBefore w:w="410" w:type="pct"/>
          <w:cantSplit/>
          <w:trHeight w:val="360"/>
          <w:jc w:val="center"/>
        </w:trPr>
        <w:tc>
          <w:tcPr>
            <w:tcW w:w="4590" w:type="pct"/>
            <w:gridSpan w:val="23"/>
            <w:tcBorders>
              <w:top w:val="nil"/>
              <w:bottom w:val="nil"/>
            </w:tcBorders>
            <w:shd w:val="clear" w:color="auto" w:fill="356BA1"/>
            <w:vAlign w:val="center"/>
          </w:tcPr>
          <w:p w:rsidR="00CE759A" w:rsidRDefault="00CE759A" w14:paraId="5465E96A" wp14:textId="77777777">
            <w:pPr>
              <w:pStyle w:val="Figure"/>
              <w:spacing w:before="60" w:after="60"/>
              <w:rPr>
                <w:rFonts w:ascii="Arial" w:hAnsi="Arial" w:cs="Arial"/>
                <w:bCs w:val="0"/>
                <w:color w:val="FFFFFF"/>
                <w:sz w:val="23"/>
                <w:szCs w:val="23"/>
              </w:rPr>
            </w:pPr>
            <w:r>
              <w:rPr>
                <w:rFonts w:ascii="Arial" w:hAnsi="Arial" w:cs="Arial"/>
                <w:bCs w:val="0"/>
                <w:color w:val="FFFFFF"/>
                <w:sz w:val="23"/>
                <w:szCs w:val="23"/>
              </w:rPr>
              <w:t>SA Curr Locn Cd - Desc:  XX - XXXXXXXXXXX</w:t>
            </w:r>
          </w:p>
        </w:tc>
      </w:tr>
      <w:tr xmlns:wp14="http://schemas.microsoft.com/office/word/2010/wordml" w:rsidR="00A455FF" w:rsidTr="00C3062C" w14:paraId="62786B9F" wp14:textId="77777777">
        <w:tblPrEx>
          <w:tblCellMar>
            <w:top w:w="0" w:type="dxa"/>
            <w:bottom w:w="0" w:type="dxa"/>
          </w:tblCellMar>
        </w:tblPrEx>
        <w:trPr>
          <w:gridBefore w:val="1"/>
          <w:wBefore w:w="410" w:type="pct"/>
          <w:cantSplit/>
          <w:trHeight w:val="360"/>
          <w:jc w:val="center"/>
        </w:trPr>
        <w:tc>
          <w:tcPr>
            <w:tcW w:w="4590" w:type="pct"/>
            <w:gridSpan w:val="23"/>
            <w:tcBorders>
              <w:top w:val="nil"/>
              <w:bottom w:val="nil"/>
            </w:tcBorders>
            <w:shd w:val="clear" w:color="auto" w:fill="FDD461"/>
            <w:vAlign w:val="center"/>
          </w:tcPr>
          <w:p w:rsidR="00CE759A" w:rsidRDefault="00CE759A" w14:paraId="4C58079B" wp14:textId="77777777">
            <w:pPr>
              <w:pStyle w:val="Figure"/>
              <w:spacing w:before="60" w:after="60"/>
              <w:rPr>
                <w:rFonts w:ascii="Arial" w:hAnsi="Arial" w:cs="Arial"/>
                <w:bCs w:val="0"/>
                <w:color w:val="000000"/>
                <w:sz w:val="23"/>
                <w:szCs w:val="23"/>
              </w:rPr>
            </w:pPr>
            <w:r>
              <w:rPr>
                <w:rFonts w:ascii="Arial" w:hAnsi="Arial" w:cs="Arial"/>
                <w:bCs w:val="0"/>
                <w:color w:val="FFFFFF"/>
                <w:sz w:val="23"/>
                <w:szCs w:val="23"/>
              </w:rPr>
              <w:t xml:space="preserve">  </w:t>
            </w:r>
            <w:r>
              <w:rPr>
                <w:rFonts w:ascii="Arial" w:hAnsi="Arial" w:cs="Arial"/>
                <w:sz w:val="23"/>
                <w:szCs w:val="23"/>
              </w:rPr>
              <w:t>SA Last Saved User ID</w:t>
            </w:r>
            <w:r w:rsidR="00392747">
              <w:rPr>
                <w:rFonts w:ascii="Arial" w:hAnsi="Arial" w:cs="Arial"/>
                <w:sz w:val="23"/>
                <w:szCs w:val="23"/>
              </w:rPr>
              <w:t xml:space="preserve"> – User Name</w:t>
            </w:r>
            <w:r>
              <w:rPr>
                <w:rFonts w:ascii="Arial" w:hAnsi="Arial" w:cs="Arial"/>
                <w:bCs w:val="0"/>
                <w:color w:val="000000"/>
                <w:sz w:val="23"/>
                <w:szCs w:val="23"/>
              </w:rPr>
              <w:t xml:space="preserve">:  </w:t>
            </w:r>
            <w:r w:rsidR="00392747">
              <w:rPr>
                <w:rFonts w:ascii="Arial" w:hAnsi="Arial" w:cs="Arial"/>
                <w:bCs w:val="0"/>
                <w:color w:val="000000"/>
                <w:sz w:val="23"/>
                <w:szCs w:val="23"/>
              </w:rPr>
              <w:t>XXXXX</w:t>
            </w:r>
            <w:r>
              <w:rPr>
                <w:rFonts w:ascii="Arial" w:hAnsi="Arial" w:cs="Arial"/>
                <w:bCs w:val="0"/>
                <w:color w:val="000000"/>
                <w:sz w:val="23"/>
                <w:szCs w:val="23"/>
              </w:rPr>
              <w:t>XX - XXXXXXXXXXX</w:t>
            </w:r>
          </w:p>
        </w:tc>
      </w:tr>
      <w:tr xmlns:wp14="http://schemas.microsoft.com/office/word/2010/wordml" w:rsidR="00A455FF" w:rsidTr="00C3062C" w14:paraId="4DD406E4" wp14:textId="77777777">
        <w:tblPrEx>
          <w:tblCellMar>
            <w:top w:w="0" w:type="dxa"/>
            <w:bottom w:w="0" w:type="dxa"/>
          </w:tblCellMar>
        </w:tblPrEx>
        <w:trPr>
          <w:gridAfter w:val="1"/>
          <w:wAfter w:w="410" w:type="pct"/>
          <w:cantSplit/>
          <w:trHeight w:val="360"/>
          <w:jc w:val="center"/>
        </w:trPr>
        <w:tc>
          <w:tcPr>
            <w:tcW w:w="528" w:type="pct"/>
            <w:gridSpan w:val="2"/>
            <w:tcBorders>
              <w:top w:val="nil"/>
              <w:right w:val="single" w:color="auto" w:sz="4" w:space="0"/>
            </w:tcBorders>
            <w:vAlign w:val="center"/>
          </w:tcPr>
          <w:p w:rsidRPr="00A455FF" w:rsidR="00DB7B15" w:rsidRDefault="00DB7B15" w14:paraId="46FC4A0D" wp14:textId="77777777">
            <w:pPr>
              <w:pStyle w:val="Figure"/>
              <w:spacing w:before="60" w:after="60"/>
              <w:rPr>
                <w:rFonts w:ascii="Arial" w:hAnsi="Arial" w:cs="Arial"/>
                <w:b w:val="0"/>
                <w:bCs w:val="0"/>
                <w:color w:val="FFFFFF"/>
                <w:sz w:val="23"/>
                <w:szCs w:val="23"/>
              </w:rPr>
            </w:pPr>
          </w:p>
        </w:tc>
        <w:tc>
          <w:tcPr>
            <w:tcW w:w="171" w:type="pct"/>
            <w:tcBorders>
              <w:top w:val="single" w:color="auto" w:sz="4" w:space="0"/>
              <w:left w:val="single" w:color="auto" w:sz="4" w:space="0"/>
              <w:bottom w:val="single" w:color="auto" w:sz="4" w:space="0"/>
              <w:right w:val="single" w:color="auto" w:sz="4" w:space="0"/>
            </w:tcBorders>
            <w:shd w:val="clear" w:color="auto" w:fill="D9D9D9"/>
            <w:vAlign w:val="center"/>
          </w:tcPr>
          <w:p w:rsidR="00DB7B15" w:rsidRDefault="00DB7B15" w14:paraId="6CF40E8F" wp14:textId="77777777">
            <w:pPr>
              <w:pStyle w:val="Figure"/>
              <w:spacing w:before="60" w:after="60"/>
              <w:jc w:val="center"/>
              <w:rPr>
                <w:rFonts w:ascii="Arial" w:hAnsi="Arial" w:cs="Arial"/>
                <w:bCs w:val="0"/>
                <w:color w:val="000000"/>
                <w:sz w:val="15"/>
                <w:szCs w:val="15"/>
              </w:rPr>
            </w:pPr>
            <w:r>
              <w:rPr>
                <w:rFonts w:ascii="Arial" w:hAnsi="Arial" w:cs="Arial"/>
                <w:bCs w:val="0"/>
                <w:color w:val="000000"/>
                <w:sz w:val="15"/>
                <w:szCs w:val="15"/>
              </w:rPr>
              <w:t>SA ID</w:t>
            </w:r>
          </w:p>
        </w:tc>
        <w:tc>
          <w:tcPr>
            <w:tcW w:w="214" w:type="pct"/>
            <w:tcBorders>
              <w:top w:val="single" w:color="auto" w:sz="4" w:space="0"/>
              <w:left w:val="single" w:color="auto" w:sz="4" w:space="0"/>
              <w:bottom w:val="single" w:color="auto" w:sz="4" w:space="0"/>
              <w:right w:val="single" w:color="auto" w:sz="4" w:space="0"/>
            </w:tcBorders>
            <w:shd w:val="clear" w:color="auto" w:fill="D9D9D9"/>
            <w:vAlign w:val="center"/>
          </w:tcPr>
          <w:p w:rsidR="00DB7B15" w:rsidRDefault="00DB7B15" w14:paraId="298604F5" wp14:textId="77777777">
            <w:pPr>
              <w:pStyle w:val="Figure"/>
              <w:spacing w:before="60" w:after="60"/>
              <w:jc w:val="center"/>
              <w:rPr>
                <w:rFonts w:ascii="Arial" w:hAnsi="Arial" w:cs="Arial"/>
                <w:bCs w:val="0"/>
                <w:color w:val="000000"/>
                <w:sz w:val="15"/>
                <w:szCs w:val="15"/>
              </w:rPr>
            </w:pPr>
            <w:r>
              <w:rPr>
                <w:rFonts w:ascii="Arial" w:hAnsi="Arial" w:cs="Arial"/>
                <w:bCs w:val="0"/>
                <w:color w:val="000000"/>
                <w:sz w:val="15"/>
                <w:szCs w:val="15"/>
              </w:rPr>
              <w:t>SA LI Num</w:t>
            </w:r>
          </w:p>
        </w:tc>
        <w:tc>
          <w:tcPr>
            <w:tcW w:w="166" w:type="pct"/>
            <w:tcBorders>
              <w:top w:val="single" w:color="auto" w:sz="4" w:space="0"/>
              <w:left w:val="single" w:color="auto" w:sz="4" w:space="0"/>
              <w:bottom w:val="single" w:color="auto" w:sz="4" w:space="0"/>
              <w:right w:val="single" w:color="auto" w:sz="4" w:space="0"/>
            </w:tcBorders>
            <w:shd w:val="clear" w:color="auto" w:fill="D9D9D9"/>
            <w:vAlign w:val="center"/>
          </w:tcPr>
          <w:p w:rsidR="00DB7B15" w:rsidRDefault="00DB7B15" w14:paraId="5BABD1EF" wp14:textId="77777777">
            <w:pPr>
              <w:pStyle w:val="Figure"/>
              <w:spacing w:before="60" w:after="60"/>
              <w:jc w:val="center"/>
              <w:rPr>
                <w:rFonts w:ascii="Arial" w:hAnsi="Arial" w:cs="Arial"/>
                <w:bCs w:val="0"/>
                <w:color w:val="000000"/>
                <w:sz w:val="15"/>
                <w:szCs w:val="15"/>
              </w:rPr>
            </w:pPr>
            <w:r>
              <w:rPr>
                <w:rFonts w:ascii="Arial" w:hAnsi="Arial" w:cs="Arial"/>
                <w:bCs w:val="0"/>
                <w:color w:val="000000"/>
                <w:sz w:val="15"/>
                <w:szCs w:val="15"/>
              </w:rPr>
              <w:t>Mbr ID</w:t>
            </w:r>
          </w:p>
        </w:tc>
        <w:tc>
          <w:tcPr>
            <w:tcW w:w="324" w:type="pct"/>
            <w:tcBorders>
              <w:top w:val="single" w:color="auto" w:sz="4" w:space="0"/>
              <w:left w:val="single" w:color="auto" w:sz="4" w:space="0"/>
              <w:bottom w:val="single" w:color="auto" w:sz="4" w:space="0"/>
              <w:right w:val="single" w:color="auto" w:sz="4" w:space="0"/>
            </w:tcBorders>
            <w:shd w:val="clear" w:color="auto" w:fill="D9D9D9"/>
            <w:vAlign w:val="center"/>
          </w:tcPr>
          <w:p w:rsidR="00DB7B15" w:rsidRDefault="00DB7B15" w14:paraId="02A579F5" wp14:textId="77777777">
            <w:pPr>
              <w:pStyle w:val="Figure"/>
              <w:spacing w:before="60" w:after="60"/>
              <w:jc w:val="center"/>
              <w:rPr>
                <w:rFonts w:ascii="Arial" w:hAnsi="Arial" w:cs="Arial"/>
                <w:bCs w:val="0"/>
                <w:color w:val="000000"/>
                <w:sz w:val="15"/>
                <w:szCs w:val="15"/>
              </w:rPr>
            </w:pPr>
            <w:r>
              <w:rPr>
                <w:rFonts w:ascii="Arial" w:hAnsi="Arial" w:cs="Arial"/>
                <w:bCs w:val="0"/>
                <w:color w:val="000000"/>
                <w:sz w:val="15"/>
                <w:szCs w:val="15"/>
              </w:rPr>
              <w:t>Mbr Name-Full</w:t>
            </w:r>
          </w:p>
        </w:tc>
        <w:tc>
          <w:tcPr>
            <w:tcW w:w="266" w:type="pct"/>
            <w:tcBorders>
              <w:top w:val="single" w:color="auto" w:sz="4" w:space="0"/>
              <w:left w:val="single" w:color="auto" w:sz="4" w:space="0"/>
              <w:bottom w:val="single" w:color="auto" w:sz="4" w:space="0"/>
              <w:right w:val="single" w:color="auto" w:sz="4" w:space="0"/>
            </w:tcBorders>
            <w:shd w:val="clear" w:color="auto" w:fill="D9D9D9"/>
            <w:vAlign w:val="center"/>
          </w:tcPr>
          <w:p w:rsidR="00DB7B15" w:rsidRDefault="00DB7B15" w14:paraId="37924ADC" wp14:textId="77777777">
            <w:pPr>
              <w:pStyle w:val="Figure"/>
              <w:spacing w:before="60" w:after="60"/>
              <w:jc w:val="center"/>
              <w:rPr>
                <w:rFonts w:ascii="Arial" w:hAnsi="Arial" w:cs="Arial"/>
                <w:bCs w:val="0"/>
                <w:color w:val="000000"/>
                <w:sz w:val="15"/>
                <w:szCs w:val="15"/>
              </w:rPr>
            </w:pPr>
            <w:r>
              <w:rPr>
                <w:rFonts w:ascii="Arial" w:hAnsi="Arial" w:cs="Arial"/>
                <w:bCs w:val="0"/>
                <w:color w:val="000000"/>
                <w:sz w:val="15"/>
                <w:szCs w:val="15"/>
              </w:rPr>
              <w:t>SA Ty Cd - Desc</w:t>
            </w:r>
          </w:p>
        </w:tc>
        <w:tc>
          <w:tcPr>
            <w:tcW w:w="266" w:type="pct"/>
            <w:tcBorders>
              <w:top w:val="single" w:color="auto" w:sz="4" w:space="0"/>
              <w:left w:val="single" w:color="auto" w:sz="4" w:space="0"/>
              <w:bottom w:val="single" w:color="auto" w:sz="4" w:space="0"/>
              <w:right w:val="single" w:color="auto" w:sz="4" w:space="0"/>
            </w:tcBorders>
            <w:shd w:val="clear" w:color="auto" w:fill="D9D9D9"/>
            <w:vAlign w:val="center"/>
          </w:tcPr>
          <w:p w:rsidR="00DB7B15" w:rsidRDefault="00DB7B15" w14:paraId="3825AAB4" wp14:textId="77777777">
            <w:pPr>
              <w:pStyle w:val="Figure"/>
              <w:spacing w:before="60" w:after="60"/>
              <w:jc w:val="center"/>
              <w:rPr>
                <w:rFonts w:ascii="Arial" w:hAnsi="Arial" w:cs="Arial"/>
                <w:bCs w:val="0"/>
                <w:color w:val="000000"/>
                <w:sz w:val="15"/>
                <w:szCs w:val="15"/>
              </w:rPr>
            </w:pPr>
            <w:r>
              <w:rPr>
                <w:rFonts w:ascii="Arial" w:hAnsi="Arial" w:cs="Arial"/>
                <w:bCs w:val="0"/>
                <w:color w:val="000000"/>
                <w:sz w:val="15"/>
                <w:szCs w:val="15"/>
              </w:rPr>
              <w:t>SA LI Cat Svc Cd - Desc</w:t>
            </w:r>
          </w:p>
        </w:tc>
        <w:tc>
          <w:tcPr>
            <w:tcW w:w="267" w:type="pct"/>
            <w:gridSpan w:val="2"/>
            <w:tcBorders>
              <w:top w:val="single" w:color="auto" w:sz="4" w:space="0"/>
              <w:left w:val="single" w:color="auto" w:sz="4" w:space="0"/>
              <w:bottom w:val="single" w:color="auto" w:sz="4" w:space="0"/>
              <w:right w:val="single" w:color="auto" w:sz="4" w:space="0"/>
            </w:tcBorders>
            <w:shd w:val="clear" w:color="auto" w:fill="D9D9D9"/>
            <w:vAlign w:val="center"/>
          </w:tcPr>
          <w:p w:rsidR="00DB7B15" w:rsidRDefault="00DB7B15" w14:paraId="411B4ADE" wp14:textId="77777777">
            <w:pPr>
              <w:pStyle w:val="Figure"/>
              <w:spacing w:before="60" w:after="60"/>
              <w:jc w:val="center"/>
              <w:rPr>
                <w:rFonts w:ascii="Arial" w:hAnsi="Arial" w:cs="Arial"/>
                <w:bCs w:val="0"/>
                <w:color w:val="000000"/>
                <w:sz w:val="15"/>
                <w:szCs w:val="15"/>
              </w:rPr>
            </w:pPr>
            <w:r>
              <w:rPr>
                <w:rFonts w:ascii="Arial" w:hAnsi="Arial" w:cs="Arial"/>
                <w:bCs w:val="0"/>
                <w:color w:val="000000"/>
                <w:sz w:val="15"/>
                <w:szCs w:val="15"/>
              </w:rPr>
              <w:t>SA LI Svc Cd-From</w:t>
            </w:r>
          </w:p>
        </w:tc>
        <w:tc>
          <w:tcPr>
            <w:tcW w:w="266" w:type="pct"/>
            <w:tcBorders>
              <w:top w:val="single" w:color="auto" w:sz="4" w:space="0"/>
              <w:left w:val="single" w:color="auto" w:sz="4" w:space="0"/>
              <w:bottom w:val="single" w:color="auto" w:sz="4" w:space="0"/>
              <w:right w:val="single" w:color="auto" w:sz="4" w:space="0"/>
            </w:tcBorders>
            <w:shd w:val="clear" w:color="auto" w:fill="D9D9D9"/>
            <w:vAlign w:val="center"/>
          </w:tcPr>
          <w:p w:rsidR="00DB7B15" w:rsidRDefault="00DB7B15" w14:paraId="71DBF3D7" wp14:textId="77777777">
            <w:pPr>
              <w:pStyle w:val="Figure"/>
              <w:spacing w:before="60" w:after="60"/>
              <w:jc w:val="center"/>
              <w:rPr>
                <w:rFonts w:ascii="Arial" w:hAnsi="Arial" w:cs="Arial"/>
                <w:bCs w:val="0"/>
                <w:color w:val="000000"/>
                <w:sz w:val="15"/>
                <w:szCs w:val="15"/>
              </w:rPr>
            </w:pPr>
            <w:r>
              <w:rPr>
                <w:rFonts w:ascii="Arial" w:hAnsi="Arial" w:cs="Arial"/>
                <w:bCs w:val="0"/>
                <w:color w:val="000000"/>
                <w:sz w:val="15"/>
                <w:szCs w:val="15"/>
              </w:rPr>
              <w:t>SA LI Svc Cd-To</w:t>
            </w:r>
          </w:p>
        </w:tc>
        <w:tc>
          <w:tcPr>
            <w:tcW w:w="431" w:type="pct"/>
            <w:gridSpan w:val="4"/>
            <w:tcBorders>
              <w:top w:val="single" w:color="auto" w:sz="4" w:space="0"/>
              <w:left w:val="single" w:color="auto" w:sz="4" w:space="0"/>
              <w:bottom w:val="single" w:color="auto" w:sz="4" w:space="0"/>
              <w:right w:val="single" w:color="auto" w:sz="4" w:space="0"/>
            </w:tcBorders>
            <w:shd w:val="clear" w:color="auto" w:fill="D9D9D9"/>
            <w:vAlign w:val="center"/>
          </w:tcPr>
          <w:p w:rsidR="00DB7B15" w:rsidRDefault="00DB7B15" w14:paraId="7B7770F5" wp14:textId="77777777">
            <w:pPr>
              <w:pStyle w:val="Figure"/>
              <w:spacing w:before="60" w:after="60"/>
              <w:jc w:val="center"/>
              <w:rPr>
                <w:rFonts w:ascii="Arial" w:hAnsi="Arial" w:cs="Arial"/>
                <w:bCs w:val="0"/>
                <w:color w:val="000000"/>
                <w:sz w:val="15"/>
                <w:szCs w:val="15"/>
              </w:rPr>
            </w:pPr>
            <w:r>
              <w:rPr>
                <w:rFonts w:ascii="Arial" w:hAnsi="Arial" w:cs="Arial"/>
                <w:bCs w:val="0"/>
                <w:color w:val="000000"/>
                <w:sz w:val="15"/>
                <w:szCs w:val="15"/>
              </w:rPr>
              <w:t>SA LI Svc Cd-Mod</w:t>
            </w:r>
          </w:p>
        </w:tc>
        <w:tc>
          <w:tcPr>
            <w:tcW w:w="252" w:type="pct"/>
            <w:tcBorders>
              <w:top w:val="single" w:color="auto" w:sz="4" w:space="0"/>
              <w:left w:val="single" w:color="auto" w:sz="4" w:space="0"/>
              <w:bottom w:val="single" w:color="auto" w:sz="4" w:space="0"/>
              <w:right w:val="single" w:color="auto" w:sz="4" w:space="0"/>
            </w:tcBorders>
            <w:shd w:val="clear" w:color="auto" w:fill="D9D9D9"/>
            <w:vAlign w:val="center"/>
          </w:tcPr>
          <w:p w:rsidR="00DB7B15" w:rsidRDefault="00DB7B15" w14:paraId="666A2305" wp14:textId="77777777">
            <w:pPr>
              <w:pStyle w:val="Figure"/>
              <w:spacing w:before="60" w:after="60"/>
              <w:jc w:val="center"/>
              <w:rPr>
                <w:rFonts w:ascii="Arial" w:hAnsi="Arial" w:cs="Arial"/>
                <w:bCs w:val="0"/>
                <w:color w:val="000000"/>
                <w:sz w:val="15"/>
                <w:szCs w:val="15"/>
              </w:rPr>
            </w:pPr>
            <w:r>
              <w:rPr>
                <w:rFonts w:ascii="Arial" w:hAnsi="Arial" w:cs="Arial"/>
                <w:bCs w:val="0"/>
                <w:color w:val="000000"/>
                <w:sz w:val="15"/>
                <w:szCs w:val="15"/>
              </w:rPr>
              <w:t>Nbr of Days Pended</w:t>
            </w:r>
          </w:p>
        </w:tc>
        <w:tc>
          <w:tcPr>
            <w:tcW w:w="392" w:type="pct"/>
            <w:tcBorders>
              <w:top w:val="single" w:color="auto" w:sz="4" w:space="0"/>
              <w:left w:val="single" w:color="auto" w:sz="4" w:space="0"/>
              <w:bottom w:val="single" w:color="auto" w:sz="4" w:space="0"/>
              <w:right w:val="single" w:color="auto" w:sz="4" w:space="0"/>
            </w:tcBorders>
            <w:shd w:val="clear" w:color="auto" w:fill="D9D9D9"/>
            <w:vAlign w:val="center"/>
          </w:tcPr>
          <w:p w:rsidR="00DB7B15" w:rsidRDefault="00FA41AA" w14:paraId="50CCB03B" wp14:textId="77777777">
            <w:pPr>
              <w:pStyle w:val="Figure"/>
              <w:spacing w:before="60" w:after="60"/>
              <w:jc w:val="center"/>
              <w:rPr>
                <w:rFonts w:ascii="Arial" w:hAnsi="Arial" w:cs="Arial"/>
                <w:bCs w:val="0"/>
                <w:color w:val="000000"/>
                <w:sz w:val="15"/>
                <w:szCs w:val="15"/>
              </w:rPr>
            </w:pPr>
            <w:r>
              <w:rPr>
                <w:rStyle w:val="ModernTableText"/>
                <w:rFonts w:cs="Arial"/>
                <w:sz w:val="15"/>
                <w:szCs w:val="15"/>
              </w:rPr>
              <w:t>SA LI Svc Prov ID</w:t>
            </w:r>
          </w:p>
        </w:tc>
        <w:tc>
          <w:tcPr>
            <w:tcW w:w="317" w:type="pct"/>
            <w:gridSpan w:val="2"/>
            <w:tcBorders>
              <w:top w:val="single" w:color="auto" w:sz="4" w:space="0"/>
              <w:left w:val="single" w:color="auto" w:sz="4" w:space="0"/>
              <w:bottom w:val="single" w:color="auto" w:sz="4" w:space="0"/>
              <w:right w:val="single" w:color="auto" w:sz="4" w:space="0"/>
            </w:tcBorders>
            <w:shd w:val="clear" w:color="auto" w:fill="D9D9D9"/>
            <w:vAlign w:val="center"/>
          </w:tcPr>
          <w:p w:rsidR="00DB7B15" w:rsidRDefault="00B512C7" w14:paraId="45FB2C4F" wp14:textId="77777777">
            <w:pPr>
              <w:pStyle w:val="Figure"/>
              <w:spacing w:before="60" w:after="60"/>
              <w:jc w:val="center"/>
              <w:rPr>
                <w:rFonts w:ascii="Arial" w:hAnsi="Arial" w:cs="Arial"/>
                <w:bCs w:val="0"/>
                <w:color w:val="000000"/>
                <w:sz w:val="15"/>
                <w:szCs w:val="15"/>
              </w:rPr>
            </w:pPr>
            <w:r>
              <w:rPr>
                <w:rFonts w:ascii="Arial" w:hAnsi="Arial" w:cs="Arial"/>
                <w:bCs w:val="0"/>
                <w:color w:val="000000"/>
                <w:sz w:val="15"/>
                <w:szCs w:val="15"/>
              </w:rPr>
              <w:t>SA LI Svc Prov Name</w:t>
            </w:r>
          </w:p>
        </w:tc>
        <w:tc>
          <w:tcPr>
            <w:tcW w:w="322" w:type="pct"/>
            <w:tcBorders>
              <w:top w:val="single" w:color="auto" w:sz="4" w:space="0"/>
              <w:left w:val="single" w:color="auto" w:sz="4" w:space="0"/>
              <w:bottom w:val="single" w:color="auto" w:sz="4" w:space="0"/>
              <w:right w:val="single" w:color="auto" w:sz="4" w:space="0"/>
            </w:tcBorders>
            <w:shd w:val="clear" w:color="auto" w:fill="D9D9D9"/>
            <w:vAlign w:val="center"/>
          </w:tcPr>
          <w:p w:rsidR="00DB7B15" w:rsidRDefault="00DB7B15" w14:paraId="73802AD1" wp14:textId="77777777">
            <w:pPr>
              <w:pStyle w:val="Figure"/>
              <w:spacing w:before="60" w:after="60"/>
              <w:jc w:val="center"/>
              <w:rPr>
                <w:rFonts w:ascii="Arial" w:hAnsi="Arial" w:cs="Arial"/>
                <w:bCs w:val="0"/>
                <w:color w:val="000000"/>
                <w:sz w:val="15"/>
                <w:szCs w:val="15"/>
              </w:rPr>
            </w:pPr>
            <w:r>
              <w:rPr>
                <w:rFonts w:ascii="Arial" w:hAnsi="Arial" w:cs="Arial"/>
                <w:bCs w:val="0"/>
                <w:color w:val="000000"/>
                <w:sz w:val="15"/>
                <w:szCs w:val="15"/>
              </w:rPr>
              <w:t>SA LI Approv Dt Beg</w:t>
            </w:r>
          </w:p>
        </w:tc>
        <w:tc>
          <w:tcPr>
            <w:tcW w:w="333" w:type="pct"/>
            <w:gridSpan w:val="2"/>
            <w:tcBorders>
              <w:top w:val="single" w:color="auto" w:sz="4" w:space="0"/>
              <w:left w:val="single" w:color="auto" w:sz="4" w:space="0"/>
              <w:bottom w:val="single" w:color="auto" w:sz="4" w:space="0"/>
              <w:right w:val="single" w:color="auto" w:sz="4" w:space="0"/>
            </w:tcBorders>
            <w:shd w:val="clear" w:color="auto" w:fill="D9D9D9"/>
            <w:vAlign w:val="center"/>
          </w:tcPr>
          <w:p w:rsidR="00DB7B15" w:rsidRDefault="005D44D3" w14:paraId="640987B2" wp14:textId="77777777">
            <w:pPr>
              <w:pStyle w:val="Figure"/>
              <w:spacing w:before="60" w:after="60"/>
              <w:jc w:val="center"/>
              <w:rPr>
                <w:rFonts w:ascii="Arial" w:hAnsi="Arial" w:cs="Arial"/>
                <w:bCs w:val="0"/>
                <w:color w:val="000000"/>
                <w:sz w:val="15"/>
                <w:szCs w:val="15"/>
              </w:rPr>
            </w:pPr>
            <w:r>
              <w:rPr>
                <w:rFonts w:ascii="Arial" w:hAnsi="Arial" w:cs="Arial"/>
                <w:bCs w:val="0"/>
                <w:color w:val="000000"/>
                <w:sz w:val="15"/>
                <w:szCs w:val="15"/>
              </w:rPr>
              <w:t>SA LI</w:t>
            </w:r>
            <w:r w:rsidR="00DB7B15">
              <w:rPr>
                <w:rFonts w:ascii="Arial" w:hAnsi="Arial" w:cs="Arial"/>
                <w:bCs w:val="0"/>
                <w:color w:val="000000"/>
                <w:sz w:val="15"/>
                <w:szCs w:val="15"/>
              </w:rPr>
              <w:t xml:space="preserve"> Approv Dt End</w:t>
            </w:r>
          </w:p>
        </w:tc>
        <w:tc>
          <w:tcPr>
            <w:tcW w:w="74" w:type="pct"/>
            <w:vMerge w:val="restart"/>
            <w:tcBorders>
              <w:top w:val="nil"/>
              <w:left w:val="single" w:color="auto" w:sz="4" w:space="0"/>
            </w:tcBorders>
            <w:vAlign w:val="center"/>
          </w:tcPr>
          <w:p w:rsidR="00DB7B15" w:rsidRDefault="00DB7B15" w14:paraId="4DC2ECC6" wp14:textId="77777777">
            <w:pPr>
              <w:pStyle w:val="Figure"/>
              <w:spacing w:before="60" w:after="60"/>
              <w:rPr>
                <w:rFonts w:ascii="Arial" w:hAnsi="Arial" w:cs="Arial"/>
                <w:bCs w:val="0"/>
                <w:color w:val="FFFFFF"/>
                <w:sz w:val="23"/>
                <w:szCs w:val="23"/>
              </w:rPr>
            </w:pPr>
          </w:p>
        </w:tc>
      </w:tr>
      <w:tr xmlns:wp14="http://schemas.microsoft.com/office/word/2010/wordml" w:rsidR="00A455FF" w:rsidTr="00C3062C" w14:paraId="50FBA205" wp14:textId="77777777">
        <w:tblPrEx>
          <w:tblCellMar>
            <w:top w:w="0" w:type="dxa"/>
            <w:bottom w:w="0" w:type="dxa"/>
          </w:tblCellMar>
        </w:tblPrEx>
        <w:trPr>
          <w:gridAfter w:val="1"/>
          <w:wAfter w:w="410" w:type="pct"/>
          <w:cantSplit/>
          <w:trHeight w:val="360"/>
          <w:jc w:val="center"/>
        </w:trPr>
        <w:tc>
          <w:tcPr>
            <w:tcW w:w="528" w:type="pct"/>
            <w:gridSpan w:val="2"/>
            <w:tcBorders>
              <w:right w:val="single" w:color="auto" w:sz="4" w:space="0"/>
            </w:tcBorders>
            <w:vAlign w:val="center"/>
          </w:tcPr>
          <w:p w:rsidR="00DB7B15" w:rsidRDefault="00DB7B15" w14:paraId="79796693" wp14:textId="77777777">
            <w:pPr>
              <w:pStyle w:val="Figure"/>
              <w:spacing w:before="60" w:after="60"/>
              <w:rPr>
                <w:rFonts w:ascii="Arial" w:hAnsi="Arial" w:cs="Arial"/>
                <w:bCs w:val="0"/>
                <w:color w:val="FFFFFF"/>
                <w:sz w:val="23"/>
                <w:szCs w:val="23"/>
              </w:rPr>
            </w:pPr>
          </w:p>
        </w:tc>
        <w:tc>
          <w:tcPr>
            <w:tcW w:w="171" w:type="pct"/>
            <w:tcBorders>
              <w:top w:val="single" w:color="auto" w:sz="4" w:space="0"/>
              <w:left w:val="single" w:color="auto" w:sz="4" w:space="0"/>
              <w:bottom w:val="single" w:color="auto" w:sz="4" w:space="0"/>
              <w:right w:val="single" w:color="auto" w:sz="4" w:space="0"/>
            </w:tcBorders>
            <w:vAlign w:val="center"/>
          </w:tcPr>
          <w:p w:rsidR="00DB7B15" w:rsidRDefault="00DB7B15" w14:paraId="685F7C51"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XXX</w:t>
            </w:r>
          </w:p>
        </w:tc>
        <w:tc>
          <w:tcPr>
            <w:tcW w:w="214" w:type="pct"/>
            <w:tcBorders>
              <w:top w:val="single" w:color="auto" w:sz="4" w:space="0"/>
              <w:left w:val="single" w:color="auto" w:sz="4" w:space="0"/>
              <w:bottom w:val="single" w:color="auto" w:sz="4" w:space="0"/>
              <w:right w:val="single" w:color="auto" w:sz="4" w:space="0"/>
            </w:tcBorders>
            <w:vAlign w:val="center"/>
          </w:tcPr>
          <w:p w:rsidR="00DB7B15" w:rsidRDefault="00DB7B15" w14:paraId="65DA73BC"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6" w:type="pct"/>
            <w:tcBorders>
              <w:top w:val="single" w:color="auto" w:sz="4" w:space="0"/>
              <w:left w:val="single" w:color="auto" w:sz="4" w:space="0"/>
              <w:bottom w:val="single" w:color="auto" w:sz="4" w:space="0"/>
              <w:right w:val="single" w:color="auto" w:sz="4" w:space="0"/>
            </w:tcBorders>
            <w:vAlign w:val="center"/>
          </w:tcPr>
          <w:p w:rsidR="00DB7B15" w:rsidRDefault="00DB7B15" w14:paraId="1CAF9EF3" wp14:textId="77777777">
            <w:pPr>
              <w:pStyle w:val="Figure"/>
              <w:spacing w:before="60" w:after="60"/>
              <w:jc w:val="center"/>
              <w:rPr>
                <w:sz w:val="21"/>
                <w:szCs w:val="21"/>
              </w:rPr>
            </w:pPr>
            <w:r>
              <w:rPr>
                <w:rFonts w:ascii="Arial" w:hAnsi="Arial" w:cs="Arial"/>
                <w:b w:val="0"/>
                <w:bCs w:val="0"/>
                <w:color w:val="000000"/>
                <w:sz w:val="15"/>
                <w:szCs w:val="15"/>
              </w:rPr>
              <w:t>XXX</w:t>
            </w:r>
          </w:p>
        </w:tc>
        <w:tc>
          <w:tcPr>
            <w:tcW w:w="324" w:type="pct"/>
            <w:tcBorders>
              <w:top w:val="single" w:color="auto" w:sz="4" w:space="0"/>
              <w:left w:val="single" w:color="auto" w:sz="4" w:space="0"/>
              <w:bottom w:val="single" w:color="auto" w:sz="4" w:space="0"/>
              <w:right w:val="single" w:color="auto" w:sz="4" w:space="0"/>
            </w:tcBorders>
            <w:vAlign w:val="center"/>
          </w:tcPr>
          <w:p w:rsidR="00DB7B15" w:rsidRDefault="00DB7B15" w14:paraId="580931D2"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 xml:space="preserve">XXX, XX </w:t>
            </w:r>
          </w:p>
        </w:tc>
        <w:tc>
          <w:tcPr>
            <w:tcW w:w="266" w:type="pct"/>
            <w:tcBorders>
              <w:top w:val="single" w:color="auto" w:sz="4" w:space="0"/>
              <w:left w:val="single" w:color="auto" w:sz="4" w:space="0"/>
              <w:bottom w:val="single" w:color="auto" w:sz="4" w:space="0"/>
              <w:right w:val="single" w:color="auto" w:sz="4" w:space="0"/>
            </w:tcBorders>
            <w:vAlign w:val="center"/>
          </w:tcPr>
          <w:p w:rsidR="00DB7B15" w:rsidRDefault="00DB7B15" w14:paraId="2196207D"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 - XX</w:t>
            </w:r>
          </w:p>
        </w:tc>
        <w:tc>
          <w:tcPr>
            <w:tcW w:w="266" w:type="pct"/>
            <w:tcBorders>
              <w:top w:val="single" w:color="auto" w:sz="4" w:space="0"/>
              <w:left w:val="single" w:color="auto" w:sz="4" w:space="0"/>
              <w:bottom w:val="single" w:color="auto" w:sz="4" w:space="0"/>
              <w:right w:val="single" w:color="auto" w:sz="4" w:space="0"/>
            </w:tcBorders>
            <w:vAlign w:val="center"/>
          </w:tcPr>
          <w:p w:rsidR="00DB7B15" w:rsidRDefault="00DB7B15" w14:paraId="67AD5277"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 - XX</w:t>
            </w:r>
          </w:p>
        </w:tc>
        <w:tc>
          <w:tcPr>
            <w:tcW w:w="267" w:type="pct"/>
            <w:gridSpan w:val="2"/>
            <w:tcBorders>
              <w:top w:val="single" w:color="auto" w:sz="4" w:space="0"/>
              <w:left w:val="single" w:color="auto" w:sz="4" w:space="0"/>
              <w:bottom w:val="single" w:color="auto" w:sz="4" w:space="0"/>
              <w:right w:val="single" w:color="auto" w:sz="4" w:space="0"/>
            </w:tcBorders>
            <w:vAlign w:val="center"/>
          </w:tcPr>
          <w:p w:rsidR="00DB7B15" w:rsidRDefault="00DB7B15" w14:paraId="554B042A"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266" w:type="pct"/>
            <w:tcBorders>
              <w:top w:val="single" w:color="auto" w:sz="4" w:space="0"/>
              <w:left w:val="single" w:color="auto" w:sz="4" w:space="0"/>
              <w:bottom w:val="single" w:color="auto" w:sz="4" w:space="0"/>
              <w:right w:val="single" w:color="auto" w:sz="4" w:space="0"/>
            </w:tcBorders>
            <w:vAlign w:val="center"/>
          </w:tcPr>
          <w:p w:rsidR="00DB7B15" w:rsidRDefault="00DB7B15" w14:paraId="60BC63AC"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106" w:type="pct"/>
            <w:tcBorders>
              <w:top w:val="single" w:color="auto" w:sz="4" w:space="0"/>
              <w:left w:val="single" w:color="auto" w:sz="4" w:space="0"/>
              <w:bottom w:val="single" w:color="auto" w:sz="4" w:space="0"/>
              <w:right w:val="single" w:color="auto" w:sz="4" w:space="0"/>
            </w:tcBorders>
            <w:vAlign w:val="center"/>
          </w:tcPr>
          <w:p w:rsidR="00DB7B15" w:rsidRDefault="00DB7B15" w14:paraId="33096EF0"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06" w:type="pct"/>
            <w:tcBorders>
              <w:top w:val="single" w:color="auto" w:sz="4" w:space="0"/>
              <w:left w:val="single" w:color="auto" w:sz="4" w:space="0"/>
              <w:bottom w:val="single" w:color="auto" w:sz="4" w:space="0"/>
              <w:right w:val="single" w:color="auto" w:sz="4" w:space="0"/>
            </w:tcBorders>
            <w:vAlign w:val="center"/>
          </w:tcPr>
          <w:p w:rsidR="00DB7B15" w:rsidRDefault="00DB7B15" w14:paraId="7E0CB7FE"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06" w:type="pct"/>
            <w:tcBorders>
              <w:top w:val="single" w:color="auto" w:sz="4" w:space="0"/>
              <w:left w:val="single" w:color="auto" w:sz="4" w:space="0"/>
              <w:bottom w:val="single" w:color="auto" w:sz="4" w:space="0"/>
              <w:right w:val="single" w:color="auto" w:sz="4" w:space="0"/>
            </w:tcBorders>
            <w:vAlign w:val="center"/>
          </w:tcPr>
          <w:p w:rsidR="00DB7B15" w:rsidRDefault="00DB7B15" w14:paraId="41E61A33"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13" w:type="pct"/>
            <w:tcBorders>
              <w:top w:val="single" w:color="auto" w:sz="4" w:space="0"/>
              <w:left w:val="single" w:color="auto" w:sz="4" w:space="0"/>
              <w:bottom w:val="single" w:color="auto" w:sz="4" w:space="0"/>
              <w:right w:val="single" w:color="auto" w:sz="4" w:space="0"/>
            </w:tcBorders>
            <w:vAlign w:val="center"/>
          </w:tcPr>
          <w:p w:rsidR="00DB7B15" w:rsidRDefault="00DB7B15" w14:paraId="2A5697B1"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252" w:type="pct"/>
            <w:tcBorders>
              <w:top w:val="single" w:color="auto" w:sz="4" w:space="0"/>
              <w:left w:val="single" w:color="auto" w:sz="4" w:space="0"/>
              <w:bottom w:val="single" w:color="auto" w:sz="4" w:space="0"/>
              <w:right w:val="single" w:color="auto" w:sz="4" w:space="0"/>
            </w:tcBorders>
            <w:vAlign w:val="center"/>
          </w:tcPr>
          <w:p w:rsidR="00DB7B15" w:rsidRDefault="00DB7B15" w14:paraId="31AF060A"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999</w:t>
            </w:r>
          </w:p>
        </w:tc>
        <w:tc>
          <w:tcPr>
            <w:tcW w:w="392" w:type="pct"/>
            <w:tcBorders>
              <w:top w:val="single" w:color="auto" w:sz="4" w:space="0"/>
              <w:left w:val="single" w:color="auto" w:sz="4" w:space="0"/>
              <w:bottom w:val="single" w:color="auto" w:sz="4" w:space="0"/>
              <w:right w:val="single" w:color="auto" w:sz="4" w:space="0"/>
            </w:tcBorders>
            <w:vAlign w:val="center"/>
          </w:tcPr>
          <w:p w:rsidR="00DB7B15" w:rsidRDefault="00DB7B15" w14:paraId="33011979"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XXXXXXXXX</w:t>
            </w:r>
          </w:p>
        </w:tc>
        <w:tc>
          <w:tcPr>
            <w:tcW w:w="317" w:type="pct"/>
            <w:gridSpan w:val="2"/>
            <w:tcBorders>
              <w:top w:val="single" w:color="auto" w:sz="4" w:space="0"/>
              <w:left w:val="single" w:color="auto" w:sz="4" w:space="0"/>
              <w:bottom w:val="single" w:color="auto" w:sz="4" w:space="0"/>
              <w:right w:val="single" w:color="auto" w:sz="4" w:space="0"/>
            </w:tcBorders>
            <w:vAlign w:val="center"/>
          </w:tcPr>
          <w:p w:rsidR="00DB7B15" w:rsidRDefault="00DB7B15" w14:paraId="7B539032"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XXXXXXX</w:t>
            </w:r>
          </w:p>
        </w:tc>
        <w:tc>
          <w:tcPr>
            <w:tcW w:w="322" w:type="pct"/>
            <w:tcBorders>
              <w:top w:val="single" w:color="auto" w:sz="4" w:space="0"/>
              <w:left w:val="single" w:color="auto" w:sz="4" w:space="0"/>
              <w:bottom w:val="single" w:color="auto" w:sz="4" w:space="0"/>
              <w:right w:val="single" w:color="auto" w:sz="4" w:space="0"/>
            </w:tcBorders>
            <w:vAlign w:val="center"/>
          </w:tcPr>
          <w:p w:rsidR="00DB7B15" w:rsidRDefault="00DB7B15" w14:paraId="33C4152E"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33" w:type="pct"/>
            <w:gridSpan w:val="2"/>
            <w:tcBorders>
              <w:top w:val="single" w:color="auto" w:sz="4" w:space="0"/>
              <w:left w:val="single" w:color="auto" w:sz="4" w:space="0"/>
              <w:bottom w:val="single" w:color="auto" w:sz="4" w:space="0"/>
              <w:right w:val="single" w:color="auto" w:sz="4" w:space="0"/>
            </w:tcBorders>
            <w:vAlign w:val="center"/>
          </w:tcPr>
          <w:p w:rsidR="00DB7B15" w:rsidRDefault="00DB7B15" w14:paraId="34B840A7"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74" w:type="pct"/>
            <w:vMerge/>
            <w:tcBorders>
              <w:left w:val="single" w:color="auto" w:sz="4" w:space="0"/>
            </w:tcBorders>
            <w:vAlign w:val="center"/>
          </w:tcPr>
          <w:p w:rsidR="00DB7B15" w:rsidRDefault="00DB7B15" w14:paraId="47297C67" wp14:textId="77777777">
            <w:pPr>
              <w:pStyle w:val="Figure"/>
              <w:spacing w:before="60" w:after="60"/>
              <w:rPr>
                <w:rFonts w:ascii="Arial" w:hAnsi="Arial" w:cs="Arial"/>
                <w:bCs w:val="0"/>
                <w:color w:val="FFFFFF"/>
                <w:sz w:val="23"/>
                <w:szCs w:val="23"/>
              </w:rPr>
            </w:pPr>
          </w:p>
        </w:tc>
      </w:tr>
      <w:tr xmlns:wp14="http://schemas.microsoft.com/office/word/2010/wordml" w:rsidR="00A455FF" w:rsidTr="00A43582" w14:paraId="5AB7B177" wp14:textId="77777777">
        <w:tblPrEx>
          <w:tblCellMar>
            <w:top w:w="0" w:type="dxa"/>
            <w:bottom w:w="0" w:type="dxa"/>
          </w:tblCellMar>
        </w:tblPrEx>
        <w:trPr>
          <w:gridAfter w:val="1"/>
          <w:wAfter w:w="410" w:type="pct"/>
          <w:cantSplit/>
          <w:trHeight w:val="360"/>
          <w:jc w:val="center"/>
        </w:trPr>
        <w:tc>
          <w:tcPr>
            <w:tcW w:w="527" w:type="pct"/>
            <w:gridSpan w:val="2"/>
            <w:tcBorders>
              <w:right w:val="single" w:color="auto" w:sz="4" w:space="0"/>
            </w:tcBorders>
            <w:vAlign w:val="center"/>
          </w:tcPr>
          <w:p w:rsidR="00DB7B15" w:rsidRDefault="00DB7B15" w14:paraId="048740F3" wp14:textId="77777777">
            <w:pPr>
              <w:pStyle w:val="Figure"/>
              <w:spacing w:before="60" w:after="60"/>
              <w:rPr>
                <w:rFonts w:ascii="Arial" w:hAnsi="Arial" w:cs="Arial"/>
                <w:bCs w:val="0"/>
                <w:color w:val="FFFFFF"/>
                <w:sz w:val="23"/>
                <w:szCs w:val="23"/>
              </w:rPr>
            </w:pPr>
          </w:p>
        </w:tc>
        <w:tc>
          <w:tcPr>
            <w:tcW w:w="171" w:type="pct"/>
            <w:tcBorders>
              <w:top w:val="single" w:color="auto" w:sz="4" w:space="0"/>
              <w:left w:val="single" w:color="auto" w:sz="4" w:space="0"/>
              <w:bottom w:val="single" w:color="auto" w:sz="4" w:space="0"/>
              <w:right w:val="single" w:color="auto" w:sz="4" w:space="0"/>
            </w:tcBorders>
            <w:vAlign w:val="center"/>
          </w:tcPr>
          <w:p w:rsidR="00DB7B15" w:rsidRDefault="00DB7B15" w14:paraId="07043E8E"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XXX</w:t>
            </w:r>
          </w:p>
        </w:tc>
        <w:tc>
          <w:tcPr>
            <w:tcW w:w="214" w:type="pct"/>
            <w:tcBorders>
              <w:top w:val="single" w:color="auto" w:sz="4" w:space="0"/>
              <w:left w:val="single" w:color="auto" w:sz="4" w:space="0"/>
              <w:bottom w:val="single" w:color="auto" w:sz="4" w:space="0"/>
              <w:right w:val="single" w:color="auto" w:sz="4" w:space="0"/>
            </w:tcBorders>
            <w:vAlign w:val="center"/>
          </w:tcPr>
          <w:p w:rsidR="00DB7B15" w:rsidRDefault="00DB7B15" w14:paraId="1791AA0A"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6" w:type="pct"/>
            <w:tcBorders>
              <w:top w:val="single" w:color="auto" w:sz="4" w:space="0"/>
              <w:left w:val="single" w:color="auto" w:sz="4" w:space="0"/>
              <w:bottom w:val="single" w:color="auto" w:sz="4" w:space="0"/>
              <w:right w:val="single" w:color="auto" w:sz="4" w:space="0"/>
            </w:tcBorders>
            <w:vAlign w:val="center"/>
          </w:tcPr>
          <w:p w:rsidR="00DB7B15" w:rsidRDefault="00DB7B15" w14:paraId="455058B5" wp14:textId="77777777">
            <w:pPr>
              <w:pStyle w:val="Figure"/>
              <w:spacing w:before="60" w:after="60"/>
              <w:jc w:val="center"/>
              <w:rPr>
                <w:sz w:val="21"/>
                <w:szCs w:val="21"/>
              </w:rPr>
            </w:pPr>
            <w:r>
              <w:rPr>
                <w:rFonts w:ascii="Arial" w:hAnsi="Arial" w:cs="Arial"/>
                <w:b w:val="0"/>
                <w:bCs w:val="0"/>
                <w:color w:val="000000"/>
                <w:sz w:val="15"/>
                <w:szCs w:val="15"/>
              </w:rPr>
              <w:t>XXX</w:t>
            </w:r>
          </w:p>
        </w:tc>
        <w:tc>
          <w:tcPr>
            <w:tcW w:w="324" w:type="pct"/>
            <w:tcBorders>
              <w:top w:val="single" w:color="auto" w:sz="4" w:space="0"/>
              <w:left w:val="single" w:color="auto" w:sz="4" w:space="0"/>
              <w:bottom w:val="single" w:color="auto" w:sz="4" w:space="0"/>
              <w:right w:val="single" w:color="auto" w:sz="4" w:space="0"/>
            </w:tcBorders>
            <w:vAlign w:val="center"/>
          </w:tcPr>
          <w:p w:rsidR="00DB7B15" w:rsidRDefault="00DB7B15" w14:paraId="373C125C"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 xml:space="preserve">XXX, XX </w:t>
            </w:r>
          </w:p>
        </w:tc>
        <w:tc>
          <w:tcPr>
            <w:tcW w:w="266" w:type="pct"/>
            <w:tcBorders>
              <w:top w:val="single" w:color="auto" w:sz="4" w:space="0"/>
              <w:left w:val="single" w:color="auto" w:sz="4" w:space="0"/>
              <w:bottom w:val="single" w:color="auto" w:sz="4" w:space="0"/>
              <w:right w:val="single" w:color="auto" w:sz="4" w:space="0"/>
            </w:tcBorders>
            <w:vAlign w:val="center"/>
          </w:tcPr>
          <w:p w:rsidR="00DB7B15" w:rsidRDefault="00DB7B15" w14:paraId="52A30266"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 - XX</w:t>
            </w:r>
          </w:p>
        </w:tc>
        <w:tc>
          <w:tcPr>
            <w:tcW w:w="266" w:type="pct"/>
            <w:tcBorders>
              <w:top w:val="single" w:color="auto" w:sz="4" w:space="0"/>
              <w:left w:val="single" w:color="auto" w:sz="4" w:space="0"/>
              <w:bottom w:val="single" w:color="auto" w:sz="4" w:space="0"/>
              <w:right w:val="single" w:color="auto" w:sz="4" w:space="0"/>
            </w:tcBorders>
            <w:vAlign w:val="center"/>
          </w:tcPr>
          <w:p w:rsidR="00DB7B15" w:rsidRDefault="00DB7B15" w14:paraId="13D18A65"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 - XX</w:t>
            </w:r>
          </w:p>
        </w:tc>
        <w:tc>
          <w:tcPr>
            <w:tcW w:w="267" w:type="pct"/>
            <w:gridSpan w:val="2"/>
            <w:tcBorders>
              <w:top w:val="single" w:color="auto" w:sz="4" w:space="0"/>
              <w:left w:val="single" w:color="auto" w:sz="4" w:space="0"/>
              <w:bottom w:val="single" w:color="auto" w:sz="4" w:space="0"/>
              <w:right w:val="single" w:color="auto" w:sz="4" w:space="0"/>
            </w:tcBorders>
            <w:vAlign w:val="center"/>
          </w:tcPr>
          <w:p w:rsidR="00DB7B15" w:rsidRDefault="00DB7B15" w14:paraId="70333F4E"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266" w:type="pct"/>
            <w:tcBorders>
              <w:top w:val="single" w:color="auto" w:sz="4" w:space="0"/>
              <w:left w:val="single" w:color="auto" w:sz="4" w:space="0"/>
              <w:bottom w:val="single" w:color="auto" w:sz="4" w:space="0"/>
              <w:right w:val="single" w:color="auto" w:sz="4" w:space="0"/>
            </w:tcBorders>
            <w:vAlign w:val="center"/>
          </w:tcPr>
          <w:p w:rsidR="00DB7B15" w:rsidRDefault="00DB7B15" w14:paraId="31F2BC0C"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106" w:type="pct"/>
            <w:tcBorders>
              <w:top w:val="single" w:color="auto" w:sz="4" w:space="0"/>
              <w:left w:val="single" w:color="auto" w:sz="4" w:space="0"/>
              <w:bottom w:val="single" w:color="auto" w:sz="4" w:space="0"/>
              <w:right w:val="single" w:color="auto" w:sz="4" w:space="0"/>
            </w:tcBorders>
            <w:vAlign w:val="center"/>
          </w:tcPr>
          <w:p w:rsidR="00DB7B15" w:rsidRDefault="00DB7B15" w14:paraId="2AA7E729"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06" w:type="pct"/>
            <w:tcBorders>
              <w:top w:val="single" w:color="auto" w:sz="4" w:space="0"/>
              <w:left w:val="single" w:color="auto" w:sz="4" w:space="0"/>
              <w:bottom w:val="single" w:color="auto" w:sz="4" w:space="0"/>
              <w:right w:val="single" w:color="auto" w:sz="4" w:space="0"/>
            </w:tcBorders>
            <w:vAlign w:val="center"/>
          </w:tcPr>
          <w:p w:rsidR="00DB7B15" w:rsidRDefault="00DB7B15" w14:paraId="6AE3BE76"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06" w:type="pct"/>
            <w:tcBorders>
              <w:top w:val="single" w:color="auto" w:sz="4" w:space="0"/>
              <w:left w:val="single" w:color="auto" w:sz="4" w:space="0"/>
              <w:bottom w:val="single" w:color="auto" w:sz="4" w:space="0"/>
              <w:right w:val="single" w:color="auto" w:sz="4" w:space="0"/>
            </w:tcBorders>
            <w:vAlign w:val="center"/>
          </w:tcPr>
          <w:p w:rsidR="00DB7B15" w:rsidRDefault="00DB7B15" w14:paraId="18F67DA1"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13" w:type="pct"/>
            <w:tcBorders>
              <w:top w:val="single" w:color="auto" w:sz="4" w:space="0"/>
              <w:left w:val="single" w:color="auto" w:sz="4" w:space="0"/>
              <w:bottom w:val="single" w:color="auto" w:sz="4" w:space="0"/>
              <w:right w:val="single" w:color="auto" w:sz="4" w:space="0"/>
            </w:tcBorders>
            <w:vAlign w:val="center"/>
          </w:tcPr>
          <w:p w:rsidR="00DB7B15" w:rsidRDefault="00DB7B15" w14:paraId="1551937A"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252" w:type="pct"/>
            <w:tcBorders>
              <w:top w:val="single" w:color="auto" w:sz="4" w:space="0"/>
              <w:left w:val="single" w:color="auto" w:sz="4" w:space="0"/>
              <w:bottom w:val="single" w:color="auto" w:sz="4" w:space="0"/>
              <w:right w:val="single" w:color="auto" w:sz="4" w:space="0"/>
            </w:tcBorders>
            <w:vAlign w:val="center"/>
          </w:tcPr>
          <w:p w:rsidR="00DB7B15" w:rsidRDefault="00DB7B15" w14:paraId="1DD02F8E"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999</w:t>
            </w:r>
          </w:p>
        </w:tc>
        <w:tc>
          <w:tcPr>
            <w:tcW w:w="392" w:type="pct"/>
            <w:tcBorders>
              <w:top w:val="single" w:color="auto" w:sz="4" w:space="0"/>
              <w:left w:val="single" w:color="auto" w:sz="4" w:space="0"/>
              <w:bottom w:val="single" w:color="auto" w:sz="4" w:space="0"/>
              <w:right w:val="single" w:color="auto" w:sz="4" w:space="0"/>
            </w:tcBorders>
            <w:vAlign w:val="center"/>
          </w:tcPr>
          <w:p w:rsidRPr="00605B3F" w:rsidR="00DB7B15" w:rsidRDefault="00DB7B15" w14:paraId="6C0D94CA" wp14:textId="77777777">
            <w:pPr>
              <w:jc w:val="center"/>
              <w:rPr>
                <w:sz w:val="19"/>
                <w:szCs w:val="19"/>
              </w:rPr>
            </w:pPr>
            <w:r w:rsidRPr="00C3062C">
              <w:rPr>
                <w:rFonts w:cs="Arial"/>
                <w:bCs/>
                <w:color w:val="000000"/>
                <w:sz w:val="15"/>
                <w:szCs w:val="15"/>
              </w:rPr>
              <w:t>XXXXXXXXX</w:t>
            </w:r>
          </w:p>
        </w:tc>
        <w:tc>
          <w:tcPr>
            <w:tcW w:w="317" w:type="pct"/>
            <w:gridSpan w:val="2"/>
            <w:tcBorders>
              <w:top w:val="single" w:color="auto" w:sz="4" w:space="0"/>
              <w:left w:val="single" w:color="auto" w:sz="4" w:space="0"/>
              <w:bottom w:val="single" w:color="auto" w:sz="4" w:space="0"/>
              <w:right w:val="single" w:color="auto" w:sz="4" w:space="0"/>
            </w:tcBorders>
            <w:vAlign w:val="center"/>
          </w:tcPr>
          <w:p w:rsidRPr="00605B3F" w:rsidR="00DB7B15" w:rsidRDefault="00DB7B15" w14:paraId="51859978" wp14:textId="77777777">
            <w:pPr>
              <w:jc w:val="center"/>
              <w:rPr>
                <w:sz w:val="19"/>
                <w:szCs w:val="19"/>
              </w:rPr>
            </w:pPr>
            <w:r w:rsidRPr="00C3062C">
              <w:rPr>
                <w:rFonts w:cs="Arial"/>
                <w:bCs/>
                <w:color w:val="000000"/>
                <w:sz w:val="15"/>
                <w:szCs w:val="15"/>
              </w:rPr>
              <w:t>XXXXXXX</w:t>
            </w:r>
          </w:p>
        </w:tc>
        <w:tc>
          <w:tcPr>
            <w:tcW w:w="322" w:type="pct"/>
            <w:tcBorders>
              <w:top w:val="single" w:color="auto" w:sz="4" w:space="0"/>
              <w:left w:val="single" w:color="auto" w:sz="4" w:space="0"/>
              <w:bottom w:val="single" w:color="auto" w:sz="4" w:space="0"/>
              <w:right w:val="single" w:color="auto" w:sz="4" w:space="0"/>
            </w:tcBorders>
            <w:vAlign w:val="center"/>
          </w:tcPr>
          <w:p w:rsidR="00DB7B15" w:rsidRDefault="00DB7B15" w14:paraId="65582919"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33" w:type="pct"/>
            <w:gridSpan w:val="2"/>
            <w:tcBorders>
              <w:top w:val="single" w:color="auto" w:sz="4" w:space="0"/>
              <w:left w:val="single" w:color="auto" w:sz="4" w:space="0"/>
              <w:bottom w:val="single" w:color="auto" w:sz="4" w:space="0"/>
              <w:right w:val="single" w:color="auto" w:sz="4" w:space="0"/>
            </w:tcBorders>
            <w:vAlign w:val="center"/>
          </w:tcPr>
          <w:p w:rsidR="00DB7B15" w:rsidRDefault="00DB7B15" w14:paraId="3E6609BA"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74" w:type="pct"/>
            <w:tcBorders>
              <w:left w:val="single" w:color="auto" w:sz="4" w:space="0"/>
            </w:tcBorders>
            <w:vAlign w:val="center"/>
          </w:tcPr>
          <w:p w:rsidR="00DB7B15" w:rsidRDefault="00DB7B15" w14:paraId="51371A77" wp14:textId="77777777">
            <w:pPr>
              <w:pStyle w:val="Figure"/>
              <w:spacing w:before="60" w:after="60"/>
              <w:rPr>
                <w:rFonts w:ascii="Arial" w:hAnsi="Arial" w:cs="Arial"/>
                <w:bCs w:val="0"/>
                <w:color w:val="FFFFFF"/>
                <w:sz w:val="23"/>
                <w:szCs w:val="23"/>
              </w:rPr>
            </w:pPr>
          </w:p>
        </w:tc>
      </w:tr>
      <w:tr xmlns:wp14="http://schemas.microsoft.com/office/word/2010/wordml" w:rsidR="00A455FF" w:rsidTr="00A43582" w14:paraId="0556C7F4" wp14:textId="77777777">
        <w:tblPrEx>
          <w:tblCellMar>
            <w:top w:w="0" w:type="dxa"/>
            <w:bottom w:w="0" w:type="dxa"/>
          </w:tblCellMar>
        </w:tblPrEx>
        <w:trPr>
          <w:gridAfter w:val="1"/>
          <w:wAfter w:w="410" w:type="pct"/>
          <w:cantSplit/>
          <w:trHeight w:val="360"/>
          <w:jc w:val="center"/>
        </w:trPr>
        <w:tc>
          <w:tcPr>
            <w:tcW w:w="527" w:type="pct"/>
            <w:gridSpan w:val="2"/>
            <w:tcBorders>
              <w:right w:val="single" w:color="auto" w:sz="4" w:space="0"/>
            </w:tcBorders>
            <w:vAlign w:val="center"/>
          </w:tcPr>
          <w:p w:rsidR="00DB7B15" w:rsidRDefault="00DB7B15" w14:paraId="732434A0" wp14:textId="77777777">
            <w:pPr>
              <w:pStyle w:val="Figure"/>
              <w:spacing w:before="60" w:after="60"/>
              <w:rPr>
                <w:rFonts w:ascii="Arial" w:hAnsi="Arial" w:cs="Arial"/>
                <w:bCs w:val="0"/>
                <w:color w:val="FFFFFF"/>
                <w:sz w:val="23"/>
                <w:szCs w:val="23"/>
              </w:rPr>
            </w:pPr>
          </w:p>
        </w:tc>
        <w:tc>
          <w:tcPr>
            <w:tcW w:w="171" w:type="pct"/>
            <w:tcBorders>
              <w:top w:val="single" w:color="auto" w:sz="4" w:space="0"/>
              <w:left w:val="single" w:color="auto" w:sz="4" w:space="0"/>
              <w:bottom w:val="single" w:color="auto" w:sz="4" w:space="0"/>
              <w:right w:val="single" w:color="auto" w:sz="4" w:space="0"/>
            </w:tcBorders>
            <w:vAlign w:val="center"/>
          </w:tcPr>
          <w:p w:rsidR="00DB7B15" w:rsidRDefault="00DB7B15" w14:paraId="1F2EC897" wp14:textId="77777777">
            <w:pPr>
              <w:pStyle w:val="Figure"/>
              <w:spacing w:before="60" w:after="60"/>
              <w:jc w:val="center"/>
              <w:rPr>
                <w:sz w:val="21"/>
                <w:szCs w:val="21"/>
              </w:rPr>
            </w:pPr>
            <w:r>
              <w:rPr>
                <w:rFonts w:ascii="Arial" w:hAnsi="Arial" w:cs="Arial"/>
                <w:b w:val="0"/>
                <w:bCs w:val="0"/>
                <w:color w:val="000000"/>
                <w:sz w:val="15"/>
                <w:szCs w:val="15"/>
              </w:rPr>
              <w:t>XXX</w:t>
            </w:r>
          </w:p>
        </w:tc>
        <w:tc>
          <w:tcPr>
            <w:tcW w:w="214" w:type="pct"/>
            <w:tcBorders>
              <w:top w:val="single" w:color="auto" w:sz="4" w:space="0"/>
              <w:left w:val="single" w:color="auto" w:sz="4" w:space="0"/>
              <w:bottom w:val="single" w:color="auto" w:sz="4" w:space="0"/>
              <w:right w:val="single" w:color="auto" w:sz="4" w:space="0"/>
            </w:tcBorders>
            <w:vAlign w:val="center"/>
          </w:tcPr>
          <w:p w:rsidR="00DB7B15" w:rsidRDefault="00DB7B15" w14:paraId="7E369429"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6" w:type="pct"/>
            <w:tcBorders>
              <w:top w:val="single" w:color="auto" w:sz="4" w:space="0"/>
              <w:left w:val="single" w:color="auto" w:sz="4" w:space="0"/>
              <w:bottom w:val="single" w:color="auto" w:sz="4" w:space="0"/>
              <w:right w:val="single" w:color="auto" w:sz="4" w:space="0"/>
            </w:tcBorders>
            <w:vAlign w:val="center"/>
          </w:tcPr>
          <w:p w:rsidR="00DB7B15" w:rsidRDefault="00DB7B15" w14:paraId="48C7391A" wp14:textId="77777777">
            <w:pPr>
              <w:pStyle w:val="Figure"/>
              <w:spacing w:before="60" w:after="60"/>
              <w:jc w:val="center"/>
              <w:rPr>
                <w:sz w:val="21"/>
                <w:szCs w:val="21"/>
              </w:rPr>
            </w:pPr>
            <w:r>
              <w:rPr>
                <w:rFonts w:ascii="Arial" w:hAnsi="Arial" w:cs="Arial"/>
                <w:b w:val="0"/>
                <w:bCs w:val="0"/>
                <w:color w:val="000000"/>
                <w:sz w:val="15"/>
                <w:szCs w:val="15"/>
              </w:rPr>
              <w:t>XXX</w:t>
            </w:r>
          </w:p>
        </w:tc>
        <w:tc>
          <w:tcPr>
            <w:tcW w:w="324" w:type="pct"/>
            <w:tcBorders>
              <w:top w:val="single" w:color="auto" w:sz="4" w:space="0"/>
              <w:left w:val="single" w:color="auto" w:sz="4" w:space="0"/>
              <w:bottom w:val="single" w:color="auto" w:sz="4" w:space="0"/>
              <w:right w:val="single" w:color="auto" w:sz="4" w:space="0"/>
            </w:tcBorders>
            <w:vAlign w:val="center"/>
          </w:tcPr>
          <w:p w:rsidR="00DB7B15" w:rsidRDefault="00DB7B15" w14:paraId="4BF9BCB3"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 xml:space="preserve">XXX, XX </w:t>
            </w:r>
          </w:p>
        </w:tc>
        <w:tc>
          <w:tcPr>
            <w:tcW w:w="266" w:type="pct"/>
            <w:tcBorders>
              <w:top w:val="single" w:color="auto" w:sz="4" w:space="0"/>
              <w:left w:val="single" w:color="auto" w:sz="4" w:space="0"/>
              <w:bottom w:val="single" w:color="auto" w:sz="4" w:space="0"/>
              <w:right w:val="single" w:color="auto" w:sz="4" w:space="0"/>
            </w:tcBorders>
            <w:vAlign w:val="center"/>
          </w:tcPr>
          <w:p w:rsidR="00DB7B15" w:rsidRDefault="00DB7B15" w14:paraId="387B00C2"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 - XX</w:t>
            </w:r>
          </w:p>
        </w:tc>
        <w:tc>
          <w:tcPr>
            <w:tcW w:w="266" w:type="pct"/>
            <w:tcBorders>
              <w:top w:val="single" w:color="auto" w:sz="4" w:space="0"/>
              <w:left w:val="single" w:color="auto" w:sz="4" w:space="0"/>
              <w:bottom w:val="single" w:color="auto" w:sz="4" w:space="0"/>
              <w:right w:val="single" w:color="auto" w:sz="4" w:space="0"/>
            </w:tcBorders>
            <w:vAlign w:val="center"/>
          </w:tcPr>
          <w:p w:rsidR="00DB7B15" w:rsidRDefault="00DB7B15" w14:paraId="2175B7FF"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 - XX</w:t>
            </w:r>
          </w:p>
        </w:tc>
        <w:tc>
          <w:tcPr>
            <w:tcW w:w="267" w:type="pct"/>
            <w:gridSpan w:val="2"/>
            <w:tcBorders>
              <w:top w:val="single" w:color="auto" w:sz="4" w:space="0"/>
              <w:left w:val="single" w:color="auto" w:sz="4" w:space="0"/>
              <w:bottom w:val="single" w:color="auto" w:sz="4" w:space="0"/>
              <w:right w:val="single" w:color="auto" w:sz="4" w:space="0"/>
            </w:tcBorders>
            <w:vAlign w:val="center"/>
          </w:tcPr>
          <w:p w:rsidR="00DB7B15" w:rsidRDefault="00DB7B15" w14:paraId="175E5D7C"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266" w:type="pct"/>
            <w:tcBorders>
              <w:top w:val="single" w:color="auto" w:sz="4" w:space="0"/>
              <w:left w:val="single" w:color="auto" w:sz="4" w:space="0"/>
              <w:bottom w:val="single" w:color="auto" w:sz="4" w:space="0"/>
              <w:right w:val="single" w:color="auto" w:sz="4" w:space="0"/>
            </w:tcBorders>
            <w:vAlign w:val="center"/>
          </w:tcPr>
          <w:p w:rsidR="00DB7B15" w:rsidRDefault="00DB7B15" w14:paraId="72811549"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106" w:type="pct"/>
            <w:tcBorders>
              <w:top w:val="single" w:color="auto" w:sz="4" w:space="0"/>
              <w:left w:val="single" w:color="auto" w:sz="4" w:space="0"/>
              <w:bottom w:val="single" w:color="auto" w:sz="4" w:space="0"/>
              <w:right w:val="single" w:color="auto" w:sz="4" w:space="0"/>
            </w:tcBorders>
            <w:vAlign w:val="center"/>
          </w:tcPr>
          <w:p w:rsidR="00DB7B15" w:rsidRDefault="00DB7B15" w14:paraId="540B4049"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06" w:type="pct"/>
            <w:tcBorders>
              <w:top w:val="single" w:color="auto" w:sz="4" w:space="0"/>
              <w:left w:val="single" w:color="auto" w:sz="4" w:space="0"/>
              <w:bottom w:val="single" w:color="auto" w:sz="4" w:space="0"/>
              <w:right w:val="single" w:color="auto" w:sz="4" w:space="0"/>
            </w:tcBorders>
            <w:vAlign w:val="center"/>
          </w:tcPr>
          <w:p w:rsidR="00DB7B15" w:rsidRDefault="00DB7B15" w14:paraId="2FC106A0"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06" w:type="pct"/>
            <w:tcBorders>
              <w:top w:val="single" w:color="auto" w:sz="4" w:space="0"/>
              <w:left w:val="single" w:color="auto" w:sz="4" w:space="0"/>
              <w:bottom w:val="single" w:color="auto" w:sz="4" w:space="0"/>
              <w:right w:val="single" w:color="auto" w:sz="4" w:space="0"/>
            </w:tcBorders>
            <w:vAlign w:val="center"/>
          </w:tcPr>
          <w:p w:rsidR="00DB7B15" w:rsidRDefault="00DB7B15" w14:paraId="0BF38BBE"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13" w:type="pct"/>
            <w:tcBorders>
              <w:top w:val="single" w:color="auto" w:sz="4" w:space="0"/>
              <w:left w:val="single" w:color="auto" w:sz="4" w:space="0"/>
              <w:bottom w:val="single" w:color="auto" w:sz="4" w:space="0"/>
              <w:right w:val="single" w:color="auto" w:sz="4" w:space="0"/>
            </w:tcBorders>
            <w:vAlign w:val="center"/>
          </w:tcPr>
          <w:p w:rsidR="00DB7B15" w:rsidRDefault="00DB7B15" w14:paraId="3726491C"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252" w:type="pct"/>
            <w:tcBorders>
              <w:top w:val="single" w:color="auto" w:sz="4" w:space="0"/>
              <w:left w:val="single" w:color="auto" w:sz="4" w:space="0"/>
              <w:bottom w:val="single" w:color="auto" w:sz="4" w:space="0"/>
              <w:right w:val="single" w:color="auto" w:sz="4" w:space="0"/>
            </w:tcBorders>
            <w:vAlign w:val="center"/>
          </w:tcPr>
          <w:p w:rsidR="00DB7B15" w:rsidRDefault="00DB7B15" w14:paraId="0B976560"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999</w:t>
            </w:r>
          </w:p>
        </w:tc>
        <w:tc>
          <w:tcPr>
            <w:tcW w:w="392" w:type="pct"/>
            <w:tcBorders>
              <w:top w:val="single" w:color="auto" w:sz="4" w:space="0"/>
              <w:left w:val="single" w:color="auto" w:sz="4" w:space="0"/>
              <w:bottom w:val="single" w:color="auto" w:sz="4" w:space="0"/>
              <w:right w:val="single" w:color="auto" w:sz="4" w:space="0"/>
            </w:tcBorders>
            <w:vAlign w:val="center"/>
          </w:tcPr>
          <w:p w:rsidRPr="00605B3F" w:rsidR="00DB7B15" w:rsidRDefault="00DB7B15" w14:paraId="15DB9434" wp14:textId="77777777">
            <w:pPr>
              <w:jc w:val="center"/>
              <w:rPr>
                <w:sz w:val="19"/>
                <w:szCs w:val="19"/>
              </w:rPr>
            </w:pPr>
            <w:r w:rsidRPr="00C3062C">
              <w:rPr>
                <w:rFonts w:cs="Arial"/>
                <w:bCs/>
                <w:color w:val="000000"/>
                <w:sz w:val="15"/>
                <w:szCs w:val="15"/>
              </w:rPr>
              <w:t>XXXXXXXXX</w:t>
            </w:r>
          </w:p>
        </w:tc>
        <w:tc>
          <w:tcPr>
            <w:tcW w:w="317" w:type="pct"/>
            <w:gridSpan w:val="2"/>
            <w:tcBorders>
              <w:top w:val="single" w:color="auto" w:sz="4" w:space="0"/>
              <w:left w:val="single" w:color="auto" w:sz="4" w:space="0"/>
              <w:bottom w:val="single" w:color="auto" w:sz="4" w:space="0"/>
              <w:right w:val="single" w:color="auto" w:sz="4" w:space="0"/>
            </w:tcBorders>
            <w:vAlign w:val="center"/>
          </w:tcPr>
          <w:p w:rsidRPr="00605B3F" w:rsidR="00DB7B15" w:rsidRDefault="00DB7B15" w14:paraId="3BC2E87A" wp14:textId="77777777">
            <w:pPr>
              <w:jc w:val="center"/>
              <w:rPr>
                <w:sz w:val="19"/>
                <w:szCs w:val="19"/>
              </w:rPr>
            </w:pPr>
            <w:r w:rsidRPr="00C3062C">
              <w:rPr>
                <w:rFonts w:cs="Arial"/>
                <w:bCs/>
                <w:color w:val="000000"/>
                <w:sz w:val="15"/>
                <w:szCs w:val="15"/>
              </w:rPr>
              <w:t>XXXXXXX</w:t>
            </w:r>
          </w:p>
        </w:tc>
        <w:tc>
          <w:tcPr>
            <w:tcW w:w="322" w:type="pct"/>
            <w:tcBorders>
              <w:top w:val="single" w:color="auto" w:sz="4" w:space="0"/>
              <w:left w:val="single" w:color="auto" w:sz="4" w:space="0"/>
              <w:bottom w:val="single" w:color="auto" w:sz="4" w:space="0"/>
              <w:right w:val="single" w:color="auto" w:sz="4" w:space="0"/>
            </w:tcBorders>
            <w:vAlign w:val="center"/>
          </w:tcPr>
          <w:p w:rsidR="00DB7B15" w:rsidRDefault="00DB7B15" w14:paraId="08BC8F57"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33" w:type="pct"/>
            <w:gridSpan w:val="2"/>
            <w:tcBorders>
              <w:top w:val="single" w:color="auto" w:sz="4" w:space="0"/>
              <w:left w:val="single" w:color="auto" w:sz="4" w:space="0"/>
              <w:bottom w:val="single" w:color="auto" w:sz="4" w:space="0"/>
              <w:right w:val="single" w:color="auto" w:sz="4" w:space="0"/>
            </w:tcBorders>
            <w:vAlign w:val="center"/>
          </w:tcPr>
          <w:p w:rsidR="00DB7B15" w:rsidRDefault="00DB7B15" w14:paraId="74314916"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74" w:type="pct"/>
            <w:tcBorders>
              <w:left w:val="single" w:color="auto" w:sz="4" w:space="0"/>
            </w:tcBorders>
            <w:vAlign w:val="center"/>
          </w:tcPr>
          <w:p w:rsidR="00DB7B15" w:rsidRDefault="00DB7B15" w14:paraId="2328BB07" wp14:textId="77777777">
            <w:pPr>
              <w:pStyle w:val="Figure"/>
              <w:spacing w:before="60" w:after="60"/>
              <w:rPr>
                <w:rFonts w:ascii="Arial" w:hAnsi="Arial" w:cs="Arial"/>
                <w:bCs w:val="0"/>
                <w:color w:val="FFFFFF"/>
                <w:sz w:val="23"/>
                <w:szCs w:val="23"/>
              </w:rPr>
            </w:pPr>
          </w:p>
        </w:tc>
      </w:tr>
      <w:tr xmlns:wp14="http://schemas.microsoft.com/office/word/2010/wordml" w:rsidR="00A455FF" w:rsidTr="00A43582" w14:paraId="535E0408" wp14:textId="77777777">
        <w:tblPrEx>
          <w:tblCellMar>
            <w:top w:w="0" w:type="dxa"/>
            <w:bottom w:w="0" w:type="dxa"/>
          </w:tblCellMar>
        </w:tblPrEx>
        <w:trPr>
          <w:gridAfter w:val="1"/>
          <w:wAfter w:w="410" w:type="pct"/>
          <w:cantSplit/>
          <w:trHeight w:val="360"/>
          <w:jc w:val="center"/>
        </w:trPr>
        <w:tc>
          <w:tcPr>
            <w:tcW w:w="527" w:type="pct"/>
            <w:gridSpan w:val="2"/>
            <w:tcBorders>
              <w:right w:val="single" w:color="auto" w:sz="4" w:space="0"/>
            </w:tcBorders>
            <w:vAlign w:val="center"/>
          </w:tcPr>
          <w:p w:rsidR="00DB7B15" w:rsidRDefault="00DB7B15" w14:paraId="256AC6DA" wp14:textId="77777777">
            <w:pPr>
              <w:pStyle w:val="Figure"/>
              <w:spacing w:before="60" w:after="60"/>
              <w:rPr>
                <w:rFonts w:ascii="Arial" w:hAnsi="Arial" w:cs="Arial"/>
                <w:bCs w:val="0"/>
                <w:color w:val="FFFFFF"/>
                <w:sz w:val="23"/>
                <w:szCs w:val="23"/>
              </w:rPr>
            </w:pPr>
          </w:p>
        </w:tc>
        <w:tc>
          <w:tcPr>
            <w:tcW w:w="171" w:type="pct"/>
            <w:tcBorders>
              <w:top w:val="single" w:color="auto" w:sz="4" w:space="0"/>
              <w:left w:val="single" w:color="auto" w:sz="4" w:space="0"/>
              <w:bottom w:val="single" w:color="auto" w:sz="4" w:space="0"/>
              <w:right w:val="single" w:color="auto" w:sz="4" w:space="0"/>
            </w:tcBorders>
            <w:vAlign w:val="center"/>
          </w:tcPr>
          <w:p w:rsidR="00DB7B15" w:rsidRDefault="00DB7B15" w14:paraId="6CF3AFAD"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XXX</w:t>
            </w:r>
          </w:p>
        </w:tc>
        <w:tc>
          <w:tcPr>
            <w:tcW w:w="214" w:type="pct"/>
            <w:tcBorders>
              <w:top w:val="single" w:color="auto" w:sz="4" w:space="0"/>
              <w:left w:val="single" w:color="auto" w:sz="4" w:space="0"/>
              <w:bottom w:val="single" w:color="auto" w:sz="4" w:space="0"/>
              <w:right w:val="single" w:color="auto" w:sz="4" w:space="0"/>
            </w:tcBorders>
            <w:vAlign w:val="center"/>
          </w:tcPr>
          <w:p w:rsidR="00DB7B15" w:rsidRDefault="00DB7B15" w14:paraId="6C892F4A"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6" w:type="pct"/>
            <w:tcBorders>
              <w:top w:val="single" w:color="auto" w:sz="4" w:space="0"/>
              <w:left w:val="single" w:color="auto" w:sz="4" w:space="0"/>
              <w:bottom w:val="single" w:color="auto" w:sz="4" w:space="0"/>
              <w:right w:val="single" w:color="auto" w:sz="4" w:space="0"/>
            </w:tcBorders>
            <w:vAlign w:val="center"/>
          </w:tcPr>
          <w:p w:rsidR="00DB7B15" w:rsidRDefault="00DB7B15" w14:paraId="3DE53BA4" wp14:textId="77777777">
            <w:pPr>
              <w:pStyle w:val="Figure"/>
              <w:spacing w:before="60" w:after="60"/>
              <w:jc w:val="center"/>
              <w:rPr>
                <w:sz w:val="21"/>
                <w:szCs w:val="21"/>
              </w:rPr>
            </w:pPr>
            <w:r>
              <w:rPr>
                <w:rFonts w:ascii="Arial" w:hAnsi="Arial" w:cs="Arial"/>
                <w:b w:val="0"/>
                <w:bCs w:val="0"/>
                <w:color w:val="000000"/>
                <w:sz w:val="15"/>
                <w:szCs w:val="15"/>
              </w:rPr>
              <w:t>XXX</w:t>
            </w:r>
          </w:p>
        </w:tc>
        <w:tc>
          <w:tcPr>
            <w:tcW w:w="324" w:type="pct"/>
            <w:tcBorders>
              <w:top w:val="single" w:color="auto" w:sz="4" w:space="0"/>
              <w:left w:val="single" w:color="auto" w:sz="4" w:space="0"/>
              <w:bottom w:val="single" w:color="auto" w:sz="4" w:space="0"/>
              <w:right w:val="single" w:color="auto" w:sz="4" w:space="0"/>
            </w:tcBorders>
            <w:vAlign w:val="center"/>
          </w:tcPr>
          <w:p w:rsidR="00DB7B15" w:rsidRDefault="00DB7B15" w14:paraId="7F626A92"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 xml:space="preserve">XXX, XX </w:t>
            </w:r>
          </w:p>
        </w:tc>
        <w:tc>
          <w:tcPr>
            <w:tcW w:w="266" w:type="pct"/>
            <w:tcBorders>
              <w:top w:val="single" w:color="auto" w:sz="4" w:space="0"/>
              <w:left w:val="single" w:color="auto" w:sz="4" w:space="0"/>
              <w:bottom w:val="single" w:color="auto" w:sz="4" w:space="0"/>
              <w:right w:val="single" w:color="auto" w:sz="4" w:space="0"/>
            </w:tcBorders>
            <w:vAlign w:val="center"/>
          </w:tcPr>
          <w:p w:rsidR="00DB7B15" w:rsidRDefault="00DB7B15" w14:paraId="0FBF2BB0"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 - XX</w:t>
            </w:r>
          </w:p>
        </w:tc>
        <w:tc>
          <w:tcPr>
            <w:tcW w:w="266" w:type="pct"/>
            <w:tcBorders>
              <w:top w:val="single" w:color="auto" w:sz="4" w:space="0"/>
              <w:left w:val="single" w:color="auto" w:sz="4" w:space="0"/>
              <w:bottom w:val="single" w:color="auto" w:sz="4" w:space="0"/>
              <w:right w:val="single" w:color="auto" w:sz="4" w:space="0"/>
            </w:tcBorders>
            <w:vAlign w:val="center"/>
          </w:tcPr>
          <w:p w:rsidR="00DB7B15" w:rsidRDefault="00DB7B15" w14:paraId="51E3214B"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 - XX</w:t>
            </w:r>
          </w:p>
        </w:tc>
        <w:tc>
          <w:tcPr>
            <w:tcW w:w="267" w:type="pct"/>
            <w:gridSpan w:val="2"/>
            <w:tcBorders>
              <w:top w:val="single" w:color="auto" w:sz="4" w:space="0"/>
              <w:left w:val="single" w:color="auto" w:sz="4" w:space="0"/>
              <w:bottom w:val="single" w:color="auto" w:sz="4" w:space="0"/>
              <w:right w:val="single" w:color="auto" w:sz="4" w:space="0"/>
            </w:tcBorders>
            <w:vAlign w:val="center"/>
          </w:tcPr>
          <w:p w:rsidR="00DB7B15" w:rsidRDefault="00DB7B15" w14:paraId="22875AE5"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266" w:type="pct"/>
            <w:tcBorders>
              <w:top w:val="single" w:color="auto" w:sz="4" w:space="0"/>
              <w:left w:val="single" w:color="auto" w:sz="4" w:space="0"/>
              <w:bottom w:val="single" w:color="auto" w:sz="4" w:space="0"/>
              <w:right w:val="single" w:color="auto" w:sz="4" w:space="0"/>
            </w:tcBorders>
            <w:vAlign w:val="center"/>
          </w:tcPr>
          <w:p w:rsidR="00DB7B15" w:rsidRDefault="00DB7B15" w14:paraId="0A5968F0"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106" w:type="pct"/>
            <w:tcBorders>
              <w:top w:val="single" w:color="auto" w:sz="4" w:space="0"/>
              <w:left w:val="single" w:color="auto" w:sz="4" w:space="0"/>
              <w:bottom w:val="single" w:color="auto" w:sz="4" w:space="0"/>
              <w:right w:val="single" w:color="auto" w:sz="4" w:space="0"/>
            </w:tcBorders>
            <w:vAlign w:val="center"/>
          </w:tcPr>
          <w:p w:rsidR="00DB7B15" w:rsidRDefault="00DB7B15" w14:paraId="6ABC5ABD"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06" w:type="pct"/>
            <w:tcBorders>
              <w:top w:val="single" w:color="auto" w:sz="4" w:space="0"/>
              <w:left w:val="single" w:color="auto" w:sz="4" w:space="0"/>
              <w:bottom w:val="single" w:color="auto" w:sz="4" w:space="0"/>
              <w:right w:val="single" w:color="auto" w:sz="4" w:space="0"/>
            </w:tcBorders>
            <w:vAlign w:val="center"/>
          </w:tcPr>
          <w:p w:rsidR="00DB7B15" w:rsidRDefault="00DB7B15" w14:paraId="58B47519"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06" w:type="pct"/>
            <w:tcBorders>
              <w:top w:val="single" w:color="auto" w:sz="4" w:space="0"/>
              <w:left w:val="single" w:color="auto" w:sz="4" w:space="0"/>
              <w:bottom w:val="single" w:color="auto" w:sz="4" w:space="0"/>
              <w:right w:val="single" w:color="auto" w:sz="4" w:space="0"/>
            </w:tcBorders>
            <w:vAlign w:val="center"/>
          </w:tcPr>
          <w:p w:rsidR="00DB7B15" w:rsidRDefault="00DB7B15" w14:paraId="43C354A8"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13" w:type="pct"/>
            <w:tcBorders>
              <w:top w:val="single" w:color="auto" w:sz="4" w:space="0"/>
              <w:left w:val="single" w:color="auto" w:sz="4" w:space="0"/>
              <w:bottom w:val="single" w:color="auto" w:sz="4" w:space="0"/>
              <w:right w:val="single" w:color="auto" w:sz="4" w:space="0"/>
            </w:tcBorders>
            <w:vAlign w:val="center"/>
          </w:tcPr>
          <w:p w:rsidR="00DB7B15" w:rsidRDefault="00DB7B15" w14:paraId="457FA147"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252" w:type="pct"/>
            <w:tcBorders>
              <w:top w:val="single" w:color="auto" w:sz="4" w:space="0"/>
              <w:left w:val="single" w:color="auto" w:sz="4" w:space="0"/>
              <w:bottom w:val="single" w:color="auto" w:sz="4" w:space="0"/>
              <w:right w:val="single" w:color="auto" w:sz="4" w:space="0"/>
            </w:tcBorders>
            <w:vAlign w:val="center"/>
          </w:tcPr>
          <w:p w:rsidR="00DB7B15" w:rsidRDefault="00DB7B15" w14:paraId="75FACFDB"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999</w:t>
            </w:r>
          </w:p>
        </w:tc>
        <w:tc>
          <w:tcPr>
            <w:tcW w:w="392" w:type="pct"/>
            <w:tcBorders>
              <w:top w:val="single" w:color="auto" w:sz="4" w:space="0"/>
              <w:left w:val="single" w:color="auto" w:sz="4" w:space="0"/>
              <w:bottom w:val="single" w:color="auto" w:sz="4" w:space="0"/>
              <w:right w:val="single" w:color="auto" w:sz="4" w:space="0"/>
            </w:tcBorders>
            <w:vAlign w:val="center"/>
          </w:tcPr>
          <w:p w:rsidRPr="00605B3F" w:rsidR="00DB7B15" w:rsidRDefault="00DB7B15" w14:paraId="5F980FC2" wp14:textId="77777777">
            <w:pPr>
              <w:jc w:val="center"/>
              <w:rPr>
                <w:sz w:val="19"/>
                <w:szCs w:val="19"/>
              </w:rPr>
            </w:pPr>
            <w:r w:rsidRPr="00C3062C">
              <w:rPr>
                <w:rFonts w:cs="Arial"/>
                <w:bCs/>
                <w:color w:val="000000"/>
                <w:sz w:val="15"/>
                <w:szCs w:val="15"/>
              </w:rPr>
              <w:t>XXXXXXXXX</w:t>
            </w:r>
          </w:p>
        </w:tc>
        <w:tc>
          <w:tcPr>
            <w:tcW w:w="317" w:type="pct"/>
            <w:gridSpan w:val="2"/>
            <w:tcBorders>
              <w:top w:val="single" w:color="auto" w:sz="4" w:space="0"/>
              <w:left w:val="single" w:color="auto" w:sz="4" w:space="0"/>
              <w:bottom w:val="single" w:color="auto" w:sz="4" w:space="0"/>
              <w:right w:val="single" w:color="auto" w:sz="4" w:space="0"/>
            </w:tcBorders>
            <w:vAlign w:val="center"/>
          </w:tcPr>
          <w:p w:rsidRPr="00605B3F" w:rsidR="00DB7B15" w:rsidRDefault="00DB7B15" w14:paraId="18A43945" wp14:textId="77777777">
            <w:pPr>
              <w:jc w:val="center"/>
              <w:rPr>
                <w:sz w:val="19"/>
                <w:szCs w:val="19"/>
              </w:rPr>
            </w:pPr>
            <w:r w:rsidRPr="00C3062C">
              <w:rPr>
                <w:rFonts w:cs="Arial"/>
                <w:bCs/>
                <w:color w:val="000000"/>
                <w:sz w:val="15"/>
                <w:szCs w:val="15"/>
              </w:rPr>
              <w:t>XXXXXXX</w:t>
            </w:r>
          </w:p>
        </w:tc>
        <w:tc>
          <w:tcPr>
            <w:tcW w:w="322" w:type="pct"/>
            <w:tcBorders>
              <w:top w:val="single" w:color="auto" w:sz="4" w:space="0"/>
              <w:left w:val="single" w:color="auto" w:sz="4" w:space="0"/>
              <w:bottom w:val="single" w:color="auto" w:sz="4" w:space="0"/>
              <w:right w:val="single" w:color="auto" w:sz="4" w:space="0"/>
            </w:tcBorders>
            <w:vAlign w:val="center"/>
          </w:tcPr>
          <w:p w:rsidR="00DB7B15" w:rsidRDefault="00DB7B15" w14:paraId="38634443"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33" w:type="pct"/>
            <w:gridSpan w:val="2"/>
            <w:tcBorders>
              <w:top w:val="single" w:color="auto" w:sz="4" w:space="0"/>
              <w:left w:val="single" w:color="auto" w:sz="4" w:space="0"/>
              <w:bottom w:val="single" w:color="auto" w:sz="4" w:space="0"/>
              <w:right w:val="single" w:color="auto" w:sz="4" w:space="0"/>
            </w:tcBorders>
            <w:vAlign w:val="center"/>
          </w:tcPr>
          <w:p w:rsidR="00DB7B15" w:rsidRDefault="00DB7B15" w14:paraId="3FDE433F"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74" w:type="pct"/>
            <w:tcBorders>
              <w:left w:val="single" w:color="auto" w:sz="4" w:space="0"/>
            </w:tcBorders>
            <w:vAlign w:val="center"/>
          </w:tcPr>
          <w:p w:rsidR="00DB7B15" w:rsidRDefault="00DB7B15" w14:paraId="38AA98D6" wp14:textId="77777777">
            <w:pPr>
              <w:pStyle w:val="Figure"/>
              <w:spacing w:before="60" w:after="60"/>
              <w:rPr>
                <w:rFonts w:ascii="Arial" w:hAnsi="Arial" w:cs="Arial"/>
                <w:bCs w:val="0"/>
                <w:color w:val="FFFFFF"/>
                <w:sz w:val="23"/>
                <w:szCs w:val="23"/>
              </w:rPr>
            </w:pPr>
          </w:p>
        </w:tc>
      </w:tr>
      <w:tr xmlns:wp14="http://schemas.microsoft.com/office/word/2010/wordml" w:rsidR="00A455FF" w:rsidTr="00A43582" w14:paraId="3D38B33C" wp14:textId="77777777">
        <w:tblPrEx>
          <w:tblCellMar>
            <w:top w:w="0" w:type="dxa"/>
            <w:bottom w:w="0" w:type="dxa"/>
          </w:tblCellMar>
        </w:tblPrEx>
        <w:trPr>
          <w:gridAfter w:val="1"/>
          <w:wAfter w:w="410" w:type="pct"/>
          <w:cantSplit/>
          <w:trHeight w:val="360"/>
          <w:jc w:val="center"/>
        </w:trPr>
        <w:tc>
          <w:tcPr>
            <w:tcW w:w="527" w:type="pct"/>
            <w:gridSpan w:val="2"/>
            <w:tcBorders>
              <w:right w:val="single" w:color="auto" w:sz="4" w:space="0"/>
            </w:tcBorders>
            <w:vAlign w:val="center"/>
          </w:tcPr>
          <w:p w:rsidR="00DB7B15" w:rsidRDefault="00DB7B15" w14:paraId="665A1408" wp14:textId="77777777">
            <w:pPr>
              <w:pStyle w:val="Figure"/>
              <w:spacing w:before="60" w:after="60"/>
              <w:rPr>
                <w:rFonts w:ascii="Arial" w:hAnsi="Arial" w:cs="Arial"/>
                <w:bCs w:val="0"/>
                <w:color w:val="FFFFFF"/>
                <w:sz w:val="23"/>
                <w:szCs w:val="23"/>
              </w:rPr>
            </w:pPr>
          </w:p>
        </w:tc>
        <w:tc>
          <w:tcPr>
            <w:tcW w:w="171" w:type="pct"/>
            <w:tcBorders>
              <w:top w:val="single" w:color="auto" w:sz="4" w:space="0"/>
              <w:left w:val="single" w:color="auto" w:sz="4" w:space="0"/>
              <w:bottom w:val="single" w:color="auto" w:sz="4" w:space="0"/>
              <w:right w:val="single" w:color="auto" w:sz="4" w:space="0"/>
            </w:tcBorders>
            <w:vAlign w:val="center"/>
          </w:tcPr>
          <w:p w:rsidR="00DB7B15" w:rsidRDefault="00DB7B15" w14:paraId="7B566F25"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XXX</w:t>
            </w:r>
          </w:p>
        </w:tc>
        <w:tc>
          <w:tcPr>
            <w:tcW w:w="214" w:type="pct"/>
            <w:tcBorders>
              <w:top w:val="single" w:color="auto" w:sz="4" w:space="0"/>
              <w:left w:val="single" w:color="auto" w:sz="4" w:space="0"/>
              <w:bottom w:val="single" w:color="auto" w:sz="4" w:space="0"/>
              <w:right w:val="single" w:color="auto" w:sz="4" w:space="0"/>
            </w:tcBorders>
            <w:vAlign w:val="center"/>
          </w:tcPr>
          <w:p w:rsidR="00DB7B15" w:rsidRDefault="00DB7B15" w14:paraId="49DABACD"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6" w:type="pct"/>
            <w:tcBorders>
              <w:top w:val="single" w:color="auto" w:sz="4" w:space="0"/>
              <w:left w:val="single" w:color="auto" w:sz="4" w:space="0"/>
              <w:bottom w:val="single" w:color="auto" w:sz="4" w:space="0"/>
              <w:right w:val="single" w:color="auto" w:sz="4" w:space="0"/>
            </w:tcBorders>
            <w:vAlign w:val="center"/>
          </w:tcPr>
          <w:p w:rsidR="00DB7B15" w:rsidRDefault="00DB7B15" w14:paraId="710D91EB" wp14:textId="77777777">
            <w:pPr>
              <w:pStyle w:val="Figure"/>
              <w:spacing w:before="60" w:after="60"/>
              <w:jc w:val="center"/>
              <w:rPr>
                <w:sz w:val="21"/>
                <w:szCs w:val="21"/>
              </w:rPr>
            </w:pPr>
            <w:r>
              <w:rPr>
                <w:rFonts w:ascii="Arial" w:hAnsi="Arial" w:cs="Arial"/>
                <w:b w:val="0"/>
                <w:bCs w:val="0"/>
                <w:color w:val="000000"/>
                <w:sz w:val="15"/>
                <w:szCs w:val="15"/>
              </w:rPr>
              <w:t>XXX</w:t>
            </w:r>
          </w:p>
        </w:tc>
        <w:tc>
          <w:tcPr>
            <w:tcW w:w="324" w:type="pct"/>
            <w:tcBorders>
              <w:top w:val="single" w:color="auto" w:sz="4" w:space="0"/>
              <w:left w:val="single" w:color="auto" w:sz="4" w:space="0"/>
              <w:bottom w:val="single" w:color="auto" w:sz="4" w:space="0"/>
              <w:right w:val="single" w:color="auto" w:sz="4" w:space="0"/>
            </w:tcBorders>
            <w:vAlign w:val="center"/>
          </w:tcPr>
          <w:p w:rsidR="00DB7B15" w:rsidRDefault="00DB7B15" w14:paraId="502EAFF1"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 xml:space="preserve">XXX, XX </w:t>
            </w:r>
          </w:p>
        </w:tc>
        <w:tc>
          <w:tcPr>
            <w:tcW w:w="266" w:type="pct"/>
            <w:tcBorders>
              <w:top w:val="single" w:color="auto" w:sz="4" w:space="0"/>
              <w:left w:val="single" w:color="auto" w:sz="4" w:space="0"/>
              <w:bottom w:val="single" w:color="auto" w:sz="4" w:space="0"/>
              <w:right w:val="single" w:color="auto" w:sz="4" w:space="0"/>
            </w:tcBorders>
            <w:vAlign w:val="center"/>
          </w:tcPr>
          <w:p w:rsidR="00DB7B15" w:rsidRDefault="00DB7B15" w14:paraId="0D6E797D"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 - XX</w:t>
            </w:r>
          </w:p>
        </w:tc>
        <w:tc>
          <w:tcPr>
            <w:tcW w:w="266" w:type="pct"/>
            <w:tcBorders>
              <w:top w:val="single" w:color="auto" w:sz="4" w:space="0"/>
              <w:left w:val="single" w:color="auto" w:sz="4" w:space="0"/>
              <w:bottom w:val="single" w:color="auto" w:sz="4" w:space="0"/>
              <w:right w:val="single" w:color="auto" w:sz="4" w:space="0"/>
            </w:tcBorders>
            <w:vAlign w:val="center"/>
          </w:tcPr>
          <w:p w:rsidR="00DB7B15" w:rsidRDefault="00DB7B15" w14:paraId="5CA167D6"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 - XX</w:t>
            </w:r>
          </w:p>
        </w:tc>
        <w:tc>
          <w:tcPr>
            <w:tcW w:w="267" w:type="pct"/>
            <w:gridSpan w:val="2"/>
            <w:tcBorders>
              <w:top w:val="single" w:color="auto" w:sz="4" w:space="0"/>
              <w:left w:val="single" w:color="auto" w:sz="4" w:space="0"/>
              <w:bottom w:val="single" w:color="auto" w:sz="4" w:space="0"/>
              <w:right w:val="single" w:color="auto" w:sz="4" w:space="0"/>
            </w:tcBorders>
            <w:vAlign w:val="center"/>
          </w:tcPr>
          <w:p w:rsidR="00DB7B15" w:rsidRDefault="00DB7B15" w14:paraId="2A196249"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266" w:type="pct"/>
            <w:tcBorders>
              <w:top w:val="single" w:color="auto" w:sz="4" w:space="0"/>
              <w:left w:val="single" w:color="auto" w:sz="4" w:space="0"/>
              <w:bottom w:val="single" w:color="auto" w:sz="4" w:space="0"/>
              <w:right w:val="single" w:color="auto" w:sz="4" w:space="0"/>
            </w:tcBorders>
            <w:vAlign w:val="center"/>
          </w:tcPr>
          <w:p w:rsidR="00DB7B15" w:rsidRDefault="00DB7B15" w14:paraId="50F77EB4"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106" w:type="pct"/>
            <w:tcBorders>
              <w:top w:val="single" w:color="auto" w:sz="4" w:space="0"/>
              <w:left w:val="single" w:color="auto" w:sz="4" w:space="0"/>
              <w:bottom w:val="single" w:color="auto" w:sz="4" w:space="0"/>
              <w:right w:val="single" w:color="auto" w:sz="4" w:space="0"/>
            </w:tcBorders>
            <w:vAlign w:val="center"/>
          </w:tcPr>
          <w:p w:rsidR="00DB7B15" w:rsidRDefault="00DB7B15" w14:paraId="0FDFCD0A"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06" w:type="pct"/>
            <w:tcBorders>
              <w:top w:val="single" w:color="auto" w:sz="4" w:space="0"/>
              <w:left w:val="single" w:color="auto" w:sz="4" w:space="0"/>
              <w:bottom w:val="single" w:color="auto" w:sz="4" w:space="0"/>
              <w:right w:val="single" w:color="auto" w:sz="4" w:space="0"/>
            </w:tcBorders>
            <w:vAlign w:val="center"/>
          </w:tcPr>
          <w:p w:rsidR="00DB7B15" w:rsidRDefault="00DB7B15" w14:paraId="21615E5F"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06" w:type="pct"/>
            <w:tcBorders>
              <w:top w:val="single" w:color="auto" w:sz="4" w:space="0"/>
              <w:left w:val="single" w:color="auto" w:sz="4" w:space="0"/>
              <w:bottom w:val="single" w:color="auto" w:sz="4" w:space="0"/>
              <w:right w:val="single" w:color="auto" w:sz="4" w:space="0"/>
            </w:tcBorders>
            <w:vAlign w:val="center"/>
          </w:tcPr>
          <w:p w:rsidR="00DB7B15" w:rsidRDefault="00DB7B15" w14:paraId="709FC242"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13" w:type="pct"/>
            <w:tcBorders>
              <w:top w:val="single" w:color="auto" w:sz="4" w:space="0"/>
              <w:left w:val="single" w:color="auto" w:sz="4" w:space="0"/>
              <w:bottom w:val="single" w:color="auto" w:sz="4" w:space="0"/>
              <w:right w:val="single" w:color="auto" w:sz="4" w:space="0"/>
            </w:tcBorders>
            <w:vAlign w:val="center"/>
          </w:tcPr>
          <w:p w:rsidR="00DB7B15" w:rsidRDefault="00DB7B15" w14:paraId="6E1A8611"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252" w:type="pct"/>
            <w:tcBorders>
              <w:top w:val="single" w:color="auto" w:sz="4" w:space="0"/>
              <w:left w:val="single" w:color="auto" w:sz="4" w:space="0"/>
              <w:bottom w:val="single" w:color="auto" w:sz="4" w:space="0"/>
              <w:right w:val="single" w:color="auto" w:sz="4" w:space="0"/>
            </w:tcBorders>
            <w:vAlign w:val="center"/>
          </w:tcPr>
          <w:p w:rsidR="00DB7B15" w:rsidRDefault="00DB7B15" w14:paraId="54D1638B"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999</w:t>
            </w:r>
          </w:p>
        </w:tc>
        <w:tc>
          <w:tcPr>
            <w:tcW w:w="392" w:type="pct"/>
            <w:tcBorders>
              <w:top w:val="single" w:color="auto" w:sz="4" w:space="0"/>
              <w:left w:val="single" w:color="auto" w:sz="4" w:space="0"/>
              <w:bottom w:val="single" w:color="auto" w:sz="4" w:space="0"/>
              <w:right w:val="single" w:color="auto" w:sz="4" w:space="0"/>
            </w:tcBorders>
            <w:vAlign w:val="center"/>
          </w:tcPr>
          <w:p w:rsidRPr="00605B3F" w:rsidR="00DB7B15" w:rsidRDefault="00DB7B15" w14:paraId="2F388FAF" wp14:textId="77777777">
            <w:pPr>
              <w:jc w:val="center"/>
              <w:rPr>
                <w:sz w:val="19"/>
                <w:szCs w:val="19"/>
              </w:rPr>
            </w:pPr>
            <w:r w:rsidRPr="00C3062C">
              <w:rPr>
                <w:rFonts w:cs="Arial"/>
                <w:bCs/>
                <w:color w:val="000000"/>
                <w:sz w:val="15"/>
                <w:szCs w:val="15"/>
              </w:rPr>
              <w:t>XXXXXXXXX</w:t>
            </w:r>
          </w:p>
        </w:tc>
        <w:tc>
          <w:tcPr>
            <w:tcW w:w="317" w:type="pct"/>
            <w:gridSpan w:val="2"/>
            <w:tcBorders>
              <w:top w:val="single" w:color="auto" w:sz="4" w:space="0"/>
              <w:left w:val="single" w:color="auto" w:sz="4" w:space="0"/>
              <w:bottom w:val="single" w:color="auto" w:sz="4" w:space="0"/>
              <w:right w:val="single" w:color="auto" w:sz="4" w:space="0"/>
            </w:tcBorders>
            <w:vAlign w:val="center"/>
          </w:tcPr>
          <w:p w:rsidRPr="00605B3F" w:rsidR="00DB7B15" w:rsidRDefault="00DB7B15" w14:paraId="400565D3" wp14:textId="77777777">
            <w:pPr>
              <w:jc w:val="center"/>
              <w:rPr>
                <w:sz w:val="19"/>
                <w:szCs w:val="19"/>
              </w:rPr>
            </w:pPr>
            <w:r w:rsidRPr="00C3062C">
              <w:rPr>
                <w:rFonts w:cs="Arial"/>
                <w:bCs/>
                <w:color w:val="000000"/>
                <w:sz w:val="15"/>
                <w:szCs w:val="15"/>
              </w:rPr>
              <w:t>XXXXXXX</w:t>
            </w:r>
          </w:p>
        </w:tc>
        <w:tc>
          <w:tcPr>
            <w:tcW w:w="322" w:type="pct"/>
            <w:tcBorders>
              <w:top w:val="single" w:color="auto" w:sz="4" w:space="0"/>
              <w:left w:val="single" w:color="auto" w:sz="4" w:space="0"/>
              <w:bottom w:val="single" w:color="auto" w:sz="4" w:space="0"/>
              <w:right w:val="single" w:color="auto" w:sz="4" w:space="0"/>
            </w:tcBorders>
            <w:vAlign w:val="center"/>
          </w:tcPr>
          <w:p w:rsidR="00DB7B15" w:rsidRDefault="00DB7B15" w14:paraId="7E95555B"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33" w:type="pct"/>
            <w:gridSpan w:val="2"/>
            <w:tcBorders>
              <w:top w:val="single" w:color="auto" w:sz="4" w:space="0"/>
              <w:left w:val="single" w:color="auto" w:sz="4" w:space="0"/>
              <w:bottom w:val="single" w:color="auto" w:sz="4" w:space="0"/>
              <w:right w:val="single" w:color="auto" w:sz="4" w:space="0"/>
            </w:tcBorders>
            <w:vAlign w:val="center"/>
          </w:tcPr>
          <w:p w:rsidR="00DB7B15" w:rsidRDefault="00DB7B15" w14:paraId="357EC74C" wp14:textId="77777777">
            <w:pPr>
              <w:pStyle w:val="Figure"/>
              <w:spacing w:before="60" w:after="6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74" w:type="pct"/>
            <w:tcBorders>
              <w:left w:val="single" w:color="auto" w:sz="4" w:space="0"/>
            </w:tcBorders>
            <w:vAlign w:val="center"/>
          </w:tcPr>
          <w:p w:rsidR="00DB7B15" w:rsidRDefault="00DB7B15" w14:paraId="71049383" wp14:textId="77777777">
            <w:pPr>
              <w:pStyle w:val="Figure"/>
              <w:spacing w:before="60" w:after="60"/>
              <w:rPr>
                <w:rFonts w:ascii="Arial" w:hAnsi="Arial" w:cs="Arial"/>
                <w:bCs w:val="0"/>
                <w:color w:val="FFFFFF"/>
                <w:sz w:val="23"/>
                <w:szCs w:val="23"/>
              </w:rPr>
            </w:pPr>
          </w:p>
        </w:tc>
      </w:tr>
      <w:tr xmlns:wp14="http://schemas.microsoft.com/office/word/2010/wordml" w:rsidR="00A455FF" w:rsidTr="00A455FF" w14:paraId="694BEEC2" wp14:textId="77777777">
        <w:tblPrEx>
          <w:tblCellMar>
            <w:top w:w="0" w:type="dxa"/>
            <w:bottom w:w="0" w:type="dxa"/>
          </w:tblCellMar>
        </w:tblPrEx>
        <w:trPr>
          <w:gridBefore w:val="1"/>
          <w:wBefore w:w="410" w:type="pct"/>
          <w:cantSplit/>
          <w:trHeight w:val="292"/>
          <w:jc w:val="center"/>
        </w:trPr>
        <w:tc>
          <w:tcPr>
            <w:tcW w:w="1675" w:type="pct"/>
            <w:gridSpan w:val="8"/>
            <w:tcBorders>
              <w:top w:val="nil"/>
              <w:bottom w:val="single" w:color="auto" w:sz="4" w:space="0"/>
            </w:tcBorders>
          </w:tcPr>
          <w:p w:rsidR="00B11BCA" w:rsidRDefault="00B11BCA" w14:paraId="2CC9900E" wp14:textId="77777777">
            <w:pPr>
              <w:pStyle w:val="Figure"/>
              <w:spacing w:before="120" w:after="120"/>
              <w:rPr>
                <w:rFonts w:ascii="Arial" w:hAnsi="Arial" w:cs="Arial"/>
                <w:sz w:val="17"/>
                <w:szCs w:val="17"/>
              </w:rPr>
            </w:pPr>
            <w:r>
              <w:rPr>
                <w:rFonts w:ascii="Arial" w:hAnsi="Arial" w:cs="Arial"/>
                <w:sz w:val="17"/>
                <w:szCs w:val="17"/>
              </w:rPr>
              <w:t xml:space="preserve">Run Date: MM/DD/CCYY </w:t>
            </w:r>
          </w:p>
        </w:tc>
        <w:tc>
          <w:tcPr>
            <w:tcW w:w="1479" w:type="pct"/>
            <w:gridSpan w:val="9"/>
            <w:tcBorders>
              <w:top w:val="nil"/>
              <w:bottom w:val="single" w:color="auto" w:sz="4" w:space="0"/>
            </w:tcBorders>
          </w:tcPr>
          <w:p w:rsidR="00B11BCA" w:rsidRDefault="00B11BCA" w14:paraId="5B810471" wp14:textId="77777777">
            <w:pPr>
              <w:pStyle w:val="Figure"/>
              <w:tabs>
                <w:tab w:val="left" w:pos="1686"/>
                <w:tab w:val="center" w:pos="2351"/>
              </w:tabs>
              <w:spacing w:before="120" w:after="120"/>
              <w:rPr>
                <w:rFonts w:ascii="Arial" w:hAnsi="Arial" w:cs="Arial"/>
                <w:sz w:val="17"/>
                <w:szCs w:val="17"/>
              </w:rPr>
            </w:pPr>
            <w:r>
              <w:rPr>
                <w:rFonts w:ascii="Arial" w:hAnsi="Arial" w:cs="Arial"/>
                <w:sz w:val="17"/>
                <w:szCs w:val="17"/>
              </w:rPr>
              <w:tab/>
            </w:r>
            <w:r>
              <w:rPr>
                <w:rFonts w:ascii="Arial" w:hAnsi="Arial" w:cs="Arial"/>
                <w:sz w:val="17"/>
                <w:szCs w:val="17"/>
              </w:rPr>
              <w:t>Page:  X of Y</w:t>
            </w:r>
          </w:p>
        </w:tc>
        <w:tc>
          <w:tcPr>
            <w:tcW w:w="1435" w:type="pct"/>
            <w:gridSpan w:val="6"/>
            <w:tcBorders>
              <w:top w:val="nil"/>
              <w:bottom w:val="single" w:color="auto" w:sz="4" w:space="0"/>
            </w:tcBorders>
          </w:tcPr>
          <w:p w:rsidR="00B11BCA" w:rsidRDefault="00B11BCA" w14:paraId="60FFBE6C" wp14:textId="77777777">
            <w:pPr>
              <w:pStyle w:val="Figure"/>
              <w:spacing w:before="120" w:after="120"/>
              <w:jc w:val="right"/>
              <w:rPr>
                <w:rFonts w:ascii="Arial" w:hAnsi="Arial" w:cs="Arial"/>
                <w:sz w:val="17"/>
                <w:szCs w:val="17"/>
              </w:rPr>
            </w:pPr>
            <w:r>
              <w:rPr>
                <w:rFonts w:ascii="Arial" w:hAnsi="Arial" w:cs="Arial"/>
                <w:sz w:val="17"/>
                <w:szCs w:val="17"/>
              </w:rPr>
              <w:t xml:space="preserve">Run Time: HH:MM:SS </w:t>
            </w:r>
          </w:p>
        </w:tc>
      </w:tr>
    </w:tbl>
    <w:p xmlns:wp14="http://schemas.microsoft.com/office/word/2010/wordml" w:rsidR="00CE759A" w:rsidRDefault="00CE759A" w14:paraId="4D16AC41" wp14:textId="77777777">
      <w:pPr>
        <w:ind w:firstLine="720"/>
        <w:rPr>
          <w:sz w:val="19"/>
          <w:szCs w:val="19"/>
        </w:rPr>
      </w:pPr>
    </w:p>
    <w:p xmlns:wp14="http://schemas.microsoft.com/office/word/2010/wordml" w:rsidRPr="000308BA" w:rsidR="00CE759A" w:rsidP="000308BA" w:rsidRDefault="00CE759A" w14:paraId="7D471F09" wp14:textId="77777777">
      <w:pPr>
        <w:pStyle w:val="Heading6"/>
      </w:pPr>
      <w:r w:rsidRPr="000308BA">
        <w:br w:type="page"/>
      </w:r>
      <w:r w:rsidRPr="000308BA">
        <w:t xml:space="preserve">Report Specification – OPR-SRA-107- Service Authorization Pended over </w:t>
      </w:r>
      <w:r w:rsidR="00591CCB">
        <w:t xml:space="preserve">XX </w:t>
      </w:r>
      <w:r w:rsidRPr="000308BA">
        <w:t>Days</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63"/>
        <w:gridCol w:w="1412"/>
        <w:gridCol w:w="1753"/>
        <w:gridCol w:w="1223"/>
        <w:gridCol w:w="1220"/>
        <w:gridCol w:w="2291"/>
        <w:gridCol w:w="4720"/>
        <w:gridCol w:w="8"/>
      </w:tblGrid>
      <w:tr xmlns:wp14="http://schemas.microsoft.com/office/word/2010/wordml" w:rsidR="00CE759A" w:rsidTr="00A7660D" w14:paraId="2AD35766" wp14:textId="77777777">
        <w:tblPrEx>
          <w:tblCellMar>
            <w:top w:w="0" w:type="dxa"/>
            <w:bottom w:w="0" w:type="dxa"/>
          </w:tblCellMar>
        </w:tblPrEx>
        <w:trPr>
          <w:cantSplit/>
          <w:trHeight w:val="432" w:hRule="exact"/>
          <w:tblHeader/>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FF0000"/>
            <w:vAlign w:val="center"/>
          </w:tcPr>
          <w:p w:rsidR="00CE759A" w:rsidP="00B67B9A" w:rsidRDefault="00CE759A" w14:paraId="0AA8AF6C" wp14:textId="77777777">
            <w:pPr>
              <w:jc w:val="center"/>
              <w:rPr>
                <w:rFonts w:eastAsia="MS Mincho"/>
              </w:rPr>
            </w:pPr>
            <w:bookmarkStart w:name="_Toc170812863" w:id="307"/>
            <w:r>
              <w:rPr>
                <w:rFonts w:eastAsia="MS Mincho"/>
              </w:rPr>
              <w:t>NH MMIS REPORT SPECIFICATION</w:t>
            </w:r>
            <w:bookmarkEnd w:id="307"/>
          </w:p>
        </w:tc>
      </w:tr>
      <w:tr xmlns:wp14="http://schemas.microsoft.com/office/word/2010/wordml" w:rsidR="00CE759A" w:rsidTr="00A7660D" w14:paraId="757B706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613" w:type="pct"/>
            <w:vMerge w:val="restart"/>
            <w:tcBorders>
              <w:top w:val="single" w:color="auto" w:sz="4" w:space="0"/>
            </w:tcBorders>
            <w:vAlign w:val="center"/>
          </w:tcPr>
          <w:p w:rsidRPr="00A7660D" w:rsidR="00CE759A" w:rsidRDefault="00CE759A" w14:paraId="1BA38F31" wp14:textId="77777777">
            <w:pPr>
              <w:pStyle w:val="BodytextChar"/>
              <w:spacing w:before="40" w:after="40"/>
              <w:jc w:val="center"/>
              <w:rPr>
                <w:rStyle w:val="ModernBodyTextChar"/>
                <w:rFonts w:cs="Arial"/>
                <w:b/>
                <w:noProof/>
                <w:color w:val="000000"/>
                <w:sz w:val="18"/>
                <w:szCs w:val="18"/>
              </w:rPr>
            </w:pPr>
            <w:r w:rsidRPr="00A7660D">
              <w:rPr>
                <w:rStyle w:val="ModernTableText"/>
                <w:rFonts w:cs="Arial"/>
                <w:b/>
                <w:noProof/>
                <w:color w:val="000000"/>
                <w:szCs w:val="18"/>
              </w:rPr>
              <w:t>Presentation Type:</w:t>
            </w:r>
          </w:p>
        </w:tc>
        <w:tc>
          <w:tcPr>
            <w:tcW w:w="4387" w:type="pct"/>
            <w:gridSpan w:val="7"/>
            <w:tcBorders>
              <w:top w:val="single" w:color="auto" w:sz="4" w:space="0"/>
            </w:tcBorders>
            <w:vAlign w:val="center"/>
          </w:tcPr>
          <w:p w:rsidRPr="00A7660D" w:rsidR="00CE759A" w:rsidP="00D904D2" w:rsidRDefault="00CE759A" w14:paraId="574F99A5" wp14:textId="77777777">
            <w:pPr>
              <w:pStyle w:val="Header"/>
              <w:pBdr>
                <w:bottom w:val="none" w:color="auto" w:sz="0" w:space="0"/>
              </w:pBdr>
              <w:spacing w:before="40" w:after="40"/>
              <w:rPr>
                <w:rStyle w:val="ModernBodyTextChar"/>
                <w:b w:val="0"/>
                <w:noProof/>
                <w:sz w:val="18"/>
                <w:szCs w:val="18"/>
              </w:rPr>
            </w:pPr>
            <w:r w:rsidRPr="00105EB0">
              <w:rPr>
                <w:rStyle w:val="ModernTableText"/>
                <w:rFonts w:ascii="Wingdings" w:hAnsi="Wingdings" w:eastAsia="Wingdings" w:cs="Wingdings"/>
                <w:b w:val="0"/>
                <w:noProof/>
                <w:szCs w:val="18"/>
                <w:lang w:val="en-US" w:eastAsia="en-US"/>
              </w:rPr>
              <w:t>þ</w:t>
            </w:r>
            <w:r w:rsidRPr="00105EB0">
              <w:rPr>
                <w:rStyle w:val="ModernTableText"/>
                <w:b w:val="0"/>
                <w:noProof/>
                <w:szCs w:val="18"/>
                <w:lang w:val="en-US" w:eastAsia="en-US"/>
              </w:rPr>
              <w:t xml:space="preserve"> List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Crosstab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Repeater Object        </w:t>
            </w:r>
          </w:p>
        </w:tc>
      </w:tr>
      <w:tr xmlns:wp14="http://schemas.microsoft.com/office/word/2010/wordml" w:rsidR="00CE759A" w:rsidTr="00A7660D" w14:paraId="5BC7D38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8"/>
          <w:jc w:val="center"/>
        </w:trPr>
        <w:tc>
          <w:tcPr>
            <w:tcW w:w="613" w:type="pct"/>
            <w:vMerge/>
            <w:vAlign w:val="center"/>
          </w:tcPr>
          <w:p w:rsidRPr="00A7660D" w:rsidR="00CE759A" w:rsidRDefault="00CE759A" w14:paraId="12A4EA11" wp14:textId="77777777">
            <w:pPr>
              <w:pStyle w:val="BodytextChar"/>
              <w:spacing w:before="40" w:after="40"/>
              <w:rPr>
                <w:rStyle w:val="ModernTableText"/>
                <w:rFonts w:cs="Arial"/>
                <w:noProof/>
                <w:color w:val="000000"/>
                <w:szCs w:val="18"/>
              </w:rPr>
            </w:pPr>
          </w:p>
        </w:tc>
        <w:tc>
          <w:tcPr>
            <w:tcW w:w="491" w:type="pct"/>
            <w:vMerge w:val="restart"/>
            <w:tcBorders>
              <w:top w:val="single" w:color="616161" w:sz="2" w:space="0"/>
            </w:tcBorders>
            <w:vAlign w:val="center"/>
          </w:tcPr>
          <w:p w:rsidRPr="00105EB0" w:rsidR="00CE759A" w:rsidP="00D904D2" w:rsidRDefault="00CE759A" w14:paraId="5105250B" wp14:textId="77777777">
            <w:pPr>
              <w:pStyle w:val="Header"/>
              <w:pBdr>
                <w:bottom w:val="none" w:color="auto" w:sz="0" w:space="0"/>
              </w:pBdr>
              <w:spacing w:before="40" w:after="40"/>
              <w:jc w:val="center"/>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Chart Object</w:t>
            </w:r>
          </w:p>
        </w:tc>
        <w:tc>
          <w:tcPr>
            <w:tcW w:w="1034" w:type="pct"/>
            <w:gridSpan w:val="2"/>
            <w:tcBorders>
              <w:top w:val="single" w:color="616161" w:sz="2" w:space="0"/>
            </w:tcBorders>
            <w:vAlign w:val="center"/>
          </w:tcPr>
          <w:p w:rsidRPr="00105EB0" w:rsidR="00CE759A" w:rsidP="00D904D2" w:rsidRDefault="00CE759A" w14:paraId="32AF79F3"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Type:</w:t>
            </w:r>
          </w:p>
          <w:p w:rsidRPr="00105EB0" w:rsidR="00CE759A" w:rsidP="00D904D2" w:rsidRDefault="00CE759A" w14:paraId="06A471F8"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Column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Bar                                                               </w:t>
            </w:r>
          </w:p>
        </w:tc>
        <w:tc>
          <w:tcPr>
            <w:tcW w:w="2862" w:type="pct"/>
            <w:gridSpan w:val="4"/>
            <w:tcBorders>
              <w:top w:val="single" w:color="616161" w:sz="2" w:space="0"/>
            </w:tcBorders>
          </w:tcPr>
          <w:p w:rsidRPr="00105EB0" w:rsidR="00CE759A" w:rsidP="00D904D2" w:rsidRDefault="00CE759A" w14:paraId="2EB25989"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Attributes:</w:t>
            </w:r>
          </w:p>
          <w:p w:rsidRPr="00105EB0" w:rsidR="00CE759A" w:rsidP="00D904D2" w:rsidRDefault="00CE759A" w14:paraId="47CD7539"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3D</w:t>
            </w:r>
          </w:p>
        </w:tc>
      </w:tr>
      <w:tr xmlns:wp14="http://schemas.microsoft.com/office/word/2010/wordml" w:rsidR="00CE759A" w:rsidTr="00A7660D" w14:paraId="15D9E03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13" w:type="pct"/>
            <w:vMerge/>
            <w:vAlign w:val="center"/>
          </w:tcPr>
          <w:p w:rsidRPr="00A7660D" w:rsidR="00CE759A" w:rsidRDefault="00CE759A" w14:paraId="5A1EA135" wp14:textId="77777777">
            <w:pPr>
              <w:pStyle w:val="BodytextChar"/>
              <w:spacing w:before="40" w:after="40"/>
              <w:rPr>
                <w:rStyle w:val="ModernTableText"/>
                <w:rFonts w:cs="Arial"/>
                <w:noProof/>
                <w:color w:val="000000"/>
                <w:szCs w:val="18"/>
              </w:rPr>
            </w:pPr>
          </w:p>
        </w:tc>
        <w:tc>
          <w:tcPr>
            <w:tcW w:w="491" w:type="pct"/>
            <w:vMerge/>
          </w:tcPr>
          <w:p w:rsidRPr="00105EB0" w:rsidR="00CE759A" w:rsidP="00D904D2" w:rsidRDefault="00CE759A" w14:paraId="58717D39" wp14:textId="77777777">
            <w:pPr>
              <w:pStyle w:val="Header"/>
              <w:pBdr>
                <w:bottom w:val="none" w:color="auto" w:sz="0" w:space="0"/>
              </w:pBdr>
              <w:spacing w:before="40" w:after="40"/>
              <w:rPr>
                <w:rStyle w:val="ModernTableText"/>
                <w:b w:val="0"/>
                <w:noProof/>
                <w:szCs w:val="18"/>
                <w:lang w:val="en-US" w:eastAsia="en-US"/>
              </w:rPr>
            </w:pPr>
          </w:p>
        </w:tc>
        <w:tc>
          <w:tcPr>
            <w:tcW w:w="1034" w:type="pct"/>
            <w:gridSpan w:val="2"/>
            <w:tcBorders>
              <w:top w:val="single" w:color="616161" w:sz="2" w:space="0"/>
            </w:tcBorders>
            <w:vAlign w:val="center"/>
          </w:tcPr>
          <w:p w:rsidRPr="00105EB0" w:rsidR="00CE759A" w:rsidP="00D904D2" w:rsidRDefault="00CE759A" w14:paraId="355D407D"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Line                                        </w:t>
            </w:r>
          </w:p>
        </w:tc>
        <w:tc>
          <w:tcPr>
            <w:tcW w:w="2862" w:type="pct"/>
            <w:gridSpan w:val="4"/>
          </w:tcPr>
          <w:p w:rsidRPr="00105EB0" w:rsidR="00CE759A" w:rsidP="00D904D2" w:rsidRDefault="00CE759A" w14:paraId="644E8AD4"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With Markers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p>
        </w:tc>
      </w:tr>
      <w:tr xmlns:wp14="http://schemas.microsoft.com/office/word/2010/wordml" w:rsidR="00CE759A" w:rsidTr="00A7660D" w14:paraId="123F5A6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13" w:type="pct"/>
            <w:vMerge/>
            <w:vAlign w:val="center"/>
          </w:tcPr>
          <w:p w:rsidRPr="00A7660D" w:rsidR="00CE759A" w:rsidRDefault="00CE759A" w14:paraId="5338A720" wp14:textId="77777777">
            <w:pPr>
              <w:pStyle w:val="BodytextChar"/>
              <w:spacing w:before="40" w:after="40"/>
              <w:rPr>
                <w:rStyle w:val="ModernTableText"/>
                <w:rFonts w:cs="Arial"/>
                <w:noProof/>
                <w:color w:val="000000"/>
                <w:szCs w:val="18"/>
              </w:rPr>
            </w:pPr>
          </w:p>
        </w:tc>
        <w:tc>
          <w:tcPr>
            <w:tcW w:w="491" w:type="pct"/>
            <w:vMerge/>
          </w:tcPr>
          <w:p w:rsidRPr="00105EB0" w:rsidR="00CE759A" w:rsidP="00D904D2" w:rsidRDefault="00CE759A" w14:paraId="61DAA4D5" wp14:textId="77777777">
            <w:pPr>
              <w:pStyle w:val="Header"/>
              <w:pBdr>
                <w:bottom w:val="none" w:color="auto" w:sz="0" w:space="0"/>
              </w:pBdr>
              <w:spacing w:before="40" w:after="40"/>
              <w:rPr>
                <w:rStyle w:val="ModernTableText"/>
                <w:b w:val="0"/>
                <w:noProof/>
                <w:szCs w:val="18"/>
                <w:lang w:val="en-US" w:eastAsia="en-US"/>
              </w:rPr>
            </w:pPr>
          </w:p>
        </w:tc>
        <w:tc>
          <w:tcPr>
            <w:tcW w:w="1034" w:type="pct"/>
            <w:gridSpan w:val="2"/>
            <w:tcBorders>
              <w:top w:val="single" w:color="616161" w:sz="2" w:space="0"/>
            </w:tcBorders>
            <w:vAlign w:val="center"/>
          </w:tcPr>
          <w:p w:rsidRPr="00105EB0" w:rsidR="00CE759A" w:rsidP="00D904D2" w:rsidRDefault="00CE759A" w14:paraId="7F269110"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Pie</w:t>
            </w:r>
          </w:p>
        </w:tc>
        <w:tc>
          <w:tcPr>
            <w:tcW w:w="2862" w:type="pct"/>
            <w:gridSpan w:val="4"/>
          </w:tcPr>
          <w:p w:rsidRPr="00105EB0" w:rsidR="00CE759A" w:rsidP="00D904D2" w:rsidRDefault="00CE759A" w14:paraId="2B3E98A7"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3D                    </w:t>
            </w:r>
          </w:p>
        </w:tc>
      </w:tr>
      <w:tr xmlns:wp14="http://schemas.microsoft.com/office/word/2010/wordml" w:rsidR="00CE759A" w:rsidTr="00A7660D" w14:paraId="5A95CBE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Pr="00A7660D" w:rsidR="00CE759A" w:rsidRDefault="00CE759A" w14:paraId="7A0F806F" wp14:textId="77777777">
            <w:pPr>
              <w:pStyle w:val="TableText1"/>
              <w:spacing w:before="40" w:after="40"/>
              <w:jc w:val="center"/>
              <w:rPr>
                <w:rStyle w:val="ModernTableText"/>
                <w:rFonts w:ascii="Arial Black" w:hAnsi="Arial Black" w:cs="Arial"/>
                <w:bCs/>
                <w:noProof/>
                <w:color w:val="FFFFFF"/>
                <w:sz w:val="20"/>
                <w:szCs w:val="20"/>
              </w:rPr>
            </w:pPr>
            <w:r w:rsidRPr="00A7660D">
              <w:rPr>
                <w:rStyle w:val="ModernTableText"/>
                <w:rFonts w:ascii="Arial Black" w:hAnsi="Arial Black" w:cs="Arial"/>
                <w:bCs/>
                <w:noProof/>
                <w:color w:val="FFFFFF"/>
                <w:sz w:val="20"/>
                <w:szCs w:val="20"/>
              </w:rPr>
              <w:t>Report Section Heading (opt)</w:t>
            </w:r>
          </w:p>
        </w:tc>
      </w:tr>
      <w:tr xmlns:wp14="http://schemas.microsoft.com/office/word/2010/wordml" w:rsidR="00CE759A" w:rsidTr="00A7660D" w14:paraId="64E3A60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A7660D" w:rsidR="00CE759A" w:rsidRDefault="00CE759A" w14:paraId="66136ABE" wp14:textId="77777777">
            <w:pPr>
              <w:pStyle w:val="TableText1"/>
              <w:spacing w:before="40" w:after="40"/>
              <w:jc w:val="center"/>
              <w:rPr>
                <w:rStyle w:val="ModernTableText"/>
                <w:rFonts w:cs="Arial"/>
                <w:b/>
                <w:noProof/>
                <w:szCs w:val="18"/>
              </w:rPr>
            </w:pPr>
            <w:r w:rsidRPr="00A7660D">
              <w:rPr>
                <w:rStyle w:val="ModernTableText"/>
                <w:rFonts w:cs="Arial"/>
                <w:b/>
                <w:bCs/>
                <w:noProof/>
                <w:szCs w:val="18"/>
              </w:rPr>
              <w:t>Report Section Label (opt)</w:t>
            </w:r>
          </w:p>
        </w:tc>
        <w:tc>
          <w:tcPr>
            <w:tcW w:w="1645" w:type="pct"/>
            <w:gridSpan w:val="3"/>
            <w:tcBorders>
              <w:top w:val="single" w:color="616161" w:sz="2" w:space="0"/>
              <w:bottom w:val="single" w:color="616161" w:sz="2" w:space="0"/>
            </w:tcBorders>
            <w:vAlign w:val="center"/>
          </w:tcPr>
          <w:p w:rsidRPr="00A7660D" w:rsidR="00CE759A" w:rsidRDefault="00CE759A" w14:paraId="7F15184B" wp14:textId="77777777">
            <w:pPr>
              <w:pStyle w:val="TableText1"/>
              <w:spacing w:before="40" w:after="40"/>
              <w:jc w:val="center"/>
              <w:rPr>
                <w:rStyle w:val="ModernTableText"/>
                <w:rFonts w:cs="Arial"/>
                <w:b/>
                <w:noProof/>
                <w:szCs w:val="18"/>
              </w:rPr>
            </w:pPr>
            <w:r w:rsidRPr="00A7660D">
              <w:rPr>
                <w:rStyle w:val="ModernTableText"/>
                <w:rFonts w:cs="Arial"/>
                <w:b/>
                <w:noProof/>
                <w:szCs w:val="18"/>
              </w:rPr>
              <w:t>Report Section Description (opt)</w:t>
            </w:r>
          </w:p>
        </w:tc>
        <w:tc>
          <w:tcPr>
            <w:tcW w:w="1642" w:type="pct"/>
            <w:gridSpan w:val="2"/>
            <w:tcBorders>
              <w:top w:val="single" w:color="616161" w:sz="2" w:space="0"/>
              <w:bottom w:val="single" w:color="616161" w:sz="2" w:space="0"/>
            </w:tcBorders>
            <w:vAlign w:val="center"/>
          </w:tcPr>
          <w:p w:rsidRPr="00A7660D" w:rsidR="00CE759A" w:rsidRDefault="00CE759A" w14:paraId="71ACD9F8" wp14:textId="77777777">
            <w:pPr>
              <w:pStyle w:val="TableText1"/>
              <w:spacing w:before="40" w:after="40"/>
              <w:jc w:val="center"/>
              <w:rPr>
                <w:rStyle w:val="ModernTableText"/>
                <w:rFonts w:cs="Arial"/>
                <w:b/>
                <w:noProof/>
                <w:szCs w:val="18"/>
              </w:rPr>
            </w:pPr>
            <w:r w:rsidRPr="00A7660D">
              <w:rPr>
                <w:rStyle w:val="ModernTableText"/>
                <w:rFonts w:cs="Arial"/>
                <w:b/>
                <w:noProof/>
                <w:szCs w:val="18"/>
              </w:rPr>
              <w:t>Report Section Processing Rules (opt)</w:t>
            </w:r>
          </w:p>
        </w:tc>
      </w:tr>
      <w:tr xmlns:wp14="http://schemas.microsoft.com/office/word/2010/wordml" w:rsidR="00591CCB" w:rsidTr="00A7660D" w14:paraId="2F09763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tcPr>
          <w:p w:rsidRPr="00A7660D" w:rsidR="00591CCB" w:rsidP="00591CCB" w:rsidRDefault="00591CCB" w14:paraId="7A38D3B8" wp14:textId="77777777">
            <w:pPr>
              <w:jc w:val="left"/>
              <w:rPr>
                <w:sz w:val="18"/>
                <w:szCs w:val="18"/>
              </w:rPr>
            </w:pPr>
            <w:r w:rsidRPr="00A7660D">
              <w:rPr>
                <w:rFonts w:cs="Arial"/>
                <w:sz w:val="18"/>
                <w:szCs w:val="18"/>
              </w:rPr>
              <w:t>Line of Business</w:t>
            </w:r>
          </w:p>
        </w:tc>
        <w:tc>
          <w:tcPr>
            <w:tcW w:w="1645" w:type="pct"/>
            <w:gridSpan w:val="3"/>
            <w:tcBorders>
              <w:top w:val="single" w:color="616161" w:sz="2" w:space="0"/>
              <w:bottom w:val="single" w:color="616161" w:sz="2" w:space="0"/>
            </w:tcBorders>
          </w:tcPr>
          <w:p w:rsidRPr="00A7660D" w:rsidR="00591CCB" w:rsidP="00591CCB" w:rsidRDefault="00591CCB" w14:paraId="316B4684" wp14:textId="77777777">
            <w:pPr>
              <w:jc w:val="left"/>
              <w:rPr>
                <w:sz w:val="18"/>
                <w:szCs w:val="18"/>
              </w:rPr>
            </w:pPr>
            <w:r w:rsidRPr="00A7660D">
              <w:rPr>
                <w:rFonts w:cs="Arial"/>
                <w:sz w:val="18"/>
                <w:szCs w:val="18"/>
              </w:rPr>
              <w:t>The line of business code and description.</w:t>
            </w:r>
          </w:p>
        </w:tc>
        <w:tc>
          <w:tcPr>
            <w:tcW w:w="1642" w:type="pct"/>
            <w:gridSpan w:val="2"/>
            <w:tcBorders>
              <w:top w:val="single" w:color="616161" w:sz="2" w:space="0"/>
              <w:bottom w:val="single" w:color="616161" w:sz="2" w:space="0"/>
            </w:tcBorders>
          </w:tcPr>
          <w:p w:rsidRPr="00A7660D" w:rsidR="00591CCB" w:rsidP="00591CCB" w:rsidRDefault="00591CCB" w14:paraId="0D191D86" wp14:textId="77777777">
            <w:pPr>
              <w:jc w:val="left"/>
              <w:rPr>
                <w:rFonts w:cs="Arial"/>
                <w:sz w:val="18"/>
                <w:szCs w:val="18"/>
              </w:rPr>
            </w:pPr>
            <w:r w:rsidRPr="00A7660D">
              <w:rPr>
                <w:rFonts w:cs="Arial"/>
                <w:sz w:val="18"/>
                <w:szCs w:val="18"/>
              </w:rPr>
              <w:t>Using R-VV-DOMAIN-NAM = ‘R-LOB-CD’, join to R-VV-TB.R-VV-CD using A-HDR-TB.R-LOB-CD to get the short description.</w:t>
            </w:r>
          </w:p>
        </w:tc>
      </w:tr>
      <w:tr xmlns:wp14="http://schemas.microsoft.com/office/word/2010/wordml" w:rsidR="00591CCB" w:rsidTr="00A7660D" w14:paraId="304ECF8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A7660D" w:rsidR="00591CCB" w:rsidRDefault="00591CCB" w14:paraId="5F6C551F" wp14:textId="77777777">
            <w:pPr>
              <w:pStyle w:val="Figure"/>
              <w:rPr>
                <w:rStyle w:val="ModernTableText"/>
                <w:rFonts w:cs="Arial"/>
                <w:b w:val="0"/>
                <w:color w:val="000000"/>
                <w:szCs w:val="18"/>
              </w:rPr>
            </w:pPr>
            <w:r w:rsidRPr="00A7660D">
              <w:rPr>
                <w:rStyle w:val="ModernTableText"/>
                <w:rFonts w:cs="Arial"/>
                <w:b w:val="0"/>
                <w:color w:val="000000"/>
                <w:szCs w:val="18"/>
              </w:rPr>
              <w:t xml:space="preserve">As of:  MM/DD/CCYY </w:t>
            </w:r>
          </w:p>
        </w:tc>
        <w:tc>
          <w:tcPr>
            <w:tcW w:w="1645" w:type="pct"/>
            <w:gridSpan w:val="3"/>
            <w:tcBorders>
              <w:top w:val="single" w:color="616161" w:sz="2" w:space="0"/>
              <w:bottom w:val="single" w:color="616161" w:sz="2" w:space="0"/>
            </w:tcBorders>
            <w:vAlign w:val="center"/>
          </w:tcPr>
          <w:p w:rsidRPr="00A7660D" w:rsidR="00591CCB" w:rsidRDefault="00591CCB" w14:paraId="68C4F200" wp14:textId="77777777">
            <w:pPr>
              <w:pStyle w:val="TableText1"/>
              <w:spacing w:before="40" w:after="40"/>
              <w:rPr>
                <w:rStyle w:val="ModernTableText"/>
                <w:rFonts w:cs="Arial"/>
                <w:color w:val="000000"/>
                <w:szCs w:val="18"/>
              </w:rPr>
            </w:pPr>
            <w:r w:rsidRPr="00A7660D">
              <w:rPr>
                <w:rStyle w:val="ModernTableText"/>
                <w:rFonts w:cs="Arial"/>
                <w:color w:val="000000"/>
                <w:szCs w:val="18"/>
              </w:rPr>
              <w:t>Page Heading.  Monthly report end as of date.</w:t>
            </w:r>
          </w:p>
        </w:tc>
        <w:tc>
          <w:tcPr>
            <w:tcW w:w="1642" w:type="pct"/>
            <w:gridSpan w:val="2"/>
            <w:tcBorders>
              <w:top w:val="single" w:color="616161" w:sz="2" w:space="0"/>
              <w:bottom w:val="single" w:color="616161" w:sz="2" w:space="0"/>
            </w:tcBorders>
            <w:vAlign w:val="center"/>
          </w:tcPr>
          <w:p w:rsidRPr="00A7660D" w:rsidR="00591CCB" w:rsidRDefault="00591CCB" w14:paraId="62413A5B" wp14:textId="77777777">
            <w:pPr>
              <w:pStyle w:val="TableText1"/>
              <w:spacing w:before="40" w:after="40"/>
              <w:rPr>
                <w:rStyle w:val="ModernTableText"/>
                <w:rFonts w:cs="Arial"/>
                <w:color w:val="000000"/>
                <w:szCs w:val="18"/>
              </w:rPr>
            </w:pPr>
            <w:r w:rsidRPr="00A7660D">
              <w:rPr>
                <w:rFonts w:cs="Arial"/>
                <w:color w:val="000000"/>
                <w:sz w:val="18"/>
                <w:szCs w:val="18"/>
              </w:rPr>
              <w:t>As of month end reporting date.</w:t>
            </w:r>
          </w:p>
        </w:tc>
      </w:tr>
      <w:tr xmlns:wp14="http://schemas.microsoft.com/office/word/2010/wordml" w:rsidR="00591CCB" w:rsidTr="00A7660D" w14:paraId="09CE7EB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tcPr>
          <w:p w:rsidRPr="00A7660D" w:rsidR="00591CCB" w:rsidRDefault="00591CCB" w14:paraId="7B4145A2" wp14:textId="77777777">
            <w:pPr>
              <w:pStyle w:val="BodytextChar"/>
              <w:spacing w:before="40" w:after="40"/>
              <w:rPr>
                <w:rFonts w:cs="Arial"/>
                <w:color w:val="000000"/>
                <w:sz w:val="18"/>
                <w:szCs w:val="18"/>
              </w:rPr>
            </w:pPr>
            <w:r w:rsidRPr="00A7660D">
              <w:rPr>
                <w:rFonts w:cs="Arial"/>
                <w:bCs/>
                <w:color w:val="000000"/>
                <w:sz w:val="18"/>
                <w:szCs w:val="18"/>
              </w:rPr>
              <w:t>SA Curr Locn Cd - Desc</w:t>
            </w:r>
          </w:p>
        </w:tc>
        <w:tc>
          <w:tcPr>
            <w:tcW w:w="1645" w:type="pct"/>
            <w:gridSpan w:val="3"/>
            <w:tcBorders>
              <w:top w:val="single" w:color="616161" w:sz="2" w:space="0"/>
              <w:bottom w:val="single" w:color="616161" w:sz="2" w:space="0"/>
            </w:tcBorders>
          </w:tcPr>
          <w:p w:rsidRPr="00A7660D" w:rsidR="00591CCB" w:rsidRDefault="00591CCB" w14:paraId="6BA8F9A1" wp14:textId="77777777">
            <w:pPr>
              <w:jc w:val="left"/>
              <w:rPr>
                <w:rFonts w:cs="Arial"/>
                <w:sz w:val="18"/>
                <w:szCs w:val="18"/>
              </w:rPr>
            </w:pPr>
            <w:r w:rsidRPr="00A7660D">
              <w:rPr>
                <w:rFonts w:cs="Arial"/>
                <w:sz w:val="18"/>
                <w:szCs w:val="18"/>
              </w:rPr>
              <w:t>SA Current Location Code and Description.</w:t>
            </w:r>
          </w:p>
        </w:tc>
        <w:tc>
          <w:tcPr>
            <w:tcW w:w="1642" w:type="pct"/>
            <w:gridSpan w:val="2"/>
            <w:tcBorders>
              <w:top w:val="single" w:color="616161" w:sz="2" w:space="0"/>
              <w:bottom w:val="single" w:color="616161" w:sz="2" w:space="0"/>
            </w:tcBorders>
            <w:vAlign w:val="center"/>
          </w:tcPr>
          <w:p w:rsidRPr="00A7660D" w:rsidR="00591CCB" w:rsidRDefault="00392747" w14:paraId="689DC0DA" wp14:textId="77777777">
            <w:pPr>
              <w:pStyle w:val="TableText1"/>
              <w:spacing w:before="40" w:after="40"/>
              <w:rPr>
                <w:rStyle w:val="ModernTableText"/>
                <w:rFonts w:cs="Arial"/>
                <w:color w:val="000000"/>
                <w:szCs w:val="18"/>
              </w:rPr>
            </w:pPr>
            <w:r w:rsidRPr="00A7660D">
              <w:rPr>
                <w:rFonts w:cs="Arial"/>
                <w:color w:val="000000"/>
                <w:sz w:val="18"/>
                <w:szCs w:val="18"/>
              </w:rPr>
              <w:t>Using R-VV-DOMAIN-NAM = ‘A-CURR-LOCN-CD’, join to R-VV-TB.R-VV-CD using A-HDR-TB.A-CURR-LOCN-CD to get the short description.</w:t>
            </w:r>
          </w:p>
        </w:tc>
      </w:tr>
      <w:tr xmlns:wp14="http://schemas.microsoft.com/office/word/2010/wordml" w:rsidR="00591CCB" w:rsidTr="00A7660D" w14:paraId="6C4A4AC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tcPr>
          <w:p w:rsidRPr="00A7660D" w:rsidR="00591CCB" w:rsidRDefault="00591CCB" w14:paraId="10C42729" wp14:textId="77777777">
            <w:pPr>
              <w:pStyle w:val="BodytextChar"/>
              <w:spacing w:before="40" w:after="40"/>
              <w:rPr>
                <w:rFonts w:cs="Arial"/>
                <w:sz w:val="18"/>
                <w:szCs w:val="18"/>
              </w:rPr>
            </w:pPr>
            <w:r w:rsidRPr="00A7660D">
              <w:rPr>
                <w:rFonts w:cs="Arial"/>
                <w:sz w:val="18"/>
                <w:szCs w:val="18"/>
              </w:rPr>
              <w:t>SA Last Saved User ID</w:t>
            </w:r>
          </w:p>
        </w:tc>
        <w:tc>
          <w:tcPr>
            <w:tcW w:w="1645" w:type="pct"/>
            <w:gridSpan w:val="3"/>
            <w:tcBorders>
              <w:top w:val="single" w:color="616161" w:sz="2" w:space="0"/>
              <w:bottom w:val="single" w:color="616161" w:sz="2" w:space="0"/>
            </w:tcBorders>
          </w:tcPr>
          <w:p w:rsidRPr="00A7660D" w:rsidR="00591CCB" w:rsidRDefault="00591CCB" w14:paraId="0E670A61" wp14:textId="77777777">
            <w:pPr>
              <w:jc w:val="left"/>
              <w:rPr>
                <w:rFonts w:cs="Arial"/>
                <w:sz w:val="18"/>
                <w:szCs w:val="18"/>
              </w:rPr>
            </w:pPr>
            <w:r w:rsidRPr="00A7660D">
              <w:rPr>
                <w:rFonts w:cs="Arial"/>
                <w:sz w:val="18"/>
                <w:szCs w:val="18"/>
              </w:rPr>
              <w:t>This field displays the user’s id.</w:t>
            </w:r>
          </w:p>
        </w:tc>
        <w:tc>
          <w:tcPr>
            <w:tcW w:w="1642" w:type="pct"/>
            <w:gridSpan w:val="2"/>
            <w:tcBorders>
              <w:top w:val="single" w:color="616161" w:sz="2" w:space="0"/>
              <w:bottom w:val="single" w:color="616161" w:sz="2" w:space="0"/>
            </w:tcBorders>
            <w:vAlign w:val="center"/>
          </w:tcPr>
          <w:p w:rsidRPr="00A7660D" w:rsidR="00591CCB" w:rsidRDefault="00591CCB" w14:paraId="6C7C4735" wp14:textId="77777777">
            <w:pPr>
              <w:pStyle w:val="TableText1"/>
              <w:spacing w:before="40" w:after="40"/>
              <w:rPr>
                <w:rFonts w:cs="Arial"/>
                <w:sz w:val="18"/>
                <w:szCs w:val="18"/>
              </w:rPr>
            </w:pPr>
            <w:r w:rsidRPr="00A7660D">
              <w:rPr>
                <w:rStyle w:val="ModernTableText"/>
                <w:rFonts w:cs="Arial"/>
                <w:color w:val="000000"/>
                <w:szCs w:val="18"/>
              </w:rPr>
              <w:t>A_HDR_TB.</w:t>
            </w:r>
            <w:r w:rsidRPr="00A7660D">
              <w:rPr>
                <w:rFonts w:cs="Arial"/>
                <w:sz w:val="18"/>
                <w:szCs w:val="18"/>
              </w:rPr>
              <w:t>G_AUD _USER_ID</w:t>
            </w:r>
          </w:p>
          <w:p w:rsidRPr="00A7660D" w:rsidR="00392747" w:rsidP="00392747" w:rsidRDefault="00392747" w14:paraId="11D925B4" wp14:textId="77777777">
            <w:pPr>
              <w:pStyle w:val="TableText1"/>
              <w:spacing w:before="40" w:after="40"/>
              <w:rPr>
                <w:rFonts w:cs="Arial"/>
                <w:sz w:val="18"/>
                <w:szCs w:val="18"/>
              </w:rPr>
            </w:pPr>
            <w:r w:rsidRPr="00A7660D">
              <w:rPr>
                <w:rFonts w:cs="Arial"/>
                <w:sz w:val="18"/>
                <w:szCs w:val="18"/>
              </w:rPr>
              <w:t>Join to G-USER-TB to get the G-LAST-NAM, G-SFX-NAM, G-FIRST-NAM, G-MI-NAM</w:t>
            </w:r>
          </w:p>
          <w:p w:rsidRPr="00A7660D" w:rsidR="00392747" w:rsidP="00392747" w:rsidRDefault="00392747" w14:paraId="17AA39CA" wp14:textId="77777777">
            <w:pPr>
              <w:pStyle w:val="TableText1"/>
              <w:rPr>
                <w:rFonts w:cs="Arial"/>
                <w:sz w:val="18"/>
                <w:szCs w:val="18"/>
              </w:rPr>
            </w:pPr>
            <w:r w:rsidRPr="00A7660D">
              <w:rPr>
                <w:rFonts w:cs="Arial"/>
                <w:sz w:val="18"/>
                <w:szCs w:val="18"/>
              </w:rPr>
              <w:t>Concatenate.</w:t>
            </w:r>
          </w:p>
          <w:p w:rsidRPr="00A7660D" w:rsidR="00392747" w:rsidP="00392747" w:rsidRDefault="00392747" w14:paraId="6580B6DC" wp14:textId="77777777">
            <w:pPr>
              <w:pStyle w:val="TableText1"/>
              <w:rPr>
                <w:rFonts w:cs="Arial"/>
                <w:sz w:val="18"/>
                <w:szCs w:val="18"/>
              </w:rPr>
            </w:pPr>
            <w:r w:rsidRPr="00A7660D">
              <w:rPr>
                <w:rFonts w:cs="Arial"/>
                <w:sz w:val="18"/>
                <w:szCs w:val="18"/>
              </w:rPr>
              <w:t>Format as:</w:t>
            </w:r>
          </w:p>
          <w:p w:rsidRPr="00457BBB" w:rsidR="00392747" w:rsidRDefault="00457BBB" w14:paraId="2D7BFCF6" wp14:textId="77777777">
            <w:pPr>
              <w:pStyle w:val="TableText1"/>
              <w:spacing w:before="40" w:after="40"/>
              <w:rPr>
                <w:rStyle w:val="ModernTableText"/>
                <w:rFonts w:cs="Arial"/>
                <w:szCs w:val="18"/>
              </w:rPr>
            </w:pPr>
            <w:r>
              <w:rPr>
                <w:rFonts w:cs="Arial"/>
                <w:sz w:val="18"/>
                <w:szCs w:val="18"/>
              </w:rPr>
              <w:t>LLLLLLLLLLL SSS., FFFFFFFF I</w:t>
            </w:r>
          </w:p>
        </w:tc>
      </w:tr>
      <w:tr xmlns:wp14="http://schemas.microsoft.com/office/word/2010/wordml" w:rsidR="00591CCB" w:rsidTr="00A7660D" w14:paraId="7D187D0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2" w:type="pct"/>
          <w:cantSplit/>
          <w:jc w:val="center"/>
        </w:trPr>
        <w:tc>
          <w:tcPr>
            <w:tcW w:w="4998" w:type="pct"/>
            <w:gridSpan w:val="7"/>
            <w:tcBorders>
              <w:top w:val="single" w:color="616161" w:sz="2" w:space="0"/>
              <w:bottom w:val="single" w:color="616161" w:sz="2" w:space="0"/>
            </w:tcBorders>
            <w:shd w:val="clear" w:color="auto" w:fill="191919"/>
          </w:tcPr>
          <w:p w:rsidR="00591CCB" w:rsidRDefault="00591CCB" w14:paraId="6C12B0B3" wp14:textId="77777777">
            <w:pPr>
              <w:pStyle w:val="TableText1"/>
              <w:spacing w:before="40" w:after="40"/>
              <w:jc w:val="center"/>
              <w:rPr>
                <w:rStyle w:val="ModernTableText"/>
                <w:rFonts w:ascii="Arial Black" w:hAnsi="Arial Black" w:cs="Arial"/>
                <w:bCs/>
                <w:noProof/>
                <w:color w:val="FFFFFF"/>
                <w:sz w:val="17"/>
                <w:szCs w:val="17"/>
              </w:rPr>
            </w:pPr>
            <w:r w:rsidRPr="00A7660D">
              <w:rPr>
                <w:rStyle w:val="ModernTableText"/>
                <w:rFonts w:ascii="Arial Black" w:hAnsi="Arial Black" w:cs="Arial"/>
                <w:bCs/>
                <w:noProof/>
                <w:color w:val="FFFFFF"/>
                <w:sz w:val="20"/>
                <w:szCs w:val="17"/>
              </w:rPr>
              <w:t>Chart Header (opt)</w:t>
            </w:r>
          </w:p>
        </w:tc>
      </w:tr>
      <w:tr xmlns:wp14="http://schemas.microsoft.com/office/word/2010/wordml" w:rsidR="00591CCB" w:rsidTr="00A7660D" w14:paraId="4555ECF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2" w:type="pct"/>
          <w:cantSplit/>
          <w:jc w:val="center"/>
        </w:trPr>
        <w:tc>
          <w:tcPr>
            <w:tcW w:w="2562" w:type="pct"/>
            <w:gridSpan w:val="5"/>
            <w:tcBorders>
              <w:top w:val="single" w:color="616161" w:sz="2" w:space="0"/>
              <w:bottom w:val="single" w:color="616161" w:sz="2" w:space="0"/>
            </w:tcBorders>
          </w:tcPr>
          <w:p w:rsidRPr="00A7660D" w:rsidR="00591CCB" w:rsidRDefault="00591CCB" w14:paraId="31BEFE6D" wp14:textId="77777777">
            <w:pPr>
              <w:pStyle w:val="TableText1"/>
              <w:spacing w:before="40" w:after="40"/>
              <w:jc w:val="center"/>
              <w:rPr>
                <w:rStyle w:val="ModernTableText"/>
                <w:rFonts w:cs="Arial"/>
                <w:b/>
                <w:szCs w:val="17"/>
              </w:rPr>
            </w:pPr>
            <w:r w:rsidRPr="00A7660D">
              <w:rPr>
                <w:rStyle w:val="ModernTableText"/>
                <w:rFonts w:cs="Arial"/>
                <w:b/>
                <w:szCs w:val="17"/>
              </w:rPr>
              <w:t>Chart Title</w:t>
            </w:r>
          </w:p>
        </w:tc>
        <w:tc>
          <w:tcPr>
            <w:tcW w:w="2436" w:type="pct"/>
            <w:gridSpan w:val="2"/>
            <w:tcBorders>
              <w:top w:val="single" w:color="616161" w:sz="2" w:space="0"/>
              <w:bottom w:val="single" w:color="616161" w:sz="2" w:space="0"/>
            </w:tcBorders>
          </w:tcPr>
          <w:p w:rsidRPr="00A7660D" w:rsidR="00591CCB" w:rsidRDefault="00591CCB" w14:paraId="7C747DFC" wp14:textId="77777777">
            <w:pPr>
              <w:pStyle w:val="TableText1"/>
              <w:spacing w:before="40" w:after="40"/>
              <w:jc w:val="center"/>
              <w:rPr>
                <w:rStyle w:val="ModernTableText"/>
                <w:rFonts w:cs="Arial"/>
                <w:b/>
                <w:noProof/>
                <w:szCs w:val="17"/>
              </w:rPr>
            </w:pPr>
            <w:r w:rsidRPr="00A7660D">
              <w:rPr>
                <w:rStyle w:val="ModernTableText"/>
                <w:rFonts w:cs="Arial"/>
                <w:b/>
                <w:noProof/>
                <w:szCs w:val="17"/>
              </w:rPr>
              <w:t>Chart Sub-title</w:t>
            </w:r>
          </w:p>
        </w:tc>
      </w:tr>
      <w:tr xmlns:wp14="http://schemas.microsoft.com/office/word/2010/wordml" w:rsidR="00591CCB" w:rsidTr="00A7660D" w14:paraId="5E83704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2" w:type="pct"/>
          <w:cantSplit/>
          <w:jc w:val="center"/>
        </w:trPr>
        <w:tc>
          <w:tcPr>
            <w:tcW w:w="2562" w:type="pct"/>
            <w:gridSpan w:val="5"/>
            <w:tcBorders>
              <w:top w:val="single" w:color="616161" w:sz="2" w:space="0"/>
              <w:right w:val="single" w:color="616161" w:sz="2" w:space="0"/>
            </w:tcBorders>
          </w:tcPr>
          <w:p w:rsidRPr="00A7660D" w:rsidR="00591CCB" w:rsidRDefault="00591CCB" w14:paraId="6816AE4D" wp14:textId="77777777">
            <w:pPr>
              <w:pStyle w:val="TableText1"/>
              <w:spacing w:before="40" w:after="40"/>
              <w:rPr>
                <w:rStyle w:val="ModernTableText"/>
                <w:rFonts w:cs="Arial"/>
                <w:color w:val="000000"/>
                <w:szCs w:val="17"/>
              </w:rPr>
            </w:pPr>
            <w:r w:rsidRPr="00A7660D">
              <w:rPr>
                <w:rStyle w:val="ModernTableText"/>
                <w:rFonts w:cs="Arial"/>
                <w:color w:val="000000"/>
                <w:szCs w:val="17"/>
              </w:rPr>
              <w:t>N/A</w:t>
            </w:r>
          </w:p>
        </w:tc>
        <w:tc>
          <w:tcPr>
            <w:tcW w:w="2436" w:type="pct"/>
            <w:gridSpan w:val="2"/>
            <w:tcBorders>
              <w:top w:val="single" w:color="616161" w:sz="2" w:space="0"/>
              <w:right w:val="single" w:color="616161" w:sz="2" w:space="0"/>
            </w:tcBorders>
          </w:tcPr>
          <w:p w:rsidRPr="00A7660D" w:rsidR="00591CCB" w:rsidRDefault="00591CCB" w14:paraId="027190AE" wp14:textId="77777777">
            <w:pPr>
              <w:pStyle w:val="TableText1"/>
              <w:spacing w:before="40" w:after="40"/>
              <w:rPr>
                <w:rStyle w:val="ModernTableText"/>
                <w:rFonts w:cs="Arial"/>
                <w:color w:val="000000"/>
                <w:szCs w:val="17"/>
              </w:rPr>
            </w:pPr>
            <w:r w:rsidRPr="00A7660D">
              <w:rPr>
                <w:rStyle w:val="ModernTableText"/>
                <w:rFonts w:cs="Arial"/>
                <w:color w:val="000000"/>
                <w:szCs w:val="17"/>
              </w:rPr>
              <w:t>N/A</w:t>
            </w:r>
          </w:p>
        </w:tc>
      </w:tr>
    </w:tbl>
    <w:p xmlns:wp14="http://schemas.microsoft.com/office/word/2010/wordml" w:rsidR="009D7047" w:rsidRDefault="009D7047" w14:paraId="2AEAF47F" wp14:textId="77777777">
      <w:pPr>
        <w:rPr>
          <w:sz w:val="19"/>
          <w:szCs w:val="19"/>
        </w:rPr>
      </w:pPr>
    </w:p>
    <w:p xmlns:wp14="http://schemas.microsoft.com/office/word/2010/wordml" w:rsidR="00CE759A" w:rsidRDefault="009D7047" w14:paraId="281B37BA" wp14:textId="77777777">
      <w:pPr>
        <w:rPr>
          <w:sz w:val="19"/>
          <w:szCs w:val="19"/>
        </w:rPr>
      </w:pPr>
      <w:r>
        <w:rPr>
          <w:sz w:val="19"/>
          <w:szCs w:val="19"/>
        </w:rP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139"/>
        <w:gridCol w:w="1490"/>
        <w:gridCol w:w="282"/>
        <w:gridCol w:w="1632"/>
        <w:gridCol w:w="2917"/>
        <w:gridCol w:w="1646"/>
        <w:gridCol w:w="2769"/>
        <w:gridCol w:w="2519"/>
      </w:tblGrid>
      <w:tr xmlns:wp14="http://schemas.microsoft.com/office/word/2010/wordml" w:rsidR="00CE759A" w14:paraId="5F64C67B" wp14:textId="77777777">
        <w:tblPrEx>
          <w:tblCellMar>
            <w:top w:w="0" w:type="dxa"/>
            <w:bottom w:w="0" w:type="dxa"/>
          </w:tblCellMar>
        </w:tblPrEx>
        <w:trPr>
          <w:cantSplit/>
          <w:tblHeader/>
          <w:jc w:val="center"/>
        </w:trPr>
        <w:tc>
          <w:tcPr>
            <w:tcW w:w="5000" w:type="pct"/>
            <w:gridSpan w:val="8"/>
            <w:tcBorders>
              <w:top w:val="single" w:color="616161" w:sz="2" w:space="0"/>
              <w:bottom w:val="single" w:color="616161" w:sz="2" w:space="0"/>
            </w:tcBorders>
            <w:shd w:val="clear" w:color="auto" w:fill="191919"/>
          </w:tcPr>
          <w:p w:rsidRPr="00A7660D" w:rsidR="00CE759A" w:rsidRDefault="009D7047" w14:paraId="2D2B5715" wp14:textId="77777777">
            <w:pPr>
              <w:pStyle w:val="TableText1"/>
              <w:spacing w:before="40" w:after="40"/>
              <w:jc w:val="center"/>
              <w:rPr>
                <w:rStyle w:val="ModernTableText"/>
                <w:rFonts w:ascii="Arial Black" w:hAnsi="Arial Black" w:cs="Arial"/>
                <w:bCs/>
                <w:noProof/>
                <w:color w:val="FFFFFF"/>
                <w:sz w:val="20"/>
                <w:szCs w:val="17"/>
              </w:rPr>
            </w:pPr>
            <w:r>
              <w:rPr>
                <w:sz w:val="19"/>
                <w:szCs w:val="19"/>
              </w:rPr>
              <w:br w:type="page"/>
            </w:r>
            <w:r w:rsidRPr="00A7660D" w:rsidR="00CE759A">
              <w:rPr>
                <w:rStyle w:val="ModernTableText"/>
                <w:rFonts w:ascii="Arial Black" w:hAnsi="Arial Black" w:cs="Arial"/>
                <w:bCs/>
                <w:noProof/>
                <w:color w:val="FFFFFF"/>
                <w:sz w:val="20"/>
                <w:szCs w:val="17"/>
              </w:rPr>
              <w:t>Report Body</w:t>
            </w:r>
          </w:p>
        </w:tc>
      </w:tr>
      <w:tr xmlns:wp14="http://schemas.microsoft.com/office/word/2010/wordml" w:rsidR="00CE759A" w:rsidTr="00A7660D" w14:paraId="4D9ACF09" wp14:textId="77777777">
        <w:tblPrEx>
          <w:tblCellMar>
            <w:top w:w="0" w:type="dxa"/>
            <w:bottom w:w="0" w:type="dxa"/>
          </w:tblCellMar>
        </w:tblPrEx>
        <w:trPr>
          <w:cantSplit/>
          <w:tblHeader/>
          <w:jc w:val="center"/>
        </w:trPr>
        <w:tc>
          <w:tcPr>
            <w:tcW w:w="398" w:type="pct"/>
            <w:tcBorders>
              <w:top w:val="single" w:color="616161" w:sz="2" w:space="0"/>
            </w:tcBorders>
          </w:tcPr>
          <w:p w:rsidRPr="00A7660D" w:rsidR="00CE759A" w:rsidRDefault="00CE759A" w14:paraId="563D7382" wp14:textId="77777777">
            <w:pPr>
              <w:pStyle w:val="TableText1"/>
              <w:spacing w:before="40" w:after="40"/>
              <w:jc w:val="center"/>
              <w:rPr>
                <w:rStyle w:val="ModernTableText"/>
                <w:rFonts w:cs="Arial"/>
                <w:b/>
                <w:szCs w:val="18"/>
              </w:rPr>
            </w:pPr>
            <w:r w:rsidRPr="00A7660D">
              <w:rPr>
                <w:rStyle w:val="ModernTableText"/>
                <w:rFonts w:cs="Arial"/>
                <w:b/>
                <w:szCs w:val="18"/>
              </w:rPr>
              <w:t>Field Type</w:t>
            </w:r>
          </w:p>
        </w:tc>
        <w:tc>
          <w:tcPr>
            <w:tcW w:w="520" w:type="pct"/>
            <w:tcBorders>
              <w:top w:val="single" w:color="616161" w:sz="2" w:space="0"/>
            </w:tcBorders>
            <w:vAlign w:val="center"/>
          </w:tcPr>
          <w:p w:rsidRPr="00A7660D" w:rsidR="00CE759A" w:rsidRDefault="00CE759A" w14:paraId="3741F8D4" wp14:textId="77777777">
            <w:pPr>
              <w:pStyle w:val="TableHeading"/>
              <w:spacing w:before="40" w:after="40"/>
              <w:jc w:val="center"/>
              <w:rPr>
                <w:rStyle w:val="ModernTableText"/>
                <w:rFonts w:cs="Arial"/>
                <w:szCs w:val="18"/>
              </w:rPr>
            </w:pPr>
            <w:r w:rsidRPr="00A7660D">
              <w:rPr>
                <w:rStyle w:val="ModernTableText"/>
                <w:rFonts w:cs="Arial"/>
                <w:szCs w:val="18"/>
              </w:rPr>
              <w:t>Business Label</w:t>
            </w:r>
          </w:p>
        </w:tc>
        <w:tc>
          <w:tcPr>
            <w:tcW w:w="669" w:type="pct"/>
            <w:gridSpan w:val="2"/>
            <w:tcBorders>
              <w:top w:val="single" w:color="616161" w:sz="2" w:space="0"/>
            </w:tcBorders>
            <w:vAlign w:val="center"/>
          </w:tcPr>
          <w:p w:rsidRPr="00A7660D" w:rsidR="00CE759A" w:rsidRDefault="00CE759A" w14:paraId="61727255" wp14:textId="77777777">
            <w:pPr>
              <w:pStyle w:val="TableText1"/>
              <w:spacing w:before="40" w:after="40"/>
              <w:jc w:val="center"/>
              <w:rPr>
                <w:rStyle w:val="ModernTableText"/>
                <w:rFonts w:cs="Arial"/>
                <w:b/>
                <w:noProof/>
                <w:szCs w:val="18"/>
              </w:rPr>
            </w:pPr>
            <w:r w:rsidRPr="00A7660D">
              <w:rPr>
                <w:rStyle w:val="ModernTableText"/>
                <w:rFonts w:cs="Arial"/>
                <w:b/>
                <w:noProof/>
                <w:szCs w:val="18"/>
              </w:rPr>
              <w:t>Field Description</w:t>
            </w:r>
          </w:p>
        </w:tc>
        <w:tc>
          <w:tcPr>
            <w:tcW w:w="998" w:type="pct"/>
            <w:tcBorders>
              <w:top w:val="single" w:color="616161" w:sz="2" w:space="0"/>
            </w:tcBorders>
            <w:vAlign w:val="center"/>
          </w:tcPr>
          <w:p w:rsidRPr="00A7660D" w:rsidR="00CE759A" w:rsidRDefault="00CE759A" w14:paraId="6C108878" wp14:textId="77777777">
            <w:pPr>
              <w:pStyle w:val="TableText1"/>
              <w:spacing w:before="40" w:after="40"/>
              <w:jc w:val="center"/>
              <w:rPr>
                <w:rStyle w:val="ModernTableText"/>
                <w:rFonts w:cs="Arial"/>
                <w:b/>
                <w:noProof/>
                <w:szCs w:val="18"/>
              </w:rPr>
            </w:pPr>
            <w:r w:rsidRPr="00A7660D">
              <w:rPr>
                <w:rStyle w:val="ModernTableText"/>
                <w:rFonts w:cs="Arial"/>
                <w:b/>
                <w:noProof/>
                <w:szCs w:val="18"/>
              </w:rPr>
              <w:t>Source Table</w:t>
            </w:r>
          </w:p>
        </w:tc>
        <w:tc>
          <w:tcPr>
            <w:tcW w:w="1538" w:type="pct"/>
            <w:gridSpan w:val="2"/>
            <w:tcBorders>
              <w:top w:val="single" w:color="616161" w:sz="2" w:space="0"/>
            </w:tcBorders>
            <w:vAlign w:val="center"/>
          </w:tcPr>
          <w:p w:rsidRPr="00A7660D" w:rsidR="00CE759A" w:rsidRDefault="00CE759A" w14:paraId="6ACA0B8D" wp14:textId="77777777">
            <w:pPr>
              <w:pStyle w:val="TableText1"/>
              <w:spacing w:before="40" w:after="40"/>
              <w:jc w:val="center"/>
              <w:rPr>
                <w:rStyle w:val="ModernTableText"/>
                <w:rFonts w:cs="Arial"/>
                <w:b/>
                <w:noProof/>
                <w:szCs w:val="18"/>
              </w:rPr>
            </w:pPr>
            <w:r w:rsidRPr="00A7660D">
              <w:rPr>
                <w:rStyle w:val="ModernTableText"/>
                <w:rFonts w:cs="Arial"/>
                <w:b/>
                <w:noProof/>
                <w:szCs w:val="18"/>
              </w:rPr>
              <w:t>Source Column</w:t>
            </w:r>
          </w:p>
        </w:tc>
        <w:tc>
          <w:tcPr>
            <w:tcW w:w="877" w:type="pct"/>
            <w:tcBorders>
              <w:top w:val="single" w:color="616161" w:sz="2" w:space="0"/>
            </w:tcBorders>
            <w:vAlign w:val="center"/>
          </w:tcPr>
          <w:p w:rsidRPr="00A7660D" w:rsidR="00CE759A" w:rsidRDefault="00CE759A" w14:paraId="1987BDF8" wp14:textId="77777777">
            <w:pPr>
              <w:pStyle w:val="TableText1"/>
              <w:spacing w:before="40" w:after="40"/>
              <w:jc w:val="center"/>
              <w:rPr>
                <w:rStyle w:val="ModernTableText"/>
                <w:rFonts w:cs="Arial"/>
                <w:b/>
                <w:noProof/>
                <w:szCs w:val="18"/>
              </w:rPr>
            </w:pPr>
            <w:r w:rsidRPr="00A7660D">
              <w:rPr>
                <w:rStyle w:val="ModernTableText"/>
                <w:rFonts w:cs="Arial"/>
                <w:b/>
                <w:noProof/>
                <w:szCs w:val="18"/>
              </w:rPr>
              <w:t>Source Column Processing Rules</w:t>
            </w:r>
          </w:p>
        </w:tc>
      </w:tr>
      <w:tr xmlns:wp14="http://schemas.microsoft.com/office/word/2010/wordml" w:rsidR="00CE759A" w:rsidTr="00A7660D" w14:paraId="397F04AA" wp14:textId="77777777">
        <w:tblPrEx>
          <w:tblCellMar>
            <w:top w:w="0" w:type="dxa"/>
            <w:bottom w:w="0" w:type="dxa"/>
          </w:tblCellMar>
        </w:tblPrEx>
        <w:trPr>
          <w:cantSplit/>
          <w:jc w:val="center"/>
        </w:trPr>
        <w:tc>
          <w:tcPr>
            <w:tcW w:w="398" w:type="pct"/>
            <w:vAlign w:val="center"/>
          </w:tcPr>
          <w:p w:rsidRPr="00A7660D" w:rsidR="00CE759A" w:rsidP="003F0B65" w:rsidRDefault="00CE759A" w14:paraId="085CE1DB" wp14:textId="77777777">
            <w:pPr>
              <w:jc w:val="left"/>
              <w:rPr>
                <w:rStyle w:val="BodytextChar"/>
                <w:rFonts w:cs="Arial"/>
                <w:sz w:val="18"/>
                <w:szCs w:val="18"/>
              </w:rPr>
            </w:pPr>
            <w:r w:rsidRPr="00A7660D">
              <w:rPr>
                <w:rStyle w:val="BodytextChar"/>
                <w:rFonts w:cs="Arial"/>
                <w:sz w:val="18"/>
                <w:szCs w:val="18"/>
              </w:rPr>
              <w:t>Column</w:t>
            </w:r>
          </w:p>
        </w:tc>
        <w:tc>
          <w:tcPr>
            <w:tcW w:w="520" w:type="pct"/>
            <w:vAlign w:val="center"/>
          </w:tcPr>
          <w:p w:rsidRPr="00A7660D" w:rsidR="00CE759A" w:rsidP="003F0B65" w:rsidRDefault="00CE759A" w14:paraId="5DCE937E" wp14:textId="77777777">
            <w:pPr>
              <w:pStyle w:val="BodytextChar"/>
              <w:spacing w:before="40" w:after="40"/>
              <w:jc w:val="left"/>
              <w:rPr>
                <w:rStyle w:val="BodytextChar"/>
                <w:rFonts w:cs="Arial"/>
                <w:sz w:val="18"/>
                <w:szCs w:val="18"/>
              </w:rPr>
            </w:pPr>
            <w:r w:rsidRPr="00A7660D">
              <w:rPr>
                <w:rStyle w:val="BodytextChar"/>
                <w:rFonts w:cs="Arial"/>
                <w:sz w:val="18"/>
                <w:szCs w:val="18"/>
              </w:rPr>
              <w:t>SA ID</w:t>
            </w:r>
          </w:p>
        </w:tc>
        <w:tc>
          <w:tcPr>
            <w:tcW w:w="669" w:type="pct"/>
            <w:gridSpan w:val="2"/>
            <w:vAlign w:val="center"/>
          </w:tcPr>
          <w:p w:rsidRPr="00A7660D" w:rsidR="00CE759A" w:rsidP="003F0B65" w:rsidRDefault="00CE759A" w14:paraId="2DAAF695" wp14:textId="77777777">
            <w:pPr>
              <w:jc w:val="left"/>
              <w:rPr>
                <w:rStyle w:val="BodytextChar"/>
                <w:rFonts w:cs="Arial"/>
                <w:sz w:val="18"/>
                <w:szCs w:val="18"/>
              </w:rPr>
            </w:pPr>
            <w:r w:rsidRPr="00A7660D">
              <w:rPr>
                <w:rStyle w:val="BodytextChar"/>
                <w:rFonts w:cs="Arial"/>
                <w:sz w:val="18"/>
                <w:szCs w:val="18"/>
              </w:rPr>
              <w:t>This field displays the Authorization ID.</w:t>
            </w:r>
          </w:p>
        </w:tc>
        <w:tc>
          <w:tcPr>
            <w:tcW w:w="998" w:type="pct"/>
            <w:vAlign w:val="center"/>
          </w:tcPr>
          <w:p w:rsidRPr="00A7660D" w:rsidR="00CE759A" w:rsidP="003F0B65" w:rsidRDefault="00CE759A" w14:paraId="0F728587" wp14:textId="77777777">
            <w:pPr>
              <w:spacing w:before="40" w:after="40"/>
              <w:jc w:val="left"/>
              <w:rPr>
                <w:rStyle w:val="BodytextChar"/>
                <w:rFonts w:cs="Arial"/>
                <w:sz w:val="18"/>
                <w:szCs w:val="18"/>
              </w:rPr>
            </w:pPr>
            <w:r w:rsidRPr="00A7660D">
              <w:rPr>
                <w:rStyle w:val="BodytextChar"/>
                <w:rFonts w:cs="Arial"/>
                <w:sz w:val="18"/>
                <w:szCs w:val="18"/>
              </w:rPr>
              <w:t>A_HDR_TB</w:t>
            </w:r>
          </w:p>
        </w:tc>
        <w:tc>
          <w:tcPr>
            <w:tcW w:w="1538" w:type="pct"/>
            <w:gridSpan w:val="2"/>
            <w:vAlign w:val="center"/>
          </w:tcPr>
          <w:p w:rsidRPr="00A7660D" w:rsidR="00CE759A" w:rsidP="003F0B65" w:rsidRDefault="00CE759A" w14:paraId="683C5389" wp14:textId="77777777">
            <w:pPr>
              <w:spacing w:before="40" w:after="40"/>
              <w:jc w:val="left"/>
              <w:rPr>
                <w:rStyle w:val="BodytextChar"/>
                <w:rFonts w:cs="Arial"/>
                <w:sz w:val="18"/>
                <w:szCs w:val="18"/>
              </w:rPr>
            </w:pPr>
            <w:r w:rsidRPr="00A7660D">
              <w:rPr>
                <w:rStyle w:val="BodytextChar"/>
                <w:rFonts w:cs="Arial"/>
                <w:sz w:val="18"/>
                <w:szCs w:val="18"/>
              </w:rPr>
              <w:t>A_AUTH_ID</w:t>
            </w:r>
          </w:p>
        </w:tc>
        <w:tc>
          <w:tcPr>
            <w:tcW w:w="877" w:type="pct"/>
            <w:vAlign w:val="center"/>
          </w:tcPr>
          <w:p w:rsidRPr="00A7660D" w:rsidR="00CE759A" w:rsidP="003F0B65" w:rsidRDefault="00CE759A" w14:paraId="2E500C74" wp14:textId="77777777">
            <w:pPr>
              <w:pStyle w:val="TableText1"/>
              <w:spacing w:before="40" w:after="40"/>
              <w:rPr>
                <w:rStyle w:val="BodytextChar"/>
                <w:rFonts w:cs="Arial"/>
                <w:sz w:val="18"/>
                <w:szCs w:val="18"/>
              </w:rPr>
            </w:pPr>
          </w:p>
        </w:tc>
      </w:tr>
      <w:tr xmlns:wp14="http://schemas.microsoft.com/office/word/2010/wordml" w:rsidR="00CE759A" w:rsidTr="00A7660D" w14:paraId="34714F96" wp14:textId="77777777">
        <w:tblPrEx>
          <w:tblCellMar>
            <w:top w:w="0" w:type="dxa"/>
            <w:bottom w:w="0" w:type="dxa"/>
          </w:tblCellMar>
        </w:tblPrEx>
        <w:trPr>
          <w:cantSplit/>
          <w:jc w:val="center"/>
        </w:trPr>
        <w:tc>
          <w:tcPr>
            <w:tcW w:w="398" w:type="pct"/>
            <w:vAlign w:val="center"/>
          </w:tcPr>
          <w:p w:rsidRPr="00A7660D" w:rsidR="00CE759A" w:rsidP="003F0B65" w:rsidRDefault="00CE759A" w14:paraId="678FE3F1" wp14:textId="77777777">
            <w:pPr>
              <w:pStyle w:val="BodytextChar"/>
              <w:spacing w:before="40" w:after="40"/>
              <w:jc w:val="left"/>
              <w:rPr>
                <w:rStyle w:val="BodytextChar"/>
                <w:rFonts w:cs="Arial"/>
                <w:sz w:val="18"/>
                <w:szCs w:val="18"/>
              </w:rPr>
            </w:pPr>
            <w:r w:rsidRPr="00A7660D">
              <w:rPr>
                <w:rStyle w:val="BodytextChar"/>
                <w:rFonts w:cs="Arial"/>
                <w:sz w:val="18"/>
                <w:szCs w:val="18"/>
              </w:rPr>
              <w:t>Column</w:t>
            </w:r>
          </w:p>
        </w:tc>
        <w:tc>
          <w:tcPr>
            <w:tcW w:w="520" w:type="pct"/>
            <w:vAlign w:val="center"/>
          </w:tcPr>
          <w:p w:rsidRPr="00A7660D" w:rsidR="00CE759A" w:rsidP="003F0B65" w:rsidRDefault="00CE759A" w14:paraId="1AD22734" wp14:textId="77777777">
            <w:pPr>
              <w:pStyle w:val="BodytextChar"/>
              <w:spacing w:before="40" w:after="40"/>
              <w:jc w:val="left"/>
              <w:rPr>
                <w:rStyle w:val="BodytextChar"/>
                <w:rFonts w:cs="Arial"/>
                <w:sz w:val="18"/>
                <w:szCs w:val="18"/>
              </w:rPr>
            </w:pPr>
            <w:r w:rsidRPr="00A7660D">
              <w:rPr>
                <w:rStyle w:val="BodytextChar"/>
                <w:rFonts w:cs="Arial"/>
                <w:sz w:val="18"/>
                <w:szCs w:val="18"/>
              </w:rPr>
              <w:t xml:space="preserve">SA LI Num </w:t>
            </w:r>
          </w:p>
        </w:tc>
        <w:tc>
          <w:tcPr>
            <w:tcW w:w="669" w:type="pct"/>
            <w:gridSpan w:val="2"/>
            <w:vAlign w:val="center"/>
          </w:tcPr>
          <w:p w:rsidRPr="00A7660D" w:rsidR="00CE759A" w:rsidP="003F0B65" w:rsidRDefault="00CE759A" w14:paraId="590ADC7C" wp14:textId="77777777">
            <w:pPr>
              <w:pStyle w:val="TableText"/>
              <w:rPr>
                <w:rStyle w:val="BodytextChar"/>
                <w:sz w:val="18"/>
                <w:szCs w:val="18"/>
              </w:rPr>
            </w:pPr>
            <w:r w:rsidRPr="00A7660D">
              <w:rPr>
                <w:rStyle w:val="BodytextChar"/>
                <w:sz w:val="18"/>
                <w:szCs w:val="18"/>
              </w:rPr>
              <w:t>This field displays the line item number.</w:t>
            </w:r>
          </w:p>
        </w:tc>
        <w:tc>
          <w:tcPr>
            <w:tcW w:w="998" w:type="pct"/>
            <w:vAlign w:val="center"/>
          </w:tcPr>
          <w:p w:rsidRPr="00A7660D" w:rsidR="00CE759A" w:rsidP="003F0B65" w:rsidRDefault="00CE759A" w14:paraId="2802A7B7" wp14:textId="77777777">
            <w:pPr>
              <w:spacing w:before="40" w:after="40"/>
              <w:jc w:val="left"/>
              <w:rPr>
                <w:rStyle w:val="BodytextChar"/>
                <w:rFonts w:cs="Arial"/>
                <w:sz w:val="18"/>
                <w:szCs w:val="18"/>
              </w:rPr>
            </w:pPr>
            <w:r w:rsidRPr="00A7660D">
              <w:rPr>
                <w:rStyle w:val="BodytextChar"/>
                <w:rFonts w:cs="Arial"/>
                <w:sz w:val="18"/>
                <w:szCs w:val="18"/>
              </w:rPr>
              <w:t>A_DTL_TB</w:t>
            </w:r>
          </w:p>
        </w:tc>
        <w:tc>
          <w:tcPr>
            <w:tcW w:w="1538" w:type="pct"/>
            <w:gridSpan w:val="2"/>
            <w:vAlign w:val="center"/>
          </w:tcPr>
          <w:p w:rsidRPr="00A7660D" w:rsidR="00CE759A" w:rsidP="003F0B65" w:rsidRDefault="00CE759A" w14:paraId="379882B5" wp14:textId="77777777">
            <w:pPr>
              <w:spacing w:before="40" w:after="40"/>
              <w:jc w:val="left"/>
              <w:rPr>
                <w:rStyle w:val="BodytextChar"/>
                <w:rFonts w:cs="Arial"/>
                <w:sz w:val="18"/>
                <w:szCs w:val="18"/>
              </w:rPr>
            </w:pPr>
            <w:r w:rsidRPr="00A7660D">
              <w:rPr>
                <w:rStyle w:val="BodytextChar"/>
                <w:rFonts w:cs="Arial"/>
                <w:sz w:val="18"/>
                <w:szCs w:val="18"/>
              </w:rPr>
              <w:t>A_LI_NUM</w:t>
            </w:r>
          </w:p>
        </w:tc>
        <w:tc>
          <w:tcPr>
            <w:tcW w:w="877" w:type="pct"/>
            <w:vAlign w:val="center"/>
          </w:tcPr>
          <w:p w:rsidRPr="00A7660D" w:rsidR="00CE759A" w:rsidP="003F0B65" w:rsidRDefault="00CE759A" w14:paraId="74CD1D1F" wp14:textId="77777777">
            <w:pPr>
              <w:pStyle w:val="TableHeading"/>
              <w:spacing w:before="40" w:after="40"/>
              <w:rPr>
                <w:rStyle w:val="BodytextChar"/>
                <w:rFonts w:cs="Arial"/>
                <w:sz w:val="18"/>
                <w:szCs w:val="18"/>
              </w:rPr>
            </w:pPr>
          </w:p>
        </w:tc>
      </w:tr>
      <w:tr xmlns:wp14="http://schemas.microsoft.com/office/word/2010/wordml" w:rsidR="00CE759A" w:rsidTr="00A7660D" w14:paraId="55B1D503" wp14:textId="77777777">
        <w:tblPrEx>
          <w:tblCellMar>
            <w:top w:w="0" w:type="dxa"/>
            <w:bottom w:w="0" w:type="dxa"/>
          </w:tblCellMar>
        </w:tblPrEx>
        <w:trPr>
          <w:cantSplit/>
          <w:jc w:val="center"/>
        </w:trPr>
        <w:tc>
          <w:tcPr>
            <w:tcW w:w="398" w:type="pct"/>
            <w:vAlign w:val="center"/>
          </w:tcPr>
          <w:p w:rsidRPr="00A7660D" w:rsidR="00CE759A" w:rsidP="003F0B65" w:rsidRDefault="00CE759A" w14:paraId="648A9762" wp14:textId="77777777">
            <w:pPr>
              <w:pStyle w:val="BodytextChar"/>
              <w:spacing w:before="40" w:after="40"/>
              <w:jc w:val="left"/>
              <w:rPr>
                <w:rStyle w:val="BodytextChar"/>
                <w:rFonts w:cs="Arial"/>
                <w:sz w:val="18"/>
                <w:szCs w:val="18"/>
              </w:rPr>
            </w:pPr>
            <w:r w:rsidRPr="00A7660D">
              <w:rPr>
                <w:rStyle w:val="BodytextChar"/>
                <w:rFonts w:cs="Arial"/>
                <w:sz w:val="18"/>
                <w:szCs w:val="18"/>
              </w:rPr>
              <w:t>Column</w:t>
            </w:r>
          </w:p>
        </w:tc>
        <w:tc>
          <w:tcPr>
            <w:tcW w:w="520" w:type="pct"/>
            <w:vAlign w:val="center"/>
          </w:tcPr>
          <w:p w:rsidRPr="00A7660D" w:rsidR="00CE759A" w:rsidP="003F0B65" w:rsidRDefault="00CE759A" w14:paraId="54684240" wp14:textId="77777777">
            <w:pPr>
              <w:pStyle w:val="BodytextChar"/>
              <w:spacing w:before="40" w:after="40"/>
              <w:jc w:val="left"/>
              <w:rPr>
                <w:rStyle w:val="BodytextChar"/>
                <w:rFonts w:cs="Arial"/>
                <w:sz w:val="18"/>
                <w:szCs w:val="18"/>
              </w:rPr>
            </w:pPr>
            <w:r w:rsidRPr="00A7660D">
              <w:rPr>
                <w:rStyle w:val="BodytextChar"/>
                <w:rFonts w:cs="Arial"/>
                <w:sz w:val="18"/>
                <w:szCs w:val="18"/>
              </w:rPr>
              <w:t>Mbr ID</w:t>
            </w:r>
          </w:p>
        </w:tc>
        <w:tc>
          <w:tcPr>
            <w:tcW w:w="669" w:type="pct"/>
            <w:gridSpan w:val="2"/>
            <w:vAlign w:val="center"/>
          </w:tcPr>
          <w:p w:rsidRPr="00A7660D" w:rsidR="00CE759A" w:rsidP="003F0B65" w:rsidRDefault="00CE759A" w14:paraId="584D2A3C" wp14:textId="77777777">
            <w:pPr>
              <w:jc w:val="left"/>
              <w:rPr>
                <w:rStyle w:val="BodytextChar"/>
                <w:rFonts w:cs="Arial"/>
                <w:sz w:val="18"/>
                <w:szCs w:val="18"/>
              </w:rPr>
            </w:pPr>
            <w:r w:rsidRPr="00A7660D">
              <w:rPr>
                <w:rStyle w:val="BodytextChar"/>
                <w:rFonts w:cs="Arial"/>
                <w:sz w:val="18"/>
                <w:szCs w:val="18"/>
              </w:rPr>
              <w:t>This field displays the member id.</w:t>
            </w:r>
          </w:p>
        </w:tc>
        <w:tc>
          <w:tcPr>
            <w:tcW w:w="998" w:type="pct"/>
            <w:vAlign w:val="center"/>
          </w:tcPr>
          <w:p w:rsidRPr="00A7660D" w:rsidR="00CE759A" w:rsidP="003F0B65" w:rsidRDefault="00CE759A" w14:paraId="662A10DE" wp14:textId="77777777">
            <w:pPr>
              <w:spacing w:before="40" w:after="40"/>
              <w:jc w:val="left"/>
              <w:rPr>
                <w:rStyle w:val="BodytextChar"/>
                <w:rFonts w:cs="Arial"/>
                <w:sz w:val="18"/>
                <w:szCs w:val="18"/>
              </w:rPr>
            </w:pPr>
            <w:r w:rsidRPr="00A7660D">
              <w:rPr>
                <w:rStyle w:val="BodytextChar"/>
                <w:rFonts w:cs="Arial"/>
                <w:sz w:val="18"/>
                <w:szCs w:val="18"/>
              </w:rPr>
              <w:t>A_HDR_TB</w:t>
            </w:r>
          </w:p>
        </w:tc>
        <w:tc>
          <w:tcPr>
            <w:tcW w:w="1538" w:type="pct"/>
            <w:gridSpan w:val="2"/>
            <w:vAlign w:val="center"/>
          </w:tcPr>
          <w:p w:rsidRPr="00A7660D" w:rsidR="00CE759A" w:rsidP="003F0B65" w:rsidRDefault="004D3E89" w14:paraId="58CFEEF2" wp14:textId="77777777">
            <w:pPr>
              <w:spacing w:before="40" w:after="40"/>
              <w:jc w:val="left"/>
              <w:rPr>
                <w:rStyle w:val="BodytextChar"/>
                <w:rFonts w:cs="Arial"/>
                <w:sz w:val="18"/>
                <w:szCs w:val="18"/>
              </w:rPr>
            </w:pPr>
            <w:r w:rsidRPr="00A7660D">
              <w:rPr>
                <w:rStyle w:val="BodytextChar"/>
                <w:rFonts w:cs="Arial"/>
                <w:sz w:val="18"/>
                <w:szCs w:val="18"/>
              </w:rPr>
              <w:t>A_SUBM_MBR_ALT_ID</w:t>
            </w:r>
          </w:p>
        </w:tc>
        <w:tc>
          <w:tcPr>
            <w:tcW w:w="877" w:type="pct"/>
            <w:vAlign w:val="center"/>
          </w:tcPr>
          <w:p w:rsidRPr="00A7660D" w:rsidR="00CE759A" w:rsidP="003F0B65" w:rsidRDefault="00CE759A" w14:paraId="1C5BEDD8" wp14:textId="77777777">
            <w:pPr>
              <w:pStyle w:val="TableText1"/>
              <w:spacing w:before="40" w:after="40"/>
              <w:rPr>
                <w:rStyle w:val="BodytextChar"/>
                <w:rFonts w:cs="Arial"/>
                <w:sz w:val="18"/>
                <w:szCs w:val="18"/>
              </w:rPr>
            </w:pPr>
          </w:p>
        </w:tc>
      </w:tr>
      <w:tr xmlns:wp14="http://schemas.microsoft.com/office/word/2010/wordml" w:rsidR="00CE759A" w:rsidTr="00A7660D" w14:paraId="65C487AC" wp14:textId="77777777">
        <w:tblPrEx>
          <w:tblCellMar>
            <w:top w:w="0" w:type="dxa"/>
            <w:bottom w:w="0" w:type="dxa"/>
          </w:tblCellMar>
        </w:tblPrEx>
        <w:trPr>
          <w:cantSplit/>
          <w:jc w:val="center"/>
        </w:trPr>
        <w:tc>
          <w:tcPr>
            <w:tcW w:w="398" w:type="pct"/>
            <w:vAlign w:val="center"/>
          </w:tcPr>
          <w:p w:rsidRPr="00A7660D" w:rsidR="00CE759A" w:rsidP="003F0B65" w:rsidRDefault="00CE759A" w14:paraId="3C528293" wp14:textId="77777777">
            <w:pPr>
              <w:jc w:val="left"/>
              <w:rPr>
                <w:rStyle w:val="BodytextChar"/>
                <w:rFonts w:cs="Arial"/>
                <w:sz w:val="18"/>
                <w:szCs w:val="18"/>
              </w:rPr>
            </w:pPr>
            <w:r w:rsidRPr="00A7660D">
              <w:rPr>
                <w:rStyle w:val="BodytextChar"/>
                <w:rFonts w:cs="Arial"/>
                <w:sz w:val="18"/>
                <w:szCs w:val="18"/>
              </w:rPr>
              <w:t>Column</w:t>
            </w:r>
          </w:p>
        </w:tc>
        <w:tc>
          <w:tcPr>
            <w:tcW w:w="520" w:type="pct"/>
            <w:vAlign w:val="center"/>
          </w:tcPr>
          <w:p w:rsidRPr="00A7660D" w:rsidR="00CE759A" w:rsidP="003F0B65" w:rsidRDefault="00FC1994" w14:paraId="1A069090" wp14:textId="77777777">
            <w:pPr>
              <w:pStyle w:val="TableText"/>
              <w:tabs>
                <w:tab w:val="right" w:pos="1771"/>
              </w:tabs>
              <w:rPr>
                <w:rStyle w:val="BodytextChar"/>
                <w:sz w:val="18"/>
                <w:szCs w:val="18"/>
              </w:rPr>
            </w:pPr>
            <w:r w:rsidRPr="00A7660D">
              <w:rPr>
                <w:rStyle w:val="BodytextChar"/>
                <w:sz w:val="18"/>
                <w:szCs w:val="18"/>
              </w:rPr>
              <w:t>Mbr Name-Full</w:t>
            </w:r>
          </w:p>
        </w:tc>
        <w:tc>
          <w:tcPr>
            <w:tcW w:w="669" w:type="pct"/>
            <w:gridSpan w:val="2"/>
            <w:vAlign w:val="center"/>
          </w:tcPr>
          <w:p w:rsidRPr="00A7660D" w:rsidR="00CE759A" w:rsidP="003F0B65" w:rsidRDefault="00CE759A" w14:paraId="303E0991" wp14:textId="77777777">
            <w:pPr>
              <w:jc w:val="left"/>
              <w:rPr>
                <w:rStyle w:val="BodytextChar"/>
                <w:rFonts w:cs="Arial"/>
                <w:sz w:val="18"/>
                <w:szCs w:val="18"/>
              </w:rPr>
            </w:pPr>
            <w:r w:rsidRPr="00A7660D">
              <w:rPr>
                <w:rStyle w:val="BodytextChar"/>
                <w:rFonts w:cs="Arial"/>
                <w:sz w:val="18"/>
                <w:szCs w:val="18"/>
              </w:rPr>
              <w:t>Member Name Full.</w:t>
            </w:r>
          </w:p>
          <w:p w:rsidRPr="00A7660D" w:rsidR="00CE759A" w:rsidP="003F0B65" w:rsidRDefault="00CE759A" w14:paraId="13901F8B" wp14:textId="77777777">
            <w:pPr>
              <w:jc w:val="left"/>
              <w:rPr>
                <w:rStyle w:val="BodytextChar"/>
                <w:rFonts w:cs="Arial"/>
                <w:sz w:val="18"/>
                <w:szCs w:val="18"/>
              </w:rPr>
            </w:pPr>
            <w:r w:rsidRPr="00A7660D">
              <w:rPr>
                <w:rStyle w:val="BodytextChar"/>
                <w:rFonts w:cs="Arial"/>
                <w:sz w:val="18"/>
                <w:szCs w:val="18"/>
              </w:rPr>
              <w:t>This field consists of the following concatenated:</w:t>
            </w:r>
          </w:p>
          <w:p w:rsidRPr="00A7660D" w:rsidR="00CE759A" w:rsidP="003F0B65" w:rsidRDefault="00CE759A" w14:paraId="5AA13925" wp14:textId="77777777">
            <w:pPr>
              <w:numPr>
                <w:ilvl w:val="0"/>
                <w:numId w:val="17"/>
              </w:numPr>
              <w:spacing w:after="0"/>
              <w:jc w:val="left"/>
              <w:rPr>
                <w:rStyle w:val="BodytextChar"/>
                <w:rFonts w:cs="Arial"/>
                <w:sz w:val="18"/>
                <w:szCs w:val="18"/>
              </w:rPr>
            </w:pPr>
            <w:r w:rsidRPr="00A7660D">
              <w:rPr>
                <w:rStyle w:val="BodytextChar"/>
                <w:rFonts w:cs="Arial"/>
                <w:sz w:val="18"/>
                <w:szCs w:val="18"/>
              </w:rPr>
              <w:t>Member Last Name</w:t>
            </w:r>
          </w:p>
          <w:p w:rsidRPr="00A7660D" w:rsidR="00CE759A" w:rsidP="003F0B65" w:rsidRDefault="00CE759A" w14:paraId="18B9D7AE" wp14:textId="77777777">
            <w:pPr>
              <w:numPr>
                <w:ilvl w:val="0"/>
                <w:numId w:val="17"/>
              </w:numPr>
              <w:spacing w:after="0"/>
              <w:jc w:val="left"/>
              <w:rPr>
                <w:rStyle w:val="BodytextChar"/>
                <w:rFonts w:cs="Arial"/>
                <w:sz w:val="18"/>
                <w:szCs w:val="18"/>
              </w:rPr>
            </w:pPr>
            <w:r w:rsidRPr="00A7660D">
              <w:rPr>
                <w:rStyle w:val="BodytextChar"/>
                <w:rFonts w:cs="Arial"/>
                <w:sz w:val="18"/>
                <w:szCs w:val="18"/>
              </w:rPr>
              <w:t>Member Suffix</w:t>
            </w:r>
          </w:p>
          <w:p w:rsidRPr="00A7660D" w:rsidR="00CE759A" w:rsidP="003F0B65" w:rsidRDefault="00CE759A" w14:paraId="55AF865D" wp14:textId="77777777">
            <w:pPr>
              <w:numPr>
                <w:ilvl w:val="0"/>
                <w:numId w:val="17"/>
              </w:numPr>
              <w:spacing w:after="0"/>
              <w:jc w:val="left"/>
              <w:rPr>
                <w:rStyle w:val="BodytextChar"/>
                <w:rFonts w:cs="Arial"/>
                <w:sz w:val="18"/>
                <w:szCs w:val="18"/>
              </w:rPr>
            </w:pPr>
            <w:r w:rsidRPr="00A7660D">
              <w:rPr>
                <w:rStyle w:val="BodytextChar"/>
                <w:rFonts w:cs="Arial"/>
                <w:sz w:val="18"/>
                <w:szCs w:val="18"/>
              </w:rPr>
              <w:t>Member First Name</w:t>
            </w:r>
          </w:p>
          <w:p w:rsidRPr="00A7660D" w:rsidR="00CE759A" w:rsidP="003F0B65" w:rsidRDefault="00CE759A" w14:paraId="722BDED9" wp14:textId="77777777">
            <w:pPr>
              <w:numPr>
                <w:ilvl w:val="0"/>
                <w:numId w:val="17"/>
              </w:numPr>
              <w:spacing w:after="0"/>
              <w:jc w:val="left"/>
              <w:rPr>
                <w:rStyle w:val="BodytextChar"/>
                <w:rFonts w:cs="Arial"/>
                <w:sz w:val="18"/>
                <w:szCs w:val="18"/>
              </w:rPr>
            </w:pPr>
            <w:r w:rsidRPr="00A7660D">
              <w:rPr>
                <w:rStyle w:val="BodytextChar"/>
                <w:rFonts w:cs="Arial"/>
                <w:sz w:val="18"/>
                <w:szCs w:val="18"/>
              </w:rPr>
              <w:t>Member Middle Initial</w:t>
            </w:r>
          </w:p>
        </w:tc>
        <w:tc>
          <w:tcPr>
            <w:tcW w:w="998" w:type="pct"/>
            <w:vAlign w:val="center"/>
          </w:tcPr>
          <w:p w:rsidRPr="00A7660D" w:rsidR="00CE759A" w:rsidP="00924100" w:rsidRDefault="00CE759A" w14:paraId="34752506" wp14:textId="77777777">
            <w:pPr>
              <w:spacing w:before="40" w:after="40"/>
              <w:jc w:val="left"/>
              <w:rPr>
                <w:rStyle w:val="BodytextChar"/>
                <w:rFonts w:cs="Arial"/>
                <w:sz w:val="18"/>
                <w:szCs w:val="18"/>
              </w:rPr>
            </w:pPr>
            <w:r w:rsidRPr="00A7660D">
              <w:rPr>
                <w:rStyle w:val="BodytextChar"/>
                <w:rFonts w:cs="Arial"/>
                <w:sz w:val="18"/>
                <w:szCs w:val="18"/>
              </w:rPr>
              <w:t>B_DTL_TB</w:t>
            </w:r>
          </w:p>
        </w:tc>
        <w:tc>
          <w:tcPr>
            <w:tcW w:w="1538" w:type="pct"/>
            <w:gridSpan w:val="2"/>
            <w:vAlign w:val="center"/>
          </w:tcPr>
          <w:p w:rsidRPr="00A7660D" w:rsidR="00CE759A" w:rsidP="003F0B65" w:rsidRDefault="00CE759A" w14:paraId="0617B7FC" wp14:textId="77777777">
            <w:pPr>
              <w:spacing w:before="40" w:after="40"/>
              <w:jc w:val="left"/>
              <w:rPr>
                <w:rStyle w:val="BodytextChar"/>
                <w:rFonts w:cs="Arial"/>
                <w:sz w:val="18"/>
                <w:szCs w:val="18"/>
              </w:rPr>
            </w:pPr>
            <w:r w:rsidRPr="00A7660D">
              <w:rPr>
                <w:rStyle w:val="BodytextChar"/>
                <w:rFonts w:cs="Arial"/>
                <w:sz w:val="18"/>
                <w:szCs w:val="18"/>
              </w:rPr>
              <w:t>Mbr Name-Last</w:t>
            </w:r>
          </w:p>
          <w:p w:rsidRPr="00A7660D" w:rsidR="00CE759A" w:rsidP="003F0B65" w:rsidRDefault="00CE759A" w14:paraId="678C673F" wp14:textId="77777777">
            <w:pPr>
              <w:spacing w:before="40" w:after="40"/>
              <w:jc w:val="left"/>
              <w:rPr>
                <w:rStyle w:val="BodytextChar"/>
                <w:rFonts w:cs="Arial"/>
                <w:sz w:val="18"/>
                <w:szCs w:val="18"/>
              </w:rPr>
            </w:pPr>
            <w:r w:rsidRPr="00A7660D">
              <w:rPr>
                <w:rStyle w:val="BodytextChar"/>
                <w:rFonts w:cs="Arial"/>
                <w:sz w:val="18"/>
                <w:szCs w:val="18"/>
              </w:rPr>
              <w:t>Mbr Name-Sfx</w:t>
            </w:r>
          </w:p>
          <w:p w:rsidRPr="00A7660D" w:rsidR="00CE759A" w:rsidP="003F0B65" w:rsidRDefault="00CE759A" w14:paraId="585FAF34" wp14:textId="77777777">
            <w:pPr>
              <w:spacing w:before="40" w:after="40"/>
              <w:jc w:val="left"/>
              <w:rPr>
                <w:rStyle w:val="BodytextChar"/>
                <w:rFonts w:cs="Arial"/>
                <w:sz w:val="18"/>
                <w:szCs w:val="18"/>
              </w:rPr>
            </w:pPr>
            <w:r w:rsidRPr="00A7660D">
              <w:rPr>
                <w:rStyle w:val="BodytextChar"/>
                <w:rFonts w:cs="Arial"/>
                <w:sz w:val="18"/>
                <w:szCs w:val="18"/>
              </w:rPr>
              <w:t>Mbr Name-First</w:t>
            </w:r>
          </w:p>
          <w:p w:rsidRPr="00A7660D" w:rsidR="00CE759A" w:rsidP="003F0B65" w:rsidRDefault="00CE759A" w14:paraId="1703FF8B" wp14:textId="77777777">
            <w:pPr>
              <w:spacing w:before="40" w:after="40"/>
              <w:jc w:val="left"/>
              <w:rPr>
                <w:rStyle w:val="BodytextChar"/>
                <w:rFonts w:cs="Arial"/>
                <w:sz w:val="18"/>
                <w:szCs w:val="18"/>
              </w:rPr>
            </w:pPr>
            <w:r w:rsidRPr="00A7660D">
              <w:rPr>
                <w:rStyle w:val="BodytextChar"/>
                <w:rFonts w:cs="Arial"/>
                <w:sz w:val="18"/>
                <w:szCs w:val="18"/>
              </w:rPr>
              <w:t>Mbr Name-MI</w:t>
            </w:r>
          </w:p>
        </w:tc>
        <w:tc>
          <w:tcPr>
            <w:tcW w:w="877" w:type="pct"/>
            <w:vAlign w:val="center"/>
          </w:tcPr>
          <w:p w:rsidRPr="00A7660D" w:rsidR="00CE759A" w:rsidP="003F0B65" w:rsidRDefault="00CE759A" w14:paraId="6DD141D3" wp14:textId="77777777">
            <w:pPr>
              <w:pStyle w:val="TableText1"/>
              <w:spacing w:before="40" w:after="40"/>
              <w:rPr>
                <w:rStyle w:val="BodytextChar"/>
                <w:rFonts w:cs="Arial"/>
                <w:sz w:val="18"/>
                <w:szCs w:val="18"/>
              </w:rPr>
            </w:pPr>
            <w:r w:rsidRPr="00A7660D">
              <w:rPr>
                <w:rStyle w:val="BodytextChar"/>
                <w:rFonts w:cs="Arial"/>
                <w:sz w:val="18"/>
                <w:szCs w:val="18"/>
              </w:rPr>
              <w:t>Perform a group-by.</w:t>
            </w:r>
          </w:p>
          <w:p w:rsidRPr="00A7660D" w:rsidR="00CE759A" w:rsidP="003F0B65" w:rsidRDefault="00CE759A" w14:paraId="147F6652" wp14:textId="77777777">
            <w:pPr>
              <w:pStyle w:val="TableText1"/>
              <w:spacing w:before="40" w:after="40"/>
              <w:rPr>
                <w:rStyle w:val="BodytextChar"/>
                <w:rFonts w:cs="Arial"/>
                <w:sz w:val="18"/>
                <w:szCs w:val="18"/>
              </w:rPr>
            </w:pPr>
            <w:r w:rsidRPr="00A7660D">
              <w:rPr>
                <w:rStyle w:val="BodytextChar"/>
                <w:rFonts w:cs="Arial"/>
                <w:sz w:val="18"/>
                <w:szCs w:val="18"/>
              </w:rPr>
              <w:t>Concatenate.</w:t>
            </w:r>
          </w:p>
          <w:p w:rsidRPr="00A7660D" w:rsidR="00CE759A" w:rsidP="003F0B65" w:rsidRDefault="00CE759A" w14:paraId="339F7765" wp14:textId="77777777">
            <w:pPr>
              <w:pStyle w:val="TableText1"/>
              <w:spacing w:before="40" w:after="40"/>
              <w:rPr>
                <w:rStyle w:val="BodytextChar"/>
                <w:rFonts w:cs="Arial"/>
                <w:sz w:val="18"/>
                <w:szCs w:val="18"/>
              </w:rPr>
            </w:pPr>
            <w:r w:rsidRPr="00A7660D">
              <w:rPr>
                <w:rStyle w:val="BodytextChar"/>
                <w:rFonts w:cs="Arial"/>
                <w:sz w:val="18"/>
                <w:szCs w:val="18"/>
              </w:rPr>
              <w:t>Format as:</w:t>
            </w:r>
          </w:p>
          <w:p w:rsidRPr="00A7660D" w:rsidR="00CE759A" w:rsidP="003F0B65" w:rsidRDefault="00CE759A" w14:paraId="4A0626AE" wp14:textId="77777777">
            <w:pPr>
              <w:pStyle w:val="ModernTableText"/>
              <w:spacing w:before="40" w:after="40"/>
              <w:jc w:val="left"/>
              <w:rPr>
                <w:rStyle w:val="BodytextChar"/>
                <w:rFonts w:cs="Arial"/>
                <w:sz w:val="18"/>
                <w:szCs w:val="18"/>
              </w:rPr>
            </w:pPr>
            <w:r w:rsidRPr="00A7660D">
              <w:rPr>
                <w:rStyle w:val="BodytextChar"/>
                <w:rFonts w:cs="Arial"/>
                <w:sz w:val="18"/>
                <w:szCs w:val="18"/>
              </w:rPr>
              <w:t>LLLLLLLLLLL SSS, FFFFFFFF I.</w:t>
            </w:r>
          </w:p>
        </w:tc>
      </w:tr>
      <w:tr xmlns:wp14="http://schemas.microsoft.com/office/word/2010/wordml" w:rsidR="00591CCB" w:rsidTr="00A7660D" w14:paraId="35B33451" wp14:textId="77777777">
        <w:tblPrEx>
          <w:tblCellMar>
            <w:top w:w="0" w:type="dxa"/>
            <w:bottom w:w="0" w:type="dxa"/>
          </w:tblCellMar>
        </w:tblPrEx>
        <w:trPr>
          <w:cantSplit/>
          <w:jc w:val="center"/>
        </w:trPr>
        <w:tc>
          <w:tcPr>
            <w:tcW w:w="398" w:type="pct"/>
            <w:vAlign w:val="center"/>
          </w:tcPr>
          <w:p w:rsidRPr="00A7660D" w:rsidR="00591CCB" w:rsidP="003F0B65" w:rsidRDefault="00591CCB" w14:paraId="59B15676" wp14:textId="77777777">
            <w:pPr>
              <w:jc w:val="left"/>
              <w:rPr>
                <w:rStyle w:val="BodytextChar"/>
                <w:rFonts w:cs="Arial"/>
                <w:sz w:val="18"/>
                <w:szCs w:val="18"/>
              </w:rPr>
            </w:pPr>
            <w:r w:rsidRPr="00A7660D">
              <w:rPr>
                <w:rStyle w:val="BodytextChar"/>
                <w:rFonts w:cs="Arial"/>
                <w:sz w:val="18"/>
                <w:szCs w:val="18"/>
              </w:rPr>
              <w:t>Column</w:t>
            </w:r>
          </w:p>
        </w:tc>
        <w:tc>
          <w:tcPr>
            <w:tcW w:w="520" w:type="pct"/>
            <w:tcBorders>
              <w:bottom w:val="single" w:color="auto" w:sz="4" w:space="0"/>
            </w:tcBorders>
            <w:vAlign w:val="center"/>
          </w:tcPr>
          <w:p w:rsidRPr="00A7660D" w:rsidR="00591CCB" w:rsidP="003F0B65" w:rsidRDefault="00591CCB" w14:paraId="06022C7D" wp14:textId="77777777">
            <w:pPr>
              <w:pStyle w:val="TableText1"/>
              <w:spacing w:before="40" w:after="40"/>
              <w:rPr>
                <w:rStyle w:val="BodytextChar"/>
                <w:rFonts w:cs="Arial"/>
                <w:sz w:val="18"/>
                <w:szCs w:val="18"/>
              </w:rPr>
            </w:pPr>
            <w:r w:rsidRPr="00A7660D">
              <w:rPr>
                <w:rStyle w:val="BodytextChar"/>
                <w:rFonts w:cs="Arial"/>
                <w:sz w:val="18"/>
                <w:szCs w:val="18"/>
              </w:rPr>
              <w:t>SA Ty Cd-Desc</w:t>
            </w:r>
          </w:p>
        </w:tc>
        <w:tc>
          <w:tcPr>
            <w:tcW w:w="669" w:type="pct"/>
            <w:gridSpan w:val="2"/>
            <w:vAlign w:val="center"/>
          </w:tcPr>
          <w:p w:rsidRPr="00A7660D" w:rsidR="00591CCB" w:rsidP="003F0B65" w:rsidRDefault="00591CCB" w14:paraId="0EBD6DE1" wp14:textId="77777777">
            <w:pPr>
              <w:pStyle w:val="TableText1"/>
              <w:spacing w:before="40" w:after="40"/>
              <w:rPr>
                <w:rStyle w:val="BodytextChar"/>
                <w:rFonts w:cs="Arial"/>
                <w:sz w:val="18"/>
                <w:szCs w:val="18"/>
              </w:rPr>
            </w:pPr>
            <w:r w:rsidRPr="00A7660D">
              <w:rPr>
                <w:rStyle w:val="BodytextChar"/>
                <w:rFonts w:cs="Arial"/>
                <w:sz w:val="18"/>
                <w:szCs w:val="18"/>
              </w:rPr>
              <w:t>Service Authorization Type Code and Description.</w:t>
            </w:r>
          </w:p>
          <w:p w:rsidRPr="00A7660D" w:rsidR="00591CCB" w:rsidP="003F0B65" w:rsidRDefault="00591CCB" w14:paraId="21B4806F" wp14:textId="77777777">
            <w:pPr>
              <w:pStyle w:val="TableText1"/>
              <w:spacing w:before="40" w:after="40"/>
              <w:rPr>
                <w:rStyle w:val="BodytextChar"/>
                <w:rFonts w:cs="Arial"/>
                <w:sz w:val="18"/>
                <w:szCs w:val="18"/>
              </w:rPr>
            </w:pPr>
            <w:r w:rsidRPr="00A7660D">
              <w:rPr>
                <w:rStyle w:val="BodytextChar"/>
                <w:rFonts w:cs="Arial"/>
                <w:sz w:val="18"/>
                <w:szCs w:val="18"/>
              </w:rPr>
              <w:t>This field displays the service authorization type.</w:t>
            </w:r>
          </w:p>
        </w:tc>
        <w:tc>
          <w:tcPr>
            <w:tcW w:w="998" w:type="pct"/>
            <w:vAlign w:val="center"/>
          </w:tcPr>
          <w:p w:rsidRPr="00A7660D" w:rsidR="00591CCB" w:rsidP="00924100" w:rsidRDefault="00591CCB" w14:paraId="38F95D02" wp14:textId="77777777">
            <w:pPr>
              <w:spacing w:before="40" w:after="40"/>
              <w:jc w:val="left"/>
              <w:rPr>
                <w:rStyle w:val="BodytextChar"/>
                <w:rFonts w:cs="Arial"/>
                <w:sz w:val="18"/>
                <w:szCs w:val="18"/>
              </w:rPr>
            </w:pPr>
            <w:r w:rsidRPr="00A7660D">
              <w:rPr>
                <w:rStyle w:val="BodytextChar"/>
                <w:rFonts w:cs="Arial"/>
                <w:sz w:val="18"/>
                <w:szCs w:val="18"/>
              </w:rPr>
              <w:t>A_HDR_TB</w:t>
            </w:r>
          </w:p>
          <w:p w:rsidRPr="00A7660D" w:rsidR="00591CCB" w:rsidP="00924100" w:rsidRDefault="00591CCB" w14:paraId="4EDA306B" wp14:textId="77777777">
            <w:pPr>
              <w:spacing w:before="40" w:after="40"/>
              <w:jc w:val="left"/>
              <w:rPr>
                <w:rStyle w:val="BodytextChar"/>
                <w:rFonts w:cs="Arial"/>
                <w:sz w:val="18"/>
                <w:szCs w:val="18"/>
              </w:rPr>
            </w:pPr>
            <w:r w:rsidRPr="00A7660D">
              <w:rPr>
                <w:rStyle w:val="BodytextChar"/>
                <w:rFonts w:cs="Arial"/>
                <w:sz w:val="18"/>
                <w:szCs w:val="18"/>
              </w:rPr>
              <w:t>R_VV_TB</w:t>
            </w:r>
          </w:p>
        </w:tc>
        <w:tc>
          <w:tcPr>
            <w:tcW w:w="1538" w:type="pct"/>
            <w:gridSpan w:val="2"/>
            <w:vAlign w:val="center"/>
          </w:tcPr>
          <w:p w:rsidRPr="00A7660D" w:rsidR="00591CCB" w:rsidP="003F0B65" w:rsidRDefault="00591CCB" w14:paraId="158D20FD" wp14:textId="77777777">
            <w:pPr>
              <w:spacing w:before="40" w:after="40"/>
              <w:jc w:val="left"/>
              <w:rPr>
                <w:rStyle w:val="BodytextChar"/>
                <w:rFonts w:cs="Arial"/>
                <w:sz w:val="18"/>
                <w:szCs w:val="18"/>
              </w:rPr>
            </w:pPr>
            <w:r w:rsidRPr="00A7660D">
              <w:rPr>
                <w:rStyle w:val="BodytextChar"/>
                <w:rFonts w:cs="Arial"/>
                <w:sz w:val="18"/>
                <w:szCs w:val="18"/>
              </w:rPr>
              <w:t xml:space="preserve">A_TY_CD; </w:t>
            </w:r>
          </w:p>
          <w:p w:rsidRPr="00A7660D" w:rsidR="00591CCB" w:rsidP="003F0B65" w:rsidRDefault="00591CCB" w14:paraId="6380E789" wp14:textId="77777777">
            <w:pPr>
              <w:spacing w:before="40" w:after="40"/>
              <w:jc w:val="left"/>
              <w:rPr>
                <w:rStyle w:val="BodytextChar"/>
                <w:rFonts w:cs="Arial"/>
                <w:sz w:val="18"/>
                <w:szCs w:val="18"/>
              </w:rPr>
            </w:pPr>
            <w:r w:rsidRPr="00A7660D">
              <w:rPr>
                <w:rStyle w:val="BodytextChar"/>
                <w:rFonts w:cs="Arial"/>
                <w:sz w:val="18"/>
                <w:szCs w:val="18"/>
              </w:rPr>
              <w:t>R_VV_SHORT_DESC</w:t>
            </w:r>
          </w:p>
        </w:tc>
        <w:tc>
          <w:tcPr>
            <w:tcW w:w="877" w:type="pct"/>
          </w:tcPr>
          <w:p w:rsidRPr="00A7660D" w:rsidR="00591CCB" w:rsidP="00591CCB" w:rsidRDefault="00591CCB" w14:paraId="6116538D" wp14:textId="77777777">
            <w:pPr>
              <w:spacing w:before="40" w:after="40"/>
              <w:jc w:val="left"/>
              <w:rPr>
                <w:rStyle w:val="BodytextChar"/>
                <w:rFonts w:cs="Arial"/>
                <w:sz w:val="18"/>
                <w:szCs w:val="18"/>
              </w:rPr>
            </w:pPr>
            <w:r w:rsidRPr="00A7660D">
              <w:rPr>
                <w:rStyle w:val="BodytextChar"/>
                <w:rFonts w:cs="Arial"/>
                <w:sz w:val="18"/>
                <w:szCs w:val="18"/>
              </w:rPr>
              <w:t>Using R-VV-DOMAIN-NAM = ‘A-TY-CD’, join to R-VV-TB.R-VV-CD using A-DTL-TB.A-TY-CD to get the short description.</w:t>
            </w:r>
          </w:p>
        </w:tc>
      </w:tr>
      <w:tr xmlns:wp14="http://schemas.microsoft.com/office/word/2010/wordml" w:rsidR="00591CCB" w:rsidTr="00A7660D" w14:paraId="62698FAA" wp14:textId="77777777">
        <w:tblPrEx>
          <w:tblCellMar>
            <w:top w:w="0" w:type="dxa"/>
            <w:bottom w:w="0" w:type="dxa"/>
          </w:tblCellMar>
        </w:tblPrEx>
        <w:trPr>
          <w:cantSplit/>
          <w:jc w:val="center"/>
        </w:trPr>
        <w:tc>
          <w:tcPr>
            <w:tcW w:w="398" w:type="pct"/>
            <w:tcBorders>
              <w:right w:val="single" w:color="auto" w:sz="4" w:space="0"/>
            </w:tcBorders>
            <w:vAlign w:val="center"/>
          </w:tcPr>
          <w:p w:rsidRPr="00A7660D" w:rsidR="00591CCB" w:rsidP="00591CCB" w:rsidRDefault="00591CCB" w14:paraId="0A34605E" wp14:textId="77777777">
            <w:pPr>
              <w:pStyle w:val="Heading1ReleaseNotesACSSC"/>
              <w:spacing w:before="40" w:after="40"/>
              <w:jc w:val="left"/>
              <w:rPr>
                <w:rStyle w:val="BodytextChar"/>
                <w:rFonts w:ascii="Arial" w:hAnsi="Arial" w:cs="Arial"/>
                <w:b w:val="0"/>
                <w:sz w:val="18"/>
                <w:szCs w:val="18"/>
              </w:rPr>
            </w:pPr>
            <w:r w:rsidRPr="00A7660D">
              <w:rPr>
                <w:rStyle w:val="BodytextChar"/>
                <w:rFonts w:ascii="Arial" w:hAnsi="Arial" w:cs="Arial"/>
                <w:b w:val="0"/>
                <w:sz w:val="18"/>
                <w:szCs w:val="18"/>
              </w:rPr>
              <w:t>Column</w:t>
            </w:r>
          </w:p>
        </w:tc>
        <w:tc>
          <w:tcPr>
            <w:tcW w:w="520" w:type="pct"/>
            <w:tcBorders>
              <w:top w:val="single" w:color="auto" w:sz="4" w:space="0"/>
              <w:left w:val="single" w:color="auto" w:sz="4" w:space="0"/>
              <w:bottom w:val="single" w:color="auto" w:sz="4" w:space="0"/>
              <w:right w:val="single" w:color="auto" w:sz="4" w:space="0"/>
            </w:tcBorders>
            <w:vAlign w:val="center"/>
          </w:tcPr>
          <w:p w:rsidRPr="00A7660D" w:rsidR="00591CCB" w:rsidP="003F0B65" w:rsidRDefault="00610C28" w14:paraId="55949412" wp14:textId="77777777">
            <w:pPr>
              <w:pStyle w:val="TableText1"/>
              <w:spacing w:before="40" w:after="40"/>
              <w:rPr>
                <w:rStyle w:val="BodytextChar"/>
                <w:rFonts w:cs="Arial"/>
                <w:sz w:val="18"/>
                <w:szCs w:val="18"/>
              </w:rPr>
            </w:pPr>
            <w:r w:rsidRPr="00A7660D">
              <w:rPr>
                <w:rStyle w:val="BodytextChar"/>
                <w:rFonts w:cs="Arial"/>
                <w:sz w:val="18"/>
                <w:szCs w:val="18"/>
              </w:rPr>
              <w:t>SA LI Cat Svc Cd</w:t>
            </w:r>
            <w:r w:rsidRPr="00A7660D" w:rsidR="00591CCB">
              <w:rPr>
                <w:rStyle w:val="BodytextChar"/>
                <w:rFonts w:cs="Arial"/>
                <w:sz w:val="18"/>
                <w:szCs w:val="18"/>
              </w:rPr>
              <w:t xml:space="preserve"> - Desc</w:t>
            </w:r>
          </w:p>
        </w:tc>
        <w:tc>
          <w:tcPr>
            <w:tcW w:w="669" w:type="pct"/>
            <w:gridSpan w:val="2"/>
            <w:tcBorders>
              <w:left w:val="single" w:color="auto" w:sz="4" w:space="0"/>
            </w:tcBorders>
            <w:vAlign w:val="center"/>
          </w:tcPr>
          <w:p w:rsidRPr="00A7660D" w:rsidR="00591CCB" w:rsidP="003F0B65" w:rsidRDefault="00591CCB" w14:paraId="78DBB887" wp14:textId="77777777">
            <w:pPr>
              <w:jc w:val="left"/>
              <w:rPr>
                <w:rStyle w:val="BodytextChar"/>
                <w:rFonts w:cs="Arial"/>
                <w:sz w:val="18"/>
                <w:szCs w:val="18"/>
              </w:rPr>
            </w:pPr>
            <w:r w:rsidRPr="00A7660D">
              <w:rPr>
                <w:rStyle w:val="BodytextChar"/>
                <w:rFonts w:cs="Arial"/>
                <w:sz w:val="18"/>
                <w:szCs w:val="18"/>
              </w:rPr>
              <w:t>This field displays the SA category code.</w:t>
            </w:r>
          </w:p>
        </w:tc>
        <w:tc>
          <w:tcPr>
            <w:tcW w:w="998" w:type="pct"/>
            <w:vAlign w:val="center"/>
          </w:tcPr>
          <w:p w:rsidRPr="00A7660D" w:rsidR="00591CCB" w:rsidP="00924100" w:rsidRDefault="00591CCB" w14:paraId="35674A0F" wp14:textId="77777777">
            <w:pPr>
              <w:pStyle w:val="TOC2"/>
              <w:ind w:left="0"/>
              <w:rPr>
                <w:rStyle w:val="BodytextChar"/>
                <w:rFonts w:cs="Arial"/>
                <w:sz w:val="18"/>
                <w:szCs w:val="18"/>
              </w:rPr>
            </w:pPr>
            <w:r w:rsidRPr="00A7660D">
              <w:rPr>
                <w:rStyle w:val="BodytextChar"/>
                <w:rFonts w:cs="Arial"/>
                <w:sz w:val="18"/>
                <w:szCs w:val="18"/>
              </w:rPr>
              <w:t>A_DTL_TB</w:t>
            </w:r>
          </w:p>
          <w:p w:rsidRPr="00A7660D" w:rsidR="00591CCB" w:rsidP="00924100" w:rsidRDefault="00591CCB" w14:paraId="5AB3B7EA" wp14:textId="77777777">
            <w:pPr>
              <w:pStyle w:val="TOC2"/>
              <w:ind w:left="0"/>
              <w:rPr>
                <w:rStyle w:val="BodytextChar"/>
                <w:rFonts w:cs="Arial"/>
                <w:sz w:val="18"/>
                <w:szCs w:val="18"/>
              </w:rPr>
            </w:pPr>
            <w:r w:rsidRPr="00A7660D">
              <w:rPr>
                <w:rStyle w:val="BodytextChar"/>
                <w:rFonts w:cs="Arial"/>
                <w:sz w:val="18"/>
                <w:szCs w:val="18"/>
              </w:rPr>
              <w:t>R_VV_TB</w:t>
            </w:r>
          </w:p>
        </w:tc>
        <w:tc>
          <w:tcPr>
            <w:tcW w:w="1538" w:type="pct"/>
            <w:gridSpan w:val="2"/>
            <w:vAlign w:val="center"/>
          </w:tcPr>
          <w:p w:rsidRPr="00A7660D" w:rsidR="00591CCB" w:rsidP="003F0B65" w:rsidRDefault="00591CCB" w14:paraId="7FC0A1A3" wp14:textId="77777777">
            <w:pPr>
              <w:spacing w:before="40" w:after="40"/>
              <w:jc w:val="left"/>
              <w:rPr>
                <w:rStyle w:val="BodytextChar"/>
                <w:rFonts w:cs="Arial"/>
                <w:sz w:val="18"/>
                <w:szCs w:val="18"/>
              </w:rPr>
            </w:pPr>
            <w:r w:rsidRPr="00A7660D">
              <w:rPr>
                <w:rStyle w:val="BodytextChar"/>
                <w:rFonts w:cs="Arial"/>
                <w:sz w:val="18"/>
                <w:szCs w:val="18"/>
              </w:rPr>
              <w:t>A_LI_CAT_SVC_CD; R_VV_SHORT_DESC</w:t>
            </w:r>
          </w:p>
        </w:tc>
        <w:tc>
          <w:tcPr>
            <w:tcW w:w="877" w:type="pct"/>
          </w:tcPr>
          <w:p w:rsidRPr="00A7660D" w:rsidR="00591CCB" w:rsidP="00591CCB" w:rsidRDefault="00591CCB" w14:paraId="2801CCAE" wp14:textId="77777777">
            <w:pPr>
              <w:spacing w:before="40" w:after="40"/>
              <w:jc w:val="left"/>
              <w:rPr>
                <w:rStyle w:val="BodytextChar"/>
                <w:rFonts w:cs="Arial"/>
                <w:sz w:val="18"/>
                <w:szCs w:val="18"/>
              </w:rPr>
            </w:pPr>
            <w:r w:rsidRPr="00A7660D">
              <w:rPr>
                <w:rStyle w:val="BodytextChar"/>
                <w:rFonts w:cs="Arial"/>
                <w:sz w:val="18"/>
                <w:szCs w:val="18"/>
              </w:rPr>
              <w:t>Using R-VV-DOMAIN-NAM = ‘A-LI-CAT-SVC-CD’, join to R-VV-TB.R-VV-CD using A-DTL-TB.A-LI-CAT-SVC-CD to get the short description.</w:t>
            </w:r>
          </w:p>
        </w:tc>
      </w:tr>
      <w:tr xmlns:wp14="http://schemas.microsoft.com/office/word/2010/wordml" w:rsidR="00591CCB" w:rsidTr="00A7660D" w14:paraId="25709B29" wp14:textId="77777777">
        <w:tblPrEx>
          <w:tblCellMar>
            <w:top w:w="0" w:type="dxa"/>
            <w:bottom w:w="0" w:type="dxa"/>
          </w:tblCellMar>
        </w:tblPrEx>
        <w:trPr>
          <w:cantSplit/>
          <w:jc w:val="center"/>
        </w:trPr>
        <w:tc>
          <w:tcPr>
            <w:tcW w:w="398" w:type="pct"/>
            <w:vAlign w:val="center"/>
          </w:tcPr>
          <w:p w:rsidRPr="00A7660D" w:rsidR="00591CCB" w:rsidP="003F0B65" w:rsidRDefault="00591CCB" w14:paraId="5278B166" wp14:textId="77777777">
            <w:pPr>
              <w:pStyle w:val="BodytextChar"/>
              <w:spacing w:before="40" w:after="40"/>
              <w:jc w:val="left"/>
              <w:rPr>
                <w:rStyle w:val="BodytextChar"/>
                <w:rFonts w:cs="Arial"/>
                <w:sz w:val="18"/>
                <w:szCs w:val="18"/>
              </w:rPr>
            </w:pPr>
            <w:r w:rsidRPr="00A7660D">
              <w:rPr>
                <w:rStyle w:val="BodytextChar"/>
                <w:rFonts w:cs="Arial"/>
                <w:sz w:val="18"/>
                <w:szCs w:val="18"/>
              </w:rPr>
              <w:t>Column</w:t>
            </w:r>
          </w:p>
        </w:tc>
        <w:tc>
          <w:tcPr>
            <w:tcW w:w="520" w:type="pct"/>
            <w:tcBorders>
              <w:top w:val="single" w:color="auto" w:sz="4" w:space="0"/>
            </w:tcBorders>
            <w:vAlign w:val="center"/>
          </w:tcPr>
          <w:p w:rsidRPr="00A7660D" w:rsidR="00591CCB" w:rsidP="003F0B65" w:rsidRDefault="00591CCB" w14:paraId="36F69F21" wp14:textId="77777777">
            <w:pPr>
              <w:pStyle w:val="BodytextChar"/>
              <w:spacing w:before="40" w:after="40"/>
              <w:jc w:val="left"/>
              <w:rPr>
                <w:rStyle w:val="BodytextChar"/>
                <w:rFonts w:cs="Arial"/>
                <w:sz w:val="18"/>
                <w:szCs w:val="18"/>
              </w:rPr>
            </w:pPr>
            <w:r w:rsidRPr="00A7660D">
              <w:rPr>
                <w:rStyle w:val="BodytextChar"/>
                <w:rFonts w:cs="Arial"/>
                <w:sz w:val="18"/>
                <w:szCs w:val="18"/>
              </w:rPr>
              <w:t>SA Li Svc Cd-From</w:t>
            </w:r>
          </w:p>
        </w:tc>
        <w:tc>
          <w:tcPr>
            <w:tcW w:w="669" w:type="pct"/>
            <w:gridSpan w:val="2"/>
            <w:vAlign w:val="center"/>
          </w:tcPr>
          <w:p w:rsidRPr="00A7660D" w:rsidR="00591CCB" w:rsidP="003F0B65" w:rsidRDefault="00591CCB" w14:paraId="1B8DBAAB" wp14:textId="77777777">
            <w:pPr>
              <w:jc w:val="left"/>
              <w:rPr>
                <w:rStyle w:val="BodytextChar"/>
                <w:rFonts w:cs="Arial"/>
                <w:sz w:val="18"/>
                <w:szCs w:val="18"/>
              </w:rPr>
            </w:pPr>
            <w:r w:rsidRPr="00A7660D">
              <w:rPr>
                <w:rStyle w:val="BodytextChar"/>
                <w:rFonts w:cs="Arial"/>
                <w:sz w:val="18"/>
                <w:szCs w:val="18"/>
              </w:rPr>
              <w:t>From Service code.   The service code may be a procedure code, revenue code, etc.</w:t>
            </w:r>
          </w:p>
        </w:tc>
        <w:tc>
          <w:tcPr>
            <w:tcW w:w="998" w:type="pct"/>
            <w:vAlign w:val="center"/>
          </w:tcPr>
          <w:p w:rsidRPr="00A7660D" w:rsidR="00591CCB" w:rsidP="00924100" w:rsidRDefault="00591CCB" w14:paraId="4C2F3F96" wp14:textId="77777777">
            <w:pPr>
              <w:pStyle w:val="TableText"/>
              <w:rPr>
                <w:rStyle w:val="BodytextChar"/>
                <w:sz w:val="18"/>
                <w:szCs w:val="18"/>
              </w:rPr>
            </w:pPr>
            <w:r w:rsidRPr="00A7660D">
              <w:rPr>
                <w:rStyle w:val="BodytextChar"/>
                <w:sz w:val="18"/>
                <w:szCs w:val="18"/>
              </w:rPr>
              <w:t>A_DTL_TB</w:t>
            </w:r>
          </w:p>
        </w:tc>
        <w:tc>
          <w:tcPr>
            <w:tcW w:w="1538" w:type="pct"/>
            <w:gridSpan w:val="2"/>
            <w:vAlign w:val="center"/>
          </w:tcPr>
          <w:p w:rsidRPr="00A7660D" w:rsidR="00591CCB" w:rsidP="003F0B65" w:rsidRDefault="00591CCB" w14:paraId="3C52277B" wp14:textId="77777777">
            <w:pPr>
              <w:spacing w:before="40" w:after="40"/>
              <w:jc w:val="left"/>
              <w:rPr>
                <w:rStyle w:val="BodytextChar"/>
                <w:rFonts w:cs="Arial"/>
                <w:sz w:val="18"/>
                <w:szCs w:val="18"/>
              </w:rPr>
            </w:pPr>
            <w:r w:rsidRPr="00A7660D">
              <w:rPr>
                <w:rStyle w:val="BodytextChar"/>
                <w:rFonts w:cs="Arial"/>
                <w:sz w:val="18"/>
                <w:szCs w:val="18"/>
              </w:rPr>
              <w:t>A_LI_SVC_FROM_CD</w:t>
            </w:r>
          </w:p>
        </w:tc>
        <w:tc>
          <w:tcPr>
            <w:tcW w:w="877" w:type="pct"/>
            <w:vAlign w:val="center"/>
          </w:tcPr>
          <w:p w:rsidRPr="00A7660D" w:rsidR="00591CCB" w:rsidP="003F0B65" w:rsidRDefault="00591CCB" w14:paraId="02915484" wp14:textId="77777777">
            <w:pPr>
              <w:pStyle w:val="TableHeading"/>
              <w:spacing w:before="40" w:after="40"/>
              <w:rPr>
                <w:rStyle w:val="BodytextChar"/>
                <w:rFonts w:cs="Arial"/>
                <w:sz w:val="18"/>
                <w:szCs w:val="18"/>
              </w:rPr>
            </w:pPr>
          </w:p>
        </w:tc>
      </w:tr>
      <w:tr xmlns:wp14="http://schemas.microsoft.com/office/word/2010/wordml" w:rsidR="00B11BCA" w:rsidTr="00A7660D" w14:paraId="7A3853EA" wp14:textId="77777777">
        <w:tblPrEx>
          <w:tblCellMar>
            <w:top w:w="0" w:type="dxa"/>
            <w:bottom w:w="0" w:type="dxa"/>
          </w:tblCellMar>
        </w:tblPrEx>
        <w:trPr>
          <w:cantSplit/>
          <w:jc w:val="center"/>
        </w:trPr>
        <w:tc>
          <w:tcPr>
            <w:tcW w:w="398" w:type="pct"/>
            <w:vAlign w:val="center"/>
          </w:tcPr>
          <w:p w:rsidRPr="00A7660D" w:rsidR="00B11BCA" w:rsidP="003F0B65" w:rsidRDefault="00B11BCA" w14:paraId="482FC543" wp14:textId="77777777">
            <w:pPr>
              <w:jc w:val="left"/>
              <w:rPr>
                <w:rStyle w:val="BodytextChar"/>
                <w:rFonts w:cs="Arial"/>
                <w:sz w:val="18"/>
                <w:szCs w:val="18"/>
              </w:rPr>
            </w:pPr>
            <w:r w:rsidRPr="00A7660D">
              <w:rPr>
                <w:rStyle w:val="BodytextChar"/>
                <w:rFonts w:cs="Arial"/>
                <w:sz w:val="18"/>
                <w:szCs w:val="18"/>
              </w:rPr>
              <w:t>Column</w:t>
            </w:r>
          </w:p>
        </w:tc>
        <w:tc>
          <w:tcPr>
            <w:tcW w:w="520" w:type="pct"/>
            <w:vAlign w:val="center"/>
          </w:tcPr>
          <w:p w:rsidRPr="00A7660D" w:rsidR="00B11BCA" w:rsidP="003F0B65" w:rsidRDefault="00B11BCA" w14:paraId="582D3884" wp14:textId="77777777">
            <w:pPr>
              <w:pStyle w:val="Figure"/>
              <w:spacing w:before="40" w:after="40"/>
              <w:rPr>
                <w:rStyle w:val="BodytextChar"/>
                <w:rFonts w:ascii="Arial" w:hAnsi="Arial" w:cs="Arial"/>
                <w:b w:val="0"/>
                <w:sz w:val="18"/>
                <w:szCs w:val="18"/>
              </w:rPr>
            </w:pPr>
            <w:r w:rsidRPr="00A7660D">
              <w:rPr>
                <w:rStyle w:val="BodytextChar"/>
                <w:rFonts w:ascii="Arial" w:hAnsi="Arial" w:cs="Arial"/>
                <w:b w:val="0"/>
                <w:sz w:val="18"/>
                <w:szCs w:val="18"/>
              </w:rPr>
              <w:t>SA LI Svc Cd-To</w:t>
            </w:r>
          </w:p>
        </w:tc>
        <w:tc>
          <w:tcPr>
            <w:tcW w:w="669" w:type="pct"/>
            <w:gridSpan w:val="2"/>
            <w:vAlign w:val="center"/>
          </w:tcPr>
          <w:p w:rsidRPr="00A7660D" w:rsidR="00B11BCA" w:rsidP="003F0B65" w:rsidRDefault="00B11BCA" w14:paraId="7F36A425" wp14:textId="77777777">
            <w:pPr>
              <w:jc w:val="left"/>
              <w:rPr>
                <w:rStyle w:val="BodytextChar"/>
                <w:rFonts w:cs="Arial"/>
                <w:sz w:val="18"/>
                <w:szCs w:val="18"/>
              </w:rPr>
            </w:pPr>
            <w:r w:rsidRPr="00A7660D">
              <w:rPr>
                <w:rStyle w:val="BodytextChar"/>
                <w:rFonts w:cs="Arial"/>
                <w:sz w:val="18"/>
                <w:szCs w:val="18"/>
              </w:rPr>
              <w:t>To Service code.   The service code may be a procedure code, revenue code, etc.</w:t>
            </w:r>
          </w:p>
        </w:tc>
        <w:tc>
          <w:tcPr>
            <w:tcW w:w="998" w:type="pct"/>
            <w:vAlign w:val="center"/>
          </w:tcPr>
          <w:p w:rsidRPr="00A7660D" w:rsidR="00B11BCA" w:rsidP="00924100" w:rsidRDefault="00B11BCA" w14:paraId="03B91EFA" wp14:textId="77777777">
            <w:pPr>
              <w:pStyle w:val="TableText"/>
              <w:rPr>
                <w:rStyle w:val="BodytextChar"/>
                <w:sz w:val="18"/>
                <w:szCs w:val="18"/>
              </w:rPr>
            </w:pPr>
            <w:r w:rsidRPr="00A7660D">
              <w:rPr>
                <w:rStyle w:val="BodytextChar"/>
                <w:sz w:val="18"/>
                <w:szCs w:val="18"/>
              </w:rPr>
              <w:t>A_DTL_TB</w:t>
            </w:r>
          </w:p>
        </w:tc>
        <w:tc>
          <w:tcPr>
            <w:tcW w:w="1538" w:type="pct"/>
            <w:gridSpan w:val="2"/>
            <w:vAlign w:val="center"/>
          </w:tcPr>
          <w:p w:rsidRPr="00A7660D" w:rsidR="00B11BCA" w:rsidP="00B37623" w:rsidRDefault="00B11BCA" w14:paraId="44DC53D2" wp14:textId="77777777">
            <w:pPr>
              <w:spacing w:before="40" w:after="40"/>
              <w:jc w:val="left"/>
              <w:rPr>
                <w:rStyle w:val="BodytextChar"/>
                <w:rFonts w:cs="Arial"/>
                <w:sz w:val="18"/>
                <w:szCs w:val="18"/>
              </w:rPr>
            </w:pPr>
            <w:r w:rsidRPr="00A7660D">
              <w:rPr>
                <w:rStyle w:val="BodytextChar"/>
                <w:rFonts w:cs="Arial"/>
                <w:sz w:val="18"/>
                <w:szCs w:val="18"/>
              </w:rPr>
              <w:t xml:space="preserve">A_LI_SVC_THRU_CD </w:t>
            </w:r>
          </w:p>
        </w:tc>
        <w:tc>
          <w:tcPr>
            <w:tcW w:w="877" w:type="pct"/>
          </w:tcPr>
          <w:p w:rsidRPr="00A7660D" w:rsidR="00B11BCA" w:rsidP="00591CCB" w:rsidRDefault="00B11BCA" w14:paraId="03B94F49" wp14:textId="77777777">
            <w:pPr>
              <w:spacing w:before="40" w:after="40"/>
              <w:jc w:val="left"/>
              <w:rPr>
                <w:rStyle w:val="BodytextChar"/>
                <w:rFonts w:cs="Arial"/>
                <w:sz w:val="18"/>
                <w:szCs w:val="18"/>
              </w:rPr>
            </w:pPr>
          </w:p>
        </w:tc>
      </w:tr>
      <w:tr xmlns:wp14="http://schemas.microsoft.com/office/word/2010/wordml" w:rsidR="00B11BCA" w:rsidTr="00A7660D" w14:paraId="6F97A1EC" wp14:textId="77777777">
        <w:tblPrEx>
          <w:tblCellMar>
            <w:top w:w="0" w:type="dxa"/>
            <w:bottom w:w="0" w:type="dxa"/>
          </w:tblCellMar>
        </w:tblPrEx>
        <w:trPr>
          <w:cantSplit/>
          <w:jc w:val="center"/>
        </w:trPr>
        <w:tc>
          <w:tcPr>
            <w:tcW w:w="398" w:type="pct"/>
            <w:vAlign w:val="center"/>
          </w:tcPr>
          <w:p w:rsidRPr="00A7660D" w:rsidR="00B11BCA" w:rsidP="003F0B65" w:rsidRDefault="00B11BCA" w14:paraId="02E605E3" wp14:textId="77777777">
            <w:pPr>
              <w:jc w:val="left"/>
              <w:rPr>
                <w:rStyle w:val="BodytextChar"/>
                <w:rFonts w:cs="Arial"/>
                <w:sz w:val="18"/>
                <w:szCs w:val="18"/>
              </w:rPr>
            </w:pPr>
            <w:r w:rsidRPr="00A7660D">
              <w:rPr>
                <w:rStyle w:val="BodytextChar"/>
                <w:rFonts w:cs="Arial"/>
                <w:sz w:val="18"/>
                <w:szCs w:val="18"/>
              </w:rPr>
              <w:t>Column</w:t>
            </w:r>
          </w:p>
        </w:tc>
        <w:tc>
          <w:tcPr>
            <w:tcW w:w="520" w:type="pct"/>
            <w:vAlign w:val="center"/>
          </w:tcPr>
          <w:p w:rsidRPr="00A7660D" w:rsidR="00B11BCA" w:rsidP="003F0B65" w:rsidRDefault="00B11BCA" w14:paraId="6EF1CF2A" wp14:textId="77777777">
            <w:pPr>
              <w:pStyle w:val="Figure"/>
              <w:spacing w:before="40" w:after="40"/>
              <w:rPr>
                <w:rStyle w:val="BodytextChar"/>
                <w:rFonts w:ascii="Arial" w:hAnsi="Arial" w:cs="Arial"/>
                <w:b w:val="0"/>
                <w:sz w:val="18"/>
                <w:szCs w:val="18"/>
              </w:rPr>
            </w:pPr>
            <w:r w:rsidRPr="00A7660D">
              <w:rPr>
                <w:rStyle w:val="BodytextChar"/>
                <w:rFonts w:ascii="Arial" w:hAnsi="Arial" w:cs="Arial"/>
                <w:b w:val="0"/>
                <w:sz w:val="18"/>
                <w:szCs w:val="18"/>
              </w:rPr>
              <w:t>SA Li-Svc Cd-Mod</w:t>
            </w:r>
          </w:p>
        </w:tc>
        <w:tc>
          <w:tcPr>
            <w:tcW w:w="669" w:type="pct"/>
            <w:gridSpan w:val="2"/>
            <w:vAlign w:val="center"/>
          </w:tcPr>
          <w:p w:rsidRPr="00A7660D" w:rsidR="00B11BCA" w:rsidP="003F0B65" w:rsidRDefault="00B11BCA" w14:paraId="396E4BD0" wp14:textId="77777777">
            <w:pPr>
              <w:jc w:val="left"/>
              <w:rPr>
                <w:rStyle w:val="BodytextChar"/>
                <w:rFonts w:cs="Arial"/>
                <w:sz w:val="18"/>
                <w:szCs w:val="18"/>
              </w:rPr>
            </w:pPr>
            <w:r w:rsidRPr="00A7660D">
              <w:rPr>
                <w:rStyle w:val="BodytextChar"/>
                <w:rFonts w:cs="Arial"/>
                <w:sz w:val="18"/>
                <w:szCs w:val="18"/>
              </w:rPr>
              <w:t xml:space="preserve">Up to 4 pairs of Procedure Code Modifiers.  </w:t>
            </w:r>
          </w:p>
        </w:tc>
        <w:tc>
          <w:tcPr>
            <w:tcW w:w="998" w:type="pct"/>
            <w:vAlign w:val="center"/>
          </w:tcPr>
          <w:p w:rsidRPr="00A7660D" w:rsidR="00B11BCA" w:rsidP="00924100" w:rsidRDefault="00B11BCA" w14:paraId="64B2DB15" wp14:textId="77777777">
            <w:pPr>
              <w:pStyle w:val="TableText"/>
              <w:rPr>
                <w:rStyle w:val="BodytextChar"/>
                <w:sz w:val="18"/>
                <w:szCs w:val="18"/>
              </w:rPr>
            </w:pPr>
            <w:r w:rsidRPr="00A7660D">
              <w:rPr>
                <w:rStyle w:val="BodytextChar"/>
                <w:sz w:val="18"/>
                <w:szCs w:val="18"/>
              </w:rPr>
              <w:t>A_DTL_TB</w:t>
            </w:r>
          </w:p>
        </w:tc>
        <w:tc>
          <w:tcPr>
            <w:tcW w:w="1538" w:type="pct"/>
            <w:gridSpan w:val="2"/>
            <w:vAlign w:val="center"/>
          </w:tcPr>
          <w:p w:rsidRPr="00A7660D" w:rsidR="00B11BCA" w:rsidP="00B37623" w:rsidRDefault="00B11BCA" w14:paraId="72860CCC" wp14:textId="77777777">
            <w:pPr>
              <w:spacing w:before="40" w:after="40"/>
              <w:jc w:val="left"/>
              <w:rPr>
                <w:rStyle w:val="BodytextChar"/>
                <w:rFonts w:cs="Arial"/>
                <w:sz w:val="18"/>
                <w:szCs w:val="18"/>
              </w:rPr>
            </w:pPr>
            <w:r w:rsidRPr="00A7660D">
              <w:rPr>
                <w:rStyle w:val="BodytextChar"/>
                <w:rFonts w:cs="Arial"/>
                <w:sz w:val="18"/>
                <w:szCs w:val="18"/>
              </w:rPr>
              <w:t>A_PROC_MOD_1</w:t>
            </w:r>
            <w:r w:rsidRPr="00A7660D">
              <w:rPr>
                <w:rStyle w:val="BodytextChar"/>
                <w:rFonts w:cs="Arial"/>
                <w:sz w:val="18"/>
                <w:szCs w:val="18"/>
                <w:vertAlign w:val="superscript"/>
              </w:rPr>
              <w:t>ST</w:t>
            </w:r>
            <w:r w:rsidRPr="00A7660D">
              <w:rPr>
                <w:rStyle w:val="BodytextChar"/>
                <w:rFonts w:cs="Arial"/>
                <w:sz w:val="18"/>
                <w:szCs w:val="18"/>
              </w:rPr>
              <w:t>_CD</w:t>
            </w:r>
          </w:p>
          <w:p w:rsidRPr="00A7660D" w:rsidR="00B11BCA" w:rsidP="00B37623" w:rsidRDefault="00B11BCA" w14:paraId="38672B70" wp14:textId="77777777">
            <w:pPr>
              <w:spacing w:before="40" w:after="40"/>
              <w:jc w:val="left"/>
              <w:rPr>
                <w:rStyle w:val="BodytextChar"/>
                <w:rFonts w:cs="Arial"/>
                <w:sz w:val="18"/>
                <w:szCs w:val="18"/>
              </w:rPr>
            </w:pPr>
            <w:r w:rsidRPr="00A7660D">
              <w:rPr>
                <w:rStyle w:val="BodytextChar"/>
                <w:rFonts w:cs="Arial"/>
                <w:sz w:val="18"/>
                <w:szCs w:val="18"/>
              </w:rPr>
              <w:t>A_PROC_MOD_2</w:t>
            </w:r>
            <w:r w:rsidRPr="00A7660D">
              <w:rPr>
                <w:rStyle w:val="BodytextChar"/>
                <w:rFonts w:cs="Arial"/>
                <w:sz w:val="18"/>
                <w:szCs w:val="18"/>
                <w:vertAlign w:val="superscript"/>
              </w:rPr>
              <w:t>ND</w:t>
            </w:r>
            <w:r w:rsidRPr="00A7660D">
              <w:rPr>
                <w:rStyle w:val="BodytextChar"/>
                <w:rFonts w:cs="Arial"/>
                <w:sz w:val="18"/>
                <w:szCs w:val="18"/>
              </w:rPr>
              <w:t>_CD</w:t>
            </w:r>
          </w:p>
          <w:p w:rsidRPr="00A7660D" w:rsidR="00B11BCA" w:rsidP="00B37623" w:rsidRDefault="00B11BCA" w14:paraId="3302A816" wp14:textId="77777777">
            <w:pPr>
              <w:spacing w:before="40" w:after="40"/>
              <w:jc w:val="left"/>
              <w:rPr>
                <w:rStyle w:val="BodytextChar"/>
                <w:rFonts w:cs="Arial"/>
                <w:sz w:val="18"/>
                <w:szCs w:val="18"/>
              </w:rPr>
            </w:pPr>
            <w:r w:rsidRPr="00A7660D">
              <w:rPr>
                <w:rStyle w:val="BodytextChar"/>
                <w:rFonts w:cs="Arial"/>
                <w:sz w:val="18"/>
                <w:szCs w:val="18"/>
              </w:rPr>
              <w:t>A_PROC_MOD_3</w:t>
            </w:r>
            <w:r w:rsidRPr="00A7660D">
              <w:rPr>
                <w:rStyle w:val="BodytextChar"/>
                <w:rFonts w:cs="Arial"/>
                <w:sz w:val="18"/>
                <w:szCs w:val="18"/>
                <w:vertAlign w:val="superscript"/>
              </w:rPr>
              <w:t>RD</w:t>
            </w:r>
            <w:r w:rsidRPr="00A7660D">
              <w:rPr>
                <w:rStyle w:val="BodytextChar"/>
                <w:rFonts w:cs="Arial"/>
                <w:sz w:val="18"/>
                <w:szCs w:val="18"/>
              </w:rPr>
              <w:t>_CD</w:t>
            </w:r>
          </w:p>
          <w:p w:rsidRPr="00A7660D" w:rsidR="00B11BCA" w:rsidP="003F0B65" w:rsidRDefault="00B11BCA" w14:paraId="0D1DB374" wp14:textId="77777777">
            <w:pPr>
              <w:spacing w:before="40" w:after="40"/>
              <w:jc w:val="left"/>
              <w:rPr>
                <w:rStyle w:val="BodytextChar"/>
                <w:rFonts w:cs="Arial"/>
                <w:sz w:val="18"/>
                <w:szCs w:val="18"/>
              </w:rPr>
            </w:pPr>
            <w:r w:rsidRPr="00A7660D">
              <w:rPr>
                <w:rStyle w:val="BodytextChar"/>
                <w:rFonts w:cs="Arial"/>
                <w:sz w:val="18"/>
                <w:szCs w:val="18"/>
              </w:rPr>
              <w:t>A_PROC_MOD_4</w:t>
            </w:r>
            <w:r w:rsidRPr="00A7660D">
              <w:rPr>
                <w:rStyle w:val="BodytextChar"/>
                <w:rFonts w:cs="Arial"/>
                <w:sz w:val="18"/>
                <w:szCs w:val="18"/>
                <w:vertAlign w:val="superscript"/>
              </w:rPr>
              <w:t>TH</w:t>
            </w:r>
            <w:r w:rsidRPr="00A7660D">
              <w:rPr>
                <w:rStyle w:val="BodytextChar"/>
                <w:rFonts w:cs="Arial"/>
                <w:sz w:val="18"/>
                <w:szCs w:val="18"/>
              </w:rPr>
              <w:t>_CD</w:t>
            </w:r>
          </w:p>
        </w:tc>
        <w:tc>
          <w:tcPr>
            <w:tcW w:w="877" w:type="pct"/>
          </w:tcPr>
          <w:p w:rsidRPr="00A7660D" w:rsidR="00B11BCA" w:rsidP="00591CCB" w:rsidRDefault="00E17FC3" w14:paraId="29D6B04F" wp14:textId="77777777">
            <w:pPr>
              <w:spacing w:before="40" w:after="40"/>
              <w:jc w:val="left"/>
              <w:rPr>
                <w:rStyle w:val="BodytextChar"/>
                <w:rFonts w:cs="Arial"/>
                <w:sz w:val="18"/>
                <w:szCs w:val="18"/>
              </w:rPr>
            </w:pPr>
            <w:r>
              <w:rPr>
                <w:rStyle w:val="BodytextChar"/>
                <w:rFonts w:cs="Arial"/>
                <w:sz w:val="18"/>
                <w:szCs w:val="18"/>
              </w:rPr>
              <w:t xml:space="preserve"> </w:t>
            </w:r>
          </w:p>
          <w:p w:rsidRPr="00A7660D" w:rsidR="00B11BCA" w:rsidP="00591CCB" w:rsidRDefault="00B11BCA" w14:paraId="6D846F5D" wp14:textId="77777777">
            <w:pPr>
              <w:pStyle w:val="TableHeading"/>
              <w:spacing w:before="40" w:after="40"/>
              <w:rPr>
                <w:rStyle w:val="BodytextChar"/>
                <w:rFonts w:cs="Arial"/>
                <w:b w:val="0"/>
                <w:bCs w:val="0"/>
                <w:sz w:val="18"/>
                <w:szCs w:val="18"/>
              </w:rPr>
            </w:pPr>
          </w:p>
        </w:tc>
      </w:tr>
      <w:tr xmlns:wp14="http://schemas.microsoft.com/office/word/2010/wordml" w:rsidR="00B11BCA" w:rsidTr="00A7660D" w14:paraId="1773C302" wp14:textId="77777777">
        <w:tblPrEx>
          <w:tblCellMar>
            <w:top w:w="0" w:type="dxa"/>
            <w:bottom w:w="0" w:type="dxa"/>
          </w:tblCellMar>
        </w:tblPrEx>
        <w:trPr>
          <w:cantSplit/>
          <w:jc w:val="center"/>
        </w:trPr>
        <w:tc>
          <w:tcPr>
            <w:tcW w:w="398" w:type="pct"/>
            <w:tcBorders>
              <w:bottom w:val="single" w:color="616161" w:sz="2" w:space="0"/>
            </w:tcBorders>
            <w:vAlign w:val="center"/>
          </w:tcPr>
          <w:p w:rsidRPr="00A7660D" w:rsidR="00B11BCA" w:rsidP="003F0B65" w:rsidRDefault="00B11BCA" w14:paraId="67D367B1" wp14:textId="77777777">
            <w:pPr>
              <w:jc w:val="left"/>
              <w:rPr>
                <w:rStyle w:val="BodytextChar"/>
                <w:rFonts w:cs="Arial"/>
                <w:sz w:val="18"/>
                <w:szCs w:val="18"/>
              </w:rPr>
            </w:pPr>
            <w:r w:rsidRPr="00A7660D">
              <w:rPr>
                <w:rStyle w:val="BodytextChar"/>
                <w:rFonts w:cs="Arial"/>
                <w:sz w:val="18"/>
                <w:szCs w:val="18"/>
              </w:rPr>
              <w:t>Column</w:t>
            </w:r>
          </w:p>
        </w:tc>
        <w:tc>
          <w:tcPr>
            <w:tcW w:w="520" w:type="pct"/>
            <w:tcBorders>
              <w:bottom w:val="single" w:color="616161" w:sz="2" w:space="0"/>
            </w:tcBorders>
            <w:vAlign w:val="center"/>
          </w:tcPr>
          <w:p w:rsidRPr="00A7660D" w:rsidR="00B11BCA" w:rsidP="003F0B65" w:rsidRDefault="00B11BCA" w14:paraId="689E2AF0" wp14:textId="77777777">
            <w:pPr>
              <w:pStyle w:val="BodytextChar"/>
              <w:spacing w:before="40" w:after="40"/>
              <w:jc w:val="left"/>
              <w:rPr>
                <w:rStyle w:val="BodytextChar"/>
                <w:rFonts w:cs="Arial"/>
                <w:sz w:val="18"/>
                <w:szCs w:val="18"/>
              </w:rPr>
            </w:pPr>
            <w:r w:rsidRPr="00A7660D">
              <w:rPr>
                <w:rStyle w:val="BodytextChar"/>
                <w:rFonts w:cs="Arial"/>
                <w:sz w:val="18"/>
                <w:szCs w:val="18"/>
              </w:rPr>
              <w:t>Nbr of Days Pended</w:t>
            </w:r>
          </w:p>
        </w:tc>
        <w:tc>
          <w:tcPr>
            <w:tcW w:w="669" w:type="pct"/>
            <w:gridSpan w:val="2"/>
            <w:tcBorders>
              <w:bottom w:val="single" w:color="616161" w:sz="2" w:space="0"/>
            </w:tcBorders>
            <w:vAlign w:val="center"/>
          </w:tcPr>
          <w:p w:rsidRPr="00A7660D" w:rsidR="00B11BCA" w:rsidP="003F0B65" w:rsidRDefault="00B11BCA" w14:paraId="2470CDD8" wp14:textId="77777777">
            <w:pPr>
              <w:spacing w:before="40" w:after="40"/>
              <w:jc w:val="left"/>
              <w:rPr>
                <w:rStyle w:val="BodytextChar"/>
                <w:rFonts w:cs="Arial"/>
                <w:sz w:val="18"/>
                <w:szCs w:val="18"/>
              </w:rPr>
            </w:pPr>
            <w:r w:rsidRPr="00A7660D">
              <w:rPr>
                <w:rStyle w:val="BodytextChar"/>
                <w:rFonts w:cs="Arial"/>
                <w:sz w:val="18"/>
                <w:szCs w:val="18"/>
              </w:rPr>
              <w:t>This field displays the number of days a SA was pended.</w:t>
            </w:r>
          </w:p>
        </w:tc>
        <w:tc>
          <w:tcPr>
            <w:tcW w:w="998" w:type="pct"/>
            <w:tcBorders>
              <w:bottom w:val="single" w:color="616161" w:sz="2" w:space="0"/>
            </w:tcBorders>
            <w:vAlign w:val="center"/>
          </w:tcPr>
          <w:p w:rsidRPr="00A7660D" w:rsidR="00B11BCA" w:rsidP="003F0B65" w:rsidRDefault="00B11BCA" w14:paraId="3B04129D" wp14:textId="77777777">
            <w:pPr>
              <w:spacing w:before="40" w:after="40"/>
              <w:jc w:val="left"/>
              <w:rPr>
                <w:rStyle w:val="BodytextChar"/>
                <w:rFonts w:cs="Arial"/>
                <w:sz w:val="18"/>
                <w:szCs w:val="18"/>
              </w:rPr>
            </w:pPr>
            <w:r w:rsidRPr="00A7660D">
              <w:rPr>
                <w:rStyle w:val="BodytextChar"/>
                <w:rFonts w:cs="Arial"/>
                <w:sz w:val="18"/>
                <w:szCs w:val="18"/>
              </w:rPr>
              <w:t>A_DTL_TB</w:t>
            </w:r>
          </w:p>
        </w:tc>
        <w:tc>
          <w:tcPr>
            <w:tcW w:w="1538" w:type="pct"/>
            <w:gridSpan w:val="2"/>
            <w:tcBorders>
              <w:bottom w:val="single" w:color="616161" w:sz="2" w:space="0"/>
            </w:tcBorders>
            <w:vAlign w:val="center"/>
          </w:tcPr>
          <w:p w:rsidRPr="00A7660D" w:rsidR="00B11BCA" w:rsidP="003F0B65" w:rsidRDefault="00B11BCA" w14:paraId="701D377C" wp14:textId="77777777">
            <w:pPr>
              <w:spacing w:before="40" w:after="40"/>
              <w:jc w:val="left"/>
              <w:rPr>
                <w:rStyle w:val="BodytextChar"/>
                <w:rFonts w:cs="Arial"/>
                <w:sz w:val="18"/>
                <w:szCs w:val="18"/>
              </w:rPr>
            </w:pPr>
            <w:r w:rsidRPr="00A7660D">
              <w:rPr>
                <w:rStyle w:val="BodytextChar"/>
                <w:rFonts w:cs="Arial"/>
                <w:sz w:val="18"/>
                <w:szCs w:val="18"/>
              </w:rPr>
              <w:t>A_LI_STAT_DT</w:t>
            </w:r>
          </w:p>
        </w:tc>
        <w:tc>
          <w:tcPr>
            <w:tcW w:w="877" w:type="pct"/>
            <w:tcBorders>
              <w:bottom w:val="single" w:color="616161" w:sz="2" w:space="0"/>
            </w:tcBorders>
            <w:vAlign w:val="center"/>
          </w:tcPr>
          <w:p w:rsidRPr="00A7660D" w:rsidR="00B11BCA" w:rsidP="00591CCB" w:rsidRDefault="00B11BCA" w14:paraId="30A360A8" wp14:textId="77777777">
            <w:pPr>
              <w:pStyle w:val="TableText1"/>
              <w:spacing w:before="40" w:after="40"/>
              <w:rPr>
                <w:rStyle w:val="BodytextChar"/>
                <w:rFonts w:cs="Arial"/>
                <w:sz w:val="18"/>
                <w:szCs w:val="18"/>
              </w:rPr>
            </w:pPr>
            <w:r w:rsidRPr="00A7660D">
              <w:rPr>
                <w:rStyle w:val="BodytextChar"/>
                <w:rFonts w:cs="Arial"/>
                <w:sz w:val="18"/>
                <w:szCs w:val="18"/>
              </w:rPr>
              <w:t>Days between the Report Run Date and A-DTL-TB.A-LI-STAT-DT.</w:t>
            </w:r>
          </w:p>
          <w:p w:rsidRPr="00A7660D" w:rsidR="00B11BCA" w:rsidP="00591CCB" w:rsidRDefault="00B11BCA" w14:paraId="62F015AF" wp14:textId="77777777">
            <w:pPr>
              <w:pStyle w:val="TableText1"/>
              <w:spacing w:before="40" w:after="40"/>
              <w:rPr>
                <w:rStyle w:val="BodytextChar"/>
                <w:rFonts w:cs="Arial"/>
                <w:sz w:val="18"/>
                <w:szCs w:val="18"/>
              </w:rPr>
            </w:pPr>
          </w:p>
          <w:p w:rsidRPr="00A7660D" w:rsidR="00B11BCA" w:rsidP="00591CCB" w:rsidRDefault="00B11BCA" w14:paraId="61ED6893" wp14:textId="77777777">
            <w:pPr>
              <w:pStyle w:val="TableText1"/>
              <w:spacing w:before="40" w:after="40"/>
              <w:rPr>
                <w:rStyle w:val="BodytextChar"/>
                <w:rFonts w:cs="Arial"/>
                <w:sz w:val="18"/>
                <w:szCs w:val="18"/>
              </w:rPr>
            </w:pPr>
            <w:r w:rsidRPr="00A7660D">
              <w:rPr>
                <w:rStyle w:val="BodytextChar"/>
                <w:rFonts w:cs="Arial"/>
                <w:sz w:val="18"/>
                <w:szCs w:val="18"/>
              </w:rPr>
              <w:t>Please See Report Special Processing on the filter criteria that needs to be applied.</w:t>
            </w:r>
          </w:p>
        </w:tc>
      </w:tr>
      <w:tr xmlns:wp14="http://schemas.microsoft.com/office/word/2010/wordml" w:rsidR="00B11BCA" w:rsidTr="00A7660D" w14:paraId="7E005937" wp14:textId="77777777">
        <w:tblPrEx>
          <w:tblCellMar>
            <w:top w:w="0" w:type="dxa"/>
            <w:bottom w:w="0" w:type="dxa"/>
          </w:tblCellMar>
        </w:tblPrEx>
        <w:trPr>
          <w:cantSplit/>
          <w:jc w:val="center"/>
        </w:trPr>
        <w:tc>
          <w:tcPr>
            <w:tcW w:w="398" w:type="pct"/>
            <w:tcBorders>
              <w:bottom w:val="single" w:color="616161" w:sz="2" w:space="0"/>
            </w:tcBorders>
            <w:vAlign w:val="center"/>
          </w:tcPr>
          <w:p w:rsidRPr="00A7660D" w:rsidR="00B11BCA" w:rsidP="003F0B65" w:rsidRDefault="00B11BCA" w14:paraId="0B8F9F9D" wp14:textId="77777777">
            <w:pPr>
              <w:jc w:val="left"/>
              <w:rPr>
                <w:rStyle w:val="BodytextChar"/>
                <w:rFonts w:cs="Arial"/>
                <w:sz w:val="18"/>
                <w:szCs w:val="18"/>
              </w:rPr>
            </w:pPr>
            <w:r w:rsidRPr="00A7660D">
              <w:rPr>
                <w:rStyle w:val="BodytextChar"/>
                <w:rFonts w:cs="Arial"/>
                <w:sz w:val="18"/>
                <w:szCs w:val="18"/>
              </w:rPr>
              <w:t>Column</w:t>
            </w:r>
          </w:p>
        </w:tc>
        <w:tc>
          <w:tcPr>
            <w:tcW w:w="520" w:type="pct"/>
            <w:tcBorders>
              <w:bottom w:val="single" w:color="616161" w:sz="2" w:space="0"/>
            </w:tcBorders>
            <w:vAlign w:val="center"/>
          </w:tcPr>
          <w:p w:rsidRPr="00A7660D" w:rsidR="00B11BCA" w:rsidP="003F0B65" w:rsidRDefault="00FA41AA" w14:paraId="45FFCB21" wp14:textId="77777777">
            <w:pPr>
              <w:pStyle w:val="BodytextChar"/>
              <w:spacing w:before="40" w:after="40"/>
              <w:jc w:val="left"/>
              <w:rPr>
                <w:rStyle w:val="BodytextChar"/>
                <w:rFonts w:cs="Arial"/>
                <w:sz w:val="18"/>
                <w:szCs w:val="18"/>
              </w:rPr>
            </w:pPr>
            <w:r w:rsidRPr="00A7660D">
              <w:rPr>
                <w:rStyle w:val="BodytextChar"/>
                <w:rFonts w:cs="Arial"/>
                <w:sz w:val="18"/>
                <w:szCs w:val="18"/>
              </w:rPr>
              <w:t>SA LI Svc Prov ID</w:t>
            </w:r>
          </w:p>
        </w:tc>
        <w:tc>
          <w:tcPr>
            <w:tcW w:w="669" w:type="pct"/>
            <w:gridSpan w:val="2"/>
            <w:tcBorders>
              <w:bottom w:val="single" w:color="616161" w:sz="2" w:space="0"/>
            </w:tcBorders>
            <w:vAlign w:val="center"/>
          </w:tcPr>
          <w:p w:rsidRPr="00A7660D" w:rsidR="00B11BCA" w:rsidP="003F0B65" w:rsidRDefault="00B11BCA" w14:paraId="6B7C2985" wp14:textId="77777777">
            <w:pPr>
              <w:pStyle w:val="TableText"/>
              <w:rPr>
                <w:rStyle w:val="BodytextChar"/>
                <w:sz w:val="18"/>
                <w:szCs w:val="18"/>
              </w:rPr>
            </w:pPr>
            <w:r w:rsidRPr="00A7660D">
              <w:rPr>
                <w:rStyle w:val="BodytextChar"/>
                <w:sz w:val="18"/>
                <w:szCs w:val="18"/>
              </w:rPr>
              <w:t>This field displays the Servicing provider id.</w:t>
            </w:r>
          </w:p>
        </w:tc>
        <w:tc>
          <w:tcPr>
            <w:tcW w:w="998" w:type="pct"/>
            <w:tcBorders>
              <w:bottom w:val="single" w:color="616161" w:sz="2" w:space="0"/>
            </w:tcBorders>
            <w:vAlign w:val="center"/>
          </w:tcPr>
          <w:p w:rsidRPr="00A7660D" w:rsidR="00B11BCA" w:rsidP="003F0B65" w:rsidRDefault="00B11BCA" w14:paraId="38037E0B" wp14:textId="77777777">
            <w:pPr>
              <w:spacing w:before="40" w:after="40"/>
              <w:jc w:val="left"/>
              <w:rPr>
                <w:rStyle w:val="BodytextChar"/>
                <w:rFonts w:cs="Arial"/>
                <w:sz w:val="18"/>
                <w:szCs w:val="18"/>
              </w:rPr>
            </w:pPr>
            <w:r w:rsidRPr="00A7660D">
              <w:rPr>
                <w:rStyle w:val="BodytextChar"/>
                <w:rFonts w:cs="Arial"/>
                <w:sz w:val="18"/>
                <w:szCs w:val="18"/>
              </w:rPr>
              <w:t>A_HDR_LI_SUBM_PROV_ID_TB</w:t>
            </w:r>
          </w:p>
        </w:tc>
        <w:tc>
          <w:tcPr>
            <w:tcW w:w="1538" w:type="pct"/>
            <w:gridSpan w:val="2"/>
            <w:tcBorders>
              <w:bottom w:val="single" w:color="616161" w:sz="2" w:space="0"/>
            </w:tcBorders>
            <w:vAlign w:val="center"/>
          </w:tcPr>
          <w:p w:rsidRPr="00A7660D" w:rsidR="00B11BCA" w:rsidP="003F0B65" w:rsidRDefault="00B11BCA" w14:paraId="1CCF752B" wp14:textId="77777777">
            <w:pPr>
              <w:spacing w:before="40" w:after="40"/>
              <w:jc w:val="left"/>
              <w:rPr>
                <w:rStyle w:val="BodytextChar"/>
                <w:rFonts w:cs="Arial"/>
                <w:sz w:val="18"/>
                <w:szCs w:val="18"/>
              </w:rPr>
            </w:pPr>
            <w:r w:rsidRPr="00A7660D">
              <w:rPr>
                <w:rStyle w:val="BodytextChar"/>
                <w:rFonts w:cs="Arial"/>
                <w:sz w:val="18"/>
                <w:szCs w:val="18"/>
              </w:rPr>
              <w:t>A_</w:t>
            </w:r>
            <w:r w:rsidRPr="00A7660D" w:rsidDel="00BE66E3">
              <w:rPr>
                <w:rStyle w:val="BodytextChar"/>
                <w:rFonts w:cs="Arial"/>
                <w:sz w:val="18"/>
                <w:szCs w:val="18"/>
              </w:rPr>
              <w:t xml:space="preserve"> </w:t>
            </w:r>
            <w:r w:rsidRPr="00A7660D">
              <w:rPr>
                <w:rStyle w:val="BodytextChar"/>
                <w:rFonts w:cs="Arial"/>
                <w:sz w:val="18"/>
                <w:szCs w:val="18"/>
              </w:rPr>
              <w:t>PROV_ID</w:t>
            </w:r>
          </w:p>
        </w:tc>
        <w:tc>
          <w:tcPr>
            <w:tcW w:w="877" w:type="pct"/>
            <w:tcBorders>
              <w:bottom w:val="single" w:color="616161" w:sz="2" w:space="0"/>
            </w:tcBorders>
            <w:vAlign w:val="center"/>
          </w:tcPr>
          <w:p w:rsidRPr="00A7660D" w:rsidR="00B11BCA" w:rsidP="003F0B65" w:rsidRDefault="00B11BCA" w14:paraId="1B15DD1D" wp14:textId="77777777">
            <w:pPr>
              <w:pStyle w:val="TableText1"/>
              <w:spacing w:before="40" w:after="40"/>
              <w:rPr>
                <w:rStyle w:val="BodytextChar"/>
                <w:rFonts w:cs="Arial"/>
                <w:sz w:val="18"/>
                <w:szCs w:val="18"/>
              </w:rPr>
            </w:pPr>
          </w:p>
        </w:tc>
      </w:tr>
      <w:tr xmlns:wp14="http://schemas.microsoft.com/office/word/2010/wordml" w:rsidR="00B11BCA" w:rsidTr="00A7660D" w14:paraId="76AF4D1F" wp14:textId="77777777">
        <w:tblPrEx>
          <w:tblCellMar>
            <w:top w:w="0" w:type="dxa"/>
            <w:bottom w:w="0" w:type="dxa"/>
          </w:tblCellMar>
        </w:tblPrEx>
        <w:trPr>
          <w:cantSplit/>
          <w:jc w:val="center"/>
        </w:trPr>
        <w:tc>
          <w:tcPr>
            <w:tcW w:w="398" w:type="pct"/>
            <w:tcBorders>
              <w:bottom w:val="single" w:color="616161" w:sz="2" w:space="0"/>
            </w:tcBorders>
            <w:vAlign w:val="center"/>
          </w:tcPr>
          <w:p w:rsidRPr="00A7660D" w:rsidR="00B11BCA" w:rsidP="003F0B65" w:rsidRDefault="00B11BCA" w14:paraId="6BBA5A29" wp14:textId="77777777">
            <w:pPr>
              <w:jc w:val="left"/>
              <w:rPr>
                <w:rStyle w:val="BodytextChar"/>
                <w:rFonts w:cs="Arial"/>
                <w:sz w:val="18"/>
                <w:szCs w:val="18"/>
              </w:rPr>
            </w:pPr>
            <w:r w:rsidRPr="00A7660D">
              <w:rPr>
                <w:rStyle w:val="BodytextChar"/>
                <w:rFonts w:cs="Arial"/>
                <w:sz w:val="18"/>
                <w:szCs w:val="18"/>
              </w:rPr>
              <w:t>Column</w:t>
            </w:r>
          </w:p>
        </w:tc>
        <w:tc>
          <w:tcPr>
            <w:tcW w:w="520" w:type="pct"/>
            <w:tcBorders>
              <w:bottom w:val="single" w:color="616161" w:sz="2" w:space="0"/>
            </w:tcBorders>
            <w:vAlign w:val="center"/>
          </w:tcPr>
          <w:p w:rsidRPr="00A7660D" w:rsidR="00B11BCA" w:rsidP="003F0B65" w:rsidRDefault="00F16C75" w14:paraId="04D6B63E" wp14:textId="77777777">
            <w:pPr>
              <w:pStyle w:val="Figure"/>
              <w:spacing w:before="40" w:after="40"/>
              <w:rPr>
                <w:rStyle w:val="BodytextChar"/>
                <w:rFonts w:ascii="Arial" w:hAnsi="Arial" w:cs="Arial"/>
                <w:b w:val="0"/>
                <w:bCs w:val="0"/>
                <w:sz w:val="18"/>
                <w:szCs w:val="18"/>
              </w:rPr>
            </w:pPr>
            <w:r w:rsidRPr="00A7660D">
              <w:rPr>
                <w:rStyle w:val="BodytextChar"/>
                <w:rFonts w:ascii="Arial" w:hAnsi="Arial" w:cs="Arial"/>
                <w:b w:val="0"/>
                <w:bCs w:val="0"/>
                <w:sz w:val="18"/>
                <w:szCs w:val="18"/>
              </w:rPr>
              <w:t>SA LI Svc Prov Name</w:t>
            </w:r>
          </w:p>
        </w:tc>
        <w:tc>
          <w:tcPr>
            <w:tcW w:w="669" w:type="pct"/>
            <w:gridSpan w:val="2"/>
            <w:tcBorders>
              <w:bottom w:val="single" w:color="616161" w:sz="2" w:space="0"/>
            </w:tcBorders>
            <w:vAlign w:val="center"/>
          </w:tcPr>
          <w:p w:rsidRPr="00A7660D" w:rsidR="00B11BCA" w:rsidP="003F0B65" w:rsidRDefault="00B11BCA" w14:paraId="74E080B6" wp14:textId="77777777">
            <w:pPr>
              <w:jc w:val="left"/>
              <w:rPr>
                <w:rStyle w:val="BodytextChar"/>
                <w:rFonts w:cs="Arial"/>
                <w:sz w:val="18"/>
                <w:szCs w:val="18"/>
              </w:rPr>
            </w:pPr>
            <w:r w:rsidRPr="00A7660D">
              <w:rPr>
                <w:rStyle w:val="BodytextChar"/>
                <w:rFonts w:cs="Arial"/>
                <w:sz w:val="18"/>
                <w:szCs w:val="18"/>
              </w:rPr>
              <w:t xml:space="preserve">This field displays the Servicing </w:t>
            </w:r>
            <w:r w:rsidRPr="00A7660D" w:rsidR="005D44D3">
              <w:rPr>
                <w:rStyle w:val="BodytextChar"/>
                <w:rFonts w:cs="Arial"/>
                <w:sz w:val="18"/>
                <w:szCs w:val="18"/>
              </w:rPr>
              <w:t>Provider’s</w:t>
            </w:r>
            <w:r w:rsidRPr="00A7660D">
              <w:rPr>
                <w:rStyle w:val="BodytextChar"/>
                <w:rFonts w:cs="Arial"/>
                <w:sz w:val="18"/>
                <w:szCs w:val="18"/>
              </w:rPr>
              <w:t xml:space="preserve"> Name.</w:t>
            </w:r>
          </w:p>
        </w:tc>
        <w:tc>
          <w:tcPr>
            <w:tcW w:w="998" w:type="pct"/>
            <w:tcBorders>
              <w:bottom w:val="single" w:color="616161" w:sz="2" w:space="0"/>
            </w:tcBorders>
            <w:vAlign w:val="center"/>
          </w:tcPr>
          <w:p w:rsidRPr="00A7660D" w:rsidR="00B11BCA" w:rsidP="003F0B65" w:rsidRDefault="00B11BCA" w14:paraId="7B6D79D7" wp14:textId="77777777">
            <w:pPr>
              <w:spacing w:before="40" w:after="40"/>
              <w:jc w:val="left"/>
              <w:rPr>
                <w:rStyle w:val="BodytextChar"/>
                <w:rFonts w:cs="Arial"/>
                <w:sz w:val="18"/>
                <w:szCs w:val="18"/>
              </w:rPr>
            </w:pPr>
            <w:r w:rsidRPr="00A7660D">
              <w:rPr>
                <w:rStyle w:val="BodytextChar"/>
                <w:rFonts w:cs="Arial"/>
                <w:sz w:val="18"/>
                <w:szCs w:val="18"/>
              </w:rPr>
              <w:t xml:space="preserve">P_DTL_TB </w:t>
            </w:r>
          </w:p>
        </w:tc>
        <w:tc>
          <w:tcPr>
            <w:tcW w:w="1538" w:type="pct"/>
            <w:gridSpan w:val="2"/>
            <w:tcBorders>
              <w:bottom w:val="single" w:color="616161" w:sz="2" w:space="0"/>
            </w:tcBorders>
            <w:vAlign w:val="center"/>
          </w:tcPr>
          <w:p w:rsidRPr="00A7660D" w:rsidR="00B11BCA" w:rsidP="003F0B65" w:rsidRDefault="008D6A34" w14:paraId="26E30C5F" wp14:textId="77777777">
            <w:pPr>
              <w:spacing w:before="40" w:after="40"/>
              <w:jc w:val="left"/>
              <w:rPr>
                <w:rStyle w:val="BodytextChar"/>
                <w:rFonts w:cs="Arial"/>
                <w:sz w:val="18"/>
                <w:szCs w:val="18"/>
              </w:rPr>
            </w:pPr>
            <w:r w:rsidRPr="00A7660D">
              <w:rPr>
                <w:rStyle w:val="BodytextChar"/>
                <w:rFonts w:cs="Arial"/>
                <w:sz w:val="18"/>
                <w:szCs w:val="18"/>
              </w:rPr>
              <w:t>P_SORT_NAM</w:t>
            </w:r>
          </w:p>
        </w:tc>
        <w:tc>
          <w:tcPr>
            <w:tcW w:w="877" w:type="pct"/>
            <w:tcBorders>
              <w:bottom w:val="single" w:color="616161" w:sz="2" w:space="0"/>
            </w:tcBorders>
            <w:vAlign w:val="center"/>
          </w:tcPr>
          <w:p w:rsidRPr="00A7660D" w:rsidR="00B11BCA" w:rsidP="00DD7BA6" w:rsidRDefault="00E17FC3" w14:paraId="214FE304" wp14:textId="77777777">
            <w:pPr>
              <w:spacing w:before="40" w:after="40"/>
              <w:jc w:val="left"/>
              <w:rPr>
                <w:rStyle w:val="BodytextChar"/>
                <w:rFonts w:cs="Arial"/>
                <w:sz w:val="18"/>
                <w:szCs w:val="18"/>
              </w:rPr>
            </w:pPr>
            <w:r w:rsidRPr="00226F7A">
              <w:rPr>
                <w:rStyle w:val="BodytextChar"/>
                <w:rFonts w:cs="Arial"/>
                <w:sz w:val="18"/>
                <w:szCs w:val="18"/>
              </w:rPr>
              <w:t>May be blank if no Servicing provider is submitted on the authorization.</w:t>
            </w:r>
          </w:p>
        </w:tc>
      </w:tr>
      <w:tr xmlns:wp14="http://schemas.microsoft.com/office/word/2010/wordml" w:rsidR="00B11BCA" w:rsidTr="00A7660D" w14:paraId="70742D23" wp14:textId="77777777">
        <w:tblPrEx>
          <w:tblCellMar>
            <w:top w:w="0" w:type="dxa"/>
            <w:bottom w:w="0" w:type="dxa"/>
          </w:tblCellMar>
        </w:tblPrEx>
        <w:trPr>
          <w:cantSplit/>
          <w:jc w:val="center"/>
        </w:trPr>
        <w:tc>
          <w:tcPr>
            <w:tcW w:w="398" w:type="pct"/>
            <w:tcBorders>
              <w:bottom w:val="single" w:color="616161" w:sz="2" w:space="0"/>
            </w:tcBorders>
            <w:vAlign w:val="center"/>
          </w:tcPr>
          <w:p w:rsidRPr="00A7660D" w:rsidR="00B11BCA" w:rsidP="003F0B65" w:rsidRDefault="00B11BCA" w14:paraId="3C7D20A3" wp14:textId="77777777">
            <w:pPr>
              <w:jc w:val="left"/>
              <w:rPr>
                <w:rStyle w:val="BodytextChar"/>
                <w:rFonts w:cs="Arial"/>
                <w:sz w:val="18"/>
                <w:szCs w:val="18"/>
              </w:rPr>
            </w:pPr>
            <w:r w:rsidRPr="00A7660D">
              <w:rPr>
                <w:rStyle w:val="BodytextChar"/>
                <w:rFonts w:cs="Arial"/>
                <w:sz w:val="18"/>
                <w:szCs w:val="18"/>
              </w:rPr>
              <w:t>Column</w:t>
            </w:r>
          </w:p>
        </w:tc>
        <w:tc>
          <w:tcPr>
            <w:tcW w:w="520" w:type="pct"/>
            <w:tcBorders>
              <w:bottom w:val="single" w:color="616161" w:sz="2" w:space="0"/>
            </w:tcBorders>
            <w:vAlign w:val="center"/>
          </w:tcPr>
          <w:p w:rsidRPr="00A7660D" w:rsidR="00B11BCA" w:rsidP="003F0B65" w:rsidRDefault="00B11BCA" w14:paraId="70A48374" wp14:textId="77777777">
            <w:pPr>
              <w:pStyle w:val="BodytextChar"/>
              <w:spacing w:before="40" w:after="40"/>
              <w:jc w:val="left"/>
              <w:rPr>
                <w:rStyle w:val="BodytextChar"/>
                <w:rFonts w:cs="Arial"/>
                <w:sz w:val="18"/>
                <w:szCs w:val="18"/>
              </w:rPr>
            </w:pPr>
            <w:r w:rsidRPr="00A7660D">
              <w:rPr>
                <w:rStyle w:val="BodytextChar"/>
                <w:rFonts w:cs="Arial"/>
                <w:sz w:val="18"/>
                <w:szCs w:val="18"/>
              </w:rPr>
              <w:t>SA Dt-LI Apprv-Beg</w:t>
            </w:r>
          </w:p>
        </w:tc>
        <w:tc>
          <w:tcPr>
            <w:tcW w:w="669" w:type="pct"/>
            <w:gridSpan w:val="2"/>
            <w:tcBorders>
              <w:bottom w:val="single" w:color="616161" w:sz="2" w:space="0"/>
            </w:tcBorders>
            <w:vAlign w:val="center"/>
          </w:tcPr>
          <w:p w:rsidRPr="00A7660D" w:rsidR="00B11BCA" w:rsidP="003F0B65" w:rsidRDefault="00B11BCA" w14:paraId="05FAE9AA" wp14:textId="77777777">
            <w:pPr>
              <w:spacing w:before="40" w:after="40"/>
              <w:jc w:val="left"/>
              <w:rPr>
                <w:rStyle w:val="BodytextChar"/>
                <w:rFonts w:cs="Arial"/>
                <w:sz w:val="18"/>
                <w:szCs w:val="18"/>
              </w:rPr>
            </w:pPr>
            <w:r w:rsidRPr="00A7660D">
              <w:rPr>
                <w:rStyle w:val="BodytextChar"/>
                <w:rFonts w:cs="Arial"/>
                <w:sz w:val="18"/>
                <w:szCs w:val="18"/>
              </w:rPr>
              <w:t>This field contains the approved begin date.</w:t>
            </w:r>
          </w:p>
        </w:tc>
        <w:tc>
          <w:tcPr>
            <w:tcW w:w="998" w:type="pct"/>
            <w:tcBorders>
              <w:bottom w:val="single" w:color="616161" w:sz="2" w:space="0"/>
            </w:tcBorders>
            <w:vAlign w:val="center"/>
          </w:tcPr>
          <w:p w:rsidRPr="00A7660D" w:rsidR="00B11BCA" w:rsidP="003F0B65" w:rsidRDefault="00B11BCA" w14:paraId="3BFDA1F6" wp14:textId="77777777">
            <w:pPr>
              <w:spacing w:before="40" w:after="40"/>
              <w:jc w:val="left"/>
              <w:rPr>
                <w:rStyle w:val="BodytextChar"/>
                <w:rFonts w:cs="Arial"/>
                <w:sz w:val="18"/>
                <w:szCs w:val="18"/>
              </w:rPr>
            </w:pPr>
            <w:r w:rsidRPr="00A7660D">
              <w:rPr>
                <w:rStyle w:val="BodytextChar"/>
                <w:rFonts w:cs="Arial"/>
                <w:sz w:val="18"/>
                <w:szCs w:val="18"/>
              </w:rPr>
              <w:t>A_DTL_TB</w:t>
            </w:r>
          </w:p>
        </w:tc>
        <w:tc>
          <w:tcPr>
            <w:tcW w:w="1538" w:type="pct"/>
            <w:gridSpan w:val="2"/>
            <w:tcBorders>
              <w:bottom w:val="single" w:color="616161" w:sz="2" w:space="0"/>
            </w:tcBorders>
            <w:vAlign w:val="center"/>
          </w:tcPr>
          <w:p w:rsidRPr="00A7660D" w:rsidR="00B11BCA" w:rsidP="003F0B65" w:rsidRDefault="00B11BCA" w14:paraId="4A44841D" wp14:textId="77777777">
            <w:pPr>
              <w:spacing w:before="40" w:after="40"/>
              <w:jc w:val="left"/>
              <w:rPr>
                <w:rStyle w:val="BodytextChar"/>
                <w:rFonts w:cs="Arial"/>
                <w:sz w:val="18"/>
                <w:szCs w:val="18"/>
              </w:rPr>
            </w:pPr>
            <w:r w:rsidRPr="00A7660D">
              <w:rPr>
                <w:rStyle w:val="BodytextChar"/>
                <w:rFonts w:cs="Arial"/>
                <w:sz w:val="18"/>
                <w:szCs w:val="18"/>
              </w:rPr>
              <w:t>A_LI_</w:t>
            </w:r>
            <w:r w:rsidRPr="00A7660D" w:rsidDel="006E7D23">
              <w:rPr>
                <w:rStyle w:val="BodytextChar"/>
                <w:rFonts w:cs="Arial"/>
                <w:sz w:val="18"/>
                <w:szCs w:val="18"/>
              </w:rPr>
              <w:t xml:space="preserve"> </w:t>
            </w:r>
            <w:r w:rsidRPr="00A7660D">
              <w:rPr>
                <w:rStyle w:val="BodytextChar"/>
                <w:rFonts w:cs="Arial"/>
                <w:sz w:val="18"/>
                <w:szCs w:val="18"/>
              </w:rPr>
              <w:t>BEG_DT</w:t>
            </w:r>
          </w:p>
        </w:tc>
        <w:tc>
          <w:tcPr>
            <w:tcW w:w="877" w:type="pct"/>
            <w:tcBorders>
              <w:bottom w:val="single" w:color="616161" w:sz="2" w:space="0"/>
            </w:tcBorders>
            <w:vAlign w:val="center"/>
          </w:tcPr>
          <w:p w:rsidRPr="00A7660D" w:rsidR="00B11BCA" w:rsidP="003F0B65" w:rsidRDefault="00B11BCA" w14:paraId="6E681184" wp14:textId="77777777">
            <w:pPr>
              <w:pStyle w:val="TableText1"/>
              <w:spacing w:before="40" w:after="40"/>
              <w:rPr>
                <w:rStyle w:val="BodytextChar"/>
                <w:rFonts w:cs="Arial"/>
                <w:sz w:val="18"/>
                <w:szCs w:val="18"/>
              </w:rPr>
            </w:pPr>
          </w:p>
        </w:tc>
      </w:tr>
      <w:tr xmlns:wp14="http://schemas.microsoft.com/office/word/2010/wordml" w:rsidR="00B11BCA" w:rsidTr="00A7660D" w14:paraId="3E156B29" wp14:textId="77777777">
        <w:tblPrEx>
          <w:tblCellMar>
            <w:top w:w="0" w:type="dxa"/>
            <w:bottom w:w="0" w:type="dxa"/>
          </w:tblCellMar>
        </w:tblPrEx>
        <w:trPr>
          <w:cantSplit/>
          <w:jc w:val="center"/>
        </w:trPr>
        <w:tc>
          <w:tcPr>
            <w:tcW w:w="398" w:type="pct"/>
            <w:tcBorders>
              <w:bottom w:val="single" w:color="616161" w:sz="2" w:space="0"/>
            </w:tcBorders>
            <w:vAlign w:val="center"/>
          </w:tcPr>
          <w:p w:rsidRPr="00A7660D" w:rsidR="00B11BCA" w:rsidP="003F0B65" w:rsidRDefault="00B11BCA" w14:paraId="2A04F4BF" wp14:textId="77777777">
            <w:pPr>
              <w:pStyle w:val="BodytextChar"/>
              <w:spacing w:before="40" w:after="40"/>
              <w:jc w:val="left"/>
              <w:rPr>
                <w:rStyle w:val="BodytextChar"/>
                <w:rFonts w:cs="Arial"/>
                <w:sz w:val="18"/>
                <w:szCs w:val="18"/>
              </w:rPr>
            </w:pPr>
            <w:r w:rsidRPr="00A7660D">
              <w:rPr>
                <w:rStyle w:val="BodytextChar"/>
                <w:rFonts w:cs="Arial"/>
                <w:sz w:val="18"/>
                <w:szCs w:val="18"/>
              </w:rPr>
              <w:t>Column</w:t>
            </w:r>
          </w:p>
        </w:tc>
        <w:tc>
          <w:tcPr>
            <w:tcW w:w="520" w:type="pct"/>
            <w:tcBorders>
              <w:bottom w:val="single" w:color="616161" w:sz="2" w:space="0"/>
            </w:tcBorders>
            <w:vAlign w:val="center"/>
          </w:tcPr>
          <w:p w:rsidRPr="00A7660D" w:rsidR="00B11BCA" w:rsidP="003F0B65" w:rsidRDefault="00B11BCA" w14:paraId="559B4D14" wp14:textId="77777777">
            <w:pPr>
              <w:pStyle w:val="BodytextChar"/>
              <w:spacing w:before="40" w:after="40"/>
              <w:jc w:val="left"/>
              <w:rPr>
                <w:rStyle w:val="BodytextChar"/>
                <w:rFonts w:cs="Arial"/>
                <w:sz w:val="18"/>
                <w:szCs w:val="18"/>
              </w:rPr>
            </w:pPr>
            <w:r w:rsidRPr="00A7660D">
              <w:rPr>
                <w:rStyle w:val="BodytextChar"/>
                <w:rFonts w:cs="Arial"/>
                <w:sz w:val="18"/>
                <w:szCs w:val="18"/>
              </w:rPr>
              <w:t>SA Dt-LI Apprv-End</w:t>
            </w:r>
          </w:p>
        </w:tc>
        <w:tc>
          <w:tcPr>
            <w:tcW w:w="669" w:type="pct"/>
            <w:gridSpan w:val="2"/>
            <w:tcBorders>
              <w:bottom w:val="single" w:color="616161" w:sz="2" w:space="0"/>
            </w:tcBorders>
            <w:vAlign w:val="center"/>
          </w:tcPr>
          <w:p w:rsidRPr="00A7660D" w:rsidR="00B11BCA" w:rsidP="003F0B65" w:rsidRDefault="00B11BCA" w14:paraId="558CA9C6" wp14:textId="77777777">
            <w:pPr>
              <w:spacing w:before="40" w:after="40"/>
              <w:jc w:val="left"/>
              <w:rPr>
                <w:rStyle w:val="BodytextChar"/>
                <w:rFonts w:cs="Arial"/>
                <w:sz w:val="18"/>
                <w:szCs w:val="18"/>
              </w:rPr>
            </w:pPr>
            <w:r w:rsidRPr="00A7660D">
              <w:rPr>
                <w:rStyle w:val="BodytextChar"/>
                <w:rFonts w:cs="Arial"/>
                <w:sz w:val="18"/>
                <w:szCs w:val="18"/>
              </w:rPr>
              <w:t>This field contains the approved end date.</w:t>
            </w:r>
          </w:p>
        </w:tc>
        <w:tc>
          <w:tcPr>
            <w:tcW w:w="998" w:type="pct"/>
            <w:tcBorders>
              <w:bottom w:val="single" w:color="616161" w:sz="2" w:space="0"/>
            </w:tcBorders>
            <w:vAlign w:val="center"/>
          </w:tcPr>
          <w:p w:rsidRPr="00A7660D" w:rsidR="00B11BCA" w:rsidP="003F0B65" w:rsidRDefault="00B11BCA" w14:paraId="54DAAE5E" wp14:textId="77777777">
            <w:pPr>
              <w:spacing w:before="40" w:after="40"/>
              <w:jc w:val="left"/>
              <w:rPr>
                <w:rStyle w:val="BodytextChar"/>
                <w:rFonts w:cs="Arial"/>
                <w:sz w:val="18"/>
                <w:szCs w:val="18"/>
              </w:rPr>
            </w:pPr>
            <w:r w:rsidRPr="00A7660D">
              <w:rPr>
                <w:rStyle w:val="BodytextChar"/>
                <w:rFonts w:cs="Arial"/>
                <w:sz w:val="18"/>
                <w:szCs w:val="18"/>
              </w:rPr>
              <w:t>A_DTL_TB</w:t>
            </w:r>
          </w:p>
        </w:tc>
        <w:tc>
          <w:tcPr>
            <w:tcW w:w="1538" w:type="pct"/>
            <w:gridSpan w:val="2"/>
            <w:tcBorders>
              <w:bottom w:val="single" w:color="616161" w:sz="2" w:space="0"/>
            </w:tcBorders>
            <w:vAlign w:val="center"/>
          </w:tcPr>
          <w:p w:rsidRPr="00A7660D" w:rsidR="00B11BCA" w:rsidP="003F0B65" w:rsidRDefault="00B11BCA" w14:paraId="69DD783C" wp14:textId="77777777">
            <w:pPr>
              <w:spacing w:before="40" w:after="40"/>
              <w:jc w:val="left"/>
              <w:rPr>
                <w:rStyle w:val="BodytextChar"/>
                <w:rFonts w:cs="Arial"/>
                <w:sz w:val="18"/>
                <w:szCs w:val="18"/>
              </w:rPr>
            </w:pPr>
            <w:r w:rsidRPr="00A7660D">
              <w:rPr>
                <w:rStyle w:val="BodytextChar"/>
                <w:rFonts w:cs="Arial"/>
                <w:sz w:val="18"/>
                <w:szCs w:val="18"/>
              </w:rPr>
              <w:t>A_LI_</w:t>
            </w:r>
            <w:r w:rsidRPr="00A7660D" w:rsidDel="006E7D23">
              <w:rPr>
                <w:rStyle w:val="BodytextChar"/>
                <w:rFonts w:cs="Arial"/>
                <w:sz w:val="18"/>
                <w:szCs w:val="18"/>
              </w:rPr>
              <w:t xml:space="preserve"> </w:t>
            </w:r>
            <w:r w:rsidRPr="00A7660D">
              <w:rPr>
                <w:rStyle w:val="BodytextChar"/>
                <w:rFonts w:cs="Arial"/>
                <w:sz w:val="18"/>
                <w:szCs w:val="18"/>
              </w:rPr>
              <w:t>END_DT</w:t>
            </w:r>
          </w:p>
        </w:tc>
        <w:tc>
          <w:tcPr>
            <w:tcW w:w="877" w:type="pct"/>
            <w:tcBorders>
              <w:bottom w:val="single" w:color="616161" w:sz="2" w:space="0"/>
            </w:tcBorders>
            <w:vAlign w:val="center"/>
          </w:tcPr>
          <w:p w:rsidRPr="00A7660D" w:rsidR="00B11BCA" w:rsidP="003F0B65" w:rsidRDefault="00B11BCA" w14:paraId="230165FA" wp14:textId="77777777">
            <w:pPr>
              <w:pStyle w:val="TableText1"/>
              <w:spacing w:before="40" w:after="40"/>
              <w:rPr>
                <w:rStyle w:val="BodytextChar"/>
                <w:rFonts w:cs="Arial"/>
                <w:sz w:val="18"/>
                <w:szCs w:val="18"/>
              </w:rPr>
            </w:pPr>
          </w:p>
        </w:tc>
      </w:tr>
      <w:tr xmlns:wp14="http://schemas.microsoft.com/office/word/2010/wordml" w:rsidR="00B11BCA" w14:paraId="4292DC18"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Pr="00A7660D" w:rsidR="00B11BCA" w:rsidRDefault="00B11BCA" w14:paraId="64129AFB" wp14:textId="77777777">
            <w:pPr>
              <w:pStyle w:val="TableText1"/>
              <w:spacing w:before="40" w:after="40"/>
              <w:jc w:val="center"/>
              <w:rPr>
                <w:rStyle w:val="ModernTableText"/>
                <w:rFonts w:cs="Arial"/>
                <w:b/>
                <w:bCs/>
                <w:noProof/>
                <w:color w:val="FFFFFF"/>
                <w:sz w:val="20"/>
                <w:szCs w:val="17"/>
              </w:rPr>
            </w:pPr>
            <w:r w:rsidRPr="00A7660D">
              <w:rPr>
                <w:rStyle w:val="ModernTableText"/>
                <w:rFonts w:cs="Arial"/>
                <w:b/>
                <w:bCs/>
                <w:noProof/>
                <w:color w:val="FFFFFF"/>
                <w:sz w:val="20"/>
                <w:szCs w:val="17"/>
              </w:rPr>
              <w:t>Chart Footer (opt)</w:t>
            </w:r>
          </w:p>
        </w:tc>
      </w:tr>
      <w:tr xmlns:wp14="http://schemas.microsoft.com/office/word/2010/wordml" w:rsidR="00B11BCA" w:rsidTr="00A7660D" w14:paraId="2C839D1F" wp14:textId="77777777">
        <w:tblPrEx>
          <w:tblCellMar>
            <w:top w:w="0" w:type="dxa"/>
            <w:bottom w:w="0" w:type="dxa"/>
          </w:tblCellMar>
        </w:tblPrEx>
        <w:trPr>
          <w:cantSplit/>
          <w:jc w:val="center"/>
        </w:trPr>
        <w:tc>
          <w:tcPr>
            <w:tcW w:w="1018" w:type="pct"/>
            <w:gridSpan w:val="3"/>
            <w:tcBorders>
              <w:top w:val="single" w:color="616161" w:sz="2" w:space="0"/>
              <w:bottom w:val="single" w:color="616161" w:sz="2" w:space="0"/>
            </w:tcBorders>
            <w:vAlign w:val="center"/>
          </w:tcPr>
          <w:p w:rsidRPr="00A7660D" w:rsidR="00B11BCA" w:rsidRDefault="00B11BCA" w14:paraId="1C9ED653" wp14:textId="77777777">
            <w:pPr>
              <w:pStyle w:val="TableHeading"/>
              <w:spacing w:before="40" w:after="40"/>
              <w:jc w:val="center"/>
              <w:rPr>
                <w:rStyle w:val="ModernTableText"/>
                <w:rFonts w:cs="Arial"/>
                <w:szCs w:val="17"/>
              </w:rPr>
            </w:pPr>
            <w:r w:rsidRPr="00A7660D">
              <w:rPr>
                <w:rStyle w:val="ModernTableText"/>
                <w:rFonts w:cs="Arial"/>
                <w:szCs w:val="17"/>
              </w:rPr>
              <w:t>Chart Footnote Label (opt)</w:t>
            </w:r>
          </w:p>
        </w:tc>
        <w:tc>
          <w:tcPr>
            <w:tcW w:w="2141" w:type="pct"/>
            <w:gridSpan w:val="3"/>
            <w:tcBorders>
              <w:top w:val="single" w:color="616161" w:sz="2" w:space="0"/>
              <w:bottom w:val="single" w:color="616161" w:sz="2" w:space="0"/>
            </w:tcBorders>
            <w:vAlign w:val="center"/>
          </w:tcPr>
          <w:p w:rsidRPr="00A7660D" w:rsidR="00B11BCA" w:rsidRDefault="00B11BCA" w14:paraId="4F1A283D" wp14:textId="77777777">
            <w:pPr>
              <w:pStyle w:val="TableText1"/>
              <w:spacing w:before="40" w:after="40"/>
              <w:jc w:val="center"/>
              <w:rPr>
                <w:rStyle w:val="ModernTableText"/>
                <w:rFonts w:cs="Arial"/>
                <w:b/>
                <w:noProof/>
                <w:szCs w:val="17"/>
              </w:rPr>
            </w:pPr>
            <w:r w:rsidRPr="00A7660D">
              <w:rPr>
                <w:rStyle w:val="ModernTableText"/>
                <w:rFonts w:cs="Arial"/>
                <w:b/>
                <w:noProof/>
                <w:szCs w:val="17"/>
              </w:rPr>
              <w:t>Chart Footnote Description (opt)</w:t>
            </w:r>
          </w:p>
        </w:tc>
        <w:tc>
          <w:tcPr>
            <w:tcW w:w="1841" w:type="pct"/>
            <w:gridSpan w:val="2"/>
            <w:tcBorders>
              <w:top w:val="single" w:color="616161" w:sz="2" w:space="0"/>
              <w:bottom w:val="single" w:color="616161" w:sz="2" w:space="0"/>
            </w:tcBorders>
            <w:vAlign w:val="center"/>
          </w:tcPr>
          <w:p w:rsidRPr="00A7660D" w:rsidR="00B11BCA" w:rsidRDefault="00B11BCA" w14:paraId="5117A975" wp14:textId="77777777">
            <w:pPr>
              <w:pStyle w:val="TableText1"/>
              <w:spacing w:before="40" w:after="40"/>
              <w:jc w:val="center"/>
              <w:rPr>
                <w:rStyle w:val="ModernTableText"/>
                <w:rFonts w:cs="Arial"/>
                <w:b/>
                <w:noProof/>
                <w:szCs w:val="17"/>
              </w:rPr>
            </w:pPr>
            <w:r w:rsidRPr="00A7660D">
              <w:rPr>
                <w:rStyle w:val="ModernTableText"/>
                <w:rFonts w:cs="Arial"/>
                <w:b/>
                <w:noProof/>
                <w:szCs w:val="17"/>
              </w:rPr>
              <w:t>Chart Footnote Processing Rules (opt)</w:t>
            </w:r>
          </w:p>
        </w:tc>
      </w:tr>
      <w:tr xmlns:wp14="http://schemas.microsoft.com/office/word/2010/wordml" w:rsidR="00B11BCA" w:rsidTr="00A7660D" w14:paraId="3A8E2CDA" wp14:textId="77777777">
        <w:tblPrEx>
          <w:tblCellMar>
            <w:top w:w="0" w:type="dxa"/>
            <w:bottom w:w="0" w:type="dxa"/>
          </w:tblCellMar>
        </w:tblPrEx>
        <w:trPr>
          <w:cantSplit/>
          <w:jc w:val="center"/>
        </w:trPr>
        <w:tc>
          <w:tcPr>
            <w:tcW w:w="1018" w:type="pct"/>
            <w:gridSpan w:val="3"/>
            <w:tcBorders>
              <w:top w:val="single" w:color="616161" w:sz="2" w:space="0"/>
              <w:bottom w:val="single" w:color="616161" w:sz="2" w:space="0"/>
            </w:tcBorders>
            <w:vAlign w:val="center"/>
          </w:tcPr>
          <w:p w:rsidRPr="00A7660D" w:rsidR="00B11BCA" w:rsidRDefault="00B11BCA" w14:paraId="404DAE36" wp14:textId="77777777">
            <w:pPr>
              <w:pStyle w:val="TableText1"/>
              <w:spacing w:before="40" w:after="40"/>
              <w:rPr>
                <w:rStyle w:val="ModernTableText"/>
                <w:rFonts w:cs="Arial"/>
                <w:bCs/>
                <w:color w:val="000000"/>
                <w:szCs w:val="17"/>
              </w:rPr>
            </w:pPr>
            <w:r w:rsidRPr="00A7660D">
              <w:rPr>
                <w:rStyle w:val="ModernTableText"/>
                <w:rFonts w:cs="Arial"/>
                <w:bCs/>
                <w:color w:val="000000"/>
                <w:szCs w:val="17"/>
              </w:rPr>
              <w:t>N/A</w:t>
            </w:r>
          </w:p>
        </w:tc>
        <w:tc>
          <w:tcPr>
            <w:tcW w:w="2141" w:type="pct"/>
            <w:gridSpan w:val="3"/>
            <w:tcBorders>
              <w:top w:val="single" w:color="616161" w:sz="2" w:space="0"/>
              <w:bottom w:val="single" w:color="616161" w:sz="2" w:space="0"/>
            </w:tcBorders>
            <w:vAlign w:val="center"/>
          </w:tcPr>
          <w:p w:rsidRPr="00A7660D" w:rsidR="00B11BCA" w:rsidRDefault="00B11BCA" w14:paraId="49B50753" wp14:textId="77777777">
            <w:pPr>
              <w:pStyle w:val="TableText1"/>
              <w:spacing w:before="40" w:after="40"/>
              <w:rPr>
                <w:rStyle w:val="ModernTableText"/>
                <w:rFonts w:cs="Arial"/>
                <w:bCs/>
                <w:color w:val="000000"/>
                <w:szCs w:val="17"/>
              </w:rPr>
            </w:pPr>
            <w:r w:rsidRPr="00A7660D">
              <w:rPr>
                <w:rStyle w:val="ModernTableText"/>
                <w:rFonts w:cs="Arial"/>
                <w:bCs/>
                <w:color w:val="000000"/>
                <w:szCs w:val="17"/>
              </w:rPr>
              <w:t>N/A</w:t>
            </w:r>
          </w:p>
        </w:tc>
        <w:tc>
          <w:tcPr>
            <w:tcW w:w="1841" w:type="pct"/>
            <w:gridSpan w:val="2"/>
            <w:tcBorders>
              <w:top w:val="single" w:color="616161" w:sz="2" w:space="0"/>
              <w:bottom w:val="single" w:color="616161" w:sz="2" w:space="0"/>
            </w:tcBorders>
            <w:vAlign w:val="center"/>
          </w:tcPr>
          <w:p w:rsidRPr="00A7660D" w:rsidR="00B11BCA" w:rsidRDefault="00B11BCA" w14:paraId="49F93B4E" wp14:textId="77777777">
            <w:pPr>
              <w:pStyle w:val="TableText1"/>
              <w:spacing w:before="40" w:after="40"/>
              <w:rPr>
                <w:rStyle w:val="ModernTableText"/>
                <w:rFonts w:cs="Arial"/>
                <w:bCs/>
                <w:color w:val="000000"/>
                <w:szCs w:val="17"/>
              </w:rPr>
            </w:pPr>
            <w:r w:rsidRPr="00A7660D">
              <w:rPr>
                <w:rStyle w:val="ModernTableText"/>
                <w:rFonts w:cs="Arial"/>
                <w:bCs/>
                <w:color w:val="000000"/>
                <w:szCs w:val="17"/>
              </w:rPr>
              <w:t>N/A</w:t>
            </w:r>
          </w:p>
        </w:tc>
      </w:tr>
      <w:tr xmlns:wp14="http://schemas.microsoft.com/office/word/2010/wordml" w:rsidR="00B11BCA" w14:paraId="507A1A4E"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Pr="00A7660D" w:rsidR="00B11BCA" w:rsidRDefault="00B11BCA" w14:paraId="7371FF46" wp14:textId="77777777">
            <w:pPr>
              <w:pStyle w:val="TableText1"/>
              <w:spacing w:before="40" w:after="40"/>
              <w:jc w:val="center"/>
              <w:rPr>
                <w:rStyle w:val="ModernTableText"/>
                <w:rFonts w:cs="Arial"/>
                <w:b/>
                <w:bCs/>
                <w:noProof/>
                <w:color w:val="FFFFFF"/>
                <w:sz w:val="20"/>
                <w:szCs w:val="17"/>
              </w:rPr>
            </w:pPr>
            <w:r w:rsidRPr="00A7660D">
              <w:rPr>
                <w:rStyle w:val="ModernTableText"/>
                <w:rFonts w:cs="Arial"/>
                <w:b/>
                <w:bCs/>
                <w:noProof/>
                <w:color w:val="FFFFFF"/>
                <w:sz w:val="20"/>
                <w:szCs w:val="17"/>
              </w:rPr>
              <w:t>Report Footnote (opt)</w:t>
            </w:r>
          </w:p>
        </w:tc>
      </w:tr>
      <w:tr xmlns:wp14="http://schemas.microsoft.com/office/word/2010/wordml" w:rsidR="00B11BCA" w:rsidTr="00A7660D" w14:paraId="5EF82E87" wp14:textId="77777777">
        <w:tblPrEx>
          <w:tblCellMar>
            <w:top w:w="0" w:type="dxa"/>
            <w:bottom w:w="0" w:type="dxa"/>
          </w:tblCellMar>
        </w:tblPrEx>
        <w:trPr>
          <w:cantSplit/>
          <w:jc w:val="center"/>
        </w:trPr>
        <w:tc>
          <w:tcPr>
            <w:tcW w:w="1018" w:type="pct"/>
            <w:gridSpan w:val="3"/>
            <w:tcBorders>
              <w:top w:val="single" w:color="616161" w:sz="2" w:space="0"/>
            </w:tcBorders>
            <w:vAlign w:val="center"/>
          </w:tcPr>
          <w:p w:rsidRPr="00A7660D" w:rsidR="00B11BCA" w:rsidRDefault="00B11BCA" w14:paraId="2D689185" wp14:textId="77777777">
            <w:pPr>
              <w:pStyle w:val="TableHeading"/>
              <w:spacing w:before="40" w:after="40"/>
              <w:jc w:val="center"/>
              <w:rPr>
                <w:rStyle w:val="ModernTableText"/>
                <w:rFonts w:cs="Arial"/>
                <w:szCs w:val="17"/>
              </w:rPr>
            </w:pPr>
            <w:r w:rsidRPr="00A7660D">
              <w:rPr>
                <w:rStyle w:val="ModernTableText"/>
                <w:rFonts w:cs="Arial"/>
                <w:szCs w:val="17"/>
              </w:rPr>
              <w:t>Report Footnote Label (opt)</w:t>
            </w:r>
          </w:p>
        </w:tc>
        <w:tc>
          <w:tcPr>
            <w:tcW w:w="2141" w:type="pct"/>
            <w:gridSpan w:val="3"/>
            <w:tcBorders>
              <w:top w:val="single" w:color="616161" w:sz="2" w:space="0"/>
            </w:tcBorders>
            <w:vAlign w:val="center"/>
          </w:tcPr>
          <w:p w:rsidRPr="00A7660D" w:rsidR="00B11BCA" w:rsidRDefault="00B11BCA" w14:paraId="42D562AE" wp14:textId="77777777">
            <w:pPr>
              <w:pStyle w:val="TableText1"/>
              <w:spacing w:before="40" w:after="40"/>
              <w:jc w:val="center"/>
              <w:rPr>
                <w:rStyle w:val="ModernTableText"/>
                <w:rFonts w:cs="Arial"/>
                <w:b/>
                <w:noProof/>
                <w:szCs w:val="17"/>
              </w:rPr>
            </w:pPr>
            <w:r w:rsidRPr="00A7660D">
              <w:rPr>
                <w:rStyle w:val="ModernTableText"/>
                <w:rFonts w:cs="Arial"/>
                <w:b/>
                <w:noProof/>
                <w:szCs w:val="17"/>
              </w:rPr>
              <w:t>Report Footnote Description (opt)</w:t>
            </w:r>
          </w:p>
        </w:tc>
        <w:tc>
          <w:tcPr>
            <w:tcW w:w="1841" w:type="pct"/>
            <w:gridSpan w:val="2"/>
            <w:tcBorders>
              <w:top w:val="single" w:color="616161" w:sz="2" w:space="0"/>
            </w:tcBorders>
            <w:vAlign w:val="center"/>
          </w:tcPr>
          <w:p w:rsidRPr="00A7660D" w:rsidR="00B11BCA" w:rsidRDefault="00B11BCA" w14:paraId="5F825B39" wp14:textId="77777777">
            <w:pPr>
              <w:pStyle w:val="TableText1"/>
              <w:spacing w:before="40" w:after="40"/>
              <w:jc w:val="center"/>
              <w:rPr>
                <w:rStyle w:val="ModernTableText"/>
                <w:rFonts w:cs="Arial"/>
                <w:b/>
                <w:noProof/>
                <w:szCs w:val="17"/>
              </w:rPr>
            </w:pPr>
            <w:r w:rsidRPr="00A7660D">
              <w:rPr>
                <w:rStyle w:val="ModernTableText"/>
                <w:rFonts w:cs="Arial"/>
                <w:b/>
                <w:noProof/>
                <w:szCs w:val="17"/>
              </w:rPr>
              <w:t>Report Footnote Processing Rules (opt)</w:t>
            </w:r>
          </w:p>
        </w:tc>
      </w:tr>
      <w:tr xmlns:wp14="http://schemas.microsoft.com/office/word/2010/wordml" w:rsidR="00B11BCA" w:rsidTr="00A7660D" w14:paraId="09CD2335" wp14:textId="77777777">
        <w:tblPrEx>
          <w:tblCellMar>
            <w:top w:w="0" w:type="dxa"/>
            <w:bottom w:w="0" w:type="dxa"/>
          </w:tblCellMar>
        </w:tblPrEx>
        <w:trPr>
          <w:cantSplit/>
          <w:jc w:val="center"/>
        </w:trPr>
        <w:tc>
          <w:tcPr>
            <w:tcW w:w="1018" w:type="pct"/>
            <w:gridSpan w:val="3"/>
            <w:vAlign w:val="center"/>
          </w:tcPr>
          <w:p w:rsidRPr="00A7660D" w:rsidR="00B11BCA" w:rsidRDefault="00B11BCA" w14:paraId="01070BE8" wp14:textId="77777777">
            <w:pPr>
              <w:pStyle w:val="TableText1"/>
              <w:spacing w:before="40" w:after="40"/>
              <w:rPr>
                <w:rStyle w:val="ModernTableText"/>
                <w:rFonts w:cs="Arial"/>
                <w:bCs/>
                <w:color w:val="000000"/>
                <w:szCs w:val="17"/>
              </w:rPr>
            </w:pPr>
            <w:r w:rsidRPr="00A7660D">
              <w:rPr>
                <w:rStyle w:val="ModernTableText"/>
                <w:rFonts w:cs="Arial"/>
                <w:bCs/>
                <w:color w:val="000000"/>
                <w:szCs w:val="17"/>
              </w:rPr>
              <w:t>N/A</w:t>
            </w:r>
          </w:p>
        </w:tc>
        <w:tc>
          <w:tcPr>
            <w:tcW w:w="2141" w:type="pct"/>
            <w:gridSpan w:val="3"/>
            <w:vAlign w:val="center"/>
          </w:tcPr>
          <w:p w:rsidRPr="00A7660D" w:rsidR="00B11BCA" w:rsidRDefault="00B11BCA" w14:paraId="46CFE037" wp14:textId="77777777">
            <w:pPr>
              <w:pStyle w:val="TableText1"/>
              <w:spacing w:before="40" w:after="40"/>
              <w:rPr>
                <w:rStyle w:val="ModernTableText"/>
                <w:rFonts w:cs="Arial"/>
                <w:bCs/>
                <w:color w:val="000000"/>
                <w:szCs w:val="17"/>
              </w:rPr>
            </w:pPr>
            <w:r w:rsidRPr="00A7660D">
              <w:rPr>
                <w:rStyle w:val="ModernTableText"/>
                <w:rFonts w:cs="Arial"/>
                <w:bCs/>
                <w:color w:val="000000"/>
                <w:szCs w:val="17"/>
              </w:rPr>
              <w:t>N/A</w:t>
            </w:r>
          </w:p>
        </w:tc>
        <w:tc>
          <w:tcPr>
            <w:tcW w:w="1841" w:type="pct"/>
            <w:gridSpan w:val="2"/>
            <w:vAlign w:val="center"/>
          </w:tcPr>
          <w:p w:rsidRPr="00A7660D" w:rsidR="00B11BCA" w:rsidRDefault="00B11BCA" w14:paraId="582C6001" wp14:textId="77777777">
            <w:pPr>
              <w:pStyle w:val="TableText1"/>
              <w:spacing w:before="40" w:after="40"/>
              <w:rPr>
                <w:rStyle w:val="ModernTableText"/>
                <w:rFonts w:cs="Arial"/>
                <w:bCs/>
                <w:color w:val="000000"/>
                <w:szCs w:val="17"/>
              </w:rPr>
            </w:pPr>
            <w:r w:rsidRPr="00A7660D">
              <w:rPr>
                <w:rStyle w:val="ModernTableText"/>
                <w:rFonts w:cs="Arial"/>
                <w:bCs/>
                <w:color w:val="000000"/>
                <w:szCs w:val="17"/>
              </w:rPr>
              <w:t>N/A</w:t>
            </w:r>
          </w:p>
        </w:tc>
      </w:tr>
    </w:tbl>
    <w:p xmlns:wp14="http://schemas.microsoft.com/office/word/2010/wordml" w:rsidR="00CE759A" w:rsidRDefault="00CE759A" w14:paraId="7CB33CA5" wp14:textId="77777777">
      <w:pPr>
        <w:rPr>
          <w:sz w:val="19"/>
          <w:szCs w:val="19"/>
        </w:rPr>
      </w:pPr>
    </w:p>
    <w:p xmlns:wp14="http://schemas.microsoft.com/office/word/2010/wordml" w:rsidR="00CE759A" w:rsidP="00D0385C" w:rsidRDefault="00CE759A" w14:paraId="223CD0D0" wp14:textId="77777777">
      <w:pPr>
        <w:pStyle w:val="Heading5"/>
      </w:pPr>
      <w:r>
        <w:br w:type="page"/>
      </w:r>
      <w:bookmarkStart w:name="_Toc214963340" w:id="308"/>
      <w:r>
        <w:t>Report Definition – OPR-SRA-108 – Service Authorization Processing Benchmark</w:t>
      </w:r>
      <w:bookmarkEnd w:id="308"/>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11"/>
        <w:gridCol w:w="1466"/>
        <w:gridCol w:w="1853"/>
        <w:gridCol w:w="1462"/>
        <w:gridCol w:w="17"/>
        <w:gridCol w:w="1899"/>
        <w:gridCol w:w="2487"/>
        <w:gridCol w:w="299"/>
        <w:gridCol w:w="14"/>
        <w:gridCol w:w="1951"/>
        <w:gridCol w:w="1531"/>
      </w:tblGrid>
      <w:tr xmlns:wp14="http://schemas.microsoft.com/office/word/2010/wordml" w:rsidR="00CE759A" w14:paraId="7382EA72" wp14:textId="77777777">
        <w:tblPrEx>
          <w:tblCellMar>
            <w:top w:w="0" w:type="dxa"/>
            <w:bottom w:w="0" w:type="dxa"/>
          </w:tblCellMar>
        </w:tblPrEx>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00CE759A" w:rsidP="00FC1994" w:rsidRDefault="00CE759A" w14:paraId="49C22E64" wp14:textId="77777777">
            <w:pPr>
              <w:jc w:val="center"/>
              <w:rPr>
                <w:rFonts w:eastAsia="MS Mincho"/>
              </w:rPr>
            </w:pPr>
            <w:r>
              <w:br w:type="page"/>
            </w:r>
            <w:r>
              <w:br w:type="page"/>
            </w:r>
            <w:r>
              <w:br w:type="page"/>
            </w:r>
            <w:r>
              <w:rPr>
                <w:sz w:val="38"/>
                <w:szCs w:val="38"/>
              </w:rPr>
              <w:br w:type="page"/>
            </w:r>
            <w:r>
              <w:rPr>
                <w:rFonts w:eastAsia="MS Mincho"/>
              </w:rPr>
              <w:t>NH MMIS REPORT DEFINITION</w:t>
            </w:r>
          </w:p>
        </w:tc>
      </w:tr>
      <w:tr xmlns:wp14="http://schemas.microsoft.com/office/word/2010/wordml" w:rsidR="00CE759A" w14:paraId="440CA58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99" w:type="pct"/>
            <w:gridSpan w:val="2"/>
            <w:tcBorders>
              <w:top w:val="single" w:color="auto" w:sz="4" w:space="0"/>
            </w:tcBorders>
            <w:vAlign w:val="center"/>
          </w:tcPr>
          <w:p w:rsidRPr="00A7660D" w:rsidR="00CE759A" w:rsidRDefault="00CE759A" w14:paraId="47DF4DB9" wp14:textId="77777777">
            <w:pPr>
              <w:pStyle w:val="TableHeading"/>
              <w:spacing w:before="40" w:after="40"/>
              <w:rPr>
                <w:rStyle w:val="ModernTableText"/>
                <w:noProof/>
                <w:szCs w:val="18"/>
              </w:rPr>
            </w:pPr>
            <w:r w:rsidRPr="00A7660D">
              <w:rPr>
                <w:rStyle w:val="ModernTableText"/>
                <w:noProof/>
                <w:szCs w:val="18"/>
              </w:rPr>
              <w:t>Report Type:</w:t>
            </w:r>
          </w:p>
        </w:tc>
        <w:tc>
          <w:tcPr>
            <w:tcW w:w="4001" w:type="pct"/>
            <w:gridSpan w:val="9"/>
            <w:tcBorders>
              <w:top w:val="single" w:color="auto" w:sz="4" w:space="0"/>
            </w:tcBorders>
            <w:vAlign w:val="center"/>
          </w:tcPr>
          <w:p w:rsidRPr="00A7660D" w:rsidR="00CE759A" w:rsidRDefault="00CE759A" w14:paraId="2E489BCE" wp14:textId="77777777">
            <w:pPr>
              <w:pStyle w:val="TableText1"/>
              <w:spacing w:before="40" w:after="40"/>
              <w:rPr>
                <w:rStyle w:val="ModernTableText"/>
                <w:noProof/>
                <w:szCs w:val="18"/>
              </w:rPr>
            </w:pPr>
            <w:r w:rsidRPr="00A7660D">
              <w:rPr>
                <w:rStyle w:val="ModernTableText"/>
                <w:rFonts w:ascii="Wingdings" w:hAnsi="Wingdings" w:eastAsia="Wingdings" w:cs="Wingdings"/>
                <w:noProof/>
                <w:szCs w:val="18"/>
              </w:rPr>
              <w:t>þ</w:t>
            </w:r>
            <w:r w:rsidRPr="00A7660D">
              <w:rPr>
                <w:rStyle w:val="ModernTableText"/>
                <w:noProof/>
                <w:szCs w:val="18"/>
              </w:rPr>
              <w:t xml:space="preserve"> Standard</w:t>
            </w:r>
            <w:r w:rsidRPr="00A7660D">
              <w:rPr>
                <w:rStyle w:val="ModernTableText"/>
                <w:noProof/>
                <w:szCs w:val="18"/>
              </w:rPr>
              <w:tab/>
            </w:r>
            <w:r w:rsidRPr="00A7660D">
              <w:rPr>
                <w:rStyle w:val="ModernTableText"/>
                <w:noProof/>
                <w:szCs w:val="18"/>
              </w:rPr>
              <w:tab/>
            </w:r>
            <w:r w:rsidRPr="00A7660D">
              <w:rPr>
                <w:rStyle w:val="ModernTableText"/>
                <w:rFonts w:ascii="Wingdings 2" w:hAnsi="Wingdings 2" w:eastAsia="Wingdings 2" w:cs="Wingdings 2"/>
                <w:noProof/>
                <w:szCs w:val="18"/>
              </w:rPr>
              <w:t>£</w:t>
            </w:r>
            <w:r w:rsidRPr="00A7660D">
              <w:rPr>
                <w:rStyle w:val="ModernTableText"/>
                <w:noProof/>
                <w:szCs w:val="18"/>
              </w:rPr>
              <w:t>Customized</w:t>
            </w:r>
          </w:p>
        </w:tc>
      </w:tr>
      <w:tr xmlns:wp14="http://schemas.microsoft.com/office/word/2010/wordml" w:rsidR="00CE759A" w14:paraId="32F0B5D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99" w:type="pct"/>
            <w:gridSpan w:val="2"/>
            <w:tcBorders>
              <w:top w:val="single" w:color="616161" w:sz="2" w:space="0"/>
            </w:tcBorders>
            <w:vAlign w:val="center"/>
          </w:tcPr>
          <w:p w:rsidRPr="00A7660D" w:rsidR="00CE759A" w:rsidRDefault="00CE759A" w14:paraId="70BBA160" wp14:textId="77777777">
            <w:pPr>
              <w:pStyle w:val="TableHeading"/>
              <w:spacing w:before="40" w:after="40"/>
              <w:rPr>
                <w:rStyle w:val="ModernTableText"/>
                <w:noProof/>
                <w:szCs w:val="18"/>
              </w:rPr>
            </w:pPr>
            <w:r w:rsidRPr="00A7660D">
              <w:rPr>
                <w:rStyle w:val="ModernTableText"/>
                <w:noProof/>
                <w:szCs w:val="18"/>
              </w:rPr>
              <w:t>Client Name:</w:t>
            </w:r>
          </w:p>
        </w:tc>
        <w:tc>
          <w:tcPr>
            <w:tcW w:w="4001" w:type="pct"/>
            <w:gridSpan w:val="9"/>
            <w:tcBorders>
              <w:top w:val="single" w:color="616161" w:sz="2" w:space="0"/>
            </w:tcBorders>
            <w:vAlign w:val="center"/>
          </w:tcPr>
          <w:p w:rsidRPr="00A7660D" w:rsidR="00CE759A" w:rsidRDefault="00CE759A" w14:paraId="20DD6B55" wp14:textId="77777777">
            <w:pPr>
              <w:pStyle w:val="TableText1"/>
              <w:spacing w:before="40" w:after="40"/>
              <w:rPr>
                <w:rStyle w:val="ModernTableText"/>
                <w:szCs w:val="18"/>
              </w:rPr>
            </w:pPr>
            <w:r w:rsidRPr="00A7660D">
              <w:rPr>
                <w:rStyle w:val="ModernTableText"/>
                <w:szCs w:val="18"/>
              </w:rPr>
              <w:t>New Hampshire</w:t>
            </w:r>
          </w:p>
        </w:tc>
      </w:tr>
      <w:tr xmlns:wp14="http://schemas.microsoft.com/office/word/2010/wordml" w:rsidR="00CE759A" w14:paraId="3ECBF21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99" w:type="pct"/>
            <w:gridSpan w:val="2"/>
            <w:tcBorders>
              <w:top w:val="single" w:color="616161" w:sz="2" w:space="0"/>
            </w:tcBorders>
            <w:vAlign w:val="center"/>
          </w:tcPr>
          <w:p w:rsidRPr="00A7660D" w:rsidR="00CE759A" w:rsidRDefault="00CE759A" w14:paraId="4975816D" wp14:textId="77777777">
            <w:pPr>
              <w:pStyle w:val="TableHeading"/>
              <w:spacing w:before="40" w:after="40"/>
              <w:rPr>
                <w:rStyle w:val="ModernTableText"/>
                <w:noProof/>
                <w:szCs w:val="18"/>
              </w:rPr>
            </w:pPr>
            <w:r w:rsidRPr="00A7660D">
              <w:rPr>
                <w:rStyle w:val="ModernTableText"/>
                <w:noProof/>
                <w:szCs w:val="18"/>
              </w:rPr>
              <w:t>Client Report ID:</w:t>
            </w:r>
          </w:p>
        </w:tc>
        <w:tc>
          <w:tcPr>
            <w:tcW w:w="4001" w:type="pct"/>
            <w:gridSpan w:val="9"/>
            <w:tcBorders>
              <w:top w:val="single" w:color="616161" w:sz="2" w:space="0"/>
            </w:tcBorders>
            <w:vAlign w:val="center"/>
          </w:tcPr>
          <w:p w:rsidRPr="00A7660D" w:rsidR="00CE759A" w:rsidRDefault="00CE759A" w14:paraId="6ED67F60" wp14:textId="77777777">
            <w:pPr>
              <w:pStyle w:val="TableText1"/>
              <w:spacing w:before="40" w:after="40"/>
              <w:rPr>
                <w:rStyle w:val="ModernTableText"/>
                <w:szCs w:val="18"/>
              </w:rPr>
            </w:pPr>
            <w:r w:rsidRPr="00A7660D">
              <w:rPr>
                <w:rStyle w:val="ModernTableText"/>
                <w:szCs w:val="18"/>
              </w:rPr>
              <w:t>OPR-SRA-108</w:t>
            </w:r>
          </w:p>
        </w:tc>
      </w:tr>
      <w:tr xmlns:wp14="http://schemas.microsoft.com/office/word/2010/wordml" w:rsidR="00CE759A" w14:paraId="3B732BB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91"/>
          <w:jc w:val="center"/>
        </w:trPr>
        <w:tc>
          <w:tcPr>
            <w:tcW w:w="999" w:type="pct"/>
            <w:gridSpan w:val="2"/>
            <w:tcBorders>
              <w:top w:val="single" w:color="616161" w:sz="2" w:space="0"/>
            </w:tcBorders>
            <w:vAlign w:val="center"/>
          </w:tcPr>
          <w:p w:rsidRPr="00A7660D" w:rsidR="00CE759A" w:rsidRDefault="00CE759A" w14:paraId="0308479D" wp14:textId="77777777">
            <w:pPr>
              <w:pStyle w:val="TableHeading"/>
              <w:spacing w:before="40" w:after="40"/>
              <w:rPr>
                <w:rStyle w:val="ModernTableText"/>
                <w:noProof/>
                <w:szCs w:val="18"/>
              </w:rPr>
            </w:pPr>
            <w:r w:rsidRPr="00A7660D">
              <w:rPr>
                <w:rStyle w:val="ModernTableText"/>
                <w:noProof/>
                <w:szCs w:val="18"/>
              </w:rPr>
              <w:t>Client Line Of Business:</w:t>
            </w:r>
          </w:p>
        </w:tc>
        <w:tc>
          <w:tcPr>
            <w:tcW w:w="4001" w:type="pct"/>
            <w:gridSpan w:val="9"/>
            <w:tcBorders>
              <w:top w:val="single" w:color="616161" w:sz="2" w:space="0"/>
            </w:tcBorders>
            <w:vAlign w:val="center"/>
          </w:tcPr>
          <w:p w:rsidRPr="00A7660D" w:rsidR="00CE759A" w:rsidRDefault="00CE759A" w14:paraId="45054382" wp14:textId="77777777">
            <w:pPr>
              <w:pStyle w:val="TableText1"/>
              <w:spacing w:before="40" w:after="40"/>
              <w:rPr>
                <w:rStyle w:val="ModernTableText"/>
                <w:szCs w:val="18"/>
              </w:rPr>
            </w:pPr>
            <w:r w:rsidRPr="00A7660D">
              <w:rPr>
                <w:rStyle w:val="ModernTableText"/>
                <w:szCs w:val="18"/>
              </w:rPr>
              <w:t>Medicaid</w:t>
            </w:r>
          </w:p>
        </w:tc>
      </w:tr>
      <w:tr xmlns:wp14="http://schemas.microsoft.com/office/word/2010/wordml" w:rsidR="00CE759A" w14:paraId="64582F8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999" w:type="pct"/>
            <w:gridSpan w:val="2"/>
            <w:tcBorders>
              <w:top w:val="single" w:color="616161" w:sz="2" w:space="0"/>
            </w:tcBorders>
            <w:vAlign w:val="center"/>
          </w:tcPr>
          <w:p w:rsidRPr="00A7660D" w:rsidR="00CE759A" w:rsidRDefault="00CE759A" w14:paraId="22AC52D7" wp14:textId="77777777">
            <w:pPr>
              <w:pStyle w:val="TableHeading"/>
              <w:spacing w:before="40" w:after="40"/>
              <w:rPr>
                <w:rStyle w:val="ModernTableText"/>
                <w:noProof/>
                <w:szCs w:val="18"/>
              </w:rPr>
            </w:pPr>
            <w:r w:rsidRPr="00A7660D">
              <w:rPr>
                <w:rStyle w:val="ModernTableText"/>
                <w:noProof/>
                <w:szCs w:val="18"/>
              </w:rPr>
              <w:t>Client Division / Department:</w:t>
            </w:r>
          </w:p>
        </w:tc>
        <w:tc>
          <w:tcPr>
            <w:tcW w:w="4001" w:type="pct"/>
            <w:gridSpan w:val="9"/>
            <w:tcBorders>
              <w:top w:val="single" w:color="616161" w:sz="2" w:space="0"/>
            </w:tcBorders>
            <w:vAlign w:val="center"/>
          </w:tcPr>
          <w:p w:rsidRPr="00A7660D" w:rsidR="00CE759A" w:rsidRDefault="00CE759A" w14:paraId="6C4DFA63" wp14:textId="77777777">
            <w:pPr>
              <w:pStyle w:val="TableText1"/>
              <w:spacing w:before="40" w:after="40"/>
              <w:rPr>
                <w:rStyle w:val="ModernTableText"/>
                <w:szCs w:val="18"/>
              </w:rPr>
            </w:pPr>
            <w:r w:rsidRPr="00A7660D">
              <w:rPr>
                <w:rStyle w:val="ModernTableText"/>
                <w:szCs w:val="18"/>
              </w:rPr>
              <w:t>DHHS</w:t>
            </w:r>
          </w:p>
        </w:tc>
      </w:tr>
      <w:tr xmlns:wp14="http://schemas.microsoft.com/office/word/2010/wordml" w:rsidR="00CE759A" w14:paraId="6FAD695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999" w:type="pct"/>
            <w:gridSpan w:val="2"/>
            <w:tcBorders>
              <w:top w:val="single" w:color="616161" w:sz="2" w:space="0"/>
              <w:bottom w:val="single" w:color="616161" w:sz="2" w:space="0"/>
            </w:tcBorders>
            <w:vAlign w:val="center"/>
          </w:tcPr>
          <w:p w:rsidRPr="00A7660D" w:rsidR="00CE759A" w:rsidRDefault="00CE759A" w14:paraId="41E5E86C" wp14:textId="77777777">
            <w:pPr>
              <w:pStyle w:val="TableHeading"/>
              <w:spacing w:before="40" w:after="40"/>
              <w:rPr>
                <w:rStyle w:val="ModernTableText"/>
                <w:noProof/>
                <w:szCs w:val="18"/>
              </w:rPr>
            </w:pPr>
            <w:r w:rsidRPr="00A7660D">
              <w:rPr>
                <w:rStyle w:val="ModernTableText"/>
                <w:noProof/>
                <w:szCs w:val="18"/>
              </w:rPr>
              <w:t>Report Title:</w:t>
            </w:r>
          </w:p>
        </w:tc>
        <w:tc>
          <w:tcPr>
            <w:tcW w:w="4001" w:type="pct"/>
            <w:gridSpan w:val="9"/>
            <w:tcBorders>
              <w:top w:val="single" w:color="616161" w:sz="2" w:space="0"/>
              <w:bottom w:val="single" w:color="616161" w:sz="2" w:space="0"/>
            </w:tcBorders>
            <w:vAlign w:val="center"/>
          </w:tcPr>
          <w:p w:rsidRPr="00A7660D" w:rsidR="00CE759A" w:rsidRDefault="00CE759A" w14:paraId="3CD5677A" wp14:textId="77777777">
            <w:pPr>
              <w:pStyle w:val="TableText1"/>
              <w:spacing w:before="40" w:after="40"/>
              <w:rPr>
                <w:rStyle w:val="ModernTableText"/>
                <w:szCs w:val="18"/>
              </w:rPr>
            </w:pPr>
            <w:r w:rsidRPr="00A7660D">
              <w:rPr>
                <w:rFonts w:cs="Arial"/>
                <w:sz w:val="18"/>
                <w:szCs w:val="18"/>
              </w:rPr>
              <w:t xml:space="preserve">Service Authorization </w:t>
            </w:r>
            <w:r w:rsidRPr="00A7660D">
              <w:rPr>
                <w:sz w:val="18"/>
                <w:szCs w:val="18"/>
              </w:rPr>
              <w:t>Processing Benchmark</w:t>
            </w:r>
          </w:p>
        </w:tc>
      </w:tr>
      <w:tr xmlns:wp14="http://schemas.microsoft.com/office/word/2010/wordml" w:rsidR="00CE759A" w14:paraId="4CC939D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999" w:type="pct"/>
            <w:gridSpan w:val="2"/>
            <w:tcBorders>
              <w:top w:val="single" w:color="616161" w:sz="2" w:space="0"/>
              <w:bottom w:val="single" w:color="616161" w:sz="2" w:space="0"/>
            </w:tcBorders>
            <w:vAlign w:val="center"/>
          </w:tcPr>
          <w:p w:rsidRPr="00A7660D" w:rsidR="00CE759A" w:rsidRDefault="00CE759A" w14:paraId="2972F891" wp14:textId="77777777">
            <w:pPr>
              <w:pStyle w:val="TableHeading"/>
              <w:spacing w:before="40" w:after="40"/>
              <w:rPr>
                <w:rStyle w:val="ModernTableText"/>
                <w:noProof/>
                <w:szCs w:val="18"/>
              </w:rPr>
            </w:pPr>
            <w:r w:rsidRPr="00A7660D">
              <w:rPr>
                <w:rStyle w:val="ModernTableText"/>
                <w:noProof/>
                <w:szCs w:val="18"/>
              </w:rPr>
              <w:t>Report Description:</w:t>
            </w:r>
          </w:p>
        </w:tc>
        <w:tc>
          <w:tcPr>
            <w:tcW w:w="4001" w:type="pct"/>
            <w:gridSpan w:val="9"/>
            <w:tcBorders>
              <w:top w:val="single" w:color="616161" w:sz="2" w:space="0"/>
              <w:bottom w:val="single" w:color="616161" w:sz="2" w:space="0"/>
            </w:tcBorders>
            <w:vAlign w:val="center"/>
          </w:tcPr>
          <w:p w:rsidRPr="00A7660D" w:rsidR="00CE759A" w:rsidRDefault="00CE759A" w14:paraId="6F87826C" wp14:textId="77777777">
            <w:pPr>
              <w:pStyle w:val="TableText1"/>
              <w:spacing w:before="40" w:after="40"/>
              <w:rPr>
                <w:rStyle w:val="ModernTableText"/>
                <w:color w:val="000000"/>
                <w:szCs w:val="18"/>
              </w:rPr>
            </w:pPr>
            <w:r w:rsidRPr="00A7660D">
              <w:rPr>
                <w:rFonts w:cs="Arial"/>
                <w:color w:val="000000"/>
                <w:sz w:val="18"/>
                <w:szCs w:val="18"/>
              </w:rPr>
              <w:t>This report determines the average number of days it takes to deny or approve a SA Line Item.  The benchmark is 10 days.</w:t>
            </w:r>
          </w:p>
        </w:tc>
      </w:tr>
      <w:tr xmlns:wp14="http://schemas.microsoft.com/office/word/2010/wordml" w:rsidR="00CE759A" w14:paraId="3141E4F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99" w:type="pct"/>
            <w:gridSpan w:val="2"/>
            <w:vAlign w:val="center"/>
          </w:tcPr>
          <w:p w:rsidRPr="00A7660D" w:rsidR="00CE759A" w:rsidRDefault="00CE759A" w14:paraId="340FA29D" wp14:textId="77777777">
            <w:pPr>
              <w:pStyle w:val="TableHeading"/>
              <w:spacing w:before="40" w:after="40"/>
              <w:rPr>
                <w:rStyle w:val="ModernTableText"/>
                <w:noProof/>
                <w:szCs w:val="18"/>
              </w:rPr>
            </w:pPr>
            <w:r w:rsidRPr="00A7660D">
              <w:rPr>
                <w:rStyle w:val="ModernTableText"/>
                <w:noProof/>
                <w:szCs w:val="18"/>
              </w:rPr>
              <w:t>Report Source State Code:</w:t>
            </w:r>
          </w:p>
        </w:tc>
        <w:tc>
          <w:tcPr>
            <w:tcW w:w="4001" w:type="pct"/>
            <w:gridSpan w:val="9"/>
            <w:vAlign w:val="center"/>
          </w:tcPr>
          <w:p w:rsidRPr="00A7660D" w:rsidR="00CE759A" w:rsidRDefault="00CE759A" w14:paraId="617E7310" wp14:textId="77777777">
            <w:pPr>
              <w:pStyle w:val="TableText1"/>
              <w:spacing w:before="40" w:after="40"/>
              <w:rPr>
                <w:rStyle w:val="ModernTableText"/>
                <w:szCs w:val="18"/>
              </w:rPr>
            </w:pPr>
            <w:r w:rsidRPr="00A7660D">
              <w:rPr>
                <w:rStyle w:val="ModernTableText"/>
                <w:szCs w:val="18"/>
              </w:rPr>
              <w:t>NH</w:t>
            </w:r>
          </w:p>
        </w:tc>
      </w:tr>
      <w:tr xmlns:wp14="http://schemas.microsoft.com/office/word/2010/wordml" w:rsidR="00CE759A" w14:paraId="1079FCC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99" w:type="pct"/>
            <w:gridSpan w:val="2"/>
            <w:vAlign w:val="center"/>
          </w:tcPr>
          <w:p w:rsidRPr="00A7660D" w:rsidR="00CE759A" w:rsidRDefault="00CE759A" w14:paraId="4C8F6294" wp14:textId="77777777">
            <w:pPr>
              <w:pStyle w:val="TableHeading"/>
              <w:spacing w:before="40" w:after="40"/>
              <w:rPr>
                <w:rStyle w:val="ModernTableText"/>
                <w:noProof/>
                <w:szCs w:val="18"/>
              </w:rPr>
            </w:pPr>
            <w:r w:rsidRPr="00A7660D">
              <w:rPr>
                <w:rStyle w:val="ModernTableText"/>
                <w:noProof/>
                <w:szCs w:val="18"/>
              </w:rPr>
              <w:t>Report Source Type:</w:t>
            </w:r>
          </w:p>
        </w:tc>
        <w:tc>
          <w:tcPr>
            <w:tcW w:w="4001" w:type="pct"/>
            <w:gridSpan w:val="9"/>
            <w:vAlign w:val="center"/>
          </w:tcPr>
          <w:p w:rsidRPr="00A7660D" w:rsidR="00CE759A" w:rsidRDefault="00CE759A" w14:paraId="65AB8E14" wp14:textId="77777777">
            <w:pPr>
              <w:pStyle w:val="TableText1"/>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OLTP</w:t>
            </w:r>
            <w:r w:rsidRPr="00A7660D">
              <w:rPr>
                <w:rStyle w:val="ModernTableText"/>
                <w:noProof/>
                <w:szCs w:val="18"/>
              </w:rPr>
              <w:tab/>
            </w:r>
            <w:r w:rsidRPr="00A7660D">
              <w:rPr>
                <w:rStyle w:val="ModernTableText"/>
                <w:noProof/>
                <w:szCs w:val="18"/>
              </w:rPr>
              <w:tab/>
            </w:r>
            <w:r w:rsidRPr="00A7660D">
              <w:rPr>
                <w:rStyle w:val="ModernTableText"/>
                <w:rFonts w:ascii="Wingdings" w:hAnsi="Wingdings" w:eastAsia="Wingdings" w:cs="Wingdings"/>
                <w:noProof/>
                <w:szCs w:val="18"/>
              </w:rPr>
              <w:t>þ</w:t>
            </w:r>
            <w:r w:rsidRPr="00A7660D">
              <w:rPr>
                <w:rStyle w:val="ModernTableText"/>
                <w:noProof/>
                <w:szCs w:val="18"/>
              </w:rPr>
              <w:t xml:space="preserve">OLAP </w:t>
            </w:r>
          </w:p>
        </w:tc>
      </w:tr>
      <w:tr xmlns:wp14="http://schemas.microsoft.com/office/word/2010/wordml" w:rsidR="00CE759A" w14:paraId="430EAEE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99" w:type="pct"/>
            <w:gridSpan w:val="2"/>
            <w:vAlign w:val="center"/>
          </w:tcPr>
          <w:p w:rsidRPr="00A7660D" w:rsidR="00CE759A" w:rsidRDefault="00CE759A" w14:paraId="303F7F1B" wp14:textId="77777777">
            <w:pPr>
              <w:pStyle w:val="TableHeading"/>
              <w:spacing w:before="40" w:after="40"/>
              <w:rPr>
                <w:rStyle w:val="ModernTableText"/>
                <w:noProof/>
                <w:szCs w:val="18"/>
              </w:rPr>
            </w:pPr>
            <w:r w:rsidRPr="00A7660D">
              <w:rPr>
                <w:rStyle w:val="ModernTableText"/>
                <w:noProof/>
                <w:szCs w:val="18"/>
              </w:rPr>
              <w:t>Report Source Type Component:</w:t>
            </w:r>
          </w:p>
        </w:tc>
        <w:tc>
          <w:tcPr>
            <w:tcW w:w="4001" w:type="pct"/>
            <w:gridSpan w:val="9"/>
            <w:vAlign w:val="center"/>
          </w:tcPr>
          <w:p w:rsidRPr="00A7660D" w:rsidR="00CE759A" w:rsidRDefault="00CE759A" w14:paraId="284474B7" wp14:textId="77777777">
            <w:pPr>
              <w:pStyle w:val="TableText1"/>
              <w:tabs>
                <w:tab w:val="left" w:pos="2052"/>
                <w:tab w:val="left" w:pos="2232"/>
                <w:tab w:val="left" w:pos="4032"/>
                <w:tab w:val="left" w:pos="6012"/>
                <w:tab w:val="left" w:pos="6552"/>
              </w:tabs>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Provider</w:t>
            </w:r>
            <w:r w:rsidRPr="00A7660D">
              <w:rPr>
                <w:rStyle w:val="ModernTableText"/>
                <w:noProof/>
                <w:szCs w:val="18"/>
              </w:rPr>
              <w:tab/>
            </w:r>
            <w:r w:rsidRPr="00A7660D">
              <w:rPr>
                <w:rStyle w:val="ModernTableText"/>
                <w:noProof/>
                <w:szCs w:val="18"/>
              </w:rPr>
              <w:t xml:space="preserve">  </w:t>
            </w:r>
            <w:r w:rsidRPr="00A7660D">
              <w:rPr>
                <w:rStyle w:val="ModernTableText"/>
                <w:rFonts w:ascii="Wingdings 2" w:hAnsi="Wingdings 2" w:eastAsia="Wingdings 2" w:cs="Wingdings 2"/>
                <w:noProof/>
                <w:szCs w:val="18"/>
              </w:rPr>
              <w:t>£</w:t>
            </w:r>
            <w:r w:rsidRPr="00A7660D">
              <w:rPr>
                <w:rStyle w:val="ModernTableText"/>
                <w:noProof/>
                <w:szCs w:val="18"/>
              </w:rPr>
              <w:t xml:space="preserve"> Member</w:t>
            </w:r>
            <w:r w:rsidRPr="00A7660D">
              <w:rPr>
                <w:rStyle w:val="ModernTableText"/>
                <w:noProof/>
                <w:szCs w:val="18"/>
              </w:rPr>
              <w:tab/>
            </w:r>
            <w:r w:rsidRPr="00A7660D">
              <w:rPr>
                <w:rStyle w:val="ModernTableText"/>
                <w:rFonts w:ascii="Wingdings" w:hAnsi="Wingdings" w:eastAsia="Wingdings" w:cs="Wingdings"/>
                <w:noProof/>
                <w:szCs w:val="18"/>
              </w:rPr>
              <w:t>þ</w:t>
            </w:r>
            <w:r w:rsidRPr="00A7660D">
              <w:rPr>
                <w:rStyle w:val="ModernTableText"/>
                <w:noProof/>
                <w:szCs w:val="18"/>
              </w:rPr>
              <w:t xml:space="preserve"> Operations</w:t>
            </w:r>
            <w:r w:rsidRPr="00A7660D">
              <w:rPr>
                <w:rStyle w:val="ModernTableText"/>
                <w:noProof/>
                <w:szCs w:val="18"/>
              </w:rPr>
              <w:tab/>
            </w:r>
            <w:r w:rsidRPr="00A7660D">
              <w:rPr>
                <w:rStyle w:val="ModernTableText"/>
                <w:rFonts w:ascii="Wingdings 2" w:hAnsi="Wingdings 2" w:eastAsia="Wingdings 2" w:cs="Wingdings 2"/>
                <w:noProof/>
                <w:szCs w:val="18"/>
              </w:rPr>
              <w:t>£</w:t>
            </w:r>
            <w:r w:rsidRPr="00A7660D">
              <w:rPr>
                <w:rStyle w:val="ModernTableText"/>
                <w:noProof/>
                <w:szCs w:val="18"/>
              </w:rPr>
              <w:t>Program</w:t>
            </w:r>
          </w:p>
        </w:tc>
      </w:tr>
      <w:tr xmlns:wp14="http://schemas.microsoft.com/office/word/2010/wordml" w:rsidR="00CE759A" w14:paraId="021D8D1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CE759A" w:rsidRDefault="00CE759A" w14:paraId="6CB4ABEE"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CE759A" w14:paraId="6EF7817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999" w:type="pct"/>
            <w:gridSpan w:val="2"/>
            <w:vAlign w:val="center"/>
          </w:tcPr>
          <w:p w:rsidRPr="00A7660D" w:rsidR="00CE759A" w:rsidRDefault="00CE759A" w14:paraId="6FD3EDDE" wp14:textId="77777777">
            <w:pPr>
              <w:pStyle w:val="TableHeading"/>
              <w:spacing w:before="40" w:after="40"/>
              <w:rPr>
                <w:rStyle w:val="ModernTableText"/>
                <w:noProof/>
                <w:szCs w:val="18"/>
              </w:rPr>
            </w:pPr>
            <w:r w:rsidRPr="00A7660D">
              <w:rPr>
                <w:rStyle w:val="ModernTableText"/>
                <w:noProof/>
                <w:szCs w:val="18"/>
              </w:rPr>
              <w:t>Report Generated by:</w:t>
            </w:r>
          </w:p>
        </w:tc>
        <w:tc>
          <w:tcPr>
            <w:tcW w:w="4001" w:type="pct"/>
            <w:gridSpan w:val="9"/>
            <w:vAlign w:val="center"/>
          </w:tcPr>
          <w:p w:rsidRPr="00A7660D" w:rsidR="00CE759A" w:rsidRDefault="00CE759A" w14:paraId="7C73724E" wp14:textId="77777777">
            <w:pPr>
              <w:pStyle w:val="TableText1"/>
              <w:tabs>
                <w:tab w:val="left" w:pos="2052"/>
                <w:tab w:val="left" w:pos="2232"/>
                <w:tab w:val="left" w:pos="4032"/>
                <w:tab w:val="left" w:pos="6012"/>
                <w:tab w:val="left" w:pos="7812"/>
                <w:tab w:val="left" w:pos="9792"/>
              </w:tabs>
              <w:spacing w:before="40" w:after="40"/>
              <w:rPr>
                <w:rStyle w:val="ModernTableText"/>
                <w:noProof/>
                <w:szCs w:val="18"/>
              </w:rPr>
            </w:pPr>
            <w:r w:rsidRPr="00A7660D">
              <w:rPr>
                <w:rStyle w:val="ModernTableText"/>
                <w:rFonts w:ascii="Wingdings" w:hAnsi="Wingdings" w:eastAsia="Wingdings" w:cs="Wingdings"/>
                <w:noProof/>
                <w:szCs w:val="18"/>
              </w:rPr>
              <w:t>þ</w:t>
            </w:r>
            <w:r w:rsidRPr="00A7660D">
              <w:rPr>
                <w:rStyle w:val="ModernTableText"/>
                <w:noProof/>
                <w:szCs w:val="18"/>
              </w:rPr>
              <w:t xml:space="preserve"> EQR</w:t>
            </w:r>
            <w:r w:rsidRPr="00A7660D">
              <w:rPr>
                <w:rStyle w:val="ModernTableText"/>
                <w:noProof/>
                <w:szCs w:val="18"/>
              </w:rPr>
              <w:tab/>
            </w:r>
            <w:r w:rsidRPr="00A7660D">
              <w:rPr>
                <w:rStyle w:val="ModernTableText"/>
                <w:rFonts w:ascii="Wingdings 2" w:hAnsi="Wingdings 2" w:eastAsia="Wingdings 2" w:cs="Wingdings 2"/>
                <w:noProof/>
                <w:szCs w:val="18"/>
              </w:rPr>
              <w:t>£</w:t>
            </w:r>
            <w:r w:rsidRPr="00A7660D">
              <w:rPr>
                <w:rStyle w:val="ModernTableText"/>
                <w:noProof/>
                <w:szCs w:val="18"/>
              </w:rPr>
              <w:t xml:space="preserve"> EFADS</w:t>
            </w:r>
            <w:r w:rsidRPr="00A7660D">
              <w:rPr>
                <w:rStyle w:val="ModernTableText"/>
                <w:noProof/>
                <w:szCs w:val="18"/>
              </w:rPr>
              <w:tab/>
            </w:r>
            <w:r w:rsidRPr="00A7660D">
              <w:rPr>
                <w:rStyle w:val="ModernTableText"/>
                <w:rFonts w:ascii="Wingdings 2" w:hAnsi="Wingdings 2" w:eastAsia="Wingdings 2" w:cs="Wingdings 2"/>
                <w:noProof/>
                <w:szCs w:val="18"/>
              </w:rPr>
              <w:t>£</w:t>
            </w:r>
            <w:r w:rsidRPr="00A7660D">
              <w:rPr>
                <w:rStyle w:val="ModernTableText"/>
                <w:noProof/>
                <w:szCs w:val="18"/>
              </w:rPr>
              <w:t xml:space="preserve"> EMAR</w:t>
            </w:r>
            <w:r w:rsidRPr="00A7660D">
              <w:rPr>
                <w:rStyle w:val="ModernTableText"/>
                <w:noProof/>
                <w:szCs w:val="18"/>
              </w:rPr>
              <w:tab/>
            </w:r>
            <w:r w:rsidRPr="00A7660D">
              <w:rPr>
                <w:rStyle w:val="ModernTableText"/>
                <w:rFonts w:ascii="Wingdings 2" w:hAnsi="Wingdings 2" w:eastAsia="Wingdings 2" w:cs="Wingdings 2"/>
                <w:noProof/>
                <w:szCs w:val="18"/>
              </w:rPr>
              <w:t>£</w:t>
            </w:r>
            <w:r w:rsidRPr="00A7660D">
              <w:rPr>
                <w:rStyle w:val="ModernTableText"/>
                <w:noProof/>
                <w:szCs w:val="18"/>
              </w:rPr>
              <w:t xml:space="preserve">  ESUR</w:t>
            </w:r>
            <w:r w:rsidRPr="00A7660D">
              <w:rPr>
                <w:rStyle w:val="ModernTableText"/>
                <w:noProof/>
                <w:szCs w:val="18"/>
              </w:rPr>
              <w:tab/>
            </w:r>
            <w:r w:rsidRPr="00A7660D">
              <w:rPr>
                <w:rStyle w:val="ModernTableText"/>
                <w:rFonts w:ascii="Wingdings 2" w:hAnsi="Wingdings 2" w:eastAsia="Wingdings 2" w:cs="Wingdings 2"/>
                <w:noProof/>
                <w:szCs w:val="18"/>
              </w:rPr>
              <w:t>£</w:t>
            </w:r>
            <w:r w:rsidRPr="00A7660D">
              <w:rPr>
                <w:rStyle w:val="ModernTableText"/>
                <w:noProof/>
                <w:szCs w:val="18"/>
              </w:rPr>
              <w:t xml:space="preserve"> Other – Please explain:  </w:t>
            </w:r>
          </w:p>
        </w:tc>
      </w:tr>
      <w:tr xmlns:wp14="http://schemas.microsoft.com/office/word/2010/wordml" w:rsidR="00CE759A" w14:paraId="7774172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999" w:type="pct"/>
            <w:gridSpan w:val="2"/>
            <w:vAlign w:val="center"/>
          </w:tcPr>
          <w:p w:rsidRPr="00A7660D" w:rsidR="00CE759A" w:rsidRDefault="00CE759A" w14:paraId="590963FE" wp14:textId="77777777">
            <w:pPr>
              <w:pStyle w:val="TableText1"/>
              <w:spacing w:before="40" w:after="40"/>
              <w:rPr>
                <w:rStyle w:val="ModernTableText"/>
                <w:b/>
                <w:noProof/>
                <w:szCs w:val="18"/>
              </w:rPr>
            </w:pPr>
            <w:r w:rsidRPr="00A7660D">
              <w:rPr>
                <w:rStyle w:val="ModernTableText"/>
                <w:b/>
                <w:noProof/>
                <w:szCs w:val="18"/>
              </w:rPr>
              <w:t>Report Screen Tip (optional):</w:t>
            </w:r>
          </w:p>
        </w:tc>
        <w:tc>
          <w:tcPr>
            <w:tcW w:w="4001" w:type="pct"/>
            <w:gridSpan w:val="9"/>
            <w:vAlign w:val="center"/>
          </w:tcPr>
          <w:p w:rsidRPr="00A7660D" w:rsidR="00CE759A" w:rsidRDefault="00CE759A" w14:paraId="17414610" wp14:textId="77777777">
            <w:pPr>
              <w:pStyle w:val="TableText1"/>
              <w:spacing w:before="40" w:after="40"/>
              <w:rPr>
                <w:rStyle w:val="ModernTableText"/>
                <w:szCs w:val="18"/>
                <w:u w:val="single"/>
              </w:rPr>
            </w:pPr>
          </w:p>
        </w:tc>
      </w:tr>
      <w:tr xmlns:wp14="http://schemas.microsoft.com/office/word/2010/wordml" w:rsidR="00CE759A" w14:paraId="4EAA7D5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999" w:type="pct"/>
            <w:gridSpan w:val="2"/>
            <w:vAlign w:val="center"/>
          </w:tcPr>
          <w:p w:rsidRPr="00A7660D" w:rsidR="00CE759A" w:rsidRDefault="00CE759A" w14:paraId="7AD51B8A" wp14:textId="77777777">
            <w:pPr>
              <w:pStyle w:val="TableHeading"/>
              <w:spacing w:before="40" w:after="40"/>
              <w:rPr>
                <w:rStyle w:val="ModernTableText"/>
                <w:noProof/>
                <w:szCs w:val="18"/>
              </w:rPr>
            </w:pPr>
            <w:r w:rsidRPr="00A7660D">
              <w:rPr>
                <w:rStyle w:val="ModernTableText"/>
                <w:noProof/>
                <w:szCs w:val="18"/>
              </w:rPr>
              <w:t>Report Calendar Type:</w:t>
            </w:r>
          </w:p>
        </w:tc>
        <w:tc>
          <w:tcPr>
            <w:tcW w:w="4001" w:type="pct"/>
            <w:gridSpan w:val="9"/>
            <w:vAlign w:val="center"/>
          </w:tcPr>
          <w:p w:rsidRPr="00A7660D" w:rsidR="00CE759A" w:rsidRDefault="00CE759A" w14:paraId="64489D41" wp14:textId="77777777">
            <w:pPr>
              <w:pStyle w:val="TableText1"/>
              <w:tabs>
                <w:tab w:val="left" w:pos="2052"/>
                <w:tab w:val="left" w:pos="4032"/>
              </w:tabs>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State Fiscal</w:t>
            </w:r>
            <w:r w:rsidRPr="00A7660D">
              <w:rPr>
                <w:rStyle w:val="ModernTableText"/>
                <w:noProof/>
                <w:szCs w:val="18"/>
              </w:rPr>
              <w:tab/>
            </w:r>
            <w:r w:rsidRPr="00A7660D">
              <w:rPr>
                <w:rStyle w:val="ModernTableText"/>
                <w:noProof/>
                <w:szCs w:val="18"/>
              </w:rPr>
              <w:t xml:space="preserve">   </w:t>
            </w:r>
            <w:r w:rsidRPr="00A7660D">
              <w:rPr>
                <w:rStyle w:val="ModernTableText"/>
                <w:rFonts w:ascii="Wingdings 2" w:hAnsi="Wingdings 2" w:eastAsia="Wingdings 2" w:cs="Wingdings 2"/>
                <w:noProof/>
                <w:szCs w:val="18"/>
              </w:rPr>
              <w:t>£</w:t>
            </w:r>
            <w:r w:rsidRPr="00A7660D">
              <w:rPr>
                <w:rStyle w:val="ModernTableText"/>
                <w:noProof/>
                <w:szCs w:val="18"/>
              </w:rPr>
              <w:t xml:space="preserve"> Federal Fiscal</w:t>
            </w:r>
            <w:r w:rsidRPr="00A7660D">
              <w:rPr>
                <w:rStyle w:val="ModernTableText"/>
                <w:noProof/>
                <w:szCs w:val="18"/>
              </w:rPr>
              <w:tab/>
            </w:r>
            <w:r w:rsidRPr="00A7660D">
              <w:rPr>
                <w:rStyle w:val="ModernTableText"/>
                <w:rFonts w:ascii="Wingdings" w:hAnsi="Wingdings" w:eastAsia="Wingdings" w:cs="Wingdings"/>
                <w:noProof/>
                <w:szCs w:val="18"/>
              </w:rPr>
              <w:t>þ</w:t>
            </w:r>
            <w:r w:rsidRPr="00A7660D">
              <w:rPr>
                <w:rStyle w:val="ModernTableText"/>
                <w:noProof/>
                <w:szCs w:val="18"/>
              </w:rPr>
              <w:t xml:space="preserve"> Calendar</w:t>
            </w:r>
          </w:p>
        </w:tc>
      </w:tr>
      <w:tr xmlns:wp14="http://schemas.microsoft.com/office/word/2010/wordml" w:rsidR="00CE759A" w14:paraId="200D6B2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99" w:type="pct"/>
            <w:gridSpan w:val="2"/>
            <w:vAlign w:val="center"/>
          </w:tcPr>
          <w:p w:rsidRPr="00A7660D" w:rsidR="00CE759A" w:rsidRDefault="00CE759A" w14:paraId="3224A4D0" wp14:textId="77777777">
            <w:pPr>
              <w:pStyle w:val="TableHeading"/>
              <w:spacing w:before="40" w:after="40"/>
              <w:rPr>
                <w:rStyle w:val="ModernTableText"/>
                <w:noProof/>
                <w:szCs w:val="18"/>
              </w:rPr>
            </w:pPr>
            <w:r w:rsidRPr="00A7660D">
              <w:rPr>
                <w:rStyle w:val="ModernTableText"/>
                <w:noProof/>
                <w:szCs w:val="18"/>
              </w:rPr>
              <w:t>Report Frequency Type:</w:t>
            </w:r>
          </w:p>
        </w:tc>
        <w:tc>
          <w:tcPr>
            <w:tcW w:w="644" w:type="pct"/>
          </w:tcPr>
          <w:p w:rsidRPr="00A7660D" w:rsidR="00CE759A" w:rsidRDefault="00CE759A" w14:paraId="02B5D2EE" wp14:textId="77777777">
            <w:pPr>
              <w:pStyle w:val="TableText1"/>
              <w:spacing w:before="40" w:after="40"/>
              <w:rPr>
                <w:rStyle w:val="ModernTableText"/>
                <w:noProof/>
                <w:szCs w:val="18"/>
              </w:rPr>
            </w:pPr>
            <w:r w:rsidRPr="00A7660D">
              <w:rPr>
                <w:rStyle w:val="ModernTableText"/>
                <w:rFonts w:ascii="Wingdings" w:hAnsi="Wingdings" w:eastAsia="Wingdings" w:cs="Wingdings"/>
                <w:noProof/>
                <w:szCs w:val="18"/>
              </w:rPr>
              <w:t>þ</w:t>
            </w:r>
            <w:r w:rsidRPr="00A7660D">
              <w:rPr>
                <w:rStyle w:val="ModernTableText"/>
                <w:noProof/>
                <w:szCs w:val="18"/>
              </w:rPr>
              <w:t xml:space="preserve"> Scheduled</w:t>
            </w:r>
          </w:p>
          <w:p w:rsidRPr="00A7660D" w:rsidR="00CE759A" w:rsidRDefault="00CE759A" w14:paraId="02978148" wp14:textId="77777777">
            <w:pPr>
              <w:pStyle w:val="TableText1"/>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On Request</w:t>
            </w:r>
          </w:p>
        </w:tc>
        <w:tc>
          <w:tcPr>
            <w:tcW w:w="2038" w:type="pct"/>
            <w:gridSpan w:val="4"/>
            <w:tcBorders>
              <w:top w:val="single" w:color="616161" w:sz="2" w:space="0"/>
              <w:bottom w:val="single" w:color="616161" w:sz="2" w:space="0"/>
              <w:right w:val="nil"/>
            </w:tcBorders>
          </w:tcPr>
          <w:p w:rsidRPr="00A7660D" w:rsidR="00CE759A" w:rsidRDefault="00CE759A" w14:paraId="16AF01E1" wp14:textId="77777777">
            <w:pPr>
              <w:pStyle w:val="TableText1"/>
              <w:spacing w:before="40" w:after="40"/>
              <w:rPr>
                <w:rStyle w:val="ModernTableText"/>
                <w:noProof/>
                <w:szCs w:val="18"/>
              </w:rPr>
            </w:pPr>
            <w:r w:rsidRPr="00A7660D">
              <w:rPr>
                <w:rStyle w:val="ModernTableText"/>
                <w:noProof/>
                <w:szCs w:val="18"/>
              </w:rPr>
              <w:t>If scheduled, select timeframe below:</w:t>
            </w:r>
          </w:p>
          <w:p w:rsidRPr="00A7660D" w:rsidR="00CE759A" w:rsidRDefault="00CE759A" w14:paraId="4DB27821" wp14:textId="77777777">
            <w:pPr>
              <w:pStyle w:val="TableText1"/>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Daily  </w:t>
            </w:r>
            <w:r w:rsidRPr="00A7660D">
              <w:rPr>
                <w:rStyle w:val="ModernTableText"/>
                <w:rFonts w:ascii="Wingdings 2" w:hAnsi="Wingdings 2" w:eastAsia="Wingdings 2" w:cs="Wingdings 2"/>
                <w:noProof/>
                <w:szCs w:val="18"/>
              </w:rPr>
              <w:t>£</w:t>
            </w:r>
            <w:r w:rsidRPr="00A7660D">
              <w:rPr>
                <w:rStyle w:val="ModernTableText"/>
                <w:noProof/>
                <w:szCs w:val="18"/>
              </w:rPr>
              <w:t xml:space="preserve"> Weekly  </w:t>
            </w:r>
            <w:r w:rsidRPr="00A7660D">
              <w:rPr>
                <w:rStyle w:val="ModernTableText"/>
                <w:rFonts w:ascii="Wingdings" w:hAnsi="Wingdings" w:eastAsia="Wingdings" w:cs="Wingdings"/>
                <w:noProof/>
                <w:szCs w:val="18"/>
              </w:rPr>
              <w:t>þ</w:t>
            </w:r>
            <w:r w:rsidRPr="00A7660D">
              <w:rPr>
                <w:rStyle w:val="ModernTableText"/>
                <w:noProof/>
                <w:szCs w:val="18"/>
              </w:rPr>
              <w:t xml:space="preserve"> Monthly  </w:t>
            </w:r>
            <w:r w:rsidRPr="00A7660D">
              <w:rPr>
                <w:rStyle w:val="ModernTableText"/>
                <w:rFonts w:ascii="Wingdings 2" w:hAnsi="Wingdings 2" w:eastAsia="Wingdings 2" w:cs="Wingdings 2"/>
                <w:noProof/>
                <w:szCs w:val="18"/>
              </w:rPr>
              <w:t>£</w:t>
            </w:r>
            <w:r w:rsidRPr="00A7660D">
              <w:rPr>
                <w:rStyle w:val="ModernTableText"/>
                <w:noProof/>
                <w:szCs w:val="18"/>
              </w:rPr>
              <w:t xml:space="preserve"> Quarterly  </w:t>
            </w:r>
            <w:r w:rsidRPr="00A7660D">
              <w:rPr>
                <w:rStyle w:val="ModernTableText"/>
                <w:rFonts w:ascii="Wingdings 2" w:hAnsi="Wingdings 2" w:eastAsia="Wingdings 2" w:cs="Wingdings 2"/>
                <w:noProof/>
                <w:szCs w:val="18"/>
              </w:rPr>
              <w:t>£</w:t>
            </w:r>
            <w:r w:rsidRPr="00A7660D">
              <w:rPr>
                <w:rStyle w:val="ModernTableText"/>
                <w:noProof/>
                <w:szCs w:val="18"/>
              </w:rPr>
              <w:t xml:space="preserve"> Annually</w:t>
            </w:r>
          </w:p>
        </w:tc>
        <w:tc>
          <w:tcPr>
            <w:tcW w:w="1319" w:type="pct"/>
            <w:gridSpan w:val="4"/>
            <w:tcBorders>
              <w:top w:val="single" w:color="616161" w:sz="2" w:space="0"/>
              <w:left w:val="nil"/>
            </w:tcBorders>
          </w:tcPr>
          <w:p w:rsidRPr="00A7660D" w:rsidR="00CE759A" w:rsidRDefault="00CE759A" w14:paraId="7A54E237" wp14:textId="77777777">
            <w:pPr>
              <w:pStyle w:val="TableText1"/>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Other - Please explain:</w:t>
            </w:r>
          </w:p>
        </w:tc>
      </w:tr>
      <w:tr xmlns:wp14="http://schemas.microsoft.com/office/word/2010/wordml" w:rsidR="00CE759A" w14:paraId="336CCF5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99" w:type="pct"/>
            <w:gridSpan w:val="2"/>
            <w:vAlign w:val="center"/>
          </w:tcPr>
          <w:p w:rsidRPr="00A7660D" w:rsidR="00CE759A" w:rsidRDefault="00CE759A" w14:paraId="78E2B5B8" wp14:textId="77777777">
            <w:pPr>
              <w:pStyle w:val="TableHeading"/>
              <w:spacing w:before="40" w:after="40"/>
              <w:rPr>
                <w:rStyle w:val="ModernTableText"/>
                <w:noProof/>
                <w:szCs w:val="18"/>
              </w:rPr>
            </w:pPr>
            <w:r w:rsidRPr="00A7660D">
              <w:rPr>
                <w:rStyle w:val="ModernTableText"/>
                <w:noProof/>
                <w:szCs w:val="18"/>
              </w:rPr>
              <w:t>Report Data Accumulation Type:</w:t>
            </w:r>
          </w:p>
        </w:tc>
        <w:tc>
          <w:tcPr>
            <w:tcW w:w="644" w:type="pct"/>
          </w:tcPr>
          <w:p w:rsidRPr="00A7660D" w:rsidR="00CE759A" w:rsidRDefault="00CE759A" w14:paraId="16BCD878" wp14:textId="77777777">
            <w:pPr>
              <w:pStyle w:val="TableText1"/>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Prompt</w:t>
            </w:r>
          </w:p>
        </w:tc>
        <w:tc>
          <w:tcPr>
            <w:tcW w:w="2038" w:type="pct"/>
            <w:gridSpan w:val="4"/>
            <w:tcBorders>
              <w:top w:val="single" w:color="616161" w:sz="2" w:space="0"/>
              <w:right w:val="nil"/>
            </w:tcBorders>
            <w:vAlign w:val="center"/>
          </w:tcPr>
          <w:p w:rsidRPr="00A7660D" w:rsidR="00CE759A" w:rsidRDefault="00CE759A" w14:paraId="6829207E" wp14:textId="77777777">
            <w:pPr>
              <w:pStyle w:val="TableText1"/>
              <w:spacing w:before="40" w:after="40"/>
              <w:rPr>
                <w:rStyle w:val="ModernTableText"/>
                <w:noProof/>
                <w:szCs w:val="18"/>
              </w:rPr>
            </w:pPr>
            <w:r w:rsidRPr="00A7660D">
              <w:rPr>
                <w:rStyle w:val="ModernTableText"/>
                <w:noProof/>
                <w:szCs w:val="18"/>
              </w:rPr>
              <w:t>If no prompt, select report data accumulation type below:</w:t>
            </w:r>
          </w:p>
          <w:p w:rsidRPr="00A7660D" w:rsidR="00CE759A" w:rsidRDefault="00CE759A" w14:paraId="09AE3784" wp14:textId="77777777">
            <w:pPr>
              <w:pStyle w:val="TableText1"/>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Daily  </w:t>
            </w:r>
            <w:r w:rsidRPr="00A7660D">
              <w:rPr>
                <w:rStyle w:val="ModernTableText"/>
                <w:rFonts w:ascii="Wingdings 2" w:hAnsi="Wingdings 2" w:eastAsia="Wingdings 2" w:cs="Wingdings 2"/>
                <w:noProof/>
                <w:szCs w:val="18"/>
              </w:rPr>
              <w:t>£</w:t>
            </w:r>
            <w:r w:rsidRPr="00A7660D">
              <w:rPr>
                <w:rStyle w:val="ModernTableText"/>
                <w:noProof/>
                <w:szCs w:val="18"/>
              </w:rPr>
              <w:t xml:space="preserve"> Weekly  </w:t>
            </w:r>
            <w:r w:rsidRPr="00A7660D">
              <w:rPr>
                <w:rStyle w:val="ModernTableText"/>
                <w:rFonts w:ascii="Wingdings" w:hAnsi="Wingdings" w:eastAsia="Wingdings" w:cs="Wingdings"/>
                <w:noProof/>
                <w:szCs w:val="18"/>
              </w:rPr>
              <w:t>þ</w:t>
            </w:r>
            <w:r w:rsidRPr="00A7660D">
              <w:rPr>
                <w:rStyle w:val="ModernTableText"/>
                <w:noProof/>
                <w:szCs w:val="18"/>
              </w:rPr>
              <w:t xml:space="preserve"> Monthly  </w:t>
            </w:r>
            <w:r w:rsidRPr="00A7660D">
              <w:rPr>
                <w:rStyle w:val="ModernTableText"/>
                <w:rFonts w:ascii="Wingdings 2" w:hAnsi="Wingdings 2" w:eastAsia="Wingdings 2" w:cs="Wingdings 2"/>
                <w:noProof/>
                <w:szCs w:val="18"/>
              </w:rPr>
              <w:t>£</w:t>
            </w:r>
            <w:r w:rsidRPr="00A7660D">
              <w:rPr>
                <w:rStyle w:val="ModernTableText"/>
                <w:noProof/>
                <w:szCs w:val="18"/>
              </w:rPr>
              <w:t xml:space="preserve"> Quarterly  </w:t>
            </w:r>
            <w:r w:rsidRPr="00A7660D">
              <w:rPr>
                <w:rStyle w:val="ModernTableText"/>
                <w:rFonts w:ascii="Wingdings 2" w:hAnsi="Wingdings 2" w:eastAsia="Wingdings 2" w:cs="Wingdings 2"/>
                <w:noProof/>
                <w:szCs w:val="18"/>
              </w:rPr>
              <w:t>£</w:t>
            </w:r>
            <w:r w:rsidRPr="00A7660D">
              <w:rPr>
                <w:rStyle w:val="ModernTableText"/>
                <w:noProof/>
                <w:szCs w:val="18"/>
              </w:rPr>
              <w:t xml:space="preserve"> Annually  </w:t>
            </w:r>
            <w:r w:rsidRPr="00A7660D">
              <w:rPr>
                <w:rStyle w:val="ModernTableText"/>
                <w:rFonts w:ascii="Wingdings 2" w:hAnsi="Wingdings 2" w:eastAsia="Wingdings 2" w:cs="Wingdings 2"/>
                <w:noProof/>
                <w:szCs w:val="18"/>
              </w:rPr>
              <w:t>£</w:t>
            </w:r>
            <w:r w:rsidRPr="00A7660D">
              <w:rPr>
                <w:rStyle w:val="ModernTableText"/>
                <w:noProof/>
                <w:szCs w:val="18"/>
              </w:rPr>
              <w:t xml:space="preserve"> YTD</w:t>
            </w:r>
          </w:p>
        </w:tc>
        <w:tc>
          <w:tcPr>
            <w:tcW w:w="1319" w:type="pct"/>
            <w:gridSpan w:val="4"/>
            <w:tcBorders>
              <w:top w:val="single" w:color="616161" w:sz="2" w:space="0"/>
              <w:left w:val="nil"/>
            </w:tcBorders>
          </w:tcPr>
          <w:p w:rsidRPr="00A7660D" w:rsidR="00CE759A" w:rsidRDefault="00CE759A" w14:paraId="6CB6F025" wp14:textId="77777777">
            <w:pPr>
              <w:pStyle w:val="TableText1"/>
              <w:spacing w:before="40" w:after="40"/>
              <w:rPr>
                <w:rStyle w:val="ModernTableText"/>
                <w:noProof/>
                <w:szCs w:val="18"/>
              </w:rPr>
            </w:pPr>
            <w:r w:rsidRPr="00A7660D">
              <w:rPr>
                <w:rStyle w:val="ModernTableText"/>
                <w:rFonts w:ascii="Wingdings 2" w:hAnsi="Wingdings 2" w:eastAsia="Wingdings 2" w:cs="Wingdings 2"/>
                <w:noProof/>
                <w:szCs w:val="18"/>
              </w:rPr>
              <w:t>£</w:t>
            </w:r>
            <w:r w:rsidRPr="00A7660D">
              <w:rPr>
                <w:rStyle w:val="ModernTableText"/>
                <w:noProof/>
                <w:szCs w:val="18"/>
              </w:rPr>
              <w:t xml:space="preserve"> Other - Please explain:</w:t>
            </w:r>
          </w:p>
        </w:tc>
      </w:tr>
      <w:tr xmlns:wp14="http://schemas.microsoft.com/office/word/2010/wordml" w:rsidR="00CE759A" w:rsidTr="00120009" w14:paraId="28CFFE3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999" w:type="pct"/>
            <w:gridSpan w:val="2"/>
            <w:vMerge w:val="restart"/>
            <w:tcBorders>
              <w:top w:val="single" w:color="616161" w:sz="4" w:space="0"/>
              <w:left w:val="single" w:color="616161" w:sz="4" w:space="0"/>
              <w:right w:val="single" w:color="616161" w:sz="4" w:space="0"/>
            </w:tcBorders>
            <w:vAlign w:val="center"/>
          </w:tcPr>
          <w:p w:rsidRPr="00521344" w:rsidR="00CE759A" w:rsidP="00120009" w:rsidRDefault="00CE759A" w14:paraId="0598089F" wp14:textId="77777777">
            <w:pPr>
              <w:pStyle w:val="TableText1"/>
              <w:keepNext/>
              <w:spacing w:before="40" w:after="40"/>
              <w:rPr>
                <w:rStyle w:val="ModernTableText"/>
                <w:b/>
                <w:noProof/>
                <w:szCs w:val="17"/>
              </w:rPr>
            </w:pPr>
            <w:r w:rsidRPr="00521344">
              <w:rPr>
                <w:rStyle w:val="ModernTableText"/>
                <w:b/>
                <w:noProof/>
                <w:szCs w:val="17"/>
              </w:rPr>
              <w:t>Report Selection Criteria:</w:t>
            </w:r>
          </w:p>
        </w:tc>
        <w:tc>
          <w:tcPr>
            <w:tcW w:w="1158" w:type="pct"/>
            <w:gridSpan w:val="3"/>
            <w:tcBorders>
              <w:top w:val="single" w:color="616161" w:sz="4" w:space="0"/>
              <w:left w:val="single" w:color="616161" w:sz="4" w:space="0"/>
              <w:right w:val="single" w:color="616161" w:sz="4" w:space="0"/>
            </w:tcBorders>
            <w:vAlign w:val="center"/>
          </w:tcPr>
          <w:p w:rsidRPr="00521344" w:rsidR="00CE759A" w:rsidP="00120009" w:rsidRDefault="00CE759A" w14:paraId="145D5C20" wp14:textId="77777777">
            <w:pPr>
              <w:pStyle w:val="TableText1"/>
              <w:keepNext/>
              <w:spacing w:before="40" w:after="40"/>
              <w:jc w:val="center"/>
              <w:rPr>
                <w:rStyle w:val="ModernTableText"/>
                <w:b/>
                <w:noProof/>
                <w:szCs w:val="17"/>
              </w:rPr>
            </w:pPr>
            <w:r w:rsidRPr="00521344">
              <w:rPr>
                <w:rStyle w:val="ModernTableText"/>
                <w:b/>
                <w:noProof/>
                <w:szCs w:val="17"/>
              </w:rPr>
              <w:t>Report Field</w:t>
            </w:r>
          </w:p>
        </w:tc>
        <w:tc>
          <w:tcPr>
            <w:tcW w:w="2311" w:type="pct"/>
            <w:gridSpan w:val="5"/>
            <w:tcBorders>
              <w:top w:val="single" w:color="616161" w:sz="4" w:space="0"/>
              <w:left w:val="single" w:color="616161" w:sz="4" w:space="0"/>
              <w:bottom w:val="single" w:color="616161" w:sz="4" w:space="0"/>
              <w:right w:val="single" w:color="616161" w:sz="4" w:space="0"/>
            </w:tcBorders>
            <w:vAlign w:val="center"/>
          </w:tcPr>
          <w:p w:rsidRPr="00521344" w:rsidR="00CE759A" w:rsidP="00120009" w:rsidRDefault="00CE759A" w14:paraId="1EA1F858" wp14:textId="77777777">
            <w:pPr>
              <w:pStyle w:val="TableText1"/>
              <w:keepNext/>
              <w:spacing w:before="40" w:after="40"/>
              <w:jc w:val="center"/>
              <w:rPr>
                <w:rStyle w:val="ModernTableText"/>
                <w:b/>
                <w:noProof/>
                <w:szCs w:val="17"/>
              </w:rPr>
            </w:pPr>
            <w:r w:rsidRPr="00521344">
              <w:rPr>
                <w:rStyle w:val="ModernTableText"/>
                <w:b/>
                <w:noProof/>
                <w:szCs w:val="17"/>
              </w:rPr>
              <w:t>Report Parameters (optional)</w:t>
            </w:r>
          </w:p>
          <w:p w:rsidRPr="00521344" w:rsidR="00CE759A" w:rsidP="00120009" w:rsidRDefault="00CE759A" w14:paraId="7A39BB24" wp14:textId="77777777">
            <w:pPr>
              <w:pStyle w:val="TableText1"/>
              <w:keepNext/>
              <w:spacing w:before="40" w:after="40"/>
              <w:jc w:val="center"/>
              <w:rPr>
                <w:rStyle w:val="ModernTableText"/>
                <w:b/>
                <w:noProof/>
                <w:szCs w:val="17"/>
              </w:rPr>
            </w:pPr>
            <w:r w:rsidRPr="00521344">
              <w:rPr>
                <w:rStyle w:val="ModernTableText"/>
                <w:b/>
                <w:noProof/>
                <w:szCs w:val="17"/>
                <w:u w:val="single"/>
              </w:rPr>
              <w:t>Note</w:t>
            </w:r>
            <w:r w:rsidRPr="00521344">
              <w:rPr>
                <w:rStyle w:val="ModernTableText"/>
                <w:b/>
                <w:noProof/>
                <w:szCs w:val="17"/>
              </w:rPr>
              <w:t>:  If populated, Prompt must = No</w:t>
            </w:r>
          </w:p>
        </w:tc>
        <w:tc>
          <w:tcPr>
            <w:tcW w:w="532" w:type="pct"/>
            <w:tcBorders>
              <w:top w:val="single" w:color="616161" w:sz="4" w:space="0"/>
              <w:left w:val="single" w:color="616161" w:sz="4" w:space="0"/>
              <w:bottom w:val="single" w:color="616161" w:sz="4" w:space="0"/>
              <w:right w:val="single" w:color="616161" w:sz="4" w:space="0"/>
            </w:tcBorders>
            <w:vAlign w:val="center"/>
          </w:tcPr>
          <w:p w:rsidRPr="00521344" w:rsidR="00CE759A" w:rsidP="00120009" w:rsidRDefault="00CE759A" w14:paraId="7797E26D" wp14:textId="77777777">
            <w:pPr>
              <w:pStyle w:val="TableText1"/>
              <w:keepNext/>
              <w:spacing w:before="40" w:after="40"/>
              <w:jc w:val="center"/>
              <w:rPr>
                <w:rStyle w:val="ModernTableText"/>
                <w:b/>
                <w:noProof/>
                <w:szCs w:val="17"/>
              </w:rPr>
            </w:pPr>
            <w:r w:rsidRPr="00521344">
              <w:rPr>
                <w:rStyle w:val="ModernTableText"/>
                <w:b/>
                <w:noProof/>
                <w:szCs w:val="17"/>
              </w:rPr>
              <w:t>Prompt</w:t>
            </w:r>
          </w:p>
        </w:tc>
      </w:tr>
      <w:tr xmlns:wp14="http://schemas.microsoft.com/office/word/2010/wordml" w:rsidR="00E17FC3" w:rsidTr="00797EA4" w14:paraId="7DC4A20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999" w:type="pct"/>
            <w:gridSpan w:val="2"/>
            <w:vMerge/>
            <w:tcBorders>
              <w:left w:val="single" w:color="616161" w:sz="4" w:space="0"/>
              <w:right w:val="single" w:color="616161" w:sz="4" w:space="0"/>
            </w:tcBorders>
          </w:tcPr>
          <w:p w:rsidRPr="00521344" w:rsidR="00E17FC3" w:rsidP="00120009" w:rsidRDefault="00E17FC3" w14:paraId="781DF2CB" wp14:textId="77777777">
            <w:pPr>
              <w:pStyle w:val="TableText1"/>
              <w:keepNext/>
              <w:spacing w:before="40" w:after="40"/>
              <w:rPr>
                <w:rStyle w:val="ModernTableText"/>
                <w:b/>
                <w:szCs w:val="17"/>
              </w:rPr>
            </w:pPr>
          </w:p>
        </w:tc>
        <w:tc>
          <w:tcPr>
            <w:tcW w:w="1158" w:type="pct"/>
            <w:gridSpan w:val="3"/>
            <w:tcBorders>
              <w:top w:val="single" w:color="616161" w:sz="4" w:space="0"/>
              <w:left w:val="single" w:color="616161" w:sz="4" w:space="0"/>
              <w:bottom w:val="single" w:color="616161" w:sz="4" w:space="0"/>
              <w:right w:val="single" w:color="616161" w:sz="4" w:space="0"/>
            </w:tcBorders>
            <w:vAlign w:val="center"/>
          </w:tcPr>
          <w:p w:rsidRPr="00DD7BA6" w:rsidR="00E17FC3" w:rsidP="009674C3" w:rsidRDefault="00E17FC3" w14:paraId="260C704F" wp14:textId="77777777">
            <w:pPr>
              <w:pStyle w:val="TableText1"/>
              <w:keepNext/>
              <w:numPr>
                <w:ilvl w:val="0"/>
                <w:numId w:val="188"/>
              </w:numPr>
              <w:spacing w:before="40" w:after="40"/>
              <w:rPr>
                <w:rStyle w:val="ModernTableText"/>
                <w:noProof/>
                <w:sz w:val="17"/>
                <w:szCs w:val="17"/>
              </w:rPr>
            </w:pPr>
            <w:r w:rsidRPr="00DD7BA6">
              <w:rPr>
                <w:rStyle w:val="ModernTableText"/>
                <w:noProof/>
                <w:sz w:val="17"/>
                <w:szCs w:val="17"/>
              </w:rPr>
              <w:t>Header Status Code</w:t>
            </w:r>
          </w:p>
          <w:p w:rsidRPr="00DD7BA6" w:rsidR="00E17FC3" w:rsidP="009674C3" w:rsidRDefault="00E17FC3" w14:paraId="56B1C754" wp14:textId="77777777">
            <w:pPr>
              <w:pStyle w:val="TableText1"/>
              <w:keepNext/>
              <w:numPr>
                <w:ilvl w:val="0"/>
                <w:numId w:val="188"/>
              </w:numPr>
              <w:spacing w:before="40" w:after="40"/>
              <w:rPr>
                <w:rStyle w:val="ModernTableText"/>
                <w:noProof/>
                <w:szCs w:val="17"/>
              </w:rPr>
            </w:pPr>
            <w:r w:rsidRPr="00DD7BA6">
              <w:rPr>
                <w:rStyle w:val="ModernTableText"/>
                <w:noProof/>
                <w:sz w:val="17"/>
                <w:szCs w:val="17"/>
              </w:rPr>
              <w:t>A-HDR-TB.A-HDR-STAT-CD</w:t>
            </w:r>
          </w:p>
        </w:tc>
        <w:tc>
          <w:tcPr>
            <w:tcW w:w="2311" w:type="pct"/>
            <w:gridSpan w:val="5"/>
            <w:tcBorders>
              <w:top w:val="single" w:color="616161" w:sz="4" w:space="0"/>
              <w:left w:val="single" w:color="616161" w:sz="4" w:space="0"/>
              <w:bottom w:val="single" w:color="616161" w:sz="4" w:space="0"/>
              <w:right w:val="single" w:color="616161" w:sz="4" w:space="0"/>
            </w:tcBorders>
            <w:vAlign w:val="center"/>
          </w:tcPr>
          <w:p w:rsidRPr="00DD7BA6" w:rsidR="00E17FC3" w:rsidP="00120009" w:rsidRDefault="00E17FC3" w14:paraId="21EFF179" wp14:textId="77777777">
            <w:pPr>
              <w:pStyle w:val="TableTextACSSC"/>
              <w:keepNext/>
              <w:rPr>
                <w:rStyle w:val="ModernTableText"/>
                <w:noProof/>
                <w:szCs w:val="17"/>
              </w:rPr>
            </w:pPr>
            <w:r w:rsidRPr="00DD7BA6">
              <w:rPr>
                <w:rStyle w:val="ModernTableText"/>
                <w:noProof/>
                <w:sz w:val="17"/>
                <w:szCs w:val="17"/>
              </w:rPr>
              <w:t>A-HDR-STAT-CD &lt;&gt; 'R' (Rejected)</w:t>
            </w:r>
          </w:p>
        </w:tc>
        <w:tc>
          <w:tcPr>
            <w:tcW w:w="532" w:type="pct"/>
            <w:tcBorders>
              <w:top w:val="single" w:color="616161" w:sz="4" w:space="0"/>
              <w:left w:val="single" w:color="616161" w:sz="4" w:space="0"/>
              <w:bottom w:val="single" w:color="616161" w:sz="4" w:space="0"/>
              <w:right w:val="single" w:color="616161" w:sz="4" w:space="0"/>
            </w:tcBorders>
            <w:vAlign w:val="center"/>
          </w:tcPr>
          <w:p w:rsidRPr="00DD7BA6" w:rsidR="00E17FC3" w:rsidP="00120009" w:rsidRDefault="00E17FC3" w14:paraId="5B1CBD56" wp14:textId="77777777">
            <w:pPr>
              <w:pStyle w:val="TableText1"/>
              <w:keepNext/>
              <w:spacing w:before="40" w:after="40"/>
              <w:rPr>
                <w:rStyle w:val="ModernTableText"/>
                <w:noProof/>
                <w:szCs w:val="23"/>
              </w:rPr>
            </w:pPr>
            <w:r w:rsidRPr="00DD7BA6">
              <w:rPr>
                <w:rStyle w:val="ModernTableText"/>
                <w:rFonts w:ascii="Wingdings" w:hAnsi="Wingdings" w:eastAsia="Wingdings" w:cs="Wingdings"/>
                <w:noProof/>
                <w:sz w:val="23"/>
                <w:szCs w:val="23"/>
              </w:rPr>
              <w:t>þ</w:t>
            </w:r>
            <w:r w:rsidRPr="00DD7BA6">
              <w:rPr>
                <w:rStyle w:val="ModernTableText"/>
                <w:noProof/>
                <w:sz w:val="23"/>
                <w:szCs w:val="23"/>
              </w:rPr>
              <w:t xml:space="preserve"> </w:t>
            </w:r>
            <w:r w:rsidRPr="00DD7BA6">
              <w:rPr>
                <w:rStyle w:val="ModernTableText"/>
                <w:noProof/>
                <w:sz w:val="17"/>
                <w:szCs w:val="17"/>
              </w:rPr>
              <w:t xml:space="preserve">No  </w:t>
            </w:r>
            <w:r w:rsidRPr="00DD7BA6">
              <w:rPr>
                <w:rStyle w:val="ModernTableText"/>
                <w:rFonts w:ascii="Wingdings 2" w:hAnsi="Wingdings 2" w:eastAsia="Wingdings 2" w:cs="Wingdings 2"/>
                <w:noProof/>
                <w:sz w:val="23"/>
                <w:szCs w:val="23"/>
              </w:rPr>
              <w:t>£</w:t>
            </w:r>
            <w:r w:rsidRPr="00DD7BA6">
              <w:rPr>
                <w:rStyle w:val="ModernTableText"/>
                <w:noProof/>
                <w:sz w:val="17"/>
                <w:szCs w:val="17"/>
              </w:rPr>
              <w:t xml:space="preserve"> Yes</w:t>
            </w:r>
          </w:p>
        </w:tc>
      </w:tr>
      <w:tr xmlns:wp14="http://schemas.microsoft.com/office/word/2010/wordml" w:rsidR="00E17FC3" w:rsidTr="00797EA4" w14:paraId="6B93FD4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999" w:type="pct"/>
            <w:gridSpan w:val="2"/>
            <w:vMerge/>
            <w:tcBorders>
              <w:left w:val="single" w:color="616161" w:sz="4" w:space="0"/>
              <w:right w:val="single" w:color="616161" w:sz="4" w:space="0"/>
            </w:tcBorders>
          </w:tcPr>
          <w:p w:rsidRPr="00521344" w:rsidR="00E17FC3" w:rsidP="00120009" w:rsidRDefault="00E17FC3" w14:paraId="16788234" wp14:textId="77777777">
            <w:pPr>
              <w:pStyle w:val="TableText1"/>
              <w:keepNext/>
              <w:spacing w:before="40" w:after="40"/>
              <w:rPr>
                <w:rStyle w:val="ModernTableText"/>
                <w:b/>
                <w:szCs w:val="17"/>
              </w:rPr>
            </w:pPr>
          </w:p>
        </w:tc>
        <w:tc>
          <w:tcPr>
            <w:tcW w:w="1158" w:type="pct"/>
            <w:gridSpan w:val="3"/>
            <w:tcBorders>
              <w:top w:val="single" w:color="616161" w:sz="4" w:space="0"/>
              <w:left w:val="single" w:color="616161" w:sz="4" w:space="0"/>
              <w:bottom w:val="single" w:color="616161" w:sz="4" w:space="0"/>
              <w:right w:val="single" w:color="616161" w:sz="4" w:space="0"/>
            </w:tcBorders>
            <w:vAlign w:val="center"/>
          </w:tcPr>
          <w:p w:rsidRPr="00521344" w:rsidR="00E17FC3" w:rsidP="009674C3" w:rsidRDefault="00E17FC3" w14:paraId="65016B2E" wp14:textId="77777777">
            <w:pPr>
              <w:pStyle w:val="TableText1"/>
              <w:keepNext/>
              <w:numPr>
                <w:ilvl w:val="0"/>
                <w:numId w:val="188"/>
              </w:numPr>
              <w:spacing w:before="40" w:after="40"/>
              <w:rPr>
                <w:rStyle w:val="ModernTableText"/>
                <w:szCs w:val="17"/>
              </w:rPr>
            </w:pPr>
            <w:r w:rsidRPr="00521344">
              <w:rPr>
                <w:rStyle w:val="ModernTableText"/>
                <w:noProof/>
                <w:szCs w:val="17"/>
              </w:rPr>
              <w:t>LOB Cd</w:t>
            </w:r>
            <w:r w:rsidRPr="00521344">
              <w:rPr>
                <w:rStyle w:val="ModernTableText"/>
                <w:noProof/>
                <w:szCs w:val="17"/>
              </w:rPr>
              <w:br/>
            </w:r>
            <w:r w:rsidRPr="00521344">
              <w:rPr>
                <w:rStyle w:val="ModernTableText"/>
                <w:noProof/>
                <w:szCs w:val="17"/>
              </w:rPr>
              <w:t>A-HDR-TB.R-LOB-CD</w:t>
            </w:r>
          </w:p>
        </w:tc>
        <w:tc>
          <w:tcPr>
            <w:tcW w:w="2311" w:type="pct"/>
            <w:gridSpan w:val="5"/>
            <w:tcBorders>
              <w:top w:val="single" w:color="616161" w:sz="4" w:space="0"/>
              <w:left w:val="single" w:color="616161" w:sz="4" w:space="0"/>
              <w:bottom w:val="single" w:color="616161" w:sz="4" w:space="0"/>
              <w:right w:val="single" w:color="616161" w:sz="4" w:space="0"/>
            </w:tcBorders>
            <w:vAlign w:val="center"/>
          </w:tcPr>
          <w:p w:rsidRPr="00521344" w:rsidR="00E17FC3" w:rsidP="00120009" w:rsidRDefault="00E17FC3" w14:paraId="22CF9AB1" wp14:textId="77777777">
            <w:pPr>
              <w:pStyle w:val="TableTextACSSC"/>
              <w:keepNext/>
              <w:rPr>
                <w:rStyle w:val="ModernTableText"/>
                <w:color w:val="auto"/>
                <w:spacing w:val="-2"/>
                <w:szCs w:val="17"/>
              </w:rPr>
            </w:pPr>
            <w:r w:rsidRPr="00521344">
              <w:rPr>
                <w:rStyle w:val="ModernTableText"/>
                <w:noProof/>
                <w:szCs w:val="17"/>
              </w:rPr>
              <w:t>Default to ‘Medicaid’</w:t>
            </w:r>
          </w:p>
        </w:tc>
        <w:tc>
          <w:tcPr>
            <w:tcW w:w="532" w:type="pct"/>
            <w:tcBorders>
              <w:top w:val="single" w:color="616161" w:sz="4" w:space="0"/>
              <w:left w:val="single" w:color="616161" w:sz="4" w:space="0"/>
              <w:bottom w:val="single" w:color="616161" w:sz="4" w:space="0"/>
              <w:right w:val="single" w:color="616161" w:sz="4" w:space="0"/>
            </w:tcBorders>
            <w:vAlign w:val="center"/>
          </w:tcPr>
          <w:p w:rsidRPr="00521344" w:rsidR="00E17FC3" w:rsidP="00120009" w:rsidRDefault="00E17FC3" w14:paraId="38C66929" wp14:textId="77777777">
            <w:pPr>
              <w:pStyle w:val="TableText1"/>
              <w:keepNext/>
              <w:spacing w:before="40" w:after="40"/>
              <w:rPr>
                <w:rStyle w:val="ModernTableText"/>
                <w:noProof/>
                <w:szCs w:val="23"/>
              </w:rPr>
            </w:pPr>
            <w:r w:rsidRPr="00521344">
              <w:rPr>
                <w:rStyle w:val="ModernTableText"/>
                <w:rFonts w:ascii="Wingdings 2" w:hAnsi="Wingdings 2" w:eastAsia="Wingdings 2" w:cs="Wingdings 2"/>
                <w:noProof/>
                <w:szCs w:val="23"/>
              </w:rPr>
              <w:t>£</w:t>
            </w:r>
            <w:r w:rsidRPr="00521344">
              <w:rPr>
                <w:rStyle w:val="ModernTableText"/>
                <w:noProof/>
                <w:szCs w:val="23"/>
              </w:rPr>
              <w:t xml:space="preserve"> </w:t>
            </w:r>
            <w:r w:rsidRPr="00521344">
              <w:rPr>
                <w:rStyle w:val="ModernTableText"/>
                <w:noProof/>
                <w:szCs w:val="17"/>
              </w:rPr>
              <w:t xml:space="preserve">No  </w:t>
            </w:r>
            <w:r>
              <w:rPr>
                <w:rStyle w:val="ModernTableText"/>
                <w:noProof/>
                <w:szCs w:val="17"/>
              </w:rPr>
              <w:t xml:space="preserve"> </w:t>
            </w:r>
            <w:r w:rsidRPr="00521344">
              <w:rPr>
                <w:rStyle w:val="ModernTableText"/>
                <w:rFonts w:ascii="Wingdings" w:hAnsi="Wingdings" w:eastAsia="Wingdings" w:cs="Wingdings"/>
                <w:noProof/>
                <w:szCs w:val="23"/>
              </w:rPr>
              <w:t>þ</w:t>
            </w:r>
            <w:r w:rsidRPr="00521344">
              <w:rPr>
                <w:rStyle w:val="ModernTableText"/>
                <w:noProof/>
                <w:szCs w:val="17"/>
              </w:rPr>
              <w:t xml:space="preserve"> Yes</w:t>
            </w:r>
          </w:p>
        </w:tc>
      </w:tr>
      <w:tr xmlns:wp14="http://schemas.microsoft.com/office/word/2010/wordml" w:rsidR="00E17FC3" w:rsidTr="005B096C" w14:paraId="08681A1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999" w:type="pct"/>
            <w:gridSpan w:val="2"/>
            <w:vMerge/>
            <w:tcBorders>
              <w:left w:val="single" w:color="616161" w:sz="4" w:space="0"/>
              <w:right w:val="single" w:color="616161" w:sz="4" w:space="0"/>
            </w:tcBorders>
          </w:tcPr>
          <w:p w:rsidRPr="00521344" w:rsidR="00E17FC3" w:rsidP="00120009" w:rsidRDefault="00E17FC3" w14:paraId="57A6A0F0" wp14:textId="77777777">
            <w:pPr>
              <w:pStyle w:val="TableText1"/>
              <w:keepNext/>
              <w:spacing w:before="40" w:after="40"/>
              <w:rPr>
                <w:rStyle w:val="ModernTableText"/>
                <w:b/>
                <w:szCs w:val="17"/>
              </w:rPr>
            </w:pPr>
          </w:p>
        </w:tc>
        <w:tc>
          <w:tcPr>
            <w:tcW w:w="1158" w:type="pct"/>
            <w:gridSpan w:val="3"/>
            <w:tcBorders>
              <w:top w:val="single" w:color="616161" w:sz="4" w:space="0"/>
              <w:left w:val="single" w:color="616161" w:sz="4" w:space="0"/>
              <w:bottom w:val="single" w:color="616161" w:sz="4" w:space="0"/>
              <w:right w:val="single" w:color="616161" w:sz="4" w:space="0"/>
            </w:tcBorders>
          </w:tcPr>
          <w:p w:rsidRPr="00521344" w:rsidR="00E17FC3" w:rsidP="009674C3" w:rsidRDefault="00E17FC3" w14:paraId="0E597351" wp14:textId="77777777">
            <w:pPr>
              <w:pStyle w:val="TableText1"/>
              <w:keepNext/>
              <w:numPr>
                <w:ilvl w:val="0"/>
                <w:numId w:val="188"/>
              </w:numPr>
              <w:spacing w:before="40" w:after="40"/>
              <w:rPr>
                <w:rStyle w:val="ModernTableText"/>
                <w:szCs w:val="17"/>
              </w:rPr>
            </w:pPr>
            <w:r w:rsidRPr="00521344">
              <w:rPr>
                <w:rStyle w:val="ModernTableText"/>
                <w:szCs w:val="17"/>
              </w:rPr>
              <w:t>SA DT-LI Status</w:t>
            </w:r>
            <w:r w:rsidRPr="00521344">
              <w:rPr>
                <w:rStyle w:val="ModernTableText"/>
                <w:szCs w:val="17"/>
              </w:rPr>
              <w:br/>
            </w:r>
            <w:r w:rsidRPr="00521344">
              <w:rPr>
                <w:rStyle w:val="ModernTableText"/>
                <w:szCs w:val="17"/>
              </w:rPr>
              <w:t>A-DTL-TB.A-LI-STAT-DT</w:t>
            </w:r>
          </w:p>
        </w:tc>
        <w:tc>
          <w:tcPr>
            <w:tcW w:w="2311" w:type="pct"/>
            <w:gridSpan w:val="5"/>
            <w:tcBorders>
              <w:top w:val="single" w:color="616161" w:sz="4" w:space="0"/>
              <w:left w:val="single" w:color="616161" w:sz="4" w:space="0"/>
              <w:bottom w:val="single" w:color="616161" w:sz="4" w:space="0"/>
              <w:right w:val="single" w:color="616161" w:sz="4" w:space="0"/>
            </w:tcBorders>
          </w:tcPr>
          <w:p w:rsidRPr="00521344" w:rsidR="00E17FC3" w:rsidP="00120009" w:rsidRDefault="00E17FC3" w14:paraId="0C37AD5A" wp14:textId="77777777">
            <w:pPr>
              <w:pStyle w:val="TableTextACSSC"/>
              <w:keepNext/>
              <w:rPr>
                <w:rStyle w:val="ModernTableText"/>
                <w:color w:val="auto"/>
                <w:spacing w:val="-2"/>
                <w:szCs w:val="17"/>
              </w:rPr>
            </w:pPr>
            <w:r w:rsidRPr="00521344">
              <w:rPr>
                <w:rStyle w:val="ModernTableText"/>
                <w:color w:val="auto"/>
                <w:spacing w:val="-2"/>
                <w:szCs w:val="17"/>
              </w:rPr>
              <w:t xml:space="preserve">Between Current Cycle Month Begin and Current Cycle Month End. </w:t>
            </w:r>
          </w:p>
          <w:p w:rsidRPr="00521344" w:rsidR="00E17FC3" w:rsidP="00120009" w:rsidRDefault="00E17FC3" w14:paraId="7DF0CA62" wp14:textId="77777777">
            <w:pPr>
              <w:pStyle w:val="TableTextACSSC"/>
              <w:keepNext/>
              <w:rPr>
                <w:rStyle w:val="ModernTableText"/>
                <w:color w:val="auto"/>
                <w:spacing w:val="-2"/>
                <w:szCs w:val="17"/>
              </w:rPr>
            </w:pPr>
          </w:p>
          <w:p w:rsidRPr="00521344" w:rsidR="00E17FC3" w:rsidP="00120009" w:rsidRDefault="00E17FC3" w14:paraId="1DF209ED" wp14:textId="77777777">
            <w:pPr>
              <w:pStyle w:val="TableText1"/>
              <w:keepNext/>
              <w:spacing w:before="40" w:after="40"/>
              <w:rPr>
                <w:rStyle w:val="ModernTableText"/>
                <w:szCs w:val="17"/>
              </w:rPr>
            </w:pPr>
            <w:r w:rsidRPr="00521344">
              <w:rPr>
                <w:rStyle w:val="ModernTableText"/>
                <w:szCs w:val="17"/>
              </w:rPr>
              <w:t>This is for the most current complete month end data (from 1st to Last Day of the month).</w:t>
            </w:r>
          </w:p>
        </w:tc>
        <w:tc>
          <w:tcPr>
            <w:tcW w:w="532" w:type="pct"/>
            <w:tcBorders>
              <w:top w:val="single" w:color="616161" w:sz="4" w:space="0"/>
              <w:left w:val="single" w:color="616161" w:sz="4" w:space="0"/>
              <w:bottom w:val="single" w:color="616161" w:sz="4" w:space="0"/>
              <w:right w:val="single" w:color="616161" w:sz="4" w:space="0"/>
            </w:tcBorders>
            <w:vAlign w:val="center"/>
          </w:tcPr>
          <w:p w:rsidRPr="00521344" w:rsidR="00E17FC3" w:rsidP="00120009" w:rsidRDefault="00E17FC3" w14:paraId="15F58944" wp14:textId="77777777">
            <w:pPr>
              <w:pStyle w:val="TableText1"/>
              <w:keepNext/>
              <w:spacing w:before="40" w:after="40"/>
              <w:rPr>
                <w:rStyle w:val="ModernTableText"/>
                <w:noProof/>
                <w:szCs w:val="23"/>
              </w:rPr>
            </w:pPr>
            <w:r w:rsidRPr="00521344">
              <w:rPr>
                <w:rStyle w:val="ModernTableText"/>
                <w:rFonts w:ascii="Wingdings" w:hAnsi="Wingdings" w:eastAsia="Wingdings" w:cs="Wingdings"/>
                <w:noProof/>
                <w:szCs w:val="23"/>
              </w:rPr>
              <w:t>þ</w:t>
            </w:r>
            <w:r w:rsidRPr="00521344">
              <w:rPr>
                <w:rStyle w:val="ModernTableText"/>
                <w:noProof/>
                <w:szCs w:val="23"/>
              </w:rPr>
              <w:t xml:space="preserve"> </w:t>
            </w:r>
            <w:r w:rsidRPr="00521344">
              <w:rPr>
                <w:rStyle w:val="ModernTableText"/>
                <w:noProof/>
                <w:szCs w:val="17"/>
              </w:rPr>
              <w:t xml:space="preserve">No  </w:t>
            </w:r>
            <w:r>
              <w:rPr>
                <w:rStyle w:val="ModernTableText"/>
                <w:noProof/>
                <w:szCs w:val="17"/>
              </w:rPr>
              <w:t xml:space="preserve"> </w:t>
            </w:r>
            <w:r w:rsidRPr="00521344">
              <w:rPr>
                <w:rStyle w:val="ModernTableText"/>
                <w:rFonts w:ascii="Wingdings 2" w:hAnsi="Wingdings 2" w:eastAsia="Wingdings 2" w:cs="Wingdings 2"/>
                <w:noProof/>
                <w:szCs w:val="23"/>
              </w:rPr>
              <w:t>£</w:t>
            </w:r>
            <w:r w:rsidRPr="00521344">
              <w:rPr>
                <w:rStyle w:val="ModernTableText"/>
                <w:noProof/>
                <w:szCs w:val="17"/>
              </w:rPr>
              <w:t xml:space="preserve"> Yes</w:t>
            </w:r>
          </w:p>
        </w:tc>
      </w:tr>
      <w:tr xmlns:wp14="http://schemas.microsoft.com/office/word/2010/wordml" w:rsidR="00E17FC3" w:rsidTr="00924100" w14:paraId="252D4BB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620"/>
          <w:jc w:val="center"/>
        </w:trPr>
        <w:tc>
          <w:tcPr>
            <w:tcW w:w="999" w:type="pct"/>
            <w:gridSpan w:val="2"/>
            <w:vMerge/>
            <w:tcBorders>
              <w:left w:val="single" w:color="616161" w:sz="4" w:space="0"/>
              <w:right w:val="single" w:color="616161" w:sz="4" w:space="0"/>
            </w:tcBorders>
          </w:tcPr>
          <w:p w:rsidRPr="00521344" w:rsidR="00E17FC3" w:rsidRDefault="00E17FC3" w14:paraId="44BA3426" wp14:textId="77777777">
            <w:pPr>
              <w:pStyle w:val="TableText1"/>
              <w:spacing w:before="40" w:after="40"/>
              <w:rPr>
                <w:rStyle w:val="ModernTableText"/>
                <w:b/>
                <w:szCs w:val="17"/>
              </w:rPr>
            </w:pPr>
          </w:p>
        </w:tc>
        <w:tc>
          <w:tcPr>
            <w:tcW w:w="1158" w:type="pct"/>
            <w:gridSpan w:val="3"/>
            <w:tcBorders>
              <w:top w:val="single" w:color="616161" w:sz="4" w:space="0"/>
              <w:left w:val="single" w:color="616161" w:sz="4" w:space="0"/>
              <w:bottom w:val="single" w:color="616161" w:sz="4" w:space="0"/>
              <w:right w:val="single" w:color="616161" w:sz="4" w:space="0"/>
            </w:tcBorders>
          </w:tcPr>
          <w:p w:rsidRPr="00521344" w:rsidR="00E17FC3" w:rsidP="009674C3" w:rsidRDefault="00E17FC3" w14:paraId="72BDA3D0" wp14:textId="77777777">
            <w:pPr>
              <w:pStyle w:val="TableText1"/>
              <w:numPr>
                <w:ilvl w:val="0"/>
                <w:numId w:val="188"/>
              </w:numPr>
              <w:spacing w:before="40" w:after="40"/>
              <w:rPr>
                <w:rStyle w:val="ModernTableText"/>
                <w:szCs w:val="17"/>
              </w:rPr>
            </w:pPr>
            <w:r w:rsidRPr="00521344">
              <w:rPr>
                <w:rStyle w:val="ModernTableText"/>
                <w:szCs w:val="17"/>
              </w:rPr>
              <w:t>SA LI Stat Cd</w:t>
            </w:r>
            <w:r w:rsidRPr="00521344">
              <w:rPr>
                <w:rStyle w:val="ModernTableText"/>
                <w:szCs w:val="17"/>
              </w:rPr>
              <w:br/>
            </w:r>
            <w:r w:rsidRPr="00521344">
              <w:rPr>
                <w:rStyle w:val="ModernTableText"/>
                <w:szCs w:val="17"/>
              </w:rPr>
              <w:t>A-DTL-TB.A-LI-STAT-CD</w:t>
            </w:r>
          </w:p>
        </w:tc>
        <w:tc>
          <w:tcPr>
            <w:tcW w:w="2311" w:type="pct"/>
            <w:gridSpan w:val="5"/>
            <w:tcBorders>
              <w:top w:val="single" w:color="616161" w:sz="4" w:space="0"/>
              <w:left w:val="single" w:color="616161" w:sz="4" w:space="0"/>
              <w:bottom w:val="single" w:color="616161" w:sz="4" w:space="0"/>
              <w:right w:val="single" w:color="616161" w:sz="4" w:space="0"/>
            </w:tcBorders>
          </w:tcPr>
          <w:p w:rsidRPr="00521344" w:rsidR="00E17FC3" w:rsidRDefault="00E17FC3" w14:paraId="1A8D7C86" wp14:textId="77777777">
            <w:pPr>
              <w:pStyle w:val="TableText1"/>
              <w:spacing w:before="40" w:after="40"/>
              <w:rPr>
                <w:rStyle w:val="ModernTableText"/>
                <w:szCs w:val="17"/>
              </w:rPr>
            </w:pPr>
            <w:r w:rsidRPr="00521344">
              <w:rPr>
                <w:rStyle w:val="ModernTableText"/>
                <w:szCs w:val="17"/>
              </w:rPr>
              <w:t>= Approved or</w:t>
            </w:r>
            <w:r w:rsidRPr="00521344">
              <w:rPr>
                <w:rStyle w:val="ModernTableText"/>
                <w:szCs w:val="17"/>
              </w:rPr>
              <w:br/>
            </w:r>
            <w:r w:rsidRPr="00521344">
              <w:rPr>
                <w:rStyle w:val="ModernTableText"/>
                <w:szCs w:val="17"/>
              </w:rPr>
              <w:t>= Denied</w:t>
            </w:r>
          </w:p>
        </w:tc>
        <w:tc>
          <w:tcPr>
            <w:tcW w:w="532" w:type="pct"/>
            <w:tcBorders>
              <w:top w:val="single" w:color="616161" w:sz="4" w:space="0"/>
              <w:left w:val="single" w:color="616161" w:sz="4" w:space="0"/>
              <w:bottom w:val="single" w:color="616161" w:sz="4" w:space="0"/>
              <w:right w:val="single" w:color="616161" w:sz="4" w:space="0"/>
            </w:tcBorders>
            <w:vAlign w:val="center"/>
          </w:tcPr>
          <w:p w:rsidRPr="00521344" w:rsidR="00E17FC3" w:rsidRDefault="00E17FC3" w14:paraId="5EFB8D1A" wp14:textId="77777777">
            <w:pPr>
              <w:pStyle w:val="TableText1"/>
              <w:spacing w:before="40" w:after="40"/>
              <w:rPr>
                <w:rStyle w:val="ModernTableText"/>
                <w:noProof/>
                <w:szCs w:val="17"/>
              </w:rPr>
            </w:pPr>
            <w:r w:rsidRPr="00521344">
              <w:rPr>
                <w:rStyle w:val="ModernTableText"/>
                <w:rFonts w:ascii="Wingdings" w:hAnsi="Wingdings" w:eastAsia="Wingdings" w:cs="Wingdings"/>
                <w:noProof/>
                <w:szCs w:val="23"/>
              </w:rPr>
              <w:t>þ</w:t>
            </w:r>
            <w:r w:rsidRPr="00521344">
              <w:rPr>
                <w:rStyle w:val="ModernTableText"/>
                <w:noProof/>
                <w:szCs w:val="23"/>
              </w:rPr>
              <w:t xml:space="preserve"> </w:t>
            </w:r>
            <w:r w:rsidRPr="00521344">
              <w:rPr>
                <w:rStyle w:val="ModernTableText"/>
                <w:noProof/>
                <w:szCs w:val="17"/>
              </w:rPr>
              <w:t xml:space="preserve">No  </w:t>
            </w:r>
            <w:r>
              <w:rPr>
                <w:rStyle w:val="ModernTableText"/>
                <w:noProof/>
                <w:szCs w:val="17"/>
              </w:rPr>
              <w:t xml:space="preserve"> </w:t>
            </w:r>
            <w:r w:rsidRPr="00521344">
              <w:rPr>
                <w:rStyle w:val="ModernTableText"/>
                <w:rFonts w:ascii="Wingdings 2" w:hAnsi="Wingdings 2" w:eastAsia="Wingdings 2" w:cs="Wingdings 2"/>
                <w:noProof/>
                <w:szCs w:val="23"/>
              </w:rPr>
              <w:t>£</w:t>
            </w:r>
            <w:r w:rsidRPr="00521344">
              <w:rPr>
                <w:rStyle w:val="ModernTableText"/>
                <w:noProof/>
                <w:szCs w:val="17"/>
              </w:rPr>
              <w:t xml:space="preserve"> Yes</w:t>
            </w:r>
          </w:p>
        </w:tc>
      </w:tr>
      <w:tr xmlns:wp14="http://schemas.microsoft.com/office/word/2010/wordml" w:rsidR="00E17FC3" w14:paraId="2AB57E7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E17FC3" w:rsidRDefault="00E17FC3" w14:paraId="0DEEFA7B" wp14:textId="77777777">
            <w:pPr>
              <w:pStyle w:val="ModernBodyT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E17FC3" w:rsidTr="00120009" w14:paraId="1955777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99" w:type="pct"/>
            <w:gridSpan w:val="2"/>
            <w:vMerge w:val="restart"/>
            <w:vAlign w:val="center"/>
          </w:tcPr>
          <w:p w:rsidRPr="00521344" w:rsidR="00E17FC3" w:rsidP="00120009" w:rsidRDefault="00E17FC3" w14:paraId="4535CF1D" wp14:textId="77777777">
            <w:pPr>
              <w:pStyle w:val="TableHeading"/>
              <w:spacing w:before="40" w:after="40"/>
              <w:rPr>
                <w:rStyle w:val="ModernTableText"/>
                <w:noProof/>
                <w:szCs w:val="18"/>
              </w:rPr>
            </w:pPr>
            <w:r w:rsidRPr="00521344">
              <w:rPr>
                <w:rStyle w:val="ModernTableText"/>
                <w:noProof/>
                <w:szCs w:val="18"/>
              </w:rPr>
              <w:t>Sort By:</w:t>
            </w:r>
          </w:p>
        </w:tc>
        <w:tc>
          <w:tcPr>
            <w:tcW w:w="1818" w:type="pct"/>
            <w:gridSpan w:val="4"/>
            <w:vAlign w:val="center"/>
          </w:tcPr>
          <w:p w:rsidRPr="00521344" w:rsidR="00E17FC3" w:rsidP="00365B47" w:rsidRDefault="00E17FC3" w14:paraId="6244F190" wp14:textId="77777777">
            <w:pPr>
              <w:pStyle w:val="TableText1"/>
              <w:numPr>
                <w:ilvl w:val="0"/>
                <w:numId w:val="120"/>
              </w:numPr>
              <w:spacing w:before="40" w:after="40"/>
              <w:rPr>
                <w:rStyle w:val="ModernTableText"/>
                <w:szCs w:val="18"/>
              </w:rPr>
            </w:pPr>
            <w:r w:rsidRPr="00521344">
              <w:rPr>
                <w:rStyle w:val="ModernTableText"/>
                <w:szCs w:val="18"/>
              </w:rPr>
              <w:t>LOB Cd</w:t>
            </w:r>
          </w:p>
        </w:tc>
        <w:tc>
          <w:tcPr>
            <w:tcW w:w="2183" w:type="pct"/>
            <w:gridSpan w:val="5"/>
            <w:vAlign w:val="center"/>
          </w:tcPr>
          <w:p w:rsidRPr="00521344" w:rsidR="00E17FC3" w:rsidRDefault="00E17FC3" w14:paraId="60E35A6A"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Ascending    </w:t>
            </w:r>
            <w:r w:rsidRPr="00521344">
              <w:rPr>
                <w:rStyle w:val="ModernTableText"/>
                <w:rFonts w:ascii="Wingdings 2" w:hAnsi="Wingdings 2" w:eastAsia="Wingdings 2" w:cs="Wingdings 2"/>
                <w:noProof/>
                <w:szCs w:val="18"/>
              </w:rPr>
              <w:t>£</w:t>
            </w:r>
            <w:r w:rsidRPr="00521344">
              <w:rPr>
                <w:rStyle w:val="ModernTableText"/>
                <w:noProof/>
                <w:szCs w:val="18"/>
              </w:rPr>
              <w:t xml:space="preserve"> Descending</w:t>
            </w:r>
          </w:p>
        </w:tc>
      </w:tr>
      <w:tr xmlns:wp14="http://schemas.microsoft.com/office/word/2010/wordml" w:rsidR="00E17FC3" w:rsidTr="00120009" w14:paraId="11105FC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99" w:type="pct"/>
            <w:gridSpan w:val="2"/>
            <w:vMerge/>
            <w:vAlign w:val="center"/>
          </w:tcPr>
          <w:p w:rsidRPr="00521344" w:rsidR="00E17FC3" w:rsidP="00120009" w:rsidRDefault="00E17FC3" w14:paraId="175D53C2" wp14:textId="77777777">
            <w:pPr>
              <w:pStyle w:val="TableHeading"/>
              <w:spacing w:before="40" w:after="40"/>
              <w:rPr>
                <w:rStyle w:val="ModernTableText"/>
                <w:noProof/>
                <w:szCs w:val="18"/>
              </w:rPr>
            </w:pPr>
          </w:p>
        </w:tc>
        <w:tc>
          <w:tcPr>
            <w:tcW w:w="1818" w:type="pct"/>
            <w:gridSpan w:val="4"/>
            <w:vAlign w:val="center"/>
          </w:tcPr>
          <w:p w:rsidRPr="00521344" w:rsidR="00E17FC3" w:rsidP="00365B47" w:rsidRDefault="00E17FC3" w14:paraId="28FED704" wp14:textId="77777777">
            <w:pPr>
              <w:pStyle w:val="TableText1"/>
              <w:numPr>
                <w:ilvl w:val="0"/>
                <w:numId w:val="120"/>
              </w:numPr>
              <w:spacing w:before="40" w:after="40"/>
              <w:rPr>
                <w:rStyle w:val="ModernTableText"/>
                <w:szCs w:val="18"/>
              </w:rPr>
            </w:pPr>
            <w:r w:rsidRPr="00521344">
              <w:rPr>
                <w:rStyle w:val="ModernTableText"/>
                <w:szCs w:val="18"/>
              </w:rPr>
              <w:t>Auth Type (SA Ty Cd)</w:t>
            </w:r>
          </w:p>
        </w:tc>
        <w:tc>
          <w:tcPr>
            <w:tcW w:w="2183" w:type="pct"/>
            <w:gridSpan w:val="5"/>
            <w:vAlign w:val="center"/>
          </w:tcPr>
          <w:p w:rsidRPr="00521344" w:rsidR="00E17FC3" w:rsidRDefault="00E17FC3" w14:paraId="25B1C31E"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Ascending    </w:t>
            </w:r>
            <w:r w:rsidRPr="00521344">
              <w:rPr>
                <w:rStyle w:val="ModernTableText"/>
                <w:rFonts w:ascii="Wingdings 2" w:hAnsi="Wingdings 2" w:eastAsia="Wingdings 2" w:cs="Wingdings 2"/>
                <w:noProof/>
                <w:szCs w:val="18"/>
              </w:rPr>
              <w:t>£</w:t>
            </w:r>
            <w:r w:rsidRPr="00521344">
              <w:rPr>
                <w:rStyle w:val="ModernTableText"/>
                <w:noProof/>
                <w:szCs w:val="18"/>
              </w:rPr>
              <w:t xml:space="preserve"> Descending</w:t>
            </w:r>
          </w:p>
        </w:tc>
      </w:tr>
      <w:tr xmlns:wp14="http://schemas.microsoft.com/office/word/2010/wordml" w:rsidR="00E17FC3" w:rsidTr="00120009" w14:paraId="69B9FEE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99" w:type="pct"/>
            <w:gridSpan w:val="2"/>
            <w:vMerge/>
            <w:vAlign w:val="center"/>
          </w:tcPr>
          <w:p w:rsidRPr="00521344" w:rsidR="00E17FC3" w:rsidP="00120009" w:rsidRDefault="00E17FC3" w14:paraId="7DB1D1D4" wp14:textId="77777777">
            <w:pPr>
              <w:pStyle w:val="TableHeading"/>
              <w:spacing w:before="40" w:after="40"/>
              <w:rPr>
                <w:rStyle w:val="ModernTableText"/>
                <w:noProof/>
                <w:szCs w:val="18"/>
              </w:rPr>
            </w:pPr>
          </w:p>
        </w:tc>
        <w:tc>
          <w:tcPr>
            <w:tcW w:w="1818" w:type="pct"/>
            <w:gridSpan w:val="4"/>
            <w:vAlign w:val="center"/>
          </w:tcPr>
          <w:p w:rsidRPr="00521344" w:rsidR="00E17FC3" w:rsidP="00365B47" w:rsidRDefault="00E17FC3" w14:paraId="72D2F0E7" wp14:textId="77777777">
            <w:pPr>
              <w:pStyle w:val="TableText1"/>
              <w:numPr>
                <w:ilvl w:val="0"/>
                <w:numId w:val="120"/>
              </w:numPr>
              <w:spacing w:before="40" w:after="40"/>
              <w:rPr>
                <w:rStyle w:val="ModernTableText"/>
                <w:szCs w:val="18"/>
                <w:u w:val="single"/>
              </w:rPr>
            </w:pPr>
            <w:r w:rsidRPr="00521344">
              <w:rPr>
                <w:rStyle w:val="ModernTableText"/>
                <w:szCs w:val="18"/>
              </w:rPr>
              <w:t>SA Category Code (SA LI Cat Svc Cd)</w:t>
            </w:r>
          </w:p>
        </w:tc>
        <w:tc>
          <w:tcPr>
            <w:tcW w:w="2183" w:type="pct"/>
            <w:gridSpan w:val="5"/>
          </w:tcPr>
          <w:p w:rsidRPr="00521344" w:rsidR="00E17FC3" w:rsidRDefault="00E17FC3" w14:paraId="190CEC1B" wp14:textId="77777777">
            <w:pPr>
              <w:rPr>
                <w:noProof/>
                <w:sz w:val="18"/>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Ascending    </w:t>
            </w:r>
            <w:r w:rsidRPr="00521344">
              <w:rPr>
                <w:rStyle w:val="ModernTableText"/>
                <w:rFonts w:ascii="Wingdings 2" w:hAnsi="Wingdings 2" w:eastAsia="Wingdings 2" w:cs="Wingdings 2"/>
                <w:noProof/>
                <w:szCs w:val="18"/>
              </w:rPr>
              <w:t>£</w:t>
            </w:r>
            <w:r w:rsidRPr="00521344">
              <w:rPr>
                <w:rStyle w:val="ModernTableText"/>
                <w:noProof/>
                <w:szCs w:val="18"/>
              </w:rPr>
              <w:t xml:space="preserve"> Descending</w:t>
            </w:r>
          </w:p>
        </w:tc>
      </w:tr>
      <w:tr xmlns:wp14="http://schemas.microsoft.com/office/word/2010/wordml" w:rsidR="00E17FC3" w:rsidTr="00120009" w14:paraId="43FDB19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99" w:type="pct"/>
            <w:gridSpan w:val="2"/>
            <w:vMerge/>
            <w:vAlign w:val="center"/>
          </w:tcPr>
          <w:p w:rsidRPr="00521344" w:rsidR="00E17FC3" w:rsidP="00120009" w:rsidRDefault="00E17FC3" w14:paraId="0841E4F5" wp14:textId="77777777">
            <w:pPr>
              <w:pStyle w:val="TableHeading"/>
              <w:spacing w:before="40" w:after="40"/>
              <w:rPr>
                <w:rStyle w:val="ModernTableText"/>
                <w:noProof/>
                <w:szCs w:val="18"/>
              </w:rPr>
            </w:pPr>
          </w:p>
        </w:tc>
        <w:tc>
          <w:tcPr>
            <w:tcW w:w="1818" w:type="pct"/>
            <w:gridSpan w:val="4"/>
            <w:vAlign w:val="center"/>
          </w:tcPr>
          <w:p w:rsidRPr="00521344" w:rsidR="00E17FC3" w:rsidP="00365B47" w:rsidRDefault="00E17FC3" w14:paraId="27A9503A" wp14:textId="77777777">
            <w:pPr>
              <w:pStyle w:val="TableText1"/>
              <w:numPr>
                <w:ilvl w:val="0"/>
                <w:numId w:val="120"/>
              </w:numPr>
              <w:spacing w:before="40" w:after="40"/>
              <w:rPr>
                <w:rStyle w:val="ModernTableText"/>
                <w:szCs w:val="18"/>
              </w:rPr>
            </w:pPr>
            <w:r w:rsidRPr="00521344">
              <w:rPr>
                <w:rStyle w:val="ModernTableText"/>
                <w:szCs w:val="18"/>
              </w:rPr>
              <w:t>Line Item Status Code (SA LI Stat Cd)</w:t>
            </w:r>
          </w:p>
        </w:tc>
        <w:tc>
          <w:tcPr>
            <w:tcW w:w="2183" w:type="pct"/>
            <w:gridSpan w:val="5"/>
          </w:tcPr>
          <w:p w:rsidRPr="00521344" w:rsidR="00E17FC3" w:rsidRDefault="00E17FC3" w14:paraId="7931F989" wp14:textId="77777777">
            <w:pPr>
              <w:rPr>
                <w:noProof/>
                <w:sz w:val="18"/>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Ascending    </w:t>
            </w:r>
            <w:r w:rsidRPr="00521344">
              <w:rPr>
                <w:rStyle w:val="ModernTableText"/>
                <w:rFonts w:ascii="Wingdings 2" w:hAnsi="Wingdings 2" w:eastAsia="Wingdings 2" w:cs="Wingdings 2"/>
                <w:noProof/>
                <w:szCs w:val="18"/>
              </w:rPr>
              <w:t>£</w:t>
            </w:r>
            <w:r w:rsidRPr="00521344">
              <w:rPr>
                <w:rStyle w:val="ModernTableText"/>
                <w:noProof/>
                <w:szCs w:val="18"/>
              </w:rPr>
              <w:t xml:space="preserve"> Descending</w:t>
            </w:r>
          </w:p>
        </w:tc>
      </w:tr>
      <w:tr xmlns:wp14="http://schemas.microsoft.com/office/word/2010/wordml" w:rsidR="00E17FC3" w:rsidTr="00120009" w14:paraId="1BF048B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0" w:type="pct"/>
            <w:vMerge w:val="restart"/>
            <w:vAlign w:val="center"/>
          </w:tcPr>
          <w:p w:rsidRPr="00521344" w:rsidR="00E17FC3" w:rsidP="00120009" w:rsidRDefault="00E17FC3" w14:paraId="64822590" wp14:textId="77777777">
            <w:pPr>
              <w:pStyle w:val="TableHeading"/>
              <w:spacing w:before="40" w:after="40"/>
              <w:rPr>
                <w:rStyle w:val="ModernTableText"/>
                <w:noProof/>
                <w:szCs w:val="18"/>
              </w:rPr>
            </w:pPr>
            <w:r w:rsidRPr="00521344">
              <w:rPr>
                <w:rStyle w:val="ModernTableText"/>
                <w:noProof/>
                <w:szCs w:val="18"/>
              </w:rPr>
              <w:t>Control Break</w:t>
            </w:r>
          </w:p>
        </w:tc>
        <w:tc>
          <w:tcPr>
            <w:tcW w:w="509" w:type="pct"/>
            <w:vAlign w:val="center"/>
          </w:tcPr>
          <w:p w:rsidRPr="00521344" w:rsidR="00E17FC3" w:rsidP="00120009" w:rsidRDefault="00E17FC3" w14:paraId="10103010" wp14:textId="77777777">
            <w:pPr>
              <w:pStyle w:val="TableHeading"/>
              <w:spacing w:before="40" w:after="40"/>
              <w:rPr>
                <w:rStyle w:val="ModernTableText"/>
                <w:noProof/>
                <w:szCs w:val="18"/>
              </w:rPr>
            </w:pPr>
            <w:r w:rsidRPr="00521344">
              <w:rPr>
                <w:rStyle w:val="ModernTableText"/>
                <w:noProof/>
                <w:szCs w:val="18"/>
              </w:rPr>
              <w:t>Page:</w:t>
            </w:r>
          </w:p>
        </w:tc>
        <w:tc>
          <w:tcPr>
            <w:tcW w:w="1152" w:type="pct"/>
            <w:gridSpan w:val="2"/>
            <w:vAlign w:val="center"/>
          </w:tcPr>
          <w:p w:rsidRPr="00521344" w:rsidR="00E17FC3" w:rsidP="00365B47" w:rsidRDefault="00E17FC3" w14:paraId="769392A7" wp14:textId="77777777">
            <w:pPr>
              <w:pStyle w:val="TableText1"/>
              <w:numPr>
                <w:ilvl w:val="0"/>
                <w:numId w:val="121"/>
              </w:numPr>
              <w:spacing w:before="40" w:after="40"/>
              <w:rPr>
                <w:rStyle w:val="ModernTableText"/>
                <w:szCs w:val="18"/>
              </w:rPr>
            </w:pPr>
            <w:r w:rsidRPr="00521344">
              <w:rPr>
                <w:sz w:val="18"/>
                <w:szCs w:val="18"/>
              </w:rPr>
              <w:t>LOB Cd</w:t>
            </w:r>
          </w:p>
        </w:tc>
        <w:tc>
          <w:tcPr>
            <w:tcW w:w="1634" w:type="pct"/>
            <w:gridSpan w:val="4"/>
            <w:vAlign w:val="center"/>
          </w:tcPr>
          <w:p w:rsidRPr="00521344" w:rsidR="00E17FC3" w:rsidP="00365B47" w:rsidRDefault="00E17FC3" w14:paraId="0841B932" wp14:textId="77777777">
            <w:pPr>
              <w:pStyle w:val="TableText1"/>
              <w:numPr>
                <w:ilvl w:val="0"/>
                <w:numId w:val="121"/>
              </w:numPr>
              <w:spacing w:before="40" w:after="40"/>
              <w:rPr>
                <w:rStyle w:val="ModernTableText"/>
                <w:szCs w:val="18"/>
              </w:rPr>
            </w:pPr>
            <w:r w:rsidRPr="00521344">
              <w:rPr>
                <w:sz w:val="18"/>
                <w:szCs w:val="18"/>
              </w:rPr>
              <w:t>Auth Type (SA Ty Cd)</w:t>
            </w:r>
          </w:p>
        </w:tc>
        <w:tc>
          <w:tcPr>
            <w:tcW w:w="1215" w:type="pct"/>
            <w:gridSpan w:val="3"/>
            <w:vAlign w:val="center"/>
          </w:tcPr>
          <w:p w:rsidRPr="00521344" w:rsidR="00E17FC3" w:rsidP="00365B47" w:rsidRDefault="00E17FC3" w14:paraId="711A9A35" wp14:textId="77777777">
            <w:pPr>
              <w:pStyle w:val="TableText1"/>
              <w:numPr>
                <w:ilvl w:val="0"/>
                <w:numId w:val="121"/>
              </w:numPr>
              <w:spacing w:before="40" w:after="40"/>
              <w:rPr>
                <w:rStyle w:val="ModernTableText"/>
                <w:szCs w:val="18"/>
              </w:rPr>
            </w:pPr>
          </w:p>
        </w:tc>
      </w:tr>
      <w:tr xmlns:wp14="http://schemas.microsoft.com/office/word/2010/wordml" w:rsidR="00E17FC3" w:rsidTr="00120009" w14:paraId="5D6A552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0" w:type="pct"/>
            <w:vMerge/>
            <w:vAlign w:val="center"/>
          </w:tcPr>
          <w:p w:rsidRPr="00521344" w:rsidR="00E17FC3" w:rsidP="00120009" w:rsidRDefault="00E17FC3" w14:paraId="4EE333D4" wp14:textId="77777777">
            <w:pPr>
              <w:pStyle w:val="TableHeading"/>
              <w:spacing w:before="40" w:after="40"/>
              <w:rPr>
                <w:rStyle w:val="ModernTableText"/>
                <w:noProof/>
                <w:szCs w:val="18"/>
              </w:rPr>
            </w:pPr>
          </w:p>
        </w:tc>
        <w:tc>
          <w:tcPr>
            <w:tcW w:w="509" w:type="pct"/>
            <w:vAlign w:val="center"/>
          </w:tcPr>
          <w:p w:rsidRPr="00521344" w:rsidR="00E17FC3" w:rsidP="00120009" w:rsidRDefault="00E17FC3" w14:paraId="4D233636" wp14:textId="77777777">
            <w:pPr>
              <w:pStyle w:val="TableHeading"/>
              <w:spacing w:before="40" w:after="40"/>
              <w:rPr>
                <w:rStyle w:val="ModernTableText"/>
                <w:noProof/>
                <w:szCs w:val="18"/>
              </w:rPr>
            </w:pPr>
            <w:r w:rsidRPr="00521344">
              <w:rPr>
                <w:rStyle w:val="ModernTableText"/>
                <w:noProof/>
                <w:szCs w:val="18"/>
              </w:rPr>
              <w:t>Section:</w:t>
            </w:r>
          </w:p>
        </w:tc>
        <w:tc>
          <w:tcPr>
            <w:tcW w:w="1152" w:type="pct"/>
            <w:gridSpan w:val="2"/>
            <w:tcBorders>
              <w:bottom w:val="single" w:color="616161" w:sz="2" w:space="0"/>
            </w:tcBorders>
            <w:vAlign w:val="center"/>
          </w:tcPr>
          <w:p w:rsidRPr="00521344" w:rsidR="00E17FC3" w:rsidP="00365B47" w:rsidRDefault="00E17FC3" w14:paraId="32404D25" wp14:textId="77777777">
            <w:pPr>
              <w:pStyle w:val="TableText1"/>
              <w:numPr>
                <w:ilvl w:val="0"/>
                <w:numId w:val="122"/>
              </w:numPr>
              <w:spacing w:before="40" w:after="40"/>
              <w:rPr>
                <w:rStyle w:val="ModernTableText"/>
                <w:szCs w:val="18"/>
              </w:rPr>
            </w:pPr>
            <w:r w:rsidRPr="00521344">
              <w:rPr>
                <w:rStyle w:val="ModernTableText"/>
                <w:szCs w:val="18"/>
              </w:rPr>
              <w:t>SA Category Code (SA LI Cat Svc Cd)</w:t>
            </w:r>
          </w:p>
        </w:tc>
        <w:tc>
          <w:tcPr>
            <w:tcW w:w="1634" w:type="pct"/>
            <w:gridSpan w:val="4"/>
            <w:tcBorders>
              <w:bottom w:val="single" w:color="616161" w:sz="2" w:space="0"/>
            </w:tcBorders>
            <w:vAlign w:val="center"/>
          </w:tcPr>
          <w:p w:rsidRPr="00521344" w:rsidR="00E17FC3" w:rsidP="00365B47" w:rsidRDefault="00E17FC3" w14:paraId="0D6BC734" wp14:textId="77777777">
            <w:pPr>
              <w:pStyle w:val="TableText1"/>
              <w:numPr>
                <w:ilvl w:val="0"/>
                <w:numId w:val="122"/>
              </w:numPr>
              <w:spacing w:before="40" w:after="40"/>
              <w:rPr>
                <w:rStyle w:val="ModernTableText"/>
                <w:szCs w:val="18"/>
              </w:rPr>
            </w:pPr>
          </w:p>
        </w:tc>
        <w:tc>
          <w:tcPr>
            <w:tcW w:w="1215" w:type="pct"/>
            <w:gridSpan w:val="3"/>
            <w:tcBorders>
              <w:bottom w:val="single" w:color="616161" w:sz="2" w:space="0"/>
            </w:tcBorders>
            <w:vAlign w:val="center"/>
          </w:tcPr>
          <w:p w:rsidRPr="00521344" w:rsidR="00E17FC3" w:rsidP="00365B47" w:rsidRDefault="00E17FC3" w14:paraId="34A104AC" wp14:textId="77777777">
            <w:pPr>
              <w:pStyle w:val="TableText1"/>
              <w:numPr>
                <w:ilvl w:val="0"/>
                <w:numId w:val="122"/>
              </w:numPr>
              <w:spacing w:before="40" w:after="40"/>
              <w:rPr>
                <w:rStyle w:val="ModernTableText"/>
                <w:szCs w:val="18"/>
              </w:rPr>
            </w:pPr>
          </w:p>
        </w:tc>
      </w:tr>
      <w:tr xmlns:wp14="http://schemas.microsoft.com/office/word/2010/wordml" w:rsidR="00E17FC3" w:rsidTr="00120009" w14:paraId="79A2947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0" w:type="pct"/>
            <w:vMerge w:val="restart"/>
            <w:vAlign w:val="center"/>
          </w:tcPr>
          <w:p w:rsidRPr="00521344" w:rsidR="00E17FC3" w:rsidP="00120009" w:rsidRDefault="00E17FC3" w14:paraId="645114B6" wp14:textId="77777777">
            <w:pPr>
              <w:pStyle w:val="TableHeading"/>
              <w:spacing w:before="40" w:after="40"/>
              <w:rPr>
                <w:rStyle w:val="ModernTableText"/>
                <w:noProof/>
                <w:szCs w:val="18"/>
              </w:rPr>
            </w:pPr>
            <w:r w:rsidRPr="00521344">
              <w:rPr>
                <w:rStyle w:val="ModernTableText"/>
                <w:noProof/>
                <w:szCs w:val="18"/>
              </w:rPr>
              <w:t>Total</w:t>
            </w:r>
          </w:p>
        </w:tc>
        <w:tc>
          <w:tcPr>
            <w:tcW w:w="509" w:type="pct"/>
            <w:vAlign w:val="center"/>
          </w:tcPr>
          <w:p w:rsidRPr="00521344" w:rsidR="00E17FC3" w:rsidP="00120009" w:rsidRDefault="00E17FC3" w14:paraId="29F54D47" wp14:textId="77777777">
            <w:pPr>
              <w:pStyle w:val="TableHeading"/>
              <w:spacing w:before="40" w:after="40"/>
              <w:rPr>
                <w:rStyle w:val="ModernTableText"/>
                <w:noProof/>
                <w:szCs w:val="18"/>
              </w:rPr>
            </w:pPr>
            <w:r w:rsidRPr="00521344">
              <w:rPr>
                <w:rStyle w:val="ModernTableText"/>
                <w:noProof/>
                <w:szCs w:val="18"/>
              </w:rPr>
              <w:t>Grand:</w:t>
            </w:r>
          </w:p>
        </w:tc>
        <w:tc>
          <w:tcPr>
            <w:tcW w:w="1152" w:type="pct"/>
            <w:gridSpan w:val="2"/>
            <w:vAlign w:val="center"/>
          </w:tcPr>
          <w:p w:rsidRPr="00521344" w:rsidR="00E17FC3" w:rsidP="00365B47" w:rsidRDefault="00E17FC3" w14:paraId="114B4F84" wp14:textId="77777777">
            <w:pPr>
              <w:pStyle w:val="TableText1"/>
              <w:numPr>
                <w:ilvl w:val="0"/>
                <w:numId w:val="123"/>
              </w:numPr>
              <w:spacing w:before="40" w:after="40"/>
              <w:rPr>
                <w:rStyle w:val="ModernTableText"/>
                <w:szCs w:val="18"/>
              </w:rPr>
            </w:pPr>
          </w:p>
        </w:tc>
        <w:tc>
          <w:tcPr>
            <w:tcW w:w="1634" w:type="pct"/>
            <w:gridSpan w:val="4"/>
            <w:vAlign w:val="center"/>
          </w:tcPr>
          <w:p w:rsidRPr="00521344" w:rsidR="00E17FC3" w:rsidP="00365B47" w:rsidRDefault="00E17FC3" w14:paraId="1AABDC09" wp14:textId="77777777">
            <w:pPr>
              <w:pStyle w:val="TableText1"/>
              <w:numPr>
                <w:ilvl w:val="0"/>
                <w:numId w:val="123"/>
              </w:numPr>
              <w:spacing w:before="40" w:after="40"/>
              <w:rPr>
                <w:rStyle w:val="ModernTableText"/>
                <w:szCs w:val="18"/>
              </w:rPr>
            </w:pPr>
          </w:p>
        </w:tc>
        <w:tc>
          <w:tcPr>
            <w:tcW w:w="1215" w:type="pct"/>
            <w:gridSpan w:val="3"/>
            <w:vAlign w:val="center"/>
          </w:tcPr>
          <w:p w:rsidRPr="00521344" w:rsidR="00E17FC3" w:rsidP="00365B47" w:rsidRDefault="00E17FC3" w14:paraId="3F82752B" wp14:textId="77777777">
            <w:pPr>
              <w:pStyle w:val="TableText1"/>
              <w:numPr>
                <w:ilvl w:val="0"/>
                <w:numId w:val="123"/>
              </w:numPr>
              <w:spacing w:before="40" w:after="40"/>
              <w:rPr>
                <w:rStyle w:val="ModernTableText"/>
                <w:szCs w:val="18"/>
              </w:rPr>
            </w:pPr>
          </w:p>
        </w:tc>
      </w:tr>
      <w:tr xmlns:wp14="http://schemas.microsoft.com/office/word/2010/wordml" w:rsidR="00E17FC3" w:rsidTr="00120009" w14:paraId="106DA16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0" w:type="pct"/>
            <w:vMerge/>
            <w:vAlign w:val="center"/>
          </w:tcPr>
          <w:p w:rsidRPr="00521344" w:rsidR="00E17FC3" w:rsidP="00120009" w:rsidRDefault="00E17FC3" w14:paraId="6CA203BD" wp14:textId="77777777">
            <w:pPr>
              <w:pStyle w:val="TableHeading"/>
              <w:spacing w:before="40" w:after="40"/>
              <w:rPr>
                <w:rStyle w:val="ModernTableText"/>
                <w:noProof/>
                <w:szCs w:val="18"/>
              </w:rPr>
            </w:pPr>
          </w:p>
        </w:tc>
        <w:tc>
          <w:tcPr>
            <w:tcW w:w="509" w:type="pct"/>
            <w:vAlign w:val="center"/>
          </w:tcPr>
          <w:p w:rsidRPr="00521344" w:rsidR="00E17FC3" w:rsidP="00120009" w:rsidRDefault="00E17FC3" w14:paraId="73A7162E" wp14:textId="77777777">
            <w:pPr>
              <w:pStyle w:val="TableHeading"/>
              <w:spacing w:before="40" w:after="40"/>
              <w:rPr>
                <w:rStyle w:val="ModernTableText"/>
                <w:noProof/>
                <w:szCs w:val="18"/>
              </w:rPr>
            </w:pPr>
            <w:r w:rsidRPr="00521344">
              <w:rPr>
                <w:rStyle w:val="ModernTableText"/>
                <w:noProof/>
                <w:szCs w:val="18"/>
              </w:rPr>
              <w:t>Section:</w:t>
            </w:r>
          </w:p>
        </w:tc>
        <w:tc>
          <w:tcPr>
            <w:tcW w:w="1152" w:type="pct"/>
            <w:gridSpan w:val="2"/>
            <w:vAlign w:val="center"/>
          </w:tcPr>
          <w:p w:rsidRPr="00521344" w:rsidR="00E17FC3" w:rsidP="00365B47" w:rsidRDefault="00E17FC3" w14:paraId="1EEB5C65" wp14:textId="77777777">
            <w:pPr>
              <w:pStyle w:val="TableText1"/>
              <w:numPr>
                <w:ilvl w:val="0"/>
                <w:numId w:val="124"/>
              </w:numPr>
              <w:spacing w:before="40" w:after="40"/>
              <w:rPr>
                <w:rStyle w:val="ModernTableText"/>
                <w:szCs w:val="18"/>
              </w:rPr>
            </w:pPr>
          </w:p>
        </w:tc>
        <w:tc>
          <w:tcPr>
            <w:tcW w:w="1634" w:type="pct"/>
            <w:gridSpan w:val="4"/>
            <w:vAlign w:val="center"/>
          </w:tcPr>
          <w:p w:rsidRPr="00521344" w:rsidR="00E17FC3" w:rsidP="00365B47" w:rsidRDefault="00E17FC3" w14:paraId="27EFE50A" wp14:textId="77777777">
            <w:pPr>
              <w:pStyle w:val="TableText1"/>
              <w:numPr>
                <w:ilvl w:val="0"/>
                <w:numId w:val="124"/>
              </w:numPr>
              <w:spacing w:before="40" w:after="40"/>
              <w:rPr>
                <w:rStyle w:val="ModernTableText"/>
                <w:szCs w:val="18"/>
              </w:rPr>
            </w:pPr>
          </w:p>
        </w:tc>
        <w:tc>
          <w:tcPr>
            <w:tcW w:w="1215" w:type="pct"/>
            <w:gridSpan w:val="3"/>
            <w:vAlign w:val="center"/>
          </w:tcPr>
          <w:p w:rsidRPr="00521344" w:rsidR="00E17FC3" w:rsidP="00365B47" w:rsidRDefault="00E17FC3" w14:paraId="44D1216F" wp14:textId="77777777">
            <w:pPr>
              <w:pStyle w:val="TableText1"/>
              <w:numPr>
                <w:ilvl w:val="0"/>
                <w:numId w:val="124"/>
              </w:numPr>
              <w:spacing w:before="40" w:after="40"/>
              <w:rPr>
                <w:rStyle w:val="ModernTableText"/>
                <w:szCs w:val="18"/>
              </w:rPr>
            </w:pPr>
          </w:p>
        </w:tc>
      </w:tr>
      <w:tr xmlns:wp14="http://schemas.microsoft.com/office/word/2010/wordml" w:rsidR="00E17FC3" w:rsidTr="00120009" w14:paraId="266355C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0" w:type="pct"/>
            <w:vMerge w:val="restart"/>
            <w:vAlign w:val="center"/>
          </w:tcPr>
          <w:p w:rsidRPr="00521344" w:rsidR="00E17FC3" w:rsidP="00120009" w:rsidRDefault="00E17FC3" w14:paraId="47C4BE76" wp14:textId="77777777">
            <w:pPr>
              <w:pStyle w:val="TableHeading"/>
              <w:spacing w:before="40" w:after="40"/>
              <w:rPr>
                <w:rStyle w:val="ModernTableText"/>
                <w:noProof/>
                <w:szCs w:val="18"/>
              </w:rPr>
            </w:pPr>
            <w:r w:rsidRPr="00521344">
              <w:rPr>
                <w:rStyle w:val="ModernTableText"/>
                <w:noProof/>
                <w:szCs w:val="18"/>
              </w:rPr>
              <w:t>Counts</w:t>
            </w:r>
          </w:p>
        </w:tc>
        <w:tc>
          <w:tcPr>
            <w:tcW w:w="509" w:type="pct"/>
            <w:vAlign w:val="center"/>
          </w:tcPr>
          <w:p w:rsidRPr="00521344" w:rsidR="00E17FC3" w:rsidP="00120009" w:rsidRDefault="00E17FC3" w14:paraId="1B431372" wp14:textId="77777777">
            <w:pPr>
              <w:pStyle w:val="TableHeading"/>
              <w:spacing w:before="40" w:after="40"/>
              <w:rPr>
                <w:rStyle w:val="ModernTableText"/>
                <w:noProof/>
                <w:szCs w:val="18"/>
              </w:rPr>
            </w:pPr>
            <w:r w:rsidRPr="00521344">
              <w:rPr>
                <w:rStyle w:val="ModernTableText"/>
                <w:noProof/>
                <w:szCs w:val="18"/>
              </w:rPr>
              <w:t>Grand:</w:t>
            </w:r>
          </w:p>
        </w:tc>
        <w:tc>
          <w:tcPr>
            <w:tcW w:w="1152" w:type="pct"/>
            <w:gridSpan w:val="2"/>
            <w:vAlign w:val="center"/>
          </w:tcPr>
          <w:p w:rsidRPr="00DD7BA6" w:rsidR="00E17FC3" w:rsidP="00365B47" w:rsidRDefault="00E17FC3" w14:paraId="5756F51C" wp14:textId="77777777">
            <w:pPr>
              <w:pStyle w:val="TableText1"/>
              <w:numPr>
                <w:ilvl w:val="0"/>
                <w:numId w:val="125"/>
              </w:numPr>
              <w:spacing w:before="40" w:after="40"/>
              <w:rPr>
                <w:rStyle w:val="ModernTableText"/>
                <w:szCs w:val="18"/>
              </w:rPr>
            </w:pPr>
            <w:r w:rsidRPr="00DD7BA6">
              <w:rPr>
                <w:sz w:val="17"/>
                <w:szCs w:val="17"/>
              </w:rPr>
              <w:t># of SA Line Items</w:t>
            </w:r>
          </w:p>
        </w:tc>
        <w:tc>
          <w:tcPr>
            <w:tcW w:w="1634" w:type="pct"/>
            <w:gridSpan w:val="4"/>
            <w:vAlign w:val="center"/>
          </w:tcPr>
          <w:p w:rsidRPr="00DD7BA6" w:rsidR="00E17FC3" w:rsidP="00365B47" w:rsidRDefault="00E17FC3" w14:paraId="3560F72C" wp14:textId="77777777">
            <w:pPr>
              <w:pStyle w:val="TableText1"/>
              <w:numPr>
                <w:ilvl w:val="0"/>
                <w:numId w:val="125"/>
              </w:numPr>
              <w:spacing w:before="40" w:after="40"/>
              <w:rPr>
                <w:rStyle w:val="ModernTableText"/>
                <w:szCs w:val="18"/>
              </w:rPr>
            </w:pPr>
            <w:r w:rsidRPr="00DD7BA6">
              <w:rPr>
                <w:rFonts w:cs="Arial"/>
                <w:bCs/>
                <w:color w:val="000000"/>
                <w:sz w:val="19"/>
                <w:szCs w:val="19"/>
              </w:rPr>
              <w:t>Avg # of Days From Entry to Final Status</w:t>
            </w:r>
          </w:p>
        </w:tc>
        <w:tc>
          <w:tcPr>
            <w:tcW w:w="1215" w:type="pct"/>
            <w:gridSpan w:val="3"/>
            <w:vAlign w:val="center"/>
          </w:tcPr>
          <w:p w:rsidRPr="00521344" w:rsidR="00E17FC3" w:rsidP="00365B47" w:rsidRDefault="00E17FC3" w14:paraId="3517F98F" wp14:textId="77777777">
            <w:pPr>
              <w:pStyle w:val="TableText1"/>
              <w:numPr>
                <w:ilvl w:val="0"/>
                <w:numId w:val="125"/>
              </w:numPr>
              <w:spacing w:before="40" w:after="40"/>
              <w:rPr>
                <w:rStyle w:val="ModernTableText"/>
                <w:szCs w:val="18"/>
              </w:rPr>
            </w:pPr>
          </w:p>
        </w:tc>
      </w:tr>
      <w:tr xmlns:wp14="http://schemas.microsoft.com/office/word/2010/wordml" w:rsidR="00E17FC3" w:rsidTr="00120009" w14:paraId="027D69E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0" w:type="pct"/>
            <w:vMerge/>
            <w:vAlign w:val="center"/>
          </w:tcPr>
          <w:p w:rsidRPr="00521344" w:rsidR="00E17FC3" w:rsidP="00120009" w:rsidRDefault="00E17FC3" w14:paraId="34223B45" wp14:textId="77777777">
            <w:pPr>
              <w:pStyle w:val="TableHeading"/>
              <w:spacing w:before="40" w:after="40"/>
              <w:rPr>
                <w:rStyle w:val="ModernTableText"/>
                <w:noProof/>
                <w:color w:val="FF0000"/>
                <w:szCs w:val="18"/>
              </w:rPr>
            </w:pPr>
          </w:p>
        </w:tc>
        <w:tc>
          <w:tcPr>
            <w:tcW w:w="509" w:type="pct"/>
            <w:vAlign w:val="center"/>
          </w:tcPr>
          <w:p w:rsidRPr="00521344" w:rsidR="00E17FC3" w:rsidP="00120009" w:rsidRDefault="00E17FC3" w14:paraId="0645819E" wp14:textId="77777777">
            <w:pPr>
              <w:pStyle w:val="TableHeading"/>
              <w:spacing w:before="40" w:after="40"/>
              <w:rPr>
                <w:rStyle w:val="ModernTableText"/>
                <w:noProof/>
                <w:szCs w:val="18"/>
              </w:rPr>
            </w:pPr>
            <w:r w:rsidRPr="00521344">
              <w:rPr>
                <w:rStyle w:val="ModernTableText"/>
                <w:noProof/>
                <w:szCs w:val="18"/>
              </w:rPr>
              <w:t>Section:</w:t>
            </w:r>
          </w:p>
        </w:tc>
        <w:tc>
          <w:tcPr>
            <w:tcW w:w="1152" w:type="pct"/>
            <w:gridSpan w:val="2"/>
          </w:tcPr>
          <w:p w:rsidRPr="00DD7BA6" w:rsidR="00E17FC3" w:rsidP="00365B47" w:rsidRDefault="00E17FC3" w14:paraId="56214853" wp14:textId="77777777">
            <w:pPr>
              <w:pStyle w:val="TableText1"/>
              <w:numPr>
                <w:ilvl w:val="0"/>
                <w:numId w:val="161"/>
              </w:numPr>
              <w:spacing w:before="40" w:after="40"/>
              <w:rPr>
                <w:sz w:val="18"/>
                <w:szCs w:val="18"/>
              </w:rPr>
            </w:pPr>
            <w:r w:rsidRPr="00DD7BA6">
              <w:rPr>
                <w:sz w:val="17"/>
                <w:szCs w:val="17"/>
              </w:rPr>
              <w:t># of SA Line Items</w:t>
            </w:r>
          </w:p>
        </w:tc>
        <w:tc>
          <w:tcPr>
            <w:tcW w:w="1634" w:type="pct"/>
            <w:gridSpan w:val="4"/>
          </w:tcPr>
          <w:p w:rsidRPr="00DD7BA6" w:rsidR="00E17FC3" w:rsidP="00365B47" w:rsidRDefault="00E17FC3" w14:paraId="4B975180" wp14:textId="77777777">
            <w:pPr>
              <w:pStyle w:val="TableText1"/>
              <w:numPr>
                <w:ilvl w:val="0"/>
                <w:numId w:val="161"/>
              </w:numPr>
              <w:spacing w:before="40" w:after="40"/>
              <w:rPr>
                <w:sz w:val="18"/>
                <w:szCs w:val="18"/>
              </w:rPr>
            </w:pPr>
            <w:r w:rsidRPr="00DD7BA6">
              <w:rPr>
                <w:rFonts w:cs="Arial"/>
                <w:bCs/>
                <w:color w:val="000000"/>
                <w:sz w:val="19"/>
                <w:szCs w:val="19"/>
              </w:rPr>
              <w:t>Avg # of Days From Entry to Final Status</w:t>
            </w:r>
          </w:p>
        </w:tc>
        <w:tc>
          <w:tcPr>
            <w:tcW w:w="1215" w:type="pct"/>
            <w:gridSpan w:val="3"/>
          </w:tcPr>
          <w:p w:rsidRPr="00521344" w:rsidR="00E17FC3" w:rsidP="00365B47" w:rsidRDefault="00E17FC3" w14:paraId="539CD7A1" wp14:textId="77777777">
            <w:pPr>
              <w:pStyle w:val="TableText1"/>
              <w:numPr>
                <w:ilvl w:val="0"/>
                <w:numId w:val="161"/>
              </w:numPr>
              <w:spacing w:before="40" w:after="40"/>
              <w:rPr>
                <w:sz w:val="18"/>
                <w:szCs w:val="18"/>
              </w:rPr>
            </w:pPr>
          </w:p>
        </w:tc>
      </w:tr>
      <w:tr xmlns:wp14="http://schemas.microsoft.com/office/word/2010/wordml" w:rsidR="00E17FC3" w14:paraId="3D4573E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E17FC3" w:rsidRDefault="00E17FC3" w14:paraId="781F824E" wp14:textId="77777777">
            <w:pPr>
              <w:pStyle w:val="ModernBodyT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E17FC3" w:rsidTr="00120009" w14:paraId="6BC5D1F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999" w:type="pct"/>
            <w:gridSpan w:val="2"/>
            <w:vAlign w:val="center"/>
          </w:tcPr>
          <w:p w:rsidRPr="00521344" w:rsidR="00E17FC3" w:rsidP="00120009" w:rsidRDefault="00E17FC3" w14:paraId="376C4BFC" wp14:textId="77777777">
            <w:pPr>
              <w:pStyle w:val="TableHeading"/>
              <w:spacing w:before="40" w:after="40"/>
              <w:rPr>
                <w:rStyle w:val="ModernTableText"/>
                <w:noProof/>
                <w:szCs w:val="18"/>
              </w:rPr>
            </w:pPr>
            <w:r w:rsidRPr="00521344">
              <w:rPr>
                <w:rStyle w:val="ModernTableText"/>
                <w:noProof/>
                <w:szCs w:val="18"/>
              </w:rPr>
              <w:t>Report Output Format:</w:t>
            </w:r>
          </w:p>
        </w:tc>
        <w:tc>
          <w:tcPr>
            <w:tcW w:w="4001" w:type="pct"/>
            <w:gridSpan w:val="9"/>
            <w:vAlign w:val="center"/>
          </w:tcPr>
          <w:p w:rsidRPr="00521344" w:rsidR="00E17FC3" w:rsidRDefault="00E17FC3" w14:paraId="5DF078FF"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PDF (preferred)                        </w:t>
            </w:r>
            <w:r w:rsidRPr="00521344">
              <w:rPr>
                <w:rStyle w:val="ModernTableText"/>
                <w:rFonts w:ascii="Wingdings 2" w:hAnsi="Wingdings 2" w:eastAsia="Wingdings 2" w:cs="Wingdings 2"/>
                <w:noProof/>
                <w:szCs w:val="18"/>
              </w:rPr>
              <w:t>£</w:t>
            </w:r>
            <w:r w:rsidRPr="00521344">
              <w:rPr>
                <w:rStyle w:val="ModernTableText"/>
                <w:noProof/>
                <w:szCs w:val="18"/>
              </w:rPr>
              <w:t xml:space="preserve"> HTML                             </w:t>
            </w:r>
            <w:r w:rsidRPr="00521344">
              <w:rPr>
                <w:rStyle w:val="ModernTableText"/>
                <w:rFonts w:ascii="Wingdings 2" w:hAnsi="Wingdings 2" w:eastAsia="Wingdings 2" w:cs="Wingdings 2"/>
                <w:noProof/>
                <w:szCs w:val="18"/>
              </w:rPr>
              <w:t>£</w:t>
            </w:r>
            <w:r w:rsidRPr="00521344">
              <w:rPr>
                <w:rStyle w:val="ModernTableText"/>
                <w:noProof/>
                <w:szCs w:val="18"/>
              </w:rPr>
              <w:t xml:space="preserve"> Excel 2000                         </w:t>
            </w:r>
            <w:r w:rsidRPr="00521344">
              <w:rPr>
                <w:rStyle w:val="ModernTableText"/>
                <w:rFonts w:ascii="Wingdings 2" w:hAnsi="Wingdings 2" w:eastAsia="Wingdings 2" w:cs="Wingdings 2"/>
                <w:noProof/>
                <w:szCs w:val="18"/>
              </w:rPr>
              <w:t>£</w:t>
            </w:r>
            <w:r w:rsidRPr="00521344">
              <w:rPr>
                <w:rStyle w:val="ModernTableText"/>
                <w:noProof/>
                <w:szCs w:val="18"/>
              </w:rPr>
              <w:t xml:space="preserve"> Excel   2002                         </w:t>
            </w:r>
            <w:r w:rsidRPr="00521344">
              <w:rPr>
                <w:rStyle w:val="ModernTableText"/>
                <w:rFonts w:ascii="Wingdings 2" w:hAnsi="Wingdings 2" w:eastAsia="Wingdings 2" w:cs="Wingdings 2"/>
                <w:noProof/>
                <w:szCs w:val="18"/>
              </w:rPr>
              <w:t>£</w:t>
            </w:r>
            <w:r w:rsidRPr="00521344">
              <w:rPr>
                <w:rStyle w:val="ModernTableText"/>
                <w:noProof/>
                <w:szCs w:val="18"/>
              </w:rPr>
              <w:t xml:space="preserve"> Text CSV Format</w:t>
            </w:r>
          </w:p>
        </w:tc>
      </w:tr>
      <w:tr xmlns:wp14="http://schemas.microsoft.com/office/word/2010/wordml" w:rsidR="00E17FC3" w:rsidTr="00120009" w14:paraId="577F343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99" w:type="pct"/>
            <w:gridSpan w:val="2"/>
            <w:vAlign w:val="center"/>
          </w:tcPr>
          <w:p w:rsidRPr="00521344" w:rsidR="00E17FC3" w:rsidP="00120009" w:rsidRDefault="00E17FC3" w14:paraId="101E2D91" wp14:textId="77777777">
            <w:pPr>
              <w:pStyle w:val="TableHeading"/>
              <w:spacing w:before="40" w:after="40"/>
              <w:rPr>
                <w:rStyle w:val="ModernTableText"/>
                <w:noProof/>
                <w:szCs w:val="18"/>
              </w:rPr>
            </w:pPr>
            <w:r w:rsidRPr="00521344">
              <w:rPr>
                <w:rStyle w:val="ModernTableText"/>
                <w:noProof/>
                <w:szCs w:val="18"/>
              </w:rPr>
              <w:t>Reporting Portal:</w:t>
            </w:r>
          </w:p>
        </w:tc>
        <w:tc>
          <w:tcPr>
            <w:tcW w:w="4001" w:type="pct"/>
            <w:gridSpan w:val="9"/>
            <w:vAlign w:val="center"/>
          </w:tcPr>
          <w:p w:rsidRPr="00521344" w:rsidR="00E17FC3" w:rsidRDefault="00E17FC3" w14:paraId="402CDB9F"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Web Portal                                </w:t>
            </w:r>
            <w:r w:rsidRPr="00521344">
              <w:rPr>
                <w:rStyle w:val="ModernTableText"/>
                <w:rFonts w:ascii="Wingdings" w:hAnsi="Wingdings" w:eastAsia="Wingdings" w:cs="Wingdings"/>
                <w:noProof/>
                <w:szCs w:val="18"/>
              </w:rPr>
              <w:t>þ</w:t>
            </w:r>
            <w:r w:rsidRPr="00521344">
              <w:rPr>
                <w:rStyle w:val="ModernTableText"/>
                <w:noProof/>
                <w:szCs w:val="18"/>
              </w:rPr>
              <w:t xml:space="preserve"> EDMS                            </w:t>
            </w:r>
            <w:r w:rsidRPr="00521344">
              <w:rPr>
                <w:rStyle w:val="ModernTableText"/>
                <w:rFonts w:ascii="Wingdings 2" w:hAnsi="Wingdings 2" w:eastAsia="Wingdings 2" w:cs="Wingdings 2"/>
                <w:noProof/>
                <w:szCs w:val="18"/>
              </w:rPr>
              <w:t>£</w:t>
            </w:r>
            <w:r w:rsidRPr="00521344">
              <w:rPr>
                <w:rStyle w:val="ModernTableText"/>
                <w:noProof/>
                <w:szCs w:val="18"/>
              </w:rPr>
              <w:t xml:space="preserve"> Email Link                      </w:t>
            </w:r>
          </w:p>
        </w:tc>
      </w:tr>
      <w:tr xmlns:wp14="http://schemas.microsoft.com/office/word/2010/wordml" w:rsidR="00E17FC3" w:rsidTr="00120009" w14:paraId="48A76AB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99" w:type="pct"/>
            <w:gridSpan w:val="2"/>
            <w:vMerge w:val="restart"/>
            <w:vAlign w:val="center"/>
          </w:tcPr>
          <w:p w:rsidRPr="00521344" w:rsidR="00E17FC3" w:rsidP="00854153" w:rsidRDefault="00E17FC3" w14:paraId="4EFCF59C" wp14:textId="77777777">
            <w:pPr>
              <w:pStyle w:val="TableHeading"/>
              <w:keepNext/>
              <w:keepLines w:val="0"/>
              <w:spacing w:before="40" w:after="40"/>
              <w:rPr>
                <w:rStyle w:val="ModernTableText"/>
                <w:noProof/>
                <w:szCs w:val="18"/>
              </w:rPr>
            </w:pPr>
            <w:r w:rsidRPr="00521344">
              <w:rPr>
                <w:rStyle w:val="ModernTableText"/>
                <w:noProof/>
                <w:szCs w:val="18"/>
              </w:rPr>
              <w:t>Report Output Distribution Group(s):</w:t>
            </w:r>
          </w:p>
        </w:tc>
        <w:tc>
          <w:tcPr>
            <w:tcW w:w="1158" w:type="pct"/>
            <w:gridSpan w:val="3"/>
            <w:vMerge w:val="restart"/>
          </w:tcPr>
          <w:p w:rsidRPr="00521344" w:rsidR="00E17FC3" w:rsidP="00854153" w:rsidRDefault="00E17FC3" w14:paraId="5788FA4E" wp14:textId="77777777">
            <w:pPr>
              <w:pStyle w:val="TableText1"/>
              <w:keepNext/>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No</w:t>
            </w:r>
          </w:p>
          <w:p w:rsidRPr="00521344" w:rsidR="00E17FC3" w:rsidP="00854153" w:rsidRDefault="00E17FC3" w14:paraId="18D045B7" wp14:textId="77777777">
            <w:pPr>
              <w:pStyle w:val="TableText1"/>
              <w:keepNext/>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Yes (if yes, complete distribution list)</w:t>
            </w:r>
          </w:p>
        </w:tc>
        <w:tc>
          <w:tcPr>
            <w:tcW w:w="2843" w:type="pct"/>
            <w:gridSpan w:val="6"/>
            <w:tcBorders>
              <w:top w:val="single" w:color="616161" w:sz="4" w:space="0"/>
            </w:tcBorders>
            <w:vAlign w:val="center"/>
          </w:tcPr>
          <w:p w:rsidRPr="00521344" w:rsidR="00E17FC3" w:rsidP="00854153" w:rsidRDefault="00E17FC3" w14:paraId="3B528210" wp14:textId="77777777">
            <w:pPr>
              <w:pStyle w:val="TableText1"/>
              <w:keepNext/>
              <w:spacing w:before="40" w:after="40"/>
              <w:rPr>
                <w:rStyle w:val="ModernTableText"/>
                <w:b/>
                <w:bCs/>
                <w:szCs w:val="18"/>
              </w:rPr>
            </w:pPr>
            <w:r w:rsidRPr="00521344">
              <w:rPr>
                <w:rStyle w:val="ModernTableText"/>
                <w:b/>
                <w:bCs/>
                <w:szCs w:val="18"/>
              </w:rPr>
              <w:t>Output Distribution Group List</w:t>
            </w:r>
          </w:p>
        </w:tc>
      </w:tr>
      <w:tr xmlns:wp14="http://schemas.microsoft.com/office/word/2010/wordml" w:rsidR="00E17FC3" w14:paraId="6A9A260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99" w:type="pct"/>
            <w:gridSpan w:val="2"/>
            <w:vMerge/>
          </w:tcPr>
          <w:p w:rsidRPr="00521344" w:rsidR="00E17FC3" w:rsidP="00854153" w:rsidRDefault="00E17FC3" w14:paraId="3DD220FA" wp14:textId="77777777">
            <w:pPr>
              <w:pStyle w:val="TableHeading"/>
              <w:keepNext/>
              <w:keepLines w:val="0"/>
              <w:spacing w:before="40" w:after="40"/>
              <w:rPr>
                <w:rStyle w:val="ModernTableText"/>
                <w:szCs w:val="18"/>
              </w:rPr>
            </w:pPr>
          </w:p>
        </w:tc>
        <w:tc>
          <w:tcPr>
            <w:tcW w:w="1158" w:type="pct"/>
            <w:gridSpan w:val="3"/>
            <w:vMerge/>
          </w:tcPr>
          <w:p w:rsidRPr="00521344" w:rsidR="00E17FC3" w:rsidP="00854153" w:rsidRDefault="00E17FC3" w14:paraId="7B186A81" wp14:textId="77777777">
            <w:pPr>
              <w:pStyle w:val="TableText1"/>
              <w:keepNext/>
              <w:spacing w:before="40" w:after="40"/>
              <w:rPr>
                <w:rStyle w:val="ModernTableText"/>
                <w:szCs w:val="18"/>
              </w:rPr>
            </w:pPr>
          </w:p>
        </w:tc>
        <w:tc>
          <w:tcPr>
            <w:tcW w:w="1633" w:type="pct"/>
            <w:gridSpan w:val="4"/>
            <w:vAlign w:val="center"/>
          </w:tcPr>
          <w:p w:rsidRPr="00521344" w:rsidR="00E17FC3" w:rsidP="00365B47" w:rsidRDefault="00E17FC3" w14:paraId="4F24943C" wp14:textId="77777777">
            <w:pPr>
              <w:pStyle w:val="TableText1"/>
              <w:keepNext/>
              <w:numPr>
                <w:ilvl w:val="0"/>
                <w:numId w:val="126"/>
              </w:numPr>
              <w:spacing w:before="40" w:after="40"/>
              <w:rPr>
                <w:rStyle w:val="ModernTableText"/>
                <w:szCs w:val="18"/>
                <w:u w:val="single"/>
              </w:rPr>
            </w:pPr>
          </w:p>
        </w:tc>
        <w:tc>
          <w:tcPr>
            <w:tcW w:w="1210" w:type="pct"/>
            <w:gridSpan w:val="2"/>
            <w:vAlign w:val="center"/>
          </w:tcPr>
          <w:p w:rsidRPr="00521344" w:rsidR="00E17FC3" w:rsidP="00365B47" w:rsidRDefault="00E17FC3" w14:paraId="6AD9664E" wp14:textId="77777777">
            <w:pPr>
              <w:pStyle w:val="TableText1"/>
              <w:keepNext/>
              <w:numPr>
                <w:ilvl w:val="0"/>
                <w:numId w:val="126"/>
              </w:numPr>
              <w:spacing w:before="40" w:after="40"/>
              <w:rPr>
                <w:rStyle w:val="ModernTableText"/>
                <w:szCs w:val="18"/>
              </w:rPr>
            </w:pPr>
          </w:p>
        </w:tc>
      </w:tr>
      <w:tr xmlns:wp14="http://schemas.microsoft.com/office/word/2010/wordml" w:rsidR="00E17FC3" w14:paraId="6BF7610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99" w:type="pct"/>
            <w:gridSpan w:val="2"/>
            <w:vMerge/>
          </w:tcPr>
          <w:p w:rsidRPr="00521344" w:rsidR="00E17FC3" w:rsidRDefault="00E17FC3" w14:paraId="25DC539F" wp14:textId="77777777">
            <w:pPr>
              <w:pStyle w:val="TableHeading"/>
              <w:spacing w:before="40" w:after="40"/>
              <w:rPr>
                <w:rStyle w:val="ModernTableText"/>
                <w:szCs w:val="18"/>
              </w:rPr>
            </w:pPr>
          </w:p>
        </w:tc>
        <w:tc>
          <w:tcPr>
            <w:tcW w:w="1158" w:type="pct"/>
            <w:gridSpan w:val="3"/>
            <w:vMerge/>
            <w:vAlign w:val="center"/>
          </w:tcPr>
          <w:p w:rsidRPr="00521344" w:rsidR="00E17FC3" w:rsidRDefault="00E17FC3" w14:paraId="63E83F18" wp14:textId="77777777">
            <w:pPr>
              <w:pStyle w:val="TableText1"/>
              <w:spacing w:before="40" w:after="40"/>
              <w:rPr>
                <w:rStyle w:val="ModernTableText"/>
                <w:szCs w:val="18"/>
              </w:rPr>
            </w:pPr>
          </w:p>
        </w:tc>
        <w:tc>
          <w:tcPr>
            <w:tcW w:w="1633" w:type="pct"/>
            <w:gridSpan w:val="4"/>
            <w:vAlign w:val="center"/>
          </w:tcPr>
          <w:p w:rsidRPr="00521344" w:rsidR="00E17FC3" w:rsidP="00365B47" w:rsidRDefault="00E17FC3" w14:paraId="6FBAD364" wp14:textId="77777777">
            <w:pPr>
              <w:pStyle w:val="TableText1"/>
              <w:numPr>
                <w:ilvl w:val="0"/>
                <w:numId w:val="126"/>
              </w:numPr>
              <w:spacing w:before="40" w:after="40"/>
              <w:rPr>
                <w:rStyle w:val="ModernTableText"/>
                <w:szCs w:val="18"/>
                <w:u w:val="single"/>
              </w:rPr>
            </w:pPr>
          </w:p>
        </w:tc>
        <w:tc>
          <w:tcPr>
            <w:tcW w:w="1210" w:type="pct"/>
            <w:gridSpan w:val="2"/>
            <w:vAlign w:val="center"/>
          </w:tcPr>
          <w:p w:rsidRPr="00521344" w:rsidR="00E17FC3" w:rsidP="00365B47" w:rsidRDefault="00E17FC3" w14:paraId="5DC4596E" wp14:textId="77777777">
            <w:pPr>
              <w:pStyle w:val="TableText1"/>
              <w:numPr>
                <w:ilvl w:val="0"/>
                <w:numId w:val="126"/>
              </w:numPr>
              <w:spacing w:before="40" w:after="40"/>
              <w:rPr>
                <w:rStyle w:val="ModernTableText"/>
                <w:szCs w:val="18"/>
              </w:rPr>
            </w:pPr>
          </w:p>
        </w:tc>
      </w:tr>
      <w:tr xmlns:wp14="http://schemas.microsoft.com/office/word/2010/wordml" w:rsidR="00E17FC3" w14:paraId="71E9947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99" w:type="pct"/>
            <w:gridSpan w:val="2"/>
            <w:vMerge/>
          </w:tcPr>
          <w:p w:rsidRPr="00521344" w:rsidR="00E17FC3" w:rsidRDefault="00E17FC3" w14:paraId="1413D853" wp14:textId="77777777">
            <w:pPr>
              <w:pStyle w:val="TableHeading"/>
              <w:spacing w:before="40" w:after="40"/>
              <w:rPr>
                <w:rStyle w:val="ModernTableText"/>
                <w:szCs w:val="18"/>
              </w:rPr>
            </w:pPr>
          </w:p>
        </w:tc>
        <w:tc>
          <w:tcPr>
            <w:tcW w:w="1158" w:type="pct"/>
            <w:gridSpan w:val="3"/>
            <w:vMerge/>
            <w:vAlign w:val="center"/>
          </w:tcPr>
          <w:p w:rsidRPr="00521344" w:rsidR="00E17FC3" w:rsidRDefault="00E17FC3" w14:paraId="2A7A9836" wp14:textId="77777777">
            <w:pPr>
              <w:pStyle w:val="TableText1"/>
              <w:spacing w:before="40" w:after="40"/>
              <w:rPr>
                <w:rStyle w:val="ModernTableText"/>
                <w:szCs w:val="18"/>
              </w:rPr>
            </w:pPr>
          </w:p>
        </w:tc>
        <w:tc>
          <w:tcPr>
            <w:tcW w:w="1633" w:type="pct"/>
            <w:gridSpan w:val="4"/>
            <w:vAlign w:val="center"/>
          </w:tcPr>
          <w:p w:rsidRPr="00521344" w:rsidR="00E17FC3" w:rsidP="00365B47" w:rsidRDefault="00E17FC3" w14:paraId="47CE7A2C" wp14:textId="77777777">
            <w:pPr>
              <w:pStyle w:val="TableText1"/>
              <w:numPr>
                <w:ilvl w:val="0"/>
                <w:numId w:val="126"/>
              </w:numPr>
              <w:spacing w:before="40" w:after="40"/>
              <w:rPr>
                <w:rStyle w:val="ModernTableText"/>
                <w:szCs w:val="18"/>
                <w:u w:val="single"/>
              </w:rPr>
            </w:pPr>
          </w:p>
        </w:tc>
        <w:tc>
          <w:tcPr>
            <w:tcW w:w="1210" w:type="pct"/>
            <w:gridSpan w:val="2"/>
            <w:vAlign w:val="center"/>
          </w:tcPr>
          <w:p w:rsidRPr="00521344" w:rsidR="00E17FC3" w:rsidP="00365B47" w:rsidRDefault="00E17FC3" w14:paraId="2C7DA92C" wp14:textId="77777777">
            <w:pPr>
              <w:pStyle w:val="TableText1"/>
              <w:numPr>
                <w:ilvl w:val="0"/>
                <w:numId w:val="126"/>
              </w:numPr>
              <w:spacing w:before="40" w:after="40"/>
              <w:rPr>
                <w:rStyle w:val="ModernTableText"/>
                <w:szCs w:val="18"/>
              </w:rPr>
            </w:pPr>
          </w:p>
        </w:tc>
      </w:tr>
      <w:tr xmlns:wp14="http://schemas.microsoft.com/office/word/2010/wordml" w:rsidR="00E17FC3" w14:paraId="316423A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E17FC3" w:rsidRDefault="00E17FC3" w14:paraId="4C4964B8" wp14:textId="77777777">
            <w:pPr>
              <w:pStyle w:val="ModernBodyText"/>
              <w:spacing w:before="40" w:after="40"/>
              <w:jc w:val="center"/>
              <w:rPr>
                <w:rStyle w:val="Modern2nd-levelTableheader"/>
                <w:sz w:val="21"/>
                <w:szCs w:val="21"/>
              </w:rPr>
            </w:pPr>
            <w:r>
              <w:rPr>
                <w:rStyle w:val="Modern2nd-levelTableheader"/>
                <w:sz w:val="21"/>
                <w:szCs w:val="21"/>
              </w:rPr>
              <w:t>Report Retention</w:t>
            </w:r>
          </w:p>
        </w:tc>
      </w:tr>
      <w:tr xmlns:wp14="http://schemas.microsoft.com/office/word/2010/wordml" w:rsidR="00E17FC3" w14:paraId="585CBBE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999" w:type="pct"/>
            <w:gridSpan w:val="2"/>
            <w:tcBorders>
              <w:top w:val="single" w:color="616161" w:sz="2" w:space="0"/>
              <w:left w:val="single" w:color="616161" w:sz="2" w:space="0"/>
              <w:right w:val="single" w:color="616161" w:sz="2" w:space="0"/>
            </w:tcBorders>
            <w:vAlign w:val="center"/>
          </w:tcPr>
          <w:p w:rsidRPr="00521344" w:rsidR="00E17FC3" w:rsidRDefault="00E17FC3" w14:paraId="1A020437" wp14:textId="77777777">
            <w:pPr>
              <w:pStyle w:val="ModernBodyText"/>
              <w:spacing w:before="40" w:after="40"/>
              <w:jc w:val="left"/>
              <w:rPr>
                <w:rStyle w:val="Modern2nd-levelTableheader"/>
                <w:noProof/>
                <w:sz w:val="18"/>
                <w:szCs w:val="18"/>
              </w:rPr>
            </w:pPr>
            <w:r w:rsidRPr="00521344">
              <w:rPr>
                <w:rStyle w:val="Modern2nd-levelTableheader"/>
                <w:noProof/>
                <w:sz w:val="18"/>
                <w:szCs w:val="18"/>
              </w:rPr>
              <w:t>Report Retention Type:</w:t>
            </w:r>
          </w:p>
        </w:tc>
        <w:tc>
          <w:tcPr>
            <w:tcW w:w="4001" w:type="pct"/>
            <w:gridSpan w:val="9"/>
            <w:tcBorders>
              <w:top w:val="single" w:color="616161" w:sz="2" w:space="0"/>
              <w:left w:val="single" w:color="616161" w:sz="2" w:space="0"/>
              <w:bottom w:val="single" w:color="616161" w:sz="2" w:space="0"/>
              <w:right w:val="single" w:color="616161" w:sz="2" w:space="0"/>
            </w:tcBorders>
            <w:vAlign w:val="center"/>
          </w:tcPr>
          <w:p w:rsidRPr="00521344" w:rsidR="00E17FC3" w:rsidRDefault="00E17FC3" w14:paraId="7D7A9C8C"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Cognos                                    </w:t>
            </w:r>
            <w:r w:rsidRPr="00521344">
              <w:rPr>
                <w:rStyle w:val="ModernTableText"/>
                <w:rFonts w:ascii="Wingdings" w:hAnsi="Wingdings" w:eastAsia="Wingdings" w:cs="Wingdings"/>
                <w:noProof/>
                <w:szCs w:val="18"/>
              </w:rPr>
              <w:t>þ</w:t>
            </w:r>
            <w:r w:rsidRPr="00521344">
              <w:rPr>
                <w:rStyle w:val="ModernTableText"/>
                <w:noProof/>
                <w:szCs w:val="18"/>
              </w:rPr>
              <w:t xml:space="preserve"> EDMS</w:t>
            </w:r>
          </w:p>
        </w:tc>
      </w:tr>
      <w:tr xmlns:wp14="http://schemas.microsoft.com/office/word/2010/wordml" w:rsidR="00E17FC3" w14:paraId="570903B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999" w:type="pct"/>
            <w:gridSpan w:val="2"/>
            <w:tcBorders>
              <w:top w:val="single" w:color="616161" w:sz="2" w:space="0"/>
              <w:left w:val="single" w:color="616161" w:sz="2" w:space="0"/>
              <w:right w:val="single" w:color="616161" w:sz="2" w:space="0"/>
            </w:tcBorders>
            <w:vAlign w:val="center"/>
          </w:tcPr>
          <w:p w:rsidRPr="00521344" w:rsidR="00E17FC3" w:rsidRDefault="00E17FC3" w14:paraId="72BEAE3A" wp14:textId="77777777">
            <w:pPr>
              <w:pStyle w:val="ModernBodyText"/>
              <w:spacing w:before="40" w:after="40"/>
              <w:jc w:val="left"/>
              <w:rPr>
                <w:rStyle w:val="Modern2nd-levelTableheader"/>
                <w:noProof/>
                <w:sz w:val="18"/>
                <w:szCs w:val="18"/>
              </w:rPr>
            </w:pPr>
            <w:r w:rsidRPr="00521344">
              <w:rPr>
                <w:rStyle w:val="Modern2nd-levelTableheader"/>
                <w:noProof/>
                <w:sz w:val="18"/>
                <w:szCs w:val="18"/>
              </w:rPr>
              <w:t>Report Output Versions:</w:t>
            </w:r>
          </w:p>
        </w:tc>
        <w:tc>
          <w:tcPr>
            <w:tcW w:w="1158" w:type="pct"/>
            <w:gridSpan w:val="3"/>
            <w:tcBorders>
              <w:top w:val="single" w:color="616161" w:sz="2" w:space="0"/>
              <w:left w:val="single" w:color="616161" w:sz="2" w:space="0"/>
              <w:bottom w:val="single" w:color="616161" w:sz="2" w:space="0"/>
              <w:right w:val="single" w:color="616161" w:sz="2" w:space="0"/>
            </w:tcBorders>
            <w:vAlign w:val="center"/>
          </w:tcPr>
          <w:p w:rsidRPr="00521344" w:rsidR="00E17FC3" w:rsidRDefault="00E17FC3" w14:paraId="508BB52D" wp14:textId="77777777">
            <w:pPr>
              <w:pStyle w:val="ModernBodyText"/>
              <w:spacing w:before="40" w:after="40"/>
              <w:jc w:val="left"/>
              <w:rPr>
                <w:rStyle w:val="Modern2nd-levelTableheader"/>
                <w:noProof/>
                <w:color w:val="FFFFFF"/>
                <w:sz w:val="18"/>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Number Of Occurrences:  </w:t>
            </w:r>
          </w:p>
        </w:tc>
        <w:tc>
          <w:tcPr>
            <w:tcW w:w="2843" w:type="pct"/>
            <w:gridSpan w:val="6"/>
            <w:tcBorders>
              <w:top w:val="single" w:color="616161" w:sz="2" w:space="0"/>
              <w:left w:val="nil"/>
              <w:bottom w:val="single" w:color="616161" w:sz="2" w:space="0"/>
              <w:right w:val="single" w:color="616161" w:sz="2" w:space="0"/>
            </w:tcBorders>
            <w:vAlign w:val="center"/>
          </w:tcPr>
          <w:p w:rsidRPr="00521344" w:rsidR="00E17FC3" w:rsidRDefault="00E17FC3" w14:paraId="29280636"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Duration:     7       </w:t>
            </w:r>
            <w:r w:rsidRPr="00521344">
              <w:rPr>
                <w:rStyle w:val="ModernTableText"/>
                <w:rFonts w:ascii="Wingdings 2" w:hAnsi="Wingdings 2" w:eastAsia="Wingdings 2" w:cs="Wingdings 2"/>
                <w:noProof/>
                <w:szCs w:val="18"/>
              </w:rPr>
              <w:t>£</w:t>
            </w:r>
            <w:r w:rsidRPr="00521344">
              <w:rPr>
                <w:rStyle w:val="ModernTableText"/>
                <w:noProof/>
                <w:szCs w:val="18"/>
              </w:rPr>
              <w:t xml:space="preserve"> Days       </w:t>
            </w:r>
            <w:r w:rsidRPr="00521344">
              <w:rPr>
                <w:rStyle w:val="ModernTableText"/>
                <w:rFonts w:ascii="Wingdings 2" w:hAnsi="Wingdings 2" w:eastAsia="Wingdings 2" w:cs="Wingdings 2"/>
                <w:noProof/>
                <w:szCs w:val="18"/>
              </w:rPr>
              <w:t>£</w:t>
            </w:r>
            <w:r w:rsidRPr="00521344">
              <w:rPr>
                <w:rStyle w:val="ModernTableText"/>
                <w:noProof/>
                <w:szCs w:val="18"/>
              </w:rPr>
              <w:t xml:space="preserve"> Months       </w:t>
            </w:r>
            <w:r w:rsidRPr="00521344">
              <w:rPr>
                <w:rStyle w:val="ModernTableText"/>
                <w:rFonts w:ascii="Wingdings" w:hAnsi="Wingdings" w:eastAsia="Wingdings" w:cs="Wingdings"/>
                <w:noProof/>
                <w:szCs w:val="18"/>
              </w:rPr>
              <w:t>þ</w:t>
            </w:r>
            <w:r w:rsidRPr="00521344">
              <w:rPr>
                <w:rStyle w:val="ModernTableText"/>
                <w:noProof/>
                <w:szCs w:val="18"/>
              </w:rPr>
              <w:t xml:space="preserve"> Years                                                                          </w:t>
            </w:r>
          </w:p>
        </w:tc>
      </w:tr>
      <w:tr xmlns:wp14="http://schemas.microsoft.com/office/word/2010/wordml" w:rsidR="00E17FC3" w14:paraId="1C5FBA0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999" w:type="pct"/>
            <w:gridSpan w:val="2"/>
            <w:tcBorders>
              <w:top w:val="single" w:color="616161" w:sz="2" w:space="0"/>
              <w:left w:val="single" w:color="616161" w:sz="2" w:space="0"/>
              <w:right w:val="single" w:color="616161" w:sz="2" w:space="0"/>
            </w:tcBorders>
            <w:vAlign w:val="center"/>
          </w:tcPr>
          <w:p w:rsidRPr="00521344" w:rsidR="00E17FC3" w:rsidRDefault="00E17FC3" w14:paraId="677780D7" wp14:textId="77777777">
            <w:pPr>
              <w:pStyle w:val="ModernBodyText"/>
              <w:spacing w:before="40" w:after="40"/>
              <w:jc w:val="left"/>
              <w:rPr>
                <w:rStyle w:val="Modern2nd-levelTableheader"/>
                <w:noProof/>
                <w:sz w:val="18"/>
                <w:szCs w:val="18"/>
              </w:rPr>
            </w:pPr>
            <w:r w:rsidRPr="00521344">
              <w:rPr>
                <w:rStyle w:val="Modern2nd-levelTableheader"/>
                <w:noProof/>
                <w:sz w:val="18"/>
                <w:szCs w:val="18"/>
              </w:rPr>
              <w:t>Report Run History Log:</w:t>
            </w:r>
          </w:p>
        </w:tc>
        <w:tc>
          <w:tcPr>
            <w:tcW w:w="1158" w:type="pct"/>
            <w:gridSpan w:val="3"/>
            <w:tcBorders>
              <w:top w:val="single" w:color="616161" w:sz="2" w:space="0"/>
              <w:left w:val="single" w:color="616161" w:sz="2" w:space="0"/>
              <w:bottom w:val="single" w:color="616161" w:sz="2" w:space="0"/>
              <w:right w:val="single" w:color="616161" w:sz="2" w:space="0"/>
            </w:tcBorders>
            <w:vAlign w:val="center"/>
          </w:tcPr>
          <w:p w:rsidRPr="00521344" w:rsidR="00E17FC3" w:rsidRDefault="00E17FC3" w14:paraId="5595E1DC" wp14:textId="77777777">
            <w:pPr>
              <w:pStyle w:val="ModernBodyText"/>
              <w:spacing w:before="40" w:after="40"/>
              <w:jc w:val="left"/>
              <w:rPr>
                <w:rStyle w:val="Modern2nd-levelTableheader"/>
                <w:noProof/>
                <w:color w:val="FFFFFF"/>
                <w:sz w:val="18"/>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Number Of Occurrences:  </w:t>
            </w:r>
          </w:p>
        </w:tc>
        <w:tc>
          <w:tcPr>
            <w:tcW w:w="2843" w:type="pct"/>
            <w:gridSpan w:val="6"/>
            <w:tcBorders>
              <w:top w:val="single" w:color="616161" w:sz="2" w:space="0"/>
              <w:left w:val="nil"/>
              <w:bottom w:val="single" w:color="616161" w:sz="2" w:space="0"/>
              <w:right w:val="single" w:color="616161" w:sz="2" w:space="0"/>
            </w:tcBorders>
            <w:vAlign w:val="center"/>
          </w:tcPr>
          <w:p w:rsidRPr="00521344" w:rsidR="00E17FC3" w:rsidRDefault="00E17FC3" w14:paraId="38EBD6CA"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Duration:            </w:t>
            </w:r>
            <w:r w:rsidRPr="00521344">
              <w:rPr>
                <w:rStyle w:val="ModernTableText"/>
                <w:rFonts w:ascii="Wingdings 2" w:hAnsi="Wingdings 2" w:eastAsia="Wingdings 2" w:cs="Wingdings 2"/>
                <w:noProof/>
                <w:szCs w:val="18"/>
              </w:rPr>
              <w:t>£</w:t>
            </w:r>
            <w:r w:rsidRPr="00521344">
              <w:rPr>
                <w:rStyle w:val="ModernTableText"/>
                <w:noProof/>
                <w:szCs w:val="18"/>
              </w:rPr>
              <w:t xml:space="preserve"> Days       </w:t>
            </w:r>
            <w:r w:rsidRPr="00521344">
              <w:rPr>
                <w:rStyle w:val="ModernTableText"/>
                <w:rFonts w:ascii="Wingdings 2" w:hAnsi="Wingdings 2" w:eastAsia="Wingdings 2" w:cs="Wingdings 2"/>
                <w:noProof/>
                <w:szCs w:val="18"/>
              </w:rPr>
              <w:t>£</w:t>
            </w:r>
            <w:r w:rsidRPr="00521344">
              <w:rPr>
                <w:rStyle w:val="ModernTableText"/>
                <w:noProof/>
                <w:szCs w:val="18"/>
              </w:rPr>
              <w:t xml:space="preserve"> Months       </w:t>
            </w:r>
            <w:r w:rsidRPr="00521344">
              <w:rPr>
                <w:rStyle w:val="ModernTableText"/>
                <w:rFonts w:ascii="Wingdings 2" w:hAnsi="Wingdings 2" w:eastAsia="Wingdings 2" w:cs="Wingdings 2"/>
                <w:noProof/>
                <w:szCs w:val="18"/>
              </w:rPr>
              <w:t>£</w:t>
            </w:r>
            <w:r w:rsidRPr="00521344">
              <w:rPr>
                <w:rStyle w:val="ModernTableText"/>
                <w:noProof/>
                <w:szCs w:val="18"/>
              </w:rPr>
              <w:t xml:space="preserve"> Years                                                                          </w:t>
            </w:r>
          </w:p>
        </w:tc>
      </w:tr>
      <w:tr xmlns:wp14="http://schemas.microsoft.com/office/word/2010/wordml" w:rsidR="00E17FC3" w14:paraId="633B76C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521344" w:rsidR="00E17FC3" w:rsidRDefault="00E17FC3" w14:paraId="7787D5A7" wp14:textId="77777777">
            <w:pPr>
              <w:pStyle w:val="ModernBodyText"/>
              <w:spacing w:before="40" w:after="40"/>
              <w:jc w:val="center"/>
              <w:rPr>
                <w:rStyle w:val="Modern2nd-levelTableheader"/>
                <w:noProof/>
                <w:color w:val="FFFFFF"/>
                <w:sz w:val="18"/>
                <w:szCs w:val="18"/>
              </w:rPr>
            </w:pPr>
            <w:r w:rsidRPr="00521344">
              <w:rPr>
                <w:rStyle w:val="Modern2nd-levelTableheader"/>
                <w:noProof/>
                <w:color w:val="FFFFFF"/>
                <w:sz w:val="18"/>
                <w:szCs w:val="18"/>
              </w:rPr>
              <w:t>Report Special Processing</w:t>
            </w:r>
          </w:p>
        </w:tc>
      </w:tr>
      <w:tr xmlns:wp14="http://schemas.microsoft.com/office/word/2010/wordml" w:rsidR="00E17FC3" w14:paraId="6027DE0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Pr>
          <w:p w:rsidRPr="00521344" w:rsidR="00E17FC3" w:rsidRDefault="00E17FC3" w14:paraId="2D691E68" wp14:textId="77777777">
            <w:pPr>
              <w:pStyle w:val="TableHeading"/>
              <w:spacing w:before="40" w:after="40"/>
              <w:rPr>
                <w:rStyle w:val="ModernTableText"/>
                <w:b w:val="0"/>
                <w:bCs w:val="0"/>
                <w:noProof/>
                <w:szCs w:val="18"/>
              </w:rPr>
            </w:pPr>
            <w:r w:rsidRPr="00521344">
              <w:rPr>
                <w:rStyle w:val="ModernTableText"/>
                <w:b w:val="0"/>
                <w:bCs w:val="0"/>
                <w:noProof/>
                <w:szCs w:val="18"/>
              </w:rPr>
              <w:t>Join A-HDR-TB to A-DTL-TB using A-AUTH-ID</w:t>
            </w:r>
          </w:p>
          <w:p w:rsidR="00E17FC3" w:rsidRDefault="00E17FC3" w14:paraId="3F904CCB" wp14:textId="77777777">
            <w:pPr>
              <w:pStyle w:val="TableHeading"/>
              <w:spacing w:before="40" w:after="40"/>
              <w:rPr>
                <w:rStyle w:val="ModernTableText"/>
                <w:b w:val="0"/>
                <w:szCs w:val="18"/>
              </w:rPr>
            </w:pPr>
          </w:p>
          <w:p w:rsidRPr="00854153" w:rsidR="00E17FC3" w:rsidP="00E17FC3" w:rsidRDefault="00E17FC3" w14:paraId="7B36EE60" wp14:textId="77777777">
            <w:pPr>
              <w:pStyle w:val="TableHeading"/>
              <w:spacing w:before="40" w:after="40"/>
              <w:rPr>
                <w:rStyle w:val="ModernTableText"/>
                <w:b w:val="0"/>
                <w:szCs w:val="17"/>
              </w:rPr>
            </w:pPr>
            <w:r w:rsidRPr="00854153">
              <w:rPr>
                <w:rStyle w:val="ModernTableText"/>
                <w:b w:val="0"/>
                <w:szCs w:val="17"/>
              </w:rPr>
              <w:t xml:space="preserve">The </w:t>
            </w:r>
            <w:r w:rsidRPr="00854153">
              <w:rPr>
                <w:rStyle w:val="ModernTableText"/>
                <w:b w:val="0"/>
                <w:bCs w:val="0"/>
                <w:noProof/>
                <w:szCs w:val="17"/>
              </w:rPr>
              <w:t>"</w:t>
            </w:r>
            <w:r w:rsidRPr="00854153">
              <w:rPr>
                <w:rStyle w:val="ModernTableText"/>
                <w:b w:val="0"/>
                <w:noProof/>
                <w:szCs w:val="17"/>
              </w:rPr>
              <w:t xml:space="preserve">Avg # of Days From Entry to Final Status" for the </w:t>
            </w:r>
            <w:r w:rsidRPr="00854153">
              <w:rPr>
                <w:rStyle w:val="ModernTableText"/>
                <w:b w:val="0"/>
                <w:szCs w:val="17"/>
              </w:rPr>
              <w:t xml:space="preserve">Desc and Grand Totals requires a special computation.  </w:t>
            </w:r>
          </w:p>
          <w:p w:rsidRPr="00854153" w:rsidR="00E17FC3" w:rsidP="00365B47" w:rsidRDefault="00E17FC3" w14:paraId="2AD0AB69" wp14:textId="77777777">
            <w:pPr>
              <w:pStyle w:val="TableHeading"/>
              <w:numPr>
                <w:ilvl w:val="0"/>
                <w:numId w:val="175"/>
              </w:numPr>
              <w:spacing w:before="40" w:after="40"/>
              <w:rPr>
                <w:rStyle w:val="ModernTableText"/>
                <w:b w:val="0"/>
                <w:szCs w:val="17"/>
              </w:rPr>
            </w:pPr>
            <w:r w:rsidRPr="00854153">
              <w:rPr>
                <w:rStyle w:val="ModernTableText"/>
                <w:b w:val="0"/>
                <w:szCs w:val="17"/>
              </w:rPr>
              <w:t xml:space="preserve">Accumulator must be kept for each line's Total Average.  </w:t>
            </w:r>
          </w:p>
          <w:p w:rsidRPr="00854153" w:rsidR="00E17FC3" w:rsidP="00E17FC3" w:rsidRDefault="00E17FC3" w14:paraId="6FC3FC08" wp14:textId="77777777">
            <w:pPr>
              <w:pStyle w:val="TableHeading"/>
              <w:spacing w:before="40" w:after="40"/>
              <w:ind w:left="720"/>
              <w:rPr>
                <w:rStyle w:val="ModernTableText"/>
                <w:b w:val="0"/>
                <w:bCs w:val="0"/>
                <w:noProof/>
                <w:szCs w:val="17"/>
              </w:rPr>
            </w:pPr>
            <w:r w:rsidRPr="00854153">
              <w:rPr>
                <w:rStyle w:val="ModernTableText"/>
                <w:b w:val="0"/>
                <w:bCs w:val="0"/>
                <w:noProof/>
                <w:szCs w:val="17"/>
              </w:rPr>
              <w:t>Computation: Line Total "Avg # of Days From Entry to Final Status" = Line "</w:t>
            </w:r>
            <w:r w:rsidRPr="00854153">
              <w:rPr>
                <w:rStyle w:val="ModernTableText"/>
                <w:b w:val="0"/>
                <w:noProof/>
                <w:szCs w:val="17"/>
              </w:rPr>
              <w:t># of SA Line Items</w:t>
            </w:r>
            <w:r w:rsidRPr="00854153">
              <w:rPr>
                <w:rStyle w:val="ModernTableText"/>
                <w:b w:val="0"/>
                <w:bCs w:val="0"/>
                <w:noProof/>
                <w:szCs w:val="17"/>
              </w:rPr>
              <w:t xml:space="preserve">" * Line "Avg # of Days From Entry to Final Status" </w:t>
            </w:r>
          </w:p>
          <w:p w:rsidRPr="00854153" w:rsidR="00E17FC3" w:rsidP="00365B47" w:rsidRDefault="00E17FC3" w14:paraId="283936B8" wp14:textId="77777777">
            <w:pPr>
              <w:pStyle w:val="TableHeading"/>
              <w:numPr>
                <w:ilvl w:val="0"/>
                <w:numId w:val="175"/>
              </w:numPr>
              <w:spacing w:before="40" w:after="40"/>
              <w:rPr>
                <w:rStyle w:val="ModernTableText"/>
                <w:b w:val="0"/>
                <w:bCs w:val="0"/>
                <w:noProof/>
                <w:szCs w:val="17"/>
              </w:rPr>
            </w:pPr>
            <w:r w:rsidRPr="00854153">
              <w:rPr>
                <w:rStyle w:val="ModernTableText"/>
                <w:b w:val="0"/>
                <w:bCs w:val="0"/>
                <w:noProof/>
                <w:szCs w:val="17"/>
              </w:rPr>
              <w:t>Desc and Grand Total computation for "Avg # of Days From Entry to Final Status" is as follow:</w:t>
            </w:r>
          </w:p>
          <w:p w:rsidRPr="00854153" w:rsidR="00E17FC3" w:rsidP="00E17FC3" w:rsidRDefault="00E17FC3" w14:paraId="79ABC3EA" wp14:textId="77777777">
            <w:pPr>
              <w:pStyle w:val="TableHeading"/>
              <w:spacing w:before="40" w:after="40"/>
              <w:ind w:left="720"/>
              <w:rPr>
                <w:rStyle w:val="ModernTableText"/>
                <w:b w:val="0"/>
                <w:szCs w:val="17"/>
              </w:rPr>
            </w:pPr>
            <w:r w:rsidRPr="00854153">
              <w:rPr>
                <w:rStyle w:val="ModernTableText"/>
                <w:b w:val="0"/>
                <w:szCs w:val="17"/>
              </w:rPr>
              <w:t xml:space="preserve">Computation:  "Avg # of Days From Entry to Final Status" = Line Total "Avg # of Days From Entry to Final Status" (Step 1 above) / "# of SA Line Items"  </w:t>
            </w:r>
          </w:p>
          <w:p w:rsidRPr="00854153" w:rsidR="00E17FC3" w:rsidP="00E17FC3" w:rsidRDefault="00E17FC3" w14:paraId="040360B8" wp14:textId="77777777">
            <w:pPr>
              <w:pStyle w:val="TableHeading"/>
              <w:spacing w:before="40" w:after="40"/>
              <w:ind w:left="720"/>
              <w:rPr>
                <w:rStyle w:val="ModernTableText"/>
                <w:b w:val="0"/>
                <w:szCs w:val="17"/>
              </w:rPr>
            </w:pPr>
          </w:p>
          <w:p w:rsidRPr="00854153" w:rsidR="00E17FC3" w:rsidP="00E17FC3" w:rsidRDefault="00E17FC3" w14:paraId="0865E5F6" wp14:textId="77777777">
            <w:pPr>
              <w:pStyle w:val="TableHeading"/>
              <w:spacing w:before="40" w:after="40"/>
              <w:rPr>
                <w:rStyle w:val="ModernTableText"/>
                <w:b w:val="0"/>
                <w:szCs w:val="17"/>
              </w:rPr>
            </w:pPr>
            <w:r w:rsidRPr="00854153">
              <w:rPr>
                <w:rStyle w:val="ModernTableText"/>
                <w:b w:val="0"/>
                <w:szCs w:val="17"/>
              </w:rPr>
              <w:t>Report "Avg # of Days From Entry to Final Status" example:</w:t>
            </w:r>
          </w:p>
          <w:p w:rsidRPr="00854153" w:rsidR="00E17FC3" w:rsidP="00E17FC3" w:rsidRDefault="00E17FC3" w14:paraId="68706166" wp14:textId="77777777">
            <w:pPr>
              <w:pStyle w:val="TableHeading"/>
              <w:spacing w:before="40" w:after="40"/>
              <w:rPr>
                <w:rStyle w:val="ModernTableText"/>
                <w:b w:val="0"/>
                <w:szCs w:val="17"/>
              </w:rPr>
            </w:pPr>
            <w:r w:rsidRPr="00854153">
              <w:rPr>
                <w:rStyle w:val="ModernTableText"/>
                <w:b w:val="0"/>
                <w:szCs w:val="17"/>
              </w:rPr>
              <w:t>Row 1:  Category AB     Approved "# of SA Line Items" = 5     "Avg # of Days From Entry to Final Status" = 2       [Step 1 above Accumulator = 10]</w:t>
            </w:r>
          </w:p>
          <w:p w:rsidRPr="00854153" w:rsidR="00E17FC3" w:rsidP="00E17FC3" w:rsidRDefault="00E17FC3" w14:paraId="20F251CC" wp14:textId="77777777">
            <w:pPr>
              <w:pStyle w:val="TableHeading"/>
              <w:spacing w:before="40" w:after="40"/>
              <w:rPr>
                <w:rStyle w:val="ModernTableText"/>
                <w:b w:val="0"/>
                <w:szCs w:val="17"/>
              </w:rPr>
            </w:pPr>
            <w:r w:rsidRPr="00854153">
              <w:rPr>
                <w:rStyle w:val="ModernTableText"/>
                <w:b w:val="0"/>
                <w:szCs w:val="17"/>
              </w:rPr>
              <w:t>Row 2:  Category AB    Denied "# of SA Line Items" = 10        "Avg # of Days From Entry to Final Status" = 10     [Step 1 above Accumulator = 100]</w:t>
            </w:r>
          </w:p>
          <w:p w:rsidRPr="00521344" w:rsidR="00E17FC3" w:rsidP="00E17FC3" w:rsidRDefault="00E17FC3" w14:paraId="12158B93" wp14:textId="77777777">
            <w:pPr>
              <w:pStyle w:val="TableHeading"/>
              <w:spacing w:before="40" w:after="40"/>
              <w:rPr>
                <w:rStyle w:val="ModernTableText"/>
                <w:b w:val="0"/>
                <w:szCs w:val="18"/>
              </w:rPr>
            </w:pPr>
            <w:r w:rsidRPr="00854153">
              <w:rPr>
                <w:rStyle w:val="ModernTableText"/>
                <w:b w:val="0"/>
                <w:szCs w:val="17"/>
              </w:rPr>
              <w:t xml:space="preserve">Category AB Total Line            "# of SA Line Items" = 15        "Avg # of Days From Entry to Final Status" = 7        [Step 2 computation: 10+100 / 15]                         </w:t>
            </w:r>
          </w:p>
        </w:tc>
      </w:tr>
    </w:tbl>
    <w:p xmlns:wp14="http://schemas.microsoft.com/office/word/2010/wordml" w:rsidR="00CE759A" w:rsidRDefault="00CE759A" w14:paraId="17A1CA98" wp14:textId="77777777">
      <w:pPr>
        <w:ind w:firstLine="720"/>
        <w:rPr>
          <w:sz w:val="19"/>
          <w:szCs w:val="19"/>
        </w:rPr>
      </w:pPr>
    </w:p>
    <w:p xmlns:wp14="http://schemas.microsoft.com/office/word/2010/wordml" w:rsidRPr="000308BA" w:rsidR="00CE759A" w:rsidP="000308BA" w:rsidRDefault="00CE759A" w14:paraId="3BB6A504" wp14:textId="77777777">
      <w:pPr>
        <w:pStyle w:val="Heading6"/>
      </w:pPr>
      <w:r w:rsidRPr="000308BA">
        <w:br w:type="page"/>
      </w:r>
      <w:r w:rsidRPr="000308BA">
        <w:t>Report Layout – OPR-SRA-108 – Service Authorization Processing Benchmark</w:t>
      </w:r>
    </w:p>
    <w:tbl>
      <w:tblPr>
        <w:tblW w:w="5000"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529"/>
        <w:gridCol w:w="2628"/>
        <w:gridCol w:w="1635"/>
        <w:gridCol w:w="279"/>
        <w:gridCol w:w="2118"/>
        <w:gridCol w:w="2394"/>
        <w:gridCol w:w="29"/>
        <w:gridCol w:w="904"/>
        <w:gridCol w:w="3641"/>
        <w:gridCol w:w="233"/>
      </w:tblGrid>
      <w:tr xmlns:wp14="http://schemas.microsoft.com/office/word/2010/wordml" w:rsidR="00CE759A" w14:paraId="2BF59309" wp14:textId="77777777">
        <w:tblPrEx>
          <w:tblCellMar>
            <w:top w:w="0" w:type="dxa"/>
            <w:bottom w:w="0" w:type="dxa"/>
          </w:tblCellMar>
        </w:tblPrEx>
        <w:trPr>
          <w:cantSplit/>
          <w:trHeight w:val="541" w:hRule="exact"/>
          <w:tblHeader/>
          <w:jc w:val="center"/>
        </w:trPr>
        <w:tc>
          <w:tcPr>
            <w:tcW w:w="5000" w:type="pct"/>
            <w:gridSpan w:val="10"/>
            <w:tcBorders>
              <w:top w:val="single" w:color="auto" w:sz="4" w:space="0"/>
              <w:left w:val="single" w:color="auto" w:sz="4" w:space="0"/>
              <w:bottom w:val="single" w:color="auto" w:sz="4" w:space="0"/>
              <w:right w:val="single" w:color="auto" w:sz="4" w:space="0"/>
            </w:tcBorders>
            <w:shd w:val="clear" w:color="auto" w:fill="FF0000"/>
            <w:vAlign w:val="center"/>
          </w:tcPr>
          <w:p w:rsidR="00CE759A" w:rsidP="00456C8E" w:rsidRDefault="00CE759A" w14:paraId="68F7C57D" wp14:textId="77777777">
            <w:pPr>
              <w:jc w:val="center"/>
              <w:rPr>
                <w:rFonts w:eastAsia="MS Mincho"/>
              </w:rPr>
            </w:pPr>
            <w:r>
              <w:br w:type="page"/>
            </w:r>
            <w:r>
              <w:br w:type="page"/>
            </w:r>
            <w:r>
              <w:rPr>
                <w:rFonts w:eastAsia="MS Mincho"/>
              </w:rPr>
              <w:t>NH MMIS REPORT LAYOUT</w:t>
            </w:r>
          </w:p>
        </w:tc>
      </w:tr>
      <w:tr xmlns:wp14="http://schemas.microsoft.com/office/word/2010/wordml" w:rsidR="00CE759A" w:rsidTr="00D904D2" w14:paraId="57F028DC" wp14:textId="77777777">
        <w:tblPrEx>
          <w:tblCellMar>
            <w:top w:w="0" w:type="dxa"/>
            <w:bottom w:w="0" w:type="dxa"/>
          </w:tblCellMar>
        </w:tblPrEx>
        <w:trPr>
          <w:cantSplit/>
          <w:trHeight w:val="1710"/>
          <w:jc w:val="center"/>
        </w:trPr>
        <w:tc>
          <w:tcPr>
            <w:tcW w:w="1097" w:type="pct"/>
            <w:gridSpan w:val="2"/>
            <w:tcBorders>
              <w:top w:val="single" w:color="auto" w:sz="4" w:space="0"/>
              <w:bottom w:val="nil"/>
            </w:tcBorders>
            <w:vAlign w:val="center"/>
          </w:tcPr>
          <w:p w:rsidRPr="00701FD4" w:rsidR="00CE759A" w:rsidRDefault="00CE759A" w14:paraId="04D71EE9" wp14:textId="77777777">
            <w:pPr>
              <w:pStyle w:val="TableText1"/>
              <w:spacing w:before="40" w:after="40"/>
              <w:rPr>
                <w:rStyle w:val="ModernTableText"/>
                <w:b/>
                <w:bCs/>
                <w:sz w:val="20"/>
                <w:szCs w:val="20"/>
              </w:rPr>
            </w:pPr>
            <w:r w:rsidRPr="00701FD4">
              <w:rPr>
                <w:rStyle w:val="ModernTableText"/>
                <w:b/>
                <w:bCs/>
                <w:sz w:val="20"/>
                <w:szCs w:val="20"/>
              </w:rPr>
              <w:t>NH MMIS EOR</w:t>
            </w:r>
          </w:p>
          <w:p w:rsidRPr="00701FD4" w:rsidR="00CE759A" w:rsidRDefault="00CE759A" w14:paraId="599D249D" wp14:textId="77777777">
            <w:pPr>
              <w:pStyle w:val="TableText1"/>
              <w:spacing w:before="40" w:after="40"/>
              <w:rPr>
                <w:rStyle w:val="ModernTableText"/>
                <w:b/>
                <w:bCs/>
                <w:sz w:val="20"/>
                <w:szCs w:val="20"/>
              </w:rPr>
            </w:pPr>
            <w:r w:rsidRPr="00701FD4">
              <w:rPr>
                <w:rStyle w:val="ModernTableText"/>
                <w:b/>
                <w:bCs/>
                <w:sz w:val="20"/>
                <w:szCs w:val="20"/>
              </w:rPr>
              <w:t>Report ID:  OPR-SRA-108</w:t>
            </w:r>
          </w:p>
          <w:p w:rsidRPr="00701FD4" w:rsidR="00CE759A" w:rsidRDefault="00CE759A" w14:paraId="2A10FA93" wp14:textId="77777777">
            <w:pPr>
              <w:pStyle w:val="TableText1"/>
              <w:spacing w:before="40" w:after="40"/>
              <w:rPr>
                <w:b/>
                <w:szCs w:val="20"/>
                <w:u w:val="single"/>
              </w:rPr>
            </w:pPr>
            <w:r w:rsidRPr="00701FD4">
              <w:rPr>
                <w:b/>
                <w:szCs w:val="20"/>
                <w:u w:val="single"/>
              </w:rPr>
              <w:t>Report Definition</w:t>
            </w:r>
          </w:p>
          <w:p w:rsidRPr="00701FD4" w:rsidR="00CE759A" w:rsidRDefault="00CE759A" w14:paraId="7282677B" wp14:textId="77777777">
            <w:pPr>
              <w:pStyle w:val="TableText1"/>
              <w:spacing w:before="40" w:after="40"/>
              <w:rPr>
                <w:b/>
                <w:szCs w:val="20"/>
                <w:u w:val="single"/>
              </w:rPr>
            </w:pPr>
            <w:r w:rsidRPr="00701FD4">
              <w:rPr>
                <w:b/>
                <w:szCs w:val="20"/>
                <w:u w:val="single"/>
              </w:rPr>
              <w:t>ORR Home</w:t>
            </w:r>
          </w:p>
          <w:p w:rsidRPr="00701FD4" w:rsidR="00CE759A" w:rsidRDefault="00CE759A" w14:paraId="7C8A01C5" wp14:textId="77777777">
            <w:pPr>
              <w:pStyle w:val="TableText1"/>
              <w:spacing w:before="40" w:after="40"/>
              <w:rPr>
                <w:rStyle w:val="ModernTableText"/>
                <w:b/>
                <w:bCs/>
                <w:color w:val="0000FF"/>
                <w:sz w:val="20"/>
                <w:szCs w:val="20"/>
                <w:u w:val="single"/>
              </w:rPr>
            </w:pPr>
            <w:r w:rsidRPr="00701FD4">
              <w:rPr>
                <w:b/>
                <w:szCs w:val="20"/>
                <w:u w:val="single"/>
              </w:rPr>
              <w:t>Return</w:t>
            </w:r>
          </w:p>
        </w:tc>
        <w:tc>
          <w:tcPr>
            <w:tcW w:w="2557" w:type="pct"/>
            <w:gridSpan w:val="6"/>
            <w:tcBorders>
              <w:top w:val="single" w:color="auto" w:sz="4" w:space="0"/>
              <w:bottom w:val="nil"/>
            </w:tcBorders>
            <w:vAlign w:val="center"/>
          </w:tcPr>
          <w:p w:rsidR="00FC5BE5" w:rsidP="00D659FC" w:rsidRDefault="00FC5BE5" w14:paraId="1A55251A" wp14:textId="77777777">
            <w:pPr>
              <w:jc w:val="center"/>
              <w:rPr>
                <w:b/>
                <w:szCs w:val="20"/>
              </w:rPr>
            </w:pPr>
          </w:p>
          <w:p w:rsidRPr="00701FD4" w:rsidR="00D659FC" w:rsidP="00D659FC" w:rsidRDefault="00D659FC" w14:paraId="3A825E82" wp14:textId="77777777">
            <w:pPr>
              <w:jc w:val="center"/>
              <w:rPr>
                <w:b/>
                <w:szCs w:val="20"/>
              </w:rPr>
            </w:pPr>
            <w:r w:rsidRPr="00701FD4">
              <w:rPr>
                <w:b/>
                <w:szCs w:val="20"/>
              </w:rPr>
              <w:t>Line of Business:  &lt;LOB Cd – Desc&gt;</w:t>
            </w:r>
          </w:p>
          <w:p w:rsidRPr="00701FD4" w:rsidR="00CE759A" w:rsidP="00D904D2" w:rsidRDefault="00CE759A" w14:paraId="655844A9" wp14:textId="77777777">
            <w:pPr>
              <w:jc w:val="center"/>
              <w:rPr>
                <w:b/>
                <w:szCs w:val="20"/>
              </w:rPr>
            </w:pPr>
            <w:r w:rsidRPr="00701FD4">
              <w:rPr>
                <w:b/>
                <w:szCs w:val="20"/>
              </w:rPr>
              <w:t>Department of Health and Human Services</w:t>
            </w:r>
          </w:p>
          <w:p w:rsidRPr="00701FD4" w:rsidR="00CE759A" w:rsidP="00D904D2" w:rsidRDefault="00CE759A" w14:paraId="4E22BA53" wp14:textId="77777777">
            <w:pPr>
              <w:jc w:val="center"/>
              <w:rPr>
                <w:b/>
                <w:szCs w:val="20"/>
              </w:rPr>
            </w:pPr>
            <w:r w:rsidRPr="00701FD4">
              <w:rPr>
                <w:b/>
                <w:szCs w:val="20"/>
              </w:rPr>
              <w:t>Service Authorization Processing Benchmark</w:t>
            </w:r>
          </w:p>
          <w:p w:rsidRPr="00701FD4" w:rsidR="00CE759A" w:rsidP="00D904D2" w:rsidRDefault="00CE759A" w14:paraId="1B177AC4" wp14:textId="77777777">
            <w:pPr>
              <w:jc w:val="center"/>
              <w:rPr>
                <w:b/>
                <w:color w:val="000000"/>
                <w:szCs w:val="20"/>
              </w:rPr>
            </w:pPr>
            <w:r w:rsidRPr="00701FD4">
              <w:rPr>
                <w:b/>
                <w:color w:val="000000"/>
                <w:szCs w:val="20"/>
              </w:rPr>
              <w:t>Benchmark = 10 Days</w:t>
            </w:r>
          </w:p>
          <w:p w:rsidRPr="00701FD4" w:rsidR="00680751" w:rsidP="00680751" w:rsidRDefault="00680751" w14:paraId="3DCF375E" wp14:textId="77777777">
            <w:pPr>
              <w:jc w:val="center"/>
              <w:rPr>
                <w:b/>
                <w:szCs w:val="20"/>
              </w:rPr>
            </w:pPr>
            <w:r w:rsidRPr="00701FD4">
              <w:rPr>
                <w:b/>
                <w:szCs w:val="20"/>
              </w:rPr>
              <w:t>MM/DD/CCYY - MM/DD/CCYY</w:t>
            </w:r>
          </w:p>
          <w:p w:rsidRPr="00701FD4" w:rsidR="00680751" w:rsidP="00D904D2" w:rsidRDefault="00680751" w14:paraId="4F6D2C48" wp14:textId="77777777">
            <w:pPr>
              <w:jc w:val="center"/>
              <w:rPr>
                <w:rStyle w:val="ModernTableText"/>
                <w:rFonts w:cs="Arial"/>
                <w:b/>
                <w:bCs/>
                <w:sz w:val="20"/>
                <w:szCs w:val="20"/>
              </w:rPr>
            </w:pPr>
          </w:p>
        </w:tc>
        <w:tc>
          <w:tcPr>
            <w:tcW w:w="1346" w:type="pct"/>
            <w:gridSpan w:val="2"/>
            <w:tcBorders>
              <w:top w:val="single" w:color="auto" w:sz="4" w:space="0"/>
              <w:bottom w:val="nil"/>
            </w:tcBorders>
          </w:tcPr>
          <w:p w:rsidR="00CE759A" w:rsidRDefault="003A7664" w14:paraId="31F27C88" wp14:textId="77777777">
            <w:pPr>
              <w:jc w:val="right"/>
              <w:rPr>
                <w:sz w:val="19"/>
                <w:szCs w:val="19"/>
              </w:rPr>
            </w:pPr>
            <w:r>
              <w:rPr>
                <w:noProof/>
                <w:sz w:val="19"/>
                <w:szCs w:val="19"/>
              </w:rPr>
              <w:drawing>
                <wp:inline xmlns:wp14="http://schemas.microsoft.com/office/word/2010/wordprocessingDrawing" distT="0" distB="0" distL="0" distR="0" wp14:anchorId="6DDEB884" wp14:editId="7777777">
                  <wp:extent cx="1295400" cy="1285875"/>
                  <wp:effectExtent l="0" t="0" r="0" b="0"/>
                  <wp:docPr id="1055081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Pr="001A4D3D" w:rsidR="00CE759A" w14:paraId="40CA0CCB" wp14:textId="77777777">
        <w:tblPrEx>
          <w:tblCellMar>
            <w:top w:w="0" w:type="dxa"/>
            <w:bottom w:w="0" w:type="dxa"/>
          </w:tblCellMar>
        </w:tblPrEx>
        <w:trPr>
          <w:cantSplit/>
          <w:trHeight w:val="292"/>
          <w:jc w:val="center"/>
        </w:trPr>
        <w:tc>
          <w:tcPr>
            <w:tcW w:w="5000" w:type="pct"/>
            <w:gridSpan w:val="10"/>
            <w:tcBorders>
              <w:top w:val="nil"/>
              <w:bottom w:val="nil"/>
            </w:tcBorders>
            <w:shd w:val="clear" w:color="auto" w:fill="356BA1"/>
            <w:vAlign w:val="center"/>
          </w:tcPr>
          <w:p w:rsidRPr="001A4D3D" w:rsidR="00CE759A" w:rsidRDefault="00CE759A" w14:paraId="646C7303" wp14:textId="77777777">
            <w:pPr>
              <w:pStyle w:val="Figure"/>
              <w:spacing w:before="20" w:after="20"/>
              <w:rPr>
                <w:rFonts w:ascii="Arial" w:hAnsi="Arial" w:cs="Arial"/>
                <w:color w:val="FFFFFF"/>
                <w:sz w:val="19"/>
                <w:szCs w:val="19"/>
              </w:rPr>
            </w:pPr>
            <w:r w:rsidRPr="001A4D3D">
              <w:rPr>
                <w:rFonts w:ascii="Arial" w:hAnsi="Arial" w:cs="Arial"/>
                <w:bCs w:val="0"/>
                <w:color w:val="FFFFFF"/>
                <w:sz w:val="19"/>
                <w:szCs w:val="19"/>
              </w:rPr>
              <w:t>SA Ty Cd - Desc:</w:t>
            </w:r>
            <w:r w:rsidRPr="001A4D3D">
              <w:rPr>
                <w:rFonts w:ascii="Arial" w:hAnsi="Arial" w:cs="Arial"/>
                <w:color w:val="FFFFFF"/>
                <w:sz w:val="19"/>
                <w:szCs w:val="19"/>
              </w:rPr>
              <w:t xml:space="preserve">  XX – XXXXXXXXX                                    </w:t>
            </w:r>
          </w:p>
        </w:tc>
      </w:tr>
      <w:tr xmlns:wp14="http://schemas.microsoft.com/office/word/2010/wordml" w:rsidR="00CE759A" w14:paraId="21A8D429" wp14:textId="77777777">
        <w:tblPrEx>
          <w:tblCellMar>
            <w:top w:w="0" w:type="dxa"/>
            <w:bottom w:w="0" w:type="dxa"/>
          </w:tblCellMar>
        </w:tblPrEx>
        <w:trPr>
          <w:cantSplit/>
          <w:trHeight w:val="292"/>
          <w:jc w:val="center"/>
        </w:trPr>
        <w:tc>
          <w:tcPr>
            <w:tcW w:w="5000" w:type="pct"/>
            <w:gridSpan w:val="10"/>
            <w:tcBorders>
              <w:top w:val="nil"/>
              <w:bottom w:val="nil"/>
            </w:tcBorders>
            <w:shd w:val="clear" w:color="auto" w:fill="FDD461"/>
            <w:vAlign w:val="center"/>
          </w:tcPr>
          <w:p w:rsidR="00CE759A" w:rsidRDefault="00CE759A" w14:paraId="02816625" wp14:textId="77777777">
            <w:pPr>
              <w:pStyle w:val="Figure"/>
              <w:spacing w:before="60" w:after="60"/>
              <w:rPr>
                <w:rFonts w:ascii="Arial" w:hAnsi="Arial" w:cs="Arial"/>
                <w:bCs w:val="0"/>
                <w:sz w:val="19"/>
                <w:szCs w:val="19"/>
              </w:rPr>
            </w:pPr>
            <w:r>
              <w:rPr>
                <w:rFonts w:ascii="Arial" w:hAnsi="Arial" w:cs="Arial"/>
                <w:bCs w:val="0"/>
                <w:sz w:val="19"/>
                <w:szCs w:val="19"/>
              </w:rPr>
              <w:t xml:space="preserve">   </w:t>
            </w:r>
            <w:r w:rsidR="00610C28">
              <w:rPr>
                <w:rFonts w:ascii="Arial" w:hAnsi="Arial" w:cs="Arial"/>
                <w:bCs w:val="0"/>
                <w:sz w:val="19"/>
                <w:szCs w:val="19"/>
              </w:rPr>
              <w:t>SA LI Cat Svc Cd</w:t>
            </w:r>
            <w:r>
              <w:rPr>
                <w:rFonts w:ascii="Arial" w:hAnsi="Arial" w:cs="Arial"/>
                <w:bCs w:val="0"/>
                <w:sz w:val="19"/>
                <w:szCs w:val="19"/>
              </w:rPr>
              <w:t xml:space="preserve"> – Desc:  </w:t>
            </w:r>
            <w:r>
              <w:rPr>
                <w:rFonts w:ascii="Arial" w:hAnsi="Arial" w:cs="Arial"/>
                <w:color w:val="000000"/>
                <w:sz w:val="19"/>
                <w:szCs w:val="19"/>
              </w:rPr>
              <w:t xml:space="preserve">XX - XXX                                    </w:t>
            </w:r>
          </w:p>
        </w:tc>
      </w:tr>
      <w:tr xmlns:wp14="http://schemas.microsoft.com/office/word/2010/wordml" w:rsidR="00CE759A" w14:paraId="79B88F8C" wp14:textId="77777777">
        <w:tblPrEx>
          <w:tblCellMar>
            <w:top w:w="0" w:type="dxa"/>
            <w:bottom w:w="0" w:type="dxa"/>
          </w:tblCellMar>
        </w:tblPrEx>
        <w:trPr>
          <w:cantSplit/>
          <w:trHeight w:val="292"/>
          <w:jc w:val="center"/>
        </w:trPr>
        <w:tc>
          <w:tcPr>
            <w:tcW w:w="2498" w:type="pct"/>
            <w:gridSpan w:val="5"/>
            <w:tcBorders>
              <w:top w:val="nil"/>
              <w:bottom w:val="nil"/>
            </w:tcBorders>
            <w:vAlign w:val="center"/>
          </w:tcPr>
          <w:p w:rsidR="00CE759A" w:rsidRDefault="00CE759A" w14:paraId="145C11DD" wp14:textId="77777777">
            <w:pPr>
              <w:pStyle w:val="Figure"/>
              <w:spacing w:before="20" w:after="20"/>
              <w:rPr>
                <w:rFonts w:ascii="Arial" w:hAnsi="Arial" w:cs="Arial"/>
                <w:bCs w:val="0"/>
                <w:sz w:val="19"/>
                <w:szCs w:val="19"/>
              </w:rPr>
            </w:pPr>
          </w:p>
        </w:tc>
        <w:tc>
          <w:tcPr>
            <w:tcW w:w="2502" w:type="pct"/>
            <w:gridSpan w:val="5"/>
            <w:tcBorders>
              <w:top w:val="nil"/>
              <w:bottom w:val="nil"/>
            </w:tcBorders>
          </w:tcPr>
          <w:p w:rsidR="00CE759A" w:rsidRDefault="00CE759A" w14:paraId="6B40E7A7" wp14:textId="77777777">
            <w:pPr>
              <w:pStyle w:val="Figure"/>
              <w:spacing w:before="20" w:after="20"/>
              <w:jc w:val="right"/>
              <w:rPr>
                <w:rFonts w:ascii="Arial" w:hAnsi="Arial" w:cs="Arial"/>
                <w:color w:val="000000"/>
                <w:sz w:val="19"/>
                <w:szCs w:val="19"/>
              </w:rPr>
            </w:pPr>
          </w:p>
        </w:tc>
      </w:tr>
      <w:tr xmlns:wp14="http://schemas.microsoft.com/office/word/2010/wordml" w:rsidR="00CE759A" w14:paraId="1A3BDE5F" wp14:textId="77777777">
        <w:tblPrEx>
          <w:tblCellMar>
            <w:top w:w="0" w:type="dxa"/>
            <w:bottom w:w="0" w:type="dxa"/>
          </w:tblCellMar>
        </w:tblPrEx>
        <w:trPr>
          <w:cantSplit/>
          <w:trHeight w:val="292"/>
          <w:jc w:val="center"/>
        </w:trPr>
        <w:tc>
          <w:tcPr>
            <w:tcW w:w="184" w:type="pct"/>
            <w:vMerge w:val="restart"/>
            <w:tcBorders>
              <w:right w:val="single" w:color="666699" w:sz="4" w:space="0"/>
            </w:tcBorders>
          </w:tcPr>
          <w:p w:rsidR="00CE759A" w:rsidRDefault="00CE759A" w14:paraId="3FFF7D4A" wp14:textId="77777777">
            <w:pPr>
              <w:pStyle w:val="Figure"/>
              <w:spacing w:before="40" w:after="40"/>
              <w:rPr>
                <w:rFonts w:ascii="Arial" w:hAnsi="Arial" w:cs="Arial"/>
                <w:bCs w:val="0"/>
                <w:sz w:val="17"/>
                <w:szCs w:val="17"/>
              </w:rPr>
            </w:pPr>
          </w:p>
        </w:tc>
        <w:tc>
          <w:tcPr>
            <w:tcW w:w="1578" w:type="pct"/>
            <w:gridSpan w:val="3"/>
            <w:tcBorders>
              <w:top w:val="single" w:color="666699" w:sz="4" w:space="0"/>
              <w:left w:val="single" w:color="666699" w:sz="4" w:space="0"/>
              <w:bottom w:val="single" w:color="666699" w:sz="4" w:space="0"/>
              <w:right w:val="single" w:color="666699" w:sz="4" w:space="0"/>
            </w:tcBorders>
            <w:shd w:val="clear" w:color="auto" w:fill="D9D9D9"/>
            <w:vAlign w:val="center"/>
          </w:tcPr>
          <w:p w:rsidR="00CE759A" w:rsidRDefault="00CE759A" w14:paraId="767A0237" wp14:textId="77777777">
            <w:pPr>
              <w:pStyle w:val="Figure"/>
              <w:jc w:val="center"/>
              <w:rPr>
                <w:rFonts w:ascii="Arial" w:hAnsi="Arial" w:cs="Arial"/>
                <w:bCs w:val="0"/>
                <w:sz w:val="15"/>
                <w:szCs w:val="15"/>
              </w:rPr>
            </w:pPr>
            <w:r>
              <w:rPr>
                <w:rFonts w:ascii="Arial" w:hAnsi="Arial" w:cs="Arial"/>
                <w:bCs w:val="0"/>
                <w:color w:val="000000"/>
                <w:sz w:val="19"/>
                <w:szCs w:val="19"/>
              </w:rPr>
              <w:t>SA LI Stat Cd - Desc</w:t>
            </w:r>
          </w:p>
        </w:tc>
        <w:tc>
          <w:tcPr>
            <w:tcW w:w="1578" w:type="pct"/>
            <w:gridSpan w:val="3"/>
            <w:tcBorders>
              <w:top w:val="single" w:color="666699" w:sz="4" w:space="0"/>
              <w:left w:val="single" w:color="666699" w:sz="4" w:space="0"/>
              <w:bottom w:val="single" w:color="666699" w:sz="4" w:space="0"/>
              <w:right w:val="single" w:color="666699" w:sz="4" w:space="0"/>
            </w:tcBorders>
            <w:shd w:val="clear" w:color="auto" w:fill="D9D9D9"/>
            <w:vAlign w:val="center"/>
          </w:tcPr>
          <w:p w:rsidR="00CE759A" w:rsidRDefault="00CE759A" w14:paraId="515D839F" wp14:textId="77777777">
            <w:pPr>
              <w:pStyle w:val="Figure"/>
              <w:jc w:val="center"/>
              <w:rPr>
                <w:rFonts w:ascii="Arial" w:hAnsi="Arial" w:cs="Arial"/>
                <w:bCs w:val="0"/>
                <w:sz w:val="15"/>
                <w:szCs w:val="15"/>
              </w:rPr>
            </w:pPr>
            <w:r>
              <w:rPr>
                <w:rFonts w:ascii="Arial" w:hAnsi="Arial" w:cs="Arial"/>
                <w:bCs w:val="0"/>
                <w:color w:val="000000"/>
                <w:sz w:val="19"/>
                <w:szCs w:val="19"/>
              </w:rPr>
              <w:t># of SA Line Items</w:t>
            </w:r>
          </w:p>
        </w:tc>
        <w:tc>
          <w:tcPr>
            <w:tcW w:w="1579"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00CE759A" w:rsidRDefault="00CE759A" w14:paraId="770F33B2" wp14:textId="77777777">
            <w:pPr>
              <w:pStyle w:val="Figure"/>
              <w:jc w:val="center"/>
              <w:rPr>
                <w:rFonts w:ascii="Arial" w:hAnsi="Arial" w:cs="Arial"/>
                <w:bCs w:val="0"/>
                <w:sz w:val="15"/>
                <w:szCs w:val="15"/>
              </w:rPr>
            </w:pPr>
            <w:r>
              <w:rPr>
                <w:rFonts w:ascii="Arial" w:hAnsi="Arial" w:cs="Arial"/>
                <w:bCs w:val="0"/>
                <w:color w:val="000000"/>
                <w:sz w:val="19"/>
                <w:szCs w:val="19"/>
              </w:rPr>
              <w:t>Avg # of Days From Entry to Final Status</w:t>
            </w:r>
          </w:p>
        </w:tc>
        <w:tc>
          <w:tcPr>
            <w:tcW w:w="81" w:type="pct"/>
            <w:vMerge w:val="restart"/>
            <w:tcBorders>
              <w:left w:val="single" w:color="666699" w:sz="4" w:space="0"/>
            </w:tcBorders>
          </w:tcPr>
          <w:p w:rsidR="00CE759A" w:rsidRDefault="00CE759A" w14:paraId="287B69A3" wp14:textId="77777777">
            <w:pPr>
              <w:pStyle w:val="Figure"/>
              <w:spacing w:before="40" w:after="40"/>
              <w:rPr>
                <w:rFonts w:ascii="Arial" w:hAnsi="Arial" w:cs="Arial"/>
                <w:bCs w:val="0"/>
                <w:sz w:val="17"/>
                <w:szCs w:val="17"/>
              </w:rPr>
            </w:pPr>
          </w:p>
        </w:tc>
      </w:tr>
      <w:tr xmlns:wp14="http://schemas.microsoft.com/office/word/2010/wordml" w:rsidR="00680751" w:rsidTr="005B096C" w14:paraId="5030CAEC" wp14:textId="77777777">
        <w:tblPrEx>
          <w:tblCellMar>
            <w:top w:w="0" w:type="dxa"/>
            <w:bottom w:w="0" w:type="dxa"/>
          </w:tblCellMar>
        </w:tblPrEx>
        <w:trPr>
          <w:cantSplit/>
          <w:trHeight w:val="292"/>
          <w:jc w:val="center"/>
        </w:trPr>
        <w:tc>
          <w:tcPr>
            <w:tcW w:w="184" w:type="pct"/>
            <w:vMerge/>
            <w:tcBorders>
              <w:right w:val="single" w:color="999999" w:sz="4" w:space="0"/>
            </w:tcBorders>
          </w:tcPr>
          <w:p w:rsidR="00680751" w:rsidRDefault="00680751" w14:paraId="63A0829D" wp14:textId="77777777">
            <w:pPr>
              <w:pStyle w:val="CopyrightACSSC"/>
              <w:spacing w:before="40" w:after="40"/>
              <w:rPr>
                <w:rFonts w:cs="Arial"/>
                <w:bCs/>
                <w:sz w:val="17"/>
                <w:szCs w:val="17"/>
              </w:rPr>
            </w:pPr>
          </w:p>
        </w:tc>
        <w:tc>
          <w:tcPr>
            <w:tcW w:w="1578" w:type="pct"/>
            <w:gridSpan w:val="3"/>
            <w:tcBorders>
              <w:top w:val="single" w:color="999999" w:sz="4" w:space="0"/>
              <w:left w:val="single" w:color="999999" w:sz="4" w:space="0"/>
              <w:bottom w:val="single" w:color="999999" w:sz="4" w:space="0"/>
              <w:right w:val="single" w:color="999999" w:sz="4" w:space="0"/>
            </w:tcBorders>
          </w:tcPr>
          <w:p w:rsidR="00680751" w:rsidRDefault="00680751" w14:paraId="5CDBBEEA" wp14:textId="77777777">
            <w:pPr>
              <w:pStyle w:val="CopyrightACSSC"/>
              <w:jc w:val="center"/>
              <w:rPr>
                <w:rFonts w:cs="Arial"/>
                <w:b/>
                <w:bCs/>
                <w:color w:val="000000"/>
                <w:sz w:val="15"/>
                <w:szCs w:val="15"/>
              </w:rPr>
            </w:pPr>
            <w:r>
              <w:rPr>
                <w:b/>
                <w:sz w:val="16"/>
              </w:rPr>
              <w:t>XX – XXXXXXXXXXXXXXXXXXXX</w:t>
            </w:r>
          </w:p>
        </w:tc>
        <w:tc>
          <w:tcPr>
            <w:tcW w:w="1578" w:type="pct"/>
            <w:gridSpan w:val="3"/>
            <w:tcBorders>
              <w:top w:val="single" w:color="999999" w:sz="4" w:space="0"/>
              <w:left w:val="single" w:color="999999" w:sz="4" w:space="0"/>
              <w:bottom w:val="single" w:color="999999" w:sz="4" w:space="0"/>
              <w:right w:val="single" w:color="999999" w:sz="4" w:space="0"/>
            </w:tcBorders>
            <w:vAlign w:val="center"/>
          </w:tcPr>
          <w:p w:rsidR="00680751" w:rsidRDefault="00680751" w14:paraId="02B1AC80" wp14:textId="77777777">
            <w:pPr>
              <w:pStyle w:val="CopyrightACSSC"/>
              <w:jc w:val="right"/>
              <w:rPr>
                <w:rFonts w:cs="Arial"/>
                <w:b/>
                <w:bCs/>
                <w:color w:val="000000"/>
                <w:sz w:val="15"/>
                <w:szCs w:val="15"/>
              </w:rPr>
            </w:pPr>
            <w:r>
              <w:rPr>
                <w:rFonts w:cs="Arial"/>
                <w:b/>
                <w:bCs/>
                <w:color w:val="000000"/>
                <w:sz w:val="15"/>
                <w:szCs w:val="15"/>
              </w:rPr>
              <w:t>9,999</w:t>
            </w:r>
          </w:p>
        </w:tc>
        <w:tc>
          <w:tcPr>
            <w:tcW w:w="1579" w:type="pct"/>
            <w:gridSpan w:val="2"/>
            <w:tcBorders>
              <w:top w:val="single" w:color="999999" w:sz="4" w:space="0"/>
              <w:left w:val="single" w:color="999999" w:sz="4" w:space="0"/>
              <w:bottom w:val="single" w:color="999999" w:sz="4" w:space="0"/>
              <w:right w:val="single" w:color="999999" w:sz="4" w:space="0"/>
            </w:tcBorders>
            <w:vAlign w:val="center"/>
          </w:tcPr>
          <w:p w:rsidR="00680751" w:rsidRDefault="00680751" w14:paraId="695E45C8" wp14:textId="77777777">
            <w:pPr>
              <w:pStyle w:val="CopyrightACSSC"/>
              <w:jc w:val="right"/>
              <w:rPr>
                <w:rFonts w:cs="Arial"/>
                <w:b/>
                <w:bCs/>
                <w:color w:val="000000"/>
                <w:sz w:val="15"/>
                <w:szCs w:val="15"/>
              </w:rPr>
            </w:pPr>
            <w:r>
              <w:rPr>
                <w:rFonts w:cs="Arial"/>
                <w:b/>
                <w:bCs/>
                <w:color w:val="000000"/>
                <w:sz w:val="15"/>
                <w:szCs w:val="15"/>
              </w:rPr>
              <w:t>9,999</w:t>
            </w:r>
          </w:p>
        </w:tc>
        <w:tc>
          <w:tcPr>
            <w:tcW w:w="81" w:type="pct"/>
            <w:vMerge/>
            <w:tcBorders>
              <w:left w:val="single" w:color="999999" w:sz="4" w:space="0"/>
            </w:tcBorders>
          </w:tcPr>
          <w:p w:rsidR="00680751" w:rsidRDefault="00680751" w14:paraId="39CA8924" wp14:textId="77777777">
            <w:pPr>
              <w:pStyle w:val="CopyrightACSSC"/>
              <w:spacing w:before="40" w:after="40"/>
              <w:rPr>
                <w:rFonts w:cs="Arial"/>
                <w:bCs/>
                <w:sz w:val="17"/>
                <w:szCs w:val="17"/>
              </w:rPr>
            </w:pPr>
          </w:p>
        </w:tc>
      </w:tr>
      <w:tr xmlns:wp14="http://schemas.microsoft.com/office/word/2010/wordml" w:rsidR="00680751" w:rsidTr="005B096C" w14:paraId="413410AB" wp14:textId="77777777">
        <w:tblPrEx>
          <w:tblCellMar>
            <w:top w:w="0" w:type="dxa"/>
            <w:bottom w:w="0" w:type="dxa"/>
          </w:tblCellMar>
        </w:tblPrEx>
        <w:trPr>
          <w:cantSplit/>
          <w:trHeight w:val="292"/>
          <w:jc w:val="center"/>
        </w:trPr>
        <w:tc>
          <w:tcPr>
            <w:tcW w:w="184" w:type="pct"/>
            <w:vMerge/>
            <w:tcBorders>
              <w:right w:val="single" w:color="999999" w:sz="4" w:space="0"/>
            </w:tcBorders>
          </w:tcPr>
          <w:p w:rsidR="00680751" w:rsidRDefault="00680751" w14:paraId="1BB6F150" wp14:textId="77777777">
            <w:pPr>
              <w:pStyle w:val="CopyrightACSSC"/>
              <w:spacing w:before="40" w:after="40"/>
              <w:rPr>
                <w:rFonts w:cs="Arial"/>
                <w:bCs/>
                <w:sz w:val="17"/>
                <w:szCs w:val="17"/>
              </w:rPr>
            </w:pPr>
          </w:p>
        </w:tc>
        <w:tc>
          <w:tcPr>
            <w:tcW w:w="1578" w:type="pct"/>
            <w:gridSpan w:val="3"/>
            <w:tcBorders>
              <w:top w:val="single" w:color="999999" w:sz="4" w:space="0"/>
              <w:left w:val="single" w:color="999999" w:sz="4" w:space="0"/>
              <w:bottom w:val="single" w:color="999999" w:sz="4" w:space="0"/>
              <w:right w:val="single" w:color="999999" w:sz="4" w:space="0"/>
            </w:tcBorders>
            <w:shd w:val="clear" w:color="auto" w:fill="F3F3F3"/>
          </w:tcPr>
          <w:p w:rsidR="00680751" w:rsidRDefault="00680751" w14:paraId="6ED3F7A2" wp14:textId="77777777">
            <w:pPr>
              <w:pStyle w:val="CopyrightACSSC"/>
              <w:jc w:val="center"/>
              <w:rPr>
                <w:rFonts w:cs="Arial"/>
                <w:b/>
                <w:bCs/>
                <w:color w:val="000000"/>
                <w:sz w:val="15"/>
                <w:szCs w:val="15"/>
              </w:rPr>
            </w:pPr>
            <w:r>
              <w:rPr>
                <w:b/>
                <w:sz w:val="16"/>
              </w:rPr>
              <w:t>XX – XXXXXXXXXXXXXXXXXXXX</w:t>
            </w:r>
          </w:p>
        </w:tc>
        <w:tc>
          <w:tcPr>
            <w:tcW w:w="1578" w:type="pct"/>
            <w:gridSpan w:val="3"/>
            <w:tcBorders>
              <w:top w:val="single" w:color="999999" w:sz="4" w:space="0"/>
              <w:left w:val="single" w:color="999999" w:sz="4" w:space="0"/>
              <w:bottom w:val="single" w:color="999999" w:sz="4" w:space="0"/>
              <w:right w:val="single" w:color="999999" w:sz="4" w:space="0"/>
            </w:tcBorders>
            <w:shd w:val="clear" w:color="auto" w:fill="F3F3F3"/>
            <w:vAlign w:val="center"/>
          </w:tcPr>
          <w:p w:rsidR="00680751" w:rsidRDefault="00680751" w14:paraId="068B67F0" wp14:textId="77777777">
            <w:pPr>
              <w:pStyle w:val="CopyrightACSSC"/>
              <w:jc w:val="right"/>
              <w:rPr>
                <w:rFonts w:cs="Arial"/>
                <w:b/>
                <w:bCs/>
                <w:color w:val="000000"/>
                <w:sz w:val="15"/>
                <w:szCs w:val="15"/>
              </w:rPr>
            </w:pPr>
            <w:r>
              <w:rPr>
                <w:rFonts w:cs="Arial"/>
                <w:b/>
                <w:bCs/>
                <w:color w:val="000000"/>
                <w:sz w:val="15"/>
                <w:szCs w:val="15"/>
              </w:rPr>
              <w:t>9,999</w:t>
            </w:r>
          </w:p>
        </w:tc>
        <w:tc>
          <w:tcPr>
            <w:tcW w:w="1579"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680751" w:rsidRDefault="00680751" w14:paraId="40AF53A2" wp14:textId="77777777">
            <w:pPr>
              <w:pStyle w:val="CopyrightACSSC"/>
              <w:jc w:val="right"/>
              <w:rPr>
                <w:rFonts w:cs="Arial"/>
                <w:b/>
                <w:bCs/>
                <w:color w:val="000000"/>
                <w:sz w:val="15"/>
                <w:szCs w:val="15"/>
              </w:rPr>
            </w:pPr>
            <w:r>
              <w:rPr>
                <w:rFonts w:cs="Arial"/>
                <w:b/>
                <w:bCs/>
                <w:color w:val="000000"/>
                <w:sz w:val="15"/>
                <w:szCs w:val="15"/>
              </w:rPr>
              <w:t>999</w:t>
            </w:r>
          </w:p>
        </w:tc>
        <w:tc>
          <w:tcPr>
            <w:tcW w:w="81" w:type="pct"/>
            <w:vMerge/>
            <w:tcBorders>
              <w:left w:val="single" w:color="999999" w:sz="4" w:space="0"/>
            </w:tcBorders>
          </w:tcPr>
          <w:p w:rsidR="00680751" w:rsidRDefault="00680751" w14:paraId="04338875" wp14:textId="77777777">
            <w:pPr>
              <w:pStyle w:val="CopyrightACSSC"/>
              <w:spacing w:before="40" w:after="40"/>
              <w:rPr>
                <w:rFonts w:cs="Arial"/>
                <w:bCs/>
                <w:sz w:val="17"/>
                <w:szCs w:val="17"/>
              </w:rPr>
            </w:pPr>
          </w:p>
        </w:tc>
      </w:tr>
      <w:tr xmlns:wp14="http://schemas.microsoft.com/office/word/2010/wordml" w:rsidR="00680751" w:rsidTr="005B096C" w14:paraId="49B5AE72" wp14:textId="77777777">
        <w:tblPrEx>
          <w:tblCellMar>
            <w:top w:w="0" w:type="dxa"/>
            <w:bottom w:w="0" w:type="dxa"/>
          </w:tblCellMar>
        </w:tblPrEx>
        <w:trPr>
          <w:cantSplit/>
          <w:trHeight w:val="292"/>
          <w:jc w:val="center"/>
        </w:trPr>
        <w:tc>
          <w:tcPr>
            <w:tcW w:w="184" w:type="pct"/>
            <w:tcBorders>
              <w:right w:val="single" w:color="999999" w:sz="4" w:space="0"/>
            </w:tcBorders>
          </w:tcPr>
          <w:p w:rsidR="00680751" w:rsidRDefault="00680751" w14:paraId="2CCB938B" wp14:textId="77777777">
            <w:pPr>
              <w:pStyle w:val="CopyrightACSSC"/>
              <w:spacing w:before="40" w:after="40"/>
              <w:rPr>
                <w:rFonts w:cs="Arial"/>
                <w:bCs/>
                <w:sz w:val="17"/>
                <w:szCs w:val="17"/>
              </w:rPr>
            </w:pPr>
          </w:p>
        </w:tc>
        <w:tc>
          <w:tcPr>
            <w:tcW w:w="1578" w:type="pct"/>
            <w:gridSpan w:val="3"/>
            <w:tcBorders>
              <w:top w:val="single" w:color="999999" w:sz="4" w:space="0"/>
              <w:left w:val="single" w:color="999999" w:sz="4" w:space="0"/>
              <w:bottom w:val="single" w:color="999999" w:sz="4" w:space="0"/>
              <w:right w:val="single" w:color="999999" w:sz="4" w:space="0"/>
            </w:tcBorders>
            <w:shd w:val="clear" w:color="auto" w:fill="B3C5FF"/>
          </w:tcPr>
          <w:p w:rsidR="00680751" w:rsidRDefault="00680751" w14:paraId="463CAB76" wp14:textId="77777777">
            <w:pPr>
              <w:pStyle w:val="CopyrightACSSC"/>
              <w:jc w:val="right"/>
              <w:rPr>
                <w:rFonts w:cs="Arial"/>
                <w:bCs/>
                <w:color w:val="000000"/>
                <w:sz w:val="15"/>
                <w:szCs w:val="15"/>
              </w:rPr>
            </w:pPr>
            <w:r>
              <w:rPr>
                <w:sz w:val="16"/>
              </w:rPr>
              <w:t>SA LI Cat Svc Cd – Desc Total</w:t>
            </w:r>
            <w:r w:rsidRPr="00DF1451">
              <w:rPr>
                <w:sz w:val="16"/>
              </w:rPr>
              <w:t>:</w:t>
            </w:r>
          </w:p>
        </w:tc>
        <w:tc>
          <w:tcPr>
            <w:tcW w:w="1578" w:type="pct"/>
            <w:gridSpan w:val="3"/>
            <w:tcBorders>
              <w:top w:val="single" w:color="999999" w:sz="4" w:space="0"/>
              <w:left w:val="single" w:color="999999" w:sz="4" w:space="0"/>
              <w:bottom w:val="single" w:color="999999" w:sz="4" w:space="0"/>
              <w:right w:val="single" w:color="999999" w:sz="4" w:space="0"/>
            </w:tcBorders>
            <w:shd w:val="clear" w:color="auto" w:fill="B3C5FF"/>
            <w:vAlign w:val="center"/>
          </w:tcPr>
          <w:p w:rsidR="00680751" w:rsidRDefault="00680751" w14:paraId="5986F15F" wp14:textId="77777777">
            <w:pPr>
              <w:pStyle w:val="CopyrightACSSC"/>
              <w:jc w:val="right"/>
              <w:rPr>
                <w:rFonts w:cs="Arial"/>
                <w:bCs/>
                <w:color w:val="000000"/>
                <w:sz w:val="15"/>
                <w:szCs w:val="15"/>
              </w:rPr>
            </w:pPr>
            <w:r>
              <w:rPr>
                <w:rFonts w:cs="Arial"/>
                <w:bCs/>
                <w:color w:val="000000"/>
                <w:sz w:val="15"/>
                <w:szCs w:val="15"/>
              </w:rPr>
              <w:t>99,999</w:t>
            </w:r>
          </w:p>
        </w:tc>
        <w:tc>
          <w:tcPr>
            <w:tcW w:w="1579" w:type="pct"/>
            <w:gridSpan w:val="2"/>
            <w:tcBorders>
              <w:top w:val="single" w:color="999999" w:sz="4" w:space="0"/>
              <w:left w:val="single" w:color="999999" w:sz="4" w:space="0"/>
              <w:bottom w:val="single" w:color="999999" w:sz="4" w:space="0"/>
              <w:right w:val="single" w:color="999999" w:sz="4" w:space="0"/>
            </w:tcBorders>
            <w:shd w:val="clear" w:color="auto" w:fill="B3C5FF"/>
            <w:vAlign w:val="center"/>
          </w:tcPr>
          <w:p w:rsidR="00680751" w:rsidRDefault="00680751" w14:paraId="2D694379" wp14:textId="77777777">
            <w:pPr>
              <w:pStyle w:val="CopyrightACSSC"/>
              <w:jc w:val="right"/>
              <w:rPr>
                <w:rFonts w:cs="Arial"/>
                <w:bCs/>
                <w:color w:val="000000"/>
                <w:sz w:val="15"/>
                <w:szCs w:val="15"/>
              </w:rPr>
            </w:pPr>
            <w:r>
              <w:rPr>
                <w:rFonts w:cs="Arial"/>
                <w:bCs/>
                <w:color w:val="000000"/>
                <w:sz w:val="15"/>
                <w:szCs w:val="15"/>
              </w:rPr>
              <w:t>999,999</w:t>
            </w:r>
          </w:p>
        </w:tc>
        <w:tc>
          <w:tcPr>
            <w:tcW w:w="81" w:type="pct"/>
            <w:tcBorders>
              <w:left w:val="single" w:color="999999" w:sz="4" w:space="0"/>
            </w:tcBorders>
          </w:tcPr>
          <w:p w:rsidR="00680751" w:rsidRDefault="00680751" w14:paraId="796B98D5" wp14:textId="77777777">
            <w:pPr>
              <w:pStyle w:val="CopyrightACSSC"/>
              <w:spacing w:before="40" w:after="40"/>
              <w:rPr>
                <w:rFonts w:cs="Arial"/>
                <w:bCs/>
                <w:sz w:val="17"/>
                <w:szCs w:val="17"/>
              </w:rPr>
            </w:pPr>
          </w:p>
        </w:tc>
      </w:tr>
      <w:tr xmlns:wp14="http://schemas.microsoft.com/office/word/2010/wordml" w:rsidR="00680751" w:rsidTr="005B096C" w14:paraId="1DA54E0F" wp14:textId="77777777">
        <w:tblPrEx>
          <w:tblCellMar>
            <w:top w:w="0" w:type="dxa"/>
            <w:bottom w:w="0" w:type="dxa"/>
          </w:tblCellMar>
        </w:tblPrEx>
        <w:trPr>
          <w:cantSplit/>
          <w:trHeight w:val="292"/>
          <w:jc w:val="center"/>
        </w:trPr>
        <w:tc>
          <w:tcPr>
            <w:tcW w:w="184" w:type="pct"/>
            <w:tcBorders>
              <w:right w:val="single" w:color="999999" w:sz="4" w:space="0"/>
            </w:tcBorders>
          </w:tcPr>
          <w:p w:rsidR="00680751" w:rsidRDefault="00680751" w14:paraId="344BE600" wp14:textId="77777777">
            <w:pPr>
              <w:pStyle w:val="CopyrightACSSC"/>
              <w:spacing w:before="40" w:after="40"/>
              <w:rPr>
                <w:rFonts w:cs="Arial"/>
                <w:bCs/>
                <w:sz w:val="17"/>
                <w:szCs w:val="17"/>
              </w:rPr>
            </w:pPr>
          </w:p>
        </w:tc>
        <w:tc>
          <w:tcPr>
            <w:tcW w:w="1578" w:type="pct"/>
            <w:gridSpan w:val="3"/>
            <w:tcBorders>
              <w:top w:val="single" w:color="999999" w:sz="4" w:space="0"/>
              <w:left w:val="single" w:color="999999" w:sz="4" w:space="0"/>
              <w:bottom w:val="single" w:color="999999" w:sz="4" w:space="0"/>
              <w:right w:val="single" w:color="999999" w:sz="4" w:space="0"/>
            </w:tcBorders>
            <w:shd w:val="clear" w:color="auto" w:fill="B3C5FF"/>
          </w:tcPr>
          <w:p w:rsidR="00680751" w:rsidRDefault="00680751" w14:paraId="06A0176A" wp14:textId="77777777">
            <w:pPr>
              <w:pStyle w:val="CopyrightACSSC"/>
              <w:jc w:val="right"/>
              <w:rPr>
                <w:rFonts w:cs="Arial"/>
                <w:bCs/>
                <w:color w:val="000000"/>
                <w:sz w:val="15"/>
                <w:szCs w:val="15"/>
              </w:rPr>
            </w:pPr>
            <w:r w:rsidRPr="00DF1451">
              <w:rPr>
                <w:sz w:val="16"/>
              </w:rPr>
              <w:t>SA Ty Cd</w:t>
            </w:r>
            <w:r>
              <w:rPr>
                <w:sz w:val="16"/>
              </w:rPr>
              <w:t xml:space="preserve"> – Desc Total</w:t>
            </w:r>
            <w:r w:rsidRPr="00DF1451">
              <w:rPr>
                <w:sz w:val="16"/>
              </w:rPr>
              <w:t>:</w:t>
            </w:r>
          </w:p>
        </w:tc>
        <w:tc>
          <w:tcPr>
            <w:tcW w:w="1578" w:type="pct"/>
            <w:gridSpan w:val="3"/>
            <w:tcBorders>
              <w:top w:val="single" w:color="999999" w:sz="4" w:space="0"/>
              <w:left w:val="single" w:color="999999" w:sz="4" w:space="0"/>
              <w:bottom w:val="single" w:color="999999" w:sz="4" w:space="0"/>
              <w:right w:val="single" w:color="999999" w:sz="4" w:space="0"/>
            </w:tcBorders>
            <w:shd w:val="clear" w:color="auto" w:fill="B3C5FF"/>
            <w:vAlign w:val="center"/>
          </w:tcPr>
          <w:p w:rsidR="00680751" w:rsidRDefault="00680751" w14:paraId="2F15DFB4" wp14:textId="77777777">
            <w:pPr>
              <w:pStyle w:val="CopyrightACSSC"/>
              <w:jc w:val="right"/>
              <w:rPr>
                <w:rFonts w:cs="Arial"/>
                <w:bCs/>
                <w:color w:val="000000"/>
                <w:sz w:val="15"/>
                <w:szCs w:val="15"/>
              </w:rPr>
            </w:pPr>
            <w:r>
              <w:rPr>
                <w:rFonts w:cs="Arial"/>
                <w:bCs/>
                <w:color w:val="000000"/>
                <w:sz w:val="15"/>
                <w:szCs w:val="15"/>
              </w:rPr>
              <w:t>999</w:t>
            </w:r>
          </w:p>
        </w:tc>
        <w:tc>
          <w:tcPr>
            <w:tcW w:w="1579" w:type="pct"/>
            <w:gridSpan w:val="2"/>
            <w:tcBorders>
              <w:top w:val="single" w:color="999999" w:sz="4" w:space="0"/>
              <w:left w:val="single" w:color="999999" w:sz="4" w:space="0"/>
              <w:bottom w:val="single" w:color="999999" w:sz="4" w:space="0"/>
              <w:right w:val="single" w:color="999999" w:sz="4" w:space="0"/>
            </w:tcBorders>
            <w:shd w:val="clear" w:color="auto" w:fill="B3C5FF"/>
            <w:vAlign w:val="center"/>
          </w:tcPr>
          <w:p w:rsidR="00680751" w:rsidRDefault="00680751" w14:paraId="04A31561" wp14:textId="77777777">
            <w:pPr>
              <w:pStyle w:val="CopyrightACSSC"/>
              <w:jc w:val="right"/>
              <w:rPr>
                <w:rFonts w:cs="Arial"/>
                <w:bCs/>
                <w:color w:val="000000"/>
                <w:sz w:val="15"/>
                <w:szCs w:val="15"/>
              </w:rPr>
            </w:pPr>
            <w:r>
              <w:rPr>
                <w:rFonts w:cs="Arial"/>
                <w:bCs/>
                <w:color w:val="000000"/>
                <w:sz w:val="15"/>
                <w:szCs w:val="15"/>
              </w:rPr>
              <w:t>999,999</w:t>
            </w:r>
          </w:p>
        </w:tc>
        <w:tc>
          <w:tcPr>
            <w:tcW w:w="81" w:type="pct"/>
            <w:tcBorders>
              <w:left w:val="single" w:color="999999" w:sz="4" w:space="0"/>
            </w:tcBorders>
          </w:tcPr>
          <w:p w:rsidR="00680751" w:rsidRDefault="00680751" w14:paraId="7EE3B4B9" wp14:textId="77777777">
            <w:pPr>
              <w:pStyle w:val="CopyrightACSSC"/>
              <w:spacing w:before="40" w:after="40"/>
              <w:rPr>
                <w:rFonts w:cs="Arial"/>
                <w:bCs/>
                <w:sz w:val="17"/>
                <w:szCs w:val="17"/>
              </w:rPr>
            </w:pPr>
          </w:p>
        </w:tc>
      </w:tr>
      <w:tr xmlns:wp14="http://schemas.microsoft.com/office/word/2010/wordml" w:rsidR="00680751" w:rsidTr="005B096C" w14:paraId="436E041D" wp14:textId="77777777">
        <w:tblPrEx>
          <w:tblCellMar>
            <w:top w:w="0" w:type="dxa"/>
            <w:bottom w:w="0" w:type="dxa"/>
          </w:tblCellMar>
        </w:tblPrEx>
        <w:trPr>
          <w:cantSplit/>
          <w:trHeight w:val="292"/>
          <w:jc w:val="center"/>
        </w:trPr>
        <w:tc>
          <w:tcPr>
            <w:tcW w:w="184" w:type="pct"/>
            <w:tcBorders>
              <w:right w:val="single" w:color="999999" w:sz="4" w:space="0"/>
            </w:tcBorders>
          </w:tcPr>
          <w:p w:rsidR="00680751" w:rsidRDefault="00680751" w14:paraId="17D63EA2" wp14:textId="77777777">
            <w:pPr>
              <w:pStyle w:val="CopyrightACSSC"/>
              <w:spacing w:before="40" w:after="40"/>
              <w:rPr>
                <w:rFonts w:cs="Arial"/>
                <w:bCs/>
                <w:sz w:val="17"/>
                <w:szCs w:val="17"/>
              </w:rPr>
            </w:pPr>
          </w:p>
        </w:tc>
        <w:tc>
          <w:tcPr>
            <w:tcW w:w="1578" w:type="pct"/>
            <w:gridSpan w:val="3"/>
            <w:tcBorders>
              <w:top w:val="single" w:color="999999" w:sz="4" w:space="0"/>
              <w:left w:val="single" w:color="999999" w:sz="4" w:space="0"/>
              <w:bottom w:val="single" w:color="999999" w:sz="4" w:space="0"/>
              <w:right w:val="single" w:color="999999" w:sz="4" w:space="0"/>
            </w:tcBorders>
            <w:shd w:val="clear" w:color="auto" w:fill="B3C5FF"/>
          </w:tcPr>
          <w:p w:rsidR="00680751" w:rsidRDefault="00680751" w14:paraId="47BE4552" wp14:textId="77777777">
            <w:pPr>
              <w:pStyle w:val="CopyrightACSSC"/>
              <w:jc w:val="right"/>
              <w:rPr>
                <w:rFonts w:cs="Arial"/>
                <w:bCs/>
                <w:color w:val="000000"/>
                <w:sz w:val="15"/>
                <w:szCs w:val="15"/>
              </w:rPr>
            </w:pPr>
            <w:r>
              <w:rPr>
                <w:sz w:val="16"/>
              </w:rPr>
              <w:t>Grand Total</w:t>
            </w:r>
          </w:p>
        </w:tc>
        <w:tc>
          <w:tcPr>
            <w:tcW w:w="1578" w:type="pct"/>
            <w:gridSpan w:val="3"/>
            <w:tcBorders>
              <w:top w:val="single" w:color="999999" w:sz="4" w:space="0"/>
              <w:left w:val="single" w:color="999999" w:sz="4" w:space="0"/>
              <w:bottom w:val="single" w:color="999999" w:sz="4" w:space="0"/>
              <w:right w:val="single" w:color="999999" w:sz="4" w:space="0"/>
            </w:tcBorders>
            <w:shd w:val="clear" w:color="auto" w:fill="B3C5FF"/>
            <w:vAlign w:val="center"/>
          </w:tcPr>
          <w:p w:rsidR="00680751" w:rsidRDefault="00680751" w14:paraId="163CE22D" wp14:textId="77777777">
            <w:pPr>
              <w:pStyle w:val="CopyrightACSSC"/>
              <w:jc w:val="right"/>
              <w:rPr>
                <w:rFonts w:cs="Arial"/>
                <w:bCs/>
                <w:color w:val="000000"/>
                <w:sz w:val="15"/>
                <w:szCs w:val="15"/>
              </w:rPr>
            </w:pPr>
            <w:r>
              <w:rPr>
                <w:rFonts w:cs="Arial"/>
                <w:bCs/>
                <w:color w:val="000000"/>
                <w:sz w:val="15"/>
                <w:szCs w:val="15"/>
              </w:rPr>
              <w:t>999,999</w:t>
            </w:r>
          </w:p>
        </w:tc>
        <w:tc>
          <w:tcPr>
            <w:tcW w:w="1579" w:type="pct"/>
            <w:gridSpan w:val="2"/>
            <w:tcBorders>
              <w:top w:val="single" w:color="999999" w:sz="4" w:space="0"/>
              <w:left w:val="single" w:color="999999" w:sz="4" w:space="0"/>
              <w:bottom w:val="single" w:color="999999" w:sz="4" w:space="0"/>
              <w:right w:val="single" w:color="999999" w:sz="4" w:space="0"/>
            </w:tcBorders>
            <w:shd w:val="clear" w:color="auto" w:fill="B3C5FF"/>
            <w:vAlign w:val="center"/>
          </w:tcPr>
          <w:p w:rsidR="00680751" w:rsidRDefault="00680751" w14:paraId="739B52E3" wp14:textId="77777777">
            <w:pPr>
              <w:pStyle w:val="CopyrightACSSC"/>
              <w:jc w:val="right"/>
              <w:rPr>
                <w:rFonts w:cs="Arial"/>
                <w:bCs/>
                <w:color w:val="000000"/>
                <w:sz w:val="15"/>
                <w:szCs w:val="15"/>
              </w:rPr>
            </w:pPr>
            <w:r>
              <w:rPr>
                <w:rFonts w:cs="Arial"/>
                <w:bCs/>
                <w:color w:val="000000"/>
                <w:sz w:val="15"/>
                <w:szCs w:val="15"/>
              </w:rPr>
              <w:t>999,999</w:t>
            </w:r>
          </w:p>
        </w:tc>
        <w:tc>
          <w:tcPr>
            <w:tcW w:w="81" w:type="pct"/>
            <w:tcBorders>
              <w:left w:val="single" w:color="999999" w:sz="4" w:space="0"/>
            </w:tcBorders>
          </w:tcPr>
          <w:p w:rsidR="00680751" w:rsidRDefault="00680751" w14:paraId="52E608EF" wp14:textId="77777777">
            <w:pPr>
              <w:pStyle w:val="CopyrightACSSC"/>
              <w:spacing w:before="40" w:after="40"/>
              <w:rPr>
                <w:rFonts w:cs="Arial"/>
                <w:bCs/>
                <w:sz w:val="17"/>
                <w:szCs w:val="17"/>
              </w:rPr>
            </w:pPr>
          </w:p>
        </w:tc>
      </w:tr>
      <w:tr xmlns:wp14="http://schemas.microsoft.com/office/word/2010/wordml" w:rsidR="00CE759A" w14:paraId="2DD36F09" wp14:textId="77777777">
        <w:tblPrEx>
          <w:tblCellMar>
            <w:top w:w="0" w:type="dxa"/>
            <w:bottom w:w="0" w:type="dxa"/>
          </w:tblCellMar>
        </w:tblPrEx>
        <w:trPr>
          <w:cantSplit/>
          <w:trHeight w:val="292"/>
          <w:jc w:val="center"/>
        </w:trPr>
        <w:tc>
          <w:tcPr>
            <w:tcW w:w="1665" w:type="pct"/>
            <w:gridSpan w:val="3"/>
            <w:vAlign w:val="center"/>
          </w:tcPr>
          <w:p w:rsidR="00CE759A" w:rsidRDefault="00CE759A" w14:paraId="18E699C1" wp14:textId="77777777">
            <w:pPr>
              <w:pStyle w:val="Figure"/>
              <w:rPr>
                <w:rFonts w:ascii="Arial" w:hAnsi="Arial" w:cs="Arial"/>
                <w:sz w:val="17"/>
                <w:szCs w:val="17"/>
              </w:rPr>
            </w:pPr>
            <w:r>
              <w:rPr>
                <w:rFonts w:ascii="Arial" w:hAnsi="Arial" w:cs="Arial"/>
                <w:sz w:val="17"/>
                <w:szCs w:val="17"/>
              </w:rPr>
              <w:t>Run Date: MM/DD/CCYY</w:t>
            </w:r>
          </w:p>
        </w:tc>
        <w:tc>
          <w:tcPr>
            <w:tcW w:w="1665" w:type="pct"/>
            <w:gridSpan w:val="3"/>
            <w:vAlign w:val="center"/>
          </w:tcPr>
          <w:p w:rsidR="00CE759A" w:rsidRDefault="00CE759A" w14:paraId="56F2F8B3" wp14:textId="77777777">
            <w:pPr>
              <w:pStyle w:val="Figure"/>
              <w:jc w:val="center"/>
              <w:rPr>
                <w:rFonts w:ascii="Arial" w:hAnsi="Arial" w:cs="Arial"/>
                <w:sz w:val="17"/>
                <w:szCs w:val="17"/>
              </w:rPr>
            </w:pPr>
            <w:r>
              <w:rPr>
                <w:rFonts w:ascii="Arial" w:hAnsi="Arial" w:cs="Arial"/>
                <w:sz w:val="17"/>
                <w:szCs w:val="17"/>
              </w:rPr>
              <w:t>Page:  X of Y</w:t>
            </w:r>
          </w:p>
        </w:tc>
        <w:tc>
          <w:tcPr>
            <w:tcW w:w="1670" w:type="pct"/>
            <w:gridSpan w:val="4"/>
            <w:vAlign w:val="center"/>
          </w:tcPr>
          <w:p w:rsidR="00CE759A" w:rsidRDefault="00CE759A" w14:paraId="0FBEEF24" wp14:textId="77777777">
            <w:pPr>
              <w:pStyle w:val="Figure"/>
              <w:jc w:val="right"/>
              <w:rPr>
                <w:rFonts w:ascii="Arial" w:hAnsi="Arial" w:cs="Arial"/>
                <w:sz w:val="17"/>
                <w:szCs w:val="17"/>
              </w:rPr>
            </w:pPr>
            <w:r>
              <w:rPr>
                <w:rFonts w:ascii="Arial" w:hAnsi="Arial" w:cs="Arial"/>
                <w:sz w:val="17"/>
                <w:szCs w:val="17"/>
              </w:rPr>
              <w:t>Run Time: HH:MM:SS</w:t>
            </w:r>
          </w:p>
        </w:tc>
      </w:tr>
    </w:tbl>
    <w:p xmlns:wp14="http://schemas.microsoft.com/office/word/2010/wordml" w:rsidRPr="000308BA" w:rsidR="00CE759A" w:rsidP="000308BA" w:rsidRDefault="00CE759A" w14:paraId="3A915B8C" wp14:textId="77777777">
      <w:pPr>
        <w:pStyle w:val="Heading6"/>
      </w:pPr>
      <w:r w:rsidRPr="000308BA">
        <w:br w:type="page"/>
      </w:r>
      <w:r w:rsidRPr="000308BA">
        <w:t>Report Specification – OPR-SRA-108 – Service Authorization Processing Benchmark</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63"/>
        <w:gridCol w:w="1413"/>
        <w:gridCol w:w="1753"/>
        <w:gridCol w:w="1223"/>
        <w:gridCol w:w="1220"/>
        <w:gridCol w:w="2291"/>
        <w:gridCol w:w="4720"/>
        <w:gridCol w:w="7"/>
      </w:tblGrid>
      <w:tr xmlns:wp14="http://schemas.microsoft.com/office/word/2010/wordml" w:rsidR="00CE759A" w14:paraId="795F11E2" wp14:textId="77777777">
        <w:tblPrEx>
          <w:tblCellMar>
            <w:top w:w="0" w:type="dxa"/>
            <w:bottom w:w="0" w:type="dxa"/>
          </w:tblCellMar>
        </w:tblPrEx>
        <w:trPr>
          <w:cantSplit/>
          <w:trHeight w:val="432" w:hRule="exact"/>
          <w:tblHeader/>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FF0000"/>
            <w:vAlign w:val="center"/>
          </w:tcPr>
          <w:p w:rsidR="00CE759A" w:rsidP="00456C8E" w:rsidRDefault="00CE759A" w14:paraId="340957F5" wp14:textId="77777777">
            <w:pPr>
              <w:jc w:val="center"/>
              <w:rPr>
                <w:rFonts w:eastAsia="MS Mincho"/>
              </w:rPr>
            </w:pPr>
            <w:r>
              <w:rPr>
                <w:rFonts w:eastAsia="MS Mincho"/>
              </w:rPr>
              <w:t>NH MMIS REPORT SPECIFICATION</w:t>
            </w:r>
          </w:p>
        </w:tc>
      </w:tr>
      <w:tr xmlns:wp14="http://schemas.microsoft.com/office/word/2010/wordml" w:rsidR="00CE759A" w14:paraId="32A96FE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613" w:type="pct"/>
            <w:vMerge w:val="restart"/>
            <w:tcBorders>
              <w:top w:val="single" w:color="auto" w:sz="4" w:space="0"/>
            </w:tcBorders>
            <w:vAlign w:val="center"/>
          </w:tcPr>
          <w:p w:rsidRPr="00521344" w:rsidR="00CE759A" w:rsidRDefault="00CE759A" w14:paraId="73517DB8" wp14:textId="77777777">
            <w:pPr>
              <w:pStyle w:val="BodytextChar"/>
              <w:spacing w:before="40" w:after="40"/>
              <w:jc w:val="center"/>
              <w:rPr>
                <w:rStyle w:val="ModernBodyTextChar"/>
                <w:rFonts w:cs="Arial"/>
                <w:b/>
                <w:noProof/>
                <w:color w:val="000000"/>
                <w:sz w:val="18"/>
                <w:szCs w:val="18"/>
              </w:rPr>
            </w:pPr>
            <w:r w:rsidRPr="00521344">
              <w:rPr>
                <w:rStyle w:val="ModernTableText"/>
                <w:rFonts w:cs="Arial"/>
                <w:b/>
                <w:noProof/>
                <w:color w:val="000000"/>
                <w:szCs w:val="18"/>
              </w:rPr>
              <w:t>Presentation Type:</w:t>
            </w:r>
          </w:p>
        </w:tc>
        <w:tc>
          <w:tcPr>
            <w:tcW w:w="4387" w:type="pct"/>
            <w:gridSpan w:val="7"/>
            <w:tcBorders>
              <w:top w:val="single" w:color="auto" w:sz="4" w:space="0"/>
            </w:tcBorders>
            <w:vAlign w:val="center"/>
          </w:tcPr>
          <w:p w:rsidRPr="00521344" w:rsidR="00CE759A" w:rsidP="00D904D2" w:rsidRDefault="00CE759A" w14:paraId="0AFF5262" wp14:textId="77777777">
            <w:pPr>
              <w:pStyle w:val="Header"/>
              <w:pBdr>
                <w:bottom w:val="none" w:color="auto" w:sz="0" w:space="0"/>
              </w:pBdr>
              <w:spacing w:before="40" w:after="40"/>
              <w:rPr>
                <w:rStyle w:val="ModernBodyTextChar"/>
                <w:b w:val="0"/>
                <w:noProof/>
                <w:sz w:val="18"/>
                <w:szCs w:val="18"/>
              </w:rPr>
            </w:pPr>
            <w:r w:rsidRPr="00105EB0">
              <w:rPr>
                <w:rStyle w:val="ModernTableText"/>
                <w:rFonts w:ascii="Wingdings" w:hAnsi="Wingdings" w:eastAsia="Wingdings" w:cs="Wingdings"/>
                <w:b w:val="0"/>
                <w:noProof/>
                <w:szCs w:val="18"/>
                <w:lang w:val="en-US" w:eastAsia="en-US"/>
              </w:rPr>
              <w:t>þ</w:t>
            </w:r>
            <w:r w:rsidRPr="00105EB0">
              <w:rPr>
                <w:rStyle w:val="ModernTableText"/>
                <w:b w:val="0"/>
                <w:noProof/>
                <w:szCs w:val="18"/>
                <w:lang w:val="en-US" w:eastAsia="en-US"/>
              </w:rPr>
              <w:t xml:space="preserve"> List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Crosstab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Repeater Object        </w:t>
            </w:r>
          </w:p>
        </w:tc>
      </w:tr>
      <w:tr xmlns:wp14="http://schemas.microsoft.com/office/word/2010/wordml" w:rsidR="00CE759A" w14:paraId="338F6EE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8"/>
          <w:jc w:val="center"/>
        </w:trPr>
        <w:tc>
          <w:tcPr>
            <w:tcW w:w="613" w:type="pct"/>
            <w:vMerge/>
            <w:vAlign w:val="center"/>
          </w:tcPr>
          <w:p w:rsidRPr="00521344" w:rsidR="00CE759A" w:rsidRDefault="00CE759A" w14:paraId="074E47F7" wp14:textId="77777777">
            <w:pPr>
              <w:pStyle w:val="BodytextChar"/>
              <w:spacing w:before="40" w:after="40"/>
              <w:rPr>
                <w:rStyle w:val="ModernTableText"/>
                <w:rFonts w:cs="Arial"/>
                <w:noProof/>
                <w:color w:val="000000"/>
                <w:szCs w:val="18"/>
              </w:rPr>
            </w:pPr>
          </w:p>
        </w:tc>
        <w:tc>
          <w:tcPr>
            <w:tcW w:w="491" w:type="pct"/>
            <w:vMerge w:val="restart"/>
            <w:tcBorders>
              <w:top w:val="single" w:color="616161" w:sz="2" w:space="0"/>
            </w:tcBorders>
            <w:vAlign w:val="center"/>
          </w:tcPr>
          <w:p w:rsidRPr="00105EB0" w:rsidR="00CE759A" w:rsidP="00D904D2" w:rsidRDefault="00CE759A" w14:paraId="00473B6A" wp14:textId="77777777">
            <w:pPr>
              <w:pStyle w:val="Header"/>
              <w:pBdr>
                <w:bottom w:val="none" w:color="auto" w:sz="0" w:space="0"/>
              </w:pBdr>
              <w:spacing w:before="40" w:after="40"/>
              <w:jc w:val="center"/>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Chart Object</w:t>
            </w:r>
          </w:p>
        </w:tc>
        <w:tc>
          <w:tcPr>
            <w:tcW w:w="1034" w:type="pct"/>
            <w:gridSpan w:val="2"/>
            <w:tcBorders>
              <w:top w:val="single" w:color="616161" w:sz="2" w:space="0"/>
            </w:tcBorders>
            <w:vAlign w:val="center"/>
          </w:tcPr>
          <w:p w:rsidRPr="00105EB0" w:rsidR="00CE759A" w:rsidP="00D904D2" w:rsidRDefault="00CE759A" w14:paraId="3E774557"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Type:</w:t>
            </w:r>
          </w:p>
          <w:p w:rsidRPr="00105EB0" w:rsidR="00CE759A" w:rsidP="00D904D2" w:rsidRDefault="00CE759A" w14:paraId="3C8AC92F"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Column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Bar                                                               </w:t>
            </w:r>
          </w:p>
        </w:tc>
        <w:tc>
          <w:tcPr>
            <w:tcW w:w="2862" w:type="pct"/>
            <w:gridSpan w:val="4"/>
            <w:tcBorders>
              <w:top w:val="single" w:color="616161" w:sz="2" w:space="0"/>
            </w:tcBorders>
          </w:tcPr>
          <w:p w:rsidRPr="00105EB0" w:rsidR="00CE759A" w:rsidP="00D904D2" w:rsidRDefault="00CE759A" w14:paraId="1DE2561C"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Attributes:</w:t>
            </w:r>
          </w:p>
          <w:p w:rsidRPr="00105EB0" w:rsidR="00CE759A" w:rsidP="00D904D2" w:rsidRDefault="00CE759A" w14:paraId="4E6DBDA0"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3D</w:t>
            </w:r>
          </w:p>
        </w:tc>
      </w:tr>
      <w:tr xmlns:wp14="http://schemas.microsoft.com/office/word/2010/wordml" w:rsidR="00CE759A" w14:paraId="6981DF1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13" w:type="pct"/>
            <w:vMerge/>
            <w:vAlign w:val="center"/>
          </w:tcPr>
          <w:p w:rsidRPr="00521344" w:rsidR="00CE759A" w:rsidRDefault="00CE759A" w14:paraId="4A852BA6" wp14:textId="77777777">
            <w:pPr>
              <w:pStyle w:val="BodytextChar"/>
              <w:spacing w:before="40" w:after="40"/>
              <w:rPr>
                <w:rStyle w:val="ModernTableText"/>
                <w:rFonts w:cs="Arial"/>
                <w:noProof/>
                <w:color w:val="000000"/>
                <w:szCs w:val="18"/>
              </w:rPr>
            </w:pPr>
          </w:p>
        </w:tc>
        <w:tc>
          <w:tcPr>
            <w:tcW w:w="491" w:type="pct"/>
            <w:vMerge/>
          </w:tcPr>
          <w:p w:rsidRPr="00105EB0" w:rsidR="00CE759A" w:rsidP="00D904D2" w:rsidRDefault="00CE759A" w14:paraId="1299FC03" wp14:textId="77777777">
            <w:pPr>
              <w:pStyle w:val="Header"/>
              <w:pBdr>
                <w:bottom w:val="none" w:color="auto" w:sz="0" w:space="0"/>
              </w:pBdr>
              <w:spacing w:before="40" w:after="40"/>
              <w:rPr>
                <w:rStyle w:val="ModernTableText"/>
                <w:b w:val="0"/>
                <w:noProof/>
                <w:szCs w:val="18"/>
                <w:lang w:val="en-US" w:eastAsia="en-US"/>
              </w:rPr>
            </w:pPr>
          </w:p>
        </w:tc>
        <w:tc>
          <w:tcPr>
            <w:tcW w:w="1034" w:type="pct"/>
            <w:gridSpan w:val="2"/>
            <w:tcBorders>
              <w:top w:val="single" w:color="616161" w:sz="2" w:space="0"/>
            </w:tcBorders>
            <w:vAlign w:val="center"/>
          </w:tcPr>
          <w:p w:rsidRPr="00105EB0" w:rsidR="00CE759A" w:rsidP="00D904D2" w:rsidRDefault="00CE759A" w14:paraId="6ECA2E78"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Line                                        </w:t>
            </w:r>
          </w:p>
        </w:tc>
        <w:tc>
          <w:tcPr>
            <w:tcW w:w="2862" w:type="pct"/>
            <w:gridSpan w:val="4"/>
          </w:tcPr>
          <w:p w:rsidRPr="00105EB0" w:rsidR="00CE759A" w:rsidP="00D904D2" w:rsidRDefault="00CE759A" w14:paraId="6C7F6200"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With Markers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p>
        </w:tc>
      </w:tr>
      <w:tr xmlns:wp14="http://schemas.microsoft.com/office/word/2010/wordml" w:rsidR="00CE759A" w14:paraId="27553F8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13" w:type="pct"/>
            <w:vMerge/>
            <w:vAlign w:val="center"/>
          </w:tcPr>
          <w:p w:rsidRPr="00521344" w:rsidR="00CE759A" w:rsidRDefault="00CE759A" w14:paraId="53508331" wp14:textId="77777777">
            <w:pPr>
              <w:pStyle w:val="BodytextChar"/>
              <w:spacing w:before="40" w:after="40"/>
              <w:rPr>
                <w:rStyle w:val="ModernTableText"/>
                <w:rFonts w:cs="Arial"/>
                <w:noProof/>
                <w:color w:val="000000"/>
                <w:szCs w:val="18"/>
              </w:rPr>
            </w:pPr>
          </w:p>
        </w:tc>
        <w:tc>
          <w:tcPr>
            <w:tcW w:w="491" w:type="pct"/>
            <w:vMerge/>
          </w:tcPr>
          <w:p w:rsidRPr="00105EB0" w:rsidR="00CE759A" w:rsidP="00D904D2" w:rsidRDefault="00CE759A" w14:paraId="4C694B97" wp14:textId="77777777">
            <w:pPr>
              <w:pStyle w:val="Header"/>
              <w:pBdr>
                <w:bottom w:val="none" w:color="auto" w:sz="0" w:space="0"/>
              </w:pBdr>
              <w:spacing w:before="40" w:after="40"/>
              <w:rPr>
                <w:rStyle w:val="ModernTableText"/>
                <w:b w:val="0"/>
                <w:noProof/>
                <w:szCs w:val="18"/>
                <w:lang w:val="en-US" w:eastAsia="en-US"/>
              </w:rPr>
            </w:pPr>
          </w:p>
        </w:tc>
        <w:tc>
          <w:tcPr>
            <w:tcW w:w="1034" w:type="pct"/>
            <w:gridSpan w:val="2"/>
            <w:tcBorders>
              <w:top w:val="single" w:color="616161" w:sz="2" w:space="0"/>
            </w:tcBorders>
            <w:vAlign w:val="center"/>
          </w:tcPr>
          <w:p w:rsidRPr="00105EB0" w:rsidR="00CE759A" w:rsidP="00D904D2" w:rsidRDefault="00CE759A" w14:paraId="67EF9E58"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Pie</w:t>
            </w:r>
          </w:p>
        </w:tc>
        <w:tc>
          <w:tcPr>
            <w:tcW w:w="2862" w:type="pct"/>
            <w:gridSpan w:val="4"/>
          </w:tcPr>
          <w:p w:rsidRPr="00105EB0" w:rsidR="00CE759A" w:rsidP="00D904D2" w:rsidRDefault="00CE759A" w14:paraId="60153D7D"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3D                    </w:t>
            </w:r>
          </w:p>
        </w:tc>
      </w:tr>
      <w:tr xmlns:wp14="http://schemas.microsoft.com/office/word/2010/wordml" w:rsidR="00CE759A" w14:paraId="1057F8B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CE759A" w:rsidRDefault="00CE759A" w14:paraId="7D21DC5A"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Section Heading (opt)</w:t>
            </w:r>
          </w:p>
        </w:tc>
      </w:tr>
      <w:tr xmlns:wp14="http://schemas.microsoft.com/office/word/2010/wordml" w:rsidR="00CE759A" w14:paraId="149696A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521344" w:rsidR="00CE759A" w:rsidRDefault="00CE759A" w14:paraId="5F4E001B" wp14:textId="77777777">
            <w:pPr>
              <w:pStyle w:val="TableText1"/>
              <w:spacing w:before="40" w:after="40"/>
              <w:jc w:val="center"/>
              <w:rPr>
                <w:rStyle w:val="ModernTableText"/>
                <w:rFonts w:cs="Arial"/>
                <w:b/>
                <w:noProof/>
                <w:szCs w:val="18"/>
              </w:rPr>
            </w:pPr>
            <w:r w:rsidRPr="00521344">
              <w:rPr>
                <w:rStyle w:val="ModernTableText"/>
                <w:rFonts w:cs="Arial"/>
                <w:b/>
                <w:bCs/>
                <w:noProof/>
                <w:szCs w:val="18"/>
              </w:rPr>
              <w:t>Report Section Label (opt)</w:t>
            </w:r>
          </w:p>
        </w:tc>
        <w:tc>
          <w:tcPr>
            <w:tcW w:w="1645" w:type="pct"/>
            <w:gridSpan w:val="3"/>
            <w:tcBorders>
              <w:top w:val="single" w:color="616161" w:sz="2" w:space="0"/>
              <w:bottom w:val="single" w:color="616161" w:sz="2" w:space="0"/>
            </w:tcBorders>
            <w:vAlign w:val="center"/>
          </w:tcPr>
          <w:p w:rsidRPr="00521344" w:rsidR="00CE759A" w:rsidRDefault="00CE759A" w14:paraId="182AB4F2" wp14:textId="77777777">
            <w:pPr>
              <w:pStyle w:val="TableText1"/>
              <w:spacing w:before="40" w:after="40"/>
              <w:jc w:val="center"/>
              <w:rPr>
                <w:rStyle w:val="ModernTableText"/>
                <w:rFonts w:cs="Arial"/>
                <w:b/>
                <w:noProof/>
                <w:szCs w:val="18"/>
              </w:rPr>
            </w:pPr>
            <w:r w:rsidRPr="00521344">
              <w:rPr>
                <w:rStyle w:val="ModernTableText"/>
                <w:rFonts w:cs="Arial"/>
                <w:b/>
                <w:noProof/>
                <w:szCs w:val="18"/>
              </w:rPr>
              <w:t>Report Section Description (opt)</w:t>
            </w:r>
          </w:p>
        </w:tc>
        <w:tc>
          <w:tcPr>
            <w:tcW w:w="1642" w:type="pct"/>
            <w:gridSpan w:val="2"/>
            <w:tcBorders>
              <w:top w:val="single" w:color="616161" w:sz="2" w:space="0"/>
              <w:bottom w:val="single" w:color="616161" w:sz="2" w:space="0"/>
            </w:tcBorders>
            <w:vAlign w:val="center"/>
          </w:tcPr>
          <w:p w:rsidRPr="00521344" w:rsidR="00CE759A" w:rsidRDefault="00CE759A" w14:paraId="4EAEA52B" wp14:textId="77777777">
            <w:pPr>
              <w:pStyle w:val="TableText1"/>
              <w:spacing w:before="40" w:after="40"/>
              <w:jc w:val="center"/>
              <w:rPr>
                <w:rStyle w:val="ModernTableText"/>
                <w:rFonts w:cs="Arial"/>
                <w:b/>
                <w:noProof/>
                <w:szCs w:val="18"/>
              </w:rPr>
            </w:pPr>
            <w:r w:rsidRPr="00521344">
              <w:rPr>
                <w:rStyle w:val="ModernTableText"/>
                <w:rFonts w:cs="Arial"/>
                <w:b/>
                <w:noProof/>
                <w:szCs w:val="18"/>
              </w:rPr>
              <w:t>Report Section Processing Rules (opt)</w:t>
            </w:r>
          </w:p>
        </w:tc>
      </w:tr>
      <w:tr xmlns:wp14="http://schemas.microsoft.com/office/word/2010/wordml" w:rsidR="00680751" w:rsidTr="005B096C" w14:paraId="3D7D98B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tcPr>
          <w:p w:rsidRPr="00521344" w:rsidR="00680751" w:rsidP="00680751" w:rsidRDefault="00680751" w14:paraId="451EE2C6" wp14:textId="77777777">
            <w:pPr>
              <w:pStyle w:val="TableColorful2"/>
              <w:spacing w:before="40" w:after="40"/>
              <w:rPr>
                <w:rStyle w:val="BodytextChar"/>
                <w:rFonts w:ascii="Arial" w:hAnsi="Arial" w:cs="Arial"/>
                <w:sz w:val="18"/>
                <w:szCs w:val="18"/>
              </w:rPr>
            </w:pPr>
            <w:r w:rsidRPr="00521344">
              <w:rPr>
                <w:rStyle w:val="BodytextChar"/>
                <w:rFonts w:ascii="Arial" w:hAnsi="Arial" w:cs="Arial"/>
                <w:sz w:val="18"/>
                <w:szCs w:val="18"/>
              </w:rPr>
              <w:t>Line of Business</w:t>
            </w:r>
          </w:p>
        </w:tc>
        <w:tc>
          <w:tcPr>
            <w:tcW w:w="1645" w:type="pct"/>
            <w:gridSpan w:val="3"/>
            <w:tcBorders>
              <w:top w:val="single" w:color="616161" w:sz="2" w:space="0"/>
              <w:bottom w:val="single" w:color="616161" w:sz="2" w:space="0"/>
            </w:tcBorders>
          </w:tcPr>
          <w:p w:rsidRPr="00521344" w:rsidR="00680751" w:rsidP="00680751" w:rsidRDefault="00680751" w14:paraId="0EE03813" wp14:textId="77777777">
            <w:pPr>
              <w:pStyle w:val="TableColorful2"/>
              <w:spacing w:before="40" w:after="40"/>
              <w:rPr>
                <w:rStyle w:val="BodytextChar"/>
                <w:rFonts w:ascii="Arial" w:hAnsi="Arial" w:cs="Arial"/>
                <w:sz w:val="18"/>
                <w:szCs w:val="18"/>
              </w:rPr>
            </w:pPr>
            <w:r w:rsidRPr="00521344">
              <w:rPr>
                <w:rStyle w:val="BodytextChar"/>
                <w:rFonts w:ascii="Arial" w:hAnsi="Arial" w:cs="Arial"/>
                <w:sz w:val="18"/>
                <w:szCs w:val="18"/>
              </w:rPr>
              <w:t>The line of business code and description.</w:t>
            </w:r>
          </w:p>
        </w:tc>
        <w:tc>
          <w:tcPr>
            <w:tcW w:w="1642" w:type="pct"/>
            <w:gridSpan w:val="2"/>
            <w:tcBorders>
              <w:top w:val="single" w:color="616161" w:sz="2" w:space="0"/>
              <w:bottom w:val="single" w:color="616161" w:sz="2" w:space="0"/>
            </w:tcBorders>
          </w:tcPr>
          <w:p w:rsidRPr="00521344" w:rsidR="00680751" w:rsidP="00680751" w:rsidRDefault="00680751" w14:paraId="1E63C6B1" wp14:textId="77777777">
            <w:pPr>
              <w:pStyle w:val="TableColorful2"/>
              <w:spacing w:before="40" w:after="40"/>
              <w:rPr>
                <w:rStyle w:val="BodytextChar"/>
                <w:rFonts w:ascii="Arial" w:hAnsi="Arial" w:cs="Arial"/>
                <w:sz w:val="18"/>
                <w:szCs w:val="18"/>
              </w:rPr>
            </w:pPr>
            <w:r w:rsidRPr="00521344">
              <w:rPr>
                <w:rStyle w:val="BodytextChar"/>
                <w:rFonts w:ascii="Arial" w:hAnsi="Arial" w:cs="Arial"/>
                <w:sz w:val="18"/>
                <w:szCs w:val="18"/>
              </w:rPr>
              <w:t>Using R-VV-DOMAIN-NAM = ‘R-LOB-CD’, join to R-VV-TB.R-VV-CD using A-HDR-TB.R-LOB-CD to get the short description.</w:t>
            </w:r>
          </w:p>
        </w:tc>
      </w:tr>
      <w:tr xmlns:wp14="http://schemas.microsoft.com/office/word/2010/wordml" w:rsidR="00680751" w14:paraId="0F0FE03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521344" w:rsidR="00680751" w:rsidP="00680751" w:rsidRDefault="00680751" w14:paraId="0559E159" wp14:textId="77777777">
            <w:pPr>
              <w:pStyle w:val="TableColorful2"/>
              <w:spacing w:before="40" w:after="40"/>
              <w:rPr>
                <w:rStyle w:val="BodytextChar"/>
                <w:rFonts w:ascii="Arial" w:hAnsi="Arial" w:cs="Arial"/>
                <w:sz w:val="18"/>
                <w:szCs w:val="18"/>
              </w:rPr>
            </w:pPr>
            <w:r w:rsidRPr="00521344">
              <w:rPr>
                <w:rStyle w:val="BodytextChar"/>
                <w:rFonts w:ascii="Arial" w:hAnsi="Arial" w:cs="Arial"/>
                <w:sz w:val="18"/>
                <w:szCs w:val="18"/>
              </w:rPr>
              <w:t>MM/DD/CCYY - MM/DD/CCYY</w:t>
            </w:r>
          </w:p>
        </w:tc>
        <w:tc>
          <w:tcPr>
            <w:tcW w:w="1645" w:type="pct"/>
            <w:gridSpan w:val="3"/>
            <w:tcBorders>
              <w:top w:val="single" w:color="616161" w:sz="2" w:space="0"/>
              <w:bottom w:val="single" w:color="616161" w:sz="2" w:space="0"/>
            </w:tcBorders>
            <w:vAlign w:val="center"/>
          </w:tcPr>
          <w:p w:rsidRPr="00521344" w:rsidR="00680751" w:rsidP="00680751" w:rsidRDefault="00680751" w14:paraId="4E76FEA3" wp14:textId="77777777">
            <w:pPr>
              <w:pStyle w:val="TableColorful2"/>
              <w:spacing w:before="40" w:after="40"/>
              <w:rPr>
                <w:rStyle w:val="BodytextChar"/>
                <w:rFonts w:ascii="Arial" w:hAnsi="Arial" w:cs="Arial"/>
                <w:sz w:val="18"/>
                <w:szCs w:val="18"/>
              </w:rPr>
            </w:pPr>
            <w:r w:rsidRPr="00521344">
              <w:rPr>
                <w:rStyle w:val="BodytextChar"/>
                <w:rFonts w:ascii="Arial" w:hAnsi="Arial" w:cs="Arial"/>
                <w:sz w:val="18"/>
                <w:szCs w:val="18"/>
              </w:rPr>
              <w:t xml:space="preserve">Page Heading.  </w:t>
            </w:r>
          </w:p>
        </w:tc>
        <w:tc>
          <w:tcPr>
            <w:tcW w:w="1642" w:type="pct"/>
            <w:gridSpan w:val="2"/>
            <w:tcBorders>
              <w:top w:val="single" w:color="616161" w:sz="2" w:space="0"/>
              <w:bottom w:val="single" w:color="616161" w:sz="2" w:space="0"/>
            </w:tcBorders>
            <w:vAlign w:val="center"/>
          </w:tcPr>
          <w:p w:rsidRPr="00521344" w:rsidR="00680751" w:rsidP="00680751" w:rsidRDefault="00680751" w14:paraId="0FF17E5D" wp14:textId="77777777">
            <w:pPr>
              <w:pStyle w:val="TableColorful2"/>
              <w:spacing w:before="40" w:after="40"/>
              <w:rPr>
                <w:rStyle w:val="BodytextChar"/>
                <w:rFonts w:ascii="Arial" w:hAnsi="Arial" w:cs="Arial"/>
                <w:sz w:val="18"/>
                <w:szCs w:val="18"/>
              </w:rPr>
            </w:pPr>
            <w:r w:rsidRPr="00521344">
              <w:rPr>
                <w:rStyle w:val="BodytextChar"/>
                <w:rFonts w:ascii="Arial" w:hAnsi="Arial" w:cs="Arial"/>
                <w:sz w:val="18"/>
                <w:szCs w:val="18"/>
              </w:rPr>
              <w:t>The Current Cycle Month Begin Date (Ist of the month) to Current Cycle Month End Date (Last day of the month)</w:t>
            </w:r>
          </w:p>
        </w:tc>
      </w:tr>
      <w:tr xmlns:wp14="http://schemas.microsoft.com/office/word/2010/wordml" w:rsidR="00680751" w14:paraId="77000CF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521344" w:rsidR="00680751" w:rsidP="00680751" w:rsidRDefault="00680751" w14:paraId="459BE272" wp14:textId="77777777">
            <w:pPr>
              <w:pStyle w:val="TableColorful2"/>
              <w:spacing w:before="40" w:after="40"/>
              <w:rPr>
                <w:rStyle w:val="BodytextChar"/>
                <w:rFonts w:ascii="Arial" w:hAnsi="Arial" w:cs="Arial"/>
                <w:sz w:val="18"/>
                <w:szCs w:val="18"/>
              </w:rPr>
            </w:pPr>
            <w:r w:rsidRPr="00521344">
              <w:rPr>
                <w:rStyle w:val="BodytextChar"/>
                <w:rFonts w:ascii="Arial" w:hAnsi="Arial" w:cs="Arial"/>
                <w:sz w:val="18"/>
                <w:szCs w:val="18"/>
              </w:rPr>
              <w:t>Total SA ID</w:t>
            </w:r>
          </w:p>
        </w:tc>
        <w:tc>
          <w:tcPr>
            <w:tcW w:w="1645" w:type="pct"/>
            <w:gridSpan w:val="3"/>
            <w:tcBorders>
              <w:top w:val="single" w:color="616161" w:sz="2" w:space="0"/>
              <w:bottom w:val="single" w:color="616161" w:sz="2" w:space="0"/>
            </w:tcBorders>
            <w:vAlign w:val="center"/>
          </w:tcPr>
          <w:p w:rsidRPr="00521344" w:rsidR="00680751" w:rsidP="00ED697B" w:rsidRDefault="00680751" w14:paraId="5E3DCD39" wp14:textId="77777777">
            <w:pPr>
              <w:pStyle w:val="TableColorful2"/>
              <w:spacing w:before="40" w:after="40"/>
              <w:rPr>
                <w:rStyle w:val="BodytextChar"/>
                <w:rFonts w:ascii="Arial" w:hAnsi="Arial" w:cs="Arial"/>
                <w:sz w:val="18"/>
                <w:szCs w:val="18"/>
              </w:rPr>
            </w:pPr>
            <w:r w:rsidRPr="00521344">
              <w:rPr>
                <w:rStyle w:val="BodytextChar"/>
                <w:rFonts w:ascii="Arial" w:hAnsi="Arial" w:cs="Arial"/>
                <w:sz w:val="18"/>
                <w:szCs w:val="18"/>
              </w:rPr>
              <w:t>Total SA ID’s.</w:t>
            </w:r>
          </w:p>
        </w:tc>
        <w:tc>
          <w:tcPr>
            <w:tcW w:w="1642" w:type="pct"/>
            <w:gridSpan w:val="2"/>
            <w:tcBorders>
              <w:top w:val="single" w:color="616161" w:sz="2" w:space="0"/>
              <w:bottom w:val="single" w:color="616161" w:sz="2" w:space="0"/>
            </w:tcBorders>
            <w:vAlign w:val="center"/>
          </w:tcPr>
          <w:p w:rsidRPr="00521344" w:rsidR="00680751" w:rsidP="00ED697B" w:rsidRDefault="00680751" w14:paraId="542B57D2" wp14:textId="77777777">
            <w:pPr>
              <w:pStyle w:val="TableColorful2"/>
              <w:spacing w:before="40" w:after="40"/>
              <w:rPr>
                <w:rStyle w:val="BodytextChar"/>
                <w:rFonts w:ascii="Arial" w:hAnsi="Arial" w:cs="Arial"/>
                <w:sz w:val="18"/>
                <w:szCs w:val="18"/>
              </w:rPr>
            </w:pPr>
            <w:r w:rsidRPr="00521344">
              <w:rPr>
                <w:rStyle w:val="BodytextChar"/>
                <w:rFonts w:ascii="Arial" w:hAnsi="Arial" w:cs="Arial"/>
                <w:sz w:val="18"/>
                <w:szCs w:val="18"/>
              </w:rPr>
              <w:t>Count Distinct A-HDR-TB.A-AUTH-ID.</w:t>
            </w:r>
          </w:p>
        </w:tc>
      </w:tr>
      <w:tr xmlns:wp14="http://schemas.microsoft.com/office/word/2010/wordml" w:rsidR="00680751" w:rsidTr="005B096C" w14:paraId="61DB838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521344" w:rsidR="00680751" w:rsidP="00680751" w:rsidRDefault="00680751" w14:paraId="742F1EA1" wp14:textId="77777777">
            <w:pPr>
              <w:pStyle w:val="TableColorful2"/>
              <w:spacing w:before="40" w:after="40"/>
              <w:rPr>
                <w:rStyle w:val="BodytextChar"/>
                <w:rFonts w:ascii="Arial" w:hAnsi="Arial" w:cs="Arial"/>
                <w:sz w:val="18"/>
                <w:szCs w:val="18"/>
              </w:rPr>
            </w:pPr>
            <w:r w:rsidRPr="00521344">
              <w:rPr>
                <w:rStyle w:val="BodytextChar"/>
                <w:rFonts w:ascii="Arial" w:hAnsi="Arial" w:cs="Arial"/>
                <w:sz w:val="18"/>
                <w:szCs w:val="18"/>
              </w:rPr>
              <w:t>SA Ty Cd - Desc</w:t>
            </w:r>
          </w:p>
        </w:tc>
        <w:tc>
          <w:tcPr>
            <w:tcW w:w="1645" w:type="pct"/>
            <w:gridSpan w:val="3"/>
            <w:tcBorders>
              <w:top w:val="single" w:color="616161" w:sz="2" w:space="0"/>
              <w:bottom w:val="single" w:color="616161" w:sz="2" w:space="0"/>
            </w:tcBorders>
            <w:vAlign w:val="center"/>
          </w:tcPr>
          <w:p w:rsidRPr="00521344" w:rsidR="00680751" w:rsidP="00ED697B" w:rsidRDefault="00680751" w14:paraId="40B10298" wp14:textId="77777777">
            <w:pPr>
              <w:pStyle w:val="TableColorful2"/>
              <w:spacing w:before="40" w:after="40"/>
              <w:rPr>
                <w:rStyle w:val="BodytextChar"/>
                <w:rFonts w:ascii="Arial" w:hAnsi="Arial" w:cs="Arial"/>
                <w:sz w:val="18"/>
                <w:szCs w:val="18"/>
              </w:rPr>
            </w:pPr>
            <w:r w:rsidRPr="00521344">
              <w:rPr>
                <w:rStyle w:val="BodytextChar"/>
                <w:rFonts w:ascii="Arial" w:hAnsi="Arial" w:cs="Arial"/>
                <w:sz w:val="18"/>
                <w:szCs w:val="18"/>
              </w:rPr>
              <w:t>This field displays the SA authorization type code and description.</w:t>
            </w:r>
          </w:p>
        </w:tc>
        <w:tc>
          <w:tcPr>
            <w:tcW w:w="1642" w:type="pct"/>
            <w:gridSpan w:val="2"/>
            <w:tcBorders>
              <w:top w:val="single" w:color="616161" w:sz="2" w:space="0"/>
              <w:bottom w:val="single" w:color="616161" w:sz="2" w:space="0"/>
            </w:tcBorders>
          </w:tcPr>
          <w:p w:rsidRPr="00521344" w:rsidR="00680751" w:rsidP="00ED697B" w:rsidRDefault="00680751" w14:paraId="3C4D1B47" wp14:textId="77777777">
            <w:pPr>
              <w:pStyle w:val="TableColorful2"/>
              <w:spacing w:before="40" w:after="40"/>
              <w:rPr>
                <w:rStyle w:val="BodytextChar"/>
                <w:rFonts w:ascii="Arial" w:hAnsi="Arial" w:cs="Arial"/>
                <w:sz w:val="18"/>
                <w:szCs w:val="18"/>
              </w:rPr>
            </w:pPr>
            <w:r w:rsidRPr="00521344">
              <w:rPr>
                <w:rStyle w:val="BodytextChar"/>
                <w:rFonts w:ascii="Arial" w:hAnsi="Arial" w:cs="Arial"/>
                <w:sz w:val="18"/>
                <w:szCs w:val="18"/>
              </w:rPr>
              <w:t>Using R-VV-DOMAIN-NAM = ‘A-TY-CD’, join to R-VV-TB.R-VV-CD using A-HDR-TB.A-TY-CD to get the short description.</w:t>
            </w:r>
          </w:p>
        </w:tc>
      </w:tr>
      <w:tr xmlns:wp14="http://schemas.microsoft.com/office/word/2010/wordml" w:rsidR="00680751" w:rsidTr="005B096C" w14:paraId="46A9E35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521344" w:rsidR="00680751" w:rsidP="00680751" w:rsidRDefault="00680751" w14:paraId="2A7E79F0" wp14:textId="77777777">
            <w:pPr>
              <w:pStyle w:val="TOC2"/>
              <w:ind w:left="0"/>
              <w:rPr>
                <w:rStyle w:val="BodytextChar"/>
                <w:rFonts w:cs="Arial"/>
                <w:noProof w:val="0"/>
                <w:sz w:val="18"/>
                <w:szCs w:val="18"/>
              </w:rPr>
            </w:pPr>
            <w:r w:rsidRPr="00521344">
              <w:rPr>
                <w:rStyle w:val="BodytextChar"/>
                <w:rFonts w:cs="Arial"/>
                <w:noProof w:val="0"/>
                <w:sz w:val="18"/>
                <w:szCs w:val="18"/>
              </w:rPr>
              <w:t>SA LI Cat Svc Cd - Desc</w:t>
            </w:r>
          </w:p>
        </w:tc>
        <w:tc>
          <w:tcPr>
            <w:tcW w:w="1645" w:type="pct"/>
            <w:gridSpan w:val="3"/>
            <w:tcBorders>
              <w:top w:val="single" w:color="616161" w:sz="2" w:space="0"/>
              <w:bottom w:val="single" w:color="616161" w:sz="2" w:space="0"/>
            </w:tcBorders>
            <w:vAlign w:val="center"/>
          </w:tcPr>
          <w:p w:rsidRPr="00521344" w:rsidR="00680751" w:rsidP="00ED697B" w:rsidRDefault="00680751" w14:paraId="39ABBE3D" wp14:textId="77777777">
            <w:pPr>
              <w:pStyle w:val="TableColorful2"/>
              <w:spacing w:before="40" w:after="40"/>
              <w:rPr>
                <w:rStyle w:val="BodytextChar"/>
                <w:rFonts w:ascii="Arial" w:hAnsi="Arial" w:cs="Arial"/>
                <w:sz w:val="18"/>
                <w:szCs w:val="18"/>
              </w:rPr>
            </w:pPr>
            <w:r w:rsidRPr="00521344">
              <w:rPr>
                <w:rStyle w:val="BodytextChar"/>
                <w:rFonts w:ascii="Arial" w:hAnsi="Arial" w:cs="Arial"/>
                <w:sz w:val="18"/>
                <w:szCs w:val="18"/>
              </w:rPr>
              <w:t>This field displays the SA category code and description.</w:t>
            </w:r>
          </w:p>
        </w:tc>
        <w:tc>
          <w:tcPr>
            <w:tcW w:w="1642" w:type="pct"/>
            <w:gridSpan w:val="2"/>
            <w:tcBorders>
              <w:top w:val="single" w:color="616161" w:sz="2" w:space="0"/>
              <w:bottom w:val="single" w:color="616161" w:sz="2" w:space="0"/>
            </w:tcBorders>
          </w:tcPr>
          <w:p w:rsidRPr="00521344" w:rsidR="00680751" w:rsidP="00ED697B" w:rsidRDefault="00680751" w14:paraId="457DC5B7" wp14:textId="77777777">
            <w:pPr>
              <w:pStyle w:val="TableColorful2"/>
              <w:spacing w:before="40" w:after="40"/>
              <w:rPr>
                <w:rStyle w:val="BodytextChar"/>
                <w:rFonts w:ascii="Arial" w:hAnsi="Arial" w:cs="Arial"/>
                <w:sz w:val="18"/>
                <w:szCs w:val="18"/>
              </w:rPr>
            </w:pPr>
            <w:r w:rsidRPr="00521344">
              <w:rPr>
                <w:rStyle w:val="BodytextChar"/>
                <w:rFonts w:ascii="Arial" w:hAnsi="Arial" w:cs="Arial"/>
                <w:sz w:val="18"/>
                <w:szCs w:val="18"/>
              </w:rPr>
              <w:t>Using R-VV-DOMAIN-NAM = ‘A-LI-CAT-SVC-CD’, join to R-VV-TB.R-VV-CD using A-DTL-TB.A-LI-CAT-SVC-CD to get the short description.</w:t>
            </w:r>
          </w:p>
        </w:tc>
      </w:tr>
      <w:tr xmlns:wp14="http://schemas.microsoft.com/office/word/2010/wordml" w:rsidR="00CE759A" w14:paraId="5BAB3BE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2" w:type="pct"/>
          <w:cantSplit/>
          <w:jc w:val="center"/>
        </w:trPr>
        <w:tc>
          <w:tcPr>
            <w:tcW w:w="4998" w:type="pct"/>
            <w:gridSpan w:val="7"/>
            <w:tcBorders>
              <w:top w:val="single" w:color="616161" w:sz="2" w:space="0"/>
              <w:bottom w:val="single" w:color="616161" w:sz="2" w:space="0"/>
            </w:tcBorders>
            <w:shd w:val="clear" w:color="auto" w:fill="191919"/>
          </w:tcPr>
          <w:p w:rsidR="00CE759A" w:rsidRDefault="00CE759A" w14:paraId="1757CCAC"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CE759A" w14:paraId="6C8AB29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2" w:type="pct"/>
          <w:cantSplit/>
          <w:jc w:val="center"/>
        </w:trPr>
        <w:tc>
          <w:tcPr>
            <w:tcW w:w="2562" w:type="pct"/>
            <w:gridSpan w:val="5"/>
            <w:tcBorders>
              <w:top w:val="single" w:color="616161" w:sz="2" w:space="0"/>
              <w:bottom w:val="single" w:color="616161" w:sz="2" w:space="0"/>
            </w:tcBorders>
          </w:tcPr>
          <w:p w:rsidRPr="00521344" w:rsidR="00CE759A" w:rsidRDefault="00CE759A" w14:paraId="6B5F9499" wp14:textId="77777777">
            <w:pPr>
              <w:pStyle w:val="TableText1"/>
              <w:spacing w:before="40" w:after="40"/>
              <w:jc w:val="center"/>
              <w:rPr>
                <w:rStyle w:val="ModernTableText"/>
                <w:rFonts w:cs="Arial"/>
                <w:b/>
                <w:szCs w:val="17"/>
              </w:rPr>
            </w:pPr>
            <w:r w:rsidRPr="00521344">
              <w:rPr>
                <w:rStyle w:val="ModernTableText"/>
                <w:rFonts w:cs="Arial"/>
                <w:b/>
                <w:szCs w:val="17"/>
              </w:rPr>
              <w:t>Chart Title</w:t>
            </w:r>
          </w:p>
        </w:tc>
        <w:tc>
          <w:tcPr>
            <w:tcW w:w="2436" w:type="pct"/>
            <w:gridSpan w:val="2"/>
            <w:tcBorders>
              <w:top w:val="single" w:color="616161" w:sz="2" w:space="0"/>
              <w:bottom w:val="single" w:color="616161" w:sz="2" w:space="0"/>
            </w:tcBorders>
          </w:tcPr>
          <w:p w:rsidRPr="00521344" w:rsidR="00CE759A" w:rsidRDefault="00CE759A" w14:paraId="79719A9C" wp14:textId="77777777">
            <w:pPr>
              <w:pStyle w:val="TableText1"/>
              <w:spacing w:before="40" w:after="40"/>
              <w:jc w:val="center"/>
              <w:rPr>
                <w:rStyle w:val="ModernTableText"/>
                <w:rFonts w:cs="Arial"/>
                <w:b/>
                <w:noProof/>
                <w:szCs w:val="17"/>
              </w:rPr>
            </w:pPr>
            <w:r w:rsidRPr="00521344">
              <w:rPr>
                <w:rStyle w:val="ModernTableText"/>
                <w:rFonts w:cs="Arial"/>
                <w:b/>
                <w:noProof/>
                <w:szCs w:val="17"/>
              </w:rPr>
              <w:t>Chart Sub-title</w:t>
            </w:r>
          </w:p>
        </w:tc>
      </w:tr>
      <w:tr xmlns:wp14="http://schemas.microsoft.com/office/word/2010/wordml" w:rsidR="00CE759A" w14:paraId="1044839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2" w:type="pct"/>
          <w:cantSplit/>
          <w:jc w:val="center"/>
        </w:trPr>
        <w:tc>
          <w:tcPr>
            <w:tcW w:w="2562" w:type="pct"/>
            <w:gridSpan w:val="5"/>
            <w:tcBorders>
              <w:top w:val="single" w:color="616161" w:sz="2" w:space="0"/>
              <w:right w:val="single" w:color="616161" w:sz="2" w:space="0"/>
            </w:tcBorders>
          </w:tcPr>
          <w:p w:rsidRPr="00521344" w:rsidR="00CE759A" w:rsidRDefault="00CE759A" w14:paraId="206EC7EA" wp14:textId="77777777">
            <w:pPr>
              <w:pStyle w:val="TableText1"/>
              <w:spacing w:before="40" w:after="40"/>
              <w:rPr>
                <w:rStyle w:val="ModernTableText"/>
                <w:rFonts w:cs="Arial"/>
                <w:color w:val="000000"/>
                <w:szCs w:val="17"/>
              </w:rPr>
            </w:pPr>
            <w:r w:rsidRPr="00521344">
              <w:rPr>
                <w:rStyle w:val="ModernTableText"/>
                <w:rFonts w:cs="Arial"/>
                <w:color w:val="000000"/>
                <w:szCs w:val="17"/>
              </w:rPr>
              <w:t>N/A</w:t>
            </w:r>
          </w:p>
        </w:tc>
        <w:tc>
          <w:tcPr>
            <w:tcW w:w="2436" w:type="pct"/>
            <w:gridSpan w:val="2"/>
            <w:tcBorders>
              <w:top w:val="single" w:color="616161" w:sz="2" w:space="0"/>
              <w:right w:val="single" w:color="616161" w:sz="2" w:space="0"/>
            </w:tcBorders>
          </w:tcPr>
          <w:p w:rsidRPr="00521344" w:rsidR="00CE759A" w:rsidRDefault="00CE759A" w14:paraId="51BC711A" wp14:textId="77777777">
            <w:pPr>
              <w:pStyle w:val="TableText1"/>
              <w:spacing w:before="40" w:after="40"/>
              <w:rPr>
                <w:rStyle w:val="ModernTableText"/>
                <w:rFonts w:cs="Arial"/>
                <w:color w:val="000000"/>
                <w:szCs w:val="17"/>
              </w:rPr>
            </w:pPr>
            <w:r w:rsidRPr="00521344">
              <w:rPr>
                <w:rStyle w:val="ModernTableText"/>
                <w:rFonts w:cs="Arial"/>
                <w:color w:val="000000"/>
                <w:szCs w:val="17"/>
              </w:rPr>
              <w:t>N/A</w:t>
            </w:r>
          </w:p>
        </w:tc>
      </w:tr>
    </w:tbl>
    <w:p xmlns:wp14="http://schemas.microsoft.com/office/word/2010/wordml" w:rsidR="00521344" w:rsidRDefault="00521344" w14:paraId="5EB26D91" wp14:textId="77777777">
      <w:pPr>
        <w:rPr>
          <w:sz w:val="19"/>
          <w:szCs w:val="19"/>
        </w:rPr>
      </w:pPr>
    </w:p>
    <w:p xmlns:wp14="http://schemas.microsoft.com/office/word/2010/wordml" w:rsidR="00CE759A" w:rsidRDefault="00521344" w14:paraId="3BC8F9AD" wp14:textId="77777777">
      <w:pPr>
        <w:rPr>
          <w:sz w:val="19"/>
          <w:szCs w:val="19"/>
        </w:rPr>
      </w:pPr>
      <w:r>
        <w:rPr>
          <w:sz w:val="19"/>
          <w:szCs w:val="19"/>
        </w:rP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885"/>
        <w:gridCol w:w="2361"/>
        <w:gridCol w:w="685"/>
        <w:gridCol w:w="2470"/>
        <w:gridCol w:w="1376"/>
        <w:gridCol w:w="890"/>
        <w:gridCol w:w="1471"/>
        <w:gridCol w:w="3256"/>
      </w:tblGrid>
      <w:tr xmlns:wp14="http://schemas.microsoft.com/office/word/2010/wordml" w:rsidR="00CE759A" w14:paraId="55C9D6B0" wp14:textId="77777777">
        <w:tblPrEx>
          <w:tblCellMar>
            <w:top w:w="0" w:type="dxa"/>
            <w:bottom w:w="0" w:type="dxa"/>
          </w:tblCellMar>
        </w:tblPrEx>
        <w:trPr>
          <w:cantSplit/>
          <w:tblHeader/>
          <w:jc w:val="center"/>
        </w:trPr>
        <w:tc>
          <w:tcPr>
            <w:tcW w:w="5000" w:type="pct"/>
            <w:gridSpan w:val="8"/>
            <w:tcBorders>
              <w:top w:val="single" w:color="616161" w:sz="2" w:space="0"/>
              <w:bottom w:val="single" w:color="616161" w:sz="2" w:space="0"/>
            </w:tcBorders>
            <w:shd w:val="clear" w:color="auto" w:fill="191919"/>
          </w:tcPr>
          <w:p w:rsidR="00CE759A" w:rsidRDefault="00CE759A" w14:paraId="35E02067"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Body</w:t>
            </w:r>
          </w:p>
        </w:tc>
      </w:tr>
      <w:tr xmlns:wp14="http://schemas.microsoft.com/office/word/2010/wordml" w:rsidR="00CE759A" w14:paraId="1B75A725" wp14:textId="77777777">
        <w:tblPrEx>
          <w:tblCellMar>
            <w:top w:w="0" w:type="dxa"/>
            <w:bottom w:w="0" w:type="dxa"/>
          </w:tblCellMar>
        </w:tblPrEx>
        <w:trPr>
          <w:cantSplit/>
          <w:tblHeader/>
          <w:jc w:val="center"/>
        </w:trPr>
        <w:tc>
          <w:tcPr>
            <w:tcW w:w="655" w:type="pct"/>
            <w:tcBorders>
              <w:top w:val="single" w:color="616161" w:sz="2" w:space="0"/>
              <w:bottom w:val="single" w:color="616161" w:sz="2" w:space="0"/>
            </w:tcBorders>
          </w:tcPr>
          <w:p w:rsidRPr="00521344" w:rsidR="00CE759A" w:rsidRDefault="00CE759A" w14:paraId="52FC847D" wp14:textId="77777777">
            <w:pPr>
              <w:pStyle w:val="TableText1"/>
              <w:spacing w:before="40" w:after="40"/>
              <w:jc w:val="center"/>
              <w:rPr>
                <w:rStyle w:val="ModernTableText"/>
                <w:rFonts w:cs="Arial"/>
                <w:b/>
                <w:szCs w:val="18"/>
              </w:rPr>
            </w:pPr>
            <w:r w:rsidRPr="00521344">
              <w:rPr>
                <w:rStyle w:val="ModernTableText"/>
                <w:rFonts w:cs="Arial"/>
                <w:b/>
                <w:szCs w:val="18"/>
              </w:rPr>
              <w:t>Field Type</w:t>
            </w:r>
          </w:p>
        </w:tc>
        <w:tc>
          <w:tcPr>
            <w:tcW w:w="820" w:type="pct"/>
            <w:tcBorders>
              <w:top w:val="single" w:color="616161" w:sz="2" w:space="0"/>
              <w:bottom w:val="single" w:color="616161" w:sz="2" w:space="0"/>
            </w:tcBorders>
            <w:vAlign w:val="center"/>
          </w:tcPr>
          <w:p w:rsidRPr="00521344" w:rsidR="00CE759A" w:rsidRDefault="00CE759A" w14:paraId="33D76490" wp14:textId="77777777">
            <w:pPr>
              <w:pStyle w:val="TableHeading"/>
              <w:spacing w:before="40" w:after="40"/>
              <w:jc w:val="center"/>
              <w:rPr>
                <w:rStyle w:val="ModernTableText"/>
                <w:rFonts w:cs="Arial"/>
                <w:szCs w:val="18"/>
              </w:rPr>
            </w:pPr>
            <w:r w:rsidRPr="00521344">
              <w:rPr>
                <w:rStyle w:val="ModernTableText"/>
                <w:rFonts w:cs="Arial"/>
                <w:szCs w:val="18"/>
              </w:rPr>
              <w:t>Business Label</w:t>
            </w:r>
          </w:p>
        </w:tc>
        <w:tc>
          <w:tcPr>
            <w:tcW w:w="1096" w:type="pct"/>
            <w:gridSpan w:val="2"/>
            <w:tcBorders>
              <w:top w:val="single" w:color="616161" w:sz="2" w:space="0"/>
              <w:bottom w:val="single" w:color="616161" w:sz="2" w:space="0"/>
            </w:tcBorders>
            <w:vAlign w:val="center"/>
          </w:tcPr>
          <w:p w:rsidRPr="00521344" w:rsidR="00CE759A" w:rsidRDefault="00CE759A" w14:paraId="3E8ABE48" wp14:textId="77777777">
            <w:pPr>
              <w:pStyle w:val="TableText1"/>
              <w:spacing w:before="40" w:after="40"/>
              <w:jc w:val="center"/>
              <w:rPr>
                <w:rStyle w:val="ModernTableText"/>
                <w:rFonts w:cs="Arial"/>
                <w:b/>
                <w:noProof/>
                <w:szCs w:val="18"/>
              </w:rPr>
            </w:pPr>
            <w:r w:rsidRPr="00521344">
              <w:rPr>
                <w:rStyle w:val="ModernTableText"/>
                <w:rFonts w:cs="Arial"/>
                <w:b/>
                <w:noProof/>
                <w:szCs w:val="18"/>
              </w:rPr>
              <w:t>Field Description</w:t>
            </w:r>
          </w:p>
        </w:tc>
        <w:tc>
          <w:tcPr>
            <w:tcW w:w="478" w:type="pct"/>
            <w:tcBorders>
              <w:top w:val="single" w:color="616161" w:sz="2" w:space="0"/>
              <w:bottom w:val="single" w:color="616161" w:sz="2" w:space="0"/>
            </w:tcBorders>
            <w:vAlign w:val="center"/>
          </w:tcPr>
          <w:p w:rsidRPr="00521344" w:rsidR="00CE759A" w:rsidRDefault="00CE759A" w14:paraId="16166046" wp14:textId="77777777">
            <w:pPr>
              <w:pStyle w:val="TableText1"/>
              <w:spacing w:before="40" w:after="40"/>
              <w:jc w:val="center"/>
              <w:rPr>
                <w:rStyle w:val="ModernTableText"/>
                <w:rFonts w:cs="Arial"/>
                <w:b/>
                <w:noProof/>
                <w:szCs w:val="18"/>
              </w:rPr>
            </w:pPr>
            <w:r w:rsidRPr="00521344">
              <w:rPr>
                <w:rStyle w:val="ModernTableText"/>
                <w:rFonts w:cs="Arial"/>
                <w:b/>
                <w:noProof/>
                <w:szCs w:val="18"/>
              </w:rPr>
              <w:t>Source Table</w:t>
            </w:r>
          </w:p>
        </w:tc>
        <w:tc>
          <w:tcPr>
            <w:tcW w:w="820" w:type="pct"/>
            <w:gridSpan w:val="2"/>
            <w:tcBorders>
              <w:top w:val="single" w:color="616161" w:sz="2" w:space="0"/>
              <w:bottom w:val="single" w:color="616161" w:sz="2" w:space="0"/>
            </w:tcBorders>
            <w:vAlign w:val="center"/>
          </w:tcPr>
          <w:p w:rsidRPr="00521344" w:rsidR="00CE759A" w:rsidRDefault="00CE759A" w14:paraId="75468CDB" wp14:textId="77777777">
            <w:pPr>
              <w:pStyle w:val="TableText1"/>
              <w:spacing w:before="40" w:after="40"/>
              <w:jc w:val="center"/>
              <w:rPr>
                <w:rStyle w:val="ModernTableText"/>
                <w:rFonts w:cs="Arial"/>
                <w:b/>
                <w:noProof/>
                <w:szCs w:val="18"/>
              </w:rPr>
            </w:pPr>
            <w:r w:rsidRPr="00521344">
              <w:rPr>
                <w:rStyle w:val="ModernTableText"/>
                <w:rFonts w:cs="Arial"/>
                <w:b/>
                <w:noProof/>
                <w:szCs w:val="18"/>
              </w:rPr>
              <w:t>Source Column</w:t>
            </w:r>
          </w:p>
        </w:tc>
        <w:tc>
          <w:tcPr>
            <w:tcW w:w="1131" w:type="pct"/>
            <w:tcBorders>
              <w:top w:val="single" w:color="616161" w:sz="2" w:space="0"/>
              <w:bottom w:val="single" w:color="616161" w:sz="2" w:space="0"/>
            </w:tcBorders>
            <w:vAlign w:val="center"/>
          </w:tcPr>
          <w:p w:rsidRPr="00521344" w:rsidR="00CE759A" w:rsidRDefault="00CE759A" w14:paraId="2F099DEF" wp14:textId="77777777">
            <w:pPr>
              <w:pStyle w:val="TableText1"/>
              <w:spacing w:before="40" w:after="40"/>
              <w:jc w:val="center"/>
              <w:rPr>
                <w:rStyle w:val="ModernTableText"/>
                <w:rFonts w:cs="Arial"/>
                <w:b/>
                <w:noProof/>
                <w:szCs w:val="18"/>
              </w:rPr>
            </w:pPr>
            <w:r w:rsidRPr="00521344">
              <w:rPr>
                <w:rStyle w:val="ModernTableText"/>
                <w:rFonts w:cs="Arial"/>
                <w:b/>
                <w:noProof/>
                <w:szCs w:val="18"/>
              </w:rPr>
              <w:t>Source Column Processing Rules</w:t>
            </w:r>
          </w:p>
        </w:tc>
      </w:tr>
      <w:tr xmlns:wp14="http://schemas.microsoft.com/office/word/2010/wordml" w:rsidR="005B096C" w:rsidTr="005B096C" w14:paraId="0B09B762" wp14:textId="77777777">
        <w:tblPrEx>
          <w:tblCellMar>
            <w:top w:w="0" w:type="dxa"/>
            <w:bottom w:w="0" w:type="dxa"/>
          </w:tblCellMar>
        </w:tblPrEx>
        <w:trPr>
          <w:cantSplit/>
          <w:jc w:val="center"/>
        </w:trPr>
        <w:tc>
          <w:tcPr>
            <w:tcW w:w="655" w:type="pct"/>
            <w:tcBorders>
              <w:bottom w:val="single" w:color="616161" w:sz="2" w:space="0"/>
            </w:tcBorders>
            <w:vAlign w:val="center"/>
          </w:tcPr>
          <w:p w:rsidRPr="00521344" w:rsidR="005B096C" w:rsidP="00ED697B" w:rsidRDefault="005B096C" w14:paraId="5A91E64F" wp14:textId="77777777">
            <w:pPr>
              <w:jc w:val="left"/>
              <w:rPr>
                <w:rStyle w:val="BodytextChar"/>
                <w:rFonts w:cs="Arial"/>
                <w:sz w:val="18"/>
                <w:szCs w:val="18"/>
              </w:rPr>
            </w:pPr>
            <w:r w:rsidRPr="00521344">
              <w:rPr>
                <w:rStyle w:val="BodytextChar"/>
                <w:rFonts w:cs="Arial"/>
                <w:sz w:val="18"/>
                <w:szCs w:val="18"/>
              </w:rPr>
              <w:t>Column</w:t>
            </w:r>
          </w:p>
        </w:tc>
        <w:tc>
          <w:tcPr>
            <w:tcW w:w="820" w:type="pct"/>
            <w:tcBorders>
              <w:bottom w:val="single" w:color="616161" w:sz="2" w:space="0"/>
            </w:tcBorders>
            <w:vAlign w:val="center"/>
          </w:tcPr>
          <w:p w:rsidRPr="00521344" w:rsidR="005B096C" w:rsidP="005B096C" w:rsidRDefault="005B096C" w14:paraId="471F4F9E" wp14:textId="77777777">
            <w:pPr>
              <w:pStyle w:val="TableText1"/>
              <w:spacing w:before="40" w:after="40"/>
              <w:rPr>
                <w:rStyle w:val="BodytextChar"/>
                <w:rFonts w:cs="Arial"/>
                <w:sz w:val="18"/>
                <w:szCs w:val="18"/>
              </w:rPr>
            </w:pPr>
            <w:r w:rsidRPr="00521344">
              <w:rPr>
                <w:rStyle w:val="BodytextChar"/>
                <w:rFonts w:cs="Arial"/>
                <w:sz w:val="18"/>
                <w:szCs w:val="18"/>
              </w:rPr>
              <w:t>SA LI Stat Cd - Desc</w:t>
            </w:r>
          </w:p>
        </w:tc>
        <w:tc>
          <w:tcPr>
            <w:tcW w:w="1096" w:type="pct"/>
            <w:gridSpan w:val="2"/>
            <w:tcBorders>
              <w:bottom w:val="single" w:color="616161" w:sz="2" w:space="0"/>
            </w:tcBorders>
            <w:vAlign w:val="center"/>
          </w:tcPr>
          <w:p w:rsidRPr="00521344" w:rsidR="005B096C" w:rsidP="00ED697B" w:rsidRDefault="005B096C" w14:paraId="5DA2F7CA" wp14:textId="77777777">
            <w:pPr>
              <w:spacing w:before="40" w:after="40"/>
              <w:jc w:val="left"/>
              <w:rPr>
                <w:rStyle w:val="BodytextChar"/>
                <w:rFonts w:cs="Arial"/>
                <w:sz w:val="18"/>
                <w:szCs w:val="18"/>
              </w:rPr>
            </w:pPr>
            <w:r w:rsidRPr="00521344">
              <w:rPr>
                <w:rStyle w:val="BodytextChar"/>
                <w:rFonts w:cs="Arial"/>
                <w:sz w:val="18"/>
                <w:szCs w:val="18"/>
              </w:rPr>
              <w:t>This field displays the SA Line Item Status code and description.</w:t>
            </w:r>
          </w:p>
        </w:tc>
        <w:tc>
          <w:tcPr>
            <w:tcW w:w="478" w:type="pct"/>
            <w:tcBorders>
              <w:bottom w:val="single" w:color="616161" w:sz="2" w:space="0"/>
            </w:tcBorders>
          </w:tcPr>
          <w:p w:rsidRPr="00521344" w:rsidR="005B096C" w:rsidP="00ED697B" w:rsidRDefault="005B096C" w14:paraId="371F4DF8" wp14:textId="77777777">
            <w:pPr>
              <w:pStyle w:val="TableText1"/>
              <w:spacing w:before="40" w:after="40"/>
              <w:rPr>
                <w:rStyle w:val="BodytextChar"/>
                <w:rFonts w:cs="Arial"/>
                <w:sz w:val="18"/>
                <w:szCs w:val="18"/>
              </w:rPr>
            </w:pPr>
            <w:r w:rsidRPr="00521344">
              <w:rPr>
                <w:rStyle w:val="BodytextChar"/>
                <w:rFonts w:cs="Arial"/>
                <w:sz w:val="18"/>
                <w:szCs w:val="18"/>
              </w:rPr>
              <w:t>A-DTL-TB</w:t>
            </w:r>
          </w:p>
        </w:tc>
        <w:tc>
          <w:tcPr>
            <w:tcW w:w="820" w:type="pct"/>
            <w:gridSpan w:val="2"/>
            <w:tcBorders>
              <w:bottom w:val="single" w:color="616161" w:sz="2" w:space="0"/>
            </w:tcBorders>
          </w:tcPr>
          <w:p w:rsidRPr="00521344" w:rsidR="005B096C" w:rsidP="00ED697B" w:rsidRDefault="005B096C" w14:paraId="4BB6ACA4" wp14:textId="77777777">
            <w:pPr>
              <w:pStyle w:val="TableText1"/>
              <w:spacing w:before="40" w:after="40"/>
              <w:rPr>
                <w:rStyle w:val="BodytextChar"/>
                <w:rFonts w:cs="Arial"/>
                <w:sz w:val="18"/>
                <w:szCs w:val="18"/>
              </w:rPr>
            </w:pPr>
            <w:r w:rsidRPr="00521344">
              <w:rPr>
                <w:rStyle w:val="BodytextChar"/>
                <w:rFonts w:cs="Arial"/>
                <w:sz w:val="18"/>
                <w:szCs w:val="18"/>
              </w:rPr>
              <w:t>A-LI-STAT-CD</w:t>
            </w:r>
          </w:p>
        </w:tc>
        <w:tc>
          <w:tcPr>
            <w:tcW w:w="1131" w:type="pct"/>
            <w:tcBorders>
              <w:bottom w:val="single" w:color="616161" w:sz="2" w:space="0"/>
            </w:tcBorders>
          </w:tcPr>
          <w:p w:rsidRPr="00521344" w:rsidR="005B096C" w:rsidP="00ED697B" w:rsidRDefault="005B096C" w14:paraId="29802CCD" wp14:textId="77777777">
            <w:pPr>
              <w:pStyle w:val="TableText1"/>
              <w:spacing w:before="40" w:after="40"/>
              <w:rPr>
                <w:rStyle w:val="BodytextChar"/>
                <w:rFonts w:cs="Arial"/>
                <w:sz w:val="18"/>
                <w:szCs w:val="18"/>
              </w:rPr>
            </w:pPr>
            <w:r w:rsidRPr="00521344">
              <w:rPr>
                <w:rStyle w:val="BodytextChar"/>
                <w:rFonts w:cs="Arial"/>
                <w:sz w:val="18"/>
                <w:szCs w:val="18"/>
              </w:rPr>
              <w:t>Using R-VV-DOMAIN-NAM = ‘A-LI-STAT-CD’, join to R-VV-TB.R-VV-CD using A-DTL-TB.A-LI-STAT-CD to get the short description.</w:t>
            </w:r>
          </w:p>
        </w:tc>
      </w:tr>
      <w:tr xmlns:wp14="http://schemas.microsoft.com/office/word/2010/wordml" w:rsidR="005B096C" w:rsidTr="005B096C" w14:paraId="278869E4" wp14:textId="77777777">
        <w:tblPrEx>
          <w:tblCellMar>
            <w:top w:w="0" w:type="dxa"/>
            <w:bottom w:w="0" w:type="dxa"/>
          </w:tblCellMar>
        </w:tblPrEx>
        <w:trPr>
          <w:cantSplit/>
          <w:jc w:val="center"/>
        </w:trPr>
        <w:tc>
          <w:tcPr>
            <w:tcW w:w="655" w:type="pct"/>
            <w:tcBorders>
              <w:bottom w:val="single" w:color="616161" w:sz="2" w:space="0"/>
            </w:tcBorders>
            <w:vAlign w:val="center"/>
          </w:tcPr>
          <w:p w:rsidRPr="00521344" w:rsidR="005B096C" w:rsidP="00ED697B" w:rsidRDefault="005B096C" w14:paraId="10CBD652" wp14:textId="77777777">
            <w:pPr>
              <w:jc w:val="left"/>
              <w:rPr>
                <w:rStyle w:val="BodytextChar"/>
                <w:rFonts w:cs="Arial"/>
                <w:sz w:val="18"/>
                <w:szCs w:val="18"/>
              </w:rPr>
            </w:pPr>
            <w:r w:rsidRPr="00521344">
              <w:rPr>
                <w:rStyle w:val="BodytextChar"/>
                <w:rFonts w:cs="Arial"/>
                <w:sz w:val="18"/>
                <w:szCs w:val="18"/>
              </w:rPr>
              <w:t>Column</w:t>
            </w:r>
          </w:p>
        </w:tc>
        <w:tc>
          <w:tcPr>
            <w:tcW w:w="820" w:type="pct"/>
            <w:tcBorders>
              <w:bottom w:val="single" w:color="616161" w:sz="2" w:space="0"/>
            </w:tcBorders>
            <w:vAlign w:val="center"/>
          </w:tcPr>
          <w:p w:rsidRPr="00521344" w:rsidR="005B096C" w:rsidP="005B096C" w:rsidRDefault="005B096C" w14:paraId="32D6012D" wp14:textId="77777777">
            <w:pPr>
              <w:pStyle w:val="TableText1"/>
              <w:spacing w:before="40" w:after="40"/>
              <w:rPr>
                <w:rStyle w:val="BodytextChar"/>
                <w:rFonts w:cs="Arial"/>
                <w:sz w:val="18"/>
                <w:szCs w:val="18"/>
              </w:rPr>
            </w:pPr>
            <w:r w:rsidRPr="00521344">
              <w:rPr>
                <w:rStyle w:val="BodytextChar"/>
                <w:rFonts w:cs="Arial"/>
                <w:sz w:val="18"/>
                <w:szCs w:val="18"/>
              </w:rPr>
              <w:t># of SA Line Items</w:t>
            </w:r>
          </w:p>
        </w:tc>
        <w:tc>
          <w:tcPr>
            <w:tcW w:w="1096" w:type="pct"/>
            <w:gridSpan w:val="2"/>
            <w:tcBorders>
              <w:bottom w:val="single" w:color="616161" w:sz="2" w:space="0"/>
            </w:tcBorders>
            <w:vAlign w:val="center"/>
          </w:tcPr>
          <w:p w:rsidRPr="00521344" w:rsidR="005B096C" w:rsidP="00ED697B" w:rsidRDefault="005B096C" w14:paraId="6373103B" wp14:textId="77777777">
            <w:pPr>
              <w:pStyle w:val="Heading1ReleaseNotesACSSC"/>
              <w:spacing w:before="40" w:after="40"/>
              <w:jc w:val="left"/>
              <w:rPr>
                <w:rStyle w:val="BodytextChar"/>
                <w:rFonts w:cs="Arial"/>
                <w:sz w:val="18"/>
                <w:szCs w:val="18"/>
              </w:rPr>
            </w:pPr>
            <w:r w:rsidRPr="00521344">
              <w:rPr>
                <w:rStyle w:val="BodytextChar"/>
                <w:rFonts w:ascii="Arial" w:hAnsi="Arial" w:cs="Arial"/>
                <w:b w:val="0"/>
                <w:spacing w:val="-2"/>
                <w:sz w:val="18"/>
                <w:szCs w:val="18"/>
              </w:rPr>
              <w:t>This field displays the total number of SA line items for the status within the SA category of service and SA type code.</w:t>
            </w:r>
          </w:p>
        </w:tc>
        <w:tc>
          <w:tcPr>
            <w:tcW w:w="478" w:type="pct"/>
            <w:tcBorders>
              <w:bottom w:val="single" w:color="616161" w:sz="2" w:space="0"/>
            </w:tcBorders>
          </w:tcPr>
          <w:p w:rsidRPr="00521344" w:rsidR="005B096C" w:rsidP="00ED697B" w:rsidRDefault="005B096C" w14:paraId="2E7DEB48" wp14:textId="77777777">
            <w:pPr>
              <w:pStyle w:val="TableText1"/>
              <w:spacing w:before="40" w:after="40"/>
              <w:rPr>
                <w:rStyle w:val="BodytextChar"/>
                <w:rFonts w:cs="Arial"/>
                <w:sz w:val="18"/>
                <w:szCs w:val="18"/>
              </w:rPr>
            </w:pPr>
            <w:r w:rsidRPr="00521344">
              <w:rPr>
                <w:rStyle w:val="BodytextChar"/>
                <w:rFonts w:cs="Arial"/>
                <w:sz w:val="18"/>
                <w:szCs w:val="18"/>
              </w:rPr>
              <w:t>Program Generated</w:t>
            </w:r>
          </w:p>
        </w:tc>
        <w:tc>
          <w:tcPr>
            <w:tcW w:w="820" w:type="pct"/>
            <w:gridSpan w:val="2"/>
            <w:tcBorders>
              <w:bottom w:val="single" w:color="616161" w:sz="2" w:space="0"/>
            </w:tcBorders>
          </w:tcPr>
          <w:p w:rsidRPr="00521344" w:rsidR="005B096C" w:rsidP="00ED697B" w:rsidRDefault="005B096C" w14:paraId="3CB770EE" wp14:textId="77777777">
            <w:pPr>
              <w:pStyle w:val="TableText1"/>
              <w:spacing w:before="40" w:after="40"/>
              <w:rPr>
                <w:rStyle w:val="BodytextChar"/>
                <w:rFonts w:cs="Arial"/>
                <w:sz w:val="18"/>
                <w:szCs w:val="18"/>
              </w:rPr>
            </w:pPr>
            <w:r w:rsidRPr="00521344">
              <w:rPr>
                <w:rStyle w:val="BodytextChar"/>
                <w:rFonts w:cs="Arial"/>
                <w:sz w:val="18"/>
                <w:szCs w:val="18"/>
              </w:rPr>
              <w:t>Program Generated</w:t>
            </w:r>
          </w:p>
        </w:tc>
        <w:tc>
          <w:tcPr>
            <w:tcW w:w="1131" w:type="pct"/>
            <w:tcBorders>
              <w:bottom w:val="single" w:color="616161" w:sz="2" w:space="0"/>
            </w:tcBorders>
          </w:tcPr>
          <w:p w:rsidRPr="00521344" w:rsidR="005B096C" w:rsidP="00ED697B" w:rsidRDefault="005B096C" w14:paraId="686B0BCA" wp14:textId="77777777">
            <w:pPr>
              <w:pStyle w:val="TableText1"/>
              <w:spacing w:before="40" w:after="40"/>
              <w:rPr>
                <w:rStyle w:val="BodytextChar"/>
                <w:rFonts w:cs="Arial"/>
                <w:sz w:val="18"/>
                <w:szCs w:val="18"/>
              </w:rPr>
            </w:pPr>
            <w:r w:rsidRPr="00521344">
              <w:rPr>
                <w:rStyle w:val="BodytextChar"/>
                <w:rFonts w:cs="Arial"/>
                <w:sz w:val="18"/>
                <w:szCs w:val="18"/>
              </w:rPr>
              <w:t>Count number of A-DTL-TB.A-LI-NUM within each A-HDR-TB.R-LOB-CD,   A-HDR-TB.A-TY-CD and within each A-HDR-TB.A-LI-CAT-SVC-CD and SA LI Stat Cd</w:t>
            </w:r>
          </w:p>
        </w:tc>
      </w:tr>
      <w:tr xmlns:wp14="http://schemas.microsoft.com/office/word/2010/wordml" w:rsidR="005B096C" w:rsidTr="005B096C" w14:paraId="5C82F694" wp14:textId="77777777">
        <w:tblPrEx>
          <w:tblCellMar>
            <w:top w:w="0" w:type="dxa"/>
            <w:bottom w:w="0" w:type="dxa"/>
          </w:tblCellMar>
        </w:tblPrEx>
        <w:trPr>
          <w:cantSplit/>
          <w:jc w:val="center"/>
        </w:trPr>
        <w:tc>
          <w:tcPr>
            <w:tcW w:w="655" w:type="pct"/>
            <w:tcBorders>
              <w:top w:val="single" w:color="616161" w:sz="2" w:space="0"/>
              <w:bottom w:val="single" w:color="616161" w:sz="2" w:space="0"/>
            </w:tcBorders>
            <w:vAlign w:val="center"/>
          </w:tcPr>
          <w:p w:rsidRPr="00521344" w:rsidR="005B096C" w:rsidP="00ED697B" w:rsidRDefault="005B096C" w14:paraId="7601A337" wp14:textId="77777777">
            <w:pPr>
              <w:pStyle w:val="TableText1"/>
              <w:spacing w:before="40" w:after="40"/>
              <w:rPr>
                <w:rStyle w:val="BodytextChar"/>
                <w:rFonts w:cs="Arial"/>
                <w:sz w:val="18"/>
                <w:szCs w:val="18"/>
              </w:rPr>
            </w:pPr>
            <w:r w:rsidRPr="00521344">
              <w:rPr>
                <w:rStyle w:val="BodytextChar"/>
                <w:rFonts w:cs="Arial"/>
                <w:sz w:val="18"/>
                <w:szCs w:val="18"/>
              </w:rPr>
              <w:t>Column</w:t>
            </w:r>
          </w:p>
        </w:tc>
        <w:tc>
          <w:tcPr>
            <w:tcW w:w="820" w:type="pct"/>
            <w:tcBorders>
              <w:top w:val="single" w:color="616161" w:sz="2" w:space="0"/>
              <w:bottom w:val="single" w:color="616161" w:sz="2" w:space="0"/>
            </w:tcBorders>
            <w:vAlign w:val="center"/>
          </w:tcPr>
          <w:p w:rsidRPr="00521344" w:rsidR="005B096C" w:rsidP="00ED697B" w:rsidRDefault="005B096C" w14:paraId="18831707" wp14:textId="77777777">
            <w:pPr>
              <w:pStyle w:val="TableText1"/>
              <w:spacing w:before="40" w:after="40"/>
              <w:rPr>
                <w:rStyle w:val="BodytextChar"/>
                <w:rFonts w:cs="Arial"/>
                <w:sz w:val="18"/>
                <w:szCs w:val="18"/>
              </w:rPr>
            </w:pPr>
            <w:r w:rsidRPr="00521344">
              <w:rPr>
                <w:rStyle w:val="BodytextChar"/>
                <w:rFonts w:cs="Arial"/>
                <w:sz w:val="18"/>
                <w:szCs w:val="18"/>
              </w:rPr>
              <w:t>Avg # of Days From Entry to Final Status</w:t>
            </w:r>
          </w:p>
        </w:tc>
        <w:tc>
          <w:tcPr>
            <w:tcW w:w="1096" w:type="pct"/>
            <w:gridSpan w:val="2"/>
            <w:tcBorders>
              <w:top w:val="single" w:color="616161" w:sz="2" w:space="0"/>
              <w:bottom w:val="single" w:color="616161" w:sz="2" w:space="0"/>
            </w:tcBorders>
            <w:vAlign w:val="center"/>
          </w:tcPr>
          <w:p w:rsidRPr="00521344" w:rsidR="005B096C" w:rsidP="00ED697B" w:rsidRDefault="005B096C" w14:paraId="53B11098" wp14:textId="77777777">
            <w:pPr>
              <w:pStyle w:val="TableText1"/>
              <w:spacing w:before="40" w:after="40"/>
              <w:rPr>
                <w:rStyle w:val="BodytextChar"/>
                <w:rFonts w:cs="Arial"/>
                <w:sz w:val="18"/>
                <w:szCs w:val="18"/>
              </w:rPr>
            </w:pPr>
            <w:r w:rsidRPr="00521344">
              <w:rPr>
                <w:rStyle w:val="BodytextChar"/>
                <w:rFonts w:cs="Arial"/>
                <w:sz w:val="18"/>
                <w:szCs w:val="18"/>
              </w:rPr>
              <w:t xml:space="preserve">This field displays the average number of days from the time the service authorization was entered to its final status.  </w:t>
            </w:r>
          </w:p>
        </w:tc>
        <w:tc>
          <w:tcPr>
            <w:tcW w:w="478" w:type="pct"/>
            <w:tcBorders>
              <w:top w:val="single" w:color="616161" w:sz="2" w:space="0"/>
              <w:bottom w:val="single" w:color="616161" w:sz="2" w:space="0"/>
            </w:tcBorders>
          </w:tcPr>
          <w:p w:rsidRPr="00521344" w:rsidR="005B096C" w:rsidP="00ED697B" w:rsidRDefault="005B096C" w14:paraId="4CCA13AC" wp14:textId="77777777">
            <w:pPr>
              <w:pStyle w:val="TableText1"/>
              <w:spacing w:before="40" w:after="40"/>
              <w:rPr>
                <w:rStyle w:val="BodytextChar"/>
                <w:rFonts w:cs="Arial"/>
                <w:sz w:val="18"/>
                <w:szCs w:val="18"/>
              </w:rPr>
            </w:pPr>
            <w:r w:rsidRPr="00521344">
              <w:rPr>
                <w:rStyle w:val="BodytextChar"/>
                <w:rFonts w:cs="Arial"/>
                <w:sz w:val="18"/>
                <w:szCs w:val="18"/>
              </w:rPr>
              <w:t>Program Generated</w:t>
            </w:r>
          </w:p>
        </w:tc>
        <w:tc>
          <w:tcPr>
            <w:tcW w:w="820" w:type="pct"/>
            <w:gridSpan w:val="2"/>
            <w:tcBorders>
              <w:top w:val="single" w:color="616161" w:sz="2" w:space="0"/>
              <w:bottom w:val="single" w:color="616161" w:sz="2" w:space="0"/>
            </w:tcBorders>
          </w:tcPr>
          <w:p w:rsidRPr="00521344" w:rsidR="005B096C" w:rsidP="00ED697B" w:rsidRDefault="005B096C" w14:paraId="34D35BAB" wp14:textId="77777777">
            <w:pPr>
              <w:pStyle w:val="TableText1"/>
              <w:spacing w:before="40" w:after="40"/>
              <w:rPr>
                <w:rStyle w:val="BodytextChar"/>
                <w:rFonts w:cs="Arial"/>
                <w:sz w:val="18"/>
                <w:szCs w:val="18"/>
              </w:rPr>
            </w:pPr>
            <w:r w:rsidRPr="00521344">
              <w:rPr>
                <w:rStyle w:val="BodytextChar"/>
                <w:rFonts w:cs="Arial"/>
                <w:sz w:val="18"/>
                <w:szCs w:val="18"/>
              </w:rPr>
              <w:t>Program Generated</w:t>
            </w:r>
          </w:p>
        </w:tc>
        <w:tc>
          <w:tcPr>
            <w:tcW w:w="1131" w:type="pct"/>
            <w:tcBorders>
              <w:top w:val="single" w:color="616161" w:sz="2" w:space="0"/>
              <w:bottom w:val="single" w:color="616161" w:sz="2" w:space="0"/>
            </w:tcBorders>
          </w:tcPr>
          <w:p w:rsidRPr="00521344" w:rsidR="005B096C" w:rsidP="00DD7BA6" w:rsidRDefault="005B096C" w14:paraId="714F3EF3" wp14:textId="77777777">
            <w:pPr>
              <w:pStyle w:val="TableText1"/>
              <w:spacing w:before="40" w:after="40"/>
              <w:rPr>
                <w:rStyle w:val="BodytextChar"/>
                <w:rFonts w:cs="Arial"/>
                <w:sz w:val="18"/>
                <w:szCs w:val="18"/>
              </w:rPr>
            </w:pPr>
            <w:r w:rsidRPr="00521344">
              <w:rPr>
                <w:rStyle w:val="BodytextChar"/>
                <w:rFonts w:cs="Arial"/>
                <w:sz w:val="18"/>
                <w:szCs w:val="18"/>
              </w:rPr>
              <w:t>A-DTL-TB.</w:t>
            </w:r>
            <w:r w:rsidRPr="00521344">
              <w:rPr>
                <w:rStyle w:val="BodytextChar"/>
                <w:sz w:val="18"/>
                <w:szCs w:val="18"/>
              </w:rPr>
              <w:t xml:space="preserve"> A-LI-STAT-DT – </w:t>
            </w:r>
            <w:r w:rsidRPr="00521344">
              <w:rPr>
                <w:rStyle w:val="BodytextChar"/>
                <w:rFonts w:cs="Arial"/>
                <w:sz w:val="18"/>
                <w:szCs w:val="18"/>
              </w:rPr>
              <w:t>A-DTL-TB.</w:t>
            </w:r>
            <w:r w:rsidRPr="00521344">
              <w:rPr>
                <w:rStyle w:val="BodytextChar"/>
                <w:sz w:val="18"/>
                <w:szCs w:val="18"/>
              </w:rPr>
              <w:t>A-LI-</w:t>
            </w:r>
            <w:r w:rsidR="00E17FC3">
              <w:rPr>
                <w:rStyle w:val="BodytextChar"/>
                <w:sz w:val="18"/>
                <w:szCs w:val="18"/>
              </w:rPr>
              <w:t>RECD</w:t>
            </w:r>
            <w:r w:rsidRPr="00521344">
              <w:rPr>
                <w:rStyle w:val="BodytextChar"/>
                <w:sz w:val="18"/>
                <w:szCs w:val="18"/>
              </w:rPr>
              <w:t>-DT divided by report field "# of SA Line Items"</w:t>
            </w:r>
          </w:p>
        </w:tc>
      </w:tr>
      <w:tr xmlns:wp14="http://schemas.microsoft.com/office/word/2010/wordml" w:rsidR="00CE759A" w14:paraId="48B764CF"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CE759A" w:rsidRDefault="00CE759A" w14:paraId="72A775AE"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CE759A" w14:paraId="22DB0DA1" wp14:textId="77777777">
        <w:tblPrEx>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521344" w:rsidR="00CE759A" w:rsidRDefault="00CE759A" w14:paraId="735AFE22" wp14:textId="77777777">
            <w:pPr>
              <w:pStyle w:val="TableHeading"/>
              <w:spacing w:before="40" w:after="40"/>
              <w:jc w:val="center"/>
              <w:rPr>
                <w:rStyle w:val="ModernTableText"/>
                <w:rFonts w:cs="Arial"/>
                <w:szCs w:val="18"/>
              </w:rPr>
            </w:pPr>
            <w:r w:rsidRPr="00521344">
              <w:rPr>
                <w:rStyle w:val="ModernTableText"/>
                <w:rFonts w:cs="Arial"/>
                <w:szCs w:val="18"/>
              </w:rPr>
              <w:t>Chart Footnote Label (opt)</w:t>
            </w:r>
          </w:p>
        </w:tc>
        <w:tc>
          <w:tcPr>
            <w:tcW w:w="1645" w:type="pct"/>
            <w:gridSpan w:val="3"/>
            <w:tcBorders>
              <w:top w:val="single" w:color="616161" w:sz="2" w:space="0"/>
              <w:bottom w:val="single" w:color="616161" w:sz="2" w:space="0"/>
            </w:tcBorders>
            <w:vAlign w:val="center"/>
          </w:tcPr>
          <w:p w:rsidRPr="00521344" w:rsidR="00CE759A" w:rsidRDefault="00CE759A" w14:paraId="7690C13E" wp14:textId="77777777">
            <w:pPr>
              <w:pStyle w:val="TableText1"/>
              <w:spacing w:before="40" w:after="40"/>
              <w:jc w:val="center"/>
              <w:rPr>
                <w:rStyle w:val="ModernTableText"/>
                <w:rFonts w:cs="Arial"/>
                <w:b/>
                <w:noProof/>
                <w:szCs w:val="18"/>
              </w:rPr>
            </w:pPr>
            <w:r w:rsidRPr="00521344">
              <w:rPr>
                <w:rStyle w:val="ModernTableText"/>
                <w:rFonts w:cs="Arial"/>
                <w:b/>
                <w:noProof/>
                <w:szCs w:val="18"/>
              </w:rPr>
              <w:t>Chart Footnote Description (opt)</w:t>
            </w:r>
          </w:p>
        </w:tc>
        <w:tc>
          <w:tcPr>
            <w:tcW w:w="1642" w:type="pct"/>
            <w:gridSpan w:val="2"/>
            <w:tcBorders>
              <w:top w:val="single" w:color="616161" w:sz="2" w:space="0"/>
              <w:bottom w:val="single" w:color="616161" w:sz="2" w:space="0"/>
            </w:tcBorders>
            <w:vAlign w:val="center"/>
          </w:tcPr>
          <w:p w:rsidRPr="00521344" w:rsidR="00CE759A" w:rsidRDefault="00CE759A" w14:paraId="2D69DBF7" wp14:textId="77777777">
            <w:pPr>
              <w:pStyle w:val="TableText1"/>
              <w:spacing w:before="40" w:after="40"/>
              <w:jc w:val="center"/>
              <w:rPr>
                <w:rStyle w:val="ModernTableText"/>
                <w:rFonts w:cs="Arial"/>
                <w:b/>
                <w:noProof/>
                <w:szCs w:val="18"/>
              </w:rPr>
            </w:pPr>
            <w:r w:rsidRPr="00521344">
              <w:rPr>
                <w:rStyle w:val="ModernTableText"/>
                <w:rFonts w:cs="Arial"/>
                <w:b/>
                <w:noProof/>
                <w:szCs w:val="18"/>
              </w:rPr>
              <w:t>Chart Footnote Processing Rules (opt)</w:t>
            </w:r>
          </w:p>
        </w:tc>
      </w:tr>
      <w:tr xmlns:wp14="http://schemas.microsoft.com/office/word/2010/wordml" w:rsidR="00CE759A" w14:paraId="45570491" wp14:textId="77777777">
        <w:tblPrEx>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521344" w:rsidR="00CE759A" w:rsidRDefault="00CE759A" w14:paraId="35700A9D" wp14:textId="77777777">
            <w:pPr>
              <w:pStyle w:val="TableText1"/>
              <w:spacing w:before="40" w:after="40"/>
              <w:rPr>
                <w:rStyle w:val="ModernTableText"/>
                <w:rFonts w:cs="Arial"/>
                <w:bCs/>
                <w:color w:val="000000"/>
                <w:szCs w:val="18"/>
              </w:rPr>
            </w:pPr>
            <w:r w:rsidRPr="00521344">
              <w:rPr>
                <w:rStyle w:val="ModernTableText"/>
                <w:rFonts w:cs="Arial"/>
                <w:bCs/>
                <w:color w:val="000000"/>
                <w:szCs w:val="18"/>
              </w:rPr>
              <w:t>N/A</w:t>
            </w:r>
          </w:p>
        </w:tc>
        <w:tc>
          <w:tcPr>
            <w:tcW w:w="1645" w:type="pct"/>
            <w:gridSpan w:val="3"/>
            <w:tcBorders>
              <w:top w:val="single" w:color="616161" w:sz="2" w:space="0"/>
              <w:bottom w:val="single" w:color="616161" w:sz="2" w:space="0"/>
            </w:tcBorders>
            <w:vAlign w:val="center"/>
          </w:tcPr>
          <w:p w:rsidRPr="00521344" w:rsidR="00CE759A" w:rsidRDefault="00CE759A" w14:paraId="532E4CFA" wp14:textId="77777777">
            <w:pPr>
              <w:pStyle w:val="TableText1"/>
              <w:spacing w:before="40" w:after="40"/>
              <w:rPr>
                <w:rStyle w:val="ModernTableText"/>
                <w:rFonts w:cs="Arial"/>
                <w:bCs/>
                <w:color w:val="000000"/>
                <w:szCs w:val="18"/>
              </w:rPr>
            </w:pPr>
            <w:r w:rsidRPr="00521344">
              <w:rPr>
                <w:rStyle w:val="ModernTableText"/>
                <w:rFonts w:cs="Arial"/>
                <w:bCs/>
                <w:color w:val="000000"/>
                <w:szCs w:val="18"/>
              </w:rPr>
              <w:t>N/A</w:t>
            </w:r>
          </w:p>
        </w:tc>
        <w:tc>
          <w:tcPr>
            <w:tcW w:w="1642" w:type="pct"/>
            <w:gridSpan w:val="2"/>
            <w:tcBorders>
              <w:top w:val="single" w:color="616161" w:sz="2" w:space="0"/>
              <w:bottom w:val="single" w:color="616161" w:sz="2" w:space="0"/>
            </w:tcBorders>
            <w:vAlign w:val="center"/>
          </w:tcPr>
          <w:p w:rsidRPr="00521344" w:rsidR="00CE759A" w:rsidRDefault="00CE759A" w14:paraId="0D7566D2" wp14:textId="77777777">
            <w:pPr>
              <w:pStyle w:val="TableText1"/>
              <w:spacing w:before="40" w:after="40"/>
              <w:rPr>
                <w:rStyle w:val="ModernTableText"/>
                <w:rFonts w:cs="Arial"/>
                <w:bCs/>
                <w:color w:val="000000"/>
                <w:szCs w:val="18"/>
              </w:rPr>
            </w:pPr>
            <w:r w:rsidRPr="00521344">
              <w:rPr>
                <w:rStyle w:val="ModernTableText"/>
                <w:rFonts w:cs="Arial"/>
                <w:bCs/>
                <w:color w:val="000000"/>
                <w:szCs w:val="18"/>
              </w:rPr>
              <w:t>N/A</w:t>
            </w:r>
          </w:p>
        </w:tc>
      </w:tr>
      <w:tr xmlns:wp14="http://schemas.microsoft.com/office/word/2010/wordml" w:rsidR="00CE759A" w14:paraId="67C7C19C"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CE759A" w:rsidRDefault="00CE759A" w14:paraId="30E89833"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Footnote (opt)</w:t>
            </w:r>
          </w:p>
        </w:tc>
      </w:tr>
      <w:tr xmlns:wp14="http://schemas.microsoft.com/office/word/2010/wordml" w:rsidRPr="00521344" w:rsidR="00CE759A" w14:paraId="3A58B21B" wp14:textId="77777777">
        <w:tblPrEx>
          <w:tblCellMar>
            <w:top w:w="0" w:type="dxa"/>
            <w:bottom w:w="0" w:type="dxa"/>
          </w:tblCellMar>
        </w:tblPrEx>
        <w:trPr>
          <w:cantSplit/>
          <w:jc w:val="center"/>
        </w:trPr>
        <w:tc>
          <w:tcPr>
            <w:tcW w:w="1713" w:type="pct"/>
            <w:gridSpan w:val="3"/>
            <w:tcBorders>
              <w:top w:val="single" w:color="616161" w:sz="2" w:space="0"/>
            </w:tcBorders>
            <w:vAlign w:val="center"/>
          </w:tcPr>
          <w:p w:rsidRPr="00521344" w:rsidR="00CE759A" w:rsidRDefault="00CE759A" w14:paraId="7753E632" wp14:textId="77777777">
            <w:pPr>
              <w:pStyle w:val="TableHeading"/>
              <w:spacing w:before="40" w:after="40"/>
              <w:jc w:val="center"/>
              <w:rPr>
                <w:rStyle w:val="ModernTableText"/>
                <w:rFonts w:cs="Arial"/>
                <w:szCs w:val="18"/>
              </w:rPr>
            </w:pPr>
            <w:r w:rsidRPr="00521344">
              <w:rPr>
                <w:rStyle w:val="ModernTableText"/>
                <w:rFonts w:cs="Arial"/>
                <w:szCs w:val="18"/>
              </w:rPr>
              <w:t>Report Footnote Label (opt)</w:t>
            </w:r>
          </w:p>
        </w:tc>
        <w:tc>
          <w:tcPr>
            <w:tcW w:w="1645" w:type="pct"/>
            <w:gridSpan w:val="3"/>
            <w:tcBorders>
              <w:top w:val="single" w:color="616161" w:sz="2" w:space="0"/>
            </w:tcBorders>
            <w:vAlign w:val="center"/>
          </w:tcPr>
          <w:p w:rsidRPr="00521344" w:rsidR="00CE759A" w:rsidRDefault="00CE759A" w14:paraId="572ACA80" wp14:textId="77777777">
            <w:pPr>
              <w:pStyle w:val="TableText1"/>
              <w:spacing w:before="40" w:after="40"/>
              <w:jc w:val="center"/>
              <w:rPr>
                <w:rStyle w:val="ModernTableText"/>
                <w:rFonts w:cs="Arial"/>
                <w:b/>
                <w:noProof/>
                <w:szCs w:val="18"/>
              </w:rPr>
            </w:pPr>
            <w:r w:rsidRPr="00521344">
              <w:rPr>
                <w:rStyle w:val="ModernTableText"/>
                <w:rFonts w:cs="Arial"/>
                <w:b/>
                <w:noProof/>
                <w:szCs w:val="18"/>
              </w:rPr>
              <w:t>Report Footnote Description (opt)</w:t>
            </w:r>
          </w:p>
        </w:tc>
        <w:tc>
          <w:tcPr>
            <w:tcW w:w="1642" w:type="pct"/>
            <w:gridSpan w:val="2"/>
            <w:tcBorders>
              <w:top w:val="single" w:color="616161" w:sz="2" w:space="0"/>
            </w:tcBorders>
            <w:vAlign w:val="center"/>
          </w:tcPr>
          <w:p w:rsidRPr="00521344" w:rsidR="00CE759A" w:rsidRDefault="00CE759A" w14:paraId="66EB14EB" wp14:textId="77777777">
            <w:pPr>
              <w:pStyle w:val="TableText1"/>
              <w:spacing w:before="40" w:after="40"/>
              <w:jc w:val="center"/>
              <w:rPr>
                <w:rStyle w:val="ModernTableText"/>
                <w:rFonts w:cs="Arial"/>
                <w:b/>
                <w:noProof/>
                <w:szCs w:val="18"/>
              </w:rPr>
            </w:pPr>
            <w:r w:rsidRPr="00521344">
              <w:rPr>
                <w:rStyle w:val="ModernTableText"/>
                <w:rFonts w:cs="Arial"/>
                <w:b/>
                <w:noProof/>
                <w:szCs w:val="18"/>
              </w:rPr>
              <w:t>Report Footnote Processing Rules (opt)</w:t>
            </w:r>
          </w:p>
        </w:tc>
      </w:tr>
      <w:tr xmlns:wp14="http://schemas.microsoft.com/office/word/2010/wordml" w:rsidRPr="00521344" w:rsidR="00CE759A" w14:paraId="0030E381" wp14:textId="77777777">
        <w:tblPrEx>
          <w:tblCellMar>
            <w:top w:w="0" w:type="dxa"/>
            <w:bottom w:w="0" w:type="dxa"/>
          </w:tblCellMar>
        </w:tblPrEx>
        <w:trPr>
          <w:cantSplit/>
          <w:jc w:val="center"/>
        </w:trPr>
        <w:tc>
          <w:tcPr>
            <w:tcW w:w="1713" w:type="pct"/>
            <w:gridSpan w:val="3"/>
          </w:tcPr>
          <w:p w:rsidRPr="00521344" w:rsidR="00CE759A" w:rsidRDefault="00CE759A" w14:paraId="2D166BB8" wp14:textId="77777777">
            <w:pPr>
              <w:pStyle w:val="TableHeading"/>
              <w:spacing w:before="40" w:after="40"/>
              <w:rPr>
                <w:rStyle w:val="ModernTableText"/>
                <w:rFonts w:cs="Arial"/>
                <w:b w:val="0"/>
                <w:szCs w:val="18"/>
              </w:rPr>
            </w:pPr>
            <w:r w:rsidRPr="00521344">
              <w:rPr>
                <w:rStyle w:val="ModernTableText"/>
                <w:rFonts w:cs="Arial"/>
                <w:b w:val="0"/>
                <w:bCs w:val="0"/>
                <w:color w:val="000000"/>
                <w:szCs w:val="18"/>
              </w:rPr>
              <w:t>N/A</w:t>
            </w:r>
          </w:p>
        </w:tc>
        <w:tc>
          <w:tcPr>
            <w:tcW w:w="1645" w:type="pct"/>
            <w:gridSpan w:val="3"/>
          </w:tcPr>
          <w:p w:rsidRPr="00521344" w:rsidR="00CE759A" w:rsidRDefault="00CE759A" w14:paraId="4B2716C1" wp14:textId="77777777">
            <w:pPr>
              <w:spacing w:before="40" w:after="40"/>
              <w:rPr>
                <w:rStyle w:val="ModernTableText"/>
                <w:rFonts w:cs="Arial"/>
                <w:szCs w:val="18"/>
              </w:rPr>
            </w:pPr>
            <w:r w:rsidRPr="00521344">
              <w:rPr>
                <w:rStyle w:val="ModernTableText"/>
                <w:rFonts w:cs="Arial"/>
                <w:bCs/>
                <w:color w:val="000000"/>
                <w:szCs w:val="18"/>
              </w:rPr>
              <w:t>N/A</w:t>
            </w:r>
          </w:p>
        </w:tc>
        <w:tc>
          <w:tcPr>
            <w:tcW w:w="1642" w:type="pct"/>
            <w:gridSpan w:val="2"/>
          </w:tcPr>
          <w:p w:rsidRPr="00521344" w:rsidR="00CE759A" w:rsidRDefault="00CE759A" w14:paraId="75E289E1" wp14:textId="77777777">
            <w:pPr>
              <w:pStyle w:val="TableText1"/>
              <w:spacing w:before="40" w:after="40"/>
              <w:rPr>
                <w:rStyle w:val="ModernTableText"/>
                <w:rFonts w:cs="Arial"/>
                <w:szCs w:val="18"/>
              </w:rPr>
            </w:pPr>
            <w:r w:rsidRPr="00521344">
              <w:rPr>
                <w:rStyle w:val="ModernTableText"/>
                <w:rFonts w:cs="Arial"/>
                <w:bCs/>
                <w:color w:val="000000"/>
                <w:szCs w:val="18"/>
              </w:rPr>
              <w:t>N/A</w:t>
            </w:r>
          </w:p>
        </w:tc>
      </w:tr>
    </w:tbl>
    <w:p xmlns:wp14="http://schemas.microsoft.com/office/word/2010/wordml" w:rsidRPr="00521344" w:rsidR="00CE759A" w:rsidRDefault="00CE759A" w14:paraId="18D160CB" wp14:textId="77777777">
      <w:pPr>
        <w:rPr>
          <w:sz w:val="18"/>
          <w:szCs w:val="18"/>
        </w:rPr>
      </w:pPr>
    </w:p>
    <w:p xmlns:wp14="http://schemas.microsoft.com/office/word/2010/wordml" w:rsidR="00CE759A" w:rsidP="00D0385C" w:rsidRDefault="00CE759A" w14:paraId="7EE7F9F4" wp14:textId="77777777">
      <w:pPr>
        <w:pStyle w:val="Heading5"/>
      </w:pPr>
      <w:r>
        <w:br w:type="page"/>
      </w:r>
      <w:bookmarkStart w:name="_Toc214963341" w:id="309"/>
      <w:r>
        <w:t>Report Definition – OPR-SRA-109 - Service Authorization Requesting Independent Clinical Review or Appeal</w:t>
      </w:r>
      <w:bookmarkEnd w:id="309"/>
      <w:r>
        <w:t xml:space="preserve"> </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39"/>
        <w:gridCol w:w="1497"/>
        <w:gridCol w:w="1689"/>
        <w:gridCol w:w="1695"/>
        <w:gridCol w:w="20"/>
        <w:gridCol w:w="1940"/>
        <w:gridCol w:w="2233"/>
        <w:gridCol w:w="302"/>
        <w:gridCol w:w="20"/>
        <w:gridCol w:w="1986"/>
        <w:gridCol w:w="1569"/>
      </w:tblGrid>
      <w:tr xmlns:wp14="http://schemas.microsoft.com/office/word/2010/wordml" w:rsidR="00CE759A" w14:paraId="576808D5" wp14:textId="77777777">
        <w:tblPrEx>
          <w:tblCellMar>
            <w:top w:w="0" w:type="dxa"/>
            <w:bottom w:w="0" w:type="dxa"/>
          </w:tblCellMar>
        </w:tblPrEx>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00CE759A" w:rsidP="00A13F53" w:rsidRDefault="00CE759A" w14:paraId="2FB2E7B5" wp14:textId="77777777">
            <w:pPr>
              <w:jc w:val="center"/>
              <w:rPr>
                <w:rFonts w:eastAsia="MS Mincho"/>
              </w:rPr>
            </w:pPr>
            <w:r>
              <w:br w:type="page"/>
            </w:r>
            <w:r>
              <w:br w:type="page"/>
            </w:r>
            <w:r>
              <w:br w:type="page"/>
            </w:r>
            <w:r>
              <w:br w:type="page"/>
            </w:r>
            <w:r>
              <w:rPr>
                <w:rFonts w:eastAsia="MS Mincho"/>
              </w:rPr>
              <w:t>NH MMIS REPORT DEFINITION</w:t>
            </w:r>
          </w:p>
        </w:tc>
      </w:tr>
      <w:tr xmlns:wp14="http://schemas.microsoft.com/office/word/2010/wordml" w:rsidR="00CE759A" w14:paraId="280F2AB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0" w:type="pct"/>
            <w:gridSpan w:val="2"/>
            <w:tcBorders>
              <w:top w:val="single" w:color="auto" w:sz="4" w:space="0"/>
            </w:tcBorders>
            <w:vAlign w:val="center"/>
          </w:tcPr>
          <w:p w:rsidRPr="00521344" w:rsidR="00CE759A" w:rsidRDefault="00CE759A" w14:paraId="3F17D3D9" wp14:textId="77777777">
            <w:pPr>
              <w:pStyle w:val="TableHeading"/>
              <w:spacing w:before="40" w:after="40"/>
              <w:rPr>
                <w:rStyle w:val="ModernTableText"/>
                <w:noProof/>
                <w:szCs w:val="18"/>
              </w:rPr>
            </w:pPr>
            <w:r w:rsidRPr="00521344">
              <w:rPr>
                <w:rStyle w:val="ModernTableText"/>
                <w:noProof/>
                <w:szCs w:val="18"/>
              </w:rPr>
              <w:t>Report Type:</w:t>
            </w:r>
          </w:p>
        </w:tc>
        <w:tc>
          <w:tcPr>
            <w:tcW w:w="3980" w:type="pct"/>
            <w:gridSpan w:val="9"/>
            <w:tcBorders>
              <w:top w:val="single" w:color="auto" w:sz="4" w:space="0"/>
            </w:tcBorders>
            <w:vAlign w:val="center"/>
          </w:tcPr>
          <w:p w:rsidRPr="00521344" w:rsidR="00CE759A" w:rsidRDefault="00CE759A" w14:paraId="6FF070ED"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Standard</w:t>
            </w:r>
            <w:r w:rsidRPr="00521344">
              <w:rPr>
                <w:rStyle w:val="ModernTableText"/>
                <w:noProof/>
                <w:szCs w:val="18"/>
              </w:rPr>
              <w:tab/>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Customized</w:t>
            </w:r>
          </w:p>
        </w:tc>
      </w:tr>
      <w:tr xmlns:wp14="http://schemas.microsoft.com/office/word/2010/wordml" w:rsidR="00CE759A" w14:paraId="67F5AE2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0" w:type="pct"/>
            <w:gridSpan w:val="2"/>
            <w:tcBorders>
              <w:top w:val="single" w:color="616161" w:sz="2" w:space="0"/>
            </w:tcBorders>
            <w:vAlign w:val="center"/>
          </w:tcPr>
          <w:p w:rsidRPr="00521344" w:rsidR="00CE759A" w:rsidRDefault="00CE759A" w14:paraId="0BEF8B2E" wp14:textId="77777777">
            <w:pPr>
              <w:pStyle w:val="TableHeading"/>
              <w:spacing w:before="40" w:after="40"/>
              <w:rPr>
                <w:rStyle w:val="ModernTableText"/>
                <w:noProof/>
                <w:szCs w:val="18"/>
              </w:rPr>
            </w:pPr>
            <w:r w:rsidRPr="00521344">
              <w:rPr>
                <w:rStyle w:val="ModernTableText"/>
                <w:noProof/>
                <w:szCs w:val="18"/>
              </w:rPr>
              <w:t>Client Name:</w:t>
            </w:r>
          </w:p>
        </w:tc>
        <w:tc>
          <w:tcPr>
            <w:tcW w:w="3980" w:type="pct"/>
            <w:gridSpan w:val="9"/>
            <w:tcBorders>
              <w:top w:val="single" w:color="616161" w:sz="2" w:space="0"/>
            </w:tcBorders>
            <w:vAlign w:val="center"/>
          </w:tcPr>
          <w:p w:rsidRPr="00521344" w:rsidR="00CE759A" w:rsidRDefault="00CE759A" w14:paraId="0EF76BA8" wp14:textId="77777777">
            <w:pPr>
              <w:pStyle w:val="TableText1"/>
              <w:spacing w:before="40" w:after="40"/>
              <w:rPr>
                <w:rStyle w:val="ModernTableText"/>
                <w:szCs w:val="18"/>
              </w:rPr>
            </w:pPr>
            <w:r w:rsidRPr="00521344">
              <w:rPr>
                <w:rStyle w:val="ModernTableText"/>
                <w:szCs w:val="18"/>
              </w:rPr>
              <w:t>New Hampshire</w:t>
            </w:r>
          </w:p>
        </w:tc>
      </w:tr>
      <w:tr xmlns:wp14="http://schemas.microsoft.com/office/word/2010/wordml" w:rsidR="00CE759A" w14:paraId="1C51A2B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0" w:type="pct"/>
            <w:gridSpan w:val="2"/>
            <w:tcBorders>
              <w:top w:val="single" w:color="616161" w:sz="2" w:space="0"/>
            </w:tcBorders>
            <w:vAlign w:val="center"/>
          </w:tcPr>
          <w:p w:rsidRPr="00521344" w:rsidR="00CE759A" w:rsidRDefault="00CE759A" w14:paraId="435DD2E2" wp14:textId="77777777">
            <w:pPr>
              <w:pStyle w:val="TableHeading"/>
              <w:spacing w:before="40" w:after="40"/>
              <w:rPr>
                <w:rStyle w:val="ModernTableText"/>
                <w:noProof/>
                <w:szCs w:val="18"/>
              </w:rPr>
            </w:pPr>
            <w:r w:rsidRPr="00521344">
              <w:rPr>
                <w:rStyle w:val="ModernTableText"/>
                <w:noProof/>
                <w:szCs w:val="18"/>
              </w:rPr>
              <w:t>Client Report ID:</w:t>
            </w:r>
          </w:p>
        </w:tc>
        <w:tc>
          <w:tcPr>
            <w:tcW w:w="3980" w:type="pct"/>
            <w:gridSpan w:val="9"/>
            <w:tcBorders>
              <w:top w:val="single" w:color="616161" w:sz="2" w:space="0"/>
            </w:tcBorders>
            <w:vAlign w:val="center"/>
          </w:tcPr>
          <w:p w:rsidRPr="00521344" w:rsidR="00CE759A" w:rsidRDefault="00CE759A" w14:paraId="28DF9CA1" wp14:textId="77777777">
            <w:pPr>
              <w:pStyle w:val="TableText1"/>
              <w:spacing w:before="40" w:after="40"/>
              <w:rPr>
                <w:rStyle w:val="ModernTableText"/>
                <w:szCs w:val="18"/>
              </w:rPr>
            </w:pPr>
            <w:r w:rsidRPr="00521344">
              <w:rPr>
                <w:rStyle w:val="ModernTableText"/>
                <w:szCs w:val="18"/>
              </w:rPr>
              <w:t>OPR-SRA-109</w:t>
            </w:r>
          </w:p>
        </w:tc>
      </w:tr>
      <w:tr xmlns:wp14="http://schemas.microsoft.com/office/word/2010/wordml" w:rsidR="00CE759A" w14:paraId="404D069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91"/>
          <w:jc w:val="center"/>
        </w:trPr>
        <w:tc>
          <w:tcPr>
            <w:tcW w:w="1020" w:type="pct"/>
            <w:gridSpan w:val="2"/>
            <w:tcBorders>
              <w:top w:val="single" w:color="616161" w:sz="2" w:space="0"/>
            </w:tcBorders>
            <w:vAlign w:val="center"/>
          </w:tcPr>
          <w:p w:rsidRPr="00521344" w:rsidR="00CE759A" w:rsidRDefault="00CE759A" w14:paraId="0A6E1ACD" wp14:textId="77777777">
            <w:pPr>
              <w:pStyle w:val="TableHeading"/>
              <w:spacing w:before="40" w:after="40"/>
              <w:rPr>
                <w:rStyle w:val="ModernTableText"/>
                <w:noProof/>
                <w:szCs w:val="18"/>
              </w:rPr>
            </w:pPr>
            <w:r w:rsidRPr="00521344">
              <w:rPr>
                <w:rStyle w:val="ModernTableText"/>
                <w:noProof/>
                <w:szCs w:val="18"/>
              </w:rPr>
              <w:t>Client Line Of Business:</w:t>
            </w:r>
          </w:p>
        </w:tc>
        <w:tc>
          <w:tcPr>
            <w:tcW w:w="3980" w:type="pct"/>
            <w:gridSpan w:val="9"/>
            <w:tcBorders>
              <w:top w:val="single" w:color="616161" w:sz="2" w:space="0"/>
            </w:tcBorders>
            <w:vAlign w:val="center"/>
          </w:tcPr>
          <w:p w:rsidRPr="00521344" w:rsidR="00CE759A" w:rsidRDefault="00CE759A" w14:paraId="5C6552AE" wp14:textId="77777777">
            <w:pPr>
              <w:pStyle w:val="TableText1"/>
              <w:spacing w:before="40" w:after="40"/>
              <w:rPr>
                <w:rStyle w:val="ModernTableText"/>
                <w:szCs w:val="18"/>
              </w:rPr>
            </w:pPr>
            <w:r w:rsidRPr="00521344">
              <w:rPr>
                <w:rStyle w:val="ModernTableText"/>
                <w:szCs w:val="18"/>
              </w:rPr>
              <w:t>Medicaid</w:t>
            </w:r>
          </w:p>
        </w:tc>
      </w:tr>
      <w:tr xmlns:wp14="http://schemas.microsoft.com/office/word/2010/wordml" w:rsidR="00CE759A" w14:paraId="3643B46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1020" w:type="pct"/>
            <w:gridSpan w:val="2"/>
            <w:tcBorders>
              <w:top w:val="single" w:color="616161" w:sz="2" w:space="0"/>
            </w:tcBorders>
            <w:vAlign w:val="center"/>
          </w:tcPr>
          <w:p w:rsidRPr="00521344" w:rsidR="00CE759A" w:rsidRDefault="00CE759A" w14:paraId="443DB473" wp14:textId="77777777">
            <w:pPr>
              <w:pStyle w:val="TableHeading"/>
              <w:spacing w:before="40" w:after="40"/>
              <w:rPr>
                <w:rStyle w:val="ModernTableText"/>
                <w:noProof/>
                <w:szCs w:val="18"/>
              </w:rPr>
            </w:pPr>
            <w:r w:rsidRPr="00521344">
              <w:rPr>
                <w:rStyle w:val="ModernTableText"/>
                <w:noProof/>
                <w:szCs w:val="18"/>
              </w:rPr>
              <w:t>Client Division / Department:</w:t>
            </w:r>
          </w:p>
        </w:tc>
        <w:tc>
          <w:tcPr>
            <w:tcW w:w="3980" w:type="pct"/>
            <w:gridSpan w:val="9"/>
            <w:tcBorders>
              <w:top w:val="single" w:color="616161" w:sz="2" w:space="0"/>
            </w:tcBorders>
            <w:vAlign w:val="center"/>
          </w:tcPr>
          <w:p w:rsidRPr="00521344" w:rsidR="00CE759A" w:rsidRDefault="00CE759A" w14:paraId="1F717538" wp14:textId="77777777">
            <w:pPr>
              <w:pStyle w:val="TableText1"/>
              <w:spacing w:before="40" w:after="40"/>
              <w:rPr>
                <w:rStyle w:val="ModernTableText"/>
                <w:szCs w:val="18"/>
              </w:rPr>
            </w:pPr>
            <w:r w:rsidRPr="00521344">
              <w:rPr>
                <w:rStyle w:val="ModernTableText"/>
                <w:szCs w:val="18"/>
              </w:rPr>
              <w:t>DHHS</w:t>
            </w:r>
          </w:p>
        </w:tc>
      </w:tr>
      <w:tr xmlns:wp14="http://schemas.microsoft.com/office/word/2010/wordml" w:rsidR="00CE759A" w14:paraId="04D33DF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20" w:type="pct"/>
            <w:gridSpan w:val="2"/>
            <w:tcBorders>
              <w:top w:val="single" w:color="616161" w:sz="2" w:space="0"/>
              <w:bottom w:val="single" w:color="616161" w:sz="2" w:space="0"/>
            </w:tcBorders>
            <w:vAlign w:val="center"/>
          </w:tcPr>
          <w:p w:rsidRPr="00521344" w:rsidR="00CE759A" w:rsidRDefault="00CE759A" w14:paraId="78449291" wp14:textId="77777777">
            <w:pPr>
              <w:pStyle w:val="TableHeading"/>
              <w:spacing w:before="40" w:after="40"/>
              <w:rPr>
                <w:rStyle w:val="ModernTableText"/>
                <w:noProof/>
                <w:szCs w:val="18"/>
              </w:rPr>
            </w:pPr>
            <w:r w:rsidRPr="00521344">
              <w:rPr>
                <w:rStyle w:val="ModernTableText"/>
                <w:noProof/>
                <w:szCs w:val="18"/>
              </w:rPr>
              <w:t>Report Title:</w:t>
            </w:r>
          </w:p>
        </w:tc>
        <w:tc>
          <w:tcPr>
            <w:tcW w:w="3980" w:type="pct"/>
            <w:gridSpan w:val="9"/>
            <w:tcBorders>
              <w:top w:val="single" w:color="616161" w:sz="2" w:space="0"/>
              <w:bottom w:val="single" w:color="616161" w:sz="2" w:space="0"/>
            </w:tcBorders>
            <w:vAlign w:val="center"/>
          </w:tcPr>
          <w:p w:rsidRPr="00521344" w:rsidR="00CE759A" w:rsidRDefault="00CE759A" w14:paraId="01B20C39" wp14:textId="77777777">
            <w:pPr>
              <w:pStyle w:val="TableText1"/>
              <w:spacing w:before="40" w:after="40"/>
              <w:rPr>
                <w:rStyle w:val="ModernTableText"/>
                <w:szCs w:val="18"/>
              </w:rPr>
            </w:pPr>
            <w:r w:rsidRPr="00521344">
              <w:rPr>
                <w:sz w:val="18"/>
                <w:szCs w:val="18"/>
              </w:rPr>
              <w:t>Service Authorizations Requesting Independent Clinical Review or Appeal</w:t>
            </w:r>
          </w:p>
        </w:tc>
      </w:tr>
      <w:tr xmlns:wp14="http://schemas.microsoft.com/office/word/2010/wordml" w:rsidR="00CE759A" w14:paraId="5E54BDD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20" w:type="pct"/>
            <w:gridSpan w:val="2"/>
            <w:tcBorders>
              <w:top w:val="single" w:color="616161" w:sz="2" w:space="0"/>
              <w:bottom w:val="single" w:color="616161" w:sz="2" w:space="0"/>
            </w:tcBorders>
            <w:vAlign w:val="center"/>
          </w:tcPr>
          <w:p w:rsidRPr="00521344" w:rsidR="00CE759A" w:rsidRDefault="00CE759A" w14:paraId="37CF55A8" wp14:textId="77777777">
            <w:pPr>
              <w:pStyle w:val="TableHeading"/>
              <w:spacing w:before="40" w:after="40"/>
              <w:rPr>
                <w:rStyle w:val="ModernTableText"/>
                <w:noProof/>
                <w:szCs w:val="18"/>
              </w:rPr>
            </w:pPr>
            <w:r w:rsidRPr="00521344">
              <w:rPr>
                <w:rStyle w:val="ModernTableText"/>
                <w:noProof/>
                <w:szCs w:val="18"/>
              </w:rPr>
              <w:t>Report Description:</w:t>
            </w:r>
          </w:p>
        </w:tc>
        <w:tc>
          <w:tcPr>
            <w:tcW w:w="3980" w:type="pct"/>
            <w:gridSpan w:val="9"/>
            <w:tcBorders>
              <w:top w:val="single" w:color="616161" w:sz="2" w:space="0"/>
              <w:bottom w:val="single" w:color="616161" w:sz="2" w:space="0"/>
            </w:tcBorders>
            <w:vAlign w:val="center"/>
          </w:tcPr>
          <w:p w:rsidRPr="00521344" w:rsidR="00CE759A" w:rsidRDefault="00CE759A" w14:paraId="775FAD8D" wp14:textId="77777777">
            <w:pPr>
              <w:pStyle w:val="TableText1"/>
              <w:spacing w:before="40" w:after="40"/>
              <w:rPr>
                <w:rStyle w:val="ModernTableText"/>
                <w:szCs w:val="18"/>
              </w:rPr>
            </w:pPr>
            <w:r w:rsidRPr="00521344">
              <w:rPr>
                <w:rFonts w:cs="Arial"/>
                <w:sz w:val="18"/>
                <w:szCs w:val="18"/>
              </w:rPr>
              <w:t xml:space="preserve">This </w:t>
            </w:r>
            <w:r w:rsidRPr="00521344" w:rsidR="0010543F">
              <w:rPr>
                <w:rFonts w:cs="Arial"/>
                <w:sz w:val="18"/>
                <w:szCs w:val="18"/>
              </w:rPr>
              <w:t>report lists</w:t>
            </w:r>
            <w:r w:rsidRPr="00521344">
              <w:rPr>
                <w:rFonts w:cs="Arial"/>
                <w:sz w:val="18"/>
                <w:szCs w:val="18"/>
              </w:rPr>
              <w:t xml:space="preserve"> Service Authorizations Line Items where the Member has requested an Independent Clinical Review or filed an Appeal.</w:t>
            </w:r>
          </w:p>
        </w:tc>
      </w:tr>
      <w:tr xmlns:wp14="http://schemas.microsoft.com/office/word/2010/wordml" w:rsidR="00CE759A" w14:paraId="20315DE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0" w:type="pct"/>
            <w:gridSpan w:val="2"/>
            <w:vAlign w:val="center"/>
          </w:tcPr>
          <w:p w:rsidRPr="00521344" w:rsidR="00CE759A" w:rsidRDefault="00CE759A" w14:paraId="7CCBFBF6" wp14:textId="77777777">
            <w:pPr>
              <w:pStyle w:val="TableHeading"/>
              <w:spacing w:before="40" w:after="40"/>
              <w:rPr>
                <w:rStyle w:val="ModernTableText"/>
                <w:noProof/>
                <w:szCs w:val="18"/>
              </w:rPr>
            </w:pPr>
            <w:r w:rsidRPr="00521344">
              <w:rPr>
                <w:rStyle w:val="ModernTableText"/>
                <w:noProof/>
                <w:szCs w:val="18"/>
              </w:rPr>
              <w:t>Report Source State Code:</w:t>
            </w:r>
          </w:p>
        </w:tc>
        <w:tc>
          <w:tcPr>
            <w:tcW w:w="3980" w:type="pct"/>
            <w:gridSpan w:val="9"/>
            <w:vAlign w:val="center"/>
          </w:tcPr>
          <w:p w:rsidRPr="00521344" w:rsidR="00CE759A" w:rsidRDefault="00CE759A" w14:paraId="3B6923D9" wp14:textId="77777777">
            <w:pPr>
              <w:pStyle w:val="TableText1"/>
              <w:spacing w:before="40" w:after="40"/>
              <w:rPr>
                <w:rStyle w:val="ModernTableText"/>
                <w:szCs w:val="18"/>
              </w:rPr>
            </w:pPr>
            <w:r w:rsidRPr="00521344">
              <w:rPr>
                <w:rStyle w:val="ModernTableText"/>
                <w:szCs w:val="18"/>
              </w:rPr>
              <w:t>NH</w:t>
            </w:r>
          </w:p>
        </w:tc>
      </w:tr>
      <w:tr xmlns:wp14="http://schemas.microsoft.com/office/word/2010/wordml" w:rsidR="00CE759A" w14:paraId="6B03AF3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0" w:type="pct"/>
            <w:gridSpan w:val="2"/>
            <w:vAlign w:val="center"/>
          </w:tcPr>
          <w:p w:rsidRPr="00521344" w:rsidR="00CE759A" w:rsidRDefault="00CE759A" w14:paraId="7A859F28" wp14:textId="77777777">
            <w:pPr>
              <w:pStyle w:val="TableHeading"/>
              <w:spacing w:before="40" w:after="40"/>
              <w:rPr>
                <w:rStyle w:val="ModernTableText"/>
                <w:noProof/>
                <w:szCs w:val="18"/>
              </w:rPr>
            </w:pPr>
            <w:r w:rsidRPr="00521344">
              <w:rPr>
                <w:rStyle w:val="ModernTableText"/>
                <w:noProof/>
                <w:szCs w:val="18"/>
              </w:rPr>
              <w:t>Report Source Type:</w:t>
            </w:r>
          </w:p>
        </w:tc>
        <w:tc>
          <w:tcPr>
            <w:tcW w:w="3980" w:type="pct"/>
            <w:gridSpan w:val="9"/>
            <w:vAlign w:val="center"/>
          </w:tcPr>
          <w:p w:rsidRPr="00521344" w:rsidR="00CE759A" w:rsidRDefault="00CE759A" w14:paraId="2A73FF16"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OLTP</w:t>
            </w:r>
            <w:r w:rsidRPr="00521344">
              <w:rPr>
                <w:rStyle w:val="ModernTableText"/>
                <w:noProof/>
                <w:szCs w:val="18"/>
              </w:rPr>
              <w:tab/>
            </w:r>
            <w:r w:rsidRPr="00521344">
              <w:rPr>
                <w:rStyle w:val="ModernTableText"/>
                <w:noProof/>
                <w:szCs w:val="18"/>
              </w:rPr>
              <w:tab/>
            </w:r>
            <w:r w:rsidRPr="00521344">
              <w:rPr>
                <w:rStyle w:val="ModernTableText"/>
                <w:rFonts w:ascii="Wingdings" w:hAnsi="Wingdings" w:eastAsia="Wingdings" w:cs="Wingdings"/>
                <w:noProof/>
                <w:szCs w:val="18"/>
              </w:rPr>
              <w:t>þ</w:t>
            </w:r>
            <w:r w:rsidRPr="00521344">
              <w:rPr>
                <w:rStyle w:val="ModernTableText"/>
                <w:noProof/>
                <w:szCs w:val="18"/>
              </w:rPr>
              <w:t xml:space="preserve"> OLAP </w:t>
            </w:r>
          </w:p>
        </w:tc>
      </w:tr>
      <w:tr xmlns:wp14="http://schemas.microsoft.com/office/word/2010/wordml" w:rsidR="00CE759A" w14:paraId="226AFA1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0" w:type="pct"/>
            <w:gridSpan w:val="2"/>
            <w:vAlign w:val="center"/>
          </w:tcPr>
          <w:p w:rsidRPr="00521344" w:rsidR="00CE759A" w:rsidRDefault="00CE759A" w14:paraId="4F08BF6C" wp14:textId="77777777">
            <w:pPr>
              <w:pStyle w:val="TableHeading"/>
              <w:spacing w:before="40" w:after="40"/>
              <w:rPr>
                <w:rStyle w:val="ModernTableText"/>
                <w:noProof/>
                <w:szCs w:val="18"/>
              </w:rPr>
            </w:pPr>
            <w:r w:rsidRPr="00521344">
              <w:rPr>
                <w:rStyle w:val="ModernTableText"/>
                <w:noProof/>
                <w:szCs w:val="18"/>
              </w:rPr>
              <w:t>Report Source Type Component:</w:t>
            </w:r>
          </w:p>
        </w:tc>
        <w:tc>
          <w:tcPr>
            <w:tcW w:w="3980" w:type="pct"/>
            <w:gridSpan w:val="9"/>
            <w:vAlign w:val="center"/>
          </w:tcPr>
          <w:p w:rsidRPr="00521344" w:rsidR="00CE759A" w:rsidRDefault="00CE759A" w14:paraId="20D74A9F" wp14:textId="77777777">
            <w:pPr>
              <w:pStyle w:val="TableText1"/>
              <w:tabs>
                <w:tab w:val="left" w:pos="2052"/>
                <w:tab w:val="left" w:pos="2232"/>
                <w:tab w:val="left" w:pos="4032"/>
                <w:tab w:val="left" w:pos="6012"/>
                <w:tab w:val="left" w:pos="6552"/>
              </w:tabs>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Provider</w:t>
            </w:r>
            <w:r w:rsidRPr="00521344">
              <w:rPr>
                <w:rStyle w:val="ModernTableText"/>
                <w:noProof/>
                <w:szCs w:val="18"/>
              </w:rPr>
              <w:tab/>
            </w:r>
            <w:r w:rsidRPr="00521344">
              <w:rPr>
                <w:rStyle w:val="ModernTableText"/>
                <w:noProof/>
                <w:szCs w:val="18"/>
              </w:rPr>
              <w:t xml:space="preserve">  </w:t>
            </w:r>
            <w:r w:rsidRPr="00521344">
              <w:rPr>
                <w:rStyle w:val="ModernTableText"/>
                <w:rFonts w:ascii="Wingdings 2" w:hAnsi="Wingdings 2" w:eastAsia="Wingdings 2" w:cs="Wingdings 2"/>
                <w:noProof/>
                <w:szCs w:val="18"/>
              </w:rPr>
              <w:t>£</w:t>
            </w:r>
            <w:r w:rsidRPr="00521344">
              <w:rPr>
                <w:rStyle w:val="ModernTableText"/>
                <w:noProof/>
                <w:szCs w:val="18"/>
              </w:rPr>
              <w:t xml:space="preserve"> Member</w:t>
            </w:r>
            <w:r w:rsidRPr="00521344">
              <w:rPr>
                <w:rStyle w:val="ModernTableText"/>
                <w:noProof/>
                <w:szCs w:val="18"/>
              </w:rPr>
              <w:tab/>
            </w:r>
            <w:r w:rsidRPr="00521344">
              <w:rPr>
                <w:rStyle w:val="ModernTableText"/>
                <w:rFonts w:ascii="Wingdings" w:hAnsi="Wingdings" w:eastAsia="Wingdings" w:cs="Wingdings"/>
                <w:noProof/>
                <w:szCs w:val="18"/>
              </w:rPr>
              <w:t>þ</w:t>
            </w:r>
            <w:r w:rsidRPr="00521344">
              <w:rPr>
                <w:rStyle w:val="ModernTableText"/>
                <w:noProof/>
                <w:szCs w:val="18"/>
              </w:rPr>
              <w:t xml:space="preserve"> Operations</w:t>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Program</w:t>
            </w:r>
          </w:p>
        </w:tc>
      </w:tr>
      <w:tr xmlns:wp14="http://schemas.microsoft.com/office/word/2010/wordml" w:rsidR="00CE759A" w14:paraId="1BFDF57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CE759A" w:rsidRDefault="00CE759A" w14:paraId="38091051"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CE759A" w14:paraId="4A6E7C1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1020" w:type="pct"/>
            <w:gridSpan w:val="2"/>
            <w:vAlign w:val="center"/>
          </w:tcPr>
          <w:p w:rsidRPr="00521344" w:rsidR="00CE759A" w:rsidRDefault="00CE759A" w14:paraId="45DEA5B3" wp14:textId="77777777">
            <w:pPr>
              <w:pStyle w:val="TableHeading"/>
              <w:spacing w:before="40" w:after="40"/>
              <w:rPr>
                <w:rStyle w:val="ModernTableText"/>
                <w:noProof/>
                <w:szCs w:val="18"/>
              </w:rPr>
            </w:pPr>
            <w:r w:rsidRPr="00521344">
              <w:rPr>
                <w:rStyle w:val="ModernTableText"/>
                <w:noProof/>
                <w:szCs w:val="18"/>
              </w:rPr>
              <w:t>Report Generated by:</w:t>
            </w:r>
          </w:p>
        </w:tc>
        <w:tc>
          <w:tcPr>
            <w:tcW w:w="3980" w:type="pct"/>
            <w:gridSpan w:val="9"/>
            <w:vAlign w:val="center"/>
          </w:tcPr>
          <w:p w:rsidRPr="00521344" w:rsidR="00CE759A" w:rsidRDefault="00CE759A" w14:paraId="03DD8F7C" wp14:textId="77777777">
            <w:pPr>
              <w:pStyle w:val="TableText1"/>
              <w:tabs>
                <w:tab w:val="left" w:pos="2052"/>
                <w:tab w:val="left" w:pos="2232"/>
                <w:tab w:val="left" w:pos="4032"/>
                <w:tab w:val="left" w:pos="6012"/>
                <w:tab w:val="left" w:pos="7812"/>
                <w:tab w:val="left" w:pos="9792"/>
              </w:tabs>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EQR</w:t>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 xml:space="preserve"> EFADS</w:t>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 xml:space="preserve"> EMAR</w:t>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 xml:space="preserve">  ESUR</w:t>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 xml:space="preserve"> Other – Please explain:  </w:t>
            </w:r>
          </w:p>
        </w:tc>
      </w:tr>
      <w:tr xmlns:wp14="http://schemas.microsoft.com/office/word/2010/wordml" w:rsidR="00CE759A" w14:paraId="62D1DA2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0" w:type="pct"/>
            <w:gridSpan w:val="2"/>
            <w:vAlign w:val="center"/>
          </w:tcPr>
          <w:p w:rsidRPr="00521344" w:rsidR="00CE759A" w:rsidRDefault="00CE759A" w14:paraId="13325DD5" wp14:textId="77777777">
            <w:pPr>
              <w:pStyle w:val="TableText1"/>
              <w:spacing w:before="40" w:after="40"/>
              <w:rPr>
                <w:rStyle w:val="ModernTableText"/>
                <w:b/>
                <w:noProof/>
                <w:szCs w:val="18"/>
              </w:rPr>
            </w:pPr>
            <w:r w:rsidRPr="00521344">
              <w:rPr>
                <w:rStyle w:val="ModernTableText"/>
                <w:b/>
                <w:noProof/>
                <w:szCs w:val="18"/>
              </w:rPr>
              <w:t>Report Screen Tip (optional):</w:t>
            </w:r>
          </w:p>
        </w:tc>
        <w:tc>
          <w:tcPr>
            <w:tcW w:w="3980" w:type="pct"/>
            <w:gridSpan w:val="9"/>
            <w:vAlign w:val="center"/>
          </w:tcPr>
          <w:p w:rsidRPr="00521344" w:rsidR="00CE759A" w:rsidRDefault="00CE759A" w14:paraId="61AC30FB" wp14:textId="77777777">
            <w:pPr>
              <w:pStyle w:val="TableText1"/>
              <w:spacing w:before="40" w:after="40"/>
              <w:rPr>
                <w:rStyle w:val="ModernTableText"/>
                <w:szCs w:val="18"/>
                <w:u w:val="single"/>
              </w:rPr>
            </w:pPr>
          </w:p>
        </w:tc>
      </w:tr>
      <w:tr xmlns:wp14="http://schemas.microsoft.com/office/word/2010/wordml" w:rsidR="00CE759A" w14:paraId="63AFDDA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0" w:type="pct"/>
            <w:gridSpan w:val="2"/>
            <w:vAlign w:val="center"/>
          </w:tcPr>
          <w:p w:rsidRPr="00521344" w:rsidR="00CE759A" w:rsidRDefault="00CE759A" w14:paraId="10673B11" wp14:textId="77777777">
            <w:pPr>
              <w:pStyle w:val="TableHeading"/>
              <w:spacing w:before="40" w:after="40"/>
              <w:rPr>
                <w:rStyle w:val="ModernTableText"/>
                <w:noProof/>
                <w:szCs w:val="18"/>
              </w:rPr>
            </w:pPr>
            <w:r w:rsidRPr="00521344">
              <w:rPr>
                <w:rStyle w:val="ModernTableText"/>
                <w:noProof/>
                <w:szCs w:val="18"/>
              </w:rPr>
              <w:t>Report Calendar Type:</w:t>
            </w:r>
          </w:p>
        </w:tc>
        <w:tc>
          <w:tcPr>
            <w:tcW w:w="3980" w:type="pct"/>
            <w:gridSpan w:val="9"/>
            <w:vAlign w:val="center"/>
          </w:tcPr>
          <w:p w:rsidRPr="00521344" w:rsidR="00CE759A" w:rsidRDefault="00CE759A" w14:paraId="5B6EF32F" wp14:textId="77777777">
            <w:pPr>
              <w:pStyle w:val="TableText1"/>
              <w:tabs>
                <w:tab w:val="left" w:pos="2052"/>
                <w:tab w:val="left" w:pos="4032"/>
              </w:tabs>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State Fiscal</w:t>
            </w:r>
            <w:r w:rsidRPr="00521344">
              <w:rPr>
                <w:rStyle w:val="ModernTableText"/>
                <w:noProof/>
                <w:szCs w:val="18"/>
              </w:rPr>
              <w:tab/>
            </w:r>
            <w:r w:rsidRPr="00521344">
              <w:rPr>
                <w:rStyle w:val="ModernTableText"/>
                <w:noProof/>
                <w:szCs w:val="18"/>
              </w:rPr>
              <w:t xml:space="preserve">   </w:t>
            </w:r>
            <w:r w:rsidRPr="00521344">
              <w:rPr>
                <w:rStyle w:val="ModernTableText"/>
                <w:rFonts w:ascii="Wingdings 2" w:hAnsi="Wingdings 2" w:eastAsia="Wingdings 2" w:cs="Wingdings 2"/>
                <w:noProof/>
                <w:szCs w:val="18"/>
              </w:rPr>
              <w:t>£</w:t>
            </w:r>
            <w:r w:rsidRPr="00521344">
              <w:rPr>
                <w:rStyle w:val="ModernTableText"/>
                <w:noProof/>
                <w:szCs w:val="18"/>
              </w:rPr>
              <w:t xml:space="preserve"> Federal Fiscal</w:t>
            </w:r>
            <w:r w:rsidRPr="00521344">
              <w:rPr>
                <w:rStyle w:val="ModernTableText"/>
                <w:noProof/>
                <w:szCs w:val="18"/>
              </w:rPr>
              <w:tab/>
            </w:r>
            <w:r w:rsidRPr="00521344">
              <w:rPr>
                <w:rStyle w:val="ModernTableText"/>
                <w:rFonts w:ascii="Wingdings" w:hAnsi="Wingdings" w:eastAsia="Wingdings" w:cs="Wingdings"/>
                <w:noProof/>
                <w:szCs w:val="18"/>
              </w:rPr>
              <w:t>þ</w:t>
            </w:r>
            <w:r w:rsidRPr="00521344">
              <w:rPr>
                <w:rStyle w:val="ModernTableText"/>
                <w:noProof/>
                <w:szCs w:val="18"/>
              </w:rPr>
              <w:t xml:space="preserve"> Calendar</w:t>
            </w:r>
          </w:p>
        </w:tc>
      </w:tr>
      <w:tr xmlns:wp14="http://schemas.microsoft.com/office/word/2010/wordml" w:rsidR="00CE759A" w14:paraId="6E98F35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0" w:type="pct"/>
            <w:gridSpan w:val="2"/>
            <w:vAlign w:val="center"/>
          </w:tcPr>
          <w:p w:rsidRPr="00521344" w:rsidR="00CE759A" w:rsidRDefault="00CE759A" w14:paraId="3B60EB26" wp14:textId="77777777">
            <w:pPr>
              <w:pStyle w:val="TableHeading"/>
              <w:spacing w:before="40" w:after="40"/>
              <w:rPr>
                <w:rStyle w:val="ModernTableText"/>
                <w:noProof/>
                <w:szCs w:val="18"/>
              </w:rPr>
            </w:pPr>
            <w:r w:rsidRPr="00521344">
              <w:rPr>
                <w:rStyle w:val="ModernTableText"/>
                <w:noProof/>
                <w:szCs w:val="18"/>
              </w:rPr>
              <w:t>Report Frequency Type:</w:t>
            </w:r>
          </w:p>
        </w:tc>
        <w:tc>
          <w:tcPr>
            <w:tcW w:w="587" w:type="pct"/>
          </w:tcPr>
          <w:p w:rsidRPr="00521344" w:rsidR="00CE759A" w:rsidRDefault="00CE759A" w14:paraId="5FFFDC07"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Scheduled</w:t>
            </w:r>
          </w:p>
          <w:p w:rsidRPr="00521344" w:rsidR="00CE759A" w:rsidRDefault="00CE759A" w14:paraId="6FB1AB43"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On Request</w:t>
            </w:r>
          </w:p>
        </w:tc>
        <w:tc>
          <w:tcPr>
            <w:tcW w:w="2046" w:type="pct"/>
            <w:gridSpan w:val="4"/>
            <w:tcBorders>
              <w:top w:val="single" w:color="616161" w:sz="2" w:space="0"/>
              <w:bottom w:val="single" w:color="616161" w:sz="2" w:space="0"/>
              <w:right w:val="nil"/>
            </w:tcBorders>
          </w:tcPr>
          <w:p w:rsidRPr="00521344" w:rsidR="00CE759A" w:rsidRDefault="00CE759A" w14:paraId="5ECC6D60" wp14:textId="77777777">
            <w:pPr>
              <w:pStyle w:val="TableText1"/>
              <w:spacing w:before="40" w:after="40"/>
              <w:rPr>
                <w:rStyle w:val="ModernTableText"/>
                <w:noProof/>
                <w:szCs w:val="18"/>
              </w:rPr>
            </w:pPr>
            <w:r w:rsidRPr="00521344">
              <w:rPr>
                <w:rStyle w:val="ModernTableText"/>
                <w:noProof/>
                <w:szCs w:val="18"/>
              </w:rPr>
              <w:t>If scheduled, select timeframe below:</w:t>
            </w:r>
          </w:p>
          <w:p w:rsidRPr="00521344" w:rsidR="00CE759A" w:rsidRDefault="00CE759A" w14:paraId="3D0FD124"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Daily  </w:t>
            </w:r>
            <w:r w:rsidRPr="00521344">
              <w:rPr>
                <w:rStyle w:val="ModernTableText"/>
                <w:rFonts w:ascii="Wingdings 2" w:hAnsi="Wingdings 2" w:eastAsia="Wingdings 2" w:cs="Wingdings 2"/>
                <w:noProof/>
                <w:szCs w:val="18"/>
              </w:rPr>
              <w:t>£</w:t>
            </w:r>
            <w:r w:rsidRPr="00521344">
              <w:rPr>
                <w:rStyle w:val="ModernTableText"/>
                <w:noProof/>
                <w:szCs w:val="18"/>
              </w:rPr>
              <w:t xml:space="preserve"> Weekly  </w:t>
            </w:r>
            <w:r w:rsidRPr="00521344">
              <w:rPr>
                <w:rStyle w:val="ModernTableText"/>
                <w:rFonts w:ascii="Wingdings" w:hAnsi="Wingdings" w:eastAsia="Wingdings" w:cs="Wingdings"/>
                <w:noProof/>
                <w:szCs w:val="18"/>
              </w:rPr>
              <w:t>þ</w:t>
            </w:r>
            <w:r w:rsidRPr="00521344">
              <w:rPr>
                <w:rStyle w:val="ModernTableText"/>
                <w:noProof/>
                <w:szCs w:val="18"/>
              </w:rPr>
              <w:t xml:space="preserve"> Monthly  </w:t>
            </w:r>
            <w:r w:rsidRPr="00521344">
              <w:rPr>
                <w:rStyle w:val="ModernTableText"/>
                <w:rFonts w:ascii="Wingdings 2" w:hAnsi="Wingdings 2" w:eastAsia="Wingdings 2" w:cs="Wingdings 2"/>
                <w:noProof/>
                <w:szCs w:val="18"/>
              </w:rPr>
              <w:t>£</w:t>
            </w:r>
            <w:r w:rsidRPr="00521344">
              <w:rPr>
                <w:rStyle w:val="ModernTableText"/>
                <w:noProof/>
                <w:szCs w:val="18"/>
              </w:rPr>
              <w:t xml:space="preserve"> Quarterly  </w:t>
            </w:r>
            <w:r w:rsidRPr="00521344">
              <w:rPr>
                <w:rStyle w:val="ModernTableText"/>
                <w:rFonts w:ascii="Wingdings 2" w:hAnsi="Wingdings 2" w:eastAsia="Wingdings 2" w:cs="Wingdings 2"/>
                <w:noProof/>
                <w:szCs w:val="18"/>
              </w:rPr>
              <w:t>£</w:t>
            </w:r>
            <w:r w:rsidRPr="00521344">
              <w:rPr>
                <w:rStyle w:val="ModernTableText"/>
                <w:noProof/>
                <w:szCs w:val="18"/>
              </w:rPr>
              <w:t xml:space="preserve"> Annually</w:t>
            </w:r>
          </w:p>
        </w:tc>
        <w:tc>
          <w:tcPr>
            <w:tcW w:w="1347" w:type="pct"/>
            <w:gridSpan w:val="4"/>
            <w:tcBorders>
              <w:top w:val="single" w:color="616161" w:sz="2" w:space="0"/>
              <w:left w:val="nil"/>
            </w:tcBorders>
          </w:tcPr>
          <w:p w:rsidRPr="00521344" w:rsidR="00CE759A" w:rsidRDefault="00CE759A" w14:paraId="13C61475"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Other - Please explain:</w:t>
            </w:r>
          </w:p>
        </w:tc>
      </w:tr>
      <w:tr xmlns:wp14="http://schemas.microsoft.com/office/word/2010/wordml" w:rsidR="00CE759A" w14:paraId="18A0552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0" w:type="pct"/>
            <w:gridSpan w:val="2"/>
            <w:vAlign w:val="center"/>
          </w:tcPr>
          <w:p w:rsidRPr="00521344" w:rsidR="00CE759A" w:rsidRDefault="00CE759A" w14:paraId="7A13DBD3" wp14:textId="77777777">
            <w:pPr>
              <w:pStyle w:val="TableHeading"/>
              <w:spacing w:before="40" w:after="40"/>
              <w:rPr>
                <w:rStyle w:val="ModernTableText"/>
                <w:noProof/>
                <w:szCs w:val="18"/>
              </w:rPr>
            </w:pPr>
            <w:r w:rsidRPr="00521344">
              <w:rPr>
                <w:rStyle w:val="ModernTableText"/>
                <w:noProof/>
                <w:szCs w:val="18"/>
              </w:rPr>
              <w:t>Report Data Accumulation Type:</w:t>
            </w:r>
          </w:p>
        </w:tc>
        <w:tc>
          <w:tcPr>
            <w:tcW w:w="587" w:type="pct"/>
          </w:tcPr>
          <w:p w:rsidRPr="00521344" w:rsidR="00CE759A" w:rsidRDefault="00CE759A" w14:paraId="7A941F21"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Prompt</w:t>
            </w:r>
          </w:p>
        </w:tc>
        <w:tc>
          <w:tcPr>
            <w:tcW w:w="2046" w:type="pct"/>
            <w:gridSpan w:val="4"/>
            <w:tcBorders>
              <w:top w:val="single" w:color="616161" w:sz="2" w:space="0"/>
              <w:right w:val="nil"/>
            </w:tcBorders>
            <w:vAlign w:val="center"/>
          </w:tcPr>
          <w:p w:rsidRPr="00521344" w:rsidR="00CE759A" w:rsidRDefault="00CE759A" w14:paraId="4AEFA304" wp14:textId="77777777">
            <w:pPr>
              <w:pStyle w:val="TableText1"/>
              <w:spacing w:before="40" w:after="40"/>
              <w:rPr>
                <w:rStyle w:val="ModernTableText"/>
                <w:noProof/>
                <w:szCs w:val="18"/>
              </w:rPr>
            </w:pPr>
            <w:r w:rsidRPr="00521344">
              <w:rPr>
                <w:rStyle w:val="ModernTableText"/>
                <w:noProof/>
                <w:szCs w:val="18"/>
              </w:rPr>
              <w:t>If no prompt, select report data accumulation type below:</w:t>
            </w:r>
          </w:p>
          <w:p w:rsidRPr="00521344" w:rsidR="00CE759A" w:rsidRDefault="00CE759A" w14:paraId="65088693"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Daily  </w:t>
            </w:r>
            <w:r w:rsidRPr="00521344">
              <w:rPr>
                <w:rStyle w:val="ModernTableText"/>
                <w:rFonts w:ascii="Wingdings 2" w:hAnsi="Wingdings 2" w:eastAsia="Wingdings 2" w:cs="Wingdings 2"/>
                <w:noProof/>
                <w:szCs w:val="18"/>
              </w:rPr>
              <w:t>£</w:t>
            </w:r>
            <w:r w:rsidRPr="00521344">
              <w:rPr>
                <w:rStyle w:val="ModernTableText"/>
                <w:noProof/>
                <w:szCs w:val="18"/>
              </w:rPr>
              <w:t xml:space="preserve"> Weekly  </w:t>
            </w:r>
            <w:r w:rsidRPr="00521344">
              <w:rPr>
                <w:rStyle w:val="ModernTableText"/>
                <w:rFonts w:ascii="Wingdings" w:hAnsi="Wingdings" w:eastAsia="Wingdings" w:cs="Wingdings"/>
                <w:noProof/>
                <w:szCs w:val="18"/>
              </w:rPr>
              <w:t>þ</w:t>
            </w:r>
            <w:r w:rsidRPr="00521344">
              <w:rPr>
                <w:rStyle w:val="ModernTableText"/>
                <w:noProof/>
                <w:szCs w:val="18"/>
              </w:rPr>
              <w:t xml:space="preserve"> Monthly  </w:t>
            </w:r>
            <w:r w:rsidRPr="00521344">
              <w:rPr>
                <w:rStyle w:val="ModernTableText"/>
                <w:rFonts w:ascii="Wingdings 2" w:hAnsi="Wingdings 2" w:eastAsia="Wingdings 2" w:cs="Wingdings 2"/>
                <w:noProof/>
                <w:szCs w:val="18"/>
              </w:rPr>
              <w:t>£</w:t>
            </w:r>
            <w:r w:rsidRPr="00521344">
              <w:rPr>
                <w:rStyle w:val="ModernTableText"/>
                <w:noProof/>
                <w:szCs w:val="18"/>
              </w:rPr>
              <w:t xml:space="preserve"> Quarterly  </w:t>
            </w:r>
            <w:r w:rsidRPr="00521344">
              <w:rPr>
                <w:rStyle w:val="ModernTableText"/>
                <w:rFonts w:ascii="Wingdings 2" w:hAnsi="Wingdings 2" w:eastAsia="Wingdings 2" w:cs="Wingdings 2"/>
                <w:noProof/>
                <w:szCs w:val="18"/>
              </w:rPr>
              <w:t>£</w:t>
            </w:r>
            <w:r w:rsidRPr="00521344">
              <w:rPr>
                <w:rStyle w:val="ModernTableText"/>
                <w:noProof/>
                <w:szCs w:val="18"/>
              </w:rPr>
              <w:t xml:space="preserve"> Annually  </w:t>
            </w:r>
            <w:r w:rsidRPr="00521344">
              <w:rPr>
                <w:rStyle w:val="ModernTableText"/>
                <w:rFonts w:ascii="Wingdings 2" w:hAnsi="Wingdings 2" w:eastAsia="Wingdings 2" w:cs="Wingdings 2"/>
                <w:noProof/>
                <w:szCs w:val="18"/>
              </w:rPr>
              <w:t>£</w:t>
            </w:r>
            <w:r w:rsidRPr="00521344">
              <w:rPr>
                <w:rStyle w:val="ModernTableText"/>
                <w:noProof/>
                <w:szCs w:val="18"/>
              </w:rPr>
              <w:t xml:space="preserve"> YTD</w:t>
            </w:r>
          </w:p>
        </w:tc>
        <w:tc>
          <w:tcPr>
            <w:tcW w:w="1347" w:type="pct"/>
            <w:gridSpan w:val="4"/>
            <w:tcBorders>
              <w:top w:val="single" w:color="616161" w:sz="2" w:space="0"/>
              <w:left w:val="nil"/>
            </w:tcBorders>
          </w:tcPr>
          <w:p w:rsidRPr="00521344" w:rsidR="00CE759A" w:rsidRDefault="00CE759A" w14:paraId="1EB52194"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Other - Please explain:</w:t>
            </w:r>
          </w:p>
        </w:tc>
      </w:tr>
      <w:tr xmlns:wp14="http://schemas.microsoft.com/office/word/2010/wordml" w:rsidR="00CE759A" w:rsidTr="00120009" w14:paraId="0DC4A4B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0" w:type="pct"/>
            <w:gridSpan w:val="2"/>
            <w:vMerge w:val="restart"/>
            <w:tcBorders>
              <w:top w:val="single" w:color="616161" w:sz="4" w:space="0"/>
              <w:left w:val="single" w:color="616161" w:sz="4" w:space="0"/>
              <w:right w:val="single" w:color="616161" w:sz="4" w:space="0"/>
            </w:tcBorders>
            <w:vAlign w:val="center"/>
          </w:tcPr>
          <w:p w:rsidRPr="00521344" w:rsidR="00CE759A" w:rsidP="00120009" w:rsidRDefault="00CE759A" w14:paraId="2164FD40" wp14:textId="77777777">
            <w:pPr>
              <w:pStyle w:val="TableText1"/>
              <w:keepNext/>
              <w:spacing w:before="40" w:after="40"/>
              <w:rPr>
                <w:rStyle w:val="ModernTableText"/>
                <w:b/>
                <w:noProof/>
                <w:szCs w:val="18"/>
              </w:rPr>
            </w:pPr>
            <w:r w:rsidRPr="00521344">
              <w:rPr>
                <w:rStyle w:val="ModernTableText"/>
                <w:b/>
                <w:noProof/>
                <w:szCs w:val="18"/>
              </w:rPr>
              <w:t>Report Selection Criteria:</w:t>
            </w:r>
          </w:p>
        </w:tc>
        <w:tc>
          <w:tcPr>
            <w:tcW w:w="1183" w:type="pct"/>
            <w:gridSpan w:val="3"/>
            <w:tcBorders>
              <w:top w:val="single" w:color="616161" w:sz="4" w:space="0"/>
              <w:left w:val="single" w:color="616161" w:sz="4" w:space="0"/>
              <w:right w:val="single" w:color="616161" w:sz="4" w:space="0"/>
            </w:tcBorders>
            <w:vAlign w:val="center"/>
          </w:tcPr>
          <w:p w:rsidRPr="00521344" w:rsidR="00CE759A" w:rsidP="00120009" w:rsidRDefault="00CE759A" w14:paraId="3909BC6F" wp14:textId="77777777">
            <w:pPr>
              <w:pStyle w:val="TableText1"/>
              <w:keepNext/>
              <w:spacing w:before="40" w:after="40"/>
              <w:jc w:val="center"/>
              <w:rPr>
                <w:rStyle w:val="ModernTableText"/>
                <w:b/>
                <w:noProof/>
                <w:szCs w:val="18"/>
              </w:rPr>
            </w:pPr>
            <w:r w:rsidRPr="00521344">
              <w:rPr>
                <w:rStyle w:val="ModernTableText"/>
                <w:b/>
                <w:noProof/>
                <w:szCs w:val="18"/>
              </w:rPr>
              <w:t>Report Field</w:t>
            </w:r>
          </w:p>
        </w:tc>
        <w:tc>
          <w:tcPr>
            <w:tcW w:w="2252" w:type="pct"/>
            <w:gridSpan w:val="5"/>
            <w:tcBorders>
              <w:top w:val="single" w:color="616161" w:sz="4" w:space="0"/>
              <w:left w:val="single" w:color="616161" w:sz="4" w:space="0"/>
              <w:bottom w:val="single" w:color="616161" w:sz="4" w:space="0"/>
              <w:right w:val="single" w:color="616161" w:sz="4" w:space="0"/>
            </w:tcBorders>
            <w:vAlign w:val="center"/>
          </w:tcPr>
          <w:p w:rsidRPr="00521344" w:rsidR="00CE759A" w:rsidP="00120009" w:rsidRDefault="00CE759A" w14:paraId="3D49355D" wp14:textId="77777777">
            <w:pPr>
              <w:pStyle w:val="TableText1"/>
              <w:keepNext/>
              <w:spacing w:before="40" w:after="40"/>
              <w:jc w:val="center"/>
              <w:rPr>
                <w:rStyle w:val="ModernTableText"/>
                <w:b/>
                <w:noProof/>
                <w:szCs w:val="18"/>
              </w:rPr>
            </w:pPr>
            <w:r w:rsidRPr="00521344">
              <w:rPr>
                <w:rStyle w:val="ModernTableText"/>
                <w:b/>
                <w:noProof/>
                <w:szCs w:val="18"/>
              </w:rPr>
              <w:t>Report Parameters (optional)</w:t>
            </w:r>
          </w:p>
          <w:p w:rsidRPr="00521344" w:rsidR="00CE759A" w:rsidP="00120009" w:rsidRDefault="00CE759A" w14:paraId="404D7F10" wp14:textId="77777777">
            <w:pPr>
              <w:pStyle w:val="TableText1"/>
              <w:keepNext/>
              <w:spacing w:before="40" w:after="40"/>
              <w:jc w:val="center"/>
              <w:rPr>
                <w:rStyle w:val="ModernTableText"/>
                <w:b/>
                <w:noProof/>
                <w:szCs w:val="18"/>
              </w:rPr>
            </w:pPr>
            <w:r w:rsidRPr="00521344">
              <w:rPr>
                <w:rStyle w:val="ModernTableText"/>
                <w:b/>
                <w:noProof/>
                <w:szCs w:val="18"/>
                <w:u w:val="single"/>
              </w:rPr>
              <w:t>Note</w:t>
            </w:r>
            <w:r w:rsidRPr="00521344">
              <w:rPr>
                <w:rStyle w:val="ModernTableText"/>
                <w:b/>
                <w:noProof/>
                <w:szCs w:val="18"/>
              </w:rPr>
              <w:t>:  If populated, Prompt must = No</w:t>
            </w:r>
          </w:p>
        </w:tc>
        <w:tc>
          <w:tcPr>
            <w:tcW w:w="545" w:type="pct"/>
            <w:tcBorders>
              <w:top w:val="single" w:color="616161" w:sz="4" w:space="0"/>
              <w:left w:val="single" w:color="616161" w:sz="4" w:space="0"/>
              <w:bottom w:val="single" w:color="616161" w:sz="4" w:space="0"/>
              <w:right w:val="single" w:color="616161" w:sz="4" w:space="0"/>
            </w:tcBorders>
            <w:vAlign w:val="center"/>
          </w:tcPr>
          <w:p w:rsidRPr="00521344" w:rsidR="00CE759A" w:rsidP="00120009" w:rsidRDefault="00CE759A" w14:paraId="194AC71D" wp14:textId="77777777">
            <w:pPr>
              <w:pStyle w:val="TableText1"/>
              <w:keepNext/>
              <w:spacing w:before="40" w:after="40"/>
              <w:jc w:val="center"/>
              <w:rPr>
                <w:rStyle w:val="ModernTableText"/>
                <w:b/>
                <w:noProof/>
                <w:szCs w:val="18"/>
              </w:rPr>
            </w:pPr>
            <w:r w:rsidRPr="00521344">
              <w:rPr>
                <w:rStyle w:val="ModernTableText"/>
                <w:b/>
                <w:noProof/>
                <w:szCs w:val="18"/>
              </w:rPr>
              <w:t>Prompt</w:t>
            </w:r>
          </w:p>
        </w:tc>
      </w:tr>
      <w:tr xmlns:wp14="http://schemas.microsoft.com/office/word/2010/wordml" w:rsidR="00E17FC3" w14:paraId="5FC274F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0" w:type="pct"/>
            <w:gridSpan w:val="2"/>
            <w:vMerge/>
            <w:tcBorders>
              <w:left w:val="single" w:color="616161" w:sz="4" w:space="0"/>
              <w:right w:val="single" w:color="616161" w:sz="4" w:space="0"/>
            </w:tcBorders>
          </w:tcPr>
          <w:p w:rsidRPr="00521344" w:rsidR="00E17FC3" w:rsidP="00120009" w:rsidRDefault="00E17FC3" w14:paraId="26B1A375" wp14:textId="77777777">
            <w:pPr>
              <w:pStyle w:val="TableText1"/>
              <w:keepNext/>
              <w:spacing w:before="40" w:after="40"/>
              <w:rPr>
                <w:rStyle w:val="ModernTableText"/>
                <w:b/>
                <w:szCs w:val="18"/>
              </w:rPr>
            </w:pPr>
          </w:p>
        </w:tc>
        <w:tc>
          <w:tcPr>
            <w:tcW w:w="1183" w:type="pct"/>
            <w:gridSpan w:val="3"/>
            <w:tcBorders>
              <w:top w:val="single" w:color="616161" w:sz="4" w:space="0"/>
              <w:left w:val="single" w:color="616161" w:sz="4" w:space="0"/>
              <w:bottom w:val="single" w:color="616161" w:sz="4" w:space="0"/>
              <w:right w:val="single" w:color="616161" w:sz="4" w:space="0"/>
            </w:tcBorders>
            <w:vAlign w:val="center"/>
          </w:tcPr>
          <w:p w:rsidRPr="00DD7BA6" w:rsidR="00E17FC3" w:rsidP="00E17FC3" w:rsidRDefault="00E17FC3" w14:paraId="41CBC49A" wp14:textId="77777777">
            <w:pPr>
              <w:pStyle w:val="TableText1"/>
              <w:keepNext/>
              <w:numPr>
                <w:ilvl w:val="0"/>
                <w:numId w:val="20"/>
              </w:numPr>
              <w:tabs>
                <w:tab w:val="clear" w:pos="720"/>
                <w:tab w:val="num" w:pos="347"/>
              </w:tabs>
              <w:spacing w:before="40" w:after="40"/>
              <w:ind w:left="347"/>
              <w:rPr>
                <w:rStyle w:val="ModernTableText"/>
                <w:noProof/>
                <w:sz w:val="17"/>
                <w:szCs w:val="17"/>
              </w:rPr>
            </w:pPr>
            <w:r w:rsidRPr="00DD7BA6">
              <w:rPr>
                <w:rStyle w:val="ModernTableText"/>
                <w:noProof/>
                <w:sz w:val="17"/>
                <w:szCs w:val="17"/>
              </w:rPr>
              <w:t>Header Status Code</w:t>
            </w:r>
          </w:p>
          <w:p w:rsidRPr="00DD7BA6" w:rsidR="00E17FC3" w:rsidP="00DD7BA6" w:rsidRDefault="00E17FC3" w14:paraId="4BB93AAA" wp14:textId="77777777">
            <w:pPr>
              <w:pStyle w:val="TableText1"/>
              <w:keepNext/>
              <w:spacing w:before="40" w:after="40"/>
              <w:ind w:left="-13"/>
              <w:rPr>
                <w:rStyle w:val="ModernTableText"/>
                <w:noProof/>
                <w:szCs w:val="18"/>
              </w:rPr>
            </w:pPr>
            <w:r>
              <w:rPr>
                <w:rStyle w:val="ModernTableText"/>
                <w:noProof/>
                <w:sz w:val="17"/>
                <w:szCs w:val="17"/>
              </w:rPr>
              <w:t xml:space="preserve">        </w:t>
            </w:r>
            <w:r w:rsidRPr="00DD7BA6">
              <w:rPr>
                <w:rStyle w:val="ModernTableText"/>
                <w:noProof/>
                <w:sz w:val="17"/>
                <w:szCs w:val="17"/>
              </w:rPr>
              <w:t>A-HDR-TB.A-HDR-STAT-CD</w:t>
            </w:r>
          </w:p>
        </w:tc>
        <w:tc>
          <w:tcPr>
            <w:tcW w:w="2252" w:type="pct"/>
            <w:gridSpan w:val="5"/>
            <w:tcBorders>
              <w:top w:val="single" w:color="616161" w:sz="4" w:space="0"/>
              <w:left w:val="single" w:color="616161" w:sz="4" w:space="0"/>
              <w:bottom w:val="single" w:color="616161" w:sz="4" w:space="0"/>
              <w:right w:val="single" w:color="616161" w:sz="4" w:space="0"/>
            </w:tcBorders>
            <w:vAlign w:val="center"/>
          </w:tcPr>
          <w:p w:rsidRPr="00DD7BA6" w:rsidR="00E17FC3" w:rsidP="00120009" w:rsidRDefault="00E17FC3" w14:paraId="1B87EED6" wp14:textId="77777777">
            <w:pPr>
              <w:pStyle w:val="TableText1"/>
              <w:keepNext/>
              <w:spacing w:before="40" w:after="40"/>
              <w:rPr>
                <w:rStyle w:val="ModernTableText"/>
                <w:noProof/>
                <w:szCs w:val="18"/>
              </w:rPr>
            </w:pPr>
            <w:r w:rsidRPr="00DD7BA6">
              <w:rPr>
                <w:rStyle w:val="ModernTableText"/>
                <w:noProof/>
                <w:sz w:val="17"/>
                <w:szCs w:val="17"/>
              </w:rPr>
              <w:t>A-HDR-STAT-CD &lt;&gt; 'R' (Rejected)</w:t>
            </w:r>
          </w:p>
        </w:tc>
        <w:tc>
          <w:tcPr>
            <w:tcW w:w="545" w:type="pct"/>
            <w:tcBorders>
              <w:top w:val="single" w:color="616161" w:sz="4" w:space="0"/>
              <w:left w:val="single" w:color="616161" w:sz="4" w:space="0"/>
              <w:bottom w:val="single" w:color="616161" w:sz="4" w:space="0"/>
              <w:right w:val="single" w:color="616161" w:sz="4" w:space="0"/>
            </w:tcBorders>
            <w:vAlign w:val="center"/>
          </w:tcPr>
          <w:p w:rsidRPr="00DD7BA6" w:rsidR="00E17FC3" w:rsidP="00120009" w:rsidRDefault="00E17FC3" w14:paraId="5A96992F" wp14:textId="77777777">
            <w:pPr>
              <w:keepNext/>
              <w:jc w:val="center"/>
              <w:rPr>
                <w:rStyle w:val="ModernTableText"/>
                <w:noProof/>
                <w:szCs w:val="18"/>
              </w:rPr>
            </w:pPr>
            <w:r w:rsidRPr="00DD7BA6">
              <w:rPr>
                <w:rStyle w:val="ModernTableText"/>
                <w:rFonts w:ascii="Wingdings" w:hAnsi="Wingdings" w:eastAsia="Wingdings" w:cs="Wingdings"/>
                <w:noProof/>
                <w:sz w:val="23"/>
                <w:szCs w:val="23"/>
              </w:rPr>
              <w:t>þ</w:t>
            </w:r>
            <w:r w:rsidRPr="00DD7BA6">
              <w:rPr>
                <w:rStyle w:val="ModernTableText"/>
                <w:noProof/>
                <w:sz w:val="23"/>
                <w:szCs w:val="23"/>
              </w:rPr>
              <w:t xml:space="preserve"> </w:t>
            </w:r>
            <w:r w:rsidRPr="00DD7BA6">
              <w:rPr>
                <w:rStyle w:val="ModernTableText"/>
                <w:noProof/>
                <w:sz w:val="17"/>
                <w:szCs w:val="17"/>
              </w:rPr>
              <w:t xml:space="preserve">No  </w:t>
            </w:r>
            <w:r w:rsidRPr="00DD7BA6">
              <w:rPr>
                <w:rStyle w:val="ModernTableText"/>
                <w:rFonts w:ascii="Wingdings 2" w:hAnsi="Wingdings 2" w:eastAsia="Wingdings 2" w:cs="Wingdings 2"/>
                <w:noProof/>
                <w:sz w:val="23"/>
                <w:szCs w:val="23"/>
              </w:rPr>
              <w:t>£</w:t>
            </w:r>
            <w:r w:rsidRPr="00DD7BA6">
              <w:rPr>
                <w:rStyle w:val="ModernTableText"/>
                <w:noProof/>
                <w:sz w:val="17"/>
                <w:szCs w:val="17"/>
              </w:rPr>
              <w:t xml:space="preserve"> Yes</w:t>
            </w:r>
          </w:p>
        </w:tc>
      </w:tr>
      <w:tr xmlns:wp14="http://schemas.microsoft.com/office/word/2010/wordml" w:rsidR="00E17FC3" w14:paraId="7A50C62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0" w:type="pct"/>
            <w:gridSpan w:val="2"/>
            <w:vMerge/>
            <w:tcBorders>
              <w:left w:val="single" w:color="616161" w:sz="4" w:space="0"/>
              <w:right w:val="single" w:color="616161" w:sz="4" w:space="0"/>
            </w:tcBorders>
          </w:tcPr>
          <w:p w:rsidRPr="00521344" w:rsidR="00E17FC3" w:rsidP="00120009" w:rsidRDefault="00E17FC3" w14:paraId="211FC6EA" wp14:textId="77777777">
            <w:pPr>
              <w:pStyle w:val="TableText1"/>
              <w:keepNext/>
              <w:spacing w:before="40" w:after="40"/>
              <w:rPr>
                <w:rStyle w:val="ModernTableText"/>
                <w:b/>
                <w:szCs w:val="18"/>
              </w:rPr>
            </w:pPr>
          </w:p>
        </w:tc>
        <w:tc>
          <w:tcPr>
            <w:tcW w:w="1183" w:type="pct"/>
            <w:gridSpan w:val="3"/>
            <w:tcBorders>
              <w:top w:val="single" w:color="616161" w:sz="4" w:space="0"/>
              <w:left w:val="single" w:color="616161" w:sz="4" w:space="0"/>
              <w:bottom w:val="single" w:color="616161" w:sz="4" w:space="0"/>
              <w:right w:val="single" w:color="616161" w:sz="4" w:space="0"/>
            </w:tcBorders>
            <w:vAlign w:val="center"/>
          </w:tcPr>
          <w:p w:rsidRPr="00521344" w:rsidR="00E17FC3" w:rsidP="00120009" w:rsidRDefault="00E17FC3" w14:paraId="42297A3E" wp14:textId="77777777">
            <w:pPr>
              <w:pStyle w:val="TableText1"/>
              <w:keepNext/>
              <w:numPr>
                <w:ilvl w:val="0"/>
                <w:numId w:val="20"/>
              </w:numPr>
              <w:tabs>
                <w:tab w:val="clear" w:pos="720"/>
                <w:tab w:val="num" w:pos="347"/>
              </w:tabs>
              <w:spacing w:before="40" w:after="40"/>
              <w:ind w:left="347"/>
              <w:rPr>
                <w:rStyle w:val="ModernTableText"/>
                <w:szCs w:val="18"/>
              </w:rPr>
            </w:pPr>
            <w:r w:rsidRPr="00521344">
              <w:rPr>
                <w:rStyle w:val="ModernTableText"/>
                <w:noProof/>
                <w:szCs w:val="18"/>
              </w:rPr>
              <w:t>LOB Cd</w:t>
            </w:r>
            <w:r w:rsidRPr="00521344">
              <w:rPr>
                <w:rStyle w:val="ModernTableText"/>
                <w:noProof/>
                <w:szCs w:val="18"/>
              </w:rPr>
              <w:br/>
            </w:r>
            <w:r w:rsidRPr="00521344">
              <w:rPr>
                <w:rStyle w:val="ModernTableText"/>
                <w:noProof/>
                <w:szCs w:val="18"/>
              </w:rPr>
              <w:t>A-HDR-TB.R-LOB-CD</w:t>
            </w:r>
          </w:p>
        </w:tc>
        <w:tc>
          <w:tcPr>
            <w:tcW w:w="2252" w:type="pct"/>
            <w:gridSpan w:val="5"/>
            <w:tcBorders>
              <w:top w:val="single" w:color="616161" w:sz="4" w:space="0"/>
              <w:left w:val="single" w:color="616161" w:sz="4" w:space="0"/>
              <w:bottom w:val="single" w:color="616161" w:sz="4" w:space="0"/>
              <w:right w:val="single" w:color="616161" w:sz="4" w:space="0"/>
            </w:tcBorders>
            <w:vAlign w:val="center"/>
          </w:tcPr>
          <w:p w:rsidRPr="00521344" w:rsidR="00E17FC3" w:rsidP="00120009" w:rsidRDefault="00E17FC3" w14:paraId="155C3CEF" wp14:textId="77777777">
            <w:pPr>
              <w:pStyle w:val="TableText1"/>
              <w:keepNext/>
              <w:spacing w:before="40" w:after="40"/>
              <w:rPr>
                <w:rStyle w:val="ModernTableText"/>
                <w:szCs w:val="18"/>
              </w:rPr>
            </w:pPr>
            <w:r w:rsidRPr="00521344">
              <w:rPr>
                <w:rStyle w:val="ModernTableText"/>
                <w:noProof/>
                <w:szCs w:val="18"/>
              </w:rPr>
              <w:t>Default to ‘All”’</w:t>
            </w:r>
          </w:p>
        </w:tc>
        <w:tc>
          <w:tcPr>
            <w:tcW w:w="545" w:type="pct"/>
            <w:tcBorders>
              <w:top w:val="single" w:color="616161" w:sz="4" w:space="0"/>
              <w:left w:val="single" w:color="616161" w:sz="4" w:space="0"/>
              <w:bottom w:val="single" w:color="616161" w:sz="4" w:space="0"/>
              <w:right w:val="single" w:color="616161" w:sz="4" w:space="0"/>
            </w:tcBorders>
            <w:vAlign w:val="center"/>
          </w:tcPr>
          <w:p w:rsidRPr="00521344" w:rsidR="00E17FC3" w:rsidP="00120009" w:rsidRDefault="00E17FC3" w14:paraId="389D0308" wp14:textId="77777777">
            <w:pPr>
              <w:keepNext/>
              <w:jc w:val="center"/>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No  </w:t>
            </w:r>
            <w:r w:rsidRPr="00521344">
              <w:rPr>
                <w:rStyle w:val="ModernTableText"/>
                <w:rFonts w:ascii="Wingdings" w:hAnsi="Wingdings" w:eastAsia="Wingdings" w:cs="Wingdings"/>
                <w:noProof/>
                <w:szCs w:val="18"/>
              </w:rPr>
              <w:t>þ</w:t>
            </w:r>
            <w:r w:rsidRPr="00521344">
              <w:rPr>
                <w:rStyle w:val="ModernTableText"/>
                <w:noProof/>
                <w:szCs w:val="18"/>
              </w:rPr>
              <w:t xml:space="preserve"> Yes</w:t>
            </w:r>
          </w:p>
        </w:tc>
      </w:tr>
      <w:tr xmlns:wp14="http://schemas.microsoft.com/office/word/2010/wordml" w:rsidR="00E17FC3" w14:paraId="1862C2A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0" w:type="pct"/>
            <w:gridSpan w:val="2"/>
            <w:vMerge/>
            <w:tcBorders>
              <w:left w:val="single" w:color="616161" w:sz="4" w:space="0"/>
              <w:right w:val="single" w:color="616161" w:sz="4" w:space="0"/>
            </w:tcBorders>
          </w:tcPr>
          <w:p w:rsidRPr="00521344" w:rsidR="00E17FC3" w:rsidP="00120009" w:rsidRDefault="00E17FC3" w14:paraId="764ED501" wp14:textId="77777777">
            <w:pPr>
              <w:pStyle w:val="TableText1"/>
              <w:keepNext/>
              <w:spacing w:before="40" w:after="40"/>
              <w:rPr>
                <w:rStyle w:val="ModernTableText"/>
                <w:b/>
                <w:szCs w:val="18"/>
              </w:rPr>
            </w:pPr>
          </w:p>
        </w:tc>
        <w:tc>
          <w:tcPr>
            <w:tcW w:w="1183" w:type="pct"/>
            <w:gridSpan w:val="3"/>
            <w:tcBorders>
              <w:top w:val="single" w:color="616161" w:sz="4" w:space="0"/>
              <w:left w:val="single" w:color="616161" w:sz="4" w:space="0"/>
              <w:bottom w:val="single" w:color="616161" w:sz="4" w:space="0"/>
              <w:right w:val="single" w:color="616161" w:sz="4" w:space="0"/>
            </w:tcBorders>
            <w:vAlign w:val="center"/>
          </w:tcPr>
          <w:p w:rsidRPr="00521344" w:rsidR="00E17FC3" w:rsidP="00120009" w:rsidRDefault="00E17FC3" w14:paraId="7ACB6160" wp14:textId="77777777">
            <w:pPr>
              <w:pStyle w:val="TableText1"/>
              <w:keepNext/>
              <w:numPr>
                <w:ilvl w:val="0"/>
                <w:numId w:val="20"/>
              </w:numPr>
              <w:tabs>
                <w:tab w:val="clear" w:pos="720"/>
                <w:tab w:val="num" w:pos="347"/>
              </w:tabs>
              <w:spacing w:before="40" w:after="40"/>
              <w:ind w:left="347"/>
              <w:rPr>
                <w:rStyle w:val="ModernTableText"/>
                <w:szCs w:val="18"/>
              </w:rPr>
            </w:pPr>
            <w:r w:rsidRPr="00521344">
              <w:rPr>
                <w:rStyle w:val="ModernTableText"/>
                <w:szCs w:val="18"/>
              </w:rPr>
              <w:t>Auth Type</w:t>
            </w:r>
          </w:p>
          <w:p w:rsidRPr="00521344" w:rsidR="00E17FC3" w:rsidP="00120009" w:rsidRDefault="00E17FC3" w14:paraId="268877B6" wp14:textId="77777777">
            <w:pPr>
              <w:pStyle w:val="TableText1"/>
              <w:keepNext/>
              <w:spacing w:before="40" w:after="40"/>
              <w:ind w:left="347"/>
              <w:rPr>
                <w:rStyle w:val="ModernTableText"/>
                <w:szCs w:val="18"/>
              </w:rPr>
            </w:pPr>
            <w:r w:rsidRPr="00521344">
              <w:rPr>
                <w:rStyle w:val="ModernTableText"/>
                <w:szCs w:val="18"/>
              </w:rPr>
              <w:t>SA Ty Cd</w:t>
            </w:r>
          </w:p>
          <w:p w:rsidRPr="00521344" w:rsidR="00E17FC3" w:rsidP="00120009" w:rsidRDefault="00E17FC3" w14:paraId="7322BA67" wp14:textId="77777777">
            <w:pPr>
              <w:pStyle w:val="TableText1"/>
              <w:keepNext/>
              <w:tabs>
                <w:tab w:val="num" w:pos="347"/>
              </w:tabs>
              <w:spacing w:before="40" w:after="40"/>
              <w:ind w:left="347"/>
              <w:rPr>
                <w:rStyle w:val="ModernTableText"/>
                <w:szCs w:val="18"/>
              </w:rPr>
            </w:pPr>
            <w:r w:rsidRPr="00521344">
              <w:rPr>
                <w:rStyle w:val="ModernTableText"/>
                <w:szCs w:val="18"/>
              </w:rPr>
              <w:t>A_HDR_TB</w:t>
            </w:r>
          </w:p>
        </w:tc>
        <w:tc>
          <w:tcPr>
            <w:tcW w:w="2252" w:type="pct"/>
            <w:gridSpan w:val="5"/>
            <w:tcBorders>
              <w:top w:val="single" w:color="616161" w:sz="4" w:space="0"/>
              <w:left w:val="single" w:color="616161" w:sz="4" w:space="0"/>
              <w:bottom w:val="single" w:color="616161" w:sz="4" w:space="0"/>
              <w:right w:val="single" w:color="616161" w:sz="4" w:space="0"/>
            </w:tcBorders>
            <w:vAlign w:val="center"/>
          </w:tcPr>
          <w:p w:rsidRPr="00521344" w:rsidR="00E17FC3" w:rsidP="00120009" w:rsidRDefault="00E17FC3" w14:paraId="6ECFBAA6" wp14:textId="77777777">
            <w:pPr>
              <w:pStyle w:val="TableText1"/>
              <w:keepNext/>
              <w:spacing w:before="40" w:after="40"/>
              <w:rPr>
                <w:rStyle w:val="ModernTableText"/>
                <w:szCs w:val="18"/>
              </w:rPr>
            </w:pPr>
            <w:r w:rsidRPr="00521344">
              <w:rPr>
                <w:rStyle w:val="ModernTableText"/>
                <w:szCs w:val="18"/>
              </w:rPr>
              <w:t>Default to ‘All’.</w:t>
            </w:r>
          </w:p>
        </w:tc>
        <w:tc>
          <w:tcPr>
            <w:tcW w:w="545" w:type="pct"/>
            <w:tcBorders>
              <w:top w:val="single" w:color="616161" w:sz="4" w:space="0"/>
              <w:left w:val="single" w:color="616161" w:sz="4" w:space="0"/>
              <w:bottom w:val="single" w:color="616161" w:sz="4" w:space="0"/>
              <w:right w:val="single" w:color="616161" w:sz="4" w:space="0"/>
            </w:tcBorders>
            <w:vAlign w:val="center"/>
          </w:tcPr>
          <w:p w:rsidRPr="00521344" w:rsidR="00E17FC3" w:rsidP="00120009" w:rsidRDefault="00E17FC3" w14:paraId="693774E0" wp14:textId="77777777">
            <w:pPr>
              <w:keepNext/>
              <w:jc w:val="center"/>
              <w:rPr>
                <w:noProof/>
                <w:sz w:val="18"/>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No </w:t>
            </w:r>
            <w:r w:rsidRPr="00521344">
              <w:rPr>
                <w:rStyle w:val="ModernTableText"/>
                <w:rFonts w:ascii="Wingdings" w:hAnsi="Wingdings" w:eastAsia="Wingdings" w:cs="Wingdings"/>
                <w:noProof/>
                <w:szCs w:val="18"/>
              </w:rPr>
              <w:t>þ</w:t>
            </w:r>
            <w:r w:rsidRPr="00521344">
              <w:rPr>
                <w:rStyle w:val="ModernTableText"/>
                <w:noProof/>
                <w:szCs w:val="18"/>
              </w:rPr>
              <w:t xml:space="preserve"> Yes</w:t>
            </w:r>
          </w:p>
        </w:tc>
      </w:tr>
      <w:tr xmlns:wp14="http://schemas.microsoft.com/office/word/2010/wordml" w:rsidR="00E17FC3" w14:paraId="4E1B0F5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0" w:type="pct"/>
            <w:gridSpan w:val="2"/>
            <w:vMerge/>
            <w:tcBorders>
              <w:left w:val="single" w:color="616161" w:sz="4" w:space="0"/>
              <w:right w:val="single" w:color="616161" w:sz="4" w:space="0"/>
            </w:tcBorders>
          </w:tcPr>
          <w:p w:rsidRPr="00521344" w:rsidR="00E17FC3" w:rsidRDefault="00E17FC3" w14:paraId="0AB93745" wp14:textId="77777777">
            <w:pPr>
              <w:pStyle w:val="TableText1"/>
              <w:spacing w:before="40" w:after="40"/>
              <w:rPr>
                <w:rStyle w:val="ModernTableText"/>
                <w:b/>
                <w:szCs w:val="18"/>
              </w:rPr>
            </w:pPr>
          </w:p>
        </w:tc>
        <w:tc>
          <w:tcPr>
            <w:tcW w:w="1183" w:type="pct"/>
            <w:gridSpan w:val="3"/>
            <w:tcBorders>
              <w:top w:val="single" w:color="616161" w:sz="4" w:space="0"/>
              <w:left w:val="single" w:color="616161" w:sz="4" w:space="0"/>
              <w:bottom w:val="single" w:color="616161" w:sz="4" w:space="0"/>
              <w:right w:val="single" w:color="616161" w:sz="4" w:space="0"/>
            </w:tcBorders>
            <w:vAlign w:val="center"/>
          </w:tcPr>
          <w:p w:rsidRPr="00521344" w:rsidR="00E17FC3" w:rsidP="00B51A96" w:rsidRDefault="00E17FC3" w14:paraId="0C78D795" wp14:textId="77777777">
            <w:pPr>
              <w:pStyle w:val="TableText1"/>
              <w:numPr>
                <w:ilvl w:val="0"/>
                <w:numId w:val="20"/>
              </w:numPr>
              <w:tabs>
                <w:tab w:val="clear" w:pos="720"/>
                <w:tab w:val="num" w:pos="347"/>
              </w:tabs>
              <w:spacing w:before="40" w:after="40"/>
              <w:ind w:left="347"/>
              <w:rPr>
                <w:rStyle w:val="ModernTableText"/>
                <w:szCs w:val="18"/>
              </w:rPr>
            </w:pPr>
            <w:r w:rsidRPr="00521344">
              <w:rPr>
                <w:rStyle w:val="ModernTableText"/>
                <w:szCs w:val="18"/>
              </w:rPr>
              <w:t>SA Category Code</w:t>
            </w:r>
          </w:p>
          <w:p w:rsidRPr="00521344" w:rsidR="00E17FC3" w:rsidRDefault="00E17FC3" w14:paraId="0B2D502C" wp14:textId="77777777">
            <w:pPr>
              <w:pStyle w:val="TableText1"/>
              <w:spacing w:before="40" w:after="40"/>
              <w:ind w:left="347"/>
              <w:rPr>
                <w:rStyle w:val="ModernTableText"/>
                <w:szCs w:val="18"/>
              </w:rPr>
            </w:pPr>
            <w:r w:rsidRPr="00521344">
              <w:rPr>
                <w:rStyle w:val="ModernTableText"/>
                <w:szCs w:val="18"/>
              </w:rPr>
              <w:t>SA LI Cat Svc Cd</w:t>
            </w:r>
          </w:p>
          <w:p w:rsidRPr="00521344" w:rsidR="00E17FC3" w:rsidRDefault="00E17FC3" w14:paraId="2F26A28D" wp14:textId="77777777">
            <w:pPr>
              <w:pStyle w:val="TableText1"/>
              <w:tabs>
                <w:tab w:val="num" w:pos="347"/>
              </w:tabs>
              <w:spacing w:before="40" w:after="40"/>
              <w:ind w:left="347"/>
              <w:rPr>
                <w:rStyle w:val="ModernTableText"/>
                <w:szCs w:val="18"/>
              </w:rPr>
            </w:pPr>
            <w:r w:rsidRPr="00521344">
              <w:rPr>
                <w:rStyle w:val="ModernTableText"/>
                <w:szCs w:val="18"/>
              </w:rPr>
              <w:t>A_DTL_TB</w:t>
            </w:r>
          </w:p>
        </w:tc>
        <w:tc>
          <w:tcPr>
            <w:tcW w:w="2252" w:type="pct"/>
            <w:gridSpan w:val="5"/>
            <w:tcBorders>
              <w:top w:val="single" w:color="616161" w:sz="4" w:space="0"/>
              <w:left w:val="single" w:color="616161" w:sz="4" w:space="0"/>
              <w:bottom w:val="single" w:color="616161" w:sz="4" w:space="0"/>
              <w:right w:val="single" w:color="616161" w:sz="4" w:space="0"/>
            </w:tcBorders>
            <w:vAlign w:val="center"/>
          </w:tcPr>
          <w:p w:rsidRPr="00521344" w:rsidR="00E17FC3" w:rsidRDefault="00E17FC3" w14:paraId="5F60E98E" wp14:textId="77777777">
            <w:pPr>
              <w:pStyle w:val="TableText1"/>
              <w:spacing w:before="40" w:after="40"/>
              <w:rPr>
                <w:rStyle w:val="ModernTableText"/>
                <w:szCs w:val="18"/>
              </w:rPr>
            </w:pPr>
            <w:r w:rsidRPr="00521344">
              <w:rPr>
                <w:rStyle w:val="ModernTableText"/>
                <w:szCs w:val="18"/>
              </w:rPr>
              <w:t>Default to ‘All’</w:t>
            </w:r>
          </w:p>
        </w:tc>
        <w:tc>
          <w:tcPr>
            <w:tcW w:w="545" w:type="pct"/>
            <w:tcBorders>
              <w:top w:val="single" w:color="616161" w:sz="4" w:space="0"/>
              <w:left w:val="single" w:color="616161" w:sz="4" w:space="0"/>
              <w:bottom w:val="single" w:color="616161" w:sz="4" w:space="0"/>
              <w:right w:val="single" w:color="616161" w:sz="4" w:space="0"/>
            </w:tcBorders>
            <w:vAlign w:val="center"/>
          </w:tcPr>
          <w:p w:rsidRPr="00521344" w:rsidR="00E17FC3" w:rsidRDefault="00E17FC3" w14:paraId="7FDD71FB" wp14:textId="77777777">
            <w:pPr>
              <w:jc w:val="center"/>
              <w:rPr>
                <w:noProof/>
                <w:sz w:val="18"/>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No </w:t>
            </w:r>
            <w:r w:rsidRPr="00521344">
              <w:rPr>
                <w:rStyle w:val="ModernTableText"/>
                <w:rFonts w:ascii="Wingdings" w:hAnsi="Wingdings" w:eastAsia="Wingdings" w:cs="Wingdings"/>
                <w:noProof/>
                <w:szCs w:val="18"/>
              </w:rPr>
              <w:t>þ</w:t>
            </w:r>
            <w:r w:rsidRPr="00521344">
              <w:rPr>
                <w:rStyle w:val="ModernTableText"/>
                <w:noProof/>
                <w:szCs w:val="18"/>
              </w:rPr>
              <w:t xml:space="preserve"> Yes</w:t>
            </w:r>
          </w:p>
        </w:tc>
      </w:tr>
      <w:tr xmlns:wp14="http://schemas.microsoft.com/office/word/2010/wordml" w:rsidR="00E17FC3" w14:paraId="02B1999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0" w:type="pct"/>
            <w:gridSpan w:val="2"/>
            <w:vMerge/>
            <w:tcBorders>
              <w:left w:val="single" w:color="616161" w:sz="4" w:space="0"/>
              <w:right w:val="single" w:color="616161" w:sz="4" w:space="0"/>
            </w:tcBorders>
          </w:tcPr>
          <w:p w:rsidRPr="00521344" w:rsidR="00E17FC3" w:rsidRDefault="00E17FC3" w14:paraId="49635555" wp14:textId="77777777">
            <w:pPr>
              <w:pStyle w:val="TableText1"/>
              <w:spacing w:before="40" w:after="40"/>
              <w:rPr>
                <w:rStyle w:val="ModernTableText"/>
                <w:b/>
                <w:szCs w:val="18"/>
              </w:rPr>
            </w:pPr>
          </w:p>
        </w:tc>
        <w:tc>
          <w:tcPr>
            <w:tcW w:w="1183" w:type="pct"/>
            <w:gridSpan w:val="3"/>
            <w:tcBorders>
              <w:top w:val="single" w:color="616161" w:sz="4" w:space="0"/>
              <w:left w:val="single" w:color="616161" w:sz="4" w:space="0"/>
              <w:bottom w:val="single" w:color="616161" w:sz="4" w:space="0"/>
              <w:right w:val="single" w:color="616161" w:sz="4" w:space="0"/>
            </w:tcBorders>
            <w:vAlign w:val="center"/>
          </w:tcPr>
          <w:p w:rsidRPr="00521344" w:rsidR="00E17FC3" w:rsidP="00B51A96" w:rsidRDefault="00E17FC3" w14:paraId="02E364B2" wp14:textId="77777777">
            <w:pPr>
              <w:pStyle w:val="TableText1"/>
              <w:numPr>
                <w:ilvl w:val="0"/>
                <w:numId w:val="20"/>
              </w:numPr>
              <w:tabs>
                <w:tab w:val="clear" w:pos="720"/>
                <w:tab w:val="num" w:pos="347"/>
              </w:tabs>
              <w:spacing w:before="40" w:after="40"/>
              <w:ind w:left="347"/>
              <w:rPr>
                <w:rStyle w:val="ModernTableText"/>
                <w:szCs w:val="18"/>
              </w:rPr>
            </w:pPr>
            <w:r w:rsidRPr="00521344">
              <w:rPr>
                <w:rStyle w:val="ModernTableText"/>
                <w:rFonts w:cs="Arial"/>
                <w:bCs/>
                <w:color w:val="000000"/>
                <w:szCs w:val="18"/>
              </w:rPr>
              <w:t>Line Item Appeal Status Code</w:t>
            </w:r>
          </w:p>
          <w:p w:rsidRPr="00521344" w:rsidR="00E17FC3" w:rsidRDefault="00E17FC3" w14:paraId="304C2281" wp14:textId="77777777">
            <w:pPr>
              <w:pStyle w:val="TableText1"/>
              <w:spacing w:before="40" w:after="40"/>
              <w:ind w:left="347"/>
              <w:rPr>
                <w:rStyle w:val="ModernTableText"/>
                <w:szCs w:val="18"/>
              </w:rPr>
            </w:pPr>
            <w:r w:rsidRPr="00521344">
              <w:rPr>
                <w:rStyle w:val="ModernTableText"/>
                <w:rFonts w:cs="Arial"/>
                <w:bCs/>
                <w:color w:val="000000"/>
                <w:szCs w:val="18"/>
              </w:rPr>
              <w:t>SA LI Appeal Stat Cd</w:t>
            </w:r>
          </w:p>
          <w:p w:rsidRPr="00521344" w:rsidR="00E17FC3" w:rsidRDefault="00E17FC3" w14:paraId="727999F6" wp14:textId="77777777">
            <w:pPr>
              <w:pStyle w:val="TableText1"/>
              <w:tabs>
                <w:tab w:val="num" w:pos="-13"/>
              </w:tabs>
              <w:spacing w:before="40" w:after="40"/>
              <w:ind w:left="-13"/>
              <w:rPr>
                <w:rStyle w:val="ModernTableText"/>
                <w:szCs w:val="18"/>
              </w:rPr>
            </w:pPr>
            <w:r w:rsidRPr="00521344">
              <w:rPr>
                <w:rStyle w:val="ModernTableText"/>
                <w:szCs w:val="18"/>
              </w:rPr>
              <w:t xml:space="preserve">        A_DTL_TB</w:t>
            </w:r>
          </w:p>
        </w:tc>
        <w:tc>
          <w:tcPr>
            <w:tcW w:w="2252" w:type="pct"/>
            <w:gridSpan w:val="5"/>
            <w:tcBorders>
              <w:top w:val="single" w:color="616161" w:sz="4" w:space="0"/>
              <w:left w:val="single" w:color="616161" w:sz="4" w:space="0"/>
              <w:bottom w:val="single" w:color="616161" w:sz="4" w:space="0"/>
              <w:right w:val="single" w:color="616161" w:sz="4" w:space="0"/>
            </w:tcBorders>
            <w:vAlign w:val="center"/>
          </w:tcPr>
          <w:p w:rsidRPr="00521344" w:rsidR="00E17FC3" w:rsidRDefault="00E17FC3" w14:paraId="4B42A537" wp14:textId="77777777">
            <w:pPr>
              <w:pStyle w:val="TableText1"/>
              <w:spacing w:before="40" w:after="40"/>
              <w:rPr>
                <w:rStyle w:val="ModernTableText"/>
                <w:szCs w:val="18"/>
              </w:rPr>
            </w:pPr>
            <w:r w:rsidRPr="00521344">
              <w:rPr>
                <w:rStyle w:val="ModernTableText"/>
                <w:szCs w:val="18"/>
              </w:rPr>
              <w:t>Default to ‘All’</w:t>
            </w:r>
          </w:p>
        </w:tc>
        <w:tc>
          <w:tcPr>
            <w:tcW w:w="545" w:type="pct"/>
            <w:tcBorders>
              <w:top w:val="single" w:color="616161" w:sz="4" w:space="0"/>
              <w:left w:val="single" w:color="616161" w:sz="4" w:space="0"/>
              <w:bottom w:val="single" w:color="616161" w:sz="4" w:space="0"/>
              <w:right w:val="single" w:color="616161" w:sz="4" w:space="0"/>
            </w:tcBorders>
            <w:vAlign w:val="center"/>
          </w:tcPr>
          <w:p w:rsidRPr="00521344" w:rsidR="00E17FC3" w:rsidRDefault="00E17FC3" w14:paraId="250254D5" wp14:textId="77777777">
            <w:pPr>
              <w:jc w:val="center"/>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No </w:t>
            </w:r>
            <w:r w:rsidRPr="00521344">
              <w:rPr>
                <w:rStyle w:val="ModernTableText"/>
                <w:rFonts w:ascii="Wingdings" w:hAnsi="Wingdings" w:eastAsia="Wingdings" w:cs="Wingdings"/>
                <w:noProof/>
                <w:szCs w:val="18"/>
              </w:rPr>
              <w:t>þ</w:t>
            </w:r>
            <w:r w:rsidRPr="00521344">
              <w:rPr>
                <w:rStyle w:val="ModernTableText"/>
                <w:noProof/>
                <w:szCs w:val="18"/>
              </w:rPr>
              <w:t xml:space="preserve"> Yes</w:t>
            </w:r>
          </w:p>
        </w:tc>
      </w:tr>
      <w:tr xmlns:wp14="http://schemas.microsoft.com/office/word/2010/wordml" w:rsidR="00E17FC3" w14:paraId="5BED009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0" w:type="pct"/>
            <w:gridSpan w:val="2"/>
            <w:vMerge/>
            <w:tcBorders>
              <w:left w:val="single" w:color="616161" w:sz="4" w:space="0"/>
              <w:right w:val="single" w:color="616161" w:sz="4" w:space="0"/>
            </w:tcBorders>
          </w:tcPr>
          <w:p w:rsidRPr="00521344" w:rsidR="00E17FC3" w:rsidRDefault="00E17FC3" w14:paraId="17A53FC6" wp14:textId="77777777">
            <w:pPr>
              <w:pStyle w:val="TableText1"/>
              <w:spacing w:before="40" w:after="40"/>
              <w:rPr>
                <w:rStyle w:val="ModernTableText"/>
                <w:b/>
                <w:szCs w:val="18"/>
              </w:rPr>
            </w:pPr>
          </w:p>
        </w:tc>
        <w:tc>
          <w:tcPr>
            <w:tcW w:w="1183" w:type="pct"/>
            <w:gridSpan w:val="3"/>
            <w:tcBorders>
              <w:top w:val="single" w:color="616161" w:sz="4" w:space="0"/>
              <w:left w:val="single" w:color="616161" w:sz="4" w:space="0"/>
              <w:bottom w:val="single" w:color="616161" w:sz="4" w:space="0"/>
              <w:right w:val="single" w:color="616161" w:sz="4" w:space="0"/>
            </w:tcBorders>
            <w:vAlign w:val="center"/>
          </w:tcPr>
          <w:p w:rsidRPr="00521344" w:rsidR="00E17FC3" w:rsidP="00B51A96" w:rsidRDefault="00E17FC3" w14:paraId="2CB9E75E" wp14:textId="77777777">
            <w:pPr>
              <w:pStyle w:val="TableText1"/>
              <w:numPr>
                <w:ilvl w:val="0"/>
                <w:numId w:val="20"/>
              </w:numPr>
              <w:tabs>
                <w:tab w:val="clear" w:pos="720"/>
                <w:tab w:val="num" w:pos="347"/>
              </w:tabs>
              <w:spacing w:before="40" w:after="40"/>
              <w:ind w:left="-13" w:firstLine="0"/>
              <w:rPr>
                <w:rStyle w:val="ModernTableText"/>
                <w:rFonts w:cs="Arial"/>
                <w:szCs w:val="18"/>
              </w:rPr>
            </w:pPr>
            <w:r w:rsidRPr="00521344">
              <w:rPr>
                <w:rStyle w:val="ModernTableText"/>
                <w:rFonts w:cs="Arial"/>
                <w:szCs w:val="18"/>
              </w:rPr>
              <w:t>Line Item Appeal Status Date</w:t>
            </w:r>
          </w:p>
          <w:p w:rsidRPr="00521344" w:rsidR="00E17FC3" w:rsidRDefault="00E17FC3" w14:paraId="26F55E42" wp14:textId="77777777">
            <w:pPr>
              <w:pStyle w:val="TableText1"/>
              <w:spacing w:before="40" w:after="40"/>
              <w:ind w:left="347"/>
              <w:rPr>
                <w:rStyle w:val="ModernTableText"/>
                <w:rFonts w:cs="Arial"/>
                <w:szCs w:val="18"/>
              </w:rPr>
            </w:pPr>
            <w:r w:rsidRPr="00521344">
              <w:rPr>
                <w:rStyle w:val="ModernTableText"/>
                <w:rFonts w:cs="Arial"/>
                <w:szCs w:val="18"/>
              </w:rPr>
              <w:t>SA LI Appeal Stat Dt</w:t>
            </w:r>
          </w:p>
          <w:p w:rsidRPr="00521344" w:rsidR="00E17FC3" w:rsidRDefault="00E17FC3" w14:paraId="30BCBAC4" wp14:textId="77777777">
            <w:pPr>
              <w:pStyle w:val="TableText1"/>
              <w:tabs>
                <w:tab w:val="num" w:pos="347"/>
              </w:tabs>
              <w:spacing w:before="40" w:after="40"/>
              <w:ind w:left="-13"/>
              <w:rPr>
                <w:rStyle w:val="ModernTableText"/>
                <w:rFonts w:cs="Arial"/>
                <w:szCs w:val="18"/>
              </w:rPr>
            </w:pPr>
            <w:r w:rsidRPr="00521344">
              <w:rPr>
                <w:rStyle w:val="ModernTableText"/>
                <w:rFonts w:cs="Arial"/>
                <w:szCs w:val="18"/>
              </w:rPr>
              <w:t xml:space="preserve">        A_DTL_TB</w:t>
            </w:r>
          </w:p>
        </w:tc>
        <w:tc>
          <w:tcPr>
            <w:tcW w:w="2252" w:type="pct"/>
            <w:gridSpan w:val="5"/>
            <w:tcBorders>
              <w:top w:val="single" w:color="616161" w:sz="4" w:space="0"/>
              <w:left w:val="single" w:color="616161" w:sz="4" w:space="0"/>
              <w:bottom w:val="single" w:color="616161" w:sz="4" w:space="0"/>
              <w:right w:val="single" w:color="616161" w:sz="4" w:space="0"/>
            </w:tcBorders>
            <w:vAlign w:val="center"/>
          </w:tcPr>
          <w:p w:rsidRPr="00521344" w:rsidR="00E17FC3" w:rsidP="007A0873" w:rsidRDefault="00E17FC3" w14:paraId="2306D418" wp14:textId="77777777">
            <w:pPr>
              <w:pStyle w:val="TableText1"/>
              <w:spacing w:before="40" w:after="40"/>
              <w:rPr>
                <w:rStyle w:val="ModernTableText"/>
                <w:szCs w:val="18"/>
              </w:rPr>
            </w:pPr>
            <w:r w:rsidRPr="00521344">
              <w:rPr>
                <w:rStyle w:val="ModernTableText"/>
                <w:szCs w:val="18"/>
              </w:rPr>
              <w:t>Between Parameterized Begin Date and Parameterized End Date</w:t>
            </w:r>
          </w:p>
          <w:p w:rsidRPr="00521344" w:rsidR="00E17FC3" w:rsidP="007A0873" w:rsidRDefault="00E17FC3" w14:paraId="571BB0A0" wp14:textId="77777777">
            <w:pPr>
              <w:pStyle w:val="TableText1"/>
              <w:spacing w:before="40" w:after="40"/>
              <w:rPr>
                <w:rStyle w:val="ModernTableText"/>
                <w:szCs w:val="18"/>
              </w:rPr>
            </w:pPr>
            <w:r w:rsidRPr="00521344">
              <w:rPr>
                <w:rStyle w:val="ModernTableText"/>
                <w:szCs w:val="18"/>
              </w:rPr>
              <w:t>Begin Date = First Day of the current cycle month for which report is run</w:t>
            </w:r>
          </w:p>
          <w:p w:rsidRPr="00521344" w:rsidR="00E17FC3" w:rsidP="007A0873" w:rsidRDefault="00E17FC3" w14:paraId="64FF298B" wp14:textId="77777777">
            <w:pPr>
              <w:pStyle w:val="TableText1"/>
              <w:spacing w:before="40" w:after="40"/>
              <w:rPr>
                <w:rStyle w:val="ModernTableText"/>
                <w:rFonts w:cs="Arial"/>
                <w:color w:val="000000"/>
                <w:szCs w:val="18"/>
              </w:rPr>
            </w:pPr>
            <w:r w:rsidRPr="00521344">
              <w:rPr>
                <w:rStyle w:val="ModernTableText"/>
                <w:szCs w:val="18"/>
              </w:rPr>
              <w:t>Last Date = Last Day of the current cycle month for which report is run</w:t>
            </w:r>
          </w:p>
        </w:tc>
        <w:tc>
          <w:tcPr>
            <w:tcW w:w="545" w:type="pct"/>
            <w:tcBorders>
              <w:top w:val="single" w:color="616161" w:sz="4" w:space="0"/>
              <w:left w:val="single" w:color="616161" w:sz="4" w:space="0"/>
              <w:bottom w:val="single" w:color="616161" w:sz="4" w:space="0"/>
              <w:right w:val="single" w:color="616161" w:sz="4" w:space="0"/>
            </w:tcBorders>
            <w:vAlign w:val="center"/>
          </w:tcPr>
          <w:p w:rsidRPr="00521344" w:rsidR="00E17FC3" w:rsidRDefault="00E17FC3" w14:paraId="2DDE2F02" wp14:textId="77777777">
            <w:pPr>
              <w:jc w:val="center"/>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No </w:t>
            </w:r>
            <w:r w:rsidRPr="00521344">
              <w:rPr>
                <w:rStyle w:val="ModernTableText"/>
                <w:rFonts w:ascii="Wingdings" w:hAnsi="Wingdings" w:eastAsia="Wingdings" w:cs="Wingdings"/>
                <w:noProof/>
                <w:szCs w:val="18"/>
              </w:rPr>
              <w:t>þ</w:t>
            </w:r>
            <w:r w:rsidRPr="00521344">
              <w:rPr>
                <w:rStyle w:val="ModernTableText"/>
                <w:noProof/>
                <w:szCs w:val="18"/>
              </w:rPr>
              <w:t xml:space="preserve"> Yes</w:t>
            </w:r>
          </w:p>
        </w:tc>
      </w:tr>
      <w:tr xmlns:wp14="http://schemas.microsoft.com/office/word/2010/wordml" w:rsidR="00E17FC3" w14:paraId="31C32C5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E17FC3" w:rsidRDefault="00E17FC3" w14:paraId="3E25D225" wp14:textId="77777777">
            <w:pPr>
              <w:pStyle w:val="ModernBodyT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E17FC3" w:rsidTr="00120009" w14:paraId="58F5775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0" w:type="pct"/>
            <w:gridSpan w:val="2"/>
            <w:vMerge w:val="restart"/>
            <w:vAlign w:val="center"/>
          </w:tcPr>
          <w:p w:rsidRPr="00521344" w:rsidR="00E17FC3" w:rsidP="00120009" w:rsidRDefault="00E17FC3" w14:paraId="4E1978E7" wp14:textId="77777777">
            <w:pPr>
              <w:pStyle w:val="TableHeading"/>
              <w:spacing w:before="40" w:after="40"/>
              <w:rPr>
                <w:rStyle w:val="ModernTableText"/>
                <w:noProof/>
                <w:szCs w:val="18"/>
              </w:rPr>
            </w:pPr>
            <w:r w:rsidRPr="00521344">
              <w:rPr>
                <w:rStyle w:val="ModernTableText"/>
                <w:noProof/>
                <w:szCs w:val="18"/>
              </w:rPr>
              <w:t>Sort By:</w:t>
            </w:r>
          </w:p>
        </w:tc>
        <w:tc>
          <w:tcPr>
            <w:tcW w:w="1857" w:type="pct"/>
            <w:gridSpan w:val="4"/>
            <w:vAlign w:val="center"/>
          </w:tcPr>
          <w:p w:rsidRPr="00521344" w:rsidR="00E17FC3" w:rsidRDefault="00E17FC3" w14:paraId="443609E4" wp14:textId="77777777">
            <w:pPr>
              <w:pStyle w:val="TableText1"/>
              <w:numPr>
                <w:ilvl w:val="0"/>
                <w:numId w:val="19"/>
              </w:numPr>
              <w:spacing w:before="40" w:after="40"/>
              <w:rPr>
                <w:rStyle w:val="ModernTableText"/>
                <w:szCs w:val="18"/>
              </w:rPr>
            </w:pPr>
            <w:r w:rsidRPr="00521344">
              <w:rPr>
                <w:rStyle w:val="ModernTableText"/>
                <w:szCs w:val="18"/>
              </w:rPr>
              <w:t>LOB Cd</w:t>
            </w:r>
          </w:p>
        </w:tc>
        <w:tc>
          <w:tcPr>
            <w:tcW w:w="2123" w:type="pct"/>
            <w:gridSpan w:val="5"/>
            <w:vAlign w:val="center"/>
          </w:tcPr>
          <w:p w:rsidRPr="00521344" w:rsidR="00E17FC3" w:rsidRDefault="00E17FC3" w14:paraId="6C7EE501"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Ascending    </w:t>
            </w:r>
            <w:r w:rsidRPr="00521344">
              <w:rPr>
                <w:rStyle w:val="ModernTableText"/>
                <w:rFonts w:ascii="Wingdings 2" w:hAnsi="Wingdings 2" w:eastAsia="Wingdings 2" w:cs="Wingdings 2"/>
                <w:noProof/>
                <w:szCs w:val="18"/>
              </w:rPr>
              <w:t>£</w:t>
            </w:r>
            <w:r w:rsidRPr="00521344">
              <w:rPr>
                <w:rStyle w:val="ModernTableText"/>
                <w:noProof/>
                <w:szCs w:val="18"/>
              </w:rPr>
              <w:t xml:space="preserve"> Descending</w:t>
            </w:r>
          </w:p>
        </w:tc>
      </w:tr>
      <w:tr xmlns:wp14="http://schemas.microsoft.com/office/word/2010/wordml" w:rsidR="00E17FC3" w:rsidTr="00120009" w14:paraId="160579A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0" w:type="pct"/>
            <w:gridSpan w:val="2"/>
            <w:vMerge/>
            <w:vAlign w:val="center"/>
          </w:tcPr>
          <w:p w:rsidRPr="00521344" w:rsidR="00E17FC3" w:rsidP="00120009" w:rsidRDefault="00E17FC3" w14:paraId="1CDEAE01" wp14:textId="77777777">
            <w:pPr>
              <w:pStyle w:val="TableHeading"/>
              <w:spacing w:before="40" w:after="40"/>
              <w:rPr>
                <w:rStyle w:val="ModernTableText"/>
                <w:noProof/>
                <w:szCs w:val="18"/>
              </w:rPr>
            </w:pPr>
          </w:p>
        </w:tc>
        <w:tc>
          <w:tcPr>
            <w:tcW w:w="1857" w:type="pct"/>
            <w:gridSpan w:val="4"/>
            <w:vAlign w:val="center"/>
          </w:tcPr>
          <w:p w:rsidRPr="00521344" w:rsidR="00E17FC3" w:rsidRDefault="00E17FC3" w14:paraId="36EA57F9" wp14:textId="77777777">
            <w:pPr>
              <w:pStyle w:val="TableText1"/>
              <w:numPr>
                <w:ilvl w:val="0"/>
                <w:numId w:val="19"/>
              </w:numPr>
              <w:spacing w:before="40" w:after="40"/>
              <w:rPr>
                <w:rStyle w:val="ModernTableText"/>
                <w:szCs w:val="18"/>
              </w:rPr>
            </w:pPr>
            <w:r w:rsidRPr="00521344">
              <w:rPr>
                <w:rStyle w:val="ModernTableText"/>
                <w:szCs w:val="18"/>
              </w:rPr>
              <w:t>Auth Type (SA Ty Cd)</w:t>
            </w:r>
          </w:p>
        </w:tc>
        <w:tc>
          <w:tcPr>
            <w:tcW w:w="2123" w:type="pct"/>
            <w:gridSpan w:val="5"/>
            <w:vAlign w:val="center"/>
          </w:tcPr>
          <w:p w:rsidRPr="00521344" w:rsidR="00E17FC3" w:rsidRDefault="00E17FC3" w14:paraId="092A566B"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Ascending    </w:t>
            </w:r>
            <w:r w:rsidRPr="00521344">
              <w:rPr>
                <w:rStyle w:val="ModernTableText"/>
                <w:rFonts w:ascii="Wingdings 2" w:hAnsi="Wingdings 2" w:eastAsia="Wingdings 2" w:cs="Wingdings 2"/>
                <w:noProof/>
                <w:szCs w:val="18"/>
              </w:rPr>
              <w:t>£</w:t>
            </w:r>
            <w:r w:rsidRPr="00521344">
              <w:rPr>
                <w:rStyle w:val="ModernTableText"/>
                <w:noProof/>
                <w:szCs w:val="18"/>
              </w:rPr>
              <w:t xml:space="preserve"> Descending</w:t>
            </w:r>
          </w:p>
        </w:tc>
      </w:tr>
      <w:tr xmlns:wp14="http://schemas.microsoft.com/office/word/2010/wordml" w:rsidR="00E17FC3" w:rsidTr="00120009" w14:paraId="5CB187A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0" w:type="pct"/>
            <w:gridSpan w:val="2"/>
            <w:vMerge/>
            <w:vAlign w:val="center"/>
          </w:tcPr>
          <w:p w:rsidRPr="00521344" w:rsidR="00E17FC3" w:rsidP="00120009" w:rsidRDefault="00E17FC3" w14:paraId="50F07069" wp14:textId="77777777">
            <w:pPr>
              <w:pStyle w:val="TableHeading"/>
              <w:spacing w:before="40" w:after="40"/>
              <w:rPr>
                <w:rStyle w:val="ModernTableText"/>
                <w:noProof/>
                <w:szCs w:val="18"/>
              </w:rPr>
            </w:pPr>
          </w:p>
        </w:tc>
        <w:tc>
          <w:tcPr>
            <w:tcW w:w="1857" w:type="pct"/>
            <w:gridSpan w:val="4"/>
            <w:vAlign w:val="center"/>
          </w:tcPr>
          <w:p w:rsidRPr="00521344" w:rsidR="00E17FC3" w:rsidRDefault="00E17FC3" w14:paraId="3E8E954E" wp14:textId="77777777">
            <w:pPr>
              <w:pStyle w:val="TableText1"/>
              <w:numPr>
                <w:ilvl w:val="0"/>
                <w:numId w:val="19"/>
              </w:numPr>
              <w:spacing w:before="40" w:after="40"/>
              <w:rPr>
                <w:rStyle w:val="ModernTableText"/>
                <w:szCs w:val="18"/>
              </w:rPr>
            </w:pPr>
            <w:r w:rsidRPr="00521344">
              <w:rPr>
                <w:rStyle w:val="ModernTableText"/>
                <w:szCs w:val="18"/>
              </w:rPr>
              <w:t>SA Category Code (SA LI Cat Svc Cd)</w:t>
            </w:r>
          </w:p>
        </w:tc>
        <w:tc>
          <w:tcPr>
            <w:tcW w:w="2123" w:type="pct"/>
            <w:gridSpan w:val="5"/>
            <w:vAlign w:val="center"/>
          </w:tcPr>
          <w:p w:rsidRPr="00521344" w:rsidR="00E17FC3" w:rsidRDefault="00E17FC3" w14:paraId="4B43DCC6"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Ascending    </w:t>
            </w:r>
            <w:r w:rsidRPr="00521344">
              <w:rPr>
                <w:rStyle w:val="ModernTableText"/>
                <w:rFonts w:ascii="Wingdings 2" w:hAnsi="Wingdings 2" w:eastAsia="Wingdings 2" w:cs="Wingdings 2"/>
                <w:noProof/>
                <w:szCs w:val="18"/>
              </w:rPr>
              <w:t>£</w:t>
            </w:r>
            <w:r w:rsidRPr="00521344">
              <w:rPr>
                <w:rStyle w:val="ModernTableText"/>
                <w:noProof/>
                <w:szCs w:val="18"/>
              </w:rPr>
              <w:t xml:space="preserve"> Descending</w:t>
            </w:r>
          </w:p>
        </w:tc>
      </w:tr>
      <w:tr xmlns:wp14="http://schemas.microsoft.com/office/word/2010/wordml" w:rsidR="00E17FC3" w:rsidTr="00120009" w14:paraId="0EFE86A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0" w:type="pct"/>
            <w:gridSpan w:val="2"/>
            <w:vMerge/>
            <w:vAlign w:val="center"/>
          </w:tcPr>
          <w:p w:rsidRPr="00521344" w:rsidR="00E17FC3" w:rsidP="00120009" w:rsidRDefault="00E17FC3" w14:paraId="2FF85D32" wp14:textId="77777777">
            <w:pPr>
              <w:pStyle w:val="TableHeading"/>
              <w:spacing w:before="40" w:after="40"/>
              <w:rPr>
                <w:rStyle w:val="ModernTableText"/>
                <w:noProof/>
                <w:szCs w:val="18"/>
              </w:rPr>
            </w:pPr>
          </w:p>
        </w:tc>
        <w:tc>
          <w:tcPr>
            <w:tcW w:w="1857" w:type="pct"/>
            <w:gridSpan w:val="4"/>
            <w:vAlign w:val="center"/>
          </w:tcPr>
          <w:p w:rsidRPr="00521344" w:rsidR="00E17FC3" w:rsidRDefault="00E17FC3" w14:paraId="0BF574BE" wp14:textId="77777777">
            <w:pPr>
              <w:pStyle w:val="TableText1"/>
              <w:numPr>
                <w:ilvl w:val="0"/>
                <w:numId w:val="19"/>
              </w:numPr>
              <w:spacing w:before="40" w:after="40"/>
              <w:rPr>
                <w:rStyle w:val="ModernTableText"/>
                <w:color w:val="000000"/>
                <w:szCs w:val="18"/>
              </w:rPr>
            </w:pPr>
            <w:r w:rsidRPr="00521344">
              <w:rPr>
                <w:rStyle w:val="ModernTableText"/>
                <w:rFonts w:cs="Arial"/>
                <w:bCs/>
                <w:color w:val="000000"/>
                <w:szCs w:val="18"/>
              </w:rPr>
              <w:t>Line Item Appeal Status Code (SA LI Appeal Stat Cd)</w:t>
            </w:r>
          </w:p>
        </w:tc>
        <w:tc>
          <w:tcPr>
            <w:tcW w:w="2123" w:type="pct"/>
            <w:gridSpan w:val="5"/>
          </w:tcPr>
          <w:p w:rsidRPr="00521344" w:rsidR="00E17FC3" w:rsidRDefault="00E17FC3" w14:paraId="538C4C13" wp14:textId="77777777">
            <w:pPr>
              <w:rPr>
                <w:noProof/>
                <w:sz w:val="18"/>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Ascending    </w:t>
            </w:r>
            <w:r w:rsidRPr="00521344">
              <w:rPr>
                <w:rStyle w:val="ModernTableText"/>
                <w:rFonts w:ascii="Wingdings 2" w:hAnsi="Wingdings 2" w:eastAsia="Wingdings 2" w:cs="Wingdings 2"/>
                <w:noProof/>
                <w:szCs w:val="18"/>
              </w:rPr>
              <w:t>£</w:t>
            </w:r>
            <w:r w:rsidRPr="00521344">
              <w:rPr>
                <w:rStyle w:val="ModernTableText"/>
                <w:noProof/>
                <w:szCs w:val="18"/>
              </w:rPr>
              <w:t xml:space="preserve"> Descending</w:t>
            </w:r>
          </w:p>
        </w:tc>
      </w:tr>
      <w:tr xmlns:wp14="http://schemas.microsoft.com/office/word/2010/wordml" w:rsidR="00E17FC3" w:rsidTr="00120009" w14:paraId="279465E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 w:type="pct"/>
            <w:vMerge w:val="restart"/>
            <w:vAlign w:val="center"/>
          </w:tcPr>
          <w:p w:rsidRPr="00521344" w:rsidR="00E17FC3" w:rsidP="00120009" w:rsidRDefault="00E17FC3" w14:paraId="2AFFA699" wp14:textId="77777777">
            <w:pPr>
              <w:pStyle w:val="TableHeading"/>
              <w:spacing w:before="40" w:after="40"/>
              <w:rPr>
                <w:rStyle w:val="ModernTableText"/>
                <w:noProof/>
                <w:szCs w:val="18"/>
              </w:rPr>
            </w:pPr>
            <w:r w:rsidRPr="00521344">
              <w:rPr>
                <w:rStyle w:val="ModernTableText"/>
                <w:noProof/>
                <w:szCs w:val="18"/>
              </w:rPr>
              <w:t>Control Break</w:t>
            </w:r>
          </w:p>
        </w:tc>
        <w:tc>
          <w:tcPr>
            <w:tcW w:w="520" w:type="pct"/>
            <w:vMerge w:val="restart"/>
            <w:vAlign w:val="center"/>
          </w:tcPr>
          <w:p w:rsidRPr="00521344" w:rsidR="00E17FC3" w:rsidP="00120009" w:rsidRDefault="00E17FC3" w14:paraId="4BC1B3E5" wp14:textId="77777777">
            <w:pPr>
              <w:pStyle w:val="TableHeading"/>
              <w:spacing w:before="40" w:after="40"/>
              <w:rPr>
                <w:rStyle w:val="ModernTableText"/>
                <w:noProof/>
                <w:szCs w:val="18"/>
              </w:rPr>
            </w:pPr>
            <w:r w:rsidRPr="00521344">
              <w:rPr>
                <w:rStyle w:val="ModernTableText"/>
                <w:noProof/>
                <w:szCs w:val="18"/>
              </w:rPr>
              <w:t>Page:</w:t>
            </w:r>
          </w:p>
        </w:tc>
        <w:tc>
          <w:tcPr>
            <w:tcW w:w="1176" w:type="pct"/>
            <w:gridSpan w:val="2"/>
            <w:vAlign w:val="center"/>
          </w:tcPr>
          <w:p w:rsidRPr="00521344" w:rsidR="00E17FC3" w:rsidRDefault="00E17FC3" w14:paraId="54C28C48" wp14:textId="77777777">
            <w:pPr>
              <w:pStyle w:val="TableText1"/>
              <w:numPr>
                <w:ilvl w:val="0"/>
                <w:numId w:val="42"/>
              </w:numPr>
              <w:spacing w:before="40" w:after="40"/>
              <w:rPr>
                <w:rStyle w:val="ModernTableText"/>
                <w:szCs w:val="18"/>
              </w:rPr>
            </w:pPr>
            <w:r w:rsidRPr="00521344">
              <w:rPr>
                <w:rStyle w:val="ModernTableText"/>
                <w:rFonts w:cs="Arial"/>
                <w:bCs/>
                <w:color w:val="000000"/>
                <w:szCs w:val="18"/>
              </w:rPr>
              <w:t>LOB Cd</w:t>
            </w:r>
          </w:p>
        </w:tc>
        <w:tc>
          <w:tcPr>
            <w:tcW w:w="1562" w:type="pct"/>
            <w:gridSpan w:val="4"/>
            <w:vAlign w:val="center"/>
          </w:tcPr>
          <w:p w:rsidRPr="00521344" w:rsidR="00E17FC3" w:rsidRDefault="00E17FC3" w14:paraId="6CEB7B1B" wp14:textId="77777777">
            <w:pPr>
              <w:pStyle w:val="TableText1"/>
              <w:numPr>
                <w:ilvl w:val="0"/>
                <w:numId w:val="42"/>
              </w:numPr>
              <w:spacing w:before="40" w:after="40"/>
              <w:rPr>
                <w:rStyle w:val="ModernTableText"/>
                <w:szCs w:val="18"/>
              </w:rPr>
            </w:pPr>
            <w:r w:rsidRPr="00521344">
              <w:rPr>
                <w:rStyle w:val="ModernTableText"/>
                <w:szCs w:val="18"/>
              </w:rPr>
              <w:t>Auth Type (SA Ty Cd)</w:t>
            </w:r>
          </w:p>
        </w:tc>
        <w:tc>
          <w:tcPr>
            <w:tcW w:w="1242" w:type="pct"/>
            <w:gridSpan w:val="3"/>
            <w:vAlign w:val="center"/>
          </w:tcPr>
          <w:p w:rsidRPr="00521344" w:rsidR="00E17FC3" w:rsidRDefault="00E17FC3" w14:paraId="0156FACF" wp14:textId="77777777">
            <w:pPr>
              <w:pStyle w:val="TableText1"/>
              <w:numPr>
                <w:ilvl w:val="0"/>
                <w:numId w:val="42"/>
              </w:numPr>
              <w:spacing w:before="40" w:after="40"/>
              <w:rPr>
                <w:rStyle w:val="ModernTableText"/>
                <w:szCs w:val="18"/>
              </w:rPr>
            </w:pPr>
            <w:r w:rsidRPr="00521344">
              <w:rPr>
                <w:rStyle w:val="ModernTableText"/>
                <w:szCs w:val="18"/>
              </w:rPr>
              <w:t>SA Category Code (SA LI Cat Svc Cd)</w:t>
            </w:r>
          </w:p>
        </w:tc>
      </w:tr>
      <w:tr xmlns:wp14="http://schemas.microsoft.com/office/word/2010/wordml" w:rsidR="00E17FC3" w:rsidTr="00120009" w14:paraId="7696B4F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 w:type="pct"/>
            <w:vMerge/>
            <w:vAlign w:val="center"/>
          </w:tcPr>
          <w:p w:rsidRPr="00521344" w:rsidR="00E17FC3" w:rsidP="00120009" w:rsidRDefault="00E17FC3" w14:paraId="1E954643" wp14:textId="77777777">
            <w:pPr>
              <w:pStyle w:val="TableHeading"/>
              <w:spacing w:before="40" w:after="40"/>
              <w:rPr>
                <w:rStyle w:val="ModernTableText"/>
                <w:noProof/>
                <w:szCs w:val="18"/>
              </w:rPr>
            </w:pPr>
          </w:p>
        </w:tc>
        <w:tc>
          <w:tcPr>
            <w:tcW w:w="520" w:type="pct"/>
            <w:vMerge/>
            <w:vAlign w:val="center"/>
          </w:tcPr>
          <w:p w:rsidRPr="00521344" w:rsidR="00E17FC3" w:rsidP="00120009" w:rsidRDefault="00E17FC3" w14:paraId="627AA0AC" wp14:textId="77777777">
            <w:pPr>
              <w:pStyle w:val="TableHeading"/>
              <w:spacing w:before="40" w:after="40"/>
              <w:rPr>
                <w:rStyle w:val="ModernTableText"/>
                <w:noProof/>
                <w:szCs w:val="18"/>
              </w:rPr>
            </w:pPr>
          </w:p>
        </w:tc>
        <w:tc>
          <w:tcPr>
            <w:tcW w:w="1176" w:type="pct"/>
            <w:gridSpan w:val="2"/>
            <w:vAlign w:val="center"/>
          </w:tcPr>
          <w:p w:rsidRPr="00521344" w:rsidR="00E17FC3" w:rsidRDefault="00E17FC3" w14:paraId="51F1419F" wp14:textId="77777777">
            <w:pPr>
              <w:pStyle w:val="TableText1"/>
              <w:numPr>
                <w:ilvl w:val="0"/>
                <w:numId w:val="42"/>
              </w:numPr>
              <w:spacing w:before="40" w:after="40"/>
              <w:rPr>
                <w:rStyle w:val="ModernTableText"/>
                <w:rFonts w:cs="Arial"/>
                <w:bCs/>
                <w:color w:val="000000"/>
                <w:szCs w:val="18"/>
              </w:rPr>
            </w:pPr>
            <w:r w:rsidRPr="00521344">
              <w:rPr>
                <w:rStyle w:val="ModernTableText"/>
                <w:rFonts w:cs="Arial"/>
                <w:bCs/>
                <w:color w:val="000000"/>
                <w:szCs w:val="18"/>
              </w:rPr>
              <w:t>Line Item Appeal Status Code (SA LI Appeal Stat Cd)</w:t>
            </w:r>
          </w:p>
        </w:tc>
        <w:tc>
          <w:tcPr>
            <w:tcW w:w="1562" w:type="pct"/>
            <w:gridSpan w:val="4"/>
            <w:vAlign w:val="center"/>
          </w:tcPr>
          <w:p w:rsidRPr="00521344" w:rsidR="00E17FC3" w:rsidRDefault="00E17FC3" w14:paraId="5A7AF15D" wp14:textId="77777777">
            <w:pPr>
              <w:pStyle w:val="TableText1"/>
              <w:numPr>
                <w:ilvl w:val="0"/>
                <w:numId w:val="42"/>
              </w:numPr>
              <w:spacing w:before="40" w:after="40"/>
              <w:rPr>
                <w:rStyle w:val="ModernTableText"/>
                <w:szCs w:val="18"/>
              </w:rPr>
            </w:pPr>
          </w:p>
        </w:tc>
        <w:tc>
          <w:tcPr>
            <w:tcW w:w="1242" w:type="pct"/>
            <w:gridSpan w:val="3"/>
            <w:vAlign w:val="center"/>
          </w:tcPr>
          <w:p w:rsidRPr="00521344" w:rsidR="00E17FC3" w:rsidRDefault="00E17FC3" w14:paraId="06686FEF" wp14:textId="77777777">
            <w:pPr>
              <w:pStyle w:val="TableText1"/>
              <w:numPr>
                <w:ilvl w:val="0"/>
                <w:numId w:val="42"/>
              </w:numPr>
              <w:spacing w:before="40" w:after="40"/>
              <w:rPr>
                <w:rStyle w:val="ModernTableText"/>
                <w:szCs w:val="18"/>
              </w:rPr>
            </w:pPr>
          </w:p>
        </w:tc>
      </w:tr>
      <w:tr xmlns:wp14="http://schemas.microsoft.com/office/word/2010/wordml" w:rsidR="00E17FC3" w:rsidTr="00120009" w14:paraId="48A3E37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 w:type="pct"/>
            <w:vMerge/>
            <w:tcBorders>
              <w:bottom w:val="single" w:color="616161" w:sz="2" w:space="0"/>
            </w:tcBorders>
            <w:vAlign w:val="center"/>
          </w:tcPr>
          <w:p w:rsidRPr="00521344" w:rsidR="00E17FC3" w:rsidP="00120009" w:rsidRDefault="00E17FC3" w14:paraId="401A7268" wp14:textId="77777777">
            <w:pPr>
              <w:pStyle w:val="TableHeading"/>
              <w:spacing w:before="40" w:after="40"/>
              <w:rPr>
                <w:rStyle w:val="ModernTableText"/>
                <w:noProof/>
                <w:szCs w:val="18"/>
              </w:rPr>
            </w:pPr>
          </w:p>
        </w:tc>
        <w:tc>
          <w:tcPr>
            <w:tcW w:w="520" w:type="pct"/>
            <w:tcBorders>
              <w:bottom w:val="single" w:color="616161" w:sz="2" w:space="0"/>
            </w:tcBorders>
            <w:vAlign w:val="center"/>
          </w:tcPr>
          <w:p w:rsidRPr="00521344" w:rsidR="00E17FC3" w:rsidP="00120009" w:rsidRDefault="00E17FC3" w14:paraId="7B291327" wp14:textId="77777777">
            <w:pPr>
              <w:pStyle w:val="TableHeading"/>
              <w:spacing w:before="40" w:after="40"/>
              <w:rPr>
                <w:rStyle w:val="ModernTableText"/>
                <w:noProof/>
                <w:szCs w:val="18"/>
              </w:rPr>
            </w:pPr>
            <w:r w:rsidRPr="00521344">
              <w:rPr>
                <w:rStyle w:val="ModernTableText"/>
                <w:noProof/>
                <w:szCs w:val="18"/>
              </w:rPr>
              <w:t>Section:</w:t>
            </w:r>
          </w:p>
        </w:tc>
        <w:tc>
          <w:tcPr>
            <w:tcW w:w="1176" w:type="pct"/>
            <w:gridSpan w:val="2"/>
            <w:tcBorders>
              <w:bottom w:val="single" w:color="616161" w:sz="2" w:space="0"/>
            </w:tcBorders>
            <w:vAlign w:val="center"/>
          </w:tcPr>
          <w:p w:rsidRPr="00521344" w:rsidR="00E17FC3" w:rsidRDefault="00E17FC3" w14:paraId="752F30A4" wp14:textId="77777777">
            <w:pPr>
              <w:pStyle w:val="TableText1"/>
              <w:numPr>
                <w:ilvl w:val="0"/>
                <w:numId w:val="43"/>
              </w:numPr>
              <w:spacing w:before="40" w:after="40"/>
              <w:rPr>
                <w:rStyle w:val="ModernTableText"/>
                <w:szCs w:val="18"/>
              </w:rPr>
            </w:pPr>
          </w:p>
        </w:tc>
        <w:tc>
          <w:tcPr>
            <w:tcW w:w="1562" w:type="pct"/>
            <w:gridSpan w:val="4"/>
            <w:tcBorders>
              <w:bottom w:val="single" w:color="616161" w:sz="2" w:space="0"/>
            </w:tcBorders>
            <w:vAlign w:val="center"/>
          </w:tcPr>
          <w:p w:rsidRPr="00521344" w:rsidR="00E17FC3" w:rsidRDefault="00E17FC3" w14:paraId="3048BA75" wp14:textId="77777777">
            <w:pPr>
              <w:pStyle w:val="TableText1"/>
              <w:numPr>
                <w:ilvl w:val="0"/>
                <w:numId w:val="43"/>
              </w:numPr>
              <w:spacing w:before="40" w:after="40"/>
              <w:rPr>
                <w:rStyle w:val="ModernTableText"/>
                <w:szCs w:val="18"/>
              </w:rPr>
            </w:pPr>
          </w:p>
        </w:tc>
        <w:tc>
          <w:tcPr>
            <w:tcW w:w="1242" w:type="pct"/>
            <w:gridSpan w:val="3"/>
            <w:tcBorders>
              <w:bottom w:val="single" w:color="616161" w:sz="2" w:space="0"/>
            </w:tcBorders>
            <w:vAlign w:val="center"/>
          </w:tcPr>
          <w:p w:rsidRPr="00521344" w:rsidR="00E17FC3" w:rsidRDefault="00E17FC3" w14:paraId="3793568E" wp14:textId="77777777">
            <w:pPr>
              <w:pStyle w:val="TableText1"/>
              <w:numPr>
                <w:ilvl w:val="0"/>
                <w:numId w:val="43"/>
              </w:numPr>
              <w:spacing w:before="40" w:after="40"/>
              <w:rPr>
                <w:rStyle w:val="ModernTableText"/>
                <w:szCs w:val="18"/>
              </w:rPr>
            </w:pPr>
          </w:p>
        </w:tc>
      </w:tr>
      <w:tr xmlns:wp14="http://schemas.microsoft.com/office/word/2010/wordml" w:rsidR="00E17FC3" w:rsidTr="00120009" w14:paraId="0B5D984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 w:type="pct"/>
            <w:vMerge w:val="restart"/>
            <w:vAlign w:val="center"/>
          </w:tcPr>
          <w:p w:rsidRPr="00521344" w:rsidR="00E17FC3" w:rsidP="00120009" w:rsidRDefault="00E17FC3" w14:paraId="0E746F62" wp14:textId="77777777">
            <w:pPr>
              <w:pStyle w:val="TableHeading"/>
              <w:spacing w:before="40" w:after="40"/>
              <w:rPr>
                <w:rStyle w:val="ModernTableText"/>
                <w:noProof/>
                <w:szCs w:val="18"/>
              </w:rPr>
            </w:pPr>
            <w:r w:rsidRPr="00521344">
              <w:rPr>
                <w:rStyle w:val="ModernTableText"/>
                <w:noProof/>
                <w:szCs w:val="18"/>
              </w:rPr>
              <w:t>Total</w:t>
            </w:r>
          </w:p>
        </w:tc>
        <w:tc>
          <w:tcPr>
            <w:tcW w:w="520" w:type="pct"/>
            <w:vAlign w:val="center"/>
          </w:tcPr>
          <w:p w:rsidRPr="00521344" w:rsidR="00E17FC3" w:rsidP="00120009" w:rsidRDefault="00E17FC3" w14:paraId="7286BF8A" wp14:textId="77777777">
            <w:pPr>
              <w:pStyle w:val="TableHeading"/>
              <w:spacing w:before="40" w:after="40"/>
              <w:rPr>
                <w:rStyle w:val="ModernTableText"/>
                <w:noProof/>
                <w:szCs w:val="18"/>
              </w:rPr>
            </w:pPr>
            <w:r w:rsidRPr="00521344">
              <w:rPr>
                <w:rStyle w:val="ModernTableText"/>
                <w:noProof/>
                <w:szCs w:val="18"/>
              </w:rPr>
              <w:t>Grand:</w:t>
            </w:r>
          </w:p>
        </w:tc>
        <w:tc>
          <w:tcPr>
            <w:tcW w:w="1176" w:type="pct"/>
            <w:gridSpan w:val="2"/>
            <w:vAlign w:val="center"/>
          </w:tcPr>
          <w:p w:rsidRPr="00521344" w:rsidR="00E17FC3" w:rsidRDefault="00E17FC3" w14:paraId="081CEB47" wp14:textId="77777777">
            <w:pPr>
              <w:pStyle w:val="TableText1"/>
              <w:numPr>
                <w:ilvl w:val="0"/>
                <w:numId w:val="44"/>
              </w:numPr>
              <w:spacing w:before="40" w:after="40"/>
              <w:rPr>
                <w:rStyle w:val="ModernTableText"/>
                <w:szCs w:val="18"/>
              </w:rPr>
            </w:pPr>
          </w:p>
        </w:tc>
        <w:tc>
          <w:tcPr>
            <w:tcW w:w="1562" w:type="pct"/>
            <w:gridSpan w:val="4"/>
            <w:vAlign w:val="center"/>
          </w:tcPr>
          <w:p w:rsidRPr="00521344" w:rsidR="00E17FC3" w:rsidRDefault="00E17FC3" w14:paraId="54D4AFED" wp14:textId="77777777">
            <w:pPr>
              <w:pStyle w:val="TableText1"/>
              <w:numPr>
                <w:ilvl w:val="0"/>
                <w:numId w:val="44"/>
              </w:numPr>
              <w:spacing w:before="40" w:after="40"/>
              <w:rPr>
                <w:rStyle w:val="ModernTableText"/>
                <w:szCs w:val="18"/>
              </w:rPr>
            </w:pPr>
          </w:p>
        </w:tc>
        <w:tc>
          <w:tcPr>
            <w:tcW w:w="1242" w:type="pct"/>
            <w:gridSpan w:val="3"/>
            <w:vAlign w:val="center"/>
          </w:tcPr>
          <w:p w:rsidRPr="00521344" w:rsidR="00E17FC3" w:rsidRDefault="00E17FC3" w14:paraId="0FBA7733" wp14:textId="77777777">
            <w:pPr>
              <w:pStyle w:val="TableText1"/>
              <w:numPr>
                <w:ilvl w:val="0"/>
                <w:numId w:val="44"/>
              </w:numPr>
              <w:spacing w:before="40" w:after="40"/>
              <w:rPr>
                <w:rStyle w:val="ModernTableText"/>
                <w:szCs w:val="18"/>
              </w:rPr>
            </w:pPr>
          </w:p>
        </w:tc>
      </w:tr>
      <w:tr xmlns:wp14="http://schemas.microsoft.com/office/word/2010/wordml" w:rsidR="00E17FC3" w:rsidTr="00120009" w14:paraId="141729F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 w:type="pct"/>
            <w:vMerge/>
            <w:vAlign w:val="center"/>
          </w:tcPr>
          <w:p w:rsidRPr="00521344" w:rsidR="00E17FC3" w:rsidP="00120009" w:rsidRDefault="00E17FC3" w14:paraId="506B019F" wp14:textId="77777777">
            <w:pPr>
              <w:pStyle w:val="TableHeading"/>
              <w:spacing w:before="40" w:after="40"/>
              <w:rPr>
                <w:rStyle w:val="ModernTableText"/>
                <w:noProof/>
                <w:szCs w:val="18"/>
              </w:rPr>
            </w:pPr>
          </w:p>
        </w:tc>
        <w:tc>
          <w:tcPr>
            <w:tcW w:w="520" w:type="pct"/>
            <w:vAlign w:val="center"/>
          </w:tcPr>
          <w:p w:rsidRPr="00521344" w:rsidR="00E17FC3" w:rsidP="00120009" w:rsidRDefault="00E17FC3" w14:paraId="607BD85B" wp14:textId="77777777">
            <w:pPr>
              <w:pStyle w:val="TableHeading"/>
              <w:spacing w:before="40" w:after="40"/>
              <w:rPr>
                <w:rStyle w:val="ModernTableText"/>
                <w:noProof/>
                <w:szCs w:val="18"/>
              </w:rPr>
            </w:pPr>
            <w:r w:rsidRPr="00521344">
              <w:rPr>
                <w:rStyle w:val="ModernTableText"/>
                <w:noProof/>
                <w:szCs w:val="18"/>
              </w:rPr>
              <w:t>Section:</w:t>
            </w:r>
          </w:p>
        </w:tc>
        <w:tc>
          <w:tcPr>
            <w:tcW w:w="1176" w:type="pct"/>
            <w:gridSpan w:val="2"/>
            <w:vAlign w:val="center"/>
          </w:tcPr>
          <w:p w:rsidRPr="00521344" w:rsidR="00E17FC3" w:rsidRDefault="00E17FC3" w14:paraId="4F7836D1" wp14:textId="77777777">
            <w:pPr>
              <w:pStyle w:val="TableText1"/>
              <w:numPr>
                <w:ilvl w:val="0"/>
                <w:numId w:val="45"/>
              </w:numPr>
              <w:spacing w:before="40" w:after="40"/>
              <w:rPr>
                <w:rStyle w:val="ModernTableText"/>
                <w:szCs w:val="18"/>
              </w:rPr>
            </w:pPr>
          </w:p>
        </w:tc>
        <w:tc>
          <w:tcPr>
            <w:tcW w:w="1562" w:type="pct"/>
            <w:gridSpan w:val="4"/>
            <w:vAlign w:val="center"/>
          </w:tcPr>
          <w:p w:rsidRPr="00521344" w:rsidR="00E17FC3" w:rsidRDefault="00E17FC3" w14:paraId="478D7399" wp14:textId="77777777">
            <w:pPr>
              <w:pStyle w:val="TableText1"/>
              <w:numPr>
                <w:ilvl w:val="0"/>
                <w:numId w:val="45"/>
              </w:numPr>
              <w:spacing w:before="40" w:after="40"/>
              <w:rPr>
                <w:rStyle w:val="ModernTableText"/>
                <w:szCs w:val="18"/>
              </w:rPr>
            </w:pPr>
          </w:p>
        </w:tc>
        <w:tc>
          <w:tcPr>
            <w:tcW w:w="1242" w:type="pct"/>
            <w:gridSpan w:val="3"/>
            <w:vAlign w:val="center"/>
          </w:tcPr>
          <w:p w:rsidRPr="00521344" w:rsidR="00E17FC3" w:rsidRDefault="00E17FC3" w14:paraId="1AB2B8F9" wp14:textId="77777777">
            <w:pPr>
              <w:pStyle w:val="TableText1"/>
              <w:numPr>
                <w:ilvl w:val="0"/>
                <w:numId w:val="45"/>
              </w:numPr>
              <w:spacing w:before="40" w:after="40"/>
              <w:rPr>
                <w:rStyle w:val="ModernTableText"/>
                <w:szCs w:val="18"/>
              </w:rPr>
            </w:pPr>
          </w:p>
        </w:tc>
      </w:tr>
      <w:tr xmlns:wp14="http://schemas.microsoft.com/office/word/2010/wordml" w:rsidR="00E17FC3" w:rsidTr="00120009" w14:paraId="52E9830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 w:type="pct"/>
            <w:vMerge w:val="restart"/>
            <w:vAlign w:val="center"/>
          </w:tcPr>
          <w:p w:rsidRPr="00521344" w:rsidR="00E17FC3" w:rsidP="00120009" w:rsidRDefault="00E17FC3" w14:paraId="3E00D0F6" wp14:textId="77777777">
            <w:pPr>
              <w:pStyle w:val="TableHeading"/>
              <w:spacing w:before="40" w:after="40"/>
              <w:rPr>
                <w:rStyle w:val="ModernTableText"/>
                <w:noProof/>
                <w:szCs w:val="18"/>
              </w:rPr>
            </w:pPr>
            <w:r w:rsidRPr="00521344">
              <w:rPr>
                <w:rStyle w:val="ModernTableText"/>
                <w:noProof/>
                <w:szCs w:val="18"/>
              </w:rPr>
              <w:t>Counts</w:t>
            </w:r>
          </w:p>
        </w:tc>
        <w:tc>
          <w:tcPr>
            <w:tcW w:w="520" w:type="pct"/>
            <w:vAlign w:val="center"/>
          </w:tcPr>
          <w:p w:rsidRPr="00521344" w:rsidR="00E17FC3" w:rsidP="00120009" w:rsidRDefault="00E17FC3" w14:paraId="12C7603C" wp14:textId="77777777">
            <w:pPr>
              <w:pStyle w:val="TableHeading"/>
              <w:spacing w:before="40" w:after="40"/>
              <w:rPr>
                <w:rStyle w:val="ModernTableText"/>
                <w:noProof/>
                <w:szCs w:val="18"/>
              </w:rPr>
            </w:pPr>
            <w:r w:rsidRPr="00521344">
              <w:rPr>
                <w:rStyle w:val="ModernTableText"/>
                <w:noProof/>
                <w:szCs w:val="18"/>
              </w:rPr>
              <w:t>Grand:</w:t>
            </w:r>
          </w:p>
        </w:tc>
        <w:tc>
          <w:tcPr>
            <w:tcW w:w="1176" w:type="pct"/>
            <w:gridSpan w:val="2"/>
            <w:vAlign w:val="center"/>
          </w:tcPr>
          <w:p w:rsidRPr="00521344" w:rsidR="00E17FC3" w:rsidRDefault="00E17FC3" w14:paraId="3FBF0C5E" wp14:textId="77777777">
            <w:pPr>
              <w:pStyle w:val="TableText1"/>
              <w:numPr>
                <w:ilvl w:val="0"/>
                <w:numId w:val="46"/>
              </w:numPr>
              <w:spacing w:before="40" w:after="40"/>
              <w:rPr>
                <w:rStyle w:val="ModernTableText"/>
                <w:szCs w:val="18"/>
              </w:rPr>
            </w:pPr>
          </w:p>
        </w:tc>
        <w:tc>
          <w:tcPr>
            <w:tcW w:w="1562" w:type="pct"/>
            <w:gridSpan w:val="4"/>
            <w:vAlign w:val="center"/>
          </w:tcPr>
          <w:p w:rsidRPr="00521344" w:rsidR="00E17FC3" w:rsidRDefault="00E17FC3" w14:paraId="7896E9D9" wp14:textId="77777777">
            <w:pPr>
              <w:pStyle w:val="TableText1"/>
              <w:numPr>
                <w:ilvl w:val="0"/>
                <w:numId w:val="46"/>
              </w:numPr>
              <w:spacing w:before="40" w:after="40"/>
              <w:rPr>
                <w:rStyle w:val="ModernTableText"/>
                <w:szCs w:val="18"/>
              </w:rPr>
            </w:pPr>
          </w:p>
        </w:tc>
        <w:tc>
          <w:tcPr>
            <w:tcW w:w="1242" w:type="pct"/>
            <w:gridSpan w:val="3"/>
            <w:vAlign w:val="center"/>
          </w:tcPr>
          <w:p w:rsidRPr="00521344" w:rsidR="00E17FC3" w:rsidRDefault="00E17FC3" w14:paraId="1B319C6E" wp14:textId="77777777">
            <w:pPr>
              <w:pStyle w:val="TableText1"/>
              <w:numPr>
                <w:ilvl w:val="0"/>
                <w:numId w:val="46"/>
              </w:numPr>
              <w:spacing w:before="40" w:after="40"/>
              <w:rPr>
                <w:rStyle w:val="ModernTableText"/>
                <w:szCs w:val="18"/>
              </w:rPr>
            </w:pPr>
          </w:p>
        </w:tc>
      </w:tr>
      <w:tr xmlns:wp14="http://schemas.microsoft.com/office/word/2010/wordml" w:rsidR="00E17FC3" w:rsidTr="00120009" w14:paraId="7038B8F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 w:type="pct"/>
            <w:vMerge/>
            <w:vAlign w:val="center"/>
          </w:tcPr>
          <w:p w:rsidRPr="00521344" w:rsidR="00E17FC3" w:rsidP="00120009" w:rsidRDefault="00E17FC3" w14:paraId="1DCF0334" wp14:textId="77777777">
            <w:pPr>
              <w:pStyle w:val="TableHeading"/>
              <w:spacing w:before="40" w:after="40"/>
              <w:rPr>
                <w:rStyle w:val="ModernTableText"/>
                <w:noProof/>
                <w:color w:val="FF0000"/>
                <w:szCs w:val="18"/>
              </w:rPr>
            </w:pPr>
          </w:p>
        </w:tc>
        <w:tc>
          <w:tcPr>
            <w:tcW w:w="520" w:type="pct"/>
            <w:vAlign w:val="center"/>
          </w:tcPr>
          <w:p w:rsidRPr="00521344" w:rsidR="00E17FC3" w:rsidP="00120009" w:rsidRDefault="00E17FC3" w14:paraId="19FE2958" wp14:textId="77777777">
            <w:pPr>
              <w:pStyle w:val="TableHeading"/>
              <w:spacing w:before="40" w:after="40"/>
              <w:rPr>
                <w:rStyle w:val="ModernTableText"/>
                <w:noProof/>
                <w:szCs w:val="18"/>
              </w:rPr>
            </w:pPr>
            <w:r w:rsidRPr="00521344">
              <w:rPr>
                <w:rStyle w:val="ModernTableText"/>
                <w:noProof/>
                <w:szCs w:val="18"/>
              </w:rPr>
              <w:t>Section:</w:t>
            </w:r>
          </w:p>
        </w:tc>
        <w:tc>
          <w:tcPr>
            <w:tcW w:w="1176" w:type="pct"/>
            <w:gridSpan w:val="2"/>
            <w:vAlign w:val="center"/>
          </w:tcPr>
          <w:p w:rsidRPr="00521344" w:rsidR="00E17FC3" w:rsidRDefault="00E17FC3" w14:paraId="2E780729" wp14:textId="77777777">
            <w:pPr>
              <w:pStyle w:val="TableText1"/>
              <w:numPr>
                <w:ilvl w:val="0"/>
                <w:numId w:val="47"/>
              </w:numPr>
              <w:spacing w:before="40" w:after="40"/>
              <w:rPr>
                <w:rStyle w:val="ModernTableText"/>
                <w:szCs w:val="18"/>
              </w:rPr>
            </w:pPr>
          </w:p>
        </w:tc>
        <w:tc>
          <w:tcPr>
            <w:tcW w:w="1562" w:type="pct"/>
            <w:gridSpan w:val="4"/>
            <w:vAlign w:val="center"/>
          </w:tcPr>
          <w:p w:rsidRPr="00521344" w:rsidR="00E17FC3" w:rsidRDefault="00E17FC3" w14:paraId="7118DC78" wp14:textId="77777777">
            <w:pPr>
              <w:pStyle w:val="TableText1"/>
              <w:numPr>
                <w:ilvl w:val="0"/>
                <w:numId w:val="47"/>
              </w:numPr>
              <w:spacing w:before="40" w:after="40"/>
              <w:rPr>
                <w:rStyle w:val="ModernTableText"/>
                <w:szCs w:val="18"/>
              </w:rPr>
            </w:pPr>
          </w:p>
        </w:tc>
        <w:tc>
          <w:tcPr>
            <w:tcW w:w="1242" w:type="pct"/>
            <w:gridSpan w:val="3"/>
            <w:vAlign w:val="center"/>
          </w:tcPr>
          <w:p w:rsidRPr="00521344" w:rsidR="00E17FC3" w:rsidRDefault="00E17FC3" w14:paraId="7876FC12" wp14:textId="77777777">
            <w:pPr>
              <w:pStyle w:val="TableText1"/>
              <w:numPr>
                <w:ilvl w:val="0"/>
                <w:numId w:val="47"/>
              </w:numPr>
              <w:spacing w:before="40" w:after="40"/>
              <w:rPr>
                <w:rStyle w:val="ModernTableText"/>
                <w:szCs w:val="18"/>
              </w:rPr>
            </w:pPr>
          </w:p>
        </w:tc>
      </w:tr>
      <w:tr xmlns:wp14="http://schemas.microsoft.com/office/word/2010/wordml" w:rsidR="00E17FC3" w14:paraId="720C66C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E17FC3" w:rsidP="00120009" w:rsidRDefault="00E17FC3" w14:paraId="2D82F1FC" wp14:textId="77777777">
            <w:pPr>
              <w:pStyle w:val="ModernBodyText"/>
              <w:keepN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E17FC3" w14:paraId="0E2B5F9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1020" w:type="pct"/>
            <w:gridSpan w:val="2"/>
          </w:tcPr>
          <w:p w:rsidRPr="00521344" w:rsidR="00E17FC3" w:rsidRDefault="00E17FC3" w14:paraId="1C20C0E5" wp14:textId="77777777">
            <w:pPr>
              <w:pStyle w:val="TableHeading"/>
              <w:spacing w:before="40" w:after="40"/>
              <w:rPr>
                <w:rStyle w:val="ModernTableText"/>
                <w:noProof/>
                <w:szCs w:val="18"/>
              </w:rPr>
            </w:pPr>
            <w:r w:rsidRPr="00521344">
              <w:rPr>
                <w:rStyle w:val="ModernTableText"/>
                <w:noProof/>
                <w:szCs w:val="18"/>
              </w:rPr>
              <w:t>Report Output Format:</w:t>
            </w:r>
          </w:p>
        </w:tc>
        <w:tc>
          <w:tcPr>
            <w:tcW w:w="3980" w:type="pct"/>
            <w:gridSpan w:val="9"/>
            <w:vAlign w:val="center"/>
          </w:tcPr>
          <w:p w:rsidRPr="00521344" w:rsidR="00E17FC3" w:rsidRDefault="00E17FC3" w14:paraId="63E81CF1"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PDF (preferred)                        </w:t>
            </w:r>
            <w:r w:rsidRPr="00521344">
              <w:rPr>
                <w:rStyle w:val="ModernTableText"/>
                <w:rFonts w:ascii="Wingdings" w:hAnsi="Wingdings" w:eastAsia="Wingdings" w:cs="Wingdings"/>
                <w:noProof/>
                <w:szCs w:val="18"/>
              </w:rPr>
              <w:t>þ</w:t>
            </w:r>
            <w:r w:rsidRPr="00521344">
              <w:rPr>
                <w:rStyle w:val="ModernTableText"/>
                <w:noProof/>
                <w:szCs w:val="18"/>
              </w:rPr>
              <w:t xml:space="preserve">  HTML                             </w:t>
            </w:r>
            <w:r w:rsidRPr="00521344">
              <w:rPr>
                <w:rStyle w:val="ModernTableText"/>
                <w:rFonts w:ascii="Wingdings 2" w:hAnsi="Wingdings 2" w:eastAsia="Wingdings 2" w:cs="Wingdings 2"/>
                <w:noProof/>
                <w:szCs w:val="18"/>
              </w:rPr>
              <w:t>£</w:t>
            </w:r>
            <w:r w:rsidRPr="00521344">
              <w:rPr>
                <w:rStyle w:val="ModernTableText"/>
                <w:noProof/>
                <w:szCs w:val="18"/>
              </w:rPr>
              <w:t xml:space="preserve"> Excel 2000                         </w:t>
            </w:r>
            <w:r w:rsidRPr="00521344">
              <w:rPr>
                <w:rStyle w:val="ModernTableText"/>
                <w:rFonts w:ascii="Wingdings 2" w:hAnsi="Wingdings 2" w:eastAsia="Wingdings 2" w:cs="Wingdings 2"/>
                <w:noProof/>
                <w:szCs w:val="18"/>
              </w:rPr>
              <w:t>£</w:t>
            </w:r>
            <w:r w:rsidRPr="00521344">
              <w:rPr>
                <w:rStyle w:val="ModernTableText"/>
                <w:noProof/>
                <w:szCs w:val="18"/>
              </w:rPr>
              <w:t xml:space="preserve"> Excel   2002                         </w:t>
            </w:r>
            <w:r w:rsidRPr="00521344">
              <w:rPr>
                <w:rStyle w:val="ModernTableText"/>
                <w:rFonts w:ascii="Wingdings 2" w:hAnsi="Wingdings 2" w:eastAsia="Wingdings 2" w:cs="Wingdings 2"/>
                <w:noProof/>
                <w:szCs w:val="18"/>
              </w:rPr>
              <w:t>£</w:t>
            </w:r>
            <w:r w:rsidRPr="00521344">
              <w:rPr>
                <w:rStyle w:val="ModernTableText"/>
                <w:noProof/>
                <w:szCs w:val="18"/>
              </w:rPr>
              <w:t xml:space="preserve"> Text CSV Format</w:t>
            </w:r>
          </w:p>
        </w:tc>
      </w:tr>
      <w:tr xmlns:wp14="http://schemas.microsoft.com/office/word/2010/wordml" w:rsidR="00E17FC3" w14:paraId="647827A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0" w:type="pct"/>
            <w:gridSpan w:val="2"/>
          </w:tcPr>
          <w:p w:rsidRPr="00521344" w:rsidR="00E17FC3" w:rsidRDefault="00E17FC3" w14:paraId="53C31824" wp14:textId="77777777">
            <w:pPr>
              <w:pStyle w:val="TableHeading"/>
              <w:spacing w:before="40" w:after="40"/>
              <w:rPr>
                <w:rStyle w:val="ModernTableText"/>
                <w:noProof/>
                <w:szCs w:val="18"/>
              </w:rPr>
            </w:pPr>
            <w:r w:rsidRPr="00521344">
              <w:rPr>
                <w:rStyle w:val="ModernTableText"/>
                <w:noProof/>
                <w:szCs w:val="18"/>
              </w:rPr>
              <w:t>Reporting Portal:</w:t>
            </w:r>
          </w:p>
        </w:tc>
        <w:tc>
          <w:tcPr>
            <w:tcW w:w="3980" w:type="pct"/>
            <w:gridSpan w:val="9"/>
            <w:vAlign w:val="center"/>
          </w:tcPr>
          <w:p w:rsidRPr="00521344" w:rsidR="00E17FC3" w:rsidRDefault="00E17FC3" w14:paraId="6BDF6F84"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Web Portal                                </w:t>
            </w:r>
            <w:r w:rsidRPr="00521344">
              <w:rPr>
                <w:rStyle w:val="ModernTableText"/>
                <w:rFonts w:ascii="Wingdings" w:hAnsi="Wingdings" w:eastAsia="Wingdings" w:cs="Wingdings"/>
                <w:noProof/>
                <w:szCs w:val="18"/>
              </w:rPr>
              <w:t>þ</w:t>
            </w:r>
            <w:r w:rsidRPr="00521344">
              <w:rPr>
                <w:rStyle w:val="ModernTableText"/>
                <w:noProof/>
                <w:szCs w:val="18"/>
              </w:rPr>
              <w:t xml:space="preserve"> EDMS                            </w:t>
            </w:r>
            <w:r w:rsidRPr="00521344">
              <w:rPr>
                <w:rStyle w:val="ModernTableText"/>
                <w:rFonts w:ascii="Wingdings 2" w:hAnsi="Wingdings 2" w:eastAsia="Wingdings 2" w:cs="Wingdings 2"/>
                <w:noProof/>
                <w:szCs w:val="18"/>
              </w:rPr>
              <w:t>£</w:t>
            </w:r>
            <w:r w:rsidRPr="00521344">
              <w:rPr>
                <w:rStyle w:val="ModernTableText"/>
                <w:noProof/>
                <w:szCs w:val="18"/>
              </w:rPr>
              <w:t xml:space="preserve"> Email Link                      </w:t>
            </w:r>
          </w:p>
        </w:tc>
      </w:tr>
      <w:tr xmlns:wp14="http://schemas.microsoft.com/office/word/2010/wordml" w:rsidR="00E17FC3" w:rsidTr="00120009" w14:paraId="41CAA60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0" w:type="pct"/>
            <w:gridSpan w:val="2"/>
            <w:vMerge w:val="restart"/>
            <w:vAlign w:val="center"/>
          </w:tcPr>
          <w:p w:rsidRPr="00521344" w:rsidR="00E17FC3" w:rsidP="00120009" w:rsidRDefault="00E17FC3" w14:paraId="6A843C39" wp14:textId="77777777">
            <w:pPr>
              <w:pStyle w:val="TableHeading"/>
              <w:spacing w:before="40" w:after="40"/>
              <w:rPr>
                <w:rStyle w:val="ModernTableText"/>
                <w:noProof/>
                <w:szCs w:val="18"/>
              </w:rPr>
            </w:pPr>
            <w:r w:rsidRPr="00521344">
              <w:rPr>
                <w:rStyle w:val="ModernTableText"/>
                <w:noProof/>
                <w:szCs w:val="18"/>
              </w:rPr>
              <w:t>Report Output Distribution Group(s):</w:t>
            </w:r>
          </w:p>
        </w:tc>
        <w:tc>
          <w:tcPr>
            <w:tcW w:w="1183" w:type="pct"/>
            <w:gridSpan w:val="3"/>
            <w:vMerge w:val="restart"/>
          </w:tcPr>
          <w:p w:rsidRPr="00521344" w:rsidR="00E17FC3" w:rsidRDefault="00E17FC3" w14:paraId="11FC4AB1"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No</w:t>
            </w:r>
          </w:p>
          <w:p w:rsidRPr="00521344" w:rsidR="00E17FC3" w:rsidRDefault="00E17FC3" w14:paraId="6CE6DA12"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Yes (if yes, complete distribution list)</w:t>
            </w:r>
          </w:p>
        </w:tc>
        <w:tc>
          <w:tcPr>
            <w:tcW w:w="2797" w:type="pct"/>
            <w:gridSpan w:val="6"/>
            <w:tcBorders>
              <w:top w:val="single" w:color="616161" w:sz="4" w:space="0"/>
            </w:tcBorders>
            <w:vAlign w:val="center"/>
          </w:tcPr>
          <w:p w:rsidRPr="00521344" w:rsidR="00E17FC3" w:rsidRDefault="00E17FC3" w14:paraId="313B5BB1" wp14:textId="77777777">
            <w:pPr>
              <w:pStyle w:val="TableText1"/>
              <w:spacing w:before="40" w:after="40"/>
              <w:rPr>
                <w:rStyle w:val="ModernTableText"/>
                <w:b/>
                <w:bCs/>
                <w:szCs w:val="18"/>
              </w:rPr>
            </w:pPr>
            <w:r w:rsidRPr="00521344">
              <w:rPr>
                <w:rStyle w:val="ModernTableText"/>
                <w:b/>
                <w:bCs/>
                <w:szCs w:val="18"/>
              </w:rPr>
              <w:t>Output Distribution Group List</w:t>
            </w:r>
          </w:p>
        </w:tc>
      </w:tr>
      <w:tr xmlns:wp14="http://schemas.microsoft.com/office/word/2010/wordml" w:rsidR="00E17FC3" w14:paraId="35703ED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0" w:type="pct"/>
            <w:gridSpan w:val="2"/>
            <w:vMerge/>
          </w:tcPr>
          <w:p w:rsidRPr="00521344" w:rsidR="00E17FC3" w:rsidRDefault="00E17FC3" w14:paraId="5E86F948" wp14:textId="77777777">
            <w:pPr>
              <w:pStyle w:val="TableHeading"/>
              <w:spacing w:before="40" w:after="40"/>
              <w:rPr>
                <w:rStyle w:val="ModernTableText"/>
                <w:szCs w:val="18"/>
              </w:rPr>
            </w:pPr>
          </w:p>
        </w:tc>
        <w:tc>
          <w:tcPr>
            <w:tcW w:w="1183" w:type="pct"/>
            <w:gridSpan w:val="3"/>
            <w:vMerge/>
          </w:tcPr>
          <w:p w:rsidRPr="00521344" w:rsidR="00E17FC3" w:rsidRDefault="00E17FC3" w14:paraId="1946BE5E" wp14:textId="77777777">
            <w:pPr>
              <w:pStyle w:val="TableText1"/>
              <w:spacing w:before="40" w:after="40"/>
              <w:rPr>
                <w:rStyle w:val="ModernTableText"/>
                <w:szCs w:val="18"/>
              </w:rPr>
            </w:pPr>
          </w:p>
        </w:tc>
        <w:tc>
          <w:tcPr>
            <w:tcW w:w="1562" w:type="pct"/>
            <w:gridSpan w:val="4"/>
            <w:vAlign w:val="center"/>
          </w:tcPr>
          <w:p w:rsidRPr="00521344" w:rsidR="00E17FC3" w:rsidP="00BE3176" w:rsidRDefault="00E17FC3" w14:paraId="51C34A15" wp14:textId="77777777">
            <w:pPr>
              <w:pStyle w:val="TableText1"/>
              <w:numPr>
                <w:ilvl w:val="0"/>
                <w:numId w:val="61"/>
              </w:numPr>
              <w:spacing w:before="40" w:after="40"/>
              <w:rPr>
                <w:rStyle w:val="ModernTableText"/>
                <w:szCs w:val="18"/>
                <w:u w:val="single"/>
              </w:rPr>
            </w:pPr>
          </w:p>
        </w:tc>
        <w:tc>
          <w:tcPr>
            <w:tcW w:w="1235" w:type="pct"/>
            <w:gridSpan w:val="2"/>
            <w:vAlign w:val="center"/>
          </w:tcPr>
          <w:p w:rsidRPr="00521344" w:rsidR="00E17FC3" w:rsidP="00BE3176" w:rsidRDefault="00E17FC3" w14:paraId="7E051CA8" wp14:textId="77777777">
            <w:pPr>
              <w:pStyle w:val="TableText1"/>
              <w:numPr>
                <w:ilvl w:val="0"/>
                <w:numId w:val="61"/>
              </w:numPr>
              <w:spacing w:before="40" w:after="40"/>
              <w:rPr>
                <w:rStyle w:val="ModernTableText"/>
                <w:szCs w:val="18"/>
              </w:rPr>
            </w:pPr>
          </w:p>
        </w:tc>
      </w:tr>
      <w:tr xmlns:wp14="http://schemas.microsoft.com/office/word/2010/wordml" w:rsidR="00E17FC3" w14:paraId="126953D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0" w:type="pct"/>
            <w:gridSpan w:val="2"/>
            <w:vMerge/>
          </w:tcPr>
          <w:p w:rsidRPr="00521344" w:rsidR="00E17FC3" w:rsidRDefault="00E17FC3" w14:paraId="1E5BF58C" wp14:textId="77777777">
            <w:pPr>
              <w:pStyle w:val="TableHeading"/>
              <w:spacing w:before="40" w:after="40"/>
              <w:rPr>
                <w:rStyle w:val="ModernTableText"/>
                <w:szCs w:val="18"/>
              </w:rPr>
            </w:pPr>
          </w:p>
        </w:tc>
        <w:tc>
          <w:tcPr>
            <w:tcW w:w="1183" w:type="pct"/>
            <w:gridSpan w:val="3"/>
            <w:vMerge/>
            <w:vAlign w:val="center"/>
          </w:tcPr>
          <w:p w:rsidRPr="00521344" w:rsidR="00E17FC3" w:rsidRDefault="00E17FC3" w14:paraId="053A08E0" wp14:textId="77777777">
            <w:pPr>
              <w:pStyle w:val="TableText1"/>
              <w:spacing w:before="40" w:after="40"/>
              <w:rPr>
                <w:rStyle w:val="ModernTableText"/>
                <w:szCs w:val="18"/>
              </w:rPr>
            </w:pPr>
          </w:p>
        </w:tc>
        <w:tc>
          <w:tcPr>
            <w:tcW w:w="1562" w:type="pct"/>
            <w:gridSpan w:val="4"/>
            <w:vAlign w:val="center"/>
          </w:tcPr>
          <w:p w:rsidRPr="00521344" w:rsidR="00E17FC3" w:rsidP="00BE3176" w:rsidRDefault="00E17FC3" w14:paraId="1674D195" wp14:textId="77777777">
            <w:pPr>
              <w:pStyle w:val="TableText1"/>
              <w:numPr>
                <w:ilvl w:val="0"/>
                <w:numId w:val="61"/>
              </w:numPr>
              <w:spacing w:before="40" w:after="40"/>
              <w:rPr>
                <w:rStyle w:val="ModernTableText"/>
                <w:szCs w:val="18"/>
                <w:u w:val="single"/>
              </w:rPr>
            </w:pPr>
          </w:p>
        </w:tc>
        <w:tc>
          <w:tcPr>
            <w:tcW w:w="1235" w:type="pct"/>
            <w:gridSpan w:val="2"/>
            <w:vAlign w:val="center"/>
          </w:tcPr>
          <w:p w:rsidRPr="00521344" w:rsidR="00E17FC3" w:rsidP="00BE3176" w:rsidRDefault="00E17FC3" w14:paraId="3C72A837" wp14:textId="77777777">
            <w:pPr>
              <w:pStyle w:val="TableText1"/>
              <w:numPr>
                <w:ilvl w:val="0"/>
                <w:numId w:val="61"/>
              </w:numPr>
              <w:spacing w:before="40" w:after="40"/>
              <w:rPr>
                <w:rStyle w:val="ModernTableText"/>
                <w:szCs w:val="18"/>
              </w:rPr>
            </w:pPr>
          </w:p>
        </w:tc>
      </w:tr>
      <w:tr xmlns:wp14="http://schemas.microsoft.com/office/word/2010/wordml" w:rsidR="00E17FC3" w14:paraId="7A9A139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0" w:type="pct"/>
            <w:gridSpan w:val="2"/>
            <w:vMerge/>
          </w:tcPr>
          <w:p w:rsidRPr="00521344" w:rsidR="00E17FC3" w:rsidRDefault="00E17FC3" w14:paraId="56A0069A" wp14:textId="77777777">
            <w:pPr>
              <w:pStyle w:val="TableHeading"/>
              <w:spacing w:before="40" w:after="40"/>
              <w:rPr>
                <w:rStyle w:val="ModernTableText"/>
                <w:szCs w:val="18"/>
              </w:rPr>
            </w:pPr>
          </w:p>
        </w:tc>
        <w:tc>
          <w:tcPr>
            <w:tcW w:w="1183" w:type="pct"/>
            <w:gridSpan w:val="3"/>
            <w:vMerge/>
            <w:vAlign w:val="center"/>
          </w:tcPr>
          <w:p w:rsidRPr="00521344" w:rsidR="00E17FC3" w:rsidRDefault="00E17FC3" w14:paraId="7DF6F7AA" wp14:textId="77777777">
            <w:pPr>
              <w:pStyle w:val="TableText1"/>
              <w:spacing w:before="40" w:after="40"/>
              <w:rPr>
                <w:rStyle w:val="ModernTableText"/>
                <w:szCs w:val="18"/>
              </w:rPr>
            </w:pPr>
          </w:p>
        </w:tc>
        <w:tc>
          <w:tcPr>
            <w:tcW w:w="1562" w:type="pct"/>
            <w:gridSpan w:val="4"/>
            <w:vAlign w:val="center"/>
          </w:tcPr>
          <w:p w:rsidRPr="00521344" w:rsidR="00E17FC3" w:rsidP="00BE3176" w:rsidRDefault="00E17FC3" w14:paraId="320646EB" wp14:textId="77777777">
            <w:pPr>
              <w:pStyle w:val="TableText1"/>
              <w:numPr>
                <w:ilvl w:val="0"/>
                <w:numId w:val="61"/>
              </w:numPr>
              <w:spacing w:before="40" w:after="40"/>
              <w:rPr>
                <w:rStyle w:val="ModernTableText"/>
                <w:szCs w:val="18"/>
                <w:u w:val="single"/>
              </w:rPr>
            </w:pPr>
          </w:p>
        </w:tc>
        <w:tc>
          <w:tcPr>
            <w:tcW w:w="1235" w:type="pct"/>
            <w:gridSpan w:val="2"/>
            <w:vAlign w:val="center"/>
          </w:tcPr>
          <w:p w:rsidRPr="00521344" w:rsidR="00E17FC3" w:rsidP="00BE3176" w:rsidRDefault="00E17FC3" w14:paraId="31ED7778" wp14:textId="77777777">
            <w:pPr>
              <w:pStyle w:val="TableText1"/>
              <w:numPr>
                <w:ilvl w:val="0"/>
                <w:numId w:val="61"/>
              </w:numPr>
              <w:spacing w:before="40" w:after="40"/>
              <w:rPr>
                <w:rStyle w:val="ModernTableText"/>
                <w:szCs w:val="18"/>
              </w:rPr>
            </w:pPr>
          </w:p>
        </w:tc>
      </w:tr>
      <w:tr xmlns:wp14="http://schemas.microsoft.com/office/word/2010/wordml" w:rsidR="00E17FC3" w14:paraId="634FF45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E17FC3" w:rsidRDefault="00E17FC3" w14:paraId="6574926A" wp14:textId="77777777">
            <w:pPr>
              <w:pStyle w:val="ModernBodyText"/>
              <w:spacing w:before="40" w:after="40"/>
              <w:jc w:val="center"/>
              <w:rPr>
                <w:rStyle w:val="Modern2nd-levelTableheader"/>
                <w:sz w:val="21"/>
                <w:szCs w:val="21"/>
              </w:rPr>
            </w:pPr>
            <w:r>
              <w:rPr>
                <w:rStyle w:val="Modern2nd-levelTableheader"/>
                <w:sz w:val="21"/>
                <w:szCs w:val="21"/>
              </w:rPr>
              <w:t>Report Retention</w:t>
            </w:r>
          </w:p>
        </w:tc>
      </w:tr>
      <w:tr xmlns:wp14="http://schemas.microsoft.com/office/word/2010/wordml" w:rsidR="00E17FC3" w14:paraId="32AA8BF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20" w:type="pct"/>
            <w:gridSpan w:val="2"/>
            <w:tcBorders>
              <w:top w:val="single" w:color="616161" w:sz="2" w:space="0"/>
              <w:left w:val="single" w:color="616161" w:sz="2" w:space="0"/>
              <w:right w:val="single" w:color="616161" w:sz="2" w:space="0"/>
            </w:tcBorders>
            <w:vAlign w:val="center"/>
          </w:tcPr>
          <w:p w:rsidRPr="00521344" w:rsidR="00E17FC3" w:rsidRDefault="00E17FC3" w14:paraId="6AF9A479" wp14:textId="77777777">
            <w:pPr>
              <w:pStyle w:val="ModernBodyText"/>
              <w:spacing w:before="40" w:after="40"/>
              <w:jc w:val="left"/>
              <w:rPr>
                <w:rStyle w:val="Modern2nd-levelTableheader"/>
                <w:noProof/>
                <w:sz w:val="18"/>
                <w:szCs w:val="18"/>
              </w:rPr>
            </w:pPr>
            <w:r w:rsidRPr="00521344">
              <w:rPr>
                <w:rStyle w:val="Modern2nd-levelTableheader"/>
                <w:noProof/>
                <w:sz w:val="18"/>
                <w:szCs w:val="18"/>
              </w:rPr>
              <w:t>Report Retention Type:</w:t>
            </w:r>
          </w:p>
        </w:tc>
        <w:tc>
          <w:tcPr>
            <w:tcW w:w="3980" w:type="pct"/>
            <w:gridSpan w:val="9"/>
            <w:tcBorders>
              <w:top w:val="single" w:color="616161" w:sz="2" w:space="0"/>
              <w:left w:val="single" w:color="616161" w:sz="2" w:space="0"/>
              <w:bottom w:val="single" w:color="616161" w:sz="2" w:space="0"/>
              <w:right w:val="single" w:color="616161" w:sz="2" w:space="0"/>
            </w:tcBorders>
            <w:vAlign w:val="center"/>
          </w:tcPr>
          <w:p w:rsidRPr="00521344" w:rsidR="00E17FC3" w:rsidRDefault="00E17FC3" w14:paraId="5064BF2C"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Cognos                                    </w:t>
            </w:r>
            <w:r w:rsidRPr="00521344">
              <w:rPr>
                <w:rStyle w:val="ModernTableText"/>
                <w:rFonts w:ascii="Wingdings" w:hAnsi="Wingdings" w:eastAsia="Wingdings" w:cs="Wingdings"/>
                <w:noProof/>
                <w:szCs w:val="18"/>
              </w:rPr>
              <w:t>þ</w:t>
            </w:r>
            <w:r w:rsidRPr="00521344">
              <w:rPr>
                <w:rStyle w:val="ModernTableText"/>
                <w:noProof/>
                <w:szCs w:val="18"/>
              </w:rPr>
              <w:t xml:space="preserve"> EDMS</w:t>
            </w:r>
          </w:p>
        </w:tc>
      </w:tr>
      <w:tr xmlns:wp14="http://schemas.microsoft.com/office/word/2010/wordml" w:rsidR="00E17FC3" w14:paraId="2E55A9D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20" w:type="pct"/>
            <w:gridSpan w:val="2"/>
            <w:tcBorders>
              <w:top w:val="single" w:color="616161" w:sz="2" w:space="0"/>
              <w:left w:val="single" w:color="616161" w:sz="2" w:space="0"/>
              <w:right w:val="single" w:color="616161" w:sz="2" w:space="0"/>
            </w:tcBorders>
            <w:vAlign w:val="center"/>
          </w:tcPr>
          <w:p w:rsidRPr="00521344" w:rsidR="00E17FC3" w:rsidRDefault="00E17FC3" w14:paraId="3D6E3C72" wp14:textId="77777777">
            <w:pPr>
              <w:pStyle w:val="ModernBodyText"/>
              <w:spacing w:before="40" w:after="40"/>
              <w:jc w:val="left"/>
              <w:rPr>
                <w:rStyle w:val="Modern2nd-levelTableheader"/>
                <w:noProof/>
                <w:sz w:val="18"/>
                <w:szCs w:val="18"/>
              </w:rPr>
            </w:pPr>
            <w:r w:rsidRPr="00521344">
              <w:rPr>
                <w:rStyle w:val="Modern2nd-levelTableheader"/>
                <w:noProof/>
                <w:sz w:val="18"/>
                <w:szCs w:val="18"/>
              </w:rPr>
              <w:t>Report Output Versions:</w:t>
            </w:r>
          </w:p>
        </w:tc>
        <w:tc>
          <w:tcPr>
            <w:tcW w:w="1183" w:type="pct"/>
            <w:gridSpan w:val="3"/>
            <w:tcBorders>
              <w:top w:val="single" w:color="616161" w:sz="2" w:space="0"/>
              <w:left w:val="single" w:color="616161" w:sz="2" w:space="0"/>
              <w:bottom w:val="single" w:color="616161" w:sz="2" w:space="0"/>
              <w:right w:val="single" w:color="616161" w:sz="2" w:space="0"/>
            </w:tcBorders>
            <w:vAlign w:val="center"/>
          </w:tcPr>
          <w:p w:rsidRPr="00521344" w:rsidR="00E17FC3" w:rsidRDefault="00E17FC3" w14:paraId="776A5BC1" wp14:textId="77777777">
            <w:pPr>
              <w:pStyle w:val="ModernBodyText"/>
              <w:spacing w:before="40" w:after="40"/>
              <w:jc w:val="left"/>
              <w:rPr>
                <w:rStyle w:val="Modern2nd-levelTableheader"/>
                <w:noProof/>
                <w:color w:val="FFFFFF"/>
                <w:sz w:val="18"/>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Number Of Occurrences:  </w:t>
            </w:r>
          </w:p>
        </w:tc>
        <w:tc>
          <w:tcPr>
            <w:tcW w:w="2797" w:type="pct"/>
            <w:gridSpan w:val="6"/>
            <w:tcBorders>
              <w:top w:val="single" w:color="616161" w:sz="2" w:space="0"/>
              <w:left w:val="nil"/>
              <w:bottom w:val="single" w:color="616161" w:sz="2" w:space="0"/>
              <w:right w:val="single" w:color="616161" w:sz="2" w:space="0"/>
            </w:tcBorders>
            <w:vAlign w:val="center"/>
          </w:tcPr>
          <w:p w:rsidRPr="00521344" w:rsidR="00E17FC3" w:rsidRDefault="00E17FC3" w14:paraId="7F269DC0"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Duration:      7      </w:t>
            </w:r>
            <w:r w:rsidRPr="00521344">
              <w:rPr>
                <w:rStyle w:val="ModernTableText"/>
                <w:rFonts w:ascii="Wingdings 2" w:hAnsi="Wingdings 2" w:eastAsia="Wingdings 2" w:cs="Wingdings 2"/>
                <w:noProof/>
                <w:szCs w:val="18"/>
              </w:rPr>
              <w:t>£</w:t>
            </w:r>
            <w:r w:rsidRPr="00521344">
              <w:rPr>
                <w:rStyle w:val="ModernTableText"/>
                <w:noProof/>
                <w:szCs w:val="18"/>
              </w:rPr>
              <w:t xml:space="preserve"> Days       </w:t>
            </w:r>
            <w:r w:rsidRPr="00521344">
              <w:rPr>
                <w:rStyle w:val="ModernTableText"/>
                <w:rFonts w:ascii="Wingdings 2" w:hAnsi="Wingdings 2" w:eastAsia="Wingdings 2" w:cs="Wingdings 2"/>
                <w:noProof/>
                <w:szCs w:val="18"/>
              </w:rPr>
              <w:t>£</w:t>
            </w:r>
            <w:r w:rsidRPr="00521344">
              <w:rPr>
                <w:rStyle w:val="ModernTableText"/>
                <w:noProof/>
                <w:szCs w:val="18"/>
              </w:rPr>
              <w:t xml:space="preserve"> Months       </w:t>
            </w:r>
            <w:r w:rsidRPr="00521344">
              <w:rPr>
                <w:rStyle w:val="ModernTableText"/>
                <w:rFonts w:ascii="Wingdings" w:hAnsi="Wingdings" w:eastAsia="Wingdings" w:cs="Wingdings"/>
                <w:noProof/>
                <w:szCs w:val="18"/>
              </w:rPr>
              <w:t>þ</w:t>
            </w:r>
            <w:r w:rsidRPr="00521344">
              <w:rPr>
                <w:rStyle w:val="ModernTableText"/>
                <w:noProof/>
                <w:szCs w:val="18"/>
              </w:rPr>
              <w:t xml:space="preserve"> Years                                                                          </w:t>
            </w:r>
          </w:p>
        </w:tc>
      </w:tr>
      <w:tr xmlns:wp14="http://schemas.microsoft.com/office/word/2010/wordml" w:rsidR="00E17FC3" w14:paraId="1003F3D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20" w:type="pct"/>
            <w:gridSpan w:val="2"/>
            <w:tcBorders>
              <w:top w:val="single" w:color="616161" w:sz="2" w:space="0"/>
              <w:left w:val="single" w:color="616161" w:sz="2" w:space="0"/>
              <w:right w:val="single" w:color="616161" w:sz="2" w:space="0"/>
            </w:tcBorders>
            <w:vAlign w:val="center"/>
          </w:tcPr>
          <w:p w:rsidRPr="00521344" w:rsidR="00E17FC3" w:rsidRDefault="00E17FC3" w14:paraId="5D47F664" wp14:textId="77777777">
            <w:pPr>
              <w:pStyle w:val="ModernBodyText"/>
              <w:spacing w:before="40" w:after="40"/>
              <w:jc w:val="left"/>
              <w:rPr>
                <w:rStyle w:val="Modern2nd-levelTableheader"/>
                <w:noProof/>
                <w:sz w:val="18"/>
                <w:szCs w:val="18"/>
              </w:rPr>
            </w:pPr>
            <w:r w:rsidRPr="00521344">
              <w:rPr>
                <w:rStyle w:val="Modern2nd-levelTableheader"/>
                <w:noProof/>
                <w:sz w:val="18"/>
                <w:szCs w:val="18"/>
              </w:rPr>
              <w:t>Report Run History Log:</w:t>
            </w:r>
          </w:p>
        </w:tc>
        <w:tc>
          <w:tcPr>
            <w:tcW w:w="1183" w:type="pct"/>
            <w:gridSpan w:val="3"/>
            <w:tcBorders>
              <w:top w:val="single" w:color="616161" w:sz="2" w:space="0"/>
              <w:left w:val="single" w:color="616161" w:sz="2" w:space="0"/>
              <w:bottom w:val="single" w:color="616161" w:sz="2" w:space="0"/>
              <w:right w:val="single" w:color="616161" w:sz="2" w:space="0"/>
            </w:tcBorders>
            <w:vAlign w:val="center"/>
          </w:tcPr>
          <w:p w:rsidRPr="00521344" w:rsidR="00E17FC3" w:rsidRDefault="00E17FC3" w14:paraId="4E0CCA76" wp14:textId="77777777">
            <w:pPr>
              <w:pStyle w:val="ModernBodyText"/>
              <w:spacing w:before="40" w:after="40"/>
              <w:jc w:val="left"/>
              <w:rPr>
                <w:rStyle w:val="Modern2nd-levelTableheader"/>
                <w:noProof/>
                <w:color w:val="FFFFFF"/>
                <w:sz w:val="18"/>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Number Of Occurrences:  </w:t>
            </w:r>
          </w:p>
        </w:tc>
        <w:tc>
          <w:tcPr>
            <w:tcW w:w="2797" w:type="pct"/>
            <w:gridSpan w:val="6"/>
            <w:tcBorders>
              <w:top w:val="single" w:color="616161" w:sz="2" w:space="0"/>
              <w:left w:val="nil"/>
              <w:bottom w:val="single" w:color="616161" w:sz="2" w:space="0"/>
              <w:right w:val="single" w:color="616161" w:sz="2" w:space="0"/>
            </w:tcBorders>
            <w:vAlign w:val="center"/>
          </w:tcPr>
          <w:p w:rsidRPr="00521344" w:rsidR="00E17FC3" w:rsidRDefault="00E17FC3" w14:paraId="411E9879"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Duration:            </w:t>
            </w:r>
            <w:r w:rsidRPr="00521344">
              <w:rPr>
                <w:rStyle w:val="ModernTableText"/>
                <w:rFonts w:ascii="Wingdings 2" w:hAnsi="Wingdings 2" w:eastAsia="Wingdings 2" w:cs="Wingdings 2"/>
                <w:noProof/>
                <w:szCs w:val="18"/>
              </w:rPr>
              <w:t>£</w:t>
            </w:r>
            <w:r w:rsidRPr="00521344">
              <w:rPr>
                <w:rStyle w:val="ModernTableText"/>
                <w:noProof/>
                <w:szCs w:val="18"/>
              </w:rPr>
              <w:t xml:space="preserve"> Days       </w:t>
            </w:r>
            <w:r w:rsidRPr="00521344">
              <w:rPr>
                <w:rStyle w:val="ModernTableText"/>
                <w:rFonts w:ascii="Wingdings 2" w:hAnsi="Wingdings 2" w:eastAsia="Wingdings 2" w:cs="Wingdings 2"/>
                <w:noProof/>
                <w:szCs w:val="18"/>
              </w:rPr>
              <w:t>£</w:t>
            </w:r>
            <w:r w:rsidRPr="00521344">
              <w:rPr>
                <w:rStyle w:val="ModernTableText"/>
                <w:noProof/>
                <w:szCs w:val="18"/>
              </w:rPr>
              <w:t xml:space="preserve"> Months       </w:t>
            </w:r>
            <w:r w:rsidRPr="00521344">
              <w:rPr>
                <w:rStyle w:val="ModernTableText"/>
                <w:rFonts w:ascii="Wingdings 2" w:hAnsi="Wingdings 2" w:eastAsia="Wingdings 2" w:cs="Wingdings 2"/>
                <w:noProof/>
                <w:szCs w:val="18"/>
              </w:rPr>
              <w:t>£</w:t>
            </w:r>
            <w:r w:rsidRPr="00521344">
              <w:rPr>
                <w:rStyle w:val="ModernTableText"/>
                <w:noProof/>
                <w:szCs w:val="18"/>
              </w:rPr>
              <w:t xml:space="preserve"> Years                                                                          </w:t>
            </w:r>
          </w:p>
        </w:tc>
      </w:tr>
      <w:tr xmlns:wp14="http://schemas.microsoft.com/office/word/2010/wordml" w:rsidR="00E17FC3" w14:paraId="0FA35BE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E17FC3" w:rsidRDefault="00E17FC3" w14:paraId="4F8AB6CE" wp14:textId="77777777">
            <w:pPr>
              <w:pStyle w:val="ModernBodyT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E17FC3" w14:paraId="3BC2090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vAlign w:val="center"/>
          </w:tcPr>
          <w:p w:rsidRPr="00701FD4" w:rsidR="00E17FC3" w:rsidP="00A615BB" w:rsidRDefault="00E17FC3" w14:paraId="385ED263" wp14:textId="77777777">
            <w:pPr>
              <w:keepLines/>
              <w:spacing w:before="40" w:after="40"/>
              <w:rPr>
                <w:rStyle w:val="ModernTableText"/>
                <w:noProof/>
                <w:szCs w:val="18"/>
              </w:rPr>
            </w:pPr>
            <w:r w:rsidRPr="00701FD4">
              <w:rPr>
                <w:rStyle w:val="ModernTableText"/>
                <w:noProof/>
                <w:szCs w:val="18"/>
              </w:rPr>
              <w:t>Join A-DTL-TB to A-HDR-TB using A-AUTH-ID</w:t>
            </w:r>
          </w:p>
          <w:p w:rsidRPr="00701FD4" w:rsidR="00E17FC3" w:rsidP="00A615BB" w:rsidRDefault="00E17FC3" w14:paraId="3B23F144" wp14:textId="77777777">
            <w:pPr>
              <w:keepLines/>
              <w:spacing w:before="40" w:after="40"/>
              <w:rPr>
                <w:rStyle w:val="ModernTableText"/>
                <w:noProof/>
                <w:szCs w:val="18"/>
              </w:rPr>
            </w:pPr>
            <w:r w:rsidRPr="00701FD4">
              <w:rPr>
                <w:rStyle w:val="ModernTableText"/>
                <w:noProof/>
                <w:szCs w:val="18"/>
              </w:rPr>
              <w:t>Join B-DTL-TB to A-HDR-TB using B-SYS-ID</w:t>
            </w:r>
          </w:p>
          <w:p w:rsidRPr="00693D42" w:rsidR="00E17FC3" w:rsidP="000B6200" w:rsidRDefault="00E17FC3" w14:paraId="21642777" wp14:textId="77777777">
            <w:pPr>
              <w:keepLines/>
              <w:spacing w:before="40" w:after="40"/>
              <w:jc w:val="left"/>
              <w:rPr>
                <w:rStyle w:val="ModernTableText"/>
                <w:noProof/>
                <w:sz w:val="17"/>
                <w:szCs w:val="17"/>
              </w:rPr>
            </w:pPr>
            <w:r w:rsidRPr="00701FD4">
              <w:rPr>
                <w:rStyle w:val="ModernTableText"/>
                <w:noProof/>
                <w:szCs w:val="18"/>
              </w:rPr>
              <w:t>Join P-DTL-TB to A-HDR-LI-SUBM-PROV-ID-TB using A-HDR-LI-SUBM-PROV-ID-TB.P-SYS-ID = P-DTL-TB.P-SYS-ID</w:t>
            </w:r>
            <w:r>
              <w:rPr>
                <w:rStyle w:val="ModernTableText"/>
                <w:noProof/>
                <w:szCs w:val="18"/>
              </w:rPr>
              <w:t xml:space="preserve"> </w:t>
            </w:r>
            <w:r w:rsidRPr="00FC5BE5">
              <w:rPr>
                <w:rStyle w:val="ModernTableText"/>
                <w:noProof/>
                <w:szCs w:val="18"/>
              </w:rPr>
              <w:t>[Where A-TXN-LVL-CD = "SV" and A-USED-PROV-ID-IND = "Y"] = P-DTL-TB.P-SYS-ID</w:t>
            </w:r>
          </w:p>
          <w:p w:rsidRPr="00701FD4" w:rsidR="00E17FC3" w:rsidP="00A615BB" w:rsidRDefault="00E17FC3" w14:paraId="532070F0" wp14:textId="77777777">
            <w:pPr>
              <w:keepLines/>
              <w:spacing w:before="40" w:after="40"/>
              <w:rPr>
                <w:rStyle w:val="ModernTableText"/>
                <w:noProof/>
                <w:szCs w:val="18"/>
              </w:rPr>
            </w:pPr>
          </w:p>
          <w:p w:rsidR="00E17FC3" w:rsidP="00A615BB" w:rsidRDefault="00E17FC3" w14:paraId="40B9D655" wp14:textId="77777777">
            <w:pPr>
              <w:pStyle w:val="ModernBodyText"/>
              <w:spacing w:before="40" w:after="40"/>
              <w:jc w:val="left"/>
              <w:rPr>
                <w:rStyle w:val="Modern2nd-levelTableheader"/>
                <w:noProof/>
                <w:color w:val="FFFFFF"/>
                <w:sz w:val="21"/>
                <w:szCs w:val="21"/>
              </w:rPr>
            </w:pPr>
            <w:r w:rsidRPr="00701FD4">
              <w:rPr>
                <w:rStyle w:val="ModernTableText"/>
                <w:noProof/>
                <w:szCs w:val="18"/>
              </w:rPr>
              <w:t>Prompts: All User Enterable Prompts are Optional Prompts</w:t>
            </w:r>
          </w:p>
        </w:tc>
      </w:tr>
    </w:tbl>
    <w:p xmlns:wp14="http://schemas.microsoft.com/office/word/2010/wordml" w:rsidR="00CE759A" w:rsidRDefault="00CE759A" w14:paraId="1A9B60E1" wp14:textId="77777777">
      <w:pPr>
        <w:rPr>
          <w:sz w:val="19"/>
          <w:szCs w:val="19"/>
        </w:rPr>
      </w:pPr>
    </w:p>
    <w:p xmlns:wp14="http://schemas.microsoft.com/office/word/2010/wordml" w:rsidRPr="000308BA" w:rsidR="00CE759A" w:rsidP="000308BA" w:rsidRDefault="00CE759A" w14:paraId="787471AF" wp14:textId="77777777">
      <w:pPr>
        <w:pStyle w:val="Heading6"/>
      </w:pPr>
      <w:r w:rsidRPr="000308BA">
        <w:br w:type="page"/>
      </w:r>
      <w:r w:rsidRPr="000308BA">
        <w:t>Report Layout – OPR-SRA-109 - Service Authorizations Requesting Independent Clinical Review or Appeal</w:t>
      </w:r>
    </w:p>
    <w:tbl>
      <w:tblPr>
        <w:tblW w:w="5005" w:type="pct"/>
        <w:jc w:val="center"/>
        <w:tblBorders>
          <w:top w:val="single" w:color="auto" w:sz="4" w:space="0"/>
          <w:left w:val="single" w:color="auto" w:sz="4" w:space="0"/>
          <w:bottom w:val="single" w:color="auto" w:sz="4" w:space="0"/>
          <w:right w:val="single" w:color="auto" w:sz="4" w:space="0"/>
        </w:tblBorders>
        <w:tblLook w:val="0060" w:firstRow="1" w:lastRow="1" w:firstColumn="0" w:lastColumn="0" w:noHBand="0" w:noVBand="0"/>
      </w:tblPr>
      <w:tblGrid>
        <w:gridCol w:w="278"/>
        <w:gridCol w:w="1211"/>
        <w:gridCol w:w="23"/>
        <w:gridCol w:w="1031"/>
        <w:gridCol w:w="29"/>
        <w:gridCol w:w="1028"/>
        <w:gridCol w:w="12"/>
        <w:gridCol w:w="23"/>
        <w:gridCol w:w="922"/>
        <w:gridCol w:w="43"/>
        <w:gridCol w:w="1299"/>
        <w:gridCol w:w="52"/>
        <w:gridCol w:w="717"/>
        <w:gridCol w:w="58"/>
        <w:gridCol w:w="1161"/>
        <w:gridCol w:w="60"/>
        <w:gridCol w:w="717"/>
        <w:gridCol w:w="55"/>
        <w:gridCol w:w="602"/>
        <w:gridCol w:w="138"/>
        <w:gridCol w:w="58"/>
        <w:gridCol w:w="294"/>
        <w:gridCol w:w="46"/>
        <w:gridCol w:w="305"/>
        <w:gridCol w:w="35"/>
        <w:gridCol w:w="317"/>
        <w:gridCol w:w="26"/>
        <w:gridCol w:w="377"/>
        <w:gridCol w:w="32"/>
        <w:gridCol w:w="637"/>
        <w:gridCol w:w="35"/>
        <w:gridCol w:w="49"/>
        <w:gridCol w:w="838"/>
        <w:gridCol w:w="37"/>
        <w:gridCol w:w="763"/>
        <w:gridCol w:w="37"/>
        <w:gridCol w:w="786"/>
        <w:gridCol w:w="40"/>
        <w:gridCol w:w="233"/>
      </w:tblGrid>
      <w:tr xmlns:wp14="http://schemas.microsoft.com/office/word/2010/wordml" w:rsidR="00CE759A" w:rsidTr="009D7047" w14:paraId="27F86C3A" wp14:textId="77777777">
        <w:tblPrEx>
          <w:tblCellMar>
            <w:top w:w="0" w:type="dxa"/>
            <w:bottom w:w="0" w:type="dxa"/>
          </w:tblCellMar>
        </w:tblPrEx>
        <w:trPr>
          <w:cantSplit/>
          <w:trHeight w:val="432" w:hRule="exact"/>
          <w:tblHeader/>
          <w:jc w:val="center"/>
        </w:trPr>
        <w:tc>
          <w:tcPr>
            <w:tcW w:w="5000" w:type="pct"/>
            <w:gridSpan w:val="39"/>
            <w:tcBorders>
              <w:top w:val="single" w:color="auto" w:sz="4" w:space="0"/>
              <w:left w:val="single" w:color="auto" w:sz="4" w:space="0"/>
              <w:bottom w:val="single" w:color="auto" w:sz="4" w:space="0"/>
              <w:right w:val="single" w:color="auto" w:sz="4" w:space="0"/>
            </w:tcBorders>
            <w:shd w:val="clear" w:color="auto" w:fill="FF0000"/>
            <w:vAlign w:val="center"/>
          </w:tcPr>
          <w:p w:rsidRPr="00642FC8" w:rsidR="00CE759A" w:rsidRDefault="00CE759A" w14:paraId="67A5D89D" wp14:textId="77777777">
            <w:pPr>
              <w:jc w:val="center"/>
              <w:rPr>
                <w:rFonts w:eastAsia="MS Mincho"/>
                <w:szCs w:val="20"/>
              </w:rPr>
            </w:pPr>
            <w:r>
              <w:rPr>
                <w:sz w:val="19"/>
                <w:szCs w:val="19"/>
              </w:rPr>
              <w:br w:type="page"/>
            </w:r>
            <w:r>
              <w:rPr>
                <w:sz w:val="19"/>
                <w:szCs w:val="19"/>
              </w:rPr>
              <w:br w:type="page"/>
            </w:r>
            <w:r w:rsidRPr="00642FC8">
              <w:rPr>
                <w:rFonts w:eastAsia="MS Mincho"/>
                <w:szCs w:val="20"/>
              </w:rPr>
              <w:t>NH MMIS REPORT LAYOUT</w:t>
            </w:r>
          </w:p>
        </w:tc>
      </w:tr>
      <w:tr xmlns:wp14="http://schemas.microsoft.com/office/word/2010/wordml" w:rsidR="00FF1149" w:rsidTr="009D7047" w14:paraId="2DDF708B" wp14:textId="77777777">
        <w:tblPrEx>
          <w:tblCellMar>
            <w:top w:w="0" w:type="dxa"/>
            <w:bottom w:w="0" w:type="dxa"/>
          </w:tblCellMar>
        </w:tblPrEx>
        <w:trPr>
          <w:cantSplit/>
          <w:trHeight w:val="1710"/>
          <w:jc w:val="center"/>
        </w:trPr>
        <w:tc>
          <w:tcPr>
            <w:tcW w:w="892" w:type="pct"/>
            <w:gridSpan w:val="5"/>
            <w:tcBorders>
              <w:top w:val="single" w:color="auto" w:sz="4" w:space="0"/>
              <w:bottom w:val="nil"/>
            </w:tcBorders>
            <w:vAlign w:val="center"/>
          </w:tcPr>
          <w:p w:rsidRPr="00701FD4" w:rsidR="00CE759A" w:rsidRDefault="00CE759A" w14:paraId="035B029D" wp14:textId="77777777">
            <w:pPr>
              <w:pStyle w:val="TableText1"/>
              <w:spacing w:before="40" w:after="40"/>
              <w:rPr>
                <w:rStyle w:val="ModernTableText"/>
                <w:b/>
                <w:bCs/>
                <w:sz w:val="20"/>
                <w:szCs w:val="20"/>
              </w:rPr>
            </w:pPr>
            <w:r w:rsidRPr="00701FD4">
              <w:rPr>
                <w:rStyle w:val="ModernTableText"/>
                <w:b/>
                <w:bCs/>
                <w:sz w:val="20"/>
                <w:szCs w:val="20"/>
              </w:rPr>
              <w:t>NH MMIS EOR</w:t>
            </w:r>
          </w:p>
          <w:p w:rsidRPr="00701FD4" w:rsidR="00CE759A" w:rsidRDefault="00CE759A" w14:paraId="0C2F2532" wp14:textId="77777777">
            <w:pPr>
              <w:pStyle w:val="TableText1"/>
              <w:spacing w:before="40" w:after="40"/>
              <w:rPr>
                <w:rStyle w:val="ModernTableText"/>
                <w:b/>
                <w:bCs/>
                <w:sz w:val="20"/>
                <w:szCs w:val="20"/>
              </w:rPr>
            </w:pPr>
            <w:r w:rsidRPr="00701FD4">
              <w:rPr>
                <w:rStyle w:val="ModernTableText"/>
                <w:b/>
                <w:bCs/>
                <w:sz w:val="20"/>
                <w:szCs w:val="20"/>
              </w:rPr>
              <w:t>Report ID:  OPR-SRA-109</w:t>
            </w:r>
          </w:p>
          <w:p w:rsidRPr="00701FD4" w:rsidR="00CE759A" w:rsidRDefault="00CE759A" w14:paraId="615C4E49" wp14:textId="77777777">
            <w:pPr>
              <w:pStyle w:val="TableText1"/>
              <w:spacing w:before="40" w:after="40"/>
              <w:rPr>
                <w:b/>
                <w:szCs w:val="20"/>
                <w:u w:val="single"/>
              </w:rPr>
            </w:pPr>
            <w:r w:rsidRPr="00701FD4">
              <w:rPr>
                <w:b/>
                <w:szCs w:val="20"/>
                <w:u w:val="single"/>
              </w:rPr>
              <w:t>Report Definition</w:t>
            </w:r>
          </w:p>
          <w:p w:rsidRPr="00701FD4" w:rsidR="00CE759A" w:rsidRDefault="00CE759A" w14:paraId="3E7F610C" wp14:textId="77777777">
            <w:pPr>
              <w:pStyle w:val="TableText1"/>
              <w:spacing w:before="40" w:after="40"/>
              <w:rPr>
                <w:b/>
                <w:szCs w:val="20"/>
                <w:u w:val="single"/>
              </w:rPr>
            </w:pPr>
            <w:r w:rsidRPr="00701FD4">
              <w:rPr>
                <w:b/>
                <w:szCs w:val="20"/>
                <w:u w:val="single"/>
              </w:rPr>
              <w:t>ORR Home</w:t>
            </w:r>
          </w:p>
          <w:p w:rsidRPr="00701FD4" w:rsidR="00CE759A" w:rsidRDefault="00CE759A" w14:paraId="031EAFF3" wp14:textId="77777777">
            <w:pPr>
              <w:pStyle w:val="TableText1"/>
              <w:spacing w:before="40" w:after="40"/>
              <w:rPr>
                <w:rStyle w:val="ModernTableText"/>
                <w:b/>
                <w:bCs/>
                <w:sz w:val="20"/>
                <w:szCs w:val="20"/>
                <w:u w:val="single"/>
              </w:rPr>
            </w:pPr>
            <w:r w:rsidRPr="00701FD4">
              <w:rPr>
                <w:b/>
                <w:szCs w:val="20"/>
                <w:u w:val="single"/>
              </w:rPr>
              <w:t>Return</w:t>
            </w:r>
          </w:p>
        </w:tc>
        <w:tc>
          <w:tcPr>
            <w:tcW w:w="3158" w:type="pct"/>
            <w:gridSpan w:val="27"/>
            <w:tcBorders>
              <w:top w:val="single" w:color="auto" w:sz="4" w:space="0"/>
              <w:bottom w:val="nil"/>
            </w:tcBorders>
            <w:vAlign w:val="center"/>
          </w:tcPr>
          <w:p w:rsidRPr="00701FD4" w:rsidR="00D659FC" w:rsidP="00D659FC" w:rsidRDefault="00D659FC" w14:paraId="17874970" wp14:textId="77777777">
            <w:pPr>
              <w:jc w:val="center"/>
              <w:rPr>
                <w:b/>
                <w:szCs w:val="20"/>
              </w:rPr>
            </w:pPr>
            <w:r w:rsidRPr="00701FD4">
              <w:rPr>
                <w:b/>
                <w:szCs w:val="20"/>
              </w:rPr>
              <w:t>Line of Business:  &lt;LOB Cd – Desc&gt;</w:t>
            </w:r>
          </w:p>
          <w:p w:rsidRPr="00701FD4" w:rsidR="00CE759A" w:rsidP="00D904D2" w:rsidRDefault="00CE759A" w14:paraId="3E77C381" wp14:textId="77777777">
            <w:pPr>
              <w:jc w:val="center"/>
              <w:rPr>
                <w:b/>
                <w:szCs w:val="20"/>
              </w:rPr>
            </w:pPr>
            <w:r w:rsidRPr="00701FD4">
              <w:rPr>
                <w:b/>
                <w:szCs w:val="20"/>
              </w:rPr>
              <w:t>Department of Health and Human Services</w:t>
            </w:r>
          </w:p>
          <w:p w:rsidRPr="00701FD4" w:rsidR="00CE759A" w:rsidP="00D904D2" w:rsidRDefault="00CE759A" w14:paraId="6FE3F7D2" wp14:textId="77777777">
            <w:pPr>
              <w:jc w:val="center"/>
              <w:rPr>
                <w:b/>
                <w:szCs w:val="20"/>
              </w:rPr>
            </w:pPr>
            <w:r w:rsidRPr="00701FD4">
              <w:rPr>
                <w:b/>
                <w:szCs w:val="20"/>
              </w:rPr>
              <w:t>Service Authorizations Requesting Independent Clinical Review or Appeal</w:t>
            </w:r>
          </w:p>
          <w:p w:rsidRPr="00701FD4" w:rsidR="00CE759A" w:rsidP="00D904D2" w:rsidRDefault="00CE759A" w14:paraId="57DE3AF5" wp14:textId="77777777">
            <w:pPr>
              <w:jc w:val="center"/>
              <w:rPr>
                <w:rStyle w:val="ModernTableText"/>
                <w:rFonts w:cs="Arial"/>
                <w:b/>
                <w:bCs/>
                <w:sz w:val="20"/>
                <w:szCs w:val="20"/>
              </w:rPr>
            </w:pPr>
            <w:r w:rsidRPr="00701FD4">
              <w:rPr>
                <w:b/>
                <w:szCs w:val="20"/>
              </w:rPr>
              <w:t>MM/DD/CCYY - MM/DD/CCYY</w:t>
            </w:r>
          </w:p>
        </w:tc>
        <w:tc>
          <w:tcPr>
            <w:tcW w:w="950" w:type="pct"/>
            <w:gridSpan w:val="7"/>
            <w:tcBorders>
              <w:top w:val="single" w:color="auto" w:sz="4" w:space="0"/>
              <w:bottom w:val="nil"/>
            </w:tcBorders>
          </w:tcPr>
          <w:p w:rsidR="00CE759A" w:rsidRDefault="003A7664" w14:paraId="3E190F5E" wp14:textId="77777777">
            <w:pPr>
              <w:jc w:val="right"/>
              <w:rPr>
                <w:sz w:val="19"/>
                <w:szCs w:val="19"/>
              </w:rPr>
            </w:pPr>
            <w:r>
              <w:rPr>
                <w:noProof/>
                <w:sz w:val="19"/>
                <w:szCs w:val="19"/>
              </w:rPr>
              <w:drawing>
                <wp:inline xmlns:wp14="http://schemas.microsoft.com/office/word/2010/wordprocessingDrawing" distT="0" distB="0" distL="0" distR="0" wp14:anchorId="684DDB99" wp14:editId="7777777">
                  <wp:extent cx="1295400" cy="1285875"/>
                  <wp:effectExtent l="0" t="0" r="0" b="0"/>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Pr="001A4D3D" w:rsidR="00CE759A" w:rsidTr="009D7047" w14:paraId="72E7A556" wp14:textId="77777777">
        <w:tblPrEx>
          <w:tblCellMar>
            <w:top w:w="0" w:type="dxa"/>
            <w:bottom w:w="0" w:type="dxa"/>
          </w:tblCellMar>
        </w:tblPrEx>
        <w:trPr>
          <w:cantSplit/>
          <w:trHeight w:val="292"/>
          <w:jc w:val="center"/>
        </w:trPr>
        <w:tc>
          <w:tcPr>
            <w:tcW w:w="5000" w:type="pct"/>
            <w:gridSpan w:val="39"/>
            <w:tcBorders>
              <w:top w:val="nil"/>
              <w:bottom w:val="nil"/>
            </w:tcBorders>
            <w:shd w:val="clear" w:color="auto" w:fill="356BA1"/>
            <w:vAlign w:val="center"/>
          </w:tcPr>
          <w:p w:rsidRPr="001A4D3D" w:rsidR="00CE759A" w:rsidRDefault="00CE759A" w14:paraId="18F0D1A7" wp14:textId="77777777">
            <w:pPr>
              <w:pStyle w:val="Figure"/>
              <w:spacing w:before="60" w:after="60"/>
              <w:rPr>
                <w:rFonts w:ascii="Arial" w:hAnsi="Arial" w:cs="Arial"/>
                <w:color w:val="FFFFFF"/>
                <w:sz w:val="23"/>
                <w:szCs w:val="23"/>
              </w:rPr>
            </w:pPr>
            <w:r w:rsidRPr="001A4D3D">
              <w:rPr>
                <w:rFonts w:ascii="Arial" w:hAnsi="Arial" w:cs="Arial"/>
                <w:bCs w:val="0"/>
                <w:color w:val="FFFFFF"/>
                <w:sz w:val="23"/>
                <w:szCs w:val="23"/>
              </w:rPr>
              <w:t xml:space="preserve">SA Ty Cd - Desc:  </w:t>
            </w:r>
            <w:r w:rsidRPr="001A4D3D">
              <w:rPr>
                <w:rFonts w:ascii="Arial" w:hAnsi="Arial" w:cs="Arial"/>
                <w:color w:val="FFFFFF"/>
                <w:sz w:val="23"/>
                <w:szCs w:val="23"/>
              </w:rPr>
              <w:t>XX - XXXXXXXXXXXXXXXXXXXXXXX</w:t>
            </w:r>
          </w:p>
        </w:tc>
      </w:tr>
      <w:tr xmlns:wp14="http://schemas.microsoft.com/office/word/2010/wordml" w:rsidR="00CE759A" w:rsidTr="009D7047" w14:paraId="424EE3F0" wp14:textId="77777777">
        <w:tblPrEx>
          <w:tblCellMar>
            <w:top w:w="0" w:type="dxa"/>
            <w:bottom w:w="0" w:type="dxa"/>
          </w:tblCellMar>
        </w:tblPrEx>
        <w:trPr>
          <w:cantSplit/>
          <w:trHeight w:val="292"/>
          <w:jc w:val="center"/>
        </w:trPr>
        <w:tc>
          <w:tcPr>
            <w:tcW w:w="5000" w:type="pct"/>
            <w:gridSpan w:val="39"/>
            <w:tcBorders>
              <w:top w:val="nil"/>
              <w:bottom w:val="nil"/>
            </w:tcBorders>
            <w:shd w:val="clear" w:color="auto" w:fill="FDD461"/>
            <w:vAlign w:val="center"/>
          </w:tcPr>
          <w:p w:rsidR="00CE759A" w:rsidRDefault="00CE759A" w14:paraId="6D416C70" wp14:textId="77777777">
            <w:pPr>
              <w:pStyle w:val="Figure"/>
              <w:spacing w:before="60" w:after="60"/>
              <w:rPr>
                <w:rFonts w:ascii="Arial" w:hAnsi="Arial" w:cs="Arial"/>
                <w:bCs w:val="0"/>
                <w:sz w:val="23"/>
                <w:szCs w:val="23"/>
              </w:rPr>
            </w:pPr>
            <w:r>
              <w:rPr>
                <w:rFonts w:ascii="Arial" w:hAnsi="Arial" w:cs="Arial"/>
                <w:bCs w:val="0"/>
                <w:sz w:val="23"/>
                <w:szCs w:val="23"/>
              </w:rPr>
              <w:t xml:space="preserve">  </w:t>
            </w:r>
            <w:r w:rsidR="00610C28">
              <w:rPr>
                <w:rFonts w:ascii="Arial" w:hAnsi="Arial" w:cs="Arial"/>
                <w:bCs w:val="0"/>
                <w:color w:val="000000"/>
                <w:sz w:val="23"/>
                <w:szCs w:val="23"/>
              </w:rPr>
              <w:t>SA LI Cat Svc Cd</w:t>
            </w:r>
            <w:r>
              <w:rPr>
                <w:rFonts w:ascii="Arial" w:hAnsi="Arial" w:cs="Arial"/>
                <w:bCs w:val="0"/>
                <w:color w:val="000000"/>
                <w:sz w:val="23"/>
                <w:szCs w:val="23"/>
              </w:rPr>
              <w:t xml:space="preserve"> </w:t>
            </w:r>
            <w:r>
              <w:rPr>
                <w:rFonts w:ascii="Arial" w:hAnsi="Arial" w:cs="Arial"/>
                <w:bCs w:val="0"/>
                <w:sz w:val="23"/>
                <w:szCs w:val="23"/>
              </w:rPr>
              <w:t>-</w:t>
            </w:r>
            <w:r>
              <w:rPr>
                <w:rFonts w:ascii="Arial" w:hAnsi="Arial" w:cs="Arial"/>
                <w:bCs w:val="0"/>
                <w:color w:val="000000"/>
                <w:sz w:val="23"/>
                <w:szCs w:val="23"/>
              </w:rPr>
              <w:t xml:space="preserve"> Desc:   X</w:t>
            </w:r>
            <w:r>
              <w:rPr>
                <w:rFonts w:ascii="Arial" w:hAnsi="Arial" w:cs="Arial"/>
                <w:color w:val="000000"/>
                <w:sz w:val="23"/>
                <w:szCs w:val="23"/>
              </w:rPr>
              <w:t>X - XXXXXXXXXXXXXXXXX</w:t>
            </w:r>
          </w:p>
        </w:tc>
      </w:tr>
      <w:tr xmlns:wp14="http://schemas.microsoft.com/office/word/2010/wordml" w:rsidR="00CE759A" w:rsidTr="009D7047" w14:paraId="703CE50D" wp14:textId="77777777">
        <w:tblPrEx>
          <w:tblCellMar>
            <w:top w:w="0" w:type="dxa"/>
            <w:bottom w:w="0" w:type="dxa"/>
          </w:tblCellMar>
        </w:tblPrEx>
        <w:trPr>
          <w:cantSplit/>
          <w:trHeight w:val="292"/>
          <w:jc w:val="center"/>
        </w:trPr>
        <w:tc>
          <w:tcPr>
            <w:tcW w:w="2334" w:type="pct"/>
            <w:gridSpan w:val="14"/>
            <w:tcBorders>
              <w:top w:val="nil"/>
              <w:bottom w:val="nil"/>
            </w:tcBorders>
            <w:shd w:val="clear" w:color="auto" w:fill="FEEBB4"/>
            <w:vAlign w:val="center"/>
          </w:tcPr>
          <w:p w:rsidR="00CE759A" w:rsidRDefault="00CE759A" w14:paraId="7DD6ED33" wp14:textId="77777777">
            <w:pPr>
              <w:pStyle w:val="Figure"/>
              <w:spacing w:before="60" w:after="60"/>
              <w:rPr>
                <w:rFonts w:ascii="Arial" w:hAnsi="Arial" w:cs="Arial"/>
                <w:bCs w:val="0"/>
                <w:sz w:val="23"/>
                <w:szCs w:val="23"/>
              </w:rPr>
            </w:pPr>
            <w:r>
              <w:rPr>
                <w:rFonts w:ascii="Arial" w:hAnsi="Arial" w:cs="Arial"/>
                <w:bCs w:val="0"/>
                <w:sz w:val="23"/>
                <w:szCs w:val="23"/>
              </w:rPr>
              <w:t xml:space="preserve">    SA LI Appeal Stat Cd - Desc:  XX –XXXXXXXXXXXXX</w:t>
            </w:r>
          </w:p>
        </w:tc>
        <w:tc>
          <w:tcPr>
            <w:tcW w:w="2666" w:type="pct"/>
            <w:gridSpan w:val="25"/>
            <w:tcBorders>
              <w:top w:val="nil"/>
              <w:bottom w:val="nil"/>
            </w:tcBorders>
            <w:shd w:val="clear" w:color="auto" w:fill="FEEBB4"/>
          </w:tcPr>
          <w:p w:rsidR="00CE759A" w:rsidRDefault="00CE759A" w14:paraId="500282BE" wp14:textId="77777777">
            <w:pPr>
              <w:pStyle w:val="Figure"/>
              <w:spacing w:before="60" w:after="60"/>
              <w:jc w:val="right"/>
              <w:rPr>
                <w:rFonts w:ascii="Arial" w:hAnsi="Arial" w:cs="Arial"/>
                <w:color w:val="000000"/>
                <w:sz w:val="23"/>
                <w:szCs w:val="23"/>
              </w:rPr>
            </w:pPr>
            <w:r>
              <w:rPr>
                <w:rFonts w:ascii="Arial" w:hAnsi="Arial" w:cs="Arial"/>
                <w:color w:val="000000"/>
                <w:sz w:val="23"/>
                <w:szCs w:val="23"/>
              </w:rPr>
              <w:t>Total SA’s:  99,999</w:t>
            </w:r>
          </w:p>
        </w:tc>
      </w:tr>
      <w:tr xmlns:wp14="http://schemas.microsoft.com/office/word/2010/wordml" w:rsidR="00CE759A" w:rsidTr="009D7047" w14:paraId="0FB76C7C" wp14:textId="77777777">
        <w:tblPrEx>
          <w:tblCellMar>
            <w:top w:w="0" w:type="dxa"/>
            <w:bottom w:w="0" w:type="dxa"/>
          </w:tblCellMar>
        </w:tblPrEx>
        <w:trPr>
          <w:cantSplit/>
          <w:trHeight w:val="292"/>
          <w:jc w:val="center"/>
        </w:trPr>
        <w:tc>
          <w:tcPr>
            <w:tcW w:w="5000" w:type="pct"/>
            <w:gridSpan w:val="39"/>
            <w:tcBorders>
              <w:top w:val="nil"/>
              <w:bottom w:val="nil"/>
            </w:tcBorders>
            <w:vAlign w:val="center"/>
          </w:tcPr>
          <w:p w:rsidR="00CE759A" w:rsidRDefault="00CE759A" w14:paraId="00EE7A80" wp14:textId="77777777">
            <w:pPr>
              <w:pStyle w:val="Figure"/>
              <w:jc w:val="right"/>
              <w:rPr>
                <w:rFonts w:ascii="Arial" w:hAnsi="Arial" w:cs="Arial"/>
                <w:color w:val="000000"/>
                <w:sz w:val="23"/>
                <w:szCs w:val="23"/>
              </w:rPr>
            </w:pPr>
          </w:p>
        </w:tc>
      </w:tr>
      <w:tr xmlns:wp14="http://schemas.microsoft.com/office/word/2010/wordml" w:rsidR="009D7047" w:rsidTr="009D7047" w14:paraId="64998C71" wp14:textId="77777777">
        <w:tblPrEx>
          <w:tblCellMar>
            <w:top w:w="0" w:type="dxa"/>
            <w:bottom w:w="0" w:type="dxa"/>
          </w:tblCellMar>
        </w:tblPrEx>
        <w:trPr>
          <w:cantSplit/>
          <w:trHeight w:val="580"/>
          <w:jc w:val="center"/>
        </w:trPr>
        <w:tc>
          <w:tcPr>
            <w:tcW w:w="96" w:type="pct"/>
            <w:tcBorders>
              <w:right w:val="single" w:color="666699" w:sz="4" w:space="0"/>
            </w:tcBorders>
          </w:tcPr>
          <w:p w:rsidR="00A455FF" w:rsidRDefault="00A455FF" w14:paraId="1E8E47C2" wp14:textId="77777777">
            <w:pPr>
              <w:pStyle w:val="Figure"/>
              <w:spacing w:before="40" w:after="40"/>
              <w:rPr>
                <w:rFonts w:ascii="Arial" w:hAnsi="Arial" w:cs="Arial"/>
                <w:bCs w:val="0"/>
                <w:sz w:val="17"/>
                <w:szCs w:val="17"/>
              </w:rPr>
            </w:pPr>
          </w:p>
        </w:tc>
        <w:tc>
          <w:tcPr>
            <w:tcW w:w="428"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00A455FF" w:rsidRDefault="00A455FF" w14:paraId="365E1D35"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SA ID</w:t>
            </w:r>
          </w:p>
        </w:tc>
        <w:tc>
          <w:tcPr>
            <w:tcW w:w="368"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00A455FF" w:rsidRDefault="00A455FF" w14:paraId="0788F162"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SA LI Num</w:t>
            </w:r>
          </w:p>
        </w:tc>
        <w:tc>
          <w:tcPr>
            <w:tcW w:w="369" w:type="pct"/>
            <w:gridSpan w:val="3"/>
            <w:tcBorders>
              <w:top w:val="single" w:color="666699" w:sz="4" w:space="0"/>
              <w:left w:val="single" w:color="666699" w:sz="4" w:space="0"/>
              <w:bottom w:val="single" w:color="666699" w:sz="4" w:space="0"/>
              <w:right w:val="single" w:color="666699" w:sz="4" w:space="0"/>
            </w:tcBorders>
            <w:shd w:val="clear" w:color="auto" w:fill="D9D9D9"/>
            <w:vAlign w:val="center"/>
          </w:tcPr>
          <w:p w:rsidR="00A455FF" w:rsidRDefault="00A455FF" w14:paraId="3CE22DA8" wp14:textId="77777777">
            <w:pPr>
              <w:pStyle w:val="Figure"/>
              <w:spacing w:before="40" w:after="40"/>
              <w:jc w:val="center"/>
              <w:rPr>
                <w:rFonts w:ascii="Arial" w:hAnsi="Arial" w:cs="Arial"/>
                <w:bCs w:val="0"/>
                <w:sz w:val="15"/>
                <w:szCs w:val="15"/>
              </w:rPr>
            </w:pPr>
            <w:r>
              <w:rPr>
                <w:rFonts w:ascii="Arial" w:hAnsi="Arial" w:cs="Arial"/>
                <w:bCs w:val="0"/>
                <w:sz w:val="15"/>
                <w:szCs w:val="15"/>
              </w:rPr>
              <w:t>SA LI Appeal Stat Dt</w:t>
            </w:r>
          </w:p>
        </w:tc>
        <w:tc>
          <w:tcPr>
            <w:tcW w:w="335"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00A455FF" w:rsidRDefault="00FA41AA" w14:paraId="1E50ED40" wp14:textId="77777777">
            <w:pPr>
              <w:pStyle w:val="Figure"/>
              <w:spacing w:before="40" w:after="40"/>
              <w:jc w:val="center"/>
              <w:rPr>
                <w:rFonts w:ascii="Arial" w:hAnsi="Arial" w:cs="Arial"/>
                <w:bCs w:val="0"/>
                <w:color w:val="000000"/>
                <w:sz w:val="15"/>
                <w:szCs w:val="15"/>
              </w:rPr>
            </w:pPr>
            <w:r>
              <w:rPr>
                <w:rFonts w:ascii="Arial" w:hAnsi="Arial" w:cs="Arial"/>
                <w:sz w:val="15"/>
                <w:szCs w:val="15"/>
              </w:rPr>
              <w:t>SA LI Svc Prov ID</w:t>
            </w:r>
          </w:p>
        </w:tc>
        <w:tc>
          <w:tcPr>
            <w:tcW w:w="469"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00A455FF" w:rsidRDefault="00490AE3" w14:paraId="5DAF9E85" wp14:textId="77777777">
            <w:pPr>
              <w:pStyle w:val="Figure"/>
              <w:spacing w:before="40" w:after="40"/>
              <w:jc w:val="center"/>
              <w:rPr>
                <w:rFonts w:ascii="Arial" w:hAnsi="Arial" w:cs="Arial"/>
                <w:bCs w:val="0"/>
                <w:color w:val="000000"/>
                <w:sz w:val="15"/>
                <w:szCs w:val="15"/>
              </w:rPr>
            </w:pPr>
            <w:r>
              <w:rPr>
                <w:rFonts w:ascii="Arial" w:hAnsi="Arial" w:cs="Arial"/>
                <w:sz w:val="15"/>
                <w:szCs w:val="15"/>
              </w:rPr>
              <w:t>SA LI Svc Prov Name</w:t>
            </w:r>
          </w:p>
        </w:tc>
        <w:tc>
          <w:tcPr>
            <w:tcW w:w="269" w:type="pct"/>
            <w:gridSpan w:val="2"/>
            <w:tcBorders>
              <w:top w:val="single" w:color="666699" w:sz="4" w:space="0"/>
              <w:left w:val="single" w:color="666699" w:sz="4" w:space="0"/>
              <w:bottom w:val="single" w:color="999999" w:sz="4" w:space="0"/>
              <w:right w:val="single" w:color="666699" w:sz="4" w:space="0"/>
            </w:tcBorders>
            <w:shd w:val="clear" w:color="auto" w:fill="D9D9D9"/>
            <w:vAlign w:val="center"/>
          </w:tcPr>
          <w:p w:rsidR="00A455FF" w:rsidRDefault="00A455FF" w14:paraId="3316A863"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Mbr ID</w:t>
            </w:r>
          </w:p>
        </w:tc>
        <w:tc>
          <w:tcPr>
            <w:tcW w:w="424" w:type="pct"/>
            <w:gridSpan w:val="2"/>
            <w:tcBorders>
              <w:top w:val="single" w:color="666699" w:sz="4" w:space="0"/>
              <w:left w:val="single" w:color="666699" w:sz="4" w:space="0"/>
              <w:bottom w:val="single" w:color="999999" w:sz="4" w:space="0"/>
              <w:right w:val="single" w:color="666699" w:sz="4" w:space="0"/>
            </w:tcBorders>
            <w:shd w:val="clear" w:color="auto" w:fill="D9D9D9"/>
            <w:vAlign w:val="center"/>
          </w:tcPr>
          <w:p w:rsidR="00A455FF" w:rsidRDefault="00A455FF" w14:paraId="0167786A"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Mbr Name-Full</w:t>
            </w:r>
          </w:p>
        </w:tc>
        <w:tc>
          <w:tcPr>
            <w:tcW w:w="268"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00A455FF" w:rsidRDefault="00A455FF" w14:paraId="74B2194D"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SA LI Svc Cd-From</w:t>
            </w:r>
          </w:p>
        </w:tc>
        <w:tc>
          <w:tcPr>
            <w:tcW w:w="277" w:type="pct"/>
            <w:gridSpan w:val="3"/>
            <w:tcBorders>
              <w:top w:val="single" w:color="666699" w:sz="4" w:space="0"/>
              <w:left w:val="single" w:color="666699" w:sz="4" w:space="0"/>
              <w:bottom w:val="single" w:color="666699" w:sz="4" w:space="0"/>
              <w:right w:val="single" w:color="666699" w:sz="4" w:space="0"/>
            </w:tcBorders>
            <w:shd w:val="clear" w:color="auto" w:fill="D9D9D9"/>
            <w:vAlign w:val="center"/>
          </w:tcPr>
          <w:p w:rsidR="00A455FF" w:rsidRDefault="00A455FF" w14:paraId="6A5C50C8"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SA LI Svc Cd-To</w:t>
            </w:r>
          </w:p>
        </w:tc>
        <w:tc>
          <w:tcPr>
            <w:tcW w:w="497" w:type="pct"/>
            <w:gridSpan w:val="8"/>
            <w:tcBorders>
              <w:top w:val="single" w:color="666699" w:sz="4" w:space="0"/>
              <w:left w:val="single" w:color="666699" w:sz="4" w:space="0"/>
              <w:bottom w:val="single" w:color="666699" w:sz="4" w:space="0"/>
              <w:right w:val="single" w:color="666699" w:sz="4" w:space="0"/>
            </w:tcBorders>
            <w:shd w:val="clear" w:color="auto" w:fill="D9D9D9"/>
            <w:vAlign w:val="center"/>
          </w:tcPr>
          <w:p w:rsidR="00A455FF" w:rsidRDefault="00A455FF" w14:paraId="0143A339"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SA LI Svc Cd-Mod</w:t>
            </w:r>
          </w:p>
        </w:tc>
        <w:tc>
          <w:tcPr>
            <w:tcW w:w="233"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00A455FF" w:rsidRDefault="00A455FF" w14:paraId="3A4AA9F8" wp14:textId="77777777">
            <w:pPr>
              <w:pStyle w:val="Figure"/>
              <w:spacing w:before="40" w:after="40"/>
              <w:jc w:val="center"/>
              <w:rPr>
                <w:rFonts w:ascii="Arial" w:hAnsi="Arial" w:cs="Arial"/>
                <w:bCs w:val="0"/>
                <w:color w:val="000000"/>
                <w:sz w:val="15"/>
                <w:szCs w:val="15"/>
              </w:rPr>
            </w:pPr>
            <w:r>
              <w:rPr>
                <w:rFonts w:ascii="Arial" w:hAnsi="Arial" w:cs="Arial"/>
                <w:color w:val="000000"/>
                <w:sz w:val="15"/>
                <w:szCs w:val="15"/>
              </w:rPr>
              <w:t>SA Amt-LI Req Unit</w:t>
            </w:r>
          </w:p>
        </w:tc>
        <w:tc>
          <w:tcPr>
            <w:tcW w:w="321" w:type="pct"/>
            <w:gridSpan w:val="3"/>
            <w:tcBorders>
              <w:top w:val="single" w:color="666699" w:sz="4" w:space="0"/>
              <w:left w:val="single" w:color="666699" w:sz="4" w:space="0"/>
              <w:bottom w:val="single" w:color="666699" w:sz="4" w:space="0"/>
              <w:right w:val="single" w:color="666699" w:sz="4" w:space="0"/>
            </w:tcBorders>
            <w:shd w:val="clear" w:color="auto" w:fill="D9D9D9"/>
            <w:vAlign w:val="center"/>
          </w:tcPr>
          <w:p w:rsidR="00A455FF" w:rsidRDefault="00A455FF" w14:paraId="724256B1" wp14:textId="77777777">
            <w:pPr>
              <w:pStyle w:val="Figure"/>
              <w:spacing w:before="40" w:after="40"/>
              <w:jc w:val="center"/>
              <w:rPr>
                <w:rFonts w:ascii="Arial" w:hAnsi="Arial" w:cs="Arial"/>
                <w:bCs w:val="0"/>
                <w:color w:val="000000"/>
                <w:sz w:val="15"/>
                <w:szCs w:val="15"/>
              </w:rPr>
            </w:pPr>
            <w:r>
              <w:rPr>
                <w:rFonts w:ascii="Arial" w:hAnsi="Arial" w:cs="Arial"/>
                <w:bCs w:val="0"/>
                <w:sz w:val="15"/>
                <w:szCs w:val="15"/>
              </w:rPr>
              <w:t>SA Amt-LI ApprUnit</w:t>
            </w:r>
          </w:p>
        </w:tc>
        <w:tc>
          <w:tcPr>
            <w:tcW w:w="278"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00A455FF" w:rsidRDefault="00A455FF" w14:paraId="4FFE28EC" wp14:textId="77777777">
            <w:pPr>
              <w:pStyle w:val="Figure"/>
              <w:spacing w:before="40" w:after="40"/>
              <w:jc w:val="center"/>
              <w:rPr>
                <w:rFonts w:ascii="Arial" w:hAnsi="Arial" w:cs="Arial"/>
                <w:bCs w:val="0"/>
                <w:color w:val="000000"/>
                <w:sz w:val="15"/>
                <w:szCs w:val="15"/>
              </w:rPr>
            </w:pPr>
            <w:r>
              <w:rPr>
                <w:rFonts w:ascii="Arial" w:hAnsi="Arial" w:cs="Arial"/>
                <w:bCs w:val="0"/>
                <w:sz w:val="15"/>
                <w:szCs w:val="15"/>
              </w:rPr>
              <w:t>SA Amt-LI Req</w:t>
            </w:r>
          </w:p>
        </w:tc>
        <w:tc>
          <w:tcPr>
            <w:tcW w:w="287"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00A455FF" w:rsidRDefault="00A455FF" w14:paraId="3776FD32" wp14:textId="77777777">
            <w:pPr>
              <w:pStyle w:val="Figure"/>
              <w:spacing w:before="40" w:after="40"/>
              <w:jc w:val="center"/>
              <w:rPr>
                <w:rFonts w:ascii="Arial" w:hAnsi="Arial" w:cs="Arial"/>
                <w:bCs w:val="0"/>
                <w:color w:val="000000"/>
                <w:sz w:val="15"/>
                <w:szCs w:val="15"/>
              </w:rPr>
            </w:pPr>
            <w:r>
              <w:rPr>
                <w:rFonts w:ascii="Arial" w:hAnsi="Arial" w:cs="Arial"/>
                <w:bCs w:val="0"/>
                <w:sz w:val="15"/>
                <w:szCs w:val="15"/>
              </w:rPr>
              <w:t xml:space="preserve">SA Amt-LI App </w:t>
            </w:r>
          </w:p>
        </w:tc>
        <w:tc>
          <w:tcPr>
            <w:tcW w:w="81" w:type="pct"/>
            <w:vMerge w:val="restart"/>
            <w:tcBorders>
              <w:left w:val="single" w:color="666699" w:sz="4" w:space="0"/>
            </w:tcBorders>
          </w:tcPr>
          <w:p w:rsidR="00A455FF" w:rsidRDefault="00A455FF" w14:paraId="52E12EC1" wp14:textId="77777777">
            <w:pPr>
              <w:pStyle w:val="Figure"/>
              <w:spacing w:before="40" w:after="40"/>
              <w:rPr>
                <w:rFonts w:ascii="Arial" w:hAnsi="Arial" w:cs="Arial"/>
                <w:bCs w:val="0"/>
                <w:sz w:val="17"/>
                <w:szCs w:val="17"/>
              </w:rPr>
            </w:pPr>
          </w:p>
        </w:tc>
      </w:tr>
      <w:tr xmlns:wp14="http://schemas.microsoft.com/office/word/2010/wordml" w:rsidR="009D7047" w:rsidTr="009D7047" w14:paraId="18AF956F" wp14:textId="77777777">
        <w:tblPrEx>
          <w:tblCellMar>
            <w:top w:w="0" w:type="dxa"/>
            <w:bottom w:w="0" w:type="dxa"/>
          </w:tblCellMar>
        </w:tblPrEx>
        <w:trPr>
          <w:cantSplit/>
          <w:trHeight w:val="292"/>
          <w:jc w:val="center"/>
        </w:trPr>
        <w:tc>
          <w:tcPr>
            <w:tcW w:w="96" w:type="pct"/>
            <w:tcBorders>
              <w:right w:val="single" w:color="999999" w:sz="4" w:space="0"/>
            </w:tcBorders>
          </w:tcPr>
          <w:p w:rsidR="00A455FF" w:rsidRDefault="00A455FF" w14:paraId="6A2BC471" wp14:textId="77777777">
            <w:pPr>
              <w:pStyle w:val="Figure"/>
              <w:spacing w:before="40" w:after="40"/>
              <w:rPr>
                <w:rFonts w:ascii="Arial" w:hAnsi="Arial" w:cs="Arial"/>
                <w:bCs w:val="0"/>
                <w:sz w:val="17"/>
                <w:szCs w:val="17"/>
              </w:rPr>
            </w:pPr>
          </w:p>
        </w:tc>
        <w:tc>
          <w:tcPr>
            <w:tcW w:w="428" w:type="pct"/>
            <w:gridSpan w:val="2"/>
            <w:tcBorders>
              <w:top w:val="single" w:color="999999" w:sz="4" w:space="0"/>
              <w:left w:val="single" w:color="999999" w:sz="4" w:space="0"/>
              <w:right w:val="single" w:color="999999" w:sz="4" w:space="0"/>
            </w:tcBorders>
          </w:tcPr>
          <w:p w:rsidR="00A455FF" w:rsidRDefault="00A455FF" w14:paraId="0584BB4D"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w:t>
            </w:r>
          </w:p>
        </w:tc>
        <w:tc>
          <w:tcPr>
            <w:tcW w:w="368"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4C1829E2"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w:t>
            </w:r>
          </w:p>
        </w:tc>
        <w:tc>
          <w:tcPr>
            <w:tcW w:w="369" w:type="pct"/>
            <w:gridSpan w:val="3"/>
            <w:tcBorders>
              <w:top w:val="single" w:color="999999" w:sz="4" w:space="0"/>
              <w:left w:val="single" w:color="999999" w:sz="4" w:space="0"/>
              <w:bottom w:val="single" w:color="999999" w:sz="4" w:space="0"/>
              <w:right w:val="single" w:color="999999" w:sz="4" w:space="0"/>
            </w:tcBorders>
            <w:vAlign w:val="center"/>
          </w:tcPr>
          <w:p w:rsidR="00A455FF" w:rsidRDefault="00A455FF" w14:paraId="23A79174"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35"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43392457"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w:t>
            </w:r>
          </w:p>
        </w:tc>
        <w:tc>
          <w:tcPr>
            <w:tcW w:w="469"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43FD0401"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 XXXX</w:t>
            </w:r>
          </w:p>
        </w:tc>
        <w:tc>
          <w:tcPr>
            <w:tcW w:w="269" w:type="pct"/>
            <w:gridSpan w:val="2"/>
            <w:tcBorders>
              <w:top w:val="single" w:color="999999" w:sz="4" w:space="0"/>
              <w:left w:val="single" w:color="999999" w:sz="4" w:space="0"/>
              <w:bottom w:val="single" w:color="999999" w:sz="4" w:space="0"/>
              <w:right w:val="single" w:color="999999" w:sz="4" w:space="0"/>
            </w:tcBorders>
          </w:tcPr>
          <w:p w:rsidR="00A455FF" w:rsidRDefault="00A455FF" w14:paraId="719C7D1A"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w:t>
            </w:r>
          </w:p>
        </w:tc>
        <w:tc>
          <w:tcPr>
            <w:tcW w:w="424" w:type="pct"/>
            <w:gridSpan w:val="2"/>
            <w:tcBorders>
              <w:top w:val="single" w:color="999999" w:sz="4" w:space="0"/>
              <w:left w:val="single" w:color="999999" w:sz="4" w:space="0"/>
              <w:bottom w:val="single" w:color="999999" w:sz="4" w:space="0"/>
              <w:right w:val="single" w:color="999999" w:sz="4" w:space="0"/>
            </w:tcBorders>
          </w:tcPr>
          <w:p w:rsidR="00A455FF" w:rsidRDefault="00A455FF" w14:paraId="1BAE0AB6"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 XX X.</w:t>
            </w:r>
          </w:p>
        </w:tc>
        <w:tc>
          <w:tcPr>
            <w:tcW w:w="268"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518F6AC4"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277" w:type="pct"/>
            <w:gridSpan w:val="3"/>
            <w:tcBorders>
              <w:top w:val="single" w:color="999999" w:sz="4" w:space="0"/>
              <w:left w:val="single" w:color="999999" w:sz="4" w:space="0"/>
              <w:bottom w:val="single" w:color="999999" w:sz="4" w:space="0"/>
              <w:right w:val="single" w:color="999999" w:sz="4" w:space="0"/>
            </w:tcBorders>
            <w:vAlign w:val="center"/>
          </w:tcPr>
          <w:p w:rsidR="00A455FF" w:rsidRDefault="00A455FF" w14:paraId="5F63AE67"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xml:space="preserve">XXXXX </w:t>
            </w:r>
          </w:p>
        </w:tc>
        <w:tc>
          <w:tcPr>
            <w:tcW w:w="118"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4B4DA821"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18"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6A3A5489"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19"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563D233C"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4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4FC8BD3B"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233"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74C75C7A"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w:t>
            </w:r>
          </w:p>
        </w:tc>
        <w:tc>
          <w:tcPr>
            <w:tcW w:w="321" w:type="pct"/>
            <w:gridSpan w:val="3"/>
            <w:tcBorders>
              <w:top w:val="single" w:color="999999" w:sz="4" w:space="0"/>
              <w:left w:val="single" w:color="999999" w:sz="4" w:space="0"/>
              <w:bottom w:val="single" w:color="999999" w:sz="4" w:space="0"/>
              <w:right w:val="single" w:color="999999" w:sz="4" w:space="0"/>
            </w:tcBorders>
            <w:vAlign w:val="center"/>
          </w:tcPr>
          <w:p w:rsidR="00A455FF" w:rsidRDefault="00A455FF" w14:paraId="183C36D2"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w:t>
            </w:r>
          </w:p>
        </w:tc>
        <w:tc>
          <w:tcPr>
            <w:tcW w:w="278"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02062C8F"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$ 999.99</w:t>
            </w:r>
          </w:p>
        </w:tc>
        <w:tc>
          <w:tcPr>
            <w:tcW w:w="287"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25EDC9B5"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$ 999.99</w:t>
            </w:r>
          </w:p>
        </w:tc>
        <w:tc>
          <w:tcPr>
            <w:tcW w:w="81" w:type="pct"/>
            <w:vMerge/>
            <w:tcBorders>
              <w:left w:val="single" w:color="999999" w:sz="4" w:space="0"/>
            </w:tcBorders>
          </w:tcPr>
          <w:p w:rsidR="00A455FF" w:rsidRDefault="00A455FF" w14:paraId="4DCC6F47" wp14:textId="77777777">
            <w:pPr>
              <w:pStyle w:val="Figure"/>
              <w:spacing w:before="40" w:after="40"/>
              <w:rPr>
                <w:rFonts w:ascii="Arial" w:hAnsi="Arial" w:cs="Arial"/>
                <w:bCs w:val="0"/>
                <w:sz w:val="17"/>
                <w:szCs w:val="17"/>
              </w:rPr>
            </w:pPr>
          </w:p>
        </w:tc>
      </w:tr>
      <w:tr xmlns:wp14="http://schemas.microsoft.com/office/word/2010/wordml" w:rsidR="009D7047" w:rsidTr="009D7047" w14:paraId="7A2E72CF" wp14:textId="77777777">
        <w:tblPrEx>
          <w:tblCellMar>
            <w:top w:w="0" w:type="dxa"/>
            <w:left w:w="115" w:type="dxa"/>
            <w:bottom w:w="0" w:type="dxa"/>
            <w:right w:w="115" w:type="dxa"/>
          </w:tblCellMar>
        </w:tblPrEx>
        <w:trPr>
          <w:cantSplit/>
          <w:trHeight w:val="292"/>
          <w:jc w:val="center"/>
        </w:trPr>
        <w:tc>
          <w:tcPr>
            <w:tcW w:w="96" w:type="pct"/>
            <w:tcBorders>
              <w:right w:val="single" w:color="999999" w:sz="4" w:space="0"/>
            </w:tcBorders>
          </w:tcPr>
          <w:p w:rsidR="00A455FF" w:rsidRDefault="00A455FF" w14:paraId="1B5E47D9" wp14:textId="77777777">
            <w:pPr>
              <w:pStyle w:val="Figure"/>
              <w:spacing w:before="40" w:after="40"/>
              <w:rPr>
                <w:rFonts w:ascii="Arial" w:hAnsi="Arial" w:cs="Arial"/>
                <w:bCs w:val="0"/>
                <w:sz w:val="17"/>
                <w:szCs w:val="17"/>
              </w:rPr>
            </w:pPr>
          </w:p>
        </w:tc>
        <w:tc>
          <w:tcPr>
            <w:tcW w:w="420" w:type="pct"/>
            <w:tcBorders>
              <w:left w:val="single" w:color="999999" w:sz="4" w:space="0"/>
              <w:right w:val="single" w:color="999999" w:sz="4" w:space="0"/>
            </w:tcBorders>
          </w:tcPr>
          <w:p w:rsidR="00A455FF" w:rsidRDefault="00A455FF" w14:paraId="6C540C48"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w:t>
            </w:r>
          </w:p>
        </w:tc>
        <w:tc>
          <w:tcPr>
            <w:tcW w:w="36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3320B7DC"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w:t>
            </w:r>
          </w:p>
        </w:tc>
        <w:tc>
          <w:tcPr>
            <w:tcW w:w="367"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50F9BE6F"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32" w:type="pct"/>
            <w:gridSpan w:val="3"/>
            <w:tcBorders>
              <w:top w:val="single" w:color="999999" w:sz="4" w:space="0"/>
              <w:left w:val="single" w:color="999999" w:sz="4" w:space="0"/>
              <w:bottom w:val="single" w:color="999999" w:sz="4" w:space="0"/>
              <w:right w:val="single" w:color="999999" w:sz="4" w:space="0"/>
            </w:tcBorders>
          </w:tcPr>
          <w:p w:rsidR="00A455FF" w:rsidRDefault="00A455FF" w14:paraId="0FE20D84"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w:t>
            </w:r>
          </w:p>
        </w:tc>
        <w:tc>
          <w:tcPr>
            <w:tcW w:w="46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54A59C76"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 XXXX</w:t>
            </w:r>
          </w:p>
        </w:tc>
        <w:tc>
          <w:tcPr>
            <w:tcW w:w="267"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6FE95D61"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w:t>
            </w:r>
          </w:p>
        </w:tc>
        <w:tc>
          <w:tcPr>
            <w:tcW w:w="423"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10FC379F"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 XX X.</w:t>
            </w:r>
          </w:p>
        </w:tc>
        <w:tc>
          <w:tcPr>
            <w:tcW w:w="270"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6A093807"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276" w:type="pct"/>
            <w:gridSpan w:val="3"/>
            <w:tcBorders>
              <w:top w:val="single" w:color="999999" w:sz="4" w:space="0"/>
              <w:left w:val="single" w:color="999999" w:sz="4" w:space="0"/>
              <w:bottom w:val="single" w:color="999999" w:sz="4" w:space="0"/>
              <w:right w:val="single" w:color="999999" w:sz="4" w:space="0"/>
            </w:tcBorders>
            <w:vAlign w:val="center"/>
          </w:tcPr>
          <w:p w:rsidR="00A455FF" w:rsidRDefault="00A455FF" w14:paraId="20C06599"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xml:space="preserve">XXXXX </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17360855"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53129FD4"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759C4941"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40"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4CA2B931"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23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71527551"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w:t>
            </w:r>
          </w:p>
        </w:tc>
        <w:tc>
          <w:tcPr>
            <w:tcW w:w="320" w:type="pct"/>
            <w:gridSpan w:val="3"/>
            <w:tcBorders>
              <w:top w:val="single" w:color="999999" w:sz="4" w:space="0"/>
              <w:left w:val="single" w:color="999999" w:sz="4" w:space="0"/>
              <w:bottom w:val="single" w:color="999999" w:sz="4" w:space="0"/>
              <w:right w:val="single" w:color="999999" w:sz="4" w:space="0"/>
            </w:tcBorders>
            <w:vAlign w:val="center"/>
          </w:tcPr>
          <w:p w:rsidR="00A455FF" w:rsidRDefault="00A455FF" w14:paraId="70E98D0E"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w:t>
            </w:r>
          </w:p>
        </w:tc>
        <w:tc>
          <w:tcPr>
            <w:tcW w:w="278"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1F8F8E6A"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$ 999.99</w:t>
            </w:r>
          </w:p>
        </w:tc>
        <w:tc>
          <w:tcPr>
            <w:tcW w:w="28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6B130219"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$ 999.99</w:t>
            </w:r>
          </w:p>
        </w:tc>
        <w:tc>
          <w:tcPr>
            <w:tcW w:w="95" w:type="pct"/>
            <w:gridSpan w:val="2"/>
            <w:tcBorders>
              <w:left w:val="single" w:color="999999" w:sz="4" w:space="0"/>
            </w:tcBorders>
          </w:tcPr>
          <w:p w:rsidR="00A455FF" w:rsidRDefault="00A455FF" w14:paraId="25D6C40E" wp14:textId="77777777">
            <w:pPr>
              <w:pStyle w:val="Figure"/>
              <w:spacing w:before="40" w:after="40"/>
              <w:rPr>
                <w:rFonts w:ascii="Arial" w:hAnsi="Arial" w:cs="Arial"/>
                <w:bCs w:val="0"/>
                <w:sz w:val="17"/>
                <w:szCs w:val="17"/>
              </w:rPr>
            </w:pPr>
          </w:p>
        </w:tc>
      </w:tr>
      <w:tr xmlns:wp14="http://schemas.microsoft.com/office/word/2010/wordml" w:rsidR="009D7047" w:rsidTr="009D7047" w14:paraId="445A1F2D" wp14:textId="77777777">
        <w:tblPrEx>
          <w:tblCellMar>
            <w:top w:w="0" w:type="dxa"/>
            <w:left w:w="115" w:type="dxa"/>
            <w:bottom w:w="0" w:type="dxa"/>
            <w:right w:w="115" w:type="dxa"/>
          </w:tblCellMar>
        </w:tblPrEx>
        <w:trPr>
          <w:cantSplit/>
          <w:trHeight w:val="292"/>
          <w:jc w:val="center"/>
        </w:trPr>
        <w:tc>
          <w:tcPr>
            <w:tcW w:w="96" w:type="pct"/>
            <w:tcBorders>
              <w:right w:val="single" w:color="999999" w:sz="4" w:space="0"/>
            </w:tcBorders>
          </w:tcPr>
          <w:p w:rsidR="00A455FF" w:rsidRDefault="00A455FF" w14:paraId="18E7D592" wp14:textId="77777777">
            <w:pPr>
              <w:pStyle w:val="Figure"/>
              <w:spacing w:before="40" w:after="40"/>
              <w:rPr>
                <w:rFonts w:ascii="Arial" w:hAnsi="Arial" w:cs="Arial"/>
                <w:bCs w:val="0"/>
                <w:sz w:val="17"/>
                <w:szCs w:val="17"/>
              </w:rPr>
            </w:pPr>
          </w:p>
        </w:tc>
        <w:tc>
          <w:tcPr>
            <w:tcW w:w="420" w:type="pct"/>
            <w:tcBorders>
              <w:left w:val="single" w:color="999999" w:sz="4" w:space="0"/>
              <w:right w:val="single" w:color="999999" w:sz="4" w:space="0"/>
            </w:tcBorders>
          </w:tcPr>
          <w:p w:rsidR="00A455FF" w:rsidRDefault="00A455FF" w14:paraId="14BBC444"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w:t>
            </w:r>
          </w:p>
        </w:tc>
        <w:tc>
          <w:tcPr>
            <w:tcW w:w="36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2C36E33E"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w:t>
            </w:r>
          </w:p>
        </w:tc>
        <w:tc>
          <w:tcPr>
            <w:tcW w:w="367"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691599F2"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32" w:type="pct"/>
            <w:gridSpan w:val="3"/>
            <w:tcBorders>
              <w:top w:val="single" w:color="999999" w:sz="4" w:space="0"/>
              <w:left w:val="single" w:color="999999" w:sz="4" w:space="0"/>
              <w:bottom w:val="single" w:color="999999" w:sz="4" w:space="0"/>
              <w:right w:val="single" w:color="999999" w:sz="4" w:space="0"/>
            </w:tcBorders>
          </w:tcPr>
          <w:p w:rsidR="00A455FF" w:rsidRDefault="00A455FF" w14:paraId="034C226F"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w:t>
            </w:r>
          </w:p>
        </w:tc>
        <w:tc>
          <w:tcPr>
            <w:tcW w:w="46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4D03FAF7"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 XXXX</w:t>
            </w:r>
          </w:p>
        </w:tc>
        <w:tc>
          <w:tcPr>
            <w:tcW w:w="267"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476FE6DC"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w:t>
            </w:r>
          </w:p>
        </w:tc>
        <w:tc>
          <w:tcPr>
            <w:tcW w:w="423"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4305D208"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 XX X.</w:t>
            </w:r>
          </w:p>
        </w:tc>
        <w:tc>
          <w:tcPr>
            <w:tcW w:w="270"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2C313E74"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276" w:type="pct"/>
            <w:gridSpan w:val="3"/>
            <w:tcBorders>
              <w:top w:val="single" w:color="999999" w:sz="4" w:space="0"/>
              <w:left w:val="single" w:color="999999" w:sz="4" w:space="0"/>
              <w:bottom w:val="single" w:color="999999" w:sz="4" w:space="0"/>
              <w:right w:val="single" w:color="999999" w:sz="4" w:space="0"/>
            </w:tcBorders>
            <w:vAlign w:val="center"/>
          </w:tcPr>
          <w:p w:rsidR="00A455FF" w:rsidRDefault="00A455FF" w14:paraId="541E85CE"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xml:space="preserve">XXXXX </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43BB617F"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5626C1C2"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64BCFF2A"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40"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7BA5B967"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23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75FFEC9A"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w:t>
            </w:r>
          </w:p>
        </w:tc>
        <w:tc>
          <w:tcPr>
            <w:tcW w:w="320" w:type="pct"/>
            <w:gridSpan w:val="3"/>
            <w:tcBorders>
              <w:top w:val="single" w:color="999999" w:sz="4" w:space="0"/>
              <w:left w:val="single" w:color="999999" w:sz="4" w:space="0"/>
              <w:bottom w:val="single" w:color="999999" w:sz="4" w:space="0"/>
              <w:right w:val="single" w:color="999999" w:sz="4" w:space="0"/>
            </w:tcBorders>
            <w:vAlign w:val="center"/>
          </w:tcPr>
          <w:p w:rsidR="00A455FF" w:rsidRDefault="00A455FF" w14:paraId="0C65122D"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w:t>
            </w:r>
          </w:p>
        </w:tc>
        <w:tc>
          <w:tcPr>
            <w:tcW w:w="278"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59B235C0"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$ 999.99</w:t>
            </w:r>
          </w:p>
        </w:tc>
        <w:tc>
          <w:tcPr>
            <w:tcW w:w="28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300B2693"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$ 999.99</w:t>
            </w:r>
          </w:p>
        </w:tc>
        <w:tc>
          <w:tcPr>
            <w:tcW w:w="95" w:type="pct"/>
            <w:gridSpan w:val="2"/>
            <w:tcBorders>
              <w:left w:val="single" w:color="999999" w:sz="4" w:space="0"/>
            </w:tcBorders>
          </w:tcPr>
          <w:p w:rsidR="00A455FF" w:rsidRDefault="00A455FF" w14:paraId="4CC8AA0D" wp14:textId="77777777">
            <w:pPr>
              <w:pStyle w:val="Figure"/>
              <w:spacing w:before="40" w:after="40"/>
              <w:rPr>
                <w:rFonts w:ascii="Arial" w:hAnsi="Arial" w:cs="Arial"/>
                <w:bCs w:val="0"/>
                <w:sz w:val="17"/>
                <w:szCs w:val="17"/>
              </w:rPr>
            </w:pPr>
          </w:p>
        </w:tc>
      </w:tr>
      <w:tr xmlns:wp14="http://schemas.microsoft.com/office/word/2010/wordml" w:rsidR="009D7047" w:rsidTr="009D7047" w14:paraId="647E97B5" wp14:textId="77777777">
        <w:tblPrEx>
          <w:tblCellMar>
            <w:top w:w="0" w:type="dxa"/>
            <w:left w:w="115" w:type="dxa"/>
            <w:bottom w:w="0" w:type="dxa"/>
            <w:right w:w="115" w:type="dxa"/>
          </w:tblCellMar>
        </w:tblPrEx>
        <w:trPr>
          <w:cantSplit/>
          <w:trHeight w:val="292"/>
          <w:jc w:val="center"/>
        </w:trPr>
        <w:tc>
          <w:tcPr>
            <w:tcW w:w="96" w:type="pct"/>
            <w:tcBorders>
              <w:right w:val="single" w:color="999999" w:sz="4" w:space="0"/>
            </w:tcBorders>
          </w:tcPr>
          <w:p w:rsidR="00A455FF" w:rsidRDefault="00A455FF" w14:paraId="0387D0D6" wp14:textId="77777777">
            <w:pPr>
              <w:pStyle w:val="Figure"/>
              <w:spacing w:before="40" w:after="40"/>
              <w:rPr>
                <w:rFonts w:ascii="Arial" w:hAnsi="Arial" w:cs="Arial"/>
                <w:bCs w:val="0"/>
                <w:sz w:val="17"/>
                <w:szCs w:val="17"/>
              </w:rPr>
            </w:pPr>
          </w:p>
        </w:tc>
        <w:tc>
          <w:tcPr>
            <w:tcW w:w="420" w:type="pct"/>
            <w:tcBorders>
              <w:left w:val="single" w:color="999999" w:sz="4" w:space="0"/>
              <w:bottom w:val="single" w:color="999999" w:sz="4" w:space="0"/>
              <w:right w:val="single" w:color="999999" w:sz="4" w:space="0"/>
            </w:tcBorders>
          </w:tcPr>
          <w:p w:rsidR="00A455FF" w:rsidRDefault="00A455FF" w14:paraId="73A82D75"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w:t>
            </w:r>
          </w:p>
        </w:tc>
        <w:tc>
          <w:tcPr>
            <w:tcW w:w="36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5FD2563C"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w:t>
            </w:r>
          </w:p>
        </w:tc>
        <w:tc>
          <w:tcPr>
            <w:tcW w:w="367"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648D4AA7"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32" w:type="pct"/>
            <w:gridSpan w:val="3"/>
            <w:tcBorders>
              <w:top w:val="single" w:color="999999" w:sz="4" w:space="0"/>
              <w:left w:val="single" w:color="999999" w:sz="4" w:space="0"/>
              <w:bottom w:val="single" w:color="999999" w:sz="4" w:space="0"/>
              <w:right w:val="single" w:color="999999" w:sz="4" w:space="0"/>
            </w:tcBorders>
          </w:tcPr>
          <w:p w:rsidR="00A455FF" w:rsidRDefault="00A455FF" w14:paraId="7169B09D"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w:t>
            </w:r>
          </w:p>
        </w:tc>
        <w:tc>
          <w:tcPr>
            <w:tcW w:w="46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1693490E"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 XXXX</w:t>
            </w:r>
          </w:p>
        </w:tc>
        <w:tc>
          <w:tcPr>
            <w:tcW w:w="267"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6B9B0516"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w:t>
            </w:r>
          </w:p>
        </w:tc>
        <w:tc>
          <w:tcPr>
            <w:tcW w:w="423"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57C51F80"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 XX X.</w:t>
            </w:r>
          </w:p>
        </w:tc>
        <w:tc>
          <w:tcPr>
            <w:tcW w:w="270"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723DE6BB"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276" w:type="pct"/>
            <w:gridSpan w:val="3"/>
            <w:tcBorders>
              <w:top w:val="single" w:color="999999" w:sz="4" w:space="0"/>
              <w:left w:val="single" w:color="999999" w:sz="4" w:space="0"/>
              <w:bottom w:val="single" w:color="999999" w:sz="4" w:space="0"/>
              <w:right w:val="single" w:color="999999" w:sz="4" w:space="0"/>
            </w:tcBorders>
            <w:vAlign w:val="center"/>
          </w:tcPr>
          <w:p w:rsidR="00A455FF" w:rsidRDefault="00A455FF" w14:paraId="512A049C"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xml:space="preserve">XXXXX </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47A56624"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474ED782"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374A065C"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40"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3230508C"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23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6A80C3D1"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w:t>
            </w:r>
          </w:p>
        </w:tc>
        <w:tc>
          <w:tcPr>
            <w:tcW w:w="320" w:type="pct"/>
            <w:gridSpan w:val="3"/>
            <w:tcBorders>
              <w:top w:val="single" w:color="999999" w:sz="4" w:space="0"/>
              <w:left w:val="single" w:color="999999" w:sz="4" w:space="0"/>
              <w:bottom w:val="single" w:color="999999" w:sz="4" w:space="0"/>
              <w:right w:val="single" w:color="999999" w:sz="4" w:space="0"/>
            </w:tcBorders>
            <w:vAlign w:val="center"/>
          </w:tcPr>
          <w:p w:rsidR="00A455FF" w:rsidRDefault="00A455FF" w14:paraId="39DBF780"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w:t>
            </w:r>
          </w:p>
        </w:tc>
        <w:tc>
          <w:tcPr>
            <w:tcW w:w="278"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5D09C00C"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$ 999.99</w:t>
            </w:r>
          </w:p>
        </w:tc>
        <w:tc>
          <w:tcPr>
            <w:tcW w:w="28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4810C94B"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$ 999.99</w:t>
            </w:r>
          </w:p>
        </w:tc>
        <w:tc>
          <w:tcPr>
            <w:tcW w:w="95" w:type="pct"/>
            <w:gridSpan w:val="2"/>
            <w:tcBorders>
              <w:left w:val="single" w:color="999999" w:sz="4" w:space="0"/>
            </w:tcBorders>
          </w:tcPr>
          <w:p w:rsidR="00A455FF" w:rsidRDefault="00A455FF" w14:paraId="565BFF5B" wp14:textId="77777777">
            <w:pPr>
              <w:pStyle w:val="Figure"/>
              <w:spacing w:before="40" w:after="40"/>
              <w:rPr>
                <w:rFonts w:ascii="Arial" w:hAnsi="Arial" w:cs="Arial"/>
                <w:bCs w:val="0"/>
                <w:sz w:val="17"/>
                <w:szCs w:val="17"/>
              </w:rPr>
            </w:pPr>
          </w:p>
        </w:tc>
      </w:tr>
      <w:tr xmlns:wp14="http://schemas.microsoft.com/office/word/2010/wordml" w:rsidR="009D7047" w:rsidTr="009D7047" w14:paraId="167DC1E1" wp14:textId="77777777">
        <w:tblPrEx>
          <w:tblCellMar>
            <w:top w:w="0" w:type="dxa"/>
            <w:left w:w="115" w:type="dxa"/>
            <w:bottom w:w="0" w:type="dxa"/>
            <w:right w:w="115" w:type="dxa"/>
          </w:tblCellMar>
        </w:tblPrEx>
        <w:trPr>
          <w:cantSplit/>
          <w:trHeight w:val="292"/>
          <w:jc w:val="center"/>
        </w:trPr>
        <w:tc>
          <w:tcPr>
            <w:tcW w:w="96" w:type="pct"/>
            <w:tcBorders>
              <w:right w:val="single" w:color="999999" w:sz="4" w:space="0"/>
            </w:tcBorders>
          </w:tcPr>
          <w:p w:rsidR="00A455FF" w:rsidRDefault="00A455FF" w14:paraId="34CDD9EB" wp14:textId="77777777">
            <w:pPr>
              <w:pStyle w:val="Figure"/>
              <w:spacing w:before="40" w:after="40"/>
              <w:rPr>
                <w:rFonts w:ascii="Arial" w:hAnsi="Arial" w:cs="Arial"/>
                <w:bCs w:val="0"/>
                <w:sz w:val="17"/>
                <w:szCs w:val="17"/>
              </w:rPr>
            </w:pPr>
          </w:p>
        </w:tc>
        <w:tc>
          <w:tcPr>
            <w:tcW w:w="420" w:type="pct"/>
            <w:tcBorders>
              <w:top w:val="single" w:color="999999" w:sz="4" w:space="0"/>
              <w:left w:val="single" w:color="999999" w:sz="4" w:space="0"/>
              <w:bottom w:val="single" w:color="999999" w:sz="4" w:space="0"/>
              <w:right w:val="single" w:color="999999" w:sz="4" w:space="0"/>
            </w:tcBorders>
          </w:tcPr>
          <w:p w:rsidR="00A455FF" w:rsidRDefault="00A455FF" w14:paraId="28492FDD"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w:t>
            </w:r>
          </w:p>
        </w:tc>
        <w:tc>
          <w:tcPr>
            <w:tcW w:w="36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315101C4"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w:t>
            </w:r>
          </w:p>
        </w:tc>
        <w:tc>
          <w:tcPr>
            <w:tcW w:w="367"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46C7610C"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32" w:type="pct"/>
            <w:gridSpan w:val="3"/>
            <w:tcBorders>
              <w:top w:val="single" w:color="999999" w:sz="4" w:space="0"/>
              <w:left w:val="single" w:color="999999" w:sz="4" w:space="0"/>
              <w:bottom w:val="single" w:color="999999" w:sz="4" w:space="0"/>
              <w:right w:val="single" w:color="999999" w:sz="4" w:space="0"/>
            </w:tcBorders>
          </w:tcPr>
          <w:p w:rsidR="00A455FF" w:rsidRDefault="00A455FF" w14:paraId="2BB03BEC"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w:t>
            </w:r>
          </w:p>
        </w:tc>
        <w:tc>
          <w:tcPr>
            <w:tcW w:w="46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5843CED7"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 XXXX</w:t>
            </w:r>
          </w:p>
        </w:tc>
        <w:tc>
          <w:tcPr>
            <w:tcW w:w="267"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66F87C99"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w:t>
            </w:r>
          </w:p>
        </w:tc>
        <w:tc>
          <w:tcPr>
            <w:tcW w:w="423"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5D934D0F"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 XX X.</w:t>
            </w:r>
          </w:p>
        </w:tc>
        <w:tc>
          <w:tcPr>
            <w:tcW w:w="270"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0A00ED7E"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276" w:type="pct"/>
            <w:gridSpan w:val="3"/>
            <w:tcBorders>
              <w:top w:val="single" w:color="999999" w:sz="4" w:space="0"/>
              <w:left w:val="single" w:color="999999" w:sz="4" w:space="0"/>
              <w:bottom w:val="single" w:color="999999" w:sz="4" w:space="0"/>
              <w:right w:val="single" w:color="999999" w:sz="4" w:space="0"/>
            </w:tcBorders>
            <w:vAlign w:val="center"/>
          </w:tcPr>
          <w:p w:rsidR="00A455FF" w:rsidRDefault="00A455FF" w14:paraId="1B593F05"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xml:space="preserve">XXXXX </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3E3D9F2D"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316781AC"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35AF12C4"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40"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4B46DF5C"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23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26DCBEEE"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w:t>
            </w:r>
          </w:p>
        </w:tc>
        <w:tc>
          <w:tcPr>
            <w:tcW w:w="320" w:type="pct"/>
            <w:gridSpan w:val="3"/>
            <w:tcBorders>
              <w:top w:val="single" w:color="999999" w:sz="4" w:space="0"/>
              <w:left w:val="single" w:color="999999" w:sz="4" w:space="0"/>
              <w:bottom w:val="single" w:color="999999" w:sz="4" w:space="0"/>
              <w:right w:val="single" w:color="999999" w:sz="4" w:space="0"/>
            </w:tcBorders>
            <w:vAlign w:val="center"/>
          </w:tcPr>
          <w:p w:rsidR="00A455FF" w:rsidRDefault="00A455FF" w14:paraId="44B7B622"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w:t>
            </w:r>
          </w:p>
        </w:tc>
        <w:tc>
          <w:tcPr>
            <w:tcW w:w="278"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0A71205E"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$ 999.99</w:t>
            </w:r>
          </w:p>
        </w:tc>
        <w:tc>
          <w:tcPr>
            <w:tcW w:w="28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7882F777"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$ 999.99</w:t>
            </w:r>
          </w:p>
        </w:tc>
        <w:tc>
          <w:tcPr>
            <w:tcW w:w="95" w:type="pct"/>
            <w:gridSpan w:val="2"/>
            <w:tcBorders>
              <w:left w:val="single" w:color="999999" w:sz="4" w:space="0"/>
            </w:tcBorders>
          </w:tcPr>
          <w:p w:rsidR="00A455FF" w:rsidRDefault="00A455FF" w14:paraId="498AF0D8" wp14:textId="77777777">
            <w:pPr>
              <w:pStyle w:val="Figure"/>
              <w:spacing w:before="40" w:after="40"/>
              <w:rPr>
                <w:rFonts w:ascii="Arial" w:hAnsi="Arial" w:cs="Arial"/>
                <w:bCs w:val="0"/>
                <w:sz w:val="17"/>
                <w:szCs w:val="17"/>
              </w:rPr>
            </w:pPr>
          </w:p>
        </w:tc>
      </w:tr>
      <w:tr xmlns:wp14="http://schemas.microsoft.com/office/word/2010/wordml" w:rsidR="009D7047" w:rsidTr="009D7047" w14:paraId="520B8C05" wp14:textId="77777777">
        <w:tblPrEx>
          <w:tblCellMar>
            <w:top w:w="0" w:type="dxa"/>
            <w:left w:w="115" w:type="dxa"/>
            <w:bottom w:w="0" w:type="dxa"/>
            <w:right w:w="115" w:type="dxa"/>
          </w:tblCellMar>
        </w:tblPrEx>
        <w:trPr>
          <w:cantSplit/>
          <w:trHeight w:val="292"/>
          <w:jc w:val="center"/>
        </w:trPr>
        <w:tc>
          <w:tcPr>
            <w:tcW w:w="96" w:type="pct"/>
            <w:tcBorders>
              <w:right w:val="single" w:color="999999" w:sz="4" w:space="0"/>
            </w:tcBorders>
          </w:tcPr>
          <w:p w:rsidR="00A455FF" w:rsidRDefault="00A455FF" w14:paraId="263F3B9E" wp14:textId="77777777">
            <w:pPr>
              <w:pStyle w:val="Figure"/>
              <w:spacing w:before="40" w:after="40"/>
              <w:rPr>
                <w:rFonts w:ascii="Arial" w:hAnsi="Arial" w:cs="Arial"/>
                <w:bCs w:val="0"/>
                <w:sz w:val="17"/>
                <w:szCs w:val="17"/>
              </w:rPr>
            </w:pPr>
          </w:p>
        </w:tc>
        <w:tc>
          <w:tcPr>
            <w:tcW w:w="420" w:type="pct"/>
            <w:tcBorders>
              <w:top w:val="single" w:color="999999" w:sz="4" w:space="0"/>
              <w:left w:val="single" w:color="999999" w:sz="4" w:space="0"/>
              <w:bottom w:val="single" w:color="999999" w:sz="4" w:space="0"/>
              <w:right w:val="single" w:color="999999" w:sz="4" w:space="0"/>
            </w:tcBorders>
          </w:tcPr>
          <w:p w:rsidR="00A455FF" w:rsidRDefault="00A455FF" w14:paraId="245326D5"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w:t>
            </w:r>
          </w:p>
        </w:tc>
        <w:tc>
          <w:tcPr>
            <w:tcW w:w="36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70A0ABD0"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w:t>
            </w:r>
          </w:p>
        </w:tc>
        <w:tc>
          <w:tcPr>
            <w:tcW w:w="367"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26E53D34"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32" w:type="pct"/>
            <w:gridSpan w:val="3"/>
            <w:tcBorders>
              <w:top w:val="single" w:color="999999" w:sz="4" w:space="0"/>
              <w:left w:val="single" w:color="999999" w:sz="4" w:space="0"/>
              <w:bottom w:val="single" w:color="999999" w:sz="4" w:space="0"/>
              <w:right w:val="single" w:color="999999" w:sz="4" w:space="0"/>
            </w:tcBorders>
          </w:tcPr>
          <w:p w:rsidR="00A455FF" w:rsidRDefault="00A455FF" w14:paraId="1A2F690E"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w:t>
            </w:r>
          </w:p>
        </w:tc>
        <w:tc>
          <w:tcPr>
            <w:tcW w:w="46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35CC2384"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 XXXX</w:t>
            </w:r>
          </w:p>
        </w:tc>
        <w:tc>
          <w:tcPr>
            <w:tcW w:w="267"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5520E3E4"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w:t>
            </w:r>
          </w:p>
        </w:tc>
        <w:tc>
          <w:tcPr>
            <w:tcW w:w="423"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0444457A"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 XX X.</w:t>
            </w:r>
          </w:p>
        </w:tc>
        <w:tc>
          <w:tcPr>
            <w:tcW w:w="270"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14476675"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276" w:type="pct"/>
            <w:gridSpan w:val="3"/>
            <w:tcBorders>
              <w:top w:val="single" w:color="999999" w:sz="4" w:space="0"/>
              <w:left w:val="single" w:color="999999" w:sz="4" w:space="0"/>
              <w:bottom w:val="single" w:color="999999" w:sz="4" w:space="0"/>
              <w:right w:val="single" w:color="999999" w:sz="4" w:space="0"/>
            </w:tcBorders>
            <w:vAlign w:val="center"/>
          </w:tcPr>
          <w:p w:rsidR="00A455FF" w:rsidRDefault="00A455FF" w14:paraId="22BAC7A4"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xml:space="preserve">XXXXX </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15EA8488"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7B417E4C"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683EB603"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40"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1274860F"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23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7C7276F6"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w:t>
            </w:r>
          </w:p>
        </w:tc>
        <w:tc>
          <w:tcPr>
            <w:tcW w:w="320" w:type="pct"/>
            <w:gridSpan w:val="3"/>
            <w:tcBorders>
              <w:top w:val="single" w:color="999999" w:sz="4" w:space="0"/>
              <w:left w:val="single" w:color="999999" w:sz="4" w:space="0"/>
              <w:bottom w:val="single" w:color="999999" w:sz="4" w:space="0"/>
              <w:right w:val="single" w:color="999999" w:sz="4" w:space="0"/>
            </w:tcBorders>
            <w:vAlign w:val="center"/>
          </w:tcPr>
          <w:p w:rsidR="00A455FF" w:rsidRDefault="00A455FF" w14:paraId="6770F080"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w:t>
            </w:r>
          </w:p>
        </w:tc>
        <w:tc>
          <w:tcPr>
            <w:tcW w:w="278"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6E338140"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$ 999.99</w:t>
            </w:r>
          </w:p>
        </w:tc>
        <w:tc>
          <w:tcPr>
            <w:tcW w:w="28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36136AD4"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$ 999.99</w:t>
            </w:r>
          </w:p>
        </w:tc>
        <w:tc>
          <w:tcPr>
            <w:tcW w:w="95" w:type="pct"/>
            <w:gridSpan w:val="2"/>
            <w:tcBorders>
              <w:left w:val="single" w:color="999999" w:sz="4" w:space="0"/>
            </w:tcBorders>
          </w:tcPr>
          <w:p w:rsidR="00A455FF" w:rsidRDefault="00A455FF" w14:paraId="16E5E008" wp14:textId="77777777">
            <w:pPr>
              <w:pStyle w:val="Figure"/>
              <w:spacing w:before="40" w:after="40"/>
              <w:rPr>
                <w:rFonts w:ascii="Arial" w:hAnsi="Arial" w:cs="Arial"/>
                <w:bCs w:val="0"/>
                <w:sz w:val="17"/>
                <w:szCs w:val="17"/>
              </w:rPr>
            </w:pPr>
          </w:p>
        </w:tc>
      </w:tr>
      <w:tr xmlns:wp14="http://schemas.microsoft.com/office/word/2010/wordml" w:rsidR="009D7047" w:rsidTr="009D7047" w14:paraId="495098F8" wp14:textId="77777777">
        <w:tblPrEx>
          <w:tblCellMar>
            <w:top w:w="0" w:type="dxa"/>
            <w:left w:w="115" w:type="dxa"/>
            <w:bottom w:w="0" w:type="dxa"/>
            <w:right w:w="115" w:type="dxa"/>
          </w:tblCellMar>
        </w:tblPrEx>
        <w:trPr>
          <w:cantSplit/>
          <w:trHeight w:val="292"/>
          <w:jc w:val="center"/>
        </w:trPr>
        <w:tc>
          <w:tcPr>
            <w:tcW w:w="96" w:type="pct"/>
            <w:tcBorders>
              <w:right w:val="single" w:color="999999" w:sz="4" w:space="0"/>
            </w:tcBorders>
          </w:tcPr>
          <w:p w:rsidR="00A455FF" w:rsidRDefault="00A455FF" w14:paraId="40D2860B" wp14:textId="77777777">
            <w:pPr>
              <w:pStyle w:val="Figure"/>
              <w:spacing w:before="40" w:after="40"/>
              <w:rPr>
                <w:rFonts w:ascii="Arial" w:hAnsi="Arial" w:cs="Arial"/>
                <w:bCs w:val="0"/>
                <w:sz w:val="17"/>
                <w:szCs w:val="17"/>
              </w:rPr>
            </w:pPr>
          </w:p>
        </w:tc>
        <w:tc>
          <w:tcPr>
            <w:tcW w:w="420" w:type="pct"/>
            <w:tcBorders>
              <w:top w:val="single" w:color="999999" w:sz="4" w:space="0"/>
              <w:left w:val="single" w:color="999999" w:sz="4" w:space="0"/>
              <w:bottom w:val="single" w:color="999999" w:sz="4" w:space="0"/>
              <w:right w:val="single" w:color="999999" w:sz="4" w:space="0"/>
            </w:tcBorders>
          </w:tcPr>
          <w:p w:rsidR="00A455FF" w:rsidRDefault="00A455FF" w14:paraId="29A68993"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w:t>
            </w:r>
          </w:p>
        </w:tc>
        <w:tc>
          <w:tcPr>
            <w:tcW w:w="36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67AF14A1"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w:t>
            </w:r>
          </w:p>
        </w:tc>
        <w:tc>
          <w:tcPr>
            <w:tcW w:w="367"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3BF23B01"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32" w:type="pct"/>
            <w:gridSpan w:val="3"/>
            <w:tcBorders>
              <w:top w:val="single" w:color="999999" w:sz="4" w:space="0"/>
              <w:left w:val="single" w:color="999999" w:sz="4" w:space="0"/>
              <w:bottom w:val="single" w:color="999999" w:sz="4" w:space="0"/>
              <w:right w:val="single" w:color="999999" w:sz="4" w:space="0"/>
            </w:tcBorders>
          </w:tcPr>
          <w:p w:rsidR="00A455FF" w:rsidRDefault="00A455FF" w14:paraId="05F5C3DD"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w:t>
            </w:r>
          </w:p>
        </w:tc>
        <w:tc>
          <w:tcPr>
            <w:tcW w:w="46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698DCC01"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 XXXX</w:t>
            </w:r>
          </w:p>
        </w:tc>
        <w:tc>
          <w:tcPr>
            <w:tcW w:w="267"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107CDA1F"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w:t>
            </w:r>
          </w:p>
        </w:tc>
        <w:tc>
          <w:tcPr>
            <w:tcW w:w="423"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6E770CE3"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 XX X.</w:t>
            </w:r>
          </w:p>
        </w:tc>
        <w:tc>
          <w:tcPr>
            <w:tcW w:w="270"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6EA53049"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276" w:type="pct"/>
            <w:gridSpan w:val="3"/>
            <w:tcBorders>
              <w:top w:val="single" w:color="999999" w:sz="4" w:space="0"/>
              <w:left w:val="single" w:color="999999" w:sz="4" w:space="0"/>
              <w:bottom w:val="single" w:color="999999" w:sz="4" w:space="0"/>
              <w:right w:val="single" w:color="999999" w:sz="4" w:space="0"/>
            </w:tcBorders>
            <w:vAlign w:val="center"/>
          </w:tcPr>
          <w:p w:rsidR="00A455FF" w:rsidRDefault="00A455FF" w14:paraId="2164BF3B"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xml:space="preserve">XXXXX </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34143C64"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54431851"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5DA2831B"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40"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2834B943"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23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0FFC97E6"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w:t>
            </w:r>
          </w:p>
        </w:tc>
        <w:tc>
          <w:tcPr>
            <w:tcW w:w="320" w:type="pct"/>
            <w:gridSpan w:val="3"/>
            <w:tcBorders>
              <w:top w:val="single" w:color="999999" w:sz="4" w:space="0"/>
              <w:left w:val="single" w:color="999999" w:sz="4" w:space="0"/>
              <w:bottom w:val="single" w:color="999999" w:sz="4" w:space="0"/>
              <w:right w:val="single" w:color="999999" w:sz="4" w:space="0"/>
            </w:tcBorders>
            <w:vAlign w:val="center"/>
          </w:tcPr>
          <w:p w:rsidR="00A455FF" w:rsidRDefault="00A455FF" w14:paraId="623109AE"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w:t>
            </w:r>
          </w:p>
        </w:tc>
        <w:tc>
          <w:tcPr>
            <w:tcW w:w="278"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72CB8DB0"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$ 999.99</w:t>
            </w:r>
          </w:p>
        </w:tc>
        <w:tc>
          <w:tcPr>
            <w:tcW w:w="28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33956737"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$ 999.99</w:t>
            </w:r>
          </w:p>
        </w:tc>
        <w:tc>
          <w:tcPr>
            <w:tcW w:w="95" w:type="pct"/>
            <w:gridSpan w:val="2"/>
            <w:tcBorders>
              <w:left w:val="single" w:color="999999" w:sz="4" w:space="0"/>
            </w:tcBorders>
          </w:tcPr>
          <w:p w:rsidR="00A455FF" w:rsidRDefault="00A455FF" w14:paraId="42050CB3" wp14:textId="77777777">
            <w:pPr>
              <w:pStyle w:val="Figure"/>
              <w:spacing w:before="40" w:after="40"/>
              <w:rPr>
                <w:rFonts w:ascii="Arial" w:hAnsi="Arial" w:cs="Arial"/>
                <w:bCs w:val="0"/>
                <w:sz w:val="17"/>
                <w:szCs w:val="17"/>
              </w:rPr>
            </w:pPr>
          </w:p>
        </w:tc>
      </w:tr>
      <w:tr xmlns:wp14="http://schemas.microsoft.com/office/word/2010/wordml" w:rsidR="009D7047" w:rsidTr="009D7047" w14:paraId="453A9E60" wp14:textId="77777777">
        <w:tblPrEx>
          <w:tblCellMar>
            <w:top w:w="0" w:type="dxa"/>
            <w:left w:w="115" w:type="dxa"/>
            <w:bottom w:w="0" w:type="dxa"/>
            <w:right w:w="115" w:type="dxa"/>
          </w:tblCellMar>
        </w:tblPrEx>
        <w:trPr>
          <w:cantSplit/>
          <w:trHeight w:val="292"/>
          <w:jc w:val="center"/>
        </w:trPr>
        <w:tc>
          <w:tcPr>
            <w:tcW w:w="96" w:type="pct"/>
            <w:tcBorders>
              <w:right w:val="single" w:color="999999" w:sz="4" w:space="0"/>
            </w:tcBorders>
          </w:tcPr>
          <w:p w:rsidR="00A455FF" w:rsidRDefault="00A455FF" w14:paraId="130CC4CD" wp14:textId="77777777">
            <w:pPr>
              <w:pStyle w:val="Figure"/>
              <w:spacing w:before="40" w:after="40"/>
              <w:rPr>
                <w:rFonts w:ascii="Arial" w:hAnsi="Arial" w:cs="Arial"/>
                <w:bCs w:val="0"/>
                <w:sz w:val="17"/>
                <w:szCs w:val="17"/>
              </w:rPr>
            </w:pPr>
          </w:p>
        </w:tc>
        <w:tc>
          <w:tcPr>
            <w:tcW w:w="420" w:type="pct"/>
            <w:tcBorders>
              <w:top w:val="single" w:color="999999" w:sz="4" w:space="0"/>
              <w:left w:val="single" w:color="999999" w:sz="4" w:space="0"/>
              <w:bottom w:val="single" w:color="999999" w:sz="4" w:space="0"/>
              <w:right w:val="single" w:color="999999" w:sz="4" w:space="0"/>
            </w:tcBorders>
          </w:tcPr>
          <w:p w:rsidR="00A455FF" w:rsidRDefault="00A455FF" w14:paraId="6C67BE02"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w:t>
            </w:r>
          </w:p>
        </w:tc>
        <w:tc>
          <w:tcPr>
            <w:tcW w:w="36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1494F822"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w:t>
            </w:r>
          </w:p>
        </w:tc>
        <w:tc>
          <w:tcPr>
            <w:tcW w:w="367"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202F3BCF"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32" w:type="pct"/>
            <w:gridSpan w:val="3"/>
            <w:tcBorders>
              <w:top w:val="single" w:color="999999" w:sz="4" w:space="0"/>
              <w:left w:val="single" w:color="999999" w:sz="4" w:space="0"/>
              <w:bottom w:val="single" w:color="999999" w:sz="4" w:space="0"/>
              <w:right w:val="single" w:color="999999" w:sz="4" w:space="0"/>
            </w:tcBorders>
          </w:tcPr>
          <w:p w:rsidR="00A455FF" w:rsidRDefault="00A455FF" w14:paraId="5F9FBF28"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w:t>
            </w:r>
          </w:p>
        </w:tc>
        <w:tc>
          <w:tcPr>
            <w:tcW w:w="46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7193332E"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 XXXX</w:t>
            </w:r>
          </w:p>
        </w:tc>
        <w:tc>
          <w:tcPr>
            <w:tcW w:w="267"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6F5DBBD6"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w:t>
            </w:r>
          </w:p>
        </w:tc>
        <w:tc>
          <w:tcPr>
            <w:tcW w:w="423"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12817493"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 XX X.</w:t>
            </w:r>
          </w:p>
        </w:tc>
        <w:tc>
          <w:tcPr>
            <w:tcW w:w="270"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020F395F"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276" w:type="pct"/>
            <w:gridSpan w:val="3"/>
            <w:tcBorders>
              <w:top w:val="single" w:color="999999" w:sz="4" w:space="0"/>
              <w:left w:val="single" w:color="999999" w:sz="4" w:space="0"/>
              <w:bottom w:val="single" w:color="999999" w:sz="4" w:space="0"/>
              <w:right w:val="single" w:color="999999" w:sz="4" w:space="0"/>
            </w:tcBorders>
            <w:vAlign w:val="center"/>
          </w:tcPr>
          <w:p w:rsidR="00A455FF" w:rsidRDefault="00A455FF" w14:paraId="6DFFDC39"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xml:space="preserve">XXXXX </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40F4E499"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593EFFB0"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2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054A4CC3"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140"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183C720A"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w:t>
            </w:r>
          </w:p>
        </w:tc>
        <w:tc>
          <w:tcPr>
            <w:tcW w:w="232"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04F48AEA"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w:t>
            </w:r>
          </w:p>
        </w:tc>
        <w:tc>
          <w:tcPr>
            <w:tcW w:w="320" w:type="pct"/>
            <w:gridSpan w:val="3"/>
            <w:tcBorders>
              <w:top w:val="single" w:color="999999" w:sz="4" w:space="0"/>
              <w:left w:val="single" w:color="999999" w:sz="4" w:space="0"/>
              <w:bottom w:val="single" w:color="999999" w:sz="4" w:space="0"/>
              <w:right w:val="single" w:color="999999" w:sz="4" w:space="0"/>
            </w:tcBorders>
            <w:vAlign w:val="center"/>
          </w:tcPr>
          <w:p w:rsidR="00A455FF" w:rsidRDefault="00A455FF" w14:paraId="10908E05"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w:t>
            </w:r>
          </w:p>
        </w:tc>
        <w:tc>
          <w:tcPr>
            <w:tcW w:w="278"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2117F707"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$ 999.99</w:t>
            </w:r>
          </w:p>
        </w:tc>
        <w:tc>
          <w:tcPr>
            <w:tcW w:w="286" w:type="pct"/>
            <w:gridSpan w:val="2"/>
            <w:tcBorders>
              <w:top w:val="single" w:color="999999" w:sz="4" w:space="0"/>
              <w:left w:val="single" w:color="999999" w:sz="4" w:space="0"/>
              <w:bottom w:val="single" w:color="999999" w:sz="4" w:space="0"/>
              <w:right w:val="single" w:color="999999" w:sz="4" w:space="0"/>
            </w:tcBorders>
            <w:vAlign w:val="center"/>
          </w:tcPr>
          <w:p w:rsidR="00A455FF" w:rsidRDefault="00A455FF" w14:paraId="238CEC35"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$ 999.99</w:t>
            </w:r>
          </w:p>
        </w:tc>
        <w:tc>
          <w:tcPr>
            <w:tcW w:w="95" w:type="pct"/>
            <w:gridSpan w:val="2"/>
            <w:tcBorders>
              <w:left w:val="single" w:color="999999" w:sz="4" w:space="0"/>
            </w:tcBorders>
          </w:tcPr>
          <w:p w:rsidR="00A455FF" w:rsidRDefault="00A455FF" w14:paraId="055BFDB1" wp14:textId="77777777">
            <w:pPr>
              <w:pStyle w:val="Figure"/>
              <w:spacing w:before="40" w:after="40"/>
              <w:rPr>
                <w:rFonts w:ascii="Arial" w:hAnsi="Arial" w:cs="Arial"/>
                <w:bCs w:val="0"/>
                <w:sz w:val="17"/>
                <w:szCs w:val="17"/>
              </w:rPr>
            </w:pPr>
          </w:p>
        </w:tc>
      </w:tr>
      <w:tr xmlns:wp14="http://schemas.microsoft.com/office/word/2010/wordml" w:rsidR="00E17FC3" w:rsidTr="009D7047" w14:paraId="2DF5C7D5" wp14:textId="77777777">
        <w:tblPrEx>
          <w:tblCellMar>
            <w:top w:w="0" w:type="dxa"/>
            <w:left w:w="115" w:type="dxa"/>
            <w:bottom w:w="0" w:type="dxa"/>
            <w:right w:w="115" w:type="dxa"/>
          </w:tblCellMar>
        </w:tblPrEx>
        <w:trPr>
          <w:cantSplit/>
          <w:trHeight w:val="292"/>
          <w:jc w:val="center"/>
        </w:trPr>
        <w:tc>
          <w:tcPr>
            <w:tcW w:w="1253" w:type="pct"/>
            <w:gridSpan w:val="7"/>
            <w:vAlign w:val="center"/>
          </w:tcPr>
          <w:p w:rsidR="00B11BCA" w:rsidRDefault="00B11BCA" w14:paraId="16DCC657" wp14:textId="77777777">
            <w:pPr>
              <w:pStyle w:val="Figure"/>
              <w:rPr>
                <w:rFonts w:ascii="Arial" w:hAnsi="Arial" w:cs="Arial"/>
                <w:sz w:val="17"/>
                <w:szCs w:val="17"/>
              </w:rPr>
            </w:pPr>
            <w:r>
              <w:rPr>
                <w:rFonts w:ascii="Arial" w:hAnsi="Arial" w:cs="Arial"/>
                <w:sz w:val="17"/>
                <w:szCs w:val="17"/>
              </w:rPr>
              <w:t>Run Date: MM/DD/CCYY</w:t>
            </w:r>
          </w:p>
        </w:tc>
        <w:tc>
          <w:tcPr>
            <w:tcW w:w="1982" w:type="pct"/>
            <w:gridSpan w:val="12"/>
            <w:vAlign w:val="center"/>
          </w:tcPr>
          <w:p w:rsidR="00B11BCA" w:rsidRDefault="00B11BCA" w14:paraId="651F3F4A" wp14:textId="77777777">
            <w:pPr>
              <w:pStyle w:val="Figure"/>
              <w:jc w:val="center"/>
              <w:rPr>
                <w:rFonts w:ascii="Arial" w:hAnsi="Arial" w:cs="Arial"/>
                <w:sz w:val="17"/>
                <w:szCs w:val="17"/>
              </w:rPr>
            </w:pPr>
            <w:r>
              <w:rPr>
                <w:rFonts w:ascii="Arial" w:hAnsi="Arial" w:cs="Arial"/>
                <w:sz w:val="17"/>
                <w:szCs w:val="17"/>
              </w:rPr>
              <w:t>Page:  X of Y</w:t>
            </w:r>
          </w:p>
        </w:tc>
        <w:tc>
          <w:tcPr>
            <w:tcW w:w="1765" w:type="pct"/>
            <w:gridSpan w:val="20"/>
            <w:vAlign w:val="center"/>
          </w:tcPr>
          <w:p w:rsidR="00B11BCA" w:rsidRDefault="00B11BCA" w14:paraId="4572CE93" wp14:textId="77777777">
            <w:pPr>
              <w:pStyle w:val="Figure"/>
              <w:jc w:val="right"/>
              <w:rPr>
                <w:rFonts w:ascii="Arial" w:hAnsi="Arial" w:cs="Arial"/>
                <w:sz w:val="17"/>
                <w:szCs w:val="17"/>
              </w:rPr>
            </w:pPr>
            <w:r>
              <w:rPr>
                <w:rFonts w:ascii="Arial" w:hAnsi="Arial" w:cs="Arial"/>
                <w:sz w:val="17"/>
                <w:szCs w:val="17"/>
              </w:rPr>
              <w:t>Run Time: HH:MM:SS</w:t>
            </w:r>
          </w:p>
        </w:tc>
      </w:tr>
    </w:tbl>
    <w:p xmlns:wp14="http://schemas.microsoft.com/office/word/2010/wordml" w:rsidRPr="000308BA" w:rsidR="00CE759A" w:rsidRDefault="00CE759A" w14:paraId="2502D8D1" wp14:textId="77777777">
      <w:pPr>
        <w:pStyle w:val="Heading6"/>
      </w:pPr>
      <w:r w:rsidRPr="000308BA">
        <w:t>Report Specification – OPR-SRA-109</w:t>
      </w:r>
      <w:r>
        <w:rPr>
          <w:b/>
          <w:bCs/>
        </w:rPr>
        <w:t xml:space="preserve"> - </w:t>
      </w:r>
      <w:r w:rsidRPr="000308BA">
        <w:t>Authorizations Requesting Independent Clinical Review or Appeal Proceedings</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695"/>
        <w:gridCol w:w="1278"/>
        <w:gridCol w:w="1617"/>
        <w:gridCol w:w="1154"/>
        <w:gridCol w:w="1151"/>
        <w:gridCol w:w="2458"/>
        <w:gridCol w:w="5037"/>
      </w:tblGrid>
      <w:tr xmlns:wp14="http://schemas.microsoft.com/office/word/2010/wordml" w:rsidR="00CE759A" w14:paraId="1E191976" wp14:textId="77777777">
        <w:tblPrEx>
          <w:tblCellMar>
            <w:top w:w="0" w:type="dxa"/>
            <w:bottom w:w="0" w:type="dxa"/>
          </w:tblCellMar>
        </w:tblPrEx>
        <w:trPr>
          <w:cantSplit/>
          <w:trHeight w:val="432" w:hRule="exact"/>
          <w:tblHeader/>
          <w:jc w:val="center"/>
        </w:trPr>
        <w:tc>
          <w:tcPr>
            <w:tcW w:w="5000" w:type="pct"/>
            <w:gridSpan w:val="7"/>
            <w:tcBorders>
              <w:top w:val="single" w:color="auto" w:sz="4" w:space="0"/>
              <w:left w:val="single" w:color="auto" w:sz="4" w:space="0"/>
              <w:bottom w:val="single" w:color="auto" w:sz="4" w:space="0"/>
              <w:right w:val="single" w:color="auto" w:sz="4" w:space="0"/>
            </w:tcBorders>
            <w:shd w:val="clear" w:color="auto" w:fill="FF0000"/>
            <w:vAlign w:val="center"/>
          </w:tcPr>
          <w:p w:rsidR="00CE759A" w:rsidP="00C93722" w:rsidRDefault="00CE759A" w14:paraId="4156D493" wp14:textId="77777777">
            <w:pPr>
              <w:jc w:val="center"/>
              <w:rPr>
                <w:rFonts w:eastAsia="MS Mincho"/>
              </w:rPr>
            </w:pPr>
            <w:r>
              <w:rPr>
                <w:rFonts w:eastAsia="MS Mincho"/>
              </w:rPr>
              <w:t>NH MMIS REPORT SPECIFICATION</w:t>
            </w:r>
          </w:p>
        </w:tc>
      </w:tr>
      <w:tr xmlns:wp14="http://schemas.microsoft.com/office/word/2010/wordml" w:rsidR="00CE759A" w14:paraId="44F5197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89" w:type="pct"/>
            <w:vMerge w:val="restart"/>
            <w:tcBorders>
              <w:top w:val="single" w:color="auto" w:sz="4" w:space="0"/>
            </w:tcBorders>
            <w:vAlign w:val="center"/>
          </w:tcPr>
          <w:p w:rsidRPr="00FC5BE5" w:rsidR="00CE759A" w:rsidRDefault="00CE759A" w14:paraId="048D16B8" wp14:textId="77777777">
            <w:pPr>
              <w:pStyle w:val="BodytextChar"/>
              <w:spacing w:before="40" w:after="40"/>
              <w:jc w:val="center"/>
              <w:rPr>
                <w:rStyle w:val="ModernBodyTextChar"/>
                <w:rFonts w:cs="Arial"/>
                <w:b/>
                <w:noProof/>
                <w:color w:val="000000"/>
                <w:sz w:val="20"/>
                <w:szCs w:val="20"/>
              </w:rPr>
            </w:pPr>
            <w:r w:rsidRPr="00521344">
              <w:rPr>
                <w:rStyle w:val="ModernTableText"/>
                <w:rFonts w:cs="Arial"/>
                <w:b/>
                <w:noProof/>
                <w:color w:val="000000"/>
                <w:szCs w:val="20"/>
              </w:rPr>
              <w:t>Presentation Type:</w:t>
            </w:r>
          </w:p>
        </w:tc>
        <w:tc>
          <w:tcPr>
            <w:tcW w:w="4411" w:type="pct"/>
            <w:gridSpan w:val="6"/>
            <w:tcBorders>
              <w:top w:val="single" w:color="auto" w:sz="4" w:space="0"/>
            </w:tcBorders>
            <w:vAlign w:val="center"/>
          </w:tcPr>
          <w:p w:rsidRPr="00521344" w:rsidR="00CE759A" w:rsidP="00D904D2" w:rsidRDefault="00CE759A" w14:paraId="2C908B5D" wp14:textId="77777777">
            <w:pPr>
              <w:pStyle w:val="Header"/>
              <w:pBdr>
                <w:bottom w:val="none" w:color="auto" w:sz="0" w:space="0"/>
              </w:pBdr>
              <w:spacing w:before="40" w:after="40"/>
              <w:rPr>
                <w:rStyle w:val="ModernBodyTextChar"/>
                <w:b w:val="0"/>
                <w:noProof/>
                <w:sz w:val="18"/>
                <w:szCs w:val="18"/>
              </w:rPr>
            </w:pPr>
            <w:r w:rsidRPr="00105EB0">
              <w:rPr>
                <w:rStyle w:val="ModernTableText"/>
                <w:rFonts w:ascii="Wingdings" w:hAnsi="Wingdings" w:eastAsia="Wingdings" w:cs="Wingdings"/>
                <w:b w:val="0"/>
                <w:noProof/>
                <w:szCs w:val="18"/>
                <w:lang w:val="en-US" w:eastAsia="en-US"/>
              </w:rPr>
              <w:t>þ</w:t>
            </w:r>
            <w:r w:rsidRPr="00105EB0">
              <w:rPr>
                <w:rStyle w:val="ModernTableText"/>
                <w:b w:val="0"/>
                <w:noProof/>
                <w:szCs w:val="18"/>
                <w:lang w:val="en-US" w:eastAsia="en-US"/>
              </w:rPr>
              <w:t xml:space="preserve"> List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Crosstab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Repeater Object        </w:t>
            </w:r>
          </w:p>
        </w:tc>
      </w:tr>
      <w:tr xmlns:wp14="http://schemas.microsoft.com/office/word/2010/wordml" w:rsidR="00CE759A" w14:paraId="56E1590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8"/>
          <w:jc w:val="center"/>
        </w:trPr>
        <w:tc>
          <w:tcPr>
            <w:tcW w:w="589" w:type="pct"/>
            <w:vMerge/>
            <w:vAlign w:val="center"/>
          </w:tcPr>
          <w:p w:rsidR="00CE759A" w:rsidRDefault="00CE759A" w14:paraId="38E78751" wp14:textId="77777777">
            <w:pPr>
              <w:pStyle w:val="BodytextChar"/>
              <w:spacing w:before="40" w:after="40"/>
              <w:rPr>
                <w:rStyle w:val="ModernTableText"/>
                <w:rFonts w:cs="Arial"/>
                <w:noProof/>
                <w:color w:val="000000"/>
                <w:sz w:val="17"/>
                <w:szCs w:val="17"/>
              </w:rPr>
            </w:pPr>
          </w:p>
        </w:tc>
        <w:tc>
          <w:tcPr>
            <w:tcW w:w="444" w:type="pct"/>
            <w:vMerge w:val="restart"/>
            <w:tcBorders>
              <w:top w:val="single" w:color="616161" w:sz="2" w:space="0"/>
            </w:tcBorders>
            <w:vAlign w:val="center"/>
          </w:tcPr>
          <w:p w:rsidRPr="00105EB0" w:rsidR="00CE759A" w:rsidP="00D904D2" w:rsidRDefault="00CE759A" w14:paraId="27926070" wp14:textId="77777777">
            <w:pPr>
              <w:pStyle w:val="Header"/>
              <w:pBdr>
                <w:bottom w:val="none" w:color="auto" w:sz="0" w:space="0"/>
              </w:pBdr>
              <w:spacing w:before="40" w:after="40"/>
              <w:jc w:val="center"/>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Chart Object</w:t>
            </w:r>
          </w:p>
        </w:tc>
        <w:tc>
          <w:tcPr>
            <w:tcW w:w="963" w:type="pct"/>
            <w:gridSpan w:val="2"/>
            <w:tcBorders>
              <w:top w:val="single" w:color="616161" w:sz="2" w:space="0"/>
            </w:tcBorders>
            <w:vAlign w:val="center"/>
          </w:tcPr>
          <w:p w:rsidRPr="00105EB0" w:rsidR="00CE759A" w:rsidP="00D904D2" w:rsidRDefault="00CE759A" w14:paraId="05C57D96"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Type:</w:t>
            </w:r>
          </w:p>
          <w:p w:rsidRPr="00105EB0" w:rsidR="00CE759A" w:rsidP="00D904D2" w:rsidRDefault="00CE759A" w14:paraId="2E0F0A1B"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Column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Bar                                                               </w:t>
            </w:r>
          </w:p>
        </w:tc>
        <w:tc>
          <w:tcPr>
            <w:tcW w:w="3004" w:type="pct"/>
            <w:gridSpan w:val="3"/>
            <w:tcBorders>
              <w:top w:val="single" w:color="616161" w:sz="2" w:space="0"/>
            </w:tcBorders>
          </w:tcPr>
          <w:p w:rsidRPr="00105EB0" w:rsidR="00CE759A" w:rsidP="00D904D2" w:rsidRDefault="00CE759A" w14:paraId="28CAFD5F"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Attributes:</w:t>
            </w:r>
          </w:p>
          <w:p w:rsidRPr="00105EB0" w:rsidR="00CE759A" w:rsidP="00D904D2" w:rsidRDefault="00CE759A" w14:paraId="67F2219A"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3D</w:t>
            </w:r>
          </w:p>
        </w:tc>
      </w:tr>
      <w:tr xmlns:wp14="http://schemas.microsoft.com/office/word/2010/wordml" w:rsidR="00CE759A" w14:paraId="7E71FF1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589" w:type="pct"/>
            <w:vMerge/>
            <w:vAlign w:val="center"/>
          </w:tcPr>
          <w:p w:rsidR="00CE759A" w:rsidRDefault="00CE759A" w14:paraId="62A75F99" wp14:textId="77777777">
            <w:pPr>
              <w:pStyle w:val="BodytextChar"/>
              <w:spacing w:before="40" w:after="40"/>
              <w:rPr>
                <w:rStyle w:val="ModernTableText"/>
                <w:rFonts w:cs="Arial"/>
                <w:noProof/>
                <w:color w:val="000000"/>
                <w:sz w:val="17"/>
                <w:szCs w:val="17"/>
              </w:rPr>
            </w:pPr>
          </w:p>
        </w:tc>
        <w:tc>
          <w:tcPr>
            <w:tcW w:w="444" w:type="pct"/>
            <w:vMerge/>
          </w:tcPr>
          <w:p w:rsidRPr="00105EB0" w:rsidR="00CE759A" w:rsidP="00D904D2" w:rsidRDefault="00CE759A" w14:paraId="2ECAA31B" wp14:textId="77777777">
            <w:pPr>
              <w:pStyle w:val="Header"/>
              <w:pBdr>
                <w:bottom w:val="none" w:color="auto" w:sz="0" w:space="0"/>
              </w:pBdr>
              <w:spacing w:before="40" w:after="40"/>
              <w:rPr>
                <w:rStyle w:val="ModernTableText"/>
                <w:b w:val="0"/>
                <w:noProof/>
                <w:szCs w:val="18"/>
                <w:lang w:val="en-US" w:eastAsia="en-US"/>
              </w:rPr>
            </w:pPr>
          </w:p>
        </w:tc>
        <w:tc>
          <w:tcPr>
            <w:tcW w:w="963" w:type="pct"/>
            <w:gridSpan w:val="2"/>
            <w:tcBorders>
              <w:top w:val="single" w:color="616161" w:sz="2" w:space="0"/>
            </w:tcBorders>
            <w:vAlign w:val="center"/>
          </w:tcPr>
          <w:p w:rsidRPr="00105EB0" w:rsidR="00CE759A" w:rsidP="00D904D2" w:rsidRDefault="00CE759A" w14:paraId="042ACE83"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Line                                        </w:t>
            </w:r>
          </w:p>
        </w:tc>
        <w:tc>
          <w:tcPr>
            <w:tcW w:w="3004" w:type="pct"/>
            <w:gridSpan w:val="3"/>
          </w:tcPr>
          <w:p w:rsidRPr="00105EB0" w:rsidR="00CE759A" w:rsidP="00D904D2" w:rsidRDefault="00CE759A" w14:paraId="41E1A27E"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With Markers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p>
        </w:tc>
      </w:tr>
      <w:tr xmlns:wp14="http://schemas.microsoft.com/office/word/2010/wordml" w:rsidR="00CE759A" w14:paraId="0514ECE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589" w:type="pct"/>
            <w:vMerge/>
            <w:vAlign w:val="center"/>
          </w:tcPr>
          <w:p w:rsidR="00CE759A" w:rsidRDefault="00CE759A" w14:paraId="2FBD1CFD" wp14:textId="77777777">
            <w:pPr>
              <w:pStyle w:val="BodytextChar"/>
              <w:spacing w:before="40" w:after="40"/>
              <w:rPr>
                <w:rStyle w:val="ModernTableText"/>
                <w:rFonts w:cs="Arial"/>
                <w:noProof/>
                <w:color w:val="000000"/>
                <w:sz w:val="17"/>
                <w:szCs w:val="17"/>
              </w:rPr>
            </w:pPr>
          </w:p>
        </w:tc>
        <w:tc>
          <w:tcPr>
            <w:tcW w:w="444" w:type="pct"/>
            <w:vMerge/>
          </w:tcPr>
          <w:p w:rsidRPr="00105EB0" w:rsidR="00CE759A" w:rsidP="00D904D2" w:rsidRDefault="00CE759A" w14:paraId="3FDCE676" wp14:textId="77777777">
            <w:pPr>
              <w:pStyle w:val="Header"/>
              <w:pBdr>
                <w:bottom w:val="none" w:color="auto" w:sz="0" w:space="0"/>
              </w:pBdr>
              <w:spacing w:before="40" w:after="40"/>
              <w:rPr>
                <w:rStyle w:val="ModernTableText"/>
                <w:b w:val="0"/>
                <w:noProof/>
                <w:szCs w:val="18"/>
                <w:lang w:val="en-US" w:eastAsia="en-US"/>
              </w:rPr>
            </w:pPr>
          </w:p>
        </w:tc>
        <w:tc>
          <w:tcPr>
            <w:tcW w:w="963" w:type="pct"/>
            <w:gridSpan w:val="2"/>
            <w:tcBorders>
              <w:top w:val="single" w:color="616161" w:sz="2" w:space="0"/>
            </w:tcBorders>
            <w:vAlign w:val="center"/>
          </w:tcPr>
          <w:p w:rsidRPr="00105EB0" w:rsidR="00CE759A" w:rsidP="00D904D2" w:rsidRDefault="00CE759A" w14:paraId="56AD0A51"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Pie</w:t>
            </w:r>
          </w:p>
        </w:tc>
        <w:tc>
          <w:tcPr>
            <w:tcW w:w="3004" w:type="pct"/>
            <w:gridSpan w:val="3"/>
          </w:tcPr>
          <w:p w:rsidRPr="00105EB0" w:rsidR="00CE759A" w:rsidP="00D904D2" w:rsidRDefault="00CE759A" w14:paraId="16A27A6D"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3D                    </w:t>
            </w:r>
          </w:p>
        </w:tc>
      </w:tr>
      <w:tr xmlns:wp14="http://schemas.microsoft.com/office/word/2010/wordml" w:rsidR="00CE759A" w14:paraId="5A56CAF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7"/>
            <w:tcBorders>
              <w:top w:val="single" w:color="616161" w:sz="2" w:space="0"/>
              <w:bottom w:val="single" w:color="616161" w:sz="2" w:space="0"/>
            </w:tcBorders>
            <w:shd w:val="clear" w:color="auto" w:fill="191919"/>
            <w:vAlign w:val="center"/>
          </w:tcPr>
          <w:p w:rsidR="00CE759A" w:rsidRDefault="00CE759A" w14:paraId="7FF7865E"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Section Heading (opt)</w:t>
            </w:r>
          </w:p>
        </w:tc>
      </w:tr>
      <w:tr xmlns:wp14="http://schemas.microsoft.com/office/word/2010/wordml" w:rsidR="00CE759A" w14:paraId="17278CB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95" w:type="pct"/>
            <w:gridSpan w:val="3"/>
            <w:tcBorders>
              <w:top w:val="single" w:color="616161" w:sz="2" w:space="0"/>
              <w:bottom w:val="single" w:color="616161" w:sz="2" w:space="0"/>
            </w:tcBorders>
            <w:vAlign w:val="center"/>
          </w:tcPr>
          <w:p w:rsidR="00CE759A" w:rsidRDefault="00CE759A" w14:paraId="1B0643E5" wp14:textId="77777777">
            <w:pPr>
              <w:pStyle w:val="TableText1"/>
              <w:spacing w:before="40" w:after="40"/>
              <w:jc w:val="center"/>
              <w:rPr>
                <w:rStyle w:val="ModernTableText"/>
                <w:rFonts w:cs="Arial"/>
                <w:b/>
                <w:noProof/>
                <w:sz w:val="17"/>
                <w:szCs w:val="17"/>
              </w:rPr>
            </w:pPr>
            <w:r>
              <w:rPr>
                <w:rStyle w:val="ModernTableText"/>
                <w:rFonts w:cs="Arial"/>
                <w:b/>
                <w:bCs/>
                <w:noProof/>
                <w:sz w:val="17"/>
                <w:szCs w:val="17"/>
              </w:rPr>
              <w:t>Report Section Label (opt)</w:t>
            </w:r>
          </w:p>
        </w:tc>
        <w:tc>
          <w:tcPr>
            <w:tcW w:w="1655" w:type="pct"/>
            <w:gridSpan w:val="3"/>
            <w:tcBorders>
              <w:top w:val="single" w:color="616161" w:sz="2" w:space="0"/>
              <w:bottom w:val="single" w:color="616161" w:sz="2" w:space="0"/>
            </w:tcBorders>
            <w:vAlign w:val="center"/>
          </w:tcPr>
          <w:p w:rsidR="00CE759A" w:rsidRDefault="00CE759A" w14:paraId="33DEB009" wp14:textId="77777777">
            <w:pPr>
              <w:pStyle w:val="TableText1"/>
              <w:spacing w:before="40" w:after="40"/>
              <w:jc w:val="center"/>
              <w:rPr>
                <w:rStyle w:val="ModernTableText"/>
                <w:rFonts w:cs="Arial"/>
                <w:b/>
                <w:noProof/>
                <w:sz w:val="17"/>
                <w:szCs w:val="17"/>
              </w:rPr>
            </w:pPr>
            <w:r>
              <w:rPr>
                <w:rStyle w:val="ModernTableText"/>
                <w:rFonts w:cs="Arial"/>
                <w:b/>
                <w:noProof/>
                <w:sz w:val="17"/>
                <w:szCs w:val="17"/>
              </w:rPr>
              <w:t>Report Section Description (opt)</w:t>
            </w:r>
          </w:p>
        </w:tc>
        <w:tc>
          <w:tcPr>
            <w:tcW w:w="1750" w:type="pct"/>
            <w:tcBorders>
              <w:top w:val="single" w:color="616161" w:sz="2" w:space="0"/>
              <w:bottom w:val="single" w:color="616161" w:sz="2" w:space="0"/>
            </w:tcBorders>
            <w:vAlign w:val="center"/>
          </w:tcPr>
          <w:p w:rsidR="00CE759A" w:rsidRDefault="00CE759A" w14:paraId="5D655AD7" wp14:textId="77777777">
            <w:pPr>
              <w:pStyle w:val="TableText1"/>
              <w:spacing w:before="40" w:after="40"/>
              <w:jc w:val="center"/>
              <w:rPr>
                <w:rStyle w:val="ModernTableText"/>
                <w:rFonts w:cs="Arial"/>
                <w:b/>
                <w:noProof/>
                <w:sz w:val="17"/>
                <w:szCs w:val="17"/>
              </w:rPr>
            </w:pPr>
            <w:r>
              <w:rPr>
                <w:rStyle w:val="ModernTableText"/>
                <w:rFonts w:cs="Arial"/>
                <w:b/>
                <w:noProof/>
                <w:sz w:val="17"/>
                <w:szCs w:val="17"/>
              </w:rPr>
              <w:t>Report Section Processing Rules (opt)</w:t>
            </w:r>
          </w:p>
        </w:tc>
      </w:tr>
      <w:tr xmlns:wp14="http://schemas.microsoft.com/office/word/2010/wordml" w:rsidR="00A615BB" w:rsidTr="00DD385D" w14:paraId="2C8E96E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95" w:type="pct"/>
            <w:gridSpan w:val="3"/>
            <w:tcBorders>
              <w:top w:val="single" w:color="616161" w:sz="2" w:space="0"/>
              <w:bottom w:val="single" w:color="616161" w:sz="2" w:space="0"/>
            </w:tcBorders>
          </w:tcPr>
          <w:p w:rsidRPr="00521344" w:rsidR="00A615BB" w:rsidP="00D65D6C" w:rsidRDefault="00A615BB" w14:paraId="58BAB56E" wp14:textId="77777777">
            <w:pPr>
              <w:keepLines/>
              <w:spacing w:before="40" w:after="40"/>
              <w:rPr>
                <w:rStyle w:val="ModernTableText"/>
                <w:noProof/>
                <w:szCs w:val="17"/>
              </w:rPr>
            </w:pPr>
            <w:r w:rsidRPr="00521344">
              <w:rPr>
                <w:rStyle w:val="ModernTableText"/>
                <w:noProof/>
                <w:szCs w:val="17"/>
              </w:rPr>
              <w:t>Line of Business</w:t>
            </w:r>
          </w:p>
        </w:tc>
        <w:tc>
          <w:tcPr>
            <w:tcW w:w="1655" w:type="pct"/>
            <w:gridSpan w:val="3"/>
            <w:tcBorders>
              <w:top w:val="single" w:color="616161" w:sz="2" w:space="0"/>
              <w:bottom w:val="single" w:color="616161" w:sz="2" w:space="0"/>
            </w:tcBorders>
          </w:tcPr>
          <w:p w:rsidRPr="00521344" w:rsidR="00A615BB" w:rsidP="00D65D6C" w:rsidRDefault="00A615BB" w14:paraId="31883A0B" wp14:textId="77777777">
            <w:pPr>
              <w:keepLines/>
              <w:spacing w:before="40" w:after="40"/>
              <w:rPr>
                <w:rStyle w:val="ModernTableText"/>
                <w:noProof/>
                <w:szCs w:val="17"/>
              </w:rPr>
            </w:pPr>
            <w:r w:rsidRPr="00521344">
              <w:rPr>
                <w:rStyle w:val="ModernTableText"/>
                <w:noProof/>
                <w:szCs w:val="17"/>
              </w:rPr>
              <w:t>The line of business code and description.</w:t>
            </w:r>
          </w:p>
        </w:tc>
        <w:tc>
          <w:tcPr>
            <w:tcW w:w="1750" w:type="pct"/>
            <w:tcBorders>
              <w:top w:val="single" w:color="616161" w:sz="2" w:space="0"/>
              <w:bottom w:val="single" w:color="616161" w:sz="2" w:space="0"/>
            </w:tcBorders>
          </w:tcPr>
          <w:p w:rsidRPr="00521344" w:rsidR="00A615BB" w:rsidP="0075716A" w:rsidRDefault="00A615BB" w14:paraId="25ECF4D2" wp14:textId="77777777">
            <w:pPr>
              <w:keepLines/>
              <w:spacing w:before="40" w:after="40"/>
              <w:jc w:val="left"/>
              <w:rPr>
                <w:rStyle w:val="ModernTableText"/>
                <w:noProof/>
                <w:szCs w:val="17"/>
              </w:rPr>
            </w:pPr>
            <w:r w:rsidRPr="00521344">
              <w:rPr>
                <w:rStyle w:val="ModernTableText"/>
                <w:noProof/>
                <w:szCs w:val="17"/>
              </w:rPr>
              <w:t>Using R-VV-DOMAIN-NAM = ‘R-LOB-CD’, join to R-VV-TB.R-VV-CD using A-HDR-TB.R-LOB-CD to get the short description.</w:t>
            </w:r>
          </w:p>
        </w:tc>
      </w:tr>
      <w:tr xmlns:wp14="http://schemas.microsoft.com/office/word/2010/wordml" w:rsidR="00A615BB" w14:paraId="79E99BA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95" w:type="pct"/>
            <w:gridSpan w:val="3"/>
            <w:tcBorders>
              <w:top w:val="single" w:color="616161" w:sz="2" w:space="0"/>
              <w:bottom w:val="single" w:color="616161" w:sz="2" w:space="0"/>
            </w:tcBorders>
            <w:vAlign w:val="center"/>
          </w:tcPr>
          <w:p w:rsidRPr="00521344" w:rsidR="00A615BB" w:rsidP="00D65D6C" w:rsidRDefault="00A615BB" w14:paraId="5270E33A" wp14:textId="77777777">
            <w:pPr>
              <w:keepLines/>
              <w:spacing w:before="40" w:after="40"/>
              <w:rPr>
                <w:rStyle w:val="ModernTableText"/>
                <w:noProof/>
                <w:szCs w:val="17"/>
              </w:rPr>
            </w:pPr>
            <w:r w:rsidRPr="00521344">
              <w:rPr>
                <w:rStyle w:val="ModernTableText"/>
                <w:noProof/>
                <w:szCs w:val="17"/>
              </w:rPr>
              <w:t>MM/DD/CCYY  - MM/DD/CCYY</w:t>
            </w:r>
          </w:p>
        </w:tc>
        <w:tc>
          <w:tcPr>
            <w:tcW w:w="1655" w:type="pct"/>
            <w:gridSpan w:val="3"/>
            <w:tcBorders>
              <w:top w:val="single" w:color="616161" w:sz="2" w:space="0"/>
              <w:bottom w:val="single" w:color="616161" w:sz="2" w:space="0"/>
            </w:tcBorders>
            <w:vAlign w:val="center"/>
          </w:tcPr>
          <w:p w:rsidRPr="00521344" w:rsidR="00A615BB" w:rsidP="00D65D6C" w:rsidRDefault="00A615BB" w14:paraId="34B89E8D" wp14:textId="77777777">
            <w:pPr>
              <w:keepLines/>
              <w:spacing w:before="40" w:after="40"/>
              <w:rPr>
                <w:rStyle w:val="ModernTableText"/>
                <w:noProof/>
                <w:szCs w:val="17"/>
              </w:rPr>
            </w:pPr>
            <w:r w:rsidRPr="00521344">
              <w:rPr>
                <w:rStyle w:val="ModernTableText"/>
                <w:noProof/>
                <w:szCs w:val="17"/>
              </w:rPr>
              <w:t>Page Heading</w:t>
            </w:r>
          </w:p>
        </w:tc>
        <w:tc>
          <w:tcPr>
            <w:tcW w:w="1750" w:type="pct"/>
            <w:tcBorders>
              <w:top w:val="single" w:color="616161" w:sz="2" w:space="0"/>
              <w:bottom w:val="single" w:color="616161" w:sz="2" w:space="0"/>
            </w:tcBorders>
            <w:vAlign w:val="center"/>
          </w:tcPr>
          <w:p w:rsidRPr="00521344" w:rsidR="00A615BB" w:rsidP="0075716A" w:rsidRDefault="00A615BB" w14:paraId="5A19FA09" wp14:textId="77777777">
            <w:pPr>
              <w:keepLines/>
              <w:spacing w:before="40" w:after="40"/>
              <w:jc w:val="left"/>
              <w:rPr>
                <w:rStyle w:val="ModernTableText"/>
                <w:noProof/>
                <w:szCs w:val="17"/>
              </w:rPr>
            </w:pPr>
            <w:r w:rsidRPr="00521344">
              <w:rPr>
                <w:rStyle w:val="ModernTableText"/>
                <w:noProof/>
                <w:szCs w:val="17"/>
              </w:rPr>
              <w:t>Display the prompted parameterized A-DTL-TB.A-LI-BEG-DT and A-LI-END-DT.</w:t>
            </w:r>
          </w:p>
        </w:tc>
      </w:tr>
      <w:tr xmlns:wp14="http://schemas.microsoft.com/office/word/2010/wordml" w:rsidR="00A615BB" w:rsidTr="00DD385D" w14:paraId="3846C3F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95" w:type="pct"/>
            <w:gridSpan w:val="3"/>
            <w:tcBorders>
              <w:top w:val="single" w:color="616161" w:sz="2" w:space="0"/>
              <w:bottom w:val="single" w:color="616161" w:sz="2" w:space="0"/>
            </w:tcBorders>
            <w:vAlign w:val="center"/>
          </w:tcPr>
          <w:p w:rsidRPr="00521344" w:rsidR="00A615BB" w:rsidP="00D65D6C" w:rsidRDefault="00A615BB" w14:paraId="79ED249C" wp14:textId="77777777">
            <w:pPr>
              <w:keepLines/>
              <w:spacing w:before="40" w:after="40"/>
              <w:rPr>
                <w:rStyle w:val="ModernTableText"/>
                <w:noProof/>
                <w:szCs w:val="17"/>
              </w:rPr>
            </w:pPr>
            <w:r w:rsidRPr="00521344">
              <w:rPr>
                <w:rStyle w:val="ModernTableText"/>
                <w:noProof/>
                <w:szCs w:val="17"/>
              </w:rPr>
              <w:t>SA Ty Cd - Desc</w:t>
            </w:r>
          </w:p>
        </w:tc>
        <w:tc>
          <w:tcPr>
            <w:tcW w:w="1655" w:type="pct"/>
            <w:gridSpan w:val="3"/>
            <w:tcBorders>
              <w:top w:val="single" w:color="616161" w:sz="2" w:space="0"/>
              <w:bottom w:val="single" w:color="616161" w:sz="2" w:space="0"/>
            </w:tcBorders>
          </w:tcPr>
          <w:p w:rsidRPr="00521344" w:rsidR="00A615BB" w:rsidP="00D65D6C" w:rsidRDefault="00A615BB" w14:paraId="480AB5AC" wp14:textId="77777777">
            <w:pPr>
              <w:keepLines/>
              <w:spacing w:before="40" w:after="40"/>
              <w:rPr>
                <w:rStyle w:val="ModernTableText"/>
                <w:noProof/>
                <w:szCs w:val="17"/>
              </w:rPr>
            </w:pPr>
            <w:r w:rsidRPr="00521344">
              <w:rPr>
                <w:rStyle w:val="ModernTableText"/>
                <w:noProof/>
                <w:szCs w:val="17"/>
              </w:rPr>
              <w:t>This field displays the SA authorization type code and description.</w:t>
            </w:r>
          </w:p>
        </w:tc>
        <w:tc>
          <w:tcPr>
            <w:tcW w:w="1750" w:type="pct"/>
            <w:tcBorders>
              <w:top w:val="single" w:color="616161" w:sz="2" w:space="0"/>
              <w:bottom w:val="single" w:color="616161" w:sz="2" w:space="0"/>
            </w:tcBorders>
          </w:tcPr>
          <w:p w:rsidRPr="00521344" w:rsidR="00A615BB" w:rsidP="0075716A" w:rsidRDefault="00A615BB" w14:paraId="35F2EEF2" wp14:textId="77777777">
            <w:pPr>
              <w:keepLines/>
              <w:spacing w:before="40" w:after="40"/>
              <w:jc w:val="left"/>
              <w:rPr>
                <w:rStyle w:val="ModernTableText"/>
                <w:noProof/>
                <w:szCs w:val="17"/>
              </w:rPr>
            </w:pPr>
            <w:r w:rsidRPr="00521344">
              <w:rPr>
                <w:rStyle w:val="ModernTableText"/>
                <w:noProof/>
                <w:szCs w:val="17"/>
              </w:rPr>
              <w:t>Using R-VV-DOMAIN-NAM = ‘A-TY-CD’, join to R-VV-TB.R-VV-CD using A-HDR-TB.A-TY-CD to get the short description.</w:t>
            </w:r>
          </w:p>
        </w:tc>
      </w:tr>
      <w:tr xmlns:wp14="http://schemas.microsoft.com/office/word/2010/wordml" w:rsidR="00A615BB" w:rsidTr="00DD385D" w14:paraId="62A6716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95" w:type="pct"/>
            <w:gridSpan w:val="3"/>
            <w:tcBorders>
              <w:top w:val="single" w:color="616161" w:sz="2" w:space="0"/>
              <w:bottom w:val="single" w:color="616161" w:sz="2" w:space="0"/>
            </w:tcBorders>
            <w:vAlign w:val="center"/>
          </w:tcPr>
          <w:p w:rsidRPr="00521344" w:rsidR="00A615BB" w:rsidP="00D65D6C" w:rsidRDefault="00A615BB" w14:paraId="5CC9F4AD" wp14:textId="77777777">
            <w:pPr>
              <w:keepLines/>
              <w:spacing w:before="40" w:after="40"/>
              <w:rPr>
                <w:rStyle w:val="ModernTableText"/>
                <w:noProof/>
                <w:szCs w:val="17"/>
              </w:rPr>
            </w:pPr>
            <w:r w:rsidRPr="00521344">
              <w:rPr>
                <w:rStyle w:val="ModernTableText"/>
                <w:noProof/>
                <w:szCs w:val="17"/>
              </w:rPr>
              <w:t>SA LI Cat Svc Cd - Desc</w:t>
            </w:r>
          </w:p>
        </w:tc>
        <w:tc>
          <w:tcPr>
            <w:tcW w:w="1655" w:type="pct"/>
            <w:gridSpan w:val="3"/>
            <w:tcBorders>
              <w:top w:val="single" w:color="616161" w:sz="2" w:space="0"/>
              <w:bottom w:val="single" w:color="616161" w:sz="2" w:space="0"/>
            </w:tcBorders>
          </w:tcPr>
          <w:p w:rsidRPr="00521344" w:rsidR="00A615BB" w:rsidP="00D65D6C" w:rsidRDefault="00A615BB" w14:paraId="63F3ADA1" wp14:textId="77777777">
            <w:pPr>
              <w:keepLines/>
              <w:spacing w:before="40" w:after="40"/>
              <w:rPr>
                <w:rStyle w:val="ModernTableText"/>
                <w:noProof/>
                <w:szCs w:val="17"/>
              </w:rPr>
            </w:pPr>
            <w:r w:rsidRPr="00521344">
              <w:rPr>
                <w:rStyle w:val="ModernTableText"/>
                <w:noProof/>
                <w:szCs w:val="17"/>
              </w:rPr>
              <w:t>This field displays the SA category code and description.</w:t>
            </w:r>
          </w:p>
        </w:tc>
        <w:tc>
          <w:tcPr>
            <w:tcW w:w="1750" w:type="pct"/>
            <w:tcBorders>
              <w:top w:val="single" w:color="616161" w:sz="2" w:space="0"/>
              <w:bottom w:val="single" w:color="616161" w:sz="2" w:space="0"/>
            </w:tcBorders>
          </w:tcPr>
          <w:p w:rsidRPr="00521344" w:rsidR="00A615BB" w:rsidP="0075716A" w:rsidRDefault="00A615BB" w14:paraId="6A388EB7" wp14:textId="77777777">
            <w:pPr>
              <w:keepLines/>
              <w:spacing w:before="40" w:after="40"/>
              <w:jc w:val="left"/>
              <w:rPr>
                <w:rStyle w:val="ModernTableText"/>
                <w:noProof/>
                <w:szCs w:val="17"/>
              </w:rPr>
            </w:pPr>
            <w:r w:rsidRPr="00521344">
              <w:rPr>
                <w:rStyle w:val="ModernTableText"/>
                <w:noProof/>
                <w:szCs w:val="17"/>
              </w:rPr>
              <w:t>Using R-VV-DOMAIN-NAM = ‘A-LI-CAT-SVC-CD’, join to R-VV-TB.R-VV-CD using A-DTL-TB.A-LI-CAT-SVC-CD to get the short description.</w:t>
            </w:r>
          </w:p>
        </w:tc>
      </w:tr>
      <w:tr xmlns:wp14="http://schemas.microsoft.com/office/word/2010/wordml" w:rsidR="00A615BB" w:rsidTr="00DD385D" w14:paraId="15BB2B3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95" w:type="pct"/>
            <w:gridSpan w:val="3"/>
            <w:tcBorders>
              <w:top w:val="single" w:color="616161" w:sz="2" w:space="0"/>
              <w:bottom w:val="single" w:color="616161" w:sz="2" w:space="0"/>
            </w:tcBorders>
            <w:vAlign w:val="center"/>
          </w:tcPr>
          <w:p w:rsidRPr="00521344" w:rsidR="00A615BB" w:rsidP="00D65D6C" w:rsidRDefault="00A615BB" w14:paraId="254BA56D" wp14:textId="77777777">
            <w:pPr>
              <w:keepLines/>
              <w:spacing w:before="40" w:after="40"/>
              <w:rPr>
                <w:rStyle w:val="ModernTableText"/>
                <w:noProof/>
                <w:szCs w:val="17"/>
              </w:rPr>
            </w:pPr>
            <w:r w:rsidRPr="00521344">
              <w:rPr>
                <w:rStyle w:val="ModernTableText"/>
                <w:noProof/>
                <w:szCs w:val="17"/>
              </w:rPr>
              <w:t>SA LI Appeal Stat Cd - Desc</w:t>
            </w:r>
          </w:p>
        </w:tc>
        <w:tc>
          <w:tcPr>
            <w:tcW w:w="1655" w:type="pct"/>
            <w:gridSpan w:val="3"/>
            <w:tcBorders>
              <w:top w:val="single" w:color="616161" w:sz="2" w:space="0"/>
              <w:bottom w:val="single" w:color="616161" w:sz="2" w:space="0"/>
            </w:tcBorders>
            <w:vAlign w:val="center"/>
          </w:tcPr>
          <w:p w:rsidRPr="00521344" w:rsidR="00A615BB" w:rsidP="00D65D6C" w:rsidRDefault="00A615BB" w14:paraId="7648AF29" wp14:textId="77777777">
            <w:pPr>
              <w:keepLines/>
              <w:spacing w:before="40" w:after="40"/>
              <w:rPr>
                <w:rStyle w:val="ModernTableText"/>
                <w:noProof/>
                <w:szCs w:val="17"/>
              </w:rPr>
            </w:pPr>
            <w:r w:rsidRPr="00521344">
              <w:rPr>
                <w:rStyle w:val="ModernTableText"/>
                <w:noProof/>
                <w:szCs w:val="17"/>
              </w:rPr>
              <w:t>Service Authorization Appeal Status Code and Description.</w:t>
            </w:r>
          </w:p>
        </w:tc>
        <w:tc>
          <w:tcPr>
            <w:tcW w:w="1750" w:type="pct"/>
            <w:tcBorders>
              <w:top w:val="single" w:color="616161" w:sz="2" w:space="0"/>
              <w:bottom w:val="single" w:color="616161" w:sz="2" w:space="0"/>
            </w:tcBorders>
          </w:tcPr>
          <w:p w:rsidRPr="00521344" w:rsidR="00A615BB" w:rsidP="0075716A" w:rsidRDefault="00A615BB" w14:paraId="451E9F75" wp14:textId="77777777">
            <w:pPr>
              <w:keepLines/>
              <w:spacing w:before="40" w:after="40"/>
              <w:jc w:val="left"/>
              <w:rPr>
                <w:rStyle w:val="ModernTableText"/>
                <w:noProof/>
                <w:szCs w:val="17"/>
              </w:rPr>
            </w:pPr>
            <w:r w:rsidRPr="00521344">
              <w:rPr>
                <w:rStyle w:val="ModernTableText"/>
                <w:noProof/>
                <w:szCs w:val="17"/>
              </w:rPr>
              <w:t>Using R-VV-DOMAIN-NAM = ‘A-LI-APL-STAT-CD’, join to R-VV-TB.R-VV-CD using A-DTL-TB.A-LI-APL-STAT-CD to get the short description.</w:t>
            </w:r>
          </w:p>
        </w:tc>
      </w:tr>
      <w:tr xmlns:wp14="http://schemas.microsoft.com/office/word/2010/wordml" w:rsidR="00A615BB" w:rsidTr="00DD385D" w14:paraId="2EC0DCC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95" w:type="pct"/>
            <w:gridSpan w:val="3"/>
            <w:tcBorders>
              <w:top w:val="single" w:color="616161" w:sz="2" w:space="0"/>
              <w:bottom w:val="single" w:color="616161" w:sz="2" w:space="0"/>
            </w:tcBorders>
            <w:vAlign w:val="center"/>
          </w:tcPr>
          <w:p w:rsidRPr="00521344" w:rsidR="00A615BB" w:rsidP="00D65D6C" w:rsidRDefault="00A615BB" w14:paraId="5D570C84" wp14:textId="77777777">
            <w:pPr>
              <w:keepLines/>
              <w:spacing w:before="40" w:after="40"/>
              <w:rPr>
                <w:rStyle w:val="ModernTableText"/>
                <w:noProof/>
                <w:szCs w:val="17"/>
              </w:rPr>
            </w:pPr>
            <w:r w:rsidRPr="00521344">
              <w:rPr>
                <w:rStyle w:val="ModernTableText"/>
                <w:noProof/>
                <w:szCs w:val="17"/>
              </w:rPr>
              <w:t xml:space="preserve">  Total SA’s</w:t>
            </w:r>
          </w:p>
        </w:tc>
        <w:tc>
          <w:tcPr>
            <w:tcW w:w="1655" w:type="pct"/>
            <w:gridSpan w:val="3"/>
            <w:tcBorders>
              <w:top w:val="single" w:color="616161" w:sz="2" w:space="0"/>
              <w:bottom w:val="single" w:color="616161" w:sz="2" w:space="0"/>
            </w:tcBorders>
          </w:tcPr>
          <w:p w:rsidRPr="00521344" w:rsidR="00A615BB" w:rsidP="00D65D6C" w:rsidRDefault="00A615BB" w14:paraId="6A527086" wp14:textId="77777777">
            <w:pPr>
              <w:keepLines/>
              <w:spacing w:before="40" w:after="40"/>
              <w:rPr>
                <w:rStyle w:val="ModernTableText"/>
                <w:noProof/>
                <w:szCs w:val="17"/>
              </w:rPr>
            </w:pPr>
            <w:r w:rsidRPr="00521344">
              <w:rPr>
                <w:rStyle w:val="ModernTableText"/>
                <w:noProof/>
                <w:szCs w:val="17"/>
              </w:rPr>
              <w:t>Total Service Auths by SA Ty Cde and SA Li Appeal Stat Code.</w:t>
            </w:r>
          </w:p>
        </w:tc>
        <w:tc>
          <w:tcPr>
            <w:tcW w:w="1750" w:type="pct"/>
            <w:tcBorders>
              <w:top w:val="single" w:color="616161" w:sz="2" w:space="0"/>
              <w:bottom w:val="single" w:color="616161" w:sz="2" w:space="0"/>
            </w:tcBorders>
          </w:tcPr>
          <w:p w:rsidRPr="00521344" w:rsidR="00A615BB" w:rsidP="0075716A" w:rsidRDefault="00A615BB" w14:paraId="3FCF06C1" wp14:textId="77777777">
            <w:pPr>
              <w:keepLines/>
              <w:spacing w:before="40" w:after="40"/>
              <w:jc w:val="left"/>
              <w:rPr>
                <w:rStyle w:val="ModernTableText"/>
                <w:noProof/>
                <w:szCs w:val="17"/>
              </w:rPr>
            </w:pPr>
            <w:r w:rsidRPr="00521344">
              <w:rPr>
                <w:rStyle w:val="ModernTableText"/>
                <w:noProof/>
                <w:szCs w:val="17"/>
              </w:rPr>
              <w:t>Count distinct A-HDR-TB.A-AUTH-ID by A-HDR-TB.A-HDR-TB.A-TY-CD, A-DTL-TB. A-LI-APL-STAT-CD</w:t>
            </w:r>
          </w:p>
        </w:tc>
      </w:tr>
      <w:tr xmlns:wp14="http://schemas.microsoft.com/office/word/2010/wordml" w:rsidR="00CE759A" w14:paraId="2DE0733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7"/>
            <w:tcBorders>
              <w:top w:val="single" w:color="616161" w:sz="2" w:space="0"/>
              <w:bottom w:val="single" w:color="616161" w:sz="2" w:space="0"/>
            </w:tcBorders>
            <w:shd w:val="clear" w:color="auto" w:fill="191919"/>
          </w:tcPr>
          <w:p w:rsidR="00CE759A" w:rsidRDefault="00CE759A" w14:paraId="588A701A"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CE759A" w14:paraId="3B30B59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2396" w:type="pct"/>
            <w:gridSpan w:val="5"/>
            <w:tcBorders>
              <w:top w:val="single" w:color="616161" w:sz="2" w:space="0"/>
              <w:bottom w:val="single" w:color="616161" w:sz="2" w:space="0"/>
            </w:tcBorders>
          </w:tcPr>
          <w:p w:rsidRPr="00521344" w:rsidR="00CE759A" w:rsidRDefault="00CE759A" w14:paraId="06F8EFD4" wp14:textId="77777777">
            <w:pPr>
              <w:pStyle w:val="TableText1"/>
              <w:spacing w:before="40" w:after="40"/>
              <w:jc w:val="center"/>
              <w:rPr>
                <w:rStyle w:val="ModernTableText"/>
                <w:rFonts w:cs="Arial"/>
                <w:b/>
                <w:szCs w:val="17"/>
              </w:rPr>
            </w:pPr>
            <w:r w:rsidRPr="00521344">
              <w:rPr>
                <w:rStyle w:val="ModernTableText"/>
                <w:rFonts w:cs="Arial"/>
                <w:b/>
                <w:szCs w:val="17"/>
              </w:rPr>
              <w:t>Chart Title</w:t>
            </w:r>
          </w:p>
        </w:tc>
        <w:tc>
          <w:tcPr>
            <w:tcW w:w="2604" w:type="pct"/>
            <w:gridSpan w:val="2"/>
            <w:tcBorders>
              <w:top w:val="single" w:color="616161" w:sz="2" w:space="0"/>
              <w:bottom w:val="single" w:color="616161" w:sz="2" w:space="0"/>
            </w:tcBorders>
          </w:tcPr>
          <w:p w:rsidRPr="00521344" w:rsidR="00CE759A" w:rsidRDefault="00CE759A" w14:paraId="7D93AD3F" wp14:textId="77777777">
            <w:pPr>
              <w:pStyle w:val="TableText1"/>
              <w:spacing w:before="40" w:after="40"/>
              <w:jc w:val="center"/>
              <w:rPr>
                <w:rStyle w:val="ModernTableText"/>
                <w:rFonts w:cs="Arial"/>
                <w:b/>
                <w:noProof/>
                <w:szCs w:val="17"/>
              </w:rPr>
            </w:pPr>
            <w:r w:rsidRPr="00521344">
              <w:rPr>
                <w:rStyle w:val="ModernTableText"/>
                <w:rFonts w:cs="Arial"/>
                <w:b/>
                <w:noProof/>
                <w:szCs w:val="17"/>
              </w:rPr>
              <w:t>Chart Sub-title</w:t>
            </w:r>
          </w:p>
        </w:tc>
      </w:tr>
      <w:tr xmlns:wp14="http://schemas.microsoft.com/office/word/2010/wordml" w:rsidR="00CE759A" w14:paraId="2CCE7C9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2396" w:type="pct"/>
            <w:gridSpan w:val="5"/>
            <w:tcBorders>
              <w:top w:val="single" w:color="616161" w:sz="2" w:space="0"/>
              <w:right w:val="single" w:color="616161" w:sz="2" w:space="0"/>
            </w:tcBorders>
          </w:tcPr>
          <w:p w:rsidRPr="00521344" w:rsidR="00CE759A" w:rsidRDefault="00CE759A" w14:paraId="5C784A0C" wp14:textId="77777777">
            <w:pPr>
              <w:pStyle w:val="TableText1"/>
              <w:spacing w:before="40" w:after="40"/>
              <w:rPr>
                <w:rStyle w:val="ModernTableText"/>
                <w:rFonts w:cs="Arial"/>
                <w:color w:val="000000"/>
                <w:szCs w:val="17"/>
              </w:rPr>
            </w:pPr>
            <w:r w:rsidRPr="00521344">
              <w:rPr>
                <w:rStyle w:val="ModernTableText"/>
                <w:rFonts w:cs="Arial"/>
                <w:color w:val="000000"/>
                <w:szCs w:val="17"/>
              </w:rPr>
              <w:t>N/A</w:t>
            </w:r>
          </w:p>
        </w:tc>
        <w:tc>
          <w:tcPr>
            <w:tcW w:w="2604" w:type="pct"/>
            <w:gridSpan w:val="2"/>
            <w:tcBorders>
              <w:top w:val="single" w:color="616161" w:sz="2" w:space="0"/>
              <w:right w:val="single" w:color="616161" w:sz="2" w:space="0"/>
            </w:tcBorders>
          </w:tcPr>
          <w:p w:rsidRPr="00521344" w:rsidR="00CE759A" w:rsidRDefault="00CE759A" w14:paraId="403F37E1" wp14:textId="77777777">
            <w:pPr>
              <w:pStyle w:val="TableText1"/>
              <w:spacing w:before="40" w:after="40"/>
              <w:rPr>
                <w:rStyle w:val="ModernTableText"/>
                <w:rFonts w:cs="Arial"/>
                <w:color w:val="000000"/>
                <w:szCs w:val="17"/>
              </w:rPr>
            </w:pPr>
            <w:r w:rsidRPr="00521344">
              <w:rPr>
                <w:rStyle w:val="ModernTableText"/>
                <w:rFonts w:cs="Arial"/>
                <w:color w:val="000000"/>
                <w:szCs w:val="17"/>
              </w:rPr>
              <w:t>N/A</w:t>
            </w:r>
          </w:p>
        </w:tc>
      </w:tr>
    </w:tbl>
    <w:p xmlns:wp14="http://schemas.microsoft.com/office/word/2010/wordml" w:rsidR="00521344" w:rsidRDefault="00521344" w14:paraId="2FC0A1CB" wp14:textId="77777777">
      <w:pPr>
        <w:rPr>
          <w:sz w:val="19"/>
          <w:szCs w:val="19"/>
        </w:rPr>
      </w:pPr>
    </w:p>
    <w:p xmlns:wp14="http://schemas.microsoft.com/office/word/2010/wordml" w:rsidR="00CE759A" w:rsidRDefault="00521344" w14:paraId="3A2BAADD" wp14:textId="77777777">
      <w:pPr>
        <w:rPr>
          <w:sz w:val="19"/>
          <w:szCs w:val="19"/>
        </w:rPr>
      </w:pPr>
      <w:r>
        <w:rPr>
          <w:sz w:val="19"/>
          <w:szCs w:val="19"/>
        </w:rP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582"/>
        <w:gridCol w:w="1934"/>
        <w:gridCol w:w="406"/>
        <w:gridCol w:w="2081"/>
        <w:gridCol w:w="2917"/>
        <w:gridCol w:w="889"/>
        <w:gridCol w:w="1557"/>
        <w:gridCol w:w="3028"/>
      </w:tblGrid>
      <w:tr xmlns:wp14="http://schemas.microsoft.com/office/word/2010/wordml" w:rsidR="00CE759A" w14:paraId="29F9D558" wp14:textId="77777777">
        <w:tblPrEx>
          <w:tblCellMar>
            <w:top w:w="0" w:type="dxa"/>
            <w:bottom w:w="0" w:type="dxa"/>
          </w:tblCellMar>
        </w:tblPrEx>
        <w:trPr>
          <w:cantSplit/>
          <w:tblHeader/>
          <w:jc w:val="center"/>
        </w:trPr>
        <w:tc>
          <w:tcPr>
            <w:tcW w:w="5000" w:type="pct"/>
            <w:gridSpan w:val="8"/>
            <w:tcBorders>
              <w:top w:val="single" w:color="616161" w:sz="2" w:space="0"/>
              <w:bottom w:val="single" w:color="616161" w:sz="2" w:space="0"/>
            </w:tcBorders>
            <w:shd w:val="clear" w:color="auto" w:fill="191919"/>
          </w:tcPr>
          <w:p w:rsidR="00CE759A" w:rsidRDefault="00CE759A" w14:paraId="48736A25"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Body</w:t>
            </w:r>
          </w:p>
        </w:tc>
      </w:tr>
      <w:tr xmlns:wp14="http://schemas.microsoft.com/office/word/2010/wordml" w:rsidR="00CE759A" w:rsidTr="00FC5BE5" w14:paraId="31AF2A5D" wp14:textId="77777777">
        <w:tblPrEx>
          <w:tblCellMar>
            <w:top w:w="0" w:type="dxa"/>
            <w:bottom w:w="0" w:type="dxa"/>
          </w:tblCellMar>
        </w:tblPrEx>
        <w:trPr>
          <w:cantSplit/>
          <w:tblHeader/>
          <w:jc w:val="center"/>
        </w:trPr>
        <w:tc>
          <w:tcPr>
            <w:tcW w:w="552" w:type="pct"/>
            <w:tcBorders>
              <w:top w:val="single" w:color="616161" w:sz="2" w:space="0"/>
            </w:tcBorders>
            <w:vAlign w:val="center"/>
          </w:tcPr>
          <w:p w:rsidRPr="00521344" w:rsidR="00CE759A" w:rsidP="00FC5BE5" w:rsidRDefault="00CE759A" w14:paraId="63689A21" wp14:textId="77777777">
            <w:pPr>
              <w:pStyle w:val="TableText1"/>
              <w:spacing w:before="40" w:after="40"/>
              <w:rPr>
                <w:rStyle w:val="ModernTableText"/>
                <w:rFonts w:cs="Arial"/>
                <w:b/>
                <w:szCs w:val="18"/>
              </w:rPr>
            </w:pPr>
            <w:r w:rsidRPr="00521344">
              <w:rPr>
                <w:rStyle w:val="ModernTableText"/>
                <w:rFonts w:cs="Arial"/>
                <w:b/>
                <w:szCs w:val="18"/>
              </w:rPr>
              <w:t>Field Type</w:t>
            </w:r>
          </w:p>
        </w:tc>
        <w:tc>
          <w:tcPr>
            <w:tcW w:w="674" w:type="pct"/>
            <w:tcBorders>
              <w:top w:val="single" w:color="616161" w:sz="2" w:space="0"/>
            </w:tcBorders>
            <w:vAlign w:val="center"/>
          </w:tcPr>
          <w:p w:rsidRPr="00521344" w:rsidR="00CE759A" w:rsidP="00FC5BE5" w:rsidRDefault="00CE759A" w14:paraId="37063536" wp14:textId="77777777">
            <w:pPr>
              <w:pStyle w:val="TableHeading"/>
              <w:spacing w:before="40" w:after="40"/>
              <w:rPr>
                <w:rStyle w:val="ModernTableText"/>
                <w:rFonts w:cs="Arial"/>
                <w:szCs w:val="18"/>
              </w:rPr>
            </w:pPr>
            <w:r w:rsidRPr="00521344">
              <w:rPr>
                <w:rStyle w:val="ModernTableText"/>
                <w:rFonts w:cs="Arial"/>
                <w:szCs w:val="18"/>
              </w:rPr>
              <w:t>Business Label</w:t>
            </w:r>
          </w:p>
        </w:tc>
        <w:tc>
          <w:tcPr>
            <w:tcW w:w="868" w:type="pct"/>
            <w:gridSpan w:val="2"/>
            <w:tcBorders>
              <w:top w:val="single" w:color="616161" w:sz="2" w:space="0"/>
            </w:tcBorders>
            <w:vAlign w:val="center"/>
          </w:tcPr>
          <w:p w:rsidRPr="00521344" w:rsidR="00CE759A" w:rsidP="00FC5BE5" w:rsidRDefault="00CE759A" w14:paraId="1B93E4D6" wp14:textId="77777777">
            <w:pPr>
              <w:pStyle w:val="TableText1"/>
              <w:spacing w:before="40" w:after="40"/>
              <w:rPr>
                <w:rStyle w:val="ModernTableText"/>
                <w:rFonts w:cs="Arial"/>
                <w:b/>
                <w:noProof/>
                <w:szCs w:val="18"/>
              </w:rPr>
            </w:pPr>
            <w:r w:rsidRPr="00521344">
              <w:rPr>
                <w:rStyle w:val="ModernTableText"/>
                <w:rFonts w:cs="Arial"/>
                <w:b/>
                <w:noProof/>
                <w:szCs w:val="18"/>
              </w:rPr>
              <w:t>Field Description</w:t>
            </w:r>
          </w:p>
        </w:tc>
        <w:tc>
          <w:tcPr>
            <w:tcW w:w="998" w:type="pct"/>
            <w:tcBorders>
              <w:top w:val="single" w:color="616161" w:sz="2" w:space="0"/>
            </w:tcBorders>
            <w:vAlign w:val="center"/>
          </w:tcPr>
          <w:p w:rsidRPr="00521344" w:rsidR="00CE759A" w:rsidP="00FC5BE5" w:rsidRDefault="00CE759A" w14:paraId="347E35E8" wp14:textId="77777777">
            <w:pPr>
              <w:pStyle w:val="TableText1"/>
              <w:spacing w:before="40" w:after="40"/>
              <w:rPr>
                <w:rStyle w:val="ModernTableText"/>
                <w:rFonts w:cs="Arial"/>
                <w:b/>
                <w:noProof/>
                <w:szCs w:val="18"/>
              </w:rPr>
            </w:pPr>
            <w:r w:rsidRPr="00521344">
              <w:rPr>
                <w:rStyle w:val="ModernTableText"/>
                <w:rFonts w:cs="Arial"/>
                <w:b/>
                <w:noProof/>
                <w:szCs w:val="18"/>
              </w:rPr>
              <w:t>Source Table</w:t>
            </w:r>
          </w:p>
        </w:tc>
        <w:tc>
          <w:tcPr>
            <w:tcW w:w="854" w:type="pct"/>
            <w:gridSpan w:val="2"/>
            <w:tcBorders>
              <w:top w:val="single" w:color="616161" w:sz="2" w:space="0"/>
            </w:tcBorders>
            <w:vAlign w:val="center"/>
          </w:tcPr>
          <w:p w:rsidRPr="00521344" w:rsidR="00CE759A" w:rsidP="00FC5BE5" w:rsidRDefault="00CE759A" w14:paraId="1DE9FC3A" wp14:textId="77777777">
            <w:pPr>
              <w:pStyle w:val="TableText1"/>
              <w:spacing w:before="40" w:after="40"/>
              <w:rPr>
                <w:rStyle w:val="ModernTableText"/>
                <w:rFonts w:cs="Arial"/>
                <w:b/>
                <w:noProof/>
                <w:szCs w:val="18"/>
              </w:rPr>
            </w:pPr>
            <w:r w:rsidRPr="00521344">
              <w:rPr>
                <w:rStyle w:val="ModernTableText"/>
                <w:rFonts w:cs="Arial"/>
                <w:b/>
                <w:noProof/>
                <w:szCs w:val="18"/>
              </w:rPr>
              <w:t>Source Column</w:t>
            </w:r>
          </w:p>
        </w:tc>
        <w:tc>
          <w:tcPr>
            <w:tcW w:w="1054" w:type="pct"/>
            <w:tcBorders>
              <w:top w:val="single" w:color="616161" w:sz="2" w:space="0"/>
            </w:tcBorders>
            <w:vAlign w:val="center"/>
          </w:tcPr>
          <w:p w:rsidRPr="00521344" w:rsidR="00CE759A" w:rsidP="00FC5BE5" w:rsidRDefault="00CE759A" w14:paraId="2EDD2302" wp14:textId="77777777">
            <w:pPr>
              <w:pStyle w:val="TableText1"/>
              <w:spacing w:before="40" w:after="40"/>
              <w:rPr>
                <w:rStyle w:val="ModernTableText"/>
                <w:rFonts w:cs="Arial"/>
                <w:b/>
                <w:noProof/>
                <w:szCs w:val="18"/>
              </w:rPr>
            </w:pPr>
            <w:r w:rsidRPr="00521344">
              <w:rPr>
                <w:rStyle w:val="ModernTableText"/>
                <w:rFonts w:cs="Arial"/>
                <w:b/>
                <w:noProof/>
                <w:szCs w:val="18"/>
              </w:rPr>
              <w:t>Source Column Processing Rules</w:t>
            </w:r>
          </w:p>
        </w:tc>
      </w:tr>
      <w:tr xmlns:wp14="http://schemas.microsoft.com/office/word/2010/wordml" w:rsidR="00CE759A" w:rsidTr="00B11BCA" w14:paraId="6F0E86E1" wp14:textId="77777777">
        <w:tblPrEx>
          <w:tblCellMar>
            <w:top w:w="0" w:type="dxa"/>
            <w:bottom w:w="0" w:type="dxa"/>
          </w:tblCellMar>
        </w:tblPrEx>
        <w:trPr>
          <w:cantSplit/>
          <w:jc w:val="center"/>
        </w:trPr>
        <w:tc>
          <w:tcPr>
            <w:tcW w:w="552" w:type="pct"/>
            <w:vAlign w:val="center"/>
          </w:tcPr>
          <w:p w:rsidRPr="00521344" w:rsidR="00CE759A" w:rsidP="00C93722" w:rsidRDefault="00CE759A" w14:paraId="28BCC45D" wp14:textId="77777777">
            <w:pPr>
              <w:pStyle w:val="BodytextChar"/>
              <w:spacing w:before="40" w:after="40"/>
              <w:jc w:val="left"/>
              <w:rPr>
                <w:rStyle w:val="BodytextChar"/>
                <w:rFonts w:cs="Arial"/>
                <w:sz w:val="18"/>
                <w:szCs w:val="18"/>
              </w:rPr>
            </w:pPr>
            <w:r w:rsidRPr="00521344">
              <w:rPr>
                <w:rStyle w:val="BodytextChar"/>
                <w:rFonts w:cs="Arial"/>
                <w:sz w:val="18"/>
                <w:szCs w:val="18"/>
              </w:rPr>
              <w:t>Column</w:t>
            </w:r>
          </w:p>
        </w:tc>
        <w:tc>
          <w:tcPr>
            <w:tcW w:w="674" w:type="pct"/>
            <w:vAlign w:val="center"/>
          </w:tcPr>
          <w:p w:rsidRPr="00521344" w:rsidR="00CE759A" w:rsidP="00C93722" w:rsidRDefault="00CE759A" w14:paraId="52CB166E" wp14:textId="77777777">
            <w:pPr>
              <w:pStyle w:val="BodytextChar"/>
              <w:spacing w:before="40" w:after="40"/>
              <w:jc w:val="left"/>
              <w:rPr>
                <w:rStyle w:val="BodytextChar"/>
                <w:rFonts w:cs="Arial"/>
                <w:sz w:val="18"/>
                <w:szCs w:val="18"/>
              </w:rPr>
            </w:pPr>
            <w:r w:rsidRPr="00521344">
              <w:rPr>
                <w:rStyle w:val="BodytextChar"/>
                <w:rFonts w:cs="Arial"/>
                <w:sz w:val="18"/>
                <w:szCs w:val="18"/>
              </w:rPr>
              <w:t>SA ID</w:t>
            </w:r>
          </w:p>
        </w:tc>
        <w:tc>
          <w:tcPr>
            <w:tcW w:w="868" w:type="pct"/>
            <w:gridSpan w:val="2"/>
            <w:vAlign w:val="center"/>
          </w:tcPr>
          <w:p w:rsidRPr="00521344" w:rsidR="00CE759A" w:rsidP="00C93722" w:rsidRDefault="00CE759A" w14:paraId="38B1DD80" wp14:textId="77777777">
            <w:pPr>
              <w:pStyle w:val="TableText"/>
              <w:rPr>
                <w:rStyle w:val="BodytextChar"/>
                <w:sz w:val="18"/>
                <w:szCs w:val="18"/>
              </w:rPr>
            </w:pPr>
            <w:r w:rsidRPr="00521344">
              <w:rPr>
                <w:rStyle w:val="BodytextChar"/>
                <w:sz w:val="18"/>
                <w:szCs w:val="18"/>
              </w:rPr>
              <w:t>This field displays the service authorization ID.</w:t>
            </w:r>
          </w:p>
        </w:tc>
        <w:tc>
          <w:tcPr>
            <w:tcW w:w="998" w:type="pct"/>
            <w:vAlign w:val="center"/>
          </w:tcPr>
          <w:p w:rsidRPr="00521344" w:rsidR="00CE759A" w:rsidP="00C93722" w:rsidRDefault="00CE759A" w14:paraId="607B26DE" wp14:textId="77777777">
            <w:pPr>
              <w:spacing w:before="40" w:after="40"/>
              <w:jc w:val="left"/>
              <w:rPr>
                <w:rStyle w:val="BodytextChar"/>
                <w:rFonts w:cs="Arial"/>
                <w:sz w:val="18"/>
                <w:szCs w:val="18"/>
              </w:rPr>
            </w:pPr>
            <w:r w:rsidRPr="00521344">
              <w:rPr>
                <w:rStyle w:val="BodytextChar"/>
                <w:rFonts w:cs="Arial"/>
                <w:sz w:val="18"/>
                <w:szCs w:val="18"/>
              </w:rPr>
              <w:t>A_HDR_TB</w:t>
            </w:r>
          </w:p>
        </w:tc>
        <w:tc>
          <w:tcPr>
            <w:tcW w:w="854" w:type="pct"/>
            <w:gridSpan w:val="2"/>
            <w:vAlign w:val="center"/>
          </w:tcPr>
          <w:p w:rsidRPr="00521344" w:rsidR="00CE759A" w:rsidP="00C93722" w:rsidRDefault="00CE759A" w14:paraId="4270F1B0" wp14:textId="77777777">
            <w:pPr>
              <w:spacing w:before="40" w:after="40"/>
              <w:jc w:val="left"/>
              <w:rPr>
                <w:rStyle w:val="BodytextChar"/>
                <w:rFonts w:cs="Arial"/>
                <w:sz w:val="18"/>
                <w:szCs w:val="18"/>
              </w:rPr>
            </w:pPr>
            <w:r w:rsidRPr="00521344">
              <w:rPr>
                <w:rStyle w:val="BodytextChar"/>
                <w:rFonts w:cs="Arial"/>
                <w:sz w:val="18"/>
                <w:szCs w:val="18"/>
              </w:rPr>
              <w:t>A_AUTH_ID</w:t>
            </w:r>
          </w:p>
        </w:tc>
        <w:tc>
          <w:tcPr>
            <w:tcW w:w="1054" w:type="pct"/>
            <w:vAlign w:val="center"/>
          </w:tcPr>
          <w:p w:rsidRPr="00521344" w:rsidR="00CE759A" w:rsidP="00C93722" w:rsidRDefault="00CE759A" w14:paraId="22455185" wp14:textId="77777777">
            <w:pPr>
              <w:pStyle w:val="TableText1"/>
              <w:spacing w:before="40" w:after="40"/>
              <w:rPr>
                <w:rStyle w:val="BodytextChar"/>
                <w:rFonts w:cs="Arial"/>
                <w:sz w:val="18"/>
                <w:szCs w:val="18"/>
              </w:rPr>
            </w:pPr>
            <w:r w:rsidRPr="00521344">
              <w:rPr>
                <w:rStyle w:val="BodytextChar"/>
                <w:rFonts w:cs="Arial"/>
                <w:sz w:val="18"/>
                <w:szCs w:val="18"/>
              </w:rPr>
              <w:t>Perform a group-by.</w:t>
            </w:r>
          </w:p>
        </w:tc>
      </w:tr>
      <w:tr xmlns:wp14="http://schemas.microsoft.com/office/word/2010/wordml" w:rsidR="00CE759A" w:rsidTr="00B11BCA" w14:paraId="65AA5188" wp14:textId="77777777">
        <w:tblPrEx>
          <w:tblCellMar>
            <w:top w:w="0" w:type="dxa"/>
            <w:bottom w:w="0" w:type="dxa"/>
          </w:tblCellMar>
        </w:tblPrEx>
        <w:trPr>
          <w:cantSplit/>
          <w:jc w:val="center"/>
        </w:trPr>
        <w:tc>
          <w:tcPr>
            <w:tcW w:w="552" w:type="pct"/>
            <w:vAlign w:val="center"/>
          </w:tcPr>
          <w:p w:rsidRPr="00521344" w:rsidR="00CE759A" w:rsidP="00C93722" w:rsidRDefault="00CE759A" w14:paraId="7D44C34F" wp14:textId="77777777">
            <w:pPr>
              <w:jc w:val="left"/>
              <w:rPr>
                <w:rStyle w:val="BodytextChar"/>
                <w:rFonts w:cs="Arial"/>
                <w:sz w:val="18"/>
                <w:szCs w:val="18"/>
              </w:rPr>
            </w:pPr>
            <w:r w:rsidRPr="00521344">
              <w:rPr>
                <w:rStyle w:val="BodytextChar"/>
                <w:rFonts w:cs="Arial"/>
                <w:sz w:val="18"/>
                <w:szCs w:val="18"/>
              </w:rPr>
              <w:t>Column</w:t>
            </w:r>
          </w:p>
        </w:tc>
        <w:tc>
          <w:tcPr>
            <w:tcW w:w="674" w:type="pct"/>
            <w:vAlign w:val="center"/>
          </w:tcPr>
          <w:p w:rsidRPr="00521344" w:rsidR="00CE759A" w:rsidP="00C93722" w:rsidRDefault="00CE759A" w14:paraId="4F8BD54A" wp14:textId="77777777">
            <w:pPr>
              <w:pStyle w:val="TableText"/>
              <w:rPr>
                <w:rStyle w:val="BodytextChar"/>
                <w:sz w:val="18"/>
                <w:szCs w:val="18"/>
              </w:rPr>
            </w:pPr>
            <w:r w:rsidRPr="00521344">
              <w:rPr>
                <w:rStyle w:val="BodytextChar"/>
                <w:sz w:val="18"/>
                <w:szCs w:val="18"/>
              </w:rPr>
              <w:t>SA LI Num</w:t>
            </w:r>
          </w:p>
        </w:tc>
        <w:tc>
          <w:tcPr>
            <w:tcW w:w="868" w:type="pct"/>
            <w:gridSpan w:val="2"/>
            <w:vAlign w:val="center"/>
          </w:tcPr>
          <w:p w:rsidRPr="00521344" w:rsidR="00CE759A" w:rsidP="00C93722" w:rsidRDefault="00CE759A" w14:paraId="27792DE4" wp14:textId="77777777">
            <w:pPr>
              <w:pStyle w:val="TableText"/>
              <w:rPr>
                <w:rStyle w:val="BodytextChar"/>
                <w:sz w:val="18"/>
                <w:szCs w:val="18"/>
              </w:rPr>
            </w:pPr>
            <w:r w:rsidRPr="00521344">
              <w:rPr>
                <w:rStyle w:val="BodytextChar"/>
                <w:sz w:val="18"/>
                <w:szCs w:val="18"/>
              </w:rPr>
              <w:t>This field displays the line item number.</w:t>
            </w:r>
          </w:p>
        </w:tc>
        <w:tc>
          <w:tcPr>
            <w:tcW w:w="998" w:type="pct"/>
            <w:vAlign w:val="center"/>
          </w:tcPr>
          <w:p w:rsidRPr="00521344" w:rsidR="00CE759A" w:rsidP="00C93722" w:rsidRDefault="00CE759A" w14:paraId="0CA4201E" wp14:textId="77777777">
            <w:pPr>
              <w:spacing w:before="40" w:after="40"/>
              <w:jc w:val="left"/>
              <w:rPr>
                <w:rStyle w:val="BodytextChar"/>
                <w:rFonts w:cs="Arial"/>
                <w:sz w:val="18"/>
                <w:szCs w:val="18"/>
              </w:rPr>
            </w:pPr>
            <w:r w:rsidRPr="00521344">
              <w:rPr>
                <w:rStyle w:val="BodytextChar"/>
                <w:rFonts w:cs="Arial"/>
                <w:sz w:val="18"/>
                <w:szCs w:val="18"/>
              </w:rPr>
              <w:t>A_DTL_TB</w:t>
            </w:r>
          </w:p>
        </w:tc>
        <w:tc>
          <w:tcPr>
            <w:tcW w:w="854" w:type="pct"/>
            <w:gridSpan w:val="2"/>
            <w:vAlign w:val="center"/>
          </w:tcPr>
          <w:p w:rsidRPr="00521344" w:rsidR="00CE759A" w:rsidP="00C93722" w:rsidRDefault="00CE759A" w14:paraId="3A4B0DAA" wp14:textId="77777777">
            <w:pPr>
              <w:spacing w:before="40" w:after="40"/>
              <w:jc w:val="left"/>
              <w:rPr>
                <w:rStyle w:val="BodytextChar"/>
                <w:rFonts w:cs="Arial"/>
                <w:sz w:val="18"/>
                <w:szCs w:val="18"/>
              </w:rPr>
            </w:pPr>
            <w:r w:rsidRPr="00521344">
              <w:rPr>
                <w:rStyle w:val="BodytextChar"/>
                <w:rFonts w:cs="Arial"/>
                <w:sz w:val="18"/>
                <w:szCs w:val="18"/>
              </w:rPr>
              <w:t>A_LI_NUM</w:t>
            </w:r>
          </w:p>
        </w:tc>
        <w:tc>
          <w:tcPr>
            <w:tcW w:w="1054" w:type="pct"/>
            <w:vAlign w:val="center"/>
          </w:tcPr>
          <w:p w:rsidRPr="00521344" w:rsidR="00CE759A" w:rsidP="00C93722" w:rsidRDefault="00CE759A" w14:paraId="2E4B6A3E" wp14:textId="77777777">
            <w:pPr>
              <w:pStyle w:val="TableText1"/>
              <w:spacing w:before="40" w:after="40"/>
              <w:rPr>
                <w:rStyle w:val="BodytextChar"/>
                <w:rFonts w:cs="Arial"/>
                <w:sz w:val="18"/>
                <w:szCs w:val="18"/>
              </w:rPr>
            </w:pPr>
          </w:p>
        </w:tc>
      </w:tr>
      <w:tr xmlns:wp14="http://schemas.microsoft.com/office/word/2010/wordml" w:rsidR="00CE759A" w:rsidTr="00B11BCA" w14:paraId="0FD85621" wp14:textId="77777777">
        <w:tblPrEx>
          <w:tblCellMar>
            <w:top w:w="0" w:type="dxa"/>
            <w:bottom w:w="0" w:type="dxa"/>
          </w:tblCellMar>
        </w:tblPrEx>
        <w:trPr>
          <w:cantSplit/>
          <w:jc w:val="center"/>
        </w:trPr>
        <w:tc>
          <w:tcPr>
            <w:tcW w:w="552" w:type="pct"/>
            <w:vAlign w:val="center"/>
          </w:tcPr>
          <w:p w:rsidRPr="00521344" w:rsidR="00CE759A" w:rsidP="00C93722" w:rsidRDefault="00CE759A" w14:paraId="1405FA60" wp14:textId="77777777">
            <w:pPr>
              <w:jc w:val="left"/>
              <w:rPr>
                <w:rStyle w:val="BodytextChar"/>
                <w:rFonts w:cs="Arial"/>
                <w:sz w:val="18"/>
                <w:szCs w:val="18"/>
              </w:rPr>
            </w:pPr>
            <w:r w:rsidRPr="00521344">
              <w:rPr>
                <w:rStyle w:val="BodytextChar"/>
                <w:rFonts w:cs="Arial"/>
                <w:sz w:val="18"/>
                <w:szCs w:val="18"/>
              </w:rPr>
              <w:t>Column</w:t>
            </w:r>
          </w:p>
        </w:tc>
        <w:tc>
          <w:tcPr>
            <w:tcW w:w="674" w:type="pct"/>
            <w:vAlign w:val="center"/>
          </w:tcPr>
          <w:p w:rsidRPr="00521344" w:rsidR="00CE759A" w:rsidP="00C93722" w:rsidRDefault="00CE759A" w14:paraId="0920B72C" wp14:textId="77777777">
            <w:pPr>
              <w:pStyle w:val="TableText"/>
              <w:rPr>
                <w:rStyle w:val="BodytextChar"/>
                <w:sz w:val="18"/>
                <w:szCs w:val="18"/>
              </w:rPr>
            </w:pPr>
            <w:r w:rsidRPr="00521344">
              <w:rPr>
                <w:rStyle w:val="BodytextChar"/>
                <w:sz w:val="18"/>
                <w:szCs w:val="18"/>
              </w:rPr>
              <w:t>SA LI Appeal Stat Dt</w:t>
            </w:r>
          </w:p>
        </w:tc>
        <w:tc>
          <w:tcPr>
            <w:tcW w:w="868" w:type="pct"/>
            <w:gridSpan w:val="2"/>
            <w:vAlign w:val="center"/>
          </w:tcPr>
          <w:p w:rsidRPr="00521344" w:rsidR="00CE759A" w:rsidP="00C93722" w:rsidRDefault="00CE759A" w14:paraId="6F5C16FC" wp14:textId="77777777">
            <w:pPr>
              <w:pStyle w:val="TableText"/>
              <w:rPr>
                <w:rStyle w:val="BodytextChar"/>
                <w:sz w:val="18"/>
                <w:szCs w:val="18"/>
              </w:rPr>
            </w:pPr>
            <w:r w:rsidRPr="00521344">
              <w:rPr>
                <w:rStyle w:val="BodytextChar"/>
                <w:sz w:val="18"/>
                <w:szCs w:val="18"/>
              </w:rPr>
              <w:t>This field displays the appeal date.</w:t>
            </w:r>
          </w:p>
        </w:tc>
        <w:tc>
          <w:tcPr>
            <w:tcW w:w="998" w:type="pct"/>
            <w:vAlign w:val="center"/>
          </w:tcPr>
          <w:p w:rsidRPr="00521344" w:rsidR="00CE759A" w:rsidP="00C93722" w:rsidRDefault="00CE759A" w14:paraId="3F8421A7" wp14:textId="77777777">
            <w:pPr>
              <w:spacing w:before="40" w:after="40"/>
              <w:jc w:val="left"/>
              <w:rPr>
                <w:rStyle w:val="BodytextChar"/>
                <w:rFonts w:cs="Arial"/>
                <w:sz w:val="18"/>
                <w:szCs w:val="18"/>
              </w:rPr>
            </w:pPr>
            <w:r w:rsidRPr="00521344">
              <w:rPr>
                <w:rStyle w:val="BodytextChar"/>
                <w:rFonts w:cs="Arial"/>
                <w:sz w:val="18"/>
                <w:szCs w:val="18"/>
              </w:rPr>
              <w:t>A_DTL_TB</w:t>
            </w:r>
          </w:p>
        </w:tc>
        <w:tc>
          <w:tcPr>
            <w:tcW w:w="854" w:type="pct"/>
            <w:gridSpan w:val="2"/>
            <w:vAlign w:val="center"/>
          </w:tcPr>
          <w:p w:rsidRPr="00521344" w:rsidR="00CE759A" w:rsidP="00C93722" w:rsidRDefault="00CE759A" w14:paraId="319F5FCA" wp14:textId="77777777">
            <w:pPr>
              <w:spacing w:before="40" w:after="40"/>
              <w:jc w:val="left"/>
              <w:rPr>
                <w:rStyle w:val="BodytextChar"/>
                <w:rFonts w:cs="Arial"/>
                <w:sz w:val="18"/>
                <w:szCs w:val="18"/>
              </w:rPr>
            </w:pPr>
            <w:r w:rsidRPr="00521344">
              <w:rPr>
                <w:rStyle w:val="BodytextChar"/>
                <w:rFonts w:cs="Arial"/>
                <w:sz w:val="18"/>
                <w:szCs w:val="18"/>
              </w:rPr>
              <w:t>A_LI_APL_STAT_DT</w:t>
            </w:r>
          </w:p>
        </w:tc>
        <w:tc>
          <w:tcPr>
            <w:tcW w:w="1054" w:type="pct"/>
            <w:vAlign w:val="center"/>
          </w:tcPr>
          <w:p w:rsidRPr="00521344" w:rsidR="00CE759A" w:rsidP="00C93722" w:rsidRDefault="00CE759A" w14:paraId="7EF37AA3" wp14:textId="77777777">
            <w:pPr>
              <w:pStyle w:val="TableText1"/>
              <w:spacing w:before="40" w:after="40"/>
              <w:rPr>
                <w:rStyle w:val="BodytextChar"/>
                <w:rFonts w:cs="Arial"/>
                <w:sz w:val="18"/>
                <w:szCs w:val="18"/>
              </w:rPr>
            </w:pPr>
          </w:p>
        </w:tc>
      </w:tr>
      <w:tr xmlns:wp14="http://schemas.microsoft.com/office/word/2010/wordml" w:rsidR="003D7A61" w:rsidTr="00B11BCA" w14:paraId="726EA282" wp14:textId="77777777">
        <w:tblPrEx>
          <w:tblCellMar>
            <w:top w:w="0" w:type="dxa"/>
            <w:bottom w:w="0" w:type="dxa"/>
          </w:tblCellMar>
        </w:tblPrEx>
        <w:trPr>
          <w:cantSplit/>
          <w:jc w:val="center"/>
        </w:trPr>
        <w:tc>
          <w:tcPr>
            <w:tcW w:w="552" w:type="pct"/>
            <w:vAlign w:val="center"/>
          </w:tcPr>
          <w:p w:rsidRPr="00521344" w:rsidR="003D7A61" w:rsidP="00C93722" w:rsidRDefault="003D7A61" w14:paraId="0723E8D5" wp14:textId="77777777">
            <w:pPr>
              <w:jc w:val="left"/>
              <w:rPr>
                <w:rStyle w:val="BodytextChar"/>
                <w:rFonts w:cs="Arial"/>
                <w:sz w:val="18"/>
                <w:szCs w:val="18"/>
              </w:rPr>
            </w:pPr>
            <w:r w:rsidRPr="00521344">
              <w:rPr>
                <w:rStyle w:val="BodytextChar"/>
                <w:rFonts w:cs="Arial"/>
                <w:sz w:val="18"/>
                <w:szCs w:val="18"/>
              </w:rPr>
              <w:t>Column</w:t>
            </w:r>
          </w:p>
        </w:tc>
        <w:tc>
          <w:tcPr>
            <w:tcW w:w="674" w:type="pct"/>
            <w:vAlign w:val="center"/>
          </w:tcPr>
          <w:p w:rsidRPr="00521344" w:rsidR="003D7A61" w:rsidP="00C93722" w:rsidRDefault="00FA41AA" w14:paraId="1CFA4E4E" wp14:textId="77777777">
            <w:pPr>
              <w:pStyle w:val="BodytextChar"/>
              <w:spacing w:before="40" w:after="40"/>
              <w:jc w:val="left"/>
              <w:rPr>
                <w:rStyle w:val="BodytextChar"/>
                <w:rFonts w:cs="Arial"/>
                <w:sz w:val="18"/>
                <w:szCs w:val="18"/>
              </w:rPr>
            </w:pPr>
            <w:r w:rsidRPr="00521344">
              <w:rPr>
                <w:rStyle w:val="BodytextChar"/>
                <w:rFonts w:cs="Arial"/>
                <w:sz w:val="18"/>
                <w:szCs w:val="18"/>
              </w:rPr>
              <w:t>SA LI Svc Prov ID</w:t>
            </w:r>
          </w:p>
        </w:tc>
        <w:tc>
          <w:tcPr>
            <w:tcW w:w="868" w:type="pct"/>
            <w:gridSpan w:val="2"/>
            <w:vAlign w:val="center"/>
          </w:tcPr>
          <w:p w:rsidRPr="00521344" w:rsidR="003D7A61" w:rsidP="00C93722" w:rsidRDefault="003D7A61" w14:paraId="77CCC008" wp14:textId="77777777">
            <w:pPr>
              <w:jc w:val="left"/>
              <w:rPr>
                <w:rStyle w:val="BodytextChar"/>
                <w:rFonts w:cs="Arial"/>
                <w:sz w:val="18"/>
                <w:szCs w:val="18"/>
              </w:rPr>
            </w:pPr>
            <w:r w:rsidRPr="00521344">
              <w:rPr>
                <w:rStyle w:val="BodytextChar"/>
                <w:rFonts w:cs="Arial"/>
                <w:sz w:val="18"/>
                <w:szCs w:val="18"/>
              </w:rPr>
              <w:t>This field displays the provider id.</w:t>
            </w:r>
          </w:p>
        </w:tc>
        <w:tc>
          <w:tcPr>
            <w:tcW w:w="998" w:type="pct"/>
            <w:vAlign w:val="center"/>
          </w:tcPr>
          <w:p w:rsidRPr="00521344" w:rsidR="003D7A61" w:rsidP="00C93722" w:rsidRDefault="003D7A61" w14:paraId="55EB35D3" wp14:textId="77777777">
            <w:pPr>
              <w:spacing w:before="40" w:after="40"/>
              <w:jc w:val="left"/>
              <w:rPr>
                <w:rStyle w:val="BodytextChar"/>
                <w:rFonts w:cs="Arial"/>
                <w:sz w:val="18"/>
                <w:szCs w:val="18"/>
              </w:rPr>
            </w:pPr>
            <w:r w:rsidRPr="00521344">
              <w:rPr>
                <w:rStyle w:val="BodytextChar"/>
                <w:rFonts w:cs="Arial"/>
                <w:sz w:val="18"/>
                <w:szCs w:val="18"/>
              </w:rPr>
              <w:t>A_HDR_LI_SUBM_PROV_ID_TB</w:t>
            </w:r>
          </w:p>
        </w:tc>
        <w:tc>
          <w:tcPr>
            <w:tcW w:w="854" w:type="pct"/>
            <w:gridSpan w:val="2"/>
            <w:vAlign w:val="center"/>
          </w:tcPr>
          <w:p w:rsidRPr="00521344" w:rsidR="003D7A61" w:rsidP="00C93722" w:rsidRDefault="003D7A61" w14:paraId="202A753E" wp14:textId="77777777">
            <w:pPr>
              <w:spacing w:before="40" w:after="40"/>
              <w:jc w:val="left"/>
              <w:rPr>
                <w:rStyle w:val="BodytextChar"/>
                <w:rFonts w:cs="Arial"/>
                <w:sz w:val="18"/>
                <w:szCs w:val="18"/>
              </w:rPr>
            </w:pPr>
            <w:r w:rsidRPr="00521344">
              <w:rPr>
                <w:rStyle w:val="BodytextChar"/>
                <w:rFonts w:cs="Arial"/>
                <w:sz w:val="18"/>
                <w:szCs w:val="18"/>
              </w:rPr>
              <w:t>A_</w:t>
            </w:r>
            <w:r w:rsidRPr="00521344" w:rsidDel="00003F14">
              <w:rPr>
                <w:rStyle w:val="BodytextChar"/>
                <w:rFonts w:cs="Arial"/>
                <w:sz w:val="18"/>
                <w:szCs w:val="18"/>
              </w:rPr>
              <w:t xml:space="preserve"> </w:t>
            </w:r>
            <w:r w:rsidRPr="00521344">
              <w:rPr>
                <w:rStyle w:val="BodytextChar"/>
                <w:rFonts w:cs="Arial"/>
                <w:sz w:val="18"/>
                <w:szCs w:val="18"/>
              </w:rPr>
              <w:t>PROV_ID</w:t>
            </w:r>
          </w:p>
        </w:tc>
        <w:tc>
          <w:tcPr>
            <w:tcW w:w="1054" w:type="pct"/>
            <w:vAlign w:val="center"/>
          </w:tcPr>
          <w:p w:rsidRPr="00521344" w:rsidR="003D7A61" w:rsidP="00C93722" w:rsidRDefault="003D7A61" w14:paraId="3C7576EC" wp14:textId="77777777">
            <w:pPr>
              <w:pStyle w:val="TableText1"/>
              <w:spacing w:before="40" w:after="40"/>
              <w:rPr>
                <w:rStyle w:val="BodytextChar"/>
                <w:rFonts w:cs="Arial"/>
                <w:sz w:val="18"/>
                <w:szCs w:val="18"/>
              </w:rPr>
            </w:pPr>
          </w:p>
        </w:tc>
      </w:tr>
      <w:tr xmlns:wp14="http://schemas.microsoft.com/office/word/2010/wordml" w:rsidR="00CE759A" w:rsidTr="00B11BCA" w14:paraId="5CCBF0D2" wp14:textId="77777777">
        <w:tblPrEx>
          <w:tblCellMar>
            <w:top w:w="0" w:type="dxa"/>
            <w:bottom w:w="0" w:type="dxa"/>
          </w:tblCellMar>
        </w:tblPrEx>
        <w:trPr>
          <w:cantSplit/>
          <w:jc w:val="center"/>
        </w:trPr>
        <w:tc>
          <w:tcPr>
            <w:tcW w:w="552" w:type="pct"/>
            <w:vAlign w:val="center"/>
          </w:tcPr>
          <w:p w:rsidRPr="00521344" w:rsidR="00CE759A" w:rsidP="00C93722" w:rsidRDefault="00CE759A" w14:paraId="34CA16F3" wp14:textId="77777777">
            <w:pPr>
              <w:jc w:val="left"/>
              <w:rPr>
                <w:rStyle w:val="BodytextChar"/>
                <w:rFonts w:cs="Arial"/>
                <w:sz w:val="18"/>
                <w:szCs w:val="18"/>
              </w:rPr>
            </w:pPr>
            <w:r w:rsidRPr="00521344">
              <w:rPr>
                <w:rStyle w:val="BodytextChar"/>
                <w:rFonts w:cs="Arial"/>
                <w:sz w:val="18"/>
                <w:szCs w:val="18"/>
              </w:rPr>
              <w:t>Column</w:t>
            </w:r>
          </w:p>
        </w:tc>
        <w:tc>
          <w:tcPr>
            <w:tcW w:w="674" w:type="pct"/>
            <w:vAlign w:val="center"/>
          </w:tcPr>
          <w:p w:rsidRPr="00521344" w:rsidR="00CE759A" w:rsidP="00C93722" w:rsidRDefault="00F16C75" w14:paraId="5B66D8A8" wp14:textId="77777777">
            <w:pPr>
              <w:pStyle w:val="BodytextChar"/>
              <w:spacing w:before="40" w:after="40"/>
              <w:jc w:val="left"/>
              <w:rPr>
                <w:rStyle w:val="BodytextChar"/>
                <w:rFonts w:cs="Arial"/>
                <w:sz w:val="18"/>
                <w:szCs w:val="18"/>
              </w:rPr>
            </w:pPr>
            <w:r w:rsidRPr="00521344">
              <w:rPr>
                <w:rStyle w:val="BodytextChar"/>
                <w:rFonts w:cs="Arial"/>
                <w:sz w:val="18"/>
                <w:szCs w:val="18"/>
              </w:rPr>
              <w:t>SA LI Svc Prov Name</w:t>
            </w:r>
          </w:p>
        </w:tc>
        <w:tc>
          <w:tcPr>
            <w:tcW w:w="868" w:type="pct"/>
            <w:gridSpan w:val="2"/>
            <w:vAlign w:val="center"/>
          </w:tcPr>
          <w:p w:rsidRPr="00521344" w:rsidR="00CE759A" w:rsidP="00C93722" w:rsidRDefault="00CE759A" w14:paraId="4818586D" wp14:textId="77777777">
            <w:pPr>
              <w:jc w:val="left"/>
              <w:rPr>
                <w:rStyle w:val="BodytextChar"/>
                <w:rFonts w:cs="Arial"/>
                <w:sz w:val="18"/>
                <w:szCs w:val="18"/>
              </w:rPr>
            </w:pPr>
            <w:r w:rsidRPr="00521344">
              <w:rPr>
                <w:rStyle w:val="BodytextChar"/>
                <w:rFonts w:cs="Arial"/>
                <w:sz w:val="18"/>
                <w:szCs w:val="18"/>
              </w:rPr>
              <w:t>This field displays the provider’s name.</w:t>
            </w:r>
          </w:p>
        </w:tc>
        <w:tc>
          <w:tcPr>
            <w:tcW w:w="998" w:type="pct"/>
            <w:vAlign w:val="center"/>
          </w:tcPr>
          <w:p w:rsidRPr="00521344" w:rsidR="00CE759A" w:rsidP="00C93722" w:rsidRDefault="00CE759A" w14:paraId="3DFE31D9" wp14:textId="77777777">
            <w:pPr>
              <w:spacing w:before="40" w:after="40"/>
              <w:jc w:val="left"/>
              <w:rPr>
                <w:rStyle w:val="BodytextChar"/>
                <w:rFonts w:cs="Arial"/>
                <w:sz w:val="18"/>
                <w:szCs w:val="18"/>
              </w:rPr>
            </w:pPr>
            <w:r w:rsidRPr="00521344">
              <w:rPr>
                <w:rStyle w:val="BodytextChar"/>
                <w:rFonts w:cs="Arial"/>
                <w:sz w:val="18"/>
                <w:szCs w:val="18"/>
              </w:rPr>
              <w:t xml:space="preserve">P_DTL_TB </w:t>
            </w:r>
          </w:p>
        </w:tc>
        <w:tc>
          <w:tcPr>
            <w:tcW w:w="854" w:type="pct"/>
            <w:gridSpan w:val="2"/>
            <w:vAlign w:val="center"/>
          </w:tcPr>
          <w:p w:rsidRPr="00521344" w:rsidR="00CE759A" w:rsidP="00C93722" w:rsidRDefault="008D6A34" w14:paraId="5D954538" wp14:textId="77777777">
            <w:pPr>
              <w:spacing w:before="40" w:after="40"/>
              <w:jc w:val="left"/>
              <w:rPr>
                <w:rStyle w:val="BodytextChar"/>
                <w:rFonts w:cs="Arial"/>
                <w:sz w:val="18"/>
                <w:szCs w:val="18"/>
              </w:rPr>
            </w:pPr>
            <w:r w:rsidRPr="00521344">
              <w:rPr>
                <w:rStyle w:val="BodytextChar"/>
                <w:rFonts w:cs="Arial"/>
                <w:sz w:val="18"/>
                <w:szCs w:val="18"/>
              </w:rPr>
              <w:t>P_SORT_NAM</w:t>
            </w:r>
          </w:p>
        </w:tc>
        <w:tc>
          <w:tcPr>
            <w:tcW w:w="1054" w:type="pct"/>
            <w:vAlign w:val="center"/>
          </w:tcPr>
          <w:p w:rsidRPr="00521344" w:rsidR="00CE759A" w:rsidP="00C93722" w:rsidRDefault="00721A8A" w14:paraId="76EC45F7" wp14:textId="77777777">
            <w:pPr>
              <w:pStyle w:val="TableText1"/>
              <w:spacing w:before="40" w:after="40"/>
              <w:rPr>
                <w:rStyle w:val="BodytextChar"/>
                <w:rFonts w:cs="Arial"/>
                <w:sz w:val="18"/>
                <w:szCs w:val="18"/>
              </w:rPr>
            </w:pPr>
            <w:r w:rsidRPr="00226F7A">
              <w:rPr>
                <w:rStyle w:val="BodytextChar"/>
                <w:rFonts w:cs="Arial"/>
                <w:sz w:val="18"/>
                <w:szCs w:val="18"/>
              </w:rPr>
              <w:t xml:space="preserve">May be blank if no </w:t>
            </w:r>
            <w:r w:rsidRPr="00CE63A6">
              <w:rPr>
                <w:rStyle w:val="BodytextChar"/>
                <w:rFonts w:cs="Arial"/>
                <w:sz w:val="18"/>
                <w:szCs w:val="18"/>
              </w:rPr>
              <w:t>Servicing provider is submitted on the authorization.</w:t>
            </w:r>
          </w:p>
        </w:tc>
      </w:tr>
      <w:tr xmlns:wp14="http://schemas.microsoft.com/office/word/2010/wordml" w:rsidR="00CE759A" w:rsidTr="00B11BCA" w14:paraId="589ABD61" wp14:textId="77777777">
        <w:tblPrEx>
          <w:tblCellMar>
            <w:top w:w="0" w:type="dxa"/>
            <w:bottom w:w="0" w:type="dxa"/>
          </w:tblCellMar>
        </w:tblPrEx>
        <w:trPr>
          <w:cantSplit/>
          <w:jc w:val="center"/>
        </w:trPr>
        <w:tc>
          <w:tcPr>
            <w:tcW w:w="552" w:type="pct"/>
            <w:tcBorders>
              <w:bottom w:val="single" w:color="616161" w:sz="2" w:space="0"/>
            </w:tcBorders>
            <w:vAlign w:val="center"/>
          </w:tcPr>
          <w:p w:rsidRPr="00521344" w:rsidR="00CE759A" w:rsidP="00C93722" w:rsidRDefault="00CE759A" w14:paraId="058D3380" wp14:textId="77777777">
            <w:pPr>
              <w:jc w:val="left"/>
              <w:rPr>
                <w:rStyle w:val="BodytextChar"/>
                <w:rFonts w:cs="Arial"/>
                <w:sz w:val="18"/>
                <w:szCs w:val="18"/>
              </w:rPr>
            </w:pPr>
            <w:r w:rsidRPr="00521344">
              <w:rPr>
                <w:rStyle w:val="BodytextChar"/>
                <w:rFonts w:cs="Arial"/>
                <w:sz w:val="18"/>
                <w:szCs w:val="18"/>
              </w:rPr>
              <w:t>Column</w:t>
            </w:r>
          </w:p>
        </w:tc>
        <w:tc>
          <w:tcPr>
            <w:tcW w:w="674" w:type="pct"/>
            <w:tcBorders>
              <w:bottom w:val="single" w:color="616161" w:sz="2" w:space="0"/>
            </w:tcBorders>
            <w:vAlign w:val="center"/>
          </w:tcPr>
          <w:p w:rsidRPr="00521344" w:rsidR="00CE759A" w:rsidP="00C93722" w:rsidRDefault="00CE759A" w14:paraId="78078754" wp14:textId="77777777">
            <w:pPr>
              <w:pStyle w:val="BodytextChar"/>
              <w:spacing w:before="40" w:after="40"/>
              <w:jc w:val="left"/>
              <w:rPr>
                <w:rStyle w:val="BodytextChar"/>
                <w:rFonts w:cs="Arial"/>
                <w:sz w:val="18"/>
                <w:szCs w:val="18"/>
              </w:rPr>
            </w:pPr>
            <w:r w:rsidRPr="00521344">
              <w:rPr>
                <w:rStyle w:val="BodytextChar"/>
                <w:rFonts w:cs="Arial"/>
                <w:sz w:val="18"/>
                <w:szCs w:val="18"/>
              </w:rPr>
              <w:t>Mbr ID</w:t>
            </w:r>
          </w:p>
        </w:tc>
        <w:tc>
          <w:tcPr>
            <w:tcW w:w="868" w:type="pct"/>
            <w:gridSpan w:val="2"/>
            <w:tcBorders>
              <w:bottom w:val="single" w:color="616161" w:sz="2" w:space="0"/>
            </w:tcBorders>
            <w:vAlign w:val="center"/>
          </w:tcPr>
          <w:p w:rsidRPr="00521344" w:rsidR="00CE759A" w:rsidP="00C93722" w:rsidRDefault="00CE759A" w14:paraId="3A7DA695" wp14:textId="77777777">
            <w:pPr>
              <w:spacing w:before="40" w:after="40"/>
              <w:jc w:val="left"/>
              <w:rPr>
                <w:rStyle w:val="BodytextChar"/>
                <w:rFonts w:cs="Arial"/>
                <w:sz w:val="18"/>
                <w:szCs w:val="18"/>
              </w:rPr>
            </w:pPr>
            <w:r w:rsidRPr="00521344">
              <w:rPr>
                <w:rStyle w:val="BodytextChar"/>
                <w:rFonts w:cs="Arial"/>
                <w:sz w:val="18"/>
                <w:szCs w:val="18"/>
              </w:rPr>
              <w:t>This field displays the member id.</w:t>
            </w:r>
          </w:p>
        </w:tc>
        <w:tc>
          <w:tcPr>
            <w:tcW w:w="998" w:type="pct"/>
            <w:tcBorders>
              <w:bottom w:val="single" w:color="616161" w:sz="2" w:space="0"/>
            </w:tcBorders>
            <w:vAlign w:val="center"/>
          </w:tcPr>
          <w:p w:rsidRPr="00521344" w:rsidR="00CE759A" w:rsidP="00C93722" w:rsidRDefault="00CE759A" w14:paraId="7DEE335D" wp14:textId="77777777">
            <w:pPr>
              <w:spacing w:before="40" w:after="40"/>
              <w:jc w:val="left"/>
              <w:rPr>
                <w:rStyle w:val="BodytextChar"/>
                <w:rFonts w:cs="Arial"/>
                <w:sz w:val="18"/>
                <w:szCs w:val="18"/>
              </w:rPr>
            </w:pPr>
            <w:r w:rsidRPr="00521344">
              <w:rPr>
                <w:rStyle w:val="BodytextChar"/>
                <w:rFonts w:cs="Arial"/>
                <w:sz w:val="18"/>
                <w:szCs w:val="18"/>
              </w:rPr>
              <w:t>A_HDR_TB</w:t>
            </w:r>
          </w:p>
        </w:tc>
        <w:tc>
          <w:tcPr>
            <w:tcW w:w="854" w:type="pct"/>
            <w:gridSpan w:val="2"/>
            <w:tcBorders>
              <w:bottom w:val="single" w:color="616161" w:sz="2" w:space="0"/>
            </w:tcBorders>
            <w:vAlign w:val="center"/>
          </w:tcPr>
          <w:p w:rsidRPr="00521344" w:rsidR="00CE759A" w:rsidP="00C93722" w:rsidRDefault="004D3E89" w14:paraId="2A526F73" wp14:textId="77777777">
            <w:pPr>
              <w:spacing w:before="40" w:after="40"/>
              <w:jc w:val="left"/>
              <w:rPr>
                <w:rStyle w:val="BodytextChar"/>
                <w:rFonts w:cs="Arial"/>
                <w:sz w:val="18"/>
                <w:szCs w:val="18"/>
              </w:rPr>
            </w:pPr>
            <w:r w:rsidRPr="00521344">
              <w:rPr>
                <w:rStyle w:val="BodytextChar"/>
                <w:rFonts w:cs="Arial"/>
                <w:sz w:val="18"/>
                <w:szCs w:val="18"/>
              </w:rPr>
              <w:t>A_SUBM_MBR_ALT_ID</w:t>
            </w:r>
          </w:p>
        </w:tc>
        <w:tc>
          <w:tcPr>
            <w:tcW w:w="1054" w:type="pct"/>
            <w:tcBorders>
              <w:bottom w:val="single" w:color="616161" w:sz="2" w:space="0"/>
            </w:tcBorders>
            <w:vAlign w:val="center"/>
          </w:tcPr>
          <w:p w:rsidRPr="00521344" w:rsidR="00CE759A" w:rsidP="00C93722" w:rsidRDefault="00CE759A" w14:paraId="6000547E" wp14:textId="77777777">
            <w:pPr>
              <w:pStyle w:val="TableText1"/>
              <w:spacing w:before="40" w:after="40"/>
              <w:rPr>
                <w:rStyle w:val="BodytextChar"/>
                <w:rFonts w:cs="Arial"/>
                <w:sz w:val="18"/>
                <w:szCs w:val="18"/>
              </w:rPr>
            </w:pPr>
          </w:p>
        </w:tc>
      </w:tr>
      <w:tr xmlns:wp14="http://schemas.microsoft.com/office/word/2010/wordml" w:rsidR="00CE759A" w:rsidTr="00B11BCA" w14:paraId="57A5C0EA" wp14:textId="77777777">
        <w:tblPrEx>
          <w:tblCellMar>
            <w:top w:w="0" w:type="dxa"/>
            <w:bottom w:w="0" w:type="dxa"/>
          </w:tblCellMar>
        </w:tblPrEx>
        <w:trPr>
          <w:cantSplit/>
          <w:jc w:val="center"/>
        </w:trPr>
        <w:tc>
          <w:tcPr>
            <w:tcW w:w="552" w:type="pct"/>
            <w:tcBorders>
              <w:bottom w:val="single" w:color="616161" w:sz="2" w:space="0"/>
            </w:tcBorders>
            <w:vAlign w:val="center"/>
          </w:tcPr>
          <w:p w:rsidRPr="00521344" w:rsidR="00CE759A" w:rsidP="00C93722" w:rsidRDefault="00CE759A" w14:paraId="59264D02" wp14:textId="77777777">
            <w:pPr>
              <w:jc w:val="left"/>
              <w:rPr>
                <w:rStyle w:val="BodytextChar"/>
                <w:rFonts w:cs="Arial"/>
                <w:sz w:val="18"/>
                <w:szCs w:val="18"/>
              </w:rPr>
            </w:pPr>
            <w:r w:rsidRPr="00521344">
              <w:rPr>
                <w:rStyle w:val="BodytextChar"/>
                <w:rFonts w:cs="Arial"/>
                <w:sz w:val="18"/>
                <w:szCs w:val="18"/>
              </w:rPr>
              <w:t>Column</w:t>
            </w:r>
          </w:p>
        </w:tc>
        <w:tc>
          <w:tcPr>
            <w:tcW w:w="674" w:type="pct"/>
            <w:tcBorders>
              <w:bottom w:val="single" w:color="616161" w:sz="2" w:space="0"/>
            </w:tcBorders>
            <w:vAlign w:val="center"/>
          </w:tcPr>
          <w:p w:rsidRPr="00521344" w:rsidR="00CE759A" w:rsidP="00C93722" w:rsidRDefault="00CE759A" w14:paraId="495C47AC" wp14:textId="77777777">
            <w:pPr>
              <w:pStyle w:val="BodytextChar"/>
              <w:spacing w:before="40" w:after="40"/>
              <w:jc w:val="left"/>
              <w:rPr>
                <w:rStyle w:val="BodytextChar"/>
                <w:rFonts w:cs="Arial"/>
                <w:sz w:val="18"/>
                <w:szCs w:val="18"/>
              </w:rPr>
            </w:pPr>
            <w:r w:rsidRPr="00521344">
              <w:rPr>
                <w:rStyle w:val="BodytextChar"/>
                <w:rFonts w:cs="Arial"/>
                <w:sz w:val="18"/>
                <w:szCs w:val="18"/>
              </w:rPr>
              <w:t>Mbr Name-Full</w:t>
            </w:r>
          </w:p>
        </w:tc>
        <w:tc>
          <w:tcPr>
            <w:tcW w:w="868" w:type="pct"/>
            <w:gridSpan w:val="2"/>
            <w:tcBorders>
              <w:bottom w:val="single" w:color="616161" w:sz="2" w:space="0"/>
            </w:tcBorders>
            <w:vAlign w:val="center"/>
          </w:tcPr>
          <w:p w:rsidRPr="00521344" w:rsidR="00CE759A" w:rsidP="00C93722" w:rsidRDefault="00CE759A" w14:paraId="718660EB" wp14:textId="77777777">
            <w:pPr>
              <w:jc w:val="left"/>
              <w:rPr>
                <w:rStyle w:val="BodytextChar"/>
                <w:rFonts w:cs="Arial"/>
                <w:sz w:val="18"/>
                <w:szCs w:val="18"/>
              </w:rPr>
            </w:pPr>
            <w:r w:rsidRPr="00521344">
              <w:rPr>
                <w:rStyle w:val="BodytextChar"/>
                <w:rFonts w:cs="Arial"/>
                <w:sz w:val="18"/>
                <w:szCs w:val="18"/>
              </w:rPr>
              <w:t xml:space="preserve">This field displays the member’s </w:t>
            </w:r>
            <w:r w:rsidRPr="00521344" w:rsidR="00AF2DDE">
              <w:rPr>
                <w:rStyle w:val="BodytextChar"/>
                <w:rFonts w:cs="Arial"/>
                <w:sz w:val="18"/>
                <w:szCs w:val="18"/>
              </w:rPr>
              <w:t xml:space="preserve">full </w:t>
            </w:r>
            <w:r w:rsidRPr="00521344">
              <w:rPr>
                <w:rStyle w:val="BodytextChar"/>
                <w:rFonts w:cs="Arial"/>
                <w:sz w:val="18"/>
                <w:szCs w:val="18"/>
              </w:rPr>
              <w:t>name.</w:t>
            </w:r>
          </w:p>
        </w:tc>
        <w:tc>
          <w:tcPr>
            <w:tcW w:w="998" w:type="pct"/>
            <w:tcBorders>
              <w:bottom w:val="single" w:color="616161" w:sz="2" w:space="0"/>
            </w:tcBorders>
            <w:vAlign w:val="center"/>
          </w:tcPr>
          <w:p w:rsidRPr="00521344" w:rsidR="00CE759A" w:rsidP="00C93722" w:rsidRDefault="00CE759A" w14:paraId="767539EE" wp14:textId="77777777">
            <w:pPr>
              <w:spacing w:before="40" w:after="40"/>
              <w:jc w:val="left"/>
              <w:rPr>
                <w:rStyle w:val="BodytextChar"/>
                <w:rFonts w:cs="Arial"/>
                <w:sz w:val="18"/>
                <w:szCs w:val="18"/>
              </w:rPr>
            </w:pPr>
            <w:r w:rsidRPr="00521344">
              <w:rPr>
                <w:rStyle w:val="BodytextChar"/>
                <w:rFonts w:cs="Arial"/>
                <w:sz w:val="18"/>
                <w:szCs w:val="18"/>
              </w:rPr>
              <w:t>B_DTL_TB</w:t>
            </w:r>
          </w:p>
        </w:tc>
        <w:tc>
          <w:tcPr>
            <w:tcW w:w="854" w:type="pct"/>
            <w:gridSpan w:val="2"/>
            <w:tcBorders>
              <w:bottom w:val="single" w:color="616161" w:sz="2" w:space="0"/>
            </w:tcBorders>
            <w:vAlign w:val="center"/>
          </w:tcPr>
          <w:p w:rsidRPr="00521344" w:rsidR="00CE759A" w:rsidP="00C93722" w:rsidRDefault="00CE759A" w14:paraId="5FA08C35" wp14:textId="77777777">
            <w:pPr>
              <w:spacing w:before="40" w:after="40"/>
              <w:jc w:val="left"/>
              <w:rPr>
                <w:rStyle w:val="BodytextChar"/>
                <w:rFonts w:cs="Arial"/>
                <w:sz w:val="18"/>
                <w:szCs w:val="18"/>
              </w:rPr>
            </w:pPr>
            <w:r w:rsidRPr="00521344">
              <w:rPr>
                <w:rStyle w:val="BodytextChar"/>
                <w:rFonts w:cs="Arial"/>
                <w:sz w:val="18"/>
                <w:szCs w:val="18"/>
              </w:rPr>
              <w:t>B_LAST_NAM</w:t>
            </w:r>
          </w:p>
          <w:p w:rsidRPr="00521344" w:rsidR="00CE759A" w:rsidP="00C93722" w:rsidRDefault="00CE759A" w14:paraId="03B589D3" wp14:textId="77777777">
            <w:pPr>
              <w:spacing w:before="40" w:after="40"/>
              <w:jc w:val="left"/>
              <w:rPr>
                <w:rStyle w:val="BodytextChar"/>
                <w:rFonts w:cs="Arial"/>
                <w:sz w:val="18"/>
                <w:szCs w:val="18"/>
              </w:rPr>
            </w:pPr>
            <w:r w:rsidRPr="00521344">
              <w:rPr>
                <w:rStyle w:val="BodytextChar"/>
                <w:rFonts w:cs="Arial"/>
                <w:sz w:val="18"/>
                <w:szCs w:val="18"/>
              </w:rPr>
              <w:t>B_FIRST_NAM</w:t>
            </w:r>
          </w:p>
          <w:p w:rsidRPr="00521344" w:rsidR="00CE759A" w:rsidP="00C93722" w:rsidRDefault="00D63836" w14:paraId="21D7C207" wp14:textId="77777777">
            <w:pPr>
              <w:spacing w:before="40" w:after="40"/>
              <w:jc w:val="left"/>
              <w:rPr>
                <w:rStyle w:val="BodytextChar"/>
                <w:rFonts w:cs="Arial"/>
                <w:sz w:val="18"/>
                <w:szCs w:val="18"/>
              </w:rPr>
            </w:pPr>
            <w:r w:rsidRPr="00521344">
              <w:rPr>
                <w:rStyle w:val="BodytextChar"/>
                <w:rFonts w:cs="Arial"/>
                <w:sz w:val="18"/>
                <w:szCs w:val="18"/>
              </w:rPr>
              <w:t>B_MID_NAM</w:t>
            </w:r>
          </w:p>
          <w:p w:rsidRPr="00521344" w:rsidR="00CE759A" w:rsidP="00C93722" w:rsidRDefault="00CE759A" w14:paraId="2E604693" wp14:textId="77777777">
            <w:pPr>
              <w:spacing w:before="40" w:after="40"/>
              <w:jc w:val="left"/>
              <w:rPr>
                <w:rStyle w:val="BodytextChar"/>
                <w:rFonts w:cs="Arial"/>
                <w:sz w:val="18"/>
                <w:szCs w:val="18"/>
              </w:rPr>
            </w:pPr>
            <w:r w:rsidRPr="00521344">
              <w:rPr>
                <w:rStyle w:val="BodytextChar"/>
                <w:rFonts w:cs="Arial"/>
                <w:sz w:val="18"/>
                <w:szCs w:val="18"/>
              </w:rPr>
              <w:t>B_SFX_NAM</w:t>
            </w:r>
          </w:p>
        </w:tc>
        <w:tc>
          <w:tcPr>
            <w:tcW w:w="1054" w:type="pct"/>
            <w:tcBorders>
              <w:bottom w:val="single" w:color="616161" w:sz="2" w:space="0"/>
            </w:tcBorders>
            <w:vAlign w:val="center"/>
          </w:tcPr>
          <w:p w:rsidRPr="00521344" w:rsidR="00CE759A" w:rsidP="00C93722" w:rsidRDefault="00CE759A" w14:paraId="1292EDA4" wp14:textId="77777777">
            <w:pPr>
              <w:pStyle w:val="TableText1"/>
              <w:spacing w:before="40" w:after="40"/>
              <w:rPr>
                <w:rStyle w:val="BodytextChar"/>
                <w:rFonts w:cs="Arial"/>
                <w:sz w:val="18"/>
                <w:szCs w:val="18"/>
              </w:rPr>
            </w:pPr>
            <w:r w:rsidRPr="00521344">
              <w:rPr>
                <w:rStyle w:val="BodytextChar"/>
                <w:rFonts w:cs="Arial"/>
                <w:sz w:val="18"/>
                <w:szCs w:val="18"/>
              </w:rPr>
              <w:t>Concatenate.</w:t>
            </w:r>
          </w:p>
          <w:p w:rsidRPr="00521344" w:rsidR="00CE759A" w:rsidP="00C93722" w:rsidRDefault="00CE759A" w14:paraId="02705036" wp14:textId="77777777">
            <w:pPr>
              <w:pStyle w:val="TableText1"/>
              <w:spacing w:before="40" w:after="40"/>
              <w:rPr>
                <w:rStyle w:val="BodytextChar"/>
                <w:rFonts w:cs="Arial"/>
                <w:sz w:val="18"/>
                <w:szCs w:val="18"/>
              </w:rPr>
            </w:pPr>
            <w:r w:rsidRPr="00521344">
              <w:rPr>
                <w:rStyle w:val="BodytextChar"/>
                <w:rFonts w:cs="Arial"/>
                <w:sz w:val="18"/>
                <w:szCs w:val="18"/>
              </w:rPr>
              <w:t>Format as:</w:t>
            </w:r>
          </w:p>
          <w:p w:rsidRPr="00521344" w:rsidR="00CE759A" w:rsidP="00C93722" w:rsidRDefault="00CE759A" w14:paraId="35325951" wp14:textId="77777777">
            <w:pPr>
              <w:spacing w:before="40" w:after="40"/>
              <w:jc w:val="left"/>
              <w:rPr>
                <w:rStyle w:val="BodytextChar"/>
                <w:rFonts w:cs="Arial"/>
                <w:sz w:val="18"/>
                <w:szCs w:val="18"/>
              </w:rPr>
            </w:pPr>
            <w:r w:rsidRPr="00521344">
              <w:rPr>
                <w:rStyle w:val="BodytextChar"/>
                <w:rFonts w:cs="Arial"/>
                <w:sz w:val="18"/>
                <w:szCs w:val="18"/>
              </w:rPr>
              <w:t>LLLLLLLLLLL SSS, FFFFFFFF I.</w:t>
            </w:r>
          </w:p>
          <w:p w:rsidRPr="00521344" w:rsidR="00CE759A" w:rsidP="00C93722" w:rsidRDefault="00CE759A" w14:paraId="71F798A8" wp14:textId="77777777">
            <w:pPr>
              <w:pStyle w:val="TableText1"/>
              <w:spacing w:before="40" w:after="40"/>
              <w:rPr>
                <w:rStyle w:val="BodytextChar"/>
                <w:rFonts w:cs="Arial"/>
                <w:sz w:val="18"/>
                <w:szCs w:val="18"/>
              </w:rPr>
            </w:pPr>
          </w:p>
        </w:tc>
      </w:tr>
      <w:tr xmlns:wp14="http://schemas.microsoft.com/office/word/2010/wordml" w:rsidR="00CE759A" w:rsidTr="00B11BCA" w14:paraId="2C7F63C4" wp14:textId="77777777">
        <w:tblPrEx>
          <w:tblCellMar>
            <w:top w:w="0" w:type="dxa"/>
            <w:bottom w:w="0" w:type="dxa"/>
          </w:tblCellMar>
        </w:tblPrEx>
        <w:trPr>
          <w:cantSplit/>
          <w:jc w:val="center"/>
        </w:trPr>
        <w:tc>
          <w:tcPr>
            <w:tcW w:w="552" w:type="pct"/>
            <w:tcBorders>
              <w:bottom w:val="single" w:color="616161" w:sz="2" w:space="0"/>
            </w:tcBorders>
            <w:vAlign w:val="center"/>
          </w:tcPr>
          <w:p w:rsidRPr="00521344" w:rsidR="00CE759A" w:rsidP="00C93722" w:rsidRDefault="00CE759A" w14:paraId="74D6C4BC" wp14:textId="77777777">
            <w:pPr>
              <w:pStyle w:val="BodytextChar"/>
              <w:spacing w:before="40" w:after="40"/>
              <w:jc w:val="left"/>
              <w:rPr>
                <w:rStyle w:val="BodytextChar"/>
                <w:rFonts w:cs="Arial"/>
                <w:sz w:val="18"/>
                <w:szCs w:val="18"/>
              </w:rPr>
            </w:pPr>
            <w:r w:rsidRPr="00521344">
              <w:rPr>
                <w:rStyle w:val="BodytextChar"/>
                <w:rFonts w:cs="Arial"/>
                <w:sz w:val="18"/>
                <w:szCs w:val="18"/>
              </w:rPr>
              <w:t>Column</w:t>
            </w:r>
          </w:p>
        </w:tc>
        <w:tc>
          <w:tcPr>
            <w:tcW w:w="674" w:type="pct"/>
            <w:tcBorders>
              <w:bottom w:val="single" w:color="616161" w:sz="2" w:space="0"/>
            </w:tcBorders>
            <w:vAlign w:val="center"/>
          </w:tcPr>
          <w:p w:rsidRPr="00521344" w:rsidR="00CE759A" w:rsidP="00C93722" w:rsidRDefault="00CE759A" w14:paraId="77F12EEC" wp14:textId="77777777">
            <w:pPr>
              <w:pStyle w:val="BodytextChar"/>
              <w:spacing w:before="40" w:after="40"/>
              <w:jc w:val="left"/>
              <w:rPr>
                <w:rStyle w:val="BodytextChar"/>
                <w:rFonts w:cs="Arial"/>
                <w:sz w:val="18"/>
                <w:szCs w:val="18"/>
              </w:rPr>
            </w:pPr>
            <w:r w:rsidRPr="00521344">
              <w:rPr>
                <w:rStyle w:val="BodytextChar"/>
                <w:rFonts w:cs="Arial"/>
                <w:sz w:val="18"/>
                <w:szCs w:val="18"/>
              </w:rPr>
              <w:t>SA LI Svc Cd-From</w:t>
            </w:r>
          </w:p>
        </w:tc>
        <w:tc>
          <w:tcPr>
            <w:tcW w:w="868" w:type="pct"/>
            <w:gridSpan w:val="2"/>
            <w:tcBorders>
              <w:bottom w:val="single" w:color="616161" w:sz="2" w:space="0"/>
            </w:tcBorders>
            <w:vAlign w:val="center"/>
          </w:tcPr>
          <w:p w:rsidRPr="00521344" w:rsidR="00CE759A" w:rsidP="00C93722" w:rsidRDefault="00CE759A" w14:paraId="3EDC7D71" wp14:textId="77777777">
            <w:pPr>
              <w:jc w:val="left"/>
              <w:rPr>
                <w:rStyle w:val="BodytextChar"/>
                <w:rFonts w:cs="Arial"/>
                <w:sz w:val="18"/>
                <w:szCs w:val="18"/>
              </w:rPr>
            </w:pPr>
            <w:r w:rsidRPr="00521344">
              <w:rPr>
                <w:rStyle w:val="BodytextChar"/>
                <w:rFonts w:cs="Arial"/>
                <w:sz w:val="18"/>
                <w:szCs w:val="18"/>
              </w:rPr>
              <w:t>From Service code.   The service code may be a procedure code, revenue code, etc.</w:t>
            </w:r>
          </w:p>
        </w:tc>
        <w:tc>
          <w:tcPr>
            <w:tcW w:w="998" w:type="pct"/>
            <w:tcBorders>
              <w:bottom w:val="single" w:color="616161" w:sz="2" w:space="0"/>
            </w:tcBorders>
            <w:vAlign w:val="center"/>
          </w:tcPr>
          <w:p w:rsidRPr="00521344" w:rsidR="00CE759A" w:rsidP="00C93722" w:rsidRDefault="00CE759A" w14:paraId="1765A45E" wp14:textId="77777777">
            <w:pPr>
              <w:pStyle w:val="TableText"/>
              <w:rPr>
                <w:rStyle w:val="BodytextChar"/>
                <w:sz w:val="18"/>
                <w:szCs w:val="18"/>
              </w:rPr>
            </w:pPr>
            <w:r w:rsidRPr="00521344">
              <w:rPr>
                <w:rStyle w:val="BodytextChar"/>
                <w:sz w:val="18"/>
                <w:szCs w:val="18"/>
              </w:rPr>
              <w:t>A_DTL_TB</w:t>
            </w:r>
          </w:p>
        </w:tc>
        <w:tc>
          <w:tcPr>
            <w:tcW w:w="854" w:type="pct"/>
            <w:gridSpan w:val="2"/>
            <w:tcBorders>
              <w:bottom w:val="single" w:color="616161" w:sz="2" w:space="0"/>
            </w:tcBorders>
            <w:vAlign w:val="center"/>
          </w:tcPr>
          <w:p w:rsidRPr="00521344" w:rsidR="00CE759A" w:rsidP="00C93722" w:rsidRDefault="00CE759A" w14:paraId="61B241A6" wp14:textId="77777777">
            <w:pPr>
              <w:spacing w:before="40" w:after="40"/>
              <w:jc w:val="left"/>
              <w:rPr>
                <w:rStyle w:val="BodytextChar"/>
                <w:rFonts w:cs="Arial"/>
                <w:sz w:val="18"/>
                <w:szCs w:val="18"/>
              </w:rPr>
            </w:pPr>
            <w:r w:rsidRPr="00521344">
              <w:rPr>
                <w:rStyle w:val="BodytextChar"/>
                <w:rFonts w:cs="Arial"/>
                <w:sz w:val="18"/>
                <w:szCs w:val="18"/>
              </w:rPr>
              <w:t>A_LI_SVC_FROM_CD</w:t>
            </w:r>
          </w:p>
        </w:tc>
        <w:tc>
          <w:tcPr>
            <w:tcW w:w="1054" w:type="pct"/>
            <w:tcBorders>
              <w:bottom w:val="single" w:color="616161" w:sz="2" w:space="0"/>
            </w:tcBorders>
            <w:vAlign w:val="center"/>
          </w:tcPr>
          <w:p w:rsidRPr="00521344" w:rsidR="00CE759A" w:rsidP="00C93722" w:rsidRDefault="00CE759A" w14:paraId="5BC294DE" wp14:textId="77777777">
            <w:pPr>
              <w:pStyle w:val="TableText1"/>
              <w:spacing w:before="40" w:after="40"/>
              <w:rPr>
                <w:rStyle w:val="BodytextChar"/>
                <w:rFonts w:cs="Arial"/>
                <w:sz w:val="18"/>
                <w:szCs w:val="18"/>
              </w:rPr>
            </w:pPr>
          </w:p>
        </w:tc>
      </w:tr>
      <w:tr xmlns:wp14="http://schemas.microsoft.com/office/word/2010/wordml" w:rsidR="00B11BCA" w:rsidTr="00B11BCA" w14:paraId="373F5EB7" wp14:textId="77777777">
        <w:tblPrEx>
          <w:tblCellMar>
            <w:top w:w="0" w:type="dxa"/>
            <w:bottom w:w="0" w:type="dxa"/>
          </w:tblCellMar>
        </w:tblPrEx>
        <w:trPr>
          <w:cantSplit/>
          <w:jc w:val="center"/>
        </w:trPr>
        <w:tc>
          <w:tcPr>
            <w:tcW w:w="552" w:type="pct"/>
            <w:tcBorders>
              <w:bottom w:val="single" w:color="616161" w:sz="2" w:space="0"/>
            </w:tcBorders>
            <w:vAlign w:val="center"/>
          </w:tcPr>
          <w:p w:rsidRPr="00521344" w:rsidR="00B11BCA" w:rsidP="00C93722" w:rsidRDefault="00B11BCA" w14:paraId="076C607A" wp14:textId="77777777">
            <w:pPr>
              <w:jc w:val="left"/>
              <w:rPr>
                <w:rStyle w:val="BodytextChar"/>
                <w:rFonts w:cs="Arial"/>
                <w:sz w:val="18"/>
                <w:szCs w:val="18"/>
              </w:rPr>
            </w:pPr>
            <w:r w:rsidRPr="00521344">
              <w:rPr>
                <w:rStyle w:val="BodytextChar"/>
                <w:rFonts w:cs="Arial"/>
                <w:sz w:val="18"/>
                <w:szCs w:val="18"/>
              </w:rPr>
              <w:t>Column</w:t>
            </w:r>
          </w:p>
        </w:tc>
        <w:tc>
          <w:tcPr>
            <w:tcW w:w="674" w:type="pct"/>
            <w:tcBorders>
              <w:bottom w:val="single" w:color="616161" w:sz="2" w:space="0"/>
            </w:tcBorders>
            <w:vAlign w:val="center"/>
          </w:tcPr>
          <w:p w:rsidRPr="00521344" w:rsidR="00B11BCA" w:rsidP="00C93722" w:rsidRDefault="00B11BCA" w14:paraId="63145FDE" wp14:textId="77777777">
            <w:pPr>
              <w:pStyle w:val="Figure"/>
              <w:spacing w:before="40" w:after="40"/>
              <w:rPr>
                <w:rStyle w:val="BodytextChar"/>
                <w:rFonts w:ascii="Arial" w:hAnsi="Arial" w:cs="Arial"/>
                <w:b w:val="0"/>
                <w:bCs w:val="0"/>
                <w:sz w:val="18"/>
                <w:szCs w:val="18"/>
              </w:rPr>
            </w:pPr>
            <w:r w:rsidRPr="00521344">
              <w:rPr>
                <w:rStyle w:val="BodytextChar"/>
                <w:rFonts w:ascii="Arial" w:hAnsi="Arial" w:cs="Arial"/>
                <w:b w:val="0"/>
                <w:bCs w:val="0"/>
                <w:sz w:val="18"/>
                <w:szCs w:val="18"/>
              </w:rPr>
              <w:t>SA LI Svc Cd-To</w:t>
            </w:r>
          </w:p>
        </w:tc>
        <w:tc>
          <w:tcPr>
            <w:tcW w:w="868" w:type="pct"/>
            <w:gridSpan w:val="2"/>
            <w:tcBorders>
              <w:bottom w:val="single" w:color="616161" w:sz="2" w:space="0"/>
            </w:tcBorders>
            <w:vAlign w:val="center"/>
          </w:tcPr>
          <w:p w:rsidRPr="00521344" w:rsidR="00B11BCA" w:rsidP="00C93722" w:rsidRDefault="00B11BCA" w14:paraId="5C213898" wp14:textId="77777777">
            <w:pPr>
              <w:jc w:val="left"/>
              <w:rPr>
                <w:rStyle w:val="BodytextChar"/>
                <w:rFonts w:cs="Arial"/>
                <w:sz w:val="18"/>
                <w:szCs w:val="18"/>
              </w:rPr>
            </w:pPr>
            <w:r w:rsidRPr="00521344">
              <w:rPr>
                <w:rStyle w:val="BodytextChar"/>
                <w:rFonts w:cs="Arial"/>
                <w:sz w:val="18"/>
                <w:szCs w:val="18"/>
              </w:rPr>
              <w:t>To Service code.   The service code may be a procedure code, revenue code, etc.</w:t>
            </w:r>
          </w:p>
        </w:tc>
        <w:tc>
          <w:tcPr>
            <w:tcW w:w="998" w:type="pct"/>
            <w:tcBorders>
              <w:bottom w:val="single" w:color="616161" w:sz="2" w:space="0"/>
            </w:tcBorders>
            <w:vAlign w:val="center"/>
          </w:tcPr>
          <w:p w:rsidRPr="00521344" w:rsidR="00B11BCA" w:rsidP="00C93722" w:rsidRDefault="00B11BCA" w14:paraId="64B3B563" wp14:textId="77777777">
            <w:pPr>
              <w:pStyle w:val="TableText"/>
              <w:rPr>
                <w:rStyle w:val="BodytextChar"/>
                <w:sz w:val="18"/>
                <w:szCs w:val="18"/>
              </w:rPr>
            </w:pPr>
            <w:r w:rsidRPr="00521344">
              <w:rPr>
                <w:rStyle w:val="BodytextChar"/>
                <w:sz w:val="18"/>
                <w:szCs w:val="18"/>
              </w:rPr>
              <w:t>A_DTL_TB</w:t>
            </w:r>
          </w:p>
        </w:tc>
        <w:tc>
          <w:tcPr>
            <w:tcW w:w="854" w:type="pct"/>
            <w:gridSpan w:val="2"/>
            <w:tcBorders>
              <w:bottom w:val="single" w:color="616161" w:sz="2" w:space="0"/>
            </w:tcBorders>
            <w:vAlign w:val="center"/>
          </w:tcPr>
          <w:p w:rsidRPr="00521344" w:rsidR="00B11BCA" w:rsidP="00D63836" w:rsidRDefault="00B11BCA" w14:paraId="2849F392" wp14:textId="77777777">
            <w:pPr>
              <w:pStyle w:val="TableText1"/>
              <w:spacing w:before="40" w:after="40"/>
              <w:rPr>
                <w:rFonts w:cs="Arial"/>
                <w:bCs/>
                <w:color w:val="000000"/>
                <w:sz w:val="18"/>
                <w:szCs w:val="18"/>
              </w:rPr>
            </w:pPr>
            <w:r w:rsidRPr="00521344">
              <w:rPr>
                <w:rStyle w:val="BodytextChar"/>
                <w:rFonts w:cs="Arial"/>
                <w:sz w:val="18"/>
                <w:szCs w:val="18"/>
              </w:rPr>
              <w:t>A_LI_SVC_THRU_CD</w:t>
            </w:r>
          </w:p>
        </w:tc>
        <w:tc>
          <w:tcPr>
            <w:tcW w:w="1054" w:type="pct"/>
            <w:tcBorders>
              <w:bottom w:val="single" w:color="616161" w:sz="2" w:space="0"/>
            </w:tcBorders>
            <w:vAlign w:val="center"/>
          </w:tcPr>
          <w:p w:rsidRPr="00521344" w:rsidR="00B11BCA" w:rsidP="00537C4D" w:rsidRDefault="00B11BCA" w14:paraId="7D36B6E2" wp14:textId="77777777">
            <w:pPr>
              <w:spacing w:before="40" w:after="40"/>
              <w:jc w:val="left"/>
              <w:rPr>
                <w:rStyle w:val="BodytextChar"/>
                <w:rFonts w:cs="Arial"/>
                <w:sz w:val="18"/>
                <w:szCs w:val="18"/>
              </w:rPr>
            </w:pPr>
          </w:p>
        </w:tc>
      </w:tr>
      <w:tr xmlns:wp14="http://schemas.microsoft.com/office/word/2010/wordml" w:rsidR="00B11BCA" w:rsidTr="00B11BCA" w14:paraId="4484A772" wp14:textId="77777777">
        <w:tblPrEx>
          <w:tblCellMar>
            <w:top w:w="0" w:type="dxa"/>
            <w:bottom w:w="0" w:type="dxa"/>
          </w:tblCellMar>
        </w:tblPrEx>
        <w:trPr>
          <w:cantSplit/>
          <w:jc w:val="center"/>
        </w:trPr>
        <w:tc>
          <w:tcPr>
            <w:tcW w:w="552" w:type="pct"/>
            <w:tcBorders>
              <w:bottom w:val="single" w:color="616161" w:sz="2" w:space="0"/>
            </w:tcBorders>
            <w:vAlign w:val="center"/>
          </w:tcPr>
          <w:p w:rsidRPr="00521344" w:rsidR="00B11BCA" w:rsidP="00C93722" w:rsidRDefault="00B11BCA" w14:paraId="60EADC61" wp14:textId="77777777">
            <w:pPr>
              <w:jc w:val="left"/>
              <w:rPr>
                <w:rStyle w:val="BodytextChar"/>
                <w:rFonts w:cs="Arial"/>
                <w:sz w:val="18"/>
                <w:szCs w:val="18"/>
              </w:rPr>
            </w:pPr>
            <w:r w:rsidRPr="00521344">
              <w:rPr>
                <w:rStyle w:val="BodytextChar"/>
                <w:rFonts w:cs="Arial"/>
                <w:sz w:val="18"/>
                <w:szCs w:val="18"/>
              </w:rPr>
              <w:t>Column</w:t>
            </w:r>
          </w:p>
        </w:tc>
        <w:tc>
          <w:tcPr>
            <w:tcW w:w="674" w:type="pct"/>
            <w:tcBorders>
              <w:bottom w:val="single" w:color="616161" w:sz="2" w:space="0"/>
            </w:tcBorders>
            <w:vAlign w:val="center"/>
          </w:tcPr>
          <w:p w:rsidRPr="00521344" w:rsidR="00B11BCA" w:rsidP="00C93722" w:rsidRDefault="00B11BCA" w14:paraId="60948302" wp14:textId="77777777">
            <w:pPr>
              <w:pStyle w:val="Figure"/>
              <w:spacing w:before="40" w:after="40"/>
              <w:rPr>
                <w:rStyle w:val="BodytextChar"/>
                <w:rFonts w:ascii="Arial" w:hAnsi="Arial" w:cs="Arial"/>
                <w:b w:val="0"/>
                <w:bCs w:val="0"/>
                <w:sz w:val="18"/>
                <w:szCs w:val="18"/>
              </w:rPr>
            </w:pPr>
            <w:r w:rsidRPr="00521344">
              <w:rPr>
                <w:rStyle w:val="BodytextChar"/>
                <w:rFonts w:ascii="Arial" w:hAnsi="Arial" w:cs="Arial"/>
                <w:b w:val="0"/>
                <w:bCs w:val="0"/>
                <w:sz w:val="18"/>
                <w:szCs w:val="18"/>
              </w:rPr>
              <w:t>SA LI-Svc Cd-Mod</w:t>
            </w:r>
          </w:p>
        </w:tc>
        <w:tc>
          <w:tcPr>
            <w:tcW w:w="868" w:type="pct"/>
            <w:gridSpan w:val="2"/>
            <w:tcBorders>
              <w:bottom w:val="single" w:color="616161" w:sz="2" w:space="0"/>
            </w:tcBorders>
            <w:vAlign w:val="center"/>
          </w:tcPr>
          <w:p w:rsidRPr="00521344" w:rsidR="00B11BCA" w:rsidP="00C93722" w:rsidRDefault="00B11BCA" w14:paraId="2F3CBAD6" wp14:textId="77777777">
            <w:pPr>
              <w:jc w:val="left"/>
              <w:rPr>
                <w:rStyle w:val="BodytextChar"/>
                <w:rFonts w:cs="Arial"/>
                <w:sz w:val="18"/>
                <w:szCs w:val="18"/>
              </w:rPr>
            </w:pPr>
            <w:r w:rsidRPr="00521344">
              <w:rPr>
                <w:rStyle w:val="BodytextChar"/>
                <w:rFonts w:cs="Arial"/>
                <w:sz w:val="18"/>
                <w:szCs w:val="18"/>
              </w:rPr>
              <w:t xml:space="preserve">Up to 4 pairs of Procedure Code Modifiers.  </w:t>
            </w:r>
          </w:p>
        </w:tc>
        <w:tc>
          <w:tcPr>
            <w:tcW w:w="998" w:type="pct"/>
            <w:tcBorders>
              <w:bottom w:val="single" w:color="616161" w:sz="2" w:space="0"/>
            </w:tcBorders>
            <w:vAlign w:val="center"/>
          </w:tcPr>
          <w:p w:rsidRPr="00521344" w:rsidR="00B11BCA" w:rsidP="00C93722" w:rsidRDefault="00B11BCA" w14:paraId="5801CC0C" wp14:textId="77777777">
            <w:pPr>
              <w:pStyle w:val="TableText"/>
              <w:rPr>
                <w:rStyle w:val="BodytextChar"/>
                <w:sz w:val="18"/>
                <w:szCs w:val="18"/>
              </w:rPr>
            </w:pPr>
            <w:r w:rsidRPr="00521344">
              <w:rPr>
                <w:rStyle w:val="BodytextChar"/>
                <w:sz w:val="18"/>
                <w:szCs w:val="18"/>
              </w:rPr>
              <w:t>A_DTL_TB</w:t>
            </w:r>
          </w:p>
        </w:tc>
        <w:tc>
          <w:tcPr>
            <w:tcW w:w="854" w:type="pct"/>
            <w:gridSpan w:val="2"/>
            <w:tcBorders>
              <w:bottom w:val="single" w:color="616161" w:sz="2" w:space="0"/>
            </w:tcBorders>
            <w:vAlign w:val="center"/>
          </w:tcPr>
          <w:p w:rsidRPr="00521344" w:rsidR="00B11BCA" w:rsidP="00D63836" w:rsidRDefault="00B11BCA" w14:paraId="6608DE1E" wp14:textId="77777777">
            <w:pPr>
              <w:pStyle w:val="TableText1"/>
              <w:spacing w:before="40" w:after="40"/>
              <w:rPr>
                <w:rFonts w:cs="Arial"/>
                <w:bCs/>
                <w:color w:val="000000"/>
                <w:sz w:val="18"/>
                <w:szCs w:val="18"/>
              </w:rPr>
            </w:pPr>
            <w:r w:rsidRPr="00521344">
              <w:rPr>
                <w:rFonts w:cs="Arial"/>
                <w:bCs/>
                <w:color w:val="000000"/>
                <w:sz w:val="18"/>
                <w:szCs w:val="18"/>
              </w:rPr>
              <w:t>A_PROC_MOD_1ST_CD</w:t>
            </w:r>
          </w:p>
          <w:p w:rsidRPr="00521344" w:rsidR="00B11BCA" w:rsidP="00D63836" w:rsidRDefault="00B11BCA" w14:paraId="34A73C37" wp14:textId="77777777">
            <w:pPr>
              <w:pStyle w:val="TableText1"/>
              <w:spacing w:before="40" w:after="40"/>
              <w:rPr>
                <w:rFonts w:cs="Arial"/>
                <w:bCs/>
                <w:color w:val="000000"/>
                <w:sz w:val="18"/>
                <w:szCs w:val="18"/>
              </w:rPr>
            </w:pPr>
            <w:r w:rsidRPr="00521344">
              <w:rPr>
                <w:rFonts w:cs="Arial"/>
                <w:bCs/>
                <w:color w:val="000000"/>
                <w:sz w:val="18"/>
                <w:szCs w:val="18"/>
              </w:rPr>
              <w:t>A_PROC_MOD_2ND_CD</w:t>
            </w:r>
          </w:p>
          <w:p w:rsidRPr="00521344" w:rsidR="00B11BCA" w:rsidP="00D63836" w:rsidRDefault="00B11BCA" w14:paraId="00708BFE" wp14:textId="77777777">
            <w:pPr>
              <w:pStyle w:val="TableText1"/>
              <w:spacing w:before="40" w:after="40"/>
              <w:rPr>
                <w:rFonts w:cs="Arial"/>
                <w:bCs/>
                <w:color w:val="000000"/>
                <w:sz w:val="18"/>
                <w:szCs w:val="18"/>
              </w:rPr>
            </w:pPr>
            <w:r w:rsidRPr="00521344">
              <w:rPr>
                <w:rFonts w:cs="Arial"/>
                <w:bCs/>
                <w:color w:val="000000"/>
                <w:sz w:val="18"/>
                <w:szCs w:val="18"/>
              </w:rPr>
              <w:t>A_PROC_MOD_3RD_CD</w:t>
            </w:r>
          </w:p>
          <w:p w:rsidRPr="00521344" w:rsidR="00B11BCA" w:rsidP="00C93722" w:rsidRDefault="00B11BCA" w14:paraId="14F31647" wp14:textId="77777777">
            <w:pPr>
              <w:spacing w:before="40" w:after="40"/>
              <w:jc w:val="left"/>
              <w:rPr>
                <w:rStyle w:val="BodytextChar"/>
                <w:rFonts w:cs="Arial"/>
                <w:sz w:val="18"/>
                <w:szCs w:val="18"/>
              </w:rPr>
            </w:pPr>
            <w:r w:rsidRPr="00521344">
              <w:rPr>
                <w:rFonts w:cs="Arial"/>
                <w:bCs/>
                <w:color w:val="000000"/>
                <w:sz w:val="18"/>
                <w:szCs w:val="18"/>
              </w:rPr>
              <w:t>A_PROC_MOD_4TH_CD</w:t>
            </w:r>
          </w:p>
        </w:tc>
        <w:tc>
          <w:tcPr>
            <w:tcW w:w="1054" w:type="pct"/>
            <w:tcBorders>
              <w:bottom w:val="single" w:color="616161" w:sz="2" w:space="0"/>
            </w:tcBorders>
            <w:vAlign w:val="center"/>
          </w:tcPr>
          <w:p w:rsidRPr="00521344" w:rsidR="00B11BCA" w:rsidP="00537C4D" w:rsidRDefault="00B11BCA" w14:paraId="43A65479" wp14:textId="77777777">
            <w:pPr>
              <w:spacing w:before="40" w:after="40"/>
              <w:jc w:val="left"/>
              <w:rPr>
                <w:rStyle w:val="BodytextChar"/>
                <w:rFonts w:cs="Arial"/>
                <w:sz w:val="18"/>
                <w:szCs w:val="18"/>
              </w:rPr>
            </w:pPr>
          </w:p>
        </w:tc>
      </w:tr>
      <w:tr xmlns:wp14="http://schemas.microsoft.com/office/word/2010/wordml" w:rsidR="00B11BCA" w:rsidTr="00B11BCA" w14:paraId="3AC1E90D" wp14:textId="77777777">
        <w:tblPrEx>
          <w:tblCellMar>
            <w:top w:w="0" w:type="dxa"/>
            <w:bottom w:w="0" w:type="dxa"/>
          </w:tblCellMar>
        </w:tblPrEx>
        <w:trPr>
          <w:cantSplit/>
          <w:jc w:val="center"/>
        </w:trPr>
        <w:tc>
          <w:tcPr>
            <w:tcW w:w="552" w:type="pct"/>
            <w:tcBorders>
              <w:bottom w:val="single" w:color="616161" w:sz="2" w:space="0"/>
            </w:tcBorders>
            <w:vAlign w:val="center"/>
          </w:tcPr>
          <w:p w:rsidRPr="00521344" w:rsidR="00B11BCA" w:rsidP="00C93722" w:rsidRDefault="00B11BCA" w14:paraId="07D8C97E" wp14:textId="77777777">
            <w:pPr>
              <w:jc w:val="left"/>
              <w:rPr>
                <w:rStyle w:val="BodytextChar"/>
                <w:rFonts w:cs="Arial"/>
                <w:sz w:val="18"/>
                <w:szCs w:val="18"/>
              </w:rPr>
            </w:pPr>
            <w:r w:rsidRPr="00521344">
              <w:rPr>
                <w:rStyle w:val="BodytextChar"/>
                <w:rFonts w:cs="Arial"/>
                <w:sz w:val="18"/>
                <w:szCs w:val="18"/>
              </w:rPr>
              <w:t>Column</w:t>
            </w:r>
          </w:p>
        </w:tc>
        <w:tc>
          <w:tcPr>
            <w:tcW w:w="674" w:type="pct"/>
            <w:tcBorders>
              <w:bottom w:val="single" w:color="616161" w:sz="2" w:space="0"/>
            </w:tcBorders>
            <w:vAlign w:val="center"/>
          </w:tcPr>
          <w:p w:rsidRPr="00521344" w:rsidR="00B11BCA" w:rsidP="00C93722" w:rsidRDefault="00B11BCA" w14:paraId="15EF79F5" wp14:textId="77777777">
            <w:pPr>
              <w:pStyle w:val="BodytextChar"/>
              <w:spacing w:before="40" w:after="40"/>
              <w:jc w:val="left"/>
              <w:rPr>
                <w:rStyle w:val="BodytextChar"/>
                <w:rFonts w:cs="Arial"/>
                <w:sz w:val="18"/>
                <w:szCs w:val="18"/>
              </w:rPr>
            </w:pPr>
            <w:r w:rsidRPr="00521344">
              <w:rPr>
                <w:rStyle w:val="BodytextChar"/>
                <w:rFonts w:cs="Arial"/>
                <w:sz w:val="18"/>
                <w:szCs w:val="18"/>
              </w:rPr>
              <w:t>SA Amt-LI Req Unit</w:t>
            </w:r>
          </w:p>
        </w:tc>
        <w:tc>
          <w:tcPr>
            <w:tcW w:w="868" w:type="pct"/>
            <w:gridSpan w:val="2"/>
            <w:tcBorders>
              <w:bottom w:val="single" w:color="616161" w:sz="2" w:space="0"/>
            </w:tcBorders>
            <w:vAlign w:val="center"/>
          </w:tcPr>
          <w:p w:rsidRPr="00521344" w:rsidR="00B11BCA" w:rsidP="00C93722" w:rsidRDefault="00B11BCA" w14:paraId="2297A642" wp14:textId="77777777">
            <w:pPr>
              <w:spacing w:before="40" w:after="40"/>
              <w:jc w:val="left"/>
              <w:rPr>
                <w:rStyle w:val="BodytextChar"/>
                <w:rFonts w:cs="Arial"/>
                <w:sz w:val="18"/>
                <w:szCs w:val="18"/>
              </w:rPr>
            </w:pPr>
            <w:r w:rsidRPr="00521344">
              <w:rPr>
                <w:rStyle w:val="BodytextChar"/>
                <w:rFonts w:cs="Arial"/>
                <w:sz w:val="18"/>
                <w:szCs w:val="18"/>
              </w:rPr>
              <w:t>This field displays the requested units.</w:t>
            </w:r>
          </w:p>
        </w:tc>
        <w:tc>
          <w:tcPr>
            <w:tcW w:w="998" w:type="pct"/>
            <w:tcBorders>
              <w:bottom w:val="single" w:color="616161" w:sz="2" w:space="0"/>
            </w:tcBorders>
            <w:vAlign w:val="center"/>
          </w:tcPr>
          <w:p w:rsidRPr="00521344" w:rsidR="00B11BCA" w:rsidP="00C93722" w:rsidRDefault="00B11BCA" w14:paraId="0B5941FD" wp14:textId="77777777">
            <w:pPr>
              <w:spacing w:before="40" w:after="40"/>
              <w:jc w:val="left"/>
              <w:rPr>
                <w:rStyle w:val="BodytextChar"/>
                <w:rFonts w:cs="Arial"/>
                <w:sz w:val="18"/>
                <w:szCs w:val="18"/>
              </w:rPr>
            </w:pPr>
            <w:r w:rsidRPr="00521344">
              <w:rPr>
                <w:rStyle w:val="BodytextChar"/>
                <w:rFonts w:cs="Arial"/>
                <w:sz w:val="18"/>
                <w:szCs w:val="18"/>
              </w:rPr>
              <w:t>A_DTL_TB</w:t>
            </w:r>
          </w:p>
        </w:tc>
        <w:tc>
          <w:tcPr>
            <w:tcW w:w="854" w:type="pct"/>
            <w:gridSpan w:val="2"/>
            <w:tcBorders>
              <w:bottom w:val="single" w:color="616161" w:sz="2" w:space="0"/>
            </w:tcBorders>
            <w:vAlign w:val="center"/>
          </w:tcPr>
          <w:p w:rsidRPr="00521344" w:rsidR="00B11BCA" w:rsidP="00C93722" w:rsidRDefault="00B11BCA" w14:paraId="7EB0C1AE" wp14:textId="77777777">
            <w:pPr>
              <w:spacing w:before="40" w:after="40"/>
              <w:jc w:val="left"/>
              <w:rPr>
                <w:rStyle w:val="BodytextChar"/>
                <w:rFonts w:cs="Arial"/>
                <w:sz w:val="18"/>
                <w:szCs w:val="18"/>
              </w:rPr>
            </w:pPr>
            <w:r w:rsidRPr="00521344">
              <w:rPr>
                <w:rStyle w:val="BodytextChar"/>
                <w:rFonts w:cs="Arial"/>
                <w:sz w:val="18"/>
                <w:szCs w:val="18"/>
              </w:rPr>
              <w:t>A_LI_REQ_UNIT_AMT</w:t>
            </w:r>
          </w:p>
        </w:tc>
        <w:tc>
          <w:tcPr>
            <w:tcW w:w="1054" w:type="pct"/>
            <w:tcBorders>
              <w:bottom w:val="single" w:color="616161" w:sz="2" w:space="0"/>
            </w:tcBorders>
            <w:vAlign w:val="center"/>
          </w:tcPr>
          <w:p w:rsidRPr="00521344" w:rsidR="00B11BCA" w:rsidP="00C93722" w:rsidRDefault="00B11BCA" w14:paraId="70648378" wp14:textId="77777777">
            <w:pPr>
              <w:pStyle w:val="TableText1"/>
              <w:spacing w:before="40" w:after="40"/>
              <w:rPr>
                <w:rStyle w:val="BodytextChar"/>
                <w:rFonts w:cs="Arial"/>
                <w:sz w:val="18"/>
                <w:szCs w:val="18"/>
              </w:rPr>
            </w:pPr>
          </w:p>
        </w:tc>
      </w:tr>
      <w:tr xmlns:wp14="http://schemas.microsoft.com/office/word/2010/wordml" w:rsidR="00B11BCA" w:rsidTr="00B11BCA" w14:paraId="037DFADF" wp14:textId="77777777">
        <w:tblPrEx>
          <w:tblCellMar>
            <w:top w:w="0" w:type="dxa"/>
            <w:bottom w:w="0" w:type="dxa"/>
          </w:tblCellMar>
        </w:tblPrEx>
        <w:trPr>
          <w:cantSplit/>
          <w:jc w:val="center"/>
        </w:trPr>
        <w:tc>
          <w:tcPr>
            <w:tcW w:w="552" w:type="pct"/>
            <w:tcBorders>
              <w:bottom w:val="single" w:color="616161" w:sz="2" w:space="0"/>
            </w:tcBorders>
            <w:vAlign w:val="center"/>
          </w:tcPr>
          <w:p w:rsidRPr="00521344" w:rsidR="00B11BCA" w:rsidP="00C93722" w:rsidRDefault="00B11BCA" w14:paraId="2A8F46AE" wp14:textId="77777777">
            <w:pPr>
              <w:jc w:val="left"/>
              <w:rPr>
                <w:rStyle w:val="BodytextChar"/>
                <w:rFonts w:cs="Arial"/>
                <w:sz w:val="18"/>
                <w:szCs w:val="18"/>
              </w:rPr>
            </w:pPr>
            <w:r w:rsidRPr="00521344">
              <w:rPr>
                <w:rStyle w:val="BodytextChar"/>
                <w:rFonts w:cs="Arial"/>
                <w:sz w:val="18"/>
                <w:szCs w:val="18"/>
              </w:rPr>
              <w:t>Column</w:t>
            </w:r>
          </w:p>
        </w:tc>
        <w:tc>
          <w:tcPr>
            <w:tcW w:w="674" w:type="pct"/>
            <w:tcBorders>
              <w:bottom w:val="single" w:color="616161" w:sz="2" w:space="0"/>
            </w:tcBorders>
            <w:vAlign w:val="center"/>
          </w:tcPr>
          <w:p w:rsidRPr="00521344" w:rsidR="00B11BCA" w:rsidP="00C93722" w:rsidRDefault="00B11BCA" w14:paraId="5542C850" wp14:textId="77777777">
            <w:pPr>
              <w:pStyle w:val="BodytextChar"/>
              <w:spacing w:before="40" w:after="40"/>
              <w:jc w:val="left"/>
              <w:rPr>
                <w:rStyle w:val="BodytextChar"/>
                <w:rFonts w:cs="Arial"/>
                <w:sz w:val="18"/>
                <w:szCs w:val="18"/>
              </w:rPr>
            </w:pPr>
            <w:r w:rsidRPr="00521344">
              <w:rPr>
                <w:rStyle w:val="BodytextChar"/>
                <w:rFonts w:cs="Arial"/>
                <w:sz w:val="18"/>
                <w:szCs w:val="18"/>
              </w:rPr>
              <w:t>SA Amt-LI App Unit</w:t>
            </w:r>
          </w:p>
        </w:tc>
        <w:tc>
          <w:tcPr>
            <w:tcW w:w="868" w:type="pct"/>
            <w:gridSpan w:val="2"/>
            <w:tcBorders>
              <w:bottom w:val="single" w:color="616161" w:sz="2" w:space="0"/>
            </w:tcBorders>
            <w:vAlign w:val="center"/>
          </w:tcPr>
          <w:p w:rsidRPr="00521344" w:rsidR="00B11BCA" w:rsidP="00C93722" w:rsidRDefault="00B11BCA" w14:paraId="744F7DAD" wp14:textId="77777777">
            <w:pPr>
              <w:spacing w:before="40" w:after="40"/>
              <w:jc w:val="left"/>
              <w:rPr>
                <w:rStyle w:val="BodytextChar"/>
                <w:rFonts w:cs="Arial"/>
                <w:sz w:val="18"/>
                <w:szCs w:val="18"/>
              </w:rPr>
            </w:pPr>
            <w:r w:rsidRPr="00521344">
              <w:rPr>
                <w:rStyle w:val="BodytextChar"/>
                <w:rFonts w:cs="Arial"/>
                <w:sz w:val="18"/>
                <w:szCs w:val="18"/>
              </w:rPr>
              <w:t>This field displays the approved units.</w:t>
            </w:r>
          </w:p>
        </w:tc>
        <w:tc>
          <w:tcPr>
            <w:tcW w:w="998" w:type="pct"/>
            <w:tcBorders>
              <w:bottom w:val="single" w:color="616161" w:sz="2" w:space="0"/>
            </w:tcBorders>
            <w:vAlign w:val="center"/>
          </w:tcPr>
          <w:p w:rsidRPr="00521344" w:rsidR="00B11BCA" w:rsidP="00C93722" w:rsidRDefault="00B11BCA" w14:paraId="36A70622" wp14:textId="77777777">
            <w:pPr>
              <w:spacing w:before="40" w:after="40"/>
              <w:jc w:val="left"/>
              <w:rPr>
                <w:rStyle w:val="BodytextChar"/>
                <w:rFonts w:cs="Arial"/>
                <w:sz w:val="18"/>
                <w:szCs w:val="18"/>
              </w:rPr>
            </w:pPr>
            <w:r w:rsidRPr="00521344">
              <w:rPr>
                <w:rStyle w:val="BodytextChar"/>
                <w:rFonts w:cs="Arial"/>
                <w:sz w:val="18"/>
                <w:szCs w:val="18"/>
              </w:rPr>
              <w:t>A_DTL_TB</w:t>
            </w:r>
          </w:p>
        </w:tc>
        <w:tc>
          <w:tcPr>
            <w:tcW w:w="854" w:type="pct"/>
            <w:gridSpan w:val="2"/>
            <w:tcBorders>
              <w:bottom w:val="single" w:color="616161" w:sz="2" w:space="0"/>
            </w:tcBorders>
            <w:vAlign w:val="center"/>
          </w:tcPr>
          <w:p w:rsidRPr="00521344" w:rsidR="00B11BCA" w:rsidP="00C93722" w:rsidRDefault="00B11BCA" w14:paraId="049077DD" wp14:textId="77777777">
            <w:pPr>
              <w:spacing w:before="40" w:after="40"/>
              <w:jc w:val="left"/>
              <w:rPr>
                <w:rStyle w:val="BodytextChar"/>
                <w:rFonts w:cs="Arial"/>
                <w:sz w:val="18"/>
                <w:szCs w:val="18"/>
              </w:rPr>
            </w:pPr>
            <w:r w:rsidRPr="00521344">
              <w:rPr>
                <w:rStyle w:val="BodytextChar"/>
                <w:rFonts w:cs="Arial"/>
                <w:sz w:val="18"/>
                <w:szCs w:val="18"/>
              </w:rPr>
              <w:t>A_LI_APP_UNIT_AMT</w:t>
            </w:r>
          </w:p>
        </w:tc>
        <w:tc>
          <w:tcPr>
            <w:tcW w:w="1054" w:type="pct"/>
            <w:tcBorders>
              <w:bottom w:val="single" w:color="616161" w:sz="2" w:space="0"/>
            </w:tcBorders>
            <w:vAlign w:val="center"/>
          </w:tcPr>
          <w:p w:rsidRPr="00521344" w:rsidR="00B11BCA" w:rsidP="00C93722" w:rsidRDefault="00B11BCA" w14:paraId="50040504" wp14:textId="77777777">
            <w:pPr>
              <w:pStyle w:val="TableText1"/>
              <w:spacing w:before="40" w:after="40"/>
              <w:rPr>
                <w:rStyle w:val="BodytextChar"/>
                <w:rFonts w:cs="Arial"/>
                <w:sz w:val="18"/>
                <w:szCs w:val="18"/>
              </w:rPr>
            </w:pPr>
          </w:p>
        </w:tc>
      </w:tr>
      <w:tr xmlns:wp14="http://schemas.microsoft.com/office/word/2010/wordml" w:rsidR="00B11BCA" w:rsidTr="00B11BCA" w14:paraId="12501CFC" wp14:textId="77777777">
        <w:tblPrEx>
          <w:tblCellMar>
            <w:top w:w="0" w:type="dxa"/>
            <w:bottom w:w="0" w:type="dxa"/>
          </w:tblCellMar>
        </w:tblPrEx>
        <w:trPr>
          <w:cantSplit/>
          <w:jc w:val="center"/>
        </w:trPr>
        <w:tc>
          <w:tcPr>
            <w:tcW w:w="552" w:type="pct"/>
            <w:tcBorders>
              <w:bottom w:val="single" w:color="616161" w:sz="2" w:space="0"/>
            </w:tcBorders>
            <w:vAlign w:val="center"/>
          </w:tcPr>
          <w:p w:rsidRPr="00521344" w:rsidR="00B11BCA" w:rsidP="00C93722" w:rsidRDefault="00B11BCA" w14:paraId="077CEC29" wp14:textId="77777777">
            <w:pPr>
              <w:jc w:val="left"/>
              <w:rPr>
                <w:rStyle w:val="BodytextChar"/>
                <w:rFonts w:cs="Arial"/>
                <w:sz w:val="18"/>
                <w:szCs w:val="18"/>
              </w:rPr>
            </w:pPr>
            <w:r w:rsidRPr="00521344">
              <w:rPr>
                <w:rStyle w:val="BodytextChar"/>
                <w:rFonts w:cs="Arial"/>
                <w:sz w:val="18"/>
                <w:szCs w:val="18"/>
              </w:rPr>
              <w:t>Column</w:t>
            </w:r>
          </w:p>
        </w:tc>
        <w:tc>
          <w:tcPr>
            <w:tcW w:w="674" w:type="pct"/>
            <w:tcBorders>
              <w:bottom w:val="single" w:color="616161" w:sz="2" w:space="0"/>
            </w:tcBorders>
            <w:vAlign w:val="center"/>
          </w:tcPr>
          <w:p w:rsidRPr="00521344" w:rsidR="00B11BCA" w:rsidP="00C93722" w:rsidRDefault="00B11BCA" w14:paraId="27F70252" wp14:textId="77777777">
            <w:pPr>
              <w:pStyle w:val="BodytextChar"/>
              <w:spacing w:before="40" w:after="40"/>
              <w:jc w:val="left"/>
              <w:rPr>
                <w:rStyle w:val="BodytextChar"/>
                <w:rFonts w:cs="Arial"/>
                <w:sz w:val="18"/>
                <w:szCs w:val="18"/>
              </w:rPr>
            </w:pPr>
            <w:r w:rsidRPr="00521344">
              <w:rPr>
                <w:rStyle w:val="BodytextChar"/>
                <w:rFonts w:cs="Arial"/>
                <w:sz w:val="18"/>
                <w:szCs w:val="18"/>
              </w:rPr>
              <w:t>SA Amt-LI Req</w:t>
            </w:r>
          </w:p>
        </w:tc>
        <w:tc>
          <w:tcPr>
            <w:tcW w:w="868" w:type="pct"/>
            <w:gridSpan w:val="2"/>
            <w:tcBorders>
              <w:bottom w:val="single" w:color="616161" w:sz="2" w:space="0"/>
            </w:tcBorders>
            <w:vAlign w:val="center"/>
          </w:tcPr>
          <w:p w:rsidRPr="00521344" w:rsidR="00B11BCA" w:rsidP="00C93722" w:rsidRDefault="00B11BCA" w14:paraId="7EB3CDDF" wp14:textId="77777777">
            <w:pPr>
              <w:spacing w:before="40" w:after="40"/>
              <w:jc w:val="left"/>
              <w:rPr>
                <w:rStyle w:val="BodytextChar"/>
                <w:rFonts w:cs="Arial"/>
                <w:sz w:val="18"/>
                <w:szCs w:val="18"/>
              </w:rPr>
            </w:pPr>
            <w:r w:rsidRPr="00521344">
              <w:rPr>
                <w:rStyle w:val="BodytextChar"/>
                <w:rFonts w:cs="Arial"/>
                <w:sz w:val="18"/>
                <w:szCs w:val="18"/>
              </w:rPr>
              <w:t>This field displays the requested dollars.</w:t>
            </w:r>
          </w:p>
        </w:tc>
        <w:tc>
          <w:tcPr>
            <w:tcW w:w="998" w:type="pct"/>
            <w:tcBorders>
              <w:bottom w:val="single" w:color="616161" w:sz="2" w:space="0"/>
            </w:tcBorders>
            <w:vAlign w:val="center"/>
          </w:tcPr>
          <w:p w:rsidRPr="00521344" w:rsidR="00B11BCA" w:rsidP="00C93722" w:rsidRDefault="00B11BCA" w14:paraId="16B85AE0" wp14:textId="77777777">
            <w:pPr>
              <w:spacing w:before="40" w:after="40"/>
              <w:jc w:val="left"/>
              <w:rPr>
                <w:rStyle w:val="BodytextChar"/>
                <w:rFonts w:cs="Arial"/>
                <w:sz w:val="18"/>
                <w:szCs w:val="18"/>
              </w:rPr>
            </w:pPr>
            <w:r w:rsidRPr="00521344">
              <w:rPr>
                <w:rStyle w:val="BodytextChar"/>
                <w:rFonts w:cs="Arial"/>
                <w:sz w:val="18"/>
                <w:szCs w:val="18"/>
              </w:rPr>
              <w:t>A_DTL_TB</w:t>
            </w:r>
          </w:p>
        </w:tc>
        <w:tc>
          <w:tcPr>
            <w:tcW w:w="854" w:type="pct"/>
            <w:gridSpan w:val="2"/>
            <w:tcBorders>
              <w:bottom w:val="single" w:color="616161" w:sz="2" w:space="0"/>
            </w:tcBorders>
            <w:vAlign w:val="center"/>
          </w:tcPr>
          <w:p w:rsidRPr="00521344" w:rsidR="00B11BCA" w:rsidP="00C93722" w:rsidRDefault="00B11BCA" w14:paraId="315E3733" wp14:textId="77777777">
            <w:pPr>
              <w:spacing w:before="40" w:after="40"/>
              <w:jc w:val="left"/>
              <w:rPr>
                <w:rStyle w:val="BodytextChar"/>
                <w:rFonts w:cs="Arial"/>
                <w:sz w:val="18"/>
                <w:szCs w:val="18"/>
              </w:rPr>
            </w:pPr>
            <w:r w:rsidRPr="00521344">
              <w:rPr>
                <w:rStyle w:val="BodytextChar"/>
                <w:rFonts w:cs="Arial"/>
                <w:sz w:val="18"/>
                <w:szCs w:val="18"/>
              </w:rPr>
              <w:t>A_LI_REQ_AMT</w:t>
            </w:r>
          </w:p>
        </w:tc>
        <w:tc>
          <w:tcPr>
            <w:tcW w:w="1054" w:type="pct"/>
            <w:tcBorders>
              <w:bottom w:val="single" w:color="616161" w:sz="2" w:space="0"/>
            </w:tcBorders>
            <w:vAlign w:val="center"/>
          </w:tcPr>
          <w:p w:rsidRPr="00521344" w:rsidR="00B11BCA" w:rsidP="00C93722" w:rsidRDefault="00B11BCA" w14:paraId="1F28F27C" wp14:textId="77777777">
            <w:pPr>
              <w:pStyle w:val="TableText1"/>
              <w:spacing w:before="40" w:after="40"/>
              <w:rPr>
                <w:rStyle w:val="BodytextChar"/>
                <w:rFonts w:cs="Arial"/>
                <w:sz w:val="18"/>
                <w:szCs w:val="18"/>
              </w:rPr>
            </w:pPr>
          </w:p>
        </w:tc>
      </w:tr>
      <w:tr xmlns:wp14="http://schemas.microsoft.com/office/word/2010/wordml" w:rsidR="00B11BCA" w:rsidTr="00B11BCA" w14:paraId="76CDB8A9" wp14:textId="77777777">
        <w:tblPrEx>
          <w:tblCellMar>
            <w:top w:w="0" w:type="dxa"/>
            <w:bottom w:w="0" w:type="dxa"/>
          </w:tblCellMar>
        </w:tblPrEx>
        <w:trPr>
          <w:cantSplit/>
          <w:jc w:val="center"/>
        </w:trPr>
        <w:tc>
          <w:tcPr>
            <w:tcW w:w="552" w:type="pct"/>
            <w:tcBorders>
              <w:bottom w:val="single" w:color="616161" w:sz="2" w:space="0"/>
            </w:tcBorders>
            <w:vAlign w:val="center"/>
          </w:tcPr>
          <w:p w:rsidRPr="00521344" w:rsidR="00B11BCA" w:rsidP="00C93722" w:rsidRDefault="00B11BCA" w14:paraId="44CE3832" wp14:textId="77777777">
            <w:pPr>
              <w:jc w:val="left"/>
              <w:rPr>
                <w:rStyle w:val="BodytextChar"/>
                <w:rFonts w:cs="Arial"/>
                <w:sz w:val="18"/>
                <w:szCs w:val="18"/>
              </w:rPr>
            </w:pPr>
            <w:r w:rsidRPr="00521344">
              <w:rPr>
                <w:rStyle w:val="BodytextChar"/>
                <w:rFonts w:cs="Arial"/>
                <w:sz w:val="18"/>
                <w:szCs w:val="18"/>
              </w:rPr>
              <w:t>Column</w:t>
            </w:r>
          </w:p>
        </w:tc>
        <w:tc>
          <w:tcPr>
            <w:tcW w:w="674" w:type="pct"/>
            <w:tcBorders>
              <w:bottom w:val="single" w:color="616161" w:sz="2" w:space="0"/>
            </w:tcBorders>
            <w:vAlign w:val="center"/>
          </w:tcPr>
          <w:p w:rsidRPr="00521344" w:rsidR="00B11BCA" w:rsidP="00C93722" w:rsidRDefault="00B11BCA" w14:paraId="09527651" wp14:textId="77777777">
            <w:pPr>
              <w:pStyle w:val="BodytextChar"/>
              <w:spacing w:before="40" w:after="40"/>
              <w:jc w:val="left"/>
              <w:rPr>
                <w:rStyle w:val="BodytextChar"/>
                <w:rFonts w:cs="Arial"/>
                <w:sz w:val="18"/>
                <w:szCs w:val="18"/>
              </w:rPr>
            </w:pPr>
            <w:r w:rsidRPr="00521344">
              <w:rPr>
                <w:rStyle w:val="BodytextChar"/>
                <w:rFonts w:cs="Arial"/>
                <w:sz w:val="18"/>
                <w:szCs w:val="18"/>
              </w:rPr>
              <w:t>SA Amt-LI App</w:t>
            </w:r>
          </w:p>
        </w:tc>
        <w:tc>
          <w:tcPr>
            <w:tcW w:w="868" w:type="pct"/>
            <w:gridSpan w:val="2"/>
            <w:tcBorders>
              <w:bottom w:val="single" w:color="616161" w:sz="2" w:space="0"/>
            </w:tcBorders>
            <w:vAlign w:val="center"/>
          </w:tcPr>
          <w:p w:rsidRPr="00521344" w:rsidR="00B11BCA" w:rsidP="00C93722" w:rsidRDefault="00B11BCA" w14:paraId="0DB16762" wp14:textId="77777777">
            <w:pPr>
              <w:spacing w:before="40" w:after="40"/>
              <w:jc w:val="left"/>
              <w:rPr>
                <w:rStyle w:val="BodytextChar"/>
                <w:rFonts w:cs="Arial"/>
                <w:sz w:val="18"/>
                <w:szCs w:val="18"/>
              </w:rPr>
            </w:pPr>
            <w:r w:rsidRPr="00521344">
              <w:rPr>
                <w:rStyle w:val="BodytextChar"/>
                <w:rFonts w:cs="Arial"/>
                <w:sz w:val="18"/>
                <w:szCs w:val="18"/>
              </w:rPr>
              <w:t>This field displays the approved dollars.</w:t>
            </w:r>
          </w:p>
        </w:tc>
        <w:tc>
          <w:tcPr>
            <w:tcW w:w="998" w:type="pct"/>
            <w:tcBorders>
              <w:bottom w:val="single" w:color="616161" w:sz="2" w:space="0"/>
            </w:tcBorders>
            <w:vAlign w:val="center"/>
          </w:tcPr>
          <w:p w:rsidRPr="00521344" w:rsidR="00B11BCA" w:rsidP="00C93722" w:rsidRDefault="00B11BCA" w14:paraId="52250783" wp14:textId="77777777">
            <w:pPr>
              <w:spacing w:before="40" w:after="40"/>
              <w:jc w:val="left"/>
              <w:rPr>
                <w:rStyle w:val="BodytextChar"/>
                <w:rFonts w:cs="Arial"/>
                <w:sz w:val="18"/>
                <w:szCs w:val="18"/>
              </w:rPr>
            </w:pPr>
            <w:r w:rsidRPr="00521344">
              <w:rPr>
                <w:rStyle w:val="BodytextChar"/>
                <w:rFonts w:cs="Arial"/>
                <w:sz w:val="18"/>
                <w:szCs w:val="18"/>
              </w:rPr>
              <w:t>A_DTL_TB</w:t>
            </w:r>
          </w:p>
        </w:tc>
        <w:tc>
          <w:tcPr>
            <w:tcW w:w="854" w:type="pct"/>
            <w:gridSpan w:val="2"/>
            <w:tcBorders>
              <w:bottom w:val="single" w:color="616161" w:sz="2" w:space="0"/>
            </w:tcBorders>
            <w:vAlign w:val="center"/>
          </w:tcPr>
          <w:p w:rsidRPr="00521344" w:rsidR="00B11BCA" w:rsidP="00C93722" w:rsidRDefault="00B11BCA" w14:paraId="44A9FBCC" wp14:textId="77777777">
            <w:pPr>
              <w:spacing w:before="40" w:after="40"/>
              <w:jc w:val="left"/>
              <w:rPr>
                <w:rStyle w:val="BodytextChar"/>
                <w:rFonts w:cs="Arial"/>
                <w:sz w:val="18"/>
                <w:szCs w:val="18"/>
              </w:rPr>
            </w:pPr>
            <w:r w:rsidRPr="00521344">
              <w:rPr>
                <w:rStyle w:val="BodytextChar"/>
                <w:rFonts w:cs="Arial"/>
                <w:sz w:val="18"/>
                <w:szCs w:val="18"/>
              </w:rPr>
              <w:t>A_LI_APP_AMT</w:t>
            </w:r>
          </w:p>
        </w:tc>
        <w:tc>
          <w:tcPr>
            <w:tcW w:w="1054" w:type="pct"/>
            <w:tcBorders>
              <w:bottom w:val="single" w:color="616161" w:sz="2" w:space="0"/>
            </w:tcBorders>
            <w:vAlign w:val="center"/>
          </w:tcPr>
          <w:p w:rsidRPr="00521344" w:rsidR="00B11BCA" w:rsidP="00C93722" w:rsidRDefault="00B11BCA" w14:paraId="4A87C363" wp14:textId="77777777">
            <w:pPr>
              <w:pStyle w:val="TableText1"/>
              <w:spacing w:before="40" w:after="40"/>
              <w:rPr>
                <w:rStyle w:val="BodytextChar"/>
                <w:rFonts w:cs="Arial"/>
                <w:sz w:val="18"/>
                <w:szCs w:val="18"/>
              </w:rPr>
            </w:pPr>
          </w:p>
        </w:tc>
      </w:tr>
      <w:tr xmlns:wp14="http://schemas.microsoft.com/office/word/2010/wordml" w:rsidR="00B11BCA" w14:paraId="6BB39126"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B11BCA" w:rsidRDefault="00B11BCA" w14:paraId="3C0B6961"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B11BCA" w:rsidTr="00B11BCA" w14:paraId="06B3620E" wp14:textId="77777777">
        <w:tblPrEx>
          <w:tblCellMar>
            <w:top w:w="0" w:type="dxa"/>
            <w:bottom w:w="0" w:type="dxa"/>
          </w:tblCellMar>
        </w:tblPrEx>
        <w:trPr>
          <w:cantSplit/>
          <w:jc w:val="center"/>
        </w:trPr>
        <w:tc>
          <w:tcPr>
            <w:tcW w:w="1369" w:type="pct"/>
            <w:gridSpan w:val="3"/>
            <w:tcBorders>
              <w:top w:val="single" w:color="616161" w:sz="2" w:space="0"/>
              <w:bottom w:val="single" w:color="616161" w:sz="2" w:space="0"/>
            </w:tcBorders>
            <w:vAlign w:val="center"/>
          </w:tcPr>
          <w:p w:rsidRPr="00521344" w:rsidR="00B11BCA" w:rsidRDefault="00B11BCA" w14:paraId="374F75AB" wp14:textId="77777777">
            <w:pPr>
              <w:pStyle w:val="TableHeading"/>
              <w:spacing w:before="40" w:after="40"/>
              <w:jc w:val="center"/>
              <w:rPr>
                <w:rStyle w:val="ModernTableText"/>
                <w:rFonts w:cs="Arial"/>
                <w:szCs w:val="17"/>
              </w:rPr>
            </w:pPr>
            <w:r w:rsidRPr="00521344">
              <w:rPr>
                <w:rStyle w:val="ModernTableText"/>
                <w:rFonts w:cs="Arial"/>
                <w:szCs w:val="17"/>
              </w:rPr>
              <w:t>Chart Footnote Label (opt)</w:t>
            </w:r>
          </w:p>
        </w:tc>
        <w:tc>
          <w:tcPr>
            <w:tcW w:w="2034" w:type="pct"/>
            <w:gridSpan w:val="3"/>
            <w:tcBorders>
              <w:top w:val="single" w:color="616161" w:sz="2" w:space="0"/>
              <w:bottom w:val="single" w:color="616161" w:sz="2" w:space="0"/>
            </w:tcBorders>
            <w:vAlign w:val="center"/>
          </w:tcPr>
          <w:p w:rsidRPr="00521344" w:rsidR="00B11BCA" w:rsidRDefault="00B11BCA" w14:paraId="2EA0CDDB" wp14:textId="77777777">
            <w:pPr>
              <w:pStyle w:val="TableText1"/>
              <w:spacing w:before="40" w:after="40"/>
              <w:jc w:val="center"/>
              <w:rPr>
                <w:rStyle w:val="ModernTableText"/>
                <w:rFonts w:cs="Arial"/>
                <w:b/>
                <w:noProof/>
                <w:szCs w:val="17"/>
              </w:rPr>
            </w:pPr>
            <w:r w:rsidRPr="00521344">
              <w:rPr>
                <w:rStyle w:val="ModernTableText"/>
                <w:rFonts w:cs="Arial"/>
                <w:b/>
                <w:noProof/>
                <w:szCs w:val="17"/>
              </w:rPr>
              <w:t>Chart Footnote Description (opt)</w:t>
            </w:r>
          </w:p>
        </w:tc>
        <w:tc>
          <w:tcPr>
            <w:tcW w:w="1597" w:type="pct"/>
            <w:gridSpan w:val="2"/>
            <w:tcBorders>
              <w:top w:val="single" w:color="616161" w:sz="2" w:space="0"/>
              <w:bottom w:val="single" w:color="616161" w:sz="2" w:space="0"/>
            </w:tcBorders>
            <w:vAlign w:val="center"/>
          </w:tcPr>
          <w:p w:rsidRPr="00521344" w:rsidR="00B11BCA" w:rsidRDefault="00B11BCA" w14:paraId="7C1A643E" wp14:textId="77777777">
            <w:pPr>
              <w:pStyle w:val="TableText1"/>
              <w:spacing w:before="40" w:after="40"/>
              <w:jc w:val="center"/>
              <w:rPr>
                <w:rStyle w:val="ModernTableText"/>
                <w:rFonts w:cs="Arial"/>
                <w:b/>
                <w:noProof/>
                <w:szCs w:val="17"/>
              </w:rPr>
            </w:pPr>
            <w:r w:rsidRPr="00521344">
              <w:rPr>
                <w:rStyle w:val="ModernTableText"/>
                <w:rFonts w:cs="Arial"/>
                <w:b/>
                <w:noProof/>
                <w:szCs w:val="17"/>
              </w:rPr>
              <w:t>Chart Footnote Processing Rules (opt)</w:t>
            </w:r>
          </w:p>
        </w:tc>
      </w:tr>
      <w:tr xmlns:wp14="http://schemas.microsoft.com/office/word/2010/wordml" w:rsidR="00B11BCA" w:rsidTr="00B11BCA" w14:paraId="18FE47F9" wp14:textId="77777777">
        <w:tblPrEx>
          <w:tblCellMar>
            <w:top w:w="0" w:type="dxa"/>
            <w:bottom w:w="0" w:type="dxa"/>
          </w:tblCellMar>
        </w:tblPrEx>
        <w:trPr>
          <w:cantSplit/>
          <w:jc w:val="center"/>
        </w:trPr>
        <w:tc>
          <w:tcPr>
            <w:tcW w:w="1369" w:type="pct"/>
            <w:gridSpan w:val="3"/>
            <w:tcBorders>
              <w:top w:val="single" w:color="616161" w:sz="2" w:space="0"/>
              <w:bottom w:val="single" w:color="616161" w:sz="2" w:space="0"/>
            </w:tcBorders>
            <w:vAlign w:val="center"/>
          </w:tcPr>
          <w:p w:rsidRPr="00521344" w:rsidR="00B11BCA" w:rsidRDefault="00B11BCA" w14:paraId="195DE735" wp14:textId="77777777">
            <w:pPr>
              <w:pStyle w:val="TableText1"/>
              <w:spacing w:before="40" w:after="40"/>
              <w:rPr>
                <w:rStyle w:val="ModernTableText"/>
                <w:rFonts w:cs="Arial"/>
                <w:bCs/>
                <w:color w:val="000000"/>
                <w:szCs w:val="17"/>
              </w:rPr>
            </w:pPr>
            <w:r w:rsidRPr="00521344">
              <w:rPr>
                <w:rStyle w:val="ModernTableText"/>
                <w:rFonts w:cs="Arial"/>
                <w:bCs/>
                <w:color w:val="000000"/>
                <w:szCs w:val="17"/>
              </w:rPr>
              <w:t>N/A</w:t>
            </w:r>
          </w:p>
        </w:tc>
        <w:tc>
          <w:tcPr>
            <w:tcW w:w="2034" w:type="pct"/>
            <w:gridSpan w:val="3"/>
            <w:tcBorders>
              <w:top w:val="single" w:color="616161" w:sz="2" w:space="0"/>
              <w:bottom w:val="single" w:color="616161" w:sz="2" w:space="0"/>
            </w:tcBorders>
            <w:vAlign w:val="center"/>
          </w:tcPr>
          <w:p w:rsidRPr="00521344" w:rsidR="00B11BCA" w:rsidRDefault="00B11BCA" w14:paraId="5C35F12B" wp14:textId="77777777">
            <w:pPr>
              <w:pStyle w:val="TableText1"/>
              <w:spacing w:before="40" w:after="40"/>
              <w:rPr>
                <w:rStyle w:val="ModernTableText"/>
                <w:rFonts w:ascii="Arial Black" w:hAnsi="Arial Black" w:cs="Arial"/>
                <w:bCs/>
                <w:color w:val="FFFFFF"/>
                <w:szCs w:val="19"/>
              </w:rPr>
            </w:pPr>
            <w:r w:rsidRPr="00521344">
              <w:rPr>
                <w:rStyle w:val="ModernTableText"/>
                <w:rFonts w:cs="Arial"/>
                <w:bCs/>
                <w:color w:val="000000"/>
                <w:szCs w:val="17"/>
              </w:rPr>
              <w:t>N/A</w:t>
            </w:r>
          </w:p>
        </w:tc>
        <w:tc>
          <w:tcPr>
            <w:tcW w:w="1597" w:type="pct"/>
            <w:gridSpan w:val="2"/>
            <w:tcBorders>
              <w:top w:val="single" w:color="616161" w:sz="2" w:space="0"/>
              <w:bottom w:val="single" w:color="616161" w:sz="2" w:space="0"/>
            </w:tcBorders>
            <w:vAlign w:val="center"/>
          </w:tcPr>
          <w:p w:rsidRPr="00521344" w:rsidR="00B11BCA" w:rsidRDefault="00B11BCA" w14:paraId="576A273C" wp14:textId="77777777">
            <w:pPr>
              <w:pStyle w:val="TableText1"/>
              <w:spacing w:before="40" w:after="40"/>
              <w:rPr>
                <w:rStyle w:val="ModernTableText"/>
                <w:rFonts w:ascii="Arial Black" w:hAnsi="Arial Black" w:cs="Arial"/>
                <w:bCs/>
                <w:color w:val="FFFFFF"/>
                <w:szCs w:val="19"/>
              </w:rPr>
            </w:pPr>
            <w:r w:rsidRPr="00521344">
              <w:rPr>
                <w:rStyle w:val="ModernTableText"/>
                <w:rFonts w:cs="Arial"/>
                <w:bCs/>
                <w:color w:val="000000"/>
                <w:szCs w:val="17"/>
              </w:rPr>
              <w:t>N/A</w:t>
            </w:r>
          </w:p>
        </w:tc>
      </w:tr>
      <w:tr xmlns:wp14="http://schemas.microsoft.com/office/word/2010/wordml" w:rsidR="00B11BCA" w14:paraId="6269C387"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B11BCA" w:rsidRDefault="00B11BCA" w14:paraId="2882A2F1"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Footnote (opt)</w:t>
            </w:r>
          </w:p>
        </w:tc>
      </w:tr>
      <w:tr xmlns:wp14="http://schemas.microsoft.com/office/word/2010/wordml" w:rsidR="00B11BCA" w:rsidTr="00B11BCA" w14:paraId="7B9BAA8F" wp14:textId="77777777">
        <w:tblPrEx>
          <w:tblCellMar>
            <w:top w:w="0" w:type="dxa"/>
            <w:bottom w:w="0" w:type="dxa"/>
          </w:tblCellMar>
        </w:tblPrEx>
        <w:trPr>
          <w:cantSplit/>
          <w:jc w:val="center"/>
        </w:trPr>
        <w:tc>
          <w:tcPr>
            <w:tcW w:w="1369" w:type="pct"/>
            <w:gridSpan w:val="3"/>
            <w:tcBorders>
              <w:top w:val="single" w:color="616161" w:sz="2" w:space="0"/>
            </w:tcBorders>
            <w:vAlign w:val="center"/>
          </w:tcPr>
          <w:p w:rsidRPr="00521344" w:rsidR="00B11BCA" w:rsidRDefault="00B11BCA" w14:paraId="3704AF53" wp14:textId="77777777">
            <w:pPr>
              <w:pStyle w:val="TableHeading"/>
              <w:spacing w:before="40" w:after="40"/>
              <w:jc w:val="center"/>
              <w:rPr>
                <w:rStyle w:val="ModernTableText"/>
                <w:rFonts w:cs="Arial"/>
                <w:szCs w:val="17"/>
              </w:rPr>
            </w:pPr>
            <w:r w:rsidRPr="00521344">
              <w:rPr>
                <w:rStyle w:val="ModernTableText"/>
                <w:rFonts w:cs="Arial"/>
                <w:szCs w:val="17"/>
              </w:rPr>
              <w:t>Report Footnote Label (opt)</w:t>
            </w:r>
          </w:p>
        </w:tc>
        <w:tc>
          <w:tcPr>
            <w:tcW w:w="2034" w:type="pct"/>
            <w:gridSpan w:val="3"/>
            <w:tcBorders>
              <w:top w:val="single" w:color="616161" w:sz="2" w:space="0"/>
            </w:tcBorders>
            <w:vAlign w:val="center"/>
          </w:tcPr>
          <w:p w:rsidRPr="00521344" w:rsidR="00B11BCA" w:rsidRDefault="00B11BCA" w14:paraId="103596FD" wp14:textId="77777777">
            <w:pPr>
              <w:pStyle w:val="TableText1"/>
              <w:spacing w:before="40" w:after="40"/>
              <w:jc w:val="center"/>
              <w:rPr>
                <w:rStyle w:val="ModernTableText"/>
                <w:rFonts w:cs="Arial"/>
                <w:b/>
                <w:noProof/>
                <w:szCs w:val="17"/>
              </w:rPr>
            </w:pPr>
            <w:r w:rsidRPr="00521344">
              <w:rPr>
                <w:rStyle w:val="ModernTableText"/>
                <w:rFonts w:cs="Arial"/>
                <w:b/>
                <w:noProof/>
                <w:szCs w:val="17"/>
              </w:rPr>
              <w:t>Report Footnote Description (opt)</w:t>
            </w:r>
          </w:p>
        </w:tc>
        <w:tc>
          <w:tcPr>
            <w:tcW w:w="1597" w:type="pct"/>
            <w:gridSpan w:val="2"/>
            <w:tcBorders>
              <w:top w:val="single" w:color="616161" w:sz="2" w:space="0"/>
            </w:tcBorders>
            <w:vAlign w:val="center"/>
          </w:tcPr>
          <w:p w:rsidRPr="00521344" w:rsidR="00B11BCA" w:rsidRDefault="00B11BCA" w14:paraId="29EEDF59" wp14:textId="77777777">
            <w:pPr>
              <w:pStyle w:val="TableText1"/>
              <w:spacing w:before="40" w:after="40"/>
              <w:jc w:val="center"/>
              <w:rPr>
                <w:rStyle w:val="ModernTableText"/>
                <w:rFonts w:cs="Arial"/>
                <w:b/>
                <w:noProof/>
                <w:szCs w:val="17"/>
              </w:rPr>
            </w:pPr>
            <w:r w:rsidRPr="00521344">
              <w:rPr>
                <w:rStyle w:val="ModernTableText"/>
                <w:rFonts w:cs="Arial"/>
                <w:b/>
                <w:noProof/>
                <w:szCs w:val="17"/>
              </w:rPr>
              <w:t>Report Footnote Processing Rules (opt)</w:t>
            </w:r>
          </w:p>
        </w:tc>
      </w:tr>
      <w:tr xmlns:wp14="http://schemas.microsoft.com/office/word/2010/wordml" w:rsidR="00B11BCA" w:rsidTr="00B11BCA" w14:paraId="54996A7D" wp14:textId="77777777">
        <w:tblPrEx>
          <w:tblCellMar>
            <w:top w:w="0" w:type="dxa"/>
            <w:bottom w:w="0" w:type="dxa"/>
          </w:tblCellMar>
        </w:tblPrEx>
        <w:trPr>
          <w:cantSplit/>
          <w:jc w:val="center"/>
        </w:trPr>
        <w:tc>
          <w:tcPr>
            <w:tcW w:w="1369" w:type="pct"/>
            <w:gridSpan w:val="3"/>
          </w:tcPr>
          <w:p w:rsidRPr="00521344" w:rsidR="00B11BCA" w:rsidRDefault="00B11BCA" w14:paraId="1BC050F9" wp14:textId="77777777">
            <w:pPr>
              <w:pStyle w:val="TableHeading"/>
              <w:spacing w:before="40" w:after="40"/>
              <w:rPr>
                <w:rStyle w:val="ModernTableText"/>
                <w:rFonts w:cs="Arial"/>
                <w:b w:val="0"/>
                <w:szCs w:val="17"/>
              </w:rPr>
            </w:pPr>
            <w:r w:rsidRPr="00521344">
              <w:rPr>
                <w:rStyle w:val="ModernTableText"/>
                <w:rFonts w:cs="Arial"/>
                <w:b w:val="0"/>
                <w:bCs w:val="0"/>
                <w:color w:val="000000"/>
                <w:szCs w:val="17"/>
              </w:rPr>
              <w:t>N/A</w:t>
            </w:r>
          </w:p>
        </w:tc>
        <w:tc>
          <w:tcPr>
            <w:tcW w:w="2034" w:type="pct"/>
            <w:gridSpan w:val="3"/>
          </w:tcPr>
          <w:p w:rsidRPr="00521344" w:rsidR="00B11BCA" w:rsidRDefault="00B11BCA" w14:paraId="6EB344FE" wp14:textId="77777777">
            <w:pPr>
              <w:spacing w:before="40" w:after="40"/>
              <w:rPr>
                <w:rStyle w:val="ModernTableText"/>
                <w:rFonts w:cs="Arial"/>
                <w:szCs w:val="17"/>
              </w:rPr>
            </w:pPr>
            <w:r w:rsidRPr="00521344">
              <w:rPr>
                <w:rStyle w:val="ModernTableText"/>
                <w:rFonts w:cs="Arial"/>
                <w:bCs/>
                <w:color w:val="000000"/>
                <w:szCs w:val="17"/>
              </w:rPr>
              <w:t>N/A</w:t>
            </w:r>
          </w:p>
        </w:tc>
        <w:tc>
          <w:tcPr>
            <w:tcW w:w="1597" w:type="pct"/>
            <w:gridSpan w:val="2"/>
          </w:tcPr>
          <w:p w:rsidRPr="00521344" w:rsidR="00B11BCA" w:rsidRDefault="00B11BCA" w14:paraId="6C6E59C3" wp14:textId="77777777">
            <w:pPr>
              <w:pStyle w:val="TableText1"/>
              <w:spacing w:before="40" w:after="40"/>
              <w:rPr>
                <w:rStyle w:val="ModernTableText"/>
                <w:rFonts w:cs="Arial"/>
                <w:szCs w:val="17"/>
              </w:rPr>
            </w:pPr>
            <w:r w:rsidRPr="00521344">
              <w:rPr>
                <w:rStyle w:val="ModernTableText"/>
                <w:rFonts w:cs="Arial"/>
                <w:bCs/>
                <w:color w:val="000000"/>
                <w:szCs w:val="17"/>
              </w:rPr>
              <w:t>N/A</w:t>
            </w:r>
          </w:p>
        </w:tc>
      </w:tr>
    </w:tbl>
    <w:p xmlns:wp14="http://schemas.microsoft.com/office/word/2010/wordml" w:rsidR="00CE759A" w:rsidRDefault="00CE759A" w14:paraId="4DF9E10C" wp14:textId="77777777">
      <w:pPr>
        <w:rPr>
          <w:sz w:val="19"/>
          <w:szCs w:val="19"/>
        </w:rPr>
      </w:pPr>
    </w:p>
    <w:p xmlns:wp14="http://schemas.microsoft.com/office/word/2010/wordml" w:rsidR="00CE759A" w:rsidP="00D0385C" w:rsidRDefault="00CE759A" w14:paraId="4A2FB798" wp14:textId="77777777">
      <w:pPr>
        <w:pStyle w:val="Heading5"/>
      </w:pPr>
      <w:r>
        <w:br w:type="page"/>
      </w:r>
      <w:bookmarkStart w:name="_Toc214963342" w:id="310"/>
      <w:r>
        <w:t>Report Definition – OPR-SRA-110 - Service Authorization Lagging</w:t>
      </w:r>
      <w:bookmarkEnd w:id="310"/>
      <w:r>
        <w:t xml:space="preserve"> </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37"/>
        <w:gridCol w:w="1497"/>
        <w:gridCol w:w="1710"/>
        <w:gridCol w:w="1672"/>
        <w:gridCol w:w="20"/>
        <w:gridCol w:w="1928"/>
        <w:gridCol w:w="2253"/>
        <w:gridCol w:w="302"/>
        <w:gridCol w:w="20"/>
        <w:gridCol w:w="1810"/>
        <w:gridCol w:w="1741"/>
      </w:tblGrid>
      <w:tr xmlns:wp14="http://schemas.microsoft.com/office/word/2010/wordml" w:rsidR="00CE759A" w14:paraId="6F5D50AA" wp14:textId="77777777">
        <w:tblPrEx>
          <w:tblCellMar>
            <w:top w:w="0" w:type="dxa"/>
            <w:bottom w:w="0" w:type="dxa"/>
          </w:tblCellMar>
        </w:tblPrEx>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00CE759A" w:rsidP="00DF754B" w:rsidRDefault="00CE759A" w14:paraId="617C4757" wp14:textId="77777777">
            <w:pPr>
              <w:jc w:val="center"/>
              <w:rPr>
                <w:rFonts w:eastAsia="MS Mincho"/>
              </w:rPr>
            </w:pPr>
            <w:r>
              <w:br w:type="page"/>
            </w:r>
            <w:r>
              <w:br w:type="page"/>
            </w:r>
            <w:r>
              <w:br w:type="page"/>
            </w:r>
            <w:r>
              <w:rPr>
                <w:sz w:val="38"/>
                <w:szCs w:val="38"/>
              </w:rPr>
              <w:br w:type="page"/>
            </w:r>
            <w:r>
              <w:rPr>
                <w:rFonts w:eastAsia="MS Mincho"/>
              </w:rPr>
              <w:t>NH MMIS REPORT DEFINITION</w:t>
            </w:r>
          </w:p>
        </w:tc>
      </w:tr>
      <w:tr xmlns:wp14="http://schemas.microsoft.com/office/word/2010/wordml" w:rsidR="00CE759A" w14:paraId="3DC5A13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9" w:type="pct"/>
            <w:gridSpan w:val="2"/>
            <w:tcBorders>
              <w:top w:val="single" w:color="auto" w:sz="4" w:space="0"/>
            </w:tcBorders>
            <w:vAlign w:val="center"/>
          </w:tcPr>
          <w:p w:rsidRPr="00521344" w:rsidR="00CE759A" w:rsidRDefault="00CE759A" w14:paraId="253AB804" wp14:textId="77777777">
            <w:pPr>
              <w:pStyle w:val="TableHeading"/>
              <w:spacing w:before="40" w:after="40"/>
              <w:rPr>
                <w:rStyle w:val="ModernTableText"/>
                <w:noProof/>
                <w:szCs w:val="18"/>
              </w:rPr>
            </w:pPr>
            <w:r w:rsidRPr="00521344">
              <w:rPr>
                <w:rStyle w:val="ModernTableText"/>
                <w:noProof/>
                <w:szCs w:val="18"/>
              </w:rPr>
              <w:t>Report Type:</w:t>
            </w:r>
          </w:p>
        </w:tc>
        <w:tc>
          <w:tcPr>
            <w:tcW w:w="3981" w:type="pct"/>
            <w:gridSpan w:val="9"/>
            <w:tcBorders>
              <w:top w:val="single" w:color="auto" w:sz="4" w:space="0"/>
            </w:tcBorders>
            <w:vAlign w:val="center"/>
          </w:tcPr>
          <w:p w:rsidRPr="00521344" w:rsidR="00CE759A" w:rsidRDefault="00CE759A" w14:paraId="6E4A25CC"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Standard</w:t>
            </w:r>
            <w:r w:rsidRPr="00521344">
              <w:rPr>
                <w:rStyle w:val="ModernTableText"/>
                <w:noProof/>
                <w:szCs w:val="18"/>
              </w:rPr>
              <w:tab/>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Customized</w:t>
            </w:r>
          </w:p>
        </w:tc>
      </w:tr>
      <w:tr xmlns:wp14="http://schemas.microsoft.com/office/word/2010/wordml" w:rsidR="00CE759A" w14:paraId="0A90760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9" w:type="pct"/>
            <w:gridSpan w:val="2"/>
            <w:tcBorders>
              <w:top w:val="single" w:color="616161" w:sz="2" w:space="0"/>
            </w:tcBorders>
            <w:vAlign w:val="center"/>
          </w:tcPr>
          <w:p w:rsidRPr="00521344" w:rsidR="00CE759A" w:rsidRDefault="00CE759A" w14:paraId="4FA1C02A" wp14:textId="77777777">
            <w:pPr>
              <w:pStyle w:val="TableHeading"/>
              <w:spacing w:before="40" w:after="40"/>
              <w:rPr>
                <w:rStyle w:val="ModernTableText"/>
                <w:noProof/>
                <w:szCs w:val="18"/>
              </w:rPr>
            </w:pPr>
            <w:r w:rsidRPr="00521344">
              <w:rPr>
                <w:rStyle w:val="ModernTableText"/>
                <w:noProof/>
                <w:szCs w:val="18"/>
              </w:rPr>
              <w:t>Client Name:</w:t>
            </w:r>
          </w:p>
        </w:tc>
        <w:tc>
          <w:tcPr>
            <w:tcW w:w="3981" w:type="pct"/>
            <w:gridSpan w:val="9"/>
            <w:tcBorders>
              <w:top w:val="single" w:color="616161" w:sz="2" w:space="0"/>
            </w:tcBorders>
            <w:vAlign w:val="center"/>
          </w:tcPr>
          <w:p w:rsidRPr="00521344" w:rsidR="00CE759A" w:rsidRDefault="00CE759A" w14:paraId="467FF9C5" wp14:textId="77777777">
            <w:pPr>
              <w:pStyle w:val="TableText1"/>
              <w:spacing w:before="40" w:after="40"/>
              <w:rPr>
                <w:rStyle w:val="ModernTableText"/>
                <w:szCs w:val="18"/>
              </w:rPr>
            </w:pPr>
            <w:r w:rsidRPr="00521344">
              <w:rPr>
                <w:rStyle w:val="ModernTableText"/>
                <w:szCs w:val="18"/>
              </w:rPr>
              <w:t>New Hampshire</w:t>
            </w:r>
          </w:p>
        </w:tc>
      </w:tr>
      <w:tr xmlns:wp14="http://schemas.microsoft.com/office/word/2010/wordml" w:rsidR="00CE759A" w14:paraId="2536B61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9" w:type="pct"/>
            <w:gridSpan w:val="2"/>
            <w:tcBorders>
              <w:top w:val="single" w:color="616161" w:sz="2" w:space="0"/>
            </w:tcBorders>
            <w:vAlign w:val="center"/>
          </w:tcPr>
          <w:p w:rsidRPr="00521344" w:rsidR="00CE759A" w:rsidRDefault="00CE759A" w14:paraId="72A97C06" wp14:textId="77777777">
            <w:pPr>
              <w:pStyle w:val="TableHeading"/>
              <w:spacing w:before="40" w:after="40"/>
              <w:rPr>
                <w:rStyle w:val="ModernTableText"/>
                <w:noProof/>
                <w:szCs w:val="18"/>
              </w:rPr>
            </w:pPr>
            <w:r w:rsidRPr="00521344">
              <w:rPr>
                <w:rStyle w:val="ModernTableText"/>
                <w:noProof/>
                <w:szCs w:val="18"/>
              </w:rPr>
              <w:t>Client Report ID:</w:t>
            </w:r>
          </w:p>
        </w:tc>
        <w:tc>
          <w:tcPr>
            <w:tcW w:w="3981" w:type="pct"/>
            <w:gridSpan w:val="9"/>
            <w:tcBorders>
              <w:top w:val="single" w:color="616161" w:sz="2" w:space="0"/>
            </w:tcBorders>
            <w:vAlign w:val="center"/>
          </w:tcPr>
          <w:p w:rsidRPr="00521344" w:rsidR="00CE759A" w:rsidRDefault="00CE759A" w14:paraId="4134BAD7" wp14:textId="77777777">
            <w:pPr>
              <w:pStyle w:val="TableText1"/>
              <w:spacing w:before="40" w:after="40"/>
              <w:rPr>
                <w:rStyle w:val="ModernTableText"/>
                <w:szCs w:val="18"/>
              </w:rPr>
            </w:pPr>
            <w:r w:rsidRPr="00521344">
              <w:rPr>
                <w:rStyle w:val="ModernTableText"/>
                <w:szCs w:val="18"/>
              </w:rPr>
              <w:t>OPR-SRA-110</w:t>
            </w:r>
          </w:p>
        </w:tc>
      </w:tr>
      <w:tr xmlns:wp14="http://schemas.microsoft.com/office/word/2010/wordml" w:rsidR="00CE759A" w14:paraId="3F18DE8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91"/>
          <w:jc w:val="center"/>
        </w:trPr>
        <w:tc>
          <w:tcPr>
            <w:tcW w:w="1019" w:type="pct"/>
            <w:gridSpan w:val="2"/>
            <w:tcBorders>
              <w:top w:val="single" w:color="616161" w:sz="2" w:space="0"/>
            </w:tcBorders>
            <w:vAlign w:val="center"/>
          </w:tcPr>
          <w:p w:rsidRPr="00521344" w:rsidR="00CE759A" w:rsidRDefault="00CE759A" w14:paraId="621464E0" wp14:textId="77777777">
            <w:pPr>
              <w:pStyle w:val="TableHeading"/>
              <w:spacing w:before="40" w:after="40"/>
              <w:rPr>
                <w:rStyle w:val="ModernTableText"/>
                <w:noProof/>
                <w:szCs w:val="18"/>
              </w:rPr>
            </w:pPr>
            <w:r w:rsidRPr="00521344">
              <w:rPr>
                <w:rStyle w:val="ModernTableText"/>
                <w:noProof/>
                <w:szCs w:val="18"/>
              </w:rPr>
              <w:t>Client Line Of Business:</w:t>
            </w:r>
          </w:p>
        </w:tc>
        <w:tc>
          <w:tcPr>
            <w:tcW w:w="3981" w:type="pct"/>
            <w:gridSpan w:val="9"/>
            <w:tcBorders>
              <w:top w:val="single" w:color="616161" w:sz="2" w:space="0"/>
            </w:tcBorders>
            <w:vAlign w:val="center"/>
          </w:tcPr>
          <w:p w:rsidRPr="00521344" w:rsidR="00CE759A" w:rsidRDefault="00CE759A" w14:paraId="5DB2FBDC" wp14:textId="77777777">
            <w:pPr>
              <w:pStyle w:val="TableText1"/>
              <w:spacing w:before="40" w:after="40"/>
              <w:rPr>
                <w:rStyle w:val="ModernTableText"/>
                <w:szCs w:val="18"/>
              </w:rPr>
            </w:pPr>
            <w:r w:rsidRPr="00521344">
              <w:rPr>
                <w:rStyle w:val="ModernTableText"/>
                <w:szCs w:val="18"/>
              </w:rPr>
              <w:t>Medicaid</w:t>
            </w:r>
          </w:p>
        </w:tc>
      </w:tr>
      <w:tr xmlns:wp14="http://schemas.microsoft.com/office/word/2010/wordml" w:rsidR="00CE759A" w14:paraId="0F1138F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1019" w:type="pct"/>
            <w:gridSpan w:val="2"/>
            <w:tcBorders>
              <w:top w:val="single" w:color="616161" w:sz="2" w:space="0"/>
            </w:tcBorders>
            <w:vAlign w:val="center"/>
          </w:tcPr>
          <w:p w:rsidRPr="00521344" w:rsidR="00CE759A" w:rsidRDefault="00CE759A" w14:paraId="18837756" wp14:textId="77777777">
            <w:pPr>
              <w:pStyle w:val="TableHeading"/>
              <w:spacing w:before="40" w:after="40"/>
              <w:rPr>
                <w:rStyle w:val="ModernTableText"/>
                <w:noProof/>
                <w:szCs w:val="18"/>
              </w:rPr>
            </w:pPr>
            <w:r w:rsidRPr="00521344">
              <w:rPr>
                <w:rStyle w:val="ModernTableText"/>
                <w:noProof/>
                <w:szCs w:val="18"/>
              </w:rPr>
              <w:t>Client Division / Department:</w:t>
            </w:r>
          </w:p>
        </w:tc>
        <w:tc>
          <w:tcPr>
            <w:tcW w:w="3981" w:type="pct"/>
            <w:gridSpan w:val="9"/>
            <w:tcBorders>
              <w:top w:val="single" w:color="616161" w:sz="2" w:space="0"/>
            </w:tcBorders>
            <w:vAlign w:val="center"/>
          </w:tcPr>
          <w:p w:rsidRPr="00521344" w:rsidR="00CE759A" w:rsidRDefault="00CE759A" w14:paraId="5D038764" wp14:textId="77777777">
            <w:pPr>
              <w:pStyle w:val="TableText1"/>
              <w:spacing w:before="40" w:after="40"/>
              <w:rPr>
                <w:rStyle w:val="ModernTableText"/>
                <w:szCs w:val="18"/>
              </w:rPr>
            </w:pPr>
            <w:r w:rsidRPr="00521344">
              <w:rPr>
                <w:rStyle w:val="ModernTableText"/>
                <w:szCs w:val="18"/>
              </w:rPr>
              <w:t>DHHS</w:t>
            </w:r>
          </w:p>
        </w:tc>
      </w:tr>
      <w:tr xmlns:wp14="http://schemas.microsoft.com/office/word/2010/wordml" w:rsidR="00CE759A" w14:paraId="1437DE2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19" w:type="pct"/>
            <w:gridSpan w:val="2"/>
            <w:tcBorders>
              <w:top w:val="single" w:color="616161" w:sz="2" w:space="0"/>
              <w:bottom w:val="single" w:color="616161" w:sz="2" w:space="0"/>
            </w:tcBorders>
            <w:vAlign w:val="center"/>
          </w:tcPr>
          <w:p w:rsidRPr="00521344" w:rsidR="00CE759A" w:rsidRDefault="00CE759A" w14:paraId="64C0017C" wp14:textId="77777777">
            <w:pPr>
              <w:pStyle w:val="TableHeading"/>
              <w:spacing w:before="40" w:after="40"/>
              <w:rPr>
                <w:rStyle w:val="ModernTableText"/>
                <w:noProof/>
                <w:szCs w:val="18"/>
              </w:rPr>
            </w:pPr>
            <w:r w:rsidRPr="00521344">
              <w:rPr>
                <w:rStyle w:val="ModernTableText"/>
                <w:noProof/>
                <w:szCs w:val="18"/>
              </w:rPr>
              <w:t>Report Title:</w:t>
            </w:r>
          </w:p>
        </w:tc>
        <w:tc>
          <w:tcPr>
            <w:tcW w:w="3981" w:type="pct"/>
            <w:gridSpan w:val="9"/>
            <w:tcBorders>
              <w:top w:val="single" w:color="616161" w:sz="2" w:space="0"/>
              <w:bottom w:val="single" w:color="616161" w:sz="2" w:space="0"/>
            </w:tcBorders>
            <w:vAlign w:val="center"/>
          </w:tcPr>
          <w:p w:rsidRPr="00521344" w:rsidR="00CE759A" w:rsidRDefault="00CE759A" w14:paraId="50D52BCF" wp14:textId="77777777">
            <w:pPr>
              <w:pStyle w:val="TableText1"/>
              <w:spacing w:before="40" w:after="40"/>
              <w:rPr>
                <w:rStyle w:val="ModernTableText"/>
                <w:szCs w:val="18"/>
              </w:rPr>
            </w:pPr>
            <w:r w:rsidRPr="00521344">
              <w:rPr>
                <w:sz w:val="18"/>
                <w:szCs w:val="18"/>
              </w:rPr>
              <w:t xml:space="preserve">Service Authorization Lagging </w:t>
            </w:r>
          </w:p>
        </w:tc>
      </w:tr>
      <w:tr xmlns:wp14="http://schemas.microsoft.com/office/word/2010/wordml" w:rsidR="00CE759A" w14:paraId="3B85ECA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19" w:type="pct"/>
            <w:gridSpan w:val="2"/>
            <w:tcBorders>
              <w:top w:val="single" w:color="616161" w:sz="2" w:space="0"/>
              <w:bottom w:val="single" w:color="616161" w:sz="2" w:space="0"/>
            </w:tcBorders>
            <w:vAlign w:val="center"/>
          </w:tcPr>
          <w:p w:rsidRPr="00521344" w:rsidR="00CE759A" w:rsidRDefault="00CE759A" w14:paraId="2593C9FF" wp14:textId="77777777">
            <w:pPr>
              <w:pStyle w:val="TableHeading"/>
              <w:spacing w:before="40" w:after="40"/>
              <w:rPr>
                <w:rStyle w:val="ModernTableText"/>
                <w:noProof/>
                <w:szCs w:val="18"/>
              </w:rPr>
            </w:pPr>
            <w:r w:rsidRPr="00521344">
              <w:rPr>
                <w:rStyle w:val="ModernTableText"/>
                <w:noProof/>
                <w:szCs w:val="18"/>
              </w:rPr>
              <w:t>Report Description:</w:t>
            </w:r>
          </w:p>
        </w:tc>
        <w:tc>
          <w:tcPr>
            <w:tcW w:w="3981" w:type="pct"/>
            <w:gridSpan w:val="9"/>
            <w:tcBorders>
              <w:top w:val="single" w:color="616161" w:sz="2" w:space="0"/>
              <w:bottom w:val="single" w:color="616161" w:sz="2" w:space="0"/>
            </w:tcBorders>
            <w:vAlign w:val="center"/>
          </w:tcPr>
          <w:p w:rsidRPr="00521344" w:rsidR="00CE759A" w:rsidRDefault="00CE759A" w14:paraId="1F86DDAF" wp14:textId="77777777">
            <w:pPr>
              <w:pStyle w:val="TableText1"/>
              <w:spacing w:before="40" w:after="40"/>
              <w:rPr>
                <w:rStyle w:val="ModernTableText"/>
                <w:szCs w:val="18"/>
              </w:rPr>
            </w:pPr>
            <w:r w:rsidRPr="00521344">
              <w:rPr>
                <w:rFonts w:cs="Arial"/>
                <w:sz w:val="18"/>
                <w:szCs w:val="18"/>
              </w:rPr>
              <w:t>This report compares the "Received Date" with the "Requested Begin Date" with the final "Line Item Status Date” in order to calculate the lag periods.</w:t>
            </w:r>
          </w:p>
        </w:tc>
      </w:tr>
      <w:tr xmlns:wp14="http://schemas.microsoft.com/office/word/2010/wordml" w:rsidR="00CE759A" w14:paraId="4F5D0D9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9" w:type="pct"/>
            <w:gridSpan w:val="2"/>
            <w:vAlign w:val="center"/>
          </w:tcPr>
          <w:p w:rsidRPr="00521344" w:rsidR="00CE759A" w:rsidRDefault="00CE759A" w14:paraId="5B43BDF7" wp14:textId="77777777">
            <w:pPr>
              <w:pStyle w:val="TableHeading"/>
              <w:spacing w:before="40" w:after="40"/>
              <w:rPr>
                <w:rStyle w:val="ModernTableText"/>
                <w:noProof/>
                <w:szCs w:val="18"/>
              </w:rPr>
            </w:pPr>
            <w:r w:rsidRPr="00521344">
              <w:rPr>
                <w:rStyle w:val="ModernTableText"/>
                <w:noProof/>
                <w:szCs w:val="18"/>
              </w:rPr>
              <w:t>Report Source State Code:</w:t>
            </w:r>
          </w:p>
        </w:tc>
        <w:tc>
          <w:tcPr>
            <w:tcW w:w="3981" w:type="pct"/>
            <w:gridSpan w:val="9"/>
            <w:vAlign w:val="center"/>
          </w:tcPr>
          <w:p w:rsidRPr="00521344" w:rsidR="00CE759A" w:rsidRDefault="00CE759A" w14:paraId="2E404FE9" wp14:textId="77777777">
            <w:pPr>
              <w:pStyle w:val="TableText1"/>
              <w:spacing w:before="40" w:after="40"/>
              <w:rPr>
                <w:rStyle w:val="ModernTableText"/>
                <w:szCs w:val="18"/>
              </w:rPr>
            </w:pPr>
            <w:r w:rsidRPr="00521344">
              <w:rPr>
                <w:rStyle w:val="ModernTableText"/>
                <w:szCs w:val="18"/>
              </w:rPr>
              <w:t>NH</w:t>
            </w:r>
          </w:p>
        </w:tc>
      </w:tr>
      <w:tr xmlns:wp14="http://schemas.microsoft.com/office/word/2010/wordml" w:rsidR="00CE759A" w14:paraId="7904234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9" w:type="pct"/>
            <w:gridSpan w:val="2"/>
            <w:vAlign w:val="center"/>
          </w:tcPr>
          <w:p w:rsidRPr="00521344" w:rsidR="00CE759A" w:rsidRDefault="00CE759A" w14:paraId="5F15153B" wp14:textId="77777777">
            <w:pPr>
              <w:pStyle w:val="TableHeading"/>
              <w:spacing w:before="40" w:after="40"/>
              <w:rPr>
                <w:rStyle w:val="ModernTableText"/>
                <w:noProof/>
                <w:szCs w:val="18"/>
              </w:rPr>
            </w:pPr>
            <w:r w:rsidRPr="00521344">
              <w:rPr>
                <w:rStyle w:val="ModernTableText"/>
                <w:noProof/>
                <w:szCs w:val="18"/>
              </w:rPr>
              <w:t>Report Source Type:</w:t>
            </w:r>
          </w:p>
        </w:tc>
        <w:tc>
          <w:tcPr>
            <w:tcW w:w="3981" w:type="pct"/>
            <w:gridSpan w:val="9"/>
            <w:vAlign w:val="center"/>
          </w:tcPr>
          <w:p w:rsidRPr="00521344" w:rsidR="00CE759A" w:rsidRDefault="00CE759A" w14:paraId="2440E275"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OLTP</w:t>
            </w:r>
            <w:r w:rsidRPr="00521344">
              <w:rPr>
                <w:rStyle w:val="ModernTableText"/>
                <w:noProof/>
                <w:szCs w:val="18"/>
              </w:rPr>
              <w:tab/>
            </w:r>
            <w:r w:rsidRPr="00521344">
              <w:rPr>
                <w:rStyle w:val="ModernTableText"/>
                <w:noProof/>
                <w:szCs w:val="18"/>
              </w:rPr>
              <w:tab/>
            </w:r>
            <w:r w:rsidRPr="00521344">
              <w:rPr>
                <w:rStyle w:val="ModernTableText"/>
                <w:rFonts w:ascii="Wingdings" w:hAnsi="Wingdings" w:eastAsia="Wingdings" w:cs="Wingdings"/>
                <w:noProof/>
                <w:szCs w:val="18"/>
              </w:rPr>
              <w:t>þ</w:t>
            </w:r>
            <w:r w:rsidRPr="00521344">
              <w:rPr>
                <w:rStyle w:val="ModernTableText"/>
                <w:noProof/>
                <w:szCs w:val="18"/>
              </w:rPr>
              <w:t xml:space="preserve"> OLAP </w:t>
            </w:r>
          </w:p>
        </w:tc>
      </w:tr>
      <w:tr xmlns:wp14="http://schemas.microsoft.com/office/word/2010/wordml" w:rsidR="00CE759A" w14:paraId="7EE309D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9" w:type="pct"/>
            <w:gridSpan w:val="2"/>
            <w:vAlign w:val="center"/>
          </w:tcPr>
          <w:p w:rsidRPr="00521344" w:rsidR="00CE759A" w:rsidRDefault="00CE759A" w14:paraId="157817CA" wp14:textId="77777777">
            <w:pPr>
              <w:pStyle w:val="TableHeading"/>
              <w:spacing w:before="40" w:after="40"/>
              <w:rPr>
                <w:rStyle w:val="ModernTableText"/>
                <w:noProof/>
                <w:szCs w:val="18"/>
              </w:rPr>
            </w:pPr>
            <w:r w:rsidRPr="00521344">
              <w:rPr>
                <w:rStyle w:val="ModernTableText"/>
                <w:noProof/>
                <w:szCs w:val="18"/>
              </w:rPr>
              <w:t>Report Source Type Component:</w:t>
            </w:r>
          </w:p>
        </w:tc>
        <w:tc>
          <w:tcPr>
            <w:tcW w:w="3981" w:type="pct"/>
            <w:gridSpan w:val="9"/>
            <w:vAlign w:val="center"/>
          </w:tcPr>
          <w:p w:rsidRPr="00521344" w:rsidR="00CE759A" w:rsidRDefault="00CE759A" w14:paraId="46B91FD7" wp14:textId="77777777">
            <w:pPr>
              <w:pStyle w:val="TableText1"/>
              <w:tabs>
                <w:tab w:val="left" w:pos="2052"/>
                <w:tab w:val="left" w:pos="2232"/>
                <w:tab w:val="left" w:pos="4032"/>
                <w:tab w:val="left" w:pos="6012"/>
                <w:tab w:val="left" w:pos="6552"/>
              </w:tabs>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Provider</w:t>
            </w:r>
            <w:r w:rsidRPr="00521344">
              <w:rPr>
                <w:rStyle w:val="ModernTableText"/>
                <w:noProof/>
                <w:szCs w:val="18"/>
              </w:rPr>
              <w:tab/>
            </w:r>
            <w:r w:rsidRPr="00521344">
              <w:rPr>
                <w:rStyle w:val="ModernTableText"/>
                <w:noProof/>
                <w:szCs w:val="18"/>
              </w:rPr>
              <w:t xml:space="preserve">  </w:t>
            </w:r>
            <w:r w:rsidRPr="00521344">
              <w:rPr>
                <w:rStyle w:val="ModernTableText"/>
                <w:rFonts w:ascii="Wingdings 2" w:hAnsi="Wingdings 2" w:eastAsia="Wingdings 2" w:cs="Wingdings 2"/>
                <w:noProof/>
                <w:szCs w:val="18"/>
              </w:rPr>
              <w:t>£</w:t>
            </w:r>
            <w:r w:rsidRPr="00521344">
              <w:rPr>
                <w:rStyle w:val="ModernTableText"/>
                <w:noProof/>
                <w:szCs w:val="18"/>
              </w:rPr>
              <w:t xml:space="preserve"> Member</w:t>
            </w:r>
            <w:r w:rsidRPr="00521344">
              <w:rPr>
                <w:rStyle w:val="ModernTableText"/>
                <w:noProof/>
                <w:szCs w:val="18"/>
              </w:rPr>
              <w:tab/>
            </w:r>
            <w:r w:rsidRPr="00521344">
              <w:rPr>
                <w:rStyle w:val="ModernTableText"/>
                <w:rFonts w:ascii="Wingdings" w:hAnsi="Wingdings" w:eastAsia="Wingdings" w:cs="Wingdings"/>
                <w:noProof/>
                <w:szCs w:val="18"/>
              </w:rPr>
              <w:t>þ</w:t>
            </w:r>
            <w:r w:rsidRPr="00521344">
              <w:rPr>
                <w:rStyle w:val="ModernTableText"/>
                <w:noProof/>
                <w:szCs w:val="18"/>
              </w:rPr>
              <w:t xml:space="preserve"> Operations</w:t>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Program</w:t>
            </w:r>
          </w:p>
        </w:tc>
      </w:tr>
      <w:tr xmlns:wp14="http://schemas.microsoft.com/office/word/2010/wordml" w:rsidR="00CE759A" w14:paraId="6F9B62E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CE759A" w:rsidRDefault="00CE759A" w14:paraId="3A043740"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CE759A" w14:paraId="02380F8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1019" w:type="pct"/>
            <w:gridSpan w:val="2"/>
            <w:vAlign w:val="center"/>
          </w:tcPr>
          <w:p w:rsidRPr="00521344" w:rsidR="00CE759A" w:rsidRDefault="00CE759A" w14:paraId="1D47586B" wp14:textId="77777777">
            <w:pPr>
              <w:pStyle w:val="TableHeading"/>
              <w:spacing w:before="40" w:after="40"/>
              <w:rPr>
                <w:rStyle w:val="ModernTableText"/>
                <w:noProof/>
                <w:szCs w:val="18"/>
              </w:rPr>
            </w:pPr>
            <w:r w:rsidRPr="00521344">
              <w:rPr>
                <w:rStyle w:val="ModernTableText"/>
                <w:noProof/>
                <w:szCs w:val="18"/>
              </w:rPr>
              <w:t>Report Generated by:</w:t>
            </w:r>
          </w:p>
        </w:tc>
        <w:tc>
          <w:tcPr>
            <w:tcW w:w="3981" w:type="pct"/>
            <w:gridSpan w:val="9"/>
            <w:vAlign w:val="center"/>
          </w:tcPr>
          <w:p w:rsidRPr="00521344" w:rsidR="00CE759A" w:rsidRDefault="00CE759A" w14:paraId="6FCDD277" wp14:textId="77777777">
            <w:pPr>
              <w:pStyle w:val="TableText1"/>
              <w:tabs>
                <w:tab w:val="left" w:pos="2052"/>
                <w:tab w:val="left" w:pos="2232"/>
                <w:tab w:val="left" w:pos="4032"/>
                <w:tab w:val="left" w:pos="6012"/>
                <w:tab w:val="left" w:pos="7812"/>
                <w:tab w:val="left" w:pos="9792"/>
              </w:tabs>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EQR</w:t>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 xml:space="preserve"> EFADS</w:t>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 xml:space="preserve"> EMAR</w:t>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 xml:space="preserve">  ESUR</w:t>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 xml:space="preserve"> Other – Please explain:  </w:t>
            </w:r>
          </w:p>
        </w:tc>
      </w:tr>
      <w:tr xmlns:wp14="http://schemas.microsoft.com/office/word/2010/wordml" w:rsidR="00CE759A" w14:paraId="23B983D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19" w:type="pct"/>
            <w:gridSpan w:val="2"/>
            <w:vAlign w:val="center"/>
          </w:tcPr>
          <w:p w:rsidRPr="00521344" w:rsidR="00CE759A" w:rsidRDefault="00CE759A" w14:paraId="483B7470" wp14:textId="77777777">
            <w:pPr>
              <w:pStyle w:val="TableText1"/>
              <w:spacing w:before="40" w:after="40"/>
              <w:rPr>
                <w:rStyle w:val="ModernTableText"/>
                <w:b/>
                <w:noProof/>
                <w:szCs w:val="18"/>
              </w:rPr>
            </w:pPr>
            <w:r w:rsidRPr="00521344">
              <w:rPr>
                <w:rStyle w:val="ModernTableText"/>
                <w:b/>
                <w:noProof/>
                <w:szCs w:val="18"/>
              </w:rPr>
              <w:t>Report Screen Tip (optional):</w:t>
            </w:r>
          </w:p>
        </w:tc>
        <w:tc>
          <w:tcPr>
            <w:tcW w:w="3981" w:type="pct"/>
            <w:gridSpan w:val="9"/>
            <w:vAlign w:val="center"/>
          </w:tcPr>
          <w:p w:rsidRPr="00521344" w:rsidR="00CE759A" w:rsidRDefault="00CE759A" w14:paraId="2A243E61" wp14:textId="77777777">
            <w:pPr>
              <w:pStyle w:val="TableText1"/>
              <w:spacing w:before="40" w:after="40"/>
              <w:rPr>
                <w:rStyle w:val="ModernTableText"/>
                <w:szCs w:val="18"/>
                <w:u w:val="single"/>
              </w:rPr>
            </w:pPr>
          </w:p>
        </w:tc>
      </w:tr>
      <w:tr xmlns:wp14="http://schemas.microsoft.com/office/word/2010/wordml" w:rsidR="00CE759A" w14:paraId="22F4267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19" w:type="pct"/>
            <w:gridSpan w:val="2"/>
            <w:vAlign w:val="center"/>
          </w:tcPr>
          <w:p w:rsidRPr="00521344" w:rsidR="00CE759A" w:rsidRDefault="00CE759A" w14:paraId="594779F8" wp14:textId="77777777">
            <w:pPr>
              <w:pStyle w:val="TableHeading"/>
              <w:spacing w:before="40" w:after="40"/>
              <w:rPr>
                <w:rStyle w:val="ModernTableText"/>
                <w:noProof/>
                <w:szCs w:val="18"/>
              </w:rPr>
            </w:pPr>
            <w:r w:rsidRPr="00521344">
              <w:rPr>
                <w:rStyle w:val="ModernTableText"/>
                <w:noProof/>
                <w:szCs w:val="18"/>
              </w:rPr>
              <w:t>Report Calendar Type:</w:t>
            </w:r>
          </w:p>
        </w:tc>
        <w:tc>
          <w:tcPr>
            <w:tcW w:w="3981" w:type="pct"/>
            <w:gridSpan w:val="9"/>
            <w:vAlign w:val="center"/>
          </w:tcPr>
          <w:p w:rsidRPr="00521344" w:rsidR="00CE759A" w:rsidRDefault="00CE759A" w14:paraId="1D3556C8" wp14:textId="77777777">
            <w:pPr>
              <w:pStyle w:val="TableText1"/>
              <w:tabs>
                <w:tab w:val="left" w:pos="2052"/>
                <w:tab w:val="left" w:pos="4032"/>
              </w:tabs>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State Fiscal</w:t>
            </w:r>
            <w:r w:rsidRPr="00521344">
              <w:rPr>
                <w:rStyle w:val="ModernTableText"/>
                <w:noProof/>
                <w:szCs w:val="18"/>
              </w:rPr>
              <w:tab/>
            </w:r>
            <w:r w:rsidRPr="00521344">
              <w:rPr>
                <w:rStyle w:val="ModernTableText"/>
                <w:noProof/>
                <w:szCs w:val="18"/>
              </w:rPr>
              <w:t xml:space="preserve">   </w:t>
            </w:r>
            <w:r w:rsidRPr="00521344">
              <w:rPr>
                <w:rStyle w:val="ModernTableText"/>
                <w:rFonts w:ascii="Wingdings 2" w:hAnsi="Wingdings 2" w:eastAsia="Wingdings 2" w:cs="Wingdings 2"/>
                <w:noProof/>
                <w:szCs w:val="18"/>
              </w:rPr>
              <w:t>£</w:t>
            </w:r>
            <w:r w:rsidRPr="00521344">
              <w:rPr>
                <w:rStyle w:val="ModernTableText"/>
                <w:noProof/>
                <w:szCs w:val="18"/>
              </w:rPr>
              <w:t xml:space="preserve"> Federal Fiscal</w:t>
            </w:r>
            <w:r w:rsidRPr="00521344">
              <w:rPr>
                <w:rStyle w:val="ModernTableText"/>
                <w:noProof/>
                <w:szCs w:val="18"/>
              </w:rPr>
              <w:tab/>
            </w:r>
            <w:r w:rsidRPr="00521344">
              <w:rPr>
                <w:rStyle w:val="ModernTableText"/>
                <w:rFonts w:ascii="Wingdings" w:hAnsi="Wingdings" w:eastAsia="Wingdings" w:cs="Wingdings"/>
                <w:noProof/>
                <w:szCs w:val="18"/>
              </w:rPr>
              <w:t>þ</w:t>
            </w:r>
            <w:r w:rsidRPr="00521344">
              <w:rPr>
                <w:rStyle w:val="ModernTableText"/>
                <w:noProof/>
                <w:szCs w:val="18"/>
              </w:rPr>
              <w:t xml:space="preserve"> Calendar</w:t>
            </w:r>
          </w:p>
        </w:tc>
      </w:tr>
      <w:tr xmlns:wp14="http://schemas.microsoft.com/office/word/2010/wordml" w:rsidR="00CE759A" w14:paraId="6415FA2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9" w:type="pct"/>
            <w:gridSpan w:val="2"/>
            <w:vAlign w:val="center"/>
          </w:tcPr>
          <w:p w:rsidRPr="00521344" w:rsidR="00CE759A" w:rsidRDefault="00CE759A" w14:paraId="0E8E784B" wp14:textId="77777777">
            <w:pPr>
              <w:pStyle w:val="TableHeading"/>
              <w:spacing w:before="40" w:after="40"/>
              <w:rPr>
                <w:rStyle w:val="ModernTableText"/>
                <w:noProof/>
                <w:szCs w:val="18"/>
              </w:rPr>
            </w:pPr>
            <w:r w:rsidRPr="00521344">
              <w:rPr>
                <w:rStyle w:val="ModernTableText"/>
                <w:noProof/>
                <w:szCs w:val="18"/>
              </w:rPr>
              <w:t>Report Frequency Type:</w:t>
            </w:r>
          </w:p>
        </w:tc>
        <w:tc>
          <w:tcPr>
            <w:tcW w:w="594" w:type="pct"/>
          </w:tcPr>
          <w:p w:rsidRPr="00521344" w:rsidR="00CE759A" w:rsidRDefault="00CE759A" w14:paraId="716EA700"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Scheduled</w:t>
            </w:r>
          </w:p>
          <w:p w:rsidRPr="00521344" w:rsidR="00CE759A" w:rsidRDefault="00CE759A" w14:paraId="600E2152"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On Request</w:t>
            </w:r>
          </w:p>
        </w:tc>
        <w:tc>
          <w:tcPr>
            <w:tcW w:w="2041" w:type="pct"/>
            <w:gridSpan w:val="4"/>
            <w:tcBorders>
              <w:top w:val="single" w:color="616161" w:sz="2" w:space="0"/>
              <w:bottom w:val="single" w:color="616161" w:sz="2" w:space="0"/>
              <w:right w:val="nil"/>
            </w:tcBorders>
          </w:tcPr>
          <w:p w:rsidRPr="00521344" w:rsidR="00CE759A" w:rsidRDefault="00CE759A" w14:paraId="7F5E8875" wp14:textId="77777777">
            <w:pPr>
              <w:pStyle w:val="TableText1"/>
              <w:spacing w:before="40" w:after="40"/>
              <w:rPr>
                <w:rStyle w:val="ModernTableText"/>
                <w:noProof/>
                <w:szCs w:val="18"/>
              </w:rPr>
            </w:pPr>
            <w:r w:rsidRPr="00521344">
              <w:rPr>
                <w:rStyle w:val="ModernTableText"/>
                <w:noProof/>
                <w:szCs w:val="18"/>
              </w:rPr>
              <w:t>If scheduled, select timeframe below:</w:t>
            </w:r>
          </w:p>
          <w:p w:rsidRPr="00521344" w:rsidR="00CE759A" w:rsidRDefault="00CE759A" w14:paraId="10AF3588"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Daily  </w:t>
            </w:r>
            <w:r w:rsidRPr="00521344">
              <w:rPr>
                <w:rStyle w:val="ModernTableText"/>
                <w:rFonts w:ascii="Wingdings 2" w:hAnsi="Wingdings 2" w:eastAsia="Wingdings 2" w:cs="Wingdings 2"/>
                <w:noProof/>
                <w:szCs w:val="18"/>
              </w:rPr>
              <w:t>£</w:t>
            </w:r>
            <w:r w:rsidRPr="00521344">
              <w:rPr>
                <w:rStyle w:val="ModernTableText"/>
                <w:noProof/>
                <w:szCs w:val="18"/>
              </w:rPr>
              <w:t xml:space="preserve"> Weekly  </w:t>
            </w:r>
            <w:r w:rsidRPr="00521344">
              <w:rPr>
                <w:rStyle w:val="ModernTableText"/>
                <w:rFonts w:ascii="Wingdings" w:hAnsi="Wingdings" w:eastAsia="Wingdings" w:cs="Wingdings"/>
                <w:noProof/>
                <w:szCs w:val="18"/>
              </w:rPr>
              <w:t>þ</w:t>
            </w:r>
            <w:r w:rsidRPr="00521344">
              <w:rPr>
                <w:rStyle w:val="ModernTableText"/>
                <w:noProof/>
                <w:szCs w:val="18"/>
              </w:rPr>
              <w:t xml:space="preserve"> Monthly  </w:t>
            </w:r>
            <w:r w:rsidRPr="00521344">
              <w:rPr>
                <w:rStyle w:val="ModernTableText"/>
                <w:rFonts w:ascii="Wingdings 2" w:hAnsi="Wingdings 2" w:eastAsia="Wingdings 2" w:cs="Wingdings 2"/>
                <w:noProof/>
                <w:szCs w:val="18"/>
              </w:rPr>
              <w:t>£</w:t>
            </w:r>
            <w:r w:rsidRPr="00521344">
              <w:rPr>
                <w:rStyle w:val="ModernTableText"/>
                <w:noProof/>
                <w:szCs w:val="18"/>
              </w:rPr>
              <w:t xml:space="preserve"> Quarterly  </w:t>
            </w:r>
            <w:r w:rsidRPr="00521344">
              <w:rPr>
                <w:rStyle w:val="ModernTableText"/>
                <w:rFonts w:ascii="Wingdings 2" w:hAnsi="Wingdings 2" w:eastAsia="Wingdings 2" w:cs="Wingdings 2"/>
                <w:noProof/>
                <w:szCs w:val="18"/>
              </w:rPr>
              <w:t>£</w:t>
            </w:r>
            <w:r w:rsidRPr="00521344">
              <w:rPr>
                <w:rStyle w:val="ModernTableText"/>
                <w:noProof/>
                <w:szCs w:val="18"/>
              </w:rPr>
              <w:t xml:space="preserve"> Annually</w:t>
            </w:r>
          </w:p>
        </w:tc>
        <w:tc>
          <w:tcPr>
            <w:tcW w:w="1346" w:type="pct"/>
            <w:gridSpan w:val="4"/>
            <w:tcBorders>
              <w:top w:val="single" w:color="616161" w:sz="2" w:space="0"/>
              <w:left w:val="nil"/>
            </w:tcBorders>
          </w:tcPr>
          <w:p w:rsidRPr="00521344" w:rsidR="00CE759A" w:rsidRDefault="00CE759A" w14:paraId="41286DC0"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Other - Please explain:</w:t>
            </w:r>
          </w:p>
        </w:tc>
      </w:tr>
      <w:tr xmlns:wp14="http://schemas.microsoft.com/office/word/2010/wordml" w:rsidR="00CE759A" w14:paraId="0B4103E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9" w:type="pct"/>
            <w:gridSpan w:val="2"/>
            <w:vAlign w:val="center"/>
          </w:tcPr>
          <w:p w:rsidRPr="00521344" w:rsidR="00CE759A" w:rsidRDefault="00CE759A" w14:paraId="681DD097" wp14:textId="77777777">
            <w:pPr>
              <w:pStyle w:val="TableHeading"/>
              <w:spacing w:before="40" w:after="40"/>
              <w:rPr>
                <w:rStyle w:val="ModernTableText"/>
                <w:noProof/>
                <w:szCs w:val="18"/>
              </w:rPr>
            </w:pPr>
            <w:r w:rsidRPr="00521344">
              <w:rPr>
                <w:rStyle w:val="ModernTableText"/>
                <w:noProof/>
                <w:szCs w:val="18"/>
              </w:rPr>
              <w:t>Report Data Accumulation Type:</w:t>
            </w:r>
          </w:p>
        </w:tc>
        <w:tc>
          <w:tcPr>
            <w:tcW w:w="594" w:type="pct"/>
          </w:tcPr>
          <w:p w:rsidRPr="00521344" w:rsidR="00CE759A" w:rsidRDefault="00CE759A" w14:paraId="0844F3D4"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Prompt</w:t>
            </w:r>
          </w:p>
        </w:tc>
        <w:tc>
          <w:tcPr>
            <w:tcW w:w="2041" w:type="pct"/>
            <w:gridSpan w:val="4"/>
            <w:tcBorders>
              <w:top w:val="single" w:color="616161" w:sz="2" w:space="0"/>
              <w:right w:val="nil"/>
            </w:tcBorders>
            <w:vAlign w:val="center"/>
          </w:tcPr>
          <w:p w:rsidRPr="00521344" w:rsidR="00CE759A" w:rsidRDefault="00CE759A" w14:paraId="3C72647A" wp14:textId="77777777">
            <w:pPr>
              <w:pStyle w:val="TableText1"/>
              <w:spacing w:before="40" w:after="40"/>
              <w:rPr>
                <w:rStyle w:val="ModernTableText"/>
                <w:noProof/>
                <w:szCs w:val="18"/>
              </w:rPr>
            </w:pPr>
            <w:r w:rsidRPr="00521344">
              <w:rPr>
                <w:rStyle w:val="ModernTableText"/>
                <w:noProof/>
                <w:szCs w:val="18"/>
              </w:rPr>
              <w:t>If no prompt, select report data accumulation type below:</w:t>
            </w:r>
          </w:p>
          <w:p w:rsidRPr="00521344" w:rsidR="00CE759A" w:rsidRDefault="00CE759A" w14:paraId="20FCAE9C"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Daily  </w:t>
            </w:r>
            <w:r w:rsidRPr="00521344">
              <w:rPr>
                <w:rStyle w:val="ModernTableText"/>
                <w:rFonts w:ascii="Wingdings 2" w:hAnsi="Wingdings 2" w:eastAsia="Wingdings 2" w:cs="Wingdings 2"/>
                <w:noProof/>
                <w:szCs w:val="18"/>
              </w:rPr>
              <w:t>£</w:t>
            </w:r>
            <w:r w:rsidRPr="00521344">
              <w:rPr>
                <w:rStyle w:val="ModernTableText"/>
                <w:noProof/>
                <w:szCs w:val="18"/>
              </w:rPr>
              <w:t xml:space="preserve"> Weekly  </w:t>
            </w:r>
            <w:r w:rsidRPr="00521344">
              <w:rPr>
                <w:rStyle w:val="ModernTableText"/>
                <w:rFonts w:ascii="Wingdings 2" w:hAnsi="Wingdings 2" w:eastAsia="Wingdings 2" w:cs="Wingdings 2"/>
                <w:noProof/>
                <w:szCs w:val="18"/>
              </w:rPr>
              <w:t>£</w:t>
            </w:r>
            <w:r w:rsidRPr="00521344">
              <w:rPr>
                <w:rStyle w:val="ModernTableText"/>
                <w:noProof/>
                <w:szCs w:val="18"/>
              </w:rPr>
              <w:t xml:space="preserve"> Monthly  </w:t>
            </w:r>
            <w:r w:rsidRPr="00521344">
              <w:rPr>
                <w:rStyle w:val="ModernTableText"/>
                <w:rFonts w:ascii="Wingdings 2" w:hAnsi="Wingdings 2" w:eastAsia="Wingdings 2" w:cs="Wingdings 2"/>
                <w:noProof/>
                <w:szCs w:val="18"/>
              </w:rPr>
              <w:t>£</w:t>
            </w:r>
            <w:r w:rsidRPr="00521344">
              <w:rPr>
                <w:rStyle w:val="ModernTableText"/>
                <w:noProof/>
                <w:szCs w:val="18"/>
              </w:rPr>
              <w:t xml:space="preserve"> Quarterly  </w:t>
            </w:r>
            <w:r w:rsidRPr="00521344">
              <w:rPr>
                <w:rStyle w:val="ModernTableText"/>
                <w:rFonts w:ascii="Wingdings 2" w:hAnsi="Wingdings 2" w:eastAsia="Wingdings 2" w:cs="Wingdings 2"/>
                <w:noProof/>
                <w:szCs w:val="18"/>
              </w:rPr>
              <w:t>£</w:t>
            </w:r>
            <w:r w:rsidRPr="00521344">
              <w:rPr>
                <w:rStyle w:val="ModernTableText"/>
                <w:noProof/>
                <w:szCs w:val="18"/>
              </w:rPr>
              <w:t xml:space="preserve"> Annually  </w:t>
            </w:r>
            <w:r w:rsidRPr="00521344">
              <w:rPr>
                <w:rStyle w:val="ModernTableText"/>
                <w:rFonts w:ascii="Wingdings 2" w:hAnsi="Wingdings 2" w:eastAsia="Wingdings 2" w:cs="Wingdings 2"/>
                <w:noProof/>
                <w:szCs w:val="18"/>
              </w:rPr>
              <w:t>£</w:t>
            </w:r>
            <w:r w:rsidRPr="00521344">
              <w:rPr>
                <w:rStyle w:val="ModernTableText"/>
                <w:noProof/>
                <w:szCs w:val="18"/>
              </w:rPr>
              <w:t xml:space="preserve"> YTD</w:t>
            </w:r>
          </w:p>
        </w:tc>
        <w:tc>
          <w:tcPr>
            <w:tcW w:w="1346" w:type="pct"/>
            <w:gridSpan w:val="4"/>
            <w:tcBorders>
              <w:top w:val="single" w:color="616161" w:sz="2" w:space="0"/>
              <w:left w:val="nil"/>
            </w:tcBorders>
          </w:tcPr>
          <w:p w:rsidRPr="00521344" w:rsidR="00CE759A" w:rsidRDefault="00CE759A" w14:paraId="08F31A56"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Other - Please explain:</w:t>
            </w:r>
          </w:p>
        </w:tc>
      </w:tr>
      <w:tr xmlns:wp14="http://schemas.microsoft.com/office/word/2010/wordml" w:rsidR="00CE759A" w:rsidTr="00120009" w14:paraId="30D7072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19" w:type="pct"/>
            <w:gridSpan w:val="2"/>
            <w:vMerge w:val="restart"/>
            <w:tcBorders>
              <w:top w:val="single" w:color="616161" w:sz="4" w:space="0"/>
              <w:left w:val="single" w:color="616161" w:sz="4" w:space="0"/>
              <w:right w:val="single" w:color="616161" w:sz="4" w:space="0"/>
            </w:tcBorders>
            <w:vAlign w:val="center"/>
          </w:tcPr>
          <w:p w:rsidRPr="00521344" w:rsidR="00CE759A" w:rsidP="00120009" w:rsidRDefault="00CE759A" w14:paraId="20C59ADE" wp14:textId="77777777">
            <w:pPr>
              <w:pStyle w:val="TableText1"/>
              <w:keepNext/>
              <w:spacing w:before="40" w:after="40"/>
              <w:rPr>
                <w:rStyle w:val="ModernTableText"/>
                <w:b/>
                <w:noProof/>
                <w:szCs w:val="18"/>
              </w:rPr>
            </w:pPr>
            <w:r w:rsidRPr="00521344">
              <w:rPr>
                <w:rStyle w:val="ModernTableText"/>
                <w:b/>
                <w:noProof/>
                <w:szCs w:val="18"/>
              </w:rPr>
              <w:t>Report Selection Criteria:</w:t>
            </w:r>
          </w:p>
        </w:tc>
        <w:tc>
          <w:tcPr>
            <w:tcW w:w="1182" w:type="pct"/>
            <w:gridSpan w:val="3"/>
            <w:tcBorders>
              <w:top w:val="single" w:color="616161" w:sz="4" w:space="0"/>
              <w:left w:val="single" w:color="616161" w:sz="4" w:space="0"/>
              <w:right w:val="single" w:color="616161" w:sz="4" w:space="0"/>
            </w:tcBorders>
            <w:vAlign w:val="center"/>
          </w:tcPr>
          <w:p w:rsidRPr="00521344" w:rsidR="00CE759A" w:rsidP="00120009" w:rsidRDefault="00CE759A" w14:paraId="3001F86E" wp14:textId="77777777">
            <w:pPr>
              <w:pStyle w:val="TableText1"/>
              <w:keepNext/>
              <w:spacing w:before="40" w:after="40"/>
              <w:jc w:val="center"/>
              <w:rPr>
                <w:rStyle w:val="ModernTableText"/>
                <w:b/>
                <w:noProof/>
                <w:szCs w:val="18"/>
              </w:rPr>
            </w:pPr>
            <w:r w:rsidRPr="00521344">
              <w:rPr>
                <w:rStyle w:val="ModernTableText"/>
                <w:b/>
                <w:noProof/>
                <w:szCs w:val="18"/>
              </w:rPr>
              <w:t>Report Field</w:t>
            </w:r>
          </w:p>
        </w:tc>
        <w:tc>
          <w:tcPr>
            <w:tcW w:w="2194" w:type="pct"/>
            <w:gridSpan w:val="5"/>
            <w:tcBorders>
              <w:top w:val="single" w:color="616161" w:sz="4" w:space="0"/>
              <w:left w:val="single" w:color="616161" w:sz="4" w:space="0"/>
              <w:bottom w:val="single" w:color="616161" w:sz="4" w:space="0"/>
              <w:right w:val="single" w:color="616161" w:sz="4" w:space="0"/>
            </w:tcBorders>
            <w:vAlign w:val="center"/>
          </w:tcPr>
          <w:p w:rsidRPr="00521344" w:rsidR="00CE759A" w:rsidP="00120009" w:rsidRDefault="00CE759A" w14:paraId="74496B9D" wp14:textId="77777777">
            <w:pPr>
              <w:pStyle w:val="TableText1"/>
              <w:keepNext/>
              <w:spacing w:before="40" w:after="40"/>
              <w:jc w:val="center"/>
              <w:rPr>
                <w:rStyle w:val="ModernTableText"/>
                <w:b/>
                <w:noProof/>
                <w:szCs w:val="18"/>
              </w:rPr>
            </w:pPr>
            <w:r w:rsidRPr="00521344">
              <w:rPr>
                <w:rStyle w:val="ModernTableText"/>
                <w:b/>
                <w:noProof/>
                <w:szCs w:val="18"/>
              </w:rPr>
              <w:t>Report Parameters (optional)</w:t>
            </w:r>
          </w:p>
          <w:p w:rsidRPr="00521344" w:rsidR="00CE759A" w:rsidP="00120009" w:rsidRDefault="00CE759A" w14:paraId="34D70828" wp14:textId="77777777">
            <w:pPr>
              <w:pStyle w:val="TableText1"/>
              <w:keepNext/>
              <w:spacing w:before="40" w:after="40"/>
              <w:jc w:val="center"/>
              <w:rPr>
                <w:rStyle w:val="ModernTableText"/>
                <w:b/>
                <w:noProof/>
                <w:szCs w:val="18"/>
              </w:rPr>
            </w:pPr>
            <w:r w:rsidRPr="00521344">
              <w:rPr>
                <w:rStyle w:val="ModernTableText"/>
                <w:b/>
                <w:noProof/>
                <w:szCs w:val="18"/>
                <w:u w:val="single"/>
              </w:rPr>
              <w:t>Note</w:t>
            </w:r>
            <w:r w:rsidRPr="00521344">
              <w:rPr>
                <w:rStyle w:val="ModernTableText"/>
                <w:b/>
                <w:noProof/>
                <w:szCs w:val="18"/>
              </w:rPr>
              <w:t>:  If populated, Prompt must = No</w:t>
            </w:r>
          </w:p>
        </w:tc>
        <w:tc>
          <w:tcPr>
            <w:tcW w:w="605" w:type="pct"/>
            <w:tcBorders>
              <w:top w:val="single" w:color="616161" w:sz="4" w:space="0"/>
              <w:left w:val="single" w:color="616161" w:sz="4" w:space="0"/>
              <w:bottom w:val="single" w:color="616161" w:sz="4" w:space="0"/>
              <w:right w:val="single" w:color="616161" w:sz="4" w:space="0"/>
            </w:tcBorders>
            <w:vAlign w:val="center"/>
          </w:tcPr>
          <w:p w:rsidRPr="00521344" w:rsidR="00CE759A" w:rsidP="00120009" w:rsidRDefault="00CE759A" w14:paraId="34F712BB" wp14:textId="77777777">
            <w:pPr>
              <w:pStyle w:val="TableText1"/>
              <w:keepNext/>
              <w:spacing w:before="40" w:after="40"/>
              <w:jc w:val="center"/>
              <w:rPr>
                <w:rStyle w:val="ModernTableText"/>
                <w:b/>
                <w:noProof/>
                <w:szCs w:val="18"/>
              </w:rPr>
            </w:pPr>
            <w:r w:rsidRPr="00521344">
              <w:rPr>
                <w:rStyle w:val="ModernTableText"/>
                <w:b/>
                <w:noProof/>
                <w:szCs w:val="18"/>
              </w:rPr>
              <w:t>Prompt</w:t>
            </w:r>
          </w:p>
        </w:tc>
      </w:tr>
      <w:tr xmlns:wp14="http://schemas.microsoft.com/office/word/2010/wordml" w:rsidR="00721A8A" w:rsidTr="00797EA4" w14:paraId="5219BB8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19" w:type="pct"/>
            <w:gridSpan w:val="2"/>
            <w:vMerge/>
            <w:tcBorders>
              <w:left w:val="single" w:color="616161" w:sz="4" w:space="0"/>
              <w:right w:val="single" w:color="616161" w:sz="4" w:space="0"/>
            </w:tcBorders>
            <w:vAlign w:val="center"/>
          </w:tcPr>
          <w:p w:rsidRPr="00521344" w:rsidR="00721A8A" w:rsidP="00120009" w:rsidRDefault="00721A8A" w14:paraId="43D98CF8" wp14:textId="77777777">
            <w:pPr>
              <w:pStyle w:val="TableText1"/>
              <w:keepNext/>
              <w:spacing w:before="40" w:after="40"/>
              <w:rPr>
                <w:rStyle w:val="ModernTableText"/>
                <w:b/>
                <w:szCs w:val="18"/>
              </w:rPr>
            </w:pPr>
          </w:p>
        </w:tc>
        <w:tc>
          <w:tcPr>
            <w:tcW w:w="1182" w:type="pct"/>
            <w:gridSpan w:val="3"/>
            <w:tcBorders>
              <w:top w:val="single" w:color="616161" w:sz="4" w:space="0"/>
              <w:left w:val="single" w:color="616161" w:sz="4" w:space="0"/>
              <w:bottom w:val="single" w:color="616161" w:sz="4" w:space="0"/>
              <w:right w:val="single" w:color="616161" w:sz="4" w:space="0"/>
            </w:tcBorders>
            <w:vAlign w:val="center"/>
          </w:tcPr>
          <w:p w:rsidRPr="00DD7BA6" w:rsidR="00721A8A" w:rsidP="00721A8A" w:rsidRDefault="00721A8A" w14:paraId="74335E59" wp14:textId="77777777">
            <w:pPr>
              <w:pStyle w:val="TableText1"/>
              <w:keepNext/>
              <w:numPr>
                <w:ilvl w:val="0"/>
                <w:numId w:val="48"/>
              </w:numPr>
              <w:spacing w:before="40" w:after="40" w:line="240" w:lineRule="auto"/>
              <w:ind w:left="0" w:firstLine="0"/>
              <w:rPr>
                <w:rStyle w:val="ModernTableText"/>
                <w:noProof/>
                <w:sz w:val="17"/>
                <w:szCs w:val="17"/>
              </w:rPr>
            </w:pPr>
            <w:r w:rsidRPr="00DD7BA6">
              <w:rPr>
                <w:rStyle w:val="ModernTableText"/>
                <w:noProof/>
                <w:sz w:val="17"/>
                <w:szCs w:val="17"/>
              </w:rPr>
              <w:t>Header Status Code</w:t>
            </w:r>
          </w:p>
          <w:p w:rsidRPr="00DD7BA6" w:rsidR="00721A8A" w:rsidP="00DD7BA6" w:rsidRDefault="00721A8A" w14:paraId="1334C125" wp14:textId="77777777">
            <w:pPr>
              <w:pStyle w:val="TableText1"/>
              <w:keepNext/>
              <w:spacing w:before="40" w:after="40" w:line="240" w:lineRule="auto"/>
              <w:rPr>
                <w:rStyle w:val="ModernTableText"/>
                <w:noProof/>
                <w:szCs w:val="18"/>
              </w:rPr>
            </w:pPr>
            <w:r w:rsidRPr="00DD7BA6">
              <w:rPr>
                <w:rStyle w:val="ModernTableText"/>
                <w:noProof/>
                <w:sz w:val="17"/>
                <w:szCs w:val="17"/>
              </w:rPr>
              <w:t xml:space="preserve">        A-HDR-TB.A-HDR-STAT-CD</w:t>
            </w:r>
          </w:p>
        </w:tc>
        <w:tc>
          <w:tcPr>
            <w:tcW w:w="2194" w:type="pct"/>
            <w:gridSpan w:val="5"/>
            <w:tcBorders>
              <w:top w:val="single" w:color="616161" w:sz="4" w:space="0"/>
              <w:left w:val="single" w:color="616161" w:sz="4" w:space="0"/>
              <w:bottom w:val="single" w:color="616161" w:sz="4" w:space="0"/>
              <w:right w:val="single" w:color="616161" w:sz="4" w:space="0"/>
            </w:tcBorders>
            <w:vAlign w:val="center"/>
          </w:tcPr>
          <w:p w:rsidRPr="00DD7BA6" w:rsidR="00721A8A" w:rsidP="00120009" w:rsidRDefault="00721A8A" w14:paraId="1995A4D0" wp14:textId="77777777">
            <w:pPr>
              <w:pStyle w:val="TableText1"/>
              <w:keepNext/>
              <w:spacing w:before="40" w:after="40" w:line="240" w:lineRule="auto"/>
              <w:rPr>
                <w:rStyle w:val="ModernTableText"/>
                <w:noProof/>
                <w:szCs w:val="18"/>
              </w:rPr>
            </w:pPr>
            <w:r w:rsidRPr="00DD7BA6">
              <w:rPr>
                <w:rStyle w:val="ModernTableText"/>
                <w:noProof/>
                <w:sz w:val="17"/>
                <w:szCs w:val="17"/>
              </w:rPr>
              <w:t>A-HDR-STAT-CD &lt;&gt; 'R' (Rejected)</w:t>
            </w:r>
          </w:p>
        </w:tc>
        <w:tc>
          <w:tcPr>
            <w:tcW w:w="605" w:type="pct"/>
            <w:tcBorders>
              <w:top w:val="single" w:color="616161" w:sz="4" w:space="0"/>
              <w:left w:val="single" w:color="616161" w:sz="4" w:space="0"/>
              <w:bottom w:val="single" w:color="616161" w:sz="4" w:space="0"/>
              <w:right w:val="single" w:color="616161" w:sz="4" w:space="0"/>
            </w:tcBorders>
            <w:vAlign w:val="center"/>
          </w:tcPr>
          <w:p w:rsidRPr="00DD7BA6" w:rsidR="00721A8A" w:rsidP="00120009" w:rsidRDefault="00721A8A" w14:paraId="68998F39" wp14:textId="77777777">
            <w:pPr>
              <w:pStyle w:val="TableText1"/>
              <w:keepNext/>
              <w:spacing w:before="40" w:after="40"/>
              <w:rPr>
                <w:rStyle w:val="ModernTableText"/>
                <w:noProof/>
                <w:szCs w:val="18"/>
              </w:rPr>
            </w:pPr>
            <w:r w:rsidRPr="00DD7BA6">
              <w:rPr>
                <w:rStyle w:val="ModernTableText"/>
                <w:rFonts w:ascii="Wingdings" w:hAnsi="Wingdings" w:eastAsia="Wingdings" w:cs="Wingdings"/>
                <w:noProof/>
                <w:sz w:val="23"/>
                <w:szCs w:val="23"/>
              </w:rPr>
              <w:t>þ</w:t>
            </w:r>
            <w:r w:rsidRPr="00DD7BA6">
              <w:rPr>
                <w:rStyle w:val="ModernTableText"/>
                <w:noProof/>
                <w:sz w:val="23"/>
                <w:szCs w:val="23"/>
              </w:rPr>
              <w:t xml:space="preserve"> </w:t>
            </w:r>
            <w:r w:rsidRPr="00DD7BA6">
              <w:rPr>
                <w:rStyle w:val="ModernTableText"/>
                <w:noProof/>
                <w:sz w:val="17"/>
                <w:szCs w:val="17"/>
              </w:rPr>
              <w:t xml:space="preserve">No  </w:t>
            </w:r>
            <w:r w:rsidRPr="00DD7BA6">
              <w:rPr>
                <w:rStyle w:val="ModernTableText"/>
                <w:rFonts w:ascii="Wingdings 2" w:hAnsi="Wingdings 2" w:eastAsia="Wingdings 2" w:cs="Wingdings 2"/>
                <w:noProof/>
                <w:sz w:val="23"/>
                <w:szCs w:val="23"/>
              </w:rPr>
              <w:t>£</w:t>
            </w:r>
            <w:r w:rsidRPr="00DD7BA6">
              <w:rPr>
                <w:rStyle w:val="ModernTableText"/>
                <w:noProof/>
                <w:sz w:val="17"/>
                <w:szCs w:val="17"/>
              </w:rPr>
              <w:t xml:space="preserve"> Yes</w:t>
            </w:r>
          </w:p>
        </w:tc>
      </w:tr>
      <w:tr xmlns:wp14="http://schemas.microsoft.com/office/word/2010/wordml" w:rsidR="00721A8A" w:rsidTr="00797EA4" w14:paraId="1C077F8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19" w:type="pct"/>
            <w:gridSpan w:val="2"/>
            <w:vMerge/>
            <w:tcBorders>
              <w:left w:val="single" w:color="616161" w:sz="4" w:space="0"/>
              <w:right w:val="single" w:color="616161" w:sz="4" w:space="0"/>
            </w:tcBorders>
            <w:vAlign w:val="center"/>
          </w:tcPr>
          <w:p w:rsidRPr="00521344" w:rsidR="00721A8A" w:rsidP="00120009" w:rsidRDefault="00721A8A" w14:paraId="75C32BFB" wp14:textId="77777777">
            <w:pPr>
              <w:pStyle w:val="TableText1"/>
              <w:keepNext/>
              <w:spacing w:before="40" w:after="40"/>
              <w:rPr>
                <w:rStyle w:val="ModernTableText"/>
                <w:b/>
                <w:szCs w:val="18"/>
              </w:rPr>
            </w:pPr>
          </w:p>
        </w:tc>
        <w:tc>
          <w:tcPr>
            <w:tcW w:w="1182" w:type="pct"/>
            <w:gridSpan w:val="3"/>
            <w:tcBorders>
              <w:top w:val="single" w:color="616161" w:sz="4" w:space="0"/>
              <w:left w:val="single" w:color="616161" w:sz="4" w:space="0"/>
              <w:bottom w:val="single" w:color="616161" w:sz="4" w:space="0"/>
              <w:right w:val="single" w:color="616161" w:sz="4" w:space="0"/>
            </w:tcBorders>
            <w:vAlign w:val="center"/>
          </w:tcPr>
          <w:p w:rsidRPr="00521344" w:rsidR="00721A8A" w:rsidP="00120009" w:rsidRDefault="00721A8A" w14:paraId="405A469C" wp14:textId="77777777">
            <w:pPr>
              <w:pStyle w:val="TableText1"/>
              <w:keepNext/>
              <w:numPr>
                <w:ilvl w:val="0"/>
                <w:numId w:val="48"/>
              </w:numPr>
              <w:spacing w:before="40" w:after="40" w:line="240" w:lineRule="auto"/>
              <w:ind w:left="0" w:firstLine="0"/>
              <w:rPr>
                <w:rStyle w:val="ModernTableText"/>
                <w:szCs w:val="18"/>
              </w:rPr>
            </w:pPr>
            <w:r w:rsidRPr="00521344">
              <w:rPr>
                <w:rStyle w:val="ModernTableText"/>
                <w:noProof/>
                <w:szCs w:val="18"/>
              </w:rPr>
              <w:t>LOB Cd</w:t>
            </w:r>
            <w:r w:rsidRPr="00521344">
              <w:rPr>
                <w:rStyle w:val="ModernTableText"/>
                <w:noProof/>
                <w:szCs w:val="18"/>
              </w:rPr>
              <w:br/>
            </w:r>
            <w:r>
              <w:rPr>
                <w:rStyle w:val="ModernTableText"/>
                <w:noProof/>
                <w:szCs w:val="18"/>
              </w:rPr>
              <w:t xml:space="preserve">        </w:t>
            </w:r>
            <w:r w:rsidRPr="00521344">
              <w:rPr>
                <w:rStyle w:val="ModernTableText"/>
                <w:noProof/>
                <w:szCs w:val="18"/>
              </w:rPr>
              <w:t>A-HDR-TB.R-LOB-CD</w:t>
            </w:r>
          </w:p>
        </w:tc>
        <w:tc>
          <w:tcPr>
            <w:tcW w:w="2194" w:type="pct"/>
            <w:gridSpan w:val="5"/>
            <w:tcBorders>
              <w:top w:val="single" w:color="616161" w:sz="4" w:space="0"/>
              <w:left w:val="single" w:color="616161" w:sz="4" w:space="0"/>
              <w:bottom w:val="single" w:color="616161" w:sz="4" w:space="0"/>
              <w:right w:val="single" w:color="616161" w:sz="4" w:space="0"/>
            </w:tcBorders>
            <w:vAlign w:val="center"/>
          </w:tcPr>
          <w:p w:rsidRPr="00521344" w:rsidR="00721A8A" w:rsidP="00120009" w:rsidRDefault="00721A8A" w14:paraId="04BC3109" wp14:textId="77777777">
            <w:pPr>
              <w:pStyle w:val="TableText1"/>
              <w:keepNext/>
              <w:spacing w:before="40" w:after="40" w:line="240" w:lineRule="auto"/>
              <w:rPr>
                <w:rStyle w:val="ModernTableText"/>
                <w:szCs w:val="18"/>
              </w:rPr>
            </w:pPr>
            <w:r w:rsidRPr="00521344">
              <w:rPr>
                <w:rStyle w:val="ModernTableText"/>
                <w:noProof/>
                <w:szCs w:val="18"/>
              </w:rPr>
              <w:t>Default to ‘All”’</w:t>
            </w:r>
          </w:p>
        </w:tc>
        <w:tc>
          <w:tcPr>
            <w:tcW w:w="605" w:type="pct"/>
            <w:tcBorders>
              <w:top w:val="single" w:color="616161" w:sz="4" w:space="0"/>
              <w:left w:val="single" w:color="616161" w:sz="4" w:space="0"/>
              <w:bottom w:val="single" w:color="616161" w:sz="4" w:space="0"/>
              <w:right w:val="single" w:color="616161" w:sz="4" w:space="0"/>
            </w:tcBorders>
            <w:vAlign w:val="center"/>
          </w:tcPr>
          <w:p w:rsidRPr="00521344" w:rsidR="00721A8A" w:rsidP="00120009" w:rsidRDefault="00721A8A" w14:paraId="016994CE" wp14:textId="77777777">
            <w:pPr>
              <w:pStyle w:val="TableText1"/>
              <w:keepNext/>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No   </w:t>
            </w:r>
            <w:r w:rsidRPr="00521344">
              <w:rPr>
                <w:rStyle w:val="ModernTableText"/>
                <w:rFonts w:ascii="Wingdings 2" w:hAnsi="Wingdings 2" w:eastAsia="Wingdings 2" w:cs="Wingdings 2"/>
                <w:noProof/>
                <w:szCs w:val="18"/>
              </w:rPr>
              <w:t>£</w:t>
            </w:r>
            <w:r w:rsidRPr="00521344">
              <w:rPr>
                <w:rStyle w:val="ModernTableText"/>
                <w:noProof/>
                <w:szCs w:val="18"/>
              </w:rPr>
              <w:t xml:space="preserve">  Yes</w:t>
            </w:r>
          </w:p>
        </w:tc>
      </w:tr>
      <w:tr xmlns:wp14="http://schemas.microsoft.com/office/word/2010/wordml" w:rsidR="00721A8A" w:rsidTr="00DD385D" w14:paraId="3DCDF2C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19" w:type="pct"/>
            <w:gridSpan w:val="2"/>
            <w:vMerge/>
            <w:tcBorders>
              <w:left w:val="single" w:color="616161" w:sz="4" w:space="0"/>
              <w:right w:val="single" w:color="616161" w:sz="4" w:space="0"/>
            </w:tcBorders>
          </w:tcPr>
          <w:p w:rsidRPr="00521344" w:rsidR="00721A8A" w:rsidP="00120009" w:rsidRDefault="00721A8A" w14:paraId="0662AD45" wp14:textId="77777777">
            <w:pPr>
              <w:pStyle w:val="TableText1"/>
              <w:keepNext/>
              <w:spacing w:before="40" w:after="40"/>
              <w:rPr>
                <w:rStyle w:val="ModernTableText"/>
                <w:b/>
                <w:szCs w:val="18"/>
              </w:rPr>
            </w:pPr>
          </w:p>
        </w:tc>
        <w:tc>
          <w:tcPr>
            <w:tcW w:w="1182" w:type="pct"/>
            <w:gridSpan w:val="3"/>
            <w:tcBorders>
              <w:top w:val="single" w:color="616161" w:sz="4" w:space="0"/>
              <w:left w:val="single" w:color="616161" w:sz="4" w:space="0"/>
              <w:bottom w:val="single" w:color="616161" w:sz="4" w:space="0"/>
              <w:right w:val="single" w:color="616161" w:sz="4" w:space="0"/>
            </w:tcBorders>
            <w:vAlign w:val="center"/>
          </w:tcPr>
          <w:p w:rsidRPr="00521344" w:rsidR="00721A8A" w:rsidP="00120009" w:rsidRDefault="00721A8A" w14:paraId="53E45AF2" wp14:textId="77777777">
            <w:pPr>
              <w:pStyle w:val="TableText1"/>
              <w:keepNext/>
              <w:numPr>
                <w:ilvl w:val="0"/>
                <w:numId w:val="48"/>
              </w:numPr>
              <w:spacing w:before="40" w:after="40" w:line="240" w:lineRule="auto"/>
              <w:ind w:left="0" w:firstLine="0"/>
              <w:rPr>
                <w:rStyle w:val="ModernTableText"/>
                <w:szCs w:val="18"/>
              </w:rPr>
            </w:pPr>
            <w:r w:rsidRPr="00521344">
              <w:rPr>
                <w:rStyle w:val="ModernTableText"/>
                <w:szCs w:val="18"/>
              </w:rPr>
              <w:t>Line Item Status Code</w:t>
            </w:r>
          </w:p>
          <w:p w:rsidRPr="00521344" w:rsidR="00721A8A" w:rsidP="00120009" w:rsidRDefault="00721A8A" w14:paraId="0C4C6A37" wp14:textId="77777777">
            <w:pPr>
              <w:pStyle w:val="TableText1"/>
              <w:keepNext/>
              <w:spacing w:before="40" w:after="40"/>
              <w:ind w:left="360"/>
              <w:rPr>
                <w:rStyle w:val="ModernTableText"/>
                <w:szCs w:val="18"/>
              </w:rPr>
            </w:pPr>
            <w:r w:rsidRPr="00521344">
              <w:rPr>
                <w:rStyle w:val="ModernTableText"/>
                <w:szCs w:val="18"/>
              </w:rPr>
              <w:t>A_LI_STAT_CD</w:t>
            </w:r>
          </w:p>
          <w:p w:rsidRPr="00521344" w:rsidR="00721A8A" w:rsidP="00120009" w:rsidRDefault="00721A8A" w14:paraId="118CCFDC" wp14:textId="77777777">
            <w:pPr>
              <w:pStyle w:val="TableText1"/>
              <w:keepNext/>
              <w:spacing w:before="40" w:after="40"/>
              <w:rPr>
                <w:rStyle w:val="ModernTableText"/>
                <w:szCs w:val="18"/>
              </w:rPr>
            </w:pPr>
            <w:r w:rsidRPr="00521344">
              <w:rPr>
                <w:rStyle w:val="ModernTableText"/>
                <w:szCs w:val="18"/>
              </w:rPr>
              <w:t xml:space="preserve">        A_DTL_TB</w:t>
            </w:r>
          </w:p>
        </w:tc>
        <w:tc>
          <w:tcPr>
            <w:tcW w:w="2194" w:type="pct"/>
            <w:gridSpan w:val="5"/>
            <w:tcBorders>
              <w:top w:val="single" w:color="616161" w:sz="4" w:space="0"/>
              <w:left w:val="single" w:color="616161" w:sz="4" w:space="0"/>
              <w:bottom w:val="single" w:color="616161" w:sz="4" w:space="0"/>
              <w:right w:val="single" w:color="616161" w:sz="4" w:space="0"/>
            </w:tcBorders>
          </w:tcPr>
          <w:p w:rsidRPr="00521344" w:rsidR="00721A8A" w:rsidP="00120009" w:rsidRDefault="00721A8A" w14:paraId="24C34224" wp14:textId="77777777">
            <w:pPr>
              <w:pStyle w:val="TableText1"/>
              <w:keepNext/>
              <w:spacing w:before="40" w:after="40" w:line="240" w:lineRule="auto"/>
              <w:rPr>
                <w:rStyle w:val="ModernTableText"/>
                <w:szCs w:val="18"/>
              </w:rPr>
            </w:pPr>
            <w:r w:rsidRPr="00521344">
              <w:rPr>
                <w:rStyle w:val="ModernTableText"/>
                <w:szCs w:val="18"/>
              </w:rPr>
              <w:t>= (Approved) or</w:t>
            </w:r>
            <w:r w:rsidRPr="00521344">
              <w:rPr>
                <w:rStyle w:val="ModernTableText"/>
                <w:szCs w:val="18"/>
              </w:rPr>
              <w:br/>
            </w:r>
            <w:r w:rsidRPr="00521344">
              <w:rPr>
                <w:rStyle w:val="ModernTableText"/>
                <w:szCs w:val="18"/>
              </w:rPr>
              <w:t>= (Denied)</w:t>
            </w:r>
          </w:p>
        </w:tc>
        <w:tc>
          <w:tcPr>
            <w:tcW w:w="605" w:type="pct"/>
            <w:tcBorders>
              <w:top w:val="single" w:color="616161" w:sz="4" w:space="0"/>
              <w:left w:val="single" w:color="616161" w:sz="4" w:space="0"/>
              <w:bottom w:val="single" w:color="616161" w:sz="4" w:space="0"/>
              <w:right w:val="single" w:color="616161" w:sz="4" w:space="0"/>
            </w:tcBorders>
            <w:vAlign w:val="center"/>
          </w:tcPr>
          <w:p w:rsidRPr="00521344" w:rsidR="00721A8A" w:rsidP="00120009" w:rsidRDefault="00721A8A" w14:paraId="50A65D4D" wp14:textId="77777777">
            <w:pPr>
              <w:pStyle w:val="TableText1"/>
              <w:keepNext/>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No  </w:t>
            </w:r>
            <w:r w:rsidRPr="00521344">
              <w:rPr>
                <w:rStyle w:val="ModernTableText"/>
                <w:rFonts w:ascii="Wingdings 2" w:hAnsi="Wingdings 2" w:eastAsia="Wingdings 2" w:cs="Wingdings 2"/>
                <w:noProof/>
                <w:szCs w:val="18"/>
              </w:rPr>
              <w:t>£</w:t>
            </w:r>
            <w:r w:rsidRPr="00521344">
              <w:rPr>
                <w:rStyle w:val="ModernTableText"/>
                <w:noProof/>
                <w:szCs w:val="18"/>
              </w:rPr>
              <w:t xml:space="preserve"> Yes</w:t>
            </w:r>
          </w:p>
        </w:tc>
      </w:tr>
      <w:tr xmlns:wp14="http://schemas.microsoft.com/office/word/2010/wordml" w:rsidR="00721A8A" w:rsidTr="00DD385D" w14:paraId="0514F51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19" w:type="pct"/>
            <w:gridSpan w:val="2"/>
            <w:vMerge/>
            <w:tcBorders>
              <w:left w:val="single" w:color="616161" w:sz="4" w:space="0"/>
              <w:right w:val="single" w:color="616161" w:sz="4" w:space="0"/>
            </w:tcBorders>
          </w:tcPr>
          <w:p w:rsidRPr="00521344" w:rsidR="00721A8A" w:rsidRDefault="00721A8A" w14:paraId="757622BD" wp14:textId="77777777">
            <w:pPr>
              <w:pStyle w:val="TableText1"/>
              <w:spacing w:before="40" w:after="40"/>
              <w:rPr>
                <w:rStyle w:val="ModernTableText"/>
                <w:b/>
                <w:szCs w:val="18"/>
              </w:rPr>
            </w:pPr>
          </w:p>
        </w:tc>
        <w:tc>
          <w:tcPr>
            <w:tcW w:w="1182" w:type="pct"/>
            <w:gridSpan w:val="3"/>
            <w:tcBorders>
              <w:top w:val="single" w:color="616161" w:sz="4" w:space="0"/>
              <w:left w:val="single" w:color="616161" w:sz="4" w:space="0"/>
              <w:bottom w:val="single" w:color="616161" w:sz="4" w:space="0"/>
              <w:right w:val="single" w:color="616161" w:sz="4" w:space="0"/>
            </w:tcBorders>
            <w:vAlign w:val="center"/>
          </w:tcPr>
          <w:p w:rsidRPr="00521344" w:rsidR="00721A8A" w:rsidP="00797EA4" w:rsidRDefault="00721A8A" w14:paraId="1CCC3111" wp14:textId="77777777">
            <w:pPr>
              <w:pStyle w:val="TableText1"/>
              <w:numPr>
                <w:ilvl w:val="0"/>
                <w:numId w:val="48"/>
              </w:numPr>
              <w:spacing w:before="40" w:after="40" w:line="240" w:lineRule="auto"/>
              <w:ind w:left="0" w:firstLine="0"/>
              <w:rPr>
                <w:rStyle w:val="ModernTableText"/>
                <w:szCs w:val="18"/>
              </w:rPr>
            </w:pPr>
            <w:r w:rsidRPr="00521344">
              <w:rPr>
                <w:rStyle w:val="ModernTableText"/>
                <w:szCs w:val="18"/>
              </w:rPr>
              <w:t>Line Item Status Date</w:t>
            </w:r>
          </w:p>
          <w:p w:rsidRPr="00521344" w:rsidR="00721A8A" w:rsidRDefault="00721A8A" w14:paraId="5C02DF8F" wp14:textId="77777777">
            <w:pPr>
              <w:pStyle w:val="TableText1"/>
              <w:spacing w:before="40" w:after="40"/>
              <w:ind w:left="350"/>
              <w:rPr>
                <w:rStyle w:val="ModernTableText"/>
                <w:szCs w:val="18"/>
              </w:rPr>
            </w:pPr>
            <w:r w:rsidRPr="00521344">
              <w:rPr>
                <w:rStyle w:val="ModernTableText"/>
                <w:szCs w:val="18"/>
              </w:rPr>
              <w:t>A_LI_STAT_DT</w:t>
            </w:r>
          </w:p>
          <w:p w:rsidRPr="00521344" w:rsidR="00721A8A" w:rsidRDefault="00721A8A" w14:paraId="1937E67E" wp14:textId="77777777">
            <w:pPr>
              <w:pStyle w:val="TableText1"/>
              <w:spacing w:before="40" w:after="40"/>
              <w:ind w:left="350"/>
              <w:rPr>
                <w:rStyle w:val="ModernTableText"/>
                <w:szCs w:val="18"/>
              </w:rPr>
            </w:pPr>
            <w:r w:rsidRPr="00521344">
              <w:rPr>
                <w:rStyle w:val="ModernTableText"/>
                <w:szCs w:val="18"/>
              </w:rPr>
              <w:t>A_HDR_TB</w:t>
            </w:r>
          </w:p>
        </w:tc>
        <w:tc>
          <w:tcPr>
            <w:tcW w:w="2194" w:type="pct"/>
            <w:gridSpan w:val="5"/>
            <w:tcBorders>
              <w:top w:val="single" w:color="616161" w:sz="4" w:space="0"/>
              <w:left w:val="single" w:color="616161" w:sz="4" w:space="0"/>
              <w:bottom w:val="single" w:color="616161" w:sz="4" w:space="0"/>
              <w:right w:val="single" w:color="616161" w:sz="4" w:space="0"/>
            </w:tcBorders>
          </w:tcPr>
          <w:p w:rsidRPr="00521344" w:rsidR="00721A8A" w:rsidP="0080486E" w:rsidRDefault="00721A8A" w14:paraId="7E73F08F" wp14:textId="77777777">
            <w:pPr>
              <w:pStyle w:val="TableText1"/>
              <w:spacing w:before="40" w:after="40" w:line="240" w:lineRule="auto"/>
              <w:rPr>
                <w:rStyle w:val="ModernTableText"/>
                <w:szCs w:val="18"/>
              </w:rPr>
            </w:pPr>
            <w:r w:rsidRPr="00521344">
              <w:rPr>
                <w:rStyle w:val="ModernTableText"/>
                <w:szCs w:val="18"/>
              </w:rPr>
              <w:t xml:space="preserve">Between Begin Date and End Date where </w:t>
            </w:r>
          </w:p>
          <w:p w:rsidRPr="00521344" w:rsidR="00721A8A" w:rsidP="0080486E" w:rsidRDefault="00721A8A" w14:paraId="3CD4428A" wp14:textId="77777777">
            <w:pPr>
              <w:pStyle w:val="TableText1"/>
              <w:spacing w:before="40" w:after="40" w:line="240" w:lineRule="auto"/>
              <w:rPr>
                <w:rStyle w:val="ModernTableText"/>
                <w:szCs w:val="18"/>
              </w:rPr>
            </w:pPr>
            <w:r w:rsidRPr="00521344">
              <w:rPr>
                <w:rStyle w:val="ModernTableText"/>
                <w:szCs w:val="18"/>
              </w:rPr>
              <w:t>Begin Date = First Day of the current cycle month for which report is run</w:t>
            </w:r>
          </w:p>
          <w:p w:rsidRPr="00521344" w:rsidR="00721A8A" w:rsidP="0080486E" w:rsidRDefault="00721A8A" w14:paraId="36C7C367" wp14:textId="77777777">
            <w:pPr>
              <w:pStyle w:val="TableText1"/>
              <w:spacing w:before="40" w:after="40" w:line="240" w:lineRule="auto"/>
              <w:rPr>
                <w:rStyle w:val="ModernTableText"/>
                <w:szCs w:val="18"/>
              </w:rPr>
            </w:pPr>
            <w:r w:rsidRPr="00521344">
              <w:rPr>
                <w:rStyle w:val="ModernTableText"/>
                <w:szCs w:val="18"/>
              </w:rPr>
              <w:t>End Date = Last Day of the current cycle month for which report is run</w:t>
            </w:r>
          </w:p>
        </w:tc>
        <w:tc>
          <w:tcPr>
            <w:tcW w:w="605" w:type="pct"/>
            <w:tcBorders>
              <w:top w:val="single" w:color="616161" w:sz="4" w:space="0"/>
              <w:left w:val="single" w:color="616161" w:sz="4" w:space="0"/>
              <w:bottom w:val="single" w:color="616161" w:sz="4" w:space="0"/>
              <w:right w:val="single" w:color="616161" w:sz="4" w:space="0"/>
            </w:tcBorders>
            <w:vAlign w:val="center"/>
          </w:tcPr>
          <w:p w:rsidRPr="00521344" w:rsidR="00721A8A" w:rsidRDefault="00721A8A" w14:paraId="3963C6FA" wp14:textId="77777777">
            <w:pPr>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No  </w:t>
            </w:r>
            <w:r w:rsidRPr="00521344">
              <w:rPr>
                <w:rStyle w:val="ModernTableText"/>
                <w:rFonts w:ascii="Wingdings 2" w:hAnsi="Wingdings 2" w:eastAsia="Wingdings 2" w:cs="Wingdings 2"/>
                <w:noProof/>
                <w:szCs w:val="18"/>
              </w:rPr>
              <w:t>£</w:t>
            </w:r>
            <w:r w:rsidRPr="00521344">
              <w:rPr>
                <w:rStyle w:val="ModernTableText"/>
                <w:noProof/>
                <w:szCs w:val="18"/>
              </w:rPr>
              <w:t xml:space="preserve"> Yes</w:t>
            </w:r>
          </w:p>
        </w:tc>
      </w:tr>
      <w:tr xmlns:wp14="http://schemas.microsoft.com/office/word/2010/wordml" w:rsidR="00721A8A" w14:paraId="76BF729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721A8A" w:rsidRDefault="00721A8A" w14:paraId="14866968" wp14:textId="77777777">
            <w:pPr>
              <w:pStyle w:val="ModernBodyT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721A8A" w:rsidTr="00120009" w14:paraId="15B7439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9" w:type="pct"/>
            <w:gridSpan w:val="2"/>
            <w:vMerge w:val="restart"/>
            <w:vAlign w:val="center"/>
          </w:tcPr>
          <w:p w:rsidRPr="00521344" w:rsidR="00721A8A" w:rsidP="00120009" w:rsidRDefault="00721A8A" w14:paraId="62AEE904" wp14:textId="77777777">
            <w:pPr>
              <w:pStyle w:val="TableHeading"/>
              <w:spacing w:before="40" w:after="40"/>
              <w:rPr>
                <w:rStyle w:val="ModernTableText"/>
                <w:noProof/>
                <w:szCs w:val="18"/>
              </w:rPr>
            </w:pPr>
            <w:r w:rsidRPr="00521344">
              <w:rPr>
                <w:rStyle w:val="ModernTableText"/>
                <w:noProof/>
                <w:szCs w:val="18"/>
              </w:rPr>
              <w:t>Sort By:</w:t>
            </w:r>
          </w:p>
        </w:tc>
        <w:tc>
          <w:tcPr>
            <w:tcW w:w="1852" w:type="pct"/>
            <w:gridSpan w:val="4"/>
            <w:vAlign w:val="center"/>
          </w:tcPr>
          <w:p w:rsidRPr="00521344" w:rsidR="00721A8A" w:rsidP="00365B47" w:rsidRDefault="00721A8A" w14:paraId="3D29A112" wp14:textId="77777777">
            <w:pPr>
              <w:pStyle w:val="TableText1"/>
              <w:numPr>
                <w:ilvl w:val="0"/>
                <w:numId w:val="147"/>
              </w:numPr>
              <w:spacing w:before="40" w:after="40"/>
              <w:rPr>
                <w:rStyle w:val="ModernTableText"/>
                <w:szCs w:val="18"/>
              </w:rPr>
            </w:pPr>
            <w:r w:rsidRPr="00521344">
              <w:rPr>
                <w:rStyle w:val="ModernTableText"/>
                <w:szCs w:val="18"/>
              </w:rPr>
              <w:t>LOB Cd</w:t>
            </w:r>
          </w:p>
        </w:tc>
        <w:tc>
          <w:tcPr>
            <w:tcW w:w="2129" w:type="pct"/>
            <w:gridSpan w:val="5"/>
            <w:vAlign w:val="center"/>
          </w:tcPr>
          <w:p w:rsidRPr="00521344" w:rsidR="00721A8A" w:rsidRDefault="00721A8A" w14:paraId="337F721F"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Ascending    </w:t>
            </w:r>
            <w:r w:rsidRPr="00521344">
              <w:rPr>
                <w:rStyle w:val="ModernTableText"/>
                <w:rFonts w:ascii="Wingdings 2" w:hAnsi="Wingdings 2" w:eastAsia="Wingdings 2" w:cs="Wingdings 2"/>
                <w:noProof/>
                <w:szCs w:val="18"/>
              </w:rPr>
              <w:t>£</w:t>
            </w:r>
            <w:r w:rsidRPr="00521344">
              <w:rPr>
                <w:rStyle w:val="ModernTableText"/>
                <w:noProof/>
                <w:szCs w:val="18"/>
              </w:rPr>
              <w:t xml:space="preserve"> Descending</w:t>
            </w:r>
          </w:p>
        </w:tc>
      </w:tr>
      <w:tr xmlns:wp14="http://schemas.microsoft.com/office/word/2010/wordml" w:rsidR="00721A8A" w:rsidTr="00120009" w14:paraId="0900528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9" w:type="pct"/>
            <w:gridSpan w:val="2"/>
            <w:vMerge/>
            <w:vAlign w:val="center"/>
          </w:tcPr>
          <w:p w:rsidRPr="00521344" w:rsidR="00721A8A" w:rsidP="00120009" w:rsidRDefault="00721A8A" w14:paraId="6D72DC9D" wp14:textId="77777777">
            <w:pPr>
              <w:pStyle w:val="TableHeading"/>
              <w:spacing w:before="40" w:after="40"/>
              <w:rPr>
                <w:rStyle w:val="ModernTableText"/>
                <w:noProof/>
                <w:szCs w:val="18"/>
              </w:rPr>
            </w:pPr>
          </w:p>
        </w:tc>
        <w:tc>
          <w:tcPr>
            <w:tcW w:w="1852" w:type="pct"/>
            <w:gridSpan w:val="4"/>
            <w:vAlign w:val="center"/>
          </w:tcPr>
          <w:p w:rsidRPr="00521344" w:rsidR="00721A8A" w:rsidP="00365B47" w:rsidRDefault="00721A8A" w14:paraId="162A407D" wp14:textId="77777777">
            <w:pPr>
              <w:pStyle w:val="TableText1"/>
              <w:numPr>
                <w:ilvl w:val="0"/>
                <w:numId w:val="147"/>
              </w:numPr>
              <w:spacing w:before="40" w:after="40"/>
              <w:rPr>
                <w:rStyle w:val="ModernTableText"/>
                <w:szCs w:val="18"/>
              </w:rPr>
            </w:pPr>
            <w:r w:rsidRPr="00521344">
              <w:rPr>
                <w:rStyle w:val="ModernTableText"/>
                <w:szCs w:val="18"/>
              </w:rPr>
              <w:t>Auth Type (SA Ty Cd)</w:t>
            </w:r>
          </w:p>
        </w:tc>
        <w:tc>
          <w:tcPr>
            <w:tcW w:w="2129" w:type="pct"/>
            <w:gridSpan w:val="5"/>
            <w:vAlign w:val="center"/>
          </w:tcPr>
          <w:p w:rsidRPr="00521344" w:rsidR="00721A8A" w:rsidRDefault="00721A8A" w14:paraId="470F974F"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Ascending    </w:t>
            </w:r>
            <w:r w:rsidRPr="00521344">
              <w:rPr>
                <w:rStyle w:val="ModernTableText"/>
                <w:rFonts w:ascii="Wingdings 2" w:hAnsi="Wingdings 2" w:eastAsia="Wingdings 2" w:cs="Wingdings 2"/>
                <w:noProof/>
                <w:szCs w:val="18"/>
              </w:rPr>
              <w:t>£</w:t>
            </w:r>
            <w:r w:rsidRPr="00521344">
              <w:rPr>
                <w:rStyle w:val="ModernTableText"/>
                <w:noProof/>
                <w:szCs w:val="18"/>
              </w:rPr>
              <w:t xml:space="preserve"> Descending</w:t>
            </w:r>
          </w:p>
        </w:tc>
      </w:tr>
      <w:tr xmlns:wp14="http://schemas.microsoft.com/office/word/2010/wordml" w:rsidR="00721A8A" w:rsidTr="00120009" w14:paraId="6E8325A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9" w:type="pct"/>
            <w:gridSpan w:val="2"/>
            <w:vMerge/>
            <w:vAlign w:val="center"/>
          </w:tcPr>
          <w:p w:rsidRPr="00521344" w:rsidR="00721A8A" w:rsidP="00120009" w:rsidRDefault="00721A8A" w14:paraId="477AB001" wp14:textId="77777777">
            <w:pPr>
              <w:pStyle w:val="TableHeading"/>
              <w:spacing w:before="40" w:after="40"/>
              <w:rPr>
                <w:rStyle w:val="ModernTableText"/>
                <w:noProof/>
                <w:szCs w:val="18"/>
              </w:rPr>
            </w:pPr>
          </w:p>
        </w:tc>
        <w:tc>
          <w:tcPr>
            <w:tcW w:w="1852" w:type="pct"/>
            <w:gridSpan w:val="4"/>
            <w:vAlign w:val="center"/>
          </w:tcPr>
          <w:p w:rsidRPr="00521344" w:rsidR="00721A8A" w:rsidP="00365B47" w:rsidRDefault="00721A8A" w14:paraId="4453320A" wp14:textId="77777777">
            <w:pPr>
              <w:pStyle w:val="TableText1"/>
              <w:numPr>
                <w:ilvl w:val="0"/>
                <w:numId w:val="147"/>
              </w:numPr>
              <w:spacing w:before="40" w:after="40"/>
              <w:rPr>
                <w:rStyle w:val="ModernTableText"/>
                <w:szCs w:val="18"/>
                <w:u w:val="single"/>
              </w:rPr>
            </w:pPr>
            <w:r w:rsidRPr="00521344">
              <w:rPr>
                <w:rStyle w:val="ModernTableText"/>
                <w:szCs w:val="18"/>
              </w:rPr>
              <w:t>SA Category Code (SA LI Cat Svc Cd)</w:t>
            </w:r>
          </w:p>
        </w:tc>
        <w:tc>
          <w:tcPr>
            <w:tcW w:w="2129" w:type="pct"/>
            <w:gridSpan w:val="5"/>
          </w:tcPr>
          <w:p w:rsidRPr="00521344" w:rsidR="00721A8A" w:rsidRDefault="00721A8A" w14:paraId="5650D1F5" wp14:textId="77777777">
            <w:pPr>
              <w:rPr>
                <w:sz w:val="18"/>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Ascending    </w:t>
            </w:r>
            <w:r w:rsidRPr="00521344">
              <w:rPr>
                <w:rStyle w:val="ModernTableText"/>
                <w:rFonts w:ascii="Wingdings 2" w:hAnsi="Wingdings 2" w:eastAsia="Wingdings 2" w:cs="Wingdings 2"/>
                <w:noProof/>
                <w:szCs w:val="18"/>
              </w:rPr>
              <w:t>£</w:t>
            </w:r>
            <w:r w:rsidRPr="00521344">
              <w:rPr>
                <w:rStyle w:val="ModernTableText"/>
                <w:noProof/>
                <w:szCs w:val="18"/>
              </w:rPr>
              <w:t xml:space="preserve"> Descending</w:t>
            </w:r>
          </w:p>
        </w:tc>
      </w:tr>
      <w:tr xmlns:wp14="http://schemas.microsoft.com/office/word/2010/wordml" w:rsidR="00721A8A" w:rsidTr="00120009" w14:paraId="6390D63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9" w:type="pct"/>
            <w:gridSpan w:val="2"/>
            <w:vMerge/>
            <w:vAlign w:val="center"/>
          </w:tcPr>
          <w:p w:rsidRPr="00521344" w:rsidR="00721A8A" w:rsidP="00120009" w:rsidRDefault="00721A8A" w14:paraId="369B25BB" wp14:textId="77777777">
            <w:pPr>
              <w:pStyle w:val="TableHeading"/>
              <w:spacing w:before="40" w:after="40"/>
              <w:rPr>
                <w:rStyle w:val="ModernTableText"/>
                <w:noProof/>
                <w:szCs w:val="18"/>
              </w:rPr>
            </w:pPr>
          </w:p>
        </w:tc>
        <w:tc>
          <w:tcPr>
            <w:tcW w:w="1852" w:type="pct"/>
            <w:gridSpan w:val="4"/>
            <w:vAlign w:val="center"/>
          </w:tcPr>
          <w:p w:rsidRPr="00521344" w:rsidR="00721A8A" w:rsidP="00365B47" w:rsidRDefault="00721A8A" w14:paraId="3DACA320" wp14:textId="77777777">
            <w:pPr>
              <w:pStyle w:val="TableText1"/>
              <w:numPr>
                <w:ilvl w:val="0"/>
                <w:numId w:val="147"/>
              </w:numPr>
              <w:spacing w:before="40" w:after="40"/>
              <w:rPr>
                <w:rStyle w:val="ModernTableText"/>
                <w:szCs w:val="18"/>
                <w:u w:val="single"/>
              </w:rPr>
            </w:pPr>
          </w:p>
        </w:tc>
        <w:tc>
          <w:tcPr>
            <w:tcW w:w="2129" w:type="pct"/>
            <w:gridSpan w:val="5"/>
          </w:tcPr>
          <w:p w:rsidRPr="00521344" w:rsidR="00721A8A" w:rsidRDefault="00721A8A" w14:paraId="1EE428BA" wp14:textId="77777777">
            <w:pPr>
              <w:rPr>
                <w:sz w:val="18"/>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Ascending    </w:t>
            </w:r>
            <w:r w:rsidRPr="00521344">
              <w:rPr>
                <w:rStyle w:val="ModernTableText"/>
                <w:rFonts w:ascii="Wingdings 2" w:hAnsi="Wingdings 2" w:eastAsia="Wingdings 2" w:cs="Wingdings 2"/>
                <w:noProof/>
                <w:szCs w:val="18"/>
              </w:rPr>
              <w:t>£</w:t>
            </w:r>
            <w:r w:rsidRPr="00521344">
              <w:rPr>
                <w:rStyle w:val="ModernTableText"/>
                <w:noProof/>
                <w:szCs w:val="18"/>
              </w:rPr>
              <w:t xml:space="preserve"> Descending</w:t>
            </w:r>
          </w:p>
        </w:tc>
      </w:tr>
      <w:tr xmlns:wp14="http://schemas.microsoft.com/office/word/2010/wordml" w:rsidR="00721A8A" w:rsidTr="00120009" w14:paraId="1167E10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9" w:type="pct"/>
            <w:vMerge w:val="restart"/>
            <w:vAlign w:val="center"/>
          </w:tcPr>
          <w:p w:rsidRPr="00521344" w:rsidR="00721A8A" w:rsidP="00120009" w:rsidRDefault="00721A8A" w14:paraId="1805D35B" wp14:textId="77777777">
            <w:pPr>
              <w:pStyle w:val="TableHeading"/>
              <w:spacing w:before="40" w:after="40"/>
              <w:rPr>
                <w:rStyle w:val="ModernTableText"/>
                <w:noProof/>
                <w:szCs w:val="18"/>
              </w:rPr>
            </w:pPr>
            <w:r w:rsidRPr="00521344">
              <w:rPr>
                <w:rStyle w:val="ModernTableText"/>
                <w:noProof/>
                <w:szCs w:val="18"/>
              </w:rPr>
              <w:t>Control Break</w:t>
            </w:r>
          </w:p>
        </w:tc>
        <w:tc>
          <w:tcPr>
            <w:tcW w:w="520" w:type="pct"/>
            <w:vAlign w:val="center"/>
          </w:tcPr>
          <w:p w:rsidRPr="00521344" w:rsidR="00721A8A" w:rsidP="00120009" w:rsidRDefault="00721A8A" w14:paraId="0DA6D826" wp14:textId="77777777">
            <w:pPr>
              <w:pStyle w:val="TableHeading"/>
              <w:spacing w:before="40" w:after="40"/>
              <w:rPr>
                <w:rStyle w:val="ModernTableText"/>
                <w:noProof/>
                <w:szCs w:val="18"/>
              </w:rPr>
            </w:pPr>
            <w:r w:rsidRPr="00521344">
              <w:rPr>
                <w:rStyle w:val="ModernTableText"/>
                <w:noProof/>
                <w:szCs w:val="18"/>
              </w:rPr>
              <w:t>Page:</w:t>
            </w:r>
          </w:p>
        </w:tc>
        <w:tc>
          <w:tcPr>
            <w:tcW w:w="1175" w:type="pct"/>
            <w:gridSpan w:val="2"/>
            <w:vAlign w:val="center"/>
          </w:tcPr>
          <w:p w:rsidRPr="00521344" w:rsidR="00721A8A" w:rsidRDefault="00721A8A" w14:paraId="0BC07D24" wp14:textId="77777777">
            <w:pPr>
              <w:pStyle w:val="TableText1"/>
              <w:numPr>
                <w:ilvl w:val="0"/>
                <w:numId w:val="49"/>
              </w:numPr>
              <w:spacing w:before="40" w:after="40"/>
              <w:rPr>
                <w:rStyle w:val="ModernTableText"/>
                <w:szCs w:val="18"/>
              </w:rPr>
            </w:pPr>
            <w:r w:rsidRPr="00521344">
              <w:rPr>
                <w:rStyle w:val="ModernTableText"/>
                <w:szCs w:val="18"/>
              </w:rPr>
              <w:t>LOB Cd</w:t>
            </w:r>
          </w:p>
        </w:tc>
        <w:tc>
          <w:tcPr>
            <w:tcW w:w="1565" w:type="pct"/>
            <w:gridSpan w:val="4"/>
            <w:vAlign w:val="center"/>
          </w:tcPr>
          <w:p w:rsidRPr="00521344" w:rsidR="00721A8A" w:rsidRDefault="00721A8A" w14:paraId="2FC1EEAB" wp14:textId="77777777">
            <w:pPr>
              <w:pStyle w:val="TableText1"/>
              <w:numPr>
                <w:ilvl w:val="0"/>
                <w:numId w:val="49"/>
              </w:numPr>
              <w:spacing w:before="40" w:after="40"/>
              <w:rPr>
                <w:rStyle w:val="ModernTableText"/>
                <w:szCs w:val="18"/>
              </w:rPr>
            </w:pPr>
            <w:r w:rsidRPr="00521344">
              <w:rPr>
                <w:rStyle w:val="ModernTableText"/>
                <w:szCs w:val="18"/>
              </w:rPr>
              <w:t>Auth Type (SA Ty Cd)</w:t>
            </w:r>
          </w:p>
        </w:tc>
        <w:tc>
          <w:tcPr>
            <w:tcW w:w="1241" w:type="pct"/>
            <w:gridSpan w:val="3"/>
            <w:vAlign w:val="center"/>
          </w:tcPr>
          <w:p w:rsidRPr="00521344" w:rsidR="00721A8A" w:rsidRDefault="00721A8A" w14:paraId="724A2247" wp14:textId="77777777">
            <w:pPr>
              <w:pStyle w:val="TableText1"/>
              <w:numPr>
                <w:ilvl w:val="0"/>
                <w:numId w:val="49"/>
              </w:numPr>
              <w:spacing w:before="40" w:after="40"/>
              <w:rPr>
                <w:rStyle w:val="ModernTableText"/>
                <w:szCs w:val="18"/>
              </w:rPr>
            </w:pPr>
            <w:r w:rsidRPr="00521344">
              <w:rPr>
                <w:rStyle w:val="ModernTableText"/>
                <w:szCs w:val="18"/>
              </w:rPr>
              <w:t>SA Category Code (SA LI Cat Svc Cd)</w:t>
            </w:r>
          </w:p>
        </w:tc>
      </w:tr>
      <w:tr xmlns:wp14="http://schemas.microsoft.com/office/word/2010/wordml" w:rsidR="00721A8A" w:rsidTr="00120009" w14:paraId="758393F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9" w:type="pct"/>
            <w:vMerge/>
            <w:tcBorders>
              <w:bottom w:val="single" w:color="616161" w:sz="2" w:space="0"/>
            </w:tcBorders>
            <w:vAlign w:val="center"/>
          </w:tcPr>
          <w:p w:rsidRPr="00521344" w:rsidR="00721A8A" w:rsidP="00120009" w:rsidRDefault="00721A8A" w14:paraId="53DBAC7D" wp14:textId="77777777">
            <w:pPr>
              <w:pStyle w:val="TableHeading"/>
              <w:spacing w:before="40" w:after="40"/>
              <w:rPr>
                <w:rStyle w:val="ModernTableText"/>
                <w:noProof/>
                <w:szCs w:val="18"/>
              </w:rPr>
            </w:pPr>
          </w:p>
        </w:tc>
        <w:tc>
          <w:tcPr>
            <w:tcW w:w="520" w:type="pct"/>
            <w:tcBorders>
              <w:bottom w:val="single" w:color="616161" w:sz="2" w:space="0"/>
            </w:tcBorders>
            <w:vAlign w:val="center"/>
          </w:tcPr>
          <w:p w:rsidRPr="00521344" w:rsidR="00721A8A" w:rsidP="00120009" w:rsidRDefault="00721A8A" w14:paraId="5DCEF499" wp14:textId="77777777">
            <w:pPr>
              <w:pStyle w:val="TableHeading"/>
              <w:spacing w:before="40" w:after="40"/>
              <w:rPr>
                <w:rStyle w:val="ModernTableText"/>
                <w:noProof/>
                <w:szCs w:val="18"/>
              </w:rPr>
            </w:pPr>
            <w:r w:rsidRPr="00521344">
              <w:rPr>
                <w:rStyle w:val="ModernTableText"/>
                <w:noProof/>
                <w:szCs w:val="18"/>
              </w:rPr>
              <w:t>Section:</w:t>
            </w:r>
          </w:p>
        </w:tc>
        <w:tc>
          <w:tcPr>
            <w:tcW w:w="1175" w:type="pct"/>
            <w:gridSpan w:val="2"/>
            <w:tcBorders>
              <w:bottom w:val="single" w:color="616161" w:sz="2" w:space="0"/>
            </w:tcBorders>
            <w:vAlign w:val="center"/>
          </w:tcPr>
          <w:p w:rsidRPr="00521344" w:rsidR="00721A8A" w:rsidRDefault="00721A8A" w14:paraId="6A1B5C7B" wp14:textId="77777777">
            <w:pPr>
              <w:pStyle w:val="TableText1"/>
              <w:numPr>
                <w:ilvl w:val="0"/>
                <w:numId w:val="50"/>
              </w:numPr>
              <w:spacing w:before="40" w:after="40"/>
              <w:rPr>
                <w:rStyle w:val="ModernTableText"/>
                <w:szCs w:val="18"/>
              </w:rPr>
            </w:pPr>
          </w:p>
        </w:tc>
        <w:tc>
          <w:tcPr>
            <w:tcW w:w="1565" w:type="pct"/>
            <w:gridSpan w:val="4"/>
            <w:tcBorders>
              <w:bottom w:val="single" w:color="616161" w:sz="2" w:space="0"/>
            </w:tcBorders>
            <w:vAlign w:val="center"/>
          </w:tcPr>
          <w:p w:rsidRPr="00521344" w:rsidR="00721A8A" w:rsidRDefault="00721A8A" w14:paraId="4D35CF86" wp14:textId="77777777">
            <w:pPr>
              <w:pStyle w:val="TableText1"/>
              <w:numPr>
                <w:ilvl w:val="0"/>
                <w:numId w:val="50"/>
              </w:numPr>
              <w:spacing w:before="40" w:after="40"/>
              <w:rPr>
                <w:rStyle w:val="ModernTableText"/>
                <w:szCs w:val="18"/>
              </w:rPr>
            </w:pPr>
          </w:p>
        </w:tc>
        <w:tc>
          <w:tcPr>
            <w:tcW w:w="1241" w:type="pct"/>
            <w:gridSpan w:val="3"/>
            <w:tcBorders>
              <w:bottom w:val="single" w:color="616161" w:sz="2" w:space="0"/>
            </w:tcBorders>
            <w:vAlign w:val="center"/>
          </w:tcPr>
          <w:p w:rsidRPr="00521344" w:rsidR="00721A8A" w:rsidRDefault="00721A8A" w14:paraId="0B09DA9F" wp14:textId="77777777">
            <w:pPr>
              <w:pStyle w:val="TableText1"/>
              <w:numPr>
                <w:ilvl w:val="0"/>
                <w:numId w:val="50"/>
              </w:numPr>
              <w:spacing w:before="40" w:after="40"/>
              <w:rPr>
                <w:rStyle w:val="ModernTableText"/>
                <w:szCs w:val="18"/>
              </w:rPr>
            </w:pPr>
          </w:p>
        </w:tc>
      </w:tr>
      <w:tr xmlns:wp14="http://schemas.microsoft.com/office/word/2010/wordml" w:rsidR="00721A8A" w:rsidTr="00120009" w14:paraId="06B835D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9" w:type="pct"/>
            <w:vMerge w:val="restart"/>
            <w:vAlign w:val="center"/>
          </w:tcPr>
          <w:p w:rsidRPr="00521344" w:rsidR="00721A8A" w:rsidP="00120009" w:rsidRDefault="00721A8A" w14:paraId="44727373" wp14:textId="77777777">
            <w:pPr>
              <w:pStyle w:val="TableHeading"/>
              <w:spacing w:before="40" w:after="40"/>
              <w:rPr>
                <w:rStyle w:val="ModernTableText"/>
                <w:noProof/>
                <w:szCs w:val="18"/>
              </w:rPr>
            </w:pPr>
            <w:r w:rsidRPr="00521344">
              <w:rPr>
                <w:rStyle w:val="ModernTableText"/>
                <w:noProof/>
                <w:szCs w:val="18"/>
              </w:rPr>
              <w:t>Total</w:t>
            </w:r>
          </w:p>
        </w:tc>
        <w:tc>
          <w:tcPr>
            <w:tcW w:w="520" w:type="pct"/>
            <w:vAlign w:val="center"/>
          </w:tcPr>
          <w:p w:rsidRPr="00521344" w:rsidR="00721A8A" w:rsidP="00120009" w:rsidRDefault="00721A8A" w14:paraId="180F79A4" wp14:textId="77777777">
            <w:pPr>
              <w:pStyle w:val="TableHeading"/>
              <w:spacing w:before="40" w:after="40"/>
              <w:rPr>
                <w:rStyle w:val="ModernTableText"/>
                <w:noProof/>
                <w:szCs w:val="18"/>
              </w:rPr>
            </w:pPr>
            <w:r w:rsidRPr="00521344">
              <w:rPr>
                <w:rStyle w:val="ModernTableText"/>
                <w:noProof/>
                <w:szCs w:val="18"/>
              </w:rPr>
              <w:t>Grand:</w:t>
            </w:r>
          </w:p>
        </w:tc>
        <w:tc>
          <w:tcPr>
            <w:tcW w:w="1175" w:type="pct"/>
            <w:gridSpan w:val="2"/>
            <w:vAlign w:val="center"/>
          </w:tcPr>
          <w:p w:rsidRPr="00521344" w:rsidR="00721A8A" w:rsidRDefault="00721A8A" w14:paraId="18CEC12B" wp14:textId="77777777">
            <w:pPr>
              <w:pStyle w:val="TableText1"/>
              <w:numPr>
                <w:ilvl w:val="0"/>
                <w:numId w:val="51"/>
              </w:numPr>
              <w:spacing w:before="40" w:after="40"/>
              <w:rPr>
                <w:rStyle w:val="ModernTableText"/>
                <w:szCs w:val="18"/>
              </w:rPr>
            </w:pPr>
          </w:p>
        </w:tc>
        <w:tc>
          <w:tcPr>
            <w:tcW w:w="1565" w:type="pct"/>
            <w:gridSpan w:val="4"/>
            <w:vAlign w:val="center"/>
          </w:tcPr>
          <w:p w:rsidRPr="00521344" w:rsidR="00721A8A" w:rsidRDefault="00721A8A" w14:paraId="0ADD416C" wp14:textId="77777777">
            <w:pPr>
              <w:pStyle w:val="TableText1"/>
              <w:numPr>
                <w:ilvl w:val="0"/>
                <w:numId w:val="51"/>
              </w:numPr>
              <w:spacing w:before="40" w:after="40"/>
              <w:rPr>
                <w:rStyle w:val="ModernTableText"/>
                <w:szCs w:val="18"/>
              </w:rPr>
            </w:pPr>
          </w:p>
        </w:tc>
        <w:tc>
          <w:tcPr>
            <w:tcW w:w="1241" w:type="pct"/>
            <w:gridSpan w:val="3"/>
            <w:vAlign w:val="center"/>
          </w:tcPr>
          <w:p w:rsidRPr="00521344" w:rsidR="00721A8A" w:rsidRDefault="00721A8A" w14:paraId="78C0D4CB" wp14:textId="77777777">
            <w:pPr>
              <w:pStyle w:val="TableText1"/>
              <w:numPr>
                <w:ilvl w:val="0"/>
                <w:numId w:val="51"/>
              </w:numPr>
              <w:spacing w:before="40" w:after="40"/>
              <w:rPr>
                <w:rStyle w:val="ModernTableText"/>
                <w:szCs w:val="18"/>
              </w:rPr>
            </w:pPr>
          </w:p>
        </w:tc>
      </w:tr>
      <w:tr xmlns:wp14="http://schemas.microsoft.com/office/word/2010/wordml" w:rsidR="00721A8A" w:rsidTr="00120009" w14:paraId="029F054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9" w:type="pct"/>
            <w:vMerge/>
            <w:vAlign w:val="center"/>
          </w:tcPr>
          <w:p w:rsidRPr="00521344" w:rsidR="00721A8A" w:rsidP="00120009" w:rsidRDefault="00721A8A" w14:paraId="55482F3C" wp14:textId="77777777">
            <w:pPr>
              <w:pStyle w:val="TableHeading"/>
              <w:spacing w:before="40" w:after="40"/>
              <w:rPr>
                <w:rStyle w:val="ModernTableText"/>
                <w:noProof/>
                <w:szCs w:val="18"/>
              </w:rPr>
            </w:pPr>
          </w:p>
        </w:tc>
        <w:tc>
          <w:tcPr>
            <w:tcW w:w="520" w:type="pct"/>
            <w:vAlign w:val="center"/>
          </w:tcPr>
          <w:p w:rsidRPr="00521344" w:rsidR="00721A8A" w:rsidP="00120009" w:rsidRDefault="00721A8A" w14:paraId="7F8029BF" wp14:textId="77777777">
            <w:pPr>
              <w:pStyle w:val="TableHeading"/>
              <w:spacing w:before="40" w:after="40"/>
              <w:rPr>
                <w:rStyle w:val="ModernTableText"/>
                <w:noProof/>
                <w:szCs w:val="18"/>
              </w:rPr>
            </w:pPr>
            <w:r w:rsidRPr="00521344">
              <w:rPr>
                <w:rStyle w:val="ModernTableText"/>
                <w:noProof/>
                <w:szCs w:val="18"/>
              </w:rPr>
              <w:t>Section:</w:t>
            </w:r>
          </w:p>
        </w:tc>
        <w:tc>
          <w:tcPr>
            <w:tcW w:w="1175" w:type="pct"/>
            <w:gridSpan w:val="2"/>
            <w:vAlign w:val="center"/>
          </w:tcPr>
          <w:p w:rsidRPr="00521344" w:rsidR="00721A8A" w:rsidRDefault="00721A8A" w14:paraId="075937F9" wp14:textId="77777777">
            <w:pPr>
              <w:pStyle w:val="TableText1"/>
              <w:numPr>
                <w:ilvl w:val="0"/>
                <w:numId w:val="52"/>
              </w:numPr>
              <w:spacing w:before="40" w:after="40"/>
              <w:rPr>
                <w:rStyle w:val="ModernTableText"/>
                <w:szCs w:val="18"/>
              </w:rPr>
            </w:pPr>
          </w:p>
        </w:tc>
        <w:tc>
          <w:tcPr>
            <w:tcW w:w="1565" w:type="pct"/>
            <w:gridSpan w:val="4"/>
            <w:vAlign w:val="center"/>
          </w:tcPr>
          <w:p w:rsidRPr="00521344" w:rsidR="00721A8A" w:rsidRDefault="00721A8A" w14:paraId="30FAE3EA" wp14:textId="77777777">
            <w:pPr>
              <w:pStyle w:val="TableText1"/>
              <w:numPr>
                <w:ilvl w:val="0"/>
                <w:numId w:val="52"/>
              </w:numPr>
              <w:spacing w:before="40" w:after="40"/>
              <w:rPr>
                <w:rStyle w:val="ModernTableText"/>
                <w:szCs w:val="18"/>
              </w:rPr>
            </w:pPr>
          </w:p>
        </w:tc>
        <w:tc>
          <w:tcPr>
            <w:tcW w:w="1241" w:type="pct"/>
            <w:gridSpan w:val="3"/>
            <w:vAlign w:val="center"/>
          </w:tcPr>
          <w:p w:rsidRPr="00521344" w:rsidR="00721A8A" w:rsidRDefault="00721A8A" w14:paraId="31282F13" wp14:textId="77777777">
            <w:pPr>
              <w:pStyle w:val="TableText1"/>
              <w:numPr>
                <w:ilvl w:val="0"/>
                <w:numId w:val="52"/>
              </w:numPr>
              <w:spacing w:before="40" w:after="40"/>
              <w:rPr>
                <w:rStyle w:val="ModernTableText"/>
                <w:szCs w:val="18"/>
              </w:rPr>
            </w:pPr>
          </w:p>
        </w:tc>
      </w:tr>
      <w:tr xmlns:wp14="http://schemas.microsoft.com/office/word/2010/wordml" w:rsidR="00721A8A" w:rsidTr="00120009" w14:paraId="0916345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9" w:type="pct"/>
            <w:vMerge w:val="restart"/>
            <w:vAlign w:val="center"/>
          </w:tcPr>
          <w:p w:rsidRPr="00521344" w:rsidR="00721A8A" w:rsidP="00120009" w:rsidRDefault="00721A8A" w14:paraId="3D3FDC7D" wp14:textId="77777777">
            <w:pPr>
              <w:pStyle w:val="TableHeading"/>
              <w:spacing w:before="40" w:after="40"/>
              <w:rPr>
                <w:rStyle w:val="ModernTableText"/>
                <w:noProof/>
                <w:szCs w:val="18"/>
              </w:rPr>
            </w:pPr>
            <w:r w:rsidRPr="00521344">
              <w:rPr>
                <w:rStyle w:val="ModernTableText"/>
                <w:noProof/>
                <w:szCs w:val="18"/>
              </w:rPr>
              <w:t>Counts</w:t>
            </w:r>
          </w:p>
        </w:tc>
        <w:tc>
          <w:tcPr>
            <w:tcW w:w="520" w:type="pct"/>
            <w:vAlign w:val="center"/>
          </w:tcPr>
          <w:p w:rsidRPr="00521344" w:rsidR="00721A8A" w:rsidP="00120009" w:rsidRDefault="00721A8A" w14:paraId="650B4700" wp14:textId="77777777">
            <w:pPr>
              <w:pStyle w:val="TableHeading"/>
              <w:spacing w:before="40" w:after="40"/>
              <w:rPr>
                <w:rStyle w:val="ModernTableText"/>
                <w:noProof/>
                <w:szCs w:val="18"/>
              </w:rPr>
            </w:pPr>
            <w:r w:rsidRPr="00521344">
              <w:rPr>
                <w:rStyle w:val="ModernTableText"/>
                <w:noProof/>
                <w:szCs w:val="18"/>
              </w:rPr>
              <w:t>Grand:</w:t>
            </w:r>
          </w:p>
        </w:tc>
        <w:tc>
          <w:tcPr>
            <w:tcW w:w="1175" w:type="pct"/>
            <w:gridSpan w:val="2"/>
            <w:vAlign w:val="center"/>
          </w:tcPr>
          <w:p w:rsidRPr="00521344" w:rsidR="00721A8A" w:rsidRDefault="00721A8A" w14:paraId="77AF947F" wp14:textId="77777777">
            <w:pPr>
              <w:pStyle w:val="TableText1"/>
              <w:numPr>
                <w:ilvl w:val="0"/>
                <w:numId w:val="53"/>
              </w:numPr>
              <w:spacing w:before="40" w:after="40"/>
              <w:rPr>
                <w:rStyle w:val="ModernTableText"/>
                <w:szCs w:val="18"/>
              </w:rPr>
            </w:pPr>
          </w:p>
        </w:tc>
        <w:tc>
          <w:tcPr>
            <w:tcW w:w="1565" w:type="pct"/>
            <w:gridSpan w:val="4"/>
            <w:vAlign w:val="center"/>
          </w:tcPr>
          <w:p w:rsidRPr="00521344" w:rsidR="00721A8A" w:rsidRDefault="00721A8A" w14:paraId="38ECD459" wp14:textId="77777777">
            <w:pPr>
              <w:pStyle w:val="TableText1"/>
              <w:numPr>
                <w:ilvl w:val="0"/>
                <w:numId w:val="53"/>
              </w:numPr>
              <w:spacing w:before="40" w:after="40"/>
              <w:rPr>
                <w:rStyle w:val="ModernTableText"/>
                <w:szCs w:val="18"/>
              </w:rPr>
            </w:pPr>
          </w:p>
        </w:tc>
        <w:tc>
          <w:tcPr>
            <w:tcW w:w="1241" w:type="pct"/>
            <w:gridSpan w:val="3"/>
            <w:vAlign w:val="center"/>
          </w:tcPr>
          <w:p w:rsidRPr="00521344" w:rsidR="00721A8A" w:rsidRDefault="00721A8A" w14:paraId="6EC59BF1" wp14:textId="77777777">
            <w:pPr>
              <w:pStyle w:val="TableText1"/>
              <w:numPr>
                <w:ilvl w:val="0"/>
                <w:numId w:val="53"/>
              </w:numPr>
              <w:spacing w:before="40" w:after="40"/>
              <w:rPr>
                <w:rStyle w:val="ModernTableText"/>
                <w:szCs w:val="18"/>
              </w:rPr>
            </w:pPr>
          </w:p>
        </w:tc>
      </w:tr>
      <w:tr xmlns:wp14="http://schemas.microsoft.com/office/word/2010/wordml" w:rsidR="00721A8A" w:rsidTr="00120009" w14:paraId="7AEA34F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9" w:type="pct"/>
            <w:vMerge/>
            <w:vAlign w:val="center"/>
          </w:tcPr>
          <w:p w:rsidRPr="00521344" w:rsidR="00721A8A" w:rsidP="00120009" w:rsidRDefault="00721A8A" w14:paraId="66962885" wp14:textId="77777777">
            <w:pPr>
              <w:pStyle w:val="TableHeading"/>
              <w:spacing w:before="40" w:after="40"/>
              <w:rPr>
                <w:rStyle w:val="ModernTableText"/>
                <w:noProof/>
                <w:color w:val="FF0000"/>
                <w:szCs w:val="18"/>
              </w:rPr>
            </w:pPr>
          </w:p>
        </w:tc>
        <w:tc>
          <w:tcPr>
            <w:tcW w:w="520" w:type="pct"/>
            <w:vAlign w:val="center"/>
          </w:tcPr>
          <w:p w:rsidRPr="00521344" w:rsidR="00721A8A" w:rsidP="00120009" w:rsidRDefault="00721A8A" w14:paraId="3BC96879" wp14:textId="77777777">
            <w:pPr>
              <w:pStyle w:val="TableHeading"/>
              <w:spacing w:before="40" w:after="40"/>
              <w:rPr>
                <w:rStyle w:val="ModernTableText"/>
                <w:noProof/>
                <w:szCs w:val="18"/>
              </w:rPr>
            </w:pPr>
            <w:r w:rsidRPr="00521344">
              <w:rPr>
                <w:rStyle w:val="ModernTableText"/>
                <w:noProof/>
                <w:szCs w:val="18"/>
              </w:rPr>
              <w:t>Section:</w:t>
            </w:r>
          </w:p>
        </w:tc>
        <w:tc>
          <w:tcPr>
            <w:tcW w:w="1175" w:type="pct"/>
            <w:gridSpan w:val="2"/>
            <w:vAlign w:val="center"/>
          </w:tcPr>
          <w:p w:rsidRPr="00521344" w:rsidR="00721A8A" w:rsidRDefault="00721A8A" w14:paraId="569D64D9" wp14:textId="77777777">
            <w:pPr>
              <w:pStyle w:val="TableText1"/>
              <w:numPr>
                <w:ilvl w:val="0"/>
                <w:numId w:val="54"/>
              </w:numPr>
              <w:spacing w:before="40" w:after="40"/>
              <w:rPr>
                <w:rStyle w:val="ModernTableText"/>
                <w:szCs w:val="18"/>
              </w:rPr>
            </w:pPr>
          </w:p>
        </w:tc>
        <w:tc>
          <w:tcPr>
            <w:tcW w:w="1565" w:type="pct"/>
            <w:gridSpan w:val="4"/>
            <w:vAlign w:val="center"/>
          </w:tcPr>
          <w:p w:rsidRPr="00521344" w:rsidR="00721A8A" w:rsidRDefault="00721A8A" w14:paraId="39E0584D" wp14:textId="77777777">
            <w:pPr>
              <w:pStyle w:val="TableText1"/>
              <w:numPr>
                <w:ilvl w:val="0"/>
                <w:numId w:val="54"/>
              </w:numPr>
              <w:spacing w:before="40" w:after="40"/>
              <w:rPr>
                <w:rStyle w:val="ModernTableText"/>
                <w:szCs w:val="18"/>
              </w:rPr>
            </w:pPr>
          </w:p>
        </w:tc>
        <w:tc>
          <w:tcPr>
            <w:tcW w:w="1241" w:type="pct"/>
            <w:gridSpan w:val="3"/>
            <w:vAlign w:val="center"/>
          </w:tcPr>
          <w:p w:rsidRPr="00521344" w:rsidR="00721A8A" w:rsidRDefault="00721A8A" w14:paraId="0BB1A27E" wp14:textId="77777777">
            <w:pPr>
              <w:pStyle w:val="TableText1"/>
              <w:numPr>
                <w:ilvl w:val="0"/>
                <w:numId w:val="54"/>
              </w:numPr>
              <w:spacing w:before="40" w:after="40"/>
              <w:rPr>
                <w:rStyle w:val="ModernTableText"/>
                <w:szCs w:val="18"/>
              </w:rPr>
            </w:pPr>
          </w:p>
        </w:tc>
      </w:tr>
      <w:tr xmlns:wp14="http://schemas.microsoft.com/office/word/2010/wordml" w:rsidR="00721A8A" w14:paraId="50320E7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721A8A" w:rsidRDefault="00721A8A" w14:paraId="41580C5C" wp14:textId="77777777">
            <w:pPr>
              <w:pStyle w:val="ModernBodyT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721A8A" w14:paraId="53DD00B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1019" w:type="pct"/>
            <w:gridSpan w:val="2"/>
          </w:tcPr>
          <w:p w:rsidRPr="00521344" w:rsidR="00721A8A" w:rsidRDefault="00721A8A" w14:paraId="57D5CF8D" wp14:textId="77777777">
            <w:pPr>
              <w:pStyle w:val="TableHeading"/>
              <w:spacing w:before="40" w:after="40"/>
              <w:rPr>
                <w:rStyle w:val="ModernTableText"/>
                <w:noProof/>
                <w:szCs w:val="18"/>
              </w:rPr>
            </w:pPr>
            <w:r w:rsidRPr="00521344">
              <w:rPr>
                <w:rStyle w:val="ModernTableText"/>
                <w:noProof/>
                <w:szCs w:val="18"/>
              </w:rPr>
              <w:t>Report Output Format:</w:t>
            </w:r>
          </w:p>
        </w:tc>
        <w:tc>
          <w:tcPr>
            <w:tcW w:w="3981" w:type="pct"/>
            <w:gridSpan w:val="9"/>
            <w:vAlign w:val="center"/>
          </w:tcPr>
          <w:p w:rsidRPr="00521344" w:rsidR="00721A8A" w:rsidRDefault="00721A8A" w14:paraId="1CD01A3D"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PDF (preferred)                        </w:t>
            </w:r>
            <w:r w:rsidRPr="00521344">
              <w:rPr>
                <w:rStyle w:val="ModernTableText"/>
                <w:rFonts w:ascii="Wingdings 2" w:hAnsi="Wingdings 2" w:eastAsia="Wingdings 2" w:cs="Wingdings 2"/>
                <w:noProof/>
                <w:szCs w:val="18"/>
              </w:rPr>
              <w:t>£</w:t>
            </w:r>
            <w:r w:rsidRPr="00521344">
              <w:rPr>
                <w:rStyle w:val="ModernTableText"/>
                <w:noProof/>
                <w:szCs w:val="18"/>
              </w:rPr>
              <w:t xml:space="preserve"> HTML                             </w:t>
            </w:r>
            <w:r w:rsidRPr="00521344">
              <w:rPr>
                <w:rStyle w:val="ModernTableText"/>
                <w:rFonts w:ascii="Wingdings 2" w:hAnsi="Wingdings 2" w:eastAsia="Wingdings 2" w:cs="Wingdings 2"/>
                <w:noProof/>
                <w:szCs w:val="18"/>
              </w:rPr>
              <w:t>£</w:t>
            </w:r>
            <w:r w:rsidRPr="00521344">
              <w:rPr>
                <w:rStyle w:val="ModernTableText"/>
                <w:noProof/>
                <w:szCs w:val="18"/>
              </w:rPr>
              <w:t xml:space="preserve"> Excel 2000                         </w:t>
            </w:r>
            <w:r w:rsidRPr="00521344">
              <w:rPr>
                <w:rStyle w:val="ModernTableText"/>
                <w:rFonts w:ascii="Wingdings 2" w:hAnsi="Wingdings 2" w:eastAsia="Wingdings 2" w:cs="Wingdings 2"/>
                <w:noProof/>
                <w:szCs w:val="18"/>
              </w:rPr>
              <w:t>£</w:t>
            </w:r>
            <w:r w:rsidRPr="00521344">
              <w:rPr>
                <w:rStyle w:val="ModernTableText"/>
                <w:noProof/>
                <w:szCs w:val="18"/>
              </w:rPr>
              <w:t xml:space="preserve"> Excel   2002                         </w:t>
            </w:r>
            <w:r w:rsidRPr="00521344">
              <w:rPr>
                <w:rStyle w:val="ModernTableText"/>
                <w:rFonts w:ascii="Wingdings 2" w:hAnsi="Wingdings 2" w:eastAsia="Wingdings 2" w:cs="Wingdings 2"/>
                <w:noProof/>
                <w:szCs w:val="18"/>
              </w:rPr>
              <w:t>£</w:t>
            </w:r>
            <w:r w:rsidRPr="00521344">
              <w:rPr>
                <w:rStyle w:val="ModernTableText"/>
                <w:noProof/>
                <w:szCs w:val="18"/>
              </w:rPr>
              <w:t xml:space="preserve"> Text CSV Format</w:t>
            </w:r>
          </w:p>
        </w:tc>
      </w:tr>
      <w:tr xmlns:wp14="http://schemas.microsoft.com/office/word/2010/wordml" w:rsidR="00721A8A" w14:paraId="241BACA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9" w:type="pct"/>
            <w:gridSpan w:val="2"/>
          </w:tcPr>
          <w:p w:rsidRPr="00521344" w:rsidR="00721A8A" w:rsidRDefault="00721A8A" w14:paraId="4867D8D9" wp14:textId="77777777">
            <w:pPr>
              <w:pStyle w:val="TableHeading"/>
              <w:spacing w:before="40" w:after="40"/>
              <w:rPr>
                <w:rStyle w:val="ModernTableText"/>
                <w:noProof/>
                <w:szCs w:val="18"/>
              </w:rPr>
            </w:pPr>
            <w:r w:rsidRPr="00521344">
              <w:rPr>
                <w:rStyle w:val="ModernTableText"/>
                <w:noProof/>
                <w:szCs w:val="18"/>
              </w:rPr>
              <w:t>Reporting Portal:</w:t>
            </w:r>
          </w:p>
        </w:tc>
        <w:tc>
          <w:tcPr>
            <w:tcW w:w="3981" w:type="pct"/>
            <w:gridSpan w:val="9"/>
            <w:vAlign w:val="center"/>
          </w:tcPr>
          <w:p w:rsidRPr="00521344" w:rsidR="00721A8A" w:rsidRDefault="00721A8A" w14:paraId="23267BFE"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Web Portal                                </w:t>
            </w:r>
            <w:r w:rsidRPr="00521344">
              <w:rPr>
                <w:rStyle w:val="ModernTableText"/>
                <w:rFonts w:ascii="Wingdings" w:hAnsi="Wingdings" w:eastAsia="Wingdings" w:cs="Wingdings"/>
                <w:noProof/>
                <w:szCs w:val="18"/>
              </w:rPr>
              <w:t>þ</w:t>
            </w:r>
            <w:r w:rsidRPr="00521344">
              <w:rPr>
                <w:rStyle w:val="ModernTableText"/>
                <w:noProof/>
                <w:szCs w:val="18"/>
              </w:rPr>
              <w:t xml:space="preserve"> EDMS                            </w:t>
            </w:r>
            <w:r w:rsidRPr="00521344">
              <w:rPr>
                <w:rStyle w:val="ModernTableText"/>
                <w:rFonts w:ascii="Wingdings 2" w:hAnsi="Wingdings 2" w:eastAsia="Wingdings 2" w:cs="Wingdings 2"/>
                <w:noProof/>
                <w:szCs w:val="18"/>
              </w:rPr>
              <w:t>£</w:t>
            </w:r>
            <w:r w:rsidRPr="00521344">
              <w:rPr>
                <w:rStyle w:val="ModernTableText"/>
                <w:noProof/>
                <w:szCs w:val="18"/>
              </w:rPr>
              <w:t xml:space="preserve"> Email Link                      </w:t>
            </w:r>
          </w:p>
        </w:tc>
      </w:tr>
      <w:tr xmlns:wp14="http://schemas.microsoft.com/office/word/2010/wordml" w:rsidR="00721A8A" w:rsidTr="00521344" w14:paraId="7132868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9" w:type="pct"/>
            <w:gridSpan w:val="2"/>
            <w:vMerge w:val="restart"/>
            <w:vAlign w:val="center"/>
          </w:tcPr>
          <w:p w:rsidRPr="00521344" w:rsidR="00721A8A" w:rsidP="00120009" w:rsidRDefault="00721A8A" w14:paraId="0968832D" wp14:textId="77777777">
            <w:pPr>
              <w:pStyle w:val="TableHeading"/>
              <w:spacing w:before="40" w:after="40"/>
              <w:rPr>
                <w:rStyle w:val="ModernTableText"/>
                <w:noProof/>
                <w:szCs w:val="18"/>
              </w:rPr>
            </w:pPr>
            <w:r w:rsidRPr="00521344">
              <w:rPr>
                <w:rStyle w:val="ModernTableText"/>
                <w:noProof/>
                <w:szCs w:val="18"/>
              </w:rPr>
              <w:t>Report Output Distribution Group(s):</w:t>
            </w:r>
          </w:p>
        </w:tc>
        <w:tc>
          <w:tcPr>
            <w:tcW w:w="1182" w:type="pct"/>
            <w:gridSpan w:val="3"/>
            <w:vMerge w:val="restart"/>
            <w:vAlign w:val="center"/>
          </w:tcPr>
          <w:p w:rsidRPr="00521344" w:rsidR="00721A8A" w:rsidP="00521344" w:rsidRDefault="00721A8A" w14:paraId="27EE5EC6"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No</w:t>
            </w:r>
          </w:p>
          <w:p w:rsidRPr="00521344" w:rsidR="00721A8A" w:rsidP="00521344" w:rsidRDefault="00721A8A" w14:paraId="1500D8FA"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Yes (if yes, complete distribution list)</w:t>
            </w:r>
          </w:p>
        </w:tc>
        <w:tc>
          <w:tcPr>
            <w:tcW w:w="2799" w:type="pct"/>
            <w:gridSpan w:val="6"/>
            <w:tcBorders>
              <w:top w:val="single" w:color="616161" w:sz="4" w:space="0"/>
            </w:tcBorders>
            <w:vAlign w:val="center"/>
          </w:tcPr>
          <w:p w:rsidRPr="00521344" w:rsidR="00721A8A" w:rsidRDefault="00721A8A" w14:paraId="695500FA" wp14:textId="77777777">
            <w:pPr>
              <w:pStyle w:val="TableText1"/>
              <w:spacing w:before="40" w:after="40"/>
              <w:rPr>
                <w:rStyle w:val="ModernTableText"/>
                <w:b/>
                <w:bCs/>
                <w:szCs w:val="18"/>
              </w:rPr>
            </w:pPr>
            <w:r w:rsidRPr="00521344">
              <w:rPr>
                <w:rStyle w:val="ModernTableText"/>
                <w:b/>
                <w:bCs/>
                <w:szCs w:val="18"/>
              </w:rPr>
              <w:t>Output Distribution Group List</w:t>
            </w:r>
          </w:p>
        </w:tc>
      </w:tr>
      <w:tr xmlns:wp14="http://schemas.microsoft.com/office/word/2010/wordml" w:rsidR="00721A8A" w14:paraId="0F8B125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9" w:type="pct"/>
            <w:gridSpan w:val="2"/>
            <w:vMerge/>
          </w:tcPr>
          <w:p w:rsidRPr="00521344" w:rsidR="00721A8A" w:rsidRDefault="00721A8A" w14:paraId="41C60458" wp14:textId="77777777">
            <w:pPr>
              <w:pStyle w:val="TableHeading"/>
              <w:spacing w:before="40" w:after="40"/>
              <w:rPr>
                <w:rStyle w:val="ModernTableText"/>
                <w:szCs w:val="18"/>
              </w:rPr>
            </w:pPr>
          </w:p>
        </w:tc>
        <w:tc>
          <w:tcPr>
            <w:tcW w:w="1182" w:type="pct"/>
            <w:gridSpan w:val="3"/>
            <w:vMerge/>
          </w:tcPr>
          <w:p w:rsidRPr="00521344" w:rsidR="00721A8A" w:rsidRDefault="00721A8A" w14:paraId="4267F419" wp14:textId="77777777">
            <w:pPr>
              <w:pStyle w:val="TableText1"/>
              <w:spacing w:before="40" w:after="40"/>
              <w:rPr>
                <w:rStyle w:val="ModernTableText"/>
                <w:szCs w:val="18"/>
              </w:rPr>
            </w:pPr>
          </w:p>
        </w:tc>
        <w:tc>
          <w:tcPr>
            <w:tcW w:w="1565" w:type="pct"/>
            <w:gridSpan w:val="4"/>
            <w:vAlign w:val="center"/>
          </w:tcPr>
          <w:p w:rsidRPr="00521344" w:rsidR="00721A8A" w:rsidP="00BE3176" w:rsidRDefault="00721A8A" w14:paraId="2307325F" wp14:textId="77777777">
            <w:pPr>
              <w:pStyle w:val="TableText1"/>
              <w:numPr>
                <w:ilvl w:val="0"/>
                <w:numId w:val="62"/>
              </w:numPr>
              <w:spacing w:before="40" w:after="40"/>
              <w:rPr>
                <w:rStyle w:val="ModernTableText"/>
                <w:szCs w:val="18"/>
                <w:u w:val="single"/>
              </w:rPr>
            </w:pPr>
          </w:p>
        </w:tc>
        <w:tc>
          <w:tcPr>
            <w:tcW w:w="1234" w:type="pct"/>
            <w:gridSpan w:val="2"/>
            <w:vAlign w:val="center"/>
          </w:tcPr>
          <w:p w:rsidRPr="00521344" w:rsidR="00721A8A" w:rsidP="00BE3176" w:rsidRDefault="00721A8A" w14:paraId="313AE7F5" wp14:textId="77777777">
            <w:pPr>
              <w:pStyle w:val="TableText1"/>
              <w:numPr>
                <w:ilvl w:val="0"/>
                <w:numId w:val="62"/>
              </w:numPr>
              <w:spacing w:before="40" w:after="40"/>
              <w:rPr>
                <w:rStyle w:val="ModernTableText"/>
                <w:szCs w:val="18"/>
              </w:rPr>
            </w:pPr>
          </w:p>
        </w:tc>
      </w:tr>
      <w:tr xmlns:wp14="http://schemas.microsoft.com/office/word/2010/wordml" w:rsidR="00721A8A" w14:paraId="168F65D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9" w:type="pct"/>
            <w:gridSpan w:val="2"/>
            <w:vMerge/>
          </w:tcPr>
          <w:p w:rsidRPr="00521344" w:rsidR="00721A8A" w:rsidRDefault="00721A8A" w14:paraId="460FA7C8" wp14:textId="77777777">
            <w:pPr>
              <w:pStyle w:val="TableHeading"/>
              <w:spacing w:before="40" w:after="40"/>
              <w:rPr>
                <w:rStyle w:val="ModernTableText"/>
                <w:szCs w:val="18"/>
              </w:rPr>
            </w:pPr>
          </w:p>
        </w:tc>
        <w:tc>
          <w:tcPr>
            <w:tcW w:w="1182" w:type="pct"/>
            <w:gridSpan w:val="3"/>
            <w:vMerge/>
            <w:vAlign w:val="center"/>
          </w:tcPr>
          <w:p w:rsidRPr="00521344" w:rsidR="00721A8A" w:rsidRDefault="00721A8A" w14:paraId="76A5953D" wp14:textId="77777777">
            <w:pPr>
              <w:pStyle w:val="TableText1"/>
              <w:spacing w:before="40" w:after="40"/>
              <w:rPr>
                <w:rStyle w:val="ModernTableText"/>
                <w:szCs w:val="18"/>
              </w:rPr>
            </w:pPr>
          </w:p>
        </w:tc>
        <w:tc>
          <w:tcPr>
            <w:tcW w:w="1565" w:type="pct"/>
            <w:gridSpan w:val="4"/>
            <w:vAlign w:val="center"/>
          </w:tcPr>
          <w:p w:rsidRPr="00521344" w:rsidR="00721A8A" w:rsidP="00BE3176" w:rsidRDefault="00721A8A" w14:paraId="3C07BD89" wp14:textId="77777777">
            <w:pPr>
              <w:pStyle w:val="TableText1"/>
              <w:numPr>
                <w:ilvl w:val="0"/>
                <w:numId w:val="62"/>
              </w:numPr>
              <w:spacing w:before="40" w:after="40"/>
              <w:rPr>
                <w:rStyle w:val="ModernTableText"/>
                <w:szCs w:val="18"/>
                <w:u w:val="single"/>
              </w:rPr>
            </w:pPr>
          </w:p>
        </w:tc>
        <w:tc>
          <w:tcPr>
            <w:tcW w:w="1234" w:type="pct"/>
            <w:gridSpan w:val="2"/>
            <w:vAlign w:val="center"/>
          </w:tcPr>
          <w:p w:rsidRPr="00521344" w:rsidR="00721A8A" w:rsidP="00BE3176" w:rsidRDefault="00721A8A" w14:paraId="63FE3489" wp14:textId="77777777">
            <w:pPr>
              <w:pStyle w:val="TableText1"/>
              <w:numPr>
                <w:ilvl w:val="0"/>
                <w:numId w:val="62"/>
              </w:numPr>
              <w:spacing w:before="40" w:after="40"/>
              <w:rPr>
                <w:rStyle w:val="ModernTableText"/>
                <w:szCs w:val="18"/>
              </w:rPr>
            </w:pPr>
          </w:p>
        </w:tc>
      </w:tr>
      <w:tr xmlns:wp14="http://schemas.microsoft.com/office/word/2010/wordml" w:rsidR="00721A8A" w14:paraId="52B8818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9" w:type="pct"/>
            <w:gridSpan w:val="2"/>
            <w:vMerge/>
          </w:tcPr>
          <w:p w:rsidRPr="00521344" w:rsidR="00721A8A" w:rsidRDefault="00721A8A" w14:paraId="2A3FBCD1" wp14:textId="77777777">
            <w:pPr>
              <w:pStyle w:val="TableHeading"/>
              <w:spacing w:before="40" w:after="40"/>
              <w:rPr>
                <w:rStyle w:val="ModernTableText"/>
                <w:szCs w:val="18"/>
              </w:rPr>
            </w:pPr>
          </w:p>
        </w:tc>
        <w:tc>
          <w:tcPr>
            <w:tcW w:w="1182" w:type="pct"/>
            <w:gridSpan w:val="3"/>
            <w:vMerge/>
            <w:vAlign w:val="center"/>
          </w:tcPr>
          <w:p w:rsidRPr="00521344" w:rsidR="00721A8A" w:rsidRDefault="00721A8A" w14:paraId="7EB1873D" wp14:textId="77777777">
            <w:pPr>
              <w:pStyle w:val="TableText1"/>
              <w:spacing w:before="40" w:after="40"/>
              <w:rPr>
                <w:rStyle w:val="ModernTableText"/>
                <w:szCs w:val="18"/>
              </w:rPr>
            </w:pPr>
          </w:p>
        </w:tc>
        <w:tc>
          <w:tcPr>
            <w:tcW w:w="1565" w:type="pct"/>
            <w:gridSpan w:val="4"/>
            <w:vAlign w:val="center"/>
          </w:tcPr>
          <w:p w:rsidRPr="00521344" w:rsidR="00721A8A" w:rsidP="00BE3176" w:rsidRDefault="00721A8A" w14:paraId="4A4A9837" wp14:textId="77777777">
            <w:pPr>
              <w:pStyle w:val="TableText1"/>
              <w:numPr>
                <w:ilvl w:val="0"/>
                <w:numId w:val="62"/>
              </w:numPr>
              <w:spacing w:before="40" w:after="40"/>
              <w:rPr>
                <w:rStyle w:val="ModernTableText"/>
                <w:szCs w:val="18"/>
                <w:u w:val="single"/>
              </w:rPr>
            </w:pPr>
          </w:p>
        </w:tc>
        <w:tc>
          <w:tcPr>
            <w:tcW w:w="1234" w:type="pct"/>
            <w:gridSpan w:val="2"/>
            <w:vAlign w:val="center"/>
          </w:tcPr>
          <w:p w:rsidRPr="00521344" w:rsidR="00721A8A" w:rsidP="00BE3176" w:rsidRDefault="00721A8A" w14:paraId="5624F43B" wp14:textId="77777777">
            <w:pPr>
              <w:pStyle w:val="TableText1"/>
              <w:numPr>
                <w:ilvl w:val="0"/>
                <w:numId w:val="62"/>
              </w:numPr>
              <w:spacing w:before="40" w:after="40"/>
              <w:rPr>
                <w:rStyle w:val="ModernTableText"/>
                <w:szCs w:val="18"/>
              </w:rPr>
            </w:pPr>
          </w:p>
        </w:tc>
      </w:tr>
      <w:tr xmlns:wp14="http://schemas.microsoft.com/office/word/2010/wordml" w:rsidR="00721A8A" w14:paraId="2FA6E61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721A8A" w:rsidP="00120009" w:rsidRDefault="00721A8A" w14:paraId="4A81085D" wp14:textId="77777777">
            <w:pPr>
              <w:pStyle w:val="ModernBodyText"/>
              <w:keepNext/>
              <w:spacing w:before="40" w:after="40"/>
              <w:jc w:val="center"/>
              <w:rPr>
                <w:rStyle w:val="Modern2nd-levelTableheader"/>
                <w:sz w:val="21"/>
                <w:szCs w:val="21"/>
              </w:rPr>
            </w:pPr>
            <w:r>
              <w:rPr>
                <w:rStyle w:val="Modern2nd-levelTableheader"/>
                <w:sz w:val="21"/>
                <w:szCs w:val="21"/>
              </w:rPr>
              <w:t>Report Retention</w:t>
            </w:r>
          </w:p>
        </w:tc>
      </w:tr>
      <w:tr xmlns:wp14="http://schemas.microsoft.com/office/word/2010/wordml" w:rsidR="00721A8A" w14:paraId="7E82362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19" w:type="pct"/>
            <w:gridSpan w:val="2"/>
            <w:tcBorders>
              <w:top w:val="single" w:color="616161" w:sz="2" w:space="0"/>
              <w:left w:val="single" w:color="616161" w:sz="2" w:space="0"/>
              <w:right w:val="single" w:color="616161" w:sz="2" w:space="0"/>
            </w:tcBorders>
            <w:vAlign w:val="center"/>
          </w:tcPr>
          <w:p w:rsidRPr="00521344" w:rsidR="00721A8A" w:rsidRDefault="00721A8A" w14:paraId="5CD43161" wp14:textId="77777777">
            <w:pPr>
              <w:pStyle w:val="ModernBodyText"/>
              <w:spacing w:before="40" w:after="40"/>
              <w:jc w:val="left"/>
              <w:rPr>
                <w:rStyle w:val="Modern2nd-levelTableheader"/>
                <w:noProof/>
                <w:sz w:val="18"/>
                <w:szCs w:val="18"/>
              </w:rPr>
            </w:pPr>
            <w:r w:rsidRPr="00521344">
              <w:rPr>
                <w:rStyle w:val="Modern2nd-levelTableheader"/>
                <w:noProof/>
                <w:sz w:val="18"/>
                <w:szCs w:val="18"/>
              </w:rPr>
              <w:t>Report Retention Type:</w:t>
            </w:r>
          </w:p>
        </w:tc>
        <w:tc>
          <w:tcPr>
            <w:tcW w:w="3981" w:type="pct"/>
            <w:gridSpan w:val="9"/>
            <w:tcBorders>
              <w:top w:val="single" w:color="616161" w:sz="2" w:space="0"/>
              <w:left w:val="single" w:color="616161" w:sz="2" w:space="0"/>
              <w:bottom w:val="single" w:color="616161" w:sz="2" w:space="0"/>
              <w:right w:val="single" w:color="616161" w:sz="2" w:space="0"/>
            </w:tcBorders>
            <w:vAlign w:val="center"/>
          </w:tcPr>
          <w:p w:rsidRPr="00521344" w:rsidR="00721A8A" w:rsidRDefault="00721A8A" w14:paraId="6E62E6D4"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Cognos                                    </w:t>
            </w:r>
            <w:r w:rsidRPr="00521344">
              <w:rPr>
                <w:rStyle w:val="ModernTableText"/>
                <w:rFonts w:ascii="Wingdings" w:hAnsi="Wingdings" w:eastAsia="Wingdings" w:cs="Wingdings"/>
                <w:noProof/>
                <w:szCs w:val="18"/>
              </w:rPr>
              <w:t>þ</w:t>
            </w:r>
            <w:r w:rsidRPr="00521344">
              <w:rPr>
                <w:rStyle w:val="ModernTableText"/>
                <w:noProof/>
                <w:szCs w:val="18"/>
              </w:rPr>
              <w:t xml:space="preserve"> EDMS</w:t>
            </w:r>
          </w:p>
        </w:tc>
      </w:tr>
      <w:tr xmlns:wp14="http://schemas.microsoft.com/office/word/2010/wordml" w:rsidR="00721A8A" w14:paraId="6AEBEB8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19" w:type="pct"/>
            <w:gridSpan w:val="2"/>
            <w:tcBorders>
              <w:top w:val="single" w:color="616161" w:sz="2" w:space="0"/>
              <w:left w:val="single" w:color="616161" w:sz="2" w:space="0"/>
              <w:right w:val="single" w:color="616161" w:sz="2" w:space="0"/>
            </w:tcBorders>
            <w:vAlign w:val="center"/>
          </w:tcPr>
          <w:p w:rsidRPr="00521344" w:rsidR="00721A8A" w:rsidRDefault="00721A8A" w14:paraId="3FDCC3DD" wp14:textId="77777777">
            <w:pPr>
              <w:pStyle w:val="ModernBodyText"/>
              <w:spacing w:before="40" w:after="40"/>
              <w:jc w:val="left"/>
              <w:rPr>
                <w:rStyle w:val="Modern2nd-levelTableheader"/>
                <w:noProof/>
                <w:sz w:val="18"/>
                <w:szCs w:val="18"/>
              </w:rPr>
            </w:pPr>
            <w:r w:rsidRPr="00521344">
              <w:rPr>
                <w:rStyle w:val="Modern2nd-levelTableheader"/>
                <w:noProof/>
                <w:sz w:val="18"/>
                <w:szCs w:val="18"/>
              </w:rPr>
              <w:t>Report Output Versions:</w:t>
            </w:r>
          </w:p>
        </w:tc>
        <w:tc>
          <w:tcPr>
            <w:tcW w:w="1182" w:type="pct"/>
            <w:gridSpan w:val="3"/>
            <w:tcBorders>
              <w:top w:val="single" w:color="616161" w:sz="2" w:space="0"/>
              <w:left w:val="single" w:color="616161" w:sz="2" w:space="0"/>
              <w:bottom w:val="single" w:color="616161" w:sz="2" w:space="0"/>
              <w:right w:val="single" w:color="616161" w:sz="2" w:space="0"/>
            </w:tcBorders>
            <w:vAlign w:val="center"/>
          </w:tcPr>
          <w:p w:rsidRPr="00521344" w:rsidR="00721A8A" w:rsidRDefault="00721A8A" w14:paraId="09F0CDCD" wp14:textId="77777777">
            <w:pPr>
              <w:pStyle w:val="ModernBodyText"/>
              <w:spacing w:before="40" w:after="40"/>
              <w:jc w:val="left"/>
              <w:rPr>
                <w:rStyle w:val="Modern2nd-levelTableheader"/>
                <w:noProof/>
                <w:color w:val="FFFFFF"/>
                <w:sz w:val="18"/>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Number Of Occurrences:  </w:t>
            </w:r>
          </w:p>
        </w:tc>
        <w:tc>
          <w:tcPr>
            <w:tcW w:w="2799" w:type="pct"/>
            <w:gridSpan w:val="6"/>
            <w:tcBorders>
              <w:top w:val="single" w:color="616161" w:sz="2" w:space="0"/>
              <w:left w:val="nil"/>
              <w:bottom w:val="single" w:color="616161" w:sz="2" w:space="0"/>
              <w:right w:val="single" w:color="616161" w:sz="2" w:space="0"/>
            </w:tcBorders>
            <w:vAlign w:val="center"/>
          </w:tcPr>
          <w:p w:rsidRPr="00521344" w:rsidR="00721A8A" w:rsidRDefault="00721A8A" w14:paraId="16E31744"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Duration:      7      </w:t>
            </w:r>
            <w:r w:rsidRPr="00521344">
              <w:rPr>
                <w:rStyle w:val="ModernTableText"/>
                <w:rFonts w:ascii="Wingdings 2" w:hAnsi="Wingdings 2" w:eastAsia="Wingdings 2" w:cs="Wingdings 2"/>
                <w:noProof/>
                <w:szCs w:val="18"/>
              </w:rPr>
              <w:t>£</w:t>
            </w:r>
            <w:r w:rsidRPr="00521344">
              <w:rPr>
                <w:rStyle w:val="ModernTableText"/>
                <w:noProof/>
                <w:szCs w:val="18"/>
              </w:rPr>
              <w:t xml:space="preserve"> Days       </w:t>
            </w:r>
            <w:r w:rsidRPr="00521344">
              <w:rPr>
                <w:rStyle w:val="ModernTableText"/>
                <w:rFonts w:ascii="Wingdings 2" w:hAnsi="Wingdings 2" w:eastAsia="Wingdings 2" w:cs="Wingdings 2"/>
                <w:noProof/>
                <w:szCs w:val="18"/>
              </w:rPr>
              <w:t>£</w:t>
            </w:r>
            <w:r w:rsidRPr="00521344">
              <w:rPr>
                <w:rStyle w:val="ModernTableText"/>
                <w:noProof/>
                <w:szCs w:val="18"/>
              </w:rPr>
              <w:t xml:space="preserve"> Months       </w:t>
            </w:r>
            <w:r w:rsidRPr="00521344">
              <w:rPr>
                <w:rStyle w:val="ModernTableText"/>
                <w:rFonts w:ascii="Wingdings" w:hAnsi="Wingdings" w:eastAsia="Wingdings" w:cs="Wingdings"/>
                <w:noProof/>
                <w:szCs w:val="18"/>
              </w:rPr>
              <w:t>þ</w:t>
            </w:r>
            <w:r w:rsidRPr="00521344">
              <w:rPr>
                <w:rStyle w:val="ModernTableText"/>
                <w:noProof/>
                <w:szCs w:val="18"/>
              </w:rPr>
              <w:t xml:space="preserve"> Years                                                                          </w:t>
            </w:r>
          </w:p>
        </w:tc>
      </w:tr>
      <w:tr xmlns:wp14="http://schemas.microsoft.com/office/word/2010/wordml" w:rsidR="00721A8A" w14:paraId="16622FD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19" w:type="pct"/>
            <w:gridSpan w:val="2"/>
            <w:tcBorders>
              <w:top w:val="single" w:color="616161" w:sz="2" w:space="0"/>
              <w:left w:val="single" w:color="616161" w:sz="2" w:space="0"/>
              <w:right w:val="single" w:color="616161" w:sz="2" w:space="0"/>
            </w:tcBorders>
            <w:vAlign w:val="center"/>
          </w:tcPr>
          <w:p w:rsidRPr="00521344" w:rsidR="00721A8A" w:rsidRDefault="00721A8A" w14:paraId="7B70326E" wp14:textId="77777777">
            <w:pPr>
              <w:pStyle w:val="ModernBodyText"/>
              <w:spacing w:before="40" w:after="40"/>
              <w:jc w:val="left"/>
              <w:rPr>
                <w:rStyle w:val="Modern2nd-levelTableheader"/>
                <w:noProof/>
                <w:sz w:val="18"/>
                <w:szCs w:val="18"/>
              </w:rPr>
            </w:pPr>
            <w:r w:rsidRPr="00521344">
              <w:rPr>
                <w:rStyle w:val="Modern2nd-levelTableheader"/>
                <w:noProof/>
                <w:sz w:val="18"/>
                <w:szCs w:val="18"/>
              </w:rPr>
              <w:t>Report Run History Log:</w:t>
            </w:r>
          </w:p>
        </w:tc>
        <w:tc>
          <w:tcPr>
            <w:tcW w:w="1182" w:type="pct"/>
            <w:gridSpan w:val="3"/>
            <w:tcBorders>
              <w:top w:val="single" w:color="616161" w:sz="2" w:space="0"/>
              <w:left w:val="single" w:color="616161" w:sz="2" w:space="0"/>
              <w:bottom w:val="single" w:color="616161" w:sz="2" w:space="0"/>
              <w:right w:val="single" w:color="616161" w:sz="2" w:space="0"/>
            </w:tcBorders>
            <w:vAlign w:val="center"/>
          </w:tcPr>
          <w:p w:rsidRPr="00521344" w:rsidR="00721A8A" w:rsidRDefault="00721A8A" w14:paraId="2BB06C60" wp14:textId="77777777">
            <w:pPr>
              <w:pStyle w:val="ModernBodyText"/>
              <w:spacing w:before="40" w:after="40"/>
              <w:jc w:val="left"/>
              <w:rPr>
                <w:rStyle w:val="Modern2nd-levelTableheader"/>
                <w:noProof/>
                <w:color w:val="FFFFFF"/>
                <w:sz w:val="18"/>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Number Of Occurrences:  </w:t>
            </w:r>
          </w:p>
        </w:tc>
        <w:tc>
          <w:tcPr>
            <w:tcW w:w="2799" w:type="pct"/>
            <w:gridSpan w:val="6"/>
            <w:tcBorders>
              <w:top w:val="single" w:color="616161" w:sz="2" w:space="0"/>
              <w:left w:val="nil"/>
              <w:bottom w:val="single" w:color="616161" w:sz="2" w:space="0"/>
              <w:right w:val="single" w:color="616161" w:sz="2" w:space="0"/>
            </w:tcBorders>
            <w:vAlign w:val="center"/>
          </w:tcPr>
          <w:p w:rsidRPr="00521344" w:rsidR="00721A8A" w:rsidRDefault="00721A8A" w14:paraId="59B2D5EC"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Duration:            </w:t>
            </w:r>
            <w:r w:rsidRPr="00521344">
              <w:rPr>
                <w:rStyle w:val="ModernTableText"/>
                <w:rFonts w:ascii="Wingdings 2" w:hAnsi="Wingdings 2" w:eastAsia="Wingdings 2" w:cs="Wingdings 2"/>
                <w:noProof/>
                <w:szCs w:val="18"/>
              </w:rPr>
              <w:t>£</w:t>
            </w:r>
            <w:r w:rsidRPr="00521344">
              <w:rPr>
                <w:rStyle w:val="ModernTableText"/>
                <w:noProof/>
                <w:szCs w:val="18"/>
              </w:rPr>
              <w:t xml:space="preserve"> Days       </w:t>
            </w:r>
            <w:r w:rsidRPr="00521344">
              <w:rPr>
                <w:rStyle w:val="ModernTableText"/>
                <w:rFonts w:ascii="Wingdings 2" w:hAnsi="Wingdings 2" w:eastAsia="Wingdings 2" w:cs="Wingdings 2"/>
                <w:noProof/>
                <w:szCs w:val="18"/>
              </w:rPr>
              <w:t>£</w:t>
            </w:r>
            <w:r w:rsidRPr="00521344">
              <w:rPr>
                <w:rStyle w:val="ModernTableText"/>
                <w:noProof/>
                <w:szCs w:val="18"/>
              </w:rPr>
              <w:t xml:space="preserve"> Months       </w:t>
            </w:r>
            <w:r w:rsidRPr="00521344">
              <w:rPr>
                <w:rStyle w:val="ModernTableText"/>
                <w:rFonts w:ascii="Wingdings 2" w:hAnsi="Wingdings 2" w:eastAsia="Wingdings 2" w:cs="Wingdings 2"/>
                <w:noProof/>
                <w:szCs w:val="18"/>
              </w:rPr>
              <w:t>£</w:t>
            </w:r>
            <w:r w:rsidRPr="00521344">
              <w:rPr>
                <w:rStyle w:val="ModernTableText"/>
                <w:noProof/>
                <w:szCs w:val="18"/>
              </w:rPr>
              <w:t xml:space="preserve"> Years                                                                          </w:t>
            </w:r>
          </w:p>
        </w:tc>
      </w:tr>
      <w:tr xmlns:wp14="http://schemas.microsoft.com/office/word/2010/wordml" w:rsidR="00721A8A" w14:paraId="1DE6704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521344" w:rsidR="00721A8A" w:rsidRDefault="00721A8A" w14:paraId="63C49CF8" wp14:textId="77777777">
            <w:pPr>
              <w:pStyle w:val="ModernBodyText"/>
              <w:spacing w:before="40" w:after="40"/>
              <w:jc w:val="center"/>
              <w:rPr>
                <w:rStyle w:val="Modern2nd-levelTableheader"/>
                <w:noProof/>
                <w:color w:val="FFFFFF"/>
                <w:sz w:val="18"/>
                <w:szCs w:val="18"/>
              </w:rPr>
            </w:pPr>
            <w:r w:rsidRPr="00521344">
              <w:rPr>
                <w:rStyle w:val="Modern2nd-levelTableheader"/>
                <w:noProof/>
                <w:color w:val="FFFFFF"/>
                <w:sz w:val="18"/>
                <w:szCs w:val="18"/>
              </w:rPr>
              <w:t>Report Special Processing</w:t>
            </w:r>
          </w:p>
        </w:tc>
      </w:tr>
      <w:tr xmlns:wp14="http://schemas.microsoft.com/office/word/2010/wordml" w:rsidR="00721A8A" w14:paraId="0259197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Pr>
          <w:p w:rsidRPr="00521344" w:rsidR="00721A8A" w:rsidP="0080486E" w:rsidRDefault="00721A8A" w14:paraId="5707DF78" wp14:textId="77777777">
            <w:pPr>
              <w:keepLines/>
              <w:spacing w:before="40" w:after="40"/>
              <w:rPr>
                <w:rStyle w:val="ModernTableText"/>
                <w:noProof/>
                <w:szCs w:val="17"/>
              </w:rPr>
            </w:pPr>
            <w:r w:rsidRPr="00521344">
              <w:rPr>
                <w:rStyle w:val="ModernTableText"/>
                <w:noProof/>
                <w:szCs w:val="17"/>
              </w:rPr>
              <w:t>Join A-DTL-TB to A-HDR-TB using A-AUTH-ID</w:t>
            </w:r>
          </w:p>
          <w:p w:rsidRPr="00521344" w:rsidR="00721A8A" w:rsidP="00CE4AD2" w:rsidRDefault="00721A8A" w14:paraId="762F4349" wp14:textId="77777777">
            <w:pPr>
              <w:pStyle w:val="TableHeading"/>
              <w:spacing w:before="40" w:after="40"/>
              <w:rPr>
                <w:rStyle w:val="ModernTableText"/>
                <w:b w:val="0"/>
                <w:szCs w:val="17"/>
              </w:rPr>
            </w:pPr>
            <w:r w:rsidRPr="00521344">
              <w:rPr>
                <w:rStyle w:val="ModernTableText"/>
                <w:b w:val="0"/>
                <w:bCs w:val="0"/>
                <w:noProof/>
                <w:szCs w:val="17"/>
              </w:rPr>
              <w:t>Join P-DTL-TB to A-HDR-LI-SUBM-PROV-ID-TB using A-HDR-LI-SUBM-PROV-ID-TB.P-SYS-ID</w:t>
            </w:r>
            <w:r>
              <w:rPr>
                <w:rStyle w:val="ModernTableText"/>
                <w:b w:val="0"/>
                <w:bCs w:val="0"/>
                <w:noProof/>
                <w:szCs w:val="17"/>
              </w:rPr>
              <w:t xml:space="preserve"> </w:t>
            </w:r>
            <w:r w:rsidRPr="000555AE">
              <w:rPr>
                <w:rStyle w:val="ModernTableText"/>
                <w:b w:val="0"/>
                <w:noProof/>
                <w:szCs w:val="17"/>
              </w:rPr>
              <w:t xml:space="preserve"> </w:t>
            </w:r>
            <w:r w:rsidRPr="00CE4AD2">
              <w:rPr>
                <w:rStyle w:val="ModernTableText"/>
                <w:b w:val="0"/>
                <w:noProof/>
                <w:szCs w:val="17"/>
              </w:rPr>
              <w:t xml:space="preserve">[where A-TXN-LVL-CD = "SV" and A-USED-PROV-ID-IND = "Y"] </w:t>
            </w:r>
            <w:r w:rsidRPr="000555AE">
              <w:rPr>
                <w:rStyle w:val="ModernTableText"/>
                <w:b w:val="0"/>
                <w:noProof/>
                <w:szCs w:val="17"/>
              </w:rPr>
              <w:t xml:space="preserve"> </w:t>
            </w:r>
            <w:r w:rsidRPr="00521344">
              <w:rPr>
                <w:rStyle w:val="ModernTableText"/>
                <w:b w:val="0"/>
                <w:bCs w:val="0"/>
                <w:noProof/>
                <w:szCs w:val="17"/>
              </w:rPr>
              <w:t xml:space="preserve"> = P-DTL-TB.P-SYS-ID</w:t>
            </w:r>
          </w:p>
        </w:tc>
      </w:tr>
    </w:tbl>
    <w:p xmlns:wp14="http://schemas.microsoft.com/office/word/2010/wordml" w:rsidR="00CE759A" w:rsidRDefault="00CE759A" w14:paraId="2A9F3CD3" wp14:textId="77777777">
      <w:pPr>
        <w:ind w:firstLine="720"/>
        <w:rPr>
          <w:rFonts w:cs="Arial"/>
          <w:sz w:val="19"/>
          <w:szCs w:val="19"/>
        </w:rPr>
      </w:pPr>
    </w:p>
    <w:p xmlns:wp14="http://schemas.microsoft.com/office/word/2010/wordml" w:rsidRPr="000308BA" w:rsidR="00CE759A" w:rsidP="000308BA" w:rsidRDefault="00CE759A" w14:paraId="2CA11DF1" wp14:textId="77777777">
      <w:pPr>
        <w:pStyle w:val="Heading6"/>
      </w:pPr>
      <w:r w:rsidRPr="000308BA">
        <w:br w:type="page"/>
      </w:r>
      <w:r w:rsidRPr="000308BA">
        <w:t>Report Layout – OPR-SRA-110 - Service Authorization Lagging</w:t>
      </w:r>
    </w:p>
    <w:tbl>
      <w:tblPr>
        <w:tblW w:w="5000"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273"/>
        <w:gridCol w:w="1649"/>
        <w:gridCol w:w="1229"/>
        <w:gridCol w:w="55"/>
        <w:gridCol w:w="1678"/>
        <w:gridCol w:w="95"/>
        <w:gridCol w:w="2216"/>
        <w:gridCol w:w="1465"/>
        <w:gridCol w:w="1451"/>
        <w:gridCol w:w="417"/>
        <w:gridCol w:w="852"/>
        <w:gridCol w:w="1632"/>
        <w:gridCol w:w="889"/>
        <w:gridCol w:w="489"/>
      </w:tblGrid>
      <w:tr xmlns:wp14="http://schemas.microsoft.com/office/word/2010/wordml" w:rsidR="00CE759A" w14:paraId="45A18601" wp14:textId="77777777">
        <w:tblPrEx>
          <w:tblCellMar>
            <w:top w:w="0" w:type="dxa"/>
            <w:bottom w:w="0" w:type="dxa"/>
          </w:tblCellMar>
        </w:tblPrEx>
        <w:trPr>
          <w:cantSplit/>
          <w:trHeight w:val="541" w:hRule="exact"/>
          <w:tblHeader/>
          <w:jc w:val="center"/>
        </w:trPr>
        <w:tc>
          <w:tcPr>
            <w:tcW w:w="5000" w:type="pct"/>
            <w:gridSpan w:val="14"/>
            <w:tcBorders>
              <w:top w:val="single" w:color="auto" w:sz="4" w:space="0"/>
              <w:left w:val="single" w:color="auto" w:sz="4" w:space="0"/>
              <w:bottom w:val="single" w:color="auto" w:sz="4" w:space="0"/>
              <w:right w:val="single" w:color="auto" w:sz="4" w:space="0"/>
            </w:tcBorders>
            <w:shd w:val="clear" w:color="auto" w:fill="FF0000"/>
            <w:vAlign w:val="center"/>
          </w:tcPr>
          <w:p w:rsidRPr="00A96A15" w:rsidR="00CE759A" w:rsidP="00A96A15" w:rsidRDefault="00CE759A" w14:paraId="6FAC6C1C" wp14:textId="77777777">
            <w:pPr>
              <w:jc w:val="center"/>
              <w:rPr>
                <w:rFonts w:eastAsia="MS Mincho"/>
              </w:rPr>
            </w:pPr>
            <w:r>
              <w:br w:type="page"/>
            </w:r>
            <w:r>
              <w:br w:type="page"/>
            </w:r>
            <w:r w:rsidRPr="00A96A15">
              <w:rPr>
                <w:rFonts w:eastAsia="MS Mincho"/>
              </w:rPr>
              <w:t>NH MMIS REPORT LAYOUT</w:t>
            </w:r>
          </w:p>
        </w:tc>
      </w:tr>
      <w:tr xmlns:wp14="http://schemas.microsoft.com/office/word/2010/wordml" w:rsidR="00CE759A" w:rsidTr="00D904D2" w14:paraId="1479DB12" wp14:textId="77777777">
        <w:tblPrEx>
          <w:tblCellMar>
            <w:top w:w="0" w:type="dxa"/>
            <w:bottom w:w="0" w:type="dxa"/>
          </w:tblCellMar>
        </w:tblPrEx>
        <w:trPr>
          <w:cantSplit/>
          <w:trHeight w:val="1710"/>
          <w:jc w:val="center"/>
        </w:trPr>
        <w:tc>
          <w:tcPr>
            <w:tcW w:w="1095" w:type="pct"/>
            <w:gridSpan w:val="3"/>
            <w:tcBorders>
              <w:top w:val="single" w:color="auto" w:sz="4" w:space="0"/>
              <w:bottom w:val="nil"/>
            </w:tcBorders>
            <w:vAlign w:val="center"/>
          </w:tcPr>
          <w:p w:rsidRPr="00701FD4" w:rsidR="00CE759A" w:rsidRDefault="00CE759A" w14:paraId="7304A9D2" wp14:textId="77777777">
            <w:pPr>
              <w:pStyle w:val="TableText1"/>
              <w:spacing w:before="40" w:after="40"/>
              <w:rPr>
                <w:rStyle w:val="ModernTableText"/>
                <w:b/>
                <w:bCs/>
                <w:sz w:val="20"/>
                <w:szCs w:val="20"/>
              </w:rPr>
            </w:pPr>
            <w:r w:rsidRPr="00701FD4">
              <w:rPr>
                <w:rStyle w:val="ModernTableText"/>
                <w:b/>
                <w:bCs/>
                <w:sz w:val="20"/>
                <w:szCs w:val="20"/>
              </w:rPr>
              <w:t>NH MMIS EOR</w:t>
            </w:r>
          </w:p>
          <w:p w:rsidRPr="00701FD4" w:rsidR="00CE759A" w:rsidRDefault="00CE759A" w14:paraId="681AAAD6" wp14:textId="77777777">
            <w:pPr>
              <w:pStyle w:val="TableText1"/>
              <w:spacing w:before="40" w:after="40"/>
              <w:rPr>
                <w:rStyle w:val="ModernTableText"/>
                <w:b/>
                <w:bCs/>
                <w:sz w:val="20"/>
                <w:szCs w:val="20"/>
              </w:rPr>
            </w:pPr>
            <w:r w:rsidRPr="00701FD4">
              <w:rPr>
                <w:rStyle w:val="ModernTableText"/>
                <w:b/>
                <w:bCs/>
                <w:sz w:val="20"/>
                <w:szCs w:val="20"/>
              </w:rPr>
              <w:t>Report ID:  OPR-SRA-110</w:t>
            </w:r>
          </w:p>
          <w:p w:rsidRPr="00701FD4" w:rsidR="00CE759A" w:rsidRDefault="00CE759A" w14:paraId="2EA0B1F6" wp14:textId="77777777">
            <w:pPr>
              <w:pStyle w:val="TableText1"/>
              <w:spacing w:before="40" w:after="40"/>
              <w:rPr>
                <w:b/>
                <w:szCs w:val="20"/>
                <w:u w:val="single"/>
              </w:rPr>
            </w:pPr>
            <w:r w:rsidRPr="00701FD4">
              <w:rPr>
                <w:b/>
                <w:szCs w:val="20"/>
                <w:u w:val="single"/>
              </w:rPr>
              <w:t>Report Definition</w:t>
            </w:r>
          </w:p>
          <w:p w:rsidRPr="00701FD4" w:rsidR="00CE759A" w:rsidRDefault="00CE759A" w14:paraId="21B36AD9" wp14:textId="77777777">
            <w:pPr>
              <w:pStyle w:val="TableText1"/>
              <w:spacing w:before="40" w:after="40"/>
              <w:rPr>
                <w:b/>
                <w:szCs w:val="20"/>
                <w:u w:val="single"/>
              </w:rPr>
            </w:pPr>
            <w:r w:rsidRPr="00701FD4">
              <w:rPr>
                <w:b/>
                <w:szCs w:val="20"/>
                <w:u w:val="single"/>
              </w:rPr>
              <w:t>ORR Home</w:t>
            </w:r>
          </w:p>
          <w:p w:rsidRPr="00701FD4" w:rsidR="00CE759A" w:rsidRDefault="00CE759A" w14:paraId="0FEA3622" wp14:textId="77777777">
            <w:pPr>
              <w:pStyle w:val="TableText1"/>
              <w:spacing w:before="40" w:after="40"/>
              <w:rPr>
                <w:rStyle w:val="ModernTableText"/>
                <w:b/>
                <w:bCs/>
                <w:color w:val="0000FF"/>
                <w:sz w:val="20"/>
                <w:szCs w:val="20"/>
                <w:u w:val="single"/>
              </w:rPr>
            </w:pPr>
            <w:r w:rsidRPr="00701FD4">
              <w:rPr>
                <w:b/>
                <w:szCs w:val="20"/>
                <w:u w:val="single"/>
              </w:rPr>
              <w:t>Return</w:t>
            </w:r>
          </w:p>
        </w:tc>
        <w:tc>
          <w:tcPr>
            <w:tcW w:w="2563" w:type="pct"/>
            <w:gridSpan w:val="7"/>
            <w:tcBorders>
              <w:top w:val="single" w:color="auto" w:sz="4" w:space="0"/>
              <w:bottom w:val="nil"/>
            </w:tcBorders>
            <w:vAlign w:val="center"/>
          </w:tcPr>
          <w:p w:rsidRPr="00701FD4" w:rsidR="00791BF2" w:rsidP="00791BF2" w:rsidRDefault="00791BF2" w14:paraId="569BA5F2" wp14:textId="77777777">
            <w:pPr>
              <w:jc w:val="center"/>
              <w:rPr>
                <w:b/>
                <w:szCs w:val="20"/>
              </w:rPr>
            </w:pPr>
            <w:r w:rsidRPr="00701FD4">
              <w:rPr>
                <w:b/>
                <w:szCs w:val="20"/>
              </w:rPr>
              <w:t>Line of Business:  &lt;LOB Cd – Desc&gt;</w:t>
            </w:r>
          </w:p>
          <w:p w:rsidRPr="00701FD4" w:rsidR="00CE759A" w:rsidP="00D904D2" w:rsidRDefault="00CE759A" w14:paraId="7C755BE6" wp14:textId="77777777">
            <w:pPr>
              <w:jc w:val="center"/>
              <w:rPr>
                <w:b/>
                <w:szCs w:val="20"/>
              </w:rPr>
            </w:pPr>
            <w:r w:rsidRPr="00701FD4">
              <w:rPr>
                <w:b/>
                <w:szCs w:val="20"/>
              </w:rPr>
              <w:t>Department of Health and Human Services</w:t>
            </w:r>
          </w:p>
          <w:p w:rsidRPr="00701FD4" w:rsidR="00CE759A" w:rsidP="00D904D2" w:rsidRDefault="00CE759A" w14:paraId="024669FE" wp14:textId="77777777">
            <w:pPr>
              <w:jc w:val="center"/>
              <w:rPr>
                <w:b/>
                <w:szCs w:val="20"/>
              </w:rPr>
            </w:pPr>
            <w:r w:rsidRPr="00701FD4">
              <w:rPr>
                <w:b/>
                <w:szCs w:val="20"/>
              </w:rPr>
              <w:t>Service Authorization Lagging Report</w:t>
            </w:r>
          </w:p>
          <w:p w:rsidRPr="00701FD4" w:rsidR="00CE759A" w:rsidP="00D904D2" w:rsidRDefault="00CE759A" w14:paraId="02CA369A" wp14:textId="77777777">
            <w:pPr>
              <w:jc w:val="center"/>
              <w:rPr>
                <w:rStyle w:val="ModernTableText"/>
                <w:rFonts w:cs="Arial"/>
                <w:b/>
                <w:bCs/>
                <w:sz w:val="20"/>
                <w:szCs w:val="20"/>
              </w:rPr>
            </w:pPr>
            <w:r w:rsidRPr="00701FD4">
              <w:rPr>
                <w:b/>
                <w:szCs w:val="20"/>
              </w:rPr>
              <w:t>MM/DD/CCYY - MM/DD/CCYY</w:t>
            </w:r>
          </w:p>
        </w:tc>
        <w:tc>
          <w:tcPr>
            <w:tcW w:w="1342" w:type="pct"/>
            <w:gridSpan w:val="4"/>
            <w:tcBorders>
              <w:top w:val="single" w:color="auto" w:sz="4" w:space="0"/>
              <w:bottom w:val="nil"/>
            </w:tcBorders>
          </w:tcPr>
          <w:p w:rsidR="00CE759A" w:rsidRDefault="003A7664" w14:paraId="6C71870F" wp14:textId="77777777">
            <w:pPr>
              <w:jc w:val="right"/>
              <w:rPr>
                <w:sz w:val="19"/>
                <w:szCs w:val="19"/>
              </w:rPr>
            </w:pPr>
            <w:r>
              <w:rPr>
                <w:noProof/>
                <w:sz w:val="19"/>
                <w:szCs w:val="19"/>
              </w:rPr>
              <w:drawing>
                <wp:inline xmlns:wp14="http://schemas.microsoft.com/office/word/2010/wordprocessingDrawing" distT="0" distB="0" distL="0" distR="0" wp14:anchorId="6129AFF5" wp14:editId="7777777">
                  <wp:extent cx="1295400" cy="1285875"/>
                  <wp:effectExtent l="0" t="0" r="0" b="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00CE759A" w14:paraId="7C11E962" wp14:textId="77777777">
        <w:tblPrEx>
          <w:tblCellMar>
            <w:top w:w="0" w:type="dxa"/>
            <w:bottom w:w="0" w:type="dxa"/>
          </w:tblCellMar>
        </w:tblPrEx>
        <w:trPr>
          <w:cantSplit/>
          <w:trHeight w:val="292"/>
          <w:jc w:val="center"/>
        </w:trPr>
        <w:tc>
          <w:tcPr>
            <w:tcW w:w="5000" w:type="pct"/>
            <w:gridSpan w:val="14"/>
            <w:tcBorders>
              <w:bottom w:val="nil"/>
            </w:tcBorders>
          </w:tcPr>
          <w:p w:rsidR="00CE759A" w:rsidRDefault="00CE759A" w14:paraId="575AB783" wp14:textId="77777777">
            <w:pPr>
              <w:pStyle w:val="Figure"/>
              <w:rPr>
                <w:rFonts w:ascii="Arial" w:hAnsi="Arial" w:cs="Arial"/>
                <w:bCs w:val="0"/>
                <w:sz w:val="17"/>
                <w:szCs w:val="17"/>
              </w:rPr>
            </w:pPr>
          </w:p>
        </w:tc>
      </w:tr>
      <w:tr xmlns:wp14="http://schemas.microsoft.com/office/word/2010/wordml" w:rsidR="00CE759A" w14:paraId="7340E1D5" wp14:textId="77777777">
        <w:tblPrEx>
          <w:tblCellMar>
            <w:top w:w="0" w:type="dxa"/>
            <w:bottom w:w="0" w:type="dxa"/>
          </w:tblCellMar>
        </w:tblPrEx>
        <w:trPr>
          <w:cantSplit/>
          <w:trHeight w:val="292"/>
          <w:jc w:val="center"/>
        </w:trPr>
        <w:tc>
          <w:tcPr>
            <w:tcW w:w="5000" w:type="pct"/>
            <w:gridSpan w:val="14"/>
            <w:tcBorders>
              <w:top w:val="nil"/>
              <w:bottom w:val="nil"/>
            </w:tcBorders>
            <w:shd w:val="clear" w:color="auto" w:fill="356BA1"/>
            <w:vAlign w:val="center"/>
          </w:tcPr>
          <w:p w:rsidR="00CE759A" w:rsidRDefault="00CE759A" w14:paraId="06C72C4D" wp14:textId="77777777">
            <w:pPr>
              <w:pStyle w:val="Figure"/>
              <w:spacing w:before="60" w:after="60"/>
              <w:rPr>
                <w:rFonts w:ascii="Arial" w:hAnsi="Arial" w:cs="Arial"/>
                <w:color w:val="000000"/>
                <w:sz w:val="23"/>
                <w:szCs w:val="23"/>
              </w:rPr>
            </w:pPr>
            <w:r>
              <w:rPr>
                <w:rFonts w:ascii="Arial" w:hAnsi="Arial" w:cs="Arial"/>
                <w:bCs w:val="0"/>
                <w:color w:val="FFFFFF"/>
                <w:sz w:val="23"/>
                <w:szCs w:val="23"/>
              </w:rPr>
              <w:t xml:space="preserve">SA Ty </w:t>
            </w:r>
            <w:r w:rsidR="00BD1D50">
              <w:rPr>
                <w:rFonts w:ascii="Arial" w:hAnsi="Arial" w:cs="Arial"/>
                <w:bCs w:val="0"/>
                <w:color w:val="FFFFFF"/>
                <w:sz w:val="23"/>
                <w:szCs w:val="23"/>
              </w:rPr>
              <w:t xml:space="preserve">Cd </w:t>
            </w:r>
            <w:r>
              <w:rPr>
                <w:rFonts w:ascii="Arial" w:hAnsi="Arial" w:cs="Arial"/>
                <w:bCs w:val="0"/>
                <w:color w:val="FFFFFF"/>
                <w:sz w:val="23"/>
                <w:szCs w:val="23"/>
              </w:rPr>
              <w:t>- Desc:</w:t>
            </w:r>
            <w:r>
              <w:rPr>
                <w:rFonts w:ascii="Arial" w:hAnsi="Arial" w:cs="Arial"/>
                <w:color w:val="FFFFFF"/>
                <w:sz w:val="23"/>
                <w:szCs w:val="23"/>
              </w:rPr>
              <w:t xml:space="preserve">  XX - XXXXXXXXXXXXXXXXXXXXXXXX</w:t>
            </w:r>
          </w:p>
        </w:tc>
      </w:tr>
      <w:tr xmlns:wp14="http://schemas.microsoft.com/office/word/2010/wordml" w:rsidR="00CE759A" w14:paraId="79BEFF54" wp14:textId="77777777">
        <w:tblPrEx>
          <w:tblCellMar>
            <w:top w:w="0" w:type="dxa"/>
            <w:bottom w:w="0" w:type="dxa"/>
          </w:tblCellMar>
        </w:tblPrEx>
        <w:trPr>
          <w:cantSplit/>
          <w:trHeight w:val="292"/>
          <w:jc w:val="center"/>
        </w:trPr>
        <w:tc>
          <w:tcPr>
            <w:tcW w:w="5000" w:type="pct"/>
            <w:gridSpan w:val="14"/>
            <w:tcBorders>
              <w:top w:val="nil"/>
              <w:bottom w:val="nil"/>
            </w:tcBorders>
            <w:shd w:val="clear" w:color="auto" w:fill="FDD461"/>
            <w:vAlign w:val="center"/>
          </w:tcPr>
          <w:p w:rsidR="00CE759A" w:rsidRDefault="00CE759A" w14:paraId="781D962A" wp14:textId="77777777">
            <w:pPr>
              <w:pStyle w:val="Figure"/>
              <w:spacing w:before="60" w:after="60"/>
              <w:rPr>
                <w:rFonts w:ascii="Arial" w:hAnsi="Arial" w:cs="Arial"/>
                <w:bCs w:val="0"/>
                <w:color w:val="000000"/>
                <w:sz w:val="23"/>
                <w:szCs w:val="23"/>
              </w:rPr>
            </w:pPr>
            <w:r>
              <w:rPr>
                <w:rFonts w:ascii="Arial" w:hAnsi="Arial" w:cs="Arial"/>
                <w:bCs w:val="0"/>
                <w:color w:val="000000"/>
                <w:sz w:val="23"/>
                <w:szCs w:val="23"/>
              </w:rPr>
              <w:t xml:space="preserve">  </w:t>
            </w:r>
            <w:r w:rsidR="00610C28">
              <w:rPr>
                <w:rFonts w:ascii="Arial" w:hAnsi="Arial" w:cs="Arial"/>
                <w:bCs w:val="0"/>
                <w:color w:val="000000"/>
                <w:sz w:val="23"/>
                <w:szCs w:val="23"/>
              </w:rPr>
              <w:t>SA LI Cat Svc Cd</w:t>
            </w:r>
            <w:r>
              <w:rPr>
                <w:rFonts w:ascii="Arial" w:hAnsi="Arial" w:cs="Arial"/>
                <w:bCs w:val="0"/>
                <w:color w:val="000000"/>
                <w:sz w:val="23"/>
                <w:szCs w:val="23"/>
              </w:rPr>
              <w:t xml:space="preserve"> - Desc:</w:t>
            </w:r>
            <w:r>
              <w:rPr>
                <w:rFonts w:ascii="Arial" w:hAnsi="Arial" w:cs="Arial"/>
                <w:color w:val="000000"/>
                <w:sz w:val="23"/>
                <w:szCs w:val="23"/>
              </w:rPr>
              <w:t xml:space="preserve">  XX - XXXXXXXXXXXXXXXXX</w:t>
            </w:r>
          </w:p>
        </w:tc>
      </w:tr>
      <w:tr xmlns:wp14="http://schemas.microsoft.com/office/word/2010/wordml" w:rsidR="00CE759A" w14:paraId="246C2908" wp14:textId="77777777">
        <w:tblPrEx>
          <w:tblCellMar>
            <w:top w:w="0" w:type="dxa"/>
            <w:bottom w:w="0" w:type="dxa"/>
          </w:tblCellMar>
        </w:tblPrEx>
        <w:trPr>
          <w:cantSplit/>
          <w:trHeight w:val="292"/>
          <w:jc w:val="center"/>
        </w:trPr>
        <w:tc>
          <w:tcPr>
            <w:tcW w:w="5000" w:type="pct"/>
            <w:gridSpan w:val="14"/>
            <w:tcBorders>
              <w:top w:val="nil"/>
              <w:bottom w:val="nil"/>
            </w:tcBorders>
            <w:vAlign w:val="center"/>
          </w:tcPr>
          <w:p w:rsidR="00CE759A" w:rsidRDefault="00CE759A" w14:paraId="1AA19132" wp14:textId="77777777">
            <w:pPr>
              <w:pStyle w:val="Figure"/>
              <w:rPr>
                <w:rFonts w:ascii="Arial" w:hAnsi="Arial" w:cs="Arial"/>
                <w:bCs w:val="0"/>
                <w:color w:val="FFFFFF"/>
                <w:sz w:val="23"/>
                <w:szCs w:val="23"/>
              </w:rPr>
            </w:pPr>
          </w:p>
        </w:tc>
      </w:tr>
      <w:tr xmlns:wp14="http://schemas.microsoft.com/office/word/2010/wordml" w:rsidR="00CE759A" w14:paraId="7B150156" wp14:textId="77777777">
        <w:tblPrEx>
          <w:tblCellMar>
            <w:top w:w="0" w:type="dxa"/>
            <w:bottom w:w="0" w:type="dxa"/>
          </w:tblCellMar>
        </w:tblPrEx>
        <w:trPr>
          <w:cantSplit/>
          <w:trHeight w:val="580"/>
          <w:jc w:val="center"/>
        </w:trPr>
        <w:tc>
          <w:tcPr>
            <w:tcW w:w="95" w:type="pct"/>
            <w:vMerge w:val="restart"/>
            <w:tcBorders>
              <w:top w:val="nil"/>
              <w:bottom w:val="nil"/>
              <w:right w:val="single" w:color="auto" w:sz="4" w:space="0"/>
            </w:tcBorders>
          </w:tcPr>
          <w:p w:rsidR="00CE759A" w:rsidRDefault="00CE759A" w14:paraId="5BC88503" wp14:textId="77777777">
            <w:pPr>
              <w:pStyle w:val="Figure"/>
              <w:spacing w:before="40" w:after="40"/>
              <w:rPr>
                <w:rFonts w:ascii="Arial" w:hAnsi="Arial" w:cs="Arial"/>
                <w:bCs w:val="0"/>
                <w:sz w:val="17"/>
                <w:szCs w:val="17"/>
              </w:rPr>
            </w:pPr>
          </w:p>
        </w:tc>
        <w:tc>
          <w:tcPr>
            <w:tcW w:w="573" w:type="pct"/>
            <w:tcBorders>
              <w:top w:val="single" w:color="auto" w:sz="4" w:space="0"/>
              <w:left w:val="single" w:color="auto" w:sz="4" w:space="0"/>
              <w:bottom w:val="single" w:color="auto" w:sz="4" w:space="0"/>
              <w:right w:val="single" w:color="auto" w:sz="4" w:space="0"/>
            </w:tcBorders>
            <w:shd w:val="clear" w:color="auto" w:fill="D9D9D9"/>
            <w:vAlign w:val="center"/>
          </w:tcPr>
          <w:p w:rsidR="00CE759A" w:rsidRDefault="00CE759A" w14:paraId="408BFA32" wp14:textId="77777777">
            <w:pPr>
              <w:pStyle w:val="Figure"/>
              <w:spacing w:before="40" w:after="40"/>
              <w:jc w:val="center"/>
              <w:rPr>
                <w:rFonts w:ascii="Arial" w:hAnsi="Arial" w:cs="Arial"/>
                <w:bCs w:val="0"/>
                <w:color w:val="000000"/>
                <w:sz w:val="17"/>
                <w:szCs w:val="17"/>
              </w:rPr>
            </w:pPr>
            <w:r>
              <w:rPr>
                <w:rFonts w:ascii="Arial" w:hAnsi="Arial" w:cs="Arial"/>
                <w:bCs w:val="0"/>
                <w:color w:val="000000"/>
                <w:sz w:val="17"/>
                <w:szCs w:val="17"/>
              </w:rPr>
              <w:t>SA ID</w:t>
            </w:r>
          </w:p>
        </w:tc>
        <w:tc>
          <w:tcPr>
            <w:tcW w:w="446" w:type="pct"/>
            <w:gridSpan w:val="2"/>
            <w:tcBorders>
              <w:top w:val="single" w:color="auto" w:sz="4" w:space="0"/>
              <w:left w:val="single" w:color="auto" w:sz="4" w:space="0"/>
              <w:bottom w:val="single" w:color="auto" w:sz="4" w:space="0"/>
              <w:right w:val="single" w:color="auto" w:sz="4" w:space="0"/>
            </w:tcBorders>
            <w:shd w:val="clear" w:color="auto" w:fill="D9D9D9"/>
            <w:vAlign w:val="center"/>
          </w:tcPr>
          <w:p w:rsidR="00CE759A" w:rsidRDefault="00CE759A" w14:paraId="39DFEA18" wp14:textId="77777777">
            <w:pPr>
              <w:pStyle w:val="Figure"/>
              <w:spacing w:before="40" w:after="40"/>
              <w:jc w:val="center"/>
              <w:rPr>
                <w:rFonts w:ascii="Arial" w:hAnsi="Arial" w:cs="Arial"/>
                <w:bCs w:val="0"/>
                <w:color w:val="000000"/>
                <w:sz w:val="17"/>
                <w:szCs w:val="17"/>
              </w:rPr>
            </w:pPr>
            <w:r>
              <w:rPr>
                <w:rFonts w:ascii="Arial" w:hAnsi="Arial" w:cs="Arial"/>
                <w:bCs w:val="0"/>
                <w:color w:val="000000"/>
                <w:sz w:val="17"/>
                <w:szCs w:val="17"/>
              </w:rPr>
              <w:t>SA LI Num</w:t>
            </w:r>
          </w:p>
        </w:tc>
        <w:tc>
          <w:tcPr>
            <w:tcW w:w="616" w:type="pct"/>
            <w:gridSpan w:val="2"/>
            <w:tcBorders>
              <w:top w:val="single" w:color="auto" w:sz="4" w:space="0"/>
              <w:left w:val="single" w:color="auto" w:sz="4" w:space="0"/>
              <w:bottom w:val="single" w:color="auto" w:sz="4" w:space="0"/>
              <w:right w:val="single" w:color="auto" w:sz="4" w:space="0"/>
            </w:tcBorders>
            <w:shd w:val="clear" w:color="auto" w:fill="D9D9D9"/>
            <w:vAlign w:val="center"/>
          </w:tcPr>
          <w:p w:rsidR="00CE759A" w:rsidRDefault="00FA41AA" w14:paraId="263AB558" wp14:textId="77777777">
            <w:pPr>
              <w:pStyle w:val="Figure"/>
              <w:spacing w:before="40" w:after="40"/>
              <w:jc w:val="center"/>
              <w:rPr>
                <w:rFonts w:ascii="Arial" w:hAnsi="Arial" w:cs="Arial"/>
                <w:bCs w:val="0"/>
                <w:color w:val="000000"/>
                <w:sz w:val="17"/>
                <w:szCs w:val="17"/>
              </w:rPr>
            </w:pPr>
            <w:r>
              <w:rPr>
                <w:rFonts w:ascii="Arial" w:hAnsi="Arial" w:cs="Arial"/>
                <w:bCs w:val="0"/>
                <w:color w:val="000000"/>
                <w:sz w:val="17"/>
                <w:szCs w:val="17"/>
              </w:rPr>
              <w:t>SA LI Svc Prov ID</w:t>
            </w:r>
          </w:p>
        </w:tc>
        <w:tc>
          <w:tcPr>
            <w:tcW w:w="770" w:type="pct"/>
            <w:tcBorders>
              <w:top w:val="single" w:color="auto" w:sz="4" w:space="0"/>
              <w:left w:val="single" w:color="auto" w:sz="4" w:space="0"/>
              <w:bottom w:val="single" w:color="auto" w:sz="4" w:space="0"/>
              <w:right w:val="single" w:color="auto" w:sz="4" w:space="0"/>
            </w:tcBorders>
            <w:shd w:val="clear" w:color="auto" w:fill="D9D9D9"/>
            <w:vAlign w:val="center"/>
          </w:tcPr>
          <w:p w:rsidR="00CE759A" w:rsidRDefault="00F8729F" w14:paraId="2E173154" wp14:textId="77777777">
            <w:pPr>
              <w:pStyle w:val="Figure"/>
              <w:spacing w:before="40" w:after="40"/>
              <w:jc w:val="center"/>
              <w:rPr>
                <w:rFonts w:ascii="Arial" w:hAnsi="Arial" w:cs="Arial"/>
                <w:bCs w:val="0"/>
                <w:color w:val="000000"/>
                <w:sz w:val="17"/>
                <w:szCs w:val="17"/>
              </w:rPr>
            </w:pPr>
            <w:r>
              <w:rPr>
                <w:rFonts w:ascii="Arial" w:hAnsi="Arial" w:cs="Arial"/>
                <w:bCs w:val="0"/>
                <w:color w:val="000000"/>
                <w:sz w:val="17"/>
                <w:szCs w:val="17"/>
              </w:rPr>
              <w:t>SA LI Svc Prov Name</w:t>
            </w:r>
          </w:p>
        </w:tc>
        <w:tc>
          <w:tcPr>
            <w:tcW w:w="509" w:type="pct"/>
            <w:tcBorders>
              <w:top w:val="single" w:color="auto" w:sz="4" w:space="0"/>
              <w:left w:val="single" w:color="auto" w:sz="4" w:space="0"/>
              <w:bottom w:val="single" w:color="auto" w:sz="4" w:space="0"/>
              <w:right w:val="single" w:color="auto" w:sz="4" w:space="0"/>
            </w:tcBorders>
            <w:shd w:val="clear" w:color="auto" w:fill="D9D9D9"/>
            <w:vAlign w:val="center"/>
          </w:tcPr>
          <w:p w:rsidR="00CE759A" w:rsidRDefault="00CE759A" w14:paraId="1DC20A3E" wp14:textId="77777777">
            <w:pPr>
              <w:pStyle w:val="Figure"/>
              <w:spacing w:before="40" w:after="40"/>
              <w:jc w:val="center"/>
              <w:rPr>
                <w:rFonts w:ascii="Arial" w:hAnsi="Arial" w:cs="Arial"/>
                <w:bCs w:val="0"/>
                <w:color w:val="000000"/>
                <w:sz w:val="17"/>
                <w:szCs w:val="17"/>
              </w:rPr>
            </w:pPr>
            <w:r>
              <w:rPr>
                <w:rFonts w:ascii="Arial" w:hAnsi="Arial"/>
                <w:sz w:val="17"/>
                <w:szCs w:val="17"/>
              </w:rPr>
              <w:t xml:space="preserve">SA Dt-Req </w:t>
            </w:r>
          </w:p>
        </w:tc>
        <w:tc>
          <w:tcPr>
            <w:tcW w:w="504" w:type="pct"/>
            <w:tcBorders>
              <w:top w:val="single" w:color="auto" w:sz="4" w:space="0"/>
              <w:left w:val="single" w:color="auto" w:sz="4" w:space="0"/>
              <w:bottom w:val="single" w:color="auto" w:sz="4" w:space="0"/>
              <w:right w:val="single" w:color="auto" w:sz="4" w:space="0"/>
            </w:tcBorders>
            <w:shd w:val="clear" w:color="auto" w:fill="D9D9D9"/>
            <w:vAlign w:val="center"/>
          </w:tcPr>
          <w:p w:rsidR="00CE759A" w:rsidRDefault="00CE759A" w14:paraId="198087E4" wp14:textId="77777777">
            <w:pPr>
              <w:pStyle w:val="Figure"/>
              <w:spacing w:before="40" w:after="40"/>
              <w:jc w:val="center"/>
              <w:rPr>
                <w:rFonts w:ascii="Arial" w:hAnsi="Arial" w:cs="Arial"/>
                <w:bCs w:val="0"/>
                <w:color w:val="000000"/>
                <w:sz w:val="17"/>
                <w:szCs w:val="17"/>
              </w:rPr>
            </w:pPr>
            <w:r>
              <w:rPr>
                <w:rFonts w:ascii="Arial" w:hAnsi="Arial"/>
                <w:sz w:val="17"/>
                <w:szCs w:val="17"/>
              </w:rPr>
              <w:t>SA Dt-Rec</w:t>
            </w:r>
          </w:p>
        </w:tc>
        <w:tc>
          <w:tcPr>
            <w:tcW w:w="441" w:type="pct"/>
            <w:gridSpan w:val="2"/>
            <w:tcBorders>
              <w:top w:val="single" w:color="auto" w:sz="4" w:space="0"/>
              <w:left w:val="single" w:color="auto" w:sz="4" w:space="0"/>
              <w:bottom w:val="single" w:color="auto" w:sz="4" w:space="0"/>
              <w:right w:val="single" w:color="auto" w:sz="4" w:space="0"/>
            </w:tcBorders>
            <w:shd w:val="clear" w:color="auto" w:fill="D9D9D9"/>
            <w:vAlign w:val="center"/>
          </w:tcPr>
          <w:p w:rsidR="00CE759A" w:rsidRDefault="00CE759A" w14:paraId="4AB9F931" wp14:textId="77777777">
            <w:pPr>
              <w:pStyle w:val="Figure"/>
              <w:spacing w:before="40" w:after="40"/>
              <w:jc w:val="center"/>
              <w:rPr>
                <w:rFonts w:ascii="Arial" w:hAnsi="Arial" w:cs="Arial"/>
                <w:bCs w:val="0"/>
                <w:color w:val="000000"/>
                <w:sz w:val="17"/>
                <w:szCs w:val="17"/>
              </w:rPr>
            </w:pPr>
            <w:r>
              <w:rPr>
                <w:rFonts w:ascii="Arial" w:hAnsi="Arial" w:cs="Arial"/>
                <w:bCs w:val="0"/>
                <w:color w:val="000000"/>
                <w:sz w:val="17"/>
                <w:szCs w:val="17"/>
              </w:rPr>
              <w:t>Lag 1 - # Of Days</w:t>
            </w:r>
          </w:p>
        </w:tc>
        <w:tc>
          <w:tcPr>
            <w:tcW w:w="567" w:type="pct"/>
            <w:tcBorders>
              <w:top w:val="single" w:color="auto" w:sz="4" w:space="0"/>
              <w:left w:val="single" w:color="auto" w:sz="4" w:space="0"/>
              <w:bottom w:val="single" w:color="auto" w:sz="4" w:space="0"/>
              <w:right w:val="single" w:color="auto" w:sz="4" w:space="0"/>
            </w:tcBorders>
            <w:shd w:val="clear" w:color="auto" w:fill="D9D9D9"/>
            <w:vAlign w:val="center"/>
          </w:tcPr>
          <w:p w:rsidR="00CE759A" w:rsidRDefault="00CE759A" w14:paraId="5A4C4047" wp14:textId="77777777">
            <w:pPr>
              <w:pStyle w:val="Figure"/>
              <w:spacing w:before="40" w:after="40"/>
              <w:jc w:val="center"/>
              <w:rPr>
                <w:rFonts w:ascii="Arial" w:hAnsi="Arial" w:cs="Arial"/>
                <w:bCs w:val="0"/>
                <w:color w:val="000000"/>
                <w:sz w:val="17"/>
                <w:szCs w:val="17"/>
              </w:rPr>
            </w:pPr>
            <w:r>
              <w:rPr>
                <w:rFonts w:ascii="Arial" w:hAnsi="Arial" w:cs="Arial"/>
                <w:sz w:val="17"/>
                <w:szCs w:val="17"/>
              </w:rPr>
              <w:t>SA LI Stat Dt</w:t>
            </w:r>
          </w:p>
        </w:tc>
        <w:tc>
          <w:tcPr>
            <w:tcW w:w="309" w:type="pct"/>
            <w:tcBorders>
              <w:top w:val="single" w:color="auto" w:sz="4" w:space="0"/>
              <w:left w:val="single" w:color="auto" w:sz="4" w:space="0"/>
              <w:bottom w:val="single" w:color="auto" w:sz="4" w:space="0"/>
              <w:right w:val="single" w:color="auto" w:sz="4" w:space="0"/>
            </w:tcBorders>
            <w:shd w:val="clear" w:color="auto" w:fill="D9D9D9"/>
            <w:vAlign w:val="center"/>
          </w:tcPr>
          <w:p w:rsidR="00CE759A" w:rsidRDefault="00CE759A" w14:paraId="180801FB" wp14:textId="77777777">
            <w:pPr>
              <w:pStyle w:val="Figure"/>
              <w:spacing w:before="40" w:after="40"/>
              <w:jc w:val="center"/>
              <w:rPr>
                <w:rFonts w:ascii="Arial" w:hAnsi="Arial" w:cs="Arial"/>
                <w:bCs w:val="0"/>
                <w:color w:val="000000"/>
                <w:sz w:val="17"/>
                <w:szCs w:val="17"/>
              </w:rPr>
            </w:pPr>
            <w:r>
              <w:rPr>
                <w:rFonts w:ascii="Arial" w:hAnsi="Arial" w:cs="Arial"/>
                <w:bCs w:val="0"/>
                <w:color w:val="000000"/>
                <w:sz w:val="17"/>
                <w:szCs w:val="17"/>
              </w:rPr>
              <w:t>Lag 2 - # Of Days</w:t>
            </w:r>
          </w:p>
        </w:tc>
        <w:tc>
          <w:tcPr>
            <w:tcW w:w="170" w:type="pct"/>
            <w:vMerge w:val="restart"/>
            <w:tcBorders>
              <w:top w:val="nil"/>
              <w:left w:val="single" w:color="auto" w:sz="4" w:space="0"/>
              <w:bottom w:val="nil"/>
            </w:tcBorders>
          </w:tcPr>
          <w:p w:rsidR="00CE759A" w:rsidRDefault="00CE759A" w14:paraId="5775F54F" wp14:textId="77777777">
            <w:pPr>
              <w:pStyle w:val="Figure"/>
              <w:spacing w:before="40" w:after="40"/>
              <w:rPr>
                <w:rFonts w:ascii="Arial" w:hAnsi="Arial" w:cs="Arial"/>
                <w:bCs w:val="0"/>
                <w:sz w:val="17"/>
                <w:szCs w:val="17"/>
              </w:rPr>
            </w:pPr>
          </w:p>
        </w:tc>
      </w:tr>
      <w:tr xmlns:wp14="http://schemas.microsoft.com/office/word/2010/wordml" w:rsidR="00CE759A" w14:paraId="0CE627F5" wp14:textId="77777777">
        <w:tblPrEx>
          <w:tblCellMar>
            <w:top w:w="0" w:type="dxa"/>
            <w:bottom w:w="0" w:type="dxa"/>
          </w:tblCellMar>
        </w:tblPrEx>
        <w:trPr>
          <w:cantSplit/>
          <w:trHeight w:val="395"/>
          <w:jc w:val="center"/>
        </w:trPr>
        <w:tc>
          <w:tcPr>
            <w:tcW w:w="95" w:type="pct"/>
            <w:vMerge/>
            <w:tcBorders>
              <w:bottom w:val="nil"/>
              <w:right w:val="single" w:color="auto" w:sz="4" w:space="0"/>
            </w:tcBorders>
          </w:tcPr>
          <w:p w:rsidR="00CE759A" w:rsidRDefault="00CE759A" w14:paraId="6F6C9D5F" wp14:textId="77777777">
            <w:pPr>
              <w:pStyle w:val="Figure"/>
              <w:spacing w:before="40" w:after="40"/>
              <w:rPr>
                <w:rFonts w:ascii="Arial" w:hAnsi="Arial" w:cs="Arial"/>
                <w:bCs w:val="0"/>
                <w:sz w:val="17"/>
                <w:szCs w:val="17"/>
              </w:rPr>
            </w:pPr>
          </w:p>
        </w:tc>
        <w:tc>
          <w:tcPr>
            <w:tcW w:w="573" w:type="pct"/>
            <w:tcBorders>
              <w:top w:val="single" w:color="auto" w:sz="4" w:space="0"/>
              <w:left w:val="single" w:color="auto" w:sz="4" w:space="0"/>
              <w:bottom w:val="single" w:color="auto" w:sz="4" w:space="0"/>
              <w:right w:val="single" w:color="auto" w:sz="4" w:space="0"/>
            </w:tcBorders>
            <w:vAlign w:val="center"/>
          </w:tcPr>
          <w:p w:rsidR="00CE759A" w:rsidRDefault="00CE759A" w14:paraId="55212383"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XXXXXXXXXXX</w:t>
            </w:r>
          </w:p>
        </w:tc>
        <w:tc>
          <w:tcPr>
            <w:tcW w:w="446"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047B438C"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w:t>
            </w:r>
          </w:p>
        </w:tc>
        <w:tc>
          <w:tcPr>
            <w:tcW w:w="616"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75C4CA81"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XXXXXXXXXX</w:t>
            </w:r>
          </w:p>
        </w:tc>
        <w:tc>
          <w:tcPr>
            <w:tcW w:w="770" w:type="pct"/>
            <w:tcBorders>
              <w:top w:val="single" w:color="auto" w:sz="4" w:space="0"/>
              <w:left w:val="single" w:color="auto" w:sz="4" w:space="0"/>
              <w:bottom w:val="single" w:color="auto" w:sz="4" w:space="0"/>
              <w:right w:val="single" w:color="auto" w:sz="4" w:space="0"/>
            </w:tcBorders>
            <w:vAlign w:val="center"/>
          </w:tcPr>
          <w:p w:rsidR="00CE759A" w:rsidRDefault="00CE759A" w14:paraId="44A10258"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w:t>
            </w:r>
          </w:p>
        </w:tc>
        <w:tc>
          <w:tcPr>
            <w:tcW w:w="509" w:type="pct"/>
            <w:tcBorders>
              <w:top w:val="single" w:color="auto" w:sz="4" w:space="0"/>
              <w:left w:val="single" w:color="auto" w:sz="4" w:space="0"/>
              <w:bottom w:val="single" w:color="auto" w:sz="4" w:space="0"/>
              <w:right w:val="single" w:color="auto" w:sz="4" w:space="0"/>
            </w:tcBorders>
            <w:vAlign w:val="center"/>
          </w:tcPr>
          <w:p w:rsidR="00CE759A" w:rsidRDefault="00CE759A" w14:paraId="0119FB11"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99/99/9999</w:t>
            </w:r>
          </w:p>
        </w:tc>
        <w:tc>
          <w:tcPr>
            <w:tcW w:w="504" w:type="pct"/>
            <w:tcBorders>
              <w:top w:val="single" w:color="auto" w:sz="4" w:space="0"/>
              <w:left w:val="single" w:color="auto" w:sz="4" w:space="0"/>
              <w:bottom w:val="single" w:color="auto" w:sz="4" w:space="0"/>
              <w:right w:val="single" w:color="auto" w:sz="4" w:space="0"/>
            </w:tcBorders>
            <w:vAlign w:val="center"/>
          </w:tcPr>
          <w:p w:rsidR="00CE759A" w:rsidRDefault="00CE759A" w14:paraId="7D4DF8F9" wp14:textId="77777777">
            <w:pPr>
              <w:jc w:val="center"/>
              <w:rPr>
                <w:sz w:val="19"/>
                <w:szCs w:val="19"/>
              </w:rPr>
            </w:pPr>
            <w:r>
              <w:rPr>
                <w:rFonts w:cs="Arial"/>
                <w:bCs/>
                <w:color w:val="000000"/>
                <w:sz w:val="17"/>
                <w:szCs w:val="17"/>
              </w:rPr>
              <w:t>99/99/9999</w:t>
            </w:r>
          </w:p>
        </w:tc>
        <w:tc>
          <w:tcPr>
            <w:tcW w:w="441"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6BFC2DA5"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w:t>
            </w:r>
          </w:p>
        </w:tc>
        <w:tc>
          <w:tcPr>
            <w:tcW w:w="567" w:type="pct"/>
            <w:tcBorders>
              <w:top w:val="single" w:color="auto" w:sz="4" w:space="0"/>
              <w:left w:val="single" w:color="auto" w:sz="4" w:space="0"/>
              <w:bottom w:val="single" w:color="auto" w:sz="4" w:space="0"/>
              <w:right w:val="single" w:color="auto" w:sz="4" w:space="0"/>
            </w:tcBorders>
            <w:vAlign w:val="center"/>
          </w:tcPr>
          <w:p w:rsidR="00CE759A" w:rsidRDefault="00CE759A" w14:paraId="5B4CAF9E"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 - XXXXXX</w:t>
            </w:r>
          </w:p>
        </w:tc>
        <w:tc>
          <w:tcPr>
            <w:tcW w:w="309" w:type="pct"/>
            <w:tcBorders>
              <w:top w:val="single" w:color="auto" w:sz="4" w:space="0"/>
              <w:left w:val="single" w:color="auto" w:sz="4" w:space="0"/>
              <w:bottom w:val="single" w:color="auto" w:sz="4" w:space="0"/>
              <w:right w:val="single" w:color="auto" w:sz="4" w:space="0"/>
            </w:tcBorders>
            <w:vAlign w:val="center"/>
          </w:tcPr>
          <w:p w:rsidR="00CE759A" w:rsidRDefault="00CE759A" w14:paraId="1B90FC72"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w:t>
            </w:r>
          </w:p>
        </w:tc>
        <w:tc>
          <w:tcPr>
            <w:tcW w:w="170" w:type="pct"/>
            <w:vMerge/>
            <w:tcBorders>
              <w:left w:val="single" w:color="auto" w:sz="4" w:space="0"/>
              <w:bottom w:val="nil"/>
            </w:tcBorders>
          </w:tcPr>
          <w:p w:rsidR="00CE759A" w:rsidRDefault="00CE759A" w14:paraId="3A3644DA" wp14:textId="77777777">
            <w:pPr>
              <w:pStyle w:val="Figure"/>
              <w:spacing w:before="40" w:after="40"/>
              <w:rPr>
                <w:rFonts w:ascii="Arial" w:hAnsi="Arial" w:cs="Arial"/>
                <w:bCs w:val="0"/>
                <w:sz w:val="17"/>
                <w:szCs w:val="17"/>
              </w:rPr>
            </w:pPr>
          </w:p>
        </w:tc>
      </w:tr>
      <w:tr xmlns:wp14="http://schemas.microsoft.com/office/word/2010/wordml" w:rsidR="00CE759A" w14:paraId="2180775D" wp14:textId="77777777">
        <w:tblPrEx>
          <w:tblCellMar>
            <w:top w:w="0" w:type="dxa"/>
            <w:bottom w:w="0" w:type="dxa"/>
          </w:tblCellMar>
        </w:tblPrEx>
        <w:trPr>
          <w:cantSplit/>
          <w:trHeight w:val="350"/>
          <w:jc w:val="center"/>
        </w:trPr>
        <w:tc>
          <w:tcPr>
            <w:tcW w:w="95" w:type="pct"/>
            <w:vMerge/>
            <w:tcBorders>
              <w:bottom w:val="nil"/>
              <w:right w:val="single" w:color="auto" w:sz="4" w:space="0"/>
            </w:tcBorders>
          </w:tcPr>
          <w:p w:rsidR="00CE759A" w:rsidRDefault="00CE759A" w14:paraId="3B4902DB" wp14:textId="77777777">
            <w:pPr>
              <w:pStyle w:val="Figure"/>
              <w:spacing w:before="40" w:after="40"/>
              <w:rPr>
                <w:rFonts w:ascii="Arial" w:hAnsi="Arial" w:cs="Arial"/>
                <w:bCs w:val="0"/>
                <w:sz w:val="17"/>
                <w:szCs w:val="17"/>
              </w:rPr>
            </w:pPr>
          </w:p>
        </w:tc>
        <w:tc>
          <w:tcPr>
            <w:tcW w:w="573" w:type="pct"/>
            <w:tcBorders>
              <w:top w:val="single" w:color="auto" w:sz="4" w:space="0"/>
              <w:left w:val="single" w:color="auto" w:sz="4" w:space="0"/>
              <w:bottom w:val="single" w:color="auto" w:sz="4" w:space="0"/>
              <w:right w:val="single" w:color="auto" w:sz="4" w:space="0"/>
            </w:tcBorders>
            <w:vAlign w:val="center"/>
          </w:tcPr>
          <w:p w:rsidR="00CE759A" w:rsidRDefault="00CE759A" w14:paraId="46411B17"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XXXXXXXXXXX</w:t>
            </w:r>
          </w:p>
        </w:tc>
        <w:tc>
          <w:tcPr>
            <w:tcW w:w="446"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75CE2FD7"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w:t>
            </w:r>
          </w:p>
        </w:tc>
        <w:tc>
          <w:tcPr>
            <w:tcW w:w="616"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75D4375E"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XXXXXXXXXX</w:t>
            </w:r>
          </w:p>
        </w:tc>
        <w:tc>
          <w:tcPr>
            <w:tcW w:w="770" w:type="pct"/>
            <w:tcBorders>
              <w:top w:val="single" w:color="auto" w:sz="4" w:space="0"/>
              <w:left w:val="single" w:color="auto" w:sz="4" w:space="0"/>
              <w:bottom w:val="single" w:color="auto" w:sz="4" w:space="0"/>
              <w:right w:val="single" w:color="auto" w:sz="4" w:space="0"/>
            </w:tcBorders>
            <w:vAlign w:val="center"/>
          </w:tcPr>
          <w:p w:rsidR="00CE759A" w:rsidRDefault="00CE759A" w14:paraId="5B8A2A2B"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w:t>
            </w:r>
          </w:p>
        </w:tc>
        <w:tc>
          <w:tcPr>
            <w:tcW w:w="509" w:type="pct"/>
            <w:tcBorders>
              <w:top w:val="single" w:color="auto" w:sz="4" w:space="0"/>
              <w:left w:val="single" w:color="auto" w:sz="4" w:space="0"/>
              <w:bottom w:val="single" w:color="auto" w:sz="4" w:space="0"/>
              <w:right w:val="single" w:color="auto" w:sz="4" w:space="0"/>
            </w:tcBorders>
            <w:vAlign w:val="center"/>
          </w:tcPr>
          <w:p w:rsidR="00CE759A" w:rsidRDefault="00CE759A" w14:paraId="587D5D70"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99/99/9999</w:t>
            </w:r>
          </w:p>
        </w:tc>
        <w:tc>
          <w:tcPr>
            <w:tcW w:w="504" w:type="pct"/>
            <w:tcBorders>
              <w:top w:val="single" w:color="auto" w:sz="4" w:space="0"/>
              <w:left w:val="single" w:color="auto" w:sz="4" w:space="0"/>
              <w:bottom w:val="single" w:color="auto" w:sz="4" w:space="0"/>
              <w:right w:val="single" w:color="auto" w:sz="4" w:space="0"/>
            </w:tcBorders>
            <w:vAlign w:val="center"/>
          </w:tcPr>
          <w:p w:rsidR="00CE759A" w:rsidRDefault="00CE759A" w14:paraId="7861D35D" wp14:textId="77777777">
            <w:pPr>
              <w:jc w:val="center"/>
              <w:rPr>
                <w:sz w:val="19"/>
                <w:szCs w:val="19"/>
              </w:rPr>
            </w:pPr>
            <w:r>
              <w:rPr>
                <w:rFonts w:cs="Arial"/>
                <w:bCs/>
                <w:color w:val="000000"/>
                <w:sz w:val="17"/>
                <w:szCs w:val="17"/>
              </w:rPr>
              <w:t>99/99/9999</w:t>
            </w:r>
          </w:p>
        </w:tc>
        <w:tc>
          <w:tcPr>
            <w:tcW w:w="441"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4E11B01F"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w:t>
            </w:r>
          </w:p>
        </w:tc>
        <w:tc>
          <w:tcPr>
            <w:tcW w:w="567" w:type="pct"/>
            <w:tcBorders>
              <w:top w:val="single" w:color="auto" w:sz="4" w:space="0"/>
              <w:left w:val="single" w:color="auto" w:sz="4" w:space="0"/>
              <w:bottom w:val="single" w:color="auto" w:sz="4" w:space="0"/>
              <w:right w:val="single" w:color="auto" w:sz="4" w:space="0"/>
            </w:tcBorders>
            <w:vAlign w:val="center"/>
          </w:tcPr>
          <w:p w:rsidR="00CE759A" w:rsidRDefault="00CE759A" w14:paraId="1F52A413"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 - XXXXXX</w:t>
            </w:r>
          </w:p>
        </w:tc>
        <w:tc>
          <w:tcPr>
            <w:tcW w:w="309" w:type="pct"/>
            <w:tcBorders>
              <w:top w:val="single" w:color="auto" w:sz="4" w:space="0"/>
              <w:left w:val="single" w:color="auto" w:sz="4" w:space="0"/>
              <w:bottom w:val="single" w:color="auto" w:sz="4" w:space="0"/>
              <w:right w:val="single" w:color="auto" w:sz="4" w:space="0"/>
            </w:tcBorders>
            <w:vAlign w:val="center"/>
          </w:tcPr>
          <w:p w:rsidR="00CE759A" w:rsidRDefault="00CE759A" w14:paraId="387ECDCE"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w:t>
            </w:r>
          </w:p>
        </w:tc>
        <w:tc>
          <w:tcPr>
            <w:tcW w:w="170" w:type="pct"/>
            <w:vMerge/>
            <w:tcBorders>
              <w:left w:val="single" w:color="auto" w:sz="4" w:space="0"/>
              <w:bottom w:val="nil"/>
            </w:tcBorders>
          </w:tcPr>
          <w:p w:rsidR="00CE759A" w:rsidRDefault="00CE759A" w14:paraId="32842F1D" wp14:textId="77777777">
            <w:pPr>
              <w:pStyle w:val="Figure"/>
              <w:spacing w:before="40" w:after="40"/>
              <w:rPr>
                <w:rFonts w:ascii="Arial" w:hAnsi="Arial" w:cs="Arial"/>
                <w:bCs w:val="0"/>
                <w:sz w:val="17"/>
                <w:szCs w:val="17"/>
              </w:rPr>
            </w:pPr>
          </w:p>
        </w:tc>
      </w:tr>
      <w:tr xmlns:wp14="http://schemas.microsoft.com/office/word/2010/wordml" w:rsidR="00CE759A" w14:paraId="0177B41B" wp14:textId="77777777">
        <w:tblPrEx>
          <w:tblCellMar>
            <w:top w:w="0" w:type="dxa"/>
            <w:bottom w:w="0" w:type="dxa"/>
          </w:tblCellMar>
        </w:tblPrEx>
        <w:trPr>
          <w:cantSplit/>
          <w:trHeight w:val="368"/>
          <w:jc w:val="center"/>
        </w:trPr>
        <w:tc>
          <w:tcPr>
            <w:tcW w:w="95" w:type="pct"/>
            <w:vMerge/>
            <w:tcBorders>
              <w:bottom w:val="nil"/>
              <w:right w:val="single" w:color="auto" w:sz="4" w:space="0"/>
            </w:tcBorders>
          </w:tcPr>
          <w:p w:rsidR="00CE759A" w:rsidRDefault="00CE759A" w14:paraId="711CDE5E" wp14:textId="77777777">
            <w:pPr>
              <w:pStyle w:val="Figure"/>
              <w:spacing w:before="40" w:after="40"/>
              <w:rPr>
                <w:rFonts w:ascii="Arial" w:hAnsi="Arial" w:cs="Arial"/>
                <w:bCs w:val="0"/>
                <w:sz w:val="17"/>
                <w:szCs w:val="17"/>
              </w:rPr>
            </w:pPr>
          </w:p>
        </w:tc>
        <w:tc>
          <w:tcPr>
            <w:tcW w:w="573" w:type="pct"/>
            <w:tcBorders>
              <w:top w:val="single" w:color="auto" w:sz="4" w:space="0"/>
              <w:left w:val="single" w:color="auto" w:sz="4" w:space="0"/>
              <w:bottom w:val="single" w:color="auto" w:sz="4" w:space="0"/>
              <w:right w:val="single" w:color="auto" w:sz="4" w:space="0"/>
            </w:tcBorders>
            <w:vAlign w:val="center"/>
          </w:tcPr>
          <w:p w:rsidR="00CE759A" w:rsidRDefault="00CE759A" w14:paraId="0DFB138C"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XXXXXXXXXXX</w:t>
            </w:r>
          </w:p>
        </w:tc>
        <w:tc>
          <w:tcPr>
            <w:tcW w:w="446"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73C52C56"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w:t>
            </w:r>
          </w:p>
        </w:tc>
        <w:tc>
          <w:tcPr>
            <w:tcW w:w="616"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3D819B4A"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XXXXXXXXXX</w:t>
            </w:r>
          </w:p>
        </w:tc>
        <w:tc>
          <w:tcPr>
            <w:tcW w:w="770" w:type="pct"/>
            <w:tcBorders>
              <w:top w:val="single" w:color="auto" w:sz="4" w:space="0"/>
              <w:left w:val="single" w:color="auto" w:sz="4" w:space="0"/>
              <w:bottom w:val="single" w:color="auto" w:sz="4" w:space="0"/>
              <w:right w:val="single" w:color="auto" w:sz="4" w:space="0"/>
            </w:tcBorders>
            <w:vAlign w:val="center"/>
          </w:tcPr>
          <w:p w:rsidR="00CE759A" w:rsidRDefault="00CE759A" w14:paraId="1459BEE4"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w:t>
            </w:r>
          </w:p>
        </w:tc>
        <w:tc>
          <w:tcPr>
            <w:tcW w:w="509" w:type="pct"/>
            <w:tcBorders>
              <w:top w:val="single" w:color="auto" w:sz="4" w:space="0"/>
              <w:left w:val="single" w:color="auto" w:sz="4" w:space="0"/>
              <w:bottom w:val="single" w:color="auto" w:sz="4" w:space="0"/>
              <w:right w:val="single" w:color="auto" w:sz="4" w:space="0"/>
            </w:tcBorders>
            <w:vAlign w:val="center"/>
          </w:tcPr>
          <w:p w:rsidR="00CE759A" w:rsidRDefault="00CE759A" w14:paraId="0827859D"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99/99/9999</w:t>
            </w:r>
          </w:p>
        </w:tc>
        <w:tc>
          <w:tcPr>
            <w:tcW w:w="504" w:type="pct"/>
            <w:tcBorders>
              <w:top w:val="single" w:color="auto" w:sz="4" w:space="0"/>
              <w:left w:val="single" w:color="auto" w:sz="4" w:space="0"/>
              <w:bottom w:val="single" w:color="auto" w:sz="4" w:space="0"/>
              <w:right w:val="single" w:color="auto" w:sz="4" w:space="0"/>
            </w:tcBorders>
            <w:vAlign w:val="center"/>
          </w:tcPr>
          <w:p w:rsidR="00CE759A" w:rsidRDefault="00CE759A" w14:paraId="03077702" wp14:textId="77777777">
            <w:pPr>
              <w:jc w:val="center"/>
              <w:rPr>
                <w:sz w:val="19"/>
                <w:szCs w:val="19"/>
              </w:rPr>
            </w:pPr>
            <w:r>
              <w:rPr>
                <w:rFonts w:cs="Arial"/>
                <w:bCs/>
                <w:color w:val="000000"/>
                <w:sz w:val="17"/>
                <w:szCs w:val="17"/>
              </w:rPr>
              <w:t>99/99/9999</w:t>
            </w:r>
          </w:p>
        </w:tc>
        <w:tc>
          <w:tcPr>
            <w:tcW w:w="441"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77FAD3A7"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w:t>
            </w:r>
          </w:p>
        </w:tc>
        <w:tc>
          <w:tcPr>
            <w:tcW w:w="567" w:type="pct"/>
            <w:tcBorders>
              <w:top w:val="single" w:color="auto" w:sz="4" w:space="0"/>
              <w:left w:val="single" w:color="auto" w:sz="4" w:space="0"/>
              <w:bottom w:val="single" w:color="auto" w:sz="4" w:space="0"/>
              <w:right w:val="single" w:color="auto" w:sz="4" w:space="0"/>
            </w:tcBorders>
            <w:vAlign w:val="center"/>
          </w:tcPr>
          <w:p w:rsidR="00CE759A" w:rsidRDefault="00CE759A" w14:paraId="21A7D700"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 - XXXXXX</w:t>
            </w:r>
          </w:p>
        </w:tc>
        <w:tc>
          <w:tcPr>
            <w:tcW w:w="309" w:type="pct"/>
            <w:tcBorders>
              <w:top w:val="single" w:color="auto" w:sz="4" w:space="0"/>
              <w:left w:val="single" w:color="auto" w:sz="4" w:space="0"/>
              <w:bottom w:val="single" w:color="auto" w:sz="4" w:space="0"/>
              <w:right w:val="single" w:color="auto" w:sz="4" w:space="0"/>
            </w:tcBorders>
            <w:vAlign w:val="center"/>
          </w:tcPr>
          <w:p w:rsidR="00CE759A" w:rsidRDefault="00CE759A" w14:paraId="57A9AD8A"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w:t>
            </w:r>
          </w:p>
        </w:tc>
        <w:tc>
          <w:tcPr>
            <w:tcW w:w="170" w:type="pct"/>
            <w:vMerge/>
            <w:tcBorders>
              <w:left w:val="single" w:color="auto" w:sz="4" w:space="0"/>
              <w:bottom w:val="nil"/>
            </w:tcBorders>
          </w:tcPr>
          <w:p w:rsidR="00CE759A" w:rsidRDefault="00CE759A" w14:paraId="6A2BC585" wp14:textId="77777777">
            <w:pPr>
              <w:pStyle w:val="Figure"/>
              <w:spacing w:before="40" w:after="40"/>
              <w:rPr>
                <w:rFonts w:ascii="Arial" w:hAnsi="Arial" w:cs="Arial"/>
                <w:bCs w:val="0"/>
                <w:sz w:val="17"/>
                <w:szCs w:val="17"/>
              </w:rPr>
            </w:pPr>
          </w:p>
        </w:tc>
      </w:tr>
      <w:tr xmlns:wp14="http://schemas.microsoft.com/office/word/2010/wordml" w:rsidR="00CE759A" w14:paraId="24DA0128" wp14:textId="77777777">
        <w:tblPrEx>
          <w:tblCellMar>
            <w:top w:w="0" w:type="dxa"/>
            <w:bottom w:w="0" w:type="dxa"/>
          </w:tblCellMar>
        </w:tblPrEx>
        <w:trPr>
          <w:cantSplit/>
          <w:trHeight w:val="350"/>
          <w:jc w:val="center"/>
        </w:trPr>
        <w:tc>
          <w:tcPr>
            <w:tcW w:w="95" w:type="pct"/>
            <w:vMerge/>
            <w:tcBorders>
              <w:bottom w:val="nil"/>
              <w:right w:val="single" w:color="auto" w:sz="4" w:space="0"/>
            </w:tcBorders>
          </w:tcPr>
          <w:p w:rsidR="00CE759A" w:rsidRDefault="00CE759A" w14:paraId="49A616B1" wp14:textId="77777777">
            <w:pPr>
              <w:pStyle w:val="Figure"/>
              <w:spacing w:before="40" w:after="40"/>
              <w:rPr>
                <w:rFonts w:ascii="Arial" w:hAnsi="Arial" w:cs="Arial"/>
                <w:bCs w:val="0"/>
                <w:sz w:val="17"/>
                <w:szCs w:val="17"/>
              </w:rPr>
            </w:pPr>
          </w:p>
        </w:tc>
        <w:tc>
          <w:tcPr>
            <w:tcW w:w="573" w:type="pct"/>
            <w:tcBorders>
              <w:top w:val="single" w:color="auto" w:sz="4" w:space="0"/>
              <w:left w:val="single" w:color="auto" w:sz="4" w:space="0"/>
              <w:bottom w:val="single" w:color="auto" w:sz="4" w:space="0"/>
              <w:right w:val="single" w:color="auto" w:sz="4" w:space="0"/>
            </w:tcBorders>
            <w:vAlign w:val="center"/>
          </w:tcPr>
          <w:p w:rsidR="00CE759A" w:rsidRDefault="00CE759A" w14:paraId="3B8AFE81"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XXXXXXXXXXX</w:t>
            </w:r>
          </w:p>
        </w:tc>
        <w:tc>
          <w:tcPr>
            <w:tcW w:w="446"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6AC891D0"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w:t>
            </w:r>
          </w:p>
        </w:tc>
        <w:tc>
          <w:tcPr>
            <w:tcW w:w="616"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421549D9"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XXXXXXXXXX</w:t>
            </w:r>
          </w:p>
        </w:tc>
        <w:tc>
          <w:tcPr>
            <w:tcW w:w="770" w:type="pct"/>
            <w:tcBorders>
              <w:top w:val="single" w:color="auto" w:sz="4" w:space="0"/>
              <w:left w:val="single" w:color="auto" w:sz="4" w:space="0"/>
              <w:bottom w:val="single" w:color="auto" w:sz="4" w:space="0"/>
              <w:right w:val="single" w:color="auto" w:sz="4" w:space="0"/>
            </w:tcBorders>
            <w:vAlign w:val="center"/>
          </w:tcPr>
          <w:p w:rsidR="00CE759A" w:rsidRDefault="00CE759A" w14:paraId="71BF9496"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w:t>
            </w:r>
          </w:p>
        </w:tc>
        <w:tc>
          <w:tcPr>
            <w:tcW w:w="509" w:type="pct"/>
            <w:tcBorders>
              <w:top w:val="single" w:color="auto" w:sz="4" w:space="0"/>
              <w:left w:val="single" w:color="auto" w:sz="4" w:space="0"/>
              <w:bottom w:val="single" w:color="auto" w:sz="4" w:space="0"/>
              <w:right w:val="single" w:color="auto" w:sz="4" w:space="0"/>
            </w:tcBorders>
            <w:vAlign w:val="center"/>
          </w:tcPr>
          <w:p w:rsidR="00CE759A" w:rsidRDefault="00CE759A" w14:paraId="3BD519AF"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99/99/9999</w:t>
            </w:r>
          </w:p>
        </w:tc>
        <w:tc>
          <w:tcPr>
            <w:tcW w:w="504" w:type="pct"/>
            <w:tcBorders>
              <w:top w:val="single" w:color="auto" w:sz="4" w:space="0"/>
              <w:left w:val="single" w:color="auto" w:sz="4" w:space="0"/>
              <w:bottom w:val="single" w:color="auto" w:sz="4" w:space="0"/>
              <w:right w:val="single" w:color="auto" w:sz="4" w:space="0"/>
            </w:tcBorders>
            <w:vAlign w:val="center"/>
          </w:tcPr>
          <w:p w:rsidR="00CE759A" w:rsidRDefault="00CE759A" w14:paraId="3C058A25" wp14:textId="77777777">
            <w:pPr>
              <w:jc w:val="center"/>
              <w:rPr>
                <w:sz w:val="19"/>
                <w:szCs w:val="19"/>
              </w:rPr>
            </w:pPr>
            <w:r>
              <w:rPr>
                <w:rFonts w:cs="Arial"/>
                <w:bCs/>
                <w:color w:val="000000"/>
                <w:sz w:val="17"/>
                <w:szCs w:val="17"/>
              </w:rPr>
              <w:t>99/99/9999</w:t>
            </w:r>
          </w:p>
        </w:tc>
        <w:tc>
          <w:tcPr>
            <w:tcW w:w="441"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1211AE36"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w:t>
            </w:r>
          </w:p>
        </w:tc>
        <w:tc>
          <w:tcPr>
            <w:tcW w:w="567" w:type="pct"/>
            <w:tcBorders>
              <w:top w:val="single" w:color="auto" w:sz="4" w:space="0"/>
              <w:left w:val="single" w:color="auto" w:sz="4" w:space="0"/>
              <w:bottom w:val="single" w:color="auto" w:sz="4" w:space="0"/>
              <w:right w:val="single" w:color="auto" w:sz="4" w:space="0"/>
            </w:tcBorders>
            <w:vAlign w:val="center"/>
          </w:tcPr>
          <w:p w:rsidR="00CE759A" w:rsidRDefault="00CE759A" w14:paraId="6B13574E"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 - XXXXXX</w:t>
            </w:r>
          </w:p>
        </w:tc>
        <w:tc>
          <w:tcPr>
            <w:tcW w:w="309" w:type="pct"/>
            <w:tcBorders>
              <w:top w:val="single" w:color="auto" w:sz="4" w:space="0"/>
              <w:left w:val="single" w:color="auto" w:sz="4" w:space="0"/>
              <w:bottom w:val="single" w:color="auto" w:sz="4" w:space="0"/>
              <w:right w:val="single" w:color="auto" w:sz="4" w:space="0"/>
            </w:tcBorders>
            <w:vAlign w:val="center"/>
          </w:tcPr>
          <w:p w:rsidR="00CE759A" w:rsidRDefault="00CE759A" w14:paraId="653B6A67"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w:t>
            </w:r>
          </w:p>
        </w:tc>
        <w:tc>
          <w:tcPr>
            <w:tcW w:w="170" w:type="pct"/>
            <w:vMerge/>
            <w:tcBorders>
              <w:left w:val="single" w:color="auto" w:sz="4" w:space="0"/>
              <w:bottom w:val="nil"/>
            </w:tcBorders>
          </w:tcPr>
          <w:p w:rsidR="00CE759A" w:rsidRDefault="00CE759A" w14:paraId="3B4B52B0" wp14:textId="77777777">
            <w:pPr>
              <w:pStyle w:val="Figure"/>
              <w:spacing w:before="40" w:after="40"/>
              <w:rPr>
                <w:rFonts w:ascii="Arial" w:hAnsi="Arial" w:cs="Arial"/>
                <w:bCs w:val="0"/>
                <w:sz w:val="17"/>
                <w:szCs w:val="17"/>
              </w:rPr>
            </w:pPr>
          </w:p>
        </w:tc>
      </w:tr>
      <w:tr xmlns:wp14="http://schemas.microsoft.com/office/word/2010/wordml" w:rsidR="00CE759A" w14:paraId="58BA87F3" wp14:textId="77777777">
        <w:tblPrEx>
          <w:tblCellMar>
            <w:top w:w="0" w:type="dxa"/>
            <w:bottom w:w="0" w:type="dxa"/>
          </w:tblCellMar>
        </w:tblPrEx>
        <w:trPr>
          <w:cantSplit/>
          <w:trHeight w:val="350"/>
          <w:jc w:val="center"/>
        </w:trPr>
        <w:tc>
          <w:tcPr>
            <w:tcW w:w="95" w:type="pct"/>
            <w:vMerge/>
            <w:tcBorders>
              <w:bottom w:val="nil"/>
              <w:right w:val="single" w:color="auto" w:sz="4" w:space="0"/>
            </w:tcBorders>
          </w:tcPr>
          <w:p w:rsidR="00CE759A" w:rsidRDefault="00CE759A" w14:paraId="6A8F822E" wp14:textId="77777777">
            <w:pPr>
              <w:pStyle w:val="Figure"/>
              <w:spacing w:before="40" w:after="40"/>
              <w:rPr>
                <w:rFonts w:ascii="Arial" w:hAnsi="Arial" w:cs="Arial"/>
                <w:bCs w:val="0"/>
                <w:sz w:val="17"/>
                <w:szCs w:val="17"/>
              </w:rPr>
            </w:pPr>
          </w:p>
        </w:tc>
        <w:tc>
          <w:tcPr>
            <w:tcW w:w="573" w:type="pct"/>
            <w:tcBorders>
              <w:top w:val="single" w:color="auto" w:sz="4" w:space="0"/>
              <w:left w:val="single" w:color="auto" w:sz="4" w:space="0"/>
              <w:bottom w:val="single" w:color="auto" w:sz="4" w:space="0"/>
              <w:right w:val="single" w:color="auto" w:sz="4" w:space="0"/>
            </w:tcBorders>
            <w:vAlign w:val="center"/>
          </w:tcPr>
          <w:p w:rsidR="00CE759A" w:rsidRDefault="00CE759A" w14:paraId="0347043D"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XXXXXXXXXXX</w:t>
            </w:r>
          </w:p>
        </w:tc>
        <w:tc>
          <w:tcPr>
            <w:tcW w:w="446"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1B5178C0"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w:t>
            </w:r>
          </w:p>
        </w:tc>
        <w:tc>
          <w:tcPr>
            <w:tcW w:w="616"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4D70D3CF"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XXXXXXXXXX</w:t>
            </w:r>
          </w:p>
        </w:tc>
        <w:tc>
          <w:tcPr>
            <w:tcW w:w="770" w:type="pct"/>
            <w:tcBorders>
              <w:top w:val="single" w:color="auto" w:sz="4" w:space="0"/>
              <w:left w:val="single" w:color="auto" w:sz="4" w:space="0"/>
              <w:bottom w:val="single" w:color="auto" w:sz="4" w:space="0"/>
              <w:right w:val="single" w:color="auto" w:sz="4" w:space="0"/>
            </w:tcBorders>
            <w:vAlign w:val="center"/>
          </w:tcPr>
          <w:p w:rsidR="00CE759A" w:rsidRDefault="00CE759A" w14:paraId="612CCC0A"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w:t>
            </w:r>
          </w:p>
        </w:tc>
        <w:tc>
          <w:tcPr>
            <w:tcW w:w="509" w:type="pct"/>
            <w:tcBorders>
              <w:top w:val="single" w:color="auto" w:sz="4" w:space="0"/>
              <w:left w:val="single" w:color="auto" w:sz="4" w:space="0"/>
              <w:bottom w:val="single" w:color="auto" w:sz="4" w:space="0"/>
              <w:right w:val="single" w:color="auto" w:sz="4" w:space="0"/>
            </w:tcBorders>
            <w:vAlign w:val="center"/>
          </w:tcPr>
          <w:p w:rsidR="00CE759A" w:rsidRDefault="00CE759A" w14:paraId="3E5C90AD"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99/99/9999</w:t>
            </w:r>
          </w:p>
        </w:tc>
        <w:tc>
          <w:tcPr>
            <w:tcW w:w="504" w:type="pct"/>
            <w:tcBorders>
              <w:top w:val="single" w:color="auto" w:sz="4" w:space="0"/>
              <w:left w:val="single" w:color="auto" w:sz="4" w:space="0"/>
              <w:bottom w:val="single" w:color="auto" w:sz="4" w:space="0"/>
              <w:right w:val="single" w:color="auto" w:sz="4" w:space="0"/>
            </w:tcBorders>
            <w:vAlign w:val="center"/>
          </w:tcPr>
          <w:p w:rsidR="00CE759A" w:rsidRDefault="00CE759A" w14:paraId="69E92B75" wp14:textId="77777777">
            <w:pPr>
              <w:jc w:val="center"/>
              <w:rPr>
                <w:sz w:val="19"/>
                <w:szCs w:val="19"/>
              </w:rPr>
            </w:pPr>
            <w:r>
              <w:rPr>
                <w:rFonts w:cs="Arial"/>
                <w:bCs/>
                <w:color w:val="000000"/>
                <w:sz w:val="17"/>
                <w:szCs w:val="17"/>
              </w:rPr>
              <w:t>99/99/9999</w:t>
            </w:r>
          </w:p>
        </w:tc>
        <w:tc>
          <w:tcPr>
            <w:tcW w:w="441"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02647D53"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w:t>
            </w:r>
          </w:p>
        </w:tc>
        <w:tc>
          <w:tcPr>
            <w:tcW w:w="567" w:type="pct"/>
            <w:tcBorders>
              <w:top w:val="single" w:color="auto" w:sz="4" w:space="0"/>
              <w:left w:val="single" w:color="auto" w:sz="4" w:space="0"/>
              <w:bottom w:val="single" w:color="auto" w:sz="4" w:space="0"/>
              <w:right w:val="single" w:color="auto" w:sz="4" w:space="0"/>
            </w:tcBorders>
            <w:vAlign w:val="center"/>
          </w:tcPr>
          <w:p w:rsidR="00CE759A" w:rsidRDefault="00CE759A" w14:paraId="00A620E9"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 - XXXXXX</w:t>
            </w:r>
          </w:p>
        </w:tc>
        <w:tc>
          <w:tcPr>
            <w:tcW w:w="309" w:type="pct"/>
            <w:tcBorders>
              <w:top w:val="single" w:color="auto" w:sz="4" w:space="0"/>
              <w:left w:val="single" w:color="auto" w:sz="4" w:space="0"/>
              <w:bottom w:val="single" w:color="auto" w:sz="4" w:space="0"/>
              <w:right w:val="single" w:color="auto" w:sz="4" w:space="0"/>
            </w:tcBorders>
            <w:vAlign w:val="center"/>
          </w:tcPr>
          <w:p w:rsidR="00CE759A" w:rsidRDefault="00CE759A" w14:paraId="259EA9E3"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w:t>
            </w:r>
          </w:p>
        </w:tc>
        <w:tc>
          <w:tcPr>
            <w:tcW w:w="170" w:type="pct"/>
            <w:vMerge/>
            <w:tcBorders>
              <w:left w:val="single" w:color="auto" w:sz="4" w:space="0"/>
              <w:bottom w:val="nil"/>
            </w:tcBorders>
          </w:tcPr>
          <w:p w:rsidR="00CE759A" w:rsidRDefault="00CE759A" w14:paraId="2EA75E83" wp14:textId="77777777">
            <w:pPr>
              <w:pStyle w:val="Figure"/>
              <w:spacing w:before="40" w:after="40"/>
              <w:rPr>
                <w:rFonts w:ascii="Arial" w:hAnsi="Arial" w:cs="Arial"/>
                <w:bCs w:val="0"/>
                <w:sz w:val="17"/>
                <w:szCs w:val="17"/>
              </w:rPr>
            </w:pPr>
          </w:p>
        </w:tc>
      </w:tr>
      <w:tr xmlns:wp14="http://schemas.microsoft.com/office/word/2010/wordml" w:rsidR="00CE759A" w14:paraId="7AE05278" wp14:textId="77777777">
        <w:tblPrEx>
          <w:tblCellMar>
            <w:top w:w="0" w:type="dxa"/>
            <w:bottom w:w="0" w:type="dxa"/>
          </w:tblCellMar>
        </w:tblPrEx>
        <w:trPr>
          <w:cantSplit/>
          <w:trHeight w:val="350"/>
          <w:jc w:val="center"/>
        </w:trPr>
        <w:tc>
          <w:tcPr>
            <w:tcW w:w="95" w:type="pct"/>
            <w:vMerge/>
            <w:tcBorders>
              <w:bottom w:val="nil"/>
              <w:right w:val="single" w:color="auto" w:sz="4" w:space="0"/>
            </w:tcBorders>
          </w:tcPr>
          <w:p w:rsidR="00CE759A" w:rsidRDefault="00CE759A" w14:paraId="4AC4FE2F" wp14:textId="77777777">
            <w:pPr>
              <w:pStyle w:val="Figure"/>
              <w:spacing w:before="40" w:after="40"/>
              <w:rPr>
                <w:rFonts w:ascii="Arial" w:hAnsi="Arial" w:cs="Arial"/>
                <w:bCs w:val="0"/>
                <w:sz w:val="17"/>
                <w:szCs w:val="17"/>
              </w:rPr>
            </w:pPr>
          </w:p>
        </w:tc>
        <w:tc>
          <w:tcPr>
            <w:tcW w:w="573" w:type="pct"/>
            <w:tcBorders>
              <w:top w:val="single" w:color="auto" w:sz="4" w:space="0"/>
              <w:left w:val="single" w:color="auto" w:sz="4" w:space="0"/>
              <w:bottom w:val="single" w:color="auto" w:sz="4" w:space="0"/>
              <w:right w:val="single" w:color="auto" w:sz="4" w:space="0"/>
            </w:tcBorders>
            <w:vAlign w:val="center"/>
          </w:tcPr>
          <w:p w:rsidR="00CE759A" w:rsidRDefault="00CE759A" w14:paraId="01420D7D"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XXXXXXXXXXX</w:t>
            </w:r>
          </w:p>
        </w:tc>
        <w:tc>
          <w:tcPr>
            <w:tcW w:w="446"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0171C754"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w:t>
            </w:r>
          </w:p>
        </w:tc>
        <w:tc>
          <w:tcPr>
            <w:tcW w:w="616"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28B5982F"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XXXXXXXXXX</w:t>
            </w:r>
          </w:p>
        </w:tc>
        <w:tc>
          <w:tcPr>
            <w:tcW w:w="770" w:type="pct"/>
            <w:tcBorders>
              <w:top w:val="single" w:color="auto" w:sz="4" w:space="0"/>
              <w:left w:val="single" w:color="auto" w:sz="4" w:space="0"/>
              <w:bottom w:val="single" w:color="auto" w:sz="4" w:space="0"/>
              <w:right w:val="single" w:color="auto" w:sz="4" w:space="0"/>
            </w:tcBorders>
            <w:vAlign w:val="center"/>
          </w:tcPr>
          <w:p w:rsidR="00CE759A" w:rsidRDefault="00CE759A" w14:paraId="50BCED91"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w:t>
            </w:r>
          </w:p>
        </w:tc>
        <w:tc>
          <w:tcPr>
            <w:tcW w:w="509" w:type="pct"/>
            <w:tcBorders>
              <w:top w:val="single" w:color="auto" w:sz="4" w:space="0"/>
              <w:left w:val="single" w:color="auto" w:sz="4" w:space="0"/>
              <w:bottom w:val="single" w:color="auto" w:sz="4" w:space="0"/>
              <w:right w:val="single" w:color="auto" w:sz="4" w:space="0"/>
            </w:tcBorders>
            <w:vAlign w:val="center"/>
          </w:tcPr>
          <w:p w:rsidR="00CE759A" w:rsidRDefault="00CE759A" w14:paraId="4066B31B"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99/99/9999</w:t>
            </w:r>
          </w:p>
        </w:tc>
        <w:tc>
          <w:tcPr>
            <w:tcW w:w="504" w:type="pct"/>
            <w:tcBorders>
              <w:top w:val="single" w:color="auto" w:sz="4" w:space="0"/>
              <w:left w:val="single" w:color="auto" w:sz="4" w:space="0"/>
              <w:bottom w:val="single" w:color="auto" w:sz="4" w:space="0"/>
              <w:right w:val="single" w:color="auto" w:sz="4" w:space="0"/>
            </w:tcBorders>
            <w:vAlign w:val="center"/>
          </w:tcPr>
          <w:p w:rsidR="00CE759A" w:rsidRDefault="00CE759A" w14:paraId="46D8FEBB" wp14:textId="77777777">
            <w:pPr>
              <w:jc w:val="center"/>
              <w:rPr>
                <w:sz w:val="19"/>
                <w:szCs w:val="19"/>
              </w:rPr>
            </w:pPr>
            <w:r>
              <w:rPr>
                <w:rFonts w:cs="Arial"/>
                <w:bCs/>
                <w:color w:val="000000"/>
                <w:sz w:val="17"/>
                <w:szCs w:val="17"/>
              </w:rPr>
              <w:t>99/99/9999</w:t>
            </w:r>
          </w:p>
        </w:tc>
        <w:tc>
          <w:tcPr>
            <w:tcW w:w="441"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03049B46"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w:t>
            </w:r>
          </w:p>
        </w:tc>
        <w:tc>
          <w:tcPr>
            <w:tcW w:w="567" w:type="pct"/>
            <w:tcBorders>
              <w:top w:val="single" w:color="auto" w:sz="4" w:space="0"/>
              <w:left w:val="single" w:color="auto" w:sz="4" w:space="0"/>
              <w:bottom w:val="single" w:color="auto" w:sz="4" w:space="0"/>
              <w:right w:val="single" w:color="auto" w:sz="4" w:space="0"/>
            </w:tcBorders>
            <w:vAlign w:val="center"/>
          </w:tcPr>
          <w:p w:rsidR="00CE759A" w:rsidRDefault="00CE759A" w14:paraId="2025A40E"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 - XXXXXX</w:t>
            </w:r>
          </w:p>
        </w:tc>
        <w:tc>
          <w:tcPr>
            <w:tcW w:w="309" w:type="pct"/>
            <w:tcBorders>
              <w:top w:val="single" w:color="auto" w:sz="4" w:space="0"/>
              <w:left w:val="single" w:color="auto" w:sz="4" w:space="0"/>
              <w:bottom w:val="single" w:color="auto" w:sz="4" w:space="0"/>
              <w:right w:val="single" w:color="auto" w:sz="4" w:space="0"/>
            </w:tcBorders>
            <w:vAlign w:val="center"/>
          </w:tcPr>
          <w:p w:rsidR="00CE759A" w:rsidRDefault="00CE759A" w14:paraId="1111A832"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w:t>
            </w:r>
          </w:p>
        </w:tc>
        <w:tc>
          <w:tcPr>
            <w:tcW w:w="170" w:type="pct"/>
            <w:vMerge/>
            <w:tcBorders>
              <w:left w:val="single" w:color="auto" w:sz="4" w:space="0"/>
              <w:bottom w:val="nil"/>
            </w:tcBorders>
          </w:tcPr>
          <w:p w:rsidR="00CE759A" w:rsidRDefault="00CE759A" w14:paraId="5B09ED56" wp14:textId="77777777">
            <w:pPr>
              <w:pStyle w:val="Figure"/>
              <w:spacing w:before="40" w:after="40"/>
              <w:rPr>
                <w:rFonts w:ascii="Arial" w:hAnsi="Arial" w:cs="Arial"/>
                <w:bCs w:val="0"/>
                <w:sz w:val="17"/>
                <w:szCs w:val="17"/>
              </w:rPr>
            </w:pPr>
          </w:p>
        </w:tc>
      </w:tr>
      <w:tr xmlns:wp14="http://schemas.microsoft.com/office/word/2010/wordml" w:rsidR="00CE759A" w14:paraId="11953091" wp14:textId="77777777">
        <w:tblPrEx>
          <w:tblCellMar>
            <w:top w:w="0" w:type="dxa"/>
            <w:bottom w:w="0" w:type="dxa"/>
          </w:tblCellMar>
        </w:tblPrEx>
        <w:trPr>
          <w:cantSplit/>
          <w:trHeight w:val="350"/>
          <w:jc w:val="center"/>
        </w:trPr>
        <w:tc>
          <w:tcPr>
            <w:tcW w:w="95" w:type="pct"/>
            <w:tcBorders>
              <w:bottom w:val="nil"/>
              <w:right w:val="single" w:color="auto" w:sz="4" w:space="0"/>
            </w:tcBorders>
          </w:tcPr>
          <w:p w:rsidR="00CE759A" w:rsidRDefault="00CE759A" w14:paraId="5812E170" wp14:textId="77777777">
            <w:pPr>
              <w:pStyle w:val="Figure"/>
              <w:spacing w:before="40" w:after="40"/>
              <w:rPr>
                <w:rFonts w:ascii="Arial" w:hAnsi="Arial" w:cs="Arial"/>
                <w:bCs w:val="0"/>
                <w:sz w:val="17"/>
                <w:szCs w:val="17"/>
              </w:rPr>
            </w:pPr>
          </w:p>
        </w:tc>
        <w:tc>
          <w:tcPr>
            <w:tcW w:w="573" w:type="pct"/>
            <w:tcBorders>
              <w:top w:val="single" w:color="auto" w:sz="4" w:space="0"/>
              <w:left w:val="single" w:color="auto" w:sz="4" w:space="0"/>
              <w:bottom w:val="single" w:color="auto" w:sz="4" w:space="0"/>
              <w:right w:val="single" w:color="auto" w:sz="4" w:space="0"/>
            </w:tcBorders>
            <w:vAlign w:val="center"/>
          </w:tcPr>
          <w:p w:rsidR="00CE759A" w:rsidRDefault="00CE759A" w14:paraId="2A6CF031"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XXXXXXXXXXX</w:t>
            </w:r>
          </w:p>
        </w:tc>
        <w:tc>
          <w:tcPr>
            <w:tcW w:w="446"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3219C99C"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w:t>
            </w:r>
          </w:p>
        </w:tc>
        <w:tc>
          <w:tcPr>
            <w:tcW w:w="616"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7E638A4B"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XXXXXXXXXX</w:t>
            </w:r>
          </w:p>
        </w:tc>
        <w:tc>
          <w:tcPr>
            <w:tcW w:w="770" w:type="pct"/>
            <w:tcBorders>
              <w:top w:val="single" w:color="auto" w:sz="4" w:space="0"/>
              <w:left w:val="single" w:color="auto" w:sz="4" w:space="0"/>
              <w:bottom w:val="single" w:color="auto" w:sz="4" w:space="0"/>
              <w:right w:val="single" w:color="auto" w:sz="4" w:space="0"/>
            </w:tcBorders>
            <w:vAlign w:val="center"/>
          </w:tcPr>
          <w:p w:rsidR="00CE759A" w:rsidRDefault="00CE759A" w14:paraId="2DD4A02A"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w:t>
            </w:r>
          </w:p>
        </w:tc>
        <w:tc>
          <w:tcPr>
            <w:tcW w:w="509" w:type="pct"/>
            <w:tcBorders>
              <w:top w:val="single" w:color="auto" w:sz="4" w:space="0"/>
              <w:left w:val="single" w:color="auto" w:sz="4" w:space="0"/>
              <w:bottom w:val="single" w:color="auto" w:sz="4" w:space="0"/>
              <w:right w:val="single" w:color="auto" w:sz="4" w:space="0"/>
            </w:tcBorders>
            <w:vAlign w:val="center"/>
          </w:tcPr>
          <w:p w:rsidR="00CE759A" w:rsidRDefault="00CE759A" w14:paraId="50A49E68"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99/99/9999</w:t>
            </w:r>
          </w:p>
        </w:tc>
        <w:tc>
          <w:tcPr>
            <w:tcW w:w="504" w:type="pct"/>
            <w:tcBorders>
              <w:top w:val="single" w:color="auto" w:sz="4" w:space="0"/>
              <w:left w:val="single" w:color="auto" w:sz="4" w:space="0"/>
              <w:bottom w:val="single" w:color="auto" w:sz="4" w:space="0"/>
              <w:right w:val="single" w:color="auto" w:sz="4" w:space="0"/>
            </w:tcBorders>
            <w:vAlign w:val="center"/>
          </w:tcPr>
          <w:p w:rsidR="00CE759A" w:rsidRDefault="00CE759A" w14:paraId="63F3AF7A" wp14:textId="77777777">
            <w:pPr>
              <w:jc w:val="center"/>
              <w:rPr>
                <w:sz w:val="19"/>
                <w:szCs w:val="19"/>
              </w:rPr>
            </w:pPr>
            <w:r>
              <w:rPr>
                <w:rFonts w:cs="Arial"/>
                <w:bCs/>
                <w:color w:val="000000"/>
                <w:sz w:val="17"/>
                <w:szCs w:val="17"/>
              </w:rPr>
              <w:t>99/99/9999</w:t>
            </w:r>
          </w:p>
        </w:tc>
        <w:tc>
          <w:tcPr>
            <w:tcW w:w="441"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792A44C0"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w:t>
            </w:r>
          </w:p>
        </w:tc>
        <w:tc>
          <w:tcPr>
            <w:tcW w:w="567" w:type="pct"/>
            <w:tcBorders>
              <w:top w:val="single" w:color="auto" w:sz="4" w:space="0"/>
              <w:left w:val="single" w:color="auto" w:sz="4" w:space="0"/>
              <w:bottom w:val="single" w:color="auto" w:sz="4" w:space="0"/>
              <w:right w:val="single" w:color="auto" w:sz="4" w:space="0"/>
            </w:tcBorders>
            <w:vAlign w:val="center"/>
          </w:tcPr>
          <w:p w:rsidR="00CE759A" w:rsidRDefault="00CE759A" w14:paraId="6803F072"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 - XXXXXX</w:t>
            </w:r>
          </w:p>
        </w:tc>
        <w:tc>
          <w:tcPr>
            <w:tcW w:w="309" w:type="pct"/>
            <w:tcBorders>
              <w:top w:val="single" w:color="auto" w:sz="4" w:space="0"/>
              <w:left w:val="single" w:color="auto" w:sz="4" w:space="0"/>
              <w:bottom w:val="single" w:color="auto" w:sz="4" w:space="0"/>
              <w:right w:val="single" w:color="auto" w:sz="4" w:space="0"/>
            </w:tcBorders>
            <w:vAlign w:val="center"/>
          </w:tcPr>
          <w:p w:rsidR="00CE759A" w:rsidRDefault="00CE759A" w14:paraId="0C732518"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w:t>
            </w:r>
          </w:p>
        </w:tc>
        <w:tc>
          <w:tcPr>
            <w:tcW w:w="170" w:type="pct"/>
            <w:tcBorders>
              <w:left w:val="single" w:color="auto" w:sz="4" w:space="0"/>
              <w:bottom w:val="nil"/>
            </w:tcBorders>
          </w:tcPr>
          <w:p w:rsidR="00CE759A" w:rsidRDefault="00CE759A" w14:paraId="278AFD40" wp14:textId="77777777">
            <w:pPr>
              <w:pStyle w:val="Figure"/>
              <w:spacing w:before="40" w:after="40"/>
              <w:rPr>
                <w:rFonts w:ascii="Arial" w:hAnsi="Arial" w:cs="Arial"/>
                <w:bCs w:val="0"/>
                <w:sz w:val="17"/>
                <w:szCs w:val="17"/>
              </w:rPr>
            </w:pPr>
          </w:p>
        </w:tc>
      </w:tr>
      <w:tr xmlns:wp14="http://schemas.microsoft.com/office/word/2010/wordml" w:rsidR="00CE759A" w14:paraId="6561C34C" wp14:textId="77777777">
        <w:tblPrEx>
          <w:tblCellMar>
            <w:top w:w="0" w:type="dxa"/>
            <w:bottom w:w="0" w:type="dxa"/>
          </w:tblCellMar>
        </w:tblPrEx>
        <w:trPr>
          <w:cantSplit/>
          <w:trHeight w:val="350"/>
          <w:jc w:val="center"/>
        </w:trPr>
        <w:tc>
          <w:tcPr>
            <w:tcW w:w="95" w:type="pct"/>
            <w:tcBorders>
              <w:bottom w:val="nil"/>
              <w:right w:val="single" w:color="auto" w:sz="4" w:space="0"/>
            </w:tcBorders>
          </w:tcPr>
          <w:p w:rsidR="00CE759A" w:rsidRDefault="00CE759A" w14:paraId="29DB5971" wp14:textId="77777777">
            <w:pPr>
              <w:pStyle w:val="Figure"/>
              <w:spacing w:before="40" w:after="40"/>
              <w:rPr>
                <w:rFonts w:ascii="Arial" w:hAnsi="Arial" w:cs="Arial"/>
                <w:bCs w:val="0"/>
                <w:sz w:val="17"/>
                <w:szCs w:val="17"/>
              </w:rPr>
            </w:pPr>
          </w:p>
        </w:tc>
        <w:tc>
          <w:tcPr>
            <w:tcW w:w="573" w:type="pct"/>
            <w:tcBorders>
              <w:top w:val="single" w:color="auto" w:sz="4" w:space="0"/>
              <w:left w:val="single" w:color="auto" w:sz="4" w:space="0"/>
              <w:bottom w:val="single" w:color="auto" w:sz="4" w:space="0"/>
              <w:right w:val="single" w:color="auto" w:sz="4" w:space="0"/>
            </w:tcBorders>
            <w:vAlign w:val="center"/>
          </w:tcPr>
          <w:p w:rsidR="00CE759A" w:rsidRDefault="00CE759A" w14:paraId="7CD2CA11"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XXXXXXXXXXX</w:t>
            </w:r>
          </w:p>
        </w:tc>
        <w:tc>
          <w:tcPr>
            <w:tcW w:w="446"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66A71232"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w:t>
            </w:r>
          </w:p>
        </w:tc>
        <w:tc>
          <w:tcPr>
            <w:tcW w:w="616"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0E64ADEC"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XXXXXXXXXX</w:t>
            </w:r>
          </w:p>
        </w:tc>
        <w:tc>
          <w:tcPr>
            <w:tcW w:w="770" w:type="pct"/>
            <w:tcBorders>
              <w:top w:val="single" w:color="auto" w:sz="4" w:space="0"/>
              <w:left w:val="single" w:color="auto" w:sz="4" w:space="0"/>
              <w:bottom w:val="single" w:color="auto" w:sz="4" w:space="0"/>
              <w:right w:val="single" w:color="auto" w:sz="4" w:space="0"/>
            </w:tcBorders>
            <w:vAlign w:val="center"/>
          </w:tcPr>
          <w:p w:rsidR="00CE759A" w:rsidRDefault="00CE759A" w14:paraId="50DA80A1"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XXXXXXX</w:t>
            </w:r>
          </w:p>
        </w:tc>
        <w:tc>
          <w:tcPr>
            <w:tcW w:w="509" w:type="pct"/>
            <w:tcBorders>
              <w:top w:val="single" w:color="auto" w:sz="4" w:space="0"/>
              <w:left w:val="single" w:color="auto" w:sz="4" w:space="0"/>
              <w:bottom w:val="single" w:color="auto" w:sz="4" w:space="0"/>
              <w:right w:val="single" w:color="auto" w:sz="4" w:space="0"/>
            </w:tcBorders>
            <w:vAlign w:val="center"/>
          </w:tcPr>
          <w:p w:rsidR="00CE759A" w:rsidRDefault="00CE759A" w14:paraId="068160B0"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99/99/9999</w:t>
            </w:r>
          </w:p>
        </w:tc>
        <w:tc>
          <w:tcPr>
            <w:tcW w:w="504" w:type="pct"/>
            <w:tcBorders>
              <w:top w:val="single" w:color="auto" w:sz="4" w:space="0"/>
              <w:left w:val="single" w:color="auto" w:sz="4" w:space="0"/>
              <w:bottom w:val="single" w:color="auto" w:sz="4" w:space="0"/>
              <w:right w:val="single" w:color="auto" w:sz="4" w:space="0"/>
            </w:tcBorders>
            <w:vAlign w:val="center"/>
          </w:tcPr>
          <w:p w:rsidR="00CE759A" w:rsidRDefault="00CE759A" w14:paraId="051C9A77" wp14:textId="77777777">
            <w:pPr>
              <w:jc w:val="center"/>
              <w:rPr>
                <w:sz w:val="19"/>
                <w:szCs w:val="19"/>
              </w:rPr>
            </w:pPr>
            <w:r>
              <w:rPr>
                <w:rFonts w:cs="Arial"/>
                <w:bCs/>
                <w:color w:val="000000"/>
                <w:sz w:val="17"/>
                <w:szCs w:val="17"/>
              </w:rPr>
              <w:t>99/99/9999</w:t>
            </w:r>
          </w:p>
        </w:tc>
        <w:tc>
          <w:tcPr>
            <w:tcW w:w="441" w:type="pct"/>
            <w:gridSpan w:val="2"/>
            <w:tcBorders>
              <w:top w:val="single" w:color="auto" w:sz="4" w:space="0"/>
              <w:left w:val="single" w:color="auto" w:sz="4" w:space="0"/>
              <w:bottom w:val="single" w:color="auto" w:sz="4" w:space="0"/>
              <w:right w:val="single" w:color="auto" w:sz="4" w:space="0"/>
            </w:tcBorders>
            <w:vAlign w:val="center"/>
          </w:tcPr>
          <w:p w:rsidR="00CE759A" w:rsidRDefault="00CE759A" w14:paraId="4049C8D8"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w:t>
            </w:r>
          </w:p>
        </w:tc>
        <w:tc>
          <w:tcPr>
            <w:tcW w:w="567" w:type="pct"/>
            <w:tcBorders>
              <w:top w:val="single" w:color="auto" w:sz="4" w:space="0"/>
              <w:left w:val="single" w:color="auto" w:sz="4" w:space="0"/>
              <w:bottom w:val="single" w:color="auto" w:sz="4" w:space="0"/>
              <w:right w:val="single" w:color="auto" w:sz="4" w:space="0"/>
            </w:tcBorders>
            <w:vAlign w:val="center"/>
          </w:tcPr>
          <w:p w:rsidR="00CE759A" w:rsidRDefault="00CE759A" w14:paraId="247969CD"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XX - XXXXXX</w:t>
            </w:r>
          </w:p>
        </w:tc>
        <w:tc>
          <w:tcPr>
            <w:tcW w:w="309" w:type="pct"/>
            <w:tcBorders>
              <w:top w:val="single" w:color="auto" w:sz="4" w:space="0"/>
              <w:left w:val="single" w:color="auto" w:sz="4" w:space="0"/>
              <w:bottom w:val="single" w:color="auto" w:sz="4" w:space="0"/>
              <w:right w:val="single" w:color="auto" w:sz="4" w:space="0"/>
            </w:tcBorders>
            <w:vAlign w:val="center"/>
          </w:tcPr>
          <w:p w:rsidR="00CE759A" w:rsidRDefault="00CE759A" w14:paraId="0B03188B" wp14:textId="77777777">
            <w:pPr>
              <w:pStyle w:val="Figure"/>
              <w:jc w:val="center"/>
              <w:rPr>
                <w:rFonts w:ascii="Arial" w:hAnsi="Arial" w:cs="Arial"/>
                <w:b w:val="0"/>
                <w:bCs w:val="0"/>
                <w:color w:val="000000"/>
                <w:sz w:val="17"/>
                <w:szCs w:val="17"/>
              </w:rPr>
            </w:pPr>
            <w:r>
              <w:rPr>
                <w:rFonts w:ascii="Arial" w:hAnsi="Arial" w:cs="Arial"/>
                <w:b w:val="0"/>
                <w:bCs w:val="0"/>
                <w:color w:val="000000"/>
                <w:sz w:val="17"/>
                <w:szCs w:val="17"/>
              </w:rPr>
              <w:t>999</w:t>
            </w:r>
          </w:p>
        </w:tc>
        <w:tc>
          <w:tcPr>
            <w:tcW w:w="170" w:type="pct"/>
            <w:tcBorders>
              <w:left w:val="single" w:color="auto" w:sz="4" w:space="0"/>
              <w:bottom w:val="nil"/>
            </w:tcBorders>
          </w:tcPr>
          <w:p w:rsidR="00CE759A" w:rsidRDefault="00CE759A" w14:paraId="70F35735" wp14:textId="77777777">
            <w:pPr>
              <w:pStyle w:val="Figure"/>
              <w:spacing w:before="40" w:after="40"/>
              <w:rPr>
                <w:rFonts w:ascii="Arial" w:hAnsi="Arial" w:cs="Arial"/>
                <w:bCs w:val="0"/>
                <w:sz w:val="17"/>
                <w:szCs w:val="17"/>
              </w:rPr>
            </w:pPr>
          </w:p>
        </w:tc>
      </w:tr>
      <w:tr xmlns:wp14="http://schemas.microsoft.com/office/word/2010/wordml" w:rsidR="00CE759A" w14:paraId="5D255343" wp14:textId="77777777">
        <w:tblPrEx>
          <w:tblCellMar>
            <w:top w:w="0" w:type="dxa"/>
            <w:bottom w:w="0" w:type="dxa"/>
          </w:tblCellMar>
        </w:tblPrEx>
        <w:trPr>
          <w:cantSplit/>
          <w:trHeight w:val="292"/>
          <w:jc w:val="center"/>
        </w:trPr>
        <w:tc>
          <w:tcPr>
            <w:tcW w:w="5000" w:type="pct"/>
            <w:gridSpan w:val="14"/>
          </w:tcPr>
          <w:p w:rsidR="00CE759A" w:rsidRDefault="00CE759A" w14:paraId="552C276D" wp14:textId="77777777">
            <w:pPr>
              <w:pStyle w:val="Figure"/>
              <w:spacing w:before="40" w:after="40"/>
              <w:rPr>
                <w:rFonts w:ascii="Arial" w:hAnsi="Arial" w:cs="Arial"/>
                <w:bCs w:val="0"/>
                <w:sz w:val="17"/>
                <w:szCs w:val="17"/>
              </w:rPr>
            </w:pPr>
          </w:p>
        </w:tc>
      </w:tr>
      <w:tr xmlns:wp14="http://schemas.microsoft.com/office/word/2010/wordml" w:rsidR="00CE759A" w14:paraId="77D5E17F" wp14:textId="77777777">
        <w:tblPrEx>
          <w:tblCellMar>
            <w:top w:w="0" w:type="dxa"/>
            <w:bottom w:w="0" w:type="dxa"/>
          </w:tblCellMar>
        </w:tblPrEx>
        <w:trPr>
          <w:cantSplit/>
          <w:trHeight w:val="292"/>
          <w:jc w:val="center"/>
        </w:trPr>
        <w:tc>
          <w:tcPr>
            <w:tcW w:w="1697" w:type="pct"/>
            <w:gridSpan w:val="5"/>
            <w:vAlign w:val="center"/>
          </w:tcPr>
          <w:p w:rsidR="00CE759A" w:rsidRDefault="00CE759A" w14:paraId="27EA6709" wp14:textId="77777777">
            <w:pPr>
              <w:pStyle w:val="Figure"/>
              <w:rPr>
                <w:rFonts w:ascii="Arial" w:hAnsi="Arial" w:cs="Arial"/>
                <w:sz w:val="17"/>
                <w:szCs w:val="17"/>
              </w:rPr>
            </w:pPr>
            <w:r>
              <w:rPr>
                <w:rFonts w:ascii="Arial" w:hAnsi="Arial" w:cs="Arial"/>
                <w:sz w:val="17"/>
                <w:szCs w:val="17"/>
              </w:rPr>
              <w:t>Run Date: MM/DD/CCYY</w:t>
            </w:r>
          </w:p>
        </w:tc>
        <w:tc>
          <w:tcPr>
            <w:tcW w:w="1961" w:type="pct"/>
            <w:gridSpan w:val="5"/>
            <w:vAlign w:val="center"/>
          </w:tcPr>
          <w:p w:rsidR="00CE759A" w:rsidRDefault="00CE759A" w14:paraId="367373D5" wp14:textId="77777777">
            <w:pPr>
              <w:pStyle w:val="Figure"/>
              <w:jc w:val="center"/>
              <w:rPr>
                <w:rFonts w:ascii="Arial" w:hAnsi="Arial" w:cs="Arial"/>
                <w:sz w:val="17"/>
                <w:szCs w:val="17"/>
              </w:rPr>
            </w:pPr>
            <w:r>
              <w:rPr>
                <w:rFonts w:ascii="Arial" w:hAnsi="Arial" w:cs="Arial"/>
                <w:sz w:val="17"/>
                <w:szCs w:val="17"/>
              </w:rPr>
              <w:t>Page:  X of Y</w:t>
            </w:r>
          </w:p>
        </w:tc>
        <w:tc>
          <w:tcPr>
            <w:tcW w:w="1342" w:type="pct"/>
            <w:gridSpan w:val="4"/>
            <w:vAlign w:val="center"/>
          </w:tcPr>
          <w:p w:rsidR="00CE759A" w:rsidRDefault="00CE759A" w14:paraId="3A7A96D3" wp14:textId="77777777">
            <w:pPr>
              <w:pStyle w:val="Figure"/>
              <w:jc w:val="right"/>
              <w:rPr>
                <w:rFonts w:ascii="Arial" w:hAnsi="Arial" w:cs="Arial"/>
                <w:sz w:val="17"/>
                <w:szCs w:val="17"/>
              </w:rPr>
            </w:pPr>
            <w:r>
              <w:rPr>
                <w:rFonts w:ascii="Arial" w:hAnsi="Arial" w:cs="Arial"/>
                <w:sz w:val="17"/>
                <w:szCs w:val="17"/>
              </w:rPr>
              <w:t>Run Time: HH:MM:SS</w:t>
            </w:r>
          </w:p>
        </w:tc>
      </w:tr>
    </w:tbl>
    <w:p xmlns:wp14="http://schemas.microsoft.com/office/word/2010/wordml" w:rsidR="00EA359C" w:rsidP="00EA359C" w:rsidRDefault="00EA359C" w14:paraId="1F8AFB83" wp14:textId="77777777"/>
    <w:p xmlns:wp14="http://schemas.microsoft.com/office/word/2010/wordml" w:rsidRPr="000308BA" w:rsidR="00CE759A" w:rsidP="000308BA" w:rsidRDefault="00CE759A" w14:paraId="115F756D" wp14:textId="77777777">
      <w:pPr>
        <w:pStyle w:val="Heading6"/>
      </w:pPr>
      <w:r w:rsidRPr="000308BA">
        <w:br w:type="page"/>
      </w:r>
      <w:r w:rsidRPr="000308BA">
        <w:t>Report Specification – OPR-SRA-110 - Service Authorization Lagging</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63"/>
        <w:gridCol w:w="1413"/>
        <w:gridCol w:w="1753"/>
        <w:gridCol w:w="1223"/>
        <w:gridCol w:w="1220"/>
        <w:gridCol w:w="2291"/>
        <w:gridCol w:w="4720"/>
        <w:gridCol w:w="7"/>
      </w:tblGrid>
      <w:tr xmlns:wp14="http://schemas.microsoft.com/office/word/2010/wordml" w:rsidR="00CE759A" w14:paraId="3616E7A1" wp14:textId="77777777">
        <w:tblPrEx>
          <w:tblCellMar>
            <w:top w:w="0" w:type="dxa"/>
            <w:bottom w:w="0" w:type="dxa"/>
          </w:tblCellMar>
        </w:tblPrEx>
        <w:trPr>
          <w:cantSplit/>
          <w:trHeight w:val="432" w:hRule="exact"/>
          <w:tblHeader/>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FF0000"/>
            <w:vAlign w:val="center"/>
          </w:tcPr>
          <w:p w:rsidR="00CE759A" w:rsidP="00726147" w:rsidRDefault="00CE759A" w14:paraId="2CE4D9CA" wp14:textId="77777777">
            <w:pPr>
              <w:jc w:val="center"/>
              <w:rPr>
                <w:rFonts w:eastAsia="MS Mincho"/>
              </w:rPr>
            </w:pPr>
            <w:r>
              <w:rPr>
                <w:rFonts w:eastAsia="MS Mincho"/>
              </w:rPr>
              <w:t>NH MMIS REPORT SPECIFICATION</w:t>
            </w:r>
          </w:p>
        </w:tc>
      </w:tr>
      <w:tr xmlns:wp14="http://schemas.microsoft.com/office/word/2010/wordml" w:rsidR="00CE759A" w14:paraId="3CE8CA1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613" w:type="pct"/>
            <w:vMerge w:val="restart"/>
            <w:tcBorders>
              <w:top w:val="single" w:color="auto" w:sz="4" w:space="0"/>
            </w:tcBorders>
            <w:vAlign w:val="center"/>
          </w:tcPr>
          <w:p w:rsidRPr="00521344" w:rsidR="00CE759A" w:rsidRDefault="00CE759A" w14:paraId="77A7EFE9" wp14:textId="77777777">
            <w:pPr>
              <w:pStyle w:val="BodytextChar"/>
              <w:spacing w:before="40" w:after="40"/>
              <w:jc w:val="center"/>
              <w:rPr>
                <w:rStyle w:val="ModernBodyTextChar"/>
                <w:rFonts w:cs="Arial"/>
                <w:b/>
                <w:noProof/>
                <w:color w:val="000000"/>
                <w:sz w:val="18"/>
                <w:szCs w:val="18"/>
              </w:rPr>
            </w:pPr>
            <w:r w:rsidRPr="00521344">
              <w:rPr>
                <w:rStyle w:val="ModernTableText"/>
                <w:rFonts w:cs="Arial"/>
                <w:b/>
                <w:noProof/>
                <w:color w:val="000000"/>
                <w:szCs w:val="18"/>
              </w:rPr>
              <w:t>Presentation Type:</w:t>
            </w:r>
          </w:p>
        </w:tc>
        <w:tc>
          <w:tcPr>
            <w:tcW w:w="4387" w:type="pct"/>
            <w:gridSpan w:val="7"/>
            <w:tcBorders>
              <w:top w:val="single" w:color="auto" w:sz="4" w:space="0"/>
            </w:tcBorders>
            <w:vAlign w:val="center"/>
          </w:tcPr>
          <w:p w:rsidRPr="00521344" w:rsidR="00CE759A" w:rsidP="00D904D2" w:rsidRDefault="0080486E" w14:paraId="5E377B46" wp14:textId="77777777">
            <w:pPr>
              <w:pStyle w:val="Header"/>
              <w:pBdr>
                <w:bottom w:val="none" w:color="auto" w:sz="0" w:space="0"/>
              </w:pBdr>
              <w:spacing w:before="40" w:after="40"/>
              <w:rPr>
                <w:rStyle w:val="ModernBodyTextChar"/>
                <w:b w:val="0"/>
                <w:noProof/>
                <w:sz w:val="18"/>
                <w:szCs w:val="18"/>
              </w:rPr>
            </w:pPr>
            <w:r w:rsidRPr="00105EB0">
              <w:rPr>
                <w:rStyle w:val="ModernTableText"/>
                <w:rFonts w:ascii="Wingdings" w:hAnsi="Wingdings" w:eastAsia="Wingdings" w:cs="Wingdings"/>
                <w:b w:val="0"/>
                <w:noProof/>
                <w:szCs w:val="18"/>
                <w:lang w:val="en-US" w:eastAsia="en-US"/>
              </w:rPr>
              <w:t>þ</w:t>
            </w:r>
            <w:r w:rsidRPr="00105EB0" w:rsidR="00CE759A">
              <w:rPr>
                <w:rStyle w:val="ModernTableText"/>
                <w:b w:val="0"/>
                <w:noProof/>
                <w:szCs w:val="18"/>
                <w:lang w:val="en-US" w:eastAsia="en-US"/>
              </w:rPr>
              <w:t xml:space="preserve"> List Object                                                                    </w:t>
            </w:r>
            <w:r w:rsidRPr="00105EB0" w:rsidR="00CE759A">
              <w:rPr>
                <w:rStyle w:val="ModernTableText"/>
                <w:rFonts w:ascii="Wingdings 2" w:hAnsi="Wingdings 2" w:eastAsia="Wingdings 2" w:cs="Wingdings 2"/>
                <w:b w:val="0"/>
                <w:noProof/>
                <w:szCs w:val="18"/>
                <w:lang w:val="en-US" w:eastAsia="en-US"/>
              </w:rPr>
              <w:t>£</w:t>
            </w:r>
            <w:r w:rsidRPr="00105EB0" w:rsidR="00CE759A">
              <w:rPr>
                <w:rStyle w:val="ModernTableText"/>
                <w:b w:val="0"/>
                <w:noProof/>
                <w:szCs w:val="18"/>
                <w:lang w:val="en-US" w:eastAsia="en-US"/>
              </w:rPr>
              <w:t xml:space="preserve">  Crosstab Object                                                                          </w:t>
            </w:r>
            <w:r w:rsidRPr="00105EB0" w:rsidR="00CE759A">
              <w:rPr>
                <w:rStyle w:val="ModernTableText"/>
                <w:rFonts w:ascii="Wingdings 2" w:hAnsi="Wingdings 2" w:eastAsia="Wingdings 2" w:cs="Wingdings 2"/>
                <w:b w:val="0"/>
                <w:noProof/>
                <w:szCs w:val="18"/>
                <w:lang w:val="en-US" w:eastAsia="en-US"/>
              </w:rPr>
              <w:t>£</w:t>
            </w:r>
            <w:r w:rsidRPr="00105EB0" w:rsidR="00CE759A">
              <w:rPr>
                <w:rStyle w:val="ModernTableText"/>
                <w:b w:val="0"/>
                <w:noProof/>
                <w:szCs w:val="18"/>
                <w:lang w:val="en-US" w:eastAsia="en-US"/>
              </w:rPr>
              <w:t xml:space="preserve">  Repeater Object        </w:t>
            </w:r>
          </w:p>
        </w:tc>
      </w:tr>
      <w:tr xmlns:wp14="http://schemas.microsoft.com/office/word/2010/wordml" w:rsidR="00CE759A" w:rsidTr="0080486E" w14:paraId="0344C1E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8"/>
          <w:jc w:val="center"/>
        </w:trPr>
        <w:tc>
          <w:tcPr>
            <w:tcW w:w="613" w:type="pct"/>
            <w:vMerge/>
            <w:vAlign w:val="center"/>
          </w:tcPr>
          <w:p w:rsidRPr="00521344" w:rsidR="00CE759A" w:rsidRDefault="00CE759A" w14:paraId="68342FE7" wp14:textId="77777777">
            <w:pPr>
              <w:pStyle w:val="BodytextChar"/>
              <w:spacing w:before="40" w:after="40"/>
              <w:rPr>
                <w:rStyle w:val="ModernTableText"/>
                <w:rFonts w:cs="Arial"/>
                <w:noProof/>
                <w:color w:val="000000"/>
                <w:szCs w:val="18"/>
              </w:rPr>
            </w:pPr>
          </w:p>
        </w:tc>
        <w:tc>
          <w:tcPr>
            <w:tcW w:w="491" w:type="pct"/>
            <w:vMerge w:val="restart"/>
            <w:tcBorders>
              <w:top w:val="single" w:color="616161" w:sz="2" w:space="0"/>
            </w:tcBorders>
            <w:vAlign w:val="center"/>
          </w:tcPr>
          <w:p w:rsidRPr="00105EB0" w:rsidR="00CE759A" w:rsidP="00D904D2" w:rsidRDefault="00CE759A" w14:paraId="6548CC7B" wp14:textId="77777777">
            <w:pPr>
              <w:pStyle w:val="Header"/>
              <w:pBdr>
                <w:bottom w:val="none" w:color="auto" w:sz="0" w:space="0"/>
              </w:pBdr>
              <w:spacing w:before="40" w:after="40"/>
              <w:jc w:val="center"/>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Chart Object</w:t>
            </w:r>
          </w:p>
        </w:tc>
        <w:tc>
          <w:tcPr>
            <w:tcW w:w="1034" w:type="pct"/>
            <w:gridSpan w:val="2"/>
            <w:tcBorders>
              <w:top w:val="single" w:color="616161" w:sz="2" w:space="0"/>
            </w:tcBorders>
            <w:vAlign w:val="center"/>
          </w:tcPr>
          <w:p w:rsidRPr="00105EB0" w:rsidR="00CE759A" w:rsidP="00D904D2" w:rsidRDefault="00CE759A" w14:paraId="236F8F82"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Type:</w:t>
            </w:r>
          </w:p>
          <w:p w:rsidRPr="00105EB0" w:rsidR="00CE759A" w:rsidP="00D904D2" w:rsidRDefault="00CE759A" w14:paraId="1FC9CBC4"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Column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Bar                                                               </w:t>
            </w:r>
          </w:p>
        </w:tc>
        <w:tc>
          <w:tcPr>
            <w:tcW w:w="2862" w:type="pct"/>
            <w:gridSpan w:val="4"/>
            <w:tcBorders>
              <w:top w:val="single" w:color="616161" w:sz="2" w:space="0"/>
            </w:tcBorders>
          </w:tcPr>
          <w:p w:rsidRPr="00105EB0" w:rsidR="00CE759A" w:rsidP="00D904D2" w:rsidRDefault="00CE759A" w14:paraId="45205568"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Attributes:</w:t>
            </w:r>
          </w:p>
          <w:p w:rsidRPr="00105EB0" w:rsidR="00CE759A" w:rsidP="00D904D2" w:rsidRDefault="00CE759A" w14:paraId="2373C156"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3D</w:t>
            </w:r>
          </w:p>
        </w:tc>
      </w:tr>
      <w:tr xmlns:wp14="http://schemas.microsoft.com/office/word/2010/wordml" w:rsidR="00CE759A" w:rsidTr="0080486E" w14:paraId="4ED8D8E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13" w:type="pct"/>
            <w:vMerge/>
            <w:vAlign w:val="center"/>
          </w:tcPr>
          <w:p w:rsidRPr="00521344" w:rsidR="00CE759A" w:rsidRDefault="00CE759A" w14:paraId="40776332" wp14:textId="77777777">
            <w:pPr>
              <w:pStyle w:val="BodytextChar"/>
              <w:spacing w:before="40" w:after="40"/>
              <w:rPr>
                <w:rStyle w:val="ModernTableText"/>
                <w:rFonts w:cs="Arial"/>
                <w:noProof/>
                <w:color w:val="000000"/>
                <w:szCs w:val="18"/>
              </w:rPr>
            </w:pPr>
          </w:p>
        </w:tc>
        <w:tc>
          <w:tcPr>
            <w:tcW w:w="491" w:type="pct"/>
            <w:vMerge/>
          </w:tcPr>
          <w:p w:rsidRPr="00105EB0" w:rsidR="00CE759A" w:rsidP="00D904D2" w:rsidRDefault="00CE759A" w14:paraId="107E9FD5" wp14:textId="77777777">
            <w:pPr>
              <w:pStyle w:val="Header"/>
              <w:pBdr>
                <w:bottom w:val="none" w:color="auto" w:sz="0" w:space="0"/>
              </w:pBdr>
              <w:spacing w:before="40" w:after="40"/>
              <w:rPr>
                <w:rStyle w:val="ModernTableText"/>
                <w:b w:val="0"/>
                <w:noProof/>
                <w:szCs w:val="18"/>
                <w:lang w:val="en-US" w:eastAsia="en-US"/>
              </w:rPr>
            </w:pPr>
          </w:p>
        </w:tc>
        <w:tc>
          <w:tcPr>
            <w:tcW w:w="1034" w:type="pct"/>
            <w:gridSpan w:val="2"/>
            <w:tcBorders>
              <w:top w:val="single" w:color="616161" w:sz="2" w:space="0"/>
            </w:tcBorders>
            <w:vAlign w:val="center"/>
          </w:tcPr>
          <w:p w:rsidRPr="00105EB0" w:rsidR="00CE759A" w:rsidP="00D904D2" w:rsidRDefault="00CE759A" w14:paraId="78B96E76"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Line                                        </w:t>
            </w:r>
          </w:p>
        </w:tc>
        <w:tc>
          <w:tcPr>
            <w:tcW w:w="2862" w:type="pct"/>
            <w:gridSpan w:val="4"/>
          </w:tcPr>
          <w:p w:rsidRPr="00105EB0" w:rsidR="00CE759A" w:rsidP="00D904D2" w:rsidRDefault="00CE759A" w14:paraId="66EC0742"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With Markers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p>
        </w:tc>
      </w:tr>
      <w:tr xmlns:wp14="http://schemas.microsoft.com/office/word/2010/wordml" w:rsidR="00CE759A" w:rsidTr="0080486E" w14:paraId="3EC0C57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13" w:type="pct"/>
            <w:vMerge/>
            <w:vAlign w:val="center"/>
          </w:tcPr>
          <w:p w:rsidRPr="00521344" w:rsidR="00CE759A" w:rsidRDefault="00CE759A" w14:paraId="564A82CB" wp14:textId="77777777">
            <w:pPr>
              <w:pStyle w:val="BodytextChar"/>
              <w:spacing w:before="40" w:after="40"/>
              <w:rPr>
                <w:rStyle w:val="ModernTableText"/>
                <w:rFonts w:cs="Arial"/>
                <w:noProof/>
                <w:color w:val="000000"/>
                <w:szCs w:val="18"/>
              </w:rPr>
            </w:pPr>
          </w:p>
        </w:tc>
        <w:tc>
          <w:tcPr>
            <w:tcW w:w="491" w:type="pct"/>
            <w:vMerge/>
          </w:tcPr>
          <w:p w:rsidRPr="00105EB0" w:rsidR="00CE759A" w:rsidP="00D904D2" w:rsidRDefault="00CE759A" w14:paraId="3CE28D4A" wp14:textId="77777777">
            <w:pPr>
              <w:pStyle w:val="Header"/>
              <w:pBdr>
                <w:bottom w:val="none" w:color="auto" w:sz="0" w:space="0"/>
              </w:pBdr>
              <w:spacing w:before="40" w:after="40"/>
              <w:rPr>
                <w:rStyle w:val="ModernTableText"/>
                <w:noProof/>
                <w:szCs w:val="18"/>
                <w:lang w:val="en-US" w:eastAsia="en-US"/>
              </w:rPr>
            </w:pPr>
          </w:p>
        </w:tc>
        <w:tc>
          <w:tcPr>
            <w:tcW w:w="1034" w:type="pct"/>
            <w:gridSpan w:val="2"/>
            <w:tcBorders>
              <w:top w:val="single" w:color="616161" w:sz="2" w:space="0"/>
            </w:tcBorders>
            <w:vAlign w:val="center"/>
          </w:tcPr>
          <w:p w:rsidRPr="00105EB0" w:rsidR="00CE759A" w:rsidP="00D904D2" w:rsidRDefault="00CE759A" w14:paraId="155818DE"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Pie</w:t>
            </w:r>
          </w:p>
        </w:tc>
        <w:tc>
          <w:tcPr>
            <w:tcW w:w="2862" w:type="pct"/>
            <w:gridSpan w:val="4"/>
          </w:tcPr>
          <w:p w:rsidRPr="00105EB0" w:rsidR="00CE759A" w:rsidP="00D904D2" w:rsidRDefault="00CE759A" w14:paraId="1C47B944"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3D                    </w:t>
            </w:r>
          </w:p>
        </w:tc>
      </w:tr>
      <w:tr xmlns:wp14="http://schemas.microsoft.com/office/word/2010/wordml" w:rsidR="00CE759A" w14:paraId="3CC670C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CE759A" w:rsidRDefault="00CE759A" w14:paraId="65051D0A"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Section Heading (opt)</w:t>
            </w:r>
          </w:p>
        </w:tc>
      </w:tr>
      <w:tr xmlns:wp14="http://schemas.microsoft.com/office/word/2010/wordml" w:rsidR="00CE759A" w14:paraId="4788AC1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521344" w:rsidR="00CE759A" w:rsidRDefault="00CE759A" w14:paraId="3CDD8CA9" wp14:textId="77777777">
            <w:pPr>
              <w:pStyle w:val="TableText1"/>
              <w:spacing w:before="40" w:after="40"/>
              <w:jc w:val="center"/>
              <w:rPr>
                <w:rStyle w:val="ModernTableText"/>
                <w:rFonts w:cs="Arial"/>
                <w:b/>
                <w:noProof/>
                <w:szCs w:val="18"/>
              </w:rPr>
            </w:pPr>
            <w:r w:rsidRPr="00521344">
              <w:rPr>
                <w:rStyle w:val="ModernTableText"/>
                <w:rFonts w:cs="Arial"/>
                <w:b/>
                <w:bCs/>
                <w:noProof/>
                <w:szCs w:val="18"/>
              </w:rPr>
              <w:t>Report Section Label (opt)</w:t>
            </w:r>
          </w:p>
        </w:tc>
        <w:tc>
          <w:tcPr>
            <w:tcW w:w="1645" w:type="pct"/>
            <w:gridSpan w:val="3"/>
            <w:tcBorders>
              <w:top w:val="single" w:color="616161" w:sz="2" w:space="0"/>
              <w:bottom w:val="single" w:color="616161" w:sz="2" w:space="0"/>
            </w:tcBorders>
            <w:vAlign w:val="center"/>
          </w:tcPr>
          <w:p w:rsidRPr="00521344" w:rsidR="00CE759A" w:rsidRDefault="00CE759A" w14:paraId="623E29CF" wp14:textId="77777777">
            <w:pPr>
              <w:pStyle w:val="TableText1"/>
              <w:spacing w:before="40" w:after="40"/>
              <w:jc w:val="center"/>
              <w:rPr>
                <w:rStyle w:val="ModernTableText"/>
                <w:rFonts w:cs="Arial"/>
                <w:b/>
                <w:noProof/>
                <w:szCs w:val="18"/>
              </w:rPr>
            </w:pPr>
            <w:r w:rsidRPr="00521344">
              <w:rPr>
                <w:rStyle w:val="ModernTableText"/>
                <w:rFonts w:cs="Arial"/>
                <w:b/>
                <w:noProof/>
                <w:szCs w:val="18"/>
              </w:rPr>
              <w:t>Report Section Description (opt)</w:t>
            </w:r>
          </w:p>
        </w:tc>
        <w:tc>
          <w:tcPr>
            <w:tcW w:w="1642" w:type="pct"/>
            <w:gridSpan w:val="2"/>
            <w:tcBorders>
              <w:top w:val="single" w:color="616161" w:sz="2" w:space="0"/>
              <w:bottom w:val="single" w:color="616161" w:sz="2" w:space="0"/>
            </w:tcBorders>
            <w:vAlign w:val="center"/>
          </w:tcPr>
          <w:p w:rsidRPr="00521344" w:rsidR="00CE759A" w:rsidRDefault="00CE759A" w14:paraId="1D7E942A" wp14:textId="77777777">
            <w:pPr>
              <w:pStyle w:val="TableText1"/>
              <w:spacing w:before="40" w:after="40"/>
              <w:jc w:val="center"/>
              <w:rPr>
                <w:rStyle w:val="ModernTableText"/>
                <w:rFonts w:cs="Arial"/>
                <w:b/>
                <w:noProof/>
                <w:szCs w:val="18"/>
              </w:rPr>
            </w:pPr>
            <w:r w:rsidRPr="00521344">
              <w:rPr>
                <w:rStyle w:val="ModernTableText"/>
                <w:rFonts w:cs="Arial"/>
                <w:b/>
                <w:noProof/>
                <w:szCs w:val="18"/>
              </w:rPr>
              <w:t>Report Section Processing Rules (opt)</w:t>
            </w:r>
          </w:p>
        </w:tc>
      </w:tr>
      <w:tr xmlns:wp14="http://schemas.microsoft.com/office/word/2010/wordml" w:rsidR="0080486E" w:rsidTr="00DD385D" w14:paraId="09BFDE5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tcPr>
          <w:p w:rsidRPr="00521344" w:rsidR="0080486E" w:rsidP="0080486E" w:rsidRDefault="0080486E" w14:paraId="73698C6B" wp14:textId="77777777">
            <w:pPr>
              <w:pStyle w:val="CopyrightACSSC"/>
              <w:rPr>
                <w:rStyle w:val="Heading1ReleaseNotesACSSC"/>
                <w:rFonts w:cs="Arial"/>
                <w:noProof/>
                <w:sz w:val="18"/>
                <w:szCs w:val="18"/>
              </w:rPr>
            </w:pPr>
            <w:r w:rsidRPr="00521344">
              <w:rPr>
                <w:rStyle w:val="Heading1ReleaseNotesACSSC"/>
                <w:rFonts w:cs="Arial"/>
                <w:noProof/>
                <w:sz w:val="18"/>
                <w:szCs w:val="18"/>
              </w:rPr>
              <w:t>Line of Business</w:t>
            </w:r>
          </w:p>
        </w:tc>
        <w:tc>
          <w:tcPr>
            <w:tcW w:w="1645" w:type="pct"/>
            <w:gridSpan w:val="3"/>
            <w:tcBorders>
              <w:top w:val="single" w:color="616161" w:sz="2" w:space="0"/>
              <w:bottom w:val="single" w:color="616161" w:sz="2" w:space="0"/>
            </w:tcBorders>
          </w:tcPr>
          <w:p w:rsidRPr="00521344" w:rsidR="0080486E" w:rsidP="00F9113A" w:rsidRDefault="0080486E" w14:paraId="40CA21FA" wp14:textId="77777777">
            <w:pPr>
              <w:pStyle w:val="TableColorful2"/>
              <w:spacing w:before="40" w:after="40"/>
              <w:rPr>
                <w:rStyle w:val="Heading1ReleaseNotesACSSC"/>
                <w:rFonts w:ascii="Arial" w:hAnsi="Arial" w:cs="Arial"/>
                <w:noProof/>
                <w:sz w:val="18"/>
                <w:szCs w:val="18"/>
              </w:rPr>
            </w:pPr>
            <w:r w:rsidRPr="00521344">
              <w:rPr>
                <w:rStyle w:val="Heading1ReleaseNotesACSSC"/>
                <w:rFonts w:ascii="Arial" w:hAnsi="Arial" w:cs="Arial"/>
                <w:noProof/>
                <w:sz w:val="18"/>
                <w:szCs w:val="18"/>
              </w:rPr>
              <w:t>The line of business code and description.</w:t>
            </w:r>
          </w:p>
        </w:tc>
        <w:tc>
          <w:tcPr>
            <w:tcW w:w="1642" w:type="pct"/>
            <w:gridSpan w:val="2"/>
            <w:tcBorders>
              <w:top w:val="single" w:color="616161" w:sz="2" w:space="0"/>
              <w:bottom w:val="single" w:color="616161" w:sz="2" w:space="0"/>
            </w:tcBorders>
          </w:tcPr>
          <w:p w:rsidRPr="00521344" w:rsidR="0080486E" w:rsidP="00F9113A" w:rsidRDefault="0080486E" w14:paraId="650D7AEC" wp14:textId="77777777">
            <w:pPr>
              <w:pStyle w:val="TableColorful2"/>
              <w:spacing w:before="40" w:after="40"/>
              <w:rPr>
                <w:rStyle w:val="Heading1ReleaseNotesACSSC"/>
                <w:rFonts w:ascii="Arial" w:hAnsi="Arial" w:cs="Arial"/>
                <w:noProof/>
                <w:sz w:val="18"/>
                <w:szCs w:val="18"/>
              </w:rPr>
            </w:pPr>
            <w:r w:rsidRPr="00521344">
              <w:rPr>
                <w:rStyle w:val="Heading1ReleaseNotesACSSC"/>
                <w:rFonts w:ascii="Arial" w:hAnsi="Arial" w:cs="Arial"/>
                <w:noProof/>
                <w:sz w:val="18"/>
                <w:szCs w:val="18"/>
              </w:rPr>
              <w:t>Using R-VV-DOMAIN-NAM = ‘R-LOB-CD’, join to R-VV-TB.R-VV-CD using A-HDR-TB.R-LOB-CD to get the short description.</w:t>
            </w:r>
          </w:p>
        </w:tc>
      </w:tr>
      <w:tr xmlns:wp14="http://schemas.microsoft.com/office/word/2010/wordml" w:rsidR="0080486E" w14:paraId="5169BD7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521344" w:rsidR="0080486E" w:rsidP="0080486E" w:rsidRDefault="0080486E" w14:paraId="358E34DF" wp14:textId="77777777">
            <w:pPr>
              <w:pStyle w:val="CopyrightACSSC"/>
              <w:rPr>
                <w:rStyle w:val="Heading1ReleaseNotesACSSC"/>
                <w:rFonts w:cs="Arial"/>
                <w:noProof/>
                <w:sz w:val="18"/>
                <w:szCs w:val="18"/>
              </w:rPr>
            </w:pPr>
            <w:r w:rsidRPr="00521344">
              <w:rPr>
                <w:rStyle w:val="Heading1ReleaseNotesACSSC"/>
                <w:rFonts w:cs="Arial"/>
                <w:noProof/>
                <w:sz w:val="18"/>
                <w:szCs w:val="18"/>
              </w:rPr>
              <w:t>MM/DD/CCYY - MM/DD/CCYY</w:t>
            </w:r>
          </w:p>
        </w:tc>
        <w:tc>
          <w:tcPr>
            <w:tcW w:w="1645" w:type="pct"/>
            <w:gridSpan w:val="3"/>
            <w:tcBorders>
              <w:top w:val="single" w:color="616161" w:sz="2" w:space="0"/>
              <w:bottom w:val="single" w:color="616161" w:sz="2" w:space="0"/>
            </w:tcBorders>
            <w:vAlign w:val="center"/>
          </w:tcPr>
          <w:p w:rsidRPr="00521344" w:rsidR="0080486E" w:rsidP="00F9113A" w:rsidRDefault="0080486E" w14:paraId="35E2D2AD" wp14:textId="77777777">
            <w:pPr>
              <w:pStyle w:val="TableColorful2"/>
              <w:spacing w:before="40" w:after="40"/>
              <w:rPr>
                <w:rStyle w:val="Heading1ReleaseNotesACSSC"/>
                <w:rFonts w:ascii="Arial" w:hAnsi="Arial" w:cs="Arial"/>
                <w:noProof/>
                <w:sz w:val="18"/>
                <w:szCs w:val="18"/>
              </w:rPr>
            </w:pPr>
            <w:r w:rsidRPr="00521344">
              <w:rPr>
                <w:rStyle w:val="Heading1ReleaseNotesACSSC"/>
                <w:rFonts w:ascii="Arial" w:hAnsi="Arial" w:cs="Arial"/>
                <w:noProof/>
                <w:sz w:val="18"/>
                <w:szCs w:val="18"/>
              </w:rPr>
              <w:t xml:space="preserve">Page Heading.  </w:t>
            </w:r>
          </w:p>
        </w:tc>
        <w:tc>
          <w:tcPr>
            <w:tcW w:w="1642" w:type="pct"/>
            <w:gridSpan w:val="2"/>
            <w:tcBorders>
              <w:top w:val="single" w:color="616161" w:sz="2" w:space="0"/>
              <w:bottom w:val="single" w:color="616161" w:sz="2" w:space="0"/>
            </w:tcBorders>
            <w:vAlign w:val="center"/>
          </w:tcPr>
          <w:p w:rsidRPr="00521344" w:rsidR="0080486E" w:rsidP="00F9113A" w:rsidRDefault="0080486E" w14:paraId="61BD1ABB" wp14:textId="77777777">
            <w:pPr>
              <w:pStyle w:val="TableColorful2"/>
              <w:spacing w:before="40" w:after="40"/>
              <w:rPr>
                <w:rStyle w:val="Heading1ReleaseNotesACSSC"/>
                <w:rFonts w:ascii="Arial" w:hAnsi="Arial" w:cs="Arial"/>
                <w:noProof/>
                <w:sz w:val="18"/>
                <w:szCs w:val="18"/>
              </w:rPr>
            </w:pPr>
            <w:r w:rsidRPr="00521344">
              <w:rPr>
                <w:rStyle w:val="Heading1ReleaseNotesACSSC"/>
                <w:rFonts w:ascii="Arial" w:hAnsi="Arial" w:cs="Arial"/>
                <w:noProof/>
                <w:sz w:val="18"/>
                <w:szCs w:val="18"/>
              </w:rPr>
              <w:t>Display the Current Cycle Month Begin and End Dates</w:t>
            </w:r>
          </w:p>
        </w:tc>
      </w:tr>
      <w:tr xmlns:wp14="http://schemas.microsoft.com/office/word/2010/wordml" w:rsidR="0080486E" w:rsidTr="00DD385D" w14:paraId="59F8885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521344" w:rsidR="0080486E" w:rsidP="0080486E" w:rsidRDefault="0080486E" w14:paraId="4E93247A" wp14:textId="77777777">
            <w:pPr>
              <w:pStyle w:val="TableColorful2"/>
              <w:spacing w:before="40" w:after="40"/>
              <w:rPr>
                <w:rStyle w:val="Heading1ReleaseNotesACSSC"/>
                <w:rFonts w:ascii="Arial" w:hAnsi="Arial" w:cs="Arial"/>
                <w:noProof/>
                <w:sz w:val="18"/>
                <w:szCs w:val="18"/>
              </w:rPr>
            </w:pPr>
            <w:r w:rsidRPr="00521344">
              <w:rPr>
                <w:rStyle w:val="Heading1ReleaseNotesACSSC"/>
                <w:rFonts w:ascii="Arial" w:hAnsi="Arial" w:cs="Arial"/>
                <w:noProof/>
                <w:sz w:val="18"/>
                <w:szCs w:val="18"/>
              </w:rPr>
              <w:t>SA Ty Cd - Desc</w:t>
            </w:r>
          </w:p>
        </w:tc>
        <w:tc>
          <w:tcPr>
            <w:tcW w:w="1645" w:type="pct"/>
            <w:gridSpan w:val="3"/>
            <w:tcBorders>
              <w:top w:val="single" w:color="616161" w:sz="2" w:space="0"/>
              <w:bottom w:val="single" w:color="616161" w:sz="2" w:space="0"/>
            </w:tcBorders>
            <w:vAlign w:val="center"/>
          </w:tcPr>
          <w:p w:rsidRPr="00521344" w:rsidR="0080486E" w:rsidP="00F9113A" w:rsidRDefault="0080486E" w14:paraId="7757E1C5" wp14:textId="77777777">
            <w:pPr>
              <w:pStyle w:val="TableColorful2"/>
              <w:spacing w:before="40" w:after="40"/>
              <w:rPr>
                <w:rStyle w:val="Heading1ReleaseNotesACSSC"/>
                <w:rFonts w:ascii="Arial" w:hAnsi="Arial" w:cs="Arial"/>
                <w:noProof/>
                <w:sz w:val="18"/>
                <w:szCs w:val="18"/>
              </w:rPr>
            </w:pPr>
            <w:r w:rsidRPr="00521344">
              <w:rPr>
                <w:rStyle w:val="Heading1ReleaseNotesACSSC"/>
                <w:rFonts w:ascii="Arial" w:hAnsi="Arial" w:cs="Arial"/>
                <w:noProof/>
                <w:sz w:val="18"/>
                <w:szCs w:val="18"/>
              </w:rPr>
              <w:t>This field displays the SA authorization type code and description.</w:t>
            </w:r>
          </w:p>
        </w:tc>
        <w:tc>
          <w:tcPr>
            <w:tcW w:w="1642" w:type="pct"/>
            <w:gridSpan w:val="2"/>
            <w:tcBorders>
              <w:top w:val="single" w:color="616161" w:sz="2" w:space="0"/>
              <w:bottom w:val="single" w:color="616161" w:sz="2" w:space="0"/>
            </w:tcBorders>
          </w:tcPr>
          <w:p w:rsidRPr="00521344" w:rsidR="0080486E" w:rsidP="00F9113A" w:rsidRDefault="0080486E" w14:paraId="7A50CDA3" wp14:textId="77777777">
            <w:pPr>
              <w:pStyle w:val="TableColorful2"/>
              <w:spacing w:before="40" w:after="40"/>
              <w:rPr>
                <w:rStyle w:val="Heading1ReleaseNotesACSSC"/>
                <w:rFonts w:ascii="Arial" w:hAnsi="Arial" w:cs="Arial"/>
                <w:noProof/>
                <w:sz w:val="18"/>
                <w:szCs w:val="18"/>
              </w:rPr>
            </w:pPr>
            <w:r w:rsidRPr="00521344">
              <w:rPr>
                <w:rStyle w:val="Heading1ReleaseNotesACSSC"/>
                <w:rFonts w:ascii="Arial" w:hAnsi="Arial" w:cs="Arial"/>
                <w:noProof/>
                <w:sz w:val="18"/>
                <w:szCs w:val="18"/>
              </w:rPr>
              <w:t>Using R-VV-DOMAIN-NAM = ‘A-TY-CD’, join to R-VV-TB.R-VV-CD using A-HDR-TB.A-TY-CD to get the short description.</w:t>
            </w:r>
          </w:p>
        </w:tc>
      </w:tr>
      <w:tr xmlns:wp14="http://schemas.microsoft.com/office/word/2010/wordml" w:rsidR="0080486E" w:rsidTr="00DD385D" w14:paraId="1BB3187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521344" w:rsidR="0080486E" w:rsidP="0080486E" w:rsidRDefault="0080486E" w14:paraId="5F080B4D" wp14:textId="77777777">
            <w:pPr>
              <w:pStyle w:val="TOC2"/>
              <w:ind w:left="0"/>
              <w:rPr>
                <w:rStyle w:val="Heading1ReleaseNotesACSSC"/>
                <w:rFonts w:cs="Arial"/>
                <w:sz w:val="18"/>
                <w:szCs w:val="18"/>
              </w:rPr>
            </w:pPr>
            <w:r w:rsidRPr="00521344">
              <w:rPr>
                <w:rStyle w:val="Heading1ReleaseNotesACSSC"/>
                <w:rFonts w:cs="Arial"/>
                <w:sz w:val="18"/>
                <w:szCs w:val="18"/>
              </w:rPr>
              <w:t>SA LI Cat Svc Cd - Desc</w:t>
            </w:r>
          </w:p>
        </w:tc>
        <w:tc>
          <w:tcPr>
            <w:tcW w:w="1645" w:type="pct"/>
            <w:gridSpan w:val="3"/>
            <w:tcBorders>
              <w:top w:val="single" w:color="616161" w:sz="2" w:space="0"/>
              <w:bottom w:val="single" w:color="616161" w:sz="2" w:space="0"/>
            </w:tcBorders>
            <w:vAlign w:val="center"/>
          </w:tcPr>
          <w:p w:rsidRPr="00521344" w:rsidR="0080486E" w:rsidP="00F9113A" w:rsidRDefault="0080486E" w14:paraId="550BEF17" wp14:textId="77777777">
            <w:pPr>
              <w:pStyle w:val="TableColorful2"/>
              <w:spacing w:before="40" w:after="40"/>
              <w:rPr>
                <w:rStyle w:val="Heading1ReleaseNotesACSSC"/>
                <w:rFonts w:ascii="Arial" w:hAnsi="Arial" w:cs="Arial"/>
                <w:noProof/>
                <w:sz w:val="18"/>
                <w:szCs w:val="18"/>
              </w:rPr>
            </w:pPr>
            <w:r w:rsidRPr="00521344">
              <w:rPr>
                <w:rStyle w:val="Heading1ReleaseNotesACSSC"/>
                <w:rFonts w:ascii="Arial" w:hAnsi="Arial" w:cs="Arial"/>
                <w:noProof/>
                <w:sz w:val="18"/>
                <w:szCs w:val="18"/>
              </w:rPr>
              <w:t>This field displays the SA category code and description.</w:t>
            </w:r>
          </w:p>
        </w:tc>
        <w:tc>
          <w:tcPr>
            <w:tcW w:w="1642" w:type="pct"/>
            <w:gridSpan w:val="2"/>
            <w:tcBorders>
              <w:top w:val="single" w:color="616161" w:sz="2" w:space="0"/>
              <w:bottom w:val="single" w:color="616161" w:sz="2" w:space="0"/>
            </w:tcBorders>
          </w:tcPr>
          <w:p w:rsidRPr="00521344" w:rsidR="0080486E" w:rsidP="00F9113A" w:rsidRDefault="0080486E" w14:paraId="6E535686" wp14:textId="77777777">
            <w:pPr>
              <w:pStyle w:val="TableColorful2"/>
              <w:spacing w:before="40" w:after="40"/>
              <w:rPr>
                <w:rStyle w:val="Heading1ReleaseNotesACSSC"/>
                <w:rFonts w:ascii="Arial" w:hAnsi="Arial" w:cs="Arial"/>
                <w:noProof/>
                <w:sz w:val="18"/>
                <w:szCs w:val="18"/>
              </w:rPr>
            </w:pPr>
            <w:r w:rsidRPr="00521344">
              <w:rPr>
                <w:rStyle w:val="Heading1ReleaseNotesACSSC"/>
                <w:rFonts w:ascii="Arial" w:hAnsi="Arial" w:cs="Arial"/>
                <w:noProof/>
                <w:sz w:val="18"/>
                <w:szCs w:val="18"/>
              </w:rPr>
              <w:t>Using R-VV-DOMAIN-NAM = ‘A-LI-CAT-SVC-CD’, join to R-VV-TB.R-VV-CD using A-DTL-TB.A-LI-CAT-SVC-CD to get the short description.</w:t>
            </w:r>
          </w:p>
        </w:tc>
      </w:tr>
      <w:tr xmlns:wp14="http://schemas.microsoft.com/office/word/2010/wordml" w:rsidR="0080486E" w14:paraId="3A26E9B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2" w:type="pct"/>
          <w:cantSplit/>
          <w:jc w:val="center"/>
        </w:trPr>
        <w:tc>
          <w:tcPr>
            <w:tcW w:w="4998" w:type="pct"/>
            <w:gridSpan w:val="7"/>
            <w:tcBorders>
              <w:top w:val="single" w:color="616161" w:sz="2" w:space="0"/>
              <w:bottom w:val="single" w:color="616161" w:sz="2" w:space="0"/>
            </w:tcBorders>
            <w:shd w:val="clear" w:color="auto" w:fill="191919"/>
          </w:tcPr>
          <w:p w:rsidR="0080486E" w:rsidRDefault="0080486E" w14:paraId="65A6D17B"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80486E" w14:paraId="648379E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2" w:type="pct"/>
          <w:cantSplit/>
          <w:jc w:val="center"/>
        </w:trPr>
        <w:tc>
          <w:tcPr>
            <w:tcW w:w="2562" w:type="pct"/>
            <w:gridSpan w:val="5"/>
            <w:tcBorders>
              <w:top w:val="single" w:color="616161" w:sz="2" w:space="0"/>
              <w:bottom w:val="single" w:color="616161" w:sz="2" w:space="0"/>
            </w:tcBorders>
          </w:tcPr>
          <w:p w:rsidRPr="00521344" w:rsidR="0080486E" w:rsidRDefault="0080486E" w14:paraId="7ACE2484" wp14:textId="77777777">
            <w:pPr>
              <w:pStyle w:val="TableText1"/>
              <w:spacing w:before="40" w:after="40"/>
              <w:jc w:val="center"/>
              <w:rPr>
                <w:rStyle w:val="ModernTableText"/>
                <w:rFonts w:cs="Arial"/>
                <w:b/>
                <w:szCs w:val="17"/>
              </w:rPr>
            </w:pPr>
            <w:r w:rsidRPr="00521344">
              <w:rPr>
                <w:rStyle w:val="ModernTableText"/>
                <w:rFonts w:cs="Arial"/>
                <w:b/>
                <w:szCs w:val="17"/>
              </w:rPr>
              <w:t>Chart Title</w:t>
            </w:r>
          </w:p>
        </w:tc>
        <w:tc>
          <w:tcPr>
            <w:tcW w:w="2436" w:type="pct"/>
            <w:gridSpan w:val="2"/>
            <w:tcBorders>
              <w:top w:val="single" w:color="616161" w:sz="2" w:space="0"/>
              <w:bottom w:val="single" w:color="616161" w:sz="2" w:space="0"/>
            </w:tcBorders>
          </w:tcPr>
          <w:p w:rsidRPr="00521344" w:rsidR="0080486E" w:rsidRDefault="0080486E" w14:paraId="6E8F0C6C" wp14:textId="77777777">
            <w:pPr>
              <w:pStyle w:val="TableText1"/>
              <w:spacing w:before="40" w:after="40"/>
              <w:jc w:val="center"/>
              <w:rPr>
                <w:rStyle w:val="ModernTableText"/>
                <w:rFonts w:cs="Arial"/>
                <w:b/>
                <w:noProof/>
                <w:szCs w:val="17"/>
              </w:rPr>
            </w:pPr>
            <w:r w:rsidRPr="00521344">
              <w:rPr>
                <w:rStyle w:val="ModernTableText"/>
                <w:rFonts w:cs="Arial"/>
                <w:b/>
                <w:noProof/>
                <w:szCs w:val="17"/>
              </w:rPr>
              <w:t>Chart Sub-title</w:t>
            </w:r>
          </w:p>
        </w:tc>
      </w:tr>
      <w:tr xmlns:wp14="http://schemas.microsoft.com/office/word/2010/wordml" w:rsidR="0080486E" w14:paraId="7F4018B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2" w:type="pct"/>
          <w:cantSplit/>
          <w:jc w:val="center"/>
        </w:trPr>
        <w:tc>
          <w:tcPr>
            <w:tcW w:w="2562" w:type="pct"/>
            <w:gridSpan w:val="5"/>
            <w:tcBorders>
              <w:top w:val="single" w:color="616161" w:sz="2" w:space="0"/>
              <w:right w:val="single" w:color="616161" w:sz="2" w:space="0"/>
            </w:tcBorders>
          </w:tcPr>
          <w:p w:rsidRPr="00521344" w:rsidR="0080486E" w:rsidRDefault="0080486E" w14:paraId="4BA95DC4" wp14:textId="77777777">
            <w:pPr>
              <w:pStyle w:val="TableText1"/>
              <w:spacing w:before="40" w:after="40"/>
              <w:rPr>
                <w:rStyle w:val="ModernTableText"/>
                <w:rFonts w:cs="Arial"/>
                <w:color w:val="000000"/>
                <w:szCs w:val="17"/>
              </w:rPr>
            </w:pPr>
            <w:r w:rsidRPr="00521344">
              <w:rPr>
                <w:rStyle w:val="ModernTableText"/>
                <w:rFonts w:cs="Arial"/>
                <w:color w:val="000000"/>
                <w:szCs w:val="17"/>
              </w:rPr>
              <w:t>N/A</w:t>
            </w:r>
          </w:p>
        </w:tc>
        <w:tc>
          <w:tcPr>
            <w:tcW w:w="2436" w:type="pct"/>
            <w:gridSpan w:val="2"/>
            <w:tcBorders>
              <w:top w:val="single" w:color="616161" w:sz="2" w:space="0"/>
              <w:right w:val="single" w:color="616161" w:sz="2" w:space="0"/>
            </w:tcBorders>
          </w:tcPr>
          <w:p w:rsidRPr="00521344" w:rsidR="0080486E" w:rsidRDefault="0080486E" w14:paraId="6425D22F" wp14:textId="77777777">
            <w:pPr>
              <w:pStyle w:val="TableText1"/>
              <w:spacing w:before="40" w:after="40"/>
              <w:rPr>
                <w:rStyle w:val="ModernTableText"/>
                <w:rFonts w:cs="Arial"/>
                <w:color w:val="000000"/>
                <w:szCs w:val="17"/>
              </w:rPr>
            </w:pPr>
            <w:r w:rsidRPr="00521344">
              <w:rPr>
                <w:rStyle w:val="ModernTableText"/>
                <w:rFonts w:cs="Arial"/>
                <w:color w:val="000000"/>
                <w:szCs w:val="17"/>
              </w:rPr>
              <w:t>N/A</w:t>
            </w:r>
          </w:p>
        </w:tc>
      </w:tr>
    </w:tbl>
    <w:p xmlns:wp14="http://schemas.microsoft.com/office/word/2010/wordml" w:rsidR="00CE759A" w:rsidRDefault="00CE759A" w14:paraId="03E60B2D" wp14:textId="77777777">
      <w:pPr>
        <w:rPr>
          <w:sz w:val="19"/>
          <w:szCs w:val="19"/>
        </w:rPr>
      </w:pP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653"/>
        <w:gridCol w:w="2004"/>
        <w:gridCol w:w="401"/>
        <w:gridCol w:w="2157"/>
        <w:gridCol w:w="2917"/>
        <w:gridCol w:w="801"/>
        <w:gridCol w:w="1426"/>
        <w:gridCol w:w="3035"/>
      </w:tblGrid>
      <w:tr xmlns:wp14="http://schemas.microsoft.com/office/word/2010/wordml" w:rsidR="00CE759A" w:rsidTr="00091AC4" w14:paraId="2EC5655D" wp14:textId="77777777">
        <w:tblPrEx>
          <w:tblCellMar>
            <w:top w:w="0" w:type="dxa"/>
            <w:bottom w:w="0" w:type="dxa"/>
          </w:tblCellMar>
        </w:tblPrEx>
        <w:trPr>
          <w:cantSplit/>
          <w:tblHeader/>
          <w:jc w:val="center"/>
        </w:trPr>
        <w:tc>
          <w:tcPr>
            <w:tcW w:w="5000" w:type="pct"/>
            <w:gridSpan w:val="8"/>
            <w:tcBorders>
              <w:top w:val="single" w:color="616161" w:sz="2" w:space="0"/>
              <w:bottom w:val="single" w:color="616161" w:sz="2" w:space="0"/>
            </w:tcBorders>
            <w:shd w:val="clear" w:color="auto" w:fill="191919"/>
          </w:tcPr>
          <w:p w:rsidR="00CE759A" w:rsidRDefault="00CE759A" w14:paraId="6D8D1F61"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Body</w:t>
            </w:r>
          </w:p>
        </w:tc>
      </w:tr>
      <w:tr xmlns:wp14="http://schemas.microsoft.com/office/word/2010/wordml" w:rsidR="00CE759A" w:rsidTr="00521344" w14:paraId="22B1DC09" wp14:textId="77777777">
        <w:tblPrEx>
          <w:tblCellMar>
            <w:top w:w="0" w:type="dxa"/>
            <w:bottom w:w="0" w:type="dxa"/>
          </w:tblCellMar>
        </w:tblPrEx>
        <w:trPr>
          <w:cantSplit/>
          <w:tblHeader/>
          <w:jc w:val="center"/>
        </w:trPr>
        <w:tc>
          <w:tcPr>
            <w:tcW w:w="652" w:type="pct"/>
            <w:tcBorders>
              <w:top w:val="single" w:color="616161" w:sz="2" w:space="0"/>
            </w:tcBorders>
            <w:vAlign w:val="center"/>
          </w:tcPr>
          <w:p w:rsidRPr="00521344" w:rsidR="00CE759A" w:rsidP="00521344" w:rsidRDefault="00CE759A" w14:paraId="7CCA07F8" wp14:textId="77777777">
            <w:pPr>
              <w:pStyle w:val="TableText1"/>
              <w:spacing w:before="40" w:after="40"/>
              <w:rPr>
                <w:rStyle w:val="ModernTableText"/>
                <w:rFonts w:cs="Arial"/>
                <w:b/>
                <w:szCs w:val="18"/>
              </w:rPr>
            </w:pPr>
            <w:r w:rsidRPr="00521344">
              <w:rPr>
                <w:rStyle w:val="ModernTableText"/>
                <w:rFonts w:cs="Arial"/>
                <w:b/>
                <w:szCs w:val="18"/>
              </w:rPr>
              <w:t>Field Type</w:t>
            </w:r>
          </w:p>
        </w:tc>
        <w:tc>
          <w:tcPr>
            <w:tcW w:w="774" w:type="pct"/>
            <w:tcBorders>
              <w:top w:val="single" w:color="616161" w:sz="2" w:space="0"/>
            </w:tcBorders>
            <w:vAlign w:val="center"/>
          </w:tcPr>
          <w:p w:rsidRPr="00521344" w:rsidR="00CE759A" w:rsidP="00521344" w:rsidRDefault="00CE759A" w14:paraId="11091524" wp14:textId="77777777">
            <w:pPr>
              <w:pStyle w:val="TableHeading"/>
              <w:spacing w:before="40" w:after="40"/>
              <w:rPr>
                <w:rStyle w:val="ModernTableText"/>
                <w:rFonts w:cs="Arial"/>
                <w:szCs w:val="18"/>
              </w:rPr>
            </w:pPr>
            <w:r w:rsidRPr="00521344">
              <w:rPr>
                <w:rStyle w:val="ModernTableText"/>
                <w:rFonts w:cs="Arial"/>
                <w:szCs w:val="18"/>
              </w:rPr>
              <w:t>Business Label</w:t>
            </w:r>
          </w:p>
        </w:tc>
        <w:tc>
          <w:tcPr>
            <w:tcW w:w="1044" w:type="pct"/>
            <w:gridSpan w:val="2"/>
            <w:tcBorders>
              <w:top w:val="single" w:color="616161" w:sz="2" w:space="0"/>
            </w:tcBorders>
            <w:vAlign w:val="center"/>
          </w:tcPr>
          <w:p w:rsidRPr="00521344" w:rsidR="00CE759A" w:rsidP="00521344" w:rsidRDefault="00CE759A" w14:paraId="7CE2BEF4" wp14:textId="77777777">
            <w:pPr>
              <w:pStyle w:val="TableText1"/>
              <w:spacing w:before="40" w:after="40"/>
              <w:rPr>
                <w:rStyle w:val="ModernTableText"/>
                <w:rFonts w:cs="Arial"/>
                <w:b/>
                <w:noProof/>
                <w:szCs w:val="18"/>
              </w:rPr>
            </w:pPr>
            <w:r w:rsidRPr="00521344">
              <w:rPr>
                <w:rStyle w:val="ModernTableText"/>
                <w:rFonts w:cs="Arial"/>
                <w:b/>
                <w:noProof/>
                <w:szCs w:val="18"/>
              </w:rPr>
              <w:t>Field Description</w:t>
            </w:r>
          </w:p>
        </w:tc>
        <w:tc>
          <w:tcPr>
            <w:tcW w:w="469" w:type="pct"/>
            <w:tcBorders>
              <w:top w:val="single" w:color="616161" w:sz="2" w:space="0"/>
            </w:tcBorders>
            <w:vAlign w:val="center"/>
          </w:tcPr>
          <w:p w:rsidRPr="00521344" w:rsidR="00CE759A" w:rsidP="00521344" w:rsidRDefault="00CE759A" w14:paraId="62D19A7A" wp14:textId="77777777">
            <w:pPr>
              <w:pStyle w:val="TableText1"/>
              <w:spacing w:before="40" w:after="40"/>
              <w:rPr>
                <w:rStyle w:val="ModernTableText"/>
                <w:rFonts w:cs="Arial"/>
                <w:b/>
                <w:noProof/>
                <w:szCs w:val="18"/>
              </w:rPr>
            </w:pPr>
            <w:r w:rsidRPr="00521344">
              <w:rPr>
                <w:rStyle w:val="ModernTableText"/>
                <w:rFonts w:cs="Arial"/>
                <w:b/>
                <w:noProof/>
                <w:szCs w:val="18"/>
              </w:rPr>
              <w:t>Source Table</w:t>
            </w:r>
          </w:p>
        </w:tc>
        <w:tc>
          <w:tcPr>
            <w:tcW w:w="929" w:type="pct"/>
            <w:gridSpan w:val="2"/>
            <w:tcBorders>
              <w:top w:val="single" w:color="616161" w:sz="2" w:space="0"/>
            </w:tcBorders>
            <w:vAlign w:val="center"/>
          </w:tcPr>
          <w:p w:rsidRPr="00521344" w:rsidR="00CE759A" w:rsidP="00521344" w:rsidRDefault="00CE759A" w14:paraId="146576F4" wp14:textId="77777777">
            <w:pPr>
              <w:pStyle w:val="TableText1"/>
              <w:spacing w:before="40" w:after="40"/>
              <w:rPr>
                <w:rStyle w:val="ModernTableText"/>
                <w:rFonts w:cs="Arial"/>
                <w:b/>
                <w:noProof/>
                <w:szCs w:val="18"/>
              </w:rPr>
            </w:pPr>
            <w:r w:rsidRPr="00521344">
              <w:rPr>
                <w:rStyle w:val="ModernTableText"/>
                <w:rFonts w:cs="Arial"/>
                <w:b/>
                <w:noProof/>
                <w:szCs w:val="18"/>
              </w:rPr>
              <w:t>Source Column</w:t>
            </w:r>
          </w:p>
        </w:tc>
        <w:tc>
          <w:tcPr>
            <w:tcW w:w="1132" w:type="pct"/>
            <w:tcBorders>
              <w:top w:val="single" w:color="616161" w:sz="2" w:space="0"/>
            </w:tcBorders>
            <w:vAlign w:val="center"/>
          </w:tcPr>
          <w:p w:rsidRPr="00521344" w:rsidR="00CE759A" w:rsidP="00521344" w:rsidRDefault="00CE759A" w14:paraId="352E31BD" wp14:textId="77777777">
            <w:pPr>
              <w:pStyle w:val="TableText1"/>
              <w:spacing w:before="40" w:after="40"/>
              <w:rPr>
                <w:rStyle w:val="ModernTableText"/>
                <w:rFonts w:cs="Arial"/>
                <w:b/>
                <w:noProof/>
                <w:szCs w:val="18"/>
              </w:rPr>
            </w:pPr>
            <w:r w:rsidRPr="00521344">
              <w:rPr>
                <w:rStyle w:val="ModernTableText"/>
                <w:rFonts w:cs="Arial"/>
                <w:b/>
                <w:noProof/>
                <w:szCs w:val="18"/>
              </w:rPr>
              <w:t>Source Column Processing Rules</w:t>
            </w:r>
          </w:p>
        </w:tc>
      </w:tr>
      <w:tr xmlns:wp14="http://schemas.microsoft.com/office/word/2010/wordml" w:rsidR="00CE759A" w:rsidTr="00091AC4" w14:paraId="3F019474" wp14:textId="77777777">
        <w:tblPrEx>
          <w:tblCellMar>
            <w:top w:w="0" w:type="dxa"/>
            <w:bottom w:w="0" w:type="dxa"/>
          </w:tblCellMar>
        </w:tblPrEx>
        <w:trPr>
          <w:cantSplit/>
          <w:jc w:val="center"/>
        </w:trPr>
        <w:tc>
          <w:tcPr>
            <w:tcW w:w="652" w:type="pct"/>
            <w:vAlign w:val="center"/>
          </w:tcPr>
          <w:p w:rsidRPr="00521344" w:rsidR="00CE759A" w:rsidP="00F9113A" w:rsidRDefault="00CE759A" w14:paraId="4CBC13D2" wp14:textId="77777777">
            <w:pPr>
              <w:pStyle w:val="BodytextChar"/>
              <w:spacing w:before="40" w:after="40"/>
              <w:jc w:val="left"/>
              <w:rPr>
                <w:rStyle w:val="BodytextChar"/>
                <w:rFonts w:cs="Arial"/>
                <w:sz w:val="18"/>
                <w:szCs w:val="18"/>
              </w:rPr>
            </w:pPr>
            <w:r w:rsidRPr="00521344">
              <w:rPr>
                <w:rStyle w:val="BodytextChar"/>
                <w:rFonts w:cs="Arial"/>
                <w:sz w:val="18"/>
                <w:szCs w:val="18"/>
              </w:rPr>
              <w:t>Column</w:t>
            </w:r>
          </w:p>
        </w:tc>
        <w:tc>
          <w:tcPr>
            <w:tcW w:w="774" w:type="pct"/>
            <w:vAlign w:val="center"/>
          </w:tcPr>
          <w:p w:rsidRPr="00521344" w:rsidR="00CE759A" w:rsidP="00F9113A" w:rsidRDefault="00CE759A" w14:paraId="07A2ECD1" wp14:textId="77777777">
            <w:pPr>
              <w:pStyle w:val="BodytextChar"/>
              <w:spacing w:before="40" w:after="40"/>
              <w:jc w:val="left"/>
              <w:rPr>
                <w:rStyle w:val="BodytextChar"/>
                <w:rFonts w:cs="Arial"/>
                <w:sz w:val="18"/>
                <w:szCs w:val="18"/>
              </w:rPr>
            </w:pPr>
            <w:r w:rsidRPr="00521344">
              <w:rPr>
                <w:rStyle w:val="BodytextChar"/>
                <w:rFonts w:cs="Arial"/>
                <w:sz w:val="18"/>
                <w:szCs w:val="18"/>
              </w:rPr>
              <w:t>SA ID</w:t>
            </w:r>
          </w:p>
        </w:tc>
        <w:tc>
          <w:tcPr>
            <w:tcW w:w="1044" w:type="pct"/>
            <w:gridSpan w:val="2"/>
            <w:vAlign w:val="center"/>
          </w:tcPr>
          <w:p w:rsidRPr="00521344" w:rsidR="00CE759A" w:rsidP="00F9113A" w:rsidRDefault="00CE759A" w14:paraId="4C9FB829" wp14:textId="77777777">
            <w:pPr>
              <w:pStyle w:val="TableText"/>
              <w:rPr>
                <w:rStyle w:val="BodytextChar"/>
                <w:sz w:val="18"/>
                <w:szCs w:val="18"/>
              </w:rPr>
            </w:pPr>
            <w:r w:rsidRPr="00521344">
              <w:rPr>
                <w:rStyle w:val="BodytextChar"/>
                <w:sz w:val="18"/>
                <w:szCs w:val="18"/>
              </w:rPr>
              <w:t>This field displays the authorization id.</w:t>
            </w:r>
          </w:p>
        </w:tc>
        <w:tc>
          <w:tcPr>
            <w:tcW w:w="469" w:type="pct"/>
            <w:vAlign w:val="center"/>
          </w:tcPr>
          <w:p w:rsidRPr="00521344" w:rsidR="00CE759A" w:rsidP="00F9113A" w:rsidRDefault="00CE759A" w14:paraId="70FAAB53" wp14:textId="77777777">
            <w:pPr>
              <w:spacing w:before="40" w:after="40"/>
              <w:jc w:val="left"/>
              <w:rPr>
                <w:rStyle w:val="BodytextChar"/>
                <w:rFonts w:cs="Arial"/>
                <w:sz w:val="18"/>
                <w:szCs w:val="18"/>
              </w:rPr>
            </w:pPr>
            <w:r w:rsidRPr="00521344">
              <w:rPr>
                <w:rStyle w:val="BodytextChar"/>
                <w:rFonts w:cs="Arial"/>
                <w:sz w:val="18"/>
                <w:szCs w:val="18"/>
              </w:rPr>
              <w:t>A_HDR_TB</w:t>
            </w:r>
          </w:p>
        </w:tc>
        <w:tc>
          <w:tcPr>
            <w:tcW w:w="929" w:type="pct"/>
            <w:gridSpan w:val="2"/>
            <w:vAlign w:val="center"/>
          </w:tcPr>
          <w:p w:rsidRPr="00521344" w:rsidR="00CE759A" w:rsidP="00F9113A" w:rsidRDefault="00CE759A" w14:paraId="7CC73F73" wp14:textId="77777777">
            <w:pPr>
              <w:spacing w:before="40" w:after="40"/>
              <w:jc w:val="left"/>
              <w:rPr>
                <w:rStyle w:val="BodytextChar"/>
                <w:rFonts w:cs="Arial"/>
                <w:sz w:val="18"/>
                <w:szCs w:val="18"/>
              </w:rPr>
            </w:pPr>
            <w:r w:rsidRPr="00521344">
              <w:rPr>
                <w:rStyle w:val="BodytextChar"/>
                <w:rFonts w:cs="Arial"/>
                <w:sz w:val="18"/>
                <w:szCs w:val="18"/>
              </w:rPr>
              <w:t>A_AUTH_ID</w:t>
            </w:r>
          </w:p>
        </w:tc>
        <w:tc>
          <w:tcPr>
            <w:tcW w:w="1132" w:type="pct"/>
            <w:vAlign w:val="center"/>
          </w:tcPr>
          <w:p w:rsidRPr="00521344" w:rsidR="00CE759A" w:rsidP="00F9113A" w:rsidRDefault="00CE759A" w14:paraId="41A1092D" wp14:textId="77777777">
            <w:pPr>
              <w:pStyle w:val="TableText1"/>
              <w:spacing w:before="40" w:after="40"/>
              <w:rPr>
                <w:rStyle w:val="BodytextChar"/>
                <w:rFonts w:cs="Arial"/>
                <w:sz w:val="18"/>
                <w:szCs w:val="18"/>
              </w:rPr>
            </w:pPr>
          </w:p>
        </w:tc>
      </w:tr>
      <w:tr xmlns:wp14="http://schemas.microsoft.com/office/word/2010/wordml" w:rsidR="00CE759A" w:rsidTr="00091AC4" w14:paraId="0493BBCB" wp14:textId="77777777">
        <w:tblPrEx>
          <w:tblCellMar>
            <w:top w:w="0" w:type="dxa"/>
            <w:bottom w:w="0" w:type="dxa"/>
          </w:tblCellMar>
        </w:tblPrEx>
        <w:trPr>
          <w:cantSplit/>
          <w:jc w:val="center"/>
        </w:trPr>
        <w:tc>
          <w:tcPr>
            <w:tcW w:w="652" w:type="pct"/>
            <w:vAlign w:val="center"/>
          </w:tcPr>
          <w:p w:rsidRPr="00521344" w:rsidR="00CE759A" w:rsidP="00F9113A" w:rsidRDefault="00CE759A" w14:paraId="373E0BAB" wp14:textId="77777777">
            <w:pPr>
              <w:jc w:val="left"/>
              <w:rPr>
                <w:rStyle w:val="BodytextChar"/>
                <w:rFonts w:cs="Arial"/>
                <w:sz w:val="18"/>
                <w:szCs w:val="18"/>
              </w:rPr>
            </w:pPr>
            <w:r w:rsidRPr="00521344">
              <w:rPr>
                <w:rStyle w:val="BodytextChar"/>
                <w:rFonts w:cs="Arial"/>
                <w:sz w:val="18"/>
                <w:szCs w:val="18"/>
              </w:rPr>
              <w:t>Column</w:t>
            </w:r>
          </w:p>
        </w:tc>
        <w:tc>
          <w:tcPr>
            <w:tcW w:w="774" w:type="pct"/>
            <w:vAlign w:val="center"/>
          </w:tcPr>
          <w:p w:rsidRPr="00521344" w:rsidR="00CE759A" w:rsidP="00F9113A" w:rsidRDefault="00CE759A" w14:paraId="1198D105" wp14:textId="77777777">
            <w:pPr>
              <w:pStyle w:val="TableText"/>
              <w:rPr>
                <w:rStyle w:val="BodytextChar"/>
                <w:sz w:val="18"/>
                <w:szCs w:val="18"/>
              </w:rPr>
            </w:pPr>
            <w:r w:rsidRPr="00521344">
              <w:rPr>
                <w:rStyle w:val="BodytextChar"/>
                <w:sz w:val="18"/>
                <w:szCs w:val="18"/>
              </w:rPr>
              <w:t>SA L</w:t>
            </w:r>
            <w:r w:rsidRPr="00521344" w:rsidR="00DB45B7">
              <w:rPr>
                <w:rStyle w:val="BodytextChar"/>
                <w:sz w:val="18"/>
                <w:szCs w:val="18"/>
              </w:rPr>
              <w:t>I</w:t>
            </w:r>
            <w:r w:rsidRPr="00521344">
              <w:rPr>
                <w:rStyle w:val="BodytextChar"/>
                <w:sz w:val="18"/>
                <w:szCs w:val="18"/>
              </w:rPr>
              <w:t xml:space="preserve"> Num</w:t>
            </w:r>
          </w:p>
        </w:tc>
        <w:tc>
          <w:tcPr>
            <w:tcW w:w="1044" w:type="pct"/>
            <w:gridSpan w:val="2"/>
            <w:vAlign w:val="center"/>
          </w:tcPr>
          <w:p w:rsidRPr="00521344" w:rsidR="00CE759A" w:rsidP="00F9113A" w:rsidRDefault="00CE759A" w14:paraId="44528637" wp14:textId="77777777">
            <w:pPr>
              <w:pStyle w:val="TableText"/>
              <w:rPr>
                <w:rStyle w:val="BodytextChar"/>
                <w:sz w:val="18"/>
                <w:szCs w:val="18"/>
              </w:rPr>
            </w:pPr>
            <w:r w:rsidRPr="00521344">
              <w:rPr>
                <w:rStyle w:val="BodytextChar"/>
                <w:sz w:val="18"/>
                <w:szCs w:val="18"/>
              </w:rPr>
              <w:t>This field displays the line item number.</w:t>
            </w:r>
          </w:p>
        </w:tc>
        <w:tc>
          <w:tcPr>
            <w:tcW w:w="469" w:type="pct"/>
            <w:vAlign w:val="center"/>
          </w:tcPr>
          <w:p w:rsidRPr="00521344" w:rsidR="00CE759A" w:rsidP="00F9113A" w:rsidRDefault="00CE759A" w14:paraId="1349FC89" wp14:textId="77777777">
            <w:pPr>
              <w:spacing w:before="40" w:after="40"/>
              <w:jc w:val="left"/>
              <w:rPr>
                <w:rStyle w:val="BodytextChar"/>
                <w:rFonts w:cs="Arial"/>
                <w:sz w:val="18"/>
                <w:szCs w:val="18"/>
              </w:rPr>
            </w:pPr>
            <w:r w:rsidRPr="00521344">
              <w:rPr>
                <w:rStyle w:val="BodytextChar"/>
                <w:rFonts w:cs="Arial"/>
                <w:sz w:val="18"/>
                <w:szCs w:val="18"/>
              </w:rPr>
              <w:t>A_DTL_TB</w:t>
            </w:r>
          </w:p>
        </w:tc>
        <w:tc>
          <w:tcPr>
            <w:tcW w:w="929" w:type="pct"/>
            <w:gridSpan w:val="2"/>
            <w:vAlign w:val="center"/>
          </w:tcPr>
          <w:p w:rsidRPr="00521344" w:rsidR="00CE759A" w:rsidP="00F9113A" w:rsidRDefault="00CE759A" w14:paraId="4B95D583" wp14:textId="77777777">
            <w:pPr>
              <w:spacing w:before="40" w:after="40"/>
              <w:jc w:val="left"/>
              <w:rPr>
                <w:rStyle w:val="BodytextChar"/>
                <w:rFonts w:cs="Arial"/>
                <w:sz w:val="18"/>
                <w:szCs w:val="18"/>
              </w:rPr>
            </w:pPr>
            <w:r w:rsidRPr="00521344">
              <w:rPr>
                <w:rStyle w:val="BodytextChar"/>
                <w:rFonts w:cs="Arial"/>
                <w:sz w:val="18"/>
                <w:szCs w:val="18"/>
              </w:rPr>
              <w:t>A_LI_NUM</w:t>
            </w:r>
          </w:p>
        </w:tc>
        <w:tc>
          <w:tcPr>
            <w:tcW w:w="1132" w:type="pct"/>
            <w:vAlign w:val="center"/>
          </w:tcPr>
          <w:p w:rsidRPr="00521344" w:rsidR="00CE759A" w:rsidP="00F9113A" w:rsidRDefault="00CE759A" w14:paraId="03CC5A65" wp14:textId="77777777">
            <w:pPr>
              <w:pStyle w:val="TableText1"/>
              <w:spacing w:before="40" w:after="40"/>
              <w:rPr>
                <w:rStyle w:val="BodytextChar"/>
                <w:rFonts w:cs="Arial"/>
                <w:sz w:val="18"/>
                <w:szCs w:val="18"/>
              </w:rPr>
            </w:pPr>
          </w:p>
        </w:tc>
      </w:tr>
      <w:tr xmlns:wp14="http://schemas.microsoft.com/office/word/2010/wordml" w:rsidR="003D7A61" w:rsidTr="00091AC4" w14:paraId="53CB2FD1" wp14:textId="77777777">
        <w:tblPrEx>
          <w:tblCellMar>
            <w:top w:w="0" w:type="dxa"/>
            <w:bottom w:w="0" w:type="dxa"/>
          </w:tblCellMar>
        </w:tblPrEx>
        <w:trPr>
          <w:cantSplit/>
          <w:jc w:val="center"/>
        </w:trPr>
        <w:tc>
          <w:tcPr>
            <w:tcW w:w="652" w:type="pct"/>
            <w:vAlign w:val="center"/>
          </w:tcPr>
          <w:p w:rsidRPr="00521344" w:rsidR="003D7A61" w:rsidP="00F9113A" w:rsidRDefault="003D7A61" w14:paraId="6E9F986B" wp14:textId="77777777">
            <w:pPr>
              <w:jc w:val="left"/>
              <w:rPr>
                <w:rStyle w:val="BodytextChar"/>
                <w:rFonts w:cs="Arial"/>
                <w:sz w:val="18"/>
                <w:szCs w:val="18"/>
              </w:rPr>
            </w:pPr>
            <w:r w:rsidRPr="00521344">
              <w:rPr>
                <w:rStyle w:val="BodytextChar"/>
                <w:rFonts w:cs="Arial"/>
                <w:sz w:val="18"/>
                <w:szCs w:val="18"/>
              </w:rPr>
              <w:t>Column</w:t>
            </w:r>
          </w:p>
        </w:tc>
        <w:tc>
          <w:tcPr>
            <w:tcW w:w="774" w:type="pct"/>
            <w:vAlign w:val="center"/>
          </w:tcPr>
          <w:p w:rsidRPr="00521344" w:rsidR="003D7A61" w:rsidP="00F9113A" w:rsidRDefault="00FA41AA" w14:paraId="14F79862" wp14:textId="77777777">
            <w:pPr>
              <w:pStyle w:val="BodytextChar"/>
              <w:spacing w:before="40" w:after="40"/>
              <w:jc w:val="left"/>
              <w:rPr>
                <w:rStyle w:val="BodytextChar"/>
                <w:rFonts w:cs="Arial"/>
                <w:sz w:val="18"/>
                <w:szCs w:val="18"/>
              </w:rPr>
            </w:pPr>
            <w:r w:rsidRPr="00521344">
              <w:rPr>
                <w:rStyle w:val="BodytextChar"/>
                <w:rFonts w:cs="Arial"/>
                <w:sz w:val="18"/>
                <w:szCs w:val="18"/>
              </w:rPr>
              <w:t>SA LI Svc Prov ID</w:t>
            </w:r>
          </w:p>
        </w:tc>
        <w:tc>
          <w:tcPr>
            <w:tcW w:w="1044" w:type="pct"/>
            <w:gridSpan w:val="2"/>
            <w:vAlign w:val="center"/>
          </w:tcPr>
          <w:p w:rsidRPr="00521344" w:rsidR="003D7A61" w:rsidP="00F9113A" w:rsidRDefault="003D7A61" w14:paraId="604C6337" wp14:textId="77777777">
            <w:pPr>
              <w:jc w:val="left"/>
              <w:rPr>
                <w:rStyle w:val="BodytextChar"/>
                <w:rFonts w:cs="Arial"/>
                <w:sz w:val="18"/>
                <w:szCs w:val="18"/>
              </w:rPr>
            </w:pPr>
            <w:r w:rsidRPr="00521344">
              <w:rPr>
                <w:rStyle w:val="BodytextChar"/>
                <w:rFonts w:cs="Arial"/>
                <w:sz w:val="18"/>
                <w:szCs w:val="18"/>
              </w:rPr>
              <w:t>This field displays the Provider ID.</w:t>
            </w:r>
          </w:p>
        </w:tc>
        <w:tc>
          <w:tcPr>
            <w:tcW w:w="469" w:type="pct"/>
            <w:vAlign w:val="center"/>
          </w:tcPr>
          <w:p w:rsidRPr="00521344" w:rsidR="003D7A61" w:rsidP="00F9113A" w:rsidRDefault="003D7A61" w14:paraId="1DABEEF8" wp14:textId="77777777">
            <w:pPr>
              <w:spacing w:before="40" w:after="40"/>
              <w:jc w:val="left"/>
              <w:rPr>
                <w:rStyle w:val="BodytextChar"/>
                <w:rFonts w:cs="Arial"/>
                <w:sz w:val="18"/>
                <w:szCs w:val="18"/>
              </w:rPr>
            </w:pPr>
            <w:r w:rsidRPr="00521344">
              <w:rPr>
                <w:rStyle w:val="BodytextChar"/>
                <w:rFonts w:cs="Arial"/>
                <w:sz w:val="18"/>
                <w:szCs w:val="18"/>
              </w:rPr>
              <w:t>A_HDR_LI_SUBM_PROV_ID_TB</w:t>
            </w:r>
          </w:p>
        </w:tc>
        <w:tc>
          <w:tcPr>
            <w:tcW w:w="929" w:type="pct"/>
            <w:gridSpan w:val="2"/>
            <w:vAlign w:val="center"/>
          </w:tcPr>
          <w:p w:rsidRPr="00521344" w:rsidR="003D7A61" w:rsidP="00F9113A" w:rsidRDefault="003D7A61" w14:paraId="017DD60A" wp14:textId="77777777">
            <w:pPr>
              <w:spacing w:before="40" w:after="40"/>
              <w:jc w:val="left"/>
              <w:rPr>
                <w:rStyle w:val="BodytextChar"/>
                <w:rFonts w:cs="Arial"/>
                <w:sz w:val="18"/>
                <w:szCs w:val="18"/>
              </w:rPr>
            </w:pPr>
            <w:r w:rsidRPr="00521344">
              <w:rPr>
                <w:rStyle w:val="BodytextChar"/>
                <w:rFonts w:cs="Arial"/>
                <w:sz w:val="18"/>
                <w:szCs w:val="18"/>
              </w:rPr>
              <w:t>A_</w:t>
            </w:r>
            <w:r w:rsidRPr="00521344" w:rsidDel="00D335FD">
              <w:rPr>
                <w:rStyle w:val="BodytextChar"/>
                <w:rFonts w:cs="Arial"/>
                <w:sz w:val="18"/>
                <w:szCs w:val="18"/>
              </w:rPr>
              <w:t xml:space="preserve"> </w:t>
            </w:r>
            <w:r w:rsidRPr="00521344">
              <w:rPr>
                <w:rStyle w:val="BodytextChar"/>
                <w:rFonts w:cs="Arial"/>
                <w:sz w:val="18"/>
                <w:szCs w:val="18"/>
              </w:rPr>
              <w:t>PROV_ID</w:t>
            </w:r>
          </w:p>
        </w:tc>
        <w:tc>
          <w:tcPr>
            <w:tcW w:w="1132" w:type="pct"/>
            <w:vAlign w:val="center"/>
          </w:tcPr>
          <w:p w:rsidRPr="00521344" w:rsidR="003D7A61" w:rsidP="00F9113A" w:rsidRDefault="003D7A61" w14:paraId="63ACB6A2" wp14:textId="77777777">
            <w:pPr>
              <w:pStyle w:val="TableText1"/>
              <w:spacing w:before="40" w:after="40"/>
              <w:rPr>
                <w:rStyle w:val="BodytextChar"/>
                <w:rFonts w:cs="Arial"/>
                <w:sz w:val="18"/>
                <w:szCs w:val="18"/>
              </w:rPr>
            </w:pPr>
          </w:p>
        </w:tc>
      </w:tr>
      <w:tr xmlns:wp14="http://schemas.microsoft.com/office/word/2010/wordml" w:rsidR="00CE759A" w:rsidTr="00091AC4" w14:paraId="0E8B8AD0" wp14:textId="77777777">
        <w:tblPrEx>
          <w:tblCellMar>
            <w:top w:w="0" w:type="dxa"/>
            <w:bottom w:w="0" w:type="dxa"/>
          </w:tblCellMar>
        </w:tblPrEx>
        <w:trPr>
          <w:cantSplit/>
          <w:jc w:val="center"/>
        </w:trPr>
        <w:tc>
          <w:tcPr>
            <w:tcW w:w="652" w:type="pct"/>
            <w:vAlign w:val="center"/>
          </w:tcPr>
          <w:p w:rsidRPr="00521344" w:rsidR="00CE759A" w:rsidP="00F9113A" w:rsidRDefault="00CE759A" w14:paraId="41AC424B" wp14:textId="77777777">
            <w:pPr>
              <w:jc w:val="left"/>
              <w:rPr>
                <w:rStyle w:val="BodytextChar"/>
                <w:rFonts w:cs="Arial"/>
                <w:sz w:val="18"/>
                <w:szCs w:val="18"/>
              </w:rPr>
            </w:pPr>
            <w:r w:rsidRPr="00521344">
              <w:rPr>
                <w:rStyle w:val="BodytextChar"/>
                <w:rFonts w:cs="Arial"/>
                <w:sz w:val="18"/>
                <w:szCs w:val="18"/>
              </w:rPr>
              <w:t>Column</w:t>
            </w:r>
          </w:p>
        </w:tc>
        <w:tc>
          <w:tcPr>
            <w:tcW w:w="774" w:type="pct"/>
            <w:vAlign w:val="center"/>
          </w:tcPr>
          <w:p w:rsidRPr="00521344" w:rsidR="00CE759A" w:rsidP="00F9113A" w:rsidRDefault="00F8729F" w14:paraId="73477C75" wp14:textId="77777777">
            <w:pPr>
              <w:pStyle w:val="BodytextChar"/>
              <w:spacing w:before="40" w:after="40"/>
              <w:jc w:val="left"/>
              <w:rPr>
                <w:rStyle w:val="BodytextChar"/>
                <w:rFonts w:cs="Arial"/>
                <w:sz w:val="18"/>
                <w:szCs w:val="18"/>
              </w:rPr>
            </w:pPr>
            <w:r w:rsidRPr="00521344">
              <w:rPr>
                <w:rStyle w:val="BodytextChar"/>
                <w:rFonts w:cs="Arial"/>
                <w:sz w:val="18"/>
                <w:szCs w:val="18"/>
              </w:rPr>
              <w:t>SA LI Svc Prov Name</w:t>
            </w:r>
          </w:p>
        </w:tc>
        <w:tc>
          <w:tcPr>
            <w:tcW w:w="1044" w:type="pct"/>
            <w:gridSpan w:val="2"/>
            <w:vAlign w:val="center"/>
          </w:tcPr>
          <w:p w:rsidRPr="00521344" w:rsidR="00CE759A" w:rsidP="00F9113A" w:rsidRDefault="00CE759A" w14:paraId="66116D2E" wp14:textId="77777777">
            <w:pPr>
              <w:jc w:val="left"/>
              <w:rPr>
                <w:rStyle w:val="BodytextChar"/>
                <w:rFonts w:cs="Arial"/>
                <w:sz w:val="18"/>
                <w:szCs w:val="18"/>
              </w:rPr>
            </w:pPr>
            <w:r w:rsidRPr="00521344">
              <w:rPr>
                <w:rStyle w:val="BodytextChar"/>
                <w:rFonts w:cs="Arial"/>
                <w:sz w:val="18"/>
                <w:szCs w:val="18"/>
              </w:rPr>
              <w:t>This field displays the Provider’s Name.</w:t>
            </w:r>
          </w:p>
        </w:tc>
        <w:tc>
          <w:tcPr>
            <w:tcW w:w="469" w:type="pct"/>
            <w:vAlign w:val="center"/>
          </w:tcPr>
          <w:p w:rsidRPr="00521344" w:rsidR="00CE759A" w:rsidP="00F9113A" w:rsidRDefault="00CE759A" w14:paraId="28991996" wp14:textId="77777777">
            <w:pPr>
              <w:spacing w:before="40" w:after="40"/>
              <w:jc w:val="left"/>
              <w:rPr>
                <w:rStyle w:val="BodytextChar"/>
                <w:rFonts w:cs="Arial"/>
                <w:sz w:val="18"/>
                <w:szCs w:val="18"/>
              </w:rPr>
            </w:pPr>
            <w:r w:rsidRPr="00521344">
              <w:rPr>
                <w:rStyle w:val="BodytextChar"/>
                <w:rFonts w:cs="Arial"/>
                <w:sz w:val="18"/>
                <w:szCs w:val="18"/>
              </w:rPr>
              <w:t xml:space="preserve">P_DTL_TB </w:t>
            </w:r>
          </w:p>
        </w:tc>
        <w:tc>
          <w:tcPr>
            <w:tcW w:w="929" w:type="pct"/>
            <w:gridSpan w:val="2"/>
            <w:vAlign w:val="center"/>
          </w:tcPr>
          <w:p w:rsidRPr="00521344" w:rsidR="00CE759A" w:rsidP="00F9113A" w:rsidRDefault="008D6A34" w14:paraId="6EA7B094" wp14:textId="77777777">
            <w:pPr>
              <w:spacing w:before="40" w:after="40"/>
              <w:jc w:val="left"/>
              <w:rPr>
                <w:rStyle w:val="BodytextChar"/>
                <w:rFonts w:cs="Arial"/>
                <w:sz w:val="18"/>
                <w:szCs w:val="18"/>
              </w:rPr>
            </w:pPr>
            <w:r w:rsidRPr="00521344">
              <w:rPr>
                <w:rStyle w:val="BodytextChar"/>
                <w:rFonts w:cs="Arial"/>
                <w:sz w:val="18"/>
                <w:szCs w:val="18"/>
              </w:rPr>
              <w:t>P_SORT_NAM</w:t>
            </w:r>
          </w:p>
        </w:tc>
        <w:tc>
          <w:tcPr>
            <w:tcW w:w="1132" w:type="pct"/>
            <w:vAlign w:val="center"/>
          </w:tcPr>
          <w:p w:rsidRPr="00521344" w:rsidR="00CE759A" w:rsidP="00F9113A" w:rsidRDefault="00721A8A" w14:paraId="1946BF5D" wp14:textId="77777777">
            <w:pPr>
              <w:pStyle w:val="TableText1"/>
              <w:spacing w:before="40" w:after="40"/>
              <w:rPr>
                <w:rStyle w:val="BodytextChar"/>
                <w:rFonts w:cs="Arial"/>
                <w:sz w:val="18"/>
                <w:szCs w:val="18"/>
              </w:rPr>
            </w:pPr>
            <w:r w:rsidRPr="00226F7A">
              <w:rPr>
                <w:rStyle w:val="BodytextChar"/>
                <w:rFonts w:cs="Arial"/>
                <w:sz w:val="18"/>
                <w:szCs w:val="18"/>
              </w:rPr>
              <w:t xml:space="preserve">May be blank if no </w:t>
            </w:r>
            <w:r w:rsidRPr="00CE63A6">
              <w:rPr>
                <w:rStyle w:val="BodytextChar"/>
                <w:rFonts w:cs="Arial"/>
                <w:sz w:val="18"/>
                <w:szCs w:val="18"/>
              </w:rPr>
              <w:t>Servicing provider is submitted on the authorization.</w:t>
            </w:r>
          </w:p>
        </w:tc>
      </w:tr>
      <w:tr xmlns:wp14="http://schemas.microsoft.com/office/word/2010/wordml" w:rsidR="00CE759A" w:rsidTr="00091AC4" w14:paraId="5D5B7E29" wp14:textId="77777777">
        <w:tblPrEx>
          <w:tblCellMar>
            <w:top w:w="0" w:type="dxa"/>
            <w:bottom w:w="0" w:type="dxa"/>
          </w:tblCellMar>
        </w:tblPrEx>
        <w:trPr>
          <w:cantSplit/>
          <w:jc w:val="center"/>
        </w:trPr>
        <w:tc>
          <w:tcPr>
            <w:tcW w:w="652" w:type="pct"/>
            <w:vAlign w:val="center"/>
          </w:tcPr>
          <w:p w:rsidRPr="00521344" w:rsidR="00CE759A" w:rsidP="00F9113A" w:rsidRDefault="00CE759A" w14:paraId="2E59A50C" wp14:textId="77777777">
            <w:pPr>
              <w:jc w:val="left"/>
              <w:rPr>
                <w:rStyle w:val="BodytextChar"/>
                <w:rFonts w:cs="Arial"/>
                <w:sz w:val="18"/>
                <w:szCs w:val="18"/>
              </w:rPr>
            </w:pPr>
            <w:r w:rsidRPr="00521344">
              <w:rPr>
                <w:rStyle w:val="BodytextChar"/>
                <w:rFonts w:cs="Arial"/>
                <w:sz w:val="18"/>
                <w:szCs w:val="18"/>
              </w:rPr>
              <w:t>Column</w:t>
            </w:r>
          </w:p>
        </w:tc>
        <w:tc>
          <w:tcPr>
            <w:tcW w:w="774" w:type="pct"/>
            <w:vAlign w:val="center"/>
          </w:tcPr>
          <w:p w:rsidRPr="00521344" w:rsidR="00CE759A" w:rsidP="00F9113A" w:rsidRDefault="00CE759A" w14:paraId="5462E23A" wp14:textId="77777777">
            <w:pPr>
              <w:pStyle w:val="BodytextChar"/>
              <w:spacing w:before="40" w:after="40"/>
              <w:jc w:val="left"/>
              <w:rPr>
                <w:rStyle w:val="BodytextChar"/>
                <w:rFonts w:cs="Arial"/>
                <w:sz w:val="18"/>
                <w:szCs w:val="18"/>
              </w:rPr>
            </w:pPr>
            <w:r w:rsidRPr="00521344">
              <w:rPr>
                <w:rStyle w:val="BodytextChar"/>
                <w:rFonts w:cs="Arial"/>
                <w:sz w:val="18"/>
                <w:szCs w:val="18"/>
              </w:rPr>
              <w:t>SA Dt-Req</w:t>
            </w:r>
          </w:p>
        </w:tc>
        <w:tc>
          <w:tcPr>
            <w:tcW w:w="1044" w:type="pct"/>
            <w:gridSpan w:val="2"/>
            <w:vAlign w:val="center"/>
          </w:tcPr>
          <w:p w:rsidRPr="00521344" w:rsidR="00CE759A" w:rsidP="00F9113A" w:rsidRDefault="00CE759A" w14:paraId="3B9C0667" wp14:textId="77777777">
            <w:pPr>
              <w:pStyle w:val="TableText"/>
              <w:rPr>
                <w:rStyle w:val="BodytextChar"/>
                <w:sz w:val="18"/>
                <w:szCs w:val="18"/>
              </w:rPr>
            </w:pPr>
            <w:r w:rsidRPr="00521344">
              <w:rPr>
                <w:rStyle w:val="BodytextChar"/>
                <w:sz w:val="18"/>
                <w:szCs w:val="18"/>
              </w:rPr>
              <w:t>This field displays the SA request date.</w:t>
            </w:r>
          </w:p>
        </w:tc>
        <w:tc>
          <w:tcPr>
            <w:tcW w:w="469" w:type="pct"/>
            <w:vAlign w:val="center"/>
          </w:tcPr>
          <w:p w:rsidRPr="00521344" w:rsidR="00CE759A" w:rsidP="00F9113A" w:rsidRDefault="00CE759A" w14:paraId="5D935935" wp14:textId="77777777">
            <w:pPr>
              <w:spacing w:before="40" w:after="40"/>
              <w:jc w:val="left"/>
              <w:rPr>
                <w:rStyle w:val="BodytextChar"/>
                <w:rFonts w:cs="Arial"/>
                <w:sz w:val="18"/>
                <w:szCs w:val="18"/>
              </w:rPr>
            </w:pPr>
            <w:r w:rsidRPr="00521344">
              <w:rPr>
                <w:rStyle w:val="BodytextChar"/>
                <w:rFonts w:cs="Arial"/>
                <w:sz w:val="18"/>
                <w:szCs w:val="18"/>
              </w:rPr>
              <w:t>A_HDR_TB</w:t>
            </w:r>
          </w:p>
        </w:tc>
        <w:tc>
          <w:tcPr>
            <w:tcW w:w="929" w:type="pct"/>
            <w:gridSpan w:val="2"/>
            <w:vAlign w:val="center"/>
          </w:tcPr>
          <w:p w:rsidRPr="00521344" w:rsidR="00CE759A" w:rsidP="00F9113A" w:rsidRDefault="00CE759A" w14:paraId="60B1FEF5" wp14:textId="77777777">
            <w:pPr>
              <w:spacing w:before="40" w:after="40"/>
              <w:jc w:val="left"/>
              <w:rPr>
                <w:rStyle w:val="BodytextChar"/>
                <w:rFonts w:cs="Arial"/>
                <w:sz w:val="18"/>
                <w:szCs w:val="18"/>
              </w:rPr>
            </w:pPr>
            <w:r w:rsidRPr="00521344">
              <w:rPr>
                <w:rStyle w:val="BodytextChar"/>
                <w:rFonts w:cs="Arial"/>
                <w:sz w:val="18"/>
                <w:szCs w:val="18"/>
              </w:rPr>
              <w:t>A_REQ_BEG_DT</w:t>
            </w:r>
          </w:p>
        </w:tc>
        <w:tc>
          <w:tcPr>
            <w:tcW w:w="1132" w:type="pct"/>
            <w:vAlign w:val="center"/>
          </w:tcPr>
          <w:p w:rsidRPr="00521344" w:rsidR="00CE759A" w:rsidP="00F9113A" w:rsidRDefault="00CE759A" w14:paraId="2C8D472F" wp14:textId="77777777">
            <w:pPr>
              <w:pStyle w:val="TableText1"/>
              <w:spacing w:before="40" w:after="40"/>
              <w:rPr>
                <w:rStyle w:val="BodytextChar"/>
                <w:rFonts w:cs="Arial"/>
                <w:sz w:val="18"/>
                <w:szCs w:val="18"/>
              </w:rPr>
            </w:pPr>
          </w:p>
        </w:tc>
      </w:tr>
      <w:tr xmlns:wp14="http://schemas.microsoft.com/office/word/2010/wordml" w:rsidR="00CE759A" w:rsidTr="00091AC4" w14:paraId="67EA56AF" wp14:textId="77777777">
        <w:tblPrEx>
          <w:tblCellMar>
            <w:top w:w="0" w:type="dxa"/>
            <w:bottom w:w="0" w:type="dxa"/>
          </w:tblCellMar>
        </w:tblPrEx>
        <w:trPr>
          <w:cantSplit/>
          <w:jc w:val="center"/>
        </w:trPr>
        <w:tc>
          <w:tcPr>
            <w:tcW w:w="652" w:type="pct"/>
            <w:vAlign w:val="center"/>
          </w:tcPr>
          <w:p w:rsidRPr="00521344" w:rsidR="00CE759A" w:rsidP="00F9113A" w:rsidRDefault="00CE759A" w14:paraId="4E7A8CD0" wp14:textId="77777777">
            <w:pPr>
              <w:jc w:val="left"/>
              <w:rPr>
                <w:rStyle w:val="BodytextChar"/>
                <w:rFonts w:cs="Arial"/>
                <w:sz w:val="18"/>
                <w:szCs w:val="18"/>
              </w:rPr>
            </w:pPr>
            <w:r w:rsidRPr="00521344">
              <w:rPr>
                <w:rStyle w:val="BodytextChar"/>
                <w:rFonts w:cs="Arial"/>
                <w:sz w:val="18"/>
                <w:szCs w:val="18"/>
              </w:rPr>
              <w:t>Column</w:t>
            </w:r>
          </w:p>
        </w:tc>
        <w:tc>
          <w:tcPr>
            <w:tcW w:w="774" w:type="pct"/>
            <w:vAlign w:val="center"/>
          </w:tcPr>
          <w:p w:rsidRPr="00521344" w:rsidR="00CE759A" w:rsidP="00F9113A" w:rsidRDefault="00CE759A" w14:paraId="19321C71" wp14:textId="77777777">
            <w:pPr>
              <w:pStyle w:val="BodytextChar"/>
              <w:spacing w:before="40" w:after="40"/>
              <w:jc w:val="left"/>
              <w:rPr>
                <w:rStyle w:val="BodytextChar"/>
                <w:rFonts w:cs="Arial"/>
                <w:sz w:val="18"/>
                <w:szCs w:val="18"/>
              </w:rPr>
            </w:pPr>
            <w:r w:rsidRPr="00521344">
              <w:rPr>
                <w:rStyle w:val="BodytextChar"/>
                <w:rFonts w:cs="Arial"/>
                <w:sz w:val="18"/>
                <w:szCs w:val="18"/>
              </w:rPr>
              <w:t>SA Dt-Rec</w:t>
            </w:r>
          </w:p>
        </w:tc>
        <w:tc>
          <w:tcPr>
            <w:tcW w:w="1044" w:type="pct"/>
            <w:gridSpan w:val="2"/>
            <w:vAlign w:val="center"/>
          </w:tcPr>
          <w:p w:rsidRPr="00521344" w:rsidR="00CE759A" w:rsidP="00F9113A" w:rsidRDefault="00CE759A" w14:paraId="6653583E" wp14:textId="77777777">
            <w:pPr>
              <w:jc w:val="left"/>
              <w:rPr>
                <w:rStyle w:val="BodytextChar"/>
                <w:rFonts w:cs="Arial"/>
                <w:sz w:val="18"/>
                <w:szCs w:val="18"/>
              </w:rPr>
            </w:pPr>
            <w:r w:rsidRPr="00521344">
              <w:rPr>
                <w:rStyle w:val="BodytextChar"/>
                <w:rFonts w:cs="Arial"/>
                <w:sz w:val="18"/>
                <w:szCs w:val="18"/>
              </w:rPr>
              <w:t>This field displays the SA received date.</w:t>
            </w:r>
          </w:p>
        </w:tc>
        <w:tc>
          <w:tcPr>
            <w:tcW w:w="469" w:type="pct"/>
            <w:vAlign w:val="center"/>
          </w:tcPr>
          <w:p w:rsidRPr="00521344" w:rsidR="00CE759A" w:rsidP="00F9113A" w:rsidRDefault="00CE759A" w14:paraId="339A6EF1" wp14:textId="77777777">
            <w:pPr>
              <w:spacing w:before="40" w:after="40"/>
              <w:jc w:val="left"/>
              <w:rPr>
                <w:rStyle w:val="BodytextChar"/>
                <w:rFonts w:cs="Arial"/>
                <w:sz w:val="18"/>
                <w:szCs w:val="18"/>
              </w:rPr>
            </w:pPr>
            <w:r w:rsidRPr="00521344">
              <w:rPr>
                <w:rStyle w:val="BodytextChar"/>
                <w:rFonts w:cs="Arial"/>
                <w:sz w:val="18"/>
                <w:szCs w:val="18"/>
              </w:rPr>
              <w:t>A_HDR_TB</w:t>
            </w:r>
          </w:p>
        </w:tc>
        <w:tc>
          <w:tcPr>
            <w:tcW w:w="929" w:type="pct"/>
            <w:gridSpan w:val="2"/>
            <w:vAlign w:val="center"/>
          </w:tcPr>
          <w:p w:rsidRPr="00521344" w:rsidR="00CE759A" w:rsidP="00F9113A" w:rsidRDefault="00CE759A" w14:paraId="446DFC66" wp14:textId="77777777">
            <w:pPr>
              <w:spacing w:before="40" w:after="40"/>
              <w:jc w:val="left"/>
              <w:rPr>
                <w:rStyle w:val="BodytextChar"/>
                <w:rFonts w:cs="Arial"/>
                <w:sz w:val="18"/>
                <w:szCs w:val="18"/>
              </w:rPr>
            </w:pPr>
            <w:r w:rsidRPr="00521344">
              <w:rPr>
                <w:rStyle w:val="BodytextChar"/>
                <w:rFonts w:cs="Arial"/>
                <w:sz w:val="18"/>
                <w:szCs w:val="18"/>
              </w:rPr>
              <w:t>A_SUBM_DT</w:t>
            </w:r>
          </w:p>
        </w:tc>
        <w:tc>
          <w:tcPr>
            <w:tcW w:w="1132" w:type="pct"/>
            <w:vAlign w:val="center"/>
          </w:tcPr>
          <w:p w:rsidRPr="00521344" w:rsidR="00CE759A" w:rsidP="00F9113A" w:rsidRDefault="00CE759A" w14:paraId="4EE55097" wp14:textId="77777777">
            <w:pPr>
              <w:pStyle w:val="TableText1"/>
              <w:spacing w:before="40" w:after="40"/>
              <w:rPr>
                <w:rStyle w:val="BodytextChar"/>
                <w:rFonts w:cs="Arial"/>
                <w:sz w:val="18"/>
                <w:szCs w:val="18"/>
              </w:rPr>
            </w:pPr>
          </w:p>
        </w:tc>
      </w:tr>
      <w:tr xmlns:wp14="http://schemas.microsoft.com/office/word/2010/wordml" w:rsidR="00091AC4" w:rsidTr="00DD385D" w14:paraId="6F30E0DA" wp14:textId="77777777">
        <w:tblPrEx>
          <w:tblCellMar>
            <w:top w:w="0" w:type="dxa"/>
            <w:bottom w:w="0" w:type="dxa"/>
          </w:tblCellMar>
        </w:tblPrEx>
        <w:trPr>
          <w:cantSplit/>
          <w:jc w:val="center"/>
        </w:trPr>
        <w:tc>
          <w:tcPr>
            <w:tcW w:w="652" w:type="pct"/>
            <w:vAlign w:val="center"/>
          </w:tcPr>
          <w:p w:rsidRPr="00521344" w:rsidR="00091AC4" w:rsidP="00F9113A" w:rsidRDefault="00091AC4" w14:paraId="68EA1EDB" wp14:textId="77777777">
            <w:pPr>
              <w:jc w:val="left"/>
              <w:rPr>
                <w:rStyle w:val="Heading1ReleaseNotesACSSC"/>
                <w:rFonts w:cs="Arial"/>
                <w:sz w:val="18"/>
                <w:szCs w:val="18"/>
              </w:rPr>
            </w:pPr>
            <w:r w:rsidRPr="00521344">
              <w:rPr>
                <w:rStyle w:val="Heading1ReleaseNotesACSSC"/>
                <w:rFonts w:cs="Arial"/>
                <w:sz w:val="18"/>
                <w:szCs w:val="18"/>
              </w:rPr>
              <w:t>Column</w:t>
            </w:r>
          </w:p>
        </w:tc>
        <w:tc>
          <w:tcPr>
            <w:tcW w:w="774" w:type="pct"/>
            <w:vAlign w:val="center"/>
          </w:tcPr>
          <w:p w:rsidRPr="00521344" w:rsidR="00091AC4" w:rsidP="00091AC4" w:rsidRDefault="00091AC4" w14:paraId="7B682C53" wp14:textId="77777777">
            <w:pPr>
              <w:spacing w:before="40" w:after="40"/>
              <w:jc w:val="left"/>
              <w:rPr>
                <w:rStyle w:val="Heading1ReleaseNotesACSSC"/>
                <w:rFonts w:cs="Arial"/>
                <w:sz w:val="18"/>
                <w:szCs w:val="18"/>
              </w:rPr>
            </w:pPr>
            <w:r w:rsidRPr="00521344">
              <w:rPr>
                <w:rStyle w:val="Heading1ReleaseNotesACSSC"/>
                <w:rFonts w:cs="Arial"/>
                <w:sz w:val="18"/>
                <w:szCs w:val="18"/>
              </w:rPr>
              <w:t>Lag 1 - # Of Days</w:t>
            </w:r>
          </w:p>
        </w:tc>
        <w:tc>
          <w:tcPr>
            <w:tcW w:w="1044" w:type="pct"/>
            <w:gridSpan w:val="2"/>
            <w:vAlign w:val="center"/>
          </w:tcPr>
          <w:p w:rsidRPr="00521344" w:rsidR="00091AC4" w:rsidP="00F9113A" w:rsidRDefault="00091AC4" w14:paraId="250D658D" wp14:textId="77777777">
            <w:pPr>
              <w:jc w:val="left"/>
              <w:rPr>
                <w:rStyle w:val="Heading1ReleaseNotesACSSC"/>
                <w:rFonts w:cs="Arial"/>
                <w:sz w:val="18"/>
                <w:szCs w:val="18"/>
              </w:rPr>
            </w:pPr>
            <w:r w:rsidRPr="00521344">
              <w:rPr>
                <w:rStyle w:val="Heading1ReleaseNotesACSSC"/>
                <w:rFonts w:cs="Arial"/>
                <w:sz w:val="18"/>
                <w:szCs w:val="18"/>
              </w:rPr>
              <w:t>This field displays the number of days between the SA Received Date and the SA Request Date.</w:t>
            </w:r>
          </w:p>
        </w:tc>
        <w:tc>
          <w:tcPr>
            <w:tcW w:w="469" w:type="pct"/>
          </w:tcPr>
          <w:p w:rsidRPr="00521344" w:rsidR="00091AC4" w:rsidP="00F9113A" w:rsidRDefault="00091AC4" w14:paraId="49F94D9F" wp14:textId="77777777">
            <w:pPr>
              <w:spacing w:before="40" w:after="40"/>
              <w:jc w:val="left"/>
              <w:rPr>
                <w:rStyle w:val="Heading1ReleaseNotesACSSC"/>
                <w:rFonts w:cs="Arial"/>
                <w:sz w:val="18"/>
                <w:szCs w:val="18"/>
              </w:rPr>
            </w:pPr>
            <w:r w:rsidRPr="00521344">
              <w:rPr>
                <w:rStyle w:val="Heading1ReleaseNotesACSSC"/>
                <w:rFonts w:cs="Arial"/>
                <w:sz w:val="18"/>
                <w:szCs w:val="18"/>
              </w:rPr>
              <w:t>Program Generated</w:t>
            </w:r>
          </w:p>
        </w:tc>
        <w:tc>
          <w:tcPr>
            <w:tcW w:w="929" w:type="pct"/>
            <w:gridSpan w:val="2"/>
          </w:tcPr>
          <w:p w:rsidRPr="00521344" w:rsidR="00091AC4" w:rsidP="00F9113A" w:rsidRDefault="00091AC4" w14:paraId="04056C77" wp14:textId="77777777">
            <w:pPr>
              <w:spacing w:before="40" w:after="40"/>
              <w:jc w:val="left"/>
              <w:rPr>
                <w:rStyle w:val="Heading1ReleaseNotesACSSC"/>
                <w:rFonts w:cs="Arial"/>
                <w:sz w:val="18"/>
                <w:szCs w:val="18"/>
              </w:rPr>
            </w:pPr>
            <w:r w:rsidRPr="00521344">
              <w:rPr>
                <w:rStyle w:val="Heading1ReleaseNotesACSSC"/>
                <w:rFonts w:cs="Arial"/>
                <w:sz w:val="18"/>
                <w:szCs w:val="18"/>
              </w:rPr>
              <w:t>Program Generated</w:t>
            </w:r>
          </w:p>
        </w:tc>
        <w:tc>
          <w:tcPr>
            <w:tcW w:w="1132" w:type="pct"/>
          </w:tcPr>
          <w:p w:rsidRPr="00521344" w:rsidR="00091AC4" w:rsidP="00DD385D" w:rsidRDefault="00091AC4" w14:paraId="04B84B8A" wp14:textId="77777777">
            <w:pPr>
              <w:pStyle w:val="TableText1"/>
              <w:spacing w:before="40" w:after="40"/>
              <w:rPr>
                <w:rStyle w:val="Heading1ReleaseNotesACSSC"/>
                <w:rFonts w:cs="Arial"/>
                <w:spacing w:val="0"/>
                <w:sz w:val="18"/>
                <w:szCs w:val="18"/>
              </w:rPr>
            </w:pPr>
            <w:r w:rsidRPr="00521344">
              <w:rPr>
                <w:rStyle w:val="Heading1ReleaseNotesACSSC"/>
                <w:rFonts w:cs="Arial"/>
                <w:spacing w:val="0"/>
                <w:sz w:val="18"/>
                <w:szCs w:val="18"/>
              </w:rPr>
              <w:t xml:space="preserve">A-HDR-TB.A-REQ-BEG-DT – </w:t>
            </w:r>
          </w:p>
          <w:p w:rsidRPr="00521344" w:rsidR="00091AC4" w:rsidP="00DD385D" w:rsidRDefault="00091AC4" w14:paraId="2D5B8B66" wp14:textId="77777777">
            <w:pPr>
              <w:pStyle w:val="TableText1"/>
              <w:spacing w:before="40" w:after="40"/>
              <w:rPr>
                <w:rStyle w:val="Heading1ReleaseNotesACSSC"/>
                <w:rFonts w:cs="Arial"/>
                <w:spacing w:val="0"/>
                <w:sz w:val="18"/>
                <w:szCs w:val="18"/>
              </w:rPr>
            </w:pPr>
            <w:r w:rsidRPr="00521344">
              <w:rPr>
                <w:rStyle w:val="Heading1ReleaseNotesACSSC"/>
                <w:rFonts w:cs="Arial"/>
                <w:spacing w:val="0"/>
                <w:sz w:val="18"/>
                <w:szCs w:val="18"/>
              </w:rPr>
              <w:t>A-HDR-TB.A-SUBM-DT</w:t>
            </w:r>
          </w:p>
          <w:p w:rsidRPr="00521344" w:rsidR="00091AC4" w:rsidP="00F9113A" w:rsidRDefault="00091AC4" w14:paraId="68AE7378" wp14:textId="77777777">
            <w:pPr>
              <w:pStyle w:val="TableColorful2"/>
              <w:spacing w:before="40" w:after="40"/>
              <w:rPr>
                <w:rStyle w:val="Heading1ReleaseNotesACSSC"/>
                <w:rFonts w:ascii="Arial" w:hAnsi="Arial" w:cs="Arial"/>
                <w:sz w:val="18"/>
                <w:szCs w:val="18"/>
              </w:rPr>
            </w:pPr>
          </w:p>
        </w:tc>
      </w:tr>
      <w:tr xmlns:wp14="http://schemas.microsoft.com/office/word/2010/wordml" w:rsidR="00091AC4" w:rsidTr="00DD385D" w14:paraId="32E9DF37" wp14:textId="77777777">
        <w:tblPrEx>
          <w:tblCellMar>
            <w:top w:w="0" w:type="dxa"/>
            <w:bottom w:w="0" w:type="dxa"/>
          </w:tblCellMar>
        </w:tblPrEx>
        <w:trPr>
          <w:cantSplit/>
          <w:jc w:val="center"/>
        </w:trPr>
        <w:tc>
          <w:tcPr>
            <w:tcW w:w="652" w:type="pct"/>
            <w:tcBorders>
              <w:bottom w:val="single" w:color="616161" w:sz="2" w:space="0"/>
            </w:tcBorders>
            <w:vAlign w:val="center"/>
          </w:tcPr>
          <w:p w:rsidRPr="00521344" w:rsidR="00091AC4" w:rsidP="00F9113A" w:rsidRDefault="00091AC4" w14:paraId="5A376257" wp14:textId="77777777">
            <w:pPr>
              <w:jc w:val="left"/>
              <w:rPr>
                <w:rStyle w:val="Heading1ReleaseNotesACSSC"/>
                <w:rFonts w:cs="Arial"/>
                <w:sz w:val="18"/>
                <w:szCs w:val="18"/>
              </w:rPr>
            </w:pPr>
            <w:r w:rsidRPr="00521344">
              <w:rPr>
                <w:rStyle w:val="Heading1ReleaseNotesACSSC"/>
                <w:rFonts w:cs="Arial"/>
                <w:sz w:val="18"/>
                <w:szCs w:val="18"/>
              </w:rPr>
              <w:t>Column</w:t>
            </w:r>
          </w:p>
        </w:tc>
        <w:tc>
          <w:tcPr>
            <w:tcW w:w="774" w:type="pct"/>
            <w:tcBorders>
              <w:bottom w:val="single" w:color="616161" w:sz="2" w:space="0"/>
            </w:tcBorders>
            <w:vAlign w:val="center"/>
          </w:tcPr>
          <w:p w:rsidRPr="00521344" w:rsidR="00091AC4" w:rsidP="00091AC4" w:rsidRDefault="00091AC4" w14:paraId="52802621" wp14:textId="77777777">
            <w:pPr>
              <w:spacing w:before="40" w:after="40"/>
              <w:jc w:val="left"/>
              <w:rPr>
                <w:rStyle w:val="Heading1ReleaseNotesACSSC"/>
                <w:rFonts w:cs="Arial"/>
                <w:sz w:val="18"/>
                <w:szCs w:val="18"/>
              </w:rPr>
            </w:pPr>
            <w:r w:rsidRPr="00521344">
              <w:rPr>
                <w:rStyle w:val="Heading1ReleaseNotesACSSC"/>
                <w:rFonts w:cs="Arial"/>
                <w:sz w:val="18"/>
                <w:szCs w:val="18"/>
              </w:rPr>
              <w:t>SA LI Stat Dt</w:t>
            </w:r>
          </w:p>
        </w:tc>
        <w:tc>
          <w:tcPr>
            <w:tcW w:w="1044" w:type="pct"/>
            <w:gridSpan w:val="2"/>
            <w:tcBorders>
              <w:bottom w:val="single" w:color="616161" w:sz="2" w:space="0"/>
            </w:tcBorders>
            <w:vAlign w:val="center"/>
          </w:tcPr>
          <w:p w:rsidRPr="00521344" w:rsidR="00091AC4" w:rsidP="00F9113A" w:rsidRDefault="00091AC4" w14:paraId="634F5C7F" wp14:textId="77777777">
            <w:pPr>
              <w:spacing w:before="40" w:after="40"/>
              <w:jc w:val="left"/>
              <w:rPr>
                <w:rStyle w:val="Heading1ReleaseNotesACSSC"/>
                <w:rFonts w:cs="Arial"/>
                <w:sz w:val="18"/>
                <w:szCs w:val="18"/>
              </w:rPr>
            </w:pPr>
            <w:r w:rsidRPr="00521344">
              <w:rPr>
                <w:rStyle w:val="Heading1ReleaseNotesACSSC"/>
                <w:rFonts w:cs="Arial"/>
                <w:sz w:val="18"/>
                <w:szCs w:val="18"/>
              </w:rPr>
              <w:t>This field displays the status date.</w:t>
            </w:r>
          </w:p>
        </w:tc>
        <w:tc>
          <w:tcPr>
            <w:tcW w:w="469" w:type="pct"/>
            <w:tcBorders>
              <w:bottom w:val="single" w:color="616161" w:sz="2" w:space="0"/>
            </w:tcBorders>
            <w:vAlign w:val="center"/>
          </w:tcPr>
          <w:p w:rsidRPr="00521344" w:rsidR="00091AC4" w:rsidP="00F9113A" w:rsidRDefault="00091AC4" w14:paraId="38E7C2C6" wp14:textId="77777777">
            <w:pPr>
              <w:spacing w:before="40" w:after="40"/>
              <w:jc w:val="left"/>
              <w:rPr>
                <w:rStyle w:val="Heading1ReleaseNotesACSSC"/>
                <w:rFonts w:cs="Arial"/>
                <w:sz w:val="18"/>
                <w:szCs w:val="18"/>
              </w:rPr>
            </w:pPr>
            <w:r w:rsidRPr="00521344">
              <w:rPr>
                <w:rStyle w:val="Heading1ReleaseNotesACSSC"/>
                <w:rFonts w:cs="Arial"/>
                <w:sz w:val="18"/>
                <w:szCs w:val="18"/>
              </w:rPr>
              <w:t>A_DTL_TB</w:t>
            </w:r>
          </w:p>
        </w:tc>
        <w:tc>
          <w:tcPr>
            <w:tcW w:w="929" w:type="pct"/>
            <w:gridSpan w:val="2"/>
            <w:tcBorders>
              <w:bottom w:val="single" w:color="616161" w:sz="2" w:space="0"/>
            </w:tcBorders>
            <w:vAlign w:val="center"/>
          </w:tcPr>
          <w:p w:rsidRPr="00521344" w:rsidR="00091AC4" w:rsidP="00F9113A" w:rsidRDefault="00091AC4" w14:paraId="7B2A89D2" wp14:textId="77777777">
            <w:pPr>
              <w:spacing w:before="40" w:after="40"/>
              <w:jc w:val="left"/>
              <w:rPr>
                <w:rStyle w:val="Heading1ReleaseNotesACSSC"/>
                <w:rFonts w:cs="Arial"/>
                <w:sz w:val="18"/>
                <w:szCs w:val="18"/>
              </w:rPr>
            </w:pPr>
            <w:r w:rsidRPr="00521344">
              <w:rPr>
                <w:rStyle w:val="Heading1ReleaseNotesACSSC"/>
                <w:rFonts w:cs="Arial"/>
                <w:sz w:val="18"/>
                <w:szCs w:val="18"/>
              </w:rPr>
              <w:t>A_LI_STAT_DT</w:t>
            </w:r>
          </w:p>
        </w:tc>
        <w:tc>
          <w:tcPr>
            <w:tcW w:w="1132" w:type="pct"/>
            <w:tcBorders>
              <w:bottom w:val="single" w:color="616161" w:sz="2" w:space="0"/>
            </w:tcBorders>
          </w:tcPr>
          <w:p w:rsidRPr="00521344" w:rsidR="00091AC4" w:rsidP="00F9113A" w:rsidRDefault="00091AC4" w14:paraId="33CE2273" wp14:textId="77777777">
            <w:pPr>
              <w:pStyle w:val="TableColorful2"/>
              <w:spacing w:before="40" w:after="40"/>
              <w:rPr>
                <w:rStyle w:val="Heading1ReleaseNotesACSSC"/>
                <w:rFonts w:ascii="Arial" w:hAnsi="Arial" w:cs="Arial"/>
                <w:sz w:val="18"/>
                <w:szCs w:val="18"/>
              </w:rPr>
            </w:pPr>
          </w:p>
        </w:tc>
      </w:tr>
      <w:tr xmlns:wp14="http://schemas.microsoft.com/office/word/2010/wordml" w:rsidR="00091AC4" w:rsidTr="00DD385D" w14:paraId="1FD31549" wp14:textId="77777777">
        <w:tblPrEx>
          <w:tblCellMar>
            <w:top w:w="0" w:type="dxa"/>
            <w:bottom w:w="0" w:type="dxa"/>
          </w:tblCellMar>
        </w:tblPrEx>
        <w:trPr>
          <w:cantSplit/>
          <w:jc w:val="center"/>
        </w:trPr>
        <w:tc>
          <w:tcPr>
            <w:tcW w:w="652" w:type="pct"/>
            <w:tcBorders>
              <w:bottom w:val="single" w:color="616161" w:sz="2" w:space="0"/>
            </w:tcBorders>
            <w:vAlign w:val="center"/>
          </w:tcPr>
          <w:p w:rsidRPr="00521344" w:rsidR="00091AC4" w:rsidP="00F9113A" w:rsidRDefault="00091AC4" w14:paraId="13A76007" wp14:textId="77777777">
            <w:pPr>
              <w:jc w:val="left"/>
              <w:rPr>
                <w:rStyle w:val="Heading1ReleaseNotesACSSC"/>
                <w:rFonts w:cs="Arial"/>
                <w:sz w:val="18"/>
                <w:szCs w:val="18"/>
              </w:rPr>
            </w:pPr>
            <w:r w:rsidRPr="00521344">
              <w:rPr>
                <w:rStyle w:val="Heading1ReleaseNotesACSSC"/>
                <w:rFonts w:cs="Arial"/>
                <w:sz w:val="18"/>
                <w:szCs w:val="18"/>
              </w:rPr>
              <w:t>Column</w:t>
            </w:r>
          </w:p>
        </w:tc>
        <w:tc>
          <w:tcPr>
            <w:tcW w:w="774" w:type="pct"/>
            <w:tcBorders>
              <w:bottom w:val="single" w:color="616161" w:sz="2" w:space="0"/>
            </w:tcBorders>
            <w:vAlign w:val="center"/>
          </w:tcPr>
          <w:p w:rsidRPr="00521344" w:rsidR="00091AC4" w:rsidP="00091AC4" w:rsidRDefault="00091AC4" w14:paraId="221EAEA3" wp14:textId="77777777">
            <w:pPr>
              <w:spacing w:before="40" w:after="40"/>
              <w:jc w:val="left"/>
              <w:rPr>
                <w:rStyle w:val="Heading1ReleaseNotesACSSC"/>
                <w:rFonts w:cs="Arial"/>
                <w:sz w:val="18"/>
                <w:szCs w:val="18"/>
              </w:rPr>
            </w:pPr>
            <w:r w:rsidRPr="00521344">
              <w:rPr>
                <w:rStyle w:val="Heading1ReleaseNotesACSSC"/>
                <w:rFonts w:cs="Arial"/>
                <w:sz w:val="18"/>
                <w:szCs w:val="18"/>
              </w:rPr>
              <w:t>Lag 2 - # Of Days</w:t>
            </w:r>
          </w:p>
        </w:tc>
        <w:tc>
          <w:tcPr>
            <w:tcW w:w="1044" w:type="pct"/>
            <w:gridSpan w:val="2"/>
            <w:tcBorders>
              <w:bottom w:val="single" w:color="616161" w:sz="2" w:space="0"/>
            </w:tcBorders>
            <w:vAlign w:val="center"/>
          </w:tcPr>
          <w:p w:rsidRPr="00521344" w:rsidR="00091AC4" w:rsidP="00F9113A" w:rsidRDefault="00091AC4" w14:paraId="3B48CD12" wp14:textId="77777777">
            <w:pPr>
              <w:spacing w:before="40" w:after="40"/>
              <w:jc w:val="left"/>
              <w:rPr>
                <w:rStyle w:val="Heading1ReleaseNotesACSSC"/>
                <w:rFonts w:cs="Arial"/>
                <w:sz w:val="18"/>
                <w:szCs w:val="18"/>
              </w:rPr>
            </w:pPr>
            <w:r w:rsidRPr="00521344">
              <w:rPr>
                <w:rStyle w:val="Heading1ReleaseNotesACSSC"/>
                <w:rFonts w:cs="Arial"/>
                <w:sz w:val="18"/>
                <w:szCs w:val="18"/>
              </w:rPr>
              <w:t>This field displays the number of days between the SA Approved date and the SA Received date.</w:t>
            </w:r>
          </w:p>
        </w:tc>
        <w:tc>
          <w:tcPr>
            <w:tcW w:w="469" w:type="pct"/>
            <w:tcBorders>
              <w:bottom w:val="single" w:color="616161" w:sz="2" w:space="0"/>
            </w:tcBorders>
          </w:tcPr>
          <w:p w:rsidRPr="00521344" w:rsidR="00091AC4" w:rsidP="00F9113A" w:rsidRDefault="00091AC4" w14:paraId="6916660B" wp14:textId="77777777">
            <w:pPr>
              <w:spacing w:before="40" w:after="40"/>
              <w:jc w:val="left"/>
              <w:rPr>
                <w:rStyle w:val="Heading1ReleaseNotesACSSC"/>
                <w:rFonts w:cs="Arial"/>
                <w:sz w:val="18"/>
                <w:szCs w:val="18"/>
              </w:rPr>
            </w:pPr>
            <w:r w:rsidRPr="00521344">
              <w:rPr>
                <w:rStyle w:val="Heading1ReleaseNotesACSSC"/>
                <w:rFonts w:cs="Arial"/>
                <w:sz w:val="18"/>
                <w:szCs w:val="18"/>
              </w:rPr>
              <w:t>Program Generated</w:t>
            </w:r>
          </w:p>
        </w:tc>
        <w:tc>
          <w:tcPr>
            <w:tcW w:w="929" w:type="pct"/>
            <w:gridSpan w:val="2"/>
            <w:tcBorders>
              <w:bottom w:val="single" w:color="616161" w:sz="2" w:space="0"/>
            </w:tcBorders>
          </w:tcPr>
          <w:p w:rsidRPr="00521344" w:rsidR="00091AC4" w:rsidP="00F9113A" w:rsidRDefault="00091AC4" w14:paraId="3B08E4C8" wp14:textId="77777777">
            <w:pPr>
              <w:spacing w:before="40" w:after="40"/>
              <w:jc w:val="left"/>
              <w:rPr>
                <w:rStyle w:val="Heading1ReleaseNotesACSSC"/>
                <w:rFonts w:cs="Arial"/>
                <w:sz w:val="18"/>
                <w:szCs w:val="18"/>
              </w:rPr>
            </w:pPr>
            <w:r w:rsidRPr="00521344">
              <w:rPr>
                <w:rStyle w:val="Heading1ReleaseNotesACSSC"/>
                <w:rFonts w:cs="Arial"/>
                <w:sz w:val="18"/>
                <w:szCs w:val="18"/>
              </w:rPr>
              <w:t>Program Generated</w:t>
            </w:r>
          </w:p>
        </w:tc>
        <w:tc>
          <w:tcPr>
            <w:tcW w:w="1132" w:type="pct"/>
            <w:tcBorders>
              <w:bottom w:val="single" w:color="616161" w:sz="2" w:space="0"/>
            </w:tcBorders>
          </w:tcPr>
          <w:p w:rsidRPr="00521344" w:rsidR="00091AC4" w:rsidP="00DD385D" w:rsidRDefault="00091AC4" w14:paraId="251F9A9E" wp14:textId="77777777">
            <w:pPr>
              <w:pStyle w:val="TableText1"/>
              <w:spacing w:before="40" w:after="40"/>
              <w:rPr>
                <w:rStyle w:val="Heading1ReleaseNotesACSSC"/>
                <w:rFonts w:cs="Arial"/>
                <w:spacing w:val="0"/>
                <w:sz w:val="18"/>
                <w:szCs w:val="18"/>
              </w:rPr>
            </w:pPr>
            <w:r w:rsidRPr="00521344">
              <w:rPr>
                <w:rStyle w:val="Heading1ReleaseNotesACSSC"/>
                <w:rFonts w:cs="Arial"/>
                <w:spacing w:val="0"/>
                <w:sz w:val="18"/>
                <w:szCs w:val="18"/>
              </w:rPr>
              <w:t xml:space="preserve">A-LI-TB.A-LI-STAT-DT – </w:t>
            </w:r>
          </w:p>
          <w:p w:rsidRPr="00521344" w:rsidR="00091AC4" w:rsidP="00DD385D" w:rsidRDefault="00091AC4" w14:paraId="2369E014" wp14:textId="77777777">
            <w:pPr>
              <w:pStyle w:val="TableText1"/>
              <w:spacing w:before="40" w:after="40"/>
              <w:rPr>
                <w:rStyle w:val="Heading1ReleaseNotesACSSC"/>
                <w:rFonts w:cs="Arial"/>
                <w:spacing w:val="0"/>
                <w:sz w:val="18"/>
                <w:szCs w:val="18"/>
              </w:rPr>
            </w:pPr>
            <w:r w:rsidRPr="00521344">
              <w:rPr>
                <w:rStyle w:val="Heading1ReleaseNotesACSSC"/>
                <w:rFonts w:cs="Arial"/>
                <w:spacing w:val="0"/>
                <w:sz w:val="18"/>
                <w:szCs w:val="18"/>
              </w:rPr>
              <w:t>A-HDR-TB.A-SUBM-DT</w:t>
            </w:r>
          </w:p>
          <w:p w:rsidRPr="00521344" w:rsidR="00091AC4" w:rsidP="00F9113A" w:rsidRDefault="00091AC4" w14:paraId="59CA3B16" wp14:textId="77777777">
            <w:pPr>
              <w:pStyle w:val="TableColorful2"/>
              <w:spacing w:before="40" w:after="40"/>
              <w:rPr>
                <w:rStyle w:val="Heading1ReleaseNotesACSSC"/>
                <w:rFonts w:ascii="Arial" w:hAnsi="Arial" w:cs="Arial"/>
                <w:sz w:val="18"/>
                <w:szCs w:val="18"/>
              </w:rPr>
            </w:pPr>
          </w:p>
        </w:tc>
      </w:tr>
      <w:tr xmlns:wp14="http://schemas.microsoft.com/office/word/2010/wordml" w:rsidR="00091AC4" w14:paraId="1CE917C4"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091AC4" w:rsidRDefault="00091AC4" w14:paraId="18ED7C6A"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091AC4" w:rsidTr="00091AC4" w14:paraId="44A57BCD" wp14:textId="77777777">
        <w:tblPrEx>
          <w:tblCellMar>
            <w:top w:w="0" w:type="dxa"/>
            <w:bottom w:w="0" w:type="dxa"/>
          </w:tblCellMar>
        </w:tblPrEx>
        <w:trPr>
          <w:cantSplit/>
          <w:jc w:val="center"/>
        </w:trPr>
        <w:tc>
          <w:tcPr>
            <w:tcW w:w="1643" w:type="pct"/>
            <w:gridSpan w:val="3"/>
            <w:tcBorders>
              <w:top w:val="single" w:color="616161" w:sz="2" w:space="0"/>
              <w:bottom w:val="single" w:color="616161" w:sz="2" w:space="0"/>
            </w:tcBorders>
            <w:vAlign w:val="center"/>
          </w:tcPr>
          <w:p w:rsidRPr="00521344" w:rsidR="00091AC4" w:rsidRDefault="00091AC4" w14:paraId="650BBBA3" wp14:textId="77777777">
            <w:pPr>
              <w:pStyle w:val="TableHeading"/>
              <w:spacing w:before="40" w:after="40"/>
              <w:jc w:val="center"/>
              <w:rPr>
                <w:rStyle w:val="ModernTableText"/>
                <w:rFonts w:cs="Arial"/>
                <w:szCs w:val="17"/>
              </w:rPr>
            </w:pPr>
            <w:r w:rsidRPr="00521344">
              <w:rPr>
                <w:rStyle w:val="ModernTableText"/>
                <w:rFonts w:cs="Arial"/>
                <w:szCs w:val="17"/>
              </w:rPr>
              <w:t>Chart Footnote Label (opt)</w:t>
            </w:r>
          </w:p>
        </w:tc>
        <w:tc>
          <w:tcPr>
            <w:tcW w:w="1652" w:type="pct"/>
            <w:gridSpan w:val="3"/>
            <w:tcBorders>
              <w:top w:val="single" w:color="616161" w:sz="2" w:space="0"/>
              <w:bottom w:val="single" w:color="616161" w:sz="2" w:space="0"/>
            </w:tcBorders>
            <w:vAlign w:val="center"/>
          </w:tcPr>
          <w:p w:rsidRPr="00521344" w:rsidR="00091AC4" w:rsidRDefault="00091AC4" w14:paraId="5CCCCD7E" wp14:textId="77777777">
            <w:pPr>
              <w:pStyle w:val="TableText1"/>
              <w:spacing w:before="40" w:after="40"/>
              <w:jc w:val="center"/>
              <w:rPr>
                <w:rStyle w:val="ModernTableText"/>
                <w:rFonts w:cs="Arial"/>
                <w:b/>
                <w:noProof/>
                <w:szCs w:val="17"/>
              </w:rPr>
            </w:pPr>
            <w:r w:rsidRPr="00521344">
              <w:rPr>
                <w:rStyle w:val="ModernTableText"/>
                <w:rFonts w:cs="Arial"/>
                <w:b/>
                <w:noProof/>
                <w:szCs w:val="17"/>
              </w:rPr>
              <w:t>Chart Footnote Description (opt)</w:t>
            </w:r>
          </w:p>
        </w:tc>
        <w:tc>
          <w:tcPr>
            <w:tcW w:w="1705" w:type="pct"/>
            <w:gridSpan w:val="2"/>
            <w:tcBorders>
              <w:top w:val="single" w:color="616161" w:sz="2" w:space="0"/>
              <w:bottom w:val="single" w:color="616161" w:sz="2" w:space="0"/>
            </w:tcBorders>
            <w:vAlign w:val="center"/>
          </w:tcPr>
          <w:p w:rsidRPr="00521344" w:rsidR="00091AC4" w:rsidRDefault="00091AC4" w14:paraId="448DE6DD" wp14:textId="77777777">
            <w:pPr>
              <w:pStyle w:val="TableText1"/>
              <w:spacing w:before="40" w:after="40"/>
              <w:jc w:val="center"/>
              <w:rPr>
                <w:rStyle w:val="ModernTableText"/>
                <w:rFonts w:cs="Arial"/>
                <w:b/>
                <w:noProof/>
                <w:szCs w:val="17"/>
              </w:rPr>
            </w:pPr>
            <w:r w:rsidRPr="00521344">
              <w:rPr>
                <w:rStyle w:val="ModernTableText"/>
                <w:rFonts w:cs="Arial"/>
                <w:b/>
                <w:noProof/>
                <w:szCs w:val="17"/>
              </w:rPr>
              <w:t>Chart Footnote Processing Rules (opt)</w:t>
            </w:r>
          </w:p>
        </w:tc>
      </w:tr>
      <w:tr xmlns:wp14="http://schemas.microsoft.com/office/word/2010/wordml" w:rsidR="00091AC4" w:rsidTr="00091AC4" w14:paraId="3FFC819B" wp14:textId="77777777">
        <w:tblPrEx>
          <w:tblCellMar>
            <w:top w:w="0" w:type="dxa"/>
            <w:bottom w:w="0" w:type="dxa"/>
          </w:tblCellMar>
        </w:tblPrEx>
        <w:trPr>
          <w:cantSplit/>
          <w:jc w:val="center"/>
        </w:trPr>
        <w:tc>
          <w:tcPr>
            <w:tcW w:w="1643" w:type="pct"/>
            <w:gridSpan w:val="3"/>
            <w:tcBorders>
              <w:top w:val="single" w:color="616161" w:sz="2" w:space="0"/>
              <w:bottom w:val="single" w:color="616161" w:sz="2" w:space="0"/>
            </w:tcBorders>
            <w:vAlign w:val="center"/>
          </w:tcPr>
          <w:p w:rsidRPr="00521344" w:rsidR="00091AC4" w:rsidRDefault="00091AC4" w14:paraId="6CC07341" wp14:textId="77777777">
            <w:pPr>
              <w:pStyle w:val="TableText1"/>
              <w:spacing w:before="40" w:after="40"/>
              <w:rPr>
                <w:rStyle w:val="ModernTableText"/>
                <w:rFonts w:cs="Arial"/>
                <w:bCs/>
                <w:color w:val="000000"/>
                <w:szCs w:val="17"/>
              </w:rPr>
            </w:pPr>
            <w:r w:rsidRPr="00521344">
              <w:rPr>
                <w:rStyle w:val="ModernTableText"/>
                <w:rFonts w:cs="Arial"/>
                <w:bCs/>
                <w:color w:val="000000"/>
                <w:szCs w:val="17"/>
              </w:rPr>
              <w:t>N/A</w:t>
            </w:r>
          </w:p>
        </w:tc>
        <w:tc>
          <w:tcPr>
            <w:tcW w:w="1652" w:type="pct"/>
            <w:gridSpan w:val="3"/>
            <w:tcBorders>
              <w:top w:val="single" w:color="616161" w:sz="2" w:space="0"/>
              <w:bottom w:val="single" w:color="616161" w:sz="2" w:space="0"/>
            </w:tcBorders>
            <w:vAlign w:val="center"/>
          </w:tcPr>
          <w:p w:rsidRPr="00521344" w:rsidR="00091AC4" w:rsidRDefault="00091AC4" w14:paraId="546AB6BC" wp14:textId="77777777">
            <w:pPr>
              <w:pStyle w:val="TableText1"/>
              <w:spacing w:before="40" w:after="40"/>
              <w:rPr>
                <w:rStyle w:val="ModernTableText"/>
                <w:rFonts w:cs="Arial"/>
                <w:bCs/>
                <w:color w:val="000000"/>
                <w:szCs w:val="17"/>
              </w:rPr>
            </w:pPr>
            <w:r w:rsidRPr="00521344">
              <w:rPr>
                <w:rStyle w:val="ModernTableText"/>
                <w:rFonts w:cs="Arial"/>
                <w:bCs/>
                <w:color w:val="000000"/>
                <w:szCs w:val="17"/>
              </w:rPr>
              <w:t>N/A</w:t>
            </w:r>
          </w:p>
        </w:tc>
        <w:tc>
          <w:tcPr>
            <w:tcW w:w="1705" w:type="pct"/>
            <w:gridSpan w:val="2"/>
            <w:tcBorders>
              <w:top w:val="single" w:color="616161" w:sz="2" w:space="0"/>
              <w:bottom w:val="single" w:color="616161" w:sz="2" w:space="0"/>
            </w:tcBorders>
            <w:vAlign w:val="center"/>
          </w:tcPr>
          <w:p w:rsidRPr="00521344" w:rsidR="00091AC4" w:rsidRDefault="00091AC4" w14:paraId="6EFC532B" wp14:textId="77777777">
            <w:pPr>
              <w:pStyle w:val="TableText1"/>
              <w:spacing w:before="40" w:after="40"/>
              <w:rPr>
                <w:rStyle w:val="ModernTableText"/>
                <w:rFonts w:cs="Arial"/>
                <w:bCs/>
                <w:color w:val="000000"/>
                <w:szCs w:val="17"/>
              </w:rPr>
            </w:pPr>
            <w:r w:rsidRPr="00521344">
              <w:rPr>
                <w:rStyle w:val="ModernTableText"/>
                <w:rFonts w:cs="Arial"/>
                <w:bCs/>
                <w:color w:val="000000"/>
                <w:szCs w:val="17"/>
              </w:rPr>
              <w:t>N/A</w:t>
            </w:r>
          </w:p>
        </w:tc>
      </w:tr>
      <w:tr xmlns:wp14="http://schemas.microsoft.com/office/word/2010/wordml" w:rsidR="00091AC4" w14:paraId="1F3C2B07"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091AC4" w:rsidRDefault="00091AC4" w14:paraId="4F35D525"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Footnote (opt)</w:t>
            </w:r>
          </w:p>
        </w:tc>
      </w:tr>
      <w:tr xmlns:wp14="http://schemas.microsoft.com/office/word/2010/wordml" w:rsidR="00091AC4" w:rsidTr="00091AC4" w14:paraId="33CA014D" wp14:textId="77777777">
        <w:tblPrEx>
          <w:tblCellMar>
            <w:top w:w="0" w:type="dxa"/>
            <w:bottom w:w="0" w:type="dxa"/>
          </w:tblCellMar>
        </w:tblPrEx>
        <w:trPr>
          <w:cantSplit/>
          <w:jc w:val="center"/>
        </w:trPr>
        <w:tc>
          <w:tcPr>
            <w:tcW w:w="1643" w:type="pct"/>
            <w:gridSpan w:val="3"/>
            <w:tcBorders>
              <w:top w:val="single" w:color="616161" w:sz="2" w:space="0"/>
            </w:tcBorders>
            <w:vAlign w:val="center"/>
          </w:tcPr>
          <w:p w:rsidRPr="00521344" w:rsidR="00091AC4" w:rsidRDefault="00091AC4" w14:paraId="68944EDB" wp14:textId="77777777">
            <w:pPr>
              <w:pStyle w:val="TableHeading"/>
              <w:spacing w:before="40" w:after="40"/>
              <w:jc w:val="center"/>
              <w:rPr>
                <w:rStyle w:val="ModernTableText"/>
                <w:rFonts w:cs="Arial"/>
                <w:szCs w:val="17"/>
              </w:rPr>
            </w:pPr>
            <w:r w:rsidRPr="00521344">
              <w:rPr>
                <w:rStyle w:val="ModernTableText"/>
                <w:rFonts w:cs="Arial"/>
                <w:szCs w:val="17"/>
              </w:rPr>
              <w:t>Report Footnote Label (opt)</w:t>
            </w:r>
          </w:p>
        </w:tc>
        <w:tc>
          <w:tcPr>
            <w:tcW w:w="1652" w:type="pct"/>
            <w:gridSpan w:val="3"/>
            <w:tcBorders>
              <w:top w:val="single" w:color="616161" w:sz="2" w:space="0"/>
            </w:tcBorders>
            <w:vAlign w:val="center"/>
          </w:tcPr>
          <w:p w:rsidRPr="00521344" w:rsidR="00091AC4" w:rsidRDefault="00091AC4" w14:paraId="58F225C2" wp14:textId="77777777">
            <w:pPr>
              <w:pStyle w:val="TableText1"/>
              <w:spacing w:before="40" w:after="40"/>
              <w:jc w:val="center"/>
              <w:rPr>
                <w:rStyle w:val="ModernTableText"/>
                <w:rFonts w:cs="Arial"/>
                <w:b/>
                <w:noProof/>
                <w:szCs w:val="17"/>
              </w:rPr>
            </w:pPr>
            <w:r w:rsidRPr="00521344">
              <w:rPr>
                <w:rStyle w:val="ModernTableText"/>
                <w:rFonts w:cs="Arial"/>
                <w:b/>
                <w:noProof/>
                <w:szCs w:val="17"/>
              </w:rPr>
              <w:t>Report Footnote Description (opt)</w:t>
            </w:r>
          </w:p>
        </w:tc>
        <w:tc>
          <w:tcPr>
            <w:tcW w:w="1705" w:type="pct"/>
            <w:gridSpan w:val="2"/>
            <w:tcBorders>
              <w:top w:val="single" w:color="616161" w:sz="2" w:space="0"/>
            </w:tcBorders>
            <w:vAlign w:val="center"/>
          </w:tcPr>
          <w:p w:rsidRPr="00521344" w:rsidR="00091AC4" w:rsidRDefault="00091AC4" w14:paraId="2D225E2A" wp14:textId="77777777">
            <w:pPr>
              <w:pStyle w:val="TableText1"/>
              <w:spacing w:before="40" w:after="40"/>
              <w:jc w:val="center"/>
              <w:rPr>
                <w:rStyle w:val="ModernTableText"/>
                <w:rFonts w:cs="Arial"/>
                <w:b/>
                <w:noProof/>
                <w:szCs w:val="17"/>
              </w:rPr>
            </w:pPr>
            <w:r w:rsidRPr="00521344">
              <w:rPr>
                <w:rStyle w:val="ModernTableText"/>
                <w:rFonts w:cs="Arial"/>
                <w:b/>
                <w:noProof/>
                <w:szCs w:val="17"/>
              </w:rPr>
              <w:t>Report Footnote Processing Rules (opt)</w:t>
            </w:r>
          </w:p>
        </w:tc>
      </w:tr>
      <w:tr xmlns:wp14="http://schemas.microsoft.com/office/word/2010/wordml" w:rsidR="00091AC4" w:rsidTr="00091AC4" w14:paraId="7B983EEA" wp14:textId="77777777">
        <w:tblPrEx>
          <w:tblCellMar>
            <w:top w:w="0" w:type="dxa"/>
            <w:bottom w:w="0" w:type="dxa"/>
          </w:tblCellMar>
        </w:tblPrEx>
        <w:trPr>
          <w:cantSplit/>
          <w:jc w:val="center"/>
        </w:trPr>
        <w:tc>
          <w:tcPr>
            <w:tcW w:w="1643" w:type="pct"/>
            <w:gridSpan w:val="3"/>
          </w:tcPr>
          <w:p w:rsidRPr="00521344" w:rsidR="00091AC4" w:rsidRDefault="00091AC4" w14:paraId="01FA0350" wp14:textId="77777777">
            <w:pPr>
              <w:pStyle w:val="TableHeading"/>
              <w:spacing w:before="40" w:after="40"/>
              <w:rPr>
                <w:rStyle w:val="ModernTableText"/>
                <w:rFonts w:cs="Arial"/>
                <w:b w:val="0"/>
                <w:szCs w:val="17"/>
              </w:rPr>
            </w:pPr>
            <w:r w:rsidRPr="00521344">
              <w:rPr>
                <w:rStyle w:val="ModernTableText"/>
                <w:rFonts w:cs="Arial"/>
                <w:b w:val="0"/>
                <w:bCs w:val="0"/>
                <w:color w:val="000000"/>
                <w:szCs w:val="17"/>
              </w:rPr>
              <w:t>N/A</w:t>
            </w:r>
          </w:p>
        </w:tc>
        <w:tc>
          <w:tcPr>
            <w:tcW w:w="1652" w:type="pct"/>
            <w:gridSpan w:val="3"/>
          </w:tcPr>
          <w:p w:rsidRPr="00521344" w:rsidR="00091AC4" w:rsidRDefault="00091AC4" w14:paraId="208D19B8" wp14:textId="77777777">
            <w:pPr>
              <w:spacing w:before="40" w:after="40"/>
              <w:rPr>
                <w:rStyle w:val="ModernTableText"/>
                <w:rFonts w:cs="Arial"/>
                <w:szCs w:val="17"/>
              </w:rPr>
            </w:pPr>
            <w:r w:rsidRPr="00521344">
              <w:rPr>
                <w:rStyle w:val="ModernTableText"/>
                <w:rFonts w:cs="Arial"/>
                <w:bCs/>
                <w:color w:val="000000"/>
                <w:szCs w:val="17"/>
              </w:rPr>
              <w:t>N/A</w:t>
            </w:r>
          </w:p>
        </w:tc>
        <w:tc>
          <w:tcPr>
            <w:tcW w:w="1705" w:type="pct"/>
            <w:gridSpan w:val="2"/>
          </w:tcPr>
          <w:p w:rsidRPr="00521344" w:rsidR="00091AC4" w:rsidRDefault="00091AC4" w14:paraId="27679B92" wp14:textId="77777777">
            <w:pPr>
              <w:pStyle w:val="TableText1"/>
              <w:spacing w:before="40" w:after="40"/>
              <w:rPr>
                <w:rStyle w:val="ModernTableText"/>
                <w:rFonts w:cs="Arial"/>
                <w:szCs w:val="17"/>
              </w:rPr>
            </w:pPr>
            <w:r w:rsidRPr="00521344">
              <w:rPr>
                <w:rStyle w:val="ModernTableText"/>
                <w:rFonts w:cs="Arial"/>
                <w:bCs/>
                <w:color w:val="000000"/>
                <w:szCs w:val="17"/>
              </w:rPr>
              <w:t>N/A</w:t>
            </w:r>
          </w:p>
        </w:tc>
      </w:tr>
    </w:tbl>
    <w:p xmlns:wp14="http://schemas.microsoft.com/office/word/2010/wordml" w:rsidR="00CE759A" w:rsidRDefault="00CE759A" w14:paraId="5CF92296" wp14:textId="77777777">
      <w:pPr>
        <w:rPr>
          <w:sz w:val="19"/>
          <w:szCs w:val="19"/>
        </w:rPr>
      </w:pPr>
    </w:p>
    <w:p xmlns:wp14="http://schemas.microsoft.com/office/word/2010/wordml" w:rsidR="00CE759A" w:rsidP="00D0385C" w:rsidRDefault="00CE759A" w14:paraId="6155770C" wp14:textId="77777777">
      <w:pPr>
        <w:pStyle w:val="Heading5"/>
      </w:pPr>
      <w:r>
        <w:br w:type="page"/>
      </w:r>
      <w:bookmarkStart w:name="_Toc214963343" w:id="311"/>
      <w:r>
        <w:t>Report Definition – OPR-SRA-111 – Service Authorization Unused Dollars</w:t>
      </w:r>
      <w:bookmarkEnd w:id="311"/>
      <w:r>
        <w:t xml:space="preserve"> </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502"/>
        <w:gridCol w:w="1563"/>
        <w:gridCol w:w="1787"/>
        <w:gridCol w:w="1744"/>
        <w:gridCol w:w="23"/>
        <w:gridCol w:w="2023"/>
        <w:gridCol w:w="1704"/>
        <w:gridCol w:w="314"/>
        <w:gridCol w:w="23"/>
        <w:gridCol w:w="2081"/>
        <w:gridCol w:w="1626"/>
      </w:tblGrid>
      <w:tr xmlns:wp14="http://schemas.microsoft.com/office/word/2010/wordml" w:rsidR="00CE759A" w14:paraId="17AEE6BC" wp14:textId="77777777">
        <w:tblPrEx>
          <w:tblCellMar>
            <w:top w:w="0" w:type="dxa"/>
            <w:bottom w:w="0" w:type="dxa"/>
          </w:tblCellMar>
        </w:tblPrEx>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00CE759A" w:rsidP="009E1389" w:rsidRDefault="00CE759A" w14:paraId="51BE8C25" wp14:textId="77777777">
            <w:pPr>
              <w:jc w:val="center"/>
              <w:rPr>
                <w:rFonts w:eastAsia="MS Mincho"/>
              </w:rPr>
            </w:pPr>
            <w:r>
              <w:br w:type="page"/>
            </w:r>
            <w:r>
              <w:br w:type="page"/>
            </w:r>
            <w:r>
              <w:br w:type="page"/>
            </w:r>
            <w:r>
              <w:br w:type="page"/>
            </w:r>
            <w:r>
              <w:rPr>
                <w:rFonts w:eastAsia="MS Mincho"/>
              </w:rPr>
              <w:t>NH MMIS REPORT DEFINITION</w:t>
            </w:r>
          </w:p>
        </w:tc>
      </w:tr>
      <w:tr xmlns:wp14="http://schemas.microsoft.com/office/word/2010/wordml" w:rsidR="00CE759A" w14:paraId="7ED0D64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tcBorders>
              <w:top w:val="single" w:color="auto" w:sz="4" w:space="0"/>
            </w:tcBorders>
            <w:vAlign w:val="center"/>
          </w:tcPr>
          <w:p w:rsidRPr="00521344" w:rsidR="00CE759A" w:rsidRDefault="00CE759A" w14:paraId="324A14FC" wp14:textId="77777777">
            <w:pPr>
              <w:pStyle w:val="TableHeading"/>
              <w:spacing w:before="40" w:after="40"/>
              <w:rPr>
                <w:rStyle w:val="ModernTableText"/>
                <w:noProof/>
                <w:szCs w:val="18"/>
              </w:rPr>
            </w:pPr>
            <w:r w:rsidRPr="00521344">
              <w:rPr>
                <w:rStyle w:val="ModernTableText"/>
                <w:noProof/>
                <w:szCs w:val="18"/>
              </w:rPr>
              <w:t>Report Type:</w:t>
            </w:r>
          </w:p>
        </w:tc>
        <w:tc>
          <w:tcPr>
            <w:tcW w:w="3935" w:type="pct"/>
            <w:gridSpan w:val="9"/>
            <w:tcBorders>
              <w:top w:val="single" w:color="auto" w:sz="4" w:space="0"/>
            </w:tcBorders>
            <w:vAlign w:val="center"/>
          </w:tcPr>
          <w:p w:rsidRPr="00521344" w:rsidR="00CE759A" w:rsidRDefault="00CE759A" w14:paraId="61558729"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Standard</w:t>
            </w:r>
            <w:r w:rsidRPr="00521344">
              <w:rPr>
                <w:rStyle w:val="ModernTableText"/>
                <w:noProof/>
                <w:szCs w:val="18"/>
              </w:rPr>
              <w:tab/>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Customized</w:t>
            </w:r>
          </w:p>
        </w:tc>
      </w:tr>
      <w:tr xmlns:wp14="http://schemas.microsoft.com/office/word/2010/wordml" w:rsidR="00CE759A" w14:paraId="7D0AC3A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tcBorders>
              <w:top w:val="single" w:color="616161" w:sz="2" w:space="0"/>
            </w:tcBorders>
            <w:vAlign w:val="center"/>
          </w:tcPr>
          <w:p w:rsidRPr="00521344" w:rsidR="00CE759A" w:rsidRDefault="00CE759A" w14:paraId="785356D0" wp14:textId="77777777">
            <w:pPr>
              <w:pStyle w:val="TableHeading"/>
              <w:spacing w:before="40" w:after="40"/>
              <w:rPr>
                <w:rStyle w:val="ModernTableText"/>
                <w:noProof/>
                <w:szCs w:val="18"/>
              </w:rPr>
            </w:pPr>
            <w:r w:rsidRPr="00521344">
              <w:rPr>
                <w:rStyle w:val="ModernTableText"/>
                <w:noProof/>
                <w:szCs w:val="18"/>
              </w:rPr>
              <w:t>Client Name:</w:t>
            </w:r>
          </w:p>
        </w:tc>
        <w:tc>
          <w:tcPr>
            <w:tcW w:w="3935" w:type="pct"/>
            <w:gridSpan w:val="9"/>
            <w:tcBorders>
              <w:top w:val="single" w:color="616161" w:sz="2" w:space="0"/>
            </w:tcBorders>
            <w:vAlign w:val="center"/>
          </w:tcPr>
          <w:p w:rsidRPr="00521344" w:rsidR="00CE759A" w:rsidRDefault="00CE759A" w14:paraId="25ECFCFB" wp14:textId="77777777">
            <w:pPr>
              <w:pStyle w:val="TableText1"/>
              <w:spacing w:before="40" w:after="40"/>
              <w:rPr>
                <w:rStyle w:val="ModernTableText"/>
                <w:szCs w:val="18"/>
              </w:rPr>
            </w:pPr>
            <w:r w:rsidRPr="00521344">
              <w:rPr>
                <w:rStyle w:val="ModernTableText"/>
                <w:szCs w:val="18"/>
              </w:rPr>
              <w:t>New Hampshire</w:t>
            </w:r>
          </w:p>
        </w:tc>
      </w:tr>
      <w:tr xmlns:wp14="http://schemas.microsoft.com/office/word/2010/wordml" w:rsidR="00CE759A" w14:paraId="0AC8C5A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tcBorders>
              <w:top w:val="single" w:color="616161" w:sz="2" w:space="0"/>
            </w:tcBorders>
            <w:vAlign w:val="center"/>
          </w:tcPr>
          <w:p w:rsidRPr="00521344" w:rsidR="00CE759A" w:rsidRDefault="00CE759A" w14:paraId="112E4DA9" wp14:textId="77777777">
            <w:pPr>
              <w:pStyle w:val="TableHeading"/>
              <w:spacing w:before="40" w:after="40"/>
              <w:rPr>
                <w:rStyle w:val="ModernTableText"/>
                <w:noProof/>
                <w:szCs w:val="18"/>
              </w:rPr>
            </w:pPr>
            <w:r w:rsidRPr="00521344">
              <w:rPr>
                <w:rStyle w:val="ModernTableText"/>
                <w:noProof/>
                <w:szCs w:val="18"/>
              </w:rPr>
              <w:t>Client Report ID:</w:t>
            </w:r>
          </w:p>
        </w:tc>
        <w:tc>
          <w:tcPr>
            <w:tcW w:w="3935" w:type="pct"/>
            <w:gridSpan w:val="9"/>
            <w:tcBorders>
              <w:top w:val="single" w:color="616161" w:sz="2" w:space="0"/>
            </w:tcBorders>
            <w:vAlign w:val="center"/>
          </w:tcPr>
          <w:p w:rsidRPr="00521344" w:rsidR="00CE759A" w:rsidRDefault="00CE759A" w14:paraId="3302BCC4" wp14:textId="77777777">
            <w:pPr>
              <w:pStyle w:val="TableText1"/>
              <w:spacing w:before="40" w:after="40"/>
              <w:rPr>
                <w:rStyle w:val="ModernTableText"/>
                <w:szCs w:val="18"/>
              </w:rPr>
            </w:pPr>
            <w:r w:rsidRPr="00521344">
              <w:rPr>
                <w:rStyle w:val="ModernTableText"/>
                <w:szCs w:val="18"/>
              </w:rPr>
              <w:t>OPR-SRA-111</w:t>
            </w:r>
          </w:p>
        </w:tc>
      </w:tr>
      <w:tr xmlns:wp14="http://schemas.microsoft.com/office/word/2010/wordml" w:rsidR="00CE759A" w14:paraId="2541DC9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91"/>
          <w:jc w:val="center"/>
        </w:trPr>
        <w:tc>
          <w:tcPr>
            <w:tcW w:w="1065" w:type="pct"/>
            <w:gridSpan w:val="2"/>
            <w:tcBorders>
              <w:top w:val="single" w:color="616161" w:sz="2" w:space="0"/>
            </w:tcBorders>
            <w:vAlign w:val="center"/>
          </w:tcPr>
          <w:p w:rsidRPr="00521344" w:rsidR="00CE759A" w:rsidRDefault="00CE759A" w14:paraId="017E6A6B" wp14:textId="77777777">
            <w:pPr>
              <w:pStyle w:val="TableHeading"/>
              <w:spacing w:before="40" w:after="40"/>
              <w:rPr>
                <w:rStyle w:val="ModernTableText"/>
                <w:noProof/>
                <w:szCs w:val="18"/>
              </w:rPr>
            </w:pPr>
            <w:r w:rsidRPr="00521344">
              <w:rPr>
                <w:rStyle w:val="ModernTableText"/>
                <w:noProof/>
                <w:szCs w:val="18"/>
              </w:rPr>
              <w:t>Client Line Of Business:</w:t>
            </w:r>
          </w:p>
        </w:tc>
        <w:tc>
          <w:tcPr>
            <w:tcW w:w="3935" w:type="pct"/>
            <w:gridSpan w:val="9"/>
            <w:tcBorders>
              <w:top w:val="single" w:color="616161" w:sz="2" w:space="0"/>
            </w:tcBorders>
            <w:vAlign w:val="center"/>
          </w:tcPr>
          <w:p w:rsidRPr="00521344" w:rsidR="00CE759A" w:rsidRDefault="00CE759A" w14:paraId="60B6F5D0" wp14:textId="77777777">
            <w:pPr>
              <w:pStyle w:val="TableText1"/>
              <w:spacing w:before="40" w:after="40"/>
              <w:rPr>
                <w:rStyle w:val="ModernTableText"/>
                <w:szCs w:val="18"/>
              </w:rPr>
            </w:pPr>
            <w:r w:rsidRPr="00521344">
              <w:rPr>
                <w:rStyle w:val="ModernTableText"/>
                <w:szCs w:val="18"/>
              </w:rPr>
              <w:t>Medicaid</w:t>
            </w:r>
          </w:p>
        </w:tc>
      </w:tr>
      <w:tr xmlns:wp14="http://schemas.microsoft.com/office/word/2010/wordml" w:rsidR="00CE759A" w14:paraId="00CDD74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1065" w:type="pct"/>
            <w:gridSpan w:val="2"/>
            <w:tcBorders>
              <w:top w:val="single" w:color="616161" w:sz="2" w:space="0"/>
            </w:tcBorders>
            <w:vAlign w:val="center"/>
          </w:tcPr>
          <w:p w:rsidRPr="00521344" w:rsidR="00CE759A" w:rsidRDefault="00CE759A" w14:paraId="1D496F3F" wp14:textId="77777777">
            <w:pPr>
              <w:pStyle w:val="TableHeading"/>
              <w:spacing w:before="40" w:after="40"/>
              <w:rPr>
                <w:rStyle w:val="ModernTableText"/>
                <w:noProof/>
                <w:szCs w:val="18"/>
              </w:rPr>
            </w:pPr>
            <w:r w:rsidRPr="00521344">
              <w:rPr>
                <w:rStyle w:val="ModernTableText"/>
                <w:noProof/>
                <w:szCs w:val="18"/>
              </w:rPr>
              <w:t>Client Division / Department:</w:t>
            </w:r>
          </w:p>
        </w:tc>
        <w:tc>
          <w:tcPr>
            <w:tcW w:w="3935" w:type="pct"/>
            <w:gridSpan w:val="9"/>
            <w:tcBorders>
              <w:top w:val="single" w:color="616161" w:sz="2" w:space="0"/>
            </w:tcBorders>
            <w:vAlign w:val="center"/>
          </w:tcPr>
          <w:p w:rsidRPr="00521344" w:rsidR="00CE759A" w:rsidRDefault="00CE759A" w14:paraId="1DE97A64" wp14:textId="77777777">
            <w:pPr>
              <w:pStyle w:val="TableText1"/>
              <w:spacing w:before="40" w:after="40"/>
              <w:rPr>
                <w:rStyle w:val="ModernTableText"/>
                <w:szCs w:val="18"/>
              </w:rPr>
            </w:pPr>
            <w:r w:rsidRPr="00521344">
              <w:rPr>
                <w:rStyle w:val="ModernTableText"/>
                <w:szCs w:val="18"/>
              </w:rPr>
              <w:t>DHHS</w:t>
            </w:r>
          </w:p>
        </w:tc>
      </w:tr>
      <w:tr xmlns:wp14="http://schemas.microsoft.com/office/word/2010/wordml" w:rsidR="00CE759A" w14:paraId="3BDC7B0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65" w:type="pct"/>
            <w:gridSpan w:val="2"/>
            <w:tcBorders>
              <w:top w:val="single" w:color="616161" w:sz="2" w:space="0"/>
              <w:bottom w:val="single" w:color="616161" w:sz="2" w:space="0"/>
            </w:tcBorders>
            <w:vAlign w:val="center"/>
          </w:tcPr>
          <w:p w:rsidRPr="00521344" w:rsidR="00CE759A" w:rsidRDefault="00CE759A" w14:paraId="1EB4326D" wp14:textId="77777777">
            <w:pPr>
              <w:pStyle w:val="TableHeading"/>
              <w:spacing w:before="40" w:after="40"/>
              <w:rPr>
                <w:rStyle w:val="ModernTableText"/>
                <w:noProof/>
                <w:szCs w:val="18"/>
              </w:rPr>
            </w:pPr>
            <w:r w:rsidRPr="00521344">
              <w:rPr>
                <w:rStyle w:val="ModernTableText"/>
                <w:noProof/>
                <w:szCs w:val="18"/>
              </w:rPr>
              <w:t>Report Title:</w:t>
            </w:r>
          </w:p>
        </w:tc>
        <w:tc>
          <w:tcPr>
            <w:tcW w:w="3935" w:type="pct"/>
            <w:gridSpan w:val="9"/>
            <w:tcBorders>
              <w:top w:val="single" w:color="616161" w:sz="2" w:space="0"/>
              <w:bottom w:val="single" w:color="616161" w:sz="2" w:space="0"/>
            </w:tcBorders>
            <w:vAlign w:val="center"/>
          </w:tcPr>
          <w:p w:rsidRPr="00521344" w:rsidR="00CE759A" w:rsidRDefault="00CE759A" w14:paraId="51A425FF" wp14:textId="77777777">
            <w:pPr>
              <w:pStyle w:val="TableText1"/>
              <w:spacing w:before="40" w:after="40"/>
              <w:rPr>
                <w:rStyle w:val="ModernTableText"/>
                <w:szCs w:val="18"/>
              </w:rPr>
            </w:pPr>
            <w:r w:rsidRPr="00521344">
              <w:rPr>
                <w:sz w:val="18"/>
                <w:szCs w:val="18"/>
              </w:rPr>
              <w:t>Service Authorization Unused Dollars</w:t>
            </w:r>
          </w:p>
        </w:tc>
      </w:tr>
      <w:tr xmlns:wp14="http://schemas.microsoft.com/office/word/2010/wordml" w:rsidR="00CE759A" w14:paraId="5273BD2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65" w:type="pct"/>
            <w:gridSpan w:val="2"/>
            <w:tcBorders>
              <w:top w:val="single" w:color="616161" w:sz="2" w:space="0"/>
              <w:bottom w:val="single" w:color="616161" w:sz="2" w:space="0"/>
            </w:tcBorders>
            <w:vAlign w:val="center"/>
          </w:tcPr>
          <w:p w:rsidRPr="00521344" w:rsidR="00CE759A" w:rsidRDefault="00CE759A" w14:paraId="11DD2772" wp14:textId="77777777">
            <w:pPr>
              <w:pStyle w:val="TableHeading"/>
              <w:spacing w:before="40" w:after="40"/>
              <w:rPr>
                <w:rStyle w:val="ModernTableText"/>
                <w:noProof/>
                <w:szCs w:val="18"/>
              </w:rPr>
            </w:pPr>
            <w:r w:rsidRPr="00521344">
              <w:rPr>
                <w:rStyle w:val="ModernTableText"/>
                <w:noProof/>
                <w:szCs w:val="18"/>
              </w:rPr>
              <w:t>Report Description:</w:t>
            </w:r>
          </w:p>
        </w:tc>
        <w:tc>
          <w:tcPr>
            <w:tcW w:w="3935" w:type="pct"/>
            <w:gridSpan w:val="9"/>
            <w:tcBorders>
              <w:top w:val="single" w:color="616161" w:sz="2" w:space="0"/>
              <w:bottom w:val="single" w:color="616161" w:sz="2" w:space="0"/>
            </w:tcBorders>
            <w:vAlign w:val="center"/>
          </w:tcPr>
          <w:p w:rsidRPr="00521344" w:rsidR="00CE759A" w:rsidRDefault="00CE759A" w14:paraId="096A675D" wp14:textId="77777777">
            <w:pPr>
              <w:pStyle w:val="TableText1"/>
              <w:spacing w:before="40" w:after="40"/>
              <w:rPr>
                <w:rStyle w:val="ModernTableText"/>
                <w:color w:val="000000"/>
                <w:szCs w:val="18"/>
              </w:rPr>
            </w:pPr>
            <w:r w:rsidRPr="00521344">
              <w:rPr>
                <w:rFonts w:cs="Arial"/>
                <w:color w:val="000000"/>
                <w:sz w:val="18"/>
                <w:szCs w:val="18"/>
              </w:rPr>
              <w:t>This report lists Service Authorizations with unused units or dollars.</w:t>
            </w:r>
          </w:p>
        </w:tc>
      </w:tr>
      <w:tr xmlns:wp14="http://schemas.microsoft.com/office/word/2010/wordml" w:rsidR="00CE759A" w14:paraId="1846758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Align w:val="center"/>
          </w:tcPr>
          <w:p w:rsidRPr="00521344" w:rsidR="00CE759A" w:rsidRDefault="00CE759A" w14:paraId="692CF26D" wp14:textId="77777777">
            <w:pPr>
              <w:pStyle w:val="TableHeading"/>
              <w:spacing w:before="40" w:after="40"/>
              <w:rPr>
                <w:rStyle w:val="ModernTableText"/>
                <w:noProof/>
                <w:szCs w:val="18"/>
              </w:rPr>
            </w:pPr>
            <w:r w:rsidRPr="00521344">
              <w:rPr>
                <w:rStyle w:val="ModernTableText"/>
                <w:noProof/>
                <w:szCs w:val="18"/>
              </w:rPr>
              <w:t>Report Source State Code:</w:t>
            </w:r>
          </w:p>
        </w:tc>
        <w:tc>
          <w:tcPr>
            <w:tcW w:w="3935" w:type="pct"/>
            <w:gridSpan w:val="9"/>
            <w:vAlign w:val="center"/>
          </w:tcPr>
          <w:p w:rsidRPr="00521344" w:rsidR="00CE759A" w:rsidRDefault="00CE759A" w14:paraId="5B4F161E" wp14:textId="77777777">
            <w:pPr>
              <w:pStyle w:val="TableText1"/>
              <w:spacing w:before="40" w:after="40"/>
              <w:rPr>
                <w:rStyle w:val="ModernTableText"/>
                <w:szCs w:val="18"/>
              </w:rPr>
            </w:pPr>
            <w:r w:rsidRPr="00521344">
              <w:rPr>
                <w:rStyle w:val="ModernTableText"/>
                <w:szCs w:val="18"/>
              </w:rPr>
              <w:t>NH</w:t>
            </w:r>
          </w:p>
        </w:tc>
      </w:tr>
      <w:tr xmlns:wp14="http://schemas.microsoft.com/office/word/2010/wordml" w:rsidR="00CE759A" w14:paraId="78D9A2F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Align w:val="center"/>
          </w:tcPr>
          <w:p w:rsidRPr="00521344" w:rsidR="00CE759A" w:rsidRDefault="00CE759A" w14:paraId="281B66A8" wp14:textId="77777777">
            <w:pPr>
              <w:pStyle w:val="TableHeading"/>
              <w:spacing w:before="40" w:after="40"/>
              <w:rPr>
                <w:rStyle w:val="ModernTableText"/>
                <w:noProof/>
                <w:szCs w:val="18"/>
              </w:rPr>
            </w:pPr>
            <w:r w:rsidRPr="00521344">
              <w:rPr>
                <w:rStyle w:val="ModernTableText"/>
                <w:noProof/>
                <w:szCs w:val="18"/>
              </w:rPr>
              <w:t>Report Source Type:</w:t>
            </w:r>
          </w:p>
        </w:tc>
        <w:tc>
          <w:tcPr>
            <w:tcW w:w="3935" w:type="pct"/>
            <w:gridSpan w:val="9"/>
            <w:vAlign w:val="center"/>
          </w:tcPr>
          <w:p w:rsidRPr="00521344" w:rsidR="00CE759A" w:rsidRDefault="00CE759A" w14:paraId="58FE7576"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OLTP</w:t>
            </w:r>
            <w:r w:rsidRPr="00521344">
              <w:rPr>
                <w:rStyle w:val="ModernTableText"/>
                <w:noProof/>
                <w:szCs w:val="18"/>
              </w:rPr>
              <w:tab/>
            </w:r>
            <w:r w:rsidRPr="00521344">
              <w:rPr>
                <w:rStyle w:val="ModernTableText"/>
                <w:noProof/>
                <w:szCs w:val="18"/>
              </w:rPr>
              <w:tab/>
            </w:r>
            <w:r w:rsidRPr="00521344">
              <w:rPr>
                <w:rStyle w:val="ModernTableText"/>
                <w:rFonts w:ascii="Wingdings" w:hAnsi="Wingdings" w:eastAsia="Wingdings" w:cs="Wingdings"/>
                <w:noProof/>
                <w:szCs w:val="18"/>
              </w:rPr>
              <w:t>þ</w:t>
            </w:r>
            <w:r w:rsidRPr="00521344">
              <w:rPr>
                <w:rStyle w:val="ModernTableText"/>
                <w:noProof/>
                <w:szCs w:val="18"/>
              </w:rPr>
              <w:t xml:space="preserve">OLAP </w:t>
            </w:r>
          </w:p>
        </w:tc>
      </w:tr>
      <w:tr xmlns:wp14="http://schemas.microsoft.com/office/word/2010/wordml" w:rsidR="00CE759A" w14:paraId="7477E8F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Align w:val="center"/>
          </w:tcPr>
          <w:p w:rsidRPr="00521344" w:rsidR="00CE759A" w:rsidRDefault="00CE759A" w14:paraId="67FE0FC4" wp14:textId="77777777">
            <w:pPr>
              <w:pStyle w:val="TableHeading"/>
              <w:spacing w:before="40" w:after="40"/>
              <w:rPr>
                <w:rStyle w:val="ModernTableText"/>
                <w:noProof/>
                <w:szCs w:val="18"/>
              </w:rPr>
            </w:pPr>
            <w:r w:rsidRPr="00521344">
              <w:rPr>
                <w:rStyle w:val="ModernTableText"/>
                <w:noProof/>
                <w:szCs w:val="18"/>
              </w:rPr>
              <w:t>Report Source Type Component:</w:t>
            </w:r>
          </w:p>
        </w:tc>
        <w:tc>
          <w:tcPr>
            <w:tcW w:w="3935" w:type="pct"/>
            <w:gridSpan w:val="9"/>
            <w:vAlign w:val="center"/>
          </w:tcPr>
          <w:p w:rsidRPr="00521344" w:rsidR="00CE759A" w:rsidRDefault="00CE759A" w14:paraId="2AF81382" wp14:textId="77777777">
            <w:pPr>
              <w:pStyle w:val="TableText1"/>
              <w:tabs>
                <w:tab w:val="left" w:pos="2052"/>
                <w:tab w:val="left" w:pos="2232"/>
                <w:tab w:val="left" w:pos="4032"/>
                <w:tab w:val="left" w:pos="6012"/>
                <w:tab w:val="left" w:pos="6552"/>
              </w:tabs>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Provider</w:t>
            </w:r>
            <w:r w:rsidRPr="00521344">
              <w:rPr>
                <w:rStyle w:val="ModernTableText"/>
                <w:noProof/>
                <w:szCs w:val="18"/>
              </w:rPr>
              <w:tab/>
            </w:r>
            <w:r w:rsidRPr="00521344">
              <w:rPr>
                <w:rStyle w:val="ModernTableText"/>
                <w:noProof/>
                <w:szCs w:val="18"/>
              </w:rPr>
              <w:t xml:space="preserve">  </w:t>
            </w:r>
            <w:r w:rsidRPr="00521344">
              <w:rPr>
                <w:rStyle w:val="ModernTableText"/>
                <w:rFonts w:ascii="Wingdings 2" w:hAnsi="Wingdings 2" w:eastAsia="Wingdings 2" w:cs="Wingdings 2"/>
                <w:noProof/>
                <w:szCs w:val="18"/>
              </w:rPr>
              <w:t>£</w:t>
            </w:r>
            <w:r w:rsidRPr="00521344">
              <w:rPr>
                <w:rStyle w:val="ModernTableText"/>
                <w:noProof/>
                <w:szCs w:val="18"/>
              </w:rPr>
              <w:t xml:space="preserve"> Member</w:t>
            </w:r>
            <w:r w:rsidRPr="00521344">
              <w:rPr>
                <w:rStyle w:val="ModernTableText"/>
                <w:noProof/>
                <w:szCs w:val="18"/>
              </w:rPr>
              <w:tab/>
            </w:r>
            <w:r w:rsidRPr="00521344">
              <w:rPr>
                <w:rStyle w:val="ModernTableText"/>
                <w:rFonts w:ascii="Wingdings" w:hAnsi="Wingdings" w:eastAsia="Wingdings" w:cs="Wingdings"/>
                <w:noProof/>
                <w:szCs w:val="18"/>
              </w:rPr>
              <w:t>þ</w:t>
            </w:r>
            <w:r w:rsidRPr="00521344">
              <w:rPr>
                <w:rStyle w:val="ModernTableText"/>
                <w:noProof/>
                <w:szCs w:val="18"/>
              </w:rPr>
              <w:t xml:space="preserve"> Operations</w:t>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Program</w:t>
            </w:r>
          </w:p>
        </w:tc>
      </w:tr>
      <w:tr xmlns:wp14="http://schemas.microsoft.com/office/word/2010/wordml" w:rsidR="00CE759A" w14:paraId="62093A5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CE759A" w:rsidRDefault="00CE759A" w14:paraId="5A0FAA63"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CE759A" w14:paraId="5ADF3B0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1065" w:type="pct"/>
            <w:gridSpan w:val="2"/>
            <w:vAlign w:val="center"/>
          </w:tcPr>
          <w:p w:rsidRPr="00521344" w:rsidR="00CE759A" w:rsidRDefault="00CE759A" w14:paraId="13BF25E6" wp14:textId="77777777">
            <w:pPr>
              <w:pStyle w:val="TableHeading"/>
              <w:spacing w:before="40" w:after="40"/>
              <w:rPr>
                <w:rStyle w:val="ModernTableText"/>
                <w:noProof/>
                <w:szCs w:val="18"/>
              </w:rPr>
            </w:pPr>
            <w:r w:rsidRPr="00521344">
              <w:rPr>
                <w:rStyle w:val="ModernTableText"/>
                <w:noProof/>
                <w:szCs w:val="18"/>
              </w:rPr>
              <w:t>Report Generated by:</w:t>
            </w:r>
          </w:p>
        </w:tc>
        <w:tc>
          <w:tcPr>
            <w:tcW w:w="3935" w:type="pct"/>
            <w:gridSpan w:val="9"/>
            <w:vAlign w:val="center"/>
          </w:tcPr>
          <w:p w:rsidRPr="00521344" w:rsidR="00CE759A" w:rsidRDefault="00CE759A" w14:paraId="13B4BD79" wp14:textId="77777777">
            <w:pPr>
              <w:pStyle w:val="TableText1"/>
              <w:tabs>
                <w:tab w:val="left" w:pos="2052"/>
                <w:tab w:val="left" w:pos="2232"/>
                <w:tab w:val="left" w:pos="4032"/>
                <w:tab w:val="left" w:pos="6012"/>
                <w:tab w:val="left" w:pos="7812"/>
                <w:tab w:val="left" w:pos="9792"/>
              </w:tabs>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EQR</w:t>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 xml:space="preserve"> EFADS</w:t>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 xml:space="preserve"> EMAR</w:t>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 xml:space="preserve">  ESUR</w:t>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 xml:space="preserve"> Other – Please explain:  </w:t>
            </w:r>
          </w:p>
        </w:tc>
      </w:tr>
      <w:tr xmlns:wp14="http://schemas.microsoft.com/office/word/2010/wordml" w:rsidR="00CE759A" w14:paraId="19D6B6B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Align w:val="center"/>
          </w:tcPr>
          <w:p w:rsidRPr="00521344" w:rsidR="00CE759A" w:rsidRDefault="00CE759A" w14:paraId="72D41E0A" wp14:textId="77777777">
            <w:pPr>
              <w:pStyle w:val="TableText1"/>
              <w:spacing w:before="40" w:after="40"/>
              <w:rPr>
                <w:rStyle w:val="ModernTableText"/>
                <w:b/>
                <w:noProof/>
                <w:szCs w:val="18"/>
              </w:rPr>
            </w:pPr>
            <w:r w:rsidRPr="00521344">
              <w:rPr>
                <w:rStyle w:val="ModernTableText"/>
                <w:b/>
                <w:noProof/>
                <w:szCs w:val="18"/>
              </w:rPr>
              <w:t>Report Screen Tip (optional):</w:t>
            </w:r>
          </w:p>
        </w:tc>
        <w:tc>
          <w:tcPr>
            <w:tcW w:w="3935" w:type="pct"/>
            <w:gridSpan w:val="9"/>
            <w:vAlign w:val="center"/>
          </w:tcPr>
          <w:p w:rsidRPr="00521344" w:rsidR="00CE759A" w:rsidRDefault="00CE759A" w14:paraId="3BCBCB4C" wp14:textId="77777777">
            <w:pPr>
              <w:pStyle w:val="TableText1"/>
              <w:spacing w:before="40" w:after="40"/>
              <w:rPr>
                <w:rStyle w:val="ModernTableText"/>
                <w:szCs w:val="18"/>
                <w:u w:val="single"/>
              </w:rPr>
            </w:pPr>
          </w:p>
        </w:tc>
      </w:tr>
      <w:tr xmlns:wp14="http://schemas.microsoft.com/office/word/2010/wordml" w:rsidR="00CE759A" w14:paraId="6366AA7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Align w:val="center"/>
          </w:tcPr>
          <w:p w:rsidRPr="00521344" w:rsidR="00CE759A" w:rsidRDefault="00CE759A" w14:paraId="4F57E908" wp14:textId="77777777">
            <w:pPr>
              <w:pStyle w:val="TableHeading"/>
              <w:spacing w:before="40" w:after="40"/>
              <w:rPr>
                <w:rStyle w:val="ModernTableText"/>
                <w:noProof/>
                <w:szCs w:val="18"/>
              </w:rPr>
            </w:pPr>
            <w:r w:rsidRPr="00521344">
              <w:rPr>
                <w:rStyle w:val="ModernTableText"/>
                <w:noProof/>
                <w:szCs w:val="18"/>
              </w:rPr>
              <w:t>Report Calendar Type:</w:t>
            </w:r>
          </w:p>
        </w:tc>
        <w:tc>
          <w:tcPr>
            <w:tcW w:w="3935" w:type="pct"/>
            <w:gridSpan w:val="9"/>
            <w:vAlign w:val="center"/>
          </w:tcPr>
          <w:p w:rsidRPr="00521344" w:rsidR="00CE759A" w:rsidRDefault="00CE759A" w14:paraId="21779688" wp14:textId="77777777">
            <w:pPr>
              <w:pStyle w:val="TableText1"/>
              <w:tabs>
                <w:tab w:val="left" w:pos="2052"/>
                <w:tab w:val="left" w:pos="4032"/>
              </w:tabs>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State Fiscal</w:t>
            </w:r>
            <w:r w:rsidRPr="00521344">
              <w:rPr>
                <w:rStyle w:val="ModernTableText"/>
                <w:noProof/>
                <w:szCs w:val="18"/>
              </w:rPr>
              <w:tab/>
            </w:r>
            <w:r w:rsidRPr="00521344">
              <w:rPr>
                <w:rStyle w:val="ModernTableText"/>
                <w:noProof/>
                <w:szCs w:val="18"/>
              </w:rPr>
              <w:t xml:space="preserve">   </w:t>
            </w:r>
            <w:r w:rsidRPr="00521344">
              <w:rPr>
                <w:rStyle w:val="ModernTableText"/>
                <w:rFonts w:ascii="Wingdings 2" w:hAnsi="Wingdings 2" w:eastAsia="Wingdings 2" w:cs="Wingdings 2"/>
                <w:noProof/>
                <w:szCs w:val="18"/>
              </w:rPr>
              <w:t>£</w:t>
            </w:r>
            <w:r w:rsidRPr="00521344">
              <w:rPr>
                <w:rStyle w:val="ModernTableText"/>
                <w:noProof/>
                <w:szCs w:val="18"/>
              </w:rPr>
              <w:t xml:space="preserve"> Federal Fiscal</w:t>
            </w:r>
            <w:r w:rsidRPr="00521344">
              <w:rPr>
                <w:rStyle w:val="ModernTableText"/>
                <w:noProof/>
                <w:szCs w:val="18"/>
              </w:rPr>
              <w:tab/>
            </w:r>
            <w:r w:rsidRPr="00521344">
              <w:rPr>
                <w:rStyle w:val="ModernTableText"/>
                <w:rFonts w:ascii="Wingdings" w:hAnsi="Wingdings" w:eastAsia="Wingdings" w:cs="Wingdings"/>
                <w:noProof/>
                <w:szCs w:val="18"/>
              </w:rPr>
              <w:t>þ</w:t>
            </w:r>
            <w:r w:rsidRPr="00521344">
              <w:rPr>
                <w:rStyle w:val="ModernTableText"/>
                <w:noProof/>
                <w:szCs w:val="18"/>
              </w:rPr>
              <w:t xml:space="preserve"> Calendar</w:t>
            </w:r>
          </w:p>
        </w:tc>
      </w:tr>
      <w:tr xmlns:wp14="http://schemas.microsoft.com/office/word/2010/wordml" w:rsidR="00CE759A" w14:paraId="1C6C96D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Align w:val="center"/>
          </w:tcPr>
          <w:p w:rsidRPr="00521344" w:rsidR="00CE759A" w:rsidRDefault="00CE759A" w14:paraId="060E82BF" wp14:textId="77777777">
            <w:pPr>
              <w:pStyle w:val="TableHeading"/>
              <w:spacing w:before="40" w:after="40"/>
              <w:rPr>
                <w:rStyle w:val="ModernTableText"/>
                <w:noProof/>
                <w:szCs w:val="18"/>
              </w:rPr>
            </w:pPr>
            <w:r w:rsidRPr="00521344">
              <w:rPr>
                <w:rStyle w:val="ModernTableText"/>
                <w:noProof/>
                <w:szCs w:val="18"/>
              </w:rPr>
              <w:t>Report Frequency Type:</w:t>
            </w:r>
          </w:p>
        </w:tc>
        <w:tc>
          <w:tcPr>
            <w:tcW w:w="621" w:type="pct"/>
          </w:tcPr>
          <w:p w:rsidRPr="00521344" w:rsidR="00CE759A" w:rsidRDefault="00CE759A" w14:paraId="62F6E2F0"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Scheduled</w:t>
            </w:r>
          </w:p>
          <w:p w:rsidRPr="00521344" w:rsidR="00CE759A" w:rsidRDefault="00CE759A" w14:paraId="4022241A"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On Request</w:t>
            </w:r>
          </w:p>
        </w:tc>
        <w:tc>
          <w:tcPr>
            <w:tcW w:w="1909" w:type="pct"/>
            <w:gridSpan w:val="4"/>
            <w:tcBorders>
              <w:top w:val="single" w:color="616161" w:sz="2" w:space="0"/>
              <w:bottom w:val="single" w:color="616161" w:sz="2" w:space="0"/>
              <w:right w:val="nil"/>
            </w:tcBorders>
          </w:tcPr>
          <w:p w:rsidRPr="00521344" w:rsidR="00CE759A" w:rsidRDefault="00CE759A" w14:paraId="502618B9" wp14:textId="77777777">
            <w:pPr>
              <w:pStyle w:val="TableText1"/>
              <w:spacing w:before="40" w:after="40"/>
              <w:rPr>
                <w:rStyle w:val="ModernTableText"/>
                <w:noProof/>
                <w:szCs w:val="18"/>
              </w:rPr>
            </w:pPr>
            <w:r w:rsidRPr="00521344">
              <w:rPr>
                <w:rStyle w:val="ModernTableText"/>
                <w:noProof/>
                <w:szCs w:val="18"/>
              </w:rPr>
              <w:t>If scheduled, select timeframe below:</w:t>
            </w:r>
          </w:p>
          <w:p w:rsidRPr="00521344" w:rsidR="00CE759A" w:rsidRDefault="00CE759A" w14:paraId="1E9855EF"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Daily  </w:t>
            </w:r>
            <w:r w:rsidRPr="00521344">
              <w:rPr>
                <w:rStyle w:val="ModernTableText"/>
                <w:rFonts w:ascii="Wingdings 2" w:hAnsi="Wingdings 2" w:eastAsia="Wingdings 2" w:cs="Wingdings 2"/>
                <w:noProof/>
                <w:szCs w:val="18"/>
              </w:rPr>
              <w:t>£</w:t>
            </w:r>
            <w:r w:rsidRPr="00521344">
              <w:rPr>
                <w:rStyle w:val="ModernTableText"/>
                <w:noProof/>
                <w:szCs w:val="18"/>
              </w:rPr>
              <w:t xml:space="preserve"> Weekly  </w:t>
            </w:r>
            <w:r w:rsidRPr="00521344">
              <w:rPr>
                <w:rStyle w:val="ModernTableText"/>
                <w:rFonts w:ascii="Wingdings" w:hAnsi="Wingdings" w:eastAsia="Wingdings" w:cs="Wingdings"/>
                <w:noProof/>
                <w:szCs w:val="18"/>
              </w:rPr>
              <w:t>þ</w:t>
            </w:r>
            <w:r w:rsidRPr="00521344">
              <w:rPr>
                <w:rStyle w:val="ModernTableText"/>
                <w:noProof/>
                <w:szCs w:val="18"/>
              </w:rPr>
              <w:t xml:space="preserve"> Monthly  </w:t>
            </w:r>
            <w:r w:rsidRPr="00521344">
              <w:rPr>
                <w:rStyle w:val="ModernTableText"/>
                <w:rFonts w:ascii="Wingdings 2" w:hAnsi="Wingdings 2" w:eastAsia="Wingdings 2" w:cs="Wingdings 2"/>
                <w:noProof/>
                <w:szCs w:val="18"/>
              </w:rPr>
              <w:t>£</w:t>
            </w:r>
            <w:r w:rsidRPr="00521344">
              <w:rPr>
                <w:rStyle w:val="ModernTableText"/>
                <w:noProof/>
                <w:szCs w:val="18"/>
              </w:rPr>
              <w:t xml:space="preserve"> Quarterly  </w:t>
            </w:r>
            <w:r w:rsidRPr="00521344">
              <w:rPr>
                <w:rStyle w:val="ModernTableText"/>
                <w:rFonts w:ascii="Wingdings 2" w:hAnsi="Wingdings 2" w:eastAsia="Wingdings 2" w:cs="Wingdings 2"/>
                <w:noProof/>
                <w:szCs w:val="18"/>
              </w:rPr>
              <w:t>£</w:t>
            </w:r>
            <w:r w:rsidRPr="00521344">
              <w:rPr>
                <w:rStyle w:val="ModernTableText"/>
                <w:noProof/>
                <w:szCs w:val="18"/>
              </w:rPr>
              <w:t xml:space="preserve"> Annually</w:t>
            </w:r>
          </w:p>
        </w:tc>
        <w:tc>
          <w:tcPr>
            <w:tcW w:w="1405" w:type="pct"/>
            <w:gridSpan w:val="4"/>
            <w:tcBorders>
              <w:top w:val="single" w:color="616161" w:sz="2" w:space="0"/>
              <w:left w:val="nil"/>
            </w:tcBorders>
          </w:tcPr>
          <w:p w:rsidRPr="00521344" w:rsidR="00CE759A" w:rsidRDefault="00CE759A" w14:paraId="7DAB0532"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Other - Please explain:</w:t>
            </w:r>
          </w:p>
        </w:tc>
      </w:tr>
      <w:tr xmlns:wp14="http://schemas.microsoft.com/office/word/2010/wordml" w:rsidR="00CE759A" w14:paraId="73F810C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Align w:val="center"/>
          </w:tcPr>
          <w:p w:rsidRPr="00521344" w:rsidR="00CE759A" w:rsidRDefault="00CE759A" w14:paraId="41EE4C14" wp14:textId="77777777">
            <w:pPr>
              <w:pStyle w:val="TableHeading"/>
              <w:spacing w:before="40" w:after="40"/>
              <w:rPr>
                <w:rStyle w:val="ModernTableText"/>
                <w:noProof/>
                <w:szCs w:val="18"/>
              </w:rPr>
            </w:pPr>
            <w:r w:rsidRPr="00521344">
              <w:rPr>
                <w:rStyle w:val="ModernTableText"/>
                <w:noProof/>
                <w:szCs w:val="18"/>
              </w:rPr>
              <w:t>Report Data Accumulation Type:</w:t>
            </w:r>
          </w:p>
        </w:tc>
        <w:tc>
          <w:tcPr>
            <w:tcW w:w="621" w:type="pct"/>
          </w:tcPr>
          <w:p w:rsidRPr="00521344" w:rsidR="00CE759A" w:rsidRDefault="00CE759A" w14:paraId="04F5930C"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Prompt</w:t>
            </w:r>
          </w:p>
        </w:tc>
        <w:tc>
          <w:tcPr>
            <w:tcW w:w="1909" w:type="pct"/>
            <w:gridSpan w:val="4"/>
            <w:tcBorders>
              <w:top w:val="single" w:color="616161" w:sz="2" w:space="0"/>
              <w:right w:val="nil"/>
            </w:tcBorders>
            <w:vAlign w:val="center"/>
          </w:tcPr>
          <w:p w:rsidRPr="00521344" w:rsidR="00CE759A" w:rsidRDefault="00CE759A" w14:paraId="4FDB2A55" wp14:textId="77777777">
            <w:pPr>
              <w:pStyle w:val="TableText1"/>
              <w:spacing w:before="40" w:after="40"/>
              <w:rPr>
                <w:rStyle w:val="ModernTableText"/>
                <w:noProof/>
                <w:szCs w:val="18"/>
              </w:rPr>
            </w:pPr>
            <w:r w:rsidRPr="00521344">
              <w:rPr>
                <w:rStyle w:val="ModernTableText"/>
                <w:noProof/>
                <w:szCs w:val="18"/>
              </w:rPr>
              <w:t>If no prompt, select report data accumulation type below:</w:t>
            </w:r>
          </w:p>
          <w:p w:rsidRPr="00521344" w:rsidR="00CE759A" w:rsidRDefault="00CE759A" w14:paraId="29D68573"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Daily  </w:t>
            </w:r>
            <w:r w:rsidRPr="00521344">
              <w:rPr>
                <w:rStyle w:val="ModernTableText"/>
                <w:rFonts w:ascii="Wingdings 2" w:hAnsi="Wingdings 2" w:eastAsia="Wingdings 2" w:cs="Wingdings 2"/>
                <w:noProof/>
                <w:szCs w:val="18"/>
              </w:rPr>
              <w:t>£</w:t>
            </w:r>
            <w:r w:rsidRPr="00521344">
              <w:rPr>
                <w:rStyle w:val="ModernTableText"/>
                <w:noProof/>
                <w:szCs w:val="18"/>
              </w:rPr>
              <w:t xml:space="preserve"> Weekly  </w:t>
            </w:r>
            <w:r w:rsidRPr="00521344">
              <w:rPr>
                <w:rStyle w:val="ModernTableText"/>
                <w:rFonts w:ascii="Wingdings 2" w:hAnsi="Wingdings 2" w:eastAsia="Wingdings 2" w:cs="Wingdings 2"/>
                <w:noProof/>
                <w:szCs w:val="18"/>
              </w:rPr>
              <w:t>£</w:t>
            </w:r>
            <w:r w:rsidRPr="00521344">
              <w:rPr>
                <w:rStyle w:val="ModernTableText"/>
                <w:noProof/>
                <w:szCs w:val="18"/>
              </w:rPr>
              <w:t xml:space="preserve"> Monthly  </w:t>
            </w:r>
            <w:r w:rsidRPr="00521344">
              <w:rPr>
                <w:rStyle w:val="ModernTableText"/>
                <w:rFonts w:ascii="Wingdings 2" w:hAnsi="Wingdings 2" w:eastAsia="Wingdings 2" w:cs="Wingdings 2"/>
                <w:noProof/>
                <w:szCs w:val="18"/>
              </w:rPr>
              <w:t>£</w:t>
            </w:r>
            <w:r w:rsidRPr="00521344">
              <w:rPr>
                <w:rStyle w:val="ModernTableText"/>
                <w:noProof/>
                <w:szCs w:val="18"/>
              </w:rPr>
              <w:t xml:space="preserve"> Quarterly  </w:t>
            </w:r>
            <w:r w:rsidRPr="00521344">
              <w:rPr>
                <w:rStyle w:val="ModernTableText"/>
                <w:rFonts w:ascii="Wingdings 2" w:hAnsi="Wingdings 2" w:eastAsia="Wingdings 2" w:cs="Wingdings 2"/>
                <w:noProof/>
                <w:szCs w:val="18"/>
              </w:rPr>
              <w:t>£</w:t>
            </w:r>
            <w:r w:rsidRPr="00521344">
              <w:rPr>
                <w:rStyle w:val="ModernTableText"/>
                <w:noProof/>
                <w:szCs w:val="18"/>
              </w:rPr>
              <w:t xml:space="preserve"> Annually  </w:t>
            </w:r>
            <w:r w:rsidRPr="00521344">
              <w:rPr>
                <w:rStyle w:val="ModernTableText"/>
                <w:rFonts w:ascii="Wingdings 2" w:hAnsi="Wingdings 2" w:eastAsia="Wingdings 2" w:cs="Wingdings 2"/>
                <w:noProof/>
                <w:szCs w:val="18"/>
              </w:rPr>
              <w:t>£</w:t>
            </w:r>
            <w:r w:rsidRPr="00521344">
              <w:rPr>
                <w:rStyle w:val="ModernTableText"/>
                <w:noProof/>
                <w:szCs w:val="18"/>
              </w:rPr>
              <w:t xml:space="preserve"> YTD</w:t>
            </w:r>
          </w:p>
        </w:tc>
        <w:tc>
          <w:tcPr>
            <w:tcW w:w="1405" w:type="pct"/>
            <w:gridSpan w:val="4"/>
            <w:tcBorders>
              <w:top w:val="single" w:color="616161" w:sz="2" w:space="0"/>
              <w:left w:val="nil"/>
            </w:tcBorders>
          </w:tcPr>
          <w:p w:rsidRPr="00521344" w:rsidR="00CE759A" w:rsidRDefault="00CE759A" w14:paraId="16F5FA6C"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Other - Please explain:</w:t>
            </w:r>
          </w:p>
        </w:tc>
      </w:tr>
      <w:tr xmlns:wp14="http://schemas.microsoft.com/office/word/2010/wordml" w:rsidR="00521344" w:rsidTr="00120009" w14:paraId="5F27947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Merge w:val="restart"/>
            <w:tcBorders>
              <w:top w:val="single" w:color="616161" w:sz="4" w:space="0"/>
              <w:left w:val="single" w:color="616161" w:sz="4" w:space="0"/>
              <w:right w:val="single" w:color="616161" w:sz="4" w:space="0"/>
            </w:tcBorders>
            <w:vAlign w:val="center"/>
          </w:tcPr>
          <w:p w:rsidRPr="00521344" w:rsidR="00521344" w:rsidP="0093032F" w:rsidRDefault="00521344" w14:paraId="7D378778" wp14:textId="77777777">
            <w:pPr>
              <w:pStyle w:val="TableText1"/>
              <w:keepNext/>
              <w:spacing w:before="40" w:after="40"/>
              <w:rPr>
                <w:rStyle w:val="ModernTableText"/>
                <w:b/>
                <w:noProof/>
                <w:szCs w:val="18"/>
              </w:rPr>
            </w:pPr>
            <w:r w:rsidRPr="00521344">
              <w:rPr>
                <w:rStyle w:val="ModernTableText"/>
                <w:b/>
                <w:noProof/>
                <w:szCs w:val="18"/>
              </w:rPr>
              <w:t>Report Selection Criteria:</w:t>
            </w:r>
          </w:p>
        </w:tc>
        <w:tc>
          <w:tcPr>
            <w:tcW w:w="1235" w:type="pct"/>
            <w:gridSpan w:val="3"/>
            <w:tcBorders>
              <w:top w:val="single" w:color="616161" w:sz="4" w:space="0"/>
              <w:left w:val="single" w:color="616161" w:sz="4" w:space="0"/>
              <w:right w:val="single" w:color="616161" w:sz="4" w:space="0"/>
            </w:tcBorders>
            <w:vAlign w:val="center"/>
          </w:tcPr>
          <w:p w:rsidRPr="00521344" w:rsidR="00521344" w:rsidP="0093032F" w:rsidRDefault="00521344" w14:paraId="5868F6AD" wp14:textId="77777777">
            <w:pPr>
              <w:pStyle w:val="TableText1"/>
              <w:keepNext/>
              <w:spacing w:before="40" w:after="40"/>
              <w:jc w:val="center"/>
              <w:rPr>
                <w:rStyle w:val="ModernTableText"/>
                <w:b/>
                <w:noProof/>
                <w:szCs w:val="18"/>
              </w:rPr>
            </w:pPr>
            <w:r w:rsidRPr="00521344">
              <w:rPr>
                <w:rStyle w:val="ModernTableText"/>
                <w:b/>
                <w:noProof/>
                <w:szCs w:val="18"/>
              </w:rPr>
              <w:t>Report Field</w:t>
            </w:r>
          </w:p>
        </w:tc>
        <w:tc>
          <w:tcPr>
            <w:tcW w:w="2135" w:type="pct"/>
            <w:gridSpan w:val="5"/>
            <w:tcBorders>
              <w:top w:val="single" w:color="616161" w:sz="4" w:space="0"/>
              <w:left w:val="single" w:color="616161" w:sz="4" w:space="0"/>
              <w:bottom w:val="single" w:color="616161" w:sz="4" w:space="0"/>
              <w:right w:val="single" w:color="616161" w:sz="4" w:space="0"/>
            </w:tcBorders>
            <w:vAlign w:val="center"/>
          </w:tcPr>
          <w:p w:rsidRPr="00521344" w:rsidR="00521344" w:rsidP="0093032F" w:rsidRDefault="00521344" w14:paraId="2AE40BD0" wp14:textId="77777777">
            <w:pPr>
              <w:pStyle w:val="TableText1"/>
              <w:keepNext/>
              <w:spacing w:before="40" w:after="40"/>
              <w:jc w:val="center"/>
              <w:rPr>
                <w:rStyle w:val="ModernTableText"/>
                <w:b/>
                <w:noProof/>
                <w:szCs w:val="18"/>
              </w:rPr>
            </w:pPr>
            <w:r w:rsidRPr="00521344">
              <w:rPr>
                <w:rStyle w:val="ModernTableText"/>
                <w:b/>
                <w:noProof/>
                <w:szCs w:val="18"/>
              </w:rPr>
              <w:t>Report Parameters (optional)</w:t>
            </w:r>
          </w:p>
          <w:p w:rsidRPr="00521344" w:rsidR="00521344" w:rsidP="0093032F" w:rsidRDefault="00521344" w14:paraId="37730521" wp14:textId="77777777">
            <w:pPr>
              <w:pStyle w:val="TableText1"/>
              <w:keepNext/>
              <w:spacing w:before="40" w:after="40"/>
              <w:jc w:val="center"/>
              <w:rPr>
                <w:rStyle w:val="ModernTableText"/>
                <w:b/>
                <w:noProof/>
                <w:szCs w:val="18"/>
              </w:rPr>
            </w:pPr>
            <w:r w:rsidRPr="00521344">
              <w:rPr>
                <w:rStyle w:val="ModernTableText"/>
                <w:b/>
                <w:noProof/>
                <w:szCs w:val="18"/>
                <w:u w:val="single"/>
              </w:rPr>
              <w:t>Note</w:t>
            </w:r>
            <w:r w:rsidRPr="00521344">
              <w:rPr>
                <w:rStyle w:val="ModernTableText"/>
                <w:b/>
                <w:noProof/>
                <w:szCs w:val="18"/>
              </w:rPr>
              <w:t>:  If populated, Prompt must = No</w:t>
            </w:r>
          </w:p>
        </w:tc>
        <w:tc>
          <w:tcPr>
            <w:tcW w:w="565" w:type="pct"/>
            <w:tcBorders>
              <w:top w:val="single" w:color="616161" w:sz="4" w:space="0"/>
              <w:left w:val="single" w:color="616161" w:sz="4" w:space="0"/>
              <w:bottom w:val="single" w:color="616161" w:sz="4" w:space="0"/>
              <w:right w:val="single" w:color="616161" w:sz="4" w:space="0"/>
            </w:tcBorders>
            <w:vAlign w:val="center"/>
          </w:tcPr>
          <w:p w:rsidRPr="00521344" w:rsidR="00521344" w:rsidP="0093032F" w:rsidRDefault="00521344" w14:paraId="29783FDB" wp14:textId="77777777">
            <w:pPr>
              <w:pStyle w:val="TableText1"/>
              <w:keepNext/>
              <w:spacing w:before="40" w:after="40"/>
              <w:jc w:val="center"/>
              <w:rPr>
                <w:rStyle w:val="ModernTableText"/>
                <w:b/>
                <w:noProof/>
                <w:szCs w:val="18"/>
              </w:rPr>
            </w:pPr>
            <w:r w:rsidRPr="00521344">
              <w:rPr>
                <w:rStyle w:val="ModernTableText"/>
                <w:b/>
                <w:noProof/>
                <w:szCs w:val="18"/>
              </w:rPr>
              <w:t>Prompt</w:t>
            </w:r>
          </w:p>
        </w:tc>
      </w:tr>
      <w:tr xmlns:wp14="http://schemas.microsoft.com/office/word/2010/wordml" w:rsidR="00721A8A" w14:paraId="4A08BBD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Merge/>
            <w:tcBorders>
              <w:left w:val="single" w:color="616161" w:sz="4" w:space="0"/>
              <w:right w:val="single" w:color="616161" w:sz="4" w:space="0"/>
            </w:tcBorders>
          </w:tcPr>
          <w:p w:rsidRPr="00521344" w:rsidR="00721A8A" w:rsidP="0093032F" w:rsidRDefault="00721A8A" w14:paraId="5B48A671" wp14:textId="77777777">
            <w:pPr>
              <w:pStyle w:val="TableText1"/>
              <w:keepNext/>
              <w:spacing w:before="40" w:after="40"/>
              <w:rPr>
                <w:rStyle w:val="ModernTableText"/>
                <w:b/>
                <w:szCs w:val="18"/>
              </w:rPr>
            </w:pPr>
          </w:p>
        </w:tc>
        <w:tc>
          <w:tcPr>
            <w:tcW w:w="1235" w:type="pct"/>
            <w:gridSpan w:val="3"/>
            <w:tcBorders>
              <w:top w:val="single" w:color="616161" w:sz="4" w:space="0"/>
              <w:left w:val="single" w:color="616161" w:sz="4" w:space="0"/>
              <w:bottom w:val="single" w:color="616161" w:sz="4" w:space="0"/>
              <w:right w:val="single" w:color="616161" w:sz="4" w:space="0"/>
            </w:tcBorders>
            <w:vAlign w:val="center"/>
          </w:tcPr>
          <w:p w:rsidRPr="00661613" w:rsidR="00721A8A" w:rsidP="00721A8A" w:rsidRDefault="00721A8A" w14:paraId="2B517911" wp14:textId="77777777">
            <w:pPr>
              <w:pStyle w:val="TableText1"/>
              <w:keepNext/>
              <w:numPr>
                <w:ilvl w:val="0"/>
                <w:numId w:val="55"/>
              </w:numPr>
              <w:spacing w:before="40" w:after="40"/>
              <w:rPr>
                <w:rStyle w:val="ModernTableText"/>
                <w:noProof/>
                <w:szCs w:val="18"/>
              </w:rPr>
            </w:pPr>
            <w:r w:rsidRPr="00661613">
              <w:rPr>
                <w:rStyle w:val="ModernTableText"/>
                <w:noProof/>
                <w:szCs w:val="18"/>
              </w:rPr>
              <w:t>Header Status Code</w:t>
            </w:r>
          </w:p>
          <w:p w:rsidRPr="00661613" w:rsidR="00721A8A" w:rsidP="00DD7BA6" w:rsidRDefault="00721A8A" w14:paraId="0B32BB99" wp14:textId="77777777">
            <w:pPr>
              <w:pStyle w:val="TableText1"/>
              <w:keepNext/>
              <w:spacing w:before="40" w:after="40"/>
              <w:rPr>
                <w:rStyle w:val="ModernTableText"/>
                <w:noProof/>
                <w:szCs w:val="18"/>
              </w:rPr>
            </w:pPr>
            <w:r w:rsidRPr="00661613">
              <w:rPr>
                <w:rStyle w:val="ModernTableText"/>
                <w:noProof/>
                <w:szCs w:val="18"/>
              </w:rPr>
              <w:t xml:space="preserve">        A-HDR-TB.A-HDR-STAT-CD</w:t>
            </w:r>
          </w:p>
        </w:tc>
        <w:tc>
          <w:tcPr>
            <w:tcW w:w="2135" w:type="pct"/>
            <w:gridSpan w:val="5"/>
            <w:tcBorders>
              <w:top w:val="single" w:color="616161" w:sz="4" w:space="0"/>
              <w:left w:val="single" w:color="616161" w:sz="4" w:space="0"/>
              <w:bottom w:val="single" w:color="616161" w:sz="4" w:space="0"/>
              <w:right w:val="single" w:color="616161" w:sz="4" w:space="0"/>
            </w:tcBorders>
            <w:vAlign w:val="center"/>
          </w:tcPr>
          <w:p w:rsidRPr="00661613" w:rsidR="00721A8A" w:rsidP="0093032F" w:rsidRDefault="00721A8A" w14:paraId="37A1EADC" wp14:textId="77777777">
            <w:pPr>
              <w:pStyle w:val="TableText1"/>
              <w:keepNext/>
              <w:spacing w:before="40" w:after="40"/>
              <w:rPr>
                <w:rStyle w:val="ModernTableText"/>
                <w:noProof/>
                <w:szCs w:val="18"/>
              </w:rPr>
            </w:pPr>
            <w:r w:rsidRPr="00661613">
              <w:rPr>
                <w:rStyle w:val="ModernTableText"/>
                <w:noProof/>
                <w:szCs w:val="18"/>
              </w:rPr>
              <w:t>A-HDR-STAT-CD &lt;&gt; 'R' (Rejected)</w:t>
            </w:r>
          </w:p>
        </w:tc>
        <w:tc>
          <w:tcPr>
            <w:tcW w:w="565" w:type="pct"/>
            <w:tcBorders>
              <w:top w:val="single" w:color="616161" w:sz="4" w:space="0"/>
              <w:left w:val="single" w:color="616161" w:sz="4" w:space="0"/>
              <w:bottom w:val="single" w:color="616161" w:sz="4" w:space="0"/>
              <w:right w:val="single" w:color="616161" w:sz="4" w:space="0"/>
            </w:tcBorders>
            <w:vAlign w:val="center"/>
          </w:tcPr>
          <w:p w:rsidRPr="00661613" w:rsidR="00721A8A" w:rsidP="0093032F" w:rsidRDefault="00721A8A" w14:paraId="50F48668" wp14:textId="77777777">
            <w:pPr>
              <w:keepNext/>
              <w:jc w:val="center"/>
              <w:rPr>
                <w:rStyle w:val="ModernTableText"/>
                <w:noProof/>
                <w:szCs w:val="18"/>
              </w:rPr>
            </w:pPr>
            <w:r w:rsidRPr="00661613">
              <w:rPr>
                <w:rStyle w:val="ModernTableText"/>
                <w:rFonts w:ascii="Wingdings" w:hAnsi="Wingdings" w:eastAsia="Wingdings" w:cs="Wingdings"/>
                <w:noProof/>
                <w:szCs w:val="18"/>
              </w:rPr>
              <w:t>þ</w:t>
            </w:r>
            <w:r w:rsidRPr="00661613">
              <w:rPr>
                <w:rStyle w:val="ModernTableText"/>
                <w:noProof/>
                <w:szCs w:val="18"/>
              </w:rPr>
              <w:t xml:space="preserve"> No  </w:t>
            </w:r>
            <w:r w:rsidRPr="00661613">
              <w:rPr>
                <w:rStyle w:val="ModernTableText"/>
                <w:rFonts w:ascii="Wingdings 2" w:hAnsi="Wingdings 2" w:eastAsia="Wingdings 2" w:cs="Wingdings 2"/>
                <w:noProof/>
                <w:szCs w:val="18"/>
              </w:rPr>
              <w:t>£</w:t>
            </w:r>
            <w:r w:rsidRPr="00661613">
              <w:rPr>
                <w:rStyle w:val="ModernTableText"/>
                <w:noProof/>
                <w:szCs w:val="18"/>
              </w:rPr>
              <w:t xml:space="preserve"> Yes</w:t>
            </w:r>
          </w:p>
        </w:tc>
      </w:tr>
      <w:tr xmlns:wp14="http://schemas.microsoft.com/office/word/2010/wordml" w:rsidR="00721A8A" w14:paraId="430A4D7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Merge/>
            <w:tcBorders>
              <w:left w:val="single" w:color="616161" w:sz="4" w:space="0"/>
              <w:right w:val="single" w:color="616161" w:sz="4" w:space="0"/>
            </w:tcBorders>
          </w:tcPr>
          <w:p w:rsidRPr="00521344" w:rsidR="00721A8A" w:rsidP="0093032F" w:rsidRDefault="00721A8A" w14:paraId="675380AA" wp14:textId="77777777">
            <w:pPr>
              <w:pStyle w:val="TableText1"/>
              <w:keepNext/>
              <w:spacing w:before="40" w:after="40"/>
              <w:rPr>
                <w:rStyle w:val="ModernTableText"/>
                <w:b/>
                <w:szCs w:val="18"/>
              </w:rPr>
            </w:pPr>
          </w:p>
        </w:tc>
        <w:tc>
          <w:tcPr>
            <w:tcW w:w="1235" w:type="pct"/>
            <w:gridSpan w:val="3"/>
            <w:tcBorders>
              <w:top w:val="single" w:color="616161" w:sz="4" w:space="0"/>
              <w:left w:val="single" w:color="616161" w:sz="4" w:space="0"/>
              <w:bottom w:val="single" w:color="616161" w:sz="4" w:space="0"/>
              <w:right w:val="single" w:color="616161" w:sz="4" w:space="0"/>
            </w:tcBorders>
            <w:vAlign w:val="center"/>
          </w:tcPr>
          <w:p w:rsidRPr="00661613" w:rsidR="00721A8A" w:rsidP="0093032F" w:rsidRDefault="00721A8A" w14:paraId="71D1927B" wp14:textId="77777777">
            <w:pPr>
              <w:pStyle w:val="TableText1"/>
              <w:keepNext/>
              <w:numPr>
                <w:ilvl w:val="0"/>
                <w:numId w:val="55"/>
              </w:numPr>
              <w:spacing w:before="40" w:after="40"/>
              <w:rPr>
                <w:rStyle w:val="ModernTableText"/>
                <w:szCs w:val="18"/>
              </w:rPr>
            </w:pPr>
            <w:r w:rsidRPr="00661613">
              <w:rPr>
                <w:rStyle w:val="ModernTableText"/>
                <w:noProof/>
                <w:szCs w:val="18"/>
              </w:rPr>
              <w:t>LOB Cd</w:t>
            </w:r>
            <w:r w:rsidRPr="00661613">
              <w:rPr>
                <w:rStyle w:val="ModernTableText"/>
                <w:noProof/>
                <w:szCs w:val="18"/>
              </w:rPr>
              <w:br/>
            </w:r>
            <w:r w:rsidRPr="00661613">
              <w:rPr>
                <w:rStyle w:val="ModernTableText"/>
                <w:noProof/>
                <w:szCs w:val="18"/>
              </w:rPr>
              <w:t>A-HDR-TB.R-LOB-CD</w:t>
            </w:r>
          </w:p>
        </w:tc>
        <w:tc>
          <w:tcPr>
            <w:tcW w:w="2135" w:type="pct"/>
            <w:gridSpan w:val="5"/>
            <w:tcBorders>
              <w:top w:val="single" w:color="616161" w:sz="4" w:space="0"/>
              <w:left w:val="single" w:color="616161" w:sz="4" w:space="0"/>
              <w:bottom w:val="single" w:color="616161" w:sz="4" w:space="0"/>
              <w:right w:val="single" w:color="616161" w:sz="4" w:space="0"/>
            </w:tcBorders>
            <w:vAlign w:val="center"/>
          </w:tcPr>
          <w:p w:rsidRPr="00661613" w:rsidR="00721A8A" w:rsidP="0093032F" w:rsidRDefault="00721A8A" w14:paraId="5B17040D" wp14:textId="77777777">
            <w:pPr>
              <w:pStyle w:val="TableText1"/>
              <w:keepNext/>
              <w:spacing w:before="40" w:after="40"/>
              <w:rPr>
                <w:rStyle w:val="ModernTableText"/>
                <w:szCs w:val="18"/>
              </w:rPr>
            </w:pPr>
            <w:r w:rsidRPr="00661613">
              <w:rPr>
                <w:rStyle w:val="ModernTableText"/>
                <w:noProof/>
                <w:szCs w:val="18"/>
              </w:rPr>
              <w:t>Default to ‘Medicaid’</w:t>
            </w:r>
          </w:p>
        </w:tc>
        <w:tc>
          <w:tcPr>
            <w:tcW w:w="565" w:type="pct"/>
            <w:tcBorders>
              <w:top w:val="single" w:color="616161" w:sz="4" w:space="0"/>
              <w:left w:val="single" w:color="616161" w:sz="4" w:space="0"/>
              <w:bottom w:val="single" w:color="616161" w:sz="4" w:space="0"/>
              <w:right w:val="single" w:color="616161" w:sz="4" w:space="0"/>
            </w:tcBorders>
            <w:vAlign w:val="center"/>
          </w:tcPr>
          <w:p w:rsidRPr="00661613" w:rsidR="00721A8A" w:rsidP="0093032F" w:rsidRDefault="00721A8A" w14:paraId="36B3EB7B" wp14:textId="77777777">
            <w:pPr>
              <w:keepNext/>
              <w:jc w:val="center"/>
              <w:rPr>
                <w:rStyle w:val="ModernTableText"/>
                <w:noProof/>
                <w:szCs w:val="18"/>
              </w:rPr>
            </w:pPr>
            <w:r w:rsidRPr="00661613">
              <w:rPr>
                <w:rStyle w:val="ModernTableText"/>
                <w:rFonts w:ascii="Wingdings 2" w:hAnsi="Wingdings 2" w:eastAsia="Wingdings 2" w:cs="Wingdings 2"/>
                <w:noProof/>
                <w:szCs w:val="18"/>
              </w:rPr>
              <w:t>£</w:t>
            </w:r>
            <w:r w:rsidRPr="00661613">
              <w:rPr>
                <w:rStyle w:val="ModernTableText"/>
                <w:noProof/>
                <w:szCs w:val="18"/>
              </w:rPr>
              <w:t xml:space="preserve"> No  </w:t>
            </w:r>
            <w:r w:rsidRPr="00661613">
              <w:rPr>
                <w:rStyle w:val="ModernTableText"/>
                <w:rFonts w:ascii="Wingdings" w:hAnsi="Wingdings" w:eastAsia="Wingdings" w:cs="Wingdings"/>
                <w:noProof/>
                <w:szCs w:val="18"/>
              </w:rPr>
              <w:t>þ</w:t>
            </w:r>
            <w:r w:rsidRPr="00661613">
              <w:rPr>
                <w:rStyle w:val="ModernTableText"/>
                <w:noProof/>
                <w:szCs w:val="18"/>
              </w:rPr>
              <w:t xml:space="preserve"> Yes</w:t>
            </w:r>
          </w:p>
        </w:tc>
      </w:tr>
      <w:tr xmlns:wp14="http://schemas.microsoft.com/office/word/2010/wordml" w:rsidR="00721A8A" w14:paraId="7F1C824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Merge/>
            <w:tcBorders>
              <w:left w:val="single" w:color="616161" w:sz="4" w:space="0"/>
              <w:right w:val="single" w:color="616161" w:sz="4" w:space="0"/>
            </w:tcBorders>
          </w:tcPr>
          <w:p w:rsidRPr="00521344" w:rsidR="00721A8A" w:rsidP="0093032F" w:rsidRDefault="00721A8A" w14:paraId="2D830042" wp14:textId="77777777">
            <w:pPr>
              <w:pStyle w:val="TableText1"/>
              <w:keepNext/>
              <w:spacing w:before="40" w:after="40"/>
              <w:rPr>
                <w:rStyle w:val="ModernTableText"/>
                <w:b/>
                <w:szCs w:val="18"/>
              </w:rPr>
            </w:pPr>
          </w:p>
        </w:tc>
        <w:tc>
          <w:tcPr>
            <w:tcW w:w="1235" w:type="pct"/>
            <w:gridSpan w:val="3"/>
            <w:tcBorders>
              <w:top w:val="single" w:color="616161" w:sz="4" w:space="0"/>
              <w:left w:val="single" w:color="616161" w:sz="4" w:space="0"/>
              <w:bottom w:val="single" w:color="616161" w:sz="4" w:space="0"/>
              <w:right w:val="single" w:color="616161" w:sz="4" w:space="0"/>
            </w:tcBorders>
            <w:vAlign w:val="center"/>
          </w:tcPr>
          <w:p w:rsidRPr="00661613" w:rsidR="00721A8A" w:rsidP="0093032F" w:rsidRDefault="00721A8A" w14:paraId="4CAF6DB7" wp14:textId="77777777">
            <w:pPr>
              <w:pStyle w:val="TableText1"/>
              <w:keepNext/>
              <w:numPr>
                <w:ilvl w:val="0"/>
                <w:numId w:val="55"/>
              </w:numPr>
              <w:spacing w:before="40" w:after="40"/>
              <w:rPr>
                <w:rStyle w:val="ModernTableText"/>
                <w:szCs w:val="18"/>
              </w:rPr>
            </w:pPr>
            <w:r w:rsidRPr="00661613">
              <w:rPr>
                <w:rStyle w:val="ModernTableText"/>
                <w:szCs w:val="18"/>
              </w:rPr>
              <w:t>Auth Type</w:t>
            </w:r>
          </w:p>
          <w:p w:rsidRPr="00661613" w:rsidR="00721A8A" w:rsidP="0093032F" w:rsidRDefault="00721A8A" w14:paraId="170C6F0D" wp14:textId="77777777">
            <w:pPr>
              <w:pStyle w:val="TableText1"/>
              <w:keepNext/>
              <w:spacing w:before="40" w:after="40"/>
              <w:ind w:left="360"/>
              <w:rPr>
                <w:rStyle w:val="ModernTableText"/>
                <w:szCs w:val="18"/>
              </w:rPr>
            </w:pPr>
            <w:r w:rsidRPr="00661613">
              <w:rPr>
                <w:rStyle w:val="ModernTableText"/>
                <w:szCs w:val="18"/>
              </w:rPr>
              <w:t>SA Ty Cd</w:t>
            </w:r>
          </w:p>
          <w:p w:rsidRPr="00661613" w:rsidR="00721A8A" w:rsidP="0093032F" w:rsidRDefault="00721A8A" w14:paraId="29D892B9" wp14:textId="77777777">
            <w:pPr>
              <w:pStyle w:val="TableText1"/>
              <w:keepNext/>
              <w:spacing w:before="40" w:after="40"/>
              <w:rPr>
                <w:rStyle w:val="ModernTableText"/>
                <w:szCs w:val="18"/>
              </w:rPr>
            </w:pPr>
            <w:r w:rsidRPr="00661613">
              <w:rPr>
                <w:rStyle w:val="ModernTableText"/>
                <w:szCs w:val="18"/>
              </w:rPr>
              <w:t xml:space="preserve">       A_HDR_TB</w:t>
            </w:r>
          </w:p>
        </w:tc>
        <w:tc>
          <w:tcPr>
            <w:tcW w:w="2135" w:type="pct"/>
            <w:gridSpan w:val="5"/>
            <w:tcBorders>
              <w:top w:val="single" w:color="616161" w:sz="4" w:space="0"/>
              <w:left w:val="single" w:color="616161" w:sz="4" w:space="0"/>
              <w:bottom w:val="single" w:color="616161" w:sz="4" w:space="0"/>
              <w:right w:val="single" w:color="616161" w:sz="4" w:space="0"/>
            </w:tcBorders>
            <w:vAlign w:val="center"/>
          </w:tcPr>
          <w:p w:rsidRPr="00661613" w:rsidR="00721A8A" w:rsidP="0093032F" w:rsidRDefault="00721A8A" w14:paraId="38BD1AEE" wp14:textId="77777777">
            <w:pPr>
              <w:pStyle w:val="TableText1"/>
              <w:keepNext/>
              <w:spacing w:before="40" w:after="40"/>
              <w:rPr>
                <w:rStyle w:val="ModernTableText"/>
                <w:szCs w:val="18"/>
              </w:rPr>
            </w:pPr>
            <w:r w:rsidRPr="00661613">
              <w:rPr>
                <w:rStyle w:val="ModernTableText"/>
                <w:szCs w:val="18"/>
              </w:rPr>
              <w:t>Default to ‘All’.</w:t>
            </w:r>
          </w:p>
        </w:tc>
        <w:tc>
          <w:tcPr>
            <w:tcW w:w="565" w:type="pct"/>
            <w:tcBorders>
              <w:top w:val="single" w:color="616161" w:sz="4" w:space="0"/>
              <w:left w:val="single" w:color="616161" w:sz="4" w:space="0"/>
              <w:bottom w:val="single" w:color="616161" w:sz="4" w:space="0"/>
              <w:right w:val="single" w:color="616161" w:sz="4" w:space="0"/>
            </w:tcBorders>
            <w:vAlign w:val="center"/>
          </w:tcPr>
          <w:p w:rsidRPr="00661613" w:rsidR="00721A8A" w:rsidP="0093032F" w:rsidRDefault="00721A8A" w14:paraId="52CCDC05" wp14:textId="77777777">
            <w:pPr>
              <w:keepNext/>
              <w:jc w:val="center"/>
              <w:rPr>
                <w:noProof/>
                <w:sz w:val="18"/>
                <w:szCs w:val="18"/>
              </w:rPr>
            </w:pPr>
            <w:r w:rsidRPr="00661613">
              <w:rPr>
                <w:rStyle w:val="ModernTableText"/>
                <w:rFonts w:ascii="Wingdings 2" w:hAnsi="Wingdings 2" w:eastAsia="Wingdings 2" w:cs="Wingdings 2"/>
                <w:noProof/>
                <w:szCs w:val="18"/>
              </w:rPr>
              <w:t>£</w:t>
            </w:r>
            <w:r w:rsidRPr="00661613">
              <w:rPr>
                <w:rStyle w:val="ModernTableText"/>
                <w:noProof/>
                <w:szCs w:val="18"/>
              </w:rPr>
              <w:t xml:space="preserve"> No </w:t>
            </w:r>
            <w:r w:rsidRPr="00661613">
              <w:rPr>
                <w:rStyle w:val="ModernTableText"/>
                <w:rFonts w:ascii="Wingdings" w:hAnsi="Wingdings" w:eastAsia="Wingdings" w:cs="Wingdings"/>
                <w:noProof/>
                <w:szCs w:val="18"/>
              </w:rPr>
              <w:t>þ</w:t>
            </w:r>
            <w:r w:rsidRPr="00661613">
              <w:rPr>
                <w:rStyle w:val="ModernTableText"/>
                <w:noProof/>
                <w:szCs w:val="18"/>
              </w:rPr>
              <w:t xml:space="preserve"> Yes</w:t>
            </w:r>
          </w:p>
        </w:tc>
      </w:tr>
      <w:tr xmlns:wp14="http://schemas.microsoft.com/office/word/2010/wordml" w:rsidR="00721A8A" w14:paraId="1D86C6C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Merge/>
            <w:tcBorders>
              <w:left w:val="single" w:color="616161" w:sz="4" w:space="0"/>
              <w:right w:val="single" w:color="616161" w:sz="4" w:space="0"/>
            </w:tcBorders>
          </w:tcPr>
          <w:p w:rsidRPr="00521344" w:rsidR="00721A8A" w:rsidRDefault="00721A8A" w14:paraId="46CCE917" wp14:textId="77777777">
            <w:pPr>
              <w:pStyle w:val="TableText1"/>
              <w:spacing w:before="40" w:after="40"/>
              <w:rPr>
                <w:rStyle w:val="ModernTableText"/>
                <w:b/>
                <w:szCs w:val="18"/>
              </w:rPr>
            </w:pPr>
          </w:p>
        </w:tc>
        <w:tc>
          <w:tcPr>
            <w:tcW w:w="1235" w:type="pct"/>
            <w:gridSpan w:val="3"/>
            <w:tcBorders>
              <w:top w:val="single" w:color="616161" w:sz="4" w:space="0"/>
              <w:left w:val="single" w:color="616161" w:sz="4" w:space="0"/>
              <w:bottom w:val="single" w:color="616161" w:sz="4" w:space="0"/>
              <w:right w:val="single" w:color="616161" w:sz="4" w:space="0"/>
            </w:tcBorders>
            <w:vAlign w:val="center"/>
          </w:tcPr>
          <w:p w:rsidRPr="00661613" w:rsidR="00721A8A" w:rsidRDefault="00721A8A" w14:paraId="334C5E73" wp14:textId="77777777">
            <w:pPr>
              <w:pStyle w:val="TableText1"/>
              <w:numPr>
                <w:ilvl w:val="0"/>
                <w:numId w:val="55"/>
              </w:numPr>
              <w:spacing w:before="40" w:after="40"/>
              <w:rPr>
                <w:rStyle w:val="ModernTableText"/>
                <w:szCs w:val="18"/>
              </w:rPr>
            </w:pPr>
            <w:r w:rsidRPr="00661613">
              <w:rPr>
                <w:rStyle w:val="ModernTableText"/>
                <w:szCs w:val="18"/>
              </w:rPr>
              <w:t>SA Category Code</w:t>
            </w:r>
          </w:p>
          <w:p w:rsidRPr="00661613" w:rsidR="00721A8A" w:rsidRDefault="00721A8A" w14:paraId="642A4E96" wp14:textId="77777777">
            <w:pPr>
              <w:pStyle w:val="TableText1"/>
              <w:spacing w:before="40" w:after="40"/>
              <w:ind w:left="360"/>
              <w:rPr>
                <w:rStyle w:val="ModernTableText"/>
                <w:szCs w:val="18"/>
              </w:rPr>
            </w:pPr>
            <w:r w:rsidRPr="00661613">
              <w:rPr>
                <w:rStyle w:val="ModernTableText"/>
                <w:szCs w:val="18"/>
              </w:rPr>
              <w:t>SA LI Cat Svc Cd</w:t>
            </w:r>
          </w:p>
          <w:p w:rsidRPr="00661613" w:rsidR="00721A8A" w:rsidRDefault="00721A8A" w14:paraId="4F66DEF7" wp14:textId="77777777">
            <w:pPr>
              <w:pStyle w:val="TableText1"/>
              <w:spacing w:before="40" w:after="40"/>
              <w:rPr>
                <w:rStyle w:val="ModernTableText"/>
                <w:szCs w:val="18"/>
              </w:rPr>
            </w:pPr>
            <w:r w:rsidRPr="00661613">
              <w:rPr>
                <w:rStyle w:val="ModernTableText"/>
                <w:szCs w:val="18"/>
              </w:rPr>
              <w:t xml:space="preserve">        A_DTL_TB</w:t>
            </w:r>
          </w:p>
        </w:tc>
        <w:tc>
          <w:tcPr>
            <w:tcW w:w="2135" w:type="pct"/>
            <w:gridSpan w:val="5"/>
            <w:tcBorders>
              <w:top w:val="single" w:color="616161" w:sz="4" w:space="0"/>
              <w:left w:val="single" w:color="616161" w:sz="4" w:space="0"/>
              <w:bottom w:val="single" w:color="616161" w:sz="4" w:space="0"/>
              <w:right w:val="single" w:color="616161" w:sz="4" w:space="0"/>
            </w:tcBorders>
            <w:vAlign w:val="center"/>
          </w:tcPr>
          <w:p w:rsidRPr="00661613" w:rsidR="00721A8A" w:rsidRDefault="00721A8A" w14:paraId="65DAB9D3" wp14:textId="77777777">
            <w:pPr>
              <w:pStyle w:val="TableText1"/>
              <w:spacing w:before="40" w:after="40"/>
              <w:rPr>
                <w:rStyle w:val="ModernTableText"/>
                <w:szCs w:val="18"/>
              </w:rPr>
            </w:pPr>
            <w:r w:rsidRPr="00661613">
              <w:rPr>
                <w:rStyle w:val="ModernTableText"/>
                <w:szCs w:val="18"/>
              </w:rPr>
              <w:t>Default to ‘All’</w:t>
            </w:r>
          </w:p>
        </w:tc>
        <w:tc>
          <w:tcPr>
            <w:tcW w:w="565" w:type="pct"/>
            <w:tcBorders>
              <w:top w:val="single" w:color="616161" w:sz="4" w:space="0"/>
              <w:left w:val="single" w:color="616161" w:sz="4" w:space="0"/>
              <w:bottom w:val="single" w:color="616161" w:sz="4" w:space="0"/>
              <w:right w:val="single" w:color="616161" w:sz="4" w:space="0"/>
            </w:tcBorders>
            <w:vAlign w:val="center"/>
          </w:tcPr>
          <w:p w:rsidRPr="00661613" w:rsidR="00721A8A" w:rsidRDefault="00721A8A" w14:paraId="68D36691" wp14:textId="77777777">
            <w:pPr>
              <w:jc w:val="center"/>
              <w:rPr>
                <w:noProof/>
                <w:sz w:val="18"/>
                <w:szCs w:val="18"/>
              </w:rPr>
            </w:pPr>
            <w:r w:rsidRPr="00661613">
              <w:rPr>
                <w:rStyle w:val="ModernTableText"/>
                <w:rFonts w:ascii="Wingdings 2" w:hAnsi="Wingdings 2" w:eastAsia="Wingdings 2" w:cs="Wingdings 2"/>
                <w:noProof/>
                <w:szCs w:val="18"/>
              </w:rPr>
              <w:t>£</w:t>
            </w:r>
            <w:r w:rsidRPr="00661613">
              <w:rPr>
                <w:rStyle w:val="ModernTableText"/>
                <w:noProof/>
                <w:szCs w:val="18"/>
              </w:rPr>
              <w:t xml:space="preserve"> No </w:t>
            </w:r>
            <w:r w:rsidRPr="00661613">
              <w:rPr>
                <w:rStyle w:val="ModernTableText"/>
                <w:rFonts w:ascii="Wingdings" w:hAnsi="Wingdings" w:eastAsia="Wingdings" w:cs="Wingdings"/>
                <w:noProof/>
                <w:szCs w:val="18"/>
              </w:rPr>
              <w:t>þ</w:t>
            </w:r>
            <w:r w:rsidRPr="00661613">
              <w:rPr>
                <w:rStyle w:val="ModernTableText"/>
                <w:noProof/>
                <w:szCs w:val="18"/>
              </w:rPr>
              <w:t xml:space="preserve"> Yes</w:t>
            </w:r>
          </w:p>
        </w:tc>
      </w:tr>
      <w:tr xmlns:wp14="http://schemas.microsoft.com/office/word/2010/wordml" w:rsidR="00721A8A" w:rsidTr="00DD385D" w14:paraId="07DBFBF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Merge/>
            <w:tcBorders>
              <w:left w:val="single" w:color="616161" w:sz="4" w:space="0"/>
              <w:right w:val="single" w:color="616161" w:sz="4" w:space="0"/>
            </w:tcBorders>
          </w:tcPr>
          <w:p w:rsidR="00721A8A" w:rsidRDefault="00721A8A" w14:paraId="70D96B49" wp14:textId="77777777">
            <w:pPr>
              <w:pStyle w:val="TableText1"/>
              <w:spacing w:before="40" w:after="40"/>
              <w:rPr>
                <w:rStyle w:val="ModernTableText"/>
                <w:b/>
                <w:sz w:val="17"/>
                <w:szCs w:val="17"/>
              </w:rPr>
            </w:pPr>
          </w:p>
        </w:tc>
        <w:tc>
          <w:tcPr>
            <w:tcW w:w="1235" w:type="pct"/>
            <w:gridSpan w:val="3"/>
            <w:tcBorders>
              <w:top w:val="single" w:color="616161" w:sz="4" w:space="0"/>
              <w:left w:val="single" w:color="616161" w:sz="4" w:space="0"/>
              <w:bottom w:val="single" w:color="616161" w:sz="4" w:space="0"/>
              <w:right w:val="single" w:color="616161" w:sz="4" w:space="0"/>
            </w:tcBorders>
          </w:tcPr>
          <w:p w:rsidRPr="00661613" w:rsidR="00721A8A" w:rsidRDefault="00721A8A" w14:paraId="3AA7B6C4" wp14:textId="77777777">
            <w:pPr>
              <w:pStyle w:val="TableText1"/>
              <w:numPr>
                <w:ilvl w:val="0"/>
                <w:numId w:val="55"/>
              </w:numPr>
              <w:spacing w:before="40" w:after="40"/>
              <w:rPr>
                <w:rStyle w:val="ModernTableText"/>
                <w:szCs w:val="18"/>
              </w:rPr>
            </w:pPr>
            <w:r w:rsidRPr="00661613">
              <w:rPr>
                <w:rStyle w:val="ModernTableText"/>
                <w:szCs w:val="18"/>
              </w:rPr>
              <w:t>SA Amt - LI App</w:t>
            </w:r>
            <w:r w:rsidRPr="00661613">
              <w:rPr>
                <w:rStyle w:val="ModernTableText"/>
                <w:szCs w:val="18"/>
              </w:rPr>
              <w:br/>
            </w:r>
            <w:r w:rsidRPr="00661613">
              <w:rPr>
                <w:rStyle w:val="ModernTableText"/>
                <w:szCs w:val="18"/>
              </w:rPr>
              <w:t>A-DTL-TB. A-LI-APP-AMT</w:t>
            </w:r>
            <w:r w:rsidRPr="00661613">
              <w:rPr>
                <w:rStyle w:val="ModernTableText"/>
                <w:szCs w:val="18"/>
              </w:rPr>
              <w:br/>
            </w:r>
            <w:r w:rsidRPr="00661613">
              <w:rPr>
                <w:rStyle w:val="ModernTableText"/>
                <w:szCs w:val="18"/>
              </w:rPr>
              <w:t>OR</w:t>
            </w:r>
            <w:r w:rsidRPr="00661613">
              <w:rPr>
                <w:rStyle w:val="ModernTableText"/>
                <w:szCs w:val="18"/>
              </w:rPr>
              <w:br/>
            </w:r>
            <w:r w:rsidRPr="00661613">
              <w:rPr>
                <w:rStyle w:val="ModernTableText"/>
                <w:szCs w:val="18"/>
              </w:rPr>
              <w:t>SA Amt – LI App Unit</w:t>
            </w:r>
            <w:r w:rsidRPr="00661613">
              <w:rPr>
                <w:rStyle w:val="ModernTableText"/>
                <w:szCs w:val="18"/>
              </w:rPr>
              <w:br/>
            </w:r>
            <w:r w:rsidRPr="00661613">
              <w:rPr>
                <w:rStyle w:val="ModernTableText"/>
                <w:szCs w:val="18"/>
              </w:rPr>
              <w:t>A-DTL-TB.A-LI-APP-UNIT-AMT</w:t>
            </w:r>
          </w:p>
        </w:tc>
        <w:tc>
          <w:tcPr>
            <w:tcW w:w="2135" w:type="pct"/>
            <w:gridSpan w:val="5"/>
            <w:tcBorders>
              <w:top w:val="single" w:color="616161" w:sz="4" w:space="0"/>
              <w:left w:val="single" w:color="616161" w:sz="4" w:space="0"/>
              <w:bottom w:val="single" w:color="616161" w:sz="4" w:space="0"/>
              <w:right w:val="single" w:color="616161" w:sz="4" w:space="0"/>
            </w:tcBorders>
          </w:tcPr>
          <w:p w:rsidRPr="00661613" w:rsidR="00721A8A" w:rsidRDefault="00721A8A" w14:paraId="78E19650" wp14:textId="77777777">
            <w:pPr>
              <w:pStyle w:val="TableText1"/>
              <w:spacing w:before="40" w:after="40"/>
              <w:rPr>
                <w:rStyle w:val="ModernTableText"/>
                <w:szCs w:val="18"/>
              </w:rPr>
            </w:pPr>
            <w:r w:rsidRPr="00661613">
              <w:rPr>
                <w:rStyle w:val="ModernTableText"/>
                <w:szCs w:val="18"/>
              </w:rPr>
              <w:t>&gt; 0</w:t>
            </w:r>
          </w:p>
        </w:tc>
        <w:tc>
          <w:tcPr>
            <w:tcW w:w="565" w:type="pct"/>
            <w:tcBorders>
              <w:top w:val="single" w:color="616161" w:sz="4" w:space="0"/>
              <w:left w:val="single" w:color="616161" w:sz="4" w:space="0"/>
              <w:bottom w:val="single" w:color="616161" w:sz="4" w:space="0"/>
              <w:right w:val="single" w:color="616161" w:sz="4" w:space="0"/>
            </w:tcBorders>
            <w:vAlign w:val="center"/>
          </w:tcPr>
          <w:p w:rsidRPr="00661613" w:rsidR="00721A8A" w:rsidRDefault="00721A8A" w14:paraId="3A8A04EE" wp14:textId="77777777">
            <w:pPr>
              <w:jc w:val="center"/>
              <w:rPr>
                <w:rStyle w:val="ModernTableText"/>
                <w:noProof/>
                <w:szCs w:val="18"/>
              </w:rPr>
            </w:pPr>
            <w:r w:rsidRPr="00661613">
              <w:rPr>
                <w:rStyle w:val="ModernTableText"/>
                <w:rFonts w:ascii="Wingdings" w:hAnsi="Wingdings" w:eastAsia="Wingdings" w:cs="Wingdings"/>
                <w:noProof/>
                <w:szCs w:val="18"/>
              </w:rPr>
              <w:t>þ</w:t>
            </w:r>
            <w:r w:rsidRPr="00661613">
              <w:rPr>
                <w:rStyle w:val="ModernTableText"/>
                <w:noProof/>
                <w:szCs w:val="18"/>
              </w:rPr>
              <w:t xml:space="preserve"> No </w:t>
            </w:r>
            <w:r w:rsidRPr="00661613">
              <w:rPr>
                <w:rStyle w:val="ModernTableText"/>
                <w:rFonts w:ascii="Wingdings 2" w:hAnsi="Wingdings 2" w:eastAsia="Wingdings 2" w:cs="Wingdings 2"/>
                <w:noProof/>
                <w:szCs w:val="18"/>
              </w:rPr>
              <w:t>£</w:t>
            </w:r>
            <w:r w:rsidRPr="00661613">
              <w:rPr>
                <w:rStyle w:val="ModernTableText"/>
                <w:noProof/>
                <w:szCs w:val="18"/>
              </w:rPr>
              <w:t xml:space="preserve"> Yes</w:t>
            </w:r>
          </w:p>
        </w:tc>
      </w:tr>
      <w:tr xmlns:wp14="http://schemas.microsoft.com/office/word/2010/wordml" w:rsidR="00552B92" w:rsidTr="00DD385D" w14:paraId="0F49556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Merge/>
            <w:tcBorders>
              <w:left w:val="single" w:color="616161" w:sz="4" w:space="0"/>
              <w:right w:val="single" w:color="616161" w:sz="4" w:space="0"/>
            </w:tcBorders>
          </w:tcPr>
          <w:p w:rsidR="00552B92" w:rsidRDefault="00552B92" w14:paraId="162343FA" wp14:textId="77777777">
            <w:pPr>
              <w:pStyle w:val="TableText1"/>
              <w:spacing w:before="40" w:after="40"/>
              <w:rPr>
                <w:rStyle w:val="ModernTableText"/>
                <w:b/>
                <w:sz w:val="17"/>
                <w:szCs w:val="17"/>
              </w:rPr>
            </w:pPr>
          </w:p>
        </w:tc>
        <w:tc>
          <w:tcPr>
            <w:tcW w:w="1235" w:type="pct"/>
            <w:gridSpan w:val="3"/>
            <w:tcBorders>
              <w:top w:val="single" w:color="616161" w:sz="4" w:space="0"/>
              <w:left w:val="single" w:color="616161" w:sz="4" w:space="0"/>
              <w:bottom w:val="single" w:color="616161" w:sz="4" w:space="0"/>
              <w:right w:val="single" w:color="616161" w:sz="4" w:space="0"/>
            </w:tcBorders>
          </w:tcPr>
          <w:p w:rsidRPr="00661613" w:rsidR="00552B92" w:rsidP="00623C8E" w:rsidRDefault="00552B92" w14:paraId="51354067" wp14:textId="77777777">
            <w:pPr>
              <w:pStyle w:val="TableText1"/>
              <w:numPr>
                <w:ilvl w:val="0"/>
                <w:numId w:val="55"/>
              </w:numPr>
              <w:spacing w:before="40" w:after="40"/>
              <w:rPr>
                <w:rStyle w:val="ModernTableText"/>
                <w:szCs w:val="18"/>
              </w:rPr>
            </w:pPr>
            <w:r w:rsidRPr="00661613">
              <w:rPr>
                <w:rStyle w:val="ModernTableText"/>
                <w:szCs w:val="18"/>
              </w:rPr>
              <w:t>SA Amt - LI Remaining Unit</w:t>
            </w:r>
            <w:r w:rsidRPr="00661613">
              <w:rPr>
                <w:rStyle w:val="ModernTableText"/>
                <w:szCs w:val="18"/>
              </w:rPr>
              <w:br/>
            </w:r>
            <w:r w:rsidRPr="00661613">
              <w:rPr>
                <w:rStyle w:val="ModernTableText"/>
                <w:szCs w:val="18"/>
              </w:rPr>
              <w:t>A-DTL-TB.A-LI-APP-UNIT-AMT</w:t>
            </w:r>
            <w:r w:rsidRPr="00661613">
              <w:rPr>
                <w:rStyle w:val="ModernTableText"/>
                <w:szCs w:val="18"/>
              </w:rPr>
              <w:br/>
            </w:r>
            <w:r w:rsidRPr="00661613">
              <w:rPr>
                <w:rStyle w:val="ModernTableText"/>
                <w:szCs w:val="18"/>
              </w:rPr>
              <w:t>A-DTL-TB.A-LI-USED-UNIT-AMT</w:t>
            </w:r>
            <w:r w:rsidRPr="00661613">
              <w:rPr>
                <w:rStyle w:val="ModernTableText"/>
                <w:szCs w:val="18"/>
              </w:rPr>
              <w:br/>
            </w:r>
            <w:r w:rsidRPr="00661613">
              <w:rPr>
                <w:rStyle w:val="ModernTableText"/>
                <w:szCs w:val="18"/>
              </w:rPr>
              <w:t>OR</w:t>
            </w:r>
            <w:r w:rsidRPr="00661613">
              <w:rPr>
                <w:rStyle w:val="ModernTableText"/>
                <w:szCs w:val="18"/>
              </w:rPr>
              <w:br/>
            </w:r>
            <w:r w:rsidRPr="00661613">
              <w:rPr>
                <w:rStyle w:val="ModernTableText"/>
                <w:szCs w:val="18"/>
              </w:rPr>
              <w:t xml:space="preserve">SA Amt - LI Remaining </w:t>
            </w:r>
            <w:r w:rsidRPr="00661613">
              <w:rPr>
                <w:rStyle w:val="ModernTableText"/>
                <w:szCs w:val="18"/>
              </w:rPr>
              <w:br/>
            </w:r>
            <w:r w:rsidRPr="00661613">
              <w:rPr>
                <w:rStyle w:val="ModernTableText"/>
                <w:szCs w:val="18"/>
              </w:rPr>
              <w:t>A-DTL-TB.A-LI-APP-AMT</w:t>
            </w:r>
            <w:r w:rsidRPr="00661613">
              <w:rPr>
                <w:rStyle w:val="ModernTableText"/>
                <w:szCs w:val="18"/>
              </w:rPr>
              <w:br/>
            </w:r>
            <w:r w:rsidRPr="00661613">
              <w:rPr>
                <w:rStyle w:val="ModernTableText"/>
                <w:szCs w:val="18"/>
              </w:rPr>
              <w:t>A-DTL-TB.A-LI-USED-AMT</w:t>
            </w:r>
          </w:p>
        </w:tc>
        <w:tc>
          <w:tcPr>
            <w:tcW w:w="2135" w:type="pct"/>
            <w:gridSpan w:val="5"/>
            <w:tcBorders>
              <w:top w:val="single" w:color="616161" w:sz="4" w:space="0"/>
              <w:left w:val="single" w:color="616161" w:sz="4" w:space="0"/>
              <w:bottom w:val="single" w:color="616161" w:sz="4" w:space="0"/>
              <w:right w:val="single" w:color="616161" w:sz="4" w:space="0"/>
            </w:tcBorders>
          </w:tcPr>
          <w:p w:rsidRPr="00661613" w:rsidR="00552B92" w:rsidP="00552B92" w:rsidRDefault="00552B92" w14:paraId="114A07D1" wp14:textId="77777777">
            <w:pPr>
              <w:pStyle w:val="TableText1"/>
              <w:spacing w:before="40" w:after="40"/>
              <w:rPr>
                <w:rStyle w:val="ModernTableText"/>
                <w:szCs w:val="18"/>
              </w:rPr>
            </w:pPr>
            <w:r w:rsidRPr="00661613">
              <w:rPr>
                <w:rStyle w:val="ModernTableText"/>
                <w:szCs w:val="18"/>
              </w:rPr>
              <w:t xml:space="preserve">   (A-LI-APP-UNIT-AMT – A-LI-USED-UNIT-AMT &gt; 0)</w:t>
            </w:r>
          </w:p>
          <w:p w:rsidRPr="00661613" w:rsidR="00552B92" w:rsidP="00552B92" w:rsidRDefault="00552B92" w14:paraId="1C3BB38C" wp14:textId="77777777">
            <w:pPr>
              <w:pStyle w:val="TableText1"/>
              <w:spacing w:before="40" w:after="40"/>
              <w:rPr>
                <w:rStyle w:val="ModernTableText"/>
                <w:szCs w:val="18"/>
              </w:rPr>
            </w:pPr>
            <w:r w:rsidRPr="00661613">
              <w:rPr>
                <w:rStyle w:val="ModernTableText"/>
                <w:szCs w:val="18"/>
              </w:rPr>
              <w:t xml:space="preserve">    AND</w:t>
            </w:r>
          </w:p>
          <w:p w:rsidRPr="00661613" w:rsidR="00552B92" w:rsidP="00552B92" w:rsidRDefault="00552B92" w14:paraId="5C0FED70" wp14:textId="77777777">
            <w:pPr>
              <w:pStyle w:val="TableText1"/>
              <w:spacing w:before="40" w:after="40"/>
              <w:rPr>
                <w:rStyle w:val="ModernTableText"/>
                <w:szCs w:val="18"/>
              </w:rPr>
            </w:pPr>
            <w:r w:rsidRPr="00661613">
              <w:rPr>
                <w:rStyle w:val="ModernTableText"/>
                <w:szCs w:val="18"/>
              </w:rPr>
              <w:t xml:space="preserve">    (</w:t>
            </w:r>
          </w:p>
          <w:p w:rsidRPr="00661613" w:rsidR="00552B92" w:rsidP="00552B92" w:rsidRDefault="00552B92" w14:paraId="78E30B47" wp14:textId="77777777">
            <w:pPr>
              <w:pStyle w:val="TableText1"/>
              <w:spacing w:before="40" w:after="40"/>
              <w:rPr>
                <w:rStyle w:val="ModernTableText"/>
                <w:szCs w:val="18"/>
              </w:rPr>
            </w:pPr>
            <w:r w:rsidRPr="00661613">
              <w:rPr>
                <w:rStyle w:val="ModernTableText"/>
                <w:szCs w:val="18"/>
              </w:rPr>
              <w:t xml:space="preserve">         (A-LI-APP-AMT = 0)   OR</w:t>
            </w:r>
          </w:p>
          <w:p w:rsidRPr="00661613" w:rsidR="00552B92" w:rsidP="00552B92" w:rsidRDefault="00552B92" w14:paraId="47942FAA" wp14:textId="77777777">
            <w:pPr>
              <w:pStyle w:val="TableText1"/>
              <w:spacing w:before="40" w:after="40"/>
              <w:rPr>
                <w:rStyle w:val="ModernTableText"/>
                <w:szCs w:val="18"/>
              </w:rPr>
            </w:pPr>
            <w:r w:rsidRPr="00661613">
              <w:rPr>
                <w:rStyle w:val="ModernTableText"/>
                <w:szCs w:val="18"/>
              </w:rPr>
              <w:t xml:space="preserve">         (A-LI-APP-AMT &gt; 0 AND (A-LI-APP-AMT - A_LI-USED-AMT &gt; 0))</w:t>
            </w:r>
          </w:p>
          <w:p w:rsidRPr="00661613" w:rsidR="00552B92" w:rsidP="00552B92" w:rsidRDefault="00552B92" w14:paraId="1BD9E062" wp14:textId="77777777">
            <w:pPr>
              <w:pStyle w:val="TableText1"/>
              <w:spacing w:before="40" w:after="40"/>
              <w:rPr>
                <w:rStyle w:val="ModernTableText"/>
                <w:szCs w:val="18"/>
              </w:rPr>
            </w:pPr>
            <w:r w:rsidRPr="00661613">
              <w:rPr>
                <w:rStyle w:val="ModernTableText"/>
                <w:szCs w:val="18"/>
              </w:rPr>
              <w:t xml:space="preserve">    )</w:t>
            </w:r>
          </w:p>
          <w:p w:rsidRPr="00661613" w:rsidR="00552B92" w:rsidP="00552B92" w:rsidRDefault="00552B92" w14:paraId="5B2C5192" wp14:textId="77777777">
            <w:pPr>
              <w:pStyle w:val="TableText1"/>
              <w:spacing w:before="40" w:after="40"/>
              <w:rPr>
                <w:rStyle w:val="ModernTableText"/>
                <w:szCs w:val="18"/>
              </w:rPr>
            </w:pPr>
            <w:r w:rsidRPr="00661613">
              <w:rPr>
                <w:rStyle w:val="ModernTableText"/>
                <w:szCs w:val="18"/>
              </w:rPr>
              <w:t>OR</w:t>
            </w:r>
          </w:p>
          <w:p w:rsidRPr="00661613" w:rsidR="00552B92" w:rsidP="00552B92" w:rsidRDefault="00552B92" w14:paraId="10F3E390" wp14:textId="77777777">
            <w:pPr>
              <w:pStyle w:val="TableText1"/>
              <w:spacing w:before="40" w:after="40"/>
              <w:rPr>
                <w:rStyle w:val="ModernTableText"/>
                <w:szCs w:val="18"/>
              </w:rPr>
            </w:pPr>
            <w:r w:rsidRPr="00661613">
              <w:rPr>
                <w:rStyle w:val="ModernTableText"/>
                <w:szCs w:val="18"/>
              </w:rPr>
              <w:t xml:space="preserve">    (A-LI-APP-AMT – A-LI-USED-AMT &gt; 0)</w:t>
            </w:r>
          </w:p>
          <w:p w:rsidRPr="00661613" w:rsidR="00552B92" w:rsidP="00552B92" w:rsidRDefault="00552B92" w14:paraId="59206070" wp14:textId="77777777">
            <w:pPr>
              <w:pStyle w:val="TableText1"/>
              <w:spacing w:before="40" w:after="40"/>
              <w:rPr>
                <w:rStyle w:val="ModernTableText"/>
                <w:szCs w:val="18"/>
              </w:rPr>
            </w:pPr>
            <w:r w:rsidRPr="00661613">
              <w:rPr>
                <w:rStyle w:val="ModernTableText"/>
                <w:szCs w:val="18"/>
              </w:rPr>
              <w:t xml:space="preserve">     AND</w:t>
            </w:r>
          </w:p>
          <w:p w:rsidRPr="00661613" w:rsidR="00552B92" w:rsidP="00552B92" w:rsidRDefault="00552B92" w14:paraId="1834C578" wp14:textId="77777777">
            <w:pPr>
              <w:pStyle w:val="TableText1"/>
              <w:spacing w:before="40" w:after="40"/>
              <w:rPr>
                <w:rStyle w:val="ModernTableText"/>
                <w:szCs w:val="18"/>
              </w:rPr>
            </w:pPr>
            <w:r w:rsidRPr="00661613">
              <w:rPr>
                <w:rStyle w:val="ModernTableText"/>
                <w:szCs w:val="18"/>
              </w:rPr>
              <w:t xml:space="preserve">     (</w:t>
            </w:r>
          </w:p>
          <w:p w:rsidRPr="00661613" w:rsidR="00552B92" w:rsidP="00552B92" w:rsidRDefault="00552B92" w14:paraId="761A6672" wp14:textId="77777777">
            <w:pPr>
              <w:pStyle w:val="TableText1"/>
              <w:spacing w:before="40" w:after="40"/>
              <w:rPr>
                <w:rStyle w:val="ModernTableText"/>
                <w:szCs w:val="18"/>
              </w:rPr>
            </w:pPr>
            <w:r w:rsidRPr="00661613">
              <w:rPr>
                <w:rStyle w:val="ModernTableText"/>
                <w:szCs w:val="18"/>
              </w:rPr>
              <w:t xml:space="preserve">          (A-LI-APP-UNIT-AMT = 0)   OR</w:t>
            </w:r>
          </w:p>
          <w:p w:rsidRPr="00661613" w:rsidR="00552B92" w:rsidP="00552B92" w:rsidRDefault="00552B92" w14:paraId="1BA1168A" wp14:textId="77777777">
            <w:pPr>
              <w:pStyle w:val="TableText1"/>
              <w:spacing w:before="40" w:after="40"/>
              <w:rPr>
                <w:rStyle w:val="ModernTableText"/>
                <w:szCs w:val="18"/>
              </w:rPr>
            </w:pPr>
            <w:r w:rsidRPr="00661613">
              <w:rPr>
                <w:rStyle w:val="ModernTableText"/>
                <w:szCs w:val="18"/>
              </w:rPr>
              <w:t xml:space="preserve">          (A-LI_APP-UNIT-AMT &gt; 0 AND (A-LI-APP-UNIT-AMT –            </w:t>
            </w:r>
          </w:p>
          <w:p w:rsidRPr="00661613" w:rsidR="00552B92" w:rsidP="00552B92" w:rsidRDefault="00552B92" w14:paraId="3434F56F" wp14:textId="77777777">
            <w:pPr>
              <w:pStyle w:val="TableText1"/>
              <w:spacing w:before="40" w:after="40"/>
              <w:rPr>
                <w:rStyle w:val="ModernTableText"/>
                <w:szCs w:val="18"/>
              </w:rPr>
            </w:pPr>
            <w:r w:rsidRPr="00661613">
              <w:rPr>
                <w:rStyle w:val="ModernTableText"/>
                <w:szCs w:val="18"/>
              </w:rPr>
              <w:t xml:space="preserve">                                                                        A-LI-USED-UNIT-AMT &gt; 0))</w:t>
            </w:r>
          </w:p>
          <w:p w:rsidRPr="00661613" w:rsidR="00552B92" w:rsidP="00552B92" w:rsidRDefault="00552B92" w14:paraId="3984271F" wp14:textId="77777777">
            <w:pPr>
              <w:pStyle w:val="TableText1"/>
              <w:spacing w:before="40" w:after="40"/>
              <w:rPr>
                <w:rStyle w:val="ModernTableText"/>
                <w:szCs w:val="18"/>
              </w:rPr>
            </w:pPr>
            <w:r w:rsidRPr="00661613">
              <w:rPr>
                <w:rStyle w:val="ModernTableText"/>
                <w:szCs w:val="18"/>
              </w:rPr>
              <w:t xml:space="preserve">    ) </w:t>
            </w:r>
          </w:p>
        </w:tc>
        <w:tc>
          <w:tcPr>
            <w:tcW w:w="565" w:type="pct"/>
            <w:tcBorders>
              <w:top w:val="single" w:color="616161" w:sz="4" w:space="0"/>
              <w:left w:val="single" w:color="616161" w:sz="4" w:space="0"/>
              <w:bottom w:val="single" w:color="616161" w:sz="4" w:space="0"/>
              <w:right w:val="single" w:color="616161" w:sz="4" w:space="0"/>
            </w:tcBorders>
            <w:vAlign w:val="center"/>
          </w:tcPr>
          <w:p w:rsidRPr="00661613" w:rsidR="00552B92" w:rsidP="00623C8E" w:rsidRDefault="00552B92" w14:paraId="45C21B40" wp14:textId="77777777">
            <w:pPr>
              <w:jc w:val="center"/>
              <w:rPr>
                <w:rStyle w:val="ModernTableText"/>
                <w:noProof/>
                <w:szCs w:val="18"/>
              </w:rPr>
            </w:pPr>
            <w:r w:rsidRPr="00661613">
              <w:rPr>
                <w:rStyle w:val="ModernTableText"/>
                <w:rFonts w:ascii="Wingdings" w:hAnsi="Wingdings" w:eastAsia="Wingdings" w:cs="Wingdings"/>
                <w:noProof/>
                <w:szCs w:val="18"/>
              </w:rPr>
              <w:t>þ</w:t>
            </w:r>
            <w:r w:rsidRPr="00661613">
              <w:rPr>
                <w:rStyle w:val="ModernTableText"/>
                <w:noProof/>
                <w:szCs w:val="18"/>
              </w:rPr>
              <w:t xml:space="preserve"> No </w:t>
            </w:r>
            <w:r w:rsidRPr="00661613">
              <w:rPr>
                <w:rStyle w:val="ModernTableText"/>
                <w:rFonts w:ascii="Wingdings 2" w:hAnsi="Wingdings 2" w:eastAsia="Wingdings 2" w:cs="Wingdings 2"/>
                <w:noProof/>
                <w:szCs w:val="18"/>
              </w:rPr>
              <w:t>£</w:t>
            </w:r>
            <w:r w:rsidRPr="00661613">
              <w:rPr>
                <w:rStyle w:val="ModernTableText"/>
                <w:noProof/>
                <w:szCs w:val="18"/>
              </w:rPr>
              <w:t xml:space="preserve"> Yes</w:t>
            </w:r>
          </w:p>
        </w:tc>
      </w:tr>
      <w:tr xmlns:wp14="http://schemas.microsoft.com/office/word/2010/wordml" w:rsidR="00552B92" w:rsidTr="00DD385D" w14:paraId="5FD320D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Merge/>
            <w:tcBorders>
              <w:left w:val="single" w:color="616161" w:sz="4" w:space="0"/>
              <w:right w:val="single" w:color="616161" w:sz="4" w:space="0"/>
            </w:tcBorders>
          </w:tcPr>
          <w:p w:rsidR="00552B92" w:rsidRDefault="00552B92" w14:paraId="44CD0D84" wp14:textId="77777777">
            <w:pPr>
              <w:pStyle w:val="TableText1"/>
              <w:spacing w:before="40" w:after="40"/>
              <w:rPr>
                <w:rStyle w:val="ModernTableText"/>
                <w:b/>
                <w:sz w:val="17"/>
                <w:szCs w:val="17"/>
              </w:rPr>
            </w:pPr>
          </w:p>
        </w:tc>
        <w:tc>
          <w:tcPr>
            <w:tcW w:w="1235" w:type="pct"/>
            <w:gridSpan w:val="3"/>
            <w:tcBorders>
              <w:top w:val="single" w:color="616161" w:sz="4" w:space="0"/>
              <w:left w:val="single" w:color="616161" w:sz="4" w:space="0"/>
              <w:bottom w:val="single" w:color="616161" w:sz="4" w:space="0"/>
              <w:right w:val="single" w:color="616161" w:sz="4" w:space="0"/>
            </w:tcBorders>
          </w:tcPr>
          <w:p w:rsidRPr="00552B92" w:rsidR="00552B92" w:rsidP="00623C8E" w:rsidRDefault="00552B92" w14:paraId="5A826EC2" wp14:textId="77777777">
            <w:pPr>
              <w:pStyle w:val="TableText1"/>
              <w:numPr>
                <w:ilvl w:val="0"/>
                <w:numId w:val="55"/>
              </w:numPr>
              <w:spacing w:before="40" w:after="40"/>
              <w:rPr>
                <w:rStyle w:val="ModernTableText"/>
                <w:szCs w:val="18"/>
              </w:rPr>
            </w:pPr>
            <w:r w:rsidRPr="00552B92">
              <w:rPr>
                <w:rStyle w:val="ModernTableText"/>
                <w:szCs w:val="18"/>
              </w:rPr>
              <w:t>N/A</w:t>
            </w:r>
          </w:p>
        </w:tc>
        <w:tc>
          <w:tcPr>
            <w:tcW w:w="2135" w:type="pct"/>
            <w:gridSpan w:val="5"/>
            <w:tcBorders>
              <w:top w:val="single" w:color="616161" w:sz="4" w:space="0"/>
              <w:left w:val="single" w:color="616161" w:sz="4" w:space="0"/>
              <w:bottom w:val="single" w:color="616161" w:sz="4" w:space="0"/>
              <w:right w:val="single" w:color="616161" w:sz="4" w:space="0"/>
            </w:tcBorders>
          </w:tcPr>
          <w:p w:rsidRPr="00552B92" w:rsidR="00552B92" w:rsidP="00623C8E" w:rsidRDefault="00552B92" w14:paraId="1E98C4C6" wp14:textId="77777777">
            <w:pPr>
              <w:pStyle w:val="TableText1"/>
              <w:spacing w:before="40" w:after="40"/>
              <w:rPr>
                <w:rStyle w:val="ModernTableText"/>
                <w:szCs w:val="18"/>
              </w:rPr>
            </w:pPr>
            <w:r w:rsidRPr="00552B92">
              <w:rPr>
                <w:rStyle w:val="ModernTableText"/>
                <w:szCs w:val="18"/>
              </w:rPr>
              <w:t>A_DTL_TB.A_LI_BEG_DT &gt;=  '01/01/2009'</w:t>
            </w:r>
          </w:p>
        </w:tc>
        <w:tc>
          <w:tcPr>
            <w:tcW w:w="565" w:type="pct"/>
            <w:tcBorders>
              <w:top w:val="single" w:color="616161" w:sz="4" w:space="0"/>
              <w:left w:val="single" w:color="616161" w:sz="4" w:space="0"/>
              <w:bottom w:val="single" w:color="616161" w:sz="4" w:space="0"/>
              <w:right w:val="single" w:color="616161" w:sz="4" w:space="0"/>
            </w:tcBorders>
            <w:vAlign w:val="center"/>
          </w:tcPr>
          <w:p w:rsidRPr="00552B92" w:rsidR="00552B92" w:rsidP="00623C8E" w:rsidRDefault="00552B92" w14:paraId="38C93250" wp14:textId="77777777">
            <w:pPr>
              <w:jc w:val="center"/>
              <w:rPr>
                <w:rStyle w:val="ModernTableText"/>
                <w:noProof/>
                <w:szCs w:val="18"/>
              </w:rPr>
            </w:pPr>
            <w:r w:rsidRPr="00552B92">
              <w:rPr>
                <w:rStyle w:val="ModernTableText"/>
                <w:rFonts w:ascii="Wingdings" w:hAnsi="Wingdings" w:eastAsia="Wingdings" w:cs="Wingdings"/>
                <w:noProof/>
                <w:szCs w:val="18"/>
              </w:rPr>
              <w:t>þ</w:t>
            </w:r>
            <w:r w:rsidRPr="00552B92">
              <w:rPr>
                <w:rStyle w:val="ModernTableText"/>
                <w:noProof/>
                <w:szCs w:val="18"/>
              </w:rPr>
              <w:t xml:space="preserve"> No </w:t>
            </w:r>
            <w:r w:rsidRPr="00552B92">
              <w:rPr>
                <w:rStyle w:val="ModernTableText"/>
                <w:rFonts w:ascii="Wingdings 2" w:hAnsi="Wingdings 2" w:eastAsia="Wingdings 2" w:cs="Wingdings 2"/>
                <w:noProof/>
                <w:szCs w:val="18"/>
              </w:rPr>
              <w:t>£</w:t>
            </w:r>
            <w:r w:rsidRPr="00552B92">
              <w:rPr>
                <w:rStyle w:val="ModernTableText"/>
                <w:noProof/>
                <w:szCs w:val="18"/>
              </w:rPr>
              <w:t xml:space="preserve"> Yes</w:t>
            </w:r>
          </w:p>
        </w:tc>
      </w:tr>
      <w:tr xmlns:wp14="http://schemas.microsoft.com/office/word/2010/wordml" w:rsidR="00552B92" w:rsidTr="00DD385D" w14:paraId="43F8322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65" w:type="pct"/>
            <w:gridSpan w:val="2"/>
            <w:vMerge/>
            <w:tcBorders>
              <w:left w:val="single" w:color="616161" w:sz="4" w:space="0"/>
              <w:right w:val="single" w:color="616161" w:sz="4" w:space="0"/>
            </w:tcBorders>
          </w:tcPr>
          <w:p w:rsidR="00552B92" w:rsidRDefault="00552B92" w14:paraId="0E5EEF3F" wp14:textId="77777777">
            <w:pPr>
              <w:pStyle w:val="TableText1"/>
              <w:spacing w:before="40" w:after="40"/>
              <w:rPr>
                <w:rStyle w:val="ModernTableText"/>
                <w:b/>
                <w:sz w:val="17"/>
                <w:szCs w:val="17"/>
              </w:rPr>
            </w:pPr>
          </w:p>
        </w:tc>
        <w:tc>
          <w:tcPr>
            <w:tcW w:w="1235" w:type="pct"/>
            <w:gridSpan w:val="3"/>
            <w:tcBorders>
              <w:top w:val="single" w:color="616161" w:sz="4" w:space="0"/>
              <w:left w:val="single" w:color="616161" w:sz="4" w:space="0"/>
              <w:bottom w:val="single" w:color="616161" w:sz="4" w:space="0"/>
              <w:right w:val="single" w:color="616161" w:sz="4" w:space="0"/>
            </w:tcBorders>
          </w:tcPr>
          <w:p w:rsidRPr="00552B92" w:rsidR="00552B92" w:rsidP="00623C8E" w:rsidRDefault="00552B92" w14:paraId="2B5337B9" wp14:textId="77777777">
            <w:pPr>
              <w:pStyle w:val="TableText1"/>
              <w:numPr>
                <w:ilvl w:val="0"/>
                <w:numId w:val="55"/>
              </w:numPr>
              <w:spacing w:before="40" w:after="40"/>
              <w:rPr>
                <w:rStyle w:val="ModernTableText"/>
                <w:szCs w:val="18"/>
              </w:rPr>
            </w:pPr>
            <w:r w:rsidRPr="00552B92">
              <w:rPr>
                <w:rStyle w:val="ModernTableText"/>
                <w:szCs w:val="18"/>
              </w:rPr>
              <w:t>N/A</w:t>
            </w:r>
          </w:p>
        </w:tc>
        <w:tc>
          <w:tcPr>
            <w:tcW w:w="2135" w:type="pct"/>
            <w:gridSpan w:val="5"/>
            <w:tcBorders>
              <w:top w:val="single" w:color="616161" w:sz="4" w:space="0"/>
              <w:left w:val="single" w:color="616161" w:sz="4" w:space="0"/>
              <w:bottom w:val="single" w:color="616161" w:sz="4" w:space="0"/>
              <w:right w:val="single" w:color="616161" w:sz="4" w:space="0"/>
            </w:tcBorders>
          </w:tcPr>
          <w:p w:rsidRPr="00552B92" w:rsidR="00552B92" w:rsidP="00623C8E" w:rsidRDefault="00552B92" w14:paraId="170DC480" wp14:textId="77777777">
            <w:pPr>
              <w:pStyle w:val="TableText1"/>
              <w:spacing w:before="40" w:after="40"/>
              <w:rPr>
                <w:rStyle w:val="ModernTableText"/>
                <w:szCs w:val="18"/>
              </w:rPr>
            </w:pPr>
            <w:r w:rsidRPr="00552B92">
              <w:rPr>
                <w:rStyle w:val="ModernTableText"/>
                <w:szCs w:val="18"/>
              </w:rPr>
              <w:t>A_DTL_TB.A_LI_STAT_CD = 'A'</w:t>
            </w:r>
          </w:p>
        </w:tc>
        <w:tc>
          <w:tcPr>
            <w:tcW w:w="565" w:type="pct"/>
            <w:tcBorders>
              <w:top w:val="single" w:color="616161" w:sz="4" w:space="0"/>
              <w:left w:val="single" w:color="616161" w:sz="4" w:space="0"/>
              <w:bottom w:val="single" w:color="616161" w:sz="4" w:space="0"/>
              <w:right w:val="single" w:color="616161" w:sz="4" w:space="0"/>
            </w:tcBorders>
            <w:vAlign w:val="center"/>
          </w:tcPr>
          <w:p w:rsidRPr="00552B92" w:rsidR="00552B92" w:rsidP="00623C8E" w:rsidRDefault="00552B92" w14:paraId="7C2016A7" wp14:textId="77777777">
            <w:pPr>
              <w:jc w:val="center"/>
              <w:rPr>
                <w:rStyle w:val="ModernTableText"/>
                <w:noProof/>
                <w:szCs w:val="18"/>
              </w:rPr>
            </w:pPr>
            <w:r w:rsidRPr="00552B92">
              <w:rPr>
                <w:rStyle w:val="ModernTableText"/>
                <w:rFonts w:ascii="Wingdings" w:hAnsi="Wingdings" w:eastAsia="Wingdings" w:cs="Wingdings"/>
                <w:noProof/>
                <w:szCs w:val="18"/>
              </w:rPr>
              <w:t>þ</w:t>
            </w:r>
            <w:r w:rsidRPr="00552B92">
              <w:rPr>
                <w:rStyle w:val="ModernTableText"/>
                <w:noProof/>
                <w:szCs w:val="18"/>
              </w:rPr>
              <w:t xml:space="preserve"> No </w:t>
            </w:r>
            <w:r w:rsidRPr="00552B92">
              <w:rPr>
                <w:rStyle w:val="ModernTableText"/>
                <w:rFonts w:ascii="Wingdings 2" w:hAnsi="Wingdings 2" w:eastAsia="Wingdings 2" w:cs="Wingdings 2"/>
                <w:noProof/>
                <w:szCs w:val="18"/>
              </w:rPr>
              <w:t>£</w:t>
            </w:r>
            <w:r w:rsidRPr="00552B92">
              <w:rPr>
                <w:rStyle w:val="ModernTableText"/>
                <w:noProof/>
                <w:szCs w:val="18"/>
              </w:rPr>
              <w:t xml:space="preserve"> Yes</w:t>
            </w:r>
          </w:p>
        </w:tc>
      </w:tr>
      <w:tr xmlns:wp14="http://schemas.microsoft.com/office/word/2010/wordml" w:rsidR="00721A8A" w14:paraId="2AB70B4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721A8A" w:rsidRDefault="00721A8A" w14:paraId="6F864F95" wp14:textId="77777777">
            <w:pPr>
              <w:pStyle w:val="ModernBodyT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721A8A" w:rsidTr="0093032F" w14:paraId="27284DB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Merge w:val="restart"/>
            <w:vAlign w:val="center"/>
          </w:tcPr>
          <w:p w:rsidRPr="00521344" w:rsidR="00721A8A" w:rsidP="0093032F" w:rsidRDefault="00721A8A" w14:paraId="6B2EB275" wp14:textId="77777777">
            <w:pPr>
              <w:pStyle w:val="TableHeading"/>
              <w:spacing w:before="40" w:after="40"/>
              <w:rPr>
                <w:rStyle w:val="ModernTableText"/>
                <w:noProof/>
                <w:szCs w:val="18"/>
              </w:rPr>
            </w:pPr>
            <w:r w:rsidRPr="00521344">
              <w:rPr>
                <w:rStyle w:val="ModernTableText"/>
                <w:noProof/>
                <w:szCs w:val="18"/>
              </w:rPr>
              <w:t>Sort By:</w:t>
            </w:r>
          </w:p>
        </w:tc>
        <w:tc>
          <w:tcPr>
            <w:tcW w:w="1938" w:type="pct"/>
            <w:gridSpan w:val="4"/>
            <w:vAlign w:val="center"/>
          </w:tcPr>
          <w:p w:rsidRPr="00521344" w:rsidR="00721A8A" w:rsidRDefault="00721A8A" w14:paraId="1E7C667F" wp14:textId="77777777">
            <w:pPr>
              <w:pStyle w:val="TableText1"/>
              <w:numPr>
                <w:ilvl w:val="0"/>
                <w:numId w:val="21"/>
              </w:numPr>
              <w:spacing w:before="40" w:after="40"/>
              <w:rPr>
                <w:rStyle w:val="ModernTableText"/>
                <w:szCs w:val="18"/>
              </w:rPr>
            </w:pPr>
            <w:r w:rsidRPr="00521344">
              <w:rPr>
                <w:rStyle w:val="ModernTableText"/>
                <w:szCs w:val="18"/>
              </w:rPr>
              <w:t>LOB Cd</w:t>
            </w:r>
          </w:p>
        </w:tc>
        <w:tc>
          <w:tcPr>
            <w:tcW w:w="1997" w:type="pct"/>
            <w:gridSpan w:val="5"/>
            <w:vAlign w:val="center"/>
          </w:tcPr>
          <w:p w:rsidRPr="00521344" w:rsidR="00721A8A" w:rsidRDefault="00721A8A" w14:paraId="33B3DA6A"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Ascending     </w:t>
            </w:r>
            <w:r w:rsidRPr="00521344">
              <w:rPr>
                <w:rStyle w:val="ModernTableText"/>
                <w:rFonts w:ascii="Wingdings 2" w:hAnsi="Wingdings 2" w:eastAsia="Wingdings 2" w:cs="Wingdings 2"/>
                <w:noProof/>
                <w:szCs w:val="18"/>
              </w:rPr>
              <w:t>£</w:t>
            </w:r>
            <w:r w:rsidRPr="00521344">
              <w:rPr>
                <w:rStyle w:val="ModernTableText"/>
                <w:noProof/>
                <w:szCs w:val="18"/>
              </w:rPr>
              <w:t xml:space="preserve"> Descending</w:t>
            </w:r>
          </w:p>
        </w:tc>
      </w:tr>
      <w:tr xmlns:wp14="http://schemas.microsoft.com/office/word/2010/wordml" w:rsidR="00721A8A" w:rsidTr="0093032F" w14:paraId="5554995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Merge/>
            <w:vAlign w:val="center"/>
          </w:tcPr>
          <w:p w:rsidRPr="00521344" w:rsidR="00721A8A" w:rsidP="0093032F" w:rsidRDefault="00721A8A" w14:paraId="017DFA3C" wp14:textId="77777777">
            <w:pPr>
              <w:pStyle w:val="TableHeading"/>
              <w:spacing w:before="40" w:after="40"/>
              <w:rPr>
                <w:rStyle w:val="ModernTableText"/>
                <w:noProof/>
                <w:szCs w:val="18"/>
              </w:rPr>
            </w:pPr>
          </w:p>
        </w:tc>
        <w:tc>
          <w:tcPr>
            <w:tcW w:w="1938" w:type="pct"/>
            <w:gridSpan w:val="4"/>
            <w:vAlign w:val="center"/>
          </w:tcPr>
          <w:p w:rsidRPr="00521344" w:rsidR="00721A8A" w:rsidRDefault="00721A8A" w14:paraId="0855B21D" wp14:textId="77777777">
            <w:pPr>
              <w:pStyle w:val="TableText1"/>
              <w:numPr>
                <w:ilvl w:val="0"/>
                <w:numId w:val="21"/>
              </w:numPr>
              <w:spacing w:before="40" w:after="40"/>
              <w:rPr>
                <w:rStyle w:val="ModernTableText"/>
                <w:color w:val="000000"/>
                <w:szCs w:val="18"/>
              </w:rPr>
            </w:pPr>
            <w:r w:rsidRPr="00521344">
              <w:rPr>
                <w:rStyle w:val="ModernTableText"/>
                <w:szCs w:val="18"/>
              </w:rPr>
              <w:t>Auth Type (SA Ty Cd)</w:t>
            </w:r>
          </w:p>
        </w:tc>
        <w:tc>
          <w:tcPr>
            <w:tcW w:w="1997" w:type="pct"/>
            <w:gridSpan w:val="5"/>
            <w:vAlign w:val="center"/>
          </w:tcPr>
          <w:p w:rsidRPr="00521344" w:rsidR="00721A8A" w:rsidRDefault="00721A8A" w14:paraId="47F193E9"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Ascending     </w:t>
            </w:r>
            <w:r w:rsidRPr="00521344">
              <w:rPr>
                <w:rStyle w:val="ModernTableText"/>
                <w:rFonts w:ascii="Wingdings 2" w:hAnsi="Wingdings 2" w:eastAsia="Wingdings 2" w:cs="Wingdings 2"/>
                <w:noProof/>
                <w:szCs w:val="18"/>
              </w:rPr>
              <w:t>£</w:t>
            </w:r>
            <w:r w:rsidRPr="00521344">
              <w:rPr>
                <w:rStyle w:val="ModernTableText"/>
                <w:noProof/>
                <w:szCs w:val="18"/>
              </w:rPr>
              <w:t xml:space="preserve"> Descending</w:t>
            </w:r>
          </w:p>
        </w:tc>
      </w:tr>
      <w:tr xmlns:wp14="http://schemas.microsoft.com/office/word/2010/wordml" w:rsidR="00721A8A" w:rsidTr="0093032F" w14:paraId="3169DD7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Merge/>
            <w:vAlign w:val="center"/>
          </w:tcPr>
          <w:p w:rsidRPr="00521344" w:rsidR="00721A8A" w:rsidP="0093032F" w:rsidRDefault="00721A8A" w14:paraId="486D2828" wp14:textId="77777777">
            <w:pPr>
              <w:pStyle w:val="TableHeading"/>
              <w:spacing w:before="40" w:after="40"/>
              <w:rPr>
                <w:rStyle w:val="ModernTableText"/>
                <w:noProof/>
                <w:szCs w:val="18"/>
              </w:rPr>
            </w:pPr>
          </w:p>
        </w:tc>
        <w:tc>
          <w:tcPr>
            <w:tcW w:w="1938" w:type="pct"/>
            <w:gridSpan w:val="4"/>
            <w:vAlign w:val="center"/>
          </w:tcPr>
          <w:p w:rsidRPr="00521344" w:rsidR="00721A8A" w:rsidRDefault="00721A8A" w14:paraId="743F6C4B" wp14:textId="77777777">
            <w:pPr>
              <w:pStyle w:val="TableText1"/>
              <w:numPr>
                <w:ilvl w:val="0"/>
                <w:numId w:val="21"/>
              </w:numPr>
              <w:spacing w:before="40" w:after="40"/>
              <w:rPr>
                <w:rStyle w:val="ModernTableText"/>
                <w:szCs w:val="18"/>
              </w:rPr>
            </w:pPr>
            <w:r w:rsidRPr="00521344">
              <w:rPr>
                <w:rStyle w:val="ModernTableText"/>
                <w:szCs w:val="18"/>
              </w:rPr>
              <w:t>SA Category Code (SA LI Cat Svc Cd)</w:t>
            </w:r>
          </w:p>
        </w:tc>
        <w:tc>
          <w:tcPr>
            <w:tcW w:w="1997" w:type="pct"/>
            <w:gridSpan w:val="5"/>
          </w:tcPr>
          <w:p w:rsidRPr="00521344" w:rsidR="00721A8A" w:rsidRDefault="00721A8A" w14:paraId="6FCFFA51" wp14:textId="77777777">
            <w:pPr>
              <w:rPr>
                <w:noProof/>
                <w:sz w:val="18"/>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Ascending    </w:t>
            </w:r>
            <w:r w:rsidRPr="00521344">
              <w:rPr>
                <w:rStyle w:val="ModernTableText"/>
                <w:rFonts w:ascii="Wingdings 2" w:hAnsi="Wingdings 2" w:eastAsia="Wingdings 2" w:cs="Wingdings 2"/>
                <w:noProof/>
                <w:szCs w:val="18"/>
              </w:rPr>
              <w:t>£</w:t>
            </w:r>
            <w:r w:rsidRPr="00521344">
              <w:rPr>
                <w:rStyle w:val="ModernTableText"/>
                <w:noProof/>
                <w:szCs w:val="18"/>
              </w:rPr>
              <w:t xml:space="preserve"> Descending</w:t>
            </w:r>
          </w:p>
        </w:tc>
      </w:tr>
      <w:tr xmlns:wp14="http://schemas.microsoft.com/office/word/2010/wordml" w:rsidR="00721A8A" w:rsidTr="0093032F" w14:paraId="16C36E0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22" w:type="pct"/>
            <w:vMerge w:val="restart"/>
            <w:vAlign w:val="center"/>
          </w:tcPr>
          <w:p w:rsidRPr="00521344" w:rsidR="00721A8A" w:rsidP="0093032F" w:rsidRDefault="00721A8A" w14:paraId="0FFA4BC0" wp14:textId="77777777">
            <w:pPr>
              <w:pStyle w:val="TableHeading"/>
              <w:spacing w:before="40" w:after="40"/>
              <w:rPr>
                <w:rStyle w:val="ModernTableText"/>
                <w:noProof/>
                <w:szCs w:val="18"/>
              </w:rPr>
            </w:pPr>
            <w:r w:rsidRPr="00521344">
              <w:rPr>
                <w:rStyle w:val="ModernTableText"/>
                <w:noProof/>
                <w:szCs w:val="18"/>
              </w:rPr>
              <w:t>Control Break</w:t>
            </w:r>
          </w:p>
        </w:tc>
        <w:tc>
          <w:tcPr>
            <w:tcW w:w="543" w:type="pct"/>
            <w:vAlign w:val="center"/>
          </w:tcPr>
          <w:p w:rsidRPr="00521344" w:rsidR="00721A8A" w:rsidP="0093032F" w:rsidRDefault="00721A8A" w14:paraId="053E5DB2" wp14:textId="77777777">
            <w:pPr>
              <w:pStyle w:val="TableHeading"/>
              <w:spacing w:before="40" w:after="40"/>
              <w:rPr>
                <w:rStyle w:val="ModernTableText"/>
                <w:noProof/>
                <w:szCs w:val="18"/>
              </w:rPr>
            </w:pPr>
            <w:r w:rsidRPr="00521344">
              <w:rPr>
                <w:rStyle w:val="ModernTableText"/>
                <w:noProof/>
                <w:szCs w:val="18"/>
              </w:rPr>
              <w:t>Page:</w:t>
            </w:r>
          </w:p>
        </w:tc>
        <w:tc>
          <w:tcPr>
            <w:tcW w:w="1227" w:type="pct"/>
            <w:gridSpan w:val="2"/>
            <w:vAlign w:val="center"/>
          </w:tcPr>
          <w:p w:rsidRPr="00521344" w:rsidR="00721A8A" w:rsidRDefault="00721A8A" w14:paraId="4F955E8A" wp14:textId="77777777">
            <w:pPr>
              <w:pStyle w:val="TableText1"/>
              <w:numPr>
                <w:ilvl w:val="0"/>
                <w:numId w:val="56"/>
              </w:numPr>
              <w:spacing w:before="40" w:after="40"/>
              <w:rPr>
                <w:rStyle w:val="ModernTableText"/>
                <w:szCs w:val="18"/>
              </w:rPr>
            </w:pPr>
            <w:r w:rsidRPr="00521344">
              <w:rPr>
                <w:rStyle w:val="ModernTableText"/>
                <w:szCs w:val="18"/>
              </w:rPr>
              <w:t>LOB Cd</w:t>
            </w:r>
          </w:p>
        </w:tc>
        <w:tc>
          <w:tcPr>
            <w:tcW w:w="1412" w:type="pct"/>
            <w:gridSpan w:val="4"/>
            <w:vAlign w:val="center"/>
          </w:tcPr>
          <w:p w:rsidRPr="00521344" w:rsidR="00721A8A" w:rsidRDefault="00721A8A" w14:paraId="2B1CE3E7" wp14:textId="77777777">
            <w:pPr>
              <w:pStyle w:val="TableText1"/>
              <w:numPr>
                <w:ilvl w:val="0"/>
                <w:numId w:val="56"/>
              </w:numPr>
              <w:spacing w:before="40" w:after="40"/>
              <w:rPr>
                <w:rStyle w:val="ModernTableText"/>
                <w:szCs w:val="18"/>
              </w:rPr>
            </w:pPr>
            <w:r w:rsidRPr="00521344">
              <w:rPr>
                <w:rStyle w:val="ModernTableText"/>
                <w:szCs w:val="18"/>
              </w:rPr>
              <w:t>Auth Type (SA Ty Cd)</w:t>
            </w:r>
          </w:p>
        </w:tc>
        <w:tc>
          <w:tcPr>
            <w:tcW w:w="1296" w:type="pct"/>
            <w:gridSpan w:val="3"/>
            <w:vAlign w:val="center"/>
          </w:tcPr>
          <w:p w:rsidRPr="00521344" w:rsidR="00721A8A" w:rsidRDefault="00721A8A" w14:paraId="0B6628E9" wp14:textId="77777777">
            <w:pPr>
              <w:pStyle w:val="TableText1"/>
              <w:numPr>
                <w:ilvl w:val="0"/>
                <w:numId w:val="56"/>
              </w:numPr>
              <w:spacing w:before="40" w:after="40"/>
              <w:rPr>
                <w:rStyle w:val="ModernTableText"/>
                <w:szCs w:val="18"/>
              </w:rPr>
            </w:pPr>
            <w:r w:rsidRPr="00521344">
              <w:rPr>
                <w:rStyle w:val="ModernTableText"/>
                <w:szCs w:val="18"/>
              </w:rPr>
              <w:t>SA Category Code (SA LI Cat Svc Cd)</w:t>
            </w:r>
          </w:p>
        </w:tc>
      </w:tr>
      <w:tr xmlns:wp14="http://schemas.microsoft.com/office/word/2010/wordml" w:rsidR="00721A8A" w:rsidTr="0093032F" w14:paraId="2293FB9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22" w:type="pct"/>
            <w:vMerge/>
            <w:tcBorders>
              <w:bottom w:val="single" w:color="616161" w:sz="2" w:space="0"/>
            </w:tcBorders>
            <w:vAlign w:val="center"/>
          </w:tcPr>
          <w:p w:rsidRPr="00521344" w:rsidR="00721A8A" w:rsidP="0093032F" w:rsidRDefault="00721A8A" w14:paraId="6DE2FEB1" wp14:textId="77777777">
            <w:pPr>
              <w:pStyle w:val="TableHeading"/>
              <w:spacing w:before="40" w:after="40"/>
              <w:rPr>
                <w:rStyle w:val="ModernTableText"/>
                <w:noProof/>
                <w:szCs w:val="18"/>
              </w:rPr>
            </w:pPr>
          </w:p>
        </w:tc>
        <w:tc>
          <w:tcPr>
            <w:tcW w:w="543" w:type="pct"/>
            <w:tcBorders>
              <w:bottom w:val="single" w:color="616161" w:sz="2" w:space="0"/>
            </w:tcBorders>
            <w:vAlign w:val="center"/>
          </w:tcPr>
          <w:p w:rsidRPr="00521344" w:rsidR="00721A8A" w:rsidP="0093032F" w:rsidRDefault="00721A8A" w14:paraId="4E70868E" wp14:textId="77777777">
            <w:pPr>
              <w:pStyle w:val="TableHeading"/>
              <w:spacing w:before="40" w:after="40"/>
              <w:rPr>
                <w:rStyle w:val="ModernTableText"/>
                <w:noProof/>
                <w:szCs w:val="18"/>
              </w:rPr>
            </w:pPr>
            <w:r w:rsidRPr="00521344">
              <w:rPr>
                <w:rStyle w:val="ModernTableText"/>
                <w:noProof/>
                <w:szCs w:val="18"/>
              </w:rPr>
              <w:t>Section:</w:t>
            </w:r>
          </w:p>
        </w:tc>
        <w:tc>
          <w:tcPr>
            <w:tcW w:w="1227" w:type="pct"/>
            <w:gridSpan w:val="2"/>
            <w:tcBorders>
              <w:bottom w:val="single" w:color="616161" w:sz="2" w:space="0"/>
            </w:tcBorders>
            <w:vAlign w:val="center"/>
          </w:tcPr>
          <w:p w:rsidRPr="00521344" w:rsidR="00721A8A" w:rsidRDefault="00721A8A" w14:paraId="7287B6D4" wp14:textId="77777777">
            <w:pPr>
              <w:pStyle w:val="TableText1"/>
              <w:numPr>
                <w:ilvl w:val="0"/>
                <w:numId w:val="57"/>
              </w:numPr>
              <w:spacing w:before="40" w:after="40"/>
              <w:rPr>
                <w:rStyle w:val="ModernTableText"/>
                <w:szCs w:val="18"/>
              </w:rPr>
            </w:pPr>
          </w:p>
        </w:tc>
        <w:tc>
          <w:tcPr>
            <w:tcW w:w="1412" w:type="pct"/>
            <w:gridSpan w:val="4"/>
            <w:tcBorders>
              <w:bottom w:val="single" w:color="616161" w:sz="2" w:space="0"/>
            </w:tcBorders>
            <w:vAlign w:val="center"/>
          </w:tcPr>
          <w:p w:rsidRPr="00521344" w:rsidR="00721A8A" w:rsidRDefault="00721A8A" w14:paraId="5022F28E" wp14:textId="77777777">
            <w:pPr>
              <w:pStyle w:val="TableText1"/>
              <w:numPr>
                <w:ilvl w:val="0"/>
                <w:numId w:val="57"/>
              </w:numPr>
              <w:spacing w:before="40" w:after="40"/>
              <w:rPr>
                <w:rStyle w:val="ModernTableText"/>
                <w:szCs w:val="18"/>
              </w:rPr>
            </w:pPr>
          </w:p>
        </w:tc>
        <w:tc>
          <w:tcPr>
            <w:tcW w:w="1296" w:type="pct"/>
            <w:gridSpan w:val="3"/>
            <w:tcBorders>
              <w:bottom w:val="single" w:color="616161" w:sz="2" w:space="0"/>
            </w:tcBorders>
            <w:vAlign w:val="center"/>
          </w:tcPr>
          <w:p w:rsidRPr="00521344" w:rsidR="00721A8A" w:rsidRDefault="00721A8A" w14:paraId="6B7FF49D" wp14:textId="77777777">
            <w:pPr>
              <w:pStyle w:val="TableText1"/>
              <w:numPr>
                <w:ilvl w:val="0"/>
                <w:numId w:val="57"/>
              </w:numPr>
              <w:spacing w:before="40" w:after="40"/>
              <w:rPr>
                <w:rStyle w:val="ModernTableText"/>
                <w:szCs w:val="18"/>
              </w:rPr>
            </w:pPr>
          </w:p>
        </w:tc>
      </w:tr>
      <w:tr xmlns:wp14="http://schemas.microsoft.com/office/word/2010/wordml" w:rsidR="00721A8A" w:rsidTr="0093032F" w14:paraId="151BC8A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22" w:type="pct"/>
            <w:vMerge w:val="restart"/>
            <w:vAlign w:val="center"/>
          </w:tcPr>
          <w:p w:rsidRPr="00521344" w:rsidR="00721A8A" w:rsidP="0093032F" w:rsidRDefault="00721A8A" w14:paraId="67183AB2" wp14:textId="77777777">
            <w:pPr>
              <w:pStyle w:val="TableHeading"/>
              <w:spacing w:before="40" w:after="40"/>
              <w:rPr>
                <w:rStyle w:val="ModernTableText"/>
                <w:noProof/>
                <w:szCs w:val="18"/>
              </w:rPr>
            </w:pPr>
            <w:r w:rsidRPr="00521344">
              <w:rPr>
                <w:rStyle w:val="ModernTableText"/>
                <w:noProof/>
                <w:szCs w:val="18"/>
              </w:rPr>
              <w:t>Total</w:t>
            </w:r>
          </w:p>
        </w:tc>
        <w:tc>
          <w:tcPr>
            <w:tcW w:w="543" w:type="pct"/>
            <w:vAlign w:val="center"/>
          </w:tcPr>
          <w:p w:rsidRPr="00521344" w:rsidR="00721A8A" w:rsidP="0093032F" w:rsidRDefault="00721A8A" w14:paraId="2285070B" wp14:textId="77777777">
            <w:pPr>
              <w:pStyle w:val="TableHeading"/>
              <w:spacing w:before="40" w:after="40"/>
              <w:rPr>
                <w:rStyle w:val="ModernTableText"/>
                <w:noProof/>
                <w:szCs w:val="18"/>
              </w:rPr>
            </w:pPr>
            <w:r w:rsidRPr="00521344">
              <w:rPr>
                <w:rStyle w:val="ModernTableText"/>
                <w:noProof/>
                <w:szCs w:val="18"/>
              </w:rPr>
              <w:t>Grand:</w:t>
            </w:r>
          </w:p>
        </w:tc>
        <w:tc>
          <w:tcPr>
            <w:tcW w:w="1227" w:type="pct"/>
            <w:gridSpan w:val="2"/>
            <w:vAlign w:val="center"/>
          </w:tcPr>
          <w:p w:rsidRPr="00521344" w:rsidR="00721A8A" w:rsidRDefault="00721A8A" w14:paraId="4CC059DA" wp14:textId="77777777">
            <w:pPr>
              <w:pStyle w:val="TableText1"/>
              <w:numPr>
                <w:ilvl w:val="0"/>
                <w:numId w:val="58"/>
              </w:numPr>
              <w:spacing w:before="40" w:after="40"/>
              <w:rPr>
                <w:rStyle w:val="ModernTableText"/>
                <w:szCs w:val="18"/>
              </w:rPr>
            </w:pPr>
          </w:p>
        </w:tc>
        <w:tc>
          <w:tcPr>
            <w:tcW w:w="1412" w:type="pct"/>
            <w:gridSpan w:val="4"/>
            <w:vAlign w:val="center"/>
          </w:tcPr>
          <w:p w:rsidRPr="00521344" w:rsidR="00721A8A" w:rsidRDefault="00721A8A" w14:paraId="41DA1215" wp14:textId="77777777">
            <w:pPr>
              <w:pStyle w:val="TableText1"/>
              <w:numPr>
                <w:ilvl w:val="0"/>
                <w:numId w:val="58"/>
              </w:numPr>
              <w:spacing w:before="40" w:after="40"/>
              <w:rPr>
                <w:rStyle w:val="ModernTableText"/>
                <w:szCs w:val="18"/>
              </w:rPr>
            </w:pPr>
          </w:p>
        </w:tc>
        <w:tc>
          <w:tcPr>
            <w:tcW w:w="1296" w:type="pct"/>
            <w:gridSpan w:val="3"/>
            <w:vAlign w:val="center"/>
          </w:tcPr>
          <w:p w:rsidRPr="00521344" w:rsidR="00721A8A" w:rsidRDefault="00721A8A" w14:paraId="4CF13355" wp14:textId="77777777">
            <w:pPr>
              <w:pStyle w:val="TableText1"/>
              <w:numPr>
                <w:ilvl w:val="0"/>
                <w:numId w:val="58"/>
              </w:numPr>
              <w:spacing w:before="40" w:after="40"/>
              <w:rPr>
                <w:rStyle w:val="ModernTableText"/>
                <w:szCs w:val="18"/>
              </w:rPr>
            </w:pPr>
          </w:p>
        </w:tc>
      </w:tr>
      <w:tr xmlns:wp14="http://schemas.microsoft.com/office/word/2010/wordml" w:rsidR="00721A8A" w:rsidTr="0093032F" w14:paraId="76E193C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22" w:type="pct"/>
            <w:vMerge/>
            <w:vAlign w:val="center"/>
          </w:tcPr>
          <w:p w:rsidRPr="00521344" w:rsidR="00721A8A" w:rsidP="0093032F" w:rsidRDefault="00721A8A" w14:paraId="3DA529F9" wp14:textId="77777777">
            <w:pPr>
              <w:pStyle w:val="TableHeading"/>
              <w:spacing w:before="40" w:after="40"/>
              <w:rPr>
                <w:rStyle w:val="ModernTableText"/>
                <w:noProof/>
                <w:szCs w:val="18"/>
              </w:rPr>
            </w:pPr>
          </w:p>
        </w:tc>
        <w:tc>
          <w:tcPr>
            <w:tcW w:w="543" w:type="pct"/>
            <w:vAlign w:val="center"/>
          </w:tcPr>
          <w:p w:rsidRPr="00521344" w:rsidR="00721A8A" w:rsidP="0093032F" w:rsidRDefault="00721A8A" w14:paraId="75CDF7E8" wp14:textId="77777777">
            <w:pPr>
              <w:pStyle w:val="TableHeading"/>
              <w:spacing w:before="40" w:after="40"/>
              <w:rPr>
                <w:rStyle w:val="ModernTableText"/>
                <w:noProof/>
                <w:szCs w:val="18"/>
              </w:rPr>
            </w:pPr>
            <w:r w:rsidRPr="00521344">
              <w:rPr>
                <w:rStyle w:val="ModernTableText"/>
                <w:noProof/>
                <w:szCs w:val="18"/>
              </w:rPr>
              <w:t>Section:</w:t>
            </w:r>
          </w:p>
        </w:tc>
        <w:tc>
          <w:tcPr>
            <w:tcW w:w="1227" w:type="pct"/>
            <w:gridSpan w:val="2"/>
          </w:tcPr>
          <w:p w:rsidRPr="00521344" w:rsidR="00721A8A" w:rsidP="00365B47" w:rsidRDefault="00721A8A" w14:paraId="50FA982F" wp14:textId="77777777">
            <w:pPr>
              <w:pStyle w:val="TableText1"/>
              <w:numPr>
                <w:ilvl w:val="0"/>
                <w:numId w:val="169"/>
              </w:numPr>
              <w:spacing w:before="40" w:after="40"/>
              <w:rPr>
                <w:rStyle w:val="ModernTableText"/>
                <w:szCs w:val="18"/>
              </w:rPr>
            </w:pPr>
            <w:r w:rsidRPr="00521344">
              <w:rPr>
                <w:rStyle w:val="ModernTableText"/>
                <w:szCs w:val="18"/>
              </w:rPr>
              <w:t>SA Amt - LI App</w:t>
            </w:r>
          </w:p>
        </w:tc>
        <w:tc>
          <w:tcPr>
            <w:tcW w:w="1412" w:type="pct"/>
            <w:gridSpan w:val="4"/>
          </w:tcPr>
          <w:p w:rsidRPr="00521344" w:rsidR="00721A8A" w:rsidP="00365B47" w:rsidRDefault="00721A8A" w14:paraId="5D3A416C" wp14:textId="77777777">
            <w:pPr>
              <w:pStyle w:val="TableText1"/>
              <w:numPr>
                <w:ilvl w:val="0"/>
                <w:numId w:val="169"/>
              </w:numPr>
              <w:spacing w:before="40" w:after="40" w:line="240" w:lineRule="auto"/>
              <w:rPr>
                <w:rStyle w:val="ModernTableText"/>
                <w:szCs w:val="18"/>
              </w:rPr>
            </w:pPr>
            <w:r w:rsidRPr="00521344">
              <w:rPr>
                <w:rStyle w:val="ModernTableText"/>
                <w:szCs w:val="18"/>
              </w:rPr>
              <w:t>SA Amt - LI Remaining</w:t>
            </w:r>
          </w:p>
        </w:tc>
        <w:tc>
          <w:tcPr>
            <w:tcW w:w="1296" w:type="pct"/>
            <w:gridSpan w:val="3"/>
            <w:vAlign w:val="center"/>
          </w:tcPr>
          <w:p w:rsidRPr="00521344" w:rsidR="00721A8A" w:rsidP="00365B47" w:rsidRDefault="00721A8A" w14:paraId="6CD137CE" wp14:textId="77777777">
            <w:pPr>
              <w:pStyle w:val="TableText1"/>
              <w:numPr>
                <w:ilvl w:val="0"/>
                <w:numId w:val="169"/>
              </w:numPr>
              <w:spacing w:before="40" w:after="40" w:line="240" w:lineRule="auto"/>
              <w:rPr>
                <w:rStyle w:val="ModernTableText"/>
                <w:szCs w:val="18"/>
              </w:rPr>
            </w:pPr>
          </w:p>
        </w:tc>
      </w:tr>
      <w:tr xmlns:wp14="http://schemas.microsoft.com/office/word/2010/wordml" w:rsidR="00721A8A" w:rsidTr="0093032F" w14:paraId="02A5291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22" w:type="pct"/>
            <w:vMerge w:val="restart"/>
            <w:vAlign w:val="center"/>
          </w:tcPr>
          <w:p w:rsidRPr="00521344" w:rsidR="00721A8A" w:rsidP="0093032F" w:rsidRDefault="00721A8A" w14:paraId="0176C9BA" wp14:textId="77777777">
            <w:pPr>
              <w:pStyle w:val="TableHeading"/>
              <w:spacing w:before="40" w:after="40"/>
              <w:rPr>
                <w:rStyle w:val="ModernTableText"/>
                <w:noProof/>
                <w:szCs w:val="18"/>
              </w:rPr>
            </w:pPr>
            <w:r w:rsidRPr="00521344">
              <w:rPr>
                <w:rStyle w:val="ModernTableText"/>
                <w:noProof/>
                <w:szCs w:val="18"/>
              </w:rPr>
              <w:t>Counts</w:t>
            </w:r>
          </w:p>
        </w:tc>
        <w:tc>
          <w:tcPr>
            <w:tcW w:w="543" w:type="pct"/>
            <w:vAlign w:val="center"/>
          </w:tcPr>
          <w:p w:rsidRPr="00521344" w:rsidR="00721A8A" w:rsidP="0093032F" w:rsidRDefault="00721A8A" w14:paraId="29FC0E7F" wp14:textId="77777777">
            <w:pPr>
              <w:pStyle w:val="TableHeading"/>
              <w:spacing w:before="40" w:after="40"/>
              <w:rPr>
                <w:rStyle w:val="ModernTableText"/>
                <w:noProof/>
                <w:szCs w:val="18"/>
              </w:rPr>
            </w:pPr>
            <w:r w:rsidRPr="00521344">
              <w:rPr>
                <w:rStyle w:val="ModernTableText"/>
                <w:noProof/>
                <w:szCs w:val="18"/>
              </w:rPr>
              <w:t>Grand:</w:t>
            </w:r>
          </w:p>
        </w:tc>
        <w:tc>
          <w:tcPr>
            <w:tcW w:w="1227" w:type="pct"/>
            <w:gridSpan w:val="2"/>
            <w:vAlign w:val="center"/>
          </w:tcPr>
          <w:p w:rsidRPr="00521344" w:rsidR="00721A8A" w:rsidRDefault="00721A8A" w14:paraId="07E4BC8B" wp14:textId="77777777">
            <w:pPr>
              <w:pStyle w:val="TableText1"/>
              <w:numPr>
                <w:ilvl w:val="0"/>
                <w:numId w:val="59"/>
              </w:numPr>
              <w:spacing w:before="40" w:after="40"/>
              <w:rPr>
                <w:rStyle w:val="ModernTableText"/>
                <w:szCs w:val="18"/>
              </w:rPr>
            </w:pPr>
          </w:p>
        </w:tc>
        <w:tc>
          <w:tcPr>
            <w:tcW w:w="1412" w:type="pct"/>
            <w:gridSpan w:val="4"/>
            <w:vAlign w:val="center"/>
          </w:tcPr>
          <w:p w:rsidRPr="00521344" w:rsidR="00721A8A" w:rsidRDefault="00721A8A" w14:paraId="34F1C49A" wp14:textId="77777777">
            <w:pPr>
              <w:pStyle w:val="TableText1"/>
              <w:numPr>
                <w:ilvl w:val="0"/>
                <w:numId w:val="59"/>
              </w:numPr>
              <w:spacing w:before="40" w:after="40"/>
              <w:rPr>
                <w:rStyle w:val="ModernTableText"/>
                <w:szCs w:val="18"/>
              </w:rPr>
            </w:pPr>
          </w:p>
        </w:tc>
        <w:tc>
          <w:tcPr>
            <w:tcW w:w="1296" w:type="pct"/>
            <w:gridSpan w:val="3"/>
            <w:vAlign w:val="center"/>
          </w:tcPr>
          <w:p w:rsidRPr="00521344" w:rsidR="00721A8A" w:rsidRDefault="00721A8A" w14:paraId="6A956623" wp14:textId="77777777">
            <w:pPr>
              <w:pStyle w:val="TableText1"/>
              <w:numPr>
                <w:ilvl w:val="0"/>
                <w:numId w:val="59"/>
              </w:numPr>
              <w:spacing w:before="40" w:after="40"/>
              <w:rPr>
                <w:rStyle w:val="ModernTableText"/>
                <w:szCs w:val="18"/>
              </w:rPr>
            </w:pPr>
          </w:p>
        </w:tc>
      </w:tr>
      <w:tr xmlns:wp14="http://schemas.microsoft.com/office/word/2010/wordml" w:rsidR="00721A8A" w:rsidTr="0093032F" w14:paraId="52C4109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22" w:type="pct"/>
            <w:vMerge/>
            <w:vAlign w:val="center"/>
          </w:tcPr>
          <w:p w:rsidRPr="00521344" w:rsidR="00721A8A" w:rsidP="0093032F" w:rsidRDefault="00721A8A" w14:paraId="05DBCD01" wp14:textId="77777777">
            <w:pPr>
              <w:pStyle w:val="TableHeading"/>
              <w:spacing w:before="40" w:after="40"/>
              <w:rPr>
                <w:rStyle w:val="ModernTableText"/>
                <w:noProof/>
                <w:color w:val="FF0000"/>
                <w:szCs w:val="18"/>
              </w:rPr>
            </w:pPr>
          </w:p>
        </w:tc>
        <w:tc>
          <w:tcPr>
            <w:tcW w:w="543" w:type="pct"/>
            <w:vAlign w:val="center"/>
          </w:tcPr>
          <w:p w:rsidRPr="00521344" w:rsidR="00721A8A" w:rsidP="0093032F" w:rsidRDefault="00721A8A" w14:paraId="4D85E17B" wp14:textId="77777777">
            <w:pPr>
              <w:pStyle w:val="TableHeading"/>
              <w:spacing w:before="40" w:after="40"/>
              <w:rPr>
                <w:rStyle w:val="ModernTableText"/>
                <w:noProof/>
                <w:szCs w:val="18"/>
              </w:rPr>
            </w:pPr>
            <w:r w:rsidRPr="00521344">
              <w:rPr>
                <w:rStyle w:val="ModernTableText"/>
                <w:noProof/>
                <w:szCs w:val="18"/>
              </w:rPr>
              <w:t>Section:</w:t>
            </w:r>
          </w:p>
        </w:tc>
        <w:tc>
          <w:tcPr>
            <w:tcW w:w="1227" w:type="pct"/>
            <w:gridSpan w:val="2"/>
          </w:tcPr>
          <w:p w:rsidRPr="00521344" w:rsidR="00721A8A" w:rsidP="00365B47" w:rsidRDefault="00721A8A" w14:paraId="55A61810" wp14:textId="77777777">
            <w:pPr>
              <w:pStyle w:val="TableText1"/>
              <w:numPr>
                <w:ilvl w:val="0"/>
                <w:numId w:val="176"/>
              </w:numPr>
              <w:spacing w:before="40" w:after="40"/>
              <w:rPr>
                <w:rStyle w:val="ModernTableText"/>
                <w:szCs w:val="18"/>
              </w:rPr>
            </w:pPr>
            <w:r w:rsidRPr="00521344">
              <w:rPr>
                <w:rStyle w:val="ModernTableText"/>
                <w:szCs w:val="18"/>
              </w:rPr>
              <w:t>SA Amt - LI App Unit</w:t>
            </w:r>
          </w:p>
        </w:tc>
        <w:tc>
          <w:tcPr>
            <w:tcW w:w="1412" w:type="pct"/>
            <w:gridSpan w:val="4"/>
          </w:tcPr>
          <w:p w:rsidRPr="00521344" w:rsidR="00721A8A" w:rsidP="00365B47" w:rsidRDefault="00721A8A" w14:paraId="76B8FA9D" wp14:textId="77777777">
            <w:pPr>
              <w:pStyle w:val="TableText1"/>
              <w:numPr>
                <w:ilvl w:val="0"/>
                <w:numId w:val="176"/>
              </w:numPr>
              <w:spacing w:before="40" w:after="40"/>
              <w:rPr>
                <w:rStyle w:val="ModernTableText"/>
                <w:szCs w:val="18"/>
              </w:rPr>
            </w:pPr>
            <w:r w:rsidRPr="00521344">
              <w:rPr>
                <w:rStyle w:val="ModernTableText"/>
                <w:szCs w:val="18"/>
              </w:rPr>
              <w:t>SA Amt - LI Remaining Unit</w:t>
            </w:r>
          </w:p>
        </w:tc>
        <w:tc>
          <w:tcPr>
            <w:tcW w:w="1296" w:type="pct"/>
            <w:gridSpan w:val="3"/>
            <w:vAlign w:val="center"/>
          </w:tcPr>
          <w:p w:rsidRPr="00521344" w:rsidR="00721A8A" w:rsidP="00365B47" w:rsidRDefault="00721A8A" w14:paraId="4F027B32" wp14:textId="77777777">
            <w:pPr>
              <w:pStyle w:val="TableText1"/>
              <w:numPr>
                <w:ilvl w:val="0"/>
                <w:numId w:val="176"/>
              </w:numPr>
              <w:spacing w:before="40" w:after="40" w:line="240" w:lineRule="auto"/>
              <w:rPr>
                <w:rStyle w:val="ModernTableText"/>
                <w:szCs w:val="18"/>
              </w:rPr>
            </w:pPr>
          </w:p>
        </w:tc>
      </w:tr>
      <w:tr xmlns:wp14="http://schemas.microsoft.com/office/word/2010/wordml" w:rsidR="00721A8A" w14:paraId="3B2BAC4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721A8A" w:rsidP="0093032F" w:rsidRDefault="00721A8A" w14:paraId="7C62CC65" wp14:textId="77777777">
            <w:pPr>
              <w:pStyle w:val="ModernBodyText"/>
              <w:keepN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721A8A" w:rsidTr="0093032F" w14:paraId="3E9BC13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1065" w:type="pct"/>
            <w:gridSpan w:val="2"/>
            <w:vAlign w:val="center"/>
          </w:tcPr>
          <w:p w:rsidRPr="00521344" w:rsidR="00721A8A" w:rsidP="0093032F" w:rsidRDefault="00721A8A" w14:paraId="4D02BF2B" wp14:textId="77777777">
            <w:pPr>
              <w:pStyle w:val="TableHeading"/>
              <w:spacing w:before="40" w:after="40"/>
              <w:rPr>
                <w:rStyle w:val="ModernTableText"/>
                <w:noProof/>
                <w:szCs w:val="18"/>
              </w:rPr>
            </w:pPr>
            <w:r w:rsidRPr="00521344">
              <w:rPr>
                <w:rStyle w:val="ModernTableText"/>
                <w:noProof/>
                <w:szCs w:val="18"/>
              </w:rPr>
              <w:t>Report Output Format:</w:t>
            </w:r>
          </w:p>
        </w:tc>
        <w:tc>
          <w:tcPr>
            <w:tcW w:w="3935" w:type="pct"/>
            <w:gridSpan w:val="9"/>
            <w:vAlign w:val="center"/>
          </w:tcPr>
          <w:p w:rsidRPr="00521344" w:rsidR="00721A8A" w:rsidRDefault="00721A8A" w14:paraId="59BD6579"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PDF (preferred)                        </w:t>
            </w:r>
            <w:r w:rsidRPr="00521344">
              <w:rPr>
                <w:rStyle w:val="ModernTableText"/>
                <w:rFonts w:ascii="Wingdings" w:hAnsi="Wingdings" w:eastAsia="Wingdings" w:cs="Wingdings"/>
                <w:noProof/>
                <w:szCs w:val="18"/>
              </w:rPr>
              <w:t>þ</w:t>
            </w:r>
            <w:r w:rsidRPr="00521344">
              <w:rPr>
                <w:rStyle w:val="ModernTableText"/>
                <w:noProof/>
                <w:szCs w:val="18"/>
              </w:rPr>
              <w:t xml:space="preserve">  HTML                             </w:t>
            </w:r>
            <w:r w:rsidRPr="00521344">
              <w:rPr>
                <w:rStyle w:val="ModernTableText"/>
                <w:rFonts w:ascii="Wingdings 2" w:hAnsi="Wingdings 2" w:eastAsia="Wingdings 2" w:cs="Wingdings 2"/>
                <w:noProof/>
                <w:szCs w:val="18"/>
              </w:rPr>
              <w:t>£</w:t>
            </w:r>
            <w:r w:rsidRPr="00521344">
              <w:rPr>
                <w:rStyle w:val="ModernTableText"/>
                <w:noProof/>
                <w:szCs w:val="18"/>
              </w:rPr>
              <w:t xml:space="preserve"> Excel 2000                         </w:t>
            </w:r>
            <w:r w:rsidRPr="00521344">
              <w:rPr>
                <w:rStyle w:val="ModernTableText"/>
                <w:rFonts w:ascii="Wingdings 2" w:hAnsi="Wingdings 2" w:eastAsia="Wingdings 2" w:cs="Wingdings 2"/>
                <w:noProof/>
                <w:szCs w:val="18"/>
              </w:rPr>
              <w:t>£</w:t>
            </w:r>
            <w:r w:rsidRPr="00521344">
              <w:rPr>
                <w:rStyle w:val="ModernTableText"/>
                <w:noProof/>
                <w:szCs w:val="18"/>
              </w:rPr>
              <w:t xml:space="preserve"> Excel   2002                         </w:t>
            </w:r>
            <w:r w:rsidRPr="00521344">
              <w:rPr>
                <w:rStyle w:val="ModernTableText"/>
                <w:rFonts w:ascii="Wingdings 2" w:hAnsi="Wingdings 2" w:eastAsia="Wingdings 2" w:cs="Wingdings 2"/>
                <w:noProof/>
                <w:szCs w:val="18"/>
              </w:rPr>
              <w:t>£</w:t>
            </w:r>
            <w:r w:rsidRPr="00521344">
              <w:rPr>
                <w:rStyle w:val="ModernTableText"/>
                <w:noProof/>
                <w:szCs w:val="18"/>
              </w:rPr>
              <w:t xml:space="preserve"> Text CSV Format</w:t>
            </w:r>
          </w:p>
        </w:tc>
      </w:tr>
      <w:tr xmlns:wp14="http://schemas.microsoft.com/office/word/2010/wordml" w:rsidR="00721A8A" w:rsidTr="0093032F" w14:paraId="4317CEF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Align w:val="center"/>
          </w:tcPr>
          <w:p w:rsidRPr="00521344" w:rsidR="00721A8A" w:rsidP="0093032F" w:rsidRDefault="00721A8A" w14:paraId="6A966EDA" wp14:textId="77777777">
            <w:pPr>
              <w:pStyle w:val="TableHeading"/>
              <w:spacing w:before="40" w:after="40"/>
              <w:rPr>
                <w:rStyle w:val="ModernTableText"/>
                <w:noProof/>
                <w:szCs w:val="18"/>
              </w:rPr>
            </w:pPr>
            <w:r w:rsidRPr="00521344">
              <w:rPr>
                <w:rStyle w:val="ModernTableText"/>
                <w:noProof/>
                <w:szCs w:val="18"/>
              </w:rPr>
              <w:t>Reporting Portal:</w:t>
            </w:r>
          </w:p>
        </w:tc>
        <w:tc>
          <w:tcPr>
            <w:tcW w:w="3935" w:type="pct"/>
            <w:gridSpan w:val="9"/>
            <w:vAlign w:val="center"/>
          </w:tcPr>
          <w:p w:rsidRPr="00521344" w:rsidR="00721A8A" w:rsidRDefault="00721A8A" w14:paraId="00F53682"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Web Portal                                </w:t>
            </w:r>
            <w:r w:rsidRPr="00521344">
              <w:rPr>
                <w:rStyle w:val="ModernTableText"/>
                <w:rFonts w:ascii="Wingdings" w:hAnsi="Wingdings" w:eastAsia="Wingdings" w:cs="Wingdings"/>
                <w:noProof/>
                <w:szCs w:val="18"/>
              </w:rPr>
              <w:t>þ</w:t>
            </w:r>
            <w:r w:rsidRPr="00521344">
              <w:rPr>
                <w:rStyle w:val="ModernTableText"/>
                <w:noProof/>
                <w:szCs w:val="18"/>
              </w:rPr>
              <w:t xml:space="preserve"> EDMS                            </w:t>
            </w:r>
            <w:r w:rsidRPr="00521344">
              <w:rPr>
                <w:rStyle w:val="ModernTableText"/>
                <w:rFonts w:ascii="Wingdings 2" w:hAnsi="Wingdings 2" w:eastAsia="Wingdings 2" w:cs="Wingdings 2"/>
                <w:noProof/>
                <w:szCs w:val="18"/>
              </w:rPr>
              <w:t>£</w:t>
            </w:r>
            <w:r w:rsidRPr="00521344">
              <w:rPr>
                <w:rStyle w:val="ModernTableText"/>
                <w:noProof/>
                <w:szCs w:val="18"/>
              </w:rPr>
              <w:t xml:space="preserve"> Email Link                      </w:t>
            </w:r>
          </w:p>
        </w:tc>
      </w:tr>
      <w:tr xmlns:wp14="http://schemas.microsoft.com/office/word/2010/wordml" w:rsidR="00721A8A" w:rsidTr="0093032F" w14:paraId="79BA58C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Merge w:val="restart"/>
            <w:vAlign w:val="center"/>
          </w:tcPr>
          <w:p w:rsidRPr="00521344" w:rsidR="00721A8A" w:rsidP="0093032F" w:rsidRDefault="00721A8A" w14:paraId="26D1B723" wp14:textId="77777777">
            <w:pPr>
              <w:pStyle w:val="TableHeading"/>
              <w:spacing w:before="40" w:after="40"/>
              <w:rPr>
                <w:rStyle w:val="ModernTableText"/>
                <w:noProof/>
                <w:szCs w:val="18"/>
              </w:rPr>
            </w:pPr>
            <w:r w:rsidRPr="00521344">
              <w:rPr>
                <w:rStyle w:val="ModernTableText"/>
                <w:noProof/>
                <w:szCs w:val="18"/>
              </w:rPr>
              <w:t>Report Output Distribution Group(s):</w:t>
            </w:r>
          </w:p>
        </w:tc>
        <w:tc>
          <w:tcPr>
            <w:tcW w:w="1235" w:type="pct"/>
            <w:gridSpan w:val="3"/>
            <w:vMerge w:val="restart"/>
          </w:tcPr>
          <w:p w:rsidRPr="00521344" w:rsidR="00721A8A" w:rsidRDefault="00721A8A" w14:paraId="7A2AABA8"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No</w:t>
            </w:r>
          </w:p>
          <w:p w:rsidRPr="00521344" w:rsidR="00721A8A" w:rsidRDefault="00721A8A" w14:paraId="607DFEE1"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Yes (if yes, complete distribution list)</w:t>
            </w:r>
          </w:p>
        </w:tc>
        <w:tc>
          <w:tcPr>
            <w:tcW w:w="2700" w:type="pct"/>
            <w:gridSpan w:val="6"/>
            <w:tcBorders>
              <w:top w:val="single" w:color="616161" w:sz="4" w:space="0"/>
            </w:tcBorders>
            <w:vAlign w:val="center"/>
          </w:tcPr>
          <w:p w:rsidRPr="00521344" w:rsidR="00721A8A" w:rsidRDefault="00721A8A" w14:paraId="76801BFF" wp14:textId="77777777">
            <w:pPr>
              <w:pStyle w:val="TableText1"/>
              <w:spacing w:before="40" w:after="40"/>
              <w:rPr>
                <w:rStyle w:val="ModernTableText"/>
                <w:b/>
                <w:bCs/>
                <w:szCs w:val="18"/>
              </w:rPr>
            </w:pPr>
            <w:r w:rsidRPr="00521344">
              <w:rPr>
                <w:rStyle w:val="ModernTableText"/>
                <w:b/>
                <w:bCs/>
                <w:szCs w:val="18"/>
              </w:rPr>
              <w:t>Output Distribution Group List</w:t>
            </w:r>
          </w:p>
        </w:tc>
      </w:tr>
      <w:tr xmlns:wp14="http://schemas.microsoft.com/office/word/2010/wordml" w:rsidR="00721A8A" w14:paraId="63FF2D7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Merge/>
          </w:tcPr>
          <w:p w:rsidRPr="00521344" w:rsidR="00721A8A" w:rsidRDefault="00721A8A" w14:paraId="3DCF3892" wp14:textId="77777777">
            <w:pPr>
              <w:pStyle w:val="TableHeading"/>
              <w:spacing w:before="40" w:after="40"/>
              <w:rPr>
                <w:rStyle w:val="ModernTableText"/>
                <w:szCs w:val="18"/>
              </w:rPr>
            </w:pPr>
          </w:p>
        </w:tc>
        <w:tc>
          <w:tcPr>
            <w:tcW w:w="1235" w:type="pct"/>
            <w:gridSpan w:val="3"/>
            <w:vMerge/>
          </w:tcPr>
          <w:p w:rsidRPr="00521344" w:rsidR="00721A8A" w:rsidRDefault="00721A8A" w14:paraId="2787F392" wp14:textId="77777777">
            <w:pPr>
              <w:pStyle w:val="TableText1"/>
              <w:spacing w:before="40" w:after="40"/>
              <w:rPr>
                <w:rStyle w:val="ModernTableText"/>
                <w:szCs w:val="18"/>
              </w:rPr>
            </w:pPr>
          </w:p>
        </w:tc>
        <w:tc>
          <w:tcPr>
            <w:tcW w:w="1412" w:type="pct"/>
            <w:gridSpan w:val="4"/>
            <w:vAlign w:val="center"/>
          </w:tcPr>
          <w:p w:rsidRPr="00521344" w:rsidR="00721A8A" w:rsidP="00BE3176" w:rsidRDefault="00721A8A" w14:paraId="5D068C59" wp14:textId="77777777">
            <w:pPr>
              <w:pStyle w:val="TableText1"/>
              <w:numPr>
                <w:ilvl w:val="0"/>
                <w:numId w:val="63"/>
              </w:numPr>
              <w:spacing w:before="40" w:after="40"/>
              <w:rPr>
                <w:rStyle w:val="ModernTableText"/>
                <w:szCs w:val="18"/>
                <w:u w:val="single"/>
              </w:rPr>
            </w:pPr>
          </w:p>
        </w:tc>
        <w:tc>
          <w:tcPr>
            <w:tcW w:w="1288" w:type="pct"/>
            <w:gridSpan w:val="2"/>
            <w:vAlign w:val="center"/>
          </w:tcPr>
          <w:p w:rsidRPr="00521344" w:rsidR="00721A8A" w:rsidP="00BE3176" w:rsidRDefault="00721A8A" w14:paraId="341A276E" wp14:textId="77777777">
            <w:pPr>
              <w:pStyle w:val="TableText1"/>
              <w:numPr>
                <w:ilvl w:val="0"/>
                <w:numId w:val="63"/>
              </w:numPr>
              <w:spacing w:before="40" w:after="40"/>
              <w:rPr>
                <w:rStyle w:val="ModernTableText"/>
                <w:szCs w:val="18"/>
              </w:rPr>
            </w:pPr>
          </w:p>
        </w:tc>
      </w:tr>
      <w:tr xmlns:wp14="http://schemas.microsoft.com/office/word/2010/wordml" w:rsidR="00721A8A" w14:paraId="53BACD0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Merge/>
          </w:tcPr>
          <w:p w:rsidRPr="00521344" w:rsidR="00721A8A" w:rsidRDefault="00721A8A" w14:paraId="4AE6BDC3" wp14:textId="77777777">
            <w:pPr>
              <w:pStyle w:val="TableHeading"/>
              <w:spacing w:before="40" w:after="40"/>
              <w:rPr>
                <w:rStyle w:val="ModernTableText"/>
                <w:szCs w:val="18"/>
              </w:rPr>
            </w:pPr>
          </w:p>
        </w:tc>
        <w:tc>
          <w:tcPr>
            <w:tcW w:w="1235" w:type="pct"/>
            <w:gridSpan w:val="3"/>
            <w:vMerge/>
            <w:vAlign w:val="center"/>
          </w:tcPr>
          <w:p w:rsidRPr="00521344" w:rsidR="00721A8A" w:rsidRDefault="00721A8A" w14:paraId="6CDA7058" wp14:textId="77777777">
            <w:pPr>
              <w:pStyle w:val="TableText1"/>
              <w:spacing w:before="40" w:after="40"/>
              <w:rPr>
                <w:rStyle w:val="ModernTableText"/>
                <w:szCs w:val="18"/>
              </w:rPr>
            </w:pPr>
          </w:p>
        </w:tc>
        <w:tc>
          <w:tcPr>
            <w:tcW w:w="1412" w:type="pct"/>
            <w:gridSpan w:val="4"/>
            <w:vAlign w:val="center"/>
          </w:tcPr>
          <w:p w:rsidRPr="00521344" w:rsidR="00721A8A" w:rsidP="00BE3176" w:rsidRDefault="00721A8A" w14:paraId="1D7BD492" wp14:textId="77777777">
            <w:pPr>
              <w:pStyle w:val="TableText1"/>
              <w:numPr>
                <w:ilvl w:val="0"/>
                <w:numId w:val="63"/>
              </w:numPr>
              <w:spacing w:before="40" w:after="40"/>
              <w:rPr>
                <w:rStyle w:val="ModernTableText"/>
                <w:szCs w:val="18"/>
                <w:u w:val="single"/>
              </w:rPr>
            </w:pPr>
          </w:p>
        </w:tc>
        <w:tc>
          <w:tcPr>
            <w:tcW w:w="1288" w:type="pct"/>
            <w:gridSpan w:val="2"/>
            <w:vAlign w:val="center"/>
          </w:tcPr>
          <w:p w:rsidRPr="00521344" w:rsidR="00721A8A" w:rsidP="00BE3176" w:rsidRDefault="00721A8A" w14:paraId="1D1F4880" wp14:textId="77777777">
            <w:pPr>
              <w:pStyle w:val="TableText1"/>
              <w:numPr>
                <w:ilvl w:val="0"/>
                <w:numId w:val="63"/>
              </w:numPr>
              <w:spacing w:before="40" w:after="40"/>
              <w:rPr>
                <w:rStyle w:val="ModernTableText"/>
                <w:szCs w:val="18"/>
              </w:rPr>
            </w:pPr>
          </w:p>
        </w:tc>
      </w:tr>
      <w:tr xmlns:wp14="http://schemas.microsoft.com/office/word/2010/wordml" w:rsidR="00721A8A" w14:paraId="0612E97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65" w:type="pct"/>
            <w:gridSpan w:val="2"/>
            <w:vMerge/>
          </w:tcPr>
          <w:p w:rsidRPr="00521344" w:rsidR="00721A8A" w:rsidRDefault="00721A8A" w14:paraId="4DFFF28C" wp14:textId="77777777">
            <w:pPr>
              <w:pStyle w:val="TableHeading"/>
              <w:spacing w:before="40" w:after="40"/>
              <w:rPr>
                <w:rStyle w:val="ModernTableText"/>
                <w:szCs w:val="18"/>
              </w:rPr>
            </w:pPr>
          </w:p>
        </w:tc>
        <w:tc>
          <w:tcPr>
            <w:tcW w:w="1235" w:type="pct"/>
            <w:gridSpan w:val="3"/>
            <w:vMerge/>
            <w:vAlign w:val="center"/>
          </w:tcPr>
          <w:p w:rsidRPr="00521344" w:rsidR="00721A8A" w:rsidRDefault="00721A8A" w14:paraId="66FCFE07" wp14:textId="77777777">
            <w:pPr>
              <w:pStyle w:val="TableText1"/>
              <w:spacing w:before="40" w:after="40"/>
              <w:rPr>
                <w:rStyle w:val="ModernTableText"/>
                <w:szCs w:val="18"/>
              </w:rPr>
            </w:pPr>
          </w:p>
        </w:tc>
        <w:tc>
          <w:tcPr>
            <w:tcW w:w="1412" w:type="pct"/>
            <w:gridSpan w:val="4"/>
            <w:vAlign w:val="center"/>
          </w:tcPr>
          <w:p w:rsidRPr="00521344" w:rsidR="00721A8A" w:rsidP="00BE3176" w:rsidRDefault="00721A8A" w14:paraId="0CE5CD97" wp14:textId="77777777">
            <w:pPr>
              <w:pStyle w:val="TableText1"/>
              <w:numPr>
                <w:ilvl w:val="0"/>
                <w:numId w:val="63"/>
              </w:numPr>
              <w:spacing w:before="40" w:after="40"/>
              <w:rPr>
                <w:rStyle w:val="ModernTableText"/>
                <w:szCs w:val="18"/>
                <w:u w:val="single"/>
              </w:rPr>
            </w:pPr>
          </w:p>
        </w:tc>
        <w:tc>
          <w:tcPr>
            <w:tcW w:w="1288" w:type="pct"/>
            <w:gridSpan w:val="2"/>
            <w:vAlign w:val="center"/>
          </w:tcPr>
          <w:p w:rsidRPr="00521344" w:rsidR="00721A8A" w:rsidP="00BE3176" w:rsidRDefault="00721A8A" w14:paraId="33A0AE41" wp14:textId="77777777">
            <w:pPr>
              <w:pStyle w:val="TableText1"/>
              <w:numPr>
                <w:ilvl w:val="0"/>
                <w:numId w:val="63"/>
              </w:numPr>
              <w:spacing w:before="40" w:after="40"/>
              <w:rPr>
                <w:rStyle w:val="ModernTableText"/>
                <w:szCs w:val="18"/>
              </w:rPr>
            </w:pPr>
          </w:p>
        </w:tc>
      </w:tr>
      <w:tr xmlns:wp14="http://schemas.microsoft.com/office/word/2010/wordml" w:rsidR="00721A8A" w14:paraId="4CD0FD1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721A8A" w:rsidRDefault="00721A8A" w14:paraId="323C3658" wp14:textId="77777777">
            <w:pPr>
              <w:pStyle w:val="ModernBodyText"/>
              <w:spacing w:before="40" w:after="40"/>
              <w:jc w:val="center"/>
              <w:rPr>
                <w:rStyle w:val="Modern2nd-levelTableheader"/>
                <w:sz w:val="21"/>
                <w:szCs w:val="21"/>
              </w:rPr>
            </w:pPr>
            <w:r>
              <w:rPr>
                <w:rStyle w:val="Modern2nd-levelTableheader"/>
                <w:sz w:val="21"/>
                <w:szCs w:val="21"/>
              </w:rPr>
              <w:t>Report Retention</w:t>
            </w:r>
          </w:p>
        </w:tc>
      </w:tr>
      <w:tr xmlns:wp14="http://schemas.microsoft.com/office/word/2010/wordml" w:rsidR="00721A8A" w14:paraId="5302F6E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65" w:type="pct"/>
            <w:gridSpan w:val="2"/>
            <w:tcBorders>
              <w:top w:val="single" w:color="616161" w:sz="2" w:space="0"/>
              <w:left w:val="single" w:color="616161" w:sz="2" w:space="0"/>
              <w:right w:val="single" w:color="616161" w:sz="2" w:space="0"/>
            </w:tcBorders>
            <w:vAlign w:val="center"/>
          </w:tcPr>
          <w:p w:rsidRPr="00521344" w:rsidR="00721A8A" w:rsidRDefault="00721A8A" w14:paraId="28621217" wp14:textId="77777777">
            <w:pPr>
              <w:pStyle w:val="ModernBodyText"/>
              <w:spacing w:before="40" w:after="40"/>
              <w:jc w:val="left"/>
              <w:rPr>
                <w:rStyle w:val="Modern2nd-levelTableheader"/>
                <w:noProof/>
                <w:sz w:val="18"/>
                <w:szCs w:val="18"/>
              </w:rPr>
            </w:pPr>
            <w:r w:rsidRPr="00521344">
              <w:rPr>
                <w:rStyle w:val="Modern2nd-levelTableheader"/>
                <w:noProof/>
                <w:sz w:val="18"/>
                <w:szCs w:val="18"/>
              </w:rPr>
              <w:t>Report Retention Type:</w:t>
            </w:r>
          </w:p>
        </w:tc>
        <w:tc>
          <w:tcPr>
            <w:tcW w:w="3935" w:type="pct"/>
            <w:gridSpan w:val="9"/>
            <w:tcBorders>
              <w:top w:val="single" w:color="616161" w:sz="2" w:space="0"/>
              <w:left w:val="single" w:color="616161" w:sz="2" w:space="0"/>
              <w:bottom w:val="single" w:color="616161" w:sz="2" w:space="0"/>
              <w:right w:val="single" w:color="616161" w:sz="2" w:space="0"/>
            </w:tcBorders>
            <w:vAlign w:val="center"/>
          </w:tcPr>
          <w:p w:rsidRPr="00521344" w:rsidR="00721A8A" w:rsidRDefault="00721A8A" w14:paraId="262B2007"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Cognos                                    </w:t>
            </w:r>
            <w:r w:rsidRPr="00521344">
              <w:rPr>
                <w:rStyle w:val="ModernTableText"/>
                <w:rFonts w:ascii="Wingdings" w:hAnsi="Wingdings" w:eastAsia="Wingdings" w:cs="Wingdings"/>
                <w:noProof/>
                <w:szCs w:val="18"/>
              </w:rPr>
              <w:t>þ</w:t>
            </w:r>
            <w:r w:rsidRPr="00521344">
              <w:rPr>
                <w:rStyle w:val="ModernTableText"/>
                <w:noProof/>
                <w:szCs w:val="18"/>
              </w:rPr>
              <w:t xml:space="preserve"> EDMS</w:t>
            </w:r>
          </w:p>
        </w:tc>
      </w:tr>
      <w:tr xmlns:wp14="http://schemas.microsoft.com/office/word/2010/wordml" w:rsidR="00721A8A" w14:paraId="7A27987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65" w:type="pct"/>
            <w:gridSpan w:val="2"/>
            <w:tcBorders>
              <w:top w:val="single" w:color="616161" w:sz="2" w:space="0"/>
              <w:left w:val="single" w:color="616161" w:sz="2" w:space="0"/>
              <w:right w:val="single" w:color="616161" w:sz="2" w:space="0"/>
            </w:tcBorders>
            <w:vAlign w:val="center"/>
          </w:tcPr>
          <w:p w:rsidRPr="00521344" w:rsidR="00721A8A" w:rsidRDefault="00721A8A" w14:paraId="3A0B2787" wp14:textId="77777777">
            <w:pPr>
              <w:pStyle w:val="ModernBodyText"/>
              <w:spacing w:before="40" w:after="40"/>
              <w:jc w:val="left"/>
              <w:rPr>
                <w:rStyle w:val="Modern2nd-levelTableheader"/>
                <w:noProof/>
                <w:sz w:val="18"/>
                <w:szCs w:val="18"/>
              </w:rPr>
            </w:pPr>
            <w:r w:rsidRPr="00521344">
              <w:rPr>
                <w:rStyle w:val="Modern2nd-levelTableheader"/>
                <w:noProof/>
                <w:sz w:val="18"/>
                <w:szCs w:val="18"/>
              </w:rPr>
              <w:t>Report Output Versions:</w:t>
            </w:r>
          </w:p>
        </w:tc>
        <w:tc>
          <w:tcPr>
            <w:tcW w:w="1235" w:type="pct"/>
            <w:gridSpan w:val="3"/>
            <w:tcBorders>
              <w:top w:val="single" w:color="616161" w:sz="2" w:space="0"/>
              <w:left w:val="single" w:color="616161" w:sz="2" w:space="0"/>
              <w:bottom w:val="single" w:color="616161" w:sz="2" w:space="0"/>
              <w:right w:val="single" w:color="616161" w:sz="2" w:space="0"/>
            </w:tcBorders>
            <w:vAlign w:val="center"/>
          </w:tcPr>
          <w:p w:rsidRPr="00521344" w:rsidR="00721A8A" w:rsidRDefault="00721A8A" w14:paraId="44955C86" wp14:textId="77777777">
            <w:pPr>
              <w:pStyle w:val="ModernBodyText"/>
              <w:spacing w:before="40" w:after="40"/>
              <w:jc w:val="left"/>
              <w:rPr>
                <w:rStyle w:val="Modern2nd-levelTableheader"/>
                <w:noProof/>
                <w:color w:val="FFFFFF"/>
                <w:sz w:val="18"/>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Number Of Occurrences:  </w:t>
            </w:r>
          </w:p>
        </w:tc>
        <w:tc>
          <w:tcPr>
            <w:tcW w:w="2700" w:type="pct"/>
            <w:gridSpan w:val="6"/>
            <w:tcBorders>
              <w:top w:val="single" w:color="616161" w:sz="2" w:space="0"/>
              <w:left w:val="nil"/>
              <w:bottom w:val="single" w:color="616161" w:sz="2" w:space="0"/>
              <w:right w:val="single" w:color="616161" w:sz="2" w:space="0"/>
            </w:tcBorders>
            <w:vAlign w:val="center"/>
          </w:tcPr>
          <w:p w:rsidRPr="00521344" w:rsidR="00721A8A" w:rsidRDefault="00721A8A" w14:paraId="2738153E"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Duration:        7    </w:t>
            </w:r>
            <w:r w:rsidRPr="00521344">
              <w:rPr>
                <w:rStyle w:val="ModernTableText"/>
                <w:rFonts w:ascii="Wingdings 2" w:hAnsi="Wingdings 2" w:eastAsia="Wingdings 2" w:cs="Wingdings 2"/>
                <w:noProof/>
                <w:szCs w:val="18"/>
              </w:rPr>
              <w:t>£</w:t>
            </w:r>
            <w:r w:rsidRPr="00521344">
              <w:rPr>
                <w:rStyle w:val="ModernTableText"/>
                <w:noProof/>
                <w:szCs w:val="18"/>
              </w:rPr>
              <w:t xml:space="preserve"> Days       </w:t>
            </w:r>
            <w:r w:rsidRPr="00521344">
              <w:rPr>
                <w:rStyle w:val="ModernTableText"/>
                <w:rFonts w:ascii="Wingdings 2" w:hAnsi="Wingdings 2" w:eastAsia="Wingdings 2" w:cs="Wingdings 2"/>
                <w:noProof/>
                <w:szCs w:val="18"/>
              </w:rPr>
              <w:t>£</w:t>
            </w:r>
            <w:r w:rsidRPr="00521344">
              <w:rPr>
                <w:rStyle w:val="ModernTableText"/>
                <w:noProof/>
                <w:szCs w:val="18"/>
              </w:rPr>
              <w:t xml:space="preserve"> Months        </w:t>
            </w:r>
            <w:r w:rsidRPr="00521344">
              <w:rPr>
                <w:rStyle w:val="ModernTableText"/>
                <w:rFonts w:ascii="Wingdings" w:hAnsi="Wingdings" w:eastAsia="Wingdings" w:cs="Wingdings"/>
                <w:noProof/>
                <w:szCs w:val="18"/>
              </w:rPr>
              <w:t>þ</w:t>
            </w:r>
            <w:r w:rsidRPr="00521344">
              <w:rPr>
                <w:rStyle w:val="ModernTableText"/>
                <w:noProof/>
                <w:szCs w:val="18"/>
              </w:rPr>
              <w:t xml:space="preserve">  Years                                                                          </w:t>
            </w:r>
          </w:p>
        </w:tc>
      </w:tr>
      <w:tr xmlns:wp14="http://schemas.microsoft.com/office/word/2010/wordml" w:rsidR="00721A8A" w14:paraId="59DB24D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65" w:type="pct"/>
            <w:gridSpan w:val="2"/>
            <w:tcBorders>
              <w:top w:val="single" w:color="616161" w:sz="2" w:space="0"/>
              <w:left w:val="single" w:color="616161" w:sz="2" w:space="0"/>
              <w:right w:val="single" w:color="616161" w:sz="2" w:space="0"/>
            </w:tcBorders>
            <w:vAlign w:val="center"/>
          </w:tcPr>
          <w:p w:rsidRPr="00521344" w:rsidR="00721A8A" w:rsidRDefault="00721A8A" w14:paraId="0503EA60" wp14:textId="77777777">
            <w:pPr>
              <w:pStyle w:val="ModernBodyText"/>
              <w:spacing w:before="40" w:after="40"/>
              <w:jc w:val="left"/>
              <w:rPr>
                <w:rStyle w:val="Modern2nd-levelTableheader"/>
                <w:noProof/>
                <w:sz w:val="18"/>
                <w:szCs w:val="18"/>
              </w:rPr>
            </w:pPr>
            <w:r w:rsidRPr="00521344">
              <w:rPr>
                <w:rStyle w:val="Modern2nd-levelTableheader"/>
                <w:noProof/>
                <w:sz w:val="18"/>
                <w:szCs w:val="18"/>
              </w:rPr>
              <w:t>Report Run History Log:</w:t>
            </w:r>
          </w:p>
        </w:tc>
        <w:tc>
          <w:tcPr>
            <w:tcW w:w="1235" w:type="pct"/>
            <w:gridSpan w:val="3"/>
            <w:tcBorders>
              <w:top w:val="single" w:color="616161" w:sz="2" w:space="0"/>
              <w:left w:val="single" w:color="616161" w:sz="2" w:space="0"/>
              <w:bottom w:val="single" w:color="616161" w:sz="2" w:space="0"/>
              <w:right w:val="single" w:color="616161" w:sz="2" w:space="0"/>
            </w:tcBorders>
            <w:vAlign w:val="center"/>
          </w:tcPr>
          <w:p w:rsidRPr="00521344" w:rsidR="00721A8A" w:rsidRDefault="00721A8A" w14:paraId="6305F278" wp14:textId="77777777">
            <w:pPr>
              <w:pStyle w:val="ModernBodyText"/>
              <w:spacing w:before="40" w:after="40"/>
              <w:jc w:val="left"/>
              <w:rPr>
                <w:rStyle w:val="Modern2nd-levelTableheader"/>
                <w:noProof/>
                <w:color w:val="FFFFFF"/>
                <w:sz w:val="18"/>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Number Of Occurrences:  </w:t>
            </w:r>
          </w:p>
        </w:tc>
        <w:tc>
          <w:tcPr>
            <w:tcW w:w="2700" w:type="pct"/>
            <w:gridSpan w:val="6"/>
            <w:tcBorders>
              <w:top w:val="single" w:color="616161" w:sz="2" w:space="0"/>
              <w:left w:val="nil"/>
              <w:bottom w:val="single" w:color="616161" w:sz="2" w:space="0"/>
              <w:right w:val="single" w:color="616161" w:sz="2" w:space="0"/>
            </w:tcBorders>
            <w:vAlign w:val="center"/>
          </w:tcPr>
          <w:p w:rsidRPr="00521344" w:rsidR="00721A8A" w:rsidRDefault="00721A8A" w14:paraId="6B63DA38"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Duration:            </w:t>
            </w:r>
            <w:r w:rsidRPr="00521344">
              <w:rPr>
                <w:rStyle w:val="ModernTableText"/>
                <w:rFonts w:ascii="Wingdings 2" w:hAnsi="Wingdings 2" w:eastAsia="Wingdings 2" w:cs="Wingdings 2"/>
                <w:noProof/>
                <w:szCs w:val="18"/>
              </w:rPr>
              <w:t>£</w:t>
            </w:r>
            <w:r w:rsidRPr="00521344">
              <w:rPr>
                <w:rStyle w:val="ModernTableText"/>
                <w:noProof/>
                <w:szCs w:val="18"/>
              </w:rPr>
              <w:t xml:space="preserve"> Days       </w:t>
            </w:r>
            <w:r w:rsidRPr="00521344">
              <w:rPr>
                <w:rStyle w:val="ModernTableText"/>
                <w:rFonts w:ascii="Wingdings 2" w:hAnsi="Wingdings 2" w:eastAsia="Wingdings 2" w:cs="Wingdings 2"/>
                <w:noProof/>
                <w:szCs w:val="18"/>
              </w:rPr>
              <w:t>£</w:t>
            </w:r>
            <w:r w:rsidRPr="00521344">
              <w:rPr>
                <w:rStyle w:val="ModernTableText"/>
                <w:noProof/>
                <w:szCs w:val="18"/>
              </w:rPr>
              <w:t xml:space="preserve"> Months       </w:t>
            </w:r>
            <w:r w:rsidRPr="00521344">
              <w:rPr>
                <w:rStyle w:val="ModernTableText"/>
                <w:rFonts w:ascii="Wingdings 2" w:hAnsi="Wingdings 2" w:eastAsia="Wingdings 2" w:cs="Wingdings 2"/>
                <w:noProof/>
                <w:szCs w:val="18"/>
              </w:rPr>
              <w:t>£</w:t>
            </w:r>
            <w:r w:rsidRPr="00521344">
              <w:rPr>
                <w:rStyle w:val="ModernTableText"/>
                <w:noProof/>
                <w:szCs w:val="18"/>
              </w:rPr>
              <w:t xml:space="preserve"> Years                                                                          </w:t>
            </w:r>
          </w:p>
        </w:tc>
      </w:tr>
      <w:tr xmlns:wp14="http://schemas.microsoft.com/office/word/2010/wordml" w:rsidR="00721A8A" w:rsidTr="00701FD4" w14:paraId="0F21E32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721A8A" w:rsidRDefault="00721A8A" w14:paraId="051B617D" wp14:textId="77777777">
            <w:pPr>
              <w:pStyle w:val="ModernBodyT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721A8A" w:rsidTr="00701FD4" w14:paraId="75FF943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vAlign w:val="center"/>
          </w:tcPr>
          <w:p w:rsidRPr="00521344" w:rsidR="00721A8A" w:rsidP="00701FD4" w:rsidRDefault="00721A8A" w14:paraId="045B784B" wp14:textId="77777777">
            <w:pPr>
              <w:keepLines/>
              <w:pBdr>
                <w:top w:val="single" w:color="auto" w:sz="4" w:space="1"/>
                <w:left w:val="single" w:color="auto" w:sz="4" w:space="4"/>
                <w:bottom w:val="single" w:color="auto" w:sz="4" w:space="1"/>
                <w:right w:val="single" w:color="auto" w:sz="4" w:space="4"/>
              </w:pBdr>
              <w:spacing w:before="40" w:after="40"/>
              <w:rPr>
                <w:rStyle w:val="ModernTableText"/>
                <w:noProof/>
                <w:szCs w:val="17"/>
              </w:rPr>
            </w:pPr>
            <w:r w:rsidRPr="00521344">
              <w:rPr>
                <w:rStyle w:val="ModernTableText"/>
                <w:noProof/>
                <w:szCs w:val="17"/>
              </w:rPr>
              <w:t>Join A-DTL-TB to A-HDR-TB using A-AUTH-ID</w:t>
            </w:r>
          </w:p>
          <w:p w:rsidRPr="00521344" w:rsidR="00721A8A" w:rsidP="00701FD4" w:rsidRDefault="00721A8A" w14:paraId="46DCF1EF" wp14:textId="77777777">
            <w:pPr>
              <w:keepLines/>
              <w:pBdr>
                <w:top w:val="single" w:color="auto" w:sz="4" w:space="1"/>
                <w:left w:val="single" w:color="auto" w:sz="4" w:space="4"/>
                <w:bottom w:val="single" w:color="auto" w:sz="4" w:space="1"/>
                <w:right w:val="single" w:color="auto" w:sz="4" w:space="4"/>
              </w:pBdr>
              <w:spacing w:before="40" w:after="40"/>
              <w:rPr>
                <w:rStyle w:val="ModernTableText"/>
                <w:noProof/>
                <w:szCs w:val="17"/>
              </w:rPr>
            </w:pPr>
            <w:r w:rsidRPr="00521344">
              <w:rPr>
                <w:rStyle w:val="ModernTableText"/>
                <w:noProof/>
                <w:szCs w:val="17"/>
              </w:rPr>
              <w:t>Join B-DTL-TB to A-HDR-TB using B-SYS-ID</w:t>
            </w:r>
          </w:p>
          <w:p w:rsidRPr="00521344" w:rsidR="00721A8A" w:rsidP="00701FD4" w:rsidRDefault="00721A8A" w14:paraId="23A18B1E" wp14:textId="77777777">
            <w:pPr>
              <w:keepLines/>
              <w:pBdr>
                <w:top w:val="single" w:color="auto" w:sz="4" w:space="1"/>
                <w:left w:val="single" w:color="auto" w:sz="4" w:space="4"/>
                <w:bottom w:val="single" w:color="auto" w:sz="4" w:space="1"/>
                <w:right w:val="single" w:color="auto" w:sz="4" w:space="4"/>
              </w:pBdr>
              <w:spacing w:before="40" w:after="40"/>
              <w:rPr>
                <w:rStyle w:val="ModernTableText"/>
                <w:noProof/>
                <w:szCs w:val="17"/>
              </w:rPr>
            </w:pPr>
            <w:r w:rsidRPr="00521344">
              <w:rPr>
                <w:rStyle w:val="ModernTableText"/>
                <w:noProof/>
                <w:szCs w:val="17"/>
              </w:rPr>
              <w:t>Join P-DTL-TB to A-HDR-LI-SUBM-PROV-ID-TB using A-HDR-LI-SUBM-PROV-ID-TB.P-SYS-ID [where A-TXN-LVL-CD = "SV" and A-USED-PROV-ID-IND = "Y"] = P-DTL-TB.P-SYS-ID</w:t>
            </w:r>
          </w:p>
          <w:p w:rsidRPr="00521344" w:rsidR="00721A8A" w:rsidP="00701FD4" w:rsidRDefault="00721A8A" w14:paraId="061FEB43" wp14:textId="77777777">
            <w:pPr>
              <w:keepLines/>
              <w:pBdr>
                <w:top w:val="single" w:color="auto" w:sz="4" w:space="1"/>
                <w:left w:val="single" w:color="auto" w:sz="4" w:space="4"/>
                <w:bottom w:val="single" w:color="auto" w:sz="4" w:space="1"/>
                <w:right w:val="single" w:color="auto" w:sz="4" w:space="4"/>
              </w:pBdr>
              <w:spacing w:before="40" w:after="40"/>
              <w:rPr>
                <w:rStyle w:val="Modern2nd-levelTableheader"/>
                <w:noProof/>
                <w:color w:val="FFFFFF"/>
                <w:sz w:val="18"/>
                <w:szCs w:val="21"/>
              </w:rPr>
            </w:pPr>
          </w:p>
        </w:tc>
      </w:tr>
    </w:tbl>
    <w:p xmlns:wp14="http://schemas.microsoft.com/office/word/2010/wordml" w:rsidRPr="000308BA" w:rsidR="00CE759A" w:rsidP="00331E4C" w:rsidRDefault="00331E4C" w14:paraId="14ED89B1" wp14:textId="77777777">
      <w:pPr>
        <w:pStyle w:val="Heading6"/>
      </w:pPr>
      <w:r w:rsidRPr="00521344">
        <w:rPr>
          <w:rStyle w:val="ModernTableText"/>
          <w:i w:val="0"/>
          <w:noProof/>
          <w:sz w:val="20"/>
          <w:szCs w:val="17"/>
        </w:rPr>
        <w:t>Please make all User Enterable Prompts as Optional Prompts</w:t>
      </w:r>
      <w:r w:rsidRPr="000308BA" w:rsidR="00CE759A">
        <w:br w:type="page"/>
      </w:r>
      <w:r w:rsidRPr="000308BA" w:rsidR="00CE759A">
        <w:t xml:space="preserve">Report - Layout OPR-SRA-111 – Service Authorization Unused Dollars </w:t>
      </w:r>
    </w:p>
    <w:tbl>
      <w:tblPr>
        <w:tblW w:w="5715"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244"/>
        <w:gridCol w:w="1806"/>
        <w:gridCol w:w="96"/>
        <w:gridCol w:w="135"/>
        <w:gridCol w:w="1339"/>
        <w:gridCol w:w="678"/>
        <w:gridCol w:w="680"/>
        <w:gridCol w:w="124"/>
        <w:gridCol w:w="547"/>
        <w:gridCol w:w="736"/>
        <w:gridCol w:w="360"/>
        <w:gridCol w:w="471"/>
        <w:gridCol w:w="862"/>
        <w:gridCol w:w="507"/>
        <w:gridCol w:w="508"/>
        <w:gridCol w:w="495"/>
        <w:gridCol w:w="531"/>
        <w:gridCol w:w="853"/>
        <w:gridCol w:w="426"/>
        <w:gridCol w:w="613"/>
        <w:gridCol w:w="160"/>
        <w:gridCol w:w="127"/>
        <w:gridCol w:w="736"/>
        <w:gridCol w:w="63"/>
        <w:gridCol w:w="993"/>
        <w:gridCol w:w="93"/>
        <w:gridCol w:w="225"/>
        <w:gridCol w:w="751"/>
        <w:gridCol w:w="1067"/>
        <w:gridCol w:w="222"/>
      </w:tblGrid>
      <w:tr xmlns:wp14="http://schemas.microsoft.com/office/word/2010/wordml" w:rsidR="00CE759A" w:rsidTr="009358B5" w14:paraId="4B1B528A" wp14:textId="77777777">
        <w:tblPrEx>
          <w:tblCellMar>
            <w:top w:w="0" w:type="dxa"/>
            <w:bottom w:w="0" w:type="dxa"/>
          </w:tblCellMar>
        </w:tblPrEx>
        <w:trPr>
          <w:gridBefore w:val="2"/>
          <w:wBefore w:w="625" w:type="pct"/>
          <w:cantSplit/>
          <w:trHeight w:val="541" w:hRule="exact"/>
          <w:tblHeader/>
          <w:jc w:val="center"/>
        </w:trPr>
        <w:tc>
          <w:tcPr>
            <w:tcW w:w="4375" w:type="pct"/>
            <w:gridSpan w:val="28"/>
            <w:tcBorders>
              <w:top w:val="single" w:color="auto" w:sz="4" w:space="0"/>
              <w:left w:val="single" w:color="auto" w:sz="4" w:space="0"/>
              <w:bottom w:val="single" w:color="auto" w:sz="4" w:space="0"/>
              <w:right w:val="single" w:color="auto" w:sz="4" w:space="0"/>
            </w:tcBorders>
            <w:shd w:val="clear" w:color="auto" w:fill="FF0000"/>
            <w:vAlign w:val="center"/>
          </w:tcPr>
          <w:p w:rsidRPr="00642FC8" w:rsidR="00CE759A" w:rsidRDefault="00CE759A" w14:paraId="2D2BE951" wp14:textId="77777777">
            <w:pPr>
              <w:jc w:val="center"/>
              <w:rPr>
                <w:rFonts w:eastAsia="MS Mincho"/>
                <w:szCs w:val="20"/>
              </w:rPr>
            </w:pPr>
            <w:r>
              <w:rPr>
                <w:sz w:val="19"/>
                <w:szCs w:val="19"/>
              </w:rPr>
              <w:br w:type="page"/>
            </w:r>
            <w:r>
              <w:rPr>
                <w:sz w:val="19"/>
                <w:szCs w:val="19"/>
              </w:rPr>
              <w:br w:type="page"/>
            </w:r>
            <w:r w:rsidRPr="00642FC8">
              <w:rPr>
                <w:rFonts w:eastAsia="MS Mincho"/>
                <w:szCs w:val="20"/>
              </w:rPr>
              <w:t>NH MMIS REPORT LAYOUT</w:t>
            </w:r>
          </w:p>
        </w:tc>
      </w:tr>
      <w:tr xmlns:wp14="http://schemas.microsoft.com/office/word/2010/wordml" w:rsidR="00CE759A" w:rsidTr="009358B5" w14:paraId="1DAA3906" wp14:textId="77777777">
        <w:tblPrEx>
          <w:tblCellMar>
            <w:top w:w="0" w:type="dxa"/>
            <w:bottom w:w="0" w:type="dxa"/>
          </w:tblCellMar>
        </w:tblPrEx>
        <w:trPr>
          <w:gridBefore w:val="2"/>
          <w:wBefore w:w="625" w:type="pct"/>
          <w:cantSplit/>
          <w:trHeight w:val="1710"/>
          <w:jc w:val="center"/>
        </w:trPr>
        <w:tc>
          <w:tcPr>
            <w:tcW w:w="931" w:type="pct"/>
            <w:gridSpan w:val="6"/>
            <w:tcBorders>
              <w:top w:val="single" w:color="auto" w:sz="4" w:space="0"/>
              <w:bottom w:val="nil"/>
            </w:tcBorders>
            <w:vAlign w:val="center"/>
          </w:tcPr>
          <w:p w:rsidRPr="00701FD4" w:rsidR="00CE759A" w:rsidRDefault="00CE759A" w14:paraId="1E07D737" wp14:textId="77777777">
            <w:pPr>
              <w:pStyle w:val="TableText1"/>
              <w:spacing w:before="40" w:after="40"/>
              <w:rPr>
                <w:rStyle w:val="ModernTableText"/>
                <w:b/>
                <w:bCs/>
                <w:sz w:val="20"/>
                <w:szCs w:val="20"/>
              </w:rPr>
            </w:pPr>
            <w:r w:rsidRPr="00701FD4">
              <w:rPr>
                <w:rStyle w:val="ModernTableText"/>
                <w:b/>
                <w:bCs/>
                <w:sz w:val="20"/>
                <w:szCs w:val="20"/>
              </w:rPr>
              <w:t>NH MMIS EOR</w:t>
            </w:r>
          </w:p>
          <w:p w:rsidRPr="00701FD4" w:rsidR="00CE759A" w:rsidRDefault="00CE759A" w14:paraId="6DE1EAFB" wp14:textId="77777777">
            <w:pPr>
              <w:pStyle w:val="TableText1"/>
              <w:spacing w:before="40" w:after="40"/>
              <w:rPr>
                <w:rStyle w:val="ModernTableText"/>
                <w:b/>
                <w:bCs/>
                <w:sz w:val="20"/>
                <w:szCs w:val="20"/>
              </w:rPr>
            </w:pPr>
            <w:r w:rsidRPr="00701FD4">
              <w:rPr>
                <w:rStyle w:val="ModernTableText"/>
                <w:b/>
                <w:bCs/>
                <w:sz w:val="20"/>
                <w:szCs w:val="20"/>
              </w:rPr>
              <w:t>Report ID:  OPR-SRA-111</w:t>
            </w:r>
          </w:p>
          <w:p w:rsidRPr="00701FD4" w:rsidR="00CE759A" w:rsidRDefault="00CE759A" w14:paraId="54BC92C3" wp14:textId="77777777">
            <w:pPr>
              <w:pStyle w:val="TableText1"/>
              <w:spacing w:before="40" w:after="40"/>
              <w:rPr>
                <w:b/>
                <w:szCs w:val="20"/>
                <w:u w:val="single"/>
              </w:rPr>
            </w:pPr>
            <w:r w:rsidRPr="00701FD4">
              <w:rPr>
                <w:b/>
                <w:szCs w:val="20"/>
                <w:u w:val="single"/>
              </w:rPr>
              <w:t>Report Definition</w:t>
            </w:r>
          </w:p>
          <w:p w:rsidRPr="00701FD4" w:rsidR="00CE759A" w:rsidRDefault="00CE759A" w14:paraId="5F03D772" wp14:textId="77777777">
            <w:pPr>
              <w:pStyle w:val="TableText1"/>
              <w:spacing w:before="40" w:after="40"/>
              <w:rPr>
                <w:b/>
                <w:szCs w:val="20"/>
                <w:u w:val="single"/>
              </w:rPr>
            </w:pPr>
            <w:r w:rsidRPr="00701FD4">
              <w:rPr>
                <w:b/>
                <w:szCs w:val="20"/>
                <w:u w:val="single"/>
              </w:rPr>
              <w:t>ORR Home</w:t>
            </w:r>
          </w:p>
          <w:p w:rsidRPr="00701FD4" w:rsidR="00CE759A" w:rsidRDefault="00CE759A" w14:paraId="52CF40F7" wp14:textId="77777777">
            <w:pPr>
              <w:pStyle w:val="TableText1"/>
              <w:spacing w:before="40" w:after="40"/>
              <w:rPr>
                <w:rStyle w:val="ModernTableText"/>
                <w:b/>
                <w:bCs/>
                <w:color w:val="0000FF"/>
                <w:sz w:val="20"/>
                <w:szCs w:val="20"/>
                <w:u w:val="single"/>
              </w:rPr>
            </w:pPr>
            <w:r w:rsidRPr="00701FD4">
              <w:rPr>
                <w:b/>
                <w:szCs w:val="20"/>
                <w:u w:val="single"/>
              </w:rPr>
              <w:t>Return</w:t>
            </w:r>
          </w:p>
        </w:tc>
        <w:tc>
          <w:tcPr>
            <w:tcW w:w="2188" w:type="pct"/>
            <w:gridSpan w:val="14"/>
            <w:tcBorders>
              <w:top w:val="single" w:color="auto" w:sz="4" w:space="0"/>
              <w:bottom w:val="nil"/>
            </w:tcBorders>
            <w:vAlign w:val="center"/>
          </w:tcPr>
          <w:p w:rsidRPr="00701FD4" w:rsidR="00791BF2" w:rsidP="00791BF2" w:rsidRDefault="00791BF2" w14:paraId="14457748" wp14:textId="77777777">
            <w:pPr>
              <w:jc w:val="center"/>
              <w:rPr>
                <w:b/>
                <w:szCs w:val="20"/>
              </w:rPr>
            </w:pPr>
            <w:r w:rsidRPr="00701FD4">
              <w:rPr>
                <w:b/>
                <w:szCs w:val="20"/>
              </w:rPr>
              <w:t>Line of Business:  &lt;LOB Cd – Desc&gt;</w:t>
            </w:r>
          </w:p>
          <w:p w:rsidRPr="00701FD4" w:rsidR="00CE759A" w:rsidP="009571BE" w:rsidRDefault="00CE759A" w14:paraId="5C2C3921" wp14:textId="77777777">
            <w:pPr>
              <w:jc w:val="center"/>
              <w:rPr>
                <w:b/>
                <w:szCs w:val="20"/>
              </w:rPr>
            </w:pPr>
            <w:r w:rsidRPr="00701FD4">
              <w:rPr>
                <w:b/>
                <w:szCs w:val="20"/>
              </w:rPr>
              <w:t>Department of Health and Human Services</w:t>
            </w:r>
          </w:p>
          <w:p w:rsidRPr="00701FD4" w:rsidR="00CE759A" w:rsidP="009571BE" w:rsidRDefault="00CE759A" w14:paraId="00449270" wp14:textId="77777777">
            <w:pPr>
              <w:jc w:val="center"/>
              <w:rPr>
                <w:b/>
                <w:szCs w:val="20"/>
              </w:rPr>
            </w:pPr>
            <w:r w:rsidRPr="00701FD4">
              <w:rPr>
                <w:b/>
                <w:szCs w:val="20"/>
              </w:rPr>
              <w:t>Service Authorization Unused Dollars</w:t>
            </w:r>
          </w:p>
          <w:p w:rsidRPr="00701FD4" w:rsidR="00CE759A" w:rsidP="009571BE" w:rsidRDefault="00CE759A" w14:paraId="424F3A58" wp14:textId="77777777">
            <w:pPr>
              <w:jc w:val="center"/>
              <w:rPr>
                <w:rStyle w:val="ModernTableText"/>
                <w:rFonts w:cs="Arial"/>
                <w:b/>
                <w:bCs/>
                <w:sz w:val="20"/>
                <w:szCs w:val="20"/>
              </w:rPr>
            </w:pPr>
            <w:r w:rsidRPr="00701FD4">
              <w:rPr>
                <w:b/>
                <w:szCs w:val="20"/>
              </w:rPr>
              <w:t>As of:  MM/DD/CCYY</w:t>
            </w:r>
          </w:p>
        </w:tc>
        <w:tc>
          <w:tcPr>
            <w:tcW w:w="1255" w:type="pct"/>
            <w:gridSpan w:val="8"/>
            <w:tcBorders>
              <w:top w:val="single" w:color="auto" w:sz="4" w:space="0"/>
              <w:bottom w:val="nil"/>
            </w:tcBorders>
          </w:tcPr>
          <w:p w:rsidR="00CE759A" w:rsidRDefault="003A7664" w14:paraId="188425CC" wp14:textId="77777777">
            <w:pPr>
              <w:jc w:val="right"/>
              <w:rPr>
                <w:sz w:val="19"/>
                <w:szCs w:val="19"/>
              </w:rPr>
            </w:pPr>
            <w:r>
              <w:rPr>
                <w:noProof/>
                <w:sz w:val="19"/>
                <w:szCs w:val="19"/>
              </w:rPr>
              <w:drawing>
                <wp:inline xmlns:wp14="http://schemas.microsoft.com/office/word/2010/wordprocessingDrawing" distT="0" distB="0" distL="0" distR="0" wp14:anchorId="2C30B1A5" wp14:editId="7777777">
                  <wp:extent cx="1295400" cy="1285875"/>
                  <wp:effectExtent l="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00CE759A" w:rsidTr="009358B5" w14:paraId="30563357" wp14:textId="77777777">
        <w:tblPrEx>
          <w:tblCellMar>
            <w:top w:w="0" w:type="dxa"/>
            <w:bottom w:w="0" w:type="dxa"/>
          </w:tblCellMar>
        </w:tblPrEx>
        <w:trPr>
          <w:gridBefore w:val="2"/>
          <w:wBefore w:w="625" w:type="pct"/>
          <w:cantSplit/>
          <w:trHeight w:val="292"/>
          <w:jc w:val="center"/>
        </w:trPr>
        <w:tc>
          <w:tcPr>
            <w:tcW w:w="4375" w:type="pct"/>
            <w:gridSpan w:val="28"/>
            <w:tcBorders>
              <w:bottom w:val="nil"/>
            </w:tcBorders>
          </w:tcPr>
          <w:p w:rsidR="00CE759A" w:rsidRDefault="00CE759A" w14:paraId="43F804A0" wp14:textId="77777777">
            <w:pPr>
              <w:pStyle w:val="Figure"/>
              <w:rPr>
                <w:rFonts w:ascii="Arial" w:hAnsi="Arial" w:cs="Arial"/>
                <w:bCs w:val="0"/>
                <w:sz w:val="17"/>
                <w:szCs w:val="17"/>
              </w:rPr>
            </w:pPr>
          </w:p>
        </w:tc>
      </w:tr>
      <w:tr xmlns:wp14="http://schemas.microsoft.com/office/word/2010/wordml" w:rsidR="00CE759A" w:rsidTr="009358B5" w14:paraId="7C4E5503" wp14:textId="77777777">
        <w:tblPrEx>
          <w:tblCellMar>
            <w:top w:w="0" w:type="dxa"/>
            <w:bottom w:w="0" w:type="dxa"/>
          </w:tblCellMar>
        </w:tblPrEx>
        <w:trPr>
          <w:gridBefore w:val="2"/>
          <w:wBefore w:w="625" w:type="pct"/>
          <w:cantSplit/>
          <w:trHeight w:val="292"/>
          <w:jc w:val="center"/>
        </w:trPr>
        <w:tc>
          <w:tcPr>
            <w:tcW w:w="4375" w:type="pct"/>
            <w:gridSpan w:val="28"/>
            <w:tcBorders>
              <w:top w:val="nil"/>
              <w:bottom w:val="nil"/>
            </w:tcBorders>
            <w:shd w:val="clear" w:color="auto" w:fill="356BA1"/>
            <w:vAlign w:val="center"/>
          </w:tcPr>
          <w:p w:rsidR="00CE759A" w:rsidRDefault="00CE759A" w14:paraId="57F0287F" wp14:textId="77777777">
            <w:pPr>
              <w:pStyle w:val="Figure"/>
              <w:spacing w:before="60" w:after="60"/>
              <w:rPr>
                <w:rFonts w:ascii="Arial" w:hAnsi="Arial" w:cs="Arial"/>
                <w:color w:val="FFFFFF"/>
                <w:sz w:val="23"/>
                <w:szCs w:val="23"/>
              </w:rPr>
            </w:pPr>
            <w:r>
              <w:rPr>
                <w:rFonts w:ascii="Arial" w:hAnsi="Arial" w:cs="Arial"/>
                <w:bCs w:val="0"/>
                <w:color w:val="FFFFFF"/>
                <w:sz w:val="23"/>
                <w:szCs w:val="23"/>
              </w:rPr>
              <w:t>SA Ty Cd - Desc:</w:t>
            </w:r>
            <w:r>
              <w:rPr>
                <w:rFonts w:ascii="Arial" w:hAnsi="Arial" w:cs="Arial"/>
                <w:color w:val="FFFFFF"/>
                <w:sz w:val="23"/>
                <w:szCs w:val="23"/>
              </w:rPr>
              <w:t xml:space="preserve">  XX – XXXXXXXXXXXXXXXXX</w:t>
            </w:r>
          </w:p>
        </w:tc>
      </w:tr>
      <w:tr xmlns:wp14="http://schemas.microsoft.com/office/word/2010/wordml" w:rsidR="00CE759A" w:rsidTr="009358B5" w14:paraId="1E7535FE" wp14:textId="77777777">
        <w:tblPrEx>
          <w:tblCellMar>
            <w:top w:w="0" w:type="dxa"/>
            <w:bottom w:w="0" w:type="dxa"/>
          </w:tblCellMar>
        </w:tblPrEx>
        <w:trPr>
          <w:gridBefore w:val="2"/>
          <w:wBefore w:w="625" w:type="pct"/>
          <w:cantSplit/>
          <w:trHeight w:val="292"/>
          <w:jc w:val="center"/>
        </w:trPr>
        <w:tc>
          <w:tcPr>
            <w:tcW w:w="4375" w:type="pct"/>
            <w:gridSpan w:val="28"/>
            <w:tcBorders>
              <w:top w:val="nil"/>
              <w:bottom w:val="nil"/>
            </w:tcBorders>
            <w:shd w:val="clear" w:color="auto" w:fill="FDD461"/>
            <w:vAlign w:val="center"/>
          </w:tcPr>
          <w:p w:rsidR="00CE759A" w:rsidRDefault="00CE759A" w14:paraId="5B5EE607" wp14:textId="77777777">
            <w:pPr>
              <w:pStyle w:val="Figure"/>
              <w:spacing w:before="60" w:after="60"/>
              <w:rPr>
                <w:rFonts w:ascii="Arial" w:hAnsi="Arial" w:cs="Arial"/>
                <w:bCs w:val="0"/>
                <w:color w:val="000000"/>
                <w:sz w:val="23"/>
                <w:szCs w:val="23"/>
              </w:rPr>
            </w:pPr>
            <w:r>
              <w:rPr>
                <w:rFonts w:ascii="Arial" w:hAnsi="Arial" w:cs="Arial"/>
                <w:bCs w:val="0"/>
                <w:color w:val="000000"/>
                <w:sz w:val="23"/>
                <w:szCs w:val="23"/>
              </w:rPr>
              <w:t xml:space="preserve">  </w:t>
            </w:r>
            <w:r w:rsidR="00610C28">
              <w:rPr>
                <w:rFonts w:ascii="Arial" w:hAnsi="Arial" w:cs="Arial"/>
                <w:bCs w:val="0"/>
                <w:color w:val="000000"/>
                <w:sz w:val="23"/>
                <w:szCs w:val="23"/>
              </w:rPr>
              <w:t>SA LI Cat Svc Cd</w:t>
            </w:r>
            <w:r>
              <w:rPr>
                <w:rFonts w:ascii="Arial" w:hAnsi="Arial" w:cs="Arial"/>
                <w:bCs w:val="0"/>
                <w:color w:val="000000"/>
                <w:sz w:val="23"/>
                <w:szCs w:val="23"/>
              </w:rPr>
              <w:t xml:space="preserve"> - Desc:</w:t>
            </w:r>
            <w:r>
              <w:rPr>
                <w:rFonts w:ascii="Arial" w:hAnsi="Arial" w:cs="Arial"/>
                <w:color w:val="000000"/>
                <w:sz w:val="23"/>
                <w:szCs w:val="23"/>
              </w:rPr>
              <w:t xml:space="preserve">  XX - XXXXXXXXXXXXXXXXX</w:t>
            </w:r>
          </w:p>
        </w:tc>
      </w:tr>
      <w:tr xmlns:wp14="http://schemas.microsoft.com/office/word/2010/wordml" w:rsidR="00CE759A" w:rsidTr="009358B5" w14:paraId="4200D767" wp14:textId="77777777">
        <w:tblPrEx>
          <w:tblCellMar>
            <w:top w:w="0" w:type="dxa"/>
            <w:bottom w:w="0" w:type="dxa"/>
          </w:tblCellMar>
        </w:tblPrEx>
        <w:trPr>
          <w:gridBefore w:val="2"/>
          <w:wBefore w:w="625" w:type="pct"/>
          <w:cantSplit/>
          <w:trHeight w:val="292"/>
          <w:jc w:val="center"/>
        </w:trPr>
        <w:tc>
          <w:tcPr>
            <w:tcW w:w="4375" w:type="pct"/>
            <w:gridSpan w:val="28"/>
            <w:tcBorders>
              <w:top w:val="nil"/>
              <w:bottom w:val="nil"/>
            </w:tcBorders>
            <w:vAlign w:val="center"/>
          </w:tcPr>
          <w:p w:rsidR="00CE759A" w:rsidRDefault="00CE759A" w14:paraId="496217B0" wp14:textId="77777777">
            <w:pPr>
              <w:pStyle w:val="Figure"/>
              <w:jc w:val="right"/>
              <w:rPr>
                <w:rFonts w:ascii="Arial" w:hAnsi="Arial" w:cs="Arial"/>
                <w:color w:val="000000"/>
                <w:sz w:val="23"/>
                <w:szCs w:val="23"/>
              </w:rPr>
            </w:pPr>
          </w:p>
        </w:tc>
      </w:tr>
      <w:tr xmlns:wp14="http://schemas.microsoft.com/office/word/2010/wordml" w:rsidR="009358B5" w:rsidTr="009358B5" w14:paraId="6A3B998A" wp14:textId="77777777">
        <w:tblPrEx>
          <w:tblCellMar>
            <w:top w:w="0" w:type="dxa"/>
            <w:bottom w:w="0" w:type="dxa"/>
          </w:tblCellMar>
        </w:tblPrEx>
        <w:trPr>
          <w:gridAfter w:val="3"/>
          <w:wAfter w:w="621" w:type="pct"/>
          <w:cantSplit/>
          <w:trHeight w:val="580"/>
          <w:jc w:val="center"/>
        </w:trPr>
        <w:tc>
          <w:tcPr>
            <w:tcW w:w="75" w:type="pct"/>
            <w:tcBorders>
              <w:right w:val="single" w:color="999999" w:sz="4" w:space="0"/>
            </w:tcBorders>
          </w:tcPr>
          <w:p w:rsidR="009358B5" w:rsidRDefault="009358B5" w14:paraId="66C82AA8" wp14:textId="77777777">
            <w:pPr>
              <w:pStyle w:val="Figure"/>
              <w:spacing w:before="40" w:after="40"/>
              <w:rPr>
                <w:rFonts w:ascii="Arial" w:hAnsi="Arial" w:cs="Arial"/>
                <w:bCs w:val="0"/>
                <w:sz w:val="17"/>
                <w:szCs w:val="17"/>
              </w:rPr>
            </w:pPr>
          </w:p>
        </w:tc>
        <w:tc>
          <w:tcPr>
            <w:tcW w:w="579" w:type="pct"/>
            <w:gridSpan w:val="2"/>
            <w:tcBorders>
              <w:top w:val="single" w:color="999999" w:sz="4" w:space="0"/>
              <w:left w:val="single" w:color="999999" w:sz="4" w:space="0"/>
              <w:bottom w:val="single" w:color="999999" w:sz="4" w:space="0"/>
              <w:right w:val="single" w:color="999999" w:sz="4" w:space="0"/>
            </w:tcBorders>
            <w:shd w:val="clear" w:color="auto" w:fill="D9D9D9"/>
            <w:vAlign w:val="center"/>
          </w:tcPr>
          <w:p w:rsidR="009358B5" w:rsidRDefault="009358B5" w14:paraId="3D72860B" wp14:textId="77777777">
            <w:pPr>
              <w:pStyle w:val="Figure"/>
              <w:spacing w:before="40" w:after="40"/>
              <w:jc w:val="center"/>
              <w:rPr>
                <w:rFonts w:ascii="Arial" w:hAnsi="Arial" w:cs="Arial"/>
                <w:bCs w:val="0"/>
                <w:color w:val="000000"/>
                <w:sz w:val="17"/>
                <w:szCs w:val="17"/>
              </w:rPr>
            </w:pPr>
            <w:r>
              <w:rPr>
                <w:rFonts w:ascii="Arial" w:hAnsi="Arial" w:cs="Arial"/>
                <w:bCs w:val="0"/>
                <w:color w:val="000000"/>
                <w:sz w:val="17"/>
                <w:szCs w:val="17"/>
              </w:rPr>
              <w:t>SA ID</w:t>
            </w:r>
          </w:p>
        </w:tc>
        <w:tc>
          <w:tcPr>
            <w:tcW w:w="450" w:type="pct"/>
            <w:gridSpan w:val="2"/>
            <w:tcBorders>
              <w:top w:val="single" w:color="999999" w:sz="4" w:space="0"/>
              <w:left w:val="single" w:color="999999" w:sz="4" w:space="0"/>
              <w:bottom w:val="single" w:color="999999" w:sz="4" w:space="0"/>
              <w:right w:val="single" w:color="999999" w:sz="4" w:space="0"/>
            </w:tcBorders>
            <w:shd w:val="clear" w:color="auto" w:fill="D9D9D9"/>
            <w:vAlign w:val="center"/>
          </w:tcPr>
          <w:p w:rsidR="009358B5" w:rsidRDefault="009358B5" w14:paraId="75CF535B" wp14:textId="77777777">
            <w:pPr>
              <w:pStyle w:val="Figure"/>
              <w:spacing w:before="40" w:after="40"/>
              <w:jc w:val="center"/>
              <w:rPr>
                <w:rFonts w:ascii="Arial" w:hAnsi="Arial" w:cs="Arial"/>
                <w:bCs w:val="0"/>
                <w:color w:val="000000"/>
                <w:sz w:val="17"/>
                <w:szCs w:val="17"/>
              </w:rPr>
            </w:pPr>
            <w:r>
              <w:rPr>
                <w:rFonts w:ascii="Arial" w:hAnsi="Arial" w:cs="Arial"/>
                <w:bCs w:val="0"/>
                <w:color w:val="000000"/>
                <w:sz w:val="17"/>
                <w:szCs w:val="17"/>
              </w:rPr>
              <w:t>SA LI Num</w:t>
            </w:r>
          </w:p>
        </w:tc>
        <w:tc>
          <w:tcPr>
            <w:tcW w:w="207" w:type="pct"/>
            <w:tcBorders>
              <w:top w:val="single" w:color="999999" w:sz="4" w:space="0"/>
              <w:left w:val="single" w:color="999999" w:sz="4" w:space="0"/>
              <w:bottom w:val="single" w:color="999999" w:sz="4" w:space="0"/>
              <w:right w:val="single" w:color="999999" w:sz="4" w:space="0"/>
            </w:tcBorders>
            <w:shd w:val="clear" w:color="auto" w:fill="D9D9D9"/>
            <w:vAlign w:val="center"/>
          </w:tcPr>
          <w:p w:rsidR="009358B5" w:rsidP="00EE4582" w:rsidRDefault="00EE4582" w14:paraId="7CD62F90" wp14:textId="77777777">
            <w:pPr>
              <w:pStyle w:val="Figure"/>
              <w:spacing w:before="40" w:after="40"/>
              <w:jc w:val="center"/>
              <w:rPr>
                <w:rFonts w:ascii="Arial" w:hAnsi="Arial" w:cs="Arial"/>
                <w:bCs w:val="0"/>
                <w:color w:val="000000"/>
                <w:sz w:val="17"/>
                <w:szCs w:val="17"/>
              </w:rPr>
            </w:pPr>
            <w:r>
              <w:rPr>
                <w:rFonts w:ascii="Arial" w:hAnsi="Arial" w:cs="Arial"/>
                <w:sz w:val="17"/>
                <w:szCs w:val="17"/>
              </w:rPr>
              <w:t>SA LI Svc Prov ID</w:t>
            </w:r>
          </w:p>
        </w:tc>
        <w:tc>
          <w:tcPr>
            <w:tcW w:w="207" w:type="pct"/>
            <w:tcBorders>
              <w:top w:val="single" w:color="999999" w:sz="4" w:space="0"/>
              <w:left w:val="single" w:color="999999" w:sz="4" w:space="0"/>
              <w:bottom w:val="single" w:color="999999" w:sz="4" w:space="0"/>
              <w:right w:val="single" w:color="999999" w:sz="4" w:space="0"/>
            </w:tcBorders>
            <w:shd w:val="clear" w:color="auto" w:fill="D9D9D9"/>
            <w:vAlign w:val="center"/>
          </w:tcPr>
          <w:p w:rsidR="009358B5" w:rsidRDefault="004D78D9" w14:paraId="163A0A81" wp14:textId="77777777">
            <w:pPr>
              <w:pStyle w:val="Figure"/>
              <w:spacing w:before="40" w:after="40"/>
              <w:jc w:val="center"/>
              <w:rPr>
                <w:rFonts w:ascii="Arial" w:hAnsi="Arial" w:cs="Arial"/>
                <w:bCs w:val="0"/>
                <w:color w:val="000000"/>
                <w:sz w:val="17"/>
                <w:szCs w:val="17"/>
              </w:rPr>
            </w:pPr>
            <w:r>
              <w:rPr>
                <w:rFonts w:ascii="Arial" w:hAnsi="Arial" w:cs="Arial"/>
                <w:sz w:val="17"/>
                <w:szCs w:val="17"/>
              </w:rPr>
              <w:t>SA LI Svc Prov Name</w:t>
            </w:r>
          </w:p>
        </w:tc>
        <w:tc>
          <w:tcPr>
            <w:tcW w:w="201" w:type="pct"/>
            <w:gridSpan w:val="2"/>
            <w:tcBorders>
              <w:top w:val="single" w:color="999999" w:sz="4" w:space="0"/>
              <w:left w:val="single" w:color="999999" w:sz="4" w:space="0"/>
              <w:bottom w:val="single" w:color="999999" w:sz="4" w:space="0"/>
              <w:right w:val="single" w:color="999999" w:sz="4" w:space="0"/>
            </w:tcBorders>
            <w:shd w:val="clear" w:color="auto" w:fill="D9D9D9"/>
            <w:vAlign w:val="center"/>
          </w:tcPr>
          <w:p w:rsidR="009358B5" w:rsidRDefault="009358B5" w14:paraId="7690B71F" wp14:textId="77777777">
            <w:pPr>
              <w:pStyle w:val="Figure"/>
              <w:spacing w:before="40" w:after="40"/>
              <w:jc w:val="center"/>
              <w:rPr>
                <w:rFonts w:ascii="Arial" w:hAnsi="Arial" w:cs="Arial"/>
                <w:bCs w:val="0"/>
                <w:color w:val="000000"/>
                <w:sz w:val="17"/>
                <w:szCs w:val="17"/>
              </w:rPr>
            </w:pPr>
            <w:r>
              <w:rPr>
                <w:rFonts w:ascii="Arial" w:hAnsi="Arial" w:cs="Arial"/>
                <w:bCs w:val="0"/>
                <w:color w:val="000000"/>
                <w:sz w:val="17"/>
                <w:szCs w:val="17"/>
              </w:rPr>
              <w:t>Mbr ID</w:t>
            </w:r>
          </w:p>
        </w:tc>
        <w:tc>
          <w:tcPr>
            <w:tcW w:w="220" w:type="pct"/>
            <w:tcBorders>
              <w:top w:val="single" w:color="999999" w:sz="4" w:space="0"/>
              <w:left w:val="single" w:color="999999" w:sz="4" w:space="0"/>
              <w:bottom w:val="single" w:color="999999" w:sz="4" w:space="0"/>
              <w:right w:val="single" w:color="999999" w:sz="4" w:space="0"/>
            </w:tcBorders>
            <w:shd w:val="clear" w:color="auto" w:fill="D9D9D9"/>
            <w:vAlign w:val="center"/>
          </w:tcPr>
          <w:p w:rsidR="009358B5" w:rsidRDefault="009358B5" w14:paraId="3F2E8D5D" wp14:textId="77777777">
            <w:pPr>
              <w:pStyle w:val="Figure"/>
              <w:spacing w:before="40" w:after="40"/>
              <w:jc w:val="center"/>
              <w:rPr>
                <w:rFonts w:ascii="Arial" w:hAnsi="Arial" w:cs="Arial"/>
                <w:bCs w:val="0"/>
                <w:color w:val="000000"/>
                <w:sz w:val="17"/>
                <w:szCs w:val="17"/>
              </w:rPr>
            </w:pPr>
            <w:r>
              <w:rPr>
                <w:rFonts w:ascii="Arial" w:hAnsi="Arial" w:cs="Arial"/>
                <w:bCs w:val="0"/>
                <w:color w:val="000000"/>
                <w:sz w:val="17"/>
                <w:szCs w:val="17"/>
              </w:rPr>
              <w:t>Mbr Name-Full</w:t>
            </w:r>
          </w:p>
        </w:tc>
        <w:tc>
          <w:tcPr>
            <w:tcW w:w="255" w:type="pct"/>
            <w:gridSpan w:val="2"/>
            <w:tcBorders>
              <w:top w:val="single" w:color="999999" w:sz="4" w:space="0"/>
              <w:left w:val="single" w:color="999999" w:sz="4" w:space="0"/>
              <w:bottom w:val="single" w:color="999999" w:sz="4" w:space="0"/>
              <w:right w:val="single" w:color="999999" w:sz="4" w:space="0"/>
            </w:tcBorders>
            <w:shd w:val="clear" w:color="auto" w:fill="D9D9D9"/>
            <w:vAlign w:val="center"/>
          </w:tcPr>
          <w:p w:rsidR="009358B5" w:rsidRDefault="009358B5" w14:paraId="3A0B971E" wp14:textId="77777777">
            <w:pPr>
              <w:pStyle w:val="Figure"/>
              <w:spacing w:before="40" w:after="40"/>
              <w:jc w:val="center"/>
              <w:rPr>
                <w:rFonts w:ascii="Arial" w:hAnsi="Arial" w:cs="Arial"/>
                <w:bCs w:val="0"/>
                <w:color w:val="000000"/>
                <w:sz w:val="17"/>
                <w:szCs w:val="17"/>
              </w:rPr>
            </w:pPr>
            <w:r>
              <w:rPr>
                <w:rFonts w:ascii="Arial" w:hAnsi="Arial" w:cs="Arial"/>
                <w:bCs w:val="0"/>
                <w:color w:val="000000"/>
                <w:sz w:val="17"/>
                <w:szCs w:val="17"/>
              </w:rPr>
              <w:t>SA Li Svc Cd-From</w:t>
            </w:r>
          </w:p>
        </w:tc>
        <w:tc>
          <w:tcPr>
            <w:tcW w:w="263" w:type="pct"/>
            <w:tcBorders>
              <w:top w:val="single" w:color="999999" w:sz="4" w:space="0"/>
              <w:left w:val="single" w:color="999999" w:sz="4" w:space="0"/>
              <w:bottom w:val="single" w:color="999999" w:sz="4" w:space="0"/>
              <w:right w:val="single" w:color="999999" w:sz="4" w:space="0"/>
            </w:tcBorders>
            <w:shd w:val="clear" w:color="auto" w:fill="D9D9D9"/>
            <w:vAlign w:val="center"/>
          </w:tcPr>
          <w:p w:rsidR="009358B5" w:rsidRDefault="009358B5" w14:paraId="6FF00ACA" wp14:textId="77777777">
            <w:pPr>
              <w:pStyle w:val="Figure"/>
              <w:spacing w:before="40" w:after="40"/>
              <w:jc w:val="center"/>
              <w:rPr>
                <w:rFonts w:ascii="Arial" w:hAnsi="Arial" w:cs="Arial"/>
                <w:bCs w:val="0"/>
                <w:color w:val="000000"/>
                <w:sz w:val="17"/>
                <w:szCs w:val="17"/>
              </w:rPr>
            </w:pPr>
            <w:r>
              <w:rPr>
                <w:rFonts w:ascii="Arial" w:hAnsi="Arial" w:cs="Arial"/>
                <w:bCs w:val="0"/>
                <w:color w:val="000000"/>
                <w:sz w:val="17"/>
                <w:szCs w:val="17"/>
              </w:rPr>
              <w:t>SA Li Svc Cd-To</w:t>
            </w:r>
          </w:p>
        </w:tc>
        <w:tc>
          <w:tcPr>
            <w:tcW w:w="623" w:type="pct"/>
            <w:gridSpan w:val="4"/>
            <w:tcBorders>
              <w:top w:val="single" w:color="999999" w:sz="4" w:space="0"/>
              <w:left w:val="single" w:color="999999" w:sz="4" w:space="0"/>
              <w:bottom w:val="single" w:color="999999" w:sz="4" w:space="0"/>
              <w:right w:val="single" w:color="999999" w:sz="4" w:space="0"/>
            </w:tcBorders>
            <w:shd w:val="clear" w:color="auto" w:fill="D9D9D9"/>
            <w:vAlign w:val="center"/>
          </w:tcPr>
          <w:p w:rsidR="009358B5" w:rsidRDefault="009358B5" w14:paraId="51162292" wp14:textId="77777777">
            <w:pPr>
              <w:pStyle w:val="Figure"/>
              <w:spacing w:before="40" w:after="40"/>
              <w:jc w:val="center"/>
              <w:rPr>
                <w:rFonts w:ascii="Arial" w:hAnsi="Arial" w:cs="Arial"/>
                <w:bCs w:val="0"/>
                <w:color w:val="000000"/>
                <w:sz w:val="17"/>
                <w:szCs w:val="17"/>
              </w:rPr>
            </w:pPr>
            <w:r>
              <w:rPr>
                <w:rFonts w:ascii="Arial" w:hAnsi="Arial" w:cs="Arial"/>
                <w:bCs w:val="0"/>
                <w:color w:val="000000"/>
                <w:sz w:val="17"/>
                <w:szCs w:val="17"/>
              </w:rPr>
              <w:t>SA Li Svc Cd-Mod</w:t>
            </w:r>
          </w:p>
        </w:tc>
        <w:tc>
          <w:tcPr>
            <w:tcW w:w="260" w:type="pct"/>
            <w:tcBorders>
              <w:top w:val="single" w:color="999999" w:sz="4" w:space="0"/>
              <w:left w:val="single" w:color="999999" w:sz="4" w:space="0"/>
              <w:bottom w:val="single" w:color="999999" w:sz="4" w:space="0"/>
              <w:right w:val="single" w:color="999999" w:sz="4" w:space="0"/>
            </w:tcBorders>
            <w:shd w:val="clear" w:color="auto" w:fill="D9D9D9"/>
            <w:vAlign w:val="center"/>
          </w:tcPr>
          <w:p w:rsidR="009358B5" w:rsidRDefault="009358B5" w14:paraId="5B213E41" wp14:textId="77777777">
            <w:pPr>
              <w:pStyle w:val="Figure"/>
              <w:spacing w:before="40" w:after="40"/>
              <w:jc w:val="center"/>
              <w:rPr>
                <w:rFonts w:ascii="Arial" w:hAnsi="Arial" w:cs="Arial"/>
                <w:bCs w:val="0"/>
                <w:color w:val="000000"/>
                <w:sz w:val="17"/>
                <w:szCs w:val="17"/>
              </w:rPr>
            </w:pPr>
            <w:r>
              <w:rPr>
                <w:rFonts w:ascii="Arial" w:hAnsi="Arial" w:cs="Arial"/>
                <w:bCs w:val="0"/>
                <w:sz w:val="17"/>
                <w:szCs w:val="17"/>
              </w:rPr>
              <w:t>SA Amt-LI App Unit</w:t>
            </w:r>
          </w:p>
        </w:tc>
        <w:tc>
          <w:tcPr>
            <w:tcW w:w="317" w:type="pct"/>
            <w:gridSpan w:val="2"/>
            <w:tcBorders>
              <w:top w:val="single" w:color="999999" w:sz="4" w:space="0"/>
              <w:left w:val="single" w:color="999999" w:sz="4" w:space="0"/>
              <w:bottom w:val="single" w:color="999999" w:sz="4" w:space="0"/>
              <w:right w:val="single" w:color="999999" w:sz="4" w:space="0"/>
            </w:tcBorders>
            <w:shd w:val="clear" w:color="auto" w:fill="D9D9D9"/>
            <w:vAlign w:val="center"/>
          </w:tcPr>
          <w:p w:rsidR="009358B5" w:rsidRDefault="009358B5" w14:paraId="1EAC7963" wp14:textId="77777777">
            <w:pPr>
              <w:pStyle w:val="Figure"/>
              <w:spacing w:before="40" w:after="40"/>
              <w:jc w:val="center"/>
              <w:rPr>
                <w:rFonts w:ascii="Arial" w:hAnsi="Arial" w:cs="Arial"/>
                <w:bCs w:val="0"/>
                <w:color w:val="000000"/>
                <w:sz w:val="17"/>
                <w:szCs w:val="17"/>
              </w:rPr>
            </w:pPr>
            <w:r>
              <w:rPr>
                <w:rFonts w:ascii="Arial" w:hAnsi="Arial" w:cs="Arial"/>
                <w:bCs w:val="0"/>
                <w:sz w:val="17"/>
                <w:szCs w:val="17"/>
              </w:rPr>
              <w:t xml:space="preserve">SA Amt-LI App </w:t>
            </w:r>
          </w:p>
        </w:tc>
        <w:tc>
          <w:tcPr>
            <w:tcW w:w="326" w:type="pct"/>
            <w:gridSpan w:val="4"/>
            <w:tcBorders>
              <w:top w:val="single" w:color="999999" w:sz="4" w:space="0"/>
              <w:left w:val="single" w:color="999999" w:sz="4" w:space="0"/>
              <w:bottom w:val="single" w:color="999999" w:sz="4" w:space="0"/>
              <w:right w:val="single" w:color="999999" w:sz="4" w:space="0"/>
            </w:tcBorders>
            <w:shd w:val="clear" w:color="auto" w:fill="D9D9D9"/>
            <w:vAlign w:val="center"/>
          </w:tcPr>
          <w:p w:rsidR="009358B5" w:rsidRDefault="009358B5" w14:paraId="16AB8940" wp14:textId="77777777">
            <w:pPr>
              <w:pStyle w:val="Figure"/>
              <w:spacing w:before="40" w:after="40"/>
              <w:jc w:val="center"/>
              <w:rPr>
                <w:rFonts w:ascii="Arial" w:hAnsi="Arial" w:cs="Arial"/>
                <w:bCs w:val="0"/>
                <w:color w:val="000000"/>
                <w:sz w:val="17"/>
                <w:szCs w:val="17"/>
              </w:rPr>
            </w:pPr>
            <w:r>
              <w:rPr>
                <w:rFonts w:ascii="Arial" w:hAnsi="Arial" w:cs="Arial"/>
                <w:bCs w:val="0"/>
                <w:sz w:val="17"/>
                <w:szCs w:val="17"/>
              </w:rPr>
              <w:t>SA Amt-LI Remaining Unit</w:t>
            </w:r>
          </w:p>
        </w:tc>
        <w:tc>
          <w:tcPr>
            <w:tcW w:w="326" w:type="pct"/>
            <w:gridSpan w:val="2"/>
            <w:tcBorders>
              <w:top w:val="single" w:color="999999" w:sz="4" w:space="0"/>
              <w:left w:val="single" w:color="999999" w:sz="4" w:space="0"/>
              <w:bottom w:val="single" w:color="999999" w:sz="4" w:space="0"/>
              <w:right w:val="single" w:color="999999" w:sz="4" w:space="0"/>
            </w:tcBorders>
            <w:shd w:val="clear" w:color="auto" w:fill="D9D9D9"/>
            <w:vAlign w:val="center"/>
          </w:tcPr>
          <w:p w:rsidR="009358B5" w:rsidRDefault="009358B5" w14:paraId="2918FF86" wp14:textId="77777777">
            <w:pPr>
              <w:pStyle w:val="Figure"/>
              <w:spacing w:before="40" w:after="40"/>
              <w:jc w:val="center"/>
              <w:rPr>
                <w:rFonts w:ascii="Arial" w:hAnsi="Arial" w:cs="Arial"/>
                <w:bCs w:val="0"/>
                <w:color w:val="000000"/>
                <w:sz w:val="17"/>
                <w:szCs w:val="17"/>
              </w:rPr>
            </w:pPr>
            <w:r>
              <w:rPr>
                <w:rFonts w:ascii="Arial" w:hAnsi="Arial" w:cs="Arial"/>
                <w:bCs w:val="0"/>
                <w:sz w:val="17"/>
                <w:szCs w:val="17"/>
              </w:rPr>
              <w:t>SA Amt-LI Remaining</w:t>
            </w:r>
          </w:p>
        </w:tc>
        <w:tc>
          <w:tcPr>
            <w:tcW w:w="69" w:type="pct"/>
            <w:vMerge w:val="restart"/>
            <w:tcBorders>
              <w:left w:val="single" w:color="999999" w:sz="4" w:space="0"/>
            </w:tcBorders>
          </w:tcPr>
          <w:p w:rsidR="009358B5" w:rsidRDefault="009358B5" w14:paraId="4631F88E" wp14:textId="77777777">
            <w:pPr>
              <w:pStyle w:val="Figure"/>
              <w:spacing w:before="40" w:after="40"/>
              <w:rPr>
                <w:rFonts w:ascii="Arial" w:hAnsi="Arial" w:cs="Arial"/>
                <w:bCs w:val="0"/>
                <w:sz w:val="17"/>
                <w:szCs w:val="17"/>
              </w:rPr>
            </w:pPr>
          </w:p>
        </w:tc>
      </w:tr>
      <w:tr xmlns:wp14="http://schemas.microsoft.com/office/word/2010/wordml" w:rsidR="009358B5" w:rsidTr="009358B5" w14:paraId="5C540BEE" wp14:textId="77777777">
        <w:tblPrEx>
          <w:tblCellMar>
            <w:top w:w="0" w:type="dxa"/>
            <w:bottom w:w="0" w:type="dxa"/>
          </w:tblCellMar>
        </w:tblPrEx>
        <w:trPr>
          <w:gridAfter w:val="3"/>
          <w:wAfter w:w="621" w:type="pct"/>
          <w:cantSplit/>
          <w:trHeight w:val="278"/>
          <w:jc w:val="center"/>
        </w:trPr>
        <w:tc>
          <w:tcPr>
            <w:tcW w:w="72" w:type="pct"/>
            <w:tcBorders>
              <w:right w:val="single" w:color="999999" w:sz="4" w:space="0"/>
            </w:tcBorders>
          </w:tcPr>
          <w:p w:rsidR="009358B5" w:rsidRDefault="009358B5" w14:paraId="4AF909B0" wp14:textId="77777777">
            <w:pPr>
              <w:pStyle w:val="Figure"/>
              <w:spacing w:before="40" w:after="40"/>
              <w:rPr>
                <w:rFonts w:ascii="Arial" w:hAnsi="Arial" w:cs="Arial"/>
                <w:bCs w:val="0"/>
                <w:sz w:val="17"/>
                <w:szCs w:val="17"/>
              </w:rPr>
            </w:pPr>
          </w:p>
        </w:tc>
        <w:tc>
          <w:tcPr>
            <w:tcW w:w="579" w:type="pct"/>
            <w:gridSpan w:val="2"/>
            <w:tcBorders>
              <w:top w:val="single" w:color="999999" w:sz="4" w:space="0"/>
              <w:left w:val="single" w:color="999999" w:sz="4" w:space="0"/>
              <w:bottom w:val="single" w:color="999999" w:sz="4" w:space="0"/>
              <w:right w:val="single" w:color="999999" w:sz="4" w:space="0"/>
            </w:tcBorders>
          </w:tcPr>
          <w:p w:rsidR="009358B5" w:rsidRDefault="009358B5" w14:paraId="19A42C90"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450"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174F161D"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w:t>
            </w:r>
          </w:p>
        </w:tc>
        <w:tc>
          <w:tcPr>
            <w:tcW w:w="20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507F28AE"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0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69EA4AD1"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01" w:type="pct"/>
            <w:gridSpan w:val="2"/>
            <w:tcBorders>
              <w:top w:val="single" w:color="999999" w:sz="4" w:space="0"/>
              <w:left w:val="single" w:color="999999" w:sz="4" w:space="0"/>
              <w:bottom w:val="single" w:color="999999" w:sz="4" w:space="0"/>
              <w:right w:val="single" w:color="999999" w:sz="4" w:space="0"/>
            </w:tcBorders>
          </w:tcPr>
          <w:p w:rsidR="009358B5" w:rsidRDefault="009358B5" w14:paraId="3804BF31"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20" w:type="pct"/>
            <w:tcBorders>
              <w:top w:val="single" w:color="999999" w:sz="4" w:space="0"/>
              <w:left w:val="single" w:color="999999" w:sz="4" w:space="0"/>
              <w:bottom w:val="single" w:color="999999" w:sz="4" w:space="0"/>
              <w:right w:val="single" w:color="999999" w:sz="4" w:space="0"/>
            </w:tcBorders>
          </w:tcPr>
          <w:p w:rsidR="009358B5" w:rsidRDefault="009358B5" w14:paraId="0F3675DA"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55"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37C3C747"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XXXXX</w:t>
            </w:r>
          </w:p>
        </w:tc>
        <w:tc>
          <w:tcPr>
            <w:tcW w:w="263"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7546B360"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XXXXX</w:t>
            </w:r>
          </w:p>
        </w:tc>
        <w:tc>
          <w:tcPr>
            <w:tcW w:w="155"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1240E54D"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55"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57894999"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51"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1306A317"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62"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3AEBA355"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260"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3F7ADD35"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9,999</w:t>
            </w:r>
          </w:p>
        </w:tc>
        <w:tc>
          <w:tcPr>
            <w:tcW w:w="317"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778600F3"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$ 999.99</w:t>
            </w:r>
          </w:p>
        </w:tc>
        <w:tc>
          <w:tcPr>
            <w:tcW w:w="326"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538BD1DE"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9,999</w:t>
            </w:r>
          </w:p>
        </w:tc>
        <w:tc>
          <w:tcPr>
            <w:tcW w:w="326"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4563F5E7"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$ 999.99</w:t>
            </w:r>
          </w:p>
        </w:tc>
        <w:tc>
          <w:tcPr>
            <w:tcW w:w="69" w:type="pct"/>
            <w:vMerge/>
            <w:tcBorders>
              <w:left w:val="single" w:color="999999" w:sz="4" w:space="0"/>
            </w:tcBorders>
          </w:tcPr>
          <w:p w:rsidR="009358B5" w:rsidRDefault="009358B5" w14:paraId="4885100A" wp14:textId="77777777">
            <w:pPr>
              <w:pStyle w:val="Figure"/>
              <w:spacing w:before="40" w:after="40"/>
              <w:rPr>
                <w:rFonts w:ascii="Arial" w:hAnsi="Arial" w:cs="Arial"/>
                <w:bCs w:val="0"/>
                <w:sz w:val="17"/>
                <w:szCs w:val="17"/>
              </w:rPr>
            </w:pPr>
          </w:p>
        </w:tc>
      </w:tr>
      <w:tr xmlns:wp14="http://schemas.microsoft.com/office/word/2010/wordml" w:rsidR="009358B5" w:rsidTr="009358B5" w14:paraId="7BC76A47" wp14:textId="77777777">
        <w:tblPrEx>
          <w:tblCellMar>
            <w:top w:w="0" w:type="dxa"/>
            <w:bottom w:w="0" w:type="dxa"/>
          </w:tblCellMar>
        </w:tblPrEx>
        <w:trPr>
          <w:gridAfter w:val="3"/>
          <w:wAfter w:w="621" w:type="pct"/>
          <w:cantSplit/>
          <w:trHeight w:val="278"/>
          <w:jc w:val="center"/>
        </w:trPr>
        <w:tc>
          <w:tcPr>
            <w:tcW w:w="72" w:type="pct"/>
            <w:tcBorders>
              <w:right w:val="single" w:color="999999" w:sz="4" w:space="0"/>
            </w:tcBorders>
          </w:tcPr>
          <w:p w:rsidR="009358B5" w:rsidRDefault="009358B5" w14:paraId="3D7CEA7F" wp14:textId="77777777">
            <w:pPr>
              <w:pStyle w:val="Figure"/>
              <w:spacing w:before="40" w:after="40"/>
              <w:rPr>
                <w:rFonts w:ascii="Arial" w:hAnsi="Arial" w:cs="Arial"/>
                <w:bCs w:val="0"/>
                <w:sz w:val="17"/>
                <w:szCs w:val="17"/>
              </w:rPr>
            </w:pPr>
          </w:p>
        </w:tc>
        <w:tc>
          <w:tcPr>
            <w:tcW w:w="580"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3F456B55"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448"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4485A38E"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w:t>
            </w:r>
          </w:p>
        </w:tc>
        <w:tc>
          <w:tcPr>
            <w:tcW w:w="20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45E58FC8"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0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635368C4"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01"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083D2779"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20"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268A79CC"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55"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4DF8C97E"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XXXXX</w:t>
            </w:r>
          </w:p>
        </w:tc>
        <w:tc>
          <w:tcPr>
            <w:tcW w:w="263"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4B2BF8CC"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XXXXX</w:t>
            </w:r>
          </w:p>
        </w:tc>
        <w:tc>
          <w:tcPr>
            <w:tcW w:w="155"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09075C2A"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55"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64307524"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51"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371F0DCF"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62"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3E28DFA2"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260"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21962F66"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9,999</w:t>
            </w:r>
          </w:p>
        </w:tc>
        <w:tc>
          <w:tcPr>
            <w:tcW w:w="317"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19775BAC"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$ 999.99</w:t>
            </w:r>
          </w:p>
        </w:tc>
        <w:tc>
          <w:tcPr>
            <w:tcW w:w="326"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0EA0E572"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9,999</w:t>
            </w:r>
          </w:p>
        </w:tc>
        <w:tc>
          <w:tcPr>
            <w:tcW w:w="326"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79404E1D"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$ 999.99</w:t>
            </w:r>
          </w:p>
        </w:tc>
        <w:tc>
          <w:tcPr>
            <w:tcW w:w="69" w:type="pct"/>
            <w:tcBorders>
              <w:left w:val="single" w:color="999999" w:sz="4" w:space="0"/>
            </w:tcBorders>
          </w:tcPr>
          <w:p w:rsidR="009358B5" w:rsidRDefault="009358B5" w14:paraId="6DF670E6" wp14:textId="77777777">
            <w:pPr>
              <w:pStyle w:val="Figure"/>
              <w:spacing w:before="40" w:after="40"/>
              <w:rPr>
                <w:rFonts w:ascii="Arial" w:hAnsi="Arial" w:cs="Arial"/>
                <w:bCs w:val="0"/>
                <w:sz w:val="17"/>
                <w:szCs w:val="17"/>
              </w:rPr>
            </w:pPr>
          </w:p>
        </w:tc>
      </w:tr>
      <w:tr xmlns:wp14="http://schemas.microsoft.com/office/word/2010/wordml" w:rsidR="009358B5" w:rsidTr="009358B5" w14:paraId="7D4317C0" wp14:textId="77777777">
        <w:tblPrEx>
          <w:tblCellMar>
            <w:top w:w="0" w:type="dxa"/>
            <w:bottom w:w="0" w:type="dxa"/>
          </w:tblCellMar>
        </w:tblPrEx>
        <w:trPr>
          <w:gridAfter w:val="3"/>
          <w:wAfter w:w="621" w:type="pct"/>
          <w:cantSplit/>
          <w:trHeight w:val="278"/>
          <w:jc w:val="center"/>
        </w:trPr>
        <w:tc>
          <w:tcPr>
            <w:tcW w:w="72" w:type="pct"/>
            <w:tcBorders>
              <w:right w:val="single" w:color="999999" w:sz="4" w:space="0"/>
            </w:tcBorders>
          </w:tcPr>
          <w:p w:rsidR="009358B5" w:rsidRDefault="009358B5" w14:paraId="66597038" wp14:textId="77777777">
            <w:pPr>
              <w:pStyle w:val="Figure"/>
              <w:spacing w:before="40" w:after="40"/>
              <w:rPr>
                <w:rFonts w:ascii="Arial" w:hAnsi="Arial" w:cs="Arial"/>
                <w:bCs w:val="0"/>
                <w:sz w:val="17"/>
                <w:szCs w:val="17"/>
              </w:rPr>
            </w:pPr>
          </w:p>
        </w:tc>
        <w:tc>
          <w:tcPr>
            <w:tcW w:w="580"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0363A1B8"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448"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0B6A5E0A"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w:t>
            </w:r>
          </w:p>
        </w:tc>
        <w:tc>
          <w:tcPr>
            <w:tcW w:w="20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7EB97FC5"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0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44265801"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01"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011014D1"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20"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70BD1BB5"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55"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0C403AD8"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XXXXX</w:t>
            </w:r>
          </w:p>
        </w:tc>
        <w:tc>
          <w:tcPr>
            <w:tcW w:w="263"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0286B3D8"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XXXXX</w:t>
            </w:r>
          </w:p>
        </w:tc>
        <w:tc>
          <w:tcPr>
            <w:tcW w:w="155"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064396BC"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55"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3678C12D"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51"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3011AE3B"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62"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2525AE08"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260"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5EC5D426"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9,999</w:t>
            </w:r>
          </w:p>
        </w:tc>
        <w:tc>
          <w:tcPr>
            <w:tcW w:w="317"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596E4C07"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$ 999.99</w:t>
            </w:r>
          </w:p>
        </w:tc>
        <w:tc>
          <w:tcPr>
            <w:tcW w:w="326"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24FF6E2B"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9,999</w:t>
            </w:r>
          </w:p>
        </w:tc>
        <w:tc>
          <w:tcPr>
            <w:tcW w:w="326"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59D628A3"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$ 999.99</w:t>
            </w:r>
          </w:p>
        </w:tc>
        <w:tc>
          <w:tcPr>
            <w:tcW w:w="69" w:type="pct"/>
            <w:tcBorders>
              <w:left w:val="single" w:color="999999" w:sz="4" w:space="0"/>
            </w:tcBorders>
          </w:tcPr>
          <w:p w:rsidR="009358B5" w:rsidRDefault="009358B5" w14:paraId="017458F3" wp14:textId="77777777">
            <w:pPr>
              <w:pStyle w:val="Figure"/>
              <w:spacing w:before="40" w:after="40"/>
              <w:rPr>
                <w:rFonts w:ascii="Arial" w:hAnsi="Arial" w:cs="Arial"/>
                <w:bCs w:val="0"/>
                <w:sz w:val="17"/>
                <w:szCs w:val="17"/>
              </w:rPr>
            </w:pPr>
          </w:p>
        </w:tc>
      </w:tr>
      <w:tr xmlns:wp14="http://schemas.microsoft.com/office/word/2010/wordml" w:rsidR="009358B5" w:rsidTr="009358B5" w14:paraId="74808D51" wp14:textId="77777777">
        <w:tblPrEx>
          <w:tblCellMar>
            <w:top w:w="0" w:type="dxa"/>
            <w:bottom w:w="0" w:type="dxa"/>
          </w:tblCellMar>
        </w:tblPrEx>
        <w:trPr>
          <w:gridAfter w:val="3"/>
          <w:wAfter w:w="621" w:type="pct"/>
          <w:cantSplit/>
          <w:trHeight w:val="278"/>
          <w:jc w:val="center"/>
        </w:trPr>
        <w:tc>
          <w:tcPr>
            <w:tcW w:w="72" w:type="pct"/>
            <w:tcBorders>
              <w:right w:val="single" w:color="999999" w:sz="4" w:space="0"/>
            </w:tcBorders>
          </w:tcPr>
          <w:p w:rsidR="009358B5" w:rsidRDefault="009358B5" w14:paraId="60086500" wp14:textId="77777777">
            <w:pPr>
              <w:pStyle w:val="Figure"/>
              <w:spacing w:before="40" w:after="40"/>
              <w:rPr>
                <w:rFonts w:ascii="Arial" w:hAnsi="Arial" w:cs="Arial"/>
                <w:bCs w:val="0"/>
                <w:sz w:val="17"/>
                <w:szCs w:val="17"/>
              </w:rPr>
            </w:pPr>
          </w:p>
        </w:tc>
        <w:tc>
          <w:tcPr>
            <w:tcW w:w="580"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3F7D174F"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448"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0B49CB19"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w:t>
            </w:r>
          </w:p>
        </w:tc>
        <w:tc>
          <w:tcPr>
            <w:tcW w:w="20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0D4E75DD"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0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7DDC038C"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01"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1079F435"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20"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7F54BAB1"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55"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60F428C2"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XXXXX</w:t>
            </w:r>
          </w:p>
        </w:tc>
        <w:tc>
          <w:tcPr>
            <w:tcW w:w="263"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36521735"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XXXXX</w:t>
            </w:r>
          </w:p>
        </w:tc>
        <w:tc>
          <w:tcPr>
            <w:tcW w:w="155"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0F8E91B7"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55"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30696405"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51"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70CA0169"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62"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31E94247"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260"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5C77FC59"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9,999</w:t>
            </w:r>
          </w:p>
        </w:tc>
        <w:tc>
          <w:tcPr>
            <w:tcW w:w="317"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57D67400"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$ 999.99</w:t>
            </w:r>
          </w:p>
        </w:tc>
        <w:tc>
          <w:tcPr>
            <w:tcW w:w="326"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4EEB522E"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9,999</w:t>
            </w:r>
          </w:p>
        </w:tc>
        <w:tc>
          <w:tcPr>
            <w:tcW w:w="326"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635A87A1"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$ 999.99</w:t>
            </w:r>
          </w:p>
        </w:tc>
        <w:tc>
          <w:tcPr>
            <w:tcW w:w="69" w:type="pct"/>
            <w:tcBorders>
              <w:left w:val="single" w:color="999999" w:sz="4" w:space="0"/>
            </w:tcBorders>
          </w:tcPr>
          <w:p w:rsidR="009358B5" w:rsidRDefault="009358B5" w14:paraId="6A9BAC8F" wp14:textId="77777777">
            <w:pPr>
              <w:pStyle w:val="Figure"/>
              <w:spacing w:before="40" w:after="40"/>
              <w:rPr>
                <w:rFonts w:ascii="Arial" w:hAnsi="Arial" w:cs="Arial"/>
                <w:bCs w:val="0"/>
                <w:sz w:val="17"/>
                <w:szCs w:val="17"/>
              </w:rPr>
            </w:pPr>
          </w:p>
        </w:tc>
      </w:tr>
      <w:tr xmlns:wp14="http://schemas.microsoft.com/office/word/2010/wordml" w:rsidR="009358B5" w:rsidTr="009358B5" w14:paraId="7B3F83A7" wp14:textId="77777777">
        <w:tblPrEx>
          <w:tblCellMar>
            <w:top w:w="0" w:type="dxa"/>
            <w:bottom w:w="0" w:type="dxa"/>
          </w:tblCellMar>
        </w:tblPrEx>
        <w:trPr>
          <w:gridAfter w:val="3"/>
          <w:wAfter w:w="621" w:type="pct"/>
          <w:cantSplit/>
          <w:trHeight w:val="278"/>
          <w:jc w:val="center"/>
        </w:trPr>
        <w:tc>
          <w:tcPr>
            <w:tcW w:w="72" w:type="pct"/>
            <w:tcBorders>
              <w:right w:val="single" w:color="999999" w:sz="4" w:space="0"/>
            </w:tcBorders>
          </w:tcPr>
          <w:p w:rsidR="009358B5" w:rsidRDefault="009358B5" w14:paraId="2C28ACFC" wp14:textId="77777777">
            <w:pPr>
              <w:pStyle w:val="Figure"/>
              <w:spacing w:before="40" w:after="40"/>
              <w:rPr>
                <w:rFonts w:ascii="Arial" w:hAnsi="Arial" w:cs="Arial"/>
                <w:bCs w:val="0"/>
                <w:sz w:val="17"/>
                <w:szCs w:val="17"/>
              </w:rPr>
            </w:pPr>
          </w:p>
        </w:tc>
        <w:tc>
          <w:tcPr>
            <w:tcW w:w="580"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05CE3478"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448"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1D2CFBD2"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w:t>
            </w:r>
          </w:p>
        </w:tc>
        <w:tc>
          <w:tcPr>
            <w:tcW w:w="20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4A50AFF8"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0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10739FF4"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01"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04636160"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20"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69A0805F"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55"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4E4E74AA"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XXXXX</w:t>
            </w:r>
          </w:p>
        </w:tc>
        <w:tc>
          <w:tcPr>
            <w:tcW w:w="263"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6C2FD8CC"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XXXXX</w:t>
            </w:r>
          </w:p>
        </w:tc>
        <w:tc>
          <w:tcPr>
            <w:tcW w:w="155"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41C3FC31"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55"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251497E1"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51"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47A1C34F"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62"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20C4B750"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260"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49CAB3AB"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9,999</w:t>
            </w:r>
          </w:p>
        </w:tc>
        <w:tc>
          <w:tcPr>
            <w:tcW w:w="317"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131E6DA5"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$ 999.99</w:t>
            </w:r>
          </w:p>
        </w:tc>
        <w:tc>
          <w:tcPr>
            <w:tcW w:w="326"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19DBF5A8"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9,999</w:t>
            </w:r>
          </w:p>
        </w:tc>
        <w:tc>
          <w:tcPr>
            <w:tcW w:w="326"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0D3EE6D6"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$ 999.99</w:t>
            </w:r>
          </w:p>
        </w:tc>
        <w:tc>
          <w:tcPr>
            <w:tcW w:w="69" w:type="pct"/>
            <w:tcBorders>
              <w:left w:val="single" w:color="999999" w:sz="4" w:space="0"/>
            </w:tcBorders>
          </w:tcPr>
          <w:p w:rsidR="009358B5" w:rsidRDefault="009358B5" w14:paraId="67525D00" wp14:textId="77777777">
            <w:pPr>
              <w:pStyle w:val="Figure"/>
              <w:spacing w:before="40" w:after="40"/>
              <w:rPr>
                <w:rFonts w:ascii="Arial" w:hAnsi="Arial" w:cs="Arial"/>
                <w:bCs w:val="0"/>
                <w:sz w:val="17"/>
                <w:szCs w:val="17"/>
              </w:rPr>
            </w:pPr>
          </w:p>
        </w:tc>
      </w:tr>
      <w:tr xmlns:wp14="http://schemas.microsoft.com/office/word/2010/wordml" w:rsidR="009358B5" w:rsidTr="009358B5" w14:paraId="307EF089" wp14:textId="77777777">
        <w:tblPrEx>
          <w:tblCellMar>
            <w:top w:w="0" w:type="dxa"/>
            <w:bottom w:w="0" w:type="dxa"/>
          </w:tblCellMar>
        </w:tblPrEx>
        <w:trPr>
          <w:gridAfter w:val="3"/>
          <w:wAfter w:w="621" w:type="pct"/>
          <w:cantSplit/>
          <w:trHeight w:val="278"/>
          <w:jc w:val="center"/>
        </w:trPr>
        <w:tc>
          <w:tcPr>
            <w:tcW w:w="72" w:type="pct"/>
            <w:tcBorders>
              <w:right w:val="single" w:color="999999" w:sz="4" w:space="0"/>
            </w:tcBorders>
          </w:tcPr>
          <w:p w:rsidR="009358B5" w:rsidRDefault="009358B5" w14:paraId="02A3EDED" wp14:textId="77777777">
            <w:pPr>
              <w:pStyle w:val="Figure"/>
              <w:spacing w:before="40" w:after="40"/>
              <w:rPr>
                <w:rFonts w:ascii="Arial" w:hAnsi="Arial" w:cs="Arial"/>
                <w:bCs w:val="0"/>
                <w:sz w:val="17"/>
                <w:szCs w:val="17"/>
              </w:rPr>
            </w:pPr>
          </w:p>
        </w:tc>
        <w:tc>
          <w:tcPr>
            <w:tcW w:w="580"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621B82A1"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448"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77695701"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w:t>
            </w:r>
          </w:p>
        </w:tc>
        <w:tc>
          <w:tcPr>
            <w:tcW w:w="20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4AA080C5"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0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3CDB23BB"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01"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6E49A414"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20"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46113FE2"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55"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04312404"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XXXXX</w:t>
            </w:r>
          </w:p>
        </w:tc>
        <w:tc>
          <w:tcPr>
            <w:tcW w:w="263"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12907671"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XXXXX</w:t>
            </w:r>
          </w:p>
        </w:tc>
        <w:tc>
          <w:tcPr>
            <w:tcW w:w="155"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39AD63A9"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55"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0419FBA8"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51"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1EF866CE"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62"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7BE36708"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260"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28A71A33"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9,999</w:t>
            </w:r>
          </w:p>
        </w:tc>
        <w:tc>
          <w:tcPr>
            <w:tcW w:w="317"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42F76210"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$ 999.99</w:t>
            </w:r>
          </w:p>
        </w:tc>
        <w:tc>
          <w:tcPr>
            <w:tcW w:w="326"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4392B529"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9,999</w:t>
            </w:r>
          </w:p>
        </w:tc>
        <w:tc>
          <w:tcPr>
            <w:tcW w:w="326"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3DEF368C"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$ 999.99</w:t>
            </w:r>
          </w:p>
        </w:tc>
        <w:tc>
          <w:tcPr>
            <w:tcW w:w="69" w:type="pct"/>
            <w:tcBorders>
              <w:left w:val="single" w:color="999999" w:sz="4" w:space="0"/>
            </w:tcBorders>
          </w:tcPr>
          <w:p w:rsidR="009358B5" w:rsidRDefault="009358B5" w14:paraId="63B496E2" wp14:textId="77777777">
            <w:pPr>
              <w:pStyle w:val="Figure"/>
              <w:spacing w:before="40" w:after="40"/>
              <w:rPr>
                <w:rFonts w:ascii="Arial" w:hAnsi="Arial" w:cs="Arial"/>
                <w:bCs w:val="0"/>
                <w:sz w:val="17"/>
                <w:szCs w:val="17"/>
              </w:rPr>
            </w:pPr>
          </w:p>
        </w:tc>
      </w:tr>
      <w:tr xmlns:wp14="http://schemas.microsoft.com/office/word/2010/wordml" w:rsidR="009358B5" w:rsidTr="009358B5" w14:paraId="21EE06C4" wp14:textId="77777777">
        <w:tblPrEx>
          <w:tblCellMar>
            <w:top w:w="0" w:type="dxa"/>
            <w:bottom w:w="0" w:type="dxa"/>
          </w:tblCellMar>
        </w:tblPrEx>
        <w:trPr>
          <w:gridAfter w:val="3"/>
          <w:wAfter w:w="621" w:type="pct"/>
          <w:cantSplit/>
          <w:trHeight w:val="278"/>
          <w:jc w:val="center"/>
        </w:trPr>
        <w:tc>
          <w:tcPr>
            <w:tcW w:w="72" w:type="pct"/>
            <w:tcBorders>
              <w:right w:val="single" w:color="999999" w:sz="4" w:space="0"/>
            </w:tcBorders>
          </w:tcPr>
          <w:p w:rsidR="009358B5" w:rsidRDefault="009358B5" w14:paraId="3A871899" wp14:textId="77777777">
            <w:pPr>
              <w:pStyle w:val="Figure"/>
              <w:spacing w:before="40" w:after="40"/>
              <w:rPr>
                <w:rFonts w:ascii="Arial" w:hAnsi="Arial" w:cs="Arial"/>
                <w:bCs w:val="0"/>
                <w:sz w:val="17"/>
                <w:szCs w:val="17"/>
              </w:rPr>
            </w:pPr>
          </w:p>
        </w:tc>
        <w:tc>
          <w:tcPr>
            <w:tcW w:w="580"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5FECC1F9"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448"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396DA45A"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w:t>
            </w:r>
          </w:p>
        </w:tc>
        <w:tc>
          <w:tcPr>
            <w:tcW w:w="20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4844D273"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0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2B7BE402"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01"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4B4C0021"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20"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1B539E97"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55"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10F7261E"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XXXXX</w:t>
            </w:r>
          </w:p>
        </w:tc>
        <w:tc>
          <w:tcPr>
            <w:tcW w:w="263"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002F228F"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XXXXX</w:t>
            </w:r>
          </w:p>
        </w:tc>
        <w:tc>
          <w:tcPr>
            <w:tcW w:w="155"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337F2BF5"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55"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09120C45"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51"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14F2B124"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62"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206EABDD"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260"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717F2E2E"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9,999</w:t>
            </w:r>
          </w:p>
        </w:tc>
        <w:tc>
          <w:tcPr>
            <w:tcW w:w="317"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24644A08"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$ 999.99</w:t>
            </w:r>
          </w:p>
        </w:tc>
        <w:tc>
          <w:tcPr>
            <w:tcW w:w="326"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4194E120"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9,999</w:t>
            </w:r>
          </w:p>
        </w:tc>
        <w:tc>
          <w:tcPr>
            <w:tcW w:w="326"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10F2787E"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$ 999.99</w:t>
            </w:r>
          </w:p>
        </w:tc>
        <w:tc>
          <w:tcPr>
            <w:tcW w:w="69" w:type="pct"/>
            <w:tcBorders>
              <w:left w:val="single" w:color="999999" w:sz="4" w:space="0"/>
            </w:tcBorders>
          </w:tcPr>
          <w:p w:rsidR="009358B5" w:rsidRDefault="009358B5" w14:paraId="2F6D4EFB" wp14:textId="77777777">
            <w:pPr>
              <w:pStyle w:val="Figure"/>
              <w:spacing w:before="40" w:after="40"/>
              <w:rPr>
                <w:rFonts w:ascii="Arial" w:hAnsi="Arial" w:cs="Arial"/>
                <w:bCs w:val="0"/>
                <w:sz w:val="17"/>
                <w:szCs w:val="17"/>
              </w:rPr>
            </w:pPr>
          </w:p>
        </w:tc>
      </w:tr>
      <w:tr xmlns:wp14="http://schemas.microsoft.com/office/word/2010/wordml" w:rsidR="009358B5" w:rsidTr="009358B5" w14:paraId="0BF6E03E" wp14:textId="77777777">
        <w:tblPrEx>
          <w:tblCellMar>
            <w:top w:w="0" w:type="dxa"/>
            <w:bottom w:w="0" w:type="dxa"/>
          </w:tblCellMar>
        </w:tblPrEx>
        <w:trPr>
          <w:gridAfter w:val="3"/>
          <w:wAfter w:w="621" w:type="pct"/>
          <w:cantSplit/>
          <w:trHeight w:val="278"/>
          <w:jc w:val="center"/>
        </w:trPr>
        <w:tc>
          <w:tcPr>
            <w:tcW w:w="72" w:type="pct"/>
            <w:tcBorders>
              <w:right w:val="single" w:color="999999" w:sz="4" w:space="0"/>
            </w:tcBorders>
          </w:tcPr>
          <w:p w:rsidR="009358B5" w:rsidRDefault="009358B5" w14:paraId="035A956E" wp14:textId="77777777">
            <w:pPr>
              <w:pStyle w:val="Figure"/>
              <w:spacing w:before="40" w:after="40"/>
              <w:rPr>
                <w:rFonts w:ascii="Arial" w:hAnsi="Arial" w:cs="Arial"/>
                <w:bCs w:val="0"/>
                <w:sz w:val="17"/>
                <w:szCs w:val="17"/>
              </w:rPr>
            </w:pPr>
          </w:p>
        </w:tc>
        <w:tc>
          <w:tcPr>
            <w:tcW w:w="580"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2FB9AB78"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448"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14D9DA27"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w:t>
            </w:r>
          </w:p>
        </w:tc>
        <w:tc>
          <w:tcPr>
            <w:tcW w:w="20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48E1FE97"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0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2D29B6BA"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01"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2D1076A8"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20"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1109AD6C"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w:t>
            </w:r>
          </w:p>
        </w:tc>
        <w:tc>
          <w:tcPr>
            <w:tcW w:w="255"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6A3C021E" wp14:textId="77777777">
            <w:pPr>
              <w:pStyle w:val="Figure"/>
              <w:spacing w:before="40" w:after="40"/>
              <w:jc w:val="center"/>
              <w:rPr>
                <w:rFonts w:ascii="Arial" w:hAnsi="Arial" w:cs="Arial"/>
                <w:b w:val="0"/>
                <w:bCs w:val="0"/>
                <w:color w:val="000000"/>
                <w:sz w:val="17"/>
                <w:szCs w:val="17"/>
              </w:rPr>
            </w:pPr>
            <w:r>
              <w:rPr>
                <w:rFonts w:ascii="Arial" w:hAnsi="Arial" w:cs="Arial"/>
                <w:b w:val="0"/>
                <w:bCs w:val="0"/>
                <w:color w:val="000000"/>
                <w:sz w:val="17"/>
                <w:szCs w:val="17"/>
              </w:rPr>
              <w:t>XXXXX</w:t>
            </w:r>
          </w:p>
        </w:tc>
        <w:tc>
          <w:tcPr>
            <w:tcW w:w="263"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35562203"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XXXXX</w:t>
            </w:r>
          </w:p>
        </w:tc>
        <w:tc>
          <w:tcPr>
            <w:tcW w:w="155"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0718B25D"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55"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76C9E1C5"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51"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52941A08"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162"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175B7972"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XX</w:t>
            </w:r>
          </w:p>
        </w:tc>
        <w:tc>
          <w:tcPr>
            <w:tcW w:w="260"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15E3D1B4"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9,999</w:t>
            </w:r>
          </w:p>
        </w:tc>
        <w:tc>
          <w:tcPr>
            <w:tcW w:w="317"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79E0392F"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$ 999.99</w:t>
            </w:r>
          </w:p>
        </w:tc>
        <w:tc>
          <w:tcPr>
            <w:tcW w:w="326"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403AD642"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9,999</w:t>
            </w:r>
          </w:p>
        </w:tc>
        <w:tc>
          <w:tcPr>
            <w:tcW w:w="326"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71B639C5" wp14:textId="77777777">
            <w:pPr>
              <w:pStyle w:val="Figure"/>
              <w:spacing w:before="40" w:after="40"/>
              <w:jc w:val="right"/>
              <w:rPr>
                <w:rFonts w:ascii="Arial" w:hAnsi="Arial" w:cs="Arial"/>
                <w:b w:val="0"/>
                <w:bCs w:val="0"/>
                <w:color w:val="000000"/>
                <w:sz w:val="17"/>
                <w:szCs w:val="17"/>
              </w:rPr>
            </w:pPr>
            <w:r>
              <w:rPr>
                <w:rFonts w:ascii="Arial" w:hAnsi="Arial" w:cs="Arial"/>
                <w:b w:val="0"/>
                <w:bCs w:val="0"/>
                <w:color w:val="000000"/>
                <w:sz w:val="17"/>
                <w:szCs w:val="17"/>
              </w:rPr>
              <w:t>$ 999.99</w:t>
            </w:r>
          </w:p>
        </w:tc>
        <w:tc>
          <w:tcPr>
            <w:tcW w:w="69" w:type="pct"/>
            <w:tcBorders>
              <w:left w:val="single" w:color="999999" w:sz="4" w:space="0"/>
            </w:tcBorders>
          </w:tcPr>
          <w:p w:rsidR="009358B5" w:rsidRDefault="009358B5" w14:paraId="7BC35E71" wp14:textId="77777777">
            <w:pPr>
              <w:pStyle w:val="Figure"/>
              <w:spacing w:before="40" w:after="40"/>
              <w:rPr>
                <w:rFonts w:ascii="Arial" w:hAnsi="Arial" w:cs="Arial"/>
                <w:bCs w:val="0"/>
                <w:sz w:val="17"/>
                <w:szCs w:val="17"/>
              </w:rPr>
            </w:pPr>
          </w:p>
        </w:tc>
      </w:tr>
      <w:tr xmlns:wp14="http://schemas.microsoft.com/office/word/2010/wordml" w:rsidR="009358B5" w:rsidTr="009358B5" w14:paraId="410EF00C" wp14:textId="77777777">
        <w:tblPrEx>
          <w:tblCellMar>
            <w:top w:w="0" w:type="dxa"/>
            <w:bottom w:w="0" w:type="dxa"/>
          </w:tblCellMar>
        </w:tblPrEx>
        <w:trPr>
          <w:gridBefore w:val="2"/>
          <w:wBefore w:w="625" w:type="pct"/>
          <w:cantSplit/>
          <w:trHeight w:val="278"/>
          <w:jc w:val="center"/>
        </w:trPr>
        <w:tc>
          <w:tcPr>
            <w:tcW w:w="72" w:type="pct"/>
            <w:gridSpan w:val="2"/>
            <w:tcBorders>
              <w:right w:val="single" w:color="999999" w:sz="4" w:space="0"/>
            </w:tcBorders>
          </w:tcPr>
          <w:p w:rsidR="00B11BCA" w:rsidRDefault="00B11BCA" w14:paraId="264C1A0E" wp14:textId="77777777">
            <w:pPr>
              <w:pStyle w:val="Figure"/>
              <w:spacing w:before="40" w:after="40"/>
              <w:rPr>
                <w:rFonts w:ascii="Arial" w:hAnsi="Arial" w:cs="Arial"/>
                <w:bCs w:val="0"/>
                <w:sz w:val="17"/>
                <w:szCs w:val="17"/>
              </w:rPr>
            </w:pPr>
          </w:p>
        </w:tc>
        <w:tc>
          <w:tcPr>
            <w:tcW w:w="3009" w:type="pct"/>
            <w:gridSpan w:val="17"/>
            <w:tcBorders>
              <w:top w:val="single" w:color="999999" w:sz="4" w:space="0"/>
              <w:left w:val="single" w:color="999999" w:sz="4" w:space="0"/>
              <w:bottom w:val="single" w:color="999999" w:sz="4" w:space="0"/>
              <w:right w:val="single" w:color="999999" w:sz="4" w:space="0"/>
            </w:tcBorders>
            <w:shd w:val="clear" w:color="auto" w:fill="B3C5FF"/>
            <w:vAlign w:val="center"/>
          </w:tcPr>
          <w:p w:rsidR="00B11BCA" w:rsidRDefault="00B11BCA" w14:paraId="7A8483DF" wp14:textId="77777777">
            <w:pPr>
              <w:pStyle w:val="Figure"/>
              <w:spacing w:before="40" w:after="40"/>
              <w:jc w:val="right"/>
              <w:rPr>
                <w:rFonts w:ascii="Arial" w:hAnsi="Arial" w:cs="Arial"/>
                <w:bCs w:val="0"/>
                <w:color w:val="000000"/>
                <w:sz w:val="17"/>
                <w:szCs w:val="17"/>
              </w:rPr>
            </w:pPr>
            <w:r>
              <w:rPr>
                <w:rFonts w:ascii="Arial" w:hAnsi="Arial" w:cs="Arial"/>
                <w:bCs w:val="0"/>
                <w:color w:val="000000"/>
                <w:sz w:val="17"/>
                <w:szCs w:val="17"/>
              </w:rPr>
              <w:t>Total:</w:t>
            </w:r>
          </w:p>
        </w:tc>
        <w:tc>
          <w:tcPr>
            <w:tcW w:w="259" w:type="pct"/>
            <w:gridSpan w:val="2"/>
            <w:tcBorders>
              <w:top w:val="single" w:color="999999" w:sz="4" w:space="0"/>
              <w:left w:val="single" w:color="999999" w:sz="4" w:space="0"/>
              <w:bottom w:val="single" w:color="999999" w:sz="4" w:space="0"/>
              <w:right w:val="single" w:color="999999" w:sz="4" w:space="0"/>
            </w:tcBorders>
            <w:shd w:val="clear" w:color="auto" w:fill="B3C5FF"/>
            <w:vAlign w:val="center"/>
          </w:tcPr>
          <w:p w:rsidR="00B11BCA" w:rsidRDefault="00B11BCA" w14:paraId="0A4E1068" wp14:textId="77777777">
            <w:pPr>
              <w:pStyle w:val="Figure"/>
              <w:spacing w:before="40" w:after="40"/>
              <w:jc w:val="right"/>
              <w:rPr>
                <w:rFonts w:ascii="Arial" w:hAnsi="Arial" w:cs="Arial"/>
                <w:bCs w:val="0"/>
                <w:color w:val="000000"/>
                <w:sz w:val="17"/>
                <w:szCs w:val="17"/>
              </w:rPr>
            </w:pPr>
            <w:r>
              <w:rPr>
                <w:rFonts w:ascii="Arial" w:hAnsi="Arial" w:cs="Arial"/>
                <w:bCs w:val="0"/>
                <w:color w:val="000000"/>
                <w:sz w:val="17"/>
                <w:szCs w:val="17"/>
              </w:rPr>
              <w:t>9,999</w:t>
            </w:r>
          </w:p>
        </w:tc>
        <w:tc>
          <w:tcPr>
            <w:tcW w:w="317" w:type="pct"/>
            <w:gridSpan w:val="2"/>
            <w:tcBorders>
              <w:top w:val="single" w:color="999999" w:sz="4" w:space="0"/>
              <w:left w:val="single" w:color="999999" w:sz="4" w:space="0"/>
              <w:bottom w:val="single" w:color="999999" w:sz="4" w:space="0"/>
              <w:right w:val="single" w:color="999999" w:sz="4" w:space="0"/>
            </w:tcBorders>
            <w:shd w:val="clear" w:color="auto" w:fill="B3C5FF"/>
            <w:vAlign w:val="center"/>
          </w:tcPr>
          <w:p w:rsidR="00B11BCA" w:rsidRDefault="00B11BCA" w14:paraId="459EED44" wp14:textId="77777777">
            <w:pPr>
              <w:pStyle w:val="Figure"/>
              <w:spacing w:before="40" w:after="40"/>
              <w:jc w:val="right"/>
              <w:rPr>
                <w:rFonts w:ascii="Arial" w:hAnsi="Arial" w:cs="Arial"/>
                <w:bCs w:val="0"/>
                <w:color w:val="000000"/>
                <w:sz w:val="17"/>
                <w:szCs w:val="17"/>
              </w:rPr>
            </w:pPr>
            <w:r>
              <w:rPr>
                <w:rFonts w:ascii="Arial" w:hAnsi="Arial" w:cs="Arial"/>
                <w:bCs w:val="0"/>
                <w:color w:val="000000"/>
                <w:sz w:val="17"/>
                <w:szCs w:val="17"/>
              </w:rPr>
              <w:t>$ 999.99</w:t>
            </w:r>
          </w:p>
        </w:tc>
        <w:tc>
          <w:tcPr>
            <w:tcW w:w="326" w:type="pct"/>
            <w:gridSpan w:val="3"/>
            <w:tcBorders>
              <w:top w:val="single" w:color="999999" w:sz="4" w:space="0"/>
              <w:left w:val="single" w:color="999999" w:sz="4" w:space="0"/>
              <w:bottom w:val="single" w:color="999999" w:sz="4" w:space="0"/>
              <w:right w:val="single" w:color="999999" w:sz="4" w:space="0"/>
            </w:tcBorders>
            <w:shd w:val="clear" w:color="auto" w:fill="B3C5FF"/>
            <w:vAlign w:val="center"/>
          </w:tcPr>
          <w:p w:rsidR="00B11BCA" w:rsidRDefault="00B11BCA" w14:paraId="7E809118" wp14:textId="77777777">
            <w:pPr>
              <w:pStyle w:val="Figure"/>
              <w:spacing w:before="40" w:after="40"/>
              <w:jc w:val="right"/>
              <w:rPr>
                <w:rFonts w:ascii="Arial" w:hAnsi="Arial" w:cs="Arial"/>
                <w:bCs w:val="0"/>
                <w:color w:val="000000"/>
                <w:sz w:val="17"/>
                <w:szCs w:val="17"/>
              </w:rPr>
            </w:pPr>
            <w:r>
              <w:rPr>
                <w:rFonts w:ascii="Arial" w:hAnsi="Arial" w:cs="Arial"/>
                <w:bCs w:val="0"/>
                <w:color w:val="000000"/>
                <w:sz w:val="17"/>
                <w:szCs w:val="17"/>
              </w:rPr>
              <w:t>9,999</w:t>
            </w:r>
          </w:p>
        </w:tc>
        <w:tc>
          <w:tcPr>
            <w:tcW w:w="325" w:type="pct"/>
            <w:tcBorders>
              <w:top w:val="single" w:color="999999" w:sz="4" w:space="0"/>
              <w:left w:val="single" w:color="999999" w:sz="4" w:space="0"/>
              <w:bottom w:val="single" w:color="999999" w:sz="4" w:space="0"/>
              <w:right w:val="single" w:color="999999" w:sz="4" w:space="0"/>
            </w:tcBorders>
            <w:shd w:val="clear" w:color="auto" w:fill="B3C5FF"/>
            <w:vAlign w:val="center"/>
          </w:tcPr>
          <w:p w:rsidR="00B11BCA" w:rsidRDefault="00B11BCA" w14:paraId="1AEEAF2A" wp14:textId="77777777">
            <w:pPr>
              <w:pStyle w:val="Figure"/>
              <w:spacing w:before="40" w:after="40"/>
              <w:jc w:val="right"/>
              <w:rPr>
                <w:rFonts w:ascii="Arial" w:hAnsi="Arial" w:cs="Arial"/>
                <w:bCs w:val="0"/>
                <w:color w:val="000000"/>
                <w:sz w:val="17"/>
                <w:szCs w:val="17"/>
              </w:rPr>
            </w:pPr>
            <w:r>
              <w:rPr>
                <w:rFonts w:ascii="Arial" w:hAnsi="Arial" w:cs="Arial"/>
                <w:bCs w:val="0"/>
                <w:color w:val="000000"/>
                <w:sz w:val="17"/>
                <w:szCs w:val="17"/>
              </w:rPr>
              <w:t>$ 999.99</w:t>
            </w:r>
          </w:p>
        </w:tc>
        <w:tc>
          <w:tcPr>
            <w:tcW w:w="67" w:type="pct"/>
            <w:tcBorders>
              <w:left w:val="single" w:color="999999" w:sz="4" w:space="0"/>
            </w:tcBorders>
          </w:tcPr>
          <w:p w:rsidR="00B11BCA" w:rsidRDefault="00B11BCA" w14:paraId="3DC20B7F" wp14:textId="77777777">
            <w:pPr>
              <w:pStyle w:val="Figure"/>
              <w:spacing w:before="40" w:after="40"/>
              <w:rPr>
                <w:rFonts w:ascii="Arial" w:hAnsi="Arial" w:cs="Arial"/>
                <w:bCs w:val="0"/>
                <w:sz w:val="17"/>
                <w:szCs w:val="17"/>
              </w:rPr>
            </w:pPr>
          </w:p>
        </w:tc>
      </w:tr>
      <w:tr xmlns:wp14="http://schemas.microsoft.com/office/word/2010/wordml" w:rsidR="00B11BCA" w:rsidTr="009358B5" w14:paraId="222C0D7E" wp14:textId="77777777">
        <w:tblPrEx>
          <w:tblCellMar>
            <w:top w:w="0" w:type="dxa"/>
            <w:bottom w:w="0" w:type="dxa"/>
          </w:tblCellMar>
        </w:tblPrEx>
        <w:trPr>
          <w:gridBefore w:val="2"/>
          <w:wBefore w:w="625" w:type="pct"/>
          <w:cantSplit/>
          <w:trHeight w:val="292"/>
          <w:jc w:val="center"/>
        </w:trPr>
        <w:tc>
          <w:tcPr>
            <w:tcW w:w="4375" w:type="pct"/>
            <w:gridSpan w:val="28"/>
          </w:tcPr>
          <w:p w:rsidR="00B11BCA" w:rsidRDefault="00B11BCA" w14:paraId="2DE00C70" wp14:textId="77777777">
            <w:pPr>
              <w:pStyle w:val="Figure"/>
              <w:spacing w:before="40" w:after="40"/>
              <w:rPr>
                <w:rFonts w:ascii="Arial" w:hAnsi="Arial" w:cs="Arial"/>
                <w:bCs w:val="0"/>
                <w:sz w:val="17"/>
                <w:szCs w:val="17"/>
              </w:rPr>
            </w:pPr>
          </w:p>
        </w:tc>
      </w:tr>
      <w:tr xmlns:wp14="http://schemas.microsoft.com/office/word/2010/wordml" w:rsidR="00B11BCA" w:rsidTr="009358B5" w14:paraId="2CFA77CE" wp14:textId="77777777">
        <w:tblPrEx>
          <w:tblCellMar>
            <w:top w:w="0" w:type="dxa"/>
            <w:bottom w:w="0" w:type="dxa"/>
          </w:tblCellMar>
        </w:tblPrEx>
        <w:trPr>
          <w:gridBefore w:val="2"/>
          <w:wBefore w:w="625" w:type="pct"/>
          <w:cantSplit/>
          <w:trHeight w:val="292"/>
          <w:jc w:val="center"/>
        </w:trPr>
        <w:tc>
          <w:tcPr>
            <w:tcW w:w="1426" w:type="pct"/>
            <w:gridSpan w:val="9"/>
            <w:vAlign w:val="center"/>
          </w:tcPr>
          <w:p w:rsidR="00B11BCA" w:rsidRDefault="00B11BCA" w14:paraId="17F90469" wp14:textId="77777777">
            <w:pPr>
              <w:pStyle w:val="Figure"/>
              <w:rPr>
                <w:rFonts w:ascii="Arial" w:hAnsi="Arial" w:cs="Arial"/>
                <w:sz w:val="17"/>
                <w:szCs w:val="17"/>
              </w:rPr>
            </w:pPr>
            <w:r>
              <w:rPr>
                <w:rFonts w:ascii="Arial" w:hAnsi="Arial" w:cs="Arial"/>
                <w:sz w:val="17"/>
                <w:szCs w:val="17"/>
              </w:rPr>
              <w:t>Run Date: MM/DD/CCYY</w:t>
            </w:r>
          </w:p>
        </w:tc>
        <w:tc>
          <w:tcPr>
            <w:tcW w:w="1420" w:type="pct"/>
            <w:gridSpan w:val="8"/>
            <w:vAlign w:val="center"/>
          </w:tcPr>
          <w:p w:rsidR="00B11BCA" w:rsidRDefault="00B11BCA" w14:paraId="269B095B" wp14:textId="77777777">
            <w:pPr>
              <w:pStyle w:val="Figure"/>
              <w:jc w:val="center"/>
              <w:rPr>
                <w:rFonts w:ascii="Arial" w:hAnsi="Arial" w:cs="Arial"/>
                <w:sz w:val="17"/>
                <w:szCs w:val="17"/>
              </w:rPr>
            </w:pPr>
            <w:r>
              <w:rPr>
                <w:rFonts w:ascii="Arial" w:hAnsi="Arial" w:cs="Arial"/>
                <w:sz w:val="17"/>
                <w:szCs w:val="17"/>
              </w:rPr>
              <w:t>Page:  X of Y</w:t>
            </w:r>
          </w:p>
        </w:tc>
        <w:tc>
          <w:tcPr>
            <w:tcW w:w="1529" w:type="pct"/>
            <w:gridSpan w:val="11"/>
            <w:vAlign w:val="center"/>
          </w:tcPr>
          <w:p w:rsidR="00B11BCA" w:rsidRDefault="00B11BCA" w14:paraId="00E77B57" wp14:textId="77777777">
            <w:pPr>
              <w:pStyle w:val="Figure"/>
              <w:jc w:val="right"/>
              <w:rPr>
                <w:rFonts w:ascii="Arial" w:hAnsi="Arial" w:cs="Arial"/>
                <w:sz w:val="17"/>
                <w:szCs w:val="17"/>
              </w:rPr>
            </w:pPr>
            <w:r>
              <w:rPr>
                <w:rFonts w:ascii="Arial" w:hAnsi="Arial" w:cs="Arial"/>
                <w:sz w:val="17"/>
                <w:szCs w:val="17"/>
              </w:rPr>
              <w:t>Run Time: HH:MM:SS</w:t>
            </w:r>
          </w:p>
        </w:tc>
      </w:tr>
    </w:tbl>
    <w:p xmlns:wp14="http://schemas.microsoft.com/office/word/2010/wordml" w:rsidR="00CE759A" w:rsidRDefault="00CE759A" w14:paraId="0828AFE0" wp14:textId="77777777">
      <w:pPr>
        <w:ind w:firstLine="720"/>
        <w:rPr>
          <w:sz w:val="19"/>
          <w:szCs w:val="19"/>
        </w:rPr>
      </w:pPr>
    </w:p>
    <w:p xmlns:wp14="http://schemas.microsoft.com/office/word/2010/wordml" w:rsidRPr="000308BA" w:rsidR="00CE759A" w:rsidP="000308BA" w:rsidRDefault="00CE759A" w14:paraId="5DA49F8A" wp14:textId="77777777">
      <w:pPr>
        <w:pStyle w:val="Heading6"/>
      </w:pPr>
      <w:r w:rsidRPr="000308BA">
        <w:br w:type="page"/>
      </w:r>
      <w:r w:rsidRPr="000308BA">
        <w:t>Report Specification – OPR-SRA - 111 – Service Authorization Unused Dollars</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692"/>
        <w:gridCol w:w="1275"/>
        <w:gridCol w:w="1540"/>
        <w:gridCol w:w="1232"/>
        <w:gridCol w:w="1148"/>
        <w:gridCol w:w="2590"/>
        <w:gridCol w:w="4893"/>
        <w:gridCol w:w="20"/>
      </w:tblGrid>
      <w:tr xmlns:wp14="http://schemas.microsoft.com/office/word/2010/wordml" w:rsidR="00CE759A" w14:paraId="0F0BA960" wp14:textId="77777777">
        <w:tblPrEx>
          <w:tblCellMar>
            <w:top w:w="0" w:type="dxa"/>
            <w:bottom w:w="0" w:type="dxa"/>
          </w:tblCellMar>
        </w:tblPrEx>
        <w:trPr>
          <w:gridAfter w:val="1"/>
          <w:wAfter w:w="7" w:type="pct"/>
          <w:cantSplit/>
          <w:trHeight w:val="432" w:hRule="exact"/>
          <w:tblHeader/>
          <w:jc w:val="center"/>
        </w:trPr>
        <w:tc>
          <w:tcPr>
            <w:tcW w:w="4993" w:type="pct"/>
            <w:gridSpan w:val="7"/>
            <w:tcBorders>
              <w:top w:val="single" w:color="auto" w:sz="4" w:space="0"/>
              <w:left w:val="single" w:color="auto" w:sz="4" w:space="0"/>
              <w:bottom w:val="single" w:color="auto" w:sz="4" w:space="0"/>
              <w:right w:val="single" w:color="auto" w:sz="4" w:space="0"/>
            </w:tcBorders>
            <w:shd w:val="clear" w:color="auto" w:fill="FF0000"/>
            <w:vAlign w:val="center"/>
          </w:tcPr>
          <w:p w:rsidR="00CE759A" w:rsidP="00DC2DBD" w:rsidRDefault="00CE759A" w14:paraId="7F50780D" wp14:textId="77777777">
            <w:pPr>
              <w:jc w:val="center"/>
              <w:rPr>
                <w:rFonts w:eastAsia="MS Mincho"/>
              </w:rPr>
            </w:pPr>
            <w:r>
              <w:rPr>
                <w:rFonts w:eastAsia="MS Mincho"/>
              </w:rPr>
              <w:t>NH MMIS REPORT SPECIFICATION</w:t>
            </w:r>
          </w:p>
        </w:tc>
      </w:tr>
      <w:tr xmlns:wp14="http://schemas.microsoft.com/office/word/2010/wordml" w:rsidR="00CE759A" w14:paraId="49E1D23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7" w:type="pct"/>
          <w:cantSplit/>
          <w:jc w:val="center"/>
        </w:trPr>
        <w:tc>
          <w:tcPr>
            <w:tcW w:w="588" w:type="pct"/>
            <w:vMerge w:val="restart"/>
            <w:tcBorders>
              <w:top w:val="single" w:color="auto" w:sz="4" w:space="0"/>
            </w:tcBorders>
            <w:vAlign w:val="center"/>
          </w:tcPr>
          <w:p w:rsidRPr="00521344" w:rsidR="00CE759A" w:rsidRDefault="00CE759A" w14:paraId="278CE998" wp14:textId="77777777">
            <w:pPr>
              <w:pStyle w:val="BodytextChar"/>
              <w:spacing w:before="40" w:after="40"/>
              <w:jc w:val="center"/>
              <w:rPr>
                <w:rStyle w:val="ModernBodyTextChar"/>
                <w:rFonts w:cs="Arial"/>
                <w:b/>
                <w:noProof/>
                <w:color w:val="000000"/>
                <w:sz w:val="18"/>
                <w:szCs w:val="18"/>
              </w:rPr>
            </w:pPr>
            <w:r w:rsidRPr="00521344">
              <w:rPr>
                <w:rStyle w:val="ModernTableText"/>
                <w:rFonts w:cs="Arial"/>
                <w:b/>
                <w:noProof/>
                <w:color w:val="000000"/>
                <w:szCs w:val="18"/>
              </w:rPr>
              <w:t>Presentation Type:</w:t>
            </w:r>
          </w:p>
        </w:tc>
        <w:tc>
          <w:tcPr>
            <w:tcW w:w="4405" w:type="pct"/>
            <w:gridSpan w:val="6"/>
            <w:tcBorders>
              <w:top w:val="single" w:color="auto" w:sz="4" w:space="0"/>
            </w:tcBorders>
            <w:vAlign w:val="center"/>
          </w:tcPr>
          <w:p w:rsidRPr="00521344" w:rsidR="00CE759A" w:rsidP="00D904D2" w:rsidRDefault="00CE759A" w14:paraId="75E10A7E" wp14:textId="77777777">
            <w:pPr>
              <w:pStyle w:val="Header"/>
              <w:pBdr>
                <w:bottom w:val="none" w:color="auto" w:sz="0" w:space="0"/>
              </w:pBdr>
              <w:spacing w:before="40" w:after="40"/>
              <w:rPr>
                <w:rStyle w:val="ModernBodyTextChar"/>
                <w:b w:val="0"/>
                <w:noProof/>
                <w:sz w:val="18"/>
                <w:szCs w:val="18"/>
              </w:rPr>
            </w:pPr>
            <w:r w:rsidRPr="00105EB0">
              <w:rPr>
                <w:rStyle w:val="ModernTableText"/>
                <w:rFonts w:ascii="Wingdings" w:hAnsi="Wingdings" w:eastAsia="Wingdings" w:cs="Wingdings"/>
                <w:b w:val="0"/>
                <w:noProof/>
                <w:szCs w:val="18"/>
                <w:lang w:val="en-US" w:eastAsia="en-US"/>
              </w:rPr>
              <w:t>þ</w:t>
            </w:r>
            <w:r w:rsidRPr="00105EB0">
              <w:rPr>
                <w:rStyle w:val="ModernTableText"/>
                <w:b w:val="0"/>
                <w:noProof/>
                <w:szCs w:val="18"/>
                <w:lang w:val="en-US" w:eastAsia="en-US"/>
              </w:rPr>
              <w:t xml:space="preserve"> List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Crosstab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Repeater Object        </w:t>
            </w:r>
          </w:p>
        </w:tc>
      </w:tr>
      <w:tr xmlns:wp14="http://schemas.microsoft.com/office/word/2010/wordml" w:rsidR="00CE759A" w14:paraId="422E648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7" w:type="pct"/>
          <w:cantSplit/>
          <w:trHeight w:val="258"/>
          <w:jc w:val="center"/>
        </w:trPr>
        <w:tc>
          <w:tcPr>
            <w:tcW w:w="588" w:type="pct"/>
            <w:vMerge/>
            <w:vAlign w:val="center"/>
          </w:tcPr>
          <w:p w:rsidRPr="00521344" w:rsidR="00CE759A" w:rsidRDefault="00CE759A" w14:paraId="7BBBDB27" wp14:textId="77777777">
            <w:pPr>
              <w:pStyle w:val="BodytextChar"/>
              <w:spacing w:before="40" w:after="40"/>
              <w:rPr>
                <w:rStyle w:val="ModernTableText"/>
                <w:rFonts w:cs="Arial"/>
                <w:noProof/>
                <w:color w:val="000000"/>
                <w:szCs w:val="18"/>
              </w:rPr>
            </w:pPr>
          </w:p>
        </w:tc>
        <w:tc>
          <w:tcPr>
            <w:tcW w:w="443" w:type="pct"/>
            <w:vMerge w:val="restart"/>
            <w:tcBorders>
              <w:top w:val="single" w:color="616161" w:sz="2" w:space="0"/>
            </w:tcBorders>
            <w:vAlign w:val="center"/>
          </w:tcPr>
          <w:p w:rsidRPr="00105EB0" w:rsidR="00CE759A" w:rsidP="00D904D2" w:rsidRDefault="00CE759A" w14:paraId="2D65FCE9" wp14:textId="77777777">
            <w:pPr>
              <w:pStyle w:val="Header"/>
              <w:pBdr>
                <w:bottom w:val="none" w:color="auto" w:sz="0" w:space="0"/>
              </w:pBdr>
              <w:spacing w:before="40" w:after="40"/>
              <w:jc w:val="center"/>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Chart Object</w:t>
            </w:r>
          </w:p>
        </w:tc>
        <w:tc>
          <w:tcPr>
            <w:tcW w:w="963" w:type="pct"/>
            <w:gridSpan w:val="2"/>
            <w:tcBorders>
              <w:top w:val="single" w:color="616161" w:sz="2" w:space="0"/>
            </w:tcBorders>
            <w:vAlign w:val="center"/>
          </w:tcPr>
          <w:p w:rsidRPr="00105EB0" w:rsidR="00CE759A" w:rsidP="00D904D2" w:rsidRDefault="00CE759A" w14:paraId="2AB4CB78"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Type:</w:t>
            </w:r>
          </w:p>
          <w:p w:rsidRPr="00105EB0" w:rsidR="00CE759A" w:rsidP="00D904D2" w:rsidRDefault="00CE759A" w14:paraId="34187AB4"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Column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Bar                                                               </w:t>
            </w:r>
          </w:p>
        </w:tc>
        <w:tc>
          <w:tcPr>
            <w:tcW w:w="2999" w:type="pct"/>
            <w:gridSpan w:val="3"/>
            <w:tcBorders>
              <w:top w:val="single" w:color="616161" w:sz="2" w:space="0"/>
            </w:tcBorders>
          </w:tcPr>
          <w:p w:rsidRPr="00105EB0" w:rsidR="00CE759A" w:rsidP="00D904D2" w:rsidRDefault="00CE759A" w14:paraId="22C8A324"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Attributes:</w:t>
            </w:r>
          </w:p>
          <w:p w:rsidRPr="00105EB0" w:rsidR="00CE759A" w:rsidP="00D904D2" w:rsidRDefault="00CE759A" w14:paraId="3F078E2E"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3D</w:t>
            </w:r>
          </w:p>
        </w:tc>
      </w:tr>
      <w:tr xmlns:wp14="http://schemas.microsoft.com/office/word/2010/wordml" w:rsidR="00CE759A" w14:paraId="5867EFF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7" w:type="pct"/>
          <w:cantSplit/>
          <w:trHeight w:val="254"/>
          <w:jc w:val="center"/>
        </w:trPr>
        <w:tc>
          <w:tcPr>
            <w:tcW w:w="588" w:type="pct"/>
            <w:vMerge/>
            <w:vAlign w:val="center"/>
          </w:tcPr>
          <w:p w:rsidRPr="00521344" w:rsidR="00CE759A" w:rsidRDefault="00CE759A" w14:paraId="68285AC0" wp14:textId="77777777">
            <w:pPr>
              <w:pStyle w:val="BodytextChar"/>
              <w:spacing w:before="40" w:after="40"/>
              <w:rPr>
                <w:rStyle w:val="ModernTableText"/>
                <w:rFonts w:cs="Arial"/>
                <w:noProof/>
                <w:color w:val="000000"/>
                <w:szCs w:val="18"/>
              </w:rPr>
            </w:pPr>
          </w:p>
        </w:tc>
        <w:tc>
          <w:tcPr>
            <w:tcW w:w="443" w:type="pct"/>
            <w:vMerge/>
          </w:tcPr>
          <w:p w:rsidRPr="00105EB0" w:rsidR="00CE759A" w:rsidP="00D904D2" w:rsidRDefault="00CE759A" w14:paraId="63ED297C" wp14:textId="77777777">
            <w:pPr>
              <w:pStyle w:val="Header"/>
              <w:pBdr>
                <w:bottom w:val="none" w:color="auto" w:sz="0" w:space="0"/>
              </w:pBdr>
              <w:spacing w:before="40" w:after="40"/>
              <w:rPr>
                <w:rStyle w:val="ModernTableText"/>
                <w:b w:val="0"/>
                <w:noProof/>
                <w:szCs w:val="18"/>
                <w:lang w:val="en-US" w:eastAsia="en-US"/>
              </w:rPr>
            </w:pPr>
          </w:p>
        </w:tc>
        <w:tc>
          <w:tcPr>
            <w:tcW w:w="963" w:type="pct"/>
            <w:gridSpan w:val="2"/>
            <w:tcBorders>
              <w:top w:val="single" w:color="616161" w:sz="2" w:space="0"/>
            </w:tcBorders>
            <w:vAlign w:val="center"/>
          </w:tcPr>
          <w:p w:rsidRPr="00105EB0" w:rsidR="00CE759A" w:rsidP="00D904D2" w:rsidRDefault="00CE759A" w14:paraId="0BD487A9"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Line                                        </w:t>
            </w:r>
          </w:p>
        </w:tc>
        <w:tc>
          <w:tcPr>
            <w:tcW w:w="2999" w:type="pct"/>
            <w:gridSpan w:val="3"/>
          </w:tcPr>
          <w:p w:rsidRPr="00105EB0" w:rsidR="00CE759A" w:rsidP="00D904D2" w:rsidRDefault="00CE759A" w14:paraId="1009B520"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With Markers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p>
        </w:tc>
      </w:tr>
      <w:tr xmlns:wp14="http://schemas.microsoft.com/office/word/2010/wordml" w:rsidR="00CE759A" w14:paraId="4284590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7" w:type="pct"/>
          <w:cantSplit/>
          <w:trHeight w:val="254"/>
          <w:jc w:val="center"/>
        </w:trPr>
        <w:tc>
          <w:tcPr>
            <w:tcW w:w="588" w:type="pct"/>
            <w:vMerge/>
            <w:vAlign w:val="center"/>
          </w:tcPr>
          <w:p w:rsidRPr="00521344" w:rsidR="00CE759A" w:rsidRDefault="00CE759A" w14:paraId="700A880C" wp14:textId="77777777">
            <w:pPr>
              <w:pStyle w:val="BodytextChar"/>
              <w:spacing w:before="40" w:after="40"/>
              <w:rPr>
                <w:rStyle w:val="ModernTableText"/>
                <w:rFonts w:cs="Arial"/>
                <w:noProof/>
                <w:color w:val="000000"/>
                <w:szCs w:val="18"/>
              </w:rPr>
            </w:pPr>
          </w:p>
        </w:tc>
        <w:tc>
          <w:tcPr>
            <w:tcW w:w="443" w:type="pct"/>
            <w:vMerge/>
          </w:tcPr>
          <w:p w:rsidRPr="00105EB0" w:rsidR="00CE759A" w:rsidP="00D904D2" w:rsidRDefault="00CE759A" w14:paraId="7D962636" wp14:textId="77777777">
            <w:pPr>
              <w:pStyle w:val="Header"/>
              <w:pBdr>
                <w:bottom w:val="none" w:color="auto" w:sz="0" w:space="0"/>
              </w:pBdr>
              <w:spacing w:before="40" w:after="40"/>
              <w:rPr>
                <w:rStyle w:val="ModernTableText"/>
                <w:b w:val="0"/>
                <w:noProof/>
                <w:szCs w:val="18"/>
                <w:lang w:val="en-US" w:eastAsia="en-US"/>
              </w:rPr>
            </w:pPr>
          </w:p>
        </w:tc>
        <w:tc>
          <w:tcPr>
            <w:tcW w:w="963" w:type="pct"/>
            <w:gridSpan w:val="2"/>
            <w:tcBorders>
              <w:top w:val="single" w:color="616161" w:sz="2" w:space="0"/>
            </w:tcBorders>
            <w:vAlign w:val="center"/>
          </w:tcPr>
          <w:p w:rsidRPr="00105EB0" w:rsidR="00CE759A" w:rsidP="00D904D2" w:rsidRDefault="00CE759A" w14:paraId="6B30F9CC"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Pie</w:t>
            </w:r>
          </w:p>
        </w:tc>
        <w:tc>
          <w:tcPr>
            <w:tcW w:w="2999" w:type="pct"/>
            <w:gridSpan w:val="3"/>
          </w:tcPr>
          <w:p w:rsidRPr="00105EB0" w:rsidR="00CE759A" w:rsidP="00D904D2" w:rsidRDefault="00CE759A" w14:paraId="04AE29CA"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3D                    </w:t>
            </w:r>
          </w:p>
        </w:tc>
      </w:tr>
      <w:tr xmlns:wp14="http://schemas.microsoft.com/office/word/2010/wordml" w:rsidR="00CE759A" w14:paraId="7B5852C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7" w:type="pct"/>
          <w:cantSplit/>
          <w:jc w:val="center"/>
        </w:trPr>
        <w:tc>
          <w:tcPr>
            <w:tcW w:w="4993" w:type="pct"/>
            <w:gridSpan w:val="7"/>
            <w:tcBorders>
              <w:top w:val="single" w:color="616161" w:sz="2" w:space="0"/>
              <w:bottom w:val="single" w:color="616161" w:sz="2" w:space="0"/>
            </w:tcBorders>
            <w:shd w:val="clear" w:color="auto" w:fill="191919"/>
            <w:vAlign w:val="center"/>
          </w:tcPr>
          <w:p w:rsidR="00CE759A" w:rsidRDefault="00CE759A" w14:paraId="5842EEEA"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Section Heading (opt)</w:t>
            </w:r>
          </w:p>
        </w:tc>
      </w:tr>
      <w:tr xmlns:wp14="http://schemas.microsoft.com/office/word/2010/wordml" w:rsidR="00CE759A" w14:paraId="1EFFEC7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7" w:type="pct"/>
          <w:cantSplit/>
          <w:jc w:val="center"/>
        </w:trPr>
        <w:tc>
          <w:tcPr>
            <w:tcW w:w="1566" w:type="pct"/>
            <w:gridSpan w:val="3"/>
            <w:tcBorders>
              <w:top w:val="single" w:color="616161" w:sz="2" w:space="0"/>
              <w:bottom w:val="single" w:color="616161" w:sz="2" w:space="0"/>
            </w:tcBorders>
            <w:vAlign w:val="center"/>
          </w:tcPr>
          <w:p w:rsidR="00CE759A" w:rsidRDefault="00CE759A" w14:paraId="67178CFB" wp14:textId="77777777">
            <w:pPr>
              <w:pStyle w:val="TableText1"/>
              <w:spacing w:before="40" w:after="40"/>
              <w:jc w:val="center"/>
              <w:rPr>
                <w:rStyle w:val="ModernTableText"/>
                <w:rFonts w:cs="Arial"/>
                <w:b/>
                <w:noProof/>
                <w:sz w:val="17"/>
                <w:szCs w:val="17"/>
              </w:rPr>
            </w:pPr>
            <w:r>
              <w:rPr>
                <w:rStyle w:val="ModernTableText"/>
                <w:rFonts w:cs="Arial"/>
                <w:b/>
                <w:bCs/>
                <w:noProof/>
                <w:sz w:val="17"/>
                <w:szCs w:val="17"/>
              </w:rPr>
              <w:t>Report Section Label (opt)</w:t>
            </w:r>
          </w:p>
        </w:tc>
        <w:tc>
          <w:tcPr>
            <w:tcW w:w="1727" w:type="pct"/>
            <w:gridSpan w:val="3"/>
            <w:tcBorders>
              <w:top w:val="single" w:color="616161" w:sz="2" w:space="0"/>
              <w:bottom w:val="single" w:color="616161" w:sz="2" w:space="0"/>
            </w:tcBorders>
            <w:vAlign w:val="center"/>
          </w:tcPr>
          <w:p w:rsidR="00CE759A" w:rsidRDefault="00CE759A" w14:paraId="5B115900" wp14:textId="77777777">
            <w:pPr>
              <w:pStyle w:val="TableText1"/>
              <w:spacing w:before="40" w:after="40"/>
              <w:jc w:val="center"/>
              <w:rPr>
                <w:rStyle w:val="ModernTableText"/>
                <w:rFonts w:cs="Arial"/>
                <w:b/>
                <w:noProof/>
                <w:sz w:val="17"/>
                <w:szCs w:val="17"/>
              </w:rPr>
            </w:pPr>
            <w:r>
              <w:rPr>
                <w:rStyle w:val="ModernTableText"/>
                <w:rFonts w:cs="Arial"/>
                <w:b/>
                <w:noProof/>
                <w:sz w:val="17"/>
                <w:szCs w:val="17"/>
              </w:rPr>
              <w:t>Report Section Description (opt)</w:t>
            </w:r>
          </w:p>
        </w:tc>
        <w:tc>
          <w:tcPr>
            <w:tcW w:w="1700" w:type="pct"/>
            <w:tcBorders>
              <w:top w:val="single" w:color="616161" w:sz="2" w:space="0"/>
              <w:bottom w:val="single" w:color="616161" w:sz="2" w:space="0"/>
            </w:tcBorders>
            <w:vAlign w:val="center"/>
          </w:tcPr>
          <w:p w:rsidR="00CE759A" w:rsidRDefault="00CE759A" w14:paraId="4FA6F419" wp14:textId="77777777">
            <w:pPr>
              <w:pStyle w:val="TableText1"/>
              <w:spacing w:before="40" w:after="40"/>
              <w:jc w:val="center"/>
              <w:rPr>
                <w:rStyle w:val="ModernTableText"/>
                <w:rFonts w:cs="Arial"/>
                <w:b/>
                <w:noProof/>
                <w:sz w:val="17"/>
                <w:szCs w:val="17"/>
              </w:rPr>
            </w:pPr>
            <w:r>
              <w:rPr>
                <w:rStyle w:val="ModernTableText"/>
                <w:rFonts w:cs="Arial"/>
                <w:b/>
                <w:noProof/>
                <w:sz w:val="17"/>
                <w:szCs w:val="17"/>
              </w:rPr>
              <w:t>Report Section Processing Rules (opt)</w:t>
            </w:r>
          </w:p>
        </w:tc>
      </w:tr>
      <w:tr xmlns:wp14="http://schemas.microsoft.com/office/word/2010/wordml" w:rsidRPr="00494A79" w:rsidR="00494A79" w:rsidTr="00DD385D" w14:paraId="4E5E3C5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7" w:type="pct"/>
          <w:cantSplit/>
          <w:jc w:val="center"/>
        </w:trPr>
        <w:tc>
          <w:tcPr>
            <w:tcW w:w="1566" w:type="pct"/>
            <w:gridSpan w:val="3"/>
            <w:tcBorders>
              <w:top w:val="single" w:color="616161" w:sz="2" w:space="0"/>
              <w:bottom w:val="single" w:color="616161" w:sz="2" w:space="0"/>
            </w:tcBorders>
          </w:tcPr>
          <w:p w:rsidRPr="00494A79" w:rsidR="00494A79" w:rsidP="00494A79" w:rsidRDefault="00494A79" w14:paraId="7E6808C6" wp14:textId="77777777">
            <w:pPr>
              <w:spacing w:before="40" w:after="40"/>
              <w:jc w:val="left"/>
              <w:rPr>
                <w:rStyle w:val="BodytextChar"/>
                <w:sz w:val="18"/>
                <w:szCs w:val="18"/>
              </w:rPr>
            </w:pPr>
            <w:r w:rsidRPr="00494A79">
              <w:rPr>
                <w:rStyle w:val="BodytextChar"/>
                <w:sz w:val="18"/>
                <w:szCs w:val="18"/>
              </w:rPr>
              <w:t>Line of Business</w:t>
            </w:r>
          </w:p>
        </w:tc>
        <w:tc>
          <w:tcPr>
            <w:tcW w:w="1727" w:type="pct"/>
            <w:gridSpan w:val="3"/>
            <w:tcBorders>
              <w:top w:val="single" w:color="616161" w:sz="2" w:space="0"/>
              <w:bottom w:val="single" w:color="616161" w:sz="2" w:space="0"/>
            </w:tcBorders>
          </w:tcPr>
          <w:p w:rsidRPr="00494A79" w:rsidR="00494A79" w:rsidP="00494A79" w:rsidRDefault="00494A79" w14:paraId="546B0510" wp14:textId="77777777">
            <w:pPr>
              <w:spacing w:before="40" w:after="40"/>
              <w:jc w:val="left"/>
              <w:rPr>
                <w:rStyle w:val="BodytextChar"/>
                <w:sz w:val="18"/>
                <w:szCs w:val="18"/>
              </w:rPr>
            </w:pPr>
            <w:r w:rsidRPr="00494A79">
              <w:rPr>
                <w:rStyle w:val="BodytextChar"/>
                <w:sz w:val="18"/>
                <w:szCs w:val="18"/>
              </w:rPr>
              <w:t>The line of business code and description.</w:t>
            </w:r>
          </w:p>
        </w:tc>
        <w:tc>
          <w:tcPr>
            <w:tcW w:w="1700" w:type="pct"/>
            <w:tcBorders>
              <w:top w:val="single" w:color="616161" w:sz="2" w:space="0"/>
              <w:bottom w:val="single" w:color="616161" w:sz="2" w:space="0"/>
            </w:tcBorders>
          </w:tcPr>
          <w:p w:rsidRPr="00494A79" w:rsidR="00494A79" w:rsidP="00494A79" w:rsidRDefault="00494A79" w14:paraId="2F3B663F" wp14:textId="77777777">
            <w:pPr>
              <w:spacing w:before="40" w:after="40"/>
              <w:jc w:val="left"/>
              <w:rPr>
                <w:rStyle w:val="BodytextChar"/>
                <w:sz w:val="18"/>
                <w:szCs w:val="18"/>
              </w:rPr>
            </w:pPr>
            <w:r w:rsidRPr="00494A79">
              <w:rPr>
                <w:rStyle w:val="BodytextChar"/>
                <w:rFonts w:cs="Arial"/>
                <w:sz w:val="18"/>
                <w:szCs w:val="18"/>
              </w:rPr>
              <w:t>Using R-VV-DOMAIN-NAM = ‘R-LOB-CD’, join to R-VV-TB.R-VV-CD using A-HDR-TB.R-LOB-CD to get the short description.</w:t>
            </w:r>
          </w:p>
        </w:tc>
      </w:tr>
      <w:tr xmlns:wp14="http://schemas.microsoft.com/office/word/2010/wordml" w:rsidRPr="00494A79" w:rsidR="00494A79" w14:paraId="260E114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7" w:type="pct"/>
          <w:cantSplit/>
          <w:jc w:val="center"/>
        </w:trPr>
        <w:tc>
          <w:tcPr>
            <w:tcW w:w="1566" w:type="pct"/>
            <w:gridSpan w:val="3"/>
            <w:tcBorders>
              <w:top w:val="single" w:color="616161" w:sz="2" w:space="0"/>
              <w:bottom w:val="single" w:color="616161" w:sz="2" w:space="0"/>
            </w:tcBorders>
            <w:vAlign w:val="center"/>
          </w:tcPr>
          <w:p w:rsidRPr="00494A79" w:rsidR="00494A79" w:rsidP="00494A79" w:rsidRDefault="00494A79" w14:paraId="0FA4619C" wp14:textId="77777777">
            <w:pPr>
              <w:spacing w:before="40" w:after="40"/>
              <w:jc w:val="left"/>
              <w:rPr>
                <w:rStyle w:val="BodytextChar"/>
                <w:sz w:val="18"/>
                <w:szCs w:val="18"/>
              </w:rPr>
            </w:pPr>
            <w:r w:rsidRPr="00494A79">
              <w:rPr>
                <w:rStyle w:val="BodytextChar"/>
                <w:sz w:val="18"/>
                <w:szCs w:val="18"/>
              </w:rPr>
              <w:t xml:space="preserve">As of:  MM/DD/CCYY </w:t>
            </w:r>
          </w:p>
        </w:tc>
        <w:tc>
          <w:tcPr>
            <w:tcW w:w="1727" w:type="pct"/>
            <w:gridSpan w:val="3"/>
            <w:tcBorders>
              <w:top w:val="single" w:color="616161" w:sz="2" w:space="0"/>
              <w:bottom w:val="single" w:color="616161" w:sz="2" w:space="0"/>
            </w:tcBorders>
            <w:vAlign w:val="center"/>
          </w:tcPr>
          <w:p w:rsidRPr="00494A79" w:rsidR="00494A79" w:rsidP="00494A79" w:rsidRDefault="00494A79" w14:paraId="3F4811FC" wp14:textId="77777777">
            <w:pPr>
              <w:spacing w:before="40" w:after="40"/>
              <w:jc w:val="left"/>
              <w:rPr>
                <w:rStyle w:val="BodytextChar"/>
                <w:sz w:val="18"/>
                <w:szCs w:val="18"/>
              </w:rPr>
            </w:pPr>
            <w:r w:rsidRPr="00494A79">
              <w:rPr>
                <w:rStyle w:val="BodytextChar"/>
                <w:sz w:val="18"/>
                <w:szCs w:val="18"/>
              </w:rPr>
              <w:t>Page Heading.  This date will always be the run date of the report.</w:t>
            </w:r>
          </w:p>
        </w:tc>
        <w:tc>
          <w:tcPr>
            <w:tcW w:w="1700" w:type="pct"/>
            <w:tcBorders>
              <w:top w:val="single" w:color="616161" w:sz="2" w:space="0"/>
              <w:bottom w:val="single" w:color="616161" w:sz="2" w:space="0"/>
            </w:tcBorders>
            <w:vAlign w:val="center"/>
          </w:tcPr>
          <w:p w:rsidRPr="00494A79" w:rsidR="00494A79" w:rsidP="00494A79" w:rsidRDefault="00494A79" w14:paraId="51242941" wp14:textId="77777777">
            <w:pPr>
              <w:spacing w:before="40" w:after="40"/>
              <w:jc w:val="left"/>
              <w:rPr>
                <w:rStyle w:val="BodytextChar"/>
                <w:sz w:val="18"/>
                <w:szCs w:val="18"/>
              </w:rPr>
            </w:pPr>
            <w:r w:rsidRPr="00494A79">
              <w:rPr>
                <w:rStyle w:val="BodytextChar"/>
                <w:rFonts w:cs="Arial"/>
                <w:sz w:val="18"/>
                <w:szCs w:val="18"/>
              </w:rPr>
              <w:t>This is the report run date.</w:t>
            </w:r>
          </w:p>
        </w:tc>
      </w:tr>
      <w:tr xmlns:wp14="http://schemas.microsoft.com/office/word/2010/wordml" w:rsidR="00494A79" w:rsidTr="00DD385D" w14:paraId="5526A58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66" w:type="pct"/>
            <w:gridSpan w:val="3"/>
            <w:tcBorders>
              <w:top w:val="single" w:color="616161" w:sz="2" w:space="0"/>
              <w:bottom w:val="single" w:color="616161" w:sz="2" w:space="0"/>
            </w:tcBorders>
            <w:vAlign w:val="center"/>
          </w:tcPr>
          <w:p w:rsidRPr="00494A79" w:rsidR="00494A79" w:rsidP="00494A79" w:rsidRDefault="00494A79" w14:paraId="290D9CBE" wp14:textId="77777777">
            <w:pPr>
              <w:spacing w:before="40" w:after="40"/>
              <w:jc w:val="left"/>
              <w:rPr>
                <w:rStyle w:val="BodytextChar"/>
                <w:sz w:val="18"/>
                <w:szCs w:val="18"/>
              </w:rPr>
            </w:pPr>
            <w:r w:rsidRPr="00494A79">
              <w:rPr>
                <w:rStyle w:val="BodytextChar"/>
                <w:sz w:val="18"/>
                <w:szCs w:val="18"/>
              </w:rPr>
              <w:t>SA Ty Cd - Desc</w:t>
            </w:r>
          </w:p>
        </w:tc>
        <w:tc>
          <w:tcPr>
            <w:tcW w:w="1727" w:type="pct"/>
            <w:gridSpan w:val="3"/>
            <w:tcBorders>
              <w:top w:val="single" w:color="616161" w:sz="2" w:space="0"/>
              <w:bottom w:val="single" w:color="616161" w:sz="2" w:space="0"/>
            </w:tcBorders>
            <w:vAlign w:val="center"/>
          </w:tcPr>
          <w:p w:rsidRPr="00494A79" w:rsidR="00494A79" w:rsidP="00494A79" w:rsidRDefault="00494A79" w14:paraId="2989C41C" wp14:textId="77777777">
            <w:pPr>
              <w:spacing w:before="40" w:after="40"/>
              <w:jc w:val="left"/>
              <w:rPr>
                <w:rStyle w:val="BodytextChar"/>
                <w:sz w:val="18"/>
                <w:szCs w:val="18"/>
              </w:rPr>
            </w:pPr>
            <w:r w:rsidRPr="00494A79">
              <w:rPr>
                <w:rStyle w:val="BodytextChar"/>
                <w:sz w:val="18"/>
                <w:szCs w:val="18"/>
              </w:rPr>
              <w:t>This field displays the SA authorization type code and description.</w:t>
            </w:r>
          </w:p>
        </w:tc>
        <w:tc>
          <w:tcPr>
            <w:tcW w:w="1707" w:type="pct"/>
            <w:gridSpan w:val="2"/>
            <w:tcBorders>
              <w:top w:val="single" w:color="616161" w:sz="2" w:space="0"/>
              <w:bottom w:val="single" w:color="616161" w:sz="2" w:space="0"/>
            </w:tcBorders>
          </w:tcPr>
          <w:p w:rsidRPr="00494A79" w:rsidR="00494A79" w:rsidP="00494A79" w:rsidRDefault="00494A79" w14:paraId="6E52B0DF" wp14:textId="77777777">
            <w:pPr>
              <w:spacing w:before="40" w:after="40"/>
              <w:jc w:val="left"/>
              <w:rPr>
                <w:rStyle w:val="BodytextChar"/>
                <w:sz w:val="18"/>
                <w:szCs w:val="18"/>
              </w:rPr>
            </w:pPr>
            <w:r w:rsidRPr="00494A79">
              <w:rPr>
                <w:rStyle w:val="BodytextChar"/>
                <w:rFonts w:cs="Arial"/>
                <w:sz w:val="18"/>
                <w:szCs w:val="18"/>
              </w:rPr>
              <w:t>Using R-VV-DOMAIN-NAM = ‘A-TY-CD’, join to R-VV-TB.R-VV-CD using A-HDR-TB.A-TY-CD to get the short description.</w:t>
            </w:r>
          </w:p>
        </w:tc>
      </w:tr>
      <w:tr xmlns:wp14="http://schemas.microsoft.com/office/word/2010/wordml" w:rsidR="00494A79" w:rsidTr="00DD385D" w14:paraId="5032D26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66" w:type="pct"/>
            <w:gridSpan w:val="3"/>
            <w:tcBorders>
              <w:top w:val="single" w:color="616161" w:sz="2" w:space="0"/>
              <w:bottom w:val="single" w:color="616161" w:sz="2" w:space="0"/>
            </w:tcBorders>
            <w:vAlign w:val="center"/>
          </w:tcPr>
          <w:p w:rsidRPr="00494A79" w:rsidR="00494A79" w:rsidP="00494A79" w:rsidRDefault="00494A79" w14:paraId="060CD18C" wp14:textId="77777777">
            <w:pPr>
              <w:spacing w:before="40" w:after="40"/>
              <w:jc w:val="left"/>
              <w:rPr>
                <w:rStyle w:val="BodytextChar"/>
                <w:rFonts w:cs="Arial"/>
                <w:sz w:val="18"/>
                <w:szCs w:val="18"/>
              </w:rPr>
            </w:pPr>
            <w:r w:rsidRPr="00494A79">
              <w:rPr>
                <w:rStyle w:val="BodytextChar"/>
                <w:rFonts w:cs="Arial"/>
                <w:sz w:val="18"/>
                <w:szCs w:val="18"/>
              </w:rPr>
              <w:t>SA LI Cat Svc Cd - Desc</w:t>
            </w:r>
          </w:p>
        </w:tc>
        <w:tc>
          <w:tcPr>
            <w:tcW w:w="1727" w:type="pct"/>
            <w:gridSpan w:val="3"/>
            <w:tcBorders>
              <w:top w:val="single" w:color="616161" w:sz="2" w:space="0"/>
              <w:bottom w:val="single" w:color="616161" w:sz="2" w:space="0"/>
            </w:tcBorders>
            <w:vAlign w:val="center"/>
          </w:tcPr>
          <w:p w:rsidRPr="00494A79" w:rsidR="00494A79" w:rsidP="00494A79" w:rsidRDefault="00494A79" w14:paraId="303E1837" wp14:textId="77777777">
            <w:pPr>
              <w:spacing w:before="40" w:after="40"/>
              <w:jc w:val="left"/>
              <w:rPr>
                <w:rStyle w:val="BodytextChar"/>
                <w:sz w:val="18"/>
                <w:szCs w:val="18"/>
              </w:rPr>
            </w:pPr>
            <w:r w:rsidRPr="00494A79">
              <w:rPr>
                <w:rStyle w:val="BodytextChar"/>
                <w:sz w:val="18"/>
                <w:szCs w:val="18"/>
              </w:rPr>
              <w:t>This field displays the SA category code and description.</w:t>
            </w:r>
          </w:p>
        </w:tc>
        <w:tc>
          <w:tcPr>
            <w:tcW w:w="1707" w:type="pct"/>
            <w:gridSpan w:val="2"/>
            <w:tcBorders>
              <w:top w:val="single" w:color="616161" w:sz="2" w:space="0"/>
              <w:bottom w:val="single" w:color="616161" w:sz="2" w:space="0"/>
            </w:tcBorders>
          </w:tcPr>
          <w:p w:rsidRPr="00494A79" w:rsidR="00494A79" w:rsidP="00494A79" w:rsidRDefault="00494A79" w14:paraId="077B56E2" wp14:textId="77777777">
            <w:pPr>
              <w:spacing w:before="40" w:after="40"/>
              <w:jc w:val="left"/>
              <w:rPr>
                <w:rStyle w:val="BodytextChar"/>
                <w:sz w:val="18"/>
                <w:szCs w:val="18"/>
              </w:rPr>
            </w:pPr>
            <w:r w:rsidRPr="00494A79">
              <w:rPr>
                <w:rStyle w:val="BodytextChar"/>
                <w:rFonts w:cs="Arial"/>
                <w:sz w:val="18"/>
                <w:szCs w:val="18"/>
              </w:rPr>
              <w:t>Using R-VV-DOMAIN-NAM = ‘A-LI-CAT-SVC-CD’, join to R-VV-TB.R-VV-CD using A-DTL-TB.A-LI-CAT-SVC-CD to get the short description.</w:t>
            </w:r>
          </w:p>
        </w:tc>
      </w:tr>
      <w:tr xmlns:wp14="http://schemas.microsoft.com/office/word/2010/wordml" w:rsidR="00CE759A" w14:paraId="7C2B8BE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7" w:type="pct"/>
          <w:cantSplit/>
          <w:jc w:val="center"/>
        </w:trPr>
        <w:tc>
          <w:tcPr>
            <w:tcW w:w="4993" w:type="pct"/>
            <w:gridSpan w:val="7"/>
            <w:tcBorders>
              <w:top w:val="single" w:color="616161" w:sz="2" w:space="0"/>
              <w:bottom w:val="single" w:color="616161" w:sz="2" w:space="0"/>
            </w:tcBorders>
            <w:shd w:val="clear" w:color="auto" w:fill="191919"/>
          </w:tcPr>
          <w:p w:rsidR="00CE759A" w:rsidRDefault="00CE759A" w14:paraId="29A0C46A"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CE759A" w14:paraId="7F72ADA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7" w:type="pct"/>
          <w:cantSplit/>
          <w:jc w:val="center"/>
        </w:trPr>
        <w:tc>
          <w:tcPr>
            <w:tcW w:w="2393" w:type="pct"/>
            <w:gridSpan w:val="5"/>
            <w:tcBorders>
              <w:top w:val="single" w:color="616161" w:sz="2" w:space="0"/>
              <w:bottom w:val="single" w:color="616161" w:sz="2" w:space="0"/>
            </w:tcBorders>
          </w:tcPr>
          <w:p w:rsidRPr="00521344" w:rsidR="00CE759A" w:rsidRDefault="00CE759A" w14:paraId="74E6AC1F" wp14:textId="77777777">
            <w:pPr>
              <w:pStyle w:val="TableText1"/>
              <w:spacing w:before="40" w:after="40"/>
              <w:jc w:val="center"/>
              <w:rPr>
                <w:rStyle w:val="ModernTableText"/>
                <w:rFonts w:cs="Arial"/>
                <w:b/>
                <w:szCs w:val="17"/>
              </w:rPr>
            </w:pPr>
            <w:r w:rsidRPr="00521344">
              <w:rPr>
                <w:rStyle w:val="ModernTableText"/>
                <w:rFonts w:cs="Arial"/>
                <w:b/>
                <w:szCs w:val="17"/>
              </w:rPr>
              <w:t>Chart Title</w:t>
            </w:r>
          </w:p>
        </w:tc>
        <w:tc>
          <w:tcPr>
            <w:tcW w:w="2600" w:type="pct"/>
            <w:gridSpan w:val="2"/>
            <w:tcBorders>
              <w:top w:val="single" w:color="616161" w:sz="2" w:space="0"/>
              <w:bottom w:val="single" w:color="616161" w:sz="2" w:space="0"/>
            </w:tcBorders>
          </w:tcPr>
          <w:p w:rsidRPr="00521344" w:rsidR="00CE759A" w:rsidRDefault="00CE759A" w14:paraId="2B6D08A8" wp14:textId="77777777">
            <w:pPr>
              <w:pStyle w:val="TableText1"/>
              <w:spacing w:before="40" w:after="40"/>
              <w:jc w:val="center"/>
              <w:rPr>
                <w:rStyle w:val="ModernTableText"/>
                <w:rFonts w:cs="Arial"/>
                <w:b/>
                <w:noProof/>
                <w:szCs w:val="17"/>
              </w:rPr>
            </w:pPr>
            <w:r w:rsidRPr="00521344">
              <w:rPr>
                <w:rStyle w:val="ModernTableText"/>
                <w:rFonts w:cs="Arial"/>
                <w:b/>
                <w:noProof/>
                <w:szCs w:val="17"/>
              </w:rPr>
              <w:t>Chart Sub-title</w:t>
            </w:r>
          </w:p>
        </w:tc>
      </w:tr>
      <w:tr xmlns:wp14="http://schemas.microsoft.com/office/word/2010/wordml" w:rsidR="00CE759A" w14:paraId="0D766A5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7" w:type="pct"/>
          <w:cantSplit/>
          <w:jc w:val="center"/>
        </w:trPr>
        <w:tc>
          <w:tcPr>
            <w:tcW w:w="2393" w:type="pct"/>
            <w:gridSpan w:val="5"/>
            <w:tcBorders>
              <w:top w:val="single" w:color="616161" w:sz="2" w:space="0"/>
              <w:right w:val="single" w:color="616161" w:sz="2" w:space="0"/>
            </w:tcBorders>
          </w:tcPr>
          <w:p w:rsidRPr="00521344" w:rsidR="00CE759A" w:rsidRDefault="00CE759A" w14:paraId="67EFE6C3" wp14:textId="77777777">
            <w:pPr>
              <w:pStyle w:val="TableText1"/>
              <w:spacing w:before="40" w:after="40"/>
              <w:rPr>
                <w:rStyle w:val="ModernTableText"/>
                <w:rFonts w:cs="Arial"/>
                <w:color w:val="000000"/>
                <w:szCs w:val="17"/>
              </w:rPr>
            </w:pPr>
            <w:r w:rsidRPr="00521344">
              <w:rPr>
                <w:rStyle w:val="ModernTableText"/>
                <w:rFonts w:cs="Arial"/>
                <w:color w:val="000000"/>
                <w:szCs w:val="17"/>
              </w:rPr>
              <w:t>N/A</w:t>
            </w:r>
          </w:p>
        </w:tc>
        <w:tc>
          <w:tcPr>
            <w:tcW w:w="2600" w:type="pct"/>
            <w:gridSpan w:val="2"/>
            <w:tcBorders>
              <w:top w:val="single" w:color="616161" w:sz="2" w:space="0"/>
              <w:right w:val="single" w:color="616161" w:sz="2" w:space="0"/>
            </w:tcBorders>
          </w:tcPr>
          <w:p w:rsidRPr="00521344" w:rsidR="00CE759A" w:rsidRDefault="00CE759A" w14:paraId="31925E0C" wp14:textId="77777777">
            <w:pPr>
              <w:pStyle w:val="TableText1"/>
              <w:spacing w:before="40" w:after="40"/>
              <w:rPr>
                <w:rStyle w:val="ModernTableText"/>
                <w:rFonts w:cs="Arial"/>
                <w:color w:val="000000"/>
                <w:szCs w:val="17"/>
              </w:rPr>
            </w:pPr>
            <w:r w:rsidRPr="00521344">
              <w:rPr>
                <w:rStyle w:val="ModernTableText"/>
                <w:rFonts w:cs="Arial"/>
                <w:color w:val="000000"/>
                <w:szCs w:val="17"/>
              </w:rPr>
              <w:t>N/A</w:t>
            </w:r>
          </w:p>
        </w:tc>
      </w:tr>
    </w:tbl>
    <w:p xmlns:wp14="http://schemas.microsoft.com/office/word/2010/wordml" w:rsidR="00521344" w:rsidRDefault="00521344" w14:paraId="2A552BBE" wp14:textId="77777777">
      <w:pPr>
        <w:rPr>
          <w:sz w:val="19"/>
          <w:szCs w:val="19"/>
        </w:rPr>
      </w:pPr>
    </w:p>
    <w:p xmlns:wp14="http://schemas.microsoft.com/office/word/2010/wordml" w:rsidR="00CE759A" w:rsidRDefault="00521344" w14:paraId="41558D7E" wp14:textId="77777777">
      <w:pPr>
        <w:rPr>
          <w:sz w:val="19"/>
          <w:szCs w:val="19"/>
        </w:rPr>
      </w:pPr>
      <w:r>
        <w:rPr>
          <w:sz w:val="19"/>
          <w:szCs w:val="19"/>
        </w:rP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579"/>
        <w:gridCol w:w="1933"/>
        <w:gridCol w:w="328"/>
        <w:gridCol w:w="2162"/>
        <w:gridCol w:w="2917"/>
        <w:gridCol w:w="1146"/>
        <w:gridCol w:w="1551"/>
        <w:gridCol w:w="2778"/>
      </w:tblGrid>
      <w:tr xmlns:wp14="http://schemas.microsoft.com/office/word/2010/wordml" w:rsidR="00CE759A" w14:paraId="71F0833B" wp14:textId="77777777">
        <w:tblPrEx>
          <w:tblCellMar>
            <w:top w:w="0" w:type="dxa"/>
            <w:bottom w:w="0" w:type="dxa"/>
          </w:tblCellMar>
        </w:tblPrEx>
        <w:trPr>
          <w:cantSplit/>
          <w:tblHeader/>
          <w:jc w:val="center"/>
        </w:trPr>
        <w:tc>
          <w:tcPr>
            <w:tcW w:w="5000" w:type="pct"/>
            <w:gridSpan w:val="8"/>
            <w:tcBorders>
              <w:top w:val="single" w:color="616161" w:sz="2" w:space="0"/>
              <w:bottom w:val="single" w:color="616161" w:sz="2" w:space="0"/>
            </w:tcBorders>
            <w:shd w:val="clear" w:color="auto" w:fill="191919"/>
          </w:tcPr>
          <w:p w:rsidR="00CE759A" w:rsidRDefault="00CE759A" w14:paraId="1FBE3843"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Body</w:t>
            </w:r>
          </w:p>
        </w:tc>
      </w:tr>
      <w:tr xmlns:wp14="http://schemas.microsoft.com/office/word/2010/wordml" w:rsidR="00CE759A" w:rsidTr="00521344" w14:paraId="06179A23" wp14:textId="77777777">
        <w:tblPrEx>
          <w:tblCellMar>
            <w:top w:w="0" w:type="dxa"/>
            <w:bottom w:w="0" w:type="dxa"/>
          </w:tblCellMar>
        </w:tblPrEx>
        <w:trPr>
          <w:cantSplit/>
          <w:tblHeader/>
          <w:jc w:val="center"/>
        </w:trPr>
        <w:tc>
          <w:tcPr>
            <w:tcW w:w="551" w:type="pct"/>
            <w:tcBorders>
              <w:top w:val="single" w:color="616161" w:sz="2" w:space="0"/>
            </w:tcBorders>
            <w:vAlign w:val="center"/>
          </w:tcPr>
          <w:p w:rsidR="00CE759A" w:rsidP="00521344" w:rsidRDefault="00CE759A" w14:paraId="29E9F7DB" wp14:textId="77777777">
            <w:pPr>
              <w:pStyle w:val="TableText1"/>
              <w:spacing w:before="40" w:after="40"/>
              <w:rPr>
                <w:rStyle w:val="ModernTableText"/>
                <w:rFonts w:cs="Arial"/>
                <w:b/>
                <w:sz w:val="17"/>
                <w:szCs w:val="17"/>
              </w:rPr>
            </w:pPr>
            <w:r>
              <w:rPr>
                <w:rStyle w:val="ModernTableText"/>
                <w:rFonts w:cs="Arial"/>
                <w:b/>
                <w:sz w:val="17"/>
                <w:szCs w:val="17"/>
              </w:rPr>
              <w:t>Field Type</w:t>
            </w:r>
          </w:p>
        </w:tc>
        <w:tc>
          <w:tcPr>
            <w:tcW w:w="674" w:type="pct"/>
            <w:tcBorders>
              <w:top w:val="single" w:color="616161" w:sz="2" w:space="0"/>
            </w:tcBorders>
            <w:vAlign w:val="center"/>
          </w:tcPr>
          <w:p w:rsidR="00CE759A" w:rsidP="00521344" w:rsidRDefault="00CE759A" w14:paraId="014E87FF" wp14:textId="77777777">
            <w:pPr>
              <w:pStyle w:val="TableHeading"/>
              <w:spacing w:before="40" w:after="40"/>
              <w:rPr>
                <w:rStyle w:val="ModernTableText"/>
                <w:rFonts w:cs="Arial"/>
                <w:sz w:val="17"/>
                <w:szCs w:val="17"/>
              </w:rPr>
            </w:pPr>
            <w:r>
              <w:rPr>
                <w:rStyle w:val="ModernTableText"/>
                <w:rFonts w:cs="Arial"/>
                <w:sz w:val="17"/>
                <w:szCs w:val="17"/>
              </w:rPr>
              <w:t>Business Label</w:t>
            </w:r>
          </w:p>
        </w:tc>
        <w:tc>
          <w:tcPr>
            <w:tcW w:w="869" w:type="pct"/>
            <w:gridSpan w:val="2"/>
            <w:tcBorders>
              <w:top w:val="single" w:color="616161" w:sz="2" w:space="0"/>
            </w:tcBorders>
            <w:vAlign w:val="center"/>
          </w:tcPr>
          <w:p w:rsidR="00CE759A" w:rsidP="00521344" w:rsidRDefault="00CE759A" w14:paraId="46116E19" wp14:textId="77777777">
            <w:pPr>
              <w:pStyle w:val="TableText1"/>
              <w:spacing w:before="40" w:after="40"/>
              <w:rPr>
                <w:rStyle w:val="ModernTableText"/>
                <w:rFonts w:cs="Arial"/>
                <w:b/>
                <w:noProof/>
                <w:sz w:val="17"/>
                <w:szCs w:val="17"/>
              </w:rPr>
            </w:pPr>
            <w:r>
              <w:rPr>
                <w:rStyle w:val="ModernTableText"/>
                <w:rFonts w:cs="Arial"/>
                <w:b/>
                <w:noProof/>
                <w:sz w:val="17"/>
                <w:szCs w:val="17"/>
              </w:rPr>
              <w:t>Field Description</w:t>
            </w:r>
          </w:p>
        </w:tc>
        <w:tc>
          <w:tcPr>
            <w:tcW w:w="998" w:type="pct"/>
            <w:tcBorders>
              <w:top w:val="single" w:color="616161" w:sz="2" w:space="0"/>
            </w:tcBorders>
            <w:vAlign w:val="center"/>
          </w:tcPr>
          <w:p w:rsidR="00CE759A" w:rsidP="00521344" w:rsidRDefault="00CE759A" w14:paraId="6243B1F5" wp14:textId="77777777">
            <w:pPr>
              <w:pStyle w:val="TableText1"/>
              <w:spacing w:before="40" w:after="40"/>
              <w:rPr>
                <w:rStyle w:val="ModernTableText"/>
                <w:rFonts w:cs="Arial"/>
                <w:b/>
                <w:noProof/>
                <w:sz w:val="17"/>
                <w:szCs w:val="17"/>
              </w:rPr>
            </w:pPr>
            <w:r>
              <w:rPr>
                <w:rStyle w:val="ModernTableText"/>
                <w:rFonts w:cs="Arial"/>
                <w:b/>
                <w:noProof/>
                <w:sz w:val="17"/>
                <w:szCs w:val="17"/>
              </w:rPr>
              <w:t>Source Table</w:t>
            </w:r>
          </w:p>
        </w:tc>
        <w:tc>
          <w:tcPr>
            <w:tcW w:w="941" w:type="pct"/>
            <w:gridSpan w:val="2"/>
            <w:tcBorders>
              <w:top w:val="single" w:color="616161" w:sz="2" w:space="0"/>
            </w:tcBorders>
            <w:vAlign w:val="center"/>
          </w:tcPr>
          <w:p w:rsidR="00CE759A" w:rsidP="00521344" w:rsidRDefault="00CE759A" w14:paraId="44C82D73" wp14:textId="77777777">
            <w:pPr>
              <w:pStyle w:val="TableText1"/>
              <w:spacing w:before="40" w:after="40"/>
              <w:rPr>
                <w:rStyle w:val="ModernTableText"/>
                <w:rFonts w:cs="Arial"/>
                <w:b/>
                <w:noProof/>
                <w:sz w:val="17"/>
                <w:szCs w:val="17"/>
              </w:rPr>
            </w:pPr>
            <w:r>
              <w:rPr>
                <w:rStyle w:val="ModernTableText"/>
                <w:rFonts w:cs="Arial"/>
                <w:b/>
                <w:noProof/>
                <w:sz w:val="17"/>
                <w:szCs w:val="17"/>
              </w:rPr>
              <w:t>Source Column</w:t>
            </w:r>
          </w:p>
        </w:tc>
        <w:tc>
          <w:tcPr>
            <w:tcW w:w="967" w:type="pct"/>
            <w:tcBorders>
              <w:top w:val="single" w:color="616161" w:sz="2" w:space="0"/>
            </w:tcBorders>
            <w:vAlign w:val="center"/>
          </w:tcPr>
          <w:p w:rsidR="00CE759A" w:rsidP="00521344" w:rsidRDefault="00CE759A" w14:paraId="14D6EFD9" wp14:textId="77777777">
            <w:pPr>
              <w:pStyle w:val="TableText1"/>
              <w:spacing w:before="40" w:after="40"/>
              <w:rPr>
                <w:rStyle w:val="ModernTableText"/>
                <w:rFonts w:cs="Arial"/>
                <w:b/>
                <w:noProof/>
                <w:sz w:val="17"/>
                <w:szCs w:val="17"/>
              </w:rPr>
            </w:pPr>
            <w:r>
              <w:rPr>
                <w:rStyle w:val="ModernTableText"/>
                <w:rFonts w:cs="Arial"/>
                <w:b/>
                <w:noProof/>
                <w:sz w:val="17"/>
                <w:szCs w:val="17"/>
              </w:rPr>
              <w:t>Source Column Processing Rules</w:t>
            </w:r>
          </w:p>
        </w:tc>
      </w:tr>
      <w:tr xmlns:wp14="http://schemas.microsoft.com/office/word/2010/wordml" w:rsidR="00CE759A" w:rsidTr="00701FD4" w14:paraId="5F000263" wp14:textId="77777777">
        <w:tblPrEx>
          <w:tblCellMar>
            <w:top w:w="0" w:type="dxa"/>
            <w:bottom w:w="0" w:type="dxa"/>
          </w:tblCellMar>
        </w:tblPrEx>
        <w:trPr>
          <w:cantSplit/>
          <w:jc w:val="center"/>
        </w:trPr>
        <w:tc>
          <w:tcPr>
            <w:tcW w:w="551" w:type="pct"/>
            <w:vAlign w:val="center"/>
          </w:tcPr>
          <w:p w:rsidRPr="00521344" w:rsidR="00CE759A" w:rsidP="00DC2DBD" w:rsidRDefault="00CE759A" w14:paraId="29BE0347" wp14:textId="77777777">
            <w:pPr>
              <w:pStyle w:val="BodytextChar"/>
              <w:spacing w:before="40" w:after="40"/>
              <w:jc w:val="left"/>
              <w:rPr>
                <w:rStyle w:val="BodytextChar"/>
                <w:rFonts w:cs="Arial"/>
                <w:sz w:val="18"/>
                <w:szCs w:val="18"/>
              </w:rPr>
            </w:pPr>
            <w:r w:rsidRPr="00521344">
              <w:rPr>
                <w:rStyle w:val="BodytextChar"/>
                <w:rFonts w:cs="Arial"/>
                <w:sz w:val="18"/>
                <w:szCs w:val="18"/>
              </w:rPr>
              <w:t>Column</w:t>
            </w:r>
          </w:p>
        </w:tc>
        <w:tc>
          <w:tcPr>
            <w:tcW w:w="674" w:type="pct"/>
            <w:vAlign w:val="center"/>
          </w:tcPr>
          <w:p w:rsidRPr="00521344" w:rsidR="00CE759A" w:rsidP="00DC2DBD" w:rsidRDefault="00CE759A" w14:paraId="65F768F5" wp14:textId="77777777">
            <w:pPr>
              <w:pStyle w:val="BodytextChar"/>
              <w:spacing w:before="40" w:after="40"/>
              <w:jc w:val="left"/>
              <w:rPr>
                <w:rStyle w:val="BodytextChar"/>
                <w:rFonts w:cs="Arial"/>
                <w:sz w:val="18"/>
                <w:szCs w:val="18"/>
              </w:rPr>
            </w:pPr>
            <w:r w:rsidRPr="00521344">
              <w:rPr>
                <w:rStyle w:val="BodytextChar"/>
                <w:rFonts w:cs="Arial"/>
                <w:sz w:val="18"/>
                <w:szCs w:val="18"/>
              </w:rPr>
              <w:t>SA ID</w:t>
            </w:r>
          </w:p>
        </w:tc>
        <w:tc>
          <w:tcPr>
            <w:tcW w:w="869" w:type="pct"/>
            <w:gridSpan w:val="2"/>
            <w:vAlign w:val="center"/>
          </w:tcPr>
          <w:p w:rsidRPr="00521344" w:rsidR="00CE759A" w:rsidP="00DC2DBD" w:rsidRDefault="00CE759A" w14:paraId="21BBA356" wp14:textId="77777777">
            <w:pPr>
              <w:pStyle w:val="TableText"/>
              <w:rPr>
                <w:rStyle w:val="BodytextChar"/>
                <w:sz w:val="18"/>
                <w:szCs w:val="18"/>
              </w:rPr>
            </w:pPr>
            <w:r w:rsidRPr="00521344">
              <w:rPr>
                <w:rStyle w:val="BodytextChar"/>
                <w:sz w:val="18"/>
                <w:szCs w:val="18"/>
              </w:rPr>
              <w:t>This field displays the authorization id.</w:t>
            </w:r>
          </w:p>
        </w:tc>
        <w:tc>
          <w:tcPr>
            <w:tcW w:w="998" w:type="pct"/>
            <w:vAlign w:val="center"/>
          </w:tcPr>
          <w:p w:rsidRPr="00521344" w:rsidR="00CE759A" w:rsidP="00DC2DBD" w:rsidRDefault="00CE759A" w14:paraId="7560068E" wp14:textId="77777777">
            <w:pPr>
              <w:spacing w:before="40" w:after="40"/>
              <w:jc w:val="left"/>
              <w:rPr>
                <w:rStyle w:val="BodytextChar"/>
                <w:rFonts w:cs="Arial"/>
                <w:sz w:val="18"/>
                <w:szCs w:val="18"/>
              </w:rPr>
            </w:pPr>
            <w:r w:rsidRPr="00521344">
              <w:rPr>
                <w:rStyle w:val="BodytextChar"/>
                <w:rFonts w:cs="Arial"/>
                <w:sz w:val="18"/>
                <w:szCs w:val="18"/>
              </w:rPr>
              <w:t>A_HDR_TB</w:t>
            </w:r>
          </w:p>
        </w:tc>
        <w:tc>
          <w:tcPr>
            <w:tcW w:w="941" w:type="pct"/>
            <w:gridSpan w:val="2"/>
            <w:vAlign w:val="center"/>
          </w:tcPr>
          <w:p w:rsidRPr="00521344" w:rsidR="00CE759A" w:rsidP="00DC2DBD" w:rsidRDefault="00CE759A" w14:paraId="48BDD7D1" wp14:textId="77777777">
            <w:pPr>
              <w:spacing w:before="40" w:after="40"/>
              <w:jc w:val="left"/>
              <w:rPr>
                <w:rStyle w:val="BodytextChar"/>
                <w:rFonts w:cs="Arial"/>
                <w:sz w:val="18"/>
                <w:szCs w:val="18"/>
              </w:rPr>
            </w:pPr>
            <w:r w:rsidRPr="00521344">
              <w:rPr>
                <w:rStyle w:val="BodytextChar"/>
                <w:rFonts w:cs="Arial"/>
                <w:sz w:val="18"/>
                <w:szCs w:val="18"/>
              </w:rPr>
              <w:t>A_AUTH_ID</w:t>
            </w:r>
          </w:p>
        </w:tc>
        <w:tc>
          <w:tcPr>
            <w:tcW w:w="967" w:type="pct"/>
            <w:vAlign w:val="center"/>
          </w:tcPr>
          <w:p w:rsidRPr="00521344" w:rsidR="00CE759A" w:rsidP="00DC2DBD" w:rsidRDefault="00CE759A" w14:paraId="791C0BC8" wp14:textId="77777777">
            <w:pPr>
              <w:pStyle w:val="TableText1"/>
              <w:spacing w:before="40" w:after="40"/>
              <w:rPr>
                <w:rStyle w:val="BodytextChar"/>
                <w:rFonts w:cs="Arial"/>
                <w:sz w:val="18"/>
                <w:szCs w:val="18"/>
              </w:rPr>
            </w:pPr>
          </w:p>
        </w:tc>
      </w:tr>
      <w:tr xmlns:wp14="http://schemas.microsoft.com/office/word/2010/wordml" w:rsidR="00CE759A" w:rsidTr="00701FD4" w14:paraId="52DF1A8D" wp14:textId="77777777">
        <w:tblPrEx>
          <w:tblCellMar>
            <w:top w:w="0" w:type="dxa"/>
            <w:bottom w:w="0" w:type="dxa"/>
          </w:tblCellMar>
        </w:tblPrEx>
        <w:trPr>
          <w:cantSplit/>
          <w:jc w:val="center"/>
        </w:trPr>
        <w:tc>
          <w:tcPr>
            <w:tcW w:w="551" w:type="pct"/>
            <w:vAlign w:val="center"/>
          </w:tcPr>
          <w:p w:rsidRPr="00521344" w:rsidR="00CE759A" w:rsidP="00DC2DBD" w:rsidRDefault="00CE759A" w14:paraId="1BD332CF" wp14:textId="77777777">
            <w:pPr>
              <w:jc w:val="left"/>
              <w:rPr>
                <w:rStyle w:val="BodytextChar"/>
                <w:rFonts w:cs="Arial"/>
                <w:sz w:val="18"/>
                <w:szCs w:val="18"/>
              </w:rPr>
            </w:pPr>
            <w:r w:rsidRPr="00521344">
              <w:rPr>
                <w:rStyle w:val="BodytextChar"/>
                <w:rFonts w:cs="Arial"/>
                <w:sz w:val="18"/>
                <w:szCs w:val="18"/>
              </w:rPr>
              <w:t>Column</w:t>
            </w:r>
          </w:p>
        </w:tc>
        <w:tc>
          <w:tcPr>
            <w:tcW w:w="674" w:type="pct"/>
            <w:vAlign w:val="center"/>
          </w:tcPr>
          <w:p w:rsidRPr="00521344" w:rsidR="00CE759A" w:rsidP="00DC2DBD" w:rsidRDefault="00CE759A" w14:paraId="17F6A38F" wp14:textId="77777777">
            <w:pPr>
              <w:pStyle w:val="TableText"/>
              <w:rPr>
                <w:rStyle w:val="BodytextChar"/>
                <w:sz w:val="18"/>
                <w:szCs w:val="18"/>
              </w:rPr>
            </w:pPr>
            <w:r w:rsidRPr="00521344">
              <w:rPr>
                <w:rStyle w:val="BodytextChar"/>
                <w:sz w:val="18"/>
                <w:szCs w:val="18"/>
              </w:rPr>
              <w:t>SA L</w:t>
            </w:r>
            <w:r w:rsidRPr="00521344" w:rsidR="00DB45B7">
              <w:rPr>
                <w:rStyle w:val="BodytextChar"/>
                <w:sz w:val="18"/>
                <w:szCs w:val="18"/>
              </w:rPr>
              <w:t>I</w:t>
            </w:r>
            <w:r w:rsidRPr="00521344">
              <w:rPr>
                <w:rStyle w:val="BodytextChar"/>
                <w:sz w:val="18"/>
                <w:szCs w:val="18"/>
              </w:rPr>
              <w:t xml:space="preserve"> Num</w:t>
            </w:r>
          </w:p>
        </w:tc>
        <w:tc>
          <w:tcPr>
            <w:tcW w:w="869" w:type="pct"/>
            <w:gridSpan w:val="2"/>
            <w:vAlign w:val="center"/>
          </w:tcPr>
          <w:p w:rsidRPr="00521344" w:rsidR="00CE759A" w:rsidP="00DC2DBD" w:rsidRDefault="00CE759A" w14:paraId="31DE6BFC" wp14:textId="77777777">
            <w:pPr>
              <w:pStyle w:val="TableText"/>
              <w:rPr>
                <w:rStyle w:val="BodytextChar"/>
                <w:sz w:val="18"/>
                <w:szCs w:val="18"/>
              </w:rPr>
            </w:pPr>
            <w:r w:rsidRPr="00521344">
              <w:rPr>
                <w:rStyle w:val="BodytextChar"/>
                <w:sz w:val="18"/>
                <w:szCs w:val="18"/>
              </w:rPr>
              <w:t>This field displays the line item.</w:t>
            </w:r>
          </w:p>
        </w:tc>
        <w:tc>
          <w:tcPr>
            <w:tcW w:w="998" w:type="pct"/>
            <w:vAlign w:val="center"/>
          </w:tcPr>
          <w:p w:rsidRPr="00521344" w:rsidR="00CE759A" w:rsidP="00DC2DBD" w:rsidRDefault="00CE759A" w14:paraId="3FD94195" wp14:textId="77777777">
            <w:pPr>
              <w:spacing w:before="40" w:after="40"/>
              <w:jc w:val="left"/>
              <w:rPr>
                <w:rStyle w:val="BodytextChar"/>
                <w:rFonts w:cs="Arial"/>
                <w:sz w:val="18"/>
                <w:szCs w:val="18"/>
              </w:rPr>
            </w:pPr>
            <w:r w:rsidRPr="00521344">
              <w:rPr>
                <w:rStyle w:val="BodytextChar"/>
                <w:rFonts w:cs="Arial"/>
                <w:sz w:val="18"/>
                <w:szCs w:val="18"/>
              </w:rPr>
              <w:t>A_DTL_TB</w:t>
            </w:r>
          </w:p>
        </w:tc>
        <w:tc>
          <w:tcPr>
            <w:tcW w:w="941" w:type="pct"/>
            <w:gridSpan w:val="2"/>
            <w:vAlign w:val="center"/>
          </w:tcPr>
          <w:p w:rsidRPr="00521344" w:rsidR="00CE759A" w:rsidP="00DC2DBD" w:rsidRDefault="00CE759A" w14:paraId="72A6D976" wp14:textId="77777777">
            <w:pPr>
              <w:spacing w:before="40" w:after="40"/>
              <w:jc w:val="left"/>
              <w:rPr>
                <w:rStyle w:val="BodytextChar"/>
                <w:rFonts w:cs="Arial"/>
                <w:sz w:val="18"/>
                <w:szCs w:val="18"/>
              </w:rPr>
            </w:pPr>
            <w:r w:rsidRPr="00521344">
              <w:rPr>
                <w:rStyle w:val="BodytextChar"/>
                <w:rFonts w:cs="Arial"/>
                <w:sz w:val="18"/>
                <w:szCs w:val="18"/>
              </w:rPr>
              <w:t>A_LI_NUM</w:t>
            </w:r>
          </w:p>
        </w:tc>
        <w:tc>
          <w:tcPr>
            <w:tcW w:w="967" w:type="pct"/>
            <w:vAlign w:val="center"/>
          </w:tcPr>
          <w:p w:rsidRPr="00521344" w:rsidR="00CE759A" w:rsidP="00DC2DBD" w:rsidRDefault="00CE759A" w14:paraId="6109F0E2" wp14:textId="77777777">
            <w:pPr>
              <w:pStyle w:val="TableText1"/>
              <w:spacing w:before="40" w:after="40"/>
              <w:rPr>
                <w:rStyle w:val="BodytextChar"/>
                <w:rFonts w:cs="Arial"/>
                <w:sz w:val="18"/>
                <w:szCs w:val="18"/>
              </w:rPr>
            </w:pPr>
          </w:p>
        </w:tc>
      </w:tr>
      <w:tr xmlns:wp14="http://schemas.microsoft.com/office/word/2010/wordml" w:rsidR="003D7A61" w:rsidTr="00701FD4" w14:paraId="2F740FB7" wp14:textId="77777777">
        <w:tblPrEx>
          <w:tblCellMar>
            <w:top w:w="0" w:type="dxa"/>
            <w:bottom w:w="0" w:type="dxa"/>
          </w:tblCellMar>
        </w:tblPrEx>
        <w:trPr>
          <w:cantSplit/>
          <w:jc w:val="center"/>
        </w:trPr>
        <w:tc>
          <w:tcPr>
            <w:tcW w:w="551" w:type="pct"/>
            <w:vAlign w:val="center"/>
          </w:tcPr>
          <w:p w:rsidRPr="00521344" w:rsidR="003D7A61" w:rsidP="00DC2DBD" w:rsidRDefault="003D7A61" w14:paraId="2FBB9B13" wp14:textId="77777777">
            <w:pPr>
              <w:jc w:val="left"/>
              <w:rPr>
                <w:rStyle w:val="BodytextChar"/>
                <w:rFonts w:cs="Arial"/>
                <w:sz w:val="18"/>
                <w:szCs w:val="18"/>
              </w:rPr>
            </w:pPr>
            <w:r w:rsidRPr="00521344">
              <w:rPr>
                <w:rStyle w:val="BodytextChar"/>
                <w:rFonts w:cs="Arial"/>
                <w:sz w:val="18"/>
                <w:szCs w:val="18"/>
              </w:rPr>
              <w:t>Column</w:t>
            </w:r>
          </w:p>
        </w:tc>
        <w:tc>
          <w:tcPr>
            <w:tcW w:w="674" w:type="pct"/>
            <w:vAlign w:val="center"/>
          </w:tcPr>
          <w:p w:rsidRPr="00521344" w:rsidR="003D7A61" w:rsidP="00DC2DBD" w:rsidRDefault="00FA41AA" w14:paraId="06E5B233" wp14:textId="77777777">
            <w:pPr>
              <w:pStyle w:val="TableText"/>
              <w:rPr>
                <w:rStyle w:val="BodytextChar"/>
                <w:sz w:val="18"/>
                <w:szCs w:val="18"/>
              </w:rPr>
            </w:pPr>
            <w:r w:rsidRPr="00521344">
              <w:rPr>
                <w:rStyle w:val="BodytextChar"/>
                <w:sz w:val="18"/>
                <w:szCs w:val="18"/>
              </w:rPr>
              <w:t>SA LI Svc Prov ID</w:t>
            </w:r>
          </w:p>
        </w:tc>
        <w:tc>
          <w:tcPr>
            <w:tcW w:w="869" w:type="pct"/>
            <w:gridSpan w:val="2"/>
            <w:vAlign w:val="center"/>
          </w:tcPr>
          <w:p w:rsidRPr="00521344" w:rsidR="003D7A61" w:rsidP="00DC2DBD" w:rsidRDefault="003D7A61" w14:paraId="56C5AB08" wp14:textId="77777777">
            <w:pPr>
              <w:pStyle w:val="TableText"/>
              <w:rPr>
                <w:rStyle w:val="BodytextChar"/>
                <w:sz w:val="18"/>
                <w:szCs w:val="18"/>
              </w:rPr>
            </w:pPr>
            <w:r w:rsidRPr="00521344">
              <w:rPr>
                <w:rStyle w:val="BodytextChar"/>
                <w:sz w:val="18"/>
                <w:szCs w:val="18"/>
              </w:rPr>
              <w:t>This field displays the id of the provider.</w:t>
            </w:r>
          </w:p>
        </w:tc>
        <w:tc>
          <w:tcPr>
            <w:tcW w:w="998" w:type="pct"/>
            <w:vAlign w:val="center"/>
          </w:tcPr>
          <w:p w:rsidRPr="00521344" w:rsidR="003D7A61" w:rsidP="00DC2DBD" w:rsidRDefault="003D7A61" w14:paraId="4180DC76" wp14:textId="77777777">
            <w:pPr>
              <w:spacing w:before="40" w:after="40"/>
              <w:jc w:val="left"/>
              <w:rPr>
                <w:rStyle w:val="BodytextChar"/>
                <w:rFonts w:cs="Arial"/>
                <w:sz w:val="18"/>
                <w:szCs w:val="18"/>
              </w:rPr>
            </w:pPr>
            <w:r w:rsidRPr="00521344">
              <w:rPr>
                <w:rStyle w:val="BodytextChar"/>
                <w:rFonts w:cs="Arial"/>
                <w:sz w:val="18"/>
                <w:szCs w:val="18"/>
              </w:rPr>
              <w:t>A_HDR_LI_SUBM_PROV_ID_TB</w:t>
            </w:r>
          </w:p>
        </w:tc>
        <w:tc>
          <w:tcPr>
            <w:tcW w:w="941" w:type="pct"/>
            <w:gridSpan w:val="2"/>
            <w:vAlign w:val="center"/>
          </w:tcPr>
          <w:p w:rsidRPr="00521344" w:rsidR="003D7A61" w:rsidP="00DC2DBD" w:rsidRDefault="003D7A61" w14:paraId="4EFC6C9A" wp14:textId="77777777">
            <w:pPr>
              <w:spacing w:before="40" w:after="40"/>
              <w:jc w:val="left"/>
              <w:rPr>
                <w:rStyle w:val="BodytextChar"/>
                <w:rFonts w:cs="Arial"/>
                <w:sz w:val="18"/>
                <w:szCs w:val="18"/>
              </w:rPr>
            </w:pPr>
            <w:r w:rsidRPr="00521344">
              <w:rPr>
                <w:rStyle w:val="BodytextChar"/>
                <w:rFonts w:cs="Arial"/>
                <w:sz w:val="18"/>
                <w:szCs w:val="18"/>
              </w:rPr>
              <w:t>A_</w:t>
            </w:r>
            <w:r w:rsidRPr="00521344" w:rsidDel="007F17F4">
              <w:rPr>
                <w:rStyle w:val="BodytextChar"/>
                <w:rFonts w:cs="Arial"/>
                <w:sz w:val="18"/>
                <w:szCs w:val="18"/>
              </w:rPr>
              <w:t xml:space="preserve"> </w:t>
            </w:r>
            <w:r w:rsidRPr="00521344">
              <w:rPr>
                <w:rStyle w:val="BodytextChar"/>
                <w:rFonts w:cs="Arial"/>
                <w:sz w:val="18"/>
                <w:szCs w:val="18"/>
              </w:rPr>
              <w:t>PROV_ID</w:t>
            </w:r>
          </w:p>
        </w:tc>
        <w:tc>
          <w:tcPr>
            <w:tcW w:w="967" w:type="pct"/>
            <w:vAlign w:val="center"/>
          </w:tcPr>
          <w:p w:rsidRPr="00521344" w:rsidR="003D7A61" w:rsidP="00DC2DBD" w:rsidRDefault="003D7A61" w14:paraId="39C05CC7" wp14:textId="77777777">
            <w:pPr>
              <w:pStyle w:val="TableText1"/>
              <w:spacing w:before="40" w:after="40"/>
              <w:rPr>
                <w:rStyle w:val="BodytextChar"/>
                <w:rFonts w:cs="Arial"/>
                <w:sz w:val="18"/>
                <w:szCs w:val="18"/>
              </w:rPr>
            </w:pPr>
          </w:p>
        </w:tc>
      </w:tr>
      <w:tr xmlns:wp14="http://schemas.microsoft.com/office/word/2010/wordml" w:rsidRPr="00331E4C" w:rsidR="00CE759A" w:rsidTr="00701FD4" w14:paraId="1AD9855F" wp14:textId="77777777">
        <w:tblPrEx>
          <w:tblCellMar>
            <w:top w:w="0" w:type="dxa"/>
            <w:bottom w:w="0" w:type="dxa"/>
          </w:tblCellMar>
        </w:tblPrEx>
        <w:trPr>
          <w:cantSplit/>
          <w:jc w:val="center"/>
        </w:trPr>
        <w:tc>
          <w:tcPr>
            <w:tcW w:w="551" w:type="pct"/>
            <w:vAlign w:val="center"/>
          </w:tcPr>
          <w:p w:rsidRPr="00521344" w:rsidR="00CE759A" w:rsidP="00DC2DBD" w:rsidRDefault="00CE759A" w14:paraId="293CD7A4" wp14:textId="77777777">
            <w:pPr>
              <w:jc w:val="left"/>
              <w:rPr>
                <w:rStyle w:val="BodytextChar"/>
                <w:rFonts w:cs="Arial"/>
                <w:sz w:val="18"/>
                <w:szCs w:val="18"/>
              </w:rPr>
            </w:pPr>
            <w:r w:rsidRPr="00521344">
              <w:rPr>
                <w:rStyle w:val="BodytextChar"/>
                <w:rFonts w:cs="Arial"/>
                <w:sz w:val="18"/>
                <w:szCs w:val="18"/>
              </w:rPr>
              <w:t>Column</w:t>
            </w:r>
          </w:p>
        </w:tc>
        <w:tc>
          <w:tcPr>
            <w:tcW w:w="674" w:type="pct"/>
            <w:vAlign w:val="center"/>
          </w:tcPr>
          <w:p w:rsidRPr="00521344" w:rsidR="00CE759A" w:rsidP="00DC2DBD" w:rsidRDefault="00CE1ED7" w14:paraId="2D936FC4" wp14:textId="77777777">
            <w:pPr>
              <w:pStyle w:val="BodytextChar"/>
              <w:spacing w:before="40" w:after="40"/>
              <w:jc w:val="left"/>
              <w:rPr>
                <w:rStyle w:val="BodytextChar"/>
                <w:rFonts w:cs="Arial"/>
                <w:sz w:val="18"/>
                <w:szCs w:val="18"/>
              </w:rPr>
            </w:pPr>
            <w:r w:rsidRPr="00521344">
              <w:rPr>
                <w:rStyle w:val="BodytextChar"/>
                <w:rFonts w:cs="Arial"/>
                <w:sz w:val="18"/>
                <w:szCs w:val="18"/>
              </w:rPr>
              <w:t>SA LI Svc Prov Name</w:t>
            </w:r>
          </w:p>
        </w:tc>
        <w:tc>
          <w:tcPr>
            <w:tcW w:w="869" w:type="pct"/>
            <w:gridSpan w:val="2"/>
            <w:vAlign w:val="center"/>
          </w:tcPr>
          <w:p w:rsidRPr="00521344" w:rsidR="00CE759A" w:rsidP="00DC2DBD" w:rsidRDefault="00CE759A" w14:paraId="1FA7507B" wp14:textId="77777777">
            <w:pPr>
              <w:pStyle w:val="TableText"/>
              <w:rPr>
                <w:rStyle w:val="BodytextChar"/>
                <w:sz w:val="18"/>
                <w:szCs w:val="18"/>
              </w:rPr>
            </w:pPr>
            <w:r w:rsidRPr="00521344">
              <w:rPr>
                <w:rStyle w:val="BodytextChar"/>
                <w:sz w:val="18"/>
                <w:szCs w:val="18"/>
              </w:rPr>
              <w:t>This field displays the provider’s name.</w:t>
            </w:r>
          </w:p>
        </w:tc>
        <w:tc>
          <w:tcPr>
            <w:tcW w:w="998" w:type="pct"/>
            <w:vAlign w:val="center"/>
          </w:tcPr>
          <w:p w:rsidRPr="00521344" w:rsidR="00CE759A" w:rsidP="00DC2DBD" w:rsidRDefault="00CE759A" w14:paraId="72D05BE6" wp14:textId="77777777">
            <w:pPr>
              <w:pStyle w:val="TableText"/>
              <w:rPr>
                <w:rStyle w:val="BodytextChar"/>
                <w:sz w:val="18"/>
                <w:szCs w:val="18"/>
              </w:rPr>
            </w:pPr>
            <w:r w:rsidRPr="00521344">
              <w:rPr>
                <w:rStyle w:val="BodytextChar"/>
                <w:sz w:val="18"/>
                <w:szCs w:val="18"/>
              </w:rPr>
              <w:t>P_DTL_TB</w:t>
            </w:r>
          </w:p>
        </w:tc>
        <w:tc>
          <w:tcPr>
            <w:tcW w:w="941" w:type="pct"/>
            <w:gridSpan w:val="2"/>
            <w:vAlign w:val="center"/>
          </w:tcPr>
          <w:p w:rsidRPr="00521344" w:rsidR="00CE759A" w:rsidP="00DC2DBD" w:rsidRDefault="008D6A34" w14:paraId="3E48D7D5" wp14:textId="77777777">
            <w:pPr>
              <w:spacing w:before="40" w:after="40"/>
              <w:jc w:val="left"/>
              <w:rPr>
                <w:rStyle w:val="BodytextChar"/>
                <w:rFonts w:cs="Arial"/>
                <w:sz w:val="18"/>
                <w:szCs w:val="18"/>
              </w:rPr>
            </w:pPr>
            <w:r w:rsidRPr="00521344">
              <w:rPr>
                <w:rStyle w:val="BodytextChar"/>
                <w:rFonts w:cs="Arial"/>
                <w:sz w:val="18"/>
                <w:szCs w:val="18"/>
              </w:rPr>
              <w:t>P_SORT_NAM</w:t>
            </w:r>
          </w:p>
        </w:tc>
        <w:tc>
          <w:tcPr>
            <w:tcW w:w="967" w:type="pct"/>
            <w:vAlign w:val="center"/>
          </w:tcPr>
          <w:p w:rsidRPr="00521344" w:rsidR="00CE759A" w:rsidP="00DC2DBD" w:rsidRDefault="00331E4C" w14:paraId="5C26FF60" wp14:textId="77777777">
            <w:pPr>
              <w:pStyle w:val="TableText1"/>
              <w:spacing w:before="40" w:after="40"/>
              <w:rPr>
                <w:rStyle w:val="BodytextChar"/>
                <w:rFonts w:cs="Arial"/>
                <w:spacing w:val="0"/>
                <w:sz w:val="18"/>
                <w:szCs w:val="18"/>
              </w:rPr>
            </w:pPr>
            <w:r w:rsidRPr="00521344">
              <w:rPr>
                <w:rStyle w:val="BodytextChar"/>
                <w:rFonts w:cs="Arial"/>
                <w:spacing w:val="0"/>
                <w:sz w:val="18"/>
                <w:szCs w:val="18"/>
              </w:rPr>
              <w:t xml:space="preserve">May be blank if no </w:t>
            </w:r>
            <w:r w:rsidRPr="00521344" w:rsidR="0037196C">
              <w:rPr>
                <w:rStyle w:val="BodytextChar"/>
                <w:rFonts w:cs="Arial"/>
                <w:spacing w:val="0"/>
                <w:sz w:val="18"/>
                <w:szCs w:val="18"/>
              </w:rPr>
              <w:t>Servicing</w:t>
            </w:r>
            <w:r w:rsidRPr="00521344">
              <w:rPr>
                <w:rStyle w:val="BodytextChar"/>
                <w:rFonts w:cs="Arial"/>
                <w:spacing w:val="0"/>
                <w:sz w:val="18"/>
                <w:szCs w:val="18"/>
              </w:rPr>
              <w:t xml:space="preserve"> provider is submitted on the authorization.</w:t>
            </w:r>
          </w:p>
        </w:tc>
      </w:tr>
      <w:tr xmlns:wp14="http://schemas.microsoft.com/office/word/2010/wordml" w:rsidRPr="00331E4C" w:rsidR="00CE759A" w:rsidTr="00701FD4" w14:paraId="3AB4B6E8" wp14:textId="77777777">
        <w:tblPrEx>
          <w:tblCellMar>
            <w:top w:w="0" w:type="dxa"/>
            <w:bottom w:w="0" w:type="dxa"/>
          </w:tblCellMar>
        </w:tblPrEx>
        <w:trPr>
          <w:cantSplit/>
          <w:jc w:val="center"/>
        </w:trPr>
        <w:tc>
          <w:tcPr>
            <w:tcW w:w="551" w:type="pct"/>
            <w:vAlign w:val="center"/>
          </w:tcPr>
          <w:p w:rsidRPr="00521344" w:rsidR="00CE759A" w:rsidP="00DC2DBD" w:rsidRDefault="00CE759A" w14:paraId="6F70B4F1" wp14:textId="77777777">
            <w:pPr>
              <w:jc w:val="left"/>
              <w:rPr>
                <w:rStyle w:val="BodytextChar"/>
                <w:rFonts w:cs="Arial"/>
                <w:sz w:val="18"/>
                <w:szCs w:val="18"/>
              </w:rPr>
            </w:pPr>
            <w:r w:rsidRPr="00521344">
              <w:rPr>
                <w:rStyle w:val="BodytextChar"/>
                <w:rFonts w:cs="Arial"/>
                <w:sz w:val="18"/>
                <w:szCs w:val="18"/>
              </w:rPr>
              <w:t>Column</w:t>
            </w:r>
          </w:p>
        </w:tc>
        <w:tc>
          <w:tcPr>
            <w:tcW w:w="674" w:type="pct"/>
            <w:vAlign w:val="center"/>
          </w:tcPr>
          <w:p w:rsidRPr="00521344" w:rsidR="00CE759A" w:rsidP="00DC2DBD" w:rsidRDefault="00CE759A" w14:paraId="23356609" wp14:textId="77777777">
            <w:pPr>
              <w:pStyle w:val="BodytextChar"/>
              <w:spacing w:before="40" w:after="40"/>
              <w:jc w:val="left"/>
              <w:rPr>
                <w:rStyle w:val="BodytextChar"/>
                <w:rFonts w:cs="Arial"/>
                <w:sz w:val="18"/>
                <w:szCs w:val="18"/>
              </w:rPr>
            </w:pPr>
            <w:r w:rsidRPr="00521344">
              <w:rPr>
                <w:rStyle w:val="BodytextChar"/>
                <w:rFonts w:cs="Arial"/>
                <w:sz w:val="18"/>
                <w:szCs w:val="18"/>
              </w:rPr>
              <w:t>Mbr ID</w:t>
            </w:r>
          </w:p>
        </w:tc>
        <w:tc>
          <w:tcPr>
            <w:tcW w:w="869" w:type="pct"/>
            <w:gridSpan w:val="2"/>
            <w:vAlign w:val="center"/>
          </w:tcPr>
          <w:p w:rsidRPr="00521344" w:rsidR="00CE759A" w:rsidP="00DC2DBD" w:rsidRDefault="00CE759A" w14:paraId="0AAE3476" wp14:textId="77777777">
            <w:pPr>
              <w:jc w:val="left"/>
              <w:rPr>
                <w:rStyle w:val="BodytextChar"/>
                <w:rFonts w:cs="Arial"/>
                <w:sz w:val="18"/>
                <w:szCs w:val="18"/>
              </w:rPr>
            </w:pPr>
            <w:r w:rsidRPr="00521344">
              <w:rPr>
                <w:rStyle w:val="BodytextChar"/>
                <w:rFonts w:cs="Arial"/>
                <w:sz w:val="18"/>
                <w:szCs w:val="18"/>
              </w:rPr>
              <w:t>This field displays the id of the member.</w:t>
            </w:r>
          </w:p>
        </w:tc>
        <w:tc>
          <w:tcPr>
            <w:tcW w:w="998" w:type="pct"/>
            <w:vAlign w:val="center"/>
          </w:tcPr>
          <w:p w:rsidRPr="00521344" w:rsidR="00CE759A" w:rsidP="00DC2DBD" w:rsidRDefault="00CE759A" w14:paraId="62CDE772" wp14:textId="77777777">
            <w:pPr>
              <w:spacing w:before="40" w:after="40"/>
              <w:jc w:val="left"/>
              <w:rPr>
                <w:rStyle w:val="BodytextChar"/>
                <w:rFonts w:cs="Arial"/>
                <w:sz w:val="18"/>
                <w:szCs w:val="18"/>
              </w:rPr>
            </w:pPr>
            <w:r w:rsidRPr="00521344">
              <w:rPr>
                <w:rStyle w:val="BodytextChar"/>
                <w:rFonts w:cs="Arial"/>
                <w:sz w:val="18"/>
                <w:szCs w:val="18"/>
              </w:rPr>
              <w:t>A_HDR_TB</w:t>
            </w:r>
          </w:p>
        </w:tc>
        <w:tc>
          <w:tcPr>
            <w:tcW w:w="941" w:type="pct"/>
            <w:gridSpan w:val="2"/>
            <w:vAlign w:val="center"/>
          </w:tcPr>
          <w:p w:rsidRPr="00521344" w:rsidR="00CE759A" w:rsidP="00DC2DBD" w:rsidRDefault="004D3E89" w14:paraId="5C60EE77" wp14:textId="77777777">
            <w:pPr>
              <w:spacing w:before="40" w:after="40"/>
              <w:jc w:val="left"/>
              <w:rPr>
                <w:rStyle w:val="BodytextChar"/>
                <w:rFonts w:cs="Arial"/>
                <w:sz w:val="18"/>
                <w:szCs w:val="18"/>
              </w:rPr>
            </w:pPr>
            <w:r w:rsidRPr="00521344">
              <w:rPr>
                <w:rStyle w:val="BodytextChar"/>
                <w:rFonts w:cs="Arial"/>
                <w:sz w:val="18"/>
                <w:szCs w:val="18"/>
              </w:rPr>
              <w:t>A_SUBM_MBR_ALT_ID</w:t>
            </w:r>
          </w:p>
        </w:tc>
        <w:tc>
          <w:tcPr>
            <w:tcW w:w="967" w:type="pct"/>
            <w:vAlign w:val="center"/>
          </w:tcPr>
          <w:p w:rsidRPr="00521344" w:rsidR="00CE759A" w:rsidP="00DC2DBD" w:rsidRDefault="00CE759A" w14:paraId="1EF533CB" wp14:textId="77777777">
            <w:pPr>
              <w:pStyle w:val="TableText1"/>
              <w:spacing w:before="40" w:after="40"/>
              <w:rPr>
                <w:rStyle w:val="BodytextChar"/>
                <w:rFonts w:cs="Arial"/>
                <w:spacing w:val="0"/>
                <w:sz w:val="18"/>
                <w:szCs w:val="18"/>
              </w:rPr>
            </w:pPr>
          </w:p>
        </w:tc>
      </w:tr>
      <w:tr xmlns:wp14="http://schemas.microsoft.com/office/word/2010/wordml" w:rsidRPr="00331E4C" w:rsidR="00331E4C" w:rsidTr="00701FD4" w14:paraId="6911713F" wp14:textId="77777777">
        <w:tblPrEx>
          <w:tblCellMar>
            <w:top w:w="0" w:type="dxa"/>
            <w:bottom w:w="0" w:type="dxa"/>
          </w:tblCellMar>
        </w:tblPrEx>
        <w:trPr>
          <w:cantSplit/>
          <w:jc w:val="center"/>
        </w:trPr>
        <w:tc>
          <w:tcPr>
            <w:tcW w:w="551" w:type="pct"/>
            <w:vAlign w:val="center"/>
          </w:tcPr>
          <w:p w:rsidRPr="00521344" w:rsidR="00331E4C" w:rsidP="00DC2DBD" w:rsidRDefault="00331E4C" w14:paraId="4C5B45D5" wp14:textId="77777777">
            <w:pPr>
              <w:jc w:val="left"/>
              <w:rPr>
                <w:rStyle w:val="BodytextChar"/>
                <w:rFonts w:cs="Arial"/>
                <w:sz w:val="18"/>
                <w:szCs w:val="18"/>
              </w:rPr>
            </w:pPr>
            <w:r w:rsidRPr="00521344">
              <w:rPr>
                <w:rStyle w:val="BodytextChar"/>
                <w:rFonts w:cs="Arial"/>
                <w:sz w:val="18"/>
                <w:szCs w:val="18"/>
              </w:rPr>
              <w:t>Column</w:t>
            </w:r>
          </w:p>
        </w:tc>
        <w:tc>
          <w:tcPr>
            <w:tcW w:w="674" w:type="pct"/>
            <w:vAlign w:val="center"/>
          </w:tcPr>
          <w:p w:rsidRPr="00521344" w:rsidR="00331E4C" w:rsidP="00DC2DBD" w:rsidRDefault="00331E4C" w14:paraId="44FE7AED" wp14:textId="77777777">
            <w:pPr>
              <w:pStyle w:val="BodytextChar"/>
              <w:spacing w:before="40" w:after="40"/>
              <w:jc w:val="left"/>
              <w:rPr>
                <w:rStyle w:val="BodytextChar"/>
                <w:rFonts w:cs="Arial"/>
                <w:sz w:val="18"/>
                <w:szCs w:val="18"/>
              </w:rPr>
            </w:pPr>
            <w:r w:rsidRPr="00521344">
              <w:rPr>
                <w:rStyle w:val="BodytextChar"/>
                <w:rFonts w:cs="Arial"/>
                <w:sz w:val="18"/>
                <w:szCs w:val="18"/>
              </w:rPr>
              <w:t>Mbr Name-Full</w:t>
            </w:r>
          </w:p>
        </w:tc>
        <w:tc>
          <w:tcPr>
            <w:tcW w:w="869" w:type="pct"/>
            <w:gridSpan w:val="2"/>
            <w:vAlign w:val="center"/>
          </w:tcPr>
          <w:p w:rsidRPr="00521344" w:rsidR="00331E4C" w:rsidP="00331E4C" w:rsidRDefault="00331E4C" w14:paraId="780C8EB9" wp14:textId="77777777">
            <w:pPr>
              <w:jc w:val="left"/>
              <w:rPr>
                <w:rStyle w:val="BodytextChar"/>
                <w:rFonts w:cs="Arial"/>
                <w:sz w:val="18"/>
                <w:szCs w:val="18"/>
              </w:rPr>
            </w:pPr>
            <w:r w:rsidRPr="00521344">
              <w:rPr>
                <w:rStyle w:val="BodytextChar"/>
                <w:rFonts w:cs="Arial"/>
                <w:sz w:val="18"/>
                <w:szCs w:val="18"/>
              </w:rPr>
              <w:t>Member Name Full.</w:t>
            </w:r>
          </w:p>
          <w:p w:rsidRPr="00521344" w:rsidR="00331E4C" w:rsidP="00331E4C" w:rsidRDefault="00331E4C" w14:paraId="64FB740F" wp14:textId="77777777">
            <w:pPr>
              <w:jc w:val="left"/>
              <w:rPr>
                <w:rStyle w:val="BodytextChar"/>
                <w:rFonts w:cs="Arial"/>
                <w:sz w:val="18"/>
                <w:szCs w:val="18"/>
              </w:rPr>
            </w:pPr>
            <w:r w:rsidRPr="00521344">
              <w:rPr>
                <w:rStyle w:val="BodytextChar"/>
                <w:rFonts w:cs="Arial"/>
                <w:sz w:val="18"/>
                <w:szCs w:val="18"/>
              </w:rPr>
              <w:t>This field consists of the following concatenated:</w:t>
            </w:r>
          </w:p>
          <w:p w:rsidRPr="00521344" w:rsidR="00331E4C" w:rsidP="00331E4C" w:rsidRDefault="00331E4C" w14:paraId="52A2B6D1" wp14:textId="77777777">
            <w:pPr>
              <w:jc w:val="left"/>
              <w:rPr>
                <w:rStyle w:val="BodytextChar"/>
                <w:rFonts w:cs="Arial"/>
                <w:sz w:val="18"/>
                <w:szCs w:val="18"/>
              </w:rPr>
            </w:pPr>
            <w:r w:rsidRPr="00521344">
              <w:rPr>
                <w:rStyle w:val="BodytextChar"/>
                <w:rFonts w:cs="Arial"/>
                <w:sz w:val="18"/>
                <w:szCs w:val="18"/>
              </w:rPr>
              <w:t>Member Last Name</w:t>
            </w:r>
          </w:p>
          <w:p w:rsidRPr="00521344" w:rsidR="00331E4C" w:rsidP="00331E4C" w:rsidRDefault="00331E4C" w14:paraId="26B42E18" wp14:textId="77777777">
            <w:pPr>
              <w:jc w:val="left"/>
              <w:rPr>
                <w:rStyle w:val="BodytextChar"/>
                <w:rFonts w:cs="Arial"/>
                <w:sz w:val="18"/>
                <w:szCs w:val="18"/>
              </w:rPr>
            </w:pPr>
            <w:r w:rsidRPr="00521344">
              <w:rPr>
                <w:rStyle w:val="BodytextChar"/>
                <w:rFonts w:cs="Arial"/>
                <w:sz w:val="18"/>
                <w:szCs w:val="18"/>
              </w:rPr>
              <w:t>Member Suffix</w:t>
            </w:r>
          </w:p>
          <w:p w:rsidRPr="00521344" w:rsidR="00331E4C" w:rsidP="00331E4C" w:rsidRDefault="00331E4C" w14:paraId="10F68940" wp14:textId="77777777">
            <w:pPr>
              <w:jc w:val="left"/>
              <w:rPr>
                <w:rStyle w:val="BodytextChar"/>
                <w:rFonts w:cs="Arial"/>
                <w:sz w:val="18"/>
                <w:szCs w:val="18"/>
              </w:rPr>
            </w:pPr>
            <w:r w:rsidRPr="00521344">
              <w:rPr>
                <w:rStyle w:val="BodytextChar"/>
                <w:rFonts w:cs="Arial"/>
                <w:sz w:val="18"/>
                <w:szCs w:val="18"/>
              </w:rPr>
              <w:t>Member First Name</w:t>
            </w:r>
          </w:p>
          <w:p w:rsidRPr="00521344" w:rsidR="00331E4C" w:rsidP="00331E4C" w:rsidRDefault="00331E4C" w14:paraId="7F41B6A0" wp14:textId="77777777">
            <w:pPr>
              <w:jc w:val="left"/>
              <w:rPr>
                <w:rStyle w:val="BodytextChar"/>
                <w:rFonts w:cs="Arial"/>
                <w:sz w:val="18"/>
                <w:szCs w:val="18"/>
              </w:rPr>
            </w:pPr>
            <w:r w:rsidRPr="00521344">
              <w:rPr>
                <w:rStyle w:val="BodytextChar"/>
                <w:rFonts w:cs="Arial"/>
                <w:sz w:val="18"/>
                <w:szCs w:val="18"/>
              </w:rPr>
              <w:t>Member Middle Initial</w:t>
            </w:r>
          </w:p>
        </w:tc>
        <w:tc>
          <w:tcPr>
            <w:tcW w:w="998" w:type="pct"/>
            <w:vAlign w:val="center"/>
          </w:tcPr>
          <w:p w:rsidRPr="00521344" w:rsidR="00331E4C" w:rsidP="00DC2DBD" w:rsidRDefault="00331E4C" w14:paraId="4577BF8D" wp14:textId="77777777">
            <w:pPr>
              <w:spacing w:before="40" w:after="40"/>
              <w:jc w:val="left"/>
              <w:rPr>
                <w:rStyle w:val="BodytextChar"/>
                <w:rFonts w:cs="Arial"/>
                <w:sz w:val="18"/>
                <w:szCs w:val="18"/>
              </w:rPr>
            </w:pPr>
            <w:r w:rsidRPr="00521344">
              <w:rPr>
                <w:rStyle w:val="BodytextChar"/>
                <w:rFonts w:cs="Arial"/>
                <w:sz w:val="18"/>
                <w:szCs w:val="18"/>
              </w:rPr>
              <w:t>B_DTL_TB</w:t>
            </w:r>
          </w:p>
        </w:tc>
        <w:tc>
          <w:tcPr>
            <w:tcW w:w="941" w:type="pct"/>
            <w:gridSpan w:val="2"/>
            <w:vAlign w:val="center"/>
          </w:tcPr>
          <w:p w:rsidRPr="00521344" w:rsidR="00331E4C" w:rsidP="00DC2DBD" w:rsidRDefault="00331E4C" w14:paraId="23FC5A52" wp14:textId="77777777">
            <w:pPr>
              <w:spacing w:before="40" w:after="40"/>
              <w:jc w:val="left"/>
              <w:rPr>
                <w:rStyle w:val="BodytextChar"/>
                <w:rFonts w:cs="Arial"/>
                <w:sz w:val="18"/>
                <w:szCs w:val="18"/>
              </w:rPr>
            </w:pPr>
            <w:r w:rsidRPr="00521344">
              <w:rPr>
                <w:rStyle w:val="BodytextChar"/>
                <w:rFonts w:cs="Arial"/>
                <w:sz w:val="18"/>
                <w:szCs w:val="18"/>
              </w:rPr>
              <w:t>B_LAST_NAM</w:t>
            </w:r>
          </w:p>
          <w:p w:rsidRPr="00521344" w:rsidR="00331E4C" w:rsidP="00DC2DBD" w:rsidRDefault="00331E4C" w14:paraId="6E7CDCEF" wp14:textId="77777777">
            <w:pPr>
              <w:spacing w:before="40" w:after="40"/>
              <w:jc w:val="left"/>
              <w:rPr>
                <w:rStyle w:val="BodytextChar"/>
                <w:rFonts w:cs="Arial"/>
                <w:sz w:val="18"/>
                <w:szCs w:val="18"/>
              </w:rPr>
            </w:pPr>
            <w:r w:rsidRPr="00521344">
              <w:rPr>
                <w:rStyle w:val="BodytextChar"/>
                <w:rFonts w:cs="Arial"/>
                <w:sz w:val="18"/>
                <w:szCs w:val="18"/>
              </w:rPr>
              <w:t>B_FIRST_NAM</w:t>
            </w:r>
          </w:p>
          <w:p w:rsidRPr="00521344" w:rsidR="00331E4C" w:rsidP="00DC2DBD" w:rsidRDefault="00D63836" w14:paraId="410E0868" wp14:textId="77777777">
            <w:pPr>
              <w:spacing w:before="40" w:after="40"/>
              <w:jc w:val="left"/>
              <w:rPr>
                <w:rStyle w:val="BodytextChar"/>
                <w:rFonts w:cs="Arial"/>
                <w:sz w:val="18"/>
                <w:szCs w:val="18"/>
              </w:rPr>
            </w:pPr>
            <w:r w:rsidRPr="00521344">
              <w:rPr>
                <w:rStyle w:val="BodytextChar"/>
                <w:rFonts w:cs="Arial"/>
                <w:sz w:val="18"/>
                <w:szCs w:val="18"/>
              </w:rPr>
              <w:t>B_MID_NAM</w:t>
            </w:r>
          </w:p>
          <w:p w:rsidRPr="00521344" w:rsidR="00331E4C" w:rsidP="00DC2DBD" w:rsidRDefault="00331E4C" w14:paraId="1D77CE3C" wp14:textId="77777777">
            <w:pPr>
              <w:spacing w:before="40" w:after="40"/>
              <w:jc w:val="left"/>
              <w:rPr>
                <w:rStyle w:val="BodytextChar"/>
                <w:rFonts w:cs="Arial"/>
                <w:sz w:val="18"/>
                <w:szCs w:val="18"/>
              </w:rPr>
            </w:pPr>
            <w:r w:rsidRPr="00521344">
              <w:rPr>
                <w:rStyle w:val="BodytextChar"/>
                <w:rFonts w:cs="Arial"/>
                <w:sz w:val="18"/>
                <w:szCs w:val="18"/>
              </w:rPr>
              <w:t>B_SFX_NAM</w:t>
            </w:r>
          </w:p>
        </w:tc>
        <w:tc>
          <w:tcPr>
            <w:tcW w:w="967" w:type="pct"/>
          </w:tcPr>
          <w:p w:rsidRPr="00521344" w:rsidR="00331E4C" w:rsidP="00DD385D" w:rsidRDefault="00331E4C" w14:paraId="3EFC2194" wp14:textId="77777777">
            <w:pPr>
              <w:spacing w:before="40" w:after="40"/>
              <w:rPr>
                <w:rStyle w:val="BodytextChar"/>
                <w:rFonts w:cs="Arial"/>
                <w:sz w:val="18"/>
                <w:szCs w:val="18"/>
              </w:rPr>
            </w:pPr>
            <w:r w:rsidRPr="00521344">
              <w:rPr>
                <w:rStyle w:val="BodytextChar"/>
                <w:rFonts w:cs="Arial"/>
                <w:sz w:val="18"/>
                <w:szCs w:val="18"/>
              </w:rPr>
              <w:t>Concatenate.</w:t>
            </w:r>
          </w:p>
          <w:p w:rsidRPr="00521344" w:rsidR="00331E4C" w:rsidP="00DD385D" w:rsidRDefault="00331E4C" w14:paraId="3BECB4A0" wp14:textId="77777777">
            <w:pPr>
              <w:spacing w:before="40" w:after="40"/>
              <w:rPr>
                <w:rStyle w:val="BodytextChar"/>
                <w:rFonts w:cs="Arial"/>
                <w:sz w:val="18"/>
                <w:szCs w:val="18"/>
              </w:rPr>
            </w:pPr>
            <w:r w:rsidRPr="00521344">
              <w:rPr>
                <w:rStyle w:val="BodytextChar"/>
                <w:rFonts w:cs="Arial"/>
                <w:sz w:val="18"/>
                <w:szCs w:val="18"/>
              </w:rPr>
              <w:t>Format as:</w:t>
            </w:r>
          </w:p>
          <w:p w:rsidRPr="00521344" w:rsidR="00331E4C" w:rsidP="00DC2DBD" w:rsidRDefault="00331E4C" w14:paraId="1C770FCD" wp14:textId="77777777">
            <w:pPr>
              <w:spacing w:before="40" w:after="40"/>
              <w:jc w:val="left"/>
              <w:rPr>
                <w:rStyle w:val="BodytextChar"/>
                <w:rFonts w:cs="Arial"/>
                <w:sz w:val="18"/>
                <w:szCs w:val="18"/>
              </w:rPr>
            </w:pPr>
            <w:r w:rsidRPr="00521344">
              <w:rPr>
                <w:rStyle w:val="BodytextChar"/>
                <w:rFonts w:cs="Arial"/>
                <w:sz w:val="18"/>
                <w:szCs w:val="18"/>
              </w:rPr>
              <w:t>LLLLLLLLLLL SSS., FFFFFFFF I.</w:t>
            </w:r>
          </w:p>
        </w:tc>
      </w:tr>
      <w:tr xmlns:wp14="http://schemas.microsoft.com/office/word/2010/wordml" w:rsidRPr="00331E4C" w:rsidR="00331E4C" w:rsidTr="00701FD4" w14:paraId="0FC46977" wp14:textId="77777777">
        <w:tblPrEx>
          <w:tblCellMar>
            <w:top w:w="0" w:type="dxa"/>
            <w:bottom w:w="0" w:type="dxa"/>
          </w:tblCellMar>
        </w:tblPrEx>
        <w:trPr>
          <w:cantSplit/>
          <w:jc w:val="center"/>
        </w:trPr>
        <w:tc>
          <w:tcPr>
            <w:tcW w:w="551" w:type="pct"/>
            <w:tcBorders>
              <w:bottom w:val="single" w:color="616161" w:sz="2" w:space="0"/>
            </w:tcBorders>
            <w:vAlign w:val="center"/>
          </w:tcPr>
          <w:p w:rsidRPr="00521344" w:rsidR="00331E4C" w:rsidP="00DC2DBD" w:rsidRDefault="00331E4C" w14:paraId="573D517C" wp14:textId="77777777">
            <w:pPr>
              <w:pStyle w:val="BodytextChar"/>
              <w:spacing w:before="40" w:after="40"/>
              <w:jc w:val="left"/>
              <w:rPr>
                <w:rStyle w:val="BodytextChar"/>
                <w:rFonts w:cs="Arial"/>
                <w:sz w:val="18"/>
                <w:szCs w:val="18"/>
              </w:rPr>
            </w:pPr>
            <w:r w:rsidRPr="00521344">
              <w:rPr>
                <w:rStyle w:val="BodytextChar"/>
                <w:rFonts w:cs="Arial"/>
                <w:sz w:val="18"/>
                <w:szCs w:val="18"/>
              </w:rPr>
              <w:t>Column</w:t>
            </w:r>
          </w:p>
        </w:tc>
        <w:tc>
          <w:tcPr>
            <w:tcW w:w="674" w:type="pct"/>
            <w:tcBorders>
              <w:bottom w:val="single" w:color="616161" w:sz="2" w:space="0"/>
            </w:tcBorders>
            <w:vAlign w:val="center"/>
          </w:tcPr>
          <w:p w:rsidRPr="00521344" w:rsidR="00331E4C" w:rsidP="00DC2DBD" w:rsidRDefault="00331E4C" w14:paraId="0FC984DD" wp14:textId="77777777">
            <w:pPr>
              <w:pStyle w:val="BodytextChar"/>
              <w:spacing w:before="40" w:after="40"/>
              <w:jc w:val="left"/>
              <w:rPr>
                <w:rStyle w:val="BodytextChar"/>
                <w:rFonts w:cs="Arial"/>
                <w:sz w:val="18"/>
                <w:szCs w:val="18"/>
              </w:rPr>
            </w:pPr>
            <w:r w:rsidRPr="00521344">
              <w:rPr>
                <w:rStyle w:val="BodytextChar"/>
                <w:rFonts w:cs="Arial"/>
                <w:sz w:val="18"/>
                <w:szCs w:val="18"/>
              </w:rPr>
              <w:t>SA Li Svc Cd-From</w:t>
            </w:r>
          </w:p>
        </w:tc>
        <w:tc>
          <w:tcPr>
            <w:tcW w:w="869" w:type="pct"/>
            <w:gridSpan w:val="2"/>
            <w:tcBorders>
              <w:bottom w:val="single" w:color="616161" w:sz="2" w:space="0"/>
            </w:tcBorders>
            <w:vAlign w:val="center"/>
          </w:tcPr>
          <w:p w:rsidRPr="00521344" w:rsidR="00331E4C" w:rsidP="00DC2DBD" w:rsidRDefault="00331E4C" w14:paraId="27512C70" wp14:textId="77777777">
            <w:pPr>
              <w:jc w:val="left"/>
              <w:rPr>
                <w:rStyle w:val="BodytextChar"/>
                <w:rFonts w:cs="Arial"/>
                <w:sz w:val="18"/>
                <w:szCs w:val="18"/>
              </w:rPr>
            </w:pPr>
            <w:r w:rsidRPr="00521344">
              <w:rPr>
                <w:rStyle w:val="BodytextChar"/>
                <w:rFonts w:cs="Arial"/>
                <w:sz w:val="18"/>
                <w:szCs w:val="18"/>
              </w:rPr>
              <w:t>From Service code.   The service code may be a procedure code, revenue code, etc.</w:t>
            </w:r>
          </w:p>
        </w:tc>
        <w:tc>
          <w:tcPr>
            <w:tcW w:w="998" w:type="pct"/>
            <w:tcBorders>
              <w:bottom w:val="single" w:color="616161" w:sz="2" w:space="0"/>
            </w:tcBorders>
            <w:vAlign w:val="center"/>
          </w:tcPr>
          <w:p w:rsidRPr="00521344" w:rsidR="00331E4C" w:rsidP="00DC2DBD" w:rsidRDefault="00331E4C" w14:paraId="42455E16" wp14:textId="77777777">
            <w:pPr>
              <w:pStyle w:val="TableText"/>
              <w:rPr>
                <w:rStyle w:val="BodytextChar"/>
                <w:sz w:val="18"/>
                <w:szCs w:val="18"/>
              </w:rPr>
            </w:pPr>
            <w:r w:rsidRPr="00521344">
              <w:rPr>
                <w:rStyle w:val="BodytextChar"/>
                <w:sz w:val="18"/>
                <w:szCs w:val="18"/>
              </w:rPr>
              <w:t>A_DTL_TB</w:t>
            </w:r>
          </w:p>
        </w:tc>
        <w:tc>
          <w:tcPr>
            <w:tcW w:w="941" w:type="pct"/>
            <w:gridSpan w:val="2"/>
            <w:tcBorders>
              <w:bottom w:val="single" w:color="616161" w:sz="2" w:space="0"/>
            </w:tcBorders>
            <w:vAlign w:val="center"/>
          </w:tcPr>
          <w:p w:rsidRPr="00521344" w:rsidR="00331E4C" w:rsidP="00DC2DBD" w:rsidRDefault="00331E4C" w14:paraId="479FD37F" wp14:textId="77777777">
            <w:pPr>
              <w:spacing w:before="40" w:after="40"/>
              <w:jc w:val="left"/>
              <w:rPr>
                <w:rStyle w:val="BodytextChar"/>
                <w:rFonts w:cs="Arial"/>
                <w:sz w:val="18"/>
                <w:szCs w:val="18"/>
              </w:rPr>
            </w:pPr>
            <w:r w:rsidRPr="00521344">
              <w:rPr>
                <w:rStyle w:val="BodytextChar"/>
                <w:rFonts w:cs="Arial"/>
                <w:sz w:val="18"/>
                <w:szCs w:val="18"/>
              </w:rPr>
              <w:t>A_LI_SVC_FROM_CD</w:t>
            </w:r>
          </w:p>
        </w:tc>
        <w:tc>
          <w:tcPr>
            <w:tcW w:w="967" w:type="pct"/>
            <w:tcBorders>
              <w:bottom w:val="single" w:color="616161" w:sz="2" w:space="0"/>
            </w:tcBorders>
          </w:tcPr>
          <w:p w:rsidRPr="00521344" w:rsidR="00331E4C" w:rsidP="00DC2DBD" w:rsidRDefault="00331E4C" w14:paraId="22E2EB0F" wp14:textId="77777777">
            <w:pPr>
              <w:pStyle w:val="TableText1"/>
              <w:spacing w:before="40" w:after="40"/>
              <w:rPr>
                <w:rStyle w:val="BodytextChar"/>
                <w:rFonts w:cs="Arial"/>
                <w:spacing w:val="0"/>
                <w:sz w:val="18"/>
                <w:szCs w:val="18"/>
              </w:rPr>
            </w:pPr>
          </w:p>
        </w:tc>
      </w:tr>
      <w:tr xmlns:wp14="http://schemas.microsoft.com/office/word/2010/wordml" w:rsidRPr="00331E4C" w:rsidR="00B11BCA" w:rsidTr="00701FD4" w14:paraId="5562EBEE" wp14:textId="77777777">
        <w:tblPrEx>
          <w:tblCellMar>
            <w:top w:w="0" w:type="dxa"/>
            <w:bottom w:w="0" w:type="dxa"/>
          </w:tblCellMar>
        </w:tblPrEx>
        <w:trPr>
          <w:cantSplit/>
          <w:jc w:val="center"/>
        </w:trPr>
        <w:tc>
          <w:tcPr>
            <w:tcW w:w="551" w:type="pct"/>
            <w:tcBorders>
              <w:bottom w:val="single" w:color="616161" w:sz="2" w:space="0"/>
            </w:tcBorders>
            <w:vAlign w:val="center"/>
          </w:tcPr>
          <w:p w:rsidRPr="00521344" w:rsidR="00B11BCA" w:rsidP="00DC2DBD" w:rsidRDefault="00B11BCA" w14:paraId="17D34BDF" wp14:textId="77777777">
            <w:pPr>
              <w:jc w:val="left"/>
              <w:rPr>
                <w:rStyle w:val="BodytextChar"/>
                <w:rFonts w:cs="Arial"/>
                <w:sz w:val="18"/>
                <w:szCs w:val="18"/>
              </w:rPr>
            </w:pPr>
            <w:r w:rsidRPr="00521344">
              <w:rPr>
                <w:rStyle w:val="BodytextChar"/>
                <w:rFonts w:cs="Arial"/>
                <w:sz w:val="18"/>
                <w:szCs w:val="18"/>
              </w:rPr>
              <w:t>Column</w:t>
            </w:r>
          </w:p>
        </w:tc>
        <w:tc>
          <w:tcPr>
            <w:tcW w:w="674" w:type="pct"/>
            <w:tcBorders>
              <w:bottom w:val="single" w:color="616161" w:sz="2" w:space="0"/>
            </w:tcBorders>
            <w:vAlign w:val="center"/>
          </w:tcPr>
          <w:p w:rsidRPr="00521344" w:rsidR="00B11BCA" w:rsidP="00331E4C" w:rsidRDefault="00B11BCA" w14:paraId="2A9ACEDD" wp14:textId="77777777">
            <w:pPr>
              <w:jc w:val="left"/>
              <w:rPr>
                <w:rStyle w:val="Heading1ReleaseNotesACSSC"/>
                <w:rFonts w:cs="Arial"/>
                <w:sz w:val="18"/>
                <w:szCs w:val="18"/>
              </w:rPr>
            </w:pPr>
            <w:r w:rsidRPr="00521344">
              <w:rPr>
                <w:rStyle w:val="Heading1ReleaseNotesACSSC"/>
                <w:rFonts w:cs="Arial"/>
                <w:sz w:val="18"/>
                <w:szCs w:val="18"/>
              </w:rPr>
              <w:t>SA LI Svc Cd-To</w:t>
            </w:r>
          </w:p>
        </w:tc>
        <w:tc>
          <w:tcPr>
            <w:tcW w:w="869" w:type="pct"/>
            <w:gridSpan w:val="2"/>
            <w:tcBorders>
              <w:bottom w:val="single" w:color="616161" w:sz="2" w:space="0"/>
            </w:tcBorders>
            <w:vAlign w:val="center"/>
          </w:tcPr>
          <w:p w:rsidRPr="00521344" w:rsidR="00B11BCA" w:rsidP="00DC2DBD" w:rsidRDefault="00B11BCA" w14:paraId="2BF6FCE3" wp14:textId="77777777">
            <w:pPr>
              <w:jc w:val="left"/>
              <w:rPr>
                <w:rStyle w:val="BodytextChar"/>
                <w:rFonts w:cs="Arial"/>
                <w:sz w:val="18"/>
                <w:szCs w:val="18"/>
              </w:rPr>
            </w:pPr>
            <w:r w:rsidRPr="00521344">
              <w:rPr>
                <w:rStyle w:val="BodytextChar"/>
                <w:rFonts w:cs="Arial"/>
                <w:sz w:val="18"/>
                <w:szCs w:val="18"/>
              </w:rPr>
              <w:t>To Service code.   The service code may be a procedure code, revenue code, etc.</w:t>
            </w:r>
          </w:p>
        </w:tc>
        <w:tc>
          <w:tcPr>
            <w:tcW w:w="998" w:type="pct"/>
            <w:tcBorders>
              <w:bottom w:val="single" w:color="616161" w:sz="2" w:space="0"/>
            </w:tcBorders>
            <w:vAlign w:val="center"/>
          </w:tcPr>
          <w:p w:rsidRPr="00521344" w:rsidR="00B11BCA" w:rsidP="00DC2DBD" w:rsidRDefault="00B11BCA" w14:paraId="583F993D" wp14:textId="77777777">
            <w:pPr>
              <w:pStyle w:val="TableText"/>
              <w:rPr>
                <w:rStyle w:val="BodytextChar"/>
                <w:sz w:val="18"/>
                <w:szCs w:val="18"/>
              </w:rPr>
            </w:pPr>
            <w:r w:rsidRPr="00521344">
              <w:rPr>
                <w:rStyle w:val="BodytextChar"/>
                <w:sz w:val="18"/>
                <w:szCs w:val="18"/>
              </w:rPr>
              <w:t>A_DTL_TB</w:t>
            </w:r>
          </w:p>
        </w:tc>
        <w:tc>
          <w:tcPr>
            <w:tcW w:w="941" w:type="pct"/>
            <w:gridSpan w:val="2"/>
            <w:tcBorders>
              <w:bottom w:val="single" w:color="616161" w:sz="2" w:space="0"/>
            </w:tcBorders>
            <w:vAlign w:val="center"/>
          </w:tcPr>
          <w:p w:rsidRPr="00521344" w:rsidR="00B11BCA" w:rsidP="00D63836" w:rsidRDefault="00B11BCA" w14:paraId="42AD2EC8" wp14:textId="77777777">
            <w:pPr>
              <w:pStyle w:val="TableText1"/>
              <w:spacing w:before="40" w:after="40"/>
              <w:rPr>
                <w:rFonts w:cs="Arial"/>
                <w:bCs/>
                <w:color w:val="000000"/>
                <w:sz w:val="18"/>
                <w:szCs w:val="18"/>
              </w:rPr>
            </w:pPr>
            <w:r w:rsidRPr="00521344">
              <w:rPr>
                <w:rStyle w:val="BodytextChar"/>
                <w:rFonts w:cs="Arial"/>
                <w:sz w:val="18"/>
                <w:szCs w:val="18"/>
              </w:rPr>
              <w:t>A_LI_SVC_THRU_CD</w:t>
            </w:r>
          </w:p>
        </w:tc>
        <w:tc>
          <w:tcPr>
            <w:tcW w:w="967" w:type="pct"/>
            <w:tcBorders>
              <w:bottom w:val="single" w:color="616161" w:sz="2" w:space="0"/>
            </w:tcBorders>
          </w:tcPr>
          <w:p w:rsidRPr="00521344" w:rsidR="00B11BCA" w:rsidP="00DC2DBD" w:rsidRDefault="00B11BCA" w14:paraId="5F1A1ADB" wp14:textId="77777777">
            <w:pPr>
              <w:pStyle w:val="TableText1"/>
              <w:spacing w:before="40" w:after="40"/>
              <w:rPr>
                <w:rStyle w:val="BodytextChar"/>
                <w:rFonts w:cs="Arial"/>
                <w:spacing w:val="0"/>
                <w:sz w:val="18"/>
                <w:szCs w:val="18"/>
              </w:rPr>
            </w:pPr>
          </w:p>
        </w:tc>
      </w:tr>
      <w:tr xmlns:wp14="http://schemas.microsoft.com/office/word/2010/wordml" w:rsidRPr="00331E4C" w:rsidR="00B11BCA" w:rsidTr="00701FD4" w14:paraId="6F3FA7E9" wp14:textId="77777777">
        <w:tblPrEx>
          <w:tblCellMar>
            <w:top w:w="0" w:type="dxa"/>
            <w:bottom w:w="0" w:type="dxa"/>
          </w:tblCellMar>
        </w:tblPrEx>
        <w:trPr>
          <w:cantSplit/>
          <w:jc w:val="center"/>
        </w:trPr>
        <w:tc>
          <w:tcPr>
            <w:tcW w:w="551" w:type="pct"/>
            <w:tcBorders>
              <w:bottom w:val="single" w:color="616161" w:sz="2" w:space="0"/>
            </w:tcBorders>
            <w:vAlign w:val="center"/>
          </w:tcPr>
          <w:p w:rsidRPr="00521344" w:rsidR="00B11BCA" w:rsidP="00DC2DBD" w:rsidRDefault="00B11BCA" w14:paraId="20DB6549" wp14:textId="77777777">
            <w:pPr>
              <w:jc w:val="left"/>
              <w:rPr>
                <w:rStyle w:val="BodytextChar"/>
                <w:rFonts w:cs="Arial"/>
                <w:sz w:val="18"/>
                <w:szCs w:val="18"/>
              </w:rPr>
            </w:pPr>
            <w:r w:rsidRPr="00521344">
              <w:rPr>
                <w:rStyle w:val="BodytextChar"/>
                <w:rFonts w:cs="Arial"/>
                <w:sz w:val="18"/>
                <w:szCs w:val="18"/>
              </w:rPr>
              <w:t>Column</w:t>
            </w:r>
          </w:p>
        </w:tc>
        <w:tc>
          <w:tcPr>
            <w:tcW w:w="674" w:type="pct"/>
            <w:tcBorders>
              <w:bottom w:val="single" w:color="616161" w:sz="2" w:space="0"/>
            </w:tcBorders>
            <w:vAlign w:val="center"/>
          </w:tcPr>
          <w:p w:rsidRPr="00521344" w:rsidR="00B11BCA" w:rsidP="00331E4C" w:rsidRDefault="00B11BCA" w14:paraId="719BB087" wp14:textId="77777777">
            <w:pPr>
              <w:jc w:val="left"/>
              <w:rPr>
                <w:rStyle w:val="Heading1ReleaseNotesACSSC"/>
                <w:rFonts w:cs="Arial"/>
                <w:sz w:val="18"/>
                <w:szCs w:val="18"/>
              </w:rPr>
            </w:pPr>
            <w:r w:rsidRPr="00521344">
              <w:rPr>
                <w:rStyle w:val="Heading1ReleaseNotesACSSC"/>
                <w:rFonts w:cs="Arial"/>
                <w:sz w:val="18"/>
                <w:szCs w:val="18"/>
              </w:rPr>
              <w:t>SA Li-Svc Cd-Mod</w:t>
            </w:r>
          </w:p>
        </w:tc>
        <w:tc>
          <w:tcPr>
            <w:tcW w:w="869" w:type="pct"/>
            <w:gridSpan w:val="2"/>
            <w:tcBorders>
              <w:bottom w:val="single" w:color="616161" w:sz="2" w:space="0"/>
            </w:tcBorders>
            <w:vAlign w:val="center"/>
          </w:tcPr>
          <w:p w:rsidRPr="00521344" w:rsidR="00B11BCA" w:rsidP="00DC2DBD" w:rsidRDefault="00B11BCA" w14:paraId="10107793" wp14:textId="77777777">
            <w:pPr>
              <w:jc w:val="left"/>
              <w:rPr>
                <w:rStyle w:val="BodytextChar"/>
                <w:rFonts w:cs="Arial"/>
                <w:sz w:val="18"/>
                <w:szCs w:val="18"/>
              </w:rPr>
            </w:pPr>
            <w:r w:rsidRPr="00521344">
              <w:rPr>
                <w:rStyle w:val="BodytextChar"/>
                <w:rFonts w:cs="Arial"/>
                <w:sz w:val="18"/>
                <w:szCs w:val="18"/>
              </w:rPr>
              <w:t xml:space="preserve">Up to 4 pairs of Procedure Code Modifiers.  </w:t>
            </w:r>
          </w:p>
        </w:tc>
        <w:tc>
          <w:tcPr>
            <w:tcW w:w="998" w:type="pct"/>
            <w:tcBorders>
              <w:bottom w:val="single" w:color="616161" w:sz="2" w:space="0"/>
            </w:tcBorders>
            <w:vAlign w:val="center"/>
          </w:tcPr>
          <w:p w:rsidRPr="00521344" w:rsidR="00B11BCA" w:rsidP="00DC2DBD" w:rsidRDefault="00B11BCA" w14:paraId="553DE9A0" wp14:textId="77777777">
            <w:pPr>
              <w:pStyle w:val="TableText"/>
              <w:rPr>
                <w:rStyle w:val="BodytextChar"/>
                <w:sz w:val="18"/>
                <w:szCs w:val="18"/>
              </w:rPr>
            </w:pPr>
            <w:r w:rsidRPr="00521344">
              <w:rPr>
                <w:rStyle w:val="BodytextChar"/>
                <w:sz w:val="18"/>
                <w:szCs w:val="18"/>
              </w:rPr>
              <w:t>A_DTL_TB</w:t>
            </w:r>
          </w:p>
        </w:tc>
        <w:tc>
          <w:tcPr>
            <w:tcW w:w="941" w:type="pct"/>
            <w:gridSpan w:val="2"/>
            <w:tcBorders>
              <w:bottom w:val="single" w:color="616161" w:sz="2" w:space="0"/>
            </w:tcBorders>
            <w:vAlign w:val="center"/>
          </w:tcPr>
          <w:p w:rsidRPr="00521344" w:rsidR="00B11BCA" w:rsidP="00D63836" w:rsidRDefault="00B11BCA" w14:paraId="1E1DADD3" wp14:textId="77777777">
            <w:pPr>
              <w:pStyle w:val="TableText1"/>
              <w:spacing w:before="40" w:after="40"/>
              <w:rPr>
                <w:rFonts w:cs="Arial"/>
                <w:bCs/>
                <w:color w:val="000000"/>
                <w:sz w:val="18"/>
                <w:szCs w:val="18"/>
              </w:rPr>
            </w:pPr>
            <w:r w:rsidRPr="00521344">
              <w:rPr>
                <w:rFonts w:cs="Arial"/>
                <w:bCs/>
                <w:color w:val="000000"/>
                <w:sz w:val="18"/>
                <w:szCs w:val="18"/>
              </w:rPr>
              <w:t>A_PROC_MOD_1ST_CD</w:t>
            </w:r>
          </w:p>
          <w:p w:rsidRPr="00521344" w:rsidR="00B11BCA" w:rsidP="00D63836" w:rsidRDefault="00B11BCA" w14:paraId="6BA4A378" wp14:textId="77777777">
            <w:pPr>
              <w:pStyle w:val="TableText1"/>
              <w:spacing w:before="40" w:after="40"/>
              <w:rPr>
                <w:rFonts w:cs="Arial"/>
                <w:bCs/>
                <w:color w:val="000000"/>
                <w:sz w:val="18"/>
                <w:szCs w:val="18"/>
              </w:rPr>
            </w:pPr>
            <w:r w:rsidRPr="00521344">
              <w:rPr>
                <w:rFonts w:cs="Arial"/>
                <w:bCs/>
                <w:color w:val="000000"/>
                <w:sz w:val="18"/>
                <w:szCs w:val="18"/>
              </w:rPr>
              <w:t>A_PROC_MOD_2ND_CD</w:t>
            </w:r>
          </w:p>
          <w:p w:rsidRPr="00521344" w:rsidR="00B11BCA" w:rsidP="00D63836" w:rsidRDefault="00B11BCA" w14:paraId="49219D27" wp14:textId="77777777">
            <w:pPr>
              <w:pStyle w:val="TableText1"/>
              <w:spacing w:before="40" w:after="40"/>
              <w:rPr>
                <w:rFonts w:cs="Arial"/>
                <w:bCs/>
                <w:color w:val="000000"/>
                <w:sz w:val="18"/>
                <w:szCs w:val="18"/>
              </w:rPr>
            </w:pPr>
            <w:r w:rsidRPr="00521344">
              <w:rPr>
                <w:rFonts w:cs="Arial"/>
                <w:bCs/>
                <w:color w:val="000000"/>
                <w:sz w:val="18"/>
                <w:szCs w:val="18"/>
              </w:rPr>
              <w:t>A_PROC_MOD_3RD_CD</w:t>
            </w:r>
          </w:p>
          <w:p w:rsidRPr="00521344" w:rsidR="00B11BCA" w:rsidP="00DC2DBD" w:rsidRDefault="00B11BCA" w14:paraId="4BD89821" wp14:textId="77777777">
            <w:pPr>
              <w:spacing w:before="40" w:after="40"/>
              <w:jc w:val="left"/>
              <w:rPr>
                <w:rStyle w:val="BodytextChar"/>
                <w:rFonts w:cs="Arial"/>
                <w:sz w:val="18"/>
                <w:szCs w:val="18"/>
              </w:rPr>
            </w:pPr>
            <w:r w:rsidRPr="00521344">
              <w:rPr>
                <w:rFonts w:cs="Arial"/>
                <w:bCs/>
                <w:color w:val="000000"/>
                <w:sz w:val="18"/>
                <w:szCs w:val="18"/>
              </w:rPr>
              <w:t>A_PROC_MOD_4TH_CD</w:t>
            </w:r>
          </w:p>
        </w:tc>
        <w:tc>
          <w:tcPr>
            <w:tcW w:w="967" w:type="pct"/>
            <w:tcBorders>
              <w:bottom w:val="single" w:color="616161" w:sz="2" w:space="0"/>
            </w:tcBorders>
          </w:tcPr>
          <w:p w:rsidRPr="00521344" w:rsidR="00B11BCA" w:rsidP="00DC2DBD" w:rsidRDefault="00B11BCA" w14:paraId="6D013848" wp14:textId="77777777">
            <w:pPr>
              <w:pStyle w:val="TableText1"/>
              <w:spacing w:before="40" w:after="40"/>
              <w:rPr>
                <w:rStyle w:val="BodytextChar"/>
                <w:rFonts w:cs="Arial"/>
                <w:spacing w:val="0"/>
                <w:sz w:val="18"/>
                <w:szCs w:val="18"/>
              </w:rPr>
            </w:pPr>
          </w:p>
        </w:tc>
      </w:tr>
      <w:tr xmlns:wp14="http://schemas.microsoft.com/office/word/2010/wordml" w:rsidRPr="00331E4C" w:rsidR="00B11BCA" w:rsidTr="00701FD4" w14:paraId="019F8492" wp14:textId="77777777">
        <w:tblPrEx>
          <w:tblCellMar>
            <w:top w:w="0" w:type="dxa"/>
            <w:bottom w:w="0" w:type="dxa"/>
          </w:tblCellMar>
        </w:tblPrEx>
        <w:trPr>
          <w:cantSplit/>
          <w:jc w:val="center"/>
        </w:trPr>
        <w:tc>
          <w:tcPr>
            <w:tcW w:w="551" w:type="pct"/>
            <w:tcBorders>
              <w:bottom w:val="single" w:color="616161" w:sz="2" w:space="0"/>
            </w:tcBorders>
            <w:vAlign w:val="center"/>
          </w:tcPr>
          <w:p w:rsidRPr="00521344" w:rsidR="00B11BCA" w:rsidP="00DC2DBD" w:rsidRDefault="00B11BCA" w14:paraId="764ABAA7" wp14:textId="77777777">
            <w:pPr>
              <w:jc w:val="left"/>
              <w:rPr>
                <w:rStyle w:val="Heading1ReleaseNotesACSSC"/>
                <w:rFonts w:cs="Arial"/>
                <w:sz w:val="18"/>
                <w:szCs w:val="18"/>
              </w:rPr>
            </w:pPr>
            <w:r w:rsidRPr="00521344">
              <w:rPr>
                <w:rStyle w:val="Heading1ReleaseNotesACSSC"/>
                <w:rFonts w:cs="Arial"/>
                <w:sz w:val="18"/>
                <w:szCs w:val="18"/>
              </w:rPr>
              <w:t>Column</w:t>
            </w:r>
          </w:p>
        </w:tc>
        <w:tc>
          <w:tcPr>
            <w:tcW w:w="674" w:type="pct"/>
            <w:tcBorders>
              <w:bottom w:val="single" w:color="616161" w:sz="2" w:space="0"/>
            </w:tcBorders>
            <w:vAlign w:val="center"/>
          </w:tcPr>
          <w:p w:rsidRPr="00521344" w:rsidR="00B11BCA" w:rsidP="00DC2DBD" w:rsidRDefault="00B11BCA" w14:paraId="4F976157" wp14:textId="77777777">
            <w:pPr>
              <w:pStyle w:val="Heading1ReleaseNotesACSSC"/>
              <w:spacing w:before="40" w:after="40"/>
              <w:jc w:val="left"/>
              <w:rPr>
                <w:rStyle w:val="Heading1ReleaseNotesACSSC"/>
                <w:rFonts w:ascii="Arial" w:hAnsi="Arial" w:cs="Arial"/>
                <w:b w:val="0"/>
                <w:sz w:val="18"/>
                <w:szCs w:val="18"/>
              </w:rPr>
            </w:pPr>
            <w:r w:rsidRPr="00521344">
              <w:rPr>
                <w:rStyle w:val="Heading1ReleaseNotesACSSC"/>
                <w:rFonts w:ascii="Arial" w:hAnsi="Arial" w:cs="Arial"/>
                <w:b w:val="0"/>
                <w:sz w:val="18"/>
                <w:szCs w:val="18"/>
              </w:rPr>
              <w:t>SA Amt-LI App Unit</w:t>
            </w:r>
          </w:p>
        </w:tc>
        <w:tc>
          <w:tcPr>
            <w:tcW w:w="869" w:type="pct"/>
            <w:gridSpan w:val="2"/>
            <w:tcBorders>
              <w:bottom w:val="single" w:color="616161" w:sz="2" w:space="0"/>
            </w:tcBorders>
            <w:vAlign w:val="center"/>
          </w:tcPr>
          <w:p w:rsidRPr="00521344" w:rsidR="00B11BCA" w:rsidP="00DC2DBD" w:rsidRDefault="00B11BCA" w14:paraId="2218888A" wp14:textId="77777777">
            <w:pPr>
              <w:spacing w:before="40" w:after="40"/>
              <w:jc w:val="left"/>
              <w:rPr>
                <w:rStyle w:val="Heading1ReleaseNotesACSSC"/>
                <w:rFonts w:cs="Arial"/>
                <w:sz w:val="18"/>
                <w:szCs w:val="18"/>
              </w:rPr>
            </w:pPr>
            <w:r w:rsidRPr="00521344">
              <w:rPr>
                <w:rStyle w:val="Heading1ReleaseNotesACSSC"/>
                <w:rFonts w:cs="Arial"/>
                <w:sz w:val="18"/>
                <w:szCs w:val="18"/>
              </w:rPr>
              <w:t>This field displays the approved units.</w:t>
            </w:r>
          </w:p>
        </w:tc>
        <w:tc>
          <w:tcPr>
            <w:tcW w:w="998" w:type="pct"/>
            <w:tcBorders>
              <w:bottom w:val="single" w:color="616161" w:sz="2" w:space="0"/>
            </w:tcBorders>
            <w:vAlign w:val="center"/>
          </w:tcPr>
          <w:p w:rsidRPr="00521344" w:rsidR="00B11BCA" w:rsidP="00DC2DBD" w:rsidRDefault="00B11BCA" w14:paraId="3F5043E1" wp14:textId="77777777">
            <w:pPr>
              <w:spacing w:before="40" w:after="40"/>
              <w:jc w:val="left"/>
              <w:rPr>
                <w:rStyle w:val="Heading1ReleaseNotesACSSC"/>
                <w:rFonts w:cs="Arial"/>
                <w:sz w:val="18"/>
                <w:szCs w:val="18"/>
              </w:rPr>
            </w:pPr>
            <w:r w:rsidRPr="00521344">
              <w:rPr>
                <w:rStyle w:val="Heading1ReleaseNotesACSSC"/>
                <w:rFonts w:cs="Arial"/>
                <w:sz w:val="18"/>
                <w:szCs w:val="18"/>
              </w:rPr>
              <w:t>A_DTL_TB</w:t>
            </w:r>
          </w:p>
        </w:tc>
        <w:tc>
          <w:tcPr>
            <w:tcW w:w="941" w:type="pct"/>
            <w:gridSpan w:val="2"/>
            <w:tcBorders>
              <w:bottom w:val="single" w:color="616161" w:sz="2" w:space="0"/>
            </w:tcBorders>
            <w:vAlign w:val="center"/>
          </w:tcPr>
          <w:p w:rsidRPr="00521344" w:rsidR="00B11BCA" w:rsidP="00DC2DBD" w:rsidRDefault="00B11BCA" w14:paraId="6659A49A" wp14:textId="77777777">
            <w:pPr>
              <w:spacing w:before="40" w:after="40"/>
              <w:jc w:val="left"/>
              <w:rPr>
                <w:rStyle w:val="Heading1ReleaseNotesACSSC"/>
                <w:rFonts w:cs="Arial"/>
                <w:sz w:val="18"/>
                <w:szCs w:val="18"/>
              </w:rPr>
            </w:pPr>
            <w:r w:rsidRPr="00521344">
              <w:rPr>
                <w:rStyle w:val="Heading1ReleaseNotesACSSC"/>
                <w:rFonts w:cs="Arial"/>
                <w:sz w:val="18"/>
                <w:szCs w:val="18"/>
              </w:rPr>
              <w:t>A_LI_APP_UNIT_AMT</w:t>
            </w:r>
          </w:p>
        </w:tc>
        <w:tc>
          <w:tcPr>
            <w:tcW w:w="967" w:type="pct"/>
            <w:tcBorders>
              <w:bottom w:val="single" w:color="616161" w:sz="2" w:space="0"/>
            </w:tcBorders>
          </w:tcPr>
          <w:p w:rsidRPr="00521344" w:rsidR="00B11BCA" w:rsidP="00DC2DBD" w:rsidRDefault="00B11BCA" w14:paraId="104D497C" wp14:textId="77777777">
            <w:pPr>
              <w:pStyle w:val="TableColorful2"/>
              <w:spacing w:before="40" w:after="40"/>
              <w:rPr>
                <w:rStyle w:val="BodytextChar"/>
                <w:rFonts w:ascii="Arial" w:hAnsi="Arial" w:cs="Arial"/>
                <w:sz w:val="18"/>
                <w:szCs w:val="18"/>
              </w:rPr>
            </w:pPr>
          </w:p>
        </w:tc>
      </w:tr>
      <w:tr xmlns:wp14="http://schemas.microsoft.com/office/word/2010/wordml" w:rsidRPr="00331E4C" w:rsidR="00B11BCA" w:rsidTr="00701FD4" w14:paraId="410614A2" wp14:textId="77777777">
        <w:tblPrEx>
          <w:tblCellMar>
            <w:top w:w="0" w:type="dxa"/>
            <w:bottom w:w="0" w:type="dxa"/>
          </w:tblCellMar>
        </w:tblPrEx>
        <w:trPr>
          <w:cantSplit/>
          <w:jc w:val="center"/>
        </w:trPr>
        <w:tc>
          <w:tcPr>
            <w:tcW w:w="551" w:type="pct"/>
            <w:tcBorders>
              <w:bottom w:val="single" w:color="616161" w:sz="2" w:space="0"/>
            </w:tcBorders>
            <w:vAlign w:val="center"/>
          </w:tcPr>
          <w:p w:rsidRPr="00521344" w:rsidR="00B11BCA" w:rsidP="00DC2DBD" w:rsidRDefault="00B11BCA" w14:paraId="43E7C203" wp14:textId="77777777">
            <w:pPr>
              <w:jc w:val="left"/>
              <w:rPr>
                <w:rStyle w:val="Heading1ReleaseNotesACSSC"/>
                <w:rFonts w:cs="Arial"/>
                <w:sz w:val="18"/>
                <w:szCs w:val="18"/>
              </w:rPr>
            </w:pPr>
            <w:r w:rsidRPr="00521344">
              <w:rPr>
                <w:rStyle w:val="Heading1ReleaseNotesACSSC"/>
                <w:rFonts w:cs="Arial"/>
                <w:sz w:val="18"/>
                <w:szCs w:val="18"/>
              </w:rPr>
              <w:t>Column</w:t>
            </w:r>
          </w:p>
        </w:tc>
        <w:tc>
          <w:tcPr>
            <w:tcW w:w="674" w:type="pct"/>
            <w:tcBorders>
              <w:bottom w:val="single" w:color="616161" w:sz="2" w:space="0"/>
            </w:tcBorders>
            <w:vAlign w:val="center"/>
          </w:tcPr>
          <w:p w:rsidRPr="00521344" w:rsidR="00B11BCA" w:rsidP="00DC2DBD" w:rsidRDefault="00B11BCA" w14:paraId="46EFAD92" wp14:textId="77777777">
            <w:pPr>
              <w:pStyle w:val="Heading1ReleaseNotesACSSC"/>
              <w:spacing w:before="40" w:after="40"/>
              <w:jc w:val="left"/>
              <w:rPr>
                <w:rStyle w:val="Heading1ReleaseNotesACSSC"/>
                <w:rFonts w:ascii="Arial" w:hAnsi="Arial" w:cs="Arial"/>
                <w:b w:val="0"/>
                <w:sz w:val="18"/>
                <w:szCs w:val="18"/>
              </w:rPr>
            </w:pPr>
            <w:r w:rsidRPr="00521344">
              <w:rPr>
                <w:rStyle w:val="Heading1ReleaseNotesACSSC"/>
                <w:rFonts w:ascii="Arial" w:hAnsi="Arial" w:cs="Arial"/>
                <w:b w:val="0"/>
                <w:sz w:val="18"/>
                <w:szCs w:val="18"/>
              </w:rPr>
              <w:t>SA Amt-LI App</w:t>
            </w:r>
          </w:p>
        </w:tc>
        <w:tc>
          <w:tcPr>
            <w:tcW w:w="869" w:type="pct"/>
            <w:gridSpan w:val="2"/>
            <w:tcBorders>
              <w:bottom w:val="single" w:color="616161" w:sz="2" w:space="0"/>
            </w:tcBorders>
            <w:vAlign w:val="center"/>
          </w:tcPr>
          <w:p w:rsidRPr="00521344" w:rsidR="00B11BCA" w:rsidP="00DC2DBD" w:rsidRDefault="00B11BCA" w14:paraId="10089F77" wp14:textId="77777777">
            <w:pPr>
              <w:spacing w:before="40" w:after="40"/>
              <w:jc w:val="left"/>
              <w:rPr>
                <w:rStyle w:val="Heading1ReleaseNotesACSSC"/>
                <w:rFonts w:cs="Arial"/>
                <w:sz w:val="18"/>
                <w:szCs w:val="18"/>
              </w:rPr>
            </w:pPr>
            <w:r w:rsidRPr="00521344">
              <w:rPr>
                <w:rStyle w:val="Heading1ReleaseNotesACSSC"/>
                <w:rFonts w:cs="Arial"/>
                <w:sz w:val="18"/>
                <w:szCs w:val="18"/>
              </w:rPr>
              <w:t>This field displays the approved dollars.</w:t>
            </w:r>
          </w:p>
        </w:tc>
        <w:tc>
          <w:tcPr>
            <w:tcW w:w="998" w:type="pct"/>
            <w:tcBorders>
              <w:bottom w:val="single" w:color="616161" w:sz="2" w:space="0"/>
            </w:tcBorders>
            <w:vAlign w:val="center"/>
          </w:tcPr>
          <w:p w:rsidRPr="00521344" w:rsidR="00B11BCA" w:rsidP="00DC2DBD" w:rsidRDefault="00B11BCA" w14:paraId="62DCA9F7" wp14:textId="77777777">
            <w:pPr>
              <w:spacing w:before="40" w:after="40"/>
              <w:jc w:val="left"/>
              <w:rPr>
                <w:rStyle w:val="Heading1ReleaseNotesACSSC"/>
                <w:rFonts w:cs="Arial"/>
                <w:sz w:val="18"/>
                <w:szCs w:val="18"/>
              </w:rPr>
            </w:pPr>
            <w:r w:rsidRPr="00521344">
              <w:rPr>
                <w:rStyle w:val="Heading1ReleaseNotesACSSC"/>
                <w:rFonts w:cs="Arial"/>
                <w:sz w:val="18"/>
                <w:szCs w:val="18"/>
              </w:rPr>
              <w:t>A_DTL_TB</w:t>
            </w:r>
          </w:p>
        </w:tc>
        <w:tc>
          <w:tcPr>
            <w:tcW w:w="941" w:type="pct"/>
            <w:gridSpan w:val="2"/>
            <w:tcBorders>
              <w:bottom w:val="single" w:color="616161" w:sz="2" w:space="0"/>
            </w:tcBorders>
            <w:vAlign w:val="center"/>
          </w:tcPr>
          <w:p w:rsidRPr="00521344" w:rsidR="00B11BCA" w:rsidP="00DC2DBD" w:rsidRDefault="00B11BCA" w14:paraId="3C37DE64" wp14:textId="77777777">
            <w:pPr>
              <w:spacing w:before="40" w:after="40"/>
              <w:jc w:val="left"/>
              <w:rPr>
                <w:rStyle w:val="Heading1ReleaseNotesACSSC"/>
                <w:rFonts w:cs="Arial"/>
                <w:sz w:val="18"/>
                <w:szCs w:val="18"/>
              </w:rPr>
            </w:pPr>
            <w:r w:rsidRPr="00521344">
              <w:rPr>
                <w:rStyle w:val="Heading1ReleaseNotesACSSC"/>
                <w:rFonts w:cs="Arial"/>
                <w:sz w:val="18"/>
                <w:szCs w:val="18"/>
              </w:rPr>
              <w:t>A_LI_APP_AMT</w:t>
            </w:r>
          </w:p>
        </w:tc>
        <w:tc>
          <w:tcPr>
            <w:tcW w:w="967" w:type="pct"/>
            <w:tcBorders>
              <w:bottom w:val="single" w:color="616161" w:sz="2" w:space="0"/>
            </w:tcBorders>
          </w:tcPr>
          <w:p w:rsidRPr="00521344" w:rsidR="00B11BCA" w:rsidP="00DC2DBD" w:rsidRDefault="00B11BCA" w14:paraId="2C344184" wp14:textId="77777777">
            <w:pPr>
              <w:pStyle w:val="TableColorful2"/>
              <w:spacing w:before="40" w:after="40"/>
              <w:rPr>
                <w:rStyle w:val="BodytextChar"/>
                <w:rFonts w:ascii="Arial" w:hAnsi="Arial" w:cs="Arial"/>
                <w:sz w:val="18"/>
                <w:szCs w:val="18"/>
              </w:rPr>
            </w:pPr>
          </w:p>
        </w:tc>
      </w:tr>
      <w:tr xmlns:wp14="http://schemas.microsoft.com/office/word/2010/wordml" w:rsidRPr="00331E4C" w:rsidR="00B11BCA" w:rsidTr="00701FD4" w14:paraId="7D80FCE5" wp14:textId="77777777">
        <w:tblPrEx>
          <w:tblCellMar>
            <w:top w:w="0" w:type="dxa"/>
            <w:bottom w:w="0" w:type="dxa"/>
          </w:tblCellMar>
        </w:tblPrEx>
        <w:trPr>
          <w:cantSplit/>
          <w:jc w:val="center"/>
        </w:trPr>
        <w:tc>
          <w:tcPr>
            <w:tcW w:w="551" w:type="pct"/>
            <w:tcBorders>
              <w:bottom w:val="single" w:color="616161" w:sz="2" w:space="0"/>
            </w:tcBorders>
            <w:vAlign w:val="center"/>
          </w:tcPr>
          <w:p w:rsidRPr="00521344" w:rsidR="00B11BCA" w:rsidP="00DC2DBD" w:rsidRDefault="00B11BCA" w14:paraId="2B7402FE" wp14:textId="77777777">
            <w:pPr>
              <w:jc w:val="left"/>
              <w:rPr>
                <w:rStyle w:val="Heading1ReleaseNotesACSSC"/>
                <w:rFonts w:cs="Arial"/>
                <w:sz w:val="18"/>
                <w:szCs w:val="18"/>
              </w:rPr>
            </w:pPr>
            <w:r w:rsidRPr="00521344">
              <w:rPr>
                <w:rStyle w:val="Heading1ReleaseNotesACSSC"/>
                <w:rFonts w:cs="Arial"/>
                <w:sz w:val="18"/>
                <w:szCs w:val="18"/>
              </w:rPr>
              <w:t>Column</w:t>
            </w:r>
          </w:p>
        </w:tc>
        <w:tc>
          <w:tcPr>
            <w:tcW w:w="674" w:type="pct"/>
            <w:tcBorders>
              <w:bottom w:val="single" w:color="616161" w:sz="2" w:space="0"/>
            </w:tcBorders>
            <w:vAlign w:val="center"/>
          </w:tcPr>
          <w:p w:rsidRPr="00521344" w:rsidR="00B11BCA" w:rsidP="00DC2DBD" w:rsidRDefault="00B11BCA" w14:paraId="2014DCA2" wp14:textId="77777777">
            <w:pPr>
              <w:pStyle w:val="Heading1ReleaseNotesACSSC"/>
              <w:spacing w:before="40" w:after="40"/>
              <w:jc w:val="left"/>
              <w:rPr>
                <w:rStyle w:val="Heading1ReleaseNotesACSSC"/>
                <w:rFonts w:ascii="Arial" w:hAnsi="Arial" w:cs="Arial"/>
                <w:b w:val="0"/>
                <w:sz w:val="18"/>
                <w:szCs w:val="18"/>
              </w:rPr>
            </w:pPr>
            <w:r w:rsidRPr="00521344">
              <w:rPr>
                <w:rStyle w:val="Heading1ReleaseNotesACSSC"/>
                <w:rFonts w:ascii="Arial" w:hAnsi="Arial" w:cs="Arial"/>
                <w:b w:val="0"/>
                <w:sz w:val="18"/>
                <w:szCs w:val="18"/>
              </w:rPr>
              <w:t>SA Amt-LI Remaining Unit</w:t>
            </w:r>
          </w:p>
        </w:tc>
        <w:tc>
          <w:tcPr>
            <w:tcW w:w="869" w:type="pct"/>
            <w:gridSpan w:val="2"/>
            <w:tcBorders>
              <w:bottom w:val="single" w:color="616161" w:sz="2" w:space="0"/>
            </w:tcBorders>
            <w:vAlign w:val="center"/>
          </w:tcPr>
          <w:p w:rsidRPr="00521344" w:rsidR="00B11BCA" w:rsidP="00DC2DBD" w:rsidRDefault="00B11BCA" w14:paraId="4FA83775" wp14:textId="77777777">
            <w:pPr>
              <w:spacing w:before="40" w:after="40"/>
              <w:jc w:val="left"/>
              <w:rPr>
                <w:rStyle w:val="Heading1ReleaseNotesACSSC"/>
                <w:rFonts w:cs="Arial"/>
                <w:sz w:val="18"/>
                <w:szCs w:val="18"/>
              </w:rPr>
            </w:pPr>
            <w:r w:rsidRPr="00521344">
              <w:rPr>
                <w:rStyle w:val="Heading1ReleaseNotesACSSC"/>
                <w:rFonts w:cs="Arial"/>
                <w:sz w:val="18"/>
                <w:szCs w:val="18"/>
              </w:rPr>
              <w:t>This field displays the units remaining.</w:t>
            </w:r>
          </w:p>
        </w:tc>
        <w:tc>
          <w:tcPr>
            <w:tcW w:w="998" w:type="pct"/>
            <w:tcBorders>
              <w:bottom w:val="single" w:color="616161" w:sz="2" w:space="0"/>
            </w:tcBorders>
          </w:tcPr>
          <w:p w:rsidRPr="00521344" w:rsidR="00B11BCA" w:rsidP="00DC2DBD" w:rsidRDefault="00B11BCA" w14:paraId="00684D39" wp14:textId="77777777">
            <w:pPr>
              <w:spacing w:before="40" w:after="40"/>
              <w:jc w:val="left"/>
              <w:rPr>
                <w:rStyle w:val="Heading1ReleaseNotesACSSC"/>
                <w:rFonts w:cs="Arial"/>
                <w:sz w:val="18"/>
                <w:szCs w:val="18"/>
              </w:rPr>
            </w:pPr>
            <w:r w:rsidRPr="00521344">
              <w:rPr>
                <w:rStyle w:val="Heading1ReleaseNotesACSSC"/>
                <w:rFonts w:cs="Arial"/>
                <w:sz w:val="18"/>
                <w:szCs w:val="18"/>
              </w:rPr>
              <w:t>Program Generated</w:t>
            </w:r>
          </w:p>
        </w:tc>
        <w:tc>
          <w:tcPr>
            <w:tcW w:w="941" w:type="pct"/>
            <w:gridSpan w:val="2"/>
            <w:tcBorders>
              <w:bottom w:val="single" w:color="616161" w:sz="2" w:space="0"/>
            </w:tcBorders>
          </w:tcPr>
          <w:p w:rsidRPr="00521344" w:rsidR="00B11BCA" w:rsidP="00DC2DBD" w:rsidRDefault="00B11BCA" w14:paraId="48A864C6" wp14:textId="77777777">
            <w:pPr>
              <w:spacing w:before="40" w:after="40"/>
              <w:jc w:val="left"/>
              <w:rPr>
                <w:rStyle w:val="Heading1ReleaseNotesACSSC"/>
                <w:rFonts w:cs="Arial"/>
                <w:sz w:val="18"/>
                <w:szCs w:val="18"/>
              </w:rPr>
            </w:pPr>
            <w:r w:rsidRPr="00521344">
              <w:rPr>
                <w:rStyle w:val="Heading1ReleaseNotesACSSC"/>
                <w:rFonts w:cs="Arial"/>
                <w:sz w:val="18"/>
                <w:szCs w:val="18"/>
              </w:rPr>
              <w:t>Program Generated</w:t>
            </w:r>
          </w:p>
        </w:tc>
        <w:tc>
          <w:tcPr>
            <w:tcW w:w="967" w:type="pct"/>
            <w:tcBorders>
              <w:bottom w:val="single" w:color="616161" w:sz="2" w:space="0"/>
            </w:tcBorders>
          </w:tcPr>
          <w:p w:rsidRPr="00521344" w:rsidR="00B11BCA" w:rsidP="00DD385D" w:rsidRDefault="00B11BCA" w14:paraId="423CD726" wp14:textId="77777777">
            <w:pPr>
              <w:pStyle w:val="TableText1"/>
              <w:spacing w:before="40" w:after="40"/>
              <w:rPr>
                <w:rStyle w:val="BodytextChar"/>
                <w:rFonts w:cs="Arial"/>
                <w:spacing w:val="0"/>
                <w:sz w:val="18"/>
                <w:szCs w:val="18"/>
              </w:rPr>
            </w:pPr>
            <w:r w:rsidRPr="00521344">
              <w:rPr>
                <w:rStyle w:val="BodytextChar"/>
                <w:rFonts w:cs="Arial"/>
                <w:spacing w:val="0"/>
                <w:sz w:val="18"/>
                <w:szCs w:val="18"/>
              </w:rPr>
              <w:t xml:space="preserve">A-DTL-TB.A-LI-APP-UNIT-AMT – </w:t>
            </w:r>
          </w:p>
          <w:p w:rsidRPr="00521344" w:rsidR="00B11BCA" w:rsidP="00DD385D" w:rsidRDefault="00B11BCA" w14:paraId="2E3EAD16" wp14:textId="77777777">
            <w:pPr>
              <w:pStyle w:val="TableText1"/>
              <w:spacing w:before="40" w:after="40"/>
              <w:rPr>
                <w:rStyle w:val="BodytextChar"/>
                <w:rFonts w:cs="Arial"/>
                <w:spacing w:val="0"/>
                <w:sz w:val="18"/>
                <w:szCs w:val="18"/>
              </w:rPr>
            </w:pPr>
            <w:r w:rsidRPr="00521344">
              <w:rPr>
                <w:rStyle w:val="BodytextChar"/>
                <w:rFonts w:cs="Arial"/>
                <w:spacing w:val="0"/>
                <w:sz w:val="18"/>
                <w:szCs w:val="18"/>
              </w:rPr>
              <w:t>A-DTL-TB.A-LI-USED-UNIT-AMT</w:t>
            </w:r>
          </w:p>
          <w:p w:rsidRPr="00521344" w:rsidR="00B11BCA" w:rsidP="00DC2DBD" w:rsidRDefault="00B11BCA" w14:paraId="13AA0B87" wp14:textId="77777777">
            <w:pPr>
              <w:pStyle w:val="TableColorful2"/>
              <w:spacing w:before="40" w:after="40"/>
              <w:rPr>
                <w:rStyle w:val="BodytextChar"/>
                <w:rFonts w:ascii="Arial" w:hAnsi="Arial" w:cs="Arial"/>
                <w:sz w:val="18"/>
                <w:szCs w:val="18"/>
              </w:rPr>
            </w:pPr>
          </w:p>
        </w:tc>
      </w:tr>
      <w:tr xmlns:wp14="http://schemas.microsoft.com/office/word/2010/wordml" w:rsidRPr="00331E4C" w:rsidR="00B11BCA" w:rsidTr="00701FD4" w14:paraId="6EE3D028" wp14:textId="77777777">
        <w:tblPrEx>
          <w:tblCellMar>
            <w:top w:w="0" w:type="dxa"/>
            <w:bottom w:w="0" w:type="dxa"/>
          </w:tblCellMar>
        </w:tblPrEx>
        <w:trPr>
          <w:cantSplit/>
          <w:jc w:val="center"/>
        </w:trPr>
        <w:tc>
          <w:tcPr>
            <w:tcW w:w="551" w:type="pct"/>
            <w:tcBorders>
              <w:bottom w:val="single" w:color="616161" w:sz="2" w:space="0"/>
            </w:tcBorders>
            <w:vAlign w:val="center"/>
          </w:tcPr>
          <w:p w:rsidRPr="00521344" w:rsidR="00B11BCA" w:rsidP="00DC2DBD" w:rsidRDefault="00B11BCA" w14:paraId="28CC566E" wp14:textId="77777777">
            <w:pPr>
              <w:jc w:val="left"/>
              <w:rPr>
                <w:rStyle w:val="Heading1ReleaseNotesACSSC"/>
                <w:rFonts w:cs="Arial"/>
                <w:sz w:val="18"/>
                <w:szCs w:val="18"/>
              </w:rPr>
            </w:pPr>
            <w:r w:rsidRPr="00521344">
              <w:rPr>
                <w:rStyle w:val="Heading1ReleaseNotesACSSC"/>
                <w:rFonts w:cs="Arial"/>
                <w:sz w:val="18"/>
                <w:szCs w:val="18"/>
              </w:rPr>
              <w:t>Column</w:t>
            </w:r>
          </w:p>
        </w:tc>
        <w:tc>
          <w:tcPr>
            <w:tcW w:w="674" w:type="pct"/>
            <w:tcBorders>
              <w:bottom w:val="single" w:color="616161" w:sz="2" w:space="0"/>
            </w:tcBorders>
            <w:vAlign w:val="center"/>
          </w:tcPr>
          <w:p w:rsidRPr="00521344" w:rsidR="00B11BCA" w:rsidP="00331E4C" w:rsidRDefault="00B11BCA" w14:paraId="7AFD815E" wp14:textId="77777777">
            <w:pPr>
              <w:pStyle w:val="TableTextACSSC"/>
              <w:spacing w:after="0"/>
              <w:rPr>
                <w:rStyle w:val="BodytextChar"/>
                <w:rFonts w:ascii="Arial" w:hAnsi="Arial" w:cs="Arial"/>
                <w:color w:val="auto"/>
                <w:sz w:val="18"/>
                <w:szCs w:val="18"/>
              </w:rPr>
            </w:pPr>
            <w:r w:rsidRPr="00521344">
              <w:rPr>
                <w:rStyle w:val="BodytextChar"/>
                <w:rFonts w:ascii="Arial" w:hAnsi="Arial" w:cs="Arial"/>
                <w:color w:val="auto"/>
                <w:sz w:val="18"/>
                <w:szCs w:val="18"/>
              </w:rPr>
              <w:t>SA Amt-LI Remaining</w:t>
            </w:r>
          </w:p>
        </w:tc>
        <w:tc>
          <w:tcPr>
            <w:tcW w:w="869" w:type="pct"/>
            <w:gridSpan w:val="2"/>
            <w:tcBorders>
              <w:bottom w:val="single" w:color="616161" w:sz="2" w:space="0"/>
            </w:tcBorders>
            <w:vAlign w:val="center"/>
          </w:tcPr>
          <w:p w:rsidRPr="00521344" w:rsidR="00B11BCA" w:rsidP="00331E4C" w:rsidRDefault="00B11BCA" w14:paraId="59A47EDC" wp14:textId="77777777">
            <w:pPr>
              <w:pStyle w:val="TableTextACSSC"/>
              <w:spacing w:after="0"/>
              <w:rPr>
                <w:rStyle w:val="BodytextChar"/>
                <w:rFonts w:ascii="Arial" w:hAnsi="Arial" w:cs="Arial"/>
                <w:color w:val="auto"/>
                <w:sz w:val="18"/>
                <w:szCs w:val="18"/>
              </w:rPr>
            </w:pPr>
            <w:r w:rsidRPr="00521344">
              <w:rPr>
                <w:rStyle w:val="BodytextChar"/>
                <w:rFonts w:ascii="Arial" w:hAnsi="Arial" w:cs="Arial"/>
                <w:color w:val="auto"/>
                <w:sz w:val="18"/>
                <w:szCs w:val="18"/>
              </w:rPr>
              <w:t>This field displays the dollars remaining.</w:t>
            </w:r>
          </w:p>
        </w:tc>
        <w:tc>
          <w:tcPr>
            <w:tcW w:w="998" w:type="pct"/>
            <w:tcBorders>
              <w:bottom w:val="single" w:color="616161" w:sz="2" w:space="0"/>
            </w:tcBorders>
          </w:tcPr>
          <w:p w:rsidRPr="00521344" w:rsidR="00B11BCA" w:rsidP="00331E4C" w:rsidRDefault="00B11BCA" w14:paraId="126046DA" wp14:textId="77777777">
            <w:pPr>
              <w:pStyle w:val="TableTextACSSC"/>
              <w:spacing w:after="0"/>
              <w:rPr>
                <w:rStyle w:val="BodytextChar"/>
                <w:rFonts w:ascii="Arial" w:hAnsi="Arial" w:cs="Arial"/>
                <w:color w:val="auto"/>
                <w:sz w:val="18"/>
                <w:szCs w:val="18"/>
              </w:rPr>
            </w:pPr>
            <w:r w:rsidRPr="00521344">
              <w:rPr>
                <w:rStyle w:val="BodytextChar"/>
                <w:rFonts w:ascii="Arial" w:hAnsi="Arial" w:cs="Arial"/>
                <w:color w:val="auto"/>
                <w:sz w:val="18"/>
                <w:szCs w:val="18"/>
              </w:rPr>
              <w:t>Program Generated</w:t>
            </w:r>
          </w:p>
        </w:tc>
        <w:tc>
          <w:tcPr>
            <w:tcW w:w="941" w:type="pct"/>
            <w:gridSpan w:val="2"/>
            <w:tcBorders>
              <w:bottom w:val="single" w:color="616161" w:sz="2" w:space="0"/>
            </w:tcBorders>
          </w:tcPr>
          <w:p w:rsidRPr="00521344" w:rsidR="00B11BCA" w:rsidP="00331E4C" w:rsidRDefault="00B11BCA" w14:paraId="737E2919" wp14:textId="77777777">
            <w:pPr>
              <w:pStyle w:val="TableTextACSSC"/>
              <w:spacing w:after="0"/>
              <w:rPr>
                <w:rStyle w:val="BodytextChar"/>
                <w:rFonts w:ascii="Arial" w:hAnsi="Arial" w:cs="Arial"/>
                <w:color w:val="auto"/>
                <w:sz w:val="18"/>
                <w:szCs w:val="18"/>
              </w:rPr>
            </w:pPr>
            <w:r w:rsidRPr="00521344">
              <w:rPr>
                <w:rStyle w:val="BodytextChar"/>
                <w:rFonts w:ascii="Arial" w:hAnsi="Arial" w:cs="Arial"/>
                <w:color w:val="auto"/>
                <w:sz w:val="18"/>
                <w:szCs w:val="18"/>
              </w:rPr>
              <w:t>Program Generated</w:t>
            </w:r>
          </w:p>
        </w:tc>
        <w:tc>
          <w:tcPr>
            <w:tcW w:w="967" w:type="pct"/>
            <w:tcBorders>
              <w:bottom w:val="single" w:color="616161" w:sz="2" w:space="0"/>
            </w:tcBorders>
          </w:tcPr>
          <w:p w:rsidRPr="00521344" w:rsidR="00B11BCA" w:rsidP="00DD385D" w:rsidRDefault="00B11BCA" w14:paraId="637C008B" wp14:textId="77777777">
            <w:pPr>
              <w:pStyle w:val="TableTextACSSC"/>
              <w:spacing w:after="0"/>
              <w:rPr>
                <w:rStyle w:val="BodytextChar"/>
                <w:rFonts w:ascii="Arial" w:hAnsi="Arial" w:cs="Arial"/>
                <w:color w:val="auto"/>
                <w:sz w:val="18"/>
                <w:szCs w:val="18"/>
              </w:rPr>
            </w:pPr>
            <w:r w:rsidRPr="00521344">
              <w:rPr>
                <w:rStyle w:val="BodytextChar"/>
                <w:rFonts w:ascii="Arial" w:hAnsi="Arial" w:cs="Arial"/>
                <w:color w:val="auto"/>
                <w:sz w:val="18"/>
                <w:szCs w:val="18"/>
              </w:rPr>
              <w:t>A-DTL-TB.A-LI-APP-AMT –</w:t>
            </w:r>
          </w:p>
          <w:p w:rsidRPr="00521344" w:rsidR="00B11BCA" w:rsidP="00DC2DBD" w:rsidRDefault="00B11BCA" w14:paraId="23585E26" wp14:textId="77777777">
            <w:pPr>
              <w:pStyle w:val="TableColorful2"/>
              <w:spacing w:before="40" w:after="40"/>
              <w:rPr>
                <w:rStyle w:val="BodytextChar"/>
                <w:rFonts w:ascii="Arial" w:hAnsi="Arial" w:cs="Arial"/>
                <w:sz w:val="18"/>
                <w:szCs w:val="18"/>
              </w:rPr>
            </w:pPr>
            <w:r w:rsidRPr="00521344">
              <w:rPr>
                <w:rStyle w:val="BodytextChar"/>
                <w:rFonts w:ascii="Arial" w:hAnsi="Arial" w:cs="Arial"/>
                <w:sz w:val="18"/>
                <w:szCs w:val="18"/>
              </w:rPr>
              <w:t>A-DTL-TB.A-LI-USED-AMT</w:t>
            </w:r>
          </w:p>
        </w:tc>
      </w:tr>
      <w:tr xmlns:wp14="http://schemas.microsoft.com/office/word/2010/wordml" w:rsidR="00B11BCA" w14:paraId="42EE8C66"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B11BCA" w:rsidRDefault="00B11BCA" w14:paraId="3ECFCD18"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B11BCA" w:rsidTr="00701FD4" w14:paraId="2E0B92EF" wp14:textId="77777777">
        <w:tblPrEx>
          <w:tblCellMar>
            <w:top w:w="0" w:type="dxa"/>
            <w:bottom w:w="0" w:type="dxa"/>
          </w:tblCellMar>
        </w:tblPrEx>
        <w:trPr>
          <w:cantSplit/>
          <w:jc w:val="center"/>
        </w:trPr>
        <w:tc>
          <w:tcPr>
            <w:tcW w:w="1341" w:type="pct"/>
            <w:gridSpan w:val="3"/>
            <w:tcBorders>
              <w:top w:val="single" w:color="616161" w:sz="2" w:space="0"/>
              <w:bottom w:val="single" w:color="616161" w:sz="2" w:space="0"/>
            </w:tcBorders>
            <w:vAlign w:val="center"/>
          </w:tcPr>
          <w:p w:rsidRPr="00521344" w:rsidR="00B11BCA" w:rsidRDefault="00B11BCA" w14:paraId="46EB3AB8" wp14:textId="77777777">
            <w:pPr>
              <w:pStyle w:val="TableHeading"/>
              <w:spacing w:before="40" w:after="40"/>
              <w:jc w:val="center"/>
              <w:rPr>
                <w:rStyle w:val="ModernTableText"/>
                <w:rFonts w:cs="Arial"/>
                <w:szCs w:val="18"/>
              </w:rPr>
            </w:pPr>
            <w:r w:rsidRPr="00521344">
              <w:rPr>
                <w:rStyle w:val="ModernTableText"/>
                <w:rFonts w:cs="Arial"/>
                <w:szCs w:val="18"/>
              </w:rPr>
              <w:t>Chart Footnote Label (opt)</w:t>
            </w:r>
          </w:p>
        </w:tc>
        <w:tc>
          <w:tcPr>
            <w:tcW w:w="2151" w:type="pct"/>
            <w:gridSpan w:val="3"/>
            <w:tcBorders>
              <w:top w:val="single" w:color="616161" w:sz="2" w:space="0"/>
              <w:bottom w:val="single" w:color="616161" w:sz="2" w:space="0"/>
            </w:tcBorders>
            <w:vAlign w:val="center"/>
          </w:tcPr>
          <w:p w:rsidRPr="00521344" w:rsidR="00B11BCA" w:rsidRDefault="00B11BCA" w14:paraId="440956CD" wp14:textId="77777777">
            <w:pPr>
              <w:pStyle w:val="TableText1"/>
              <w:spacing w:before="40" w:after="40"/>
              <w:jc w:val="center"/>
              <w:rPr>
                <w:rStyle w:val="ModernTableText"/>
                <w:rFonts w:cs="Arial"/>
                <w:b/>
                <w:noProof/>
                <w:szCs w:val="18"/>
              </w:rPr>
            </w:pPr>
            <w:r w:rsidRPr="00521344">
              <w:rPr>
                <w:rStyle w:val="ModernTableText"/>
                <w:rFonts w:cs="Arial"/>
                <w:b/>
                <w:noProof/>
                <w:szCs w:val="18"/>
              </w:rPr>
              <w:t>Chart Footnote Description (opt)</w:t>
            </w:r>
          </w:p>
        </w:tc>
        <w:tc>
          <w:tcPr>
            <w:tcW w:w="1508" w:type="pct"/>
            <w:gridSpan w:val="2"/>
            <w:tcBorders>
              <w:top w:val="single" w:color="616161" w:sz="2" w:space="0"/>
              <w:bottom w:val="single" w:color="616161" w:sz="2" w:space="0"/>
            </w:tcBorders>
            <w:vAlign w:val="center"/>
          </w:tcPr>
          <w:p w:rsidRPr="00521344" w:rsidR="00B11BCA" w:rsidRDefault="00B11BCA" w14:paraId="60A64AC1" wp14:textId="77777777">
            <w:pPr>
              <w:pStyle w:val="TableText1"/>
              <w:spacing w:before="40" w:after="40"/>
              <w:jc w:val="center"/>
              <w:rPr>
                <w:rStyle w:val="ModernTableText"/>
                <w:rFonts w:cs="Arial"/>
                <w:b/>
                <w:noProof/>
                <w:szCs w:val="18"/>
              </w:rPr>
            </w:pPr>
            <w:r w:rsidRPr="00521344">
              <w:rPr>
                <w:rStyle w:val="ModernTableText"/>
                <w:rFonts w:cs="Arial"/>
                <w:b/>
                <w:noProof/>
                <w:szCs w:val="18"/>
              </w:rPr>
              <w:t>Chart Footnote Processing Rules (opt)</w:t>
            </w:r>
          </w:p>
        </w:tc>
      </w:tr>
      <w:tr xmlns:wp14="http://schemas.microsoft.com/office/word/2010/wordml" w:rsidR="00B11BCA" w:rsidTr="00701FD4" w14:paraId="6FAB5065" wp14:textId="77777777">
        <w:tblPrEx>
          <w:tblCellMar>
            <w:top w:w="0" w:type="dxa"/>
            <w:bottom w:w="0" w:type="dxa"/>
          </w:tblCellMar>
        </w:tblPrEx>
        <w:trPr>
          <w:cantSplit/>
          <w:jc w:val="center"/>
        </w:trPr>
        <w:tc>
          <w:tcPr>
            <w:tcW w:w="1341" w:type="pct"/>
            <w:gridSpan w:val="3"/>
            <w:tcBorders>
              <w:top w:val="single" w:color="616161" w:sz="2" w:space="0"/>
              <w:bottom w:val="single" w:color="616161" w:sz="2" w:space="0"/>
            </w:tcBorders>
            <w:vAlign w:val="center"/>
          </w:tcPr>
          <w:p w:rsidRPr="00521344" w:rsidR="00B11BCA" w:rsidRDefault="00B11BCA" w14:paraId="0C8B3655" wp14:textId="77777777">
            <w:pPr>
              <w:pStyle w:val="TableText1"/>
              <w:spacing w:before="40" w:after="40"/>
              <w:rPr>
                <w:rStyle w:val="ModernTableText"/>
                <w:rFonts w:cs="Arial"/>
                <w:bCs/>
                <w:color w:val="000000"/>
                <w:szCs w:val="18"/>
              </w:rPr>
            </w:pPr>
            <w:r w:rsidRPr="00521344">
              <w:rPr>
                <w:rStyle w:val="ModernTableText"/>
                <w:rFonts w:cs="Arial"/>
                <w:bCs/>
                <w:color w:val="000000"/>
                <w:szCs w:val="18"/>
              </w:rPr>
              <w:t>N/A</w:t>
            </w:r>
          </w:p>
        </w:tc>
        <w:tc>
          <w:tcPr>
            <w:tcW w:w="2151" w:type="pct"/>
            <w:gridSpan w:val="3"/>
            <w:tcBorders>
              <w:top w:val="single" w:color="616161" w:sz="2" w:space="0"/>
              <w:bottom w:val="single" w:color="616161" w:sz="2" w:space="0"/>
            </w:tcBorders>
            <w:vAlign w:val="center"/>
          </w:tcPr>
          <w:p w:rsidRPr="00521344" w:rsidR="00B11BCA" w:rsidRDefault="00B11BCA" w14:paraId="55098CBA" wp14:textId="77777777">
            <w:pPr>
              <w:pStyle w:val="TableText1"/>
              <w:spacing w:before="40" w:after="40"/>
              <w:rPr>
                <w:rStyle w:val="ModernTableText"/>
                <w:rFonts w:cs="Arial"/>
                <w:bCs/>
                <w:color w:val="000000"/>
                <w:szCs w:val="18"/>
              </w:rPr>
            </w:pPr>
            <w:r w:rsidRPr="00521344">
              <w:rPr>
                <w:rStyle w:val="ModernTableText"/>
                <w:rFonts w:cs="Arial"/>
                <w:bCs/>
                <w:color w:val="000000"/>
                <w:szCs w:val="18"/>
              </w:rPr>
              <w:t>N/A</w:t>
            </w:r>
          </w:p>
        </w:tc>
        <w:tc>
          <w:tcPr>
            <w:tcW w:w="1508" w:type="pct"/>
            <w:gridSpan w:val="2"/>
            <w:tcBorders>
              <w:top w:val="single" w:color="616161" w:sz="2" w:space="0"/>
              <w:bottom w:val="single" w:color="616161" w:sz="2" w:space="0"/>
            </w:tcBorders>
            <w:vAlign w:val="center"/>
          </w:tcPr>
          <w:p w:rsidRPr="00521344" w:rsidR="00B11BCA" w:rsidRDefault="00B11BCA" w14:paraId="2EC78B31" wp14:textId="77777777">
            <w:pPr>
              <w:pStyle w:val="TableText1"/>
              <w:spacing w:before="40" w:after="40"/>
              <w:rPr>
                <w:rStyle w:val="ModernTableText"/>
                <w:rFonts w:cs="Arial"/>
                <w:bCs/>
                <w:color w:val="000000"/>
                <w:szCs w:val="18"/>
              </w:rPr>
            </w:pPr>
            <w:r w:rsidRPr="00521344">
              <w:rPr>
                <w:rStyle w:val="ModernTableText"/>
                <w:rFonts w:cs="Arial"/>
                <w:bCs/>
                <w:color w:val="000000"/>
                <w:szCs w:val="18"/>
              </w:rPr>
              <w:t>N/A</w:t>
            </w:r>
          </w:p>
        </w:tc>
      </w:tr>
      <w:tr xmlns:wp14="http://schemas.microsoft.com/office/word/2010/wordml" w:rsidR="00B11BCA" w14:paraId="107143E7"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B11BCA" w:rsidRDefault="00B11BCA" w14:paraId="4953D8E4"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Footnote (opt)</w:t>
            </w:r>
          </w:p>
        </w:tc>
      </w:tr>
      <w:tr xmlns:wp14="http://schemas.microsoft.com/office/word/2010/wordml" w:rsidR="00B11BCA" w:rsidTr="00701FD4" w14:paraId="19BCFB7A" wp14:textId="77777777">
        <w:tblPrEx>
          <w:tblCellMar>
            <w:top w:w="0" w:type="dxa"/>
            <w:bottom w:w="0" w:type="dxa"/>
          </w:tblCellMar>
        </w:tblPrEx>
        <w:trPr>
          <w:cantSplit/>
          <w:jc w:val="center"/>
        </w:trPr>
        <w:tc>
          <w:tcPr>
            <w:tcW w:w="1341" w:type="pct"/>
            <w:gridSpan w:val="3"/>
            <w:tcBorders>
              <w:top w:val="single" w:color="616161" w:sz="2" w:space="0"/>
            </w:tcBorders>
            <w:vAlign w:val="center"/>
          </w:tcPr>
          <w:p w:rsidRPr="00521344" w:rsidR="00B11BCA" w:rsidRDefault="00B11BCA" w14:paraId="12D0AE34" wp14:textId="77777777">
            <w:pPr>
              <w:pStyle w:val="TableHeading"/>
              <w:spacing w:before="40" w:after="40"/>
              <w:jc w:val="center"/>
              <w:rPr>
                <w:rStyle w:val="ModernTableText"/>
                <w:rFonts w:cs="Arial"/>
                <w:szCs w:val="17"/>
              </w:rPr>
            </w:pPr>
            <w:r w:rsidRPr="00521344">
              <w:rPr>
                <w:rStyle w:val="ModernTableText"/>
                <w:rFonts w:cs="Arial"/>
                <w:szCs w:val="17"/>
              </w:rPr>
              <w:t>Report Footnote Label (opt)</w:t>
            </w:r>
          </w:p>
        </w:tc>
        <w:tc>
          <w:tcPr>
            <w:tcW w:w="2151" w:type="pct"/>
            <w:gridSpan w:val="3"/>
            <w:tcBorders>
              <w:top w:val="single" w:color="616161" w:sz="2" w:space="0"/>
            </w:tcBorders>
            <w:vAlign w:val="center"/>
          </w:tcPr>
          <w:p w:rsidRPr="00521344" w:rsidR="00B11BCA" w:rsidRDefault="00B11BCA" w14:paraId="09FD09CC" wp14:textId="77777777">
            <w:pPr>
              <w:pStyle w:val="TableText1"/>
              <w:spacing w:before="40" w:after="40"/>
              <w:jc w:val="center"/>
              <w:rPr>
                <w:rStyle w:val="ModernTableText"/>
                <w:rFonts w:cs="Arial"/>
                <w:b/>
                <w:noProof/>
                <w:szCs w:val="17"/>
              </w:rPr>
            </w:pPr>
            <w:r w:rsidRPr="00521344">
              <w:rPr>
                <w:rStyle w:val="ModernTableText"/>
                <w:rFonts w:cs="Arial"/>
                <w:b/>
                <w:noProof/>
                <w:szCs w:val="17"/>
              </w:rPr>
              <w:t>Report Footnote Description (opt)</w:t>
            </w:r>
          </w:p>
        </w:tc>
        <w:tc>
          <w:tcPr>
            <w:tcW w:w="1508" w:type="pct"/>
            <w:gridSpan w:val="2"/>
            <w:tcBorders>
              <w:top w:val="single" w:color="616161" w:sz="2" w:space="0"/>
            </w:tcBorders>
            <w:vAlign w:val="center"/>
          </w:tcPr>
          <w:p w:rsidRPr="00521344" w:rsidR="00B11BCA" w:rsidRDefault="00B11BCA" w14:paraId="6061ADCA" wp14:textId="77777777">
            <w:pPr>
              <w:pStyle w:val="TableText1"/>
              <w:spacing w:before="40" w:after="40"/>
              <w:jc w:val="center"/>
              <w:rPr>
                <w:rStyle w:val="ModernTableText"/>
                <w:rFonts w:cs="Arial"/>
                <w:b/>
                <w:noProof/>
                <w:szCs w:val="17"/>
              </w:rPr>
            </w:pPr>
            <w:r w:rsidRPr="00521344">
              <w:rPr>
                <w:rStyle w:val="ModernTableText"/>
                <w:rFonts w:cs="Arial"/>
                <w:b/>
                <w:noProof/>
                <w:szCs w:val="17"/>
              </w:rPr>
              <w:t>Report Footnote Processing Rules (opt)</w:t>
            </w:r>
          </w:p>
        </w:tc>
      </w:tr>
      <w:tr xmlns:wp14="http://schemas.microsoft.com/office/word/2010/wordml" w:rsidR="00B11BCA" w:rsidTr="00701FD4" w14:paraId="5D856643" wp14:textId="77777777">
        <w:tblPrEx>
          <w:tblCellMar>
            <w:top w:w="0" w:type="dxa"/>
            <w:bottom w:w="0" w:type="dxa"/>
          </w:tblCellMar>
        </w:tblPrEx>
        <w:trPr>
          <w:cantSplit/>
          <w:jc w:val="center"/>
        </w:trPr>
        <w:tc>
          <w:tcPr>
            <w:tcW w:w="1341" w:type="pct"/>
            <w:gridSpan w:val="3"/>
          </w:tcPr>
          <w:p w:rsidRPr="00521344" w:rsidR="00B11BCA" w:rsidRDefault="00B11BCA" w14:paraId="109A06AE" wp14:textId="77777777">
            <w:pPr>
              <w:pStyle w:val="TableHeading"/>
              <w:spacing w:before="40" w:after="40"/>
              <w:rPr>
                <w:rStyle w:val="ModernTableText"/>
                <w:rFonts w:cs="Arial"/>
                <w:b w:val="0"/>
                <w:szCs w:val="17"/>
              </w:rPr>
            </w:pPr>
            <w:r w:rsidRPr="00521344">
              <w:rPr>
                <w:rStyle w:val="ModernTableText"/>
                <w:rFonts w:cs="Arial"/>
                <w:b w:val="0"/>
                <w:szCs w:val="17"/>
              </w:rPr>
              <w:t>N/A</w:t>
            </w:r>
          </w:p>
        </w:tc>
        <w:tc>
          <w:tcPr>
            <w:tcW w:w="2151" w:type="pct"/>
            <w:gridSpan w:val="3"/>
          </w:tcPr>
          <w:p w:rsidRPr="00521344" w:rsidR="00B11BCA" w:rsidRDefault="00B11BCA" w14:paraId="3986B886" wp14:textId="77777777">
            <w:pPr>
              <w:spacing w:before="40" w:after="40"/>
              <w:rPr>
                <w:rStyle w:val="ModernTableText"/>
                <w:rFonts w:cs="Arial"/>
                <w:szCs w:val="17"/>
              </w:rPr>
            </w:pPr>
            <w:r w:rsidRPr="00521344">
              <w:rPr>
                <w:rStyle w:val="ModernTableText"/>
                <w:rFonts w:cs="Arial"/>
                <w:szCs w:val="17"/>
              </w:rPr>
              <w:t>N/A</w:t>
            </w:r>
          </w:p>
        </w:tc>
        <w:tc>
          <w:tcPr>
            <w:tcW w:w="1508" w:type="pct"/>
            <w:gridSpan w:val="2"/>
          </w:tcPr>
          <w:p w:rsidRPr="00521344" w:rsidR="00B11BCA" w:rsidRDefault="00B11BCA" w14:paraId="4D1F7D63" wp14:textId="77777777">
            <w:pPr>
              <w:pStyle w:val="TableText1"/>
              <w:spacing w:before="40" w:after="40"/>
              <w:rPr>
                <w:rStyle w:val="ModernTableText"/>
                <w:rFonts w:cs="Arial"/>
                <w:szCs w:val="17"/>
              </w:rPr>
            </w:pPr>
            <w:r w:rsidRPr="00521344">
              <w:rPr>
                <w:rStyle w:val="ModernTableText"/>
                <w:rFonts w:cs="Arial"/>
                <w:szCs w:val="17"/>
              </w:rPr>
              <w:t>N/A</w:t>
            </w:r>
          </w:p>
        </w:tc>
      </w:tr>
    </w:tbl>
    <w:p xmlns:wp14="http://schemas.microsoft.com/office/word/2010/wordml" w:rsidR="00CE759A" w:rsidRDefault="00CE759A" w14:paraId="0E474E68" wp14:textId="77777777">
      <w:pPr>
        <w:rPr>
          <w:sz w:val="19"/>
          <w:szCs w:val="19"/>
        </w:rPr>
      </w:pPr>
    </w:p>
    <w:p xmlns:wp14="http://schemas.microsoft.com/office/word/2010/wordml" w:rsidR="00CE759A" w:rsidP="00D0385C" w:rsidRDefault="00CE759A" w14:paraId="54B4BA0A" wp14:textId="77777777">
      <w:pPr>
        <w:pStyle w:val="Heading5"/>
      </w:pPr>
      <w:r>
        <w:br w:type="page"/>
      </w:r>
      <w:bookmarkStart w:name="_Toc214963344" w:id="312"/>
      <w:r>
        <w:t>Report Definition – OPR-SRA-114 – Frequency of Requested and Authorized Service Codes</w:t>
      </w:r>
      <w:bookmarkEnd w:id="312"/>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49"/>
        <w:gridCol w:w="1505"/>
        <w:gridCol w:w="1721"/>
        <w:gridCol w:w="1681"/>
        <w:gridCol w:w="20"/>
        <w:gridCol w:w="1951"/>
        <w:gridCol w:w="2164"/>
        <w:gridCol w:w="305"/>
        <w:gridCol w:w="20"/>
        <w:gridCol w:w="2003"/>
        <w:gridCol w:w="1571"/>
      </w:tblGrid>
      <w:tr xmlns:wp14="http://schemas.microsoft.com/office/word/2010/wordml" w:rsidR="00CE759A" w14:paraId="243ED6E1" wp14:textId="77777777">
        <w:tblPrEx>
          <w:tblCellMar>
            <w:top w:w="0" w:type="dxa"/>
            <w:bottom w:w="0" w:type="dxa"/>
          </w:tblCellMar>
        </w:tblPrEx>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00CE759A" w:rsidP="00A03632" w:rsidRDefault="00CE759A" w14:paraId="65CE74DC" wp14:textId="77777777">
            <w:pPr>
              <w:jc w:val="center"/>
              <w:rPr>
                <w:rFonts w:eastAsia="MS Mincho"/>
              </w:rPr>
            </w:pPr>
            <w:r>
              <w:br w:type="page"/>
            </w:r>
            <w:r>
              <w:br w:type="page"/>
            </w:r>
            <w:r>
              <w:br w:type="page"/>
            </w:r>
            <w:r>
              <w:br w:type="page"/>
            </w:r>
            <w:r>
              <w:rPr>
                <w:rFonts w:eastAsia="MS Mincho"/>
              </w:rPr>
              <w:t>NH MMIS REPORT DEFINITION</w:t>
            </w:r>
          </w:p>
        </w:tc>
      </w:tr>
      <w:tr xmlns:wp14="http://schemas.microsoft.com/office/word/2010/wordml" w:rsidR="00CE759A" w:rsidTr="0093032F" w14:paraId="6CF5C27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6" w:type="pct"/>
            <w:gridSpan w:val="2"/>
            <w:tcBorders>
              <w:top w:val="single" w:color="auto" w:sz="4" w:space="0"/>
            </w:tcBorders>
            <w:vAlign w:val="center"/>
          </w:tcPr>
          <w:p w:rsidRPr="00521344" w:rsidR="00CE759A" w:rsidP="0093032F" w:rsidRDefault="00CE759A" w14:paraId="6DBD5CB1" wp14:textId="77777777">
            <w:pPr>
              <w:pStyle w:val="TableHeading"/>
              <w:spacing w:before="40" w:after="40"/>
              <w:rPr>
                <w:rStyle w:val="ModernTableText"/>
                <w:noProof/>
                <w:szCs w:val="18"/>
              </w:rPr>
            </w:pPr>
            <w:r w:rsidRPr="00521344">
              <w:rPr>
                <w:rStyle w:val="ModernTableText"/>
                <w:noProof/>
                <w:szCs w:val="18"/>
              </w:rPr>
              <w:t>Report Type:</w:t>
            </w:r>
          </w:p>
        </w:tc>
        <w:tc>
          <w:tcPr>
            <w:tcW w:w="3974" w:type="pct"/>
            <w:gridSpan w:val="9"/>
            <w:tcBorders>
              <w:top w:val="single" w:color="auto" w:sz="4" w:space="0"/>
            </w:tcBorders>
            <w:vAlign w:val="center"/>
          </w:tcPr>
          <w:p w:rsidRPr="00521344" w:rsidR="00CE759A" w:rsidRDefault="00CE759A" w14:paraId="3444570A"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Standard</w:t>
            </w:r>
            <w:r w:rsidRPr="00521344">
              <w:rPr>
                <w:rStyle w:val="ModernTableText"/>
                <w:noProof/>
                <w:szCs w:val="18"/>
              </w:rPr>
              <w:tab/>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Customized</w:t>
            </w:r>
          </w:p>
        </w:tc>
      </w:tr>
      <w:tr xmlns:wp14="http://schemas.microsoft.com/office/word/2010/wordml" w:rsidR="00CE759A" w:rsidTr="0093032F" w14:paraId="656BCF6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6" w:type="pct"/>
            <w:gridSpan w:val="2"/>
            <w:tcBorders>
              <w:top w:val="single" w:color="616161" w:sz="2" w:space="0"/>
            </w:tcBorders>
            <w:vAlign w:val="center"/>
          </w:tcPr>
          <w:p w:rsidRPr="00521344" w:rsidR="00CE759A" w:rsidP="0093032F" w:rsidRDefault="00CE759A" w14:paraId="62D46553" wp14:textId="77777777">
            <w:pPr>
              <w:pStyle w:val="TableHeading"/>
              <w:spacing w:before="40" w:after="40"/>
              <w:rPr>
                <w:rStyle w:val="ModernTableText"/>
                <w:noProof/>
                <w:szCs w:val="18"/>
              </w:rPr>
            </w:pPr>
            <w:r w:rsidRPr="00521344">
              <w:rPr>
                <w:rStyle w:val="ModernTableText"/>
                <w:noProof/>
                <w:szCs w:val="18"/>
              </w:rPr>
              <w:t>Client Name:</w:t>
            </w:r>
          </w:p>
        </w:tc>
        <w:tc>
          <w:tcPr>
            <w:tcW w:w="3974" w:type="pct"/>
            <w:gridSpan w:val="9"/>
            <w:tcBorders>
              <w:top w:val="single" w:color="616161" w:sz="2" w:space="0"/>
            </w:tcBorders>
            <w:vAlign w:val="center"/>
          </w:tcPr>
          <w:p w:rsidRPr="00521344" w:rsidR="00CE759A" w:rsidRDefault="00CE759A" w14:paraId="44A7A29E" wp14:textId="77777777">
            <w:pPr>
              <w:pStyle w:val="TableText1"/>
              <w:spacing w:before="40" w:after="40"/>
              <w:rPr>
                <w:rStyle w:val="ModernTableText"/>
                <w:szCs w:val="18"/>
              </w:rPr>
            </w:pPr>
            <w:r w:rsidRPr="00521344">
              <w:rPr>
                <w:rStyle w:val="ModernTableText"/>
                <w:szCs w:val="18"/>
              </w:rPr>
              <w:t>New Hampshire</w:t>
            </w:r>
          </w:p>
        </w:tc>
      </w:tr>
      <w:tr xmlns:wp14="http://schemas.microsoft.com/office/word/2010/wordml" w:rsidR="00CE759A" w:rsidTr="0093032F" w14:paraId="65C0E3D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6" w:type="pct"/>
            <w:gridSpan w:val="2"/>
            <w:tcBorders>
              <w:top w:val="single" w:color="616161" w:sz="2" w:space="0"/>
            </w:tcBorders>
            <w:vAlign w:val="center"/>
          </w:tcPr>
          <w:p w:rsidRPr="00521344" w:rsidR="00CE759A" w:rsidP="0093032F" w:rsidRDefault="00CE759A" w14:paraId="53E8B6E3" wp14:textId="77777777">
            <w:pPr>
              <w:pStyle w:val="TableHeading"/>
              <w:spacing w:before="40" w:after="40"/>
              <w:rPr>
                <w:rStyle w:val="ModernTableText"/>
                <w:noProof/>
                <w:szCs w:val="18"/>
              </w:rPr>
            </w:pPr>
            <w:r w:rsidRPr="00521344">
              <w:rPr>
                <w:rStyle w:val="ModernTableText"/>
                <w:noProof/>
                <w:szCs w:val="18"/>
              </w:rPr>
              <w:t>Client Report ID:</w:t>
            </w:r>
          </w:p>
        </w:tc>
        <w:tc>
          <w:tcPr>
            <w:tcW w:w="3974" w:type="pct"/>
            <w:gridSpan w:val="9"/>
            <w:tcBorders>
              <w:top w:val="single" w:color="616161" w:sz="2" w:space="0"/>
            </w:tcBorders>
            <w:vAlign w:val="center"/>
          </w:tcPr>
          <w:p w:rsidRPr="00521344" w:rsidR="00CE759A" w:rsidRDefault="00CE759A" w14:paraId="78ACE3AC" wp14:textId="77777777">
            <w:pPr>
              <w:pStyle w:val="TableText1"/>
              <w:spacing w:before="40" w:after="40"/>
              <w:rPr>
                <w:rStyle w:val="ModernTableText"/>
                <w:szCs w:val="18"/>
              </w:rPr>
            </w:pPr>
            <w:r w:rsidRPr="00521344">
              <w:rPr>
                <w:rStyle w:val="ModernTableText"/>
                <w:szCs w:val="18"/>
              </w:rPr>
              <w:t>OPR-SRA-114</w:t>
            </w:r>
          </w:p>
        </w:tc>
      </w:tr>
      <w:tr xmlns:wp14="http://schemas.microsoft.com/office/word/2010/wordml" w:rsidR="00CE759A" w:rsidTr="0093032F" w14:paraId="2F6CF36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91"/>
          <w:jc w:val="center"/>
        </w:trPr>
        <w:tc>
          <w:tcPr>
            <w:tcW w:w="1026" w:type="pct"/>
            <w:gridSpan w:val="2"/>
            <w:tcBorders>
              <w:top w:val="single" w:color="616161" w:sz="2" w:space="0"/>
            </w:tcBorders>
            <w:vAlign w:val="center"/>
          </w:tcPr>
          <w:p w:rsidRPr="00521344" w:rsidR="00CE759A" w:rsidP="0093032F" w:rsidRDefault="00CE759A" w14:paraId="0F578161" wp14:textId="77777777">
            <w:pPr>
              <w:pStyle w:val="TableHeading"/>
              <w:spacing w:before="40" w:after="40"/>
              <w:rPr>
                <w:rStyle w:val="ModernTableText"/>
                <w:noProof/>
                <w:szCs w:val="18"/>
              </w:rPr>
            </w:pPr>
            <w:r w:rsidRPr="00521344">
              <w:rPr>
                <w:rStyle w:val="ModernTableText"/>
                <w:noProof/>
                <w:szCs w:val="18"/>
              </w:rPr>
              <w:t>Client Line Of Business:</w:t>
            </w:r>
          </w:p>
        </w:tc>
        <w:tc>
          <w:tcPr>
            <w:tcW w:w="3974" w:type="pct"/>
            <w:gridSpan w:val="9"/>
            <w:tcBorders>
              <w:top w:val="single" w:color="616161" w:sz="2" w:space="0"/>
            </w:tcBorders>
            <w:vAlign w:val="center"/>
          </w:tcPr>
          <w:p w:rsidRPr="00521344" w:rsidR="00CE759A" w:rsidRDefault="00CE759A" w14:paraId="7BE1E4E6" wp14:textId="77777777">
            <w:pPr>
              <w:pStyle w:val="TableText1"/>
              <w:spacing w:before="40" w:after="40"/>
              <w:rPr>
                <w:rStyle w:val="ModernTableText"/>
                <w:szCs w:val="18"/>
              </w:rPr>
            </w:pPr>
            <w:r w:rsidRPr="00521344">
              <w:rPr>
                <w:rStyle w:val="ModernTableText"/>
                <w:szCs w:val="18"/>
              </w:rPr>
              <w:t>Medicaid</w:t>
            </w:r>
          </w:p>
        </w:tc>
      </w:tr>
      <w:tr xmlns:wp14="http://schemas.microsoft.com/office/word/2010/wordml" w:rsidR="00CE759A" w:rsidTr="0093032F" w14:paraId="0C04EA6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1026" w:type="pct"/>
            <w:gridSpan w:val="2"/>
            <w:tcBorders>
              <w:top w:val="single" w:color="616161" w:sz="2" w:space="0"/>
            </w:tcBorders>
            <w:vAlign w:val="center"/>
          </w:tcPr>
          <w:p w:rsidRPr="00521344" w:rsidR="00CE759A" w:rsidP="0093032F" w:rsidRDefault="00CE759A" w14:paraId="766FC6DB" wp14:textId="77777777">
            <w:pPr>
              <w:pStyle w:val="TableHeading"/>
              <w:spacing w:before="40" w:after="40"/>
              <w:rPr>
                <w:rStyle w:val="ModernTableText"/>
                <w:noProof/>
                <w:szCs w:val="18"/>
              </w:rPr>
            </w:pPr>
            <w:r w:rsidRPr="00521344">
              <w:rPr>
                <w:rStyle w:val="ModernTableText"/>
                <w:noProof/>
                <w:szCs w:val="18"/>
              </w:rPr>
              <w:t>Client Division / Department:</w:t>
            </w:r>
          </w:p>
        </w:tc>
        <w:tc>
          <w:tcPr>
            <w:tcW w:w="3974" w:type="pct"/>
            <w:gridSpan w:val="9"/>
            <w:tcBorders>
              <w:top w:val="single" w:color="616161" w:sz="2" w:space="0"/>
            </w:tcBorders>
            <w:vAlign w:val="center"/>
          </w:tcPr>
          <w:p w:rsidRPr="00521344" w:rsidR="00CE759A" w:rsidRDefault="00CE759A" w14:paraId="6D72D206" wp14:textId="77777777">
            <w:pPr>
              <w:pStyle w:val="TableText1"/>
              <w:spacing w:before="40" w:after="40"/>
              <w:rPr>
                <w:rStyle w:val="ModernTableText"/>
                <w:szCs w:val="18"/>
              </w:rPr>
            </w:pPr>
            <w:r w:rsidRPr="00521344">
              <w:rPr>
                <w:rStyle w:val="ModernTableText"/>
                <w:szCs w:val="18"/>
              </w:rPr>
              <w:t>DHHS</w:t>
            </w:r>
          </w:p>
        </w:tc>
      </w:tr>
      <w:tr xmlns:wp14="http://schemas.microsoft.com/office/word/2010/wordml" w:rsidR="00CE759A" w:rsidTr="0093032F" w14:paraId="289F834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26" w:type="pct"/>
            <w:gridSpan w:val="2"/>
            <w:tcBorders>
              <w:top w:val="single" w:color="616161" w:sz="2" w:space="0"/>
              <w:bottom w:val="single" w:color="616161" w:sz="2" w:space="0"/>
            </w:tcBorders>
            <w:vAlign w:val="center"/>
          </w:tcPr>
          <w:p w:rsidRPr="00521344" w:rsidR="00CE759A" w:rsidP="0093032F" w:rsidRDefault="00CE759A" w14:paraId="365DD4E4" wp14:textId="77777777">
            <w:pPr>
              <w:pStyle w:val="TableHeading"/>
              <w:spacing w:before="40" w:after="40"/>
              <w:rPr>
                <w:rStyle w:val="ModernTableText"/>
                <w:noProof/>
                <w:szCs w:val="18"/>
              </w:rPr>
            </w:pPr>
            <w:r w:rsidRPr="00521344">
              <w:rPr>
                <w:rStyle w:val="ModernTableText"/>
                <w:noProof/>
                <w:szCs w:val="18"/>
              </w:rPr>
              <w:t>Report Title:</w:t>
            </w:r>
          </w:p>
        </w:tc>
        <w:tc>
          <w:tcPr>
            <w:tcW w:w="3974" w:type="pct"/>
            <w:gridSpan w:val="9"/>
            <w:tcBorders>
              <w:top w:val="single" w:color="616161" w:sz="2" w:space="0"/>
              <w:bottom w:val="single" w:color="616161" w:sz="2" w:space="0"/>
            </w:tcBorders>
            <w:vAlign w:val="center"/>
          </w:tcPr>
          <w:p w:rsidRPr="00521344" w:rsidR="00CE759A" w:rsidRDefault="00CE759A" w14:paraId="2F7B1386" wp14:textId="77777777">
            <w:pPr>
              <w:pStyle w:val="TableText1"/>
              <w:spacing w:before="40" w:after="40"/>
              <w:rPr>
                <w:rStyle w:val="ModernTableText"/>
                <w:szCs w:val="18"/>
              </w:rPr>
            </w:pPr>
            <w:r w:rsidRPr="00521344">
              <w:rPr>
                <w:sz w:val="18"/>
                <w:szCs w:val="18"/>
              </w:rPr>
              <w:t xml:space="preserve">Frequency of Requested and Authorized Service Codes </w:t>
            </w:r>
          </w:p>
        </w:tc>
      </w:tr>
      <w:tr xmlns:wp14="http://schemas.microsoft.com/office/word/2010/wordml" w:rsidR="00CE759A" w:rsidTr="0093032F" w14:paraId="4BB79AB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26" w:type="pct"/>
            <w:gridSpan w:val="2"/>
            <w:tcBorders>
              <w:top w:val="single" w:color="616161" w:sz="2" w:space="0"/>
              <w:bottom w:val="single" w:color="616161" w:sz="2" w:space="0"/>
            </w:tcBorders>
            <w:vAlign w:val="center"/>
          </w:tcPr>
          <w:p w:rsidRPr="00521344" w:rsidR="00CE759A" w:rsidP="0093032F" w:rsidRDefault="00CE759A" w14:paraId="337FCB2B" wp14:textId="77777777">
            <w:pPr>
              <w:pStyle w:val="TableHeading"/>
              <w:spacing w:before="40" w:after="40"/>
              <w:rPr>
                <w:rStyle w:val="ModernTableText"/>
                <w:noProof/>
                <w:szCs w:val="18"/>
              </w:rPr>
            </w:pPr>
            <w:r w:rsidRPr="00521344">
              <w:rPr>
                <w:rStyle w:val="ModernTableText"/>
                <w:noProof/>
                <w:szCs w:val="18"/>
              </w:rPr>
              <w:t>Report Description:</w:t>
            </w:r>
          </w:p>
        </w:tc>
        <w:tc>
          <w:tcPr>
            <w:tcW w:w="3974" w:type="pct"/>
            <w:gridSpan w:val="9"/>
            <w:tcBorders>
              <w:top w:val="single" w:color="616161" w:sz="2" w:space="0"/>
              <w:bottom w:val="single" w:color="616161" w:sz="2" w:space="0"/>
            </w:tcBorders>
            <w:vAlign w:val="center"/>
          </w:tcPr>
          <w:p w:rsidRPr="00521344" w:rsidR="00CE759A" w:rsidRDefault="00CE759A" w14:paraId="747604C3" wp14:textId="77777777">
            <w:pPr>
              <w:pStyle w:val="TableText1"/>
              <w:spacing w:before="40" w:after="40"/>
              <w:rPr>
                <w:rStyle w:val="ModernTableText"/>
                <w:szCs w:val="18"/>
              </w:rPr>
            </w:pPr>
            <w:r w:rsidRPr="00521344">
              <w:rPr>
                <w:rStyle w:val="ModernTableText"/>
                <w:szCs w:val="18"/>
              </w:rPr>
              <w:t>This report summarizes, by date range and provider, the number of times that authorizations have been requested, approved, and used for a given service code and/or procedure/modifier code.  Note that the line item status will be used to determine the category where the authorization will be counted.  Note also that the total fields are the number of times that a service code and/or procedure/modifier code has been requested, not the number of units that were requested.</w:t>
            </w:r>
          </w:p>
        </w:tc>
      </w:tr>
      <w:tr xmlns:wp14="http://schemas.microsoft.com/office/word/2010/wordml" w:rsidR="00CE759A" w:rsidTr="0093032F" w14:paraId="58206A4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6" w:type="pct"/>
            <w:gridSpan w:val="2"/>
            <w:vAlign w:val="center"/>
          </w:tcPr>
          <w:p w:rsidRPr="00521344" w:rsidR="00CE759A" w:rsidP="0093032F" w:rsidRDefault="00CE759A" w14:paraId="1163709E" wp14:textId="77777777">
            <w:pPr>
              <w:pStyle w:val="TableHeading"/>
              <w:spacing w:before="40" w:after="40"/>
              <w:rPr>
                <w:rStyle w:val="ModernTableText"/>
                <w:noProof/>
                <w:szCs w:val="18"/>
              </w:rPr>
            </w:pPr>
            <w:r w:rsidRPr="00521344">
              <w:rPr>
                <w:rStyle w:val="ModernTableText"/>
                <w:noProof/>
                <w:szCs w:val="18"/>
              </w:rPr>
              <w:t>Report Source State Code:</w:t>
            </w:r>
          </w:p>
        </w:tc>
        <w:tc>
          <w:tcPr>
            <w:tcW w:w="3974" w:type="pct"/>
            <w:gridSpan w:val="9"/>
            <w:vAlign w:val="center"/>
          </w:tcPr>
          <w:p w:rsidRPr="00521344" w:rsidR="00CE759A" w:rsidRDefault="00CE759A" w14:paraId="6842BA7B" wp14:textId="77777777">
            <w:pPr>
              <w:pStyle w:val="TableText1"/>
              <w:spacing w:before="40" w:after="40"/>
              <w:rPr>
                <w:rStyle w:val="ModernTableText"/>
                <w:szCs w:val="18"/>
              </w:rPr>
            </w:pPr>
            <w:r w:rsidRPr="00521344">
              <w:rPr>
                <w:rStyle w:val="ModernTableText"/>
                <w:szCs w:val="18"/>
              </w:rPr>
              <w:t>NH</w:t>
            </w:r>
          </w:p>
        </w:tc>
      </w:tr>
      <w:tr xmlns:wp14="http://schemas.microsoft.com/office/word/2010/wordml" w:rsidR="00CE759A" w:rsidTr="0093032F" w14:paraId="53C1358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6" w:type="pct"/>
            <w:gridSpan w:val="2"/>
            <w:vAlign w:val="center"/>
          </w:tcPr>
          <w:p w:rsidRPr="00521344" w:rsidR="00CE759A" w:rsidP="0093032F" w:rsidRDefault="00CE759A" w14:paraId="6D895707" wp14:textId="77777777">
            <w:pPr>
              <w:pStyle w:val="TableHeading"/>
              <w:spacing w:before="40" w:after="40"/>
              <w:rPr>
                <w:rStyle w:val="ModernTableText"/>
                <w:noProof/>
                <w:szCs w:val="18"/>
              </w:rPr>
            </w:pPr>
            <w:r w:rsidRPr="00521344">
              <w:rPr>
                <w:rStyle w:val="ModernTableText"/>
                <w:noProof/>
                <w:szCs w:val="18"/>
              </w:rPr>
              <w:t>Report Source Type:</w:t>
            </w:r>
          </w:p>
        </w:tc>
        <w:tc>
          <w:tcPr>
            <w:tcW w:w="3974" w:type="pct"/>
            <w:gridSpan w:val="9"/>
            <w:vAlign w:val="center"/>
          </w:tcPr>
          <w:p w:rsidRPr="00521344" w:rsidR="00CE759A" w:rsidRDefault="00CE759A" w14:paraId="18902B21"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OLTP</w:t>
            </w:r>
            <w:r w:rsidRPr="00521344">
              <w:rPr>
                <w:rStyle w:val="ModernTableText"/>
                <w:noProof/>
                <w:szCs w:val="18"/>
              </w:rPr>
              <w:tab/>
            </w:r>
            <w:r w:rsidRPr="00521344">
              <w:rPr>
                <w:rStyle w:val="ModernTableText"/>
                <w:noProof/>
                <w:szCs w:val="18"/>
              </w:rPr>
              <w:tab/>
            </w:r>
            <w:r w:rsidRPr="00521344">
              <w:rPr>
                <w:rStyle w:val="ModernTableText"/>
                <w:rFonts w:ascii="Wingdings" w:hAnsi="Wingdings" w:eastAsia="Wingdings" w:cs="Wingdings"/>
                <w:noProof/>
                <w:szCs w:val="18"/>
              </w:rPr>
              <w:t>þ</w:t>
            </w:r>
            <w:r w:rsidRPr="00521344">
              <w:rPr>
                <w:rStyle w:val="ModernTableText"/>
                <w:noProof/>
                <w:szCs w:val="18"/>
              </w:rPr>
              <w:t xml:space="preserve"> OLAP </w:t>
            </w:r>
          </w:p>
        </w:tc>
      </w:tr>
      <w:tr xmlns:wp14="http://schemas.microsoft.com/office/word/2010/wordml" w:rsidR="00CE759A" w:rsidTr="0093032F" w14:paraId="201395E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6" w:type="pct"/>
            <w:gridSpan w:val="2"/>
            <w:vAlign w:val="center"/>
          </w:tcPr>
          <w:p w:rsidRPr="00521344" w:rsidR="00CE759A" w:rsidP="0093032F" w:rsidRDefault="00CE759A" w14:paraId="6E1D4E5D" wp14:textId="77777777">
            <w:pPr>
              <w:pStyle w:val="TableHeading"/>
              <w:spacing w:before="40" w:after="40"/>
              <w:rPr>
                <w:rStyle w:val="ModernTableText"/>
                <w:noProof/>
                <w:szCs w:val="18"/>
              </w:rPr>
            </w:pPr>
            <w:r w:rsidRPr="00521344">
              <w:rPr>
                <w:rStyle w:val="ModernTableText"/>
                <w:noProof/>
                <w:szCs w:val="18"/>
              </w:rPr>
              <w:t>Report Source Type Component:</w:t>
            </w:r>
          </w:p>
        </w:tc>
        <w:tc>
          <w:tcPr>
            <w:tcW w:w="3974" w:type="pct"/>
            <w:gridSpan w:val="9"/>
            <w:vAlign w:val="center"/>
          </w:tcPr>
          <w:p w:rsidRPr="00521344" w:rsidR="00CE759A" w:rsidRDefault="00CE759A" w14:paraId="57776DB0" wp14:textId="77777777">
            <w:pPr>
              <w:pStyle w:val="TableText1"/>
              <w:tabs>
                <w:tab w:val="left" w:pos="2052"/>
                <w:tab w:val="left" w:pos="2232"/>
                <w:tab w:val="left" w:pos="4032"/>
                <w:tab w:val="left" w:pos="6012"/>
                <w:tab w:val="left" w:pos="6552"/>
              </w:tabs>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Provider</w:t>
            </w:r>
            <w:r w:rsidRPr="00521344">
              <w:rPr>
                <w:rStyle w:val="ModernTableText"/>
                <w:noProof/>
                <w:szCs w:val="18"/>
              </w:rPr>
              <w:tab/>
            </w:r>
            <w:r w:rsidRPr="00521344">
              <w:rPr>
                <w:rStyle w:val="ModernTableText"/>
                <w:noProof/>
                <w:szCs w:val="18"/>
              </w:rPr>
              <w:t xml:space="preserve">  </w:t>
            </w:r>
            <w:r w:rsidRPr="00521344">
              <w:rPr>
                <w:rStyle w:val="ModernTableText"/>
                <w:rFonts w:ascii="Wingdings 2" w:hAnsi="Wingdings 2" w:eastAsia="Wingdings 2" w:cs="Wingdings 2"/>
                <w:noProof/>
                <w:szCs w:val="18"/>
              </w:rPr>
              <w:t>£</w:t>
            </w:r>
            <w:r w:rsidRPr="00521344">
              <w:rPr>
                <w:rStyle w:val="ModernTableText"/>
                <w:noProof/>
                <w:szCs w:val="18"/>
              </w:rPr>
              <w:t xml:space="preserve"> Member</w:t>
            </w:r>
            <w:r w:rsidRPr="00521344">
              <w:rPr>
                <w:rStyle w:val="ModernTableText"/>
                <w:noProof/>
                <w:szCs w:val="18"/>
              </w:rPr>
              <w:tab/>
            </w:r>
            <w:r w:rsidRPr="00521344">
              <w:rPr>
                <w:rStyle w:val="ModernTableText"/>
                <w:rFonts w:ascii="Wingdings" w:hAnsi="Wingdings" w:eastAsia="Wingdings" w:cs="Wingdings"/>
                <w:noProof/>
                <w:szCs w:val="18"/>
              </w:rPr>
              <w:t>þ</w:t>
            </w:r>
            <w:r w:rsidRPr="00521344">
              <w:rPr>
                <w:rStyle w:val="ModernTableText"/>
                <w:noProof/>
                <w:szCs w:val="18"/>
              </w:rPr>
              <w:t xml:space="preserve"> Operations</w:t>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Program</w:t>
            </w:r>
          </w:p>
        </w:tc>
      </w:tr>
      <w:tr xmlns:wp14="http://schemas.microsoft.com/office/word/2010/wordml" w:rsidR="00CE759A" w14:paraId="668C0E2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CE759A" w:rsidRDefault="00CE759A" w14:paraId="362D26E3"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CE759A" w:rsidTr="0093032F" w14:paraId="1F29EB2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1026" w:type="pct"/>
            <w:gridSpan w:val="2"/>
            <w:vAlign w:val="center"/>
          </w:tcPr>
          <w:p w:rsidRPr="00521344" w:rsidR="00CE759A" w:rsidP="0093032F" w:rsidRDefault="00CE759A" w14:paraId="4BEAC233" wp14:textId="77777777">
            <w:pPr>
              <w:pStyle w:val="TableHeading"/>
              <w:spacing w:before="40" w:after="40"/>
              <w:rPr>
                <w:rStyle w:val="ModernTableText"/>
                <w:noProof/>
                <w:szCs w:val="18"/>
              </w:rPr>
            </w:pPr>
            <w:r w:rsidRPr="00521344">
              <w:rPr>
                <w:rStyle w:val="ModernTableText"/>
                <w:noProof/>
                <w:szCs w:val="18"/>
              </w:rPr>
              <w:t>Report Generated by:</w:t>
            </w:r>
          </w:p>
        </w:tc>
        <w:tc>
          <w:tcPr>
            <w:tcW w:w="3974" w:type="pct"/>
            <w:gridSpan w:val="9"/>
            <w:vAlign w:val="center"/>
          </w:tcPr>
          <w:p w:rsidRPr="00521344" w:rsidR="00CE759A" w:rsidRDefault="00CE759A" w14:paraId="46CC2BF5" wp14:textId="77777777">
            <w:pPr>
              <w:pStyle w:val="TableText1"/>
              <w:tabs>
                <w:tab w:val="left" w:pos="2052"/>
                <w:tab w:val="left" w:pos="2232"/>
                <w:tab w:val="left" w:pos="4032"/>
                <w:tab w:val="left" w:pos="6012"/>
                <w:tab w:val="left" w:pos="7812"/>
                <w:tab w:val="left" w:pos="9792"/>
              </w:tabs>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EQR</w:t>
            </w:r>
            <w:r w:rsidRPr="00521344">
              <w:rPr>
                <w:rStyle w:val="ModernTableText"/>
                <w:noProof/>
                <w:szCs w:val="18"/>
              </w:rPr>
              <w:tab/>
            </w:r>
            <w:r w:rsidRPr="00521344">
              <w:rPr>
                <w:rStyle w:val="ModernTableText"/>
                <w:noProof/>
                <w:szCs w:val="18"/>
              </w:rPr>
              <w:t xml:space="preserve">  </w:t>
            </w:r>
            <w:r w:rsidRPr="00521344">
              <w:rPr>
                <w:rStyle w:val="ModernTableText"/>
                <w:rFonts w:ascii="Wingdings 2" w:hAnsi="Wingdings 2" w:eastAsia="Wingdings 2" w:cs="Wingdings 2"/>
                <w:noProof/>
                <w:szCs w:val="18"/>
              </w:rPr>
              <w:t>£</w:t>
            </w:r>
            <w:r w:rsidRPr="00521344">
              <w:rPr>
                <w:rStyle w:val="ModernTableText"/>
                <w:noProof/>
                <w:szCs w:val="18"/>
              </w:rPr>
              <w:t xml:space="preserve"> EFADS</w:t>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 xml:space="preserve"> EMAR</w:t>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 xml:space="preserve">  ESUR</w:t>
            </w:r>
            <w:r w:rsidRPr="00521344">
              <w:rPr>
                <w:rStyle w:val="ModernTableText"/>
                <w:noProof/>
                <w:szCs w:val="18"/>
              </w:rPr>
              <w:tab/>
            </w:r>
            <w:r w:rsidRPr="00521344">
              <w:rPr>
                <w:rStyle w:val="ModernTableText"/>
                <w:rFonts w:ascii="Wingdings 2" w:hAnsi="Wingdings 2" w:eastAsia="Wingdings 2" w:cs="Wingdings 2"/>
                <w:noProof/>
                <w:szCs w:val="18"/>
              </w:rPr>
              <w:t>£</w:t>
            </w:r>
            <w:r w:rsidRPr="00521344">
              <w:rPr>
                <w:rStyle w:val="ModernTableText"/>
                <w:noProof/>
                <w:szCs w:val="18"/>
              </w:rPr>
              <w:t xml:space="preserve"> Other – Please explain:  </w:t>
            </w:r>
          </w:p>
        </w:tc>
      </w:tr>
      <w:tr xmlns:wp14="http://schemas.microsoft.com/office/word/2010/wordml" w:rsidR="00CE759A" w:rsidTr="0093032F" w14:paraId="188B910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6" w:type="pct"/>
            <w:gridSpan w:val="2"/>
            <w:vAlign w:val="center"/>
          </w:tcPr>
          <w:p w:rsidRPr="00521344" w:rsidR="00CE759A" w:rsidP="0093032F" w:rsidRDefault="00CE759A" w14:paraId="7784968C" wp14:textId="77777777">
            <w:pPr>
              <w:pStyle w:val="TableText1"/>
              <w:spacing w:before="40" w:after="40"/>
              <w:rPr>
                <w:rStyle w:val="ModernTableText"/>
                <w:b/>
                <w:noProof/>
                <w:szCs w:val="18"/>
              </w:rPr>
            </w:pPr>
            <w:r w:rsidRPr="00521344">
              <w:rPr>
                <w:rStyle w:val="ModernTableText"/>
                <w:b/>
                <w:noProof/>
                <w:szCs w:val="18"/>
              </w:rPr>
              <w:t>Report Screen Tip (optional):</w:t>
            </w:r>
          </w:p>
        </w:tc>
        <w:tc>
          <w:tcPr>
            <w:tcW w:w="3974" w:type="pct"/>
            <w:gridSpan w:val="9"/>
            <w:vAlign w:val="center"/>
          </w:tcPr>
          <w:p w:rsidRPr="00521344" w:rsidR="00CE759A" w:rsidRDefault="00CE759A" w14:paraId="50DF6546" wp14:textId="77777777">
            <w:pPr>
              <w:pStyle w:val="TableText1"/>
              <w:spacing w:before="40" w:after="40"/>
              <w:rPr>
                <w:rStyle w:val="ModernTableText"/>
                <w:szCs w:val="18"/>
                <w:u w:val="single"/>
              </w:rPr>
            </w:pPr>
          </w:p>
        </w:tc>
      </w:tr>
      <w:tr xmlns:wp14="http://schemas.microsoft.com/office/word/2010/wordml" w:rsidR="00CE759A" w:rsidTr="0093032F" w14:paraId="4912850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6" w:type="pct"/>
            <w:gridSpan w:val="2"/>
            <w:vAlign w:val="center"/>
          </w:tcPr>
          <w:p w:rsidRPr="00521344" w:rsidR="00CE759A" w:rsidP="0093032F" w:rsidRDefault="00CE759A" w14:paraId="7A20F8B7" wp14:textId="77777777">
            <w:pPr>
              <w:pStyle w:val="TableHeading"/>
              <w:spacing w:before="40" w:after="40"/>
              <w:rPr>
                <w:rStyle w:val="ModernTableText"/>
                <w:noProof/>
                <w:szCs w:val="18"/>
              </w:rPr>
            </w:pPr>
            <w:r w:rsidRPr="00521344">
              <w:rPr>
                <w:rStyle w:val="ModernTableText"/>
                <w:noProof/>
                <w:szCs w:val="18"/>
              </w:rPr>
              <w:t>Report Calendar Type:</w:t>
            </w:r>
          </w:p>
        </w:tc>
        <w:tc>
          <w:tcPr>
            <w:tcW w:w="3974" w:type="pct"/>
            <w:gridSpan w:val="9"/>
            <w:vAlign w:val="center"/>
          </w:tcPr>
          <w:p w:rsidRPr="00521344" w:rsidR="00CE759A" w:rsidRDefault="00CE759A" w14:paraId="2A340318" wp14:textId="77777777">
            <w:pPr>
              <w:pStyle w:val="TableText1"/>
              <w:tabs>
                <w:tab w:val="left" w:pos="2052"/>
                <w:tab w:val="left" w:pos="4032"/>
              </w:tabs>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State Fiscal</w:t>
            </w:r>
            <w:r w:rsidRPr="00521344">
              <w:rPr>
                <w:rStyle w:val="ModernTableText"/>
                <w:noProof/>
                <w:szCs w:val="18"/>
              </w:rPr>
              <w:tab/>
            </w:r>
            <w:r w:rsidRPr="00521344">
              <w:rPr>
                <w:rStyle w:val="ModernTableText"/>
                <w:noProof/>
                <w:szCs w:val="18"/>
              </w:rPr>
              <w:t xml:space="preserve">   </w:t>
            </w:r>
            <w:r w:rsidRPr="00521344">
              <w:rPr>
                <w:rStyle w:val="ModernTableText"/>
                <w:rFonts w:ascii="Wingdings 2" w:hAnsi="Wingdings 2" w:eastAsia="Wingdings 2" w:cs="Wingdings 2"/>
                <w:noProof/>
                <w:szCs w:val="18"/>
              </w:rPr>
              <w:t>£</w:t>
            </w:r>
            <w:r w:rsidRPr="00521344">
              <w:rPr>
                <w:rStyle w:val="ModernTableText"/>
                <w:noProof/>
                <w:szCs w:val="18"/>
              </w:rPr>
              <w:t xml:space="preserve"> Federal Fiscal</w:t>
            </w:r>
            <w:r w:rsidRPr="00521344">
              <w:rPr>
                <w:rStyle w:val="ModernTableText"/>
                <w:noProof/>
                <w:szCs w:val="18"/>
              </w:rPr>
              <w:tab/>
            </w:r>
            <w:r w:rsidRPr="00521344">
              <w:rPr>
                <w:rStyle w:val="ModernTableText"/>
                <w:rFonts w:ascii="Wingdings" w:hAnsi="Wingdings" w:eastAsia="Wingdings" w:cs="Wingdings"/>
                <w:noProof/>
                <w:szCs w:val="18"/>
              </w:rPr>
              <w:t>þ</w:t>
            </w:r>
            <w:r w:rsidRPr="00521344">
              <w:rPr>
                <w:rStyle w:val="ModernTableText"/>
                <w:noProof/>
                <w:szCs w:val="18"/>
              </w:rPr>
              <w:t xml:space="preserve"> Calendar</w:t>
            </w:r>
          </w:p>
        </w:tc>
      </w:tr>
      <w:tr xmlns:wp14="http://schemas.microsoft.com/office/word/2010/wordml" w:rsidR="00CE759A" w:rsidTr="0093032F" w14:paraId="5706EC6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6" w:type="pct"/>
            <w:gridSpan w:val="2"/>
            <w:vAlign w:val="center"/>
          </w:tcPr>
          <w:p w:rsidRPr="00521344" w:rsidR="00CE759A" w:rsidP="0093032F" w:rsidRDefault="00CE759A" w14:paraId="020EDAA6" wp14:textId="77777777">
            <w:pPr>
              <w:pStyle w:val="TableHeading"/>
              <w:spacing w:before="40" w:after="40"/>
              <w:rPr>
                <w:rStyle w:val="ModernTableText"/>
                <w:noProof/>
                <w:szCs w:val="18"/>
              </w:rPr>
            </w:pPr>
            <w:r w:rsidRPr="00521344">
              <w:rPr>
                <w:rStyle w:val="ModernTableText"/>
                <w:noProof/>
                <w:szCs w:val="18"/>
              </w:rPr>
              <w:t>Report Frequency Type:</w:t>
            </w:r>
          </w:p>
        </w:tc>
        <w:tc>
          <w:tcPr>
            <w:tcW w:w="598" w:type="pct"/>
          </w:tcPr>
          <w:p w:rsidRPr="00521344" w:rsidR="00CE759A" w:rsidRDefault="00CE759A" w14:paraId="6B637653"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Scheduled</w:t>
            </w:r>
          </w:p>
          <w:p w:rsidRPr="00521344" w:rsidR="00CE759A" w:rsidRDefault="00CE759A" w14:paraId="2716EDBE"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On Request</w:t>
            </w:r>
          </w:p>
        </w:tc>
        <w:tc>
          <w:tcPr>
            <w:tcW w:w="2021" w:type="pct"/>
            <w:gridSpan w:val="4"/>
            <w:tcBorders>
              <w:top w:val="single" w:color="616161" w:sz="2" w:space="0"/>
              <w:bottom w:val="single" w:color="616161" w:sz="2" w:space="0"/>
              <w:right w:val="nil"/>
            </w:tcBorders>
          </w:tcPr>
          <w:p w:rsidRPr="00521344" w:rsidR="00CE759A" w:rsidRDefault="00CE759A" w14:paraId="1D4EDA65" wp14:textId="77777777">
            <w:pPr>
              <w:pStyle w:val="TableText1"/>
              <w:spacing w:before="40" w:after="40"/>
              <w:rPr>
                <w:rStyle w:val="ModernTableText"/>
                <w:noProof/>
                <w:szCs w:val="18"/>
              </w:rPr>
            </w:pPr>
            <w:r w:rsidRPr="00521344">
              <w:rPr>
                <w:rStyle w:val="ModernTableText"/>
                <w:noProof/>
                <w:szCs w:val="18"/>
              </w:rPr>
              <w:t>If scheduled, select timeframe below:</w:t>
            </w:r>
          </w:p>
          <w:p w:rsidRPr="00521344" w:rsidR="00CE759A" w:rsidRDefault="00CE759A" w14:paraId="03F9C357"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Daily  </w:t>
            </w:r>
            <w:r w:rsidRPr="00521344">
              <w:rPr>
                <w:rStyle w:val="ModernTableText"/>
                <w:rFonts w:ascii="Wingdings 2" w:hAnsi="Wingdings 2" w:eastAsia="Wingdings 2" w:cs="Wingdings 2"/>
                <w:noProof/>
                <w:szCs w:val="18"/>
              </w:rPr>
              <w:t>£</w:t>
            </w:r>
            <w:r w:rsidRPr="00521344">
              <w:rPr>
                <w:rStyle w:val="ModernTableText"/>
                <w:noProof/>
                <w:szCs w:val="18"/>
              </w:rPr>
              <w:t xml:space="preserve"> Weekly  </w:t>
            </w:r>
            <w:r w:rsidRPr="00521344">
              <w:rPr>
                <w:rStyle w:val="ModernTableText"/>
                <w:rFonts w:ascii="Wingdings 2" w:hAnsi="Wingdings 2" w:eastAsia="Wingdings 2" w:cs="Wingdings 2"/>
                <w:noProof/>
                <w:szCs w:val="18"/>
              </w:rPr>
              <w:t>£</w:t>
            </w:r>
            <w:r w:rsidRPr="00521344">
              <w:rPr>
                <w:rStyle w:val="ModernTableText"/>
                <w:noProof/>
                <w:szCs w:val="18"/>
              </w:rPr>
              <w:t xml:space="preserve"> Monthly  </w:t>
            </w:r>
            <w:r w:rsidRPr="00521344">
              <w:rPr>
                <w:rStyle w:val="ModernTableText"/>
                <w:rFonts w:ascii="Wingdings" w:hAnsi="Wingdings" w:eastAsia="Wingdings" w:cs="Wingdings"/>
                <w:noProof/>
                <w:szCs w:val="18"/>
              </w:rPr>
              <w:t>þ</w:t>
            </w:r>
            <w:r w:rsidRPr="00521344">
              <w:rPr>
                <w:rStyle w:val="ModernTableText"/>
                <w:noProof/>
                <w:szCs w:val="18"/>
              </w:rPr>
              <w:t xml:space="preserve"> Quarterly  </w:t>
            </w:r>
            <w:r w:rsidRPr="00521344">
              <w:rPr>
                <w:rStyle w:val="ModernTableText"/>
                <w:rFonts w:ascii="Wingdings 2" w:hAnsi="Wingdings 2" w:eastAsia="Wingdings 2" w:cs="Wingdings 2"/>
                <w:noProof/>
                <w:szCs w:val="18"/>
              </w:rPr>
              <w:t>£</w:t>
            </w:r>
            <w:r w:rsidRPr="00521344">
              <w:rPr>
                <w:rStyle w:val="ModernTableText"/>
                <w:noProof/>
                <w:szCs w:val="18"/>
              </w:rPr>
              <w:t xml:space="preserve"> Annually</w:t>
            </w:r>
          </w:p>
        </w:tc>
        <w:tc>
          <w:tcPr>
            <w:tcW w:w="1355" w:type="pct"/>
            <w:gridSpan w:val="4"/>
            <w:tcBorders>
              <w:top w:val="single" w:color="616161" w:sz="2" w:space="0"/>
              <w:left w:val="nil"/>
            </w:tcBorders>
          </w:tcPr>
          <w:p w:rsidRPr="00521344" w:rsidR="00CE759A" w:rsidRDefault="00CE759A" w14:paraId="7EBAAEC8"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Other - Please explain:</w:t>
            </w:r>
          </w:p>
        </w:tc>
      </w:tr>
      <w:tr xmlns:wp14="http://schemas.microsoft.com/office/word/2010/wordml" w:rsidR="00CE759A" w:rsidTr="0093032F" w14:paraId="41429D6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6" w:type="pct"/>
            <w:gridSpan w:val="2"/>
            <w:vAlign w:val="center"/>
          </w:tcPr>
          <w:p w:rsidRPr="00521344" w:rsidR="00CE759A" w:rsidP="0093032F" w:rsidRDefault="00CE759A" w14:paraId="33D96075" wp14:textId="77777777">
            <w:pPr>
              <w:pStyle w:val="TableHeading"/>
              <w:spacing w:before="40" w:after="40"/>
              <w:rPr>
                <w:rStyle w:val="ModernTableText"/>
                <w:noProof/>
                <w:szCs w:val="18"/>
              </w:rPr>
            </w:pPr>
            <w:r w:rsidRPr="00521344">
              <w:rPr>
                <w:rStyle w:val="ModernTableText"/>
                <w:noProof/>
                <w:szCs w:val="18"/>
              </w:rPr>
              <w:t>Report Data Accumulation Type:</w:t>
            </w:r>
          </w:p>
        </w:tc>
        <w:tc>
          <w:tcPr>
            <w:tcW w:w="598" w:type="pct"/>
          </w:tcPr>
          <w:p w:rsidRPr="00521344" w:rsidR="00CE759A" w:rsidRDefault="00CE759A" w14:paraId="6A5F594C"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Prompt</w:t>
            </w:r>
          </w:p>
        </w:tc>
        <w:tc>
          <w:tcPr>
            <w:tcW w:w="2021" w:type="pct"/>
            <w:gridSpan w:val="4"/>
            <w:tcBorders>
              <w:top w:val="single" w:color="616161" w:sz="2" w:space="0"/>
              <w:right w:val="nil"/>
            </w:tcBorders>
            <w:vAlign w:val="center"/>
          </w:tcPr>
          <w:p w:rsidRPr="00521344" w:rsidR="00CE759A" w:rsidRDefault="00CE759A" w14:paraId="20310E0F" wp14:textId="77777777">
            <w:pPr>
              <w:pStyle w:val="TableText1"/>
              <w:spacing w:before="40" w:after="40"/>
              <w:rPr>
                <w:rStyle w:val="ModernTableText"/>
                <w:noProof/>
                <w:szCs w:val="18"/>
              </w:rPr>
            </w:pPr>
            <w:r w:rsidRPr="00521344">
              <w:rPr>
                <w:rStyle w:val="ModernTableText"/>
                <w:noProof/>
                <w:szCs w:val="18"/>
              </w:rPr>
              <w:t>If no prompt, select report data accumulation type below:</w:t>
            </w:r>
          </w:p>
          <w:p w:rsidRPr="00521344" w:rsidR="00CE759A" w:rsidRDefault="00CE759A" w14:paraId="429FFC7D"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Daily  </w:t>
            </w:r>
            <w:r w:rsidRPr="00521344">
              <w:rPr>
                <w:rStyle w:val="ModernTableText"/>
                <w:rFonts w:ascii="Wingdings 2" w:hAnsi="Wingdings 2" w:eastAsia="Wingdings 2" w:cs="Wingdings 2"/>
                <w:noProof/>
                <w:szCs w:val="18"/>
              </w:rPr>
              <w:t>£</w:t>
            </w:r>
            <w:r w:rsidRPr="00521344">
              <w:rPr>
                <w:rStyle w:val="ModernTableText"/>
                <w:noProof/>
                <w:szCs w:val="18"/>
              </w:rPr>
              <w:t xml:space="preserve"> Weekly  </w:t>
            </w:r>
            <w:r w:rsidRPr="00521344">
              <w:rPr>
                <w:rStyle w:val="ModernTableText"/>
                <w:rFonts w:ascii="Wingdings 2" w:hAnsi="Wingdings 2" w:eastAsia="Wingdings 2" w:cs="Wingdings 2"/>
                <w:noProof/>
                <w:szCs w:val="18"/>
              </w:rPr>
              <w:t>£</w:t>
            </w:r>
            <w:r w:rsidRPr="00521344">
              <w:rPr>
                <w:rStyle w:val="ModernTableText"/>
                <w:noProof/>
                <w:szCs w:val="18"/>
              </w:rPr>
              <w:t xml:space="preserve"> Monthly  </w:t>
            </w:r>
            <w:r w:rsidRPr="00521344">
              <w:rPr>
                <w:rStyle w:val="ModernTableText"/>
                <w:rFonts w:ascii="Wingdings" w:hAnsi="Wingdings" w:eastAsia="Wingdings" w:cs="Wingdings"/>
                <w:noProof/>
                <w:szCs w:val="18"/>
              </w:rPr>
              <w:t>þ</w:t>
            </w:r>
            <w:r w:rsidRPr="00521344">
              <w:rPr>
                <w:rStyle w:val="ModernTableText"/>
                <w:noProof/>
                <w:szCs w:val="18"/>
              </w:rPr>
              <w:t xml:space="preserve"> Quarterly  </w:t>
            </w:r>
            <w:r w:rsidRPr="00521344">
              <w:rPr>
                <w:rStyle w:val="ModernTableText"/>
                <w:rFonts w:ascii="Wingdings 2" w:hAnsi="Wingdings 2" w:eastAsia="Wingdings 2" w:cs="Wingdings 2"/>
                <w:noProof/>
                <w:szCs w:val="18"/>
              </w:rPr>
              <w:t>£</w:t>
            </w:r>
            <w:r w:rsidRPr="00521344">
              <w:rPr>
                <w:rStyle w:val="ModernTableText"/>
                <w:noProof/>
                <w:szCs w:val="18"/>
              </w:rPr>
              <w:t xml:space="preserve"> Annually  </w:t>
            </w:r>
            <w:r w:rsidRPr="00521344">
              <w:rPr>
                <w:rStyle w:val="ModernTableText"/>
                <w:rFonts w:ascii="Wingdings 2" w:hAnsi="Wingdings 2" w:eastAsia="Wingdings 2" w:cs="Wingdings 2"/>
                <w:noProof/>
                <w:szCs w:val="18"/>
              </w:rPr>
              <w:t>£</w:t>
            </w:r>
            <w:r w:rsidRPr="00521344">
              <w:rPr>
                <w:rStyle w:val="ModernTableText"/>
                <w:noProof/>
                <w:szCs w:val="18"/>
              </w:rPr>
              <w:t xml:space="preserve"> YTD</w:t>
            </w:r>
          </w:p>
        </w:tc>
        <w:tc>
          <w:tcPr>
            <w:tcW w:w="1355" w:type="pct"/>
            <w:gridSpan w:val="4"/>
            <w:tcBorders>
              <w:top w:val="single" w:color="616161" w:sz="2" w:space="0"/>
              <w:left w:val="nil"/>
            </w:tcBorders>
          </w:tcPr>
          <w:p w:rsidRPr="00521344" w:rsidR="00CE759A" w:rsidRDefault="00CE759A" w14:paraId="767C960E"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Other - Please explain:</w:t>
            </w:r>
          </w:p>
        </w:tc>
      </w:tr>
      <w:tr xmlns:wp14="http://schemas.microsoft.com/office/word/2010/wordml" w:rsidR="0093032F" w:rsidTr="0093032F" w14:paraId="00559C0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6" w:type="pct"/>
            <w:gridSpan w:val="2"/>
            <w:vMerge w:val="restart"/>
            <w:tcBorders>
              <w:top w:val="single" w:color="616161" w:sz="4" w:space="0"/>
              <w:left w:val="single" w:color="616161" w:sz="4" w:space="0"/>
              <w:right w:val="single" w:color="616161" w:sz="4" w:space="0"/>
            </w:tcBorders>
            <w:vAlign w:val="center"/>
          </w:tcPr>
          <w:p w:rsidRPr="00521344" w:rsidR="0093032F" w:rsidP="0093032F" w:rsidRDefault="0093032F" w14:paraId="44CD1088" wp14:textId="77777777">
            <w:pPr>
              <w:pStyle w:val="TableText1"/>
              <w:keepNext/>
              <w:spacing w:before="40" w:after="40"/>
              <w:rPr>
                <w:rStyle w:val="ModernTableText"/>
                <w:rFonts w:cs="Arial"/>
                <w:b/>
                <w:noProof/>
                <w:szCs w:val="18"/>
              </w:rPr>
            </w:pPr>
            <w:r w:rsidRPr="00521344">
              <w:rPr>
                <w:rStyle w:val="ModernTableText"/>
                <w:rFonts w:cs="Arial"/>
                <w:b/>
                <w:noProof/>
                <w:szCs w:val="18"/>
              </w:rPr>
              <w:t>Report Selection Criteria:</w:t>
            </w:r>
          </w:p>
        </w:tc>
        <w:tc>
          <w:tcPr>
            <w:tcW w:w="1189" w:type="pct"/>
            <w:gridSpan w:val="3"/>
            <w:tcBorders>
              <w:top w:val="single" w:color="616161" w:sz="4" w:space="0"/>
              <w:left w:val="single" w:color="616161" w:sz="4" w:space="0"/>
              <w:right w:val="single" w:color="616161" w:sz="4" w:space="0"/>
            </w:tcBorders>
            <w:vAlign w:val="center"/>
          </w:tcPr>
          <w:p w:rsidRPr="00521344" w:rsidR="0093032F" w:rsidP="0093032F" w:rsidRDefault="0093032F" w14:paraId="4D34E6F2" wp14:textId="77777777">
            <w:pPr>
              <w:pStyle w:val="TableText1"/>
              <w:keepNext/>
              <w:spacing w:before="40" w:after="40"/>
              <w:jc w:val="center"/>
              <w:rPr>
                <w:rStyle w:val="ModernTableText"/>
                <w:rFonts w:cs="Arial"/>
                <w:b/>
                <w:noProof/>
                <w:szCs w:val="18"/>
              </w:rPr>
            </w:pPr>
            <w:r w:rsidRPr="00521344">
              <w:rPr>
                <w:rStyle w:val="ModernTableText"/>
                <w:rFonts w:cs="Arial"/>
                <w:b/>
                <w:noProof/>
                <w:szCs w:val="18"/>
              </w:rPr>
              <w:t>Report Field</w:t>
            </w:r>
          </w:p>
        </w:tc>
        <w:tc>
          <w:tcPr>
            <w:tcW w:w="2239" w:type="pct"/>
            <w:gridSpan w:val="5"/>
            <w:tcBorders>
              <w:top w:val="single" w:color="616161" w:sz="4" w:space="0"/>
              <w:left w:val="single" w:color="616161" w:sz="4" w:space="0"/>
              <w:bottom w:val="single" w:color="616161" w:sz="4" w:space="0"/>
              <w:right w:val="single" w:color="616161" w:sz="4" w:space="0"/>
            </w:tcBorders>
            <w:vAlign w:val="center"/>
          </w:tcPr>
          <w:p w:rsidRPr="00521344" w:rsidR="0093032F" w:rsidP="0093032F" w:rsidRDefault="0093032F" w14:paraId="3C80B7A8" wp14:textId="77777777">
            <w:pPr>
              <w:pStyle w:val="TableText1"/>
              <w:keepNext/>
              <w:spacing w:before="40" w:after="40"/>
              <w:jc w:val="center"/>
              <w:rPr>
                <w:rStyle w:val="ModernTableText"/>
                <w:rFonts w:cs="Arial"/>
                <w:b/>
                <w:noProof/>
                <w:szCs w:val="18"/>
              </w:rPr>
            </w:pPr>
            <w:r w:rsidRPr="00521344">
              <w:rPr>
                <w:rStyle w:val="ModernTableText"/>
                <w:rFonts w:cs="Arial"/>
                <w:b/>
                <w:noProof/>
                <w:szCs w:val="18"/>
              </w:rPr>
              <w:t>Report Parameters (optional)</w:t>
            </w:r>
          </w:p>
          <w:p w:rsidRPr="00521344" w:rsidR="0093032F" w:rsidP="0093032F" w:rsidRDefault="0093032F" w14:paraId="060EA985" wp14:textId="77777777">
            <w:pPr>
              <w:pStyle w:val="TableText1"/>
              <w:keepNext/>
              <w:spacing w:before="40" w:after="40"/>
              <w:jc w:val="center"/>
              <w:rPr>
                <w:rStyle w:val="ModernTableText"/>
                <w:rFonts w:cs="Arial"/>
                <w:b/>
                <w:noProof/>
                <w:szCs w:val="18"/>
              </w:rPr>
            </w:pPr>
            <w:r w:rsidRPr="00521344">
              <w:rPr>
                <w:rStyle w:val="ModernTableText"/>
                <w:rFonts w:cs="Arial"/>
                <w:b/>
                <w:noProof/>
                <w:szCs w:val="18"/>
                <w:u w:val="single"/>
              </w:rPr>
              <w:t>Note</w:t>
            </w:r>
            <w:r w:rsidRPr="00521344">
              <w:rPr>
                <w:rStyle w:val="ModernTableText"/>
                <w:rFonts w:cs="Arial"/>
                <w:b/>
                <w:noProof/>
                <w:szCs w:val="18"/>
              </w:rPr>
              <w:t>:  If populated, Prompt must = No</w:t>
            </w:r>
          </w:p>
        </w:tc>
        <w:tc>
          <w:tcPr>
            <w:tcW w:w="546" w:type="pct"/>
            <w:tcBorders>
              <w:top w:val="single" w:color="616161" w:sz="4" w:space="0"/>
              <w:left w:val="single" w:color="616161" w:sz="4" w:space="0"/>
              <w:bottom w:val="single" w:color="616161" w:sz="4" w:space="0"/>
              <w:right w:val="single" w:color="616161" w:sz="4" w:space="0"/>
            </w:tcBorders>
            <w:vAlign w:val="center"/>
          </w:tcPr>
          <w:p w:rsidRPr="00521344" w:rsidR="0093032F" w:rsidP="0093032F" w:rsidRDefault="0093032F" w14:paraId="3D127AB4" wp14:textId="77777777">
            <w:pPr>
              <w:pStyle w:val="TableText1"/>
              <w:keepNext/>
              <w:spacing w:before="40" w:after="40"/>
              <w:jc w:val="center"/>
              <w:rPr>
                <w:rStyle w:val="ModernTableText"/>
                <w:rFonts w:cs="Arial"/>
                <w:b/>
                <w:noProof/>
                <w:szCs w:val="18"/>
              </w:rPr>
            </w:pPr>
            <w:r w:rsidRPr="00521344">
              <w:rPr>
                <w:rStyle w:val="ModernTableText"/>
                <w:rFonts w:cs="Arial"/>
                <w:b/>
                <w:noProof/>
                <w:szCs w:val="18"/>
              </w:rPr>
              <w:t>Prompt</w:t>
            </w:r>
          </w:p>
        </w:tc>
      </w:tr>
      <w:tr xmlns:wp14="http://schemas.microsoft.com/office/word/2010/wordml" w:rsidR="00721A8A" w:rsidTr="007A4C37" w14:paraId="59E8859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6" w:type="pct"/>
            <w:gridSpan w:val="2"/>
            <w:vMerge/>
            <w:tcBorders>
              <w:left w:val="single" w:color="616161" w:sz="4" w:space="0"/>
              <w:right w:val="single" w:color="616161" w:sz="4" w:space="0"/>
            </w:tcBorders>
          </w:tcPr>
          <w:p w:rsidRPr="00521344" w:rsidR="00721A8A" w:rsidP="0093032F" w:rsidRDefault="00721A8A" w14:paraId="740FBA26" wp14:textId="77777777">
            <w:pPr>
              <w:pStyle w:val="TableText1"/>
              <w:keepNext/>
              <w:spacing w:before="40" w:after="40"/>
              <w:rPr>
                <w:rStyle w:val="ModernTableText"/>
                <w:rFonts w:cs="Arial"/>
                <w:b/>
                <w:noProof/>
                <w:szCs w:val="18"/>
              </w:rPr>
            </w:pPr>
          </w:p>
        </w:tc>
        <w:tc>
          <w:tcPr>
            <w:tcW w:w="1189" w:type="pct"/>
            <w:gridSpan w:val="3"/>
            <w:tcBorders>
              <w:top w:val="single" w:color="616161" w:sz="4" w:space="0"/>
              <w:left w:val="single" w:color="616161" w:sz="4" w:space="0"/>
              <w:right w:val="single" w:color="616161" w:sz="4" w:space="0"/>
            </w:tcBorders>
            <w:vAlign w:val="center"/>
          </w:tcPr>
          <w:p w:rsidRPr="00DD7BA6" w:rsidR="00721A8A" w:rsidP="00365B47" w:rsidRDefault="00721A8A" w14:paraId="7CCB7B93" wp14:textId="77777777">
            <w:pPr>
              <w:pStyle w:val="TableText1"/>
              <w:keepNext/>
              <w:numPr>
                <w:ilvl w:val="0"/>
                <w:numId w:val="134"/>
              </w:numPr>
              <w:spacing w:before="40" w:after="40"/>
              <w:rPr>
                <w:rStyle w:val="ModernTableText"/>
                <w:noProof/>
                <w:sz w:val="17"/>
                <w:szCs w:val="17"/>
              </w:rPr>
            </w:pPr>
            <w:r w:rsidRPr="00DD7BA6">
              <w:rPr>
                <w:rStyle w:val="ModernTableText"/>
                <w:noProof/>
                <w:sz w:val="17"/>
                <w:szCs w:val="17"/>
              </w:rPr>
              <w:t>Header Status Code</w:t>
            </w:r>
          </w:p>
          <w:p w:rsidRPr="00DD7BA6" w:rsidR="00721A8A" w:rsidP="00DD7BA6" w:rsidRDefault="00721A8A" w14:paraId="7EEC71F0" wp14:textId="77777777">
            <w:pPr>
              <w:pStyle w:val="TableText1"/>
              <w:keepNext/>
              <w:spacing w:before="40" w:after="40"/>
              <w:rPr>
                <w:rStyle w:val="ModernTableText"/>
                <w:rFonts w:cs="Arial"/>
                <w:noProof/>
                <w:szCs w:val="18"/>
              </w:rPr>
            </w:pPr>
            <w:r>
              <w:rPr>
                <w:rStyle w:val="ModernTableText"/>
                <w:noProof/>
                <w:sz w:val="17"/>
                <w:szCs w:val="17"/>
              </w:rPr>
              <w:t xml:space="preserve">        </w:t>
            </w:r>
            <w:r w:rsidRPr="00DD7BA6">
              <w:rPr>
                <w:rStyle w:val="ModernTableText"/>
                <w:noProof/>
                <w:sz w:val="17"/>
                <w:szCs w:val="17"/>
              </w:rPr>
              <w:t>A-HDR-TB.A-HDR-STAT-CD</w:t>
            </w:r>
          </w:p>
        </w:tc>
        <w:tc>
          <w:tcPr>
            <w:tcW w:w="2239" w:type="pct"/>
            <w:gridSpan w:val="5"/>
            <w:tcBorders>
              <w:top w:val="single" w:color="616161" w:sz="4" w:space="0"/>
              <w:left w:val="single" w:color="616161" w:sz="4" w:space="0"/>
              <w:bottom w:val="single" w:color="616161" w:sz="4" w:space="0"/>
              <w:right w:val="single" w:color="616161" w:sz="4" w:space="0"/>
            </w:tcBorders>
            <w:vAlign w:val="center"/>
          </w:tcPr>
          <w:p w:rsidRPr="00DD7BA6" w:rsidR="00721A8A" w:rsidP="0093032F" w:rsidRDefault="00721A8A" w14:paraId="55BA4CC6" wp14:textId="77777777">
            <w:pPr>
              <w:pStyle w:val="TableText1"/>
              <w:keepNext/>
              <w:spacing w:before="40" w:after="40"/>
              <w:rPr>
                <w:rStyle w:val="ModernTableText"/>
                <w:rFonts w:cs="Arial"/>
                <w:noProof/>
                <w:szCs w:val="18"/>
              </w:rPr>
            </w:pPr>
            <w:r w:rsidRPr="00DD7BA6">
              <w:rPr>
                <w:rStyle w:val="ModernTableText"/>
                <w:noProof/>
                <w:sz w:val="17"/>
                <w:szCs w:val="17"/>
              </w:rPr>
              <w:t>A-HDR-STAT-CD &lt;&gt; 'R' (Rejected)</w:t>
            </w:r>
          </w:p>
        </w:tc>
        <w:tc>
          <w:tcPr>
            <w:tcW w:w="546" w:type="pct"/>
            <w:tcBorders>
              <w:top w:val="single" w:color="616161" w:sz="4" w:space="0"/>
              <w:left w:val="single" w:color="616161" w:sz="4" w:space="0"/>
              <w:bottom w:val="single" w:color="616161" w:sz="4" w:space="0"/>
              <w:right w:val="single" w:color="616161" w:sz="4" w:space="0"/>
            </w:tcBorders>
            <w:vAlign w:val="center"/>
          </w:tcPr>
          <w:p w:rsidRPr="00DD7BA6" w:rsidR="00721A8A" w:rsidP="0093032F" w:rsidRDefault="00721A8A" w14:paraId="4863C6DA" wp14:textId="77777777">
            <w:pPr>
              <w:pStyle w:val="TableText1"/>
              <w:keepNext/>
              <w:spacing w:before="40" w:after="40"/>
              <w:rPr>
                <w:rStyle w:val="ModernTableText"/>
                <w:rFonts w:cs="Arial"/>
                <w:noProof/>
                <w:szCs w:val="18"/>
              </w:rPr>
            </w:pPr>
            <w:r w:rsidRPr="00DD7BA6">
              <w:rPr>
                <w:rStyle w:val="ModernTableText"/>
                <w:rFonts w:ascii="Wingdings" w:hAnsi="Wingdings" w:eastAsia="Wingdings" w:cs="Wingdings"/>
                <w:noProof/>
                <w:sz w:val="23"/>
                <w:szCs w:val="23"/>
              </w:rPr>
              <w:t>þ</w:t>
            </w:r>
            <w:r w:rsidRPr="00DD7BA6">
              <w:rPr>
                <w:rStyle w:val="ModernTableText"/>
                <w:noProof/>
                <w:sz w:val="23"/>
                <w:szCs w:val="23"/>
              </w:rPr>
              <w:t xml:space="preserve"> </w:t>
            </w:r>
            <w:r w:rsidRPr="00DD7BA6">
              <w:rPr>
                <w:rStyle w:val="ModernTableText"/>
                <w:noProof/>
                <w:sz w:val="17"/>
                <w:szCs w:val="17"/>
              </w:rPr>
              <w:t xml:space="preserve">No  </w:t>
            </w:r>
            <w:r w:rsidRPr="00DD7BA6">
              <w:rPr>
                <w:rStyle w:val="ModernTableText"/>
                <w:rFonts w:ascii="Wingdings 2" w:hAnsi="Wingdings 2" w:eastAsia="Wingdings 2" w:cs="Wingdings 2"/>
                <w:noProof/>
                <w:sz w:val="23"/>
                <w:szCs w:val="23"/>
              </w:rPr>
              <w:t>£</w:t>
            </w:r>
            <w:r w:rsidRPr="00DD7BA6">
              <w:rPr>
                <w:rStyle w:val="ModernTableText"/>
                <w:noProof/>
                <w:sz w:val="17"/>
                <w:szCs w:val="17"/>
              </w:rPr>
              <w:t xml:space="preserve"> Yes</w:t>
            </w:r>
          </w:p>
        </w:tc>
      </w:tr>
      <w:tr xmlns:wp14="http://schemas.microsoft.com/office/word/2010/wordml" w:rsidR="00721A8A" w:rsidTr="007A4C37" w14:paraId="3A92E23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6" w:type="pct"/>
            <w:gridSpan w:val="2"/>
            <w:vMerge/>
            <w:tcBorders>
              <w:left w:val="single" w:color="616161" w:sz="4" w:space="0"/>
              <w:right w:val="single" w:color="616161" w:sz="4" w:space="0"/>
            </w:tcBorders>
          </w:tcPr>
          <w:p w:rsidRPr="00521344" w:rsidR="00721A8A" w:rsidP="0093032F" w:rsidRDefault="00721A8A" w14:paraId="025E7F4C" wp14:textId="77777777">
            <w:pPr>
              <w:pStyle w:val="TableText1"/>
              <w:keepNext/>
              <w:spacing w:before="40" w:after="40"/>
              <w:rPr>
                <w:rStyle w:val="ModernTableText"/>
                <w:rFonts w:cs="Arial"/>
                <w:b/>
                <w:noProof/>
                <w:szCs w:val="18"/>
              </w:rPr>
            </w:pPr>
          </w:p>
        </w:tc>
        <w:tc>
          <w:tcPr>
            <w:tcW w:w="1189" w:type="pct"/>
            <w:gridSpan w:val="3"/>
            <w:tcBorders>
              <w:top w:val="single" w:color="616161" w:sz="4" w:space="0"/>
              <w:left w:val="single" w:color="616161" w:sz="4" w:space="0"/>
              <w:right w:val="single" w:color="616161" w:sz="4" w:space="0"/>
            </w:tcBorders>
            <w:vAlign w:val="center"/>
          </w:tcPr>
          <w:p w:rsidRPr="00521344" w:rsidR="00721A8A" w:rsidP="00365B47" w:rsidRDefault="00721A8A" w14:paraId="47F507D7" wp14:textId="77777777">
            <w:pPr>
              <w:pStyle w:val="TableText1"/>
              <w:keepNext/>
              <w:numPr>
                <w:ilvl w:val="0"/>
                <w:numId w:val="134"/>
              </w:numPr>
              <w:spacing w:before="40" w:after="40"/>
              <w:rPr>
                <w:rStyle w:val="ModernTableText"/>
                <w:rFonts w:cs="Arial"/>
                <w:szCs w:val="18"/>
              </w:rPr>
            </w:pPr>
            <w:r w:rsidRPr="00521344">
              <w:rPr>
                <w:rStyle w:val="ModernTableText"/>
                <w:rFonts w:cs="Arial"/>
                <w:noProof/>
                <w:szCs w:val="18"/>
              </w:rPr>
              <w:t>LOB Cd</w:t>
            </w:r>
            <w:r w:rsidRPr="00521344">
              <w:rPr>
                <w:rStyle w:val="ModernTableText"/>
                <w:rFonts w:cs="Arial"/>
                <w:noProof/>
                <w:szCs w:val="18"/>
              </w:rPr>
              <w:br/>
            </w:r>
            <w:r w:rsidRPr="00521344">
              <w:rPr>
                <w:rStyle w:val="ModernTableText"/>
                <w:rFonts w:cs="Arial"/>
                <w:noProof/>
                <w:szCs w:val="18"/>
              </w:rPr>
              <w:t>A-HDR-TB.R-LOB-CD</w:t>
            </w:r>
          </w:p>
        </w:tc>
        <w:tc>
          <w:tcPr>
            <w:tcW w:w="2239" w:type="pct"/>
            <w:gridSpan w:val="5"/>
            <w:tcBorders>
              <w:top w:val="single" w:color="616161" w:sz="4" w:space="0"/>
              <w:left w:val="single" w:color="616161" w:sz="4" w:space="0"/>
              <w:bottom w:val="single" w:color="616161" w:sz="4" w:space="0"/>
              <w:right w:val="single" w:color="616161" w:sz="4" w:space="0"/>
            </w:tcBorders>
            <w:vAlign w:val="center"/>
          </w:tcPr>
          <w:p w:rsidRPr="00521344" w:rsidR="00721A8A" w:rsidP="0093032F" w:rsidRDefault="00721A8A" w14:paraId="424E9D7C" wp14:textId="77777777">
            <w:pPr>
              <w:pStyle w:val="TableText1"/>
              <w:keepNext/>
              <w:spacing w:before="40" w:after="40"/>
              <w:rPr>
                <w:rStyle w:val="ModernTableText"/>
                <w:rFonts w:cs="Arial"/>
                <w:noProof/>
                <w:szCs w:val="18"/>
              </w:rPr>
            </w:pPr>
            <w:r w:rsidRPr="00521344">
              <w:rPr>
                <w:rStyle w:val="ModernTableText"/>
                <w:rFonts w:cs="Arial"/>
                <w:noProof/>
                <w:szCs w:val="18"/>
              </w:rPr>
              <w:t>Default to ‘ALL’</w:t>
            </w:r>
          </w:p>
        </w:tc>
        <w:tc>
          <w:tcPr>
            <w:tcW w:w="546" w:type="pct"/>
            <w:tcBorders>
              <w:top w:val="single" w:color="616161" w:sz="4" w:space="0"/>
              <w:left w:val="single" w:color="616161" w:sz="4" w:space="0"/>
              <w:bottom w:val="single" w:color="616161" w:sz="4" w:space="0"/>
              <w:right w:val="single" w:color="616161" w:sz="4" w:space="0"/>
            </w:tcBorders>
            <w:vAlign w:val="center"/>
          </w:tcPr>
          <w:p w:rsidRPr="00521344" w:rsidR="00721A8A" w:rsidP="0093032F" w:rsidRDefault="00721A8A" w14:paraId="31ECCA75" wp14:textId="77777777">
            <w:pPr>
              <w:pStyle w:val="TableText1"/>
              <w:keepNext/>
              <w:spacing w:before="40" w:after="40"/>
              <w:rPr>
                <w:rStyle w:val="ModernTableText"/>
                <w:rFonts w:cs="Arial"/>
                <w:noProof/>
                <w:szCs w:val="18"/>
              </w:rPr>
            </w:pPr>
            <w:r w:rsidRPr="00521344">
              <w:rPr>
                <w:rStyle w:val="ModernTableText"/>
                <w:rFonts w:ascii="Wingdings 2" w:hAnsi="Wingdings 2" w:eastAsia="Wingdings 2" w:cs="Wingdings 2"/>
                <w:noProof/>
                <w:szCs w:val="18"/>
              </w:rPr>
              <w:t>£</w:t>
            </w:r>
            <w:r w:rsidRPr="00521344">
              <w:rPr>
                <w:rStyle w:val="ModernTableText"/>
                <w:rFonts w:cs="Arial"/>
                <w:noProof/>
                <w:szCs w:val="18"/>
              </w:rPr>
              <w:t xml:space="preserve"> No  </w:t>
            </w:r>
            <w:r w:rsidRPr="00521344">
              <w:rPr>
                <w:rStyle w:val="ModernTableText"/>
                <w:rFonts w:ascii="Wingdings" w:hAnsi="Wingdings" w:eastAsia="Wingdings" w:cs="Wingdings"/>
                <w:noProof/>
                <w:szCs w:val="18"/>
              </w:rPr>
              <w:t>þ</w:t>
            </w:r>
            <w:r w:rsidRPr="00521344">
              <w:rPr>
                <w:rStyle w:val="ModernTableText"/>
                <w:rFonts w:cs="Arial"/>
                <w:noProof/>
                <w:szCs w:val="18"/>
              </w:rPr>
              <w:t xml:space="preserve"> Yes</w:t>
            </w:r>
          </w:p>
        </w:tc>
      </w:tr>
      <w:tr xmlns:wp14="http://schemas.microsoft.com/office/word/2010/wordml" w:rsidR="00721A8A" w:rsidTr="007A4C37" w14:paraId="519C30A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6" w:type="pct"/>
            <w:gridSpan w:val="2"/>
            <w:vMerge/>
            <w:tcBorders>
              <w:left w:val="single" w:color="616161" w:sz="4" w:space="0"/>
              <w:right w:val="single" w:color="616161" w:sz="4" w:space="0"/>
            </w:tcBorders>
          </w:tcPr>
          <w:p w:rsidRPr="00521344" w:rsidR="00721A8A" w:rsidP="0093032F" w:rsidRDefault="00721A8A" w14:paraId="526139AB" wp14:textId="77777777">
            <w:pPr>
              <w:pStyle w:val="TableText1"/>
              <w:keepNext/>
              <w:spacing w:before="40" w:after="40"/>
              <w:rPr>
                <w:rStyle w:val="ModernTableText"/>
                <w:rFonts w:cs="Arial"/>
                <w:b/>
                <w:noProof/>
                <w:szCs w:val="18"/>
              </w:rPr>
            </w:pPr>
          </w:p>
        </w:tc>
        <w:tc>
          <w:tcPr>
            <w:tcW w:w="1189" w:type="pct"/>
            <w:gridSpan w:val="3"/>
            <w:tcBorders>
              <w:top w:val="single" w:color="616161" w:sz="4" w:space="0"/>
              <w:left w:val="single" w:color="616161" w:sz="4" w:space="0"/>
              <w:right w:val="single" w:color="616161" w:sz="4" w:space="0"/>
            </w:tcBorders>
            <w:vAlign w:val="center"/>
          </w:tcPr>
          <w:p w:rsidRPr="00521344" w:rsidR="00721A8A" w:rsidP="00365B47" w:rsidRDefault="00721A8A" w14:paraId="080534BC" wp14:textId="77777777">
            <w:pPr>
              <w:pStyle w:val="TableText1"/>
              <w:keepNext/>
              <w:numPr>
                <w:ilvl w:val="0"/>
                <w:numId w:val="134"/>
              </w:numPr>
              <w:spacing w:before="40" w:after="40"/>
              <w:rPr>
                <w:rStyle w:val="ModernTableText"/>
                <w:rFonts w:cs="Arial"/>
                <w:szCs w:val="18"/>
              </w:rPr>
            </w:pPr>
            <w:r w:rsidRPr="00521344">
              <w:rPr>
                <w:rStyle w:val="ModernTableText"/>
                <w:rFonts w:cs="Arial"/>
                <w:szCs w:val="18"/>
              </w:rPr>
              <w:t xml:space="preserve">Auth Type </w:t>
            </w:r>
          </w:p>
          <w:p w:rsidRPr="00521344" w:rsidR="00721A8A" w:rsidP="0093032F" w:rsidRDefault="00721A8A" w14:paraId="3D210473" wp14:textId="77777777">
            <w:pPr>
              <w:pStyle w:val="TableText1"/>
              <w:keepNext/>
              <w:spacing w:before="40" w:after="40"/>
              <w:ind w:left="360"/>
              <w:rPr>
                <w:rStyle w:val="ModernTableText"/>
                <w:rFonts w:cs="Arial"/>
                <w:szCs w:val="18"/>
              </w:rPr>
            </w:pPr>
            <w:r w:rsidRPr="00521344">
              <w:rPr>
                <w:rStyle w:val="ModernTableText"/>
                <w:rFonts w:cs="Arial"/>
                <w:szCs w:val="18"/>
              </w:rPr>
              <w:t>SA Ty Cd</w:t>
            </w:r>
          </w:p>
          <w:p w:rsidRPr="00521344" w:rsidR="00721A8A" w:rsidP="0093032F" w:rsidRDefault="00721A8A" w14:paraId="7E2E092F" wp14:textId="77777777">
            <w:pPr>
              <w:pStyle w:val="TableText1"/>
              <w:keepNext/>
              <w:spacing w:before="40" w:after="40"/>
              <w:rPr>
                <w:rStyle w:val="ModernTableText"/>
                <w:rFonts w:cs="Arial"/>
                <w:szCs w:val="18"/>
              </w:rPr>
            </w:pPr>
            <w:r w:rsidRPr="00521344">
              <w:rPr>
                <w:rStyle w:val="ModernTableText"/>
                <w:rFonts w:cs="Arial"/>
                <w:szCs w:val="18"/>
              </w:rPr>
              <w:t xml:space="preserve">        A_HDR_TB</w:t>
            </w:r>
          </w:p>
        </w:tc>
        <w:tc>
          <w:tcPr>
            <w:tcW w:w="2239" w:type="pct"/>
            <w:gridSpan w:val="5"/>
            <w:tcBorders>
              <w:top w:val="single" w:color="616161" w:sz="4" w:space="0"/>
              <w:left w:val="single" w:color="616161" w:sz="4" w:space="0"/>
              <w:bottom w:val="single" w:color="616161" w:sz="4" w:space="0"/>
              <w:right w:val="single" w:color="616161" w:sz="4" w:space="0"/>
            </w:tcBorders>
            <w:vAlign w:val="center"/>
          </w:tcPr>
          <w:p w:rsidRPr="00521344" w:rsidR="00721A8A" w:rsidP="0093032F" w:rsidRDefault="00721A8A" w14:paraId="270F5CFD" wp14:textId="77777777">
            <w:pPr>
              <w:pStyle w:val="TableText1"/>
              <w:keepNext/>
              <w:spacing w:before="40" w:after="40"/>
              <w:rPr>
                <w:rStyle w:val="ModernTableText"/>
                <w:rFonts w:cs="Arial"/>
                <w:noProof/>
                <w:szCs w:val="18"/>
              </w:rPr>
            </w:pPr>
            <w:r w:rsidRPr="00521344">
              <w:rPr>
                <w:rStyle w:val="ModernTableText"/>
                <w:rFonts w:cs="Arial"/>
                <w:noProof/>
                <w:szCs w:val="18"/>
              </w:rPr>
              <w:t>Default to ‘ALL’</w:t>
            </w:r>
          </w:p>
        </w:tc>
        <w:tc>
          <w:tcPr>
            <w:tcW w:w="546" w:type="pct"/>
            <w:tcBorders>
              <w:top w:val="single" w:color="616161" w:sz="4" w:space="0"/>
              <w:left w:val="single" w:color="616161" w:sz="4" w:space="0"/>
              <w:bottom w:val="single" w:color="616161" w:sz="4" w:space="0"/>
              <w:right w:val="single" w:color="616161" w:sz="4" w:space="0"/>
            </w:tcBorders>
            <w:vAlign w:val="center"/>
          </w:tcPr>
          <w:p w:rsidRPr="00521344" w:rsidR="00721A8A" w:rsidP="0093032F" w:rsidRDefault="00721A8A" w14:paraId="1E7A0DA1" wp14:textId="77777777">
            <w:pPr>
              <w:pStyle w:val="TableText1"/>
              <w:keepNext/>
              <w:spacing w:before="40" w:after="40"/>
              <w:rPr>
                <w:rStyle w:val="ModernTableText"/>
                <w:rFonts w:cs="Arial"/>
                <w:noProof/>
                <w:szCs w:val="18"/>
              </w:rPr>
            </w:pPr>
            <w:r w:rsidRPr="00521344">
              <w:rPr>
                <w:rStyle w:val="ModernTableText"/>
                <w:rFonts w:ascii="Wingdings 2" w:hAnsi="Wingdings 2" w:eastAsia="Wingdings 2" w:cs="Wingdings 2"/>
                <w:noProof/>
                <w:szCs w:val="18"/>
              </w:rPr>
              <w:t>£</w:t>
            </w:r>
            <w:r w:rsidRPr="00521344">
              <w:rPr>
                <w:rStyle w:val="ModernTableText"/>
                <w:rFonts w:cs="Arial"/>
                <w:noProof/>
                <w:szCs w:val="18"/>
              </w:rPr>
              <w:t xml:space="preserve"> No  </w:t>
            </w:r>
            <w:r w:rsidRPr="00521344">
              <w:rPr>
                <w:rStyle w:val="ModernTableText"/>
                <w:rFonts w:ascii="Wingdings" w:hAnsi="Wingdings" w:eastAsia="Wingdings" w:cs="Wingdings"/>
                <w:noProof/>
                <w:szCs w:val="18"/>
              </w:rPr>
              <w:t>þ</w:t>
            </w:r>
            <w:r w:rsidRPr="00521344">
              <w:rPr>
                <w:rStyle w:val="ModernTableText"/>
                <w:rFonts w:cs="Arial"/>
                <w:noProof/>
                <w:szCs w:val="18"/>
              </w:rPr>
              <w:t xml:space="preserve"> Yes</w:t>
            </w:r>
          </w:p>
        </w:tc>
      </w:tr>
      <w:tr xmlns:wp14="http://schemas.microsoft.com/office/word/2010/wordml" w:rsidR="00721A8A" w14:paraId="0CA27F9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6" w:type="pct"/>
            <w:gridSpan w:val="2"/>
            <w:vMerge/>
            <w:tcBorders>
              <w:left w:val="single" w:color="616161" w:sz="4" w:space="0"/>
              <w:right w:val="single" w:color="616161" w:sz="4" w:space="0"/>
            </w:tcBorders>
          </w:tcPr>
          <w:p w:rsidRPr="00521344" w:rsidR="00721A8A" w:rsidRDefault="00721A8A" w14:paraId="60A5ECF6" wp14:textId="77777777">
            <w:pPr>
              <w:pStyle w:val="TableText1"/>
              <w:spacing w:before="40" w:after="40"/>
              <w:rPr>
                <w:rStyle w:val="ModernTableText"/>
                <w:rFonts w:cs="Arial"/>
                <w:b/>
                <w:szCs w:val="18"/>
              </w:rPr>
            </w:pPr>
          </w:p>
        </w:tc>
        <w:tc>
          <w:tcPr>
            <w:tcW w:w="1189" w:type="pct"/>
            <w:gridSpan w:val="3"/>
            <w:tcBorders>
              <w:top w:val="single" w:color="616161" w:sz="4" w:space="0"/>
              <w:left w:val="single" w:color="616161" w:sz="4" w:space="0"/>
              <w:bottom w:val="single" w:color="616161" w:sz="4" w:space="0"/>
              <w:right w:val="single" w:color="616161" w:sz="4" w:space="0"/>
            </w:tcBorders>
            <w:vAlign w:val="center"/>
          </w:tcPr>
          <w:p w:rsidRPr="00521344" w:rsidR="00721A8A" w:rsidP="00365B47" w:rsidRDefault="00721A8A" w14:paraId="2C10F1A8" wp14:textId="77777777">
            <w:pPr>
              <w:pStyle w:val="TableText1"/>
              <w:numPr>
                <w:ilvl w:val="0"/>
                <w:numId w:val="134"/>
              </w:numPr>
              <w:spacing w:before="40" w:after="40"/>
              <w:rPr>
                <w:rStyle w:val="ModernTableText"/>
                <w:rFonts w:cs="Arial"/>
                <w:szCs w:val="18"/>
              </w:rPr>
            </w:pPr>
            <w:r w:rsidRPr="00521344">
              <w:rPr>
                <w:rStyle w:val="ModernTableText"/>
                <w:rFonts w:cs="Arial"/>
                <w:szCs w:val="18"/>
              </w:rPr>
              <w:t>SA Category Code</w:t>
            </w:r>
          </w:p>
          <w:p w:rsidRPr="00521344" w:rsidR="00721A8A" w:rsidRDefault="00721A8A" w14:paraId="2ED8DCB2" wp14:textId="77777777">
            <w:pPr>
              <w:pStyle w:val="TableText1"/>
              <w:spacing w:before="40" w:after="40"/>
              <w:ind w:left="360"/>
              <w:rPr>
                <w:rStyle w:val="ModernTableText"/>
                <w:rFonts w:cs="Arial"/>
                <w:szCs w:val="18"/>
              </w:rPr>
            </w:pPr>
            <w:r w:rsidRPr="00521344">
              <w:rPr>
                <w:rStyle w:val="ModernTableText"/>
                <w:rFonts w:cs="Arial"/>
                <w:szCs w:val="18"/>
              </w:rPr>
              <w:t>SA LI Cat Svc Cd</w:t>
            </w:r>
          </w:p>
          <w:p w:rsidRPr="00521344" w:rsidR="00721A8A" w:rsidRDefault="00721A8A" w14:paraId="14650C66" wp14:textId="77777777">
            <w:pPr>
              <w:pStyle w:val="TableText1"/>
              <w:spacing w:before="40" w:after="40"/>
              <w:rPr>
                <w:rStyle w:val="ModernTableText"/>
                <w:rFonts w:cs="Arial"/>
                <w:szCs w:val="18"/>
              </w:rPr>
            </w:pPr>
            <w:r w:rsidRPr="00521344">
              <w:rPr>
                <w:rStyle w:val="ModernTableText"/>
                <w:rFonts w:cs="Arial"/>
                <w:szCs w:val="18"/>
              </w:rPr>
              <w:t xml:space="preserve">        A_DTL_TB</w:t>
            </w:r>
          </w:p>
        </w:tc>
        <w:tc>
          <w:tcPr>
            <w:tcW w:w="2239" w:type="pct"/>
            <w:gridSpan w:val="5"/>
            <w:tcBorders>
              <w:top w:val="single" w:color="616161" w:sz="4" w:space="0"/>
              <w:left w:val="single" w:color="616161" w:sz="4" w:space="0"/>
              <w:bottom w:val="single" w:color="616161" w:sz="4" w:space="0"/>
              <w:right w:val="single" w:color="616161" w:sz="4" w:space="0"/>
            </w:tcBorders>
            <w:vAlign w:val="center"/>
          </w:tcPr>
          <w:p w:rsidRPr="00521344" w:rsidR="00721A8A" w:rsidRDefault="00721A8A" w14:paraId="01492C61" wp14:textId="77777777">
            <w:pPr>
              <w:pStyle w:val="TableText1"/>
              <w:spacing w:before="40" w:after="40"/>
              <w:rPr>
                <w:rStyle w:val="ModernTableText"/>
                <w:rFonts w:cs="Arial"/>
                <w:szCs w:val="18"/>
              </w:rPr>
            </w:pPr>
            <w:r w:rsidRPr="00521344">
              <w:rPr>
                <w:rStyle w:val="ModernTableText"/>
                <w:rFonts w:cs="Arial"/>
                <w:noProof/>
                <w:szCs w:val="18"/>
              </w:rPr>
              <w:t>Default to ‘ALL’</w:t>
            </w:r>
          </w:p>
        </w:tc>
        <w:tc>
          <w:tcPr>
            <w:tcW w:w="546" w:type="pct"/>
            <w:tcBorders>
              <w:top w:val="single" w:color="616161" w:sz="4" w:space="0"/>
              <w:left w:val="single" w:color="616161" w:sz="4" w:space="0"/>
              <w:bottom w:val="single" w:color="616161" w:sz="4" w:space="0"/>
              <w:right w:val="single" w:color="616161" w:sz="4" w:space="0"/>
            </w:tcBorders>
          </w:tcPr>
          <w:p w:rsidRPr="00521344" w:rsidR="00721A8A" w:rsidRDefault="00721A8A" w14:paraId="21787999" wp14:textId="77777777">
            <w:pPr>
              <w:rPr>
                <w:rFonts w:cs="Arial"/>
                <w:sz w:val="18"/>
                <w:szCs w:val="18"/>
              </w:rPr>
            </w:pPr>
            <w:r w:rsidRPr="00521344">
              <w:rPr>
                <w:rStyle w:val="ModernTableText"/>
                <w:rFonts w:ascii="Wingdings 2" w:hAnsi="Wingdings 2" w:eastAsia="Wingdings 2" w:cs="Wingdings 2"/>
                <w:noProof/>
                <w:szCs w:val="18"/>
              </w:rPr>
              <w:t>£</w:t>
            </w:r>
            <w:r w:rsidRPr="00521344">
              <w:rPr>
                <w:rStyle w:val="ModernTableText"/>
                <w:rFonts w:cs="Arial"/>
                <w:noProof/>
                <w:szCs w:val="18"/>
              </w:rPr>
              <w:t xml:space="preserve"> No  </w:t>
            </w:r>
            <w:r w:rsidRPr="00521344">
              <w:rPr>
                <w:rStyle w:val="ModernTableText"/>
                <w:rFonts w:ascii="Wingdings" w:hAnsi="Wingdings" w:eastAsia="Wingdings" w:cs="Wingdings"/>
                <w:noProof/>
                <w:szCs w:val="18"/>
              </w:rPr>
              <w:t>þ</w:t>
            </w:r>
            <w:r w:rsidRPr="00521344">
              <w:rPr>
                <w:rStyle w:val="ModernTableText"/>
                <w:rFonts w:cs="Arial"/>
                <w:noProof/>
                <w:szCs w:val="18"/>
              </w:rPr>
              <w:t xml:space="preserve"> Yes</w:t>
            </w:r>
          </w:p>
        </w:tc>
      </w:tr>
      <w:tr xmlns:wp14="http://schemas.microsoft.com/office/word/2010/wordml" w:rsidR="00721A8A" w14:paraId="5FB039F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6" w:type="pct"/>
            <w:gridSpan w:val="2"/>
            <w:vMerge/>
            <w:tcBorders>
              <w:left w:val="single" w:color="616161" w:sz="4" w:space="0"/>
              <w:right w:val="single" w:color="616161" w:sz="4" w:space="0"/>
            </w:tcBorders>
          </w:tcPr>
          <w:p w:rsidRPr="00521344" w:rsidR="00721A8A" w:rsidRDefault="00721A8A" w14:paraId="07B15200" wp14:textId="77777777">
            <w:pPr>
              <w:pStyle w:val="TableText1"/>
              <w:spacing w:before="40" w:after="40"/>
              <w:rPr>
                <w:rStyle w:val="ModernTableText"/>
                <w:rFonts w:cs="Arial"/>
                <w:b/>
                <w:szCs w:val="18"/>
              </w:rPr>
            </w:pPr>
          </w:p>
        </w:tc>
        <w:tc>
          <w:tcPr>
            <w:tcW w:w="1189" w:type="pct"/>
            <w:gridSpan w:val="3"/>
            <w:tcBorders>
              <w:top w:val="single" w:color="616161" w:sz="4" w:space="0"/>
              <w:left w:val="single" w:color="616161" w:sz="4" w:space="0"/>
              <w:bottom w:val="single" w:color="616161" w:sz="4" w:space="0"/>
              <w:right w:val="single" w:color="616161" w:sz="4" w:space="0"/>
            </w:tcBorders>
            <w:vAlign w:val="center"/>
          </w:tcPr>
          <w:p w:rsidRPr="00521344" w:rsidR="00721A8A" w:rsidP="00365B47" w:rsidRDefault="00721A8A" w14:paraId="1885B2D6" wp14:textId="77777777">
            <w:pPr>
              <w:pStyle w:val="TableText1"/>
              <w:numPr>
                <w:ilvl w:val="0"/>
                <w:numId w:val="134"/>
              </w:numPr>
              <w:spacing w:before="40" w:after="40"/>
              <w:rPr>
                <w:rFonts w:cs="Arial"/>
                <w:color w:val="000000"/>
                <w:sz w:val="18"/>
                <w:szCs w:val="18"/>
              </w:rPr>
            </w:pPr>
            <w:r w:rsidRPr="00521344">
              <w:rPr>
                <w:rFonts w:cs="Arial"/>
                <w:bCs/>
                <w:color w:val="000000"/>
                <w:sz w:val="18"/>
                <w:szCs w:val="18"/>
              </w:rPr>
              <w:t>Line Item From Service Code</w:t>
            </w:r>
          </w:p>
          <w:p w:rsidRPr="00521344" w:rsidR="00721A8A" w:rsidRDefault="00721A8A" w14:paraId="77E25F70" wp14:textId="77777777">
            <w:pPr>
              <w:pStyle w:val="TableText1"/>
              <w:spacing w:before="40" w:after="40"/>
              <w:ind w:left="360"/>
              <w:rPr>
                <w:rFonts w:cs="Arial"/>
                <w:color w:val="000000"/>
                <w:sz w:val="18"/>
                <w:szCs w:val="18"/>
              </w:rPr>
            </w:pPr>
            <w:r w:rsidRPr="00521344">
              <w:rPr>
                <w:rFonts w:cs="Arial"/>
                <w:bCs/>
                <w:color w:val="000000"/>
                <w:sz w:val="18"/>
                <w:szCs w:val="18"/>
              </w:rPr>
              <w:t>SA LI Svc Cd-From</w:t>
            </w:r>
          </w:p>
          <w:p w:rsidRPr="00521344" w:rsidR="00721A8A" w:rsidRDefault="00721A8A" w14:paraId="6B8D0194" wp14:textId="77777777">
            <w:pPr>
              <w:pStyle w:val="TableText1"/>
              <w:spacing w:before="40" w:after="40"/>
              <w:rPr>
                <w:rStyle w:val="ModernTableText"/>
                <w:rFonts w:cs="Arial"/>
                <w:color w:val="000000"/>
                <w:szCs w:val="18"/>
              </w:rPr>
            </w:pPr>
            <w:r w:rsidRPr="00521344">
              <w:rPr>
                <w:rStyle w:val="ModernTableText"/>
                <w:rFonts w:cs="Arial"/>
                <w:szCs w:val="18"/>
              </w:rPr>
              <w:t xml:space="preserve">        A_DTL_TB</w:t>
            </w:r>
          </w:p>
        </w:tc>
        <w:tc>
          <w:tcPr>
            <w:tcW w:w="2239" w:type="pct"/>
            <w:gridSpan w:val="5"/>
            <w:tcBorders>
              <w:top w:val="single" w:color="616161" w:sz="4" w:space="0"/>
              <w:left w:val="single" w:color="616161" w:sz="4" w:space="0"/>
              <w:bottom w:val="single" w:color="616161" w:sz="4" w:space="0"/>
              <w:right w:val="single" w:color="616161" w:sz="4" w:space="0"/>
            </w:tcBorders>
            <w:vAlign w:val="center"/>
          </w:tcPr>
          <w:p w:rsidRPr="00521344" w:rsidR="00721A8A" w:rsidRDefault="00721A8A" w14:paraId="490E2721" wp14:textId="77777777">
            <w:pPr>
              <w:pStyle w:val="TableText1"/>
              <w:spacing w:before="40" w:after="40"/>
              <w:rPr>
                <w:rStyle w:val="ModernTableText"/>
                <w:rFonts w:cs="Arial"/>
                <w:szCs w:val="18"/>
              </w:rPr>
            </w:pPr>
          </w:p>
        </w:tc>
        <w:tc>
          <w:tcPr>
            <w:tcW w:w="546" w:type="pct"/>
            <w:tcBorders>
              <w:top w:val="single" w:color="616161" w:sz="4" w:space="0"/>
              <w:left w:val="single" w:color="616161" w:sz="4" w:space="0"/>
              <w:bottom w:val="single" w:color="616161" w:sz="4" w:space="0"/>
              <w:right w:val="single" w:color="616161" w:sz="4" w:space="0"/>
            </w:tcBorders>
          </w:tcPr>
          <w:p w:rsidRPr="00521344" w:rsidR="00721A8A" w:rsidRDefault="00721A8A" w14:paraId="377BE935" wp14:textId="77777777">
            <w:pPr>
              <w:rPr>
                <w:rFonts w:cs="Arial"/>
                <w:sz w:val="18"/>
                <w:szCs w:val="18"/>
              </w:rPr>
            </w:pPr>
            <w:r w:rsidRPr="00521344">
              <w:rPr>
                <w:rStyle w:val="ModernTableText"/>
                <w:rFonts w:ascii="Wingdings 2" w:hAnsi="Wingdings 2" w:eastAsia="Wingdings 2" w:cs="Wingdings 2"/>
                <w:noProof/>
                <w:szCs w:val="18"/>
              </w:rPr>
              <w:t>£</w:t>
            </w:r>
            <w:r w:rsidRPr="00521344">
              <w:rPr>
                <w:rStyle w:val="ModernTableText"/>
                <w:rFonts w:cs="Arial"/>
                <w:noProof/>
                <w:szCs w:val="18"/>
              </w:rPr>
              <w:t xml:space="preserve"> No  </w:t>
            </w:r>
            <w:r w:rsidRPr="00521344">
              <w:rPr>
                <w:rStyle w:val="ModernTableText"/>
                <w:rFonts w:ascii="Wingdings" w:hAnsi="Wingdings" w:eastAsia="Wingdings" w:cs="Wingdings"/>
                <w:noProof/>
                <w:szCs w:val="18"/>
              </w:rPr>
              <w:t>þ</w:t>
            </w:r>
            <w:r w:rsidRPr="00521344">
              <w:rPr>
                <w:rStyle w:val="ModernTableText"/>
                <w:rFonts w:cs="Arial"/>
                <w:noProof/>
                <w:szCs w:val="18"/>
              </w:rPr>
              <w:t xml:space="preserve"> Yes</w:t>
            </w:r>
          </w:p>
        </w:tc>
      </w:tr>
      <w:tr xmlns:wp14="http://schemas.microsoft.com/office/word/2010/wordml" w:rsidR="00721A8A" w14:paraId="3757EF0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6" w:type="pct"/>
            <w:gridSpan w:val="2"/>
            <w:vMerge/>
            <w:tcBorders>
              <w:left w:val="single" w:color="616161" w:sz="4" w:space="0"/>
              <w:right w:val="single" w:color="616161" w:sz="4" w:space="0"/>
            </w:tcBorders>
          </w:tcPr>
          <w:p w:rsidRPr="00521344" w:rsidR="00721A8A" w:rsidRDefault="00721A8A" w14:paraId="5AE6D6BE" wp14:textId="77777777">
            <w:pPr>
              <w:pStyle w:val="TableText1"/>
              <w:spacing w:before="40" w:after="40"/>
              <w:rPr>
                <w:rStyle w:val="ModernTableText"/>
                <w:rFonts w:cs="Arial"/>
                <w:b/>
                <w:szCs w:val="18"/>
              </w:rPr>
            </w:pPr>
          </w:p>
        </w:tc>
        <w:tc>
          <w:tcPr>
            <w:tcW w:w="1189" w:type="pct"/>
            <w:gridSpan w:val="3"/>
            <w:tcBorders>
              <w:top w:val="single" w:color="616161" w:sz="4" w:space="0"/>
              <w:left w:val="single" w:color="616161" w:sz="4" w:space="0"/>
              <w:bottom w:val="single" w:color="616161" w:sz="4" w:space="0"/>
              <w:right w:val="single" w:color="616161" w:sz="4" w:space="0"/>
            </w:tcBorders>
            <w:vAlign w:val="center"/>
          </w:tcPr>
          <w:p w:rsidRPr="00521344" w:rsidR="00721A8A" w:rsidP="00365B47" w:rsidRDefault="00721A8A" w14:paraId="695583ED" wp14:textId="77777777">
            <w:pPr>
              <w:pStyle w:val="TableText1"/>
              <w:numPr>
                <w:ilvl w:val="0"/>
                <w:numId w:val="134"/>
              </w:numPr>
              <w:spacing w:before="40" w:after="40"/>
              <w:rPr>
                <w:rFonts w:cs="Arial"/>
                <w:color w:val="000000"/>
                <w:sz w:val="18"/>
                <w:szCs w:val="18"/>
              </w:rPr>
            </w:pPr>
            <w:r w:rsidRPr="00521344">
              <w:rPr>
                <w:rFonts w:cs="Arial"/>
                <w:bCs/>
                <w:color w:val="000000"/>
                <w:sz w:val="18"/>
                <w:szCs w:val="18"/>
              </w:rPr>
              <w:t>Line Item To Service Code</w:t>
            </w:r>
          </w:p>
          <w:p w:rsidRPr="00521344" w:rsidR="00721A8A" w:rsidP="00CF42A3" w:rsidRDefault="00721A8A" w14:paraId="0BED921B" wp14:textId="77777777">
            <w:pPr>
              <w:pStyle w:val="TableText1"/>
              <w:spacing w:before="40" w:after="40"/>
              <w:ind w:left="360"/>
              <w:rPr>
                <w:rFonts w:cs="Arial"/>
                <w:color w:val="000000"/>
                <w:sz w:val="18"/>
                <w:szCs w:val="18"/>
              </w:rPr>
            </w:pPr>
            <w:r w:rsidRPr="00521344">
              <w:rPr>
                <w:rFonts w:cs="Arial"/>
                <w:bCs/>
                <w:color w:val="000000"/>
                <w:sz w:val="18"/>
                <w:szCs w:val="18"/>
              </w:rPr>
              <w:t>SA LI Svc Cd-To</w:t>
            </w:r>
          </w:p>
          <w:p w:rsidRPr="00521344" w:rsidR="00721A8A" w:rsidP="00CF42A3" w:rsidRDefault="00721A8A" w14:paraId="662270A1" wp14:textId="77777777">
            <w:pPr>
              <w:pStyle w:val="TableText1"/>
              <w:spacing w:before="40" w:after="40"/>
              <w:rPr>
                <w:rFonts w:cs="Arial"/>
                <w:bCs/>
                <w:color w:val="000000"/>
                <w:sz w:val="18"/>
                <w:szCs w:val="18"/>
              </w:rPr>
            </w:pPr>
            <w:r w:rsidRPr="00521344">
              <w:rPr>
                <w:rStyle w:val="ModernTableText"/>
                <w:rFonts w:cs="Arial"/>
                <w:szCs w:val="18"/>
              </w:rPr>
              <w:t xml:space="preserve">        A_DTL_TB</w:t>
            </w:r>
          </w:p>
        </w:tc>
        <w:tc>
          <w:tcPr>
            <w:tcW w:w="2239" w:type="pct"/>
            <w:gridSpan w:val="5"/>
            <w:tcBorders>
              <w:top w:val="single" w:color="616161" w:sz="4" w:space="0"/>
              <w:left w:val="single" w:color="616161" w:sz="4" w:space="0"/>
              <w:bottom w:val="single" w:color="616161" w:sz="4" w:space="0"/>
              <w:right w:val="single" w:color="616161" w:sz="4" w:space="0"/>
            </w:tcBorders>
            <w:vAlign w:val="center"/>
          </w:tcPr>
          <w:p w:rsidRPr="00521344" w:rsidR="00721A8A" w:rsidRDefault="00721A8A" w14:paraId="064791A8" wp14:textId="77777777">
            <w:pPr>
              <w:pStyle w:val="TableText1"/>
              <w:spacing w:before="40" w:after="40"/>
              <w:rPr>
                <w:rStyle w:val="ModernTableText"/>
                <w:rFonts w:cs="Arial"/>
                <w:szCs w:val="18"/>
              </w:rPr>
            </w:pPr>
          </w:p>
        </w:tc>
        <w:tc>
          <w:tcPr>
            <w:tcW w:w="546" w:type="pct"/>
            <w:tcBorders>
              <w:top w:val="single" w:color="616161" w:sz="4" w:space="0"/>
              <w:left w:val="single" w:color="616161" w:sz="4" w:space="0"/>
              <w:bottom w:val="single" w:color="616161" w:sz="4" w:space="0"/>
              <w:right w:val="single" w:color="616161" w:sz="4" w:space="0"/>
            </w:tcBorders>
          </w:tcPr>
          <w:p w:rsidRPr="00521344" w:rsidR="00721A8A" w:rsidRDefault="00721A8A" w14:paraId="194D0782" wp14:textId="77777777">
            <w:pPr>
              <w:rPr>
                <w:rStyle w:val="ModernTableText"/>
                <w:rFonts w:cs="Arial"/>
                <w:noProof/>
                <w:szCs w:val="18"/>
              </w:rPr>
            </w:pPr>
            <w:r w:rsidRPr="00521344">
              <w:rPr>
                <w:rStyle w:val="ModernTableText"/>
                <w:rFonts w:ascii="Wingdings 2" w:hAnsi="Wingdings 2" w:eastAsia="Wingdings 2" w:cs="Wingdings 2"/>
                <w:noProof/>
                <w:szCs w:val="18"/>
              </w:rPr>
              <w:t>£</w:t>
            </w:r>
            <w:r w:rsidRPr="00521344">
              <w:rPr>
                <w:rStyle w:val="ModernTableText"/>
                <w:rFonts w:cs="Arial"/>
                <w:noProof/>
                <w:szCs w:val="18"/>
              </w:rPr>
              <w:t xml:space="preserve"> No  </w:t>
            </w:r>
            <w:r w:rsidRPr="00521344">
              <w:rPr>
                <w:rStyle w:val="ModernTableText"/>
                <w:rFonts w:ascii="Wingdings" w:hAnsi="Wingdings" w:eastAsia="Wingdings" w:cs="Wingdings"/>
                <w:noProof/>
                <w:szCs w:val="18"/>
              </w:rPr>
              <w:t>þ</w:t>
            </w:r>
            <w:r w:rsidRPr="00521344">
              <w:rPr>
                <w:rStyle w:val="ModernTableText"/>
                <w:rFonts w:cs="Arial"/>
                <w:noProof/>
                <w:szCs w:val="18"/>
              </w:rPr>
              <w:t xml:space="preserve"> Yes</w:t>
            </w:r>
          </w:p>
        </w:tc>
      </w:tr>
      <w:tr xmlns:wp14="http://schemas.microsoft.com/office/word/2010/wordml" w:rsidR="00721A8A" w14:paraId="04EB0E8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6" w:type="pct"/>
            <w:gridSpan w:val="2"/>
            <w:vMerge/>
            <w:tcBorders>
              <w:left w:val="single" w:color="616161" w:sz="4" w:space="0"/>
              <w:right w:val="single" w:color="616161" w:sz="4" w:space="0"/>
            </w:tcBorders>
          </w:tcPr>
          <w:p w:rsidRPr="00521344" w:rsidR="00721A8A" w:rsidRDefault="00721A8A" w14:paraId="4BF6756B" wp14:textId="77777777">
            <w:pPr>
              <w:pStyle w:val="TableText1"/>
              <w:spacing w:before="40" w:after="40"/>
              <w:rPr>
                <w:rStyle w:val="ModernTableText"/>
                <w:rFonts w:cs="Arial"/>
                <w:b/>
                <w:szCs w:val="18"/>
              </w:rPr>
            </w:pPr>
          </w:p>
        </w:tc>
        <w:tc>
          <w:tcPr>
            <w:tcW w:w="1189" w:type="pct"/>
            <w:gridSpan w:val="3"/>
            <w:tcBorders>
              <w:top w:val="single" w:color="616161" w:sz="4" w:space="0"/>
              <w:left w:val="single" w:color="616161" w:sz="4" w:space="0"/>
              <w:bottom w:val="single" w:color="616161" w:sz="4" w:space="0"/>
              <w:right w:val="single" w:color="616161" w:sz="4" w:space="0"/>
            </w:tcBorders>
            <w:vAlign w:val="center"/>
          </w:tcPr>
          <w:p w:rsidRPr="00521344" w:rsidR="00721A8A" w:rsidP="00365B47" w:rsidRDefault="00721A8A" w14:paraId="4F5C1313" wp14:textId="77777777">
            <w:pPr>
              <w:pStyle w:val="TableText1"/>
              <w:numPr>
                <w:ilvl w:val="0"/>
                <w:numId w:val="134"/>
              </w:numPr>
              <w:spacing w:before="40" w:after="40"/>
              <w:rPr>
                <w:rFonts w:cs="Arial"/>
                <w:bCs/>
                <w:color w:val="000000"/>
                <w:sz w:val="18"/>
                <w:szCs w:val="18"/>
              </w:rPr>
            </w:pPr>
            <w:r w:rsidRPr="00521344">
              <w:rPr>
                <w:rFonts w:cs="Arial"/>
                <w:bCs/>
                <w:color w:val="000000"/>
                <w:sz w:val="18"/>
                <w:szCs w:val="18"/>
              </w:rPr>
              <w:t>SA LI Svc Cd-Mod</w:t>
            </w:r>
          </w:p>
          <w:p w:rsidRPr="00521344" w:rsidR="00721A8A" w:rsidP="00D63836" w:rsidRDefault="00721A8A" w14:paraId="311C922E" wp14:textId="77777777">
            <w:pPr>
              <w:pStyle w:val="TableText1"/>
              <w:spacing w:before="40" w:after="40"/>
              <w:rPr>
                <w:rFonts w:cs="Arial"/>
                <w:bCs/>
                <w:color w:val="000000"/>
                <w:sz w:val="18"/>
                <w:szCs w:val="18"/>
              </w:rPr>
            </w:pPr>
            <w:r w:rsidRPr="00521344">
              <w:rPr>
                <w:rFonts w:cs="Arial"/>
                <w:bCs/>
                <w:color w:val="000000"/>
                <w:sz w:val="18"/>
                <w:szCs w:val="18"/>
              </w:rPr>
              <w:t>A_DTL_TB.A_PROC_MOD_1ST_CD</w:t>
            </w:r>
          </w:p>
          <w:p w:rsidRPr="00521344" w:rsidR="00721A8A" w:rsidP="00D63836" w:rsidRDefault="00721A8A" w14:paraId="1538B172" wp14:textId="77777777">
            <w:pPr>
              <w:pStyle w:val="TableText1"/>
              <w:spacing w:before="40" w:after="40"/>
              <w:rPr>
                <w:rFonts w:cs="Arial"/>
                <w:bCs/>
                <w:color w:val="000000"/>
                <w:sz w:val="18"/>
                <w:szCs w:val="18"/>
              </w:rPr>
            </w:pPr>
            <w:r w:rsidRPr="00521344">
              <w:rPr>
                <w:rFonts w:cs="Arial"/>
                <w:bCs/>
                <w:color w:val="000000"/>
                <w:sz w:val="18"/>
                <w:szCs w:val="18"/>
              </w:rPr>
              <w:t>A_DTL_TB.A_PROC_MOD_2ND_CD</w:t>
            </w:r>
          </w:p>
          <w:p w:rsidRPr="00521344" w:rsidR="00721A8A" w:rsidP="00D63836" w:rsidRDefault="00721A8A" w14:paraId="1C5054B7" wp14:textId="77777777">
            <w:pPr>
              <w:pStyle w:val="TableText1"/>
              <w:spacing w:before="40" w:after="40"/>
              <w:rPr>
                <w:rFonts w:cs="Arial"/>
                <w:bCs/>
                <w:color w:val="000000"/>
                <w:sz w:val="18"/>
                <w:szCs w:val="18"/>
              </w:rPr>
            </w:pPr>
            <w:r w:rsidRPr="00521344">
              <w:rPr>
                <w:rFonts w:cs="Arial"/>
                <w:bCs/>
                <w:color w:val="000000"/>
                <w:sz w:val="18"/>
                <w:szCs w:val="18"/>
              </w:rPr>
              <w:t>A_DTL_TB.A_PROC_MOD_3RD_CD</w:t>
            </w:r>
          </w:p>
          <w:p w:rsidRPr="00521344" w:rsidR="00721A8A" w:rsidP="00D63836" w:rsidRDefault="00721A8A" w14:paraId="3A82C80C" wp14:textId="77777777">
            <w:pPr>
              <w:pStyle w:val="TableText1"/>
              <w:spacing w:before="40" w:after="40"/>
              <w:rPr>
                <w:rStyle w:val="ModernTableText"/>
                <w:rFonts w:cs="Arial"/>
                <w:color w:val="000000"/>
                <w:szCs w:val="18"/>
              </w:rPr>
            </w:pPr>
            <w:r w:rsidRPr="00521344">
              <w:rPr>
                <w:rFonts w:cs="Arial"/>
                <w:bCs/>
                <w:color w:val="000000"/>
                <w:sz w:val="18"/>
                <w:szCs w:val="18"/>
              </w:rPr>
              <w:t>A_DTL_TB.A_PROC_MOD_4TH_CD</w:t>
            </w:r>
          </w:p>
        </w:tc>
        <w:tc>
          <w:tcPr>
            <w:tcW w:w="2239" w:type="pct"/>
            <w:gridSpan w:val="5"/>
            <w:tcBorders>
              <w:top w:val="single" w:color="616161" w:sz="4" w:space="0"/>
              <w:left w:val="single" w:color="616161" w:sz="4" w:space="0"/>
              <w:bottom w:val="single" w:color="616161" w:sz="4" w:space="0"/>
              <w:right w:val="single" w:color="616161" w:sz="4" w:space="0"/>
            </w:tcBorders>
            <w:vAlign w:val="center"/>
          </w:tcPr>
          <w:p w:rsidRPr="00521344" w:rsidR="00721A8A" w:rsidRDefault="00721A8A" w14:paraId="587D3BE7" wp14:textId="77777777">
            <w:pPr>
              <w:pStyle w:val="TableText1"/>
              <w:spacing w:before="40" w:after="40"/>
              <w:rPr>
                <w:rStyle w:val="ModernTableText"/>
                <w:rFonts w:cs="Arial"/>
                <w:szCs w:val="18"/>
              </w:rPr>
            </w:pPr>
          </w:p>
        </w:tc>
        <w:tc>
          <w:tcPr>
            <w:tcW w:w="546" w:type="pct"/>
            <w:tcBorders>
              <w:top w:val="single" w:color="616161" w:sz="4" w:space="0"/>
              <w:left w:val="single" w:color="616161" w:sz="4" w:space="0"/>
              <w:bottom w:val="single" w:color="616161" w:sz="4" w:space="0"/>
              <w:right w:val="single" w:color="616161" w:sz="4" w:space="0"/>
            </w:tcBorders>
          </w:tcPr>
          <w:p w:rsidRPr="00521344" w:rsidR="00721A8A" w:rsidRDefault="00721A8A" w14:paraId="16AC496B" wp14:textId="77777777">
            <w:pPr>
              <w:rPr>
                <w:rFonts w:cs="Arial"/>
                <w:sz w:val="18"/>
                <w:szCs w:val="18"/>
              </w:rPr>
            </w:pPr>
            <w:r w:rsidRPr="00521344">
              <w:rPr>
                <w:rStyle w:val="ModernTableText"/>
                <w:rFonts w:ascii="Wingdings 2" w:hAnsi="Wingdings 2" w:eastAsia="Wingdings 2" w:cs="Wingdings 2"/>
                <w:noProof/>
                <w:szCs w:val="18"/>
              </w:rPr>
              <w:t>£</w:t>
            </w:r>
            <w:r w:rsidRPr="00521344">
              <w:rPr>
                <w:rStyle w:val="ModernTableText"/>
                <w:rFonts w:cs="Arial"/>
                <w:noProof/>
                <w:szCs w:val="18"/>
              </w:rPr>
              <w:t xml:space="preserve"> No  </w:t>
            </w:r>
            <w:r w:rsidRPr="00521344">
              <w:rPr>
                <w:rStyle w:val="ModernTableText"/>
                <w:rFonts w:ascii="Wingdings" w:hAnsi="Wingdings" w:eastAsia="Wingdings" w:cs="Wingdings"/>
                <w:noProof/>
                <w:szCs w:val="18"/>
              </w:rPr>
              <w:t>þ</w:t>
            </w:r>
            <w:r w:rsidRPr="00521344">
              <w:rPr>
                <w:rStyle w:val="ModernTableText"/>
                <w:rFonts w:cs="Arial"/>
                <w:noProof/>
                <w:szCs w:val="18"/>
              </w:rPr>
              <w:t xml:space="preserve"> Yes</w:t>
            </w:r>
          </w:p>
        </w:tc>
      </w:tr>
      <w:tr xmlns:wp14="http://schemas.microsoft.com/office/word/2010/wordml" w:rsidR="00721A8A" w:rsidTr="00693D42" w14:paraId="69FD125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43"/>
          <w:jc w:val="center"/>
        </w:trPr>
        <w:tc>
          <w:tcPr>
            <w:tcW w:w="1026" w:type="pct"/>
            <w:gridSpan w:val="2"/>
            <w:vMerge/>
            <w:tcBorders>
              <w:left w:val="single" w:color="616161" w:sz="4" w:space="0"/>
              <w:right w:val="single" w:color="616161" w:sz="4" w:space="0"/>
            </w:tcBorders>
          </w:tcPr>
          <w:p w:rsidRPr="00521344" w:rsidR="00721A8A" w:rsidRDefault="00721A8A" w14:paraId="683DC078" wp14:textId="77777777">
            <w:pPr>
              <w:pStyle w:val="TableText1"/>
              <w:spacing w:before="40" w:after="40"/>
              <w:rPr>
                <w:rStyle w:val="ModernTableText"/>
                <w:rFonts w:cs="Arial"/>
                <w:b/>
                <w:szCs w:val="18"/>
              </w:rPr>
            </w:pPr>
          </w:p>
        </w:tc>
        <w:tc>
          <w:tcPr>
            <w:tcW w:w="1189" w:type="pct"/>
            <w:gridSpan w:val="3"/>
            <w:tcBorders>
              <w:top w:val="single" w:color="616161" w:sz="4" w:space="0"/>
              <w:left w:val="single" w:color="616161" w:sz="4" w:space="0"/>
              <w:bottom w:val="single" w:color="616161" w:sz="4" w:space="0"/>
              <w:right w:val="single" w:color="616161" w:sz="4" w:space="0"/>
            </w:tcBorders>
            <w:vAlign w:val="center"/>
          </w:tcPr>
          <w:p w:rsidRPr="00521344" w:rsidR="00721A8A" w:rsidP="00365B47" w:rsidRDefault="00721A8A" w14:paraId="3BE746DC" wp14:textId="77777777">
            <w:pPr>
              <w:pStyle w:val="TableText1"/>
              <w:numPr>
                <w:ilvl w:val="0"/>
                <w:numId w:val="134"/>
              </w:numPr>
              <w:spacing w:before="40" w:after="40" w:line="240" w:lineRule="auto"/>
              <w:ind w:left="0" w:firstLine="0"/>
              <w:rPr>
                <w:rFonts w:cs="Arial"/>
                <w:sz w:val="18"/>
                <w:szCs w:val="18"/>
              </w:rPr>
            </w:pPr>
            <w:r w:rsidRPr="00521344">
              <w:rPr>
                <w:rFonts w:cs="Arial"/>
                <w:sz w:val="18"/>
                <w:szCs w:val="18"/>
              </w:rPr>
              <w:t>Line Item Approved Begin Date</w:t>
            </w:r>
          </w:p>
          <w:p w:rsidRPr="00521344" w:rsidR="00721A8A" w:rsidRDefault="00721A8A" w14:paraId="4A16BCF3" wp14:textId="77777777">
            <w:pPr>
              <w:pStyle w:val="TableText1"/>
              <w:spacing w:before="40" w:after="40"/>
              <w:ind w:left="360"/>
              <w:rPr>
                <w:rFonts w:cs="Arial"/>
                <w:sz w:val="18"/>
                <w:szCs w:val="18"/>
              </w:rPr>
            </w:pPr>
            <w:r w:rsidRPr="00521344">
              <w:rPr>
                <w:rFonts w:cs="Arial"/>
                <w:sz w:val="18"/>
                <w:szCs w:val="18"/>
              </w:rPr>
              <w:t>SA LI Dt-Apprv Beg</w:t>
            </w:r>
          </w:p>
          <w:p w:rsidRPr="00521344" w:rsidR="00721A8A" w:rsidRDefault="00721A8A" w14:paraId="19BC5027" wp14:textId="77777777">
            <w:pPr>
              <w:pStyle w:val="TableText1"/>
              <w:spacing w:before="40" w:after="40"/>
              <w:rPr>
                <w:rStyle w:val="ModernTableText"/>
                <w:rFonts w:cs="Arial"/>
                <w:szCs w:val="18"/>
              </w:rPr>
            </w:pPr>
            <w:r w:rsidRPr="00521344">
              <w:rPr>
                <w:rStyle w:val="ModernTableText"/>
                <w:rFonts w:cs="Arial"/>
                <w:szCs w:val="18"/>
              </w:rPr>
              <w:t xml:space="preserve">        A_DTL_TB</w:t>
            </w:r>
            <w:r w:rsidR="009F2BA5">
              <w:rPr>
                <w:rStyle w:val="ModernTableText"/>
                <w:rFonts w:cs="Arial"/>
                <w:szCs w:val="18"/>
              </w:rPr>
              <w:t>.</w:t>
            </w:r>
            <w:r w:rsidRPr="009F2BA5" w:rsidR="009F2BA5">
              <w:rPr>
                <w:rStyle w:val="ModernTableText"/>
                <w:rFonts w:cs="Arial"/>
                <w:szCs w:val="18"/>
              </w:rPr>
              <w:t>A_LI_BEG_DT</w:t>
            </w:r>
          </w:p>
        </w:tc>
        <w:tc>
          <w:tcPr>
            <w:tcW w:w="2239" w:type="pct"/>
            <w:gridSpan w:val="5"/>
            <w:tcBorders>
              <w:left w:val="single" w:color="616161" w:sz="4" w:space="0"/>
              <w:right w:val="single" w:color="616161" w:sz="4" w:space="0"/>
            </w:tcBorders>
          </w:tcPr>
          <w:p w:rsidRPr="00521344" w:rsidR="00721A8A" w:rsidP="009B1990" w:rsidRDefault="00721A8A" w14:paraId="1E97BE30" wp14:textId="77777777">
            <w:pPr>
              <w:pStyle w:val="TableText1"/>
              <w:spacing w:before="40" w:after="40" w:line="240" w:lineRule="auto"/>
              <w:rPr>
                <w:rFonts w:cs="Arial"/>
                <w:sz w:val="18"/>
                <w:szCs w:val="18"/>
              </w:rPr>
            </w:pPr>
            <w:r w:rsidRPr="00521344">
              <w:rPr>
                <w:rFonts w:cs="Arial"/>
                <w:sz w:val="18"/>
                <w:szCs w:val="18"/>
              </w:rPr>
              <w:t>&lt;= Current Cycle Quarter End Date</w:t>
            </w:r>
          </w:p>
          <w:p w:rsidRPr="00521344" w:rsidR="00721A8A" w:rsidP="009B1990" w:rsidRDefault="009F2BA5" w14:paraId="2DE63DD7" wp14:textId="77777777">
            <w:pPr>
              <w:pStyle w:val="TableText1"/>
              <w:spacing w:before="40" w:after="40" w:line="240" w:lineRule="auto"/>
              <w:rPr>
                <w:rFonts w:cs="Arial"/>
                <w:sz w:val="18"/>
                <w:szCs w:val="18"/>
              </w:rPr>
            </w:pPr>
            <w:r w:rsidRPr="009F2BA5">
              <w:rPr>
                <w:rFonts w:cs="Arial"/>
                <w:sz w:val="18"/>
                <w:szCs w:val="18"/>
              </w:rPr>
              <w:t>R_DT_DIM_TB.R_CAL_QTR_END_DT</w:t>
            </w:r>
          </w:p>
        </w:tc>
        <w:tc>
          <w:tcPr>
            <w:tcW w:w="546" w:type="pct"/>
            <w:tcBorders>
              <w:left w:val="single" w:color="616161" w:sz="4" w:space="0"/>
              <w:right w:val="single" w:color="616161" w:sz="4" w:space="0"/>
            </w:tcBorders>
          </w:tcPr>
          <w:p w:rsidRPr="00521344" w:rsidR="00721A8A" w:rsidRDefault="00721A8A" w14:paraId="25EC2B90" wp14:textId="77777777">
            <w:pPr>
              <w:rPr>
                <w:rFonts w:cs="Arial"/>
                <w:sz w:val="18"/>
                <w:szCs w:val="18"/>
              </w:rPr>
            </w:pPr>
            <w:r w:rsidRPr="00521344">
              <w:rPr>
                <w:rStyle w:val="ModernTableText"/>
                <w:rFonts w:ascii="Wingdings" w:hAnsi="Wingdings" w:eastAsia="Wingdings" w:cs="Wingdings"/>
                <w:noProof/>
                <w:szCs w:val="18"/>
              </w:rPr>
              <w:t>þ</w:t>
            </w:r>
            <w:r w:rsidRPr="00521344">
              <w:rPr>
                <w:rStyle w:val="ModernTableText"/>
                <w:rFonts w:cs="Arial"/>
                <w:noProof/>
                <w:szCs w:val="18"/>
              </w:rPr>
              <w:t xml:space="preserve"> No  </w:t>
            </w:r>
            <w:r w:rsidRPr="00521344">
              <w:rPr>
                <w:rStyle w:val="ModernTableText"/>
                <w:rFonts w:ascii="Wingdings 2" w:hAnsi="Wingdings 2" w:eastAsia="Wingdings 2" w:cs="Wingdings 2"/>
                <w:noProof/>
                <w:szCs w:val="18"/>
              </w:rPr>
              <w:t>£</w:t>
            </w:r>
            <w:r w:rsidRPr="00521344">
              <w:rPr>
                <w:rStyle w:val="ModernTableText"/>
                <w:rFonts w:cs="Arial"/>
                <w:noProof/>
                <w:szCs w:val="18"/>
              </w:rPr>
              <w:t xml:space="preserve"> Yes</w:t>
            </w:r>
          </w:p>
        </w:tc>
      </w:tr>
      <w:tr xmlns:wp14="http://schemas.microsoft.com/office/word/2010/wordml" w:rsidR="00721A8A" w:rsidTr="00693D42" w14:paraId="0C8E729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42"/>
          <w:jc w:val="center"/>
        </w:trPr>
        <w:tc>
          <w:tcPr>
            <w:tcW w:w="1026" w:type="pct"/>
            <w:gridSpan w:val="2"/>
            <w:vMerge/>
            <w:tcBorders>
              <w:left w:val="single" w:color="616161" w:sz="4" w:space="0"/>
              <w:right w:val="single" w:color="616161" w:sz="4" w:space="0"/>
            </w:tcBorders>
          </w:tcPr>
          <w:p w:rsidRPr="00521344" w:rsidR="00721A8A" w:rsidRDefault="00721A8A" w14:paraId="69678E1F" wp14:textId="77777777">
            <w:pPr>
              <w:pStyle w:val="TableText1"/>
              <w:spacing w:before="40" w:after="40"/>
              <w:rPr>
                <w:rStyle w:val="ModernTableText"/>
                <w:rFonts w:cs="Arial"/>
                <w:b/>
                <w:szCs w:val="18"/>
              </w:rPr>
            </w:pPr>
          </w:p>
        </w:tc>
        <w:tc>
          <w:tcPr>
            <w:tcW w:w="1189" w:type="pct"/>
            <w:gridSpan w:val="3"/>
            <w:tcBorders>
              <w:top w:val="single" w:color="616161" w:sz="4" w:space="0"/>
              <w:left w:val="single" w:color="616161" w:sz="4" w:space="0"/>
              <w:bottom w:val="single" w:color="616161" w:sz="4" w:space="0"/>
              <w:right w:val="single" w:color="616161" w:sz="4" w:space="0"/>
            </w:tcBorders>
            <w:vAlign w:val="center"/>
          </w:tcPr>
          <w:p w:rsidRPr="00521344" w:rsidR="00721A8A" w:rsidP="00365B47" w:rsidRDefault="00721A8A" w14:paraId="71E75532" wp14:textId="77777777">
            <w:pPr>
              <w:pStyle w:val="TableText1"/>
              <w:numPr>
                <w:ilvl w:val="0"/>
                <w:numId w:val="134"/>
              </w:numPr>
              <w:spacing w:before="40" w:after="40" w:line="240" w:lineRule="auto"/>
              <w:ind w:left="0" w:firstLine="0"/>
              <w:rPr>
                <w:rFonts w:cs="Arial"/>
                <w:sz w:val="18"/>
                <w:szCs w:val="18"/>
              </w:rPr>
            </w:pPr>
            <w:r w:rsidRPr="00521344">
              <w:rPr>
                <w:rFonts w:cs="Arial"/>
                <w:sz w:val="18"/>
                <w:szCs w:val="18"/>
              </w:rPr>
              <w:t>Line Item Approved End Date</w:t>
            </w:r>
          </w:p>
          <w:p w:rsidRPr="00521344" w:rsidR="00721A8A" w:rsidRDefault="00721A8A" w14:paraId="2B07D7CE" wp14:textId="77777777">
            <w:pPr>
              <w:pStyle w:val="TableText1"/>
              <w:spacing w:before="40" w:after="40"/>
              <w:ind w:left="360"/>
              <w:rPr>
                <w:rFonts w:cs="Arial"/>
                <w:sz w:val="18"/>
                <w:szCs w:val="18"/>
              </w:rPr>
            </w:pPr>
            <w:r w:rsidRPr="00521344">
              <w:rPr>
                <w:rFonts w:cs="Arial"/>
                <w:sz w:val="18"/>
                <w:szCs w:val="18"/>
              </w:rPr>
              <w:t>SA LI Dt-Apprv End</w:t>
            </w:r>
          </w:p>
          <w:p w:rsidRPr="00521344" w:rsidR="00721A8A" w:rsidP="009F2BA5" w:rsidRDefault="00721A8A" w14:paraId="698F3635" wp14:textId="77777777">
            <w:pPr>
              <w:pStyle w:val="TableText1"/>
              <w:spacing w:before="40" w:after="40"/>
              <w:rPr>
                <w:rStyle w:val="ModernTableText"/>
                <w:rFonts w:cs="Arial"/>
                <w:szCs w:val="18"/>
              </w:rPr>
            </w:pPr>
            <w:r w:rsidRPr="00521344">
              <w:rPr>
                <w:rFonts w:cs="Arial"/>
                <w:sz w:val="18"/>
                <w:szCs w:val="18"/>
              </w:rPr>
              <w:t xml:space="preserve">       </w:t>
            </w:r>
            <w:r w:rsidRPr="00521344">
              <w:rPr>
                <w:rStyle w:val="ModernTableText"/>
                <w:rFonts w:cs="Arial"/>
                <w:szCs w:val="18"/>
              </w:rPr>
              <w:t>A_DTL_TB</w:t>
            </w:r>
            <w:r w:rsidR="009F2BA5">
              <w:rPr>
                <w:rStyle w:val="ModernTableText"/>
                <w:rFonts w:cs="Arial"/>
                <w:szCs w:val="18"/>
              </w:rPr>
              <w:t>.</w:t>
            </w:r>
            <w:r w:rsidRPr="009F2BA5" w:rsidR="009F2BA5">
              <w:rPr>
                <w:rStyle w:val="ModernTableText"/>
                <w:rFonts w:cs="Arial"/>
                <w:szCs w:val="18"/>
              </w:rPr>
              <w:t>A_LI_</w:t>
            </w:r>
            <w:r w:rsidR="009F2BA5">
              <w:rPr>
                <w:rStyle w:val="ModernTableText"/>
                <w:rFonts w:cs="Arial"/>
                <w:szCs w:val="18"/>
              </w:rPr>
              <w:t>END</w:t>
            </w:r>
            <w:r w:rsidRPr="009F2BA5" w:rsidR="009F2BA5">
              <w:rPr>
                <w:rStyle w:val="ModernTableText"/>
                <w:rFonts w:cs="Arial"/>
                <w:szCs w:val="18"/>
              </w:rPr>
              <w:t>_DT</w:t>
            </w:r>
          </w:p>
        </w:tc>
        <w:tc>
          <w:tcPr>
            <w:tcW w:w="2239" w:type="pct"/>
            <w:gridSpan w:val="5"/>
            <w:tcBorders>
              <w:left w:val="single" w:color="616161" w:sz="4" w:space="0"/>
              <w:bottom w:val="single" w:color="616161" w:sz="4" w:space="0"/>
              <w:right w:val="single" w:color="616161" w:sz="4" w:space="0"/>
            </w:tcBorders>
          </w:tcPr>
          <w:p w:rsidRPr="00521344" w:rsidR="00721A8A" w:rsidP="009B1990" w:rsidRDefault="00721A8A" w14:paraId="2EE2E04E" wp14:textId="77777777">
            <w:pPr>
              <w:pStyle w:val="TableText1"/>
              <w:spacing w:before="40" w:after="40" w:line="240" w:lineRule="auto"/>
              <w:rPr>
                <w:rFonts w:cs="Arial"/>
                <w:sz w:val="18"/>
                <w:szCs w:val="18"/>
              </w:rPr>
            </w:pPr>
            <w:r w:rsidRPr="00521344">
              <w:rPr>
                <w:rFonts w:cs="Arial"/>
                <w:sz w:val="18"/>
                <w:szCs w:val="18"/>
              </w:rPr>
              <w:t>&gt;= Current Cycle Quarter Begin Date</w:t>
            </w:r>
          </w:p>
          <w:p w:rsidRPr="00521344" w:rsidR="00721A8A" w:rsidP="009B1990" w:rsidRDefault="009F2BA5" w14:paraId="5FCA3E33" wp14:textId="77777777">
            <w:pPr>
              <w:pStyle w:val="TableText1"/>
              <w:spacing w:before="40" w:after="40" w:line="240" w:lineRule="auto"/>
              <w:rPr>
                <w:rFonts w:cs="Arial"/>
                <w:sz w:val="18"/>
                <w:szCs w:val="18"/>
              </w:rPr>
            </w:pPr>
            <w:r w:rsidRPr="009F2BA5">
              <w:rPr>
                <w:rFonts w:cs="Arial"/>
                <w:sz w:val="18"/>
                <w:szCs w:val="18"/>
              </w:rPr>
              <w:t>R_DT_DIM_TB.R_CAL_QTR_BEG_DT</w:t>
            </w:r>
          </w:p>
        </w:tc>
        <w:tc>
          <w:tcPr>
            <w:tcW w:w="546" w:type="pct"/>
            <w:tcBorders>
              <w:left w:val="single" w:color="616161" w:sz="4" w:space="0"/>
              <w:bottom w:val="single" w:color="616161" w:sz="4" w:space="0"/>
              <w:right w:val="single" w:color="616161" w:sz="4" w:space="0"/>
            </w:tcBorders>
          </w:tcPr>
          <w:p w:rsidRPr="00521344" w:rsidR="00721A8A" w:rsidRDefault="00721A8A" w14:paraId="07878639" wp14:textId="77777777">
            <w:pPr>
              <w:rPr>
                <w:rFonts w:cs="Arial"/>
                <w:sz w:val="18"/>
                <w:szCs w:val="18"/>
              </w:rPr>
            </w:pPr>
            <w:r w:rsidRPr="00521344">
              <w:rPr>
                <w:rStyle w:val="ModernTableText"/>
                <w:rFonts w:ascii="Wingdings" w:hAnsi="Wingdings" w:eastAsia="Wingdings" w:cs="Wingdings"/>
                <w:noProof/>
                <w:szCs w:val="18"/>
              </w:rPr>
              <w:t>þ</w:t>
            </w:r>
            <w:r w:rsidRPr="00521344">
              <w:rPr>
                <w:rStyle w:val="ModernTableText"/>
                <w:rFonts w:cs="Arial"/>
                <w:noProof/>
                <w:szCs w:val="18"/>
              </w:rPr>
              <w:t xml:space="preserve"> No  </w:t>
            </w:r>
            <w:r w:rsidRPr="00521344">
              <w:rPr>
                <w:rStyle w:val="ModernTableText"/>
                <w:rFonts w:ascii="Wingdings 2" w:hAnsi="Wingdings 2" w:eastAsia="Wingdings 2" w:cs="Wingdings 2"/>
                <w:noProof/>
                <w:szCs w:val="18"/>
              </w:rPr>
              <w:t>£</w:t>
            </w:r>
            <w:r w:rsidRPr="00521344">
              <w:rPr>
                <w:rStyle w:val="ModernTableText"/>
                <w:rFonts w:cs="Arial"/>
                <w:noProof/>
                <w:szCs w:val="18"/>
              </w:rPr>
              <w:t xml:space="preserve"> Yes</w:t>
            </w:r>
          </w:p>
        </w:tc>
      </w:tr>
      <w:tr xmlns:wp14="http://schemas.microsoft.com/office/word/2010/wordml" w:rsidR="00721A8A" w14:paraId="4B6D73A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721A8A" w:rsidP="00521344" w:rsidRDefault="00721A8A" w14:paraId="2AA0A07A" wp14:textId="77777777">
            <w:pPr>
              <w:pStyle w:val="ModernBodyText"/>
              <w:keepN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721A8A" w:rsidTr="00521344" w14:paraId="2841058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6" w:type="pct"/>
            <w:gridSpan w:val="2"/>
            <w:vMerge w:val="restart"/>
            <w:vAlign w:val="center"/>
          </w:tcPr>
          <w:p w:rsidRPr="00521344" w:rsidR="00721A8A" w:rsidP="00521344" w:rsidRDefault="00721A8A" w14:paraId="5F423662" wp14:textId="77777777">
            <w:pPr>
              <w:pStyle w:val="TableHeading"/>
              <w:keepNext/>
              <w:keepLines w:val="0"/>
              <w:spacing w:before="40" w:after="40"/>
              <w:rPr>
                <w:rStyle w:val="ModernTableText"/>
                <w:noProof/>
                <w:szCs w:val="18"/>
              </w:rPr>
            </w:pPr>
            <w:r w:rsidRPr="00521344">
              <w:rPr>
                <w:rStyle w:val="ModernTableText"/>
                <w:noProof/>
                <w:szCs w:val="18"/>
              </w:rPr>
              <w:t>Sort By:</w:t>
            </w:r>
          </w:p>
        </w:tc>
        <w:tc>
          <w:tcPr>
            <w:tcW w:w="1867" w:type="pct"/>
            <w:gridSpan w:val="4"/>
            <w:vAlign w:val="center"/>
          </w:tcPr>
          <w:p w:rsidRPr="00521344" w:rsidR="00721A8A" w:rsidP="00521344" w:rsidRDefault="00721A8A" w14:paraId="6583B441" wp14:textId="77777777">
            <w:pPr>
              <w:pStyle w:val="TableText1"/>
              <w:keepNext/>
              <w:numPr>
                <w:ilvl w:val="0"/>
                <w:numId w:val="22"/>
              </w:numPr>
              <w:spacing w:before="40" w:after="40"/>
              <w:rPr>
                <w:rStyle w:val="ModernTableText"/>
                <w:szCs w:val="18"/>
              </w:rPr>
            </w:pPr>
            <w:r w:rsidRPr="00521344">
              <w:rPr>
                <w:rStyle w:val="ModernTableText"/>
                <w:szCs w:val="18"/>
              </w:rPr>
              <w:t>LOB Cd</w:t>
            </w:r>
          </w:p>
        </w:tc>
        <w:tc>
          <w:tcPr>
            <w:tcW w:w="2107" w:type="pct"/>
            <w:gridSpan w:val="5"/>
            <w:vAlign w:val="center"/>
          </w:tcPr>
          <w:p w:rsidRPr="00521344" w:rsidR="00721A8A" w:rsidP="00521344" w:rsidRDefault="00721A8A" w14:paraId="11730E4B" wp14:textId="77777777">
            <w:pPr>
              <w:pStyle w:val="TableText1"/>
              <w:keepNext/>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Ascending    </w:t>
            </w:r>
            <w:r w:rsidRPr="00521344">
              <w:rPr>
                <w:rStyle w:val="ModernTableText"/>
                <w:rFonts w:ascii="Wingdings 2" w:hAnsi="Wingdings 2" w:eastAsia="Wingdings 2" w:cs="Wingdings 2"/>
                <w:noProof/>
                <w:szCs w:val="18"/>
              </w:rPr>
              <w:t>£</w:t>
            </w:r>
            <w:r w:rsidRPr="00521344">
              <w:rPr>
                <w:rStyle w:val="ModernTableText"/>
                <w:noProof/>
                <w:szCs w:val="18"/>
              </w:rPr>
              <w:t xml:space="preserve"> Descending</w:t>
            </w:r>
          </w:p>
        </w:tc>
      </w:tr>
      <w:tr xmlns:wp14="http://schemas.microsoft.com/office/word/2010/wordml" w:rsidR="00721A8A" w:rsidTr="00521344" w14:paraId="175E6B7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6" w:type="pct"/>
            <w:gridSpan w:val="2"/>
            <w:vMerge/>
            <w:vAlign w:val="center"/>
          </w:tcPr>
          <w:p w:rsidRPr="00521344" w:rsidR="00721A8A" w:rsidP="00521344" w:rsidRDefault="00721A8A" w14:paraId="08C1FDAD" wp14:textId="77777777">
            <w:pPr>
              <w:pStyle w:val="TableHeading"/>
              <w:keepNext/>
              <w:keepLines w:val="0"/>
              <w:spacing w:before="40" w:after="40"/>
              <w:rPr>
                <w:rStyle w:val="ModernTableText"/>
                <w:noProof/>
                <w:szCs w:val="18"/>
              </w:rPr>
            </w:pPr>
          </w:p>
        </w:tc>
        <w:tc>
          <w:tcPr>
            <w:tcW w:w="1867" w:type="pct"/>
            <w:gridSpan w:val="4"/>
            <w:vAlign w:val="center"/>
          </w:tcPr>
          <w:p w:rsidRPr="00521344" w:rsidR="00721A8A" w:rsidP="00521344" w:rsidRDefault="00721A8A" w14:paraId="3471CD97" wp14:textId="77777777">
            <w:pPr>
              <w:pStyle w:val="TableText1"/>
              <w:keepNext/>
              <w:numPr>
                <w:ilvl w:val="0"/>
                <w:numId w:val="22"/>
              </w:numPr>
              <w:spacing w:before="40" w:after="40"/>
              <w:rPr>
                <w:rStyle w:val="ModernTableText"/>
                <w:szCs w:val="18"/>
              </w:rPr>
            </w:pPr>
            <w:r w:rsidRPr="00521344">
              <w:rPr>
                <w:rStyle w:val="ModernTableText"/>
                <w:szCs w:val="18"/>
              </w:rPr>
              <w:t>Auth Type (SA Ty Cd)</w:t>
            </w:r>
          </w:p>
        </w:tc>
        <w:tc>
          <w:tcPr>
            <w:tcW w:w="2107" w:type="pct"/>
            <w:gridSpan w:val="5"/>
          </w:tcPr>
          <w:p w:rsidRPr="00521344" w:rsidR="00721A8A" w:rsidP="00521344" w:rsidRDefault="00721A8A" w14:paraId="7438CBE1" wp14:textId="77777777">
            <w:pPr>
              <w:keepNext/>
              <w:rPr>
                <w:noProof/>
                <w:sz w:val="18"/>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Ascending    </w:t>
            </w:r>
            <w:r w:rsidRPr="00521344">
              <w:rPr>
                <w:rStyle w:val="ModernTableText"/>
                <w:rFonts w:ascii="Wingdings 2" w:hAnsi="Wingdings 2" w:eastAsia="Wingdings 2" w:cs="Wingdings 2"/>
                <w:noProof/>
                <w:szCs w:val="18"/>
              </w:rPr>
              <w:t>£</w:t>
            </w:r>
            <w:r w:rsidRPr="00521344">
              <w:rPr>
                <w:rStyle w:val="ModernTableText"/>
                <w:noProof/>
                <w:szCs w:val="18"/>
              </w:rPr>
              <w:t xml:space="preserve"> Descending</w:t>
            </w:r>
          </w:p>
        </w:tc>
      </w:tr>
      <w:tr xmlns:wp14="http://schemas.microsoft.com/office/word/2010/wordml" w:rsidR="00721A8A" w:rsidTr="00521344" w14:paraId="6078A88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6" w:type="pct"/>
            <w:gridSpan w:val="2"/>
            <w:vMerge/>
            <w:vAlign w:val="center"/>
          </w:tcPr>
          <w:p w:rsidRPr="00521344" w:rsidR="00721A8A" w:rsidP="0093032F" w:rsidRDefault="00721A8A" w14:paraId="1084E6F5" wp14:textId="77777777">
            <w:pPr>
              <w:pStyle w:val="TableHeading"/>
              <w:spacing w:before="40" w:after="40"/>
              <w:rPr>
                <w:rStyle w:val="ModernTableText"/>
                <w:noProof/>
                <w:szCs w:val="18"/>
              </w:rPr>
            </w:pPr>
          </w:p>
        </w:tc>
        <w:tc>
          <w:tcPr>
            <w:tcW w:w="1867" w:type="pct"/>
            <w:gridSpan w:val="4"/>
            <w:vAlign w:val="center"/>
          </w:tcPr>
          <w:p w:rsidRPr="00521344" w:rsidR="00721A8A" w:rsidRDefault="00721A8A" w14:paraId="7EC058E5" wp14:textId="77777777">
            <w:pPr>
              <w:pStyle w:val="TableText1"/>
              <w:numPr>
                <w:ilvl w:val="0"/>
                <w:numId w:val="22"/>
              </w:numPr>
              <w:spacing w:before="40" w:after="40"/>
              <w:rPr>
                <w:rStyle w:val="ModernTableText"/>
                <w:szCs w:val="18"/>
              </w:rPr>
            </w:pPr>
            <w:r w:rsidRPr="00521344">
              <w:rPr>
                <w:rStyle w:val="ModernTableText"/>
                <w:szCs w:val="18"/>
              </w:rPr>
              <w:t>SA Category Code (SA LI Cat Svc Cd)</w:t>
            </w:r>
          </w:p>
        </w:tc>
        <w:tc>
          <w:tcPr>
            <w:tcW w:w="2107" w:type="pct"/>
            <w:gridSpan w:val="5"/>
          </w:tcPr>
          <w:p w:rsidRPr="00521344" w:rsidR="00721A8A" w:rsidRDefault="00721A8A" w14:paraId="2C80CFD6" wp14:textId="77777777">
            <w:pPr>
              <w:rPr>
                <w:noProof/>
                <w:sz w:val="18"/>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Ascending    </w:t>
            </w:r>
            <w:r w:rsidRPr="00521344">
              <w:rPr>
                <w:rStyle w:val="ModernTableText"/>
                <w:rFonts w:ascii="Wingdings 2" w:hAnsi="Wingdings 2" w:eastAsia="Wingdings 2" w:cs="Wingdings 2"/>
                <w:noProof/>
                <w:szCs w:val="18"/>
              </w:rPr>
              <w:t>£</w:t>
            </w:r>
            <w:r w:rsidRPr="00521344">
              <w:rPr>
                <w:rStyle w:val="ModernTableText"/>
                <w:noProof/>
                <w:szCs w:val="18"/>
              </w:rPr>
              <w:t xml:space="preserve"> Descending</w:t>
            </w:r>
          </w:p>
        </w:tc>
      </w:tr>
      <w:tr xmlns:wp14="http://schemas.microsoft.com/office/word/2010/wordml" w:rsidR="00721A8A" w:rsidTr="00521344" w14:paraId="6C30216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3" w:type="pct"/>
            <w:vMerge w:val="restart"/>
            <w:vAlign w:val="center"/>
          </w:tcPr>
          <w:p w:rsidRPr="00521344" w:rsidR="00721A8A" w:rsidP="0093032F" w:rsidRDefault="00721A8A" w14:paraId="6CB529E7" wp14:textId="77777777">
            <w:pPr>
              <w:pStyle w:val="TableHeading"/>
              <w:spacing w:before="40" w:after="40"/>
              <w:rPr>
                <w:rStyle w:val="ModernTableText"/>
                <w:noProof/>
                <w:szCs w:val="18"/>
              </w:rPr>
            </w:pPr>
            <w:r w:rsidRPr="00521344">
              <w:rPr>
                <w:rStyle w:val="ModernTableText"/>
                <w:noProof/>
                <w:szCs w:val="18"/>
              </w:rPr>
              <w:t>Control Break</w:t>
            </w:r>
          </w:p>
        </w:tc>
        <w:tc>
          <w:tcPr>
            <w:tcW w:w="523" w:type="pct"/>
            <w:vAlign w:val="center"/>
          </w:tcPr>
          <w:p w:rsidRPr="00521344" w:rsidR="00721A8A" w:rsidP="0093032F" w:rsidRDefault="00721A8A" w14:paraId="140F71F0" wp14:textId="77777777">
            <w:pPr>
              <w:pStyle w:val="TableHeading"/>
              <w:spacing w:before="40" w:after="40"/>
              <w:rPr>
                <w:rStyle w:val="ModernTableText"/>
                <w:noProof/>
                <w:szCs w:val="18"/>
              </w:rPr>
            </w:pPr>
            <w:r w:rsidRPr="00521344">
              <w:rPr>
                <w:rStyle w:val="ModernTableText"/>
                <w:noProof/>
                <w:szCs w:val="18"/>
              </w:rPr>
              <w:t>Page:</w:t>
            </w:r>
          </w:p>
        </w:tc>
        <w:tc>
          <w:tcPr>
            <w:tcW w:w="1182" w:type="pct"/>
            <w:gridSpan w:val="2"/>
            <w:vAlign w:val="center"/>
          </w:tcPr>
          <w:p w:rsidRPr="00521344" w:rsidR="00721A8A" w:rsidP="00365B47" w:rsidRDefault="00721A8A" w14:paraId="29FC9AC9" wp14:textId="77777777">
            <w:pPr>
              <w:pStyle w:val="TableText1"/>
              <w:numPr>
                <w:ilvl w:val="0"/>
                <w:numId w:val="141"/>
              </w:numPr>
              <w:spacing w:before="40" w:after="40"/>
              <w:rPr>
                <w:rStyle w:val="ModernTableText"/>
                <w:szCs w:val="18"/>
              </w:rPr>
            </w:pPr>
            <w:r w:rsidRPr="00521344">
              <w:rPr>
                <w:rStyle w:val="ModernTableText"/>
                <w:szCs w:val="18"/>
              </w:rPr>
              <w:t>LOB Cd</w:t>
            </w:r>
          </w:p>
        </w:tc>
        <w:tc>
          <w:tcPr>
            <w:tcW w:w="1543" w:type="pct"/>
            <w:gridSpan w:val="4"/>
            <w:vAlign w:val="center"/>
          </w:tcPr>
          <w:p w:rsidRPr="00521344" w:rsidR="00721A8A" w:rsidP="00365B47" w:rsidRDefault="00721A8A" w14:paraId="22FD4943" wp14:textId="77777777">
            <w:pPr>
              <w:pStyle w:val="TableText1"/>
              <w:numPr>
                <w:ilvl w:val="0"/>
                <w:numId w:val="141"/>
              </w:numPr>
              <w:spacing w:before="40" w:after="40"/>
              <w:rPr>
                <w:rStyle w:val="ModernTableText"/>
                <w:szCs w:val="18"/>
              </w:rPr>
            </w:pPr>
            <w:r w:rsidRPr="00521344">
              <w:rPr>
                <w:rStyle w:val="ModernTableText"/>
                <w:szCs w:val="18"/>
              </w:rPr>
              <w:t>Auth Type (SA Ty Cd)</w:t>
            </w:r>
          </w:p>
        </w:tc>
        <w:tc>
          <w:tcPr>
            <w:tcW w:w="1249" w:type="pct"/>
            <w:gridSpan w:val="3"/>
            <w:vAlign w:val="center"/>
          </w:tcPr>
          <w:p w:rsidRPr="00521344" w:rsidR="00721A8A" w:rsidP="00365B47" w:rsidRDefault="00721A8A" w14:paraId="254C10B3" wp14:textId="77777777">
            <w:pPr>
              <w:pStyle w:val="TableText1"/>
              <w:numPr>
                <w:ilvl w:val="0"/>
                <w:numId w:val="141"/>
              </w:numPr>
              <w:spacing w:before="40" w:after="40"/>
              <w:rPr>
                <w:rStyle w:val="ModernTableText"/>
                <w:szCs w:val="18"/>
              </w:rPr>
            </w:pPr>
            <w:r w:rsidRPr="00521344">
              <w:rPr>
                <w:rStyle w:val="ModernTableText"/>
                <w:szCs w:val="18"/>
              </w:rPr>
              <w:t>SA Category Code (SA LI Cat Svc Cd)</w:t>
            </w:r>
          </w:p>
        </w:tc>
      </w:tr>
      <w:tr xmlns:wp14="http://schemas.microsoft.com/office/word/2010/wordml" w:rsidR="00721A8A" w:rsidTr="00521344" w14:paraId="21B274B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3" w:type="pct"/>
            <w:vMerge/>
            <w:tcBorders>
              <w:bottom w:val="single" w:color="616161" w:sz="2" w:space="0"/>
            </w:tcBorders>
            <w:vAlign w:val="center"/>
          </w:tcPr>
          <w:p w:rsidRPr="00521344" w:rsidR="00721A8A" w:rsidP="0093032F" w:rsidRDefault="00721A8A" w14:paraId="364B0712" wp14:textId="77777777">
            <w:pPr>
              <w:pStyle w:val="TableHeading"/>
              <w:spacing w:before="40" w:after="40"/>
              <w:rPr>
                <w:rStyle w:val="ModernTableText"/>
                <w:noProof/>
                <w:szCs w:val="18"/>
              </w:rPr>
            </w:pPr>
          </w:p>
        </w:tc>
        <w:tc>
          <w:tcPr>
            <w:tcW w:w="523" w:type="pct"/>
            <w:tcBorders>
              <w:bottom w:val="single" w:color="616161" w:sz="2" w:space="0"/>
            </w:tcBorders>
            <w:vAlign w:val="center"/>
          </w:tcPr>
          <w:p w:rsidRPr="00521344" w:rsidR="00721A8A" w:rsidP="0093032F" w:rsidRDefault="00721A8A" w14:paraId="7107040F" wp14:textId="77777777">
            <w:pPr>
              <w:pStyle w:val="TableHeading"/>
              <w:spacing w:before="40" w:after="40"/>
              <w:rPr>
                <w:rStyle w:val="ModernTableText"/>
                <w:noProof/>
                <w:szCs w:val="18"/>
              </w:rPr>
            </w:pPr>
            <w:r w:rsidRPr="00521344">
              <w:rPr>
                <w:rStyle w:val="ModernTableText"/>
                <w:noProof/>
                <w:szCs w:val="18"/>
              </w:rPr>
              <w:t>Section:</w:t>
            </w:r>
          </w:p>
        </w:tc>
        <w:tc>
          <w:tcPr>
            <w:tcW w:w="1182" w:type="pct"/>
            <w:gridSpan w:val="2"/>
            <w:tcBorders>
              <w:bottom w:val="single" w:color="616161" w:sz="2" w:space="0"/>
            </w:tcBorders>
            <w:vAlign w:val="center"/>
          </w:tcPr>
          <w:p w:rsidRPr="00521344" w:rsidR="00721A8A" w:rsidP="00365B47" w:rsidRDefault="00721A8A" w14:paraId="38A4CB42" wp14:textId="77777777">
            <w:pPr>
              <w:pStyle w:val="TableText1"/>
              <w:numPr>
                <w:ilvl w:val="0"/>
                <w:numId w:val="142"/>
              </w:numPr>
              <w:spacing w:before="40" w:after="40"/>
              <w:rPr>
                <w:rStyle w:val="ModernTableText"/>
                <w:szCs w:val="18"/>
              </w:rPr>
            </w:pPr>
          </w:p>
        </w:tc>
        <w:tc>
          <w:tcPr>
            <w:tcW w:w="1543" w:type="pct"/>
            <w:gridSpan w:val="4"/>
            <w:tcBorders>
              <w:bottom w:val="single" w:color="616161" w:sz="2" w:space="0"/>
            </w:tcBorders>
            <w:vAlign w:val="center"/>
          </w:tcPr>
          <w:p w:rsidRPr="00521344" w:rsidR="00721A8A" w:rsidP="00365B47" w:rsidRDefault="00721A8A" w14:paraId="46F391E9" wp14:textId="77777777">
            <w:pPr>
              <w:pStyle w:val="TableText1"/>
              <w:numPr>
                <w:ilvl w:val="0"/>
                <w:numId w:val="142"/>
              </w:numPr>
              <w:spacing w:before="40" w:after="40"/>
              <w:rPr>
                <w:rStyle w:val="ModernTableText"/>
                <w:szCs w:val="18"/>
              </w:rPr>
            </w:pPr>
          </w:p>
        </w:tc>
        <w:tc>
          <w:tcPr>
            <w:tcW w:w="1249" w:type="pct"/>
            <w:gridSpan w:val="3"/>
            <w:tcBorders>
              <w:bottom w:val="single" w:color="616161" w:sz="2" w:space="0"/>
            </w:tcBorders>
            <w:vAlign w:val="center"/>
          </w:tcPr>
          <w:p w:rsidRPr="00521344" w:rsidR="00721A8A" w:rsidP="00365B47" w:rsidRDefault="00721A8A" w14:paraId="28AC1B28" wp14:textId="77777777">
            <w:pPr>
              <w:pStyle w:val="TableText1"/>
              <w:numPr>
                <w:ilvl w:val="0"/>
                <w:numId w:val="142"/>
              </w:numPr>
              <w:spacing w:before="40" w:after="40"/>
              <w:rPr>
                <w:rStyle w:val="ModernTableText"/>
                <w:szCs w:val="18"/>
              </w:rPr>
            </w:pPr>
          </w:p>
        </w:tc>
      </w:tr>
      <w:tr xmlns:wp14="http://schemas.microsoft.com/office/word/2010/wordml" w:rsidR="00721A8A" w:rsidTr="00521344" w14:paraId="5583696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3" w:type="pct"/>
            <w:vMerge w:val="restart"/>
            <w:vAlign w:val="center"/>
          </w:tcPr>
          <w:p w:rsidRPr="00521344" w:rsidR="00721A8A" w:rsidP="0093032F" w:rsidRDefault="00721A8A" w14:paraId="6BF62037" wp14:textId="77777777">
            <w:pPr>
              <w:pStyle w:val="TableHeading"/>
              <w:spacing w:before="40" w:after="40"/>
              <w:rPr>
                <w:rStyle w:val="ModernTableText"/>
                <w:noProof/>
                <w:szCs w:val="18"/>
              </w:rPr>
            </w:pPr>
            <w:r w:rsidRPr="00521344">
              <w:rPr>
                <w:rStyle w:val="ModernTableText"/>
                <w:noProof/>
                <w:szCs w:val="18"/>
              </w:rPr>
              <w:t>Total</w:t>
            </w:r>
          </w:p>
        </w:tc>
        <w:tc>
          <w:tcPr>
            <w:tcW w:w="523" w:type="pct"/>
            <w:vAlign w:val="center"/>
          </w:tcPr>
          <w:p w:rsidRPr="00521344" w:rsidR="00721A8A" w:rsidP="0093032F" w:rsidRDefault="00721A8A" w14:paraId="73C41652" wp14:textId="77777777">
            <w:pPr>
              <w:pStyle w:val="TableHeading"/>
              <w:spacing w:before="40" w:after="40"/>
              <w:rPr>
                <w:rStyle w:val="ModernTableText"/>
                <w:noProof/>
                <w:szCs w:val="18"/>
              </w:rPr>
            </w:pPr>
            <w:r w:rsidRPr="00521344">
              <w:rPr>
                <w:rStyle w:val="ModernTableText"/>
                <w:noProof/>
                <w:szCs w:val="18"/>
              </w:rPr>
              <w:t>Grand:</w:t>
            </w:r>
          </w:p>
        </w:tc>
        <w:tc>
          <w:tcPr>
            <w:tcW w:w="1182" w:type="pct"/>
            <w:gridSpan w:val="2"/>
            <w:vAlign w:val="center"/>
          </w:tcPr>
          <w:p w:rsidRPr="00521344" w:rsidR="00721A8A" w:rsidP="00365B47" w:rsidRDefault="00721A8A" w14:paraId="59DE7374" wp14:textId="77777777">
            <w:pPr>
              <w:pStyle w:val="TableText1"/>
              <w:numPr>
                <w:ilvl w:val="0"/>
                <w:numId w:val="143"/>
              </w:numPr>
              <w:spacing w:before="40" w:after="40"/>
              <w:rPr>
                <w:rStyle w:val="ModernTableText"/>
                <w:szCs w:val="18"/>
              </w:rPr>
            </w:pPr>
          </w:p>
        </w:tc>
        <w:tc>
          <w:tcPr>
            <w:tcW w:w="1543" w:type="pct"/>
            <w:gridSpan w:val="4"/>
            <w:vAlign w:val="center"/>
          </w:tcPr>
          <w:p w:rsidRPr="00521344" w:rsidR="00721A8A" w:rsidP="00365B47" w:rsidRDefault="00721A8A" w14:paraId="7CB7E4D9" wp14:textId="77777777">
            <w:pPr>
              <w:pStyle w:val="TableText1"/>
              <w:numPr>
                <w:ilvl w:val="0"/>
                <w:numId w:val="143"/>
              </w:numPr>
              <w:spacing w:before="40" w:after="40"/>
              <w:rPr>
                <w:rStyle w:val="ModernTableText"/>
                <w:szCs w:val="18"/>
              </w:rPr>
            </w:pPr>
          </w:p>
        </w:tc>
        <w:tc>
          <w:tcPr>
            <w:tcW w:w="1249" w:type="pct"/>
            <w:gridSpan w:val="3"/>
            <w:vAlign w:val="center"/>
          </w:tcPr>
          <w:p w:rsidRPr="00521344" w:rsidR="00721A8A" w:rsidP="00365B47" w:rsidRDefault="00721A8A" w14:paraId="7E62752A" wp14:textId="77777777">
            <w:pPr>
              <w:pStyle w:val="TableText1"/>
              <w:numPr>
                <w:ilvl w:val="0"/>
                <w:numId w:val="143"/>
              </w:numPr>
              <w:spacing w:before="40" w:after="40"/>
              <w:rPr>
                <w:rStyle w:val="ModernTableText"/>
                <w:szCs w:val="18"/>
              </w:rPr>
            </w:pPr>
          </w:p>
        </w:tc>
      </w:tr>
      <w:tr xmlns:wp14="http://schemas.microsoft.com/office/word/2010/wordml" w:rsidR="00721A8A" w:rsidTr="00521344" w14:paraId="537EBAB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3" w:type="pct"/>
            <w:vMerge/>
            <w:vAlign w:val="center"/>
          </w:tcPr>
          <w:p w:rsidRPr="00521344" w:rsidR="00721A8A" w:rsidP="0093032F" w:rsidRDefault="00721A8A" w14:paraId="5822CD19" wp14:textId="77777777">
            <w:pPr>
              <w:pStyle w:val="TableHeading"/>
              <w:spacing w:before="40" w:after="40"/>
              <w:rPr>
                <w:rStyle w:val="ModernTableText"/>
                <w:noProof/>
                <w:szCs w:val="18"/>
              </w:rPr>
            </w:pPr>
          </w:p>
        </w:tc>
        <w:tc>
          <w:tcPr>
            <w:tcW w:w="523" w:type="pct"/>
            <w:vAlign w:val="center"/>
          </w:tcPr>
          <w:p w:rsidRPr="00521344" w:rsidR="00721A8A" w:rsidP="0093032F" w:rsidRDefault="00721A8A" w14:paraId="54C129DD" wp14:textId="77777777">
            <w:pPr>
              <w:pStyle w:val="TableHeading"/>
              <w:spacing w:before="40" w:after="40"/>
              <w:rPr>
                <w:rStyle w:val="ModernTableText"/>
                <w:noProof/>
                <w:szCs w:val="18"/>
              </w:rPr>
            </w:pPr>
            <w:r w:rsidRPr="00521344">
              <w:rPr>
                <w:rStyle w:val="ModernTableText"/>
                <w:noProof/>
                <w:szCs w:val="18"/>
              </w:rPr>
              <w:t>Section:</w:t>
            </w:r>
          </w:p>
        </w:tc>
        <w:tc>
          <w:tcPr>
            <w:tcW w:w="1182" w:type="pct"/>
            <w:gridSpan w:val="2"/>
            <w:vAlign w:val="center"/>
          </w:tcPr>
          <w:p w:rsidRPr="00521344" w:rsidR="00721A8A" w:rsidP="00365B47" w:rsidRDefault="00721A8A" w14:paraId="6D47760A" wp14:textId="77777777">
            <w:pPr>
              <w:pStyle w:val="TableText1"/>
              <w:numPr>
                <w:ilvl w:val="0"/>
                <w:numId w:val="144"/>
              </w:numPr>
              <w:spacing w:before="40" w:after="40"/>
              <w:rPr>
                <w:rStyle w:val="ModernTableText"/>
                <w:szCs w:val="18"/>
              </w:rPr>
            </w:pPr>
          </w:p>
        </w:tc>
        <w:tc>
          <w:tcPr>
            <w:tcW w:w="1543" w:type="pct"/>
            <w:gridSpan w:val="4"/>
            <w:vAlign w:val="center"/>
          </w:tcPr>
          <w:p w:rsidRPr="00521344" w:rsidR="00721A8A" w:rsidP="00365B47" w:rsidRDefault="00721A8A" w14:paraId="46541FEE" wp14:textId="77777777">
            <w:pPr>
              <w:pStyle w:val="TableText1"/>
              <w:numPr>
                <w:ilvl w:val="0"/>
                <w:numId w:val="144"/>
              </w:numPr>
              <w:spacing w:before="40" w:after="40"/>
              <w:rPr>
                <w:rStyle w:val="ModernTableText"/>
                <w:szCs w:val="18"/>
              </w:rPr>
            </w:pPr>
          </w:p>
        </w:tc>
        <w:tc>
          <w:tcPr>
            <w:tcW w:w="1249" w:type="pct"/>
            <w:gridSpan w:val="3"/>
            <w:vAlign w:val="center"/>
          </w:tcPr>
          <w:p w:rsidRPr="00521344" w:rsidR="00721A8A" w:rsidP="00365B47" w:rsidRDefault="00721A8A" w14:paraId="3D0A7634" wp14:textId="77777777">
            <w:pPr>
              <w:pStyle w:val="TableText1"/>
              <w:numPr>
                <w:ilvl w:val="0"/>
                <w:numId w:val="144"/>
              </w:numPr>
              <w:spacing w:before="40" w:after="40"/>
              <w:rPr>
                <w:rStyle w:val="ModernTableText"/>
                <w:szCs w:val="18"/>
              </w:rPr>
            </w:pPr>
          </w:p>
        </w:tc>
      </w:tr>
      <w:tr xmlns:wp14="http://schemas.microsoft.com/office/word/2010/wordml" w:rsidR="00721A8A" w:rsidTr="00521344" w14:paraId="24CA610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3" w:type="pct"/>
            <w:vMerge w:val="restart"/>
            <w:vAlign w:val="center"/>
          </w:tcPr>
          <w:p w:rsidRPr="00521344" w:rsidR="00721A8A" w:rsidP="0093032F" w:rsidRDefault="00721A8A" w14:paraId="08E9AA50" wp14:textId="77777777">
            <w:pPr>
              <w:pStyle w:val="TableHeading"/>
              <w:spacing w:before="40" w:after="40"/>
              <w:rPr>
                <w:rStyle w:val="ModernTableText"/>
                <w:noProof/>
                <w:szCs w:val="18"/>
              </w:rPr>
            </w:pPr>
            <w:r w:rsidRPr="00521344">
              <w:rPr>
                <w:rStyle w:val="ModernTableText"/>
                <w:noProof/>
                <w:szCs w:val="18"/>
              </w:rPr>
              <w:t>Counts</w:t>
            </w:r>
          </w:p>
        </w:tc>
        <w:tc>
          <w:tcPr>
            <w:tcW w:w="523" w:type="pct"/>
            <w:vAlign w:val="center"/>
          </w:tcPr>
          <w:p w:rsidRPr="00521344" w:rsidR="00721A8A" w:rsidP="0093032F" w:rsidRDefault="00721A8A" w14:paraId="63E7B253" wp14:textId="77777777">
            <w:pPr>
              <w:pStyle w:val="TableHeading"/>
              <w:spacing w:before="40" w:after="40"/>
              <w:rPr>
                <w:rStyle w:val="ModernTableText"/>
                <w:noProof/>
                <w:szCs w:val="18"/>
              </w:rPr>
            </w:pPr>
            <w:r w:rsidRPr="00521344">
              <w:rPr>
                <w:rStyle w:val="ModernTableText"/>
                <w:noProof/>
                <w:szCs w:val="18"/>
              </w:rPr>
              <w:t>Grand:</w:t>
            </w:r>
          </w:p>
        </w:tc>
        <w:tc>
          <w:tcPr>
            <w:tcW w:w="1182" w:type="pct"/>
            <w:gridSpan w:val="2"/>
            <w:vAlign w:val="center"/>
          </w:tcPr>
          <w:p w:rsidRPr="00521344" w:rsidR="00721A8A" w:rsidP="00365B47" w:rsidRDefault="00721A8A" w14:paraId="480AAAE3" wp14:textId="77777777">
            <w:pPr>
              <w:pStyle w:val="TableText1"/>
              <w:numPr>
                <w:ilvl w:val="0"/>
                <w:numId w:val="145"/>
              </w:numPr>
              <w:spacing w:before="40" w:after="40"/>
              <w:rPr>
                <w:rStyle w:val="ModernTableText"/>
                <w:szCs w:val="18"/>
              </w:rPr>
            </w:pPr>
          </w:p>
        </w:tc>
        <w:tc>
          <w:tcPr>
            <w:tcW w:w="1543" w:type="pct"/>
            <w:gridSpan w:val="4"/>
            <w:vAlign w:val="center"/>
          </w:tcPr>
          <w:p w:rsidRPr="00521344" w:rsidR="00721A8A" w:rsidP="00365B47" w:rsidRDefault="00721A8A" w14:paraId="615D263B" wp14:textId="77777777">
            <w:pPr>
              <w:pStyle w:val="TableText1"/>
              <w:numPr>
                <w:ilvl w:val="0"/>
                <w:numId w:val="145"/>
              </w:numPr>
              <w:spacing w:before="40" w:after="40"/>
              <w:rPr>
                <w:rStyle w:val="ModernTableText"/>
                <w:szCs w:val="18"/>
              </w:rPr>
            </w:pPr>
          </w:p>
        </w:tc>
        <w:tc>
          <w:tcPr>
            <w:tcW w:w="1249" w:type="pct"/>
            <w:gridSpan w:val="3"/>
            <w:vAlign w:val="center"/>
          </w:tcPr>
          <w:p w:rsidRPr="00521344" w:rsidR="00721A8A" w:rsidP="00365B47" w:rsidRDefault="00721A8A" w14:paraId="5FE46C25" wp14:textId="77777777">
            <w:pPr>
              <w:pStyle w:val="TableText1"/>
              <w:numPr>
                <w:ilvl w:val="0"/>
                <w:numId w:val="145"/>
              </w:numPr>
              <w:spacing w:before="40" w:after="40"/>
              <w:rPr>
                <w:rStyle w:val="ModernTableText"/>
                <w:szCs w:val="18"/>
              </w:rPr>
            </w:pPr>
          </w:p>
        </w:tc>
      </w:tr>
      <w:tr xmlns:wp14="http://schemas.microsoft.com/office/word/2010/wordml" w:rsidR="00721A8A" w:rsidTr="00521344" w14:paraId="717390D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3" w:type="pct"/>
            <w:vMerge/>
            <w:vAlign w:val="center"/>
          </w:tcPr>
          <w:p w:rsidRPr="00521344" w:rsidR="00721A8A" w:rsidP="0093032F" w:rsidRDefault="00721A8A" w14:paraId="662E2991" wp14:textId="77777777">
            <w:pPr>
              <w:pStyle w:val="TableHeading"/>
              <w:spacing w:before="40" w:after="40"/>
              <w:rPr>
                <w:rStyle w:val="ModernTableText"/>
                <w:noProof/>
                <w:color w:val="FF0000"/>
                <w:szCs w:val="18"/>
              </w:rPr>
            </w:pPr>
          </w:p>
        </w:tc>
        <w:tc>
          <w:tcPr>
            <w:tcW w:w="523" w:type="pct"/>
            <w:vAlign w:val="center"/>
          </w:tcPr>
          <w:p w:rsidRPr="00521344" w:rsidR="00721A8A" w:rsidP="0093032F" w:rsidRDefault="00721A8A" w14:paraId="088AE8EB" wp14:textId="77777777">
            <w:pPr>
              <w:pStyle w:val="TableHeading"/>
              <w:spacing w:before="40" w:after="40"/>
              <w:rPr>
                <w:rStyle w:val="ModernTableText"/>
                <w:noProof/>
                <w:szCs w:val="18"/>
              </w:rPr>
            </w:pPr>
            <w:r w:rsidRPr="00521344">
              <w:rPr>
                <w:rStyle w:val="ModernTableText"/>
                <w:noProof/>
                <w:szCs w:val="18"/>
              </w:rPr>
              <w:t>Section:</w:t>
            </w:r>
          </w:p>
        </w:tc>
        <w:tc>
          <w:tcPr>
            <w:tcW w:w="1182" w:type="pct"/>
            <w:gridSpan w:val="2"/>
            <w:vAlign w:val="center"/>
          </w:tcPr>
          <w:p w:rsidRPr="00521344" w:rsidR="00721A8A" w:rsidP="00365B47" w:rsidRDefault="00721A8A" w14:paraId="6F6DCEE7" wp14:textId="77777777">
            <w:pPr>
              <w:pStyle w:val="TableText1"/>
              <w:numPr>
                <w:ilvl w:val="0"/>
                <w:numId w:val="146"/>
              </w:numPr>
              <w:spacing w:before="40" w:after="40"/>
              <w:rPr>
                <w:rStyle w:val="ModernTableText"/>
                <w:szCs w:val="18"/>
              </w:rPr>
            </w:pPr>
          </w:p>
        </w:tc>
        <w:tc>
          <w:tcPr>
            <w:tcW w:w="1543" w:type="pct"/>
            <w:gridSpan w:val="4"/>
            <w:vAlign w:val="center"/>
          </w:tcPr>
          <w:p w:rsidRPr="00521344" w:rsidR="00721A8A" w:rsidP="00365B47" w:rsidRDefault="00721A8A" w14:paraId="738F6CFE" wp14:textId="77777777">
            <w:pPr>
              <w:pStyle w:val="TableText1"/>
              <w:numPr>
                <w:ilvl w:val="0"/>
                <w:numId w:val="146"/>
              </w:numPr>
              <w:spacing w:before="40" w:after="40"/>
              <w:rPr>
                <w:rStyle w:val="ModernTableText"/>
                <w:szCs w:val="18"/>
              </w:rPr>
            </w:pPr>
          </w:p>
        </w:tc>
        <w:tc>
          <w:tcPr>
            <w:tcW w:w="1249" w:type="pct"/>
            <w:gridSpan w:val="3"/>
            <w:vAlign w:val="center"/>
          </w:tcPr>
          <w:p w:rsidRPr="00521344" w:rsidR="00721A8A" w:rsidP="00365B47" w:rsidRDefault="00721A8A" w14:paraId="0E3612C3" wp14:textId="77777777">
            <w:pPr>
              <w:pStyle w:val="TableText1"/>
              <w:numPr>
                <w:ilvl w:val="0"/>
                <w:numId w:val="146"/>
              </w:numPr>
              <w:spacing w:before="40" w:after="40"/>
              <w:rPr>
                <w:rStyle w:val="ModernTableText"/>
                <w:szCs w:val="18"/>
              </w:rPr>
            </w:pPr>
          </w:p>
        </w:tc>
      </w:tr>
      <w:tr xmlns:wp14="http://schemas.microsoft.com/office/word/2010/wordml" w:rsidR="00721A8A" w14:paraId="2A691BB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721A8A" w:rsidRDefault="00721A8A" w14:paraId="572C0A15" wp14:textId="77777777">
            <w:pPr>
              <w:pStyle w:val="ModernBodyT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721A8A" w:rsidTr="0093032F" w14:paraId="1BA5AA7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1026" w:type="pct"/>
            <w:gridSpan w:val="2"/>
            <w:vAlign w:val="center"/>
          </w:tcPr>
          <w:p w:rsidRPr="00521344" w:rsidR="00721A8A" w:rsidP="0093032F" w:rsidRDefault="00721A8A" w14:paraId="09F33B49" wp14:textId="77777777">
            <w:pPr>
              <w:pStyle w:val="TableHeading"/>
              <w:spacing w:before="40" w:after="40"/>
              <w:rPr>
                <w:rStyle w:val="ModernTableText"/>
                <w:noProof/>
                <w:szCs w:val="18"/>
              </w:rPr>
            </w:pPr>
            <w:r w:rsidRPr="00521344">
              <w:rPr>
                <w:rStyle w:val="ModernTableText"/>
                <w:noProof/>
                <w:szCs w:val="18"/>
              </w:rPr>
              <w:t>Report Output Format:</w:t>
            </w:r>
          </w:p>
        </w:tc>
        <w:tc>
          <w:tcPr>
            <w:tcW w:w="3974" w:type="pct"/>
            <w:gridSpan w:val="9"/>
            <w:vAlign w:val="center"/>
          </w:tcPr>
          <w:p w:rsidRPr="00521344" w:rsidR="00721A8A" w:rsidRDefault="00721A8A" w14:paraId="51318F9E"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PDF (preferred)                       </w:t>
            </w:r>
            <w:r w:rsidRPr="00521344">
              <w:rPr>
                <w:rStyle w:val="ModernTableText"/>
                <w:rFonts w:ascii="Wingdings" w:hAnsi="Wingdings" w:eastAsia="Wingdings" w:cs="Wingdings"/>
                <w:noProof/>
                <w:szCs w:val="18"/>
              </w:rPr>
              <w:t>þ</w:t>
            </w:r>
            <w:r w:rsidRPr="00521344">
              <w:rPr>
                <w:rStyle w:val="ModernTableText"/>
                <w:noProof/>
                <w:szCs w:val="18"/>
              </w:rPr>
              <w:t xml:space="preserve"> HTML                             </w:t>
            </w:r>
            <w:r w:rsidRPr="00521344">
              <w:rPr>
                <w:rStyle w:val="ModernTableText"/>
                <w:rFonts w:ascii="Wingdings 2" w:hAnsi="Wingdings 2" w:eastAsia="Wingdings 2" w:cs="Wingdings 2"/>
                <w:noProof/>
                <w:szCs w:val="18"/>
              </w:rPr>
              <w:t>£</w:t>
            </w:r>
            <w:r w:rsidRPr="00521344">
              <w:rPr>
                <w:rStyle w:val="ModernTableText"/>
                <w:noProof/>
                <w:szCs w:val="18"/>
              </w:rPr>
              <w:t xml:space="preserve"> Excel 2000                         </w:t>
            </w:r>
            <w:r w:rsidRPr="00521344">
              <w:rPr>
                <w:rStyle w:val="ModernTableText"/>
                <w:rFonts w:ascii="Wingdings 2" w:hAnsi="Wingdings 2" w:eastAsia="Wingdings 2" w:cs="Wingdings 2"/>
                <w:noProof/>
                <w:szCs w:val="18"/>
              </w:rPr>
              <w:t>£</w:t>
            </w:r>
            <w:r w:rsidRPr="00521344">
              <w:rPr>
                <w:rStyle w:val="ModernTableText"/>
                <w:noProof/>
                <w:szCs w:val="18"/>
              </w:rPr>
              <w:t xml:space="preserve"> Excel   2002                         </w:t>
            </w:r>
            <w:r w:rsidRPr="00521344">
              <w:rPr>
                <w:rStyle w:val="ModernTableText"/>
                <w:rFonts w:ascii="Wingdings 2" w:hAnsi="Wingdings 2" w:eastAsia="Wingdings 2" w:cs="Wingdings 2"/>
                <w:noProof/>
                <w:szCs w:val="18"/>
              </w:rPr>
              <w:t>£</w:t>
            </w:r>
            <w:r w:rsidRPr="00521344">
              <w:rPr>
                <w:rStyle w:val="ModernTableText"/>
                <w:noProof/>
                <w:szCs w:val="18"/>
              </w:rPr>
              <w:t xml:space="preserve"> Text CSV Format</w:t>
            </w:r>
          </w:p>
        </w:tc>
      </w:tr>
      <w:tr xmlns:wp14="http://schemas.microsoft.com/office/word/2010/wordml" w:rsidR="00721A8A" w:rsidTr="0093032F" w14:paraId="614EF05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6" w:type="pct"/>
            <w:gridSpan w:val="2"/>
            <w:vAlign w:val="center"/>
          </w:tcPr>
          <w:p w:rsidRPr="00521344" w:rsidR="00721A8A" w:rsidP="0093032F" w:rsidRDefault="00721A8A" w14:paraId="13E90235" wp14:textId="77777777">
            <w:pPr>
              <w:pStyle w:val="TableHeading"/>
              <w:spacing w:before="40" w:after="40"/>
              <w:rPr>
                <w:rStyle w:val="ModernTableText"/>
                <w:noProof/>
                <w:szCs w:val="18"/>
              </w:rPr>
            </w:pPr>
            <w:r w:rsidRPr="00521344">
              <w:rPr>
                <w:rStyle w:val="ModernTableText"/>
                <w:noProof/>
                <w:szCs w:val="18"/>
              </w:rPr>
              <w:t>Reporting Portal:</w:t>
            </w:r>
          </w:p>
        </w:tc>
        <w:tc>
          <w:tcPr>
            <w:tcW w:w="3974" w:type="pct"/>
            <w:gridSpan w:val="9"/>
            <w:vAlign w:val="center"/>
          </w:tcPr>
          <w:p w:rsidRPr="00521344" w:rsidR="00721A8A" w:rsidRDefault="00721A8A" w14:paraId="5F033D9B"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 Web Portal                                </w:t>
            </w:r>
            <w:r w:rsidRPr="00521344">
              <w:rPr>
                <w:rStyle w:val="ModernTableText"/>
                <w:rFonts w:ascii="Wingdings" w:hAnsi="Wingdings" w:eastAsia="Wingdings" w:cs="Wingdings"/>
                <w:noProof/>
                <w:szCs w:val="18"/>
              </w:rPr>
              <w:t>þ</w:t>
            </w:r>
            <w:r w:rsidRPr="00521344">
              <w:rPr>
                <w:rStyle w:val="ModernTableText"/>
                <w:noProof/>
                <w:szCs w:val="18"/>
              </w:rPr>
              <w:t xml:space="preserve"> EDMS                            </w:t>
            </w:r>
            <w:r w:rsidRPr="00521344">
              <w:rPr>
                <w:rStyle w:val="ModernTableText"/>
                <w:rFonts w:ascii="Wingdings 2" w:hAnsi="Wingdings 2" w:eastAsia="Wingdings 2" w:cs="Wingdings 2"/>
                <w:noProof/>
                <w:szCs w:val="18"/>
              </w:rPr>
              <w:t>£</w:t>
            </w:r>
            <w:r w:rsidRPr="00521344">
              <w:rPr>
                <w:rStyle w:val="ModernTableText"/>
                <w:noProof/>
                <w:szCs w:val="18"/>
              </w:rPr>
              <w:t xml:space="preserve"> Email Link                      </w:t>
            </w:r>
          </w:p>
        </w:tc>
      </w:tr>
      <w:tr xmlns:wp14="http://schemas.microsoft.com/office/word/2010/wordml" w:rsidR="00721A8A" w:rsidTr="00521344" w14:paraId="353548E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6" w:type="pct"/>
            <w:gridSpan w:val="2"/>
            <w:vMerge w:val="restart"/>
            <w:vAlign w:val="center"/>
          </w:tcPr>
          <w:p w:rsidRPr="00521344" w:rsidR="00721A8A" w:rsidP="0093032F" w:rsidRDefault="00721A8A" w14:paraId="611CBD28" wp14:textId="77777777">
            <w:pPr>
              <w:pStyle w:val="TableHeading"/>
              <w:spacing w:before="40" w:after="40"/>
              <w:rPr>
                <w:rStyle w:val="ModernTableText"/>
                <w:noProof/>
                <w:szCs w:val="18"/>
              </w:rPr>
            </w:pPr>
            <w:r w:rsidRPr="00521344">
              <w:rPr>
                <w:rStyle w:val="ModernTableText"/>
                <w:noProof/>
                <w:szCs w:val="18"/>
              </w:rPr>
              <w:t>Report Output Distribution Group(s):</w:t>
            </w:r>
          </w:p>
        </w:tc>
        <w:tc>
          <w:tcPr>
            <w:tcW w:w="1189" w:type="pct"/>
            <w:gridSpan w:val="3"/>
            <w:vMerge w:val="restart"/>
            <w:vAlign w:val="center"/>
          </w:tcPr>
          <w:p w:rsidRPr="00521344" w:rsidR="00721A8A" w:rsidP="00521344" w:rsidRDefault="00721A8A" w14:paraId="7DE3EB4C"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No</w:t>
            </w:r>
          </w:p>
          <w:p w:rsidRPr="00521344" w:rsidR="00721A8A" w:rsidP="00521344" w:rsidRDefault="00721A8A" w14:paraId="0296CA8D"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Yes (if yes, complete distribution list)</w:t>
            </w:r>
          </w:p>
        </w:tc>
        <w:tc>
          <w:tcPr>
            <w:tcW w:w="2785" w:type="pct"/>
            <w:gridSpan w:val="6"/>
            <w:tcBorders>
              <w:top w:val="single" w:color="616161" w:sz="4" w:space="0"/>
            </w:tcBorders>
            <w:vAlign w:val="center"/>
          </w:tcPr>
          <w:p w:rsidRPr="00521344" w:rsidR="00721A8A" w:rsidRDefault="00721A8A" w14:paraId="4BD5D87E" wp14:textId="77777777">
            <w:pPr>
              <w:pStyle w:val="TableText1"/>
              <w:spacing w:before="40" w:after="40"/>
              <w:rPr>
                <w:rStyle w:val="ModernTableText"/>
                <w:b/>
                <w:bCs/>
                <w:szCs w:val="18"/>
              </w:rPr>
            </w:pPr>
            <w:r w:rsidRPr="00521344">
              <w:rPr>
                <w:rStyle w:val="ModernTableText"/>
                <w:b/>
                <w:bCs/>
                <w:szCs w:val="18"/>
              </w:rPr>
              <w:t>Output Distribution Group List</w:t>
            </w:r>
          </w:p>
        </w:tc>
      </w:tr>
      <w:tr xmlns:wp14="http://schemas.microsoft.com/office/word/2010/wordml" w:rsidR="00721A8A" w14:paraId="1428F0A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6" w:type="pct"/>
            <w:gridSpan w:val="2"/>
            <w:vMerge/>
          </w:tcPr>
          <w:p w:rsidRPr="00521344" w:rsidR="00721A8A" w:rsidRDefault="00721A8A" w14:paraId="2050BD55" wp14:textId="77777777">
            <w:pPr>
              <w:pStyle w:val="TableHeading"/>
              <w:spacing w:before="40" w:after="40"/>
              <w:rPr>
                <w:rStyle w:val="ModernTableText"/>
                <w:szCs w:val="18"/>
              </w:rPr>
            </w:pPr>
          </w:p>
        </w:tc>
        <w:tc>
          <w:tcPr>
            <w:tcW w:w="1189" w:type="pct"/>
            <w:gridSpan w:val="3"/>
            <w:vMerge/>
          </w:tcPr>
          <w:p w:rsidRPr="00521344" w:rsidR="00721A8A" w:rsidRDefault="00721A8A" w14:paraId="6A22A52B" wp14:textId="77777777">
            <w:pPr>
              <w:pStyle w:val="TableText1"/>
              <w:spacing w:before="40" w:after="40"/>
              <w:rPr>
                <w:rStyle w:val="ModernTableText"/>
                <w:szCs w:val="18"/>
              </w:rPr>
            </w:pPr>
          </w:p>
        </w:tc>
        <w:tc>
          <w:tcPr>
            <w:tcW w:w="1543" w:type="pct"/>
            <w:gridSpan w:val="4"/>
            <w:vAlign w:val="center"/>
          </w:tcPr>
          <w:p w:rsidRPr="00521344" w:rsidR="00721A8A" w:rsidP="00BE3176" w:rsidRDefault="00721A8A" w14:paraId="45C09875" wp14:textId="77777777">
            <w:pPr>
              <w:pStyle w:val="TableText1"/>
              <w:numPr>
                <w:ilvl w:val="0"/>
                <w:numId w:val="64"/>
              </w:numPr>
              <w:spacing w:before="40" w:after="40"/>
              <w:rPr>
                <w:rStyle w:val="ModernTableText"/>
                <w:szCs w:val="18"/>
                <w:u w:val="single"/>
              </w:rPr>
            </w:pPr>
          </w:p>
        </w:tc>
        <w:tc>
          <w:tcPr>
            <w:tcW w:w="1242" w:type="pct"/>
            <w:gridSpan w:val="2"/>
            <w:vAlign w:val="center"/>
          </w:tcPr>
          <w:p w:rsidRPr="00521344" w:rsidR="00721A8A" w:rsidP="00BE3176" w:rsidRDefault="00721A8A" w14:paraId="6CDC65EB" wp14:textId="77777777">
            <w:pPr>
              <w:pStyle w:val="TableText1"/>
              <w:numPr>
                <w:ilvl w:val="0"/>
                <w:numId w:val="64"/>
              </w:numPr>
              <w:spacing w:before="40" w:after="40"/>
              <w:rPr>
                <w:rStyle w:val="ModernTableText"/>
                <w:szCs w:val="18"/>
              </w:rPr>
            </w:pPr>
          </w:p>
        </w:tc>
      </w:tr>
      <w:tr xmlns:wp14="http://schemas.microsoft.com/office/word/2010/wordml" w:rsidR="00721A8A" w14:paraId="2D50532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6" w:type="pct"/>
            <w:gridSpan w:val="2"/>
            <w:vMerge/>
          </w:tcPr>
          <w:p w:rsidRPr="00521344" w:rsidR="00721A8A" w:rsidRDefault="00721A8A" w14:paraId="26746B7D" wp14:textId="77777777">
            <w:pPr>
              <w:pStyle w:val="TableHeading"/>
              <w:spacing w:before="40" w:after="40"/>
              <w:rPr>
                <w:rStyle w:val="ModernTableText"/>
                <w:szCs w:val="18"/>
              </w:rPr>
            </w:pPr>
          </w:p>
        </w:tc>
        <w:tc>
          <w:tcPr>
            <w:tcW w:w="1189" w:type="pct"/>
            <w:gridSpan w:val="3"/>
            <w:vMerge/>
            <w:vAlign w:val="center"/>
          </w:tcPr>
          <w:p w:rsidRPr="00521344" w:rsidR="00721A8A" w:rsidRDefault="00721A8A" w14:paraId="418800B0" wp14:textId="77777777">
            <w:pPr>
              <w:pStyle w:val="TableText1"/>
              <w:spacing w:before="40" w:after="40"/>
              <w:rPr>
                <w:rStyle w:val="ModernTableText"/>
                <w:szCs w:val="18"/>
              </w:rPr>
            </w:pPr>
          </w:p>
        </w:tc>
        <w:tc>
          <w:tcPr>
            <w:tcW w:w="1543" w:type="pct"/>
            <w:gridSpan w:val="4"/>
            <w:vAlign w:val="center"/>
          </w:tcPr>
          <w:p w:rsidRPr="00521344" w:rsidR="00721A8A" w:rsidP="00BE3176" w:rsidRDefault="00721A8A" w14:paraId="562855B0" wp14:textId="77777777">
            <w:pPr>
              <w:pStyle w:val="TableText1"/>
              <w:numPr>
                <w:ilvl w:val="0"/>
                <w:numId w:val="64"/>
              </w:numPr>
              <w:spacing w:before="40" w:after="40"/>
              <w:rPr>
                <w:rStyle w:val="ModernTableText"/>
                <w:szCs w:val="18"/>
                <w:u w:val="single"/>
              </w:rPr>
            </w:pPr>
          </w:p>
        </w:tc>
        <w:tc>
          <w:tcPr>
            <w:tcW w:w="1242" w:type="pct"/>
            <w:gridSpan w:val="2"/>
            <w:vAlign w:val="center"/>
          </w:tcPr>
          <w:p w:rsidRPr="00521344" w:rsidR="00721A8A" w:rsidP="00BE3176" w:rsidRDefault="00721A8A" w14:paraId="7E7AB69A" wp14:textId="77777777">
            <w:pPr>
              <w:pStyle w:val="TableText1"/>
              <w:numPr>
                <w:ilvl w:val="0"/>
                <w:numId w:val="64"/>
              </w:numPr>
              <w:spacing w:before="40" w:after="40"/>
              <w:rPr>
                <w:rStyle w:val="ModernTableText"/>
                <w:szCs w:val="18"/>
              </w:rPr>
            </w:pPr>
          </w:p>
        </w:tc>
      </w:tr>
      <w:tr xmlns:wp14="http://schemas.microsoft.com/office/word/2010/wordml" w:rsidR="00721A8A" w14:paraId="3877592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6" w:type="pct"/>
            <w:gridSpan w:val="2"/>
            <w:vMerge/>
          </w:tcPr>
          <w:p w:rsidRPr="00521344" w:rsidR="00721A8A" w:rsidRDefault="00721A8A" w14:paraId="0E0ED9E8" wp14:textId="77777777">
            <w:pPr>
              <w:pStyle w:val="TableHeading"/>
              <w:spacing w:before="40" w:after="40"/>
              <w:rPr>
                <w:rStyle w:val="ModernTableText"/>
                <w:szCs w:val="18"/>
              </w:rPr>
            </w:pPr>
          </w:p>
        </w:tc>
        <w:tc>
          <w:tcPr>
            <w:tcW w:w="1189" w:type="pct"/>
            <w:gridSpan w:val="3"/>
            <w:vMerge/>
            <w:vAlign w:val="center"/>
          </w:tcPr>
          <w:p w:rsidRPr="00521344" w:rsidR="00721A8A" w:rsidRDefault="00721A8A" w14:paraId="5A4345F3" wp14:textId="77777777">
            <w:pPr>
              <w:pStyle w:val="TableText1"/>
              <w:spacing w:before="40" w:after="40"/>
              <w:rPr>
                <w:rStyle w:val="ModernTableText"/>
                <w:szCs w:val="18"/>
              </w:rPr>
            </w:pPr>
          </w:p>
        </w:tc>
        <w:tc>
          <w:tcPr>
            <w:tcW w:w="1543" w:type="pct"/>
            <w:gridSpan w:val="4"/>
            <w:vAlign w:val="center"/>
          </w:tcPr>
          <w:p w:rsidRPr="00521344" w:rsidR="00721A8A" w:rsidP="00BE3176" w:rsidRDefault="00721A8A" w14:paraId="472CC082" wp14:textId="77777777">
            <w:pPr>
              <w:pStyle w:val="TableText1"/>
              <w:numPr>
                <w:ilvl w:val="0"/>
                <w:numId w:val="64"/>
              </w:numPr>
              <w:spacing w:before="40" w:after="40"/>
              <w:rPr>
                <w:rStyle w:val="ModernTableText"/>
                <w:szCs w:val="18"/>
                <w:u w:val="single"/>
              </w:rPr>
            </w:pPr>
          </w:p>
        </w:tc>
        <w:tc>
          <w:tcPr>
            <w:tcW w:w="1242" w:type="pct"/>
            <w:gridSpan w:val="2"/>
            <w:vAlign w:val="center"/>
          </w:tcPr>
          <w:p w:rsidRPr="00521344" w:rsidR="00721A8A" w:rsidP="00BE3176" w:rsidRDefault="00721A8A" w14:paraId="3675C73A" wp14:textId="77777777">
            <w:pPr>
              <w:pStyle w:val="TableText1"/>
              <w:numPr>
                <w:ilvl w:val="0"/>
                <w:numId w:val="64"/>
              </w:numPr>
              <w:spacing w:before="40" w:after="40"/>
              <w:rPr>
                <w:rStyle w:val="ModernTableText"/>
                <w:szCs w:val="18"/>
              </w:rPr>
            </w:pPr>
          </w:p>
        </w:tc>
      </w:tr>
      <w:tr xmlns:wp14="http://schemas.microsoft.com/office/word/2010/wordml" w:rsidR="00721A8A" w14:paraId="44035EF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721A8A" w:rsidRDefault="00721A8A" w14:paraId="77F07647" wp14:textId="77777777">
            <w:pPr>
              <w:pStyle w:val="ModernBodyText"/>
              <w:spacing w:before="40" w:after="40"/>
              <w:jc w:val="center"/>
              <w:rPr>
                <w:rStyle w:val="Modern2nd-levelTableheader"/>
                <w:sz w:val="21"/>
                <w:szCs w:val="21"/>
              </w:rPr>
            </w:pPr>
            <w:r>
              <w:rPr>
                <w:rStyle w:val="Modern2nd-levelTableheader"/>
                <w:sz w:val="21"/>
                <w:szCs w:val="21"/>
              </w:rPr>
              <w:t>Report Retention</w:t>
            </w:r>
          </w:p>
        </w:tc>
      </w:tr>
      <w:tr xmlns:wp14="http://schemas.microsoft.com/office/word/2010/wordml" w:rsidR="00721A8A" w14:paraId="2C2F68F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26" w:type="pct"/>
            <w:gridSpan w:val="2"/>
            <w:tcBorders>
              <w:top w:val="single" w:color="616161" w:sz="2" w:space="0"/>
              <w:left w:val="single" w:color="616161" w:sz="2" w:space="0"/>
              <w:right w:val="single" w:color="616161" w:sz="2" w:space="0"/>
            </w:tcBorders>
            <w:vAlign w:val="center"/>
          </w:tcPr>
          <w:p w:rsidRPr="00521344" w:rsidR="00721A8A" w:rsidRDefault="00721A8A" w14:paraId="62CC669B" wp14:textId="77777777">
            <w:pPr>
              <w:pStyle w:val="ModernBodyText"/>
              <w:spacing w:before="40" w:after="40"/>
              <w:jc w:val="left"/>
              <w:rPr>
                <w:rStyle w:val="Modern2nd-levelTableheader"/>
                <w:noProof/>
                <w:sz w:val="18"/>
                <w:szCs w:val="18"/>
              </w:rPr>
            </w:pPr>
            <w:r w:rsidRPr="00521344">
              <w:rPr>
                <w:rStyle w:val="Modern2nd-levelTableheader"/>
                <w:noProof/>
                <w:sz w:val="18"/>
                <w:szCs w:val="18"/>
              </w:rPr>
              <w:t>Report Retention Type:</w:t>
            </w:r>
          </w:p>
        </w:tc>
        <w:tc>
          <w:tcPr>
            <w:tcW w:w="3974" w:type="pct"/>
            <w:gridSpan w:val="9"/>
            <w:tcBorders>
              <w:top w:val="single" w:color="616161" w:sz="2" w:space="0"/>
              <w:left w:val="single" w:color="616161" w:sz="2" w:space="0"/>
              <w:bottom w:val="single" w:color="616161" w:sz="2" w:space="0"/>
              <w:right w:val="single" w:color="616161" w:sz="2" w:space="0"/>
            </w:tcBorders>
            <w:vAlign w:val="center"/>
          </w:tcPr>
          <w:p w:rsidRPr="00521344" w:rsidR="00721A8A" w:rsidRDefault="00721A8A" w14:paraId="716A3056"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Cognos                                    </w:t>
            </w:r>
            <w:r w:rsidRPr="00521344">
              <w:rPr>
                <w:rStyle w:val="ModernTableText"/>
                <w:rFonts w:ascii="Wingdings" w:hAnsi="Wingdings" w:eastAsia="Wingdings" w:cs="Wingdings"/>
                <w:noProof/>
                <w:szCs w:val="18"/>
              </w:rPr>
              <w:t>þ</w:t>
            </w:r>
            <w:r w:rsidRPr="00521344">
              <w:rPr>
                <w:rStyle w:val="ModernTableText"/>
                <w:noProof/>
                <w:szCs w:val="18"/>
              </w:rPr>
              <w:t xml:space="preserve"> EDMS</w:t>
            </w:r>
          </w:p>
        </w:tc>
      </w:tr>
      <w:tr xmlns:wp14="http://schemas.microsoft.com/office/word/2010/wordml" w:rsidR="00721A8A" w14:paraId="5F10795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26" w:type="pct"/>
            <w:gridSpan w:val="2"/>
            <w:tcBorders>
              <w:top w:val="single" w:color="616161" w:sz="2" w:space="0"/>
              <w:left w:val="single" w:color="616161" w:sz="2" w:space="0"/>
              <w:right w:val="single" w:color="616161" w:sz="2" w:space="0"/>
            </w:tcBorders>
            <w:vAlign w:val="center"/>
          </w:tcPr>
          <w:p w:rsidRPr="00521344" w:rsidR="00721A8A" w:rsidRDefault="00721A8A" w14:paraId="265D7888" wp14:textId="77777777">
            <w:pPr>
              <w:pStyle w:val="ModernBodyText"/>
              <w:spacing w:before="40" w:after="40"/>
              <w:jc w:val="left"/>
              <w:rPr>
                <w:rStyle w:val="Modern2nd-levelTableheader"/>
                <w:noProof/>
                <w:sz w:val="18"/>
                <w:szCs w:val="18"/>
              </w:rPr>
            </w:pPr>
            <w:r w:rsidRPr="00521344">
              <w:rPr>
                <w:rStyle w:val="Modern2nd-levelTableheader"/>
                <w:noProof/>
                <w:sz w:val="18"/>
                <w:szCs w:val="18"/>
              </w:rPr>
              <w:t>Report Output Versions:</w:t>
            </w:r>
          </w:p>
        </w:tc>
        <w:tc>
          <w:tcPr>
            <w:tcW w:w="1189" w:type="pct"/>
            <w:gridSpan w:val="3"/>
            <w:tcBorders>
              <w:top w:val="single" w:color="616161" w:sz="2" w:space="0"/>
              <w:left w:val="single" w:color="616161" w:sz="2" w:space="0"/>
              <w:bottom w:val="single" w:color="616161" w:sz="2" w:space="0"/>
              <w:right w:val="single" w:color="616161" w:sz="2" w:space="0"/>
            </w:tcBorders>
            <w:vAlign w:val="center"/>
          </w:tcPr>
          <w:p w:rsidRPr="00521344" w:rsidR="00721A8A" w:rsidRDefault="00721A8A" w14:paraId="1B1DDD54" wp14:textId="77777777">
            <w:pPr>
              <w:pStyle w:val="ModernBodyText"/>
              <w:spacing w:before="40" w:after="40"/>
              <w:jc w:val="left"/>
              <w:rPr>
                <w:rStyle w:val="Modern2nd-levelTableheader"/>
                <w:noProof/>
                <w:color w:val="FFFFFF"/>
                <w:sz w:val="18"/>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Number Of Occurrences:  </w:t>
            </w:r>
          </w:p>
        </w:tc>
        <w:tc>
          <w:tcPr>
            <w:tcW w:w="2785" w:type="pct"/>
            <w:gridSpan w:val="6"/>
            <w:tcBorders>
              <w:top w:val="single" w:color="616161" w:sz="2" w:space="0"/>
              <w:left w:val="nil"/>
              <w:bottom w:val="single" w:color="616161" w:sz="2" w:space="0"/>
              <w:right w:val="single" w:color="616161" w:sz="2" w:space="0"/>
            </w:tcBorders>
            <w:vAlign w:val="center"/>
          </w:tcPr>
          <w:p w:rsidRPr="00521344" w:rsidR="00721A8A" w:rsidRDefault="00721A8A" w14:paraId="1417A9F1" wp14:textId="77777777">
            <w:pPr>
              <w:pStyle w:val="TableText1"/>
              <w:spacing w:before="40" w:after="40"/>
              <w:rPr>
                <w:rStyle w:val="ModernTableText"/>
                <w:noProof/>
                <w:szCs w:val="18"/>
              </w:rPr>
            </w:pPr>
            <w:r w:rsidRPr="00521344">
              <w:rPr>
                <w:rStyle w:val="ModernTableText"/>
                <w:rFonts w:ascii="Wingdings" w:hAnsi="Wingdings" w:eastAsia="Wingdings" w:cs="Wingdings"/>
                <w:noProof/>
                <w:szCs w:val="18"/>
              </w:rPr>
              <w:t>þ</w:t>
            </w:r>
            <w:r w:rsidRPr="00521344">
              <w:rPr>
                <w:rStyle w:val="ModernTableText"/>
                <w:noProof/>
                <w:szCs w:val="18"/>
              </w:rPr>
              <w:t xml:space="preserve">Duration:     7     </w:t>
            </w:r>
            <w:r w:rsidRPr="00521344">
              <w:rPr>
                <w:rStyle w:val="ModernTableText"/>
                <w:rFonts w:ascii="Wingdings 2" w:hAnsi="Wingdings 2" w:eastAsia="Wingdings 2" w:cs="Wingdings 2"/>
                <w:noProof/>
                <w:szCs w:val="18"/>
              </w:rPr>
              <w:t>£</w:t>
            </w:r>
            <w:r w:rsidRPr="00521344">
              <w:rPr>
                <w:rStyle w:val="ModernTableText"/>
                <w:noProof/>
                <w:szCs w:val="18"/>
              </w:rPr>
              <w:t xml:space="preserve"> Days       </w:t>
            </w:r>
            <w:r w:rsidRPr="00521344">
              <w:rPr>
                <w:rStyle w:val="ModernTableText"/>
                <w:rFonts w:ascii="Wingdings 2" w:hAnsi="Wingdings 2" w:eastAsia="Wingdings 2" w:cs="Wingdings 2"/>
                <w:noProof/>
                <w:szCs w:val="18"/>
              </w:rPr>
              <w:t>£</w:t>
            </w:r>
            <w:r w:rsidRPr="00521344">
              <w:rPr>
                <w:rStyle w:val="ModernTableText"/>
                <w:noProof/>
                <w:szCs w:val="18"/>
              </w:rPr>
              <w:t xml:space="preserve"> Months       </w:t>
            </w:r>
            <w:r w:rsidRPr="00521344">
              <w:rPr>
                <w:rStyle w:val="ModernTableText"/>
                <w:rFonts w:ascii="Wingdings" w:hAnsi="Wingdings" w:eastAsia="Wingdings" w:cs="Wingdings"/>
                <w:noProof/>
                <w:szCs w:val="18"/>
              </w:rPr>
              <w:t>þ</w:t>
            </w:r>
            <w:r w:rsidRPr="00521344">
              <w:rPr>
                <w:rStyle w:val="ModernTableText"/>
                <w:noProof/>
                <w:szCs w:val="18"/>
              </w:rPr>
              <w:t xml:space="preserve"> Years                                                                          </w:t>
            </w:r>
          </w:p>
        </w:tc>
      </w:tr>
      <w:tr xmlns:wp14="http://schemas.microsoft.com/office/word/2010/wordml" w:rsidR="00721A8A" w14:paraId="336B3E5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26" w:type="pct"/>
            <w:gridSpan w:val="2"/>
            <w:tcBorders>
              <w:top w:val="single" w:color="616161" w:sz="2" w:space="0"/>
              <w:left w:val="single" w:color="616161" w:sz="2" w:space="0"/>
              <w:right w:val="single" w:color="616161" w:sz="2" w:space="0"/>
            </w:tcBorders>
            <w:vAlign w:val="center"/>
          </w:tcPr>
          <w:p w:rsidRPr="00521344" w:rsidR="00721A8A" w:rsidRDefault="00721A8A" w14:paraId="30C74BF1" wp14:textId="77777777">
            <w:pPr>
              <w:pStyle w:val="ModernBodyText"/>
              <w:spacing w:before="40" w:after="40"/>
              <w:jc w:val="left"/>
              <w:rPr>
                <w:rStyle w:val="Modern2nd-levelTableheader"/>
                <w:noProof/>
                <w:sz w:val="18"/>
                <w:szCs w:val="18"/>
              </w:rPr>
            </w:pPr>
            <w:r w:rsidRPr="00521344">
              <w:rPr>
                <w:rStyle w:val="Modern2nd-levelTableheader"/>
                <w:noProof/>
                <w:sz w:val="18"/>
                <w:szCs w:val="18"/>
              </w:rPr>
              <w:t>Report Run History Log:</w:t>
            </w:r>
          </w:p>
        </w:tc>
        <w:tc>
          <w:tcPr>
            <w:tcW w:w="1189" w:type="pct"/>
            <w:gridSpan w:val="3"/>
            <w:tcBorders>
              <w:top w:val="single" w:color="616161" w:sz="2" w:space="0"/>
              <w:left w:val="single" w:color="616161" w:sz="2" w:space="0"/>
              <w:bottom w:val="single" w:color="616161" w:sz="2" w:space="0"/>
              <w:right w:val="single" w:color="616161" w:sz="2" w:space="0"/>
            </w:tcBorders>
            <w:vAlign w:val="center"/>
          </w:tcPr>
          <w:p w:rsidRPr="00521344" w:rsidR="00721A8A" w:rsidRDefault="00721A8A" w14:paraId="2ACDB7A8" wp14:textId="77777777">
            <w:pPr>
              <w:pStyle w:val="ModernBodyText"/>
              <w:spacing w:before="40" w:after="40"/>
              <w:jc w:val="left"/>
              <w:rPr>
                <w:rStyle w:val="Modern2nd-levelTableheader"/>
                <w:noProof/>
                <w:color w:val="FFFFFF"/>
                <w:sz w:val="18"/>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 Number Of Occurrences:  </w:t>
            </w:r>
          </w:p>
        </w:tc>
        <w:tc>
          <w:tcPr>
            <w:tcW w:w="2785" w:type="pct"/>
            <w:gridSpan w:val="6"/>
            <w:tcBorders>
              <w:top w:val="single" w:color="616161" w:sz="2" w:space="0"/>
              <w:left w:val="nil"/>
              <w:bottom w:val="single" w:color="616161" w:sz="2" w:space="0"/>
              <w:right w:val="single" w:color="616161" w:sz="2" w:space="0"/>
            </w:tcBorders>
            <w:vAlign w:val="center"/>
          </w:tcPr>
          <w:p w:rsidRPr="00521344" w:rsidR="00721A8A" w:rsidRDefault="00721A8A" w14:paraId="56E3168B" wp14:textId="77777777">
            <w:pPr>
              <w:pStyle w:val="TableText1"/>
              <w:spacing w:before="40" w:after="40"/>
              <w:rPr>
                <w:rStyle w:val="ModernTableText"/>
                <w:noProof/>
                <w:szCs w:val="18"/>
              </w:rPr>
            </w:pPr>
            <w:r w:rsidRPr="00521344">
              <w:rPr>
                <w:rStyle w:val="ModernTableText"/>
                <w:rFonts w:ascii="Wingdings 2" w:hAnsi="Wingdings 2" w:eastAsia="Wingdings 2" w:cs="Wingdings 2"/>
                <w:noProof/>
                <w:szCs w:val="18"/>
              </w:rPr>
              <w:t>£</w:t>
            </w:r>
            <w:r w:rsidRPr="00521344">
              <w:rPr>
                <w:rStyle w:val="ModernTableText"/>
                <w:noProof/>
                <w:szCs w:val="18"/>
              </w:rPr>
              <w:t xml:space="preserve">Duration:            </w:t>
            </w:r>
            <w:r w:rsidRPr="00521344">
              <w:rPr>
                <w:rStyle w:val="ModernTableText"/>
                <w:rFonts w:ascii="Wingdings 2" w:hAnsi="Wingdings 2" w:eastAsia="Wingdings 2" w:cs="Wingdings 2"/>
                <w:noProof/>
                <w:szCs w:val="18"/>
              </w:rPr>
              <w:t>£</w:t>
            </w:r>
            <w:r w:rsidRPr="00521344">
              <w:rPr>
                <w:rStyle w:val="ModernTableText"/>
                <w:noProof/>
                <w:szCs w:val="18"/>
              </w:rPr>
              <w:t xml:space="preserve"> Days       </w:t>
            </w:r>
            <w:r w:rsidRPr="00521344">
              <w:rPr>
                <w:rStyle w:val="ModernTableText"/>
                <w:rFonts w:ascii="Wingdings 2" w:hAnsi="Wingdings 2" w:eastAsia="Wingdings 2" w:cs="Wingdings 2"/>
                <w:noProof/>
                <w:szCs w:val="18"/>
              </w:rPr>
              <w:t>£</w:t>
            </w:r>
            <w:r w:rsidRPr="00521344">
              <w:rPr>
                <w:rStyle w:val="ModernTableText"/>
                <w:noProof/>
                <w:szCs w:val="18"/>
              </w:rPr>
              <w:t xml:space="preserve"> Months       </w:t>
            </w:r>
            <w:r w:rsidRPr="00521344">
              <w:rPr>
                <w:rStyle w:val="ModernTableText"/>
                <w:rFonts w:ascii="Wingdings 2" w:hAnsi="Wingdings 2" w:eastAsia="Wingdings 2" w:cs="Wingdings 2"/>
                <w:noProof/>
                <w:szCs w:val="18"/>
              </w:rPr>
              <w:t>£</w:t>
            </w:r>
            <w:r w:rsidRPr="00521344">
              <w:rPr>
                <w:rStyle w:val="ModernTableText"/>
                <w:noProof/>
                <w:szCs w:val="18"/>
              </w:rPr>
              <w:t xml:space="preserve"> Years                                                                          </w:t>
            </w:r>
          </w:p>
        </w:tc>
      </w:tr>
      <w:tr xmlns:wp14="http://schemas.microsoft.com/office/word/2010/wordml" w:rsidR="00721A8A" w14:paraId="6D36BF4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721A8A" w:rsidRDefault="00721A8A" w14:paraId="42E4CAAF" wp14:textId="77777777">
            <w:pPr>
              <w:pStyle w:val="ModernBodyT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721A8A" w14:paraId="6348CCB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508"/>
          <w:jc w:val="center"/>
        </w:trPr>
        <w:tc>
          <w:tcPr>
            <w:tcW w:w="5000" w:type="pct"/>
            <w:gridSpan w:val="11"/>
          </w:tcPr>
          <w:p w:rsidRPr="00521344" w:rsidR="00721A8A" w:rsidP="00CF4C84" w:rsidRDefault="00721A8A" w14:paraId="520D99E1" wp14:textId="77777777">
            <w:pPr>
              <w:keepLines/>
              <w:spacing w:before="40" w:after="40"/>
              <w:rPr>
                <w:rStyle w:val="ModernTableText"/>
                <w:noProof/>
                <w:spacing w:val="-2"/>
                <w:szCs w:val="17"/>
              </w:rPr>
            </w:pPr>
            <w:r w:rsidRPr="00521344">
              <w:rPr>
                <w:rStyle w:val="ModernTableText"/>
                <w:noProof/>
                <w:spacing w:val="-2"/>
                <w:szCs w:val="17"/>
              </w:rPr>
              <w:t>Join A-DTL-TB to A-HDR-TB using A-AUTH-ID</w:t>
            </w:r>
          </w:p>
          <w:p w:rsidRPr="0099653B" w:rsidR="00721A8A" w:rsidP="00721A8A" w:rsidRDefault="00721A8A" w14:paraId="7E872220" wp14:textId="77777777">
            <w:pPr>
              <w:keepLines/>
              <w:spacing w:before="40" w:after="40"/>
              <w:rPr>
                <w:rStyle w:val="ModernTableText"/>
                <w:noProof/>
                <w:spacing w:val="-2"/>
                <w:szCs w:val="18"/>
              </w:rPr>
            </w:pPr>
            <w:r w:rsidRPr="0099653B">
              <w:rPr>
                <w:rStyle w:val="ModernTableText"/>
                <w:noProof/>
                <w:spacing w:val="-2"/>
                <w:szCs w:val="18"/>
              </w:rPr>
              <w:t>Join P-DTL-TB to A-HDR-LI-SUBM-PROV-ID-TB using A-HDR-LI-SUBM-PROV-ID-TB.P-SYS-ID [Where A-TXN-LVL-CD = "SV" and A-USED-PROV-ID-IND = "Y"] = P-DTL-TB.P-SYS-ID</w:t>
            </w:r>
          </w:p>
          <w:p w:rsidRPr="00521344" w:rsidR="00721A8A" w:rsidRDefault="00721A8A" w14:paraId="7277ECC7" wp14:textId="77777777">
            <w:pPr>
              <w:rPr>
                <w:rStyle w:val="ModernTableText"/>
                <w:b/>
                <w:szCs w:val="17"/>
              </w:rPr>
            </w:pPr>
          </w:p>
        </w:tc>
      </w:tr>
    </w:tbl>
    <w:p xmlns:wp14="http://schemas.microsoft.com/office/word/2010/wordml" w:rsidR="00CE759A" w:rsidRDefault="00CE759A" w14:paraId="71AE6454" wp14:textId="77777777">
      <w:pPr>
        <w:rPr>
          <w:sz w:val="19"/>
          <w:szCs w:val="19"/>
        </w:rPr>
      </w:pPr>
    </w:p>
    <w:p xmlns:wp14="http://schemas.microsoft.com/office/word/2010/wordml" w:rsidRPr="000308BA" w:rsidR="00721A8A" w:rsidP="00721A8A" w:rsidRDefault="00CE759A" w14:paraId="48EB2487" wp14:textId="77777777">
      <w:pPr>
        <w:pStyle w:val="Heading6"/>
      </w:pPr>
      <w:r w:rsidRPr="000308BA">
        <w:br w:type="page"/>
      </w:r>
      <w:r w:rsidRPr="000308BA">
        <w:t>Report Layout - OPR-SRA-114 – Frequency of Requested and Authorized Service Code</w:t>
      </w:r>
      <w:r w:rsidR="00721A8A">
        <w:t>s</w:t>
      </w:r>
    </w:p>
    <w:tbl>
      <w:tblPr>
        <w:tblW w:w="5000"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2808"/>
        <w:gridCol w:w="338"/>
        <w:gridCol w:w="8194"/>
        <w:gridCol w:w="794"/>
        <w:gridCol w:w="2256"/>
      </w:tblGrid>
      <w:tr xmlns:wp14="http://schemas.microsoft.com/office/word/2010/wordml" w:rsidR="00721A8A" w:rsidTr="00721A8A" w14:paraId="68111CBC" wp14:textId="77777777">
        <w:tblPrEx>
          <w:tblCellMar>
            <w:top w:w="0" w:type="dxa"/>
            <w:bottom w:w="0" w:type="dxa"/>
          </w:tblCellMar>
        </w:tblPrEx>
        <w:trPr>
          <w:cantSplit/>
          <w:trHeight w:val="432" w:hRule="exact"/>
          <w:tblHeader/>
          <w:jc w:val="center"/>
        </w:trPr>
        <w:tc>
          <w:tcPr>
            <w:tcW w:w="5000" w:type="pct"/>
            <w:gridSpan w:val="5"/>
            <w:tcBorders>
              <w:top w:val="single" w:color="auto" w:sz="4" w:space="0"/>
              <w:left w:val="single" w:color="auto" w:sz="4" w:space="0"/>
              <w:bottom w:val="single" w:color="auto" w:sz="4" w:space="0"/>
              <w:right w:val="single" w:color="auto" w:sz="4" w:space="0"/>
            </w:tcBorders>
            <w:shd w:val="clear" w:color="auto" w:fill="FF0000"/>
            <w:vAlign w:val="center"/>
          </w:tcPr>
          <w:p w:rsidR="00721A8A" w:rsidP="00721A8A" w:rsidRDefault="00721A8A" w14:paraId="7439C735" wp14:textId="77777777">
            <w:pPr>
              <w:jc w:val="center"/>
              <w:rPr>
                <w:rFonts w:eastAsia="MS Mincho"/>
              </w:rPr>
            </w:pPr>
            <w:r>
              <w:br w:type="page"/>
            </w:r>
            <w:r>
              <w:br w:type="page"/>
            </w:r>
            <w:r>
              <w:rPr>
                <w:rFonts w:eastAsia="MS Mincho"/>
              </w:rPr>
              <w:t>NH MMIS REPORT LAYOUT</w:t>
            </w:r>
          </w:p>
        </w:tc>
      </w:tr>
      <w:tr xmlns:wp14="http://schemas.microsoft.com/office/word/2010/wordml" w:rsidR="00721A8A" w:rsidTr="00721A8A" w14:paraId="184D7821" wp14:textId="77777777">
        <w:tblPrEx>
          <w:tblCellMar>
            <w:top w:w="0" w:type="dxa"/>
            <w:bottom w:w="0" w:type="dxa"/>
          </w:tblCellMar>
        </w:tblPrEx>
        <w:trPr>
          <w:cantSplit/>
          <w:trHeight w:val="1710"/>
          <w:jc w:val="center"/>
        </w:trPr>
        <w:tc>
          <w:tcPr>
            <w:tcW w:w="1096" w:type="pct"/>
            <w:gridSpan w:val="2"/>
            <w:tcBorders>
              <w:top w:val="single" w:color="auto" w:sz="4" w:space="0"/>
              <w:bottom w:val="nil"/>
            </w:tcBorders>
            <w:vAlign w:val="center"/>
          </w:tcPr>
          <w:p w:rsidRPr="00FC5BE5" w:rsidR="00721A8A" w:rsidP="00721A8A" w:rsidRDefault="00721A8A" w14:paraId="20437398" wp14:textId="77777777">
            <w:pPr>
              <w:pStyle w:val="TableText1"/>
              <w:spacing w:before="40" w:after="40"/>
              <w:rPr>
                <w:rStyle w:val="ModernTableText"/>
                <w:b/>
                <w:bCs/>
                <w:sz w:val="20"/>
                <w:szCs w:val="23"/>
              </w:rPr>
            </w:pPr>
            <w:r w:rsidRPr="00FC5BE5">
              <w:rPr>
                <w:rStyle w:val="ModernTableText"/>
                <w:b/>
                <w:bCs/>
                <w:sz w:val="20"/>
                <w:szCs w:val="23"/>
              </w:rPr>
              <w:t>NH MMIS EOR</w:t>
            </w:r>
          </w:p>
          <w:p w:rsidRPr="00FC5BE5" w:rsidR="00721A8A" w:rsidP="00721A8A" w:rsidRDefault="00721A8A" w14:paraId="036E23BF" wp14:textId="77777777">
            <w:pPr>
              <w:pStyle w:val="TableText1"/>
              <w:spacing w:before="40" w:after="40"/>
              <w:rPr>
                <w:rStyle w:val="ModernTableText"/>
                <w:b/>
                <w:bCs/>
                <w:sz w:val="20"/>
                <w:szCs w:val="23"/>
              </w:rPr>
            </w:pPr>
            <w:r w:rsidRPr="00FC5BE5">
              <w:rPr>
                <w:rStyle w:val="ModernTableText"/>
                <w:b/>
                <w:bCs/>
                <w:sz w:val="20"/>
                <w:szCs w:val="23"/>
              </w:rPr>
              <w:t>Report ID:  OPR-SRA-114</w:t>
            </w:r>
          </w:p>
          <w:p w:rsidRPr="00FC5BE5" w:rsidR="00721A8A" w:rsidP="00721A8A" w:rsidRDefault="00721A8A" w14:paraId="10FC4761" wp14:textId="77777777">
            <w:pPr>
              <w:pStyle w:val="TableText1"/>
              <w:spacing w:before="40" w:after="40"/>
              <w:rPr>
                <w:b/>
                <w:szCs w:val="21"/>
                <w:u w:val="single"/>
              </w:rPr>
            </w:pPr>
            <w:r w:rsidRPr="00FC5BE5">
              <w:rPr>
                <w:b/>
                <w:szCs w:val="21"/>
                <w:u w:val="single"/>
              </w:rPr>
              <w:t>Report Definition</w:t>
            </w:r>
          </w:p>
          <w:p w:rsidRPr="00FC5BE5" w:rsidR="00721A8A" w:rsidP="00721A8A" w:rsidRDefault="00721A8A" w14:paraId="2E67EB98" wp14:textId="77777777">
            <w:pPr>
              <w:pStyle w:val="TableText1"/>
              <w:spacing w:before="40" w:after="40"/>
              <w:rPr>
                <w:b/>
                <w:szCs w:val="21"/>
                <w:u w:val="single"/>
              </w:rPr>
            </w:pPr>
            <w:r w:rsidRPr="00FC5BE5">
              <w:rPr>
                <w:b/>
                <w:szCs w:val="21"/>
                <w:u w:val="single"/>
              </w:rPr>
              <w:t>ORR Home</w:t>
            </w:r>
          </w:p>
          <w:p w:rsidRPr="00FC5BE5" w:rsidR="00721A8A" w:rsidP="00721A8A" w:rsidRDefault="00721A8A" w14:paraId="305008F8" wp14:textId="77777777">
            <w:pPr>
              <w:pStyle w:val="TableText1"/>
              <w:spacing w:before="40" w:after="40"/>
              <w:rPr>
                <w:rStyle w:val="ModernTableText"/>
                <w:b/>
                <w:bCs/>
                <w:color w:val="0000FF"/>
                <w:sz w:val="20"/>
                <w:szCs w:val="23"/>
                <w:u w:val="single"/>
              </w:rPr>
            </w:pPr>
            <w:r w:rsidRPr="00FC5BE5">
              <w:rPr>
                <w:b/>
                <w:szCs w:val="21"/>
                <w:u w:val="single"/>
              </w:rPr>
              <w:t>Return</w:t>
            </w:r>
          </w:p>
        </w:tc>
        <w:tc>
          <w:tcPr>
            <w:tcW w:w="3125" w:type="pct"/>
            <w:gridSpan w:val="2"/>
            <w:tcBorders>
              <w:top w:val="single" w:color="auto" w:sz="4" w:space="0"/>
              <w:bottom w:val="nil"/>
            </w:tcBorders>
            <w:vAlign w:val="center"/>
          </w:tcPr>
          <w:p w:rsidRPr="00FC5BE5" w:rsidR="00721A8A" w:rsidP="00721A8A" w:rsidRDefault="00721A8A" w14:paraId="16F7165F" wp14:textId="77777777">
            <w:pPr>
              <w:jc w:val="center"/>
              <w:rPr>
                <w:b/>
              </w:rPr>
            </w:pPr>
            <w:r w:rsidRPr="00FC5BE5">
              <w:rPr>
                <w:b/>
              </w:rPr>
              <w:t>Line of Business:  &lt;LOB Cd – Desc&gt;</w:t>
            </w:r>
          </w:p>
          <w:p w:rsidRPr="00FC5BE5" w:rsidR="00721A8A" w:rsidP="00721A8A" w:rsidRDefault="00721A8A" w14:paraId="2C4694AC" wp14:textId="77777777">
            <w:pPr>
              <w:jc w:val="center"/>
              <w:rPr>
                <w:b/>
              </w:rPr>
            </w:pPr>
            <w:r w:rsidRPr="00FC5BE5">
              <w:rPr>
                <w:b/>
              </w:rPr>
              <w:t>Department of Health and Human Services</w:t>
            </w:r>
          </w:p>
          <w:p w:rsidRPr="00FC5BE5" w:rsidR="00721A8A" w:rsidP="00721A8A" w:rsidRDefault="00721A8A" w14:paraId="250DCF09" wp14:textId="77777777">
            <w:pPr>
              <w:jc w:val="center"/>
              <w:rPr>
                <w:b/>
              </w:rPr>
            </w:pPr>
            <w:r w:rsidRPr="00FC5BE5">
              <w:rPr>
                <w:b/>
              </w:rPr>
              <w:t>Frequency of Requested and Authorized Service Codes</w:t>
            </w:r>
          </w:p>
          <w:p w:rsidRPr="00FC5BE5" w:rsidR="00721A8A" w:rsidP="00721A8A" w:rsidRDefault="00721A8A" w14:paraId="2E37A4CF" wp14:textId="77777777">
            <w:pPr>
              <w:jc w:val="center"/>
              <w:rPr>
                <w:rStyle w:val="ModernTableText"/>
                <w:rFonts w:cs="Arial"/>
                <w:b/>
                <w:bCs/>
                <w:sz w:val="20"/>
                <w:szCs w:val="23"/>
              </w:rPr>
            </w:pPr>
            <w:r w:rsidRPr="00FC5BE5">
              <w:rPr>
                <w:b/>
              </w:rPr>
              <w:t>MM/DD/CCYY – MM/DD/CCYY</w:t>
            </w:r>
          </w:p>
        </w:tc>
        <w:tc>
          <w:tcPr>
            <w:tcW w:w="779" w:type="pct"/>
            <w:tcBorders>
              <w:top w:val="single" w:color="auto" w:sz="4" w:space="0"/>
              <w:bottom w:val="nil"/>
            </w:tcBorders>
          </w:tcPr>
          <w:p w:rsidR="00721A8A" w:rsidP="00721A8A" w:rsidRDefault="003A7664" w14:paraId="43136B93" wp14:textId="77777777">
            <w:pPr>
              <w:jc w:val="right"/>
              <w:rPr>
                <w:sz w:val="19"/>
                <w:szCs w:val="19"/>
              </w:rPr>
            </w:pPr>
            <w:r>
              <w:rPr>
                <w:noProof/>
                <w:sz w:val="19"/>
                <w:szCs w:val="19"/>
              </w:rPr>
              <w:drawing>
                <wp:inline xmlns:wp14="http://schemas.microsoft.com/office/word/2010/wordprocessingDrawing" distT="0" distB="0" distL="0" distR="0" wp14:anchorId="745CE948" wp14:editId="7777777">
                  <wp:extent cx="1295400" cy="1285875"/>
                  <wp:effectExtent l="0" t="0" r="0"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00721A8A" w:rsidTr="00721A8A" w14:paraId="2135056F" wp14:textId="77777777">
        <w:tblPrEx>
          <w:tblCellMar>
            <w:top w:w="0" w:type="dxa"/>
            <w:bottom w:w="0" w:type="dxa"/>
          </w:tblCellMar>
        </w:tblPrEx>
        <w:trPr>
          <w:cantSplit/>
          <w:trHeight w:val="292"/>
          <w:jc w:val="center"/>
        </w:trPr>
        <w:tc>
          <w:tcPr>
            <w:tcW w:w="5000" w:type="pct"/>
            <w:gridSpan w:val="5"/>
            <w:tcBorders>
              <w:bottom w:val="nil"/>
            </w:tcBorders>
          </w:tcPr>
          <w:p w:rsidR="00721A8A" w:rsidP="00721A8A" w:rsidRDefault="00721A8A" w14:paraId="00ECADE2" wp14:textId="77777777">
            <w:pPr>
              <w:pStyle w:val="Figure"/>
              <w:rPr>
                <w:rFonts w:ascii="Arial" w:hAnsi="Arial" w:cs="Arial"/>
                <w:bCs w:val="0"/>
                <w:sz w:val="17"/>
                <w:szCs w:val="17"/>
              </w:rPr>
            </w:pPr>
          </w:p>
        </w:tc>
      </w:tr>
      <w:tr xmlns:wp14="http://schemas.microsoft.com/office/word/2010/wordml" w:rsidR="00721A8A" w:rsidTr="00721A8A" w14:paraId="67816B1F" wp14:textId="77777777">
        <w:tblPrEx>
          <w:tblCellMar>
            <w:top w:w="0" w:type="dxa"/>
            <w:bottom w:w="0" w:type="dxa"/>
          </w:tblCellMar>
        </w:tblPrEx>
        <w:trPr>
          <w:cantSplit/>
          <w:trHeight w:val="292"/>
          <w:jc w:val="center"/>
        </w:trPr>
        <w:tc>
          <w:tcPr>
            <w:tcW w:w="5000" w:type="pct"/>
            <w:gridSpan w:val="5"/>
            <w:tcBorders>
              <w:top w:val="nil"/>
              <w:bottom w:val="nil"/>
            </w:tcBorders>
            <w:shd w:val="clear" w:color="auto" w:fill="356BA1"/>
            <w:vAlign w:val="center"/>
          </w:tcPr>
          <w:p w:rsidR="00721A8A" w:rsidP="00721A8A" w:rsidRDefault="00721A8A" w14:paraId="5F191987" wp14:textId="77777777">
            <w:pPr>
              <w:pStyle w:val="Figure"/>
              <w:spacing w:before="60" w:after="60"/>
              <w:rPr>
                <w:rFonts w:ascii="Arial" w:hAnsi="Arial" w:cs="Arial"/>
                <w:bCs w:val="0"/>
                <w:color w:val="FFFFFF"/>
                <w:sz w:val="23"/>
                <w:szCs w:val="23"/>
              </w:rPr>
            </w:pPr>
            <w:r>
              <w:rPr>
                <w:rFonts w:ascii="Arial" w:hAnsi="Arial" w:cs="Arial"/>
                <w:bCs w:val="0"/>
                <w:color w:val="FFFFFF"/>
                <w:sz w:val="23"/>
                <w:szCs w:val="23"/>
              </w:rPr>
              <w:t>SA Ty Cd - Desc:</w:t>
            </w:r>
            <w:r>
              <w:rPr>
                <w:rFonts w:ascii="Arial" w:hAnsi="Arial" w:cs="Arial"/>
                <w:color w:val="FFFFFF"/>
                <w:sz w:val="23"/>
                <w:szCs w:val="23"/>
              </w:rPr>
              <w:t xml:space="preserve">  XX – XXXXXXXXXXXXXXXXXXXXXXXXX</w:t>
            </w:r>
          </w:p>
        </w:tc>
      </w:tr>
      <w:tr xmlns:wp14="http://schemas.microsoft.com/office/word/2010/wordml" w:rsidR="00721A8A" w:rsidTr="00721A8A" w14:paraId="63B1A090" wp14:textId="77777777">
        <w:tblPrEx>
          <w:tblCellMar>
            <w:top w:w="0" w:type="dxa"/>
            <w:bottom w:w="0" w:type="dxa"/>
          </w:tblCellMar>
        </w:tblPrEx>
        <w:trPr>
          <w:cantSplit/>
          <w:trHeight w:val="292"/>
          <w:jc w:val="center"/>
        </w:trPr>
        <w:tc>
          <w:tcPr>
            <w:tcW w:w="5000" w:type="pct"/>
            <w:gridSpan w:val="5"/>
            <w:tcBorders>
              <w:top w:val="nil"/>
              <w:bottom w:val="nil"/>
            </w:tcBorders>
            <w:shd w:val="clear" w:color="auto" w:fill="FDD461"/>
            <w:vAlign w:val="center"/>
          </w:tcPr>
          <w:p w:rsidR="00721A8A" w:rsidP="00721A8A" w:rsidRDefault="00721A8A" w14:paraId="0E03AA8B" wp14:textId="77777777">
            <w:pPr>
              <w:pStyle w:val="Figure"/>
              <w:spacing w:before="60" w:after="60"/>
              <w:rPr>
                <w:rFonts w:ascii="Arial" w:hAnsi="Arial" w:cs="Arial"/>
                <w:bCs w:val="0"/>
                <w:color w:val="000000"/>
                <w:sz w:val="23"/>
                <w:szCs w:val="23"/>
              </w:rPr>
            </w:pPr>
            <w:r>
              <w:rPr>
                <w:rFonts w:ascii="Arial" w:hAnsi="Arial" w:cs="Arial"/>
                <w:bCs w:val="0"/>
                <w:color w:val="000000"/>
                <w:sz w:val="23"/>
                <w:szCs w:val="23"/>
              </w:rPr>
              <w:t xml:space="preserve"> SA LI Cat Svc Cd - Desc:  XX – XXXXXXXXXXXXXXXXXXXX</w:t>
            </w:r>
          </w:p>
        </w:tc>
      </w:tr>
      <w:tr xmlns:wp14="http://schemas.microsoft.com/office/word/2010/wordml" w:rsidR="00721A8A" w:rsidTr="00721A8A" w14:paraId="60461305" wp14:textId="77777777">
        <w:tblPrEx>
          <w:tblCellMar>
            <w:top w:w="0" w:type="dxa"/>
            <w:bottom w:w="0" w:type="dxa"/>
          </w:tblCellMar>
        </w:tblPrEx>
        <w:trPr>
          <w:cantSplit/>
          <w:trHeight w:val="292"/>
          <w:jc w:val="center"/>
        </w:trPr>
        <w:tc>
          <w:tcPr>
            <w:tcW w:w="5000" w:type="pct"/>
            <w:gridSpan w:val="5"/>
            <w:tcBorders>
              <w:top w:val="nil"/>
              <w:bottom w:val="nil"/>
            </w:tcBorders>
            <w:vAlign w:val="center"/>
          </w:tcPr>
          <w:p w:rsidR="00721A8A" w:rsidP="00721A8A" w:rsidRDefault="00721A8A" w14:paraId="570A21AC" wp14:textId="77777777">
            <w:pPr>
              <w:pStyle w:val="Figure"/>
              <w:jc w:val="right"/>
              <w:rPr>
                <w:rFonts w:ascii="Arial" w:hAnsi="Arial" w:cs="Arial"/>
                <w:color w:val="000000"/>
                <w:sz w:val="23"/>
                <w:szCs w:val="23"/>
              </w:rPr>
            </w:pPr>
          </w:p>
        </w:tc>
      </w:tr>
      <w:tr xmlns:wp14="http://schemas.microsoft.com/office/word/2010/wordml" w:rsidR="00721A8A" w:rsidTr="00721A8A" w14:paraId="3091CDEE" wp14:textId="77777777">
        <w:tblPrEx>
          <w:tblCellMar>
            <w:top w:w="0" w:type="dxa"/>
            <w:bottom w:w="0" w:type="dxa"/>
          </w:tblCellMar>
        </w:tblPrEx>
        <w:trPr>
          <w:cantSplit/>
          <w:trHeight w:val="292"/>
          <w:jc w:val="center"/>
        </w:trPr>
        <w:tc>
          <w:tcPr>
            <w:tcW w:w="5000" w:type="pct"/>
            <w:gridSpan w:val="5"/>
          </w:tcPr>
          <w:tbl>
            <w:tblPr>
              <w:tblW w:w="5000" w:type="pct"/>
              <w:tblBorders>
                <w:top w:val="single" w:color="356BA1" w:sz="4" w:space="0"/>
                <w:left w:val="single" w:color="356BA1" w:sz="4" w:space="0"/>
                <w:bottom w:val="single" w:color="356BA1" w:sz="4" w:space="0"/>
                <w:right w:val="single" w:color="356BA1" w:sz="4" w:space="0"/>
                <w:insideH w:val="single" w:color="356BA1" w:sz="4" w:space="0"/>
                <w:insideV w:val="single" w:color="356BA1" w:sz="4" w:space="0"/>
              </w:tblBorders>
              <w:tblLook w:val="01E0" w:firstRow="1" w:lastRow="1" w:firstColumn="1" w:lastColumn="1" w:noHBand="0" w:noVBand="0"/>
            </w:tblPr>
            <w:tblGrid>
              <w:gridCol w:w="1877"/>
              <w:gridCol w:w="2198"/>
              <w:gridCol w:w="1652"/>
              <w:gridCol w:w="1652"/>
              <w:gridCol w:w="533"/>
              <w:gridCol w:w="535"/>
              <w:gridCol w:w="535"/>
              <w:gridCol w:w="584"/>
              <w:gridCol w:w="1643"/>
              <w:gridCol w:w="1499"/>
              <w:gridCol w:w="1456"/>
            </w:tblGrid>
            <w:tr w:rsidRPr="00F61C5B" w:rsidR="00721A8A" w:rsidTr="009D7047" w14:paraId="2FF4D228" wp14:textId="77777777">
              <w:trPr>
                <w:trHeight w:val="1405"/>
              </w:trPr>
              <w:tc>
                <w:tcPr>
                  <w:tcW w:w="663" w:type="pct"/>
                  <w:tcBorders>
                    <w:top w:val="single" w:color="356BA1" w:sz="4" w:space="0"/>
                    <w:bottom w:val="single" w:color="356BA1" w:sz="4" w:space="0"/>
                  </w:tcBorders>
                  <w:shd w:val="clear" w:color="auto" w:fill="D9D9D9"/>
                </w:tcPr>
                <w:p w:rsidRPr="007B38C5" w:rsidR="00721A8A" w:rsidP="00721A8A" w:rsidRDefault="00721A8A" w14:paraId="2B8485B5" wp14:textId="77777777">
                  <w:pPr>
                    <w:pStyle w:val="RptLayoutBdyHdgACSSC"/>
                    <w:rPr>
                      <w:rFonts w:ascii="Arial" w:hAnsi="Arial"/>
                    </w:rPr>
                  </w:pPr>
                  <w:r>
                    <w:rPr>
                      <w:rFonts w:ascii="Arial" w:hAnsi="Arial"/>
                    </w:rPr>
                    <w:t>SA LI Svc Prov ID</w:t>
                  </w:r>
                </w:p>
              </w:tc>
              <w:tc>
                <w:tcPr>
                  <w:tcW w:w="776" w:type="pct"/>
                  <w:tcBorders>
                    <w:top w:val="single" w:color="356BA1" w:sz="4" w:space="0"/>
                    <w:bottom w:val="single" w:color="356BA1" w:sz="4" w:space="0"/>
                  </w:tcBorders>
                  <w:shd w:val="clear" w:color="auto" w:fill="D9D9D9"/>
                </w:tcPr>
                <w:p w:rsidRPr="007B38C5" w:rsidR="00721A8A" w:rsidP="00721A8A" w:rsidRDefault="00721A8A" w14:paraId="66727ECB" wp14:textId="77777777">
                  <w:pPr>
                    <w:pStyle w:val="RptLayoutBdyHdgACSSC"/>
                    <w:rPr>
                      <w:rFonts w:ascii="Arial" w:hAnsi="Arial"/>
                    </w:rPr>
                  </w:pPr>
                  <w:r>
                    <w:rPr>
                      <w:rFonts w:ascii="Arial" w:hAnsi="Arial"/>
                    </w:rPr>
                    <w:t>SA LI Svc Prov Name</w:t>
                  </w:r>
                </w:p>
              </w:tc>
              <w:tc>
                <w:tcPr>
                  <w:tcW w:w="583" w:type="pct"/>
                  <w:tcBorders>
                    <w:top w:val="single" w:color="356BA1" w:sz="4" w:space="0"/>
                    <w:bottom w:val="single" w:color="356BA1" w:sz="4" w:space="0"/>
                  </w:tcBorders>
                  <w:shd w:val="clear" w:color="auto" w:fill="D9D9D9"/>
                </w:tcPr>
                <w:p w:rsidRPr="007B38C5" w:rsidR="00721A8A" w:rsidP="00721A8A" w:rsidRDefault="00721A8A" w14:paraId="5BC0D381" wp14:textId="77777777">
                  <w:pPr>
                    <w:pStyle w:val="RptLayoutBdyHdgACSSC"/>
                    <w:rPr>
                      <w:rFonts w:ascii="Arial" w:hAnsi="Arial"/>
                    </w:rPr>
                  </w:pPr>
                  <w:r w:rsidRPr="007B38C5">
                    <w:rPr>
                      <w:rFonts w:ascii="Arial" w:hAnsi="Arial"/>
                    </w:rPr>
                    <w:t>SA LI Svc From Cd</w:t>
                  </w:r>
                </w:p>
              </w:tc>
              <w:tc>
                <w:tcPr>
                  <w:tcW w:w="583" w:type="pct"/>
                  <w:tcBorders>
                    <w:top w:val="single" w:color="356BA1" w:sz="4" w:space="0"/>
                    <w:bottom w:val="single" w:color="356BA1" w:sz="4" w:space="0"/>
                  </w:tcBorders>
                  <w:shd w:val="clear" w:color="auto" w:fill="D9D9D9"/>
                </w:tcPr>
                <w:p w:rsidRPr="007B38C5" w:rsidR="00721A8A" w:rsidP="00721A8A" w:rsidRDefault="00721A8A" w14:paraId="3CF3B2B1" wp14:textId="77777777">
                  <w:pPr>
                    <w:pStyle w:val="RptLayoutBdyHdgACSSC"/>
                    <w:rPr>
                      <w:rFonts w:ascii="Arial" w:hAnsi="Arial"/>
                    </w:rPr>
                  </w:pPr>
                  <w:r w:rsidRPr="007B38C5">
                    <w:rPr>
                      <w:rFonts w:ascii="Arial" w:hAnsi="Arial"/>
                    </w:rPr>
                    <w:t>SA LI Svc Thru Cd</w:t>
                  </w:r>
                </w:p>
              </w:tc>
              <w:tc>
                <w:tcPr>
                  <w:tcW w:w="772" w:type="pct"/>
                  <w:gridSpan w:val="4"/>
                  <w:tcBorders>
                    <w:top w:val="single" w:color="356BA1" w:sz="4" w:space="0"/>
                    <w:bottom w:val="single" w:color="356BA1" w:sz="4" w:space="0"/>
                  </w:tcBorders>
                  <w:shd w:val="clear" w:color="auto" w:fill="D9D9D9"/>
                </w:tcPr>
                <w:p w:rsidRPr="007B38C5" w:rsidR="00721A8A" w:rsidP="00721A8A" w:rsidRDefault="00721A8A" w14:paraId="692378BD" wp14:textId="77777777">
                  <w:pPr>
                    <w:pStyle w:val="RptLayoutBdyHdgACSSC"/>
                    <w:rPr>
                      <w:rFonts w:ascii="Arial" w:hAnsi="Arial"/>
                    </w:rPr>
                  </w:pPr>
                  <w:r w:rsidRPr="007B38C5">
                    <w:rPr>
                      <w:rFonts w:ascii="Arial" w:hAnsi="Arial"/>
                    </w:rPr>
                    <w:t xml:space="preserve">SA LI-Svc </w:t>
                  </w:r>
                  <w:r>
                    <w:rPr>
                      <w:rFonts w:ascii="Arial" w:hAnsi="Arial"/>
                    </w:rPr>
                    <w:t>Cd-Mod</w:t>
                  </w:r>
                </w:p>
              </w:tc>
              <w:tc>
                <w:tcPr>
                  <w:tcW w:w="580" w:type="pct"/>
                  <w:tcBorders>
                    <w:top w:val="single" w:color="356BA1" w:sz="4" w:space="0"/>
                    <w:bottom w:val="single" w:color="356BA1" w:sz="4" w:space="0"/>
                  </w:tcBorders>
                  <w:shd w:val="clear" w:color="auto" w:fill="D9D9D9"/>
                </w:tcPr>
                <w:p w:rsidRPr="007B38C5" w:rsidR="00721A8A" w:rsidP="00721A8A" w:rsidRDefault="00721A8A" w14:paraId="690B1EE5" wp14:textId="77777777">
                  <w:pPr>
                    <w:pStyle w:val="RptLayoutBdyHdgACSSC"/>
                    <w:rPr>
                      <w:rFonts w:ascii="Arial" w:hAnsi="Arial"/>
                    </w:rPr>
                  </w:pPr>
                  <w:r w:rsidRPr="007B38C5">
                    <w:rPr>
                      <w:rFonts w:ascii="Arial" w:hAnsi="Arial"/>
                    </w:rPr>
                    <w:t>SA Dt-Req Beg</w:t>
                  </w:r>
                </w:p>
              </w:tc>
              <w:tc>
                <w:tcPr>
                  <w:tcW w:w="529" w:type="pct"/>
                  <w:tcBorders>
                    <w:top w:val="single" w:color="356BA1" w:sz="4" w:space="0"/>
                    <w:bottom w:val="single" w:color="356BA1" w:sz="4" w:space="0"/>
                  </w:tcBorders>
                  <w:shd w:val="clear" w:color="auto" w:fill="D9D9D9"/>
                </w:tcPr>
                <w:p w:rsidRPr="007B38C5" w:rsidR="00721A8A" w:rsidP="00721A8A" w:rsidRDefault="00721A8A" w14:paraId="5022E02A" wp14:textId="77777777">
                  <w:pPr>
                    <w:pStyle w:val="RptLayoutBdyHdgACSSC"/>
                    <w:rPr>
                      <w:rFonts w:ascii="Arial" w:hAnsi="Arial"/>
                    </w:rPr>
                  </w:pPr>
                  <w:r w:rsidRPr="007B38C5">
                    <w:rPr>
                      <w:rFonts w:ascii="Arial" w:hAnsi="Arial"/>
                    </w:rPr>
                    <w:t>SA LI Stat Cd</w:t>
                  </w:r>
                </w:p>
              </w:tc>
              <w:tc>
                <w:tcPr>
                  <w:tcW w:w="514" w:type="pct"/>
                  <w:tcBorders>
                    <w:top w:val="single" w:color="356BA1" w:sz="4" w:space="0"/>
                    <w:bottom w:val="single" w:color="356BA1" w:sz="4" w:space="0"/>
                  </w:tcBorders>
                  <w:shd w:val="clear" w:color="auto" w:fill="D9D9D9"/>
                </w:tcPr>
                <w:p w:rsidRPr="007B38C5" w:rsidR="00721A8A" w:rsidP="00721A8A" w:rsidRDefault="00721A8A" w14:paraId="3D4D385B" wp14:textId="77777777">
                  <w:pPr>
                    <w:pStyle w:val="RptLayoutBdyHdgACSSC"/>
                    <w:rPr>
                      <w:rFonts w:ascii="Arial" w:hAnsi="Arial"/>
                    </w:rPr>
                  </w:pPr>
                  <w:r w:rsidRPr="007B38C5">
                    <w:rPr>
                      <w:rFonts w:ascii="Arial" w:hAnsi="Arial"/>
                    </w:rPr>
                    <w:t>SA Dt-LI Stat</w:t>
                  </w:r>
                </w:p>
              </w:tc>
            </w:tr>
            <w:tr w:rsidRPr="007B38C5" w:rsidR="00721A8A" w:rsidTr="009D7047" w14:paraId="727529D0" wp14:textId="77777777">
              <w:trPr>
                <w:trHeight w:val="251"/>
              </w:trPr>
              <w:tc>
                <w:tcPr>
                  <w:tcW w:w="663" w:type="pct"/>
                  <w:tcBorders>
                    <w:top w:val="single" w:color="356BA1" w:sz="4" w:space="0"/>
                    <w:left w:val="single" w:color="C0C0C0" w:sz="4" w:space="0"/>
                    <w:bottom w:val="single" w:color="C0C0C0" w:sz="4" w:space="0"/>
                    <w:right w:val="single" w:color="C0C0C0" w:sz="4" w:space="0"/>
                  </w:tcBorders>
                </w:tcPr>
                <w:p w:rsidRPr="007B38C5" w:rsidR="00721A8A" w:rsidP="00721A8A" w:rsidRDefault="00721A8A" w14:paraId="08B0FDEF" wp14:textId="77777777">
                  <w:pPr>
                    <w:pStyle w:val="RptLayoutBdyHdgACSSC"/>
                    <w:jc w:val="right"/>
                    <w:rPr>
                      <w:rFonts w:ascii="Arial" w:hAnsi="Arial"/>
                      <w:b w:val="0"/>
                      <w:sz w:val="16"/>
                    </w:rPr>
                  </w:pPr>
                  <w:r w:rsidRPr="007B38C5">
                    <w:rPr>
                      <w:rFonts w:ascii="Arial" w:hAnsi="Arial"/>
                      <w:b w:val="0"/>
                      <w:sz w:val="16"/>
                    </w:rPr>
                    <w:t>XXXXX</w:t>
                  </w:r>
                </w:p>
              </w:tc>
              <w:tc>
                <w:tcPr>
                  <w:tcW w:w="776" w:type="pct"/>
                  <w:tcBorders>
                    <w:top w:val="single" w:color="356BA1" w:sz="4" w:space="0"/>
                    <w:left w:val="single" w:color="C0C0C0" w:sz="4" w:space="0"/>
                    <w:bottom w:val="single" w:color="C0C0C0" w:sz="4" w:space="0"/>
                    <w:right w:val="single" w:color="C0C0C0" w:sz="4" w:space="0"/>
                  </w:tcBorders>
                </w:tcPr>
                <w:p w:rsidRPr="007B38C5" w:rsidR="00721A8A" w:rsidP="00721A8A" w:rsidRDefault="00721A8A" w14:paraId="42143A08" wp14:textId="77777777">
                  <w:pPr>
                    <w:pStyle w:val="RptLayoutBdyHdgACSSC"/>
                    <w:jc w:val="right"/>
                    <w:rPr>
                      <w:rFonts w:ascii="Arial" w:hAnsi="Arial"/>
                      <w:b w:val="0"/>
                      <w:sz w:val="16"/>
                    </w:rPr>
                  </w:pPr>
                  <w:r w:rsidRPr="007B38C5">
                    <w:rPr>
                      <w:rFonts w:ascii="Arial" w:hAnsi="Arial"/>
                      <w:b w:val="0"/>
                      <w:sz w:val="16"/>
                    </w:rPr>
                    <w:t>XXXXXXXX</w:t>
                  </w:r>
                </w:p>
              </w:tc>
              <w:tc>
                <w:tcPr>
                  <w:tcW w:w="583" w:type="pct"/>
                  <w:tcBorders>
                    <w:top w:val="single" w:color="356BA1" w:sz="4" w:space="0"/>
                    <w:left w:val="single" w:color="C0C0C0" w:sz="4" w:space="0"/>
                    <w:bottom w:val="single" w:color="C0C0C0" w:sz="4" w:space="0"/>
                    <w:right w:val="single" w:color="C0C0C0" w:sz="4" w:space="0"/>
                  </w:tcBorders>
                </w:tcPr>
                <w:p w:rsidRPr="007B38C5" w:rsidR="00721A8A" w:rsidP="00721A8A" w:rsidRDefault="00721A8A" w14:paraId="4DFD9F3C" wp14:textId="77777777">
                  <w:pPr>
                    <w:pStyle w:val="RptLayoutBdyHdgACSSC"/>
                    <w:jc w:val="left"/>
                    <w:rPr>
                      <w:rFonts w:ascii="Arial" w:hAnsi="Arial"/>
                      <w:b w:val="0"/>
                      <w:sz w:val="16"/>
                    </w:rPr>
                  </w:pPr>
                  <w:r w:rsidRPr="007B38C5">
                    <w:rPr>
                      <w:rFonts w:ascii="Arial" w:hAnsi="Arial"/>
                      <w:b w:val="0"/>
                      <w:sz w:val="16"/>
                    </w:rPr>
                    <w:t>XXXXXXXXXXXXX</w:t>
                  </w:r>
                </w:p>
              </w:tc>
              <w:tc>
                <w:tcPr>
                  <w:tcW w:w="583" w:type="pct"/>
                  <w:tcBorders>
                    <w:top w:val="single" w:color="356BA1" w:sz="4" w:space="0"/>
                    <w:left w:val="single" w:color="C0C0C0" w:sz="4" w:space="0"/>
                    <w:bottom w:val="single" w:color="C0C0C0" w:sz="4" w:space="0"/>
                    <w:right w:val="single" w:color="C0C0C0" w:sz="4" w:space="0"/>
                  </w:tcBorders>
                </w:tcPr>
                <w:p w:rsidRPr="007B38C5" w:rsidR="00721A8A" w:rsidP="00721A8A" w:rsidRDefault="00721A8A" w14:paraId="6CDA7E54" wp14:textId="77777777">
                  <w:pPr>
                    <w:pStyle w:val="RptLayoutBdyHdgACSSC"/>
                    <w:jc w:val="left"/>
                    <w:rPr>
                      <w:rFonts w:ascii="Arial" w:hAnsi="Arial"/>
                      <w:b w:val="0"/>
                      <w:sz w:val="16"/>
                    </w:rPr>
                  </w:pPr>
                  <w:r w:rsidRPr="007B38C5">
                    <w:rPr>
                      <w:rFonts w:ascii="Arial" w:hAnsi="Arial"/>
                      <w:b w:val="0"/>
                      <w:sz w:val="16"/>
                    </w:rPr>
                    <w:t>XXXXXXXXXXXXX</w:t>
                  </w:r>
                </w:p>
              </w:tc>
              <w:tc>
                <w:tcPr>
                  <w:tcW w:w="188" w:type="pct"/>
                  <w:tcBorders>
                    <w:top w:val="single" w:color="356BA1" w:sz="4" w:space="0"/>
                    <w:left w:val="single" w:color="C0C0C0" w:sz="4" w:space="0"/>
                    <w:bottom w:val="single" w:color="C0C0C0" w:sz="4" w:space="0"/>
                    <w:right w:val="single" w:color="C0C0C0" w:sz="4" w:space="0"/>
                  </w:tcBorders>
                </w:tcPr>
                <w:p w:rsidRPr="007B38C5" w:rsidR="00721A8A" w:rsidP="00721A8A" w:rsidRDefault="00721A8A" w14:paraId="37B2A004" wp14:textId="77777777">
                  <w:pPr>
                    <w:pStyle w:val="RptLayoutBdyHdgACSSC"/>
                    <w:rPr>
                      <w:rFonts w:ascii="Arial" w:hAnsi="Arial"/>
                      <w:b w:val="0"/>
                      <w:sz w:val="16"/>
                    </w:rPr>
                  </w:pPr>
                  <w:r w:rsidRPr="007B38C5">
                    <w:rPr>
                      <w:rFonts w:ascii="Arial" w:hAnsi="Arial"/>
                      <w:b w:val="0"/>
                      <w:sz w:val="16"/>
                    </w:rPr>
                    <w:t>XX</w:t>
                  </w:r>
                </w:p>
              </w:tc>
              <w:tc>
                <w:tcPr>
                  <w:tcW w:w="189" w:type="pct"/>
                  <w:tcBorders>
                    <w:top w:val="single" w:color="356BA1" w:sz="4" w:space="0"/>
                    <w:left w:val="single" w:color="C0C0C0" w:sz="4" w:space="0"/>
                    <w:bottom w:val="single" w:color="C0C0C0" w:sz="4" w:space="0"/>
                    <w:right w:val="single" w:color="C0C0C0" w:sz="4" w:space="0"/>
                  </w:tcBorders>
                </w:tcPr>
                <w:p w:rsidRPr="007B38C5" w:rsidR="00721A8A" w:rsidP="00721A8A" w:rsidRDefault="00721A8A" w14:paraId="11AFE34D" wp14:textId="77777777">
                  <w:pPr>
                    <w:pStyle w:val="RptLayoutBdyHdgACSSC"/>
                    <w:rPr>
                      <w:rFonts w:ascii="Arial" w:hAnsi="Arial"/>
                      <w:b w:val="0"/>
                      <w:sz w:val="16"/>
                    </w:rPr>
                  </w:pPr>
                  <w:r w:rsidRPr="007B38C5">
                    <w:rPr>
                      <w:rFonts w:ascii="Arial" w:hAnsi="Arial"/>
                      <w:b w:val="0"/>
                      <w:sz w:val="16"/>
                    </w:rPr>
                    <w:t>XX</w:t>
                  </w:r>
                </w:p>
              </w:tc>
              <w:tc>
                <w:tcPr>
                  <w:tcW w:w="189" w:type="pct"/>
                  <w:tcBorders>
                    <w:top w:val="single" w:color="356BA1" w:sz="4" w:space="0"/>
                    <w:left w:val="single" w:color="C0C0C0" w:sz="4" w:space="0"/>
                    <w:bottom w:val="single" w:color="C0C0C0" w:sz="4" w:space="0"/>
                    <w:right w:val="single" w:color="C0C0C0" w:sz="4" w:space="0"/>
                  </w:tcBorders>
                </w:tcPr>
                <w:p w:rsidRPr="007B38C5" w:rsidR="00721A8A" w:rsidP="00721A8A" w:rsidRDefault="00721A8A" w14:paraId="1EEB7CD7" wp14:textId="77777777">
                  <w:pPr>
                    <w:pStyle w:val="RptLayoutBdyHdgACSSC"/>
                    <w:rPr>
                      <w:rFonts w:ascii="Arial" w:hAnsi="Arial"/>
                      <w:b w:val="0"/>
                      <w:sz w:val="16"/>
                    </w:rPr>
                  </w:pPr>
                  <w:r w:rsidRPr="007B38C5">
                    <w:rPr>
                      <w:rFonts w:ascii="Arial" w:hAnsi="Arial"/>
                      <w:b w:val="0"/>
                      <w:sz w:val="16"/>
                    </w:rPr>
                    <w:t>XX</w:t>
                  </w:r>
                </w:p>
              </w:tc>
              <w:tc>
                <w:tcPr>
                  <w:tcW w:w="206" w:type="pct"/>
                  <w:tcBorders>
                    <w:top w:val="single" w:color="356BA1" w:sz="4" w:space="0"/>
                    <w:left w:val="single" w:color="C0C0C0" w:sz="4" w:space="0"/>
                    <w:bottom w:val="single" w:color="C0C0C0" w:sz="4" w:space="0"/>
                    <w:right w:val="single" w:color="C0C0C0" w:sz="4" w:space="0"/>
                  </w:tcBorders>
                </w:tcPr>
                <w:p w:rsidRPr="007B38C5" w:rsidR="00721A8A" w:rsidP="00721A8A" w:rsidRDefault="00721A8A" w14:paraId="1289E3EE" wp14:textId="77777777">
                  <w:pPr>
                    <w:pStyle w:val="RptLayoutBdyHdgACSSC"/>
                    <w:rPr>
                      <w:rFonts w:ascii="Arial" w:hAnsi="Arial"/>
                      <w:b w:val="0"/>
                      <w:sz w:val="16"/>
                    </w:rPr>
                  </w:pPr>
                  <w:r w:rsidRPr="007B38C5">
                    <w:rPr>
                      <w:rFonts w:ascii="Arial" w:hAnsi="Arial"/>
                      <w:b w:val="0"/>
                      <w:sz w:val="16"/>
                    </w:rPr>
                    <w:t>XX</w:t>
                  </w:r>
                </w:p>
              </w:tc>
              <w:tc>
                <w:tcPr>
                  <w:tcW w:w="580" w:type="pct"/>
                  <w:tcBorders>
                    <w:top w:val="single" w:color="356BA1" w:sz="4" w:space="0"/>
                    <w:left w:val="single" w:color="C0C0C0" w:sz="4" w:space="0"/>
                    <w:bottom w:val="single" w:color="C0C0C0" w:sz="4" w:space="0"/>
                    <w:right w:val="single" w:color="C0C0C0" w:sz="4" w:space="0"/>
                  </w:tcBorders>
                </w:tcPr>
                <w:p w:rsidRPr="007B38C5" w:rsidR="00721A8A" w:rsidP="00721A8A" w:rsidRDefault="00721A8A" w14:paraId="2D9183C5" wp14:textId="77777777">
                  <w:pPr>
                    <w:pStyle w:val="RptLayoutBdyHdgACSSC"/>
                    <w:rPr>
                      <w:rFonts w:ascii="Arial" w:hAnsi="Arial"/>
                      <w:b w:val="0"/>
                      <w:sz w:val="16"/>
                    </w:rPr>
                  </w:pPr>
                  <w:r w:rsidRPr="007B38C5">
                    <w:rPr>
                      <w:rFonts w:ascii="Arial" w:hAnsi="Arial"/>
                      <w:b w:val="0"/>
                      <w:sz w:val="16"/>
                    </w:rPr>
                    <w:t>99/99/9999</w:t>
                  </w:r>
                </w:p>
              </w:tc>
              <w:tc>
                <w:tcPr>
                  <w:tcW w:w="529" w:type="pct"/>
                  <w:tcBorders>
                    <w:top w:val="single" w:color="356BA1" w:sz="4" w:space="0"/>
                    <w:left w:val="single" w:color="C0C0C0" w:sz="4" w:space="0"/>
                    <w:bottom w:val="single" w:color="C0C0C0" w:sz="4" w:space="0"/>
                    <w:right w:val="single" w:color="C0C0C0" w:sz="4" w:space="0"/>
                  </w:tcBorders>
                </w:tcPr>
                <w:p w:rsidRPr="007B38C5" w:rsidR="00721A8A" w:rsidP="00721A8A" w:rsidRDefault="00721A8A" w14:paraId="7F57127B" wp14:textId="77777777">
                  <w:pPr>
                    <w:pStyle w:val="RptLayoutBdyHdgACSSC"/>
                    <w:jc w:val="right"/>
                    <w:rPr>
                      <w:rFonts w:ascii="Arial" w:hAnsi="Arial"/>
                      <w:b w:val="0"/>
                      <w:sz w:val="16"/>
                    </w:rPr>
                  </w:pPr>
                  <w:r w:rsidRPr="007B38C5">
                    <w:rPr>
                      <w:rFonts w:ascii="Arial" w:hAnsi="Arial"/>
                      <w:b w:val="0"/>
                      <w:sz w:val="16"/>
                    </w:rPr>
                    <w:t>XX – XXXXXX</w:t>
                  </w:r>
                </w:p>
              </w:tc>
              <w:tc>
                <w:tcPr>
                  <w:tcW w:w="514" w:type="pct"/>
                  <w:tcBorders>
                    <w:top w:val="single" w:color="356BA1" w:sz="4" w:space="0"/>
                    <w:left w:val="single" w:color="C0C0C0" w:sz="4" w:space="0"/>
                    <w:bottom w:val="single" w:color="C0C0C0" w:sz="4" w:space="0"/>
                    <w:right w:val="single" w:color="C0C0C0" w:sz="4" w:space="0"/>
                  </w:tcBorders>
                </w:tcPr>
                <w:p w:rsidRPr="007B38C5" w:rsidR="00721A8A" w:rsidP="00721A8A" w:rsidRDefault="00721A8A" w14:paraId="3368A292" wp14:textId="77777777">
                  <w:pPr>
                    <w:pStyle w:val="RptLayoutBdyHdgACSSC"/>
                    <w:rPr>
                      <w:rFonts w:ascii="Arial" w:hAnsi="Arial"/>
                      <w:b w:val="0"/>
                      <w:sz w:val="16"/>
                    </w:rPr>
                  </w:pPr>
                  <w:r w:rsidRPr="007B38C5">
                    <w:rPr>
                      <w:rFonts w:ascii="Arial" w:hAnsi="Arial"/>
                      <w:b w:val="0"/>
                      <w:sz w:val="16"/>
                    </w:rPr>
                    <w:t>99/99/9999</w:t>
                  </w:r>
                </w:p>
              </w:tc>
            </w:tr>
            <w:tr w:rsidRPr="007B38C5" w:rsidR="00721A8A" w:rsidTr="009D7047" w14:paraId="586B702D" wp14:textId="77777777">
              <w:trPr>
                <w:trHeight w:val="251"/>
              </w:trPr>
              <w:tc>
                <w:tcPr>
                  <w:tcW w:w="663"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2AB7F2BF" wp14:textId="77777777">
                  <w:pPr>
                    <w:pStyle w:val="RptLayoutBdyHdgACSSC"/>
                    <w:jc w:val="right"/>
                    <w:rPr>
                      <w:rFonts w:ascii="Arial" w:hAnsi="Arial"/>
                      <w:b w:val="0"/>
                      <w:sz w:val="16"/>
                    </w:rPr>
                  </w:pPr>
                  <w:r w:rsidRPr="007B38C5">
                    <w:rPr>
                      <w:rFonts w:ascii="Arial" w:hAnsi="Arial"/>
                      <w:b w:val="0"/>
                      <w:sz w:val="16"/>
                    </w:rPr>
                    <w:t>XXXXX</w:t>
                  </w:r>
                </w:p>
              </w:tc>
              <w:tc>
                <w:tcPr>
                  <w:tcW w:w="776"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3322B60D" wp14:textId="77777777">
                  <w:pPr>
                    <w:pStyle w:val="RptLayoutBdyHdgACSSC"/>
                    <w:jc w:val="right"/>
                    <w:rPr>
                      <w:rFonts w:ascii="Arial" w:hAnsi="Arial"/>
                      <w:b w:val="0"/>
                      <w:sz w:val="16"/>
                    </w:rPr>
                  </w:pPr>
                  <w:r w:rsidRPr="007B38C5">
                    <w:rPr>
                      <w:rFonts w:ascii="Arial" w:hAnsi="Arial"/>
                      <w:b w:val="0"/>
                      <w:sz w:val="16"/>
                    </w:rPr>
                    <w:t>XXXXXXXX</w:t>
                  </w:r>
                </w:p>
              </w:tc>
              <w:tc>
                <w:tcPr>
                  <w:tcW w:w="583"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6C73AFB4" wp14:textId="77777777">
                  <w:pPr>
                    <w:pStyle w:val="RptLayoutBdyHdgACSSC"/>
                    <w:jc w:val="left"/>
                    <w:rPr>
                      <w:rFonts w:ascii="Arial" w:hAnsi="Arial"/>
                      <w:b w:val="0"/>
                      <w:sz w:val="16"/>
                    </w:rPr>
                  </w:pPr>
                  <w:r w:rsidRPr="007B38C5">
                    <w:rPr>
                      <w:rFonts w:ascii="Arial" w:hAnsi="Arial"/>
                      <w:b w:val="0"/>
                      <w:sz w:val="16"/>
                    </w:rPr>
                    <w:t>XXXXXXXXXXXXX</w:t>
                  </w:r>
                </w:p>
              </w:tc>
              <w:tc>
                <w:tcPr>
                  <w:tcW w:w="583"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3638832B" wp14:textId="77777777">
                  <w:pPr>
                    <w:pStyle w:val="RptLayoutBdyHdgACSSC"/>
                    <w:jc w:val="left"/>
                    <w:rPr>
                      <w:rFonts w:ascii="Arial" w:hAnsi="Arial"/>
                      <w:b w:val="0"/>
                      <w:sz w:val="16"/>
                    </w:rPr>
                  </w:pPr>
                  <w:r w:rsidRPr="007B38C5">
                    <w:rPr>
                      <w:rFonts w:ascii="Arial" w:hAnsi="Arial"/>
                      <w:b w:val="0"/>
                      <w:sz w:val="16"/>
                    </w:rPr>
                    <w:t>XXXXXXXXXXXXX</w:t>
                  </w:r>
                </w:p>
              </w:tc>
              <w:tc>
                <w:tcPr>
                  <w:tcW w:w="188"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37B07720" wp14:textId="77777777">
                  <w:pPr>
                    <w:pStyle w:val="RptLayoutBdyHdgACSSC"/>
                    <w:rPr>
                      <w:rFonts w:ascii="Arial" w:hAnsi="Arial"/>
                      <w:b w:val="0"/>
                      <w:sz w:val="16"/>
                    </w:rPr>
                  </w:pPr>
                  <w:r w:rsidRPr="007B38C5">
                    <w:rPr>
                      <w:rFonts w:ascii="Arial" w:hAnsi="Arial"/>
                      <w:b w:val="0"/>
                      <w:sz w:val="16"/>
                    </w:rPr>
                    <w:t>XX</w:t>
                  </w:r>
                </w:p>
              </w:tc>
              <w:tc>
                <w:tcPr>
                  <w:tcW w:w="189"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697BB0F7" wp14:textId="77777777">
                  <w:pPr>
                    <w:pStyle w:val="RptLayoutBdyHdgACSSC"/>
                    <w:rPr>
                      <w:rFonts w:ascii="Arial" w:hAnsi="Arial"/>
                      <w:b w:val="0"/>
                      <w:sz w:val="16"/>
                    </w:rPr>
                  </w:pPr>
                  <w:r w:rsidRPr="007B38C5">
                    <w:rPr>
                      <w:rFonts w:ascii="Arial" w:hAnsi="Arial"/>
                      <w:b w:val="0"/>
                      <w:sz w:val="16"/>
                    </w:rPr>
                    <w:t>XX</w:t>
                  </w:r>
                </w:p>
              </w:tc>
              <w:tc>
                <w:tcPr>
                  <w:tcW w:w="189"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78B84D7F" wp14:textId="77777777">
                  <w:pPr>
                    <w:pStyle w:val="RptLayoutBdyHdgACSSC"/>
                    <w:rPr>
                      <w:rFonts w:ascii="Arial" w:hAnsi="Arial"/>
                      <w:b w:val="0"/>
                      <w:sz w:val="16"/>
                    </w:rPr>
                  </w:pPr>
                  <w:r w:rsidRPr="007B38C5">
                    <w:rPr>
                      <w:rFonts w:ascii="Arial" w:hAnsi="Arial"/>
                      <w:b w:val="0"/>
                      <w:sz w:val="16"/>
                    </w:rPr>
                    <w:t>XX</w:t>
                  </w:r>
                </w:p>
              </w:tc>
              <w:tc>
                <w:tcPr>
                  <w:tcW w:w="206"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4118FEFB" wp14:textId="77777777">
                  <w:pPr>
                    <w:pStyle w:val="RptLayoutBdyHdgACSSC"/>
                    <w:rPr>
                      <w:rFonts w:ascii="Arial" w:hAnsi="Arial"/>
                      <w:b w:val="0"/>
                      <w:sz w:val="16"/>
                    </w:rPr>
                  </w:pPr>
                  <w:r w:rsidRPr="007B38C5">
                    <w:rPr>
                      <w:rFonts w:ascii="Arial" w:hAnsi="Arial"/>
                      <w:b w:val="0"/>
                      <w:sz w:val="16"/>
                    </w:rPr>
                    <w:t>XX</w:t>
                  </w:r>
                </w:p>
              </w:tc>
              <w:tc>
                <w:tcPr>
                  <w:tcW w:w="580"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205EEF9F" wp14:textId="77777777">
                  <w:pPr>
                    <w:pStyle w:val="RptLayoutBdyHdgACSSC"/>
                    <w:rPr>
                      <w:rFonts w:ascii="Arial" w:hAnsi="Arial"/>
                      <w:b w:val="0"/>
                      <w:sz w:val="16"/>
                    </w:rPr>
                  </w:pPr>
                  <w:r w:rsidRPr="007B38C5">
                    <w:rPr>
                      <w:rFonts w:ascii="Arial" w:hAnsi="Arial"/>
                      <w:b w:val="0"/>
                      <w:sz w:val="16"/>
                    </w:rPr>
                    <w:t>99/99/9999</w:t>
                  </w:r>
                </w:p>
              </w:tc>
              <w:tc>
                <w:tcPr>
                  <w:tcW w:w="529"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61587AFA" wp14:textId="77777777">
                  <w:pPr>
                    <w:pStyle w:val="RptLayoutBdyHdgACSSC"/>
                    <w:jc w:val="right"/>
                    <w:rPr>
                      <w:rFonts w:ascii="Arial" w:hAnsi="Arial"/>
                      <w:b w:val="0"/>
                      <w:sz w:val="16"/>
                    </w:rPr>
                  </w:pPr>
                  <w:r w:rsidRPr="007B38C5">
                    <w:rPr>
                      <w:rFonts w:ascii="Arial" w:hAnsi="Arial"/>
                      <w:b w:val="0"/>
                      <w:sz w:val="16"/>
                    </w:rPr>
                    <w:t>XX – XXXXXX</w:t>
                  </w:r>
                </w:p>
              </w:tc>
              <w:tc>
                <w:tcPr>
                  <w:tcW w:w="514"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700E2749" wp14:textId="77777777">
                  <w:pPr>
                    <w:pStyle w:val="RptLayoutBdyHdgACSSC"/>
                    <w:rPr>
                      <w:rFonts w:ascii="Arial" w:hAnsi="Arial"/>
                      <w:b w:val="0"/>
                      <w:sz w:val="16"/>
                    </w:rPr>
                  </w:pPr>
                  <w:r w:rsidRPr="007B38C5">
                    <w:rPr>
                      <w:rFonts w:ascii="Arial" w:hAnsi="Arial"/>
                      <w:b w:val="0"/>
                      <w:sz w:val="16"/>
                    </w:rPr>
                    <w:t>99/99/9999</w:t>
                  </w:r>
                </w:p>
              </w:tc>
            </w:tr>
            <w:tr w:rsidRPr="007B38C5" w:rsidR="00721A8A" w:rsidTr="009D7047" w14:paraId="54614036" wp14:textId="77777777">
              <w:trPr>
                <w:trHeight w:val="251"/>
              </w:trPr>
              <w:tc>
                <w:tcPr>
                  <w:tcW w:w="663"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206ABB8B" wp14:textId="77777777">
                  <w:pPr>
                    <w:pStyle w:val="RptLayoutBdyHdgACSSC"/>
                    <w:jc w:val="right"/>
                    <w:rPr>
                      <w:rFonts w:ascii="Arial" w:hAnsi="Arial"/>
                      <w:b w:val="0"/>
                      <w:sz w:val="16"/>
                    </w:rPr>
                  </w:pPr>
                  <w:r w:rsidRPr="007B38C5">
                    <w:rPr>
                      <w:rFonts w:ascii="Arial" w:hAnsi="Arial"/>
                      <w:b w:val="0"/>
                      <w:sz w:val="16"/>
                    </w:rPr>
                    <w:t>XXXXX</w:t>
                  </w:r>
                </w:p>
              </w:tc>
              <w:tc>
                <w:tcPr>
                  <w:tcW w:w="776"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0796B68C" wp14:textId="77777777">
                  <w:pPr>
                    <w:pStyle w:val="RptLayoutBdyHdgACSSC"/>
                    <w:jc w:val="right"/>
                    <w:rPr>
                      <w:rFonts w:ascii="Arial" w:hAnsi="Arial"/>
                      <w:b w:val="0"/>
                      <w:sz w:val="16"/>
                    </w:rPr>
                  </w:pPr>
                  <w:r w:rsidRPr="007B38C5">
                    <w:rPr>
                      <w:rFonts w:ascii="Arial" w:hAnsi="Arial"/>
                      <w:b w:val="0"/>
                      <w:sz w:val="16"/>
                    </w:rPr>
                    <w:t>XXXXXXXX</w:t>
                  </w:r>
                </w:p>
              </w:tc>
              <w:tc>
                <w:tcPr>
                  <w:tcW w:w="583"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0EDB64BE" wp14:textId="77777777">
                  <w:pPr>
                    <w:pStyle w:val="RptLayoutBdyHdgACSSC"/>
                    <w:jc w:val="left"/>
                    <w:rPr>
                      <w:rFonts w:ascii="Arial" w:hAnsi="Arial"/>
                      <w:b w:val="0"/>
                      <w:sz w:val="16"/>
                    </w:rPr>
                  </w:pPr>
                  <w:r w:rsidRPr="007B38C5">
                    <w:rPr>
                      <w:rFonts w:ascii="Arial" w:hAnsi="Arial"/>
                      <w:b w:val="0"/>
                      <w:sz w:val="16"/>
                    </w:rPr>
                    <w:t>XXXXXXXXXXXXX</w:t>
                  </w:r>
                </w:p>
              </w:tc>
              <w:tc>
                <w:tcPr>
                  <w:tcW w:w="583"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4DD1C71A" wp14:textId="77777777">
                  <w:pPr>
                    <w:pStyle w:val="RptLayoutBdyHdgACSSC"/>
                    <w:jc w:val="left"/>
                    <w:rPr>
                      <w:rFonts w:ascii="Arial" w:hAnsi="Arial"/>
                      <w:b w:val="0"/>
                      <w:sz w:val="16"/>
                    </w:rPr>
                  </w:pPr>
                  <w:r w:rsidRPr="007B38C5">
                    <w:rPr>
                      <w:rFonts w:ascii="Arial" w:hAnsi="Arial"/>
                      <w:b w:val="0"/>
                      <w:sz w:val="16"/>
                    </w:rPr>
                    <w:t>XXXXXXXXXXXXX</w:t>
                  </w:r>
                </w:p>
              </w:tc>
              <w:tc>
                <w:tcPr>
                  <w:tcW w:w="188"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50D0A537" wp14:textId="77777777">
                  <w:pPr>
                    <w:pStyle w:val="RptLayoutBdyHdgACSSC"/>
                    <w:rPr>
                      <w:rFonts w:ascii="Arial" w:hAnsi="Arial"/>
                      <w:b w:val="0"/>
                      <w:sz w:val="16"/>
                    </w:rPr>
                  </w:pPr>
                  <w:r w:rsidRPr="007B38C5">
                    <w:rPr>
                      <w:rFonts w:ascii="Arial" w:hAnsi="Arial"/>
                      <w:b w:val="0"/>
                      <w:sz w:val="16"/>
                    </w:rPr>
                    <w:t>XX</w:t>
                  </w:r>
                </w:p>
              </w:tc>
              <w:tc>
                <w:tcPr>
                  <w:tcW w:w="189"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20056AAA" wp14:textId="77777777">
                  <w:pPr>
                    <w:pStyle w:val="RptLayoutBdyHdgACSSC"/>
                    <w:rPr>
                      <w:rFonts w:ascii="Arial" w:hAnsi="Arial"/>
                      <w:b w:val="0"/>
                      <w:sz w:val="16"/>
                    </w:rPr>
                  </w:pPr>
                  <w:r w:rsidRPr="007B38C5">
                    <w:rPr>
                      <w:rFonts w:ascii="Arial" w:hAnsi="Arial"/>
                      <w:b w:val="0"/>
                      <w:sz w:val="16"/>
                    </w:rPr>
                    <w:t>XX</w:t>
                  </w:r>
                </w:p>
              </w:tc>
              <w:tc>
                <w:tcPr>
                  <w:tcW w:w="189"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708B9E21" wp14:textId="77777777">
                  <w:pPr>
                    <w:pStyle w:val="RptLayoutBdyHdgACSSC"/>
                    <w:rPr>
                      <w:rFonts w:ascii="Arial" w:hAnsi="Arial"/>
                      <w:b w:val="0"/>
                      <w:sz w:val="16"/>
                    </w:rPr>
                  </w:pPr>
                  <w:r w:rsidRPr="007B38C5">
                    <w:rPr>
                      <w:rFonts w:ascii="Arial" w:hAnsi="Arial"/>
                      <w:b w:val="0"/>
                      <w:sz w:val="16"/>
                    </w:rPr>
                    <w:t>XX</w:t>
                  </w:r>
                </w:p>
              </w:tc>
              <w:tc>
                <w:tcPr>
                  <w:tcW w:w="206"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7DF7C144" wp14:textId="77777777">
                  <w:pPr>
                    <w:pStyle w:val="RptLayoutBdyHdgACSSC"/>
                    <w:rPr>
                      <w:rFonts w:ascii="Arial" w:hAnsi="Arial"/>
                      <w:b w:val="0"/>
                      <w:sz w:val="16"/>
                    </w:rPr>
                  </w:pPr>
                  <w:r w:rsidRPr="007B38C5">
                    <w:rPr>
                      <w:rFonts w:ascii="Arial" w:hAnsi="Arial"/>
                      <w:b w:val="0"/>
                      <w:sz w:val="16"/>
                    </w:rPr>
                    <w:t>XX</w:t>
                  </w:r>
                </w:p>
              </w:tc>
              <w:tc>
                <w:tcPr>
                  <w:tcW w:w="580"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2A1DC1BF" wp14:textId="77777777">
                  <w:pPr>
                    <w:pStyle w:val="RptLayoutBdyHdgACSSC"/>
                    <w:rPr>
                      <w:rFonts w:ascii="Arial" w:hAnsi="Arial"/>
                      <w:b w:val="0"/>
                      <w:sz w:val="16"/>
                    </w:rPr>
                  </w:pPr>
                  <w:r w:rsidRPr="007B38C5">
                    <w:rPr>
                      <w:rFonts w:ascii="Arial" w:hAnsi="Arial"/>
                      <w:b w:val="0"/>
                      <w:sz w:val="16"/>
                    </w:rPr>
                    <w:t>99/99/9999</w:t>
                  </w:r>
                </w:p>
              </w:tc>
              <w:tc>
                <w:tcPr>
                  <w:tcW w:w="529"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4C16AC0B" wp14:textId="77777777">
                  <w:pPr>
                    <w:pStyle w:val="RptLayoutBdyHdgACSSC"/>
                    <w:jc w:val="right"/>
                    <w:rPr>
                      <w:rFonts w:ascii="Arial" w:hAnsi="Arial"/>
                      <w:b w:val="0"/>
                      <w:sz w:val="16"/>
                    </w:rPr>
                  </w:pPr>
                  <w:r w:rsidRPr="007B38C5">
                    <w:rPr>
                      <w:rFonts w:ascii="Arial" w:hAnsi="Arial"/>
                      <w:b w:val="0"/>
                      <w:sz w:val="16"/>
                    </w:rPr>
                    <w:t>XX – XXXXXX</w:t>
                  </w:r>
                </w:p>
              </w:tc>
              <w:tc>
                <w:tcPr>
                  <w:tcW w:w="514"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002580D8" wp14:textId="77777777">
                  <w:pPr>
                    <w:pStyle w:val="RptLayoutBdyHdgACSSC"/>
                    <w:rPr>
                      <w:rFonts w:ascii="Arial" w:hAnsi="Arial"/>
                      <w:b w:val="0"/>
                      <w:sz w:val="16"/>
                    </w:rPr>
                  </w:pPr>
                  <w:r w:rsidRPr="007B38C5">
                    <w:rPr>
                      <w:rFonts w:ascii="Arial" w:hAnsi="Arial"/>
                      <w:b w:val="0"/>
                      <w:sz w:val="16"/>
                    </w:rPr>
                    <w:t>99/99/9999</w:t>
                  </w:r>
                </w:p>
              </w:tc>
            </w:tr>
            <w:tr w:rsidRPr="007B38C5" w:rsidR="00721A8A" w:rsidTr="009D7047" w14:paraId="7171157A" wp14:textId="77777777">
              <w:trPr>
                <w:trHeight w:val="251"/>
              </w:trPr>
              <w:tc>
                <w:tcPr>
                  <w:tcW w:w="663"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5D512661" wp14:textId="77777777">
                  <w:pPr>
                    <w:pStyle w:val="RptLayoutBdyHdgACSSC"/>
                    <w:jc w:val="right"/>
                    <w:rPr>
                      <w:rFonts w:ascii="Arial" w:hAnsi="Arial"/>
                      <w:b w:val="0"/>
                      <w:sz w:val="16"/>
                    </w:rPr>
                  </w:pPr>
                  <w:r w:rsidRPr="007B38C5">
                    <w:rPr>
                      <w:rFonts w:ascii="Arial" w:hAnsi="Arial"/>
                      <w:b w:val="0"/>
                      <w:sz w:val="16"/>
                    </w:rPr>
                    <w:t>XXXXX</w:t>
                  </w:r>
                </w:p>
              </w:tc>
              <w:tc>
                <w:tcPr>
                  <w:tcW w:w="776"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4DD38448" wp14:textId="77777777">
                  <w:pPr>
                    <w:pStyle w:val="RptLayoutBdyHdgACSSC"/>
                    <w:jc w:val="right"/>
                    <w:rPr>
                      <w:rFonts w:ascii="Arial" w:hAnsi="Arial"/>
                      <w:b w:val="0"/>
                      <w:sz w:val="16"/>
                    </w:rPr>
                  </w:pPr>
                  <w:r w:rsidRPr="007B38C5">
                    <w:rPr>
                      <w:rFonts w:ascii="Arial" w:hAnsi="Arial"/>
                      <w:b w:val="0"/>
                      <w:sz w:val="16"/>
                    </w:rPr>
                    <w:t>XXXXXXXX</w:t>
                  </w:r>
                </w:p>
              </w:tc>
              <w:tc>
                <w:tcPr>
                  <w:tcW w:w="583"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087C3095" wp14:textId="77777777">
                  <w:pPr>
                    <w:pStyle w:val="RptLayoutBdyHdgACSSC"/>
                    <w:jc w:val="left"/>
                    <w:rPr>
                      <w:rFonts w:ascii="Arial" w:hAnsi="Arial"/>
                      <w:b w:val="0"/>
                      <w:sz w:val="16"/>
                    </w:rPr>
                  </w:pPr>
                  <w:r w:rsidRPr="007B38C5">
                    <w:rPr>
                      <w:rFonts w:ascii="Arial" w:hAnsi="Arial"/>
                      <w:b w:val="0"/>
                      <w:sz w:val="16"/>
                    </w:rPr>
                    <w:t>XXXXXXXXXXXXX</w:t>
                  </w:r>
                </w:p>
              </w:tc>
              <w:tc>
                <w:tcPr>
                  <w:tcW w:w="583"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587CC936" wp14:textId="77777777">
                  <w:pPr>
                    <w:pStyle w:val="RptLayoutBdyHdgACSSC"/>
                    <w:jc w:val="left"/>
                    <w:rPr>
                      <w:rFonts w:ascii="Arial" w:hAnsi="Arial"/>
                      <w:b w:val="0"/>
                      <w:sz w:val="16"/>
                    </w:rPr>
                  </w:pPr>
                  <w:r w:rsidRPr="007B38C5">
                    <w:rPr>
                      <w:rFonts w:ascii="Arial" w:hAnsi="Arial"/>
                      <w:b w:val="0"/>
                      <w:sz w:val="16"/>
                    </w:rPr>
                    <w:t>XXXXXXXXXXXXX</w:t>
                  </w:r>
                </w:p>
              </w:tc>
              <w:tc>
                <w:tcPr>
                  <w:tcW w:w="188"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389266D9" wp14:textId="77777777">
                  <w:pPr>
                    <w:pStyle w:val="RptLayoutBdyHdgACSSC"/>
                    <w:rPr>
                      <w:rFonts w:ascii="Arial" w:hAnsi="Arial"/>
                      <w:b w:val="0"/>
                      <w:sz w:val="16"/>
                    </w:rPr>
                  </w:pPr>
                  <w:r w:rsidRPr="007B38C5">
                    <w:rPr>
                      <w:rFonts w:ascii="Arial" w:hAnsi="Arial"/>
                      <w:b w:val="0"/>
                      <w:sz w:val="16"/>
                    </w:rPr>
                    <w:t>XX</w:t>
                  </w:r>
                </w:p>
              </w:tc>
              <w:tc>
                <w:tcPr>
                  <w:tcW w:w="189"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2907C046" wp14:textId="77777777">
                  <w:pPr>
                    <w:pStyle w:val="RptLayoutBdyHdgACSSC"/>
                    <w:rPr>
                      <w:rFonts w:ascii="Arial" w:hAnsi="Arial"/>
                      <w:b w:val="0"/>
                      <w:sz w:val="16"/>
                    </w:rPr>
                  </w:pPr>
                  <w:r w:rsidRPr="007B38C5">
                    <w:rPr>
                      <w:rFonts w:ascii="Arial" w:hAnsi="Arial"/>
                      <w:b w:val="0"/>
                      <w:sz w:val="16"/>
                    </w:rPr>
                    <w:t>XX</w:t>
                  </w:r>
                </w:p>
              </w:tc>
              <w:tc>
                <w:tcPr>
                  <w:tcW w:w="189"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5F69C263" wp14:textId="77777777">
                  <w:pPr>
                    <w:pStyle w:val="RptLayoutBdyHdgACSSC"/>
                    <w:rPr>
                      <w:rFonts w:ascii="Arial" w:hAnsi="Arial"/>
                      <w:b w:val="0"/>
                      <w:sz w:val="16"/>
                    </w:rPr>
                  </w:pPr>
                  <w:r w:rsidRPr="007B38C5">
                    <w:rPr>
                      <w:rFonts w:ascii="Arial" w:hAnsi="Arial"/>
                      <w:b w:val="0"/>
                      <w:sz w:val="16"/>
                    </w:rPr>
                    <w:t>XX</w:t>
                  </w:r>
                </w:p>
              </w:tc>
              <w:tc>
                <w:tcPr>
                  <w:tcW w:w="206"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010E9B77" wp14:textId="77777777">
                  <w:pPr>
                    <w:pStyle w:val="RptLayoutBdyHdgACSSC"/>
                    <w:rPr>
                      <w:rFonts w:ascii="Arial" w:hAnsi="Arial"/>
                      <w:b w:val="0"/>
                      <w:sz w:val="16"/>
                    </w:rPr>
                  </w:pPr>
                  <w:r w:rsidRPr="007B38C5">
                    <w:rPr>
                      <w:rFonts w:ascii="Arial" w:hAnsi="Arial"/>
                      <w:b w:val="0"/>
                      <w:sz w:val="16"/>
                    </w:rPr>
                    <w:t>XX</w:t>
                  </w:r>
                </w:p>
              </w:tc>
              <w:tc>
                <w:tcPr>
                  <w:tcW w:w="580"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59615365" wp14:textId="77777777">
                  <w:pPr>
                    <w:pStyle w:val="RptLayoutBdyHdgACSSC"/>
                    <w:rPr>
                      <w:rFonts w:ascii="Arial" w:hAnsi="Arial"/>
                      <w:b w:val="0"/>
                      <w:sz w:val="16"/>
                    </w:rPr>
                  </w:pPr>
                  <w:r w:rsidRPr="007B38C5">
                    <w:rPr>
                      <w:rFonts w:ascii="Arial" w:hAnsi="Arial"/>
                      <w:b w:val="0"/>
                      <w:sz w:val="16"/>
                    </w:rPr>
                    <w:t>99/99/9999</w:t>
                  </w:r>
                </w:p>
              </w:tc>
              <w:tc>
                <w:tcPr>
                  <w:tcW w:w="529"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42AC5AFB" wp14:textId="77777777">
                  <w:pPr>
                    <w:pStyle w:val="RptLayoutBdyHdgACSSC"/>
                    <w:jc w:val="right"/>
                    <w:rPr>
                      <w:rFonts w:ascii="Arial" w:hAnsi="Arial"/>
                      <w:b w:val="0"/>
                      <w:sz w:val="16"/>
                    </w:rPr>
                  </w:pPr>
                  <w:r w:rsidRPr="007B38C5">
                    <w:rPr>
                      <w:rFonts w:ascii="Arial" w:hAnsi="Arial"/>
                      <w:b w:val="0"/>
                      <w:sz w:val="16"/>
                    </w:rPr>
                    <w:t>XX – XXXXXX</w:t>
                  </w:r>
                </w:p>
              </w:tc>
              <w:tc>
                <w:tcPr>
                  <w:tcW w:w="514"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2B61DE86" wp14:textId="77777777">
                  <w:pPr>
                    <w:pStyle w:val="RptLayoutBdyHdgACSSC"/>
                    <w:rPr>
                      <w:rFonts w:ascii="Arial" w:hAnsi="Arial"/>
                      <w:b w:val="0"/>
                      <w:sz w:val="16"/>
                    </w:rPr>
                  </w:pPr>
                  <w:r w:rsidRPr="007B38C5">
                    <w:rPr>
                      <w:rFonts w:ascii="Arial" w:hAnsi="Arial"/>
                      <w:b w:val="0"/>
                      <w:sz w:val="16"/>
                    </w:rPr>
                    <w:t>99/99/9999</w:t>
                  </w:r>
                </w:p>
              </w:tc>
            </w:tr>
            <w:tr w:rsidRPr="007B38C5" w:rsidR="00721A8A" w:rsidTr="009D7047" w14:paraId="0CC18C76" wp14:textId="77777777">
              <w:trPr>
                <w:trHeight w:val="251"/>
              </w:trPr>
              <w:tc>
                <w:tcPr>
                  <w:tcW w:w="663"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500C75E7" wp14:textId="77777777">
                  <w:pPr>
                    <w:pStyle w:val="RptLayoutBdyHdgACSSC"/>
                    <w:jc w:val="right"/>
                    <w:rPr>
                      <w:rFonts w:ascii="Arial" w:hAnsi="Arial"/>
                      <w:b w:val="0"/>
                      <w:sz w:val="16"/>
                    </w:rPr>
                  </w:pPr>
                  <w:r w:rsidRPr="007B38C5">
                    <w:rPr>
                      <w:rFonts w:ascii="Arial" w:hAnsi="Arial"/>
                      <w:b w:val="0"/>
                      <w:sz w:val="16"/>
                    </w:rPr>
                    <w:t>XXXXX</w:t>
                  </w:r>
                </w:p>
              </w:tc>
              <w:tc>
                <w:tcPr>
                  <w:tcW w:w="776"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5D544E96" wp14:textId="77777777">
                  <w:pPr>
                    <w:pStyle w:val="RptLayoutBdyHdgACSSC"/>
                    <w:jc w:val="right"/>
                    <w:rPr>
                      <w:rFonts w:ascii="Arial" w:hAnsi="Arial"/>
                      <w:b w:val="0"/>
                      <w:sz w:val="16"/>
                    </w:rPr>
                  </w:pPr>
                  <w:r w:rsidRPr="007B38C5">
                    <w:rPr>
                      <w:rFonts w:ascii="Arial" w:hAnsi="Arial"/>
                      <w:b w:val="0"/>
                      <w:sz w:val="16"/>
                    </w:rPr>
                    <w:t>XXXXXXXX</w:t>
                  </w:r>
                </w:p>
              </w:tc>
              <w:tc>
                <w:tcPr>
                  <w:tcW w:w="583"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49D5D102" wp14:textId="77777777">
                  <w:pPr>
                    <w:pStyle w:val="RptLayoutBdyHdgACSSC"/>
                    <w:jc w:val="left"/>
                    <w:rPr>
                      <w:rFonts w:ascii="Arial" w:hAnsi="Arial"/>
                      <w:b w:val="0"/>
                      <w:sz w:val="16"/>
                    </w:rPr>
                  </w:pPr>
                  <w:r w:rsidRPr="007B38C5">
                    <w:rPr>
                      <w:rFonts w:ascii="Arial" w:hAnsi="Arial"/>
                      <w:b w:val="0"/>
                      <w:sz w:val="16"/>
                    </w:rPr>
                    <w:t>XXXXXXXXXXXXX</w:t>
                  </w:r>
                </w:p>
              </w:tc>
              <w:tc>
                <w:tcPr>
                  <w:tcW w:w="583"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63A7CF94" wp14:textId="77777777">
                  <w:pPr>
                    <w:pStyle w:val="RptLayoutBdyHdgACSSC"/>
                    <w:jc w:val="left"/>
                    <w:rPr>
                      <w:rFonts w:ascii="Arial" w:hAnsi="Arial"/>
                      <w:b w:val="0"/>
                      <w:sz w:val="16"/>
                    </w:rPr>
                  </w:pPr>
                  <w:r w:rsidRPr="007B38C5">
                    <w:rPr>
                      <w:rFonts w:ascii="Arial" w:hAnsi="Arial"/>
                      <w:b w:val="0"/>
                      <w:sz w:val="16"/>
                    </w:rPr>
                    <w:t>XXXXXXXXXXXXX</w:t>
                  </w:r>
                </w:p>
              </w:tc>
              <w:tc>
                <w:tcPr>
                  <w:tcW w:w="188"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0A8A40C8" wp14:textId="77777777">
                  <w:pPr>
                    <w:pStyle w:val="RptLayoutBdyHdgACSSC"/>
                    <w:rPr>
                      <w:rFonts w:ascii="Arial" w:hAnsi="Arial"/>
                      <w:b w:val="0"/>
                      <w:sz w:val="16"/>
                    </w:rPr>
                  </w:pPr>
                  <w:r w:rsidRPr="007B38C5">
                    <w:rPr>
                      <w:rFonts w:ascii="Arial" w:hAnsi="Arial"/>
                      <w:b w:val="0"/>
                      <w:sz w:val="16"/>
                    </w:rPr>
                    <w:t>XX</w:t>
                  </w:r>
                </w:p>
              </w:tc>
              <w:tc>
                <w:tcPr>
                  <w:tcW w:w="189"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049333E9" wp14:textId="77777777">
                  <w:pPr>
                    <w:pStyle w:val="RptLayoutBdyHdgACSSC"/>
                    <w:rPr>
                      <w:rFonts w:ascii="Arial" w:hAnsi="Arial"/>
                      <w:b w:val="0"/>
                      <w:sz w:val="16"/>
                    </w:rPr>
                  </w:pPr>
                  <w:r w:rsidRPr="007B38C5">
                    <w:rPr>
                      <w:rFonts w:ascii="Arial" w:hAnsi="Arial"/>
                      <w:b w:val="0"/>
                      <w:sz w:val="16"/>
                    </w:rPr>
                    <w:t>XX</w:t>
                  </w:r>
                </w:p>
              </w:tc>
              <w:tc>
                <w:tcPr>
                  <w:tcW w:w="189"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29A7822E" wp14:textId="77777777">
                  <w:pPr>
                    <w:pStyle w:val="RptLayoutBdyHdgACSSC"/>
                    <w:rPr>
                      <w:rFonts w:ascii="Arial" w:hAnsi="Arial"/>
                      <w:b w:val="0"/>
                      <w:sz w:val="16"/>
                    </w:rPr>
                  </w:pPr>
                  <w:r w:rsidRPr="007B38C5">
                    <w:rPr>
                      <w:rFonts w:ascii="Arial" w:hAnsi="Arial"/>
                      <w:b w:val="0"/>
                      <w:sz w:val="16"/>
                    </w:rPr>
                    <w:t>XX</w:t>
                  </w:r>
                </w:p>
              </w:tc>
              <w:tc>
                <w:tcPr>
                  <w:tcW w:w="206"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602DE8E2" wp14:textId="77777777">
                  <w:pPr>
                    <w:pStyle w:val="RptLayoutBdyHdgACSSC"/>
                    <w:rPr>
                      <w:rFonts w:ascii="Arial" w:hAnsi="Arial"/>
                      <w:b w:val="0"/>
                      <w:sz w:val="16"/>
                    </w:rPr>
                  </w:pPr>
                  <w:r w:rsidRPr="007B38C5">
                    <w:rPr>
                      <w:rFonts w:ascii="Arial" w:hAnsi="Arial"/>
                      <w:b w:val="0"/>
                      <w:sz w:val="16"/>
                    </w:rPr>
                    <w:t xml:space="preserve">XX </w:t>
                  </w:r>
                </w:p>
              </w:tc>
              <w:tc>
                <w:tcPr>
                  <w:tcW w:w="580"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3294FF04" wp14:textId="77777777">
                  <w:pPr>
                    <w:pStyle w:val="RptLayoutBdyHdgACSSC"/>
                    <w:rPr>
                      <w:rFonts w:ascii="Arial" w:hAnsi="Arial"/>
                      <w:b w:val="0"/>
                      <w:sz w:val="16"/>
                    </w:rPr>
                  </w:pPr>
                  <w:r w:rsidRPr="007B38C5">
                    <w:rPr>
                      <w:rFonts w:ascii="Arial" w:hAnsi="Arial"/>
                      <w:b w:val="0"/>
                      <w:sz w:val="16"/>
                    </w:rPr>
                    <w:t>99/99/9999</w:t>
                  </w:r>
                </w:p>
              </w:tc>
              <w:tc>
                <w:tcPr>
                  <w:tcW w:w="529"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452A7D86" wp14:textId="77777777">
                  <w:pPr>
                    <w:pStyle w:val="RptLayoutBdyHdgACSSC"/>
                    <w:jc w:val="right"/>
                    <w:rPr>
                      <w:rFonts w:ascii="Arial" w:hAnsi="Arial"/>
                      <w:b w:val="0"/>
                      <w:sz w:val="16"/>
                    </w:rPr>
                  </w:pPr>
                  <w:r w:rsidRPr="007B38C5">
                    <w:rPr>
                      <w:rFonts w:ascii="Arial" w:hAnsi="Arial"/>
                      <w:b w:val="0"/>
                      <w:sz w:val="16"/>
                    </w:rPr>
                    <w:t>XX – XXXXXX</w:t>
                  </w:r>
                </w:p>
              </w:tc>
              <w:tc>
                <w:tcPr>
                  <w:tcW w:w="514"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3ED06AEB" wp14:textId="77777777">
                  <w:pPr>
                    <w:pStyle w:val="RptLayoutBdyHdgACSSC"/>
                    <w:rPr>
                      <w:rFonts w:ascii="Arial" w:hAnsi="Arial"/>
                      <w:b w:val="0"/>
                      <w:sz w:val="16"/>
                    </w:rPr>
                  </w:pPr>
                  <w:r w:rsidRPr="007B38C5">
                    <w:rPr>
                      <w:rFonts w:ascii="Arial" w:hAnsi="Arial"/>
                      <w:b w:val="0"/>
                      <w:sz w:val="16"/>
                    </w:rPr>
                    <w:t>99/99/9999</w:t>
                  </w:r>
                </w:p>
              </w:tc>
            </w:tr>
            <w:tr w:rsidRPr="007B38C5" w:rsidR="00721A8A" w:rsidTr="009D7047" w14:paraId="0B1CD2FE" wp14:textId="77777777">
              <w:trPr>
                <w:trHeight w:val="251"/>
              </w:trPr>
              <w:tc>
                <w:tcPr>
                  <w:tcW w:w="663"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100B7D52" wp14:textId="77777777">
                  <w:pPr>
                    <w:pStyle w:val="RptLayoutBdyHdgACSSC"/>
                    <w:jc w:val="right"/>
                    <w:rPr>
                      <w:rFonts w:ascii="Arial" w:hAnsi="Arial"/>
                      <w:b w:val="0"/>
                      <w:sz w:val="16"/>
                    </w:rPr>
                  </w:pPr>
                  <w:r w:rsidRPr="007B38C5">
                    <w:rPr>
                      <w:rFonts w:ascii="Arial" w:hAnsi="Arial"/>
                      <w:b w:val="0"/>
                      <w:sz w:val="16"/>
                    </w:rPr>
                    <w:t>XXXXX</w:t>
                  </w:r>
                </w:p>
              </w:tc>
              <w:tc>
                <w:tcPr>
                  <w:tcW w:w="776"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7C1E9DA2" wp14:textId="77777777">
                  <w:pPr>
                    <w:pStyle w:val="RptLayoutBdyHdgACSSC"/>
                    <w:jc w:val="right"/>
                    <w:rPr>
                      <w:rFonts w:ascii="Arial" w:hAnsi="Arial"/>
                      <w:b w:val="0"/>
                      <w:sz w:val="16"/>
                    </w:rPr>
                  </w:pPr>
                  <w:r w:rsidRPr="007B38C5">
                    <w:rPr>
                      <w:rFonts w:ascii="Arial" w:hAnsi="Arial"/>
                      <w:b w:val="0"/>
                      <w:sz w:val="16"/>
                    </w:rPr>
                    <w:t>XXXXXXXX</w:t>
                  </w:r>
                </w:p>
              </w:tc>
              <w:tc>
                <w:tcPr>
                  <w:tcW w:w="583"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17327F44" wp14:textId="77777777">
                  <w:pPr>
                    <w:pStyle w:val="RptLayoutBdyHdgACSSC"/>
                    <w:jc w:val="left"/>
                    <w:rPr>
                      <w:rFonts w:ascii="Arial" w:hAnsi="Arial"/>
                      <w:b w:val="0"/>
                      <w:sz w:val="16"/>
                    </w:rPr>
                  </w:pPr>
                  <w:r w:rsidRPr="007B38C5">
                    <w:rPr>
                      <w:rFonts w:ascii="Arial" w:hAnsi="Arial"/>
                      <w:b w:val="0"/>
                      <w:sz w:val="16"/>
                    </w:rPr>
                    <w:t>XXXXXXXXXXXXX</w:t>
                  </w:r>
                </w:p>
              </w:tc>
              <w:tc>
                <w:tcPr>
                  <w:tcW w:w="583"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0E59FB4D" wp14:textId="77777777">
                  <w:pPr>
                    <w:pStyle w:val="RptLayoutBdyHdgACSSC"/>
                    <w:jc w:val="left"/>
                    <w:rPr>
                      <w:rFonts w:ascii="Arial" w:hAnsi="Arial"/>
                      <w:b w:val="0"/>
                      <w:sz w:val="16"/>
                    </w:rPr>
                  </w:pPr>
                  <w:r w:rsidRPr="007B38C5">
                    <w:rPr>
                      <w:rFonts w:ascii="Arial" w:hAnsi="Arial"/>
                      <w:b w:val="0"/>
                      <w:sz w:val="16"/>
                    </w:rPr>
                    <w:t>XXXXXXXXXXXXX</w:t>
                  </w:r>
                </w:p>
              </w:tc>
              <w:tc>
                <w:tcPr>
                  <w:tcW w:w="188"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2A19FCA6" wp14:textId="77777777">
                  <w:pPr>
                    <w:pStyle w:val="RptLayoutBdyHdgACSSC"/>
                    <w:rPr>
                      <w:rFonts w:ascii="Arial" w:hAnsi="Arial"/>
                      <w:b w:val="0"/>
                      <w:sz w:val="16"/>
                    </w:rPr>
                  </w:pPr>
                  <w:r w:rsidRPr="007B38C5">
                    <w:rPr>
                      <w:rFonts w:ascii="Arial" w:hAnsi="Arial"/>
                      <w:b w:val="0"/>
                      <w:sz w:val="16"/>
                    </w:rPr>
                    <w:t>XX</w:t>
                  </w:r>
                </w:p>
              </w:tc>
              <w:tc>
                <w:tcPr>
                  <w:tcW w:w="189"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3463CE49" wp14:textId="77777777">
                  <w:pPr>
                    <w:pStyle w:val="RptLayoutBdyHdgACSSC"/>
                    <w:rPr>
                      <w:rFonts w:ascii="Arial" w:hAnsi="Arial"/>
                      <w:b w:val="0"/>
                      <w:sz w:val="16"/>
                    </w:rPr>
                  </w:pPr>
                  <w:r w:rsidRPr="007B38C5">
                    <w:rPr>
                      <w:rFonts w:ascii="Arial" w:hAnsi="Arial"/>
                      <w:b w:val="0"/>
                      <w:sz w:val="16"/>
                    </w:rPr>
                    <w:t>XX</w:t>
                  </w:r>
                </w:p>
              </w:tc>
              <w:tc>
                <w:tcPr>
                  <w:tcW w:w="189"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3458A95D" wp14:textId="77777777">
                  <w:pPr>
                    <w:pStyle w:val="RptLayoutBdyHdgACSSC"/>
                    <w:rPr>
                      <w:rFonts w:ascii="Arial" w:hAnsi="Arial"/>
                      <w:b w:val="0"/>
                      <w:sz w:val="16"/>
                    </w:rPr>
                  </w:pPr>
                  <w:r w:rsidRPr="007B38C5">
                    <w:rPr>
                      <w:rFonts w:ascii="Arial" w:hAnsi="Arial"/>
                      <w:b w:val="0"/>
                      <w:sz w:val="16"/>
                    </w:rPr>
                    <w:t>XX</w:t>
                  </w:r>
                </w:p>
              </w:tc>
              <w:tc>
                <w:tcPr>
                  <w:tcW w:w="206"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5096BD96" wp14:textId="77777777">
                  <w:pPr>
                    <w:pStyle w:val="RptLayoutBdyHdgACSSC"/>
                    <w:rPr>
                      <w:rFonts w:ascii="Arial" w:hAnsi="Arial"/>
                      <w:b w:val="0"/>
                      <w:sz w:val="16"/>
                    </w:rPr>
                  </w:pPr>
                  <w:r w:rsidRPr="007B38C5">
                    <w:rPr>
                      <w:rFonts w:ascii="Arial" w:hAnsi="Arial"/>
                      <w:b w:val="0"/>
                      <w:sz w:val="16"/>
                    </w:rPr>
                    <w:t>XX</w:t>
                  </w:r>
                </w:p>
              </w:tc>
              <w:tc>
                <w:tcPr>
                  <w:tcW w:w="580"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372CF3EF" wp14:textId="77777777">
                  <w:pPr>
                    <w:pStyle w:val="RptLayoutBdyHdgACSSC"/>
                    <w:rPr>
                      <w:rFonts w:ascii="Arial" w:hAnsi="Arial"/>
                      <w:b w:val="0"/>
                      <w:sz w:val="16"/>
                    </w:rPr>
                  </w:pPr>
                  <w:r w:rsidRPr="007B38C5">
                    <w:rPr>
                      <w:rFonts w:ascii="Arial" w:hAnsi="Arial"/>
                      <w:b w:val="0"/>
                      <w:sz w:val="16"/>
                    </w:rPr>
                    <w:t>99/99/9999</w:t>
                  </w:r>
                </w:p>
              </w:tc>
              <w:tc>
                <w:tcPr>
                  <w:tcW w:w="529"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5E4C1AB0" wp14:textId="77777777">
                  <w:pPr>
                    <w:pStyle w:val="RptLayoutBdyHdgACSSC"/>
                    <w:jc w:val="right"/>
                    <w:rPr>
                      <w:rFonts w:ascii="Arial" w:hAnsi="Arial"/>
                      <w:b w:val="0"/>
                      <w:sz w:val="16"/>
                    </w:rPr>
                  </w:pPr>
                  <w:r w:rsidRPr="007B38C5">
                    <w:rPr>
                      <w:rFonts w:ascii="Arial" w:hAnsi="Arial"/>
                      <w:b w:val="0"/>
                      <w:sz w:val="16"/>
                    </w:rPr>
                    <w:t>XX – XXXXXX</w:t>
                  </w:r>
                </w:p>
              </w:tc>
              <w:tc>
                <w:tcPr>
                  <w:tcW w:w="514" w:type="pct"/>
                  <w:tcBorders>
                    <w:top w:val="single" w:color="C0C0C0" w:sz="4" w:space="0"/>
                    <w:left w:val="single" w:color="C0C0C0" w:sz="4" w:space="0"/>
                    <w:bottom w:val="single" w:color="C0C0C0" w:sz="4" w:space="0"/>
                    <w:right w:val="single" w:color="C0C0C0" w:sz="4" w:space="0"/>
                  </w:tcBorders>
                  <w:shd w:val="clear" w:color="auto" w:fill="F3F3F3"/>
                </w:tcPr>
                <w:p w:rsidRPr="007B38C5" w:rsidR="00721A8A" w:rsidP="00721A8A" w:rsidRDefault="00721A8A" w14:paraId="0A4C9434" wp14:textId="77777777">
                  <w:pPr>
                    <w:pStyle w:val="RptLayoutBdyHdgACSSC"/>
                    <w:rPr>
                      <w:rFonts w:ascii="Arial" w:hAnsi="Arial"/>
                      <w:b w:val="0"/>
                      <w:sz w:val="16"/>
                    </w:rPr>
                  </w:pPr>
                  <w:r w:rsidRPr="007B38C5">
                    <w:rPr>
                      <w:rFonts w:ascii="Arial" w:hAnsi="Arial"/>
                      <w:b w:val="0"/>
                      <w:sz w:val="16"/>
                    </w:rPr>
                    <w:t>99/99/9999</w:t>
                  </w:r>
                </w:p>
              </w:tc>
            </w:tr>
            <w:tr w:rsidRPr="007B38C5" w:rsidR="00721A8A" w:rsidTr="009D7047" w14:paraId="714BC558" wp14:textId="77777777">
              <w:trPr>
                <w:trHeight w:val="251"/>
              </w:trPr>
              <w:tc>
                <w:tcPr>
                  <w:tcW w:w="663"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46C8346E" wp14:textId="77777777">
                  <w:pPr>
                    <w:pStyle w:val="RptLayoutBdyHdgACSSC"/>
                    <w:jc w:val="right"/>
                    <w:rPr>
                      <w:rFonts w:ascii="Arial" w:hAnsi="Arial"/>
                      <w:b w:val="0"/>
                      <w:sz w:val="16"/>
                    </w:rPr>
                  </w:pPr>
                  <w:r w:rsidRPr="007B38C5">
                    <w:rPr>
                      <w:rFonts w:ascii="Arial" w:hAnsi="Arial"/>
                      <w:b w:val="0"/>
                      <w:sz w:val="16"/>
                    </w:rPr>
                    <w:t>XXXXX</w:t>
                  </w:r>
                </w:p>
              </w:tc>
              <w:tc>
                <w:tcPr>
                  <w:tcW w:w="776"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68EF53F9" wp14:textId="77777777">
                  <w:pPr>
                    <w:pStyle w:val="RptLayoutBdyHdgACSSC"/>
                    <w:jc w:val="right"/>
                    <w:rPr>
                      <w:rFonts w:ascii="Arial" w:hAnsi="Arial"/>
                      <w:b w:val="0"/>
                      <w:sz w:val="16"/>
                    </w:rPr>
                  </w:pPr>
                  <w:r w:rsidRPr="007B38C5">
                    <w:rPr>
                      <w:rFonts w:ascii="Arial" w:hAnsi="Arial"/>
                      <w:b w:val="0"/>
                      <w:sz w:val="16"/>
                    </w:rPr>
                    <w:t>XXXXXXXX</w:t>
                  </w:r>
                </w:p>
              </w:tc>
              <w:tc>
                <w:tcPr>
                  <w:tcW w:w="583"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219C6416" wp14:textId="77777777">
                  <w:pPr>
                    <w:pStyle w:val="RptLayoutBdyHdgACSSC"/>
                    <w:jc w:val="left"/>
                    <w:rPr>
                      <w:rFonts w:ascii="Arial" w:hAnsi="Arial"/>
                      <w:b w:val="0"/>
                      <w:sz w:val="16"/>
                    </w:rPr>
                  </w:pPr>
                  <w:r w:rsidRPr="007B38C5">
                    <w:rPr>
                      <w:rFonts w:ascii="Arial" w:hAnsi="Arial"/>
                      <w:b w:val="0"/>
                      <w:sz w:val="16"/>
                    </w:rPr>
                    <w:t>XXXXXXXXXXXXX</w:t>
                  </w:r>
                </w:p>
              </w:tc>
              <w:tc>
                <w:tcPr>
                  <w:tcW w:w="583"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5EE3BC83" wp14:textId="77777777">
                  <w:pPr>
                    <w:pStyle w:val="RptLayoutBdyHdgACSSC"/>
                    <w:jc w:val="left"/>
                    <w:rPr>
                      <w:rFonts w:ascii="Arial" w:hAnsi="Arial"/>
                      <w:b w:val="0"/>
                      <w:sz w:val="16"/>
                    </w:rPr>
                  </w:pPr>
                  <w:r w:rsidRPr="007B38C5">
                    <w:rPr>
                      <w:rFonts w:ascii="Arial" w:hAnsi="Arial"/>
                      <w:b w:val="0"/>
                      <w:sz w:val="16"/>
                    </w:rPr>
                    <w:t>XXXXXXXXXXXXX</w:t>
                  </w:r>
                </w:p>
              </w:tc>
              <w:tc>
                <w:tcPr>
                  <w:tcW w:w="188"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6BD80F97" wp14:textId="77777777">
                  <w:pPr>
                    <w:pStyle w:val="RptLayoutBdyHdgACSSC"/>
                    <w:rPr>
                      <w:rFonts w:ascii="Arial" w:hAnsi="Arial"/>
                      <w:b w:val="0"/>
                      <w:sz w:val="16"/>
                    </w:rPr>
                  </w:pPr>
                  <w:r w:rsidRPr="007B38C5">
                    <w:rPr>
                      <w:rFonts w:ascii="Arial" w:hAnsi="Arial"/>
                      <w:b w:val="0"/>
                      <w:sz w:val="16"/>
                    </w:rPr>
                    <w:t>XX</w:t>
                  </w:r>
                </w:p>
              </w:tc>
              <w:tc>
                <w:tcPr>
                  <w:tcW w:w="189"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573B29DF" wp14:textId="77777777">
                  <w:pPr>
                    <w:pStyle w:val="RptLayoutBdyHdgACSSC"/>
                    <w:rPr>
                      <w:rFonts w:ascii="Arial" w:hAnsi="Arial"/>
                      <w:b w:val="0"/>
                      <w:sz w:val="16"/>
                    </w:rPr>
                  </w:pPr>
                  <w:r w:rsidRPr="007B38C5">
                    <w:rPr>
                      <w:rFonts w:ascii="Arial" w:hAnsi="Arial"/>
                      <w:b w:val="0"/>
                      <w:sz w:val="16"/>
                    </w:rPr>
                    <w:t>XX</w:t>
                  </w:r>
                </w:p>
              </w:tc>
              <w:tc>
                <w:tcPr>
                  <w:tcW w:w="189"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661EC967" wp14:textId="77777777">
                  <w:pPr>
                    <w:pStyle w:val="RptLayoutBdyHdgACSSC"/>
                    <w:rPr>
                      <w:rFonts w:ascii="Arial" w:hAnsi="Arial"/>
                      <w:b w:val="0"/>
                      <w:sz w:val="16"/>
                    </w:rPr>
                  </w:pPr>
                  <w:r w:rsidRPr="007B38C5">
                    <w:rPr>
                      <w:rFonts w:ascii="Arial" w:hAnsi="Arial"/>
                      <w:b w:val="0"/>
                      <w:sz w:val="16"/>
                    </w:rPr>
                    <w:t>XX</w:t>
                  </w:r>
                </w:p>
              </w:tc>
              <w:tc>
                <w:tcPr>
                  <w:tcW w:w="206"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0AD85F3F" wp14:textId="77777777">
                  <w:pPr>
                    <w:pStyle w:val="RptLayoutBdyHdgACSSC"/>
                    <w:rPr>
                      <w:rFonts w:ascii="Arial" w:hAnsi="Arial"/>
                      <w:b w:val="0"/>
                      <w:sz w:val="16"/>
                    </w:rPr>
                  </w:pPr>
                  <w:r w:rsidRPr="007B38C5">
                    <w:rPr>
                      <w:rFonts w:ascii="Arial" w:hAnsi="Arial"/>
                      <w:b w:val="0"/>
                      <w:sz w:val="16"/>
                    </w:rPr>
                    <w:t>XX</w:t>
                  </w:r>
                </w:p>
              </w:tc>
              <w:tc>
                <w:tcPr>
                  <w:tcW w:w="580"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3C6F1291" wp14:textId="77777777">
                  <w:pPr>
                    <w:pStyle w:val="RptLayoutBdyHdgACSSC"/>
                    <w:rPr>
                      <w:rFonts w:ascii="Arial" w:hAnsi="Arial"/>
                      <w:b w:val="0"/>
                      <w:sz w:val="16"/>
                    </w:rPr>
                  </w:pPr>
                  <w:r w:rsidRPr="007B38C5">
                    <w:rPr>
                      <w:rFonts w:ascii="Arial" w:hAnsi="Arial"/>
                      <w:b w:val="0"/>
                      <w:sz w:val="16"/>
                    </w:rPr>
                    <w:t>99/99/9999</w:t>
                  </w:r>
                </w:p>
              </w:tc>
              <w:tc>
                <w:tcPr>
                  <w:tcW w:w="529"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7D9F8594" wp14:textId="77777777">
                  <w:pPr>
                    <w:pStyle w:val="RptLayoutBdyHdgACSSC"/>
                    <w:jc w:val="right"/>
                    <w:rPr>
                      <w:rFonts w:ascii="Arial" w:hAnsi="Arial"/>
                      <w:b w:val="0"/>
                      <w:sz w:val="16"/>
                    </w:rPr>
                  </w:pPr>
                  <w:r w:rsidRPr="007B38C5">
                    <w:rPr>
                      <w:rFonts w:ascii="Arial" w:hAnsi="Arial"/>
                      <w:b w:val="0"/>
                      <w:sz w:val="16"/>
                    </w:rPr>
                    <w:t>XX – XXXXXX</w:t>
                  </w:r>
                </w:p>
              </w:tc>
              <w:tc>
                <w:tcPr>
                  <w:tcW w:w="514" w:type="pct"/>
                  <w:tcBorders>
                    <w:top w:val="single" w:color="C0C0C0" w:sz="4" w:space="0"/>
                    <w:left w:val="single" w:color="C0C0C0" w:sz="4" w:space="0"/>
                    <w:bottom w:val="single" w:color="C0C0C0" w:sz="4" w:space="0"/>
                    <w:right w:val="single" w:color="C0C0C0" w:sz="4" w:space="0"/>
                  </w:tcBorders>
                </w:tcPr>
                <w:p w:rsidRPr="007B38C5" w:rsidR="00721A8A" w:rsidP="00721A8A" w:rsidRDefault="00721A8A" w14:paraId="23595D57" wp14:textId="77777777">
                  <w:pPr>
                    <w:pStyle w:val="RptLayoutBdyHdgACSSC"/>
                    <w:rPr>
                      <w:rFonts w:ascii="Arial" w:hAnsi="Arial"/>
                      <w:b w:val="0"/>
                      <w:sz w:val="16"/>
                    </w:rPr>
                  </w:pPr>
                  <w:r w:rsidRPr="007B38C5">
                    <w:rPr>
                      <w:rFonts w:ascii="Arial" w:hAnsi="Arial"/>
                      <w:b w:val="0"/>
                      <w:sz w:val="16"/>
                    </w:rPr>
                    <w:t>99/99/9999</w:t>
                  </w:r>
                </w:p>
              </w:tc>
            </w:tr>
          </w:tbl>
          <w:p w:rsidR="00721A8A" w:rsidP="00721A8A" w:rsidRDefault="00721A8A" w14:paraId="6E52D402" wp14:textId="77777777">
            <w:pPr>
              <w:pStyle w:val="Figure"/>
              <w:spacing w:before="40" w:after="40"/>
              <w:rPr>
                <w:rFonts w:ascii="Arial" w:hAnsi="Arial" w:cs="Arial"/>
                <w:bCs w:val="0"/>
                <w:sz w:val="17"/>
                <w:szCs w:val="17"/>
              </w:rPr>
            </w:pPr>
          </w:p>
        </w:tc>
      </w:tr>
      <w:tr xmlns:wp14="http://schemas.microsoft.com/office/word/2010/wordml" w:rsidR="00721A8A" w:rsidTr="00721A8A" w14:paraId="13A795A8" wp14:textId="77777777">
        <w:tblPrEx>
          <w:tblCellMar>
            <w:top w:w="0" w:type="dxa"/>
            <w:bottom w:w="0" w:type="dxa"/>
          </w:tblCellMar>
        </w:tblPrEx>
        <w:trPr>
          <w:cantSplit/>
          <w:trHeight w:val="292"/>
          <w:jc w:val="center"/>
        </w:trPr>
        <w:tc>
          <w:tcPr>
            <w:tcW w:w="977" w:type="pct"/>
            <w:vAlign w:val="center"/>
          </w:tcPr>
          <w:p w:rsidR="00721A8A" w:rsidP="00721A8A" w:rsidRDefault="00721A8A" w14:paraId="16FDE89C" wp14:textId="77777777">
            <w:pPr>
              <w:pStyle w:val="Figure"/>
              <w:rPr>
                <w:rFonts w:ascii="Arial" w:hAnsi="Arial" w:cs="Arial"/>
                <w:sz w:val="17"/>
                <w:szCs w:val="17"/>
              </w:rPr>
            </w:pPr>
            <w:r>
              <w:rPr>
                <w:rFonts w:ascii="Arial" w:hAnsi="Arial" w:cs="Arial"/>
                <w:sz w:val="17"/>
                <w:szCs w:val="17"/>
              </w:rPr>
              <w:t>Run Date: MM/DD/CCYY</w:t>
            </w:r>
          </w:p>
        </w:tc>
        <w:tc>
          <w:tcPr>
            <w:tcW w:w="2967" w:type="pct"/>
            <w:gridSpan w:val="2"/>
            <w:vAlign w:val="center"/>
          </w:tcPr>
          <w:p w:rsidR="00721A8A" w:rsidP="00721A8A" w:rsidRDefault="00721A8A" w14:paraId="79FDC01A" wp14:textId="77777777">
            <w:pPr>
              <w:pStyle w:val="Figure"/>
              <w:jc w:val="center"/>
              <w:rPr>
                <w:rFonts w:ascii="Arial" w:hAnsi="Arial" w:cs="Arial"/>
                <w:sz w:val="17"/>
                <w:szCs w:val="17"/>
              </w:rPr>
            </w:pPr>
            <w:r>
              <w:rPr>
                <w:rFonts w:ascii="Arial" w:hAnsi="Arial" w:cs="Arial"/>
                <w:sz w:val="17"/>
                <w:szCs w:val="17"/>
              </w:rPr>
              <w:t>Page:  X of Y</w:t>
            </w:r>
          </w:p>
        </w:tc>
        <w:tc>
          <w:tcPr>
            <w:tcW w:w="1056" w:type="pct"/>
            <w:gridSpan w:val="2"/>
            <w:vAlign w:val="center"/>
          </w:tcPr>
          <w:p w:rsidR="00721A8A" w:rsidP="00721A8A" w:rsidRDefault="00721A8A" w14:paraId="3D1EADE3" wp14:textId="77777777">
            <w:pPr>
              <w:pStyle w:val="Figure"/>
              <w:jc w:val="right"/>
              <w:rPr>
                <w:rFonts w:ascii="Arial" w:hAnsi="Arial" w:cs="Arial"/>
                <w:sz w:val="17"/>
                <w:szCs w:val="17"/>
              </w:rPr>
            </w:pPr>
            <w:r>
              <w:rPr>
                <w:rFonts w:ascii="Arial" w:hAnsi="Arial" w:cs="Arial"/>
                <w:sz w:val="17"/>
                <w:szCs w:val="17"/>
              </w:rPr>
              <w:t>Run Time: HH:MM:SS</w:t>
            </w:r>
          </w:p>
        </w:tc>
      </w:tr>
    </w:tbl>
    <w:p xmlns:wp14="http://schemas.microsoft.com/office/word/2010/wordml" w:rsidR="00721A8A" w:rsidP="00DD7BA6" w:rsidRDefault="00721A8A" w14:paraId="0F516707" wp14:textId="77777777">
      <w:pPr>
        <w:pStyle w:val="Heading6"/>
      </w:pPr>
    </w:p>
    <w:p xmlns:wp14="http://schemas.microsoft.com/office/word/2010/wordml" w:rsidRPr="000308BA" w:rsidR="00CE759A" w:rsidP="00DD7BA6" w:rsidRDefault="00721A8A" w14:paraId="5299F3F9" wp14:textId="77777777">
      <w:pPr>
        <w:pStyle w:val="Heading6"/>
      </w:pPr>
      <w:r>
        <w:br w:type="page"/>
      </w:r>
      <w:r w:rsidRPr="000308BA" w:rsidR="00CE759A">
        <w:t>Report Specification - OPR-SRA-114 – Frequency of Requested and Authorized Service Codes</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325"/>
        <w:gridCol w:w="49"/>
        <w:gridCol w:w="950"/>
        <w:gridCol w:w="158"/>
        <w:gridCol w:w="253"/>
        <w:gridCol w:w="1359"/>
        <w:gridCol w:w="210"/>
        <w:gridCol w:w="3751"/>
        <w:gridCol w:w="1275"/>
        <w:gridCol w:w="2179"/>
        <w:gridCol w:w="2885"/>
      </w:tblGrid>
      <w:tr xmlns:wp14="http://schemas.microsoft.com/office/word/2010/wordml" w:rsidR="00CE759A" w:rsidTr="0093032F" w14:paraId="04FBF532" wp14:textId="77777777">
        <w:tblPrEx>
          <w:tblCellMar>
            <w:top w:w="0" w:type="dxa"/>
            <w:bottom w:w="0" w:type="dxa"/>
          </w:tblCellMar>
        </w:tblPrEx>
        <w:trPr>
          <w:cantSplit/>
          <w:trHeight w:val="432" w:hRule="exact"/>
          <w:tblHeader/>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FF0000"/>
            <w:vAlign w:val="center"/>
          </w:tcPr>
          <w:p w:rsidRPr="00642FC8" w:rsidR="00CE759A" w:rsidRDefault="00CE759A" w14:paraId="620DA4F1" wp14:textId="77777777">
            <w:pPr>
              <w:jc w:val="center"/>
              <w:rPr>
                <w:rFonts w:eastAsia="MS Mincho"/>
                <w:szCs w:val="20"/>
              </w:rPr>
            </w:pPr>
            <w:r w:rsidRPr="00642FC8">
              <w:rPr>
                <w:rFonts w:eastAsia="MS Mincho"/>
                <w:szCs w:val="20"/>
              </w:rPr>
              <w:t>NH MMIS REPORT SPECIFICATION</w:t>
            </w:r>
          </w:p>
        </w:tc>
      </w:tr>
      <w:tr xmlns:wp14="http://schemas.microsoft.com/office/word/2010/wordml" w:rsidR="00CE759A" w:rsidTr="00701FD4" w14:paraId="2AF3D16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60" w:type="pct"/>
            <w:vMerge w:val="restart"/>
            <w:tcBorders>
              <w:top w:val="single" w:color="616161" w:sz="2" w:space="0"/>
            </w:tcBorders>
            <w:vAlign w:val="center"/>
          </w:tcPr>
          <w:p w:rsidRPr="00701FD4" w:rsidR="00CE759A" w:rsidP="00701FD4" w:rsidRDefault="00CE759A" w14:paraId="4328847D" wp14:textId="77777777">
            <w:pPr>
              <w:pStyle w:val="BodytextChar"/>
              <w:spacing w:before="40" w:after="40"/>
              <w:jc w:val="left"/>
              <w:rPr>
                <w:rStyle w:val="ModernBodyTextChar"/>
                <w:rFonts w:cs="Arial"/>
                <w:b/>
                <w:noProof/>
                <w:color w:val="000000"/>
                <w:sz w:val="18"/>
                <w:szCs w:val="18"/>
              </w:rPr>
            </w:pPr>
            <w:r w:rsidRPr="00701FD4">
              <w:rPr>
                <w:rStyle w:val="ModernTableText"/>
                <w:rFonts w:cs="Arial"/>
                <w:b/>
                <w:noProof/>
                <w:color w:val="000000"/>
                <w:szCs w:val="18"/>
              </w:rPr>
              <w:t>Presentation Type:</w:t>
            </w:r>
          </w:p>
        </w:tc>
        <w:tc>
          <w:tcPr>
            <w:tcW w:w="4540" w:type="pct"/>
            <w:gridSpan w:val="10"/>
            <w:tcBorders>
              <w:top w:val="single" w:color="616161" w:sz="2" w:space="0"/>
            </w:tcBorders>
            <w:vAlign w:val="center"/>
          </w:tcPr>
          <w:p w:rsidRPr="009D11F7" w:rsidR="00CE759A" w:rsidP="00701FD4" w:rsidRDefault="00CE759A" w14:paraId="6762CDD5" wp14:textId="77777777">
            <w:pPr>
              <w:pStyle w:val="Header"/>
              <w:pBdr>
                <w:bottom w:val="none" w:color="auto" w:sz="0" w:space="0"/>
              </w:pBdr>
              <w:spacing w:before="40" w:after="40"/>
              <w:jc w:val="left"/>
              <w:rPr>
                <w:rStyle w:val="ModernBodyTextChar"/>
                <w:b w:val="0"/>
                <w:noProof/>
                <w:sz w:val="18"/>
                <w:szCs w:val="18"/>
              </w:rPr>
            </w:pPr>
            <w:r w:rsidRPr="00105EB0">
              <w:rPr>
                <w:rStyle w:val="ModernTableText"/>
                <w:rFonts w:ascii="Wingdings" w:hAnsi="Wingdings" w:eastAsia="Wingdings" w:cs="Wingdings"/>
                <w:b w:val="0"/>
                <w:noProof/>
                <w:szCs w:val="18"/>
                <w:lang w:val="en-US" w:eastAsia="en-US"/>
              </w:rPr>
              <w:t>þ</w:t>
            </w:r>
            <w:r w:rsidRPr="00105EB0">
              <w:rPr>
                <w:rStyle w:val="ModernTableText"/>
                <w:b w:val="0"/>
                <w:noProof/>
                <w:szCs w:val="18"/>
                <w:lang w:val="en-US" w:eastAsia="en-US"/>
              </w:rPr>
              <w:t xml:space="preserve"> List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Crosstab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Repeater Object        </w:t>
            </w:r>
          </w:p>
        </w:tc>
      </w:tr>
      <w:tr xmlns:wp14="http://schemas.microsoft.com/office/word/2010/wordml" w:rsidR="00CE759A" w:rsidTr="00701FD4" w14:paraId="1BE3B77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8"/>
          <w:jc w:val="center"/>
        </w:trPr>
        <w:tc>
          <w:tcPr>
            <w:tcW w:w="460" w:type="pct"/>
            <w:vMerge/>
            <w:vAlign w:val="center"/>
          </w:tcPr>
          <w:p w:rsidR="00CE759A" w:rsidP="00701FD4" w:rsidRDefault="00CE759A" w14:paraId="6313D4C8" wp14:textId="77777777">
            <w:pPr>
              <w:pStyle w:val="BodytextChar"/>
              <w:spacing w:before="40" w:after="40"/>
              <w:jc w:val="left"/>
              <w:rPr>
                <w:rStyle w:val="ModernTableText"/>
                <w:rFonts w:cs="Arial"/>
                <w:noProof/>
                <w:color w:val="000000"/>
                <w:sz w:val="17"/>
                <w:szCs w:val="17"/>
              </w:rPr>
            </w:pPr>
          </w:p>
        </w:tc>
        <w:tc>
          <w:tcPr>
            <w:tcW w:w="347" w:type="pct"/>
            <w:gridSpan w:val="2"/>
            <w:vMerge w:val="restart"/>
            <w:tcBorders>
              <w:top w:val="single" w:color="616161" w:sz="2" w:space="0"/>
            </w:tcBorders>
            <w:vAlign w:val="center"/>
          </w:tcPr>
          <w:p w:rsidRPr="00105EB0" w:rsidR="00CE759A" w:rsidP="00701FD4" w:rsidRDefault="00CE759A" w14:paraId="6B8D2853" wp14:textId="77777777">
            <w:pPr>
              <w:pStyle w:val="Header"/>
              <w:pBdr>
                <w:bottom w:val="none" w:color="auto" w:sz="0" w:space="0"/>
              </w:pBdr>
              <w:spacing w:before="40" w:after="40"/>
              <w:jc w:val="left"/>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Chart Object</w:t>
            </w:r>
          </w:p>
        </w:tc>
        <w:tc>
          <w:tcPr>
            <w:tcW w:w="615" w:type="pct"/>
            <w:gridSpan w:val="3"/>
            <w:tcBorders>
              <w:top w:val="single" w:color="616161" w:sz="2" w:space="0"/>
            </w:tcBorders>
            <w:vAlign w:val="center"/>
          </w:tcPr>
          <w:p w:rsidRPr="00105EB0" w:rsidR="00CE759A" w:rsidP="00701FD4" w:rsidRDefault="00CE759A" w14:paraId="2FD0D7CD" wp14:textId="77777777">
            <w:pPr>
              <w:pStyle w:val="Header"/>
              <w:pBdr>
                <w:bottom w:val="none" w:color="auto" w:sz="0" w:space="0"/>
              </w:pBdr>
              <w:spacing w:before="40" w:after="40"/>
              <w:jc w:val="left"/>
              <w:rPr>
                <w:rStyle w:val="ModernTableText"/>
                <w:b w:val="0"/>
                <w:noProof/>
                <w:szCs w:val="18"/>
                <w:lang w:val="en-US" w:eastAsia="en-US"/>
              </w:rPr>
            </w:pPr>
            <w:r w:rsidRPr="00105EB0">
              <w:rPr>
                <w:rStyle w:val="ModernTableText"/>
                <w:b w:val="0"/>
                <w:noProof/>
                <w:szCs w:val="18"/>
                <w:lang w:val="en-US" w:eastAsia="en-US"/>
              </w:rPr>
              <w:t>If Chart Object, select Chart Type:</w:t>
            </w:r>
          </w:p>
          <w:p w:rsidRPr="00105EB0" w:rsidR="00CE759A" w:rsidP="00701FD4" w:rsidRDefault="00CE759A" w14:paraId="0A6A6A8F" wp14:textId="77777777">
            <w:pPr>
              <w:pStyle w:val="Header"/>
              <w:pBdr>
                <w:bottom w:val="none" w:color="auto" w:sz="0" w:space="0"/>
              </w:pBdr>
              <w:spacing w:before="40" w:after="40"/>
              <w:jc w:val="left"/>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Column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Bar                                                               </w:t>
            </w:r>
          </w:p>
        </w:tc>
        <w:tc>
          <w:tcPr>
            <w:tcW w:w="3578" w:type="pct"/>
            <w:gridSpan w:val="5"/>
            <w:tcBorders>
              <w:top w:val="single" w:color="616161" w:sz="2" w:space="0"/>
            </w:tcBorders>
          </w:tcPr>
          <w:p w:rsidRPr="00105EB0" w:rsidR="00CE759A" w:rsidP="00701FD4" w:rsidRDefault="00CE759A" w14:paraId="7C6A347D" wp14:textId="77777777">
            <w:pPr>
              <w:pStyle w:val="Header"/>
              <w:pBdr>
                <w:bottom w:val="none" w:color="auto" w:sz="0" w:space="0"/>
              </w:pBdr>
              <w:spacing w:before="40" w:after="40"/>
              <w:jc w:val="left"/>
              <w:rPr>
                <w:rStyle w:val="ModernTableText"/>
                <w:b w:val="0"/>
                <w:noProof/>
                <w:szCs w:val="18"/>
                <w:lang w:val="en-US" w:eastAsia="en-US"/>
              </w:rPr>
            </w:pPr>
            <w:r w:rsidRPr="00105EB0">
              <w:rPr>
                <w:rStyle w:val="ModernTableText"/>
                <w:b w:val="0"/>
                <w:noProof/>
                <w:szCs w:val="18"/>
                <w:lang w:val="en-US" w:eastAsia="en-US"/>
              </w:rPr>
              <w:t>If Chart Object, select Chart Attributes:</w:t>
            </w:r>
          </w:p>
          <w:p w:rsidRPr="00105EB0" w:rsidR="00CE759A" w:rsidP="00701FD4" w:rsidRDefault="00CE759A" w14:paraId="434D2E9B" wp14:textId="77777777">
            <w:pPr>
              <w:pStyle w:val="Header"/>
              <w:pBdr>
                <w:bottom w:val="none" w:color="auto" w:sz="0" w:space="0"/>
              </w:pBdr>
              <w:spacing w:before="40" w:after="40"/>
              <w:jc w:val="left"/>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3D</w:t>
            </w:r>
          </w:p>
        </w:tc>
      </w:tr>
      <w:tr xmlns:wp14="http://schemas.microsoft.com/office/word/2010/wordml" w:rsidR="00CE759A" w:rsidTr="00701FD4" w14:paraId="1A6C240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460" w:type="pct"/>
            <w:vMerge/>
            <w:vAlign w:val="center"/>
          </w:tcPr>
          <w:p w:rsidR="00CE759A" w:rsidP="00701FD4" w:rsidRDefault="00CE759A" w14:paraId="183D9767" wp14:textId="77777777">
            <w:pPr>
              <w:pStyle w:val="BodytextChar"/>
              <w:spacing w:before="40" w:after="40"/>
              <w:jc w:val="left"/>
              <w:rPr>
                <w:rStyle w:val="ModernTableText"/>
                <w:rFonts w:cs="Arial"/>
                <w:noProof/>
                <w:color w:val="000000"/>
                <w:sz w:val="17"/>
                <w:szCs w:val="17"/>
              </w:rPr>
            </w:pPr>
          </w:p>
        </w:tc>
        <w:tc>
          <w:tcPr>
            <w:tcW w:w="347" w:type="pct"/>
            <w:gridSpan w:val="2"/>
            <w:vMerge/>
          </w:tcPr>
          <w:p w:rsidRPr="00105EB0" w:rsidR="00CE759A" w:rsidP="00701FD4" w:rsidRDefault="00CE759A" w14:paraId="2C821F3A" wp14:textId="77777777">
            <w:pPr>
              <w:pStyle w:val="Header"/>
              <w:pBdr>
                <w:bottom w:val="none" w:color="auto" w:sz="0" w:space="0"/>
              </w:pBdr>
              <w:spacing w:before="40" w:after="40"/>
              <w:jc w:val="left"/>
              <w:rPr>
                <w:rStyle w:val="ModernTableText"/>
                <w:b w:val="0"/>
                <w:noProof/>
                <w:szCs w:val="18"/>
                <w:lang w:val="en-US" w:eastAsia="en-US"/>
              </w:rPr>
            </w:pPr>
          </w:p>
        </w:tc>
        <w:tc>
          <w:tcPr>
            <w:tcW w:w="615" w:type="pct"/>
            <w:gridSpan w:val="3"/>
            <w:tcBorders>
              <w:top w:val="single" w:color="616161" w:sz="2" w:space="0"/>
            </w:tcBorders>
            <w:vAlign w:val="center"/>
          </w:tcPr>
          <w:p w:rsidRPr="00105EB0" w:rsidR="00CE759A" w:rsidP="00701FD4" w:rsidRDefault="00CE759A" w14:paraId="5624A7C7" wp14:textId="77777777">
            <w:pPr>
              <w:pStyle w:val="Header"/>
              <w:pBdr>
                <w:bottom w:val="none" w:color="auto" w:sz="0" w:space="0"/>
              </w:pBdr>
              <w:spacing w:before="40" w:after="40"/>
              <w:jc w:val="left"/>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Line                                        </w:t>
            </w:r>
          </w:p>
        </w:tc>
        <w:tc>
          <w:tcPr>
            <w:tcW w:w="3578" w:type="pct"/>
            <w:gridSpan w:val="5"/>
          </w:tcPr>
          <w:p w:rsidRPr="00105EB0" w:rsidR="00CE759A" w:rsidP="00701FD4" w:rsidRDefault="00CE759A" w14:paraId="62B06188" wp14:textId="77777777">
            <w:pPr>
              <w:pStyle w:val="Header"/>
              <w:pBdr>
                <w:bottom w:val="none" w:color="auto" w:sz="0" w:space="0"/>
              </w:pBdr>
              <w:spacing w:before="40" w:after="40"/>
              <w:jc w:val="left"/>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With Markers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p>
        </w:tc>
      </w:tr>
      <w:tr xmlns:wp14="http://schemas.microsoft.com/office/word/2010/wordml" w:rsidR="00CE759A" w:rsidTr="00701FD4" w14:paraId="1F17F38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460" w:type="pct"/>
            <w:vMerge/>
            <w:vAlign w:val="center"/>
          </w:tcPr>
          <w:p w:rsidR="00CE759A" w:rsidP="00701FD4" w:rsidRDefault="00CE759A" w14:paraId="118136F6" wp14:textId="77777777">
            <w:pPr>
              <w:pStyle w:val="BodytextChar"/>
              <w:spacing w:before="40" w:after="40"/>
              <w:jc w:val="left"/>
              <w:rPr>
                <w:rStyle w:val="ModernTableText"/>
                <w:rFonts w:cs="Arial"/>
                <w:noProof/>
                <w:color w:val="000000"/>
                <w:sz w:val="17"/>
                <w:szCs w:val="17"/>
              </w:rPr>
            </w:pPr>
          </w:p>
        </w:tc>
        <w:tc>
          <w:tcPr>
            <w:tcW w:w="347" w:type="pct"/>
            <w:gridSpan w:val="2"/>
            <w:vMerge/>
          </w:tcPr>
          <w:p w:rsidRPr="00105EB0" w:rsidR="00CE759A" w:rsidP="00701FD4" w:rsidRDefault="00CE759A" w14:paraId="3A6CA74B" wp14:textId="77777777">
            <w:pPr>
              <w:pStyle w:val="Header"/>
              <w:pBdr>
                <w:bottom w:val="none" w:color="auto" w:sz="0" w:space="0"/>
              </w:pBdr>
              <w:spacing w:before="40" w:after="40"/>
              <w:jc w:val="left"/>
              <w:rPr>
                <w:rStyle w:val="ModernTableText"/>
                <w:b w:val="0"/>
                <w:noProof/>
                <w:szCs w:val="18"/>
                <w:lang w:val="en-US" w:eastAsia="en-US"/>
              </w:rPr>
            </w:pPr>
          </w:p>
        </w:tc>
        <w:tc>
          <w:tcPr>
            <w:tcW w:w="615" w:type="pct"/>
            <w:gridSpan w:val="3"/>
            <w:tcBorders>
              <w:top w:val="single" w:color="616161" w:sz="2" w:space="0"/>
            </w:tcBorders>
            <w:vAlign w:val="center"/>
          </w:tcPr>
          <w:p w:rsidRPr="00105EB0" w:rsidR="00CE759A" w:rsidP="00701FD4" w:rsidRDefault="00CE759A" w14:paraId="54D3BEA2" wp14:textId="77777777">
            <w:pPr>
              <w:pStyle w:val="Header"/>
              <w:pBdr>
                <w:bottom w:val="none" w:color="auto" w:sz="0" w:space="0"/>
              </w:pBdr>
              <w:spacing w:before="40" w:after="40"/>
              <w:jc w:val="left"/>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Pie</w:t>
            </w:r>
          </w:p>
        </w:tc>
        <w:tc>
          <w:tcPr>
            <w:tcW w:w="3578" w:type="pct"/>
            <w:gridSpan w:val="5"/>
          </w:tcPr>
          <w:p w:rsidRPr="00105EB0" w:rsidR="00CE759A" w:rsidP="00701FD4" w:rsidRDefault="00CE759A" w14:paraId="69E229A2" wp14:textId="77777777">
            <w:pPr>
              <w:pStyle w:val="Header"/>
              <w:pBdr>
                <w:bottom w:val="none" w:color="auto" w:sz="0" w:space="0"/>
              </w:pBdr>
              <w:spacing w:before="40" w:after="40"/>
              <w:jc w:val="left"/>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3D                    </w:t>
            </w:r>
          </w:p>
        </w:tc>
      </w:tr>
      <w:tr xmlns:wp14="http://schemas.microsoft.com/office/word/2010/wordml" w:rsidR="00CE759A" w14:paraId="0BAA4B7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bottom w:val="single" w:color="616161" w:sz="2" w:space="0"/>
            </w:tcBorders>
            <w:shd w:val="clear" w:color="auto" w:fill="191919"/>
            <w:vAlign w:val="center"/>
          </w:tcPr>
          <w:p w:rsidR="00CE759A" w:rsidRDefault="00CE759A" w14:paraId="26CFD8B2"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Section Heading (opt)</w:t>
            </w:r>
          </w:p>
        </w:tc>
      </w:tr>
      <w:tr xmlns:wp14="http://schemas.microsoft.com/office/word/2010/wordml" w:rsidR="00CE759A" w:rsidTr="00701FD4" w14:paraId="5C1E7C9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50" w:type="pct"/>
            <w:gridSpan w:val="5"/>
            <w:tcBorders>
              <w:top w:val="single" w:color="616161" w:sz="2" w:space="0"/>
              <w:bottom w:val="single" w:color="616161" w:sz="2" w:space="0"/>
            </w:tcBorders>
            <w:vAlign w:val="center"/>
          </w:tcPr>
          <w:p w:rsidRPr="00701FD4" w:rsidR="00CE759A" w:rsidRDefault="00CE759A" w14:paraId="166F25F5" wp14:textId="77777777">
            <w:pPr>
              <w:pStyle w:val="TableText1"/>
              <w:spacing w:before="40" w:after="40"/>
              <w:jc w:val="center"/>
              <w:rPr>
                <w:rStyle w:val="ModernTableText"/>
                <w:rFonts w:cs="Arial"/>
                <w:b/>
                <w:noProof/>
                <w:szCs w:val="18"/>
              </w:rPr>
            </w:pPr>
            <w:r w:rsidRPr="00701FD4">
              <w:rPr>
                <w:rStyle w:val="ModernTableText"/>
                <w:rFonts w:cs="Arial"/>
                <w:b/>
                <w:bCs/>
                <w:noProof/>
                <w:szCs w:val="18"/>
              </w:rPr>
              <w:t>Report Section Label (opt)</w:t>
            </w:r>
          </w:p>
        </w:tc>
        <w:tc>
          <w:tcPr>
            <w:tcW w:w="2291" w:type="pct"/>
            <w:gridSpan w:val="4"/>
            <w:tcBorders>
              <w:top w:val="single" w:color="616161" w:sz="2" w:space="0"/>
              <w:bottom w:val="single" w:color="616161" w:sz="2" w:space="0"/>
            </w:tcBorders>
            <w:vAlign w:val="center"/>
          </w:tcPr>
          <w:p w:rsidRPr="00701FD4" w:rsidR="00CE759A" w:rsidRDefault="00CE759A" w14:paraId="68CD0633" wp14:textId="77777777">
            <w:pPr>
              <w:pStyle w:val="TableText1"/>
              <w:spacing w:before="40" w:after="40"/>
              <w:jc w:val="center"/>
              <w:rPr>
                <w:rStyle w:val="ModernTableText"/>
                <w:rFonts w:cs="Arial"/>
                <w:b/>
                <w:noProof/>
                <w:szCs w:val="18"/>
              </w:rPr>
            </w:pPr>
            <w:r w:rsidRPr="00701FD4">
              <w:rPr>
                <w:rStyle w:val="ModernTableText"/>
                <w:rFonts w:cs="Arial"/>
                <w:b/>
                <w:noProof/>
                <w:szCs w:val="18"/>
              </w:rPr>
              <w:t>Report Section Description (opt)</w:t>
            </w:r>
          </w:p>
        </w:tc>
        <w:tc>
          <w:tcPr>
            <w:tcW w:w="1759" w:type="pct"/>
            <w:gridSpan w:val="2"/>
            <w:tcBorders>
              <w:top w:val="single" w:color="616161" w:sz="2" w:space="0"/>
              <w:bottom w:val="single" w:color="616161" w:sz="2" w:space="0"/>
            </w:tcBorders>
            <w:vAlign w:val="center"/>
          </w:tcPr>
          <w:p w:rsidRPr="00701FD4" w:rsidR="00CE759A" w:rsidRDefault="00CE759A" w14:paraId="62206991" wp14:textId="77777777">
            <w:pPr>
              <w:pStyle w:val="TableText1"/>
              <w:spacing w:before="40" w:after="40"/>
              <w:jc w:val="center"/>
              <w:rPr>
                <w:rStyle w:val="ModernTableText"/>
                <w:rFonts w:cs="Arial"/>
                <w:b/>
                <w:noProof/>
                <w:szCs w:val="18"/>
              </w:rPr>
            </w:pPr>
            <w:r w:rsidRPr="00701FD4">
              <w:rPr>
                <w:rStyle w:val="ModernTableText"/>
                <w:rFonts w:cs="Arial"/>
                <w:b/>
                <w:noProof/>
                <w:szCs w:val="18"/>
              </w:rPr>
              <w:t>Report Section Processing Rules (opt)</w:t>
            </w:r>
          </w:p>
        </w:tc>
      </w:tr>
      <w:tr xmlns:wp14="http://schemas.microsoft.com/office/word/2010/wordml" w:rsidR="00CF4C84" w:rsidTr="00701FD4" w14:paraId="210E237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50" w:type="pct"/>
            <w:gridSpan w:val="5"/>
            <w:tcBorders>
              <w:top w:val="single" w:color="616161" w:sz="2" w:space="0"/>
              <w:bottom w:val="single" w:color="616161" w:sz="2" w:space="0"/>
            </w:tcBorders>
          </w:tcPr>
          <w:p w:rsidRPr="00701FD4" w:rsidR="00CF4C84" w:rsidP="00CF4C84" w:rsidRDefault="00CF4C84" w14:paraId="737CDF2C" wp14:textId="77777777">
            <w:pPr>
              <w:pStyle w:val="TOC2"/>
              <w:rPr>
                <w:rStyle w:val="BodytextChar"/>
                <w:rFonts w:cs="Arial"/>
                <w:noProof w:val="0"/>
                <w:sz w:val="18"/>
                <w:szCs w:val="18"/>
              </w:rPr>
            </w:pPr>
            <w:r w:rsidRPr="00701FD4">
              <w:rPr>
                <w:rStyle w:val="BodytextChar"/>
                <w:rFonts w:cs="Arial"/>
                <w:noProof w:val="0"/>
                <w:sz w:val="18"/>
                <w:szCs w:val="18"/>
              </w:rPr>
              <w:t>Line of Business</w:t>
            </w:r>
          </w:p>
        </w:tc>
        <w:tc>
          <w:tcPr>
            <w:tcW w:w="2291" w:type="pct"/>
            <w:gridSpan w:val="4"/>
            <w:tcBorders>
              <w:top w:val="single" w:color="616161" w:sz="2" w:space="0"/>
              <w:bottom w:val="single" w:color="616161" w:sz="2" w:space="0"/>
            </w:tcBorders>
          </w:tcPr>
          <w:p w:rsidRPr="00701FD4" w:rsidR="00CF4C84" w:rsidP="00CF4C84" w:rsidRDefault="00CF4C84" w14:paraId="799E8DA2" wp14:textId="77777777">
            <w:pPr>
              <w:pStyle w:val="TOC2"/>
              <w:rPr>
                <w:rStyle w:val="BodytextChar"/>
                <w:rFonts w:cs="Arial"/>
                <w:noProof w:val="0"/>
                <w:sz w:val="18"/>
                <w:szCs w:val="18"/>
              </w:rPr>
            </w:pPr>
            <w:r w:rsidRPr="00701FD4">
              <w:rPr>
                <w:rStyle w:val="BodytextChar"/>
                <w:rFonts w:cs="Arial"/>
                <w:noProof w:val="0"/>
                <w:sz w:val="18"/>
                <w:szCs w:val="18"/>
              </w:rPr>
              <w:t>The line of business code and description.</w:t>
            </w:r>
          </w:p>
        </w:tc>
        <w:tc>
          <w:tcPr>
            <w:tcW w:w="1759" w:type="pct"/>
            <w:gridSpan w:val="2"/>
            <w:tcBorders>
              <w:top w:val="single" w:color="616161" w:sz="2" w:space="0"/>
              <w:bottom w:val="single" w:color="616161" w:sz="2" w:space="0"/>
            </w:tcBorders>
          </w:tcPr>
          <w:p w:rsidRPr="00701FD4" w:rsidR="00CF4C84" w:rsidP="00CF4C84" w:rsidRDefault="00CF4C84" w14:paraId="331CFBD7" wp14:textId="77777777">
            <w:pPr>
              <w:pStyle w:val="TOC2"/>
              <w:rPr>
                <w:rStyle w:val="BodytextChar"/>
                <w:rFonts w:cs="Arial"/>
                <w:noProof w:val="0"/>
                <w:sz w:val="18"/>
                <w:szCs w:val="18"/>
              </w:rPr>
            </w:pPr>
            <w:r w:rsidRPr="00701FD4">
              <w:rPr>
                <w:rStyle w:val="BodytextChar"/>
                <w:rFonts w:cs="Arial"/>
                <w:noProof w:val="0"/>
                <w:sz w:val="18"/>
                <w:szCs w:val="18"/>
              </w:rPr>
              <w:t>Using R-VV-DOMAIN-NAM = ‘R-LOB-CD’, join to R-VV-TB.R-VV-CD using A-HDR-TB.R-LOB-CD to get the short description.</w:t>
            </w:r>
          </w:p>
        </w:tc>
      </w:tr>
      <w:tr xmlns:wp14="http://schemas.microsoft.com/office/word/2010/wordml" w:rsidR="00CF4C84" w:rsidTr="00701FD4" w14:paraId="10BA76C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50" w:type="pct"/>
            <w:gridSpan w:val="5"/>
            <w:tcBorders>
              <w:top w:val="single" w:color="616161" w:sz="2" w:space="0"/>
              <w:bottom w:val="single" w:color="616161" w:sz="2" w:space="0"/>
            </w:tcBorders>
            <w:vAlign w:val="center"/>
          </w:tcPr>
          <w:p w:rsidRPr="00701FD4" w:rsidR="00CF4C84" w:rsidP="00CF4C84" w:rsidRDefault="00CF4C84" w14:paraId="621BD4FD" wp14:textId="77777777">
            <w:pPr>
              <w:pStyle w:val="TOC2"/>
              <w:rPr>
                <w:rStyle w:val="BodytextChar"/>
                <w:rFonts w:cs="Arial"/>
                <w:noProof w:val="0"/>
                <w:sz w:val="18"/>
                <w:szCs w:val="18"/>
              </w:rPr>
            </w:pPr>
            <w:r w:rsidRPr="00701FD4">
              <w:rPr>
                <w:rStyle w:val="BodytextChar"/>
                <w:rFonts w:cs="Arial"/>
                <w:noProof w:val="0"/>
                <w:sz w:val="18"/>
                <w:szCs w:val="18"/>
              </w:rPr>
              <w:t xml:space="preserve">MM/DD/CCYY – MM/DD/CCYY </w:t>
            </w:r>
          </w:p>
        </w:tc>
        <w:tc>
          <w:tcPr>
            <w:tcW w:w="2291" w:type="pct"/>
            <w:gridSpan w:val="4"/>
            <w:tcBorders>
              <w:top w:val="single" w:color="616161" w:sz="2" w:space="0"/>
              <w:bottom w:val="single" w:color="616161" w:sz="2" w:space="0"/>
            </w:tcBorders>
            <w:vAlign w:val="center"/>
          </w:tcPr>
          <w:p w:rsidRPr="00701FD4" w:rsidR="00CF4C84" w:rsidP="00CF4C84" w:rsidRDefault="00CF4C84" w14:paraId="4199C49F" wp14:textId="77777777">
            <w:pPr>
              <w:pStyle w:val="TOC2"/>
              <w:rPr>
                <w:rStyle w:val="BodytextChar"/>
                <w:rFonts w:cs="Arial"/>
                <w:noProof w:val="0"/>
                <w:sz w:val="18"/>
                <w:szCs w:val="18"/>
              </w:rPr>
            </w:pPr>
            <w:r w:rsidRPr="00701FD4">
              <w:rPr>
                <w:rStyle w:val="BodytextChar"/>
                <w:rFonts w:cs="Arial"/>
                <w:noProof w:val="0"/>
                <w:sz w:val="18"/>
                <w:szCs w:val="18"/>
              </w:rPr>
              <w:t>Page Heading.  Monthly report as of a specific date range.</w:t>
            </w:r>
          </w:p>
        </w:tc>
        <w:tc>
          <w:tcPr>
            <w:tcW w:w="1759" w:type="pct"/>
            <w:gridSpan w:val="2"/>
            <w:tcBorders>
              <w:top w:val="single" w:color="616161" w:sz="2" w:space="0"/>
              <w:bottom w:val="single" w:color="616161" w:sz="2" w:space="0"/>
            </w:tcBorders>
            <w:vAlign w:val="center"/>
          </w:tcPr>
          <w:p w:rsidRPr="00701FD4" w:rsidR="00CF4C84" w:rsidP="00CF4C84" w:rsidRDefault="00CF4C84" w14:paraId="41732B05" wp14:textId="77777777">
            <w:pPr>
              <w:pStyle w:val="TOC2"/>
              <w:rPr>
                <w:rStyle w:val="BodytextChar"/>
                <w:rFonts w:cs="Arial"/>
                <w:noProof w:val="0"/>
                <w:sz w:val="18"/>
                <w:szCs w:val="18"/>
              </w:rPr>
            </w:pPr>
            <w:r w:rsidRPr="00701FD4">
              <w:rPr>
                <w:rStyle w:val="BodytextChar"/>
                <w:rFonts w:cs="Arial"/>
                <w:noProof w:val="0"/>
                <w:sz w:val="18"/>
                <w:szCs w:val="18"/>
              </w:rPr>
              <w:t>This is the current cycle quarter begin to end date</w:t>
            </w:r>
          </w:p>
        </w:tc>
      </w:tr>
      <w:tr xmlns:wp14="http://schemas.microsoft.com/office/word/2010/wordml" w:rsidR="00CF4C84" w:rsidTr="00701FD4" w14:paraId="303FA8B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50" w:type="pct"/>
            <w:gridSpan w:val="5"/>
            <w:tcBorders>
              <w:top w:val="single" w:color="616161" w:sz="2" w:space="0"/>
              <w:bottom w:val="single" w:color="616161" w:sz="2" w:space="0"/>
            </w:tcBorders>
          </w:tcPr>
          <w:p w:rsidRPr="00701FD4" w:rsidR="00CF4C84" w:rsidP="00CF4C84" w:rsidRDefault="00CF4C84" w14:paraId="4FCD088A" wp14:textId="77777777">
            <w:pPr>
              <w:pStyle w:val="TOC2"/>
              <w:rPr>
                <w:rStyle w:val="BodytextChar"/>
                <w:rFonts w:cs="Arial"/>
                <w:noProof w:val="0"/>
                <w:sz w:val="18"/>
                <w:szCs w:val="18"/>
              </w:rPr>
            </w:pPr>
            <w:r w:rsidRPr="00701FD4">
              <w:rPr>
                <w:rStyle w:val="BodytextChar"/>
                <w:rFonts w:cs="Arial"/>
                <w:noProof w:val="0"/>
                <w:sz w:val="18"/>
                <w:szCs w:val="18"/>
              </w:rPr>
              <w:t>SA Ty Cd - Desc</w:t>
            </w:r>
          </w:p>
        </w:tc>
        <w:tc>
          <w:tcPr>
            <w:tcW w:w="2291" w:type="pct"/>
            <w:gridSpan w:val="4"/>
            <w:tcBorders>
              <w:top w:val="single" w:color="616161" w:sz="2" w:space="0"/>
              <w:bottom w:val="single" w:color="616161" w:sz="2" w:space="0"/>
            </w:tcBorders>
            <w:vAlign w:val="center"/>
          </w:tcPr>
          <w:p w:rsidRPr="00701FD4" w:rsidR="00CF4C84" w:rsidP="00CF4C84" w:rsidRDefault="00CF4C84" w14:paraId="1EE150AC" wp14:textId="77777777">
            <w:pPr>
              <w:pStyle w:val="TOC2"/>
              <w:rPr>
                <w:rStyle w:val="BodytextChar"/>
                <w:rFonts w:cs="Arial"/>
                <w:noProof w:val="0"/>
                <w:sz w:val="18"/>
                <w:szCs w:val="18"/>
              </w:rPr>
            </w:pPr>
            <w:r w:rsidRPr="00701FD4">
              <w:rPr>
                <w:rStyle w:val="BodytextChar"/>
                <w:rFonts w:cs="Arial"/>
                <w:noProof w:val="0"/>
                <w:sz w:val="18"/>
                <w:szCs w:val="18"/>
              </w:rPr>
              <w:t>This field displays the SA authorization type code and description.</w:t>
            </w:r>
          </w:p>
        </w:tc>
        <w:tc>
          <w:tcPr>
            <w:tcW w:w="1759" w:type="pct"/>
            <w:gridSpan w:val="2"/>
            <w:tcBorders>
              <w:top w:val="single" w:color="616161" w:sz="2" w:space="0"/>
              <w:bottom w:val="single" w:color="616161" w:sz="2" w:space="0"/>
            </w:tcBorders>
          </w:tcPr>
          <w:p w:rsidRPr="00701FD4" w:rsidR="00CF4C84" w:rsidP="00CF4C84" w:rsidRDefault="00CF4C84" w14:paraId="44D5ED35" wp14:textId="77777777">
            <w:pPr>
              <w:pStyle w:val="TOC2"/>
              <w:rPr>
                <w:rStyle w:val="BodytextChar"/>
                <w:rFonts w:cs="Arial"/>
                <w:noProof w:val="0"/>
                <w:sz w:val="18"/>
                <w:szCs w:val="18"/>
              </w:rPr>
            </w:pPr>
            <w:r w:rsidRPr="00701FD4">
              <w:rPr>
                <w:rStyle w:val="BodytextChar"/>
                <w:rFonts w:cs="Arial"/>
                <w:noProof w:val="0"/>
                <w:sz w:val="18"/>
                <w:szCs w:val="18"/>
              </w:rPr>
              <w:t>Using R-VV-DOMAIN-NAM = ‘A-TY-CD’, join to R-VV-TB.R-VV-CD using A-HDR-TB.A-TY-CD to get the short description.</w:t>
            </w:r>
          </w:p>
        </w:tc>
      </w:tr>
      <w:tr xmlns:wp14="http://schemas.microsoft.com/office/word/2010/wordml" w:rsidR="00CF4C84" w:rsidTr="00701FD4" w14:paraId="5F43E6D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50" w:type="pct"/>
            <w:gridSpan w:val="5"/>
            <w:tcBorders>
              <w:top w:val="single" w:color="616161" w:sz="2" w:space="0"/>
              <w:bottom w:val="single" w:color="616161" w:sz="2" w:space="0"/>
            </w:tcBorders>
          </w:tcPr>
          <w:p w:rsidRPr="00701FD4" w:rsidR="00CF4C84" w:rsidP="00CF4C84" w:rsidRDefault="00CF4C84" w14:paraId="50159891" wp14:textId="77777777">
            <w:pPr>
              <w:pStyle w:val="TOC2"/>
              <w:rPr>
                <w:rStyle w:val="BodytextChar"/>
                <w:rFonts w:cs="Arial"/>
                <w:noProof w:val="0"/>
                <w:sz w:val="18"/>
                <w:szCs w:val="18"/>
              </w:rPr>
            </w:pPr>
            <w:r w:rsidRPr="00701FD4">
              <w:rPr>
                <w:rStyle w:val="BodytextChar"/>
                <w:rFonts w:cs="Arial"/>
                <w:noProof w:val="0"/>
                <w:sz w:val="18"/>
                <w:szCs w:val="18"/>
              </w:rPr>
              <w:t>SA LI Cat Svc Cd - Desc</w:t>
            </w:r>
          </w:p>
        </w:tc>
        <w:tc>
          <w:tcPr>
            <w:tcW w:w="2291" w:type="pct"/>
            <w:gridSpan w:val="4"/>
            <w:tcBorders>
              <w:top w:val="single" w:color="616161" w:sz="2" w:space="0"/>
              <w:bottom w:val="single" w:color="616161" w:sz="2" w:space="0"/>
            </w:tcBorders>
            <w:vAlign w:val="center"/>
          </w:tcPr>
          <w:p w:rsidRPr="00701FD4" w:rsidR="00CF4C84" w:rsidP="00CF4C84" w:rsidRDefault="00CF4C84" w14:paraId="2F2ACB56" wp14:textId="77777777">
            <w:pPr>
              <w:pStyle w:val="TOC2"/>
              <w:rPr>
                <w:rStyle w:val="BodytextChar"/>
                <w:rFonts w:cs="Arial"/>
                <w:noProof w:val="0"/>
                <w:sz w:val="18"/>
                <w:szCs w:val="18"/>
              </w:rPr>
            </w:pPr>
            <w:r w:rsidRPr="00701FD4">
              <w:rPr>
                <w:rStyle w:val="BodytextChar"/>
                <w:rFonts w:cs="Arial"/>
                <w:noProof w:val="0"/>
                <w:sz w:val="18"/>
                <w:szCs w:val="18"/>
              </w:rPr>
              <w:t>This field displays the SA category code and description.</w:t>
            </w:r>
          </w:p>
        </w:tc>
        <w:tc>
          <w:tcPr>
            <w:tcW w:w="1759" w:type="pct"/>
            <w:gridSpan w:val="2"/>
            <w:tcBorders>
              <w:top w:val="single" w:color="616161" w:sz="2" w:space="0"/>
              <w:bottom w:val="single" w:color="616161" w:sz="2" w:space="0"/>
            </w:tcBorders>
          </w:tcPr>
          <w:p w:rsidRPr="00701FD4" w:rsidR="00CF4C84" w:rsidP="00CF4C84" w:rsidRDefault="00CF4C84" w14:paraId="750A8074" wp14:textId="77777777">
            <w:pPr>
              <w:pStyle w:val="TOC2"/>
              <w:rPr>
                <w:rStyle w:val="BodytextChar"/>
                <w:rFonts w:cs="Arial"/>
                <w:noProof w:val="0"/>
                <w:sz w:val="18"/>
                <w:szCs w:val="18"/>
              </w:rPr>
            </w:pPr>
            <w:r w:rsidRPr="00701FD4">
              <w:rPr>
                <w:rStyle w:val="BodytextChar"/>
                <w:rFonts w:cs="Arial"/>
                <w:noProof w:val="0"/>
                <w:sz w:val="18"/>
                <w:szCs w:val="18"/>
              </w:rPr>
              <w:t>Using R-VV-DOMAIN-NAM = ‘A-LI-CAT-SVC-CD’, join to R-VV-TB.R-VV-CD using A-DTL-TB.A-LI-CAT-SVC-CD to get the short description.</w:t>
            </w:r>
          </w:p>
        </w:tc>
      </w:tr>
      <w:tr xmlns:wp14="http://schemas.microsoft.com/office/word/2010/wordml" w:rsidR="00CF4C84" w14:paraId="5929D8A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bottom w:val="single" w:color="616161" w:sz="2" w:space="0"/>
            </w:tcBorders>
            <w:shd w:val="clear" w:color="auto" w:fill="191919"/>
          </w:tcPr>
          <w:p w:rsidR="00CF4C84" w:rsidRDefault="00CF4C84" w14:paraId="6F543E62"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CF4C84" w:rsidTr="00701FD4" w14:paraId="255DB85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495" w:type="pct"/>
            <w:gridSpan w:val="7"/>
            <w:tcBorders>
              <w:top w:val="single" w:color="616161" w:sz="2" w:space="0"/>
              <w:bottom w:val="single" w:color="616161" w:sz="2" w:space="0"/>
            </w:tcBorders>
          </w:tcPr>
          <w:p w:rsidRPr="009D11F7" w:rsidR="00CF4C84" w:rsidRDefault="00CF4C84" w14:paraId="7A388C96" wp14:textId="77777777">
            <w:pPr>
              <w:pStyle w:val="TableText1"/>
              <w:spacing w:before="40" w:after="40"/>
              <w:jc w:val="center"/>
              <w:rPr>
                <w:rStyle w:val="ModernTableText"/>
                <w:rFonts w:cs="Arial"/>
                <w:b/>
                <w:szCs w:val="17"/>
              </w:rPr>
            </w:pPr>
            <w:r w:rsidRPr="009D11F7">
              <w:rPr>
                <w:rStyle w:val="ModernTableText"/>
                <w:rFonts w:cs="Arial"/>
                <w:b/>
                <w:szCs w:val="17"/>
              </w:rPr>
              <w:t>Chart Title</w:t>
            </w:r>
          </w:p>
        </w:tc>
        <w:tc>
          <w:tcPr>
            <w:tcW w:w="3505" w:type="pct"/>
            <w:gridSpan w:val="4"/>
            <w:tcBorders>
              <w:top w:val="single" w:color="616161" w:sz="2" w:space="0"/>
              <w:bottom w:val="single" w:color="616161" w:sz="2" w:space="0"/>
            </w:tcBorders>
          </w:tcPr>
          <w:p w:rsidRPr="009D11F7" w:rsidR="00CF4C84" w:rsidRDefault="00CF4C84" w14:paraId="0885A1EB" wp14:textId="77777777">
            <w:pPr>
              <w:pStyle w:val="TableText1"/>
              <w:spacing w:before="40" w:after="40"/>
              <w:jc w:val="center"/>
              <w:rPr>
                <w:rStyle w:val="ModernTableText"/>
                <w:rFonts w:cs="Arial"/>
                <w:b/>
                <w:noProof/>
                <w:szCs w:val="17"/>
              </w:rPr>
            </w:pPr>
            <w:r w:rsidRPr="009D11F7">
              <w:rPr>
                <w:rStyle w:val="ModernTableText"/>
                <w:rFonts w:cs="Arial"/>
                <w:b/>
                <w:noProof/>
                <w:szCs w:val="17"/>
              </w:rPr>
              <w:t>Chart Sub-title</w:t>
            </w:r>
          </w:p>
        </w:tc>
      </w:tr>
      <w:tr xmlns:wp14="http://schemas.microsoft.com/office/word/2010/wordml" w:rsidR="00CF4C84" w:rsidTr="00701FD4" w14:paraId="76A0B2C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495" w:type="pct"/>
            <w:gridSpan w:val="7"/>
            <w:tcBorders>
              <w:top w:val="single" w:color="616161" w:sz="2" w:space="0"/>
              <w:right w:val="single" w:color="616161" w:sz="2" w:space="0"/>
            </w:tcBorders>
          </w:tcPr>
          <w:p w:rsidRPr="009D11F7" w:rsidR="00CF4C84" w:rsidRDefault="00CF4C84" w14:paraId="2DBBA8E6" wp14:textId="77777777">
            <w:pPr>
              <w:pStyle w:val="TableText1"/>
              <w:spacing w:before="40" w:after="40"/>
              <w:rPr>
                <w:rStyle w:val="ModernTableText"/>
                <w:rFonts w:cs="Arial"/>
                <w:color w:val="000000"/>
                <w:szCs w:val="17"/>
              </w:rPr>
            </w:pPr>
            <w:r w:rsidRPr="009D11F7">
              <w:rPr>
                <w:rStyle w:val="ModernTableText"/>
                <w:rFonts w:cs="Arial"/>
                <w:color w:val="000000"/>
                <w:szCs w:val="17"/>
              </w:rPr>
              <w:t>N/A</w:t>
            </w:r>
          </w:p>
        </w:tc>
        <w:tc>
          <w:tcPr>
            <w:tcW w:w="3505" w:type="pct"/>
            <w:gridSpan w:val="4"/>
            <w:tcBorders>
              <w:top w:val="single" w:color="616161" w:sz="2" w:space="0"/>
              <w:right w:val="single" w:color="616161" w:sz="2" w:space="0"/>
            </w:tcBorders>
          </w:tcPr>
          <w:p w:rsidRPr="009D11F7" w:rsidR="00CF4C84" w:rsidRDefault="00CF4C84" w14:paraId="0E3303F6" wp14:textId="77777777">
            <w:pPr>
              <w:pStyle w:val="TableText1"/>
              <w:spacing w:before="40" w:after="40"/>
              <w:rPr>
                <w:rStyle w:val="ModernTableText"/>
                <w:rFonts w:cs="Arial"/>
                <w:color w:val="000000"/>
                <w:szCs w:val="17"/>
              </w:rPr>
            </w:pPr>
            <w:r w:rsidRPr="009D11F7">
              <w:rPr>
                <w:rStyle w:val="ModernTableText"/>
                <w:rFonts w:cs="Arial"/>
                <w:color w:val="000000"/>
                <w:szCs w:val="17"/>
              </w:rPr>
              <w:t>N/A</w:t>
            </w:r>
          </w:p>
        </w:tc>
      </w:tr>
      <w:tr xmlns:wp14="http://schemas.microsoft.com/office/word/2010/wordml" w:rsidR="00CF4C84" w14:paraId="6CD47E2A" wp14:textId="77777777">
        <w:tblPrEx>
          <w:jc w:val="left"/>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Pr>
        <w:tc>
          <w:tcPr>
            <w:tcW w:w="5000" w:type="pct"/>
            <w:gridSpan w:val="11"/>
            <w:tcBorders>
              <w:top w:val="single" w:color="616161" w:sz="2" w:space="0"/>
              <w:bottom w:val="single" w:color="616161" w:sz="2" w:space="0"/>
            </w:tcBorders>
            <w:shd w:val="clear" w:color="auto" w:fill="191919"/>
          </w:tcPr>
          <w:p w:rsidR="00CF4C84" w:rsidP="00475B1F" w:rsidRDefault="00CF4C84" w14:paraId="7E374DDF" wp14:textId="77777777">
            <w:pPr>
              <w:pStyle w:val="TableText1"/>
              <w:keepNext/>
              <w:keepLines/>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Body</w:t>
            </w:r>
          </w:p>
        </w:tc>
      </w:tr>
      <w:tr xmlns:wp14="http://schemas.microsoft.com/office/word/2010/wordml" w:rsidR="00CF4C84" w:rsidTr="009D11F7" w14:paraId="1BD12674" wp14:textId="77777777">
        <w:tblPrEx>
          <w:jc w:val="left"/>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Pr>
        <w:tc>
          <w:tcPr>
            <w:tcW w:w="477" w:type="pct"/>
            <w:gridSpan w:val="2"/>
            <w:tcBorders>
              <w:top w:val="single" w:color="616161" w:sz="2" w:space="0"/>
            </w:tcBorders>
            <w:vAlign w:val="center"/>
          </w:tcPr>
          <w:p w:rsidR="00CF4C84" w:rsidP="009D11F7" w:rsidRDefault="00CF4C84" w14:paraId="2CB53543" wp14:textId="77777777">
            <w:pPr>
              <w:pStyle w:val="TableText1"/>
              <w:keepNext/>
              <w:spacing w:before="40" w:after="40"/>
              <w:rPr>
                <w:rStyle w:val="ModernTableText"/>
                <w:rFonts w:cs="Arial"/>
                <w:b/>
                <w:sz w:val="17"/>
                <w:szCs w:val="17"/>
              </w:rPr>
            </w:pPr>
            <w:r>
              <w:rPr>
                <w:rStyle w:val="ModernTableText"/>
                <w:rFonts w:cs="Arial"/>
                <w:b/>
                <w:sz w:val="17"/>
                <w:szCs w:val="17"/>
              </w:rPr>
              <w:t>Field Type</w:t>
            </w:r>
          </w:p>
        </w:tc>
        <w:tc>
          <w:tcPr>
            <w:tcW w:w="385" w:type="pct"/>
            <w:gridSpan w:val="2"/>
            <w:tcBorders>
              <w:top w:val="single" w:color="616161" w:sz="2" w:space="0"/>
            </w:tcBorders>
            <w:vAlign w:val="center"/>
          </w:tcPr>
          <w:p w:rsidR="00CF4C84" w:rsidP="009D11F7" w:rsidRDefault="00CF4C84" w14:paraId="04BE1348" wp14:textId="77777777">
            <w:pPr>
              <w:pStyle w:val="TableHeading"/>
              <w:keepNext/>
              <w:spacing w:before="40" w:after="40"/>
              <w:rPr>
                <w:rStyle w:val="ModernTableText"/>
                <w:rFonts w:cs="Arial"/>
                <w:sz w:val="17"/>
                <w:szCs w:val="17"/>
              </w:rPr>
            </w:pPr>
            <w:r>
              <w:rPr>
                <w:rStyle w:val="ModernTableText"/>
                <w:rFonts w:cs="Arial"/>
                <w:sz w:val="17"/>
                <w:szCs w:val="17"/>
              </w:rPr>
              <w:t>Business Label</w:t>
            </w:r>
          </w:p>
        </w:tc>
        <w:tc>
          <w:tcPr>
            <w:tcW w:w="633" w:type="pct"/>
            <w:gridSpan w:val="3"/>
            <w:tcBorders>
              <w:top w:val="single" w:color="616161" w:sz="2" w:space="0"/>
            </w:tcBorders>
            <w:vAlign w:val="center"/>
          </w:tcPr>
          <w:p w:rsidR="00CF4C84" w:rsidP="009D11F7" w:rsidRDefault="00CF4C84" w14:paraId="5CBDDE1B" wp14:textId="77777777">
            <w:pPr>
              <w:pStyle w:val="TableText1"/>
              <w:keepNext/>
              <w:spacing w:before="40" w:after="40"/>
              <w:rPr>
                <w:rStyle w:val="ModernTableText"/>
                <w:rFonts w:cs="Arial"/>
                <w:b/>
                <w:noProof/>
                <w:sz w:val="17"/>
                <w:szCs w:val="17"/>
              </w:rPr>
            </w:pPr>
            <w:r>
              <w:rPr>
                <w:rStyle w:val="ModernTableText"/>
                <w:rFonts w:cs="Arial"/>
                <w:b/>
                <w:noProof/>
                <w:sz w:val="17"/>
                <w:szCs w:val="17"/>
              </w:rPr>
              <w:t>Field Description</w:t>
            </w:r>
          </w:p>
        </w:tc>
        <w:tc>
          <w:tcPr>
            <w:tcW w:w="1303" w:type="pct"/>
            <w:tcBorders>
              <w:top w:val="single" w:color="616161" w:sz="2" w:space="0"/>
            </w:tcBorders>
            <w:vAlign w:val="center"/>
          </w:tcPr>
          <w:p w:rsidR="00CF4C84" w:rsidP="009D11F7" w:rsidRDefault="00CF4C84" w14:paraId="63469190" wp14:textId="77777777">
            <w:pPr>
              <w:pStyle w:val="TableText1"/>
              <w:keepNext/>
              <w:spacing w:before="40" w:after="40"/>
              <w:rPr>
                <w:rStyle w:val="ModernTableText"/>
                <w:rFonts w:cs="Arial"/>
                <w:b/>
                <w:noProof/>
                <w:sz w:val="17"/>
                <w:szCs w:val="17"/>
              </w:rPr>
            </w:pPr>
            <w:r>
              <w:rPr>
                <w:rStyle w:val="ModernTableText"/>
                <w:rFonts w:cs="Arial"/>
                <w:b/>
                <w:noProof/>
                <w:sz w:val="17"/>
                <w:szCs w:val="17"/>
              </w:rPr>
              <w:t>Source Table</w:t>
            </w:r>
          </w:p>
        </w:tc>
        <w:tc>
          <w:tcPr>
            <w:tcW w:w="1200" w:type="pct"/>
            <w:gridSpan w:val="2"/>
            <w:tcBorders>
              <w:top w:val="single" w:color="616161" w:sz="2" w:space="0"/>
            </w:tcBorders>
            <w:vAlign w:val="center"/>
          </w:tcPr>
          <w:p w:rsidR="00CF4C84" w:rsidP="009D11F7" w:rsidRDefault="00CF4C84" w14:paraId="7186B039" wp14:textId="77777777">
            <w:pPr>
              <w:pStyle w:val="TableText1"/>
              <w:keepNext/>
              <w:spacing w:before="40" w:after="40"/>
              <w:rPr>
                <w:rStyle w:val="ModernTableText"/>
                <w:rFonts w:cs="Arial"/>
                <w:b/>
                <w:noProof/>
                <w:sz w:val="17"/>
                <w:szCs w:val="17"/>
              </w:rPr>
            </w:pPr>
            <w:r>
              <w:rPr>
                <w:rStyle w:val="ModernTableText"/>
                <w:rFonts w:cs="Arial"/>
                <w:b/>
                <w:noProof/>
                <w:sz w:val="17"/>
                <w:szCs w:val="17"/>
              </w:rPr>
              <w:t>Source Column</w:t>
            </w:r>
          </w:p>
        </w:tc>
        <w:tc>
          <w:tcPr>
            <w:tcW w:w="1002" w:type="pct"/>
            <w:tcBorders>
              <w:top w:val="single" w:color="616161" w:sz="2" w:space="0"/>
            </w:tcBorders>
            <w:vAlign w:val="center"/>
          </w:tcPr>
          <w:p w:rsidR="00CF4C84" w:rsidP="009D11F7" w:rsidRDefault="00CF4C84" w14:paraId="4F165AD6" wp14:textId="77777777">
            <w:pPr>
              <w:pStyle w:val="TableText1"/>
              <w:keepNext/>
              <w:spacing w:before="40" w:after="40"/>
              <w:rPr>
                <w:rStyle w:val="ModernTableText"/>
                <w:rFonts w:cs="Arial"/>
                <w:b/>
                <w:noProof/>
                <w:sz w:val="17"/>
                <w:szCs w:val="17"/>
              </w:rPr>
            </w:pPr>
            <w:r>
              <w:rPr>
                <w:rStyle w:val="ModernTableText"/>
                <w:rFonts w:cs="Arial"/>
                <w:b/>
                <w:noProof/>
                <w:sz w:val="17"/>
                <w:szCs w:val="17"/>
              </w:rPr>
              <w:t>Source Column Processing Rules</w:t>
            </w:r>
          </w:p>
        </w:tc>
      </w:tr>
      <w:tr xmlns:wp14="http://schemas.microsoft.com/office/word/2010/wordml" w:rsidR="00390680" w:rsidTr="00701FD4" w14:paraId="57BF448D" wp14:textId="77777777">
        <w:tblPrEx>
          <w:jc w:val="left"/>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Pr>
        <w:tc>
          <w:tcPr>
            <w:tcW w:w="477" w:type="pct"/>
            <w:gridSpan w:val="2"/>
            <w:vAlign w:val="center"/>
          </w:tcPr>
          <w:p w:rsidRPr="009D11F7" w:rsidR="00390680" w:rsidP="00475B1F" w:rsidRDefault="00390680" w14:paraId="78846CE8" wp14:textId="77777777">
            <w:pPr>
              <w:pStyle w:val="TableText"/>
              <w:rPr>
                <w:rStyle w:val="BodytextChar"/>
                <w:sz w:val="18"/>
                <w:szCs w:val="18"/>
              </w:rPr>
            </w:pPr>
            <w:r w:rsidRPr="009D11F7">
              <w:rPr>
                <w:rStyle w:val="BodytextChar"/>
                <w:sz w:val="18"/>
                <w:szCs w:val="18"/>
              </w:rPr>
              <w:t>Column</w:t>
            </w:r>
          </w:p>
        </w:tc>
        <w:tc>
          <w:tcPr>
            <w:tcW w:w="385" w:type="pct"/>
            <w:gridSpan w:val="2"/>
            <w:vAlign w:val="center"/>
          </w:tcPr>
          <w:p w:rsidRPr="009D11F7" w:rsidR="00390680" w:rsidP="00475B1F" w:rsidRDefault="00FA41AA" w14:paraId="7307899A" wp14:textId="77777777">
            <w:pPr>
              <w:pStyle w:val="TableText"/>
              <w:rPr>
                <w:rStyle w:val="BodytextChar"/>
                <w:sz w:val="18"/>
                <w:szCs w:val="18"/>
              </w:rPr>
            </w:pPr>
            <w:r w:rsidRPr="009D11F7">
              <w:rPr>
                <w:rStyle w:val="BodytextChar"/>
                <w:sz w:val="18"/>
                <w:szCs w:val="18"/>
              </w:rPr>
              <w:t>SA LI Svc Prov ID</w:t>
            </w:r>
          </w:p>
        </w:tc>
        <w:tc>
          <w:tcPr>
            <w:tcW w:w="633" w:type="pct"/>
            <w:gridSpan w:val="3"/>
            <w:vAlign w:val="center"/>
          </w:tcPr>
          <w:p w:rsidRPr="009D11F7" w:rsidR="00390680" w:rsidP="00475B1F" w:rsidRDefault="00390680" w14:paraId="5B47C250" wp14:textId="77777777">
            <w:pPr>
              <w:pStyle w:val="TableText"/>
              <w:rPr>
                <w:rStyle w:val="BodytextChar"/>
                <w:sz w:val="18"/>
                <w:szCs w:val="18"/>
              </w:rPr>
            </w:pPr>
            <w:r w:rsidRPr="009D11F7">
              <w:rPr>
                <w:rStyle w:val="BodytextChar"/>
                <w:sz w:val="18"/>
                <w:szCs w:val="18"/>
              </w:rPr>
              <w:t>This field displays the Servicing provider id number.</w:t>
            </w:r>
          </w:p>
        </w:tc>
        <w:tc>
          <w:tcPr>
            <w:tcW w:w="1303" w:type="pct"/>
            <w:vAlign w:val="center"/>
          </w:tcPr>
          <w:p w:rsidRPr="009D11F7" w:rsidR="00390680" w:rsidP="00475B1F" w:rsidRDefault="00390680" w14:paraId="5E765A9A" wp14:textId="77777777">
            <w:pPr>
              <w:pStyle w:val="TableText"/>
              <w:rPr>
                <w:rStyle w:val="BodytextChar"/>
                <w:sz w:val="18"/>
                <w:szCs w:val="18"/>
              </w:rPr>
            </w:pPr>
            <w:r w:rsidRPr="009D11F7">
              <w:rPr>
                <w:rStyle w:val="BodytextChar"/>
                <w:sz w:val="18"/>
                <w:szCs w:val="18"/>
              </w:rPr>
              <w:t>A_HDR_LI_SUBM_PROV_ID_TB</w:t>
            </w:r>
          </w:p>
        </w:tc>
        <w:tc>
          <w:tcPr>
            <w:tcW w:w="1200" w:type="pct"/>
            <w:gridSpan w:val="2"/>
            <w:vAlign w:val="center"/>
          </w:tcPr>
          <w:p w:rsidRPr="009D11F7" w:rsidR="00390680" w:rsidP="00475B1F" w:rsidRDefault="00390680" w14:paraId="3C6715AC" wp14:textId="77777777">
            <w:pPr>
              <w:pStyle w:val="TableText"/>
              <w:rPr>
                <w:rStyle w:val="BodytextChar"/>
                <w:sz w:val="18"/>
                <w:szCs w:val="18"/>
              </w:rPr>
            </w:pPr>
            <w:r w:rsidRPr="009D11F7">
              <w:rPr>
                <w:rStyle w:val="BodytextChar"/>
                <w:sz w:val="18"/>
                <w:szCs w:val="18"/>
              </w:rPr>
              <w:t>A_</w:t>
            </w:r>
            <w:r w:rsidRPr="009D11F7" w:rsidDel="00917893">
              <w:rPr>
                <w:rStyle w:val="BodytextChar"/>
                <w:sz w:val="18"/>
                <w:szCs w:val="18"/>
              </w:rPr>
              <w:t xml:space="preserve"> </w:t>
            </w:r>
            <w:r w:rsidRPr="009D11F7">
              <w:rPr>
                <w:rStyle w:val="BodytextChar"/>
                <w:sz w:val="18"/>
                <w:szCs w:val="18"/>
              </w:rPr>
              <w:t>PROV_ID</w:t>
            </w:r>
          </w:p>
        </w:tc>
        <w:tc>
          <w:tcPr>
            <w:tcW w:w="1002" w:type="pct"/>
            <w:vAlign w:val="center"/>
          </w:tcPr>
          <w:p w:rsidRPr="009D11F7" w:rsidR="00390680" w:rsidP="00475B1F" w:rsidRDefault="00721A8A" w14:paraId="0A6959E7" wp14:textId="77777777">
            <w:pPr>
              <w:pStyle w:val="TableText"/>
              <w:rPr>
                <w:rStyle w:val="BodytextChar"/>
                <w:sz w:val="18"/>
                <w:szCs w:val="18"/>
              </w:rPr>
            </w:pPr>
            <w:r>
              <w:rPr>
                <w:rStyle w:val="BodytextChar"/>
                <w:sz w:val="18"/>
                <w:szCs w:val="18"/>
              </w:rPr>
              <w:t xml:space="preserve"> </w:t>
            </w:r>
          </w:p>
        </w:tc>
      </w:tr>
      <w:tr xmlns:wp14="http://schemas.microsoft.com/office/word/2010/wordml" w:rsidR="00CF4C84" w:rsidTr="00701FD4" w14:paraId="1FBBF0EF" wp14:textId="77777777">
        <w:tblPrEx>
          <w:jc w:val="left"/>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Pr>
        <w:tc>
          <w:tcPr>
            <w:tcW w:w="477" w:type="pct"/>
            <w:gridSpan w:val="2"/>
            <w:vAlign w:val="center"/>
          </w:tcPr>
          <w:p w:rsidRPr="009D11F7" w:rsidR="00CF4C84" w:rsidP="00475B1F" w:rsidRDefault="00CF4C84" w14:paraId="1EB82495" wp14:textId="77777777">
            <w:pPr>
              <w:pStyle w:val="TableText"/>
              <w:rPr>
                <w:rStyle w:val="BodytextChar"/>
                <w:sz w:val="18"/>
                <w:szCs w:val="18"/>
              </w:rPr>
            </w:pPr>
            <w:r w:rsidRPr="009D11F7">
              <w:rPr>
                <w:rStyle w:val="BodytextChar"/>
                <w:sz w:val="18"/>
                <w:szCs w:val="18"/>
              </w:rPr>
              <w:t>Column</w:t>
            </w:r>
          </w:p>
        </w:tc>
        <w:tc>
          <w:tcPr>
            <w:tcW w:w="385" w:type="pct"/>
            <w:gridSpan w:val="2"/>
            <w:vAlign w:val="center"/>
          </w:tcPr>
          <w:p w:rsidRPr="009D11F7" w:rsidR="00CF4C84" w:rsidP="00475B1F" w:rsidRDefault="003E3C3C" w14:paraId="44481464" wp14:textId="77777777">
            <w:pPr>
              <w:pStyle w:val="TableText"/>
              <w:rPr>
                <w:rStyle w:val="BodytextChar"/>
                <w:sz w:val="18"/>
                <w:szCs w:val="18"/>
              </w:rPr>
            </w:pPr>
            <w:r w:rsidRPr="009D11F7">
              <w:rPr>
                <w:rStyle w:val="BodytextChar"/>
                <w:sz w:val="18"/>
                <w:szCs w:val="18"/>
              </w:rPr>
              <w:t>SA LI Svc Prov Name</w:t>
            </w:r>
          </w:p>
        </w:tc>
        <w:tc>
          <w:tcPr>
            <w:tcW w:w="633" w:type="pct"/>
            <w:gridSpan w:val="3"/>
            <w:vAlign w:val="center"/>
          </w:tcPr>
          <w:p w:rsidRPr="009D11F7" w:rsidR="00CF4C84" w:rsidP="00475B1F" w:rsidRDefault="00CF4C84" w14:paraId="17440B4B" wp14:textId="77777777">
            <w:pPr>
              <w:pStyle w:val="TableText"/>
              <w:rPr>
                <w:rStyle w:val="BodytextChar"/>
                <w:sz w:val="18"/>
                <w:szCs w:val="18"/>
              </w:rPr>
            </w:pPr>
            <w:r w:rsidRPr="009D11F7">
              <w:rPr>
                <w:rStyle w:val="BodytextChar"/>
                <w:sz w:val="18"/>
                <w:szCs w:val="18"/>
              </w:rPr>
              <w:t>This field displays the provider’s name.</w:t>
            </w:r>
          </w:p>
        </w:tc>
        <w:tc>
          <w:tcPr>
            <w:tcW w:w="1303" w:type="pct"/>
            <w:vAlign w:val="center"/>
          </w:tcPr>
          <w:p w:rsidRPr="009D11F7" w:rsidR="00CF4C84" w:rsidP="00475B1F" w:rsidRDefault="00CF4C84" w14:paraId="487420E8" wp14:textId="77777777">
            <w:pPr>
              <w:pStyle w:val="TableText"/>
              <w:rPr>
                <w:rStyle w:val="BodytextChar"/>
                <w:sz w:val="18"/>
                <w:szCs w:val="18"/>
              </w:rPr>
            </w:pPr>
            <w:r w:rsidRPr="009D11F7">
              <w:rPr>
                <w:rStyle w:val="BodytextChar"/>
                <w:sz w:val="18"/>
                <w:szCs w:val="18"/>
              </w:rPr>
              <w:t>P_DTL_TB</w:t>
            </w:r>
          </w:p>
        </w:tc>
        <w:tc>
          <w:tcPr>
            <w:tcW w:w="1200" w:type="pct"/>
            <w:gridSpan w:val="2"/>
            <w:vAlign w:val="center"/>
          </w:tcPr>
          <w:p w:rsidRPr="009D11F7" w:rsidR="00CF4C84" w:rsidP="00475B1F" w:rsidRDefault="008D6A34" w14:paraId="7B906564" wp14:textId="77777777">
            <w:pPr>
              <w:pStyle w:val="TableText"/>
              <w:rPr>
                <w:rStyle w:val="BodytextChar"/>
                <w:sz w:val="18"/>
                <w:szCs w:val="18"/>
              </w:rPr>
            </w:pPr>
            <w:r w:rsidRPr="009D11F7">
              <w:rPr>
                <w:rStyle w:val="BodytextChar"/>
                <w:sz w:val="18"/>
                <w:szCs w:val="18"/>
              </w:rPr>
              <w:t>P_SORT_NAM</w:t>
            </w:r>
          </w:p>
        </w:tc>
        <w:tc>
          <w:tcPr>
            <w:tcW w:w="1002" w:type="pct"/>
            <w:vAlign w:val="center"/>
          </w:tcPr>
          <w:p w:rsidRPr="009D11F7" w:rsidR="00CF4C84" w:rsidP="00475B1F" w:rsidRDefault="00721A8A" w14:paraId="1040760A" wp14:textId="77777777">
            <w:pPr>
              <w:pStyle w:val="TableText"/>
              <w:rPr>
                <w:rStyle w:val="BodytextChar"/>
                <w:sz w:val="18"/>
                <w:szCs w:val="18"/>
              </w:rPr>
            </w:pPr>
            <w:r w:rsidRPr="00226F7A">
              <w:rPr>
                <w:rStyle w:val="BodytextChar"/>
                <w:spacing w:val="-2"/>
                <w:sz w:val="18"/>
                <w:szCs w:val="18"/>
              </w:rPr>
              <w:t xml:space="preserve">May be blank if no </w:t>
            </w:r>
            <w:r w:rsidRPr="00CE63A6">
              <w:rPr>
                <w:rStyle w:val="BodytextChar"/>
                <w:spacing w:val="-2"/>
                <w:sz w:val="18"/>
                <w:szCs w:val="18"/>
              </w:rPr>
              <w:t>Servicing provider is submitted on the authorization.</w:t>
            </w:r>
          </w:p>
        </w:tc>
      </w:tr>
      <w:tr xmlns:wp14="http://schemas.microsoft.com/office/word/2010/wordml" w:rsidR="00CF4C84" w:rsidTr="00701FD4" w14:paraId="2F426831" wp14:textId="77777777">
        <w:tblPrEx>
          <w:jc w:val="left"/>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Pr>
        <w:tc>
          <w:tcPr>
            <w:tcW w:w="477" w:type="pct"/>
            <w:gridSpan w:val="2"/>
            <w:vAlign w:val="center"/>
          </w:tcPr>
          <w:p w:rsidRPr="009D11F7" w:rsidR="00CF4C84" w:rsidP="00475B1F" w:rsidRDefault="00CF4C84" w14:paraId="1A262F9F" wp14:textId="77777777">
            <w:pPr>
              <w:pStyle w:val="TableText"/>
              <w:rPr>
                <w:rStyle w:val="BodytextChar"/>
                <w:sz w:val="18"/>
                <w:szCs w:val="18"/>
              </w:rPr>
            </w:pPr>
            <w:r w:rsidRPr="009D11F7">
              <w:rPr>
                <w:rStyle w:val="BodytextChar"/>
                <w:sz w:val="18"/>
                <w:szCs w:val="18"/>
              </w:rPr>
              <w:t>Column</w:t>
            </w:r>
          </w:p>
        </w:tc>
        <w:tc>
          <w:tcPr>
            <w:tcW w:w="385" w:type="pct"/>
            <w:gridSpan w:val="2"/>
            <w:vAlign w:val="center"/>
          </w:tcPr>
          <w:p w:rsidRPr="009D11F7" w:rsidR="00CF4C84" w:rsidP="00475B1F" w:rsidRDefault="00CF4C84" w14:paraId="7FAFBBDC" wp14:textId="77777777">
            <w:pPr>
              <w:pStyle w:val="TableText"/>
              <w:rPr>
                <w:rStyle w:val="BodytextChar"/>
                <w:sz w:val="18"/>
                <w:szCs w:val="18"/>
              </w:rPr>
            </w:pPr>
            <w:r w:rsidRPr="009D11F7">
              <w:rPr>
                <w:rStyle w:val="BodytextChar"/>
                <w:sz w:val="18"/>
                <w:szCs w:val="18"/>
              </w:rPr>
              <w:t>SA LI Svc Cd-From</w:t>
            </w:r>
          </w:p>
        </w:tc>
        <w:tc>
          <w:tcPr>
            <w:tcW w:w="633" w:type="pct"/>
            <w:gridSpan w:val="3"/>
            <w:vAlign w:val="center"/>
          </w:tcPr>
          <w:p w:rsidRPr="009D11F7" w:rsidR="00CF4C84" w:rsidP="00475B1F" w:rsidRDefault="00CF4C84" w14:paraId="08A37042" wp14:textId="77777777">
            <w:pPr>
              <w:pStyle w:val="TableText"/>
              <w:rPr>
                <w:rStyle w:val="BodytextChar"/>
                <w:sz w:val="18"/>
                <w:szCs w:val="18"/>
              </w:rPr>
            </w:pPr>
            <w:r w:rsidRPr="009D11F7">
              <w:rPr>
                <w:rStyle w:val="BodytextChar"/>
                <w:sz w:val="18"/>
                <w:szCs w:val="18"/>
              </w:rPr>
              <w:t>From Service code.  The service code may be a procedure code, revenue code, etc.</w:t>
            </w:r>
          </w:p>
        </w:tc>
        <w:tc>
          <w:tcPr>
            <w:tcW w:w="1303" w:type="pct"/>
            <w:vAlign w:val="center"/>
          </w:tcPr>
          <w:p w:rsidRPr="009D11F7" w:rsidR="00CF4C84" w:rsidP="00475B1F" w:rsidRDefault="00CF4C84" w14:paraId="0209D3BF" wp14:textId="77777777">
            <w:pPr>
              <w:pStyle w:val="TableText"/>
              <w:rPr>
                <w:rStyle w:val="BodytextChar"/>
                <w:sz w:val="18"/>
                <w:szCs w:val="18"/>
              </w:rPr>
            </w:pPr>
            <w:r w:rsidRPr="009D11F7">
              <w:rPr>
                <w:rStyle w:val="BodytextChar"/>
                <w:sz w:val="18"/>
                <w:szCs w:val="18"/>
              </w:rPr>
              <w:t>A_DTL_TB</w:t>
            </w:r>
          </w:p>
        </w:tc>
        <w:tc>
          <w:tcPr>
            <w:tcW w:w="1200" w:type="pct"/>
            <w:gridSpan w:val="2"/>
            <w:vAlign w:val="center"/>
          </w:tcPr>
          <w:p w:rsidRPr="009D11F7" w:rsidR="00CF4C84" w:rsidP="00475B1F" w:rsidRDefault="00CF4C84" w14:paraId="4B2BF64C" wp14:textId="77777777">
            <w:pPr>
              <w:pStyle w:val="TableText"/>
              <w:rPr>
                <w:rStyle w:val="BodytextChar"/>
                <w:sz w:val="18"/>
                <w:szCs w:val="18"/>
              </w:rPr>
            </w:pPr>
            <w:r w:rsidRPr="009D11F7">
              <w:rPr>
                <w:rStyle w:val="BodytextChar"/>
                <w:sz w:val="18"/>
                <w:szCs w:val="18"/>
              </w:rPr>
              <w:t>A_LI_SVC_FROM_CD</w:t>
            </w:r>
          </w:p>
        </w:tc>
        <w:tc>
          <w:tcPr>
            <w:tcW w:w="1002" w:type="pct"/>
            <w:vAlign w:val="center"/>
          </w:tcPr>
          <w:p w:rsidRPr="009D11F7" w:rsidR="00CF4C84" w:rsidP="00475B1F" w:rsidRDefault="00CF4C84" w14:paraId="46FE412C" wp14:textId="77777777">
            <w:pPr>
              <w:pStyle w:val="TableText"/>
              <w:rPr>
                <w:rStyle w:val="BodytextChar"/>
                <w:sz w:val="18"/>
                <w:szCs w:val="18"/>
              </w:rPr>
            </w:pPr>
          </w:p>
        </w:tc>
      </w:tr>
      <w:tr xmlns:wp14="http://schemas.microsoft.com/office/word/2010/wordml" w:rsidR="00CF42A3" w:rsidTr="00701FD4" w14:paraId="50594A97" wp14:textId="77777777">
        <w:tblPrEx>
          <w:jc w:val="left"/>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Pr>
        <w:tc>
          <w:tcPr>
            <w:tcW w:w="477" w:type="pct"/>
            <w:gridSpan w:val="2"/>
            <w:vAlign w:val="center"/>
          </w:tcPr>
          <w:p w:rsidRPr="009D11F7" w:rsidR="00CF42A3" w:rsidP="00475B1F" w:rsidRDefault="00CF42A3" w14:paraId="3055F637" wp14:textId="77777777">
            <w:pPr>
              <w:pStyle w:val="TableText"/>
              <w:rPr>
                <w:rStyle w:val="BodytextChar"/>
                <w:sz w:val="18"/>
                <w:szCs w:val="18"/>
              </w:rPr>
            </w:pPr>
            <w:r w:rsidRPr="009D11F7">
              <w:rPr>
                <w:rStyle w:val="BodytextChar"/>
                <w:sz w:val="18"/>
                <w:szCs w:val="18"/>
              </w:rPr>
              <w:t>Column</w:t>
            </w:r>
          </w:p>
        </w:tc>
        <w:tc>
          <w:tcPr>
            <w:tcW w:w="385" w:type="pct"/>
            <w:gridSpan w:val="2"/>
            <w:vAlign w:val="center"/>
          </w:tcPr>
          <w:p w:rsidRPr="009D11F7" w:rsidR="00CF42A3" w:rsidP="00475B1F" w:rsidRDefault="00CF42A3" w14:paraId="0F3FA47E" wp14:textId="77777777">
            <w:pPr>
              <w:pStyle w:val="TableText"/>
              <w:rPr>
                <w:rStyle w:val="BodytextChar"/>
                <w:sz w:val="18"/>
                <w:szCs w:val="18"/>
              </w:rPr>
            </w:pPr>
            <w:r w:rsidRPr="009D11F7">
              <w:rPr>
                <w:rStyle w:val="BodytextChar"/>
                <w:sz w:val="18"/>
                <w:szCs w:val="18"/>
              </w:rPr>
              <w:t>SA LI Svc Cd-To</w:t>
            </w:r>
          </w:p>
        </w:tc>
        <w:tc>
          <w:tcPr>
            <w:tcW w:w="633" w:type="pct"/>
            <w:gridSpan w:val="3"/>
            <w:vAlign w:val="center"/>
          </w:tcPr>
          <w:p w:rsidRPr="009D11F7" w:rsidR="00CF42A3" w:rsidP="00475B1F" w:rsidRDefault="00CF42A3" w14:paraId="3E298BE0" wp14:textId="77777777">
            <w:pPr>
              <w:pStyle w:val="TableText"/>
              <w:rPr>
                <w:rStyle w:val="BodytextChar"/>
                <w:sz w:val="18"/>
                <w:szCs w:val="18"/>
              </w:rPr>
            </w:pPr>
            <w:r w:rsidRPr="009D11F7">
              <w:rPr>
                <w:rStyle w:val="BodytextChar"/>
                <w:sz w:val="18"/>
                <w:szCs w:val="18"/>
              </w:rPr>
              <w:t>To Service code.   The service code may be a procedure code, revenue code, etc.</w:t>
            </w:r>
          </w:p>
        </w:tc>
        <w:tc>
          <w:tcPr>
            <w:tcW w:w="1303" w:type="pct"/>
            <w:vAlign w:val="center"/>
          </w:tcPr>
          <w:p w:rsidRPr="009D11F7" w:rsidR="00CF42A3" w:rsidP="00475B1F" w:rsidRDefault="00CF42A3" w14:paraId="430F5191" wp14:textId="77777777">
            <w:pPr>
              <w:pStyle w:val="TableText"/>
              <w:rPr>
                <w:rStyle w:val="BodytextChar"/>
                <w:sz w:val="18"/>
                <w:szCs w:val="18"/>
              </w:rPr>
            </w:pPr>
            <w:r w:rsidRPr="009D11F7">
              <w:rPr>
                <w:rStyle w:val="BodytextChar"/>
                <w:sz w:val="18"/>
                <w:szCs w:val="18"/>
              </w:rPr>
              <w:t>A_DTL_TB</w:t>
            </w:r>
          </w:p>
        </w:tc>
        <w:tc>
          <w:tcPr>
            <w:tcW w:w="1200" w:type="pct"/>
            <w:gridSpan w:val="2"/>
            <w:vAlign w:val="center"/>
          </w:tcPr>
          <w:p w:rsidRPr="009D11F7" w:rsidR="00CF42A3" w:rsidP="00D63836" w:rsidRDefault="00CF42A3" w14:paraId="5B83273C" wp14:textId="77777777">
            <w:pPr>
              <w:pStyle w:val="TableText1"/>
              <w:spacing w:before="40" w:after="40"/>
              <w:rPr>
                <w:rFonts w:cs="Arial"/>
                <w:bCs/>
                <w:color w:val="000000"/>
                <w:sz w:val="18"/>
                <w:szCs w:val="18"/>
              </w:rPr>
            </w:pPr>
            <w:r w:rsidRPr="009D11F7">
              <w:rPr>
                <w:rStyle w:val="BodytextChar"/>
                <w:rFonts w:cs="Arial"/>
                <w:sz w:val="18"/>
                <w:szCs w:val="18"/>
              </w:rPr>
              <w:t>A_LI_SVC_THRU_CD</w:t>
            </w:r>
          </w:p>
        </w:tc>
        <w:tc>
          <w:tcPr>
            <w:tcW w:w="1002" w:type="pct"/>
            <w:vAlign w:val="center"/>
          </w:tcPr>
          <w:p w:rsidRPr="009D11F7" w:rsidR="00CF42A3" w:rsidP="00475B1F" w:rsidRDefault="00CF42A3" w14:paraId="76F7E902" wp14:textId="77777777">
            <w:pPr>
              <w:pStyle w:val="TableText"/>
              <w:rPr>
                <w:rStyle w:val="BodytextChar"/>
                <w:sz w:val="18"/>
                <w:szCs w:val="18"/>
              </w:rPr>
            </w:pPr>
          </w:p>
        </w:tc>
      </w:tr>
      <w:tr xmlns:wp14="http://schemas.microsoft.com/office/word/2010/wordml" w:rsidR="00CF42A3" w:rsidTr="00701FD4" w14:paraId="1BC38C6B" wp14:textId="77777777">
        <w:tblPrEx>
          <w:jc w:val="left"/>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Pr>
        <w:tc>
          <w:tcPr>
            <w:tcW w:w="477" w:type="pct"/>
            <w:gridSpan w:val="2"/>
            <w:vAlign w:val="center"/>
          </w:tcPr>
          <w:p w:rsidRPr="009D11F7" w:rsidR="00CF42A3" w:rsidP="00475B1F" w:rsidRDefault="00CF42A3" w14:paraId="3B91355E" wp14:textId="77777777">
            <w:pPr>
              <w:pStyle w:val="TableText"/>
              <w:rPr>
                <w:rStyle w:val="BodytextChar"/>
                <w:sz w:val="18"/>
                <w:szCs w:val="18"/>
              </w:rPr>
            </w:pPr>
            <w:r w:rsidRPr="009D11F7">
              <w:rPr>
                <w:rStyle w:val="BodytextChar"/>
                <w:sz w:val="18"/>
                <w:szCs w:val="18"/>
              </w:rPr>
              <w:t>Column</w:t>
            </w:r>
          </w:p>
        </w:tc>
        <w:tc>
          <w:tcPr>
            <w:tcW w:w="385" w:type="pct"/>
            <w:gridSpan w:val="2"/>
            <w:vAlign w:val="center"/>
          </w:tcPr>
          <w:p w:rsidRPr="009D11F7" w:rsidR="00CF42A3" w:rsidP="00475B1F" w:rsidRDefault="00CF42A3" w14:paraId="5C21F228" wp14:textId="77777777">
            <w:pPr>
              <w:pStyle w:val="TableText"/>
              <w:rPr>
                <w:rStyle w:val="BodytextChar"/>
                <w:sz w:val="18"/>
                <w:szCs w:val="18"/>
              </w:rPr>
            </w:pPr>
            <w:r w:rsidRPr="009D11F7">
              <w:rPr>
                <w:rStyle w:val="BodytextChar"/>
                <w:sz w:val="18"/>
                <w:szCs w:val="18"/>
              </w:rPr>
              <w:t>SA LI-Svc Cd-Mod</w:t>
            </w:r>
          </w:p>
        </w:tc>
        <w:tc>
          <w:tcPr>
            <w:tcW w:w="633" w:type="pct"/>
            <w:gridSpan w:val="3"/>
            <w:vAlign w:val="center"/>
          </w:tcPr>
          <w:p w:rsidRPr="009D11F7" w:rsidR="00CF42A3" w:rsidP="00475B1F" w:rsidRDefault="00CF42A3" w14:paraId="321DFCB6" wp14:textId="77777777">
            <w:pPr>
              <w:pStyle w:val="TableText"/>
              <w:rPr>
                <w:rStyle w:val="BodytextChar"/>
                <w:sz w:val="18"/>
                <w:szCs w:val="18"/>
              </w:rPr>
            </w:pPr>
            <w:r w:rsidRPr="009D11F7">
              <w:rPr>
                <w:rStyle w:val="BodytextChar"/>
                <w:sz w:val="18"/>
                <w:szCs w:val="18"/>
              </w:rPr>
              <w:t xml:space="preserve">Up to 4 pairs of Procedure Code Modifiers.  </w:t>
            </w:r>
          </w:p>
        </w:tc>
        <w:tc>
          <w:tcPr>
            <w:tcW w:w="1303" w:type="pct"/>
            <w:vAlign w:val="center"/>
          </w:tcPr>
          <w:p w:rsidRPr="009D11F7" w:rsidR="00CF42A3" w:rsidP="00475B1F" w:rsidRDefault="00CF42A3" w14:paraId="41A98E32" wp14:textId="77777777">
            <w:pPr>
              <w:pStyle w:val="TableText"/>
              <w:rPr>
                <w:rStyle w:val="BodytextChar"/>
                <w:sz w:val="18"/>
                <w:szCs w:val="18"/>
              </w:rPr>
            </w:pPr>
            <w:r w:rsidRPr="009D11F7">
              <w:rPr>
                <w:rStyle w:val="BodytextChar"/>
                <w:sz w:val="18"/>
                <w:szCs w:val="18"/>
              </w:rPr>
              <w:t>A_DTL_TB</w:t>
            </w:r>
          </w:p>
        </w:tc>
        <w:tc>
          <w:tcPr>
            <w:tcW w:w="1200" w:type="pct"/>
            <w:gridSpan w:val="2"/>
            <w:vAlign w:val="center"/>
          </w:tcPr>
          <w:p w:rsidRPr="009D11F7" w:rsidR="00CF42A3" w:rsidP="00D63836" w:rsidRDefault="00CF42A3" w14:paraId="223ACDD9" wp14:textId="77777777">
            <w:pPr>
              <w:pStyle w:val="TableText1"/>
              <w:spacing w:before="40" w:after="40"/>
              <w:rPr>
                <w:rFonts w:cs="Arial"/>
                <w:bCs/>
                <w:color w:val="000000"/>
                <w:sz w:val="18"/>
                <w:szCs w:val="18"/>
              </w:rPr>
            </w:pPr>
            <w:r w:rsidRPr="009D11F7">
              <w:rPr>
                <w:rFonts w:cs="Arial"/>
                <w:bCs/>
                <w:color w:val="000000"/>
                <w:sz w:val="18"/>
                <w:szCs w:val="18"/>
              </w:rPr>
              <w:t>A_PROC_MOD_1ST_CD</w:t>
            </w:r>
          </w:p>
          <w:p w:rsidRPr="009D11F7" w:rsidR="00CF42A3" w:rsidP="00D63836" w:rsidRDefault="00CF42A3" w14:paraId="1DDB75FC" wp14:textId="77777777">
            <w:pPr>
              <w:pStyle w:val="TableText1"/>
              <w:spacing w:before="40" w:after="40"/>
              <w:rPr>
                <w:rFonts w:cs="Arial"/>
                <w:bCs/>
                <w:color w:val="000000"/>
                <w:sz w:val="18"/>
                <w:szCs w:val="18"/>
              </w:rPr>
            </w:pPr>
            <w:r w:rsidRPr="009D11F7">
              <w:rPr>
                <w:rFonts w:cs="Arial"/>
                <w:bCs/>
                <w:color w:val="000000"/>
                <w:sz w:val="18"/>
                <w:szCs w:val="18"/>
              </w:rPr>
              <w:t>A_PROC_MOD_2ND_CD</w:t>
            </w:r>
          </w:p>
          <w:p w:rsidRPr="009D11F7" w:rsidR="00CF42A3" w:rsidP="00D63836" w:rsidRDefault="00CF42A3" w14:paraId="54F8D87A" wp14:textId="77777777">
            <w:pPr>
              <w:pStyle w:val="TableText1"/>
              <w:spacing w:before="40" w:after="40"/>
              <w:rPr>
                <w:rFonts w:cs="Arial"/>
                <w:bCs/>
                <w:color w:val="000000"/>
                <w:sz w:val="18"/>
                <w:szCs w:val="18"/>
              </w:rPr>
            </w:pPr>
            <w:r w:rsidRPr="009D11F7">
              <w:rPr>
                <w:rFonts w:cs="Arial"/>
                <w:bCs/>
                <w:color w:val="000000"/>
                <w:sz w:val="18"/>
                <w:szCs w:val="18"/>
              </w:rPr>
              <w:t>A_PROC_MOD_3RD_CD</w:t>
            </w:r>
          </w:p>
          <w:p w:rsidRPr="009D11F7" w:rsidR="00CF42A3" w:rsidP="00475B1F" w:rsidRDefault="00CF42A3" w14:paraId="31364FDF" wp14:textId="77777777">
            <w:pPr>
              <w:pStyle w:val="TableText"/>
              <w:rPr>
                <w:rStyle w:val="BodytextChar"/>
                <w:sz w:val="18"/>
                <w:szCs w:val="18"/>
              </w:rPr>
            </w:pPr>
            <w:r w:rsidRPr="00105EB0">
              <w:rPr>
                <w:bCs/>
                <w:color w:val="000000"/>
                <w:sz w:val="18"/>
                <w:szCs w:val="18"/>
                <w:lang w:val="en-US" w:eastAsia="en-US"/>
              </w:rPr>
              <w:t>A_PROC_MOD_4TH_CD</w:t>
            </w:r>
          </w:p>
        </w:tc>
        <w:tc>
          <w:tcPr>
            <w:tcW w:w="1002" w:type="pct"/>
            <w:vAlign w:val="center"/>
          </w:tcPr>
          <w:p w:rsidRPr="009D11F7" w:rsidR="00CF42A3" w:rsidP="00475B1F" w:rsidRDefault="00721A8A" w14:paraId="100C5B58" wp14:textId="77777777">
            <w:pPr>
              <w:pStyle w:val="TableText"/>
              <w:rPr>
                <w:rStyle w:val="BodytextChar"/>
                <w:sz w:val="18"/>
                <w:szCs w:val="18"/>
              </w:rPr>
            </w:pPr>
            <w:r>
              <w:rPr>
                <w:rStyle w:val="BodytextChar"/>
                <w:sz w:val="18"/>
                <w:szCs w:val="18"/>
              </w:rPr>
              <w:t xml:space="preserve"> </w:t>
            </w:r>
          </w:p>
        </w:tc>
      </w:tr>
      <w:tr xmlns:wp14="http://schemas.microsoft.com/office/word/2010/wordml" w:rsidR="00CF42A3" w:rsidTr="00701FD4" w14:paraId="117A4D15" wp14:textId="77777777">
        <w:tblPrEx>
          <w:jc w:val="left"/>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Pr>
        <w:tc>
          <w:tcPr>
            <w:tcW w:w="477" w:type="pct"/>
            <w:gridSpan w:val="2"/>
            <w:tcBorders>
              <w:bottom w:val="single" w:color="616161" w:sz="2" w:space="0"/>
            </w:tcBorders>
            <w:vAlign w:val="center"/>
          </w:tcPr>
          <w:p w:rsidRPr="009D11F7" w:rsidR="00CF42A3" w:rsidP="00475B1F" w:rsidRDefault="00CF42A3" w14:paraId="7B82CE09" wp14:textId="77777777">
            <w:pPr>
              <w:pStyle w:val="TableText"/>
              <w:rPr>
                <w:rStyle w:val="BodytextChar"/>
                <w:sz w:val="18"/>
                <w:szCs w:val="18"/>
              </w:rPr>
            </w:pPr>
            <w:r w:rsidRPr="009D11F7">
              <w:rPr>
                <w:rStyle w:val="BodytextChar"/>
                <w:sz w:val="18"/>
                <w:szCs w:val="18"/>
              </w:rPr>
              <w:t>Column</w:t>
            </w:r>
          </w:p>
        </w:tc>
        <w:tc>
          <w:tcPr>
            <w:tcW w:w="385" w:type="pct"/>
            <w:gridSpan w:val="2"/>
            <w:tcBorders>
              <w:bottom w:val="single" w:color="616161" w:sz="2" w:space="0"/>
            </w:tcBorders>
            <w:vAlign w:val="center"/>
          </w:tcPr>
          <w:p w:rsidRPr="009D11F7" w:rsidR="00CF42A3" w:rsidP="00475B1F" w:rsidRDefault="00CF42A3" w14:paraId="1BD785E7" wp14:textId="77777777">
            <w:pPr>
              <w:pStyle w:val="TableText"/>
              <w:rPr>
                <w:rStyle w:val="BodytextChar"/>
                <w:sz w:val="18"/>
                <w:szCs w:val="18"/>
              </w:rPr>
            </w:pPr>
            <w:r w:rsidRPr="009D11F7">
              <w:rPr>
                <w:rStyle w:val="BodytextChar"/>
                <w:sz w:val="18"/>
                <w:szCs w:val="18"/>
              </w:rPr>
              <w:t>SA Dt-Req Beg</w:t>
            </w:r>
          </w:p>
        </w:tc>
        <w:tc>
          <w:tcPr>
            <w:tcW w:w="633" w:type="pct"/>
            <w:gridSpan w:val="3"/>
            <w:tcBorders>
              <w:bottom w:val="single" w:color="616161" w:sz="2" w:space="0"/>
            </w:tcBorders>
            <w:vAlign w:val="center"/>
          </w:tcPr>
          <w:p w:rsidRPr="009D11F7" w:rsidR="00CF42A3" w:rsidP="00475B1F" w:rsidRDefault="00CF42A3" w14:paraId="55E56B81" wp14:textId="77777777">
            <w:pPr>
              <w:pStyle w:val="TableText"/>
              <w:rPr>
                <w:rStyle w:val="BodytextChar"/>
                <w:sz w:val="18"/>
                <w:szCs w:val="18"/>
              </w:rPr>
            </w:pPr>
            <w:r w:rsidRPr="009D11F7">
              <w:rPr>
                <w:rStyle w:val="BodytextChar"/>
                <w:sz w:val="18"/>
                <w:szCs w:val="18"/>
              </w:rPr>
              <w:t>This field displays the date the service authorization was requested.</w:t>
            </w:r>
          </w:p>
        </w:tc>
        <w:tc>
          <w:tcPr>
            <w:tcW w:w="1303" w:type="pct"/>
            <w:tcBorders>
              <w:bottom w:val="single" w:color="616161" w:sz="2" w:space="0"/>
            </w:tcBorders>
            <w:vAlign w:val="center"/>
          </w:tcPr>
          <w:p w:rsidRPr="009D11F7" w:rsidR="00CF42A3" w:rsidP="00475B1F" w:rsidRDefault="00CF42A3" w14:paraId="02CDB491" wp14:textId="77777777">
            <w:pPr>
              <w:pStyle w:val="TableText"/>
              <w:rPr>
                <w:rStyle w:val="BodytextChar"/>
                <w:sz w:val="18"/>
                <w:szCs w:val="18"/>
              </w:rPr>
            </w:pPr>
            <w:r w:rsidRPr="009D11F7">
              <w:rPr>
                <w:rStyle w:val="BodytextChar"/>
                <w:sz w:val="18"/>
                <w:szCs w:val="18"/>
              </w:rPr>
              <w:t>A_HDR_TB</w:t>
            </w:r>
          </w:p>
        </w:tc>
        <w:tc>
          <w:tcPr>
            <w:tcW w:w="1200" w:type="pct"/>
            <w:gridSpan w:val="2"/>
            <w:tcBorders>
              <w:bottom w:val="single" w:color="616161" w:sz="2" w:space="0"/>
            </w:tcBorders>
            <w:vAlign w:val="center"/>
          </w:tcPr>
          <w:p w:rsidRPr="009D11F7" w:rsidR="00CF42A3" w:rsidP="00475B1F" w:rsidRDefault="00CF42A3" w14:paraId="757EA709" wp14:textId="77777777">
            <w:pPr>
              <w:pStyle w:val="TableText"/>
              <w:rPr>
                <w:rStyle w:val="BodytextChar"/>
                <w:sz w:val="18"/>
                <w:szCs w:val="18"/>
              </w:rPr>
            </w:pPr>
            <w:r w:rsidRPr="009D11F7">
              <w:rPr>
                <w:rStyle w:val="BodytextChar"/>
                <w:sz w:val="18"/>
                <w:szCs w:val="18"/>
              </w:rPr>
              <w:t>A_REQ_BEG_DT</w:t>
            </w:r>
          </w:p>
        </w:tc>
        <w:tc>
          <w:tcPr>
            <w:tcW w:w="1002" w:type="pct"/>
            <w:tcBorders>
              <w:bottom w:val="single" w:color="616161" w:sz="2" w:space="0"/>
            </w:tcBorders>
            <w:vAlign w:val="center"/>
          </w:tcPr>
          <w:p w:rsidRPr="009D11F7" w:rsidR="00CF42A3" w:rsidP="00475B1F" w:rsidRDefault="00CF42A3" w14:paraId="1A64B853" wp14:textId="77777777">
            <w:pPr>
              <w:pStyle w:val="TableText"/>
              <w:rPr>
                <w:rStyle w:val="BodytextChar"/>
                <w:sz w:val="18"/>
                <w:szCs w:val="18"/>
              </w:rPr>
            </w:pPr>
          </w:p>
        </w:tc>
      </w:tr>
      <w:tr xmlns:wp14="http://schemas.microsoft.com/office/word/2010/wordml" w:rsidR="00CF42A3" w:rsidTr="00701FD4" w14:paraId="0CDB14A2" wp14:textId="77777777">
        <w:tblPrEx>
          <w:jc w:val="left"/>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Pr>
        <w:tc>
          <w:tcPr>
            <w:tcW w:w="477" w:type="pct"/>
            <w:gridSpan w:val="2"/>
            <w:tcBorders>
              <w:bottom w:val="single" w:color="616161" w:sz="2" w:space="0"/>
            </w:tcBorders>
            <w:vAlign w:val="center"/>
          </w:tcPr>
          <w:p w:rsidRPr="009D11F7" w:rsidR="00CF42A3" w:rsidP="00475B1F" w:rsidRDefault="00CF42A3" w14:paraId="6DDE9FC1" wp14:textId="77777777">
            <w:pPr>
              <w:pStyle w:val="TableText"/>
              <w:rPr>
                <w:rStyle w:val="BodytextChar"/>
                <w:sz w:val="18"/>
                <w:szCs w:val="18"/>
              </w:rPr>
            </w:pPr>
            <w:r w:rsidRPr="009D11F7">
              <w:rPr>
                <w:rStyle w:val="BodytextChar"/>
                <w:sz w:val="18"/>
                <w:szCs w:val="18"/>
              </w:rPr>
              <w:t>Column</w:t>
            </w:r>
          </w:p>
        </w:tc>
        <w:tc>
          <w:tcPr>
            <w:tcW w:w="385" w:type="pct"/>
            <w:gridSpan w:val="2"/>
            <w:tcBorders>
              <w:bottom w:val="single" w:color="616161" w:sz="2" w:space="0"/>
            </w:tcBorders>
            <w:vAlign w:val="center"/>
          </w:tcPr>
          <w:p w:rsidRPr="009D11F7" w:rsidR="00CF42A3" w:rsidP="00475B1F" w:rsidRDefault="00CF42A3" w14:paraId="496180F5" wp14:textId="77777777">
            <w:pPr>
              <w:pStyle w:val="TableText"/>
              <w:rPr>
                <w:rStyle w:val="BodytextChar"/>
                <w:sz w:val="18"/>
                <w:szCs w:val="18"/>
              </w:rPr>
            </w:pPr>
            <w:r w:rsidRPr="009D11F7">
              <w:rPr>
                <w:rStyle w:val="BodytextChar"/>
                <w:sz w:val="18"/>
                <w:szCs w:val="18"/>
              </w:rPr>
              <w:t>SA LI Stat Cd - Desc</w:t>
            </w:r>
          </w:p>
        </w:tc>
        <w:tc>
          <w:tcPr>
            <w:tcW w:w="633" w:type="pct"/>
            <w:gridSpan w:val="3"/>
            <w:tcBorders>
              <w:bottom w:val="single" w:color="616161" w:sz="2" w:space="0"/>
            </w:tcBorders>
            <w:vAlign w:val="center"/>
          </w:tcPr>
          <w:p w:rsidRPr="009D11F7" w:rsidR="00CF42A3" w:rsidP="00475B1F" w:rsidRDefault="00CF42A3" w14:paraId="6B85AC3E" wp14:textId="77777777">
            <w:pPr>
              <w:pStyle w:val="TableText"/>
              <w:rPr>
                <w:rStyle w:val="BodytextChar"/>
                <w:sz w:val="18"/>
                <w:szCs w:val="18"/>
              </w:rPr>
            </w:pPr>
            <w:r w:rsidRPr="009D11F7">
              <w:rPr>
                <w:rStyle w:val="BodytextChar"/>
                <w:sz w:val="18"/>
                <w:szCs w:val="18"/>
              </w:rPr>
              <w:t>This field displays the status of the service authorization.</w:t>
            </w:r>
          </w:p>
        </w:tc>
        <w:tc>
          <w:tcPr>
            <w:tcW w:w="1303" w:type="pct"/>
            <w:tcBorders>
              <w:bottom w:val="single" w:color="616161" w:sz="2" w:space="0"/>
            </w:tcBorders>
            <w:vAlign w:val="center"/>
          </w:tcPr>
          <w:p w:rsidRPr="009D11F7" w:rsidR="00CF42A3" w:rsidP="00475B1F" w:rsidRDefault="00CF42A3" w14:paraId="3A8011C8" wp14:textId="77777777">
            <w:pPr>
              <w:pStyle w:val="TableText"/>
              <w:rPr>
                <w:rStyle w:val="BodytextChar"/>
                <w:sz w:val="18"/>
                <w:szCs w:val="18"/>
              </w:rPr>
            </w:pPr>
            <w:r w:rsidRPr="009D11F7">
              <w:rPr>
                <w:rStyle w:val="BodytextChar"/>
                <w:sz w:val="18"/>
                <w:szCs w:val="18"/>
              </w:rPr>
              <w:t>A_DTL_TB</w:t>
            </w:r>
          </w:p>
        </w:tc>
        <w:tc>
          <w:tcPr>
            <w:tcW w:w="1200" w:type="pct"/>
            <w:gridSpan w:val="2"/>
            <w:tcBorders>
              <w:bottom w:val="single" w:color="616161" w:sz="2" w:space="0"/>
            </w:tcBorders>
            <w:vAlign w:val="center"/>
          </w:tcPr>
          <w:p w:rsidRPr="009D11F7" w:rsidR="00CF42A3" w:rsidP="00475B1F" w:rsidRDefault="00CF42A3" w14:paraId="168755D3" wp14:textId="77777777">
            <w:pPr>
              <w:pStyle w:val="TableText"/>
              <w:rPr>
                <w:rStyle w:val="BodytextChar"/>
                <w:sz w:val="18"/>
                <w:szCs w:val="18"/>
              </w:rPr>
            </w:pPr>
            <w:r w:rsidRPr="009D11F7">
              <w:rPr>
                <w:rStyle w:val="BodytextChar"/>
                <w:sz w:val="18"/>
                <w:szCs w:val="18"/>
              </w:rPr>
              <w:t>A_LI_STAT_CD</w:t>
            </w:r>
          </w:p>
        </w:tc>
        <w:tc>
          <w:tcPr>
            <w:tcW w:w="1002" w:type="pct"/>
            <w:tcBorders>
              <w:bottom w:val="single" w:color="616161" w:sz="2" w:space="0"/>
            </w:tcBorders>
            <w:vAlign w:val="center"/>
          </w:tcPr>
          <w:p w:rsidRPr="009D11F7" w:rsidR="00CF42A3" w:rsidDel="00127446" w:rsidP="00475B1F" w:rsidRDefault="00CF42A3" w14:paraId="1011F90C" wp14:textId="77777777">
            <w:pPr>
              <w:pStyle w:val="TableText"/>
              <w:rPr>
                <w:rStyle w:val="BodytextChar"/>
                <w:sz w:val="18"/>
                <w:szCs w:val="18"/>
              </w:rPr>
            </w:pPr>
            <w:r w:rsidRPr="009D11F7">
              <w:rPr>
                <w:rStyle w:val="BodytextChar"/>
                <w:sz w:val="18"/>
                <w:szCs w:val="18"/>
              </w:rPr>
              <w:t>Using R-VV-DOMAIN-NAM = ‘A-LI-STAT-CD’, join to R-VV-TB.R-VV-CD using A-DTL-TB.A-LI-STAT-CD to get the short description.</w:t>
            </w:r>
          </w:p>
        </w:tc>
      </w:tr>
      <w:tr xmlns:wp14="http://schemas.microsoft.com/office/word/2010/wordml" w:rsidR="00CF42A3" w:rsidTr="00701FD4" w14:paraId="2506C3BC" wp14:textId="77777777">
        <w:tblPrEx>
          <w:jc w:val="left"/>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Pr>
        <w:tc>
          <w:tcPr>
            <w:tcW w:w="477" w:type="pct"/>
            <w:gridSpan w:val="2"/>
            <w:tcBorders>
              <w:bottom w:val="single" w:color="616161" w:sz="2" w:space="0"/>
            </w:tcBorders>
            <w:vAlign w:val="center"/>
          </w:tcPr>
          <w:p w:rsidRPr="009D11F7" w:rsidR="00CF42A3" w:rsidP="00475B1F" w:rsidRDefault="00CF42A3" w14:paraId="722B7D83" wp14:textId="77777777">
            <w:pPr>
              <w:pStyle w:val="TableText"/>
              <w:rPr>
                <w:rStyle w:val="BodytextChar"/>
                <w:sz w:val="18"/>
                <w:szCs w:val="18"/>
              </w:rPr>
            </w:pPr>
            <w:r w:rsidRPr="009D11F7">
              <w:rPr>
                <w:rStyle w:val="BodytextChar"/>
                <w:sz w:val="18"/>
                <w:szCs w:val="18"/>
              </w:rPr>
              <w:t>Column</w:t>
            </w:r>
          </w:p>
        </w:tc>
        <w:tc>
          <w:tcPr>
            <w:tcW w:w="385" w:type="pct"/>
            <w:gridSpan w:val="2"/>
            <w:tcBorders>
              <w:bottom w:val="single" w:color="616161" w:sz="2" w:space="0"/>
            </w:tcBorders>
            <w:vAlign w:val="center"/>
          </w:tcPr>
          <w:p w:rsidRPr="009D11F7" w:rsidR="00CF42A3" w:rsidP="00475B1F" w:rsidRDefault="00CF42A3" w14:paraId="2620ABC1" wp14:textId="77777777">
            <w:pPr>
              <w:pStyle w:val="TableText"/>
              <w:rPr>
                <w:rStyle w:val="BodytextChar"/>
                <w:sz w:val="18"/>
                <w:szCs w:val="18"/>
              </w:rPr>
            </w:pPr>
            <w:r w:rsidRPr="009D11F7">
              <w:rPr>
                <w:rStyle w:val="BodytextChar"/>
                <w:sz w:val="18"/>
                <w:szCs w:val="18"/>
              </w:rPr>
              <w:t>SA LI Dt-Status</w:t>
            </w:r>
          </w:p>
        </w:tc>
        <w:tc>
          <w:tcPr>
            <w:tcW w:w="633" w:type="pct"/>
            <w:gridSpan w:val="3"/>
            <w:tcBorders>
              <w:bottom w:val="single" w:color="616161" w:sz="2" w:space="0"/>
            </w:tcBorders>
            <w:vAlign w:val="center"/>
          </w:tcPr>
          <w:p w:rsidRPr="009D11F7" w:rsidR="00CF42A3" w:rsidP="00475B1F" w:rsidRDefault="00CF42A3" w14:paraId="629327CE" wp14:textId="77777777">
            <w:pPr>
              <w:pStyle w:val="TableText"/>
              <w:rPr>
                <w:rStyle w:val="BodytextChar"/>
                <w:sz w:val="18"/>
                <w:szCs w:val="18"/>
              </w:rPr>
            </w:pPr>
            <w:r w:rsidRPr="009D11F7">
              <w:rPr>
                <w:rStyle w:val="BodytextChar"/>
                <w:sz w:val="18"/>
                <w:szCs w:val="18"/>
              </w:rPr>
              <w:t>This field contains the date on which the associated status was last changed.</w:t>
            </w:r>
          </w:p>
        </w:tc>
        <w:tc>
          <w:tcPr>
            <w:tcW w:w="1303" w:type="pct"/>
            <w:tcBorders>
              <w:bottom w:val="single" w:color="616161" w:sz="2" w:space="0"/>
            </w:tcBorders>
            <w:vAlign w:val="center"/>
          </w:tcPr>
          <w:p w:rsidRPr="009D11F7" w:rsidR="00CF42A3" w:rsidP="00475B1F" w:rsidRDefault="00CF42A3" w14:paraId="4A48AF4A" wp14:textId="77777777">
            <w:pPr>
              <w:pStyle w:val="TableText"/>
              <w:rPr>
                <w:rStyle w:val="BodytextChar"/>
                <w:sz w:val="18"/>
                <w:szCs w:val="18"/>
              </w:rPr>
            </w:pPr>
            <w:r w:rsidRPr="009D11F7">
              <w:rPr>
                <w:rStyle w:val="BodytextChar"/>
                <w:sz w:val="18"/>
                <w:szCs w:val="18"/>
              </w:rPr>
              <w:t>A_DTL_TB</w:t>
            </w:r>
          </w:p>
        </w:tc>
        <w:tc>
          <w:tcPr>
            <w:tcW w:w="1200" w:type="pct"/>
            <w:gridSpan w:val="2"/>
            <w:tcBorders>
              <w:bottom w:val="single" w:color="616161" w:sz="2" w:space="0"/>
            </w:tcBorders>
            <w:vAlign w:val="center"/>
          </w:tcPr>
          <w:p w:rsidRPr="009D11F7" w:rsidR="00CF42A3" w:rsidP="00475B1F" w:rsidRDefault="00CF42A3" w14:paraId="75CB8E90" wp14:textId="77777777">
            <w:pPr>
              <w:pStyle w:val="TableText"/>
              <w:rPr>
                <w:rStyle w:val="BodytextChar"/>
                <w:sz w:val="18"/>
                <w:szCs w:val="18"/>
              </w:rPr>
            </w:pPr>
            <w:r w:rsidRPr="009D11F7">
              <w:rPr>
                <w:rStyle w:val="BodytextChar"/>
                <w:sz w:val="18"/>
                <w:szCs w:val="18"/>
              </w:rPr>
              <w:t>A_LI_STAT_DT</w:t>
            </w:r>
          </w:p>
        </w:tc>
        <w:tc>
          <w:tcPr>
            <w:tcW w:w="1002" w:type="pct"/>
            <w:tcBorders>
              <w:bottom w:val="single" w:color="616161" w:sz="2" w:space="0"/>
            </w:tcBorders>
            <w:vAlign w:val="center"/>
          </w:tcPr>
          <w:p w:rsidRPr="009D11F7" w:rsidR="00CF42A3" w:rsidDel="00127446" w:rsidP="00475B1F" w:rsidRDefault="00CF42A3" w14:paraId="670EA63D" wp14:textId="77777777">
            <w:pPr>
              <w:pStyle w:val="TableText"/>
              <w:rPr>
                <w:rStyle w:val="BodytextChar"/>
                <w:sz w:val="18"/>
                <w:szCs w:val="18"/>
              </w:rPr>
            </w:pPr>
          </w:p>
        </w:tc>
      </w:tr>
      <w:tr xmlns:wp14="http://schemas.microsoft.com/office/word/2010/wordml" w:rsidR="00CF42A3" w14:paraId="12196430" wp14:textId="77777777">
        <w:tblPrEx>
          <w:jc w:val="left"/>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Pr>
        <w:tc>
          <w:tcPr>
            <w:tcW w:w="5000" w:type="pct"/>
            <w:gridSpan w:val="11"/>
            <w:tcBorders>
              <w:top w:val="single" w:color="616161" w:sz="2" w:space="0"/>
              <w:bottom w:val="single" w:color="616161" w:sz="2" w:space="0"/>
            </w:tcBorders>
            <w:shd w:val="clear" w:color="auto" w:fill="191919"/>
            <w:vAlign w:val="center"/>
          </w:tcPr>
          <w:p w:rsidR="00CF42A3" w:rsidRDefault="00CF42A3" w14:paraId="1A2A45A3"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CF42A3" w:rsidTr="00701FD4" w14:paraId="54AA91F0" wp14:textId="77777777">
        <w:tblPrEx>
          <w:jc w:val="left"/>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Pr>
        <w:tc>
          <w:tcPr>
            <w:tcW w:w="950" w:type="pct"/>
            <w:gridSpan w:val="5"/>
            <w:tcBorders>
              <w:top w:val="single" w:color="616161" w:sz="2" w:space="0"/>
              <w:bottom w:val="single" w:color="616161" w:sz="2" w:space="0"/>
            </w:tcBorders>
            <w:vAlign w:val="center"/>
          </w:tcPr>
          <w:p w:rsidRPr="009D11F7" w:rsidR="00CF42A3" w:rsidRDefault="00CF42A3" w14:paraId="4835A648" wp14:textId="77777777">
            <w:pPr>
              <w:pStyle w:val="TableHeading"/>
              <w:spacing w:before="40" w:after="40"/>
              <w:jc w:val="center"/>
              <w:rPr>
                <w:rStyle w:val="ModernTableText"/>
                <w:rFonts w:cs="Arial"/>
                <w:szCs w:val="18"/>
              </w:rPr>
            </w:pPr>
            <w:r w:rsidRPr="009D11F7">
              <w:rPr>
                <w:rStyle w:val="ModernTableText"/>
                <w:rFonts w:cs="Arial"/>
                <w:szCs w:val="18"/>
              </w:rPr>
              <w:t>Chart Footnote Label (opt)</w:t>
            </w:r>
          </w:p>
        </w:tc>
        <w:tc>
          <w:tcPr>
            <w:tcW w:w="2291" w:type="pct"/>
            <w:gridSpan w:val="4"/>
            <w:tcBorders>
              <w:top w:val="single" w:color="616161" w:sz="2" w:space="0"/>
              <w:bottom w:val="single" w:color="616161" w:sz="2" w:space="0"/>
            </w:tcBorders>
            <w:vAlign w:val="center"/>
          </w:tcPr>
          <w:p w:rsidRPr="009D11F7" w:rsidR="00CF42A3" w:rsidRDefault="00CF42A3" w14:paraId="274A8BFF" wp14:textId="77777777">
            <w:pPr>
              <w:pStyle w:val="TableText1"/>
              <w:spacing w:before="40" w:after="40"/>
              <w:jc w:val="center"/>
              <w:rPr>
                <w:rStyle w:val="ModernTableText"/>
                <w:rFonts w:cs="Arial"/>
                <w:b/>
                <w:noProof/>
                <w:szCs w:val="18"/>
              </w:rPr>
            </w:pPr>
            <w:r w:rsidRPr="009D11F7">
              <w:rPr>
                <w:rStyle w:val="ModernTableText"/>
                <w:rFonts w:cs="Arial"/>
                <w:b/>
                <w:noProof/>
                <w:szCs w:val="18"/>
              </w:rPr>
              <w:t>Chart Footnote Description (opt)</w:t>
            </w:r>
          </w:p>
        </w:tc>
        <w:tc>
          <w:tcPr>
            <w:tcW w:w="1759" w:type="pct"/>
            <w:gridSpan w:val="2"/>
            <w:tcBorders>
              <w:top w:val="single" w:color="616161" w:sz="2" w:space="0"/>
              <w:bottom w:val="single" w:color="616161" w:sz="2" w:space="0"/>
            </w:tcBorders>
            <w:vAlign w:val="center"/>
          </w:tcPr>
          <w:p w:rsidRPr="009D11F7" w:rsidR="00CF42A3" w:rsidRDefault="00CF42A3" w14:paraId="5044B3B9" wp14:textId="77777777">
            <w:pPr>
              <w:pStyle w:val="TableText1"/>
              <w:spacing w:before="40" w:after="40"/>
              <w:jc w:val="center"/>
              <w:rPr>
                <w:rStyle w:val="ModernTableText"/>
                <w:rFonts w:cs="Arial"/>
                <w:b/>
                <w:noProof/>
                <w:szCs w:val="18"/>
              </w:rPr>
            </w:pPr>
            <w:r w:rsidRPr="009D11F7">
              <w:rPr>
                <w:rStyle w:val="ModernTableText"/>
                <w:rFonts w:cs="Arial"/>
                <w:b/>
                <w:noProof/>
                <w:szCs w:val="18"/>
              </w:rPr>
              <w:t>Chart Footnote Processing Rules (opt)</w:t>
            </w:r>
          </w:p>
        </w:tc>
      </w:tr>
      <w:tr xmlns:wp14="http://schemas.microsoft.com/office/word/2010/wordml" w:rsidR="00CF42A3" w:rsidTr="00701FD4" w14:paraId="5FDC7541" wp14:textId="77777777">
        <w:tblPrEx>
          <w:jc w:val="left"/>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Pr>
        <w:tc>
          <w:tcPr>
            <w:tcW w:w="950" w:type="pct"/>
            <w:gridSpan w:val="5"/>
            <w:tcBorders>
              <w:top w:val="single" w:color="616161" w:sz="2" w:space="0"/>
              <w:bottom w:val="single" w:color="616161" w:sz="2" w:space="0"/>
            </w:tcBorders>
            <w:vAlign w:val="center"/>
          </w:tcPr>
          <w:p w:rsidRPr="009D11F7" w:rsidR="00CF42A3" w:rsidRDefault="00CF42A3" w14:paraId="43791F96"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c>
          <w:tcPr>
            <w:tcW w:w="2291" w:type="pct"/>
            <w:gridSpan w:val="4"/>
            <w:tcBorders>
              <w:top w:val="single" w:color="616161" w:sz="2" w:space="0"/>
              <w:bottom w:val="single" w:color="616161" w:sz="2" w:space="0"/>
            </w:tcBorders>
            <w:vAlign w:val="center"/>
          </w:tcPr>
          <w:p w:rsidRPr="009D11F7" w:rsidR="00CF42A3" w:rsidRDefault="00CF42A3" w14:paraId="2DBF859A"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c>
          <w:tcPr>
            <w:tcW w:w="1759" w:type="pct"/>
            <w:gridSpan w:val="2"/>
            <w:tcBorders>
              <w:top w:val="single" w:color="616161" w:sz="2" w:space="0"/>
              <w:bottom w:val="single" w:color="616161" w:sz="2" w:space="0"/>
            </w:tcBorders>
            <w:vAlign w:val="center"/>
          </w:tcPr>
          <w:p w:rsidRPr="009D11F7" w:rsidR="00CF42A3" w:rsidRDefault="00CF42A3" w14:paraId="5699FC50"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r>
      <w:tr xmlns:wp14="http://schemas.microsoft.com/office/word/2010/wordml" w:rsidR="00CF42A3" w14:paraId="6C0D2A90" wp14:textId="77777777">
        <w:tblPrEx>
          <w:jc w:val="left"/>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Pr>
        <w:tc>
          <w:tcPr>
            <w:tcW w:w="5000" w:type="pct"/>
            <w:gridSpan w:val="11"/>
            <w:tcBorders>
              <w:top w:val="single" w:color="616161" w:sz="2" w:space="0"/>
              <w:bottom w:val="single" w:color="616161" w:sz="2" w:space="0"/>
            </w:tcBorders>
            <w:shd w:val="clear" w:color="auto" w:fill="191919"/>
            <w:vAlign w:val="center"/>
          </w:tcPr>
          <w:p w:rsidRPr="009D11F7" w:rsidR="00CF42A3" w:rsidRDefault="00CF42A3" w14:paraId="26D9D806" wp14:textId="77777777">
            <w:pPr>
              <w:pStyle w:val="TableText1"/>
              <w:spacing w:before="40" w:after="40"/>
              <w:jc w:val="center"/>
              <w:rPr>
                <w:rStyle w:val="ModernTableText"/>
                <w:rFonts w:cs="Arial"/>
                <w:bCs/>
                <w:noProof/>
                <w:color w:val="FFFFFF"/>
                <w:szCs w:val="18"/>
              </w:rPr>
            </w:pPr>
            <w:r w:rsidRPr="009D11F7">
              <w:rPr>
                <w:rStyle w:val="ModernTableText"/>
                <w:rFonts w:cs="Arial"/>
                <w:bCs/>
                <w:noProof/>
                <w:color w:val="FFFFFF"/>
                <w:szCs w:val="18"/>
              </w:rPr>
              <w:t>Report Footnote (opt)</w:t>
            </w:r>
          </w:p>
        </w:tc>
      </w:tr>
      <w:tr xmlns:wp14="http://schemas.microsoft.com/office/word/2010/wordml" w:rsidR="00CF42A3" w:rsidTr="00701FD4" w14:paraId="092B9778" wp14:textId="77777777">
        <w:tblPrEx>
          <w:jc w:val="left"/>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Pr>
        <w:tc>
          <w:tcPr>
            <w:tcW w:w="950" w:type="pct"/>
            <w:gridSpan w:val="5"/>
            <w:tcBorders>
              <w:top w:val="single" w:color="616161" w:sz="2" w:space="0"/>
            </w:tcBorders>
            <w:vAlign w:val="center"/>
          </w:tcPr>
          <w:p w:rsidRPr="00701FD4" w:rsidR="00CF42A3" w:rsidRDefault="00CF42A3" w14:paraId="0E0EA41B" wp14:textId="77777777">
            <w:pPr>
              <w:pStyle w:val="TableHeading"/>
              <w:spacing w:before="40" w:after="40"/>
              <w:jc w:val="center"/>
              <w:rPr>
                <w:rStyle w:val="ModernTableText"/>
                <w:rFonts w:cs="Arial"/>
                <w:szCs w:val="18"/>
              </w:rPr>
            </w:pPr>
            <w:r w:rsidRPr="00701FD4">
              <w:rPr>
                <w:rStyle w:val="ModernTableText"/>
                <w:rFonts w:cs="Arial"/>
                <w:szCs w:val="18"/>
              </w:rPr>
              <w:t>Report Footnote Label (opt)</w:t>
            </w:r>
          </w:p>
        </w:tc>
        <w:tc>
          <w:tcPr>
            <w:tcW w:w="2291" w:type="pct"/>
            <w:gridSpan w:val="4"/>
            <w:tcBorders>
              <w:top w:val="single" w:color="616161" w:sz="2" w:space="0"/>
            </w:tcBorders>
            <w:vAlign w:val="center"/>
          </w:tcPr>
          <w:p w:rsidRPr="00701FD4" w:rsidR="00CF42A3" w:rsidRDefault="00CF42A3" w14:paraId="1627CA03" wp14:textId="77777777">
            <w:pPr>
              <w:pStyle w:val="TableText1"/>
              <w:spacing w:before="40" w:after="40"/>
              <w:jc w:val="center"/>
              <w:rPr>
                <w:rStyle w:val="ModernTableText"/>
                <w:rFonts w:cs="Arial"/>
                <w:b/>
                <w:noProof/>
                <w:szCs w:val="18"/>
              </w:rPr>
            </w:pPr>
            <w:r w:rsidRPr="00701FD4">
              <w:rPr>
                <w:rStyle w:val="ModernTableText"/>
                <w:rFonts w:cs="Arial"/>
                <w:b/>
                <w:noProof/>
                <w:szCs w:val="18"/>
              </w:rPr>
              <w:t>Report Footnote Description (opt)</w:t>
            </w:r>
          </w:p>
        </w:tc>
        <w:tc>
          <w:tcPr>
            <w:tcW w:w="1759" w:type="pct"/>
            <w:gridSpan w:val="2"/>
            <w:tcBorders>
              <w:top w:val="single" w:color="616161" w:sz="2" w:space="0"/>
            </w:tcBorders>
            <w:vAlign w:val="center"/>
          </w:tcPr>
          <w:p w:rsidRPr="00701FD4" w:rsidR="00CF42A3" w:rsidRDefault="00CF42A3" w14:paraId="287E30D3" wp14:textId="77777777">
            <w:pPr>
              <w:pStyle w:val="TableText1"/>
              <w:spacing w:before="40" w:after="40"/>
              <w:jc w:val="center"/>
              <w:rPr>
                <w:rStyle w:val="ModernTableText"/>
                <w:rFonts w:cs="Arial"/>
                <w:b/>
                <w:noProof/>
                <w:szCs w:val="18"/>
              </w:rPr>
            </w:pPr>
            <w:r w:rsidRPr="00701FD4">
              <w:rPr>
                <w:rStyle w:val="ModernTableText"/>
                <w:rFonts w:cs="Arial"/>
                <w:b/>
                <w:noProof/>
                <w:szCs w:val="18"/>
              </w:rPr>
              <w:t>Report Footnote Processing Rules (opt)</w:t>
            </w:r>
          </w:p>
        </w:tc>
      </w:tr>
      <w:tr xmlns:wp14="http://schemas.microsoft.com/office/word/2010/wordml" w:rsidR="00CF42A3" w:rsidTr="00701FD4" w14:paraId="0FB55037" wp14:textId="77777777">
        <w:tblPrEx>
          <w:jc w:val="left"/>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Pr>
        <w:tc>
          <w:tcPr>
            <w:tcW w:w="950" w:type="pct"/>
            <w:gridSpan w:val="5"/>
            <w:vAlign w:val="center"/>
          </w:tcPr>
          <w:p w:rsidRPr="00701FD4" w:rsidR="00CF42A3" w:rsidRDefault="00CF42A3" w14:paraId="72D514A0" wp14:textId="77777777">
            <w:pPr>
              <w:pStyle w:val="TableText1"/>
              <w:spacing w:before="40" w:after="40"/>
              <w:rPr>
                <w:rStyle w:val="ModernTableText"/>
                <w:rFonts w:cs="Arial"/>
                <w:bCs/>
                <w:color w:val="000000"/>
                <w:szCs w:val="18"/>
              </w:rPr>
            </w:pPr>
            <w:r w:rsidRPr="00701FD4">
              <w:rPr>
                <w:rStyle w:val="ModernTableText"/>
                <w:rFonts w:cs="Arial"/>
                <w:bCs/>
                <w:color w:val="000000"/>
                <w:szCs w:val="18"/>
              </w:rPr>
              <w:t>N/A</w:t>
            </w:r>
          </w:p>
        </w:tc>
        <w:tc>
          <w:tcPr>
            <w:tcW w:w="2291" w:type="pct"/>
            <w:gridSpan w:val="4"/>
            <w:vAlign w:val="center"/>
          </w:tcPr>
          <w:p w:rsidRPr="00701FD4" w:rsidR="00CF42A3" w:rsidRDefault="00CF42A3" w14:paraId="61AC4765" wp14:textId="77777777">
            <w:pPr>
              <w:pStyle w:val="TableText1"/>
              <w:spacing w:before="40" w:after="40"/>
              <w:rPr>
                <w:rStyle w:val="ModernTableText"/>
                <w:rFonts w:cs="Arial"/>
                <w:bCs/>
                <w:color w:val="000000"/>
                <w:szCs w:val="18"/>
              </w:rPr>
            </w:pPr>
            <w:r w:rsidRPr="00701FD4">
              <w:rPr>
                <w:rStyle w:val="ModernTableText"/>
                <w:rFonts w:cs="Arial"/>
                <w:bCs/>
                <w:color w:val="000000"/>
                <w:szCs w:val="18"/>
              </w:rPr>
              <w:t>N/A</w:t>
            </w:r>
          </w:p>
        </w:tc>
        <w:tc>
          <w:tcPr>
            <w:tcW w:w="1759" w:type="pct"/>
            <w:gridSpan w:val="2"/>
            <w:vAlign w:val="center"/>
          </w:tcPr>
          <w:p w:rsidRPr="00701FD4" w:rsidR="00CF42A3" w:rsidRDefault="00CF42A3" w14:paraId="0509D464" wp14:textId="77777777">
            <w:pPr>
              <w:pStyle w:val="TableText1"/>
              <w:spacing w:before="40" w:after="40"/>
              <w:rPr>
                <w:rStyle w:val="ModernTableText"/>
                <w:rFonts w:cs="Arial"/>
                <w:bCs/>
                <w:color w:val="000000"/>
                <w:szCs w:val="18"/>
              </w:rPr>
            </w:pPr>
            <w:r w:rsidRPr="00701FD4">
              <w:rPr>
                <w:rStyle w:val="ModernTableText"/>
                <w:rFonts w:cs="Arial"/>
                <w:bCs/>
                <w:color w:val="000000"/>
                <w:szCs w:val="18"/>
              </w:rPr>
              <w:t>N/A</w:t>
            </w:r>
          </w:p>
        </w:tc>
      </w:tr>
    </w:tbl>
    <w:p xmlns:wp14="http://schemas.microsoft.com/office/word/2010/wordml" w:rsidR="00CE759A" w:rsidP="00D0385C" w:rsidRDefault="00CE759A" w14:paraId="0D042EEF" wp14:textId="77777777">
      <w:pPr>
        <w:pStyle w:val="Heading5"/>
      </w:pPr>
      <w:r>
        <w:br w:type="page"/>
      </w:r>
      <w:bookmarkStart w:name="_Toc214963345" w:id="313"/>
      <w:r>
        <w:t>Report Definition – OPR-SRA-115 – Service Authorization Utilization by Member</w:t>
      </w:r>
      <w:bookmarkEnd w:id="313"/>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389"/>
        <w:gridCol w:w="1448"/>
        <w:gridCol w:w="2156"/>
        <w:gridCol w:w="1114"/>
        <w:gridCol w:w="17"/>
        <w:gridCol w:w="1871"/>
        <w:gridCol w:w="2656"/>
        <w:gridCol w:w="311"/>
        <w:gridCol w:w="1931"/>
        <w:gridCol w:w="1497"/>
      </w:tblGrid>
      <w:tr xmlns:wp14="http://schemas.microsoft.com/office/word/2010/wordml" w:rsidR="00CE759A" w14:paraId="23F31B58" wp14:textId="77777777">
        <w:tblPrEx>
          <w:tblCellMar>
            <w:top w:w="0" w:type="dxa"/>
            <w:bottom w:w="0" w:type="dxa"/>
          </w:tblCellMar>
        </w:tblPrEx>
        <w:trPr>
          <w:cantSplit/>
          <w:trHeight w:val="432" w:hRule="exact"/>
          <w:tblHeader/>
          <w:jc w:val="center"/>
        </w:trPr>
        <w:tc>
          <w:tcPr>
            <w:tcW w:w="5000" w:type="pct"/>
            <w:gridSpan w:val="10"/>
            <w:tcBorders>
              <w:top w:val="single" w:color="auto" w:sz="4" w:space="0"/>
              <w:left w:val="single" w:color="auto" w:sz="4" w:space="0"/>
              <w:bottom w:val="single" w:color="auto" w:sz="4" w:space="0"/>
              <w:right w:val="single" w:color="auto" w:sz="4" w:space="0"/>
            </w:tcBorders>
            <w:shd w:val="clear" w:color="auto" w:fill="FF0000"/>
            <w:vAlign w:val="center"/>
          </w:tcPr>
          <w:p w:rsidR="00CE759A" w:rsidP="00475B1F" w:rsidRDefault="00CE759A" w14:paraId="3CA7C8CA" wp14:textId="77777777">
            <w:pPr>
              <w:jc w:val="center"/>
              <w:rPr>
                <w:rFonts w:eastAsia="MS Mincho"/>
              </w:rPr>
            </w:pPr>
            <w:r>
              <w:br w:type="page"/>
            </w:r>
            <w:r>
              <w:br w:type="page"/>
            </w:r>
            <w:r>
              <w:br w:type="page"/>
            </w:r>
            <w:r>
              <w:br w:type="page"/>
            </w:r>
            <w:r>
              <w:rPr>
                <w:rFonts w:eastAsia="MS Mincho"/>
              </w:rPr>
              <w:t>NH MMIS REPORT DEFINITION</w:t>
            </w:r>
          </w:p>
        </w:tc>
      </w:tr>
      <w:tr xmlns:wp14="http://schemas.microsoft.com/office/word/2010/wordml" w:rsidR="00CE759A" w14:paraId="18C3279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86" w:type="pct"/>
            <w:gridSpan w:val="2"/>
            <w:tcBorders>
              <w:top w:val="single" w:color="auto" w:sz="4" w:space="0"/>
            </w:tcBorders>
            <w:vAlign w:val="center"/>
          </w:tcPr>
          <w:p w:rsidRPr="00701FD4" w:rsidR="00CE759A" w:rsidRDefault="00CE759A" w14:paraId="1975EB21" wp14:textId="77777777">
            <w:pPr>
              <w:pStyle w:val="TableHeading"/>
              <w:spacing w:before="40" w:after="40"/>
              <w:rPr>
                <w:rStyle w:val="ModernTableText"/>
                <w:noProof/>
                <w:szCs w:val="18"/>
              </w:rPr>
            </w:pPr>
            <w:r w:rsidRPr="00701FD4">
              <w:rPr>
                <w:rStyle w:val="ModernTableText"/>
                <w:noProof/>
                <w:szCs w:val="18"/>
              </w:rPr>
              <w:t>Report Type:</w:t>
            </w:r>
          </w:p>
        </w:tc>
        <w:tc>
          <w:tcPr>
            <w:tcW w:w="4014" w:type="pct"/>
            <w:gridSpan w:val="8"/>
            <w:tcBorders>
              <w:top w:val="single" w:color="auto" w:sz="4" w:space="0"/>
            </w:tcBorders>
            <w:vAlign w:val="center"/>
          </w:tcPr>
          <w:p w:rsidRPr="00701FD4" w:rsidR="00CE759A" w:rsidRDefault="00CE759A" w14:paraId="7CF747DC" wp14:textId="77777777">
            <w:pPr>
              <w:pStyle w:val="TableText1"/>
              <w:spacing w:before="40" w:after="40"/>
              <w:rPr>
                <w:rStyle w:val="ModernTableText"/>
                <w:noProof/>
                <w:szCs w:val="18"/>
              </w:rPr>
            </w:pPr>
            <w:r w:rsidRPr="00701FD4">
              <w:rPr>
                <w:rStyle w:val="ModernTableText"/>
                <w:rFonts w:ascii="Wingdings" w:hAnsi="Wingdings" w:eastAsia="Wingdings" w:cs="Wingdings"/>
                <w:noProof/>
                <w:szCs w:val="18"/>
              </w:rPr>
              <w:t>þ</w:t>
            </w:r>
            <w:r w:rsidRPr="00701FD4">
              <w:rPr>
                <w:rStyle w:val="ModernTableText"/>
                <w:noProof/>
                <w:szCs w:val="18"/>
              </w:rPr>
              <w:t xml:space="preserve"> Standard</w:t>
            </w:r>
            <w:r w:rsidRPr="00701FD4">
              <w:rPr>
                <w:rStyle w:val="ModernTableText"/>
                <w:noProof/>
                <w:szCs w:val="18"/>
              </w:rPr>
              <w:tab/>
            </w:r>
            <w:r w:rsidRPr="00701FD4">
              <w:rPr>
                <w:rStyle w:val="ModernTableText"/>
                <w:noProof/>
                <w:szCs w:val="18"/>
              </w:rPr>
              <w:tab/>
            </w:r>
            <w:r w:rsidRPr="00701FD4">
              <w:rPr>
                <w:rStyle w:val="ModernTableText"/>
                <w:rFonts w:ascii="Wingdings 2" w:hAnsi="Wingdings 2" w:eastAsia="Wingdings 2" w:cs="Wingdings 2"/>
                <w:noProof/>
                <w:szCs w:val="18"/>
              </w:rPr>
              <w:t>£</w:t>
            </w:r>
            <w:r w:rsidRPr="00701FD4">
              <w:rPr>
                <w:rStyle w:val="ModernTableText"/>
                <w:noProof/>
                <w:szCs w:val="18"/>
              </w:rPr>
              <w:t>Customized</w:t>
            </w:r>
          </w:p>
        </w:tc>
      </w:tr>
      <w:tr xmlns:wp14="http://schemas.microsoft.com/office/word/2010/wordml" w:rsidR="00CE759A" w14:paraId="5B50350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86" w:type="pct"/>
            <w:gridSpan w:val="2"/>
            <w:tcBorders>
              <w:top w:val="single" w:color="616161" w:sz="2" w:space="0"/>
            </w:tcBorders>
            <w:vAlign w:val="center"/>
          </w:tcPr>
          <w:p w:rsidRPr="00701FD4" w:rsidR="00CE759A" w:rsidRDefault="00CE759A" w14:paraId="0684291E" wp14:textId="77777777">
            <w:pPr>
              <w:pStyle w:val="TableHeading"/>
              <w:spacing w:before="40" w:after="40"/>
              <w:rPr>
                <w:rStyle w:val="ModernTableText"/>
                <w:noProof/>
                <w:szCs w:val="18"/>
              </w:rPr>
            </w:pPr>
            <w:r w:rsidRPr="00701FD4">
              <w:rPr>
                <w:rStyle w:val="ModernTableText"/>
                <w:noProof/>
                <w:szCs w:val="18"/>
              </w:rPr>
              <w:t>Client Name:</w:t>
            </w:r>
          </w:p>
        </w:tc>
        <w:tc>
          <w:tcPr>
            <w:tcW w:w="4014" w:type="pct"/>
            <w:gridSpan w:val="8"/>
            <w:tcBorders>
              <w:top w:val="single" w:color="616161" w:sz="2" w:space="0"/>
            </w:tcBorders>
            <w:vAlign w:val="center"/>
          </w:tcPr>
          <w:p w:rsidRPr="00701FD4" w:rsidR="00CE759A" w:rsidRDefault="00CE759A" w14:paraId="4F0D6C43" wp14:textId="77777777">
            <w:pPr>
              <w:pStyle w:val="TableText1"/>
              <w:spacing w:before="40" w:after="40"/>
              <w:rPr>
                <w:rStyle w:val="ModernTableText"/>
                <w:szCs w:val="18"/>
              </w:rPr>
            </w:pPr>
            <w:r w:rsidRPr="00701FD4">
              <w:rPr>
                <w:rStyle w:val="ModernTableText"/>
                <w:szCs w:val="18"/>
              </w:rPr>
              <w:t>New Hampshire</w:t>
            </w:r>
          </w:p>
        </w:tc>
      </w:tr>
      <w:tr xmlns:wp14="http://schemas.microsoft.com/office/word/2010/wordml" w:rsidR="00CE759A" w14:paraId="0DB5216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86" w:type="pct"/>
            <w:gridSpan w:val="2"/>
            <w:tcBorders>
              <w:top w:val="single" w:color="616161" w:sz="2" w:space="0"/>
            </w:tcBorders>
            <w:vAlign w:val="center"/>
          </w:tcPr>
          <w:p w:rsidRPr="00701FD4" w:rsidR="00CE759A" w:rsidRDefault="00CE759A" w14:paraId="18009D60" wp14:textId="77777777">
            <w:pPr>
              <w:pStyle w:val="TableHeading"/>
              <w:spacing w:before="40" w:after="40"/>
              <w:rPr>
                <w:rStyle w:val="ModernTableText"/>
                <w:noProof/>
                <w:szCs w:val="18"/>
              </w:rPr>
            </w:pPr>
            <w:r w:rsidRPr="00701FD4">
              <w:rPr>
                <w:rStyle w:val="ModernTableText"/>
                <w:noProof/>
                <w:szCs w:val="18"/>
              </w:rPr>
              <w:t>Client Report ID:</w:t>
            </w:r>
          </w:p>
        </w:tc>
        <w:tc>
          <w:tcPr>
            <w:tcW w:w="4014" w:type="pct"/>
            <w:gridSpan w:val="8"/>
            <w:tcBorders>
              <w:top w:val="single" w:color="616161" w:sz="2" w:space="0"/>
            </w:tcBorders>
            <w:vAlign w:val="center"/>
          </w:tcPr>
          <w:p w:rsidRPr="00701FD4" w:rsidR="00CE759A" w:rsidRDefault="00CE759A" w14:paraId="5FA0835A" wp14:textId="77777777">
            <w:pPr>
              <w:pStyle w:val="TableText1"/>
              <w:spacing w:before="40" w:after="40"/>
              <w:rPr>
                <w:rStyle w:val="ModernTableText"/>
                <w:szCs w:val="18"/>
              </w:rPr>
            </w:pPr>
            <w:r w:rsidRPr="00701FD4">
              <w:rPr>
                <w:rStyle w:val="ModernTableText"/>
                <w:szCs w:val="18"/>
              </w:rPr>
              <w:t>OPR-SRA-115</w:t>
            </w:r>
          </w:p>
        </w:tc>
      </w:tr>
      <w:tr xmlns:wp14="http://schemas.microsoft.com/office/word/2010/wordml" w:rsidR="00CE759A" w14:paraId="412C4CB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91"/>
          <w:jc w:val="center"/>
        </w:trPr>
        <w:tc>
          <w:tcPr>
            <w:tcW w:w="986" w:type="pct"/>
            <w:gridSpan w:val="2"/>
            <w:tcBorders>
              <w:top w:val="single" w:color="616161" w:sz="2" w:space="0"/>
            </w:tcBorders>
            <w:vAlign w:val="center"/>
          </w:tcPr>
          <w:p w:rsidRPr="00701FD4" w:rsidR="00CE759A" w:rsidRDefault="00CE759A" w14:paraId="68E68786" wp14:textId="77777777">
            <w:pPr>
              <w:pStyle w:val="TableHeading"/>
              <w:spacing w:before="40" w:after="40"/>
              <w:rPr>
                <w:rStyle w:val="ModernTableText"/>
                <w:noProof/>
                <w:szCs w:val="18"/>
              </w:rPr>
            </w:pPr>
            <w:r w:rsidRPr="00701FD4">
              <w:rPr>
                <w:rStyle w:val="ModernTableText"/>
                <w:noProof/>
                <w:szCs w:val="18"/>
              </w:rPr>
              <w:t>Client Line Of Business:</w:t>
            </w:r>
          </w:p>
        </w:tc>
        <w:tc>
          <w:tcPr>
            <w:tcW w:w="4014" w:type="pct"/>
            <w:gridSpan w:val="8"/>
            <w:tcBorders>
              <w:top w:val="single" w:color="616161" w:sz="2" w:space="0"/>
            </w:tcBorders>
            <w:vAlign w:val="center"/>
          </w:tcPr>
          <w:p w:rsidRPr="00701FD4" w:rsidR="00CE759A" w:rsidRDefault="00CE759A" w14:paraId="389ACBCE" wp14:textId="77777777">
            <w:pPr>
              <w:pStyle w:val="TableText1"/>
              <w:spacing w:before="40" w:after="40"/>
              <w:rPr>
                <w:rStyle w:val="ModernTableText"/>
                <w:szCs w:val="18"/>
              </w:rPr>
            </w:pPr>
            <w:r w:rsidRPr="00701FD4">
              <w:rPr>
                <w:rStyle w:val="ModernTableText"/>
                <w:szCs w:val="18"/>
              </w:rPr>
              <w:t>Medicaid</w:t>
            </w:r>
          </w:p>
        </w:tc>
      </w:tr>
      <w:tr xmlns:wp14="http://schemas.microsoft.com/office/word/2010/wordml" w:rsidR="00CE759A" w14:paraId="48EEB48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986" w:type="pct"/>
            <w:gridSpan w:val="2"/>
            <w:tcBorders>
              <w:top w:val="single" w:color="616161" w:sz="2" w:space="0"/>
            </w:tcBorders>
            <w:vAlign w:val="center"/>
          </w:tcPr>
          <w:p w:rsidRPr="00701FD4" w:rsidR="00CE759A" w:rsidRDefault="00CE759A" w14:paraId="098D2C55" wp14:textId="77777777">
            <w:pPr>
              <w:pStyle w:val="TableHeading"/>
              <w:spacing w:before="40" w:after="40"/>
              <w:rPr>
                <w:rStyle w:val="ModernTableText"/>
                <w:noProof/>
                <w:szCs w:val="18"/>
              </w:rPr>
            </w:pPr>
            <w:r w:rsidRPr="00701FD4">
              <w:rPr>
                <w:rStyle w:val="ModernTableText"/>
                <w:noProof/>
                <w:szCs w:val="18"/>
              </w:rPr>
              <w:t>Client Division / Department:</w:t>
            </w:r>
          </w:p>
        </w:tc>
        <w:tc>
          <w:tcPr>
            <w:tcW w:w="4014" w:type="pct"/>
            <w:gridSpan w:val="8"/>
            <w:tcBorders>
              <w:top w:val="single" w:color="616161" w:sz="2" w:space="0"/>
            </w:tcBorders>
            <w:vAlign w:val="center"/>
          </w:tcPr>
          <w:p w:rsidRPr="00701FD4" w:rsidR="00CE759A" w:rsidRDefault="00CE759A" w14:paraId="66F585B6" wp14:textId="77777777">
            <w:pPr>
              <w:pStyle w:val="TableText1"/>
              <w:spacing w:before="40" w:after="40"/>
              <w:rPr>
                <w:rStyle w:val="ModernTableText"/>
                <w:szCs w:val="18"/>
              </w:rPr>
            </w:pPr>
            <w:r w:rsidRPr="00701FD4">
              <w:rPr>
                <w:rStyle w:val="ModernTableText"/>
                <w:szCs w:val="18"/>
              </w:rPr>
              <w:t>DHHS</w:t>
            </w:r>
          </w:p>
        </w:tc>
      </w:tr>
      <w:tr xmlns:wp14="http://schemas.microsoft.com/office/word/2010/wordml" w:rsidR="00CE759A" w14:paraId="486D6F2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986" w:type="pct"/>
            <w:gridSpan w:val="2"/>
            <w:tcBorders>
              <w:top w:val="single" w:color="616161" w:sz="2" w:space="0"/>
              <w:bottom w:val="single" w:color="616161" w:sz="2" w:space="0"/>
            </w:tcBorders>
            <w:vAlign w:val="center"/>
          </w:tcPr>
          <w:p w:rsidRPr="00701FD4" w:rsidR="00CE759A" w:rsidRDefault="00CE759A" w14:paraId="70B51ECA" wp14:textId="77777777">
            <w:pPr>
              <w:pStyle w:val="TableHeading"/>
              <w:spacing w:before="40" w:after="40"/>
              <w:rPr>
                <w:rStyle w:val="ModernTableText"/>
                <w:noProof/>
                <w:szCs w:val="18"/>
              </w:rPr>
            </w:pPr>
            <w:r w:rsidRPr="00701FD4">
              <w:rPr>
                <w:rStyle w:val="ModernTableText"/>
                <w:noProof/>
                <w:szCs w:val="18"/>
              </w:rPr>
              <w:t>Report Title:</w:t>
            </w:r>
          </w:p>
        </w:tc>
        <w:tc>
          <w:tcPr>
            <w:tcW w:w="4014" w:type="pct"/>
            <w:gridSpan w:val="8"/>
            <w:tcBorders>
              <w:top w:val="single" w:color="616161" w:sz="2" w:space="0"/>
              <w:bottom w:val="single" w:color="616161" w:sz="2" w:space="0"/>
            </w:tcBorders>
            <w:vAlign w:val="center"/>
          </w:tcPr>
          <w:p w:rsidRPr="00701FD4" w:rsidR="00CE759A" w:rsidRDefault="00CE759A" w14:paraId="40A4883E" wp14:textId="77777777">
            <w:pPr>
              <w:pStyle w:val="TableText1"/>
              <w:spacing w:before="40" w:after="40"/>
              <w:rPr>
                <w:rStyle w:val="ModernTableText"/>
                <w:szCs w:val="18"/>
              </w:rPr>
            </w:pPr>
            <w:r w:rsidRPr="00701FD4">
              <w:rPr>
                <w:sz w:val="18"/>
                <w:szCs w:val="18"/>
              </w:rPr>
              <w:t>Service Authorization Utilization by Member</w:t>
            </w:r>
          </w:p>
        </w:tc>
      </w:tr>
      <w:tr xmlns:wp14="http://schemas.microsoft.com/office/word/2010/wordml" w:rsidR="00CE759A" w14:paraId="2841CBC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986" w:type="pct"/>
            <w:gridSpan w:val="2"/>
            <w:tcBorders>
              <w:top w:val="single" w:color="616161" w:sz="2" w:space="0"/>
              <w:bottom w:val="single" w:color="616161" w:sz="2" w:space="0"/>
            </w:tcBorders>
            <w:vAlign w:val="center"/>
          </w:tcPr>
          <w:p w:rsidRPr="00701FD4" w:rsidR="00CE759A" w:rsidRDefault="00CE759A" w14:paraId="09E0E35B" wp14:textId="77777777">
            <w:pPr>
              <w:pStyle w:val="TableHeading"/>
              <w:spacing w:before="40" w:after="40"/>
              <w:rPr>
                <w:rStyle w:val="ModernTableText"/>
                <w:noProof/>
                <w:szCs w:val="18"/>
              </w:rPr>
            </w:pPr>
            <w:r w:rsidRPr="00701FD4">
              <w:rPr>
                <w:rStyle w:val="ModernTableText"/>
                <w:noProof/>
                <w:szCs w:val="18"/>
              </w:rPr>
              <w:t>Report Description:</w:t>
            </w:r>
          </w:p>
        </w:tc>
        <w:tc>
          <w:tcPr>
            <w:tcW w:w="4014" w:type="pct"/>
            <w:gridSpan w:val="8"/>
            <w:tcBorders>
              <w:top w:val="single" w:color="616161" w:sz="2" w:space="0"/>
              <w:bottom w:val="single" w:color="616161" w:sz="2" w:space="0"/>
            </w:tcBorders>
            <w:vAlign w:val="center"/>
          </w:tcPr>
          <w:p w:rsidRPr="00701FD4" w:rsidR="00CE759A" w:rsidRDefault="00CE759A" w14:paraId="5094D67C" wp14:textId="77777777">
            <w:pPr>
              <w:pStyle w:val="TableText1"/>
              <w:spacing w:before="40" w:after="40"/>
              <w:rPr>
                <w:rStyle w:val="ModernTableText"/>
                <w:szCs w:val="18"/>
                <w:highlight w:val="yellow"/>
              </w:rPr>
            </w:pPr>
            <w:r w:rsidRPr="00701FD4">
              <w:rPr>
                <w:rStyle w:val="ModernTableText"/>
                <w:szCs w:val="18"/>
              </w:rPr>
              <w:t>This report summarizes, by member, the number of times that certain service code and/or procedure code/modifier codes have been requested, approved, and used for each provider providing services for the member during the specified reporting period.  It also reports the total approved and used amounts/units for the procedure/modifier code for each provider.</w:t>
            </w:r>
          </w:p>
        </w:tc>
      </w:tr>
      <w:tr xmlns:wp14="http://schemas.microsoft.com/office/word/2010/wordml" w:rsidR="00CE759A" w14:paraId="06DBFA3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86" w:type="pct"/>
            <w:gridSpan w:val="2"/>
            <w:vAlign w:val="center"/>
          </w:tcPr>
          <w:p w:rsidRPr="00701FD4" w:rsidR="00CE759A" w:rsidRDefault="00CE759A" w14:paraId="1B2A5D02" wp14:textId="77777777">
            <w:pPr>
              <w:pStyle w:val="TableHeading"/>
              <w:spacing w:before="40" w:after="40"/>
              <w:rPr>
                <w:rStyle w:val="ModernTableText"/>
                <w:noProof/>
                <w:szCs w:val="18"/>
              </w:rPr>
            </w:pPr>
            <w:r w:rsidRPr="00701FD4">
              <w:rPr>
                <w:rStyle w:val="ModernTableText"/>
                <w:noProof/>
                <w:szCs w:val="18"/>
              </w:rPr>
              <w:t>Report Source State Code:</w:t>
            </w:r>
          </w:p>
        </w:tc>
        <w:tc>
          <w:tcPr>
            <w:tcW w:w="4014" w:type="pct"/>
            <w:gridSpan w:val="8"/>
            <w:vAlign w:val="center"/>
          </w:tcPr>
          <w:p w:rsidRPr="00701FD4" w:rsidR="00CE759A" w:rsidRDefault="00CE759A" w14:paraId="7B5309CD" wp14:textId="77777777">
            <w:pPr>
              <w:pStyle w:val="TableText1"/>
              <w:spacing w:before="40" w:after="40"/>
              <w:rPr>
                <w:rStyle w:val="ModernTableText"/>
                <w:szCs w:val="18"/>
              </w:rPr>
            </w:pPr>
            <w:r w:rsidRPr="00701FD4">
              <w:rPr>
                <w:rStyle w:val="ModernTableText"/>
                <w:szCs w:val="18"/>
              </w:rPr>
              <w:t>NH</w:t>
            </w:r>
          </w:p>
        </w:tc>
      </w:tr>
      <w:tr xmlns:wp14="http://schemas.microsoft.com/office/word/2010/wordml" w:rsidR="00CE759A" w14:paraId="1767CAF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86" w:type="pct"/>
            <w:gridSpan w:val="2"/>
            <w:vAlign w:val="center"/>
          </w:tcPr>
          <w:p w:rsidRPr="00701FD4" w:rsidR="00CE759A" w:rsidRDefault="00CE759A" w14:paraId="6E0C64CA" wp14:textId="77777777">
            <w:pPr>
              <w:pStyle w:val="TableHeading"/>
              <w:spacing w:before="40" w:after="40"/>
              <w:rPr>
                <w:rStyle w:val="ModernTableText"/>
                <w:noProof/>
                <w:szCs w:val="18"/>
              </w:rPr>
            </w:pPr>
            <w:r w:rsidRPr="00701FD4">
              <w:rPr>
                <w:rStyle w:val="ModernTableText"/>
                <w:noProof/>
                <w:szCs w:val="18"/>
              </w:rPr>
              <w:t>Report Source Type:</w:t>
            </w:r>
          </w:p>
        </w:tc>
        <w:tc>
          <w:tcPr>
            <w:tcW w:w="4014" w:type="pct"/>
            <w:gridSpan w:val="8"/>
            <w:vAlign w:val="center"/>
          </w:tcPr>
          <w:p w:rsidRPr="00701FD4" w:rsidR="00CE759A" w:rsidRDefault="00CE759A" w14:paraId="0019E1AD" wp14:textId="77777777">
            <w:pPr>
              <w:pStyle w:val="TableText1"/>
              <w:spacing w:before="40" w:after="40"/>
              <w:rPr>
                <w:rStyle w:val="ModernTableText"/>
                <w:noProof/>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 OLTP</w:t>
            </w:r>
            <w:r w:rsidRPr="00701FD4">
              <w:rPr>
                <w:rStyle w:val="ModernTableText"/>
                <w:noProof/>
                <w:szCs w:val="18"/>
              </w:rPr>
              <w:tab/>
            </w:r>
            <w:r w:rsidRPr="00701FD4">
              <w:rPr>
                <w:rStyle w:val="ModernTableText"/>
                <w:noProof/>
                <w:szCs w:val="18"/>
              </w:rPr>
              <w:tab/>
            </w:r>
            <w:r w:rsidRPr="00701FD4">
              <w:rPr>
                <w:rStyle w:val="ModernTableText"/>
                <w:rFonts w:ascii="Wingdings" w:hAnsi="Wingdings" w:eastAsia="Wingdings" w:cs="Wingdings"/>
                <w:noProof/>
                <w:szCs w:val="18"/>
              </w:rPr>
              <w:t>þ</w:t>
            </w:r>
            <w:r w:rsidRPr="00701FD4">
              <w:rPr>
                <w:rStyle w:val="ModernTableText"/>
                <w:noProof/>
                <w:szCs w:val="18"/>
              </w:rPr>
              <w:t xml:space="preserve">OLAP </w:t>
            </w:r>
          </w:p>
        </w:tc>
      </w:tr>
      <w:tr xmlns:wp14="http://schemas.microsoft.com/office/word/2010/wordml" w:rsidR="00CE759A" w14:paraId="7BE1339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86" w:type="pct"/>
            <w:gridSpan w:val="2"/>
            <w:vAlign w:val="center"/>
          </w:tcPr>
          <w:p w:rsidRPr="00701FD4" w:rsidR="00CE759A" w:rsidRDefault="00CE759A" w14:paraId="42A26D9A" wp14:textId="77777777">
            <w:pPr>
              <w:pStyle w:val="TableHeading"/>
              <w:spacing w:before="40" w:after="40"/>
              <w:rPr>
                <w:rStyle w:val="ModernTableText"/>
                <w:noProof/>
                <w:szCs w:val="18"/>
              </w:rPr>
            </w:pPr>
            <w:r w:rsidRPr="00701FD4">
              <w:rPr>
                <w:rStyle w:val="ModernTableText"/>
                <w:noProof/>
                <w:szCs w:val="18"/>
              </w:rPr>
              <w:t>Report Source Type Component:</w:t>
            </w:r>
          </w:p>
        </w:tc>
        <w:tc>
          <w:tcPr>
            <w:tcW w:w="4014" w:type="pct"/>
            <w:gridSpan w:val="8"/>
            <w:vAlign w:val="center"/>
          </w:tcPr>
          <w:p w:rsidRPr="00701FD4" w:rsidR="00CE759A" w:rsidRDefault="00CE759A" w14:paraId="0D539A97" wp14:textId="77777777">
            <w:pPr>
              <w:pStyle w:val="TableText1"/>
              <w:tabs>
                <w:tab w:val="left" w:pos="2052"/>
                <w:tab w:val="left" w:pos="2232"/>
                <w:tab w:val="left" w:pos="4032"/>
                <w:tab w:val="left" w:pos="6012"/>
                <w:tab w:val="left" w:pos="6552"/>
              </w:tabs>
              <w:spacing w:before="40" w:after="40"/>
              <w:rPr>
                <w:rStyle w:val="ModernTableText"/>
                <w:noProof/>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 Provider</w:t>
            </w:r>
            <w:r w:rsidRPr="00701FD4">
              <w:rPr>
                <w:rStyle w:val="ModernTableText"/>
                <w:noProof/>
                <w:szCs w:val="18"/>
              </w:rPr>
              <w:tab/>
            </w:r>
            <w:r w:rsidRPr="00701FD4">
              <w:rPr>
                <w:rStyle w:val="ModernTableText"/>
                <w:noProof/>
                <w:szCs w:val="18"/>
              </w:rPr>
              <w:t xml:space="preserve">  </w:t>
            </w:r>
            <w:r w:rsidRPr="00701FD4">
              <w:rPr>
                <w:rStyle w:val="ModernTableText"/>
                <w:rFonts w:ascii="Wingdings 2" w:hAnsi="Wingdings 2" w:eastAsia="Wingdings 2" w:cs="Wingdings 2"/>
                <w:noProof/>
                <w:szCs w:val="18"/>
              </w:rPr>
              <w:t>£</w:t>
            </w:r>
            <w:r w:rsidRPr="00701FD4">
              <w:rPr>
                <w:rStyle w:val="ModernTableText"/>
                <w:noProof/>
                <w:szCs w:val="18"/>
              </w:rPr>
              <w:t xml:space="preserve"> Member</w:t>
            </w:r>
            <w:r w:rsidRPr="00701FD4">
              <w:rPr>
                <w:rStyle w:val="ModernTableText"/>
                <w:noProof/>
                <w:szCs w:val="18"/>
              </w:rPr>
              <w:tab/>
            </w:r>
            <w:r w:rsidRPr="00701FD4">
              <w:rPr>
                <w:rStyle w:val="ModernTableText"/>
                <w:rFonts w:ascii="Wingdings" w:hAnsi="Wingdings" w:eastAsia="Wingdings" w:cs="Wingdings"/>
                <w:noProof/>
                <w:szCs w:val="18"/>
              </w:rPr>
              <w:t>þ</w:t>
            </w:r>
            <w:r w:rsidRPr="00701FD4">
              <w:rPr>
                <w:rStyle w:val="ModernTableText"/>
                <w:noProof/>
                <w:szCs w:val="18"/>
              </w:rPr>
              <w:t xml:space="preserve"> Operations</w:t>
            </w:r>
            <w:r w:rsidRPr="00701FD4">
              <w:rPr>
                <w:rStyle w:val="ModernTableText"/>
                <w:noProof/>
                <w:szCs w:val="18"/>
              </w:rPr>
              <w:tab/>
            </w:r>
            <w:r w:rsidRPr="00701FD4">
              <w:rPr>
                <w:rStyle w:val="ModernTableText"/>
                <w:rFonts w:ascii="Wingdings 2" w:hAnsi="Wingdings 2" w:eastAsia="Wingdings 2" w:cs="Wingdings 2"/>
                <w:noProof/>
                <w:szCs w:val="18"/>
              </w:rPr>
              <w:t>£</w:t>
            </w:r>
            <w:r w:rsidRPr="00701FD4">
              <w:rPr>
                <w:rStyle w:val="ModernTableText"/>
                <w:noProof/>
                <w:szCs w:val="18"/>
              </w:rPr>
              <w:t>Program</w:t>
            </w:r>
          </w:p>
        </w:tc>
      </w:tr>
      <w:tr xmlns:wp14="http://schemas.microsoft.com/office/word/2010/wordml" w:rsidR="00CE759A" w14:paraId="77D46A2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CE759A" w:rsidRDefault="00CE759A" w14:paraId="68D3CC55"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CE759A" w14:paraId="266B425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986" w:type="pct"/>
            <w:gridSpan w:val="2"/>
            <w:vAlign w:val="center"/>
          </w:tcPr>
          <w:p w:rsidRPr="00701FD4" w:rsidR="00CE759A" w:rsidRDefault="00CE759A" w14:paraId="7D83005C" wp14:textId="77777777">
            <w:pPr>
              <w:pStyle w:val="TableHeading"/>
              <w:spacing w:before="40" w:after="40"/>
              <w:rPr>
                <w:rStyle w:val="ModernTableText"/>
                <w:noProof/>
                <w:szCs w:val="18"/>
              </w:rPr>
            </w:pPr>
            <w:r w:rsidRPr="00701FD4">
              <w:rPr>
                <w:rStyle w:val="ModernTableText"/>
                <w:noProof/>
                <w:szCs w:val="18"/>
              </w:rPr>
              <w:t>Report Generated by:</w:t>
            </w:r>
          </w:p>
        </w:tc>
        <w:tc>
          <w:tcPr>
            <w:tcW w:w="4014" w:type="pct"/>
            <w:gridSpan w:val="8"/>
            <w:vAlign w:val="center"/>
          </w:tcPr>
          <w:p w:rsidRPr="00701FD4" w:rsidR="00CE759A" w:rsidRDefault="00CE759A" w14:paraId="6C8C7850" wp14:textId="77777777">
            <w:pPr>
              <w:pStyle w:val="TableText1"/>
              <w:tabs>
                <w:tab w:val="left" w:pos="2052"/>
                <w:tab w:val="left" w:pos="2232"/>
                <w:tab w:val="left" w:pos="4032"/>
                <w:tab w:val="left" w:pos="6012"/>
                <w:tab w:val="left" w:pos="7812"/>
                <w:tab w:val="left" w:pos="9792"/>
              </w:tabs>
              <w:spacing w:before="40" w:after="40"/>
              <w:rPr>
                <w:rStyle w:val="ModernTableText"/>
                <w:noProof/>
                <w:szCs w:val="18"/>
              </w:rPr>
            </w:pPr>
            <w:r w:rsidRPr="00701FD4">
              <w:rPr>
                <w:rStyle w:val="ModernTableText"/>
                <w:rFonts w:ascii="Wingdings" w:hAnsi="Wingdings" w:eastAsia="Wingdings" w:cs="Wingdings"/>
                <w:noProof/>
                <w:szCs w:val="18"/>
              </w:rPr>
              <w:t>þ</w:t>
            </w:r>
            <w:r w:rsidRPr="00701FD4">
              <w:rPr>
                <w:rStyle w:val="ModernTableText"/>
                <w:noProof/>
                <w:szCs w:val="18"/>
              </w:rPr>
              <w:t xml:space="preserve"> EQR</w:t>
            </w:r>
            <w:r w:rsidRPr="00701FD4">
              <w:rPr>
                <w:rStyle w:val="ModernTableText"/>
                <w:noProof/>
                <w:szCs w:val="18"/>
              </w:rPr>
              <w:tab/>
            </w:r>
            <w:r w:rsidRPr="00701FD4">
              <w:rPr>
                <w:rStyle w:val="ModernTableText"/>
                <w:rFonts w:ascii="Wingdings 2" w:hAnsi="Wingdings 2" w:eastAsia="Wingdings 2" w:cs="Wingdings 2"/>
                <w:noProof/>
                <w:szCs w:val="18"/>
              </w:rPr>
              <w:t>£</w:t>
            </w:r>
            <w:r w:rsidRPr="00701FD4">
              <w:rPr>
                <w:rStyle w:val="ModernTableText"/>
                <w:noProof/>
                <w:szCs w:val="18"/>
              </w:rPr>
              <w:t xml:space="preserve"> EFADS</w:t>
            </w:r>
            <w:r w:rsidRPr="00701FD4">
              <w:rPr>
                <w:rStyle w:val="ModernTableText"/>
                <w:noProof/>
                <w:szCs w:val="18"/>
              </w:rPr>
              <w:tab/>
            </w:r>
            <w:r w:rsidRPr="00701FD4">
              <w:rPr>
                <w:rStyle w:val="ModernTableText"/>
                <w:rFonts w:ascii="Wingdings 2" w:hAnsi="Wingdings 2" w:eastAsia="Wingdings 2" w:cs="Wingdings 2"/>
                <w:noProof/>
                <w:szCs w:val="18"/>
              </w:rPr>
              <w:t>£</w:t>
            </w:r>
            <w:r w:rsidRPr="00701FD4">
              <w:rPr>
                <w:rStyle w:val="ModernTableText"/>
                <w:noProof/>
                <w:szCs w:val="18"/>
              </w:rPr>
              <w:t xml:space="preserve"> EMAR</w:t>
            </w:r>
            <w:r w:rsidRPr="00701FD4">
              <w:rPr>
                <w:rStyle w:val="ModernTableText"/>
                <w:noProof/>
                <w:szCs w:val="18"/>
              </w:rPr>
              <w:tab/>
            </w:r>
            <w:r w:rsidRPr="00701FD4">
              <w:rPr>
                <w:rStyle w:val="ModernTableText"/>
                <w:rFonts w:ascii="Wingdings 2" w:hAnsi="Wingdings 2" w:eastAsia="Wingdings 2" w:cs="Wingdings 2"/>
                <w:noProof/>
                <w:szCs w:val="18"/>
              </w:rPr>
              <w:t>£</w:t>
            </w:r>
            <w:r w:rsidRPr="00701FD4">
              <w:rPr>
                <w:rStyle w:val="ModernTableText"/>
                <w:noProof/>
                <w:szCs w:val="18"/>
              </w:rPr>
              <w:t xml:space="preserve">  ESUR</w:t>
            </w:r>
            <w:r w:rsidRPr="00701FD4">
              <w:rPr>
                <w:rStyle w:val="ModernTableText"/>
                <w:noProof/>
                <w:szCs w:val="18"/>
              </w:rPr>
              <w:tab/>
            </w:r>
            <w:r w:rsidRPr="00701FD4">
              <w:rPr>
                <w:rStyle w:val="ModernTableText"/>
                <w:rFonts w:ascii="Wingdings 2" w:hAnsi="Wingdings 2" w:eastAsia="Wingdings 2" w:cs="Wingdings 2"/>
                <w:noProof/>
                <w:szCs w:val="18"/>
              </w:rPr>
              <w:t>£</w:t>
            </w:r>
            <w:r w:rsidRPr="00701FD4">
              <w:rPr>
                <w:rStyle w:val="ModernTableText"/>
                <w:noProof/>
                <w:szCs w:val="18"/>
              </w:rPr>
              <w:t xml:space="preserve"> Other – Please explain:  </w:t>
            </w:r>
          </w:p>
        </w:tc>
      </w:tr>
      <w:tr xmlns:wp14="http://schemas.microsoft.com/office/word/2010/wordml" w:rsidR="00CE759A" w14:paraId="7C49728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986" w:type="pct"/>
            <w:gridSpan w:val="2"/>
            <w:vAlign w:val="center"/>
          </w:tcPr>
          <w:p w:rsidRPr="00701FD4" w:rsidR="00CE759A" w:rsidRDefault="00CE759A" w14:paraId="1ACA93A3" wp14:textId="77777777">
            <w:pPr>
              <w:pStyle w:val="TableText1"/>
              <w:spacing w:before="40" w:after="40"/>
              <w:rPr>
                <w:rStyle w:val="ModernTableText"/>
                <w:b/>
                <w:noProof/>
                <w:szCs w:val="18"/>
              </w:rPr>
            </w:pPr>
            <w:r w:rsidRPr="00701FD4">
              <w:rPr>
                <w:rStyle w:val="ModernTableText"/>
                <w:b/>
                <w:noProof/>
                <w:szCs w:val="18"/>
              </w:rPr>
              <w:t>Report Screen Tip (optional):</w:t>
            </w:r>
          </w:p>
        </w:tc>
        <w:tc>
          <w:tcPr>
            <w:tcW w:w="4014" w:type="pct"/>
            <w:gridSpan w:val="8"/>
            <w:vAlign w:val="center"/>
          </w:tcPr>
          <w:p w:rsidRPr="00701FD4" w:rsidR="00CE759A" w:rsidRDefault="00CE759A" w14:paraId="22C5B2D8" wp14:textId="77777777">
            <w:pPr>
              <w:pStyle w:val="TableText1"/>
              <w:spacing w:before="40" w:after="40"/>
              <w:rPr>
                <w:rStyle w:val="ModernTableText"/>
                <w:szCs w:val="18"/>
                <w:u w:val="single"/>
              </w:rPr>
            </w:pPr>
          </w:p>
        </w:tc>
      </w:tr>
      <w:tr xmlns:wp14="http://schemas.microsoft.com/office/word/2010/wordml" w:rsidR="00CE759A" w14:paraId="581EEF9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986" w:type="pct"/>
            <w:gridSpan w:val="2"/>
            <w:vAlign w:val="center"/>
          </w:tcPr>
          <w:p w:rsidRPr="00701FD4" w:rsidR="00CE759A" w:rsidRDefault="00CE759A" w14:paraId="4F12F7ED" wp14:textId="77777777">
            <w:pPr>
              <w:pStyle w:val="TableHeading"/>
              <w:spacing w:before="40" w:after="40"/>
              <w:rPr>
                <w:rStyle w:val="ModernTableText"/>
                <w:noProof/>
                <w:szCs w:val="18"/>
              </w:rPr>
            </w:pPr>
            <w:r w:rsidRPr="00701FD4">
              <w:rPr>
                <w:rStyle w:val="ModernTableText"/>
                <w:noProof/>
                <w:szCs w:val="18"/>
              </w:rPr>
              <w:t>Report Calendar Type:</w:t>
            </w:r>
          </w:p>
        </w:tc>
        <w:tc>
          <w:tcPr>
            <w:tcW w:w="4014" w:type="pct"/>
            <w:gridSpan w:val="8"/>
            <w:vAlign w:val="center"/>
          </w:tcPr>
          <w:p w:rsidRPr="00701FD4" w:rsidR="00CE759A" w:rsidRDefault="00CE759A" w14:paraId="6B8E7F03" wp14:textId="77777777">
            <w:pPr>
              <w:pStyle w:val="TableText1"/>
              <w:tabs>
                <w:tab w:val="left" w:pos="2052"/>
                <w:tab w:val="left" w:pos="4032"/>
              </w:tabs>
              <w:spacing w:before="40" w:after="40"/>
              <w:rPr>
                <w:rStyle w:val="ModernTableText"/>
                <w:noProof/>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 State Fiscal</w:t>
            </w:r>
            <w:r w:rsidRPr="00701FD4">
              <w:rPr>
                <w:rStyle w:val="ModernTableText"/>
                <w:noProof/>
                <w:szCs w:val="18"/>
              </w:rPr>
              <w:tab/>
            </w:r>
            <w:r w:rsidRPr="00701FD4">
              <w:rPr>
                <w:rStyle w:val="ModernTableText"/>
                <w:noProof/>
                <w:szCs w:val="18"/>
              </w:rPr>
              <w:t xml:space="preserve">   </w:t>
            </w:r>
            <w:r w:rsidRPr="00701FD4">
              <w:rPr>
                <w:rStyle w:val="ModernTableText"/>
                <w:rFonts w:ascii="Wingdings 2" w:hAnsi="Wingdings 2" w:eastAsia="Wingdings 2" w:cs="Wingdings 2"/>
                <w:noProof/>
                <w:szCs w:val="18"/>
              </w:rPr>
              <w:t>£</w:t>
            </w:r>
            <w:r w:rsidRPr="00701FD4">
              <w:rPr>
                <w:rStyle w:val="ModernTableText"/>
                <w:noProof/>
                <w:szCs w:val="18"/>
              </w:rPr>
              <w:t xml:space="preserve"> Federal Fiscal</w:t>
            </w:r>
            <w:r w:rsidRPr="00701FD4">
              <w:rPr>
                <w:rStyle w:val="ModernTableText"/>
                <w:noProof/>
                <w:szCs w:val="18"/>
              </w:rPr>
              <w:tab/>
            </w:r>
            <w:r w:rsidRPr="00701FD4">
              <w:rPr>
                <w:rStyle w:val="ModernTableText"/>
                <w:rFonts w:ascii="Wingdings" w:hAnsi="Wingdings" w:eastAsia="Wingdings" w:cs="Wingdings"/>
                <w:noProof/>
                <w:szCs w:val="18"/>
              </w:rPr>
              <w:t>þ</w:t>
            </w:r>
            <w:r w:rsidRPr="00701FD4">
              <w:rPr>
                <w:rStyle w:val="ModernTableText"/>
                <w:noProof/>
                <w:szCs w:val="18"/>
              </w:rPr>
              <w:t xml:space="preserve"> Calendar</w:t>
            </w:r>
          </w:p>
        </w:tc>
      </w:tr>
      <w:tr xmlns:wp14="http://schemas.microsoft.com/office/word/2010/wordml" w:rsidR="00CE759A" w14:paraId="5D9AD1A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86" w:type="pct"/>
            <w:gridSpan w:val="2"/>
            <w:vAlign w:val="center"/>
          </w:tcPr>
          <w:p w:rsidRPr="00701FD4" w:rsidR="00CE759A" w:rsidRDefault="00CE759A" w14:paraId="0A666F6A" wp14:textId="77777777">
            <w:pPr>
              <w:pStyle w:val="TableHeading"/>
              <w:spacing w:before="40" w:after="40"/>
              <w:rPr>
                <w:rStyle w:val="ModernTableText"/>
                <w:noProof/>
                <w:szCs w:val="18"/>
              </w:rPr>
            </w:pPr>
            <w:r w:rsidRPr="00701FD4">
              <w:rPr>
                <w:rStyle w:val="ModernTableText"/>
                <w:noProof/>
                <w:szCs w:val="18"/>
              </w:rPr>
              <w:t>Report Frequency Type:</w:t>
            </w:r>
          </w:p>
        </w:tc>
        <w:tc>
          <w:tcPr>
            <w:tcW w:w="749" w:type="pct"/>
          </w:tcPr>
          <w:p w:rsidRPr="00701FD4" w:rsidR="00CE759A" w:rsidRDefault="00CE759A" w14:paraId="2689E267" wp14:textId="77777777">
            <w:pPr>
              <w:pStyle w:val="TableText1"/>
              <w:spacing w:before="40" w:after="40"/>
              <w:rPr>
                <w:rStyle w:val="ModernTableText"/>
                <w:noProof/>
                <w:szCs w:val="18"/>
              </w:rPr>
            </w:pPr>
            <w:r w:rsidRPr="00701FD4">
              <w:rPr>
                <w:rStyle w:val="ModernTableText"/>
                <w:rFonts w:ascii="Wingdings 2" w:hAnsi="Wingdings 2" w:eastAsia="Wingdings 2" w:cs="Wingdings 2"/>
                <w:noProof/>
                <w:szCs w:val="18"/>
              </w:rPr>
              <w:t>£</w:t>
            </w:r>
            <w:r w:rsidRPr="00701FD4">
              <w:rPr>
                <w:rStyle w:val="ModernTableText"/>
                <w:noProof/>
                <w:szCs w:val="18"/>
              </w:rPr>
              <w:t>Scheduled</w:t>
            </w:r>
          </w:p>
          <w:p w:rsidRPr="00701FD4" w:rsidR="00CE759A" w:rsidRDefault="00CE759A" w14:paraId="7646AFEB" wp14:textId="77777777">
            <w:pPr>
              <w:pStyle w:val="TableText1"/>
              <w:spacing w:before="40" w:after="40"/>
              <w:rPr>
                <w:rStyle w:val="ModernTableText"/>
                <w:noProof/>
                <w:szCs w:val="18"/>
              </w:rPr>
            </w:pPr>
            <w:r w:rsidRPr="00701FD4">
              <w:rPr>
                <w:rStyle w:val="ModernTableText"/>
                <w:rFonts w:ascii="Wingdings" w:hAnsi="Wingdings" w:eastAsia="Wingdings" w:cs="Wingdings"/>
                <w:noProof/>
                <w:szCs w:val="18"/>
              </w:rPr>
              <w:t>þ</w:t>
            </w:r>
            <w:r w:rsidRPr="00701FD4">
              <w:rPr>
                <w:rStyle w:val="ModernTableText"/>
                <w:noProof/>
                <w:szCs w:val="18"/>
              </w:rPr>
              <w:t xml:space="preserve">  On Request</w:t>
            </w:r>
          </w:p>
        </w:tc>
        <w:tc>
          <w:tcPr>
            <w:tcW w:w="1966" w:type="pct"/>
            <w:gridSpan w:val="4"/>
            <w:tcBorders>
              <w:top w:val="single" w:color="616161" w:sz="2" w:space="0"/>
              <w:bottom w:val="single" w:color="616161" w:sz="2" w:space="0"/>
              <w:right w:val="nil"/>
            </w:tcBorders>
          </w:tcPr>
          <w:p w:rsidRPr="00701FD4" w:rsidR="00CE759A" w:rsidRDefault="00CE759A" w14:paraId="7F1AC812" wp14:textId="77777777">
            <w:pPr>
              <w:pStyle w:val="TableText1"/>
              <w:spacing w:before="40" w:after="40"/>
              <w:rPr>
                <w:rStyle w:val="ModernTableText"/>
                <w:noProof/>
                <w:szCs w:val="18"/>
              </w:rPr>
            </w:pPr>
            <w:r w:rsidRPr="00701FD4">
              <w:rPr>
                <w:rStyle w:val="ModernTableText"/>
                <w:noProof/>
                <w:szCs w:val="18"/>
              </w:rPr>
              <w:t>If scheduled, select timeframe below:</w:t>
            </w:r>
          </w:p>
          <w:p w:rsidRPr="00701FD4" w:rsidR="00CE759A" w:rsidRDefault="00CE759A" w14:paraId="65311600" wp14:textId="77777777">
            <w:pPr>
              <w:pStyle w:val="TableText1"/>
              <w:spacing w:before="40" w:after="40"/>
              <w:rPr>
                <w:rStyle w:val="ModernTableText"/>
                <w:noProof/>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 Daily  </w:t>
            </w:r>
            <w:r w:rsidRPr="00701FD4">
              <w:rPr>
                <w:rStyle w:val="ModernTableText"/>
                <w:rFonts w:ascii="Wingdings 2" w:hAnsi="Wingdings 2" w:eastAsia="Wingdings 2" w:cs="Wingdings 2"/>
                <w:noProof/>
                <w:szCs w:val="18"/>
              </w:rPr>
              <w:t>£</w:t>
            </w:r>
            <w:r w:rsidRPr="00701FD4">
              <w:rPr>
                <w:rStyle w:val="ModernTableText"/>
                <w:noProof/>
                <w:szCs w:val="18"/>
              </w:rPr>
              <w:t xml:space="preserve"> Weekly  </w:t>
            </w:r>
            <w:r w:rsidRPr="00701FD4">
              <w:rPr>
                <w:rStyle w:val="ModernTableText"/>
                <w:rFonts w:ascii="Wingdings 2" w:hAnsi="Wingdings 2" w:eastAsia="Wingdings 2" w:cs="Wingdings 2"/>
                <w:noProof/>
                <w:szCs w:val="18"/>
              </w:rPr>
              <w:t>£</w:t>
            </w:r>
            <w:r w:rsidRPr="00701FD4">
              <w:rPr>
                <w:rStyle w:val="ModernTableText"/>
                <w:noProof/>
                <w:szCs w:val="18"/>
              </w:rPr>
              <w:t xml:space="preserve"> Monthly  </w:t>
            </w:r>
            <w:r w:rsidRPr="00701FD4">
              <w:rPr>
                <w:rStyle w:val="ModernTableText"/>
                <w:rFonts w:ascii="Wingdings 2" w:hAnsi="Wingdings 2" w:eastAsia="Wingdings 2" w:cs="Wingdings 2"/>
                <w:noProof/>
                <w:szCs w:val="18"/>
              </w:rPr>
              <w:t>£</w:t>
            </w:r>
            <w:r w:rsidRPr="00701FD4">
              <w:rPr>
                <w:rStyle w:val="ModernTableText"/>
                <w:noProof/>
                <w:szCs w:val="18"/>
              </w:rPr>
              <w:t xml:space="preserve"> Quarterly  </w:t>
            </w:r>
            <w:r w:rsidRPr="00701FD4">
              <w:rPr>
                <w:rStyle w:val="ModernTableText"/>
                <w:rFonts w:ascii="Wingdings 2" w:hAnsi="Wingdings 2" w:eastAsia="Wingdings 2" w:cs="Wingdings 2"/>
                <w:noProof/>
                <w:szCs w:val="18"/>
              </w:rPr>
              <w:t>£</w:t>
            </w:r>
            <w:r w:rsidRPr="00701FD4">
              <w:rPr>
                <w:rStyle w:val="ModernTableText"/>
                <w:noProof/>
                <w:szCs w:val="18"/>
              </w:rPr>
              <w:t xml:space="preserve"> Annually</w:t>
            </w:r>
          </w:p>
        </w:tc>
        <w:tc>
          <w:tcPr>
            <w:tcW w:w="1299" w:type="pct"/>
            <w:gridSpan w:val="3"/>
            <w:tcBorders>
              <w:top w:val="single" w:color="616161" w:sz="2" w:space="0"/>
              <w:left w:val="nil"/>
            </w:tcBorders>
          </w:tcPr>
          <w:p w:rsidRPr="00701FD4" w:rsidR="00CE759A" w:rsidRDefault="00CE759A" w14:paraId="14113B60" wp14:textId="77777777">
            <w:pPr>
              <w:pStyle w:val="TableText1"/>
              <w:spacing w:before="40" w:after="40"/>
              <w:rPr>
                <w:rStyle w:val="ModernTableText"/>
                <w:noProof/>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 Other - Please explain:</w:t>
            </w:r>
          </w:p>
        </w:tc>
      </w:tr>
      <w:tr xmlns:wp14="http://schemas.microsoft.com/office/word/2010/wordml" w:rsidR="00CE759A" w14:paraId="4E9CA97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86" w:type="pct"/>
            <w:gridSpan w:val="2"/>
            <w:vAlign w:val="center"/>
          </w:tcPr>
          <w:p w:rsidRPr="00701FD4" w:rsidR="00CE759A" w:rsidRDefault="00CE759A" w14:paraId="4A5E23A2" wp14:textId="77777777">
            <w:pPr>
              <w:pStyle w:val="TableHeading"/>
              <w:spacing w:before="40" w:after="40"/>
              <w:rPr>
                <w:rStyle w:val="ModernTableText"/>
                <w:noProof/>
                <w:szCs w:val="18"/>
              </w:rPr>
            </w:pPr>
            <w:r w:rsidRPr="00701FD4">
              <w:rPr>
                <w:rStyle w:val="ModernTableText"/>
                <w:noProof/>
                <w:szCs w:val="18"/>
              </w:rPr>
              <w:t>Report Data Accumulation Type:</w:t>
            </w:r>
          </w:p>
        </w:tc>
        <w:tc>
          <w:tcPr>
            <w:tcW w:w="749" w:type="pct"/>
          </w:tcPr>
          <w:p w:rsidRPr="00701FD4" w:rsidR="00CE759A" w:rsidRDefault="00CE759A" w14:paraId="61C25267" wp14:textId="77777777">
            <w:pPr>
              <w:pStyle w:val="TableText1"/>
              <w:spacing w:before="40" w:after="40"/>
              <w:rPr>
                <w:rStyle w:val="ModernTableText"/>
                <w:noProof/>
                <w:szCs w:val="18"/>
              </w:rPr>
            </w:pPr>
            <w:r w:rsidRPr="00701FD4">
              <w:rPr>
                <w:rStyle w:val="ModernTableText"/>
                <w:rFonts w:ascii="Wingdings" w:hAnsi="Wingdings" w:eastAsia="Wingdings" w:cs="Wingdings"/>
                <w:noProof/>
                <w:szCs w:val="18"/>
              </w:rPr>
              <w:t>þ</w:t>
            </w:r>
            <w:r w:rsidRPr="00701FD4">
              <w:rPr>
                <w:rStyle w:val="ModernTableText"/>
                <w:noProof/>
                <w:szCs w:val="18"/>
              </w:rPr>
              <w:t xml:space="preserve"> Prompt</w:t>
            </w:r>
          </w:p>
        </w:tc>
        <w:tc>
          <w:tcPr>
            <w:tcW w:w="1966" w:type="pct"/>
            <w:gridSpan w:val="4"/>
            <w:tcBorders>
              <w:top w:val="single" w:color="616161" w:sz="2" w:space="0"/>
              <w:right w:val="nil"/>
            </w:tcBorders>
            <w:vAlign w:val="center"/>
          </w:tcPr>
          <w:p w:rsidRPr="00701FD4" w:rsidR="00CE759A" w:rsidRDefault="00CE759A" w14:paraId="04AE46E5" wp14:textId="77777777">
            <w:pPr>
              <w:pStyle w:val="TableText1"/>
              <w:spacing w:before="40" w:after="40"/>
              <w:rPr>
                <w:rStyle w:val="ModernTableText"/>
                <w:noProof/>
                <w:szCs w:val="18"/>
              </w:rPr>
            </w:pPr>
            <w:r w:rsidRPr="00701FD4">
              <w:rPr>
                <w:rStyle w:val="ModernTableText"/>
                <w:noProof/>
                <w:szCs w:val="18"/>
              </w:rPr>
              <w:t>If no prompt, select report data accumulation type below:</w:t>
            </w:r>
          </w:p>
          <w:p w:rsidRPr="00701FD4" w:rsidR="00CE759A" w:rsidRDefault="00CE759A" w14:paraId="666312C9" wp14:textId="77777777">
            <w:pPr>
              <w:pStyle w:val="TableText1"/>
              <w:spacing w:before="40" w:after="40"/>
              <w:rPr>
                <w:rStyle w:val="ModernTableText"/>
                <w:noProof/>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 Daily  </w:t>
            </w:r>
            <w:r w:rsidRPr="00701FD4">
              <w:rPr>
                <w:rStyle w:val="ModernTableText"/>
                <w:rFonts w:ascii="Wingdings 2" w:hAnsi="Wingdings 2" w:eastAsia="Wingdings 2" w:cs="Wingdings 2"/>
                <w:noProof/>
                <w:szCs w:val="18"/>
              </w:rPr>
              <w:t>£</w:t>
            </w:r>
            <w:r w:rsidRPr="00701FD4">
              <w:rPr>
                <w:rStyle w:val="ModernTableText"/>
                <w:noProof/>
                <w:szCs w:val="18"/>
              </w:rPr>
              <w:t xml:space="preserve"> Weekly  </w:t>
            </w:r>
            <w:r w:rsidRPr="00701FD4">
              <w:rPr>
                <w:rStyle w:val="ModernTableText"/>
                <w:rFonts w:ascii="Wingdings 2" w:hAnsi="Wingdings 2" w:eastAsia="Wingdings 2" w:cs="Wingdings 2"/>
                <w:noProof/>
                <w:szCs w:val="18"/>
              </w:rPr>
              <w:t>£</w:t>
            </w:r>
            <w:r w:rsidRPr="00701FD4">
              <w:rPr>
                <w:rStyle w:val="ModernTableText"/>
                <w:noProof/>
                <w:szCs w:val="18"/>
              </w:rPr>
              <w:t xml:space="preserve"> Monthly  </w:t>
            </w:r>
            <w:r w:rsidRPr="00701FD4">
              <w:rPr>
                <w:rStyle w:val="ModernTableText"/>
                <w:rFonts w:ascii="Wingdings 2" w:hAnsi="Wingdings 2" w:eastAsia="Wingdings 2" w:cs="Wingdings 2"/>
                <w:noProof/>
                <w:szCs w:val="18"/>
              </w:rPr>
              <w:t>£</w:t>
            </w:r>
            <w:r w:rsidRPr="00701FD4">
              <w:rPr>
                <w:rStyle w:val="ModernTableText"/>
                <w:noProof/>
                <w:szCs w:val="18"/>
              </w:rPr>
              <w:t xml:space="preserve"> Quarterly  </w:t>
            </w:r>
            <w:r w:rsidRPr="00701FD4">
              <w:rPr>
                <w:rStyle w:val="ModernTableText"/>
                <w:rFonts w:ascii="Wingdings 2" w:hAnsi="Wingdings 2" w:eastAsia="Wingdings 2" w:cs="Wingdings 2"/>
                <w:noProof/>
                <w:szCs w:val="18"/>
              </w:rPr>
              <w:t>£</w:t>
            </w:r>
            <w:r w:rsidRPr="00701FD4">
              <w:rPr>
                <w:rStyle w:val="ModernTableText"/>
                <w:noProof/>
                <w:szCs w:val="18"/>
              </w:rPr>
              <w:t xml:space="preserve"> Annually  </w:t>
            </w:r>
            <w:r w:rsidRPr="00701FD4">
              <w:rPr>
                <w:rStyle w:val="ModernTableText"/>
                <w:rFonts w:ascii="Wingdings 2" w:hAnsi="Wingdings 2" w:eastAsia="Wingdings 2" w:cs="Wingdings 2"/>
                <w:noProof/>
                <w:szCs w:val="18"/>
              </w:rPr>
              <w:t>£</w:t>
            </w:r>
            <w:r w:rsidRPr="00701FD4">
              <w:rPr>
                <w:rStyle w:val="ModernTableText"/>
                <w:noProof/>
                <w:szCs w:val="18"/>
              </w:rPr>
              <w:t xml:space="preserve"> YTD</w:t>
            </w:r>
          </w:p>
        </w:tc>
        <w:tc>
          <w:tcPr>
            <w:tcW w:w="1299" w:type="pct"/>
            <w:gridSpan w:val="3"/>
            <w:tcBorders>
              <w:top w:val="single" w:color="616161" w:sz="2" w:space="0"/>
              <w:left w:val="nil"/>
            </w:tcBorders>
          </w:tcPr>
          <w:p w:rsidRPr="00701FD4" w:rsidR="00CE759A" w:rsidRDefault="00CE759A" w14:paraId="1B5B0BBA" wp14:textId="77777777">
            <w:pPr>
              <w:pStyle w:val="TableText1"/>
              <w:spacing w:before="40" w:after="40"/>
              <w:rPr>
                <w:rStyle w:val="ModernTableText"/>
                <w:noProof/>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 Other - Please explain:</w:t>
            </w:r>
          </w:p>
        </w:tc>
      </w:tr>
      <w:tr xmlns:wp14="http://schemas.microsoft.com/office/word/2010/wordml" w:rsidR="00CE759A" w:rsidTr="0093032F" w14:paraId="0B41C30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986" w:type="pct"/>
            <w:gridSpan w:val="2"/>
            <w:vMerge w:val="restart"/>
            <w:tcBorders>
              <w:top w:val="single" w:color="616161" w:sz="4" w:space="0"/>
              <w:left w:val="single" w:color="616161" w:sz="4" w:space="0"/>
              <w:right w:val="single" w:color="616161" w:sz="4" w:space="0"/>
            </w:tcBorders>
            <w:vAlign w:val="center"/>
          </w:tcPr>
          <w:p w:rsidRPr="00701FD4" w:rsidR="00CE759A" w:rsidP="0093032F" w:rsidRDefault="00CE759A" w14:paraId="7E2707FF" wp14:textId="77777777">
            <w:pPr>
              <w:pStyle w:val="TableText1"/>
              <w:keepNext/>
              <w:spacing w:before="40" w:after="40"/>
              <w:rPr>
                <w:rStyle w:val="ModernTableText"/>
                <w:b/>
                <w:noProof/>
                <w:szCs w:val="18"/>
              </w:rPr>
            </w:pPr>
            <w:r w:rsidRPr="00701FD4">
              <w:rPr>
                <w:rStyle w:val="ModernTableText"/>
                <w:b/>
                <w:noProof/>
                <w:szCs w:val="18"/>
              </w:rPr>
              <w:t>Report Selection Criteria:</w:t>
            </w:r>
          </w:p>
        </w:tc>
        <w:tc>
          <w:tcPr>
            <w:tcW w:w="1142" w:type="pct"/>
            <w:gridSpan w:val="3"/>
            <w:tcBorders>
              <w:top w:val="single" w:color="616161" w:sz="4" w:space="0"/>
              <w:left w:val="single" w:color="616161" w:sz="4" w:space="0"/>
              <w:right w:val="single" w:color="616161" w:sz="4" w:space="0"/>
            </w:tcBorders>
            <w:vAlign w:val="center"/>
          </w:tcPr>
          <w:p w:rsidRPr="00701FD4" w:rsidR="00CE759A" w:rsidP="0093032F" w:rsidRDefault="00CE759A" w14:paraId="224207E7" wp14:textId="77777777">
            <w:pPr>
              <w:pStyle w:val="TableText1"/>
              <w:keepNext/>
              <w:spacing w:before="40" w:after="40"/>
              <w:jc w:val="center"/>
              <w:rPr>
                <w:rStyle w:val="ModernTableText"/>
                <w:b/>
                <w:noProof/>
                <w:szCs w:val="18"/>
              </w:rPr>
            </w:pPr>
            <w:r w:rsidRPr="00701FD4">
              <w:rPr>
                <w:rStyle w:val="ModernTableText"/>
                <w:b/>
                <w:noProof/>
                <w:szCs w:val="18"/>
              </w:rPr>
              <w:t>Report Field</w:t>
            </w:r>
          </w:p>
        </w:tc>
        <w:tc>
          <w:tcPr>
            <w:tcW w:w="2352" w:type="pct"/>
            <w:gridSpan w:val="4"/>
            <w:tcBorders>
              <w:top w:val="single" w:color="616161" w:sz="4" w:space="0"/>
              <w:left w:val="single" w:color="616161" w:sz="4" w:space="0"/>
              <w:bottom w:val="single" w:color="616161" w:sz="4" w:space="0"/>
              <w:right w:val="single" w:color="616161" w:sz="4" w:space="0"/>
            </w:tcBorders>
            <w:vAlign w:val="center"/>
          </w:tcPr>
          <w:p w:rsidRPr="00701FD4" w:rsidR="00CE759A" w:rsidP="0093032F" w:rsidRDefault="00CE759A" w14:paraId="4A6CC1EE" wp14:textId="77777777">
            <w:pPr>
              <w:pStyle w:val="TableText1"/>
              <w:keepNext/>
              <w:spacing w:before="40" w:after="40"/>
              <w:jc w:val="center"/>
              <w:rPr>
                <w:rStyle w:val="ModernTableText"/>
                <w:b/>
                <w:noProof/>
                <w:szCs w:val="18"/>
              </w:rPr>
            </w:pPr>
            <w:r w:rsidRPr="00701FD4">
              <w:rPr>
                <w:rStyle w:val="ModernTableText"/>
                <w:b/>
                <w:noProof/>
                <w:szCs w:val="18"/>
              </w:rPr>
              <w:t>Report Parameters (optional)</w:t>
            </w:r>
          </w:p>
          <w:p w:rsidRPr="00701FD4" w:rsidR="00CE759A" w:rsidP="0093032F" w:rsidRDefault="00CE759A" w14:paraId="36E104F0" wp14:textId="77777777">
            <w:pPr>
              <w:pStyle w:val="TableText1"/>
              <w:keepNext/>
              <w:spacing w:before="40" w:after="40"/>
              <w:jc w:val="center"/>
              <w:rPr>
                <w:rStyle w:val="ModernTableText"/>
                <w:b/>
                <w:noProof/>
                <w:szCs w:val="18"/>
              </w:rPr>
            </w:pPr>
            <w:r w:rsidRPr="00701FD4">
              <w:rPr>
                <w:rStyle w:val="ModernTableText"/>
                <w:b/>
                <w:noProof/>
                <w:szCs w:val="18"/>
                <w:u w:val="single"/>
              </w:rPr>
              <w:t>Note</w:t>
            </w:r>
            <w:r w:rsidRPr="00701FD4">
              <w:rPr>
                <w:rStyle w:val="ModernTableText"/>
                <w:b/>
                <w:noProof/>
                <w:szCs w:val="18"/>
              </w:rPr>
              <w:t>:  If populated, Prompt must = No</w:t>
            </w:r>
          </w:p>
        </w:tc>
        <w:tc>
          <w:tcPr>
            <w:tcW w:w="520" w:type="pct"/>
            <w:tcBorders>
              <w:top w:val="single" w:color="616161" w:sz="4" w:space="0"/>
              <w:left w:val="single" w:color="616161" w:sz="4" w:space="0"/>
              <w:bottom w:val="single" w:color="616161" w:sz="4" w:space="0"/>
              <w:right w:val="single" w:color="616161" w:sz="4" w:space="0"/>
            </w:tcBorders>
            <w:vAlign w:val="center"/>
          </w:tcPr>
          <w:p w:rsidRPr="00701FD4" w:rsidR="00CE759A" w:rsidP="0093032F" w:rsidRDefault="00CE759A" w14:paraId="1D6B69D4" wp14:textId="77777777">
            <w:pPr>
              <w:pStyle w:val="TableText1"/>
              <w:keepNext/>
              <w:spacing w:before="40" w:after="40"/>
              <w:jc w:val="center"/>
              <w:rPr>
                <w:rStyle w:val="ModernTableText"/>
                <w:b/>
                <w:noProof/>
                <w:szCs w:val="18"/>
              </w:rPr>
            </w:pPr>
            <w:r w:rsidRPr="00701FD4">
              <w:rPr>
                <w:rStyle w:val="ModernTableText"/>
                <w:b/>
                <w:noProof/>
                <w:szCs w:val="18"/>
              </w:rPr>
              <w:t>Prompt</w:t>
            </w:r>
          </w:p>
        </w:tc>
      </w:tr>
      <w:tr xmlns:wp14="http://schemas.microsoft.com/office/word/2010/wordml" w:rsidR="00721A8A" w14:paraId="5F57F9F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986" w:type="pct"/>
            <w:gridSpan w:val="2"/>
            <w:vMerge/>
            <w:tcBorders>
              <w:left w:val="single" w:color="616161" w:sz="4" w:space="0"/>
              <w:right w:val="single" w:color="616161" w:sz="4" w:space="0"/>
            </w:tcBorders>
          </w:tcPr>
          <w:p w:rsidRPr="00701FD4" w:rsidR="00721A8A" w:rsidP="0093032F" w:rsidRDefault="00721A8A" w14:paraId="7829CC3B" wp14:textId="77777777">
            <w:pPr>
              <w:pStyle w:val="TableText1"/>
              <w:keepNext/>
              <w:spacing w:before="40" w:after="40"/>
              <w:rPr>
                <w:rStyle w:val="ModernTableText"/>
                <w:b/>
                <w:szCs w:val="18"/>
              </w:rPr>
            </w:pPr>
          </w:p>
        </w:tc>
        <w:tc>
          <w:tcPr>
            <w:tcW w:w="1142" w:type="pct"/>
            <w:gridSpan w:val="3"/>
            <w:tcBorders>
              <w:top w:val="single" w:color="616161" w:sz="4" w:space="0"/>
              <w:left w:val="single" w:color="616161" w:sz="4" w:space="0"/>
              <w:bottom w:val="single" w:color="616161" w:sz="4" w:space="0"/>
              <w:right w:val="single" w:color="616161" w:sz="4" w:space="0"/>
            </w:tcBorders>
            <w:vAlign w:val="center"/>
          </w:tcPr>
          <w:p w:rsidRPr="00DD7BA6" w:rsidR="00721A8A" w:rsidP="00BE3176" w:rsidRDefault="00721A8A" w14:paraId="2F2B3F99" wp14:textId="77777777">
            <w:pPr>
              <w:pStyle w:val="TableText1"/>
              <w:keepNext/>
              <w:numPr>
                <w:ilvl w:val="0"/>
                <w:numId w:val="65"/>
              </w:numPr>
              <w:spacing w:before="40" w:after="40"/>
              <w:rPr>
                <w:rStyle w:val="ModernTableText"/>
                <w:noProof/>
                <w:szCs w:val="18"/>
              </w:rPr>
            </w:pPr>
            <w:r w:rsidRPr="00DD7BA6">
              <w:rPr>
                <w:rStyle w:val="ModernTableText"/>
                <w:noProof/>
                <w:szCs w:val="18"/>
              </w:rPr>
              <w:t>Header Status Code</w:t>
            </w:r>
          </w:p>
          <w:p w:rsidRPr="00DD7BA6" w:rsidR="00721A8A" w:rsidP="00DD7BA6" w:rsidRDefault="00721A8A" w14:paraId="25E5CB17" wp14:textId="77777777">
            <w:pPr>
              <w:pStyle w:val="TableText1"/>
              <w:keepNext/>
              <w:spacing w:before="40" w:after="40"/>
              <w:rPr>
                <w:rStyle w:val="ModernTableText"/>
                <w:noProof/>
                <w:szCs w:val="18"/>
              </w:rPr>
            </w:pPr>
            <w:r>
              <w:rPr>
                <w:rStyle w:val="ModernTableText"/>
                <w:noProof/>
                <w:szCs w:val="18"/>
              </w:rPr>
              <w:t xml:space="preserve">        </w:t>
            </w:r>
            <w:r w:rsidRPr="00DD7BA6">
              <w:rPr>
                <w:rStyle w:val="ModernTableText"/>
                <w:noProof/>
                <w:szCs w:val="18"/>
              </w:rPr>
              <w:t>A-HDR-TB.A-HDR-STAT-CD</w:t>
            </w:r>
          </w:p>
        </w:tc>
        <w:tc>
          <w:tcPr>
            <w:tcW w:w="2352" w:type="pct"/>
            <w:gridSpan w:val="4"/>
            <w:tcBorders>
              <w:top w:val="single" w:color="616161" w:sz="4" w:space="0"/>
              <w:left w:val="single" w:color="616161" w:sz="4" w:space="0"/>
              <w:bottom w:val="single" w:color="616161" w:sz="4" w:space="0"/>
              <w:right w:val="single" w:color="616161" w:sz="4" w:space="0"/>
            </w:tcBorders>
            <w:vAlign w:val="center"/>
          </w:tcPr>
          <w:p w:rsidRPr="00DD7BA6" w:rsidR="00721A8A" w:rsidP="0093032F" w:rsidRDefault="00721A8A" w14:paraId="067E7D80" wp14:textId="77777777">
            <w:pPr>
              <w:pStyle w:val="TableText1"/>
              <w:keepNext/>
              <w:spacing w:before="40" w:after="40"/>
              <w:rPr>
                <w:rStyle w:val="ModernTableText"/>
                <w:noProof/>
                <w:szCs w:val="18"/>
              </w:rPr>
            </w:pPr>
            <w:r w:rsidRPr="00DD7BA6">
              <w:rPr>
                <w:rStyle w:val="ModernTableText"/>
                <w:noProof/>
                <w:sz w:val="17"/>
                <w:szCs w:val="17"/>
              </w:rPr>
              <w:t>A-HDR-STAT-CD &lt;&gt; 'R' (Rejected)</w:t>
            </w:r>
          </w:p>
        </w:tc>
        <w:tc>
          <w:tcPr>
            <w:tcW w:w="520" w:type="pct"/>
            <w:tcBorders>
              <w:top w:val="single" w:color="616161" w:sz="4" w:space="0"/>
              <w:left w:val="single" w:color="616161" w:sz="4" w:space="0"/>
              <w:bottom w:val="single" w:color="616161" w:sz="4" w:space="0"/>
              <w:right w:val="single" w:color="616161" w:sz="4" w:space="0"/>
            </w:tcBorders>
            <w:vAlign w:val="center"/>
          </w:tcPr>
          <w:p w:rsidRPr="00DD7BA6" w:rsidR="00721A8A" w:rsidP="0093032F" w:rsidRDefault="00721A8A" w14:paraId="79E0D2A6" wp14:textId="77777777">
            <w:pPr>
              <w:keepNext/>
              <w:jc w:val="center"/>
              <w:rPr>
                <w:rStyle w:val="ModernTableText"/>
                <w:noProof/>
                <w:szCs w:val="18"/>
              </w:rPr>
            </w:pPr>
            <w:r w:rsidRPr="00DD7BA6">
              <w:rPr>
                <w:rStyle w:val="ModernTableText"/>
                <w:rFonts w:ascii="Wingdings" w:hAnsi="Wingdings" w:eastAsia="Wingdings" w:cs="Wingdings"/>
                <w:noProof/>
                <w:sz w:val="23"/>
                <w:szCs w:val="23"/>
              </w:rPr>
              <w:t>þ</w:t>
            </w:r>
            <w:r w:rsidRPr="00DD7BA6">
              <w:rPr>
                <w:rStyle w:val="ModernTableText"/>
                <w:noProof/>
                <w:sz w:val="23"/>
                <w:szCs w:val="23"/>
              </w:rPr>
              <w:t xml:space="preserve"> </w:t>
            </w:r>
            <w:r w:rsidRPr="00DD7BA6">
              <w:rPr>
                <w:rStyle w:val="ModernTableText"/>
                <w:noProof/>
                <w:sz w:val="17"/>
                <w:szCs w:val="17"/>
              </w:rPr>
              <w:t xml:space="preserve">No  </w:t>
            </w:r>
            <w:r w:rsidRPr="00DD7BA6">
              <w:rPr>
                <w:rStyle w:val="ModernTableText"/>
                <w:rFonts w:ascii="Wingdings 2" w:hAnsi="Wingdings 2" w:eastAsia="Wingdings 2" w:cs="Wingdings 2"/>
                <w:noProof/>
                <w:sz w:val="23"/>
                <w:szCs w:val="23"/>
              </w:rPr>
              <w:t>£</w:t>
            </w:r>
            <w:r w:rsidRPr="00DD7BA6">
              <w:rPr>
                <w:rStyle w:val="ModernTableText"/>
                <w:noProof/>
                <w:sz w:val="17"/>
                <w:szCs w:val="17"/>
              </w:rPr>
              <w:t xml:space="preserve"> Yes</w:t>
            </w:r>
          </w:p>
        </w:tc>
      </w:tr>
      <w:tr xmlns:wp14="http://schemas.microsoft.com/office/word/2010/wordml" w:rsidR="00721A8A" w14:paraId="4B5BA28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986" w:type="pct"/>
            <w:gridSpan w:val="2"/>
            <w:vMerge/>
            <w:tcBorders>
              <w:left w:val="single" w:color="616161" w:sz="4" w:space="0"/>
              <w:right w:val="single" w:color="616161" w:sz="4" w:space="0"/>
            </w:tcBorders>
          </w:tcPr>
          <w:p w:rsidRPr="00701FD4" w:rsidR="00721A8A" w:rsidP="0093032F" w:rsidRDefault="00721A8A" w14:paraId="1E0D2375" wp14:textId="77777777">
            <w:pPr>
              <w:pStyle w:val="TableText1"/>
              <w:keepNext/>
              <w:spacing w:before="40" w:after="40"/>
              <w:rPr>
                <w:rStyle w:val="ModernTableText"/>
                <w:b/>
                <w:szCs w:val="18"/>
              </w:rPr>
            </w:pPr>
          </w:p>
        </w:tc>
        <w:tc>
          <w:tcPr>
            <w:tcW w:w="1142" w:type="pct"/>
            <w:gridSpan w:val="3"/>
            <w:tcBorders>
              <w:top w:val="single" w:color="616161" w:sz="4" w:space="0"/>
              <w:left w:val="single" w:color="616161" w:sz="4" w:space="0"/>
              <w:bottom w:val="single" w:color="616161" w:sz="4" w:space="0"/>
              <w:right w:val="single" w:color="616161" w:sz="4" w:space="0"/>
            </w:tcBorders>
            <w:vAlign w:val="center"/>
          </w:tcPr>
          <w:p w:rsidRPr="00701FD4" w:rsidR="00721A8A" w:rsidP="00BE3176" w:rsidRDefault="00721A8A" w14:paraId="48DF031F" wp14:textId="77777777">
            <w:pPr>
              <w:pStyle w:val="TableText1"/>
              <w:keepNext/>
              <w:numPr>
                <w:ilvl w:val="0"/>
                <w:numId w:val="65"/>
              </w:numPr>
              <w:spacing w:before="40" w:after="40"/>
              <w:rPr>
                <w:rStyle w:val="ModernTableText"/>
                <w:szCs w:val="18"/>
              </w:rPr>
            </w:pPr>
            <w:r w:rsidRPr="00701FD4">
              <w:rPr>
                <w:rStyle w:val="ModernTableText"/>
                <w:noProof/>
                <w:szCs w:val="18"/>
              </w:rPr>
              <w:t>LOB Cd</w:t>
            </w:r>
            <w:r w:rsidRPr="00701FD4">
              <w:rPr>
                <w:rStyle w:val="ModernTableText"/>
                <w:noProof/>
                <w:szCs w:val="18"/>
              </w:rPr>
              <w:br/>
            </w:r>
            <w:r w:rsidRPr="00701FD4">
              <w:rPr>
                <w:rStyle w:val="ModernTableText"/>
                <w:noProof/>
                <w:szCs w:val="18"/>
              </w:rPr>
              <w:t>A-HDR-TB.R-LOB-CD</w:t>
            </w:r>
          </w:p>
        </w:tc>
        <w:tc>
          <w:tcPr>
            <w:tcW w:w="2352" w:type="pct"/>
            <w:gridSpan w:val="4"/>
            <w:tcBorders>
              <w:top w:val="single" w:color="616161" w:sz="4" w:space="0"/>
              <w:left w:val="single" w:color="616161" w:sz="4" w:space="0"/>
              <w:bottom w:val="single" w:color="616161" w:sz="4" w:space="0"/>
              <w:right w:val="single" w:color="616161" w:sz="4" w:space="0"/>
            </w:tcBorders>
            <w:vAlign w:val="center"/>
          </w:tcPr>
          <w:p w:rsidRPr="00701FD4" w:rsidR="00721A8A" w:rsidP="0093032F" w:rsidRDefault="00721A8A" w14:paraId="41FE1897" wp14:textId="77777777">
            <w:pPr>
              <w:pStyle w:val="TableText1"/>
              <w:keepNext/>
              <w:spacing w:before="40" w:after="40"/>
              <w:rPr>
                <w:rStyle w:val="ModernTableText"/>
                <w:rFonts w:cs="Arial"/>
                <w:szCs w:val="18"/>
              </w:rPr>
            </w:pPr>
            <w:r w:rsidRPr="00701FD4">
              <w:rPr>
                <w:rStyle w:val="ModernTableText"/>
                <w:noProof/>
                <w:szCs w:val="18"/>
              </w:rPr>
              <w:t>Default to ‘ALL’</w:t>
            </w:r>
          </w:p>
        </w:tc>
        <w:tc>
          <w:tcPr>
            <w:tcW w:w="520" w:type="pct"/>
            <w:tcBorders>
              <w:top w:val="single" w:color="616161" w:sz="4" w:space="0"/>
              <w:left w:val="single" w:color="616161" w:sz="4" w:space="0"/>
              <w:bottom w:val="single" w:color="616161" w:sz="4" w:space="0"/>
              <w:right w:val="single" w:color="616161" w:sz="4" w:space="0"/>
            </w:tcBorders>
            <w:vAlign w:val="center"/>
          </w:tcPr>
          <w:p w:rsidRPr="00701FD4" w:rsidR="00721A8A" w:rsidP="0093032F" w:rsidRDefault="00721A8A" w14:paraId="70FC4D57" wp14:textId="77777777">
            <w:pPr>
              <w:keepNext/>
              <w:jc w:val="center"/>
              <w:rPr>
                <w:rStyle w:val="ModernTableText"/>
                <w:noProof/>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 No  </w:t>
            </w:r>
            <w:r w:rsidRPr="00701FD4">
              <w:rPr>
                <w:rStyle w:val="ModernTableText"/>
                <w:rFonts w:ascii="Wingdings" w:hAnsi="Wingdings" w:eastAsia="Wingdings" w:cs="Wingdings"/>
                <w:noProof/>
                <w:szCs w:val="18"/>
              </w:rPr>
              <w:t>þ</w:t>
            </w:r>
            <w:r w:rsidRPr="00701FD4">
              <w:rPr>
                <w:rStyle w:val="ModernTableText"/>
                <w:noProof/>
                <w:szCs w:val="18"/>
              </w:rPr>
              <w:t xml:space="preserve"> Yes</w:t>
            </w:r>
          </w:p>
        </w:tc>
      </w:tr>
      <w:tr xmlns:wp14="http://schemas.microsoft.com/office/word/2010/wordml" w:rsidR="00721A8A" w14:paraId="1ED0D4D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986" w:type="pct"/>
            <w:gridSpan w:val="2"/>
            <w:vMerge/>
            <w:tcBorders>
              <w:left w:val="single" w:color="616161" w:sz="4" w:space="0"/>
              <w:right w:val="single" w:color="616161" w:sz="4" w:space="0"/>
            </w:tcBorders>
          </w:tcPr>
          <w:p w:rsidRPr="00701FD4" w:rsidR="00721A8A" w:rsidP="0093032F" w:rsidRDefault="00721A8A" w14:paraId="16BD86AF" wp14:textId="77777777">
            <w:pPr>
              <w:pStyle w:val="TableText1"/>
              <w:keepNext/>
              <w:spacing w:before="40" w:after="40"/>
              <w:rPr>
                <w:rStyle w:val="ModernTableText"/>
                <w:b/>
                <w:szCs w:val="18"/>
              </w:rPr>
            </w:pPr>
          </w:p>
        </w:tc>
        <w:tc>
          <w:tcPr>
            <w:tcW w:w="1142" w:type="pct"/>
            <w:gridSpan w:val="3"/>
            <w:tcBorders>
              <w:top w:val="single" w:color="616161" w:sz="4" w:space="0"/>
              <w:left w:val="single" w:color="616161" w:sz="4" w:space="0"/>
              <w:bottom w:val="single" w:color="616161" w:sz="4" w:space="0"/>
              <w:right w:val="single" w:color="616161" w:sz="4" w:space="0"/>
            </w:tcBorders>
            <w:vAlign w:val="center"/>
          </w:tcPr>
          <w:p w:rsidRPr="00701FD4" w:rsidR="00721A8A" w:rsidP="00BE3176" w:rsidRDefault="00721A8A" w14:paraId="106F7A1E" wp14:textId="77777777">
            <w:pPr>
              <w:pStyle w:val="TableText1"/>
              <w:keepNext/>
              <w:numPr>
                <w:ilvl w:val="0"/>
                <w:numId w:val="65"/>
              </w:numPr>
              <w:spacing w:before="40" w:after="40"/>
              <w:rPr>
                <w:rStyle w:val="ModernTableText"/>
                <w:szCs w:val="18"/>
              </w:rPr>
            </w:pPr>
            <w:r w:rsidRPr="00701FD4">
              <w:rPr>
                <w:rStyle w:val="ModernTableText"/>
                <w:szCs w:val="18"/>
              </w:rPr>
              <w:t>Mbr ID</w:t>
            </w:r>
          </w:p>
          <w:p w:rsidRPr="00701FD4" w:rsidR="00721A8A" w:rsidP="0093032F" w:rsidRDefault="00721A8A" w14:paraId="090A4449" wp14:textId="77777777">
            <w:pPr>
              <w:pStyle w:val="TableText1"/>
              <w:keepNext/>
              <w:spacing w:before="40" w:after="40"/>
              <w:rPr>
                <w:rStyle w:val="ModernTableText"/>
                <w:szCs w:val="18"/>
              </w:rPr>
            </w:pPr>
            <w:r w:rsidRPr="00701FD4">
              <w:rPr>
                <w:rStyle w:val="ModernTableText"/>
                <w:szCs w:val="18"/>
              </w:rPr>
              <w:t xml:space="preserve">       A_HDR_TB</w:t>
            </w:r>
          </w:p>
        </w:tc>
        <w:tc>
          <w:tcPr>
            <w:tcW w:w="2352" w:type="pct"/>
            <w:gridSpan w:val="4"/>
            <w:tcBorders>
              <w:top w:val="single" w:color="616161" w:sz="4" w:space="0"/>
              <w:left w:val="single" w:color="616161" w:sz="4" w:space="0"/>
              <w:bottom w:val="single" w:color="616161" w:sz="4" w:space="0"/>
              <w:right w:val="single" w:color="616161" w:sz="4" w:space="0"/>
            </w:tcBorders>
            <w:vAlign w:val="center"/>
          </w:tcPr>
          <w:p w:rsidRPr="00701FD4" w:rsidR="00721A8A" w:rsidP="0093032F" w:rsidRDefault="00721A8A" w14:paraId="689ACAE5" wp14:textId="77777777">
            <w:pPr>
              <w:pStyle w:val="TableText1"/>
              <w:keepNext/>
              <w:spacing w:before="40" w:after="40"/>
              <w:rPr>
                <w:rStyle w:val="ModernTableText"/>
                <w:szCs w:val="18"/>
              </w:rPr>
            </w:pPr>
            <w:r w:rsidRPr="00701FD4">
              <w:rPr>
                <w:rStyle w:val="ModernTableText"/>
                <w:rFonts w:cs="Arial"/>
                <w:szCs w:val="18"/>
              </w:rPr>
              <w:t>Limited to a single selection.</w:t>
            </w:r>
          </w:p>
        </w:tc>
        <w:tc>
          <w:tcPr>
            <w:tcW w:w="520" w:type="pct"/>
            <w:tcBorders>
              <w:top w:val="single" w:color="616161" w:sz="4" w:space="0"/>
              <w:left w:val="single" w:color="616161" w:sz="4" w:space="0"/>
              <w:bottom w:val="single" w:color="616161" w:sz="4" w:space="0"/>
              <w:right w:val="single" w:color="616161" w:sz="4" w:space="0"/>
            </w:tcBorders>
            <w:vAlign w:val="center"/>
          </w:tcPr>
          <w:p w:rsidRPr="00701FD4" w:rsidR="00721A8A" w:rsidP="0093032F" w:rsidRDefault="00721A8A" w14:paraId="30B39E98" wp14:textId="77777777">
            <w:pPr>
              <w:keepNext/>
              <w:jc w:val="center"/>
              <w:rPr>
                <w:noProof/>
                <w:sz w:val="18"/>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 No </w:t>
            </w:r>
            <w:r w:rsidRPr="00701FD4">
              <w:rPr>
                <w:rStyle w:val="ModernTableText"/>
                <w:rFonts w:ascii="Wingdings" w:hAnsi="Wingdings" w:eastAsia="Wingdings" w:cs="Wingdings"/>
                <w:noProof/>
                <w:szCs w:val="18"/>
              </w:rPr>
              <w:t>þ</w:t>
            </w:r>
            <w:r w:rsidRPr="00701FD4">
              <w:rPr>
                <w:rStyle w:val="ModernTableText"/>
                <w:noProof/>
                <w:szCs w:val="18"/>
              </w:rPr>
              <w:t xml:space="preserve"> Yes</w:t>
            </w:r>
          </w:p>
        </w:tc>
      </w:tr>
      <w:tr xmlns:wp14="http://schemas.microsoft.com/office/word/2010/wordml" w:rsidR="00721A8A" w14:paraId="1F786DD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986" w:type="pct"/>
            <w:gridSpan w:val="2"/>
            <w:vMerge/>
            <w:tcBorders>
              <w:left w:val="single" w:color="616161" w:sz="4" w:space="0"/>
              <w:right w:val="single" w:color="616161" w:sz="4" w:space="0"/>
            </w:tcBorders>
          </w:tcPr>
          <w:p w:rsidRPr="00701FD4" w:rsidR="00721A8A" w:rsidRDefault="00721A8A" w14:paraId="692CE51E" wp14:textId="77777777">
            <w:pPr>
              <w:pStyle w:val="TableText1"/>
              <w:spacing w:before="40" w:after="40"/>
              <w:rPr>
                <w:rStyle w:val="ModernTableText"/>
                <w:b/>
                <w:szCs w:val="18"/>
              </w:rPr>
            </w:pPr>
          </w:p>
        </w:tc>
        <w:tc>
          <w:tcPr>
            <w:tcW w:w="1142" w:type="pct"/>
            <w:gridSpan w:val="3"/>
            <w:tcBorders>
              <w:top w:val="single" w:color="616161" w:sz="4" w:space="0"/>
              <w:left w:val="single" w:color="616161" w:sz="4" w:space="0"/>
              <w:bottom w:val="single" w:color="616161" w:sz="4" w:space="0"/>
              <w:right w:val="single" w:color="616161" w:sz="4" w:space="0"/>
            </w:tcBorders>
            <w:vAlign w:val="center"/>
          </w:tcPr>
          <w:p w:rsidRPr="00701FD4" w:rsidR="00721A8A" w:rsidP="00BE3176" w:rsidRDefault="00721A8A" w14:paraId="6E98B31B" wp14:textId="77777777">
            <w:pPr>
              <w:pStyle w:val="TableText1"/>
              <w:numPr>
                <w:ilvl w:val="0"/>
                <w:numId w:val="65"/>
              </w:numPr>
              <w:spacing w:before="40" w:after="40"/>
              <w:rPr>
                <w:rStyle w:val="ModernTableText"/>
                <w:szCs w:val="18"/>
              </w:rPr>
            </w:pPr>
            <w:r w:rsidRPr="00701FD4">
              <w:rPr>
                <w:rStyle w:val="ModernTableText"/>
                <w:szCs w:val="18"/>
              </w:rPr>
              <w:t>Auth Type</w:t>
            </w:r>
          </w:p>
          <w:p w:rsidRPr="00701FD4" w:rsidR="00721A8A" w:rsidRDefault="00721A8A" w14:paraId="150B5CBC" wp14:textId="77777777">
            <w:pPr>
              <w:pStyle w:val="TableText1"/>
              <w:spacing w:before="40" w:after="40"/>
              <w:ind w:left="360"/>
              <w:rPr>
                <w:rStyle w:val="ModernTableText"/>
                <w:szCs w:val="18"/>
              </w:rPr>
            </w:pPr>
            <w:r w:rsidRPr="00701FD4">
              <w:rPr>
                <w:rStyle w:val="ModernTableText"/>
                <w:szCs w:val="18"/>
              </w:rPr>
              <w:t>SA Ty Cd</w:t>
            </w:r>
          </w:p>
          <w:p w:rsidRPr="00701FD4" w:rsidR="00721A8A" w:rsidRDefault="00721A8A" w14:paraId="6B43398F" wp14:textId="77777777">
            <w:pPr>
              <w:pStyle w:val="TableText1"/>
              <w:spacing w:before="40" w:after="40"/>
              <w:rPr>
                <w:rStyle w:val="ModernTableText"/>
                <w:szCs w:val="18"/>
              </w:rPr>
            </w:pPr>
            <w:r w:rsidRPr="00701FD4">
              <w:rPr>
                <w:rStyle w:val="ModernTableText"/>
                <w:szCs w:val="18"/>
              </w:rPr>
              <w:t xml:space="preserve">       A_HDR_TB</w:t>
            </w:r>
          </w:p>
        </w:tc>
        <w:tc>
          <w:tcPr>
            <w:tcW w:w="2352" w:type="pct"/>
            <w:gridSpan w:val="4"/>
            <w:tcBorders>
              <w:top w:val="single" w:color="616161" w:sz="4" w:space="0"/>
              <w:left w:val="single" w:color="616161" w:sz="4" w:space="0"/>
              <w:bottom w:val="single" w:color="616161" w:sz="4" w:space="0"/>
              <w:right w:val="single" w:color="616161" w:sz="4" w:space="0"/>
            </w:tcBorders>
            <w:vAlign w:val="center"/>
          </w:tcPr>
          <w:p w:rsidRPr="00701FD4" w:rsidR="00721A8A" w:rsidRDefault="00721A8A" w14:paraId="2A2C9F25" wp14:textId="77777777">
            <w:pPr>
              <w:pStyle w:val="TableText1"/>
              <w:spacing w:before="40" w:after="40"/>
              <w:rPr>
                <w:rStyle w:val="ModernTableText"/>
                <w:szCs w:val="18"/>
              </w:rPr>
            </w:pPr>
            <w:r w:rsidRPr="00701FD4">
              <w:rPr>
                <w:rStyle w:val="ModernTableText"/>
                <w:szCs w:val="18"/>
              </w:rPr>
              <w:t>Default to ‘All’.</w:t>
            </w:r>
          </w:p>
        </w:tc>
        <w:tc>
          <w:tcPr>
            <w:tcW w:w="520" w:type="pct"/>
            <w:tcBorders>
              <w:top w:val="single" w:color="616161" w:sz="4" w:space="0"/>
              <w:left w:val="single" w:color="616161" w:sz="4" w:space="0"/>
              <w:bottom w:val="single" w:color="616161" w:sz="4" w:space="0"/>
              <w:right w:val="single" w:color="616161" w:sz="4" w:space="0"/>
            </w:tcBorders>
            <w:vAlign w:val="center"/>
          </w:tcPr>
          <w:p w:rsidRPr="00701FD4" w:rsidR="00721A8A" w:rsidRDefault="00721A8A" w14:paraId="49855724" wp14:textId="77777777">
            <w:pPr>
              <w:jc w:val="center"/>
              <w:rPr>
                <w:noProof/>
                <w:sz w:val="18"/>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 No </w:t>
            </w:r>
            <w:r w:rsidRPr="00701FD4">
              <w:rPr>
                <w:rStyle w:val="ModernTableText"/>
                <w:rFonts w:ascii="Wingdings" w:hAnsi="Wingdings" w:eastAsia="Wingdings" w:cs="Wingdings"/>
                <w:noProof/>
                <w:szCs w:val="18"/>
              </w:rPr>
              <w:t>þ</w:t>
            </w:r>
            <w:r w:rsidRPr="00701FD4">
              <w:rPr>
                <w:rStyle w:val="ModernTableText"/>
                <w:noProof/>
                <w:szCs w:val="18"/>
              </w:rPr>
              <w:t xml:space="preserve"> Yes</w:t>
            </w:r>
          </w:p>
        </w:tc>
      </w:tr>
      <w:tr xmlns:wp14="http://schemas.microsoft.com/office/word/2010/wordml" w:rsidR="00721A8A" w14:paraId="11A35E3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986" w:type="pct"/>
            <w:gridSpan w:val="2"/>
            <w:vMerge/>
            <w:tcBorders>
              <w:left w:val="single" w:color="616161" w:sz="4" w:space="0"/>
              <w:right w:val="single" w:color="616161" w:sz="4" w:space="0"/>
            </w:tcBorders>
          </w:tcPr>
          <w:p w:rsidRPr="00701FD4" w:rsidR="00721A8A" w:rsidRDefault="00721A8A" w14:paraId="45C3DCF2" wp14:textId="77777777">
            <w:pPr>
              <w:pStyle w:val="TableText1"/>
              <w:spacing w:before="40" w:after="40"/>
              <w:rPr>
                <w:rStyle w:val="ModernTableText"/>
                <w:b/>
                <w:szCs w:val="18"/>
              </w:rPr>
            </w:pPr>
          </w:p>
        </w:tc>
        <w:tc>
          <w:tcPr>
            <w:tcW w:w="1142" w:type="pct"/>
            <w:gridSpan w:val="3"/>
            <w:tcBorders>
              <w:top w:val="single" w:color="616161" w:sz="4" w:space="0"/>
              <w:left w:val="single" w:color="616161" w:sz="4" w:space="0"/>
              <w:bottom w:val="single" w:color="616161" w:sz="4" w:space="0"/>
              <w:right w:val="single" w:color="616161" w:sz="4" w:space="0"/>
            </w:tcBorders>
            <w:vAlign w:val="center"/>
          </w:tcPr>
          <w:p w:rsidRPr="00701FD4" w:rsidR="00721A8A" w:rsidP="00BE3176" w:rsidRDefault="00721A8A" w14:paraId="0703FEAB" wp14:textId="77777777">
            <w:pPr>
              <w:pStyle w:val="TableText1"/>
              <w:numPr>
                <w:ilvl w:val="0"/>
                <w:numId w:val="65"/>
              </w:numPr>
              <w:spacing w:before="40" w:after="40"/>
              <w:rPr>
                <w:rStyle w:val="ModernTableText"/>
                <w:szCs w:val="18"/>
              </w:rPr>
            </w:pPr>
            <w:r w:rsidRPr="00701FD4">
              <w:rPr>
                <w:rStyle w:val="ModernTableText"/>
                <w:szCs w:val="18"/>
              </w:rPr>
              <w:t>SA Category Code</w:t>
            </w:r>
          </w:p>
          <w:p w:rsidRPr="00701FD4" w:rsidR="00721A8A" w:rsidRDefault="00721A8A" w14:paraId="3D28AF92" wp14:textId="77777777">
            <w:pPr>
              <w:pStyle w:val="TableText1"/>
              <w:spacing w:before="40" w:after="40"/>
              <w:ind w:left="360"/>
              <w:rPr>
                <w:rStyle w:val="ModernTableText"/>
                <w:szCs w:val="18"/>
              </w:rPr>
            </w:pPr>
            <w:r w:rsidRPr="00701FD4">
              <w:rPr>
                <w:rStyle w:val="ModernTableText"/>
                <w:szCs w:val="18"/>
              </w:rPr>
              <w:t>SA LI Cat Svc Cd</w:t>
            </w:r>
          </w:p>
          <w:p w:rsidRPr="00701FD4" w:rsidR="00721A8A" w:rsidRDefault="00721A8A" w14:paraId="10977E93" wp14:textId="77777777">
            <w:pPr>
              <w:pStyle w:val="TableText1"/>
              <w:spacing w:before="40" w:after="40"/>
              <w:rPr>
                <w:rStyle w:val="ModernTableText"/>
                <w:szCs w:val="18"/>
              </w:rPr>
            </w:pPr>
            <w:r w:rsidRPr="00701FD4">
              <w:rPr>
                <w:rStyle w:val="ModernTableText"/>
                <w:szCs w:val="18"/>
              </w:rPr>
              <w:t xml:space="preserve">        A_DTL_TB</w:t>
            </w:r>
          </w:p>
        </w:tc>
        <w:tc>
          <w:tcPr>
            <w:tcW w:w="2352" w:type="pct"/>
            <w:gridSpan w:val="4"/>
            <w:tcBorders>
              <w:top w:val="single" w:color="616161" w:sz="4" w:space="0"/>
              <w:left w:val="single" w:color="616161" w:sz="4" w:space="0"/>
              <w:bottom w:val="single" w:color="616161" w:sz="4" w:space="0"/>
              <w:right w:val="single" w:color="616161" w:sz="4" w:space="0"/>
            </w:tcBorders>
            <w:vAlign w:val="center"/>
          </w:tcPr>
          <w:p w:rsidRPr="00701FD4" w:rsidR="00721A8A" w:rsidRDefault="00721A8A" w14:paraId="2AC86B63" wp14:textId="77777777">
            <w:pPr>
              <w:pStyle w:val="TableText1"/>
              <w:spacing w:before="40" w:after="40"/>
              <w:rPr>
                <w:rStyle w:val="ModernTableText"/>
                <w:szCs w:val="18"/>
              </w:rPr>
            </w:pPr>
            <w:r w:rsidRPr="00701FD4">
              <w:rPr>
                <w:rStyle w:val="ModernTableText"/>
                <w:szCs w:val="18"/>
              </w:rPr>
              <w:t>Default to ‘All’</w:t>
            </w:r>
          </w:p>
        </w:tc>
        <w:tc>
          <w:tcPr>
            <w:tcW w:w="520" w:type="pct"/>
            <w:tcBorders>
              <w:top w:val="single" w:color="616161" w:sz="4" w:space="0"/>
              <w:left w:val="single" w:color="616161" w:sz="4" w:space="0"/>
              <w:bottom w:val="single" w:color="616161" w:sz="4" w:space="0"/>
              <w:right w:val="single" w:color="616161" w:sz="4" w:space="0"/>
            </w:tcBorders>
            <w:vAlign w:val="center"/>
          </w:tcPr>
          <w:p w:rsidRPr="00701FD4" w:rsidR="00721A8A" w:rsidRDefault="00721A8A" w14:paraId="7AB466A5" wp14:textId="77777777">
            <w:pPr>
              <w:jc w:val="center"/>
              <w:rPr>
                <w:noProof/>
                <w:sz w:val="18"/>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 No </w:t>
            </w:r>
            <w:r w:rsidRPr="00701FD4">
              <w:rPr>
                <w:rStyle w:val="ModernTableText"/>
                <w:rFonts w:ascii="Wingdings" w:hAnsi="Wingdings" w:eastAsia="Wingdings" w:cs="Wingdings"/>
                <w:noProof/>
                <w:szCs w:val="18"/>
              </w:rPr>
              <w:t>þ</w:t>
            </w:r>
            <w:r w:rsidRPr="00701FD4">
              <w:rPr>
                <w:rStyle w:val="ModernTableText"/>
                <w:noProof/>
                <w:szCs w:val="18"/>
              </w:rPr>
              <w:t xml:space="preserve"> Yes</w:t>
            </w:r>
          </w:p>
        </w:tc>
      </w:tr>
      <w:tr xmlns:wp14="http://schemas.microsoft.com/office/word/2010/wordml" w:rsidR="00721A8A" w14:paraId="02FC94D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986" w:type="pct"/>
            <w:gridSpan w:val="2"/>
            <w:vMerge/>
            <w:tcBorders>
              <w:left w:val="single" w:color="616161" w:sz="4" w:space="0"/>
              <w:right w:val="single" w:color="616161" w:sz="4" w:space="0"/>
            </w:tcBorders>
          </w:tcPr>
          <w:p w:rsidRPr="00701FD4" w:rsidR="00721A8A" w:rsidRDefault="00721A8A" w14:paraId="762D34F9" wp14:textId="77777777">
            <w:pPr>
              <w:pStyle w:val="TableText1"/>
              <w:spacing w:before="40" w:after="40"/>
              <w:rPr>
                <w:rStyle w:val="ModernTableText"/>
                <w:b/>
                <w:szCs w:val="18"/>
              </w:rPr>
            </w:pPr>
          </w:p>
        </w:tc>
        <w:tc>
          <w:tcPr>
            <w:tcW w:w="1142" w:type="pct"/>
            <w:gridSpan w:val="3"/>
            <w:tcBorders>
              <w:top w:val="single" w:color="616161" w:sz="4" w:space="0"/>
              <w:left w:val="single" w:color="616161" w:sz="4" w:space="0"/>
              <w:bottom w:val="single" w:color="616161" w:sz="4" w:space="0"/>
              <w:right w:val="single" w:color="616161" w:sz="4" w:space="0"/>
            </w:tcBorders>
            <w:vAlign w:val="center"/>
          </w:tcPr>
          <w:p w:rsidRPr="00701FD4" w:rsidR="00721A8A" w:rsidP="00BE3176" w:rsidRDefault="00721A8A" w14:paraId="0B341704" wp14:textId="77777777">
            <w:pPr>
              <w:pStyle w:val="TableText1"/>
              <w:numPr>
                <w:ilvl w:val="0"/>
                <w:numId w:val="65"/>
              </w:numPr>
              <w:spacing w:before="40" w:after="40"/>
              <w:rPr>
                <w:rStyle w:val="ModernTableText"/>
                <w:szCs w:val="18"/>
              </w:rPr>
            </w:pPr>
            <w:r w:rsidRPr="00701FD4">
              <w:rPr>
                <w:rStyle w:val="ModernTableText"/>
                <w:szCs w:val="18"/>
              </w:rPr>
              <w:t>Line Item Approved Begin Date</w:t>
            </w:r>
          </w:p>
          <w:p w:rsidRPr="00701FD4" w:rsidR="00721A8A" w:rsidRDefault="00721A8A" w14:paraId="0C01C4E6" wp14:textId="77777777">
            <w:pPr>
              <w:pStyle w:val="TableText1"/>
              <w:spacing w:before="40" w:after="40"/>
              <w:ind w:left="360"/>
              <w:rPr>
                <w:rStyle w:val="ModernTableText"/>
                <w:szCs w:val="18"/>
              </w:rPr>
            </w:pPr>
            <w:r w:rsidRPr="00701FD4">
              <w:rPr>
                <w:rStyle w:val="ModernTableText"/>
                <w:szCs w:val="18"/>
              </w:rPr>
              <w:t>SA LI Dt-Apprv Beg</w:t>
            </w:r>
          </w:p>
          <w:p w:rsidRPr="00701FD4" w:rsidR="00721A8A" w:rsidRDefault="00721A8A" w14:paraId="00E74CE2" wp14:textId="77777777">
            <w:pPr>
              <w:pStyle w:val="TableText1"/>
              <w:spacing w:before="40" w:after="40"/>
              <w:ind w:left="360"/>
              <w:rPr>
                <w:rStyle w:val="ModernTableText"/>
                <w:szCs w:val="18"/>
              </w:rPr>
            </w:pPr>
            <w:r w:rsidRPr="00701FD4">
              <w:rPr>
                <w:rStyle w:val="ModernTableText"/>
                <w:szCs w:val="18"/>
              </w:rPr>
              <w:t xml:space="preserve"> A_DTL_TB </w:t>
            </w:r>
          </w:p>
        </w:tc>
        <w:tc>
          <w:tcPr>
            <w:tcW w:w="2352" w:type="pct"/>
            <w:gridSpan w:val="4"/>
            <w:tcBorders>
              <w:top w:val="single" w:color="616161" w:sz="4" w:space="0"/>
              <w:left w:val="single" w:color="616161" w:sz="4" w:space="0"/>
              <w:bottom w:val="single" w:color="616161" w:sz="4" w:space="0"/>
              <w:right w:val="single" w:color="616161" w:sz="4" w:space="0"/>
            </w:tcBorders>
            <w:vAlign w:val="center"/>
          </w:tcPr>
          <w:p w:rsidRPr="00701FD4" w:rsidR="00721A8A" w:rsidRDefault="00721A8A" w14:paraId="62DC9651" wp14:textId="77777777">
            <w:pPr>
              <w:pStyle w:val="TableText1"/>
              <w:spacing w:before="40" w:after="40"/>
              <w:rPr>
                <w:rStyle w:val="ModernTableText"/>
                <w:szCs w:val="18"/>
              </w:rPr>
            </w:pPr>
            <w:r w:rsidRPr="00701FD4">
              <w:rPr>
                <w:rStyle w:val="ModernTableText"/>
                <w:szCs w:val="18"/>
              </w:rPr>
              <w:t xml:space="preserve">SA LI Dt-Apprv Beg &gt;= Report Prompt Begin Date.  </w:t>
            </w:r>
          </w:p>
          <w:p w:rsidRPr="00701FD4" w:rsidR="00721A8A" w:rsidRDefault="00721A8A" w14:paraId="029612D3" wp14:textId="77777777">
            <w:pPr>
              <w:pStyle w:val="TableText1"/>
              <w:spacing w:before="40" w:after="40"/>
              <w:rPr>
                <w:rStyle w:val="ModernTableText"/>
                <w:szCs w:val="18"/>
              </w:rPr>
            </w:pPr>
            <w:r w:rsidRPr="00701FD4">
              <w:rPr>
                <w:rStyle w:val="ModernTableText"/>
                <w:szCs w:val="18"/>
              </w:rPr>
              <w:t>Default to current month.</w:t>
            </w:r>
          </w:p>
        </w:tc>
        <w:tc>
          <w:tcPr>
            <w:tcW w:w="520" w:type="pct"/>
            <w:tcBorders>
              <w:top w:val="single" w:color="616161" w:sz="4" w:space="0"/>
              <w:left w:val="single" w:color="616161" w:sz="4" w:space="0"/>
              <w:bottom w:val="single" w:color="616161" w:sz="4" w:space="0"/>
              <w:right w:val="single" w:color="616161" w:sz="4" w:space="0"/>
            </w:tcBorders>
            <w:vAlign w:val="center"/>
          </w:tcPr>
          <w:p w:rsidRPr="00701FD4" w:rsidR="00721A8A" w:rsidRDefault="00721A8A" w14:paraId="20E18E16" wp14:textId="77777777">
            <w:pPr>
              <w:jc w:val="center"/>
              <w:rPr>
                <w:noProof/>
                <w:sz w:val="18"/>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 No </w:t>
            </w:r>
            <w:r w:rsidRPr="00701FD4">
              <w:rPr>
                <w:rStyle w:val="ModernTableText"/>
                <w:rFonts w:ascii="Wingdings" w:hAnsi="Wingdings" w:eastAsia="Wingdings" w:cs="Wingdings"/>
                <w:noProof/>
                <w:szCs w:val="18"/>
              </w:rPr>
              <w:t>þ</w:t>
            </w:r>
            <w:r w:rsidRPr="00701FD4">
              <w:rPr>
                <w:rStyle w:val="ModernTableText"/>
                <w:noProof/>
                <w:szCs w:val="18"/>
              </w:rPr>
              <w:t xml:space="preserve"> Yes</w:t>
            </w:r>
          </w:p>
        </w:tc>
      </w:tr>
      <w:tr xmlns:wp14="http://schemas.microsoft.com/office/word/2010/wordml" w:rsidR="00721A8A" w14:paraId="773220E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986" w:type="pct"/>
            <w:gridSpan w:val="2"/>
            <w:vMerge/>
            <w:tcBorders>
              <w:left w:val="single" w:color="616161" w:sz="4" w:space="0"/>
              <w:right w:val="single" w:color="616161" w:sz="4" w:space="0"/>
            </w:tcBorders>
          </w:tcPr>
          <w:p w:rsidRPr="00701FD4" w:rsidR="00721A8A" w:rsidRDefault="00721A8A" w14:paraId="6A270B90" wp14:textId="77777777">
            <w:pPr>
              <w:pStyle w:val="TableText1"/>
              <w:spacing w:before="40" w:after="40"/>
              <w:rPr>
                <w:rStyle w:val="ModernTableText"/>
                <w:b/>
                <w:szCs w:val="18"/>
              </w:rPr>
            </w:pPr>
          </w:p>
        </w:tc>
        <w:tc>
          <w:tcPr>
            <w:tcW w:w="1142" w:type="pct"/>
            <w:gridSpan w:val="3"/>
            <w:tcBorders>
              <w:top w:val="single" w:color="616161" w:sz="4" w:space="0"/>
              <w:left w:val="single" w:color="616161" w:sz="4" w:space="0"/>
              <w:bottom w:val="single" w:color="616161" w:sz="4" w:space="0"/>
              <w:right w:val="single" w:color="616161" w:sz="4" w:space="0"/>
            </w:tcBorders>
            <w:vAlign w:val="center"/>
          </w:tcPr>
          <w:p w:rsidRPr="00701FD4" w:rsidR="00721A8A" w:rsidP="00BE3176" w:rsidRDefault="00721A8A" w14:paraId="4E5F7564" wp14:textId="77777777">
            <w:pPr>
              <w:pStyle w:val="TableText1"/>
              <w:numPr>
                <w:ilvl w:val="0"/>
                <w:numId w:val="65"/>
              </w:numPr>
              <w:spacing w:before="40" w:after="40"/>
              <w:rPr>
                <w:rStyle w:val="ModernTableText"/>
                <w:szCs w:val="18"/>
              </w:rPr>
            </w:pPr>
            <w:r w:rsidRPr="00701FD4">
              <w:rPr>
                <w:rStyle w:val="ModernTableText"/>
                <w:szCs w:val="18"/>
              </w:rPr>
              <w:t>Line Item Approved End Date</w:t>
            </w:r>
          </w:p>
          <w:p w:rsidRPr="00701FD4" w:rsidR="00721A8A" w:rsidRDefault="00721A8A" w14:paraId="62C29576" wp14:textId="77777777">
            <w:pPr>
              <w:pStyle w:val="TableText1"/>
              <w:spacing w:before="40" w:after="40"/>
              <w:ind w:left="360"/>
              <w:rPr>
                <w:rStyle w:val="ModernTableText"/>
                <w:szCs w:val="18"/>
              </w:rPr>
            </w:pPr>
            <w:r w:rsidRPr="00701FD4">
              <w:rPr>
                <w:rStyle w:val="ModernTableText"/>
                <w:szCs w:val="18"/>
              </w:rPr>
              <w:t>SA LI Dt-Apprv End</w:t>
            </w:r>
          </w:p>
          <w:p w:rsidRPr="00701FD4" w:rsidR="00721A8A" w:rsidRDefault="00721A8A" w14:paraId="2FE58FFD" wp14:textId="77777777">
            <w:pPr>
              <w:pStyle w:val="TableText1"/>
              <w:spacing w:before="40" w:after="40"/>
              <w:rPr>
                <w:rStyle w:val="ModernTableText"/>
                <w:szCs w:val="18"/>
              </w:rPr>
            </w:pPr>
            <w:r w:rsidRPr="00701FD4">
              <w:rPr>
                <w:rStyle w:val="ModernTableText"/>
                <w:szCs w:val="18"/>
              </w:rPr>
              <w:t xml:space="preserve">        A_DTL_TB</w:t>
            </w:r>
          </w:p>
        </w:tc>
        <w:tc>
          <w:tcPr>
            <w:tcW w:w="2352" w:type="pct"/>
            <w:gridSpan w:val="4"/>
            <w:tcBorders>
              <w:top w:val="single" w:color="616161" w:sz="4" w:space="0"/>
              <w:left w:val="single" w:color="616161" w:sz="4" w:space="0"/>
              <w:bottom w:val="single" w:color="616161" w:sz="4" w:space="0"/>
              <w:right w:val="single" w:color="616161" w:sz="4" w:space="0"/>
            </w:tcBorders>
            <w:vAlign w:val="center"/>
          </w:tcPr>
          <w:p w:rsidRPr="00701FD4" w:rsidR="00721A8A" w:rsidRDefault="00721A8A" w14:paraId="30FA0A5D" wp14:textId="77777777">
            <w:pPr>
              <w:pStyle w:val="TableText1"/>
              <w:spacing w:before="40" w:after="40"/>
              <w:rPr>
                <w:rStyle w:val="ModernTableText"/>
                <w:szCs w:val="18"/>
              </w:rPr>
            </w:pPr>
            <w:r w:rsidRPr="00701FD4">
              <w:rPr>
                <w:rStyle w:val="ModernTableText"/>
                <w:szCs w:val="18"/>
              </w:rPr>
              <w:t xml:space="preserve">SA LI Dt-Apprv End &lt;= Report Prompt End Date.  </w:t>
            </w:r>
          </w:p>
          <w:p w:rsidRPr="00701FD4" w:rsidR="00721A8A" w:rsidRDefault="00721A8A" w14:paraId="5DACBBDF" wp14:textId="77777777">
            <w:pPr>
              <w:pStyle w:val="TableText1"/>
              <w:spacing w:before="40" w:after="40"/>
              <w:rPr>
                <w:rFonts w:cs="Arial"/>
                <w:color w:val="FF0000"/>
                <w:sz w:val="18"/>
                <w:szCs w:val="18"/>
              </w:rPr>
            </w:pPr>
            <w:r w:rsidRPr="00701FD4">
              <w:rPr>
                <w:rStyle w:val="ModernTableText"/>
                <w:szCs w:val="18"/>
              </w:rPr>
              <w:t>Default to current month.</w:t>
            </w:r>
          </w:p>
        </w:tc>
        <w:tc>
          <w:tcPr>
            <w:tcW w:w="520" w:type="pct"/>
            <w:tcBorders>
              <w:top w:val="single" w:color="616161" w:sz="4" w:space="0"/>
              <w:left w:val="single" w:color="616161" w:sz="4" w:space="0"/>
              <w:bottom w:val="single" w:color="616161" w:sz="4" w:space="0"/>
              <w:right w:val="single" w:color="616161" w:sz="4" w:space="0"/>
            </w:tcBorders>
            <w:vAlign w:val="center"/>
          </w:tcPr>
          <w:p w:rsidRPr="00701FD4" w:rsidR="00721A8A" w:rsidRDefault="00721A8A" w14:paraId="4762CE7C" wp14:textId="77777777">
            <w:pPr>
              <w:jc w:val="center"/>
              <w:rPr>
                <w:rStyle w:val="ModernTableText"/>
                <w:noProof/>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 No </w:t>
            </w:r>
            <w:r w:rsidRPr="00701FD4">
              <w:rPr>
                <w:rStyle w:val="ModernTableText"/>
                <w:rFonts w:ascii="Wingdings" w:hAnsi="Wingdings" w:eastAsia="Wingdings" w:cs="Wingdings"/>
                <w:noProof/>
                <w:szCs w:val="18"/>
              </w:rPr>
              <w:t>þ</w:t>
            </w:r>
            <w:r w:rsidRPr="00701FD4">
              <w:rPr>
                <w:rStyle w:val="ModernTableText"/>
                <w:noProof/>
                <w:szCs w:val="18"/>
              </w:rPr>
              <w:t xml:space="preserve"> Yes</w:t>
            </w:r>
          </w:p>
        </w:tc>
      </w:tr>
      <w:tr xmlns:wp14="http://schemas.microsoft.com/office/word/2010/wordml" w:rsidR="00721A8A" w14:paraId="1C13455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721A8A" w:rsidRDefault="00721A8A" w14:paraId="79AA8CDE" wp14:textId="77777777">
            <w:pPr>
              <w:pStyle w:val="ModernBodyT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721A8A" w:rsidTr="0093032F" w14:paraId="04748E3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86" w:type="pct"/>
            <w:gridSpan w:val="2"/>
            <w:vMerge w:val="restart"/>
            <w:vAlign w:val="center"/>
          </w:tcPr>
          <w:p w:rsidRPr="00701FD4" w:rsidR="00721A8A" w:rsidP="0093032F" w:rsidRDefault="00721A8A" w14:paraId="1A220E2F" wp14:textId="77777777">
            <w:pPr>
              <w:pStyle w:val="TableHeading"/>
              <w:spacing w:before="40" w:after="40"/>
              <w:rPr>
                <w:rStyle w:val="ModernTableText"/>
                <w:noProof/>
                <w:szCs w:val="18"/>
              </w:rPr>
            </w:pPr>
            <w:r w:rsidRPr="00701FD4">
              <w:rPr>
                <w:rStyle w:val="ModernTableText"/>
                <w:noProof/>
                <w:szCs w:val="18"/>
              </w:rPr>
              <w:t>Sort By:</w:t>
            </w:r>
          </w:p>
        </w:tc>
        <w:tc>
          <w:tcPr>
            <w:tcW w:w="1792" w:type="pct"/>
            <w:gridSpan w:val="4"/>
            <w:vAlign w:val="center"/>
          </w:tcPr>
          <w:p w:rsidRPr="00701FD4" w:rsidR="00721A8A" w:rsidP="00BE3176" w:rsidRDefault="00721A8A" w14:paraId="66B450EA" wp14:textId="77777777">
            <w:pPr>
              <w:pStyle w:val="TableText1"/>
              <w:numPr>
                <w:ilvl w:val="0"/>
                <w:numId w:val="66"/>
              </w:numPr>
              <w:spacing w:before="40" w:after="40"/>
              <w:rPr>
                <w:rStyle w:val="ModernTableText"/>
                <w:szCs w:val="18"/>
              </w:rPr>
            </w:pPr>
            <w:r w:rsidRPr="00701FD4">
              <w:rPr>
                <w:rStyle w:val="ModernTableText"/>
                <w:szCs w:val="18"/>
              </w:rPr>
              <w:t>LOB Cd</w:t>
            </w:r>
          </w:p>
        </w:tc>
        <w:tc>
          <w:tcPr>
            <w:tcW w:w="2222" w:type="pct"/>
            <w:gridSpan w:val="4"/>
          </w:tcPr>
          <w:p w:rsidRPr="00701FD4" w:rsidR="00721A8A" w:rsidRDefault="00721A8A" w14:paraId="2DAA4ADF" wp14:textId="77777777">
            <w:pPr>
              <w:rPr>
                <w:rStyle w:val="ModernTableText"/>
                <w:noProof/>
                <w:szCs w:val="18"/>
              </w:rPr>
            </w:pPr>
            <w:r w:rsidRPr="00701FD4">
              <w:rPr>
                <w:rStyle w:val="ModernTableText"/>
                <w:rFonts w:ascii="Wingdings" w:hAnsi="Wingdings" w:eastAsia="Wingdings" w:cs="Wingdings"/>
                <w:noProof/>
                <w:szCs w:val="18"/>
              </w:rPr>
              <w:t>þ</w:t>
            </w:r>
            <w:r w:rsidRPr="00701FD4">
              <w:rPr>
                <w:rStyle w:val="ModernTableText"/>
                <w:noProof/>
                <w:szCs w:val="18"/>
              </w:rPr>
              <w:t xml:space="preserve"> Ascending    </w:t>
            </w:r>
            <w:r w:rsidRPr="00701FD4">
              <w:rPr>
                <w:rStyle w:val="ModernTableText"/>
                <w:rFonts w:ascii="Wingdings 2" w:hAnsi="Wingdings 2" w:eastAsia="Wingdings 2" w:cs="Wingdings 2"/>
                <w:noProof/>
                <w:szCs w:val="18"/>
              </w:rPr>
              <w:t>£</w:t>
            </w:r>
            <w:r w:rsidRPr="00701FD4">
              <w:rPr>
                <w:rStyle w:val="ModernTableText"/>
                <w:noProof/>
                <w:szCs w:val="18"/>
              </w:rPr>
              <w:t xml:space="preserve"> Descending</w:t>
            </w:r>
          </w:p>
        </w:tc>
      </w:tr>
      <w:tr xmlns:wp14="http://schemas.microsoft.com/office/word/2010/wordml" w:rsidR="00721A8A" w:rsidTr="0093032F" w14:paraId="70851E8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86" w:type="pct"/>
            <w:gridSpan w:val="2"/>
            <w:vMerge/>
            <w:vAlign w:val="center"/>
          </w:tcPr>
          <w:p w:rsidRPr="00701FD4" w:rsidR="00721A8A" w:rsidP="0093032F" w:rsidRDefault="00721A8A" w14:paraId="1F6C9E98" wp14:textId="77777777">
            <w:pPr>
              <w:pStyle w:val="TableHeading"/>
              <w:spacing w:before="40" w:after="40"/>
              <w:rPr>
                <w:rStyle w:val="ModernTableText"/>
                <w:noProof/>
                <w:szCs w:val="18"/>
              </w:rPr>
            </w:pPr>
          </w:p>
        </w:tc>
        <w:tc>
          <w:tcPr>
            <w:tcW w:w="1792" w:type="pct"/>
            <w:gridSpan w:val="4"/>
            <w:vAlign w:val="center"/>
          </w:tcPr>
          <w:p w:rsidRPr="00701FD4" w:rsidR="00721A8A" w:rsidP="00BE3176" w:rsidRDefault="00721A8A" w14:paraId="409246DA" wp14:textId="77777777">
            <w:pPr>
              <w:pStyle w:val="TableText1"/>
              <w:numPr>
                <w:ilvl w:val="0"/>
                <w:numId w:val="66"/>
              </w:numPr>
              <w:spacing w:before="40" w:after="40"/>
              <w:rPr>
                <w:rStyle w:val="ModernTableText"/>
                <w:szCs w:val="18"/>
              </w:rPr>
            </w:pPr>
            <w:r w:rsidRPr="00701FD4">
              <w:rPr>
                <w:rStyle w:val="ModernTableText"/>
                <w:szCs w:val="18"/>
              </w:rPr>
              <w:t>Mbr ID</w:t>
            </w:r>
          </w:p>
        </w:tc>
        <w:tc>
          <w:tcPr>
            <w:tcW w:w="2222" w:type="pct"/>
            <w:gridSpan w:val="4"/>
          </w:tcPr>
          <w:p w:rsidRPr="00701FD4" w:rsidR="00721A8A" w:rsidRDefault="00721A8A" w14:paraId="0C88A00F" wp14:textId="77777777">
            <w:pPr>
              <w:rPr>
                <w:rStyle w:val="ModernTableText"/>
                <w:noProof/>
                <w:szCs w:val="18"/>
              </w:rPr>
            </w:pPr>
            <w:r w:rsidRPr="00701FD4">
              <w:rPr>
                <w:rStyle w:val="ModernTableText"/>
                <w:rFonts w:ascii="Wingdings" w:hAnsi="Wingdings" w:eastAsia="Wingdings" w:cs="Wingdings"/>
                <w:noProof/>
                <w:szCs w:val="18"/>
              </w:rPr>
              <w:t>þ</w:t>
            </w:r>
            <w:r w:rsidRPr="00701FD4">
              <w:rPr>
                <w:rStyle w:val="ModernTableText"/>
                <w:noProof/>
                <w:szCs w:val="18"/>
              </w:rPr>
              <w:t xml:space="preserve"> Ascending    </w:t>
            </w:r>
            <w:r w:rsidRPr="00701FD4">
              <w:rPr>
                <w:rStyle w:val="ModernTableText"/>
                <w:rFonts w:ascii="Wingdings 2" w:hAnsi="Wingdings 2" w:eastAsia="Wingdings 2" w:cs="Wingdings 2"/>
                <w:noProof/>
                <w:szCs w:val="18"/>
              </w:rPr>
              <w:t>£</w:t>
            </w:r>
            <w:r w:rsidRPr="00701FD4">
              <w:rPr>
                <w:rStyle w:val="ModernTableText"/>
                <w:noProof/>
                <w:szCs w:val="18"/>
              </w:rPr>
              <w:t xml:space="preserve"> Descending</w:t>
            </w:r>
          </w:p>
        </w:tc>
      </w:tr>
      <w:tr xmlns:wp14="http://schemas.microsoft.com/office/word/2010/wordml" w:rsidR="00721A8A" w:rsidTr="0093032F" w14:paraId="41E1347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86" w:type="pct"/>
            <w:gridSpan w:val="2"/>
            <w:vMerge/>
            <w:vAlign w:val="center"/>
          </w:tcPr>
          <w:p w:rsidRPr="00701FD4" w:rsidR="00721A8A" w:rsidP="0093032F" w:rsidRDefault="00721A8A" w14:paraId="115C1B2A" wp14:textId="77777777">
            <w:pPr>
              <w:pStyle w:val="TableHeading"/>
              <w:spacing w:before="40" w:after="40"/>
              <w:rPr>
                <w:rStyle w:val="ModernTableText"/>
                <w:noProof/>
                <w:szCs w:val="18"/>
              </w:rPr>
            </w:pPr>
          </w:p>
        </w:tc>
        <w:tc>
          <w:tcPr>
            <w:tcW w:w="1792" w:type="pct"/>
            <w:gridSpan w:val="4"/>
            <w:vAlign w:val="center"/>
          </w:tcPr>
          <w:p w:rsidRPr="00701FD4" w:rsidR="00721A8A" w:rsidP="00BE3176" w:rsidRDefault="00721A8A" w14:paraId="21C26073" wp14:textId="77777777">
            <w:pPr>
              <w:pStyle w:val="TableText1"/>
              <w:numPr>
                <w:ilvl w:val="0"/>
                <w:numId w:val="66"/>
              </w:numPr>
              <w:spacing w:before="40" w:after="40"/>
              <w:rPr>
                <w:rStyle w:val="ModernTableText"/>
                <w:szCs w:val="18"/>
              </w:rPr>
            </w:pPr>
            <w:r w:rsidRPr="00701FD4">
              <w:rPr>
                <w:rStyle w:val="ModernTableText"/>
                <w:szCs w:val="18"/>
              </w:rPr>
              <w:t>Auth Type (SA Ty Cd)</w:t>
            </w:r>
          </w:p>
        </w:tc>
        <w:tc>
          <w:tcPr>
            <w:tcW w:w="2222" w:type="pct"/>
            <w:gridSpan w:val="4"/>
          </w:tcPr>
          <w:p w:rsidRPr="00701FD4" w:rsidR="00721A8A" w:rsidRDefault="00721A8A" w14:paraId="715E5379" wp14:textId="77777777">
            <w:pPr>
              <w:rPr>
                <w:noProof/>
                <w:sz w:val="18"/>
                <w:szCs w:val="18"/>
              </w:rPr>
            </w:pPr>
            <w:r w:rsidRPr="00701FD4">
              <w:rPr>
                <w:rStyle w:val="ModernTableText"/>
                <w:rFonts w:ascii="Wingdings" w:hAnsi="Wingdings" w:eastAsia="Wingdings" w:cs="Wingdings"/>
                <w:noProof/>
                <w:szCs w:val="18"/>
              </w:rPr>
              <w:t>þ</w:t>
            </w:r>
            <w:r w:rsidRPr="00701FD4">
              <w:rPr>
                <w:rStyle w:val="ModernTableText"/>
                <w:noProof/>
                <w:szCs w:val="18"/>
              </w:rPr>
              <w:t xml:space="preserve"> Ascending    </w:t>
            </w:r>
            <w:r w:rsidRPr="00701FD4">
              <w:rPr>
                <w:rStyle w:val="ModernTableText"/>
                <w:rFonts w:ascii="Wingdings 2" w:hAnsi="Wingdings 2" w:eastAsia="Wingdings 2" w:cs="Wingdings 2"/>
                <w:noProof/>
                <w:szCs w:val="18"/>
              </w:rPr>
              <w:t>£</w:t>
            </w:r>
            <w:r w:rsidRPr="00701FD4">
              <w:rPr>
                <w:rStyle w:val="ModernTableText"/>
                <w:noProof/>
                <w:szCs w:val="18"/>
              </w:rPr>
              <w:t xml:space="preserve"> Descending</w:t>
            </w:r>
          </w:p>
        </w:tc>
      </w:tr>
      <w:tr xmlns:wp14="http://schemas.microsoft.com/office/word/2010/wordml" w:rsidR="00721A8A" w:rsidTr="0093032F" w14:paraId="1D289AE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86" w:type="pct"/>
            <w:gridSpan w:val="2"/>
            <w:vMerge/>
            <w:vAlign w:val="center"/>
          </w:tcPr>
          <w:p w:rsidRPr="00701FD4" w:rsidR="00721A8A" w:rsidP="0093032F" w:rsidRDefault="00721A8A" w14:paraId="6D05CB64" wp14:textId="77777777">
            <w:pPr>
              <w:pStyle w:val="TableHeading"/>
              <w:spacing w:before="40" w:after="40"/>
              <w:rPr>
                <w:rStyle w:val="ModernTableText"/>
                <w:noProof/>
                <w:szCs w:val="18"/>
              </w:rPr>
            </w:pPr>
          </w:p>
        </w:tc>
        <w:tc>
          <w:tcPr>
            <w:tcW w:w="1792" w:type="pct"/>
            <w:gridSpan w:val="4"/>
            <w:vAlign w:val="center"/>
          </w:tcPr>
          <w:p w:rsidRPr="00701FD4" w:rsidR="00721A8A" w:rsidP="00BE3176" w:rsidRDefault="00721A8A" w14:paraId="4B572DD8" wp14:textId="77777777">
            <w:pPr>
              <w:pStyle w:val="TableText1"/>
              <w:numPr>
                <w:ilvl w:val="0"/>
                <w:numId w:val="66"/>
              </w:numPr>
              <w:spacing w:before="40" w:after="40"/>
              <w:rPr>
                <w:rStyle w:val="ModernTableText"/>
                <w:szCs w:val="18"/>
              </w:rPr>
            </w:pPr>
            <w:r w:rsidRPr="00701FD4">
              <w:rPr>
                <w:rStyle w:val="ModernTableText"/>
                <w:szCs w:val="18"/>
              </w:rPr>
              <w:t>SA Category Code (SA LI Cat Svc Cd)</w:t>
            </w:r>
          </w:p>
        </w:tc>
        <w:tc>
          <w:tcPr>
            <w:tcW w:w="2222" w:type="pct"/>
            <w:gridSpan w:val="4"/>
          </w:tcPr>
          <w:p w:rsidRPr="00701FD4" w:rsidR="00721A8A" w:rsidRDefault="00721A8A" w14:paraId="63E374EC" wp14:textId="77777777">
            <w:pPr>
              <w:rPr>
                <w:rStyle w:val="ModernTableText"/>
                <w:noProof/>
                <w:szCs w:val="18"/>
              </w:rPr>
            </w:pPr>
            <w:r w:rsidRPr="00701FD4">
              <w:rPr>
                <w:rStyle w:val="ModernTableText"/>
                <w:rFonts w:ascii="Wingdings" w:hAnsi="Wingdings" w:eastAsia="Wingdings" w:cs="Wingdings"/>
                <w:noProof/>
                <w:szCs w:val="18"/>
              </w:rPr>
              <w:t>þ</w:t>
            </w:r>
            <w:r w:rsidRPr="00701FD4">
              <w:rPr>
                <w:rStyle w:val="ModernTableText"/>
                <w:noProof/>
                <w:szCs w:val="18"/>
              </w:rPr>
              <w:t xml:space="preserve"> Ascending    </w:t>
            </w:r>
            <w:r w:rsidRPr="00701FD4">
              <w:rPr>
                <w:rStyle w:val="ModernTableText"/>
                <w:rFonts w:ascii="Wingdings 2" w:hAnsi="Wingdings 2" w:eastAsia="Wingdings 2" w:cs="Wingdings 2"/>
                <w:noProof/>
                <w:szCs w:val="18"/>
              </w:rPr>
              <w:t>£</w:t>
            </w:r>
            <w:r w:rsidRPr="00701FD4">
              <w:rPr>
                <w:rStyle w:val="ModernTableText"/>
                <w:noProof/>
                <w:szCs w:val="18"/>
              </w:rPr>
              <w:t xml:space="preserve"> Descending</w:t>
            </w:r>
          </w:p>
        </w:tc>
      </w:tr>
      <w:tr xmlns:wp14="http://schemas.microsoft.com/office/word/2010/wordml" w:rsidR="00721A8A" w:rsidTr="0093032F" w14:paraId="7895CB8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86" w:type="pct"/>
            <w:gridSpan w:val="2"/>
            <w:vMerge/>
            <w:vAlign w:val="center"/>
          </w:tcPr>
          <w:p w:rsidRPr="00701FD4" w:rsidR="00721A8A" w:rsidP="0093032F" w:rsidRDefault="00721A8A" w14:paraId="2BD07051" wp14:textId="77777777">
            <w:pPr>
              <w:pStyle w:val="TableHeading"/>
              <w:spacing w:before="40" w:after="40"/>
              <w:rPr>
                <w:rStyle w:val="ModernTableText"/>
                <w:noProof/>
                <w:szCs w:val="18"/>
              </w:rPr>
            </w:pPr>
          </w:p>
        </w:tc>
        <w:tc>
          <w:tcPr>
            <w:tcW w:w="1792" w:type="pct"/>
            <w:gridSpan w:val="4"/>
            <w:vAlign w:val="center"/>
          </w:tcPr>
          <w:p w:rsidRPr="00701FD4" w:rsidR="00721A8A" w:rsidP="00BE3176" w:rsidRDefault="00721A8A" w14:paraId="0E3E1A6C" wp14:textId="77777777">
            <w:pPr>
              <w:pStyle w:val="TableText1"/>
              <w:numPr>
                <w:ilvl w:val="0"/>
                <w:numId w:val="66"/>
              </w:numPr>
              <w:spacing w:before="40" w:after="40"/>
              <w:rPr>
                <w:rStyle w:val="ModernTableText"/>
                <w:szCs w:val="18"/>
              </w:rPr>
            </w:pPr>
            <w:r w:rsidRPr="00701FD4">
              <w:rPr>
                <w:rStyle w:val="ModernTableText"/>
                <w:szCs w:val="18"/>
              </w:rPr>
              <w:t>SA ID</w:t>
            </w:r>
          </w:p>
        </w:tc>
        <w:tc>
          <w:tcPr>
            <w:tcW w:w="2222" w:type="pct"/>
            <w:gridSpan w:val="4"/>
          </w:tcPr>
          <w:p w:rsidRPr="00701FD4" w:rsidR="00721A8A" w:rsidRDefault="00721A8A" w14:paraId="6B986D46" wp14:textId="77777777">
            <w:pPr>
              <w:rPr>
                <w:rStyle w:val="ModernTableText"/>
                <w:noProof/>
                <w:szCs w:val="18"/>
              </w:rPr>
            </w:pPr>
            <w:r w:rsidRPr="00701FD4">
              <w:rPr>
                <w:rStyle w:val="ModernTableText"/>
                <w:rFonts w:ascii="Wingdings" w:hAnsi="Wingdings" w:eastAsia="Wingdings" w:cs="Wingdings"/>
                <w:noProof/>
                <w:szCs w:val="18"/>
              </w:rPr>
              <w:t>þ</w:t>
            </w:r>
            <w:r w:rsidRPr="00701FD4">
              <w:rPr>
                <w:rStyle w:val="ModernTableText"/>
                <w:noProof/>
                <w:szCs w:val="18"/>
              </w:rPr>
              <w:t xml:space="preserve"> Ascending    </w:t>
            </w:r>
            <w:r w:rsidRPr="00701FD4">
              <w:rPr>
                <w:rStyle w:val="ModernTableText"/>
                <w:rFonts w:ascii="Wingdings 2" w:hAnsi="Wingdings 2" w:eastAsia="Wingdings 2" w:cs="Wingdings 2"/>
                <w:noProof/>
                <w:szCs w:val="18"/>
              </w:rPr>
              <w:t>£</w:t>
            </w:r>
            <w:r w:rsidRPr="00701FD4">
              <w:rPr>
                <w:rStyle w:val="ModernTableText"/>
                <w:noProof/>
                <w:szCs w:val="18"/>
              </w:rPr>
              <w:t xml:space="preserve"> Descending</w:t>
            </w:r>
          </w:p>
        </w:tc>
      </w:tr>
      <w:tr xmlns:wp14="http://schemas.microsoft.com/office/word/2010/wordml" w:rsidR="00721A8A" w:rsidTr="0093032F" w14:paraId="116762B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83" w:type="pct"/>
            <w:vMerge w:val="restart"/>
            <w:vAlign w:val="center"/>
          </w:tcPr>
          <w:p w:rsidRPr="00701FD4" w:rsidR="00721A8A" w:rsidP="0093032F" w:rsidRDefault="00721A8A" w14:paraId="48639477" wp14:textId="77777777">
            <w:pPr>
              <w:pStyle w:val="TableHeading"/>
              <w:spacing w:before="40" w:after="40"/>
              <w:rPr>
                <w:rStyle w:val="ModernTableText"/>
                <w:noProof/>
                <w:szCs w:val="18"/>
              </w:rPr>
            </w:pPr>
            <w:r w:rsidRPr="00701FD4">
              <w:rPr>
                <w:rStyle w:val="ModernTableText"/>
                <w:noProof/>
                <w:szCs w:val="18"/>
              </w:rPr>
              <w:t>Control Break</w:t>
            </w:r>
          </w:p>
        </w:tc>
        <w:tc>
          <w:tcPr>
            <w:tcW w:w="503" w:type="pct"/>
            <w:vAlign w:val="center"/>
          </w:tcPr>
          <w:p w:rsidRPr="00701FD4" w:rsidR="00721A8A" w:rsidP="0093032F" w:rsidRDefault="00721A8A" w14:paraId="43FCD6E1" wp14:textId="77777777">
            <w:pPr>
              <w:pStyle w:val="TableHeading"/>
              <w:spacing w:before="40" w:after="40"/>
              <w:rPr>
                <w:rStyle w:val="ModernTableText"/>
                <w:noProof/>
                <w:szCs w:val="18"/>
              </w:rPr>
            </w:pPr>
            <w:r w:rsidRPr="00701FD4">
              <w:rPr>
                <w:rStyle w:val="ModernTableText"/>
                <w:noProof/>
                <w:szCs w:val="18"/>
              </w:rPr>
              <w:t>Page:</w:t>
            </w:r>
          </w:p>
        </w:tc>
        <w:tc>
          <w:tcPr>
            <w:tcW w:w="1136" w:type="pct"/>
            <w:gridSpan w:val="2"/>
            <w:vAlign w:val="center"/>
          </w:tcPr>
          <w:p w:rsidRPr="00701FD4" w:rsidR="00721A8A" w:rsidP="00BE3176" w:rsidRDefault="00721A8A" w14:paraId="3A227A4F" wp14:textId="77777777">
            <w:pPr>
              <w:pStyle w:val="TableText1"/>
              <w:numPr>
                <w:ilvl w:val="0"/>
                <w:numId w:val="67"/>
              </w:numPr>
              <w:spacing w:before="40" w:after="40"/>
              <w:rPr>
                <w:rStyle w:val="ModernTableText"/>
                <w:szCs w:val="18"/>
              </w:rPr>
            </w:pPr>
            <w:r w:rsidRPr="00701FD4">
              <w:rPr>
                <w:rStyle w:val="ModernTableText"/>
                <w:szCs w:val="18"/>
              </w:rPr>
              <w:t>LOB Cd</w:t>
            </w:r>
          </w:p>
        </w:tc>
        <w:tc>
          <w:tcPr>
            <w:tcW w:w="1687" w:type="pct"/>
            <w:gridSpan w:val="4"/>
            <w:vAlign w:val="center"/>
          </w:tcPr>
          <w:p w:rsidRPr="00701FD4" w:rsidR="00721A8A" w:rsidP="00BE3176" w:rsidRDefault="00721A8A" w14:paraId="7C43299A" wp14:textId="77777777">
            <w:pPr>
              <w:pStyle w:val="TableText1"/>
              <w:numPr>
                <w:ilvl w:val="0"/>
                <w:numId w:val="67"/>
              </w:numPr>
              <w:spacing w:before="40" w:after="40"/>
              <w:rPr>
                <w:rStyle w:val="ModernTableText"/>
                <w:szCs w:val="18"/>
              </w:rPr>
            </w:pPr>
            <w:r w:rsidRPr="00701FD4">
              <w:rPr>
                <w:rStyle w:val="ModernTableText"/>
                <w:szCs w:val="18"/>
              </w:rPr>
              <w:t>Mbr ID</w:t>
            </w:r>
          </w:p>
        </w:tc>
        <w:tc>
          <w:tcPr>
            <w:tcW w:w="1191" w:type="pct"/>
            <w:gridSpan w:val="2"/>
            <w:vAlign w:val="center"/>
          </w:tcPr>
          <w:p w:rsidRPr="00701FD4" w:rsidR="00721A8A" w:rsidP="00BE3176" w:rsidRDefault="00721A8A" w14:paraId="3621239F" wp14:textId="77777777">
            <w:pPr>
              <w:pStyle w:val="TableText1"/>
              <w:numPr>
                <w:ilvl w:val="0"/>
                <w:numId w:val="67"/>
              </w:numPr>
              <w:spacing w:before="40" w:after="40"/>
              <w:rPr>
                <w:rStyle w:val="ModernTableText"/>
                <w:szCs w:val="18"/>
              </w:rPr>
            </w:pPr>
          </w:p>
        </w:tc>
      </w:tr>
      <w:tr xmlns:wp14="http://schemas.microsoft.com/office/word/2010/wordml" w:rsidR="00721A8A" w:rsidTr="0093032F" w14:paraId="5816DB4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83" w:type="pct"/>
            <w:vMerge/>
            <w:tcBorders>
              <w:bottom w:val="single" w:color="616161" w:sz="2" w:space="0"/>
            </w:tcBorders>
            <w:vAlign w:val="center"/>
          </w:tcPr>
          <w:p w:rsidRPr="00701FD4" w:rsidR="00721A8A" w:rsidP="0093032F" w:rsidRDefault="00721A8A" w14:paraId="1FD5FA50" wp14:textId="77777777">
            <w:pPr>
              <w:pStyle w:val="TableHeading"/>
              <w:spacing w:before="40" w:after="40"/>
              <w:rPr>
                <w:rStyle w:val="ModernTableText"/>
                <w:noProof/>
                <w:szCs w:val="18"/>
              </w:rPr>
            </w:pPr>
          </w:p>
        </w:tc>
        <w:tc>
          <w:tcPr>
            <w:tcW w:w="503" w:type="pct"/>
            <w:tcBorders>
              <w:bottom w:val="single" w:color="616161" w:sz="2" w:space="0"/>
            </w:tcBorders>
            <w:vAlign w:val="center"/>
          </w:tcPr>
          <w:p w:rsidRPr="00701FD4" w:rsidR="00721A8A" w:rsidP="0093032F" w:rsidRDefault="00721A8A" w14:paraId="1EDB9DB5" wp14:textId="77777777">
            <w:pPr>
              <w:pStyle w:val="TableHeading"/>
              <w:spacing w:before="40" w:after="40"/>
              <w:rPr>
                <w:rStyle w:val="ModernTableText"/>
                <w:noProof/>
                <w:szCs w:val="18"/>
              </w:rPr>
            </w:pPr>
            <w:r w:rsidRPr="00701FD4">
              <w:rPr>
                <w:rStyle w:val="ModernTableText"/>
                <w:noProof/>
                <w:szCs w:val="18"/>
              </w:rPr>
              <w:t>Section:</w:t>
            </w:r>
          </w:p>
        </w:tc>
        <w:tc>
          <w:tcPr>
            <w:tcW w:w="1136" w:type="pct"/>
            <w:gridSpan w:val="2"/>
            <w:tcBorders>
              <w:bottom w:val="single" w:color="616161" w:sz="2" w:space="0"/>
            </w:tcBorders>
            <w:vAlign w:val="center"/>
          </w:tcPr>
          <w:p w:rsidRPr="00701FD4" w:rsidR="00721A8A" w:rsidP="00BE3176" w:rsidRDefault="00721A8A" w14:paraId="14F3C42E" wp14:textId="77777777">
            <w:pPr>
              <w:pStyle w:val="TableText1"/>
              <w:numPr>
                <w:ilvl w:val="0"/>
                <w:numId w:val="68"/>
              </w:numPr>
              <w:spacing w:before="40" w:after="40"/>
              <w:rPr>
                <w:rStyle w:val="ModernTableText"/>
                <w:szCs w:val="18"/>
              </w:rPr>
            </w:pPr>
            <w:r w:rsidRPr="00701FD4">
              <w:rPr>
                <w:rStyle w:val="ModernTableText"/>
                <w:szCs w:val="18"/>
              </w:rPr>
              <w:t>Auth Type (SA Ty Cd)</w:t>
            </w:r>
          </w:p>
        </w:tc>
        <w:tc>
          <w:tcPr>
            <w:tcW w:w="1687" w:type="pct"/>
            <w:gridSpan w:val="4"/>
            <w:tcBorders>
              <w:bottom w:val="single" w:color="616161" w:sz="2" w:space="0"/>
            </w:tcBorders>
            <w:vAlign w:val="center"/>
          </w:tcPr>
          <w:p w:rsidRPr="00701FD4" w:rsidR="00721A8A" w:rsidP="00BE3176" w:rsidRDefault="00721A8A" w14:paraId="3F0D9148" wp14:textId="77777777">
            <w:pPr>
              <w:pStyle w:val="TableText1"/>
              <w:numPr>
                <w:ilvl w:val="0"/>
                <w:numId w:val="68"/>
              </w:numPr>
              <w:spacing w:before="40" w:after="40"/>
              <w:rPr>
                <w:rStyle w:val="ModernTableText"/>
                <w:szCs w:val="18"/>
              </w:rPr>
            </w:pPr>
            <w:r w:rsidRPr="00701FD4">
              <w:rPr>
                <w:rStyle w:val="ModernTableText"/>
                <w:szCs w:val="18"/>
              </w:rPr>
              <w:t>SA Category Code (SA LI Cat Svc Cd)</w:t>
            </w:r>
          </w:p>
        </w:tc>
        <w:tc>
          <w:tcPr>
            <w:tcW w:w="1191" w:type="pct"/>
            <w:gridSpan w:val="2"/>
            <w:tcBorders>
              <w:bottom w:val="single" w:color="616161" w:sz="2" w:space="0"/>
            </w:tcBorders>
            <w:vAlign w:val="center"/>
          </w:tcPr>
          <w:p w:rsidRPr="00701FD4" w:rsidR="00721A8A" w:rsidP="00BE3176" w:rsidRDefault="00721A8A" w14:paraId="217B0238" wp14:textId="77777777">
            <w:pPr>
              <w:pStyle w:val="TableText1"/>
              <w:numPr>
                <w:ilvl w:val="0"/>
                <w:numId w:val="68"/>
              </w:numPr>
              <w:spacing w:before="40" w:after="40"/>
              <w:rPr>
                <w:rStyle w:val="ModernTableText"/>
                <w:szCs w:val="18"/>
              </w:rPr>
            </w:pPr>
          </w:p>
        </w:tc>
      </w:tr>
      <w:tr xmlns:wp14="http://schemas.microsoft.com/office/word/2010/wordml" w:rsidR="00721A8A" w:rsidTr="0093032F" w14:paraId="1948938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83" w:type="pct"/>
            <w:vMerge w:val="restart"/>
            <w:vAlign w:val="center"/>
          </w:tcPr>
          <w:p w:rsidRPr="00701FD4" w:rsidR="00721A8A" w:rsidP="0093032F" w:rsidRDefault="00721A8A" w14:paraId="1BE0ACE1" wp14:textId="77777777">
            <w:pPr>
              <w:pStyle w:val="TableHeading"/>
              <w:spacing w:before="40" w:after="40"/>
              <w:rPr>
                <w:rStyle w:val="ModernTableText"/>
                <w:noProof/>
                <w:szCs w:val="18"/>
              </w:rPr>
            </w:pPr>
            <w:r w:rsidRPr="00701FD4">
              <w:rPr>
                <w:rStyle w:val="ModernTableText"/>
                <w:noProof/>
                <w:szCs w:val="18"/>
              </w:rPr>
              <w:t>Total</w:t>
            </w:r>
          </w:p>
        </w:tc>
        <w:tc>
          <w:tcPr>
            <w:tcW w:w="503" w:type="pct"/>
            <w:vAlign w:val="center"/>
          </w:tcPr>
          <w:p w:rsidRPr="00701FD4" w:rsidR="00721A8A" w:rsidP="0093032F" w:rsidRDefault="00721A8A" w14:paraId="438305F3" wp14:textId="77777777">
            <w:pPr>
              <w:pStyle w:val="TableHeading"/>
              <w:spacing w:before="40" w:after="40"/>
              <w:rPr>
                <w:rStyle w:val="ModernTableText"/>
                <w:noProof/>
                <w:szCs w:val="18"/>
              </w:rPr>
            </w:pPr>
            <w:r w:rsidRPr="00701FD4">
              <w:rPr>
                <w:rStyle w:val="ModernTableText"/>
                <w:noProof/>
                <w:szCs w:val="18"/>
              </w:rPr>
              <w:t>Grand:</w:t>
            </w:r>
          </w:p>
        </w:tc>
        <w:tc>
          <w:tcPr>
            <w:tcW w:w="1136" w:type="pct"/>
            <w:gridSpan w:val="2"/>
            <w:vAlign w:val="center"/>
          </w:tcPr>
          <w:p w:rsidRPr="00701FD4" w:rsidR="00721A8A" w:rsidP="00BE3176" w:rsidRDefault="00721A8A" w14:paraId="202FEFD9" wp14:textId="77777777">
            <w:pPr>
              <w:pStyle w:val="TableText1"/>
              <w:numPr>
                <w:ilvl w:val="0"/>
                <w:numId w:val="69"/>
              </w:numPr>
              <w:spacing w:before="40" w:after="40"/>
              <w:rPr>
                <w:rStyle w:val="ModernTableText"/>
                <w:szCs w:val="18"/>
              </w:rPr>
            </w:pPr>
          </w:p>
        </w:tc>
        <w:tc>
          <w:tcPr>
            <w:tcW w:w="1687" w:type="pct"/>
            <w:gridSpan w:val="4"/>
            <w:vAlign w:val="center"/>
          </w:tcPr>
          <w:p w:rsidRPr="00701FD4" w:rsidR="00721A8A" w:rsidP="00BE3176" w:rsidRDefault="00721A8A" w14:paraId="05F814D9" wp14:textId="77777777">
            <w:pPr>
              <w:pStyle w:val="TableText1"/>
              <w:numPr>
                <w:ilvl w:val="0"/>
                <w:numId w:val="69"/>
              </w:numPr>
              <w:spacing w:before="40" w:after="40"/>
              <w:rPr>
                <w:rStyle w:val="ModernTableText"/>
                <w:szCs w:val="18"/>
              </w:rPr>
            </w:pPr>
          </w:p>
        </w:tc>
        <w:tc>
          <w:tcPr>
            <w:tcW w:w="1191" w:type="pct"/>
            <w:gridSpan w:val="2"/>
            <w:vAlign w:val="center"/>
          </w:tcPr>
          <w:p w:rsidRPr="00701FD4" w:rsidR="00721A8A" w:rsidP="00BE3176" w:rsidRDefault="00721A8A" w14:paraId="69596ACF" wp14:textId="77777777">
            <w:pPr>
              <w:pStyle w:val="TableText1"/>
              <w:numPr>
                <w:ilvl w:val="0"/>
                <w:numId w:val="69"/>
              </w:numPr>
              <w:spacing w:before="40" w:after="40"/>
              <w:rPr>
                <w:rStyle w:val="ModernTableText"/>
                <w:szCs w:val="18"/>
              </w:rPr>
            </w:pPr>
          </w:p>
        </w:tc>
      </w:tr>
      <w:tr xmlns:wp14="http://schemas.microsoft.com/office/word/2010/wordml" w:rsidR="00721A8A" w:rsidTr="0093032F" w14:paraId="4A49320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83" w:type="pct"/>
            <w:vMerge/>
            <w:vAlign w:val="center"/>
          </w:tcPr>
          <w:p w:rsidRPr="00701FD4" w:rsidR="00721A8A" w:rsidP="0093032F" w:rsidRDefault="00721A8A" w14:paraId="12116FDA" wp14:textId="77777777">
            <w:pPr>
              <w:pStyle w:val="TableHeading"/>
              <w:spacing w:before="40" w:after="40"/>
              <w:rPr>
                <w:rStyle w:val="ModernTableText"/>
                <w:noProof/>
                <w:szCs w:val="18"/>
              </w:rPr>
            </w:pPr>
          </w:p>
        </w:tc>
        <w:tc>
          <w:tcPr>
            <w:tcW w:w="503" w:type="pct"/>
            <w:vAlign w:val="center"/>
          </w:tcPr>
          <w:p w:rsidRPr="00701FD4" w:rsidR="00721A8A" w:rsidP="0093032F" w:rsidRDefault="00721A8A" w14:paraId="08434478" wp14:textId="77777777">
            <w:pPr>
              <w:pStyle w:val="TableHeading"/>
              <w:spacing w:before="40" w:after="40"/>
              <w:rPr>
                <w:rStyle w:val="ModernTableText"/>
                <w:noProof/>
                <w:color w:val="000000"/>
                <w:szCs w:val="18"/>
              </w:rPr>
            </w:pPr>
            <w:r w:rsidRPr="00701FD4">
              <w:rPr>
                <w:rStyle w:val="ModernTableText"/>
                <w:noProof/>
                <w:color w:val="000000"/>
                <w:szCs w:val="18"/>
              </w:rPr>
              <w:t>Section:</w:t>
            </w:r>
          </w:p>
        </w:tc>
        <w:tc>
          <w:tcPr>
            <w:tcW w:w="1136" w:type="pct"/>
            <w:gridSpan w:val="2"/>
            <w:vAlign w:val="center"/>
          </w:tcPr>
          <w:p w:rsidRPr="00701FD4" w:rsidR="00721A8A" w:rsidRDefault="00721A8A" w14:paraId="66387E95" wp14:textId="77777777">
            <w:pPr>
              <w:pStyle w:val="TableText1"/>
              <w:numPr>
                <w:ilvl w:val="0"/>
                <w:numId w:val="24"/>
              </w:numPr>
              <w:spacing w:before="40" w:after="40"/>
              <w:rPr>
                <w:rStyle w:val="ModernTableText"/>
                <w:szCs w:val="18"/>
              </w:rPr>
            </w:pPr>
            <w:r w:rsidRPr="00701FD4">
              <w:rPr>
                <w:rStyle w:val="ModernTableText"/>
                <w:szCs w:val="18"/>
              </w:rPr>
              <w:t>Line Item Approved Amount (SA Amt-LI App)</w:t>
            </w:r>
          </w:p>
        </w:tc>
        <w:tc>
          <w:tcPr>
            <w:tcW w:w="1687" w:type="pct"/>
            <w:gridSpan w:val="4"/>
            <w:vAlign w:val="center"/>
          </w:tcPr>
          <w:p w:rsidRPr="00701FD4" w:rsidR="00721A8A" w:rsidRDefault="00721A8A" w14:paraId="139F50C1" wp14:textId="77777777">
            <w:pPr>
              <w:pStyle w:val="TableText1"/>
              <w:numPr>
                <w:ilvl w:val="0"/>
                <w:numId w:val="24"/>
              </w:numPr>
              <w:spacing w:before="40" w:after="40"/>
              <w:rPr>
                <w:rStyle w:val="ModernTableText"/>
                <w:szCs w:val="18"/>
              </w:rPr>
            </w:pPr>
            <w:r w:rsidRPr="00701FD4">
              <w:rPr>
                <w:rStyle w:val="ModernTableText"/>
                <w:szCs w:val="18"/>
              </w:rPr>
              <w:t>Line Item Used Amount (SA Amt-LI Used)</w:t>
            </w:r>
          </w:p>
        </w:tc>
        <w:tc>
          <w:tcPr>
            <w:tcW w:w="1191" w:type="pct"/>
            <w:gridSpan w:val="2"/>
            <w:vAlign w:val="center"/>
          </w:tcPr>
          <w:p w:rsidRPr="00701FD4" w:rsidR="00721A8A" w:rsidRDefault="00721A8A" w14:paraId="719ECEC9" wp14:textId="77777777">
            <w:pPr>
              <w:pStyle w:val="TableText1"/>
              <w:numPr>
                <w:ilvl w:val="0"/>
                <w:numId w:val="24"/>
              </w:numPr>
              <w:spacing w:before="40" w:after="40"/>
              <w:rPr>
                <w:rStyle w:val="ModernTableText"/>
                <w:szCs w:val="18"/>
              </w:rPr>
            </w:pPr>
          </w:p>
        </w:tc>
      </w:tr>
      <w:tr xmlns:wp14="http://schemas.microsoft.com/office/word/2010/wordml" w:rsidR="00721A8A" w:rsidTr="0093032F" w14:paraId="4ABF3AF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83" w:type="pct"/>
            <w:vMerge w:val="restart"/>
            <w:vAlign w:val="center"/>
          </w:tcPr>
          <w:p w:rsidRPr="00701FD4" w:rsidR="00721A8A" w:rsidP="0093032F" w:rsidRDefault="00721A8A" w14:paraId="3DBE463B" wp14:textId="77777777">
            <w:pPr>
              <w:pStyle w:val="TableHeading"/>
              <w:keepNext/>
              <w:spacing w:before="40" w:after="40"/>
              <w:rPr>
                <w:rStyle w:val="ModernTableText"/>
                <w:noProof/>
                <w:szCs w:val="18"/>
              </w:rPr>
            </w:pPr>
            <w:r w:rsidRPr="00701FD4">
              <w:rPr>
                <w:rStyle w:val="ModernTableText"/>
                <w:noProof/>
                <w:szCs w:val="18"/>
              </w:rPr>
              <w:t>Counts</w:t>
            </w:r>
          </w:p>
        </w:tc>
        <w:tc>
          <w:tcPr>
            <w:tcW w:w="503" w:type="pct"/>
            <w:vAlign w:val="center"/>
          </w:tcPr>
          <w:p w:rsidRPr="00701FD4" w:rsidR="00721A8A" w:rsidP="0093032F" w:rsidRDefault="00721A8A" w14:paraId="065E1A8F" wp14:textId="77777777">
            <w:pPr>
              <w:pStyle w:val="TableHeading"/>
              <w:keepNext/>
              <w:spacing w:before="40" w:after="40"/>
              <w:rPr>
                <w:rStyle w:val="ModernTableText"/>
                <w:noProof/>
                <w:color w:val="000000"/>
                <w:szCs w:val="18"/>
              </w:rPr>
            </w:pPr>
            <w:r w:rsidRPr="00701FD4">
              <w:rPr>
                <w:rStyle w:val="ModernTableText"/>
                <w:noProof/>
                <w:color w:val="000000"/>
                <w:szCs w:val="18"/>
              </w:rPr>
              <w:t>Grand:</w:t>
            </w:r>
          </w:p>
        </w:tc>
        <w:tc>
          <w:tcPr>
            <w:tcW w:w="1136" w:type="pct"/>
            <w:gridSpan w:val="2"/>
            <w:vAlign w:val="center"/>
          </w:tcPr>
          <w:p w:rsidRPr="00701FD4" w:rsidR="00721A8A" w:rsidP="0093032F" w:rsidRDefault="00721A8A" w14:paraId="407B23F1" wp14:textId="77777777">
            <w:pPr>
              <w:pStyle w:val="TableText1"/>
              <w:keepNext/>
              <w:numPr>
                <w:ilvl w:val="0"/>
                <w:numId w:val="23"/>
              </w:numPr>
              <w:spacing w:before="40" w:after="40"/>
              <w:rPr>
                <w:rStyle w:val="ModernTableText"/>
                <w:szCs w:val="18"/>
              </w:rPr>
            </w:pPr>
          </w:p>
        </w:tc>
        <w:tc>
          <w:tcPr>
            <w:tcW w:w="1687" w:type="pct"/>
            <w:gridSpan w:val="4"/>
            <w:vAlign w:val="center"/>
          </w:tcPr>
          <w:p w:rsidRPr="00701FD4" w:rsidR="00721A8A" w:rsidP="0093032F" w:rsidRDefault="00721A8A" w14:paraId="429CDF30" wp14:textId="77777777">
            <w:pPr>
              <w:pStyle w:val="TableText1"/>
              <w:keepNext/>
              <w:numPr>
                <w:ilvl w:val="0"/>
                <w:numId w:val="23"/>
              </w:numPr>
              <w:spacing w:before="40" w:after="40"/>
              <w:rPr>
                <w:rStyle w:val="ModernTableText"/>
                <w:szCs w:val="18"/>
              </w:rPr>
            </w:pPr>
          </w:p>
        </w:tc>
        <w:tc>
          <w:tcPr>
            <w:tcW w:w="1191" w:type="pct"/>
            <w:gridSpan w:val="2"/>
            <w:vAlign w:val="center"/>
          </w:tcPr>
          <w:p w:rsidRPr="00701FD4" w:rsidR="00721A8A" w:rsidP="0093032F" w:rsidRDefault="00721A8A" w14:paraId="631CDF97" wp14:textId="77777777">
            <w:pPr>
              <w:pStyle w:val="TableText1"/>
              <w:keepNext/>
              <w:numPr>
                <w:ilvl w:val="0"/>
                <w:numId w:val="23"/>
              </w:numPr>
              <w:spacing w:before="40" w:after="40"/>
              <w:rPr>
                <w:rStyle w:val="ModernTableText"/>
                <w:szCs w:val="18"/>
              </w:rPr>
            </w:pPr>
          </w:p>
        </w:tc>
      </w:tr>
      <w:tr xmlns:wp14="http://schemas.microsoft.com/office/word/2010/wordml" w:rsidR="00721A8A" w14:paraId="6A97345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83" w:type="pct"/>
            <w:vMerge/>
          </w:tcPr>
          <w:p w:rsidRPr="00701FD4" w:rsidR="00721A8A" w:rsidRDefault="00721A8A" w14:paraId="31FE71E4" wp14:textId="77777777">
            <w:pPr>
              <w:pStyle w:val="TableHeading"/>
              <w:spacing w:before="40" w:after="40"/>
              <w:rPr>
                <w:rStyle w:val="ModernTableText"/>
                <w:noProof/>
                <w:color w:val="FF0000"/>
                <w:szCs w:val="18"/>
              </w:rPr>
            </w:pPr>
          </w:p>
        </w:tc>
        <w:tc>
          <w:tcPr>
            <w:tcW w:w="503" w:type="pct"/>
          </w:tcPr>
          <w:p w:rsidRPr="00701FD4" w:rsidR="00721A8A" w:rsidRDefault="00721A8A" w14:paraId="5A50BC90" wp14:textId="77777777">
            <w:pPr>
              <w:pStyle w:val="TableHeading"/>
              <w:spacing w:before="40" w:after="40"/>
              <w:rPr>
                <w:rStyle w:val="ModernTableText"/>
                <w:noProof/>
                <w:color w:val="000000"/>
                <w:szCs w:val="18"/>
              </w:rPr>
            </w:pPr>
            <w:r w:rsidRPr="00701FD4">
              <w:rPr>
                <w:rStyle w:val="ModernTableText"/>
                <w:noProof/>
                <w:color w:val="000000"/>
                <w:szCs w:val="18"/>
              </w:rPr>
              <w:t>Section:</w:t>
            </w:r>
          </w:p>
        </w:tc>
        <w:tc>
          <w:tcPr>
            <w:tcW w:w="1136" w:type="pct"/>
            <w:gridSpan w:val="2"/>
            <w:vAlign w:val="center"/>
          </w:tcPr>
          <w:p w:rsidRPr="00701FD4" w:rsidR="00721A8A" w:rsidRDefault="00721A8A" w14:paraId="485F6513" wp14:textId="77777777">
            <w:pPr>
              <w:pStyle w:val="TableText1"/>
              <w:numPr>
                <w:ilvl w:val="0"/>
                <w:numId w:val="25"/>
              </w:numPr>
              <w:spacing w:before="40" w:after="40"/>
              <w:rPr>
                <w:rStyle w:val="ModernTableText"/>
                <w:szCs w:val="18"/>
              </w:rPr>
            </w:pPr>
            <w:r w:rsidRPr="00701FD4">
              <w:rPr>
                <w:rStyle w:val="ModernTableText"/>
                <w:szCs w:val="18"/>
              </w:rPr>
              <w:t>Line Item Approved Units (SA Amt-LI App Unit)</w:t>
            </w:r>
          </w:p>
        </w:tc>
        <w:tc>
          <w:tcPr>
            <w:tcW w:w="1687" w:type="pct"/>
            <w:gridSpan w:val="4"/>
            <w:vAlign w:val="center"/>
          </w:tcPr>
          <w:p w:rsidRPr="00701FD4" w:rsidR="00721A8A" w:rsidRDefault="00721A8A" w14:paraId="59F2F735" wp14:textId="77777777">
            <w:pPr>
              <w:pStyle w:val="TableText1"/>
              <w:numPr>
                <w:ilvl w:val="0"/>
                <w:numId w:val="25"/>
              </w:numPr>
              <w:spacing w:before="40" w:after="40"/>
              <w:rPr>
                <w:rStyle w:val="ModernTableText"/>
                <w:szCs w:val="18"/>
              </w:rPr>
            </w:pPr>
            <w:r w:rsidRPr="00701FD4">
              <w:rPr>
                <w:rStyle w:val="ModernTableText"/>
                <w:szCs w:val="18"/>
              </w:rPr>
              <w:t>Line Item Used Units A (SA Amt-LI Used Unit)</w:t>
            </w:r>
          </w:p>
        </w:tc>
        <w:tc>
          <w:tcPr>
            <w:tcW w:w="1191" w:type="pct"/>
            <w:gridSpan w:val="2"/>
            <w:vAlign w:val="center"/>
          </w:tcPr>
          <w:p w:rsidRPr="00701FD4" w:rsidR="00721A8A" w:rsidRDefault="00721A8A" w14:paraId="69BCABCD" wp14:textId="77777777">
            <w:pPr>
              <w:pStyle w:val="TableText1"/>
              <w:numPr>
                <w:ilvl w:val="0"/>
                <w:numId w:val="25"/>
              </w:numPr>
              <w:spacing w:before="40" w:after="40"/>
              <w:rPr>
                <w:rStyle w:val="ModernTableText"/>
                <w:szCs w:val="18"/>
              </w:rPr>
            </w:pPr>
          </w:p>
        </w:tc>
      </w:tr>
      <w:tr xmlns:wp14="http://schemas.microsoft.com/office/word/2010/wordml" w:rsidR="00721A8A" w14:paraId="631D67F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721A8A" w:rsidRDefault="00721A8A" w14:paraId="570AD135" wp14:textId="77777777">
            <w:pPr>
              <w:pStyle w:val="ModernBodyT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721A8A" w14:paraId="1FFADF1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986" w:type="pct"/>
            <w:gridSpan w:val="2"/>
          </w:tcPr>
          <w:p w:rsidRPr="00701FD4" w:rsidR="00721A8A" w:rsidRDefault="00721A8A" w14:paraId="4209D5CB" wp14:textId="77777777">
            <w:pPr>
              <w:pStyle w:val="TableHeading"/>
              <w:spacing w:before="40" w:after="40"/>
              <w:rPr>
                <w:rStyle w:val="ModernTableText"/>
                <w:noProof/>
                <w:szCs w:val="18"/>
              </w:rPr>
            </w:pPr>
            <w:r w:rsidRPr="00701FD4">
              <w:rPr>
                <w:rStyle w:val="ModernTableText"/>
                <w:noProof/>
                <w:szCs w:val="18"/>
              </w:rPr>
              <w:t>Report Output Format:</w:t>
            </w:r>
          </w:p>
        </w:tc>
        <w:tc>
          <w:tcPr>
            <w:tcW w:w="4014" w:type="pct"/>
            <w:gridSpan w:val="8"/>
            <w:vAlign w:val="center"/>
          </w:tcPr>
          <w:p w:rsidRPr="00701FD4" w:rsidR="00721A8A" w:rsidRDefault="00721A8A" w14:paraId="2B5268E7" wp14:textId="77777777">
            <w:pPr>
              <w:pStyle w:val="TableText1"/>
              <w:spacing w:before="40" w:after="40"/>
              <w:rPr>
                <w:rStyle w:val="ModernTableText"/>
                <w:noProof/>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 PDF (preferred)                        </w:t>
            </w:r>
            <w:r w:rsidRPr="00701FD4">
              <w:rPr>
                <w:rStyle w:val="ModernTableText"/>
                <w:rFonts w:ascii="Wingdings" w:hAnsi="Wingdings" w:eastAsia="Wingdings" w:cs="Wingdings"/>
                <w:noProof/>
                <w:szCs w:val="18"/>
              </w:rPr>
              <w:t>þ</w:t>
            </w:r>
            <w:r w:rsidRPr="00701FD4">
              <w:rPr>
                <w:rStyle w:val="ModernTableText"/>
                <w:noProof/>
                <w:szCs w:val="18"/>
              </w:rPr>
              <w:t xml:space="preserve"> HTML                             </w:t>
            </w:r>
            <w:r w:rsidRPr="00701FD4">
              <w:rPr>
                <w:rStyle w:val="ModernTableText"/>
                <w:rFonts w:ascii="Wingdings 2" w:hAnsi="Wingdings 2" w:eastAsia="Wingdings 2" w:cs="Wingdings 2"/>
                <w:noProof/>
                <w:szCs w:val="18"/>
              </w:rPr>
              <w:t>£</w:t>
            </w:r>
            <w:r w:rsidRPr="00701FD4">
              <w:rPr>
                <w:rStyle w:val="ModernTableText"/>
                <w:noProof/>
                <w:szCs w:val="18"/>
              </w:rPr>
              <w:t xml:space="preserve"> Excel 2000                         </w:t>
            </w:r>
            <w:r w:rsidRPr="00701FD4">
              <w:rPr>
                <w:rStyle w:val="ModernTableText"/>
                <w:rFonts w:ascii="Wingdings 2" w:hAnsi="Wingdings 2" w:eastAsia="Wingdings 2" w:cs="Wingdings 2"/>
                <w:noProof/>
                <w:szCs w:val="18"/>
              </w:rPr>
              <w:t>£</w:t>
            </w:r>
            <w:r w:rsidRPr="00701FD4">
              <w:rPr>
                <w:rStyle w:val="ModernTableText"/>
                <w:noProof/>
                <w:szCs w:val="18"/>
              </w:rPr>
              <w:t xml:space="preserve"> Excel   2002                         </w:t>
            </w:r>
            <w:r w:rsidRPr="00701FD4">
              <w:rPr>
                <w:rStyle w:val="ModernTableText"/>
                <w:rFonts w:ascii="Wingdings 2" w:hAnsi="Wingdings 2" w:eastAsia="Wingdings 2" w:cs="Wingdings 2"/>
                <w:noProof/>
                <w:szCs w:val="18"/>
              </w:rPr>
              <w:t>£</w:t>
            </w:r>
            <w:r w:rsidRPr="00701FD4">
              <w:rPr>
                <w:rStyle w:val="ModernTableText"/>
                <w:noProof/>
                <w:szCs w:val="18"/>
              </w:rPr>
              <w:t xml:space="preserve"> Text CSV Format</w:t>
            </w:r>
          </w:p>
        </w:tc>
      </w:tr>
      <w:tr xmlns:wp14="http://schemas.microsoft.com/office/word/2010/wordml" w:rsidR="00721A8A" w14:paraId="6917EB8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86" w:type="pct"/>
            <w:gridSpan w:val="2"/>
          </w:tcPr>
          <w:p w:rsidRPr="00701FD4" w:rsidR="00721A8A" w:rsidRDefault="00721A8A" w14:paraId="4B0414DA" wp14:textId="77777777">
            <w:pPr>
              <w:pStyle w:val="TableHeading"/>
              <w:spacing w:before="40" w:after="40"/>
              <w:rPr>
                <w:rStyle w:val="ModernTableText"/>
                <w:noProof/>
                <w:szCs w:val="18"/>
              </w:rPr>
            </w:pPr>
            <w:r w:rsidRPr="00701FD4">
              <w:rPr>
                <w:rStyle w:val="ModernTableText"/>
                <w:noProof/>
                <w:szCs w:val="18"/>
              </w:rPr>
              <w:t>Reporting Portal:</w:t>
            </w:r>
          </w:p>
        </w:tc>
        <w:tc>
          <w:tcPr>
            <w:tcW w:w="4014" w:type="pct"/>
            <w:gridSpan w:val="8"/>
            <w:vAlign w:val="center"/>
          </w:tcPr>
          <w:p w:rsidRPr="00701FD4" w:rsidR="00721A8A" w:rsidRDefault="00721A8A" w14:paraId="43A1D67F" wp14:textId="77777777">
            <w:pPr>
              <w:pStyle w:val="TableText1"/>
              <w:spacing w:before="40" w:after="40"/>
              <w:rPr>
                <w:rStyle w:val="ModernTableText"/>
                <w:noProof/>
                <w:szCs w:val="18"/>
              </w:rPr>
            </w:pPr>
            <w:r w:rsidRPr="00701FD4">
              <w:rPr>
                <w:rStyle w:val="ModernTableText"/>
                <w:rFonts w:ascii="Wingdings" w:hAnsi="Wingdings" w:eastAsia="Wingdings" w:cs="Wingdings"/>
                <w:noProof/>
                <w:szCs w:val="18"/>
              </w:rPr>
              <w:t>þ</w:t>
            </w:r>
            <w:r w:rsidRPr="00701FD4">
              <w:rPr>
                <w:rStyle w:val="ModernTableText"/>
                <w:noProof/>
                <w:szCs w:val="18"/>
              </w:rPr>
              <w:t xml:space="preserve"> Web Portal                                </w:t>
            </w:r>
            <w:r w:rsidRPr="00701FD4">
              <w:rPr>
                <w:rStyle w:val="ModernTableText"/>
                <w:rFonts w:ascii="Wingdings 2" w:hAnsi="Wingdings 2" w:eastAsia="Wingdings 2" w:cs="Wingdings 2"/>
                <w:noProof/>
                <w:szCs w:val="18"/>
              </w:rPr>
              <w:t>£</w:t>
            </w:r>
            <w:r w:rsidRPr="00701FD4">
              <w:rPr>
                <w:rStyle w:val="ModernTableText"/>
                <w:noProof/>
                <w:szCs w:val="18"/>
              </w:rPr>
              <w:t xml:space="preserve"> EDMS                            </w:t>
            </w:r>
            <w:r w:rsidRPr="00701FD4">
              <w:rPr>
                <w:rStyle w:val="ModernTableText"/>
                <w:rFonts w:ascii="Wingdings 2" w:hAnsi="Wingdings 2" w:eastAsia="Wingdings 2" w:cs="Wingdings 2"/>
                <w:noProof/>
                <w:szCs w:val="18"/>
              </w:rPr>
              <w:t>£</w:t>
            </w:r>
            <w:r w:rsidRPr="00701FD4">
              <w:rPr>
                <w:rStyle w:val="ModernTableText"/>
                <w:noProof/>
                <w:szCs w:val="18"/>
              </w:rPr>
              <w:t xml:space="preserve"> Email Link                      </w:t>
            </w:r>
          </w:p>
        </w:tc>
      </w:tr>
      <w:tr xmlns:wp14="http://schemas.microsoft.com/office/word/2010/wordml" w:rsidR="00721A8A" w:rsidTr="0093032F" w14:paraId="23BBCA9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86" w:type="pct"/>
            <w:gridSpan w:val="2"/>
            <w:vMerge w:val="restart"/>
            <w:vAlign w:val="center"/>
          </w:tcPr>
          <w:p w:rsidRPr="00701FD4" w:rsidR="00721A8A" w:rsidP="0093032F" w:rsidRDefault="00721A8A" w14:paraId="62A7D5D8" wp14:textId="77777777">
            <w:pPr>
              <w:pStyle w:val="TableHeading"/>
              <w:spacing w:before="40" w:after="40"/>
              <w:rPr>
                <w:rStyle w:val="ModernTableText"/>
                <w:noProof/>
                <w:szCs w:val="18"/>
              </w:rPr>
            </w:pPr>
            <w:r w:rsidRPr="00701FD4">
              <w:rPr>
                <w:rStyle w:val="ModernTableText"/>
                <w:noProof/>
                <w:szCs w:val="18"/>
              </w:rPr>
              <w:t>Report Output Distribution Group(s):</w:t>
            </w:r>
          </w:p>
        </w:tc>
        <w:tc>
          <w:tcPr>
            <w:tcW w:w="1142" w:type="pct"/>
            <w:gridSpan w:val="3"/>
            <w:vMerge w:val="restart"/>
          </w:tcPr>
          <w:p w:rsidRPr="00701FD4" w:rsidR="00721A8A" w:rsidRDefault="00721A8A" w14:paraId="61FAD8F2" wp14:textId="77777777">
            <w:pPr>
              <w:pStyle w:val="TableText1"/>
              <w:spacing w:before="40" w:after="40"/>
              <w:rPr>
                <w:rStyle w:val="ModernTableText"/>
                <w:noProof/>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 No</w:t>
            </w:r>
          </w:p>
          <w:p w:rsidRPr="00701FD4" w:rsidR="00721A8A" w:rsidRDefault="00721A8A" w14:paraId="2571E6F8" wp14:textId="77777777">
            <w:pPr>
              <w:pStyle w:val="TableText1"/>
              <w:spacing w:before="40" w:after="40"/>
              <w:rPr>
                <w:rStyle w:val="ModernTableText"/>
                <w:noProof/>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 Yes (if yes, complete distribution list)</w:t>
            </w:r>
          </w:p>
        </w:tc>
        <w:tc>
          <w:tcPr>
            <w:tcW w:w="2872" w:type="pct"/>
            <w:gridSpan w:val="5"/>
            <w:tcBorders>
              <w:top w:val="single" w:color="616161" w:sz="4" w:space="0"/>
            </w:tcBorders>
            <w:vAlign w:val="center"/>
          </w:tcPr>
          <w:p w:rsidRPr="00701FD4" w:rsidR="00721A8A" w:rsidRDefault="00721A8A" w14:paraId="5D2C40DE" wp14:textId="77777777">
            <w:pPr>
              <w:pStyle w:val="TableText1"/>
              <w:spacing w:before="40" w:after="40"/>
              <w:rPr>
                <w:rStyle w:val="ModernTableText"/>
                <w:b/>
                <w:bCs/>
                <w:szCs w:val="18"/>
              </w:rPr>
            </w:pPr>
            <w:r w:rsidRPr="00701FD4">
              <w:rPr>
                <w:rStyle w:val="ModernTableText"/>
                <w:b/>
                <w:bCs/>
                <w:szCs w:val="18"/>
              </w:rPr>
              <w:t>Output Distribution Group List</w:t>
            </w:r>
          </w:p>
        </w:tc>
      </w:tr>
      <w:tr xmlns:wp14="http://schemas.microsoft.com/office/word/2010/wordml" w:rsidR="00721A8A" w14:paraId="2D28C23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86" w:type="pct"/>
            <w:gridSpan w:val="2"/>
            <w:vMerge/>
          </w:tcPr>
          <w:p w:rsidRPr="00701FD4" w:rsidR="00721A8A" w:rsidRDefault="00721A8A" w14:paraId="0F7357C3" wp14:textId="77777777">
            <w:pPr>
              <w:pStyle w:val="TableHeading"/>
              <w:spacing w:before="40" w:after="40"/>
              <w:rPr>
                <w:rStyle w:val="ModernTableText"/>
                <w:szCs w:val="18"/>
              </w:rPr>
            </w:pPr>
          </w:p>
        </w:tc>
        <w:tc>
          <w:tcPr>
            <w:tcW w:w="1142" w:type="pct"/>
            <w:gridSpan w:val="3"/>
            <w:vMerge/>
          </w:tcPr>
          <w:p w:rsidRPr="00701FD4" w:rsidR="00721A8A" w:rsidRDefault="00721A8A" w14:paraId="0C23292F" wp14:textId="77777777">
            <w:pPr>
              <w:pStyle w:val="TableText1"/>
              <w:spacing w:before="40" w:after="40"/>
              <w:rPr>
                <w:rStyle w:val="ModernTableText"/>
                <w:szCs w:val="18"/>
              </w:rPr>
            </w:pPr>
          </w:p>
        </w:tc>
        <w:tc>
          <w:tcPr>
            <w:tcW w:w="1681" w:type="pct"/>
            <w:gridSpan w:val="3"/>
            <w:vAlign w:val="center"/>
          </w:tcPr>
          <w:p w:rsidRPr="00701FD4" w:rsidR="00721A8A" w:rsidP="00BE3176" w:rsidRDefault="00721A8A" w14:paraId="1A2222D7" wp14:textId="77777777">
            <w:pPr>
              <w:pStyle w:val="TableText1"/>
              <w:numPr>
                <w:ilvl w:val="0"/>
                <w:numId w:val="70"/>
              </w:numPr>
              <w:spacing w:before="40" w:after="40"/>
              <w:rPr>
                <w:rStyle w:val="ModernTableText"/>
                <w:szCs w:val="18"/>
                <w:u w:val="single"/>
              </w:rPr>
            </w:pPr>
          </w:p>
        </w:tc>
        <w:tc>
          <w:tcPr>
            <w:tcW w:w="1191" w:type="pct"/>
            <w:gridSpan w:val="2"/>
            <w:vAlign w:val="center"/>
          </w:tcPr>
          <w:p w:rsidRPr="00701FD4" w:rsidR="00721A8A" w:rsidP="00BE3176" w:rsidRDefault="00721A8A" w14:paraId="72189CBF" wp14:textId="77777777">
            <w:pPr>
              <w:pStyle w:val="TableText1"/>
              <w:numPr>
                <w:ilvl w:val="0"/>
                <w:numId w:val="70"/>
              </w:numPr>
              <w:spacing w:before="40" w:after="40"/>
              <w:rPr>
                <w:rStyle w:val="ModernTableText"/>
                <w:szCs w:val="18"/>
              </w:rPr>
            </w:pPr>
          </w:p>
        </w:tc>
      </w:tr>
      <w:tr xmlns:wp14="http://schemas.microsoft.com/office/word/2010/wordml" w:rsidR="00721A8A" w14:paraId="1AF4878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86" w:type="pct"/>
            <w:gridSpan w:val="2"/>
            <w:vMerge/>
          </w:tcPr>
          <w:p w:rsidRPr="00701FD4" w:rsidR="00721A8A" w:rsidRDefault="00721A8A" w14:paraId="46AAD782" wp14:textId="77777777">
            <w:pPr>
              <w:pStyle w:val="TableHeading"/>
              <w:spacing w:before="40" w:after="40"/>
              <w:rPr>
                <w:rStyle w:val="ModernTableText"/>
                <w:szCs w:val="18"/>
              </w:rPr>
            </w:pPr>
          </w:p>
        </w:tc>
        <w:tc>
          <w:tcPr>
            <w:tcW w:w="1142" w:type="pct"/>
            <w:gridSpan w:val="3"/>
            <w:vMerge/>
            <w:vAlign w:val="center"/>
          </w:tcPr>
          <w:p w:rsidRPr="00701FD4" w:rsidR="00721A8A" w:rsidRDefault="00721A8A" w14:paraId="1721097C" wp14:textId="77777777">
            <w:pPr>
              <w:pStyle w:val="TableText1"/>
              <w:spacing w:before="40" w:after="40"/>
              <w:rPr>
                <w:rStyle w:val="ModernTableText"/>
                <w:szCs w:val="18"/>
              </w:rPr>
            </w:pPr>
          </w:p>
        </w:tc>
        <w:tc>
          <w:tcPr>
            <w:tcW w:w="1681" w:type="pct"/>
            <w:gridSpan w:val="3"/>
            <w:vAlign w:val="center"/>
          </w:tcPr>
          <w:p w:rsidRPr="00701FD4" w:rsidR="00721A8A" w:rsidP="00BE3176" w:rsidRDefault="00721A8A" w14:paraId="54998899" wp14:textId="77777777">
            <w:pPr>
              <w:pStyle w:val="TableText1"/>
              <w:numPr>
                <w:ilvl w:val="0"/>
                <w:numId w:val="70"/>
              </w:numPr>
              <w:spacing w:before="40" w:after="40"/>
              <w:rPr>
                <w:rStyle w:val="ModernTableText"/>
                <w:szCs w:val="18"/>
                <w:u w:val="single"/>
              </w:rPr>
            </w:pPr>
          </w:p>
        </w:tc>
        <w:tc>
          <w:tcPr>
            <w:tcW w:w="1191" w:type="pct"/>
            <w:gridSpan w:val="2"/>
            <w:vAlign w:val="center"/>
          </w:tcPr>
          <w:p w:rsidRPr="00701FD4" w:rsidR="00721A8A" w:rsidP="00BE3176" w:rsidRDefault="00721A8A" w14:paraId="00AB4751" wp14:textId="77777777">
            <w:pPr>
              <w:pStyle w:val="TableText1"/>
              <w:numPr>
                <w:ilvl w:val="0"/>
                <w:numId w:val="70"/>
              </w:numPr>
              <w:spacing w:before="40" w:after="40"/>
              <w:rPr>
                <w:rStyle w:val="ModernTableText"/>
                <w:szCs w:val="18"/>
              </w:rPr>
            </w:pPr>
          </w:p>
        </w:tc>
      </w:tr>
      <w:tr xmlns:wp14="http://schemas.microsoft.com/office/word/2010/wordml" w:rsidR="00721A8A" w14:paraId="2D461D8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986" w:type="pct"/>
            <w:gridSpan w:val="2"/>
            <w:vMerge/>
          </w:tcPr>
          <w:p w:rsidRPr="00701FD4" w:rsidR="00721A8A" w:rsidRDefault="00721A8A" w14:paraId="73F8DB4D" wp14:textId="77777777">
            <w:pPr>
              <w:pStyle w:val="TableHeading"/>
              <w:spacing w:before="40" w:after="40"/>
              <w:rPr>
                <w:rStyle w:val="ModernTableText"/>
                <w:szCs w:val="18"/>
              </w:rPr>
            </w:pPr>
          </w:p>
        </w:tc>
        <w:tc>
          <w:tcPr>
            <w:tcW w:w="1142" w:type="pct"/>
            <w:gridSpan w:val="3"/>
            <w:vMerge/>
            <w:vAlign w:val="center"/>
          </w:tcPr>
          <w:p w:rsidRPr="00701FD4" w:rsidR="00721A8A" w:rsidRDefault="00721A8A" w14:paraId="6BF20CEA" wp14:textId="77777777">
            <w:pPr>
              <w:pStyle w:val="TableText1"/>
              <w:spacing w:before="40" w:after="40"/>
              <w:rPr>
                <w:rStyle w:val="ModernTableText"/>
                <w:szCs w:val="18"/>
              </w:rPr>
            </w:pPr>
          </w:p>
        </w:tc>
        <w:tc>
          <w:tcPr>
            <w:tcW w:w="1681" w:type="pct"/>
            <w:gridSpan w:val="3"/>
            <w:vAlign w:val="center"/>
          </w:tcPr>
          <w:p w:rsidRPr="00701FD4" w:rsidR="00721A8A" w:rsidP="00BE3176" w:rsidRDefault="00721A8A" w14:paraId="25F866C5" wp14:textId="77777777">
            <w:pPr>
              <w:pStyle w:val="TableText1"/>
              <w:numPr>
                <w:ilvl w:val="0"/>
                <w:numId w:val="70"/>
              </w:numPr>
              <w:spacing w:before="40" w:after="40"/>
              <w:rPr>
                <w:rStyle w:val="ModernTableText"/>
                <w:szCs w:val="18"/>
                <w:u w:val="single"/>
              </w:rPr>
            </w:pPr>
          </w:p>
        </w:tc>
        <w:tc>
          <w:tcPr>
            <w:tcW w:w="1191" w:type="pct"/>
            <w:gridSpan w:val="2"/>
            <w:vAlign w:val="center"/>
          </w:tcPr>
          <w:p w:rsidRPr="00701FD4" w:rsidR="00721A8A" w:rsidP="00BE3176" w:rsidRDefault="00721A8A" w14:paraId="0210DD7E" wp14:textId="77777777">
            <w:pPr>
              <w:pStyle w:val="TableText1"/>
              <w:numPr>
                <w:ilvl w:val="0"/>
                <w:numId w:val="70"/>
              </w:numPr>
              <w:spacing w:before="40" w:after="40"/>
              <w:rPr>
                <w:rStyle w:val="ModernTableText"/>
                <w:szCs w:val="18"/>
              </w:rPr>
            </w:pPr>
          </w:p>
        </w:tc>
      </w:tr>
      <w:tr xmlns:wp14="http://schemas.microsoft.com/office/word/2010/wordml" w:rsidR="00721A8A" w14:paraId="051391B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721A8A" w:rsidRDefault="00721A8A" w14:paraId="3DEB3049" wp14:textId="77777777">
            <w:pPr>
              <w:pStyle w:val="ModernBodyText"/>
              <w:spacing w:before="40" w:after="40"/>
              <w:jc w:val="center"/>
              <w:rPr>
                <w:rStyle w:val="Modern2nd-levelTableheader"/>
                <w:sz w:val="21"/>
                <w:szCs w:val="21"/>
              </w:rPr>
            </w:pPr>
            <w:r>
              <w:rPr>
                <w:rStyle w:val="Modern2nd-levelTableheader"/>
                <w:sz w:val="21"/>
                <w:szCs w:val="21"/>
              </w:rPr>
              <w:t>Report Retention</w:t>
            </w:r>
          </w:p>
        </w:tc>
      </w:tr>
      <w:tr xmlns:wp14="http://schemas.microsoft.com/office/word/2010/wordml" w:rsidR="00721A8A" w14:paraId="7213F62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986" w:type="pct"/>
            <w:gridSpan w:val="2"/>
            <w:tcBorders>
              <w:top w:val="single" w:color="616161" w:sz="2" w:space="0"/>
              <w:left w:val="single" w:color="616161" w:sz="2" w:space="0"/>
              <w:right w:val="single" w:color="616161" w:sz="2" w:space="0"/>
            </w:tcBorders>
            <w:vAlign w:val="center"/>
          </w:tcPr>
          <w:p w:rsidRPr="00701FD4" w:rsidR="00721A8A" w:rsidRDefault="00721A8A" w14:paraId="5015C388" wp14:textId="77777777">
            <w:pPr>
              <w:pStyle w:val="ModernBodyText"/>
              <w:spacing w:before="40" w:after="40"/>
              <w:jc w:val="left"/>
              <w:rPr>
                <w:rStyle w:val="Modern2nd-levelTableheader"/>
                <w:noProof/>
                <w:sz w:val="18"/>
                <w:szCs w:val="18"/>
              </w:rPr>
            </w:pPr>
            <w:r w:rsidRPr="00701FD4">
              <w:rPr>
                <w:rStyle w:val="Modern2nd-levelTableheader"/>
                <w:noProof/>
                <w:sz w:val="18"/>
                <w:szCs w:val="18"/>
              </w:rPr>
              <w:t>Report Retention Type:</w:t>
            </w:r>
          </w:p>
        </w:tc>
        <w:tc>
          <w:tcPr>
            <w:tcW w:w="4014" w:type="pct"/>
            <w:gridSpan w:val="8"/>
            <w:tcBorders>
              <w:top w:val="single" w:color="616161" w:sz="2" w:space="0"/>
              <w:left w:val="single" w:color="616161" w:sz="2" w:space="0"/>
              <w:bottom w:val="single" w:color="616161" w:sz="2" w:space="0"/>
              <w:right w:val="single" w:color="616161" w:sz="2" w:space="0"/>
            </w:tcBorders>
            <w:vAlign w:val="center"/>
          </w:tcPr>
          <w:p w:rsidRPr="00701FD4" w:rsidR="00721A8A" w:rsidRDefault="00721A8A" w14:paraId="59822CFB" wp14:textId="77777777">
            <w:pPr>
              <w:pStyle w:val="TableText1"/>
              <w:spacing w:before="40" w:after="40"/>
              <w:rPr>
                <w:rStyle w:val="ModernTableText"/>
                <w:noProof/>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 Cognos                                    </w:t>
            </w:r>
            <w:r w:rsidRPr="00701FD4">
              <w:rPr>
                <w:rStyle w:val="ModernTableText"/>
                <w:rFonts w:ascii="Wingdings" w:hAnsi="Wingdings" w:eastAsia="Wingdings" w:cs="Wingdings"/>
                <w:noProof/>
                <w:szCs w:val="18"/>
              </w:rPr>
              <w:t>þ</w:t>
            </w:r>
            <w:r w:rsidRPr="00701FD4">
              <w:rPr>
                <w:rStyle w:val="ModernTableText"/>
                <w:noProof/>
                <w:szCs w:val="18"/>
              </w:rPr>
              <w:t xml:space="preserve"> EDMS</w:t>
            </w:r>
          </w:p>
        </w:tc>
      </w:tr>
      <w:tr xmlns:wp14="http://schemas.microsoft.com/office/word/2010/wordml" w:rsidR="00721A8A" w14:paraId="201A44F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986" w:type="pct"/>
            <w:gridSpan w:val="2"/>
            <w:tcBorders>
              <w:top w:val="single" w:color="616161" w:sz="2" w:space="0"/>
              <w:left w:val="single" w:color="616161" w:sz="2" w:space="0"/>
              <w:right w:val="single" w:color="616161" w:sz="2" w:space="0"/>
            </w:tcBorders>
            <w:vAlign w:val="center"/>
          </w:tcPr>
          <w:p w:rsidRPr="00701FD4" w:rsidR="00721A8A" w:rsidRDefault="00721A8A" w14:paraId="6AAEE8C1" wp14:textId="77777777">
            <w:pPr>
              <w:pStyle w:val="ModernBodyText"/>
              <w:spacing w:before="40" w:after="40"/>
              <w:jc w:val="left"/>
              <w:rPr>
                <w:rStyle w:val="Modern2nd-levelTableheader"/>
                <w:noProof/>
                <w:sz w:val="18"/>
                <w:szCs w:val="18"/>
              </w:rPr>
            </w:pPr>
            <w:r w:rsidRPr="00701FD4">
              <w:rPr>
                <w:rStyle w:val="Modern2nd-levelTableheader"/>
                <w:noProof/>
                <w:sz w:val="18"/>
                <w:szCs w:val="18"/>
              </w:rPr>
              <w:t>Report Output Versions:</w:t>
            </w:r>
          </w:p>
        </w:tc>
        <w:tc>
          <w:tcPr>
            <w:tcW w:w="1142" w:type="pct"/>
            <w:gridSpan w:val="3"/>
            <w:tcBorders>
              <w:top w:val="single" w:color="616161" w:sz="2" w:space="0"/>
              <w:left w:val="single" w:color="616161" w:sz="2" w:space="0"/>
              <w:bottom w:val="single" w:color="616161" w:sz="2" w:space="0"/>
              <w:right w:val="single" w:color="616161" w:sz="2" w:space="0"/>
            </w:tcBorders>
            <w:vAlign w:val="center"/>
          </w:tcPr>
          <w:p w:rsidRPr="00701FD4" w:rsidR="00721A8A" w:rsidRDefault="00721A8A" w14:paraId="07066F62" wp14:textId="77777777">
            <w:pPr>
              <w:pStyle w:val="ModernBodyText"/>
              <w:spacing w:before="40" w:after="40"/>
              <w:jc w:val="left"/>
              <w:rPr>
                <w:rStyle w:val="Modern2nd-levelTableheader"/>
                <w:noProof/>
                <w:color w:val="FFFFFF"/>
                <w:sz w:val="18"/>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 Number Of Occurrences:  </w:t>
            </w:r>
          </w:p>
        </w:tc>
        <w:tc>
          <w:tcPr>
            <w:tcW w:w="2872" w:type="pct"/>
            <w:gridSpan w:val="5"/>
            <w:tcBorders>
              <w:top w:val="single" w:color="616161" w:sz="2" w:space="0"/>
              <w:left w:val="nil"/>
              <w:bottom w:val="single" w:color="616161" w:sz="2" w:space="0"/>
              <w:right w:val="single" w:color="616161" w:sz="2" w:space="0"/>
            </w:tcBorders>
            <w:vAlign w:val="center"/>
          </w:tcPr>
          <w:p w:rsidRPr="00701FD4" w:rsidR="00721A8A" w:rsidRDefault="00721A8A" w14:paraId="48A9B77C" wp14:textId="77777777">
            <w:pPr>
              <w:pStyle w:val="TableText1"/>
              <w:spacing w:before="40" w:after="40"/>
              <w:rPr>
                <w:rStyle w:val="ModernTableText"/>
                <w:noProof/>
                <w:szCs w:val="18"/>
              </w:rPr>
            </w:pPr>
            <w:r w:rsidRPr="00701FD4">
              <w:rPr>
                <w:rStyle w:val="ModernTableText"/>
                <w:rFonts w:ascii="Wingdings" w:hAnsi="Wingdings" w:eastAsia="Wingdings" w:cs="Wingdings"/>
                <w:noProof/>
                <w:szCs w:val="18"/>
              </w:rPr>
              <w:t>þ</w:t>
            </w:r>
            <w:r w:rsidRPr="00701FD4">
              <w:rPr>
                <w:rStyle w:val="ModernTableText"/>
                <w:noProof/>
                <w:szCs w:val="18"/>
              </w:rPr>
              <w:t xml:space="preserve">Duration:     7       </w:t>
            </w:r>
            <w:r w:rsidRPr="00701FD4">
              <w:rPr>
                <w:rStyle w:val="ModernTableText"/>
                <w:rFonts w:ascii="Wingdings 2" w:hAnsi="Wingdings 2" w:eastAsia="Wingdings 2" w:cs="Wingdings 2"/>
                <w:noProof/>
                <w:szCs w:val="18"/>
              </w:rPr>
              <w:t>£</w:t>
            </w:r>
            <w:r w:rsidRPr="00701FD4">
              <w:rPr>
                <w:rStyle w:val="ModernTableText"/>
                <w:noProof/>
                <w:szCs w:val="18"/>
              </w:rPr>
              <w:t xml:space="preserve"> Days       </w:t>
            </w:r>
            <w:r w:rsidRPr="00701FD4">
              <w:rPr>
                <w:rStyle w:val="ModernTableText"/>
                <w:rFonts w:ascii="Wingdings 2" w:hAnsi="Wingdings 2" w:eastAsia="Wingdings 2" w:cs="Wingdings 2"/>
                <w:noProof/>
                <w:szCs w:val="18"/>
              </w:rPr>
              <w:t>£</w:t>
            </w:r>
            <w:r w:rsidRPr="00701FD4">
              <w:rPr>
                <w:rStyle w:val="ModernTableText"/>
                <w:noProof/>
                <w:szCs w:val="18"/>
              </w:rPr>
              <w:t xml:space="preserve"> Months       </w:t>
            </w:r>
            <w:r w:rsidRPr="00701FD4">
              <w:rPr>
                <w:rStyle w:val="ModernTableText"/>
                <w:rFonts w:ascii="Wingdings" w:hAnsi="Wingdings" w:eastAsia="Wingdings" w:cs="Wingdings"/>
                <w:noProof/>
                <w:szCs w:val="18"/>
              </w:rPr>
              <w:t>þ</w:t>
            </w:r>
            <w:r w:rsidRPr="00701FD4">
              <w:rPr>
                <w:rStyle w:val="ModernTableText"/>
                <w:noProof/>
                <w:szCs w:val="18"/>
              </w:rPr>
              <w:t xml:space="preserve"> Years                                                                          </w:t>
            </w:r>
          </w:p>
        </w:tc>
      </w:tr>
      <w:tr xmlns:wp14="http://schemas.microsoft.com/office/word/2010/wordml" w:rsidR="00721A8A" w14:paraId="4F26C64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986" w:type="pct"/>
            <w:gridSpan w:val="2"/>
            <w:tcBorders>
              <w:top w:val="single" w:color="616161" w:sz="2" w:space="0"/>
              <w:left w:val="single" w:color="616161" w:sz="2" w:space="0"/>
              <w:right w:val="single" w:color="616161" w:sz="2" w:space="0"/>
            </w:tcBorders>
            <w:vAlign w:val="center"/>
          </w:tcPr>
          <w:p w:rsidRPr="00701FD4" w:rsidR="00721A8A" w:rsidRDefault="00721A8A" w14:paraId="75A15A32" wp14:textId="77777777">
            <w:pPr>
              <w:pStyle w:val="ModernBodyText"/>
              <w:spacing w:before="40" w:after="40"/>
              <w:jc w:val="left"/>
              <w:rPr>
                <w:rStyle w:val="Modern2nd-levelTableheader"/>
                <w:noProof/>
                <w:sz w:val="18"/>
                <w:szCs w:val="18"/>
              </w:rPr>
            </w:pPr>
            <w:r w:rsidRPr="00701FD4">
              <w:rPr>
                <w:rStyle w:val="Modern2nd-levelTableheader"/>
                <w:noProof/>
                <w:sz w:val="18"/>
                <w:szCs w:val="18"/>
              </w:rPr>
              <w:t>Report Run History Log:</w:t>
            </w:r>
          </w:p>
        </w:tc>
        <w:tc>
          <w:tcPr>
            <w:tcW w:w="1142" w:type="pct"/>
            <w:gridSpan w:val="3"/>
            <w:tcBorders>
              <w:top w:val="single" w:color="616161" w:sz="2" w:space="0"/>
              <w:left w:val="single" w:color="616161" w:sz="2" w:space="0"/>
              <w:bottom w:val="single" w:color="616161" w:sz="2" w:space="0"/>
              <w:right w:val="single" w:color="616161" w:sz="2" w:space="0"/>
            </w:tcBorders>
            <w:vAlign w:val="center"/>
          </w:tcPr>
          <w:p w:rsidRPr="00701FD4" w:rsidR="00721A8A" w:rsidRDefault="00721A8A" w14:paraId="61541A9F" wp14:textId="77777777">
            <w:pPr>
              <w:pStyle w:val="ModernBodyText"/>
              <w:spacing w:before="40" w:after="40"/>
              <w:jc w:val="left"/>
              <w:rPr>
                <w:rStyle w:val="Modern2nd-levelTableheader"/>
                <w:noProof/>
                <w:color w:val="FFFFFF"/>
                <w:sz w:val="18"/>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 Number Of Occurrences:  </w:t>
            </w:r>
          </w:p>
        </w:tc>
        <w:tc>
          <w:tcPr>
            <w:tcW w:w="2872" w:type="pct"/>
            <w:gridSpan w:val="5"/>
            <w:tcBorders>
              <w:top w:val="single" w:color="616161" w:sz="2" w:space="0"/>
              <w:left w:val="nil"/>
              <w:bottom w:val="single" w:color="616161" w:sz="2" w:space="0"/>
              <w:right w:val="single" w:color="616161" w:sz="2" w:space="0"/>
            </w:tcBorders>
            <w:vAlign w:val="center"/>
          </w:tcPr>
          <w:p w:rsidRPr="00701FD4" w:rsidR="00721A8A" w:rsidRDefault="00721A8A" w14:paraId="7C4F6823" wp14:textId="77777777">
            <w:pPr>
              <w:pStyle w:val="TableText1"/>
              <w:spacing w:before="40" w:after="40"/>
              <w:rPr>
                <w:rStyle w:val="ModernTableText"/>
                <w:noProof/>
                <w:szCs w:val="18"/>
              </w:rPr>
            </w:pPr>
            <w:r w:rsidRPr="00701FD4">
              <w:rPr>
                <w:rStyle w:val="ModernTableText"/>
                <w:rFonts w:ascii="Wingdings 2" w:hAnsi="Wingdings 2" w:eastAsia="Wingdings 2" w:cs="Wingdings 2"/>
                <w:noProof/>
                <w:szCs w:val="18"/>
              </w:rPr>
              <w:t>£</w:t>
            </w:r>
            <w:r w:rsidRPr="00701FD4">
              <w:rPr>
                <w:rStyle w:val="ModernTableText"/>
                <w:noProof/>
                <w:szCs w:val="18"/>
              </w:rPr>
              <w:t xml:space="preserve">Duration:            </w:t>
            </w:r>
            <w:r w:rsidRPr="00701FD4">
              <w:rPr>
                <w:rStyle w:val="ModernTableText"/>
                <w:rFonts w:ascii="Wingdings 2" w:hAnsi="Wingdings 2" w:eastAsia="Wingdings 2" w:cs="Wingdings 2"/>
                <w:noProof/>
                <w:szCs w:val="18"/>
              </w:rPr>
              <w:t>£</w:t>
            </w:r>
            <w:r w:rsidRPr="00701FD4">
              <w:rPr>
                <w:rStyle w:val="ModernTableText"/>
                <w:noProof/>
                <w:szCs w:val="18"/>
              </w:rPr>
              <w:t xml:space="preserve"> Days       </w:t>
            </w:r>
            <w:r w:rsidRPr="00701FD4">
              <w:rPr>
                <w:rStyle w:val="ModernTableText"/>
                <w:rFonts w:ascii="Wingdings 2" w:hAnsi="Wingdings 2" w:eastAsia="Wingdings 2" w:cs="Wingdings 2"/>
                <w:noProof/>
                <w:szCs w:val="18"/>
              </w:rPr>
              <w:t>£</w:t>
            </w:r>
            <w:r w:rsidRPr="00701FD4">
              <w:rPr>
                <w:rStyle w:val="ModernTableText"/>
                <w:noProof/>
                <w:szCs w:val="18"/>
              </w:rPr>
              <w:t xml:space="preserve"> Months       </w:t>
            </w:r>
            <w:r w:rsidRPr="00701FD4">
              <w:rPr>
                <w:rStyle w:val="ModernTableText"/>
                <w:rFonts w:ascii="Wingdings 2" w:hAnsi="Wingdings 2" w:eastAsia="Wingdings 2" w:cs="Wingdings 2"/>
                <w:noProof/>
                <w:szCs w:val="18"/>
              </w:rPr>
              <w:t>£</w:t>
            </w:r>
            <w:r w:rsidRPr="00701FD4">
              <w:rPr>
                <w:rStyle w:val="ModernTableText"/>
                <w:noProof/>
                <w:szCs w:val="18"/>
              </w:rPr>
              <w:t xml:space="preserve"> Years                                                                          </w:t>
            </w:r>
          </w:p>
        </w:tc>
      </w:tr>
      <w:tr xmlns:wp14="http://schemas.microsoft.com/office/word/2010/wordml" w:rsidR="00721A8A" w14:paraId="41E108E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721A8A" w:rsidRDefault="00721A8A" w14:paraId="14AA9711" wp14:textId="77777777">
            <w:pPr>
              <w:pStyle w:val="ModernBodyT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721A8A" w14:paraId="159EF6D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Pr>
          <w:p w:rsidRPr="009D11F7" w:rsidR="00721A8A" w:rsidP="00E97EF2" w:rsidRDefault="00721A8A" w14:paraId="15224B61" wp14:textId="77777777">
            <w:pPr>
              <w:keepLines/>
              <w:spacing w:before="40" w:after="40"/>
              <w:rPr>
                <w:rStyle w:val="ModernTableText"/>
                <w:noProof/>
                <w:szCs w:val="18"/>
              </w:rPr>
            </w:pPr>
            <w:r w:rsidRPr="009D11F7">
              <w:rPr>
                <w:rStyle w:val="ModernTableText"/>
                <w:noProof/>
                <w:szCs w:val="18"/>
              </w:rPr>
              <w:t>Join A-DTL-TB to A-HDR-TB using A-AUTH-ID</w:t>
            </w:r>
          </w:p>
          <w:p w:rsidRPr="009D11F7" w:rsidR="00721A8A" w:rsidP="00E97EF2" w:rsidRDefault="00721A8A" w14:paraId="0A76726A" wp14:textId="77777777">
            <w:pPr>
              <w:keepLines/>
              <w:spacing w:before="40" w:after="40"/>
              <w:rPr>
                <w:rStyle w:val="ModernTableText"/>
                <w:noProof/>
                <w:szCs w:val="18"/>
              </w:rPr>
            </w:pPr>
            <w:r w:rsidRPr="009D11F7">
              <w:rPr>
                <w:rStyle w:val="ModernTableText"/>
                <w:noProof/>
                <w:szCs w:val="18"/>
              </w:rPr>
              <w:t>Join B-DTL-TB to A-HDR-TB using B-SYS-ID</w:t>
            </w:r>
          </w:p>
          <w:p w:rsidRPr="009D11F7" w:rsidR="00721A8A" w:rsidP="00E97EF2" w:rsidRDefault="00721A8A" w14:paraId="73A9A079" wp14:textId="77777777">
            <w:pPr>
              <w:pStyle w:val="TableHeading"/>
              <w:spacing w:before="40" w:after="40"/>
              <w:rPr>
                <w:rStyle w:val="ModernTableText"/>
                <w:b w:val="0"/>
                <w:szCs w:val="18"/>
              </w:rPr>
            </w:pPr>
            <w:r w:rsidRPr="009D11F7">
              <w:rPr>
                <w:rStyle w:val="ModernTableText"/>
                <w:b w:val="0"/>
                <w:bCs w:val="0"/>
                <w:noProof/>
                <w:szCs w:val="18"/>
              </w:rPr>
              <w:t>All User Enterable Prompts (except Member ID) are optional</w:t>
            </w:r>
          </w:p>
        </w:tc>
      </w:tr>
    </w:tbl>
    <w:p xmlns:wp14="http://schemas.microsoft.com/office/word/2010/wordml" w:rsidR="00EA359C" w:rsidP="00EA359C" w:rsidRDefault="00EA359C" w14:paraId="3BF677DD" wp14:textId="77777777"/>
    <w:p xmlns:wp14="http://schemas.microsoft.com/office/word/2010/wordml" w:rsidRPr="000308BA" w:rsidR="00CE759A" w:rsidP="000308BA" w:rsidRDefault="00CE759A" w14:paraId="562794A2" wp14:textId="77777777">
      <w:pPr>
        <w:pStyle w:val="Heading6"/>
      </w:pPr>
      <w:r w:rsidRPr="000308BA">
        <w:br w:type="page"/>
      </w:r>
      <w:r w:rsidRPr="000308BA">
        <w:t>Report Layout - OPR-SRA-115 – Service Authorization Utilization by Member</w:t>
      </w:r>
    </w:p>
    <w:tbl>
      <w:tblPr>
        <w:tblW w:w="5005" w:type="pct"/>
        <w:tblInd w:w="-7" w:type="dxa"/>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264"/>
        <w:gridCol w:w="1817"/>
        <w:gridCol w:w="1821"/>
        <w:gridCol w:w="668"/>
        <w:gridCol w:w="20"/>
        <w:gridCol w:w="1020"/>
        <w:gridCol w:w="58"/>
        <w:gridCol w:w="919"/>
        <w:gridCol w:w="176"/>
        <w:gridCol w:w="683"/>
        <w:gridCol w:w="164"/>
        <w:gridCol w:w="58"/>
        <w:gridCol w:w="591"/>
        <w:gridCol w:w="167"/>
        <w:gridCol w:w="481"/>
        <w:gridCol w:w="481"/>
        <w:gridCol w:w="481"/>
        <w:gridCol w:w="225"/>
        <w:gridCol w:w="92"/>
        <w:gridCol w:w="78"/>
        <w:gridCol w:w="86"/>
        <w:gridCol w:w="380"/>
        <w:gridCol w:w="268"/>
        <w:gridCol w:w="58"/>
        <w:gridCol w:w="72"/>
        <w:gridCol w:w="1072"/>
        <w:gridCol w:w="23"/>
        <w:gridCol w:w="69"/>
        <w:gridCol w:w="746"/>
        <w:gridCol w:w="20"/>
        <w:gridCol w:w="58"/>
        <w:gridCol w:w="928"/>
        <w:gridCol w:w="35"/>
        <w:gridCol w:w="40"/>
        <w:gridCol w:w="268"/>
        <w:gridCol w:w="17"/>
      </w:tblGrid>
      <w:tr xmlns:wp14="http://schemas.microsoft.com/office/word/2010/wordml" w:rsidR="00CE759A" w:rsidTr="009D7047" w14:paraId="13580591" wp14:textId="77777777">
        <w:tblPrEx>
          <w:tblCellMar>
            <w:top w:w="0" w:type="dxa"/>
            <w:bottom w:w="0" w:type="dxa"/>
          </w:tblCellMar>
        </w:tblPrEx>
        <w:trPr>
          <w:gridAfter w:val="1"/>
          <w:wAfter w:w="6" w:type="pct"/>
          <w:cantSplit/>
          <w:trHeight w:val="432" w:hRule="exact"/>
          <w:tblHeader/>
        </w:trPr>
        <w:tc>
          <w:tcPr>
            <w:tcW w:w="4994" w:type="pct"/>
            <w:gridSpan w:val="35"/>
            <w:tcBorders>
              <w:top w:val="single" w:color="auto" w:sz="4" w:space="0"/>
              <w:left w:val="single" w:color="auto" w:sz="4" w:space="0"/>
              <w:bottom w:val="single" w:color="auto" w:sz="4" w:space="0"/>
              <w:right w:val="single" w:color="auto" w:sz="4" w:space="0"/>
            </w:tcBorders>
            <w:shd w:val="clear" w:color="auto" w:fill="FF0000"/>
            <w:vAlign w:val="center"/>
          </w:tcPr>
          <w:p w:rsidR="00CE759A" w:rsidP="00E7758B" w:rsidRDefault="00CE759A" w14:paraId="28333C56" wp14:textId="77777777">
            <w:pPr>
              <w:jc w:val="center"/>
              <w:rPr>
                <w:rFonts w:eastAsia="MS Mincho"/>
              </w:rPr>
            </w:pPr>
            <w:r>
              <w:br w:type="page"/>
            </w:r>
            <w:r>
              <w:br w:type="page"/>
            </w:r>
            <w:r>
              <w:rPr>
                <w:rFonts w:eastAsia="MS Mincho"/>
              </w:rPr>
              <w:t>NH MMIS REPORT LAYOUT</w:t>
            </w:r>
          </w:p>
        </w:tc>
      </w:tr>
      <w:tr xmlns:wp14="http://schemas.microsoft.com/office/word/2010/wordml" w:rsidR="009358B5" w:rsidTr="009D7047" w14:paraId="395F3583" wp14:textId="77777777">
        <w:tblPrEx>
          <w:tblCellMar>
            <w:top w:w="0" w:type="dxa"/>
            <w:bottom w:w="0" w:type="dxa"/>
          </w:tblCellMar>
        </w:tblPrEx>
        <w:trPr>
          <w:gridAfter w:val="1"/>
          <w:wAfter w:w="6" w:type="pct"/>
          <w:cantSplit/>
          <w:trHeight w:val="1710"/>
        </w:trPr>
        <w:tc>
          <w:tcPr>
            <w:tcW w:w="1355" w:type="pct"/>
            <w:gridSpan w:val="3"/>
            <w:tcBorders>
              <w:top w:val="single" w:color="auto" w:sz="4" w:space="0"/>
              <w:bottom w:val="nil"/>
            </w:tcBorders>
            <w:vAlign w:val="center"/>
          </w:tcPr>
          <w:p w:rsidRPr="00FC5BE5" w:rsidR="00CE759A" w:rsidRDefault="00CE759A" w14:paraId="579BF9DA" wp14:textId="77777777">
            <w:pPr>
              <w:pStyle w:val="TableText1"/>
              <w:spacing w:before="40" w:after="40"/>
              <w:rPr>
                <w:rStyle w:val="ModernTableText"/>
                <w:b/>
                <w:bCs/>
                <w:sz w:val="20"/>
                <w:szCs w:val="20"/>
              </w:rPr>
            </w:pPr>
            <w:r w:rsidRPr="00FC5BE5">
              <w:rPr>
                <w:rStyle w:val="ModernTableText"/>
                <w:b/>
                <w:bCs/>
                <w:sz w:val="20"/>
                <w:szCs w:val="20"/>
              </w:rPr>
              <w:t>NH MMIS EOR</w:t>
            </w:r>
          </w:p>
          <w:p w:rsidRPr="00FC5BE5" w:rsidR="00CE759A" w:rsidRDefault="00CE759A" w14:paraId="1C85F68F" wp14:textId="77777777">
            <w:pPr>
              <w:pStyle w:val="TableText1"/>
              <w:spacing w:before="40" w:after="40"/>
              <w:rPr>
                <w:rStyle w:val="ModernTableText"/>
                <w:b/>
                <w:bCs/>
                <w:sz w:val="20"/>
                <w:szCs w:val="20"/>
              </w:rPr>
            </w:pPr>
            <w:r w:rsidRPr="00FC5BE5">
              <w:rPr>
                <w:rStyle w:val="ModernTableText"/>
                <w:b/>
                <w:bCs/>
                <w:sz w:val="20"/>
                <w:szCs w:val="20"/>
              </w:rPr>
              <w:t>Report ID:  OPR-SRA-115</w:t>
            </w:r>
          </w:p>
          <w:p w:rsidRPr="00FC5BE5" w:rsidR="00CE759A" w:rsidRDefault="00CE759A" w14:paraId="39240374" wp14:textId="77777777">
            <w:pPr>
              <w:pStyle w:val="TableText1"/>
              <w:spacing w:before="40" w:after="40"/>
              <w:rPr>
                <w:b/>
                <w:szCs w:val="20"/>
                <w:u w:val="single"/>
              </w:rPr>
            </w:pPr>
            <w:r w:rsidRPr="00FC5BE5">
              <w:rPr>
                <w:b/>
                <w:szCs w:val="20"/>
                <w:u w:val="single"/>
              </w:rPr>
              <w:t>Report Definition</w:t>
            </w:r>
          </w:p>
          <w:p w:rsidRPr="00FC5BE5" w:rsidR="00CE759A" w:rsidRDefault="00CE759A" w14:paraId="36186A48" wp14:textId="77777777">
            <w:pPr>
              <w:pStyle w:val="TableText1"/>
              <w:spacing w:before="40" w:after="40"/>
              <w:rPr>
                <w:b/>
                <w:szCs w:val="20"/>
                <w:u w:val="single"/>
              </w:rPr>
            </w:pPr>
            <w:r w:rsidRPr="00FC5BE5">
              <w:rPr>
                <w:b/>
                <w:szCs w:val="20"/>
                <w:u w:val="single"/>
              </w:rPr>
              <w:t>ORR Home</w:t>
            </w:r>
          </w:p>
          <w:p w:rsidRPr="00FC5BE5" w:rsidR="00CE759A" w:rsidRDefault="00CE759A" w14:paraId="674F6C1D" wp14:textId="77777777">
            <w:pPr>
              <w:pStyle w:val="TableText1"/>
              <w:spacing w:before="40" w:after="40"/>
              <w:rPr>
                <w:rStyle w:val="ModernTableText"/>
                <w:b/>
                <w:bCs/>
                <w:color w:val="0000FF"/>
                <w:sz w:val="20"/>
                <w:szCs w:val="20"/>
                <w:u w:val="single"/>
              </w:rPr>
            </w:pPr>
            <w:r w:rsidRPr="00FC5BE5">
              <w:rPr>
                <w:b/>
                <w:szCs w:val="20"/>
                <w:u w:val="single"/>
              </w:rPr>
              <w:t>Return</w:t>
            </w:r>
          </w:p>
        </w:tc>
        <w:tc>
          <w:tcPr>
            <w:tcW w:w="2370" w:type="pct"/>
            <w:gridSpan w:val="19"/>
            <w:tcBorders>
              <w:top w:val="single" w:color="auto" w:sz="4" w:space="0"/>
              <w:bottom w:val="nil"/>
            </w:tcBorders>
            <w:vAlign w:val="center"/>
          </w:tcPr>
          <w:p w:rsidRPr="00FC5BE5" w:rsidR="00791BF2" w:rsidP="00791BF2" w:rsidRDefault="00791BF2" w14:paraId="59FB62ED" wp14:textId="77777777">
            <w:pPr>
              <w:jc w:val="center"/>
              <w:rPr>
                <w:b/>
                <w:szCs w:val="20"/>
              </w:rPr>
            </w:pPr>
            <w:r w:rsidRPr="00FC5BE5">
              <w:rPr>
                <w:b/>
                <w:szCs w:val="20"/>
              </w:rPr>
              <w:t>Line of Business:  &lt;LOB Cd – Desc&gt;</w:t>
            </w:r>
          </w:p>
          <w:p w:rsidRPr="00FC5BE5" w:rsidR="00CE759A" w:rsidP="00D904D2" w:rsidRDefault="00CE759A" w14:paraId="7AC4ED56" wp14:textId="77777777">
            <w:pPr>
              <w:jc w:val="center"/>
              <w:rPr>
                <w:b/>
                <w:szCs w:val="20"/>
              </w:rPr>
            </w:pPr>
            <w:r w:rsidRPr="00FC5BE5">
              <w:rPr>
                <w:b/>
                <w:szCs w:val="20"/>
              </w:rPr>
              <w:t>Department of Health and Human Services</w:t>
            </w:r>
          </w:p>
          <w:p w:rsidRPr="00FC5BE5" w:rsidR="00CE759A" w:rsidP="00D904D2" w:rsidRDefault="00CE759A" w14:paraId="49D7CCD2" wp14:textId="77777777">
            <w:pPr>
              <w:jc w:val="center"/>
              <w:rPr>
                <w:b/>
                <w:szCs w:val="20"/>
              </w:rPr>
            </w:pPr>
            <w:r w:rsidRPr="00FC5BE5">
              <w:rPr>
                <w:b/>
                <w:szCs w:val="20"/>
              </w:rPr>
              <w:t>Service Authorization Utilization by Member</w:t>
            </w:r>
          </w:p>
          <w:p w:rsidRPr="00FC5BE5" w:rsidR="00CE759A" w:rsidP="00D904D2" w:rsidRDefault="00CE759A" w14:paraId="0831A1ED" wp14:textId="77777777">
            <w:pPr>
              <w:jc w:val="center"/>
              <w:rPr>
                <w:rStyle w:val="ModernTableText"/>
                <w:rFonts w:cs="Arial"/>
                <w:b/>
                <w:bCs/>
                <w:sz w:val="20"/>
                <w:szCs w:val="20"/>
              </w:rPr>
            </w:pPr>
            <w:r w:rsidRPr="00FC5BE5">
              <w:rPr>
                <w:b/>
                <w:szCs w:val="20"/>
              </w:rPr>
              <w:t>MM/DD/CCYY – MM/DD/CCYY</w:t>
            </w:r>
          </w:p>
        </w:tc>
        <w:tc>
          <w:tcPr>
            <w:tcW w:w="1268" w:type="pct"/>
            <w:gridSpan w:val="13"/>
            <w:tcBorders>
              <w:top w:val="single" w:color="auto" w:sz="4" w:space="0"/>
              <w:bottom w:val="nil"/>
            </w:tcBorders>
          </w:tcPr>
          <w:p w:rsidR="00CE759A" w:rsidRDefault="003A7664" w14:paraId="6A778EA0" wp14:textId="77777777">
            <w:pPr>
              <w:jc w:val="right"/>
              <w:rPr>
                <w:sz w:val="19"/>
                <w:szCs w:val="19"/>
              </w:rPr>
            </w:pPr>
            <w:r>
              <w:rPr>
                <w:noProof/>
                <w:sz w:val="19"/>
                <w:szCs w:val="19"/>
              </w:rPr>
              <w:drawing>
                <wp:inline xmlns:wp14="http://schemas.microsoft.com/office/word/2010/wordprocessingDrawing" distT="0" distB="0" distL="0" distR="0" wp14:anchorId="09ED0DED" wp14:editId="7777777">
                  <wp:extent cx="1295400" cy="1285875"/>
                  <wp:effectExtent l="0" t="0" r="0" b="0"/>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00CE759A" w:rsidTr="009D7047" w14:paraId="25F15E76" wp14:textId="77777777">
        <w:tblPrEx>
          <w:tblCellMar>
            <w:top w:w="0" w:type="dxa"/>
            <w:bottom w:w="0" w:type="dxa"/>
          </w:tblCellMar>
        </w:tblPrEx>
        <w:trPr>
          <w:gridAfter w:val="1"/>
          <w:wAfter w:w="6" w:type="pct"/>
          <w:cantSplit/>
          <w:trHeight w:val="292"/>
        </w:trPr>
        <w:tc>
          <w:tcPr>
            <w:tcW w:w="4994" w:type="pct"/>
            <w:gridSpan w:val="35"/>
            <w:tcBorders>
              <w:bottom w:val="nil"/>
            </w:tcBorders>
          </w:tcPr>
          <w:p w:rsidR="00CE759A" w:rsidRDefault="00CE759A" w14:paraId="4F3E644B" wp14:textId="77777777">
            <w:pPr>
              <w:pStyle w:val="Figure"/>
              <w:rPr>
                <w:rFonts w:ascii="Arial" w:hAnsi="Arial" w:cs="Arial"/>
                <w:bCs w:val="0"/>
                <w:sz w:val="17"/>
                <w:szCs w:val="17"/>
              </w:rPr>
            </w:pPr>
          </w:p>
        </w:tc>
      </w:tr>
      <w:tr xmlns:wp14="http://schemas.microsoft.com/office/word/2010/wordml" w:rsidR="00CE759A" w:rsidTr="009D7047" w14:paraId="4BB0E613" wp14:textId="77777777">
        <w:tblPrEx>
          <w:tblCellMar>
            <w:top w:w="0" w:type="dxa"/>
            <w:bottom w:w="0" w:type="dxa"/>
          </w:tblCellMar>
        </w:tblPrEx>
        <w:trPr>
          <w:gridAfter w:val="1"/>
          <w:wAfter w:w="6" w:type="pct"/>
          <w:cantSplit/>
          <w:trHeight w:val="292"/>
        </w:trPr>
        <w:tc>
          <w:tcPr>
            <w:tcW w:w="2662" w:type="pct"/>
            <w:gridSpan w:val="12"/>
            <w:tcBorders>
              <w:top w:val="nil"/>
              <w:bottom w:val="nil"/>
            </w:tcBorders>
            <w:shd w:val="clear" w:color="auto" w:fill="356BA1"/>
            <w:vAlign w:val="center"/>
          </w:tcPr>
          <w:p w:rsidRPr="009D11F7" w:rsidR="00CE759A" w:rsidRDefault="00CE759A" w14:paraId="78724328" wp14:textId="77777777">
            <w:pPr>
              <w:pStyle w:val="Figure"/>
              <w:spacing w:before="60" w:after="60"/>
              <w:rPr>
                <w:rFonts w:ascii="Arial" w:hAnsi="Arial" w:cs="Arial"/>
                <w:bCs w:val="0"/>
                <w:color w:val="FFFFFF"/>
                <w:sz w:val="20"/>
                <w:szCs w:val="23"/>
              </w:rPr>
            </w:pPr>
            <w:r w:rsidRPr="009D11F7">
              <w:rPr>
                <w:rFonts w:ascii="Arial" w:hAnsi="Arial" w:cs="Arial"/>
                <w:bCs w:val="0"/>
                <w:color w:val="FFFFFF"/>
                <w:sz w:val="20"/>
                <w:szCs w:val="23"/>
              </w:rPr>
              <w:t>Mbr ID:   XXXXXXXXXXXXXXXXXXXXX</w:t>
            </w:r>
          </w:p>
        </w:tc>
        <w:tc>
          <w:tcPr>
            <w:tcW w:w="2331" w:type="pct"/>
            <w:gridSpan w:val="23"/>
            <w:tcBorders>
              <w:top w:val="nil"/>
              <w:bottom w:val="nil"/>
            </w:tcBorders>
            <w:shd w:val="clear" w:color="auto" w:fill="356BA1"/>
            <w:vAlign w:val="center"/>
          </w:tcPr>
          <w:p w:rsidRPr="009D11F7" w:rsidR="00CE759A" w:rsidRDefault="00CE759A" w14:paraId="27FFF829" wp14:textId="77777777">
            <w:pPr>
              <w:pStyle w:val="Figure"/>
              <w:spacing w:before="60" w:after="60"/>
              <w:rPr>
                <w:rFonts w:ascii="Arial" w:hAnsi="Arial" w:cs="Arial"/>
                <w:bCs w:val="0"/>
                <w:color w:val="FFFFFF"/>
                <w:sz w:val="20"/>
                <w:szCs w:val="23"/>
              </w:rPr>
            </w:pPr>
            <w:r w:rsidRPr="009D11F7">
              <w:rPr>
                <w:rFonts w:ascii="Arial" w:hAnsi="Arial" w:cs="Arial"/>
                <w:bCs w:val="0"/>
                <w:color w:val="FFFFFF"/>
                <w:sz w:val="20"/>
                <w:szCs w:val="23"/>
              </w:rPr>
              <w:t>Mbr Name - Full:  XXXXXXXXX, XXXXX X.</w:t>
            </w:r>
          </w:p>
        </w:tc>
      </w:tr>
      <w:tr xmlns:wp14="http://schemas.microsoft.com/office/word/2010/wordml" w:rsidR="00CE759A" w:rsidTr="009D7047" w14:paraId="1CF2BC33" wp14:textId="77777777">
        <w:tblPrEx>
          <w:tblCellMar>
            <w:top w:w="0" w:type="dxa"/>
            <w:bottom w:w="0" w:type="dxa"/>
          </w:tblCellMar>
        </w:tblPrEx>
        <w:trPr>
          <w:gridAfter w:val="1"/>
          <w:wAfter w:w="6" w:type="pct"/>
          <w:cantSplit/>
          <w:trHeight w:val="292"/>
        </w:trPr>
        <w:tc>
          <w:tcPr>
            <w:tcW w:w="4994" w:type="pct"/>
            <w:gridSpan w:val="35"/>
            <w:tcBorders>
              <w:top w:val="nil"/>
              <w:bottom w:val="nil"/>
            </w:tcBorders>
            <w:shd w:val="clear" w:color="auto" w:fill="FDD461"/>
            <w:vAlign w:val="center"/>
          </w:tcPr>
          <w:p w:rsidRPr="009D11F7" w:rsidR="00CE759A" w:rsidRDefault="00CE759A" w14:paraId="3D90583A" wp14:textId="77777777">
            <w:pPr>
              <w:pStyle w:val="Figure"/>
              <w:spacing w:before="60" w:after="60"/>
              <w:rPr>
                <w:rFonts w:ascii="Arial" w:hAnsi="Arial" w:cs="Arial"/>
                <w:color w:val="000000"/>
                <w:sz w:val="20"/>
                <w:szCs w:val="23"/>
              </w:rPr>
            </w:pPr>
            <w:r w:rsidRPr="009D11F7">
              <w:rPr>
                <w:rFonts w:ascii="Arial" w:hAnsi="Arial" w:cs="Arial"/>
                <w:bCs w:val="0"/>
                <w:color w:val="FFFFFF"/>
                <w:sz w:val="20"/>
                <w:szCs w:val="23"/>
              </w:rPr>
              <w:t xml:space="preserve">  </w:t>
            </w:r>
            <w:r w:rsidRPr="009D11F7">
              <w:rPr>
                <w:rFonts w:ascii="Arial" w:hAnsi="Arial" w:cs="Arial"/>
                <w:bCs w:val="0"/>
                <w:color w:val="000000"/>
                <w:sz w:val="20"/>
                <w:szCs w:val="23"/>
              </w:rPr>
              <w:t>SA Ty Cd - Desc:</w:t>
            </w:r>
            <w:r w:rsidRPr="009D11F7">
              <w:rPr>
                <w:rFonts w:ascii="Arial" w:hAnsi="Arial" w:cs="Arial"/>
                <w:color w:val="000000"/>
                <w:sz w:val="20"/>
                <w:szCs w:val="23"/>
              </w:rPr>
              <w:t xml:space="preserve">  XX - </w:t>
            </w:r>
            <w:r w:rsidRPr="009D11F7">
              <w:rPr>
                <w:rFonts w:ascii="Arial" w:hAnsi="Arial" w:cs="Arial"/>
                <w:bCs w:val="0"/>
                <w:color w:val="000000"/>
                <w:sz w:val="20"/>
                <w:szCs w:val="23"/>
              </w:rPr>
              <w:t>XXXXXXXXXXXXXXXXXXXX</w:t>
            </w:r>
          </w:p>
        </w:tc>
      </w:tr>
      <w:tr xmlns:wp14="http://schemas.microsoft.com/office/word/2010/wordml" w:rsidR="001A4D3D" w:rsidTr="009D7047" w14:paraId="1CE162FE" wp14:textId="77777777">
        <w:tblPrEx>
          <w:tblCellMar>
            <w:top w:w="0" w:type="dxa"/>
            <w:bottom w:w="0" w:type="dxa"/>
          </w:tblCellMar>
        </w:tblPrEx>
        <w:trPr>
          <w:gridAfter w:val="1"/>
          <w:wAfter w:w="6" w:type="pct"/>
          <w:cantSplit/>
          <w:trHeight w:val="292"/>
        </w:trPr>
        <w:tc>
          <w:tcPr>
            <w:tcW w:w="4994" w:type="pct"/>
            <w:gridSpan w:val="35"/>
            <w:tcBorders>
              <w:top w:val="nil"/>
              <w:bottom w:val="nil"/>
            </w:tcBorders>
            <w:shd w:val="clear" w:color="auto" w:fill="FEEBB4"/>
            <w:vAlign w:val="center"/>
          </w:tcPr>
          <w:p w:rsidRPr="009D11F7" w:rsidR="001A4D3D" w:rsidRDefault="001A4D3D" w14:paraId="5D670C65" wp14:textId="77777777">
            <w:pPr>
              <w:pStyle w:val="Figure"/>
              <w:spacing w:before="20" w:after="20"/>
              <w:rPr>
                <w:rFonts w:ascii="Arial" w:hAnsi="Arial" w:cs="Arial"/>
                <w:bCs w:val="0"/>
                <w:sz w:val="20"/>
                <w:szCs w:val="23"/>
              </w:rPr>
            </w:pPr>
            <w:r w:rsidRPr="009D11F7">
              <w:rPr>
                <w:rFonts w:ascii="Arial" w:hAnsi="Arial" w:cs="Arial"/>
                <w:bCs w:val="0"/>
                <w:sz w:val="20"/>
                <w:szCs w:val="23"/>
              </w:rPr>
              <w:t xml:space="preserve">    </w:t>
            </w:r>
            <w:r w:rsidRPr="009D11F7" w:rsidR="00610C28">
              <w:rPr>
                <w:rFonts w:ascii="Arial" w:hAnsi="Arial" w:cs="Arial"/>
                <w:bCs w:val="0"/>
                <w:sz w:val="20"/>
                <w:szCs w:val="23"/>
              </w:rPr>
              <w:t>SA LI Cat Svc Cd</w:t>
            </w:r>
            <w:r w:rsidRPr="009D11F7">
              <w:rPr>
                <w:rFonts w:ascii="Arial" w:hAnsi="Arial" w:cs="Arial"/>
                <w:bCs w:val="0"/>
                <w:sz w:val="20"/>
                <w:szCs w:val="23"/>
              </w:rPr>
              <w:t xml:space="preserve"> – Desc:  XX - </w:t>
            </w:r>
            <w:r w:rsidRPr="009D11F7">
              <w:rPr>
                <w:rFonts w:ascii="Arial" w:hAnsi="Arial" w:cs="Arial"/>
                <w:bCs w:val="0"/>
                <w:color w:val="000000"/>
                <w:sz w:val="20"/>
                <w:szCs w:val="23"/>
              </w:rPr>
              <w:t>XXXXXXXXXXXXXXXXXXXX</w:t>
            </w:r>
          </w:p>
        </w:tc>
      </w:tr>
      <w:tr xmlns:wp14="http://schemas.microsoft.com/office/word/2010/wordml" w:rsidR="00CE759A" w:rsidTr="009D7047" w14:paraId="69C5AB75" wp14:textId="77777777">
        <w:tblPrEx>
          <w:jc w:val="center"/>
          <w:tblInd w:w="0" w:type="dxa"/>
          <w:tblCellMar>
            <w:top w:w="0" w:type="dxa"/>
            <w:left w:w="115" w:type="dxa"/>
            <w:bottom w:w="0" w:type="dxa"/>
            <w:right w:w="115" w:type="dxa"/>
          </w:tblCellMar>
        </w:tblPrEx>
        <w:trPr>
          <w:cantSplit/>
          <w:trHeight w:val="292"/>
          <w:jc w:val="center"/>
        </w:trPr>
        <w:tc>
          <w:tcPr>
            <w:tcW w:w="5000" w:type="pct"/>
            <w:gridSpan w:val="36"/>
            <w:tcBorders>
              <w:top w:val="nil"/>
              <w:bottom w:val="nil"/>
            </w:tcBorders>
            <w:vAlign w:val="center"/>
          </w:tcPr>
          <w:p w:rsidR="00CE759A" w:rsidRDefault="00CE759A" w14:paraId="096E06FE" wp14:textId="77777777">
            <w:pPr>
              <w:pStyle w:val="Figure"/>
              <w:jc w:val="right"/>
              <w:rPr>
                <w:rFonts w:ascii="Arial" w:hAnsi="Arial" w:cs="Arial"/>
                <w:color w:val="000000"/>
                <w:sz w:val="23"/>
                <w:szCs w:val="23"/>
              </w:rPr>
            </w:pPr>
          </w:p>
        </w:tc>
      </w:tr>
      <w:tr xmlns:wp14="http://schemas.microsoft.com/office/word/2010/wordml" w:rsidR="009D7047" w:rsidTr="009D7047" w14:paraId="2F5DB659" wp14:textId="77777777">
        <w:tblPrEx>
          <w:jc w:val="center"/>
          <w:tblInd w:w="0" w:type="dxa"/>
          <w:tblCellMar>
            <w:top w:w="0" w:type="dxa"/>
            <w:bottom w:w="0" w:type="dxa"/>
          </w:tblCellMar>
        </w:tblPrEx>
        <w:trPr>
          <w:cantSplit/>
          <w:trHeight w:val="580"/>
          <w:jc w:val="center"/>
        </w:trPr>
        <w:tc>
          <w:tcPr>
            <w:tcW w:w="92" w:type="pct"/>
            <w:tcBorders>
              <w:right w:val="single" w:color="666699" w:sz="4" w:space="0"/>
            </w:tcBorders>
          </w:tcPr>
          <w:p w:rsidR="009358B5" w:rsidRDefault="009358B5" w14:paraId="27286A95" wp14:textId="77777777">
            <w:pPr>
              <w:pStyle w:val="Figure"/>
              <w:spacing w:before="40" w:after="40"/>
              <w:rPr>
                <w:rFonts w:ascii="Arial" w:hAnsi="Arial" w:cs="Arial"/>
                <w:bCs w:val="0"/>
                <w:sz w:val="17"/>
                <w:szCs w:val="17"/>
              </w:rPr>
            </w:pPr>
          </w:p>
        </w:tc>
        <w:tc>
          <w:tcPr>
            <w:tcW w:w="631" w:type="pct"/>
            <w:tcBorders>
              <w:top w:val="single" w:color="666699" w:sz="4" w:space="0"/>
              <w:left w:val="single" w:color="666699" w:sz="4" w:space="0"/>
              <w:bottom w:val="single" w:color="999999" w:sz="4" w:space="0"/>
              <w:right w:val="single" w:color="666699" w:sz="4" w:space="0"/>
            </w:tcBorders>
            <w:shd w:val="clear" w:color="auto" w:fill="D9D9D9"/>
            <w:vAlign w:val="center"/>
          </w:tcPr>
          <w:p w:rsidR="009358B5" w:rsidRDefault="009358B5" w14:paraId="481FA7BC"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SA ID</w:t>
            </w:r>
          </w:p>
        </w:tc>
        <w:tc>
          <w:tcPr>
            <w:tcW w:w="871" w:type="pct"/>
            <w:gridSpan w:val="3"/>
            <w:tcBorders>
              <w:top w:val="single" w:color="666699" w:sz="4" w:space="0"/>
              <w:left w:val="single" w:color="666699" w:sz="4" w:space="0"/>
              <w:bottom w:val="single" w:color="999999" w:sz="4" w:space="0"/>
              <w:right w:val="single" w:color="666699" w:sz="4" w:space="0"/>
            </w:tcBorders>
            <w:shd w:val="clear" w:color="auto" w:fill="D9D9D9"/>
            <w:vAlign w:val="center"/>
          </w:tcPr>
          <w:p w:rsidR="009358B5" w:rsidRDefault="009358B5" w14:paraId="539C9DA5"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SA LI Num</w:t>
            </w:r>
          </w:p>
        </w:tc>
        <w:tc>
          <w:tcPr>
            <w:tcW w:w="354" w:type="pct"/>
            <w:tcBorders>
              <w:top w:val="single" w:color="666699" w:sz="4" w:space="0"/>
              <w:left w:val="single" w:color="666699" w:sz="4" w:space="0"/>
              <w:bottom w:val="single" w:color="999999" w:sz="4" w:space="0"/>
              <w:right w:val="single" w:color="666699" w:sz="4" w:space="0"/>
            </w:tcBorders>
            <w:shd w:val="clear" w:color="auto" w:fill="D9D9D9"/>
            <w:vAlign w:val="center"/>
          </w:tcPr>
          <w:p w:rsidR="009358B5" w:rsidRDefault="009358B5" w14:paraId="1F566E52"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SA LI Dt-Apprv Beg</w:t>
            </w:r>
          </w:p>
        </w:tc>
        <w:tc>
          <w:tcPr>
            <w:tcW w:w="339" w:type="pct"/>
            <w:gridSpan w:val="2"/>
            <w:tcBorders>
              <w:top w:val="single" w:color="666699" w:sz="4" w:space="0"/>
              <w:left w:val="single" w:color="666699" w:sz="4" w:space="0"/>
              <w:bottom w:val="single" w:color="999999" w:sz="4" w:space="0"/>
              <w:right w:val="single" w:color="666699" w:sz="4" w:space="0"/>
            </w:tcBorders>
            <w:shd w:val="clear" w:color="auto" w:fill="D9D9D9"/>
            <w:vAlign w:val="center"/>
          </w:tcPr>
          <w:p w:rsidR="009358B5" w:rsidRDefault="009358B5" w14:paraId="4E197A20"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SA LI Dt-Apprv End</w:t>
            </w:r>
          </w:p>
        </w:tc>
        <w:tc>
          <w:tcPr>
            <w:tcW w:w="298" w:type="pct"/>
            <w:gridSpan w:val="2"/>
            <w:tcBorders>
              <w:top w:val="single" w:color="666699" w:sz="4" w:space="0"/>
              <w:left w:val="single" w:color="666699" w:sz="4" w:space="0"/>
              <w:bottom w:val="single" w:color="999999" w:sz="4" w:space="0"/>
              <w:right w:val="single" w:color="666699" w:sz="4" w:space="0"/>
            </w:tcBorders>
            <w:shd w:val="clear" w:color="auto" w:fill="D9D9D9"/>
            <w:vAlign w:val="center"/>
          </w:tcPr>
          <w:p w:rsidR="009358B5" w:rsidRDefault="009358B5" w14:paraId="131694C5"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SA LI Svc Cd-From</w:t>
            </w:r>
          </w:p>
        </w:tc>
        <w:tc>
          <w:tcPr>
            <w:tcW w:w="282" w:type="pct"/>
            <w:gridSpan w:val="3"/>
            <w:tcBorders>
              <w:top w:val="single" w:color="666699" w:sz="4" w:space="0"/>
              <w:left w:val="single" w:color="666699" w:sz="4" w:space="0"/>
              <w:bottom w:val="single" w:color="999999" w:sz="4" w:space="0"/>
              <w:right w:val="single" w:color="666699" w:sz="4" w:space="0"/>
            </w:tcBorders>
            <w:shd w:val="clear" w:color="auto" w:fill="D9D9D9"/>
            <w:vAlign w:val="center"/>
          </w:tcPr>
          <w:p w:rsidR="009358B5" w:rsidRDefault="009358B5" w14:paraId="15C789F8" wp14:textId="77777777">
            <w:pPr>
              <w:pStyle w:val="Figure"/>
              <w:spacing w:before="40" w:after="40"/>
              <w:jc w:val="center"/>
              <w:rPr>
                <w:rFonts w:ascii="Arial" w:hAnsi="Arial" w:cs="Arial"/>
                <w:bCs w:val="0"/>
                <w:color w:val="FF0000"/>
                <w:sz w:val="15"/>
                <w:szCs w:val="15"/>
              </w:rPr>
            </w:pPr>
            <w:r>
              <w:rPr>
                <w:rFonts w:ascii="Arial" w:hAnsi="Arial" w:cs="Arial"/>
                <w:bCs w:val="0"/>
                <w:sz w:val="15"/>
                <w:szCs w:val="15"/>
              </w:rPr>
              <w:t>SA LI Svc Cd-To</w:t>
            </w:r>
          </w:p>
        </w:tc>
        <w:tc>
          <w:tcPr>
            <w:tcW w:w="669" w:type="pct"/>
            <w:gridSpan w:val="6"/>
            <w:tcBorders>
              <w:top w:val="single" w:color="666699" w:sz="4" w:space="0"/>
              <w:left w:val="single" w:color="666699" w:sz="4" w:space="0"/>
              <w:bottom w:val="single" w:color="999999" w:sz="4" w:space="0"/>
              <w:right w:val="single" w:color="666699" w:sz="4" w:space="0"/>
            </w:tcBorders>
            <w:shd w:val="clear" w:color="auto" w:fill="D9D9D9"/>
            <w:vAlign w:val="center"/>
          </w:tcPr>
          <w:p w:rsidR="009358B5" w:rsidRDefault="009358B5" w14:paraId="4B5A3B0D" wp14:textId="77777777">
            <w:pPr>
              <w:pStyle w:val="Figure"/>
              <w:spacing w:before="40" w:after="40"/>
              <w:jc w:val="center"/>
              <w:rPr>
                <w:rFonts w:ascii="Arial" w:hAnsi="Arial" w:cs="Arial"/>
                <w:bCs w:val="0"/>
                <w:sz w:val="15"/>
                <w:szCs w:val="15"/>
              </w:rPr>
            </w:pPr>
            <w:r>
              <w:rPr>
                <w:rFonts w:ascii="Arial" w:hAnsi="Arial" w:cs="Arial"/>
                <w:bCs w:val="0"/>
                <w:color w:val="000000"/>
                <w:sz w:val="15"/>
                <w:szCs w:val="15"/>
              </w:rPr>
              <w:t>SA LI Svc Cd-Mod</w:t>
            </w:r>
          </w:p>
        </w:tc>
        <w:tc>
          <w:tcPr>
            <w:tcW w:w="282" w:type="pct"/>
            <w:gridSpan w:val="4"/>
            <w:tcBorders>
              <w:top w:val="single" w:color="666699" w:sz="4" w:space="0"/>
              <w:left w:val="single" w:color="666699" w:sz="4" w:space="0"/>
              <w:bottom w:val="single" w:color="999999" w:sz="4" w:space="0"/>
              <w:right w:val="single" w:color="666699" w:sz="4" w:space="0"/>
            </w:tcBorders>
            <w:shd w:val="clear" w:color="auto" w:fill="D9D9D9"/>
            <w:vAlign w:val="center"/>
          </w:tcPr>
          <w:p w:rsidR="009358B5" w:rsidRDefault="009358B5" w14:paraId="39ACA1CC"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Total Apprvd Units</w:t>
            </w:r>
          </w:p>
        </w:tc>
        <w:tc>
          <w:tcPr>
            <w:tcW w:w="417" w:type="pct"/>
            <w:gridSpan w:val="3"/>
            <w:tcBorders>
              <w:top w:val="single" w:color="666699" w:sz="4" w:space="0"/>
              <w:left w:val="single" w:color="666699" w:sz="4" w:space="0"/>
              <w:bottom w:val="single" w:color="999999" w:sz="4" w:space="0"/>
              <w:right w:val="single" w:color="666699" w:sz="4" w:space="0"/>
            </w:tcBorders>
            <w:shd w:val="clear" w:color="auto" w:fill="D9D9D9"/>
            <w:vAlign w:val="center"/>
          </w:tcPr>
          <w:p w:rsidR="009358B5" w:rsidRDefault="009358B5" w14:paraId="36519388"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Total Apprvd Amt</w:t>
            </w:r>
          </w:p>
        </w:tc>
        <w:tc>
          <w:tcPr>
            <w:tcW w:w="298" w:type="pct"/>
            <w:gridSpan w:val="4"/>
            <w:tcBorders>
              <w:top w:val="single" w:color="666699" w:sz="4" w:space="0"/>
              <w:left w:val="single" w:color="666699" w:sz="4" w:space="0"/>
              <w:bottom w:val="single" w:color="999999" w:sz="4" w:space="0"/>
              <w:right w:val="single" w:color="666699" w:sz="4" w:space="0"/>
            </w:tcBorders>
            <w:shd w:val="clear" w:color="auto" w:fill="D9D9D9"/>
            <w:vAlign w:val="center"/>
          </w:tcPr>
          <w:p w:rsidR="009358B5" w:rsidRDefault="009358B5" w14:paraId="2CB5FD77"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Total Used Units</w:t>
            </w:r>
          </w:p>
        </w:tc>
        <w:tc>
          <w:tcPr>
            <w:tcW w:w="354" w:type="pct"/>
            <w:gridSpan w:val="3"/>
            <w:tcBorders>
              <w:top w:val="single" w:color="666699" w:sz="4" w:space="0"/>
              <w:left w:val="single" w:color="666699" w:sz="4" w:space="0"/>
              <w:bottom w:val="single" w:color="999999" w:sz="4" w:space="0"/>
              <w:right w:val="single" w:color="666699" w:sz="4" w:space="0"/>
            </w:tcBorders>
            <w:shd w:val="clear" w:color="auto" w:fill="D9D9D9"/>
            <w:vAlign w:val="center"/>
          </w:tcPr>
          <w:p w:rsidR="009358B5" w:rsidRDefault="009358B5" w14:paraId="19B7246A"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Total Used Amt</w:t>
            </w:r>
          </w:p>
        </w:tc>
        <w:tc>
          <w:tcPr>
            <w:tcW w:w="113" w:type="pct"/>
            <w:gridSpan w:val="3"/>
            <w:tcBorders>
              <w:left w:val="single" w:color="666699" w:sz="4" w:space="0"/>
            </w:tcBorders>
          </w:tcPr>
          <w:p w:rsidR="009358B5" w:rsidRDefault="009358B5" w14:paraId="64AB2A5A" wp14:textId="77777777">
            <w:pPr>
              <w:pStyle w:val="Figure"/>
              <w:spacing w:before="40" w:after="40"/>
              <w:rPr>
                <w:rFonts w:ascii="Arial" w:hAnsi="Arial" w:cs="Arial"/>
                <w:bCs w:val="0"/>
                <w:sz w:val="17"/>
                <w:szCs w:val="17"/>
              </w:rPr>
            </w:pPr>
          </w:p>
        </w:tc>
      </w:tr>
      <w:tr xmlns:wp14="http://schemas.microsoft.com/office/word/2010/wordml" w:rsidR="009D7047" w:rsidTr="009D7047" w14:paraId="1307AC2D" wp14:textId="77777777">
        <w:tblPrEx>
          <w:jc w:val="center"/>
          <w:tblInd w:w="0" w:type="dxa"/>
          <w:tblCellMar>
            <w:top w:w="0" w:type="dxa"/>
            <w:left w:w="115" w:type="dxa"/>
            <w:bottom w:w="0" w:type="dxa"/>
            <w:right w:w="115" w:type="dxa"/>
          </w:tblCellMar>
        </w:tblPrEx>
        <w:trPr>
          <w:cantSplit/>
          <w:trHeight w:val="292"/>
          <w:jc w:val="center"/>
        </w:trPr>
        <w:tc>
          <w:tcPr>
            <w:tcW w:w="92" w:type="pct"/>
            <w:tcBorders>
              <w:right w:val="single" w:color="999999" w:sz="4" w:space="0"/>
            </w:tcBorders>
          </w:tcPr>
          <w:p w:rsidR="009358B5" w:rsidRDefault="009358B5" w14:paraId="4159FAB9" wp14:textId="77777777">
            <w:pPr>
              <w:pStyle w:val="Figure"/>
              <w:spacing w:before="40" w:after="40"/>
              <w:rPr>
                <w:rFonts w:ascii="Arial" w:hAnsi="Arial" w:cs="Arial"/>
                <w:bCs w:val="0"/>
                <w:sz w:val="17"/>
                <w:szCs w:val="17"/>
              </w:rPr>
            </w:pPr>
          </w:p>
        </w:tc>
        <w:tc>
          <w:tcPr>
            <w:tcW w:w="631" w:type="pct"/>
            <w:tcBorders>
              <w:top w:val="single" w:color="999999" w:sz="4" w:space="0"/>
              <w:left w:val="single" w:color="999999" w:sz="4" w:space="0"/>
              <w:right w:val="single" w:color="999999" w:sz="4" w:space="0"/>
            </w:tcBorders>
          </w:tcPr>
          <w:p w:rsidR="009358B5" w:rsidRDefault="009358B5" w14:paraId="4BC689A9"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XXXXXXXX</w:t>
            </w:r>
          </w:p>
        </w:tc>
        <w:tc>
          <w:tcPr>
            <w:tcW w:w="864" w:type="pct"/>
            <w:gridSpan w:val="2"/>
            <w:tcBorders>
              <w:top w:val="single" w:color="999999" w:sz="4" w:space="0"/>
              <w:left w:val="single" w:color="999999" w:sz="4" w:space="0"/>
              <w:right w:val="single" w:color="999999" w:sz="4" w:space="0"/>
            </w:tcBorders>
          </w:tcPr>
          <w:p w:rsidR="009358B5" w:rsidRDefault="009358B5" w14:paraId="68F13C0D"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380"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382CB850" wp14:textId="77777777">
            <w:pPr>
              <w:jc w:val="center"/>
              <w:rPr>
                <w:sz w:val="19"/>
                <w:szCs w:val="19"/>
              </w:rPr>
            </w:pPr>
            <w:r>
              <w:rPr>
                <w:rFonts w:cs="Arial"/>
                <w:bCs/>
                <w:color w:val="000000"/>
                <w:sz w:val="15"/>
                <w:szCs w:val="15"/>
              </w:rPr>
              <w:t>99/99/9999</w:t>
            </w:r>
          </w:p>
        </w:tc>
        <w:tc>
          <w:tcPr>
            <w:tcW w:w="380"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03AD9766" wp14:textId="77777777">
            <w:pPr>
              <w:jc w:val="center"/>
              <w:rPr>
                <w:sz w:val="19"/>
                <w:szCs w:val="19"/>
              </w:rPr>
            </w:pPr>
            <w:r>
              <w:rPr>
                <w:rFonts w:cs="Arial"/>
                <w:bCs/>
                <w:color w:val="000000"/>
                <w:sz w:val="15"/>
                <w:szCs w:val="15"/>
              </w:rPr>
              <w:t>99/99/9999</w:t>
            </w:r>
          </w:p>
        </w:tc>
        <w:tc>
          <w:tcPr>
            <w:tcW w:w="294"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3D3466C8" wp14:textId="77777777">
            <w:pPr>
              <w:jc w:val="center"/>
              <w:rPr>
                <w:sz w:val="19"/>
                <w:szCs w:val="19"/>
              </w:rPr>
            </w:pPr>
            <w:r>
              <w:rPr>
                <w:rFonts w:cs="Arial"/>
                <w:bCs/>
                <w:color w:val="000000"/>
                <w:sz w:val="15"/>
                <w:szCs w:val="15"/>
              </w:rPr>
              <w:t>XXXXX</w:t>
            </w:r>
          </w:p>
        </w:tc>
        <w:tc>
          <w:tcPr>
            <w:tcW w:w="283"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3B48999D" wp14:textId="77777777">
            <w:pPr>
              <w:jc w:val="center"/>
              <w:rPr>
                <w:sz w:val="19"/>
                <w:szCs w:val="19"/>
              </w:rPr>
            </w:pPr>
            <w:r>
              <w:rPr>
                <w:rFonts w:cs="Arial"/>
                <w:bCs/>
                <w:color w:val="000000"/>
                <w:sz w:val="15"/>
                <w:szCs w:val="15"/>
              </w:rPr>
              <w:t>XXXXX</w:t>
            </w:r>
          </w:p>
        </w:tc>
        <w:tc>
          <w:tcPr>
            <w:tcW w:w="16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6EFB323B"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32B9BAAC"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7BC70572"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7"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7526EAA0"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270"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11A20112"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9,999</w:t>
            </w:r>
          </w:p>
        </w:tc>
        <w:tc>
          <w:tcPr>
            <w:tcW w:w="404"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0F7A7DDC"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$ 9,99.99</w:t>
            </w:r>
          </w:p>
        </w:tc>
        <w:tc>
          <w:tcPr>
            <w:tcW w:w="286"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551CABB7"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9,999</w:t>
            </w:r>
          </w:p>
        </w:tc>
        <w:tc>
          <w:tcPr>
            <w:tcW w:w="348"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5FCF3AA2"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$ 9,99.99</w:t>
            </w:r>
          </w:p>
        </w:tc>
        <w:tc>
          <w:tcPr>
            <w:tcW w:w="100" w:type="pct"/>
            <w:gridSpan w:val="2"/>
            <w:tcBorders>
              <w:left w:val="single" w:color="999999" w:sz="4" w:space="0"/>
            </w:tcBorders>
          </w:tcPr>
          <w:p w:rsidR="009358B5" w:rsidRDefault="009358B5" w14:paraId="0A56BDC6" wp14:textId="77777777">
            <w:pPr>
              <w:pStyle w:val="Figure"/>
              <w:spacing w:before="40" w:after="40"/>
              <w:rPr>
                <w:rFonts w:ascii="Arial" w:hAnsi="Arial" w:cs="Arial"/>
                <w:bCs w:val="0"/>
                <w:sz w:val="17"/>
                <w:szCs w:val="17"/>
              </w:rPr>
            </w:pPr>
          </w:p>
        </w:tc>
      </w:tr>
      <w:tr xmlns:wp14="http://schemas.microsoft.com/office/word/2010/wordml" w:rsidR="009D7047" w:rsidTr="009D7047" w14:paraId="21CB5919" wp14:textId="77777777">
        <w:tblPrEx>
          <w:jc w:val="center"/>
          <w:tblInd w:w="0" w:type="dxa"/>
          <w:tblCellMar>
            <w:top w:w="0" w:type="dxa"/>
            <w:left w:w="115" w:type="dxa"/>
            <w:bottom w:w="0" w:type="dxa"/>
            <w:right w:w="115" w:type="dxa"/>
          </w:tblCellMar>
        </w:tblPrEx>
        <w:trPr>
          <w:cantSplit/>
          <w:trHeight w:val="292"/>
          <w:jc w:val="center"/>
        </w:trPr>
        <w:tc>
          <w:tcPr>
            <w:tcW w:w="92" w:type="pct"/>
            <w:tcBorders>
              <w:right w:val="single" w:color="999999" w:sz="4" w:space="0"/>
            </w:tcBorders>
          </w:tcPr>
          <w:p w:rsidR="009358B5" w:rsidRDefault="009358B5" w14:paraId="7FE267A1" wp14:textId="77777777">
            <w:pPr>
              <w:pStyle w:val="Figure"/>
              <w:spacing w:before="40" w:after="40"/>
              <w:rPr>
                <w:rFonts w:ascii="Arial" w:hAnsi="Arial" w:cs="Arial"/>
                <w:bCs w:val="0"/>
                <w:sz w:val="17"/>
                <w:szCs w:val="17"/>
              </w:rPr>
            </w:pPr>
          </w:p>
        </w:tc>
        <w:tc>
          <w:tcPr>
            <w:tcW w:w="631" w:type="pct"/>
            <w:tcBorders>
              <w:left w:val="single" w:color="999999" w:sz="4" w:space="0"/>
              <w:right w:val="single" w:color="999999" w:sz="4" w:space="0"/>
            </w:tcBorders>
            <w:vAlign w:val="center"/>
          </w:tcPr>
          <w:p w:rsidR="009358B5" w:rsidRDefault="009358B5" w14:paraId="2DE87471"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XXXXXXXX</w:t>
            </w:r>
          </w:p>
        </w:tc>
        <w:tc>
          <w:tcPr>
            <w:tcW w:w="864" w:type="pct"/>
            <w:gridSpan w:val="2"/>
            <w:tcBorders>
              <w:left w:val="single" w:color="999999" w:sz="4" w:space="0"/>
              <w:right w:val="single" w:color="999999" w:sz="4" w:space="0"/>
            </w:tcBorders>
            <w:vAlign w:val="center"/>
          </w:tcPr>
          <w:p w:rsidR="009358B5" w:rsidRDefault="009358B5" w14:paraId="1B404C26"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380"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09AEC5DA" wp14:textId="77777777">
            <w:pPr>
              <w:jc w:val="center"/>
              <w:rPr>
                <w:sz w:val="19"/>
                <w:szCs w:val="19"/>
              </w:rPr>
            </w:pPr>
            <w:r>
              <w:rPr>
                <w:rFonts w:cs="Arial"/>
                <w:bCs/>
                <w:color w:val="000000"/>
                <w:sz w:val="15"/>
                <w:szCs w:val="15"/>
              </w:rPr>
              <w:t>99/99/9999</w:t>
            </w:r>
          </w:p>
        </w:tc>
        <w:tc>
          <w:tcPr>
            <w:tcW w:w="380"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61DB105A" wp14:textId="77777777">
            <w:pPr>
              <w:jc w:val="center"/>
              <w:rPr>
                <w:sz w:val="19"/>
                <w:szCs w:val="19"/>
              </w:rPr>
            </w:pPr>
            <w:r>
              <w:rPr>
                <w:rFonts w:cs="Arial"/>
                <w:bCs/>
                <w:color w:val="000000"/>
                <w:sz w:val="15"/>
                <w:szCs w:val="15"/>
              </w:rPr>
              <w:t>99/99/9999</w:t>
            </w:r>
          </w:p>
        </w:tc>
        <w:tc>
          <w:tcPr>
            <w:tcW w:w="294"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0E4EA0CE" wp14:textId="77777777">
            <w:pPr>
              <w:jc w:val="center"/>
              <w:rPr>
                <w:sz w:val="19"/>
                <w:szCs w:val="19"/>
              </w:rPr>
            </w:pPr>
            <w:r>
              <w:rPr>
                <w:rFonts w:cs="Arial"/>
                <w:bCs/>
                <w:color w:val="000000"/>
                <w:sz w:val="15"/>
                <w:szCs w:val="15"/>
              </w:rPr>
              <w:t>XXXXX</w:t>
            </w:r>
          </w:p>
        </w:tc>
        <w:tc>
          <w:tcPr>
            <w:tcW w:w="283"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25AEE87F" wp14:textId="77777777">
            <w:pPr>
              <w:jc w:val="center"/>
              <w:rPr>
                <w:sz w:val="19"/>
                <w:szCs w:val="19"/>
              </w:rPr>
            </w:pPr>
            <w:r>
              <w:rPr>
                <w:rFonts w:cs="Arial"/>
                <w:bCs/>
                <w:color w:val="000000"/>
                <w:sz w:val="15"/>
                <w:szCs w:val="15"/>
              </w:rPr>
              <w:t>XXXXX</w:t>
            </w:r>
          </w:p>
        </w:tc>
        <w:tc>
          <w:tcPr>
            <w:tcW w:w="16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6596D00B"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5E2C349A"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237A9FEF"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7"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2B7176F8"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270"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45CC2D6A"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9,999</w:t>
            </w:r>
          </w:p>
        </w:tc>
        <w:tc>
          <w:tcPr>
            <w:tcW w:w="404"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76A64281"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$ 9,99.99</w:t>
            </w:r>
          </w:p>
        </w:tc>
        <w:tc>
          <w:tcPr>
            <w:tcW w:w="286"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045AB31E"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9,999</w:t>
            </w:r>
          </w:p>
        </w:tc>
        <w:tc>
          <w:tcPr>
            <w:tcW w:w="348"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6D4AF943"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$ 9,99.99</w:t>
            </w:r>
          </w:p>
        </w:tc>
        <w:tc>
          <w:tcPr>
            <w:tcW w:w="100" w:type="pct"/>
            <w:gridSpan w:val="2"/>
            <w:tcBorders>
              <w:left w:val="single" w:color="999999" w:sz="4" w:space="0"/>
            </w:tcBorders>
          </w:tcPr>
          <w:p w:rsidR="009358B5" w:rsidRDefault="009358B5" w14:paraId="39AA02EC" wp14:textId="77777777">
            <w:pPr>
              <w:pStyle w:val="Figure"/>
              <w:spacing w:before="40" w:after="40"/>
              <w:rPr>
                <w:rFonts w:ascii="Arial" w:hAnsi="Arial" w:cs="Arial"/>
                <w:bCs w:val="0"/>
                <w:sz w:val="17"/>
                <w:szCs w:val="17"/>
              </w:rPr>
            </w:pPr>
          </w:p>
        </w:tc>
      </w:tr>
      <w:tr xmlns:wp14="http://schemas.microsoft.com/office/word/2010/wordml" w:rsidR="009D7047" w:rsidTr="009D7047" w14:paraId="34DA00E6" wp14:textId="77777777">
        <w:tblPrEx>
          <w:jc w:val="center"/>
          <w:tblInd w:w="0" w:type="dxa"/>
          <w:tblCellMar>
            <w:top w:w="0" w:type="dxa"/>
            <w:left w:w="115" w:type="dxa"/>
            <w:bottom w:w="0" w:type="dxa"/>
            <w:right w:w="115" w:type="dxa"/>
          </w:tblCellMar>
        </w:tblPrEx>
        <w:trPr>
          <w:cantSplit/>
          <w:trHeight w:val="292"/>
          <w:jc w:val="center"/>
        </w:trPr>
        <w:tc>
          <w:tcPr>
            <w:tcW w:w="92" w:type="pct"/>
            <w:tcBorders>
              <w:right w:val="single" w:color="999999" w:sz="4" w:space="0"/>
            </w:tcBorders>
          </w:tcPr>
          <w:p w:rsidR="009358B5" w:rsidRDefault="009358B5" w14:paraId="328E887E" wp14:textId="77777777">
            <w:pPr>
              <w:pStyle w:val="Figure"/>
              <w:spacing w:before="40" w:after="40"/>
              <w:rPr>
                <w:rFonts w:ascii="Arial" w:hAnsi="Arial" w:cs="Arial"/>
                <w:bCs w:val="0"/>
                <w:sz w:val="17"/>
                <w:szCs w:val="17"/>
              </w:rPr>
            </w:pPr>
          </w:p>
        </w:tc>
        <w:tc>
          <w:tcPr>
            <w:tcW w:w="631" w:type="pct"/>
            <w:tcBorders>
              <w:left w:val="single" w:color="999999" w:sz="4" w:space="0"/>
              <w:bottom w:val="single" w:color="999999" w:sz="4" w:space="0"/>
              <w:right w:val="single" w:color="999999" w:sz="4" w:space="0"/>
            </w:tcBorders>
            <w:vAlign w:val="center"/>
          </w:tcPr>
          <w:p w:rsidR="009358B5" w:rsidRDefault="009358B5" w14:paraId="33A74AAC"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XXXXXXXX</w:t>
            </w:r>
          </w:p>
        </w:tc>
        <w:tc>
          <w:tcPr>
            <w:tcW w:w="864" w:type="pct"/>
            <w:gridSpan w:val="2"/>
            <w:tcBorders>
              <w:left w:val="single" w:color="999999" w:sz="4" w:space="0"/>
              <w:bottom w:val="single" w:color="999999" w:sz="4" w:space="0"/>
              <w:right w:val="single" w:color="999999" w:sz="4" w:space="0"/>
            </w:tcBorders>
            <w:vAlign w:val="center"/>
          </w:tcPr>
          <w:p w:rsidR="009358B5" w:rsidRDefault="009358B5" w14:paraId="3EE0885F"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380"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658C2598" wp14:textId="77777777">
            <w:pPr>
              <w:jc w:val="center"/>
              <w:rPr>
                <w:sz w:val="19"/>
                <w:szCs w:val="19"/>
              </w:rPr>
            </w:pPr>
            <w:r>
              <w:rPr>
                <w:rFonts w:cs="Arial"/>
                <w:bCs/>
                <w:color w:val="000000"/>
                <w:sz w:val="15"/>
                <w:szCs w:val="15"/>
              </w:rPr>
              <w:t>99/99/9999</w:t>
            </w:r>
          </w:p>
        </w:tc>
        <w:tc>
          <w:tcPr>
            <w:tcW w:w="380"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0B3E2994" wp14:textId="77777777">
            <w:pPr>
              <w:jc w:val="center"/>
              <w:rPr>
                <w:sz w:val="19"/>
                <w:szCs w:val="19"/>
              </w:rPr>
            </w:pPr>
            <w:r>
              <w:rPr>
                <w:rFonts w:cs="Arial"/>
                <w:bCs/>
                <w:color w:val="000000"/>
                <w:sz w:val="15"/>
                <w:szCs w:val="15"/>
              </w:rPr>
              <w:t>99/99/9999</w:t>
            </w:r>
          </w:p>
        </w:tc>
        <w:tc>
          <w:tcPr>
            <w:tcW w:w="294"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146A54EE" wp14:textId="77777777">
            <w:pPr>
              <w:jc w:val="center"/>
              <w:rPr>
                <w:sz w:val="19"/>
                <w:szCs w:val="19"/>
              </w:rPr>
            </w:pPr>
            <w:r>
              <w:rPr>
                <w:rFonts w:cs="Arial"/>
                <w:bCs/>
                <w:color w:val="000000"/>
                <w:sz w:val="15"/>
                <w:szCs w:val="15"/>
              </w:rPr>
              <w:t>XXXXX</w:t>
            </w:r>
          </w:p>
        </w:tc>
        <w:tc>
          <w:tcPr>
            <w:tcW w:w="283"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72A76CD5" wp14:textId="77777777">
            <w:pPr>
              <w:jc w:val="center"/>
              <w:rPr>
                <w:sz w:val="19"/>
                <w:szCs w:val="19"/>
              </w:rPr>
            </w:pPr>
            <w:r>
              <w:rPr>
                <w:rFonts w:cs="Arial"/>
                <w:bCs/>
                <w:color w:val="000000"/>
                <w:sz w:val="15"/>
                <w:szCs w:val="15"/>
              </w:rPr>
              <w:t>XXXXX</w:t>
            </w:r>
          </w:p>
        </w:tc>
        <w:tc>
          <w:tcPr>
            <w:tcW w:w="16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09AB04E2"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613A84BB"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65872779"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7"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7F8E0406"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270"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6793F85F"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9,999</w:t>
            </w:r>
          </w:p>
        </w:tc>
        <w:tc>
          <w:tcPr>
            <w:tcW w:w="404"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1E68989A"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$ 9,99.99</w:t>
            </w:r>
          </w:p>
        </w:tc>
        <w:tc>
          <w:tcPr>
            <w:tcW w:w="286"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330F408B"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9,999</w:t>
            </w:r>
          </w:p>
        </w:tc>
        <w:tc>
          <w:tcPr>
            <w:tcW w:w="348"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4B45B049"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$ 9,99.99</w:t>
            </w:r>
          </w:p>
        </w:tc>
        <w:tc>
          <w:tcPr>
            <w:tcW w:w="100" w:type="pct"/>
            <w:gridSpan w:val="2"/>
            <w:tcBorders>
              <w:left w:val="single" w:color="999999" w:sz="4" w:space="0"/>
            </w:tcBorders>
          </w:tcPr>
          <w:p w:rsidR="009358B5" w:rsidRDefault="009358B5" w14:paraId="5A4440EE" wp14:textId="77777777">
            <w:pPr>
              <w:pStyle w:val="Figure"/>
              <w:spacing w:before="40" w:after="40"/>
              <w:rPr>
                <w:rFonts w:ascii="Arial" w:hAnsi="Arial" w:cs="Arial"/>
                <w:bCs w:val="0"/>
                <w:sz w:val="17"/>
                <w:szCs w:val="17"/>
              </w:rPr>
            </w:pPr>
          </w:p>
        </w:tc>
      </w:tr>
      <w:tr xmlns:wp14="http://schemas.microsoft.com/office/word/2010/wordml" w:rsidR="009D7047" w:rsidTr="009D7047" w14:paraId="2181326A" wp14:textId="77777777">
        <w:tblPrEx>
          <w:jc w:val="center"/>
          <w:tblInd w:w="0" w:type="dxa"/>
          <w:tblCellMar>
            <w:top w:w="0" w:type="dxa"/>
            <w:left w:w="115" w:type="dxa"/>
            <w:bottom w:w="0" w:type="dxa"/>
            <w:right w:w="115" w:type="dxa"/>
          </w:tblCellMar>
        </w:tblPrEx>
        <w:trPr>
          <w:cantSplit/>
          <w:trHeight w:val="292"/>
          <w:jc w:val="center"/>
        </w:trPr>
        <w:tc>
          <w:tcPr>
            <w:tcW w:w="92" w:type="pct"/>
            <w:tcBorders>
              <w:right w:val="single" w:color="999999" w:sz="4" w:space="0"/>
            </w:tcBorders>
          </w:tcPr>
          <w:p w:rsidR="009358B5" w:rsidRDefault="009358B5" w14:paraId="71E86D4E" wp14:textId="77777777">
            <w:pPr>
              <w:pStyle w:val="Figure"/>
              <w:spacing w:before="40" w:after="40"/>
              <w:rPr>
                <w:rFonts w:ascii="Arial" w:hAnsi="Arial" w:cs="Arial"/>
                <w:bCs w:val="0"/>
                <w:sz w:val="17"/>
                <w:szCs w:val="17"/>
              </w:rPr>
            </w:pPr>
          </w:p>
        </w:tc>
        <w:tc>
          <w:tcPr>
            <w:tcW w:w="631"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0BE45019"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XXXXXXXX</w:t>
            </w:r>
          </w:p>
        </w:tc>
        <w:tc>
          <w:tcPr>
            <w:tcW w:w="864"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08F35278"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380"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30696E20" wp14:textId="77777777">
            <w:pPr>
              <w:jc w:val="center"/>
              <w:rPr>
                <w:sz w:val="19"/>
                <w:szCs w:val="19"/>
              </w:rPr>
            </w:pPr>
            <w:r>
              <w:rPr>
                <w:rFonts w:cs="Arial"/>
                <w:bCs/>
                <w:color w:val="000000"/>
                <w:sz w:val="15"/>
                <w:szCs w:val="15"/>
              </w:rPr>
              <w:t>99/99/9999</w:t>
            </w:r>
          </w:p>
        </w:tc>
        <w:tc>
          <w:tcPr>
            <w:tcW w:w="380"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0D7DC2C3" wp14:textId="77777777">
            <w:pPr>
              <w:jc w:val="center"/>
              <w:rPr>
                <w:sz w:val="19"/>
                <w:szCs w:val="19"/>
              </w:rPr>
            </w:pPr>
            <w:r>
              <w:rPr>
                <w:rFonts w:cs="Arial"/>
                <w:bCs/>
                <w:color w:val="000000"/>
                <w:sz w:val="15"/>
                <w:szCs w:val="15"/>
              </w:rPr>
              <w:t>99/99/9999</w:t>
            </w:r>
          </w:p>
        </w:tc>
        <w:tc>
          <w:tcPr>
            <w:tcW w:w="294"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6B955ECE" wp14:textId="77777777">
            <w:pPr>
              <w:jc w:val="center"/>
              <w:rPr>
                <w:sz w:val="19"/>
                <w:szCs w:val="19"/>
              </w:rPr>
            </w:pPr>
            <w:r>
              <w:rPr>
                <w:rFonts w:cs="Arial"/>
                <w:bCs/>
                <w:color w:val="000000"/>
                <w:sz w:val="15"/>
                <w:szCs w:val="15"/>
              </w:rPr>
              <w:t>XXXXX</w:t>
            </w:r>
          </w:p>
        </w:tc>
        <w:tc>
          <w:tcPr>
            <w:tcW w:w="283"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31483F87" wp14:textId="77777777">
            <w:pPr>
              <w:jc w:val="center"/>
              <w:rPr>
                <w:sz w:val="19"/>
                <w:szCs w:val="19"/>
              </w:rPr>
            </w:pPr>
            <w:r>
              <w:rPr>
                <w:rFonts w:cs="Arial"/>
                <w:bCs/>
                <w:color w:val="000000"/>
                <w:sz w:val="15"/>
                <w:szCs w:val="15"/>
              </w:rPr>
              <w:t>XXXXX</w:t>
            </w:r>
          </w:p>
        </w:tc>
        <w:tc>
          <w:tcPr>
            <w:tcW w:w="16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7FBAF6E8"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50421C88"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28680B58"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7"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57C27E69"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270"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79D7B899"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9,999</w:t>
            </w:r>
          </w:p>
        </w:tc>
        <w:tc>
          <w:tcPr>
            <w:tcW w:w="404"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2C30D0D8"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$ 9,99.99</w:t>
            </w:r>
          </w:p>
        </w:tc>
        <w:tc>
          <w:tcPr>
            <w:tcW w:w="286"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3410E1FA"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9,999</w:t>
            </w:r>
          </w:p>
        </w:tc>
        <w:tc>
          <w:tcPr>
            <w:tcW w:w="348"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4B983F64"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$ 9,99.99</w:t>
            </w:r>
          </w:p>
        </w:tc>
        <w:tc>
          <w:tcPr>
            <w:tcW w:w="100" w:type="pct"/>
            <w:gridSpan w:val="2"/>
            <w:tcBorders>
              <w:left w:val="single" w:color="999999" w:sz="4" w:space="0"/>
            </w:tcBorders>
          </w:tcPr>
          <w:p w:rsidR="009358B5" w:rsidRDefault="009358B5" w14:paraId="4AF50F37" wp14:textId="77777777">
            <w:pPr>
              <w:pStyle w:val="Figure"/>
              <w:spacing w:before="40" w:after="40"/>
              <w:rPr>
                <w:rFonts w:ascii="Arial" w:hAnsi="Arial" w:cs="Arial"/>
                <w:bCs w:val="0"/>
                <w:sz w:val="17"/>
                <w:szCs w:val="17"/>
              </w:rPr>
            </w:pPr>
          </w:p>
        </w:tc>
      </w:tr>
      <w:tr xmlns:wp14="http://schemas.microsoft.com/office/word/2010/wordml" w:rsidR="009D7047" w:rsidTr="009D7047" w14:paraId="2E4DF0B2" wp14:textId="77777777">
        <w:tblPrEx>
          <w:jc w:val="center"/>
          <w:tblInd w:w="0" w:type="dxa"/>
          <w:tblCellMar>
            <w:top w:w="0" w:type="dxa"/>
            <w:left w:w="115" w:type="dxa"/>
            <w:bottom w:w="0" w:type="dxa"/>
            <w:right w:w="115" w:type="dxa"/>
          </w:tblCellMar>
        </w:tblPrEx>
        <w:trPr>
          <w:cantSplit/>
          <w:trHeight w:val="292"/>
          <w:jc w:val="center"/>
        </w:trPr>
        <w:tc>
          <w:tcPr>
            <w:tcW w:w="92" w:type="pct"/>
            <w:tcBorders>
              <w:right w:val="single" w:color="999999" w:sz="4" w:space="0"/>
            </w:tcBorders>
          </w:tcPr>
          <w:p w:rsidR="009358B5" w:rsidRDefault="009358B5" w14:paraId="747CF5AC" wp14:textId="77777777">
            <w:pPr>
              <w:pStyle w:val="Figure"/>
              <w:spacing w:before="40" w:after="40"/>
              <w:rPr>
                <w:rFonts w:ascii="Arial" w:hAnsi="Arial" w:cs="Arial"/>
                <w:bCs w:val="0"/>
                <w:sz w:val="17"/>
                <w:szCs w:val="17"/>
              </w:rPr>
            </w:pPr>
          </w:p>
        </w:tc>
        <w:tc>
          <w:tcPr>
            <w:tcW w:w="631"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05367A32"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XXXXXXXX</w:t>
            </w:r>
          </w:p>
        </w:tc>
        <w:tc>
          <w:tcPr>
            <w:tcW w:w="864"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405CE42E"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380"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511D89C4" wp14:textId="77777777">
            <w:pPr>
              <w:jc w:val="center"/>
              <w:rPr>
                <w:sz w:val="19"/>
                <w:szCs w:val="19"/>
              </w:rPr>
            </w:pPr>
            <w:r>
              <w:rPr>
                <w:rFonts w:cs="Arial"/>
                <w:bCs/>
                <w:color w:val="000000"/>
                <w:sz w:val="15"/>
                <w:szCs w:val="15"/>
              </w:rPr>
              <w:t>99/99/9999</w:t>
            </w:r>
          </w:p>
        </w:tc>
        <w:tc>
          <w:tcPr>
            <w:tcW w:w="380"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1A34F015" wp14:textId="77777777">
            <w:pPr>
              <w:jc w:val="center"/>
              <w:rPr>
                <w:sz w:val="19"/>
                <w:szCs w:val="19"/>
              </w:rPr>
            </w:pPr>
            <w:r>
              <w:rPr>
                <w:rFonts w:cs="Arial"/>
                <w:bCs/>
                <w:color w:val="000000"/>
                <w:sz w:val="15"/>
                <w:szCs w:val="15"/>
              </w:rPr>
              <w:t>99/99/9999</w:t>
            </w:r>
          </w:p>
        </w:tc>
        <w:tc>
          <w:tcPr>
            <w:tcW w:w="294"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0380E5A5" wp14:textId="77777777">
            <w:pPr>
              <w:jc w:val="center"/>
              <w:rPr>
                <w:sz w:val="19"/>
                <w:szCs w:val="19"/>
              </w:rPr>
            </w:pPr>
            <w:r>
              <w:rPr>
                <w:rFonts w:cs="Arial"/>
                <w:bCs/>
                <w:color w:val="000000"/>
                <w:sz w:val="15"/>
                <w:szCs w:val="15"/>
              </w:rPr>
              <w:t>XXXXX</w:t>
            </w:r>
          </w:p>
        </w:tc>
        <w:tc>
          <w:tcPr>
            <w:tcW w:w="283"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1B95B685" wp14:textId="77777777">
            <w:pPr>
              <w:jc w:val="center"/>
              <w:rPr>
                <w:sz w:val="19"/>
                <w:szCs w:val="19"/>
              </w:rPr>
            </w:pPr>
            <w:r>
              <w:rPr>
                <w:rFonts w:cs="Arial"/>
                <w:bCs/>
                <w:color w:val="000000"/>
                <w:sz w:val="15"/>
                <w:szCs w:val="15"/>
              </w:rPr>
              <w:t>XXXXX</w:t>
            </w:r>
          </w:p>
        </w:tc>
        <w:tc>
          <w:tcPr>
            <w:tcW w:w="16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5053FADC"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1E3F7677"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41459614"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7"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76B52A65"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270"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21464F72"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9,999</w:t>
            </w:r>
          </w:p>
        </w:tc>
        <w:tc>
          <w:tcPr>
            <w:tcW w:w="404"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67424588"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$ 9,99.99</w:t>
            </w:r>
          </w:p>
        </w:tc>
        <w:tc>
          <w:tcPr>
            <w:tcW w:w="286"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0E349323"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9,999</w:t>
            </w:r>
          </w:p>
        </w:tc>
        <w:tc>
          <w:tcPr>
            <w:tcW w:w="348"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73F57D32"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$ 9,99.99</w:t>
            </w:r>
          </w:p>
        </w:tc>
        <w:tc>
          <w:tcPr>
            <w:tcW w:w="100" w:type="pct"/>
            <w:gridSpan w:val="2"/>
            <w:tcBorders>
              <w:left w:val="single" w:color="999999" w:sz="4" w:space="0"/>
            </w:tcBorders>
          </w:tcPr>
          <w:p w:rsidR="009358B5" w:rsidRDefault="009358B5" w14:paraId="5E454F11" wp14:textId="77777777">
            <w:pPr>
              <w:pStyle w:val="Figure"/>
              <w:spacing w:before="40" w:after="40"/>
              <w:rPr>
                <w:rFonts w:ascii="Arial" w:hAnsi="Arial" w:cs="Arial"/>
                <w:bCs w:val="0"/>
                <w:sz w:val="17"/>
                <w:szCs w:val="17"/>
              </w:rPr>
            </w:pPr>
          </w:p>
        </w:tc>
      </w:tr>
      <w:tr xmlns:wp14="http://schemas.microsoft.com/office/word/2010/wordml" w:rsidR="009D7047" w:rsidTr="009D7047" w14:paraId="3E611B53" wp14:textId="77777777">
        <w:tblPrEx>
          <w:jc w:val="center"/>
          <w:tblInd w:w="0" w:type="dxa"/>
          <w:tblCellMar>
            <w:top w:w="0" w:type="dxa"/>
            <w:left w:w="115" w:type="dxa"/>
            <w:bottom w:w="0" w:type="dxa"/>
            <w:right w:w="115" w:type="dxa"/>
          </w:tblCellMar>
        </w:tblPrEx>
        <w:trPr>
          <w:cantSplit/>
          <w:trHeight w:val="292"/>
          <w:jc w:val="center"/>
        </w:trPr>
        <w:tc>
          <w:tcPr>
            <w:tcW w:w="92" w:type="pct"/>
            <w:tcBorders>
              <w:right w:val="single" w:color="999999" w:sz="4" w:space="0"/>
            </w:tcBorders>
          </w:tcPr>
          <w:p w:rsidR="009358B5" w:rsidRDefault="009358B5" w14:paraId="2334F3C2" wp14:textId="77777777">
            <w:pPr>
              <w:pStyle w:val="Figure"/>
              <w:spacing w:before="40" w:after="40"/>
              <w:rPr>
                <w:rFonts w:ascii="Arial" w:hAnsi="Arial" w:cs="Arial"/>
                <w:bCs w:val="0"/>
                <w:sz w:val="17"/>
                <w:szCs w:val="17"/>
              </w:rPr>
            </w:pPr>
          </w:p>
        </w:tc>
        <w:tc>
          <w:tcPr>
            <w:tcW w:w="631"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5A8E971A"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XXXXXXXX</w:t>
            </w:r>
          </w:p>
        </w:tc>
        <w:tc>
          <w:tcPr>
            <w:tcW w:w="864"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2AABBA51"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380"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359110A8" wp14:textId="77777777">
            <w:pPr>
              <w:jc w:val="center"/>
              <w:rPr>
                <w:sz w:val="19"/>
                <w:szCs w:val="19"/>
              </w:rPr>
            </w:pPr>
            <w:r>
              <w:rPr>
                <w:rFonts w:cs="Arial"/>
                <w:bCs/>
                <w:color w:val="000000"/>
                <w:sz w:val="15"/>
                <w:szCs w:val="15"/>
              </w:rPr>
              <w:t>99/99/9999</w:t>
            </w:r>
          </w:p>
        </w:tc>
        <w:tc>
          <w:tcPr>
            <w:tcW w:w="380"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6199B814" wp14:textId="77777777">
            <w:pPr>
              <w:jc w:val="center"/>
              <w:rPr>
                <w:sz w:val="19"/>
                <w:szCs w:val="19"/>
              </w:rPr>
            </w:pPr>
            <w:r>
              <w:rPr>
                <w:rFonts w:cs="Arial"/>
                <w:bCs/>
                <w:color w:val="000000"/>
                <w:sz w:val="15"/>
                <w:szCs w:val="15"/>
              </w:rPr>
              <w:t>99/99/9999</w:t>
            </w:r>
          </w:p>
        </w:tc>
        <w:tc>
          <w:tcPr>
            <w:tcW w:w="294" w:type="pct"/>
            <w:gridSpan w:val="2"/>
            <w:tcBorders>
              <w:top w:val="single" w:color="999999" w:sz="4" w:space="0"/>
              <w:left w:val="single" w:color="999999" w:sz="4" w:space="0"/>
              <w:bottom w:val="single" w:color="999999" w:sz="4" w:space="0"/>
              <w:right w:val="single" w:color="999999" w:sz="4" w:space="0"/>
            </w:tcBorders>
            <w:vAlign w:val="center"/>
          </w:tcPr>
          <w:p w:rsidR="009358B5" w:rsidRDefault="009358B5" w14:paraId="6F09AF51" wp14:textId="77777777">
            <w:pPr>
              <w:jc w:val="center"/>
              <w:rPr>
                <w:sz w:val="19"/>
                <w:szCs w:val="19"/>
              </w:rPr>
            </w:pPr>
            <w:r>
              <w:rPr>
                <w:rFonts w:cs="Arial"/>
                <w:bCs/>
                <w:color w:val="000000"/>
                <w:sz w:val="15"/>
                <w:szCs w:val="15"/>
              </w:rPr>
              <w:t>XXXXX</w:t>
            </w:r>
          </w:p>
        </w:tc>
        <w:tc>
          <w:tcPr>
            <w:tcW w:w="283"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0A972FF4" wp14:textId="77777777">
            <w:pPr>
              <w:jc w:val="center"/>
              <w:rPr>
                <w:sz w:val="19"/>
                <w:szCs w:val="19"/>
              </w:rPr>
            </w:pPr>
            <w:r>
              <w:rPr>
                <w:rFonts w:cs="Arial"/>
                <w:bCs/>
                <w:color w:val="000000"/>
                <w:sz w:val="15"/>
                <w:szCs w:val="15"/>
              </w:rPr>
              <w:t>XXXXX</w:t>
            </w:r>
          </w:p>
        </w:tc>
        <w:tc>
          <w:tcPr>
            <w:tcW w:w="16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4A68070F"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1903F930"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7" w:type="pct"/>
            <w:tcBorders>
              <w:top w:val="single" w:color="999999" w:sz="4" w:space="0"/>
              <w:left w:val="single" w:color="999999" w:sz="4" w:space="0"/>
              <w:bottom w:val="single" w:color="999999" w:sz="4" w:space="0"/>
              <w:right w:val="single" w:color="999999" w:sz="4" w:space="0"/>
            </w:tcBorders>
            <w:vAlign w:val="center"/>
          </w:tcPr>
          <w:p w:rsidR="009358B5" w:rsidRDefault="009358B5" w14:paraId="1F6B0EA9"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167"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49D7526E"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270" w:type="pct"/>
            <w:gridSpan w:val="4"/>
            <w:tcBorders>
              <w:top w:val="single" w:color="999999" w:sz="4" w:space="0"/>
              <w:left w:val="single" w:color="999999" w:sz="4" w:space="0"/>
              <w:bottom w:val="single" w:color="999999" w:sz="4" w:space="0"/>
              <w:right w:val="single" w:color="999999" w:sz="4" w:space="0"/>
            </w:tcBorders>
            <w:vAlign w:val="center"/>
          </w:tcPr>
          <w:p w:rsidR="009358B5" w:rsidRDefault="009358B5" w14:paraId="4F874853"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9,999</w:t>
            </w:r>
          </w:p>
        </w:tc>
        <w:tc>
          <w:tcPr>
            <w:tcW w:w="404"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7BE35CA2"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$ 9,99.99</w:t>
            </w:r>
          </w:p>
        </w:tc>
        <w:tc>
          <w:tcPr>
            <w:tcW w:w="286"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130D9DC3"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9,999</w:t>
            </w:r>
          </w:p>
        </w:tc>
        <w:tc>
          <w:tcPr>
            <w:tcW w:w="348" w:type="pct"/>
            <w:gridSpan w:val="3"/>
            <w:tcBorders>
              <w:top w:val="single" w:color="999999" w:sz="4" w:space="0"/>
              <w:left w:val="single" w:color="999999" w:sz="4" w:space="0"/>
              <w:bottom w:val="single" w:color="999999" w:sz="4" w:space="0"/>
              <w:right w:val="single" w:color="999999" w:sz="4" w:space="0"/>
            </w:tcBorders>
            <w:vAlign w:val="center"/>
          </w:tcPr>
          <w:p w:rsidR="009358B5" w:rsidRDefault="009358B5" w14:paraId="14905C44" wp14:textId="77777777">
            <w:pPr>
              <w:pStyle w:val="Figure"/>
              <w:spacing w:before="40" w:after="40"/>
              <w:jc w:val="right"/>
              <w:rPr>
                <w:rFonts w:ascii="Arial" w:hAnsi="Arial" w:cs="Arial"/>
                <w:b w:val="0"/>
                <w:bCs w:val="0"/>
                <w:color w:val="000000"/>
                <w:sz w:val="15"/>
                <w:szCs w:val="15"/>
              </w:rPr>
            </w:pPr>
            <w:r>
              <w:rPr>
                <w:rFonts w:ascii="Arial" w:hAnsi="Arial" w:cs="Arial"/>
                <w:b w:val="0"/>
                <w:bCs w:val="0"/>
                <w:color w:val="000000"/>
                <w:sz w:val="15"/>
                <w:szCs w:val="15"/>
              </w:rPr>
              <w:t>$ 9,99.99</w:t>
            </w:r>
          </w:p>
        </w:tc>
        <w:tc>
          <w:tcPr>
            <w:tcW w:w="100" w:type="pct"/>
            <w:gridSpan w:val="2"/>
            <w:tcBorders>
              <w:left w:val="single" w:color="999999" w:sz="4" w:space="0"/>
            </w:tcBorders>
          </w:tcPr>
          <w:p w:rsidR="009358B5" w:rsidRDefault="009358B5" w14:paraId="6688C5E5" wp14:textId="77777777">
            <w:pPr>
              <w:pStyle w:val="Figure"/>
              <w:spacing w:before="40" w:after="40"/>
              <w:rPr>
                <w:rFonts w:ascii="Arial" w:hAnsi="Arial" w:cs="Arial"/>
                <w:bCs w:val="0"/>
                <w:sz w:val="17"/>
                <w:szCs w:val="17"/>
              </w:rPr>
            </w:pPr>
          </w:p>
        </w:tc>
      </w:tr>
      <w:tr xmlns:wp14="http://schemas.microsoft.com/office/word/2010/wordml" w:rsidR="009358B5" w:rsidTr="009D7047" w14:paraId="2D44ABDC" wp14:textId="77777777">
        <w:tblPrEx>
          <w:jc w:val="center"/>
          <w:tblInd w:w="0" w:type="dxa"/>
          <w:tblCellMar>
            <w:top w:w="0" w:type="dxa"/>
            <w:left w:w="115" w:type="dxa"/>
            <w:bottom w:w="0" w:type="dxa"/>
            <w:right w:w="115" w:type="dxa"/>
          </w:tblCellMar>
        </w:tblPrEx>
        <w:trPr>
          <w:cantSplit/>
          <w:trHeight w:val="292"/>
          <w:jc w:val="center"/>
        </w:trPr>
        <w:tc>
          <w:tcPr>
            <w:tcW w:w="92" w:type="pct"/>
            <w:tcBorders>
              <w:right w:val="single" w:color="999999" w:sz="4" w:space="0"/>
            </w:tcBorders>
          </w:tcPr>
          <w:p w:rsidR="00CF42A3" w:rsidRDefault="00CF42A3" w14:paraId="4AE424E0" wp14:textId="77777777">
            <w:pPr>
              <w:pStyle w:val="Figure"/>
              <w:spacing w:before="40" w:after="40"/>
              <w:rPr>
                <w:rFonts w:ascii="Arial" w:hAnsi="Arial" w:cs="Arial"/>
                <w:bCs w:val="0"/>
                <w:sz w:val="17"/>
                <w:szCs w:val="17"/>
              </w:rPr>
            </w:pPr>
          </w:p>
        </w:tc>
        <w:tc>
          <w:tcPr>
            <w:tcW w:w="3471" w:type="pct"/>
            <w:gridSpan w:val="19"/>
            <w:tcBorders>
              <w:top w:val="single" w:color="999999" w:sz="4" w:space="0"/>
              <w:left w:val="single" w:color="999999" w:sz="4" w:space="0"/>
              <w:bottom w:val="single" w:color="999999" w:sz="4" w:space="0"/>
              <w:right w:val="single" w:color="999999" w:sz="4" w:space="0"/>
            </w:tcBorders>
            <w:shd w:val="clear" w:color="auto" w:fill="B3C5FF"/>
            <w:vAlign w:val="center"/>
          </w:tcPr>
          <w:p w:rsidR="00CF42A3" w:rsidRDefault="00CF42A3" w14:paraId="159EA6AC" wp14:textId="77777777">
            <w:pPr>
              <w:pStyle w:val="Figure"/>
              <w:spacing w:before="40" w:after="40"/>
              <w:jc w:val="right"/>
              <w:rPr>
                <w:rFonts w:ascii="Arial" w:hAnsi="Arial" w:cs="Arial"/>
                <w:bCs w:val="0"/>
                <w:color w:val="000000"/>
                <w:sz w:val="15"/>
                <w:szCs w:val="15"/>
              </w:rPr>
            </w:pPr>
            <w:r>
              <w:rPr>
                <w:rFonts w:ascii="Arial" w:hAnsi="Arial" w:cs="Arial"/>
                <w:bCs w:val="0"/>
                <w:color w:val="000000"/>
                <w:sz w:val="15"/>
                <w:szCs w:val="15"/>
              </w:rPr>
              <w:t>Total:</w:t>
            </w:r>
          </w:p>
        </w:tc>
        <w:tc>
          <w:tcPr>
            <w:tcW w:w="275" w:type="pct"/>
            <w:gridSpan w:val="4"/>
            <w:tcBorders>
              <w:top w:val="single" w:color="999999" w:sz="4" w:space="0"/>
              <w:left w:val="single" w:color="999999" w:sz="4" w:space="0"/>
              <w:bottom w:val="single" w:color="999999" w:sz="4" w:space="0"/>
              <w:right w:val="single" w:color="999999" w:sz="4" w:space="0"/>
            </w:tcBorders>
            <w:shd w:val="clear" w:color="auto" w:fill="B3C5FF"/>
            <w:vAlign w:val="center"/>
          </w:tcPr>
          <w:p w:rsidR="00CF42A3" w:rsidRDefault="00CF42A3" w14:paraId="20C56746" wp14:textId="77777777">
            <w:pPr>
              <w:pStyle w:val="Figure"/>
              <w:spacing w:before="40" w:after="40"/>
              <w:jc w:val="right"/>
              <w:rPr>
                <w:rFonts w:ascii="Arial" w:hAnsi="Arial" w:cs="Arial"/>
                <w:bCs w:val="0"/>
                <w:color w:val="000000"/>
                <w:sz w:val="15"/>
                <w:szCs w:val="15"/>
              </w:rPr>
            </w:pPr>
            <w:r>
              <w:rPr>
                <w:rFonts w:ascii="Arial" w:hAnsi="Arial" w:cs="Arial"/>
                <w:bCs w:val="0"/>
                <w:color w:val="000000"/>
                <w:sz w:val="15"/>
                <w:szCs w:val="15"/>
              </w:rPr>
              <w:t>99,999</w:t>
            </w:r>
          </w:p>
        </w:tc>
        <w:tc>
          <w:tcPr>
            <w:tcW w:w="405" w:type="pct"/>
            <w:gridSpan w:val="3"/>
            <w:tcBorders>
              <w:top w:val="single" w:color="999999" w:sz="4" w:space="0"/>
              <w:left w:val="single" w:color="999999" w:sz="4" w:space="0"/>
              <w:bottom w:val="single" w:color="999999" w:sz="4" w:space="0"/>
              <w:right w:val="single" w:color="999999" w:sz="4" w:space="0"/>
            </w:tcBorders>
            <w:shd w:val="clear" w:color="auto" w:fill="B3C5FF"/>
            <w:vAlign w:val="center"/>
          </w:tcPr>
          <w:p w:rsidR="00CF42A3" w:rsidRDefault="00CF42A3" w14:paraId="558B2270" wp14:textId="77777777">
            <w:pPr>
              <w:pStyle w:val="Figure"/>
              <w:spacing w:before="40" w:after="40"/>
              <w:jc w:val="right"/>
              <w:rPr>
                <w:rFonts w:ascii="Arial" w:hAnsi="Arial" w:cs="Arial"/>
                <w:bCs w:val="0"/>
                <w:color w:val="000000"/>
                <w:sz w:val="15"/>
                <w:szCs w:val="15"/>
              </w:rPr>
            </w:pPr>
            <w:r>
              <w:rPr>
                <w:rFonts w:ascii="Arial" w:hAnsi="Arial" w:cs="Arial"/>
                <w:bCs w:val="0"/>
                <w:color w:val="000000"/>
                <w:sz w:val="15"/>
                <w:szCs w:val="15"/>
              </w:rPr>
              <w:t>$ 99,999.99</w:t>
            </w:r>
          </w:p>
        </w:tc>
        <w:tc>
          <w:tcPr>
            <w:tcW w:w="283" w:type="pct"/>
            <w:gridSpan w:val="2"/>
            <w:tcBorders>
              <w:top w:val="single" w:color="999999" w:sz="4" w:space="0"/>
              <w:left w:val="single" w:color="999999" w:sz="4" w:space="0"/>
              <w:bottom w:val="single" w:color="999999" w:sz="4" w:space="0"/>
              <w:right w:val="single" w:color="999999" w:sz="4" w:space="0"/>
            </w:tcBorders>
            <w:shd w:val="clear" w:color="auto" w:fill="B3C5FF"/>
            <w:vAlign w:val="center"/>
          </w:tcPr>
          <w:p w:rsidR="00CF42A3" w:rsidRDefault="00CF42A3" w14:paraId="2C24844D" wp14:textId="77777777">
            <w:pPr>
              <w:pStyle w:val="Figure"/>
              <w:spacing w:before="40" w:after="40"/>
              <w:jc w:val="right"/>
              <w:rPr>
                <w:rFonts w:ascii="Arial" w:hAnsi="Arial" w:cs="Arial"/>
                <w:bCs w:val="0"/>
                <w:color w:val="000000"/>
                <w:sz w:val="15"/>
                <w:szCs w:val="15"/>
              </w:rPr>
            </w:pPr>
            <w:r>
              <w:rPr>
                <w:rFonts w:ascii="Arial" w:hAnsi="Arial" w:cs="Arial"/>
                <w:bCs w:val="0"/>
                <w:color w:val="000000"/>
                <w:sz w:val="15"/>
                <w:szCs w:val="15"/>
              </w:rPr>
              <w:t>99,999</w:t>
            </w:r>
          </w:p>
        </w:tc>
        <w:tc>
          <w:tcPr>
            <w:tcW w:w="349" w:type="pct"/>
            <w:gridSpan w:val="3"/>
            <w:tcBorders>
              <w:top w:val="single" w:color="999999" w:sz="4" w:space="0"/>
              <w:left w:val="single" w:color="999999" w:sz="4" w:space="0"/>
              <w:bottom w:val="single" w:color="999999" w:sz="4" w:space="0"/>
              <w:right w:val="single" w:color="999999" w:sz="4" w:space="0"/>
            </w:tcBorders>
            <w:shd w:val="clear" w:color="auto" w:fill="B3C5FF"/>
            <w:vAlign w:val="center"/>
          </w:tcPr>
          <w:p w:rsidR="00CF42A3" w:rsidRDefault="00CF42A3" w14:paraId="6B2F0B56" wp14:textId="77777777">
            <w:pPr>
              <w:pStyle w:val="Figure"/>
              <w:spacing w:before="40" w:after="40"/>
              <w:jc w:val="right"/>
              <w:rPr>
                <w:rFonts w:ascii="Arial" w:hAnsi="Arial" w:cs="Arial"/>
                <w:bCs w:val="0"/>
                <w:color w:val="000000"/>
                <w:sz w:val="15"/>
                <w:szCs w:val="15"/>
              </w:rPr>
            </w:pPr>
            <w:r>
              <w:rPr>
                <w:rFonts w:ascii="Arial" w:hAnsi="Arial" w:cs="Arial"/>
                <w:bCs w:val="0"/>
                <w:color w:val="000000"/>
                <w:sz w:val="15"/>
                <w:szCs w:val="15"/>
              </w:rPr>
              <w:t>$ 9,999.99</w:t>
            </w:r>
          </w:p>
        </w:tc>
        <w:tc>
          <w:tcPr>
            <w:tcW w:w="125" w:type="pct"/>
            <w:gridSpan w:val="4"/>
            <w:tcBorders>
              <w:left w:val="single" w:color="999999" w:sz="4" w:space="0"/>
            </w:tcBorders>
          </w:tcPr>
          <w:p w:rsidR="00CF42A3" w:rsidRDefault="00CF42A3" w14:paraId="5FB90CE9" wp14:textId="77777777">
            <w:pPr>
              <w:pStyle w:val="Figure"/>
              <w:spacing w:before="40" w:after="40"/>
              <w:rPr>
                <w:rFonts w:ascii="Arial" w:hAnsi="Arial" w:cs="Arial"/>
                <w:bCs w:val="0"/>
                <w:sz w:val="17"/>
                <w:szCs w:val="17"/>
              </w:rPr>
            </w:pPr>
          </w:p>
        </w:tc>
      </w:tr>
      <w:tr xmlns:wp14="http://schemas.microsoft.com/office/word/2010/wordml" w:rsidR="00CF42A3" w:rsidTr="009D7047" w14:paraId="23A7C8A6" wp14:textId="77777777">
        <w:tblPrEx>
          <w:jc w:val="center"/>
          <w:tblInd w:w="0" w:type="dxa"/>
          <w:tblCellMar>
            <w:top w:w="0" w:type="dxa"/>
            <w:left w:w="115" w:type="dxa"/>
            <w:bottom w:w="0" w:type="dxa"/>
            <w:right w:w="115" w:type="dxa"/>
          </w:tblCellMar>
        </w:tblPrEx>
        <w:trPr>
          <w:cantSplit/>
          <w:trHeight w:val="292"/>
          <w:jc w:val="center"/>
        </w:trPr>
        <w:tc>
          <w:tcPr>
            <w:tcW w:w="5000" w:type="pct"/>
            <w:gridSpan w:val="36"/>
          </w:tcPr>
          <w:p w:rsidR="00CF42A3" w:rsidRDefault="00CF42A3" w14:paraId="236FC237" wp14:textId="77777777">
            <w:pPr>
              <w:pStyle w:val="Figure"/>
              <w:spacing w:before="40" w:after="40"/>
              <w:rPr>
                <w:rFonts w:ascii="Arial" w:hAnsi="Arial" w:cs="Arial"/>
                <w:bCs w:val="0"/>
                <w:sz w:val="17"/>
                <w:szCs w:val="17"/>
              </w:rPr>
            </w:pPr>
          </w:p>
        </w:tc>
      </w:tr>
      <w:tr xmlns:wp14="http://schemas.microsoft.com/office/word/2010/wordml" w:rsidR="00CF42A3" w:rsidTr="009D7047" w14:paraId="2F194811" wp14:textId="77777777">
        <w:tblPrEx>
          <w:jc w:val="center"/>
          <w:tblInd w:w="0" w:type="dxa"/>
          <w:tblCellMar>
            <w:top w:w="0" w:type="dxa"/>
            <w:left w:w="115" w:type="dxa"/>
            <w:bottom w:w="0" w:type="dxa"/>
            <w:right w:w="115" w:type="dxa"/>
          </w:tblCellMar>
        </w:tblPrEx>
        <w:trPr>
          <w:cantSplit/>
          <w:trHeight w:val="292"/>
          <w:jc w:val="center"/>
        </w:trPr>
        <w:tc>
          <w:tcPr>
            <w:tcW w:w="1968" w:type="pct"/>
            <w:gridSpan w:val="7"/>
            <w:vAlign w:val="center"/>
          </w:tcPr>
          <w:p w:rsidR="00CF42A3" w:rsidRDefault="00CF42A3" w14:paraId="6A1C86C7" wp14:textId="77777777">
            <w:pPr>
              <w:pStyle w:val="Figure"/>
              <w:rPr>
                <w:rFonts w:ascii="Arial" w:hAnsi="Arial" w:cs="Arial"/>
                <w:sz w:val="17"/>
                <w:szCs w:val="17"/>
              </w:rPr>
            </w:pPr>
            <w:r>
              <w:rPr>
                <w:rFonts w:ascii="Arial" w:hAnsi="Arial" w:cs="Arial"/>
                <w:sz w:val="17"/>
                <w:szCs w:val="17"/>
              </w:rPr>
              <w:t>Run Date: MM/DD/CCYY</w:t>
            </w:r>
          </w:p>
        </w:tc>
        <w:tc>
          <w:tcPr>
            <w:tcW w:w="1536" w:type="pct"/>
            <w:gridSpan w:val="11"/>
            <w:vAlign w:val="center"/>
          </w:tcPr>
          <w:p w:rsidR="00CF42A3" w:rsidRDefault="00CF42A3" w14:paraId="02636798" wp14:textId="77777777">
            <w:pPr>
              <w:pStyle w:val="Figure"/>
              <w:jc w:val="center"/>
              <w:rPr>
                <w:rFonts w:ascii="Arial" w:hAnsi="Arial" w:cs="Arial"/>
                <w:sz w:val="17"/>
                <w:szCs w:val="17"/>
              </w:rPr>
            </w:pPr>
            <w:r>
              <w:rPr>
                <w:rFonts w:ascii="Arial" w:hAnsi="Arial" w:cs="Arial"/>
                <w:sz w:val="17"/>
                <w:szCs w:val="17"/>
              </w:rPr>
              <w:t>Page:  X of Y</w:t>
            </w:r>
          </w:p>
        </w:tc>
        <w:tc>
          <w:tcPr>
            <w:tcW w:w="1496" w:type="pct"/>
            <w:gridSpan w:val="18"/>
            <w:vAlign w:val="center"/>
          </w:tcPr>
          <w:p w:rsidR="00CF42A3" w:rsidRDefault="00CF42A3" w14:paraId="57158BFA" wp14:textId="77777777">
            <w:pPr>
              <w:pStyle w:val="Figure"/>
              <w:jc w:val="right"/>
              <w:rPr>
                <w:rFonts w:ascii="Arial" w:hAnsi="Arial" w:cs="Arial"/>
                <w:sz w:val="17"/>
                <w:szCs w:val="17"/>
              </w:rPr>
            </w:pPr>
            <w:r>
              <w:rPr>
                <w:rFonts w:ascii="Arial" w:hAnsi="Arial" w:cs="Arial"/>
                <w:sz w:val="17"/>
                <w:szCs w:val="17"/>
              </w:rPr>
              <w:t>Run Time: HH:MM:SS</w:t>
            </w:r>
          </w:p>
        </w:tc>
      </w:tr>
    </w:tbl>
    <w:p xmlns:wp14="http://schemas.microsoft.com/office/word/2010/wordml" w:rsidR="00EA359C" w:rsidP="00EA359C" w:rsidRDefault="00EA359C" w14:paraId="064FF0C9" wp14:textId="77777777"/>
    <w:p xmlns:wp14="http://schemas.microsoft.com/office/word/2010/wordml" w:rsidRPr="000308BA" w:rsidR="00CE759A" w:rsidP="000308BA" w:rsidRDefault="00CE759A" w14:paraId="33F273AF" wp14:textId="77777777">
      <w:pPr>
        <w:pStyle w:val="Heading6"/>
      </w:pPr>
      <w:r w:rsidRPr="000308BA">
        <w:br w:type="page"/>
      </w:r>
      <w:r w:rsidRPr="000308BA">
        <w:t>Report Specification - OPR-SRA-115 – Service Authorization Utilization by Member</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46"/>
        <w:gridCol w:w="1393"/>
        <w:gridCol w:w="1724"/>
        <w:gridCol w:w="1215"/>
        <w:gridCol w:w="1200"/>
        <w:gridCol w:w="2257"/>
        <w:gridCol w:w="4859"/>
      </w:tblGrid>
      <w:tr xmlns:wp14="http://schemas.microsoft.com/office/word/2010/wordml" w:rsidR="00CE759A" w:rsidTr="00431354" w14:paraId="7C81ED6B" wp14:textId="77777777">
        <w:tblPrEx>
          <w:tblCellMar>
            <w:top w:w="0" w:type="dxa"/>
            <w:bottom w:w="0" w:type="dxa"/>
          </w:tblCellMar>
        </w:tblPrEx>
        <w:trPr>
          <w:cantSplit/>
          <w:trHeight w:val="432" w:hRule="exact"/>
          <w:tblHeader/>
          <w:jc w:val="center"/>
        </w:trPr>
        <w:tc>
          <w:tcPr>
            <w:tcW w:w="5000" w:type="pct"/>
            <w:gridSpan w:val="7"/>
            <w:tcBorders>
              <w:top w:val="single" w:color="616161" w:sz="2" w:space="0"/>
              <w:left w:val="single" w:color="616161" w:sz="2" w:space="0"/>
              <w:bottom w:val="single" w:color="616161" w:sz="2" w:space="0"/>
              <w:right w:val="single" w:color="616161" w:sz="2" w:space="0"/>
            </w:tcBorders>
            <w:shd w:val="clear" w:color="auto" w:fill="FF0000"/>
            <w:vAlign w:val="center"/>
          </w:tcPr>
          <w:p w:rsidR="00CE759A" w:rsidP="008D2F7B" w:rsidRDefault="00CE759A" w14:paraId="4A1F9331" wp14:textId="77777777">
            <w:pPr>
              <w:jc w:val="center"/>
              <w:rPr>
                <w:rFonts w:eastAsia="MS Mincho"/>
              </w:rPr>
            </w:pPr>
            <w:r>
              <w:rPr>
                <w:rFonts w:eastAsia="MS Mincho"/>
              </w:rPr>
              <w:t>NH MMIS REPORT SPECIFICATION</w:t>
            </w:r>
          </w:p>
        </w:tc>
      </w:tr>
      <w:tr xmlns:wp14="http://schemas.microsoft.com/office/word/2010/wordml" w:rsidR="00CE759A" w:rsidTr="00431354" w14:paraId="4BB0876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606" w:type="pct"/>
            <w:vMerge w:val="restart"/>
            <w:tcBorders>
              <w:top w:val="single" w:color="616161" w:sz="2" w:space="0"/>
            </w:tcBorders>
            <w:vAlign w:val="center"/>
          </w:tcPr>
          <w:p w:rsidRPr="00701FD4" w:rsidR="00CE759A" w:rsidRDefault="00CE759A" w14:paraId="10A7B04C" wp14:textId="77777777">
            <w:pPr>
              <w:pStyle w:val="BodytextChar"/>
              <w:spacing w:before="40" w:after="40"/>
              <w:jc w:val="center"/>
              <w:rPr>
                <w:rStyle w:val="ModernBodyTextChar"/>
                <w:rFonts w:cs="Arial"/>
                <w:b/>
                <w:noProof/>
                <w:color w:val="000000"/>
                <w:sz w:val="18"/>
                <w:szCs w:val="18"/>
              </w:rPr>
            </w:pPr>
            <w:r w:rsidRPr="00701FD4">
              <w:rPr>
                <w:rStyle w:val="ModernTableText"/>
                <w:rFonts w:cs="Arial"/>
                <w:b/>
                <w:noProof/>
                <w:color w:val="000000"/>
                <w:szCs w:val="18"/>
              </w:rPr>
              <w:t>Presentation Type:</w:t>
            </w:r>
          </w:p>
        </w:tc>
        <w:tc>
          <w:tcPr>
            <w:tcW w:w="4394" w:type="pct"/>
            <w:gridSpan w:val="6"/>
            <w:tcBorders>
              <w:top w:val="single" w:color="616161" w:sz="2" w:space="0"/>
            </w:tcBorders>
            <w:vAlign w:val="center"/>
          </w:tcPr>
          <w:p w:rsidRPr="009D11F7" w:rsidR="00CE759A" w:rsidP="00D904D2" w:rsidRDefault="00CE759A" w14:paraId="150EECA5" wp14:textId="77777777">
            <w:pPr>
              <w:pStyle w:val="Header"/>
              <w:pBdr>
                <w:bottom w:val="none" w:color="auto" w:sz="0" w:space="0"/>
              </w:pBdr>
              <w:spacing w:before="40" w:after="40"/>
              <w:rPr>
                <w:rStyle w:val="ModernBodyTextChar"/>
                <w:b w:val="0"/>
                <w:noProof/>
                <w:sz w:val="18"/>
                <w:szCs w:val="18"/>
              </w:rPr>
            </w:pPr>
            <w:r w:rsidRPr="00105EB0">
              <w:rPr>
                <w:rStyle w:val="ModernTableText"/>
                <w:rFonts w:ascii="Wingdings" w:hAnsi="Wingdings" w:eastAsia="Wingdings" w:cs="Wingdings"/>
                <w:b w:val="0"/>
                <w:noProof/>
                <w:szCs w:val="18"/>
                <w:lang w:val="en-US" w:eastAsia="en-US"/>
              </w:rPr>
              <w:t>þ</w:t>
            </w:r>
            <w:r w:rsidRPr="00105EB0">
              <w:rPr>
                <w:rStyle w:val="ModernTableText"/>
                <w:b w:val="0"/>
                <w:noProof/>
                <w:szCs w:val="18"/>
                <w:lang w:val="en-US" w:eastAsia="en-US"/>
              </w:rPr>
              <w:t xml:space="preserve"> List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Crosstab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Repeater Object        </w:t>
            </w:r>
          </w:p>
        </w:tc>
      </w:tr>
      <w:tr xmlns:wp14="http://schemas.microsoft.com/office/word/2010/wordml" w:rsidR="00CE759A" w:rsidTr="008F5510" w14:paraId="43BD782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8"/>
          <w:jc w:val="center"/>
        </w:trPr>
        <w:tc>
          <w:tcPr>
            <w:tcW w:w="606" w:type="pct"/>
            <w:vMerge/>
            <w:vAlign w:val="center"/>
          </w:tcPr>
          <w:p w:rsidR="00CE759A" w:rsidRDefault="00CE759A" w14:paraId="619E7DCA" wp14:textId="77777777">
            <w:pPr>
              <w:pStyle w:val="BodytextChar"/>
              <w:spacing w:before="40" w:after="40"/>
              <w:rPr>
                <w:rStyle w:val="ModernTableText"/>
                <w:rFonts w:cs="Arial"/>
                <w:noProof/>
                <w:color w:val="000000"/>
                <w:sz w:val="17"/>
                <w:szCs w:val="17"/>
              </w:rPr>
            </w:pPr>
          </w:p>
        </w:tc>
        <w:tc>
          <w:tcPr>
            <w:tcW w:w="484" w:type="pct"/>
            <w:vMerge w:val="restart"/>
            <w:tcBorders>
              <w:top w:val="single" w:color="616161" w:sz="2" w:space="0"/>
            </w:tcBorders>
            <w:vAlign w:val="center"/>
          </w:tcPr>
          <w:p w:rsidRPr="00105EB0" w:rsidR="00CE759A" w:rsidP="00D904D2" w:rsidRDefault="00CE759A" w14:paraId="3D9FC83D" wp14:textId="77777777">
            <w:pPr>
              <w:pStyle w:val="Header"/>
              <w:pBdr>
                <w:bottom w:val="none" w:color="auto" w:sz="0" w:space="0"/>
              </w:pBdr>
              <w:spacing w:before="40" w:after="40"/>
              <w:jc w:val="center"/>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Chart Object</w:t>
            </w:r>
          </w:p>
        </w:tc>
        <w:tc>
          <w:tcPr>
            <w:tcW w:w="1021" w:type="pct"/>
            <w:gridSpan w:val="2"/>
            <w:tcBorders>
              <w:top w:val="single" w:color="616161" w:sz="2" w:space="0"/>
            </w:tcBorders>
            <w:vAlign w:val="center"/>
          </w:tcPr>
          <w:p w:rsidRPr="00105EB0" w:rsidR="00CE759A" w:rsidP="00D904D2" w:rsidRDefault="00CE759A" w14:paraId="40C8AF04"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Type:</w:t>
            </w:r>
          </w:p>
          <w:p w:rsidRPr="00105EB0" w:rsidR="00CE759A" w:rsidP="00D904D2" w:rsidRDefault="00CE759A" w14:paraId="45979420"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Column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Bar                                                               </w:t>
            </w:r>
          </w:p>
        </w:tc>
        <w:tc>
          <w:tcPr>
            <w:tcW w:w="2889" w:type="pct"/>
            <w:gridSpan w:val="3"/>
            <w:tcBorders>
              <w:top w:val="single" w:color="616161" w:sz="2" w:space="0"/>
            </w:tcBorders>
          </w:tcPr>
          <w:p w:rsidRPr="00105EB0" w:rsidR="00CE759A" w:rsidP="00D904D2" w:rsidRDefault="00CE759A" w14:paraId="04A8940B"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Attributes:</w:t>
            </w:r>
          </w:p>
          <w:p w:rsidRPr="00105EB0" w:rsidR="00CE759A" w:rsidP="00D904D2" w:rsidRDefault="00CE759A" w14:paraId="4D532948"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3D</w:t>
            </w:r>
          </w:p>
        </w:tc>
      </w:tr>
      <w:tr xmlns:wp14="http://schemas.microsoft.com/office/word/2010/wordml" w:rsidR="00CE759A" w:rsidTr="008F5510" w14:paraId="4DDB8F4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06" w:type="pct"/>
            <w:vMerge/>
            <w:vAlign w:val="center"/>
          </w:tcPr>
          <w:p w:rsidR="00CE759A" w:rsidRDefault="00CE759A" w14:paraId="3D72BBB8" wp14:textId="77777777">
            <w:pPr>
              <w:pStyle w:val="BodytextChar"/>
              <w:spacing w:before="40" w:after="40"/>
              <w:rPr>
                <w:rStyle w:val="ModernTableText"/>
                <w:rFonts w:cs="Arial"/>
                <w:noProof/>
                <w:color w:val="000000"/>
                <w:sz w:val="17"/>
                <w:szCs w:val="17"/>
              </w:rPr>
            </w:pPr>
          </w:p>
        </w:tc>
        <w:tc>
          <w:tcPr>
            <w:tcW w:w="484" w:type="pct"/>
            <w:vMerge/>
          </w:tcPr>
          <w:p w:rsidRPr="00105EB0" w:rsidR="00CE759A" w:rsidP="00D904D2" w:rsidRDefault="00CE759A" w14:paraId="0FE0AA04" wp14:textId="77777777">
            <w:pPr>
              <w:pStyle w:val="Header"/>
              <w:pBdr>
                <w:bottom w:val="none" w:color="auto" w:sz="0" w:space="0"/>
              </w:pBdr>
              <w:spacing w:before="40" w:after="40"/>
              <w:rPr>
                <w:rStyle w:val="ModernTableText"/>
                <w:b w:val="0"/>
                <w:noProof/>
                <w:szCs w:val="18"/>
                <w:lang w:val="en-US" w:eastAsia="en-US"/>
              </w:rPr>
            </w:pPr>
          </w:p>
        </w:tc>
        <w:tc>
          <w:tcPr>
            <w:tcW w:w="1021" w:type="pct"/>
            <w:gridSpan w:val="2"/>
            <w:tcBorders>
              <w:top w:val="single" w:color="616161" w:sz="2" w:space="0"/>
            </w:tcBorders>
            <w:vAlign w:val="center"/>
          </w:tcPr>
          <w:p w:rsidRPr="00105EB0" w:rsidR="00CE759A" w:rsidP="00D904D2" w:rsidRDefault="00CE759A" w14:paraId="3D5E0E27"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Line                                        </w:t>
            </w:r>
          </w:p>
        </w:tc>
        <w:tc>
          <w:tcPr>
            <w:tcW w:w="2889" w:type="pct"/>
            <w:gridSpan w:val="3"/>
          </w:tcPr>
          <w:p w:rsidRPr="00105EB0" w:rsidR="00CE759A" w:rsidP="00D904D2" w:rsidRDefault="00CE759A" w14:paraId="6BEB2140"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With Markers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p>
        </w:tc>
      </w:tr>
      <w:tr xmlns:wp14="http://schemas.microsoft.com/office/word/2010/wordml" w:rsidR="00CE759A" w:rsidTr="008F5510" w14:paraId="013C3C6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06" w:type="pct"/>
            <w:vMerge/>
            <w:vAlign w:val="center"/>
          </w:tcPr>
          <w:p w:rsidR="00CE759A" w:rsidRDefault="00CE759A" w14:paraId="05FFD593" wp14:textId="77777777">
            <w:pPr>
              <w:pStyle w:val="BodytextChar"/>
              <w:spacing w:before="40" w:after="40"/>
              <w:rPr>
                <w:rStyle w:val="ModernTableText"/>
                <w:rFonts w:cs="Arial"/>
                <w:noProof/>
                <w:color w:val="000000"/>
                <w:sz w:val="17"/>
                <w:szCs w:val="17"/>
              </w:rPr>
            </w:pPr>
          </w:p>
        </w:tc>
        <w:tc>
          <w:tcPr>
            <w:tcW w:w="484" w:type="pct"/>
            <w:vMerge/>
          </w:tcPr>
          <w:p w:rsidRPr="00105EB0" w:rsidR="00CE759A" w:rsidP="00D904D2" w:rsidRDefault="00CE759A" w14:paraId="7618A91F" wp14:textId="77777777">
            <w:pPr>
              <w:pStyle w:val="Header"/>
              <w:pBdr>
                <w:bottom w:val="none" w:color="auto" w:sz="0" w:space="0"/>
              </w:pBdr>
              <w:spacing w:before="40" w:after="40"/>
              <w:rPr>
                <w:rStyle w:val="ModernTableText"/>
                <w:b w:val="0"/>
                <w:noProof/>
                <w:szCs w:val="18"/>
                <w:lang w:val="en-US" w:eastAsia="en-US"/>
              </w:rPr>
            </w:pPr>
          </w:p>
        </w:tc>
        <w:tc>
          <w:tcPr>
            <w:tcW w:w="1021" w:type="pct"/>
            <w:gridSpan w:val="2"/>
            <w:tcBorders>
              <w:top w:val="single" w:color="616161" w:sz="2" w:space="0"/>
            </w:tcBorders>
            <w:vAlign w:val="center"/>
          </w:tcPr>
          <w:p w:rsidRPr="00105EB0" w:rsidR="00CE759A" w:rsidP="00D904D2" w:rsidRDefault="00CE759A" w14:paraId="0FE7FD83"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Pie</w:t>
            </w:r>
          </w:p>
        </w:tc>
        <w:tc>
          <w:tcPr>
            <w:tcW w:w="2889" w:type="pct"/>
            <w:gridSpan w:val="3"/>
          </w:tcPr>
          <w:p w:rsidRPr="00105EB0" w:rsidR="00CE759A" w:rsidP="00D904D2" w:rsidRDefault="00CE759A" w14:paraId="77352160"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3D                    </w:t>
            </w:r>
          </w:p>
        </w:tc>
      </w:tr>
      <w:tr xmlns:wp14="http://schemas.microsoft.com/office/word/2010/wordml" w:rsidR="00CE759A" w14:paraId="0C24427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7"/>
            <w:tcBorders>
              <w:top w:val="single" w:color="616161" w:sz="2" w:space="0"/>
              <w:bottom w:val="single" w:color="616161" w:sz="2" w:space="0"/>
            </w:tcBorders>
            <w:shd w:val="clear" w:color="auto" w:fill="191919"/>
            <w:vAlign w:val="center"/>
          </w:tcPr>
          <w:p w:rsidR="00CE759A" w:rsidRDefault="00CE759A" w14:paraId="58952531"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Section Heading (opt)</w:t>
            </w:r>
          </w:p>
        </w:tc>
      </w:tr>
      <w:tr xmlns:wp14="http://schemas.microsoft.com/office/word/2010/wordml" w:rsidR="00CE759A" w:rsidTr="008F5510" w14:paraId="447803B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689" w:type="pct"/>
            <w:gridSpan w:val="3"/>
            <w:tcBorders>
              <w:top w:val="single" w:color="616161" w:sz="2" w:space="0"/>
              <w:bottom w:val="single" w:color="616161" w:sz="2" w:space="0"/>
            </w:tcBorders>
            <w:vAlign w:val="center"/>
          </w:tcPr>
          <w:p w:rsidRPr="009D11F7" w:rsidR="00CE759A" w:rsidRDefault="00CE759A" w14:paraId="31843676" wp14:textId="77777777">
            <w:pPr>
              <w:pStyle w:val="TableText1"/>
              <w:spacing w:before="40" w:after="40"/>
              <w:jc w:val="center"/>
              <w:rPr>
                <w:rStyle w:val="ModernTableText"/>
                <w:rFonts w:cs="Arial"/>
                <w:b/>
                <w:noProof/>
                <w:szCs w:val="18"/>
              </w:rPr>
            </w:pPr>
            <w:r w:rsidRPr="009D11F7">
              <w:rPr>
                <w:rStyle w:val="ModernTableText"/>
                <w:rFonts w:cs="Arial"/>
                <w:b/>
                <w:bCs/>
                <w:noProof/>
                <w:szCs w:val="18"/>
              </w:rPr>
              <w:t>Report Section Label (opt)</w:t>
            </w:r>
          </w:p>
        </w:tc>
        <w:tc>
          <w:tcPr>
            <w:tcW w:w="1623" w:type="pct"/>
            <w:gridSpan w:val="3"/>
            <w:tcBorders>
              <w:top w:val="single" w:color="616161" w:sz="2" w:space="0"/>
              <w:bottom w:val="single" w:color="616161" w:sz="2" w:space="0"/>
            </w:tcBorders>
            <w:vAlign w:val="center"/>
          </w:tcPr>
          <w:p w:rsidRPr="009D11F7" w:rsidR="00CE759A" w:rsidRDefault="00CE759A" w14:paraId="7141A0DB" wp14:textId="77777777">
            <w:pPr>
              <w:pStyle w:val="TableText1"/>
              <w:spacing w:before="40" w:after="40"/>
              <w:jc w:val="center"/>
              <w:rPr>
                <w:rStyle w:val="ModernTableText"/>
                <w:rFonts w:cs="Arial"/>
                <w:b/>
                <w:noProof/>
                <w:szCs w:val="18"/>
              </w:rPr>
            </w:pPr>
            <w:r w:rsidRPr="009D11F7">
              <w:rPr>
                <w:rStyle w:val="ModernTableText"/>
                <w:rFonts w:cs="Arial"/>
                <w:b/>
                <w:noProof/>
                <w:szCs w:val="18"/>
              </w:rPr>
              <w:t>Report Section Description (opt)</w:t>
            </w:r>
          </w:p>
        </w:tc>
        <w:tc>
          <w:tcPr>
            <w:tcW w:w="1688" w:type="pct"/>
            <w:tcBorders>
              <w:top w:val="single" w:color="616161" w:sz="2" w:space="0"/>
              <w:bottom w:val="single" w:color="616161" w:sz="2" w:space="0"/>
            </w:tcBorders>
            <w:vAlign w:val="center"/>
          </w:tcPr>
          <w:p w:rsidRPr="009D11F7" w:rsidR="00CE759A" w:rsidRDefault="00CE759A" w14:paraId="36E86976" wp14:textId="77777777">
            <w:pPr>
              <w:pStyle w:val="TableText1"/>
              <w:spacing w:before="40" w:after="40"/>
              <w:jc w:val="center"/>
              <w:rPr>
                <w:rStyle w:val="ModernTableText"/>
                <w:rFonts w:cs="Arial"/>
                <w:b/>
                <w:noProof/>
                <w:szCs w:val="18"/>
              </w:rPr>
            </w:pPr>
            <w:r w:rsidRPr="009D11F7">
              <w:rPr>
                <w:rStyle w:val="ModernTableText"/>
                <w:rFonts w:cs="Arial"/>
                <w:b/>
                <w:noProof/>
                <w:szCs w:val="18"/>
              </w:rPr>
              <w:t>Report Section Processing Rules (opt)</w:t>
            </w:r>
          </w:p>
        </w:tc>
      </w:tr>
      <w:tr xmlns:wp14="http://schemas.microsoft.com/office/word/2010/wordml" w:rsidR="008F5510" w:rsidTr="0075716A" w14:paraId="2477457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689" w:type="pct"/>
            <w:gridSpan w:val="3"/>
            <w:tcBorders>
              <w:top w:val="single" w:color="616161" w:sz="2" w:space="0"/>
              <w:bottom w:val="single" w:color="616161" w:sz="2" w:space="0"/>
            </w:tcBorders>
          </w:tcPr>
          <w:p w:rsidRPr="009D11F7" w:rsidR="008F5510" w:rsidP="0075716A" w:rsidRDefault="008F5510" w14:paraId="5FEC36B8" wp14:textId="77777777">
            <w:pPr>
              <w:pStyle w:val="TOC2"/>
              <w:rPr>
                <w:rStyle w:val="Heading1ReleaseNotesACSSC"/>
                <w:rFonts w:cs="Arial"/>
                <w:sz w:val="18"/>
                <w:szCs w:val="18"/>
              </w:rPr>
            </w:pPr>
            <w:r w:rsidRPr="009D11F7">
              <w:rPr>
                <w:rStyle w:val="Heading1ReleaseNotesACSSC"/>
                <w:rFonts w:cs="Arial"/>
                <w:sz w:val="18"/>
                <w:szCs w:val="18"/>
              </w:rPr>
              <w:t>Line of Business</w:t>
            </w:r>
          </w:p>
        </w:tc>
        <w:tc>
          <w:tcPr>
            <w:tcW w:w="1623" w:type="pct"/>
            <w:gridSpan w:val="3"/>
            <w:tcBorders>
              <w:top w:val="single" w:color="616161" w:sz="2" w:space="0"/>
              <w:bottom w:val="single" w:color="616161" w:sz="2" w:space="0"/>
            </w:tcBorders>
          </w:tcPr>
          <w:p w:rsidRPr="009D11F7" w:rsidR="008F5510" w:rsidP="0075716A" w:rsidRDefault="008F5510" w14:paraId="22ECEEEB" wp14:textId="77777777">
            <w:pPr>
              <w:pStyle w:val="TOC2"/>
              <w:rPr>
                <w:rStyle w:val="Heading1ReleaseNotesACSSC"/>
                <w:rFonts w:cs="Arial"/>
                <w:sz w:val="18"/>
                <w:szCs w:val="18"/>
              </w:rPr>
            </w:pPr>
            <w:r w:rsidRPr="009D11F7">
              <w:rPr>
                <w:rStyle w:val="Heading1ReleaseNotesACSSC"/>
                <w:rFonts w:cs="Arial"/>
                <w:sz w:val="18"/>
                <w:szCs w:val="18"/>
              </w:rPr>
              <w:t>The line of business code and description.</w:t>
            </w:r>
          </w:p>
        </w:tc>
        <w:tc>
          <w:tcPr>
            <w:tcW w:w="1688" w:type="pct"/>
            <w:tcBorders>
              <w:top w:val="single" w:color="616161" w:sz="2" w:space="0"/>
              <w:bottom w:val="single" w:color="616161" w:sz="2" w:space="0"/>
            </w:tcBorders>
          </w:tcPr>
          <w:p w:rsidRPr="009D11F7" w:rsidR="008F5510" w:rsidP="0075716A" w:rsidRDefault="008F5510" w14:paraId="7C2D0CEC" wp14:textId="77777777">
            <w:pPr>
              <w:pStyle w:val="TOC2"/>
              <w:jc w:val="both"/>
              <w:rPr>
                <w:rStyle w:val="Heading1ReleaseNotesACSSC"/>
                <w:rFonts w:cs="Arial"/>
                <w:sz w:val="18"/>
                <w:szCs w:val="18"/>
              </w:rPr>
            </w:pPr>
            <w:r w:rsidRPr="009D11F7">
              <w:rPr>
                <w:rStyle w:val="Heading1ReleaseNotesACSSC"/>
                <w:rFonts w:cs="Arial"/>
                <w:sz w:val="18"/>
                <w:szCs w:val="18"/>
              </w:rPr>
              <w:t>Using R-VV-DOMAIN-NAM = ‘R-LOB-CD’, join to R-VV-TB.R-VV-CD using A-HDR-TB.R-LOB-CD to get the short description.</w:t>
            </w:r>
          </w:p>
        </w:tc>
      </w:tr>
      <w:tr xmlns:wp14="http://schemas.microsoft.com/office/word/2010/wordml" w:rsidR="008F5510" w:rsidTr="0075716A" w14:paraId="2783B26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535"/>
          <w:jc w:val="center"/>
        </w:trPr>
        <w:tc>
          <w:tcPr>
            <w:tcW w:w="1689" w:type="pct"/>
            <w:gridSpan w:val="3"/>
            <w:tcBorders>
              <w:top w:val="single" w:color="616161" w:sz="2" w:space="0"/>
              <w:bottom w:val="single" w:color="616161" w:sz="2" w:space="0"/>
            </w:tcBorders>
          </w:tcPr>
          <w:p w:rsidRPr="009D11F7" w:rsidR="008F5510" w:rsidP="0075716A" w:rsidRDefault="008F5510" w14:paraId="7F6B28E9" wp14:textId="77777777">
            <w:pPr>
              <w:pStyle w:val="TOC2"/>
              <w:rPr>
                <w:rStyle w:val="Heading1ReleaseNotesACSSC"/>
                <w:rFonts w:cs="Arial"/>
                <w:sz w:val="18"/>
                <w:szCs w:val="18"/>
              </w:rPr>
            </w:pPr>
            <w:r w:rsidRPr="009D11F7">
              <w:rPr>
                <w:rStyle w:val="Heading1ReleaseNotesACSSC"/>
                <w:rFonts w:cs="Arial"/>
                <w:sz w:val="18"/>
                <w:szCs w:val="18"/>
              </w:rPr>
              <w:t>MM/DD/CCYY – MM/DD/CCYY</w:t>
            </w:r>
          </w:p>
        </w:tc>
        <w:tc>
          <w:tcPr>
            <w:tcW w:w="1623" w:type="pct"/>
            <w:gridSpan w:val="3"/>
            <w:tcBorders>
              <w:top w:val="single" w:color="616161" w:sz="2" w:space="0"/>
              <w:bottom w:val="single" w:color="616161" w:sz="2" w:space="0"/>
            </w:tcBorders>
          </w:tcPr>
          <w:p w:rsidRPr="009D11F7" w:rsidR="008F5510" w:rsidP="0075716A" w:rsidRDefault="008F5510" w14:paraId="1A8620C2" wp14:textId="77777777">
            <w:pPr>
              <w:pStyle w:val="TOC2"/>
              <w:rPr>
                <w:rStyle w:val="Heading1ReleaseNotesACSSC"/>
                <w:rFonts w:cs="Arial"/>
                <w:sz w:val="18"/>
                <w:szCs w:val="18"/>
              </w:rPr>
            </w:pPr>
            <w:r w:rsidRPr="009D11F7">
              <w:rPr>
                <w:rStyle w:val="Heading1ReleaseNotesACSSC"/>
                <w:rFonts w:cs="Arial"/>
                <w:sz w:val="18"/>
                <w:szCs w:val="18"/>
              </w:rPr>
              <w:t xml:space="preserve">Page Heading. </w:t>
            </w:r>
          </w:p>
        </w:tc>
        <w:tc>
          <w:tcPr>
            <w:tcW w:w="1688" w:type="pct"/>
            <w:tcBorders>
              <w:top w:val="single" w:color="616161" w:sz="2" w:space="0"/>
              <w:bottom w:val="single" w:color="616161" w:sz="2" w:space="0"/>
            </w:tcBorders>
          </w:tcPr>
          <w:p w:rsidRPr="009D11F7" w:rsidR="008F5510" w:rsidP="0075716A" w:rsidRDefault="008F5510" w14:paraId="25D67A42" wp14:textId="77777777">
            <w:pPr>
              <w:pStyle w:val="TOC2"/>
              <w:jc w:val="both"/>
              <w:rPr>
                <w:rStyle w:val="Heading1ReleaseNotesACSSC"/>
                <w:rFonts w:cs="Arial"/>
                <w:sz w:val="18"/>
                <w:szCs w:val="18"/>
              </w:rPr>
            </w:pPr>
            <w:r w:rsidRPr="009D11F7">
              <w:rPr>
                <w:rStyle w:val="Heading1ReleaseNotesACSSC"/>
                <w:rFonts w:cs="Arial"/>
                <w:sz w:val="18"/>
                <w:szCs w:val="18"/>
              </w:rPr>
              <w:t>Display the prompted parameterized A-DTL-TB.A-LI-BEG-DT and A-LI-END-DT.</w:t>
            </w:r>
          </w:p>
        </w:tc>
      </w:tr>
      <w:tr xmlns:wp14="http://schemas.microsoft.com/office/word/2010/wordml" w:rsidR="008F5510" w:rsidTr="0075716A" w14:paraId="55CEF31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689" w:type="pct"/>
            <w:gridSpan w:val="3"/>
            <w:tcBorders>
              <w:top w:val="single" w:color="616161" w:sz="2" w:space="0"/>
              <w:bottom w:val="single" w:color="616161" w:sz="2" w:space="0"/>
            </w:tcBorders>
          </w:tcPr>
          <w:p w:rsidRPr="009D11F7" w:rsidR="008F5510" w:rsidP="0075716A" w:rsidRDefault="008F5510" w14:paraId="7E60AA11" wp14:textId="77777777">
            <w:pPr>
              <w:pStyle w:val="TOC2"/>
              <w:rPr>
                <w:rStyle w:val="Heading1ReleaseNotesACSSC"/>
                <w:rFonts w:cs="Arial"/>
                <w:sz w:val="18"/>
                <w:szCs w:val="18"/>
              </w:rPr>
            </w:pPr>
            <w:r w:rsidRPr="009D11F7">
              <w:rPr>
                <w:rStyle w:val="Heading1ReleaseNotesACSSC"/>
                <w:rFonts w:cs="Arial"/>
                <w:sz w:val="18"/>
                <w:szCs w:val="18"/>
              </w:rPr>
              <w:t>Mbr ID</w:t>
            </w:r>
            <w:r w:rsidRPr="009D11F7" w:rsidR="00C2716B">
              <w:rPr>
                <w:rStyle w:val="Heading1ReleaseNotesACSSC"/>
                <w:rFonts w:cs="Arial"/>
                <w:sz w:val="18"/>
                <w:szCs w:val="18"/>
              </w:rPr>
              <w:t xml:space="preserve"> - Name</w:t>
            </w:r>
          </w:p>
        </w:tc>
        <w:tc>
          <w:tcPr>
            <w:tcW w:w="1623" w:type="pct"/>
            <w:gridSpan w:val="3"/>
            <w:tcBorders>
              <w:top w:val="single" w:color="616161" w:sz="2" w:space="0"/>
              <w:bottom w:val="single" w:color="616161" w:sz="2" w:space="0"/>
            </w:tcBorders>
          </w:tcPr>
          <w:p w:rsidRPr="009D11F7" w:rsidR="008F5510" w:rsidP="0075716A" w:rsidRDefault="008F5510" w14:paraId="1D356A2F" wp14:textId="77777777">
            <w:pPr>
              <w:pStyle w:val="TOC2"/>
              <w:rPr>
                <w:rStyle w:val="Heading1ReleaseNotesACSSC"/>
                <w:rFonts w:cs="Arial"/>
                <w:sz w:val="18"/>
                <w:szCs w:val="18"/>
              </w:rPr>
            </w:pPr>
            <w:r w:rsidRPr="009D11F7">
              <w:rPr>
                <w:rStyle w:val="Heading1ReleaseNotesACSSC"/>
                <w:rFonts w:cs="Arial"/>
                <w:sz w:val="18"/>
                <w:szCs w:val="18"/>
              </w:rPr>
              <w:t>This field displays the Member ID and Name.  The Member Name consists of the following concatenated:</w:t>
            </w:r>
          </w:p>
          <w:p w:rsidRPr="009D11F7" w:rsidR="008F5510" w:rsidP="0075716A" w:rsidRDefault="008F5510" w14:paraId="38D30D3B" wp14:textId="77777777">
            <w:pPr>
              <w:pStyle w:val="TOC2"/>
              <w:rPr>
                <w:rStyle w:val="Heading1ReleaseNotesACSSC"/>
                <w:rFonts w:cs="Arial"/>
                <w:sz w:val="18"/>
                <w:szCs w:val="18"/>
              </w:rPr>
            </w:pPr>
            <w:r w:rsidRPr="009D11F7">
              <w:rPr>
                <w:rStyle w:val="Heading1ReleaseNotesACSSC"/>
                <w:rFonts w:cs="Arial"/>
                <w:sz w:val="18"/>
                <w:szCs w:val="18"/>
              </w:rPr>
              <w:t>Member Last Name</w:t>
            </w:r>
          </w:p>
          <w:p w:rsidRPr="009D11F7" w:rsidR="008F5510" w:rsidP="0075716A" w:rsidRDefault="008F5510" w14:paraId="533B6C39" wp14:textId="77777777">
            <w:pPr>
              <w:pStyle w:val="TOC2"/>
              <w:rPr>
                <w:rStyle w:val="Heading1ReleaseNotesACSSC"/>
                <w:rFonts w:cs="Arial"/>
                <w:sz w:val="18"/>
                <w:szCs w:val="18"/>
              </w:rPr>
            </w:pPr>
            <w:r w:rsidRPr="009D11F7">
              <w:rPr>
                <w:rStyle w:val="Heading1ReleaseNotesACSSC"/>
                <w:rFonts w:cs="Arial"/>
                <w:sz w:val="18"/>
                <w:szCs w:val="18"/>
              </w:rPr>
              <w:t>Member Suffix</w:t>
            </w:r>
          </w:p>
          <w:p w:rsidRPr="009D11F7" w:rsidR="008F5510" w:rsidP="0075716A" w:rsidRDefault="008F5510" w14:paraId="1C2ED011" wp14:textId="77777777">
            <w:pPr>
              <w:pStyle w:val="TOC2"/>
              <w:rPr>
                <w:rStyle w:val="Heading1ReleaseNotesACSSC"/>
                <w:rFonts w:cs="Arial"/>
                <w:sz w:val="18"/>
                <w:szCs w:val="18"/>
              </w:rPr>
            </w:pPr>
            <w:r w:rsidRPr="009D11F7">
              <w:rPr>
                <w:rStyle w:val="Heading1ReleaseNotesACSSC"/>
                <w:rFonts w:cs="Arial"/>
                <w:sz w:val="18"/>
                <w:szCs w:val="18"/>
              </w:rPr>
              <w:t>Member First Name</w:t>
            </w:r>
          </w:p>
          <w:p w:rsidRPr="009D11F7" w:rsidR="008F5510" w:rsidP="0075716A" w:rsidRDefault="008F5510" w14:paraId="095A1C77" wp14:textId="77777777">
            <w:pPr>
              <w:pStyle w:val="TOC2"/>
              <w:rPr>
                <w:rStyle w:val="Heading1ReleaseNotesACSSC"/>
                <w:rFonts w:cs="Arial"/>
                <w:sz w:val="18"/>
                <w:szCs w:val="18"/>
              </w:rPr>
            </w:pPr>
            <w:r w:rsidRPr="009D11F7">
              <w:rPr>
                <w:rStyle w:val="Heading1ReleaseNotesACSSC"/>
                <w:rFonts w:cs="Arial"/>
                <w:sz w:val="18"/>
                <w:szCs w:val="18"/>
              </w:rPr>
              <w:t>Member Middle Initial</w:t>
            </w:r>
          </w:p>
        </w:tc>
        <w:tc>
          <w:tcPr>
            <w:tcW w:w="1688" w:type="pct"/>
            <w:tcBorders>
              <w:top w:val="single" w:color="616161" w:sz="2" w:space="0"/>
              <w:bottom w:val="single" w:color="616161" w:sz="2" w:space="0"/>
            </w:tcBorders>
          </w:tcPr>
          <w:p w:rsidRPr="009D11F7" w:rsidR="008F5510" w:rsidP="0075716A" w:rsidRDefault="008F5510" w14:paraId="46162C90" wp14:textId="77777777">
            <w:pPr>
              <w:pStyle w:val="TOC2"/>
              <w:jc w:val="both"/>
              <w:rPr>
                <w:rStyle w:val="Heading1ReleaseNotesACSSC"/>
                <w:rFonts w:cs="Arial"/>
                <w:sz w:val="18"/>
                <w:szCs w:val="18"/>
              </w:rPr>
            </w:pPr>
            <w:r w:rsidRPr="009D11F7">
              <w:rPr>
                <w:rStyle w:val="Heading1ReleaseNotesACSSC"/>
                <w:rFonts w:cs="Arial"/>
                <w:sz w:val="18"/>
                <w:szCs w:val="18"/>
              </w:rPr>
              <w:t>A-HDR-TB.A-SUBM-MBR-ALT-ID</w:t>
            </w:r>
          </w:p>
          <w:p w:rsidRPr="009D11F7" w:rsidR="008F5510" w:rsidP="0075716A" w:rsidRDefault="008F5510" w14:paraId="251F59EF" wp14:textId="77777777">
            <w:pPr>
              <w:pStyle w:val="TOC2"/>
              <w:jc w:val="both"/>
              <w:rPr>
                <w:rStyle w:val="Heading1ReleaseNotesACSSC"/>
                <w:rFonts w:cs="Arial"/>
                <w:sz w:val="18"/>
                <w:szCs w:val="18"/>
              </w:rPr>
            </w:pPr>
            <w:r w:rsidRPr="009D11F7">
              <w:rPr>
                <w:rStyle w:val="Heading1ReleaseNotesACSSC"/>
                <w:rFonts w:cs="Arial"/>
                <w:sz w:val="18"/>
                <w:szCs w:val="18"/>
              </w:rPr>
              <w:t>B-DTL-TB.B-LAST-NAM</w:t>
            </w:r>
          </w:p>
          <w:p w:rsidRPr="009D11F7" w:rsidR="008F5510" w:rsidP="0075716A" w:rsidRDefault="008F5510" w14:paraId="0F2BB91C" wp14:textId="77777777">
            <w:pPr>
              <w:pStyle w:val="TOC2"/>
              <w:jc w:val="both"/>
              <w:rPr>
                <w:rStyle w:val="Heading1ReleaseNotesACSSC"/>
                <w:rFonts w:cs="Arial"/>
                <w:sz w:val="18"/>
                <w:szCs w:val="18"/>
              </w:rPr>
            </w:pPr>
            <w:r w:rsidRPr="009D11F7">
              <w:rPr>
                <w:rStyle w:val="Heading1ReleaseNotesACSSC"/>
                <w:rFonts w:cs="Arial"/>
                <w:sz w:val="18"/>
                <w:szCs w:val="18"/>
              </w:rPr>
              <w:t>B-DTL-TB.B-SFX-NAM</w:t>
            </w:r>
          </w:p>
          <w:p w:rsidRPr="009D11F7" w:rsidR="008F5510" w:rsidP="0075716A" w:rsidRDefault="008F5510" w14:paraId="4DDD8087" wp14:textId="77777777">
            <w:pPr>
              <w:pStyle w:val="TOC2"/>
              <w:jc w:val="both"/>
              <w:rPr>
                <w:rStyle w:val="Heading1ReleaseNotesACSSC"/>
                <w:rFonts w:cs="Arial"/>
                <w:sz w:val="18"/>
                <w:szCs w:val="18"/>
              </w:rPr>
            </w:pPr>
            <w:r w:rsidRPr="009D11F7">
              <w:rPr>
                <w:rStyle w:val="Heading1ReleaseNotesACSSC"/>
                <w:rFonts w:cs="Arial"/>
                <w:sz w:val="18"/>
                <w:szCs w:val="18"/>
              </w:rPr>
              <w:t>B-DTL-TB.B-FIRST-NAM</w:t>
            </w:r>
          </w:p>
          <w:p w:rsidRPr="009D11F7" w:rsidR="008F5510" w:rsidP="0075716A" w:rsidRDefault="008F5510" w14:paraId="08F7E044" wp14:textId="77777777">
            <w:pPr>
              <w:pStyle w:val="TOC2"/>
              <w:jc w:val="both"/>
              <w:rPr>
                <w:rStyle w:val="Heading1ReleaseNotesACSSC"/>
                <w:rFonts w:cs="Arial"/>
                <w:sz w:val="18"/>
                <w:szCs w:val="18"/>
              </w:rPr>
            </w:pPr>
            <w:r w:rsidRPr="009D11F7">
              <w:rPr>
                <w:rStyle w:val="Heading1ReleaseNotesACSSC"/>
                <w:rFonts w:cs="Arial"/>
                <w:sz w:val="18"/>
                <w:szCs w:val="18"/>
              </w:rPr>
              <w:t>B-DTL-TB.B-MID-NAM</w:t>
            </w:r>
          </w:p>
          <w:p w:rsidRPr="009D11F7" w:rsidR="008F5510" w:rsidP="0075716A" w:rsidRDefault="008F5510" w14:paraId="10EA17A0" wp14:textId="77777777">
            <w:pPr>
              <w:pStyle w:val="TOC2"/>
              <w:jc w:val="both"/>
              <w:rPr>
                <w:rStyle w:val="Heading1ReleaseNotesACSSC"/>
                <w:rFonts w:cs="Arial"/>
                <w:sz w:val="18"/>
                <w:szCs w:val="18"/>
              </w:rPr>
            </w:pPr>
            <w:r w:rsidRPr="009D11F7">
              <w:rPr>
                <w:rStyle w:val="Heading1ReleaseNotesACSSC"/>
                <w:rFonts w:cs="Arial"/>
                <w:sz w:val="18"/>
                <w:szCs w:val="18"/>
              </w:rPr>
              <w:t>Join A-HDR-TB to B-DTL-TB using A-HDR-TB.B-SYS-ID = B-DTL.B-SYS-ID</w:t>
            </w:r>
          </w:p>
        </w:tc>
      </w:tr>
      <w:tr xmlns:wp14="http://schemas.microsoft.com/office/word/2010/wordml" w:rsidR="008F5510" w:rsidTr="0075716A" w14:paraId="3B34D18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689" w:type="pct"/>
            <w:gridSpan w:val="3"/>
            <w:tcBorders>
              <w:top w:val="single" w:color="616161" w:sz="2" w:space="0"/>
              <w:bottom w:val="single" w:color="616161" w:sz="2" w:space="0"/>
            </w:tcBorders>
          </w:tcPr>
          <w:p w:rsidRPr="009D11F7" w:rsidR="008F5510" w:rsidP="0075716A" w:rsidRDefault="008F5510" w14:paraId="55A7E698" wp14:textId="77777777">
            <w:pPr>
              <w:pStyle w:val="TOC2"/>
              <w:rPr>
                <w:rStyle w:val="Heading1ReleaseNotesACSSC"/>
                <w:rFonts w:cs="Arial"/>
                <w:sz w:val="18"/>
                <w:szCs w:val="18"/>
              </w:rPr>
            </w:pPr>
            <w:r w:rsidRPr="009D11F7">
              <w:rPr>
                <w:rStyle w:val="Heading1ReleaseNotesACSSC"/>
                <w:rFonts w:cs="Arial"/>
                <w:sz w:val="18"/>
                <w:szCs w:val="18"/>
              </w:rPr>
              <w:t>SA Ty Cd - Desc</w:t>
            </w:r>
          </w:p>
        </w:tc>
        <w:tc>
          <w:tcPr>
            <w:tcW w:w="1623" w:type="pct"/>
            <w:gridSpan w:val="3"/>
            <w:tcBorders>
              <w:top w:val="single" w:color="616161" w:sz="2" w:space="0"/>
              <w:bottom w:val="single" w:color="616161" w:sz="2" w:space="0"/>
            </w:tcBorders>
          </w:tcPr>
          <w:p w:rsidRPr="009D11F7" w:rsidR="008F5510" w:rsidP="0075716A" w:rsidRDefault="008F5510" w14:paraId="07ED74BF" wp14:textId="77777777">
            <w:pPr>
              <w:pStyle w:val="TOC2"/>
              <w:rPr>
                <w:rStyle w:val="Heading1ReleaseNotesACSSC"/>
                <w:rFonts w:cs="Arial"/>
                <w:sz w:val="18"/>
                <w:szCs w:val="18"/>
              </w:rPr>
            </w:pPr>
            <w:r w:rsidRPr="009D11F7">
              <w:rPr>
                <w:rStyle w:val="Heading1ReleaseNotesACSSC"/>
                <w:rFonts w:cs="Arial"/>
                <w:sz w:val="18"/>
                <w:szCs w:val="18"/>
              </w:rPr>
              <w:t>This field displays the SA category code and description.</w:t>
            </w:r>
          </w:p>
        </w:tc>
        <w:tc>
          <w:tcPr>
            <w:tcW w:w="1688" w:type="pct"/>
            <w:tcBorders>
              <w:top w:val="single" w:color="616161" w:sz="2" w:space="0"/>
              <w:bottom w:val="single" w:color="616161" w:sz="2" w:space="0"/>
            </w:tcBorders>
          </w:tcPr>
          <w:p w:rsidRPr="009D11F7" w:rsidR="008F5510" w:rsidP="0075716A" w:rsidRDefault="008F5510" w14:paraId="567C983B" wp14:textId="77777777">
            <w:pPr>
              <w:pStyle w:val="TOC2"/>
              <w:jc w:val="both"/>
              <w:rPr>
                <w:rStyle w:val="Heading1ReleaseNotesACSSC"/>
                <w:rFonts w:cs="Arial"/>
                <w:sz w:val="18"/>
                <w:szCs w:val="18"/>
              </w:rPr>
            </w:pPr>
            <w:r w:rsidRPr="009D11F7">
              <w:rPr>
                <w:rStyle w:val="Heading1ReleaseNotesACSSC"/>
                <w:rFonts w:cs="Arial"/>
                <w:sz w:val="18"/>
                <w:szCs w:val="18"/>
              </w:rPr>
              <w:t>Using R-VV-DOMAIN-NAM = ‘A-LI-CAT-SVC-CD’, join to R-VV-TB.R-VV-CD using A-DTL-TB.A-LI-CAT-SVC-CD to get the short description.</w:t>
            </w:r>
          </w:p>
        </w:tc>
      </w:tr>
      <w:tr xmlns:wp14="http://schemas.microsoft.com/office/word/2010/wordml" w:rsidR="008F5510" w:rsidTr="0075716A" w14:paraId="0936EE9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689" w:type="pct"/>
            <w:gridSpan w:val="3"/>
            <w:tcBorders>
              <w:top w:val="single" w:color="616161" w:sz="2" w:space="0"/>
              <w:bottom w:val="single" w:color="616161" w:sz="2" w:space="0"/>
            </w:tcBorders>
          </w:tcPr>
          <w:p w:rsidRPr="009D11F7" w:rsidR="008F5510" w:rsidP="0075716A" w:rsidRDefault="008F5510" w14:paraId="00AB1E48" wp14:textId="77777777">
            <w:pPr>
              <w:pStyle w:val="TOC2"/>
              <w:rPr>
                <w:rStyle w:val="Heading1ReleaseNotesACSSC"/>
                <w:rFonts w:cs="Arial"/>
                <w:sz w:val="18"/>
                <w:szCs w:val="18"/>
              </w:rPr>
            </w:pPr>
            <w:r w:rsidRPr="009D11F7">
              <w:rPr>
                <w:rStyle w:val="Heading1ReleaseNotesACSSC"/>
                <w:rFonts w:cs="Arial"/>
                <w:sz w:val="18"/>
                <w:szCs w:val="18"/>
              </w:rPr>
              <w:t>SA LI Cat Svc Cd - Desc</w:t>
            </w:r>
          </w:p>
        </w:tc>
        <w:tc>
          <w:tcPr>
            <w:tcW w:w="1623" w:type="pct"/>
            <w:gridSpan w:val="3"/>
            <w:tcBorders>
              <w:top w:val="single" w:color="616161" w:sz="2" w:space="0"/>
              <w:bottom w:val="single" w:color="616161" w:sz="2" w:space="0"/>
            </w:tcBorders>
          </w:tcPr>
          <w:p w:rsidRPr="009D11F7" w:rsidR="008F5510" w:rsidP="0075716A" w:rsidRDefault="008F5510" w14:paraId="05945CD2" wp14:textId="77777777">
            <w:pPr>
              <w:pStyle w:val="TOC2"/>
              <w:rPr>
                <w:rStyle w:val="Heading1ReleaseNotesACSSC"/>
                <w:rFonts w:cs="Arial"/>
                <w:sz w:val="18"/>
                <w:szCs w:val="18"/>
              </w:rPr>
            </w:pPr>
            <w:r w:rsidRPr="009D11F7">
              <w:rPr>
                <w:rStyle w:val="Heading1ReleaseNotesACSSC"/>
                <w:rFonts w:cs="Arial"/>
                <w:sz w:val="18"/>
                <w:szCs w:val="18"/>
              </w:rPr>
              <w:t>The line of business code and description.</w:t>
            </w:r>
          </w:p>
        </w:tc>
        <w:tc>
          <w:tcPr>
            <w:tcW w:w="1688" w:type="pct"/>
            <w:tcBorders>
              <w:top w:val="single" w:color="616161" w:sz="2" w:space="0"/>
              <w:bottom w:val="single" w:color="616161" w:sz="2" w:space="0"/>
            </w:tcBorders>
          </w:tcPr>
          <w:p w:rsidRPr="009D11F7" w:rsidR="008F5510" w:rsidP="0075716A" w:rsidRDefault="008F5510" w14:paraId="30869C35" wp14:textId="77777777">
            <w:pPr>
              <w:pStyle w:val="TOC2"/>
              <w:jc w:val="both"/>
              <w:rPr>
                <w:rStyle w:val="Heading1ReleaseNotesACSSC"/>
                <w:rFonts w:cs="Arial"/>
                <w:sz w:val="18"/>
                <w:szCs w:val="18"/>
              </w:rPr>
            </w:pPr>
            <w:r w:rsidRPr="009D11F7">
              <w:rPr>
                <w:rStyle w:val="Heading1ReleaseNotesACSSC"/>
                <w:rFonts w:cs="Arial"/>
                <w:sz w:val="18"/>
                <w:szCs w:val="18"/>
              </w:rPr>
              <w:t>Using R-VV-DOMAIN-NAM = ‘R-LOB-CD’, join to R-VV-TB.R-VV-CD using A-HDR-TB.R-LOB-CD to get the short description.</w:t>
            </w:r>
          </w:p>
        </w:tc>
      </w:tr>
      <w:tr xmlns:wp14="http://schemas.microsoft.com/office/word/2010/wordml" w:rsidR="008F5510" w14:paraId="2DDADD0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7"/>
            <w:tcBorders>
              <w:top w:val="single" w:color="616161" w:sz="2" w:space="0"/>
              <w:bottom w:val="single" w:color="616161" w:sz="2" w:space="0"/>
            </w:tcBorders>
            <w:shd w:val="clear" w:color="auto" w:fill="191919"/>
          </w:tcPr>
          <w:p w:rsidR="008F5510" w:rsidRDefault="008F5510" w14:paraId="6E9A295C"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Pr="009D11F7" w:rsidR="008F5510" w14:paraId="6911D56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2528" w:type="pct"/>
            <w:gridSpan w:val="5"/>
            <w:tcBorders>
              <w:top w:val="single" w:color="616161" w:sz="2" w:space="0"/>
              <w:bottom w:val="single" w:color="616161" w:sz="2" w:space="0"/>
            </w:tcBorders>
          </w:tcPr>
          <w:p w:rsidRPr="009D11F7" w:rsidR="008F5510" w:rsidRDefault="008F5510" w14:paraId="414B24BB" wp14:textId="77777777">
            <w:pPr>
              <w:pStyle w:val="TableText1"/>
              <w:spacing w:before="40" w:after="40"/>
              <w:jc w:val="center"/>
              <w:rPr>
                <w:rStyle w:val="ModernTableText"/>
                <w:rFonts w:cs="Arial"/>
                <w:b/>
                <w:szCs w:val="17"/>
              </w:rPr>
            </w:pPr>
            <w:r w:rsidRPr="009D11F7">
              <w:rPr>
                <w:rStyle w:val="ModernTableText"/>
                <w:rFonts w:cs="Arial"/>
                <w:b/>
                <w:szCs w:val="17"/>
              </w:rPr>
              <w:t>Chart Title</w:t>
            </w:r>
          </w:p>
        </w:tc>
        <w:tc>
          <w:tcPr>
            <w:tcW w:w="2472" w:type="pct"/>
            <w:gridSpan w:val="2"/>
            <w:tcBorders>
              <w:top w:val="single" w:color="616161" w:sz="2" w:space="0"/>
              <w:bottom w:val="single" w:color="616161" w:sz="2" w:space="0"/>
            </w:tcBorders>
          </w:tcPr>
          <w:p w:rsidRPr="009D11F7" w:rsidR="008F5510" w:rsidRDefault="008F5510" w14:paraId="104E2C47" wp14:textId="77777777">
            <w:pPr>
              <w:pStyle w:val="TableText1"/>
              <w:spacing w:before="40" w:after="40"/>
              <w:jc w:val="center"/>
              <w:rPr>
                <w:rStyle w:val="ModernTableText"/>
                <w:rFonts w:cs="Arial"/>
                <w:b/>
                <w:noProof/>
                <w:szCs w:val="17"/>
              </w:rPr>
            </w:pPr>
            <w:r w:rsidRPr="009D11F7">
              <w:rPr>
                <w:rStyle w:val="ModernTableText"/>
                <w:rFonts w:cs="Arial"/>
                <w:b/>
                <w:noProof/>
                <w:szCs w:val="17"/>
              </w:rPr>
              <w:t>Chart Sub-title</w:t>
            </w:r>
          </w:p>
        </w:tc>
      </w:tr>
      <w:tr xmlns:wp14="http://schemas.microsoft.com/office/word/2010/wordml" w:rsidRPr="009D11F7" w:rsidR="008F5510" w14:paraId="7CD19C0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2528" w:type="pct"/>
            <w:gridSpan w:val="5"/>
            <w:tcBorders>
              <w:top w:val="single" w:color="616161" w:sz="2" w:space="0"/>
              <w:right w:val="single" w:color="616161" w:sz="2" w:space="0"/>
            </w:tcBorders>
          </w:tcPr>
          <w:p w:rsidRPr="009D11F7" w:rsidR="008F5510" w:rsidRDefault="008F5510" w14:paraId="5E4043EF" wp14:textId="77777777">
            <w:pPr>
              <w:pStyle w:val="TableText1"/>
              <w:spacing w:before="40" w:after="40"/>
              <w:rPr>
                <w:rStyle w:val="ModernTableText"/>
                <w:rFonts w:cs="Arial"/>
                <w:color w:val="000000"/>
                <w:szCs w:val="17"/>
              </w:rPr>
            </w:pPr>
            <w:r w:rsidRPr="009D11F7">
              <w:rPr>
                <w:rStyle w:val="ModernTableText"/>
                <w:rFonts w:cs="Arial"/>
                <w:color w:val="000000"/>
                <w:szCs w:val="17"/>
              </w:rPr>
              <w:t>N/A</w:t>
            </w:r>
          </w:p>
        </w:tc>
        <w:tc>
          <w:tcPr>
            <w:tcW w:w="2472" w:type="pct"/>
            <w:gridSpan w:val="2"/>
            <w:tcBorders>
              <w:top w:val="single" w:color="616161" w:sz="2" w:space="0"/>
              <w:right w:val="single" w:color="616161" w:sz="2" w:space="0"/>
            </w:tcBorders>
          </w:tcPr>
          <w:p w:rsidRPr="009D11F7" w:rsidR="008F5510" w:rsidRDefault="008F5510" w14:paraId="2CE77805" wp14:textId="77777777">
            <w:pPr>
              <w:pStyle w:val="TableText1"/>
              <w:spacing w:before="40" w:after="40"/>
              <w:rPr>
                <w:rStyle w:val="ModernTableText"/>
                <w:rFonts w:cs="Arial"/>
                <w:color w:val="000000"/>
                <w:szCs w:val="17"/>
              </w:rPr>
            </w:pPr>
            <w:r w:rsidRPr="009D11F7">
              <w:rPr>
                <w:rStyle w:val="ModernTableText"/>
                <w:rFonts w:cs="Arial"/>
                <w:color w:val="000000"/>
                <w:szCs w:val="17"/>
              </w:rPr>
              <w:t>N/A</w:t>
            </w:r>
          </w:p>
        </w:tc>
      </w:tr>
    </w:tbl>
    <w:p xmlns:wp14="http://schemas.microsoft.com/office/word/2010/wordml" w:rsidRPr="009D11F7" w:rsidR="0093032F" w:rsidRDefault="0093032F" w14:paraId="250806ED" wp14:textId="77777777">
      <w:pPr>
        <w:rPr>
          <w:szCs w:val="19"/>
        </w:rPr>
      </w:pPr>
    </w:p>
    <w:p xmlns:wp14="http://schemas.microsoft.com/office/word/2010/wordml" w:rsidR="00CE759A" w:rsidRDefault="0093032F" w14:paraId="3D35B4DD" wp14:textId="77777777">
      <w:pPr>
        <w:rPr>
          <w:sz w:val="19"/>
          <w:szCs w:val="19"/>
        </w:rPr>
      </w:pPr>
      <w:r>
        <w:rPr>
          <w:sz w:val="19"/>
          <w:szCs w:val="19"/>
        </w:rP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801"/>
        <w:gridCol w:w="2153"/>
        <w:gridCol w:w="2867"/>
        <w:gridCol w:w="1157"/>
        <w:gridCol w:w="2890"/>
        <w:gridCol w:w="3526"/>
      </w:tblGrid>
      <w:tr xmlns:wp14="http://schemas.microsoft.com/office/word/2010/wordml" w:rsidR="00CE759A" w14:paraId="04BD5544" wp14:textId="77777777">
        <w:tblPrEx>
          <w:tblCellMar>
            <w:top w:w="0" w:type="dxa"/>
            <w:bottom w:w="0" w:type="dxa"/>
          </w:tblCellMar>
        </w:tblPrEx>
        <w:trPr>
          <w:cantSplit/>
          <w:tblHeader/>
          <w:jc w:val="center"/>
        </w:trPr>
        <w:tc>
          <w:tcPr>
            <w:tcW w:w="5000" w:type="pct"/>
            <w:gridSpan w:val="6"/>
            <w:tcBorders>
              <w:top w:val="single" w:color="616161" w:sz="2" w:space="0"/>
              <w:bottom w:val="single" w:color="616161" w:sz="2" w:space="0"/>
            </w:tcBorders>
            <w:shd w:val="clear" w:color="auto" w:fill="191919"/>
          </w:tcPr>
          <w:p w:rsidR="00CE759A" w:rsidRDefault="00CE759A" w14:paraId="79430C95"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Body</w:t>
            </w:r>
          </w:p>
        </w:tc>
      </w:tr>
      <w:tr xmlns:wp14="http://schemas.microsoft.com/office/word/2010/wordml" w:rsidR="00CE759A" w:rsidTr="009D11F7" w14:paraId="7D434F13" wp14:textId="77777777">
        <w:tblPrEx>
          <w:tblCellMar>
            <w:top w:w="0" w:type="dxa"/>
            <w:bottom w:w="0" w:type="dxa"/>
          </w:tblCellMar>
        </w:tblPrEx>
        <w:trPr>
          <w:cantSplit/>
          <w:jc w:val="center"/>
        </w:trPr>
        <w:tc>
          <w:tcPr>
            <w:tcW w:w="627" w:type="pct"/>
            <w:tcBorders>
              <w:top w:val="single" w:color="616161" w:sz="2" w:space="0"/>
            </w:tcBorders>
            <w:vAlign w:val="center"/>
          </w:tcPr>
          <w:p w:rsidRPr="009D11F7" w:rsidR="00CE759A" w:rsidP="009D11F7" w:rsidRDefault="00CE759A" w14:paraId="5AD4562C" wp14:textId="77777777">
            <w:pPr>
              <w:pStyle w:val="TableText1"/>
              <w:spacing w:before="40" w:after="40"/>
              <w:rPr>
                <w:rStyle w:val="ModernTableText"/>
                <w:rFonts w:cs="Arial"/>
                <w:b/>
                <w:szCs w:val="18"/>
              </w:rPr>
            </w:pPr>
            <w:r w:rsidRPr="009D11F7">
              <w:rPr>
                <w:rStyle w:val="ModernTableText"/>
                <w:rFonts w:cs="Arial"/>
                <w:b/>
                <w:szCs w:val="18"/>
              </w:rPr>
              <w:t>Field Type</w:t>
            </w:r>
          </w:p>
        </w:tc>
        <w:tc>
          <w:tcPr>
            <w:tcW w:w="749" w:type="pct"/>
            <w:tcBorders>
              <w:top w:val="single" w:color="616161" w:sz="2" w:space="0"/>
            </w:tcBorders>
            <w:vAlign w:val="center"/>
          </w:tcPr>
          <w:p w:rsidRPr="009D11F7" w:rsidR="00CE759A" w:rsidP="009D11F7" w:rsidRDefault="00CE759A" w14:paraId="21A9BDBA" wp14:textId="77777777">
            <w:pPr>
              <w:pStyle w:val="TableHeading"/>
              <w:spacing w:before="40" w:after="40"/>
              <w:rPr>
                <w:rStyle w:val="ModernTableText"/>
                <w:rFonts w:cs="Arial"/>
                <w:szCs w:val="18"/>
              </w:rPr>
            </w:pPr>
            <w:r w:rsidRPr="009D11F7">
              <w:rPr>
                <w:rStyle w:val="ModernTableText"/>
                <w:rFonts w:cs="Arial"/>
                <w:szCs w:val="18"/>
              </w:rPr>
              <w:t>Business Label</w:t>
            </w:r>
          </w:p>
        </w:tc>
        <w:tc>
          <w:tcPr>
            <w:tcW w:w="997" w:type="pct"/>
            <w:tcBorders>
              <w:top w:val="single" w:color="616161" w:sz="2" w:space="0"/>
            </w:tcBorders>
            <w:vAlign w:val="center"/>
          </w:tcPr>
          <w:p w:rsidRPr="009D11F7" w:rsidR="00CE759A" w:rsidP="009D11F7" w:rsidRDefault="00CE759A" w14:paraId="0A20BAE8" wp14:textId="77777777">
            <w:pPr>
              <w:pStyle w:val="TableText1"/>
              <w:spacing w:before="40" w:after="40"/>
              <w:rPr>
                <w:rStyle w:val="ModernTableText"/>
                <w:rFonts w:cs="Arial"/>
                <w:b/>
                <w:noProof/>
                <w:szCs w:val="18"/>
              </w:rPr>
            </w:pPr>
            <w:r w:rsidRPr="009D11F7">
              <w:rPr>
                <w:rStyle w:val="ModernTableText"/>
                <w:rFonts w:cs="Arial"/>
                <w:b/>
                <w:noProof/>
                <w:szCs w:val="18"/>
              </w:rPr>
              <w:t>Field Description</w:t>
            </w:r>
          </w:p>
        </w:tc>
        <w:tc>
          <w:tcPr>
            <w:tcW w:w="396" w:type="pct"/>
            <w:tcBorders>
              <w:top w:val="single" w:color="616161" w:sz="2" w:space="0"/>
            </w:tcBorders>
            <w:vAlign w:val="center"/>
          </w:tcPr>
          <w:p w:rsidRPr="009D11F7" w:rsidR="00CE759A" w:rsidP="009D11F7" w:rsidRDefault="00CE759A" w14:paraId="5C307F71" wp14:textId="77777777">
            <w:pPr>
              <w:pStyle w:val="TableText1"/>
              <w:spacing w:before="40" w:after="40"/>
              <w:rPr>
                <w:rStyle w:val="ModernTableText"/>
                <w:rFonts w:cs="Arial"/>
                <w:b/>
                <w:noProof/>
                <w:szCs w:val="18"/>
              </w:rPr>
            </w:pPr>
            <w:r w:rsidRPr="009D11F7">
              <w:rPr>
                <w:rStyle w:val="ModernTableText"/>
                <w:rFonts w:cs="Arial"/>
                <w:b/>
                <w:noProof/>
                <w:szCs w:val="18"/>
              </w:rPr>
              <w:t>Source Table</w:t>
            </w:r>
          </w:p>
        </w:tc>
        <w:tc>
          <w:tcPr>
            <w:tcW w:w="1005" w:type="pct"/>
            <w:tcBorders>
              <w:top w:val="single" w:color="616161" w:sz="2" w:space="0"/>
            </w:tcBorders>
            <w:vAlign w:val="center"/>
          </w:tcPr>
          <w:p w:rsidRPr="009D11F7" w:rsidR="00CE759A" w:rsidP="009D11F7" w:rsidRDefault="00CE759A" w14:paraId="57923EA4" wp14:textId="77777777">
            <w:pPr>
              <w:pStyle w:val="TableText1"/>
              <w:spacing w:before="40" w:after="40"/>
              <w:rPr>
                <w:rStyle w:val="ModernTableText"/>
                <w:rFonts w:cs="Arial"/>
                <w:b/>
                <w:noProof/>
                <w:szCs w:val="18"/>
              </w:rPr>
            </w:pPr>
            <w:r w:rsidRPr="009D11F7">
              <w:rPr>
                <w:rStyle w:val="ModernTableText"/>
                <w:rFonts w:cs="Arial"/>
                <w:b/>
                <w:noProof/>
                <w:szCs w:val="18"/>
              </w:rPr>
              <w:t>Source Column</w:t>
            </w:r>
          </w:p>
        </w:tc>
        <w:tc>
          <w:tcPr>
            <w:tcW w:w="1226" w:type="pct"/>
            <w:tcBorders>
              <w:top w:val="single" w:color="616161" w:sz="2" w:space="0"/>
            </w:tcBorders>
            <w:vAlign w:val="center"/>
          </w:tcPr>
          <w:p w:rsidRPr="009D11F7" w:rsidR="00CE759A" w:rsidP="009D11F7" w:rsidRDefault="00CE759A" w14:paraId="031C376F" wp14:textId="77777777">
            <w:pPr>
              <w:pStyle w:val="TableText1"/>
              <w:spacing w:before="40" w:after="40"/>
              <w:rPr>
                <w:rStyle w:val="ModernTableText"/>
                <w:rFonts w:cs="Arial"/>
                <w:b/>
                <w:noProof/>
                <w:szCs w:val="18"/>
              </w:rPr>
            </w:pPr>
            <w:r w:rsidRPr="009D11F7">
              <w:rPr>
                <w:rStyle w:val="ModernTableText"/>
                <w:rFonts w:cs="Arial"/>
                <w:b/>
                <w:noProof/>
                <w:szCs w:val="18"/>
              </w:rPr>
              <w:t>Source Column Processing Rules</w:t>
            </w:r>
          </w:p>
        </w:tc>
      </w:tr>
      <w:tr xmlns:wp14="http://schemas.microsoft.com/office/word/2010/wordml" w:rsidR="00CE759A" w:rsidTr="00F921A4" w14:paraId="76355BD0" wp14:textId="77777777">
        <w:tblPrEx>
          <w:tblCellMar>
            <w:top w:w="0" w:type="dxa"/>
            <w:bottom w:w="0" w:type="dxa"/>
          </w:tblCellMar>
        </w:tblPrEx>
        <w:trPr>
          <w:cantSplit/>
          <w:jc w:val="center"/>
        </w:trPr>
        <w:tc>
          <w:tcPr>
            <w:tcW w:w="627" w:type="pct"/>
            <w:vAlign w:val="center"/>
          </w:tcPr>
          <w:p w:rsidRPr="009D11F7" w:rsidR="00CE759A" w:rsidP="008D2F7B" w:rsidRDefault="00CE759A" w14:paraId="66585535" wp14:textId="77777777">
            <w:pPr>
              <w:jc w:val="left"/>
              <w:rPr>
                <w:rStyle w:val="BodytextChar"/>
                <w:rFonts w:cs="Arial"/>
                <w:sz w:val="18"/>
                <w:szCs w:val="18"/>
              </w:rPr>
            </w:pPr>
            <w:r w:rsidRPr="009D11F7">
              <w:rPr>
                <w:rStyle w:val="BodytextChar"/>
                <w:rFonts w:cs="Arial"/>
                <w:sz w:val="18"/>
                <w:szCs w:val="18"/>
              </w:rPr>
              <w:t>Column</w:t>
            </w:r>
          </w:p>
        </w:tc>
        <w:tc>
          <w:tcPr>
            <w:tcW w:w="749" w:type="pct"/>
            <w:vAlign w:val="center"/>
          </w:tcPr>
          <w:p w:rsidRPr="009D11F7" w:rsidR="00CE759A" w:rsidP="008D2F7B" w:rsidRDefault="00CE759A" w14:paraId="70D1ED1D" wp14:textId="77777777">
            <w:pPr>
              <w:pStyle w:val="TableText"/>
              <w:rPr>
                <w:rStyle w:val="BodytextChar"/>
                <w:sz w:val="18"/>
                <w:szCs w:val="18"/>
              </w:rPr>
            </w:pPr>
            <w:r w:rsidRPr="009D11F7">
              <w:rPr>
                <w:rStyle w:val="BodytextChar"/>
                <w:sz w:val="18"/>
                <w:szCs w:val="18"/>
              </w:rPr>
              <w:t>SA ID</w:t>
            </w:r>
          </w:p>
        </w:tc>
        <w:tc>
          <w:tcPr>
            <w:tcW w:w="997" w:type="pct"/>
            <w:vAlign w:val="center"/>
          </w:tcPr>
          <w:p w:rsidRPr="009D11F7" w:rsidR="00CE759A" w:rsidP="008D2F7B" w:rsidRDefault="00CE759A" w14:paraId="03C00B2F" wp14:textId="77777777">
            <w:pPr>
              <w:pStyle w:val="TableText"/>
              <w:rPr>
                <w:rStyle w:val="BodytextChar"/>
                <w:sz w:val="18"/>
                <w:szCs w:val="18"/>
              </w:rPr>
            </w:pPr>
            <w:r w:rsidRPr="009D11F7">
              <w:rPr>
                <w:rStyle w:val="BodytextChar"/>
                <w:sz w:val="18"/>
                <w:szCs w:val="18"/>
              </w:rPr>
              <w:t>Service Authorization Identification.</w:t>
            </w:r>
          </w:p>
        </w:tc>
        <w:tc>
          <w:tcPr>
            <w:tcW w:w="396" w:type="pct"/>
            <w:vAlign w:val="center"/>
          </w:tcPr>
          <w:p w:rsidRPr="009D11F7" w:rsidR="00CE759A" w:rsidP="008D2F7B" w:rsidRDefault="00CE759A" w14:paraId="6C1345FA" wp14:textId="77777777">
            <w:pPr>
              <w:spacing w:before="40" w:after="40"/>
              <w:jc w:val="left"/>
              <w:rPr>
                <w:rStyle w:val="BodytextChar"/>
                <w:rFonts w:cs="Arial"/>
                <w:sz w:val="18"/>
                <w:szCs w:val="18"/>
              </w:rPr>
            </w:pPr>
            <w:r w:rsidRPr="009D11F7">
              <w:rPr>
                <w:rStyle w:val="BodytextChar"/>
                <w:rFonts w:cs="Arial"/>
                <w:sz w:val="18"/>
                <w:szCs w:val="18"/>
              </w:rPr>
              <w:t>A_HDR_TB</w:t>
            </w:r>
          </w:p>
        </w:tc>
        <w:tc>
          <w:tcPr>
            <w:tcW w:w="1005" w:type="pct"/>
            <w:vAlign w:val="center"/>
          </w:tcPr>
          <w:p w:rsidRPr="009D11F7" w:rsidR="00CE759A" w:rsidP="002E68B6" w:rsidRDefault="00CE759A" w14:paraId="0FAC1D85" wp14:textId="77777777">
            <w:pPr>
              <w:spacing w:before="40" w:after="40"/>
              <w:jc w:val="left"/>
              <w:rPr>
                <w:rStyle w:val="BodytextChar"/>
                <w:rFonts w:cs="Arial"/>
                <w:sz w:val="18"/>
                <w:szCs w:val="18"/>
              </w:rPr>
            </w:pPr>
            <w:r w:rsidRPr="009D11F7">
              <w:rPr>
                <w:rStyle w:val="BodytextChar"/>
                <w:rFonts w:cs="Arial"/>
                <w:sz w:val="18"/>
                <w:szCs w:val="18"/>
              </w:rPr>
              <w:t>A_AUTH_ID</w:t>
            </w:r>
          </w:p>
        </w:tc>
        <w:tc>
          <w:tcPr>
            <w:tcW w:w="1226" w:type="pct"/>
            <w:vAlign w:val="center"/>
          </w:tcPr>
          <w:p w:rsidRPr="009D11F7" w:rsidR="00CE759A" w:rsidP="008D2F7B" w:rsidRDefault="00CE759A" w14:paraId="6098C37B" wp14:textId="77777777">
            <w:pPr>
              <w:pStyle w:val="TableText1"/>
              <w:spacing w:before="40" w:after="40"/>
              <w:rPr>
                <w:rStyle w:val="BodytextChar"/>
                <w:rFonts w:cs="Arial"/>
                <w:sz w:val="18"/>
                <w:szCs w:val="18"/>
              </w:rPr>
            </w:pPr>
          </w:p>
        </w:tc>
      </w:tr>
      <w:tr xmlns:wp14="http://schemas.microsoft.com/office/word/2010/wordml" w:rsidR="00CE759A" w:rsidTr="00F921A4" w14:paraId="1D61A7FD" wp14:textId="77777777">
        <w:tblPrEx>
          <w:tblCellMar>
            <w:top w:w="0" w:type="dxa"/>
            <w:bottom w:w="0" w:type="dxa"/>
          </w:tblCellMar>
        </w:tblPrEx>
        <w:trPr>
          <w:cantSplit/>
          <w:jc w:val="center"/>
        </w:trPr>
        <w:tc>
          <w:tcPr>
            <w:tcW w:w="627" w:type="pct"/>
            <w:vAlign w:val="center"/>
          </w:tcPr>
          <w:p w:rsidRPr="009D11F7" w:rsidR="00CE759A" w:rsidP="008D2F7B" w:rsidRDefault="00CE759A" w14:paraId="40E1E571" wp14:textId="77777777">
            <w:pPr>
              <w:jc w:val="left"/>
              <w:rPr>
                <w:rStyle w:val="BodytextChar"/>
                <w:rFonts w:cs="Arial"/>
                <w:sz w:val="18"/>
                <w:szCs w:val="18"/>
              </w:rPr>
            </w:pPr>
            <w:r w:rsidRPr="009D11F7">
              <w:rPr>
                <w:rStyle w:val="BodytextChar"/>
                <w:rFonts w:cs="Arial"/>
                <w:sz w:val="18"/>
                <w:szCs w:val="18"/>
              </w:rPr>
              <w:t>Column</w:t>
            </w:r>
          </w:p>
        </w:tc>
        <w:tc>
          <w:tcPr>
            <w:tcW w:w="749" w:type="pct"/>
            <w:vAlign w:val="center"/>
          </w:tcPr>
          <w:p w:rsidRPr="009D11F7" w:rsidR="00CE759A" w:rsidP="008D2F7B" w:rsidRDefault="00CE759A" w14:paraId="04770495" wp14:textId="77777777">
            <w:pPr>
              <w:pStyle w:val="BodytextChar"/>
              <w:spacing w:before="40" w:after="40"/>
              <w:jc w:val="left"/>
              <w:rPr>
                <w:rStyle w:val="BodytextChar"/>
                <w:rFonts w:cs="Arial"/>
                <w:sz w:val="18"/>
                <w:szCs w:val="18"/>
              </w:rPr>
            </w:pPr>
            <w:r w:rsidRPr="009D11F7">
              <w:rPr>
                <w:rStyle w:val="BodytextChar"/>
                <w:rFonts w:cs="Arial"/>
                <w:sz w:val="18"/>
                <w:szCs w:val="18"/>
              </w:rPr>
              <w:t>SA Li Num</w:t>
            </w:r>
          </w:p>
        </w:tc>
        <w:tc>
          <w:tcPr>
            <w:tcW w:w="997" w:type="pct"/>
            <w:vAlign w:val="center"/>
          </w:tcPr>
          <w:p w:rsidRPr="009D11F7" w:rsidR="00CE759A" w:rsidP="008D2F7B" w:rsidRDefault="00CE759A" w14:paraId="073E432E" wp14:textId="77777777">
            <w:pPr>
              <w:pStyle w:val="TableText"/>
              <w:rPr>
                <w:rStyle w:val="BodytextChar"/>
                <w:sz w:val="18"/>
                <w:szCs w:val="18"/>
              </w:rPr>
            </w:pPr>
            <w:r w:rsidRPr="009D11F7">
              <w:rPr>
                <w:rStyle w:val="BodytextChar"/>
                <w:sz w:val="18"/>
                <w:szCs w:val="18"/>
              </w:rPr>
              <w:t>This field displays the line item.</w:t>
            </w:r>
          </w:p>
        </w:tc>
        <w:tc>
          <w:tcPr>
            <w:tcW w:w="396" w:type="pct"/>
            <w:vAlign w:val="center"/>
          </w:tcPr>
          <w:p w:rsidRPr="009D11F7" w:rsidR="00CE759A" w:rsidP="008D2F7B" w:rsidRDefault="00CE759A" w14:paraId="5B577F12" wp14:textId="77777777">
            <w:pPr>
              <w:spacing w:before="40" w:after="40"/>
              <w:jc w:val="left"/>
              <w:rPr>
                <w:rStyle w:val="BodytextChar"/>
                <w:rFonts w:cs="Arial"/>
                <w:sz w:val="18"/>
                <w:szCs w:val="18"/>
              </w:rPr>
            </w:pPr>
            <w:r w:rsidRPr="009D11F7">
              <w:rPr>
                <w:rStyle w:val="BodytextChar"/>
                <w:rFonts w:cs="Arial"/>
                <w:sz w:val="18"/>
                <w:szCs w:val="18"/>
              </w:rPr>
              <w:t>A_DTL_TB</w:t>
            </w:r>
          </w:p>
        </w:tc>
        <w:tc>
          <w:tcPr>
            <w:tcW w:w="1005" w:type="pct"/>
            <w:vAlign w:val="center"/>
          </w:tcPr>
          <w:p w:rsidRPr="009D11F7" w:rsidR="00CE759A" w:rsidP="008D2F7B" w:rsidRDefault="00CE759A" w14:paraId="393E84B9" wp14:textId="77777777">
            <w:pPr>
              <w:spacing w:before="40" w:after="40"/>
              <w:jc w:val="left"/>
              <w:rPr>
                <w:rStyle w:val="BodytextChar"/>
                <w:rFonts w:cs="Arial"/>
                <w:sz w:val="18"/>
                <w:szCs w:val="18"/>
              </w:rPr>
            </w:pPr>
            <w:r w:rsidRPr="009D11F7">
              <w:rPr>
                <w:rStyle w:val="BodytextChar"/>
                <w:rFonts w:cs="Arial"/>
                <w:sz w:val="18"/>
                <w:szCs w:val="18"/>
              </w:rPr>
              <w:t>A_LI_NUM</w:t>
            </w:r>
          </w:p>
        </w:tc>
        <w:tc>
          <w:tcPr>
            <w:tcW w:w="1226" w:type="pct"/>
            <w:vAlign w:val="center"/>
          </w:tcPr>
          <w:p w:rsidRPr="009D11F7" w:rsidR="00CE759A" w:rsidP="008D2F7B" w:rsidRDefault="00CE759A" w14:paraId="24A2EE5C" wp14:textId="77777777">
            <w:pPr>
              <w:pStyle w:val="TableText1"/>
              <w:spacing w:before="40" w:after="40"/>
              <w:rPr>
                <w:rStyle w:val="BodytextChar"/>
                <w:rFonts w:cs="Arial"/>
                <w:sz w:val="18"/>
                <w:szCs w:val="18"/>
              </w:rPr>
            </w:pPr>
          </w:p>
        </w:tc>
      </w:tr>
      <w:tr xmlns:wp14="http://schemas.microsoft.com/office/word/2010/wordml" w:rsidR="00CE759A" w:rsidTr="00F921A4" w14:paraId="7ABBB592" wp14:textId="77777777">
        <w:tblPrEx>
          <w:tblCellMar>
            <w:top w:w="0" w:type="dxa"/>
            <w:bottom w:w="0" w:type="dxa"/>
          </w:tblCellMar>
        </w:tblPrEx>
        <w:trPr>
          <w:cantSplit/>
          <w:jc w:val="center"/>
        </w:trPr>
        <w:tc>
          <w:tcPr>
            <w:tcW w:w="627" w:type="pct"/>
            <w:vAlign w:val="center"/>
          </w:tcPr>
          <w:p w:rsidRPr="009D11F7" w:rsidR="00CE759A" w:rsidP="008D2F7B" w:rsidRDefault="00CE759A" w14:paraId="211AFA56" wp14:textId="77777777">
            <w:pPr>
              <w:jc w:val="left"/>
              <w:rPr>
                <w:rStyle w:val="BodytextChar"/>
                <w:rFonts w:cs="Arial"/>
                <w:sz w:val="18"/>
                <w:szCs w:val="18"/>
              </w:rPr>
            </w:pPr>
            <w:r w:rsidRPr="009D11F7">
              <w:rPr>
                <w:rStyle w:val="BodytextChar"/>
                <w:rFonts w:cs="Arial"/>
                <w:sz w:val="18"/>
                <w:szCs w:val="18"/>
              </w:rPr>
              <w:t>Column</w:t>
            </w:r>
          </w:p>
        </w:tc>
        <w:tc>
          <w:tcPr>
            <w:tcW w:w="749" w:type="pct"/>
            <w:vAlign w:val="center"/>
          </w:tcPr>
          <w:p w:rsidRPr="009D11F7" w:rsidR="00CE759A" w:rsidP="008D2F7B" w:rsidRDefault="00CE759A" w14:paraId="16068A1B" wp14:textId="77777777">
            <w:pPr>
              <w:pStyle w:val="BodytextChar"/>
              <w:spacing w:before="40" w:after="40"/>
              <w:jc w:val="left"/>
              <w:rPr>
                <w:rStyle w:val="BodytextChar"/>
                <w:rFonts w:cs="Arial"/>
                <w:sz w:val="18"/>
                <w:szCs w:val="18"/>
              </w:rPr>
            </w:pPr>
            <w:r w:rsidRPr="009D11F7">
              <w:rPr>
                <w:rStyle w:val="BodytextChar"/>
                <w:rFonts w:cs="Arial"/>
                <w:sz w:val="18"/>
                <w:szCs w:val="18"/>
              </w:rPr>
              <w:t>SA LI Dt-Apprv Beg</w:t>
            </w:r>
          </w:p>
        </w:tc>
        <w:tc>
          <w:tcPr>
            <w:tcW w:w="997" w:type="pct"/>
            <w:vAlign w:val="center"/>
          </w:tcPr>
          <w:p w:rsidRPr="009D11F7" w:rsidR="00CE759A" w:rsidP="008D2F7B" w:rsidRDefault="00CE759A" w14:paraId="67A32C78" wp14:textId="77777777">
            <w:pPr>
              <w:pStyle w:val="TableText"/>
              <w:rPr>
                <w:rStyle w:val="BodytextChar"/>
                <w:sz w:val="18"/>
                <w:szCs w:val="18"/>
              </w:rPr>
            </w:pPr>
            <w:r w:rsidRPr="009D11F7">
              <w:rPr>
                <w:rStyle w:val="BodytextChar"/>
                <w:sz w:val="18"/>
                <w:szCs w:val="18"/>
              </w:rPr>
              <w:t>Line Item Approved Begin Date.</w:t>
            </w:r>
          </w:p>
        </w:tc>
        <w:tc>
          <w:tcPr>
            <w:tcW w:w="396" w:type="pct"/>
            <w:vAlign w:val="center"/>
          </w:tcPr>
          <w:p w:rsidRPr="009D11F7" w:rsidR="00CE759A" w:rsidP="008D2F7B" w:rsidRDefault="00CE759A" w14:paraId="58533F03" wp14:textId="77777777">
            <w:pPr>
              <w:spacing w:before="40" w:after="40"/>
              <w:jc w:val="left"/>
              <w:rPr>
                <w:rStyle w:val="BodytextChar"/>
                <w:rFonts w:cs="Arial"/>
                <w:sz w:val="18"/>
                <w:szCs w:val="18"/>
              </w:rPr>
            </w:pPr>
            <w:r w:rsidRPr="009D11F7">
              <w:rPr>
                <w:rStyle w:val="BodytextChar"/>
                <w:rFonts w:cs="Arial"/>
                <w:sz w:val="18"/>
                <w:szCs w:val="18"/>
              </w:rPr>
              <w:t>A_DTL_TB</w:t>
            </w:r>
          </w:p>
        </w:tc>
        <w:tc>
          <w:tcPr>
            <w:tcW w:w="1005" w:type="pct"/>
            <w:vAlign w:val="center"/>
          </w:tcPr>
          <w:p w:rsidRPr="009D11F7" w:rsidR="00CE759A" w:rsidP="008D2F7B" w:rsidRDefault="00CE759A" w14:paraId="2E7DBAED" wp14:textId="77777777">
            <w:pPr>
              <w:spacing w:before="40" w:after="40"/>
              <w:jc w:val="left"/>
              <w:rPr>
                <w:rStyle w:val="BodytextChar"/>
                <w:rFonts w:cs="Arial"/>
                <w:sz w:val="18"/>
                <w:szCs w:val="18"/>
              </w:rPr>
            </w:pPr>
            <w:r w:rsidRPr="009D11F7">
              <w:rPr>
                <w:rStyle w:val="BodytextChar"/>
                <w:rFonts w:cs="Arial"/>
                <w:sz w:val="18"/>
                <w:szCs w:val="18"/>
              </w:rPr>
              <w:t>A_LI_</w:t>
            </w:r>
            <w:r w:rsidRPr="009D11F7" w:rsidDel="006E7D23" w:rsidR="006E7D23">
              <w:rPr>
                <w:rStyle w:val="BodytextChar"/>
                <w:rFonts w:cs="Arial"/>
                <w:sz w:val="18"/>
                <w:szCs w:val="18"/>
              </w:rPr>
              <w:t xml:space="preserve"> </w:t>
            </w:r>
            <w:r w:rsidRPr="009D11F7">
              <w:rPr>
                <w:rStyle w:val="BodytextChar"/>
                <w:rFonts w:cs="Arial"/>
                <w:sz w:val="18"/>
                <w:szCs w:val="18"/>
              </w:rPr>
              <w:t>BEG_DT</w:t>
            </w:r>
          </w:p>
        </w:tc>
        <w:tc>
          <w:tcPr>
            <w:tcW w:w="1226" w:type="pct"/>
            <w:vAlign w:val="center"/>
          </w:tcPr>
          <w:p w:rsidRPr="009D11F7" w:rsidR="00CE759A" w:rsidP="008D2F7B" w:rsidRDefault="00CE759A" w14:paraId="0233563C" wp14:textId="77777777">
            <w:pPr>
              <w:pStyle w:val="TableText1"/>
              <w:spacing w:before="40" w:after="40"/>
              <w:rPr>
                <w:rStyle w:val="BodytextChar"/>
                <w:rFonts w:cs="Arial"/>
                <w:sz w:val="18"/>
                <w:szCs w:val="18"/>
              </w:rPr>
            </w:pPr>
          </w:p>
        </w:tc>
      </w:tr>
      <w:tr xmlns:wp14="http://schemas.microsoft.com/office/word/2010/wordml" w:rsidR="00CE759A" w:rsidTr="00F921A4" w14:paraId="6C764A94" wp14:textId="77777777">
        <w:tblPrEx>
          <w:tblCellMar>
            <w:top w:w="0" w:type="dxa"/>
            <w:bottom w:w="0" w:type="dxa"/>
          </w:tblCellMar>
        </w:tblPrEx>
        <w:trPr>
          <w:cantSplit/>
          <w:jc w:val="center"/>
        </w:trPr>
        <w:tc>
          <w:tcPr>
            <w:tcW w:w="627" w:type="pct"/>
            <w:vAlign w:val="center"/>
          </w:tcPr>
          <w:p w:rsidRPr="009D11F7" w:rsidR="00CE759A" w:rsidP="008D2F7B" w:rsidRDefault="00CE759A" w14:paraId="3393D524" wp14:textId="77777777">
            <w:pPr>
              <w:jc w:val="left"/>
              <w:rPr>
                <w:rStyle w:val="BodytextChar"/>
                <w:rFonts w:cs="Arial"/>
                <w:sz w:val="18"/>
                <w:szCs w:val="18"/>
              </w:rPr>
            </w:pPr>
            <w:r w:rsidRPr="009D11F7">
              <w:rPr>
                <w:rStyle w:val="BodytextChar"/>
                <w:rFonts w:cs="Arial"/>
                <w:sz w:val="18"/>
                <w:szCs w:val="18"/>
              </w:rPr>
              <w:t>Column</w:t>
            </w:r>
          </w:p>
        </w:tc>
        <w:tc>
          <w:tcPr>
            <w:tcW w:w="749" w:type="pct"/>
            <w:vAlign w:val="center"/>
          </w:tcPr>
          <w:p w:rsidRPr="009D11F7" w:rsidR="00CE759A" w:rsidP="008D2F7B" w:rsidRDefault="00CE759A" w14:paraId="7CA98098" wp14:textId="77777777">
            <w:pPr>
              <w:pStyle w:val="BodytextChar"/>
              <w:spacing w:before="40" w:after="40"/>
              <w:jc w:val="left"/>
              <w:rPr>
                <w:rStyle w:val="BodytextChar"/>
                <w:rFonts w:cs="Arial"/>
                <w:sz w:val="18"/>
                <w:szCs w:val="18"/>
              </w:rPr>
            </w:pPr>
            <w:r w:rsidRPr="009D11F7">
              <w:rPr>
                <w:rStyle w:val="BodytextChar"/>
                <w:rFonts w:cs="Arial"/>
                <w:sz w:val="18"/>
                <w:szCs w:val="18"/>
              </w:rPr>
              <w:t>SA LI Dt-Apprv End</w:t>
            </w:r>
          </w:p>
        </w:tc>
        <w:tc>
          <w:tcPr>
            <w:tcW w:w="997" w:type="pct"/>
            <w:vAlign w:val="center"/>
          </w:tcPr>
          <w:p w:rsidRPr="009D11F7" w:rsidR="00CE759A" w:rsidP="008D2F7B" w:rsidRDefault="00CE759A" w14:paraId="5A473C69" wp14:textId="77777777">
            <w:pPr>
              <w:pStyle w:val="TableText"/>
              <w:rPr>
                <w:rStyle w:val="BodytextChar"/>
                <w:sz w:val="18"/>
                <w:szCs w:val="18"/>
              </w:rPr>
            </w:pPr>
            <w:r w:rsidRPr="009D11F7">
              <w:rPr>
                <w:rStyle w:val="BodytextChar"/>
                <w:sz w:val="18"/>
                <w:szCs w:val="18"/>
              </w:rPr>
              <w:t>Line Item Approved End Date.</w:t>
            </w:r>
          </w:p>
        </w:tc>
        <w:tc>
          <w:tcPr>
            <w:tcW w:w="396" w:type="pct"/>
            <w:vAlign w:val="center"/>
          </w:tcPr>
          <w:p w:rsidRPr="009D11F7" w:rsidR="00CE759A" w:rsidP="008D2F7B" w:rsidRDefault="00CE759A" w14:paraId="3113029B" wp14:textId="77777777">
            <w:pPr>
              <w:spacing w:before="40" w:after="40"/>
              <w:jc w:val="left"/>
              <w:rPr>
                <w:rStyle w:val="BodytextChar"/>
                <w:rFonts w:cs="Arial"/>
                <w:sz w:val="18"/>
                <w:szCs w:val="18"/>
              </w:rPr>
            </w:pPr>
            <w:r w:rsidRPr="009D11F7">
              <w:rPr>
                <w:rStyle w:val="BodytextChar"/>
                <w:rFonts w:cs="Arial"/>
                <w:sz w:val="18"/>
                <w:szCs w:val="18"/>
              </w:rPr>
              <w:t>A_DTL_TB</w:t>
            </w:r>
          </w:p>
        </w:tc>
        <w:tc>
          <w:tcPr>
            <w:tcW w:w="1005" w:type="pct"/>
            <w:vAlign w:val="center"/>
          </w:tcPr>
          <w:p w:rsidRPr="009D11F7" w:rsidR="00CE759A" w:rsidP="002E68B6" w:rsidRDefault="00CE759A" w14:paraId="4DCBA983" wp14:textId="77777777">
            <w:pPr>
              <w:spacing w:before="40" w:after="40"/>
              <w:jc w:val="left"/>
              <w:rPr>
                <w:rStyle w:val="BodytextChar"/>
                <w:rFonts w:cs="Arial"/>
                <w:sz w:val="18"/>
                <w:szCs w:val="18"/>
              </w:rPr>
            </w:pPr>
            <w:r w:rsidRPr="009D11F7">
              <w:rPr>
                <w:rStyle w:val="BodytextChar"/>
                <w:rFonts w:cs="Arial"/>
                <w:sz w:val="18"/>
                <w:szCs w:val="18"/>
              </w:rPr>
              <w:t>A_LI_</w:t>
            </w:r>
            <w:r w:rsidRPr="009D11F7" w:rsidDel="006E7D23" w:rsidR="006E7D23">
              <w:rPr>
                <w:rStyle w:val="BodytextChar"/>
                <w:rFonts w:cs="Arial"/>
                <w:sz w:val="18"/>
                <w:szCs w:val="18"/>
              </w:rPr>
              <w:t xml:space="preserve"> </w:t>
            </w:r>
            <w:r w:rsidRPr="009D11F7">
              <w:rPr>
                <w:rStyle w:val="BodytextChar"/>
                <w:rFonts w:cs="Arial"/>
                <w:sz w:val="18"/>
                <w:szCs w:val="18"/>
              </w:rPr>
              <w:t>END_DT</w:t>
            </w:r>
          </w:p>
        </w:tc>
        <w:tc>
          <w:tcPr>
            <w:tcW w:w="1226" w:type="pct"/>
            <w:vAlign w:val="center"/>
          </w:tcPr>
          <w:p w:rsidRPr="009D11F7" w:rsidR="00CE759A" w:rsidP="008D2F7B" w:rsidRDefault="00CE759A" w14:paraId="5947B4EE" wp14:textId="77777777">
            <w:pPr>
              <w:pStyle w:val="TableText1"/>
              <w:spacing w:before="40" w:after="40"/>
              <w:rPr>
                <w:rStyle w:val="BodytextChar"/>
                <w:rFonts w:cs="Arial"/>
                <w:sz w:val="18"/>
                <w:szCs w:val="18"/>
              </w:rPr>
            </w:pPr>
          </w:p>
        </w:tc>
      </w:tr>
      <w:tr xmlns:wp14="http://schemas.microsoft.com/office/word/2010/wordml" w:rsidR="00CE759A" w:rsidTr="00F921A4" w14:paraId="4DB88D2C" wp14:textId="77777777">
        <w:tblPrEx>
          <w:tblCellMar>
            <w:top w:w="0" w:type="dxa"/>
            <w:bottom w:w="0" w:type="dxa"/>
          </w:tblCellMar>
        </w:tblPrEx>
        <w:trPr>
          <w:cantSplit/>
          <w:jc w:val="center"/>
        </w:trPr>
        <w:tc>
          <w:tcPr>
            <w:tcW w:w="627" w:type="pct"/>
            <w:vAlign w:val="center"/>
          </w:tcPr>
          <w:p w:rsidRPr="009D11F7" w:rsidR="00CE759A" w:rsidP="008D2F7B" w:rsidRDefault="00CE759A" w14:paraId="10B38B2C" wp14:textId="77777777">
            <w:pPr>
              <w:pStyle w:val="BodytextChar"/>
              <w:spacing w:before="40" w:after="40"/>
              <w:jc w:val="left"/>
              <w:rPr>
                <w:rStyle w:val="BodytextChar"/>
                <w:rFonts w:cs="Arial"/>
                <w:sz w:val="18"/>
                <w:szCs w:val="18"/>
              </w:rPr>
            </w:pPr>
            <w:r w:rsidRPr="009D11F7">
              <w:rPr>
                <w:rStyle w:val="BodytextChar"/>
                <w:rFonts w:cs="Arial"/>
                <w:sz w:val="18"/>
                <w:szCs w:val="18"/>
              </w:rPr>
              <w:t>Column</w:t>
            </w:r>
          </w:p>
        </w:tc>
        <w:tc>
          <w:tcPr>
            <w:tcW w:w="749" w:type="pct"/>
            <w:vAlign w:val="center"/>
          </w:tcPr>
          <w:p w:rsidRPr="009D11F7" w:rsidR="00CE759A" w:rsidP="008D2F7B" w:rsidRDefault="00CE759A" w14:paraId="0DF2E23E" wp14:textId="77777777">
            <w:pPr>
              <w:pStyle w:val="BodytextChar"/>
              <w:spacing w:before="40" w:after="40"/>
              <w:jc w:val="left"/>
              <w:rPr>
                <w:rStyle w:val="BodytextChar"/>
                <w:rFonts w:cs="Arial"/>
                <w:sz w:val="18"/>
                <w:szCs w:val="18"/>
              </w:rPr>
            </w:pPr>
            <w:r w:rsidRPr="009D11F7">
              <w:rPr>
                <w:rStyle w:val="BodytextChar"/>
                <w:rFonts w:cs="Arial"/>
                <w:sz w:val="18"/>
                <w:szCs w:val="18"/>
              </w:rPr>
              <w:t>SA LI Svc Cd-From</w:t>
            </w:r>
          </w:p>
        </w:tc>
        <w:tc>
          <w:tcPr>
            <w:tcW w:w="997" w:type="pct"/>
            <w:vAlign w:val="center"/>
          </w:tcPr>
          <w:p w:rsidRPr="009D11F7" w:rsidR="00CE759A" w:rsidP="008D2F7B" w:rsidRDefault="00CE759A" w14:paraId="26573CDE" wp14:textId="77777777">
            <w:pPr>
              <w:jc w:val="left"/>
              <w:rPr>
                <w:rStyle w:val="BodytextChar"/>
                <w:rFonts w:cs="Arial"/>
                <w:sz w:val="18"/>
                <w:szCs w:val="18"/>
              </w:rPr>
            </w:pPr>
            <w:r w:rsidRPr="009D11F7">
              <w:rPr>
                <w:rStyle w:val="BodytextChar"/>
                <w:rFonts w:cs="Arial"/>
                <w:sz w:val="18"/>
                <w:szCs w:val="18"/>
              </w:rPr>
              <w:t>From Service code.   The service code may be a procedure code, revenue code, etc.</w:t>
            </w:r>
          </w:p>
        </w:tc>
        <w:tc>
          <w:tcPr>
            <w:tcW w:w="396" w:type="pct"/>
            <w:vAlign w:val="center"/>
          </w:tcPr>
          <w:p w:rsidRPr="009D11F7" w:rsidR="00CE759A" w:rsidP="008D2F7B" w:rsidRDefault="00CE759A" w14:paraId="3880ADBA" wp14:textId="77777777">
            <w:pPr>
              <w:pStyle w:val="TableText"/>
              <w:rPr>
                <w:rStyle w:val="BodytextChar"/>
                <w:sz w:val="18"/>
                <w:szCs w:val="18"/>
              </w:rPr>
            </w:pPr>
            <w:r w:rsidRPr="009D11F7">
              <w:rPr>
                <w:rStyle w:val="BodytextChar"/>
                <w:sz w:val="18"/>
                <w:szCs w:val="18"/>
              </w:rPr>
              <w:t>A_DTL_TB</w:t>
            </w:r>
          </w:p>
        </w:tc>
        <w:tc>
          <w:tcPr>
            <w:tcW w:w="1005" w:type="pct"/>
            <w:vAlign w:val="center"/>
          </w:tcPr>
          <w:p w:rsidRPr="009D11F7" w:rsidR="00CE759A" w:rsidP="008D2F7B" w:rsidRDefault="00CE759A" w14:paraId="5EC497EF" wp14:textId="77777777">
            <w:pPr>
              <w:spacing w:before="40" w:after="40"/>
              <w:jc w:val="left"/>
              <w:rPr>
                <w:rStyle w:val="BodytextChar"/>
                <w:rFonts w:cs="Arial"/>
                <w:sz w:val="18"/>
                <w:szCs w:val="18"/>
              </w:rPr>
            </w:pPr>
            <w:r w:rsidRPr="009D11F7">
              <w:rPr>
                <w:rStyle w:val="BodytextChar"/>
                <w:rFonts w:cs="Arial"/>
                <w:sz w:val="18"/>
                <w:szCs w:val="18"/>
              </w:rPr>
              <w:t>A_LI_SVC_FROM_CD</w:t>
            </w:r>
          </w:p>
        </w:tc>
        <w:tc>
          <w:tcPr>
            <w:tcW w:w="1226" w:type="pct"/>
            <w:vAlign w:val="center"/>
          </w:tcPr>
          <w:p w:rsidRPr="009D11F7" w:rsidR="00CE759A" w:rsidP="008D2F7B" w:rsidRDefault="00CE759A" w14:paraId="61C81E77" wp14:textId="77777777">
            <w:pPr>
              <w:pStyle w:val="TableText1"/>
              <w:spacing w:before="40" w:after="40"/>
              <w:rPr>
                <w:rStyle w:val="BodytextChar"/>
                <w:rFonts w:cs="Arial"/>
                <w:sz w:val="18"/>
                <w:szCs w:val="18"/>
              </w:rPr>
            </w:pPr>
          </w:p>
        </w:tc>
      </w:tr>
      <w:tr xmlns:wp14="http://schemas.microsoft.com/office/word/2010/wordml" w:rsidR="00CF42A3" w:rsidTr="00F921A4" w14:paraId="54DC2294" wp14:textId="77777777">
        <w:tblPrEx>
          <w:tblCellMar>
            <w:top w:w="0" w:type="dxa"/>
            <w:bottom w:w="0" w:type="dxa"/>
          </w:tblCellMar>
        </w:tblPrEx>
        <w:trPr>
          <w:cantSplit/>
          <w:jc w:val="center"/>
        </w:trPr>
        <w:tc>
          <w:tcPr>
            <w:tcW w:w="627" w:type="pct"/>
            <w:vAlign w:val="center"/>
          </w:tcPr>
          <w:p w:rsidRPr="009D11F7" w:rsidR="00CF42A3" w:rsidP="008D2F7B" w:rsidRDefault="00CF42A3" w14:paraId="3094CE25" wp14:textId="77777777">
            <w:pPr>
              <w:jc w:val="left"/>
              <w:rPr>
                <w:rStyle w:val="BodytextChar"/>
                <w:rFonts w:cs="Arial"/>
                <w:sz w:val="18"/>
                <w:szCs w:val="18"/>
              </w:rPr>
            </w:pPr>
            <w:r w:rsidRPr="009D11F7">
              <w:rPr>
                <w:rStyle w:val="BodytextChar"/>
                <w:rFonts w:cs="Arial"/>
                <w:sz w:val="18"/>
                <w:szCs w:val="18"/>
              </w:rPr>
              <w:t>Column</w:t>
            </w:r>
          </w:p>
        </w:tc>
        <w:tc>
          <w:tcPr>
            <w:tcW w:w="749" w:type="pct"/>
            <w:vAlign w:val="center"/>
          </w:tcPr>
          <w:p w:rsidRPr="009D11F7" w:rsidR="00CF42A3" w:rsidP="002E68B6" w:rsidRDefault="00CF42A3" w14:paraId="5D5B1FC6" wp14:textId="77777777">
            <w:pPr>
              <w:pStyle w:val="BodytextChar"/>
              <w:spacing w:before="40" w:after="40"/>
              <w:jc w:val="left"/>
              <w:rPr>
                <w:rStyle w:val="BodytextChar"/>
                <w:rFonts w:cs="Arial"/>
                <w:sz w:val="18"/>
                <w:szCs w:val="18"/>
              </w:rPr>
            </w:pPr>
            <w:r w:rsidRPr="009D11F7">
              <w:rPr>
                <w:rStyle w:val="BodytextChar"/>
                <w:rFonts w:cs="Arial"/>
                <w:sz w:val="18"/>
                <w:szCs w:val="18"/>
              </w:rPr>
              <w:t>SA LI Svc Cd-To</w:t>
            </w:r>
          </w:p>
        </w:tc>
        <w:tc>
          <w:tcPr>
            <w:tcW w:w="997" w:type="pct"/>
            <w:vAlign w:val="center"/>
          </w:tcPr>
          <w:p w:rsidRPr="009D11F7" w:rsidR="00CF42A3" w:rsidP="008D2F7B" w:rsidRDefault="00CF42A3" w14:paraId="1DB8950E" wp14:textId="77777777">
            <w:pPr>
              <w:jc w:val="left"/>
              <w:rPr>
                <w:rStyle w:val="BodytextChar"/>
                <w:rFonts w:cs="Arial"/>
                <w:sz w:val="18"/>
                <w:szCs w:val="18"/>
              </w:rPr>
            </w:pPr>
            <w:r w:rsidRPr="009D11F7">
              <w:rPr>
                <w:rStyle w:val="BodytextChar"/>
                <w:rFonts w:cs="Arial"/>
                <w:sz w:val="18"/>
                <w:szCs w:val="18"/>
              </w:rPr>
              <w:t>To Service code.   The service code may be a procedure code, revenue code, etc.</w:t>
            </w:r>
          </w:p>
        </w:tc>
        <w:tc>
          <w:tcPr>
            <w:tcW w:w="396" w:type="pct"/>
            <w:vAlign w:val="center"/>
          </w:tcPr>
          <w:p w:rsidRPr="009D11F7" w:rsidR="00CF42A3" w:rsidP="008D2F7B" w:rsidRDefault="00CF42A3" w14:paraId="4BA03DE1" wp14:textId="77777777">
            <w:pPr>
              <w:pStyle w:val="TableText"/>
              <w:rPr>
                <w:rStyle w:val="BodytextChar"/>
                <w:sz w:val="18"/>
                <w:szCs w:val="18"/>
              </w:rPr>
            </w:pPr>
            <w:r w:rsidRPr="009D11F7">
              <w:rPr>
                <w:rStyle w:val="BodytextChar"/>
                <w:sz w:val="18"/>
                <w:szCs w:val="18"/>
              </w:rPr>
              <w:t>A_DTL_TB</w:t>
            </w:r>
          </w:p>
        </w:tc>
        <w:tc>
          <w:tcPr>
            <w:tcW w:w="1005" w:type="pct"/>
            <w:vAlign w:val="center"/>
          </w:tcPr>
          <w:p w:rsidRPr="009D11F7" w:rsidR="00CF42A3" w:rsidP="00D63836" w:rsidRDefault="00CF42A3" w14:paraId="61361302" wp14:textId="77777777">
            <w:pPr>
              <w:pStyle w:val="TableText1"/>
              <w:spacing w:before="40" w:after="40"/>
              <w:rPr>
                <w:rFonts w:cs="Arial"/>
                <w:bCs/>
                <w:color w:val="000000"/>
                <w:sz w:val="18"/>
                <w:szCs w:val="18"/>
              </w:rPr>
            </w:pPr>
            <w:r w:rsidRPr="009D11F7">
              <w:rPr>
                <w:rStyle w:val="BodytextChar"/>
                <w:rFonts w:cs="Arial"/>
                <w:sz w:val="18"/>
                <w:szCs w:val="18"/>
              </w:rPr>
              <w:t xml:space="preserve">A_LI_SVC_THRU_CD </w:t>
            </w:r>
          </w:p>
        </w:tc>
        <w:tc>
          <w:tcPr>
            <w:tcW w:w="1226" w:type="pct"/>
            <w:vAlign w:val="center"/>
          </w:tcPr>
          <w:p w:rsidRPr="009D11F7" w:rsidR="00CF42A3" w:rsidP="002E68B6" w:rsidRDefault="00CF42A3" w14:paraId="7999C2FD" wp14:textId="77777777">
            <w:pPr>
              <w:spacing w:before="40" w:after="40"/>
              <w:jc w:val="left"/>
              <w:rPr>
                <w:rStyle w:val="BodytextChar"/>
                <w:rFonts w:cs="Arial"/>
                <w:sz w:val="18"/>
                <w:szCs w:val="18"/>
              </w:rPr>
            </w:pPr>
          </w:p>
        </w:tc>
      </w:tr>
      <w:tr xmlns:wp14="http://schemas.microsoft.com/office/word/2010/wordml" w:rsidR="00CF42A3" w:rsidTr="00F921A4" w14:paraId="123E3D60" wp14:textId="77777777">
        <w:tblPrEx>
          <w:tblCellMar>
            <w:top w:w="0" w:type="dxa"/>
            <w:bottom w:w="0" w:type="dxa"/>
          </w:tblCellMar>
        </w:tblPrEx>
        <w:trPr>
          <w:cantSplit/>
          <w:jc w:val="center"/>
        </w:trPr>
        <w:tc>
          <w:tcPr>
            <w:tcW w:w="627" w:type="pct"/>
            <w:vAlign w:val="center"/>
          </w:tcPr>
          <w:p w:rsidRPr="009D11F7" w:rsidR="00CF42A3" w:rsidP="008D2F7B" w:rsidRDefault="00CF42A3" w14:paraId="43AB9AA6" wp14:textId="77777777">
            <w:pPr>
              <w:jc w:val="left"/>
              <w:rPr>
                <w:rStyle w:val="BodytextChar"/>
                <w:rFonts w:cs="Arial"/>
                <w:sz w:val="18"/>
                <w:szCs w:val="18"/>
              </w:rPr>
            </w:pPr>
            <w:r w:rsidRPr="009D11F7">
              <w:rPr>
                <w:rStyle w:val="BodytextChar"/>
                <w:rFonts w:cs="Arial"/>
                <w:sz w:val="18"/>
                <w:szCs w:val="18"/>
              </w:rPr>
              <w:t>Column</w:t>
            </w:r>
          </w:p>
        </w:tc>
        <w:tc>
          <w:tcPr>
            <w:tcW w:w="749" w:type="pct"/>
            <w:vAlign w:val="center"/>
          </w:tcPr>
          <w:p w:rsidRPr="009D11F7" w:rsidR="00CF42A3" w:rsidP="002E68B6" w:rsidRDefault="00CF42A3" w14:paraId="49B04464" wp14:textId="77777777">
            <w:pPr>
              <w:pStyle w:val="BodytextChar"/>
              <w:spacing w:before="40" w:after="40"/>
              <w:jc w:val="left"/>
              <w:rPr>
                <w:rStyle w:val="BodytextChar"/>
                <w:rFonts w:cs="Arial"/>
                <w:sz w:val="18"/>
                <w:szCs w:val="18"/>
              </w:rPr>
            </w:pPr>
            <w:r w:rsidRPr="009D11F7">
              <w:rPr>
                <w:rStyle w:val="BodytextChar"/>
                <w:rFonts w:cs="Arial"/>
                <w:sz w:val="18"/>
                <w:szCs w:val="18"/>
              </w:rPr>
              <w:t>SA LI-Svc Cd-Mod</w:t>
            </w:r>
          </w:p>
        </w:tc>
        <w:tc>
          <w:tcPr>
            <w:tcW w:w="997" w:type="pct"/>
            <w:vAlign w:val="center"/>
          </w:tcPr>
          <w:p w:rsidRPr="009D11F7" w:rsidR="00CF42A3" w:rsidP="008D2F7B" w:rsidRDefault="00CF42A3" w14:paraId="15DB8410" wp14:textId="77777777">
            <w:pPr>
              <w:jc w:val="left"/>
              <w:rPr>
                <w:rStyle w:val="BodytextChar"/>
                <w:rFonts w:cs="Arial"/>
                <w:sz w:val="18"/>
                <w:szCs w:val="18"/>
              </w:rPr>
            </w:pPr>
            <w:r w:rsidRPr="009D11F7">
              <w:rPr>
                <w:rStyle w:val="BodytextChar"/>
                <w:rFonts w:cs="Arial"/>
                <w:sz w:val="18"/>
                <w:szCs w:val="18"/>
              </w:rPr>
              <w:t xml:space="preserve">Up to 4 pairs of Procedure Code Modifiers.  </w:t>
            </w:r>
          </w:p>
        </w:tc>
        <w:tc>
          <w:tcPr>
            <w:tcW w:w="396" w:type="pct"/>
            <w:vAlign w:val="center"/>
          </w:tcPr>
          <w:p w:rsidRPr="009D11F7" w:rsidR="00CF42A3" w:rsidP="008D2F7B" w:rsidRDefault="00CF42A3" w14:paraId="0DECE36E" wp14:textId="77777777">
            <w:pPr>
              <w:pStyle w:val="TableText"/>
              <w:rPr>
                <w:rStyle w:val="BodytextChar"/>
                <w:sz w:val="18"/>
                <w:szCs w:val="18"/>
              </w:rPr>
            </w:pPr>
            <w:r w:rsidRPr="009D11F7">
              <w:rPr>
                <w:rStyle w:val="BodytextChar"/>
                <w:sz w:val="18"/>
                <w:szCs w:val="18"/>
              </w:rPr>
              <w:t>A_DTL_TB</w:t>
            </w:r>
          </w:p>
        </w:tc>
        <w:tc>
          <w:tcPr>
            <w:tcW w:w="1005" w:type="pct"/>
            <w:vAlign w:val="center"/>
          </w:tcPr>
          <w:p w:rsidRPr="009D11F7" w:rsidR="00CF42A3" w:rsidP="00D63836" w:rsidRDefault="00CF42A3" w14:paraId="0CEA1DB2" wp14:textId="77777777">
            <w:pPr>
              <w:pStyle w:val="TableText1"/>
              <w:spacing w:before="40" w:after="40"/>
              <w:rPr>
                <w:rFonts w:cs="Arial"/>
                <w:bCs/>
                <w:color w:val="000000"/>
                <w:sz w:val="18"/>
                <w:szCs w:val="18"/>
              </w:rPr>
            </w:pPr>
            <w:r w:rsidRPr="009D11F7">
              <w:rPr>
                <w:rFonts w:cs="Arial"/>
                <w:bCs/>
                <w:color w:val="000000"/>
                <w:sz w:val="18"/>
                <w:szCs w:val="18"/>
              </w:rPr>
              <w:t>A_PROC_MOD_1ST_CD</w:t>
            </w:r>
          </w:p>
          <w:p w:rsidRPr="009D11F7" w:rsidR="00CF42A3" w:rsidP="00D63836" w:rsidRDefault="00CF42A3" w14:paraId="1551F715" wp14:textId="77777777">
            <w:pPr>
              <w:pStyle w:val="TableText1"/>
              <w:spacing w:before="40" w:after="40"/>
              <w:rPr>
                <w:rFonts w:cs="Arial"/>
                <w:bCs/>
                <w:color w:val="000000"/>
                <w:sz w:val="18"/>
                <w:szCs w:val="18"/>
              </w:rPr>
            </w:pPr>
            <w:r w:rsidRPr="009D11F7">
              <w:rPr>
                <w:rFonts w:cs="Arial"/>
                <w:bCs/>
                <w:color w:val="000000"/>
                <w:sz w:val="18"/>
                <w:szCs w:val="18"/>
              </w:rPr>
              <w:t>A_PROC_MOD_2ND_CD</w:t>
            </w:r>
          </w:p>
          <w:p w:rsidRPr="009D11F7" w:rsidR="00CF42A3" w:rsidP="00D63836" w:rsidRDefault="00CF42A3" w14:paraId="07115992" wp14:textId="77777777">
            <w:pPr>
              <w:pStyle w:val="TableText1"/>
              <w:spacing w:before="40" w:after="40"/>
              <w:rPr>
                <w:rFonts w:cs="Arial"/>
                <w:bCs/>
                <w:color w:val="000000"/>
                <w:sz w:val="18"/>
                <w:szCs w:val="18"/>
              </w:rPr>
            </w:pPr>
            <w:r w:rsidRPr="009D11F7">
              <w:rPr>
                <w:rFonts w:cs="Arial"/>
                <w:bCs/>
                <w:color w:val="000000"/>
                <w:sz w:val="18"/>
                <w:szCs w:val="18"/>
              </w:rPr>
              <w:t>A_PROC_MOD_3RD_CD</w:t>
            </w:r>
          </w:p>
          <w:p w:rsidRPr="009D11F7" w:rsidR="00CF42A3" w:rsidP="008D2F7B" w:rsidRDefault="00CF42A3" w14:paraId="1E2EB5EF" wp14:textId="77777777">
            <w:pPr>
              <w:spacing w:before="40" w:after="40"/>
              <w:jc w:val="left"/>
              <w:rPr>
                <w:rStyle w:val="BodytextChar"/>
                <w:rFonts w:cs="Arial"/>
                <w:sz w:val="18"/>
                <w:szCs w:val="18"/>
              </w:rPr>
            </w:pPr>
            <w:r w:rsidRPr="009D11F7">
              <w:rPr>
                <w:rFonts w:cs="Arial"/>
                <w:bCs/>
                <w:color w:val="000000"/>
                <w:sz w:val="18"/>
                <w:szCs w:val="18"/>
              </w:rPr>
              <w:t>A_PROC_MOD_4TH_CD</w:t>
            </w:r>
          </w:p>
        </w:tc>
        <w:tc>
          <w:tcPr>
            <w:tcW w:w="1226" w:type="pct"/>
            <w:vAlign w:val="center"/>
          </w:tcPr>
          <w:p w:rsidRPr="009D11F7" w:rsidR="00CF42A3" w:rsidP="002E68B6" w:rsidRDefault="00DD7BA6" w14:paraId="12F40E89" wp14:textId="77777777">
            <w:pPr>
              <w:spacing w:before="40" w:after="40"/>
              <w:jc w:val="left"/>
              <w:rPr>
                <w:rStyle w:val="BodytextChar"/>
                <w:rFonts w:cs="Arial"/>
                <w:sz w:val="18"/>
                <w:szCs w:val="18"/>
              </w:rPr>
            </w:pPr>
            <w:r>
              <w:rPr>
                <w:rStyle w:val="BodytextChar"/>
                <w:rFonts w:cs="Arial"/>
                <w:sz w:val="18"/>
                <w:szCs w:val="18"/>
              </w:rPr>
              <w:t xml:space="preserve"> </w:t>
            </w:r>
          </w:p>
        </w:tc>
      </w:tr>
      <w:tr xmlns:wp14="http://schemas.microsoft.com/office/word/2010/wordml" w:rsidR="00CF42A3" w:rsidTr="00F921A4" w14:paraId="34714E59" wp14:textId="77777777">
        <w:tblPrEx>
          <w:tblCellMar>
            <w:top w:w="0" w:type="dxa"/>
            <w:bottom w:w="0" w:type="dxa"/>
          </w:tblCellMar>
        </w:tblPrEx>
        <w:trPr>
          <w:cantSplit/>
          <w:jc w:val="center"/>
        </w:trPr>
        <w:tc>
          <w:tcPr>
            <w:tcW w:w="627" w:type="pct"/>
            <w:tcBorders>
              <w:bottom w:val="single" w:color="616161" w:sz="2" w:space="0"/>
            </w:tcBorders>
            <w:vAlign w:val="center"/>
          </w:tcPr>
          <w:p w:rsidRPr="009D11F7" w:rsidR="00CF42A3" w:rsidP="008D2F7B" w:rsidRDefault="00CF42A3" w14:paraId="1862BF08" wp14:textId="77777777">
            <w:pPr>
              <w:jc w:val="left"/>
              <w:rPr>
                <w:rStyle w:val="BodytextChar"/>
                <w:rFonts w:cs="Arial"/>
                <w:sz w:val="18"/>
                <w:szCs w:val="18"/>
              </w:rPr>
            </w:pPr>
            <w:r w:rsidRPr="009D11F7">
              <w:rPr>
                <w:rStyle w:val="BodytextChar"/>
                <w:rFonts w:cs="Arial"/>
                <w:sz w:val="18"/>
                <w:szCs w:val="18"/>
              </w:rPr>
              <w:t>Column</w:t>
            </w:r>
          </w:p>
        </w:tc>
        <w:tc>
          <w:tcPr>
            <w:tcW w:w="749" w:type="pct"/>
            <w:tcBorders>
              <w:bottom w:val="single" w:color="616161" w:sz="2" w:space="0"/>
            </w:tcBorders>
            <w:vAlign w:val="center"/>
          </w:tcPr>
          <w:p w:rsidRPr="009D11F7" w:rsidR="00CF42A3" w:rsidP="008D2F7B" w:rsidRDefault="00CF42A3" w14:paraId="7F669756" wp14:textId="77777777">
            <w:pPr>
              <w:pStyle w:val="BodytextChar"/>
              <w:spacing w:before="40" w:after="40"/>
              <w:jc w:val="left"/>
              <w:rPr>
                <w:rStyle w:val="BodytextChar"/>
                <w:rFonts w:cs="Arial"/>
                <w:sz w:val="18"/>
                <w:szCs w:val="18"/>
              </w:rPr>
            </w:pPr>
            <w:r w:rsidRPr="009D11F7">
              <w:rPr>
                <w:rStyle w:val="BodytextChar"/>
                <w:rFonts w:cs="Arial"/>
                <w:sz w:val="18"/>
                <w:szCs w:val="18"/>
              </w:rPr>
              <w:t>Total Apprvd Units</w:t>
            </w:r>
          </w:p>
        </w:tc>
        <w:tc>
          <w:tcPr>
            <w:tcW w:w="997" w:type="pct"/>
            <w:tcBorders>
              <w:bottom w:val="single" w:color="616161" w:sz="2" w:space="0"/>
            </w:tcBorders>
            <w:vAlign w:val="center"/>
          </w:tcPr>
          <w:p w:rsidRPr="009D11F7" w:rsidR="00CF42A3" w:rsidP="008D2F7B" w:rsidRDefault="00CF42A3" w14:paraId="463DA3E0" wp14:textId="77777777">
            <w:pPr>
              <w:spacing w:before="40" w:after="40"/>
              <w:jc w:val="left"/>
              <w:rPr>
                <w:rStyle w:val="BodytextChar"/>
                <w:rFonts w:cs="Arial"/>
                <w:sz w:val="18"/>
                <w:szCs w:val="18"/>
              </w:rPr>
            </w:pPr>
            <w:r w:rsidRPr="009D11F7">
              <w:rPr>
                <w:rStyle w:val="BodytextChar"/>
                <w:rFonts w:cs="Arial"/>
                <w:sz w:val="18"/>
                <w:szCs w:val="18"/>
              </w:rPr>
              <w:t>The count of all approved units for this member by SA Type Code, SA Category Service Code, and SA ID.</w:t>
            </w:r>
          </w:p>
        </w:tc>
        <w:tc>
          <w:tcPr>
            <w:tcW w:w="396" w:type="pct"/>
            <w:tcBorders>
              <w:bottom w:val="single" w:color="616161" w:sz="2" w:space="0"/>
            </w:tcBorders>
            <w:vAlign w:val="center"/>
          </w:tcPr>
          <w:p w:rsidRPr="009D11F7" w:rsidR="00CF42A3" w:rsidP="008D2F7B" w:rsidRDefault="00CF42A3" w14:paraId="5DB89BEA" wp14:textId="77777777">
            <w:pPr>
              <w:spacing w:before="40" w:after="40"/>
              <w:jc w:val="left"/>
              <w:rPr>
                <w:rStyle w:val="BodytextChar"/>
                <w:rFonts w:cs="Arial"/>
                <w:sz w:val="18"/>
                <w:szCs w:val="18"/>
              </w:rPr>
            </w:pPr>
            <w:r w:rsidRPr="009D11F7">
              <w:rPr>
                <w:rStyle w:val="BodytextChar"/>
                <w:rFonts w:cs="Arial"/>
                <w:sz w:val="18"/>
                <w:szCs w:val="18"/>
              </w:rPr>
              <w:t>A_DTL_TB</w:t>
            </w:r>
          </w:p>
        </w:tc>
        <w:tc>
          <w:tcPr>
            <w:tcW w:w="1005" w:type="pct"/>
            <w:tcBorders>
              <w:bottom w:val="single" w:color="616161" w:sz="2" w:space="0"/>
            </w:tcBorders>
            <w:vAlign w:val="center"/>
          </w:tcPr>
          <w:p w:rsidRPr="009D11F7" w:rsidR="00CF42A3" w:rsidP="008D2F7B" w:rsidRDefault="00CF42A3" w14:paraId="43E0C3F3" wp14:textId="77777777">
            <w:pPr>
              <w:spacing w:before="40" w:after="40"/>
              <w:jc w:val="left"/>
              <w:rPr>
                <w:rStyle w:val="BodytextChar"/>
                <w:rFonts w:cs="Arial"/>
                <w:sz w:val="18"/>
                <w:szCs w:val="18"/>
              </w:rPr>
            </w:pPr>
            <w:r w:rsidRPr="009D11F7">
              <w:rPr>
                <w:rStyle w:val="BodytextChar"/>
                <w:rFonts w:cs="Arial"/>
                <w:sz w:val="18"/>
                <w:szCs w:val="18"/>
              </w:rPr>
              <w:t>A_LI_APP_UNIT_AMT</w:t>
            </w:r>
          </w:p>
        </w:tc>
        <w:tc>
          <w:tcPr>
            <w:tcW w:w="1226" w:type="pct"/>
            <w:tcBorders>
              <w:bottom w:val="single" w:color="616161" w:sz="2" w:space="0"/>
            </w:tcBorders>
            <w:vAlign w:val="center"/>
          </w:tcPr>
          <w:p w:rsidRPr="009D11F7" w:rsidR="00CF42A3" w:rsidP="008D2F7B" w:rsidRDefault="00CF42A3" w14:paraId="7B7C8C32" wp14:textId="77777777">
            <w:pPr>
              <w:pStyle w:val="TableText1"/>
              <w:spacing w:before="40" w:after="40"/>
              <w:rPr>
                <w:rStyle w:val="BodytextChar"/>
                <w:rFonts w:cs="Arial"/>
                <w:sz w:val="18"/>
                <w:szCs w:val="18"/>
              </w:rPr>
            </w:pPr>
          </w:p>
        </w:tc>
      </w:tr>
      <w:tr xmlns:wp14="http://schemas.microsoft.com/office/word/2010/wordml" w:rsidR="00CF42A3" w:rsidTr="00F921A4" w14:paraId="10323C96" wp14:textId="77777777">
        <w:tblPrEx>
          <w:tblCellMar>
            <w:top w:w="0" w:type="dxa"/>
            <w:bottom w:w="0" w:type="dxa"/>
          </w:tblCellMar>
        </w:tblPrEx>
        <w:trPr>
          <w:cantSplit/>
          <w:jc w:val="center"/>
        </w:trPr>
        <w:tc>
          <w:tcPr>
            <w:tcW w:w="627" w:type="pct"/>
            <w:tcBorders>
              <w:bottom w:val="single" w:color="616161" w:sz="2" w:space="0"/>
            </w:tcBorders>
            <w:vAlign w:val="center"/>
          </w:tcPr>
          <w:p w:rsidRPr="009D11F7" w:rsidR="00CF42A3" w:rsidP="008D2F7B" w:rsidRDefault="00CF42A3" w14:paraId="420353B1" wp14:textId="77777777">
            <w:pPr>
              <w:jc w:val="left"/>
              <w:rPr>
                <w:rStyle w:val="BodytextChar"/>
                <w:rFonts w:cs="Arial"/>
                <w:sz w:val="18"/>
                <w:szCs w:val="18"/>
              </w:rPr>
            </w:pPr>
            <w:r w:rsidRPr="009D11F7">
              <w:rPr>
                <w:rStyle w:val="BodytextChar"/>
                <w:rFonts w:cs="Arial"/>
                <w:sz w:val="18"/>
                <w:szCs w:val="18"/>
              </w:rPr>
              <w:t>Column</w:t>
            </w:r>
          </w:p>
        </w:tc>
        <w:tc>
          <w:tcPr>
            <w:tcW w:w="749" w:type="pct"/>
            <w:tcBorders>
              <w:bottom w:val="single" w:color="616161" w:sz="2" w:space="0"/>
            </w:tcBorders>
            <w:vAlign w:val="center"/>
          </w:tcPr>
          <w:p w:rsidRPr="009D11F7" w:rsidR="00CF42A3" w:rsidP="008D2F7B" w:rsidRDefault="00CF42A3" w14:paraId="3C69B3C7" wp14:textId="77777777">
            <w:pPr>
              <w:pStyle w:val="BodytextChar"/>
              <w:spacing w:before="40" w:after="40"/>
              <w:jc w:val="left"/>
              <w:rPr>
                <w:rStyle w:val="BodytextChar"/>
                <w:rFonts w:cs="Arial"/>
                <w:sz w:val="18"/>
                <w:szCs w:val="18"/>
              </w:rPr>
            </w:pPr>
            <w:r w:rsidRPr="009D11F7">
              <w:rPr>
                <w:rStyle w:val="BodytextChar"/>
                <w:rFonts w:cs="Arial"/>
                <w:sz w:val="18"/>
                <w:szCs w:val="18"/>
              </w:rPr>
              <w:t>Total Apprvd Amt</w:t>
            </w:r>
          </w:p>
        </w:tc>
        <w:tc>
          <w:tcPr>
            <w:tcW w:w="997" w:type="pct"/>
            <w:tcBorders>
              <w:bottom w:val="single" w:color="616161" w:sz="2" w:space="0"/>
            </w:tcBorders>
            <w:vAlign w:val="center"/>
          </w:tcPr>
          <w:p w:rsidRPr="009D11F7" w:rsidR="00CF42A3" w:rsidP="008D2F7B" w:rsidRDefault="00CF42A3" w14:paraId="1165947F" wp14:textId="77777777">
            <w:pPr>
              <w:spacing w:before="40" w:after="40"/>
              <w:jc w:val="left"/>
              <w:rPr>
                <w:rStyle w:val="BodytextChar"/>
                <w:rFonts w:cs="Arial"/>
                <w:sz w:val="18"/>
                <w:szCs w:val="18"/>
              </w:rPr>
            </w:pPr>
            <w:r w:rsidRPr="009D11F7">
              <w:rPr>
                <w:rStyle w:val="BodytextChar"/>
                <w:rFonts w:cs="Arial"/>
                <w:sz w:val="18"/>
                <w:szCs w:val="18"/>
              </w:rPr>
              <w:t>The total of all approved amounts for this member by SA Type Code, SA Category Service Code, and SA ID.</w:t>
            </w:r>
          </w:p>
        </w:tc>
        <w:tc>
          <w:tcPr>
            <w:tcW w:w="396" w:type="pct"/>
            <w:tcBorders>
              <w:bottom w:val="single" w:color="616161" w:sz="2" w:space="0"/>
            </w:tcBorders>
            <w:vAlign w:val="center"/>
          </w:tcPr>
          <w:p w:rsidRPr="009D11F7" w:rsidR="00CF42A3" w:rsidP="008D2F7B" w:rsidRDefault="00CF42A3" w14:paraId="7D609C55" wp14:textId="77777777">
            <w:pPr>
              <w:spacing w:before="40" w:after="40"/>
              <w:jc w:val="left"/>
              <w:rPr>
                <w:rStyle w:val="BodytextChar"/>
                <w:rFonts w:cs="Arial"/>
                <w:sz w:val="18"/>
                <w:szCs w:val="18"/>
              </w:rPr>
            </w:pPr>
            <w:r w:rsidRPr="009D11F7">
              <w:rPr>
                <w:rStyle w:val="BodytextChar"/>
                <w:rFonts w:cs="Arial"/>
                <w:sz w:val="18"/>
                <w:szCs w:val="18"/>
              </w:rPr>
              <w:t>A_DTL_TB</w:t>
            </w:r>
          </w:p>
        </w:tc>
        <w:tc>
          <w:tcPr>
            <w:tcW w:w="1005" w:type="pct"/>
            <w:tcBorders>
              <w:bottom w:val="single" w:color="616161" w:sz="2" w:space="0"/>
            </w:tcBorders>
            <w:vAlign w:val="center"/>
          </w:tcPr>
          <w:p w:rsidRPr="009D11F7" w:rsidR="00CF42A3" w:rsidP="008D2F7B" w:rsidRDefault="00CF42A3" w14:paraId="6A5A980B" wp14:textId="77777777">
            <w:pPr>
              <w:spacing w:before="40" w:after="40"/>
              <w:jc w:val="left"/>
              <w:rPr>
                <w:rStyle w:val="BodytextChar"/>
                <w:rFonts w:cs="Arial"/>
                <w:sz w:val="18"/>
                <w:szCs w:val="18"/>
              </w:rPr>
            </w:pPr>
            <w:r w:rsidRPr="009D11F7">
              <w:rPr>
                <w:rStyle w:val="BodytextChar"/>
                <w:rFonts w:cs="Arial"/>
                <w:sz w:val="18"/>
                <w:szCs w:val="18"/>
              </w:rPr>
              <w:t>A_LI_APP_AMT</w:t>
            </w:r>
          </w:p>
        </w:tc>
        <w:tc>
          <w:tcPr>
            <w:tcW w:w="1226" w:type="pct"/>
            <w:tcBorders>
              <w:bottom w:val="single" w:color="616161" w:sz="2" w:space="0"/>
            </w:tcBorders>
            <w:vAlign w:val="center"/>
          </w:tcPr>
          <w:p w:rsidRPr="009D11F7" w:rsidR="00CF42A3" w:rsidP="008D2F7B" w:rsidRDefault="00CF42A3" w14:paraId="27758D73" wp14:textId="77777777">
            <w:pPr>
              <w:pStyle w:val="TableText1"/>
              <w:spacing w:before="40" w:after="40"/>
              <w:rPr>
                <w:rStyle w:val="BodytextChar"/>
                <w:rFonts w:cs="Arial"/>
                <w:sz w:val="18"/>
                <w:szCs w:val="18"/>
              </w:rPr>
            </w:pPr>
          </w:p>
        </w:tc>
      </w:tr>
      <w:tr xmlns:wp14="http://schemas.microsoft.com/office/word/2010/wordml" w:rsidR="00CF42A3" w:rsidTr="00F921A4" w14:paraId="3B5AF276" wp14:textId="77777777">
        <w:tblPrEx>
          <w:tblCellMar>
            <w:top w:w="0" w:type="dxa"/>
            <w:bottom w:w="0" w:type="dxa"/>
          </w:tblCellMar>
        </w:tblPrEx>
        <w:trPr>
          <w:cantSplit/>
          <w:jc w:val="center"/>
        </w:trPr>
        <w:tc>
          <w:tcPr>
            <w:tcW w:w="627" w:type="pct"/>
            <w:tcBorders>
              <w:bottom w:val="single" w:color="616161" w:sz="2" w:space="0"/>
            </w:tcBorders>
            <w:vAlign w:val="center"/>
          </w:tcPr>
          <w:p w:rsidRPr="009D11F7" w:rsidR="00CF42A3" w:rsidP="008D2F7B" w:rsidRDefault="00CF42A3" w14:paraId="012A4503" wp14:textId="77777777">
            <w:pPr>
              <w:jc w:val="left"/>
              <w:rPr>
                <w:rStyle w:val="BodytextChar"/>
                <w:rFonts w:cs="Arial"/>
                <w:sz w:val="18"/>
                <w:szCs w:val="18"/>
              </w:rPr>
            </w:pPr>
            <w:r w:rsidRPr="009D11F7">
              <w:rPr>
                <w:rStyle w:val="BodytextChar"/>
                <w:rFonts w:cs="Arial"/>
                <w:sz w:val="18"/>
                <w:szCs w:val="18"/>
              </w:rPr>
              <w:t>Column</w:t>
            </w:r>
          </w:p>
        </w:tc>
        <w:tc>
          <w:tcPr>
            <w:tcW w:w="749" w:type="pct"/>
            <w:tcBorders>
              <w:bottom w:val="single" w:color="616161" w:sz="2" w:space="0"/>
            </w:tcBorders>
            <w:vAlign w:val="center"/>
          </w:tcPr>
          <w:p w:rsidRPr="009D11F7" w:rsidR="00CF42A3" w:rsidP="008D2F7B" w:rsidRDefault="00CF42A3" w14:paraId="34291FB6" wp14:textId="77777777">
            <w:pPr>
              <w:pStyle w:val="BodytextChar"/>
              <w:spacing w:before="40" w:after="40"/>
              <w:jc w:val="left"/>
              <w:rPr>
                <w:rStyle w:val="BodytextChar"/>
                <w:rFonts w:cs="Arial"/>
                <w:sz w:val="18"/>
                <w:szCs w:val="18"/>
              </w:rPr>
            </w:pPr>
            <w:r w:rsidRPr="009D11F7">
              <w:rPr>
                <w:rStyle w:val="BodytextChar"/>
                <w:rFonts w:cs="Arial"/>
                <w:sz w:val="18"/>
                <w:szCs w:val="18"/>
              </w:rPr>
              <w:t>Total Used Units</w:t>
            </w:r>
          </w:p>
        </w:tc>
        <w:tc>
          <w:tcPr>
            <w:tcW w:w="997" w:type="pct"/>
            <w:tcBorders>
              <w:bottom w:val="single" w:color="616161" w:sz="2" w:space="0"/>
            </w:tcBorders>
            <w:vAlign w:val="center"/>
          </w:tcPr>
          <w:p w:rsidRPr="009D11F7" w:rsidR="00CF42A3" w:rsidP="008D2F7B" w:rsidRDefault="00CF42A3" w14:paraId="28C35CAC" wp14:textId="77777777">
            <w:pPr>
              <w:spacing w:before="40" w:after="40"/>
              <w:jc w:val="left"/>
              <w:rPr>
                <w:rStyle w:val="BodytextChar"/>
                <w:rFonts w:cs="Arial"/>
                <w:sz w:val="18"/>
                <w:szCs w:val="18"/>
              </w:rPr>
            </w:pPr>
            <w:r w:rsidRPr="009D11F7">
              <w:rPr>
                <w:rStyle w:val="BodytextChar"/>
                <w:rFonts w:cs="Arial"/>
                <w:sz w:val="18"/>
                <w:szCs w:val="18"/>
              </w:rPr>
              <w:t>The count of all used units for this member by SA Type Code, SA Category Service Code, and SA ID.</w:t>
            </w:r>
          </w:p>
        </w:tc>
        <w:tc>
          <w:tcPr>
            <w:tcW w:w="396" w:type="pct"/>
            <w:tcBorders>
              <w:bottom w:val="single" w:color="616161" w:sz="2" w:space="0"/>
            </w:tcBorders>
            <w:vAlign w:val="center"/>
          </w:tcPr>
          <w:p w:rsidRPr="009D11F7" w:rsidR="00CF42A3" w:rsidP="008D2F7B" w:rsidRDefault="00CF42A3" w14:paraId="51EC8AFC" wp14:textId="77777777">
            <w:pPr>
              <w:spacing w:before="40" w:after="40"/>
              <w:jc w:val="left"/>
              <w:rPr>
                <w:rStyle w:val="BodytextChar"/>
                <w:rFonts w:cs="Arial"/>
                <w:sz w:val="18"/>
                <w:szCs w:val="18"/>
              </w:rPr>
            </w:pPr>
            <w:r w:rsidRPr="009D11F7">
              <w:rPr>
                <w:rStyle w:val="BodytextChar"/>
                <w:rFonts w:cs="Arial"/>
                <w:sz w:val="18"/>
                <w:szCs w:val="18"/>
              </w:rPr>
              <w:t>A_DTL_TB</w:t>
            </w:r>
          </w:p>
        </w:tc>
        <w:tc>
          <w:tcPr>
            <w:tcW w:w="1005" w:type="pct"/>
            <w:tcBorders>
              <w:bottom w:val="single" w:color="616161" w:sz="2" w:space="0"/>
            </w:tcBorders>
            <w:vAlign w:val="center"/>
          </w:tcPr>
          <w:p w:rsidRPr="009D11F7" w:rsidR="00CF42A3" w:rsidP="008D2F7B" w:rsidRDefault="00CF42A3" w14:paraId="756694D9" wp14:textId="77777777">
            <w:pPr>
              <w:spacing w:before="40" w:after="40"/>
              <w:jc w:val="left"/>
              <w:rPr>
                <w:rStyle w:val="BodytextChar"/>
                <w:rFonts w:cs="Arial"/>
                <w:sz w:val="18"/>
                <w:szCs w:val="18"/>
              </w:rPr>
            </w:pPr>
            <w:r w:rsidRPr="009D11F7">
              <w:rPr>
                <w:rStyle w:val="BodytextChar"/>
                <w:rFonts w:cs="Arial"/>
                <w:sz w:val="18"/>
                <w:szCs w:val="18"/>
              </w:rPr>
              <w:t>A_LI_USED_UNIT_AMT</w:t>
            </w:r>
          </w:p>
        </w:tc>
        <w:tc>
          <w:tcPr>
            <w:tcW w:w="1226" w:type="pct"/>
            <w:tcBorders>
              <w:bottom w:val="single" w:color="616161" w:sz="2" w:space="0"/>
            </w:tcBorders>
            <w:vAlign w:val="center"/>
          </w:tcPr>
          <w:p w:rsidRPr="009D11F7" w:rsidR="00CF42A3" w:rsidP="008D2F7B" w:rsidRDefault="00CF42A3" w14:paraId="1AF35F8B" wp14:textId="77777777">
            <w:pPr>
              <w:pStyle w:val="TableText1"/>
              <w:spacing w:before="40" w:after="40"/>
              <w:rPr>
                <w:rStyle w:val="BodytextChar"/>
                <w:rFonts w:cs="Arial"/>
                <w:sz w:val="18"/>
                <w:szCs w:val="18"/>
              </w:rPr>
            </w:pPr>
          </w:p>
        </w:tc>
      </w:tr>
      <w:tr xmlns:wp14="http://schemas.microsoft.com/office/word/2010/wordml" w:rsidR="00CF42A3" w:rsidTr="00F921A4" w14:paraId="3057D73D" wp14:textId="77777777">
        <w:tblPrEx>
          <w:tblCellMar>
            <w:top w:w="0" w:type="dxa"/>
            <w:bottom w:w="0" w:type="dxa"/>
          </w:tblCellMar>
        </w:tblPrEx>
        <w:trPr>
          <w:cantSplit/>
          <w:jc w:val="center"/>
        </w:trPr>
        <w:tc>
          <w:tcPr>
            <w:tcW w:w="627" w:type="pct"/>
            <w:tcBorders>
              <w:bottom w:val="single" w:color="616161" w:sz="2" w:space="0"/>
            </w:tcBorders>
            <w:vAlign w:val="center"/>
          </w:tcPr>
          <w:p w:rsidRPr="009D11F7" w:rsidR="00CF42A3" w:rsidP="008D2F7B" w:rsidRDefault="00CF42A3" w14:paraId="71D39027" wp14:textId="77777777">
            <w:pPr>
              <w:jc w:val="left"/>
              <w:rPr>
                <w:rStyle w:val="BodytextChar"/>
                <w:rFonts w:cs="Arial"/>
                <w:sz w:val="18"/>
                <w:szCs w:val="18"/>
              </w:rPr>
            </w:pPr>
            <w:r w:rsidRPr="009D11F7">
              <w:rPr>
                <w:rStyle w:val="BodytextChar"/>
                <w:rFonts w:cs="Arial"/>
                <w:sz w:val="18"/>
                <w:szCs w:val="18"/>
              </w:rPr>
              <w:t>Column</w:t>
            </w:r>
          </w:p>
        </w:tc>
        <w:tc>
          <w:tcPr>
            <w:tcW w:w="749" w:type="pct"/>
            <w:tcBorders>
              <w:bottom w:val="single" w:color="616161" w:sz="2" w:space="0"/>
            </w:tcBorders>
            <w:vAlign w:val="center"/>
          </w:tcPr>
          <w:p w:rsidRPr="009D11F7" w:rsidR="00CF42A3" w:rsidP="008D2F7B" w:rsidRDefault="00CF42A3" w14:paraId="44312322" wp14:textId="77777777">
            <w:pPr>
              <w:pStyle w:val="BodytextChar"/>
              <w:spacing w:before="40" w:after="40"/>
              <w:jc w:val="left"/>
              <w:rPr>
                <w:rStyle w:val="BodytextChar"/>
                <w:rFonts w:cs="Arial"/>
                <w:sz w:val="18"/>
                <w:szCs w:val="18"/>
              </w:rPr>
            </w:pPr>
            <w:r w:rsidRPr="009D11F7">
              <w:rPr>
                <w:rStyle w:val="BodytextChar"/>
                <w:rFonts w:cs="Arial"/>
                <w:sz w:val="18"/>
                <w:szCs w:val="18"/>
              </w:rPr>
              <w:t>Total Used Amt</w:t>
            </w:r>
          </w:p>
        </w:tc>
        <w:tc>
          <w:tcPr>
            <w:tcW w:w="997" w:type="pct"/>
            <w:tcBorders>
              <w:bottom w:val="single" w:color="616161" w:sz="2" w:space="0"/>
            </w:tcBorders>
            <w:vAlign w:val="center"/>
          </w:tcPr>
          <w:p w:rsidRPr="009D11F7" w:rsidR="00CF42A3" w:rsidP="008D2F7B" w:rsidRDefault="00CF42A3" w14:paraId="5B9C3087" wp14:textId="77777777">
            <w:pPr>
              <w:spacing w:before="40" w:after="40"/>
              <w:jc w:val="left"/>
              <w:rPr>
                <w:rStyle w:val="BodytextChar"/>
                <w:rFonts w:cs="Arial"/>
                <w:sz w:val="18"/>
                <w:szCs w:val="18"/>
              </w:rPr>
            </w:pPr>
            <w:r w:rsidRPr="009D11F7">
              <w:rPr>
                <w:rStyle w:val="BodytextChar"/>
                <w:rFonts w:cs="Arial"/>
                <w:sz w:val="18"/>
                <w:szCs w:val="18"/>
              </w:rPr>
              <w:t>The total of all used amounts for this member by SA Type Code, SA Category Service Code, and SA ID.</w:t>
            </w:r>
          </w:p>
        </w:tc>
        <w:tc>
          <w:tcPr>
            <w:tcW w:w="396" w:type="pct"/>
            <w:tcBorders>
              <w:bottom w:val="single" w:color="616161" w:sz="2" w:space="0"/>
            </w:tcBorders>
            <w:vAlign w:val="center"/>
          </w:tcPr>
          <w:p w:rsidRPr="009D11F7" w:rsidR="00CF42A3" w:rsidP="008D2F7B" w:rsidRDefault="00CF42A3" w14:paraId="09318EC8" wp14:textId="77777777">
            <w:pPr>
              <w:spacing w:before="40" w:after="40"/>
              <w:jc w:val="left"/>
              <w:rPr>
                <w:rStyle w:val="BodytextChar"/>
                <w:rFonts w:cs="Arial"/>
                <w:sz w:val="18"/>
                <w:szCs w:val="18"/>
              </w:rPr>
            </w:pPr>
            <w:r w:rsidRPr="009D11F7">
              <w:rPr>
                <w:rStyle w:val="BodytextChar"/>
                <w:rFonts w:cs="Arial"/>
                <w:sz w:val="18"/>
                <w:szCs w:val="18"/>
              </w:rPr>
              <w:t>A_DTL_TB</w:t>
            </w:r>
          </w:p>
        </w:tc>
        <w:tc>
          <w:tcPr>
            <w:tcW w:w="1005" w:type="pct"/>
            <w:tcBorders>
              <w:bottom w:val="single" w:color="616161" w:sz="2" w:space="0"/>
            </w:tcBorders>
            <w:vAlign w:val="center"/>
          </w:tcPr>
          <w:p w:rsidRPr="009D11F7" w:rsidR="00CF42A3" w:rsidP="008D2F7B" w:rsidRDefault="00CF42A3" w14:paraId="45784E7E" wp14:textId="77777777">
            <w:pPr>
              <w:spacing w:before="40" w:after="40"/>
              <w:jc w:val="left"/>
              <w:rPr>
                <w:rStyle w:val="BodytextChar"/>
                <w:rFonts w:cs="Arial"/>
                <w:sz w:val="18"/>
                <w:szCs w:val="18"/>
              </w:rPr>
            </w:pPr>
            <w:r w:rsidRPr="009D11F7">
              <w:rPr>
                <w:rStyle w:val="BodytextChar"/>
                <w:rFonts w:cs="Arial"/>
                <w:sz w:val="18"/>
                <w:szCs w:val="18"/>
              </w:rPr>
              <w:t>A_LI_USED_AMT</w:t>
            </w:r>
          </w:p>
        </w:tc>
        <w:tc>
          <w:tcPr>
            <w:tcW w:w="1226" w:type="pct"/>
            <w:tcBorders>
              <w:bottom w:val="single" w:color="616161" w:sz="2" w:space="0"/>
            </w:tcBorders>
            <w:vAlign w:val="center"/>
          </w:tcPr>
          <w:p w:rsidRPr="009D11F7" w:rsidR="00CF42A3" w:rsidP="008D2F7B" w:rsidRDefault="00CF42A3" w14:paraId="0DA819DD" wp14:textId="77777777">
            <w:pPr>
              <w:pStyle w:val="TableText1"/>
              <w:spacing w:before="40" w:after="40"/>
              <w:rPr>
                <w:rStyle w:val="BodytextChar"/>
                <w:rFonts w:cs="Arial"/>
                <w:sz w:val="18"/>
                <w:szCs w:val="18"/>
              </w:rPr>
            </w:pPr>
          </w:p>
        </w:tc>
      </w:tr>
    </w:tbl>
    <w:p xmlns:wp14="http://schemas.microsoft.com/office/word/2010/wordml" w:rsidR="009D11F7" w:rsidRDefault="009D11F7" w14:paraId="521832CA" wp14:textId="77777777">
      <w: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4537"/>
        <w:gridCol w:w="4894"/>
        <w:gridCol w:w="4963"/>
      </w:tblGrid>
      <w:tr xmlns:wp14="http://schemas.microsoft.com/office/word/2010/wordml" w:rsidR="00CF42A3" w:rsidTr="00F921A4" w14:paraId="0699A2C6" wp14:textId="77777777">
        <w:tblPrEx>
          <w:tblCellMar>
            <w:top w:w="0" w:type="dxa"/>
            <w:bottom w:w="0" w:type="dxa"/>
          </w:tblCellMar>
        </w:tblPrEx>
        <w:trPr>
          <w:cantSplit/>
          <w:jc w:val="center"/>
        </w:trPr>
        <w:tc>
          <w:tcPr>
            <w:tcW w:w="5000" w:type="pct"/>
            <w:gridSpan w:val="3"/>
            <w:tcBorders>
              <w:top w:val="single" w:color="616161" w:sz="2" w:space="0"/>
              <w:bottom w:val="single" w:color="616161" w:sz="2" w:space="0"/>
            </w:tcBorders>
            <w:shd w:val="clear" w:color="auto" w:fill="191919"/>
            <w:vAlign w:val="center"/>
          </w:tcPr>
          <w:p w:rsidR="00CF42A3" w:rsidRDefault="00CF42A3" w14:paraId="26120F96"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CF42A3" w:rsidTr="009D11F7" w14:paraId="0DEFEB90" wp14:textId="77777777">
        <w:tblPrEx>
          <w:tblCellMar>
            <w:top w:w="0" w:type="dxa"/>
            <w:bottom w:w="0" w:type="dxa"/>
          </w:tblCellMar>
        </w:tblPrEx>
        <w:trPr>
          <w:cantSplit/>
          <w:jc w:val="center"/>
        </w:trPr>
        <w:tc>
          <w:tcPr>
            <w:tcW w:w="1576" w:type="pct"/>
            <w:tcBorders>
              <w:top w:val="single" w:color="616161" w:sz="2" w:space="0"/>
              <w:bottom w:val="single" w:color="616161" w:sz="2" w:space="0"/>
            </w:tcBorders>
            <w:vAlign w:val="center"/>
          </w:tcPr>
          <w:p w:rsidRPr="009D11F7" w:rsidR="00CF42A3" w:rsidP="009D11F7" w:rsidRDefault="00CF42A3" w14:paraId="201D0AE5" wp14:textId="77777777">
            <w:pPr>
              <w:pStyle w:val="TableHeading"/>
              <w:spacing w:before="40" w:after="40"/>
              <w:rPr>
                <w:rStyle w:val="ModernTableText"/>
                <w:rFonts w:cs="Arial"/>
                <w:szCs w:val="18"/>
              </w:rPr>
            </w:pPr>
            <w:r w:rsidRPr="009D11F7">
              <w:rPr>
                <w:rStyle w:val="ModernTableText"/>
                <w:rFonts w:cs="Arial"/>
                <w:szCs w:val="18"/>
              </w:rPr>
              <w:t>Chart Footnote Label (opt)</w:t>
            </w:r>
          </w:p>
        </w:tc>
        <w:tc>
          <w:tcPr>
            <w:tcW w:w="1700" w:type="pct"/>
            <w:tcBorders>
              <w:top w:val="single" w:color="616161" w:sz="2" w:space="0"/>
              <w:bottom w:val="single" w:color="616161" w:sz="2" w:space="0"/>
            </w:tcBorders>
            <w:vAlign w:val="center"/>
          </w:tcPr>
          <w:p w:rsidRPr="009D11F7" w:rsidR="00CF42A3" w:rsidP="009D11F7" w:rsidRDefault="00CF42A3" w14:paraId="61E9A4DC" wp14:textId="77777777">
            <w:pPr>
              <w:pStyle w:val="TableText1"/>
              <w:spacing w:before="40" w:after="40"/>
              <w:rPr>
                <w:rStyle w:val="ModernTableText"/>
                <w:rFonts w:cs="Arial"/>
                <w:b/>
                <w:noProof/>
                <w:szCs w:val="18"/>
              </w:rPr>
            </w:pPr>
            <w:r w:rsidRPr="009D11F7">
              <w:rPr>
                <w:rStyle w:val="ModernTableText"/>
                <w:rFonts w:cs="Arial"/>
                <w:b/>
                <w:noProof/>
                <w:szCs w:val="18"/>
              </w:rPr>
              <w:t>Chart Footnote Description (opt)</w:t>
            </w:r>
          </w:p>
        </w:tc>
        <w:tc>
          <w:tcPr>
            <w:tcW w:w="1724" w:type="pct"/>
            <w:tcBorders>
              <w:top w:val="single" w:color="616161" w:sz="2" w:space="0"/>
              <w:bottom w:val="single" w:color="616161" w:sz="2" w:space="0"/>
            </w:tcBorders>
            <w:vAlign w:val="center"/>
          </w:tcPr>
          <w:p w:rsidRPr="009D11F7" w:rsidR="00CF42A3" w:rsidP="009D11F7" w:rsidRDefault="00CF42A3" w14:paraId="00AE95AB" wp14:textId="77777777">
            <w:pPr>
              <w:pStyle w:val="TableText1"/>
              <w:spacing w:before="40" w:after="40"/>
              <w:rPr>
                <w:rStyle w:val="ModernTableText"/>
                <w:rFonts w:cs="Arial"/>
                <w:b/>
                <w:noProof/>
                <w:szCs w:val="18"/>
              </w:rPr>
            </w:pPr>
            <w:r w:rsidRPr="009D11F7">
              <w:rPr>
                <w:rStyle w:val="ModernTableText"/>
                <w:rFonts w:cs="Arial"/>
                <w:b/>
                <w:noProof/>
                <w:szCs w:val="18"/>
              </w:rPr>
              <w:t>Chart Footnote Processing Rules (opt)</w:t>
            </w:r>
          </w:p>
        </w:tc>
      </w:tr>
      <w:tr xmlns:wp14="http://schemas.microsoft.com/office/word/2010/wordml" w:rsidR="00CF42A3" w:rsidTr="009D11F7" w14:paraId="1B82FC98" wp14:textId="77777777">
        <w:tblPrEx>
          <w:tblCellMar>
            <w:top w:w="0" w:type="dxa"/>
            <w:bottom w:w="0" w:type="dxa"/>
          </w:tblCellMar>
        </w:tblPrEx>
        <w:trPr>
          <w:cantSplit/>
          <w:jc w:val="center"/>
        </w:trPr>
        <w:tc>
          <w:tcPr>
            <w:tcW w:w="1576" w:type="pct"/>
            <w:tcBorders>
              <w:top w:val="single" w:color="616161" w:sz="2" w:space="0"/>
              <w:bottom w:val="single" w:color="616161" w:sz="2" w:space="0"/>
            </w:tcBorders>
            <w:vAlign w:val="center"/>
          </w:tcPr>
          <w:p w:rsidRPr="009D11F7" w:rsidR="00CF42A3" w:rsidP="009D11F7" w:rsidRDefault="00CF42A3" w14:paraId="4D8C8F55"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c>
          <w:tcPr>
            <w:tcW w:w="1700" w:type="pct"/>
            <w:tcBorders>
              <w:top w:val="single" w:color="616161" w:sz="2" w:space="0"/>
              <w:bottom w:val="single" w:color="616161" w:sz="2" w:space="0"/>
            </w:tcBorders>
            <w:vAlign w:val="center"/>
          </w:tcPr>
          <w:p w:rsidRPr="009D11F7" w:rsidR="00CF42A3" w:rsidP="009D11F7" w:rsidRDefault="00CF42A3" w14:paraId="12DD69A0"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c>
          <w:tcPr>
            <w:tcW w:w="1724" w:type="pct"/>
            <w:tcBorders>
              <w:top w:val="single" w:color="616161" w:sz="2" w:space="0"/>
              <w:bottom w:val="single" w:color="616161" w:sz="2" w:space="0"/>
            </w:tcBorders>
            <w:vAlign w:val="center"/>
          </w:tcPr>
          <w:p w:rsidRPr="009D11F7" w:rsidR="00CF42A3" w:rsidP="009D11F7" w:rsidRDefault="00CF42A3" w14:paraId="0E3C1763"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r>
      <w:tr xmlns:wp14="http://schemas.microsoft.com/office/word/2010/wordml" w:rsidR="00CF42A3" w:rsidTr="00F921A4" w14:paraId="60DB546B" wp14:textId="77777777">
        <w:tblPrEx>
          <w:tblCellMar>
            <w:top w:w="0" w:type="dxa"/>
            <w:bottom w:w="0" w:type="dxa"/>
          </w:tblCellMar>
        </w:tblPrEx>
        <w:trPr>
          <w:cantSplit/>
          <w:jc w:val="center"/>
        </w:trPr>
        <w:tc>
          <w:tcPr>
            <w:tcW w:w="5000" w:type="pct"/>
            <w:gridSpan w:val="3"/>
            <w:tcBorders>
              <w:top w:val="single" w:color="616161" w:sz="2" w:space="0"/>
              <w:bottom w:val="single" w:color="616161" w:sz="2" w:space="0"/>
            </w:tcBorders>
            <w:shd w:val="clear" w:color="auto" w:fill="191919"/>
            <w:vAlign w:val="center"/>
          </w:tcPr>
          <w:p w:rsidR="00CF42A3" w:rsidRDefault="00CF42A3" w14:paraId="530DB856"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Footnote (opt)</w:t>
            </w:r>
          </w:p>
        </w:tc>
      </w:tr>
      <w:tr xmlns:wp14="http://schemas.microsoft.com/office/word/2010/wordml" w:rsidR="00CF42A3" w:rsidTr="009D11F7" w14:paraId="0C310EB0" wp14:textId="77777777">
        <w:tblPrEx>
          <w:tblCellMar>
            <w:top w:w="0" w:type="dxa"/>
            <w:bottom w:w="0" w:type="dxa"/>
          </w:tblCellMar>
        </w:tblPrEx>
        <w:trPr>
          <w:cantSplit/>
          <w:jc w:val="center"/>
        </w:trPr>
        <w:tc>
          <w:tcPr>
            <w:tcW w:w="1576" w:type="pct"/>
            <w:tcBorders>
              <w:top w:val="single" w:color="616161" w:sz="2" w:space="0"/>
            </w:tcBorders>
            <w:vAlign w:val="center"/>
          </w:tcPr>
          <w:p w:rsidRPr="009D11F7" w:rsidR="00CF42A3" w:rsidP="009D11F7" w:rsidRDefault="00CF42A3" w14:paraId="720480ED" wp14:textId="77777777">
            <w:pPr>
              <w:pStyle w:val="TableHeading"/>
              <w:spacing w:before="40" w:after="40"/>
              <w:rPr>
                <w:rStyle w:val="ModernTableText"/>
                <w:rFonts w:cs="Arial"/>
                <w:szCs w:val="18"/>
              </w:rPr>
            </w:pPr>
            <w:r w:rsidRPr="009D11F7">
              <w:rPr>
                <w:rStyle w:val="ModernTableText"/>
                <w:rFonts w:cs="Arial"/>
                <w:szCs w:val="18"/>
              </w:rPr>
              <w:t>Report Footnote Label (opt)</w:t>
            </w:r>
          </w:p>
        </w:tc>
        <w:tc>
          <w:tcPr>
            <w:tcW w:w="1700" w:type="pct"/>
            <w:tcBorders>
              <w:top w:val="single" w:color="616161" w:sz="2" w:space="0"/>
            </w:tcBorders>
            <w:vAlign w:val="center"/>
          </w:tcPr>
          <w:p w:rsidRPr="009D11F7" w:rsidR="00CF42A3" w:rsidP="009D11F7" w:rsidRDefault="00CF42A3" w14:paraId="2079B00F" wp14:textId="77777777">
            <w:pPr>
              <w:pStyle w:val="TableText1"/>
              <w:spacing w:before="40" w:after="40"/>
              <w:rPr>
                <w:rStyle w:val="ModernTableText"/>
                <w:rFonts w:cs="Arial"/>
                <w:b/>
                <w:noProof/>
                <w:szCs w:val="18"/>
              </w:rPr>
            </w:pPr>
            <w:r w:rsidRPr="009D11F7">
              <w:rPr>
                <w:rStyle w:val="ModernTableText"/>
                <w:rFonts w:cs="Arial"/>
                <w:b/>
                <w:noProof/>
                <w:szCs w:val="18"/>
              </w:rPr>
              <w:t>Report Footnote Description (opt)</w:t>
            </w:r>
          </w:p>
        </w:tc>
        <w:tc>
          <w:tcPr>
            <w:tcW w:w="1724" w:type="pct"/>
            <w:tcBorders>
              <w:top w:val="single" w:color="616161" w:sz="2" w:space="0"/>
            </w:tcBorders>
            <w:vAlign w:val="center"/>
          </w:tcPr>
          <w:p w:rsidRPr="009D11F7" w:rsidR="00CF42A3" w:rsidP="009D11F7" w:rsidRDefault="00CF42A3" w14:paraId="555B6DB9" wp14:textId="77777777">
            <w:pPr>
              <w:pStyle w:val="TableText1"/>
              <w:spacing w:before="40" w:after="40"/>
              <w:rPr>
                <w:rStyle w:val="ModernTableText"/>
                <w:rFonts w:cs="Arial"/>
                <w:b/>
                <w:noProof/>
                <w:szCs w:val="18"/>
              </w:rPr>
            </w:pPr>
            <w:r w:rsidRPr="009D11F7">
              <w:rPr>
                <w:rStyle w:val="ModernTableText"/>
                <w:rFonts w:cs="Arial"/>
                <w:b/>
                <w:noProof/>
                <w:szCs w:val="18"/>
              </w:rPr>
              <w:t>Report Footnote Processing Rules (opt)</w:t>
            </w:r>
          </w:p>
        </w:tc>
      </w:tr>
      <w:tr xmlns:wp14="http://schemas.microsoft.com/office/word/2010/wordml" w:rsidR="00CF42A3" w:rsidTr="009D11F7" w14:paraId="4808DEAF" wp14:textId="77777777">
        <w:tblPrEx>
          <w:tblCellMar>
            <w:top w:w="0" w:type="dxa"/>
            <w:bottom w:w="0" w:type="dxa"/>
          </w:tblCellMar>
        </w:tblPrEx>
        <w:trPr>
          <w:cantSplit/>
          <w:jc w:val="center"/>
        </w:trPr>
        <w:tc>
          <w:tcPr>
            <w:tcW w:w="1576" w:type="pct"/>
            <w:vAlign w:val="center"/>
          </w:tcPr>
          <w:p w:rsidRPr="009D11F7" w:rsidR="00CF42A3" w:rsidP="009D11F7" w:rsidRDefault="00CF42A3" w14:paraId="15EDCBE8"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c>
          <w:tcPr>
            <w:tcW w:w="1700" w:type="pct"/>
            <w:vAlign w:val="center"/>
          </w:tcPr>
          <w:p w:rsidRPr="009D11F7" w:rsidR="00CF42A3" w:rsidP="009D11F7" w:rsidRDefault="00CF42A3" w14:paraId="1EEDA05E"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c>
          <w:tcPr>
            <w:tcW w:w="1724" w:type="pct"/>
            <w:vAlign w:val="center"/>
          </w:tcPr>
          <w:p w:rsidRPr="009D11F7" w:rsidR="00CF42A3" w:rsidP="009D11F7" w:rsidRDefault="00CF42A3" w14:paraId="075B6388"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r>
    </w:tbl>
    <w:p xmlns:wp14="http://schemas.microsoft.com/office/word/2010/wordml" w:rsidR="00CE759A" w:rsidRDefault="00CE759A" w14:paraId="689978F1" wp14:textId="77777777">
      <w:pPr>
        <w:rPr>
          <w:sz w:val="19"/>
          <w:szCs w:val="19"/>
        </w:rPr>
      </w:pPr>
    </w:p>
    <w:p xmlns:wp14="http://schemas.microsoft.com/office/word/2010/wordml" w:rsidR="00CE759A" w:rsidP="00D0385C" w:rsidRDefault="00CE759A" w14:paraId="2EB534C5" wp14:textId="77777777">
      <w:pPr>
        <w:pStyle w:val="Heading5"/>
        <w:rPr>
          <w:rFonts w:cs="Arial"/>
          <w:sz w:val="27"/>
          <w:szCs w:val="27"/>
        </w:rPr>
      </w:pPr>
      <w:r>
        <w:br w:type="page"/>
      </w:r>
      <w:bookmarkStart w:name="_Toc214963346" w:id="314"/>
      <w:r>
        <w:t>Report Definition – OPR-SRA-116 – DCYF/DJJS Service Authorization and Eligibility Discrepancies</w:t>
      </w:r>
      <w:bookmarkEnd w:id="314"/>
      <w:r>
        <w:t xml:space="preserve"> </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57"/>
        <w:gridCol w:w="1515"/>
        <w:gridCol w:w="1548"/>
        <w:gridCol w:w="1876"/>
        <w:gridCol w:w="20"/>
        <w:gridCol w:w="1963"/>
        <w:gridCol w:w="2089"/>
        <w:gridCol w:w="308"/>
        <w:gridCol w:w="17"/>
        <w:gridCol w:w="2017"/>
        <w:gridCol w:w="1580"/>
      </w:tblGrid>
      <w:tr xmlns:wp14="http://schemas.microsoft.com/office/word/2010/wordml" w:rsidR="00CE759A" w14:paraId="1B617DD3" wp14:textId="77777777">
        <w:tblPrEx>
          <w:tblCellMar>
            <w:top w:w="0" w:type="dxa"/>
            <w:bottom w:w="0" w:type="dxa"/>
          </w:tblCellMar>
        </w:tblPrEx>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00CE759A" w:rsidP="00FB0522" w:rsidRDefault="00CE759A" w14:paraId="68ABD166" wp14:textId="77777777">
            <w:pPr>
              <w:jc w:val="center"/>
              <w:rPr>
                <w:rFonts w:eastAsia="MS Mincho"/>
              </w:rPr>
            </w:pPr>
            <w:r>
              <w:br w:type="page"/>
            </w:r>
            <w:r>
              <w:br w:type="page"/>
            </w:r>
            <w:r>
              <w:br w:type="page"/>
            </w:r>
            <w:r>
              <w:rPr>
                <w:sz w:val="38"/>
                <w:szCs w:val="38"/>
              </w:rPr>
              <w:br w:type="page"/>
            </w:r>
            <w:r>
              <w:rPr>
                <w:rFonts w:eastAsia="MS Mincho"/>
              </w:rPr>
              <w:t>NH MMIS REPORT DEFINITION</w:t>
            </w:r>
          </w:p>
        </w:tc>
      </w:tr>
      <w:tr xmlns:wp14="http://schemas.microsoft.com/office/word/2010/wordml" w:rsidR="00CE759A" w14:paraId="528ED82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tcBorders>
              <w:top w:val="single" w:color="auto" w:sz="4" w:space="0"/>
            </w:tcBorders>
            <w:vAlign w:val="center"/>
          </w:tcPr>
          <w:p w:rsidRPr="0099653B" w:rsidR="00CE759A" w:rsidRDefault="00CE759A" w14:paraId="4D48EC91" wp14:textId="77777777">
            <w:pPr>
              <w:pStyle w:val="TableHeading"/>
              <w:spacing w:before="40" w:after="40"/>
              <w:rPr>
                <w:rStyle w:val="ModernTableText"/>
                <w:noProof/>
                <w:szCs w:val="18"/>
              </w:rPr>
            </w:pPr>
            <w:r w:rsidRPr="0099653B">
              <w:rPr>
                <w:rStyle w:val="ModernTableText"/>
                <w:noProof/>
                <w:szCs w:val="18"/>
              </w:rPr>
              <w:t>Report Type:</w:t>
            </w:r>
          </w:p>
        </w:tc>
        <w:tc>
          <w:tcPr>
            <w:tcW w:w="3968" w:type="pct"/>
            <w:gridSpan w:val="9"/>
            <w:tcBorders>
              <w:top w:val="single" w:color="auto" w:sz="4" w:space="0"/>
            </w:tcBorders>
            <w:vAlign w:val="center"/>
          </w:tcPr>
          <w:p w:rsidR="00CE759A" w:rsidRDefault="00CE759A" w14:paraId="34D1B61C" wp14:textId="77777777">
            <w:pPr>
              <w:pStyle w:val="TableText1"/>
              <w:spacing w:before="40" w:after="40"/>
              <w:rPr>
                <w:rStyle w:val="ModernTableText"/>
                <w:noProof/>
                <w:sz w:val="17"/>
                <w:szCs w:val="17"/>
              </w:rPr>
            </w:pPr>
            <w:r>
              <w:rPr>
                <w:rStyle w:val="ModernTableText"/>
                <w:rFonts w:ascii="Wingdings" w:hAnsi="Wingdings" w:eastAsia="Wingdings" w:cs="Wingdings"/>
                <w:noProof/>
                <w:sz w:val="23"/>
                <w:szCs w:val="23"/>
              </w:rPr>
              <w:t>þ</w:t>
            </w:r>
            <w:r>
              <w:rPr>
                <w:rStyle w:val="ModernTableText"/>
                <w:noProof/>
                <w:sz w:val="23"/>
                <w:szCs w:val="23"/>
              </w:rPr>
              <w:t xml:space="preserve"> </w:t>
            </w:r>
            <w:r>
              <w:rPr>
                <w:rStyle w:val="ModernTableText"/>
                <w:noProof/>
                <w:sz w:val="17"/>
                <w:szCs w:val="17"/>
              </w:rPr>
              <w:t>Standard</w:t>
            </w:r>
            <w:r>
              <w:rPr>
                <w:rStyle w:val="ModernTableText"/>
                <w:noProof/>
                <w:sz w:val="17"/>
                <w:szCs w:val="17"/>
              </w:rPr>
              <w:tab/>
            </w:r>
            <w:r>
              <w:rPr>
                <w:rStyle w:val="ModernTableText"/>
                <w:noProof/>
                <w:sz w:val="17"/>
                <w:szCs w:val="17"/>
              </w:rPr>
              <w:tab/>
            </w:r>
            <w:r>
              <w:rPr>
                <w:rStyle w:val="ModernTableText"/>
                <w:rFonts w:ascii="Wingdings 2" w:hAnsi="Wingdings 2" w:eastAsia="Wingdings 2" w:cs="Wingdings 2"/>
                <w:noProof/>
                <w:sz w:val="23"/>
                <w:szCs w:val="23"/>
              </w:rPr>
              <w:t>£</w:t>
            </w:r>
            <w:r>
              <w:rPr>
                <w:rStyle w:val="ModernTableText"/>
                <w:noProof/>
                <w:sz w:val="17"/>
                <w:szCs w:val="17"/>
              </w:rPr>
              <w:t>Customized</w:t>
            </w:r>
          </w:p>
        </w:tc>
      </w:tr>
      <w:tr xmlns:wp14="http://schemas.microsoft.com/office/word/2010/wordml" w:rsidR="00CE759A" w14:paraId="018FAAE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tcBorders>
              <w:top w:val="single" w:color="616161" w:sz="2" w:space="0"/>
            </w:tcBorders>
            <w:vAlign w:val="center"/>
          </w:tcPr>
          <w:p w:rsidRPr="0099653B" w:rsidR="00CE759A" w:rsidRDefault="00CE759A" w14:paraId="0C1FF05E" wp14:textId="77777777">
            <w:pPr>
              <w:pStyle w:val="TableHeading"/>
              <w:spacing w:before="40" w:after="40"/>
              <w:rPr>
                <w:rStyle w:val="ModernTableText"/>
                <w:noProof/>
                <w:szCs w:val="18"/>
              </w:rPr>
            </w:pPr>
            <w:r w:rsidRPr="0099653B">
              <w:rPr>
                <w:rStyle w:val="ModernTableText"/>
                <w:noProof/>
                <w:szCs w:val="18"/>
              </w:rPr>
              <w:t>Client Name:</w:t>
            </w:r>
          </w:p>
        </w:tc>
        <w:tc>
          <w:tcPr>
            <w:tcW w:w="3968" w:type="pct"/>
            <w:gridSpan w:val="9"/>
            <w:tcBorders>
              <w:top w:val="single" w:color="616161" w:sz="2" w:space="0"/>
            </w:tcBorders>
            <w:vAlign w:val="center"/>
          </w:tcPr>
          <w:p w:rsidRPr="0099653B" w:rsidR="00CE759A" w:rsidRDefault="00CE759A" w14:paraId="730094F6" wp14:textId="77777777">
            <w:pPr>
              <w:pStyle w:val="TableText1"/>
              <w:spacing w:before="40" w:after="40"/>
              <w:rPr>
                <w:rStyle w:val="ModernTableText"/>
                <w:szCs w:val="18"/>
              </w:rPr>
            </w:pPr>
            <w:r w:rsidRPr="0099653B">
              <w:rPr>
                <w:rStyle w:val="ModernTableText"/>
                <w:szCs w:val="18"/>
              </w:rPr>
              <w:t>New Hampshire</w:t>
            </w:r>
          </w:p>
        </w:tc>
      </w:tr>
      <w:tr xmlns:wp14="http://schemas.microsoft.com/office/word/2010/wordml" w:rsidR="00CE759A" w14:paraId="0082F08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tcBorders>
              <w:top w:val="single" w:color="616161" w:sz="2" w:space="0"/>
            </w:tcBorders>
            <w:vAlign w:val="center"/>
          </w:tcPr>
          <w:p w:rsidRPr="0099653B" w:rsidR="00CE759A" w:rsidRDefault="00CE759A" w14:paraId="4DF34B8C" wp14:textId="77777777">
            <w:pPr>
              <w:pStyle w:val="TableHeading"/>
              <w:spacing w:before="40" w:after="40"/>
              <w:rPr>
                <w:rStyle w:val="ModernTableText"/>
                <w:noProof/>
                <w:szCs w:val="18"/>
              </w:rPr>
            </w:pPr>
            <w:r w:rsidRPr="0099653B">
              <w:rPr>
                <w:rStyle w:val="ModernTableText"/>
                <w:noProof/>
                <w:szCs w:val="18"/>
              </w:rPr>
              <w:t>Client Report ID:</w:t>
            </w:r>
          </w:p>
        </w:tc>
        <w:tc>
          <w:tcPr>
            <w:tcW w:w="3968" w:type="pct"/>
            <w:gridSpan w:val="9"/>
            <w:tcBorders>
              <w:top w:val="single" w:color="616161" w:sz="2" w:space="0"/>
            </w:tcBorders>
            <w:vAlign w:val="center"/>
          </w:tcPr>
          <w:p w:rsidRPr="0099653B" w:rsidR="00CE759A" w:rsidRDefault="00CE759A" w14:paraId="6F029B41" wp14:textId="77777777">
            <w:pPr>
              <w:pStyle w:val="TableText1"/>
              <w:spacing w:before="40" w:after="40"/>
              <w:rPr>
                <w:rStyle w:val="ModernTableText"/>
                <w:szCs w:val="18"/>
              </w:rPr>
            </w:pPr>
            <w:r w:rsidRPr="0099653B">
              <w:rPr>
                <w:rStyle w:val="ModernTableText"/>
                <w:szCs w:val="18"/>
              </w:rPr>
              <w:t>OPR-SRA-116</w:t>
            </w:r>
          </w:p>
        </w:tc>
      </w:tr>
      <w:tr xmlns:wp14="http://schemas.microsoft.com/office/word/2010/wordml" w:rsidR="00CE759A" w14:paraId="13D96FC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91"/>
          <w:jc w:val="center"/>
        </w:trPr>
        <w:tc>
          <w:tcPr>
            <w:tcW w:w="1032" w:type="pct"/>
            <w:gridSpan w:val="2"/>
            <w:tcBorders>
              <w:top w:val="single" w:color="616161" w:sz="2" w:space="0"/>
            </w:tcBorders>
            <w:vAlign w:val="center"/>
          </w:tcPr>
          <w:p w:rsidRPr="0099653B" w:rsidR="00CE759A" w:rsidRDefault="00CE759A" w14:paraId="65E91340" wp14:textId="77777777">
            <w:pPr>
              <w:pStyle w:val="TableHeading"/>
              <w:spacing w:before="40" w:after="40"/>
              <w:rPr>
                <w:rStyle w:val="ModernTableText"/>
                <w:noProof/>
                <w:szCs w:val="18"/>
              </w:rPr>
            </w:pPr>
            <w:r w:rsidRPr="0099653B">
              <w:rPr>
                <w:rStyle w:val="ModernTableText"/>
                <w:noProof/>
                <w:szCs w:val="18"/>
              </w:rPr>
              <w:t>Client Line Of Business:</w:t>
            </w:r>
          </w:p>
        </w:tc>
        <w:tc>
          <w:tcPr>
            <w:tcW w:w="3968" w:type="pct"/>
            <w:gridSpan w:val="9"/>
            <w:tcBorders>
              <w:top w:val="single" w:color="616161" w:sz="2" w:space="0"/>
            </w:tcBorders>
            <w:vAlign w:val="center"/>
          </w:tcPr>
          <w:p w:rsidRPr="0099653B" w:rsidR="00CE759A" w:rsidRDefault="00CE759A" w14:paraId="3035BBBB" wp14:textId="77777777">
            <w:pPr>
              <w:pStyle w:val="TableText1"/>
              <w:spacing w:before="40" w:after="40"/>
              <w:rPr>
                <w:rStyle w:val="ModernTableText"/>
                <w:szCs w:val="18"/>
              </w:rPr>
            </w:pPr>
            <w:r w:rsidRPr="0099653B">
              <w:rPr>
                <w:rStyle w:val="ModernTableText"/>
                <w:szCs w:val="18"/>
              </w:rPr>
              <w:t>Medicaid</w:t>
            </w:r>
          </w:p>
        </w:tc>
      </w:tr>
      <w:tr xmlns:wp14="http://schemas.microsoft.com/office/word/2010/wordml" w:rsidR="00CE759A" w14:paraId="39D9450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1032" w:type="pct"/>
            <w:gridSpan w:val="2"/>
            <w:tcBorders>
              <w:top w:val="single" w:color="616161" w:sz="2" w:space="0"/>
            </w:tcBorders>
            <w:vAlign w:val="center"/>
          </w:tcPr>
          <w:p w:rsidRPr="0099653B" w:rsidR="00CE759A" w:rsidRDefault="00CE759A" w14:paraId="2CD63309" wp14:textId="77777777">
            <w:pPr>
              <w:pStyle w:val="TableHeading"/>
              <w:spacing w:before="40" w:after="40"/>
              <w:rPr>
                <w:rStyle w:val="ModernTableText"/>
                <w:noProof/>
                <w:szCs w:val="18"/>
              </w:rPr>
            </w:pPr>
            <w:r w:rsidRPr="0099653B">
              <w:rPr>
                <w:rStyle w:val="ModernTableText"/>
                <w:noProof/>
                <w:szCs w:val="18"/>
              </w:rPr>
              <w:t>Client Division / Department:</w:t>
            </w:r>
          </w:p>
        </w:tc>
        <w:tc>
          <w:tcPr>
            <w:tcW w:w="3968" w:type="pct"/>
            <w:gridSpan w:val="9"/>
            <w:tcBorders>
              <w:top w:val="single" w:color="616161" w:sz="2" w:space="0"/>
            </w:tcBorders>
            <w:vAlign w:val="center"/>
          </w:tcPr>
          <w:p w:rsidRPr="0099653B" w:rsidR="00CE759A" w:rsidRDefault="00CE759A" w14:paraId="0786AF03" wp14:textId="77777777">
            <w:pPr>
              <w:pStyle w:val="TableText1"/>
              <w:spacing w:before="40" w:after="40"/>
              <w:rPr>
                <w:rStyle w:val="ModernTableText"/>
                <w:szCs w:val="18"/>
              </w:rPr>
            </w:pPr>
            <w:r w:rsidRPr="0099653B">
              <w:rPr>
                <w:rStyle w:val="ModernTableText"/>
                <w:szCs w:val="18"/>
              </w:rPr>
              <w:t>DHHS</w:t>
            </w:r>
          </w:p>
        </w:tc>
      </w:tr>
      <w:tr xmlns:wp14="http://schemas.microsoft.com/office/word/2010/wordml" w:rsidR="00CE759A" w14:paraId="0083A92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32" w:type="pct"/>
            <w:gridSpan w:val="2"/>
            <w:tcBorders>
              <w:top w:val="single" w:color="616161" w:sz="2" w:space="0"/>
              <w:bottom w:val="single" w:color="616161" w:sz="2" w:space="0"/>
            </w:tcBorders>
          </w:tcPr>
          <w:p w:rsidRPr="0099653B" w:rsidR="00CE759A" w:rsidRDefault="00CE759A" w14:paraId="01713DC0" wp14:textId="77777777">
            <w:pPr>
              <w:pStyle w:val="TableHeading"/>
              <w:spacing w:before="40" w:after="40"/>
              <w:rPr>
                <w:rStyle w:val="ModernTableText"/>
                <w:noProof/>
                <w:szCs w:val="18"/>
              </w:rPr>
            </w:pPr>
            <w:r w:rsidRPr="0099653B">
              <w:rPr>
                <w:rStyle w:val="ModernTableText"/>
                <w:noProof/>
                <w:szCs w:val="18"/>
              </w:rPr>
              <w:t>Report Title:</w:t>
            </w:r>
          </w:p>
        </w:tc>
        <w:tc>
          <w:tcPr>
            <w:tcW w:w="3968" w:type="pct"/>
            <w:gridSpan w:val="9"/>
            <w:tcBorders>
              <w:top w:val="single" w:color="616161" w:sz="2" w:space="0"/>
              <w:bottom w:val="single" w:color="616161" w:sz="2" w:space="0"/>
            </w:tcBorders>
            <w:vAlign w:val="center"/>
          </w:tcPr>
          <w:p w:rsidRPr="0099653B" w:rsidR="00CE759A" w:rsidRDefault="00CE759A" w14:paraId="2599D017" wp14:textId="77777777">
            <w:pPr>
              <w:pStyle w:val="TableText1"/>
              <w:spacing w:before="40" w:after="40"/>
              <w:rPr>
                <w:rStyle w:val="ModernTableText"/>
                <w:rFonts w:cs="Arial"/>
                <w:szCs w:val="18"/>
              </w:rPr>
            </w:pPr>
            <w:r w:rsidRPr="0099653B">
              <w:rPr>
                <w:rFonts w:cs="Arial"/>
                <w:sz w:val="18"/>
                <w:szCs w:val="18"/>
              </w:rPr>
              <w:t xml:space="preserve">DCYF/DJJS Service Authorization with Eligibility Discrepancies </w:t>
            </w:r>
          </w:p>
        </w:tc>
      </w:tr>
      <w:tr xmlns:wp14="http://schemas.microsoft.com/office/word/2010/wordml" w:rsidR="00CE759A" w14:paraId="308C30C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32" w:type="pct"/>
            <w:gridSpan w:val="2"/>
            <w:tcBorders>
              <w:top w:val="single" w:color="616161" w:sz="2" w:space="0"/>
              <w:bottom w:val="single" w:color="616161" w:sz="2" w:space="0"/>
            </w:tcBorders>
          </w:tcPr>
          <w:p w:rsidRPr="0099653B" w:rsidR="00CE759A" w:rsidRDefault="00CE759A" w14:paraId="069CB9C5" wp14:textId="77777777">
            <w:pPr>
              <w:pStyle w:val="TableHeading"/>
              <w:spacing w:before="40" w:after="40"/>
              <w:rPr>
                <w:rStyle w:val="ModernTableText"/>
                <w:noProof/>
                <w:szCs w:val="18"/>
              </w:rPr>
            </w:pPr>
            <w:r w:rsidRPr="0099653B">
              <w:rPr>
                <w:rStyle w:val="ModernTableText"/>
                <w:noProof/>
                <w:szCs w:val="18"/>
              </w:rPr>
              <w:t>Report Description:</w:t>
            </w:r>
          </w:p>
        </w:tc>
        <w:tc>
          <w:tcPr>
            <w:tcW w:w="3968" w:type="pct"/>
            <w:gridSpan w:val="9"/>
            <w:tcBorders>
              <w:top w:val="single" w:color="616161" w:sz="2" w:space="0"/>
              <w:bottom w:val="single" w:color="616161" w:sz="2" w:space="0"/>
            </w:tcBorders>
            <w:vAlign w:val="center"/>
          </w:tcPr>
          <w:p w:rsidRPr="0099653B" w:rsidR="00CE759A" w:rsidRDefault="00CE759A" w14:paraId="52094D0C" wp14:textId="77777777">
            <w:pPr>
              <w:pStyle w:val="TableText1"/>
              <w:spacing w:before="40" w:after="40"/>
              <w:rPr>
                <w:rStyle w:val="ModernTableText"/>
                <w:szCs w:val="18"/>
              </w:rPr>
            </w:pPr>
            <w:r w:rsidRPr="0099653B">
              <w:rPr>
                <w:rFonts w:cs="Arial"/>
                <w:color w:val="000000"/>
                <w:sz w:val="18"/>
                <w:szCs w:val="18"/>
              </w:rPr>
              <w:t>This report lists Service Authorizations for the DCYF/DJJS program where there is no Medicaid eligibility or there are gaps in the Member's Medicaid eligibility between the Approved Begin Date and Approved End Date on the SA.</w:t>
            </w:r>
          </w:p>
        </w:tc>
      </w:tr>
      <w:tr xmlns:wp14="http://schemas.microsoft.com/office/word/2010/wordml" w:rsidR="00CE759A" w14:paraId="4286580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Align w:val="center"/>
          </w:tcPr>
          <w:p w:rsidRPr="0099653B" w:rsidR="00CE759A" w:rsidRDefault="00CE759A" w14:paraId="09CB1E07" wp14:textId="77777777">
            <w:pPr>
              <w:pStyle w:val="TableHeading"/>
              <w:spacing w:before="40" w:after="40"/>
              <w:rPr>
                <w:rStyle w:val="ModernTableText"/>
                <w:noProof/>
                <w:szCs w:val="18"/>
              </w:rPr>
            </w:pPr>
            <w:r w:rsidRPr="0099653B">
              <w:rPr>
                <w:rStyle w:val="ModernTableText"/>
                <w:noProof/>
                <w:szCs w:val="18"/>
              </w:rPr>
              <w:t>Report Source State Code:</w:t>
            </w:r>
          </w:p>
        </w:tc>
        <w:tc>
          <w:tcPr>
            <w:tcW w:w="3968" w:type="pct"/>
            <w:gridSpan w:val="9"/>
            <w:vAlign w:val="center"/>
          </w:tcPr>
          <w:p w:rsidRPr="0099653B" w:rsidR="00CE759A" w:rsidRDefault="00CE759A" w14:paraId="35F909C3" wp14:textId="77777777">
            <w:pPr>
              <w:pStyle w:val="TableText1"/>
              <w:spacing w:before="40" w:after="40"/>
              <w:rPr>
                <w:rStyle w:val="ModernTableText"/>
                <w:szCs w:val="18"/>
              </w:rPr>
            </w:pPr>
            <w:r w:rsidRPr="0099653B">
              <w:rPr>
                <w:rStyle w:val="ModernTableText"/>
                <w:szCs w:val="18"/>
              </w:rPr>
              <w:t>NH</w:t>
            </w:r>
          </w:p>
        </w:tc>
      </w:tr>
      <w:tr xmlns:wp14="http://schemas.microsoft.com/office/word/2010/wordml" w:rsidR="00CE759A" w14:paraId="3E46167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Align w:val="center"/>
          </w:tcPr>
          <w:p w:rsidRPr="0099653B" w:rsidR="00CE759A" w:rsidRDefault="00CE759A" w14:paraId="0340FB36" wp14:textId="77777777">
            <w:pPr>
              <w:pStyle w:val="TableHeading"/>
              <w:spacing w:before="40" w:after="40"/>
              <w:rPr>
                <w:rStyle w:val="ModernTableText"/>
                <w:noProof/>
                <w:szCs w:val="18"/>
              </w:rPr>
            </w:pPr>
            <w:r w:rsidRPr="0099653B">
              <w:rPr>
                <w:rStyle w:val="ModernTableText"/>
                <w:noProof/>
                <w:szCs w:val="18"/>
              </w:rPr>
              <w:t>Report Source Type:</w:t>
            </w:r>
          </w:p>
        </w:tc>
        <w:tc>
          <w:tcPr>
            <w:tcW w:w="3968" w:type="pct"/>
            <w:gridSpan w:val="9"/>
            <w:vAlign w:val="center"/>
          </w:tcPr>
          <w:p w:rsidRPr="0099653B" w:rsidR="00CE759A" w:rsidRDefault="00CE759A" w14:paraId="3924C195" wp14:textId="77777777">
            <w:pPr>
              <w:pStyle w:val="TableText1"/>
              <w:spacing w:before="40" w:after="40"/>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OLTP</w:t>
            </w:r>
            <w:r w:rsidRPr="0099653B">
              <w:rPr>
                <w:rStyle w:val="ModernTableText"/>
                <w:noProof/>
                <w:szCs w:val="18"/>
              </w:rPr>
              <w:tab/>
            </w:r>
            <w:r w:rsidRPr="0099653B">
              <w:rPr>
                <w:rStyle w:val="ModernTableText"/>
                <w:noProof/>
                <w:szCs w:val="18"/>
              </w:rPr>
              <w:tab/>
            </w:r>
            <w:r w:rsidRPr="0099653B">
              <w:rPr>
                <w:rStyle w:val="ModernTableText"/>
                <w:rFonts w:ascii="Wingdings" w:hAnsi="Wingdings" w:eastAsia="Wingdings" w:cs="Wingdings"/>
                <w:noProof/>
                <w:szCs w:val="18"/>
              </w:rPr>
              <w:t>þ</w:t>
            </w:r>
            <w:r w:rsidRPr="0099653B">
              <w:rPr>
                <w:rStyle w:val="ModernTableText"/>
                <w:noProof/>
                <w:szCs w:val="18"/>
              </w:rPr>
              <w:t xml:space="preserve">OLAP </w:t>
            </w:r>
          </w:p>
        </w:tc>
      </w:tr>
      <w:tr xmlns:wp14="http://schemas.microsoft.com/office/word/2010/wordml" w:rsidR="00CE759A" w14:paraId="01405B5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Align w:val="center"/>
          </w:tcPr>
          <w:p w:rsidRPr="0099653B" w:rsidR="00CE759A" w:rsidRDefault="00CE759A" w14:paraId="19F4EDBA" wp14:textId="77777777">
            <w:pPr>
              <w:pStyle w:val="TableHeading"/>
              <w:spacing w:before="40" w:after="40"/>
              <w:rPr>
                <w:rStyle w:val="ModernTableText"/>
                <w:noProof/>
                <w:szCs w:val="18"/>
              </w:rPr>
            </w:pPr>
            <w:r w:rsidRPr="0099653B">
              <w:rPr>
                <w:rStyle w:val="ModernTableText"/>
                <w:noProof/>
                <w:szCs w:val="18"/>
              </w:rPr>
              <w:t>Report Source Type Component:</w:t>
            </w:r>
          </w:p>
        </w:tc>
        <w:tc>
          <w:tcPr>
            <w:tcW w:w="3968" w:type="pct"/>
            <w:gridSpan w:val="9"/>
            <w:vAlign w:val="center"/>
          </w:tcPr>
          <w:p w:rsidRPr="0099653B" w:rsidR="00CE759A" w:rsidRDefault="00CE759A" w14:paraId="1F66831B" wp14:textId="77777777">
            <w:pPr>
              <w:pStyle w:val="TableText1"/>
              <w:tabs>
                <w:tab w:val="left" w:pos="2052"/>
                <w:tab w:val="left" w:pos="2232"/>
                <w:tab w:val="left" w:pos="4032"/>
                <w:tab w:val="left" w:pos="6012"/>
                <w:tab w:val="left" w:pos="6552"/>
              </w:tabs>
              <w:spacing w:before="40" w:after="40"/>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Provider</w:t>
            </w:r>
            <w:r w:rsidRPr="0099653B">
              <w:rPr>
                <w:rStyle w:val="ModernTableText"/>
                <w:noProof/>
                <w:szCs w:val="18"/>
              </w:rPr>
              <w:tab/>
            </w:r>
            <w:r w:rsidRPr="0099653B">
              <w:rPr>
                <w:rStyle w:val="ModernTableText"/>
                <w:noProof/>
                <w:szCs w:val="18"/>
              </w:rPr>
              <w:t xml:space="preserve">  </w:t>
            </w:r>
            <w:r w:rsidRPr="0099653B">
              <w:rPr>
                <w:rStyle w:val="ModernTableText"/>
                <w:rFonts w:ascii="Wingdings 2" w:hAnsi="Wingdings 2" w:eastAsia="Wingdings 2" w:cs="Wingdings 2"/>
                <w:noProof/>
                <w:szCs w:val="18"/>
              </w:rPr>
              <w:t>£</w:t>
            </w:r>
            <w:r w:rsidRPr="0099653B">
              <w:rPr>
                <w:rStyle w:val="ModernTableText"/>
                <w:noProof/>
                <w:szCs w:val="18"/>
              </w:rPr>
              <w:t xml:space="preserve"> Member</w:t>
            </w:r>
            <w:r w:rsidRPr="0099653B">
              <w:rPr>
                <w:rStyle w:val="ModernTableText"/>
                <w:noProof/>
                <w:szCs w:val="18"/>
              </w:rPr>
              <w:tab/>
            </w:r>
            <w:r w:rsidRPr="0099653B">
              <w:rPr>
                <w:rStyle w:val="ModernTableText"/>
                <w:rFonts w:ascii="Wingdings" w:hAnsi="Wingdings" w:eastAsia="Wingdings" w:cs="Wingdings"/>
                <w:noProof/>
                <w:szCs w:val="18"/>
              </w:rPr>
              <w:t>þ</w:t>
            </w:r>
            <w:r w:rsidRPr="0099653B">
              <w:rPr>
                <w:rStyle w:val="ModernTableText"/>
                <w:noProof/>
                <w:szCs w:val="18"/>
              </w:rPr>
              <w:t xml:space="preserve"> Operations</w:t>
            </w:r>
            <w:r w:rsidRPr="0099653B">
              <w:rPr>
                <w:rStyle w:val="ModernTableText"/>
                <w:noProof/>
                <w:szCs w:val="18"/>
              </w:rPr>
              <w:tab/>
            </w:r>
            <w:r w:rsidRPr="0099653B">
              <w:rPr>
                <w:rStyle w:val="ModernTableText"/>
                <w:rFonts w:ascii="Wingdings 2" w:hAnsi="Wingdings 2" w:eastAsia="Wingdings 2" w:cs="Wingdings 2"/>
                <w:noProof/>
                <w:szCs w:val="18"/>
              </w:rPr>
              <w:t>£</w:t>
            </w:r>
            <w:r w:rsidRPr="0099653B">
              <w:rPr>
                <w:rStyle w:val="ModernTableText"/>
                <w:noProof/>
                <w:szCs w:val="18"/>
              </w:rPr>
              <w:t>Program</w:t>
            </w:r>
          </w:p>
        </w:tc>
      </w:tr>
      <w:tr xmlns:wp14="http://schemas.microsoft.com/office/word/2010/wordml" w:rsidR="00CE759A" w14:paraId="53E9AEA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CE759A" w:rsidRDefault="00CE759A" w14:paraId="1E42ECCA"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CE759A" w14:paraId="6935C4D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1032" w:type="pct"/>
            <w:gridSpan w:val="2"/>
            <w:vAlign w:val="center"/>
          </w:tcPr>
          <w:p w:rsidRPr="0099653B" w:rsidR="00CE759A" w:rsidRDefault="00CE759A" w14:paraId="597FC33E" wp14:textId="77777777">
            <w:pPr>
              <w:pStyle w:val="TableHeading"/>
              <w:spacing w:before="40" w:after="40"/>
              <w:rPr>
                <w:rStyle w:val="ModernTableText"/>
                <w:noProof/>
                <w:szCs w:val="18"/>
              </w:rPr>
            </w:pPr>
            <w:r w:rsidRPr="0099653B">
              <w:rPr>
                <w:rStyle w:val="ModernTableText"/>
                <w:noProof/>
                <w:szCs w:val="18"/>
              </w:rPr>
              <w:t>Report Generated by:</w:t>
            </w:r>
          </w:p>
        </w:tc>
        <w:tc>
          <w:tcPr>
            <w:tcW w:w="3968" w:type="pct"/>
            <w:gridSpan w:val="9"/>
            <w:vAlign w:val="center"/>
          </w:tcPr>
          <w:p w:rsidRPr="0099653B" w:rsidR="00CE759A" w:rsidRDefault="00CE759A" w14:paraId="78B74A8E" wp14:textId="77777777">
            <w:pPr>
              <w:pStyle w:val="TableText1"/>
              <w:tabs>
                <w:tab w:val="left" w:pos="2052"/>
                <w:tab w:val="left" w:pos="2232"/>
                <w:tab w:val="left" w:pos="4032"/>
                <w:tab w:val="left" w:pos="6012"/>
                <w:tab w:val="left" w:pos="7812"/>
                <w:tab w:val="left" w:pos="9792"/>
              </w:tabs>
              <w:spacing w:before="40" w:after="40"/>
              <w:rPr>
                <w:rStyle w:val="ModernTableText"/>
                <w:noProof/>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 EQR</w:t>
            </w:r>
            <w:r w:rsidRPr="0099653B">
              <w:rPr>
                <w:rStyle w:val="ModernTableText"/>
                <w:noProof/>
                <w:szCs w:val="18"/>
              </w:rPr>
              <w:tab/>
            </w:r>
            <w:r w:rsidRPr="0099653B">
              <w:rPr>
                <w:rStyle w:val="ModernTableText"/>
                <w:noProof/>
                <w:szCs w:val="18"/>
              </w:rPr>
              <w:t xml:space="preserve"> </w:t>
            </w:r>
            <w:r w:rsidRPr="0099653B">
              <w:rPr>
                <w:rStyle w:val="ModernTableText"/>
                <w:rFonts w:ascii="Wingdings 2" w:hAnsi="Wingdings 2" w:eastAsia="Wingdings 2" w:cs="Wingdings 2"/>
                <w:noProof/>
                <w:szCs w:val="18"/>
              </w:rPr>
              <w:t>£</w:t>
            </w:r>
            <w:r w:rsidRPr="0099653B">
              <w:rPr>
                <w:rStyle w:val="ModernTableText"/>
                <w:noProof/>
                <w:szCs w:val="18"/>
              </w:rPr>
              <w:t xml:space="preserve"> EFADS</w:t>
            </w:r>
            <w:r w:rsidRPr="0099653B">
              <w:rPr>
                <w:rStyle w:val="ModernTableText"/>
                <w:noProof/>
                <w:szCs w:val="18"/>
              </w:rPr>
              <w:tab/>
            </w:r>
            <w:r w:rsidRPr="0099653B">
              <w:rPr>
                <w:rStyle w:val="ModernTableText"/>
                <w:rFonts w:ascii="Wingdings 2" w:hAnsi="Wingdings 2" w:eastAsia="Wingdings 2" w:cs="Wingdings 2"/>
                <w:noProof/>
                <w:szCs w:val="18"/>
              </w:rPr>
              <w:t>£</w:t>
            </w:r>
            <w:r w:rsidRPr="0099653B">
              <w:rPr>
                <w:rStyle w:val="ModernTableText"/>
                <w:noProof/>
                <w:szCs w:val="18"/>
              </w:rPr>
              <w:t xml:space="preserve"> EMAR</w:t>
            </w:r>
            <w:r w:rsidRPr="0099653B">
              <w:rPr>
                <w:rStyle w:val="ModernTableText"/>
                <w:noProof/>
                <w:szCs w:val="18"/>
              </w:rPr>
              <w:tab/>
            </w:r>
            <w:r w:rsidRPr="0099653B">
              <w:rPr>
                <w:rStyle w:val="ModernTableText"/>
                <w:rFonts w:ascii="Wingdings 2" w:hAnsi="Wingdings 2" w:eastAsia="Wingdings 2" w:cs="Wingdings 2"/>
                <w:noProof/>
                <w:szCs w:val="18"/>
              </w:rPr>
              <w:t>£</w:t>
            </w:r>
            <w:r w:rsidRPr="0099653B">
              <w:rPr>
                <w:rStyle w:val="ModernTableText"/>
                <w:noProof/>
                <w:szCs w:val="18"/>
              </w:rPr>
              <w:t xml:space="preserve">  ESUR</w:t>
            </w:r>
            <w:r w:rsidRPr="0099653B">
              <w:rPr>
                <w:rStyle w:val="ModernTableText"/>
                <w:noProof/>
                <w:szCs w:val="18"/>
              </w:rPr>
              <w:tab/>
            </w:r>
            <w:r w:rsidRPr="0099653B">
              <w:rPr>
                <w:rStyle w:val="ModernTableText"/>
                <w:rFonts w:ascii="Wingdings 2" w:hAnsi="Wingdings 2" w:eastAsia="Wingdings 2" w:cs="Wingdings 2"/>
                <w:noProof/>
                <w:szCs w:val="18"/>
              </w:rPr>
              <w:t>£</w:t>
            </w:r>
            <w:r w:rsidRPr="0099653B">
              <w:rPr>
                <w:rStyle w:val="ModernTableText"/>
                <w:noProof/>
                <w:szCs w:val="18"/>
              </w:rPr>
              <w:t xml:space="preserve"> Other – Please explain:  </w:t>
            </w:r>
          </w:p>
        </w:tc>
      </w:tr>
      <w:tr xmlns:wp14="http://schemas.microsoft.com/office/word/2010/wordml" w:rsidR="00CE759A" w14:paraId="3674171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2" w:type="pct"/>
            <w:gridSpan w:val="2"/>
            <w:vAlign w:val="center"/>
          </w:tcPr>
          <w:p w:rsidRPr="0099653B" w:rsidR="00CE759A" w:rsidRDefault="00CE759A" w14:paraId="2CA386D9" wp14:textId="77777777">
            <w:pPr>
              <w:pStyle w:val="TableText1"/>
              <w:spacing w:before="40" w:after="40"/>
              <w:rPr>
                <w:rStyle w:val="ModernTableText"/>
                <w:b/>
                <w:noProof/>
                <w:szCs w:val="18"/>
              </w:rPr>
            </w:pPr>
            <w:r w:rsidRPr="0099653B">
              <w:rPr>
                <w:rStyle w:val="ModernTableText"/>
                <w:b/>
                <w:noProof/>
                <w:szCs w:val="18"/>
              </w:rPr>
              <w:t>Report Screen Tip (optional):</w:t>
            </w:r>
          </w:p>
        </w:tc>
        <w:tc>
          <w:tcPr>
            <w:tcW w:w="3968" w:type="pct"/>
            <w:gridSpan w:val="9"/>
            <w:vAlign w:val="center"/>
          </w:tcPr>
          <w:p w:rsidRPr="0099653B" w:rsidR="00CE759A" w:rsidRDefault="00CE759A" w14:paraId="621AFB6B" wp14:textId="77777777">
            <w:pPr>
              <w:pStyle w:val="TableText1"/>
              <w:spacing w:before="40" w:after="40"/>
              <w:rPr>
                <w:rStyle w:val="ModernTableText"/>
                <w:szCs w:val="18"/>
                <w:u w:val="single"/>
              </w:rPr>
            </w:pPr>
          </w:p>
        </w:tc>
      </w:tr>
      <w:tr xmlns:wp14="http://schemas.microsoft.com/office/word/2010/wordml" w:rsidR="00CE759A" w14:paraId="78B8022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2" w:type="pct"/>
            <w:gridSpan w:val="2"/>
            <w:vAlign w:val="center"/>
          </w:tcPr>
          <w:p w:rsidRPr="0099653B" w:rsidR="00CE759A" w:rsidRDefault="00CE759A" w14:paraId="6AF8207C" wp14:textId="77777777">
            <w:pPr>
              <w:pStyle w:val="TableHeading"/>
              <w:spacing w:before="40" w:after="40"/>
              <w:rPr>
                <w:rStyle w:val="ModernTableText"/>
                <w:noProof/>
                <w:szCs w:val="18"/>
              </w:rPr>
            </w:pPr>
            <w:r w:rsidRPr="0099653B">
              <w:rPr>
                <w:rStyle w:val="ModernTableText"/>
                <w:noProof/>
                <w:szCs w:val="18"/>
              </w:rPr>
              <w:t>Report Calendar Type:</w:t>
            </w:r>
          </w:p>
        </w:tc>
        <w:tc>
          <w:tcPr>
            <w:tcW w:w="3968" w:type="pct"/>
            <w:gridSpan w:val="9"/>
            <w:vAlign w:val="center"/>
          </w:tcPr>
          <w:p w:rsidRPr="0099653B" w:rsidR="00CE759A" w:rsidRDefault="00CE759A" w14:paraId="420F5722" wp14:textId="77777777">
            <w:pPr>
              <w:pStyle w:val="TableText1"/>
              <w:tabs>
                <w:tab w:val="left" w:pos="2052"/>
                <w:tab w:val="left" w:pos="4032"/>
              </w:tabs>
              <w:spacing w:before="40" w:after="40"/>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State Fiscal</w:t>
            </w:r>
            <w:r w:rsidRPr="0099653B">
              <w:rPr>
                <w:rStyle w:val="ModernTableText"/>
                <w:noProof/>
                <w:szCs w:val="18"/>
              </w:rPr>
              <w:tab/>
            </w:r>
            <w:r w:rsidRPr="0099653B">
              <w:rPr>
                <w:rStyle w:val="ModernTableText"/>
                <w:noProof/>
                <w:szCs w:val="18"/>
              </w:rPr>
              <w:t xml:space="preserve"> </w:t>
            </w:r>
            <w:r w:rsidRPr="0099653B">
              <w:rPr>
                <w:rStyle w:val="ModernTableText"/>
                <w:rFonts w:ascii="Wingdings 2" w:hAnsi="Wingdings 2" w:eastAsia="Wingdings 2" w:cs="Wingdings 2"/>
                <w:noProof/>
                <w:szCs w:val="18"/>
              </w:rPr>
              <w:t>£</w:t>
            </w:r>
            <w:r w:rsidRPr="0099653B">
              <w:rPr>
                <w:rStyle w:val="ModernTableText"/>
                <w:noProof/>
                <w:szCs w:val="18"/>
              </w:rPr>
              <w:t xml:space="preserve"> Federal Fiscal</w:t>
            </w:r>
            <w:r w:rsidRPr="0099653B">
              <w:rPr>
                <w:rStyle w:val="ModernTableText"/>
                <w:noProof/>
                <w:szCs w:val="18"/>
              </w:rPr>
              <w:tab/>
            </w:r>
            <w:r w:rsidRPr="0099653B">
              <w:rPr>
                <w:rStyle w:val="ModernTableText"/>
                <w:rFonts w:ascii="Wingdings" w:hAnsi="Wingdings" w:eastAsia="Wingdings" w:cs="Wingdings"/>
                <w:noProof/>
                <w:szCs w:val="18"/>
              </w:rPr>
              <w:t>þ</w:t>
            </w:r>
            <w:r w:rsidRPr="0099653B">
              <w:rPr>
                <w:rStyle w:val="ModernTableText"/>
                <w:noProof/>
                <w:szCs w:val="18"/>
              </w:rPr>
              <w:t xml:space="preserve"> Calendar</w:t>
            </w:r>
          </w:p>
        </w:tc>
      </w:tr>
      <w:tr xmlns:wp14="http://schemas.microsoft.com/office/word/2010/wordml" w:rsidR="00CE759A" w14:paraId="3A34FC3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Align w:val="center"/>
          </w:tcPr>
          <w:p w:rsidRPr="0099653B" w:rsidR="00CE759A" w:rsidRDefault="00CE759A" w14:paraId="2F9D94B5" wp14:textId="77777777">
            <w:pPr>
              <w:pStyle w:val="TableHeading"/>
              <w:spacing w:before="40" w:after="40"/>
              <w:rPr>
                <w:rStyle w:val="ModernTableText"/>
                <w:noProof/>
                <w:szCs w:val="18"/>
              </w:rPr>
            </w:pPr>
            <w:r w:rsidRPr="0099653B">
              <w:rPr>
                <w:rStyle w:val="ModernTableText"/>
                <w:noProof/>
                <w:szCs w:val="18"/>
              </w:rPr>
              <w:t>Report Frequency Type:</w:t>
            </w:r>
          </w:p>
        </w:tc>
        <w:tc>
          <w:tcPr>
            <w:tcW w:w="538" w:type="pct"/>
          </w:tcPr>
          <w:p w:rsidRPr="0099653B" w:rsidR="00CE759A" w:rsidRDefault="00CE759A" w14:paraId="4B1B7D2D" wp14:textId="77777777">
            <w:pPr>
              <w:pStyle w:val="TableText1"/>
              <w:spacing w:before="40" w:after="40"/>
              <w:rPr>
                <w:rStyle w:val="ModernTableText"/>
                <w:noProof/>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 Scheduled</w:t>
            </w:r>
          </w:p>
          <w:p w:rsidRPr="0099653B" w:rsidR="00CE759A" w:rsidRDefault="00CE759A" w14:paraId="1A8AA336" wp14:textId="77777777">
            <w:pPr>
              <w:pStyle w:val="TableText1"/>
              <w:spacing w:before="40" w:after="40"/>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On Request</w:t>
            </w:r>
          </w:p>
        </w:tc>
        <w:tc>
          <w:tcPr>
            <w:tcW w:w="2067" w:type="pct"/>
            <w:gridSpan w:val="4"/>
            <w:tcBorders>
              <w:top w:val="single" w:color="616161" w:sz="2" w:space="0"/>
              <w:bottom w:val="single" w:color="616161" w:sz="2" w:space="0"/>
              <w:right w:val="nil"/>
            </w:tcBorders>
          </w:tcPr>
          <w:p w:rsidRPr="0099653B" w:rsidR="00CE759A" w:rsidRDefault="00CE759A" w14:paraId="0E7139C3" wp14:textId="77777777">
            <w:pPr>
              <w:pStyle w:val="TableText1"/>
              <w:spacing w:before="40" w:after="40"/>
              <w:rPr>
                <w:rStyle w:val="ModernTableText"/>
                <w:noProof/>
                <w:szCs w:val="18"/>
              </w:rPr>
            </w:pPr>
            <w:r w:rsidRPr="0099653B">
              <w:rPr>
                <w:rStyle w:val="ModernTableText"/>
                <w:noProof/>
                <w:szCs w:val="18"/>
              </w:rPr>
              <w:t>If scheduled, select timeframe below:</w:t>
            </w:r>
          </w:p>
          <w:p w:rsidRPr="0099653B" w:rsidR="00CE759A" w:rsidRDefault="00CE759A" w14:paraId="7769A25C" wp14:textId="77777777">
            <w:pPr>
              <w:pStyle w:val="TableText1"/>
              <w:spacing w:before="40" w:after="40"/>
              <w:rPr>
                <w:rStyle w:val="ModernTableText"/>
                <w:noProof/>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 Daily  </w:t>
            </w:r>
            <w:r w:rsidRPr="0099653B">
              <w:rPr>
                <w:rStyle w:val="ModernTableText"/>
                <w:rFonts w:ascii="Wingdings 2" w:hAnsi="Wingdings 2" w:eastAsia="Wingdings 2" w:cs="Wingdings 2"/>
                <w:noProof/>
                <w:szCs w:val="18"/>
              </w:rPr>
              <w:t>£</w:t>
            </w:r>
            <w:r w:rsidRPr="0099653B">
              <w:rPr>
                <w:rStyle w:val="ModernTableText"/>
                <w:noProof/>
                <w:szCs w:val="18"/>
              </w:rPr>
              <w:t xml:space="preserve"> Weekly </w:t>
            </w:r>
            <w:r w:rsidRPr="0099653B">
              <w:rPr>
                <w:rStyle w:val="ModernTableText"/>
                <w:rFonts w:ascii="Wingdings 2" w:hAnsi="Wingdings 2" w:eastAsia="Wingdings 2" w:cs="Wingdings 2"/>
                <w:noProof/>
                <w:szCs w:val="18"/>
              </w:rPr>
              <w:t>£</w:t>
            </w:r>
            <w:r w:rsidRPr="0099653B">
              <w:rPr>
                <w:rStyle w:val="ModernTableText"/>
                <w:noProof/>
                <w:szCs w:val="18"/>
              </w:rPr>
              <w:t xml:space="preserve"> Monthly  </w:t>
            </w:r>
            <w:r w:rsidRPr="0099653B">
              <w:rPr>
                <w:rStyle w:val="ModernTableText"/>
                <w:rFonts w:ascii="Wingdings 2" w:hAnsi="Wingdings 2" w:eastAsia="Wingdings 2" w:cs="Wingdings 2"/>
                <w:noProof/>
                <w:szCs w:val="18"/>
              </w:rPr>
              <w:t>£</w:t>
            </w:r>
            <w:r w:rsidRPr="0099653B">
              <w:rPr>
                <w:rStyle w:val="ModernTableText"/>
                <w:noProof/>
                <w:szCs w:val="18"/>
              </w:rPr>
              <w:t xml:space="preserve"> Quarterly  </w:t>
            </w:r>
            <w:r w:rsidRPr="0099653B">
              <w:rPr>
                <w:rStyle w:val="ModernTableText"/>
                <w:rFonts w:ascii="Wingdings 2" w:hAnsi="Wingdings 2" w:eastAsia="Wingdings 2" w:cs="Wingdings 2"/>
                <w:noProof/>
                <w:szCs w:val="18"/>
              </w:rPr>
              <w:t>£</w:t>
            </w:r>
            <w:r w:rsidRPr="0099653B">
              <w:rPr>
                <w:rStyle w:val="ModernTableText"/>
                <w:noProof/>
                <w:szCs w:val="18"/>
              </w:rPr>
              <w:t xml:space="preserve"> Annually</w:t>
            </w:r>
          </w:p>
        </w:tc>
        <w:tc>
          <w:tcPr>
            <w:tcW w:w="1363" w:type="pct"/>
            <w:gridSpan w:val="4"/>
            <w:tcBorders>
              <w:top w:val="single" w:color="616161" w:sz="2" w:space="0"/>
              <w:left w:val="nil"/>
            </w:tcBorders>
          </w:tcPr>
          <w:p w:rsidRPr="0099653B" w:rsidR="00CE759A" w:rsidRDefault="00CE759A" w14:paraId="081AE517" wp14:textId="77777777">
            <w:pPr>
              <w:pStyle w:val="TableText1"/>
              <w:spacing w:before="40" w:after="40"/>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Other - Please explain:</w:t>
            </w:r>
          </w:p>
        </w:tc>
      </w:tr>
      <w:tr xmlns:wp14="http://schemas.microsoft.com/office/word/2010/wordml" w:rsidR="00CE759A" w14:paraId="5D65D5D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Align w:val="center"/>
          </w:tcPr>
          <w:p w:rsidRPr="0099653B" w:rsidR="00CE759A" w:rsidRDefault="00CE759A" w14:paraId="01950AC7" wp14:textId="77777777">
            <w:pPr>
              <w:pStyle w:val="TableHeading"/>
              <w:spacing w:before="40" w:after="40"/>
              <w:rPr>
                <w:rStyle w:val="ModernTableText"/>
                <w:noProof/>
                <w:szCs w:val="18"/>
              </w:rPr>
            </w:pPr>
            <w:r w:rsidRPr="0099653B">
              <w:rPr>
                <w:rStyle w:val="ModernTableText"/>
                <w:noProof/>
                <w:szCs w:val="18"/>
              </w:rPr>
              <w:t>Report Data Accumulation Type:</w:t>
            </w:r>
          </w:p>
        </w:tc>
        <w:tc>
          <w:tcPr>
            <w:tcW w:w="538" w:type="pct"/>
          </w:tcPr>
          <w:p w:rsidRPr="0099653B" w:rsidR="00CE759A" w:rsidRDefault="00CE759A" w14:paraId="3ABD3B0E" wp14:textId="77777777">
            <w:pPr>
              <w:pStyle w:val="TableText1"/>
              <w:spacing w:before="40" w:after="40"/>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Prompt</w:t>
            </w:r>
          </w:p>
        </w:tc>
        <w:tc>
          <w:tcPr>
            <w:tcW w:w="2067" w:type="pct"/>
            <w:gridSpan w:val="4"/>
            <w:tcBorders>
              <w:top w:val="single" w:color="616161" w:sz="2" w:space="0"/>
              <w:right w:val="nil"/>
            </w:tcBorders>
            <w:vAlign w:val="center"/>
          </w:tcPr>
          <w:p w:rsidRPr="0099653B" w:rsidR="00CE759A" w:rsidRDefault="00CE759A" w14:paraId="4D39CB51" wp14:textId="77777777">
            <w:pPr>
              <w:pStyle w:val="TableText1"/>
              <w:spacing w:before="40" w:after="40"/>
              <w:rPr>
                <w:rStyle w:val="ModernTableText"/>
                <w:noProof/>
                <w:szCs w:val="18"/>
              </w:rPr>
            </w:pPr>
            <w:r w:rsidRPr="0099653B">
              <w:rPr>
                <w:rStyle w:val="ModernTableText"/>
                <w:noProof/>
                <w:szCs w:val="18"/>
              </w:rPr>
              <w:t>If no prompt, select report data accumulation type below:</w:t>
            </w:r>
          </w:p>
          <w:p w:rsidRPr="0099653B" w:rsidR="00CE759A" w:rsidRDefault="00CE759A" w14:paraId="365F0005" wp14:textId="77777777">
            <w:pPr>
              <w:pStyle w:val="TableText1"/>
              <w:spacing w:before="40" w:after="40"/>
              <w:rPr>
                <w:rStyle w:val="ModernTableText"/>
                <w:noProof/>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 Daily  </w:t>
            </w:r>
            <w:r w:rsidRPr="0099653B">
              <w:rPr>
                <w:rStyle w:val="ModernTableText"/>
                <w:rFonts w:ascii="Wingdings 2" w:hAnsi="Wingdings 2" w:eastAsia="Wingdings 2" w:cs="Wingdings 2"/>
                <w:noProof/>
                <w:szCs w:val="18"/>
              </w:rPr>
              <w:t>£</w:t>
            </w:r>
            <w:r w:rsidRPr="0099653B">
              <w:rPr>
                <w:rStyle w:val="ModernTableText"/>
                <w:noProof/>
                <w:szCs w:val="18"/>
              </w:rPr>
              <w:t xml:space="preserve"> Weekly  </w:t>
            </w:r>
            <w:r w:rsidRPr="0099653B">
              <w:rPr>
                <w:rStyle w:val="ModernTableText"/>
                <w:rFonts w:ascii="Wingdings 2" w:hAnsi="Wingdings 2" w:eastAsia="Wingdings 2" w:cs="Wingdings 2"/>
                <w:noProof/>
                <w:szCs w:val="18"/>
              </w:rPr>
              <w:t>£</w:t>
            </w:r>
            <w:r w:rsidRPr="0099653B">
              <w:rPr>
                <w:rStyle w:val="ModernTableText"/>
                <w:noProof/>
                <w:szCs w:val="18"/>
              </w:rPr>
              <w:t xml:space="preserve"> Monthly  </w:t>
            </w:r>
            <w:r w:rsidRPr="0099653B">
              <w:rPr>
                <w:rStyle w:val="ModernTableText"/>
                <w:rFonts w:ascii="Wingdings 2" w:hAnsi="Wingdings 2" w:eastAsia="Wingdings 2" w:cs="Wingdings 2"/>
                <w:noProof/>
                <w:szCs w:val="18"/>
              </w:rPr>
              <w:t>£</w:t>
            </w:r>
            <w:r w:rsidRPr="0099653B">
              <w:rPr>
                <w:rStyle w:val="ModernTableText"/>
                <w:noProof/>
                <w:szCs w:val="18"/>
              </w:rPr>
              <w:t xml:space="preserve"> Quarterly  </w:t>
            </w:r>
            <w:r w:rsidRPr="0099653B">
              <w:rPr>
                <w:rStyle w:val="ModernTableText"/>
                <w:rFonts w:ascii="Wingdings 2" w:hAnsi="Wingdings 2" w:eastAsia="Wingdings 2" w:cs="Wingdings 2"/>
                <w:noProof/>
                <w:szCs w:val="18"/>
              </w:rPr>
              <w:t>£</w:t>
            </w:r>
            <w:r w:rsidRPr="0099653B">
              <w:rPr>
                <w:rStyle w:val="ModernTableText"/>
                <w:noProof/>
                <w:szCs w:val="18"/>
              </w:rPr>
              <w:t xml:space="preserve"> Annually  </w:t>
            </w:r>
            <w:r w:rsidRPr="0099653B">
              <w:rPr>
                <w:rStyle w:val="ModernTableText"/>
                <w:rFonts w:ascii="Wingdings 2" w:hAnsi="Wingdings 2" w:eastAsia="Wingdings 2" w:cs="Wingdings 2"/>
                <w:noProof/>
                <w:szCs w:val="18"/>
              </w:rPr>
              <w:t>£</w:t>
            </w:r>
            <w:r w:rsidRPr="0099653B">
              <w:rPr>
                <w:rStyle w:val="ModernTableText"/>
                <w:noProof/>
                <w:szCs w:val="18"/>
              </w:rPr>
              <w:t xml:space="preserve"> YTD</w:t>
            </w:r>
          </w:p>
        </w:tc>
        <w:tc>
          <w:tcPr>
            <w:tcW w:w="1363" w:type="pct"/>
            <w:gridSpan w:val="4"/>
            <w:tcBorders>
              <w:top w:val="single" w:color="616161" w:sz="2" w:space="0"/>
              <w:left w:val="nil"/>
            </w:tcBorders>
          </w:tcPr>
          <w:p w:rsidRPr="0099653B" w:rsidR="00CE759A" w:rsidRDefault="00CE759A" w14:paraId="027FE0DE" wp14:textId="77777777">
            <w:pPr>
              <w:pStyle w:val="TableText1"/>
              <w:spacing w:before="40" w:after="40"/>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Other - Please explain:</w:t>
            </w:r>
          </w:p>
        </w:tc>
      </w:tr>
      <w:tr xmlns:wp14="http://schemas.microsoft.com/office/word/2010/wordml" w:rsidR="00551A76" w:rsidTr="0093032F" w14:paraId="635ABAD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2" w:type="pct"/>
            <w:gridSpan w:val="2"/>
            <w:vMerge w:val="restart"/>
            <w:tcBorders>
              <w:top w:val="single" w:color="616161" w:sz="4" w:space="0"/>
              <w:left w:val="single" w:color="616161" w:sz="4" w:space="0"/>
              <w:right w:val="single" w:color="616161" w:sz="4" w:space="0"/>
            </w:tcBorders>
            <w:vAlign w:val="center"/>
          </w:tcPr>
          <w:p w:rsidRPr="0099653B" w:rsidR="00551A76" w:rsidP="0093032F" w:rsidRDefault="00551A76" w14:paraId="72F20E01" wp14:textId="77777777">
            <w:pPr>
              <w:pStyle w:val="TableText1"/>
              <w:keepNext/>
              <w:spacing w:before="40" w:after="40"/>
              <w:rPr>
                <w:rStyle w:val="ModernTableText"/>
                <w:b/>
                <w:noProof/>
                <w:szCs w:val="18"/>
              </w:rPr>
            </w:pPr>
            <w:r w:rsidRPr="0099653B">
              <w:rPr>
                <w:rStyle w:val="ModernTableText"/>
                <w:b/>
                <w:noProof/>
                <w:szCs w:val="18"/>
              </w:rPr>
              <w:t>Report Selection Criteria:</w:t>
            </w:r>
          </w:p>
        </w:tc>
        <w:tc>
          <w:tcPr>
            <w:tcW w:w="1197" w:type="pct"/>
            <w:gridSpan w:val="3"/>
            <w:tcBorders>
              <w:top w:val="single" w:color="616161" w:sz="4" w:space="0"/>
              <w:left w:val="single" w:color="616161" w:sz="4" w:space="0"/>
              <w:right w:val="single" w:color="616161" w:sz="4" w:space="0"/>
            </w:tcBorders>
            <w:vAlign w:val="center"/>
          </w:tcPr>
          <w:p w:rsidRPr="0099653B" w:rsidR="00551A76" w:rsidP="0093032F" w:rsidRDefault="00551A76" w14:paraId="7E1BDA69" wp14:textId="77777777">
            <w:pPr>
              <w:pStyle w:val="TableText1"/>
              <w:keepNext/>
              <w:spacing w:before="40" w:after="40"/>
              <w:jc w:val="center"/>
              <w:rPr>
                <w:rStyle w:val="ModernTableText"/>
                <w:b/>
                <w:noProof/>
                <w:szCs w:val="18"/>
              </w:rPr>
            </w:pPr>
            <w:r w:rsidRPr="0099653B">
              <w:rPr>
                <w:rStyle w:val="ModernTableText"/>
                <w:b/>
                <w:noProof/>
                <w:szCs w:val="18"/>
              </w:rPr>
              <w:t>Report Field</w:t>
            </w:r>
          </w:p>
        </w:tc>
        <w:tc>
          <w:tcPr>
            <w:tcW w:w="2222" w:type="pct"/>
            <w:gridSpan w:val="5"/>
            <w:tcBorders>
              <w:top w:val="single" w:color="616161" w:sz="4" w:space="0"/>
              <w:left w:val="single" w:color="616161" w:sz="4" w:space="0"/>
              <w:bottom w:val="single" w:color="616161" w:sz="4" w:space="0"/>
              <w:right w:val="single" w:color="616161" w:sz="4" w:space="0"/>
            </w:tcBorders>
            <w:vAlign w:val="center"/>
          </w:tcPr>
          <w:p w:rsidRPr="0099653B" w:rsidR="00551A76" w:rsidP="0093032F" w:rsidRDefault="00551A76" w14:paraId="4B8F914B" wp14:textId="77777777">
            <w:pPr>
              <w:pStyle w:val="TableText1"/>
              <w:keepNext/>
              <w:spacing w:before="40" w:after="40"/>
              <w:jc w:val="center"/>
              <w:rPr>
                <w:rStyle w:val="ModernTableText"/>
                <w:b/>
                <w:noProof/>
                <w:szCs w:val="18"/>
              </w:rPr>
            </w:pPr>
            <w:r w:rsidRPr="0099653B">
              <w:rPr>
                <w:rStyle w:val="ModernTableText"/>
                <w:b/>
                <w:noProof/>
                <w:szCs w:val="18"/>
              </w:rPr>
              <w:t>Report Parameters (optional)</w:t>
            </w:r>
          </w:p>
          <w:p w:rsidRPr="0099653B" w:rsidR="00551A76" w:rsidP="0093032F" w:rsidRDefault="00551A76" w14:paraId="3E7B0E19" wp14:textId="77777777">
            <w:pPr>
              <w:pStyle w:val="TableText1"/>
              <w:keepNext/>
              <w:spacing w:before="40" w:after="40"/>
              <w:jc w:val="center"/>
              <w:rPr>
                <w:rStyle w:val="ModernTableText"/>
                <w:b/>
                <w:noProof/>
                <w:szCs w:val="18"/>
              </w:rPr>
            </w:pPr>
            <w:r w:rsidRPr="0099653B">
              <w:rPr>
                <w:rStyle w:val="ModernTableText"/>
                <w:b/>
                <w:noProof/>
                <w:szCs w:val="18"/>
                <w:u w:val="single"/>
              </w:rPr>
              <w:t>Note</w:t>
            </w:r>
            <w:r w:rsidRPr="0099653B">
              <w:rPr>
                <w:rStyle w:val="ModernTableText"/>
                <w:b/>
                <w:noProof/>
                <w:szCs w:val="18"/>
              </w:rPr>
              <w:t>:  If populated, Prompt must = No</w:t>
            </w:r>
          </w:p>
        </w:tc>
        <w:tc>
          <w:tcPr>
            <w:tcW w:w="549" w:type="pct"/>
            <w:tcBorders>
              <w:top w:val="single" w:color="616161" w:sz="4" w:space="0"/>
              <w:left w:val="single" w:color="616161" w:sz="4" w:space="0"/>
              <w:bottom w:val="single" w:color="616161" w:sz="4" w:space="0"/>
              <w:right w:val="single" w:color="616161" w:sz="4" w:space="0"/>
            </w:tcBorders>
            <w:vAlign w:val="center"/>
          </w:tcPr>
          <w:p w:rsidRPr="0099653B" w:rsidR="00551A76" w:rsidP="0093032F" w:rsidRDefault="00551A76" w14:paraId="1DEAE994" wp14:textId="77777777">
            <w:pPr>
              <w:pStyle w:val="TableText1"/>
              <w:keepNext/>
              <w:spacing w:before="40" w:after="40"/>
              <w:jc w:val="center"/>
              <w:rPr>
                <w:rStyle w:val="ModernTableText"/>
                <w:b/>
                <w:noProof/>
                <w:szCs w:val="18"/>
              </w:rPr>
            </w:pPr>
            <w:r w:rsidRPr="0099653B">
              <w:rPr>
                <w:rStyle w:val="ModernTableText"/>
                <w:b/>
                <w:noProof/>
                <w:szCs w:val="18"/>
              </w:rPr>
              <w:t>Prompt</w:t>
            </w:r>
          </w:p>
        </w:tc>
      </w:tr>
      <w:tr xmlns:wp14="http://schemas.microsoft.com/office/word/2010/wordml" w:rsidR="00DD7BA6" w:rsidTr="00797EA4" w14:paraId="18DB0AE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2" w:type="pct"/>
            <w:gridSpan w:val="2"/>
            <w:vMerge/>
            <w:tcBorders>
              <w:left w:val="single" w:color="616161" w:sz="4" w:space="0"/>
              <w:right w:val="single" w:color="616161" w:sz="4" w:space="0"/>
            </w:tcBorders>
          </w:tcPr>
          <w:p w:rsidRPr="0099653B" w:rsidR="00DD7BA6" w:rsidP="0093032F" w:rsidRDefault="00DD7BA6" w14:paraId="2E471027" wp14:textId="77777777">
            <w:pPr>
              <w:pStyle w:val="TableText1"/>
              <w:keepNext/>
              <w:spacing w:before="40" w:after="40"/>
              <w:rPr>
                <w:rStyle w:val="ModernTableText"/>
                <w:b/>
                <w:szCs w:val="18"/>
              </w:rPr>
            </w:pPr>
          </w:p>
        </w:tc>
        <w:tc>
          <w:tcPr>
            <w:tcW w:w="1197" w:type="pct"/>
            <w:gridSpan w:val="3"/>
            <w:tcBorders>
              <w:top w:val="single" w:color="616161" w:sz="4" w:space="0"/>
              <w:left w:val="single" w:color="616161" w:sz="4" w:space="0"/>
              <w:bottom w:val="single" w:color="616161" w:sz="4" w:space="0"/>
              <w:right w:val="single" w:color="616161" w:sz="4" w:space="0"/>
            </w:tcBorders>
            <w:vAlign w:val="center"/>
          </w:tcPr>
          <w:p w:rsidRPr="00DD7BA6" w:rsidR="00DD7BA6" w:rsidP="00BE3176" w:rsidRDefault="00DD7BA6" w14:paraId="0E834530" wp14:textId="77777777">
            <w:pPr>
              <w:pStyle w:val="TableText1"/>
              <w:keepNext/>
              <w:numPr>
                <w:ilvl w:val="0"/>
                <w:numId w:val="71"/>
              </w:numPr>
              <w:spacing w:before="40" w:after="40"/>
              <w:rPr>
                <w:rStyle w:val="ModernTableText"/>
                <w:noProof/>
                <w:szCs w:val="18"/>
              </w:rPr>
            </w:pPr>
            <w:r w:rsidRPr="00DD7BA6">
              <w:rPr>
                <w:rStyle w:val="ModernTableText"/>
                <w:noProof/>
                <w:szCs w:val="18"/>
              </w:rPr>
              <w:t>Header Status Code</w:t>
            </w:r>
          </w:p>
          <w:p w:rsidRPr="00DD7BA6" w:rsidR="00DD7BA6" w:rsidP="00DD7BA6" w:rsidRDefault="00DD7BA6" w14:paraId="3E5F8399" wp14:textId="77777777">
            <w:pPr>
              <w:pStyle w:val="TableText1"/>
              <w:keepNext/>
              <w:spacing w:before="40" w:after="40"/>
              <w:rPr>
                <w:rStyle w:val="ModernTableText"/>
                <w:noProof/>
                <w:szCs w:val="18"/>
              </w:rPr>
            </w:pPr>
            <w:r>
              <w:rPr>
                <w:rStyle w:val="ModernTableText"/>
                <w:noProof/>
                <w:szCs w:val="18"/>
              </w:rPr>
              <w:t xml:space="preserve">        </w:t>
            </w:r>
            <w:r w:rsidRPr="00DD7BA6">
              <w:rPr>
                <w:rStyle w:val="ModernTableText"/>
                <w:noProof/>
                <w:szCs w:val="18"/>
              </w:rPr>
              <w:t>A-HDR-TB.A-HDR-STAT-CD</w:t>
            </w:r>
          </w:p>
        </w:tc>
        <w:tc>
          <w:tcPr>
            <w:tcW w:w="2222" w:type="pct"/>
            <w:gridSpan w:val="5"/>
            <w:tcBorders>
              <w:top w:val="single" w:color="616161" w:sz="4" w:space="0"/>
              <w:left w:val="single" w:color="616161" w:sz="4" w:space="0"/>
              <w:bottom w:val="single" w:color="616161" w:sz="4" w:space="0"/>
              <w:right w:val="single" w:color="616161" w:sz="4" w:space="0"/>
            </w:tcBorders>
            <w:vAlign w:val="center"/>
          </w:tcPr>
          <w:p w:rsidRPr="00DD7BA6" w:rsidR="00DD7BA6" w:rsidP="0093032F" w:rsidRDefault="00DD7BA6" w14:paraId="5F68D78F" wp14:textId="77777777">
            <w:pPr>
              <w:pStyle w:val="TableText1"/>
              <w:keepNext/>
              <w:spacing w:before="40" w:after="40"/>
              <w:rPr>
                <w:rStyle w:val="ModernTableText"/>
                <w:noProof/>
                <w:szCs w:val="18"/>
              </w:rPr>
            </w:pPr>
            <w:r w:rsidRPr="00DD7BA6">
              <w:rPr>
                <w:rStyle w:val="ModernTableText"/>
                <w:noProof/>
                <w:sz w:val="17"/>
                <w:szCs w:val="17"/>
              </w:rPr>
              <w:t>A-HDR-STAT-CD &lt;&gt; 'R' (Rejected)</w:t>
            </w:r>
          </w:p>
        </w:tc>
        <w:tc>
          <w:tcPr>
            <w:tcW w:w="549" w:type="pct"/>
            <w:tcBorders>
              <w:top w:val="single" w:color="616161" w:sz="4" w:space="0"/>
              <w:left w:val="single" w:color="616161" w:sz="4" w:space="0"/>
              <w:bottom w:val="single" w:color="616161" w:sz="4" w:space="0"/>
              <w:right w:val="single" w:color="616161" w:sz="4" w:space="0"/>
            </w:tcBorders>
            <w:vAlign w:val="center"/>
          </w:tcPr>
          <w:p w:rsidRPr="00DD7BA6" w:rsidR="00DD7BA6" w:rsidP="0093032F" w:rsidRDefault="00DD7BA6" w14:paraId="3A5DD4CB" wp14:textId="77777777">
            <w:pPr>
              <w:pStyle w:val="TableText1"/>
              <w:keepNext/>
              <w:spacing w:before="40" w:after="40"/>
              <w:jc w:val="center"/>
              <w:rPr>
                <w:rStyle w:val="ModernTableText"/>
                <w:noProof/>
                <w:szCs w:val="18"/>
              </w:rPr>
            </w:pPr>
            <w:r w:rsidRPr="00DD7BA6">
              <w:rPr>
                <w:rStyle w:val="ModernTableText"/>
                <w:rFonts w:ascii="Wingdings" w:hAnsi="Wingdings" w:eastAsia="Wingdings" w:cs="Wingdings"/>
                <w:noProof/>
                <w:sz w:val="23"/>
                <w:szCs w:val="23"/>
              </w:rPr>
              <w:t>þ</w:t>
            </w:r>
            <w:r w:rsidRPr="00DD7BA6">
              <w:rPr>
                <w:rStyle w:val="ModernTableText"/>
                <w:noProof/>
                <w:sz w:val="23"/>
                <w:szCs w:val="23"/>
              </w:rPr>
              <w:t xml:space="preserve"> </w:t>
            </w:r>
            <w:r w:rsidRPr="00DD7BA6">
              <w:rPr>
                <w:rStyle w:val="ModernTableText"/>
                <w:noProof/>
                <w:sz w:val="17"/>
                <w:szCs w:val="17"/>
              </w:rPr>
              <w:t xml:space="preserve">No  </w:t>
            </w:r>
            <w:r w:rsidRPr="00DD7BA6">
              <w:rPr>
                <w:rStyle w:val="ModernTableText"/>
                <w:rFonts w:ascii="Wingdings 2" w:hAnsi="Wingdings 2" w:eastAsia="Wingdings 2" w:cs="Wingdings 2"/>
                <w:noProof/>
                <w:sz w:val="23"/>
                <w:szCs w:val="23"/>
              </w:rPr>
              <w:t>£</w:t>
            </w:r>
            <w:r w:rsidRPr="00DD7BA6">
              <w:rPr>
                <w:rStyle w:val="ModernTableText"/>
                <w:noProof/>
                <w:sz w:val="17"/>
                <w:szCs w:val="17"/>
              </w:rPr>
              <w:t xml:space="preserve"> Yes</w:t>
            </w:r>
          </w:p>
        </w:tc>
      </w:tr>
      <w:tr xmlns:wp14="http://schemas.microsoft.com/office/word/2010/wordml" w:rsidR="00DD7BA6" w:rsidTr="00797EA4" w14:paraId="513B514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2" w:type="pct"/>
            <w:gridSpan w:val="2"/>
            <w:vMerge/>
            <w:tcBorders>
              <w:left w:val="single" w:color="616161" w:sz="4" w:space="0"/>
              <w:right w:val="single" w:color="616161" w:sz="4" w:space="0"/>
            </w:tcBorders>
          </w:tcPr>
          <w:p w:rsidRPr="0099653B" w:rsidR="00DD7BA6" w:rsidP="0093032F" w:rsidRDefault="00DD7BA6" w14:paraId="0915588A" wp14:textId="77777777">
            <w:pPr>
              <w:pStyle w:val="TableText1"/>
              <w:keepNext/>
              <w:spacing w:before="40" w:after="40"/>
              <w:rPr>
                <w:rStyle w:val="ModernTableText"/>
                <w:b/>
                <w:szCs w:val="18"/>
              </w:rPr>
            </w:pPr>
          </w:p>
        </w:tc>
        <w:tc>
          <w:tcPr>
            <w:tcW w:w="1197" w:type="pct"/>
            <w:gridSpan w:val="3"/>
            <w:tcBorders>
              <w:top w:val="single" w:color="616161" w:sz="4" w:space="0"/>
              <w:left w:val="single" w:color="616161" w:sz="4" w:space="0"/>
              <w:bottom w:val="single" w:color="616161" w:sz="4" w:space="0"/>
              <w:right w:val="single" w:color="616161" w:sz="4" w:space="0"/>
            </w:tcBorders>
            <w:vAlign w:val="center"/>
          </w:tcPr>
          <w:p w:rsidRPr="0099653B" w:rsidR="00DD7BA6" w:rsidP="00BE3176" w:rsidRDefault="00DD7BA6" w14:paraId="6A15A6CF" wp14:textId="77777777">
            <w:pPr>
              <w:pStyle w:val="TableText1"/>
              <w:keepNext/>
              <w:numPr>
                <w:ilvl w:val="0"/>
                <w:numId w:val="71"/>
              </w:numPr>
              <w:spacing w:before="40" w:after="40"/>
              <w:rPr>
                <w:rStyle w:val="ModernTableText"/>
                <w:rFonts w:cs="Arial"/>
                <w:szCs w:val="18"/>
              </w:rPr>
            </w:pPr>
            <w:r w:rsidRPr="0099653B">
              <w:rPr>
                <w:rStyle w:val="ModernTableText"/>
                <w:noProof/>
                <w:szCs w:val="18"/>
              </w:rPr>
              <w:t>LOB Cd</w:t>
            </w:r>
            <w:r w:rsidRPr="0099653B">
              <w:rPr>
                <w:rStyle w:val="ModernTableText"/>
                <w:noProof/>
                <w:szCs w:val="18"/>
              </w:rPr>
              <w:br/>
            </w:r>
            <w:r w:rsidRPr="0099653B">
              <w:rPr>
                <w:rStyle w:val="ModernTableText"/>
                <w:noProof/>
                <w:szCs w:val="18"/>
              </w:rPr>
              <w:t>A-HDR-TB.R-LOB-CD</w:t>
            </w:r>
          </w:p>
        </w:tc>
        <w:tc>
          <w:tcPr>
            <w:tcW w:w="2222" w:type="pct"/>
            <w:gridSpan w:val="5"/>
            <w:tcBorders>
              <w:top w:val="single" w:color="616161" w:sz="4" w:space="0"/>
              <w:left w:val="single" w:color="616161" w:sz="4" w:space="0"/>
              <w:bottom w:val="single" w:color="616161" w:sz="4" w:space="0"/>
              <w:right w:val="single" w:color="616161" w:sz="4" w:space="0"/>
            </w:tcBorders>
            <w:vAlign w:val="center"/>
          </w:tcPr>
          <w:p w:rsidRPr="0099653B" w:rsidR="00DD7BA6" w:rsidP="0093032F" w:rsidRDefault="00DD7BA6" w14:paraId="62A0E2A3" wp14:textId="77777777">
            <w:pPr>
              <w:pStyle w:val="TableText1"/>
              <w:keepNext/>
              <w:spacing w:before="40" w:after="40"/>
              <w:rPr>
                <w:rStyle w:val="ModernTableText"/>
                <w:szCs w:val="18"/>
              </w:rPr>
            </w:pPr>
            <w:r w:rsidRPr="0099653B">
              <w:rPr>
                <w:rStyle w:val="ModernTableText"/>
                <w:noProof/>
                <w:szCs w:val="18"/>
              </w:rPr>
              <w:t>Default to ‘Medicaid’</w:t>
            </w:r>
          </w:p>
        </w:tc>
        <w:tc>
          <w:tcPr>
            <w:tcW w:w="549" w:type="pct"/>
            <w:tcBorders>
              <w:top w:val="single" w:color="616161" w:sz="4" w:space="0"/>
              <w:left w:val="single" w:color="616161" w:sz="4" w:space="0"/>
              <w:bottom w:val="single" w:color="616161" w:sz="4" w:space="0"/>
              <w:right w:val="single" w:color="616161" w:sz="4" w:space="0"/>
            </w:tcBorders>
            <w:vAlign w:val="center"/>
          </w:tcPr>
          <w:p w:rsidRPr="0099653B" w:rsidR="00DD7BA6" w:rsidP="0093032F" w:rsidRDefault="00DD7BA6" w14:paraId="1BFD51F3" wp14:textId="77777777">
            <w:pPr>
              <w:pStyle w:val="TableText1"/>
              <w:keepNext/>
              <w:spacing w:before="40" w:after="40"/>
              <w:jc w:val="center"/>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No  </w:t>
            </w:r>
            <w:r w:rsidRPr="0099653B">
              <w:rPr>
                <w:rStyle w:val="ModernTableText"/>
                <w:rFonts w:ascii="Wingdings" w:hAnsi="Wingdings" w:eastAsia="Wingdings" w:cs="Wingdings"/>
                <w:noProof/>
                <w:szCs w:val="18"/>
              </w:rPr>
              <w:t>þ</w:t>
            </w:r>
            <w:r w:rsidRPr="0099653B">
              <w:rPr>
                <w:rStyle w:val="ModernTableText"/>
                <w:noProof/>
                <w:szCs w:val="18"/>
              </w:rPr>
              <w:t xml:space="preserve"> Yes</w:t>
            </w:r>
          </w:p>
        </w:tc>
      </w:tr>
      <w:tr xmlns:wp14="http://schemas.microsoft.com/office/word/2010/wordml" w:rsidR="00DD7BA6" w:rsidTr="00C100CA" w14:paraId="3B883AC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2" w:type="pct"/>
            <w:gridSpan w:val="2"/>
            <w:vMerge/>
            <w:tcBorders>
              <w:left w:val="single" w:color="616161" w:sz="4" w:space="0"/>
              <w:right w:val="single" w:color="616161" w:sz="4" w:space="0"/>
            </w:tcBorders>
          </w:tcPr>
          <w:p w:rsidRPr="0099653B" w:rsidR="00DD7BA6" w:rsidP="0093032F" w:rsidRDefault="00DD7BA6" w14:paraId="567625D5" wp14:textId="77777777">
            <w:pPr>
              <w:pStyle w:val="TableText1"/>
              <w:keepNext/>
              <w:spacing w:before="40" w:after="40"/>
              <w:rPr>
                <w:rStyle w:val="ModernTableText"/>
                <w:b/>
                <w:szCs w:val="18"/>
              </w:rPr>
            </w:pPr>
          </w:p>
        </w:tc>
        <w:tc>
          <w:tcPr>
            <w:tcW w:w="1197" w:type="pct"/>
            <w:gridSpan w:val="3"/>
            <w:tcBorders>
              <w:top w:val="single" w:color="616161" w:sz="4" w:space="0"/>
              <w:left w:val="single" w:color="616161" w:sz="4" w:space="0"/>
              <w:bottom w:val="single" w:color="616161" w:sz="4" w:space="0"/>
              <w:right w:val="single" w:color="616161" w:sz="4" w:space="0"/>
            </w:tcBorders>
          </w:tcPr>
          <w:p w:rsidRPr="0099653B" w:rsidR="00DD7BA6" w:rsidP="00BE3176" w:rsidRDefault="00DD7BA6" w14:paraId="2A2ADA44" wp14:textId="77777777">
            <w:pPr>
              <w:pStyle w:val="TableText1"/>
              <w:keepNext/>
              <w:numPr>
                <w:ilvl w:val="0"/>
                <w:numId w:val="71"/>
              </w:numPr>
              <w:spacing w:before="40" w:after="40"/>
              <w:rPr>
                <w:rStyle w:val="ModernTableText"/>
                <w:rFonts w:cs="Arial"/>
                <w:szCs w:val="18"/>
              </w:rPr>
            </w:pPr>
            <w:r w:rsidRPr="0099653B">
              <w:rPr>
                <w:rStyle w:val="ModernTableText"/>
                <w:rFonts w:cs="Arial"/>
                <w:szCs w:val="18"/>
              </w:rPr>
              <w:t xml:space="preserve">Member Eligibility Begin Date Span </w:t>
            </w:r>
          </w:p>
          <w:p w:rsidRPr="0099653B" w:rsidR="00DD7BA6" w:rsidP="0093032F" w:rsidRDefault="00DD7BA6" w14:paraId="6EE76FA5" wp14:textId="77777777">
            <w:pPr>
              <w:pStyle w:val="TableText1"/>
              <w:keepNext/>
              <w:spacing w:before="40" w:after="40"/>
              <w:rPr>
                <w:rStyle w:val="ModernTableText"/>
                <w:rFonts w:cs="Arial"/>
                <w:szCs w:val="18"/>
              </w:rPr>
            </w:pPr>
            <w:r w:rsidRPr="0099653B">
              <w:rPr>
                <w:rStyle w:val="ModernTableText"/>
                <w:rFonts w:cs="Arial"/>
                <w:szCs w:val="18"/>
              </w:rPr>
              <w:t xml:space="preserve">B_CONT_ELIG_TB. B_ELIG_SPAN_BEG_DT    </w:t>
            </w:r>
          </w:p>
          <w:p w:rsidRPr="0099653B" w:rsidR="00DD7BA6" w:rsidP="0093032F" w:rsidRDefault="00DD7BA6" w14:paraId="0BFFB41C" wp14:textId="77777777">
            <w:pPr>
              <w:pStyle w:val="TableText1"/>
              <w:keepNext/>
              <w:spacing w:before="40" w:after="40"/>
              <w:rPr>
                <w:rStyle w:val="ModernTableText"/>
                <w:rFonts w:cs="Arial"/>
                <w:szCs w:val="18"/>
              </w:rPr>
            </w:pPr>
            <w:r w:rsidRPr="0099653B">
              <w:rPr>
                <w:rStyle w:val="ModernTableText"/>
                <w:rFonts w:cs="Arial"/>
                <w:szCs w:val="18"/>
              </w:rPr>
              <w:t>Mbr Dt-Elig Span End</w:t>
            </w:r>
            <w:r w:rsidRPr="0099653B">
              <w:rPr>
                <w:rStyle w:val="ModernTableText"/>
                <w:rFonts w:cs="Arial"/>
                <w:szCs w:val="18"/>
              </w:rPr>
              <w:br/>
            </w:r>
            <w:r w:rsidRPr="0099653B">
              <w:rPr>
                <w:rStyle w:val="ModernTableText"/>
                <w:rFonts w:cs="Arial"/>
                <w:szCs w:val="18"/>
              </w:rPr>
              <w:t>B-CONT-ELIG-TB.B-ELIG-SPAN-END-DT</w:t>
            </w:r>
          </w:p>
        </w:tc>
        <w:tc>
          <w:tcPr>
            <w:tcW w:w="2222" w:type="pct"/>
            <w:gridSpan w:val="5"/>
            <w:tcBorders>
              <w:top w:val="single" w:color="616161" w:sz="4" w:space="0"/>
              <w:left w:val="single" w:color="616161" w:sz="4" w:space="0"/>
              <w:bottom w:val="single" w:color="616161" w:sz="4" w:space="0"/>
              <w:right w:val="single" w:color="616161" w:sz="4" w:space="0"/>
            </w:tcBorders>
          </w:tcPr>
          <w:p w:rsidRPr="0099653B" w:rsidR="00DD7BA6" w:rsidP="00ED68EA" w:rsidRDefault="00DD7BA6" w14:paraId="5FABE8F5" wp14:textId="77777777">
            <w:pPr>
              <w:pStyle w:val="tabletextacssc0"/>
              <w:rPr>
                <w:rStyle w:val="ModernTableText"/>
                <w:rFonts w:cs="Arial"/>
                <w:spacing w:val="-2"/>
                <w:szCs w:val="18"/>
              </w:rPr>
            </w:pPr>
            <w:r w:rsidRPr="0099653B">
              <w:rPr>
                <w:rStyle w:val="ModernTableText"/>
                <w:rFonts w:cs="Arial"/>
                <w:color w:val="auto"/>
                <w:spacing w:val="-2"/>
                <w:szCs w:val="18"/>
              </w:rPr>
              <w:t>B-CONT-ELIG-TB.B-ELIG-SPAN-BEG-DT &gt; A-DTL-TB.A-LI-BEG-DT</w:t>
            </w:r>
          </w:p>
          <w:p w:rsidRPr="0099653B" w:rsidR="00DD7BA6" w:rsidP="00ED68EA" w:rsidRDefault="00DD7BA6" w14:paraId="3642C392" wp14:textId="77777777">
            <w:pPr>
              <w:pStyle w:val="tabletextacssc0"/>
              <w:rPr>
                <w:rStyle w:val="ModernTableText"/>
                <w:rFonts w:cs="Arial"/>
                <w:color w:val="auto"/>
                <w:spacing w:val="-2"/>
                <w:szCs w:val="18"/>
              </w:rPr>
            </w:pPr>
            <w:r w:rsidRPr="0099653B">
              <w:rPr>
                <w:rStyle w:val="ModernTableText"/>
                <w:rFonts w:cs="Arial"/>
                <w:color w:val="auto"/>
                <w:spacing w:val="-2"/>
                <w:szCs w:val="18"/>
              </w:rPr>
              <w:t>OR</w:t>
            </w:r>
          </w:p>
          <w:p w:rsidRPr="0099653B" w:rsidR="00DD7BA6" w:rsidP="0093032F" w:rsidRDefault="00DD7BA6" w14:paraId="53F3AD1C" wp14:textId="77777777">
            <w:pPr>
              <w:pStyle w:val="TableText1"/>
              <w:keepNext/>
              <w:spacing w:before="40" w:after="40"/>
              <w:rPr>
                <w:rStyle w:val="ModernTableText"/>
                <w:rFonts w:cs="Arial"/>
                <w:szCs w:val="18"/>
              </w:rPr>
            </w:pPr>
            <w:r w:rsidRPr="0099653B">
              <w:rPr>
                <w:rStyle w:val="ModernTableText"/>
                <w:rFonts w:cs="Arial"/>
                <w:szCs w:val="18"/>
              </w:rPr>
              <w:t>B-CONT-ELIG-TB.B-ELIG-SPAN-END-DT &lt; A-DTL-TB.A-LI-END-DT</w:t>
            </w:r>
            <w:r w:rsidRPr="0099653B" w:rsidDel="00760BE5">
              <w:rPr>
                <w:rStyle w:val="ModernTableText"/>
                <w:rFonts w:cs="Arial"/>
                <w:szCs w:val="18"/>
              </w:rPr>
              <w:t xml:space="preserve"> </w:t>
            </w:r>
            <w:r w:rsidRPr="0099653B">
              <w:rPr>
                <w:rStyle w:val="ModernTableText"/>
                <w:rFonts w:cs="Arial"/>
                <w:szCs w:val="18"/>
              </w:rPr>
              <w:t>This allows the report to not include changes in the COE Spans.</w:t>
            </w:r>
          </w:p>
        </w:tc>
        <w:tc>
          <w:tcPr>
            <w:tcW w:w="549" w:type="pct"/>
            <w:tcBorders>
              <w:top w:val="single" w:color="616161" w:sz="4" w:space="0"/>
              <w:left w:val="single" w:color="616161" w:sz="4" w:space="0"/>
              <w:bottom w:val="single" w:color="616161" w:sz="4" w:space="0"/>
              <w:right w:val="single" w:color="616161" w:sz="4" w:space="0"/>
            </w:tcBorders>
            <w:vAlign w:val="center"/>
          </w:tcPr>
          <w:p w:rsidRPr="0099653B" w:rsidR="00DD7BA6" w:rsidP="0093032F" w:rsidRDefault="00DD7BA6" w14:paraId="00E6F690" wp14:textId="77777777">
            <w:pPr>
              <w:pStyle w:val="TableText1"/>
              <w:keepNext/>
              <w:spacing w:before="40" w:after="40"/>
              <w:jc w:val="center"/>
              <w:rPr>
                <w:rStyle w:val="ModernTableText"/>
                <w:noProof/>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 No  </w:t>
            </w:r>
            <w:r w:rsidRPr="0099653B">
              <w:rPr>
                <w:rStyle w:val="ModernTableText"/>
                <w:rFonts w:ascii="Wingdings 2" w:hAnsi="Wingdings 2" w:eastAsia="Wingdings 2" w:cs="Wingdings 2"/>
                <w:noProof/>
                <w:szCs w:val="18"/>
              </w:rPr>
              <w:t>£</w:t>
            </w:r>
            <w:r w:rsidRPr="0099653B">
              <w:rPr>
                <w:rStyle w:val="ModernTableText"/>
                <w:noProof/>
                <w:szCs w:val="18"/>
              </w:rPr>
              <w:t xml:space="preserve"> Yes</w:t>
            </w:r>
          </w:p>
        </w:tc>
      </w:tr>
      <w:tr xmlns:wp14="http://schemas.microsoft.com/office/word/2010/wordml" w:rsidR="00DD7BA6" w14:paraId="4C7FEA6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2" w:type="pct"/>
            <w:gridSpan w:val="2"/>
            <w:vMerge/>
            <w:tcBorders>
              <w:left w:val="single" w:color="616161" w:sz="4" w:space="0"/>
              <w:right w:val="single" w:color="616161" w:sz="4" w:space="0"/>
            </w:tcBorders>
          </w:tcPr>
          <w:p w:rsidRPr="0099653B" w:rsidR="00DD7BA6" w:rsidRDefault="00DD7BA6" w14:paraId="22739900" wp14:textId="77777777">
            <w:pPr>
              <w:pStyle w:val="TableText1"/>
              <w:spacing w:before="40" w:after="40"/>
              <w:rPr>
                <w:rStyle w:val="ModernTableText"/>
                <w:b/>
                <w:szCs w:val="18"/>
              </w:rPr>
            </w:pPr>
          </w:p>
        </w:tc>
        <w:tc>
          <w:tcPr>
            <w:tcW w:w="1197" w:type="pct"/>
            <w:gridSpan w:val="3"/>
            <w:tcBorders>
              <w:top w:val="single" w:color="616161" w:sz="4" w:space="0"/>
              <w:left w:val="single" w:color="616161" w:sz="4" w:space="0"/>
              <w:bottom w:val="single" w:color="616161" w:sz="4" w:space="0"/>
              <w:right w:val="single" w:color="616161" w:sz="4" w:space="0"/>
            </w:tcBorders>
            <w:vAlign w:val="center"/>
          </w:tcPr>
          <w:p w:rsidRPr="0099653B" w:rsidR="00DD7BA6" w:rsidP="00BE3176" w:rsidRDefault="00DD7BA6" w14:paraId="3420E55D" wp14:textId="77777777">
            <w:pPr>
              <w:pStyle w:val="TableText1"/>
              <w:numPr>
                <w:ilvl w:val="0"/>
                <w:numId w:val="71"/>
              </w:numPr>
              <w:spacing w:before="40" w:after="40"/>
              <w:rPr>
                <w:rStyle w:val="ModernTableText"/>
                <w:szCs w:val="18"/>
              </w:rPr>
            </w:pPr>
            <w:r w:rsidRPr="0099653B">
              <w:rPr>
                <w:rStyle w:val="ModernTableText"/>
                <w:szCs w:val="18"/>
              </w:rPr>
              <w:t>Line Item Status Code</w:t>
            </w:r>
          </w:p>
          <w:p w:rsidRPr="0099653B" w:rsidR="00DD7BA6" w:rsidRDefault="00DD7BA6" w14:paraId="39D8AC6B" wp14:textId="77777777">
            <w:pPr>
              <w:pStyle w:val="TableText1"/>
              <w:spacing w:before="40" w:after="40"/>
              <w:ind w:left="360"/>
              <w:rPr>
                <w:rStyle w:val="ModernTableText"/>
                <w:szCs w:val="18"/>
              </w:rPr>
            </w:pPr>
            <w:r w:rsidRPr="0099653B">
              <w:rPr>
                <w:rStyle w:val="ModernTableText"/>
                <w:szCs w:val="18"/>
              </w:rPr>
              <w:t>A_DTL_STAT_CD</w:t>
            </w:r>
          </w:p>
          <w:p w:rsidRPr="0099653B" w:rsidR="00DD7BA6" w:rsidRDefault="00DD7BA6" w14:paraId="471E893D" wp14:textId="77777777">
            <w:pPr>
              <w:pStyle w:val="TableText1"/>
              <w:spacing w:before="40" w:after="40"/>
              <w:rPr>
                <w:rStyle w:val="ModernTableText"/>
                <w:szCs w:val="18"/>
              </w:rPr>
            </w:pPr>
            <w:r w:rsidRPr="0099653B">
              <w:rPr>
                <w:rStyle w:val="ModernTableText"/>
                <w:szCs w:val="18"/>
              </w:rPr>
              <w:t xml:space="preserve">        A_DTL_TB</w:t>
            </w:r>
          </w:p>
        </w:tc>
        <w:tc>
          <w:tcPr>
            <w:tcW w:w="2222" w:type="pct"/>
            <w:gridSpan w:val="5"/>
            <w:tcBorders>
              <w:top w:val="single" w:color="616161" w:sz="4" w:space="0"/>
              <w:left w:val="single" w:color="616161" w:sz="4" w:space="0"/>
              <w:bottom w:val="single" w:color="616161" w:sz="4" w:space="0"/>
              <w:right w:val="single" w:color="616161" w:sz="4" w:space="0"/>
            </w:tcBorders>
            <w:vAlign w:val="center"/>
          </w:tcPr>
          <w:p w:rsidRPr="0099653B" w:rsidR="00DD7BA6" w:rsidRDefault="00DD7BA6" w14:paraId="7C79F0D8" wp14:textId="77777777">
            <w:pPr>
              <w:pStyle w:val="TableText1"/>
              <w:spacing w:before="40" w:after="40"/>
              <w:rPr>
                <w:rStyle w:val="ModernTableText"/>
                <w:szCs w:val="18"/>
              </w:rPr>
            </w:pPr>
            <w:r w:rsidRPr="0099653B">
              <w:rPr>
                <w:rStyle w:val="ModernTableText"/>
                <w:szCs w:val="18"/>
              </w:rPr>
              <w:t>A_DTL_STAT_CD = ‘A’ (Approved)</w:t>
            </w:r>
          </w:p>
        </w:tc>
        <w:tc>
          <w:tcPr>
            <w:tcW w:w="549" w:type="pct"/>
            <w:tcBorders>
              <w:top w:val="single" w:color="616161" w:sz="4" w:space="0"/>
              <w:left w:val="single" w:color="616161" w:sz="4" w:space="0"/>
              <w:bottom w:val="single" w:color="616161" w:sz="4" w:space="0"/>
              <w:right w:val="single" w:color="616161" w:sz="4" w:space="0"/>
            </w:tcBorders>
            <w:vAlign w:val="center"/>
          </w:tcPr>
          <w:p w:rsidRPr="0099653B" w:rsidR="00DD7BA6" w:rsidRDefault="00DD7BA6" w14:paraId="4A5D45BF" wp14:textId="77777777">
            <w:pPr>
              <w:pStyle w:val="TableText1"/>
              <w:spacing w:before="40" w:after="40"/>
              <w:jc w:val="center"/>
              <w:rPr>
                <w:rStyle w:val="ModernTableText"/>
                <w:noProof/>
                <w:szCs w:val="18"/>
                <w:highlight w:val="yellow"/>
              </w:rPr>
            </w:pPr>
            <w:r w:rsidRPr="0099653B">
              <w:rPr>
                <w:rStyle w:val="ModernTableText"/>
                <w:rFonts w:ascii="Wingdings" w:hAnsi="Wingdings" w:eastAsia="Wingdings" w:cs="Wingdings"/>
                <w:noProof/>
                <w:szCs w:val="18"/>
              </w:rPr>
              <w:t>þ</w:t>
            </w:r>
            <w:r w:rsidRPr="0099653B">
              <w:rPr>
                <w:rStyle w:val="ModernTableText"/>
                <w:noProof/>
                <w:szCs w:val="18"/>
              </w:rPr>
              <w:t xml:space="preserve"> No  </w:t>
            </w:r>
            <w:r w:rsidRPr="0099653B">
              <w:rPr>
                <w:rStyle w:val="ModernTableText"/>
                <w:rFonts w:ascii="Wingdings 2" w:hAnsi="Wingdings 2" w:eastAsia="Wingdings 2" w:cs="Wingdings 2"/>
                <w:noProof/>
                <w:szCs w:val="18"/>
              </w:rPr>
              <w:t>£</w:t>
            </w:r>
            <w:r w:rsidRPr="0099653B">
              <w:rPr>
                <w:rStyle w:val="ModernTableText"/>
                <w:noProof/>
                <w:szCs w:val="18"/>
              </w:rPr>
              <w:t xml:space="preserve"> Yes</w:t>
            </w:r>
          </w:p>
        </w:tc>
      </w:tr>
      <w:tr xmlns:wp14="http://schemas.microsoft.com/office/word/2010/wordml" w:rsidR="00DD7BA6" w14:paraId="3C56BF9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410"/>
          <w:jc w:val="center"/>
        </w:trPr>
        <w:tc>
          <w:tcPr>
            <w:tcW w:w="1032" w:type="pct"/>
            <w:gridSpan w:val="2"/>
            <w:vMerge/>
            <w:tcBorders>
              <w:left w:val="single" w:color="616161" w:sz="4" w:space="0"/>
              <w:right w:val="single" w:color="616161" w:sz="4" w:space="0"/>
            </w:tcBorders>
          </w:tcPr>
          <w:p w:rsidRPr="0099653B" w:rsidR="00DD7BA6" w:rsidRDefault="00DD7BA6" w14:paraId="563E7600" wp14:textId="77777777">
            <w:pPr>
              <w:pStyle w:val="TableText1"/>
              <w:spacing w:before="40" w:after="40"/>
              <w:rPr>
                <w:rStyle w:val="ModernTableText"/>
                <w:b/>
                <w:szCs w:val="18"/>
              </w:rPr>
            </w:pPr>
          </w:p>
        </w:tc>
        <w:tc>
          <w:tcPr>
            <w:tcW w:w="1197" w:type="pct"/>
            <w:gridSpan w:val="3"/>
            <w:tcBorders>
              <w:top w:val="single" w:color="616161" w:sz="4" w:space="0"/>
              <w:left w:val="single" w:color="616161" w:sz="4" w:space="0"/>
              <w:bottom w:val="single" w:color="616161" w:sz="4" w:space="0"/>
              <w:right w:val="single" w:color="616161" w:sz="4" w:space="0"/>
            </w:tcBorders>
          </w:tcPr>
          <w:p w:rsidRPr="0099653B" w:rsidR="00DD7BA6" w:rsidP="00BE3176" w:rsidRDefault="00DD7BA6" w14:paraId="0C69BD8C" wp14:textId="77777777">
            <w:pPr>
              <w:pStyle w:val="TableText1"/>
              <w:numPr>
                <w:ilvl w:val="0"/>
                <w:numId w:val="71"/>
              </w:numPr>
              <w:spacing w:before="40" w:after="40"/>
              <w:rPr>
                <w:rStyle w:val="ModernTableText"/>
                <w:rFonts w:cs="Arial"/>
                <w:szCs w:val="18"/>
              </w:rPr>
            </w:pPr>
            <w:r w:rsidRPr="0099653B">
              <w:rPr>
                <w:rStyle w:val="ModernTableText"/>
                <w:rFonts w:cs="Arial"/>
                <w:szCs w:val="18"/>
              </w:rPr>
              <w:t>SA Input Source</w:t>
            </w:r>
          </w:p>
          <w:p w:rsidRPr="0099653B" w:rsidR="00DD7BA6" w:rsidP="00551A76" w:rsidRDefault="00DD7BA6" w14:paraId="6236C8D5" wp14:textId="77777777">
            <w:pPr>
              <w:pStyle w:val="TableText1"/>
              <w:spacing w:before="40" w:after="40"/>
              <w:ind w:left="404"/>
              <w:rPr>
                <w:rStyle w:val="ModernTableText"/>
                <w:rFonts w:cs="Arial"/>
                <w:szCs w:val="18"/>
              </w:rPr>
            </w:pPr>
            <w:r w:rsidRPr="0099653B">
              <w:rPr>
                <w:rStyle w:val="ModernTableText"/>
                <w:rFonts w:cs="Arial"/>
                <w:szCs w:val="18"/>
              </w:rPr>
              <w:t>A_HDR_TB</w:t>
            </w:r>
          </w:p>
        </w:tc>
        <w:tc>
          <w:tcPr>
            <w:tcW w:w="2222" w:type="pct"/>
            <w:gridSpan w:val="5"/>
            <w:tcBorders>
              <w:left w:val="single" w:color="616161" w:sz="4" w:space="0"/>
              <w:bottom w:val="single" w:color="616161" w:sz="4" w:space="0"/>
              <w:right w:val="single" w:color="616161" w:sz="4" w:space="0"/>
            </w:tcBorders>
          </w:tcPr>
          <w:p w:rsidRPr="0099653B" w:rsidR="00DD7BA6" w:rsidP="00DD7BA6" w:rsidRDefault="00DD7BA6" w14:paraId="0FC7C55D" wp14:textId="77777777">
            <w:pPr>
              <w:pStyle w:val="TableText1"/>
              <w:spacing w:before="40" w:after="40"/>
              <w:rPr>
                <w:rStyle w:val="ModernTableText"/>
                <w:rFonts w:cs="Arial"/>
                <w:szCs w:val="18"/>
              </w:rPr>
            </w:pPr>
            <w:r w:rsidRPr="0099653B">
              <w:rPr>
                <w:rStyle w:val="ModernTableText"/>
                <w:rFonts w:cs="Arial"/>
                <w:szCs w:val="18"/>
              </w:rPr>
              <w:t>A_</w:t>
            </w:r>
            <w:r>
              <w:rPr>
                <w:rStyle w:val="ModernTableText"/>
                <w:rFonts w:cs="Arial"/>
                <w:szCs w:val="18"/>
              </w:rPr>
              <w:t>SRC</w:t>
            </w:r>
            <w:r w:rsidRPr="0099653B">
              <w:rPr>
                <w:rStyle w:val="ModernTableText"/>
                <w:rFonts w:cs="Arial"/>
                <w:szCs w:val="18"/>
              </w:rPr>
              <w:t xml:space="preserve">_TY_CD = ‘B’ (Bridges) </w:t>
            </w:r>
          </w:p>
        </w:tc>
        <w:tc>
          <w:tcPr>
            <w:tcW w:w="549" w:type="pct"/>
            <w:tcBorders>
              <w:left w:val="single" w:color="616161" w:sz="4" w:space="0"/>
              <w:bottom w:val="single" w:color="616161" w:sz="4" w:space="0"/>
              <w:right w:val="single" w:color="616161" w:sz="4" w:space="0"/>
            </w:tcBorders>
            <w:vAlign w:val="center"/>
          </w:tcPr>
          <w:p w:rsidRPr="0099653B" w:rsidR="00DD7BA6" w:rsidRDefault="00DD7BA6" w14:paraId="7EFEAC27" wp14:textId="77777777">
            <w:pPr>
              <w:jc w:val="center"/>
              <w:rPr>
                <w:rStyle w:val="ModernTableText"/>
                <w:noProof/>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 No  </w:t>
            </w:r>
            <w:r w:rsidRPr="0099653B">
              <w:rPr>
                <w:rStyle w:val="ModernTableText"/>
                <w:rFonts w:ascii="Wingdings 2" w:hAnsi="Wingdings 2" w:eastAsia="Wingdings 2" w:cs="Wingdings 2"/>
                <w:noProof/>
                <w:szCs w:val="18"/>
              </w:rPr>
              <w:t>£</w:t>
            </w:r>
            <w:r w:rsidRPr="0099653B">
              <w:rPr>
                <w:rStyle w:val="ModernTableText"/>
                <w:noProof/>
                <w:szCs w:val="18"/>
              </w:rPr>
              <w:t xml:space="preserve"> Yes</w:t>
            </w:r>
          </w:p>
        </w:tc>
      </w:tr>
      <w:tr xmlns:wp14="http://schemas.microsoft.com/office/word/2010/wordml" w:rsidR="00DD7BA6" w14:paraId="69150BB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DD7BA6" w:rsidRDefault="00DD7BA6" w14:paraId="7266B6D2" wp14:textId="77777777">
            <w:pPr>
              <w:pStyle w:val="ModernBodyT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DD7BA6" w:rsidTr="0093032F" w14:paraId="41FFA9B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Merge w:val="restart"/>
            <w:vAlign w:val="center"/>
          </w:tcPr>
          <w:p w:rsidRPr="0099653B" w:rsidR="00DD7BA6" w:rsidP="0093032F" w:rsidRDefault="00DD7BA6" w14:paraId="40555540" wp14:textId="77777777">
            <w:pPr>
              <w:pStyle w:val="TableHeading"/>
              <w:spacing w:before="40" w:after="40"/>
              <w:rPr>
                <w:rStyle w:val="ModernTableText"/>
                <w:noProof/>
                <w:szCs w:val="18"/>
              </w:rPr>
            </w:pPr>
            <w:r w:rsidRPr="0099653B">
              <w:rPr>
                <w:rStyle w:val="ModernTableText"/>
                <w:noProof/>
                <w:szCs w:val="18"/>
              </w:rPr>
              <w:t>Sort By:</w:t>
            </w:r>
          </w:p>
        </w:tc>
        <w:tc>
          <w:tcPr>
            <w:tcW w:w="1879" w:type="pct"/>
            <w:gridSpan w:val="4"/>
          </w:tcPr>
          <w:p w:rsidRPr="0099653B" w:rsidR="00DD7BA6" w:rsidP="00365B47" w:rsidRDefault="00DD7BA6" w14:paraId="68ACC013" wp14:textId="77777777">
            <w:pPr>
              <w:pStyle w:val="TableText1"/>
              <w:numPr>
                <w:ilvl w:val="0"/>
                <w:numId w:val="135"/>
              </w:numPr>
              <w:spacing w:before="40" w:after="40" w:line="240" w:lineRule="auto"/>
              <w:ind w:left="0" w:firstLine="0"/>
              <w:rPr>
                <w:rStyle w:val="ModernTableText"/>
                <w:szCs w:val="18"/>
              </w:rPr>
            </w:pPr>
            <w:r w:rsidRPr="0099653B">
              <w:rPr>
                <w:rStyle w:val="ModernTableText"/>
                <w:szCs w:val="18"/>
              </w:rPr>
              <w:t>LOB Cd</w:t>
            </w:r>
          </w:p>
        </w:tc>
        <w:tc>
          <w:tcPr>
            <w:tcW w:w="2089" w:type="pct"/>
            <w:gridSpan w:val="5"/>
            <w:vAlign w:val="center"/>
          </w:tcPr>
          <w:p w:rsidRPr="0099653B" w:rsidR="00DD7BA6" w:rsidRDefault="00DD7BA6" w14:paraId="18F2C715" wp14:textId="77777777">
            <w:pPr>
              <w:pStyle w:val="TableText1"/>
              <w:spacing w:before="40" w:after="40"/>
              <w:rPr>
                <w:rStyle w:val="ModernTableText"/>
                <w:noProof/>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 Ascending    </w:t>
            </w:r>
            <w:r w:rsidRPr="0099653B">
              <w:rPr>
                <w:rStyle w:val="ModernTableText"/>
                <w:rFonts w:ascii="Wingdings 2" w:hAnsi="Wingdings 2" w:eastAsia="Wingdings 2" w:cs="Wingdings 2"/>
                <w:noProof/>
                <w:szCs w:val="18"/>
              </w:rPr>
              <w:t>£</w:t>
            </w:r>
            <w:r w:rsidRPr="0099653B">
              <w:rPr>
                <w:rStyle w:val="ModernTableText"/>
                <w:noProof/>
                <w:szCs w:val="18"/>
              </w:rPr>
              <w:t xml:space="preserve"> Descending</w:t>
            </w:r>
          </w:p>
        </w:tc>
      </w:tr>
      <w:tr xmlns:wp14="http://schemas.microsoft.com/office/word/2010/wordml" w:rsidR="00DD7BA6" w:rsidTr="0093032F" w14:paraId="68F36CA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Merge/>
            <w:vAlign w:val="center"/>
          </w:tcPr>
          <w:p w:rsidRPr="0099653B" w:rsidR="00DD7BA6" w:rsidP="0093032F" w:rsidRDefault="00DD7BA6" w14:paraId="57DB30B1" wp14:textId="77777777">
            <w:pPr>
              <w:pStyle w:val="TableHeading"/>
              <w:spacing w:before="40" w:after="40"/>
              <w:rPr>
                <w:rStyle w:val="ModernTableText"/>
                <w:noProof/>
                <w:szCs w:val="18"/>
              </w:rPr>
            </w:pPr>
          </w:p>
        </w:tc>
        <w:tc>
          <w:tcPr>
            <w:tcW w:w="1879" w:type="pct"/>
            <w:gridSpan w:val="4"/>
          </w:tcPr>
          <w:p w:rsidRPr="0099653B" w:rsidR="00DD7BA6" w:rsidP="00365B47" w:rsidRDefault="00DD7BA6" w14:paraId="19629582" wp14:textId="77777777">
            <w:pPr>
              <w:pStyle w:val="TableText1"/>
              <w:numPr>
                <w:ilvl w:val="0"/>
                <w:numId w:val="135"/>
              </w:numPr>
              <w:spacing w:before="40" w:after="40" w:line="240" w:lineRule="auto"/>
              <w:ind w:left="0" w:firstLine="0"/>
              <w:rPr>
                <w:rStyle w:val="ModernTableText"/>
                <w:szCs w:val="18"/>
              </w:rPr>
            </w:pPr>
            <w:r w:rsidRPr="0099653B">
              <w:rPr>
                <w:rStyle w:val="ModernTableText"/>
                <w:szCs w:val="18"/>
              </w:rPr>
              <w:t>Header Status Last Updated by User ID (</w:t>
            </w:r>
            <w:r>
              <w:rPr>
                <w:rStyle w:val="ModernTableText"/>
                <w:szCs w:val="18"/>
              </w:rPr>
              <w:t>A_HDR_STAT_TB.</w:t>
            </w:r>
            <w:r w:rsidRPr="0099653B">
              <w:rPr>
                <w:rStyle w:val="ModernTableText"/>
                <w:szCs w:val="18"/>
              </w:rPr>
              <w:t>A_HDR_STAT_USER_ID)</w:t>
            </w:r>
          </w:p>
        </w:tc>
        <w:tc>
          <w:tcPr>
            <w:tcW w:w="2089" w:type="pct"/>
            <w:gridSpan w:val="5"/>
            <w:vAlign w:val="center"/>
          </w:tcPr>
          <w:p w:rsidRPr="0099653B" w:rsidR="00DD7BA6" w:rsidRDefault="00DD7BA6" w14:paraId="6081A810" wp14:textId="77777777">
            <w:pPr>
              <w:pStyle w:val="TableText1"/>
              <w:spacing w:before="40" w:after="40"/>
              <w:rPr>
                <w:rStyle w:val="ModernTableText"/>
                <w:noProof/>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 Ascending    </w:t>
            </w:r>
            <w:r w:rsidRPr="0099653B">
              <w:rPr>
                <w:rStyle w:val="ModernTableText"/>
                <w:rFonts w:ascii="Wingdings 2" w:hAnsi="Wingdings 2" w:eastAsia="Wingdings 2" w:cs="Wingdings 2"/>
                <w:noProof/>
                <w:szCs w:val="18"/>
              </w:rPr>
              <w:t>£</w:t>
            </w:r>
            <w:r w:rsidRPr="0099653B">
              <w:rPr>
                <w:rStyle w:val="ModernTableText"/>
                <w:noProof/>
                <w:szCs w:val="18"/>
              </w:rPr>
              <w:t xml:space="preserve"> Descending</w:t>
            </w:r>
          </w:p>
        </w:tc>
      </w:tr>
      <w:tr xmlns:wp14="http://schemas.microsoft.com/office/word/2010/wordml" w:rsidR="00DD7BA6" w:rsidTr="0093032F" w14:paraId="31B120F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Merge/>
            <w:vAlign w:val="center"/>
          </w:tcPr>
          <w:p w:rsidRPr="0099653B" w:rsidR="00DD7BA6" w:rsidP="0093032F" w:rsidRDefault="00DD7BA6" w14:paraId="7E70EDB5" wp14:textId="77777777">
            <w:pPr>
              <w:pStyle w:val="TableHeading"/>
              <w:spacing w:before="40" w:after="40"/>
              <w:rPr>
                <w:rStyle w:val="ModernTableText"/>
                <w:noProof/>
                <w:szCs w:val="18"/>
              </w:rPr>
            </w:pPr>
          </w:p>
        </w:tc>
        <w:tc>
          <w:tcPr>
            <w:tcW w:w="1879" w:type="pct"/>
            <w:gridSpan w:val="4"/>
            <w:vAlign w:val="center"/>
          </w:tcPr>
          <w:p w:rsidRPr="0099653B" w:rsidR="00DD7BA6" w:rsidP="00365B47" w:rsidRDefault="00DD7BA6" w14:paraId="293CD702" wp14:textId="77777777">
            <w:pPr>
              <w:pStyle w:val="TableText1"/>
              <w:numPr>
                <w:ilvl w:val="0"/>
                <w:numId w:val="135"/>
              </w:numPr>
              <w:spacing w:before="40" w:after="40"/>
              <w:rPr>
                <w:rStyle w:val="ModernTableText"/>
                <w:szCs w:val="18"/>
              </w:rPr>
            </w:pPr>
            <w:r w:rsidRPr="0099653B">
              <w:rPr>
                <w:rStyle w:val="ModernTableText"/>
                <w:szCs w:val="18"/>
              </w:rPr>
              <w:t>SA Subm Mbr ID</w:t>
            </w:r>
          </w:p>
        </w:tc>
        <w:tc>
          <w:tcPr>
            <w:tcW w:w="2089" w:type="pct"/>
            <w:gridSpan w:val="5"/>
          </w:tcPr>
          <w:p w:rsidRPr="0099653B" w:rsidR="00DD7BA6" w:rsidRDefault="00DD7BA6" w14:paraId="3B5B35FA" wp14:textId="77777777">
            <w:pPr>
              <w:rPr>
                <w:noProof/>
                <w:sz w:val="18"/>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 Ascending    </w:t>
            </w:r>
            <w:r w:rsidRPr="0099653B">
              <w:rPr>
                <w:rStyle w:val="ModernTableText"/>
                <w:rFonts w:ascii="Wingdings 2" w:hAnsi="Wingdings 2" w:eastAsia="Wingdings 2" w:cs="Wingdings 2"/>
                <w:noProof/>
                <w:szCs w:val="18"/>
              </w:rPr>
              <w:t>£</w:t>
            </w:r>
            <w:r w:rsidRPr="0099653B">
              <w:rPr>
                <w:rStyle w:val="ModernTableText"/>
                <w:noProof/>
                <w:szCs w:val="18"/>
              </w:rPr>
              <w:t xml:space="preserve"> Descending</w:t>
            </w:r>
          </w:p>
        </w:tc>
      </w:tr>
      <w:tr xmlns:wp14="http://schemas.microsoft.com/office/word/2010/wordml" w:rsidR="00DD7BA6" w:rsidTr="0093032F" w14:paraId="2730D6A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Merge/>
            <w:vAlign w:val="center"/>
          </w:tcPr>
          <w:p w:rsidRPr="0099653B" w:rsidR="00DD7BA6" w:rsidP="0093032F" w:rsidRDefault="00DD7BA6" w14:paraId="18D76BA2" wp14:textId="77777777">
            <w:pPr>
              <w:pStyle w:val="TableHeading"/>
              <w:spacing w:before="40" w:after="40"/>
              <w:rPr>
                <w:rStyle w:val="ModernTableText"/>
                <w:noProof/>
                <w:szCs w:val="18"/>
              </w:rPr>
            </w:pPr>
          </w:p>
        </w:tc>
        <w:tc>
          <w:tcPr>
            <w:tcW w:w="1879" w:type="pct"/>
            <w:gridSpan w:val="4"/>
            <w:vAlign w:val="center"/>
          </w:tcPr>
          <w:p w:rsidRPr="0099653B" w:rsidR="00DD7BA6" w:rsidP="00365B47" w:rsidRDefault="00DD7BA6" w14:paraId="3BDBFA20" wp14:textId="77777777">
            <w:pPr>
              <w:pStyle w:val="TableText1"/>
              <w:numPr>
                <w:ilvl w:val="0"/>
                <w:numId w:val="135"/>
              </w:numPr>
              <w:spacing w:before="40" w:after="40"/>
              <w:rPr>
                <w:rStyle w:val="ModernTableText"/>
                <w:szCs w:val="18"/>
              </w:rPr>
            </w:pPr>
            <w:r w:rsidRPr="0099653B">
              <w:rPr>
                <w:rStyle w:val="ModernTableText"/>
                <w:szCs w:val="18"/>
              </w:rPr>
              <w:t>Line Item Servicing Provider ID (</w:t>
            </w:r>
            <w:r>
              <w:rPr>
                <w:rStyle w:val="ModernTableText"/>
                <w:szCs w:val="18"/>
              </w:rPr>
              <w:t>SA LI Svc Prov ID</w:t>
            </w:r>
            <w:r w:rsidRPr="0099653B">
              <w:rPr>
                <w:rStyle w:val="ModernTableText"/>
                <w:szCs w:val="18"/>
              </w:rPr>
              <w:t>)</w:t>
            </w:r>
          </w:p>
          <w:p w:rsidRPr="0099653B" w:rsidR="00DD7BA6" w:rsidP="0099653B" w:rsidRDefault="00DD7BA6" w14:paraId="26B19B63" wp14:textId="77777777">
            <w:pPr>
              <w:pStyle w:val="TableText1"/>
              <w:spacing w:before="40" w:after="40"/>
              <w:rPr>
                <w:rStyle w:val="ModernTableText"/>
                <w:szCs w:val="18"/>
              </w:rPr>
            </w:pPr>
            <w:r w:rsidRPr="0099653B">
              <w:rPr>
                <w:rStyle w:val="ModernTableText"/>
                <w:szCs w:val="18"/>
              </w:rPr>
              <w:t>(A_HDR_LI_SUBM_PROV_ID_TB.A_PROV_ID)</w:t>
            </w:r>
          </w:p>
        </w:tc>
        <w:tc>
          <w:tcPr>
            <w:tcW w:w="2089" w:type="pct"/>
            <w:gridSpan w:val="5"/>
          </w:tcPr>
          <w:p w:rsidRPr="0099653B" w:rsidR="00DD7BA6" w:rsidRDefault="00DD7BA6" w14:paraId="61F54B02" wp14:textId="77777777">
            <w:pPr>
              <w:rPr>
                <w:rStyle w:val="ModernTableText"/>
                <w:noProof/>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 Ascending    </w:t>
            </w:r>
            <w:r w:rsidRPr="0099653B">
              <w:rPr>
                <w:rStyle w:val="ModernTableText"/>
                <w:rFonts w:ascii="Wingdings 2" w:hAnsi="Wingdings 2" w:eastAsia="Wingdings 2" w:cs="Wingdings 2"/>
                <w:noProof/>
                <w:szCs w:val="18"/>
              </w:rPr>
              <w:t>£</w:t>
            </w:r>
            <w:r w:rsidRPr="0099653B">
              <w:rPr>
                <w:rStyle w:val="ModernTableText"/>
                <w:noProof/>
                <w:szCs w:val="18"/>
              </w:rPr>
              <w:t xml:space="preserve"> Descending</w:t>
            </w:r>
          </w:p>
        </w:tc>
      </w:tr>
      <w:tr xmlns:wp14="http://schemas.microsoft.com/office/word/2010/wordml" w:rsidR="00DD7BA6" w:rsidTr="0093032F" w14:paraId="2717166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Merge/>
            <w:vAlign w:val="center"/>
          </w:tcPr>
          <w:p w:rsidRPr="0099653B" w:rsidR="00DD7BA6" w:rsidP="0093032F" w:rsidRDefault="00DD7BA6" w14:paraId="23660C18" wp14:textId="77777777">
            <w:pPr>
              <w:pStyle w:val="TableHeading"/>
              <w:spacing w:before="40" w:after="40"/>
              <w:rPr>
                <w:rStyle w:val="ModernTableText"/>
                <w:noProof/>
                <w:szCs w:val="18"/>
              </w:rPr>
            </w:pPr>
          </w:p>
        </w:tc>
        <w:tc>
          <w:tcPr>
            <w:tcW w:w="1879" w:type="pct"/>
            <w:gridSpan w:val="4"/>
            <w:vAlign w:val="center"/>
          </w:tcPr>
          <w:p w:rsidRPr="0099653B" w:rsidR="00DD7BA6" w:rsidP="00365B47" w:rsidRDefault="00DD7BA6" w14:paraId="0BC7458D" wp14:textId="77777777">
            <w:pPr>
              <w:pStyle w:val="TableText1"/>
              <w:numPr>
                <w:ilvl w:val="0"/>
                <w:numId w:val="135"/>
              </w:numPr>
              <w:spacing w:before="40" w:after="40"/>
              <w:rPr>
                <w:rStyle w:val="ModernTableText"/>
                <w:szCs w:val="18"/>
              </w:rPr>
            </w:pPr>
            <w:r w:rsidRPr="0099653B">
              <w:rPr>
                <w:rStyle w:val="ModernTableText"/>
                <w:szCs w:val="18"/>
              </w:rPr>
              <w:t>SA Category Code (SA LI Cat Svc Cd)</w:t>
            </w:r>
          </w:p>
        </w:tc>
        <w:tc>
          <w:tcPr>
            <w:tcW w:w="2089" w:type="pct"/>
            <w:gridSpan w:val="5"/>
          </w:tcPr>
          <w:p w:rsidRPr="0099653B" w:rsidR="00DD7BA6" w:rsidRDefault="00DD7BA6" w14:paraId="15107E37" wp14:textId="77777777">
            <w:pPr>
              <w:rPr>
                <w:sz w:val="18"/>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 Ascending    </w:t>
            </w:r>
            <w:r w:rsidRPr="0099653B">
              <w:rPr>
                <w:rStyle w:val="ModernTableText"/>
                <w:rFonts w:ascii="Wingdings 2" w:hAnsi="Wingdings 2" w:eastAsia="Wingdings 2" w:cs="Wingdings 2"/>
                <w:noProof/>
                <w:szCs w:val="18"/>
              </w:rPr>
              <w:t>£</w:t>
            </w:r>
            <w:r w:rsidRPr="0099653B">
              <w:rPr>
                <w:rStyle w:val="ModernTableText"/>
                <w:noProof/>
                <w:szCs w:val="18"/>
              </w:rPr>
              <w:t xml:space="preserve"> Descending</w:t>
            </w:r>
          </w:p>
        </w:tc>
      </w:tr>
      <w:tr xmlns:wp14="http://schemas.microsoft.com/office/word/2010/wordml" w:rsidR="00DD7BA6" w:rsidTr="0093032F" w14:paraId="5CC44C5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6" w:type="pct"/>
            <w:vMerge w:val="restart"/>
            <w:tcBorders>
              <w:bottom w:val="single" w:color="616161" w:sz="2" w:space="0"/>
            </w:tcBorders>
            <w:vAlign w:val="center"/>
          </w:tcPr>
          <w:p w:rsidRPr="0099653B" w:rsidR="00DD7BA6" w:rsidP="0093032F" w:rsidRDefault="00DD7BA6" w14:paraId="64CC3246" wp14:textId="77777777">
            <w:pPr>
              <w:pStyle w:val="TableHeading"/>
              <w:spacing w:before="40" w:after="40"/>
              <w:rPr>
                <w:rStyle w:val="ModernTableText"/>
                <w:noProof/>
                <w:szCs w:val="18"/>
              </w:rPr>
            </w:pPr>
            <w:r w:rsidRPr="0099653B">
              <w:rPr>
                <w:rStyle w:val="ModernTableText"/>
                <w:noProof/>
                <w:szCs w:val="18"/>
              </w:rPr>
              <w:t>Control Break</w:t>
            </w:r>
          </w:p>
        </w:tc>
        <w:tc>
          <w:tcPr>
            <w:tcW w:w="526" w:type="pct"/>
            <w:tcBorders>
              <w:bottom w:val="single" w:color="616161" w:sz="2" w:space="0"/>
            </w:tcBorders>
            <w:vAlign w:val="center"/>
          </w:tcPr>
          <w:p w:rsidRPr="0099653B" w:rsidR="00DD7BA6" w:rsidP="0093032F" w:rsidRDefault="00DD7BA6" w14:paraId="51F20A4F" wp14:textId="77777777">
            <w:pPr>
              <w:pStyle w:val="TableHeading"/>
              <w:spacing w:before="40" w:after="40"/>
              <w:rPr>
                <w:rStyle w:val="ModernTableText"/>
                <w:noProof/>
                <w:szCs w:val="18"/>
              </w:rPr>
            </w:pPr>
            <w:r w:rsidRPr="0099653B">
              <w:rPr>
                <w:rStyle w:val="ModernTableText"/>
                <w:noProof/>
                <w:szCs w:val="18"/>
              </w:rPr>
              <w:t>Page:</w:t>
            </w:r>
          </w:p>
        </w:tc>
        <w:tc>
          <w:tcPr>
            <w:tcW w:w="1190" w:type="pct"/>
            <w:gridSpan w:val="2"/>
            <w:tcBorders>
              <w:bottom w:val="single" w:color="616161" w:sz="2" w:space="0"/>
            </w:tcBorders>
            <w:vAlign w:val="center"/>
          </w:tcPr>
          <w:p w:rsidRPr="0099653B" w:rsidR="00DD7BA6" w:rsidP="00BE3176" w:rsidRDefault="00DD7BA6" w14:paraId="7DD90FEB" wp14:textId="77777777">
            <w:pPr>
              <w:pStyle w:val="TableText1"/>
              <w:numPr>
                <w:ilvl w:val="0"/>
                <w:numId w:val="72"/>
              </w:numPr>
              <w:spacing w:before="40" w:after="40"/>
              <w:rPr>
                <w:rStyle w:val="ModernTableText"/>
                <w:szCs w:val="18"/>
              </w:rPr>
            </w:pPr>
            <w:r w:rsidRPr="0099653B">
              <w:rPr>
                <w:rStyle w:val="ModernTableText"/>
                <w:szCs w:val="18"/>
              </w:rPr>
              <w:t>LOB Cd</w:t>
            </w:r>
          </w:p>
        </w:tc>
        <w:tc>
          <w:tcPr>
            <w:tcW w:w="1522" w:type="pct"/>
            <w:gridSpan w:val="4"/>
            <w:tcBorders>
              <w:bottom w:val="single" w:color="616161" w:sz="2" w:space="0"/>
            </w:tcBorders>
            <w:vAlign w:val="center"/>
          </w:tcPr>
          <w:p w:rsidRPr="0099653B" w:rsidR="00DD7BA6" w:rsidP="00BE3176" w:rsidRDefault="00DD7BA6" w14:paraId="2C5BCC92" wp14:textId="77777777">
            <w:pPr>
              <w:pStyle w:val="TableText1"/>
              <w:numPr>
                <w:ilvl w:val="0"/>
                <w:numId w:val="72"/>
              </w:numPr>
              <w:spacing w:before="40" w:after="40"/>
              <w:rPr>
                <w:rStyle w:val="ModernTableText"/>
                <w:szCs w:val="18"/>
              </w:rPr>
            </w:pPr>
            <w:r w:rsidRPr="0099653B">
              <w:rPr>
                <w:rStyle w:val="ModernTableText"/>
                <w:szCs w:val="18"/>
              </w:rPr>
              <w:t>Header Status Last Updated by User ID (A_HDR_STAT_USER_ID)</w:t>
            </w:r>
          </w:p>
        </w:tc>
        <w:tc>
          <w:tcPr>
            <w:tcW w:w="1256" w:type="pct"/>
            <w:gridSpan w:val="3"/>
            <w:tcBorders>
              <w:bottom w:val="single" w:color="616161" w:sz="2" w:space="0"/>
            </w:tcBorders>
            <w:vAlign w:val="center"/>
          </w:tcPr>
          <w:p w:rsidRPr="0099653B" w:rsidR="00DD7BA6" w:rsidP="00BE3176" w:rsidRDefault="00DD7BA6" w14:paraId="0FAE69D8" wp14:textId="77777777">
            <w:pPr>
              <w:pStyle w:val="TableText1"/>
              <w:numPr>
                <w:ilvl w:val="0"/>
                <w:numId w:val="72"/>
              </w:numPr>
              <w:spacing w:before="40" w:after="40"/>
              <w:rPr>
                <w:rStyle w:val="ModernTableText"/>
                <w:szCs w:val="18"/>
              </w:rPr>
            </w:pPr>
            <w:r w:rsidRPr="0099653B">
              <w:rPr>
                <w:rStyle w:val="ModernTableText"/>
                <w:szCs w:val="18"/>
              </w:rPr>
              <w:t>SA Subm Mbr ID</w:t>
            </w:r>
            <w:r w:rsidRPr="0099653B" w:rsidDel="00DC0332">
              <w:rPr>
                <w:rStyle w:val="ModernTableText"/>
                <w:szCs w:val="18"/>
              </w:rPr>
              <w:t xml:space="preserve"> </w:t>
            </w:r>
          </w:p>
        </w:tc>
      </w:tr>
      <w:tr xmlns:wp14="http://schemas.microsoft.com/office/word/2010/wordml" w:rsidR="00DD7BA6" w:rsidTr="0093032F" w14:paraId="3CACBEA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6" w:type="pct"/>
            <w:vMerge/>
            <w:tcBorders>
              <w:bottom w:val="single" w:color="616161" w:sz="2" w:space="0"/>
            </w:tcBorders>
            <w:vAlign w:val="center"/>
          </w:tcPr>
          <w:p w:rsidRPr="0099653B" w:rsidR="00DD7BA6" w:rsidP="0093032F" w:rsidRDefault="00DD7BA6" w14:paraId="6B82FBB0" wp14:textId="77777777">
            <w:pPr>
              <w:pStyle w:val="TableHeading"/>
              <w:spacing w:before="40" w:after="40"/>
              <w:rPr>
                <w:rStyle w:val="ModernTableText"/>
                <w:noProof/>
                <w:szCs w:val="18"/>
              </w:rPr>
            </w:pPr>
          </w:p>
        </w:tc>
        <w:tc>
          <w:tcPr>
            <w:tcW w:w="526" w:type="pct"/>
            <w:tcBorders>
              <w:bottom w:val="single" w:color="616161" w:sz="2" w:space="0"/>
            </w:tcBorders>
            <w:vAlign w:val="center"/>
          </w:tcPr>
          <w:p w:rsidRPr="0099653B" w:rsidR="00DD7BA6" w:rsidP="0093032F" w:rsidRDefault="00DD7BA6" w14:paraId="0475C54C" wp14:textId="77777777">
            <w:pPr>
              <w:pStyle w:val="TableHeading"/>
              <w:spacing w:before="40" w:after="40"/>
              <w:rPr>
                <w:rStyle w:val="ModernTableText"/>
                <w:noProof/>
                <w:szCs w:val="18"/>
              </w:rPr>
            </w:pPr>
            <w:r w:rsidRPr="0099653B">
              <w:rPr>
                <w:rStyle w:val="ModernTableText"/>
                <w:noProof/>
                <w:szCs w:val="18"/>
              </w:rPr>
              <w:t>Section:</w:t>
            </w:r>
          </w:p>
        </w:tc>
        <w:tc>
          <w:tcPr>
            <w:tcW w:w="1190" w:type="pct"/>
            <w:gridSpan w:val="2"/>
            <w:tcBorders>
              <w:bottom w:val="single" w:color="616161" w:sz="2" w:space="0"/>
            </w:tcBorders>
            <w:vAlign w:val="center"/>
          </w:tcPr>
          <w:p w:rsidRPr="0099653B" w:rsidR="00DD7BA6" w:rsidP="00365B47" w:rsidRDefault="00DD7BA6" w14:paraId="72337203" wp14:textId="77777777">
            <w:pPr>
              <w:pStyle w:val="TableText1"/>
              <w:numPr>
                <w:ilvl w:val="0"/>
                <w:numId w:val="173"/>
              </w:numPr>
              <w:spacing w:before="40" w:after="40"/>
              <w:rPr>
                <w:rStyle w:val="ModernTableText"/>
                <w:szCs w:val="18"/>
              </w:rPr>
            </w:pPr>
          </w:p>
        </w:tc>
        <w:tc>
          <w:tcPr>
            <w:tcW w:w="1522" w:type="pct"/>
            <w:gridSpan w:val="4"/>
            <w:tcBorders>
              <w:bottom w:val="single" w:color="616161" w:sz="2" w:space="0"/>
            </w:tcBorders>
            <w:vAlign w:val="center"/>
          </w:tcPr>
          <w:p w:rsidRPr="0099653B" w:rsidR="00DD7BA6" w:rsidP="00365B47" w:rsidRDefault="00DD7BA6" w14:paraId="0A9D056E" wp14:textId="77777777">
            <w:pPr>
              <w:pStyle w:val="TableText1"/>
              <w:numPr>
                <w:ilvl w:val="0"/>
                <w:numId w:val="173"/>
              </w:numPr>
              <w:spacing w:before="40" w:after="40"/>
              <w:rPr>
                <w:rStyle w:val="ModernTableText"/>
                <w:szCs w:val="18"/>
              </w:rPr>
            </w:pPr>
          </w:p>
        </w:tc>
        <w:tc>
          <w:tcPr>
            <w:tcW w:w="1256" w:type="pct"/>
            <w:gridSpan w:val="3"/>
            <w:tcBorders>
              <w:bottom w:val="single" w:color="616161" w:sz="2" w:space="0"/>
            </w:tcBorders>
            <w:vAlign w:val="center"/>
          </w:tcPr>
          <w:p w:rsidRPr="0099653B" w:rsidR="00DD7BA6" w:rsidP="00365B47" w:rsidRDefault="00DD7BA6" w14:paraId="780C8507" wp14:textId="77777777">
            <w:pPr>
              <w:pStyle w:val="TableText1"/>
              <w:numPr>
                <w:ilvl w:val="0"/>
                <w:numId w:val="173"/>
              </w:numPr>
              <w:spacing w:before="40" w:after="40"/>
              <w:rPr>
                <w:rStyle w:val="ModernTableText"/>
                <w:szCs w:val="18"/>
              </w:rPr>
            </w:pPr>
          </w:p>
        </w:tc>
      </w:tr>
      <w:tr xmlns:wp14="http://schemas.microsoft.com/office/word/2010/wordml" w:rsidR="00DD7BA6" w:rsidTr="0093032F" w14:paraId="4268380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6" w:type="pct"/>
            <w:vMerge w:val="restart"/>
            <w:vAlign w:val="center"/>
          </w:tcPr>
          <w:p w:rsidRPr="0099653B" w:rsidR="00DD7BA6" w:rsidP="0093032F" w:rsidRDefault="00DD7BA6" w14:paraId="7237498D" wp14:textId="77777777">
            <w:pPr>
              <w:pStyle w:val="TableHeading"/>
              <w:spacing w:before="40" w:after="40"/>
              <w:rPr>
                <w:rStyle w:val="ModernTableText"/>
                <w:noProof/>
                <w:szCs w:val="18"/>
              </w:rPr>
            </w:pPr>
            <w:r w:rsidRPr="0099653B">
              <w:rPr>
                <w:rStyle w:val="ModernTableText"/>
                <w:noProof/>
                <w:szCs w:val="18"/>
              </w:rPr>
              <w:t>Total</w:t>
            </w:r>
          </w:p>
        </w:tc>
        <w:tc>
          <w:tcPr>
            <w:tcW w:w="526" w:type="pct"/>
            <w:vAlign w:val="center"/>
          </w:tcPr>
          <w:p w:rsidRPr="0099653B" w:rsidR="00DD7BA6" w:rsidP="0093032F" w:rsidRDefault="00DD7BA6" w14:paraId="22D900E1" wp14:textId="77777777">
            <w:pPr>
              <w:pStyle w:val="TableHeading"/>
              <w:spacing w:before="40" w:after="40"/>
              <w:rPr>
                <w:rStyle w:val="ModernTableText"/>
                <w:noProof/>
                <w:szCs w:val="18"/>
              </w:rPr>
            </w:pPr>
            <w:r w:rsidRPr="0099653B">
              <w:rPr>
                <w:rStyle w:val="ModernTableText"/>
                <w:noProof/>
                <w:szCs w:val="18"/>
              </w:rPr>
              <w:t>Grand:</w:t>
            </w:r>
          </w:p>
        </w:tc>
        <w:tc>
          <w:tcPr>
            <w:tcW w:w="1190" w:type="pct"/>
            <w:gridSpan w:val="2"/>
            <w:vAlign w:val="center"/>
          </w:tcPr>
          <w:p w:rsidRPr="0099653B" w:rsidR="00DD7BA6" w:rsidP="00BE3176" w:rsidRDefault="00DD7BA6" w14:paraId="70EA92A7" wp14:textId="77777777">
            <w:pPr>
              <w:pStyle w:val="TableText1"/>
              <w:numPr>
                <w:ilvl w:val="0"/>
                <w:numId w:val="73"/>
              </w:numPr>
              <w:spacing w:before="40" w:after="40"/>
              <w:rPr>
                <w:rStyle w:val="ModernTableText"/>
                <w:szCs w:val="18"/>
              </w:rPr>
            </w:pPr>
          </w:p>
        </w:tc>
        <w:tc>
          <w:tcPr>
            <w:tcW w:w="1522" w:type="pct"/>
            <w:gridSpan w:val="4"/>
            <w:vAlign w:val="center"/>
          </w:tcPr>
          <w:p w:rsidRPr="0099653B" w:rsidR="00DD7BA6" w:rsidP="00BE3176" w:rsidRDefault="00DD7BA6" w14:paraId="56B38645" wp14:textId="77777777">
            <w:pPr>
              <w:pStyle w:val="TableText1"/>
              <w:numPr>
                <w:ilvl w:val="0"/>
                <w:numId w:val="73"/>
              </w:numPr>
              <w:spacing w:before="40" w:after="40"/>
              <w:rPr>
                <w:rStyle w:val="ModernTableText"/>
                <w:szCs w:val="18"/>
              </w:rPr>
            </w:pPr>
          </w:p>
        </w:tc>
        <w:tc>
          <w:tcPr>
            <w:tcW w:w="1256" w:type="pct"/>
            <w:gridSpan w:val="3"/>
            <w:vAlign w:val="center"/>
          </w:tcPr>
          <w:p w:rsidRPr="0099653B" w:rsidR="00DD7BA6" w:rsidP="00BE3176" w:rsidRDefault="00DD7BA6" w14:paraId="54E926FA" wp14:textId="77777777">
            <w:pPr>
              <w:pStyle w:val="TableText1"/>
              <w:numPr>
                <w:ilvl w:val="0"/>
                <w:numId w:val="73"/>
              </w:numPr>
              <w:spacing w:before="40" w:after="40"/>
              <w:rPr>
                <w:rStyle w:val="ModernTableText"/>
                <w:szCs w:val="18"/>
              </w:rPr>
            </w:pPr>
          </w:p>
        </w:tc>
      </w:tr>
      <w:tr xmlns:wp14="http://schemas.microsoft.com/office/word/2010/wordml" w:rsidR="00DD7BA6" w:rsidTr="0093032F" w14:paraId="5F241FA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6" w:type="pct"/>
            <w:vMerge/>
            <w:vAlign w:val="center"/>
          </w:tcPr>
          <w:p w:rsidRPr="0099653B" w:rsidR="00DD7BA6" w:rsidP="0093032F" w:rsidRDefault="00DD7BA6" w14:paraId="782F4E45" wp14:textId="77777777">
            <w:pPr>
              <w:pStyle w:val="TableHeading"/>
              <w:spacing w:before="40" w:after="40"/>
              <w:rPr>
                <w:rStyle w:val="ModernTableText"/>
                <w:noProof/>
                <w:szCs w:val="18"/>
              </w:rPr>
            </w:pPr>
          </w:p>
        </w:tc>
        <w:tc>
          <w:tcPr>
            <w:tcW w:w="526" w:type="pct"/>
            <w:vAlign w:val="center"/>
          </w:tcPr>
          <w:p w:rsidRPr="0099653B" w:rsidR="00DD7BA6" w:rsidP="0093032F" w:rsidRDefault="00DD7BA6" w14:paraId="38F624DF" wp14:textId="77777777">
            <w:pPr>
              <w:pStyle w:val="TableHeading"/>
              <w:spacing w:before="40" w:after="40"/>
              <w:rPr>
                <w:rStyle w:val="ModernTableText"/>
                <w:noProof/>
                <w:szCs w:val="18"/>
              </w:rPr>
            </w:pPr>
            <w:r w:rsidRPr="0099653B">
              <w:rPr>
                <w:rStyle w:val="ModernTableText"/>
                <w:noProof/>
                <w:szCs w:val="18"/>
              </w:rPr>
              <w:t>Section:</w:t>
            </w:r>
          </w:p>
        </w:tc>
        <w:tc>
          <w:tcPr>
            <w:tcW w:w="1190" w:type="pct"/>
            <w:gridSpan w:val="2"/>
            <w:vAlign w:val="center"/>
          </w:tcPr>
          <w:p w:rsidRPr="0099653B" w:rsidR="00DD7BA6" w:rsidP="00BE3176" w:rsidRDefault="00DD7BA6" w14:paraId="754BFDB0" wp14:textId="77777777">
            <w:pPr>
              <w:pStyle w:val="TableText1"/>
              <w:numPr>
                <w:ilvl w:val="0"/>
                <w:numId w:val="74"/>
              </w:numPr>
              <w:spacing w:before="40" w:after="40"/>
              <w:rPr>
                <w:rStyle w:val="ModernTableText"/>
                <w:szCs w:val="18"/>
              </w:rPr>
            </w:pPr>
          </w:p>
        </w:tc>
        <w:tc>
          <w:tcPr>
            <w:tcW w:w="1522" w:type="pct"/>
            <w:gridSpan w:val="4"/>
            <w:vAlign w:val="center"/>
          </w:tcPr>
          <w:p w:rsidRPr="0099653B" w:rsidR="00DD7BA6" w:rsidP="00BE3176" w:rsidRDefault="00DD7BA6" w14:paraId="3B2FA98D" wp14:textId="77777777">
            <w:pPr>
              <w:pStyle w:val="TableText1"/>
              <w:numPr>
                <w:ilvl w:val="0"/>
                <w:numId w:val="74"/>
              </w:numPr>
              <w:spacing w:before="40" w:after="40"/>
              <w:rPr>
                <w:rStyle w:val="ModernTableText"/>
                <w:szCs w:val="18"/>
              </w:rPr>
            </w:pPr>
          </w:p>
        </w:tc>
        <w:tc>
          <w:tcPr>
            <w:tcW w:w="1256" w:type="pct"/>
            <w:gridSpan w:val="3"/>
            <w:vAlign w:val="center"/>
          </w:tcPr>
          <w:p w:rsidRPr="0099653B" w:rsidR="00DD7BA6" w:rsidRDefault="00DD7BA6" w14:paraId="1F75A9DD" wp14:textId="77777777">
            <w:pPr>
              <w:pStyle w:val="TableText1"/>
              <w:spacing w:before="40" w:after="40"/>
              <w:rPr>
                <w:rStyle w:val="ModernTableText"/>
                <w:szCs w:val="18"/>
              </w:rPr>
            </w:pPr>
            <w:r w:rsidRPr="0099653B">
              <w:rPr>
                <w:rStyle w:val="ModernTableText"/>
                <w:szCs w:val="18"/>
              </w:rPr>
              <w:t>3.</w:t>
            </w:r>
          </w:p>
        </w:tc>
      </w:tr>
      <w:tr xmlns:wp14="http://schemas.microsoft.com/office/word/2010/wordml" w:rsidR="00DD7BA6" w:rsidTr="0093032F" w14:paraId="1375602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6" w:type="pct"/>
            <w:vMerge w:val="restart"/>
            <w:vAlign w:val="center"/>
          </w:tcPr>
          <w:p w:rsidRPr="0099653B" w:rsidR="00DD7BA6" w:rsidP="0093032F" w:rsidRDefault="00DD7BA6" w14:paraId="7F6C5D10" wp14:textId="77777777">
            <w:pPr>
              <w:pStyle w:val="TableHeading"/>
              <w:spacing w:before="40" w:after="40"/>
              <w:rPr>
                <w:rStyle w:val="ModernTableText"/>
                <w:noProof/>
                <w:szCs w:val="18"/>
              </w:rPr>
            </w:pPr>
            <w:r w:rsidRPr="0099653B">
              <w:rPr>
                <w:rStyle w:val="ModernTableText"/>
                <w:noProof/>
                <w:szCs w:val="18"/>
              </w:rPr>
              <w:t>Counts</w:t>
            </w:r>
          </w:p>
        </w:tc>
        <w:tc>
          <w:tcPr>
            <w:tcW w:w="526" w:type="pct"/>
            <w:vAlign w:val="center"/>
          </w:tcPr>
          <w:p w:rsidRPr="0099653B" w:rsidR="00DD7BA6" w:rsidP="0093032F" w:rsidRDefault="00DD7BA6" w14:paraId="47AB3719" wp14:textId="77777777">
            <w:pPr>
              <w:pStyle w:val="TableHeading"/>
              <w:spacing w:before="40" w:after="40"/>
              <w:rPr>
                <w:rStyle w:val="ModernTableText"/>
                <w:noProof/>
                <w:szCs w:val="18"/>
              </w:rPr>
            </w:pPr>
            <w:r w:rsidRPr="0099653B">
              <w:rPr>
                <w:rStyle w:val="ModernTableText"/>
                <w:noProof/>
                <w:szCs w:val="18"/>
              </w:rPr>
              <w:t>Grand:</w:t>
            </w:r>
          </w:p>
        </w:tc>
        <w:tc>
          <w:tcPr>
            <w:tcW w:w="1190" w:type="pct"/>
            <w:gridSpan w:val="2"/>
            <w:vAlign w:val="center"/>
          </w:tcPr>
          <w:p w:rsidRPr="0099653B" w:rsidR="00DD7BA6" w:rsidP="00BE3176" w:rsidRDefault="00DD7BA6" w14:paraId="7D907026" wp14:textId="77777777">
            <w:pPr>
              <w:pStyle w:val="TableText1"/>
              <w:numPr>
                <w:ilvl w:val="0"/>
                <w:numId w:val="75"/>
              </w:numPr>
              <w:spacing w:before="40" w:after="40"/>
              <w:rPr>
                <w:rStyle w:val="ModernTableText"/>
                <w:szCs w:val="18"/>
              </w:rPr>
            </w:pPr>
          </w:p>
        </w:tc>
        <w:tc>
          <w:tcPr>
            <w:tcW w:w="1522" w:type="pct"/>
            <w:gridSpan w:val="4"/>
            <w:vAlign w:val="center"/>
          </w:tcPr>
          <w:p w:rsidRPr="0099653B" w:rsidR="00DD7BA6" w:rsidP="00BE3176" w:rsidRDefault="00DD7BA6" w14:paraId="07610692" wp14:textId="77777777">
            <w:pPr>
              <w:pStyle w:val="TableText1"/>
              <w:numPr>
                <w:ilvl w:val="0"/>
                <w:numId w:val="75"/>
              </w:numPr>
              <w:spacing w:before="40" w:after="40"/>
              <w:rPr>
                <w:rStyle w:val="ModernTableText"/>
                <w:szCs w:val="18"/>
              </w:rPr>
            </w:pPr>
          </w:p>
        </w:tc>
        <w:tc>
          <w:tcPr>
            <w:tcW w:w="1256" w:type="pct"/>
            <w:gridSpan w:val="3"/>
            <w:vAlign w:val="center"/>
          </w:tcPr>
          <w:p w:rsidRPr="0099653B" w:rsidR="00DD7BA6" w:rsidP="00BE3176" w:rsidRDefault="00DD7BA6" w14:paraId="17773534" wp14:textId="77777777">
            <w:pPr>
              <w:pStyle w:val="TableText1"/>
              <w:numPr>
                <w:ilvl w:val="0"/>
                <w:numId w:val="75"/>
              </w:numPr>
              <w:spacing w:before="40" w:after="40"/>
              <w:rPr>
                <w:rStyle w:val="ModernTableText"/>
                <w:szCs w:val="18"/>
              </w:rPr>
            </w:pPr>
          </w:p>
        </w:tc>
      </w:tr>
      <w:tr xmlns:wp14="http://schemas.microsoft.com/office/word/2010/wordml" w:rsidR="00DD7BA6" w:rsidTr="0093032F" w14:paraId="32CFD5D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6" w:type="pct"/>
            <w:vMerge/>
            <w:vAlign w:val="center"/>
          </w:tcPr>
          <w:p w:rsidRPr="0099653B" w:rsidR="00DD7BA6" w:rsidP="0093032F" w:rsidRDefault="00DD7BA6" w14:paraId="5814E077" wp14:textId="77777777">
            <w:pPr>
              <w:pStyle w:val="TableHeading"/>
              <w:spacing w:before="40" w:after="40"/>
              <w:rPr>
                <w:rStyle w:val="ModernTableText"/>
                <w:noProof/>
                <w:color w:val="FF0000"/>
                <w:szCs w:val="18"/>
              </w:rPr>
            </w:pPr>
          </w:p>
        </w:tc>
        <w:tc>
          <w:tcPr>
            <w:tcW w:w="526" w:type="pct"/>
            <w:vAlign w:val="center"/>
          </w:tcPr>
          <w:p w:rsidRPr="0099653B" w:rsidR="00DD7BA6" w:rsidP="0093032F" w:rsidRDefault="00DD7BA6" w14:paraId="422C532B" wp14:textId="77777777">
            <w:pPr>
              <w:pStyle w:val="TableHeading"/>
              <w:spacing w:before="40" w:after="40"/>
              <w:rPr>
                <w:rStyle w:val="ModernTableText"/>
                <w:noProof/>
                <w:szCs w:val="18"/>
              </w:rPr>
            </w:pPr>
            <w:r w:rsidRPr="0099653B">
              <w:rPr>
                <w:rStyle w:val="ModernTableText"/>
                <w:noProof/>
                <w:szCs w:val="18"/>
              </w:rPr>
              <w:t>Section:</w:t>
            </w:r>
          </w:p>
        </w:tc>
        <w:tc>
          <w:tcPr>
            <w:tcW w:w="1190" w:type="pct"/>
            <w:gridSpan w:val="2"/>
            <w:vAlign w:val="center"/>
          </w:tcPr>
          <w:p w:rsidRPr="0099653B" w:rsidR="00DD7BA6" w:rsidP="00BE3176" w:rsidRDefault="00DD7BA6" w14:paraId="5F5FE86C" wp14:textId="77777777">
            <w:pPr>
              <w:pStyle w:val="TableText1"/>
              <w:numPr>
                <w:ilvl w:val="0"/>
                <w:numId w:val="76"/>
              </w:numPr>
              <w:spacing w:before="40" w:after="40"/>
              <w:rPr>
                <w:rStyle w:val="ModernTableText"/>
                <w:szCs w:val="18"/>
              </w:rPr>
            </w:pPr>
          </w:p>
        </w:tc>
        <w:tc>
          <w:tcPr>
            <w:tcW w:w="1522" w:type="pct"/>
            <w:gridSpan w:val="4"/>
            <w:vAlign w:val="center"/>
          </w:tcPr>
          <w:p w:rsidRPr="0099653B" w:rsidR="00DD7BA6" w:rsidP="00BE3176" w:rsidRDefault="00DD7BA6" w14:paraId="14F1DBAD" wp14:textId="77777777">
            <w:pPr>
              <w:pStyle w:val="TableText1"/>
              <w:numPr>
                <w:ilvl w:val="0"/>
                <w:numId w:val="76"/>
              </w:numPr>
              <w:spacing w:before="40" w:after="40"/>
              <w:rPr>
                <w:rStyle w:val="ModernTableText"/>
                <w:szCs w:val="18"/>
              </w:rPr>
            </w:pPr>
          </w:p>
        </w:tc>
        <w:tc>
          <w:tcPr>
            <w:tcW w:w="1256" w:type="pct"/>
            <w:gridSpan w:val="3"/>
            <w:vAlign w:val="center"/>
          </w:tcPr>
          <w:p w:rsidRPr="0099653B" w:rsidR="00DD7BA6" w:rsidP="00BE3176" w:rsidRDefault="00DD7BA6" w14:paraId="71B4DA0F" wp14:textId="77777777">
            <w:pPr>
              <w:pStyle w:val="TableText1"/>
              <w:numPr>
                <w:ilvl w:val="0"/>
                <w:numId w:val="76"/>
              </w:numPr>
              <w:spacing w:before="40" w:after="40"/>
              <w:rPr>
                <w:rStyle w:val="ModernTableText"/>
                <w:szCs w:val="18"/>
              </w:rPr>
            </w:pPr>
          </w:p>
        </w:tc>
      </w:tr>
      <w:tr xmlns:wp14="http://schemas.microsoft.com/office/word/2010/wordml" w:rsidR="00DD7BA6" w14:paraId="4345750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DD7BA6" w:rsidP="009D11F7" w:rsidRDefault="00DD7BA6" w14:paraId="3CE48C92" wp14:textId="77777777">
            <w:pPr>
              <w:pStyle w:val="ModernBodyText"/>
              <w:keepN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DD7BA6" w14:paraId="587563B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1032" w:type="pct"/>
            <w:gridSpan w:val="2"/>
          </w:tcPr>
          <w:p w:rsidRPr="0099653B" w:rsidR="00DD7BA6" w:rsidRDefault="00DD7BA6" w14:paraId="7C6A0800" wp14:textId="77777777">
            <w:pPr>
              <w:pStyle w:val="TableHeading"/>
              <w:spacing w:before="40" w:after="40"/>
              <w:rPr>
                <w:rStyle w:val="ModernTableText"/>
                <w:noProof/>
                <w:szCs w:val="18"/>
              </w:rPr>
            </w:pPr>
            <w:r w:rsidRPr="0099653B">
              <w:rPr>
                <w:rStyle w:val="ModernTableText"/>
                <w:noProof/>
                <w:szCs w:val="18"/>
              </w:rPr>
              <w:t>Report Output Format:</w:t>
            </w:r>
          </w:p>
        </w:tc>
        <w:tc>
          <w:tcPr>
            <w:tcW w:w="3968" w:type="pct"/>
            <w:gridSpan w:val="9"/>
            <w:vAlign w:val="center"/>
          </w:tcPr>
          <w:p w:rsidRPr="0099653B" w:rsidR="00DD7BA6" w:rsidRDefault="00DD7BA6" w14:paraId="78A41D58" wp14:textId="77777777">
            <w:pPr>
              <w:pStyle w:val="TableText1"/>
              <w:spacing w:before="40" w:after="40"/>
              <w:rPr>
                <w:rStyle w:val="ModernTableText"/>
                <w:noProof/>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 PDF (preferred)                       </w:t>
            </w:r>
            <w:r w:rsidRPr="0099653B">
              <w:rPr>
                <w:rStyle w:val="ModernTableText"/>
                <w:rFonts w:ascii="Wingdings 2" w:hAnsi="Wingdings 2" w:eastAsia="Wingdings 2" w:cs="Wingdings 2"/>
                <w:noProof/>
                <w:szCs w:val="18"/>
              </w:rPr>
              <w:t>£</w:t>
            </w:r>
            <w:r w:rsidRPr="0099653B">
              <w:rPr>
                <w:rStyle w:val="ModernTableText"/>
                <w:noProof/>
                <w:szCs w:val="18"/>
              </w:rPr>
              <w:t xml:space="preserve"> HTML                             </w:t>
            </w:r>
            <w:r w:rsidRPr="0099653B">
              <w:rPr>
                <w:rStyle w:val="ModernTableText"/>
                <w:rFonts w:ascii="Wingdings 2" w:hAnsi="Wingdings 2" w:eastAsia="Wingdings 2" w:cs="Wingdings 2"/>
                <w:noProof/>
                <w:szCs w:val="18"/>
              </w:rPr>
              <w:t>£</w:t>
            </w:r>
            <w:r w:rsidRPr="0099653B">
              <w:rPr>
                <w:rStyle w:val="ModernTableText"/>
                <w:noProof/>
                <w:szCs w:val="18"/>
              </w:rPr>
              <w:t xml:space="preserve"> Excel 2000                         </w:t>
            </w:r>
            <w:r w:rsidRPr="0099653B">
              <w:rPr>
                <w:rStyle w:val="ModernTableText"/>
                <w:rFonts w:ascii="Wingdings 2" w:hAnsi="Wingdings 2" w:eastAsia="Wingdings 2" w:cs="Wingdings 2"/>
                <w:noProof/>
                <w:szCs w:val="18"/>
              </w:rPr>
              <w:t>£</w:t>
            </w:r>
            <w:r w:rsidRPr="0099653B">
              <w:rPr>
                <w:rStyle w:val="ModernTableText"/>
                <w:noProof/>
                <w:szCs w:val="18"/>
              </w:rPr>
              <w:t xml:space="preserve"> Excel   2002                         </w:t>
            </w:r>
            <w:r w:rsidRPr="0099653B">
              <w:rPr>
                <w:rStyle w:val="ModernTableText"/>
                <w:rFonts w:ascii="Wingdings 2" w:hAnsi="Wingdings 2" w:eastAsia="Wingdings 2" w:cs="Wingdings 2"/>
                <w:noProof/>
                <w:szCs w:val="18"/>
              </w:rPr>
              <w:t>£</w:t>
            </w:r>
            <w:r w:rsidRPr="0099653B">
              <w:rPr>
                <w:rStyle w:val="ModernTableText"/>
                <w:noProof/>
                <w:szCs w:val="18"/>
              </w:rPr>
              <w:t xml:space="preserve"> Text CSV Format</w:t>
            </w:r>
          </w:p>
        </w:tc>
      </w:tr>
      <w:tr xmlns:wp14="http://schemas.microsoft.com/office/word/2010/wordml" w:rsidR="00DD7BA6" w14:paraId="6342E88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tcPr>
          <w:p w:rsidRPr="0099653B" w:rsidR="00DD7BA6" w:rsidRDefault="00DD7BA6" w14:paraId="000CDEEF" wp14:textId="77777777">
            <w:pPr>
              <w:pStyle w:val="TableHeading"/>
              <w:spacing w:before="40" w:after="40"/>
              <w:rPr>
                <w:rStyle w:val="ModernTableText"/>
                <w:noProof/>
                <w:szCs w:val="18"/>
              </w:rPr>
            </w:pPr>
            <w:r w:rsidRPr="0099653B">
              <w:rPr>
                <w:rStyle w:val="ModernTableText"/>
                <w:noProof/>
                <w:szCs w:val="18"/>
              </w:rPr>
              <w:t>Reporting Portal:</w:t>
            </w:r>
          </w:p>
        </w:tc>
        <w:tc>
          <w:tcPr>
            <w:tcW w:w="3968" w:type="pct"/>
            <w:gridSpan w:val="9"/>
            <w:vAlign w:val="center"/>
          </w:tcPr>
          <w:p w:rsidRPr="0099653B" w:rsidR="00DD7BA6" w:rsidRDefault="00DD7BA6" w14:paraId="2264255F" wp14:textId="77777777">
            <w:pPr>
              <w:pStyle w:val="TableText1"/>
              <w:spacing w:before="40" w:after="40"/>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Web Portal                                </w:t>
            </w:r>
            <w:r w:rsidRPr="0099653B">
              <w:rPr>
                <w:rStyle w:val="ModernTableText"/>
                <w:rFonts w:ascii="Wingdings" w:hAnsi="Wingdings" w:eastAsia="Wingdings" w:cs="Wingdings"/>
                <w:noProof/>
                <w:szCs w:val="18"/>
              </w:rPr>
              <w:t>þ</w:t>
            </w:r>
            <w:r w:rsidRPr="0099653B">
              <w:rPr>
                <w:rStyle w:val="ModernTableText"/>
                <w:noProof/>
                <w:szCs w:val="18"/>
              </w:rPr>
              <w:t xml:space="preserve"> EDMS                            </w:t>
            </w:r>
            <w:r w:rsidRPr="0099653B">
              <w:rPr>
                <w:rStyle w:val="ModernTableText"/>
                <w:rFonts w:ascii="Wingdings 2" w:hAnsi="Wingdings 2" w:eastAsia="Wingdings 2" w:cs="Wingdings 2"/>
                <w:noProof/>
                <w:szCs w:val="18"/>
              </w:rPr>
              <w:t>£</w:t>
            </w:r>
            <w:r w:rsidRPr="0099653B">
              <w:rPr>
                <w:rStyle w:val="ModernTableText"/>
                <w:noProof/>
                <w:szCs w:val="18"/>
              </w:rPr>
              <w:t xml:space="preserve"> Email Link                      </w:t>
            </w:r>
          </w:p>
        </w:tc>
      </w:tr>
      <w:tr xmlns:wp14="http://schemas.microsoft.com/office/word/2010/wordml" w:rsidR="00DD7BA6" w:rsidTr="007F0BC5" w14:paraId="39F0043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Merge w:val="restart"/>
            <w:vAlign w:val="center"/>
          </w:tcPr>
          <w:p w:rsidRPr="0099653B" w:rsidR="00DD7BA6" w:rsidP="007F0BC5" w:rsidRDefault="00DD7BA6" w14:paraId="63768B51" wp14:textId="77777777">
            <w:pPr>
              <w:pStyle w:val="TableHeading"/>
              <w:keepNext/>
              <w:keepLines w:val="0"/>
              <w:spacing w:before="40" w:after="40"/>
              <w:rPr>
                <w:rStyle w:val="ModernTableText"/>
                <w:noProof/>
                <w:szCs w:val="18"/>
              </w:rPr>
            </w:pPr>
            <w:r w:rsidRPr="0099653B">
              <w:rPr>
                <w:rStyle w:val="ModernTableText"/>
                <w:noProof/>
                <w:szCs w:val="18"/>
              </w:rPr>
              <w:t>Report Output Distribution Group(s):</w:t>
            </w:r>
          </w:p>
        </w:tc>
        <w:tc>
          <w:tcPr>
            <w:tcW w:w="1197" w:type="pct"/>
            <w:gridSpan w:val="3"/>
            <w:vMerge w:val="restart"/>
          </w:tcPr>
          <w:p w:rsidRPr="0099653B" w:rsidR="00DD7BA6" w:rsidP="007F0BC5" w:rsidRDefault="00DD7BA6" w14:paraId="0E421BB2" wp14:textId="77777777">
            <w:pPr>
              <w:pStyle w:val="TableText1"/>
              <w:keepNext/>
              <w:spacing w:before="40" w:after="40"/>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No</w:t>
            </w:r>
          </w:p>
          <w:p w:rsidRPr="0099653B" w:rsidR="00DD7BA6" w:rsidP="007F0BC5" w:rsidRDefault="00DD7BA6" w14:paraId="2E16A79C" wp14:textId="77777777">
            <w:pPr>
              <w:pStyle w:val="TableText1"/>
              <w:keepNext/>
              <w:spacing w:before="40" w:after="40"/>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Yes (if yes, complete distribution list)</w:t>
            </w:r>
          </w:p>
        </w:tc>
        <w:tc>
          <w:tcPr>
            <w:tcW w:w="2771" w:type="pct"/>
            <w:gridSpan w:val="6"/>
            <w:tcBorders>
              <w:top w:val="single" w:color="616161" w:sz="4" w:space="0"/>
            </w:tcBorders>
            <w:vAlign w:val="center"/>
          </w:tcPr>
          <w:p w:rsidRPr="0099653B" w:rsidR="00DD7BA6" w:rsidP="007F0BC5" w:rsidRDefault="00DD7BA6" w14:paraId="2013255E" wp14:textId="77777777">
            <w:pPr>
              <w:pStyle w:val="TableText1"/>
              <w:keepNext/>
              <w:spacing w:before="40" w:after="40"/>
              <w:rPr>
                <w:rStyle w:val="ModernTableText"/>
                <w:b/>
                <w:bCs/>
                <w:szCs w:val="18"/>
              </w:rPr>
            </w:pPr>
            <w:r w:rsidRPr="0099653B">
              <w:rPr>
                <w:rStyle w:val="ModernTableText"/>
                <w:b/>
                <w:bCs/>
                <w:szCs w:val="18"/>
              </w:rPr>
              <w:t>Output Distribution Group List</w:t>
            </w:r>
          </w:p>
        </w:tc>
      </w:tr>
      <w:tr xmlns:wp14="http://schemas.microsoft.com/office/word/2010/wordml" w:rsidR="00DD7BA6" w14:paraId="6B66343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Merge/>
          </w:tcPr>
          <w:p w:rsidRPr="0099653B" w:rsidR="00DD7BA6" w:rsidRDefault="00DD7BA6" w14:paraId="08AAA810" wp14:textId="77777777">
            <w:pPr>
              <w:pStyle w:val="TableHeading"/>
              <w:spacing w:before="40" w:after="40"/>
              <w:rPr>
                <w:rStyle w:val="ModernTableText"/>
                <w:szCs w:val="18"/>
              </w:rPr>
            </w:pPr>
          </w:p>
        </w:tc>
        <w:tc>
          <w:tcPr>
            <w:tcW w:w="1197" w:type="pct"/>
            <w:gridSpan w:val="3"/>
            <w:vMerge/>
          </w:tcPr>
          <w:p w:rsidRPr="0099653B" w:rsidR="00DD7BA6" w:rsidRDefault="00DD7BA6" w14:paraId="39BF548E" wp14:textId="77777777">
            <w:pPr>
              <w:pStyle w:val="TableText1"/>
              <w:spacing w:before="40" w:after="40"/>
              <w:rPr>
                <w:rStyle w:val="ModernTableText"/>
                <w:szCs w:val="18"/>
              </w:rPr>
            </w:pPr>
          </w:p>
        </w:tc>
        <w:tc>
          <w:tcPr>
            <w:tcW w:w="1521" w:type="pct"/>
            <w:gridSpan w:val="4"/>
            <w:vAlign w:val="center"/>
          </w:tcPr>
          <w:p w:rsidRPr="0099653B" w:rsidR="00DD7BA6" w:rsidP="00BE3176" w:rsidRDefault="00DD7BA6" w14:paraId="6F7F107B" wp14:textId="77777777">
            <w:pPr>
              <w:pStyle w:val="TableText1"/>
              <w:numPr>
                <w:ilvl w:val="0"/>
                <w:numId w:val="77"/>
              </w:numPr>
              <w:spacing w:before="40" w:after="40"/>
              <w:rPr>
                <w:rStyle w:val="ModernTableText"/>
                <w:szCs w:val="18"/>
                <w:u w:val="single"/>
              </w:rPr>
            </w:pPr>
          </w:p>
        </w:tc>
        <w:tc>
          <w:tcPr>
            <w:tcW w:w="1250" w:type="pct"/>
            <w:gridSpan w:val="2"/>
            <w:vAlign w:val="center"/>
          </w:tcPr>
          <w:p w:rsidRPr="0099653B" w:rsidR="00DD7BA6" w:rsidP="00BE3176" w:rsidRDefault="00DD7BA6" w14:paraId="4224ED7C" wp14:textId="77777777">
            <w:pPr>
              <w:pStyle w:val="TableText1"/>
              <w:numPr>
                <w:ilvl w:val="0"/>
                <w:numId w:val="77"/>
              </w:numPr>
              <w:spacing w:before="40" w:after="40"/>
              <w:rPr>
                <w:rStyle w:val="ModernTableText"/>
                <w:szCs w:val="18"/>
              </w:rPr>
            </w:pPr>
          </w:p>
        </w:tc>
      </w:tr>
      <w:tr xmlns:wp14="http://schemas.microsoft.com/office/word/2010/wordml" w:rsidR="00DD7BA6" w14:paraId="330838B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Merge/>
          </w:tcPr>
          <w:p w:rsidRPr="0099653B" w:rsidR="00DD7BA6" w:rsidRDefault="00DD7BA6" w14:paraId="3941A625" wp14:textId="77777777">
            <w:pPr>
              <w:pStyle w:val="TableHeading"/>
              <w:spacing w:before="40" w:after="40"/>
              <w:rPr>
                <w:rStyle w:val="ModernTableText"/>
                <w:szCs w:val="18"/>
              </w:rPr>
            </w:pPr>
          </w:p>
        </w:tc>
        <w:tc>
          <w:tcPr>
            <w:tcW w:w="1197" w:type="pct"/>
            <w:gridSpan w:val="3"/>
            <w:vMerge/>
            <w:vAlign w:val="center"/>
          </w:tcPr>
          <w:p w:rsidRPr="0099653B" w:rsidR="00DD7BA6" w:rsidRDefault="00DD7BA6" w14:paraId="1BF5E8EE" wp14:textId="77777777">
            <w:pPr>
              <w:pStyle w:val="TableText1"/>
              <w:spacing w:before="40" w:after="40"/>
              <w:rPr>
                <w:rStyle w:val="ModernTableText"/>
                <w:szCs w:val="18"/>
              </w:rPr>
            </w:pPr>
          </w:p>
        </w:tc>
        <w:tc>
          <w:tcPr>
            <w:tcW w:w="1521" w:type="pct"/>
            <w:gridSpan w:val="4"/>
            <w:vAlign w:val="center"/>
          </w:tcPr>
          <w:p w:rsidRPr="0099653B" w:rsidR="00DD7BA6" w:rsidP="00BE3176" w:rsidRDefault="00DD7BA6" w14:paraId="7B3403DF" wp14:textId="77777777">
            <w:pPr>
              <w:pStyle w:val="TableText1"/>
              <w:numPr>
                <w:ilvl w:val="0"/>
                <w:numId w:val="77"/>
              </w:numPr>
              <w:spacing w:before="40" w:after="40"/>
              <w:rPr>
                <w:rStyle w:val="ModernTableText"/>
                <w:szCs w:val="18"/>
                <w:u w:val="single"/>
              </w:rPr>
            </w:pPr>
          </w:p>
        </w:tc>
        <w:tc>
          <w:tcPr>
            <w:tcW w:w="1250" w:type="pct"/>
            <w:gridSpan w:val="2"/>
            <w:vAlign w:val="center"/>
          </w:tcPr>
          <w:p w:rsidRPr="0099653B" w:rsidR="00DD7BA6" w:rsidP="00BE3176" w:rsidRDefault="00DD7BA6" w14:paraId="2DB483DF" wp14:textId="77777777">
            <w:pPr>
              <w:pStyle w:val="TableText1"/>
              <w:numPr>
                <w:ilvl w:val="0"/>
                <w:numId w:val="77"/>
              </w:numPr>
              <w:spacing w:before="40" w:after="40"/>
              <w:rPr>
                <w:rStyle w:val="ModernTableText"/>
                <w:szCs w:val="18"/>
              </w:rPr>
            </w:pPr>
          </w:p>
        </w:tc>
      </w:tr>
      <w:tr xmlns:wp14="http://schemas.microsoft.com/office/word/2010/wordml" w:rsidR="00DD7BA6" w14:paraId="0994303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2" w:type="pct"/>
            <w:gridSpan w:val="2"/>
            <w:vMerge/>
          </w:tcPr>
          <w:p w:rsidRPr="0099653B" w:rsidR="00DD7BA6" w:rsidRDefault="00DD7BA6" w14:paraId="0613CC25" wp14:textId="77777777">
            <w:pPr>
              <w:pStyle w:val="TableHeading"/>
              <w:spacing w:before="40" w:after="40"/>
              <w:rPr>
                <w:rStyle w:val="ModernTableText"/>
                <w:szCs w:val="18"/>
              </w:rPr>
            </w:pPr>
          </w:p>
        </w:tc>
        <w:tc>
          <w:tcPr>
            <w:tcW w:w="1197" w:type="pct"/>
            <w:gridSpan w:val="3"/>
            <w:vMerge/>
            <w:vAlign w:val="center"/>
          </w:tcPr>
          <w:p w:rsidRPr="0099653B" w:rsidR="00DD7BA6" w:rsidRDefault="00DD7BA6" w14:paraId="7836CA9C" wp14:textId="77777777">
            <w:pPr>
              <w:pStyle w:val="TableText1"/>
              <w:spacing w:before="40" w:after="40"/>
              <w:rPr>
                <w:rStyle w:val="ModernTableText"/>
                <w:szCs w:val="18"/>
              </w:rPr>
            </w:pPr>
          </w:p>
        </w:tc>
        <w:tc>
          <w:tcPr>
            <w:tcW w:w="1521" w:type="pct"/>
            <w:gridSpan w:val="4"/>
            <w:vAlign w:val="center"/>
          </w:tcPr>
          <w:p w:rsidRPr="0099653B" w:rsidR="00DD7BA6" w:rsidP="00BE3176" w:rsidRDefault="00DD7BA6" w14:paraId="140836A0" wp14:textId="77777777">
            <w:pPr>
              <w:pStyle w:val="TableText1"/>
              <w:numPr>
                <w:ilvl w:val="0"/>
                <w:numId w:val="77"/>
              </w:numPr>
              <w:spacing w:before="40" w:after="40"/>
              <w:rPr>
                <w:rStyle w:val="ModernTableText"/>
                <w:szCs w:val="18"/>
                <w:u w:val="single"/>
              </w:rPr>
            </w:pPr>
          </w:p>
        </w:tc>
        <w:tc>
          <w:tcPr>
            <w:tcW w:w="1250" w:type="pct"/>
            <w:gridSpan w:val="2"/>
            <w:vAlign w:val="center"/>
          </w:tcPr>
          <w:p w:rsidRPr="0099653B" w:rsidR="00DD7BA6" w:rsidP="00BE3176" w:rsidRDefault="00DD7BA6" w14:paraId="14A57484" wp14:textId="77777777">
            <w:pPr>
              <w:pStyle w:val="TableText1"/>
              <w:numPr>
                <w:ilvl w:val="0"/>
                <w:numId w:val="77"/>
              </w:numPr>
              <w:spacing w:before="40" w:after="40"/>
              <w:rPr>
                <w:rStyle w:val="ModernTableText"/>
                <w:szCs w:val="18"/>
              </w:rPr>
            </w:pPr>
          </w:p>
        </w:tc>
      </w:tr>
      <w:tr xmlns:wp14="http://schemas.microsoft.com/office/word/2010/wordml" w:rsidR="00DD7BA6" w14:paraId="3259062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DD7BA6" w:rsidRDefault="00DD7BA6" w14:paraId="429C654D" wp14:textId="77777777">
            <w:pPr>
              <w:pStyle w:val="ModernBodyText"/>
              <w:spacing w:before="40" w:after="40"/>
              <w:jc w:val="center"/>
              <w:rPr>
                <w:rStyle w:val="Modern2nd-levelTableheader"/>
                <w:sz w:val="21"/>
                <w:szCs w:val="21"/>
              </w:rPr>
            </w:pPr>
            <w:r>
              <w:rPr>
                <w:rStyle w:val="Modern2nd-levelTableheader"/>
                <w:sz w:val="21"/>
                <w:szCs w:val="21"/>
              </w:rPr>
              <w:t>Report Retention</w:t>
            </w:r>
          </w:p>
        </w:tc>
      </w:tr>
      <w:tr xmlns:wp14="http://schemas.microsoft.com/office/word/2010/wordml" w:rsidR="00DD7BA6" w14:paraId="540C85A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32" w:type="pct"/>
            <w:gridSpan w:val="2"/>
            <w:tcBorders>
              <w:top w:val="single" w:color="616161" w:sz="2" w:space="0"/>
              <w:left w:val="single" w:color="616161" w:sz="2" w:space="0"/>
              <w:right w:val="single" w:color="616161" w:sz="2" w:space="0"/>
            </w:tcBorders>
            <w:vAlign w:val="center"/>
          </w:tcPr>
          <w:p w:rsidRPr="0099653B" w:rsidR="00DD7BA6" w:rsidRDefault="00DD7BA6" w14:paraId="2604E9CB" wp14:textId="77777777">
            <w:pPr>
              <w:pStyle w:val="ModernBodyText"/>
              <w:spacing w:before="40" w:after="40"/>
              <w:jc w:val="left"/>
              <w:rPr>
                <w:rStyle w:val="Modern2nd-levelTableheader"/>
                <w:noProof/>
                <w:sz w:val="18"/>
                <w:szCs w:val="18"/>
              </w:rPr>
            </w:pPr>
            <w:r w:rsidRPr="0099653B">
              <w:rPr>
                <w:rStyle w:val="Modern2nd-levelTableheader"/>
                <w:noProof/>
                <w:sz w:val="18"/>
                <w:szCs w:val="18"/>
              </w:rPr>
              <w:t>Report Retention Type:</w:t>
            </w:r>
          </w:p>
        </w:tc>
        <w:tc>
          <w:tcPr>
            <w:tcW w:w="3968" w:type="pct"/>
            <w:gridSpan w:val="9"/>
            <w:tcBorders>
              <w:top w:val="single" w:color="616161" w:sz="2" w:space="0"/>
              <w:left w:val="single" w:color="616161" w:sz="2" w:space="0"/>
              <w:bottom w:val="single" w:color="616161" w:sz="2" w:space="0"/>
              <w:right w:val="single" w:color="616161" w:sz="2" w:space="0"/>
            </w:tcBorders>
            <w:vAlign w:val="center"/>
          </w:tcPr>
          <w:p w:rsidRPr="0099653B" w:rsidR="00DD7BA6" w:rsidRDefault="00DD7BA6" w14:paraId="18547A84" wp14:textId="77777777">
            <w:pPr>
              <w:pStyle w:val="TableText1"/>
              <w:spacing w:before="40" w:after="40"/>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Cognos                                    </w:t>
            </w:r>
            <w:r w:rsidRPr="0099653B">
              <w:rPr>
                <w:rStyle w:val="ModernTableText"/>
                <w:rFonts w:ascii="Wingdings" w:hAnsi="Wingdings" w:eastAsia="Wingdings" w:cs="Wingdings"/>
                <w:noProof/>
                <w:szCs w:val="18"/>
              </w:rPr>
              <w:t>þ</w:t>
            </w:r>
            <w:r w:rsidRPr="0099653B">
              <w:rPr>
                <w:rStyle w:val="ModernTableText"/>
                <w:noProof/>
                <w:szCs w:val="18"/>
              </w:rPr>
              <w:t xml:space="preserve"> EDMS</w:t>
            </w:r>
          </w:p>
        </w:tc>
      </w:tr>
      <w:tr xmlns:wp14="http://schemas.microsoft.com/office/word/2010/wordml" w:rsidR="00DD7BA6" w14:paraId="0127DAB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32" w:type="pct"/>
            <w:gridSpan w:val="2"/>
            <w:tcBorders>
              <w:top w:val="single" w:color="616161" w:sz="2" w:space="0"/>
              <w:left w:val="single" w:color="616161" w:sz="2" w:space="0"/>
              <w:right w:val="single" w:color="616161" w:sz="2" w:space="0"/>
            </w:tcBorders>
            <w:vAlign w:val="center"/>
          </w:tcPr>
          <w:p w:rsidRPr="0099653B" w:rsidR="00DD7BA6" w:rsidRDefault="00DD7BA6" w14:paraId="41A198CA" wp14:textId="77777777">
            <w:pPr>
              <w:pStyle w:val="ModernBodyText"/>
              <w:spacing w:before="40" w:after="40"/>
              <w:jc w:val="left"/>
              <w:rPr>
                <w:rStyle w:val="Modern2nd-levelTableheader"/>
                <w:noProof/>
                <w:sz w:val="18"/>
                <w:szCs w:val="18"/>
              </w:rPr>
            </w:pPr>
            <w:r w:rsidRPr="0099653B">
              <w:rPr>
                <w:rStyle w:val="Modern2nd-levelTableheader"/>
                <w:noProof/>
                <w:sz w:val="18"/>
                <w:szCs w:val="18"/>
              </w:rPr>
              <w:t>Report Output Versions:</w:t>
            </w:r>
          </w:p>
        </w:tc>
        <w:tc>
          <w:tcPr>
            <w:tcW w:w="1197" w:type="pct"/>
            <w:gridSpan w:val="3"/>
            <w:tcBorders>
              <w:top w:val="single" w:color="616161" w:sz="2" w:space="0"/>
              <w:left w:val="single" w:color="616161" w:sz="2" w:space="0"/>
              <w:bottom w:val="single" w:color="616161" w:sz="2" w:space="0"/>
              <w:right w:val="single" w:color="616161" w:sz="2" w:space="0"/>
            </w:tcBorders>
            <w:vAlign w:val="center"/>
          </w:tcPr>
          <w:p w:rsidRPr="0099653B" w:rsidR="00DD7BA6" w:rsidRDefault="00DD7BA6" w14:paraId="365ECF3D" wp14:textId="77777777">
            <w:pPr>
              <w:pStyle w:val="ModernBodyText"/>
              <w:spacing w:before="40" w:after="40"/>
              <w:jc w:val="left"/>
              <w:rPr>
                <w:rStyle w:val="Modern2nd-levelTableheader"/>
                <w:noProof/>
                <w:color w:val="FFFFFF"/>
                <w:sz w:val="18"/>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Number Of Occurrences:  </w:t>
            </w:r>
          </w:p>
        </w:tc>
        <w:tc>
          <w:tcPr>
            <w:tcW w:w="2771" w:type="pct"/>
            <w:gridSpan w:val="6"/>
            <w:tcBorders>
              <w:top w:val="single" w:color="616161" w:sz="2" w:space="0"/>
              <w:left w:val="nil"/>
              <w:bottom w:val="single" w:color="616161" w:sz="2" w:space="0"/>
              <w:right w:val="single" w:color="616161" w:sz="2" w:space="0"/>
            </w:tcBorders>
            <w:vAlign w:val="center"/>
          </w:tcPr>
          <w:p w:rsidRPr="0099653B" w:rsidR="00DD7BA6" w:rsidRDefault="00DD7BA6" w14:paraId="27E94EC5" wp14:textId="77777777">
            <w:pPr>
              <w:pStyle w:val="TableText1"/>
              <w:spacing w:before="40" w:after="40"/>
              <w:rPr>
                <w:rStyle w:val="ModernTableText"/>
                <w:noProof/>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Duration:     7       </w:t>
            </w:r>
            <w:r w:rsidRPr="0099653B">
              <w:rPr>
                <w:rStyle w:val="ModernTableText"/>
                <w:rFonts w:ascii="Wingdings 2" w:hAnsi="Wingdings 2" w:eastAsia="Wingdings 2" w:cs="Wingdings 2"/>
                <w:noProof/>
                <w:szCs w:val="18"/>
              </w:rPr>
              <w:t>£</w:t>
            </w:r>
            <w:r w:rsidRPr="0099653B">
              <w:rPr>
                <w:rStyle w:val="ModernTableText"/>
                <w:noProof/>
                <w:szCs w:val="18"/>
              </w:rPr>
              <w:t xml:space="preserve"> Days       </w:t>
            </w:r>
            <w:r w:rsidRPr="0099653B">
              <w:rPr>
                <w:rStyle w:val="ModernTableText"/>
                <w:rFonts w:ascii="Wingdings 2" w:hAnsi="Wingdings 2" w:eastAsia="Wingdings 2" w:cs="Wingdings 2"/>
                <w:noProof/>
                <w:szCs w:val="18"/>
              </w:rPr>
              <w:t>£</w:t>
            </w:r>
            <w:r w:rsidRPr="0099653B">
              <w:rPr>
                <w:rStyle w:val="ModernTableText"/>
                <w:noProof/>
                <w:szCs w:val="18"/>
              </w:rPr>
              <w:t xml:space="preserve"> Months       </w:t>
            </w:r>
            <w:r w:rsidRPr="0099653B">
              <w:rPr>
                <w:rStyle w:val="ModernTableText"/>
                <w:rFonts w:ascii="Wingdings" w:hAnsi="Wingdings" w:eastAsia="Wingdings" w:cs="Wingdings"/>
                <w:noProof/>
                <w:szCs w:val="18"/>
              </w:rPr>
              <w:t>þ</w:t>
            </w:r>
            <w:r w:rsidRPr="0099653B">
              <w:rPr>
                <w:rStyle w:val="ModernTableText"/>
                <w:noProof/>
                <w:szCs w:val="18"/>
              </w:rPr>
              <w:t xml:space="preserve"> Years                                                                          </w:t>
            </w:r>
          </w:p>
        </w:tc>
      </w:tr>
      <w:tr xmlns:wp14="http://schemas.microsoft.com/office/word/2010/wordml" w:rsidR="00DD7BA6" w14:paraId="511EEE9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32" w:type="pct"/>
            <w:gridSpan w:val="2"/>
            <w:tcBorders>
              <w:top w:val="single" w:color="616161" w:sz="2" w:space="0"/>
              <w:left w:val="single" w:color="616161" w:sz="2" w:space="0"/>
              <w:right w:val="single" w:color="616161" w:sz="2" w:space="0"/>
            </w:tcBorders>
            <w:vAlign w:val="center"/>
          </w:tcPr>
          <w:p w:rsidRPr="0099653B" w:rsidR="00DD7BA6" w:rsidRDefault="00DD7BA6" w14:paraId="03CEF380" wp14:textId="77777777">
            <w:pPr>
              <w:pStyle w:val="ModernBodyText"/>
              <w:spacing w:before="40" w:after="40"/>
              <w:jc w:val="left"/>
              <w:rPr>
                <w:rStyle w:val="Modern2nd-levelTableheader"/>
                <w:noProof/>
                <w:sz w:val="18"/>
                <w:szCs w:val="18"/>
              </w:rPr>
            </w:pPr>
            <w:r w:rsidRPr="0099653B">
              <w:rPr>
                <w:rStyle w:val="Modern2nd-levelTableheader"/>
                <w:noProof/>
                <w:sz w:val="18"/>
                <w:szCs w:val="18"/>
              </w:rPr>
              <w:t>Report Run History Log:</w:t>
            </w:r>
          </w:p>
        </w:tc>
        <w:tc>
          <w:tcPr>
            <w:tcW w:w="1197" w:type="pct"/>
            <w:gridSpan w:val="3"/>
            <w:tcBorders>
              <w:top w:val="single" w:color="616161" w:sz="2" w:space="0"/>
              <w:left w:val="single" w:color="616161" w:sz="2" w:space="0"/>
              <w:bottom w:val="single" w:color="616161" w:sz="2" w:space="0"/>
              <w:right w:val="single" w:color="616161" w:sz="2" w:space="0"/>
            </w:tcBorders>
            <w:vAlign w:val="center"/>
          </w:tcPr>
          <w:p w:rsidRPr="0099653B" w:rsidR="00DD7BA6" w:rsidRDefault="00DD7BA6" w14:paraId="7EF9131A" wp14:textId="77777777">
            <w:pPr>
              <w:pStyle w:val="ModernBodyText"/>
              <w:spacing w:before="40" w:after="40"/>
              <w:jc w:val="left"/>
              <w:rPr>
                <w:rStyle w:val="Modern2nd-levelTableheader"/>
                <w:noProof/>
                <w:color w:val="FFFFFF"/>
                <w:sz w:val="18"/>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Number Of Occurrences:  </w:t>
            </w:r>
          </w:p>
        </w:tc>
        <w:tc>
          <w:tcPr>
            <w:tcW w:w="2771" w:type="pct"/>
            <w:gridSpan w:val="6"/>
            <w:tcBorders>
              <w:top w:val="single" w:color="616161" w:sz="2" w:space="0"/>
              <w:left w:val="nil"/>
              <w:bottom w:val="single" w:color="616161" w:sz="2" w:space="0"/>
              <w:right w:val="single" w:color="616161" w:sz="2" w:space="0"/>
            </w:tcBorders>
            <w:vAlign w:val="center"/>
          </w:tcPr>
          <w:p w:rsidRPr="0099653B" w:rsidR="00DD7BA6" w:rsidRDefault="00DD7BA6" w14:paraId="5D5085AE" wp14:textId="77777777">
            <w:pPr>
              <w:pStyle w:val="TableText1"/>
              <w:spacing w:before="40" w:after="40"/>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Duration:            </w:t>
            </w:r>
            <w:r w:rsidRPr="0099653B">
              <w:rPr>
                <w:rStyle w:val="ModernTableText"/>
                <w:rFonts w:ascii="Wingdings 2" w:hAnsi="Wingdings 2" w:eastAsia="Wingdings 2" w:cs="Wingdings 2"/>
                <w:noProof/>
                <w:szCs w:val="18"/>
              </w:rPr>
              <w:t>£</w:t>
            </w:r>
            <w:r w:rsidRPr="0099653B">
              <w:rPr>
                <w:rStyle w:val="ModernTableText"/>
                <w:noProof/>
                <w:szCs w:val="18"/>
              </w:rPr>
              <w:t xml:space="preserve"> Days       </w:t>
            </w:r>
            <w:r w:rsidRPr="0099653B">
              <w:rPr>
                <w:rStyle w:val="ModernTableText"/>
                <w:rFonts w:ascii="Wingdings 2" w:hAnsi="Wingdings 2" w:eastAsia="Wingdings 2" w:cs="Wingdings 2"/>
                <w:noProof/>
                <w:szCs w:val="18"/>
              </w:rPr>
              <w:t>£</w:t>
            </w:r>
            <w:r w:rsidRPr="0099653B">
              <w:rPr>
                <w:rStyle w:val="ModernTableText"/>
                <w:noProof/>
                <w:szCs w:val="18"/>
              </w:rPr>
              <w:t xml:space="preserve"> Months       </w:t>
            </w:r>
            <w:r w:rsidRPr="0099653B">
              <w:rPr>
                <w:rStyle w:val="ModernTableText"/>
                <w:rFonts w:ascii="Wingdings 2" w:hAnsi="Wingdings 2" w:eastAsia="Wingdings 2" w:cs="Wingdings 2"/>
                <w:noProof/>
                <w:szCs w:val="18"/>
              </w:rPr>
              <w:t>£</w:t>
            </w:r>
            <w:r w:rsidRPr="0099653B">
              <w:rPr>
                <w:rStyle w:val="ModernTableText"/>
                <w:noProof/>
                <w:szCs w:val="18"/>
              </w:rPr>
              <w:t xml:space="preserve"> Years                                                                          </w:t>
            </w:r>
          </w:p>
        </w:tc>
      </w:tr>
      <w:tr xmlns:wp14="http://schemas.microsoft.com/office/word/2010/wordml" w:rsidR="00DD7BA6" w14:paraId="38C2F12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DD7BA6" w:rsidRDefault="00DD7BA6" w14:paraId="4E04557C" wp14:textId="77777777">
            <w:pPr>
              <w:pStyle w:val="ModernBodyT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DD7BA6" w14:paraId="47BDED8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vAlign w:val="center"/>
          </w:tcPr>
          <w:p w:rsidRPr="009D11F7" w:rsidR="00DD7BA6" w:rsidP="000C1637" w:rsidRDefault="00DD7BA6" w14:paraId="29D8D3C4" wp14:textId="77777777">
            <w:pPr>
              <w:keepLines/>
              <w:spacing w:before="40" w:after="40"/>
              <w:rPr>
                <w:rStyle w:val="ModernTableText"/>
                <w:noProof/>
                <w:spacing w:val="-2"/>
                <w:szCs w:val="18"/>
              </w:rPr>
            </w:pPr>
            <w:r w:rsidRPr="009D11F7">
              <w:rPr>
                <w:rStyle w:val="ModernTableText"/>
                <w:noProof/>
                <w:spacing w:val="-2"/>
                <w:szCs w:val="18"/>
              </w:rPr>
              <w:t>Join A-DTL-TB to A-HDR-TB using A-AUTH-ID</w:t>
            </w:r>
          </w:p>
          <w:p w:rsidRPr="009D11F7" w:rsidR="00DD7BA6" w:rsidP="000C1637" w:rsidRDefault="00DD7BA6" w14:paraId="04161B09" wp14:textId="77777777">
            <w:pPr>
              <w:keepLines/>
              <w:spacing w:before="40" w:after="40"/>
              <w:rPr>
                <w:rStyle w:val="ModernTableText"/>
                <w:noProof/>
                <w:spacing w:val="-2"/>
                <w:szCs w:val="18"/>
              </w:rPr>
            </w:pPr>
            <w:r w:rsidRPr="009D11F7">
              <w:rPr>
                <w:rStyle w:val="ModernTableText"/>
                <w:noProof/>
                <w:spacing w:val="-2"/>
                <w:szCs w:val="18"/>
              </w:rPr>
              <w:t>Join B-DTL-TB to A-HDR-TB using B-SYS-ID</w:t>
            </w:r>
          </w:p>
          <w:p w:rsidRPr="009D11F7" w:rsidR="00DD7BA6" w:rsidP="000C1637" w:rsidRDefault="00DD7BA6" w14:paraId="7F2093BB" wp14:textId="77777777">
            <w:pPr>
              <w:keepLines/>
              <w:spacing w:before="40" w:after="40"/>
              <w:rPr>
                <w:rStyle w:val="ModernTableText"/>
                <w:noProof/>
                <w:spacing w:val="-2"/>
                <w:szCs w:val="18"/>
              </w:rPr>
            </w:pPr>
            <w:r w:rsidRPr="009D11F7">
              <w:rPr>
                <w:rStyle w:val="ModernTableText"/>
                <w:noProof/>
                <w:spacing w:val="-2"/>
                <w:szCs w:val="18"/>
              </w:rPr>
              <w:t>Join B-DTL-TB to B-CONT–ELIG-TB using B-SYS-ID, R-LOB-CD</w:t>
            </w:r>
          </w:p>
          <w:p w:rsidRPr="009D11F7" w:rsidR="00DD7BA6" w:rsidP="001064BD" w:rsidRDefault="00DD7BA6" w14:paraId="09CADEE5" wp14:textId="77777777">
            <w:pPr>
              <w:keepLines/>
              <w:spacing w:before="40" w:after="40"/>
              <w:rPr>
                <w:rStyle w:val="ModernTableText"/>
                <w:noProof/>
                <w:spacing w:val="-2"/>
                <w:szCs w:val="18"/>
              </w:rPr>
            </w:pPr>
            <w:r w:rsidRPr="009D11F7">
              <w:rPr>
                <w:rStyle w:val="ModernTableText"/>
                <w:noProof/>
                <w:spacing w:val="-2"/>
                <w:szCs w:val="18"/>
              </w:rPr>
              <w:t>Join P-DTL-TB to A-HDR-LI-SUBM-PROV-ID-TB using A-HDR-LI-SUBM-PROV-ID-TB.P-SYS-ID [Where A-TXN-LVL-CD = "SV" and A-USED-PROV-ID-IND = "Y"] = P-DTL-TB.P-SYS-ID</w:t>
            </w:r>
          </w:p>
          <w:p w:rsidRPr="0099653B" w:rsidR="00DD7BA6" w:rsidP="00DD7BA6" w:rsidRDefault="00DD7BA6" w14:paraId="5399359B" wp14:textId="77777777">
            <w:pPr>
              <w:keepLines/>
              <w:spacing w:before="40" w:after="40"/>
              <w:rPr>
                <w:rStyle w:val="ModernTableText"/>
                <w:noProof/>
                <w:spacing w:val="-2"/>
                <w:szCs w:val="18"/>
              </w:rPr>
            </w:pPr>
            <w:r w:rsidRPr="00DD7BA6">
              <w:rPr>
                <w:rStyle w:val="ModernTableText"/>
                <w:noProof/>
                <w:spacing w:val="-2"/>
                <w:szCs w:val="18"/>
              </w:rPr>
              <w:t xml:space="preserve">Join A_HDR_STAT_TB to A_HDR_TB using </w:t>
            </w:r>
            <w:r w:rsidRPr="00DD7BA6">
              <w:rPr>
                <w:rStyle w:val="ModernTableText"/>
                <w:noProof/>
                <w:spacing w:val="-2"/>
              </w:rPr>
              <w:t>and A_AUTH_ID and MAX(G_AUD_ADD_TS)</w:t>
            </w:r>
          </w:p>
          <w:p w:rsidRPr="009D11F7" w:rsidR="00DD7BA6" w:rsidP="000C1637" w:rsidRDefault="00DD7BA6" w14:paraId="42E3FBC2" wp14:textId="77777777">
            <w:pPr>
              <w:keepLines/>
              <w:spacing w:before="40" w:after="40"/>
              <w:rPr>
                <w:rStyle w:val="ModernTableText"/>
                <w:noProof/>
                <w:spacing w:val="-2"/>
                <w:szCs w:val="18"/>
              </w:rPr>
            </w:pPr>
          </w:p>
          <w:p w:rsidRPr="009D11F7" w:rsidR="00DD7BA6" w:rsidRDefault="00DD7BA6" w14:paraId="2499756F" wp14:textId="77777777">
            <w:pPr>
              <w:pStyle w:val="ModernBodyText"/>
              <w:spacing w:before="40" w:after="40"/>
              <w:rPr>
                <w:rStyle w:val="Modern2nd-levelTableheader"/>
                <w:noProof/>
                <w:color w:val="FFFFFF"/>
                <w:sz w:val="18"/>
                <w:szCs w:val="18"/>
              </w:rPr>
            </w:pPr>
            <w:r w:rsidRPr="009D11F7">
              <w:rPr>
                <w:rStyle w:val="ModernTableText"/>
                <w:noProof/>
                <w:spacing w:val="-2"/>
                <w:szCs w:val="18"/>
              </w:rPr>
              <w:t>The B_CONT-ELIG-TB is a table created in the OLAP data model. This table does not exist in the MMIS.</w:t>
            </w:r>
          </w:p>
        </w:tc>
      </w:tr>
    </w:tbl>
    <w:p xmlns:wp14="http://schemas.microsoft.com/office/word/2010/wordml" w:rsidRPr="000308BA" w:rsidR="00CE759A" w:rsidP="000308BA" w:rsidRDefault="00CE759A" w14:paraId="6CD9F7BF" wp14:textId="77777777">
      <w:pPr>
        <w:pStyle w:val="Heading6"/>
      </w:pPr>
      <w:r w:rsidRPr="000308BA">
        <w:br w:type="page"/>
      </w:r>
      <w:r w:rsidRPr="000308BA">
        <w:t xml:space="preserve">Report Layout - OPR-SRA-116 - DCYF/DJJS Service Authorization and Eligibility Discrepancies </w:t>
      </w:r>
    </w:p>
    <w:tbl>
      <w:tblPr>
        <w:tblW w:w="5000"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284"/>
        <w:gridCol w:w="1504"/>
        <w:gridCol w:w="1237"/>
        <w:gridCol w:w="146"/>
        <w:gridCol w:w="1251"/>
        <w:gridCol w:w="877"/>
        <w:gridCol w:w="367"/>
        <w:gridCol w:w="1254"/>
        <w:gridCol w:w="469"/>
        <w:gridCol w:w="81"/>
        <w:gridCol w:w="13"/>
        <w:gridCol w:w="1214"/>
        <w:gridCol w:w="1062"/>
        <w:gridCol w:w="432"/>
        <w:gridCol w:w="630"/>
        <w:gridCol w:w="245"/>
        <w:gridCol w:w="1350"/>
        <w:gridCol w:w="797"/>
        <w:gridCol w:w="829"/>
        <w:gridCol w:w="348"/>
      </w:tblGrid>
      <w:tr xmlns:wp14="http://schemas.microsoft.com/office/word/2010/wordml" w:rsidR="00CE759A" w14:paraId="2BE22347" wp14:textId="77777777">
        <w:tblPrEx>
          <w:tblCellMar>
            <w:top w:w="0" w:type="dxa"/>
            <w:bottom w:w="0" w:type="dxa"/>
          </w:tblCellMar>
        </w:tblPrEx>
        <w:trPr>
          <w:cantSplit/>
          <w:trHeight w:val="541" w:hRule="exact"/>
          <w:tblHeader/>
          <w:jc w:val="center"/>
        </w:trPr>
        <w:tc>
          <w:tcPr>
            <w:tcW w:w="5000" w:type="pct"/>
            <w:gridSpan w:val="20"/>
            <w:tcBorders>
              <w:top w:val="single" w:color="auto" w:sz="4" w:space="0"/>
              <w:left w:val="single" w:color="auto" w:sz="4" w:space="0"/>
              <w:bottom w:val="single" w:color="auto" w:sz="4" w:space="0"/>
              <w:right w:val="single" w:color="auto" w:sz="4" w:space="0"/>
            </w:tcBorders>
            <w:shd w:val="clear" w:color="auto" w:fill="FF0000"/>
            <w:vAlign w:val="center"/>
          </w:tcPr>
          <w:p w:rsidR="00CE759A" w:rsidP="00C9524F" w:rsidRDefault="00CE759A" w14:paraId="124F2A8F" wp14:textId="77777777">
            <w:pPr>
              <w:jc w:val="center"/>
              <w:rPr>
                <w:rFonts w:eastAsia="MS Mincho"/>
              </w:rPr>
            </w:pPr>
            <w:r>
              <w:br w:type="page"/>
            </w:r>
            <w:r>
              <w:br w:type="page"/>
            </w:r>
            <w:r>
              <w:rPr>
                <w:rFonts w:eastAsia="MS Mincho"/>
              </w:rPr>
              <w:t>NH MMIS REPORT LAYOUT</w:t>
            </w:r>
          </w:p>
        </w:tc>
      </w:tr>
      <w:tr xmlns:wp14="http://schemas.microsoft.com/office/word/2010/wordml" w:rsidR="00CE759A" w:rsidTr="00431354" w14:paraId="5BE547BA" wp14:textId="77777777">
        <w:tblPrEx>
          <w:tblCellMar>
            <w:top w:w="0" w:type="dxa"/>
            <w:bottom w:w="0" w:type="dxa"/>
          </w:tblCellMar>
        </w:tblPrEx>
        <w:trPr>
          <w:cantSplit/>
          <w:trHeight w:val="1710"/>
          <w:jc w:val="center"/>
        </w:trPr>
        <w:tc>
          <w:tcPr>
            <w:tcW w:w="1052" w:type="pct"/>
            <w:gridSpan w:val="3"/>
            <w:tcBorders>
              <w:top w:val="single" w:color="auto" w:sz="4" w:space="0"/>
              <w:bottom w:val="nil"/>
            </w:tcBorders>
            <w:vAlign w:val="center"/>
          </w:tcPr>
          <w:p w:rsidRPr="0099653B" w:rsidR="00CE759A" w:rsidRDefault="00CE759A" w14:paraId="2BBAC11B" wp14:textId="77777777">
            <w:pPr>
              <w:pStyle w:val="TableText1"/>
              <w:spacing w:before="40" w:after="40"/>
              <w:rPr>
                <w:rStyle w:val="ModernTableText"/>
                <w:b/>
                <w:bCs/>
                <w:sz w:val="20"/>
                <w:szCs w:val="20"/>
              </w:rPr>
            </w:pPr>
            <w:r w:rsidRPr="0099653B">
              <w:rPr>
                <w:rStyle w:val="ModernTableText"/>
                <w:b/>
                <w:bCs/>
                <w:sz w:val="20"/>
                <w:szCs w:val="20"/>
              </w:rPr>
              <w:t>NH MMIS EOR</w:t>
            </w:r>
          </w:p>
          <w:p w:rsidRPr="0099653B" w:rsidR="00CE759A" w:rsidRDefault="00CE759A" w14:paraId="30D2AFD1" wp14:textId="77777777">
            <w:pPr>
              <w:pStyle w:val="TableText1"/>
              <w:spacing w:before="40" w:after="40"/>
              <w:rPr>
                <w:rStyle w:val="ModernTableText"/>
                <w:b/>
                <w:bCs/>
                <w:sz w:val="20"/>
                <w:szCs w:val="20"/>
              </w:rPr>
            </w:pPr>
            <w:r w:rsidRPr="0099653B">
              <w:rPr>
                <w:rStyle w:val="ModernTableText"/>
                <w:b/>
                <w:bCs/>
                <w:sz w:val="20"/>
                <w:szCs w:val="20"/>
              </w:rPr>
              <w:t>Report ID:  OPR-SRA-116</w:t>
            </w:r>
          </w:p>
          <w:p w:rsidRPr="0099653B" w:rsidR="00CE759A" w:rsidRDefault="00CE759A" w14:paraId="45405F84" wp14:textId="77777777">
            <w:pPr>
              <w:pStyle w:val="TableText1"/>
              <w:spacing w:before="40" w:after="40"/>
              <w:rPr>
                <w:b/>
                <w:szCs w:val="20"/>
                <w:u w:val="single"/>
              </w:rPr>
            </w:pPr>
            <w:r w:rsidRPr="0099653B">
              <w:rPr>
                <w:b/>
                <w:szCs w:val="20"/>
                <w:u w:val="single"/>
              </w:rPr>
              <w:t>Report Definition</w:t>
            </w:r>
          </w:p>
          <w:p w:rsidRPr="0099653B" w:rsidR="00CE759A" w:rsidRDefault="00CE759A" w14:paraId="44D5D832" wp14:textId="77777777">
            <w:pPr>
              <w:pStyle w:val="TableText1"/>
              <w:spacing w:before="40" w:after="40"/>
              <w:rPr>
                <w:b/>
                <w:szCs w:val="20"/>
                <w:u w:val="single"/>
              </w:rPr>
            </w:pPr>
            <w:r w:rsidRPr="0099653B">
              <w:rPr>
                <w:b/>
                <w:szCs w:val="20"/>
                <w:u w:val="single"/>
              </w:rPr>
              <w:t>ORR Home</w:t>
            </w:r>
          </w:p>
          <w:p w:rsidRPr="0099653B" w:rsidR="00CE759A" w:rsidRDefault="00CE759A" w14:paraId="27A4A944" wp14:textId="77777777">
            <w:pPr>
              <w:pStyle w:val="TableText1"/>
              <w:spacing w:before="40" w:after="40"/>
              <w:rPr>
                <w:rStyle w:val="ModernTableText"/>
                <w:b/>
                <w:bCs/>
                <w:sz w:val="20"/>
                <w:szCs w:val="20"/>
                <w:u w:val="single"/>
              </w:rPr>
            </w:pPr>
            <w:r w:rsidRPr="0099653B">
              <w:rPr>
                <w:b/>
                <w:szCs w:val="20"/>
                <w:u w:val="single"/>
              </w:rPr>
              <w:t>Return</w:t>
            </w:r>
          </w:p>
        </w:tc>
        <w:tc>
          <w:tcPr>
            <w:tcW w:w="2793" w:type="pct"/>
            <w:gridSpan w:val="13"/>
            <w:tcBorders>
              <w:top w:val="single" w:color="auto" w:sz="4" w:space="0"/>
              <w:bottom w:val="nil"/>
            </w:tcBorders>
            <w:vAlign w:val="center"/>
          </w:tcPr>
          <w:p w:rsidRPr="0099653B" w:rsidR="00791BF2" w:rsidP="00791BF2" w:rsidRDefault="00791BF2" w14:paraId="6E9F4CA3" wp14:textId="77777777">
            <w:pPr>
              <w:jc w:val="center"/>
              <w:rPr>
                <w:b/>
                <w:szCs w:val="20"/>
              </w:rPr>
            </w:pPr>
            <w:r w:rsidRPr="0099653B">
              <w:rPr>
                <w:b/>
                <w:szCs w:val="20"/>
              </w:rPr>
              <w:t>Line of Business:  &lt;LOB Cd – Desc&gt;</w:t>
            </w:r>
          </w:p>
          <w:p w:rsidRPr="0099653B" w:rsidR="00CE759A" w:rsidP="00431354" w:rsidRDefault="00CE759A" w14:paraId="50D48C38" wp14:textId="77777777">
            <w:pPr>
              <w:jc w:val="center"/>
              <w:rPr>
                <w:b/>
                <w:szCs w:val="20"/>
              </w:rPr>
            </w:pPr>
            <w:r w:rsidRPr="0099653B">
              <w:rPr>
                <w:b/>
                <w:szCs w:val="20"/>
              </w:rPr>
              <w:t>Department of Health and Human Services</w:t>
            </w:r>
          </w:p>
          <w:p w:rsidRPr="0099653B" w:rsidR="00CE759A" w:rsidP="00431354" w:rsidRDefault="00CE759A" w14:paraId="51FCF2C7" wp14:textId="77777777">
            <w:pPr>
              <w:jc w:val="center"/>
              <w:rPr>
                <w:b/>
                <w:szCs w:val="20"/>
              </w:rPr>
            </w:pPr>
            <w:r w:rsidRPr="0099653B">
              <w:rPr>
                <w:b/>
                <w:szCs w:val="20"/>
              </w:rPr>
              <w:t>DCYF/DJJS Service Authorization and Eligibility Discrepancies</w:t>
            </w:r>
          </w:p>
          <w:p w:rsidRPr="0099653B" w:rsidR="00CE759A" w:rsidP="00431354" w:rsidRDefault="00CE759A" w14:paraId="6B4AE883" wp14:textId="77777777">
            <w:pPr>
              <w:jc w:val="center"/>
              <w:rPr>
                <w:rStyle w:val="ModernTableText"/>
                <w:rFonts w:cs="Arial"/>
                <w:b/>
                <w:bCs/>
                <w:sz w:val="20"/>
                <w:szCs w:val="20"/>
              </w:rPr>
            </w:pPr>
            <w:r w:rsidRPr="0099653B">
              <w:rPr>
                <w:b/>
                <w:szCs w:val="20"/>
              </w:rPr>
              <w:t>As of:  MM/DD/CCY</w:t>
            </w:r>
            <w:r w:rsidRPr="0099653B" w:rsidR="007B4BB8">
              <w:rPr>
                <w:b/>
                <w:szCs w:val="20"/>
              </w:rPr>
              <w:t>Y</w:t>
            </w:r>
          </w:p>
        </w:tc>
        <w:tc>
          <w:tcPr>
            <w:tcW w:w="1155" w:type="pct"/>
            <w:gridSpan w:val="4"/>
            <w:tcBorders>
              <w:top w:val="single" w:color="auto" w:sz="4" w:space="0"/>
              <w:bottom w:val="nil"/>
            </w:tcBorders>
          </w:tcPr>
          <w:p w:rsidR="00CE759A" w:rsidRDefault="003A7664" w14:paraId="18113A09" wp14:textId="77777777">
            <w:pPr>
              <w:jc w:val="right"/>
              <w:rPr>
                <w:sz w:val="19"/>
                <w:szCs w:val="19"/>
              </w:rPr>
            </w:pPr>
            <w:r>
              <w:rPr>
                <w:noProof/>
                <w:sz w:val="19"/>
                <w:szCs w:val="19"/>
              </w:rPr>
              <w:drawing>
                <wp:inline xmlns:wp14="http://schemas.microsoft.com/office/word/2010/wordprocessingDrawing" distT="0" distB="0" distL="0" distR="0" wp14:anchorId="35614CD9" wp14:editId="7777777">
                  <wp:extent cx="1295400" cy="1285875"/>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00CE759A" w14:paraId="18AF15B3" wp14:textId="77777777">
        <w:tblPrEx>
          <w:tblCellMar>
            <w:top w:w="0" w:type="dxa"/>
            <w:bottom w:w="0" w:type="dxa"/>
          </w:tblCellMar>
        </w:tblPrEx>
        <w:trPr>
          <w:cantSplit/>
          <w:trHeight w:val="387"/>
          <w:jc w:val="center"/>
        </w:trPr>
        <w:tc>
          <w:tcPr>
            <w:tcW w:w="5000" w:type="pct"/>
            <w:gridSpan w:val="20"/>
            <w:tcBorders>
              <w:bottom w:val="nil"/>
            </w:tcBorders>
          </w:tcPr>
          <w:p w:rsidR="00CE759A" w:rsidRDefault="00CE759A" w14:paraId="44EC7652" wp14:textId="77777777">
            <w:pPr>
              <w:pStyle w:val="Figure"/>
              <w:rPr>
                <w:rFonts w:ascii="Arial" w:hAnsi="Arial" w:cs="Arial"/>
                <w:bCs w:val="0"/>
                <w:sz w:val="17"/>
                <w:szCs w:val="17"/>
              </w:rPr>
            </w:pPr>
          </w:p>
        </w:tc>
      </w:tr>
      <w:tr xmlns:wp14="http://schemas.microsoft.com/office/word/2010/wordml" w:rsidR="00CE759A" w14:paraId="6210F27B" wp14:textId="77777777">
        <w:tblPrEx>
          <w:tblCellMar>
            <w:top w:w="0" w:type="dxa"/>
            <w:bottom w:w="0" w:type="dxa"/>
          </w:tblCellMar>
        </w:tblPrEx>
        <w:trPr>
          <w:cantSplit/>
          <w:trHeight w:val="292"/>
          <w:jc w:val="center"/>
        </w:trPr>
        <w:tc>
          <w:tcPr>
            <w:tcW w:w="2567" w:type="pct"/>
            <w:gridSpan w:val="9"/>
            <w:tcBorders>
              <w:top w:val="nil"/>
              <w:bottom w:val="nil"/>
            </w:tcBorders>
            <w:shd w:val="clear" w:color="auto" w:fill="356BA1"/>
            <w:vAlign w:val="center"/>
          </w:tcPr>
          <w:p w:rsidR="00CE759A" w:rsidRDefault="00E604C5" w14:paraId="739E5B0F" wp14:textId="77777777">
            <w:pPr>
              <w:pStyle w:val="Figure"/>
              <w:spacing w:before="60" w:after="60"/>
              <w:rPr>
                <w:rFonts w:ascii="Arial" w:hAnsi="Arial" w:cs="Arial"/>
                <w:bCs w:val="0"/>
                <w:color w:val="FFFFFF"/>
                <w:sz w:val="23"/>
                <w:szCs w:val="23"/>
              </w:rPr>
            </w:pPr>
            <w:r w:rsidRPr="00E604C5">
              <w:rPr>
                <w:rFonts w:ascii="Arial" w:hAnsi="Arial" w:cs="Arial"/>
                <w:bCs w:val="0"/>
                <w:color w:val="FFFFFF"/>
                <w:sz w:val="23"/>
                <w:szCs w:val="23"/>
              </w:rPr>
              <w:t xml:space="preserve">Service Authorized By User ID: </w:t>
            </w:r>
            <w:r w:rsidR="00CE759A">
              <w:rPr>
                <w:rFonts w:ascii="Arial" w:hAnsi="Arial" w:cs="Arial"/>
                <w:bCs w:val="0"/>
                <w:color w:val="FFFFFF"/>
                <w:sz w:val="23"/>
                <w:szCs w:val="23"/>
              </w:rPr>
              <w:t>XXXXXXXXXX</w:t>
            </w:r>
          </w:p>
        </w:tc>
        <w:tc>
          <w:tcPr>
            <w:tcW w:w="2433" w:type="pct"/>
            <w:gridSpan w:val="11"/>
            <w:tcBorders>
              <w:top w:val="nil"/>
              <w:bottom w:val="nil"/>
            </w:tcBorders>
            <w:shd w:val="clear" w:color="auto" w:fill="356BA1"/>
            <w:vAlign w:val="center"/>
          </w:tcPr>
          <w:p w:rsidR="00CE759A" w:rsidRDefault="00E604C5" w14:paraId="13FB45F3" wp14:textId="77777777">
            <w:pPr>
              <w:pStyle w:val="Figure"/>
              <w:spacing w:before="60" w:after="60"/>
              <w:rPr>
                <w:rFonts w:ascii="Arial" w:hAnsi="Arial" w:cs="Arial"/>
                <w:bCs w:val="0"/>
                <w:color w:val="FFFFFF"/>
                <w:sz w:val="23"/>
                <w:szCs w:val="23"/>
              </w:rPr>
            </w:pPr>
            <w:r w:rsidRPr="00E604C5">
              <w:rPr>
                <w:rFonts w:ascii="Arial" w:hAnsi="Arial" w:cs="Arial"/>
                <w:bCs w:val="0"/>
                <w:color w:val="FFFFFF"/>
                <w:sz w:val="23"/>
                <w:szCs w:val="23"/>
              </w:rPr>
              <w:t>Service Authorized By User</w:t>
            </w:r>
            <w:r w:rsidDel="00E604C5">
              <w:rPr>
                <w:rFonts w:ascii="Arial" w:hAnsi="Arial" w:cs="Arial"/>
                <w:bCs w:val="0"/>
                <w:color w:val="FFFFFF"/>
                <w:sz w:val="23"/>
                <w:szCs w:val="23"/>
              </w:rPr>
              <w:t xml:space="preserve"> </w:t>
            </w:r>
            <w:r w:rsidR="00CE759A">
              <w:rPr>
                <w:rFonts w:ascii="Arial" w:hAnsi="Arial" w:cs="Arial"/>
                <w:bCs w:val="0"/>
                <w:color w:val="FFFFFF"/>
                <w:sz w:val="23"/>
                <w:szCs w:val="23"/>
              </w:rPr>
              <w:t>Name:  XXXXXXXXXX, XXXXXXXX</w:t>
            </w:r>
          </w:p>
        </w:tc>
      </w:tr>
      <w:tr xmlns:wp14="http://schemas.microsoft.com/office/word/2010/wordml" w:rsidR="00CE759A" w14:paraId="0743EEE4" wp14:textId="77777777">
        <w:tblPrEx>
          <w:tblCellMar>
            <w:top w:w="0" w:type="dxa"/>
            <w:bottom w:w="0" w:type="dxa"/>
          </w:tblCellMar>
        </w:tblPrEx>
        <w:trPr>
          <w:cantSplit/>
          <w:trHeight w:val="292"/>
          <w:jc w:val="center"/>
        </w:trPr>
        <w:tc>
          <w:tcPr>
            <w:tcW w:w="2567" w:type="pct"/>
            <w:gridSpan w:val="9"/>
            <w:tcBorders>
              <w:top w:val="nil"/>
              <w:bottom w:val="nil"/>
            </w:tcBorders>
            <w:shd w:val="clear" w:color="auto" w:fill="FDD461"/>
            <w:vAlign w:val="center"/>
          </w:tcPr>
          <w:p w:rsidR="00CE759A" w:rsidRDefault="00E604C5" w14:paraId="2FDE6774" wp14:textId="77777777">
            <w:pPr>
              <w:pStyle w:val="Figure"/>
              <w:spacing w:before="60" w:after="60"/>
              <w:rPr>
                <w:rFonts w:ascii="Arial" w:hAnsi="Arial" w:cs="Arial"/>
                <w:bCs w:val="0"/>
                <w:sz w:val="23"/>
                <w:szCs w:val="23"/>
              </w:rPr>
            </w:pPr>
            <w:r>
              <w:rPr>
                <w:rFonts w:ascii="Arial" w:hAnsi="Arial" w:cs="Arial"/>
                <w:bCs w:val="0"/>
                <w:sz w:val="23"/>
                <w:szCs w:val="23"/>
              </w:rPr>
              <w:t>Hdr Stat Last Updated by User ID</w:t>
            </w:r>
            <w:r w:rsidR="00CE759A">
              <w:rPr>
                <w:rFonts w:ascii="Arial" w:hAnsi="Arial" w:cs="Arial"/>
                <w:bCs w:val="0"/>
                <w:sz w:val="23"/>
                <w:szCs w:val="23"/>
              </w:rPr>
              <w:t>:  XXXXXXXXXXX</w:t>
            </w:r>
          </w:p>
        </w:tc>
        <w:tc>
          <w:tcPr>
            <w:tcW w:w="2433" w:type="pct"/>
            <w:gridSpan w:val="11"/>
            <w:tcBorders>
              <w:top w:val="nil"/>
              <w:bottom w:val="nil"/>
            </w:tcBorders>
            <w:shd w:val="clear" w:color="auto" w:fill="FDD461"/>
            <w:vAlign w:val="center"/>
          </w:tcPr>
          <w:p w:rsidR="00CE759A" w:rsidRDefault="00E604C5" w14:paraId="2DE55C92" wp14:textId="77777777">
            <w:pPr>
              <w:pStyle w:val="Figure"/>
              <w:spacing w:before="60" w:after="60"/>
              <w:rPr>
                <w:rFonts w:ascii="Arial" w:hAnsi="Arial" w:cs="Arial"/>
                <w:bCs w:val="0"/>
                <w:sz w:val="23"/>
                <w:szCs w:val="23"/>
              </w:rPr>
            </w:pPr>
            <w:r>
              <w:rPr>
                <w:rFonts w:ascii="Arial" w:hAnsi="Arial" w:cs="Arial"/>
                <w:bCs w:val="0"/>
                <w:sz w:val="23"/>
                <w:szCs w:val="23"/>
              </w:rPr>
              <w:t xml:space="preserve">Hdr Stat Last Updated by User </w:t>
            </w:r>
            <w:r w:rsidR="00CE759A">
              <w:rPr>
                <w:rFonts w:ascii="Arial" w:hAnsi="Arial" w:cs="Arial"/>
                <w:bCs w:val="0"/>
                <w:sz w:val="23"/>
                <w:szCs w:val="23"/>
              </w:rPr>
              <w:t xml:space="preserve">Name:  XXXXXXX, XXXXX </w:t>
            </w:r>
          </w:p>
        </w:tc>
      </w:tr>
      <w:tr xmlns:wp14="http://schemas.microsoft.com/office/word/2010/wordml" w:rsidR="00CE759A" w14:paraId="44E1436A" wp14:textId="77777777">
        <w:tblPrEx>
          <w:tblCellMar>
            <w:top w:w="0" w:type="dxa"/>
            <w:bottom w:w="0" w:type="dxa"/>
          </w:tblCellMar>
        </w:tblPrEx>
        <w:trPr>
          <w:cantSplit/>
          <w:trHeight w:val="292"/>
          <w:jc w:val="center"/>
        </w:trPr>
        <w:tc>
          <w:tcPr>
            <w:tcW w:w="2567" w:type="pct"/>
            <w:gridSpan w:val="9"/>
            <w:tcBorders>
              <w:top w:val="nil"/>
              <w:bottom w:val="nil"/>
            </w:tcBorders>
            <w:shd w:val="clear" w:color="auto" w:fill="FEEBB4"/>
            <w:vAlign w:val="center"/>
          </w:tcPr>
          <w:p w:rsidR="00CE759A" w:rsidRDefault="00CE759A" w14:paraId="3BFB428E" wp14:textId="77777777">
            <w:pPr>
              <w:pStyle w:val="Figure"/>
              <w:spacing w:before="60" w:after="60"/>
              <w:rPr>
                <w:rFonts w:ascii="Arial" w:hAnsi="Arial" w:cs="Arial"/>
                <w:color w:val="000000"/>
                <w:sz w:val="23"/>
                <w:szCs w:val="23"/>
              </w:rPr>
            </w:pPr>
            <w:r>
              <w:rPr>
                <w:rFonts w:ascii="Arial" w:hAnsi="Arial" w:cs="Arial"/>
                <w:bCs w:val="0"/>
                <w:color w:val="000000"/>
                <w:sz w:val="23"/>
                <w:szCs w:val="23"/>
              </w:rPr>
              <w:t xml:space="preserve"> Mbr ID:   XXXXXXXXXX</w:t>
            </w:r>
          </w:p>
        </w:tc>
        <w:tc>
          <w:tcPr>
            <w:tcW w:w="2433" w:type="pct"/>
            <w:gridSpan w:val="11"/>
            <w:tcBorders>
              <w:top w:val="nil"/>
              <w:bottom w:val="nil"/>
            </w:tcBorders>
            <w:shd w:val="clear" w:color="auto" w:fill="FEEBB4"/>
            <w:vAlign w:val="center"/>
          </w:tcPr>
          <w:p w:rsidR="00CE759A" w:rsidRDefault="00CE759A" w14:paraId="39535E9D" wp14:textId="77777777">
            <w:pPr>
              <w:pStyle w:val="Figure"/>
              <w:spacing w:before="60" w:after="60"/>
              <w:rPr>
                <w:rFonts w:ascii="Arial" w:hAnsi="Arial" w:cs="Arial"/>
                <w:color w:val="000000"/>
                <w:sz w:val="23"/>
                <w:szCs w:val="23"/>
              </w:rPr>
            </w:pPr>
            <w:r>
              <w:rPr>
                <w:rFonts w:ascii="Arial" w:hAnsi="Arial" w:cs="Arial"/>
                <w:bCs w:val="0"/>
                <w:color w:val="000000"/>
                <w:sz w:val="23"/>
                <w:szCs w:val="23"/>
              </w:rPr>
              <w:t>Mbr Name - Full:  XXXXXX XXX, XXXXX X.</w:t>
            </w:r>
          </w:p>
        </w:tc>
      </w:tr>
      <w:tr xmlns:wp14="http://schemas.microsoft.com/office/word/2010/wordml" w:rsidR="00CE759A" w14:paraId="3ADFD508" wp14:textId="77777777">
        <w:tblPrEx>
          <w:tblCellMar>
            <w:top w:w="0" w:type="dxa"/>
            <w:bottom w:w="0" w:type="dxa"/>
          </w:tblCellMar>
        </w:tblPrEx>
        <w:trPr>
          <w:cantSplit/>
          <w:trHeight w:val="292"/>
          <w:jc w:val="center"/>
        </w:trPr>
        <w:tc>
          <w:tcPr>
            <w:tcW w:w="5000" w:type="pct"/>
            <w:gridSpan w:val="20"/>
            <w:tcBorders>
              <w:top w:val="nil"/>
              <w:bottom w:val="nil"/>
            </w:tcBorders>
            <w:vAlign w:val="center"/>
          </w:tcPr>
          <w:p w:rsidR="00CE759A" w:rsidRDefault="00CE759A" w14:paraId="1935F1DB" wp14:textId="77777777">
            <w:pPr>
              <w:pStyle w:val="Figure"/>
              <w:jc w:val="right"/>
              <w:rPr>
                <w:rFonts w:ascii="Arial" w:hAnsi="Arial" w:cs="Arial"/>
                <w:color w:val="000000"/>
                <w:sz w:val="23"/>
                <w:szCs w:val="23"/>
              </w:rPr>
            </w:pPr>
          </w:p>
        </w:tc>
      </w:tr>
      <w:tr xmlns:wp14="http://schemas.microsoft.com/office/word/2010/wordml" w:rsidR="00CE759A" w14:paraId="60B637F6" wp14:textId="77777777">
        <w:tblPrEx>
          <w:tblCellMar>
            <w:top w:w="0" w:type="dxa"/>
            <w:bottom w:w="0" w:type="dxa"/>
          </w:tblCellMar>
        </w:tblPrEx>
        <w:trPr>
          <w:cantSplit/>
          <w:trHeight w:val="580"/>
          <w:jc w:val="center"/>
        </w:trPr>
        <w:tc>
          <w:tcPr>
            <w:tcW w:w="99" w:type="pct"/>
            <w:vMerge w:val="restart"/>
            <w:tcBorders>
              <w:right w:val="single" w:color="666699" w:sz="4" w:space="0"/>
            </w:tcBorders>
          </w:tcPr>
          <w:p w:rsidR="00CE759A" w:rsidRDefault="00CE759A" w14:paraId="63F7BA64" wp14:textId="77777777">
            <w:pPr>
              <w:pStyle w:val="Figure"/>
              <w:spacing w:before="40" w:after="40"/>
              <w:rPr>
                <w:rFonts w:ascii="Arial" w:hAnsi="Arial" w:cs="Arial"/>
                <w:bCs w:val="0"/>
                <w:sz w:val="17"/>
                <w:szCs w:val="17"/>
              </w:rPr>
            </w:pPr>
          </w:p>
        </w:tc>
        <w:tc>
          <w:tcPr>
            <w:tcW w:w="523" w:type="pct"/>
            <w:tcBorders>
              <w:top w:val="single" w:color="666699" w:sz="4" w:space="0"/>
              <w:left w:val="single" w:color="666699" w:sz="4" w:space="0"/>
              <w:bottom w:val="single" w:color="666699" w:sz="4" w:space="0"/>
              <w:right w:val="single" w:color="666699" w:sz="4" w:space="0"/>
            </w:tcBorders>
            <w:shd w:val="clear" w:color="auto" w:fill="D9D9D9"/>
            <w:vAlign w:val="center"/>
          </w:tcPr>
          <w:p w:rsidRPr="0013551C" w:rsidR="00CE759A" w:rsidRDefault="00FA41AA" w14:paraId="7ECBEC55"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SA LI Svc Prov ID</w:t>
            </w:r>
          </w:p>
        </w:tc>
        <w:tc>
          <w:tcPr>
            <w:tcW w:w="481"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Pr="0013551C" w:rsidR="00CE759A" w:rsidRDefault="00F16C75" w14:paraId="47E37F5C"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SA LI Svc Prov Name</w:t>
            </w:r>
          </w:p>
        </w:tc>
        <w:tc>
          <w:tcPr>
            <w:tcW w:w="435" w:type="pct"/>
            <w:tcBorders>
              <w:top w:val="single" w:color="666699" w:sz="4" w:space="0"/>
              <w:left w:val="single" w:color="666699" w:sz="4" w:space="0"/>
              <w:bottom w:val="single" w:color="666699" w:sz="4" w:space="0"/>
              <w:right w:val="single" w:color="666699" w:sz="4" w:space="0"/>
            </w:tcBorders>
            <w:shd w:val="clear" w:color="auto" w:fill="D9D9D9"/>
            <w:vAlign w:val="center"/>
          </w:tcPr>
          <w:p w:rsidRPr="0013551C" w:rsidR="00CE759A" w:rsidRDefault="00CE759A" w14:paraId="16882783" wp14:textId="77777777">
            <w:pPr>
              <w:pStyle w:val="Figure"/>
              <w:spacing w:before="40" w:after="40"/>
              <w:jc w:val="center"/>
              <w:rPr>
                <w:rFonts w:ascii="Arial" w:hAnsi="Arial" w:cs="Arial"/>
                <w:bCs w:val="0"/>
                <w:color w:val="000000"/>
                <w:sz w:val="15"/>
                <w:szCs w:val="15"/>
              </w:rPr>
            </w:pPr>
            <w:r w:rsidRPr="0013551C">
              <w:rPr>
                <w:rStyle w:val="ModernTableText"/>
                <w:rFonts w:cs="Arial"/>
                <w:bCs w:val="0"/>
                <w:sz w:val="15"/>
                <w:szCs w:val="15"/>
              </w:rPr>
              <w:t>Mbr Dt-Elig Span Beg</w:t>
            </w:r>
          </w:p>
        </w:tc>
        <w:tc>
          <w:tcPr>
            <w:tcW w:w="433"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Pr="0013551C" w:rsidR="00CE759A" w:rsidRDefault="00CE759A" w14:paraId="4CF70CB9" wp14:textId="77777777">
            <w:pPr>
              <w:pStyle w:val="Figure"/>
              <w:spacing w:before="40" w:after="40"/>
              <w:jc w:val="center"/>
              <w:rPr>
                <w:rFonts w:ascii="Arial" w:hAnsi="Arial" w:cs="Arial"/>
                <w:bCs w:val="0"/>
                <w:sz w:val="15"/>
                <w:szCs w:val="15"/>
              </w:rPr>
            </w:pPr>
            <w:r w:rsidRPr="0013551C">
              <w:rPr>
                <w:rStyle w:val="ModernTableText"/>
                <w:rFonts w:cs="Arial"/>
                <w:bCs w:val="0"/>
                <w:sz w:val="15"/>
                <w:szCs w:val="15"/>
              </w:rPr>
              <w:t>Mbr Dt-Elig Span End</w:t>
            </w:r>
          </w:p>
        </w:tc>
        <w:tc>
          <w:tcPr>
            <w:tcW w:w="436" w:type="pct"/>
            <w:tcBorders>
              <w:top w:val="single" w:color="666699" w:sz="4" w:space="0"/>
              <w:left w:val="single" w:color="666699" w:sz="4" w:space="0"/>
              <w:bottom w:val="single" w:color="666699" w:sz="4" w:space="0"/>
              <w:right w:val="single" w:color="666699" w:sz="4" w:space="0"/>
            </w:tcBorders>
            <w:shd w:val="clear" w:color="auto" w:fill="D9D9D9"/>
            <w:vAlign w:val="center"/>
          </w:tcPr>
          <w:p w:rsidRPr="0013551C" w:rsidR="00CE759A" w:rsidRDefault="00CE759A" w14:paraId="686E7BEC" wp14:textId="77777777">
            <w:pPr>
              <w:pStyle w:val="Figure"/>
              <w:spacing w:before="40" w:after="40"/>
              <w:jc w:val="center"/>
              <w:rPr>
                <w:rFonts w:ascii="Arial" w:hAnsi="Arial" w:cs="Arial"/>
                <w:bCs w:val="0"/>
                <w:sz w:val="15"/>
                <w:szCs w:val="15"/>
              </w:rPr>
            </w:pPr>
            <w:r w:rsidRPr="0013551C">
              <w:rPr>
                <w:rFonts w:ascii="Arial" w:hAnsi="Arial" w:cs="Arial"/>
                <w:bCs w:val="0"/>
                <w:sz w:val="15"/>
                <w:szCs w:val="15"/>
              </w:rPr>
              <w:t>SA ID</w:t>
            </w:r>
          </w:p>
        </w:tc>
        <w:tc>
          <w:tcPr>
            <w:tcW w:w="188"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Pr="0013551C" w:rsidR="00CE759A" w:rsidRDefault="00CE759A" w14:paraId="24B52088" wp14:textId="77777777">
            <w:pPr>
              <w:pStyle w:val="Figure"/>
              <w:spacing w:before="40" w:after="40"/>
              <w:jc w:val="center"/>
              <w:rPr>
                <w:rFonts w:ascii="Arial" w:hAnsi="Arial" w:cs="Arial"/>
                <w:bCs w:val="0"/>
                <w:sz w:val="15"/>
                <w:szCs w:val="15"/>
              </w:rPr>
            </w:pPr>
            <w:r w:rsidRPr="0013551C">
              <w:rPr>
                <w:rFonts w:ascii="Arial" w:hAnsi="Arial" w:cs="Arial"/>
                <w:bCs w:val="0"/>
                <w:sz w:val="15"/>
                <w:szCs w:val="15"/>
              </w:rPr>
              <w:t>SA LI Num</w:t>
            </w:r>
          </w:p>
        </w:tc>
        <w:tc>
          <w:tcPr>
            <w:tcW w:w="427"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Pr="0013551C" w:rsidR="00CE759A" w:rsidRDefault="00CE759A" w14:paraId="51EFBF02" wp14:textId="77777777">
            <w:pPr>
              <w:pStyle w:val="Figure"/>
              <w:spacing w:before="40" w:after="40"/>
              <w:jc w:val="center"/>
              <w:rPr>
                <w:rFonts w:ascii="Arial" w:hAnsi="Arial" w:cs="Arial"/>
                <w:bCs w:val="0"/>
                <w:sz w:val="15"/>
                <w:szCs w:val="15"/>
              </w:rPr>
            </w:pPr>
            <w:r w:rsidRPr="0013551C">
              <w:rPr>
                <w:rFonts w:ascii="Arial" w:hAnsi="Arial" w:cs="Arial"/>
                <w:bCs w:val="0"/>
                <w:sz w:val="15"/>
                <w:szCs w:val="15"/>
              </w:rPr>
              <w:t>SA Cat Code</w:t>
            </w:r>
          </w:p>
        </w:tc>
        <w:tc>
          <w:tcPr>
            <w:tcW w:w="369" w:type="pct"/>
            <w:tcBorders>
              <w:top w:val="single" w:color="666699" w:sz="4" w:space="0"/>
              <w:left w:val="single" w:color="666699" w:sz="4" w:space="0"/>
              <w:bottom w:val="single" w:color="666699" w:sz="4" w:space="0"/>
              <w:right w:val="single" w:color="666699" w:sz="4" w:space="0"/>
            </w:tcBorders>
            <w:shd w:val="clear" w:color="auto" w:fill="D9D9D9"/>
            <w:vAlign w:val="center"/>
          </w:tcPr>
          <w:p w:rsidRPr="0013551C" w:rsidR="00CE759A" w:rsidRDefault="00CE759A" w14:paraId="12D43271" wp14:textId="77777777">
            <w:pPr>
              <w:pStyle w:val="Figure"/>
              <w:spacing w:before="40" w:after="40"/>
              <w:jc w:val="center"/>
              <w:rPr>
                <w:rFonts w:ascii="Arial" w:hAnsi="Arial" w:cs="Arial"/>
                <w:bCs w:val="0"/>
                <w:sz w:val="15"/>
                <w:szCs w:val="15"/>
              </w:rPr>
            </w:pPr>
            <w:r w:rsidRPr="0013551C">
              <w:rPr>
                <w:rStyle w:val="ModernTableText"/>
                <w:sz w:val="15"/>
                <w:szCs w:val="15"/>
              </w:rPr>
              <w:t>SA LI Dt-Apprv Beg</w:t>
            </w:r>
          </w:p>
        </w:tc>
        <w:tc>
          <w:tcPr>
            <w:tcW w:w="369"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Pr="0013551C" w:rsidR="00CE759A" w:rsidRDefault="00CE759A" w14:paraId="0565E783" wp14:textId="77777777">
            <w:pPr>
              <w:pStyle w:val="Figure"/>
              <w:spacing w:before="40" w:after="40"/>
              <w:jc w:val="center"/>
              <w:rPr>
                <w:rFonts w:ascii="Arial" w:hAnsi="Arial" w:cs="Arial"/>
                <w:bCs w:val="0"/>
                <w:sz w:val="15"/>
                <w:szCs w:val="15"/>
              </w:rPr>
            </w:pPr>
            <w:r w:rsidRPr="0013551C">
              <w:rPr>
                <w:rStyle w:val="ModernTableText"/>
                <w:sz w:val="15"/>
                <w:szCs w:val="15"/>
              </w:rPr>
              <w:t>SA LI Dt-Approv End</w:t>
            </w:r>
          </w:p>
        </w:tc>
        <w:tc>
          <w:tcPr>
            <w:tcW w:w="554"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Pr="0013551C" w:rsidR="00CE759A" w:rsidRDefault="00CE759A" w14:paraId="2196BD2A" wp14:textId="77777777">
            <w:pPr>
              <w:pStyle w:val="Figure"/>
              <w:spacing w:before="40" w:after="40"/>
              <w:jc w:val="center"/>
              <w:rPr>
                <w:rFonts w:ascii="Arial" w:hAnsi="Arial" w:cs="Arial"/>
                <w:bCs w:val="0"/>
                <w:sz w:val="15"/>
                <w:szCs w:val="15"/>
              </w:rPr>
            </w:pPr>
            <w:r w:rsidRPr="0013551C">
              <w:rPr>
                <w:rStyle w:val="ModernTableText"/>
                <w:sz w:val="15"/>
                <w:szCs w:val="15"/>
              </w:rPr>
              <w:t>SA LI Status Cd-Desc</w:t>
            </w:r>
          </w:p>
        </w:tc>
        <w:tc>
          <w:tcPr>
            <w:tcW w:w="277" w:type="pct"/>
            <w:tcBorders>
              <w:top w:val="single" w:color="666699" w:sz="4" w:space="0"/>
              <w:left w:val="single" w:color="666699" w:sz="4" w:space="0"/>
              <w:bottom w:val="single" w:color="666699" w:sz="4" w:space="0"/>
              <w:right w:val="single" w:color="666699" w:sz="4" w:space="0"/>
            </w:tcBorders>
            <w:shd w:val="clear" w:color="auto" w:fill="D9D9D9"/>
            <w:vAlign w:val="center"/>
          </w:tcPr>
          <w:p w:rsidRPr="0013551C" w:rsidR="00CE759A" w:rsidRDefault="003A45E0" w14:paraId="22FDB87C"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SA Amt-LI App Unit</w:t>
            </w:r>
          </w:p>
        </w:tc>
        <w:tc>
          <w:tcPr>
            <w:tcW w:w="288" w:type="pct"/>
            <w:tcBorders>
              <w:top w:val="single" w:color="666699" w:sz="4" w:space="0"/>
              <w:left w:val="single" w:color="666699" w:sz="4" w:space="0"/>
              <w:bottom w:val="single" w:color="666699" w:sz="4" w:space="0"/>
              <w:right w:val="single" w:color="666699" w:sz="4" w:space="0"/>
            </w:tcBorders>
            <w:shd w:val="clear" w:color="auto" w:fill="D9D9D9"/>
            <w:vAlign w:val="center"/>
          </w:tcPr>
          <w:p w:rsidRPr="0013551C" w:rsidR="00CE759A" w:rsidRDefault="003A45E0" w14:paraId="795CF358"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SA Amt-LI Used Unit</w:t>
            </w:r>
          </w:p>
        </w:tc>
        <w:tc>
          <w:tcPr>
            <w:tcW w:w="120" w:type="pct"/>
            <w:vMerge w:val="restart"/>
            <w:tcBorders>
              <w:left w:val="single" w:color="666699" w:sz="4" w:space="0"/>
            </w:tcBorders>
          </w:tcPr>
          <w:p w:rsidR="00CE759A" w:rsidRDefault="00CE759A" w14:paraId="11AD48F1" wp14:textId="77777777">
            <w:pPr>
              <w:pStyle w:val="Figure"/>
              <w:spacing w:before="40" w:after="40"/>
              <w:rPr>
                <w:rFonts w:ascii="Arial" w:hAnsi="Arial" w:cs="Arial"/>
                <w:bCs w:val="0"/>
                <w:sz w:val="17"/>
                <w:szCs w:val="17"/>
              </w:rPr>
            </w:pPr>
          </w:p>
        </w:tc>
      </w:tr>
      <w:tr xmlns:wp14="http://schemas.microsoft.com/office/word/2010/wordml" w:rsidR="00CE759A" w14:paraId="1A0B413E" wp14:textId="77777777">
        <w:tblPrEx>
          <w:tblCellMar>
            <w:top w:w="0" w:type="dxa"/>
            <w:bottom w:w="0" w:type="dxa"/>
          </w:tblCellMar>
        </w:tblPrEx>
        <w:trPr>
          <w:cantSplit/>
          <w:trHeight w:val="292"/>
          <w:jc w:val="center"/>
        </w:trPr>
        <w:tc>
          <w:tcPr>
            <w:tcW w:w="99" w:type="pct"/>
            <w:vMerge/>
            <w:tcBorders>
              <w:right w:val="single" w:color="999999" w:sz="4" w:space="0"/>
            </w:tcBorders>
          </w:tcPr>
          <w:p w:rsidR="00CE759A" w:rsidRDefault="00CE759A" w14:paraId="3547A4C1" wp14:textId="77777777">
            <w:pPr>
              <w:pStyle w:val="Figure"/>
              <w:spacing w:before="40" w:after="40"/>
              <w:rPr>
                <w:rFonts w:ascii="Arial" w:hAnsi="Arial" w:cs="Arial"/>
                <w:bCs w:val="0"/>
                <w:sz w:val="17"/>
                <w:szCs w:val="17"/>
              </w:rPr>
            </w:pPr>
          </w:p>
        </w:tc>
        <w:tc>
          <w:tcPr>
            <w:tcW w:w="523" w:type="pct"/>
            <w:tcBorders>
              <w:top w:val="single" w:color="666699" w:sz="4" w:space="0"/>
              <w:left w:val="single" w:color="999999" w:sz="4" w:space="0"/>
              <w:bottom w:val="single" w:color="999999" w:sz="4" w:space="0"/>
              <w:right w:val="single" w:color="999999" w:sz="4" w:space="0"/>
            </w:tcBorders>
            <w:vAlign w:val="center"/>
          </w:tcPr>
          <w:p w:rsidR="00CE759A" w:rsidRDefault="00CE759A" w14:paraId="54B2991B"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w:t>
            </w:r>
          </w:p>
        </w:tc>
        <w:tc>
          <w:tcPr>
            <w:tcW w:w="481" w:type="pct"/>
            <w:gridSpan w:val="2"/>
            <w:tcBorders>
              <w:top w:val="single" w:color="666699" w:sz="4" w:space="0"/>
              <w:left w:val="single" w:color="999999" w:sz="4" w:space="0"/>
              <w:bottom w:val="single" w:color="999999" w:sz="4" w:space="0"/>
              <w:right w:val="single" w:color="999999" w:sz="4" w:space="0"/>
            </w:tcBorders>
            <w:vAlign w:val="center"/>
          </w:tcPr>
          <w:p w:rsidR="00CE759A" w:rsidRDefault="00CE759A" w14:paraId="20656CB5"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XXXXXXXXXX</w:t>
            </w:r>
          </w:p>
        </w:tc>
        <w:tc>
          <w:tcPr>
            <w:tcW w:w="435" w:type="pct"/>
            <w:tcBorders>
              <w:top w:val="single" w:color="666699" w:sz="4" w:space="0"/>
              <w:left w:val="single" w:color="999999" w:sz="4" w:space="0"/>
              <w:bottom w:val="single" w:color="999999" w:sz="4" w:space="0"/>
              <w:right w:val="single" w:color="999999" w:sz="4" w:space="0"/>
            </w:tcBorders>
            <w:vAlign w:val="center"/>
          </w:tcPr>
          <w:p w:rsidR="00CE759A" w:rsidRDefault="00CE759A" w14:paraId="4247D608"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33" w:type="pct"/>
            <w:gridSpan w:val="2"/>
            <w:tcBorders>
              <w:top w:val="single" w:color="666699" w:sz="4" w:space="0"/>
              <w:left w:val="single" w:color="999999" w:sz="4" w:space="0"/>
              <w:bottom w:val="single" w:color="999999" w:sz="4" w:space="0"/>
              <w:right w:val="single" w:color="999999" w:sz="4" w:space="0"/>
            </w:tcBorders>
            <w:vAlign w:val="center"/>
          </w:tcPr>
          <w:p w:rsidR="00CE759A" w:rsidRDefault="00CE759A" w14:paraId="44A3166F"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36" w:type="pct"/>
            <w:tcBorders>
              <w:top w:val="single" w:color="666699" w:sz="4" w:space="0"/>
              <w:left w:val="single" w:color="999999" w:sz="4" w:space="0"/>
              <w:right w:val="single" w:color="999999" w:sz="4" w:space="0"/>
            </w:tcBorders>
            <w:vAlign w:val="center"/>
          </w:tcPr>
          <w:p w:rsidR="00CE759A" w:rsidRDefault="00CE759A" w14:paraId="577499DB"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XXXXXXXXXX</w:t>
            </w:r>
          </w:p>
        </w:tc>
        <w:tc>
          <w:tcPr>
            <w:tcW w:w="193" w:type="pct"/>
            <w:gridSpan w:val="3"/>
            <w:tcBorders>
              <w:top w:val="single" w:color="666699" w:sz="4" w:space="0"/>
              <w:left w:val="single" w:color="999999" w:sz="4" w:space="0"/>
              <w:bottom w:val="single" w:color="999999" w:sz="4" w:space="0"/>
              <w:right w:val="single" w:color="999999" w:sz="4" w:space="0"/>
            </w:tcBorders>
            <w:vAlign w:val="center"/>
          </w:tcPr>
          <w:p w:rsidR="00CE759A" w:rsidRDefault="00CE759A" w14:paraId="11C2322E"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422" w:type="pct"/>
            <w:tcBorders>
              <w:top w:val="single" w:color="666699" w:sz="4" w:space="0"/>
              <w:left w:val="single" w:color="999999" w:sz="4" w:space="0"/>
              <w:bottom w:val="single" w:color="999999" w:sz="4" w:space="0"/>
              <w:right w:val="single" w:color="999999" w:sz="4" w:space="0"/>
            </w:tcBorders>
            <w:vAlign w:val="center"/>
          </w:tcPr>
          <w:p w:rsidR="00CE759A" w:rsidRDefault="00CE759A" w14:paraId="134AC2D1"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369" w:type="pct"/>
            <w:tcBorders>
              <w:top w:val="single" w:color="666699" w:sz="4" w:space="0"/>
              <w:left w:val="single" w:color="999999" w:sz="4" w:space="0"/>
              <w:bottom w:val="single" w:color="999999" w:sz="4" w:space="0"/>
              <w:right w:val="single" w:color="999999" w:sz="4" w:space="0"/>
            </w:tcBorders>
            <w:vAlign w:val="center"/>
          </w:tcPr>
          <w:p w:rsidR="00CE759A" w:rsidRDefault="00CE759A" w14:paraId="716512A7"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69" w:type="pct"/>
            <w:gridSpan w:val="2"/>
            <w:tcBorders>
              <w:top w:val="single" w:color="666699" w:sz="4" w:space="0"/>
              <w:left w:val="single" w:color="999999" w:sz="4" w:space="0"/>
              <w:bottom w:val="single" w:color="999999" w:sz="4" w:space="0"/>
              <w:right w:val="single" w:color="999999" w:sz="4" w:space="0"/>
            </w:tcBorders>
            <w:vAlign w:val="center"/>
          </w:tcPr>
          <w:p w:rsidR="00CE759A" w:rsidRDefault="00CE759A" w14:paraId="2A809DBF"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554" w:type="pct"/>
            <w:gridSpan w:val="2"/>
            <w:tcBorders>
              <w:top w:val="single" w:color="666699" w:sz="4" w:space="0"/>
              <w:left w:val="single" w:color="999999" w:sz="4" w:space="0"/>
              <w:bottom w:val="single" w:color="999999" w:sz="4" w:space="0"/>
              <w:right w:val="single" w:color="999999" w:sz="4" w:space="0"/>
            </w:tcBorders>
            <w:vAlign w:val="center"/>
          </w:tcPr>
          <w:p w:rsidR="00CE759A" w:rsidRDefault="00CE759A" w14:paraId="28CAADF0"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 - XXXXX</w:t>
            </w:r>
          </w:p>
        </w:tc>
        <w:tc>
          <w:tcPr>
            <w:tcW w:w="277" w:type="pct"/>
            <w:tcBorders>
              <w:top w:val="single" w:color="666699" w:sz="4" w:space="0"/>
              <w:left w:val="single" w:color="999999" w:sz="4" w:space="0"/>
              <w:bottom w:val="single" w:color="999999" w:sz="4" w:space="0"/>
              <w:right w:val="single" w:color="999999" w:sz="4" w:space="0"/>
            </w:tcBorders>
            <w:vAlign w:val="center"/>
          </w:tcPr>
          <w:p w:rsidR="00CE759A" w:rsidRDefault="00CE759A" w14:paraId="11342C9C"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w:t>
            </w:r>
          </w:p>
        </w:tc>
        <w:tc>
          <w:tcPr>
            <w:tcW w:w="288" w:type="pct"/>
            <w:tcBorders>
              <w:top w:val="single" w:color="666699" w:sz="4" w:space="0"/>
              <w:left w:val="single" w:color="999999" w:sz="4" w:space="0"/>
              <w:bottom w:val="single" w:color="999999" w:sz="4" w:space="0"/>
              <w:right w:val="single" w:color="999999" w:sz="4" w:space="0"/>
            </w:tcBorders>
            <w:vAlign w:val="center"/>
          </w:tcPr>
          <w:p w:rsidR="00CE759A" w:rsidRDefault="00CE759A" w14:paraId="0E3E972C"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w:t>
            </w:r>
          </w:p>
        </w:tc>
        <w:tc>
          <w:tcPr>
            <w:tcW w:w="120" w:type="pct"/>
            <w:vMerge/>
            <w:tcBorders>
              <w:left w:val="single" w:color="999999" w:sz="4" w:space="0"/>
            </w:tcBorders>
          </w:tcPr>
          <w:p w:rsidR="00CE759A" w:rsidRDefault="00CE759A" w14:paraId="6F1FF6B7" wp14:textId="77777777">
            <w:pPr>
              <w:pStyle w:val="Figure"/>
              <w:spacing w:before="40" w:after="40"/>
              <w:rPr>
                <w:rFonts w:ascii="Arial" w:hAnsi="Arial" w:cs="Arial"/>
                <w:bCs w:val="0"/>
                <w:sz w:val="17"/>
                <w:szCs w:val="17"/>
              </w:rPr>
            </w:pPr>
          </w:p>
        </w:tc>
      </w:tr>
      <w:tr xmlns:wp14="http://schemas.microsoft.com/office/word/2010/wordml" w:rsidR="00CE759A" w14:paraId="21592D59" wp14:textId="77777777">
        <w:tblPrEx>
          <w:tblCellMar>
            <w:top w:w="0" w:type="dxa"/>
            <w:bottom w:w="0" w:type="dxa"/>
          </w:tblCellMar>
        </w:tblPrEx>
        <w:trPr>
          <w:cantSplit/>
          <w:trHeight w:val="292"/>
          <w:jc w:val="center"/>
        </w:trPr>
        <w:tc>
          <w:tcPr>
            <w:tcW w:w="99" w:type="pct"/>
            <w:tcBorders>
              <w:right w:val="single" w:color="999999" w:sz="4" w:space="0"/>
            </w:tcBorders>
          </w:tcPr>
          <w:p w:rsidR="00CE759A" w:rsidRDefault="00CE759A" w14:paraId="08D2AF85" wp14:textId="77777777">
            <w:pPr>
              <w:pStyle w:val="Figure"/>
              <w:spacing w:before="40" w:after="40"/>
              <w:rPr>
                <w:rFonts w:ascii="Arial" w:hAnsi="Arial" w:cs="Arial"/>
                <w:bCs w:val="0"/>
                <w:sz w:val="17"/>
                <w:szCs w:val="17"/>
              </w:rPr>
            </w:pPr>
          </w:p>
        </w:tc>
        <w:tc>
          <w:tcPr>
            <w:tcW w:w="523"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1082EAFE"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w:t>
            </w:r>
          </w:p>
        </w:tc>
        <w:tc>
          <w:tcPr>
            <w:tcW w:w="481"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6CA9A691"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XXXXXXXXXX</w:t>
            </w:r>
          </w:p>
        </w:tc>
        <w:tc>
          <w:tcPr>
            <w:tcW w:w="435"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13A40E2A"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33"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2A765452"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36" w:type="pct"/>
            <w:tcBorders>
              <w:left w:val="single" w:color="999999" w:sz="4" w:space="0"/>
              <w:right w:val="single" w:color="999999" w:sz="4" w:space="0"/>
            </w:tcBorders>
            <w:vAlign w:val="center"/>
          </w:tcPr>
          <w:p w:rsidR="00CE759A" w:rsidRDefault="00CE759A" w14:paraId="2E98EB81"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XXXXXXXXXX</w:t>
            </w:r>
          </w:p>
        </w:tc>
        <w:tc>
          <w:tcPr>
            <w:tcW w:w="193" w:type="pct"/>
            <w:gridSpan w:val="3"/>
            <w:tcBorders>
              <w:top w:val="single" w:color="999999" w:sz="4" w:space="0"/>
              <w:left w:val="single" w:color="999999" w:sz="4" w:space="0"/>
              <w:bottom w:val="single" w:color="999999" w:sz="4" w:space="0"/>
              <w:right w:val="single" w:color="999999" w:sz="4" w:space="0"/>
            </w:tcBorders>
            <w:vAlign w:val="center"/>
          </w:tcPr>
          <w:p w:rsidR="00CE759A" w:rsidRDefault="00CE759A" w14:paraId="649014A9"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422"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20EC052D"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369"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06B47BA2"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69"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0038DB5C"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554"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32E97341"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 - XXXXX</w:t>
            </w:r>
          </w:p>
        </w:tc>
        <w:tc>
          <w:tcPr>
            <w:tcW w:w="277"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144EDEDB"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w:t>
            </w:r>
          </w:p>
        </w:tc>
        <w:tc>
          <w:tcPr>
            <w:tcW w:w="288"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2C156F11"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w:t>
            </w:r>
          </w:p>
        </w:tc>
        <w:tc>
          <w:tcPr>
            <w:tcW w:w="120" w:type="pct"/>
            <w:tcBorders>
              <w:left w:val="single" w:color="999999" w:sz="4" w:space="0"/>
            </w:tcBorders>
          </w:tcPr>
          <w:p w:rsidR="00CE759A" w:rsidRDefault="00CE759A" w14:paraId="5A259495" wp14:textId="77777777">
            <w:pPr>
              <w:pStyle w:val="Figure"/>
              <w:spacing w:before="40" w:after="40"/>
              <w:rPr>
                <w:rFonts w:ascii="Arial" w:hAnsi="Arial" w:cs="Arial"/>
                <w:bCs w:val="0"/>
                <w:sz w:val="17"/>
                <w:szCs w:val="17"/>
              </w:rPr>
            </w:pPr>
          </w:p>
        </w:tc>
      </w:tr>
      <w:tr xmlns:wp14="http://schemas.microsoft.com/office/word/2010/wordml" w:rsidR="00CE759A" w14:paraId="439BA88C" wp14:textId="77777777">
        <w:tblPrEx>
          <w:tblCellMar>
            <w:top w:w="0" w:type="dxa"/>
            <w:bottom w:w="0" w:type="dxa"/>
          </w:tblCellMar>
        </w:tblPrEx>
        <w:trPr>
          <w:cantSplit/>
          <w:trHeight w:val="292"/>
          <w:jc w:val="center"/>
        </w:trPr>
        <w:tc>
          <w:tcPr>
            <w:tcW w:w="99" w:type="pct"/>
            <w:tcBorders>
              <w:right w:val="single" w:color="999999" w:sz="4" w:space="0"/>
            </w:tcBorders>
          </w:tcPr>
          <w:p w:rsidR="00CE759A" w:rsidRDefault="00CE759A" w14:paraId="676C0DDA" wp14:textId="77777777">
            <w:pPr>
              <w:pStyle w:val="Figure"/>
              <w:spacing w:before="40" w:after="40"/>
              <w:rPr>
                <w:rFonts w:ascii="Arial" w:hAnsi="Arial" w:cs="Arial"/>
                <w:bCs w:val="0"/>
                <w:sz w:val="17"/>
                <w:szCs w:val="17"/>
              </w:rPr>
            </w:pPr>
          </w:p>
        </w:tc>
        <w:tc>
          <w:tcPr>
            <w:tcW w:w="523"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0FFA7B6B"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w:t>
            </w:r>
          </w:p>
        </w:tc>
        <w:tc>
          <w:tcPr>
            <w:tcW w:w="481"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54B658C4"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XXXXXXXXXX</w:t>
            </w:r>
          </w:p>
        </w:tc>
        <w:tc>
          <w:tcPr>
            <w:tcW w:w="435"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58367999"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33"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3CBBB0E4"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36" w:type="pct"/>
            <w:tcBorders>
              <w:left w:val="single" w:color="999999" w:sz="4" w:space="0"/>
              <w:right w:val="single" w:color="999999" w:sz="4" w:space="0"/>
            </w:tcBorders>
            <w:vAlign w:val="center"/>
          </w:tcPr>
          <w:p w:rsidR="00CE759A" w:rsidRDefault="00CE759A" w14:paraId="008C34B5"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XXXXXXXXXX</w:t>
            </w:r>
          </w:p>
        </w:tc>
        <w:tc>
          <w:tcPr>
            <w:tcW w:w="193" w:type="pct"/>
            <w:gridSpan w:val="3"/>
            <w:tcBorders>
              <w:top w:val="single" w:color="999999" w:sz="4" w:space="0"/>
              <w:left w:val="single" w:color="999999" w:sz="4" w:space="0"/>
              <w:bottom w:val="single" w:color="999999" w:sz="4" w:space="0"/>
              <w:right w:val="single" w:color="999999" w:sz="4" w:space="0"/>
            </w:tcBorders>
            <w:vAlign w:val="center"/>
          </w:tcPr>
          <w:p w:rsidR="00CE759A" w:rsidRDefault="00CE759A" w14:paraId="4B5FF2E1"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422"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6D87A39E"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369"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3D9E716A"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69"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4E47DB54"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554"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2393EE1F"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 - XXXXX</w:t>
            </w:r>
          </w:p>
        </w:tc>
        <w:tc>
          <w:tcPr>
            <w:tcW w:w="277"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55D9222B"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w:t>
            </w:r>
          </w:p>
        </w:tc>
        <w:tc>
          <w:tcPr>
            <w:tcW w:w="288"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62FD1240"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w:t>
            </w:r>
          </w:p>
        </w:tc>
        <w:tc>
          <w:tcPr>
            <w:tcW w:w="120" w:type="pct"/>
            <w:tcBorders>
              <w:left w:val="single" w:color="999999" w:sz="4" w:space="0"/>
            </w:tcBorders>
          </w:tcPr>
          <w:p w:rsidR="00CE759A" w:rsidRDefault="00CE759A" w14:paraId="60EC9516" wp14:textId="77777777">
            <w:pPr>
              <w:pStyle w:val="Figure"/>
              <w:spacing w:before="40" w:after="40"/>
              <w:rPr>
                <w:rFonts w:ascii="Arial" w:hAnsi="Arial" w:cs="Arial"/>
                <w:bCs w:val="0"/>
                <w:sz w:val="17"/>
                <w:szCs w:val="17"/>
              </w:rPr>
            </w:pPr>
          </w:p>
        </w:tc>
      </w:tr>
      <w:tr xmlns:wp14="http://schemas.microsoft.com/office/word/2010/wordml" w:rsidR="00CE759A" w14:paraId="69584333" wp14:textId="77777777">
        <w:tblPrEx>
          <w:tblCellMar>
            <w:top w:w="0" w:type="dxa"/>
            <w:bottom w:w="0" w:type="dxa"/>
          </w:tblCellMar>
        </w:tblPrEx>
        <w:trPr>
          <w:cantSplit/>
          <w:trHeight w:val="292"/>
          <w:jc w:val="center"/>
        </w:trPr>
        <w:tc>
          <w:tcPr>
            <w:tcW w:w="99" w:type="pct"/>
            <w:tcBorders>
              <w:right w:val="single" w:color="999999" w:sz="4" w:space="0"/>
            </w:tcBorders>
          </w:tcPr>
          <w:p w:rsidR="00CE759A" w:rsidRDefault="00CE759A" w14:paraId="5945FE44" wp14:textId="77777777">
            <w:pPr>
              <w:pStyle w:val="Figure"/>
              <w:spacing w:before="40" w:after="40"/>
              <w:rPr>
                <w:rFonts w:ascii="Arial" w:hAnsi="Arial" w:cs="Arial"/>
                <w:bCs w:val="0"/>
                <w:sz w:val="17"/>
                <w:szCs w:val="17"/>
              </w:rPr>
            </w:pPr>
          </w:p>
        </w:tc>
        <w:tc>
          <w:tcPr>
            <w:tcW w:w="523"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6CF36334"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w:t>
            </w:r>
          </w:p>
        </w:tc>
        <w:tc>
          <w:tcPr>
            <w:tcW w:w="481"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1CF49764"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XXXXXXXXXX</w:t>
            </w:r>
          </w:p>
        </w:tc>
        <w:tc>
          <w:tcPr>
            <w:tcW w:w="435"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5350779D"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33"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3C85C119"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36" w:type="pct"/>
            <w:tcBorders>
              <w:left w:val="single" w:color="999999" w:sz="4" w:space="0"/>
              <w:bottom w:val="single" w:color="999999" w:sz="4" w:space="0"/>
              <w:right w:val="single" w:color="999999" w:sz="4" w:space="0"/>
            </w:tcBorders>
            <w:vAlign w:val="center"/>
          </w:tcPr>
          <w:p w:rsidR="00CE759A" w:rsidRDefault="00CE759A" w14:paraId="495291E1"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XXXXXXXXXX</w:t>
            </w:r>
          </w:p>
        </w:tc>
        <w:tc>
          <w:tcPr>
            <w:tcW w:w="193" w:type="pct"/>
            <w:gridSpan w:val="3"/>
            <w:tcBorders>
              <w:top w:val="single" w:color="999999" w:sz="4" w:space="0"/>
              <w:left w:val="single" w:color="999999" w:sz="4" w:space="0"/>
              <w:bottom w:val="single" w:color="999999" w:sz="4" w:space="0"/>
              <w:right w:val="single" w:color="999999" w:sz="4" w:space="0"/>
            </w:tcBorders>
            <w:vAlign w:val="center"/>
          </w:tcPr>
          <w:p w:rsidR="00CE759A" w:rsidRDefault="00CE759A" w14:paraId="74FD43DD"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422"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5F5F1C4C"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369"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75B08A8E"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69"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2EDC1E50"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554"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1DFC91F7"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 - XXXXX</w:t>
            </w:r>
          </w:p>
        </w:tc>
        <w:tc>
          <w:tcPr>
            <w:tcW w:w="277"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68F2BB96"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w:t>
            </w:r>
          </w:p>
        </w:tc>
        <w:tc>
          <w:tcPr>
            <w:tcW w:w="288"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3920EA8B"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w:t>
            </w:r>
          </w:p>
        </w:tc>
        <w:tc>
          <w:tcPr>
            <w:tcW w:w="120" w:type="pct"/>
            <w:tcBorders>
              <w:left w:val="single" w:color="999999" w:sz="4" w:space="0"/>
            </w:tcBorders>
          </w:tcPr>
          <w:p w:rsidR="00CE759A" w:rsidRDefault="00CE759A" w14:paraId="66387125" wp14:textId="77777777">
            <w:pPr>
              <w:pStyle w:val="Figure"/>
              <w:spacing w:before="40" w:after="40"/>
              <w:rPr>
                <w:rFonts w:ascii="Arial" w:hAnsi="Arial" w:cs="Arial"/>
                <w:bCs w:val="0"/>
                <w:sz w:val="17"/>
                <w:szCs w:val="17"/>
              </w:rPr>
            </w:pPr>
          </w:p>
        </w:tc>
      </w:tr>
      <w:tr xmlns:wp14="http://schemas.microsoft.com/office/word/2010/wordml" w:rsidR="00CE759A" w14:paraId="75985745" wp14:textId="77777777">
        <w:tblPrEx>
          <w:tblCellMar>
            <w:top w:w="0" w:type="dxa"/>
            <w:bottom w:w="0" w:type="dxa"/>
          </w:tblCellMar>
        </w:tblPrEx>
        <w:trPr>
          <w:cantSplit/>
          <w:trHeight w:val="292"/>
          <w:jc w:val="center"/>
        </w:trPr>
        <w:tc>
          <w:tcPr>
            <w:tcW w:w="99" w:type="pct"/>
            <w:tcBorders>
              <w:right w:val="single" w:color="999999" w:sz="4" w:space="0"/>
            </w:tcBorders>
          </w:tcPr>
          <w:p w:rsidR="00CE759A" w:rsidRDefault="00CE759A" w14:paraId="06C30544" wp14:textId="77777777">
            <w:pPr>
              <w:pStyle w:val="Figure"/>
              <w:spacing w:before="40" w:after="40"/>
              <w:rPr>
                <w:rFonts w:ascii="Arial" w:hAnsi="Arial" w:cs="Arial"/>
                <w:bCs w:val="0"/>
                <w:sz w:val="17"/>
                <w:szCs w:val="17"/>
              </w:rPr>
            </w:pPr>
          </w:p>
        </w:tc>
        <w:tc>
          <w:tcPr>
            <w:tcW w:w="523"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09FFA2A0"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w:t>
            </w:r>
          </w:p>
        </w:tc>
        <w:tc>
          <w:tcPr>
            <w:tcW w:w="481"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5619AA7D"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XXXXXXXXXX</w:t>
            </w:r>
          </w:p>
        </w:tc>
        <w:tc>
          <w:tcPr>
            <w:tcW w:w="435"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3EA1B459"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33"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32A99133"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36"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4CA8B9A2"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XXXXXXXXXX</w:t>
            </w:r>
          </w:p>
        </w:tc>
        <w:tc>
          <w:tcPr>
            <w:tcW w:w="193" w:type="pct"/>
            <w:gridSpan w:val="3"/>
            <w:tcBorders>
              <w:top w:val="single" w:color="999999" w:sz="4" w:space="0"/>
              <w:left w:val="single" w:color="999999" w:sz="4" w:space="0"/>
              <w:bottom w:val="single" w:color="999999" w:sz="4" w:space="0"/>
              <w:right w:val="single" w:color="999999" w:sz="4" w:space="0"/>
            </w:tcBorders>
            <w:vAlign w:val="center"/>
          </w:tcPr>
          <w:p w:rsidR="00CE759A" w:rsidRDefault="00CE759A" w14:paraId="06DDBD7C"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422"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6ECE0D04"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369"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787BFBCE"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69"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414A51BF"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554"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2EF6AE3C"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 - XXXXX</w:t>
            </w:r>
          </w:p>
        </w:tc>
        <w:tc>
          <w:tcPr>
            <w:tcW w:w="277"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7FE340D9"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w:t>
            </w:r>
          </w:p>
        </w:tc>
        <w:tc>
          <w:tcPr>
            <w:tcW w:w="288"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73E95C37"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w:t>
            </w:r>
          </w:p>
        </w:tc>
        <w:tc>
          <w:tcPr>
            <w:tcW w:w="120" w:type="pct"/>
            <w:tcBorders>
              <w:left w:val="single" w:color="999999" w:sz="4" w:space="0"/>
            </w:tcBorders>
          </w:tcPr>
          <w:p w:rsidR="00CE759A" w:rsidRDefault="00CE759A" w14:paraId="0F517030" wp14:textId="77777777">
            <w:pPr>
              <w:pStyle w:val="Figure"/>
              <w:spacing w:before="40" w:after="40"/>
              <w:rPr>
                <w:rFonts w:ascii="Arial" w:hAnsi="Arial" w:cs="Arial"/>
                <w:bCs w:val="0"/>
                <w:sz w:val="17"/>
                <w:szCs w:val="17"/>
              </w:rPr>
            </w:pPr>
          </w:p>
        </w:tc>
      </w:tr>
      <w:tr xmlns:wp14="http://schemas.microsoft.com/office/word/2010/wordml" w:rsidR="00CE759A" w14:paraId="189D247C" wp14:textId="77777777">
        <w:tblPrEx>
          <w:tblCellMar>
            <w:top w:w="0" w:type="dxa"/>
            <w:bottom w:w="0" w:type="dxa"/>
          </w:tblCellMar>
        </w:tblPrEx>
        <w:trPr>
          <w:cantSplit/>
          <w:trHeight w:val="292"/>
          <w:jc w:val="center"/>
        </w:trPr>
        <w:tc>
          <w:tcPr>
            <w:tcW w:w="99" w:type="pct"/>
            <w:tcBorders>
              <w:right w:val="single" w:color="999999" w:sz="4" w:space="0"/>
            </w:tcBorders>
          </w:tcPr>
          <w:p w:rsidR="00CE759A" w:rsidRDefault="00CE759A" w14:paraId="65559C6B" wp14:textId="77777777">
            <w:pPr>
              <w:pStyle w:val="Figure"/>
              <w:spacing w:before="40" w:after="40"/>
              <w:rPr>
                <w:rFonts w:ascii="Arial" w:hAnsi="Arial" w:cs="Arial"/>
                <w:bCs w:val="0"/>
                <w:sz w:val="17"/>
                <w:szCs w:val="17"/>
              </w:rPr>
            </w:pPr>
          </w:p>
        </w:tc>
        <w:tc>
          <w:tcPr>
            <w:tcW w:w="523"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1A795673"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w:t>
            </w:r>
          </w:p>
        </w:tc>
        <w:tc>
          <w:tcPr>
            <w:tcW w:w="481"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5565D5D1"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XXXXXXXXXX</w:t>
            </w:r>
          </w:p>
        </w:tc>
        <w:tc>
          <w:tcPr>
            <w:tcW w:w="435"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1BC1131A"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33"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24C12896"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36"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22FF7E4C"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XXXXXXXXXX</w:t>
            </w:r>
          </w:p>
        </w:tc>
        <w:tc>
          <w:tcPr>
            <w:tcW w:w="193" w:type="pct"/>
            <w:gridSpan w:val="3"/>
            <w:tcBorders>
              <w:top w:val="single" w:color="999999" w:sz="4" w:space="0"/>
              <w:left w:val="single" w:color="999999" w:sz="4" w:space="0"/>
              <w:bottom w:val="single" w:color="999999" w:sz="4" w:space="0"/>
              <w:right w:val="single" w:color="999999" w:sz="4" w:space="0"/>
            </w:tcBorders>
            <w:vAlign w:val="center"/>
          </w:tcPr>
          <w:p w:rsidR="00CE759A" w:rsidRDefault="00CE759A" w14:paraId="3ACCD6EE"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422"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5ADE0A53"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369"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19C398BB"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69"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70D07FCC"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554"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675002A2"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 - XXXXX</w:t>
            </w:r>
          </w:p>
        </w:tc>
        <w:tc>
          <w:tcPr>
            <w:tcW w:w="277"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06864A10"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w:t>
            </w:r>
          </w:p>
        </w:tc>
        <w:tc>
          <w:tcPr>
            <w:tcW w:w="288"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634D1983"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w:t>
            </w:r>
          </w:p>
        </w:tc>
        <w:tc>
          <w:tcPr>
            <w:tcW w:w="120" w:type="pct"/>
            <w:tcBorders>
              <w:left w:val="single" w:color="999999" w:sz="4" w:space="0"/>
            </w:tcBorders>
          </w:tcPr>
          <w:p w:rsidR="00CE759A" w:rsidRDefault="00CE759A" w14:paraId="3785B1E1" wp14:textId="77777777">
            <w:pPr>
              <w:pStyle w:val="Figure"/>
              <w:spacing w:before="40" w:after="40"/>
              <w:rPr>
                <w:rFonts w:ascii="Arial" w:hAnsi="Arial" w:cs="Arial"/>
                <w:bCs w:val="0"/>
                <w:sz w:val="17"/>
                <w:szCs w:val="17"/>
              </w:rPr>
            </w:pPr>
          </w:p>
        </w:tc>
      </w:tr>
      <w:tr xmlns:wp14="http://schemas.microsoft.com/office/word/2010/wordml" w:rsidR="00CE759A" w14:paraId="1449D36B" wp14:textId="77777777">
        <w:tblPrEx>
          <w:tblCellMar>
            <w:top w:w="0" w:type="dxa"/>
            <w:bottom w:w="0" w:type="dxa"/>
          </w:tblCellMar>
        </w:tblPrEx>
        <w:trPr>
          <w:cantSplit/>
          <w:trHeight w:val="292"/>
          <w:jc w:val="center"/>
        </w:trPr>
        <w:tc>
          <w:tcPr>
            <w:tcW w:w="99" w:type="pct"/>
            <w:tcBorders>
              <w:right w:val="single" w:color="999999" w:sz="4" w:space="0"/>
            </w:tcBorders>
          </w:tcPr>
          <w:p w:rsidR="00CE759A" w:rsidRDefault="00CE759A" w14:paraId="23710AEB" wp14:textId="77777777">
            <w:pPr>
              <w:pStyle w:val="Figure"/>
              <w:spacing w:before="40" w:after="40"/>
              <w:rPr>
                <w:rFonts w:ascii="Arial" w:hAnsi="Arial" w:cs="Arial"/>
                <w:bCs w:val="0"/>
                <w:sz w:val="17"/>
                <w:szCs w:val="17"/>
              </w:rPr>
            </w:pPr>
          </w:p>
        </w:tc>
        <w:tc>
          <w:tcPr>
            <w:tcW w:w="523"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43CAA7FE"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w:t>
            </w:r>
          </w:p>
        </w:tc>
        <w:tc>
          <w:tcPr>
            <w:tcW w:w="481"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69A9855F"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XXXXXXXXXX</w:t>
            </w:r>
          </w:p>
        </w:tc>
        <w:tc>
          <w:tcPr>
            <w:tcW w:w="435"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0C4ACA68"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33"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6B5D514D"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36"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78F976A3"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XXXXXXXXXX</w:t>
            </w:r>
          </w:p>
        </w:tc>
        <w:tc>
          <w:tcPr>
            <w:tcW w:w="193" w:type="pct"/>
            <w:gridSpan w:val="3"/>
            <w:tcBorders>
              <w:top w:val="single" w:color="999999" w:sz="4" w:space="0"/>
              <w:left w:val="single" w:color="999999" w:sz="4" w:space="0"/>
              <w:bottom w:val="single" w:color="999999" w:sz="4" w:space="0"/>
              <w:right w:val="single" w:color="999999" w:sz="4" w:space="0"/>
            </w:tcBorders>
            <w:vAlign w:val="center"/>
          </w:tcPr>
          <w:p w:rsidR="00CE759A" w:rsidRDefault="00CE759A" w14:paraId="5C129E17"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422"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40B7AEC8"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369"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66DD5A51"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69"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3B211DCB"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554"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0F57A5C4"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 - XXXXX</w:t>
            </w:r>
          </w:p>
        </w:tc>
        <w:tc>
          <w:tcPr>
            <w:tcW w:w="277"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39F6608D"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w:t>
            </w:r>
          </w:p>
        </w:tc>
        <w:tc>
          <w:tcPr>
            <w:tcW w:w="288"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61BEE2DD"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w:t>
            </w:r>
          </w:p>
        </w:tc>
        <w:tc>
          <w:tcPr>
            <w:tcW w:w="120" w:type="pct"/>
            <w:tcBorders>
              <w:left w:val="single" w:color="999999" w:sz="4" w:space="0"/>
            </w:tcBorders>
          </w:tcPr>
          <w:p w:rsidR="00CE759A" w:rsidRDefault="00CE759A" w14:paraId="7CA4C9BB" wp14:textId="77777777">
            <w:pPr>
              <w:pStyle w:val="Figure"/>
              <w:spacing w:before="40" w:after="40"/>
              <w:rPr>
                <w:rFonts w:ascii="Arial" w:hAnsi="Arial" w:cs="Arial"/>
                <w:bCs w:val="0"/>
                <w:sz w:val="17"/>
                <w:szCs w:val="17"/>
              </w:rPr>
            </w:pPr>
          </w:p>
        </w:tc>
      </w:tr>
      <w:tr xmlns:wp14="http://schemas.microsoft.com/office/word/2010/wordml" w:rsidR="00CE759A" w14:paraId="388DBB29" wp14:textId="77777777">
        <w:tblPrEx>
          <w:tblCellMar>
            <w:top w:w="0" w:type="dxa"/>
            <w:bottom w:w="0" w:type="dxa"/>
          </w:tblCellMar>
        </w:tblPrEx>
        <w:trPr>
          <w:cantSplit/>
          <w:trHeight w:val="292"/>
          <w:jc w:val="center"/>
        </w:trPr>
        <w:tc>
          <w:tcPr>
            <w:tcW w:w="99" w:type="pct"/>
            <w:tcBorders>
              <w:right w:val="single" w:color="999999" w:sz="4" w:space="0"/>
            </w:tcBorders>
          </w:tcPr>
          <w:p w:rsidR="00CE759A" w:rsidRDefault="00CE759A" w14:paraId="19750B75" wp14:textId="77777777">
            <w:pPr>
              <w:pStyle w:val="Figure"/>
              <w:spacing w:before="40" w:after="40"/>
              <w:rPr>
                <w:rFonts w:ascii="Arial" w:hAnsi="Arial" w:cs="Arial"/>
                <w:bCs w:val="0"/>
                <w:sz w:val="17"/>
                <w:szCs w:val="17"/>
              </w:rPr>
            </w:pPr>
          </w:p>
        </w:tc>
        <w:tc>
          <w:tcPr>
            <w:tcW w:w="523"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516DEA88"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w:t>
            </w:r>
          </w:p>
        </w:tc>
        <w:tc>
          <w:tcPr>
            <w:tcW w:w="481"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1FC37F6D"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XXXXXXXXXX</w:t>
            </w:r>
          </w:p>
        </w:tc>
        <w:tc>
          <w:tcPr>
            <w:tcW w:w="435"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28A34028"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33"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1D674754"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36"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551D1FFF"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XXXXXXXXXX</w:t>
            </w:r>
          </w:p>
        </w:tc>
        <w:tc>
          <w:tcPr>
            <w:tcW w:w="193" w:type="pct"/>
            <w:gridSpan w:val="3"/>
            <w:tcBorders>
              <w:top w:val="single" w:color="999999" w:sz="4" w:space="0"/>
              <w:left w:val="single" w:color="999999" w:sz="4" w:space="0"/>
              <w:bottom w:val="single" w:color="999999" w:sz="4" w:space="0"/>
              <w:right w:val="single" w:color="999999" w:sz="4" w:space="0"/>
            </w:tcBorders>
            <w:vAlign w:val="center"/>
          </w:tcPr>
          <w:p w:rsidR="00CE759A" w:rsidRDefault="00CE759A" w14:paraId="1134D592"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w:t>
            </w:r>
          </w:p>
        </w:tc>
        <w:tc>
          <w:tcPr>
            <w:tcW w:w="422"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68115159"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XXXXX</w:t>
            </w:r>
          </w:p>
        </w:tc>
        <w:tc>
          <w:tcPr>
            <w:tcW w:w="369"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698E75BB"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69"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68A6DB04"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554" w:type="pct"/>
            <w:gridSpan w:val="2"/>
            <w:tcBorders>
              <w:top w:val="single" w:color="999999" w:sz="4" w:space="0"/>
              <w:left w:val="single" w:color="999999" w:sz="4" w:space="0"/>
              <w:bottom w:val="single" w:color="999999" w:sz="4" w:space="0"/>
              <w:right w:val="single" w:color="999999" w:sz="4" w:space="0"/>
            </w:tcBorders>
            <w:vAlign w:val="center"/>
          </w:tcPr>
          <w:p w:rsidR="00CE759A" w:rsidRDefault="00CE759A" w14:paraId="65713409"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XX - XXXXX</w:t>
            </w:r>
          </w:p>
        </w:tc>
        <w:tc>
          <w:tcPr>
            <w:tcW w:w="277"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45F3C0C6"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w:t>
            </w:r>
          </w:p>
        </w:tc>
        <w:tc>
          <w:tcPr>
            <w:tcW w:w="288" w:type="pct"/>
            <w:tcBorders>
              <w:top w:val="single" w:color="999999" w:sz="4" w:space="0"/>
              <w:left w:val="single" w:color="999999" w:sz="4" w:space="0"/>
              <w:bottom w:val="single" w:color="999999" w:sz="4" w:space="0"/>
              <w:right w:val="single" w:color="999999" w:sz="4" w:space="0"/>
            </w:tcBorders>
            <w:vAlign w:val="center"/>
          </w:tcPr>
          <w:p w:rsidR="00CE759A" w:rsidRDefault="00CE759A" w14:paraId="6E6D1CAC" wp14:textId="77777777">
            <w:pPr>
              <w:pStyle w:val="Figure"/>
              <w:jc w:val="center"/>
              <w:rPr>
                <w:rFonts w:ascii="Arial" w:hAnsi="Arial" w:cs="Arial"/>
                <w:b w:val="0"/>
                <w:bCs w:val="0"/>
                <w:color w:val="000000"/>
                <w:sz w:val="15"/>
                <w:szCs w:val="15"/>
              </w:rPr>
            </w:pPr>
            <w:r>
              <w:rPr>
                <w:rFonts w:ascii="Arial" w:hAnsi="Arial" w:cs="Arial"/>
                <w:b w:val="0"/>
                <w:bCs w:val="0"/>
                <w:color w:val="000000"/>
                <w:sz w:val="15"/>
                <w:szCs w:val="15"/>
              </w:rPr>
              <w:t>999,999</w:t>
            </w:r>
          </w:p>
        </w:tc>
        <w:tc>
          <w:tcPr>
            <w:tcW w:w="120" w:type="pct"/>
            <w:tcBorders>
              <w:left w:val="single" w:color="999999" w:sz="4" w:space="0"/>
            </w:tcBorders>
          </w:tcPr>
          <w:p w:rsidR="00CE759A" w:rsidRDefault="00CE759A" w14:paraId="196539C0" wp14:textId="77777777">
            <w:pPr>
              <w:pStyle w:val="Figure"/>
              <w:spacing w:before="40" w:after="40"/>
              <w:rPr>
                <w:rFonts w:ascii="Arial" w:hAnsi="Arial" w:cs="Arial"/>
                <w:bCs w:val="0"/>
                <w:sz w:val="17"/>
                <w:szCs w:val="17"/>
              </w:rPr>
            </w:pPr>
          </w:p>
        </w:tc>
      </w:tr>
      <w:tr xmlns:wp14="http://schemas.microsoft.com/office/word/2010/wordml" w:rsidR="00CE759A" w14:paraId="4CD14B65" wp14:textId="77777777">
        <w:tblPrEx>
          <w:tblCellMar>
            <w:top w:w="0" w:type="dxa"/>
            <w:bottom w:w="0" w:type="dxa"/>
          </w:tblCellMar>
        </w:tblPrEx>
        <w:trPr>
          <w:cantSplit/>
          <w:trHeight w:val="292"/>
          <w:jc w:val="center"/>
        </w:trPr>
        <w:tc>
          <w:tcPr>
            <w:tcW w:w="5000" w:type="pct"/>
            <w:gridSpan w:val="20"/>
          </w:tcPr>
          <w:p w:rsidR="00CE759A" w:rsidRDefault="00CE759A" w14:paraId="321EC6C3" wp14:textId="77777777">
            <w:pPr>
              <w:pStyle w:val="Figure"/>
              <w:spacing w:before="40" w:after="40"/>
              <w:rPr>
                <w:rFonts w:ascii="Arial" w:hAnsi="Arial" w:cs="Arial"/>
                <w:bCs w:val="0"/>
                <w:sz w:val="17"/>
                <w:szCs w:val="17"/>
              </w:rPr>
            </w:pPr>
          </w:p>
        </w:tc>
      </w:tr>
      <w:tr xmlns:wp14="http://schemas.microsoft.com/office/word/2010/wordml" w:rsidR="00CE759A" w14:paraId="7B6B453E" wp14:textId="77777777">
        <w:tblPrEx>
          <w:tblCellMar>
            <w:top w:w="0" w:type="dxa"/>
            <w:bottom w:w="0" w:type="dxa"/>
          </w:tblCellMar>
        </w:tblPrEx>
        <w:trPr>
          <w:cantSplit/>
          <w:trHeight w:val="292"/>
          <w:jc w:val="center"/>
        </w:trPr>
        <w:tc>
          <w:tcPr>
            <w:tcW w:w="1843" w:type="pct"/>
            <w:gridSpan w:val="6"/>
            <w:vAlign w:val="center"/>
          </w:tcPr>
          <w:p w:rsidR="00CE759A" w:rsidRDefault="00CE759A" w14:paraId="609750F4" wp14:textId="77777777">
            <w:pPr>
              <w:pStyle w:val="Figure"/>
              <w:rPr>
                <w:rFonts w:ascii="Arial" w:hAnsi="Arial" w:cs="Arial"/>
                <w:sz w:val="17"/>
                <w:szCs w:val="17"/>
              </w:rPr>
            </w:pPr>
            <w:r>
              <w:rPr>
                <w:rFonts w:ascii="Arial" w:hAnsi="Arial" w:cs="Arial"/>
                <w:sz w:val="17"/>
                <w:szCs w:val="17"/>
              </w:rPr>
              <w:t>Run Date: MM/DD/CCYY</w:t>
            </w:r>
          </w:p>
        </w:tc>
        <w:tc>
          <w:tcPr>
            <w:tcW w:w="1698" w:type="pct"/>
            <w:gridSpan w:val="8"/>
            <w:vAlign w:val="center"/>
          </w:tcPr>
          <w:p w:rsidR="00CE759A" w:rsidP="00B70E4E" w:rsidRDefault="00CE759A" w14:paraId="39ADF042" wp14:textId="77777777">
            <w:pPr>
              <w:pStyle w:val="Figure"/>
              <w:jc w:val="center"/>
              <w:rPr>
                <w:rFonts w:ascii="Arial" w:hAnsi="Arial" w:cs="Arial"/>
                <w:sz w:val="17"/>
                <w:szCs w:val="17"/>
              </w:rPr>
            </w:pPr>
            <w:r>
              <w:rPr>
                <w:rFonts w:ascii="Arial" w:hAnsi="Arial" w:cs="Arial"/>
                <w:sz w:val="17"/>
                <w:szCs w:val="17"/>
              </w:rPr>
              <w:t>Page: X of Y</w:t>
            </w:r>
          </w:p>
        </w:tc>
        <w:tc>
          <w:tcPr>
            <w:tcW w:w="1458" w:type="pct"/>
            <w:gridSpan w:val="6"/>
            <w:vAlign w:val="center"/>
          </w:tcPr>
          <w:p w:rsidR="00CE759A" w:rsidRDefault="00CE759A" w14:paraId="5AB5940A" wp14:textId="77777777">
            <w:pPr>
              <w:pStyle w:val="Figure"/>
              <w:jc w:val="right"/>
              <w:rPr>
                <w:rFonts w:ascii="Arial" w:hAnsi="Arial" w:cs="Arial"/>
                <w:sz w:val="17"/>
                <w:szCs w:val="17"/>
              </w:rPr>
            </w:pPr>
            <w:r>
              <w:rPr>
                <w:rFonts w:ascii="Arial" w:hAnsi="Arial" w:cs="Arial"/>
                <w:sz w:val="17"/>
                <w:szCs w:val="17"/>
              </w:rPr>
              <w:t>Run Time: HH:MM:SS</w:t>
            </w:r>
          </w:p>
        </w:tc>
      </w:tr>
    </w:tbl>
    <w:p xmlns:wp14="http://schemas.microsoft.com/office/word/2010/wordml" w:rsidR="00CE759A" w:rsidRDefault="00CE759A" w14:paraId="34243052" wp14:textId="77777777">
      <w:pPr>
        <w:rPr>
          <w:sz w:val="19"/>
          <w:szCs w:val="19"/>
        </w:rPr>
      </w:pPr>
    </w:p>
    <w:p xmlns:wp14="http://schemas.microsoft.com/office/word/2010/wordml" w:rsidRPr="000308BA" w:rsidR="00CE759A" w:rsidP="000308BA" w:rsidRDefault="00CE759A" w14:paraId="13854FE4" wp14:textId="77777777">
      <w:pPr>
        <w:pStyle w:val="Heading6"/>
      </w:pPr>
      <w:r w:rsidRPr="000308BA">
        <w:t xml:space="preserve">Report Specification - OPR-SRA-116 - DCYF/DJJS Service Authorization and Eligibility Discrepancies </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63"/>
        <w:gridCol w:w="1412"/>
        <w:gridCol w:w="1752"/>
        <w:gridCol w:w="1223"/>
        <w:gridCol w:w="1220"/>
        <w:gridCol w:w="2291"/>
        <w:gridCol w:w="4720"/>
        <w:gridCol w:w="9"/>
      </w:tblGrid>
      <w:tr xmlns:wp14="http://schemas.microsoft.com/office/word/2010/wordml" w:rsidR="00CE759A" w:rsidTr="000B5882" w14:paraId="4D1F872A" wp14:textId="77777777">
        <w:tblPrEx>
          <w:tblCellMar>
            <w:top w:w="0" w:type="dxa"/>
            <w:bottom w:w="0" w:type="dxa"/>
          </w:tblCellMar>
        </w:tblPrEx>
        <w:trPr>
          <w:cantSplit/>
          <w:trHeight w:val="432" w:hRule="exact"/>
          <w:tblHeader/>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FF0000"/>
            <w:vAlign w:val="center"/>
          </w:tcPr>
          <w:p w:rsidR="00CE759A" w:rsidP="000B5882" w:rsidRDefault="00CE759A" w14:paraId="3ADA4551" wp14:textId="77777777">
            <w:pPr>
              <w:jc w:val="center"/>
              <w:rPr>
                <w:rFonts w:eastAsia="MS Mincho"/>
              </w:rPr>
            </w:pPr>
            <w:r>
              <w:rPr>
                <w:rFonts w:eastAsia="MS Mincho"/>
              </w:rPr>
              <w:t>NH MMIS REPORT SPECIFICATION</w:t>
            </w:r>
          </w:p>
        </w:tc>
      </w:tr>
      <w:tr xmlns:wp14="http://schemas.microsoft.com/office/word/2010/wordml" w:rsidR="00CE759A" w14:paraId="2D0BC29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613" w:type="pct"/>
            <w:vMerge w:val="restart"/>
            <w:tcBorders>
              <w:top w:val="single" w:color="auto" w:sz="4" w:space="0"/>
            </w:tcBorders>
            <w:vAlign w:val="center"/>
          </w:tcPr>
          <w:p w:rsidRPr="009D11F7" w:rsidR="00CE759A" w:rsidP="000B5882" w:rsidRDefault="00CE759A" w14:paraId="007FB4EE" wp14:textId="77777777">
            <w:pPr>
              <w:pStyle w:val="BodytextChar"/>
              <w:spacing w:before="40" w:after="40"/>
              <w:jc w:val="center"/>
              <w:rPr>
                <w:rStyle w:val="ModernBodyTextChar"/>
                <w:rFonts w:cs="Arial"/>
                <w:b/>
                <w:noProof/>
                <w:color w:val="000000"/>
                <w:sz w:val="18"/>
                <w:szCs w:val="18"/>
              </w:rPr>
            </w:pPr>
            <w:r w:rsidRPr="009D11F7">
              <w:rPr>
                <w:rStyle w:val="ModernTableText"/>
                <w:rFonts w:cs="Arial"/>
                <w:b/>
                <w:noProof/>
                <w:color w:val="000000"/>
                <w:szCs w:val="18"/>
              </w:rPr>
              <w:t>Presentation Type:</w:t>
            </w:r>
          </w:p>
        </w:tc>
        <w:tc>
          <w:tcPr>
            <w:tcW w:w="4387" w:type="pct"/>
            <w:gridSpan w:val="7"/>
            <w:tcBorders>
              <w:top w:val="single" w:color="auto" w:sz="4" w:space="0"/>
            </w:tcBorders>
            <w:vAlign w:val="center"/>
          </w:tcPr>
          <w:p w:rsidRPr="009D11F7" w:rsidR="00CE759A" w:rsidP="000B5882" w:rsidRDefault="00CE759A" w14:paraId="51E2893C" wp14:textId="77777777">
            <w:pPr>
              <w:pStyle w:val="Header"/>
              <w:pBdr>
                <w:bottom w:val="none" w:color="auto" w:sz="0" w:space="0"/>
              </w:pBdr>
              <w:spacing w:before="40" w:after="40"/>
              <w:rPr>
                <w:rStyle w:val="ModernBodyTextChar"/>
                <w:b w:val="0"/>
                <w:noProof/>
                <w:sz w:val="18"/>
                <w:szCs w:val="18"/>
              </w:rPr>
            </w:pPr>
            <w:r w:rsidRPr="00105EB0">
              <w:rPr>
                <w:rStyle w:val="ModernTableText"/>
                <w:rFonts w:ascii="Wingdings" w:hAnsi="Wingdings" w:eastAsia="Wingdings" w:cs="Wingdings"/>
                <w:b w:val="0"/>
                <w:noProof/>
                <w:szCs w:val="18"/>
                <w:lang w:val="en-US" w:eastAsia="en-US"/>
              </w:rPr>
              <w:t>þ</w:t>
            </w:r>
            <w:r w:rsidRPr="00105EB0">
              <w:rPr>
                <w:rStyle w:val="ModernTableText"/>
                <w:b w:val="0"/>
                <w:noProof/>
                <w:szCs w:val="18"/>
                <w:lang w:val="en-US" w:eastAsia="en-US"/>
              </w:rPr>
              <w:t xml:space="preserve"> List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Crosstab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Repeater Object        </w:t>
            </w:r>
          </w:p>
        </w:tc>
      </w:tr>
      <w:tr xmlns:wp14="http://schemas.microsoft.com/office/word/2010/wordml" w:rsidR="00CE759A" w:rsidTr="007D4940" w14:paraId="119BDA8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8"/>
          <w:jc w:val="center"/>
        </w:trPr>
        <w:tc>
          <w:tcPr>
            <w:tcW w:w="613" w:type="pct"/>
            <w:vMerge/>
            <w:vAlign w:val="center"/>
          </w:tcPr>
          <w:p w:rsidRPr="009D11F7" w:rsidR="00CE759A" w:rsidP="000B5882" w:rsidRDefault="00CE759A" w14:paraId="181D7EFB" wp14:textId="77777777">
            <w:pPr>
              <w:pStyle w:val="BodytextChar"/>
              <w:spacing w:before="40" w:after="40"/>
              <w:rPr>
                <w:rStyle w:val="ModernTableText"/>
                <w:rFonts w:cs="Arial"/>
                <w:noProof/>
                <w:color w:val="000000"/>
                <w:szCs w:val="18"/>
              </w:rPr>
            </w:pPr>
          </w:p>
        </w:tc>
        <w:tc>
          <w:tcPr>
            <w:tcW w:w="491" w:type="pct"/>
            <w:vMerge w:val="restart"/>
            <w:tcBorders>
              <w:top w:val="single" w:color="616161" w:sz="2" w:space="0"/>
            </w:tcBorders>
            <w:vAlign w:val="center"/>
          </w:tcPr>
          <w:p w:rsidRPr="00105EB0" w:rsidR="00CE759A" w:rsidP="000B5882" w:rsidRDefault="00CE759A" w14:paraId="1CAA5ADA" wp14:textId="77777777">
            <w:pPr>
              <w:pStyle w:val="Header"/>
              <w:pBdr>
                <w:bottom w:val="none" w:color="auto" w:sz="0" w:space="0"/>
              </w:pBdr>
              <w:spacing w:before="40" w:after="40"/>
              <w:jc w:val="center"/>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Chart Object</w:t>
            </w:r>
          </w:p>
        </w:tc>
        <w:tc>
          <w:tcPr>
            <w:tcW w:w="1034" w:type="pct"/>
            <w:gridSpan w:val="2"/>
            <w:tcBorders>
              <w:top w:val="single" w:color="616161" w:sz="2" w:space="0"/>
            </w:tcBorders>
            <w:vAlign w:val="center"/>
          </w:tcPr>
          <w:p w:rsidRPr="00105EB0" w:rsidR="00CE759A" w:rsidP="000B5882" w:rsidRDefault="00CE759A" w14:paraId="6FA3BF02"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Type:</w:t>
            </w:r>
          </w:p>
          <w:p w:rsidRPr="00105EB0" w:rsidR="00CE759A" w:rsidP="000B5882" w:rsidRDefault="00CE759A" w14:paraId="5F5F2FE6"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Column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Bar                                                               </w:t>
            </w:r>
          </w:p>
        </w:tc>
        <w:tc>
          <w:tcPr>
            <w:tcW w:w="2862" w:type="pct"/>
            <w:gridSpan w:val="4"/>
            <w:tcBorders>
              <w:top w:val="single" w:color="616161" w:sz="2" w:space="0"/>
            </w:tcBorders>
          </w:tcPr>
          <w:p w:rsidRPr="00105EB0" w:rsidR="00CE759A" w:rsidP="000B5882" w:rsidRDefault="00CE759A" w14:paraId="3BAE8E3E"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Attributes:</w:t>
            </w:r>
          </w:p>
          <w:p w:rsidRPr="00105EB0" w:rsidR="00CE759A" w:rsidP="000B5882" w:rsidRDefault="00CE759A" w14:paraId="62907905"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3D</w:t>
            </w:r>
          </w:p>
        </w:tc>
      </w:tr>
      <w:tr xmlns:wp14="http://schemas.microsoft.com/office/word/2010/wordml" w:rsidR="00CE759A" w:rsidTr="007D4940" w14:paraId="7C6571D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13" w:type="pct"/>
            <w:vMerge/>
            <w:vAlign w:val="center"/>
          </w:tcPr>
          <w:p w:rsidRPr="009D11F7" w:rsidR="00CE759A" w:rsidP="000B5882" w:rsidRDefault="00CE759A" w14:paraId="5DB8B760" wp14:textId="77777777">
            <w:pPr>
              <w:pStyle w:val="BodytextChar"/>
              <w:spacing w:before="40" w:after="40"/>
              <w:rPr>
                <w:rStyle w:val="ModernTableText"/>
                <w:rFonts w:cs="Arial"/>
                <w:noProof/>
                <w:color w:val="000000"/>
                <w:szCs w:val="18"/>
              </w:rPr>
            </w:pPr>
          </w:p>
        </w:tc>
        <w:tc>
          <w:tcPr>
            <w:tcW w:w="491" w:type="pct"/>
            <w:vMerge/>
          </w:tcPr>
          <w:p w:rsidRPr="00105EB0" w:rsidR="00CE759A" w:rsidP="000B5882" w:rsidRDefault="00CE759A" w14:paraId="79739E70" wp14:textId="77777777">
            <w:pPr>
              <w:pStyle w:val="Header"/>
              <w:pBdr>
                <w:bottom w:val="none" w:color="auto" w:sz="0" w:space="0"/>
              </w:pBdr>
              <w:spacing w:before="40" w:after="40"/>
              <w:rPr>
                <w:rStyle w:val="ModernTableText"/>
                <w:b w:val="0"/>
                <w:noProof/>
                <w:szCs w:val="18"/>
                <w:lang w:val="en-US" w:eastAsia="en-US"/>
              </w:rPr>
            </w:pPr>
          </w:p>
        </w:tc>
        <w:tc>
          <w:tcPr>
            <w:tcW w:w="1034" w:type="pct"/>
            <w:gridSpan w:val="2"/>
            <w:tcBorders>
              <w:top w:val="single" w:color="616161" w:sz="2" w:space="0"/>
            </w:tcBorders>
            <w:vAlign w:val="center"/>
          </w:tcPr>
          <w:p w:rsidRPr="00105EB0" w:rsidR="00CE759A" w:rsidP="000B5882" w:rsidRDefault="00CE759A" w14:paraId="2770A07F"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Line                                        </w:t>
            </w:r>
          </w:p>
        </w:tc>
        <w:tc>
          <w:tcPr>
            <w:tcW w:w="2862" w:type="pct"/>
            <w:gridSpan w:val="4"/>
          </w:tcPr>
          <w:p w:rsidRPr="00105EB0" w:rsidR="00CE759A" w:rsidP="000B5882" w:rsidRDefault="00CE759A" w14:paraId="7456B3B3"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With Markers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p>
        </w:tc>
      </w:tr>
      <w:tr xmlns:wp14="http://schemas.microsoft.com/office/word/2010/wordml" w:rsidR="00CE759A" w:rsidTr="007D4940" w14:paraId="74C27AC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13" w:type="pct"/>
            <w:vMerge/>
            <w:vAlign w:val="center"/>
          </w:tcPr>
          <w:p w:rsidRPr="009D11F7" w:rsidR="00CE759A" w:rsidP="000B5882" w:rsidRDefault="00CE759A" w14:paraId="66B7A83A" wp14:textId="77777777">
            <w:pPr>
              <w:pStyle w:val="BodytextChar"/>
              <w:spacing w:before="40" w:after="40"/>
              <w:rPr>
                <w:rStyle w:val="ModernTableText"/>
                <w:rFonts w:cs="Arial"/>
                <w:noProof/>
                <w:color w:val="000000"/>
                <w:szCs w:val="18"/>
              </w:rPr>
            </w:pPr>
          </w:p>
        </w:tc>
        <w:tc>
          <w:tcPr>
            <w:tcW w:w="491" w:type="pct"/>
            <w:vMerge/>
          </w:tcPr>
          <w:p w:rsidRPr="00105EB0" w:rsidR="00CE759A" w:rsidP="000B5882" w:rsidRDefault="00CE759A" w14:paraId="7233886B" wp14:textId="77777777">
            <w:pPr>
              <w:pStyle w:val="Header"/>
              <w:pBdr>
                <w:bottom w:val="none" w:color="auto" w:sz="0" w:space="0"/>
              </w:pBdr>
              <w:spacing w:before="40" w:after="40"/>
              <w:rPr>
                <w:rStyle w:val="ModernTableText"/>
                <w:b w:val="0"/>
                <w:noProof/>
                <w:szCs w:val="18"/>
                <w:lang w:val="en-US" w:eastAsia="en-US"/>
              </w:rPr>
            </w:pPr>
          </w:p>
        </w:tc>
        <w:tc>
          <w:tcPr>
            <w:tcW w:w="1034" w:type="pct"/>
            <w:gridSpan w:val="2"/>
            <w:tcBorders>
              <w:top w:val="single" w:color="616161" w:sz="2" w:space="0"/>
            </w:tcBorders>
            <w:vAlign w:val="center"/>
          </w:tcPr>
          <w:p w:rsidRPr="00105EB0" w:rsidR="00CE759A" w:rsidP="000B5882" w:rsidRDefault="00CE759A" w14:paraId="1703D9C3"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Pie</w:t>
            </w:r>
          </w:p>
        </w:tc>
        <w:tc>
          <w:tcPr>
            <w:tcW w:w="2862" w:type="pct"/>
            <w:gridSpan w:val="4"/>
          </w:tcPr>
          <w:p w:rsidRPr="00105EB0" w:rsidR="00CE759A" w:rsidP="000B5882" w:rsidRDefault="00CE759A" w14:paraId="1BF7DFFF"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3D                    </w:t>
            </w:r>
          </w:p>
        </w:tc>
      </w:tr>
      <w:tr xmlns:wp14="http://schemas.microsoft.com/office/word/2010/wordml" w:rsidR="00CE759A" w14:paraId="607DEB5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CE759A" w:rsidP="000B5882" w:rsidRDefault="00CE759A" w14:paraId="3E334E9B"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Section Heading (opt)</w:t>
            </w:r>
          </w:p>
        </w:tc>
      </w:tr>
      <w:tr xmlns:wp14="http://schemas.microsoft.com/office/word/2010/wordml" w:rsidR="00CE759A" w14:paraId="1C75FF1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9D11F7" w:rsidR="00CE759A" w:rsidP="000B5882" w:rsidRDefault="00CE759A" w14:paraId="5F7601EC" wp14:textId="77777777">
            <w:pPr>
              <w:pStyle w:val="TableText1"/>
              <w:spacing w:before="40" w:after="40"/>
              <w:jc w:val="center"/>
              <w:rPr>
                <w:rStyle w:val="ModernTableText"/>
                <w:rFonts w:cs="Arial"/>
                <w:b/>
                <w:noProof/>
                <w:szCs w:val="18"/>
              </w:rPr>
            </w:pPr>
            <w:r w:rsidRPr="009D11F7">
              <w:rPr>
                <w:rStyle w:val="ModernTableText"/>
                <w:rFonts w:cs="Arial"/>
                <w:b/>
                <w:bCs/>
                <w:noProof/>
                <w:szCs w:val="18"/>
              </w:rPr>
              <w:t>Report Section Label (opt)</w:t>
            </w:r>
          </w:p>
        </w:tc>
        <w:tc>
          <w:tcPr>
            <w:tcW w:w="1645" w:type="pct"/>
            <w:gridSpan w:val="3"/>
            <w:tcBorders>
              <w:top w:val="single" w:color="616161" w:sz="2" w:space="0"/>
              <w:bottom w:val="single" w:color="616161" w:sz="2" w:space="0"/>
            </w:tcBorders>
            <w:vAlign w:val="center"/>
          </w:tcPr>
          <w:p w:rsidRPr="009D11F7" w:rsidR="00CE759A" w:rsidP="000B5882" w:rsidRDefault="00CE759A" w14:paraId="3BB8BCA6" wp14:textId="77777777">
            <w:pPr>
              <w:pStyle w:val="TableText1"/>
              <w:spacing w:before="40" w:after="40"/>
              <w:jc w:val="center"/>
              <w:rPr>
                <w:rStyle w:val="ModernTableText"/>
                <w:rFonts w:cs="Arial"/>
                <w:b/>
                <w:noProof/>
                <w:szCs w:val="18"/>
              </w:rPr>
            </w:pPr>
            <w:r w:rsidRPr="009D11F7">
              <w:rPr>
                <w:rStyle w:val="ModernTableText"/>
                <w:rFonts w:cs="Arial"/>
                <w:b/>
                <w:noProof/>
                <w:szCs w:val="18"/>
              </w:rPr>
              <w:t>Report Section Description (opt)</w:t>
            </w:r>
          </w:p>
        </w:tc>
        <w:tc>
          <w:tcPr>
            <w:tcW w:w="1642" w:type="pct"/>
            <w:gridSpan w:val="2"/>
            <w:tcBorders>
              <w:top w:val="single" w:color="616161" w:sz="2" w:space="0"/>
              <w:bottom w:val="single" w:color="616161" w:sz="2" w:space="0"/>
            </w:tcBorders>
            <w:vAlign w:val="center"/>
          </w:tcPr>
          <w:p w:rsidRPr="009D11F7" w:rsidR="00CE759A" w:rsidP="000B5882" w:rsidRDefault="00CE759A" w14:paraId="0FF661FE" wp14:textId="77777777">
            <w:pPr>
              <w:pStyle w:val="TableText1"/>
              <w:spacing w:before="40" w:after="40"/>
              <w:jc w:val="center"/>
              <w:rPr>
                <w:rStyle w:val="ModernTableText"/>
                <w:rFonts w:cs="Arial"/>
                <w:b/>
                <w:noProof/>
                <w:szCs w:val="18"/>
              </w:rPr>
            </w:pPr>
            <w:r w:rsidRPr="009D11F7">
              <w:rPr>
                <w:rStyle w:val="ModernTableText"/>
                <w:rFonts w:cs="Arial"/>
                <w:b/>
                <w:noProof/>
                <w:szCs w:val="18"/>
              </w:rPr>
              <w:t>Report Section Processing Rules (opt)</w:t>
            </w:r>
          </w:p>
        </w:tc>
      </w:tr>
      <w:tr xmlns:wp14="http://schemas.microsoft.com/office/word/2010/wordml" w:rsidR="007D4940" w:rsidTr="002B7073" w14:paraId="0E49B78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tcPr>
          <w:p w:rsidRPr="009D11F7" w:rsidR="007D4940" w:rsidP="000B5882" w:rsidRDefault="007D4940" w14:paraId="2133A382" wp14:textId="77777777">
            <w:pPr>
              <w:pStyle w:val="TableText1"/>
              <w:spacing w:before="40" w:after="40"/>
              <w:rPr>
                <w:rStyle w:val="BodytextChar"/>
                <w:rFonts w:cs="Arial"/>
                <w:sz w:val="18"/>
                <w:szCs w:val="18"/>
              </w:rPr>
            </w:pPr>
            <w:r w:rsidRPr="009D11F7">
              <w:rPr>
                <w:rStyle w:val="BodytextChar"/>
                <w:rFonts w:cs="Arial"/>
                <w:sz w:val="18"/>
                <w:szCs w:val="18"/>
              </w:rPr>
              <w:t>Line of Business</w:t>
            </w:r>
          </w:p>
        </w:tc>
        <w:tc>
          <w:tcPr>
            <w:tcW w:w="1645" w:type="pct"/>
            <w:gridSpan w:val="3"/>
            <w:tcBorders>
              <w:top w:val="single" w:color="616161" w:sz="2" w:space="0"/>
              <w:bottom w:val="single" w:color="616161" w:sz="2" w:space="0"/>
            </w:tcBorders>
          </w:tcPr>
          <w:p w:rsidRPr="009D11F7" w:rsidR="007D4940" w:rsidP="000B5882" w:rsidRDefault="007D4940" w14:paraId="4A36AAF1" wp14:textId="77777777">
            <w:pPr>
              <w:pStyle w:val="TableText1"/>
              <w:spacing w:before="40" w:after="40"/>
              <w:rPr>
                <w:rStyle w:val="BodytextChar"/>
                <w:rFonts w:cs="Arial"/>
                <w:sz w:val="18"/>
                <w:szCs w:val="18"/>
              </w:rPr>
            </w:pPr>
            <w:r w:rsidRPr="009D11F7">
              <w:rPr>
                <w:rStyle w:val="BodytextChar"/>
                <w:rFonts w:cs="Arial"/>
                <w:sz w:val="18"/>
                <w:szCs w:val="18"/>
              </w:rPr>
              <w:t>The line of business code and description.</w:t>
            </w:r>
          </w:p>
        </w:tc>
        <w:tc>
          <w:tcPr>
            <w:tcW w:w="1642" w:type="pct"/>
            <w:gridSpan w:val="2"/>
            <w:tcBorders>
              <w:top w:val="single" w:color="616161" w:sz="2" w:space="0"/>
              <w:bottom w:val="single" w:color="616161" w:sz="2" w:space="0"/>
            </w:tcBorders>
          </w:tcPr>
          <w:p w:rsidRPr="009D11F7" w:rsidR="007D4940" w:rsidP="000B5882" w:rsidRDefault="007D4940" w14:paraId="417FFF05" wp14:textId="77777777">
            <w:pPr>
              <w:pStyle w:val="TableText1"/>
              <w:spacing w:before="40" w:after="40"/>
              <w:rPr>
                <w:rStyle w:val="BodytextChar"/>
                <w:rFonts w:cs="Arial"/>
                <w:sz w:val="18"/>
                <w:szCs w:val="18"/>
              </w:rPr>
            </w:pPr>
            <w:r w:rsidRPr="009D11F7">
              <w:rPr>
                <w:rStyle w:val="BodytextChar"/>
                <w:rFonts w:cs="Arial"/>
                <w:sz w:val="18"/>
                <w:szCs w:val="18"/>
              </w:rPr>
              <w:t>Using R-VV-DOMAIN-NAM = ‘R-LOB-CD’, join to R-VV-TB.R-VV-CD using A-HDR-TB.R-LOB-CD to get the short description.</w:t>
            </w:r>
          </w:p>
        </w:tc>
      </w:tr>
      <w:tr xmlns:wp14="http://schemas.microsoft.com/office/word/2010/wordml" w:rsidR="007D4940" w14:paraId="2F5B21B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vAlign w:val="center"/>
          </w:tcPr>
          <w:p w:rsidRPr="009D11F7" w:rsidR="007D4940" w:rsidP="000B5882" w:rsidRDefault="007D4940" w14:paraId="718BE9DA" wp14:textId="77777777">
            <w:pPr>
              <w:pStyle w:val="TableText1"/>
              <w:spacing w:before="40" w:after="40"/>
              <w:rPr>
                <w:rStyle w:val="BodytextChar"/>
                <w:rFonts w:cs="Arial"/>
                <w:sz w:val="18"/>
                <w:szCs w:val="18"/>
              </w:rPr>
            </w:pPr>
            <w:r w:rsidRPr="009D11F7">
              <w:rPr>
                <w:rStyle w:val="BodytextChar"/>
                <w:rFonts w:cs="Arial"/>
                <w:sz w:val="18"/>
                <w:szCs w:val="18"/>
              </w:rPr>
              <w:t xml:space="preserve">As of:  MM/DD/CCYY </w:t>
            </w:r>
          </w:p>
        </w:tc>
        <w:tc>
          <w:tcPr>
            <w:tcW w:w="1645" w:type="pct"/>
            <w:gridSpan w:val="3"/>
            <w:tcBorders>
              <w:top w:val="single" w:color="616161" w:sz="2" w:space="0"/>
              <w:bottom w:val="single" w:color="616161" w:sz="2" w:space="0"/>
            </w:tcBorders>
            <w:vAlign w:val="center"/>
          </w:tcPr>
          <w:p w:rsidRPr="009D11F7" w:rsidR="007D4940" w:rsidP="000B5882" w:rsidRDefault="007D4940" w14:paraId="46BC1C6C" wp14:textId="77777777">
            <w:pPr>
              <w:pStyle w:val="TableText1"/>
              <w:spacing w:before="40" w:after="40"/>
              <w:rPr>
                <w:rStyle w:val="BodytextChar"/>
                <w:rFonts w:cs="Arial"/>
                <w:sz w:val="18"/>
                <w:szCs w:val="18"/>
              </w:rPr>
            </w:pPr>
            <w:r w:rsidRPr="009D11F7">
              <w:rPr>
                <w:rStyle w:val="BodytextChar"/>
                <w:rFonts w:cs="Arial"/>
                <w:sz w:val="18"/>
                <w:szCs w:val="18"/>
              </w:rPr>
              <w:t>Page Heading.  Report run date.</w:t>
            </w:r>
          </w:p>
        </w:tc>
        <w:tc>
          <w:tcPr>
            <w:tcW w:w="1642" w:type="pct"/>
            <w:gridSpan w:val="2"/>
            <w:tcBorders>
              <w:top w:val="single" w:color="616161" w:sz="2" w:space="0"/>
              <w:bottom w:val="single" w:color="616161" w:sz="2" w:space="0"/>
            </w:tcBorders>
            <w:vAlign w:val="center"/>
          </w:tcPr>
          <w:p w:rsidRPr="009D11F7" w:rsidR="007D4940" w:rsidP="000B5882" w:rsidRDefault="007D4940" w14:paraId="41324B8C" wp14:textId="77777777">
            <w:pPr>
              <w:pStyle w:val="TableText1"/>
              <w:spacing w:before="40" w:after="40"/>
              <w:rPr>
                <w:rStyle w:val="BodytextChar"/>
                <w:rFonts w:cs="Arial"/>
                <w:sz w:val="18"/>
                <w:szCs w:val="18"/>
              </w:rPr>
            </w:pPr>
            <w:r w:rsidRPr="009D11F7">
              <w:rPr>
                <w:rStyle w:val="BodytextChar"/>
                <w:rFonts w:cs="Arial"/>
                <w:sz w:val="18"/>
                <w:szCs w:val="18"/>
              </w:rPr>
              <w:t>As of month end reporting date.</w:t>
            </w:r>
          </w:p>
        </w:tc>
      </w:tr>
      <w:tr xmlns:wp14="http://schemas.microsoft.com/office/word/2010/wordml" w:rsidR="007D4940" w:rsidTr="007D4940" w14:paraId="1ED4BCD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tcPr>
          <w:p w:rsidRPr="009D11F7" w:rsidR="007D4940" w:rsidP="000B5882" w:rsidRDefault="00E604C5" w14:paraId="3FCF9A89" wp14:textId="77777777">
            <w:pPr>
              <w:pStyle w:val="TableText"/>
              <w:keepNext w:val="0"/>
              <w:keepLines w:val="0"/>
              <w:rPr>
                <w:rStyle w:val="BodytextChar"/>
                <w:spacing w:val="-2"/>
                <w:sz w:val="18"/>
                <w:szCs w:val="18"/>
              </w:rPr>
            </w:pPr>
            <w:r w:rsidRPr="009D11F7">
              <w:rPr>
                <w:rStyle w:val="BodytextChar"/>
                <w:spacing w:val="-2"/>
                <w:sz w:val="18"/>
                <w:szCs w:val="18"/>
              </w:rPr>
              <w:t>Service Authorized By</w:t>
            </w:r>
            <w:r w:rsidRPr="009D11F7" w:rsidR="007D4940">
              <w:rPr>
                <w:rStyle w:val="BodytextChar"/>
                <w:spacing w:val="-2"/>
                <w:sz w:val="18"/>
                <w:szCs w:val="18"/>
              </w:rPr>
              <w:t xml:space="preserve"> User ID - Nam</w:t>
            </w:r>
          </w:p>
        </w:tc>
        <w:tc>
          <w:tcPr>
            <w:tcW w:w="1645" w:type="pct"/>
            <w:gridSpan w:val="3"/>
            <w:tcBorders>
              <w:top w:val="single" w:color="616161" w:sz="2" w:space="0"/>
              <w:bottom w:val="single" w:color="616161" w:sz="2" w:space="0"/>
            </w:tcBorders>
          </w:tcPr>
          <w:p w:rsidRPr="009D11F7" w:rsidR="007D4940" w:rsidP="000B5882" w:rsidRDefault="007D4940" w14:paraId="6F4CE2B3" wp14:textId="77777777">
            <w:pPr>
              <w:pStyle w:val="TableText"/>
              <w:keepNext w:val="0"/>
              <w:keepLines w:val="0"/>
              <w:rPr>
                <w:rStyle w:val="BodytextChar"/>
                <w:spacing w:val="-2"/>
                <w:sz w:val="18"/>
                <w:szCs w:val="18"/>
              </w:rPr>
            </w:pPr>
            <w:r w:rsidRPr="009D11F7">
              <w:rPr>
                <w:rStyle w:val="BodytextChar"/>
                <w:spacing w:val="-2"/>
                <w:sz w:val="18"/>
                <w:szCs w:val="18"/>
              </w:rPr>
              <w:t>User ID of the person who authorized the entry of the SA.</w:t>
            </w:r>
          </w:p>
        </w:tc>
        <w:tc>
          <w:tcPr>
            <w:tcW w:w="1642" w:type="pct"/>
            <w:gridSpan w:val="2"/>
            <w:tcBorders>
              <w:top w:val="single" w:color="616161" w:sz="2" w:space="0"/>
              <w:bottom w:val="single" w:color="616161" w:sz="2" w:space="0"/>
            </w:tcBorders>
          </w:tcPr>
          <w:p w:rsidRPr="009D11F7" w:rsidR="007D4940" w:rsidP="000B5882" w:rsidRDefault="007D4940" w14:paraId="658E1463" wp14:textId="77777777">
            <w:pPr>
              <w:pStyle w:val="TableTextACSSC"/>
              <w:rPr>
                <w:rStyle w:val="BodytextChar"/>
                <w:rFonts w:ascii="Arial" w:hAnsi="Arial" w:cs="Arial"/>
                <w:color w:val="auto"/>
                <w:spacing w:val="-2"/>
                <w:sz w:val="18"/>
                <w:szCs w:val="18"/>
              </w:rPr>
            </w:pPr>
            <w:r w:rsidRPr="009D11F7">
              <w:rPr>
                <w:rStyle w:val="BodytextChar"/>
                <w:rFonts w:ascii="Arial" w:hAnsi="Arial" w:cs="Arial"/>
                <w:color w:val="auto"/>
                <w:spacing w:val="-2"/>
                <w:sz w:val="18"/>
                <w:szCs w:val="18"/>
              </w:rPr>
              <w:t>A-HDR-TB. A-ORIG-AUTH-USER-ID</w:t>
            </w:r>
          </w:p>
          <w:p w:rsidRPr="009D11F7" w:rsidR="007D4940" w:rsidP="000B5882" w:rsidRDefault="007D4940" w14:paraId="6FBB3FF0" wp14:textId="77777777">
            <w:pPr>
              <w:pStyle w:val="TableTextACSSC"/>
              <w:rPr>
                <w:rStyle w:val="BodytextChar"/>
                <w:rFonts w:ascii="Arial" w:hAnsi="Arial" w:cs="Arial"/>
                <w:color w:val="auto"/>
                <w:spacing w:val="-2"/>
                <w:sz w:val="18"/>
                <w:szCs w:val="18"/>
              </w:rPr>
            </w:pPr>
            <w:r w:rsidRPr="009D11F7">
              <w:rPr>
                <w:rStyle w:val="BodytextChar"/>
                <w:rFonts w:ascii="Arial" w:hAnsi="Arial" w:cs="Arial"/>
                <w:color w:val="auto"/>
                <w:spacing w:val="-2"/>
                <w:sz w:val="18"/>
                <w:szCs w:val="18"/>
              </w:rPr>
              <w:t>Get the User name from G-USER-TB using G-USER-TB.G-USER-ID = A-HDR-TB. A-ORIG-AUTH-USER-ID</w:t>
            </w:r>
          </w:p>
          <w:p w:rsidRPr="009D11F7" w:rsidR="007D4940" w:rsidP="000B5882" w:rsidRDefault="007D4940" w14:paraId="5CACCA81" wp14:textId="77777777">
            <w:pPr>
              <w:pStyle w:val="TableTextACSSC"/>
              <w:rPr>
                <w:rStyle w:val="BodytextChar"/>
                <w:rFonts w:ascii="Arial" w:hAnsi="Arial" w:cs="Arial"/>
                <w:color w:val="auto"/>
                <w:spacing w:val="-2"/>
                <w:sz w:val="18"/>
                <w:szCs w:val="18"/>
              </w:rPr>
            </w:pPr>
            <w:r w:rsidRPr="009D11F7">
              <w:rPr>
                <w:rStyle w:val="BodytextChar"/>
                <w:rFonts w:ascii="Arial" w:hAnsi="Arial" w:cs="Arial"/>
                <w:color w:val="auto"/>
                <w:spacing w:val="-2"/>
                <w:sz w:val="18"/>
                <w:szCs w:val="18"/>
              </w:rPr>
              <w:t>G-LAST-NAM</w:t>
            </w:r>
          </w:p>
          <w:p w:rsidRPr="009D11F7" w:rsidR="007D4940" w:rsidP="000B5882" w:rsidRDefault="007D4940" w14:paraId="4920A57E" wp14:textId="77777777">
            <w:pPr>
              <w:pStyle w:val="TableTextACSSC"/>
              <w:rPr>
                <w:rStyle w:val="BodytextChar"/>
                <w:rFonts w:ascii="Arial" w:hAnsi="Arial" w:cs="Arial"/>
                <w:color w:val="auto"/>
                <w:spacing w:val="-2"/>
                <w:sz w:val="18"/>
                <w:szCs w:val="18"/>
              </w:rPr>
            </w:pPr>
            <w:r w:rsidRPr="009D11F7">
              <w:rPr>
                <w:rStyle w:val="BodytextChar"/>
                <w:rFonts w:ascii="Arial" w:hAnsi="Arial" w:cs="Arial"/>
                <w:color w:val="auto"/>
                <w:spacing w:val="-2"/>
                <w:sz w:val="18"/>
                <w:szCs w:val="18"/>
              </w:rPr>
              <w:t>G-SFX-NAM</w:t>
            </w:r>
          </w:p>
          <w:p w:rsidRPr="009D11F7" w:rsidR="007D4940" w:rsidP="000B5882" w:rsidRDefault="007D4940" w14:paraId="1BD5F740" wp14:textId="77777777">
            <w:pPr>
              <w:pStyle w:val="TableTextACSSC"/>
              <w:rPr>
                <w:rStyle w:val="BodytextChar"/>
                <w:rFonts w:ascii="Arial" w:hAnsi="Arial" w:cs="Arial"/>
                <w:color w:val="auto"/>
                <w:spacing w:val="-2"/>
                <w:sz w:val="18"/>
                <w:szCs w:val="18"/>
              </w:rPr>
            </w:pPr>
            <w:r w:rsidRPr="009D11F7">
              <w:rPr>
                <w:rStyle w:val="BodytextChar"/>
                <w:rFonts w:ascii="Arial" w:hAnsi="Arial" w:cs="Arial"/>
                <w:color w:val="auto"/>
                <w:spacing w:val="-2"/>
                <w:sz w:val="18"/>
                <w:szCs w:val="18"/>
              </w:rPr>
              <w:t>G-FIRST-NAM</w:t>
            </w:r>
          </w:p>
          <w:p w:rsidRPr="009D11F7" w:rsidR="007D4940" w:rsidP="000B5882" w:rsidRDefault="007D4940" w14:paraId="7EE85F1B" wp14:textId="77777777">
            <w:pPr>
              <w:pStyle w:val="TableTextACSSC"/>
              <w:rPr>
                <w:rStyle w:val="BodytextChar"/>
                <w:rFonts w:ascii="Arial" w:hAnsi="Arial" w:cs="Arial"/>
                <w:color w:val="auto"/>
                <w:spacing w:val="-2"/>
                <w:sz w:val="18"/>
                <w:szCs w:val="18"/>
              </w:rPr>
            </w:pPr>
            <w:r w:rsidRPr="009D11F7">
              <w:rPr>
                <w:rStyle w:val="BodytextChar"/>
                <w:rFonts w:ascii="Arial" w:hAnsi="Arial" w:cs="Arial"/>
                <w:color w:val="auto"/>
                <w:spacing w:val="-2"/>
                <w:sz w:val="18"/>
                <w:szCs w:val="18"/>
              </w:rPr>
              <w:t>G-MID-NAM</w:t>
            </w:r>
          </w:p>
          <w:p w:rsidRPr="009D11F7" w:rsidR="007D4940" w:rsidP="000B5882" w:rsidRDefault="007D4940" w14:paraId="13CEAE1F" wp14:textId="77777777">
            <w:pPr>
              <w:pStyle w:val="TableTextACSSC"/>
              <w:rPr>
                <w:rStyle w:val="BodytextChar"/>
                <w:rFonts w:ascii="Arial" w:hAnsi="Arial" w:cs="Arial"/>
                <w:color w:val="auto"/>
                <w:spacing w:val="-2"/>
                <w:sz w:val="18"/>
                <w:szCs w:val="18"/>
              </w:rPr>
            </w:pPr>
            <w:r w:rsidRPr="009D11F7">
              <w:rPr>
                <w:rStyle w:val="BodytextChar"/>
                <w:rFonts w:ascii="Arial" w:hAnsi="Arial" w:cs="Arial"/>
                <w:color w:val="auto"/>
                <w:spacing w:val="-2"/>
                <w:sz w:val="18"/>
                <w:szCs w:val="18"/>
              </w:rPr>
              <w:t xml:space="preserve">Concatenate Last Name, Suffix, First Name, Middle </w:t>
            </w:r>
            <w:r w:rsidRPr="009D11F7" w:rsidR="0010543F">
              <w:rPr>
                <w:rStyle w:val="BodytextChar"/>
                <w:rFonts w:ascii="Arial" w:hAnsi="Arial" w:cs="Arial"/>
                <w:color w:val="auto"/>
                <w:spacing w:val="-2"/>
                <w:sz w:val="18"/>
                <w:szCs w:val="18"/>
              </w:rPr>
              <w:t>Initial</w:t>
            </w:r>
          </w:p>
          <w:p w:rsidRPr="009D11F7" w:rsidR="007D4940" w:rsidP="000B5882" w:rsidRDefault="007D4940" w14:paraId="6116A140" wp14:textId="77777777">
            <w:pPr>
              <w:pStyle w:val="TableText1"/>
              <w:spacing w:before="40" w:after="40"/>
              <w:rPr>
                <w:rStyle w:val="BodytextChar"/>
                <w:rFonts w:cs="Arial"/>
                <w:sz w:val="18"/>
                <w:szCs w:val="18"/>
              </w:rPr>
            </w:pPr>
            <w:r w:rsidRPr="009D11F7">
              <w:rPr>
                <w:rStyle w:val="BodytextChar"/>
                <w:rFonts w:cs="Arial"/>
                <w:sz w:val="18"/>
                <w:szCs w:val="18"/>
              </w:rPr>
              <w:t>LLLLLLLLL, SSSS, FFFFFFFFFFF,  I</w:t>
            </w:r>
          </w:p>
        </w:tc>
      </w:tr>
      <w:tr xmlns:wp14="http://schemas.microsoft.com/office/word/2010/wordml" w:rsidR="007D4940" w:rsidTr="002B7073" w14:paraId="4B97B86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tcPr>
          <w:p w:rsidRPr="0099653B" w:rsidR="007D4940" w:rsidP="000B5882" w:rsidRDefault="00E604C5" w14:paraId="03B5F2B1" wp14:textId="77777777">
            <w:pPr>
              <w:pStyle w:val="TOC2"/>
              <w:ind w:left="0"/>
              <w:rPr>
                <w:rStyle w:val="BodytextChar"/>
                <w:rFonts w:cs="Arial"/>
                <w:noProof w:val="0"/>
                <w:spacing w:val="-2"/>
                <w:sz w:val="18"/>
                <w:szCs w:val="18"/>
              </w:rPr>
            </w:pPr>
            <w:r w:rsidRPr="0099653B">
              <w:rPr>
                <w:rStyle w:val="BodytextChar"/>
                <w:rFonts w:cs="Arial"/>
                <w:noProof w:val="0"/>
                <w:spacing w:val="-2"/>
                <w:sz w:val="18"/>
                <w:szCs w:val="18"/>
              </w:rPr>
              <w:t>Hdr Status Last Updated by User ID</w:t>
            </w:r>
            <w:r w:rsidRPr="0099653B" w:rsidR="007D4940">
              <w:rPr>
                <w:rStyle w:val="BodytextChar"/>
                <w:rFonts w:cs="Arial"/>
                <w:noProof w:val="0"/>
                <w:spacing w:val="-2"/>
                <w:sz w:val="18"/>
                <w:szCs w:val="18"/>
              </w:rPr>
              <w:t xml:space="preserve"> – Nam</w:t>
            </w:r>
          </w:p>
        </w:tc>
        <w:tc>
          <w:tcPr>
            <w:tcW w:w="1645" w:type="pct"/>
            <w:gridSpan w:val="3"/>
            <w:tcBorders>
              <w:top w:val="single" w:color="616161" w:sz="2" w:space="0"/>
              <w:bottom w:val="single" w:color="616161" w:sz="2" w:space="0"/>
            </w:tcBorders>
          </w:tcPr>
          <w:p w:rsidRPr="0099653B" w:rsidR="007D4940" w:rsidP="000B5882" w:rsidRDefault="007D4940" w14:paraId="4875D70C" wp14:textId="77777777">
            <w:pPr>
              <w:pStyle w:val="TOC2"/>
              <w:ind w:left="0"/>
              <w:rPr>
                <w:rStyle w:val="BodytextChar"/>
                <w:rFonts w:cs="Arial"/>
                <w:noProof w:val="0"/>
                <w:spacing w:val="-2"/>
                <w:sz w:val="18"/>
                <w:szCs w:val="18"/>
              </w:rPr>
            </w:pPr>
            <w:r w:rsidRPr="0099653B">
              <w:rPr>
                <w:rStyle w:val="BodytextChar"/>
                <w:rFonts w:cs="Arial"/>
                <w:noProof w:val="0"/>
                <w:spacing w:val="-2"/>
                <w:sz w:val="18"/>
                <w:szCs w:val="18"/>
              </w:rPr>
              <w:t>User ID and Name who last set the Header Status.</w:t>
            </w:r>
          </w:p>
        </w:tc>
        <w:tc>
          <w:tcPr>
            <w:tcW w:w="1642" w:type="pct"/>
            <w:gridSpan w:val="2"/>
            <w:tcBorders>
              <w:top w:val="single" w:color="616161" w:sz="2" w:space="0"/>
              <w:bottom w:val="single" w:color="616161" w:sz="2" w:space="0"/>
            </w:tcBorders>
          </w:tcPr>
          <w:p w:rsidRPr="0099653B" w:rsidR="007D4940" w:rsidP="000B5882" w:rsidRDefault="00E604C5" w14:paraId="116A4EC8" wp14:textId="77777777">
            <w:pPr>
              <w:pStyle w:val="TOC2"/>
              <w:ind w:left="0"/>
              <w:rPr>
                <w:rStyle w:val="BodytextChar"/>
                <w:rFonts w:cs="Arial"/>
                <w:noProof w:val="0"/>
                <w:spacing w:val="-2"/>
                <w:sz w:val="18"/>
                <w:szCs w:val="18"/>
              </w:rPr>
            </w:pPr>
            <w:r w:rsidRPr="0099653B">
              <w:rPr>
                <w:rStyle w:val="BodytextChar"/>
                <w:rFonts w:cs="Arial"/>
                <w:spacing w:val="-2"/>
                <w:sz w:val="18"/>
                <w:szCs w:val="18"/>
              </w:rPr>
              <w:t>A-HDR-</w:t>
            </w:r>
            <w:r w:rsidR="00DD7BA6">
              <w:rPr>
                <w:rStyle w:val="BodytextChar"/>
                <w:rFonts w:cs="Arial"/>
                <w:spacing w:val="-2"/>
                <w:sz w:val="18"/>
                <w:szCs w:val="18"/>
              </w:rPr>
              <w:t>STAT-</w:t>
            </w:r>
            <w:r w:rsidRPr="0099653B">
              <w:rPr>
                <w:rStyle w:val="BodytextChar"/>
                <w:rFonts w:cs="Arial"/>
                <w:spacing w:val="-2"/>
                <w:sz w:val="18"/>
                <w:szCs w:val="18"/>
              </w:rPr>
              <w:t>TB</w:t>
            </w:r>
            <w:r w:rsidRPr="0099653B">
              <w:rPr>
                <w:rStyle w:val="BodytextChar"/>
                <w:rFonts w:cs="Arial"/>
                <w:noProof w:val="0"/>
                <w:spacing w:val="-2"/>
                <w:sz w:val="18"/>
                <w:szCs w:val="18"/>
              </w:rPr>
              <w:t>.A_HDR_STAT_USER_ID</w:t>
            </w:r>
          </w:p>
          <w:p w:rsidRPr="0099653B" w:rsidR="007D4940" w:rsidP="000B5882" w:rsidRDefault="007D4940" w14:paraId="191852F8" wp14:textId="77777777">
            <w:pPr>
              <w:pStyle w:val="TOC2"/>
              <w:ind w:left="0"/>
              <w:rPr>
                <w:rStyle w:val="BodytextChar"/>
                <w:rFonts w:cs="Arial"/>
                <w:noProof w:val="0"/>
                <w:spacing w:val="-2"/>
                <w:sz w:val="18"/>
                <w:szCs w:val="18"/>
              </w:rPr>
            </w:pPr>
          </w:p>
          <w:p w:rsidRPr="0099653B" w:rsidR="00E604C5" w:rsidP="000B5882" w:rsidRDefault="007D4940" w14:paraId="11B7566E" wp14:textId="77777777">
            <w:pPr>
              <w:pStyle w:val="TOC2"/>
              <w:ind w:left="0"/>
              <w:rPr>
                <w:rStyle w:val="BodytextChar"/>
                <w:rFonts w:cs="Arial"/>
                <w:noProof w:val="0"/>
                <w:spacing w:val="-2"/>
                <w:sz w:val="18"/>
                <w:szCs w:val="18"/>
              </w:rPr>
            </w:pPr>
            <w:r w:rsidRPr="0099653B">
              <w:rPr>
                <w:rStyle w:val="BodytextChar"/>
                <w:rFonts w:cs="Arial"/>
                <w:noProof w:val="0"/>
                <w:spacing w:val="-2"/>
                <w:sz w:val="18"/>
                <w:szCs w:val="18"/>
              </w:rPr>
              <w:t xml:space="preserve">Get the User name from G-USER-TB using G-USER-TB.G-USER-ID = </w:t>
            </w:r>
            <w:r w:rsidRPr="0099653B" w:rsidR="00E604C5">
              <w:rPr>
                <w:rStyle w:val="BodytextChar"/>
                <w:rFonts w:cs="Arial"/>
                <w:spacing w:val="-2"/>
                <w:sz w:val="18"/>
                <w:szCs w:val="18"/>
              </w:rPr>
              <w:t>A-HDR</w:t>
            </w:r>
            <w:r w:rsidR="00DD7BA6">
              <w:rPr>
                <w:rStyle w:val="BodytextChar"/>
                <w:rFonts w:cs="Arial"/>
                <w:spacing w:val="-2"/>
                <w:sz w:val="18"/>
                <w:szCs w:val="18"/>
              </w:rPr>
              <w:t>-STAT</w:t>
            </w:r>
            <w:r w:rsidRPr="0099653B" w:rsidR="00E604C5">
              <w:rPr>
                <w:rStyle w:val="BodytextChar"/>
                <w:rFonts w:cs="Arial"/>
                <w:spacing w:val="-2"/>
                <w:sz w:val="18"/>
                <w:szCs w:val="18"/>
              </w:rPr>
              <w:t>-TB</w:t>
            </w:r>
            <w:r w:rsidRPr="0099653B" w:rsidR="00E604C5">
              <w:rPr>
                <w:rStyle w:val="BodytextChar"/>
                <w:rFonts w:cs="Arial"/>
                <w:noProof w:val="0"/>
                <w:spacing w:val="-2"/>
                <w:sz w:val="18"/>
                <w:szCs w:val="18"/>
              </w:rPr>
              <w:t>.A_HDR_STAT_USER_ID</w:t>
            </w:r>
          </w:p>
          <w:p w:rsidRPr="0099653B" w:rsidR="007D4940" w:rsidP="000B5882" w:rsidRDefault="007D4940" w14:paraId="13D271C3" wp14:textId="77777777">
            <w:pPr>
              <w:pStyle w:val="TOC2"/>
              <w:ind w:left="0"/>
              <w:rPr>
                <w:rStyle w:val="BodytextChar"/>
                <w:rFonts w:cs="Arial"/>
                <w:noProof w:val="0"/>
                <w:spacing w:val="-2"/>
                <w:sz w:val="18"/>
                <w:szCs w:val="18"/>
              </w:rPr>
            </w:pPr>
          </w:p>
          <w:p w:rsidRPr="0099653B" w:rsidR="007D4940" w:rsidP="000B5882" w:rsidRDefault="007D4940" w14:paraId="14BA5F7F" wp14:textId="77777777">
            <w:pPr>
              <w:pStyle w:val="TOC2"/>
              <w:ind w:left="0"/>
              <w:rPr>
                <w:rStyle w:val="BodytextChar"/>
                <w:rFonts w:cs="Arial"/>
                <w:noProof w:val="0"/>
                <w:spacing w:val="-2"/>
                <w:sz w:val="18"/>
                <w:szCs w:val="18"/>
              </w:rPr>
            </w:pPr>
            <w:r w:rsidRPr="0099653B">
              <w:rPr>
                <w:rStyle w:val="BodytextChar"/>
                <w:rFonts w:cs="Arial"/>
                <w:noProof w:val="0"/>
                <w:spacing w:val="-2"/>
                <w:sz w:val="18"/>
                <w:szCs w:val="18"/>
              </w:rPr>
              <w:t>G-LAST-NAM</w:t>
            </w:r>
          </w:p>
          <w:p w:rsidRPr="0099653B" w:rsidR="007D4940" w:rsidP="000B5882" w:rsidRDefault="007D4940" w14:paraId="4883BC33" wp14:textId="77777777">
            <w:pPr>
              <w:pStyle w:val="TOC2"/>
              <w:ind w:left="0"/>
              <w:rPr>
                <w:rStyle w:val="BodytextChar"/>
                <w:rFonts w:cs="Arial"/>
                <w:noProof w:val="0"/>
                <w:spacing w:val="-2"/>
                <w:sz w:val="18"/>
                <w:szCs w:val="18"/>
              </w:rPr>
            </w:pPr>
            <w:r w:rsidRPr="0099653B">
              <w:rPr>
                <w:rStyle w:val="BodytextChar"/>
                <w:rFonts w:cs="Arial"/>
                <w:noProof w:val="0"/>
                <w:spacing w:val="-2"/>
                <w:sz w:val="18"/>
                <w:szCs w:val="18"/>
              </w:rPr>
              <w:t>G-SFX-NAM</w:t>
            </w:r>
          </w:p>
          <w:p w:rsidRPr="0099653B" w:rsidR="007D4940" w:rsidP="000B5882" w:rsidRDefault="007D4940" w14:paraId="04DC4133" wp14:textId="77777777">
            <w:pPr>
              <w:pStyle w:val="TOC2"/>
              <w:ind w:left="0"/>
              <w:rPr>
                <w:rStyle w:val="BodytextChar"/>
                <w:rFonts w:cs="Arial"/>
                <w:noProof w:val="0"/>
                <w:spacing w:val="-2"/>
                <w:sz w:val="18"/>
                <w:szCs w:val="18"/>
              </w:rPr>
            </w:pPr>
            <w:r w:rsidRPr="0099653B">
              <w:rPr>
                <w:rStyle w:val="BodytextChar"/>
                <w:rFonts w:cs="Arial"/>
                <w:noProof w:val="0"/>
                <w:spacing w:val="-2"/>
                <w:sz w:val="18"/>
                <w:szCs w:val="18"/>
              </w:rPr>
              <w:t>G-FIRST-NAM</w:t>
            </w:r>
          </w:p>
          <w:p w:rsidRPr="0099653B" w:rsidR="007D4940" w:rsidP="000B5882" w:rsidRDefault="007D4940" w14:paraId="6881A414" wp14:textId="77777777">
            <w:pPr>
              <w:pStyle w:val="TOC2"/>
              <w:ind w:left="0"/>
              <w:rPr>
                <w:rStyle w:val="BodytextChar"/>
                <w:rFonts w:cs="Arial"/>
                <w:noProof w:val="0"/>
                <w:spacing w:val="-2"/>
                <w:sz w:val="18"/>
                <w:szCs w:val="18"/>
              </w:rPr>
            </w:pPr>
            <w:r w:rsidRPr="0099653B">
              <w:rPr>
                <w:rStyle w:val="BodytextChar"/>
                <w:rFonts w:cs="Arial"/>
                <w:noProof w:val="0"/>
                <w:spacing w:val="-2"/>
                <w:sz w:val="18"/>
                <w:szCs w:val="18"/>
              </w:rPr>
              <w:t>G-MID-NAM</w:t>
            </w:r>
          </w:p>
          <w:p w:rsidRPr="0099653B" w:rsidR="007D4940" w:rsidP="000B5882" w:rsidRDefault="007D4940" w14:paraId="735D5AAA" wp14:textId="77777777">
            <w:pPr>
              <w:pStyle w:val="TOC2"/>
              <w:ind w:left="0"/>
              <w:rPr>
                <w:rStyle w:val="BodytextChar"/>
                <w:rFonts w:cs="Arial"/>
                <w:noProof w:val="0"/>
                <w:spacing w:val="-2"/>
                <w:sz w:val="18"/>
                <w:szCs w:val="18"/>
              </w:rPr>
            </w:pPr>
            <w:r w:rsidRPr="0099653B">
              <w:rPr>
                <w:rStyle w:val="BodytextChar"/>
                <w:rFonts w:cs="Arial"/>
                <w:noProof w:val="0"/>
                <w:spacing w:val="-2"/>
                <w:sz w:val="18"/>
                <w:szCs w:val="18"/>
              </w:rPr>
              <w:t xml:space="preserve">Concatenate Last Name, Suffix, First Name, Middle </w:t>
            </w:r>
            <w:r w:rsidRPr="0099653B" w:rsidR="0010543F">
              <w:rPr>
                <w:rStyle w:val="BodytextChar"/>
                <w:rFonts w:cs="Arial"/>
                <w:noProof w:val="0"/>
                <w:spacing w:val="-2"/>
                <w:sz w:val="18"/>
                <w:szCs w:val="18"/>
              </w:rPr>
              <w:t>Initial</w:t>
            </w:r>
          </w:p>
          <w:p w:rsidRPr="0099653B" w:rsidR="007D4940" w:rsidP="000B5882" w:rsidRDefault="007D4940" w14:paraId="0810E38C" wp14:textId="77777777">
            <w:pPr>
              <w:pStyle w:val="TOC2"/>
              <w:ind w:left="0"/>
              <w:rPr>
                <w:rStyle w:val="BodytextChar"/>
                <w:rFonts w:cs="Arial"/>
                <w:noProof w:val="0"/>
                <w:spacing w:val="-2"/>
                <w:sz w:val="18"/>
                <w:szCs w:val="18"/>
              </w:rPr>
            </w:pPr>
            <w:r w:rsidRPr="0099653B">
              <w:rPr>
                <w:rStyle w:val="BodytextChar"/>
                <w:rFonts w:cs="Arial"/>
                <w:noProof w:val="0"/>
                <w:spacing w:val="-2"/>
                <w:sz w:val="18"/>
                <w:szCs w:val="18"/>
              </w:rPr>
              <w:t>LLLLLLLLL, SSSS, FFFFFFFFFFF,  I</w:t>
            </w:r>
          </w:p>
        </w:tc>
      </w:tr>
      <w:tr xmlns:wp14="http://schemas.microsoft.com/office/word/2010/wordml" w:rsidR="007D4940" w:rsidTr="002B7073" w14:paraId="68B158A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3"/>
            <w:tcBorders>
              <w:top w:val="single" w:color="616161" w:sz="2" w:space="0"/>
              <w:bottom w:val="single" w:color="616161" w:sz="2" w:space="0"/>
            </w:tcBorders>
          </w:tcPr>
          <w:p w:rsidRPr="0099653B" w:rsidR="007D4940" w:rsidP="000B5882" w:rsidRDefault="007D4940" w14:paraId="39383BBB" wp14:textId="77777777">
            <w:pPr>
              <w:pStyle w:val="TOC2"/>
              <w:ind w:left="0"/>
              <w:rPr>
                <w:rStyle w:val="BodytextChar"/>
                <w:rFonts w:cs="Arial"/>
                <w:noProof w:val="0"/>
                <w:spacing w:val="-2"/>
                <w:sz w:val="18"/>
                <w:szCs w:val="18"/>
              </w:rPr>
            </w:pPr>
            <w:r w:rsidRPr="0099653B">
              <w:rPr>
                <w:rStyle w:val="BodytextChar"/>
                <w:rFonts w:cs="Arial"/>
                <w:noProof w:val="0"/>
                <w:spacing w:val="-2"/>
                <w:sz w:val="18"/>
                <w:szCs w:val="18"/>
              </w:rPr>
              <w:t>SA Sub Mbr ID - Nam</w:t>
            </w:r>
          </w:p>
        </w:tc>
        <w:tc>
          <w:tcPr>
            <w:tcW w:w="1645" w:type="pct"/>
            <w:gridSpan w:val="3"/>
            <w:tcBorders>
              <w:top w:val="single" w:color="616161" w:sz="2" w:space="0"/>
              <w:bottom w:val="single" w:color="616161" w:sz="2" w:space="0"/>
            </w:tcBorders>
          </w:tcPr>
          <w:p w:rsidRPr="0099653B" w:rsidR="007D4940" w:rsidP="000B5882" w:rsidRDefault="007D4940" w14:paraId="22C7273D" wp14:textId="77777777">
            <w:pPr>
              <w:pStyle w:val="TableText"/>
              <w:keepNext w:val="0"/>
              <w:keepLines w:val="0"/>
              <w:rPr>
                <w:rStyle w:val="BodytextChar"/>
                <w:spacing w:val="-2"/>
                <w:sz w:val="18"/>
                <w:szCs w:val="18"/>
              </w:rPr>
            </w:pPr>
            <w:r w:rsidRPr="0099653B">
              <w:rPr>
                <w:rStyle w:val="BodytextChar"/>
                <w:spacing w:val="-2"/>
                <w:sz w:val="18"/>
                <w:szCs w:val="18"/>
              </w:rPr>
              <w:t>This field displays the Member ID and Name.  The Member Name consists of the following concatenated:</w:t>
            </w:r>
          </w:p>
          <w:p w:rsidRPr="0099653B" w:rsidR="007D4940" w:rsidP="000B5882" w:rsidRDefault="007D4940" w14:paraId="0DD9EE82" wp14:textId="77777777">
            <w:pPr>
              <w:pStyle w:val="TableText"/>
              <w:keepNext w:val="0"/>
              <w:keepLines w:val="0"/>
              <w:rPr>
                <w:rStyle w:val="BodytextChar"/>
                <w:spacing w:val="-2"/>
                <w:sz w:val="18"/>
                <w:szCs w:val="18"/>
              </w:rPr>
            </w:pPr>
            <w:r w:rsidRPr="0099653B">
              <w:rPr>
                <w:rStyle w:val="BodytextChar"/>
                <w:spacing w:val="-2"/>
                <w:sz w:val="18"/>
                <w:szCs w:val="18"/>
              </w:rPr>
              <w:t>Member Last Name</w:t>
            </w:r>
          </w:p>
          <w:p w:rsidRPr="0099653B" w:rsidR="007D4940" w:rsidP="000B5882" w:rsidRDefault="007D4940" w14:paraId="32BD5B9B" wp14:textId="77777777">
            <w:pPr>
              <w:pStyle w:val="TableText"/>
              <w:keepNext w:val="0"/>
              <w:keepLines w:val="0"/>
              <w:rPr>
                <w:rStyle w:val="BodytextChar"/>
                <w:spacing w:val="-2"/>
                <w:sz w:val="18"/>
                <w:szCs w:val="18"/>
              </w:rPr>
            </w:pPr>
            <w:r w:rsidRPr="0099653B">
              <w:rPr>
                <w:rStyle w:val="BodytextChar"/>
                <w:spacing w:val="-2"/>
                <w:sz w:val="18"/>
                <w:szCs w:val="18"/>
              </w:rPr>
              <w:t>Member Suffix</w:t>
            </w:r>
          </w:p>
          <w:p w:rsidRPr="0099653B" w:rsidR="007D4940" w:rsidP="000B5882" w:rsidRDefault="007D4940" w14:paraId="28D1B2AD" wp14:textId="77777777">
            <w:pPr>
              <w:pStyle w:val="TableText"/>
              <w:keepNext w:val="0"/>
              <w:keepLines w:val="0"/>
              <w:rPr>
                <w:rStyle w:val="BodytextChar"/>
                <w:spacing w:val="-2"/>
                <w:sz w:val="18"/>
                <w:szCs w:val="18"/>
              </w:rPr>
            </w:pPr>
            <w:r w:rsidRPr="0099653B">
              <w:rPr>
                <w:rStyle w:val="BodytextChar"/>
                <w:spacing w:val="-2"/>
                <w:sz w:val="18"/>
                <w:szCs w:val="18"/>
              </w:rPr>
              <w:t>Member First Name</w:t>
            </w:r>
          </w:p>
          <w:p w:rsidRPr="0099653B" w:rsidR="007D4940" w:rsidP="000B5882" w:rsidRDefault="007D4940" w14:paraId="1DF32719" wp14:textId="77777777">
            <w:pPr>
              <w:pStyle w:val="TableText"/>
              <w:keepNext w:val="0"/>
              <w:keepLines w:val="0"/>
              <w:rPr>
                <w:rStyle w:val="BodytextChar"/>
                <w:spacing w:val="-2"/>
                <w:sz w:val="18"/>
                <w:szCs w:val="18"/>
              </w:rPr>
            </w:pPr>
            <w:r w:rsidRPr="0099653B">
              <w:rPr>
                <w:rStyle w:val="BodytextChar"/>
                <w:spacing w:val="-2"/>
                <w:sz w:val="18"/>
                <w:szCs w:val="18"/>
              </w:rPr>
              <w:t>Member Middle Initial</w:t>
            </w:r>
          </w:p>
        </w:tc>
        <w:tc>
          <w:tcPr>
            <w:tcW w:w="1642" w:type="pct"/>
            <w:gridSpan w:val="2"/>
            <w:tcBorders>
              <w:top w:val="single" w:color="616161" w:sz="2" w:space="0"/>
              <w:bottom w:val="single" w:color="616161" w:sz="2" w:space="0"/>
            </w:tcBorders>
          </w:tcPr>
          <w:p w:rsidRPr="0099653B" w:rsidR="007D4940" w:rsidP="000B5882" w:rsidRDefault="007D4940" w14:paraId="617A3C6B" wp14:textId="77777777">
            <w:pPr>
              <w:pStyle w:val="TableText"/>
              <w:keepNext w:val="0"/>
              <w:keepLines w:val="0"/>
              <w:rPr>
                <w:rStyle w:val="BodytextChar"/>
                <w:spacing w:val="-2"/>
                <w:sz w:val="18"/>
                <w:szCs w:val="18"/>
              </w:rPr>
            </w:pPr>
            <w:r w:rsidRPr="0099653B">
              <w:rPr>
                <w:rStyle w:val="BodytextChar"/>
                <w:spacing w:val="-2"/>
                <w:sz w:val="18"/>
                <w:szCs w:val="18"/>
              </w:rPr>
              <w:t>A-HDR-TB.A-SUBM-ALT-ID</w:t>
            </w:r>
          </w:p>
          <w:p w:rsidRPr="0099653B" w:rsidR="007D4940" w:rsidP="000B5882" w:rsidRDefault="007D4940" w14:paraId="6C0DA9BA" wp14:textId="77777777">
            <w:pPr>
              <w:pStyle w:val="TableText"/>
              <w:keepNext w:val="0"/>
              <w:keepLines w:val="0"/>
              <w:rPr>
                <w:rStyle w:val="BodytextChar"/>
                <w:spacing w:val="-2"/>
                <w:sz w:val="18"/>
                <w:szCs w:val="18"/>
              </w:rPr>
            </w:pPr>
          </w:p>
          <w:p w:rsidRPr="0099653B" w:rsidR="007D4940" w:rsidP="000B5882" w:rsidRDefault="007D4940" w14:paraId="5B3DF615" wp14:textId="77777777">
            <w:pPr>
              <w:pStyle w:val="TableText"/>
              <w:keepNext w:val="0"/>
              <w:keepLines w:val="0"/>
              <w:rPr>
                <w:rStyle w:val="BodytextChar"/>
                <w:spacing w:val="-2"/>
                <w:sz w:val="18"/>
                <w:szCs w:val="18"/>
              </w:rPr>
            </w:pPr>
            <w:r w:rsidRPr="0099653B">
              <w:rPr>
                <w:rStyle w:val="BodytextChar"/>
                <w:spacing w:val="-2"/>
                <w:sz w:val="18"/>
                <w:szCs w:val="18"/>
              </w:rPr>
              <w:t>Concatenate following for name</w:t>
            </w:r>
          </w:p>
          <w:p w:rsidRPr="0099653B" w:rsidR="007D4940" w:rsidP="000B5882" w:rsidRDefault="007D4940" w14:paraId="51F571F4" wp14:textId="77777777">
            <w:pPr>
              <w:pStyle w:val="TableText"/>
              <w:keepNext w:val="0"/>
              <w:keepLines w:val="0"/>
              <w:rPr>
                <w:rStyle w:val="BodytextChar"/>
                <w:spacing w:val="-2"/>
                <w:sz w:val="18"/>
                <w:szCs w:val="18"/>
              </w:rPr>
            </w:pPr>
            <w:r w:rsidRPr="0099653B">
              <w:rPr>
                <w:rStyle w:val="BodytextChar"/>
                <w:spacing w:val="-2"/>
                <w:sz w:val="18"/>
                <w:szCs w:val="18"/>
              </w:rPr>
              <w:t>B-DTL-TB.B-LAST-NAM</w:t>
            </w:r>
          </w:p>
          <w:p w:rsidRPr="0099653B" w:rsidR="007D4940" w:rsidP="000B5882" w:rsidRDefault="007D4940" w14:paraId="1027351E" wp14:textId="77777777">
            <w:pPr>
              <w:pStyle w:val="TableText"/>
              <w:keepNext w:val="0"/>
              <w:keepLines w:val="0"/>
              <w:rPr>
                <w:rStyle w:val="BodytextChar"/>
                <w:spacing w:val="-2"/>
                <w:sz w:val="18"/>
                <w:szCs w:val="18"/>
              </w:rPr>
            </w:pPr>
            <w:r w:rsidRPr="0099653B">
              <w:rPr>
                <w:rStyle w:val="BodytextChar"/>
                <w:spacing w:val="-2"/>
                <w:sz w:val="18"/>
                <w:szCs w:val="18"/>
              </w:rPr>
              <w:t>B-DTL-TB.B-SFX-NAM</w:t>
            </w:r>
          </w:p>
          <w:p w:rsidRPr="0099653B" w:rsidR="007D4940" w:rsidP="000B5882" w:rsidRDefault="007D4940" w14:paraId="466967A1" wp14:textId="77777777">
            <w:pPr>
              <w:pStyle w:val="TableText"/>
              <w:keepNext w:val="0"/>
              <w:keepLines w:val="0"/>
              <w:rPr>
                <w:rStyle w:val="BodytextChar"/>
                <w:spacing w:val="-2"/>
                <w:sz w:val="18"/>
                <w:szCs w:val="18"/>
              </w:rPr>
            </w:pPr>
            <w:r w:rsidRPr="0099653B">
              <w:rPr>
                <w:rStyle w:val="BodytextChar"/>
                <w:spacing w:val="-2"/>
                <w:sz w:val="18"/>
                <w:szCs w:val="18"/>
              </w:rPr>
              <w:t>B-DTL-TB.B-FIRST-NAM</w:t>
            </w:r>
          </w:p>
          <w:p w:rsidRPr="0099653B" w:rsidR="007D4940" w:rsidP="000B5882" w:rsidRDefault="007D4940" w14:paraId="675F983D" wp14:textId="77777777">
            <w:pPr>
              <w:pStyle w:val="TableText"/>
              <w:keepNext w:val="0"/>
              <w:keepLines w:val="0"/>
              <w:rPr>
                <w:rStyle w:val="BodytextChar"/>
                <w:spacing w:val="-2"/>
                <w:sz w:val="18"/>
                <w:szCs w:val="18"/>
              </w:rPr>
            </w:pPr>
            <w:r w:rsidRPr="0099653B">
              <w:rPr>
                <w:rStyle w:val="BodytextChar"/>
                <w:spacing w:val="-2"/>
                <w:sz w:val="18"/>
                <w:szCs w:val="18"/>
              </w:rPr>
              <w:t>B-DTL-TB.B-MID-NAM</w:t>
            </w:r>
          </w:p>
          <w:p w:rsidRPr="0099653B" w:rsidR="007D4940" w:rsidP="000B5882" w:rsidRDefault="007D4940" w14:paraId="4F287B89" wp14:textId="77777777">
            <w:pPr>
              <w:pStyle w:val="TableText"/>
              <w:keepNext w:val="0"/>
              <w:keepLines w:val="0"/>
              <w:rPr>
                <w:rStyle w:val="BodytextChar"/>
                <w:spacing w:val="-2"/>
                <w:sz w:val="18"/>
                <w:szCs w:val="18"/>
              </w:rPr>
            </w:pPr>
          </w:p>
          <w:p w:rsidRPr="0099653B" w:rsidR="007D4940" w:rsidP="000B5882" w:rsidRDefault="007D4940" w14:paraId="59516F13" wp14:textId="77777777">
            <w:pPr>
              <w:pStyle w:val="TableText"/>
              <w:keepNext w:val="0"/>
              <w:keepLines w:val="0"/>
              <w:rPr>
                <w:rStyle w:val="BodytextChar"/>
                <w:spacing w:val="-2"/>
                <w:sz w:val="18"/>
                <w:szCs w:val="18"/>
              </w:rPr>
            </w:pPr>
            <w:r w:rsidRPr="0099653B">
              <w:rPr>
                <w:rStyle w:val="BodytextChar"/>
                <w:spacing w:val="-2"/>
                <w:sz w:val="18"/>
                <w:szCs w:val="18"/>
              </w:rPr>
              <w:t>Join A-HDR-TB.B-SYS-ID to B-DTL-TB.B-SYS-ID</w:t>
            </w:r>
          </w:p>
        </w:tc>
      </w:tr>
      <w:tr xmlns:wp14="http://schemas.microsoft.com/office/word/2010/wordml" w:rsidR="007D4940" w14:paraId="3BB498E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2" w:type="pct"/>
          <w:cantSplit/>
          <w:jc w:val="center"/>
        </w:trPr>
        <w:tc>
          <w:tcPr>
            <w:tcW w:w="4998" w:type="pct"/>
            <w:gridSpan w:val="7"/>
            <w:tcBorders>
              <w:top w:val="single" w:color="616161" w:sz="2" w:space="0"/>
              <w:bottom w:val="single" w:color="616161" w:sz="2" w:space="0"/>
            </w:tcBorders>
            <w:shd w:val="clear" w:color="auto" w:fill="191919"/>
          </w:tcPr>
          <w:p w:rsidR="007D4940" w:rsidP="000B5882" w:rsidRDefault="007D4940" w14:paraId="7DFC3525"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7D4940" w14:paraId="57EFB85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2" w:type="pct"/>
          <w:cantSplit/>
          <w:jc w:val="center"/>
        </w:trPr>
        <w:tc>
          <w:tcPr>
            <w:tcW w:w="2562" w:type="pct"/>
            <w:gridSpan w:val="5"/>
            <w:tcBorders>
              <w:top w:val="single" w:color="616161" w:sz="2" w:space="0"/>
              <w:bottom w:val="single" w:color="616161" w:sz="2" w:space="0"/>
            </w:tcBorders>
          </w:tcPr>
          <w:p w:rsidRPr="009D11F7" w:rsidR="007D4940" w:rsidP="000B5882" w:rsidRDefault="007D4940" w14:paraId="0BEB9A3F" wp14:textId="77777777">
            <w:pPr>
              <w:pStyle w:val="TableText1"/>
              <w:spacing w:before="40" w:after="40"/>
              <w:jc w:val="center"/>
              <w:rPr>
                <w:rStyle w:val="ModernTableText"/>
                <w:rFonts w:cs="Arial"/>
                <w:b/>
                <w:szCs w:val="17"/>
              </w:rPr>
            </w:pPr>
            <w:r w:rsidRPr="009D11F7">
              <w:rPr>
                <w:rStyle w:val="ModernTableText"/>
                <w:rFonts w:cs="Arial"/>
                <w:b/>
                <w:szCs w:val="17"/>
              </w:rPr>
              <w:t>Chart Title</w:t>
            </w:r>
          </w:p>
        </w:tc>
        <w:tc>
          <w:tcPr>
            <w:tcW w:w="2436" w:type="pct"/>
            <w:gridSpan w:val="2"/>
            <w:tcBorders>
              <w:top w:val="single" w:color="616161" w:sz="2" w:space="0"/>
              <w:bottom w:val="single" w:color="616161" w:sz="2" w:space="0"/>
            </w:tcBorders>
          </w:tcPr>
          <w:p w:rsidRPr="009D11F7" w:rsidR="007D4940" w:rsidP="000B5882" w:rsidRDefault="007D4940" w14:paraId="45705897" wp14:textId="77777777">
            <w:pPr>
              <w:pStyle w:val="TableText1"/>
              <w:spacing w:before="40" w:after="40"/>
              <w:jc w:val="center"/>
              <w:rPr>
                <w:rStyle w:val="ModernTableText"/>
                <w:rFonts w:cs="Arial"/>
                <w:b/>
                <w:noProof/>
                <w:szCs w:val="17"/>
              </w:rPr>
            </w:pPr>
            <w:r w:rsidRPr="009D11F7">
              <w:rPr>
                <w:rStyle w:val="ModernTableText"/>
                <w:rFonts w:cs="Arial"/>
                <w:b/>
                <w:noProof/>
                <w:szCs w:val="17"/>
              </w:rPr>
              <w:t>Chart Sub-title</w:t>
            </w:r>
          </w:p>
        </w:tc>
      </w:tr>
      <w:tr xmlns:wp14="http://schemas.microsoft.com/office/word/2010/wordml" w:rsidR="007D4940" w14:paraId="17A7CA6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2" w:type="pct"/>
          <w:cantSplit/>
          <w:jc w:val="center"/>
        </w:trPr>
        <w:tc>
          <w:tcPr>
            <w:tcW w:w="2562" w:type="pct"/>
            <w:gridSpan w:val="5"/>
            <w:tcBorders>
              <w:top w:val="single" w:color="616161" w:sz="2" w:space="0"/>
              <w:right w:val="single" w:color="616161" w:sz="2" w:space="0"/>
            </w:tcBorders>
          </w:tcPr>
          <w:p w:rsidRPr="009D11F7" w:rsidR="007D4940" w:rsidP="000B5882" w:rsidRDefault="007D4940" w14:paraId="6174BA14" wp14:textId="77777777">
            <w:pPr>
              <w:pStyle w:val="TableText1"/>
              <w:spacing w:before="40" w:after="40"/>
              <w:rPr>
                <w:rStyle w:val="ModernTableText"/>
                <w:rFonts w:cs="Arial"/>
                <w:color w:val="000000"/>
                <w:szCs w:val="17"/>
              </w:rPr>
            </w:pPr>
            <w:r w:rsidRPr="009D11F7">
              <w:rPr>
                <w:rStyle w:val="ModernTableText"/>
                <w:rFonts w:cs="Arial"/>
                <w:color w:val="000000"/>
                <w:szCs w:val="17"/>
              </w:rPr>
              <w:t>N/A</w:t>
            </w:r>
          </w:p>
        </w:tc>
        <w:tc>
          <w:tcPr>
            <w:tcW w:w="2436" w:type="pct"/>
            <w:gridSpan w:val="2"/>
            <w:tcBorders>
              <w:top w:val="single" w:color="616161" w:sz="2" w:space="0"/>
              <w:right w:val="single" w:color="616161" w:sz="2" w:space="0"/>
            </w:tcBorders>
          </w:tcPr>
          <w:p w:rsidRPr="009D11F7" w:rsidR="007D4940" w:rsidP="000B5882" w:rsidRDefault="007D4940" w14:paraId="497E3493" wp14:textId="77777777">
            <w:pPr>
              <w:pStyle w:val="TableText1"/>
              <w:spacing w:before="40" w:after="40"/>
              <w:rPr>
                <w:rStyle w:val="ModernTableText"/>
                <w:rFonts w:cs="Arial"/>
                <w:color w:val="000000"/>
                <w:szCs w:val="17"/>
              </w:rPr>
            </w:pPr>
            <w:r w:rsidRPr="009D11F7">
              <w:rPr>
                <w:rStyle w:val="ModernTableText"/>
                <w:rFonts w:cs="Arial"/>
                <w:color w:val="000000"/>
                <w:szCs w:val="17"/>
              </w:rPr>
              <w:t>N/A</w:t>
            </w:r>
          </w:p>
        </w:tc>
      </w:tr>
    </w:tbl>
    <w:p xmlns:wp14="http://schemas.microsoft.com/office/word/2010/wordml" w:rsidR="0099653B" w:rsidRDefault="0099653B" w14:paraId="6E1C584A" wp14:textId="77777777"/>
    <w:p xmlns:wp14="http://schemas.microsoft.com/office/word/2010/wordml" w:rsidR="007367A9" w:rsidRDefault="0099653B" w14:paraId="2D163F8E" wp14:textId="77777777">
      <w: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626"/>
        <w:gridCol w:w="1980"/>
        <w:gridCol w:w="2513"/>
        <w:gridCol w:w="2917"/>
        <w:gridCol w:w="2349"/>
        <w:gridCol w:w="3009"/>
      </w:tblGrid>
      <w:tr xmlns:wp14="http://schemas.microsoft.com/office/word/2010/wordml" w:rsidR="00CE759A" w14:paraId="5F05B006" wp14:textId="77777777">
        <w:tblPrEx>
          <w:tblCellMar>
            <w:top w:w="0" w:type="dxa"/>
            <w:bottom w:w="0" w:type="dxa"/>
          </w:tblCellMar>
        </w:tblPrEx>
        <w:trPr>
          <w:cantSplit/>
          <w:tblHeader/>
          <w:jc w:val="center"/>
        </w:trPr>
        <w:tc>
          <w:tcPr>
            <w:tcW w:w="5000" w:type="pct"/>
            <w:gridSpan w:val="6"/>
            <w:tcBorders>
              <w:top w:val="single" w:color="616161" w:sz="2" w:space="0"/>
              <w:bottom w:val="single" w:color="616161" w:sz="2" w:space="0"/>
            </w:tcBorders>
            <w:shd w:val="clear" w:color="auto" w:fill="191919"/>
          </w:tcPr>
          <w:p w:rsidR="00CE759A" w:rsidRDefault="00CE759A" w14:paraId="29330A92"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Body</w:t>
            </w:r>
          </w:p>
        </w:tc>
      </w:tr>
      <w:tr xmlns:wp14="http://schemas.microsoft.com/office/word/2010/wordml" w:rsidR="00CE759A" w:rsidTr="00DD7BA6" w14:paraId="6E9DCDD8" wp14:textId="77777777">
        <w:tblPrEx>
          <w:tblCellMar>
            <w:top w:w="0" w:type="dxa"/>
            <w:bottom w:w="0" w:type="dxa"/>
          </w:tblCellMar>
        </w:tblPrEx>
        <w:trPr>
          <w:cantSplit/>
          <w:tblHeader/>
          <w:jc w:val="center"/>
        </w:trPr>
        <w:tc>
          <w:tcPr>
            <w:tcW w:w="568" w:type="pct"/>
            <w:tcBorders>
              <w:top w:val="single" w:color="616161" w:sz="2" w:space="0"/>
            </w:tcBorders>
          </w:tcPr>
          <w:p w:rsidRPr="009D11F7" w:rsidR="00CE759A" w:rsidRDefault="00CE759A" w14:paraId="1F0CFEB0" wp14:textId="77777777">
            <w:pPr>
              <w:pStyle w:val="TableText1"/>
              <w:spacing w:before="40" w:after="40"/>
              <w:jc w:val="center"/>
              <w:rPr>
                <w:rStyle w:val="ModernTableText"/>
                <w:rFonts w:cs="Arial"/>
                <w:b/>
                <w:szCs w:val="18"/>
              </w:rPr>
            </w:pPr>
            <w:r w:rsidRPr="009D11F7">
              <w:rPr>
                <w:rStyle w:val="ModernTableText"/>
                <w:rFonts w:cs="Arial"/>
                <w:b/>
                <w:szCs w:val="18"/>
              </w:rPr>
              <w:t>Field Type</w:t>
            </w:r>
          </w:p>
        </w:tc>
        <w:tc>
          <w:tcPr>
            <w:tcW w:w="691" w:type="pct"/>
            <w:tcBorders>
              <w:top w:val="single" w:color="616161" w:sz="2" w:space="0"/>
            </w:tcBorders>
            <w:vAlign w:val="center"/>
          </w:tcPr>
          <w:p w:rsidRPr="009D11F7" w:rsidR="00CE759A" w:rsidRDefault="00CE759A" w14:paraId="6A30DA01" wp14:textId="77777777">
            <w:pPr>
              <w:pStyle w:val="TableHeading"/>
              <w:spacing w:before="40" w:after="40"/>
              <w:jc w:val="center"/>
              <w:rPr>
                <w:rStyle w:val="ModernTableText"/>
                <w:rFonts w:cs="Arial"/>
                <w:szCs w:val="18"/>
              </w:rPr>
            </w:pPr>
            <w:r w:rsidRPr="009D11F7">
              <w:rPr>
                <w:rStyle w:val="ModernTableText"/>
                <w:rFonts w:cs="Arial"/>
                <w:szCs w:val="18"/>
              </w:rPr>
              <w:t>Business Label</w:t>
            </w:r>
          </w:p>
        </w:tc>
        <w:tc>
          <w:tcPr>
            <w:tcW w:w="876" w:type="pct"/>
            <w:tcBorders>
              <w:top w:val="single" w:color="616161" w:sz="2" w:space="0"/>
            </w:tcBorders>
            <w:vAlign w:val="center"/>
          </w:tcPr>
          <w:p w:rsidRPr="009D11F7" w:rsidR="00CE759A" w:rsidRDefault="00CE759A" w14:paraId="7D69336D" wp14:textId="77777777">
            <w:pPr>
              <w:pStyle w:val="TableText1"/>
              <w:spacing w:before="40" w:after="40"/>
              <w:jc w:val="center"/>
              <w:rPr>
                <w:rStyle w:val="ModernTableText"/>
                <w:rFonts w:cs="Arial"/>
                <w:b/>
                <w:noProof/>
                <w:szCs w:val="18"/>
              </w:rPr>
            </w:pPr>
            <w:r w:rsidRPr="009D11F7">
              <w:rPr>
                <w:rStyle w:val="ModernTableText"/>
                <w:rFonts w:cs="Arial"/>
                <w:b/>
                <w:noProof/>
                <w:szCs w:val="18"/>
              </w:rPr>
              <w:t>Field Description</w:t>
            </w:r>
          </w:p>
        </w:tc>
        <w:tc>
          <w:tcPr>
            <w:tcW w:w="998" w:type="pct"/>
            <w:tcBorders>
              <w:top w:val="single" w:color="616161" w:sz="2" w:space="0"/>
            </w:tcBorders>
            <w:vAlign w:val="center"/>
          </w:tcPr>
          <w:p w:rsidRPr="009D11F7" w:rsidR="00CE759A" w:rsidRDefault="00CE759A" w14:paraId="1E1D8D44" wp14:textId="77777777">
            <w:pPr>
              <w:pStyle w:val="TableText1"/>
              <w:spacing w:before="40" w:after="40"/>
              <w:jc w:val="center"/>
              <w:rPr>
                <w:rStyle w:val="ModernTableText"/>
                <w:rFonts w:cs="Arial"/>
                <w:b/>
                <w:noProof/>
                <w:szCs w:val="18"/>
              </w:rPr>
            </w:pPr>
            <w:r w:rsidRPr="009D11F7">
              <w:rPr>
                <w:rStyle w:val="ModernTableText"/>
                <w:rFonts w:cs="Arial"/>
                <w:b/>
                <w:noProof/>
                <w:szCs w:val="18"/>
              </w:rPr>
              <w:t>Source Table</w:t>
            </w:r>
          </w:p>
        </w:tc>
        <w:tc>
          <w:tcPr>
            <w:tcW w:w="819" w:type="pct"/>
            <w:tcBorders>
              <w:top w:val="single" w:color="616161" w:sz="2" w:space="0"/>
            </w:tcBorders>
            <w:vAlign w:val="center"/>
          </w:tcPr>
          <w:p w:rsidRPr="009D11F7" w:rsidR="00CE759A" w:rsidRDefault="00CE759A" w14:paraId="212FC2BA" wp14:textId="77777777">
            <w:pPr>
              <w:pStyle w:val="TableText1"/>
              <w:spacing w:before="40" w:after="40"/>
              <w:jc w:val="center"/>
              <w:rPr>
                <w:rStyle w:val="ModernTableText"/>
                <w:rFonts w:cs="Arial"/>
                <w:b/>
                <w:noProof/>
                <w:szCs w:val="18"/>
              </w:rPr>
            </w:pPr>
            <w:r w:rsidRPr="009D11F7">
              <w:rPr>
                <w:rStyle w:val="ModernTableText"/>
                <w:rFonts w:cs="Arial"/>
                <w:b/>
                <w:noProof/>
                <w:szCs w:val="18"/>
              </w:rPr>
              <w:t>Source Column</w:t>
            </w:r>
          </w:p>
        </w:tc>
        <w:tc>
          <w:tcPr>
            <w:tcW w:w="1048" w:type="pct"/>
            <w:tcBorders>
              <w:top w:val="single" w:color="616161" w:sz="2" w:space="0"/>
            </w:tcBorders>
            <w:vAlign w:val="center"/>
          </w:tcPr>
          <w:p w:rsidRPr="009D11F7" w:rsidR="00CE759A" w:rsidRDefault="00CE759A" w14:paraId="7E6C055D" wp14:textId="77777777">
            <w:pPr>
              <w:pStyle w:val="TableText1"/>
              <w:spacing w:before="40" w:after="40"/>
              <w:jc w:val="center"/>
              <w:rPr>
                <w:rStyle w:val="ModernTableText"/>
                <w:rFonts w:cs="Arial"/>
                <w:b/>
                <w:noProof/>
                <w:szCs w:val="18"/>
              </w:rPr>
            </w:pPr>
            <w:r w:rsidRPr="009D11F7">
              <w:rPr>
                <w:rStyle w:val="ModernTableText"/>
                <w:rFonts w:cs="Arial"/>
                <w:b/>
                <w:noProof/>
                <w:szCs w:val="18"/>
              </w:rPr>
              <w:t>Source Column Processing Rules</w:t>
            </w:r>
          </w:p>
        </w:tc>
      </w:tr>
      <w:tr xmlns:wp14="http://schemas.microsoft.com/office/word/2010/wordml" w:rsidR="001064BD" w:rsidTr="00DD7BA6" w14:paraId="583728E7" wp14:textId="77777777">
        <w:tblPrEx>
          <w:tblCellMar>
            <w:top w:w="0" w:type="dxa"/>
            <w:bottom w:w="0" w:type="dxa"/>
          </w:tblCellMar>
        </w:tblPrEx>
        <w:trPr>
          <w:cantSplit/>
          <w:jc w:val="center"/>
        </w:trPr>
        <w:tc>
          <w:tcPr>
            <w:tcW w:w="568" w:type="pct"/>
            <w:vAlign w:val="center"/>
          </w:tcPr>
          <w:p w:rsidRPr="009D11F7" w:rsidR="001064BD" w:rsidP="00B80D83" w:rsidRDefault="001064BD" w14:paraId="798A8F0B" wp14:textId="77777777">
            <w:pPr>
              <w:pStyle w:val="TableText"/>
              <w:rPr>
                <w:rStyle w:val="BodytextChar"/>
                <w:sz w:val="18"/>
                <w:szCs w:val="18"/>
              </w:rPr>
            </w:pPr>
            <w:r w:rsidRPr="009D11F7">
              <w:rPr>
                <w:rStyle w:val="BodytextChar"/>
                <w:sz w:val="18"/>
                <w:szCs w:val="18"/>
              </w:rPr>
              <w:t>Column</w:t>
            </w:r>
          </w:p>
        </w:tc>
        <w:tc>
          <w:tcPr>
            <w:tcW w:w="691" w:type="pct"/>
            <w:vAlign w:val="center"/>
          </w:tcPr>
          <w:p w:rsidRPr="009D11F7" w:rsidR="001064BD" w:rsidP="00B80D83" w:rsidRDefault="00FA41AA" w14:paraId="4CCB8340" wp14:textId="77777777">
            <w:pPr>
              <w:pStyle w:val="TableText"/>
              <w:rPr>
                <w:rStyle w:val="BodytextChar"/>
                <w:sz w:val="18"/>
                <w:szCs w:val="18"/>
              </w:rPr>
            </w:pPr>
            <w:r w:rsidRPr="009D11F7">
              <w:rPr>
                <w:rStyle w:val="BodytextChar"/>
                <w:sz w:val="18"/>
                <w:szCs w:val="18"/>
              </w:rPr>
              <w:t>SA LI Svc Prov ID</w:t>
            </w:r>
          </w:p>
        </w:tc>
        <w:tc>
          <w:tcPr>
            <w:tcW w:w="876" w:type="pct"/>
            <w:vAlign w:val="center"/>
          </w:tcPr>
          <w:p w:rsidRPr="009D11F7" w:rsidR="001064BD" w:rsidP="00B80D83" w:rsidRDefault="001064BD" w14:paraId="0F8F5A89" wp14:textId="77777777">
            <w:pPr>
              <w:pStyle w:val="TableText"/>
              <w:rPr>
                <w:rStyle w:val="BodytextChar"/>
                <w:sz w:val="18"/>
                <w:szCs w:val="18"/>
              </w:rPr>
            </w:pPr>
            <w:r w:rsidRPr="009D11F7">
              <w:rPr>
                <w:rStyle w:val="BodytextChar"/>
                <w:sz w:val="18"/>
                <w:szCs w:val="18"/>
              </w:rPr>
              <w:t>This is the provider entered at the line item level that will provide the service.  For header-only authorizations, this is the Requesting provider at the header.</w:t>
            </w:r>
          </w:p>
        </w:tc>
        <w:tc>
          <w:tcPr>
            <w:tcW w:w="998" w:type="pct"/>
            <w:vAlign w:val="center"/>
          </w:tcPr>
          <w:p w:rsidRPr="009D11F7" w:rsidR="001064BD" w:rsidP="00B80D83" w:rsidRDefault="001064BD" w14:paraId="3E674546" wp14:textId="77777777">
            <w:pPr>
              <w:pStyle w:val="DDate"/>
              <w:spacing w:before="40" w:after="40"/>
              <w:jc w:val="left"/>
              <w:rPr>
                <w:rStyle w:val="BodytextChar"/>
                <w:rFonts w:ascii="Arial" w:hAnsi="Arial" w:cs="Arial"/>
                <w:sz w:val="18"/>
                <w:szCs w:val="18"/>
              </w:rPr>
            </w:pPr>
            <w:r w:rsidRPr="009D11F7">
              <w:rPr>
                <w:rStyle w:val="BodytextChar"/>
                <w:rFonts w:ascii="Arial" w:hAnsi="Arial" w:cs="Arial"/>
                <w:sz w:val="18"/>
                <w:szCs w:val="18"/>
              </w:rPr>
              <w:t>A_HDR_LI_SUBM_PROV_ID_TB</w:t>
            </w:r>
          </w:p>
        </w:tc>
        <w:tc>
          <w:tcPr>
            <w:tcW w:w="819" w:type="pct"/>
            <w:vAlign w:val="center"/>
          </w:tcPr>
          <w:p w:rsidRPr="009D11F7" w:rsidR="001064BD" w:rsidP="00B80D83" w:rsidRDefault="001064BD" w14:paraId="1555516C" wp14:textId="77777777">
            <w:pPr>
              <w:spacing w:before="40" w:after="40"/>
              <w:jc w:val="left"/>
              <w:rPr>
                <w:rStyle w:val="BodytextChar"/>
                <w:rFonts w:cs="Arial"/>
                <w:sz w:val="18"/>
                <w:szCs w:val="18"/>
              </w:rPr>
            </w:pPr>
            <w:r w:rsidRPr="009D11F7">
              <w:rPr>
                <w:rStyle w:val="BodytextChar"/>
                <w:rFonts w:cs="Arial"/>
                <w:sz w:val="18"/>
                <w:szCs w:val="18"/>
              </w:rPr>
              <w:t>A_</w:t>
            </w:r>
            <w:r w:rsidRPr="009D11F7" w:rsidDel="006D2CC6">
              <w:rPr>
                <w:rStyle w:val="BodytextChar"/>
                <w:rFonts w:cs="Arial"/>
                <w:sz w:val="18"/>
                <w:szCs w:val="18"/>
              </w:rPr>
              <w:t xml:space="preserve"> </w:t>
            </w:r>
            <w:r w:rsidRPr="009D11F7">
              <w:rPr>
                <w:rStyle w:val="BodytextChar"/>
                <w:rFonts w:cs="Arial"/>
                <w:sz w:val="18"/>
                <w:szCs w:val="18"/>
              </w:rPr>
              <w:t>PROV_ID</w:t>
            </w:r>
          </w:p>
        </w:tc>
        <w:tc>
          <w:tcPr>
            <w:tcW w:w="1048" w:type="pct"/>
            <w:vAlign w:val="center"/>
          </w:tcPr>
          <w:p w:rsidRPr="009D11F7" w:rsidR="001064BD" w:rsidP="00B80D83" w:rsidRDefault="00DD7BA6" w14:paraId="608DEACE" wp14:textId="77777777">
            <w:pPr>
              <w:pStyle w:val="TableText1"/>
              <w:spacing w:before="40" w:after="40"/>
              <w:rPr>
                <w:rStyle w:val="BodytextChar"/>
                <w:rFonts w:cs="Arial"/>
                <w:sz w:val="18"/>
                <w:szCs w:val="18"/>
              </w:rPr>
            </w:pPr>
            <w:r>
              <w:rPr>
                <w:rStyle w:val="BodytextChar"/>
                <w:rFonts w:cs="Arial"/>
                <w:sz w:val="18"/>
                <w:szCs w:val="18"/>
              </w:rPr>
              <w:t xml:space="preserve"> </w:t>
            </w:r>
          </w:p>
        </w:tc>
      </w:tr>
      <w:tr xmlns:wp14="http://schemas.microsoft.com/office/word/2010/wordml" w:rsidR="00DD7BA6" w:rsidTr="00DD7BA6" w14:paraId="1EA01619" wp14:textId="77777777">
        <w:tblPrEx>
          <w:tblCellMar>
            <w:top w:w="0" w:type="dxa"/>
            <w:bottom w:w="0" w:type="dxa"/>
          </w:tblCellMar>
        </w:tblPrEx>
        <w:trPr>
          <w:cantSplit/>
          <w:jc w:val="center"/>
        </w:trPr>
        <w:tc>
          <w:tcPr>
            <w:tcW w:w="568" w:type="pct"/>
            <w:vAlign w:val="center"/>
          </w:tcPr>
          <w:p w:rsidRPr="009D11F7" w:rsidR="00DD7BA6" w:rsidP="00B80D83" w:rsidRDefault="00DD7BA6" w14:paraId="556E908B" wp14:textId="77777777">
            <w:pPr>
              <w:jc w:val="left"/>
              <w:rPr>
                <w:rStyle w:val="BodytextChar"/>
                <w:rFonts w:cs="Arial"/>
                <w:sz w:val="18"/>
                <w:szCs w:val="18"/>
              </w:rPr>
            </w:pPr>
            <w:r w:rsidRPr="009D11F7">
              <w:rPr>
                <w:rStyle w:val="BodytextChar"/>
                <w:rFonts w:cs="Arial"/>
                <w:sz w:val="18"/>
                <w:szCs w:val="18"/>
              </w:rPr>
              <w:t>Column</w:t>
            </w:r>
          </w:p>
        </w:tc>
        <w:tc>
          <w:tcPr>
            <w:tcW w:w="691" w:type="pct"/>
            <w:vAlign w:val="center"/>
          </w:tcPr>
          <w:p w:rsidRPr="009D11F7" w:rsidR="00DD7BA6" w:rsidP="00B80D83" w:rsidRDefault="00DD7BA6" w14:paraId="0E3C0860" wp14:textId="77777777">
            <w:pPr>
              <w:pStyle w:val="TableText"/>
              <w:rPr>
                <w:rStyle w:val="BodytextChar"/>
                <w:sz w:val="18"/>
                <w:szCs w:val="18"/>
              </w:rPr>
            </w:pPr>
            <w:r w:rsidRPr="009D11F7">
              <w:rPr>
                <w:rStyle w:val="BodytextChar"/>
                <w:sz w:val="18"/>
                <w:szCs w:val="18"/>
              </w:rPr>
              <w:t>SA LI Svc Prov Name</w:t>
            </w:r>
          </w:p>
        </w:tc>
        <w:tc>
          <w:tcPr>
            <w:tcW w:w="876" w:type="pct"/>
            <w:vAlign w:val="center"/>
          </w:tcPr>
          <w:p w:rsidRPr="009D11F7" w:rsidR="00DD7BA6" w:rsidP="00B80D83" w:rsidRDefault="00DD7BA6" w14:paraId="3153EE0E" wp14:textId="77777777">
            <w:pPr>
              <w:pStyle w:val="TableText"/>
              <w:rPr>
                <w:rStyle w:val="BodytextChar"/>
                <w:sz w:val="18"/>
                <w:szCs w:val="18"/>
              </w:rPr>
            </w:pPr>
            <w:r w:rsidRPr="009D11F7">
              <w:rPr>
                <w:rStyle w:val="BodytextChar"/>
                <w:sz w:val="18"/>
                <w:szCs w:val="18"/>
              </w:rPr>
              <w:t>This field displays the provider’s name.</w:t>
            </w:r>
          </w:p>
        </w:tc>
        <w:tc>
          <w:tcPr>
            <w:tcW w:w="998" w:type="pct"/>
            <w:vAlign w:val="center"/>
          </w:tcPr>
          <w:p w:rsidRPr="009D11F7" w:rsidR="00DD7BA6" w:rsidP="00B80D83" w:rsidRDefault="00DD7BA6" w14:paraId="23CB267C" wp14:textId="77777777">
            <w:pPr>
              <w:pStyle w:val="DDate"/>
              <w:spacing w:before="40" w:after="40"/>
              <w:jc w:val="left"/>
              <w:rPr>
                <w:rStyle w:val="BodytextChar"/>
                <w:rFonts w:ascii="Arial" w:hAnsi="Arial" w:cs="Arial"/>
                <w:sz w:val="18"/>
                <w:szCs w:val="18"/>
              </w:rPr>
            </w:pPr>
            <w:r w:rsidRPr="009D11F7">
              <w:rPr>
                <w:rStyle w:val="BodytextChar"/>
                <w:rFonts w:ascii="Arial" w:hAnsi="Arial" w:cs="Arial"/>
                <w:sz w:val="18"/>
                <w:szCs w:val="18"/>
              </w:rPr>
              <w:t>P_DTL_TB</w:t>
            </w:r>
          </w:p>
        </w:tc>
        <w:tc>
          <w:tcPr>
            <w:tcW w:w="819" w:type="pct"/>
            <w:vAlign w:val="center"/>
          </w:tcPr>
          <w:p w:rsidRPr="009D11F7" w:rsidR="00DD7BA6" w:rsidP="00B80D83" w:rsidRDefault="00DD7BA6" w14:paraId="2B7F59F2" wp14:textId="77777777">
            <w:pPr>
              <w:spacing w:before="40" w:after="40"/>
              <w:jc w:val="left"/>
              <w:rPr>
                <w:rStyle w:val="BodytextChar"/>
                <w:rFonts w:cs="Arial"/>
                <w:sz w:val="18"/>
                <w:szCs w:val="18"/>
              </w:rPr>
            </w:pPr>
            <w:r w:rsidRPr="009D11F7">
              <w:rPr>
                <w:rStyle w:val="BodytextChar"/>
                <w:rFonts w:cs="Arial"/>
                <w:sz w:val="18"/>
                <w:szCs w:val="18"/>
              </w:rPr>
              <w:t>P_SORT_NAM</w:t>
            </w:r>
          </w:p>
        </w:tc>
        <w:tc>
          <w:tcPr>
            <w:tcW w:w="1048" w:type="pct"/>
            <w:vAlign w:val="center"/>
          </w:tcPr>
          <w:p w:rsidRPr="009D11F7" w:rsidR="00DD7BA6" w:rsidP="00B80D83" w:rsidRDefault="00DD7BA6" w14:paraId="02BF79FB" wp14:textId="77777777">
            <w:pPr>
              <w:pStyle w:val="TableText1"/>
              <w:spacing w:before="40" w:after="40"/>
              <w:rPr>
                <w:rStyle w:val="BodytextChar"/>
                <w:rFonts w:cs="Arial"/>
                <w:sz w:val="18"/>
                <w:szCs w:val="18"/>
              </w:rPr>
            </w:pPr>
            <w:r w:rsidRPr="00226F7A">
              <w:rPr>
                <w:rStyle w:val="BodytextChar"/>
                <w:rFonts w:cs="Arial"/>
                <w:sz w:val="18"/>
                <w:szCs w:val="18"/>
              </w:rPr>
              <w:t xml:space="preserve">May be blank if no </w:t>
            </w:r>
            <w:r w:rsidRPr="00CE63A6">
              <w:rPr>
                <w:rStyle w:val="BodytextChar"/>
                <w:rFonts w:cs="Arial"/>
                <w:sz w:val="18"/>
                <w:szCs w:val="18"/>
              </w:rPr>
              <w:t>Servicing provider is submitted on the authorization.</w:t>
            </w:r>
          </w:p>
        </w:tc>
      </w:tr>
      <w:tr xmlns:wp14="http://schemas.microsoft.com/office/word/2010/wordml" w:rsidR="00DD7BA6" w:rsidTr="00DD7BA6" w14:paraId="428011F1" wp14:textId="77777777">
        <w:tblPrEx>
          <w:tblCellMar>
            <w:top w:w="0" w:type="dxa"/>
            <w:bottom w:w="0" w:type="dxa"/>
          </w:tblCellMar>
        </w:tblPrEx>
        <w:trPr>
          <w:cantSplit/>
          <w:jc w:val="center"/>
        </w:trPr>
        <w:tc>
          <w:tcPr>
            <w:tcW w:w="568" w:type="pct"/>
            <w:vAlign w:val="center"/>
          </w:tcPr>
          <w:p w:rsidRPr="009D11F7" w:rsidR="00DD7BA6" w:rsidP="00B80D83" w:rsidRDefault="00DD7BA6" w14:paraId="11B8017E" wp14:textId="77777777">
            <w:pPr>
              <w:jc w:val="left"/>
              <w:rPr>
                <w:rStyle w:val="BodytextChar"/>
                <w:rFonts w:cs="Arial"/>
                <w:sz w:val="18"/>
                <w:szCs w:val="18"/>
              </w:rPr>
            </w:pPr>
            <w:r w:rsidRPr="009D11F7">
              <w:rPr>
                <w:rStyle w:val="BodytextChar"/>
                <w:rFonts w:cs="Arial"/>
                <w:sz w:val="18"/>
                <w:szCs w:val="18"/>
              </w:rPr>
              <w:t>Column</w:t>
            </w:r>
          </w:p>
        </w:tc>
        <w:tc>
          <w:tcPr>
            <w:tcW w:w="691" w:type="pct"/>
            <w:vAlign w:val="center"/>
          </w:tcPr>
          <w:p w:rsidRPr="009D11F7" w:rsidR="00DD7BA6" w:rsidP="00B80D83" w:rsidRDefault="00DD7BA6" w14:paraId="4BEB5EDA" wp14:textId="77777777">
            <w:pPr>
              <w:pStyle w:val="TableText"/>
              <w:rPr>
                <w:rStyle w:val="BodytextChar"/>
                <w:sz w:val="18"/>
                <w:szCs w:val="18"/>
              </w:rPr>
            </w:pPr>
            <w:r w:rsidRPr="009D11F7">
              <w:rPr>
                <w:rStyle w:val="BodytextChar"/>
                <w:sz w:val="18"/>
                <w:szCs w:val="18"/>
              </w:rPr>
              <w:t>Mbr Dt-Elig Span Beg</w:t>
            </w:r>
          </w:p>
        </w:tc>
        <w:tc>
          <w:tcPr>
            <w:tcW w:w="876" w:type="pct"/>
            <w:vAlign w:val="center"/>
          </w:tcPr>
          <w:p w:rsidRPr="009D11F7" w:rsidR="00DD7BA6" w:rsidP="00B80D83" w:rsidRDefault="00DD7BA6" w14:paraId="2504C8DF" wp14:textId="77777777">
            <w:pPr>
              <w:pStyle w:val="TableText"/>
              <w:rPr>
                <w:rStyle w:val="BodytextChar"/>
                <w:sz w:val="18"/>
                <w:szCs w:val="18"/>
              </w:rPr>
            </w:pPr>
            <w:r w:rsidRPr="009D11F7">
              <w:rPr>
                <w:rStyle w:val="BodytextChar"/>
                <w:sz w:val="18"/>
                <w:szCs w:val="18"/>
              </w:rPr>
              <w:t>This field display the member’s eligibility begin date.</w:t>
            </w:r>
          </w:p>
        </w:tc>
        <w:tc>
          <w:tcPr>
            <w:tcW w:w="998" w:type="pct"/>
            <w:vAlign w:val="center"/>
          </w:tcPr>
          <w:p w:rsidRPr="009D11F7" w:rsidR="00DD7BA6" w:rsidP="00B80D83" w:rsidRDefault="00DD7BA6" w14:paraId="60CE55CB" wp14:textId="77777777">
            <w:pPr>
              <w:spacing w:before="40" w:after="40"/>
              <w:jc w:val="left"/>
              <w:rPr>
                <w:rStyle w:val="BodytextChar"/>
                <w:rFonts w:cs="Arial"/>
                <w:sz w:val="18"/>
                <w:szCs w:val="18"/>
              </w:rPr>
            </w:pPr>
            <w:r w:rsidRPr="009D11F7">
              <w:rPr>
                <w:rStyle w:val="BodytextChar"/>
                <w:rFonts w:cs="Arial"/>
                <w:sz w:val="18"/>
                <w:szCs w:val="18"/>
              </w:rPr>
              <w:t>B_CONT_ELIG_TB</w:t>
            </w:r>
          </w:p>
        </w:tc>
        <w:tc>
          <w:tcPr>
            <w:tcW w:w="819" w:type="pct"/>
            <w:vAlign w:val="center"/>
          </w:tcPr>
          <w:p w:rsidRPr="009D11F7" w:rsidR="00DD7BA6" w:rsidP="00B80D83" w:rsidRDefault="00DD7BA6" w14:paraId="672A1662" wp14:textId="77777777">
            <w:pPr>
              <w:spacing w:before="40" w:after="40"/>
              <w:jc w:val="left"/>
              <w:rPr>
                <w:rStyle w:val="BodytextChar"/>
                <w:rFonts w:cs="Arial"/>
                <w:sz w:val="18"/>
                <w:szCs w:val="18"/>
                <w:highlight w:val="yellow"/>
              </w:rPr>
            </w:pPr>
            <w:r w:rsidRPr="009D11F7">
              <w:rPr>
                <w:rStyle w:val="BodytextChar"/>
                <w:rFonts w:cs="Arial"/>
                <w:sz w:val="18"/>
                <w:szCs w:val="18"/>
              </w:rPr>
              <w:t>B_ELIG_SPAN_BEG_DT</w:t>
            </w:r>
          </w:p>
        </w:tc>
        <w:tc>
          <w:tcPr>
            <w:tcW w:w="1048" w:type="pct"/>
            <w:vAlign w:val="center"/>
          </w:tcPr>
          <w:p w:rsidRPr="009D11F7" w:rsidR="00DD7BA6" w:rsidP="00B80D83" w:rsidRDefault="00DD7BA6" w14:paraId="573AE814" wp14:textId="77777777">
            <w:pPr>
              <w:pStyle w:val="TableText1"/>
              <w:spacing w:before="40" w:after="40"/>
              <w:rPr>
                <w:rStyle w:val="BodytextChar"/>
                <w:rFonts w:cs="Arial"/>
                <w:sz w:val="18"/>
                <w:szCs w:val="18"/>
              </w:rPr>
            </w:pPr>
          </w:p>
        </w:tc>
      </w:tr>
      <w:tr xmlns:wp14="http://schemas.microsoft.com/office/word/2010/wordml" w:rsidR="00DD7BA6" w:rsidTr="00DD7BA6" w14:paraId="01E7C45D" wp14:textId="77777777">
        <w:tblPrEx>
          <w:tblCellMar>
            <w:top w:w="0" w:type="dxa"/>
            <w:bottom w:w="0" w:type="dxa"/>
          </w:tblCellMar>
        </w:tblPrEx>
        <w:trPr>
          <w:cantSplit/>
          <w:jc w:val="center"/>
        </w:trPr>
        <w:tc>
          <w:tcPr>
            <w:tcW w:w="568" w:type="pct"/>
            <w:vAlign w:val="center"/>
          </w:tcPr>
          <w:p w:rsidRPr="009D11F7" w:rsidR="00DD7BA6" w:rsidP="00B80D83" w:rsidRDefault="00DD7BA6" w14:paraId="0520FF9B" wp14:textId="77777777">
            <w:pPr>
              <w:jc w:val="left"/>
              <w:rPr>
                <w:rStyle w:val="BodytextChar"/>
                <w:rFonts w:cs="Arial"/>
                <w:sz w:val="18"/>
                <w:szCs w:val="18"/>
              </w:rPr>
            </w:pPr>
            <w:r w:rsidRPr="009D11F7">
              <w:rPr>
                <w:rStyle w:val="BodytextChar"/>
                <w:rFonts w:cs="Arial"/>
                <w:sz w:val="18"/>
                <w:szCs w:val="18"/>
              </w:rPr>
              <w:t>Column</w:t>
            </w:r>
          </w:p>
        </w:tc>
        <w:tc>
          <w:tcPr>
            <w:tcW w:w="691" w:type="pct"/>
            <w:vAlign w:val="center"/>
          </w:tcPr>
          <w:p w:rsidRPr="009D11F7" w:rsidR="00DD7BA6" w:rsidP="00B80D83" w:rsidRDefault="00DD7BA6" w14:paraId="39E053CF" wp14:textId="77777777">
            <w:pPr>
              <w:pStyle w:val="BodytextChar"/>
              <w:spacing w:before="40" w:after="40"/>
              <w:jc w:val="left"/>
              <w:rPr>
                <w:rStyle w:val="BodytextChar"/>
                <w:rFonts w:cs="Arial"/>
                <w:sz w:val="18"/>
                <w:szCs w:val="18"/>
              </w:rPr>
            </w:pPr>
            <w:r w:rsidRPr="009D11F7">
              <w:rPr>
                <w:rStyle w:val="BodytextChar"/>
                <w:rFonts w:cs="Arial"/>
                <w:sz w:val="18"/>
                <w:szCs w:val="18"/>
              </w:rPr>
              <w:t>Mbr Dt-Elig Span End</w:t>
            </w:r>
          </w:p>
        </w:tc>
        <w:tc>
          <w:tcPr>
            <w:tcW w:w="876" w:type="pct"/>
            <w:vAlign w:val="center"/>
          </w:tcPr>
          <w:p w:rsidRPr="009D11F7" w:rsidR="00DD7BA6" w:rsidP="00B80D83" w:rsidRDefault="00DD7BA6" w14:paraId="3CC878AC" wp14:textId="77777777">
            <w:pPr>
              <w:pStyle w:val="TableText"/>
              <w:rPr>
                <w:rStyle w:val="BodytextChar"/>
                <w:sz w:val="18"/>
                <w:szCs w:val="18"/>
              </w:rPr>
            </w:pPr>
            <w:r w:rsidRPr="009D11F7">
              <w:rPr>
                <w:rStyle w:val="BodytextChar"/>
                <w:sz w:val="18"/>
                <w:szCs w:val="18"/>
              </w:rPr>
              <w:t>This field display the member’s eligibility end date.</w:t>
            </w:r>
          </w:p>
        </w:tc>
        <w:tc>
          <w:tcPr>
            <w:tcW w:w="998" w:type="pct"/>
            <w:vAlign w:val="center"/>
          </w:tcPr>
          <w:p w:rsidRPr="009D11F7" w:rsidR="00DD7BA6" w:rsidP="00B80D83" w:rsidRDefault="00DD7BA6" w14:paraId="5051D69E" wp14:textId="77777777">
            <w:pPr>
              <w:pStyle w:val="TableText"/>
              <w:rPr>
                <w:rStyle w:val="BodytextChar"/>
                <w:sz w:val="18"/>
                <w:szCs w:val="18"/>
              </w:rPr>
            </w:pPr>
            <w:r w:rsidRPr="009D11F7">
              <w:rPr>
                <w:rStyle w:val="BodytextChar"/>
                <w:sz w:val="18"/>
                <w:szCs w:val="18"/>
              </w:rPr>
              <w:t>B_CONT_ELIG_TB</w:t>
            </w:r>
          </w:p>
        </w:tc>
        <w:tc>
          <w:tcPr>
            <w:tcW w:w="819" w:type="pct"/>
            <w:vAlign w:val="center"/>
          </w:tcPr>
          <w:p w:rsidRPr="009D11F7" w:rsidR="00DD7BA6" w:rsidP="00B80D83" w:rsidRDefault="00DD7BA6" w14:paraId="2FD8DBE6" wp14:textId="77777777">
            <w:pPr>
              <w:spacing w:before="40" w:after="40"/>
              <w:jc w:val="left"/>
              <w:rPr>
                <w:rStyle w:val="BodytextChar"/>
                <w:rFonts w:cs="Arial"/>
                <w:sz w:val="18"/>
                <w:szCs w:val="18"/>
              </w:rPr>
            </w:pPr>
            <w:r w:rsidRPr="009D11F7">
              <w:rPr>
                <w:rStyle w:val="BodytextChar"/>
                <w:rFonts w:cs="Arial"/>
                <w:sz w:val="18"/>
                <w:szCs w:val="18"/>
              </w:rPr>
              <w:t>B_ELIG_SPAN_END_DT</w:t>
            </w:r>
          </w:p>
        </w:tc>
        <w:tc>
          <w:tcPr>
            <w:tcW w:w="1048" w:type="pct"/>
            <w:vAlign w:val="center"/>
          </w:tcPr>
          <w:p w:rsidRPr="009D11F7" w:rsidR="00DD7BA6" w:rsidP="00B80D83" w:rsidRDefault="00DD7BA6" w14:paraId="7EC72A95" wp14:textId="77777777">
            <w:pPr>
              <w:pStyle w:val="TableText1"/>
              <w:spacing w:before="40" w:after="40"/>
              <w:rPr>
                <w:rStyle w:val="BodytextChar"/>
                <w:rFonts w:cs="Arial"/>
                <w:sz w:val="18"/>
                <w:szCs w:val="18"/>
              </w:rPr>
            </w:pPr>
          </w:p>
        </w:tc>
      </w:tr>
      <w:tr xmlns:wp14="http://schemas.microsoft.com/office/word/2010/wordml" w:rsidR="00DD7BA6" w:rsidTr="00DD7BA6" w14:paraId="4856BCA3" wp14:textId="77777777">
        <w:tblPrEx>
          <w:tblCellMar>
            <w:top w:w="0" w:type="dxa"/>
            <w:bottom w:w="0" w:type="dxa"/>
          </w:tblCellMar>
        </w:tblPrEx>
        <w:trPr>
          <w:cantSplit/>
          <w:jc w:val="center"/>
        </w:trPr>
        <w:tc>
          <w:tcPr>
            <w:tcW w:w="568" w:type="pct"/>
            <w:tcBorders>
              <w:bottom w:val="single" w:color="616161" w:sz="2" w:space="0"/>
            </w:tcBorders>
            <w:vAlign w:val="center"/>
          </w:tcPr>
          <w:p w:rsidRPr="009D11F7" w:rsidR="00DD7BA6" w:rsidP="00B80D83" w:rsidRDefault="00DD7BA6" w14:paraId="2EFBD791" wp14:textId="77777777">
            <w:pPr>
              <w:jc w:val="left"/>
              <w:rPr>
                <w:rStyle w:val="BodytextChar"/>
                <w:rFonts w:cs="Arial"/>
                <w:sz w:val="18"/>
                <w:szCs w:val="18"/>
              </w:rPr>
            </w:pPr>
            <w:r w:rsidRPr="009D11F7">
              <w:rPr>
                <w:rStyle w:val="BodytextChar"/>
                <w:rFonts w:cs="Arial"/>
                <w:sz w:val="18"/>
                <w:szCs w:val="18"/>
              </w:rPr>
              <w:t>Column</w:t>
            </w:r>
          </w:p>
        </w:tc>
        <w:tc>
          <w:tcPr>
            <w:tcW w:w="691" w:type="pct"/>
            <w:tcBorders>
              <w:bottom w:val="single" w:color="616161" w:sz="2" w:space="0"/>
            </w:tcBorders>
            <w:vAlign w:val="center"/>
          </w:tcPr>
          <w:p w:rsidRPr="009D11F7" w:rsidR="00DD7BA6" w:rsidP="00B80D83" w:rsidRDefault="00DD7BA6" w14:paraId="21D11D01" wp14:textId="77777777">
            <w:pPr>
              <w:pStyle w:val="BodytextChar"/>
              <w:spacing w:before="40" w:after="40"/>
              <w:jc w:val="left"/>
              <w:rPr>
                <w:rStyle w:val="BodytextChar"/>
                <w:rFonts w:cs="Arial"/>
                <w:sz w:val="18"/>
                <w:szCs w:val="18"/>
              </w:rPr>
            </w:pPr>
            <w:r w:rsidRPr="009D11F7">
              <w:rPr>
                <w:rStyle w:val="BodytextChar"/>
                <w:rFonts w:cs="Arial"/>
                <w:sz w:val="18"/>
                <w:szCs w:val="18"/>
              </w:rPr>
              <w:t>SA ID</w:t>
            </w:r>
          </w:p>
        </w:tc>
        <w:tc>
          <w:tcPr>
            <w:tcW w:w="876" w:type="pct"/>
            <w:tcBorders>
              <w:bottom w:val="single" w:color="616161" w:sz="2" w:space="0"/>
            </w:tcBorders>
            <w:vAlign w:val="center"/>
          </w:tcPr>
          <w:p w:rsidRPr="009D11F7" w:rsidR="00DD7BA6" w:rsidP="00B80D83" w:rsidRDefault="00DD7BA6" w14:paraId="7AD2D26C" wp14:textId="77777777">
            <w:pPr>
              <w:spacing w:before="40" w:after="40"/>
              <w:jc w:val="left"/>
              <w:rPr>
                <w:rStyle w:val="BodytextChar"/>
                <w:rFonts w:cs="Arial"/>
                <w:sz w:val="18"/>
                <w:szCs w:val="18"/>
              </w:rPr>
            </w:pPr>
            <w:r w:rsidRPr="009D11F7">
              <w:rPr>
                <w:rStyle w:val="BodytextChar"/>
                <w:rFonts w:cs="Arial"/>
                <w:sz w:val="18"/>
                <w:szCs w:val="18"/>
              </w:rPr>
              <w:t>This field displays the authorization id.</w:t>
            </w:r>
          </w:p>
        </w:tc>
        <w:tc>
          <w:tcPr>
            <w:tcW w:w="998" w:type="pct"/>
            <w:tcBorders>
              <w:bottom w:val="single" w:color="616161" w:sz="2" w:space="0"/>
            </w:tcBorders>
            <w:vAlign w:val="center"/>
          </w:tcPr>
          <w:p w:rsidRPr="009D11F7" w:rsidR="00DD7BA6" w:rsidP="00B80D83" w:rsidRDefault="00DD7BA6" w14:paraId="555E71C9" wp14:textId="77777777">
            <w:pPr>
              <w:spacing w:before="40" w:after="40"/>
              <w:jc w:val="left"/>
              <w:rPr>
                <w:rStyle w:val="BodytextChar"/>
                <w:rFonts w:cs="Arial"/>
                <w:sz w:val="18"/>
                <w:szCs w:val="18"/>
              </w:rPr>
            </w:pPr>
            <w:r w:rsidRPr="009D11F7">
              <w:rPr>
                <w:rStyle w:val="BodytextChar"/>
                <w:rFonts w:cs="Arial"/>
                <w:sz w:val="18"/>
                <w:szCs w:val="18"/>
              </w:rPr>
              <w:t>A_HDR_TB</w:t>
            </w:r>
          </w:p>
        </w:tc>
        <w:tc>
          <w:tcPr>
            <w:tcW w:w="819" w:type="pct"/>
            <w:tcBorders>
              <w:bottom w:val="single" w:color="616161" w:sz="2" w:space="0"/>
            </w:tcBorders>
            <w:vAlign w:val="center"/>
          </w:tcPr>
          <w:p w:rsidRPr="009D11F7" w:rsidR="00DD7BA6" w:rsidP="00B80D83" w:rsidRDefault="00DD7BA6" w14:paraId="514B6909" wp14:textId="77777777">
            <w:pPr>
              <w:spacing w:before="40" w:after="40"/>
              <w:jc w:val="left"/>
              <w:rPr>
                <w:rStyle w:val="BodytextChar"/>
                <w:rFonts w:cs="Arial"/>
                <w:sz w:val="18"/>
                <w:szCs w:val="18"/>
              </w:rPr>
            </w:pPr>
            <w:r w:rsidRPr="009D11F7">
              <w:rPr>
                <w:rStyle w:val="BodytextChar"/>
                <w:rFonts w:cs="Arial"/>
                <w:sz w:val="18"/>
                <w:szCs w:val="18"/>
              </w:rPr>
              <w:t>A_AUTH_ID</w:t>
            </w:r>
          </w:p>
        </w:tc>
        <w:tc>
          <w:tcPr>
            <w:tcW w:w="1048" w:type="pct"/>
            <w:tcBorders>
              <w:bottom w:val="single" w:color="616161" w:sz="2" w:space="0"/>
            </w:tcBorders>
            <w:vAlign w:val="center"/>
          </w:tcPr>
          <w:p w:rsidRPr="009D11F7" w:rsidR="00DD7BA6" w:rsidP="00B80D83" w:rsidRDefault="00DD7BA6" w14:paraId="27A8754D" wp14:textId="77777777">
            <w:pPr>
              <w:pStyle w:val="TableText1"/>
              <w:spacing w:before="40" w:after="40"/>
              <w:rPr>
                <w:rStyle w:val="BodytextChar"/>
                <w:rFonts w:cs="Arial"/>
                <w:sz w:val="18"/>
                <w:szCs w:val="18"/>
              </w:rPr>
            </w:pPr>
          </w:p>
        </w:tc>
      </w:tr>
      <w:tr xmlns:wp14="http://schemas.microsoft.com/office/word/2010/wordml" w:rsidR="00DD7BA6" w:rsidTr="00DD7BA6" w14:paraId="6E4FB7CE" wp14:textId="77777777">
        <w:tblPrEx>
          <w:tblCellMar>
            <w:top w:w="0" w:type="dxa"/>
            <w:bottom w:w="0" w:type="dxa"/>
          </w:tblCellMar>
        </w:tblPrEx>
        <w:trPr>
          <w:cantSplit/>
          <w:jc w:val="center"/>
        </w:trPr>
        <w:tc>
          <w:tcPr>
            <w:tcW w:w="568" w:type="pct"/>
            <w:tcBorders>
              <w:bottom w:val="single" w:color="616161" w:sz="2" w:space="0"/>
            </w:tcBorders>
            <w:vAlign w:val="center"/>
          </w:tcPr>
          <w:p w:rsidRPr="009D11F7" w:rsidR="00DD7BA6" w:rsidP="00B80D83" w:rsidRDefault="00DD7BA6" w14:paraId="3140BF81" wp14:textId="77777777">
            <w:pPr>
              <w:jc w:val="left"/>
              <w:rPr>
                <w:rStyle w:val="BodytextChar"/>
                <w:rFonts w:cs="Arial"/>
                <w:sz w:val="18"/>
                <w:szCs w:val="18"/>
              </w:rPr>
            </w:pPr>
            <w:r w:rsidRPr="009D11F7">
              <w:rPr>
                <w:rStyle w:val="BodytextChar"/>
                <w:rFonts w:cs="Arial"/>
                <w:sz w:val="18"/>
                <w:szCs w:val="18"/>
              </w:rPr>
              <w:t>Column</w:t>
            </w:r>
          </w:p>
        </w:tc>
        <w:tc>
          <w:tcPr>
            <w:tcW w:w="691" w:type="pct"/>
            <w:tcBorders>
              <w:bottom w:val="single" w:color="616161" w:sz="2" w:space="0"/>
            </w:tcBorders>
            <w:vAlign w:val="center"/>
          </w:tcPr>
          <w:p w:rsidRPr="009D11F7" w:rsidR="00DD7BA6" w:rsidP="00B80D83" w:rsidRDefault="00DD7BA6" w14:paraId="2171A638" wp14:textId="77777777">
            <w:pPr>
              <w:pStyle w:val="BodytextChar"/>
              <w:spacing w:before="40" w:after="40"/>
              <w:jc w:val="left"/>
              <w:rPr>
                <w:rStyle w:val="BodytextChar"/>
                <w:rFonts w:cs="Arial"/>
                <w:sz w:val="18"/>
                <w:szCs w:val="18"/>
              </w:rPr>
            </w:pPr>
            <w:r w:rsidRPr="009D11F7">
              <w:rPr>
                <w:rStyle w:val="BodytextChar"/>
                <w:rFonts w:cs="Arial"/>
                <w:sz w:val="18"/>
                <w:szCs w:val="18"/>
              </w:rPr>
              <w:t>SA LI Num</w:t>
            </w:r>
          </w:p>
        </w:tc>
        <w:tc>
          <w:tcPr>
            <w:tcW w:w="876" w:type="pct"/>
            <w:tcBorders>
              <w:bottom w:val="single" w:color="616161" w:sz="2" w:space="0"/>
            </w:tcBorders>
            <w:vAlign w:val="center"/>
          </w:tcPr>
          <w:p w:rsidRPr="009D11F7" w:rsidR="00DD7BA6" w:rsidP="00B80D83" w:rsidRDefault="00DD7BA6" w14:paraId="4375D08C" wp14:textId="77777777">
            <w:pPr>
              <w:spacing w:before="40" w:after="40"/>
              <w:jc w:val="left"/>
              <w:rPr>
                <w:rStyle w:val="BodytextChar"/>
                <w:rFonts w:cs="Arial"/>
                <w:sz w:val="18"/>
                <w:szCs w:val="18"/>
              </w:rPr>
            </w:pPr>
            <w:r w:rsidRPr="009D11F7">
              <w:rPr>
                <w:rStyle w:val="BodytextChar"/>
                <w:rFonts w:cs="Arial"/>
                <w:sz w:val="18"/>
                <w:szCs w:val="18"/>
              </w:rPr>
              <w:t>This field displays the SA line item number.</w:t>
            </w:r>
          </w:p>
        </w:tc>
        <w:tc>
          <w:tcPr>
            <w:tcW w:w="998" w:type="pct"/>
            <w:tcBorders>
              <w:bottom w:val="single" w:color="616161" w:sz="2" w:space="0"/>
            </w:tcBorders>
            <w:vAlign w:val="center"/>
          </w:tcPr>
          <w:p w:rsidRPr="009D11F7" w:rsidR="00DD7BA6" w:rsidP="00B80D83" w:rsidRDefault="00DD7BA6" w14:paraId="123BE014" wp14:textId="77777777">
            <w:pPr>
              <w:spacing w:before="40" w:after="40"/>
              <w:jc w:val="left"/>
              <w:rPr>
                <w:rStyle w:val="BodytextChar"/>
                <w:rFonts w:cs="Arial"/>
                <w:sz w:val="18"/>
                <w:szCs w:val="18"/>
              </w:rPr>
            </w:pPr>
            <w:r w:rsidRPr="009D11F7">
              <w:rPr>
                <w:rStyle w:val="BodytextChar"/>
                <w:rFonts w:cs="Arial"/>
                <w:sz w:val="18"/>
                <w:szCs w:val="18"/>
              </w:rPr>
              <w:t>A_DTL_TB</w:t>
            </w:r>
          </w:p>
        </w:tc>
        <w:tc>
          <w:tcPr>
            <w:tcW w:w="819" w:type="pct"/>
            <w:tcBorders>
              <w:bottom w:val="single" w:color="616161" w:sz="2" w:space="0"/>
            </w:tcBorders>
            <w:vAlign w:val="center"/>
          </w:tcPr>
          <w:p w:rsidRPr="009D11F7" w:rsidR="00DD7BA6" w:rsidP="00B80D83" w:rsidRDefault="00DD7BA6" w14:paraId="0B42803F" wp14:textId="77777777">
            <w:pPr>
              <w:spacing w:before="40" w:after="40"/>
              <w:jc w:val="left"/>
              <w:rPr>
                <w:rStyle w:val="BodytextChar"/>
                <w:rFonts w:cs="Arial"/>
                <w:sz w:val="18"/>
                <w:szCs w:val="18"/>
              </w:rPr>
            </w:pPr>
            <w:r w:rsidRPr="009D11F7">
              <w:rPr>
                <w:rStyle w:val="BodytextChar"/>
                <w:rFonts w:cs="Arial"/>
                <w:sz w:val="18"/>
                <w:szCs w:val="18"/>
              </w:rPr>
              <w:t>A_LI_NUM</w:t>
            </w:r>
          </w:p>
        </w:tc>
        <w:tc>
          <w:tcPr>
            <w:tcW w:w="1048" w:type="pct"/>
            <w:tcBorders>
              <w:bottom w:val="single" w:color="616161" w:sz="2" w:space="0"/>
            </w:tcBorders>
            <w:vAlign w:val="center"/>
          </w:tcPr>
          <w:p w:rsidRPr="009D11F7" w:rsidR="00DD7BA6" w:rsidP="00B80D83" w:rsidRDefault="00DD7BA6" w14:paraId="2B2C3BEE" wp14:textId="77777777">
            <w:pPr>
              <w:pStyle w:val="TableText1"/>
              <w:spacing w:before="40" w:after="40"/>
              <w:rPr>
                <w:rStyle w:val="BodytextChar"/>
                <w:rFonts w:cs="Arial"/>
                <w:sz w:val="18"/>
                <w:szCs w:val="18"/>
              </w:rPr>
            </w:pPr>
          </w:p>
        </w:tc>
      </w:tr>
      <w:tr xmlns:wp14="http://schemas.microsoft.com/office/word/2010/wordml" w:rsidR="00DD7BA6" w:rsidTr="00DD7BA6" w14:paraId="7C19BB2C" wp14:textId="77777777">
        <w:tblPrEx>
          <w:tblCellMar>
            <w:top w:w="0" w:type="dxa"/>
            <w:bottom w:w="0" w:type="dxa"/>
          </w:tblCellMar>
        </w:tblPrEx>
        <w:trPr>
          <w:cantSplit/>
          <w:jc w:val="center"/>
        </w:trPr>
        <w:tc>
          <w:tcPr>
            <w:tcW w:w="568" w:type="pct"/>
            <w:tcBorders>
              <w:bottom w:val="single" w:color="616161" w:sz="2" w:space="0"/>
            </w:tcBorders>
            <w:vAlign w:val="center"/>
          </w:tcPr>
          <w:p w:rsidRPr="009D11F7" w:rsidR="00DD7BA6" w:rsidP="00B80D83" w:rsidRDefault="00DD7BA6" w14:paraId="13C74DE1" wp14:textId="77777777">
            <w:pPr>
              <w:jc w:val="left"/>
              <w:rPr>
                <w:rStyle w:val="BodytextChar"/>
                <w:rFonts w:cs="Arial"/>
                <w:sz w:val="18"/>
                <w:szCs w:val="18"/>
              </w:rPr>
            </w:pPr>
            <w:r w:rsidRPr="009D11F7">
              <w:rPr>
                <w:rStyle w:val="BodytextChar"/>
                <w:rFonts w:cs="Arial"/>
                <w:sz w:val="18"/>
                <w:szCs w:val="18"/>
              </w:rPr>
              <w:t>Column</w:t>
            </w:r>
          </w:p>
        </w:tc>
        <w:tc>
          <w:tcPr>
            <w:tcW w:w="691" w:type="pct"/>
            <w:tcBorders>
              <w:bottom w:val="single" w:color="616161" w:sz="2" w:space="0"/>
            </w:tcBorders>
            <w:vAlign w:val="center"/>
          </w:tcPr>
          <w:p w:rsidRPr="009D11F7" w:rsidR="00DD7BA6" w:rsidP="00B80D83" w:rsidRDefault="00DD7BA6" w14:paraId="009C407B" wp14:textId="77777777">
            <w:pPr>
              <w:pStyle w:val="BodytextChar"/>
              <w:spacing w:before="40" w:after="40"/>
              <w:jc w:val="left"/>
              <w:rPr>
                <w:rStyle w:val="BodytextChar"/>
                <w:rFonts w:cs="Arial"/>
                <w:sz w:val="18"/>
                <w:szCs w:val="18"/>
              </w:rPr>
            </w:pPr>
            <w:r w:rsidRPr="009D11F7">
              <w:rPr>
                <w:rStyle w:val="BodytextChar"/>
                <w:rFonts w:cs="Arial"/>
                <w:sz w:val="18"/>
                <w:szCs w:val="18"/>
              </w:rPr>
              <w:t>SA LI Cat Svc Cd - Desc</w:t>
            </w:r>
          </w:p>
        </w:tc>
        <w:tc>
          <w:tcPr>
            <w:tcW w:w="876" w:type="pct"/>
            <w:tcBorders>
              <w:bottom w:val="single" w:color="616161" w:sz="2" w:space="0"/>
            </w:tcBorders>
            <w:vAlign w:val="center"/>
          </w:tcPr>
          <w:p w:rsidRPr="009D11F7" w:rsidR="00DD7BA6" w:rsidP="00B80D83" w:rsidRDefault="00DD7BA6" w14:paraId="751B3B69" wp14:textId="77777777">
            <w:pPr>
              <w:spacing w:before="40" w:after="40"/>
              <w:jc w:val="left"/>
              <w:rPr>
                <w:rStyle w:val="BodytextChar"/>
                <w:rFonts w:cs="Arial"/>
                <w:sz w:val="18"/>
                <w:szCs w:val="18"/>
              </w:rPr>
            </w:pPr>
            <w:r w:rsidRPr="009D11F7">
              <w:rPr>
                <w:rStyle w:val="BodytextChar"/>
                <w:rFonts w:cs="Arial"/>
                <w:sz w:val="18"/>
                <w:szCs w:val="18"/>
              </w:rPr>
              <w:t>This field displays the SA category code and description.</w:t>
            </w:r>
          </w:p>
        </w:tc>
        <w:tc>
          <w:tcPr>
            <w:tcW w:w="998" w:type="pct"/>
            <w:tcBorders>
              <w:bottom w:val="single" w:color="616161" w:sz="2" w:space="0"/>
            </w:tcBorders>
            <w:vAlign w:val="center"/>
          </w:tcPr>
          <w:p w:rsidRPr="009D11F7" w:rsidR="00DD7BA6" w:rsidP="00B80D83" w:rsidRDefault="00DD7BA6" w14:paraId="3AE17656" wp14:textId="77777777">
            <w:pPr>
              <w:spacing w:before="40" w:after="40"/>
              <w:jc w:val="left"/>
              <w:rPr>
                <w:rStyle w:val="BodytextChar"/>
                <w:rFonts w:cs="Arial"/>
                <w:sz w:val="18"/>
                <w:szCs w:val="18"/>
              </w:rPr>
            </w:pPr>
            <w:r w:rsidRPr="009D11F7">
              <w:rPr>
                <w:rStyle w:val="BodytextChar"/>
                <w:rFonts w:cs="Arial"/>
                <w:sz w:val="18"/>
                <w:szCs w:val="18"/>
              </w:rPr>
              <w:t>A_DTL_TB</w:t>
            </w:r>
          </w:p>
          <w:p w:rsidRPr="009D11F7" w:rsidR="00DD7BA6" w:rsidP="00B80D83" w:rsidRDefault="00DD7BA6" w14:paraId="6E0B967D" wp14:textId="77777777">
            <w:pPr>
              <w:spacing w:before="40" w:after="40"/>
              <w:jc w:val="left"/>
              <w:rPr>
                <w:rStyle w:val="BodytextChar"/>
                <w:rFonts w:cs="Arial"/>
                <w:sz w:val="18"/>
                <w:szCs w:val="18"/>
              </w:rPr>
            </w:pPr>
            <w:r w:rsidRPr="009D11F7">
              <w:rPr>
                <w:rStyle w:val="BodytextChar"/>
                <w:rFonts w:cs="Arial"/>
                <w:sz w:val="18"/>
                <w:szCs w:val="18"/>
              </w:rPr>
              <w:t>R_VV_TB</w:t>
            </w:r>
          </w:p>
        </w:tc>
        <w:tc>
          <w:tcPr>
            <w:tcW w:w="819" w:type="pct"/>
            <w:tcBorders>
              <w:bottom w:val="single" w:color="616161" w:sz="2" w:space="0"/>
            </w:tcBorders>
            <w:vAlign w:val="center"/>
          </w:tcPr>
          <w:p w:rsidRPr="009D11F7" w:rsidR="00DD7BA6" w:rsidP="00B80D83" w:rsidRDefault="00DD7BA6" w14:paraId="0C87D331" wp14:textId="77777777">
            <w:pPr>
              <w:spacing w:before="40" w:after="40"/>
              <w:jc w:val="left"/>
              <w:rPr>
                <w:rStyle w:val="BodytextChar"/>
                <w:rFonts w:cs="Arial"/>
                <w:sz w:val="18"/>
                <w:szCs w:val="18"/>
              </w:rPr>
            </w:pPr>
            <w:r w:rsidRPr="009D11F7">
              <w:rPr>
                <w:rStyle w:val="BodytextChar"/>
                <w:rFonts w:cs="Arial"/>
                <w:sz w:val="18"/>
                <w:szCs w:val="18"/>
              </w:rPr>
              <w:t>A_LI_CAT_SVC_CD; R_VV_SHORT_DESC</w:t>
            </w:r>
          </w:p>
        </w:tc>
        <w:tc>
          <w:tcPr>
            <w:tcW w:w="1048" w:type="pct"/>
            <w:tcBorders>
              <w:bottom w:val="single" w:color="616161" w:sz="2" w:space="0"/>
            </w:tcBorders>
            <w:vAlign w:val="center"/>
          </w:tcPr>
          <w:p w:rsidRPr="009D11F7" w:rsidR="00DD7BA6" w:rsidP="007D4940" w:rsidRDefault="00DD7BA6" w14:paraId="2B516053" wp14:textId="77777777">
            <w:pPr>
              <w:spacing w:before="40" w:after="40"/>
              <w:jc w:val="left"/>
              <w:rPr>
                <w:rStyle w:val="BodytextChar"/>
                <w:rFonts w:cs="Arial"/>
                <w:sz w:val="18"/>
                <w:szCs w:val="18"/>
              </w:rPr>
            </w:pPr>
            <w:r w:rsidRPr="009D11F7">
              <w:rPr>
                <w:rStyle w:val="BodytextChar"/>
                <w:rFonts w:cs="Arial"/>
                <w:sz w:val="18"/>
                <w:szCs w:val="18"/>
              </w:rPr>
              <w:t>Using R-VV-DOMAIN-NAM = ‘A-CAT-SVC-CD’, join to R-VV-TB.R-VV-CD using A-DTL-TB.A-LI-CAT-SVC-CD to get the short description.</w:t>
            </w:r>
          </w:p>
        </w:tc>
      </w:tr>
      <w:tr xmlns:wp14="http://schemas.microsoft.com/office/word/2010/wordml" w:rsidR="00DD7BA6" w:rsidTr="00DD7BA6" w14:paraId="239D8983" wp14:textId="77777777">
        <w:tblPrEx>
          <w:tblCellMar>
            <w:top w:w="0" w:type="dxa"/>
            <w:bottom w:w="0" w:type="dxa"/>
          </w:tblCellMar>
        </w:tblPrEx>
        <w:trPr>
          <w:cantSplit/>
          <w:jc w:val="center"/>
        </w:trPr>
        <w:tc>
          <w:tcPr>
            <w:tcW w:w="568" w:type="pct"/>
            <w:tcBorders>
              <w:bottom w:val="single" w:color="616161" w:sz="2" w:space="0"/>
            </w:tcBorders>
            <w:vAlign w:val="center"/>
          </w:tcPr>
          <w:p w:rsidRPr="009D11F7" w:rsidR="00DD7BA6" w:rsidP="00B80D83" w:rsidRDefault="00DD7BA6" w14:paraId="2C419F27" wp14:textId="77777777">
            <w:pPr>
              <w:jc w:val="left"/>
              <w:rPr>
                <w:rStyle w:val="BodytextChar"/>
                <w:rFonts w:cs="Arial"/>
                <w:sz w:val="18"/>
                <w:szCs w:val="18"/>
              </w:rPr>
            </w:pPr>
            <w:r w:rsidRPr="009D11F7">
              <w:rPr>
                <w:rStyle w:val="BodytextChar"/>
                <w:rFonts w:cs="Arial"/>
                <w:sz w:val="18"/>
                <w:szCs w:val="18"/>
              </w:rPr>
              <w:t>Column</w:t>
            </w:r>
          </w:p>
        </w:tc>
        <w:tc>
          <w:tcPr>
            <w:tcW w:w="691" w:type="pct"/>
            <w:tcBorders>
              <w:bottom w:val="single" w:color="616161" w:sz="2" w:space="0"/>
            </w:tcBorders>
            <w:vAlign w:val="center"/>
          </w:tcPr>
          <w:p w:rsidRPr="009D11F7" w:rsidR="00DD7BA6" w:rsidP="00B80D83" w:rsidRDefault="00DD7BA6" w14:paraId="3AE1CD40" wp14:textId="77777777">
            <w:pPr>
              <w:pStyle w:val="BodytextChar"/>
              <w:spacing w:before="40" w:after="40"/>
              <w:jc w:val="left"/>
              <w:rPr>
                <w:rStyle w:val="BodytextChar"/>
                <w:rFonts w:cs="Arial"/>
                <w:sz w:val="18"/>
                <w:szCs w:val="18"/>
              </w:rPr>
            </w:pPr>
            <w:r w:rsidRPr="009D11F7">
              <w:rPr>
                <w:rStyle w:val="BodytextChar"/>
                <w:rFonts w:cs="Arial"/>
                <w:sz w:val="18"/>
                <w:szCs w:val="18"/>
              </w:rPr>
              <w:t>SA LI Dt-Approv Beg</w:t>
            </w:r>
          </w:p>
        </w:tc>
        <w:tc>
          <w:tcPr>
            <w:tcW w:w="876" w:type="pct"/>
            <w:tcBorders>
              <w:bottom w:val="single" w:color="616161" w:sz="2" w:space="0"/>
            </w:tcBorders>
            <w:vAlign w:val="center"/>
          </w:tcPr>
          <w:p w:rsidRPr="009D11F7" w:rsidR="00DD7BA6" w:rsidP="00B80D83" w:rsidRDefault="00DD7BA6" w14:paraId="45CE6426" wp14:textId="77777777">
            <w:pPr>
              <w:spacing w:before="40" w:after="40"/>
              <w:jc w:val="left"/>
              <w:rPr>
                <w:rStyle w:val="BodytextChar"/>
                <w:rFonts w:cs="Arial"/>
                <w:sz w:val="18"/>
                <w:szCs w:val="18"/>
              </w:rPr>
            </w:pPr>
            <w:r w:rsidRPr="009D11F7">
              <w:rPr>
                <w:rStyle w:val="BodytextChar"/>
                <w:rFonts w:cs="Arial"/>
                <w:sz w:val="18"/>
                <w:szCs w:val="18"/>
              </w:rPr>
              <w:t>This field displays the SA approved begin date.</w:t>
            </w:r>
          </w:p>
        </w:tc>
        <w:tc>
          <w:tcPr>
            <w:tcW w:w="998" w:type="pct"/>
            <w:tcBorders>
              <w:bottom w:val="single" w:color="616161" w:sz="2" w:space="0"/>
            </w:tcBorders>
            <w:vAlign w:val="center"/>
          </w:tcPr>
          <w:p w:rsidRPr="009D11F7" w:rsidR="00DD7BA6" w:rsidP="00B80D83" w:rsidRDefault="00DD7BA6" w14:paraId="55088699" wp14:textId="77777777">
            <w:pPr>
              <w:spacing w:before="40" w:after="40"/>
              <w:jc w:val="left"/>
              <w:rPr>
                <w:rStyle w:val="BodytextChar"/>
                <w:rFonts w:cs="Arial"/>
                <w:sz w:val="18"/>
                <w:szCs w:val="18"/>
              </w:rPr>
            </w:pPr>
            <w:r w:rsidRPr="009D11F7">
              <w:rPr>
                <w:rStyle w:val="BodytextChar"/>
                <w:rFonts w:cs="Arial"/>
                <w:sz w:val="18"/>
                <w:szCs w:val="18"/>
              </w:rPr>
              <w:t>A_DTL_TB</w:t>
            </w:r>
          </w:p>
        </w:tc>
        <w:tc>
          <w:tcPr>
            <w:tcW w:w="819" w:type="pct"/>
            <w:tcBorders>
              <w:bottom w:val="single" w:color="616161" w:sz="2" w:space="0"/>
            </w:tcBorders>
            <w:vAlign w:val="center"/>
          </w:tcPr>
          <w:p w:rsidRPr="009D11F7" w:rsidR="00DD7BA6" w:rsidP="00B80D83" w:rsidRDefault="00DD7BA6" w14:paraId="23603714" wp14:textId="77777777">
            <w:pPr>
              <w:spacing w:before="40" w:after="40"/>
              <w:jc w:val="left"/>
              <w:rPr>
                <w:rStyle w:val="BodytextChar"/>
                <w:rFonts w:cs="Arial"/>
                <w:sz w:val="18"/>
                <w:szCs w:val="18"/>
              </w:rPr>
            </w:pPr>
            <w:r w:rsidRPr="009D11F7">
              <w:rPr>
                <w:rStyle w:val="BodytextChar"/>
                <w:rFonts w:cs="Arial"/>
                <w:sz w:val="18"/>
                <w:szCs w:val="18"/>
              </w:rPr>
              <w:t>A_LI_BEG_DT</w:t>
            </w:r>
          </w:p>
        </w:tc>
        <w:tc>
          <w:tcPr>
            <w:tcW w:w="1048" w:type="pct"/>
            <w:tcBorders>
              <w:bottom w:val="single" w:color="616161" w:sz="2" w:space="0"/>
            </w:tcBorders>
            <w:vAlign w:val="center"/>
          </w:tcPr>
          <w:p w:rsidRPr="009D11F7" w:rsidR="00DD7BA6" w:rsidP="007D4940" w:rsidRDefault="00DD7BA6" w14:paraId="1D75F981" wp14:textId="77777777">
            <w:pPr>
              <w:spacing w:before="40" w:after="40"/>
              <w:jc w:val="left"/>
              <w:rPr>
                <w:rStyle w:val="BodytextChar"/>
                <w:rFonts w:cs="Arial"/>
                <w:sz w:val="18"/>
                <w:szCs w:val="18"/>
              </w:rPr>
            </w:pPr>
          </w:p>
        </w:tc>
      </w:tr>
      <w:tr xmlns:wp14="http://schemas.microsoft.com/office/word/2010/wordml" w:rsidR="00DD7BA6" w:rsidTr="00DD7BA6" w14:paraId="746C0646" wp14:textId="77777777">
        <w:tblPrEx>
          <w:tblCellMar>
            <w:top w:w="0" w:type="dxa"/>
            <w:bottom w:w="0" w:type="dxa"/>
          </w:tblCellMar>
        </w:tblPrEx>
        <w:trPr>
          <w:cantSplit/>
          <w:jc w:val="center"/>
        </w:trPr>
        <w:tc>
          <w:tcPr>
            <w:tcW w:w="568" w:type="pct"/>
            <w:tcBorders>
              <w:bottom w:val="single" w:color="616161" w:sz="2" w:space="0"/>
            </w:tcBorders>
            <w:vAlign w:val="center"/>
          </w:tcPr>
          <w:p w:rsidRPr="009D11F7" w:rsidR="00DD7BA6" w:rsidP="00B80D83" w:rsidRDefault="00DD7BA6" w14:paraId="519865C1" wp14:textId="77777777">
            <w:pPr>
              <w:jc w:val="left"/>
              <w:rPr>
                <w:rStyle w:val="BodytextChar"/>
                <w:rFonts w:cs="Arial"/>
                <w:sz w:val="18"/>
                <w:szCs w:val="18"/>
              </w:rPr>
            </w:pPr>
            <w:r w:rsidRPr="009D11F7">
              <w:rPr>
                <w:rStyle w:val="BodytextChar"/>
                <w:rFonts w:cs="Arial"/>
                <w:sz w:val="18"/>
                <w:szCs w:val="18"/>
              </w:rPr>
              <w:t>Column</w:t>
            </w:r>
          </w:p>
        </w:tc>
        <w:tc>
          <w:tcPr>
            <w:tcW w:w="691" w:type="pct"/>
            <w:tcBorders>
              <w:bottom w:val="single" w:color="616161" w:sz="2" w:space="0"/>
            </w:tcBorders>
            <w:vAlign w:val="center"/>
          </w:tcPr>
          <w:p w:rsidRPr="009D11F7" w:rsidR="00DD7BA6" w:rsidP="00B80D83" w:rsidRDefault="00DD7BA6" w14:paraId="28A3C479" wp14:textId="77777777">
            <w:pPr>
              <w:pStyle w:val="BodytextChar"/>
              <w:spacing w:before="40" w:after="40"/>
              <w:jc w:val="left"/>
              <w:rPr>
                <w:rStyle w:val="BodytextChar"/>
                <w:rFonts w:cs="Arial"/>
                <w:sz w:val="18"/>
                <w:szCs w:val="18"/>
              </w:rPr>
            </w:pPr>
            <w:r w:rsidRPr="009D11F7">
              <w:rPr>
                <w:rStyle w:val="BodytextChar"/>
                <w:rFonts w:cs="Arial"/>
                <w:sz w:val="18"/>
                <w:szCs w:val="18"/>
              </w:rPr>
              <w:t>SA LI Dt-Approv End</w:t>
            </w:r>
          </w:p>
        </w:tc>
        <w:tc>
          <w:tcPr>
            <w:tcW w:w="876" w:type="pct"/>
            <w:tcBorders>
              <w:bottom w:val="single" w:color="616161" w:sz="2" w:space="0"/>
            </w:tcBorders>
            <w:vAlign w:val="center"/>
          </w:tcPr>
          <w:p w:rsidRPr="009D11F7" w:rsidR="00DD7BA6" w:rsidP="00B80D83" w:rsidRDefault="00DD7BA6" w14:paraId="161B0E8D" wp14:textId="77777777">
            <w:pPr>
              <w:spacing w:before="40" w:after="40"/>
              <w:jc w:val="left"/>
              <w:rPr>
                <w:rStyle w:val="BodytextChar"/>
                <w:rFonts w:cs="Arial"/>
                <w:sz w:val="18"/>
                <w:szCs w:val="18"/>
              </w:rPr>
            </w:pPr>
            <w:r w:rsidRPr="009D11F7">
              <w:rPr>
                <w:rStyle w:val="BodytextChar"/>
                <w:rFonts w:cs="Arial"/>
                <w:sz w:val="18"/>
                <w:szCs w:val="18"/>
              </w:rPr>
              <w:t>This field displays the SA approved end date.</w:t>
            </w:r>
          </w:p>
        </w:tc>
        <w:tc>
          <w:tcPr>
            <w:tcW w:w="998" w:type="pct"/>
            <w:tcBorders>
              <w:bottom w:val="single" w:color="616161" w:sz="2" w:space="0"/>
            </w:tcBorders>
            <w:vAlign w:val="center"/>
          </w:tcPr>
          <w:p w:rsidRPr="009D11F7" w:rsidR="00DD7BA6" w:rsidP="00B80D83" w:rsidRDefault="00DD7BA6" w14:paraId="1AEC6316" wp14:textId="77777777">
            <w:pPr>
              <w:spacing w:before="40" w:after="40"/>
              <w:jc w:val="left"/>
              <w:rPr>
                <w:rStyle w:val="BodytextChar"/>
                <w:rFonts w:cs="Arial"/>
                <w:sz w:val="18"/>
                <w:szCs w:val="18"/>
              </w:rPr>
            </w:pPr>
            <w:r w:rsidRPr="009D11F7">
              <w:rPr>
                <w:rStyle w:val="BodytextChar"/>
                <w:rFonts w:cs="Arial"/>
                <w:sz w:val="18"/>
                <w:szCs w:val="18"/>
              </w:rPr>
              <w:t>A_DTL_TB</w:t>
            </w:r>
          </w:p>
        </w:tc>
        <w:tc>
          <w:tcPr>
            <w:tcW w:w="819" w:type="pct"/>
            <w:tcBorders>
              <w:bottom w:val="single" w:color="616161" w:sz="2" w:space="0"/>
            </w:tcBorders>
            <w:vAlign w:val="center"/>
          </w:tcPr>
          <w:p w:rsidRPr="009D11F7" w:rsidR="00DD7BA6" w:rsidP="00B80D83" w:rsidRDefault="00DD7BA6" w14:paraId="48531000" wp14:textId="77777777">
            <w:pPr>
              <w:spacing w:before="40" w:after="40"/>
              <w:jc w:val="left"/>
              <w:rPr>
                <w:rStyle w:val="BodytextChar"/>
                <w:rFonts w:cs="Arial"/>
                <w:sz w:val="18"/>
                <w:szCs w:val="18"/>
              </w:rPr>
            </w:pPr>
            <w:r w:rsidRPr="009D11F7">
              <w:rPr>
                <w:rStyle w:val="BodytextChar"/>
                <w:rFonts w:cs="Arial"/>
                <w:sz w:val="18"/>
                <w:szCs w:val="18"/>
              </w:rPr>
              <w:t>A_LI_END_DT</w:t>
            </w:r>
          </w:p>
        </w:tc>
        <w:tc>
          <w:tcPr>
            <w:tcW w:w="1048" w:type="pct"/>
            <w:tcBorders>
              <w:bottom w:val="single" w:color="616161" w:sz="2" w:space="0"/>
            </w:tcBorders>
            <w:vAlign w:val="center"/>
          </w:tcPr>
          <w:p w:rsidRPr="009D11F7" w:rsidR="00DD7BA6" w:rsidP="007D4940" w:rsidRDefault="00DD7BA6" w14:paraId="492E0C3C" wp14:textId="77777777">
            <w:pPr>
              <w:spacing w:before="40" w:after="40"/>
              <w:jc w:val="left"/>
              <w:rPr>
                <w:rStyle w:val="BodytextChar"/>
                <w:rFonts w:cs="Arial"/>
                <w:sz w:val="18"/>
                <w:szCs w:val="18"/>
              </w:rPr>
            </w:pPr>
          </w:p>
        </w:tc>
      </w:tr>
      <w:tr xmlns:wp14="http://schemas.microsoft.com/office/word/2010/wordml" w:rsidR="00DD7BA6" w:rsidTr="00DD7BA6" w14:paraId="2F46F121" wp14:textId="77777777">
        <w:tblPrEx>
          <w:tblCellMar>
            <w:top w:w="0" w:type="dxa"/>
            <w:bottom w:w="0" w:type="dxa"/>
          </w:tblCellMar>
        </w:tblPrEx>
        <w:trPr>
          <w:cantSplit/>
          <w:jc w:val="center"/>
        </w:trPr>
        <w:tc>
          <w:tcPr>
            <w:tcW w:w="568" w:type="pct"/>
            <w:tcBorders>
              <w:bottom w:val="single" w:color="616161" w:sz="2" w:space="0"/>
            </w:tcBorders>
            <w:vAlign w:val="center"/>
          </w:tcPr>
          <w:p w:rsidRPr="009D11F7" w:rsidR="00DD7BA6" w:rsidP="00B80D83" w:rsidRDefault="00DD7BA6" w14:paraId="781C8840" wp14:textId="77777777">
            <w:pPr>
              <w:jc w:val="left"/>
              <w:rPr>
                <w:rStyle w:val="BodytextChar"/>
                <w:rFonts w:cs="Arial"/>
                <w:sz w:val="18"/>
                <w:szCs w:val="18"/>
              </w:rPr>
            </w:pPr>
            <w:r w:rsidRPr="009D11F7">
              <w:rPr>
                <w:rStyle w:val="BodytextChar"/>
                <w:rFonts w:cs="Arial"/>
                <w:sz w:val="18"/>
                <w:szCs w:val="18"/>
              </w:rPr>
              <w:t>Column</w:t>
            </w:r>
          </w:p>
        </w:tc>
        <w:tc>
          <w:tcPr>
            <w:tcW w:w="691" w:type="pct"/>
            <w:tcBorders>
              <w:bottom w:val="single" w:color="616161" w:sz="2" w:space="0"/>
            </w:tcBorders>
            <w:vAlign w:val="center"/>
          </w:tcPr>
          <w:p w:rsidRPr="009D11F7" w:rsidR="00DD7BA6" w:rsidP="00B80D83" w:rsidRDefault="00DD7BA6" w14:paraId="081559F1" wp14:textId="77777777">
            <w:pPr>
              <w:pStyle w:val="BodytextChar"/>
              <w:spacing w:before="40" w:after="40"/>
              <w:jc w:val="left"/>
              <w:rPr>
                <w:rStyle w:val="BodytextChar"/>
                <w:rFonts w:cs="Arial"/>
                <w:sz w:val="18"/>
                <w:szCs w:val="18"/>
              </w:rPr>
            </w:pPr>
            <w:r w:rsidRPr="009D11F7">
              <w:rPr>
                <w:rStyle w:val="BodytextChar"/>
                <w:rFonts w:cs="Arial"/>
                <w:sz w:val="18"/>
                <w:szCs w:val="18"/>
              </w:rPr>
              <w:t>SA LI Stat Cd-Desc</w:t>
            </w:r>
          </w:p>
        </w:tc>
        <w:tc>
          <w:tcPr>
            <w:tcW w:w="876" w:type="pct"/>
            <w:tcBorders>
              <w:bottom w:val="single" w:color="616161" w:sz="2" w:space="0"/>
            </w:tcBorders>
            <w:vAlign w:val="center"/>
          </w:tcPr>
          <w:p w:rsidRPr="009D11F7" w:rsidR="00DD7BA6" w:rsidP="00B80D83" w:rsidRDefault="00DD7BA6" w14:paraId="1124936C" wp14:textId="77777777">
            <w:pPr>
              <w:spacing w:before="40" w:after="40"/>
              <w:jc w:val="left"/>
              <w:rPr>
                <w:rStyle w:val="BodytextChar"/>
                <w:rFonts w:cs="Arial"/>
                <w:sz w:val="18"/>
                <w:szCs w:val="18"/>
              </w:rPr>
            </w:pPr>
            <w:r w:rsidRPr="009D11F7">
              <w:rPr>
                <w:rStyle w:val="BodytextChar"/>
                <w:rFonts w:cs="Arial"/>
                <w:sz w:val="18"/>
                <w:szCs w:val="18"/>
              </w:rPr>
              <w:t>This field displays the SA status code and description.</w:t>
            </w:r>
          </w:p>
        </w:tc>
        <w:tc>
          <w:tcPr>
            <w:tcW w:w="998" w:type="pct"/>
            <w:tcBorders>
              <w:bottom w:val="single" w:color="616161" w:sz="2" w:space="0"/>
            </w:tcBorders>
            <w:vAlign w:val="center"/>
          </w:tcPr>
          <w:p w:rsidRPr="009D11F7" w:rsidR="00DD7BA6" w:rsidP="00B80D83" w:rsidRDefault="00DD7BA6" w14:paraId="5D233723" wp14:textId="77777777">
            <w:pPr>
              <w:spacing w:before="40" w:after="40"/>
              <w:jc w:val="left"/>
              <w:rPr>
                <w:rStyle w:val="BodytextChar"/>
                <w:rFonts w:cs="Arial"/>
                <w:sz w:val="18"/>
                <w:szCs w:val="18"/>
              </w:rPr>
            </w:pPr>
            <w:r w:rsidRPr="009D11F7">
              <w:rPr>
                <w:rStyle w:val="BodytextChar"/>
                <w:rFonts w:cs="Arial"/>
                <w:sz w:val="18"/>
                <w:szCs w:val="18"/>
              </w:rPr>
              <w:t>A_DTL_TB</w:t>
            </w:r>
          </w:p>
          <w:p w:rsidRPr="009D11F7" w:rsidR="00DD7BA6" w:rsidP="00B80D83" w:rsidRDefault="00DD7BA6" w14:paraId="785FA39B" wp14:textId="77777777">
            <w:pPr>
              <w:spacing w:before="40" w:after="40"/>
              <w:jc w:val="left"/>
              <w:rPr>
                <w:rStyle w:val="BodytextChar"/>
                <w:rFonts w:cs="Arial"/>
                <w:sz w:val="18"/>
                <w:szCs w:val="18"/>
              </w:rPr>
            </w:pPr>
            <w:r w:rsidRPr="009D11F7">
              <w:rPr>
                <w:rStyle w:val="BodytextChar"/>
                <w:rFonts w:cs="Arial"/>
                <w:sz w:val="18"/>
                <w:szCs w:val="18"/>
              </w:rPr>
              <w:t>R_VV_TB</w:t>
            </w:r>
          </w:p>
        </w:tc>
        <w:tc>
          <w:tcPr>
            <w:tcW w:w="819" w:type="pct"/>
            <w:tcBorders>
              <w:bottom w:val="single" w:color="616161" w:sz="2" w:space="0"/>
            </w:tcBorders>
            <w:vAlign w:val="center"/>
          </w:tcPr>
          <w:p w:rsidRPr="009D11F7" w:rsidR="00DD7BA6" w:rsidP="00B80D83" w:rsidRDefault="00DD7BA6" w14:paraId="4253E31E" wp14:textId="77777777">
            <w:pPr>
              <w:spacing w:before="40" w:after="40"/>
              <w:jc w:val="left"/>
              <w:rPr>
                <w:rStyle w:val="BodytextChar"/>
                <w:rFonts w:cs="Arial"/>
                <w:sz w:val="18"/>
                <w:szCs w:val="18"/>
              </w:rPr>
            </w:pPr>
            <w:r w:rsidRPr="009D11F7">
              <w:rPr>
                <w:rStyle w:val="BodytextChar"/>
                <w:rFonts w:cs="Arial"/>
                <w:sz w:val="18"/>
                <w:szCs w:val="18"/>
              </w:rPr>
              <w:t>A_LI_STAT_CD; R_VV_SHORT_DESC</w:t>
            </w:r>
          </w:p>
        </w:tc>
        <w:tc>
          <w:tcPr>
            <w:tcW w:w="1048" w:type="pct"/>
            <w:tcBorders>
              <w:bottom w:val="single" w:color="616161" w:sz="2" w:space="0"/>
            </w:tcBorders>
            <w:vAlign w:val="center"/>
          </w:tcPr>
          <w:p w:rsidRPr="009D11F7" w:rsidR="00DD7BA6" w:rsidP="007D4940" w:rsidRDefault="00DD7BA6" w14:paraId="30EAAB0D" wp14:textId="77777777">
            <w:pPr>
              <w:spacing w:before="40" w:after="40"/>
              <w:jc w:val="left"/>
              <w:rPr>
                <w:rStyle w:val="BodytextChar"/>
                <w:rFonts w:cs="Arial"/>
                <w:sz w:val="18"/>
                <w:szCs w:val="18"/>
              </w:rPr>
            </w:pPr>
            <w:r w:rsidRPr="009D11F7">
              <w:rPr>
                <w:rStyle w:val="BodytextChar"/>
                <w:rFonts w:cs="Arial"/>
                <w:sz w:val="18"/>
                <w:szCs w:val="18"/>
              </w:rPr>
              <w:t>Using R-VV-DOMAIN-NAM = ‘A-LI-STAT-CD’, join to R-VV-TB.R-VV-CD using A-DTL-TB.A-LI-STAT-CD to get the short description.</w:t>
            </w:r>
          </w:p>
        </w:tc>
      </w:tr>
      <w:tr xmlns:wp14="http://schemas.microsoft.com/office/word/2010/wordml" w:rsidR="00DD7BA6" w:rsidTr="00DD7BA6" w14:paraId="588FF78E" wp14:textId="77777777">
        <w:tblPrEx>
          <w:tblCellMar>
            <w:top w:w="0" w:type="dxa"/>
            <w:bottom w:w="0" w:type="dxa"/>
          </w:tblCellMar>
        </w:tblPrEx>
        <w:trPr>
          <w:cantSplit/>
          <w:jc w:val="center"/>
        </w:trPr>
        <w:tc>
          <w:tcPr>
            <w:tcW w:w="568" w:type="pct"/>
            <w:tcBorders>
              <w:bottom w:val="single" w:color="616161" w:sz="2" w:space="0"/>
            </w:tcBorders>
            <w:vAlign w:val="center"/>
          </w:tcPr>
          <w:p w:rsidRPr="009D11F7" w:rsidR="00DD7BA6" w:rsidP="00B80D83" w:rsidRDefault="00DD7BA6" w14:paraId="2BFF3138" wp14:textId="77777777">
            <w:pPr>
              <w:jc w:val="left"/>
              <w:rPr>
                <w:rStyle w:val="BodytextChar"/>
                <w:rFonts w:cs="Arial"/>
                <w:sz w:val="18"/>
                <w:szCs w:val="18"/>
              </w:rPr>
            </w:pPr>
            <w:r w:rsidRPr="009D11F7">
              <w:rPr>
                <w:rStyle w:val="BodytextChar"/>
                <w:rFonts w:cs="Arial"/>
                <w:sz w:val="18"/>
                <w:szCs w:val="18"/>
              </w:rPr>
              <w:t>Column</w:t>
            </w:r>
          </w:p>
        </w:tc>
        <w:tc>
          <w:tcPr>
            <w:tcW w:w="691" w:type="pct"/>
            <w:tcBorders>
              <w:bottom w:val="single" w:color="616161" w:sz="2" w:space="0"/>
            </w:tcBorders>
            <w:vAlign w:val="center"/>
          </w:tcPr>
          <w:p w:rsidRPr="009D11F7" w:rsidR="00DD7BA6" w:rsidP="00B80D83" w:rsidRDefault="00DD7BA6" w14:paraId="344F033B" wp14:textId="77777777">
            <w:pPr>
              <w:pStyle w:val="BodytextChar"/>
              <w:spacing w:before="40" w:after="40"/>
              <w:jc w:val="left"/>
              <w:rPr>
                <w:rStyle w:val="BodytextChar"/>
                <w:rFonts w:cs="Arial"/>
                <w:sz w:val="18"/>
                <w:szCs w:val="18"/>
              </w:rPr>
            </w:pPr>
            <w:r w:rsidRPr="009D11F7">
              <w:rPr>
                <w:rStyle w:val="BodytextChar"/>
                <w:rFonts w:cs="Arial"/>
                <w:sz w:val="18"/>
                <w:szCs w:val="18"/>
              </w:rPr>
              <w:t>SA Amt-LI App Unit</w:t>
            </w:r>
          </w:p>
        </w:tc>
        <w:tc>
          <w:tcPr>
            <w:tcW w:w="876" w:type="pct"/>
            <w:tcBorders>
              <w:bottom w:val="single" w:color="616161" w:sz="2" w:space="0"/>
            </w:tcBorders>
            <w:vAlign w:val="center"/>
          </w:tcPr>
          <w:p w:rsidRPr="009D11F7" w:rsidR="00DD7BA6" w:rsidP="00B80D83" w:rsidRDefault="00DD7BA6" w14:paraId="34456A73" wp14:textId="77777777">
            <w:pPr>
              <w:spacing w:before="40" w:after="40"/>
              <w:jc w:val="left"/>
              <w:rPr>
                <w:rStyle w:val="BodytextChar"/>
                <w:rFonts w:cs="Arial"/>
                <w:sz w:val="18"/>
                <w:szCs w:val="18"/>
              </w:rPr>
            </w:pPr>
            <w:r w:rsidRPr="009D11F7">
              <w:rPr>
                <w:rStyle w:val="BodytextChar"/>
                <w:rFonts w:cs="Arial"/>
                <w:sz w:val="18"/>
                <w:szCs w:val="18"/>
              </w:rPr>
              <w:t>This field displays the approved SA units.</w:t>
            </w:r>
          </w:p>
        </w:tc>
        <w:tc>
          <w:tcPr>
            <w:tcW w:w="998" w:type="pct"/>
            <w:tcBorders>
              <w:bottom w:val="single" w:color="616161" w:sz="2" w:space="0"/>
            </w:tcBorders>
            <w:vAlign w:val="center"/>
          </w:tcPr>
          <w:p w:rsidRPr="009D11F7" w:rsidR="00DD7BA6" w:rsidP="00B80D83" w:rsidRDefault="00DD7BA6" w14:paraId="7ED12E40" wp14:textId="77777777">
            <w:pPr>
              <w:spacing w:before="40" w:after="40"/>
              <w:jc w:val="left"/>
              <w:rPr>
                <w:rStyle w:val="BodytextChar"/>
                <w:rFonts w:cs="Arial"/>
                <w:sz w:val="18"/>
                <w:szCs w:val="18"/>
              </w:rPr>
            </w:pPr>
            <w:r w:rsidRPr="009D11F7">
              <w:rPr>
                <w:rStyle w:val="BodytextChar"/>
                <w:rFonts w:cs="Arial"/>
                <w:sz w:val="18"/>
                <w:szCs w:val="18"/>
              </w:rPr>
              <w:t>A_DTL_TB</w:t>
            </w:r>
          </w:p>
        </w:tc>
        <w:tc>
          <w:tcPr>
            <w:tcW w:w="819" w:type="pct"/>
            <w:tcBorders>
              <w:bottom w:val="single" w:color="616161" w:sz="2" w:space="0"/>
            </w:tcBorders>
            <w:vAlign w:val="center"/>
          </w:tcPr>
          <w:p w:rsidRPr="009D11F7" w:rsidR="00DD7BA6" w:rsidP="00B80D83" w:rsidRDefault="00DD7BA6" w14:paraId="7AADAD69" wp14:textId="77777777">
            <w:pPr>
              <w:spacing w:before="40" w:after="40"/>
              <w:jc w:val="left"/>
              <w:rPr>
                <w:rStyle w:val="BodytextChar"/>
                <w:rFonts w:cs="Arial"/>
                <w:sz w:val="18"/>
                <w:szCs w:val="18"/>
              </w:rPr>
            </w:pPr>
            <w:r w:rsidRPr="009D11F7">
              <w:rPr>
                <w:rStyle w:val="BodytextChar"/>
                <w:rFonts w:cs="Arial"/>
                <w:sz w:val="18"/>
                <w:szCs w:val="18"/>
              </w:rPr>
              <w:t>A_LI_APP_UNIT_AMT</w:t>
            </w:r>
          </w:p>
        </w:tc>
        <w:tc>
          <w:tcPr>
            <w:tcW w:w="1048" w:type="pct"/>
            <w:tcBorders>
              <w:bottom w:val="single" w:color="616161" w:sz="2" w:space="0"/>
            </w:tcBorders>
            <w:vAlign w:val="center"/>
          </w:tcPr>
          <w:p w:rsidRPr="009D11F7" w:rsidR="00DD7BA6" w:rsidP="007D4940" w:rsidRDefault="00DD7BA6" w14:paraId="025559CF" wp14:textId="77777777">
            <w:pPr>
              <w:spacing w:before="40" w:after="40"/>
              <w:jc w:val="left"/>
              <w:rPr>
                <w:rStyle w:val="BodytextChar"/>
                <w:rFonts w:cs="Arial"/>
                <w:sz w:val="18"/>
                <w:szCs w:val="18"/>
              </w:rPr>
            </w:pPr>
          </w:p>
        </w:tc>
      </w:tr>
      <w:tr xmlns:wp14="http://schemas.microsoft.com/office/word/2010/wordml" w:rsidR="00DD7BA6" w:rsidTr="00DD7BA6" w14:paraId="239AA331" wp14:textId="77777777">
        <w:tblPrEx>
          <w:tblCellMar>
            <w:top w:w="0" w:type="dxa"/>
            <w:bottom w:w="0" w:type="dxa"/>
          </w:tblCellMar>
        </w:tblPrEx>
        <w:trPr>
          <w:cantSplit/>
          <w:jc w:val="center"/>
        </w:trPr>
        <w:tc>
          <w:tcPr>
            <w:tcW w:w="568" w:type="pct"/>
            <w:tcBorders>
              <w:bottom w:val="single" w:color="616161" w:sz="2" w:space="0"/>
            </w:tcBorders>
            <w:vAlign w:val="center"/>
          </w:tcPr>
          <w:p w:rsidRPr="009D11F7" w:rsidR="00DD7BA6" w:rsidP="00B80D83" w:rsidRDefault="00DD7BA6" w14:paraId="7C6DCDCF" wp14:textId="77777777">
            <w:pPr>
              <w:jc w:val="left"/>
              <w:rPr>
                <w:rStyle w:val="BodytextChar"/>
                <w:rFonts w:cs="Arial"/>
                <w:sz w:val="18"/>
                <w:szCs w:val="18"/>
              </w:rPr>
            </w:pPr>
            <w:r w:rsidRPr="009D11F7">
              <w:rPr>
                <w:rStyle w:val="BodytextChar"/>
                <w:rFonts w:cs="Arial"/>
                <w:sz w:val="18"/>
                <w:szCs w:val="18"/>
              </w:rPr>
              <w:t>Column</w:t>
            </w:r>
          </w:p>
        </w:tc>
        <w:tc>
          <w:tcPr>
            <w:tcW w:w="691" w:type="pct"/>
            <w:tcBorders>
              <w:bottom w:val="single" w:color="616161" w:sz="2" w:space="0"/>
            </w:tcBorders>
            <w:vAlign w:val="center"/>
          </w:tcPr>
          <w:p w:rsidRPr="009D11F7" w:rsidR="00DD7BA6" w:rsidP="00B80D83" w:rsidRDefault="00DD7BA6" w14:paraId="3EA5347D" wp14:textId="77777777">
            <w:pPr>
              <w:pStyle w:val="BodytextChar"/>
              <w:spacing w:before="40" w:after="40"/>
              <w:jc w:val="left"/>
              <w:rPr>
                <w:rStyle w:val="BodytextChar"/>
                <w:rFonts w:cs="Arial"/>
                <w:sz w:val="18"/>
                <w:szCs w:val="18"/>
              </w:rPr>
            </w:pPr>
            <w:r w:rsidRPr="009D11F7">
              <w:rPr>
                <w:rStyle w:val="BodytextChar"/>
                <w:rFonts w:cs="Arial"/>
                <w:sz w:val="18"/>
                <w:szCs w:val="18"/>
              </w:rPr>
              <w:t>SA Amt-LI Used Unit</w:t>
            </w:r>
          </w:p>
        </w:tc>
        <w:tc>
          <w:tcPr>
            <w:tcW w:w="876" w:type="pct"/>
            <w:tcBorders>
              <w:bottom w:val="single" w:color="616161" w:sz="2" w:space="0"/>
            </w:tcBorders>
            <w:vAlign w:val="center"/>
          </w:tcPr>
          <w:p w:rsidRPr="009D11F7" w:rsidR="00DD7BA6" w:rsidP="00B80D83" w:rsidRDefault="00DD7BA6" w14:paraId="366892E1" wp14:textId="77777777">
            <w:pPr>
              <w:spacing w:before="40" w:after="40"/>
              <w:jc w:val="left"/>
              <w:rPr>
                <w:rStyle w:val="BodytextChar"/>
                <w:rFonts w:cs="Arial"/>
                <w:sz w:val="18"/>
                <w:szCs w:val="18"/>
              </w:rPr>
            </w:pPr>
            <w:r w:rsidRPr="009D11F7">
              <w:rPr>
                <w:rStyle w:val="BodytextChar"/>
                <w:rFonts w:cs="Arial"/>
                <w:sz w:val="18"/>
                <w:szCs w:val="18"/>
              </w:rPr>
              <w:t>This field displays the SA Units Used.</w:t>
            </w:r>
          </w:p>
        </w:tc>
        <w:tc>
          <w:tcPr>
            <w:tcW w:w="998" w:type="pct"/>
            <w:tcBorders>
              <w:bottom w:val="single" w:color="616161" w:sz="2" w:space="0"/>
            </w:tcBorders>
            <w:vAlign w:val="center"/>
          </w:tcPr>
          <w:p w:rsidRPr="009D11F7" w:rsidR="00DD7BA6" w:rsidP="00B80D83" w:rsidRDefault="00DD7BA6" w14:paraId="4C6E57E7" wp14:textId="77777777">
            <w:pPr>
              <w:spacing w:before="40" w:after="40"/>
              <w:jc w:val="left"/>
              <w:rPr>
                <w:rStyle w:val="BodytextChar"/>
                <w:rFonts w:cs="Arial"/>
                <w:sz w:val="18"/>
                <w:szCs w:val="18"/>
              </w:rPr>
            </w:pPr>
            <w:r w:rsidRPr="009D11F7">
              <w:rPr>
                <w:rStyle w:val="BodytextChar"/>
                <w:rFonts w:cs="Arial"/>
                <w:sz w:val="18"/>
                <w:szCs w:val="18"/>
              </w:rPr>
              <w:t>A_DTL_TB</w:t>
            </w:r>
          </w:p>
        </w:tc>
        <w:tc>
          <w:tcPr>
            <w:tcW w:w="819" w:type="pct"/>
            <w:tcBorders>
              <w:bottom w:val="single" w:color="616161" w:sz="2" w:space="0"/>
            </w:tcBorders>
            <w:vAlign w:val="center"/>
          </w:tcPr>
          <w:p w:rsidRPr="009D11F7" w:rsidR="00DD7BA6" w:rsidP="00B80D83" w:rsidRDefault="00DD7BA6" w14:paraId="002B7E70" wp14:textId="77777777">
            <w:pPr>
              <w:spacing w:before="40" w:after="40"/>
              <w:jc w:val="left"/>
              <w:rPr>
                <w:rStyle w:val="BodytextChar"/>
                <w:rFonts w:cs="Arial"/>
                <w:sz w:val="18"/>
                <w:szCs w:val="18"/>
              </w:rPr>
            </w:pPr>
            <w:r w:rsidRPr="009D11F7">
              <w:rPr>
                <w:rStyle w:val="BodytextChar"/>
                <w:rFonts w:cs="Arial"/>
                <w:sz w:val="18"/>
                <w:szCs w:val="18"/>
              </w:rPr>
              <w:t>A_LI_USED_UNIT_AMT</w:t>
            </w:r>
          </w:p>
        </w:tc>
        <w:tc>
          <w:tcPr>
            <w:tcW w:w="1048" w:type="pct"/>
            <w:tcBorders>
              <w:bottom w:val="single" w:color="616161" w:sz="2" w:space="0"/>
            </w:tcBorders>
            <w:vAlign w:val="center"/>
          </w:tcPr>
          <w:p w:rsidRPr="009D11F7" w:rsidR="00DD7BA6" w:rsidP="00B80D83" w:rsidRDefault="00DD7BA6" w14:paraId="09013C57" wp14:textId="77777777">
            <w:pPr>
              <w:pStyle w:val="TableText1"/>
              <w:spacing w:before="40" w:after="40"/>
              <w:rPr>
                <w:rStyle w:val="BodytextChar"/>
                <w:rFonts w:cs="Arial"/>
                <w:sz w:val="18"/>
                <w:szCs w:val="18"/>
              </w:rPr>
            </w:pPr>
          </w:p>
        </w:tc>
      </w:tr>
    </w:tbl>
    <w:p xmlns:wp14="http://schemas.microsoft.com/office/word/2010/wordml" w:rsidR="009D11F7" w:rsidRDefault="009D11F7" w14:paraId="30921DD6" wp14:textId="77777777">
      <w: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4005"/>
        <w:gridCol w:w="5884"/>
        <w:gridCol w:w="4505"/>
      </w:tblGrid>
      <w:tr xmlns:wp14="http://schemas.microsoft.com/office/word/2010/wordml" w:rsidR="00CE759A" w14:paraId="7CA1FA17" wp14:textId="77777777">
        <w:tblPrEx>
          <w:tblCellMar>
            <w:top w:w="0" w:type="dxa"/>
            <w:bottom w:w="0" w:type="dxa"/>
          </w:tblCellMar>
        </w:tblPrEx>
        <w:trPr>
          <w:cantSplit/>
          <w:jc w:val="center"/>
        </w:trPr>
        <w:tc>
          <w:tcPr>
            <w:tcW w:w="5000" w:type="pct"/>
            <w:gridSpan w:val="3"/>
            <w:tcBorders>
              <w:top w:val="single" w:color="616161" w:sz="2" w:space="0"/>
              <w:bottom w:val="single" w:color="616161" w:sz="2" w:space="0"/>
            </w:tcBorders>
            <w:shd w:val="clear" w:color="auto" w:fill="191919"/>
            <w:vAlign w:val="center"/>
          </w:tcPr>
          <w:p w:rsidR="00CE759A" w:rsidRDefault="00CE759A" w14:paraId="5D5BB473"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CE759A" w:rsidTr="009D11F7" w14:paraId="26BB4903" wp14:textId="77777777">
        <w:tblPrEx>
          <w:tblCellMar>
            <w:top w:w="0" w:type="dxa"/>
            <w:bottom w:w="0" w:type="dxa"/>
          </w:tblCellMar>
        </w:tblPrEx>
        <w:trPr>
          <w:cantSplit/>
          <w:jc w:val="center"/>
        </w:trPr>
        <w:tc>
          <w:tcPr>
            <w:tcW w:w="1391" w:type="pct"/>
            <w:tcBorders>
              <w:top w:val="single" w:color="616161" w:sz="2" w:space="0"/>
              <w:bottom w:val="single" w:color="616161" w:sz="2" w:space="0"/>
            </w:tcBorders>
            <w:vAlign w:val="center"/>
          </w:tcPr>
          <w:p w:rsidRPr="009D11F7" w:rsidR="00CE759A" w:rsidRDefault="00CE759A" w14:paraId="6473D971" wp14:textId="77777777">
            <w:pPr>
              <w:pStyle w:val="TableHeading"/>
              <w:spacing w:before="40" w:after="40"/>
              <w:jc w:val="center"/>
              <w:rPr>
                <w:rStyle w:val="ModernTableText"/>
                <w:rFonts w:cs="Arial"/>
                <w:szCs w:val="18"/>
              </w:rPr>
            </w:pPr>
            <w:r w:rsidRPr="009D11F7">
              <w:rPr>
                <w:rStyle w:val="ModernTableText"/>
                <w:rFonts w:cs="Arial"/>
                <w:szCs w:val="18"/>
              </w:rPr>
              <w:t>Chart Footnote Label (opt)</w:t>
            </w:r>
          </w:p>
        </w:tc>
        <w:tc>
          <w:tcPr>
            <w:tcW w:w="2044" w:type="pct"/>
            <w:tcBorders>
              <w:top w:val="single" w:color="616161" w:sz="2" w:space="0"/>
              <w:bottom w:val="single" w:color="616161" w:sz="2" w:space="0"/>
            </w:tcBorders>
            <w:vAlign w:val="center"/>
          </w:tcPr>
          <w:p w:rsidRPr="009D11F7" w:rsidR="00CE759A" w:rsidRDefault="00CE759A" w14:paraId="7F1A1E34" wp14:textId="77777777">
            <w:pPr>
              <w:pStyle w:val="TableText1"/>
              <w:spacing w:before="40" w:after="40"/>
              <w:jc w:val="center"/>
              <w:rPr>
                <w:rStyle w:val="ModernTableText"/>
                <w:rFonts w:cs="Arial"/>
                <w:b/>
                <w:noProof/>
                <w:szCs w:val="18"/>
              </w:rPr>
            </w:pPr>
            <w:r w:rsidRPr="009D11F7">
              <w:rPr>
                <w:rStyle w:val="ModernTableText"/>
                <w:rFonts w:cs="Arial"/>
                <w:b/>
                <w:noProof/>
                <w:szCs w:val="18"/>
              </w:rPr>
              <w:t>Chart Footnote Description (opt)</w:t>
            </w:r>
          </w:p>
        </w:tc>
        <w:tc>
          <w:tcPr>
            <w:tcW w:w="1565" w:type="pct"/>
            <w:tcBorders>
              <w:top w:val="single" w:color="616161" w:sz="2" w:space="0"/>
              <w:bottom w:val="single" w:color="616161" w:sz="2" w:space="0"/>
            </w:tcBorders>
            <w:vAlign w:val="center"/>
          </w:tcPr>
          <w:p w:rsidRPr="009D11F7" w:rsidR="00CE759A" w:rsidRDefault="00CE759A" w14:paraId="37C8017E" wp14:textId="77777777">
            <w:pPr>
              <w:pStyle w:val="TableText1"/>
              <w:spacing w:before="40" w:after="40"/>
              <w:jc w:val="center"/>
              <w:rPr>
                <w:rStyle w:val="ModernTableText"/>
                <w:rFonts w:cs="Arial"/>
                <w:b/>
                <w:noProof/>
                <w:szCs w:val="18"/>
              </w:rPr>
            </w:pPr>
            <w:r w:rsidRPr="009D11F7">
              <w:rPr>
                <w:rStyle w:val="ModernTableText"/>
                <w:rFonts w:cs="Arial"/>
                <w:b/>
                <w:noProof/>
                <w:szCs w:val="18"/>
              </w:rPr>
              <w:t>Chart Footnote Processing Rules (opt)</w:t>
            </w:r>
          </w:p>
        </w:tc>
      </w:tr>
      <w:tr xmlns:wp14="http://schemas.microsoft.com/office/word/2010/wordml" w:rsidR="00CE759A" w:rsidTr="009D11F7" w14:paraId="419AF768" wp14:textId="77777777">
        <w:tblPrEx>
          <w:tblCellMar>
            <w:top w:w="0" w:type="dxa"/>
            <w:bottom w:w="0" w:type="dxa"/>
          </w:tblCellMar>
        </w:tblPrEx>
        <w:trPr>
          <w:cantSplit/>
          <w:jc w:val="center"/>
        </w:trPr>
        <w:tc>
          <w:tcPr>
            <w:tcW w:w="1391" w:type="pct"/>
            <w:tcBorders>
              <w:top w:val="single" w:color="616161" w:sz="2" w:space="0"/>
              <w:bottom w:val="single" w:color="616161" w:sz="2" w:space="0"/>
            </w:tcBorders>
            <w:vAlign w:val="center"/>
          </w:tcPr>
          <w:p w:rsidRPr="009D11F7" w:rsidR="00CE759A" w:rsidRDefault="00CE759A" w14:paraId="5F676646"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c>
          <w:tcPr>
            <w:tcW w:w="2044" w:type="pct"/>
            <w:tcBorders>
              <w:top w:val="single" w:color="616161" w:sz="2" w:space="0"/>
              <w:bottom w:val="single" w:color="616161" w:sz="2" w:space="0"/>
            </w:tcBorders>
            <w:vAlign w:val="center"/>
          </w:tcPr>
          <w:p w:rsidRPr="009D11F7" w:rsidR="00CE759A" w:rsidRDefault="00CE759A" w14:paraId="0A14ACDF"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c>
          <w:tcPr>
            <w:tcW w:w="1565" w:type="pct"/>
            <w:tcBorders>
              <w:top w:val="single" w:color="616161" w:sz="2" w:space="0"/>
              <w:bottom w:val="single" w:color="616161" w:sz="2" w:space="0"/>
            </w:tcBorders>
            <w:vAlign w:val="center"/>
          </w:tcPr>
          <w:p w:rsidRPr="009D11F7" w:rsidR="00CE759A" w:rsidRDefault="00CE759A" w14:paraId="603D3832"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r>
      <w:tr xmlns:wp14="http://schemas.microsoft.com/office/word/2010/wordml" w:rsidR="00CE759A" w14:paraId="13308810" wp14:textId="77777777">
        <w:tblPrEx>
          <w:tblCellMar>
            <w:top w:w="0" w:type="dxa"/>
            <w:bottom w:w="0" w:type="dxa"/>
          </w:tblCellMar>
        </w:tblPrEx>
        <w:trPr>
          <w:cantSplit/>
          <w:jc w:val="center"/>
        </w:trPr>
        <w:tc>
          <w:tcPr>
            <w:tcW w:w="5000" w:type="pct"/>
            <w:gridSpan w:val="3"/>
            <w:tcBorders>
              <w:top w:val="single" w:color="616161" w:sz="2" w:space="0"/>
              <w:bottom w:val="single" w:color="616161" w:sz="2" w:space="0"/>
            </w:tcBorders>
            <w:shd w:val="clear" w:color="auto" w:fill="191919"/>
            <w:vAlign w:val="center"/>
          </w:tcPr>
          <w:p w:rsidR="00CE759A" w:rsidRDefault="00CE759A" w14:paraId="71FD6280"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Footnote (opt)</w:t>
            </w:r>
          </w:p>
        </w:tc>
      </w:tr>
      <w:tr xmlns:wp14="http://schemas.microsoft.com/office/word/2010/wordml" w:rsidR="00CE759A" w:rsidTr="009D11F7" w14:paraId="6B238C1B" wp14:textId="77777777">
        <w:tblPrEx>
          <w:tblCellMar>
            <w:top w:w="0" w:type="dxa"/>
            <w:bottom w:w="0" w:type="dxa"/>
          </w:tblCellMar>
        </w:tblPrEx>
        <w:trPr>
          <w:cantSplit/>
          <w:jc w:val="center"/>
        </w:trPr>
        <w:tc>
          <w:tcPr>
            <w:tcW w:w="1391" w:type="pct"/>
            <w:tcBorders>
              <w:top w:val="single" w:color="616161" w:sz="2" w:space="0"/>
            </w:tcBorders>
            <w:vAlign w:val="center"/>
          </w:tcPr>
          <w:p w:rsidRPr="009D11F7" w:rsidR="00CE759A" w:rsidRDefault="00CE759A" w14:paraId="7A6C1ED0" wp14:textId="77777777">
            <w:pPr>
              <w:pStyle w:val="TableHeading"/>
              <w:spacing w:before="40" w:after="40"/>
              <w:jc w:val="center"/>
              <w:rPr>
                <w:rStyle w:val="ModernTableText"/>
                <w:rFonts w:cs="Arial"/>
                <w:szCs w:val="18"/>
              </w:rPr>
            </w:pPr>
            <w:r w:rsidRPr="009D11F7">
              <w:rPr>
                <w:rStyle w:val="ModernTableText"/>
                <w:rFonts w:cs="Arial"/>
                <w:szCs w:val="18"/>
              </w:rPr>
              <w:t>Report Footnote Label (opt)</w:t>
            </w:r>
          </w:p>
        </w:tc>
        <w:tc>
          <w:tcPr>
            <w:tcW w:w="2044" w:type="pct"/>
            <w:tcBorders>
              <w:top w:val="single" w:color="616161" w:sz="2" w:space="0"/>
            </w:tcBorders>
            <w:vAlign w:val="center"/>
          </w:tcPr>
          <w:p w:rsidRPr="009D11F7" w:rsidR="00CE759A" w:rsidRDefault="00CE759A" w14:paraId="0536D9E7" wp14:textId="77777777">
            <w:pPr>
              <w:pStyle w:val="TableText1"/>
              <w:spacing w:before="40" w:after="40"/>
              <w:jc w:val="center"/>
              <w:rPr>
                <w:rStyle w:val="ModernTableText"/>
                <w:rFonts w:cs="Arial"/>
                <w:b/>
                <w:noProof/>
                <w:szCs w:val="18"/>
              </w:rPr>
            </w:pPr>
            <w:r w:rsidRPr="009D11F7">
              <w:rPr>
                <w:rStyle w:val="ModernTableText"/>
                <w:rFonts w:cs="Arial"/>
                <w:b/>
                <w:noProof/>
                <w:szCs w:val="18"/>
              </w:rPr>
              <w:t>Report Footnote Description (opt)</w:t>
            </w:r>
          </w:p>
        </w:tc>
        <w:tc>
          <w:tcPr>
            <w:tcW w:w="1565" w:type="pct"/>
            <w:tcBorders>
              <w:top w:val="single" w:color="616161" w:sz="2" w:space="0"/>
            </w:tcBorders>
            <w:vAlign w:val="center"/>
          </w:tcPr>
          <w:p w:rsidRPr="009D11F7" w:rsidR="00CE759A" w:rsidRDefault="00CE759A" w14:paraId="05BB8165" wp14:textId="77777777">
            <w:pPr>
              <w:pStyle w:val="TableText1"/>
              <w:spacing w:before="40" w:after="40"/>
              <w:jc w:val="center"/>
              <w:rPr>
                <w:rStyle w:val="ModernTableText"/>
                <w:rFonts w:cs="Arial"/>
                <w:b/>
                <w:noProof/>
                <w:szCs w:val="18"/>
              </w:rPr>
            </w:pPr>
            <w:r w:rsidRPr="009D11F7">
              <w:rPr>
                <w:rStyle w:val="ModernTableText"/>
                <w:rFonts w:cs="Arial"/>
                <w:b/>
                <w:noProof/>
                <w:szCs w:val="18"/>
              </w:rPr>
              <w:t>Report Footnote Processing Rules (opt)</w:t>
            </w:r>
          </w:p>
        </w:tc>
      </w:tr>
      <w:tr xmlns:wp14="http://schemas.microsoft.com/office/word/2010/wordml" w:rsidR="00CE759A" w:rsidTr="009D11F7" w14:paraId="61ADE4AF" wp14:textId="77777777">
        <w:tblPrEx>
          <w:tblCellMar>
            <w:top w:w="0" w:type="dxa"/>
            <w:bottom w:w="0" w:type="dxa"/>
          </w:tblCellMar>
        </w:tblPrEx>
        <w:trPr>
          <w:cantSplit/>
          <w:jc w:val="center"/>
        </w:trPr>
        <w:tc>
          <w:tcPr>
            <w:tcW w:w="1391" w:type="pct"/>
            <w:vAlign w:val="center"/>
          </w:tcPr>
          <w:p w:rsidRPr="009D11F7" w:rsidR="00CE759A" w:rsidRDefault="00CE759A" w14:paraId="4E5D9563"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c>
          <w:tcPr>
            <w:tcW w:w="2044" w:type="pct"/>
            <w:vAlign w:val="center"/>
          </w:tcPr>
          <w:p w:rsidRPr="009D11F7" w:rsidR="00CE759A" w:rsidRDefault="00CE759A" w14:paraId="365DEA7D"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c>
          <w:tcPr>
            <w:tcW w:w="1565" w:type="pct"/>
            <w:vAlign w:val="center"/>
          </w:tcPr>
          <w:p w:rsidRPr="009D11F7" w:rsidR="00CE759A" w:rsidRDefault="00CE759A" w14:paraId="1A38870B"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r>
    </w:tbl>
    <w:p xmlns:wp14="http://schemas.microsoft.com/office/word/2010/wordml" w:rsidR="007D4940" w:rsidP="009422C7" w:rsidRDefault="007D4940" w14:paraId="532D7643" wp14:textId="77777777"/>
    <w:p xmlns:wp14="http://schemas.microsoft.com/office/word/2010/wordml" w:rsidRPr="008224C2" w:rsidR="00CE759A" w:rsidP="00D0385C" w:rsidRDefault="007D4940" w14:paraId="0B889FF0" wp14:textId="77777777">
      <w:pPr>
        <w:pStyle w:val="Heading5"/>
      </w:pPr>
      <w:r>
        <w:br w:type="page"/>
      </w:r>
      <w:bookmarkStart w:name="_Toc214963347" w:id="315"/>
      <w:r w:rsidRPr="008224C2" w:rsidR="00CE759A">
        <w:t>Report Definition – OPR-SRA-123 - Service Authorization Utilization by Provider</w:t>
      </w:r>
      <w:bookmarkEnd w:id="315"/>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14"/>
        <w:gridCol w:w="1469"/>
        <w:gridCol w:w="1678"/>
        <w:gridCol w:w="1640"/>
        <w:gridCol w:w="20"/>
        <w:gridCol w:w="1899"/>
        <w:gridCol w:w="2469"/>
        <w:gridCol w:w="299"/>
        <w:gridCol w:w="17"/>
        <w:gridCol w:w="1954"/>
        <w:gridCol w:w="1531"/>
      </w:tblGrid>
      <w:tr xmlns:wp14="http://schemas.microsoft.com/office/word/2010/wordml" w:rsidR="00CE759A" w14:paraId="079FE12B" wp14:textId="77777777">
        <w:tblPrEx>
          <w:tblCellMar>
            <w:top w:w="0" w:type="dxa"/>
            <w:bottom w:w="0" w:type="dxa"/>
          </w:tblCellMar>
        </w:tblPrEx>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00CE759A" w:rsidP="00EF1A08" w:rsidRDefault="00CE759A" w14:paraId="428D281D" wp14:textId="77777777">
            <w:pPr>
              <w:jc w:val="center"/>
              <w:rPr>
                <w:rFonts w:eastAsia="MS Mincho"/>
              </w:rPr>
            </w:pPr>
            <w:r>
              <w:br w:type="page"/>
            </w:r>
            <w:r>
              <w:br w:type="page"/>
            </w:r>
            <w:r>
              <w:br w:type="page"/>
            </w:r>
            <w:r>
              <w:rPr>
                <w:sz w:val="38"/>
                <w:szCs w:val="38"/>
              </w:rPr>
              <w:br w:type="page"/>
            </w:r>
            <w:r>
              <w:rPr>
                <w:rFonts w:eastAsia="MS Mincho"/>
              </w:rPr>
              <w:t>NH MMIS REPORT DEFINITION</w:t>
            </w:r>
          </w:p>
        </w:tc>
      </w:tr>
      <w:tr xmlns:wp14="http://schemas.microsoft.com/office/word/2010/wordml" w:rsidR="00CE759A" w14:paraId="2AC142B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1" w:type="pct"/>
            <w:gridSpan w:val="2"/>
            <w:tcBorders>
              <w:top w:val="single" w:color="auto" w:sz="4" w:space="0"/>
            </w:tcBorders>
            <w:vAlign w:val="center"/>
          </w:tcPr>
          <w:p w:rsidRPr="009D11F7" w:rsidR="00CE759A" w:rsidRDefault="00CE759A" w14:paraId="6C20043E" wp14:textId="77777777">
            <w:pPr>
              <w:pStyle w:val="TableHeading"/>
              <w:spacing w:before="40" w:after="40"/>
              <w:rPr>
                <w:rStyle w:val="ModernTableText"/>
                <w:noProof/>
                <w:szCs w:val="18"/>
              </w:rPr>
            </w:pPr>
            <w:r w:rsidRPr="009D11F7">
              <w:rPr>
                <w:rStyle w:val="ModernTableText"/>
                <w:noProof/>
                <w:szCs w:val="18"/>
              </w:rPr>
              <w:t>Report Type:</w:t>
            </w:r>
          </w:p>
        </w:tc>
        <w:tc>
          <w:tcPr>
            <w:tcW w:w="3999" w:type="pct"/>
            <w:gridSpan w:val="9"/>
            <w:tcBorders>
              <w:top w:val="single" w:color="auto" w:sz="4" w:space="0"/>
            </w:tcBorders>
            <w:vAlign w:val="center"/>
          </w:tcPr>
          <w:p w:rsidRPr="009D11F7" w:rsidR="00CE759A" w:rsidRDefault="00CE759A" w14:paraId="0C2FF1C5" wp14:textId="77777777">
            <w:pPr>
              <w:pStyle w:val="TableText1"/>
              <w:spacing w:before="40" w:after="40"/>
              <w:rPr>
                <w:rStyle w:val="ModernTableText"/>
                <w:noProof/>
                <w:szCs w:val="18"/>
              </w:rPr>
            </w:pPr>
            <w:r w:rsidRPr="009D11F7">
              <w:rPr>
                <w:rStyle w:val="ModernTableText"/>
                <w:rFonts w:ascii="Wingdings" w:hAnsi="Wingdings" w:eastAsia="Wingdings" w:cs="Wingdings"/>
                <w:noProof/>
                <w:szCs w:val="18"/>
              </w:rPr>
              <w:t>þ</w:t>
            </w:r>
            <w:r w:rsidRPr="009D11F7">
              <w:rPr>
                <w:rStyle w:val="ModernTableText"/>
                <w:noProof/>
                <w:szCs w:val="18"/>
              </w:rPr>
              <w:t xml:space="preserve"> Standard</w:t>
            </w:r>
            <w:r w:rsidRPr="009D11F7">
              <w:rPr>
                <w:rStyle w:val="ModernTableText"/>
                <w:noProof/>
                <w:szCs w:val="18"/>
              </w:rPr>
              <w:tab/>
            </w:r>
            <w:r w:rsidRPr="009D11F7">
              <w:rPr>
                <w:rStyle w:val="ModernTableText"/>
                <w:noProof/>
                <w:szCs w:val="18"/>
              </w:rPr>
              <w:tab/>
            </w:r>
            <w:r w:rsidRPr="009D11F7">
              <w:rPr>
                <w:rStyle w:val="ModernTableText"/>
                <w:rFonts w:ascii="Wingdings 2" w:hAnsi="Wingdings 2" w:eastAsia="Wingdings 2" w:cs="Wingdings 2"/>
                <w:noProof/>
                <w:szCs w:val="18"/>
              </w:rPr>
              <w:t>£</w:t>
            </w:r>
            <w:r w:rsidRPr="009D11F7">
              <w:rPr>
                <w:rStyle w:val="ModernTableText"/>
                <w:noProof/>
                <w:szCs w:val="18"/>
              </w:rPr>
              <w:t>Customized</w:t>
            </w:r>
          </w:p>
        </w:tc>
      </w:tr>
      <w:tr xmlns:wp14="http://schemas.microsoft.com/office/word/2010/wordml" w:rsidR="00CE759A" w14:paraId="1B9EE6F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1" w:type="pct"/>
            <w:gridSpan w:val="2"/>
            <w:tcBorders>
              <w:top w:val="single" w:color="616161" w:sz="2" w:space="0"/>
            </w:tcBorders>
            <w:vAlign w:val="center"/>
          </w:tcPr>
          <w:p w:rsidRPr="009D11F7" w:rsidR="00CE759A" w:rsidRDefault="00CE759A" w14:paraId="195D4268" wp14:textId="77777777">
            <w:pPr>
              <w:pStyle w:val="TableHeading"/>
              <w:spacing w:before="40" w:after="40"/>
              <w:rPr>
                <w:rStyle w:val="ModernTableText"/>
                <w:noProof/>
                <w:szCs w:val="18"/>
              </w:rPr>
            </w:pPr>
            <w:r w:rsidRPr="009D11F7">
              <w:rPr>
                <w:rStyle w:val="ModernTableText"/>
                <w:noProof/>
                <w:szCs w:val="18"/>
              </w:rPr>
              <w:t>Client Name:</w:t>
            </w:r>
          </w:p>
        </w:tc>
        <w:tc>
          <w:tcPr>
            <w:tcW w:w="3999" w:type="pct"/>
            <w:gridSpan w:val="9"/>
            <w:tcBorders>
              <w:top w:val="single" w:color="616161" w:sz="2" w:space="0"/>
            </w:tcBorders>
            <w:vAlign w:val="center"/>
          </w:tcPr>
          <w:p w:rsidRPr="009D11F7" w:rsidR="00CE759A" w:rsidRDefault="00CE759A" w14:paraId="61FB9FA0" wp14:textId="77777777">
            <w:pPr>
              <w:pStyle w:val="TableText1"/>
              <w:spacing w:before="40" w:after="40"/>
              <w:rPr>
                <w:rStyle w:val="ModernTableText"/>
                <w:szCs w:val="18"/>
              </w:rPr>
            </w:pPr>
            <w:r w:rsidRPr="009D11F7">
              <w:rPr>
                <w:rStyle w:val="ModernTableText"/>
                <w:szCs w:val="18"/>
              </w:rPr>
              <w:t>New Hampshire</w:t>
            </w:r>
          </w:p>
        </w:tc>
      </w:tr>
      <w:tr xmlns:wp14="http://schemas.microsoft.com/office/word/2010/wordml" w:rsidR="00CE759A" w14:paraId="0B128F5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1" w:type="pct"/>
            <w:gridSpan w:val="2"/>
            <w:tcBorders>
              <w:top w:val="single" w:color="616161" w:sz="2" w:space="0"/>
            </w:tcBorders>
            <w:vAlign w:val="center"/>
          </w:tcPr>
          <w:p w:rsidRPr="009D11F7" w:rsidR="00CE759A" w:rsidRDefault="00CE759A" w14:paraId="724CC420" wp14:textId="77777777">
            <w:pPr>
              <w:pStyle w:val="TableHeading"/>
              <w:spacing w:before="40" w:after="40"/>
              <w:rPr>
                <w:rStyle w:val="ModernTableText"/>
                <w:noProof/>
                <w:szCs w:val="18"/>
              </w:rPr>
            </w:pPr>
            <w:r w:rsidRPr="009D11F7">
              <w:rPr>
                <w:rStyle w:val="ModernTableText"/>
                <w:noProof/>
                <w:szCs w:val="18"/>
              </w:rPr>
              <w:t>Client Report ID:</w:t>
            </w:r>
          </w:p>
        </w:tc>
        <w:tc>
          <w:tcPr>
            <w:tcW w:w="3999" w:type="pct"/>
            <w:gridSpan w:val="9"/>
            <w:tcBorders>
              <w:top w:val="single" w:color="616161" w:sz="2" w:space="0"/>
            </w:tcBorders>
            <w:vAlign w:val="center"/>
          </w:tcPr>
          <w:p w:rsidRPr="009D11F7" w:rsidR="00CE759A" w:rsidRDefault="00CE759A" w14:paraId="4D2212E8" wp14:textId="77777777">
            <w:pPr>
              <w:pStyle w:val="TableText1"/>
              <w:spacing w:before="40" w:after="40"/>
              <w:rPr>
                <w:rStyle w:val="ModernTableText"/>
                <w:szCs w:val="18"/>
              </w:rPr>
            </w:pPr>
            <w:r w:rsidRPr="009D11F7">
              <w:rPr>
                <w:rStyle w:val="ModernTableText"/>
                <w:szCs w:val="18"/>
              </w:rPr>
              <w:t>OPR-SRA-123</w:t>
            </w:r>
          </w:p>
        </w:tc>
      </w:tr>
      <w:tr xmlns:wp14="http://schemas.microsoft.com/office/word/2010/wordml" w:rsidR="00CE759A" w14:paraId="69DD0C2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91"/>
          <w:jc w:val="center"/>
        </w:trPr>
        <w:tc>
          <w:tcPr>
            <w:tcW w:w="1001" w:type="pct"/>
            <w:gridSpan w:val="2"/>
            <w:tcBorders>
              <w:top w:val="single" w:color="616161" w:sz="2" w:space="0"/>
            </w:tcBorders>
            <w:vAlign w:val="center"/>
          </w:tcPr>
          <w:p w:rsidRPr="009D11F7" w:rsidR="00CE759A" w:rsidRDefault="00CE759A" w14:paraId="7E04AC79" wp14:textId="77777777">
            <w:pPr>
              <w:pStyle w:val="TableHeading"/>
              <w:spacing w:before="40" w:after="40"/>
              <w:rPr>
                <w:rStyle w:val="ModernTableText"/>
                <w:noProof/>
                <w:szCs w:val="18"/>
              </w:rPr>
            </w:pPr>
            <w:r w:rsidRPr="009D11F7">
              <w:rPr>
                <w:rStyle w:val="ModernTableText"/>
                <w:noProof/>
                <w:szCs w:val="18"/>
              </w:rPr>
              <w:t>Client Line Of Business:</w:t>
            </w:r>
          </w:p>
        </w:tc>
        <w:tc>
          <w:tcPr>
            <w:tcW w:w="3999" w:type="pct"/>
            <w:gridSpan w:val="9"/>
            <w:tcBorders>
              <w:top w:val="single" w:color="616161" w:sz="2" w:space="0"/>
            </w:tcBorders>
            <w:vAlign w:val="center"/>
          </w:tcPr>
          <w:p w:rsidRPr="009D11F7" w:rsidR="00CE759A" w:rsidRDefault="00CE759A" w14:paraId="614F1497" wp14:textId="77777777">
            <w:pPr>
              <w:pStyle w:val="TableText1"/>
              <w:spacing w:before="40" w:after="40"/>
              <w:rPr>
                <w:rStyle w:val="ModernTableText"/>
                <w:szCs w:val="18"/>
              </w:rPr>
            </w:pPr>
            <w:r w:rsidRPr="009D11F7">
              <w:rPr>
                <w:rStyle w:val="ModernTableText"/>
                <w:szCs w:val="18"/>
              </w:rPr>
              <w:t>Medicaid</w:t>
            </w:r>
          </w:p>
        </w:tc>
      </w:tr>
      <w:tr xmlns:wp14="http://schemas.microsoft.com/office/word/2010/wordml" w:rsidR="00CE759A" w14:paraId="6AD350C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1001" w:type="pct"/>
            <w:gridSpan w:val="2"/>
            <w:tcBorders>
              <w:top w:val="single" w:color="616161" w:sz="2" w:space="0"/>
            </w:tcBorders>
            <w:vAlign w:val="center"/>
          </w:tcPr>
          <w:p w:rsidRPr="009D11F7" w:rsidR="00CE759A" w:rsidRDefault="00CE759A" w14:paraId="6EF6841C" wp14:textId="77777777">
            <w:pPr>
              <w:pStyle w:val="TableHeading"/>
              <w:spacing w:before="40" w:after="40"/>
              <w:rPr>
                <w:rStyle w:val="ModernTableText"/>
                <w:noProof/>
                <w:szCs w:val="18"/>
              </w:rPr>
            </w:pPr>
            <w:r w:rsidRPr="009D11F7">
              <w:rPr>
                <w:rStyle w:val="ModernTableText"/>
                <w:noProof/>
                <w:szCs w:val="18"/>
              </w:rPr>
              <w:t>Client Division / Department:</w:t>
            </w:r>
          </w:p>
        </w:tc>
        <w:tc>
          <w:tcPr>
            <w:tcW w:w="3999" w:type="pct"/>
            <w:gridSpan w:val="9"/>
            <w:tcBorders>
              <w:top w:val="single" w:color="616161" w:sz="2" w:space="0"/>
            </w:tcBorders>
            <w:vAlign w:val="center"/>
          </w:tcPr>
          <w:p w:rsidRPr="009D11F7" w:rsidR="00CE759A" w:rsidRDefault="00CE759A" w14:paraId="5FA07014" wp14:textId="77777777">
            <w:pPr>
              <w:pStyle w:val="TableText1"/>
              <w:spacing w:before="40" w:after="40"/>
              <w:rPr>
                <w:rStyle w:val="ModernTableText"/>
                <w:szCs w:val="18"/>
              </w:rPr>
            </w:pPr>
            <w:r w:rsidRPr="009D11F7">
              <w:rPr>
                <w:rStyle w:val="ModernTableText"/>
                <w:szCs w:val="18"/>
              </w:rPr>
              <w:t>DHHS</w:t>
            </w:r>
          </w:p>
        </w:tc>
      </w:tr>
      <w:tr xmlns:wp14="http://schemas.microsoft.com/office/word/2010/wordml" w:rsidR="00CE759A" w14:paraId="6908DD6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01" w:type="pct"/>
            <w:gridSpan w:val="2"/>
            <w:tcBorders>
              <w:top w:val="single" w:color="616161" w:sz="2" w:space="0"/>
              <w:bottom w:val="single" w:color="616161" w:sz="2" w:space="0"/>
            </w:tcBorders>
            <w:vAlign w:val="center"/>
          </w:tcPr>
          <w:p w:rsidRPr="009D11F7" w:rsidR="00CE759A" w:rsidRDefault="00CE759A" w14:paraId="7DC86FAC" wp14:textId="77777777">
            <w:pPr>
              <w:pStyle w:val="TableHeading"/>
              <w:spacing w:before="40" w:after="40"/>
              <w:rPr>
                <w:rStyle w:val="ModernTableText"/>
                <w:noProof/>
                <w:szCs w:val="18"/>
              </w:rPr>
            </w:pPr>
            <w:r w:rsidRPr="009D11F7">
              <w:rPr>
                <w:rStyle w:val="ModernTableText"/>
                <w:noProof/>
                <w:szCs w:val="18"/>
              </w:rPr>
              <w:t>Report Title:</w:t>
            </w:r>
          </w:p>
        </w:tc>
        <w:tc>
          <w:tcPr>
            <w:tcW w:w="3999" w:type="pct"/>
            <w:gridSpan w:val="9"/>
            <w:tcBorders>
              <w:top w:val="single" w:color="616161" w:sz="2" w:space="0"/>
              <w:bottom w:val="single" w:color="616161" w:sz="2" w:space="0"/>
            </w:tcBorders>
            <w:vAlign w:val="center"/>
          </w:tcPr>
          <w:p w:rsidRPr="009D11F7" w:rsidR="00CE759A" w:rsidRDefault="00CE759A" w14:paraId="24A8C47A" wp14:textId="77777777">
            <w:pPr>
              <w:pStyle w:val="TableText1"/>
              <w:spacing w:before="40" w:after="40"/>
              <w:rPr>
                <w:rStyle w:val="ModernTableText"/>
                <w:szCs w:val="18"/>
              </w:rPr>
            </w:pPr>
            <w:r w:rsidRPr="009D11F7">
              <w:rPr>
                <w:sz w:val="18"/>
                <w:szCs w:val="18"/>
              </w:rPr>
              <w:t>Service Authorization Utilization by Provider</w:t>
            </w:r>
          </w:p>
        </w:tc>
      </w:tr>
      <w:tr xmlns:wp14="http://schemas.microsoft.com/office/word/2010/wordml" w:rsidR="00CE759A" w14:paraId="620AB59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01" w:type="pct"/>
            <w:gridSpan w:val="2"/>
            <w:tcBorders>
              <w:top w:val="single" w:color="616161" w:sz="2" w:space="0"/>
              <w:bottom w:val="single" w:color="616161" w:sz="2" w:space="0"/>
            </w:tcBorders>
            <w:vAlign w:val="center"/>
          </w:tcPr>
          <w:p w:rsidRPr="009D11F7" w:rsidR="00CE759A" w:rsidRDefault="00CE759A" w14:paraId="60D40E5C" wp14:textId="77777777">
            <w:pPr>
              <w:pStyle w:val="TableHeading"/>
              <w:spacing w:before="40" w:after="40"/>
              <w:rPr>
                <w:rStyle w:val="ModernTableText"/>
                <w:noProof/>
                <w:szCs w:val="18"/>
              </w:rPr>
            </w:pPr>
            <w:r w:rsidRPr="009D11F7">
              <w:rPr>
                <w:rStyle w:val="ModernTableText"/>
                <w:noProof/>
                <w:szCs w:val="18"/>
              </w:rPr>
              <w:t>Report Description:</w:t>
            </w:r>
          </w:p>
        </w:tc>
        <w:tc>
          <w:tcPr>
            <w:tcW w:w="3999" w:type="pct"/>
            <w:gridSpan w:val="9"/>
            <w:tcBorders>
              <w:top w:val="single" w:color="616161" w:sz="2" w:space="0"/>
              <w:bottom w:val="single" w:color="616161" w:sz="2" w:space="0"/>
            </w:tcBorders>
            <w:vAlign w:val="center"/>
          </w:tcPr>
          <w:p w:rsidRPr="009D11F7" w:rsidR="00CE759A" w:rsidRDefault="00E10199" w14:paraId="1BBCC4E6" wp14:textId="77777777">
            <w:pPr>
              <w:pStyle w:val="TableText1"/>
              <w:spacing w:before="40" w:after="40"/>
              <w:rPr>
                <w:rStyle w:val="ModernTableText"/>
                <w:szCs w:val="18"/>
                <w:highlight w:val="yellow"/>
              </w:rPr>
            </w:pPr>
            <w:r w:rsidRPr="009D11F7">
              <w:rPr>
                <w:rFonts w:cs="Arial"/>
                <w:color w:val="000000"/>
                <w:sz w:val="18"/>
                <w:szCs w:val="18"/>
              </w:rPr>
              <w:t xml:space="preserve">Utilization report (including the number of times particular services were approved), by the </w:t>
            </w:r>
            <w:r w:rsidRPr="009D11F7" w:rsidR="0037196C">
              <w:rPr>
                <w:rFonts w:cs="Arial"/>
                <w:color w:val="000000"/>
                <w:sz w:val="18"/>
                <w:szCs w:val="18"/>
              </w:rPr>
              <w:t>Servicing</w:t>
            </w:r>
            <w:r w:rsidRPr="009D11F7">
              <w:rPr>
                <w:rFonts w:cs="Arial"/>
                <w:color w:val="000000"/>
                <w:sz w:val="18"/>
                <w:szCs w:val="18"/>
              </w:rPr>
              <w:t xml:space="preserve"> provider, member, service code, and SA number.</w:t>
            </w:r>
          </w:p>
        </w:tc>
      </w:tr>
      <w:tr xmlns:wp14="http://schemas.microsoft.com/office/word/2010/wordml" w:rsidR="00CE759A" w14:paraId="7795D0F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1" w:type="pct"/>
            <w:gridSpan w:val="2"/>
            <w:vAlign w:val="center"/>
          </w:tcPr>
          <w:p w:rsidRPr="009D11F7" w:rsidR="00CE759A" w:rsidRDefault="00CE759A" w14:paraId="0F76CFDF" wp14:textId="77777777">
            <w:pPr>
              <w:pStyle w:val="TableHeading"/>
              <w:spacing w:before="40" w:after="40"/>
              <w:rPr>
                <w:rStyle w:val="ModernTableText"/>
                <w:noProof/>
                <w:szCs w:val="18"/>
              </w:rPr>
            </w:pPr>
            <w:r w:rsidRPr="009D11F7">
              <w:rPr>
                <w:rStyle w:val="ModernTableText"/>
                <w:noProof/>
                <w:szCs w:val="18"/>
              </w:rPr>
              <w:t>Report Source State Code:</w:t>
            </w:r>
          </w:p>
        </w:tc>
        <w:tc>
          <w:tcPr>
            <w:tcW w:w="3999" w:type="pct"/>
            <w:gridSpan w:val="9"/>
            <w:vAlign w:val="center"/>
          </w:tcPr>
          <w:p w:rsidRPr="009D11F7" w:rsidR="00CE759A" w:rsidRDefault="00CE759A" w14:paraId="33B7DDDE" wp14:textId="77777777">
            <w:pPr>
              <w:pStyle w:val="TableText1"/>
              <w:spacing w:before="40" w:after="40"/>
              <w:rPr>
                <w:rStyle w:val="ModernTableText"/>
                <w:szCs w:val="18"/>
              </w:rPr>
            </w:pPr>
            <w:r w:rsidRPr="009D11F7">
              <w:rPr>
                <w:rStyle w:val="ModernTableText"/>
                <w:szCs w:val="18"/>
              </w:rPr>
              <w:t>NH</w:t>
            </w:r>
          </w:p>
        </w:tc>
      </w:tr>
      <w:tr xmlns:wp14="http://schemas.microsoft.com/office/word/2010/wordml" w:rsidR="00CE759A" w14:paraId="55FF0A7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1" w:type="pct"/>
            <w:gridSpan w:val="2"/>
            <w:vAlign w:val="center"/>
          </w:tcPr>
          <w:p w:rsidRPr="009D11F7" w:rsidR="00CE759A" w:rsidRDefault="00CE759A" w14:paraId="12FFD34E" wp14:textId="77777777">
            <w:pPr>
              <w:pStyle w:val="TableHeading"/>
              <w:spacing w:before="40" w:after="40"/>
              <w:rPr>
                <w:rStyle w:val="ModernTableText"/>
                <w:noProof/>
                <w:szCs w:val="18"/>
              </w:rPr>
            </w:pPr>
            <w:r w:rsidRPr="009D11F7">
              <w:rPr>
                <w:rStyle w:val="ModernTableText"/>
                <w:noProof/>
                <w:szCs w:val="18"/>
              </w:rPr>
              <w:t>Report Source Type:</w:t>
            </w:r>
          </w:p>
        </w:tc>
        <w:tc>
          <w:tcPr>
            <w:tcW w:w="3999" w:type="pct"/>
            <w:gridSpan w:val="9"/>
            <w:vAlign w:val="center"/>
          </w:tcPr>
          <w:p w:rsidRPr="009D11F7" w:rsidR="00CE759A" w:rsidRDefault="00CE759A" w14:paraId="6FA86479" wp14:textId="77777777">
            <w:pPr>
              <w:pStyle w:val="TableText1"/>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OLTP</w:t>
            </w:r>
            <w:r w:rsidRPr="009D11F7">
              <w:rPr>
                <w:rStyle w:val="ModernTableText"/>
                <w:noProof/>
                <w:szCs w:val="18"/>
              </w:rPr>
              <w:tab/>
            </w:r>
            <w:r w:rsidRPr="009D11F7">
              <w:rPr>
                <w:rStyle w:val="ModernTableText"/>
                <w:noProof/>
                <w:szCs w:val="18"/>
              </w:rPr>
              <w:tab/>
            </w:r>
            <w:r w:rsidRPr="009D11F7">
              <w:rPr>
                <w:rStyle w:val="ModernTableText"/>
                <w:rFonts w:ascii="Wingdings" w:hAnsi="Wingdings" w:eastAsia="Wingdings" w:cs="Wingdings"/>
                <w:noProof/>
                <w:szCs w:val="18"/>
              </w:rPr>
              <w:t>þ</w:t>
            </w:r>
            <w:r w:rsidRPr="009D11F7">
              <w:rPr>
                <w:rStyle w:val="ModernTableText"/>
                <w:noProof/>
                <w:szCs w:val="18"/>
              </w:rPr>
              <w:t xml:space="preserve"> OLAP </w:t>
            </w:r>
          </w:p>
        </w:tc>
      </w:tr>
      <w:tr xmlns:wp14="http://schemas.microsoft.com/office/word/2010/wordml" w:rsidR="00CE759A" w14:paraId="6C81AA0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1" w:type="pct"/>
            <w:gridSpan w:val="2"/>
            <w:vAlign w:val="center"/>
          </w:tcPr>
          <w:p w:rsidRPr="009D11F7" w:rsidR="00CE759A" w:rsidRDefault="00CE759A" w14:paraId="3A72AFBB" wp14:textId="77777777">
            <w:pPr>
              <w:pStyle w:val="TableHeading"/>
              <w:spacing w:before="40" w:after="40"/>
              <w:rPr>
                <w:rStyle w:val="ModernTableText"/>
                <w:noProof/>
                <w:szCs w:val="18"/>
              </w:rPr>
            </w:pPr>
            <w:r w:rsidRPr="009D11F7">
              <w:rPr>
                <w:rStyle w:val="ModernTableText"/>
                <w:noProof/>
                <w:szCs w:val="18"/>
              </w:rPr>
              <w:t>Report Source Type Component:</w:t>
            </w:r>
          </w:p>
        </w:tc>
        <w:tc>
          <w:tcPr>
            <w:tcW w:w="3999" w:type="pct"/>
            <w:gridSpan w:val="9"/>
            <w:vAlign w:val="center"/>
          </w:tcPr>
          <w:p w:rsidRPr="009D11F7" w:rsidR="00CE759A" w:rsidRDefault="00CE759A" w14:paraId="11006267" wp14:textId="77777777">
            <w:pPr>
              <w:pStyle w:val="TableText1"/>
              <w:tabs>
                <w:tab w:val="left" w:pos="2052"/>
                <w:tab w:val="left" w:pos="2232"/>
                <w:tab w:val="left" w:pos="4032"/>
                <w:tab w:val="left" w:pos="6012"/>
                <w:tab w:val="left" w:pos="6552"/>
              </w:tabs>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Provider</w:t>
            </w:r>
            <w:r w:rsidRPr="009D11F7">
              <w:rPr>
                <w:rStyle w:val="ModernTableText"/>
                <w:noProof/>
                <w:szCs w:val="18"/>
              </w:rPr>
              <w:tab/>
            </w:r>
            <w:r w:rsidRPr="009D11F7">
              <w:rPr>
                <w:rStyle w:val="ModernTableText"/>
                <w:noProof/>
                <w:szCs w:val="18"/>
              </w:rPr>
              <w:t xml:space="preserve">  </w:t>
            </w:r>
            <w:r w:rsidRPr="009D11F7">
              <w:rPr>
                <w:rStyle w:val="ModernTableText"/>
                <w:rFonts w:ascii="Wingdings 2" w:hAnsi="Wingdings 2" w:eastAsia="Wingdings 2" w:cs="Wingdings 2"/>
                <w:noProof/>
                <w:szCs w:val="18"/>
              </w:rPr>
              <w:t>£</w:t>
            </w:r>
            <w:r w:rsidRPr="009D11F7">
              <w:rPr>
                <w:rStyle w:val="ModernTableText"/>
                <w:noProof/>
                <w:szCs w:val="18"/>
              </w:rPr>
              <w:t xml:space="preserve"> Member</w:t>
            </w:r>
            <w:r w:rsidRPr="009D11F7">
              <w:rPr>
                <w:rStyle w:val="ModernTableText"/>
                <w:noProof/>
                <w:szCs w:val="18"/>
              </w:rPr>
              <w:tab/>
            </w:r>
            <w:r w:rsidRPr="009D11F7">
              <w:rPr>
                <w:rStyle w:val="ModernTableText"/>
                <w:rFonts w:ascii="Wingdings" w:hAnsi="Wingdings" w:eastAsia="Wingdings" w:cs="Wingdings"/>
                <w:noProof/>
                <w:szCs w:val="18"/>
              </w:rPr>
              <w:t>þ</w:t>
            </w:r>
            <w:r w:rsidRPr="009D11F7">
              <w:rPr>
                <w:rStyle w:val="ModernTableText"/>
                <w:noProof/>
                <w:szCs w:val="18"/>
              </w:rPr>
              <w:t xml:space="preserve"> Operations</w:t>
            </w:r>
            <w:r w:rsidRPr="009D11F7">
              <w:rPr>
                <w:rStyle w:val="ModernTableText"/>
                <w:noProof/>
                <w:szCs w:val="18"/>
              </w:rPr>
              <w:tab/>
            </w:r>
            <w:r w:rsidRPr="009D11F7">
              <w:rPr>
                <w:rStyle w:val="ModernTableText"/>
                <w:rFonts w:ascii="Wingdings 2" w:hAnsi="Wingdings 2" w:eastAsia="Wingdings 2" w:cs="Wingdings 2"/>
                <w:noProof/>
                <w:szCs w:val="18"/>
              </w:rPr>
              <w:t>£</w:t>
            </w:r>
            <w:r w:rsidRPr="009D11F7">
              <w:rPr>
                <w:rStyle w:val="ModernTableText"/>
                <w:noProof/>
                <w:szCs w:val="18"/>
              </w:rPr>
              <w:t xml:space="preserve"> Program</w:t>
            </w:r>
          </w:p>
        </w:tc>
      </w:tr>
      <w:tr xmlns:wp14="http://schemas.microsoft.com/office/word/2010/wordml" w:rsidR="00CE759A" w14:paraId="6C95C3C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CE759A" w:rsidRDefault="00CE759A" w14:paraId="704EC070"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CE759A" w14:paraId="14622EC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1001" w:type="pct"/>
            <w:gridSpan w:val="2"/>
            <w:vAlign w:val="center"/>
          </w:tcPr>
          <w:p w:rsidRPr="009D11F7" w:rsidR="00CE759A" w:rsidRDefault="00CE759A" w14:paraId="04CB93EF" wp14:textId="77777777">
            <w:pPr>
              <w:pStyle w:val="TableHeading"/>
              <w:spacing w:before="40" w:after="40"/>
              <w:rPr>
                <w:rStyle w:val="ModernTableText"/>
                <w:noProof/>
                <w:szCs w:val="18"/>
              </w:rPr>
            </w:pPr>
            <w:r w:rsidRPr="009D11F7">
              <w:rPr>
                <w:rStyle w:val="ModernTableText"/>
                <w:noProof/>
                <w:szCs w:val="18"/>
              </w:rPr>
              <w:t>Report Generated by:</w:t>
            </w:r>
          </w:p>
        </w:tc>
        <w:tc>
          <w:tcPr>
            <w:tcW w:w="3999" w:type="pct"/>
            <w:gridSpan w:val="9"/>
            <w:vAlign w:val="center"/>
          </w:tcPr>
          <w:p w:rsidRPr="009D11F7" w:rsidR="00CE759A" w:rsidRDefault="00CE759A" w14:paraId="7A5BB5F6" wp14:textId="77777777">
            <w:pPr>
              <w:pStyle w:val="TableText1"/>
              <w:tabs>
                <w:tab w:val="left" w:pos="2052"/>
                <w:tab w:val="left" w:pos="2232"/>
                <w:tab w:val="left" w:pos="4032"/>
                <w:tab w:val="left" w:pos="6012"/>
                <w:tab w:val="left" w:pos="7812"/>
                <w:tab w:val="left" w:pos="9792"/>
              </w:tabs>
              <w:spacing w:before="40" w:after="40"/>
              <w:rPr>
                <w:rStyle w:val="ModernTableText"/>
                <w:noProof/>
                <w:szCs w:val="18"/>
              </w:rPr>
            </w:pPr>
            <w:r w:rsidRPr="009D11F7">
              <w:rPr>
                <w:rStyle w:val="ModernTableText"/>
                <w:rFonts w:ascii="Wingdings" w:hAnsi="Wingdings" w:eastAsia="Wingdings" w:cs="Wingdings"/>
                <w:noProof/>
                <w:szCs w:val="18"/>
              </w:rPr>
              <w:t>þ</w:t>
            </w:r>
            <w:r w:rsidRPr="009D11F7">
              <w:rPr>
                <w:rStyle w:val="ModernTableText"/>
                <w:noProof/>
                <w:szCs w:val="18"/>
              </w:rPr>
              <w:t xml:space="preserve"> EQR</w:t>
            </w:r>
            <w:r w:rsidRPr="009D11F7">
              <w:rPr>
                <w:rStyle w:val="ModernTableText"/>
                <w:noProof/>
                <w:szCs w:val="18"/>
              </w:rPr>
              <w:tab/>
            </w:r>
            <w:r w:rsidRPr="009D11F7">
              <w:rPr>
                <w:rStyle w:val="ModernTableText"/>
                <w:rFonts w:ascii="Wingdings 2" w:hAnsi="Wingdings 2" w:eastAsia="Wingdings 2" w:cs="Wingdings 2"/>
                <w:noProof/>
                <w:szCs w:val="18"/>
              </w:rPr>
              <w:t>£</w:t>
            </w:r>
            <w:r w:rsidRPr="009D11F7">
              <w:rPr>
                <w:rStyle w:val="ModernTableText"/>
                <w:noProof/>
                <w:szCs w:val="18"/>
              </w:rPr>
              <w:t xml:space="preserve"> EFADS</w:t>
            </w:r>
            <w:r w:rsidRPr="009D11F7">
              <w:rPr>
                <w:rStyle w:val="ModernTableText"/>
                <w:noProof/>
                <w:szCs w:val="18"/>
              </w:rPr>
              <w:tab/>
            </w:r>
            <w:r w:rsidRPr="009D11F7">
              <w:rPr>
                <w:rStyle w:val="ModernTableText"/>
                <w:rFonts w:ascii="Wingdings 2" w:hAnsi="Wingdings 2" w:eastAsia="Wingdings 2" w:cs="Wingdings 2"/>
                <w:noProof/>
                <w:szCs w:val="18"/>
              </w:rPr>
              <w:t>£</w:t>
            </w:r>
            <w:r w:rsidRPr="009D11F7">
              <w:rPr>
                <w:rStyle w:val="ModernTableText"/>
                <w:noProof/>
                <w:szCs w:val="18"/>
              </w:rPr>
              <w:t xml:space="preserve"> EMAR</w:t>
            </w:r>
            <w:r w:rsidRPr="009D11F7">
              <w:rPr>
                <w:rStyle w:val="ModernTableText"/>
                <w:noProof/>
                <w:szCs w:val="18"/>
              </w:rPr>
              <w:tab/>
            </w:r>
            <w:r w:rsidRPr="009D11F7">
              <w:rPr>
                <w:rStyle w:val="ModernTableText"/>
                <w:rFonts w:ascii="Wingdings 2" w:hAnsi="Wingdings 2" w:eastAsia="Wingdings 2" w:cs="Wingdings 2"/>
                <w:noProof/>
                <w:szCs w:val="18"/>
              </w:rPr>
              <w:t>£</w:t>
            </w:r>
            <w:r w:rsidRPr="009D11F7">
              <w:rPr>
                <w:rStyle w:val="ModernTableText"/>
                <w:noProof/>
                <w:szCs w:val="18"/>
              </w:rPr>
              <w:t xml:space="preserve">  ESUR</w:t>
            </w:r>
            <w:r w:rsidRPr="009D11F7">
              <w:rPr>
                <w:rStyle w:val="ModernTableText"/>
                <w:noProof/>
                <w:szCs w:val="18"/>
              </w:rPr>
              <w:tab/>
            </w:r>
            <w:r w:rsidRPr="009D11F7">
              <w:rPr>
                <w:rStyle w:val="ModernTableText"/>
                <w:rFonts w:ascii="Wingdings 2" w:hAnsi="Wingdings 2" w:eastAsia="Wingdings 2" w:cs="Wingdings 2"/>
                <w:noProof/>
                <w:szCs w:val="18"/>
              </w:rPr>
              <w:t>£</w:t>
            </w:r>
            <w:r w:rsidRPr="009D11F7">
              <w:rPr>
                <w:rStyle w:val="ModernTableText"/>
                <w:noProof/>
                <w:szCs w:val="18"/>
              </w:rPr>
              <w:t xml:space="preserve"> Other – Please explain:  </w:t>
            </w:r>
          </w:p>
        </w:tc>
      </w:tr>
      <w:tr xmlns:wp14="http://schemas.microsoft.com/office/word/2010/wordml" w:rsidR="00CE759A" w14:paraId="40E5A6F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1" w:type="pct"/>
            <w:gridSpan w:val="2"/>
            <w:vAlign w:val="center"/>
          </w:tcPr>
          <w:p w:rsidRPr="009D11F7" w:rsidR="00CE759A" w:rsidRDefault="00CE759A" w14:paraId="5D3B2711" wp14:textId="77777777">
            <w:pPr>
              <w:pStyle w:val="TableText1"/>
              <w:spacing w:before="40" w:after="40"/>
              <w:rPr>
                <w:rStyle w:val="ModernTableText"/>
                <w:b/>
                <w:noProof/>
                <w:szCs w:val="18"/>
              </w:rPr>
            </w:pPr>
            <w:r w:rsidRPr="009D11F7">
              <w:rPr>
                <w:rStyle w:val="ModernTableText"/>
                <w:b/>
                <w:noProof/>
                <w:szCs w:val="18"/>
              </w:rPr>
              <w:t>Report Screen Tip (optional):</w:t>
            </w:r>
          </w:p>
        </w:tc>
        <w:tc>
          <w:tcPr>
            <w:tcW w:w="3999" w:type="pct"/>
            <w:gridSpan w:val="9"/>
            <w:vAlign w:val="center"/>
          </w:tcPr>
          <w:p w:rsidRPr="009D11F7" w:rsidR="00CE759A" w:rsidRDefault="00CE759A" w14:paraId="65166A0A" wp14:textId="77777777">
            <w:pPr>
              <w:pStyle w:val="TableText1"/>
              <w:spacing w:before="40" w:after="40"/>
              <w:rPr>
                <w:rStyle w:val="ModernTableText"/>
                <w:szCs w:val="18"/>
                <w:u w:val="single"/>
              </w:rPr>
            </w:pPr>
          </w:p>
        </w:tc>
      </w:tr>
      <w:tr xmlns:wp14="http://schemas.microsoft.com/office/word/2010/wordml" w:rsidR="00CE759A" w14:paraId="5597F91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1" w:type="pct"/>
            <w:gridSpan w:val="2"/>
            <w:vAlign w:val="center"/>
          </w:tcPr>
          <w:p w:rsidRPr="009D11F7" w:rsidR="00CE759A" w:rsidRDefault="00CE759A" w14:paraId="1114735C" wp14:textId="77777777">
            <w:pPr>
              <w:pStyle w:val="TableHeading"/>
              <w:spacing w:before="40" w:after="40"/>
              <w:rPr>
                <w:rStyle w:val="ModernTableText"/>
                <w:noProof/>
                <w:szCs w:val="18"/>
              </w:rPr>
            </w:pPr>
            <w:r w:rsidRPr="009D11F7">
              <w:rPr>
                <w:rStyle w:val="ModernTableText"/>
                <w:noProof/>
                <w:szCs w:val="18"/>
              </w:rPr>
              <w:t>Report Calendar Type:</w:t>
            </w:r>
          </w:p>
        </w:tc>
        <w:tc>
          <w:tcPr>
            <w:tcW w:w="3999" w:type="pct"/>
            <w:gridSpan w:val="9"/>
            <w:vAlign w:val="center"/>
          </w:tcPr>
          <w:p w:rsidRPr="009D11F7" w:rsidR="00CE759A" w:rsidRDefault="00CE759A" w14:paraId="3D0B02E5" wp14:textId="77777777">
            <w:pPr>
              <w:pStyle w:val="TableText1"/>
              <w:tabs>
                <w:tab w:val="left" w:pos="2052"/>
                <w:tab w:val="left" w:pos="4032"/>
              </w:tabs>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State Fiscal</w:t>
            </w:r>
            <w:r w:rsidRPr="009D11F7">
              <w:rPr>
                <w:rStyle w:val="ModernTableText"/>
                <w:noProof/>
                <w:szCs w:val="18"/>
              </w:rPr>
              <w:tab/>
            </w:r>
            <w:r w:rsidRPr="009D11F7">
              <w:rPr>
                <w:rStyle w:val="ModernTableText"/>
                <w:noProof/>
                <w:szCs w:val="18"/>
              </w:rPr>
              <w:t xml:space="preserve">   </w:t>
            </w:r>
            <w:r w:rsidRPr="009D11F7">
              <w:rPr>
                <w:rStyle w:val="ModernTableText"/>
                <w:rFonts w:ascii="Wingdings 2" w:hAnsi="Wingdings 2" w:eastAsia="Wingdings 2" w:cs="Wingdings 2"/>
                <w:noProof/>
                <w:szCs w:val="18"/>
              </w:rPr>
              <w:t>£</w:t>
            </w:r>
            <w:r w:rsidRPr="009D11F7">
              <w:rPr>
                <w:rStyle w:val="ModernTableText"/>
                <w:noProof/>
                <w:szCs w:val="18"/>
              </w:rPr>
              <w:t xml:space="preserve"> Federal Fiscal</w:t>
            </w:r>
            <w:r w:rsidRPr="009D11F7">
              <w:rPr>
                <w:rStyle w:val="ModernTableText"/>
                <w:noProof/>
                <w:szCs w:val="18"/>
              </w:rPr>
              <w:tab/>
            </w:r>
            <w:r w:rsidRPr="009D11F7">
              <w:rPr>
                <w:rStyle w:val="ModernTableText"/>
                <w:rFonts w:ascii="Wingdings" w:hAnsi="Wingdings" w:eastAsia="Wingdings" w:cs="Wingdings"/>
                <w:noProof/>
                <w:szCs w:val="18"/>
              </w:rPr>
              <w:t>þ</w:t>
            </w:r>
            <w:r w:rsidRPr="009D11F7">
              <w:rPr>
                <w:rStyle w:val="ModernTableText"/>
                <w:noProof/>
                <w:szCs w:val="18"/>
              </w:rPr>
              <w:t xml:space="preserve"> Calendar</w:t>
            </w:r>
          </w:p>
        </w:tc>
      </w:tr>
      <w:tr xmlns:wp14="http://schemas.microsoft.com/office/word/2010/wordml" w:rsidR="00CE759A" w14:paraId="407A2F3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1" w:type="pct"/>
            <w:gridSpan w:val="2"/>
            <w:vAlign w:val="center"/>
          </w:tcPr>
          <w:p w:rsidRPr="009D11F7" w:rsidR="00CE759A" w:rsidRDefault="00CE759A" w14:paraId="012599D2" wp14:textId="77777777">
            <w:pPr>
              <w:pStyle w:val="TableHeading"/>
              <w:spacing w:before="40" w:after="40"/>
              <w:rPr>
                <w:rStyle w:val="ModernTableText"/>
                <w:noProof/>
                <w:szCs w:val="18"/>
              </w:rPr>
            </w:pPr>
            <w:r w:rsidRPr="009D11F7">
              <w:rPr>
                <w:rStyle w:val="ModernTableText"/>
                <w:noProof/>
                <w:szCs w:val="18"/>
              </w:rPr>
              <w:t>Report Frequency Type:</w:t>
            </w:r>
          </w:p>
        </w:tc>
        <w:tc>
          <w:tcPr>
            <w:tcW w:w="583" w:type="pct"/>
          </w:tcPr>
          <w:p w:rsidRPr="009D11F7" w:rsidR="00CE759A" w:rsidRDefault="00CE759A" w14:paraId="1746AF76" wp14:textId="77777777">
            <w:pPr>
              <w:pStyle w:val="TableText1"/>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Scheduled</w:t>
            </w:r>
          </w:p>
          <w:p w:rsidRPr="009D11F7" w:rsidR="00CE759A" w:rsidRDefault="00CE759A" w14:paraId="52BF814B" wp14:textId="77777777">
            <w:pPr>
              <w:pStyle w:val="TableText1"/>
              <w:spacing w:before="40" w:after="40"/>
              <w:rPr>
                <w:rStyle w:val="ModernTableText"/>
                <w:noProof/>
                <w:szCs w:val="18"/>
              </w:rPr>
            </w:pPr>
            <w:r w:rsidRPr="009D11F7">
              <w:rPr>
                <w:rStyle w:val="ModernTableText"/>
                <w:rFonts w:ascii="Wingdings" w:hAnsi="Wingdings" w:eastAsia="Wingdings" w:cs="Wingdings"/>
                <w:noProof/>
                <w:szCs w:val="18"/>
              </w:rPr>
              <w:t>þ</w:t>
            </w:r>
            <w:r w:rsidRPr="009D11F7">
              <w:rPr>
                <w:rStyle w:val="ModernTableText"/>
                <w:noProof/>
                <w:szCs w:val="18"/>
              </w:rPr>
              <w:t xml:space="preserve">  On Request</w:t>
            </w:r>
          </w:p>
        </w:tc>
        <w:tc>
          <w:tcPr>
            <w:tcW w:w="2095" w:type="pct"/>
            <w:gridSpan w:val="4"/>
            <w:tcBorders>
              <w:top w:val="single" w:color="616161" w:sz="2" w:space="0"/>
              <w:bottom w:val="single" w:color="616161" w:sz="2" w:space="0"/>
              <w:right w:val="nil"/>
            </w:tcBorders>
          </w:tcPr>
          <w:p w:rsidRPr="009D11F7" w:rsidR="00CE759A" w:rsidRDefault="00CE759A" w14:paraId="2F6C11C4" wp14:textId="77777777">
            <w:pPr>
              <w:pStyle w:val="TableText1"/>
              <w:spacing w:before="40" w:after="40"/>
              <w:rPr>
                <w:rStyle w:val="ModernTableText"/>
                <w:noProof/>
                <w:szCs w:val="18"/>
              </w:rPr>
            </w:pPr>
            <w:r w:rsidRPr="009D11F7">
              <w:rPr>
                <w:rStyle w:val="ModernTableText"/>
                <w:noProof/>
                <w:szCs w:val="18"/>
              </w:rPr>
              <w:t>If scheduled, select timeframe below:</w:t>
            </w:r>
          </w:p>
          <w:p w:rsidRPr="009D11F7" w:rsidR="00CE759A" w:rsidRDefault="00CE759A" w14:paraId="49DBE1B2" wp14:textId="77777777">
            <w:pPr>
              <w:pStyle w:val="TableText1"/>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Daily  </w:t>
            </w:r>
            <w:r w:rsidRPr="009D11F7">
              <w:rPr>
                <w:rStyle w:val="ModernTableText"/>
                <w:rFonts w:ascii="Wingdings 2" w:hAnsi="Wingdings 2" w:eastAsia="Wingdings 2" w:cs="Wingdings 2"/>
                <w:noProof/>
                <w:szCs w:val="18"/>
              </w:rPr>
              <w:t>£</w:t>
            </w:r>
            <w:r w:rsidRPr="009D11F7">
              <w:rPr>
                <w:rStyle w:val="ModernTableText"/>
                <w:noProof/>
                <w:szCs w:val="18"/>
              </w:rPr>
              <w:t xml:space="preserve"> Weekly  </w:t>
            </w:r>
            <w:r w:rsidRPr="009D11F7">
              <w:rPr>
                <w:rStyle w:val="ModernTableText"/>
                <w:rFonts w:ascii="Wingdings 2" w:hAnsi="Wingdings 2" w:eastAsia="Wingdings 2" w:cs="Wingdings 2"/>
                <w:noProof/>
                <w:szCs w:val="18"/>
              </w:rPr>
              <w:t>£</w:t>
            </w:r>
            <w:r w:rsidRPr="009D11F7">
              <w:rPr>
                <w:rStyle w:val="ModernTableText"/>
                <w:noProof/>
                <w:szCs w:val="18"/>
              </w:rPr>
              <w:t xml:space="preserve"> Monthly  </w:t>
            </w:r>
            <w:r w:rsidRPr="009D11F7">
              <w:rPr>
                <w:rStyle w:val="ModernTableText"/>
                <w:rFonts w:ascii="Wingdings 2" w:hAnsi="Wingdings 2" w:eastAsia="Wingdings 2" w:cs="Wingdings 2"/>
                <w:noProof/>
                <w:szCs w:val="18"/>
              </w:rPr>
              <w:t>£</w:t>
            </w:r>
            <w:r w:rsidRPr="009D11F7">
              <w:rPr>
                <w:rStyle w:val="ModernTableText"/>
                <w:noProof/>
                <w:szCs w:val="18"/>
              </w:rPr>
              <w:t xml:space="preserve"> Quarterly  </w:t>
            </w:r>
            <w:r w:rsidRPr="009D11F7">
              <w:rPr>
                <w:rStyle w:val="ModernTableText"/>
                <w:rFonts w:ascii="Wingdings 2" w:hAnsi="Wingdings 2" w:eastAsia="Wingdings 2" w:cs="Wingdings 2"/>
                <w:noProof/>
                <w:szCs w:val="18"/>
              </w:rPr>
              <w:t>£</w:t>
            </w:r>
            <w:r w:rsidRPr="009D11F7">
              <w:rPr>
                <w:rStyle w:val="ModernTableText"/>
                <w:noProof/>
                <w:szCs w:val="18"/>
              </w:rPr>
              <w:t xml:space="preserve"> Annually</w:t>
            </w:r>
          </w:p>
        </w:tc>
        <w:tc>
          <w:tcPr>
            <w:tcW w:w="1321" w:type="pct"/>
            <w:gridSpan w:val="4"/>
            <w:tcBorders>
              <w:top w:val="single" w:color="616161" w:sz="2" w:space="0"/>
              <w:left w:val="nil"/>
            </w:tcBorders>
          </w:tcPr>
          <w:p w:rsidRPr="009D11F7" w:rsidR="00CE759A" w:rsidRDefault="00CE759A" w14:paraId="23DD36EC" wp14:textId="77777777">
            <w:pPr>
              <w:pStyle w:val="TableText1"/>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Other - Please explain:</w:t>
            </w:r>
          </w:p>
        </w:tc>
      </w:tr>
      <w:tr xmlns:wp14="http://schemas.microsoft.com/office/word/2010/wordml" w:rsidR="00CE759A" w14:paraId="7BF5324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1" w:type="pct"/>
            <w:gridSpan w:val="2"/>
            <w:vAlign w:val="center"/>
          </w:tcPr>
          <w:p w:rsidRPr="009D11F7" w:rsidR="00CE759A" w:rsidRDefault="00CE759A" w14:paraId="20E0D7B3" wp14:textId="77777777">
            <w:pPr>
              <w:pStyle w:val="TableHeading"/>
              <w:spacing w:before="40" w:after="40"/>
              <w:rPr>
                <w:rStyle w:val="ModernTableText"/>
                <w:noProof/>
                <w:szCs w:val="18"/>
              </w:rPr>
            </w:pPr>
            <w:r w:rsidRPr="009D11F7">
              <w:rPr>
                <w:rStyle w:val="ModernTableText"/>
                <w:noProof/>
                <w:szCs w:val="18"/>
              </w:rPr>
              <w:t>Report Data Accumulation Type:</w:t>
            </w:r>
          </w:p>
        </w:tc>
        <w:tc>
          <w:tcPr>
            <w:tcW w:w="583" w:type="pct"/>
          </w:tcPr>
          <w:p w:rsidRPr="009D11F7" w:rsidR="00CE759A" w:rsidRDefault="00CE759A" w14:paraId="2B51B88E" wp14:textId="77777777">
            <w:pPr>
              <w:pStyle w:val="TableText1"/>
              <w:spacing w:before="40" w:after="40"/>
              <w:rPr>
                <w:rStyle w:val="ModernTableText"/>
                <w:noProof/>
                <w:szCs w:val="18"/>
              </w:rPr>
            </w:pPr>
            <w:r w:rsidRPr="009D11F7">
              <w:rPr>
                <w:rStyle w:val="ModernTableText"/>
                <w:rFonts w:ascii="Wingdings" w:hAnsi="Wingdings" w:eastAsia="Wingdings" w:cs="Wingdings"/>
                <w:noProof/>
                <w:szCs w:val="18"/>
              </w:rPr>
              <w:t>þ</w:t>
            </w:r>
            <w:r w:rsidRPr="009D11F7">
              <w:rPr>
                <w:rStyle w:val="ModernTableText"/>
                <w:noProof/>
                <w:szCs w:val="18"/>
              </w:rPr>
              <w:t xml:space="preserve"> Prompt</w:t>
            </w:r>
          </w:p>
        </w:tc>
        <w:tc>
          <w:tcPr>
            <w:tcW w:w="2095" w:type="pct"/>
            <w:gridSpan w:val="4"/>
            <w:tcBorders>
              <w:top w:val="single" w:color="616161" w:sz="2" w:space="0"/>
              <w:right w:val="nil"/>
            </w:tcBorders>
            <w:vAlign w:val="center"/>
          </w:tcPr>
          <w:p w:rsidRPr="009D11F7" w:rsidR="00CE759A" w:rsidRDefault="00CE759A" w14:paraId="18592808" wp14:textId="77777777">
            <w:pPr>
              <w:pStyle w:val="TableText1"/>
              <w:spacing w:before="40" w:after="40"/>
              <w:rPr>
                <w:rStyle w:val="ModernTableText"/>
                <w:noProof/>
                <w:szCs w:val="18"/>
              </w:rPr>
            </w:pPr>
            <w:r w:rsidRPr="009D11F7">
              <w:rPr>
                <w:rStyle w:val="ModernTableText"/>
                <w:noProof/>
                <w:szCs w:val="18"/>
              </w:rPr>
              <w:t>If no prompt, select report data accumulation type below:</w:t>
            </w:r>
          </w:p>
          <w:p w:rsidRPr="009D11F7" w:rsidR="00CE759A" w:rsidRDefault="00CE759A" w14:paraId="35656FE2" wp14:textId="77777777">
            <w:pPr>
              <w:pStyle w:val="TableText1"/>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Daily  </w:t>
            </w:r>
            <w:r w:rsidRPr="009D11F7">
              <w:rPr>
                <w:rStyle w:val="ModernTableText"/>
                <w:rFonts w:ascii="Wingdings 2" w:hAnsi="Wingdings 2" w:eastAsia="Wingdings 2" w:cs="Wingdings 2"/>
                <w:noProof/>
                <w:szCs w:val="18"/>
              </w:rPr>
              <w:t>£</w:t>
            </w:r>
            <w:r w:rsidRPr="009D11F7">
              <w:rPr>
                <w:rStyle w:val="ModernTableText"/>
                <w:noProof/>
                <w:szCs w:val="18"/>
              </w:rPr>
              <w:t xml:space="preserve"> Weekly  </w:t>
            </w:r>
            <w:r w:rsidRPr="009D11F7">
              <w:rPr>
                <w:rStyle w:val="ModernTableText"/>
                <w:rFonts w:ascii="Wingdings 2" w:hAnsi="Wingdings 2" w:eastAsia="Wingdings 2" w:cs="Wingdings 2"/>
                <w:noProof/>
                <w:szCs w:val="18"/>
              </w:rPr>
              <w:t>£</w:t>
            </w:r>
            <w:r w:rsidRPr="009D11F7">
              <w:rPr>
                <w:rStyle w:val="ModernTableText"/>
                <w:noProof/>
                <w:szCs w:val="18"/>
              </w:rPr>
              <w:t xml:space="preserve"> Monthly  </w:t>
            </w:r>
            <w:r w:rsidRPr="009D11F7">
              <w:rPr>
                <w:rStyle w:val="ModernTableText"/>
                <w:rFonts w:ascii="Wingdings 2" w:hAnsi="Wingdings 2" w:eastAsia="Wingdings 2" w:cs="Wingdings 2"/>
                <w:noProof/>
                <w:szCs w:val="18"/>
              </w:rPr>
              <w:t>£</w:t>
            </w:r>
            <w:r w:rsidRPr="009D11F7">
              <w:rPr>
                <w:rStyle w:val="ModernTableText"/>
                <w:noProof/>
                <w:szCs w:val="18"/>
              </w:rPr>
              <w:t xml:space="preserve"> Quarterly  </w:t>
            </w:r>
            <w:r w:rsidRPr="009D11F7">
              <w:rPr>
                <w:rStyle w:val="ModernTableText"/>
                <w:rFonts w:ascii="Wingdings 2" w:hAnsi="Wingdings 2" w:eastAsia="Wingdings 2" w:cs="Wingdings 2"/>
                <w:noProof/>
                <w:szCs w:val="18"/>
              </w:rPr>
              <w:t>£</w:t>
            </w:r>
            <w:r w:rsidRPr="009D11F7">
              <w:rPr>
                <w:rStyle w:val="ModernTableText"/>
                <w:noProof/>
                <w:szCs w:val="18"/>
              </w:rPr>
              <w:t xml:space="preserve"> Annually  </w:t>
            </w:r>
            <w:r w:rsidRPr="009D11F7">
              <w:rPr>
                <w:rStyle w:val="ModernTableText"/>
                <w:rFonts w:ascii="Wingdings 2" w:hAnsi="Wingdings 2" w:eastAsia="Wingdings 2" w:cs="Wingdings 2"/>
                <w:noProof/>
                <w:szCs w:val="18"/>
              </w:rPr>
              <w:t>£</w:t>
            </w:r>
            <w:r w:rsidRPr="009D11F7">
              <w:rPr>
                <w:rStyle w:val="ModernTableText"/>
                <w:noProof/>
                <w:szCs w:val="18"/>
              </w:rPr>
              <w:t xml:space="preserve"> YTD</w:t>
            </w:r>
          </w:p>
        </w:tc>
        <w:tc>
          <w:tcPr>
            <w:tcW w:w="1321" w:type="pct"/>
            <w:gridSpan w:val="4"/>
            <w:tcBorders>
              <w:top w:val="single" w:color="616161" w:sz="2" w:space="0"/>
              <w:left w:val="nil"/>
            </w:tcBorders>
          </w:tcPr>
          <w:p w:rsidRPr="009D11F7" w:rsidR="00CE759A" w:rsidRDefault="00CE759A" w14:paraId="7465FECB" wp14:textId="77777777">
            <w:pPr>
              <w:pStyle w:val="TableText1"/>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Other - Please explain:</w:t>
            </w:r>
          </w:p>
        </w:tc>
      </w:tr>
      <w:tr xmlns:wp14="http://schemas.microsoft.com/office/word/2010/wordml" w:rsidR="00CE759A" w:rsidTr="007F0BC5" w14:paraId="07C982E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1" w:type="pct"/>
            <w:gridSpan w:val="2"/>
            <w:vMerge w:val="restart"/>
            <w:tcBorders>
              <w:top w:val="single" w:color="616161" w:sz="4" w:space="0"/>
              <w:left w:val="single" w:color="616161" w:sz="4" w:space="0"/>
              <w:right w:val="single" w:color="616161" w:sz="4" w:space="0"/>
            </w:tcBorders>
            <w:vAlign w:val="center"/>
          </w:tcPr>
          <w:p w:rsidRPr="0099653B" w:rsidR="00CE759A" w:rsidP="007F0BC5" w:rsidRDefault="00CE759A" w14:paraId="12C18A88" wp14:textId="77777777">
            <w:pPr>
              <w:pStyle w:val="TableText1"/>
              <w:keepNext/>
              <w:spacing w:before="40" w:after="40"/>
              <w:rPr>
                <w:rStyle w:val="ModernTableText"/>
                <w:b/>
                <w:noProof/>
                <w:szCs w:val="18"/>
              </w:rPr>
            </w:pPr>
            <w:r w:rsidRPr="0099653B">
              <w:rPr>
                <w:rStyle w:val="ModernTableText"/>
                <w:b/>
                <w:noProof/>
                <w:szCs w:val="18"/>
              </w:rPr>
              <w:t>Report Selection Criteria:</w:t>
            </w:r>
          </w:p>
        </w:tc>
        <w:tc>
          <w:tcPr>
            <w:tcW w:w="1160" w:type="pct"/>
            <w:gridSpan w:val="3"/>
            <w:tcBorders>
              <w:top w:val="single" w:color="616161" w:sz="4" w:space="0"/>
              <w:left w:val="single" w:color="616161" w:sz="4" w:space="0"/>
              <w:right w:val="single" w:color="616161" w:sz="4" w:space="0"/>
            </w:tcBorders>
            <w:vAlign w:val="center"/>
          </w:tcPr>
          <w:p w:rsidRPr="0099653B" w:rsidR="00CE759A" w:rsidP="007F0BC5" w:rsidRDefault="00CE759A" w14:paraId="788661E4" wp14:textId="77777777">
            <w:pPr>
              <w:pStyle w:val="TableText1"/>
              <w:keepNext/>
              <w:spacing w:before="40" w:after="40"/>
              <w:jc w:val="center"/>
              <w:rPr>
                <w:rStyle w:val="ModernTableText"/>
                <w:b/>
                <w:noProof/>
                <w:szCs w:val="18"/>
              </w:rPr>
            </w:pPr>
            <w:r w:rsidRPr="0099653B">
              <w:rPr>
                <w:rStyle w:val="ModernTableText"/>
                <w:b/>
                <w:noProof/>
                <w:szCs w:val="18"/>
              </w:rPr>
              <w:t>Report Field</w:t>
            </w:r>
          </w:p>
        </w:tc>
        <w:tc>
          <w:tcPr>
            <w:tcW w:w="2307" w:type="pct"/>
            <w:gridSpan w:val="5"/>
            <w:tcBorders>
              <w:top w:val="single" w:color="616161" w:sz="4" w:space="0"/>
              <w:left w:val="single" w:color="616161" w:sz="4" w:space="0"/>
              <w:bottom w:val="single" w:color="616161" w:sz="4" w:space="0"/>
              <w:right w:val="single" w:color="616161" w:sz="4" w:space="0"/>
            </w:tcBorders>
            <w:vAlign w:val="center"/>
          </w:tcPr>
          <w:p w:rsidRPr="0099653B" w:rsidR="00CE759A" w:rsidP="007F0BC5" w:rsidRDefault="00CE759A" w14:paraId="67B52A37" wp14:textId="77777777">
            <w:pPr>
              <w:pStyle w:val="TableText1"/>
              <w:keepNext/>
              <w:spacing w:before="40" w:after="40"/>
              <w:jc w:val="center"/>
              <w:rPr>
                <w:rStyle w:val="ModernTableText"/>
                <w:b/>
                <w:noProof/>
                <w:szCs w:val="18"/>
              </w:rPr>
            </w:pPr>
            <w:r w:rsidRPr="0099653B">
              <w:rPr>
                <w:rStyle w:val="ModernTableText"/>
                <w:b/>
                <w:noProof/>
                <w:szCs w:val="18"/>
              </w:rPr>
              <w:t>Report Parameters (optional)</w:t>
            </w:r>
          </w:p>
          <w:p w:rsidRPr="0099653B" w:rsidR="00CE759A" w:rsidP="007F0BC5" w:rsidRDefault="00CE759A" w14:paraId="35AAE37C" wp14:textId="77777777">
            <w:pPr>
              <w:pStyle w:val="TableText1"/>
              <w:keepNext/>
              <w:spacing w:before="40" w:after="40"/>
              <w:jc w:val="center"/>
              <w:rPr>
                <w:rStyle w:val="ModernTableText"/>
                <w:b/>
                <w:noProof/>
                <w:szCs w:val="18"/>
              </w:rPr>
            </w:pPr>
            <w:r w:rsidRPr="0099653B">
              <w:rPr>
                <w:rStyle w:val="ModernTableText"/>
                <w:b/>
                <w:noProof/>
                <w:szCs w:val="18"/>
                <w:u w:val="single"/>
              </w:rPr>
              <w:t>Note</w:t>
            </w:r>
            <w:r w:rsidRPr="0099653B">
              <w:rPr>
                <w:rStyle w:val="ModernTableText"/>
                <w:b/>
                <w:noProof/>
                <w:szCs w:val="18"/>
              </w:rPr>
              <w:t>:  If populated, Prompt must = No</w:t>
            </w:r>
          </w:p>
        </w:tc>
        <w:tc>
          <w:tcPr>
            <w:tcW w:w="532" w:type="pct"/>
            <w:tcBorders>
              <w:top w:val="single" w:color="616161" w:sz="4" w:space="0"/>
              <w:left w:val="single" w:color="616161" w:sz="4" w:space="0"/>
              <w:bottom w:val="single" w:color="616161" w:sz="4" w:space="0"/>
              <w:right w:val="single" w:color="616161" w:sz="4" w:space="0"/>
            </w:tcBorders>
            <w:vAlign w:val="center"/>
          </w:tcPr>
          <w:p w:rsidRPr="0099653B" w:rsidR="00CE759A" w:rsidP="007F0BC5" w:rsidRDefault="00CE759A" w14:paraId="2D6B952B" wp14:textId="77777777">
            <w:pPr>
              <w:pStyle w:val="TableText1"/>
              <w:keepNext/>
              <w:spacing w:before="40" w:after="40"/>
              <w:jc w:val="center"/>
              <w:rPr>
                <w:rStyle w:val="ModernTableText"/>
                <w:b/>
                <w:noProof/>
                <w:szCs w:val="18"/>
              </w:rPr>
            </w:pPr>
            <w:r w:rsidRPr="0099653B">
              <w:rPr>
                <w:rStyle w:val="ModernTableText"/>
                <w:b/>
                <w:noProof/>
                <w:szCs w:val="18"/>
              </w:rPr>
              <w:t>Prompt</w:t>
            </w:r>
          </w:p>
        </w:tc>
      </w:tr>
      <w:tr xmlns:wp14="http://schemas.microsoft.com/office/word/2010/wordml" w:rsidR="00BE3176" w14:paraId="70DAA2A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1" w:type="pct"/>
            <w:gridSpan w:val="2"/>
            <w:vMerge/>
            <w:tcBorders>
              <w:left w:val="single" w:color="616161" w:sz="4" w:space="0"/>
              <w:right w:val="single" w:color="616161" w:sz="4" w:space="0"/>
            </w:tcBorders>
          </w:tcPr>
          <w:p w:rsidR="00BE3176" w:rsidP="007F0BC5" w:rsidRDefault="00BE3176" w14:paraId="62C2D79E" wp14:textId="77777777">
            <w:pPr>
              <w:pStyle w:val="TableText1"/>
              <w:keepNext/>
              <w:spacing w:before="40" w:after="40"/>
              <w:rPr>
                <w:rStyle w:val="ModernTableText"/>
                <w:b/>
                <w:sz w:val="17"/>
                <w:szCs w:val="17"/>
              </w:rPr>
            </w:pPr>
          </w:p>
        </w:tc>
        <w:tc>
          <w:tcPr>
            <w:tcW w:w="1160" w:type="pct"/>
            <w:gridSpan w:val="3"/>
            <w:tcBorders>
              <w:top w:val="single" w:color="616161" w:sz="4" w:space="0"/>
              <w:left w:val="single" w:color="616161" w:sz="4" w:space="0"/>
              <w:bottom w:val="single" w:color="616161" w:sz="4" w:space="0"/>
              <w:right w:val="single" w:color="616161" w:sz="4" w:space="0"/>
            </w:tcBorders>
            <w:vAlign w:val="center"/>
          </w:tcPr>
          <w:p w:rsidRPr="004B42EC" w:rsidR="00BE3176" w:rsidP="00BE3176" w:rsidRDefault="00BE3176" w14:paraId="03BC105F" wp14:textId="77777777">
            <w:pPr>
              <w:pStyle w:val="TableText1"/>
              <w:keepNext/>
              <w:numPr>
                <w:ilvl w:val="0"/>
                <w:numId w:val="78"/>
              </w:numPr>
              <w:spacing w:before="40" w:after="40"/>
              <w:rPr>
                <w:rStyle w:val="ModernTableText"/>
                <w:noProof/>
                <w:szCs w:val="18"/>
              </w:rPr>
            </w:pPr>
            <w:r w:rsidRPr="004B42EC">
              <w:rPr>
                <w:rStyle w:val="ModernTableText"/>
                <w:noProof/>
                <w:szCs w:val="18"/>
              </w:rPr>
              <w:t>Header Status Code</w:t>
            </w:r>
          </w:p>
          <w:p w:rsidRPr="004B42EC" w:rsidR="00BE3176" w:rsidP="004B42EC" w:rsidRDefault="00BE3176" w14:paraId="7920F72A" wp14:textId="77777777">
            <w:pPr>
              <w:pStyle w:val="TableText1"/>
              <w:keepNext/>
              <w:spacing w:before="40" w:after="40"/>
              <w:rPr>
                <w:rStyle w:val="ModernTableText"/>
                <w:noProof/>
                <w:szCs w:val="18"/>
              </w:rPr>
            </w:pPr>
            <w:r>
              <w:rPr>
                <w:rStyle w:val="ModernTableText"/>
                <w:noProof/>
                <w:szCs w:val="18"/>
              </w:rPr>
              <w:t xml:space="preserve">       </w:t>
            </w:r>
            <w:r w:rsidRPr="004B42EC">
              <w:rPr>
                <w:rStyle w:val="ModernTableText"/>
                <w:noProof/>
                <w:szCs w:val="18"/>
              </w:rPr>
              <w:t>A-HDR-TB.A-HDR-STAT-Cd</w:t>
            </w:r>
          </w:p>
        </w:tc>
        <w:tc>
          <w:tcPr>
            <w:tcW w:w="2307" w:type="pct"/>
            <w:gridSpan w:val="5"/>
            <w:tcBorders>
              <w:top w:val="single" w:color="616161" w:sz="4" w:space="0"/>
              <w:left w:val="single" w:color="616161" w:sz="4" w:space="0"/>
              <w:bottom w:val="single" w:color="616161" w:sz="4" w:space="0"/>
              <w:right w:val="single" w:color="616161" w:sz="4" w:space="0"/>
            </w:tcBorders>
            <w:vAlign w:val="center"/>
          </w:tcPr>
          <w:p w:rsidRPr="004B42EC" w:rsidR="00BE3176" w:rsidP="007F0BC5" w:rsidRDefault="00BE3176" w14:paraId="66CD5608" wp14:textId="77777777">
            <w:pPr>
              <w:pStyle w:val="TableText1"/>
              <w:keepNext/>
              <w:spacing w:before="40" w:after="40"/>
              <w:rPr>
                <w:rStyle w:val="ModernTableText"/>
                <w:noProof/>
                <w:szCs w:val="18"/>
              </w:rPr>
            </w:pPr>
            <w:r w:rsidRPr="004B42EC">
              <w:rPr>
                <w:rStyle w:val="ModernTableText"/>
                <w:noProof/>
                <w:sz w:val="17"/>
                <w:szCs w:val="17"/>
              </w:rPr>
              <w:t>A-HDR-STAT-CD &lt;&gt; 'R' (Rejected)</w:t>
            </w:r>
          </w:p>
        </w:tc>
        <w:tc>
          <w:tcPr>
            <w:tcW w:w="532" w:type="pct"/>
            <w:tcBorders>
              <w:top w:val="single" w:color="616161" w:sz="4" w:space="0"/>
              <w:left w:val="single" w:color="616161" w:sz="4" w:space="0"/>
              <w:bottom w:val="single" w:color="616161" w:sz="4" w:space="0"/>
              <w:right w:val="single" w:color="616161" w:sz="4" w:space="0"/>
            </w:tcBorders>
            <w:vAlign w:val="center"/>
          </w:tcPr>
          <w:p w:rsidRPr="004B42EC" w:rsidR="00BE3176" w:rsidP="007F0BC5" w:rsidRDefault="00BE3176" w14:paraId="13D787D4" wp14:textId="77777777">
            <w:pPr>
              <w:keepNext/>
              <w:jc w:val="center"/>
              <w:rPr>
                <w:rStyle w:val="ModernTableText"/>
                <w:noProof/>
                <w:szCs w:val="18"/>
              </w:rPr>
            </w:pPr>
            <w:r w:rsidRPr="004B42EC">
              <w:rPr>
                <w:rStyle w:val="ModernTableText"/>
                <w:rFonts w:ascii="Wingdings" w:hAnsi="Wingdings" w:eastAsia="Wingdings" w:cs="Wingdings"/>
                <w:noProof/>
                <w:sz w:val="23"/>
                <w:szCs w:val="23"/>
              </w:rPr>
              <w:t>þ</w:t>
            </w:r>
            <w:r w:rsidRPr="004B42EC">
              <w:rPr>
                <w:rStyle w:val="ModernTableText"/>
                <w:noProof/>
                <w:sz w:val="23"/>
                <w:szCs w:val="23"/>
              </w:rPr>
              <w:t xml:space="preserve"> </w:t>
            </w:r>
            <w:r w:rsidRPr="004B42EC">
              <w:rPr>
                <w:rStyle w:val="ModernTableText"/>
                <w:noProof/>
                <w:sz w:val="17"/>
                <w:szCs w:val="17"/>
              </w:rPr>
              <w:t xml:space="preserve">No  </w:t>
            </w:r>
            <w:r w:rsidRPr="004B42EC">
              <w:rPr>
                <w:rStyle w:val="ModernTableText"/>
                <w:rFonts w:ascii="Wingdings 2" w:hAnsi="Wingdings 2" w:eastAsia="Wingdings 2" w:cs="Wingdings 2"/>
                <w:noProof/>
                <w:sz w:val="23"/>
                <w:szCs w:val="23"/>
              </w:rPr>
              <w:t>£</w:t>
            </w:r>
            <w:r w:rsidRPr="004B42EC">
              <w:rPr>
                <w:rStyle w:val="ModernTableText"/>
                <w:noProof/>
                <w:sz w:val="17"/>
                <w:szCs w:val="17"/>
              </w:rPr>
              <w:t xml:space="preserve"> Yes</w:t>
            </w:r>
          </w:p>
        </w:tc>
      </w:tr>
      <w:tr xmlns:wp14="http://schemas.microsoft.com/office/word/2010/wordml" w:rsidR="00BE3176" w14:paraId="19A2D4C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1" w:type="pct"/>
            <w:gridSpan w:val="2"/>
            <w:vMerge/>
            <w:tcBorders>
              <w:left w:val="single" w:color="616161" w:sz="4" w:space="0"/>
              <w:right w:val="single" w:color="616161" w:sz="4" w:space="0"/>
            </w:tcBorders>
          </w:tcPr>
          <w:p w:rsidR="00BE3176" w:rsidP="007F0BC5" w:rsidRDefault="00BE3176" w14:paraId="6338D6A5" wp14:textId="77777777">
            <w:pPr>
              <w:pStyle w:val="TableText1"/>
              <w:keepNext/>
              <w:spacing w:before="40" w:after="40"/>
              <w:rPr>
                <w:rStyle w:val="ModernTableText"/>
                <w:b/>
                <w:sz w:val="17"/>
                <w:szCs w:val="17"/>
              </w:rPr>
            </w:pPr>
          </w:p>
        </w:tc>
        <w:tc>
          <w:tcPr>
            <w:tcW w:w="1160" w:type="pct"/>
            <w:gridSpan w:val="3"/>
            <w:tcBorders>
              <w:top w:val="single" w:color="616161" w:sz="4" w:space="0"/>
              <w:left w:val="single" w:color="616161" w:sz="4" w:space="0"/>
              <w:bottom w:val="single" w:color="616161" w:sz="4" w:space="0"/>
              <w:right w:val="single" w:color="616161" w:sz="4" w:space="0"/>
            </w:tcBorders>
            <w:vAlign w:val="center"/>
          </w:tcPr>
          <w:p w:rsidRPr="0099653B" w:rsidR="00BE3176" w:rsidP="00BE3176" w:rsidRDefault="00BE3176" w14:paraId="211C1FAE" wp14:textId="77777777">
            <w:pPr>
              <w:pStyle w:val="TableText1"/>
              <w:keepNext/>
              <w:numPr>
                <w:ilvl w:val="0"/>
                <w:numId w:val="78"/>
              </w:numPr>
              <w:spacing w:before="40" w:after="40"/>
              <w:rPr>
                <w:rStyle w:val="ModernTableText"/>
                <w:szCs w:val="18"/>
              </w:rPr>
            </w:pPr>
            <w:r w:rsidRPr="0099653B">
              <w:rPr>
                <w:rStyle w:val="ModernTableText"/>
                <w:noProof/>
                <w:szCs w:val="18"/>
              </w:rPr>
              <w:t>LOB Cd</w:t>
            </w:r>
            <w:r w:rsidRPr="0099653B">
              <w:rPr>
                <w:rStyle w:val="ModernTableText"/>
                <w:noProof/>
                <w:szCs w:val="18"/>
              </w:rPr>
              <w:br/>
            </w:r>
            <w:r w:rsidRPr="0099653B">
              <w:rPr>
                <w:rStyle w:val="ModernTableText"/>
                <w:noProof/>
                <w:szCs w:val="18"/>
              </w:rPr>
              <w:t>A-HDR-TB.R-LOB-CD</w:t>
            </w:r>
          </w:p>
        </w:tc>
        <w:tc>
          <w:tcPr>
            <w:tcW w:w="2307" w:type="pct"/>
            <w:gridSpan w:val="5"/>
            <w:tcBorders>
              <w:top w:val="single" w:color="616161" w:sz="4" w:space="0"/>
              <w:left w:val="single" w:color="616161" w:sz="4" w:space="0"/>
              <w:bottom w:val="single" w:color="616161" w:sz="4" w:space="0"/>
              <w:right w:val="single" w:color="616161" w:sz="4" w:space="0"/>
            </w:tcBorders>
            <w:vAlign w:val="center"/>
          </w:tcPr>
          <w:p w:rsidRPr="0099653B" w:rsidR="00BE3176" w:rsidP="007F0BC5" w:rsidRDefault="00BE3176" w14:paraId="65B14B8E" wp14:textId="77777777">
            <w:pPr>
              <w:pStyle w:val="TableText1"/>
              <w:keepNext/>
              <w:spacing w:before="40" w:after="40"/>
              <w:rPr>
                <w:rStyle w:val="ModernTableText"/>
                <w:szCs w:val="18"/>
              </w:rPr>
            </w:pPr>
            <w:r w:rsidRPr="0099653B">
              <w:rPr>
                <w:rStyle w:val="ModernTableText"/>
                <w:noProof/>
                <w:szCs w:val="18"/>
              </w:rPr>
              <w:t>Default to ‘Medicaid’</w:t>
            </w:r>
          </w:p>
        </w:tc>
        <w:tc>
          <w:tcPr>
            <w:tcW w:w="532" w:type="pct"/>
            <w:tcBorders>
              <w:top w:val="single" w:color="616161" w:sz="4" w:space="0"/>
              <w:left w:val="single" w:color="616161" w:sz="4" w:space="0"/>
              <w:bottom w:val="single" w:color="616161" w:sz="4" w:space="0"/>
              <w:right w:val="single" w:color="616161" w:sz="4" w:space="0"/>
            </w:tcBorders>
            <w:vAlign w:val="center"/>
          </w:tcPr>
          <w:p w:rsidRPr="0099653B" w:rsidR="00BE3176" w:rsidP="007F0BC5" w:rsidRDefault="00BE3176" w14:paraId="5626E4B0" wp14:textId="77777777">
            <w:pPr>
              <w:keepNext/>
              <w:jc w:val="center"/>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No  </w:t>
            </w:r>
            <w:r w:rsidRPr="0099653B">
              <w:rPr>
                <w:rStyle w:val="ModernTableText"/>
                <w:rFonts w:ascii="Wingdings" w:hAnsi="Wingdings" w:eastAsia="Wingdings" w:cs="Wingdings"/>
                <w:noProof/>
                <w:szCs w:val="18"/>
              </w:rPr>
              <w:t>þ</w:t>
            </w:r>
            <w:r w:rsidRPr="0099653B">
              <w:rPr>
                <w:rStyle w:val="ModernTableText"/>
                <w:noProof/>
                <w:szCs w:val="18"/>
              </w:rPr>
              <w:t xml:space="preserve"> Yes</w:t>
            </w:r>
          </w:p>
        </w:tc>
      </w:tr>
      <w:tr xmlns:wp14="http://schemas.microsoft.com/office/word/2010/wordml" w:rsidR="0071378D" w:rsidTr="00784721" w14:paraId="7E6BC82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781"/>
          <w:jc w:val="center"/>
        </w:trPr>
        <w:tc>
          <w:tcPr>
            <w:tcW w:w="1001" w:type="pct"/>
            <w:gridSpan w:val="2"/>
            <w:vMerge/>
            <w:tcBorders>
              <w:left w:val="single" w:color="616161" w:sz="4" w:space="0"/>
              <w:right w:val="single" w:color="616161" w:sz="4" w:space="0"/>
            </w:tcBorders>
          </w:tcPr>
          <w:p w:rsidR="0071378D" w:rsidP="007F0BC5" w:rsidRDefault="0071378D" w14:paraId="0CFCD97B" wp14:textId="77777777">
            <w:pPr>
              <w:pStyle w:val="TableText1"/>
              <w:keepNext/>
              <w:spacing w:before="40" w:after="40"/>
              <w:rPr>
                <w:rStyle w:val="ModernTableText"/>
                <w:b/>
                <w:sz w:val="17"/>
                <w:szCs w:val="17"/>
              </w:rPr>
            </w:pPr>
          </w:p>
        </w:tc>
        <w:tc>
          <w:tcPr>
            <w:tcW w:w="1160" w:type="pct"/>
            <w:gridSpan w:val="3"/>
            <w:tcBorders>
              <w:top w:val="single" w:color="616161" w:sz="4" w:space="0"/>
              <w:left w:val="single" w:color="616161" w:sz="4" w:space="0"/>
              <w:right w:val="single" w:color="616161" w:sz="4" w:space="0"/>
            </w:tcBorders>
            <w:vAlign w:val="center"/>
          </w:tcPr>
          <w:p w:rsidRPr="007E08F5" w:rsidR="0071378D" w:rsidP="00BE3176" w:rsidRDefault="0071378D" w14:paraId="48CE9D2B" wp14:textId="77777777">
            <w:pPr>
              <w:pStyle w:val="TableText1"/>
              <w:keepNext/>
              <w:numPr>
                <w:ilvl w:val="0"/>
                <w:numId w:val="78"/>
              </w:numPr>
              <w:spacing w:before="40" w:after="40"/>
              <w:rPr>
                <w:rStyle w:val="ModernTableText"/>
                <w:noProof/>
                <w:szCs w:val="18"/>
              </w:rPr>
            </w:pPr>
            <w:r w:rsidRPr="007E08F5">
              <w:rPr>
                <w:rStyle w:val="ModernTableText"/>
                <w:noProof/>
                <w:szCs w:val="18"/>
              </w:rPr>
              <w:t xml:space="preserve">Line Item Servicing Provider ID </w:t>
            </w:r>
          </w:p>
          <w:p w:rsidRPr="007E08F5" w:rsidR="0071378D" w:rsidP="007E08F5" w:rsidRDefault="0071378D" w14:paraId="26EEAE7C" wp14:textId="77777777">
            <w:pPr>
              <w:pStyle w:val="TableText1"/>
              <w:keepNext/>
              <w:spacing w:before="40" w:after="40"/>
              <w:ind w:left="360"/>
              <w:rPr>
                <w:rStyle w:val="ModernTableText"/>
                <w:szCs w:val="18"/>
              </w:rPr>
            </w:pPr>
            <w:r w:rsidRPr="007E08F5">
              <w:rPr>
                <w:rStyle w:val="ModernTableText"/>
                <w:noProof/>
                <w:szCs w:val="18"/>
              </w:rPr>
              <w:t>P_ALT_ID_TB.P_ALT_ID</w:t>
            </w:r>
            <w:r>
              <w:rPr>
                <w:rStyle w:val="ModernTableText"/>
                <w:noProof/>
                <w:szCs w:val="18"/>
              </w:rPr>
              <w:t xml:space="preserve"> </w:t>
            </w:r>
            <w:r w:rsidRPr="00293AA8">
              <w:rPr>
                <w:rStyle w:val="ModernTableText"/>
                <w:noProof/>
                <w:szCs w:val="18"/>
              </w:rPr>
              <w:t>where P_ALT_ID_TY_CD = 1D</w:t>
            </w:r>
          </w:p>
        </w:tc>
        <w:tc>
          <w:tcPr>
            <w:tcW w:w="2307" w:type="pct"/>
            <w:gridSpan w:val="5"/>
            <w:tcBorders>
              <w:top w:val="single" w:color="616161" w:sz="4" w:space="0"/>
              <w:left w:val="single" w:color="616161" w:sz="4" w:space="0"/>
              <w:right w:val="single" w:color="616161" w:sz="4" w:space="0"/>
            </w:tcBorders>
            <w:vAlign w:val="center"/>
          </w:tcPr>
          <w:p w:rsidRPr="007E08F5" w:rsidR="0071378D" w:rsidP="007F0BC5" w:rsidRDefault="0071378D" w14:paraId="2806C9EC" wp14:textId="77777777">
            <w:pPr>
              <w:pStyle w:val="TableText1"/>
              <w:keepNext/>
              <w:spacing w:before="40" w:after="40"/>
              <w:rPr>
                <w:rStyle w:val="ModernTableText"/>
                <w:szCs w:val="18"/>
              </w:rPr>
            </w:pPr>
            <w:r w:rsidRPr="007E08F5">
              <w:rPr>
                <w:rStyle w:val="ModernTableText"/>
                <w:szCs w:val="18"/>
              </w:rPr>
              <w:t>Limited to a single selection.</w:t>
            </w:r>
          </w:p>
        </w:tc>
        <w:tc>
          <w:tcPr>
            <w:tcW w:w="532" w:type="pct"/>
            <w:tcBorders>
              <w:top w:val="single" w:color="616161" w:sz="4" w:space="0"/>
              <w:left w:val="single" w:color="616161" w:sz="4" w:space="0"/>
              <w:right w:val="single" w:color="616161" w:sz="4" w:space="0"/>
            </w:tcBorders>
            <w:vAlign w:val="center"/>
          </w:tcPr>
          <w:p w:rsidRPr="0099653B" w:rsidR="0071378D" w:rsidP="007F0BC5" w:rsidRDefault="0071378D" w14:paraId="1D5BD1E1" wp14:textId="77777777">
            <w:pPr>
              <w:keepNext/>
              <w:jc w:val="center"/>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No </w:t>
            </w:r>
            <w:r w:rsidRPr="0099653B">
              <w:rPr>
                <w:rStyle w:val="ModernTableText"/>
                <w:rFonts w:ascii="Wingdings" w:hAnsi="Wingdings" w:eastAsia="Wingdings" w:cs="Wingdings"/>
                <w:noProof/>
                <w:szCs w:val="18"/>
              </w:rPr>
              <w:t>þ</w:t>
            </w:r>
            <w:r w:rsidRPr="0099653B">
              <w:rPr>
                <w:rStyle w:val="ModernTableText"/>
                <w:noProof/>
                <w:szCs w:val="18"/>
              </w:rPr>
              <w:t xml:space="preserve"> Yes</w:t>
            </w:r>
          </w:p>
        </w:tc>
      </w:tr>
      <w:tr xmlns:wp14="http://schemas.microsoft.com/office/word/2010/wordml" w:rsidR="00BE3176" w14:paraId="0B69DC6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1" w:type="pct"/>
            <w:gridSpan w:val="2"/>
            <w:vMerge/>
            <w:tcBorders>
              <w:left w:val="single" w:color="616161" w:sz="4" w:space="0"/>
              <w:right w:val="single" w:color="616161" w:sz="4" w:space="0"/>
            </w:tcBorders>
          </w:tcPr>
          <w:p w:rsidR="00BE3176" w:rsidRDefault="00BE3176" w14:paraId="7001A5AA" wp14:textId="77777777">
            <w:pPr>
              <w:pStyle w:val="TableText1"/>
              <w:spacing w:before="40" w:after="40"/>
              <w:rPr>
                <w:rStyle w:val="ModernTableText"/>
                <w:b/>
                <w:sz w:val="17"/>
                <w:szCs w:val="17"/>
              </w:rPr>
            </w:pPr>
          </w:p>
        </w:tc>
        <w:tc>
          <w:tcPr>
            <w:tcW w:w="1160" w:type="pct"/>
            <w:gridSpan w:val="3"/>
            <w:tcBorders>
              <w:top w:val="single" w:color="616161" w:sz="4" w:space="0"/>
              <w:left w:val="single" w:color="616161" w:sz="4" w:space="0"/>
              <w:bottom w:val="single" w:color="616161" w:sz="4" w:space="0"/>
              <w:right w:val="single" w:color="616161" w:sz="4" w:space="0"/>
            </w:tcBorders>
            <w:vAlign w:val="center"/>
          </w:tcPr>
          <w:p w:rsidRPr="0099653B" w:rsidR="00BE3176" w:rsidP="00BE3176" w:rsidRDefault="00BE3176" w14:paraId="6C549272" wp14:textId="77777777">
            <w:pPr>
              <w:pStyle w:val="TableText1"/>
              <w:numPr>
                <w:ilvl w:val="0"/>
                <w:numId w:val="78"/>
              </w:numPr>
              <w:spacing w:before="40" w:after="40"/>
              <w:rPr>
                <w:rStyle w:val="ModernTableText"/>
                <w:szCs w:val="18"/>
              </w:rPr>
            </w:pPr>
            <w:r w:rsidRPr="0099653B">
              <w:rPr>
                <w:rStyle w:val="ModernTableText"/>
                <w:szCs w:val="18"/>
              </w:rPr>
              <w:t>Auth Type</w:t>
            </w:r>
          </w:p>
          <w:p w:rsidRPr="0099653B" w:rsidR="00BE3176" w:rsidRDefault="00BE3176" w14:paraId="14940D98" wp14:textId="77777777">
            <w:pPr>
              <w:pStyle w:val="TableText1"/>
              <w:spacing w:before="40" w:after="40"/>
              <w:ind w:left="360"/>
              <w:rPr>
                <w:rStyle w:val="ModernTableText"/>
                <w:szCs w:val="18"/>
              </w:rPr>
            </w:pPr>
            <w:r w:rsidRPr="0099653B">
              <w:rPr>
                <w:rStyle w:val="ModernTableText"/>
                <w:szCs w:val="18"/>
              </w:rPr>
              <w:t>SA Ty Cd</w:t>
            </w:r>
          </w:p>
          <w:p w:rsidRPr="0099653B" w:rsidR="00BE3176" w:rsidRDefault="00BE3176" w14:paraId="199343CE" wp14:textId="77777777">
            <w:pPr>
              <w:pStyle w:val="TableText1"/>
              <w:spacing w:before="40" w:after="40"/>
              <w:rPr>
                <w:rStyle w:val="ModernTableText"/>
                <w:szCs w:val="18"/>
              </w:rPr>
            </w:pPr>
            <w:r w:rsidRPr="0099653B">
              <w:rPr>
                <w:rStyle w:val="ModernTableText"/>
                <w:szCs w:val="18"/>
              </w:rPr>
              <w:t xml:space="preserve">       A_HDR_TB</w:t>
            </w:r>
          </w:p>
        </w:tc>
        <w:tc>
          <w:tcPr>
            <w:tcW w:w="2307" w:type="pct"/>
            <w:gridSpan w:val="5"/>
            <w:tcBorders>
              <w:top w:val="single" w:color="616161" w:sz="4" w:space="0"/>
              <w:left w:val="single" w:color="616161" w:sz="4" w:space="0"/>
              <w:bottom w:val="single" w:color="616161" w:sz="4" w:space="0"/>
              <w:right w:val="single" w:color="616161" w:sz="4" w:space="0"/>
            </w:tcBorders>
            <w:vAlign w:val="center"/>
          </w:tcPr>
          <w:p w:rsidRPr="0099653B" w:rsidR="00BE3176" w:rsidRDefault="00BE3176" w14:paraId="50005B7B" wp14:textId="77777777">
            <w:pPr>
              <w:pStyle w:val="TableText1"/>
              <w:spacing w:before="40" w:after="40"/>
              <w:rPr>
                <w:rStyle w:val="ModernTableText"/>
                <w:szCs w:val="18"/>
              </w:rPr>
            </w:pPr>
            <w:r w:rsidRPr="0099653B">
              <w:rPr>
                <w:rStyle w:val="ModernTableText"/>
                <w:szCs w:val="18"/>
              </w:rPr>
              <w:t>Default to ‘All’.</w:t>
            </w:r>
          </w:p>
        </w:tc>
        <w:tc>
          <w:tcPr>
            <w:tcW w:w="532" w:type="pct"/>
            <w:tcBorders>
              <w:top w:val="single" w:color="616161" w:sz="4" w:space="0"/>
              <w:left w:val="single" w:color="616161" w:sz="4" w:space="0"/>
              <w:bottom w:val="single" w:color="616161" w:sz="4" w:space="0"/>
              <w:right w:val="single" w:color="616161" w:sz="4" w:space="0"/>
            </w:tcBorders>
            <w:vAlign w:val="center"/>
          </w:tcPr>
          <w:p w:rsidRPr="0099653B" w:rsidR="00BE3176" w:rsidRDefault="00BE3176" w14:paraId="09CAF203" wp14:textId="77777777">
            <w:pPr>
              <w:jc w:val="center"/>
              <w:rPr>
                <w:noProof/>
                <w:sz w:val="18"/>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No </w:t>
            </w:r>
            <w:r w:rsidRPr="0099653B">
              <w:rPr>
                <w:rStyle w:val="ModernTableText"/>
                <w:rFonts w:ascii="Wingdings" w:hAnsi="Wingdings" w:eastAsia="Wingdings" w:cs="Wingdings"/>
                <w:noProof/>
                <w:szCs w:val="18"/>
              </w:rPr>
              <w:t>þ</w:t>
            </w:r>
            <w:r w:rsidRPr="0099653B">
              <w:rPr>
                <w:rStyle w:val="ModernTableText"/>
                <w:noProof/>
                <w:szCs w:val="18"/>
              </w:rPr>
              <w:t xml:space="preserve"> Yes</w:t>
            </w:r>
          </w:p>
        </w:tc>
      </w:tr>
      <w:tr xmlns:wp14="http://schemas.microsoft.com/office/word/2010/wordml" w:rsidR="00BE3176" w14:paraId="43EBC50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1" w:type="pct"/>
            <w:gridSpan w:val="2"/>
            <w:vMerge/>
            <w:tcBorders>
              <w:left w:val="single" w:color="616161" w:sz="4" w:space="0"/>
              <w:right w:val="single" w:color="616161" w:sz="4" w:space="0"/>
            </w:tcBorders>
          </w:tcPr>
          <w:p w:rsidR="00BE3176" w:rsidRDefault="00BE3176" w14:paraId="52832FE1" wp14:textId="77777777">
            <w:pPr>
              <w:pStyle w:val="TableText1"/>
              <w:spacing w:before="40" w:after="40"/>
              <w:rPr>
                <w:rStyle w:val="ModernTableText"/>
                <w:b/>
                <w:sz w:val="17"/>
                <w:szCs w:val="17"/>
              </w:rPr>
            </w:pPr>
          </w:p>
        </w:tc>
        <w:tc>
          <w:tcPr>
            <w:tcW w:w="1160" w:type="pct"/>
            <w:gridSpan w:val="3"/>
            <w:tcBorders>
              <w:top w:val="single" w:color="616161" w:sz="4" w:space="0"/>
              <w:left w:val="single" w:color="616161" w:sz="4" w:space="0"/>
              <w:bottom w:val="single" w:color="616161" w:sz="4" w:space="0"/>
              <w:right w:val="single" w:color="616161" w:sz="4" w:space="0"/>
            </w:tcBorders>
            <w:vAlign w:val="center"/>
          </w:tcPr>
          <w:p w:rsidRPr="0099653B" w:rsidR="00BE3176" w:rsidP="00BE3176" w:rsidRDefault="00BE3176" w14:paraId="6E1458FB" wp14:textId="77777777">
            <w:pPr>
              <w:pStyle w:val="TableText1"/>
              <w:numPr>
                <w:ilvl w:val="0"/>
                <w:numId w:val="78"/>
              </w:numPr>
              <w:spacing w:before="40" w:after="40"/>
              <w:rPr>
                <w:rStyle w:val="ModernTableText"/>
                <w:szCs w:val="18"/>
              </w:rPr>
            </w:pPr>
            <w:r w:rsidRPr="0099653B">
              <w:rPr>
                <w:rStyle w:val="ModernTableText"/>
                <w:szCs w:val="18"/>
              </w:rPr>
              <w:t>SA Category Code</w:t>
            </w:r>
          </w:p>
          <w:p w:rsidRPr="0099653B" w:rsidR="00BE3176" w:rsidRDefault="00BE3176" w14:paraId="6FE69651" wp14:textId="77777777">
            <w:pPr>
              <w:pStyle w:val="TableText1"/>
              <w:spacing w:before="40" w:after="40"/>
              <w:ind w:left="360"/>
              <w:rPr>
                <w:rStyle w:val="ModernTableText"/>
                <w:szCs w:val="18"/>
              </w:rPr>
            </w:pPr>
            <w:r w:rsidRPr="0099653B">
              <w:rPr>
                <w:rStyle w:val="ModernTableText"/>
                <w:szCs w:val="18"/>
              </w:rPr>
              <w:t>SA LI Cat Svc Cd</w:t>
            </w:r>
          </w:p>
          <w:p w:rsidRPr="0099653B" w:rsidR="00BE3176" w:rsidRDefault="00BE3176" w14:paraId="79762E1E" wp14:textId="77777777">
            <w:pPr>
              <w:pStyle w:val="TableText1"/>
              <w:spacing w:before="40" w:after="40"/>
              <w:rPr>
                <w:rStyle w:val="ModernTableText"/>
                <w:szCs w:val="18"/>
              </w:rPr>
            </w:pPr>
            <w:r w:rsidRPr="0099653B">
              <w:rPr>
                <w:rStyle w:val="ModernTableText"/>
                <w:szCs w:val="18"/>
              </w:rPr>
              <w:t xml:space="preserve">        A_DTL_TB</w:t>
            </w:r>
          </w:p>
        </w:tc>
        <w:tc>
          <w:tcPr>
            <w:tcW w:w="2307" w:type="pct"/>
            <w:gridSpan w:val="5"/>
            <w:tcBorders>
              <w:top w:val="single" w:color="616161" w:sz="4" w:space="0"/>
              <w:left w:val="single" w:color="616161" w:sz="4" w:space="0"/>
              <w:bottom w:val="single" w:color="616161" w:sz="4" w:space="0"/>
              <w:right w:val="single" w:color="616161" w:sz="4" w:space="0"/>
            </w:tcBorders>
            <w:vAlign w:val="center"/>
          </w:tcPr>
          <w:p w:rsidRPr="0099653B" w:rsidR="00BE3176" w:rsidRDefault="00BE3176" w14:paraId="045AE43A" wp14:textId="77777777">
            <w:pPr>
              <w:pStyle w:val="TableText1"/>
              <w:spacing w:before="40" w:after="40"/>
              <w:rPr>
                <w:rStyle w:val="ModernTableText"/>
                <w:szCs w:val="18"/>
              </w:rPr>
            </w:pPr>
            <w:r w:rsidRPr="0099653B">
              <w:rPr>
                <w:rStyle w:val="ModernTableText"/>
                <w:szCs w:val="18"/>
              </w:rPr>
              <w:t>Default to ‘All’</w:t>
            </w:r>
          </w:p>
        </w:tc>
        <w:tc>
          <w:tcPr>
            <w:tcW w:w="532" w:type="pct"/>
            <w:tcBorders>
              <w:top w:val="single" w:color="616161" w:sz="4" w:space="0"/>
              <w:left w:val="single" w:color="616161" w:sz="4" w:space="0"/>
              <w:bottom w:val="single" w:color="616161" w:sz="4" w:space="0"/>
              <w:right w:val="single" w:color="616161" w:sz="4" w:space="0"/>
            </w:tcBorders>
            <w:vAlign w:val="center"/>
          </w:tcPr>
          <w:p w:rsidRPr="0099653B" w:rsidR="00BE3176" w:rsidRDefault="00BE3176" w14:paraId="496AF985" wp14:textId="77777777">
            <w:pPr>
              <w:jc w:val="center"/>
              <w:rPr>
                <w:noProof/>
                <w:sz w:val="18"/>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No </w:t>
            </w:r>
            <w:r w:rsidRPr="0099653B">
              <w:rPr>
                <w:rStyle w:val="ModernTableText"/>
                <w:rFonts w:ascii="Wingdings" w:hAnsi="Wingdings" w:eastAsia="Wingdings" w:cs="Wingdings"/>
                <w:noProof/>
                <w:szCs w:val="18"/>
              </w:rPr>
              <w:t>þ</w:t>
            </w:r>
            <w:r w:rsidRPr="0099653B">
              <w:rPr>
                <w:rStyle w:val="ModernTableText"/>
                <w:noProof/>
                <w:szCs w:val="18"/>
              </w:rPr>
              <w:t xml:space="preserve"> Yes</w:t>
            </w:r>
          </w:p>
        </w:tc>
      </w:tr>
      <w:tr xmlns:wp14="http://schemas.microsoft.com/office/word/2010/wordml" w:rsidR="00BE3176" w:rsidTr="002B7073" w14:paraId="45EC871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1" w:type="pct"/>
            <w:gridSpan w:val="2"/>
            <w:vMerge/>
            <w:tcBorders>
              <w:left w:val="single" w:color="616161" w:sz="4" w:space="0"/>
              <w:right w:val="single" w:color="616161" w:sz="4" w:space="0"/>
            </w:tcBorders>
          </w:tcPr>
          <w:p w:rsidR="00BE3176" w:rsidRDefault="00BE3176" w14:paraId="7586E6C1" wp14:textId="77777777">
            <w:pPr>
              <w:pStyle w:val="TableText1"/>
              <w:spacing w:before="40" w:after="40"/>
              <w:rPr>
                <w:rStyle w:val="ModernTableText"/>
                <w:b/>
                <w:sz w:val="17"/>
                <w:szCs w:val="17"/>
              </w:rPr>
            </w:pPr>
          </w:p>
        </w:tc>
        <w:tc>
          <w:tcPr>
            <w:tcW w:w="1160" w:type="pct"/>
            <w:gridSpan w:val="3"/>
            <w:tcBorders>
              <w:top w:val="single" w:color="616161" w:sz="4" w:space="0"/>
              <w:left w:val="single" w:color="616161" w:sz="4" w:space="0"/>
              <w:bottom w:val="single" w:color="616161" w:sz="4" w:space="0"/>
              <w:right w:val="single" w:color="616161" w:sz="4" w:space="0"/>
            </w:tcBorders>
            <w:vAlign w:val="center"/>
          </w:tcPr>
          <w:p w:rsidRPr="0099653B" w:rsidR="00BE3176" w:rsidP="00BE3176" w:rsidRDefault="00BE3176" w14:paraId="6195AF0B" wp14:textId="77777777">
            <w:pPr>
              <w:pStyle w:val="TableText1"/>
              <w:numPr>
                <w:ilvl w:val="0"/>
                <w:numId w:val="78"/>
              </w:numPr>
              <w:spacing w:before="40" w:after="40"/>
              <w:rPr>
                <w:rStyle w:val="ModernTableText"/>
                <w:szCs w:val="18"/>
              </w:rPr>
            </w:pPr>
            <w:r w:rsidRPr="0099653B">
              <w:rPr>
                <w:rStyle w:val="ModernTableText"/>
                <w:szCs w:val="18"/>
              </w:rPr>
              <w:t>Line Item Approved Begin Date</w:t>
            </w:r>
          </w:p>
          <w:p w:rsidRPr="0099653B" w:rsidR="00BE3176" w:rsidP="0075716A" w:rsidRDefault="00BE3176" w14:paraId="0F388AE3" wp14:textId="77777777">
            <w:pPr>
              <w:pStyle w:val="TableText1"/>
              <w:spacing w:before="40" w:after="40"/>
              <w:ind w:left="360" w:hanging="360"/>
              <w:rPr>
                <w:rStyle w:val="ModernTableText"/>
                <w:szCs w:val="18"/>
              </w:rPr>
            </w:pPr>
            <w:r>
              <w:rPr>
                <w:rStyle w:val="ModernTableText"/>
                <w:szCs w:val="18"/>
              </w:rPr>
              <w:t xml:space="preserve">       </w:t>
            </w:r>
            <w:r w:rsidRPr="0099653B">
              <w:rPr>
                <w:rStyle w:val="ModernTableText"/>
                <w:szCs w:val="18"/>
              </w:rPr>
              <w:t>SA LI Dt-Apprv Beg</w:t>
            </w:r>
          </w:p>
          <w:p w:rsidRPr="0099653B" w:rsidR="00BE3176" w:rsidP="0075716A" w:rsidRDefault="00BE3176" w14:paraId="0D51B3AA" wp14:textId="77777777">
            <w:pPr>
              <w:pStyle w:val="TableText1"/>
              <w:spacing w:before="40" w:after="40"/>
              <w:ind w:left="360" w:hanging="360"/>
              <w:rPr>
                <w:rStyle w:val="ModernTableText"/>
                <w:szCs w:val="18"/>
              </w:rPr>
            </w:pPr>
            <w:r w:rsidRPr="0099653B">
              <w:rPr>
                <w:rStyle w:val="ModernTableText"/>
                <w:szCs w:val="18"/>
              </w:rPr>
              <w:t xml:space="preserve">        A_DTL_TB </w:t>
            </w:r>
          </w:p>
        </w:tc>
        <w:tc>
          <w:tcPr>
            <w:tcW w:w="2307" w:type="pct"/>
            <w:gridSpan w:val="5"/>
            <w:tcBorders>
              <w:top w:val="single" w:color="616161" w:sz="4" w:space="0"/>
              <w:left w:val="single" w:color="616161" w:sz="4" w:space="0"/>
              <w:bottom w:val="single" w:color="616161" w:sz="4" w:space="0"/>
              <w:right w:val="single" w:color="616161" w:sz="4" w:space="0"/>
            </w:tcBorders>
          </w:tcPr>
          <w:p w:rsidRPr="0099653B" w:rsidR="00BE3176" w:rsidP="0075716A" w:rsidRDefault="00BE3176" w14:paraId="57CEE779" wp14:textId="77777777">
            <w:pPr>
              <w:pStyle w:val="TableText1"/>
              <w:spacing w:before="40" w:after="40"/>
              <w:ind w:left="360" w:hanging="360"/>
              <w:rPr>
                <w:rStyle w:val="ModernTableText"/>
                <w:szCs w:val="18"/>
              </w:rPr>
            </w:pPr>
            <w:r w:rsidRPr="0099653B">
              <w:rPr>
                <w:rStyle w:val="ModernTableText"/>
                <w:szCs w:val="18"/>
              </w:rPr>
              <w:t>&lt;= Parameterized End Date</w:t>
            </w:r>
          </w:p>
        </w:tc>
        <w:tc>
          <w:tcPr>
            <w:tcW w:w="532" w:type="pct"/>
            <w:tcBorders>
              <w:top w:val="single" w:color="616161" w:sz="4" w:space="0"/>
              <w:left w:val="single" w:color="616161" w:sz="4" w:space="0"/>
              <w:bottom w:val="single" w:color="616161" w:sz="4" w:space="0"/>
              <w:right w:val="single" w:color="616161" w:sz="4" w:space="0"/>
            </w:tcBorders>
            <w:vAlign w:val="center"/>
          </w:tcPr>
          <w:p w:rsidRPr="0099653B" w:rsidR="00BE3176" w:rsidRDefault="00BE3176" w14:paraId="35D61805" wp14:textId="77777777">
            <w:pPr>
              <w:jc w:val="center"/>
              <w:rPr>
                <w:noProof/>
                <w:sz w:val="18"/>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No </w:t>
            </w:r>
            <w:r w:rsidRPr="0099653B">
              <w:rPr>
                <w:rStyle w:val="ModernTableText"/>
                <w:rFonts w:ascii="Wingdings" w:hAnsi="Wingdings" w:eastAsia="Wingdings" w:cs="Wingdings"/>
                <w:noProof/>
                <w:szCs w:val="18"/>
              </w:rPr>
              <w:t>þ</w:t>
            </w:r>
            <w:r w:rsidRPr="0099653B">
              <w:rPr>
                <w:rStyle w:val="ModernTableText"/>
                <w:noProof/>
                <w:szCs w:val="18"/>
              </w:rPr>
              <w:t xml:space="preserve"> Yes</w:t>
            </w:r>
          </w:p>
        </w:tc>
      </w:tr>
      <w:tr xmlns:wp14="http://schemas.microsoft.com/office/word/2010/wordml" w:rsidR="00BE3176" w:rsidTr="002B7073" w14:paraId="77EBD2A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1" w:type="pct"/>
            <w:gridSpan w:val="2"/>
            <w:vMerge/>
            <w:tcBorders>
              <w:left w:val="single" w:color="616161" w:sz="4" w:space="0"/>
              <w:right w:val="single" w:color="616161" w:sz="4" w:space="0"/>
            </w:tcBorders>
          </w:tcPr>
          <w:p w:rsidR="00BE3176" w:rsidRDefault="00BE3176" w14:paraId="34D9DEF3" wp14:textId="77777777">
            <w:pPr>
              <w:pStyle w:val="TableText1"/>
              <w:spacing w:before="40" w:after="40"/>
              <w:rPr>
                <w:rStyle w:val="ModernTableText"/>
                <w:b/>
                <w:sz w:val="17"/>
                <w:szCs w:val="17"/>
              </w:rPr>
            </w:pPr>
          </w:p>
        </w:tc>
        <w:tc>
          <w:tcPr>
            <w:tcW w:w="1160" w:type="pct"/>
            <w:gridSpan w:val="3"/>
            <w:tcBorders>
              <w:top w:val="single" w:color="616161" w:sz="4" w:space="0"/>
              <w:left w:val="single" w:color="616161" w:sz="4" w:space="0"/>
              <w:bottom w:val="single" w:color="616161" w:sz="4" w:space="0"/>
              <w:right w:val="single" w:color="616161" w:sz="4" w:space="0"/>
            </w:tcBorders>
            <w:vAlign w:val="center"/>
          </w:tcPr>
          <w:p w:rsidRPr="0099653B" w:rsidR="00BE3176" w:rsidP="00BE3176" w:rsidRDefault="00BE3176" w14:paraId="497E9EFB" wp14:textId="77777777">
            <w:pPr>
              <w:pStyle w:val="TableText1"/>
              <w:numPr>
                <w:ilvl w:val="0"/>
                <w:numId w:val="78"/>
              </w:numPr>
              <w:spacing w:before="40" w:after="40"/>
              <w:rPr>
                <w:rStyle w:val="ModernTableText"/>
                <w:szCs w:val="18"/>
              </w:rPr>
            </w:pPr>
            <w:r w:rsidRPr="0099653B">
              <w:rPr>
                <w:rStyle w:val="ModernTableText"/>
                <w:szCs w:val="18"/>
              </w:rPr>
              <w:t>Line Item Approved End Date</w:t>
            </w:r>
          </w:p>
          <w:p w:rsidRPr="0099653B" w:rsidR="00BE3176" w:rsidP="0075716A" w:rsidRDefault="00BE3176" w14:paraId="03CA2528" wp14:textId="77777777">
            <w:pPr>
              <w:pStyle w:val="TableText1"/>
              <w:spacing w:before="40" w:after="40"/>
              <w:ind w:left="360" w:hanging="360"/>
              <w:rPr>
                <w:rStyle w:val="ModernTableText"/>
                <w:szCs w:val="18"/>
              </w:rPr>
            </w:pPr>
            <w:r>
              <w:rPr>
                <w:rStyle w:val="ModernTableText"/>
                <w:szCs w:val="18"/>
              </w:rPr>
              <w:t xml:space="preserve">        </w:t>
            </w:r>
            <w:r w:rsidRPr="0099653B">
              <w:rPr>
                <w:rStyle w:val="ModernTableText"/>
                <w:szCs w:val="18"/>
              </w:rPr>
              <w:t>SA LI Dt-Apprv End</w:t>
            </w:r>
          </w:p>
          <w:p w:rsidRPr="0099653B" w:rsidR="00BE3176" w:rsidP="0075716A" w:rsidRDefault="00BE3176" w14:paraId="0159FCE0" wp14:textId="77777777">
            <w:pPr>
              <w:pStyle w:val="TableText1"/>
              <w:spacing w:before="40" w:after="40"/>
              <w:ind w:left="360" w:hanging="360"/>
              <w:rPr>
                <w:rStyle w:val="ModernTableText"/>
                <w:szCs w:val="18"/>
              </w:rPr>
            </w:pPr>
            <w:r w:rsidRPr="0099653B">
              <w:rPr>
                <w:rStyle w:val="ModernTableText"/>
                <w:szCs w:val="18"/>
              </w:rPr>
              <w:t xml:space="preserve">        A_DTL_TB</w:t>
            </w:r>
          </w:p>
        </w:tc>
        <w:tc>
          <w:tcPr>
            <w:tcW w:w="2307" w:type="pct"/>
            <w:gridSpan w:val="5"/>
            <w:tcBorders>
              <w:top w:val="single" w:color="616161" w:sz="4" w:space="0"/>
              <w:left w:val="single" w:color="616161" w:sz="4" w:space="0"/>
              <w:bottom w:val="single" w:color="616161" w:sz="4" w:space="0"/>
              <w:right w:val="single" w:color="616161" w:sz="4" w:space="0"/>
            </w:tcBorders>
          </w:tcPr>
          <w:p w:rsidRPr="0099653B" w:rsidR="00BE3176" w:rsidP="0075716A" w:rsidRDefault="00BE3176" w14:paraId="56D91848" wp14:textId="77777777">
            <w:pPr>
              <w:pStyle w:val="TableText1"/>
              <w:spacing w:before="40" w:after="40"/>
              <w:ind w:left="360" w:hanging="360"/>
              <w:rPr>
                <w:rStyle w:val="ModernTableText"/>
                <w:szCs w:val="18"/>
              </w:rPr>
            </w:pPr>
            <w:r w:rsidRPr="0099653B">
              <w:rPr>
                <w:rStyle w:val="ModernTableText"/>
                <w:szCs w:val="18"/>
              </w:rPr>
              <w:t>&gt;= Parameterized Begin Date</w:t>
            </w:r>
          </w:p>
        </w:tc>
        <w:tc>
          <w:tcPr>
            <w:tcW w:w="532" w:type="pct"/>
            <w:tcBorders>
              <w:top w:val="single" w:color="616161" w:sz="4" w:space="0"/>
              <w:left w:val="single" w:color="616161" w:sz="4" w:space="0"/>
              <w:bottom w:val="single" w:color="616161" w:sz="4" w:space="0"/>
              <w:right w:val="single" w:color="616161" w:sz="4" w:space="0"/>
            </w:tcBorders>
            <w:vAlign w:val="center"/>
          </w:tcPr>
          <w:p w:rsidRPr="0099653B" w:rsidR="00BE3176" w:rsidRDefault="00BE3176" w14:paraId="5D6AD582" wp14:textId="77777777">
            <w:pPr>
              <w:jc w:val="center"/>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No </w:t>
            </w:r>
            <w:r w:rsidRPr="0099653B">
              <w:rPr>
                <w:rStyle w:val="ModernTableText"/>
                <w:rFonts w:ascii="Wingdings" w:hAnsi="Wingdings" w:eastAsia="Wingdings" w:cs="Wingdings"/>
                <w:noProof/>
                <w:szCs w:val="18"/>
              </w:rPr>
              <w:t>þ</w:t>
            </w:r>
            <w:r w:rsidRPr="0099653B">
              <w:rPr>
                <w:rStyle w:val="ModernTableText"/>
                <w:noProof/>
                <w:szCs w:val="18"/>
              </w:rPr>
              <w:t xml:space="preserve"> Yes</w:t>
            </w:r>
          </w:p>
        </w:tc>
      </w:tr>
      <w:tr xmlns:wp14="http://schemas.microsoft.com/office/word/2010/wordml" w:rsidR="00BE3176" w14:paraId="1ECC933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BE3176" w:rsidRDefault="00BE3176" w14:paraId="06BC666B" wp14:textId="77777777">
            <w:pPr>
              <w:pStyle w:val="ModernBodyT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BE3176" w:rsidTr="007F0BC5" w14:paraId="43C26BC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1" w:type="pct"/>
            <w:gridSpan w:val="2"/>
            <w:vMerge w:val="restart"/>
            <w:vAlign w:val="center"/>
          </w:tcPr>
          <w:p w:rsidRPr="0099653B" w:rsidR="00BE3176" w:rsidP="007F0BC5" w:rsidRDefault="00BE3176" w14:paraId="0E5232C1" wp14:textId="77777777">
            <w:pPr>
              <w:pStyle w:val="TableHeading"/>
              <w:spacing w:before="40" w:after="40"/>
              <w:rPr>
                <w:rStyle w:val="ModernTableText"/>
                <w:noProof/>
                <w:szCs w:val="18"/>
              </w:rPr>
            </w:pPr>
            <w:r w:rsidRPr="0099653B">
              <w:rPr>
                <w:rStyle w:val="ModernTableText"/>
                <w:noProof/>
                <w:szCs w:val="18"/>
              </w:rPr>
              <w:t>Sort By:</w:t>
            </w:r>
          </w:p>
        </w:tc>
        <w:tc>
          <w:tcPr>
            <w:tcW w:w="1820" w:type="pct"/>
            <w:gridSpan w:val="4"/>
            <w:vAlign w:val="center"/>
          </w:tcPr>
          <w:p w:rsidRPr="0099653B" w:rsidR="00BE3176" w:rsidP="00BE3176" w:rsidRDefault="00BE3176" w14:paraId="2A944205" wp14:textId="77777777">
            <w:pPr>
              <w:pStyle w:val="TableText1"/>
              <w:numPr>
                <w:ilvl w:val="0"/>
                <w:numId w:val="79"/>
              </w:numPr>
              <w:spacing w:before="40" w:after="40"/>
              <w:rPr>
                <w:rStyle w:val="ModernTableText"/>
                <w:szCs w:val="18"/>
              </w:rPr>
            </w:pPr>
            <w:r w:rsidRPr="0099653B">
              <w:rPr>
                <w:rStyle w:val="ModernTableText"/>
                <w:szCs w:val="18"/>
              </w:rPr>
              <w:t>LOB Cd</w:t>
            </w:r>
          </w:p>
        </w:tc>
        <w:tc>
          <w:tcPr>
            <w:tcW w:w="2179" w:type="pct"/>
            <w:gridSpan w:val="5"/>
          </w:tcPr>
          <w:p w:rsidRPr="0099653B" w:rsidR="00BE3176" w:rsidRDefault="00BE3176" w14:paraId="228D56CC" wp14:textId="77777777">
            <w:pPr>
              <w:rPr>
                <w:rStyle w:val="ModernTableText"/>
                <w:noProof/>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 Ascending    </w:t>
            </w:r>
            <w:r w:rsidRPr="0099653B">
              <w:rPr>
                <w:rStyle w:val="ModernTableText"/>
                <w:rFonts w:ascii="Wingdings 2" w:hAnsi="Wingdings 2" w:eastAsia="Wingdings 2" w:cs="Wingdings 2"/>
                <w:noProof/>
                <w:szCs w:val="18"/>
              </w:rPr>
              <w:t>£</w:t>
            </w:r>
            <w:r w:rsidRPr="0099653B">
              <w:rPr>
                <w:rStyle w:val="ModernTableText"/>
                <w:noProof/>
                <w:szCs w:val="18"/>
              </w:rPr>
              <w:t xml:space="preserve"> Descending</w:t>
            </w:r>
          </w:p>
        </w:tc>
      </w:tr>
      <w:tr xmlns:wp14="http://schemas.microsoft.com/office/word/2010/wordml" w:rsidR="00BE3176" w:rsidTr="007F0BC5" w14:paraId="00AE016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1" w:type="pct"/>
            <w:gridSpan w:val="2"/>
            <w:vMerge/>
            <w:vAlign w:val="center"/>
          </w:tcPr>
          <w:p w:rsidRPr="0099653B" w:rsidR="00BE3176" w:rsidP="007F0BC5" w:rsidRDefault="00BE3176" w14:paraId="42DC095F" wp14:textId="77777777">
            <w:pPr>
              <w:pStyle w:val="TableHeading"/>
              <w:spacing w:before="40" w:after="40"/>
              <w:rPr>
                <w:rStyle w:val="ModernTableText"/>
                <w:noProof/>
                <w:szCs w:val="18"/>
              </w:rPr>
            </w:pPr>
          </w:p>
        </w:tc>
        <w:tc>
          <w:tcPr>
            <w:tcW w:w="1820" w:type="pct"/>
            <w:gridSpan w:val="4"/>
            <w:vAlign w:val="center"/>
          </w:tcPr>
          <w:p w:rsidRPr="0099653B" w:rsidR="00BE3176" w:rsidP="00BE3176" w:rsidRDefault="00BE3176" w14:paraId="1EBB3C92" wp14:textId="77777777">
            <w:pPr>
              <w:pStyle w:val="TableText1"/>
              <w:numPr>
                <w:ilvl w:val="0"/>
                <w:numId w:val="79"/>
              </w:numPr>
              <w:spacing w:before="40" w:after="40"/>
              <w:rPr>
                <w:rStyle w:val="ModernTableText"/>
                <w:color w:val="000000"/>
                <w:szCs w:val="18"/>
              </w:rPr>
            </w:pPr>
            <w:r w:rsidRPr="0099653B">
              <w:rPr>
                <w:rStyle w:val="ModernTableText"/>
                <w:szCs w:val="18"/>
              </w:rPr>
              <w:t>Line Item Servicing Provider ID (</w:t>
            </w:r>
            <w:r>
              <w:rPr>
                <w:rFonts w:cs="Arial"/>
                <w:color w:val="000000"/>
                <w:sz w:val="18"/>
                <w:szCs w:val="18"/>
              </w:rPr>
              <w:t>SA LI Svc Prov ID</w:t>
            </w:r>
            <w:r w:rsidRPr="0099653B">
              <w:rPr>
                <w:rStyle w:val="ModernTableText"/>
                <w:szCs w:val="18"/>
              </w:rPr>
              <w:t>)</w:t>
            </w:r>
          </w:p>
        </w:tc>
        <w:tc>
          <w:tcPr>
            <w:tcW w:w="2179" w:type="pct"/>
            <w:gridSpan w:val="5"/>
          </w:tcPr>
          <w:p w:rsidRPr="0099653B" w:rsidR="00BE3176" w:rsidRDefault="00BE3176" w14:paraId="02A50168" wp14:textId="77777777">
            <w:pPr>
              <w:rPr>
                <w:rStyle w:val="ModernTableText"/>
                <w:noProof/>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 Ascending    </w:t>
            </w:r>
            <w:r w:rsidRPr="0099653B">
              <w:rPr>
                <w:rStyle w:val="ModernTableText"/>
                <w:rFonts w:ascii="Wingdings 2" w:hAnsi="Wingdings 2" w:eastAsia="Wingdings 2" w:cs="Wingdings 2"/>
                <w:noProof/>
                <w:szCs w:val="18"/>
              </w:rPr>
              <w:t>£</w:t>
            </w:r>
            <w:r w:rsidRPr="0099653B">
              <w:rPr>
                <w:rStyle w:val="ModernTableText"/>
                <w:noProof/>
                <w:szCs w:val="18"/>
              </w:rPr>
              <w:t xml:space="preserve"> Descending</w:t>
            </w:r>
          </w:p>
        </w:tc>
      </w:tr>
      <w:tr xmlns:wp14="http://schemas.microsoft.com/office/word/2010/wordml" w:rsidR="00BE3176" w:rsidTr="007F0BC5" w14:paraId="45B2088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1" w:type="pct"/>
            <w:gridSpan w:val="2"/>
            <w:vMerge/>
            <w:vAlign w:val="center"/>
          </w:tcPr>
          <w:p w:rsidRPr="0099653B" w:rsidR="00BE3176" w:rsidP="007F0BC5" w:rsidRDefault="00BE3176" w14:paraId="0D6FC255" wp14:textId="77777777">
            <w:pPr>
              <w:pStyle w:val="TableHeading"/>
              <w:spacing w:before="40" w:after="40"/>
              <w:rPr>
                <w:rStyle w:val="ModernTableText"/>
                <w:noProof/>
                <w:szCs w:val="18"/>
              </w:rPr>
            </w:pPr>
          </w:p>
        </w:tc>
        <w:tc>
          <w:tcPr>
            <w:tcW w:w="1820" w:type="pct"/>
            <w:gridSpan w:val="4"/>
            <w:vAlign w:val="center"/>
          </w:tcPr>
          <w:p w:rsidRPr="0099653B" w:rsidR="00BE3176" w:rsidP="00BE3176" w:rsidRDefault="00BE3176" w14:paraId="5C31A1A7" wp14:textId="77777777">
            <w:pPr>
              <w:pStyle w:val="TableText1"/>
              <w:numPr>
                <w:ilvl w:val="0"/>
                <w:numId w:val="79"/>
              </w:numPr>
              <w:spacing w:before="40" w:after="40"/>
              <w:rPr>
                <w:rStyle w:val="ModernTableText"/>
                <w:color w:val="000000"/>
                <w:szCs w:val="18"/>
              </w:rPr>
            </w:pPr>
            <w:r w:rsidRPr="0099653B">
              <w:rPr>
                <w:rFonts w:cs="Arial"/>
                <w:bCs/>
                <w:color w:val="000000"/>
                <w:sz w:val="18"/>
                <w:szCs w:val="18"/>
              </w:rPr>
              <w:t>Auth Type (SA Ty Cd)</w:t>
            </w:r>
          </w:p>
        </w:tc>
        <w:tc>
          <w:tcPr>
            <w:tcW w:w="2179" w:type="pct"/>
            <w:gridSpan w:val="5"/>
          </w:tcPr>
          <w:p w:rsidRPr="0099653B" w:rsidR="00BE3176" w:rsidRDefault="00BE3176" w14:paraId="09265BAB" wp14:textId="77777777">
            <w:pPr>
              <w:rPr>
                <w:noProof/>
                <w:sz w:val="18"/>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 Ascending    </w:t>
            </w:r>
            <w:r w:rsidRPr="0099653B">
              <w:rPr>
                <w:rStyle w:val="ModernTableText"/>
                <w:rFonts w:ascii="Wingdings 2" w:hAnsi="Wingdings 2" w:eastAsia="Wingdings 2" w:cs="Wingdings 2"/>
                <w:noProof/>
                <w:szCs w:val="18"/>
              </w:rPr>
              <w:t>£</w:t>
            </w:r>
            <w:r w:rsidRPr="0099653B">
              <w:rPr>
                <w:rStyle w:val="ModernTableText"/>
                <w:noProof/>
                <w:szCs w:val="18"/>
              </w:rPr>
              <w:t xml:space="preserve"> Descending</w:t>
            </w:r>
          </w:p>
        </w:tc>
      </w:tr>
      <w:tr xmlns:wp14="http://schemas.microsoft.com/office/word/2010/wordml" w:rsidR="00BE3176" w:rsidTr="007F0BC5" w14:paraId="001DA58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1" w:type="pct"/>
            <w:gridSpan w:val="2"/>
            <w:vMerge/>
            <w:vAlign w:val="center"/>
          </w:tcPr>
          <w:p w:rsidRPr="0099653B" w:rsidR="00BE3176" w:rsidP="007F0BC5" w:rsidRDefault="00BE3176" w14:paraId="4823D41C" wp14:textId="77777777">
            <w:pPr>
              <w:pStyle w:val="TableHeading"/>
              <w:spacing w:before="40" w:after="40"/>
              <w:rPr>
                <w:rStyle w:val="ModernTableText"/>
                <w:noProof/>
                <w:szCs w:val="18"/>
              </w:rPr>
            </w:pPr>
          </w:p>
        </w:tc>
        <w:tc>
          <w:tcPr>
            <w:tcW w:w="1820" w:type="pct"/>
            <w:gridSpan w:val="4"/>
            <w:vAlign w:val="center"/>
          </w:tcPr>
          <w:p w:rsidRPr="0099653B" w:rsidR="00BE3176" w:rsidP="00BE3176" w:rsidRDefault="00BE3176" w14:paraId="2E59A7CD" wp14:textId="77777777">
            <w:pPr>
              <w:pStyle w:val="TableText1"/>
              <w:numPr>
                <w:ilvl w:val="0"/>
                <w:numId w:val="79"/>
              </w:numPr>
              <w:spacing w:before="40" w:after="40"/>
              <w:rPr>
                <w:rStyle w:val="ModernTableText"/>
                <w:color w:val="000000"/>
                <w:szCs w:val="18"/>
              </w:rPr>
            </w:pPr>
            <w:r w:rsidRPr="0099653B">
              <w:rPr>
                <w:rFonts w:cs="Arial"/>
                <w:bCs/>
                <w:color w:val="000000"/>
                <w:sz w:val="18"/>
                <w:szCs w:val="18"/>
              </w:rPr>
              <w:t>SA Category Code (SA LI Cat Svc Cd)</w:t>
            </w:r>
          </w:p>
        </w:tc>
        <w:tc>
          <w:tcPr>
            <w:tcW w:w="2179" w:type="pct"/>
            <w:gridSpan w:val="5"/>
            <w:vAlign w:val="center"/>
          </w:tcPr>
          <w:p w:rsidRPr="0099653B" w:rsidR="00BE3176" w:rsidRDefault="00BE3176" w14:paraId="07D517DB" wp14:textId="77777777">
            <w:pPr>
              <w:pStyle w:val="TableText1"/>
              <w:spacing w:before="40" w:after="40"/>
              <w:rPr>
                <w:rStyle w:val="ModernTableText"/>
                <w:noProof/>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 Ascending    </w:t>
            </w:r>
            <w:r w:rsidRPr="0099653B">
              <w:rPr>
                <w:rStyle w:val="ModernTableText"/>
                <w:rFonts w:ascii="Wingdings 2" w:hAnsi="Wingdings 2" w:eastAsia="Wingdings 2" w:cs="Wingdings 2"/>
                <w:noProof/>
                <w:szCs w:val="18"/>
              </w:rPr>
              <w:t>£</w:t>
            </w:r>
            <w:r w:rsidRPr="0099653B">
              <w:rPr>
                <w:rStyle w:val="ModernTableText"/>
                <w:noProof/>
                <w:szCs w:val="18"/>
              </w:rPr>
              <w:t xml:space="preserve"> Descending</w:t>
            </w:r>
          </w:p>
        </w:tc>
      </w:tr>
      <w:tr xmlns:wp14="http://schemas.microsoft.com/office/word/2010/wordml" w:rsidR="00BE3176" w:rsidTr="007F0BC5" w14:paraId="6DF6FFD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1" w:type="pct"/>
            <w:gridSpan w:val="2"/>
            <w:vMerge/>
            <w:vAlign w:val="center"/>
          </w:tcPr>
          <w:p w:rsidRPr="0099653B" w:rsidR="00BE3176" w:rsidP="007F0BC5" w:rsidRDefault="00BE3176" w14:paraId="256E56B6" wp14:textId="77777777">
            <w:pPr>
              <w:pStyle w:val="TableHeading"/>
              <w:spacing w:before="40" w:after="40"/>
              <w:rPr>
                <w:rStyle w:val="ModernTableText"/>
                <w:noProof/>
                <w:szCs w:val="18"/>
              </w:rPr>
            </w:pPr>
          </w:p>
        </w:tc>
        <w:tc>
          <w:tcPr>
            <w:tcW w:w="1820" w:type="pct"/>
            <w:gridSpan w:val="4"/>
            <w:vAlign w:val="center"/>
          </w:tcPr>
          <w:p w:rsidRPr="0099653B" w:rsidR="00BE3176" w:rsidP="00BE3176" w:rsidRDefault="00BE3176" w14:paraId="386768C8" wp14:textId="77777777">
            <w:pPr>
              <w:pStyle w:val="TableText1"/>
              <w:numPr>
                <w:ilvl w:val="0"/>
                <w:numId w:val="79"/>
              </w:numPr>
              <w:spacing w:before="40" w:after="40"/>
              <w:rPr>
                <w:rFonts w:cs="Arial"/>
                <w:bCs/>
                <w:color w:val="000000"/>
                <w:sz w:val="18"/>
                <w:szCs w:val="18"/>
              </w:rPr>
            </w:pPr>
            <w:r w:rsidRPr="0099653B">
              <w:rPr>
                <w:rFonts w:cs="Arial"/>
                <w:bCs/>
                <w:color w:val="000000"/>
                <w:sz w:val="18"/>
                <w:szCs w:val="18"/>
              </w:rPr>
              <w:t>SA ID</w:t>
            </w:r>
          </w:p>
        </w:tc>
        <w:tc>
          <w:tcPr>
            <w:tcW w:w="2179" w:type="pct"/>
            <w:gridSpan w:val="5"/>
            <w:vAlign w:val="center"/>
          </w:tcPr>
          <w:p w:rsidRPr="0099653B" w:rsidR="00BE3176" w:rsidRDefault="00BE3176" w14:paraId="46B233B3" wp14:textId="77777777">
            <w:pPr>
              <w:pStyle w:val="TableText1"/>
              <w:spacing w:before="40" w:after="40"/>
              <w:rPr>
                <w:rStyle w:val="ModernTableText"/>
                <w:noProof/>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 Ascending    </w:t>
            </w:r>
            <w:r w:rsidRPr="0099653B">
              <w:rPr>
                <w:rStyle w:val="ModernTableText"/>
                <w:rFonts w:ascii="Wingdings 2" w:hAnsi="Wingdings 2" w:eastAsia="Wingdings 2" w:cs="Wingdings 2"/>
                <w:noProof/>
                <w:szCs w:val="18"/>
              </w:rPr>
              <w:t>£</w:t>
            </w:r>
            <w:r w:rsidRPr="0099653B">
              <w:rPr>
                <w:rStyle w:val="ModernTableText"/>
                <w:noProof/>
                <w:szCs w:val="18"/>
              </w:rPr>
              <w:t xml:space="preserve"> Descending</w:t>
            </w:r>
          </w:p>
        </w:tc>
      </w:tr>
      <w:tr xmlns:wp14="http://schemas.microsoft.com/office/word/2010/wordml" w:rsidR="00BE3176" w:rsidTr="007F0BC5" w14:paraId="78F5DC1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1" w:type="pct"/>
            <w:vMerge w:val="restart"/>
            <w:vAlign w:val="center"/>
          </w:tcPr>
          <w:p w:rsidRPr="0099653B" w:rsidR="00BE3176" w:rsidP="007F0BC5" w:rsidRDefault="00BE3176" w14:paraId="21DD2F10" wp14:textId="77777777">
            <w:pPr>
              <w:pStyle w:val="TableHeading"/>
              <w:spacing w:before="40" w:after="40"/>
              <w:rPr>
                <w:rStyle w:val="ModernTableText"/>
                <w:noProof/>
                <w:szCs w:val="18"/>
              </w:rPr>
            </w:pPr>
            <w:r w:rsidRPr="0099653B">
              <w:rPr>
                <w:rStyle w:val="ModernTableText"/>
                <w:noProof/>
                <w:szCs w:val="18"/>
              </w:rPr>
              <w:t>Control Break</w:t>
            </w:r>
          </w:p>
        </w:tc>
        <w:tc>
          <w:tcPr>
            <w:tcW w:w="510" w:type="pct"/>
            <w:vAlign w:val="center"/>
          </w:tcPr>
          <w:p w:rsidRPr="0099653B" w:rsidR="00BE3176" w:rsidP="007F0BC5" w:rsidRDefault="00BE3176" w14:paraId="47ACB054" wp14:textId="77777777">
            <w:pPr>
              <w:pStyle w:val="TableHeading"/>
              <w:spacing w:before="40" w:after="40"/>
              <w:rPr>
                <w:rStyle w:val="ModernTableText"/>
                <w:noProof/>
                <w:szCs w:val="18"/>
              </w:rPr>
            </w:pPr>
            <w:r w:rsidRPr="0099653B">
              <w:rPr>
                <w:rStyle w:val="ModernTableText"/>
                <w:noProof/>
                <w:szCs w:val="18"/>
              </w:rPr>
              <w:t>Page:</w:t>
            </w:r>
          </w:p>
        </w:tc>
        <w:tc>
          <w:tcPr>
            <w:tcW w:w="1153" w:type="pct"/>
            <w:gridSpan w:val="2"/>
            <w:vAlign w:val="center"/>
          </w:tcPr>
          <w:p w:rsidRPr="0099653B" w:rsidR="00BE3176" w:rsidP="00BE3176" w:rsidRDefault="00BE3176" w14:paraId="4AF9134F" wp14:textId="77777777">
            <w:pPr>
              <w:pStyle w:val="TableText1"/>
              <w:numPr>
                <w:ilvl w:val="0"/>
                <w:numId w:val="80"/>
              </w:numPr>
              <w:spacing w:before="40" w:after="40"/>
              <w:rPr>
                <w:rStyle w:val="ModernTableText"/>
                <w:szCs w:val="18"/>
              </w:rPr>
            </w:pPr>
            <w:r w:rsidRPr="0099653B">
              <w:rPr>
                <w:rStyle w:val="ModernTableText"/>
                <w:szCs w:val="18"/>
              </w:rPr>
              <w:t>LOB Cd</w:t>
            </w:r>
            <w:r w:rsidRPr="0099653B" w:rsidDel="00E145D1">
              <w:rPr>
                <w:rStyle w:val="ModernTableText"/>
                <w:szCs w:val="18"/>
              </w:rPr>
              <w:t xml:space="preserve"> </w:t>
            </w:r>
          </w:p>
        </w:tc>
        <w:tc>
          <w:tcPr>
            <w:tcW w:w="1629" w:type="pct"/>
            <w:gridSpan w:val="4"/>
            <w:vAlign w:val="center"/>
          </w:tcPr>
          <w:p w:rsidRPr="0099653B" w:rsidR="00BE3176" w:rsidRDefault="00BE3176" w14:paraId="548D119C" wp14:textId="77777777">
            <w:pPr>
              <w:pStyle w:val="TableText1"/>
              <w:spacing w:before="40" w:after="40"/>
              <w:rPr>
                <w:rStyle w:val="ModernTableText"/>
                <w:color w:val="000000"/>
                <w:szCs w:val="18"/>
              </w:rPr>
            </w:pPr>
            <w:r w:rsidRPr="0099653B">
              <w:rPr>
                <w:rFonts w:cs="Arial"/>
                <w:sz w:val="18"/>
                <w:szCs w:val="18"/>
              </w:rPr>
              <w:t xml:space="preserve">2. </w:t>
            </w:r>
            <w:r w:rsidRPr="0099653B">
              <w:rPr>
                <w:rStyle w:val="ModernTableText"/>
                <w:szCs w:val="18"/>
              </w:rPr>
              <w:t>Line Item Servicing Provider ID (</w:t>
            </w:r>
            <w:r>
              <w:rPr>
                <w:rFonts w:cs="Arial"/>
                <w:color w:val="000000"/>
                <w:sz w:val="18"/>
                <w:szCs w:val="18"/>
              </w:rPr>
              <w:t>SA LI Svc Prov ID</w:t>
            </w:r>
            <w:r w:rsidRPr="0099653B">
              <w:rPr>
                <w:rStyle w:val="ModernTableText"/>
                <w:szCs w:val="18"/>
              </w:rPr>
              <w:t>)</w:t>
            </w:r>
          </w:p>
        </w:tc>
        <w:tc>
          <w:tcPr>
            <w:tcW w:w="1217" w:type="pct"/>
            <w:gridSpan w:val="3"/>
            <w:vAlign w:val="center"/>
          </w:tcPr>
          <w:p w:rsidRPr="0099653B" w:rsidR="00BE3176" w:rsidRDefault="00BE3176" w14:paraId="66332701" wp14:textId="77777777">
            <w:pPr>
              <w:pStyle w:val="TableText1"/>
              <w:spacing w:before="40" w:after="40"/>
              <w:rPr>
                <w:rStyle w:val="ModernTableText"/>
                <w:color w:val="000000"/>
                <w:szCs w:val="18"/>
              </w:rPr>
            </w:pPr>
            <w:r w:rsidRPr="0099653B">
              <w:rPr>
                <w:rFonts w:cs="Arial"/>
                <w:bCs/>
                <w:color w:val="000000"/>
                <w:sz w:val="18"/>
                <w:szCs w:val="18"/>
              </w:rPr>
              <w:t xml:space="preserve">3.  </w:t>
            </w:r>
          </w:p>
        </w:tc>
      </w:tr>
      <w:tr xmlns:wp14="http://schemas.microsoft.com/office/word/2010/wordml" w:rsidR="00BE3176" w:rsidTr="007F0BC5" w14:paraId="718F657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1" w:type="pct"/>
            <w:vMerge/>
            <w:tcBorders>
              <w:bottom w:val="single" w:color="616161" w:sz="2" w:space="0"/>
            </w:tcBorders>
            <w:vAlign w:val="center"/>
          </w:tcPr>
          <w:p w:rsidRPr="0099653B" w:rsidR="00BE3176" w:rsidP="007F0BC5" w:rsidRDefault="00BE3176" w14:paraId="3E05DC03" wp14:textId="77777777">
            <w:pPr>
              <w:pStyle w:val="TableHeading"/>
              <w:spacing w:before="40" w:after="40"/>
              <w:rPr>
                <w:rStyle w:val="ModernTableText"/>
                <w:noProof/>
                <w:szCs w:val="18"/>
              </w:rPr>
            </w:pPr>
          </w:p>
        </w:tc>
        <w:tc>
          <w:tcPr>
            <w:tcW w:w="510" w:type="pct"/>
            <w:tcBorders>
              <w:bottom w:val="single" w:color="616161" w:sz="2" w:space="0"/>
            </w:tcBorders>
            <w:vAlign w:val="center"/>
          </w:tcPr>
          <w:p w:rsidRPr="0099653B" w:rsidR="00BE3176" w:rsidP="007F0BC5" w:rsidRDefault="00BE3176" w14:paraId="5B011180" wp14:textId="77777777">
            <w:pPr>
              <w:pStyle w:val="TableHeading"/>
              <w:spacing w:before="40" w:after="40"/>
              <w:rPr>
                <w:rStyle w:val="ModernTableText"/>
                <w:noProof/>
                <w:szCs w:val="18"/>
              </w:rPr>
            </w:pPr>
            <w:r w:rsidRPr="0099653B">
              <w:rPr>
                <w:rStyle w:val="ModernTableText"/>
                <w:noProof/>
                <w:szCs w:val="18"/>
              </w:rPr>
              <w:t>Section:</w:t>
            </w:r>
          </w:p>
        </w:tc>
        <w:tc>
          <w:tcPr>
            <w:tcW w:w="1153" w:type="pct"/>
            <w:gridSpan w:val="2"/>
            <w:tcBorders>
              <w:bottom w:val="single" w:color="616161" w:sz="2" w:space="0"/>
            </w:tcBorders>
            <w:vAlign w:val="center"/>
          </w:tcPr>
          <w:p w:rsidRPr="0099653B" w:rsidR="00BE3176" w:rsidP="00BE3176" w:rsidRDefault="00BE3176" w14:paraId="584F85CA" wp14:textId="77777777">
            <w:pPr>
              <w:pStyle w:val="TableText1"/>
              <w:numPr>
                <w:ilvl w:val="0"/>
                <w:numId w:val="81"/>
              </w:numPr>
              <w:spacing w:before="40" w:after="40"/>
              <w:rPr>
                <w:rStyle w:val="ModernTableText"/>
                <w:szCs w:val="18"/>
              </w:rPr>
            </w:pPr>
            <w:r w:rsidRPr="0099653B">
              <w:rPr>
                <w:rFonts w:cs="Arial"/>
                <w:bCs/>
                <w:color w:val="000000"/>
                <w:sz w:val="18"/>
                <w:szCs w:val="18"/>
              </w:rPr>
              <w:t>Auth Type (SA Ty Cd)</w:t>
            </w:r>
          </w:p>
        </w:tc>
        <w:tc>
          <w:tcPr>
            <w:tcW w:w="1629" w:type="pct"/>
            <w:gridSpan w:val="4"/>
            <w:tcBorders>
              <w:bottom w:val="single" w:color="616161" w:sz="2" w:space="0"/>
            </w:tcBorders>
            <w:vAlign w:val="center"/>
          </w:tcPr>
          <w:p w:rsidRPr="0099653B" w:rsidR="00BE3176" w:rsidP="00BE3176" w:rsidRDefault="00BE3176" w14:paraId="37463BD7" wp14:textId="77777777">
            <w:pPr>
              <w:pStyle w:val="TableText1"/>
              <w:numPr>
                <w:ilvl w:val="0"/>
                <w:numId w:val="81"/>
              </w:numPr>
              <w:spacing w:before="40" w:after="40"/>
              <w:rPr>
                <w:rStyle w:val="ModernTableText"/>
                <w:szCs w:val="18"/>
              </w:rPr>
            </w:pPr>
            <w:r w:rsidRPr="0099653B">
              <w:rPr>
                <w:rFonts w:cs="Arial"/>
                <w:bCs/>
                <w:color w:val="000000"/>
                <w:sz w:val="18"/>
                <w:szCs w:val="18"/>
              </w:rPr>
              <w:t>SA Category Code (SA LI Cat Svc Cd)</w:t>
            </w:r>
          </w:p>
        </w:tc>
        <w:tc>
          <w:tcPr>
            <w:tcW w:w="1217" w:type="pct"/>
            <w:gridSpan w:val="3"/>
            <w:tcBorders>
              <w:bottom w:val="single" w:color="616161" w:sz="2" w:space="0"/>
            </w:tcBorders>
            <w:vAlign w:val="center"/>
          </w:tcPr>
          <w:p w:rsidRPr="0099653B" w:rsidR="00BE3176" w:rsidP="00BE3176" w:rsidRDefault="00BE3176" w14:paraId="7C72859A" wp14:textId="77777777">
            <w:pPr>
              <w:pStyle w:val="TableText1"/>
              <w:numPr>
                <w:ilvl w:val="0"/>
                <w:numId w:val="81"/>
              </w:numPr>
              <w:spacing w:before="40" w:after="40"/>
              <w:rPr>
                <w:rStyle w:val="ModernTableText"/>
                <w:szCs w:val="18"/>
              </w:rPr>
            </w:pPr>
          </w:p>
        </w:tc>
      </w:tr>
      <w:tr xmlns:wp14="http://schemas.microsoft.com/office/word/2010/wordml" w:rsidR="00BE3176" w:rsidTr="007F0BC5" w14:paraId="31075CC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1" w:type="pct"/>
            <w:vMerge w:val="restart"/>
            <w:vAlign w:val="center"/>
          </w:tcPr>
          <w:p w:rsidRPr="0099653B" w:rsidR="00BE3176" w:rsidP="007F0BC5" w:rsidRDefault="00BE3176" w14:paraId="0D402491" wp14:textId="77777777">
            <w:pPr>
              <w:pStyle w:val="TableHeading"/>
              <w:spacing w:before="40" w:after="40"/>
              <w:rPr>
                <w:rStyle w:val="ModernTableText"/>
                <w:noProof/>
                <w:szCs w:val="18"/>
              </w:rPr>
            </w:pPr>
            <w:r w:rsidRPr="0099653B">
              <w:rPr>
                <w:rStyle w:val="ModernTableText"/>
                <w:noProof/>
                <w:szCs w:val="18"/>
              </w:rPr>
              <w:t>Total</w:t>
            </w:r>
          </w:p>
        </w:tc>
        <w:tc>
          <w:tcPr>
            <w:tcW w:w="510" w:type="pct"/>
            <w:vAlign w:val="center"/>
          </w:tcPr>
          <w:p w:rsidRPr="0099653B" w:rsidR="00BE3176" w:rsidP="007F0BC5" w:rsidRDefault="00BE3176" w14:paraId="075C651C" wp14:textId="77777777">
            <w:pPr>
              <w:pStyle w:val="TableHeading"/>
              <w:spacing w:before="40" w:after="40"/>
              <w:rPr>
                <w:rStyle w:val="ModernTableText"/>
                <w:noProof/>
                <w:szCs w:val="18"/>
              </w:rPr>
            </w:pPr>
            <w:r w:rsidRPr="0099653B">
              <w:rPr>
                <w:rStyle w:val="ModernTableText"/>
                <w:noProof/>
                <w:szCs w:val="18"/>
              </w:rPr>
              <w:t>Grand:</w:t>
            </w:r>
          </w:p>
        </w:tc>
        <w:tc>
          <w:tcPr>
            <w:tcW w:w="1153" w:type="pct"/>
            <w:gridSpan w:val="2"/>
            <w:vAlign w:val="center"/>
          </w:tcPr>
          <w:p w:rsidRPr="0099653B" w:rsidR="00BE3176" w:rsidP="00BE3176" w:rsidRDefault="00BE3176" w14:paraId="48D8542A" wp14:textId="77777777">
            <w:pPr>
              <w:pStyle w:val="TableText1"/>
              <w:numPr>
                <w:ilvl w:val="0"/>
                <w:numId w:val="82"/>
              </w:numPr>
              <w:spacing w:before="40" w:after="40"/>
              <w:rPr>
                <w:rStyle w:val="ModernTableText"/>
                <w:szCs w:val="18"/>
              </w:rPr>
            </w:pPr>
          </w:p>
        </w:tc>
        <w:tc>
          <w:tcPr>
            <w:tcW w:w="1629" w:type="pct"/>
            <w:gridSpan w:val="4"/>
            <w:vAlign w:val="center"/>
          </w:tcPr>
          <w:p w:rsidRPr="0099653B" w:rsidR="00BE3176" w:rsidP="00BE3176" w:rsidRDefault="00BE3176" w14:paraId="6C835F51" wp14:textId="77777777">
            <w:pPr>
              <w:pStyle w:val="TableText1"/>
              <w:numPr>
                <w:ilvl w:val="0"/>
                <w:numId w:val="82"/>
              </w:numPr>
              <w:spacing w:before="40" w:after="40"/>
              <w:rPr>
                <w:rStyle w:val="ModernTableText"/>
                <w:szCs w:val="18"/>
              </w:rPr>
            </w:pPr>
          </w:p>
        </w:tc>
        <w:tc>
          <w:tcPr>
            <w:tcW w:w="1217" w:type="pct"/>
            <w:gridSpan w:val="3"/>
            <w:vAlign w:val="center"/>
          </w:tcPr>
          <w:p w:rsidRPr="0099653B" w:rsidR="00BE3176" w:rsidP="00BE3176" w:rsidRDefault="00BE3176" w14:paraId="01654B64" wp14:textId="77777777">
            <w:pPr>
              <w:pStyle w:val="TableText1"/>
              <w:numPr>
                <w:ilvl w:val="0"/>
                <w:numId w:val="82"/>
              </w:numPr>
              <w:spacing w:before="40" w:after="40"/>
              <w:rPr>
                <w:rStyle w:val="ModernTableText"/>
                <w:szCs w:val="18"/>
              </w:rPr>
            </w:pPr>
          </w:p>
        </w:tc>
      </w:tr>
      <w:tr xmlns:wp14="http://schemas.microsoft.com/office/word/2010/wordml" w:rsidR="00BE3176" w:rsidTr="007F0BC5" w14:paraId="4B01136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1" w:type="pct"/>
            <w:vMerge/>
            <w:vAlign w:val="center"/>
          </w:tcPr>
          <w:p w:rsidRPr="0099653B" w:rsidR="00BE3176" w:rsidP="007F0BC5" w:rsidRDefault="00BE3176" w14:paraId="3F784C44" wp14:textId="77777777">
            <w:pPr>
              <w:pStyle w:val="TableHeading"/>
              <w:spacing w:before="40" w:after="40"/>
              <w:rPr>
                <w:rStyle w:val="ModernTableText"/>
                <w:noProof/>
                <w:szCs w:val="18"/>
              </w:rPr>
            </w:pPr>
          </w:p>
        </w:tc>
        <w:tc>
          <w:tcPr>
            <w:tcW w:w="510" w:type="pct"/>
            <w:vAlign w:val="center"/>
          </w:tcPr>
          <w:p w:rsidRPr="0099653B" w:rsidR="00BE3176" w:rsidP="007F0BC5" w:rsidRDefault="00BE3176" w14:paraId="41C893B1" wp14:textId="77777777">
            <w:pPr>
              <w:pStyle w:val="TableHeading"/>
              <w:spacing w:before="40" w:after="40"/>
              <w:rPr>
                <w:rStyle w:val="ModernTableText"/>
                <w:noProof/>
                <w:szCs w:val="18"/>
              </w:rPr>
            </w:pPr>
            <w:r w:rsidRPr="0099653B">
              <w:rPr>
                <w:rStyle w:val="ModernTableText"/>
                <w:noProof/>
                <w:szCs w:val="18"/>
              </w:rPr>
              <w:t>Section:</w:t>
            </w:r>
          </w:p>
        </w:tc>
        <w:tc>
          <w:tcPr>
            <w:tcW w:w="1153" w:type="pct"/>
            <w:gridSpan w:val="2"/>
            <w:vAlign w:val="center"/>
          </w:tcPr>
          <w:p w:rsidRPr="0099653B" w:rsidR="00BE3176" w:rsidP="00BE3176" w:rsidRDefault="00BE3176" w14:paraId="3BD9917C" wp14:textId="77777777">
            <w:pPr>
              <w:pStyle w:val="TableText1"/>
              <w:numPr>
                <w:ilvl w:val="0"/>
                <w:numId w:val="83"/>
              </w:numPr>
              <w:spacing w:before="40" w:after="40"/>
              <w:rPr>
                <w:rStyle w:val="ModernTableText"/>
                <w:szCs w:val="18"/>
              </w:rPr>
            </w:pPr>
            <w:r w:rsidRPr="0099653B">
              <w:rPr>
                <w:rStyle w:val="ModernTableText"/>
                <w:szCs w:val="18"/>
              </w:rPr>
              <w:t>Line Item Approved Amount (</w:t>
            </w:r>
            <w:r w:rsidRPr="0099653B">
              <w:rPr>
                <w:rFonts w:cs="Arial"/>
                <w:bCs/>
                <w:color w:val="000000"/>
                <w:sz w:val="18"/>
                <w:szCs w:val="18"/>
              </w:rPr>
              <w:t xml:space="preserve">SA Amt-LI App) </w:t>
            </w:r>
          </w:p>
        </w:tc>
        <w:tc>
          <w:tcPr>
            <w:tcW w:w="1629" w:type="pct"/>
            <w:gridSpan w:val="4"/>
            <w:vAlign w:val="center"/>
          </w:tcPr>
          <w:p w:rsidRPr="0099653B" w:rsidR="00BE3176" w:rsidP="00BE3176" w:rsidRDefault="00BE3176" w14:paraId="00B8966B" wp14:textId="77777777">
            <w:pPr>
              <w:pStyle w:val="TableText1"/>
              <w:numPr>
                <w:ilvl w:val="0"/>
                <w:numId w:val="83"/>
              </w:numPr>
              <w:spacing w:before="40" w:after="40"/>
              <w:rPr>
                <w:rStyle w:val="ModernTableText"/>
                <w:szCs w:val="18"/>
              </w:rPr>
            </w:pPr>
            <w:r w:rsidRPr="0099653B">
              <w:rPr>
                <w:rStyle w:val="ModernTableText"/>
                <w:szCs w:val="18"/>
              </w:rPr>
              <w:t>Line Item Used Amount (</w:t>
            </w:r>
            <w:r w:rsidRPr="0099653B">
              <w:rPr>
                <w:rFonts w:cs="Arial"/>
                <w:bCs/>
                <w:color w:val="000000"/>
                <w:sz w:val="18"/>
                <w:szCs w:val="18"/>
              </w:rPr>
              <w:t>SA Amt-LI Used)</w:t>
            </w:r>
          </w:p>
        </w:tc>
        <w:tc>
          <w:tcPr>
            <w:tcW w:w="1217" w:type="pct"/>
            <w:gridSpan w:val="3"/>
            <w:vAlign w:val="center"/>
          </w:tcPr>
          <w:p w:rsidRPr="0099653B" w:rsidR="00BE3176" w:rsidP="00BE3176" w:rsidRDefault="00BE3176" w14:paraId="6AE3613C" wp14:textId="77777777">
            <w:pPr>
              <w:pStyle w:val="TableText1"/>
              <w:numPr>
                <w:ilvl w:val="0"/>
                <w:numId w:val="83"/>
              </w:numPr>
              <w:spacing w:before="40" w:after="40"/>
              <w:rPr>
                <w:rStyle w:val="ModernTableText"/>
                <w:szCs w:val="18"/>
              </w:rPr>
            </w:pPr>
          </w:p>
        </w:tc>
      </w:tr>
      <w:tr xmlns:wp14="http://schemas.microsoft.com/office/word/2010/wordml" w:rsidR="00BE3176" w:rsidTr="007F0BC5" w14:paraId="2D0A374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1" w:type="pct"/>
            <w:vMerge w:val="restart"/>
            <w:vAlign w:val="center"/>
          </w:tcPr>
          <w:p w:rsidRPr="0099653B" w:rsidR="00BE3176" w:rsidP="007F0BC5" w:rsidRDefault="00BE3176" w14:paraId="60428762" wp14:textId="77777777">
            <w:pPr>
              <w:pStyle w:val="TableHeading"/>
              <w:spacing w:before="40" w:after="40"/>
              <w:rPr>
                <w:rStyle w:val="ModernTableText"/>
                <w:noProof/>
                <w:szCs w:val="18"/>
              </w:rPr>
            </w:pPr>
            <w:r w:rsidRPr="0099653B">
              <w:rPr>
                <w:rStyle w:val="ModernTableText"/>
                <w:noProof/>
                <w:szCs w:val="18"/>
              </w:rPr>
              <w:t>Counts</w:t>
            </w:r>
          </w:p>
        </w:tc>
        <w:tc>
          <w:tcPr>
            <w:tcW w:w="510" w:type="pct"/>
            <w:vAlign w:val="center"/>
          </w:tcPr>
          <w:p w:rsidRPr="0099653B" w:rsidR="00BE3176" w:rsidP="007F0BC5" w:rsidRDefault="00BE3176" w14:paraId="223829AA" wp14:textId="77777777">
            <w:pPr>
              <w:pStyle w:val="TableHeading"/>
              <w:spacing w:before="40" w:after="40"/>
              <w:rPr>
                <w:rStyle w:val="ModernTableText"/>
                <w:noProof/>
                <w:szCs w:val="18"/>
              </w:rPr>
            </w:pPr>
            <w:r w:rsidRPr="0099653B">
              <w:rPr>
                <w:rStyle w:val="ModernTableText"/>
                <w:noProof/>
                <w:szCs w:val="18"/>
              </w:rPr>
              <w:t>Grand:</w:t>
            </w:r>
          </w:p>
        </w:tc>
        <w:tc>
          <w:tcPr>
            <w:tcW w:w="1153" w:type="pct"/>
            <w:gridSpan w:val="2"/>
            <w:vAlign w:val="center"/>
          </w:tcPr>
          <w:p w:rsidRPr="0099653B" w:rsidR="00BE3176" w:rsidP="00BE3176" w:rsidRDefault="00BE3176" w14:paraId="6C7766DD" wp14:textId="77777777">
            <w:pPr>
              <w:pStyle w:val="TableText1"/>
              <w:numPr>
                <w:ilvl w:val="0"/>
                <w:numId w:val="84"/>
              </w:numPr>
              <w:spacing w:before="40" w:after="40"/>
              <w:rPr>
                <w:rStyle w:val="ModernTableText"/>
                <w:szCs w:val="18"/>
              </w:rPr>
            </w:pPr>
          </w:p>
        </w:tc>
        <w:tc>
          <w:tcPr>
            <w:tcW w:w="1629" w:type="pct"/>
            <w:gridSpan w:val="4"/>
            <w:vAlign w:val="center"/>
          </w:tcPr>
          <w:p w:rsidRPr="0099653B" w:rsidR="00BE3176" w:rsidP="00BE3176" w:rsidRDefault="00BE3176" w14:paraId="0C4D61FE" wp14:textId="77777777">
            <w:pPr>
              <w:pStyle w:val="TableText1"/>
              <w:numPr>
                <w:ilvl w:val="0"/>
                <w:numId w:val="84"/>
              </w:numPr>
              <w:spacing w:before="40" w:after="40"/>
              <w:rPr>
                <w:rStyle w:val="ModernTableText"/>
                <w:szCs w:val="18"/>
              </w:rPr>
            </w:pPr>
          </w:p>
        </w:tc>
        <w:tc>
          <w:tcPr>
            <w:tcW w:w="1217" w:type="pct"/>
            <w:gridSpan w:val="3"/>
            <w:vAlign w:val="center"/>
          </w:tcPr>
          <w:p w:rsidRPr="0099653B" w:rsidR="00BE3176" w:rsidP="00BE3176" w:rsidRDefault="00BE3176" w14:paraId="5438CDC7" wp14:textId="77777777">
            <w:pPr>
              <w:pStyle w:val="TableText1"/>
              <w:numPr>
                <w:ilvl w:val="0"/>
                <w:numId w:val="84"/>
              </w:numPr>
              <w:spacing w:before="40" w:after="40"/>
              <w:rPr>
                <w:rStyle w:val="ModernTableText"/>
                <w:szCs w:val="18"/>
              </w:rPr>
            </w:pPr>
          </w:p>
        </w:tc>
      </w:tr>
      <w:tr xmlns:wp14="http://schemas.microsoft.com/office/word/2010/wordml" w:rsidR="00BE3176" w:rsidTr="007F0BC5" w14:paraId="7FDD143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1" w:type="pct"/>
            <w:vMerge/>
            <w:vAlign w:val="center"/>
          </w:tcPr>
          <w:p w:rsidRPr="0099653B" w:rsidR="00BE3176" w:rsidP="007F0BC5" w:rsidRDefault="00BE3176" w14:paraId="5A32EA57" wp14:textId="77777777">
            <w:pPr>
              <w:pStyle w:val="TableHeading"/>
              <w:spacing w:before="40" w:after="40"/>
              <w:rPr>
                <w:rStyle w:val="ModernTableText"/>
                <w:noProof/>
                <w:szCs w:val="18"/>
              </w:rPr>
            </w:pPr>
          </w:p>
        </w:tc>
        <w:tc>
          <w:tcPr>
            <w:tcW w:w="510" w:type="pct"/>
            <w:vAlign w:val="center"/>
          </w:tcPr>
          <w:p w:rsidRPr="0099653B" w:rsidR="00BE3176" w:rsidP="007F0BC5" w:rsidRDefault="00BE3176" w14:paraId="3B781AC6" wp14:textId="77777777">
            <w:pPr>
              <w:pStyle w:val="TableHeading"/>
              <w:spacing w:before="40" w:after="40"/>
              <w:rPr>
                <w:rStyle w:val="ModernTableText"/>
                <w:noProof/>
                <w:szCs w:val="18"/>
              </w:rPr>
            </w:pPr>
            <w:r w:rsidRPr="0099653B">
              <w:rPr>
                <w:rStyle w:val="ModernTableText"/>
                <w:noProof/>
                <w:szCs w:val="18"/>
              </w:rPr>
              <w:t>Section:</w:t>
            </w:r>
          </w:p>
        </w:tc>
        <w:tc>
          <w:tcPr>
            <w:tcW w:w="1153" w:type="pct"/>
            <w:gridSpan w:val="2"/>
            <w:vAlign w:val="center"/>
          </w:tcPr>
          <w:p w:rsidRPr="0099653B" w:rsidR="00BE3176" w:rsidP="00BE3176" w:rsidRDefault="00BE3176" w14:paraId="7D0A8AF8" wp14:textId="77777777">
            <w:pPr>
              <w:pStyle w:val="TableText1"/>
              <w:numPr>
                <w:ilvl w:val="0"/>
                <w:numId w:val="85"/>
              </w:numPr>
              <w:spacing w:before="40" w:after="40"/>
              <w:rPr>
                <w:rStyle w:val="ModernTableText"/>
                <w:szCs w:val="18"/>
              </w:rPr>
            </w:pPr>
            <w:r w:rsidRPr="0099653B">
              <w:rPr>
                <w:rStyle w:val="ModernTableText"/>
                <w:szCs w:val="18"/>
              </w:rPr>
              <w:t>Line Item Approved Units (</w:t>
            </w:r>
            <w:r w:rsidRPr="0099653B">
              <w:rPr>
                <w:rFonts w:cs="Arial"/>
                <w:bCs/>
                <w:color w:val="000000"/>
                <w:sz w:val="18"/>
                <w:szCs w:val="18"/>
              </w:rPr>
              <w:t>SA Amt-LI App Unit)</w:t>
            </w:r>
          </w:p>
        </w:tc>
        <w:tc>
          <w:tcPr>
            <w:tcW w:w="1629" w:type="pct"/>
            <w:gridSpan w:val="4"/>
            <w:vAlign w:val="center"/>
          </w:tcPr>
          <w:p w:rsidRPr="0099653B" w:rsidR="00BE3176" w:rsidP="00BE3176" w:rsidRDefault="00BE3176" w14:paraId="2832AB6B" wp14:textId="77777777">
            <w:pPr>
              <w:pStyle w:val="TableText1"/>
              <w:numPr>
                <w:ilvl w:val="0"/>
                <w:numId w:val="85"/>
              </w:numPr>
              <w:spacing w:before="40" w:after="40"/>
              <w:rPr>
                <w:rStyle w:val="ModernTableText"/>
                <w:szCs w:val="18"/>
              </w:rPr>
            </w:pPr>
            <w:r w:rsidRPr="0099653B">
              <w:rPr>
                <w:rStyle w:val="ModernTableText"/>
                <w:szCs w:val="18"/>
              </w:rPr>
              <w:t>Line Item Used Units (</w:t>
            </w:r>
            <w:r w:rsidRPr="0099653B">
              <w:rPr>
                <w:rFonts w:cs="Arial"/>
                <w:bCs/>
                <w:color w:val="000000"/>
                <w:sz w:val="18"/>
                <w:szCs w:val="18"/>
              </w:rPr>
              <w:t>SA Amt-LI App Unit</w:t>
            </w:r>
            <w:r w:rsidRPr="0099653B">
              <w:rPr>
                <w:rStyle w:val="ModernTableText"/>
                <w:szCs w:val="18"/>
              </w:rPr>
              <w:t>)</w:t>
            </w:r>
          </w:p>
        </w:tc>
        <w:tc>
          <w:tcPr>
            <w:tcW w:w="1217" w:type="pct"/>
            <w:gridSpan w:val="3"/>
            <w:vAlign w:val="center"/>
          </w:tcPr>
          <w:p w:rsidRPr="0099653B" w:rsidR="00BE3176" w:rsidP="00BE3176" w:rsidRDefault="00BE3176" w14:paraId="28024822" wp14:textId="77777777">
            <w:pPr>
              <w:pStyle w:val="TableText1"/>
              <w:numPr>
                <w:ilvl w:val="0"/>
                <w:numId w:val="85"/>
              </w:numPr>
              <w:spacing w:before="40" w:after="40"/>
              <w:rPr>
                <w:rStyle w:val="ModernTableText"/>
                <w:szCs w:val="18"/>
              </w:rPr>
            </w:pPr>
          </w:p>
        </w:tc>
      </w:tr>
      <w:tr xmlns:wp14="http://schemas.microsoft.com/office/word/2010/wordml" w:rsidR="00BE3176" w14:paraId="0CBC3FD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BE3176" w:rsidRDefault="00BE3176" w14:paraId="6451A3A9" wp14:textId="77777777">
            <w:pPr>
              <w:pStyle w:val="ModernBodyT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BE3176" w:rsidTr="007F0BC5" w14:paraId="5FCB8A1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1001" w:type="pct"/>
            <w:gridSpan w:val="2"/>
            <w:vAlign w:val="center"/>
          </w:tcPr>
          <w:p w:rsidRPr="0099653B" w:rsidR="00BE3176" w:rsidP="007F0BC5" w:rsidRDefault="00BE3176" w14:paraId="71F50650" wp14:textId="77777777">
            <w:pPr>
              <w:pStyle w:val="TableHeading"/>
              <w:spacing w:before="40" w:after="40"/>
              <w:rPr>
                <w:rStyle w:val="ModernTableText"/>
                <w:noProof/>
                <w:szCs w:val="18"/>
              </w:rPr>
            </w:pPr>
            <w:r w:rsidRPr="0099653B">
              <w:rPr>
                <w:rStyle w:val="ModernTableText"/>
                <w:noProof/>
                <w:szCs w:val="18"/>
              </w:rPr>
              <w:t>Report Output Format:</w:t>
            </w:r>
          </w:p>
        </w:tc>
        <w:tc>
          <w:tcPr>
            <w:tcW w:w="3999" w:type="pct"/>
            <w:gridSpan w:val="9"/>
            <w:vAlign w:val="center"/>
          </w:tcPr>
          <w:p w:rsidRPr="0099653B" w:rsidR="00BE3176" w:rsidRDefault="00BE3176" w14:paraId="042613F3" wp14:textId="77777777">
            <w:pPr>
              <w:pStyle w:val="TableText1"/>
              <w:spacing w:before="40" w:after="40"/>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PDF (preferred)                        </w:t>
            </w:r>
            <w:r w:rsidRPr="0099653B">
              <w:rPr>
                <w:rStyle w:val="ModernTableText"/>
                <w:rFonts w:ascii="Wingdings" w:hAnsi="Wingdings" w:eastAsia="Wingdings" w:cs="Wingdings"/>
                <w:noProof/>
                <w:szCs w:val="18"/>
              </w:rPr>
              <w:t>þ</w:t>
            </w:r>
            <w:r w:rsidRPr="0099653B">
              <w:rPr>
                <w:rStyle w:val="ModernTableText"/>
                <w:noProof/>
                <w:szCs w:val="18"/>
              </w:rPr>
              <w:t xml:space="preserve"> HTML                             </w:t>
            </w:r>
            <w:r w:rsidRPr="0099653B">
              <w:rPr>
                <w:rStyle w:val="ModernTableText"/>
                <w:rFonts w:ascii="Wingdings 2" w:hAnsi="Wingdings 2" w:eastAsia="Wingdings 2" w:cs="Wingdings 2"/>
                <w:noProof/>
                <w:szCs w:val="18"/>
              </w:rPr>
              <w:t>£</w:t>
            </w:r>
            <w:r w:rsidRPr="0099653B">
              <w:rPr>
                <w:rStyle w:val="ModernTableText"/>
                <w:noProof/>
                <w:szCs w:val="18"/>
              </w:rPr>
              <w:t xml:space="preserve"> Excel 2000                         </w:t>
            </w:r>
            <w:r w:rsidRPr="0099653B">
              <w:rPr>
                <w:rStyle w:val="ModernTableText"/>
                <w:rFonts w:ascii="Wingdings 2" w:hAnsi="Wingdings 2" w:eastAsia="Wingdings 2" w:cs="Wingdings 2"/>
                <w:noProof/>
                <w:szCs w:val="18"/>
              </w:rPr>
              <w:t>£</w:t>
            </w:r>
            <w:r w:rsidRPr="0099653B">
              <w:rPr>
                <w:rStyle w:val="ModernTableText"/>
                <w:noProof/>
                <w:szCs w:val="18"/>
              </w:rPr>
              <w:t xml:space="preserve"> Excel   2002                         </w:t>
            </w:r>
            <w:r w:rsidRPr="0099653B">
              <w:rPr>
                <w:rStyle w:val="ModernTableText"/>
                <w:rFonts w:ascii="Wingdings 2" w:hAnsi="Wingdings 2" w:eastAsia="Wingdings 2" w:cs="Wingdings 2"/>
                <w:noProof/>
                <w:szCs w:val="18"/>
              </w:rPr>
              <w:t>£</w:t>
            </w:r>
            <w:r w:rsidRPr="0099653B">
              <w:rPr>
                <w:rStyle w:val="ModernTableText"/>
                <w:noProof/>
                <w:szCs w:val="18"/>
              </w:rPr>
              <w:t xml:space="preserve"> Text CSV Format</w:t>
            </w:r>
          </w:p>
        </w:tc>
      </w:tr>
      <w:tr xmlns:wp14="http://schemas.microsoft.com/office/word/2010/wordml" w:rsidR="00BE3176" w:rsidTr="007F0BC5" w14:paraId="7D005F2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1" w:type="pct"/>
            <w:gridSpan w:val="2"/>
            <w:vAlign w:val="center"/>
          </w:tcPr>
          <w:p w:rsidRPr="0099653B" w:rsidR="00BE3176" w:rsidP="007F0BC5" w:rsidRDefault="00BE3176" w14:paraId="7CBDF589" wp14:textId="77777777">
            <w:pPr>
              <w:pStyle w:val="TableHeading"/>
              <w:spacing w:before="40" w:after="40"/>
              <w:rPr>
                <w:rStyle w:val="ModernTableText"/>
                <w:noProof/>
                <w:szCs w:val="18"/>
              </w:rPr>
            </w:pPr>
            <w:r w:rsidRPr="0099653B">
              <w:rPr>
                <w:rStyle w:val="ModernTableText"/>
                <w:noProof/>
                <w:szCs w:val="18"/>
              </w:rPr>
              <w:t>Reporting Portal:</w:t>
            </w:r>
          </w:p>
        </w:tc>
        <w:tc>
          <w:tcPr>
            <w:tcW w:w="3999" w:type="pct"/>
            <w:gridSpan w:val="9"/>
            <w:vAlign w:val="center"/>
          </w:tcPr>
          <w:p w:rsidRPr="0099653B" w:rsidR="00BE3176" w:rsidRDefault="00BE3176" w14:paraId="45384F8C" wp14:textId="77777777">
            <w:pPr>
              <w:pStyle w:val="TableText1"/>
              <w:spacing w:before="40" w:after="40"/>
              <w:rPr>
                <w:rStyle w:val="ModernTableText"/>
                <w:noProof/>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 Web Portal                               </w:t>
            </w:r>
            <w:r w:rsidRPr="0099653B">
              <w:rPr>
                <w:rStyle w:val="ModernTableText"/>
                <w:rFonts w:ascii="Wingdings 2" w:hAnsi="Wingdings 2" w:eastAsia="Wingdings 2" w:cs="Wingdings 2"/>
                <w:noProof/>
                <w:szCs w:val="18"/>
              </w:rPr>
              <w:t>£</w:t>
            </w:r>
            <w:r w:rsidRPr="0099653B">
              <w:rPr>
                <w:rStyle w:val="ModernTableText"/>
                <w:noProof/>
                <w:szCs w:val="18"/>
              </w:rPr>
              <w:t xml:space="preserve"> EDMS                            </w:t>
            </w:r>
            <w:r w:rsidRPr="0099653B">
              <w:rPr>
                <w:rStyle w:val="ModernTableText"/>
                <w:rFonts w:ascii="Wingdings 2" w:hAnsi="Wingdings 2" w:eastAsia="Wingdings 2" w:cs="Wingdings 2"/>
                <w:noProof/>
                <w:szCs w:val="18"/>
              </w:rPr>
              <w:t>£</w:t>
            </w:r>
            <w:r w:rsidRPr="0099653B">
              <w:rPr>
                <w:rStyle w:val="ModernTableText"/>
                <w:noProof/>
                <w:szCs w:val="18"/>
              </w:rPr>
              <w:t xml:space="preserve"> Email Link                      </w:t>
            </w:r>
          </w:p>
        </w:tc>
      </w:tr>
      <w:tr xmlns:wp14="http://schemas.microsoft.com/office/word/2010/wordml" w:rsidR="00BE3176" w:rsidTr="007F0BC5" w14:paraId="5FC5CBA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1" w:type="pct"/>
            <w:gridSpan w:val="2"/>
            <w:vMerge w:val="restart"/>
            <w:vAlign w:val="center"/>
          </w:tcPr>
          <w:p w:rsidRPr="0099653B" w:rsidR="00BE3176" w:rsidP="007F0BC5" w:rsidRDefault="00BE3176" w14:paraId="5111FD93" wp14:textId="77777777">
            <w:pPr>
              <w:pStyle w:val="TableHeading"/>
              <w:spacing w:before="40" w:after="40"/>
              <w:rPr>
                <w:rStyle w:val="ModernTableText"/>
                <w:noProof/>
                <w:szCs w:val="18"/>
              </w:rPr>
            </w:pPr>
            <w:r w:rsidRPr="0099653B">
              <w:rPr>
                <w:rStyle w:val="ModernTableText"/>
                <w:noProof/>
                <w:szCs w:val="18"/>
              </w:rPr>
              <w:t>Report Output Distribution Group(s):</w:t>
            </w:r>
          </w:p>
        </w:tc>
        <w:tc>
          <w:tcPr>
            <w:tcW w:w="1160" w:type="pct"/>
            <w:gridSpan w:val="3"/>
            <w:vMerge w:val="restart"/>
          </w:tcPr>
          <w:p w:rsidRPr="0099653B" w:rsidR="00BE3176" w:rsidRDefault="00BE3176" w14:paraId="012AFF1B" wp14:textId="77777777">
            <w:pPr>
              <w:pStyle w:val="TableText1"/>
              <w:spacing w:before="40" w:after="40"/>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No</w:t>
            </w:r>
          </w:p>
          <w:p w:rsidRPr="0099653B" w:rsidR="00BE3176" w:rsidRDefault="00BE3176" w14:paraId="076EA3BA" wp14:textId="77777777">
            <w:pPr>
              <w:pStyle w:val="TableText1"/>
              <w:spacing w:before="40" w:after="40"/>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Yes (if yes, complete distribution list)</w:t>
            </w:r>
          </w:p>
        </w:tc>
        <w:tc>
          <w:tcPr>
            <w:tcW w:w="2839" w:type="pct"/>
            <w:gridSpan w:val="6"/>
            <w:tcBorders>
              <w:top w:val="single" w:color="616161" w:sz="4" w:space="0"/>
            </w:tcBorders>
            <w:vAlign w:val="center"/>
          </w:tcPr>
          <w:p w:rsidRPr="0099653B" w:rsidR="00BE3176" w:rsidRDefault="00BE3176" w14:paraId="5B497E6D" wp14:textId="77777777">
            <w:pPr>
              <w:pStyle w:val="TableText1"/>
              <w:spacing w:before="40" w:after="40"/>
              <w:rPr>
                <w:rStyle w:val="ModernTableText"/>
                <w:b/>
                <w:bCs/>
                <w:szCs w:val="18"/>
              </w:rPr>
            </w:pPr>
            <w:r w:rsidRPr="0099653B">
              <w:rPr>
                <w:rStyle w:val="ModernTableText"/>
                <w:b/>
                <w:bCs/>
                <w:szCs w:val="18"/>
              </w:rPr>
              <w:t>Output Distribution Group List</w:t>
            </w:r>
          </w:p>
        </w:tc>
      </w:tr>
      <w:tr xmlns:wp14="http://schemas.microsoft.com/office/word/2010/wordml" w:rsidR="00BE3176" w14:paraId="68A2E09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1" w:type="pct"/>
            <w:gridSpan w:val="2"/>
            <w:vMerge/>
          </w:tcPr>
          <w:p w:rsidRPr="0099653B" w:rsidR="00BE3176" w:rsidRDefault="00BE3176" w14:paraId="568BD35C" wp14:textId="77777777">
            <w:pPr>
              <w:pStyle w:val="TableHeading"/>
              <w:spacing w:before="40" w:after="40"/>
              <w:rPr>
                <w:rStyle w:val="ModernTableText"/>
                <w:szCs w:val="18"/>
              </w:rPr>
            </w:pPr>
          </w:p>
        </w:tc>
        <w:tc>
          <w:tcPr>
            <w:tcW w:w="1160" w:type="pct"/>
            <w:gridSpan w:val="3"/>
            <w:vMerge/>
          </w:tcPr>
          <w:p w:rsidRPr="0099653B" w:rsidR="00BE3176" w:rsidRDefault="00BE3176" w14:paraId="3B952D13" wp14:textId="77777777">
            <w:pPr>
              <w:pStyle w:val="TableText1"/>
              <w:spacing w:before="40" w:after="40"/>
              <w:rPr>
                <w:rStyle w:val="ModernTableText"/>
                <w:szCs w:val="18"/>
              </w:rPr>
            </w:pPr>
          </w:p>
        </w:tc>
        <w:tc>
          <w:tcPr>
            <w:tcW w:w="1628" w:type="pct"/>
            <w:gridSpan w:val="4"/>
            <w:vAlign w:val="center"/>
          </w:tcPr>
          <w:p w:rsidRPr="0099653B" w:rsidR="00BE3176" w:rsidP="00BE3176" w:rsidRDefault="00BE3176" w14:paraId="34E17C33" wp14:textId="77777777">
            <w:pPr>
              <w:pStyle w:val="TableText1"/>
              <w:numPr>
                <w:ilvl w:val="0"/>
                <w:numId w:val="86"/>
              </w:numPr>
              <w:spacing w:before="40" w:after="40"/>
              <w:rPr>
                <w:rStyle w:val="ModernTableText"/>
                <w:szCs w:val="18"/>
                <w:u w:val="single"/>
              </w:rPr>
            </w:pPr>
          </w:p>
        </w:tc>
        <w:tc>
          <w:tcPr>
            <w:tcW w:w="1211" w:type="pct"/>
            <w:gridSpan w:val="2"/>
            <w:vAlign w:val="center"/>
          </w:tcPr>
          <w:p w:rsidRPr="0099653B" w:rsidR="00BE3176" w:rsidP="00BE3176" w:rsidRDefault="00BE3176" w14:paraId="30FDBAE7" wp14:textId="77777777">
            <w:pPr>
              <w:pStyle w:val="TableText1"/>
              <w:numPr>
                <w:ilvl w:val="0"/>
                <w:numId w:val="86"/>
              </w:numPr>
              <w:spacing w:before="40" w:after="40"/>
              <w:rPr>
                <w:rStyle w:val="ModernTableText"/>
                <w:szCs w:val="18"/>
              </w:rPr>
            </w:pPr>
          </w:p>
        </w:tc>
      </w:tr>
      <w:tr xmlns:wp14="http://schemas.microsoft.com/office/word/2010/wordml" w:rsidR="00BE3176" w14:paraId="1922955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1" w:type="pct"/>
            <w:gridSpan w:val="2"/>
            <w:vMerge/>
          </w:tcPr>
          <w:p w:rsidRPr="0099653B" w:rsidR="00BE3176" w:rsidRDefault="00BE3176" w14:paraId="6C4B5D58" wp14:textId="77777777">
            <w:pPr>
              <w:pStyle w:val="TableHeading"/>
              <w:spacing w:before="40" w:after="40"/>
              <w:rPr>
                <w:rStyle w:val="ModernTableText"/>
                <w:szCs w:val="18"/>
              </w:rPr>
            </w:pPr>
          </w:p>
        </w:tc>
        <w:tc>
          <w:tcPr>
            <w:tcW w:w="1160" w:type="pct"/>
            <w:gridSpan w:val="3"/>
            <w:vMerge/>
            <w:vAlign w:val="center"/>
          </w:tcPr>
          <w:p w:rsidRPr="0099653B" w:rsidR="00BE3176" w:rsidRDefault="00BE3176" w14:paraId="4EB47F20" wp14:textId="77777777">
            <w:pPr>
              <w:pStyle w:val="TableText1"/>
              <w:spacing w:before="40" w:after="40"/>
              <w:rPr>
                <w:rStyle w:val="ModernTableText"/>
                <w:szCs w:val="18"/>
              </w:rPr>
            </w:pPr>
          </w:p>
        </w:tc>
        <w:tc>
          <w:tcPr>
            <w:tcW w:w="1628" w:type="pct"/>
            <w:gridSpan w:val="4"/>
            <w:vAlign w:val="center"/>
          </w:tcPr>
          <w:p w:rsidRPr="0099653B" w:rsidR="00BE3176" w:rsidP="00BE3176" w:rsidRDefault="00BE3176" w14:paraId="62C602B9" wp14:textId="77777777">
            <w:pPr>
              <w:pStyle w:val="TableText1"/>
              <w:numPr>
                <w:ilvl w:val="0"/>
                <w:numId w:val="86"/>
              </w:numPr>
              <w:spacing w:before="40" w:after="40"/>
              <w:rPr>
                <w:rStyle w:val="ModernTableText"/>
                <w:szCs w:val="18"/>
                <w:u w:val="single"/>
              </w:rPr>
            </w:pPr>
          </w:p>
        </w:tc>
        <w:tc>
          <w:tcPr>
            <w:tcW w:w="1211" w:type="pct"/>
            <w:gridSpan w:val="2"/>
            <w:vAlign w:val="center"/>
          </w:tcPr>
          <w:p w:rsidRPr="0099653B" w:rsidR="00BE3176" w:rsidP="00BE3176" w:rsidRDefault="00BE3176" w14:paraId="6B8E78C4" wp14:textId="77777777">
            <w:pPr>
              <w:pStyle w:val="TableText1"/>
              <w:numPr>
                <w:ilvl w:val="0"/>
                <w:numId w:val="86"/>
              </w:numPr>
              <w:spacing w:before="40" w:after="40"/>
              <w:rPr>
                <w:rStyle w:val="ModernTableText"/>
                <w:szCs w:val="18"/>
              </w:rPr>
            </w:pPr>
          </w:p>
        </w:tc>
      </w:tr>
      <w:tr xmlns:wp14="http://schemas.microsoft.com/office/word/2010/wordml" w:rsidR="00BE3176" w14:paraId="7536E72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1" w:type="pct"/>
            <w:gridSpan w:val="2"/>
            <w:vMerge/>
          </w:tcPr>
          <w:p w:rsidRPr="0099653B" w:rsidR="00BE3176" w:rsidRDefault="00BE3176" w14:paraId="70DB45E9" wp14:textId="77777777">
            <w:pPr>
              <w:pStyle w:val="TableHeading"/>
              <w:spacing w:before="40" w:after="40"/>
              <w:rPr>
                <w:rStyle w:val="ModernTableText"/>
                <w:szCs w:val="18"/>
              </w:rPr>
            </w:pPr>
          </w:p>
        </w:tc>
        <w:tc>
          <w:tcPr>
            <w:tcW w:w="1160" w:type="pct"/>
            <w:gridSpan w:val="3"/>
            <w:vMerge/>
            <w:vAlign w:val="center"/>
          </w:tcPr>
          <w:p w:rsidRPr="0099653B" w:rsidR="00BE3176" w:rsidRDefault="00BE3176" w14:paraId="23CFDA3F" wp14:textId="77777777">
            <w:pPr>
              <w:pStyle w:val="TableText1"/>
              <w:spacing w:before="40" w:after="40"/>
              <w:rPr>
                <w:rStyle w:val="ModernTableText"/>
                <w:szCs w:val="18"/>
              </w:rPr>
            </w:pPr>
          </w:p>
        </w:tc>
        <w:tc>
          <w:tcPr>
            <w:tcW w:w="1628" w:type="pct"/>
            <w:gridSpan w:val="4"/>
            <w:vAlign w:val="center"/>
          </w:tcPr>
          <w:p w:rsidRPr="0099653B" w:rsidR="00BE3176" w:rsidP="00BE3176" w:rsidRDefault="00BE3176" w14:paraId="731DE341" wp14:textId="77777777">
            <w:pPr>
              <w:pStyle w:val="TableText1"/>
              <w:numPr>
                <w:ilvl w:val="0"/>
                <w:numId w:val="86"/>
              </w:numPr>
              <w:spacing w:before="40" w:after="40"/>
              <w:rPr>
                <w:rStyle w:val="ModernTableText"/>
                <w:szCs w:val="18"/>
                <w:u w:val="single"/>
              </w:rPr>
            </w:pPr>
          </w:p>
        </w:tc>
        <w:tc>
          <w:tcPr>
            <w:tcW w:w="1211" w:type="pct"/>
            <w:gridSpan w:val="2"/>
            <w:vAlign w:val="center"/>
          </w:tcPr>
          <w:p w:rsidRPr="0099653B" w:rsidR="00BE3176" w:rsidP="00BE3176" w:rsidRDefault="00BE3176" w14:paraId="442AB339" wp14:textId="77777777">
            <w:pPr>
              <w:pStyle w:val="TableText1"/>
              <w:numPr>
                <w:ilvl w:val="0"/>
                <w:numId w:val="86"/>
              </w:numPr>
              <w:spacing w:before="40" w:after="40"/>
              <w:rPr>
                <w:rStyle w:val="ModernTableText"/>
                <w:szCs w:val="18"/>
              </w:rPr>
            </w:pPr>
          </w:p>
        </w:tc>
      </w:tr>
      <w:tr xmlns:wp14="http://schemas.microsoft.com/office/word/2010/wordml" w:rsidR="00BE3176" w14:paraId="524DE31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BE3176" w:rsidRDefault="00BE3176" w14:paraId="0803F27A" wp14:textId="77777777">
            <w:pPr>
              <w:pStyle w:val="ModernBodyText"/>
              <w:spacing w:before="40" w:after="40"/>
              <w:jc w:val="center"/>
              <w:rPr>
                <w:rStyle w:val="Modern2nd-levelTableheader"/>
                <w:sz w:val="21"/>
                <w:szCs w:val="21"/>
              </w:rPr>
            </w:pPr>
            <w:r>
              <w:rPr>
                <w:rStyle w:val="Modern2nd-levelTableheader"/>
                <w:sz w:val="21"/>
                <w:szCs w:val="21"/>
              </w:rPr>
              <w:t>Report Retention</w:t>
            </w:r>
          </w:p>
        </w:tc>
      </w:tr>
      <w:tr xmlns:wp14="http://schemas.microsoft.com/office/word/2010/wordml" w:rsidR="00BE3176" w14:paraId="4CCF7F8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01" w:type="pct"/>
            <w:gridSpan w:val="2"/>
            <w:tcBorders>
              <w:top w:val="single" w:color="616161" w:sz="2" w:space="0"/>
              <w:left w:val="single" w:color="616161" w:sz="2" w:space="0"/>
              <w:right w:val="single" w:color="616161" w:sz="2" w:space="0"/>
            </w:tcBorders>
            <w:vAlign w:val="center"/>
          </w:tcPr>
          <w:p w:rsidRPr="0099653B" w:rsidR="00BE3176" w:rsidRDefault="00BE3176" w14:paraId="68BCDC4A" wp14:textId="77777777">
            <w:pPr>
              <w:pStyle w:val="ModernBodyText"/>
              <w:spacing w:before="40" w:after="40"/>
              <w:jc w:val="left"/>
              <w:rPr>
                <w:rStyle w:val="Modern2nd-levelTableheader"/>
                <w:noProof/>
                <w:sz w:val="18"/>
                <w:szCs w:val="18"/>
              </w:rPr>
            </w:pPr>
            <w:r w:rsidRPr="0099653B">
              <w:rPr>
                <w:rStyle w:val="Modern2nd-levelTableheader"/>
                <w:noProof/>
                <w:sz w:val="18"/>
                <w:szCs w:val="18"/>
              </w:rPr>
              <w:t>Report Retention Type:</w:t>
            </w:r>
          </w:p>
        </w:tc>
        <w:tc>
          <w:tcPr>
            <w:tcW w:w="3999" w:type="pct"/>
            <w:gridSpan w:val="9"/>
            <w:tcBorders>
              <w:top w:val="single" w:color="616161" w:sz="2" w:space="0"/>
              <w:left w:val="single" w:color="616161" w:sz="2" w:space="0"/>
              <w:bottom w:val="single" w:color="616161" w:sz="2" w:space="0"/>
              <w:right w:val="single" w:color="616161" w:sz="2" w:space="0"/>
            </w:tcBorders>
            <w:vAlign w:val="center"/>
          </w:tcPr>
          <w:p w:rsidRPr="0099653B" w:rsidR="00BE3176" w:rsidRDefault="00BE3176" w14:paraId="5AE0D742" wp14:textId="77777777">
            <w:pPr>
              <w:pStyle w:val="TableText1"/>
              <w:spacing w:before="40" w:after="40"/>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Cognos                                    </w:t>
            </w:r>
            <w:r w:rsidRPr="0099653B">
              <w:rPr>
                <w:rStyle w:val="ModernTableText"/>
                <w:rFonts w:ascii="Wingdings" w:hAnsi="Wingdings" w:eastAsia="Wingdings" w:cs="Wingdings"/>
                <w:noProof/>
                <w:szCs w:val="18"/>
              </w:rPr>
              <w:t>þ</w:t>
            </w:r>
            <w:r w:rsidRPr="0099653B">
              <w:rPr>
                <w:rStyle w:val="ModernTableText"/>
                <w:noProof/>
                <w:szCs w:val="18"/>
              </w:rPr>
              <w:t xml:space="preserve"> EDMS</w:t>
            </w:r>
          </w:p>
        </w:tc>
      </w:tr>
      <w:tr xmlns:wp14="http://schemas.microsoft.com/office/word/2010/wordml" w:rsidR="00BE3176" w14:paraId="71083C5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01" w:type="pct"/>
            <w:gridSpan w:val="2"/>
            <w:tcBorders>
              <w:top w:val="single" w:color="616161" w:sz="2" w:space="0"/>
              <w:left w:val="single" w:color="616161" w:sz="2" w:space="0"/>
              <w:right w:val="single" w:color="616161" w:sz="2" w:space="0"/>
            </w:tcBorders>
            <w:vAlign w:val="center"/>
          </w:tcPr>
          <w:p w:rsidRPr="0099653B" w:rsidR="00BE3176" w:rsidRDefault="00BE3176" w14:paraId="1333EE44" wp14:textId="77777777">
            <w:pPr>
              <w:pStyle w:val="ModernBodyText"/>
              <w:spacing w:before="40" w:after="40"/>
              <w:jc w:val="left"/>
              <w:rPr>
                <w:rStyle w:val="Modern2nd-levelTableheader"/>
                <w:noProof/>
                <w:sz w:val="18"/>
                <w:szCs w:val="18"/>
              </w:rPr>
            </w:pPr>
            <w:r w:rsidRPr="0099653B">
              <w:rPr>
                <w:rStyle w:val="Modern2nd-levelTableheader"/>
                <w:noProof/>
                <w:sz w:val="18"/>
                <w:szCs w:val="18"/>
              </w:rPr>
              <w:t>Report Output Versions:</w:t>
            </w:r>
          </w:p>
        </w:tc>
        <w:tc>
          <w:tcPr>
            <w:tcW w:w="1160" w:type="pct"/>
            <w:gridSpan w:val="3"/>
            <w:tcBorders>
              <w:top w:val="single" w:color="616161" w:sz="2" w:space="0"/>
              <w:left w:val="single" w:color="616161" w:sz="2" w:space="0"/>
              <w:bottom w:val="single" w:color="616161" w:sz="2" w:space="0"/>
              <w:right w:val="single" w:color="616161" w:sz="2" w:space="0"/>
            </w:tcBorders>
            <w:vAlign w:val="center"/>
          </w:tcPr>
          <w:p w:rsidRPr="0099653B" w:rsidR="00BE3176" w:rsidRDefault="00BE3176" w14:paraId="750670B4" wp14:textId="77777777">
            <w:pPr>
              <w:pStyle w:val="ModernBodyText"/>
              <w:spacing w:before="40" w:after="40"/>
              <w:jc w:val="left"/>
              <w:rPr>
                <w:rStyle w:val="Modern2nd-levelTableheader"/>
                <w:noProof/>
                <w:color w:val="FFFFFF"/>
                <w:sz w:val="18"/>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Number Of Occurrences:  </w:t>
            </w:r>
          </w:p>
        </w:tc>
        <w:tc>
          <w:tcPr>
            <w:tcW w:w="2839" w:type="pct"/>
            <w:gridSpan w:val="6"/>
            <w:tcBorders>
              <w:top w:val="single" w:color="616161" w:sz="2" w:space="0"/>
              <w:left w:val="nil"/>
              <w:bottom w:val="single" w:color="616161" w:sz="2" w:space="0"/>
              <w:right w:val="single" w:color="616161" w:sz="2" w:space="0"/>
            </w:tcBorders>
            <w:vAlign w:val="center"/>
          </w:tcPr>
          <w:p w:rsidRPr="0099653B" w:rsidR="00BE3176" w:rsidRDefault="00BE3176" w14:paraId="36970B36" wp14:textId="77777777">
            <w:pPr>
              <w:pStyle w:val="TableText1"/>
              <w:spacing w:before="40" w:after="40"/>
              <w:rPr>
                <w:rStyle w:val="ModernTableText"/>
                <w:noProof/>
                <w:szCs w:val="18"/>
              </w:rPr>
            </w:pPr>
            <w:r w:rsidRPr="0099653B">
              <w:rPr>
                <w:rStyle w:val="ModernTableText"/>
                <w:rFonts w:ascii="Wingdings" w:hAnsi="Wingdings" w:eastAsia="Wingdings" w:cs="Wingdings"/>
                <w:noProof/>
                <w:szCs w:val="18"/>
              </w:rPr>
              <w:t>þ</w:t>
            </w:r>
            <w:r w:rsidRPr="0099653B">
              <w:rPr>
                <w:rStyle w:val="ModernTableText"/>
                <w:noProof/>
                <w:szCs w:val="18"/>
              </w:rPr>
              <w:t xml:space="preserve">Duration:    7        </w:t>
            </w:r>
            <w:r w:rsidRPr="0099653B">
              <w:rPr>
                <w:rStyle w:val="ModernTableText"/>
                <w:rFonts w:ascii="Wingdings 2" w:hAnsi="Wingdings 2" w:eastAsia="Wingdings 2" w:cs="Wingdings 2"/>
                <w:noProof/>
                <w:szCs w:val="18"/>
              </w:rPr>
              <w:t>£</w:t>
            </w:r>
            <w:r w:rsidRPr="0099653B">
              <w:rPr>
                <w:rStyle w:val="ModernTableText"/>
                <w:noProof/>
                <w:szCs w:val="18"/>
              </w:rPr>
              <w:t xml:space="preserve"> Days       </w:t>
            </w:r>
            <w:r w:rsidRPr="0099653B">
              <w:rPr>
                <w:rStyle w:val="ModernTableText"/>
                <w:rFonts w:ascii="Wingdings 2" w:hAnsi="Wingdings 2" w:eastAsia="Wingdings 2" w:cs="Wingdings 2"/>
                <w:noProof/>
                <w:szCs w:val="18"/>
              </w:rPr>
              <w:t>£</w:t>
            </w:r>
            <w:r w:rsidRPr="0099653B">
              <w:rPr>
                <w:rStyle w:val="ModernTableText"/>
                <w:noProof/>
                <w:szCs w:val="18"/>
              </w:rPr>
              <w:t xml:space="preserve"> Months       </w:t>
            </w:r>
            <w:r w:rsidRPr="0099653B">
              <w:rPr>
                <w:rStyle w:val="ModernTableText"/>
                <w:rFonts w:ascii="Wingdings" w:hAnsi="Wingdings" w:eastAsia="Wingdings" w:cs="Wingdings"/>
                <w:noProof/>
                <w:szCs w:val="18"/>
              </w:rPr>
              <w:t>þ</w:t>
            </w:r>
            <w:r w:rsidRPr="0099653B">
              <w:rPr>
                <w:rStyle w:val="ModernTableText"/>
                <w:noProof/>
                <w:szCs w:val="18"/>
              </w:rPr>
              <w:t xml:space="preserve"> Years                                                                          </w:t>
            </w:r>
          </w:p>
        </w:tc>
      </w:tr>
      <w:tr xmlns:wp14="http://schemas.microsoft.com/office/word/2010/wordml" w:rsidR="00BE3176" w14:paraId="405EC38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01" w:type="pct"/>
            <w:gridSpan w:val="2"/>
            <w:tcBorders>
              <w:top w:val="single" w:color="616161" w:sz="2" w:space="0"/>
              <w:left w:val="single" w:color="616161" w:sz="2" w:space="0"/>
              <w:right w:val="single" w:color="616161" w:sz="2" w:space="0"/>
            </w:tcBorders>
            <w:vAlign w:val="center"/>
          </w:tcPr>
          <w:p w:rsidRPr="0099653B" w:rsidR="00BE3176" w:rsidRDefault="00BE3176" w14:paraId="4B666262" wp14:textId="77777777">
            <w:pPr>
              <w:pStyle w:val="ModernBodyText"/>
              <w:spacing w:before="40" w:after="40"/>
              <w:jc w:val="left"/>
              <w:rPr>
                <w:rStyle w:val="Modern2nd-levelTableheader"/>
                <w:noProof/>
                <w:sz w:val="18"/>
                <w:szCs w:val="18"/>
              </w:rPr>
            </w:pPr>
            <w:r w:rsidRPr="0099653B">
              <w:rPr>
                <w:rStyle w:val="Modern2nd-levelTableheader"/>
                <w:noProof/>
                <w:sz w:val="18"/>
                <w:szCs w:val="18"/>
              </w:rPr>
              <w:t>Report Run History Log:</w:t>
            </w:r>
          </w:p>
        </w:tc>
        <w:tc>
          <w:tcPr>
            <w:tcW w:w="1160" w:type="pct"/>
            <w:gridSpan w:val="3"/>
            <w:tcBorders>
              <w:top w:val="single" w:color="616161" w:sz="2" w:space="0"/>
              <w:left w:val="single" w:color="616161" w:sz="2" w:space="0"/>
              <w:bottom w:val="single" w:color="616161" w:sz="2" w:space="0"/>
              <w:right w:val="single" w:color="616161" w:sz="2" w:space="0"/>
            </w:tcBorders>
            <w:vAlign w:val="center"/>
          </w:tcPr>
          <w:p w:rsidRPr="0099653B" w:rsidR="00BE3176" w:rsidRDefault="00BE3176" w14:paraId="3865CCC8" wp14:textId="77777777">
            <w:pPr>
              <w:pStyle w:val="ModernBodyText"/>
              <w:spacing w:before="40" w:after="40"/>
              <w:jc w:val="left"/>
              <w:rPr>
                <w:rStyle w:val="Modern2nd-levelTableheader"/>
                <w:noProof/>
                <w:color w:val="FFFFFF"/>
                <w:sz w:val="18"/>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 Number Of Occurrences:  </w:t>
            </w:r>
          </w:p>
        </w:tc>
        <w:tc>
          <w:tcPr>
            <w:tcW w:w="2839" w:type="pct"/>
            <w:gridSpan w:val="6"/>
            <w:tcBorders>
              <w:top w:val="single" w:color="616161" w:sz="2" w:space="0"/>
              <w:left w:val="nil"/>
              <w:bottom w:val="single" w:color="616161" w:sz="2" w:space="0"/>
              <w:right w:val="single" w:color="616161" w:sz="2" w:space="0"/>
            </w:tcBorders>
            <w:vAlign w:val="center"/>
          </w:tcPr>
          <w:p w:rsidRPr="0099653B" w:rsidR="00BE3176" w:rsidRDefault="00BE3176" w14:paraId="297B6603" wp14:textId="77777777">
            <w:pPr>
              <w:pStyle w:val="TableText1"/>
              <w:spacing w:before="40" w:after="40"/>
              <w:rPr>
                <w:rStyle w:val="ModernTableText"/>
                <w:noProof/>
                <w:szCs w:val="18"/>
              </w:rPr>
            </w:pPr>
            <w:r w:rsidRPr="0099653B">
              <w:rPr>
                <w:rStyle w:val="ModernTableText"/>
                <w:rFonts w:ascii="Wingdings 2" w:hAnsi="Wingdings 2" w:eastAsia="Wingdings 2" w:cs="Wingdings 2"/>
                <w:noProof/>
                <w:szCs w:val="18"/>
              </w:rPr>
              <w:t>£</w:t>
            </w:r>
            <w:r w:rsidRPr="0099653B">
              <w:rPr>
                <w:rStyle w:val="ModernTableText"/>
                <w:noProof/>
                <w:szCs w:val="18"/>
              </w:rPr>
              <w:t xml:space="preserve">Duration:            </w:t>
            </w:r>
            <w:r w:rsidRPr="0099653B">
              <w:rPr>
                <w:rStyle w:val="ModernTableText"/>
                <w:rFonts w:ascii="Wingdings 2" w:hAnsi="Wingdings 2" w:eastAsia="Wingdings 2" w:cs="Wingdings 2"/>
                <w:noProof/>
                <w:szCs w:val="18"/>
              </w:rPr>
              <w:t>£</w:t>
            </w:r>
            <w:r w:rsidRPr="0099653B">
              <w:rPr>
                <w:rStyle w:val="ModernTableText"/>
                <w:noProof/>
                <w:szCs w:val="18"/>
              </w:rPr>
              <w:t xml:space="preserve"> Days       </w:t>
            </w:r>
            <w:r w:rsidRPr="0099653B">
              <w:rPr>
                <w:rStyle w:val="ModernTableText"/>
                <w:rFonts w:ascii="Wingdings 2" w:hAnsi="Wingdings 2" w:eastAsia="Wingdings 2" w:cs="Wingdings 2"/>
                <w:noProof/>
                <w:szCs w:val="18"/>
              </w:rPr>
              <w:t>£</w:t>
            </w:r>
            <w:r w:rsidRPr="0099653B">
              <w:rPr>
                <w:rStyle w:val="ModernTableText"/>
                <w:noProof/>
                <w:szCs w:val="18"/>
              </w:rPr>
              <w:t xml:space="preserve"> Months       </w:t>
            </w:r>
            <w:r w:rsidRPr="0099653B">
              <w:rPr>
                <w:rStyle w:val="ModernTableText"/>
                <w:rFonts w:ascii="Wingdings 2" w:hAnsi="Wingdings 2" w:eastAsia="Wingdings 2" w:cs="Wingdings 2"/>
                <w:noProof/>
                <w:szCs w:val="18"/>
              </w:rPr>
              <w:t>£</w:t>
            </w:r>
            <w:r w:rsidRPr="0099653B">
              <w:rPr>
                <w:rStyle w:val="ModernTableText"/>
                <w:noProof/>
                <w:szCs w:val="18"/>
              </w:rPr>
              <w:t xml:space="preserve"> Years                                                                          </w:t>
            </w:r>
          </w:p>
        </w:tc>
      </w:tr>
      <w:tr xmlns:wp14="http://schemas.microsoft.com/office/word/2010/wordml" w:rsidR="00BE3176" w14:paraId="5CDD65B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75716A" w:rsidR="00BE3176" w:rsidRDefault="00BE3176" w14:paraId="2B4BB859" wp14:textId="77777777">
            <w:pPr>
              <w:pStyle w:val="ModernBodyText"/>
              <w:spacing w:before="40" w:after="40"/>
              <w:jc w:val="center"/>
              <w:rPr>
                <w:rStyle w:val="ModernTableText"/>
                <w:b/>
                <w:bCs/>
                <w:sz w:val="17"/>
                <w:szCs w:val="17"/>
              </w:rPr>
            </w:pPr>
            <w:r w:rsidRPr="0075716A">
              <w:rPr>
                <w:rStyle w:val="ModernTableText"/>
                <w:b/>
                <w:bCs/>
                <w:sz w:val="17"/>
                <w:szCs w:val="17"/>
              </w:rPr>
              <w:t>Report Special Processing</w:t>
            </w:r>
          </w:p>
        </w:tc>
      </w:tr>
      <w:tr xmlns:wp14="http://schemas.microsoft.com/office/word/2010/wordml" w:rsidR="00BE3176" w14:paraId="7CA7B68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vAlign w:val="center"/>
          </w:tcPr>
          <w:p w:rsidRPr="0099653B" w:rsidR="00BE3176" w:rsidP="00E145D1" w:rsidRDefault="00BE3176" w14:paraId="64EBCB38" wp14:textId="77777777">
            <w:pPr>
              <w:keepLines/>
              <w:spacing w:before="40" w:after="40"/>
              <w:jc w:val="left"/>
              <w:rPr>
                <w:rStyle w:val="ModernTableText"/>
                <w:noProof/>
                <w:szCs w:val="18"/>
              </w:rPr>
            </w:pPr>
            <w:r w:rsidRPr="0099653B">
              <w:rPr>
                <w:rStyle w:val="ModernTableText"/>
                <w:noProof/>
                <w:szCs w:val="18"/>
              </w:rPr>
              <w:t>Join A-DTL-TB to A-HDR-TB using A-AUTH-ID</w:t>
            </w:r>
          </w:p>
          <w:p w:rsidRPr="007E08F5" w:rsidR="007E08F5" w:rsidP="007E08F5" w:rsidRDefault="007E08F5" w14:paraId="0A532C4C" wp14:textId="77777777">
            <w:pPr>
              <w:spacing w:before="40" w:after="40"/>
              <w:jc w:val="left"/>
              <w:rPr>
                <w:rStyle w:val="ModernTableText"/>
                <w:noProof/>
                <w:szCs w:val="18"/>
              </w:rPr>
            </w:pPr>
            <w:r w:rsidRPr="007E08F5">
              <w:rPr>
                <w:rStyle w:val="ModernTableText"/>
                <w:noProof/>
                <w:szCs w:val="18"/>
              </w:rPr>
              <w:t>Join A-HDR-LI-SUBM-PROV-ID-TB to P-ALT-ID-TB using P-ALT-ID-TB.P-SYS-ID [Where ‘selection criteria Provider ID’ = P-ALT-ID-TB.P-ALT-ID] and  [Where A-HDR-LI-SUBM-PROV-ID-TB.A-TXN-LVL-CD = 'SV" and A-HDR-LI-SUBM-PROV-ID-TB.A-USED-PROV-ID-IND = "Y"]</w:t>
            </w:r>
          </w:p>
          <w:p w:rsidRPr="0099653B" w:rsidR="00BE3176" w:rsidP="007E08F5" w:rsidRDefault="007E08F5" w14:paraId="73A3C292" wp14:textId="77777777">
            <w:pPr>
              <w:keepLines/>
              <w:spacing w:before="40" w:after="40"/>
              <w:jc w:val="left"/>
              <w:rPr>
                <w:rStyle w:val="ModernTableText"/>
                <w:noProof/>
                <w:szCs w:val="18"/>
              </w:rPr>
            </w:pPr>
            <w:r w:rsidRPr="007E08F5">
              <w:rPr>
                <w:rStyle w:val="ModernTableText"/>
                <w:noProof/>
                <w:szCs w:val="18"/>
              </w:rPr>
              <w:t>Join P-DTL-TB to A-HDR-LI-SUBM-PROV-ID-TB using A-HDR-LI-SUBM-PROV-ID-TB.P-SYS-ID</w:t>
            </w:r>
          </w:p>
          <w:p w:rsidRPr="0099653B" w:rsidR="00BE3176" w:rsidP="00E145D1" w:rsidRDefault="00BE3176" w14:paraId="00F47199" wp14:textId="77777777">
            <w:pPr>
              <w:pStyle w:val="ModernBodyText"/>
              <w:jc w:val="left"/>
              <w:rPr>
                <w:rStyle w:val="ModernTableText"/>
                <w:noProof/>
                <w:szCs w:val="18"/>
              </w:rPr>
            </w:pPr>
            <w:r w:rsidRPr="0099653B">
              <w:rPr>
                <w:rStyle w:val="ModernTableText"/>
                <w:noProof/>
                <w:szCs w:val="18"/>
              </w:rPr>
              <w:t>All User Enterable Prompts (Except Provider ID</w:t>
            </w:r>
            <w:r w:rsidR="007E08F5">
              <w:rPr>
                <w:rStyle w:val="ModernTableText"/>
                <w:noProof/>
                <w:szCs w:val="18"/>
              </w:rPr>
              <w:t xml:space="preserve"> and Provider ID Type</w:t>
            </w:r>
            <w:r w:rsidRPr="0099653B">
              <w:rPr>
                <w:rStyle w:val="ModernTableText"/>
                <w:noProof/>
                <w:szCs w:val="18"/>
              </w:rPr>
              <w:t>) are optional prompts</w:t>
            </w:r>
          </w:p>
        </w:tc>
      </w:tr>
    </w:tbl>
    <w:p xmlns:wp14="http://schemas.microsoft.com/office/word/2010/wordml" w:rsidR="00CE759A" w:rsidRDefault="00CE759A" w14:paraId="368F1CCA" wp14:textId="77777777">
      <w:pPr>
        <w:rPr>
          <w:sz w:val="19"/>
          <w:szCs w:val="19"/>
        </w:rPr>
      </w:pPr>
    </w:p>
    <w:p xmlns:wp14="http://schemas.microsoft.com/office/word/2010/wordml" w:rsidRPr="000308BA" w:rsidR="00CE759A" w:rsidRDefault="00CE759A" w14:paraId="7681545E" wp14:textId="77777777">
      <w:pPr>
        <w:pStyle w:val="Heading6"/>
      </w:pPr>
      <w:r w:rsidRPr="000308BA">
        <w:br w:type="page"/>
      </w:r>
      <w:r w:rsidRPr="000308BA">
        <w:t>Report Layout - OPR-SRA-123 - Service</w:t>
      </w:r>
      <w:r>
        <w:rPr>
          <w:b/>
        </w:rPr>
        <w:t xml:space="preserve"> </w:t>
      </w:r>
      <w:r w:rsidRPr="000308BA">
        <w:t xml:space="preserve">Authorization Utilization by Provider </w:t>
      </w:r>
    </w:p>
    <w:tbl>
      <w:tblPr>
        <w:tblW w:w="5000"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3497"/>
        <w:gridCol w:w="1600"/>
        <w:gridCol w:w="2256"/>
        <w:gridCol w:w="2331"/>
        <w:gridCol w:w="861"/>
        <w:gridCol w:w="3845"/>
        <w:tblGridChange w:id="316">
          <w:tblGrid>
            <w:gridCol w:w="3497"/>
            <w:gridCol w:w="1600"/>
            <w:gridCol w:w="2256"/>
            <w:gridCol w:w="2331"/>
            <w:gridCol w:w="861"/>
            <w:gridCol w:w="3845"/>
          </w:tblGrid>
        </w:tblGridChange>
      </w:tblGrid>
      <w:tr xmlns:wp14="http://schemas.microsoft.com/office/word/2010/wordml" w:rsidR="00CE759A" w14:paraId="1120F830" wp14:textId="77777777">
        <w:tblPrEx>
          <w:tblCellMar>
            <w:top w:w="0" w:type="dxa"/>
            <w:bottom w:w="0" w:type="dxa"/>
          </w:tblCellMar>
        </w:tblPrEx>
        <w:trPr>
          <w:cantSplit/>
          <w:trHeight w:val="432" w:hRule="exact"/>
          <w:tblHeader/>
          <w:jc w:val="center"/>
        </w:trPr>
        <w:tc>
          <w:tcPr>
            <w:tcW w:w="5000" w:type="pct"/>
            <w:gridSpan w:val="6"/>
            <w:tcBorders>
              <w:top w:val="single" w:color="auto" w:sz="4" w:space="0"/>
              <w:left w:val="single" w:color="auto" w:sz="4" w:space="0"/>
              <w:bottom w:val="single" w:color="auto" w:sz="4" w:space="0"/>
              <w:right w:val="single" w:color="auto" w:sz="4" w:space="0"/>
            </w:tcBorders>
            <w:shd w:val="clear" w:color="auto" w:fill="FF0000"/>
            <w:vAlign w:val="center"/>
          </w:tcPr>
          <w:p w:rsidR="00CE759A" w:rsidP="008054C2" w:rsidRDefault="00CE759A" w14:paraId="37CFB04F" wp14:textId="77777777">
            <w:pPr>
              <w:jc w:val="center"/>
              <w:rPr>
                <w:rFonts w:eastAsia="MS Mincho"/>
              </w:rPr>
            </w:pPr>
            <w:r>
              <w:br w:type="page"/>
            </w:r>
            <w:r>
              <w:br w:type="page"/>
            </w:r>
            <w:r>
              <w:rPr>
                <w:rFonts w:eastAsia="MS Mincho"/>
              </w:rPr>
              <w:t>NH MMIS REPORT LAYOUT</w:t>
            </w:r>
          </w:p>
        </w:tc>
      </w:tr>
      <w:tr xmlns:wp14="http://schemas.microsoft.com/office/word/2010/wordml" w:rsidR="00BE501F" w:rsidTr="005F13D3" w14:paraId="338347AE" wp14:textId="77777777">
        <w:tblPrEx>
          <w:tblCellMar>
            <w:top w:w="0" w:type="dxa"/>
            <w:bottom w:w="0" w:type="dxa"/>
          </w:tblCellMar>
        </w:tblPrEx>
        <w:trPr>
          <w:cantSplit/>
          <w:trHeight w:val="1710"/>
          <w:jc w:val="center"/>
        </w:trPr>
        <w:tc>
          <w:tcPr>
            <w:tcW w:w="1215" w:type="pct"/>
            <w:tcBorders>
              <w:top w:val="single" w:color="auto" w:sz="4" w:space="0"/>
              <w:bottom w:val="nil"/>
            </w:tcBorders>
            <w:vAlign w:val="center"/>
          </w:tcPr>
          <w:p w:rsidRPr="0099653B" w:rsidR="00CE759A" w:rsidRDefault="00CE759A" w14:paraId="16BDC170" wp14:textId="77777777">
            <w:pPr>
              <w:pStyle w:val="TableText1"/>
              <w:spacing w:before="40" w:after="40"/>
              <w:rPr>
                <w:rStyle w:val="ModernTableText"/>
                <w:b/>
                <w:bCs/>
                <w:sz w:val="20"/>
                <w:szCs w:val="20"/>
              </w:rPr>
            </w:pPr>
            <w:r w:rsidRPr="0099653B">
              <w:rPr>
                <w:rStyle w:val="ModernTableText"/>
                <w:b/>
                <w:bCs/>
                <w:sz w:val="20"/>
                <w:szCs w:val="20"/>
              </w:rPr>
              <w:t>NH MMIS EOR</w:t>
            </w:r>
          </w:p>
          <w:p w:rsidRPr="0099653B" w:rsidR="00CE759A" w:rsidRDefault="00CE759A" w14:paraId="5751E142" wp14:textId="77777777">
            <w:pPr>
              <w:pStyle w:val="TableText1"/>
              <w:spacing w:before="40" w:after="40"/>
              <w:rPr>
                <w:rStyle w:val="ModernTableText"/>
                <w:b/>
                <w:bCs/>
                <w:sz w:val="20"/>
                <w:szCs w:val="20"/>
              </w:rPr>
            </w:pPr>
            <w:r w:rsidRPr="0099653B">
              <w:rPr>
                <w:rStyle w:val="ModernTableText"/>
                <w:b/>
                <w:bCs/>
                <w:sz w:val="20"/>
                <w:szCs w:val="20"/>
              </w:rPr>
              <w:t>Report ID:  OPR-SRA-123</w:t>
            </w:r>
          </w:p>
          <w:p w:rsidRPr="0099653B" w:rsidR="00CE759A" w:rsidRDefault="00CE759A" w14:paraId="12CF1FD1" wp14:textId="77777777">
            <w:pPr>
              <w:pStyle w:val="TableText1"/>
              <w:spacing w:before="40" w:after="40"/>
              <w:rPr>
                <w:b/>
                <w:szCs w:val="20"/>
                <w:u w:val="single"/>
              </w:rPr>
            </w:pPr>
            <w:r w:rsidRPr="0099653B">
              <w:rPr>
                <w:b/>
                <w:szCs w:val="20"/>
                <w:u w:val="single"/>
              </w:rPr>
              <w:t>Report Definition</w:t>
            </w:r>
          </w:p>
          <w:p w:rsidRPr="0099653B" w:rsidR="00CE759A" w:rsidRDefault="00CE759A" w14:paraId="4FAA0ECA" wp14:textId="77777777">
            <w:pPr>
              <w:pStyle w:val="TableText1"/>
              <w:spacing w:before="40" w:after="40"/>
              <w:rPr>
                <w:b/>
                <w:szCs w:val="20"/>
                <w:u w:val="single"/>
              </w:rPr>
            </w:pPr>
            <w:r w:rsidRPr="0099653B">
              <w:rPr>
                <w:b/>
                <w:szCs w:val="20"/>
                <w:u w:val="single"/>
              </w:rPr>
              <w:t>ORR Home</w:t>
            </w:r>
          </w:p>
          <w:p w:rsidRPr="0099653B" w:rsidR="00CE759A" w:rsidRDefault="00CE759A" w14:paraId="15D30626" wp14:textId="77777777">
            <w:pPr>
              <w:pStyle w:val="TableText1"/>
              <w:spacing w:before="40" w:after="40"/>
              <w:rPr>
                <w:rStyle w:val="ModernTableText"/>
                <w:b/>
                <w:bCs/>
                <w:color w:val="0000FF"/>
                <w:sz w:val="20"/>
                <w:szCs w:val="20"/>
                <w:u w:val="single"/>
              </w:rPr>
            </w:pPr>
            <w:r w:rsidRPr="0099653B">
              <w:rPr>
                <w:b/>
                <w:szCs w:val="20"/>
                <w:u w:val="single"/>
              </w:rPr>
              <w:t>Return</w:t>
            </w:r>
          </w:p>
        </w:tc>
        <w:tc>
          <w:tcPr>
            <w:tcW w:w="2449" w:type="pct"/>
            <w:gridSpan w:val="4"/>
            <w:tcBorders>
              <w:top w:val="single" w:color="auto" w:sz="4" w:space="0"/>
              <w:bottom w:val="nil"/>
            </w:tcBorders>
            <w:vAlign w:val="center"/>
          </w:tcPr>
          <w:p w:rsidRPr="0099653B" w:rsidR="00791BF2" w:rsidP="00791BF2" w:rsidRDefault="00791BF2" w14:paraId="70AC4875" wp14:textId="77777777">
            <w:pPr>
              <w:jc w:val="center"/>
              <w:rPr>
                <w:b/>
                <w:szCs w:val="20"/>
              </w:rPr>
            </w:pPr>
            <w:r w:rsidRPr="0099653B">
              <w:rPr>
                <w:b/>
                <w:szCs w:val="20"/>
              </w:rPr>
              <w:t>Line of Business:  &lt;LOB Cd – Desc&gt;</w:t>
            </w:r>
          </w:p>
          <w:p w:rsidRPr="0099653B" w:rsidR="00CE759A" w:rsidP="00431354" w:rsidRDefault="00CE759A" w14:paraId="7816290B" wp14:textId="77777777">
            <w:pPr>
              <w:jc w:val="center"/>
              <w:rPr>
                <w:b/>
                <w:szCs w:val="20"/>
              </w:rPr>
            </w:pPr>
            <w:r w:rsidRPr="0099653B">
              <w:rPr>
                <w:b/>
                <w:szCs w:val="20"/>
              </w:rPr>
              <w:t>Department of Health and Human Services</w:t>
            </w:r>
          </w:p>
          <w:p w:rsidRPr="0099653B" w:rsidR="00CE759A" w:rsidP="00431354" w:rsidRDefault="00CE759A" w14:paraId="1134EDD5" wp14:textId="77777777">
            <w:pPr>
              <w:jc w:val="center"/>
              <w:rPr>
                <w:b/>
                <w:szCs w:val="20"/>
              </w:rPr>
            </w:pPr>
            <w:r w:rsidRPr="0099653B">
              <w:rPr>
                <w:b/>
                <w:szCs w:val="20"/>
              </w:rPr>
              <w:t>Service Authorization Utilization by Provider</w:t>
            </w:r>
          </w:p>
          <w:p w:rsidRPr="0099653B" w:rsidR="00CE759A" w:rsidP="00431354" w:rsidRDefault="00CE759A" w14:paraId="593710CA" wp14:textId="77777777">
            <w:pPr>
              <w:jc w:val="center"/>
              <w:rPr>
                <w:rStyle w:val="ModernTableText"/>
                <w:rFonts w:cs="Arial"/>
                <w:b/>
                <w:bCs/>
                <w:sz w:val="20"/>
                <w:szCs w:val="20"/>
              </w:rPr>
            </w:pPr>
            <w:r w:rsidRPr="0099653B">
              <w:rPr>
                <w:b/>
                <w:szCs w:val="20"/>
              </w:rPr>
              <w:t>MM/DD/CCYY – MM/DD/CCYY</w:t>
            </w:r>
          </w:p>
        </w:tc>
        <w:tc>
          <w:tcPr>
            <w:tcW w:w="1336" w:type="pct"/>
            <w:tcBorders>
              <w:top w:val="single" w:color="auto" w:sz="4" w:space="0"/>
              <w:bottom w:val="nil"/>
            </w:tcBorders>
          </w:tcPr>
          <w:p w:rsidR="00CE759A" w:rsidRDefault="003A7664" w14:paraId="20E7E792" wp14:textId="77777777">
            <w:pPr>
              <w:jc w:val="right"/>
              <w:rPr>
                <w:sz w:val="19"/>
                <w:szCs w:val="19"/>
              </w:rPr>
            </w:pPr>
            <w:r>
              <w:rPr>
                <w:noProof/>
                <w:sz w:val="19"/>
                <w:szCs w:val="19"/>
              </w:rPr>
              <w:drawing>
                <wp:inline xmlns:wp14="http://schemas.microsoft.com/office/word/2010/wordprocessingDrawing" distT="0" distB="0" distL="0" distR="0" wp14:anchorId="6FBD048F" wp14:editId="7777777">
                  <wp:extent cx="1295400" cy="1285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00CE759A" w14:paraId="28B8B4A9" wp14:textId="77777777">
        <w:tblPrEx>
          <w:tblCellMar>
            <w:top w:w="0" w:type="dxa"/>
            <w:bottom w:w="0" w:type="dxa"/>
          </w:tblCellMar>
        </w:tblPrEx>
        <w:trPr>
          <w:cantSplit/>
          <w:trHeight w:val="292"/>
          <w:jc w:val="center"/>
        </w:trPr>
        <w:tc>
          <w:tcPr>
            <w:tcW w:w="5000" w:type="pct"/>
            <w:gridSpan w:val="6"/>
            <w:tcBorders>
              <w:bottom w:val="nil"/>
            </w:tcBorders>
          </w:tcPr>
          <w:p w:rsidR="00CE759A" w:rsidRDefault="00CE759A" w14:paraId="4148676D" wp14:textId="77777777">
            <w:pPr>
              <w:pStyle w:val="Figure"/>
              <w:rPr>
                <w:rFonts w:ascii="Arial" w:hAnsi="Arial" w:cs="Arial"/>
                <w:bCs w:val="0"/>
                <w:sz w:val="17"/>
                <w:szCs w:val="17"/>
              </w:rPr>
            </w:pPr>
          </w:p>
        </w:tc>
      </w:tr>
      <w:tr xmlns:wp14="http://schemas.microsoft.com/office/word/2010/wordml" w:rsidR="00BE501F" w:rsidTr="005F13D3" w14:paraId="03AF983E" wp14:textId="77777777">
        <w:tblPrEx>
          <w:tblCellMar>
            <w:top w:w="0" w:type="dxa"/>
            <w:bottom w:w="0" w:type="dxa"/>
          </w:tblCellMar>
        </w:tblPrEx>
        <w:trPr>
          <w:cantSplit/>
          <w:trHeight w:val="292"/>
          <w:jc w:val="center"/>
        </w:trPr>
        <w:tc>
          <w:tcPr>
            <w:tcW w:w="2555" w:type="pct"/>
            <w:gridSpan w:val="3"/>
            <w:tcBorders>
              <w:top w:val="nil"/>
              <w:bottom w:val="nil"/>
            </w:tcBorders>
            <w:shd w:val="clear" w:color="auto" w:fill="356BA1"/>
            <w:vAlign w:val="center"/>
          </w:tcPr>
          <w:p w:rsidR="00CE759A" w:rsidRDefault="00FA41AA" w14:paraId="016999D4" wp14:textId="77777777">
            <w:pPr>
              <w:pStyle w:val="Figure"/>
              <w:spacing w:before="60" w:after="60"/>
              <w:rPr>
                <w:rFonts w:ascii="Arial" w:hAnsi="Arial" w:cs="Arial"/>
                <w:bCs w:val="0"/>
                <w:color w:val="FFFFFF"/>
                <w:sz w:val="23"/>
                <w:szCs w:val="23"/>
              </w:rPr>
            </w:pPr>
            <w:r>
              <w:rPr>
                <w:rFonts w:ascii="Arial" w:hAnsi="Arial" w:cs="Arial"/>
                <w:bCs w:val="0"/>
                <w:color w:val="FFFFFF"/>
                <w:sz w:val="23"/>
                <w:szCs w:val="23"/>
              </w:rPr>
              <w:t>SA LI Svc Prov ID</w:t>
            </w:r>
            <w:r w:rsidR="00CE759A">
              <w:rPr>
                <w:rFonts w:ascii="Arial" w:hAnsi="Arial" w:cs="Arial"/>
                <w:bCs w:val="0"/>
                <w:color w:val="FFFFFF"/>
                <w:sz w:val="23"/>
                <w:szCs w:val="23"/>
              </w:rPr>
              <w:t>:   XXXXXXXXXXXXXXXXXXXXX</w:t>
            </w:r>
          </w:p>
        </w:tc>
        <w:tc>
          <w:tcPr>
            <w:tcW w:w="2445" w:type="pct"/>
            <w:gridSpan w:val="3"/>
            <w:tcBorders>
              <w:top w:val="nil"/>
              <w:bottom w:val="nil"/>
            </w:tcBorders>
            <w:shd w:val="clear" w:color="auto" w:fill="356BA1"/>
            <w:vAlign w:val="center"/>
          </w:tcPr>
          <w:p w:rsidR="00CE759A" w:rsidRDefault="00F16C75" w14:paraId="7957F362" wp14:textId="77777777">
            <w:pPr>
              <w:pStyle w:val="Figure"/>
              <w:spacing w:before="60" w:after="60"/>
              <w:rPr>
                <w:rFonts w:ascii="Arial" w:hAnsi="Arial" w:cs="Arial"/>
                <w:bCs w:val="0"/>
                <w:color w:val="FFFFFF"/>
                <w:sz w:val="23"/>
                <w:szCs w:val="23"/>
              </w:rPr>
            </w:pPr>
            <w:r>
              <w:rPr>
                <w:rFonts w:ascii="Arial" w:hAnsi="Arial" w:cs="Arial"/>
                <w:bCs w:val="0"/>
                <w:color w:val="FFFFFF"/>
                <w:sz w:val="23"/>
                <w:szCs w:val="23"/>
              </w:rPr>
              <w:t>SA LI Svc Prov Name</w:t>
            </w:r>
            <w:r w:rsidR="00CE759A">
              <w:rPr>
                <w:rFonts w:ascii="Arial" w:hAnsi="Arial" w:cs="Arial"/>
                <w:bCs w:val="0"/>
                <w:color w:val="FFFFFF"/>
                <w:sz w:val="23"/>
                <w:szCs w:val="23"/>
              </w:rPr>
              <w:t>:  XXXXXXXXXXXXXXXXXXXXX</w:t>
            </w:r>
          </w:p>
        </w:tc>
      </w:tr>
      <w:tr xmlns:wp14="http://schemas.microsoft.com/office/word/2010/wordml" w:rsidR="00CE759A" w14:paraId="72E647DC" wp14:textId="77777777">
        <w:tblPrEx>
          <w:tblCellMar>
            <w:top w:w="0" w:type="dxa"/>
            <w:bottom w:w="0" w:type="dxa"/>
          </w:tblCellMar>
        </w:tblPrEx>
        <w:trPr>
          <w:cantSplit/>
          <w:trHeight w:val="292"/>
          <w:jc w:val="center"/>
        </w:trPr>
        <w:tc>
          <w:tcPr>
            <w:tcW w:w="5000" w:type="pct"/>
            <w:gridSpan w:val="6"/>
            <w:tcBorders>
              <w:top w:val="nil"/>
              <w:bottom w:val="nil"/>
            </w:tcBorders>
            <w:shd w:val="clear" w:color="auto" w:fill="FDD461"/>
            <w:vAlign w:val="center"/>
          </w:tcPr>
          <w:p w:rsidR="00CE759A" w:rsidRDefault="00CE759A" w14:paraId="2E29498B" wp14:textId="77777777">
            <w:pPr>
              <w:pStyle w:val="Figure"/>
              <w:spacing w:before="60" w:after="60"/>
              <w:rPr>
                <w:rFonts w:ascii="Arial" w:hAnsi="Arial" w:cs="Arial"/>
                <w:color w:val="000000"/>
                <w:sz w:val="23"/>
                <w:szCs w:val="23"/>
              </w:rPr>
            </w:pPr>
            <w:r>
              <w:rPr>
                <w:rFonts w:ascii="Arial" w:hAnsi="Arial" w:cs="Arial"/>
                <w:bCs w:val="0"/>
                <w:color w:val="FFFFFF"/>
                <w:sz w:val="23"/>
                <w:szCs w:val="23"/>
              </w:rPr>
              <w:t xml:space="preserve">  </w:t>
            </w:r>
            <w:r>
              <w:rPr>
                <w:rFonts w:ascii="Arial" w:hAnsi="Arial" w:cs="Arial"/>
                <w:bCs w:val="0"/>
                <w:color w:val="000000"/>
                <w:sz w:val="23"/>
                <w:szCs w:val="23"/>
              </w:rPr>
              <w:t>SA Ty Cd - Desc:</w:t>
            </w:r>
            <w:r>
              <w:rPr>
                <w:rFonts w:ascii="Arial" w:hAnsi="Arial" w:cs="Arial"/>
                <w:color w:val="000000"/>
                <w:sz w:val="23"/>
                <w:szCs w:val="23"/>
              </w:rPr>
              <w:t xml:space="preserve">  XX - XXXXXXXXXXXXXXXXXXXXXXXXXXX</w:t>
            </w:r>
          </w:p>
        </w:tc>
      </w:tr>
      <w:tr xmlns:wp14="http://schemas.microsoft.com/office/word/2010/wordml" w:rsidR="00CE759A" w14:paraId="559E29FA" wp14:textId="77777777">
        <w:tblPrEx>
          <w:tblCellMar>
            <w:top w:w="0" w:type="dxa"/>
            <w:bottom w:w="0" w:type="dxa"/>
          </w:tblCellMar>
        </w:tblPrEx>
        <w:trPr>
          <w:cantSplit/>
          <w:trHeight w:val="292"/>
          <w:jc w:val="center"/>
        </w:trPr>
        <w:tc>
          <w:tcPr>
            <w:tcW w:w="3365" w:type="pct"/>
            <w:gridSpan w:val="4"/>
            <w:tcBorders>
              <w:top w:val="nil"/>
              <w:bottom w:val="nil"/>
            </w:tcBorders>
            <w:shd w:val="clear" w:color="auto" w:fill="FEEBB4"/>
            <w:vAlign w:val="center"/>
          </w:tcPr>
          <w:p w:rsidR="00CE759A" w:rsidRDefault="00CE759A" w14:paraId="6B96B8D9" wp14:textId="77777777">
            <w:pPr>
              <w:pStyle w:val="Figure"/>
              <w:spacing w:before="20" w:after="20"/>
              <w:rPr>
                <w:rFonts w:ascii="Arial" w:hAnsi="Arial" w:cs="Arial"/>
                <w:bCs w:val="0"/>
                <w:sz w:val="23"/>
                <w:szCs w:val="23"/>
              </w:rPr>
            </w:pPr>
            <w:r>
              <w:rPr>
                <w:rFonts w:ascii="Arial" w:hAnsi="Arial" w:cs="Arial"/>
                <w:bCs w:val="0"/>
                <w:sz w:val="23"/>
                <w:szCs w:val="23"/>
              </w:rPr>
              <w:t xml:space="preserve">    </w:t>
            </w:r>
            <w:r w:rsidR="00610C28">
              <w:rPr>
                <w:rFonts w:ascii="Arial" w:hAnsi="Arial" w:cs="Arial"/>
                <w:bCs w:val="0"/>
                <w:sz w:val="23"/>
                <w:szCs w:val="23"/>
              </w:rPr>
              <w:t>SA LI Cat Svc Cd</w:t>
            </w:r>
            <w:r>
              <w:rPr>
                <w:rFonts w:ascii="Arial" w:hAnsi="Arial" w:cs="Arial"/>
                <w:bCs w:val="0"/>
                <w:sz w:val="23"/>
                <w:szCs w:val="23"/>
              </w:rPr>
              <w:t xml:space="preserve"> – Desc:  XX - XXXXXX</w:t>
            </w:r>
          </w:p>
        </w:tc>
        <w:tc>
          <w:tcPr>
            <w:tcW w:w="1635" w:type="pct"/>
            <w:gridSpan w:val="2"/>
            <w:tcBorders>
              <w:top w:val="nil"/>
              <w:bottom w:val="nil"/>
            </w:tcBorders>
            <w:shd w:val="clear" w:color="auto" w:fill="FEEBB4"/>
            <w:vAlign w:val="center"/>
          </w:tcPr>
          <w:p w:rsidR="00CE759A" w:rsidRDefault="00CE759A" w14:paraId="64EFBB0F" wp14:textId="77777777">
            <w:pPr>
              <w:pStyle w:val="Figure"/>
              <w:spacing w:before="20" w:after="20"/>
              <w:rPr>
                <w:rFonts w:ascii="Arial" w:hAnsi="Arial" w:cs="Arial"/>
                <w:bCs w:val="0"/>
                <w:sz w:val="23"/>
                <w:szCs w:val="23"/>
              </w:rPr>
            </w:pPr>
          </w:p>
        </w:tc>
      </w:tr>
      <w:tr xmlns:wp14="http://schemas.microsoft.com/office/word/2010/wordml" w:rsidR="00CE759A" w14:paraId="271C0797" wp14:textId="77777777">
        <w:tblPrEx>
          <w:tblCellMar>
            <w:top w:w="0" w:type="dxa"/>
            <w:bottom w:w="0" w:type="dxa"/>
          </w:tblCellMar>
        </w:tblPrEx>
        <w:trPr>
          <w:cantSplit/>
          <w:trHeight w:val="292"/>
          <w:jc w:val="center"/>
        </w:trPr>
        <w:tc>
          <w:tcPr>
            <w:tcW w:w="5000" w:type="pct"/>
            <w:gridSpan w:val="6"/>
            <w:tcBorders>
              <w:top w:val="nil"/>
              <w:bottom w:val="nil"/>
            </w:tcBorders>
            <w:vAlign w:val="center"/>
          </w:tcPr>
          <w:p w:rsidR="00CE759A" w:rsidRDefault="00CE759A" w14:paraId="0CC95B50" wp14:textId="77777777">
            <w:pPr>
              <w:pStyle w:val="Figure"/>
              <w:jc w:val="right"/>
              <w:rPr>
                <w:rFonts w:ascii="Arial" w:hAnsi="Arial" w:cs="Arial"/>
                <w:color w:val="000000"/>
                <w:sz w:val="23"/>
                <w:szCs w:val="23"/>
              </w:rPr>
            </w:pPr>
          </w:p>
        </w:tc>
      </w:tr>
      <w:tr xmlns:wp14="http://schemas.microsoft.com/office/word/2010/wordml" w:rsidR="00CF42A3" w14:paraId="711D1415" wp14:textId="77777777">
        <w:tblPrEx>
          <w:tblCellMar>
            <w:top w:w="0" w:type="dxa"/>
            <w:bottom w:w="0" w:type="dxa"/>
          </w:tblCellMar>
        </w:tblPrEx>
        <w:trPr>
          <w:cantSplit/>
          <w:trHeight w:val="292"/>
          <w:jc w:val="center"/>
        </w:trPr>
        <w:tc>
          <w:tcPr>
            <w:tcW w:w="5000" w:type="pct"/>
            <w:gridSpan w:val="6"/>
          </w:tcPr>
          <w:tbl>
            <w:tblPr>
              <w:tblW w:w="4900" w:type="pct"/>
              <w:tblInd w:w="98" w:type="dxa"/>
              <w:tblLook w:val="04A0" w:firstRow="1" w:lastRow="0" w:firstColumn="1" w:lastColumn="0" w:noHBand="0" w:noVBand="1"/>
            </w:tblPr>
            <w:tblGrid>
              <w:gridCol w:w="1017"/>
              <w:gridCol w:w="752"/>
              <w:gridCol w:w="967"/>
              <w:gridCol w:w="1440"/>
              <w:gridCol w:w="836"/>
              <w:gridCol w:w="1317"/>
              <w:gridCol w:w="685"/>
              <w:gridCol w:w="685"/>
              <w:gridCol w:w="685"/>
              <w:gridCol w:w="1168"/>
              <w:gridCol w:w="1333"/>
              <w:gridCol w:w="1104"/>
              <w:gridCol w:w="858"/>
              <w:gridCol w:w="1034"/>
            </w:tblGrid>
            <w:tr w:rsidRPr="009358B5" w:rsidR="005F13D3" w:rsidTr="005F13D3" w14:paraId="0A25B0F2" wp14:textId="77777777">
              <w:trPr>
                <w:trHeight w:val="555"/>
              </w:trPr>
              <w:tc>
                <w:tcPr>
                  <w:tcW w:w="960" w:type="dxa"/>
                  <w:tcBorders>
                    <w:top w:val="single" w:color="666699" w:sz="8" w:space="0"/>
                    <w:left w:val="nil"/>
                    <w:bottom w:val="single" w:color="999999" w:sz="8" w:space="0"/>
                    <w:right w:val="single" w:color="666699" w:sz="8" w:space="0"/>
                  </w:tcBorders>
                  <w:shd w:val="clear" w:color="000000" w:fill="D9D9D9"/>
                  <w:vAlign w:val="center"/>
                </w:tcPr>
                <w:p w:rsidRPr="009358B5" w:rsidR="005F13D3" w:rsidP="00EE0761" w:rsidRDefault="005F13D3" w14:paraId="4D39C63B" wp14:textId="77777777">
                  <w:pPr>
                    <w:spacing w:after="0"/>
                    <w:jc w:val="center"/>
                    <w:rPr>
                      <w:rFonts w:cs="Arial"/>
                      <w:b/>
                      <w:bCs/>
                      <w:color w:val="000000"/>
                      <w:sz w:val="15"/>
                      <w:szCs w:val="15"/>
                    </w:rPr>
                  </w:pPr>
                  <w:r w:rsidRPr="009358B5">
                    <w:rPr>
                      <w:rFonts w:cs="Arial"/>
                      <w:b/>
                      <w:color w:val="000000"/>
                      <w:sz w:val="15"/>
                      <w:szCs w:val="15"/>
                    </w:rPr>
                    <w:t>SA ID</w:t>
                  </w:r>
                </w:p>
              </w:tc>
              <w:tc>
                <w:tcPr>
                  <w:tcW w:w="932" w:type="dxa"/>
                  <w:tcBorders>
                    <w:top w:val="single" w:color="666699" w:sz="8" w:space="0"/>
                    <w:left w:val="nil"/>
                    <w:bottom w:val="single" w:color="999999" w:sz="8" w:space="0"/>
                    <w:right w:val="single" w:color="666699" w:sz="8" w:space="0"/>
                  </w:tcBorders>
                  <w:shd w:val="clear" w:color="000000" w:fill="D9D9D9"/>
                  <w:vAlign w:val="center"/>
                </w:tcPr>
                <w:p w:rsidRPr="009358B5" w:rsidR="005F13D3" w:rsidP="00EE0761" w:rsidRDefault="005F13D3" w14:paraId="5A9BF825" wp14:textId="77777777">
                  <w:pPr>
                    <w:spacing w:after="0"/>
                    <w:jc w:val="center"/>
                    <w:rPr>
                      <w:rFonts w:cs="Arial"/>
                      <w:b/>
                      <w:bCs/>
                      <w:color w:val="000000"/>
                      <w:sz w:val="15"/>
                      <w:szCs w:val="15"/>
                    </w:rPr>
                  </w:pPr>
                  <w:r w:rsidRPr="009358B5">
                    <w:rPr>
                      <w:rFonts w:cs="Arial"/>
                      <w:b/>
                      <w:color w:val="000000"/>
                      <w:sz w:val="15"/>
                      <w:szCs w:val="15"/>
                    </w:rPr>
                    <w:t>SA LI Num</w:t>
                  </w:r>
                </w:p>
              </w:tc>
              <w:tc>
                <w:tcPr>
                  <w:tcW w:w="955" w:type="dxa"/>
                  <w:tcBorders>
                    <w:top w:val="single" w:color="666699" w:sz="8" w:space="0"/>
                    <w:left w:val="nil"/>
                    <w:bottom w:val="single" w:color="999999" w:sz="8" w:space="0"/>
                    <w:right w:val="single" w:color="666699" w:sz="8" w:space="0"/>
                  </w:tcBorders>
                  <w:shd w:val="clear" w:color="000000" w:fill="D9D9D9"/>
                  <w:vAlign w:val="center"/>
                </w:tcPr>
                <w:p w:rsidRPr="009358B5" w:rsidR="005F13D3" w:rsidP="00EE0761" w:rsidRDefault="005F13D3" w14:paraId="5973ED5E" wp14:textId="77777777">
                  <w:pPr>
                    <w:spacing w:after="0"/>
                    <w:jc w:val="center"/>
                    <w:rPr>
                      <w:rFonts w:cs="Arial"/>
                      <w:b/>
                      <w:bCs/>
                      <w:color w:val="000000"/>
                      <w:sz w:val="15"/>
                      <w:szCs w:val="15"/>
                    </w:rPr>
                  </w:pPr>
                  <w:r w:rsidRPr="009358B5">
                    <w:rPr>
                      <w:rFonts w:cs="Arial"/>
                      <w:b/>
                      <w:color w:val="000000"/>
                      <w:sz w:val="15"/>
                      <w:szCs w:val="15"/>
                    </w:rPr>
                    <w:t>SA LI Dt-Apprv Beg</w:t>
                  </w:r>
                </w:p>
              </w:tc>
              <w:tc>
                <w:tcPr>
                  <w:tcW w:w="1857" w:type="dxa"/>
                  <w:tcBorders>
                    <w:top w:val="single" w:color="666699" w:sz="8" w:space="0"/>
                    <w:left w:val="nil"/>
                    <w:bottom w:val="single" w:color="999999" w:sz="8" w:space="0"/>
                    <w:right w:val="single" w:color="666699" w:sz="8" w:space="0"/>
                  </w:tcBorders>
                  <w:shd w:val="clear" w:color="000000" w:fill="D9D9D9"/>
                  <w:vAlign w:val="center"/>
                </w:tcPr>
                <w:p w:rsidRPr="009358B5" w:rsidR="005F13D3" w:rsidP="00EE0761" w:rsidRDefault="005F13D3" w14:paraId="613CA9C9" wp14:textId="77777777">
                  <w:pPr>
                    <w:spacing w:after="0"/>
                    <w:jc w:val="center"/>
                    <w:rPr>
                      <w:rFonts w:cs="Arial"/>
                      <w:b/>
                      <w:bCs/>
                      <w:color w:val="000000"/>
                      <w:sz w:val="15"/>
                      <w:szCs w:val="15"/>
                    </w:rPr>
                  </w:pPr>
                  <w:r w:rsidRPr="009358B5">
                    <w:rPr>
                      <w:rFonts w:cs="Arial"/>
                      <w:b/>
                      <w:color w:val="000000"/>
                      <w:sz w:val="15"/>
                      <w:szCs w:val="15"/>
                    </w:rPr>
                    <w:t>SA LI Dt-Apprv End</w:t>
                  </w:r>
                </w:p>
              </w:tc>
              <w:tc>
                <w:tcPr>
                  <w:tcW w:w="941" w:type="dxa"/>
                  <w:tcBorders>
                    <w:top w:val="single" w:color="666699" w:sz="8" w:space="0"/>
                    <w:left w:val="nil"/>
                    <w:bottom w:val="single" w:color="999999" w:sz="8" w:space="0"/>
                    <w:right w:val="single" w:color="666699" w:sz="8" w:space="0"/>
                  </w:tcBorders>
                  <w:shd w:val="clear" w:color="000000" w:fill="D9D9D9"/>
                  <w:vAlign w:val="center"/>
                </w:tcPr>
                <w:p w:rsidRPr="009358B5" w:rsidR="005F13D3" w:rsidP="00EE0761" w:rsidRDefault="005F13D3" w14:paraId="383C23CD" wp14:textId="77777777">
                  <w:pPr>
                    <w:spacing w:after="0"/>
                    <w:jc w:val="center"/>
                    <w:rPr>
                      <w:rFonts w:cs="Arial"/>
                      <w:b/>
                      <w:bCs/>
                      <w:color w:val="000000"/>
                      <w:sz w:val="15"/>
                      <w:szCs w:val="15"/>
                    </w:rPr>
                  </w:pPr>
                  <w:r w:rsidRPr="009358B5">
                    <w:rPr>
                      <w:rFonts w:cs="Arial"/>
                      <w:b/>
                      <w:color w:val="000000"/>
                      <w:sz w:val="15"/>
                      <w:szCs w:val="15"/>
                    </w:rPr>
                    <w:t>SA LI Svc Cd-From</w:t>
                  </w:r>
                </w:p>
              </w:tc>
              <w:tc>
                <w:tcPr>
                  <w:tcW w:w="1844" w:type="dxa"/>
                  <w:tcBorders>
                    <w:top w:val="single" w:color="666699" w:sz="8" w:space="0"/>
                    <w:left w:val="nil"/>
                    <w:bottom w:val="single" w:color="999999" w:sz="8" w:space="0"/>
                    <w:right w:val="single" w:color="666699" w:sz="8" w:space="0"/>
                  </w:tcBorders>
                  <w:shd w:val="clear" w:color="000000" w:fill="D9D9D9"/>
                  <w:vAlign w:val="center"/>
                </w:tcPr>
                <w:p w:rsidRPr="009358B5" w:rsidR="005F13D3" w:rsidP="00EE0761" w:rsidRDefault="005F13D3" w14:paraId="3B7F2BC5" wp14:textId="77777777">
                  <w:pPr>
                    <w:spacing w:after="0"/>
                    <w:jc w:val="center"/>
                    <w:rPr>
                      <w:rFonts w:cs="Arial"/>
                      <w:b/>
                      <w:bCs/>
                      <w:color w:val="000000"/>
                      <w:sz w:val="15"/>
                      <w:szCs w:val="15"/>
                    </w:rPr>
                  </w:pPr>
                  <w:r w:rsidRPr="009358B5">
                    <w:rPr>
                      <w:rFonts w:cs="Arial"/>
                      <w:b/>
                      <w:color w:val="000000"/>
                      <w:sz w:val="15"/>
                      <w:szCs w:val="15"/>
                    </w:rPr>
                    <w:t>SA LI Svc Cd-To</w:t>
                  </w:r>
                </w:p>
              </w:tc>
              <w:tc>
                <w:tcPr>
                  <w:tcW w:w="4587" w:type="dxa"/>
                  <w:gridSpan w:val="4"/>
                  <w:tcBorders>
                    <w:top w:val="single" w:color="666699" w:sz="8" w:space="0"/>
                    <w:left w:val="nil"/>
                    <w:bottom w:val="single" w:color="999999" w:sz="8" w:space="0"/>
                    <w:right w:val="single" w:color="666699" w:sz="8" w:space="0"/>
                  </w:tcBorders>
                  <w:shd w:val="clear" w:color="000000" w:fill="D9D9D9"/>
                  <w:vAlign w:val="center"/>
                </w:tcPr>
                <w:p w:rsidRPr="009358B5" w:rsidR="005F13D3" w:rsidP="00EE0761" w:rsidRDefault="005F13D3" w14:paraId="1A7B0C6F" wp14:textId="77777777">
                  <w:pPr>
                    <w:spacing w:after="0"/>
                    <w:jc w:val="center"/>
                    <w:rPr>
                      <w:rFonts w:cs="Arial"/>
                      <w:b/>
                      <w:bCs/>
                      <w:color w:val="000000"/>
                      <w:sz w:val="15"/>
                      <w:szCs w:val="15"/>
                    </w:rPr>
                  </w:pPr>
                  <w:r w:rsidRPr="009358B5">
                    <w:rPr>
                      <w:rFonts w:cs="Arial"/>
                      <w:b/>
                      <w:color w:val="000000"/>
                      <w:sz w:val="15"/>
                      <w:szCs w:val="15"/>
                    </w:rPr>
                    <w:t>SA LI Svc Cd-Mod</w:t>
                  </w:r>
                </w:p>
              </w:tc>
              <w:tc>
                <w:tcPr>
                  <w:tcW w:w="1853" w:type="dxa"/>
                  <w:tcBorders>
                    <w:top w:val="single" w:color="666699" w:sz="8" w:space="0"/>
                    <w:left w:val="nil"/>
                    <w:bottom w:val="single" w:color="999999" w:sz="8" w:space="0"/>
                    <w:right w:val="single" w:color="666699" w:sz="8" w:space="0"/>
                  </w:tcBorders>
                  <w:shd w:val="clear" w:color="000000" w:fill="D9D9D9"/>
                  <w:vAlign w:val="center"/>
                </w:tcPr>
                <w:p w:rsidRPr="009358B5" w:rsidR="005F13D3" w:rsidP="00EE0761" w:rsidRDefault="005F13D3" w14:paraId="41E5D517" wp14:textId="77777777">
                  <w:pPr>
                    <w:spacing w:after="0"/>
                    <w:jc w:val="center"/>
                    <w:rPr>
                      <w:rFonts w:cs="Arial"/>
                      <w:b/>
                      <w:bCs/>
                      <w:color w:val="000000"/>
                      <w:sz w:val="15"/>
                      <w:szCs w:val="15"/>
                    </w:rPr>
                  </w:pPr>
                  <w:r w:rsidRPr="009358B5">
                    <w:rPr>
                      <w:rFonts w:cs="Arial"/>
                      <w:b/>
                      <w:color w:val="000000"/>
                      <w:sz w:val="15"/>
                      <w:szCs w:val="15"/>
                    </w:rPr>
                    <w:t>Total Apprvd Units</w:t>
                  </w:r>
                </w:p>
              </w:tc>
              <w:tc>
                <w:tcPr>
                  <w:tcW w:w="1224" w:type="dxa"/>
                  <w:tcBorders>
                    <w:top w:val="single" w:color="666699" w:sz="8" w:space="0"/>
                    <w:left w:val="nil"/>
                    <w:bottom w:val="single" w:color="999999" w:sz="8" w:space="0"/>
                    <w:right w:val="single" w:color="666699" w:sz="8" w:space="0"/>
                  </w:tcBorders>
                  <w:shd w:val="clear" w:color="000000" w:fill="D9D9D9"/>
                  <w:vAlign w:val="center"/>
                </w:tcPr>
                <w:p w:rsidRPr="009358B5" w:rsidR="005F13D3" w:rsidP="00EE0761" w:rsidRDefault="005F13D3" w14:paraId="7BB18EB3" wp14:textId="77777777">
                  <w:pPr>
                    <w:spacing w:after="0"/>
                    <w:jc w:val="center"/>
                    <w:rPr>
                      <w:rFonts w:cs="Arial"/>
                      <w:b/>
                      <w:bCs/>
                      <w:color w:val="000000"/>
                      <w:sz w:val="15"/>
                      <w:szCs w:val="15"/>
                    </w:rPr>
                  </w:pPr>
                  <w:r w:rsidRPr="009358B5">
                    <w:rPr>
                      <w:rFonts w:cs="Arial"/>
                      <w:b/>
                      <w:color w:val="000000"/>
                      <w:sz w:val="15"/>
                      <w:szCs w:val="15"/>
                    </w:rPr>
                    <w:t>Total Apprvd Amt</w:t>
                  </w:r>
                </w:p>
              </w:tc>
              <w:tc>
                <w:tcPr>
                  <w:tcW w:w="1018" w:type="dxa"/>
                  <w:tcBorders>
                    <w:top w:val="single" w:color="666699" w:sz="8" w:space="0"/>
                    <w:left w:val="nil"/>
                    <w:bottom w:val="single" w:color="999999" w:sz="8" w:space="0"/>
                    <w:right w:val="single" w:color="666699" w:sz="8" w:space="0"/>
                  </w:tcBorders>
                  <w:shd w:val="clear" w:color="000000" w:fill="D9D9D9"/>
                  <w:vAlign w:val="center"/>
                </w:tcPr>
                <w:p w:rsidRPr="009358B5" w:rsidR="005F13D3" w:rsidP="00EE0761" w:rsidRDefault="005F13D3" w14:paraId="51F37361" wp14:textId="77777777">
                  <w:pPr>
                    <w:spacing w:after="0"/>
                    <w:jc w:val="center"/>
                    <w:rPr>
                      <w:rFonts w:cs="Arial"/>
                      <w:b/>
                      <w:bCs/>
                      <w:color w:val="000000"/>
                      <w:sz w:val="15"/>
                      <w:szCs w:val="15"/>
                    </w:rPr>
                  </w:pPr>
                  <w:r w:rsidRPr="009358B5">
                    <w:rPr>
                      <w:rFonts w:cs="Arial"/>
                      <w:b/>
                      <w:color w:val="000000"/>
                      <w:sz w:val="15"/>
                      <w:szCs w:val="15"/>
                    </w:rPr>
                    <w:t>Total Used Units</w:t>
                  </w:r>
                </w:p>
              </w:tc>
              <w:tc>
                <w:tcPr>
                  <w:tcW w:w="1165" w:type="dxa"/>
                  <w:tcBorders>
                    <w:top w:val="single" w:color="666699" w:sz="8" w:space="0"/>
                    <w:left w:val="nil"/>
                    <w:bottom w:val="single" w:color="999999" w:sz="8" w:space="0"/>
                    <w:right w:val="single" w:color="666699" w:sz="8" w:space="0"/>
                  </w:tcBorders>
                  <w:shd w:val="clear" w:color="000000" w:fill="D9D9D9"/>
                  <w:vAlign w:val="center"/>
                </w:tcPr>
                <w:p w:rsidRPr="009358B5" w:rsidR="005F13D3" w:rsidP="00EE0761" w:rsidRDefault="005F13D3" w14:paraId="6A676C3D" wp14:textId="77777777">
                  <w:pPr>
                    <w:spacing w:after="0"/>
                    <w:jc w:val="center"/>
                    <w:rPr>
                      <w:rFonts w:cs="Arial"/>
                      <w:b/>
                      <w:bCs/>
                      <w:color w:val="000000"/>
                      <w:sz w:val="15"/>
                      <w:szCs w:val="15"/>
                    </w:rPr>
                  </w:pPr>
                  <w:r w:rsidRPr="009358B5">
                    <w:rPr>
                      <w:rFonts w:cs="Arial"/>
                      <w:b/>
                      <w:color w:val="000000"/>
                      <w:sz w:val="15"/>
                      <w:szCs w:val="15"/>
                    </w:rPr>
                    <w:t>Total Used Amt</w:t>
                  </w:r>
                </w:p>
              </w:tc>
            </w:tr>
            <w:tr w:rsidRPr="009358B5" w:rsidR="005F13D3" w:rsidTr="005F13D3" w14:paraId="00C2A516" wp14:textId="77777777">
              <w:trPr>
                <w:trHeight w:val="315"/>
              </w:trPr>
              <w:tc>
                <w:tcPr>
                  <w:tcW w:w="960" w:type="dxa"/>
                  <w:tcBorders>
                    <w:top w:val="nil"/>
                    <w:left w:val="nil"/>
                    <w:bottom w:val="nil"/>
                    <w:right w:val="single" w:color="999999" w:sz="8" w:space="0"/>
                  </w:tcBorders>
                  <w:vAlign w:val="center"/>
                </w:tcPr>
                <w:p w:rsidRPr="009358B5" w:rsidR="005F13D3" w:rsidP="00EE0761" w:rsidRDefault="005F13D3" w14:paraId="47F53622" wp14:textId="77777777">
                  <w:pPr>
                    <w:spacing w:after="0"/>
                    <w:jc w:val="center"/>
                    <w:rPr>
                      <w:rFonts w:cs="Arial"/>
                      <w:color w:val="000000"/>
                      <w:sz w:val="15"/>
                      <w:szCs w:val="15"/>
                    </w:rPr>
                  </w:pPr>
                  <w:r w:rsidRPr="009358B5">
                    <w:rPr>
                      <w:rFonts w:cs="Arial"/>
                      <w:color w:val="000000"/>
                      <w:sz w:val="15"/>
                      <w:szCs w:val="15"/>
                    </w:rPr>
                    <w:t>XXXXXXXX</w:t>
                  </w:r>
                </w:p>
              </w:tc>
              <w:tc>
                <w:tcPr>
                  <w:tcW w:w="932" w:type="dxa"/>
                  <w:tcBorders>
                    <w:top w:val="nil"/>
                    <w:left w:val="nil"/>
                    <w:bottom w:val="nil"/>
                    <w:right w:val="single" w:color="999999" w:sz="8" w:space="0"/>
                  </w:tcBorders>
                  <w:vAlign w:val="center"/>
                </w:tcPr>
                <w:p w:rsidRPr="009358B5" w:rsidR="005F13D3" w:rsidP="00EE0761" w:rsidRDefault="005F13D3" w14:paraId="4CC45D21" wp14:textId="77777777">
                  <w:pPr>
                    <w:spacing w:after="0"/>
                    <w:jc w:val="center"/>
                    <w:rPr>
                      <w:rFonts w:cs="Arial"/>
                      <w:color w:val="000000"/>
                      <w:sz w:val="15"/>
                      <w:szCs w:val="15"/>
                    </w:rPr>
                  </w:pPr>
                  <w:r w:rsidRPr="009358B5">
                    <w:rPr>
                      <w:rFonts w:cs="Arial"/>
                      <w:color w:val="000000"/>
                      <w:sz w:val="15"/>
                      <w:szCs w:val="15"/>
                    </w:rPr>
                    <w:t>XX</w:t>
                  </w:r>
                </w:p>
              </w:tc>
              <w:tc>
                <w:tcPr>
                  <w:tcW w:w="955" w:type="dxa"/>
                  <w:tcBorders>
                    <w:top w:val="nil"/>
                    <w:left w:val="nil"/>
                    <w:bottom w:val="single" w:color="999999" w:sz="8" w:space="0"/>
                    <w:right w:val="single" w:color="999999" w:sz="8" w:space="0"/>
                  </w:tcBorders>
                  <w:vAlign w:val="center"/>
                </w:tcPr>
                <w:p w:rsidRPr="009358B5" w:rsidR="005F13D3" w:rsidP="00EE0761" w:rsidRDefault="005F13D3" w14:paraId="5774F84A" wp14:textId="77777777">
                  <w:pPr>
                    <w:spacing w:after="0"/>
                    <w:jc w:val="center"/>
                    <w:rPr>
                      <w:rFonts w:cs="Arial"/>
                      <w:color w:val="000000"/>
                      <w:sz w:val="15"/>
                      <w:szCs w:val="15"/>
                    </w:rPr>
                  </w:pPr>
                  <w:r w:rsidRPr="009358B5">
                    <w:rPr>
                      <w:rFonts w:cs="Arial"/>
                      <w:bCs/>
                      <w:color w:val="000000"/>
                      <w:sz w:val="15"/>
                      <w:szCs w:val="15"/>
                    </w:rPr>
                    <w:t>99/99/9999</w:t>
                  </w:r>
                </w:p>
              </w:tc>
              <w:tc>
                <w:tcPr>
                  <w:tcW w:w="1857" w:type="dxa"/>
                  <w:tcBorders>
                    <w:top w:val="single" w:color="999999" w:sz="8" w:space="0"/>
                    <w:left w:val="nil"/>
                    <w:bottom w:val="single" w:color="999999" w:sz="8" w:space="0"/>
                    <w:right w:val="single" w:color="999999" w:sz="8" w:space="0"/>
                  </w:tcBorders>
                  <w:vAlign w:val="center"/>
                </w:tcPr>
                <w:p w:rsidRPr="009358B5" w:rsidR="005F13D3" w:rsidP="00EE0761" w:rsidRDefault="005F13D3" w14:paraId="6EF8FF7C" wp14:textId="77777777">
                  <w:pPr>
                    <w:spacing w:after="0"/>
                    <w:jc w:val="center"/>
                    <w:rPr>
                      <w:rFonts w:cs="Arial"/>
                      <w:color w:val="000000"/>
                      <w:sz w:val="15"/>
                      <w:szCs w:val="15"/>
                    </w:rPr>
                  </w:pPr>
                  <w:r w:rsidRPr="009358B5">
                    <w:rPr>
                      <w:rFonts w:cs="Arial"/>
                      <w:bCs/>
                      <w:color w:val="000000"/>
                      <w:sz w:val="15"/>
                      <w:szCs w:val="15"/>
                    </w:rPr>
                    <w:t>99/99/9999</w:t>
                  </w:r>
                </w:p>
              </w:tc>
              <w:tc>
                <w:tcPr>
                  <w:tcW w:w="941" w:type="dxa"/>
                  <w:tcBorders>
                    <w:top w:val="nil"/>
                    <w:left w:val="nil"/>
                    <w:bottom w:val="single" w:color="999999" w:sz="8" w:space="0"/>
                    <w:right w:val="single" w:color="999999" w:sz="8" w:space="0"/>
                  </w:tcBorders>
                  <w:vAlign w:val="center"/>
                </w:tcPr>
                <w:p w:rsidRPr="004B42EC" w:rsidR="005F13D3" w:rsidP="00EE0761" w:rsidRDefault="005F13D3" w14:paraId="40CCCC54" wp14:textId="77777777">
                  <w:pPr>
                    <w:spacing w:after="0"/>
                    <w:jc w:val="center"/>
                    <w:rPr>
                      <w:rFonts w:cs="Arial"/>
                      <w:bCs/>
                      <w:color w:val="000000"/>
                      <w:sz w:val="15"/>
                      <w:szCs w:val="15"/>
                    </w:rPr>
                  </w:pPr>
                  <w:r w:rsidRPr="004B42EC">
                    <w:rPr>
                      <w:rFonts w:cs="Arial"/>
                      <w:bCs/>
                      <w:color w:val="000000"/>
                      <w:sz w:val="15"/>
                      <w:szCs w:val="15"/>
                    </w:rPr>
                    <w:t>XXXXX</w:t>
                  </w:r>
                </w:p>
              </w:tc>
              <w:tc>
                <w:tcPr>
                  <w:tcW w:w="1844" w:type="dxa"/>
                  <w:tcBorders>
                    <w:top w:val="single" w:color="999999" w:sz="8" w:space="0"/>
                    <w:left w:val="nil"/>
                    <w:bottom w:val="single" w:color="999999" w:sz="8" w:space="0"/>
                    <w:right w:val="single" w:color="999999" w:sz="8" w:space="0"/>
                  </w:tcBorders>
                  <w:vAlign w:val="center"/>
                </w:tcPr>
                <w:p w:rsidRPr="004B42EC" w:rsidR="005F13D3" w:rsidP="00EE0761" w:rsidRDefault="005F13D3" w14:paraId="303E4392" wp14:textId="77777777">
                  <w:pPr>
                    <w:spacing w:after="0"/>
                    <w:jc w:val="center"/>
                    <w:rPr>
                      <w:rFonts w:cs="Arial"/>
                      <w:bCs/>
                      <w:color w:val="000000"/>
                      <w:sz w:val="15"/>
                      <w:szCs w:val="15"/>
                    </w:rPr>
                  </w:pPr>
                  <w:r w:rsidRPr="004B42EC">
                    <w:rPr>
                      <w:rFonts w:cs="Arial"/>
                      <w:bCs/>
                      <w:color w:val="000000"/>
                      <w:sz w:val="15"/>
                      <w:szCs w:val="15"/>
                    </w:rPr>
                    <w:t>XXXXX</w:t>
                  </w:r>
                </w:p>
              </w:tc>
              <w:tc>
                <w:tcPr>
                  <w:tcW w:w="920" w:type="dxa"/>
                  <w:tcBorders>
                    <w:top w:val="nil"/>
                    <w:left w:val="nil"/>
                    <w:bottom w:val="single" w:color="999999" w:sz="8" w:space="0"/>
                    <w:right w:val="single" w:color="999999" w:sz="8" w:space="0"/>
                  </w:tcBorders>
                  <w:vAlign w:val="center"/>
                </w:tcPr>
                <w:p w:rsidRPr="009358B5" w:rsidR="005F13D3" w:rsidP="00EE0761" w:rsidRDefault="005F13D3" w14:paraId="3BB5039A" wp14:textId="77777777">
                  <w:pPr>
                    <w:spacing w:after="0"/>
                    <w:jc w:val="center"/>
                    <w:rPr>
                      <w:rFonts w:cs="Arial"/>
                      <w:color w:val="000000"/>
                      <w:sz w:val="15"/>
                      <w:szCs w:val="15"/>
                    </w:rPr>
                  </w:pPr>
                  <w:r w:rsidRPr="009358B5">
                    <w:rPr>
                      <w:rFonts w:cs="Arial"/>
                      <w:color w:val="000000"/>
                      <w:sz w:val="15"/>
                      <w:szCs w:val="15"/>
                    </w:rPr>
                    <w:t>XX</w:t>
                  </w:r>
                </w:p>
              </w:tc>
              <w:tc>
                <w:tcPr>
                  <w:tcW w:w="920" w:type="dxa"/>
                  <w:tcBorders>
                    <w:top w:val="nil"/>
                    <w:left w:val="nil"/>
                    <w:bottom w:val="single" w:color="999999" w:sz="8" w:space="0"/>
                    <w:right w:val="single" w:color="999999" w:sz="8" w:space="0"/>
                  </w:tcBorders>
                  <w:vAlign w:val="center"/>
                </w:tcPr>
                <w:p w:rsidRPr="009358B5" w:rsidR="005F13D3" w:rsidP="00EE0761" w:rsidRDefault="005F13D3" w14:paraId="72382601" wp14:textId="77777777">
                  <w:pPr>
                    <w:spacing w:after="0"/>
                    <w:jc w:val="center"/>
                    <w:rPr>
                      <w:rFonts w:cs="Arial"/>
                      <w:color w:val="000000"/>
                      <w:sz w:val="15"/>
                      <w:szCs w:val="15"/>
                    </w:rPr>
                  </w:pPr>
                  <w:r w:rsidRPr="009358B5">
                    <w:rPr>
                      <w:rFonts w:cs="Arial"/>
                      <w:color w:val="000000"/>
                      <w:sz w:val="15"/>
                      <w:szCs w:val="15"/>
                    </w:rPr>
                    <w:t>XX</w:t>
                  </w:r>
                </w:p>
              </w:tc>
              <w:tc>
                <w:tcPr>
                  <w:tcW w:w="920" w:type="dxa"/>
                  <w:tcBorders>
                    <w:top w:val="nil"/>
                    <w:left w:val="nil"/>
                    <w:bottom w:val="single" w:color="999999" w:sz="8" w:space="0"/>
                    <w:right w:val="single" w:color="999999" w:sz="8" w:space="0"/>
                  </w:tcBorders>
                  <w:vAlign w:val="center"/>
                </w:tcPr>
                <w:p w:rsidRPr="009358B5" w:rsidR="005F13D3" w:rsidP="00EE0761" w:rsidRDefault="005F13D3" w14:paraId="231085F6" wp14:textId="77777777">
                  <w:pPr>
                    <w:spacing w:after="0"/>
                    <w:jc w:val="center"/>
                    <w:rPr>
                      <w:rFonts w:cs="Arial"/>
                      <w:color w:val="000000"/>
                      <w:sz w:val="15"/>
                      <w:szCs w:val="15"/>
                    </w:rPr>
                  </w:pPr>
                  <w:r w:rsidRPr="009358B5">
                    <w:rPr>
                      <w:rFonts w:cs="Arial"/>
                      <w:color w:val="000000"/>
                      <w:sz w:val="15"/>
                      <w:szCs w:val="15"/>
                    </w:rPr>
                    <w:t>XX</w:t>
                  </w:r>
                </w:p>
              </w:tc>
              <w:tc>
                <w:tcPr>
                  <w:tcW w:w="1827" w:type="dxa"/>
                  <w:tcBorders>
                    <w:top w:val="single" w:color="999999" w:sz="8" w:space="0"/>
                    <w:left w:val="nil"/>
                    <w:bottom w:val="single" w:color="999999" w:sz="8" w:space="0"/>
                    <w:right w:val="single" w:color="999999" w:sz="8" w:space="0"/>
                  </w:tcBorders>
                  <w:vAlign w:val="center"/>
                </w:tcPr>
                <w:p w:rsidRPr="009358B5" w:rsidR="005F13D3" w:rsidP="00EE0761" w:rsidRDefault="005F13D3" w14:paraId="1AC1C91F" wp14:textId="77777777">
                  <w:pPr>
                    <w:spacing w:after="0"/>
                    <w:jc w:val="center"/>
                    <w:rPr>
                      <w:rFonts w:cs="Arial"/>
                      <w:color w:val="000000"/>
                      <w:sz w:val="15"/>
                      <w:szCs w:val="15"/>
                    </w:rPr>
                  </w:pPr>
                  <w:r w:rsidRPr="009358B5">
                    <w:rPr>
                      <w:rFonts w:cs="Arial"/>
                      <w:color w:val="000000"/>
                      <w:sz w:val="15"/>
                      <w:szCs w:val="15"/>
                    </w:rPr>
                    <w:t>XX</w:t>
                  </w:r>
                </w:p>
              </w:tc>
              <w:tc>
                <w:tcPr>
                  <w:tcW w:w="1853" w:type="dxa"/>
                  <w:tcBorders>
                    <w:top w:val="single" w:color="999999" w:sz="8" w:space="0"/>
                    <w:left w:val="nil"/>
                    <w:bottom w:val="single" w:color="999999" w:sz="8" w:space="0"/>
                    <w:right w:val="single" w:color="999999" w:sz="8" w:space="0"/>
                  </w:tcBorders>
                  <w:vAlign w:val="center"/>
                </w:tcPr>
                <w:p w:rsidRPr="009358B5" w:rsidR="005F13D3" w:rsidP="00EE0761" w:rsidRDefault="005F13D3" w14:paraId="4E228410" wp14:textId="77777777">
                  <w:pPr>
                    <w:spacing w:after="0"/>
                    <w:jc w:val="right"/>
                    <w:rPr>
                      <w:rFonts w:cs="Arial"/>
                      <w:color w:val="000000"/>
                      <w:sz w:val="15"/>
                      <w:szCs w:val="15"/>
                    </w:rPr>
                  </w:pPr>
                  <w:r w:rsidRPr="009358B5">
                    <w:rPr>
                      <w:rFonts w:cs="Arial"/>
                      <w:color w:val="000000"/>
                      <w:sz w:val="15"/>
                      <w:szCs w:val="15"/>
                    </w:rPr>
                    <w:t>9,999</w:t>
                  </w:r>
                </w:p>
              </w:tc>
              <w:tc>
                <w:tcPr>
                  <w:tcW w:w="1224" w:type="dxa"/>
                  <w:tcBorders>
                    <w:top w:val="nil"/>
                    <w:left w:val="nil"/>
                    <w:bottom w:val="single" w:color="999999" w:sz="8" w:space="0"/>
                    <w:right w:val="single" w:color="999999" w:sz="8" w:space="0"/>
                  </w:tcBorders>
                  <w:vAlign w:val="center"/>
                </w:tcPr>
                <w:p w:rsidRPr="009358B5" w:rsidR="005F13D3" w:rsidP="00EE0761" w:rsidRDefault="005F13D3" w14:paraId="41D0989A" wp14:textId="77777777">
                  <w:pPr>
                    <w:spacing w:after="0"/>
                    <w:jc w:val="right"/>
                    <w:rPr>
                      <w:rFonts w:cs="Arial"/>
                      <w:color w:val="000000"/>
                      <w:sz w:val="15"/>
                      <w:szCs w:val="15"/>
                    </w:rPr>
                  </w:pPr>
                  <w:r w:rsidRPr="009358B5">
                    <w:rPr>
                      <w:rFonts w:cs="Arial"/>
                      <w:color w:val="000000"/>
                      <w:sz w:val="15"/>
                      <w:szCs w:val="15"/>
                    </w:rPr>
                    <w:t>$ 9,99.99</w:t>
                  </w:r>
                </w:p>
              </w:tc>
              <w:tc>
                <w:tcPr>
                  <w:tcW w:w="1018" w:type="dxa"/>
                  <w:tcBorders>
                    <w:top w:val="nil"/>
                    <w:left w:val="nil"/>
                    <w:bottom w:val="single" w:color="999999" w:sz="8" w:space="0"/>
                    <w:right w:val="single" w:color="999999" w:sz="8" w:space="0"/>
                  </w:tcBorders>
                  <w:vAlign w:val="center"/>
                </w:tcPr>
                <w:p w:rsidRPr="009358B5" w:rsidR="005F13D3" w:rsidP="00EE0761" w:rsidRDefault="005F13D3" w14:paraId="23882CE2" wp14:textId="77777777">
                  <w:pPr>
                    <w:spacing w:after="0"/>
                    <w:jc w:val="right"/>
                    <w:rPr>
                      <w:rFonts w:cs="Arial"/>
                      <w:color w:val="000000"/>
                      <w:sz w:val="15"/>
                      <w:szCs w:val="15"/>
                    </w:rPr>
                  </w:pPr>
                  <w:r w:rsidRPr="009358B5">
                    <w:rPr>
                      <w:rFonts w:cs="Arial"/>
                      <w:color w:val="000000"/>
                      <w:sz w:val="15"/>
                      <w:szCs w:val="15"/>
                    </w:rPr>
                    <w:t>9,999</w:t>
                  </w:r>
                </w:p>
              </w:tc>
              <w:tc>
                <w:tcPr>
                  <w:tcW w:w="1165" w:type="dxa"/>
                  <w:tcBorders>
                    <w:top w:val="nil"/>
                    <w:left w:val="nil"/>
                    <w:bottom w:val="single" w:color="999999" w:sz="8" w:space="0"/>
                    <w:right w:val="single" w:color="999999" w:sz="8" w:space="0"/>
                  </w:tcBorders>
                  <w:vAlign w:val="center"/>
                </w:tcPr>
                <w:p w:rsidRPr="009358B5" w:rsidR="005F13D3" w:rsidP="00EE0761" w:rsidRDefault="005F13D3" w14:paraId="1790DB45" wp14:textId="77777777">
                  <w:pPr>
                    <w:spacing w:after="0"/>
                    <w:jc w:val="right"/>
                    <w:rPr>
                      <w:rFonts w:cs="Arial"/>
                      <w:color w:val="000000"/>
                      <w:sz w:val="15"/>
                      <w:szCs w:val="15"/>
                    </w:rPr>
                  </w:pPr>
                  <w:r w:rsidRPr="009358B5">
                    <w:rPr>
                      <w:rFonts w:cs="Arial"/>
                      <w:color w:val="000000"/>
                      <w:sz w:val="15"/>
                      <w:szCs w:val="15"/>
                    </w:rPr>
                    <w:t>$ 9,99.99</w:t>
                  </w:r>
                </w:p>
              </w:tc>
            </w:tr>
            <w:tr w:rsidRPr="009358B5" w:rsidR="005F13D3" w:rsidTr="005F13D3" w14:paraId="4BCDC3BA" wp14:textId="77777777">
              <w:trPr>
                <w:trHeight w:val="315"/>
              </w:trPr>
              <w:tc>
                <w:tcPr>
                  <w:tcW w:w="960" w:type="dxa"/>
                  <w:tcBorders>
                    <w:top w:val="nil"/>
                    <w:left w:val="nil"/>
                    <w:bottom w:val="nil"/>
                    <w:right w:val="single" w:color="999999" w:sz="8" w:space="0"/>
                  </w:tcBorders>
                  <w:vAlign w:val="center"/>
                </w:tcPr>
                <w:p w:rsidRPr="009358B5" w:rsidR="005F13D3" w:rsidP="00EE0761" w:rsidRDefault="005F13D3" w14:paraId="49363046" wp14:textId="77777777">
                  <w:pPr>
                    <w:spacing w:after="0"/>
                    <w:jc w:val="center"/>
                    <w:rPr>
                      <w:rFonts w:cs="Arial"/>
                      <w:color w:val="000000"/>
                      <w:sz w:val="15"/>
                      <w:szCs w:val="15"/>
                    </w:rPr>
                  </w:pPr>
                  <w:r w:rsidRPr="009358B5">
                    <w:rPr>
                      <w:rFonts w:cs="Arial"/>
                      <w:color w:val="000000"/>
                      <w:sz w:val="15"/>
                      <w:szCs w:val="15"/>
                    </w:rPr>
                    <w:t>XXXXXXXX</w:t>
                  </w:r>
                </w:p>
              </w:tc>
              <w:tc>
                <w:tcPr>
                  <w:tcW w:w="932" w:type="dxa"/>
                  <w:tcBorders>
                    <w:top w:val="nil"/>
                    <w:left w:val="nil"/>
                    <w:bottom w:val="nil"/>
                    <w:right w:val="single" w:color="999999" w:sz="8" w:space="0"/>
                  </w:tcBorders>
                  <w:vAlign w:val="center"/>
                </w:tcPr>
                <w:p w:rsidRPr="009358B5" w:rsidR="005F13D3" w:rsidP="00EE0761" w:rsidRDefault="005F13D3" w14:paraId="659C8745" wp14:textId="77777777">
                  <w:pPr>
                    <w:spacing w:after="0"/>
                    <w:jc w:val="center"/>
                    <w:rPr>
                      <w:rFonts w:cs="Arial"/>
                      <w:color w:val="000000"/>
                      <w:sz w:val="15"/>
                      <w:szCs w:val="15"/>
                    </w:rPr>
                  </w:pPr>
                  <w:r w:rsidRPr="009358B5">
                    <w:rPr>
                      <w:rFonts w:cs="Arial"/>
                      <w:color w:val="000000"/>
                      <w:sz w:val="15"/>
                      <w:szCs w:val="15"/>
                    </w:rPr>
                    <w:t>XX</w:t>
                  </w:r>
                </w:p>
              </w:tc>
              <w:tc>
                <w:tcPr>
                  <w:tcW w:w="955" w:type="dxa"/>
                  <w:tcBorders>
                    <w:top w:val="nil"/>
                    <w:left w:val="nil"/>
                    <w:bottom w:val="single" w:color="999999" w:sz="8" w:space="0"/>
                    <w:right w:val="single" w:color="999999" w:sz="8" w:space="0"/>
                  </w:tcBorders>
                  <w:vAlign w:val="center"/>
                </w:tcPr>
                <w:p w:rsidRPr="009358B5" w:rsidR="005F13D3" w:rsidP="00EE0761" w:rsidRDefault="005F13D3" w14:paraId="2742FCD7" wp14:textId="77777777">
                  <w:pPr>
                    <w:spacing w:after="0"/>
                    <w:jc w:val="center"/>
                    <w:rPr>
                      <w:rFonts w:cs="Arial"/>
                      <w:color w:val="000000"/>
                      <w:sz w:val="15"/>
                      <w:szCs w:val="15"/>
                    </w:rPr>
                  </w:pPr>
                  <w:r w:rsidRPr="009358B5">
                    <w:rPr>
                      <w:rFonts w:cs="Arial"/>
                      <w:bCs/>
                      <w:color w:val="000000"/>
                      <w:sz w:val="15"/>
                      <w:szCs w:val="15"/>
                    </w:rPr>
                    <w:t>99/99/9999</w:t>
                  </w:r>
                </w:p>
              </w:tc>
              <w:tc>
                <w:tcPr>
                  <w:tcW w:w="1857" w:type="dxa"/>
                  <w:tcBorders>
                    <w:top w:val="single" w:color="999999" w:sz="8" w:space="0"/>
                    <w:left w:val="nil"/>
                    <w:bottom w:val="single" w:color="999999" w:sz="8" w:space="0"/>
                    <w:right w:val="single" w:color="999999" w:sz="8" w:space="0"/>
                  </w:tcBorders>
                  <w:vAlign w:val="center"/>
                </w:tcPr>
                <w:p w:rsidRPr="009358B5" w:rsidR="005F13D3" w:rsidP="00EE0761" w:rsidRDefault="005F13D3" w14:paraId="51874CE7" wp14:textId="77777777">
                  <w:pPr>
                    <w:spacing w:after="0"/>
                    <w:jc w:val="center"/>
                    <w:rPr>
                      <w:rFonts w:cs="Arial"/>
                      <w:color w:val="000000"/>
                      <w:sz w:val="15"/>
                      <w:szCs w:val="15"/>
                    </w:rPr>
                  </w:pPr>
                  <w:r w:rsidRPr="009358B5">
                    <w:rPr>
                      <w:rFonts w:cs="Arial"/>
                      <w:bCs/>
                      <w:color w:val="000000"/>
                      <w:sz w:val="15"/>
                      <w:szCs w:val="15"/>
                    </w:rPr>
                    <w:t>99/99/9999</w:t>
                  </w:r>
                </w:p>
              </w:tc>
              <w:tc>
                <w:tcPr>
                  <w:tcW w:w="941" w:type="dxa"/>
                  <w:tcBorders>
                    <w:top w:val="nil"/>
                    <w:left w:val="nil"/>
                    <w:bottom w:val="single" w:color="999999" w:sz="8" w:space="0"/>
                    <w:right w:val="single" w:color="999999" w:sz="8" w:space="0"/>
                  </w:tcBorders>
                  <w:vAlign w:val="center"/>
                </w:tcPr>
                <w:p w:rsidRPr="004B42EC" w:rsidR="005F13D3" w:rsidP="00EE0761" w:rsidRDefault="005F13D3" w14:paraId="4429103B" wp14:textId="77777777">
                  <w:pPr>
                    <w:spacing w:after="0"/>
                    <w:jc w:val="center"/>
                    <w:rPr>
                      <w:rFonts w:cs="Arial"/>
                      <w:bCs/>
                      <w:color w:val="000000"/>
                      <w:sz w:val="15"/>
                      <w:szCs w:val="15"/>
                    </w:rPr>
                  </w:pPr>
                  <w:r w:rsidRPr="004B42EC">
                    <w:rPr>
                      <w:rFonts w:cs="Arial"/>
                      <w:bCs/>
                      <w:color w:val="000000"/>
                      <w:sz w:val="15"/>
                      <w:szCs w:val="15"/>
                    </w:rPr>
                    <w:t>XXXXX</w:t>
                  </w:r>
                </w:p>
              </w:tc>
              <w:tc>
                <w:tcPr>
                  <w:tcW w:w="1844" w:type="dxa"/>
                  <w:tcBorders>
                    <w:top w:val="single" w:color="999999" w:sz="8" w:space="0"/>
                    <w:left w:val="nil"/>
                    <w:bottom w:val="single" w:color="999999" w:sz="8" w:space="0"/>
                    <w:right w:val="single" w:color="999999" w:sz="8" w:space="0"/>
                  </w:tcBorders>
                  <w:vAlign w:val="center"/>
                </w:tcPr>
                <w:p w:rsidRPr="004B42EC" w:rsidR="005F13D3" w:rsidP="00EE0761" w:rsidRDefault="005F13D3" w14:paraId="3940D9D3" wp14:textId="77777777">
                  <w:pPr>
                    <w:spacing w:after="0"/>
                    <w:jc w:val="center"/>
                    <w:rPr>
                      <w:rFonts w:cs="Arial"/>
                      <w:bCs/>
                      <w:color w:val="000000"/>
                      <w:sz w:val="15"/>
                      <w:szCs w:val="15"/>
                    </w:rPr>
                  </w:pPr>
                  <w:r w:rsidRPr="004B42EC">
                    <w:rPr>
                      <w:rFonts w:cs="Arial"/>
                      <w:bCs/>
                      <w:color w:val="000000"/>
                      <w:sz w:val="15"/>
                      <w:szCs w:val="15"/>
                    </w:rPr>
                    <w:t>XXXXX</w:t>
                  </w:r>
                </w:p>
              </w:tc>
              <w:tc>
                <w:tcPr>
                  <w:tcW w:w="920" w:type="dxa"/>
                  <w:tcBorders>
                    <w:top w:val="nil"/>
                    <w:left w:val="nil"/>
                    <w:bottom w:val="single" w:color="999999" w:sz="8" w:space="0"/>
                    <w:right w:val="single" w:color="999999" w:sz="8" w:space="0"/>
                  </w:tcBorders>
                  <w:vAlign w:val="center"/>
                </w:tcPr>
                <w:p w:rsidRPr="009358B5" w:rsidR="005F13D3" w:rsidP="00EE0761" w:rsidRDefault="005F13D3" w14:paraId="38BB0597" wp14:textId="77777777">
                  <w:pPr>
                    <w:spacing w:after="0"/>
                    <w:jc w:val="center"/>
                    <w:rPr>
                      <w:rFonts w:cs="Arial"/>
                      <w:color w:val="000000"/>
                      <w:sz w:val="15"/>
                      <w:szCs w:val="15"/>
                    </w:rPr>
                  </w:pPr>
                  <w:r w:rsidRPr="009358B5">
                    <w:rPr>
                      <w:rFonts w:cs="Arial"/>
                      <w:color w:val="000000"/>
                      <w:sz w:val="15"/>
                      <w:szCs w:val="15"/>
                    </w:rPr>
                    <w:t>XX</w:t>
                  </w:r>
                </w:p>
              </w:tc>
              <w:tc>
                <w:tcPr>
                  <w:tcW w:w="920" w:type="dxa"/>
                  <w:tcBorders>
                    <w:top w:val="nil"/>
                    <w:left w:val="nil"/>
                    <w:bottom w:val="single" w:color="999999" w:sz="8" w:space="0"/>
                    <w:right w:val="single" w:color="999999" w:sz="8" w:space="0"/>
                  </w:tcBorders>
                  <w:vAlign w:val="center"/>
                </w:tcPr>
                <w:p w:rsidRPr="009358B5" w:rsidR="005F13D3" w:rsidP="00EE0761" w:rsidRDefault="005F13D3" w14:paraId="69645991" wp14:textId="77777777">
                  <w:pPr>
                    <w:spacing w:after="0"/>
                    <w:jc w:val="center"/>
                    <w:rPr>
                      <w:rFonts w:cs="Arial"/>
                      <w:color w:val="000000"/>
                      <w:sz w:val="15"/>
                      <w:szCs w:val="15"/>
                    </w:rPr>
                  </w:pPr>
                  <w:r w:rsidRPr="009358B5">
                    <w:rPr>
                      <w:rFonts w:cs="Arial"/>
                      <w:color w:val="000000"/>
                      <w:sz w:val="15"/>
                      <w:szCs w:val="15"/>
                    </w:rPr>
                    <w:t>XX</w:t>
                  </w:r>
                </w:p>
              </w:tc>
              <w:tc>
                <w:tcPr>
                  <w:tcW w:w="920" w:type="dxa"/>
                  <w:tcBorders>
                    <w:top w:val="nil"/>
                    <w:left w:val="nil"/>
                    <w:bottom w:val="single" w:color="999999" w:sz="8" w:space="0"/>
                    <w:right w:val="single" w:color="999999" w:sz="8" w:space="0"/>
                  </w:tcBorders>
                  <w:vAlign w:val="center"/>
                </w:tcPr>
                <w:p w:rsidRPr="009358B5" w:rsidR="005F13D3" w:rsidP="00EE0761" w:rsidRDefault="005F13D3" w14:paraId="58809F7E" wp14:textId="77777777">
                  <w:pPr>
                    <w:spacing w:after="0"/>
                    <w:jc w:val="center"/>
                    <w:rPr>
                      <w:rFonts w:cs="Arial"/>
                      <w:color w:val="000000"/>
                      <w:sz w:val="15"/>
                      <w:szCs w:val="15"/>
                    </w:rPr>
                  </w:pPr>
                  <w:r w:rsidRPr="009358B5">
                    <w:rPr>
                      <w:rFonts w:cs="Arial"/>
                      <w:color w:val="000000"/>
                      <w:sz w:val="15"/>
                      <w:szCs w:val="15"/>
                    </w:rPr>
                    <w:t>XX</w:t>
                  </w:r>
                </w:p>
              </w:tc>
              <w:tc>
                <w:tcPr>
                  <w:tcW w:w="1827" w:type="dxa"/>
                  <w:tcBorders>
                    <w:top w:val="single" w:color="999999" w:sz="8" w:space="0"/>
                    <w:left w:val="nil"/>
                    <w:bottom w:val="single" w:color="999999" w:sz="8" w:space="0"/>
                    <w:right w:val="single" w:color="999999" w:sz="8" w:space="0"/>
                  </w:tcBorders>
                  <w:vAlign w:val="center"/>
                </w:tcPr>
                <w:p w:rsidRPr="009358B5" w:rsidR="005F13D3" w:rsidP="00EE0761" w:rsidRDefault="005F13D3" w14:paraId="6BCF1B70" wp14:textId="77777777">
                  <w:pPr>
                    <w:spacing w:after="0"/>
                    <w:jc w:val="center"/>
                    <w:rPr>
                      <w:rFonts w:cs="Arial"/>
                      <w:color w:val="000000"/>
                      <w:sz w:val="15"/>
                      <w:szCs w:val="15"/>
                    </w:rPr>
                  </w:pPr>
                  <w:r w:rsidRPr="009358B5">
                    <w:rPr>
                      <w:rFonts w:cs="Arial"/>
                      <w:color w:val="000000"/>
                      <w:sz w:val="15"/>
                      <w:szCs w:val="15"/>
                    </w:rPr>
                    <w:t>XX</w:t>
                  </w:r>
                </w:p>
              </w:tc>
              <w:tc>
                <w:tcPr>
                  <w:tcW w:w="1853" w:type="dxa"/>
                  <w:tcBorders>
                    <w:top w:val="single" w:color="999999" w:sz="8" w:space="0"/>
                    <w:left w:val="nil"/>
                    <w:bottom w:val="single" w:color="999999" w:sz="8" w:space="0"/>
                    <w:right w:val="single" w:color="999999" w:sz="8" w:space="0"/>
                  </w:tcBorders>
                  <w:vAlign w:val="center"/>
                </w:tcPr>
                <w:p w:rsidRPr="009358B5" w:rsidR="005F13D3" w:rsidP="00EE0761" w:rsidRDefault="005F13D3" w14:paraId="6D14B64E" wp14:textId="77777777">
                  <w:pPr>
                    <w:spacing w:after="0"/>
                    <w:jc w:val="right"/>
                    <w:rPr>
                      <w:rFonts w:cs="Arial"/>
                      <w:color w:val="000000"/>
                      <w:sz w:val="15"/>
                      <w:szCs w:val="15"/>
                    </w:rPr>
                  </w:pPr>
                  <w:r w:rsidRPr="009358B5">
                    <w:rPr>
                      <w:rFonts w:cs="Arial"/>
                      <w:color w:val="000000"/>
                      <w:sz w:val="15"/>
                      <w:szCs w:val="15"/>
                    </w:rPr>
                    <w:t>9,999</w:t>
                  </w:r>
                </w:p>
              </w:tc>
              <w:tc>
                <w:tcPr>
                  <w:tcW w:w="1224" w:type="dxa"/>
                  <w:tcBorders>
                    <w:top w:val="nil"/>
                    <w:left w:val="nil"/>
                    <w:bottom w:val="single" w:color="999999" w:sz="8" w:space="0"/>
                    <w:right w:val="single" w:color="999999" w:sz="8" w:space="0"/>
                  </w:tcBorders>
                  <w:vAlign w:val="center"/>
                </w:tcPr>
                <w:p w:rsidRPr="009358B5" w:rsidR="005F13D3" w:rsidP="00EE0761" w:rsidRDefault="005F13D3" w14:paraId="37C1FF1C" wp14:textId="77777777">
                  <w:pPr>
                    <w:spacing w:after="0"/>
                    <w:jc w:val="right"/>
                    <w:rPr>
                      <w:rFonts w:cs="Arial"/>
                      <w:color w:val="000000"/>
                      <w:sz w:val="15"/>
                      <w:szCs w:val="15"/>
                    </w:rPr>
                  </w:pPr>
                  <w:r w:rsidRPr="009358B5">
                    <w:rPr>
                      <w:rFonts w:cs="Arial"/>
                      <w:color w:val="000000"/>
                      <w:sz w:val="15"/>
                      <w:szCs w:val="15"/>
                    </w:rPr>
                    <w:t>$ 9,99.99</w:t>
                  </w:r>
                </w:p>
              </w:tc>
              <w:tc>
                <w:tcPr>
                  <w:tcW w:w="1018" w:type="dxa"/>
                  <w:tcBorders>
                    <w:top w:val="nil"/>
                    <w:left w:val="nil"/>
                    <w:bottom w:val="single" w:color="999999" w:sz="8" w:space="0"/>
                    <w:right w:val="single" w:color="999999" w:sz="8" w:space="0"/>
                  </w:tcBorders>
                  <w:vAlign w:val="center"/>
                </w:tcPr>
                <w:p w:rsidRPr="009358B5" w:rsidR="005F13D3" w:rsidP="00EE0761" w:rsidRDefault="005F13D3" w14:paraId="51333779" wp14:textId="77777777">
                  <w:pPr>
                    <w:spacing w:after="0"/>
                    <w:jc w:val="right"/>
                    <w:rPr>
                      <w:rFonts w:cs="Arial"/>
                      <w:color w:val="000000"/>
                      <w:sz w:val="15"/>
                      <w:szCs w:val="15"/>
                    </w:rPr>
                  </w:pPr>
                  <w:r w:rsidRPr="009358B5">
                    <w:rPr>
                      <w:rFonts w:cs="Arial"/>
                      <w:color w:val="000000"/>
                      <w:sz w:val="15"/>
                      <w:szCs w:val="15"/>
                    </w:rPr>
                    <w:t>9,999</w:t>
                  </w:r>
                </w:p>
              </w:tc>
              <w:tc>
                <w:tcPr>
                  <w:tcW w:w="1165" w:type="dxa"/>
                  <w:tcBorders>
                    <w:top w:val="nil"/>
                    <w:left w:val="nil"/>
                    <w:bottom w:val="single" w:color="999999" w:sz="8" w:space="0"/>
                    <w:right w:val="single" w:color="999999" w:sz="8" w:space="0"/>
                  </w:tcBorders>
                  <w:vAlign w:val="center"/>
                </w:tcPr>
                <w:p w:rsidRPr="009358B5" w:rsidR="005F13D3" w:rsidP="00EE0761" w:rsidRDefault="005F13D3" w14:paraId="58B54D77" wp14:textId="77777777">
                  <w:pPr>
                    <w:spacing w:after="0"/>
                    <w:jc w:val="right"/>
                    <w:rPr>
                      <w:rFonts w:cs="Arial"/>
                      <w:color w:val="000000"/>
                      <w:sz w:val="15"/>
                      <w:szCs w:val="15"/>
                    </w:rPr>
                  </w:pPr>
                  <w:r w:rsidRPr="009358B5">
                    <w:rPr>
                      <w:rFonts w:cs="Arial"/>
                      <w:color w:val="000000"/>
                      <w:sz w:val="15"/>
                      <w:szCs w:val="15"/>
                    </w:rPr>
                    <w:t>$ 9,99.99</w:t>
                  </w:r>
                </w:p>
              </w:tc>
            </w:tr>
            <w:tr w:rsidRPr="009358B5" w:rsidR="005F13D3" w:rsidTr="005F13D3" w14:paraId="18328FBE" wp14:textId="77777777">
              <w:trPr>
                <w:trHeight w:val="315"/>
              </w:trPr>
              <w:tc>
                <w:tcPr>
                  <w:tcW w:w="960" w:type="dxa"/>
                  <w:tcBorders>
                    <w:top w:val="nil"/>
                    <w:left w:val="nil"/>
                    <w:bottom w:val="single" w:color="999999" w:sz="8" w:space="0"/>
                    <w:right w:val="single" w:color="999999" w:sz="8" w:space="0"/>
                  </w:tcBorders>
                  <w:vAlign w:val="center"/>
                </w:tcPr>
                <w:p w:rsidRPr="009358B5" w:rsidR="005F13D3" w:rsidP="00EE0761" w:rsidRDefault="005F13D3" w14:paraId="2D917442" wp14:textId="77777777">
                  <w:pPr>
                    <w:spacing w:after="0"/>
                    <w:jc w:val="center"/>
                    <w:rPr>
                      <w:rFonts w:cs="Arial"/>
                      <w:color w:val="000000"/>
                      <w:sz w:val="15"/>
                      <w:szCs w:val="15"/>
                    </w:rPr>
                  </w:pPr>
                  <w:r w:rsidRPr="009358B5">
                    <w:rPr>
                      <w:rFonts w:cs="Arial"/>
                      <w:color w:val="000000"/>
                      <w:sz w:val="15"/>
                      <w:szCs w:val="15"/>
                    </w:rPr>
                    <w:t>XXXXXXXX</w:t>
                  </w:r>
                </w:p>
              </w:tc>
              <w:tc>
                <w:tcPr>
                  <w:tcW w:w="932" w:type="dxa"/>
                  <w:tcBorders>
                    <w:top w:val="nil"/>
                    <w:left w:val="nil"/>
                    <w:bottom w:val="single" w:color="999999" w:sz="8" w:space="0"/>
                    <w:right w:val="single" w:color="999999" w:sz="8" w:space="0"/>
                  </w:tcBorders>
                  <w:vAlign w:val="center"/>
                </w:tcPr>
                <w:p w:rsidRPr="009358B5" w:rsidR="005F13D3" w:rsidP="00EE0761" w:rsidRDefault="005F13D3" w14:paraId="501A5C2C" wp14:textId="77777777">
                  <w:pPr>
                    <w:spacing w:after="0"/>
                    <w:jc w:val="center"/>
                    <w:rPr>
                      <w:rFonts w:cs="Arial"/>
                      <w:color w:val="000000"/>
                      <w:sz w:val="15"/>
                      <w:szCs w:val="15"/>
                    </w:rPr>
                  </w:pPr>
                  <w:r w:rsidRPr="009358B5">
                    <w:rPr>
                      <w:rFonts w:cs="Arial"/>
                      <w:color w:val="000000"/>
                      <w:sz w:val="15"/>
                      <w:szCs w:val="15"/>
                    </w:rPr>
                    <w:t>XX</w:t>
                  </w:r>
                </w:p>
              </w:tc>
              <w:tc>
                <w:tcPr>
                  <w:tcW w:w="955" w:type="dxa"/>
                  <w:tcBorders>
                    <w:top w:val="nil"/>
                    <w:left w:val="nil"/>
                    <w:bottom w:val="single" w:color="999999" w:sz="8" w:space="0"/>
                    <w:right w:val="single" w:color="999999" w:sz="8" w:space="0"/>
                  </w:tcBorders>
                  <w:vAlign w:val="center"/>
                </w:tcPr>
                <w:p w:rsidRPr="009358B5" w:rsidR="005F13D3" w:rsidP="00EE0761" w:rsidRDefault="005F13D3" w14:paraId="0234A20E" wp14:textId="77777777">
                  <w:pPr>
                    <w:spacing w:after="0"/>
                    <w:jc w:val="center"/>
                    <w:rPr>
                      <w:rFonts w:cs="Arial"/>
                      <w:color w:val="000000"/>
                      <w:sz w:val="15"/>
                      <w:szCs w:val="15"/>
                    </w:rPr>
                  </w:pPr>
                  <w:r w:rsidRPr="009358B5">
                    <w:rPr>
                      <w:rFonts w:cs="Arial"/>
                      <w:bCs/>
                      <w:color w:val="000000"/>
                      <w:sz w:val="15"/>
                      <w:szCs w:val="15"/>
                    </w:rPr>
                    <w:t>99/99/9999</w:t>
                  </w:r>
                </w:p>
              </w:tc>
              <w:tc>
                <w:tcPr>
                  <w:tcW w:w="1857" w:type="dxa"/>
                  <w:tcBorders>
                    <w:top w:val="single" w:color="999999" w:sz="8" w:space="0"/>
                    <w:left w:val="nil"/>
                    <w:bottom w:val="single" w:color="999999" w:sz="8" w:space="0"/>
                    <w:right w:val="single" w:color="999999" w:sz="8" w:space="0"/>
                  </w:tcBorders>
                  <w:vAlign w:val="center"/>
                </w:tcPr>
                <w:p w:rsidRPr="009358B5" w:rsidR="005F13D3" w:rsidP="00EE0761" w:rsidRDefault="005F13D3" w14:paraId="498A7687" wp14:textId="77777777">
                  <w:pPr>
                    <w:spacing w:after="0"/>
                    <w:jc w:val="center"/>
                    <w:rPr>
                      <w:rFonts w:cs="Arial"/>
                      <w:color w:val="000000"/>
                      <w:sz w:val="15"/>
                      <w:szCs w:val="15"/>
                    </w:rPr>
                  </w:pPr>
                  <w:r w:rsidRPr="009358B5">
                    <w:rPr>
                      <w:rFonts w:cs="Arial"/>
                      <w:bCs/>
                      <w:color w:val="000000"/>
                      <w:sz w:val="15"/>
                      <w:szCs w:val="15"/>
                    </w:rPr>
                    <w:t>99/99/9999</w:t>
                  </w:r>
                </w:p>
              </w:tc>
              <w:tc>
                <w:tcPr>
                  <w:tcW w:w="941" w:type="dxa"/>
                  <w:tcBorders>
                    <w:top w:val="nil"/>
                    <w:left w:val="nil"/>
                    <w:bottom w:val="single" w:color="999999" w:sz="8" w:space="0"/>
                    <w:right w:val="single" w:color="999999" w:sz="8" w:space="0"/>
                  </w:tcBorders>
                  <w:vAlign w:val="center"/>
                </w:tcPr>
                <w:p w:rsidRPr="004B42EC" w:rsidR="005F13D3" w:rsidP="00EE0761" w:rsidRDefault="005F13D3" w14:paraId="66261341" wp14:textId="77777777">
                  <w:pPr>
                    <w:spacing w:after="0"/>
                    <w:jc w:val="center"/>
                    <w:rPr>
                      <w:rFonts w:cs="Arial"/>
                      <w:bCs/>
                      <w:color w:val="000000"/>
                      <w:sz w:val="15"/>
                      <w:szCs w:val="15"/>
                    </w:rPr>
                  </w:pPr>
                  <w:r w:rsidRPr="004B42EC">
                    <w:rPr>
                      <w:rFonts w:cs="Arial"/>
                      <w:bCs/>
                      <w:color w:val="000000"/>
                      <w:sz w:val="15"/>
                      <w:szCs w:val="15"/>
                    </w:rPr>
                    <w:t>XXXXX</w:t>
                  </w:r>
                </w:p>
              </w:tc>
              <w:tc>
                <w:tcPr>
                  <w:tcW w:w="1844" w:type="dxa"/>
                  <w:tcBorders>
                    <w:top w:val="single" w:color="999999" w:sz="8" w:space="0"/>
                    <w:left w:val="nil"/>
                    <w:bottom w:val="single" w:color="999999" w:sz="8" w:space="0"/>
                    <w:right w:val="single" w:color="999999" w:sz="8" w:space="0"/>
                  </w:tcBorders>
                  <w:vAlign w:val="center"/>
                </w:tcPr>
                <w:p w:rsidRPr="004B42EC" w:rsidR="005F13D3" w:rsidP="00EE0761" w:rsidRDefault="005F13D3" w14:paraId="73DDD884" wp14:textId="77777777">
                  <w:pPr>
                    <w:spacing w:after="0"/>
                    <w:jc w:val="center"/>
                    <w:rPr>
                      <w:rFonts w:cs="Arial"/>
                      <w:bCs/>
                      <w:color w:val="000000"/>
                      <w:sz w:val="15"/>
                      <w:szCs w:val="15"/>
                    </w:rPr>
                  </w:pPr>
                  <w:r w:rsidRPr="004B42EC">
                    <w:rPr>
                      <w:rFonts w:cs="Arial"/>
                      <w:bCs/>
                      <w:color w:val="000000"/>
                      <w:sz w:val="15"/>
                      <w:szCs w:val="15"/>
                    </w:rPr>
                    <w:t>XXXXX</w:t>
                  </w:r>
                </w:p>
              </w:tc>
              <w:tc>
                <w:tcPr>
                  <w:tcW w:w="920" w:type="dxa"/>
                  <w:tcBorders>
                    <w:top w:val="nil"/>
                    <w:left w:val="nil"/>
                    <w:bottom w:val="single" w:color="999999" w:sz="8" w:space="0"/>
                    <w:right w:val="single" w:color="999999" w:sz="8" w:space="0"/>
                  </w:tcBorders>
                  <w:vAlign w:val="center"/>
                </w:tcPr>
                <w:p w:rsidRPr="009358B5" w:rsidR="005F13D3" w:rsidP="00EE0761" w:rsidRDefault="005F13D3" w14:paraId="66E2D1E3" wp14:textId="77777777">
                  <w:pPr>
                    <w:spacing w:after="0"/>
                    <w:jc w:val="center"/>
                    <w:rPr>
                      <w:rFonts w:cs="Arial"/>
                      <w:color w:val="000000"/>
                      <w:sz w:val="15"/>
                      <w:szCs w:val="15"/>
                    </w:rPr>
                  </w:pPr>
                  <w:r w:rsidRPr="009358B5">
                    <w:rPr>
                      <w:rFonts w:cs="Arial"/>
                      <w:color w:val="000000"/>
                      <w:sz w:val="15"/>
                      <w:szCs w:val="15"/>
                    </w:rPr>
                    <w:t>XX</w:t>
                  </w:r>
                </w:p>
              </w:tc>
              <w:tc>
                <w:tcPr>
                  <w:tcW w:w="920" w:type="dxa"/>
                  <w:tcBorders>
                    <w:top w:val="nil"/>
                    <w:left w:val="nil"/>
                    <w:bottom w:val="single" w:color="999999" w:sz="8" w:space="0"/>
                    <w:right w:val="single" w:color="999999" w:sz="8" w:space="0"/>
                  </w:tcBorders>
                  <w:vAlign w:val="center"/>
                </w:tcPr>
                <w:p w:rsidRPr="009358B5" w:rsidR="005F13D3" w:rsidP="00EE0761" w:rsidRDefault="005F13D3" w14:paraId="611D50C6" wp14:textId="77777777">
                  <w:pPr>
                    <w:spacing w:after="0"/>
                    <w:jc w:val="center"/>
                    <w:rPr>
                      <w:rFonts w:cs="Arial"/>
                      <w:color w:val="000000"/>
                      <w:sz w:val="15"/>
                      <w:szCs w:val="15"/>
                    </w:rPr>
                  </w:pPr>
                  <w:r w:rsidRPr="009358B5">
                    <w:rPr>
                      <w:rFonts w:cs="Arial"/>
                      <w:color w:val="000000"/>
                      <w:sz w:val="15"/>
                      <w:szCs w:val="15"/>
                    </w:rPr>
                    <w:t>XX</w:t>
                  </w:r>
                </w:p>
              </w:tc>
              <w:tc>
                <w:tcPr>
                  <w:tcW w:w="920" w:type="dxa"/>
                  <w:tcBorders>
                    <w:top w:val="nil"/>
                    <w:left w:val="nil"/>
                    <w:bottom w:val="single" w:color="999999" w:sz="8" w:space="0"/>
                    <w:right w:val="single" w:color="999999" w:sz="8" w:space="0"/>
                  </w:tcBorders>
                  <w:vAlign w:val="center"/>
                </w:tcPr>
                <w:p w:rsidRPr="009358B5" w:rsidR="005F13D3" w:rsidP="00EE0761" w:rsidRDefault="005F13D3" w14:paraId="4CD6BD0C" wp14:textId="77777777">
                  <w:pPr>
                    <w:spacing w:after="0"/>
                    <w:jc w:val="center"/>
                    <w:rPr>
                      <w:rFonts w:cs="Arial"/>
                      <w:color w:val="000000"/>
                      <w:sz w:val="15"/>
                      <w:szCs w:val="15"/>
                    </w:rPr>
                  </w:pPr>
                  <w:r w:rsidRPr="009358B5">
                    <w:rPr>
                      <w:rFonts w:cs="Arial"/>
                      <w:color w:val="000000"/>
                      <w:sz w:val="15"/>
                      <w:szCs w:val="15"/>
                    </w:rPr>
                    <w:t>XX</w:t>
                  </w:r>
                </w:p>
              </w:tc>
              <w:tc>
                <w:tcPr>
                  <w:tcW w:w="1827" w:type="dxa"/>
                  <w:tcBorders>
                    <w:top w:val="single" w:color="999999" w:sz="8" w:space="0"/>
                    <w:left w:val="nil"/>
                    <w:bottom w:val="single" w:color="999999" w:sz="8" w:space="0"/>
                    <w:right w:val="single" w:color="999999" w:sz="8" w:space="0"/>
                  </w:tcBorders>
                  <w:vAlign w:val="center"/>
                </w:tcPr>
                <w:p w:rsidRPr="009358B5" w:rsidR="005F13D3" w:rsidP="00EE0761" w:rsidRDefault="005F13D3" w14:paraId="12D5EF48" wp14:textId="77777777">
                  <w:pPr>
                    <w:spacing w:after="0"/>
                    <w:jc w:val="center"/>
                    <w:rPr>
                      <w:rFonts w:cs="Arial"/>
                      <w:color w:val="000000"/>
                      <w:sz w:val="15"/>
                      <w:szCs w:val="15"/>
                    </w:rPr>
                  </w:pPr>
                  <w:r w:rsidRPr="009358B5">
                    <w:rPr>
                      <w:rFonts w:cs="Arial"/>
                      <w:color w:val="000000"/>
                      <w:sz w:val="15"/>
                      <w:szCs w:val="15"/>
                    </w:rPr>
                    <w:t>XX</w:t>
                  </w:r>
                </w:p>
              </w:tc>
              <w:tc>
                <w:tcPr>
                  <w:tcW w:w="1853" w:type="dxa"/>
                  <w:tcBorders>
                    <w:top w:val="single" w:color="999999" w:sz="8" w:space="0"/>
                    <w:left w:val="nil"/>
                    <w:bottom w:val="single" w:color="999999" w:sz="8" w:space="0"/>
                    <w:right w:val="single" w:color="999999" w:sz="8" w:space="0"/>
                  </w:tcBorders>
                  <w:vAlign w:val="center"/>
                </w:tcPr>
                <w:p w:rsidRPr="009358B5" w:rsidR="005F13D3" w:rsidP="00EE0761" w:rsidRDefault="005F13D3" w14:paraId="552586BA" wp14:textId="77777777">
                  <w:pPr>
                    <w:spacing w:after="0"/>
                    <w:jc w:val="right"/>
                    <w:rPr>
                      <w:rFonts w:cs="Arial"/>
                      <w:color w:val="000000"/>
                      <w:sz w:val="15"/>
                      <w:szCs w:val="15"/>
                    </w:rPr>
                  </w:pPr>
                  <w:r w:rsidRPr="009358B5">
                    <w:rPr>
                      <w:rFonts w:cs="Arial"/>
                      <w:color w:val="000000"/>
                      <w:sz w:val="15"/>
                      <w:szCs w:val="15"/>
                    </w:rPr>
                    <w:t>9,999</w:t>
                  </w:r>
                </w:p>
              </w:tc>
              <w:tc>
                <w:tcPr>
                  <w:tcW w:w="1224" w:type="dxa"/>
                  <w:tcBorders>
                    <w:top w:val="nil"/>
                    <w:left w:val="nil"/>
                    <w:bottom w:val="single" w:color="999999" w:sz="8" w:space="0"/>
                    <w:right w:val="single" w:color="999999" w:sz="8" w:space="0"/>
                  </w:tcBorders>
                  <w:vAlign w:val="center"/>
                </w:tcPr>
                <w:p w:rsidRPr="009358B5" w:rsidR="005F13D3" w:rsidP="00EE0761" w:rsidRDefault="005F13D3" w14:paraId="0607D9D1" wp14:textId="77777777">
                  <w:pPr>
                    <w:spacing w:after="0"/>
                    <w:jc w:val="right"/>
                    <w:rPr>
                      <w:rFonts w:cs="Arial"/>
                      <w:color w:val="000000"/>
                      <w:sz w:val="15"/>
                      <w:szCs w:val="15"/>
                    </w:rPr>
                  </w:pPr>
                  <w:r w:rsidRPr="009358B5">
                    <w:rPr>
                      <w:rFonts w:cs="Arial"/>
                      <w:color w:val="000000"/>
                      <w:sz w:val="15"/>
                      <w:szCs w:val="15"/>
                    </w:rPr>
                    <w:t>$ 9,99.99</w:t>
                  </w:r>
                </w:p>
              </w:tc>
              <w:tc>
                <w:tcPr>
                  <w:tcW w:w="1018" w:type="dxa"/>
                  <w:tcBorders>
                    <w:top w:val="nil"/>
                    <w:left w:val="nil"/>
                    <w:bottom w:val="single" w:color="999999" w:sz="8" w:space="0"/>
                    <w:right w:val="single" w:color="999999" w:sz="8" w:space="0"/>
                  </w:tcBorders>
                  <w:vAlign w:val="center"/>
                </w:tcPr>
                <w:p w:rsidRPr="009358B5" w:rsidR="005F13D3" w:rsidP="00EE0761" w:rsidRDefault="005F13D3" w14:paraId="4C297AB5" wp14:textId="77777777">
                  <w:pPr>
                    <w:spacing w:after="0"/>
                    <w:jc w:val="right"/>
                    <w:rPr>
                      <w:rFonts w:cs="Arial"/>
                      <w:color w:val="000000"/>
                      <w:sz w:val="15"/>
                      <w:szCs w:val="15"/>
                    </w:rPr>
                  </w:pPr>
                  <w:r w:rsidRPr="009358B5">
                    <w:rPr>
                      <w:rFonts w:cs="Arial"/>
                      <w:color w:val="000000"/>
                      <w:sz w:val="15"/>
                      <w:szCs w:val="15"/>
                    </w:rPr>
                    <w:t>9,999</w:t>
                  </w:r>
                </w:p>
              </w:tc>
              <w:tc>
                <w:tcPr>
                  <w:tcW w:w="1165" w:type="dxa"/>
                  <w:tcBorders>
                    <w:top w:val="nil"/>
                    <w:left w:val="nil"/>
                    <w:bottom w:val="single" w:color="999999" w:sz="8" w:space="0"/>
                    <w:right w:val="single" w:color="999999" w:sz="8" w:space="0"/>
                  </w:tcBorders>
                  <w:vAlign w:val="center"/>
                </w:tcPr>
                <w:p w:rsidRPr="009358B5" w:rsidR="005F13D3" w:rsidP="00EE0761" w:rsidRDefault="005F13D3" w14:paraId="11483BB0" wp14:textId="77777777">
                  <w:pPr>
                    <w:spacing w:after="0"/>
                    <w:jc w:val="right"/>
                    <w:rPr>
                      <w:rFonts w:cs="Arial"/>
                      <w:color w:val="000000"/>
                      <w:sz w:val="15"/>
                      <w:szCs w:val="15"/>
                    </w:rPr>
                  </w:pPr>
                  <w:r w:rsidRPr="009358B5">
                    <w:rPr>
                      <w:rFonts w:cs="Arial"/>
                      <w:color w:val="000000"/>
                      <w:sz w:val="15"/>
                      <w:szCs w:val="15"/>
                    </w:rPr>
                    <w:t>$ 9,99.99</w:t>
                  </w:r>
                </w:p>
              </w:tc>
            </w:tr>
            <w:tr w:rsidRPr="009358B5" w:rsidR="005F13D3" w:rsidTr="005F13D3" w14:paraId="09F3FDFF" wp14:textId="77777777">
              <w:trPr>
                <w:trHeight w:val="315"/>
              </w:trPr>
              <w:tc>
                <w:tcPr>
                  <w:tcW w:w="960" w:type="dxa"/>
                  <w:tcBorders>
                    <w:top w:val="nil"/>
                    <w:left w:val="nil"/>
                    <w:bottom w:val="single" w:color="999999" w:sz="8" w:space="0"/>
                    <w:right w:val="single" w:color="999999" w:sz="8" w:space="0"/>
                  </w:tcBorders>
                  <w:vAlign w:val="center"/>
                </w:tcPr>
                <w:p w:rsidRPr="009358B5" w:rsidR="005F13D3" w:rsidP="00EE0761" w:rsidRDefault="005F13D3" w14:paraId="54F78A7B" wp14:textId="77777777">
                  <w:pPr>
                    <w:spacing w:after="0"/>
                    <w:jc w:val="center"/>
                    <w:rPr>
                      <w:rFonts w:cs="Arial"/>
                      <w:color w:val="000000"/>
                      <w:sz w:val="15"/>
                      <w:szCs w:val="15"/>
                    </w:rPr>
                  </w:pPr>
                  <w:r w:rsidRPr="009358B5">
                    <w:rPr>
                      <w:rFonts w:cs="Arial"/>
                      <w:color w:val="000000"/>
                      <w:sz w:val="15"/>
                      <w:szCs w:val="15"/>
                    </w:rPr>
                    <w:t>XXXXXXXX</w:t>
                  </w:r>
                </w:p>
              </w:tc>
              <w:tc>
                <w:tcPr>
                  <w:tcW w:w="932" w:type="dxa"/>
                  <w:tcBorders>
                    <w:top w:val="nil"/>
                    <w:left w:val="nil"/>
                    <w:bottom w:val="single" w:color="999999" w:sz="8" w:space="0"/>
                    <w:right w:val="single" w:color="999999" w:sz="8" w:space="0"/>
                  </w:tcBorders>
                  <w:vAlign w:val="center"/>
                </w:tcPr>
                <w:p w:rsidRPr="009358B5" w:rsidR="005F13D3" w:rsidP="00EE0761" w:rsidRDefault="005F13D3" w14:paraId="176063DB" wp14:textId="77777777">
                  <w:pPr>
                    <w:spacing w:after="0"/>
                    <w:jc w:val="center"/>
                    <w:rPr>
                      <w:rFonts w:cs="Arial"/>
                      <w:color w:val="000000"/>
                      <w:sz w:val="15"/>
                      <w:szCs w:val="15"/>
                    </w:rPr>
                  </w:pPr>
                  <w:r w:rsidRPr="009358B5">
                    <w:rPr>
                      <w:rFonts w:cs="Arial"/>
                      <w:color w:val="000000"/>
                      <w:sz w:val="15"/>
                      <w:szCs w:val="15"/>
                    </w:rPr>
                    <w:t>XX</w:t>
                  </w:r>
                </w:p>
              </w:tc>
              <w:tc>
                <w:tcPr>
                  <w:tcW w:w="955" w:type="dxa"/>
                  <w:tcBorders>
                    <w:top w:val="nil"/>
                    <w:left w:val="nil"/>
                    <w:bottom w:val="single" w:color="999999" w:sz="8" w:space="0"/>
                    <w:right w:val="single" w:color="999999" w:sz="8" w:space="0"/>
                  </w:tcBorders>
                  <w:vAlign w:val="center"/>
                </w:tcPr>
                <w:p w:rsidRPr="009358B5" w:rsidR="005F13D3" w:rsidP="00EE0761" w:rsidRDefault="005F13D3" w14:paraId="1A823A5C" wp14:textId="77777777">
                  <w:pPr>
                    <w:spacing w:after="0"/>
                    <w:jc w:val="center"/>
                    <w:rPr>
                      <w:rFonts w:cs="Arial"/>
                      <w:color w:val="000000"/>
                      <w:sz w:val="15"/>
                      <w:szCs w:val="15"/>
                    </w:rPr>
                  </w:pPr>
                  <w:r w:rsidRPr="009358B5">
                    <w:rPr>
                      <w:rFonts w:cs="Arial"/>
                      <w:bCs/>
                      <w:color w:val="000000"/>
                      <w:sz w:val="15"/>
                      <w:szCs w:val="15"/>
                    </w:rPr>
                    <w:t>99/99/9999</w:t>
                  </w:r>
                </w:p>
              </w:tc>
              <w:tc>
                <w:tcPr>
                  <w:tcW w:w="1857" w:type="dxa"/>
                  <w:tcBorders>
                    <w:top w:val="single" w:color="999999" w:sz="8" w:space="0"/>
                    <w:left w:val="nil"/>
                    <w:bottom w:val="single" w:color="999999" w:sz="8" w:space="0"/>
                    <w:right w:val="single" w:color="999999" w:sz="8" w:space="0"/>
                  </w:tcBorders>
                  <w:vAlign w:val="center"/>
                </w:tcPr>
                <w:p w:rsidRPr="009358B5" w:rsidR="005F13D3" w:rsidP="00EE0761" w:rsidRDefault="005F13D3" w14:paraId="053F7E38" wp14:textId="77777777">
                  <w:pPr>
                    <w:spacing w:after="0"/>
                    <w:jc w:val="center"/>
                    <w:rPr>
                      <w:rFonts w:cs="Arial"/>
                      <w:color w:val="000000"/>
                      <w:sz w:val="15"/>
                      <w:szCs w:val="15"/>
                    </w:rPr>
                  </w:pPr>
                  <w:r w:rsidRPr="009358B5">
                    <w:rPr>
                      <w:rFonts w:cs="Arial"/>
                      <w:bCs/>
                      <w:color w:val="000000"/>
                      <w:sz w:val="15"/>
                      <w:szCs w:val="15"/>
                    </w:rPr>
                    <w:t>99/99/9999</w:t>
                  </w:r>
                </w:p>
              </w:tc>
              <w:tc>
                <w:tcPr>
                  <w:tcW w:w="941" w:type="dxa"/>
                  <w:tcBorders>
                    <w:top w:val="nil"/>
                    <w:left w:val="nil"/>
                    <w:bottom w:val="single" w:color="999999" w:sz="8" w:space="0"/>
                    <w:right w:val="single" w:color="999999" w:sz="8" w:space="0"/>
                  </w:tcBorders>
                  <w:vAlign w:val="center"/>
                </w:tcPr>
                <w:p w:rsidRPr="004B42EC" w:rsidR="005F13D3" w:rsidP="00EE0761" w:rsidRDefault="005F13D3" w14:paraId="2B680D78" wp14:textId="77777777">
                  <w:pPr>
                    <w:spacing w:after="0"/>
                    <w:jc w:val="center"/>
                    <w:rPr>
                      <w:rFonts w:cs="Arial"/>
                      <w:bCs/>
                      <w:color w:val="000000"/>
                      <w:sz w:val="15"/>
                      <w:szCs w:val="15"/>
                    </w:rPr>
                  </w:pPr>
                  <w:r w:rsidRPr="004B42EC">
                    <w:rPr>
                      <w:rFonts w:cs="Arial"/>
                      <w:bCs/>
                      <w:color w:val="000000"/>
                      <w:sz w:val="15"/>
                      <w:szCs w:val="15"/>
                    </w:rPr>
                    <w:t>XXXXX</w:t>
                  </w:r>
                </w:p>
              </w:tc>
              <w:tc>
                <w:tcPr>
                  <w:tcW w:w="1844" w:type="dxa"/>
                  <w:tcBorders>
                    <w:top w:val="single" w:color="999999" w:sz="8" w:space="0"/>
                    <w:left w:val="nil"/>
                    <w:bottom w:val="single" w:color="999999" w:sz="8" w:space="0"/>
                    <w:right w:val="single" w:color="999999" w:sz="8" w:space="0"/>
                  </w:tcBorders>
                  <w:vAlign w:val="center"/>
                </w:tcPr>
                <w:p w:rsidRPr="004B42EC" w:rsidR="005F13D3" w:rsidP="00EE0761" w:rsidRDefault="005F13D3" w14:paraId="7A63685C" wp14:textId="77777777">
                  <w:pPr>
                    <w:spacing w:after="0"/>
                    <w:jc w:val="center"/>
                    <w:rPr>
                      <w:rFonts w:cs="Arial"/>
                      <w:bCs/>
                      <w:color w:val="000000"/>
                      <w:sz w:val="15"/>
                      <w:szCs w:val="15"/>
                    </w:rPr>
                  </w:pPr>
                  <w:r w:rsidRPr="004B42EC">
                    <w:rPr>
                      <w:rFonts w:cs="Arial"/>
                      <w:bCs/>
                      <w:color w:val="000000"/>
                      <w:sz w:val="15"/>
                      <w:szCs w:val="15"/>
                    </w:rPr>
                    <w:t>XXXXX</w:t>
                  </w:r>
                </w:p>
              </w:tc>
              <w:tc>
                <w:tcPr>
                  <w:tcW w:w="920" w:type="dxa"/>
                  <w:tcBorders>
                    <w:top w:val="nil"/>
                    <w:left w:val="nil"/>
                    <w:bottom w:val="single" w:color="999999" w:sz="8" w:space="0"/>
                    <w:right w:val="single" w:color="999999" w:sz="8" w:space="0"/>
                  </w:tcBorders>
                  <w:vAlign w:val="center"/>
                </w:tcPr>
                <w:p w:rsidRPr="009358B5" w:rsidR="005F13D3" w:rsidP="00EE0761" w:rsidRDefault="005F13D3" w14:paraId="3C27FF2D" wp14:textId="77777777">
                  <w:pPr>
                    <w:spacing w:after="0"/>
                    <w:jc w:val="center"/>
                    <w:rPr>
                      <w:rFonts w:cs="Arial"/>
                      <w:color w:val="000000"/>
                      <w:sz w:val="15"/>
                      <w:szCs w:val="15"/>
                    </w:rPr>
                  </w:pPr>
                  <w:r w:rsidRPr="009358B5">
                    <w:rPr>
                      <w:rFonts w:cs="Arial"/>
                      <w:color w:val="000000"/>
                      <w:sz w:val="15"/>
                      <w:szCs w:val="15"/>
                    </w:rPr>
                    <w:t>XX</w:t>
                  </w:r>
                </w:p>
              </w:tc>
              <w:tc>
                <w:tcPr>
                  <w:tcW w:w="920" w:type="dxa"/>
                  <w:tcBorders>
                    <w:top w:val="nil"/>
                    <w:left w:val="nil"/>
                    <w:bottom w:val="single" w:color="999999" w:sz="8" w:space="0"/>
                    <w:right w:val="single" w:color="999999" w:sz="8" w:space="0"/>
                  </w:tcBorders>
                  <w:vAlign w:val="center"/>
                </w:tcPr>
                <w:p w:rsidRPr="009358B5" w:rsidR="005F13D3" w:rsidP="00EE0761" w:rsidRDefault="005F13D3" w14:paraId="727015DB" wp14:textId="77777777">
                  <w:pPr>
                    <w:spacing w:after="0"/>
                    <w:jc w:val="center"/>
                    <w:rPr>
                      <w:rFonts w:cs="Arial"/>
                      <w:color w:val="000000"/>
                      <w:sz w:val="15"/>
                      <w:szCs w:val="15"/>
                    </w:rPr>
                  </w:pPr>
                  <w:r w:rsidRPr="009358B5">
                    <w:rPr>
                      <w:rFonts w:cs="Arial"/>
                      <w:color w:val="000000"/>
                      <w:sz w:val="15"/>
                      <w:szCs w:val="15"/>
                    </w:rPr>
                    <w:t>XX</w:t>
                  </w:r>
                </w:p>
              </w:tc>
              <w:tc>
                <w:tcPr>
                  <w:tcW w:w="920" w:type="dxa"/>
                  <w:tcBorders>
                    <w:top w:val="nil"/>
                    <w:left w:val="nil"/>
                    <w:bottom w:val="single" w:color="999999" w:sz="8" w:space="0"/>
                    <w:right w:val="single" w:color="999999" w:sz="8" w:space="0"/>
                  </w:tcBorders>
                  <w:vAlign w:val="center"/>
                </w:tcPr>
                <w:p w:rsidRPr="009358B5" w:rsidR="005F13D3" w:rsidP="00EE0761" w:rsidRDefault="005F13D3" w14:paraId="230BAD55" wp14:textId="77777777">
                  <w:pPr>
                    <w:spacing w:after="0"/>
                    <w:jc w:val="center"/>
                    <w:rPr>
                      <w:rFonts w:cs="Arial"/>
                      <w:color w:val="000000"/>
                      <w:sz w:val="15"/>
                      <w:szCs w:val="15"/>
                    </w:rPr>
                  </w:pPr>
                  <w:r w:rsidRPr="009358B5">
                    <w:rPr>
                      <w:rFonts w:cs="Arial"/>
                      <w:color w:val="000000"/>
                      <w:sz w:val="15"/>
                      <w:szCs w:val="15"/>
                    </w:rPr>
                    <w:t>XX</w:t>
                  </w:r>
                </w:p>
              </w:tc>
              <w:tc>
                <w:tcPr>
                  <w:tcW w:w="1827" w:type="dxa"/>
                  <w:tcBorders>
                    <w:top w:val="single" w:color="999999" w:sz="8" w:space="0"/>
                    <w:left w:val="nil"/>
                    <w:bottom w:val="single" w:color="999999" w:sz="8" w:space="0"/>
                    <w:right w:val="single" w:color="999999" w:sz="8" w:space="0"/>
                  </w:tcBorders>
                  <w:vAlign w:val="center"/>
                </w:tcPr>
                <w:p w:rsidRPr="009358B5" w:rsidR="005F13D3" w:rsidP="00EE0761" w:rsidRDefault="005F13D3" w14:paraId="4ACE7C97" wp14:textId="77777777">
                  <w:pPr>
                    <w:spacing w:after="0"/>
                    <w:jc w:val="center"/>
                    <w:rPr>
                      <w:rFonts w:cs="Arial"/>
                      <w:color w:val="000000"/>
                      <w:sz w:val="15"/>
                      <w:szCs w:val="15"/>
                    </w:rPr>
                  </w:pPr>
                  <w:r w:rsidRPr="009358B5">
                    <w:rPr>
                      <w:rFonts w:cs="Arial"/>
                      <w:color w:val="000000"/>
                      <w:sz w:val="15"/>
                      <w:szCs w:val="15"/>
                    </w:rPr>
                    <w:t>XX</w:t>
                  </w:r>
                </w:p>
              </w:tc>
              <w:tc>
                <w:tcPr>
                  <w:tcW w:w="1853" w:type="dxa"/>
                  <w:tcBorders>
                    <w:top w:val="single" w:color="999999" w:sz="8" w:space="0"/>
                    <w:left w:val="nil"/>
                    <w:bottom w:val="single" w:color="999999" w:sz="8" w:space="0"/>
                    <w:right w:val="single" w:color="999999" w:sz="8" w:space="0"/>
                  </w:tcBorders>
                  <w:vAlign w:val="center"/>
                </w:tcPr>
                <w:p w:rsidRPr="009358B5" w:rsidR="005F13D3" w:rsidP="00EE0761" w:rsidRDefault="005F13D3" w14:paraId="70218F55" wp14:textId="77777777">
                  <w:pPr>
                    <w:spacing w:after="0"/>
                    <w:jc w:val="right"/>
                    <w:rPr>
                      <w:rFonts w:cs="Arial"/>
                      <w:color w:val="000000"/>
                      <w:sz w:val="15"/>
                      <w:szCs w:val="15"/>
                    </w:rPr>
                  </w:pPr>
                  <w:r w:rsidRPr="009358B5">
                    <w:rPr>
                      <w:rFonts w:cs="Arial"/>
                      <w:color w:val="000000"/>
                      <w:sz w:val="15"/>
                      <w:szCs w:val="15"/>
                    </w:rPr>
                    <w:t>9,999</w:t>
                  </w:r>
                </w:p>
              </w:tc>
              <w:tc>
                <w:tcPr>
                  <w:tcW w:w="1224" w:type="dxa"/>
                  <w:tcBorders>
                    <w:top w:val="nil"/>
                    <w:left w:val="nil"/>
                    <w:bottom w:val="single" w:color="999999" w:sz="8" w:space="0"/>
                    <w:right w:val="single" w:color="999999" w:sz="8" w:space="0"/>
                  </w:tcBorders>
                  <w:vAlign w:val="center"/>
                </w:tcPr>
                <w:p w:rsidRPr="009358B5" w:rsidR="005F13D3" w:rsidP="00EE0761" w:rsidRDefault="005F13D3" w14:paraId="484F4E66" wp14:textId="77777777">
                  <w:pPr>
                    <w:spacing w:after="0"/>
                    <w:jc w:val="right"/>
                    <w:rPr>
                      <w:rFonts w:cs="Arial"/>
                      <w:color w:val="000000"/>
                      <w:sz w:val="15"/>
                      <w:szCs w:val="15"/>
                    </w:rPr>
                  </w:pPr>
                  <w:r w:rsidRPr="009358B5">
                    <w:rPr>
                      <w:rFonts w:cs="Arial"/>
                      <w:color w:val="000000"/>
                      <w:sz w:val="15"/>
                      <w:szCs w:val="15"/>
                    </w:rPr>
                    <w:t>$ 9,99.99</w:t>
                  </w:r>
                </w:p>
              </w:tc>
              <w:tc>
                <w:tcPr>
                  <w:tcW w:w="1018" w:type="dxa"/>
                  <w:tcBorders>
                    <w:top w:val="nil"/>
                    <w:left w:val="nil"/>
                    <w:bottom w:val="single" w:color="999999" w:sz="8" w:space="0"/>
                    <w:right w:val="single" w:color="999999" w:sz="8" w:space="0"/>
                  </w:tcBorders>
                  <w:vAlign w:val="center"/>
                </w:tcPr>
                <w:p w:rsidRPr="009358B5" w:rsidR="005F13D3" w:rsidP="00EE0761" w:rsidRDefault="005F13D3" w14:paraId="6F824F43" wp14:textId="77777777">
                  <w:pPr>
                    <w:spacing w:after="0"/>
                    <w:jc w:val="right"/>
                    <w:rPr>
                      <w:rFonts w:cs="Arial"/>
                      <w:color w:val="000000"/>
                      <w:sz w:val="15"/>
                      <w:szCs w:val="15"/>
                    </w:rPr>
                  </w:pPr>
                  <w:r w:rsidRPr="009358B5">
                    <w:rPr>
                      <w:rFonts w:cs="Arial"/>
                      <w:color w:val="000000"/>
                      <w:sz w:val="15"/>
                      <w:szCs w:val="15"/>
                    </w:rPr>
                    <w:t>9,999</w:t>
                  </w:r>
                </w:p>
              </w:tc>
              <w:tc>
                <w:tcPr>
                  <w:tcW w:w="1165" w:type="dxa"/>
                  <w:tcBorders>
                    <w:top w:val="nil"/>
                    <w:left w:val="nil"/>
                    <w:bottom w:val="single" w:color="999999" w:sz="8" w:space="0"/>
                    <w:right w:val="single" w:color="999999" w:sz="8" w:space="0"/>
                  </w:tcBorders>
                  <w:vAlign w:val="center"/>
                </w:tcPr>
                <w:p w:rsidRPr="009358B5" w:rsidR="005F13D3" w:rsidP="00EE0761" w:rsidRDefault="005F13D3" w14:paraId="56801B51" wp14:textId="77777777">
                  <w:pPr>
                    <w:spacing w:after="0"/>
                    <w:jc w:val="right"/>
                    <w:rPr>
                      <w:rFonts w:cs="Arial"/>
                      <w:color w:val="000000"/>
                      <w:sz w:val="15"/>
                      <w:szCs w:val="15"/>
                    </w:rPr>
                  </w:pPr>
                  <w:r w:rsidRPr="009358B5">
                    <w:rPr>
                      <w:rFonts w:cs="Arial"/>
                      <w:color w:val="000000"/>
                      <w:sz w:val="15"/>
                      <w:szCs w:val="15"/>
                    </w:rPr>
                    <w:t>$ 9,99.99</w:t>
                  </w:r>
                </w:p>
              </w:tc>
            </w:tr>
            <w:tr w:rsidRPr="009358B5" w:rsidR="005F13D3" w:rsidTr="005F13D3" w14:paraId="05A478F4" wp14:textId="77777777">
              <w:trPr>
                <w:trHeight w:val="315"/>
              </w:trPr>
              <w:tc>
                <w:tcPr>
                  <w:tcW w:w="960" w:type="dxa"/>
                  <w:tcBorders>
                    <w:top w:val="nil"/>
                    <w:left w:val="nil"/>
                    <w:bottom w:val="single" w:color="999999" w:sz="8" w:space="0"/>
                    <w:right w:val="single" w:color="999999" w:sz="8" w:space="0"/>
                  </w:tcBorders>
                  <w:vAlign w:val="center"/>
                </w:tcPr>
                <w:p w:rsidRPr="009358B5" w:rsidR="005F13D3" w:rsidP="00EE0761" w:rsidRDefault="005F13D3" w14:paraId="59EADF54" wp14:textId="77777777">
                  <w:pPr>
                    <w:spacing w:after="0"/>
                    <w:jc w:val="center"/>
                    <w:rPr>
                      <w:rFonts w:cs="Arial"/>
                      <w:color w:val="000000"/>
                      <w:sz w:val="15"/>
                      <w:szCs w:val="15"/>
                    </w:rPr>
                  </w:pPr>
                  <w:r w:rsidRPr="009358B5">
                    <w:rPr>
                      <w:rFonts w:cs="Arial"/>
                      <w:color w:val="000000"/>
                      <w:sz w:val="15"/>
                      <w:szCs w:val="15"/>
                    </w:rPr>
                    <w:t>XXXXXXXX</w:t>
                  </w:r>
                </w:p>
              </w:tc>
              <w:tc>
                <w:tcPr>
                  <w:tcW w:w="932" w:type="dxa"/>
                  <w:tcBorders>
                    <w:top w:val="nil"/>
                    <w:left w:val="nil"/>
                    <w:bottom w:val="single" w:color="999999" w:sz="8" w:space="0"/>
                    <w:right w:val="single" w:color="999999" w:sz="8" w:space="0"/>
                  </w:tcBorders>
                  <w:vAlign w:val="center"/>
                </w:tcPr>
                <w:p w:rsidRPr="009358B5" w:rsidR="005F13D3" w:rsidP="00EE0761" w:rsidRDefault="005F13D3" w14:paraId="0DFE28D0" wp14:textId="77777777">
                  <w:pPr>
                    <w:spacing w:after="0"/>
                    <w:jc w:val="center"/>
                    <w:rPr>
                      <w:rFonts w:cs="Arial"/>
                      <w:color w:val="000000"/>
                      <w:sz w:val="15"/>
                      <w:szCs w:val="15"/>
                    </w:rPr>
                  </w:pPr>
                  <w:r w:rsidRPr="009358B5">
                    <w:rPr>
                      <w:rFonts w:cs="Arial"/>
                      <w:color w:val="000000"/>
                      <w:sz w:val="15"/>
                      <w:szCs w:val="15"/>
                    </w:rPr>
                    <w:t>XX</w:t>
                  </w:r>
                </w:p>
              </w:tc>
              <w:tc>
                <w:tcPr>
                  <w:tcW w:w="955" w:type="dxa"/>
                  <w:tcBorders>
                    <w:top w:val="nil"/>
                    <w:left w:val="nil"/>
                    <w:bottom w:val="single" w:color="999999" w:sz="8" w:space="0"/>
                    <w:right w:val="single" w:color="999999" w:sz="8" w:space="0"/>
                  </w:tcBorders>
                  <w:vAlign w:val="center"/>
                </w:tcPr>
                <w:p w:rsidRPr="009358B5" w:rsidR="005F13D3" w:rsidP="00EE0761" w:rsidRDefault="005F13D3" w14:paraId="159BE618" wp14:textId="77777777">
                  <w:pPr>
                    <w:spacing w:after="0"/>
                    <w:jc w:val="center"/>
                    <w:rPr>
                      <w:rFonts w:cs="Arial"/>
                      <w:color w:val="000000"/>
                      <w:sz w:val="15"/>
                      <w:szCs w:val="15"/>
                    </w:rPr>
                  </w:pPr>
                  <w:r w:rsidRPr="009358B5">
                    <w:rPr>
                      <w:rFonts w:cs="Arial"/>
                      <w:bCs/>
                      <w:color w:val="000000"/>
                      <w:sz w:val="15"/>
                      <w:szCs w:val="15"/>
                    </w:rPr>
                    <w:t>99/99/9999</w:t>
                  </w:r>
                </w:p>
              </w:tc>
              <w:tc>
                <w:tcPr>
                  <w:tcW w:w="1857" w:type="dxa"/>
                  <w:tcBorders>
                    <w:top w:val="single" w:color="999999" w:sz="8" w:space="0"/>
                    <w:left w:val="nil"/>
                    <w:bottom w:val="single" w:color="999999" w:sz="8" w:space="0"/>
                    <w:right w:val="single" w:color="999999" w:sz="8" w:space="0"/>
                  </w:tcBorders>
                  <w:vAlign w:val="center"/>
                </w:tcPr>
                <w:p w:rsidRPr="009358B5" w:rsidR="005F13D3" w:rsidP="00EE0761" w:rsidRDefault="005F13D3" w14:paraId="3C90AF6C" wp14:textId="77777777">
                  <w:pPr>
                    <w:spacing w:after="0"/>
                    <w:jc w:val="center"/>
                    <w:rPr>
                      <w:rFonts w:cs="Arial"/>
                      <w:color w:val="000000"/>
                      <w:sz w:val="15"/>
                      <w:szCs w:val="15"/>
                    </w:rPr>
                  </w:pPr>
                  <w:r w:rsidRPr="009358B5">
                    <w:rPr>
                      <w:rFonts w:cs="Arial"/>
                      <w:bCs/>
                      <w:color w:val="000000"/>
                      <w:sz w:val="15"/>
                      <w:szCs w:val="15"/>
                    </w:rPr>
                    <w:t>99/99/9999</w:t>
                  </w:r>
                </w:p>
              </w:tc>
              <w:tc>
                <w:tcPr>
                  <w:tcW w:w="941" w:type="dxa"/>
                  <w:tcBorders>
                    <w:top w:val="nil"/>
                    <w:left w:val="nil"/>
                    <w:bottom w:val="single" w:color="999999" w:sz="8" w:space="0"/>
                    <w:right w:val="single" w:color="999999" w:sz="8" w:space="0"/>
                  </w:tcBorders>
                  <w:vAlign w:val="center"/>
                </w:tcPr>
                <w:p w:rsidRPr="004B42EC" w:rsidR="005F13D3" w:rsidP="00EE0761" w:rsidRDefault="005F13D3" w14:paraId="34F32568" wp14:textId="77777777">
                  <w:pPr>
                    <w:spacing w:after="0"/>
                    <w:jc w:val="center"/>
                    <w:rPr>
                      <w:rFonts w:cs="Arial"/>
                      <w:bCs/>
                      <w:color w:val="000000"/>
                      <w:sz w:val="15"/>
                      <w:szCs w:val="15"/>
                    </w:rPr>
                  </w:pPr>
                  <w:r w:rsidRPr="004B42EC">
                    <w:rPr>
                      <w:rFonts w:cs="Arial"/>
                      <w:bCs/>
                      <w:color w:val="000000"/>
                      <w:sz w:val="15"/>
                      <w:szCs w:val="15"/>
                    </w:rPr>
                    <w:t>XXXXX</w:t>
                  </w:r>
                </w:p>
              </w:tc>
              <w:tc>
                <w:tcPr>
                  <w:tcW w:w="1844" w:type="dxa"/>
                  <w:tcBorders>
                    <w:top w:val="single" w:color="999999" w:sz="8" w:space="0"/>
                    <w:left w:val="nil"/>
                    <w:bottom w:val="single" w:color="999999" w:sz="8" w:space="0"/>
                    <w:right w:val="single" w:color="999999" w:sz="8" w:space="0"/>
                  </w:tcBorders>
                  <w:vAlign w:val="center"/>
                </w:tcPr>
                <w:p w:rsidRPr="004B42EC" w:rsidR="005F13D3" w:rsidP="00EE0761" w:rsidRDefault="005F13D3" w14:paraId="4425CA86" wp14:textId="77777777">
                  <w:pPr>
                    <w:spacing w:after="0"/>
                    <w:jc w:val="center"/>
                    <w:rPr>
                      <w:rFonts w:cs="Arial"/>
                      <w:bCs/>
                      <w:color w:val="000000"/>
                      <w:sz w:val="15"/>
                      <w:szCs w:val="15"/>
                    </w:rPr>
                  </w:pPr>
                  <w:r w:rsidRPr="004B42EC">
                    <w:rPr>
                      <w:rFonts w:cs="Arial"/>
                      <w:bCs/>
                      <w:color w:val="000000"/>
                      <w:sz w:val="15"/>
                      <w:szCs w:val="15"/>
                    </w:rPr>
                    <w:t>XXXXX</w:t>
                  </w:r>
                </w:p>
              </w:tc>
              <w:tc>
                <w:tcPr>
                  <w:tcW w:w="920" w:type="dxa"/>
                  <w:tcBorders>
                    <w:top w:val="nil"/>
                    <w:left w:val="nil"/>
                    <w:bottom w:val="single" w:color="999999" w:sz="8" w:space="0"/>
                    <w:right w:val="single" w:color="999999" w:sz="8" w:space="0"/>
                  </w:tcBorders>
                  <w:vAlign w:val="center"/>
                </w:tcPr>
                <w:p w:rsidRPr="009358B5" w:rsidR="005F13D3" w:rsidP="00EE0761" w:rsidRDefault="005F13D3" w14:paraId="2D26195F" wp14:textId="77777777">
                  <w:pPr>
                    <w:spacing w:after="0"/>
                    <w:jc w:val="center"/>
                    <w:rPr>
                      <w:rFonts w:cs="Arial"/>
                      <w:color w:val="000000"/>
                      <w:sz w:val="15"/>
                      <w:szCs w:val="15"/>
                    </w:rPr>
                  </w:pPr>
                  <w:r w:rsidRPr="009358B5">
                    <w:rPr>
                      <w:rFonts w:cs="Arial"/>
                      <w:color w:val="000000"/>
                      <w:sz w:val="15"/>
                      <w:szCs w:val="15"/>
                    </w:rPr>
                    <w:t>XX</w:t>
                  </w:r>
                </w:p>
              </w:tc>
              <w:tc>
                <w:tcPr>
                  <w:tcW w:w="920" w:type="dxa"/>
                  <w:tcBorders>
                    <w:top w:val="nil"/>
                    <w:left w:val="nil"/>
                    <w:bottom w:val="single" w:color="999999" w:sz="8" w:space="0"/>
                    <w:right w:val="single" w:color="999999" w:sz="8" w:space="0"/>
                  </w:tcBorders>
                  <w:vAlign w:val="center"/>
                </w:tcPr>
                <w:p w:rsidRPr="009358B5" w:rsidR="005F13D3" w:rsidP="00EE0761" w:rsidRDefault="005F13D3" w14:paraId="380850C2" wp14:textId="77777777">
                  <w:pPr>
                    <w:spacing w:after="0"/>
                    <w:jc w:val="center"/>
                    <w:rPr>
                      <w:rFonts w:cs="Arial"/>
                      <w:color w:val="000000"/>
                      <w:sz w:val="15"/>
                      <w:szCs w:val="15"/>
                    </w:rPr>
                  </w:pPr>
                  <w:r w:rsidRPr="009358B5">
                    <w:rPr>
                      <w:rFonts w:cs="Arial"/>
                      <w:color w:val="000000"/>
                      <w:sz w:val="15"/>
                      <w:szCs w:val="15"/>
                    </w:rPr>
                    <w:t>XX</w:t>
                  </w:r>
                </w:p>
              </w:tc>
              <w:tc>
                <w:tcPr>
                  <w:tcW w:w="920" w:type="dxa"/>
                  <w:tcBorders>
                    <w:top w:val="nil"/>
                    <w:left w:val="nil"/>
                    <w:bottom w:val="single" w:color="999999" w:sz="8" w:space="0"/>
                    <w:right w:val="single" w:color="999999" w:sz="8" w:space="0"/>
                  </w:tcBorders>
                  <w:vAlign w:val="center"/>
                </w:tcPr>
                <w:p w:rsidRPr="009358B5" w:rsidR="005F13D3" w:rsidP="00EE0761" w:rsidRDefault="005F13D3" w14:paraId="2E766502" wp14:textId="77777777">
                  <w:pPr>
                    <w:spacing w:after="0"/>
                    <w:jc w:val="center"/>
                    <w:rPr>
                      <w:rFonts w:cs="Arial"/>
                      <w:color w:val="000000"/>
                      <w:sz w:val="15"/>
                      <w:szCs w:val="15"/>
                    </w:rPr>
                  </w:pPr>
                  <w:r w:rsidRPr="009358B5">
                    <w:rPr>
                      <w:rFonts w:cs="Arial"/>
                      <w:color w:val="000000"/>
                      <w:sz w:val="15"/>
                      <w:szCs w:val="15"/>
                    </w:rPr>
                    <w:t>XX</w:t>
                  </w:r>
                </w:p>
              </w:tc>
              <w:tc>
                <w:tcPr>
                  <w:tcW w:w="1827" w:type="dxa"/>
                  <w:tcBorders>
                    <w:top w:val="single" w:color="999999" w:sz="8" w:space="0"/>
                    <w:left w:val="nil"/>
                    <w:bottom w:val="single" w:color="999999" w:sz="8" w:space="0"/>
                    <w:right w:val="single" w:color="999999" w:sz="8" w:space="0"/>
                  </w:tcBorders>
                  <w:vAlign w:val="center"/>
                </w:tcPr>
                <w:p w:rsidRPr="009358B5" w:rsidR="005F13D3" w:rsidP="00EE0761" w:rsidRDefault="005F13D3" w14:paraId="085E9879" wp14:textId="77777777">
                  <w:pPr>
                    <w:spacing w:after="0"/>
                    <w:jc w:val="center"/>
                    <w:rPr>
                      <w:rFonts w:cs="Arial"/>
                      <w:color w:val="000000"/>
                      <w:sz w:val="15"/>
                      <w:szCs w:val="15"/>
                    </w:rPr>
                  </w:pPr>
                  <w:r w:rsidRPr="009358B5">
                    <w:rPr>
                      <w:rFonts w:cs="Arial"/>
                      <w:color w:val="000000"/>
                      <w:sz w:val="15"/>
                      <w:szCs w:val="15"/>
                    </w:rPr>
                    <w:t>XX</w:t>
                  </w:r>
                </w:p>
              </w:tc>
              <w:tc>
                <w:tcPr>
                  <w:tcW w:w="1853" w:type="dxa"/>
                  <w:tcBorders>
                    <w:top w:val="single" w:color="999999" w:sz="8" w:space="0"/>
                    <w:left w:val="nil"/>
                    <w:bottom w:val="single" w:color="999999" w:sz="8" w:space="0"/>
                    <w:right w:val="single" w:color="999999" w:sz="8" w:space="0"/>
                  </w:tcBorders>
                  <w:vAlign w:val="center"/>
                </w:tcPr>
                <w:p w:rsidRPr="009358B5" w:rsidR="005F13D3" w:rsidP="00EE0761" w:rsidRDefault="005F13D3" w14:paraId="2A5226DA" wp14:textId="77777777">
                  <w:pPr>
                    <w:spacing w:after="0"/>
                    <w:jc w:val="right"/>
                    <w:rPr>
                      <w:rFonts w:cs="Arial"/>
                      <w:color w:val="000000"/>
                      <w:sz w:val="15"/>
                      <w:szCs w:val="15"/>
                    </w:rPr>
                  </w:pPr>
                  <w:r w:rsidRPr="009358B5">
                    <w:rPr>
                      <w:rFonts w:cs="Arial"/>
                      <w:color w:val="000000"/>
                      <w:sz w:val="15"/>
                      <w:szCs w:val="15"/>
                    </w:rPr>
                    <w:t>9,999</w:t>
                  </w:r>
                </w:p>
              </w:tc>
              <w:tc>
                <w:tcPr>
                  <w:tcW w:w="1224" w:type="dxa"/>
                  <w:tcBorders>
                    <w:top w:val="nil"/>
                    <w:left w:val="nil"/>
                    <w:bottom w:val="single" w:color="999999" w:sz="8" w:space="0"/>
                    <w:right w:val="single" w:color="999999" w:sz="8" w:space="0"/>
                  </w:tcBorders>
                  <w:vAlign w:val="center"/>
                </w:tcPr>
                <w:p w:rsidRPr="009358B5" w:rsidR="005F13D3" w:rsidP="00EE0761" w:rsidRDefault="005F13D3" w14:paraId="111B5E58" wp14:textId="77777777">
                  <w:pPr>
                    <w:spacing w:after="0"/>
                    <w:jc w:val="right"/>
                    <w:rPr>
                      <w:rFonts w:cs="Arial"/>
                      <w:color w:val="000000"/>
                      <w:sz w:val="15"/>
                      <w:szCs w:val="15"/>
                    </w:rPr>
                  </w:pPr>
                  <w:r w:rsidRPr="009358B5">
                    <w:rPr>
                      <w:rFonts w:cs="Arial"/>
                      <w:color w:val="000000"/>
                      <w:sz w:val="15"/>
                      <w:szCs w:val="15"/>
                    </w:rPr>
                    <w:t>$ 9,99.99</w:t>
                  </w:r>
                </w:p>
              </w:tc>
              <w:tc>
                <w:tcPr>
                  <w:tcW w:w="1018" w:type="dxa"/>
                  <w:tcBorders>
                    <w:top w:val="nil"/>
                    <w:left w:val="nil"/>
                    <w:bottom w:val="single" w:color="999999" w:sz="8" w:space="0"/>
                    <w:right w:val="single" w:color="999999" w:sz="8" w:space="0"/>
                  </w:tcBorders>
                  <w:vAlign w:val="center"/>
                </w:tcPr>
                <w:p w:rsidRPr="009358B5" w:rsidR="005F13D3" w:rsidP="00EE0761" w:rsidRDefault="005F13D3" w14:paraId="065D7FCE" wp14:textId="77777777">
                  <w:pPr>
                    <w:spacing w:after="0"/>
                    <w:jc w:val="right"/>
                    <w:rPr>
                      <w:rFonts w:cs="Arial"/>
                      <w:color w:val="000000"/>
                      <w:sz w:val="15"/>
                      <w:szCs w:val="15"/>
                    </w:rPr>
                  </w:pPr>
                  <w:r w:rsidRPr="009358B5">
                    <w:rPr>
                      <w:rFonts w:cs="Arial"/>
                      <w:color w:val="000000"/>
                      <w:sz w:val="15"/>
                      <w:szCs w:val="15"/>
                    </w:rPr>
                    <w:t>9,999</w:t>
                  </w:r>
                </w:p>
              </w:tc>
              <w:tc>
                <w:tcPr>
                  <w:tcW w:w="1165" w:type="dxa"/>
                  <w:tcBorders>
                    <w:top w:val="nil"/>
                    <w:left w:val="nil"/>
                    <w:bottom w:val="single" w:color="999999" w:sz="8" w:space="0"/>
                    <w:right w:val="single" w:color="999999" w:sz="8" w:space="0"/>
                  </w:tcBorders>
                  <w:vAlign w:val="center"/>
                </w:tcPr>
                <w:p w:rsidRPr="009358B5" w:rsidR="005F13D3" w:rsidP="00EE0761" w:rsidRDefault="005F13D3" w14:paraId="5A8294A2" wp14:textId="77777777">
                  <w:pPr>
                    <w:spacing w:after="0"/>
                    <w:jc w:val="right"/>
                    <w:rPr>
                      <w:rFonts w:cs="Arial"/>
                      <w:color w:val="000000"/>
                      <w:sz w:val="15"/>
                      <w:szCs w:val="15"/>
                    </w:rPr>
                  </w:pPr>
                  <w:r w:rsidRPr="009358B5">
                    <w:rPr>
                      <w:rFonts w:cs="Arial"/>
                      <w:color w:val="000000"/>
                      <w:sz w:val="15"/>
                      <w:szCs w:val="15"/>
                    </w:rPr>
                    <w:t>$ 9,99.99</w:t>
                  </w:r>
                </w:p>
              </w:tc>
            </w:tr>
            <w:tr w:rsidRPr="009358B5" w:rsidR="005F13D3" w:rsidTr="005F13D3" w14:paraId="15DDD8C3" wp14:textId="77777777">
              <w:trPr>
                <w:trHeight w:val="315"/>
              </w:trPr>
              <w:tc>
                <w:tcPr>
                  <w:tcW w:w="960" w:type="dxa"/>
                  <w:tcBorders>
                    <w:top w:val="nil"/>
                    <w:left w:val="nil"/>
                    <w:bottom w:val="single" w:color="999999" w:sz="8" w:space="0"/>
                    <w:right w:val="single" w:color="999999" w:sz="8" w:space="0"/>
                  </w:tcBorders>
                  <w:vAlign w:val="center"/>
                </w:tcPr>
                <w:p w:rsidRPr="009358B5" w:rsidR="005F13D3" w:rsidP="00EE0761" w:rsidRDefault="005F13D3" w14:paraId="4F70997A" wp14:textId="77777777">
                  <w:pPr>
                    <w:spacing w:after="0"/>
                    <w:jc w:val="center"/>
                    <w:rPr>
                      <w:rFonts w:cs="Arial"/>
                      <w:color w:val="000000"/>
                      <w:sz w:val="15"/>
                      <w:szCs w:val="15"/>
                    </w:rPr>
                  </w:pPr>
                  <w:r w:rsidRPr="009358B5">
                    <w:rPr>
                      <w:rFonts w:cs="Arial"/>
                      <w:color w:val="000000"/>
                      <w:sz w:val="15"/>
                      <w:szCs w:val="15"/>
                    </w:rPr>
                    <w:t>XXXXXXXX</w:t>
                  </w:r>
                </w:p>
              </w:tc>
              <w:tc>
                <w:tcPr>
                  <w:tcW w:w="932" w:type="dxa"/>
                  <w:tcBorders>
                    <w:top w:val="nil"/>
                    <w:left w:val="nil"/>
                    <w:bottom w:val="single" w:color="999999" w:sz="8" w:space="0"/>
                    <w:right w:val="single" w:color="999999" w:sz="8" w:space="0"/>
                  </w:tcBorders>
                  <w:vAlign w:val="center"/>
                </w:tcPr>
                <w:p w:rsidRPr="009358B5" w:rsidR="005F13D3" w:rsidP="00EE0761" w:rsidRDefault="005F13D3" w14:paraId="6CD8334F" wp14:textId="77777777">
                  <w:pPr>
                    <w:spacing w:after="0"/>
                    <w:jc w:val="center"/>
                    <w:rPr>
                      <w:rFonts w:cs="Arial"/>
                      <w:color w:val="000000"/>
                      <w:sz w:val="15"/>
                      <w:szCs w:val="15"/>
                    </w:rPr>
                  </w:pPr>
                  <w:r w:rsidRPr="009358B5">
                    <w:rPr>
                      <w:rFonts w:cs="Arial"/>
                      <w:color w:val="000000"/>
                      <w:sz w:val="15"/>
                      <w:szCs w:val="15"/>
                    </w:rPr>
                    <w:t>XX</w:t>
                  </w:r>
                </w:p>
              </w:tc>
              <w:tc>
                <w:tcPr>
                  <w:tcW w:w="955" w:type="dxa"/>
                  <w:tcBorders>
                    <w:top w:val="nil"/>
                    <w:left w:val="nil"/>
                    <w:bottom w:val="single" w:color="999999" w:sz="8" w:space="0"/>
                    <w:right w:val="single" w:color="999999" w:sz="8" w:space="0"/>
                  </w:tcBorders>
                  <w:vAlign w:val="center"/>
                </w:tcPr>
                <w:p w:rsidRPr="009358B5" w:rsidR="005F13D3" w:rsidP="00EE0761" w:rsidRDefault="005F13D3" w14:paraId="2AB3C6B0" wp14:textId="77777777">
                  <w:pPr>
                    <w:spacing w:after="0"/>
                    <w:jc w:val="center"/>
                    <w:rPr>
                      <w:rFonts w:cs="Arial"/>
                      <w:color w:val="000000"/>
                      <w:sz w:val="15"/>
                      <w:szCs w:val="15"/>
                    </w:rPr>
                  </w:pPr>
                  <w:r w:rsidRPr="009358B5">
                    <w:rPr>
                      <w:rFonts w:cs="Arial"/>
                      <w:bCs/>
                      <w:color w:val="000000"/>
                      <w:sz w:val="15"/>
                      <w:szCs w:val="15"/>
                    </w:rPr>
                    <w:t>99/99/9999</w:t>
                  </w:r>
                </w:p>
              </w:tc>
              <w:tc>
                <w:tcPr>
                  <w:tcW w:w="1857" w:type="dxa"/>
                  <w:tcBorders>
                    <w:top w:val="single" w:color="999999" w:sz="8" w:space="0"/>
                    <w:left w:val="nil"/>
                    <w:bottom w:val="single" w:color="999999" w:sz="8" w:space="0"/>
                    <w:right w:val="single" w:color="999999" w:sz="8" w:space="0"/>
                  </w:tcBorders>
                  <w:vAlign w:val="center"/>
                </w:tcPr>
                <w:p w:rsidRPr="009358B5" w:rsidR="005F13D3" w:rsidP="00EE0761" w:rsidRDefault="005F13D3" w14:paraId="3541F62B" wp14:textId="77777777">
                  <w:pPr>
                    <w:spacing w:after="0"/>
                    <w:jc w:val="center"/>
                    <w:rPr>
                      <w:rFonts w:cs="Arial"/>
                      <w:color w:val="000000"/>
                      <w:sz w:val="15"/>
                      <w:szCs w:val="15"/>
                    </w:rPr>
                  </w:pPr>
                  <w:r w:rsidRPr="009358B5">
                    <w:rPr>
                      <w:rFonts w:cs="Arial"/>
                      <w:bCs/>
                      <w:color w:val="000000"/>
                      <w:sz w:val="15"/>
                      <w:szCs w:val="15"/>
                    </w:rPr>
                    <w:t>99/99/9999</w:t>
                  </w:r>
                </w:p>
              </w:tc>
              <w:tc>
                <w:tcPr>
                  <w:tcW w:w="941" w:type="dxa"/>
                  <w:tcBorders>
                    <w:top w:val="nil"/>
                    <w:left w:val="nil"/>
                    <w:bottom w:val="single" w:color="999999" w:sz="8" w:space="0"/>
                    <w:right w:val="single" w:color="999999" w:sz="8" w:space="0"/>
                  </w:tcBorders>
                  <w:vAlign w:val="center"/>
                </w:tcPr>
                <w:p w:rsidRPr="004B42EC" w:rsidR="005F13D3" w:rsidP="00EE0761" w:rsidRDefault="005F13D3" w14:paraId="2DAED741" wp14:textId="77777777">
                  <w:pPr>
                    <w:spacing w:after="0"/>
                    <w:jc w:val="center"/>
                    <w:rPr>
                      <w:rFonts w:cs="Arial"/>
                      <w:bCs/>
                      <w:color w:val="000000"/>
                      <w:sz w:val="15"/>
                      <w:szCs w:val="15"/>
                    </w:rPr>
                  </w:pPr>
                  <w:r w:rsidRPr="004B42EC">
                    <w:rPr>
                      <w:rFonts w:cs="Arial"/>
                      <w:bCs/>
                      <w:color w:val="000000"/>
                      <w:sz w:val="15"/>
                      <w:szCs w:val="15"/>
                    </w:rPr>
                    <w:t>XXXXX</w:t>
                  </w:r>
                </w:p>
              </w:tc>
              <w:tc>
                <w:tcPr>
                  <w:tcW w:w="1844" w:type="dxa"/>
                  <w:tcBorders>
                    <w:top w:val="single" w:color="999999" w:sz="8" w:space="0"/>
                    <w:left w:val="nil"/>
                    <w:bottom w:val="single" w:color="999999" w:sz="8" w:space="0"/>
                    <w:right w:val="single" w:color="999999" w:sz="8" w:space="0"/>
                  </w:tcBorders>
                  <w:vAlign w:val="center"/>
                </w:tcPr>
                <w:p w:rsidRPr="004B42EC" w:rsidR="005F13D3" w:rsidP="00EE0761" w:rsidRDefault="005F13D3" w14:paraId="61C69B3C" wp14:textId="77777777">
                  <w:pPr>
                    <w:spacing w:after="0"/>
                    <w:jc w:val="center"/>
                    <w:rPr>
                      <w:rFonts w:cs="Arial"/>
                      <w:bCs/>
                      <w:color w:val="000000"/>
                      <w:sz w:val="15"/>
                      <w:szCs w:val="15"/>
                    </w:rPr>
                  </w:pPr>
                  <w:r w:rsidRPr="004B42EC">
                    <w:rPr>
                      <w:rFonts w:cs="Arial"/>
                      <w:bCs/>
                      <w:color w:val="000000"/>
                      <w:sz w:val="15"/>
                      <w:szCs w:val="15"/>
                    </w:rPr>
                    <w:t>XXXXX</w:t>
                  </w:r>
                </w:p>
              </w:tc>
              <w:tc>
                <w:tcPr>
                  <w:tcW w:w="920" w:type="dxa"/>
                  <w:tcBorders>
                    <w:top w:val="nil"/>
                    <w:left w:val="nil"/>
                    <w:bottom w:val="single" w:color="999999" w:sz="8" w:space="0"/>
                    <w:right w:val="single" w:color="999999" w:sz="8" w:space="0"/>
                  </w:tcBorders>
                  <w:vAlign w:val="center"/>
                </w:tcPr>
                <w:p w:rsidRPr="009358B5" w:rsidR="005F13D3" w:rsidP="00EE0761" w:rsidRDefault="005F13D3" w14:paraId="3CE7A86E" wp14:textId="77777777">
                  <w:pPr>
                    <w:spacing w:after="0"/>
                    <w:jc w:val="center"/>
                    <w:rPr>
                      <w:rFonts w:cs="Arial"/>
                      <w:color w:val="000000"/>
                      <w:sz w:val="15"/>
                      <w:szCs w:val="15"/>
                    </w:rPr>
                  </w:pPr>
                  <w:r w:rsidRPr="009358B5">
                    <w:rPr>
                      <w:rFonts w:cs="Arial"/>
                      <w:color w:val="000000"/>
                      <w:sz w:val="15"/>
                      <w:szCs w:val="15"/>
                    </w:rPr>
                    <w:t>XX</w:t>
                  </w:r>
                </w:p>
              </w:tc>
              <w:tc>
                <w:tcPr>
                  <w:tcW w:w="920" w:type="dxa"/>
                  <w:tcBorders>
                    <w:top w:val="nil"/>
                    <w:left w:val="nil"/>
                    <w:bottom w:val="single" w:color="999999" w:sz="8" w:space="0"/>
                    <w:right w:val="single" w:color="999999" w:sz="8" w:space="0"/>
                  </w:tcBorders>
                  <w:vAlign w:val="center"/>
                </w:tcPr>
                <w:p w:rsidRPr="009358B5" w:rsidR="005F13D3" w:rsidP="00EE0761" w:rsidRDefault="005F13D3" w14:paraId="2BE03AB3" wp14:textId="77777777">
                  <w:pPr>
                    <w:spacing w:after="0"/>
                    <w:jc w:val="center"/>
                    <w:rPr>
                      <w:rFonts w:cs="Arial"/>
                      <w:color w:val="000000"/>
                      <w:sz w:val="15"/>
                      <w:szCs w:val="15"/>
                    </w:rPr>
                  </w:pPr>
                  <w:r w:rsidRPr="009358B5">
                    <w:rPr>
                      <w:rFonts w:cs="Arial"/>
                      <w:color w:val="000000"/>
                      <w:sz w:val="15"/>
                      <w:szCs w:val="15"/>
                    </w:rPr>
                    <w:t>XX</w:t>
                  </w:r>
                </w:p>
              </w:tc>
              <w:tc>
                <w:tcPr>
                  <w:tcW w:w="920" w:type="dxa"/>
                  <w:tcBorders>
                    <w:top w:val="nil"/>
                    <w:left w:val="nil"/>
                    <w:bottom w:val="single" w:color="999999" w:sz="8" w:space="0"/>
                    <w:right w:val="single" w:color="999999" w:sz="8" w:space="0"/>
                  </w:tcBorders>
                  <w:vAlign w:val="center"/>
                </w:tcPr>
                <w:p w:rsidRPr="009358B5" w:rsidR="005F13D3" w:rsidP="00EE0761" w:rsidRDefault="005F13D3" w14:paraId="322A4392" wp14:textId="77777777">
                  <w:pPr>
                    <w:spacing w:after="0"/>
                    <w:jc w:val="center"/>
                    <w:rPr>
                      <w:rFonts w:cs="Arial"/>
                      <w:color w:val="000000"/>
                      <w:sz w:val="15"/>
                      <w:szCs w:val="15"/>
                    </w:rPr>
                  </w:pPr>
                  <w:r w:rsidRPr="009358B5">
                    <w:rPr>
                      <w:rFonts w:cs="Arial"/>
                      <w:color w:val="000000"/>
                      <w:sz w:val="15"/>
                      <w:szCs w:val="15"/>
                    </w:rPr>
                    <w:t>XX</w:t>
                  </w:r>
                </w:p>
              </w:tc>
              <w:tc>
                <w:tcPr>
                  <w:tcW w:w="1827" w:type="dxa"/>
                  <w:tcBorders>
                    <w:top w:val="single" w:color="999999" w:sz="8" w:space="0"/>
                    <w:left w:val="nil"/>
                    <w:bottom w:val="single" w:color="999999" w:sz="8" w:space="0"/>
                    <w:right w:val="single" w:color="999999" w:sz="8" w:space="0"/>
                  </w:tcBorders>
                  <w:vAlign w:val="center"/>
                </w:tcPr>
                <w:p w:rsidRPr="009358B5" w:rsidR="005F13D3" w:rsidP="00EE0761" w:rsidRDefault="005F13D3" w14:paraId="0CE29A49" wp14:textId="77777777">
                  <w:pPr>
                    <w:spacing w:after="0"/>
                    <w:jc w:val="center"/>
                    <w:rPr>
                      <w:rFonts w:cs="Arial"/>
                      <w:color w:val="000000"/>
                      <w:sz w:val="15"/>
                      <w:szCs w:val="15"/>
                    </w:rPr>
                  </w:pPr>
                  <w:r w:rsidRPr="009358B5">
                    <w:rPr>
                      <w:rFonts w:cs="Arial"/>
                      <w:color w:val="000000"/>
                      <w:sz w:val="15"/>
                      <w:szCs w:val="15"/>
                    </w:rPr>
                    <w:t>XX</w:t>
                  </w:r>
                </w:p>
              </w:tc>
              <w:tc>
                <w:tcPr>
                  <w:tcW w:w="1853" w:type="dxa"/>
                  <w:tcBorders>
                    <w:top w:val="single" w:color="999999" w:sz="8" w:space="0"/>
                    <w:left w:val="nil"/>
                    <w:bottom w:val="single" w:color="999999" w:sz="8" w:space="0"/>
                    <w:right w:val="single" w:color="999999" w:sz="8" w:space="0"/>
                  </w:tcBorders>
                  <w:vAlign w:val="center"/>
                </w:tcPr>
                <w:p w:rsidRPr="009358B5" w:rsidR="005F13D3" w:rsidP="00EE0761" w:rsidRDefault="005F13D3" w14:paraId="74E2BFAA" wp14:textId="77777777">
                  <w:pPr>
                    <w:spacing w:after="0"/>
                    <w:jc w:val="right"/>
                    <w:rPr>
                      <w:rFonts w:cs="Arial"/>
                      <w:color w:val="000000"/>
                      <w:sz w:val="15"/>
                      <w:szCs w:val="15"/>
                    </w:rPr>
                  </w:pPr>
                  <w:r w:rsidRPr="009358B5">
                    <w:rPr>
                      <w:rFonts w:cs="Arial"/>
                      <w:color w:val="000000"/>
                      <w:sz w:val="15"/>
                      <w:szCs w:val="15"/>
                    </w:rPr>
                    <w:t>9,999</w:t>
                  </w:r>
                </w:p>
              </w:tc>
              <w:tc>
                <w:tcPr>
                  <w:tcW w:w="1224" w:type="dxa"/>
                  <w:tcBorders>
                    <w:top w:val="nil"/>
                    <w:left w:val="nil"/>
                    <w:bottom w:val="single" w:color="999999" w:sz="8" w:space="0"/>
                    <w:right w:val="single" w:color="999999" w:sz="8" w:space="0"/>
                  </w:tcBorders>
                  <w:vAlign w:val="center"/>
                </w:tcPr>
                <w:p w:rsidRPr="009358B5" w:rsidR="005F13D3" w:rsidP="00EE0761" w:rsidRDefault="005F13D3" w14:paraId="195CC000" wp14:textId="77777777">
                  <w:pPr>
                    <w:spacing w:after="0"/>
                    <w:jc w:val="right"/>
                    <w:rPr>
                      <w:rFonts w:cs="Arial"/>
                      <w:color w:val="000000"/>
                      <w:sz w:val="15"/>
                      <w:szCs w:val="15"/>
                    </w:rPr>
                  </w:pPr>
                  <w:r w:rsidRPr="009358B5">
                    <w:rPr>
                      <w:rFonts w:cs="Arial"/>
                      <w:color w:val="000000"/>
                      <w:sz w:val="15"/>
                      <w:szCs w:val="15"/>
                    </w:rPr>
                    <w:t>$ 9,99.99</w:t>
                  </w:r>
                </w:p>
              </w:tc>
              <w:tc>
                <w:tcPr>
                  <w:tcW w:w="1018" w:type="dxa"/>
                  <w:tcBorders>
                    <w:top w:val="nil"/>
                    <w:left w:val="nil"/>
                    <w:bottom w:val="single" w:color="999999" w:sz="8" w:space="0"/>
                    <w:right w:val="single" w:color="999999" w:sz="8" w:space="0"/>
                  </w:tcBorders>
                  <w:vAlign w:val="center"/>
                </w:tcPr>
                <w:p w:rsidRPr="009358B5" w:rsidR="005F13D3" w:rsidP="00EE0761" w:rsidRDefault="005F13D3" w14:paraId="3C6A0135" wp14:textId="77777777">
                  <w:pPr>
                    <w:spacing w:after="0"/>
                    <w:jc w:val="right"/>
                    <w:rPr>
                      <w:rFonts w:cs="Arial"/>
                      <w:color w:val="000000"/>
                      <w:sz w:val="15"/>
                      <w:szCs w:val="15"/>
                    </w:rPr>
                  </w:pPr>
                  <w:r w:rsidRPr="009358B5">
                    <w:rPr>
                      <w:rFonts w:cs="Arial"/>
                      <w:color w:val="000000"/>
                      <w:sz w:val="15"/>
                      <w:szCs w:val="15"/>
                    </w:rPr>
                    <w:t>9,999</w:t>
                  </w:r>
                </w:p>
              </w:tc>
              <w:tc>
                <w:tcPr>
                  <w:tcW w:w="1165" w:type="dxa"/>
                  <w:tcBorders>
                    <w:top w:val="nil"/>
                    <w:left w:val="nil"/>
                    <w:bottom w:val="single" w:color="999999" w:sz="8" w:space="0"/>
                    <w:right w:val="single" w:color="999999" w:sz="8" w:space="0"/>
                  </w:tcBorders>
                  <w:vAlign w:val="center"/>
                </w:tcPr>
                <w:p w:rsidRPr="009358B5" w:rsidR="005F13D3" w:rsidP="00EE0761" w:rsidRDefault="005F13D3" w14:paraId="5A56631C" wp14:textId="77777777">
                  <w:pPr>
                    <w:spacing w:after="0"/>
                    <w:jc w:val="right"/>
                    <w:rPr>
                      <w:rFonts w:cs="Arial"/>
                      <w:color w:val="000000"/>
                      <w:sz w:val="15"/>
                      <w:szCs w:val="15"/>
                    </w:rPr>
                  </w:pPr>
                  <w:r w:rsidRPr="009358B5">
                    <w:rPr>
                      <w:rFonts w:cs="Arial"/>
                      <w:color w:val="000000"/>
                      <w:sz w:val="15"/>
                      <w:szCs w:val="15"/>
                    </w:rPr>
                    <w:t>$ 9,99.99</w:t>
                  </w:r>
                </w:p>
              </w:tc>
            </w:tr>
            <w:tr w:rsidRPr="009358B5" w:rsidR="005F13D3" w:rsidTr="005F13D3" w14:paraId="204AA1CA" wp14:textId="77777777">
              <w:trPr>
                <w:trHeight w:val="315"/>
              </w:trPr>
              <w:tc>
                <w:tcPr>
                  <w:tcW w:w="12076" w:type="dxa"/>
                  <w:gridSpan w:val="10"/>
                  <w:tcBorders>
                    <w:top w:val="single" w:color="999999" w:sz="8" w:space="0"/>
                    <w:left w:val="nil"/>
                    <w:bottom w:val="single" w:color="999999" w:sz="8" w:space="0"/>
                    <w:right w:val="single" w:color="999999" w:sz="8" w:space="0"/>
                  </w:tcBorders>
                  <w:shd w:val="clear" w:color="000000" w:fill="B3C5FF"/>
                  <w:vAlign w:val="center"/>
                </w:tcPr>
                <w:p w:rsidRPr="009358B5" w:rsidR="005F13D3" w:rsidP="00EE0761" w:rsidRDefault="005F13D3" w14:paraId="172FA08D" wp14:textId="77777777">
                  <w:pPr>
                    <w:spacing w:after="0"/>
                    <w:jc w:val="right"/>
                    <w:rPr>
                      <w:rFonts w:cs="Arial"/>
                      <w:b/>
                      <w:bCs/>
                      <w:color w:val="000000"/>
                      <w:sz w:val="15"/>
                      <w:szCs w:val="15"/>
                    </w:rPr>
                  </w:pPr>
                  <w:r w:rsidRPr="009358B5">
                    <w:rPr>
                      <w:rFonts w:cs="Arial"/>
                      <w:b/>
                      <w:color w:val="000000"/>
                      <w:sz w:val="15"/>
                      <w:szCs w:val="15"/>
                    </w:rPr>
                    <w:t>Total:</w:t>
                  </w:r>
                </w:p>
              </w:tc>
              <w:tc>
                <w:tcPr>
                  <w:tcW w:w="1853" w:type="dxa"/>
                  <w:tcBorders>
                    <w:top w:val="single" w:color="999999" w:sz="8" w:space="0"/>
                    <w:left w:val="nil"/>
                    <w:bottom w:val="single" w:color="999999" w:sz="8" w:space="0"/>
                    <w:right w:val="single" w:color="999999" w:sz="8" w:space="0"/>
                  </w:tcBorders>
                  <w:shd w:val="clear" w:color="000000" w:fill="B3C5FF"/>
                  <w:vAlign w:val="center"/>
                </w:tcPr>
                <w:p w:rsidRPr="009358B5" w:rsidR="005F13D3" w:rsidP="00EE0761" w:rsidRDefault="005F13D3" w14:paraId="1E302B74" wp14:textId="77777777">
                  <w:pPr>
                    <w:spacing w:after="0"/>
                    <w:jc w:val="right"/>
                    <w:rPr>
                      <w:rFonts w:cs="Arial"/>
                      <w:b/>
                      <w:bCs/>
                      <w:color w:val="000000"/>
                      <w:sz w:val="15"/>
                      <w:szCs w:val="15"/>
                    </w:rPr>
                  </w:pPr>
                  <w:r w:rsidRPr="009358B5">
                    <w:rPr>
                      <w:rFonts w:cs="Arial"/>
                      <w:b/>
                      <w:color w:val="000000"/>
                      <w:sz w:val="15"/>
                      <w:szCs w:val="15"/>
                    </w:rPr>
                    <w:t>99,999</w:t>
                  </w:r>
                </w:p>
              </w:tc>
              <w:tc>
                <w:tcPr>
                  <w:tcW w:w="1224" w:type="dxa"/>
                  <w:tcBorders>
                    <w:top w:val="nil"/>
                    <w:left w:val="nil"/>
                    <w:bottom w:val="single" w:color="999999" w:sz="8" w:space="0"/>
                    <w:right w:val="single" w:color="999999" w:sz="8" w:space="0"/>
                  </w:tcBorders>
                  <w:shd w:val="clear" w:color="000000" w:fill="B3C5FF"/>
                  <w:vAlign w:val="center"/>
                </w:tcPr>
                <w:p w:rsidRPr="009358B5" w:rsidR="005F13D3" w:rsidP="00EE0761" w:rsidRDefault="005F13D3" w14:paraId="24ADA4F7" wp14:textId="77777777">
                  <w:pPr>
                    <w:spacing w:after="0"/>
                    <w:jc w:val="right"/>
                    <w:rPr>
                      <w:rFonts w:cs="Arial"/>
                      <w:b/>
                      <w:bCs/>
                      <w:color w:val="000000"/>
                      <w:sz w:val="15"/>
                      <w:szCs w:val="15"/>
                    </w:rPr>
                  </w:pPr>
                  <w:r w:rsidRPr="009358B5">
                    <w:rPr>
                      <w:rFonts w:cs="Arial"/>
                      <w:b/>
                      <w:color w:val="000000"/>
                      <w:sz w:val="15"/>
                      <w:szCs w:val="15"/>
                    </w:rPr>
                    <w:t xml:space="preserve">$99,999.99 </w:t>
                  </w:r>
                </w:p>
              </w:tc>
              <w:tc>
                <w:tcPr>
                  <w:tcW w:w="1018" w:type="dxa"/>
                  <w:tcBorders>
                    <w:top w:val="nil"/>
                    <w:left w:val="nil"/>
                    <w:bottom w:val="single" w:color="999999" w:sz="8" w:space="0"/>
                    <w:right w:val="single" w:color="999999" w:sz="8" w:space="0"/>
                  </w:tcBorders>
                  <w:shd w:val="clear" w:color="000000" w:fill="B3C5FF"/>
                  <w:vAlign w:val="center"/>
                </w:tcPr>
                <w:p w:rsidRPr="009358B5" w:rsidR="005F13D3" w:rsidP="00EE0761" w:rsidRDefault="005F13D3" w14:paraId="1067F2F1" wp14:textId="77777777">
                  <w:pPr>
                    <w:spacing w:after="0"/>
                    <w:jc w:val="right"/>
                    <w:rPr>
                      <w:rFonts w:cs="Arial"/>
                      <w:b/>
                      <w:bCs/>
                      <w:color w:val="000000"/>
                      <w:sz w:val="15"/>
                      <w:szCs w:val="15"/>
                    </w:rPr>
                  </w:pPr>
                  <w:r w:rsidRPr="009358B5">
                    <w:rPr>
                      <w:rFonts w:cs="Arial"/>
                      <w:b/>
                      <w:color w:val="000000"/>
                      <w:sz w:val="15"/>
                      <w:szCs w:val="15"/>
                    </w:rPr>
                    <w:t>99,999</w:t>
                  </w:r>
                </w:p>
              </w:tc>
              <w:tc>
                <w:tcPr>
                  <w:tcW w:w="1165" w:type="dxa"/>
                  <w:tcBorders>
                    <w:top w:val="nil"/>
                    <w:left w:val="nil"/>
                    <w:bottom w:val="single" w:color="999999" w:sz="8" w:space="0"/>
                    <w:right w:val="single" w:color="999999" w:sz="8" w:space="0"/>
                  </w:tcBorders>
                  <w:shd w:val="clear" w:color="000000" w:fill="B3C5FF"/>
                  <w:vAlign w:val="center"/>
                </w:tcPr>
                <w:p w:rsidRPr="009358B5" w:rsidR="005F13D3" w:rsidP="00EE0761" w:rsidRDefault="005F13D3" w14:paraId="08CEA832" wp14:textId="77777777">
                  <w:pPr>
                    <w:spacing w:after="0"/>
                    <w:jc w:val="right"/>
                    <w:rPr>
                      <w:rFonts w:cs="Arial"/>
                      <w:b/>
                      <w:bCs/>
                      <w:color w:val="000000"/>
                      <w:sz w:val="15"/>
                      <w:szCs w:val="15"/>
                    </w:rPr>
                  </w:pPr>
                  <w:r w:rsidRPr="009358B5">
                    <w:rPr>
                      <w:rFonts w:cs="Arial"/>
                      <w:b/>
                      <w:color w:val="000000"/>
                      <w:sz w:val="15"/>
                      <w:szCs w:val="15"/>
                    </w:rPr>
                    <w:t xml:space="preserve">$9,999.99 </w:t>
                  </w:r>
                </w:p>
              </w:tc>
            </w:tr>
          </w:tbl>
          <w:p w:rsidR="00CF42A3" w:rsidRDefault="00CF42A3" w14:paraId="1BB14473" wp14:textId="77777777">
            <w:pPr>
              <w:pStyle w:val="Figure"/>
              <w:spacing w:before="40" w:after="40"/>
              <w:rPr>
                <w:rFonts w:ascii="Arial" w:hAnsi="Arial" w:cs="Arial"/>
                <w:bCs w:val="0"/>
                <w:sz w:val="17"/>
                <w:szCs w:val="17"/>
              </w:rPr>
            </w:pPr>
          </w:p>
        </w:tc>
      </w:tr>
      <w:tr xmlns:wp14="http://schemas.microsoft.com/office/word/2010/wordml" w:rsidR="005F13D3" w:rsidTr="005F13D3" w14:paraId="7B928E39" wp14:textId="77777777">
        <w:tblPrEx>
          <w:tblCellMar>
            <w:top w:w="0" w:type="dxa"/>
            <w:bottom w:w="0" w:type="dxa"/>
          </w:tblCellMar>
        </w:tblPrEx>
        <w:trPr>
          <w:cantSplit/>
          <w:trHeight w:val="292"/>
          <w:jc w:val="center"/>
        </w:trPr>
        <w:tc>
          <w:tcPr>
            <w:tcW w:w="5000" w:type="pct"/>
            <w:gridSpan w:val="6"/>
            <w:vAlign w:val="center"/>
          </w:tcPr>
          <w:p w:rsidR="005F13D3" w:rsidRDefault="005F13D3" w14:paraId="18079FA4" wp14:textId="77777777">
            <w:pPr>
              <w:pStyle w:val="Figure"/>
              <w:jc w:val="right"/>
              <w:rPr>
                <w:rFonts w:ascii="Arial" w:hAnsi="Arial" w:cs="Arial"/>
                <w:sz w:val="17"/>
                <w:szCs w:val="17"/>
              </w:rPr>
            </w:pPr>
          </w:p>
        </w:tc>
      </w:tr>
      <w:tr xmlns:wp14="http://schemas.microsoft.com/office/word/2010/wordml" w:rsidR="00CF42A3" w14:paraId="52FBCC8C" wp14:textId="77777777">
        <w:tblPrEx>
          <w:tblCellMar>
            <w:top w:w="0" w:type="dxa"/>
            <w:bottom w:w="0" w:type="dxa"/>
          </w:tblCellMar>
        </w:tblPrEx>
        <w:trPr>
          <w:cantSplit/>
          <w:trHeight w:val="292"/>
          <w:jc w:val="center"/>
        </w:trPr>
        <w:tc>
          <w:tcPr>
            <w:tcW w:w="1771" w:type="pct"/>
            <w:gridSpan w:val="2"/>
            <w:vAlign w:val="center"/>
          </w:tcPr>
          <w:p w:rsidR="00CF42A3" w:rsidRDefault="00CF42A3" w14:paraId="07EB67DF" wp14:textId="77777777">
            <w:pPr>
              <w:pStyle w:val="Figure"/>
              <w:rPr>
                <w:rFonts w:ascii="Arial" w:hAnsi="Arial" w:cs="Arial"/>
                <w:sz w:val="17"/>
                <w:szCs w:val="17"/>
              </w:rPr>
            </w:pPr>
            <w:r>
              <w:rPr>
                <w:rFonts w:ascii="Arial" w:hAnsi="Arial" w:cs="Arial"/>
                <w:sz w:val="17"/>
                <w:szCs w:val="17"/>
              </w:rPr>
              <w:t>Run Date: MM/DD/CCYY</w:t>
            </w:r>
          </w:p>
        </w:tc>
        <w:tc>
          <w:tcPr>
            <w:tcW w:w="1594" w:type="pct"/>
            <w:gridSpan w:val="2"/>
            <w:vAlign w:val="center"/>
          </w:tcPr>
          <w:p w:rsidR="00CF42A3" w:rsidRDefault="00CF42A3" w14:paraId="5BF2E197" wp14:textId="77777777">
            <w:pPr>
              <w:pStyle w:val="Figure"/>
              <w:jc w:val="center"/>
              <w:rPr>
                <w:rFonts w:ascii="Arial" w:hAnsi="Arial" w:cs="Arial"/>
                <w:sz w:val="17"/>
                <w:szCs w:val="17"/>
              </w:rPr>
            </w:pPr>
            <w:r>
              <w:rPr>
                <w:rFonts w:ascii="Arial" w:hAnsi="Arial" w:cs="Arial"/>
                <w:sz w:val="17"/>
                <w:szCs w:val="17"/>
              </w:rPr>
              <w:t>Page:  X of Y</w:t>
            </w:r>
          </w:p>
        </w:tc>
        <w:tc>
          <w:tcPr>
            <w:tcW w:w="1635" w:type="pct"/>
            <w:gridSpan w:val="2"/>
            <w:vAlign w:val="center"/>
          </w:tcPr>
          <w:p w:rsidR="00CF42A3" w:rsidRDefault="00CF42A3" w14:paraId="53BBDD13" wp14:textId="77777777">
            <w:pPr>
              <w:pStyle w:val="Figure"/>
              <w:jc w:val="right"/>
              <w:rPr>
                <w:rFonts w:ascii="Arial" w:hAnsi="Arial" w:cs="Arial"/>
                <w:sz w:val="17"/>
                <w:szCs w:val="17"/>
              </w:rPr>
            </w:pPr>
            <w:r>
              <w:rPr>
                <w:rFonts w:ascii="Arial" w:hAnsi="Arial" w:cs="Arial"/>
                <w:sz w:val="17"/>
                <w:szCs w:val="17"/>
              </w:rPr>
              <w:t>Run Time: HH:MM:SS</w:t>
            </w:r>
          </w:p>
        </w:tc>
      </w:tr>
    </w:tbl>
    <w:p xmlns:wp14="http://schemas.microsoft.com/office/word/2010/wordml" w:rsidR="00CE759A" w:rsidRDefault="00CE759A" w14:paraId="40115F30" wp14:textId="77777777">
      <w:pPr>
        <w:ind w:firstLine="720"/>
        <w:rPr>
          <w:b/>
          <w:bCs/>
          <w:sz w:val="19"/>
          <w:szCs w:val="19"/>
        </w:rPr>
      </w:pPr>
    </w:p>
    <w:p xmlns:wp14="http://schemas.microsoft.com/office/word/2010/wordml" w:rsidRPr="000308BA" w:rsidR="00CE759A" w:rsidRDefault="00CE759A" w14:paraId="6F65EE2A" wp14:textId="77777777">
      <w:pPr>
        <w:pStyle w:val="Heading6"/>
      </w:pPr>
      <w:r w:rsidRPr="005F13D3">
        <w:rPr>
          <w:b/>
          <w:bCs/>
        </w:rPr>
        <w:br w:type="page"/>
      </w:r>
      <w:r w:rsidRPr="000308BA">
        <w:t>Report Specification - OPR -SRA-123 - Service</w:t>
      </w:r>
      <w:r w:rsidRPr="005F13D3">
        <w:rPr>
          <w:b/>
        </w:rPr>
        <w:t xml:space="preserve"> </w:t>
      </w:r>
      <w:r w:rsidRPr="000308BA">
        <w:t>Authorization Utilization by Provider</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36"/>
        <w:gridCol w:w="1327"/>
        <w:gridCol w:w="1678"/>
        <w:gridCol w:w="1197"/>
        <w:gridCol w:w="1168"/>
        <w:gridCol w:w="2386"/>
        <w:gridCol w:w="4898"/>
      </w:tblGrid>
      <w:tr xmlns:wp14="http://schemas.microsoft.com/office/word/2010/wordml" w:rsidR="00CE759A" w14:paraId="247F9C98" wp14:textId="77777777">
        <w:tblPrEx>
          <w:tblCellMar>
            <w:top w:w="0" w:type="dxa"/>
            <w:bottom w:w="0" w:type="dxa"/>
          </w:tblCellMar>
        </w:tblPrEx>
        <w:trPr>
          <w:cantSplit/>
          <w:trHeight w:val="432" w:hRule="exact"/>
          <w:tblHeader/>
          <w:jc w:val="center"/>
        </w:trPr>
        <w:tc>
          <w:tcPr>
            <w:tcW w:w="5000" w:type="pct"/>
            <w:gridSpan w:val="7"/>
            <w:tcBorders>
              <w:top w:val="single" w:color="auto" w:sz="4" w:space="0"/>
              <w:left w:val="single" w:color="auto" w:sz="4" w:space="0"/>
              <w:bottom w:val="single" w:color="auto" w:sz="4" w:space="0"/>
              <w:right w:val="single" w:color="auto" w:sz="4" w:space="0"/>
            </w:tcBorders>
            <w:shd w:val="clear" w:color="auto" w:fill="FF0000"/>
            <w:vAlign w:val="center"/>
          </w:tcPr>
          <w:p w:rsidR="00CE759A" w:rsidP="008054C2" w:rsidRDefault="00CE759A" w14:paraId="677C2B0C" wp14:textId="77777777">
            <w:pPr>
              <w:jc w:val="center"/>
              <w:rPr>
                <w:rFonts w:eastAsia="MS Mincho"/>
              </w:rPr>
            </w:pPr>
            <w:r>
              <w:rPr>
                <w:rFonts w:eastAsia="MS Mincho"/>
              </w:rPr>
              <w:t>NH MMIS REPORT SPECIFICATION</w:t>
            </w:r>
          </w:p>
        </w:tc>
      </w:tr>
      <w:tr xmlns:wp14="http://schemas.microsoft.com/office/word/2010/wordml" w:rsidR="00CE759A" w14:paraId="3EF8FBD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603" w:type="pct"/>
            <w:vMerge w:val="restart"/>
            <w:tcBorders>
              <w:top w:val="single" w:color="auto" w:sz="4" w:space="0"/>
            </w:tcBorders>
            <w:vAlign w:val="center"/>
          </w:tcPr>
          <w:p w:rsidRPr="009D11F7" w:rsidR="00CE759A" w:rsidRDefault="00CE759A" w14:paraId="7C580547" wp14:textId="77777777">
            <w:pPr>
              <w:pStyle w:val="BodytextChar"/>
              <w:spacing w:before="40" w:after="40"/>
              <w:jc w:val="center"/>
              <w:rPr>
                <w:rStyle w:val="ModernBodyTextChar"/>
                <w:rFonts w:cs="Arial"/>
                <w:b/>
                <w:noProof/>
                <w:color w:val="000000"/>
                <w:sz w:val="18"/>
                <w:szCs w:val="18"/>
              </w:rPr>
            </w:pPr>
            <w:r w:rsidRPr="009D11F7">
              <w:rPr>
                <w:rStyle w:val="ModernTableText"/>
                <w:rFonts w:cs="Arial"/>
                <w:b/>
                <w:noProof/>
                <w:color w:val="000000"/>
                <w:szCs w:val="18"/>
              </w:rPr>
              <w:t>Presentation Type:</w:t>
            </w:r>
          </w:p>
        </w:tc>
        <w:tc>
          <w:tcPr>
            <w:tcW w:w="4397" w:type="pct"/>
            <w:gridSpan w:val="6"/>
            <w:tcBorders>
              <w:top w:val="single" w:color="auto" w:sz="4" w:space="0"/>
            </w:tcBorders>
            <w:vAlign w:val="center"/>
          </w:tcPr>
          <w:p w:rsidRPr="009D11F7" w:rsidR="00CE759A" w:rsidP="00431354" w:rsidRDefault="00CE759A" w14:paraId="14E877B0" wp14:textId="77777777">
            <w:pPr>
              <w:pStyle w:val="Header"/>
              <w:pBdr>
                <w:bottom w:val="none" w:color="auto" w:sz="0" w:space="0"/>
              </w:pBdr>
              <w:spacing w:before="40" w:after="40"/>
              <w:rPr>
                <w:rStyle w:val="ModernBodyTextChar"/>
                <w:b w:val="0"/>
                <w:noProof/>
                <w:sz w:val="18"/>
                <w:szCs w:val="18"/>
              </w:rPr>
            </w:pPr>
            <w:r w:rsidRPr="00105EB0">
              <w:rPr>
                <w:rStyle w:val="ModernTableText"/>
                <w:rFonts w:ascii="Wingdings" w:hAnsi="Wingdings" w:eastAsia="Wingdings" w:cs="Wingdings"/>
                <w:b w:val="0"/>
                <w:noProof/>
                <w:szCs w:val="18"/>
                <w:lang w:val="en-US" w:eastAsia="en-US"/>
              </w:rPr>
              <w:t>þ</w:t>
            </w:r>
            <w:r w:rsidRPr="00105EB0">
              <w:rPr>
                <w:rStyle w:val="ModernTableText"/>
                <w:b w:val="0"/>
                <w:noProof/>
                <w:szCs w:val="18"/>
                <w:lang w:val="en-US" w:eastAsia="en-US"/>
              </w:rPr>
              <w:t xml:space="preserve"> List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Crosstab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Repeater Object        </w:t>
            </w:r>
          </w:p>
        </w:tc>
      </w:tr>
      <w:tr xmlns:wp14="http://schemas.microsoft.com/office/word/2010/wordml" w:rsidR="00CE759A" w14:paraId="1326E39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8"/>
          <w:jc w:val="center"/>
        </w:trPr>
        <w:tc>
          <w:tcPr>
            <w:tcW w:w="603" w:type="pct"/>
            <w:vMerge/>
            <w:vAlign w:val="center"/>
          </w:tcPr>
          <w:p w:rsidRPr="009D11F7" w:rsidR="00CE759A" w:rsidRDefault="00CE759A" w14:paraId="5DBC631D" wp14:textId="77777777">
            <w:pPr>
              <w:pStyle w:val="BodytextChar"/>
              <w:spacing w:before="40" w:after="40"/>
              <w:rPr>
                <w:rStyle w:val="ModernTableText"/>
                <w:rFonts w:cs="Arial"/>
                <w:noProof/>
                <w:color w:val="000000"/>
                <w:szCs w:val="18"/>
              </w:rPr>
            </w:pPr>
          </w:p>
        </w:tc>
        <w:tc>
          <w:tcPr>
            <w:tcW w:w="461" w:type="pct"/>
            <w:vMerge w:val="restart"/>
            <w:tcBorders>
              <w:top w:val="single" w:color="616161" w:sz="2" w:space="0"/>
            </w:tcBorders>
            <w:vAlign w:val="center"/>
          </w:tcPr>
          <w:p w:rsidRPr="00105EB0" w:rsidR="00CE759A" w:rsidP="00431354" w:rsidRDefault="00CE759A" w14:paraId="388346B3" wp14:textId="77777777">
            <w:pPr>
              <w:pStyle w:val="Header"/>
              <w:pBdr>
                <w:bottom w:val="none" w:color="auto" w:sz="0" w:space="0"/>
              </w:pBdr>
              <w:spacing w:before="40" w:after="40"/>
              <w:jc w:val="center"/>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Chart Object</w:t>
            </w:r>
          </w:p>
        </w:tc>
        <w:tc>
          <w:tcPr>
            <w:tcW w:w="999" w:type="pct"/>
            <w:gridSpan w:val="2"/>
            <w:tcBorders>
              <w:top w:val="single" w:color="616161" w:sz="2" w:space="0"/>
            </w:tcBorders>
            <w:vAlign w:val="center"/>
          </w:tcPr>
          <w:p w:rsidRPr="00105EB0" w:rsidR="00CE759A" w:rsidP="00431354" w:rsidRDefault="00CE759A" w14:paraId="25CA00B4"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Type:</w:t>
            </w:r>
          </w:p>
          <w:p w:rsidRPr="00105EB0" w:rsidR="00CE759A" w:rsidP="00431354" w:rsidRDefault="00CE759A" w14:paraId="27FFB0EA"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Column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Bar                                                               </w:t>
            </w:r>
          </w:p>
        </w:tc>
        <w:tc>
          <w:tcPr>
            <w:tcW w:w="2937" w:type="pct"/>
            <w:gridSpan w:val="3"/>
            <w:tcBorders>
              <w:top w:val="single" w:color="616161" w:sz="2" w:space="0"/>
            </w:tcBorders>
          </w:tcPr>
          <w:p w:rsidRPr="00105EB0" w:rsidR="00CE759A" w:rsidP="00431354" w:rsidRDefault="00CE759A" w14:paraId="032B3005"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Attributes:</w:t>
            </w:r>
          </w:p>
          <w:p w:rsidRPr="00105EB0" w:rsidR="00CE759A" w:rsidP="00431354" w:rsidRDefault="00CE759A" w14:paraId="3F29FB2A"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3D</w:t>
            </w:r>
          </w:p>
        </w:tc>
      </w:tr>
      <w:tr xmlns:wp14="http://schemas.microsoft.com/office/word/2010/wordml" w:rsidR="00CE759A" w14:paraId="4D7173E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03" w:type="pct"/>
            <w:vMerge/>
            <w:vAlign w:val="center"/>
          </w:tcPr>
          <w:p w:rsidRPr="009D11F7" w:rsidR="00CE759A" w:rsidRDefault="00CE759A" w14:paraId="659666EB" wp14:textId="77777777">
            <w:pPr>
              <w:pStyle w:val="BodytextChar"/>
              <w:spacing w:before="40" w:after="40"/>
              <w:rPr>
                <w:rStyle w:val="ModernTableText"/>
                <w:rFonts w:cs="Arial"/>
                <w:noProof/>
                <w:color w:val="000000"/>
                <w:szCs w:val="18"/>
              </w:rPr>
            </w:pPr>
          </w:p>
        </w:tc>
        <w:tc>
          <w:tcPr>
            <w:tcW w:w="461" w:type="pct"/>
            <w:vMerge/>
          </w:tcPr>
          <w:p w:rsidRPr="00105EB0" w:rsidR="00CE759A" w:rsidP="00431354" w:rsidRDefault="00CE759A" w14:paraId="27E573D0" wp14:textId="77777777">
            <w:pPr>
              <w:pStyle w:val="Header"/>
              <w:pBdr>
                <w:bottom w:val="none" w:color="auto" w:sz="0" w:space="0"/>
              </w:pBdr>
              <w:spacing w:before="40" w:after="40"/>
              <w:rPr>
                <w:rStyle w:val="ModernTableText"/>
                <w:b w:val="0"/>
                <w:noProof/>
                <w:szCs w:val="18"/>
                <w:lang w:val="en-US" w:eastAsia="en-US"/>
              </w:rPr>
            </w:pPr>
          </w:p>
        </w:tc>
        <w:tc>
          <w:tcPr>
            <w:tcW w:w="999" w:type="pct"/>
            <w:gridSpan w:val="2"/>
            <w:tcBorders>
              <w:top w:val="single" w:color="616161" w:sz="2" w:space="0"/>
            </w:tcBorders>
            <w:vAlign w:val="center"/>
          </w:tcPr>
          <w:p w:rsidRPr="00105EB0" w:rsidR="00CE759A" w:rsidP="00431354" w:rsidRDefault="00CE759A" w14:paraId="74E8C701"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Line                                        </w:t>
            </w:r>
          </w:p>
        </w:tc>
        <w:tc>
          <w:tcPr>
            <w:tcW w:w="2937" w:type="pct"/>
            <w:gridSpan w:val="3"/>
          </w:tcPr>
          <w:p w:rsidRPr="00105EB0" w:rsidR="00CE759A" w:rsidP="00431354" w:rsidRDefault="00CE759A" w14:paraId="33ACE34A"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With Markers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p>
        </w:tc>
      </w:tr>
      <w:tr xmlns:wp14="http://schemas.microsoft.com/office/word/2010/wordml" w:rsidR="00CE759A" w14:paraId="78BEB65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03" w:type="pct"/>
            <w:vMerge/>
            <w:vAlign w:val="center"/>
          </w:tcPr>
          <w:p w:rsidRPr="009D11F7" w:rsidR="00CE759A" w:rsidRDefault="00CE759A" w14:paraId="53FC8B84" wp14:textId="77777777">
            <w:pPr>
              <w:pStyle w:val="BodytextChar"/>
              <w:spacing w:before="40" w:after="40"/>
              <w:rPr>
                <w:rStyle w:val="ModernTableText"/>
                <w:rFonts w:cs="Arial"/>
                <w:noProof/>
                <w:color w:val="000000"/>
                <w:szCs w:val="18"/>
              </w:rPr>
            </w:pPr>
          </w:p>
        </w:tc>
        <w:tc>
          <w:tcPr>
            <w:tcW w:w="461" w:type="pct"/>
            <w:vMerge/>
          </w:tcPr>
          <w:p w:rsidRPr="00105EB0" w:rsidR="00CE759A" w:rsidP="00431354" w:rsidRDefault="00CE759A" w14:paraId="760DAE74" wp14:textId="77777777">
            <w:pPr>
              <w:pStyle w:val="Header"/>
              <w:pBdr>
                <w:bottom w:val="none" w:color="auto" w:sz="0" w:space="0"/>
              </w:pBdr>
              <w:spacing w:before="40" w:after="40"/>
              <w:rPr>
                <w:rStyle w:val="ModernTableText"/>
                <w:b w:val="0"/>
                <w:noProof/>
                <w:szCs w:val="18"/>
                <w:lang w:val="en-US" w:eastAsia="en-US"/>
              </w:rPr>
            </w:pPr>
          </w:p>
        </w:tc>
        <w:tc>
          <w:tcPr>
            <w:tcW w:w="999" w:type="pct"/>
            <w:gridSpan w:val="2"/>
            <w:tcBorders>
              <w:top w:val="single" w:color="616161" w:sz="2" w:space="0"/>
            </w:tcBorders>
            <w:vAlign w:val="center"/>
          </w:tcPr>
          <w:p w:rsidRPr="00105EB0" w:rsidR="00CE759A" w:rsidP="00431354" w:rsidRDefault="00CE759A" w14:paraId="2D410D7A"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Pie</w:t>
            </w:r>
          </w:p>
        </w:tc>
        <w:tc>
          <w:tcPr>
            <w:tcW w:w="2937" w:type="pct"/>
            <w:gridSpan w:val="3"/>
          </w:tcPr>
          <w:p w:rsidRPr="00105EB0" w:rsidR="00CE759A" w:rsidP="00431354" w:rsidRDefault="00CE759A" w14:paraId="64F71051"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3D                    </w:t>
            </w:r>
          </w:p>
        </w:tc>
      </w:tr>
      <w:tr xmlns:wp14="http://schemas.microsoft.com/office/word/2010/wordml" w:rsidR="00CE759A" w14:paraId="17D7846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7"/>
            <w:tcBorders>
              <w:top w:val="single" w:color="616161" w:sz="2" w:space="0"/>
              <w:bottom w:val="single" w:color="616161" w:sz="2" w:space="0"/>
            </w:tcBorders>
            <w:shd w:val="clear" w:color="auto" w:fill="191919"/>
            <w:vAlign w:val="center"/>
          </w:tcPr>
          <w:p w:rsidR="00CE759A" w:rsidRDefault="00CE759A" w14:paraId="66FC1734"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Section Heading (opt)</w:t>
            </w:r>
          </w:p>
        </w:tc>
      </w:tr>
      <w:tr xmlns:wp14="http://schemas.microsoft.com/office/word/2010/wordml" w:rsidR="00CE759A" w14:paraId="09993E9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647" w:type="pct"/>
            <w:gridSpan w:val="3"/>
            <w:tcBorders>
              <w:top w:val="single" w:color="616161" w:sz="2" w:space="0"/>
              <w:bottom w:val="single" w:color="616161" w:sz="2" w:space="0"/>
            </w:tcBorders>
            <w:vAlign w:val="center"/>
          </w:tcPr>
          <w:p w:rsidRPr="009D11F7" w:rsidR="00CE759A" w:rsidRDefault="00CE759A" w14:paraId="43759C1E" wp14:textId="77777777">
            <w:pPr>
              <w:pStyle w:val="TableText1"/>
              <w:spacing w:before="40" w:after="40"/>
              <w:jc w:val="center"/>
              <w:rPr>
                <w:rStyle w:val="ModernTableText"/>
                <w:rFonts w:cs="Arial"/>
                <w:b/>
                <w:noProof/>
                <w:szCs w:val="18"/>
              </w:rPr>
            </w:pPr>
            <w:r w:rsidRPr="009D11F7">
              <w:rPr>
                <w:rStyle w:val="ModernTableText"/>
                <w:rFonts w:cs="Arial"/>
                <w:b/>
                <w:bCs/>
                <w:noProof/>
                <w:szCs w:val="18"/>
              </w:rPr>
              <w:t>Report Section Label (opt)</w:t>
            </w:r>
          </w:p>
        </w:tc>
        <w:tc>
          <w:tcPr>
            <w:tcW w:w="1651" w:type="pct"/>
            <w:gridSpan w:val="3"/>
            <w:tcBorders>
              <w:top w:val="single" w:color="616161" w:sz="2" w:space="0"/>
              <w:bottom w:val="single" w:color="616161" w:sz="2" w:space="0"/>
            </w:tcBorders>
            <w:vAlign w:val="center"/>
          </w:tcPr>
          <w:p w:rsidRPr="009D11F7" w:rsidR="00CE759A" w:rsidRDefault="00CE759A" w14:paraId="6BCA0681" wp14:textId="77777777">
            <w:pPr>
              <w:pStyle w:val="TableText1"/>
              <w:spacing w:before="40" w:after="40"/>
              <w:jc w:val="center"/>
              <w:rPr>
                <w:rStyle w:val="ModernTableText"/>
                <w:rFonts w:cs="Arial"/>
                <w:b/>
                <w:noProof/>
                <w:szCs w:val="18"/>
              </w:rPr>
            </w:pPr>
            <w:r w:rsidRPr="009D11F7">
              <w:rPr>
                <w:rStyle w:val="ModernTableText"/>
                <w:rFonts w:cs="Arial"/>
                <w:b/>
                <w:noProof/>
                <w:szCs w:val="18"/>
              </w:rPr>
              <w:t>Report Section Description (opt)</w:t>
            </w:r>
          </w:p>
        </w:tc>
        <w:tc>
          <w:tcPr>
            <w:tcW w:w="1702" w:type="pct"/>
            <w:tcBorders>
              <w:top w:val="single" w:color="616161" w:sz="2" w:space="0"/>
              <w:bottom w:val="single" w:color="616161" w:sz="2" w:space="0"/>
            </w:tcBorders>
            <w:vAlign w:val="center"/>
          </w:tcPr>
          <w:p w:rsidRPr="009D11F7" w:rsidR="00CE759A" w:rsidRDefault="00CE759A" w14:paraId="42257D11" wp14:textId="77777777">
            <w:pPr>
              <w:pStyle w:val="TableText1"/>
              <w:spacing w:before="40" w:after="40"/>
              <w:jc w:val="center"/>
              <w:rPr>
                <w:rStyle w:val="ModernTableText"/>
                <w:rFonts w:cs="Arial"/>
                <w:b/>
                <w:noProof/>
                <w:szCs w:val="18"/>
              </w:rPr>
            </w:pPr>
            <w:r w:rsidRPr="009D11F7">
              <w:rPr>
                <w:rStyle w:val="ModernTableText"/>
                <w:rFonts w:cs="Arial"/>
                <w:b/>
                <w:noProof/>
                <w:szCs w:val="18"/>
              </w:rPr>
              <w:t>Report Section Processing Rules (opt)</w:t>
            </w:r>
          </w:p>
        </w:tc>
      </w:tr>
      <w:tr xmlns:wp14="http://schemas.microsoft.com/office/word/2010/wordml" w:rsidR="00E145D1" w:rsidTr="002B7073" w14:paraId="5249F06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647" w:type="pct"/>
            <w:gridSpan w:val="3"/>
            <w:tcBorders>
              <w:top w:val="single" w:color="616161" w:sz="2" w:space="0"/>
              <w:bottom w:val="single" w:color="616161" w:sz="2" w:space="0"/>
            </w:tcBorders>
          </w:tcPr>
          <w:p w:rsidRPr="009D11F7" w:rsidR="00E145D1" w:rsidP="00E145D1" w:rsidRDefault="00E145D1" w14:paraId="756630FD" wp14:textId="77777777">
            <w:pPr>
              <w:pStyle w:val="TableText"/>
              <w:rPr>
                <w:rStyle w:val="BodytextChar"/>
                <w:sz w:val="18"/>
                <w:szCs w:val="18"/>
              </w:rPr>
            </w:pPr>
            <w:r w:rsidRPr="009D11F7">
              <w:rPr>
                <w:rStyle w:val="BodytextChar"/>
                <w:sz w:val="18"/>
                <w:szCs w:val="18"/>
              </w:rPr>
              <w:t>Line of Business</w:t>
            </w:r>
          </w:p>
        </w:tc>
        <w:tc>
          <w:tcPr>
            <w:tcW w:w="1651" w:type="pct"/>
            <w:gridSpan w:val="3"/>
            <w:tcBorders>
              <w:top w:val="single" w:color="616161" w:sz="2" w:space="0"/>
              <w:bottom w:val="single" w:color="616161" w:sz="2" w:space="0"/>
            </w:tcBorders>
          </w:tcPr>
          <w:p w:rsidRPr="009D11F7" w:rsidR="00E145D1" w:rsidP="00E145D1" w:rsidRDefault="00E145D1" w14:paraId="6785C465" wp14:textId="77777777">
            <w:pPr>
              <w:pStyle w:val="TableText"/>
              <w:rPr>
                <w:rStyle w:val="BodytextChar"/>
                <w:sz w:val="18"/>
                <w:szCs w:val="18"/>
              </w:rPr>
            </w:pPr>
            <w:r w:rsidRPr="009D11F7">
              <w:rPr>
                <w:rStyle w:val="BodytextChar"/>
                <w:sz w:val="18"/>
                <w:szCs w:val="18"/>
              </w:rPr>
              <w:t>The line of business code and description.</w:t>
            </w:r>
          </w:p>
        </w:tc>
        <w:tc>
          <w:tcPr>
            <w:tcW w:w="1702" w:type="pct"/>
            <w:tcBorders>
              <w:top w:val="single" w:color="616161" w:sz="2" w:space="0"/>
              <w:bottom w:val="single" w:color="616161" w:sz="2" w:space="0"/>
            </w:tcBorders>
          </w:tcPr>
          <w:p w:rsidRPr="009D11F7" w:rsidR="00E145D1" w:rsidP="00E145D1" w:rsidRDefault="00E145D1" w14:paraId="58D38494" wp14:textId="77777777">
            <w:pPr>
              <w:pStyle w:val="TableText"/>
              <w:rPr>
                <w:rStyle w:val="BodytextChar"/>
                <w:sz w:val="18"/>
                <w:szCs w:val="18"/>
              </w:rPr>
            </w:pPr>
            <w:r w:rsidRPr="009D11F7">
              <w:rPr>
                <w:rStyle w:val="BodytextChar"/>
                <w:sz w:val="18"/>
                <w:szCs w:val="18"/>
              </w:rPr>
              <w:t>Using R-VV-DOMAIN-NAM = ‘R-LOB-CD’, join to R-VV-TB.R-VV-CD using A-HDR-TB.R-LOB-CD to get the short description.</w:t>
            </w:r>
          </w:p>
        </w:tc>
      </w:tr>
      <w:tr xmlns:wp14="http://schemas.microsoft.com/office/word/2010/wordml" w:rsidR="00E145D1" w:rsidTr="002B7073" w14:paraId="1AD12CF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647" w:type="pct"/>
            <w:gridSpan w:val="3"/>
            <w:tcBorders>
              <w:top w:val="single" w:color="616161" w:sz="2" w:space="0"/>
              <w:bottom w:val="single" w:color="616161" w:sz="2" w:space="0"/>
            </w:tcBorders>
          </w:tcPr>
          <w:p w:rsidRPr="009D11F7" w:rsidR="00E145D1" w:rsidP="00E145D1" w:rsidRDefault="00E145D1" w14:paraId="52591211" wp14:textId="77777777">
            <w:pPr>
              <w:pStyle w:val="TableText"/>
              <w:rPr>
                <w:rStyle w:val="BodytextChar"/>
                <w:sz w:val="18"/>
                <w:szCs w:val="18"/>
              </w:rPr>
            </w:pPr>
            <w:r w:rsidRPr="009D11F7">
              <w:rPr>
                <w:rStyle w:val="BodytextChar"/>
                <w:sz w:val="18"/>
                <w:szCs w:val="18"/>
              </w:rPr>
              <w:t>MM/DD/CCYY – MM/DD/CCYY</w:t>
            </w:r>
          </w:p>
        </w:tc>
        <w:tc>
          <w:tcPr>
            <w:tcW w:w="1651" w:type="pct"/>
            <w:gridSpan w:val="3"/>
            <w:tcBorders>
              <w:top w:val="single" w:color="616161" w:sz="2" w:space="0"/>
              <w:bottom w:val="single" w:color="616161" w:sz="2" w:space="0"/>
            </w:tcBorders>
            <w:vAlign w:val="center"/>
          </w:tcPr>
          <w:p w:rsidRPr="009D11F7" w:rsidR="00E145D1" w:rsidP="00E145D1" w:rsidRDefault="00E145D1" w14:paraId="6CDA0027" wp14:textId="77777777">
            <w:pPr>
              <w:pStyle w:val="TableText"/>
              <w:rPr>
                <w:rStyle w:val="BodytextChar"/>
                <w:sz w:val="18"/>
                <w:szCs w:val="18"/>
              </w:rPr>
            </w:pPr>
            <w:r w:rsidRPr="009D11F7">
              <w:rPr>
                <w:rStyle w:val="BodytextChar"/>
                <w:sz w:val="18"/>
                <w:szCs w:val="18"/>
              </w:rPr>
              <w:t xml:space="preserve">Page Heading.  </w:t>
            </w:r>
          </w:p>
        </w:tc>
        <w:tc>
          <w:tcPr>
            <w:tcW w:w="1702" w:type="pct"/>
            <w:tcBorders>
              <w:top w:val="single" w:color="616161" w:sz="2" w:space="0"/>
              <w:bottom w:val="single" w:color="616161" w:sz="2" w:space="0"/>
            </w:tcBorders>
          </w:tcPr>
          <w:p w:rsidRPr="009D11F7" w:rsidR="00E145D1" w:rsidP="00E145D1" w:rsidRDefault="00E145D1" w14:paraId="7ED559F2" wp14:textId="77777777">
            <w:pPr>
              <w:pStyle w:val="TableText"/>
              <w:rPr>
                <w:rStyle w:val="BodytextChar"/>
                <w:sz w:val="18"/>
                <w:szCs w:val="18"/>
              </w:rPr>
            </w:pPr>
            <w:r w:rsidRPr="009D11F7">
              <w:rPr>
                <w:rStyle w:val="BodytextChar"/>
                <w:sz w:val="18"/>
                <w:szCs w:val="18"/>
              </w:rPr>
              <w:t>Display the prompted parameterized A-DTL-TB.A-LI-BEG-DT and A-LI-END-DT.</w:t>
            </w:r>
          </w:p>
        </w:tc>
      </w:tr>
      <w:tr xmlns:wp14="http://schemas.microsoft.com/office/word/2010/wordml" w:rsidR="00E145D1" w:rsidTr="002B7073" w14:paraId="3EE300B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647" w:type="pct"/>
            <w:gridSpan w:val="3"/>
            <w:tcBorders>
              <w:top w:val="single" w:color="616161" w:sz="2" w:space="0"/>
              <w:bottom w:val="single" w:color="616161" w:sz="2" w:space="0"/>
            </w:tcBorders>
            <w:vAlign w:val="center"/>
          </w:tcPr>
          <w:p w:rsidRPr="009D11F7" w:rsidR="00E145D1" w:rsidP="00E145D1" w:rsidRDefault="00FA41AA" w14:paraId="79E6D1D5" wp14:textId="77777777">
            <w:pPr>
              <w:pStyle w:val="TableText"/>
              <w:rPr>
                <w:rStyle w:val="BodytextChar"/>
                <w:sz w:val="18"/>
                <w:szCs w:val="18"/>
              </w:rPr>
            </w:pPr>
            <w:r w:rsidRPr="009D11F7">
              <w:rPr>
                <w:rStyle w:val="BodytextChar"/>
                <w:sz w:val="18"/>
                <w:szCs w:val="18"/>
              </w:rPr>
              <w:t>SA LI Svc Prov ID</w:t>
            </w:r>
            <w:r w:rsidRPr="009D11F7" w:rsidDel="00917D27" w:rsidR="00E145D1">
              <w:rPr>
                <w:rStyle w:val="BodytextChar"/>
                <w:sz w:val="18"/>
                <w:szCs w:val="18"/>
              </w:rPr>
              <w:t xml:space="preserve"> </w:t>
            </w:r>
            <w:r w:rsidRPr="009D11F7" w:rsidR="002F6025">
              <w:rPr>
                <w:rStyle w:val="BodytextChar"/>
                <w:sz w:val="18"/>
                <w:szCs w:val="18"/>
              </w:rPr>
              <w:t>- Name</w:t>
            </w:r>
          </w:p>
        </w:tc>
        <w:tc>
          <w:tcPr>
            <w:tcW w:w="1651" w:type="pct"/>
            <w:gridSpan w:val="3"/>
            <w:tcBorders>
              <w:top w:val="single" w:color="616161" w:sz="2" w:space="0"/>
              <w:bottom w:val="single" w:color="616161" w:sz="2" w:space="0"/>
            </w:tcBorders>
            <w:vAlign w:val="center"/>
          </w:tcPr>
          <w:p w:rsidRPr="009D11F7" w:rsidR="00E145D1" w:rsidP="00E145D1" w:rsidRDefault="00E145D1" w14:paraId="741859AA" wp14:textId="77777777">
            <w:pPr>
              <w:pStyle w:val="TableText"/>
              <w:rPr>
                <w:rStyle w:val="BodytextChar"/>
                <w:sz w:val="18"/>
                <w:szCs w:val="18"/>
              </w:rPr>
            </w:pPr>
            <w:r w:rsidRPr="009D11F7">
              <w:rPr>
                <w:rStyle w:val="BodytextChar"/>
                <w:sz w:val="18"/>
                <w:szCs w:val="18"/>
              </w:rPr>
              <w:t xml:space="preserve">This </w:t>
            </w:r>
            <w:r w:rsidRPr="009D11F7" w:rsidR="002F6025">
              <w:rPr>
                <w:rStyle w:val="BodytextChar"/>
                <w:sz w:val="18"/>
                <w:szCs w:val="18"/>
              </w:rPr>
              <w:t xml:space="preserve">field displays the </w:t>
            </w:r>
            <w:r w:rsidRPr="009D11F7" w:rsidR="0037196C">
              <w:rPr>
                <w:rStyle w:val="BodytextChar"/>
                <w:sz w:val="18"/>
                <w:szCs w:val="18"/>
              </w:rPr>
              <w:t>Servicing</w:t>
            </w:r>
            <w:r w:rsidRPr="009D11F7" w:rsidR="002F6025">
              <w:rPr>
                <w:rStyle w:val="BodytextChar"/>
                <w:sz w:val="18"/>
                <w:szCs w:val="18"/>
              </w:rPr>
              <w:t xml:space="preserve"> Provider ID and name.</w:t>
            </w:r>
          </w:p>
        </w:tc>
        <w:tc>
          <w:tcPr>
            <w:tcW w:w="1702" w:type="pct"/>
            <w:tcBorders>
              <w:top w:val="single" w:color="616161" w:sz="2" w:space="0"/>
              <w:bottom w:val="single" w:color="616161" w:sz="2" w:space="0"/>
            </w:tcBorders>
          </w:tcPr>
          <w:p w:rsidRPr="009D11F7" w:rsidR="00393B70" w:rsidP="00E145D1" w:rsidRDefault="00393B70" w14:paraId="59894460" wp14:textId="77777777">
            <w:pPr>
              <w:pStyle w:val="TableText"/>
              <w:rPr>
                <w:rStyle w:val="BodytextChar"/>
                <w:sz w:val="18"/>
                <w:szCs w:val="18"/>
              </w:rPr>
            </w:pPr>
            <w:r w:rsidRPr="009D11F7">
              <w:rPr>
                <w:rStyle w:val="BodytextChar"/>
                <w:sz w:val="18"/>
                <w:szCs w:val="18"/>
              </w:rPr>
              <w:t>HDR-LI-SUBM-PROV-ID-TB.A-PROV-ID</w:t>
            </w:r>
            <w:r w:rsidRPr="009D11F7" w:rsidDel="00393B70">
              <w:rPr>
                <w:rStyle w:val="BodytextChar"/>
                <w:sz w:val="18"/>
                <w:szCs w:val="18"/>
              </w:rPr>
              <w:t xml:space="preserve"> </w:t>
            </w:r>
          </w:p>
          <w:p w:rsidRPr="009D11F7" w:rsidR="00E145D1" w:rsidP="00E145D1" w:rsidRDefault="00E145D1" w14:paraId="4016B915" wp14:textId="77777777">
            <w:pPr>
              <w:pStyle w:val="TableText"/>
              <w:rPr>
                <w:rStyle w:val="BodytextChar"/>
                <w:sz w:val="18"/>
                <w:szCs w:val="18"/>
              </w:rPr>
            </w:pPr>
            <w:r w:rsidRPr="009D11F7">
              <w:rPr>
                <w:rStyle w:val="BodytextChar"/>
                <w:sz w:val="18"/>
                <w:szCs w:val="18"/>
              </w:rPr>
              <w:t>P-DTL-TB.P-SORT-NAM</w:t>
            </w:r>
          </w:p>
        </w:tc>
      </w:tr>
      <w:tr xmlns:wp14="http://schemas.microsoft.com/office/word/2010/wordml" w:rsidR="002F6025" w:rsidTr="002B7073" w14:paraId="00804EE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647" w:type="pct"/>
            <w:gridSpan w:val="3"/>
            <w:tcBorders>
              <w:top w:val="single" w:color="616161" w:sz="2" w:space="0"/>
              <w:bottom w:val="single" w:color="616161" w:sz="2" w:space="0"/>
            </w:tcBorders>
            <w:vAlign w:val="center"/>
          </w:tcPr>
          <w:p w:rsidRPr="009D11F7" w:rsidR="002F6025" w:rsidP="00E145D1" w:rsidRDefault="002F6025" w14:paraId="75DFD8DD" wp14:textId="77777777">
            <w:pPr>
              <w:pStyle w:val="TOC2"/>
              <w:ind w:left="0"/>
              <w:rPr>
                <w:rStyle w:val="BodytextChar"/>
                <w:rFonts w:cs="Arial"/>
                <w:noProof w:val="0"/>
                <w:sz w:val="18"/>
                <w:szCs w:val="18"/>
              </w:rPr>
            </w:pPr>
            <w:r w:rsidRPr="009D11F7">
              <w:rPr>
                <w:rStyle w:val="BodytextChar"/>
                <w:rFonts w:cs="Arial"/>
                <w:noProof w:val="0"/>
                <w:sz w:val="18"/>
                <w:szCs w:val="18"/>
              </w:rPr>
              <w:t>SA Ty Cd - Desc</w:t>
            </w:r>
          </w:p>
        </w:tc>
        <w:tc>
          <w:tcPr>
            <w:tcW w:w="1651" w:type="pct"/>
            <w:gridSpan w:val="3"/>
            <w:tcBorders>
              <w:top w:val="single" w:color="616161" w:sz="2" w:space="0"/>
              <w:bottom w:val="single" w:color="616161" w:sz="2" w:space="0"/>
            </w:tcBorders>
            <w:vAlign w:val="center"/>
          </w:tcPr>
          <w:p w:rsidRPr="009D11F7" w:rsidR="002F6025" w:rsidP="00E145D1" w:rsidRDefault="002F6025" w14:paraId="33B907DF" wp14:textId="77777777">
            <w:pPr>
              <w:pStyle w:val="TOC2"/>
              <w:ind w:left="0"/>
              <w:rPr>
                <w:rStyle w:val="BodytextChar"/>
                <w:rFonts w:cs="Arial"/>
                <w:noProof w:val="0"/>
                <w:sz w:val="18"/>
                <w:szCs w:val="18"/>
              </w:rPr>
            </w:pPr>
            <w:r w:rsidRPr="009D11F7">
              <w:rPr>
                <w:rStyle w:val="BodytextChar"/>
                <w:rFonts w:cs="Arial"/>
                <w:noProof w:val="0"/>
                <w:sz w:val="18"/>
                <w:szCs w:val="18"/>
              </w:rPr>
              <w:t>This field displays the SA authorization type code and description.</w:t>
            </w:r>
          </w:p>
        </w:tc>
        <w:tc>
          <w:tcPr>
            <w:tcW w:w="1702" w:type="pct"/>
            <w:tcBorders>
              <w:top w:val="single" w:color="616161" w:sz="2" w:space="0"/>
              <w:bottom w:val="single" w:color="616161" w:sz="2" w:space="0"/>
            </w:tcBorders>
          </w:tcPr>
          <w:p w:rsidRPr="009D11F7" w:rsidR="002F6025" w:rsidP="00E145D1" w:rsidRDefault="002F6025" w14:paraId="43B8A8BD" wp14:textId="77777777">
            <w:pPr>
              <w:pStyle w:val="TOC2"/>
              <w:ind w:left="0"/>
              <w:rPr>
                <w:rStyle w:val="BodytextChar"/>
                <w:rFonts w:cs="Arial"/>
                <w:noProof w:val="0"/>
                <w:sz w:val="18"/>
                <w:szCs w:val="18"/>
              </w:rPr>
            </w:pPr>
            <w:r w:rsidRPr="009D11F7">
              <w:rPr>
                <w:rStyle w:val="BodytextChar"/>
                <w:rFonts w:cs="Arial"/>
                <w:noProof w:val="0"/>
                <w:sz w:val="18"/>
                <w:szCs w:val="18"/>
              </w:rPr>
              <w:t>Using R-VV-DOMAIN-NAM = ‘A-TY-CD’, join to R-VV-TB.R-VV-CD using A-DTL-TB.A-TY-CD to get the short description.</w:t>
            </w:r>
          </w:p>
        </w:tc>
      </w:tr>
      <w:tr xmlns:wp14="http://schemas.microsoft.com/office/word/2010/wordml" w:rsidR="002F6025" w14:paraId="3907F57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647" w:type="pct"/>
            <w:gridSpan w:val="3"/>
            <w:tcBorders>
              <w:top w:val="single" w:color="616161" w:sz="2" w:space="0"/>
              <w:bottom w:val="single" w:color="616161" w:sz="2" w:space="0"/>
            </w:tcBorders>
            <w:vAlign w:val="center"/>
          </w:tcPr>
          <w:p w:rsidRPr="009D11F7" w:rsidR="002F6025" w:rsidP="00E145D1" w:rsidRDefault="002F6025" w14:paraId="421EF6A9" wp14:textId="77777777">
            <w:pPr>
              <w:pStyle w:val="TOC2"/>
              <w:ind w:left="0"/>
              <w:rPr>
                <w:rStyle w:val="BodytextChar"/>
                <w:rFonts w:cs="Arial"/>
                <w:noProof w:val="0"/>
                <w:sz w:val="18"/>
                <w:szCs w:val="18"/>
              </w:rPr>
            </w:pPr>
            <w:r w:rsidRPr="009D11F7">
              <w:rPr>
                <w:rStyle w:val="BodytextChar"/>
                <w:rFonts w:cs="Arial"/>
                <w:noProof w:val="0"/>
                <w:sz w:val="18"/>
                <w:szCs w:val="18"/>
              </w:rPr>
              <w:t>SA LI Cat Svc Cd - Desc</w:t>
            </w:r>
          </w:p>
        </w:tc>
        <w:tc>
          <w:tcPr>
            <w:tcW w:w="1651" w:type="pct"/>
            <w:gridSpan w:val="3"/>
            <w:tcBorders>
              <w:top w:val="single" w:color="616161" w:sz="2" w:space="0"/>
              <w:bottom w:val="single" w:color="616161" w:sz="2" w:space="0"/>
            </w:tcBorders>
            <w:vAlign w:val="center"/>
          </w:tcPr>
          <w:p w:rsidRPr="009D11F7" w:rsidR="002F6025" w:rsidP="00E145D1" w:rsidRDefault="002F6025" w14:paraId="02D53971" wp14:textId="77777777">
            <w:pPr>
              <w:pStyle w:val="TOC2"/>
              <w:ind w:left="0"/>
              <w:rPr>
                <w:rStyle w:val="BodytextChar"/>
                <w:rFonts w:cs="Arial"/>
                <w:noProof w:val="0"/>
                <w:sz w:val="18"/>
                <w:szCs w:val="18"/>
              </w:rPr>
            </w:pPr>
            <w:r w:rsidRPr="009D11F7">
              <w:rPr>
                <w:rStyle w:val="BodytextChar"/>
                <w:rFonts w:cs="Arial"/>
                <w:noProof w:val="0"/>
                <w:sz w:val="18"/>
                <w:szCs w:val="18"/>
              </w:rPr>
              <w:t>This field displays the SA category code and description.</w:t>
            </w:r>
          </w:p>
        </w:tc>
        <w:tc>
          <w:tcPr>
            <w:tcW w:w="1702" w:type="pct"/>
            <w:tcBorders>
              <w:top w:val="single" w:color="616161" w:sz="2" w:space="0"/>
              <w:bottom w:val="single" w:color="616161" w:sz="2" w:space="0"/>
            </w:tcBorders>
          </w:tcPr>
          <w:p w:rsidRPr="009D11F7" w:rsidR="002F6025" w:rsidP="00E145D1" w:rsidRDefault="002F6025" w14:paraId="69F61AE7" wp14:textId="77777777">
            <w:pPr>
              <w:pStyle w:val="TOC2"/>
              <w:ind w:left="0"/>
              <w:rPr>
                <w:rStyle w:val="BodytextChar"/>
                <w:rFonts w:cs="Arial"/>
                <w:noProof w:val="0"/>
                <w:sz w:val="18"/>
                <w:szCs w:val="18"/>
              </w:rPr>
            </w:pPr>
            <w:r w:rsidRPr="009D11F7">
              <w:rPr>
                <w:rStyle w:val="BodytextChar"/>
                <w:rFonts w:cs="Arial"/>
                <w:noProof w:val="0"/>
                <w:sz w:val="18"/>
                <w:szCs w:val="18"/>
              </w:rPr>
              <w:t>Using R-VV-DOMAIN-NAM = ‘A-LI-CAT-SVC-CD’, join to R-VV-TB.R-VV-CD using A-DTL-TB.A-LI-CAT-SVC-CD to get the short description.</w:t>
            </w:r>
          </w:p>
        </w:tc>
      </w:tr>
      <w:tr xmlns:wp14="http://schemas.microsoft.com/office/word/2010/wordml" w:rsidR="002F6025" w14:paraId="72A1CEE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7"/>
            <w:tcBorders>
              <w:top w:val="single" w:color="616161" w:sz="2" w:space="0"/>
              <w:bottom w:val="single" w:color="616161" w:sz="2" w:space="0"/>
            </w:tcBorders>
            <w:shd w:val="clear" w:color="auto" w:fill="191919"/>
          </w:tcPr>
          <w:p w:rsidR="002F6025" w:rsidRDefault="002F6025" w14:paraId="152DFFCF"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2F6025" w14:paraId="6933C60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2469" w:type="pct"/>
            <w:gridSpan w:val="5"/>
            <w:tcBorders>
              <w:top w:val="single" w:color="616161" w:sz="2" w:space="0"/>
              <w:bottom w:val="single" w:color="616161" w:sz="2" w:space="0"/>
            </w:tcBorders>
          </w:tcPr>
          <w:p w:rsidRPr="009D11F7" w:rsidR="002F6025" w:rsidRDefault="002F6025" w14:paraId="626BEB44" wp14:textId="77777777">
            <w:pPr>
              <w:pStyle w:val="TableText1"/>
              <w:spacing w:before="40" w:after="40"/>
              <w:jc w:val="center"/>
              <w:rPr>
                <w:rStyle w:val="ModernTableText"/>
                <w:rFonts w:cs="Arial"/>
                <w:b/>
                <w:szCs w:val="17"/>
              </w:rPr>
            </w:pPr>
            <w:r w:rsidRPr="009D11F7">
              <w:rPr>
                <w:rStyle w:val="ModernTableText"/>
                <w:rFonts w:cs="Arial"/>
                <w:b/>
                <w:szCs w:val="17"/>
              </w:rPr>
              <w:t>Chart Title</w:t>
            </w:r>
          </w:p>
        </w:tc>
        <w:tc>
          <w:tcPr>
            <w:tcW w:w="2531" w:type="pct"/>
            <w:gridSpan w:val="2"/>
            <w:tcBorders>
              <w:top w:val="single" w:color="616161" w:sz="2" w:space="0"/>
              <w:bottom w:val="single" w:color="616161" w:sz="2" w:space="0"/>
            </w:tcBorders>
          </w:tcPr>
          <w:p w:rsidRPr="009D11F7" w:rsidR="002F6025" w:rsidRDefault="002F6025" w14:paraId="6501CF80" wp14:textId="77777777">
            <w:pPr>
              <w:pStyle w:val="TableText1"/>
              <w:spacing w:before="40" w:after="40"/>
              <w:jc w:val="center"/>
              <w:rPr>
                <w:rStyle w:val="ModernTableText"/>
                <w:rFonts w:cs="Arial"/>
                <w:b/>
                <w:noProof/>
                <w:szCs w:val="17"/>
              </w:rPr>
            </w:pPr>
            <w:r w:rsidRPr="009D11F7">
              <w:rPr>
                <w:rStyle w:val="ModernTableText"/>
                <w:rFonts w:cs="Arial"/>
                <w:b/>
                <w:noProof/>
                <w:szCs w:val="17"/>
              </w:rPr>
              <w:t>Chart Sub-title</w:t>
            </w:r>
          </w:p>
        </w:tc>
      </w:tr>
      <w:tr xmlns:wp14="http://schemas.microsoft.com/office/word/2010/wordml" w:rsidR="002F6025" w14:paraId="3E31C0A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2469" w:type="pct"/>
            <w:gridSpan w:val="5"/>
            <w:tcBorders>
              <w:top w:val="single" w:color="616161" w:sz="2" w:space="0"/>
              <w:right w:val="single" w:color="616161" w:sz="2" w:space="0"/>
            </w:tcBorders>
          </w:tcPr>
          <w:p w:rsidRPr="009D11F7" w:rsidR="002F6025" w:rsidRDefault="002F6025" w14:paraId="007AE0D7" wp14:textId="77777777">
            <w:pPr>
              <w:pStyle w:val="TableText1"/>
              <w:spacing w:before="40" w:after="40"/>
              <w:rPr>
                <w:rStyle w:val="ModernTableText"/>
                <w:rFonts w:cs="Arial"/>
                <w:color w:val="000000"/>
                <w:szCs w:val="17"/>
              </w:rPr>
            </w:pPr>
            <w:r w:rsidRPr="009D11F7">
              <w:rPr>
                <w:rStyle w:val="ModernTableText"/>
                <w:rFonts w:cs="Arial"/>
                <w:color w:val="000000"/>
                <w:szCs w:val="17"/>
              </w:rPr>
              <w:t>N/A</w:t>
            </w:r>
          </w:p>
        </w:tc>
        <w:tc>
          <w:tcPr>
            <w:tcW w:w="2531" w:type="pct"/>
            <w:gridSpan w:val="2"/>
            <w:tcBorders>
              <w:top w:val="single" w:color="616161" w:sz="2" w:space="0"/>
              <w:right w:val="single" w:color="616161" w:sz="2" w:space="0"/>
            </w:tcBorders>
          </w:tcPr>
          <w:p w:rsidRPr="009D11F7" w:rsidR="002F6025" w:rsidRDefault="002F6025" w14:paraId="72A16E27" wp14:textId="77777777">
            <w:pPr>
              <w:pStyle w:val="TableText1"/>
              <w:spacing w:before="40" w:after="40"/>
              <w:rPr>
                <w:rStyle w:val="ModernTableText"/>
                <w:rFonts w:cs="Arial"/>
                <w:color w:val="000000"/>
                <w:szCs w:val="17"/>
              </w:rPr>
            </w:pPr>
            <w:r w:rsidRPr="009D11F7">
              <w:rPr>
                <w:rStyle w:val="ModernTableText"/>
                <w:rFonts w:cs="Arial"/>
                <w:color w:val="000000"/>
                <w:szCs w:val="17"/>
              </w:rPr>
              <w:t>N/A</w:t>
            </w:r>
          </w:p>
        </w:tc>
      </w:tr>
    </w:tbl>
    <w:p xmlns:wp14="http://schemas.microsoft.com/office/word/2010/wordml" w:rsidR="009D11F7" w:rsidRDefault="009D11F7" w14:paraId="179BB159" wp14:textId="77777777">
      <w:pPr>
        <w:rPr>
          <w:sz w:val="19"/>
          <w:szCs w:val="19"/>
        </w:rPr>
      </w:pPr>
    </w:p>
    <w:p xmlns:wp14="http://schemas.microsoft.com/office/word/2010/wordml" w:rsidR="00CE759A" w:rsidRDefault="009D11F7" w14:paraId="7955E85B" wp14:textId="77777777">
      <w:pPr>
        <w:rPr>
          <w:sz w:val="19"/>
          <w:szCs w:val="19"/>
        </w:rPr>
      </w:pPr>
      <w:r>
        <w:rPr>
          <w:sz w:val="19"/>
          <w:szCs w:val="19"/>
        </w:rP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ayout w:type="fixed"/>
        <w:tblLook w:val="0000" w:firstRow="0" w:lastRow="0" w:firstColumn="0" w:lastColumn="0" w:noHBand="0" w:noVBand="0"/>
      </w:tblPr>
      <w:tblGrid>
        <w:gridCol w:w="1609"/>
        <w:gridCol w:w="6"/>
        <w:gridCol w:w="1681"/>
        <w:gridCol w:w="366"/>
        <w:gridCol w:w="1969"/>
        <w:gridCol w:w="1284"/>
        <w:gridCol w:w="1592"/>
        <w:gridCol w:w="3158"/>
        <w:gridCol w:w="2729"/>
        <w:tblGridChange w:id="317">
          <w:tblGrid>
            <w:gridCol w:w="1609"/>
            <w:gridCol w:w="6"/>
            <w:gridCol w:w="1681"/>
            <w:gridCol w:w="366"/>
            <w:gridCol w:w="1969"/>
            <w:gridCol w:w="1284"/>
            <w:gridCol w:w="1592"/>
            <w:gridCol w:w="3158"/>
            <w:gridCol w:w="2729"/>
          </w:tblGrid>
        </w:tblGridChange>
      </w:tblGrid>
      <w:tr xmlns:wp14="http://schemas.microsoft.com/office/word/2010/wordml" w:rsidR="00CE759A" w:rsidTr="0099653B" w14:paraId="68AAD89C" wp14:textId="77777777">
        <w:tblPrEx>
          <w:tblCellMar>
            <w:top w:w="0" w:type="dxa"/>
            <w:bottom w:w="0" w:type="dxa"/>
          </w:tblCellMar>
        </w:tblPrEx>
        <w:trPr>
          <w:cantSplit/>
          <w:tblHeader/>
          <w:jc w:val="center"/>
        </w:trPr>
        <w:tc>
          <w:tcPr>
            <w:tcW w:w="5000" w:type="pct"/>
            <w:gridSpan w:val="9"/>
            <w:tcBorders>
              <w:top w:val="single" w:color="616161" w:sz="2" w:space="0"/>
              <w:bottom w:val="single" w:color="616161" w:sz="2" w:space="0"/>
            </w:tcBorders>
            <w:shd w:val="clear" w:color="auto" w:fill="191919"/>
            <w:vAlign w:val="center"/>
          </w:tcPr>
          <w:p w:rsidR="00CE759A" w:rsidRDefault="00CE759A" w14:paraId="3700B1C8"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Body</w:t>
            </w:r>
          </w:p>
        </w:tc>
      </w:tr>
      <w:tr xmlns:wp14="http://schemas.microsoft.com/office/word/2010/wordml" w:rsidR="00CE759A" w:rsidTr="009D11F7" w14:paraId="7EADA455" wp14:textId="77777777">
        <w:tblPrEx>
          <w:tblCellMar>
            <w:top w:w="0" w:type="dxa"/>
            <w:bottom w:w="0" w:type="dxa"/>
          </w:tblCellMar>
        </w:tblPrEx>
        <w:trPr>
          <w:cantSplit/>
          <w:tblHeader/>
          <w:jc w:val="center"/>
        </w:trPr>
        <w:tc>
          <w:tcPr>
            <w:tcW w:w="559" w:type="pct"/>
            <w:tcBorders>
              <w:top w:val="single" w:color="616161" w:sz="2" w:space="0"/>
            </w:tcBorders>
            <w:vAlign w:val="center"/>
          </w:tcPr>
          <w:p w:rsidRPr="009D11F7" w:rsidR="00CE759A" w:rsidP="009D11F7" w:rsidRDefault="00CE759A" w14:paraId="1BDE989D" wp14:textId="77777777">
            <w:pPr>
              <w:pStyle w:val="TableText1"/>
              <w:spacing w:before="40" w:after="40"/>
              <w:rPr>
                <w:rStyle w:val="ModernTableText"/>
                <w:rFonts w:cs="Arial"/>
                <w:b/>
                <w:szCs w:val="18"/>
              </w:rPr>
            </w:pPr>
            <w:r w:rsidRPr="009D11F7">
              <w:rPr>
                <w:rStyle w:val="ModernTableText"/>
                <w:rFonts w:cs="Arial"/>
                <w:b/>
                <w:szCs w:val="18"/>
              </w:rPr>
              <w:t>Field Type</w:t>
            </w:r>
          </w:p>
        </w:tc>
        <w:tc>
          <w:tcPr>
            <w:tcW w:w="586" w:type="pct"/>
            <w:gridSpan w:val="2"/>
            <w:tcBorders>
              <w:top w:val="single" w:color="616161" w:sz="2" w:space="0"/>
            </w:tcBorders>
            <w:vAlign w:val="center"/>
          </w:tcPr>
          <w:p w:rsidRPr="009D11F7" w:rsidR="00CE759A" w:rsidP="009D11F7" w:rsidRDefault="00CE759A" w14:paraId="659EEF58" wp14:textId="77777777">
            <w:pPr>
              <w:pStyle w:val="TableHeading"/>
              <w:spacing w:before="40" w:after="40"/>
              <w:rPr>
                <w:rStyle w:val="ModernTableText"/>
                <w:rFonts w:cs="Arial"/>
                <w:szCs w:val="18"/>
              </w:rPr>
            </w:pPr>
            <w:r w:rsidRPr="009D11F7">
              <w:rPr>
                <w:rStyle w:val="ModernTableText"/>
                <w:rFonts w:cs="Arial"/>
                <w:szCs w:val="18"/>
              </w:rPr>
              <w:t>Business Label</w:t>
            </w:r>
          </w:p>
        </w:tc>
        <w:tc>
          <w:tcPr>
            <w:tcW w:w="811" w:type="pct"/>
            <w:gridSpan w:val="2"/>
            <w:tcBorders>
              <w:top w:val="single" w:color="616161" w:sz="2" w:space="0"/>
            </w:tcBorders>
            <w:vAlign w:val="center"/>
          </w:tcPr>
          <w:p w:rsidRPr="009D11F7" w:rsidR="00CE759A" w:rsidP="009D11F7" w:rsidRDefault="00CE759A" w14:paraId="191B28A4" wp14:textId="77777777">
            <w:pPr>
              <w:pStyle w:val="TableText1"/>
              <w:spacing w:before="40" w:after="40"/>
              <w:rPr>
                <w:rStyle w:val="ModernTableText"/>
                <w:rFonts w:cs="Arial"/>
                <w:b/>
                <w:noProof/>
                <w:szCs w:val="18"/>
              </w:rPr>
            </w:pPr>
            <w:r w:rsidRPr="009D11F7">
              <w:rPr>
                <w:rStyle w:val="ModernTableText"/>
                <w:rFonts w:cs="Arial"/>
                <w:b/>
                <w:noProof/>
                <w:szCs w:val="18"/>
              </w:rPr>
              <w:t>Field Description</w:t>
            </w:r>
          </w:p>
        </w:tc>
        <w:tc>
          <w:tcPr>
            <w:tcW w:w="446" w:type="pct"/>
            <w:tcBorders>
              <w:top w:val="single" w:color="616161" w:sz="2" w:space="0"/>
            </w:tcBorders>
            <w:vAlign w:val="center"/>
          </w:tcPr>
          <w:p w:rsidRPr="009D11F7" w:rsidR="00CE759A" w:rsidP="009D11F7" w:rsidRDefault="00CE759A" w14:paraId="0132AD4E" wp14:textId="77777777">
            <w:pPr>
              <w:pStyle w:val="TableText1"/>
              <w:spacing w:before="40" w:after="40"/>
              <w:rPr>
                <w:rStyle w:val="ModernTableText"/>
                <w:rFonts w:cs="Arial"/>
                <w:b/>
                <w:noProof/>
                <w:szCs w:val="18"/>
              </w:rPr>
            </w:pPr>
            <w:r w:rsidRPr="009D11F7">
              <w:rPr>
                <w:rStyle w:val="ModernTableText"/>
                <w:rFonts w:cs="Arial"/>
                <w:b/>
                <w:noProof/>
                <w:szCs w:val="18"/>
              </w:rPr>
              <w:t>Source Table</w:t>
            </w:r>
          </w:p>
        </w:tc>
        <w:tc>
          <w:tcPr>
            <w:tcW w:w="1650" w:type="pct"/>
            <w:gridSpan w:val="2"/>
            <w:tcBorders>
              <w:top w:val="single" w:color="616161" w:sz="2" w:space="0"/>
            </w:tcBorders>
            <w:vAlign w:val="center"/>
          </w:tcPr>
          <w:p w:rsidRPr="009D11F7" w:rsidR="00CE759A" w:rsidP="009D11F7" w:rsidRDefault="00CE759A" w14:paraId="39486E81" wp14:textId="77777777">
            <w:pPr>
              <w:pStyle w:val="TableText1"/>
              <w:spacing w:before="40" w:after="40"/>
              <w:rPr>
                <w:rStyle w:val="ModernTableText"/>
                <w:rFonts w:cs="Arial"/>
                <w:b/>
                <w:noProof/>
                <w:szCs w:val="18"/>
              </w:rPr>
            </w:pPr>
            <w:r w:rsidRPr="009D11F7">
              <w:rPr>
                <w:rStyle w:val="ModernTableText"/>
                <w:rFonts w:cs="Arial"/>
                <w:b/>
                <w:noProof/>
                <w:szCs w:val="18"/>
              </w:rPr>
              <w:t>Source Column</w:t>
            </w:r>
          </w:p>
        </w:tc>
        <w:tc>
          <w:tcPr>
            <w:tcW w:w="948" w:type="pct"/>
            <w:tcBorders>
              <w:top w:val="single" w:color="616161" w:sz="2" w:space="0"/>
            </w:tcBorders>
            <w:vAlign w:val="center"/>
          </w:tcPr>
          <w:p w:rsidRPr="009D11F7" w:rsidR="00CE759A" w:rsidP="009D11F7" w:rsidRDefault="00CE759A" w14:paraId="410DD8E9" wp14:textId="77777777">
            <w:pPr>
              <w:pStyle w:val="TableText1"/>
              <w:spacing w:before="40" w:after="40"/>
              <w:rPr>
                <w:rStyle w:val="ModernTableText"/>
                <w:rFonts w:cs="Arial"/>
                <w:b/>
                <w:noProof/>
                <w:szCs w:val="18"/>
              </w:rPr>
            </w:pPr>
            <w:r w:rsidRPr="009D11F7">
              <w:rPr>
                <w:rStyle w:val="ModernTableText"/>
                <w:rFonts w:cs="Arial"/>
                <w:b/>
                <w:noProof/>
                <w:szCs w:val="18"/>
              </w:rPr>
              <w:t>Source Column Processing Rules</w:t>
            </w:r>
          </w:p>
        </w:tc>
      </w:tr>
      <w:tr xmlns:wp14="http://schemas.microsoft.com/office/word/2010/wordml" w:rsidRPr="00E145D1" w:rsidR="00CE759A" w:rsidTr="0099653B" w14:paraId="5ECDD5E8" wp14:textId="77777777">
        <w:tblPrEx>
          <w:tblCellMar>
            <w:top w:w="0" w:type="dxa"/>
            <w:bottom w:w="0" w:type="dxa"/>
          </w:tblCellMar>
        </w:tblPrEx>
        <w:trPr>
          <w:cantSplit/>
          <w:jc w:val="center"/>
        </w:trPr>
        <w:tc>
          <w:tcPr>
            <w:tcW w:w="559" w:type="pct"/>
            <w:tcBorders>
              <w:bottom w:val="single" w:color="616161" w:sz="2" w:space="0"/>
            </w:tcBorders>
            <w:vAlign w:val="center"/>
          </w:tcPr>
          <w:p w:rsidRPr="009D11F7" w:rsidR="00CE759A" w:rsidP="008054C2" w:rsidRDefault="00CE759A" w14:paraId="6ACC163E" wp14:textId="77777777">
            <w:pPr>
              <w:jc w:val="left"/>
              <w:rPr>
                <w:rStyle w:val="BodytextChar"/>
                <w:rFonts w:cs="Arial"/>
                <w:sz w:val="18"/>
                <w:szCs w:val="18"/>
              </w:rPr>
            </w:pPr>
            <w:r w:rsidRPr="009D11F7">
              <w:rPr>
                <w:rStyle w:val="BodytextChar"/>
                <w:rFonts w:cs="Arial"/>
                <w:sz w:val="18"/>
                <w:szCs w:val="18"/>
              </w:rPr>
              <w:t>Column</w:t>
            </w:r>
          </w:p>
        </w:tc>
        <w:tc>
          <w:tcPr>
            <w:tcW w:w="586" w:type="pct"/>
            <w:gridSpan w:val="2"/>
            <w:tcBorders>
              <w:bottom w:val="single" w:color="616161" w:sz="2" w:space="0"/>
            </w:tcBorders>
            <w:vAlign w:val="center"/>
          </w:tcPr>
          <w:p w:rsidRPr="009D11F7" w:rsidR="00CE759A" w:rsidP="008054C2" w:rsidRDefault="00CE759A" w14:paraId="7F6657DB" wp14:textId="77777777">
            <w:pPr>
              <w:pStyle w:val="TableText"/>
              <w:rPr>
                <w:rStyle w:val="BodytextChar"/>
                <w:sz w:val="18"/>
                <w:szCs w:val="18"/>
              </w:rPr>
            </w:pPr>
            <w:r w:rsidRPr="009D11F7">
              <w:rPr>
                <w:rStyle w:val="BodytextChar"/>
                <w:sz w:val="18"/>
                <w:szCs w:val="18"/>
              </w:rPr>
              <w:t>SA ID</w:t>
            </w:r>
          </w:p>
        </w:tc>
        <w:tc>
          <w:tcPr>
            <w:tcW w:w="811" w:type="pct"/>
            <w:gridSpan w:val="2"/>
            <w:tcBorders>
              <w:bottom w:val="single" w:color="616161" w:sz="2" w:space="0"/>
            </w:tcBorders>
            <w:vAlign w:val="center"/>
          </w:tcPr>
          <w:p w:rsidRPr="009D11F7" w:rsidR="00CE759A" w:rsidP="008054C2" w:rsidRDefault="00CE759A" w14:paraId="5600CF9B" wp14:textId="77777777">
            <w:pPr>
              <w:pStyle w:val="TableText"/>
              <w:rPr>
                <w:rStyle w:val="BodytextChar"/>
                <w:sz w:val="18"/>
                <w:szCs w:val="18"/>
              </w:rPr>
            </w:pPr>
            <w:r w:rsidRPr="009D11F7">
              <w:rPr>
                <w:rStyle w:val="BodytextChar"/>
                <w:sz w:val="18"/>
                <w:szCs w:val="18"/>
              </w:rPr>
              <w:t>Service Authorization Identification.</w:t>
            </w:r>
          </w:p>
        </w:tc>
        <w:tc>
          <w:tcPr>
            <w:tcW w:w="446" w:type="pct"/>
            <w:tcBorders>
              <w:bottom w:val="single" w:color="616161" w:sz="2" w:space="0"/>
            </w:tcBorders>
            <w:vAlign w:val="center"/>
          </w:tcPr>
          <w:p w:rsidRPr="009D11F7" w:rsidR="00CE759A" w:rsidP="00E145D1" w:rsidRDefault="00CE759A" w14:paraId="03536B5F" wp14:textId="77777777">
            <w:pPr>
              <w:pStyle w:val="TableText"/>
              <w:rPr>
                <w:rStyle w:val="BodytextChar"/>
                <w:sz w:val="18"/>
                <w:szCs w:val="18"/>
              </w:rPr>
            </w:pPr>
            <w:r w:rsidRPr="009D11F7">
              <w:rPr>
                <w:rStyle w:val="BodytextChar"/>
                <w:sz w:val="18"/>
                <w:szCs w:val="18"/>
              </w:rPr>
              <w:t>A_HDR_TB</w:t>
            </w:r>
          </w:p>
        </w:tc>
        <w:tc>
          <w:tcPr>
            <w:tcW w:w="1650" w:type="pct"/>
            <w:gridSpan w:val="2"/>
            <w:tcBorders>
              <w:bottom w:val="single" w:color="616161" w:sz="2" w:space="0"/>
            </w:tcBorders>
            <w:vAlign w:val="center"/>
          </w:tcPr>
          <w:p w:rsidRPr="009D11F7" w:rsidR="00CE759A" w:rsidP="00E145D1" w:rsidRDefault="00CE759A" w14:paraId="50218A62" wp14:textId="77777777">
            <w:pPr>
              <w:pStyle w:val="TableText"/>
              <w:rPr>
                <w:rStyle w:val="BodytextChar"/>
                <w:sz w:val="18"/>
                <w:szCs w:val="18"/>
              </w:rPr>
            </w:pPr>
            <w:r w:rsidRPr="009D11F7">
              <w:rPr>
                <w:rStyle w:val="BodytextChar"/>
                <w:sz w:val="18"/>
                <w:szCs w:val="18"/>
              </w:rPr>
              <w:t>A_AUTH_ID</w:t>
            </w:r>
          </w:p>
        </w:tc>
        <w:tc>
          <w:tcPr>
            <w:tcW w:w="948" w:type="pct"/>
            <w:tcBorders>
              <w:bottom w:val="single" w:color="616161" w:sz="2" w:space="0"/>
            </w:tcBorders>
            <w:vAlign w:val="center"/>
          </w:tcPr>
          <w:p w:rsidRPr="009D11F7" w:rsidR="00CE759A" w:rsidP="00E145D1" w:rsidRDefault="00CE759A" w14:paraId="47A1F791" wp14:textId="77777777">
            <w:pPr>
              <w:pStyle w:val="TableText"/>
              <w:rPr>
                <w:rStyle w:val="BodytextChar"/>
                <w:sz w:val="18"/>
                <w:szCs w:val="18"/>
              </w:rPr>
            </w:pPr>
          </w:p>
        </w:tc>
      </w:tr>
      <w:tr xmlns:wp14="http://schemas.microsoft.com/office/word/2010/wordml" w:rsidRPr="00E145D1" w:rsidR="00BE501F" w:rsidTr="0099653B" w14:paraId="5A711AE2" wp14:textId="77777777">
        <w:tblPrEx>
          <w:tblCellMar>
            <w:top w:w="0" w:type="dxa"/>
            <w:bottom w:w="0" w:type="dxa"/>
          </w:tblCellMar>
        </w:tblPrEx>
        <w:trPr>
          <w:cantSplit/>
          <w:jc w:val="center"/>
        </w:trPr>
        <w:tc>
          <w:tcPr>
            <w:tcW w:w="559" w:type="pct"/>
            <w:vAlign w:val="center"/>
          </w:tcPr>
          <w:p w:rsidRPr="009D11F7" w:rsidR="00BE501F" w:rsidP="008054C2" w:rsidRDefault="00BE501F" w14:paraId="54A8D27B" wp14:textId="77777777">
            <w:pPr>
              <w:jc w:val="left"/>
              <w:rPr>
                <w:rStyle w:val="BodytextChar"/>
                <w:rFonts w:cs="Arial"/>
                <w:sz w:val="18"/>
                <w:szCs w:val="18"/>
              </w:rPr>
            </w:pPr>
            <w:r w:rsidRPr="009D11F7">
              <w:rPr>
                <w:rStyle w:val="BodytextChar"/>
                <w:rFonts w:cs="Arial"/>
                <w:sz w:val="18"/>
                <w:szCs w:val="18"/>
              </w:rPr>
              <w:t>Column</w:t>
            </w:r>
          </w:p>
        </w:tc>
        <w:tc>
          <w:tcPr>
            <w:tcW w:w="586" w:type="pct"/>
            <w:gridSpan w:val="2"/>
            <w:vAlign w:val="center"/>
          </w:tcPr>
          <w:p w:rsidRPr="009D11F7" w:rsidR="00BE501F" w:rsidP="008054C2" w:rsidRDefault="00BE501F" w14:paraId="321D723B" wp14:textId="77777777">
            <w:pPr>
              <w:pStyle w:val="BodytextChar"/>
              <w:spacing w:before="40" w:after="40"/>
              <w:jc w:val="left"/>
              <w:rPr>
                <w:rStyle w:val="BodytextChar"/>
                <w:rFonts w:cs="Arial"/>
                <w:sz w:val="18"/>
                <w:szCs w:val="18"/>
              </w:rPr>
            </w:pPr>
            <w:r w:rsidRPr="009D11F7">
              <w:rPr>
                <w:rStyle w:val="BodytextChar"/>
                <w:rFonts w:cs="Arial"/>
                <w:sz w:val="18"/>
                <w:szCs w:val="18"/>
              </w:rPr>
              <w:t>SA LI Num</w:t>
            </w:r>
          </w:p>
        </w:tc>
        <w:tc>
          <w:tcPr>
            <w:tcW w:w="811" w:type="pct"/>
            <w:gridSpan w:val="2"/>
            <w:vAlign w:val="center"/>
          </w:tcPr>
          <w:p w:rsidRPr="009D11F7" w:rsidR="00BE501F" w:rsidP="008054C2" w:rsidRDefault="00BE501F" w14:paraId="6E4FD2E6" wp14:textId="77777777">
            <w:pPr>
              <w:pStyle w:val="TableText"/>
              <w:rPr>
                <w:rStyle w:val="BodytextChar"/>
                <w:sz w:val="18"/>
                <w:szCs w:val="18"/>
              </w:rPr>
            </w:pPr>
            <w:r w:rsidRPr="009D11F7">
              <w:rPr>
                <w:rStyle w:val="BodytextChar"/>
                <w:sz w:val="18"/>
                <w:szCs w:val="18"/>
              </w:rPr>
              <w:t>This field displays the line item number.</w:t>
            </w:r>
          </w:p>
        </w:tc>
        <w:tc>
          <w:tcPr>
            <w:tcW w:w="446" w:type="pct"/>
            <w:vAlign w:val="center"/>
          </w:tcPr>
          <w:p w:rsidRPr="009D11F7" w:rsidR="00BE501F" w:rsidP="00E145D1" w:rsidRDefault="00BE501F" w14:paraId="3791A4A7" wp14:textId="77777777">
            <w:pPr>
              <w:pStyle w:val="TableText"/>
              <w:rPr>
                <w:rStyle w:val="BodytextChar"/>
                <w:sz w:val="18"/>
                <w:szCs w:val="18"/>
              </w:rPr>
            </w:pPr>
            <w:r w:rsidRPr="009D11F7">
              <w:rPr>
                <w:rStyle w:val="BodytextChar"/>
                <w:sz w:val="18"/>
                <w:szCs w:val="18"/>
              </w:rPr>
              <w:t>A_DTL_TB</w:t>
            </w:r>
          </w:p>
        </w:tc>
        <w:tc>
          <w:tcPr>
            <w:tcW w:w="1650" w:type="pct"/>
            <w:gridSpan w:val="2"/>
            <w:vAlign w:val="center"/>
          </w:tcPr>
          <w:p w:rsidRPr="009D11F7" w:rsidR="00BE501F" w:rsidP="00E145D1" w:rsidRDefault="00BE501F" w14:paraId="5C48FA03" wp14:textId="77777777">
            <w:pPr>
              <w:pStyle w:val="TableText"/>
              <w:rPr>
                <w:rStyle w:val="BodytextChar"/>
                <w:sz w:val="18"/>
                <w:szCs w:val="18"/>
              </w:rPr>
            </w:pPr>
            <w:r w:rsidRPr="009D11F7">
              <w:rPr>
                <w:rStyle w:val="BodytextChar"/>
                <w:sz w:val="18"/>
                <w:szCs w:val="18"/>
              </w:rPr>
              <w:t>A_LI_NUM</w:t>
            </w:r>
          </w:p>
        </w:tc>
        <w:tc>
          <w:tcPr>
            <w:tcW w:w="948" w:type="pct"/>
            <w:vAlign w:val="center"/>
          </w:tcPr>
          <w:p w:rsidRPr="009D11F7" w:rsidR="00BE501F" w:rsidP="00E145D1" w:rsidRDefault="00BE501F" w14:paraId="0959290F" wp14:textId="77777777">
            <w:pPr>
              <w:pStyle w:val="TableText"/>
              <w:rPr>
                <w:rStyle w:val="BodytextChar"/>
                <w:sz w:val="18"/>
                <w:szCs w:val="18"/>
              </w:rPr>
            </w:pPr>
          </w:p>
        </w:tc>
      </w:tr>
      <w:tr xmlns:wp14="http://schemas.microsoft.com/office/word/2010/wordml" w:rsidRPr="00E145D1" w:rsidR="00CE759A" w:rsidTr="0099653B" w14:paraId="779B2297" wp14:textId="77777777">
        <w:tblPrEx>
          <w:tblCellMar>
            <w:top w:w="0" w:type="dxa"/>
            <w:bottom w:w="0" w:type="dxa"/>
          </w:tblCellMar>
        </w:tblPrEx>
        <w:trPr>
          <w:cantSplit/>
          <w:jc w:val="center"/>
        </w:trPr>
        <w:tc>
          <w:tcPr>
            <w:tcW w:w="559" w:type="pct"/>
            <w:vAlign w:val="center"/>
          </w:tcPr>
          <w:p w:rsidRPr="009D11F7" w:rsidR="00CE759A" w:rsidP="008054C2" w:rsidRDefault="00CE759A" w14:paraId="5F6840BE" wp14:textId="77777777">
            <w:pPr>
              <w:jc w:val="left"/>
              <w:rPr>
                <w:rStyle w:val="BodytextChar"/>
                <w:rFonts w:cs="Arial"/>
                <w:sz w:val="18"/>
                <w:szCs w:val="18"/>
              </w:rPr>
            </w:pPr>
            <w:r w:rsidRPr="009D11F7">
              <w:rPr>
                <w:rStyle w:val="BodytextChar"/>
                <w:rFonts w:cs="Arial"/>
                <w:sz w:val="18"/>
                <w:szCs w:val="18"/>
              </w:rPr>
              <w:t>Column</w:t>
            </w:r>
          </w:p>
        </w:tc>
        <w:tc>
          <w:tcPr>
            <w:tcW w:w="586" w:type="pct"/>
            <w:gridSpan w:val="2"/>
            <w:vAlign w:val="center"/>
          </w:tcPr>
          <w:p w:rsidRPr="009D11F7" w:rsidR="00CE759A" w:rsidP="008054C2" w:rsidRDefault="00CE759A" w14:paraId="2DD1F66E" wp14:textId="77777777">
            <w:pPr>
              <w:pStyle w:val="BodytextChar"/>
              <w:spacing w:before="40" w:after="40"/>
              <w:jc w:val="left"/>
              <w:rPr>
                <w:rStyle w:val="BodytextChar"/>
                <w:rFonts w:cs="Arial"/>
                <w:sz w:val="18"/>
                <w:szCs w:val="18"/>
              </w:rPr>
            </w:pPr>
            <w:r w:rsidRPr="009D11F7">
              <w:rPr>
                <w:rStyle w:val="BodytextChar"/>
                <w:rFonts w:cs="Arial"/>
                <w:sz w:val="18"/>
                <w:szCs w:val="18"/>
              </w:rPr>
              <w:t>SA LI Dt-Apprv Beg</w:t>
            </w:r>
          </w:p>
        </w:tc>
        <w:tc>
          <w:tcPr>
            <w:tcW w:w="811" w:type="pct"/>
            <w:gridSpan w:val="2"/>
            <w:vAlign w:val="center"/>
          </w:tcPr>
          <w:p w:rsidRPr="009D11F7" w:rsidR="00CE759A" w:rsidP="008054C2" w:rsidRDefault="00CE759A" w14:paraId="71FD95C9" wp14:textId="77777777">
            <w:pPr>
              <w:pStyle w:val="TableText"/>
              <w:rPr>
                <w:rStyle w:val="BodytextChar"/>
                <w:sz w:val="18"/>
                <w:szCs w:val="18"/>
              </w:rPr>
            </w:pPr>
            <w:r w:rsidRPr="009D11F7">
              <w:rPr>
                <w:rStyle w:val="BodytextChar"/>
                <w:sz w:val="18"/>
                <w:szCs w:val="18"/>
              </w:rPr>
              <w:t>Line Item Approved Begin Date.</w:t>
            </w:r>
          </w:p>
        </w:tc>
        <w:tc>
          <w:tcPr>
            <w:tcW w:w="446" w:type="pct"/>
            <w:vAlign w:val="center"/>
          </w:tcPr>
          <w:p w:rsidRPr="009D11F7" w:rsidR="00CE759A" w:rsidP="00E145D1" w:rsidRDefault="00CE759A" w14:paraId="020D1049" wp14:textId="77777777">
            <w:pPr>
              <w:pStyle w:val="TableText"/>
              <w:rPr>
                <w:rStyle w:val="BodytextChar"/>
                <w:sz w:val="18"/>
                <w:szCs w:val="18"/>
              </w:rPr>
            </w:pPr>
            <w:r w:rsidRPr="009D11F7">
              <w:rPr>
                <w:rStyle w:val="BodytextChar"/>
                <w:sz w:val="18"/>
                <w:szCs w:val="18"/>
              </w:rPr>
              <w:t>A_DTL_TB</w:t>
            </w:r>
          </w:p>
        </w:tc>
        <w:tc>
          <w:tcPr>
            <w:tcW w:w="1650" w:type="pct"/>
            <w:gridSpan w:val="2"/>
            <w:vAlign w:val="center"/>
          </w:tcPr>
          <w:p w:rsidRPr="009D11F7" w:rsidR="00CE759A" w:rsidP="00E145D1" w:rsidRDefault="00CE759A" w14:paraId="7F3138DD" wp14:textId="77777777">
            <w:pPr>
              <w:pStyle w:val="TableText"/>
              <w:rPr>
                <w:rStyle w:val="BodytextChar"/>
                <w:sz w:val="18"/>
                <w:szCs w:val="18"/>
              </w:rPr>
            </w:pPr>
            <w:r w:rsidRPr="009D11F7">
              <w:rPr>
                <w:rStyle w:val="BodytextChar"/>
                <w:sz w:val="18"/>
                <w:szCs w:val="18"/>
              </w:rPr>
              <w:t>A_LI_</w:t>
            </w:r>
            <w:r w:rsidRPr="009D11F7" w:rsidDel="006E7D23" w:rsidR="006E7D23">
              <w:rPr>
                <w:rStyle w:val="BodytextChar"/>
                <w:sz w:val="18"/>
                <w:szCs w:val="18"/>
              </w:rPr>
              <w:t xml:space="preserve"> </w:t>
            </w:r>
            <w:r w:rsidRPr="009D11F7">
              <w:rPr>
                <w:rStyle w:val="BodytextChar"/>
                <w:sz w:val="18"/>
                <w:szCs w:val="18"/>
              </w:rPr>
              <w:t>BEG_DT</w:t>
            </w:r>
          </w:p>
        </w:tc>
        <w:tc>
          <w:tcPr>
            <w:tcW w:w="948" w:type="pct"/>
            <w:vAlign w:val="center"/>
          </w:tcPr>
          <w:p w:rsidRPr="009D11F7" w:rsidR="00CE759A" w:rsidP="00E145D1" w:rsidRDefault="00CE759A" w14:paraId="365386CD" wp14:textId="77777777">
            <w:pPr>
              <w:pStyle w:val="TableText"/>
              <w:rPr>
                <w:rStyle w:val="BodytextChar"/>
                <w:sz w:val="18"/>
                <w:szCs w:val="18"/>
              </w:rPr>
            </w:pPr>
          </w:p>
        </w:tc>
      </w:tr>
      <w:tr xmlns:wp14="http://schemas.microsoft.com/office/word/2010/wordml" w:rsidRPr="00E145D1" w:rsidR="00CE759A" w:rsidTr="0099653B" w14:paraId="5078E5D6" wp14:textId="77777777">
        <w:tblPrEx>
          <w:tblCellMar>
            <w:top w:w="0" w:type="dxa"/>
            <w:bottom w:w="0" w:type="dxa"/>
          </w:tblCellMar>
        </w:tblPrEx>
        <w:trPr>
          <w:cantSplit/>
          <w:jc w:val="center"/>
        </w:trPr>
        <w:tc>
          <w:tcPr>
            <w:tcW w:w="559" w:type="pct"/>
            <w:vAlign w:val="center"/>
          </w:tcPr>
          <w:p w:rsidRPr="009D11F7" w:rsidR="00CE759A" w:rsidP="008054C2" w:rsidRDefault="00CE759A" w14:paraId="565B12F9" wp14:textId="77777777">
            <w:pPr>
              <w:jc w:val="left"/>
              <w:rPr>
                <w:rStyle w:val="BodytextChar"/>
                <w:rFonts w:cs="Arial"/>
                <w:sz w:val="18"/>
                <w:szCs w:val="18"/>
              </w:rPr>
            </w:pPr>
            <w:r w:rsidRPr="009D11F7">
              <w:rPr>
                <w:rStyle w:val="BodytextChar"/>
                <w:rFonts w:cs="Arial"/>
                <w:sz w:val="18"/>
                <w:szCs w:val="18"/>
              </w:rPr>
              <w:t>Column</w:t>
            </w:r>
          </w:p>
        </w:tc>
        <w:tc>
          <w:tcPr>
            <w:tcW w:w="586" w:type="pct"/>
            <w:gridSpan w:val="2"/>
            <w:vAlign w:val="center"/>
          </w:tcPr>
          <w:p w:rsidRPr="009D11F7" w:rsidR="00CE759A" w:rsidP="008054C2" w:rsidRDefault="00CE759A" w14:paraId="133E5F0B" wp14:textId="77777777">
            <w:pPr>
              <w:pStyle w:val="BodytextChar"/>
              <w:spacing w:before="40" w:after="40"/>
              <w:jc w:val="left"/>
              <w:rPr>
                <w:rStyle w:val="BodytextChar"/>
                <w:rFonts w:cs="Arial"/>
                <w:sz w:val="18"/>
                <w:szCs w:val="18"/>
              </w:rPr>
            </w:pPr>
            <w:r w:rsidRPr="009D11F7">
              <w:rPr>
                <w:rStyle w:val="BodytextChar"/>
                <w:rFonts w:cs="Arial"/>
                <w:sz w:val="18"/>
                <w:szCs w:val="18"/>
              </w:rPr>
              <w:t>SA LI Dt-Apprv End</w:t>
            </w:r>
          </w:p>
        </w:tc>
        <w:tc>
          <w:tcPr>
            <w:tcW w:w="811" w:type="pct"/>
            <w:gridSpan w:val="2"/>
            <w:vAlign w:val="center"/>
          </w:tcPr>
          <w:p w:rsidRPr="009D11F7" w:rsidR="00CE759A" w:rsidP="008054C2" w:rsidRDefault="00CE759A" w14:paraId="32CE6EB3" wp14:textId="77777777">
            <w:pPr>
              <w:pStyle w:val="TableText"/>
              <w:rPr>
                <w:rStyle w:val="BodytextChar"/>
                <w:sz w:val="18"/>
                <w:szCs w:val="18"/>
              </w:rPr>
            </w:pPr>
            <w:r w:rsidRPr="009D11F7">
              <w:rPr>
                <w:rStyle w:val="BodytextChar"/>
                <w:sz w:val="18"/>
                <w:szCs w:val="18"/>
              </w:rPr>
              <w:t>Line Item Approved End Date.</w:t>
            </w:r>
          </w:p>
        </w:tc>
        <w:tc>
          <w:tcPr>
            <w:tcW w:w="446" w:type="pct"/>
            <w:vAlign w:val="center"/>
          </w:tcPr>
          <w:p w:rsidRPr="009D11F7" w:rsidR="00CE759A" w:rsidP="00E145D1" w:rsidRDefault="00CE759A" w14:paraId="1F3CE68C" wp14:textId="77777777">
            <w:pPr>
              <w:pStyle w:val="TableText"/>
              <w:rPr>
                <w:rStyle w:val="BodytextChar"/>
                <w:sz w:val="18"/>
                <w:szCs w:val="18"/>
              </w:rPr>
            </w:pPr>
            <w:r w:rsidRPr="009D11F7">
              <w:rPr>
                <w:rStyle w:val="BodytextChar"/>
                <w:sz w:val="18"/>
                <w:szCs w:val="18"/>
              </w:rPr>
              <w:t>A_DTL_TB</w:t>
            </w:r>
          </w:p>
        </w:tc>
        <w:tc>
          <w:tcPr>
            <w:tcW w:w="1650" w:type="pct"/>
            <w:gridSpan w:val="2"/>
            <w:vAlign w:val="center"/>
          </w:tcPr>
          <w:p w:rsidRPr="009D11F7" w:rsidR="00CE759A" w:rsidP="00E145D1" w:rsidRDefault="00CE759A" w14:paraId="42661553" wp14:textId="77777777">
            <w:pPr>
              <w:pStyle w:val="TableText"/>
              <w:rPr>
                <w:rStyle w:val="BodytextChar"/>
                <w:sz w:val="18"/>
                <w:szCs w:val="18"/>
              </w:rPr>
            </w:pPr>
            <w:r w:rsidRPr="009D11F7">
              <w:rPr>
                <w:rStyle w:val="BodytextChar"/>
                <w:sz w:val="18"/>
                <w:szCs w:val="18"/>
              </w:rPr>
              <w:t>A_LI_</w:t>
            </w:r>
            <w:r w:rsidRPr="009D11F7" w:rsidDel="006E7D23" w:rsidR="006E7D23">
              <w:rPr>
                <w:rStyle w:val="BodytextChar"/>
                <w:sz w:val="18"/>
                <w:szCs w:val="18"/>
              </w:rPr>
              <w:t xml:space="preserve"> </w:t>
            </w:r>
            <w:r w:rsidRPr="009D11F7">
              <w:rPr>
                <w:rStyle w:val="BodytextChar"/>
                <w:sz w:val="18"/>
                <w:szCs w:val="18"/>
              </w:rPr>
              <w:t>END_DT</w:t>
            </w:r>
          </w:p>
        </w:tc>
        <w:tc>
          <w:tcPr>
            <w:tcW w:w="948" w:type="pct"/>
            <w:vAlign w:val="center"/>
          </w:tcPr>
          <w:p w:rsidRPr="009D11F7" w:rsidR="00CE759A" w:rsidP="00E145D1" w:rsidRDefault="00CE759A" w14:paraId="582CAAFF" wp14:textId="77777777">
            <w:pPr>
              <w:pStyle w:val="TableText"/>
              <w:rPr>
                <w:rStyle w:val="BodytextChar"/>
                <w:sz w:val="18"/>
                <w:szCs w:val="18"/>
              </w:rPr>
            </w:pPr>
          </w:p>
        </w:tc>
      </w:tr>
      <w:tr xmlns:wp14="http://schemas.microsoft.com/office/word/2010/wordml" w:rsidRPr="00E145D1" w:rsidR="00CE759A" w:rsidTr="0099653B" w14:paraId="6CCD60BB" wp14:textId="77777777">
        <w:tblPrEx>
          <w:tblCellMar>
            <w:top w:w="0" w:type="dxa"/>
            <w:bottom w:w="0" w:type="dxa"/>
          </w:tblCellMar>
        </w:tblPrEx>
        <w:trPr>
          <w:cantSplit/>
          <w:jc w:val="center"/>
        </w:trPr>
        <w:tc>
          <w:tcPr>
            <w:tcW w:w="559" w:type="pct"/>
            <w:vAlign w:val="center"/>
          </w:tcPr>
          <w:p w:rsidRPr="009D11F7" w:rsidR="00CE759A" w:rsidP="008054C2" w:rsidRDefault="00CE759A" w14:paraId="5D4549B3" wp14:textId="77777777">
            <w:pPr>
              <w:pStyle w:val="BodytextChar"/>
              <w:spacing w:before="40" w:after="40"/>
              <w:jc w:val="left"/>
              <w:rPr>
                <w:rStyle w:val="BodytextChar"/>
                <w:rFonts w:cs="Arial"/>
                <w:sz w:val="18"/>
                <w:szCs w:val="18"/>
              </w:rPr>
            </w:pPr>
            <w:r w:rsidRPr="009D11F7">
              <w:rPr>
                <w:rStyle w:val="BodytextChar"/>
                <w:rFonts w:cs="Arial"/>
                <w:sz w:val="18"/>
                <w:szCs w:val="18"/>
              </w:rPr>
              <w:t>Column</w:t>
            </w:r>
          </w:p>
        </w:tc>
        <w:tc>
          <w:tcPr>
            <w:tcW w:w="586" w:type="pct"/>
            <w:gridSpan w:val="2"/>
            <w:vAlign w:val="center"/>
          </w:tcPr>
          <w:p w:rsidRPr="009D11F7" w:rsidR="00CE759A" w:rsidP="008054C2" w:rsidRDefault="00CE759A" w14:paraId="4BCD8BBA" wp14:textId="77777777">
            <w:pPr>
              <w:pStyle w:val="BodytextChar"/>
              <w:spacing w:before="40" w:after="40"/>
              <w:jc w:val="left"/>
              <w:rPr>
                <w:rStyle w:val="BodytextChar"/>
                <w:rFonts w:cs="Arial"/>
                <w:sz w:val="18"/>
                <w:szCs w:val="18"/>
              </w:rPr>
            </w:pPr>
            <w:r w:rsidRPr="009D11F7">
              <w:rPr>
                <w:rStyle w:val="BodytextChar"/>
                <w:rFonts w:cs="Arial"/>
                <w:sz w:val="18"/>
                <w:szCs w:val="18"/>
              </w:rPr>
              <w:t>SA LI Svc Cd-From</w:t>
            </w:r>
          </w:p>
        </w:tc>
        <w:tc>
          <w:tcPr>
            <w:tcW w:w="811" w:type="pct"/>
            <w:gridSpan w:val="2"/>
            <w:vAlign w:val="center"/>
          </w:tcPr>
          <w:p w:rsidRPr="009D11F7" w:rsidR="00CE759A" w:rsidP="008054C2" w:rsidRDefault="00CE759A" w14:paraId="04A18263" wp14:textId="77777777">
            <w:pPr>
              <w:jc w:val="left"/>
              <w:rPr>
                <w:rStyle w:val="BodytextChar"/>
                <w:rFonts w:cs="Arial"/>
                <w:sz w:val="18"/>
                <w:szCs w:val="18"/>
              </w:rPr>
            </w:pPr>
            <w:r w:rsidRPr="009D11F7">
              <w:rPr>
                <w:rStyle w:val="BodytextChar"/>
                <w:rFonts w:cs="Arial"/>
                <w:sz w:val="18"/>
                <w:szCs w:val="18"/>
              </w:rPr>
              <w:t xml:space="preserve">From Service code.   The service code may be a procedure code, revenue </w:t>
            </w:r>
            <w:r w:rsidRPr="009D11F7" w:rsidR="005D44D3">
              <w:rPr>
                <w:rStyle w:val="BodytextChar"/>
                <w:rFonts w:cs="Arial"/>
                <w:sz w:val="18"/>
                <w:szCs w:val="18"/>
              </w:rPr>
              <w:t>code, etc.</w:t>
            </w:r>
          </w:p>
        </w:tc>
        <w:tc>
          <w:tcPr>
            <w:tcW w:w="446" w:type="pct"/>
            <w:vAlign w:val="center"/>
          </w:tcPr>
          <w:p w:rsidRPr="009D11F7" w:rsidR="00CE759A" w:rsidP="008054C2" w:rsidRDefault="00CE759A" w14:paraId="5EC2A4DC" wp14:textId="77777777">
            <w:pPr>
              <w:pStyle w:val="TableText"/>
              <w:rPr>
                <w:rStyle w:val="BodytextChar"/>
                <w:sz w:val="18"/>
                <w:szCs w:val="18"/>
              </w:rPr>
            </w:pPr>
            <w:r w:rsidRPr="009D11F7">
              <w:rPr>
                <w:rStyle w:val="BodytextChar"/>
                <w:sz w:val="18"/>
                <w:szCs w:val="18"/>
              </w:rPr>
              <w:t>A_DTL_TB</w:t>
            </w:r>
          </w:p>
        </w:tc>
        <w:tc>
          <w:tcPr>
            <w:tcW w:w="1650" w:type="pct"/>
            <w:gridSpan w:val="2"/>
            <w:vAlign w:val="center"/>
          </w:tcPr>
          <w:p w:rsidRPr="009D11F7" w:rsidR="00CE759A" w:rsidP="008054C2" w:rsidRDefault="00CE759A" w14:paraId="5078AE74" wp14:textId="77777777">
            <w:pPr>
              <w:spacing w:before="40" w:after="40"/>
              <w:jc w:val="left"/>
              <w:rPr>
                <w:rStyle w:val="BodytextChar"/>
                <w:rFonts w:cs="Arial"/>
                <w:sz w:val="18"/>
                <w:szCs w:val="18"/>
              </w:rPr>
            </w:pPr>
            <w:r w:rsidRPr="009D11F7">
              <w:rPr>
                <w:rStyle w:val="BodytextChar"/>
                <w:rFonts w:cs="Arial"/>
                <w:sz w:val="18"/>
                <w:szCs w:val="18"/>
              </w:rPr>
              <w:t>A_LI_SVC_FROM_CD</w:t>
            </w:r>
          </w:p>
        </w:tc>
        <w:tc>
          <w:tcPr>
            <w:tcW w:w="948" w:type="pct"/>
            <w:vAlign w:val="center"/>
          </w:tcPr>
          <w:p w:rsidRPr="009D11F7" w:rsidR="00CE759A" w:rsidP="008054C2" w:rsidRDefault="00CE759A" w14:paraId="718EF448" wp14:textId="77777777">
            <w:pPr>
              <w:pStyle w:val="TableText1"/>
              <w:spacing w:before="40" w:after="40"/>
              <w:rPr>
                <w:rStyle w:val="BodytextChar"/>
                <w:rFonts w:cs="Arial"/>
                <w:spacing w:val="0"/>
                <w:sz w:val="18"/>
                <w:szCs w:val="18"/>
              </w:rPr>
            </w:pPr>
          </w:p>
        </w:tc>
      </w:tr>
      <w:tr xmlns:wp14="http://schemas.microsoft.com/office/word/2010/wordml" w:rsidRPr="00E145D1" w:rsidR="00CF42A3" w:rsidTr="00393B70" w14:paraId="7C1E95BB" wp14:textId="77777777">
        <w:tblPrEx>
          <w:tblCellMar>
            <w:top w:w="0" w:type="dxa"/>
            <w:bottom w:w="0" w:type="dxa"/>
          </w:tblCellMar>
        </w:tblPrEx>
        <w:trPr>
          <w:cantSplit/>
          <w:jc w:val="center"/>
        </w:trPr>
        <w:tc>
          <w:tcPr>
            <w:tcW w:w="561" w:type="pct"/>
            <w:gridSpan w:val="2"/>
            <w:vAlign w:val="center"/>
          </w:tcPr>
          <w:p w:rsidRPr="009D11F7" w:rsidR="00CF42A3" w:rsidP="00393B70" w:rsidRDefault="00CF42A3" w14:paraId="1CEB264C" wp14:textId="77777777">
            <w:pPr>
              <w:pStyle w:val="BodytextChar"/>
              <w:spacing w:before="40" w:after="40"/>
              <w:jc w:val="left"/>
              <w:rPr>
                <w:rStyle w:val="BodytextChar"/>
                <w:rFonts w:cs="Arial"/>
                <w:sz w:val="18"/>
                <w:szCs w:val="18"/>
              </w:rPr>
            </w:pPr>
            <w:r w:rsidRPr="009D11F7">
              <w:rPr>
                <w:rStyle w:val="BodytextChar"/>
                <w:rFonts w:cs="Arial"/>
                <w:sz w:val="18"/>
                <w:szCs w:val="18"/>
              </w:rPr>
              <w:t>Column</w:t>
            </w:r>
          </w:p>
        </w:tc>
        <w:tc>
          <w:tcPr>
            <w:tcW w:w="584" w:type="pct"/>
            <w:vAlign w:val="center"/>
          </w:tcPr>
          <w:p w:rsidRPr="009D11F7" w:rsidR="00CF42A3" w:rsidP="00393B70" w:rsidRDefault="00CF42A3" w14:paraId="2AD62B61" wp14:textId="77777777">
            <w:pPr>
              <w:pStyle w:val="BodytextChar"/>
              <w:spacing w:before="40" w:after="40"/>
              <w:jc w:val="left"/>
              <w:rPr>
                <w:rStyle w:val="BodytextChar"/>
                <w:rFonts w:cs="Arial"/>
                <w:sz w:val="18"/>
                <w:szCs w:val="18"/>
              </w:rPr>
            </w:pPr>
            <w:r w:rsidRPr="009D11F7">
              <w:rPr>
                <w:rStyle w:val="BodytextChar"/>
                <w:rFonts w:cs="Arial"/>
                <w:sz w:val="18"/>
                <w:szCs w:val="18"/>
              </w:rPr>
              <w:t>SA LI Svc Cd-To</w:t>
            </w:r>
          </w:p>
        </w:tc>
        <w:tc>
          <w:tcPr>
            <w:tcW w:w="811" w:type="pct"/>
            <w:gridSpan w:val="2"/>
            <w:vAlign w:val="center"/>
          </w:tcPr>
          <w:p w:rsidRPr="009D11F7" w:rsidR="00CF42A3" w:rsidP="00393B70" w:rsidRDefault="00CF42A3" w14:paraId="14813D5F" wp14:textId="77777777">
            <w:pPr>
              <w:pStyle w:val="BodytextChar"/>
              <w:spacing w:before="40" w:after="40"/>
              <w:jc w:val="left"/>
              <w:rPr>
                <w:rStyle w:val="BodytextChar"/>
                <w:rFonts w:cs="Arial"/>
                <w:sz w:val="18"/>
                <w:szCs w:val="18"/>
              </w:rPr>
            </w:pPr>
            <w:r w:rsidRPr="009D11F7">
              <w:rPr>
                <w:rStyle w:val="BodytextChar"/>
                <w:rFonts w:cs="Arial"/>
                <w:sz w:val="18"/>
                <w:szCs w:val="18"/>
              </w:rPr>
              <w:t>To Service code.  The service code may be a procedure code, revenue code, etc.</w:t>
            </w:r>
          </w:p>
        </w:tc>
        <w:tc>
          <w:tcPr>
            <w:tcW w:w="446" w:type="pct"/>
            <w:vAlign w:val="center"/>
          </w:tcPr>
          <w:p w:rsidRPr="009D11F7" w:rsidR="00CF42A3" w:rsidP="00393B70" w:rsidRDefault="00CF42A3" w14:paraId="56FCCAAB" wp14:textId="77777777">
            <w:pPr>
              <w:pStyle w:val="BodytextChar"/>
              <w:spacing w:before="40" w:after="40"/>
              <w:jc w:val="left"/>
              <w:rPr>
                <w:rStyle w:val="BodytextChar"/>
                <w:rFonts w:cs="Arial"/>
                <w:sz w:val="18"/>
                <w:szCs w:val="18"/>
              </w:rPr>
            </w:pPr>
            <w:r w:rsidRPr="009D11F7">
              <w:rPr>
                <w:rStyle w:val="BodytextChar"/>
                <w:rFonts w:cs="Arial"/>
                <w:sz w:val="18"/>
                <w:szCs w:val="18"/>
              </w:rPr>
              <w:t>A_DTL_TB</w:t>
            </w:r>
          </w:p>
        </w:tc>
        <w:tc>
          <w:tcPr>
            <w:tcW w:w="1650" w:type="pct"/>
            <w:gridSpan w:val="2"/>
            <w:vAlign w:val="center"/>
          </w:tcPr>
          <w:p w:rsidRPr="009D11F7" w:rsidR="00CF42A3" w:rsidP="00393B70" w:rsidRDefault="00CF42A3" w14:paraId="697D9AD7" wp14:textId="77777777">
            <w:pPr>
              <w:pStyle w:val="BodytextChar"/>
              <w:spacing w:before="40" w:after="40"/>
              <w:jc w:val="left"/>
              <w:rPr>
                <w:rStyle w:val="BodytextChar"/>
                <w:rFonts w:cs="Arial"/>
                <w:sz w:val="18"/>
                <w:szCs w:val="18"/>
              </w:rPr>
            </w:pPr>
            <w:r w:rsidRPr="009D11F7">
              <w:rPr>
                <w:rStyle w:val="BodytextChar"/>
                <w:rFonts w:cs="Arial"/>
                <w:sz w:val="18"/>
                <w:szCs w:val="18"/>
              </w:rPr>
              <w:t xml:space="preserve">A_LI_SVC_THRU_CD </w:t>
            </w:r>
          </w:p>
        </w:tc>
        <w:tc>
          <w:tcPr>
            <w:tcW w:w="948" w:type="pct"/>
            <w:vAlign w:val="center"/>
          </w:tcPr>
          <w:p w:rsidRPr="009D11F7" w:rsidR="00CF42A3" w:rsidP="00393B70" w:rsidRDefault="00CF42A3" w14:paraId="1985FB31" wp14:textId="77777777">
            <w:pPr>
              <w:pStyle w:val="BodytextChar"/>
              <w:spacing w:before="40" w:after="40"/>
              <w:jc w:val="left"/>
              <w:rPr>
                <w:rStyle w:val="BodytextChar"/>
                <w:rFonts w:cs="Arial"/>
                <w:sz w:val="18"/>
                <w:szCs w:val="18"/>
              </w:rPr>
            </w:pPr>
          </w:p>
        </w:tc>
      </w:tr>
      <w:tr xmlns:wp14="http://schemas.microsoft.com/office/word/2010/wordml" w:rsidRPr="00E145D1" w:rsidR="00CF42A3" w:rsidTr="0099653B" w14:paraId="601500AD" wp14:textId="77777777">
        <w:tblPrEx>
          <w:tblCellMar>
            <w:top w:w="0" w:type="dxa"/>
            <w:bottom w:w="0" w:type="dxa"/>
          </w:tblCellMar>
        </w:tblPrEx>
        <w:trPr>
          <w:cantSplit/>
          <w:jc w:val="center"/>
        </w:trPr>
        <w:tc>
          <w:tcPr>
            <w:tcW w:w="561" w:type="pct"/>
            <w:gridSpan w:val="2"/>
            <w:vAlign w:val="center"/>
          </w:tcPr>
          <w:p w:rsidRPr="009D11F7" w:rsidR="00CF42A3" w:rsidP="0099653B" w:rsidRDefault="00CF42A3" w14:paraId="75DC077F" wp14:textId="77777777">
            <w:pPr>
              <w:pStyle w:val="BodytextChar"/>
              <w:spacing w:before="40" w:after="40"/>
              <w:jc w:val="left"/>
              <w:rPr>
                <w:rStyle w:val="BodytextChar"/>
                <w:rFonts w:cs="Arial"/>
                <w:sz w:val="18"/>
                <w:szCs w:val="18"/>
              </w:rPr>
            </w:pPr>
            <w:r w:rsidRPr="009D11F7">
              <w:rPr>
                <w:rStyle w:val="BodytextChar"/>
                <w:rFonts w:cs="Arial"/>
                <w:sz w:val="18"/>
                <w:szCs w:val="18"/>
              </w:rPr>
              <w:t>Column</w:t>
            </w:r>
          </w:p>
        </w:tc>
        <w:tc>
          <w:tcPr>
            <w:tcW w:w="584" w:type="pct"/>
            <w:vAlign w:val="center"/>
          </w:tcPr>
          <w:p w:rsidRPr="009D11F7" w:rsidR="00CF42A3" w:rsidP="0099653B" w:rsidRDefault="00CF42A3" w14:paraId="165AC4DA" wp14:textId="77777777">
            <w:pPr>
              <w:pStyle w:val="BodytextChar"/>
              <w:spacing w:before="40" w:after="40"/>
              <w:jc w:val="left"/>
              <w:rPr>
                <w:rStyle w:val="BodytextChar"/>
                <w:rFonts w:cs="Arial"/>
                <w:sz w:val="18"/>
                <w:szCs w:val="18"/>
              </w:rPr>
            </w:pPr>
            <w:r w:rsidRPr="009D11F7">
              <w:rPr>
                <w:rStyle w:val="BodytextChar"/>
                <w:rFonts w:cs="Arial"/>
                <w:sz w:val="18"/>
                <w:szCs w:val="18"/>
              </w:rPr>
              <w:t>SA LI-Svc Cd-Mod</w:t>
            </w:r>
          </w:p>
        </w:tc>
        <w:tc>
          <w:tcPr>
            <w:tcW w:w="811" w:type="pct"/>
            <w:gridSpan w:val="2"/>
            <w:vAlign w:val="center"/>
          </w:tcPr>
          <w:p w:rsidRPr="009D11F7" w:rsidR="00CF42A3" w:rsidP="0099653B" w:rsidRDefault="00CF42A3" w14:paraId="7F4500D9" wp14:textId="77777777">
            <w:pPr>
              <w:pStyle w:val="BodytextChar"/>
              <w:spacing w:before="40" w:after="40"/>
              <w:jc w:val="left"/>
              <w:rPr>
                <w:rStyle w:val="BodytextChar"/>
                <w:rFonts w:cs="Arial"/>
                <w:sz w:val="18"/>
                <w:szCs w:val="18"/>
              </w:rPr>
            </w:pPr>
            <w:r w:rsidRPr="009D11F7">
              <w:rPr>
                <w:rStyle w:val="BodytextChar"/>
                <w:rFonts w:cs="Arial"/>
                <w:sz w:val="18"/>
                <w:szCs w:val="18"/>
              </w:rPr>
              <w:t xml:space="preserve">Up to 4 pairs of Procedure Code Modifiers.  </w:t>
            </w:r>
          </w:p>
        </w:tc>
        <w:tc>
          <w:tcPr>
            <w:tcW w:w="446" w:type="pct"/>
            <w:vAlign w:val="center"/>
          </w:tcPr>
          <w:p w:rsidRPr="009D11F7" w:rsidR="00CF42A3" w:rsidP="0099653B" w:rsidRDefault="00CF42A3" w14:paraId="3F541885" wp14:textId="77777777">
            <w:pPr>
              <w:pStyle w:val="BodytextChar"/>
              <w:spacing w:before="40" w:after="40"/>
              <w:jc w:val="left"/>
              <w:rPr>
                <w:rStyle w:val="BodytextChar"/>
                <w:rFonts w:cs="Arial"/>
                <w:sz w:val="18"/>
                <w:szCs w:val="18"/>
              </w:rPr>
            </w:pPr>
            <w:r w:rsidRPr="009D11F7">
              <w:rPr>
                <w:rStyle w:val="BodytextChar"/>
                <w:rFonts w:cs="Arial"/>
                <w:sz w:val="18"/>
                <w:szCs w:val="18"/>
              </w:rPr>
              <w:t>A_DTL_TB</w:t>
            </w:r>
          </w:p>
        </w:tc>
        <w:tc>
          <w:tcPr>
            <w:tcW w:w="1650" w:type="pct"/>
            <w:gridSpan w:val="2"/>
            <w:vAlign w:val="center"/>
          </w:tcPr>
          <w:p w:rsidRPr="009D11F7" w:rsidR="00CF42A3" w:rsidP="0099653B" w:rsidRDefault="00CF42A3" w14:paraId="0C7A4463" wp14:textId="77777777">
            <w:pPr>
              <w:pStyle w:val="BodytextChar"/>
              <w:spacing w:before="40" w:after="40"/>
              <w:jc w:val="left"/>
              <w:rPr>
                <w:rStyle w:val="BodytextChar"/>
                <w:rFonts w:cs="Arial"/>
                <w:sz w:val="18"/>
                <w:szCs w:val="18"/>
              </w:rPr>
            </w:pPr>
            <w:r w:rsidRPr="009D11F7">
              <w:rPr>
                <w:rStyle w:val="BodytextChar"/>
                <w:rFonts w:cs="Arial"/>
                <w:sz w:val="18"/>
                <w:szCs w:val="18"/>
              </w:rPr>
              <w:t>A</w:t>
            </w:r>
            <w:r w:rsidRPr="009D11F7" w:rsidDel="003A47E3">
              <w:rPr>
                <w:rStyle w:val="BodytextChar"/>
                <w:rFonts w:cs="Arial"/>
                <w:sz w:val="18"/>
                <w:szCs w:val="18"/>
              </w:rPr>
              <w:t xml:space="preserve"> </w:t>
            </w:r>
            <w:r w:rsidRPr="009D11F7">
              <w:rPr>
                <w:rStyle w:val="BodytextChar"/>
                <w:rFonts w:cs="Arial"/>
                <w:sz w:val="18"/>
                <w:szCs w:val="18"/>
              </w:rPr>
              <w:t>_PROC_MOD_1ST_CD</w:t>
            </w:r>
          </w:p>
          <w:p w:rsidRPr="009D11F7" w:rsidR="00CF42A3" w:rsidP="0099653B" w:rsidRDefault="00CF42A3" w14:paraId="792FA4AF" wp14:textId="77777777">
            <w:pPr>
              <w:pStyle w:val="BodytextChar"/>
              <w:spacing w:before="40" w:after="40"/>
              <w:jc w:val="left"/>
              <w:rPr>
                <w:rStyle w:val="BodytextChar"/>
                <w:rFonts w:cs="Arial"/>
                <w:sz w:val="18"/>
                <w:szCs w:val="18"/>
              </w:rPr>
            </w:pPr>
            <w:r w:rsidRPr="009D11F7">
              <w:rPr>
                <w:rStyle w:val="BodytextChar"/>
                <w:rFonts w:cs="Arial"/>
                <w:sz w:val="18"/>
                <w:szCs w:val="18"/>
              </w:rPr>
              <w:t>A</w:t>
            </w:r>
            <w:r w:rsidRPr="009D11F7" w:rsidDel="003A47E3">
              <w:rPr>
                <w:rStyle w:val="BodytextChar"/>
                <w:rFonts w:cs="Arial"/>
                <w:sz w:val="18"/>
                <w:szCs w:val="18"/>
              </w:rPr>
              <w:t xml:space="preserve"> </w:t>
            </w:r>
            <w:r w:rsidRPr="009D11F7">
              <w:rPr>
                <w:rStyle w:val="BodytextChar"/>
                <w:rFonts w:cs="Arial"/>
                <w:sz w:val="18"/>
                <w:szCs w:val="18"/>
              </w:rPr>
              <w:t>_PROC_MOD_2ND_CD</w:t>
            </w:r>
          </w:p>
          <w:p w:rsidRPr="009D11F7" w:rsidR="00CF42A3" w:rsidP="0099653B" w:rsidRDefault="00CF42A3" w14:paraId="48172E2F" wp14:textId="77777777">
            <w:pPr>
              <w:pStyle w:val="BodytextChar"/>
              <w:spacing w:before="40" w:after="40"/>
              <w:jc w:val="left"/>
              <w:rPr>
                <w:rStyle w:val="BodytextChar"/>
                <w:rFonts w:cs="Arial"/>
                <w:sz w:val="18"/>
                <w:szCs w:val="18"/>
              </w:rPr>
            </w:pPr>
            <w:r w:rsidRPr="009D11F7">
              <w:rPr>
                <w:rStyle w:val="BodytextChar"/>
                <w:rFonts w:cs="Arial"/>
                <w:sz w:val="18"/>
                <w:szCs w:val="18"/>
              </w:rPr>
              <w:t>A</w:t>
            </w:r>
            <w:r w:rsidRPr="009D11F7" w:rsidDel="003A47E3">
              <w:rPr>
                <w:rStyle w:val="BodytextChar"/>
                <w:rFonts w:cs="Arial"/>
                <w:sz w:val="18"/>
                <w:szCs w:val="18"/>
              </w:rPr>
              <w:t xml:space="preserve"> </w:t>
            </w:r>
            <w:r w:rsidRPr="009D11F7">
              <w:rPr>
                <w:rStyle w:val="BodytextChar"/>
                <w:rFonts w:cs="Arial"/>
                <w:sz w:val="18"/>
                <w:szCs w:val="18"/>
              </w:rPr>
              <w:t>_PROC_MOD_3RD_CD</w:t>
            </w:r>
          </w:p>
          <w:p w:rsidRPr="009D11F7" w:rsidR="00CF42A3" w:rsidP="0099653B" w:rsidRDefault="00CF42A3" w14:paraId="3808A2D2" wp14:textId="77777777">
            <w:pPr>
              <w:pStyle w:val="BodytextChar"/>
              <w:spacing w:before="40" w:after="40"/>
              <w:jc w:val="left"/>
              <w:rPr>
                <w:rStyle w:val="BodytextChar"/>
                <w:rFonts w:cs="Arial"/>
                <w:sz w:val="18"/>
                <w:szCs w:val="18"/>
              </w:rPr>
            </w:pPr>
            <w:r w:rsidRPr="009D11F7">
              <w:rPr>
                <w:rStyle w:val="BodytextChar"/>
                <w:rFonts w:cs="Arial"/>
                <w:sz w:val="18"/>
                <w:szCs w:val="18"/>
              </w:rPr>
              <w:t>A</w:t>
            </w:r>
            <w:r w:rsidRPr="009D11F7" w:rsidDel="003A47E3">
              <w:rPr>
                <w:rStyle w:val="BodytextChar"/>
                <w:rFonts w:cs="Arial"/>
                <w:sz w:val="18"/>
                <w:szCs w:val="18"/>
              </w:rPr>
              <w:t xml:space="preserve"> </w:t>
            </w:r>
            <w:r w:rsidRPr="009D11F7">
              <w:rPr>
                <w:rStyle w:val="BodytextChar"/>
                <w:rFonts w:cs="Arial"/>
                <w:sz w:val="18"/>
                <w:szCs w:val="18"/>
              </w:rPr>
              <w:t>_PROC_MOD_4TH_CD</w:t>
            </w:r>
          </w:p>
        </w:tc>
        <w:tc>
          <w:tcPr>
            <w:tcW w:w="948" w:type="pct"/>
            <w:vAlign w:val="center"/>
          </w:tcPr>
          <w:p w:rsidRPr="009D11F7" w:rsidR="00CF42A3" w:rsidP="0099653B" w:rsidRDefault="00BE3176" w14:paraId="2BAC6FC9" wp14:textId="77777777">
            <w:pPr>
              <w:pStyle w:val="BodytextChar"/>
              <w:spacing w:before="40" w:after="40"/>
              <w:jc w:val="left"/>
              <w:rPr>
                <w:rStyle w:val="BodytextChar"/>
                <w:rFonts w:cs="Arial"/>
                <w:sz w:val="18"/>
                <w:szCs w:val="18"/>
              </w:rPr>
            </w:pPr>
            <w:r>
              <w:rPr>
                <w:rStyle w:val="BodytextChar"/>
                <w:rFonts w:cs="Arial"/>
                <w:sz w:val="18"/>
                <w:szCs w:val="18"/>
              </w:rPr>
              <w:t xml:space="preserve"> </w:t>
            </w:r>
          </w:p>
          <w:p w:rsidRPr="009D11F7" w:rsidR="00CF42A3" w:rsidP="0099653B" w:rsidRDefault="00CF42A3" w14:paraId="1F521B06" wp14:textId="77777777">
            <w:pPr>
              <w:pStyle w:val="BodytextChar"/>
              <w:spacing w:before="40" w:after="40"/>
              <w:jc w:val="left"/>
              <w:rPr>
                <w:rStyle w:val="BodytextChar"/>
                <w:rFonts w:cs="Arial"/>
                <w:sz w:val="18"/>
                <w:szCs w:val="18"/>
              </w:rPr>
            </w:pPr>
          </w:p>
        </w:tc>
      </w:tr>
      <w:tr xmlns:wp14="http://schemas.microsoft.com/office/word/2010/wordml" w:rsidRPr="00E145D1" w:rsidR="00CF42A3" w:rsidTr="0099653B" w14:paraId="03454E75" wp14:textId="77777777">
        <w:tblPrEx>
          <w:tblCellMar>
            <w:top w:w="0" w:type="dxa"/>
            <w:bottom w:w="0" w:type="dxa"/>
          </w:tblCellMar>
        </w:tblPrEx>
        <w:trPr>
          <w:cantSplit/>
          <w:jc w:val="center"/>
        </w:trPr>
        <w:tc>
          <w:tcPr>
            <w:tcW w:w="559" w:type="pct"/>
            <w:tcBorders>
              <w:bottom w:val="single" w:color="616161" w:sz="2" w:space="0"/>
            </w:tcBorders>
            <w:vAlign w:val="center"/>
          </w:tcPr>
          <w:p w:rsidRPr="009D11F7" w:rsidR="00CF42A3" w:rsidP="008054C2" w:rsidRDefault="00CF42A3" w14:paraId="4E05DF7E" wp14:textId="77777777">
            <w:pPr>
              <w:jc w:val="left"/>
              <w:rPr>
                <w:rStyle w:val="BodytextChar"/>
                <w:rFonts w:cs="Arial"/>
                <w:sz w:val="18"/>
                <w:szCs w:val="18"/>
              </w:rPr>
            </w:pPr>
            <w:r w:rsidRPr="009D11F7">
              <w:rPr>
                <w:rStyle w:val="BodytextChar"/>
                <w:rFonts w:cs="Arial"/>
                <w:sz w:val="18"/>
                <w:szCs w:val="18"/>
              </w:rPr>
              <w:t>Column</w:t>
            </w:r>
          </w:p>
        </w:tc>
        <w:tc>
          <w:tcPr>
            <w:tcW w:w="586" w:type="pct"/>
            <w:gridSpan w:val="2"/>
            <w:tcBorders>
              <w:bottom w:val="single" w:color="616161" w:sz="2" w:space="0"/>
            </w:tcBorders>
            <w:vAlign w:val="center"/>
          </w:tcPr>
          <w:p w:rsidRPr="009D11F7" w:rsidR="00CF42A3" w:rsidP="008054C2" w:rsidRDefault="00CF42A3" w14:paraId="11516CB4" wp14:textId="77777777">
            <w:pPr>
              <w:pStyle w:val="BodytextChar"/>
              <w:spacing w:before="40" w:after="40"/>
              <w:jc w:val="left"/>
              <w:rPr>
                <w:rStyle w:val="BodytextChar"/>
                <w:rFonts w:cs="Arial"/>
                <w:sz w:val="18"/>
                <w:szCs w:val="18"/>
              </w:rPr>
            </w:pPr>
            <w:r w:rsidRPr="009D11F7">
              <w:rPr>
                <w:rStyle w:val="BodytextChar"/>
                <w:rFonts w:cs="Arial"/>
                <w:sz w:val="18"/>
                <w:szCs w:val="18"/>
              </w:rPr>
              <w:t>Total Apprvd Units</w:t>
            </w:r>
          </w:p>
        </w:tc>
        <w:tc>
          <w:tcPr>
            <w:tcW w:w="811" w:type="pct"/>
            <w:gridSpan w:val="2"/>
            <w:tcBorders>
              <w:bottom w:val="single" w:color="616161" w:sz="2" w:space="0"/>
            </w:tcBorders>
            <w:vAlign w:val="center"/>
          </w:tcPr>
          <w:p w:rsidRPr="009D11F7" w:rsidR="00CF42A3" w:rsidP="008054C2" w:rsidRDefault="00CF42A3" w14:paraId="124069F3" wp14:textId="77777777">
            <w:pPr>
              <w:spacing w:before="40" w:after="40"/>
              <w:jc w:val="left"/>
              <w:rPr>
                <w:rStyle w:val="BodytextChar"/>
                <w:rFonts w:cs="Arial"/>
                <w:sz w:val="18"/>
                <w:szCs w:val="18"/>
              </w:rPr>
            </w:pPr>
            <w:r w:rsidRPr="009D11F7">
              <w:rPr>
                <w:rStyle w:val="BodytextChar"/>
                <w:rFonts w:cs="Arial"/>
                <w:sz w:val="18"/>
                <w:szCs w:val="18"/>
              </w:rPr>
              <w:t>The count of all approved units for this Servicing provider by SA Auth Type Code, SA Category Service Code, and SA ID.</w:t>
            </w:r>
          </w:p>
        </w:tc>
        <w:tc>
          <w:tcPr>
            <w:tcW w:w="446" w:type="pct"/>
            <w:tcBorders>
              <w:bottom w:val="single" w:color="616161" w:sz="2" w:space="0"/>
            </w:tcBorders>
            <w:vAlign w:val="center"/>
          </w:tcPr>
          <w:p w:rsidRPr="009D11F7" w:rsidR="00CF42A3" w:rsidP="00E145D1" w:rsidRDefault="00CF42A3" w14:paraId="67401C5F" wp14:textId="77777777">
            <w:pPr>
              <w:pStyle w:val="TableText"/>
              <w:rPr>
                <w:rStyle w:val="BodytextChar"/>
                <w:sz w:val="18"/>
                <w:szCs w:val="18"/>
              </w:rPr>
            </w:pPr>
            <w:r w:rsidRPr="009D11F7">
              <w:rPr>
                <w:rStyle w:val="BodytextChar"/>
                <w:sz w:val="18"/>
                <w:szCs w:val="18"/>
              </w:rPr>
              <w:t>A_DTL_TB</w:t>
            </w:r>
          </w:p>
        </w:tc>
        <w:tc>
          <w:tcPr>
            <w:tcW w:w="1650" w:type="pct"/>
            <w:gridSpan w:val="2"/>
            <w:tcBorders>
              <w:bottom w:val="single" w:color="616161" w:sz="2" w:space="0"/>
            </w:tcBorders>
            <w:vAlign w:val="center"/>
          </w:tcPr>
          <w:p w:rsidRPr="009D11F7" w:rsidR="00CF42A3" w:rsidP="00E145D1" w:rsidRDefault="00CF42A3" w14:paraId="0E5059AE" wp14:textId="77777777">
            <w:pPr>
              <w:pStyle w:val="TableText"/>
              <w:rPr>
                <w:rStyle w:val="BodytextChar"/>
                <w:sz w:val="18"/>
                <w:szCs w:val="18"/>
              </w:rPr>
            </w:pPr>
            <w:r w:rsidRPr="009D11F7">
              <w:rPr>
                <w:rStyle w:val="BodytextChar"/>
                <w:sz w:val="18"/>
                <w:szCs w:val="18"/>
              </w:rPr>
              <w:t>A_LI_APP_UNIT_AMT</w:t>
            </w:r>
          </w:p>
        </w:tc>
        <w:tc>
          <w:tcPr>
            <w:tcW w:w="948" w:type="pct"/>
            <w:tcBorders>
              <w:bottom w:val="single" w:color="616161" w:sz="2" w:space="0"/>
            </w:tcBorders>
            <w:vAlign w:val="center"/>
          </w:tcPr>
          <w:p w:rsidRPr="009D11F7" w:rsidR="00CF42A3" w:rsidP="00E145D1" w:rsidRDefault="00CF42A3" w14:paraId="447B2103" wp14:textId="77777777">
            <w:pPr>
              <w:pStyle w:val="TableText"/>
              <w:rPr>
                <w:rStyle w:val="BodytextChar"/>
                <w:sz w:val="18"/>
                <w:szCs w:val="18"/>
              </w:rPr>
            </w:pPr>
          </w:p>
        </w:tc>
      </w:tr>
      <w:tr xmlns:wp14="http://schemas.microsoft.com/office/word/2010/wordml" w:rsidRPr="00E145D1" w:rsidR="00CF42A3" w:rsidTr="0099653B" w14:paraId="4CDF3859" wp14:textId="77777777">
        <w:tblPrEx>
          <w:tblCellMar>
            <w:top w:w="0" w:type="dxa"/>
            <w:bottom w:w="0" w:type="dxa"/>
          </w:tblCellMar>
        </w:tblPrEx>
        <w:trPr>
          <w:cantSplit/>
          <w:jc w:val="center"/>
        </w:trPr>
        <w:tc>
          <w:tcPr>
            <w:tcW w:w="559" w:type="pct"/>
            <w:tcBorders>
              <w:bottom w:val="single" w:color="616161" w:sz="2" w:space="0"/>
            </w:tcBorders>
            <w:vAlign w:val="center"/>
          </w:tcPr>
          <w:p w:rsidRPr="009D11F7" w:rsidR="00CF42A3" w:rsidP="008054C2" w:rsidRDefault="00CF42A3" w14:paraId="75AA3438" wp14:textId="77777777">
            <w:pPr>
              <w:jc w:val="left"/>
              <w:rPr>
                <w:rStyle w:val="BodytextChar"/>
                <w:rFonts w:cs="Arial"/>
                <w:sz w:val="18"/>
                <w:szCs w:val="18"/>
              </w:rPr>
            </w:pPr>
            <w:r w:rsidRPr="009D11F7">
              <w:rPr>
                <w:rStyle w:val="BodytextChar"/>
                <w:rFonts w:cs="Arial"/>
                <w:sz w:val="18"/>
                <w:szCs w:val="18"/>
              </w:rPr>
              <w:t>Column</w:t>
            </w:r>
          </w:p>
        </w:tc>
        <w:tc>
          <w:tcPr>
            <w:tcW w:w="586" w:type="pct"/>
            <w:gridSpan w:val="2"/>
            <w:tcBorders>
              <w:bottom w:val="single" w:color="616161" w:sz="2" w:space="0"/>
            </w:tcBorders>
            <w:vAlign w:val="center"/>
          </w:tcPr>
          <w:p w:rsidRPr="009D11F7" w:rsidR="00CF42A3" w:rsidP="008054C2" w:rsidRDefault="00CF42A3" w14:paraId="605FB9A2" wp14:textId="77777777">
            <w:pPr>
              <w:pStyle w:val="BodytextChar"/>
              <w:spacing w:before="40" w:after="40"/>
              <w:jc w:val="left"/>
              <w:rPr>
                <w:rStyle w:val="BodytextChar"/>
                <w:rFonts w:cs="Arial"/>
                <w:sz w:val="18"/>
                <w:szCs w:val="18"/>
              </w:rPr>
            </w:pPr>
            <w:r w:rsidRPr="009D11F7">
              <w:rPr>
                <w:rStyle w:val="BodytextChar"/>
                <w:rFonts w:cs="Arial"/>
                <w:sz w:val="18"/>
                <w:szCs w:val="18"/>
              </w:rPr>
              <w:t>Total Apprvd Amt</w:t>
            </w:r>
          </w:p>
        </w:tc>
        <w:tc>
          <w:tcPr>
            <w:tcW w:w="811" w:type="pct"/>
            <w:gridSpan w:val="2"/>
            <w:tcBorders>
              <w:bottom w:val="single" w:color="616161" w:sz="2" w:space="0"/>
            </w:tcBorders>
            <w:vAlign w:val="center"/>
          </w:tcPr>
          <w:p w:rsidRPr="009D11F7" w:rsidR="00CF42A3" w:rsidP="008054C2" w:rsidRDefault="00CF42A3" w14:paraId="53FFB47B" wp14:textId="77777777">
            <w:pPr>
              <w:spacing w:before="40" w:after="40"/>
              <w:jc w:val="left"/>
              <w:rPr>
                <w:rStyle w:val="BodytextChar"/>
                <w:rFonts w:cs="Arial"/>
                <w:sz w:val="18"/>
                <w:szCs w:val="18"/>
              </w:rPr>
            </w:pPr>
            <w:r w:rsidRPr="009D11F7">
              <w:rPr>
                <w:rStyle w:val="BodytextChar"/>
                <w:rFonts w:cs="Arial"/>
                <w:sz w:val="18"/>
                <w:szCs w:val="18"/>
              </w:rPr>
              <w:t>The total of all approved amounts for this Servicing provider by SA Auth Type Code, SA Category Service Code, and SA ID.</w:t>
            </w:r>
          </w:p>
        </w:tc>
        <w:tc>
          <w:tcPr>
            <w:tcW w:w="446" w:type="pct"/>
            <w:tcBorders>
              <w:bottom w:val="single" w:color="616161" w:sz="2" w:space="0"/>
            </w:tcBorders>
            <w:vAlign w:val="center"/>
          </w:tcPr>
          <w:p w:rsidRPr="009D11F7" w:rsidR="00CF42A3" w:rsidP="00E145D1" w:rsidRDefault="00CF42A3" w14:paraId="4E829018" wp14:textId="77777777">
            <w:pPr>
              <w:pStyle w:val="TableText"/>
              <w:rPr>
                <w:rStyle w:val="BodytextChar"/>
                <w:sz w:val="18"/>
                <w:szCs w:val="18"/>
              </w:rPr>
            </w:pPr>
            <w:r w:rsidRPr="009D11F7">
              <w:rPr>
                <w:rStyle w:val="BodytextChar"/>
                <w:sz w:val="18"/>
                <w:szCs w:val="18"/>
              </w:rPr>
              <w:t>A_DTL_TB</w:t>
            </w:r>
          </w:p>
        </w:tc>
        <w:tc>
          <w:tcPr>
            <w:tcW w:w="1650" w:type="pct"/>
            <w:gridSpan w:val="2"/>
            <w:tcBorders>
              <w:bottom w:val="single" w:color="616161" w:sz="2" w:space="0"/>
            </w:tcBorders>
            <w:vAlign w:val="center"/>
          </w:tcPr>
          <w:p w:rsidRPr="009D11F7" w:rsidR="00CF42A3" w:rsidP="00E145D1" w:rsidRDefault="00CF42A3" w14:paraId="38EC1CFE" wp14:textId="77777777">
            <w:pPr>
              <w:pStyle w:val="TableText"/>
              <w:rPr>
                <w:rStyle w:val="BodytextChar"/>
                <w:sz w:val="18"/>
                <w:szCs w:val="18"/>
              </w:rPr>
            </w:pPr>
            <w:r w:rsidRPr="009D11F7">
              <w:rPr>
                <w:rStyle w:val="BodytextChar"/>
                <w:sz w:val="18"/>
                <w:szCs w:val="18"/>
              </w:rPr>
              <w:t>A_LI_APP_AMT</w:t>
            </w:r>
          </w:p>
        </w:tc>
        <w:tc>
          <w:tcPr>
            <w:tcW w:w="948" w:type="pct"/>
            <w:tcBorders>
              <w:bottom w:val="single" w:color="616161" w:sz="2" w:space="0"/>
            </w:tcBorders>
            <w:vAlign w:val="center"/>
          </w:tcPr>
          <w:p w:rsidRPr="009D11F7" w:rsidR="00CF42A3" w:rsidP="00E145D1" w:rsidRDefault="00CF42A3" w14:paraId="1C7DFABA" wp14:textId="77777777">
            <w:pPr>
              <w:pStyle w:val="TableText"/>
              <w:rPr>
                <w:rStyle w:val="BodytextChar"/>
                <w:sz w:val="18"/>
                <w:szCs w:val="18"/>
              </w:rPr>
            </w:pPr>
          </w:p>
        </w:tc>
      </w:tr>
      <w:tr xmlns:wp14="http://schemas.microsoft.com/office/word/2010/wordml" w:rsidRPr="00E145D1" w:rsidR="00CF42A3" w:rsidTr="0099653B" w14:paraId="1C6E52E4" wp14:textId="77777777">
        <w:tblPrEx>
          <w:tblCellMar>
            <w:top w:w="0" w:type="dxa"/>
            <w:bottom w:w="0" w:type="dxa"/>
          </w:tblCellMar>
        </w:tblPrEx>
        <w:trPr>
          <w:cantSplit/>
          <w:jc w:val="center"/>
        </w:trPr>
        <w:tc>
          <w:tcPr>
            <w:tcW w:w="559" w:type="pct"/>
            <w:tcBorders>
              <w:top w:val="single" w:color="616161" w:sz="2" w:space="0"/>
            </w:tcBorders>
            <w:vAlign w:val="center"/>
          </w:tcPr>
          <w:p w:rsidRPr="009D11F7" w:rsidR="00CF42A3" w:rsidP="008054C2" w:rsidRDefault="00CF42A3" w14:paraId="29574A6A" wp14:textId="77777777">
            <w:pPr>
              <w:jc w:val="left"/>
              <w:rPr>
                <w:rStyle w:val="BodytextChar"/>
                <w:rFonts w:cs="Arial"/>
                <w:sz w:val="18"/>
                <w:szCs w:val="18"/>
              </w:rPr>
            </w:pPr>
            <w:r w:rsidRPr="009D11F7">
              <w:rPr>
                <w:rStyle w:val="BodytextChar"/>
                <w:rFonts w:cs="Arial"/>
                <w:sz w:val="18"/>
                <w:szCs w:val="18"/>
              </w:rPr>
              <w:t>Column</w:t>
            </w:r>
          </w:p>
        </w:tc>
        <w:tc>
          <w:tcPr>
            <w:tcW w:w="586" w:type="pct"/>
            <w:gridSpan w:val="2"/>
            <w:tcBorders>
              <w:top w:val="single" w:color="616161" w:sz="2" w:space="0"/>
            </w:tcBorders>
            <w:vAlign w:val="center"/>
          </w:tcPr>
          <w:p w:rsidRPr="009D11F7" w:rsidR="00CF42A3" w:rsidP="008054C2" w:rsidRDefault="00CF42A3" w14:paraId="3863FDDD" wp14:textId="77777777">
            <w:pPr>
              <w:pStyle w:val="BodytextChar"/>
              <w:spacing w:before="40" w:after="40"/>
              <w:jc w:val="left"/>
              <w:rPr>
                <w:rStyle w:val="BodytextChar"/>
                <w:rFonts w:cs="Arial"/>
                <w:sz w:val="18"/>
                <w:szCs w:val="18"/>
              </w:rPr>
            </w:pPr>
            <w:r w:rsidRPr="009D11F7">
              <w:rPr>
                <w:rStyle w:val="BodytextChar"/>
                <w:rFonts w:cs="Arial"/>
                <w:sz w:val="18"/>
                <w:szCs w:val="18"/>
              </w:rPr>
              <w:t>Total Used Units</w:t>
            </w:r>
          </w:p>
        </w:tc>
        <w:tc>
          <w:tcPr>
            <w:tcW w:w="811" w:type="pct"/>
            <w:gridSpan w:val="2"/>
            <w:tcBorders>
              <w:top w:val="single" w:color="616161" w:sz="2" w:space="0"/>
            </w:tcBorders>
            <w:vAlign w:val="center"/>
          </w:tcPr>
          <w:p w:rsidRPr="009D11F7" w:rsidR="00CF42A3" w:rsidP="008054C2" w:rsidRDefault="00CF42A3" w14:paraId="3B918971" wp14:textId="77777777">
            <w:pPr>
              <w:spacing w:before="40" w:after="40"/>
              <w:jc w:val="left"/>
              <w:rPr>
                <w:rStyle w:val="BodytextChar"/>
                <w:rFonts w:cs="Arial"/>
                <w:sz w:val="18"/>
                <w:szCs w:val="18"/>
              </w:rPr>
            </w:pPr>
            <w:r w:rsidRPr="009D11F7">
              <w:rPr>
                <w:rStyle w:val="BodytextChar"/>
                <w:rFonts w:cs="Arial"/>
                <w:sz w:val="18"/>
                <w:szCs w:val="18"/>
              </w:rPr>
              <w:t>The count of all used units for this Servicing provider by SA Auth Type Code, SA Category Service Code, and SA ID.</w:t>
            </w:r>
          </w:p>
        </w:tc>
        <w:tc>
          <w:tcPr>
            <w:tcW w:w="446" w:type="pct"/>
            <w:tcBorders>
              <w:top w:val="single" w:color="616161" w:sz="2" w:space="0"/>
            </w:tcBorders>
            <w:vAlign w:val="center"/>
          </w:tcPr>
          <w:p w:rsidRPr="009D11F7" w:rsidR="00CF42A3" w:rsidP="00E145D1" w:rsidRDefault="00CF42A3" w14:paraId="0A39E7A9" wp14:textId="77777777">
            <w:pPr>
              <w:pStyle w:val="TableText"/>
              <w:rPr>
                <w:rStyle w:val="BodytextChar"/>
                <w:sz w:val="18"/>
                <w:szCs w:val="18"/>
              </w:rPr>
            </w:pPr>
            <w:r w:rsidRPr="009D11F7">
              <w:rPr>
                <w:rStyle w:val="BodytextChar"/>
                <w:sz w:val="18"/>
                <w:szCs w:val="18"/>
              </w:rPr>
              <w:t>A_DTL_TB</w:t>
            </w:r>
          </w:p>
        </w:tc>
        <w:tc>
          <w:tcPr>
            <w:tcW w:w="1650" w:type="pct"/>
            <w:gridSpan w:val="2"/>
            <w:tcBorders>
              <w:top w:val="single" w:color="616161" w:sz="2" w:space="0"/>
            </w:tcBorders>
            <w:vAlign w:val="center"/>
          </w:tcPr>
          <w:p w:rsidRPr="009D11F7" w:rsidR="00CF42A3" w:rsidP="00E145D1" w:rsidRDefault="00CF42A3" w14:paraId="1D936032" wp14:textId="77777777">
            <w:pPr>
              <w:pStyle w:val="TableText"/>
              <w:rPr>
                <w:rStyle w:val="BodytextChar"/>
                <w:sz w:val="18"/>
                <w:szCs w:val="18"/>
              </w:rPr>
            </w:pPr>
            <w:r w:rsidRPr="009D11F7">
              <w:rPr>
                <w:rStyle w:val="BodytextChar"/>
                <w:sz w:val="18"/>
                <w:szCs w:val="18"/>
              </w:rPr>
              <w:t>A_LI_USED_UNIT_AMT</w:t>
            </w:r>
          </w:p>
        </w:tc>
        <w:tc>
          <w:tcPr>
            <w:tcW w:w="948" w:type="pct"/>
            <w:tcBorders>
              <w:top w:val="single" w:color="616161" w:sz="2" w:space="0"/>
            </w:tcBorders>
            <w:vAlign w:val="center"/>
          </w:tcPr>
          <w:p w:rsidRPr="009D11F7" w:rsidR="00CF42A3" w:rsidP="00E145D1" w:rsidRDefault="00CF42A3" w14:paraId="415284E4" wp14:textId="77777777">
            <w:pPr>
              <w:pStyle w:val="TableText"/>
              <w:rPr>
                <w:rStyle w:val="BodytextChar"/>
                <w:sz w:val="18"/>
                <w:szCs w:val="18"/>
              </w:rPr>
            </w:pPr>
          </w:p>
        </w:tc>
      </w:tr>
      <w:tr xmlns:wp14="http://schemas.microsoft.com/office/word/2010/wordml" w:rsidRPr="00E145D1" w:rsidR="00CF42A3" w:rsidTr="0099653B" w14:paraId="5873A157" wp14:textId="77777777">
        <w:tblPrEx>
          <w:tblCellMar>
            <w:top w:w="0" w:type="dxa"/>
            <w:bottom w:w="0" w:type="dxa"/>
          </w:tblCellMar>
        </w:tblPrEx>
        <w:trPr>
          <w:cantSplit/>
          <w:jc w:val="center"/>
        </w:trPr>
        <w:tc>
          <w:tcPr>
            <w:tcW w:w="559" w:type="pct"/>
            <w:tcBorders>
              <w:top w:val="single" w:color="616161" w:sz="2" w:space="0"/>
              <w:bottom w:val="single" w:color="616161" w:sz="2" w:space="0"/>
            </w:tcBorders>
            <w:vAlign w:val="center"/>
          </w:tcPr>
          <w:p w:rsidRPr="009D11F7" w:rsidR="00CF42A3" w:rsidP="008054C2" w:rsidRDefault="00CF42A3" w14:paraId="186E4B60" wp14:textId="77777777">
            <w:pPr>
              <w:jc w:val="left"/>
              <w:rPr>
                <w:rStyle w:val="BodytextChar"/>
                <w:rFonts w:cs="Arial"/>
                <w:sz w:val="18"/>
                <w:szCs w:val="18"/>
              </w:rPr>
            </w:pPr>
            <w:r w:rsidRPr="009D11F7">
              <w:rPr>
                <w:rStyle w:val="BodytextChar"/>
                <w:rFonts w:cs="Arial"/>
                <w:sz w:val="18"/>
                <w:szCs w:val="18"/>
              </w:rPr>
              <w:t>Column</w:t>
            </w:r>
          </w:p>
        </w:tc>
        <w:tc>
          <w:tcPr>
            <w:tcW w:w="586" w:type="pct"/>
            <w:gridSpan w:val="2"/>
            <w:tcBorders>
              <w:top w:val="single" w:color="616161" w:sz="2" w:space="0"/>
              <w:bottom w:val="single" w:color="616161" w:sz="2" w:space="0"/>
            </w:tcBorders>
            <w:vAlign w:val="center"/>
          </w:tcPr>
          <w:p w:rsidRPr="009D11F7" w:rsidR="00CF42A3" w:rsidP="008054C2" w:rsidRDefault="00CF42A3" w14:paraId="679948A8" wp14:textId="77777777">
            <w:pPr>
              <w:pStyle w:val="BodytextChar"/>
              <w:spacing w:before="40" w:after="40"/>
              <w:jc w:val="left"/>
              <w:rPr>
                <w:rStyle w:val="BodytextChar"/>
                <w:rFonts w:cs="Arial"/>
                <w:sz w:val="18"/>
                <w:szCs w:val="18"/>
              </w:rPr>
            </w:pPr>
            <w:r w:rsidRPr="009D11F7">
              <w:rPr>
                <w:rStyle w:val="BodytextChar"/>
                <w:rFonts w:cs="Arial"/>
                <w:sz w:val="18"/>
                <w:szCs w:val="18"/>
              </w:rPr>
              <w:t>Total Used Amt</w:t>
            </w:r>
          </w:p>
        </w:tc>
        <w:tc>
          <w:tcPr>
            <w:tcW w:w="811" w:type="pct"/>
            <w:gridSpan w:val="2"/>
            <w:tcBorders>
              <w:top w:val="single" w:color="616161" w:sz="2" w:space="0"/>
              <w:bottom w:val="single" w:color="616161" w:sz="2" w:space="0"/>
            </w:tcBorders>
            <w:vAlign w:val="center"/>
          </w:tcPr>
          <w:p w:rsidRPr="009D11F7" w:rsidR="00CF42A3" w:rsidP="008054C2" w:rsidRDefault="00CF42A3" w14:paraId="70B10447" wp14:textId="77777777">
            <w:pPr>
              <w:spacing w:before="40" w:after="40"/>
              <w:jc w:val="left"/>
              <w:rPr>
                <w:rStyle w:val="BodytextChar"/>
                <w:rFonts w:cs="Arial"/>
                <w:sz w:val="18"/>
                <w:szCs w:val="18"/>
              </w:rPr>
            </w:pPr>
            <w:r w:rsidRPr="009D11F7">
              <w:rPr>
                <w:rStyle w:val="BodytextChar"/>
                <w:rFonts w:cs="Arial"/>
                <w:sz w:val="18"/>
                <w:szCs w:val="18"/>
              </w:rPr>
              <w:t>The total of all used amounts for this Servicing provider by SA Auth Type Code, SA Category Service Code, and SA ID.</w:t>
            </w:r>
          </w:p>
        </w:tc>
        <w:tc>
          <w:tcPr>
            <w:tcW w:w="446" w:type="pct"/>
            <w:tcBorders>
              <w:top w:val="single" w:color="616161" w:sz="2" w:space="0"/>
              <w:bottom w:val="single" w:color="616161" w:sz="2" w:space="0"/>
            </w:tcBorders>
            <w:vAlign w:val="center"/>
          </w:tcPr>
          <w:p w:rsidRPr="009D11F7" w:rsidR="00CF42A3" w:rsidP="00E145D1" w:rsidRDefault="00CF42A3" w14:paraId="7E8FC349" wp14:textId="77777777">
            <w:pPr>
              <w:pStyle w:val="TableText"/>
              <w:rPr>
                <w:rStyle w:val="BodytextChar"/>
                <w:sz w:val="18"/>
                <w:szCs w:val="18"/>
              </w:rPr>
            </w:pPr>
            <w:r w:rsidRPr="009D11F7">
              <w:rPr>
                <w:rStyle w:val="BodytextChar"/>
                <w:sz w:val="18"/>
                <w:szCs w:val="18"/>
              </w:rPr>
              <w:t>A_DTL_TB</w:t>
            </w:r>
          </w:p>
        </w:tc>
        <w:tc>
          <w:tcPr>
            <w:tcW w:w="1650" w:type="pct"/>
            <w:gridSpan w:val="2"/>
            <w:tcBorders>
              <w:top w:val="single" w:color="616161" w:sz="2" w:space="0"/>
              <w:bottom w:val="single" w:color="616161" w:sz="2" w:space="0"/>
            </w:tcBorders>
            <w:vAlign w:val="center"/>
          </w:tcPr>
          <w:p w:rsidRPr="009D11F7" w:rsidR="00CF42A3" w:rsidP="00E145D1" w:rsidRDefault="00CF42A3" w14:paraId="7285770E" wp14:textId="77777777">
            <w:pPr>
              <w:pStyle w:val="TableText"/>
              <w:rPr>
                <w:rStyle w:val="BodytextChar"/>
                <w:sz w:val="18"/>
                <w:szCs w:val="18"/>
              </w:rPr>
            </w:pPr>
            <w:r w:rsidRPr="009D11F7">
              <w:rPr>
                <w:rStyle w:val="BodytextChar"/>
                <w:sz w:val="18"/>
                <w:szCs w:val="18"/>
              </w:rPr>
              <w:t>A_LI_USED_AMT</w:t>
            </w:r>
          </w:p>
        </w:tc>
        <w:tc>
          <w:tcPr>
            <w:tcW w:w="948" w:type="pct"/>
            <w:tcBorders>
              <w:top w:val="single" w:color="616161" w:sz="2" w:space="0"/>
              <w:bottom w:val="single" w:color="616161" w:sz="2" w:space="0"/>
            </w:tcBorders>
            <w:vAlign w:val="center"/>
          </w:tcPr>
          <w:p w:rsidRPr="009D11F7" w:rsidR="00CF42A3" w:rsidP="00E145D1" w:rsidRDefault="00CF42A3" w14:paraId="36A2DEB6" wp14:textId="77777777">
            <w:pPr>
              <w:pStyle w:val="TableText"/>
              <w:rPr>
                <w:rStyle w:val="BodytextChar"/>
                <w:sz w:val="18"/>
                <w:szCs w:val="18"/>
              </w:rPr>
            </w:pPr>
          </w:p>
        </w:tc>
      </w:tr>
      <w:tr xmlns:wp14="http://schemas.microsoft.com/office/word/2010/wordml" w:rsidR="00CF42A3" w:rsidTr="0099653B" w14:paraId="4899D858" wp14:textId="77777777">
        <w:tblPrEx>
          <w:tblCellMar>
            <w:top w:w="0" w:type="dxa"/>
            <w:bottom w:w="0" w:type="dxa"/>
          </w:tblCellMar>
        </w:tblPrEx>
        <w:trPr>
          <w:cantSplit/>
          <w:jc w:val="center"/>
        </w:trPr>
        <w:tc>
          <w:tcPr>
            <w:tcW w:w="5000" w:type="pct"/>
            <w:gridSpan w:val="9"/>
            <w:tcBorders>
              <w:top w:val="single" w:color="616161" w:sz="2" w:space="0"/>
              <w:bottom w:val="single" w:color="616161" w:sz="2" w:space="0"/>
            </w:tcBorders>
            <w:shd w:val="clear" w:color="auto" w:fill="191919"/>
            <w:vAlign w:val="center"/>
          </w:tcPr>
          <w:p w:rsidR="00CF42A3" w:rsidRDefault="00CF42A3" w14:paraId="4A9824A6"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CF42A3" w:rsidTr="0099653B" w14:paraId="60472C4A" wp14:textId="77777777">
        <w:tblPrEx>
          <w:tblCellMar>
            <w:top w:w="0" w:type="dxa"/>
            <w:bottom w:w="0" w:type="dxa"/>
          </w:tblCellMar>
        </w:tblPrEx>
        <w:trPr>
          <w:cantSplit/>
          <w:jc w:val="center"/>
        </w:trPr>
        <w:tc>
          <w:tcPr>
            <w:tcW w:w="1272" w:type="pct"/>
            <w:gridSpan w:val="4"/>
            <w:tcBorders>
              <w:top w:val="single" w:color="616161" w:sz="2" w:space="0"/>
              <w:bottom w:val="single" w:color="616161" w:sz="2" w:space="0"/>
            </w:tcBorders>
            <w:vAlign w:val="center"/>
          </w:tcPr>
          <w:p w:rsidRPr="009D11F7" w:rsidR="00CF42A3" w:rsidRDefault="00CF42A3" w14:paraId="7861E5A8" wp14:textId="77777777">
            <w:pPr>
              <w:pStyle w:val="TableHeading"/>
              <w:spacing w:before="40" w:after="40"/>
              <w:jc w:val="center"/>
              <w:rPr>
                <w:rStyle w:val="ModernTableText"/>
                <w:rFonts w:cs="Arial"/>
                <w:szCs w:val="17"/>
              </w:rPr>
            </w:pPr>
            <w:r w:rsidRPr="009D11F7">
              <w:rPr>
                <w:rStyle w:val="ModernTableText"/>
                <w:rFonts w:cs="Arial"/>
                <w:szCs w:val="17"/>
              </w:rPr>
              <w:t>Chart Footnote Label (opt)</w:t>
            </w:r>
          </w:p>
        </w:tc>
        <w:tc>
          <w:tcPr>
            <w:tcW w:w="1683" w:type="pct"/>
            <w:gridSpan w:val="3"/>
            <w:tcBorders>
              <w:top w:val="single" w:color="616161" w:sz="2" w:space="0"/>
              <w:bottom w:val="single" w:color="616161" w:sz="2" w:space="0"/>
            </w:tcBorders>
            <w:vAlign w:val="center"/>
          </w:tcPr>
          <w:p w:rsidRPr="009D11F7" w:rsidR="00CF42A3" w:rsidRDefault="00CF42A3" w14:paraId="3296F7E5" wp14:textId="77777777">
            <w:pPr>
              <w:pStyle w:val="TableText1"/>
              <w:spacing w:before="40" w:after="40"/>
              <w:jc w:val="center"/>
              <w:rPr>
                <w:rStyle w:val="ModernTableText"/>
                <w:rFonts w:cs="Arial"/>
                <w:b/>
                <w:noProof/>
                <w:szCs w:val="17"/>
              </w:rPr>
            </w:pPr>
            <w:r w:rsidRPr="009D11F7">
              <w:rPr>
                <w:rStyle w:val="ModernTableText"/>
                <w:rFonts w:cs="Arial"/>
                <w:b/>
                <w:noProof/>
                <w:szCs w:val="17"/>
              </w:rPr>
              <w:t>Chart Footnote Description (opt)</w:t>
            </w:r>
          </w:p>
        </w:tc>
        <w:tc>
          <w:tcPr>
            <w:tcW w:w="2045" w:type="pct"/>
            <w:gridSpan w:val="2"/>
            <w:tcBorders>
              <w:top w:val="single" w:color="616161" w:sz="2" w:space="0"/>
              <w:bottom w:val="single" w:color="616161" w:sz="2" w:space="0"/>
            </w:tcBorders>
            <w:vAlign w:val="center"/>
          </w:tcPr>
          <w:p w:rsidRPr="009D11F7" w:rsidR="00CF42A3" w:rsidRDefault="00CF42A3" w14:paraId="062BABA9" wp14:textId="77777777">
            <w:pPr>
              <w:pStyle w:val="TableText1"/>
              <w:spacing w:before="40" w:after="40"/>
              <w:jc w:val="center"/>
              <w:rPr>
                <w:rStyle w:val="ModernTableText"/>
                <w:rFonts w:cs="Arial"/>
                <w:b/>
                <w:noProof/>
                <w:szCs w:val="17"/>
              </w:rPr>
            </w:pPr>
            <w:r w:rsidRPr="009D11F7">
              <w:rPr>
                <w:rStyle w:val="ModernTableText"/>
                <w:rFonts w:cs="Arial"/>
                <w:b/>
                <w:noProof/>
                <w:szCs w:val="17"/>
              </w:rPr>
              <w:t>Chart Footnote Processing Rules (opt)</w:t>
            </w:r>
          </w:p>
        </w:tc>
      </w:tr>
      <w:tr xmlns:wp14="http://schemas.microsoft.com/office/word/2010/wordml" w:rsidR="00CF42A3" w:rsidTr="0099653B" w14:paraId="7E8A1779" wp14:textId="77777777">
        <w:tblPrEx>
          <w:tblCellMar>
            <w:top w:w="0" w:type="dxa"/>
            <w:bottom w:w="0" w:type="dxa"/>
          </w:tblCellMar>
        </w:tblPrEx>
        <w:trPr>
          <w:cantSplit/>
          <w:jc w:val="center"/>
        </w:trPr>
        <w:tc>
          <w:tcPr>
            <w:tcW w:w="1272" w:type="pct"/>
            <w:gridSpan w:val="4"/>
            <w:tcBorders>
              <w:top w:val="single" w:color="616161" w:sz="2" w:space="0"/>
              <w:bottom w:val="single" w:color="616161" w:sz="2" w:space="0"/>
            </w:tcBorders>
            <w:vAlign w:val="center"/>
          </w:tcPr>
          <w:p w:rsidRPr="009D11F7" w:rsidR="00CF42A3" w:rsidRDefault="00CF42A3" w14:paraId="2CB97CCD" wp14:textId="77777777">
            <w:pPr>
              <w:pStyle w:val="TableText1"/>
              <w:spacing w:before="40" w:after="40"/>
              <w:rPr>
                <w:rStyle w:val="ModernTableText"/>
                <w:rFonts w:cs="Arial"/>
                <w:bCs/>
                <w:color w:val="000000"/>
                <w:szCs w:val="19"/>
              </w:rPr>
            </w:pPr>
            <w:r w:rsidRPr="009D11F7">
              <w:rPr>
                <w:rStyle w:val="ModernTableText"/>
                <w:rFonts w:cs="Arial"/>
                <w:bCs/>
                <w:color w:val="000000"/>
                <w:szCs w:val="19"/>
              </w:rPr>
              <w:t>N/A</w:t>
            </w:r>
          </w:p>
        </w:tc>
        <w:tc>
          <w:tcPr>
            <w:tcW w:w="1683" w:type="pct"/>
            <w:gridSpan w:val="3"/>
            <w:tcBorders>
              <w:top w:val="single" w:color="616161" w:sz="2" w:space="0"/>
              <w:bottom w:val="single" w:color="616161" w:sz="2" w:space="0"/>
            </w:tcBorders>
            <w:vAlign w:val="center"/>
          </w:tcPr>
          <w:p w:rsidRPr="009D11F7" w:rsidR="00CF42A3" w:rsidRDefault="00CF42A3" w14:paraId="06EEFC77" wp14:textId="77777777">
            <w:pPr>
              <w:pStyle w:val="TableText1"/>
              <w:spacing w:before="40" w:after="40"/>
              <w:rPr>
                <w:rStyle w:val="ModernTableText"/>
                <w:rFonts w:cs="Arial"/>
                <w:bCs/>
                <w:color w:val="000000"/>
                <w:szCs w:val="19"/>
              </w:rPr>
            </w:pPr>
            <w:r w:rsidRPr="009D11F7">
              <w:rPr>
                <w:rStyle w:val="ModernTableText"/>
                <w:rFonts w:cs="Arial"/>
                <w:bCs/>
                <w:color w:val="000000"/>
                <w:szCs w:val="19"/>
              </w:rPr>
              <w:t>N/A</w:t>
            </w:r>
          </w:p>
        </w:tc>
        <w:tc>
          <w:tcPr>
            <w:tcW w:w="2045" w:type="pct"/>
            <w:gridSpan w:val="2"/>
            <w:tcBorders>
              <w:top w:val="single" w:color="616161" w:sz="2" w:space="0"/>
              <w:bottom w:val="single" w:color="616161" w:sz="2" w:space="0"/>
            </w:tcBorders>
            <w:vAlign w:val="center"/>
          </w:tcPr>
          <w:p w:rsidRPr="009D11F7" w:rsidR="00CF42A3" w:rsidRDefault="00CF42A3" w14:paraId="638F09E2" wp14:textId="77777777">
            <w:pPr>
              <w:pStyle w:val="TableText1"/>
              <w:spacing w:before="40" w:after="40"/>
              <w:rPr>
                <w:rStyle w:val="ModernTableText"/>
                <w:rFonts w:cs="Arial"/>
                <w:bCs/>
                <w:color w:val="000000"/>
                <w:szCs w:val="19"/>
              </w:rPr>
            </w:pPr>
            <w:r w:rsidRPr="009D11F7">
              <w:rPr>
                <w:rStyle w:val="ModernTableText"/>
                <w:rFonts w:cs="Arial"/>
                <w:bCs/>
                <w:color w:val="000000"/>
                <w:szCs w:val="19"/>
              </w:rPr>
              <w:t>N/A</w:t>
            </w:r>
          </w:p>
        </w:tc>
      </w:tr>
      <w:tr xmlns:wp14="http://schemas.microsoft.com/office/word/2010/wordml" w:rsidR="00CF42A3" w:rsidTr="0099653B" w14:paraId="3479FBA0" wp14:textId="77777777">
        <w:tblPrEx>
          <w:tblCellMar>
            <w:top w:w="0" w:type="dxa"/>
            <w:bottom w:w="0" w:type="dxa"/>
          </w:tblCellMar>
        </w:tblPrEx>
        <w:trPr>
          <w:cantSplit/>
          <w:jc w:val="center"/>
        </w:trPr>
        <w:tc>
          <w:tcPr>
            <w:tcW w:w="5000" w:type="pct"/>
            <w:gridSpan w:val="9"/>
            <w:tcBorders>
              <w:top w:val="single" w:color="616161" w:sz="2" w:space="0"/>
              <w:bottom w:val="single" w:color="616161" w:sz="2" w:space="0"/>
            </w:tcBorders>
            <w:shd w:val="clear" w:color="auto" w:fill="191919"/>
            <w:vAlign w:val="center"/>
          </w:tcPr>
          <w:p w:rsidR="00CF42A3" w:rsidRDefault="00CF42A3" w14:paraId="3FDC3F76"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Footnote (opt)</w:t>
            </w:r>
          </w:p>
        </w:tc>
      </w:tr>
      <w:tr xmlns:wp14="http://schemas.microsoft.com/office/word/2010/wordml" w:rsidR="00CF42A3" w:rsidTr="0099653B" w14:paraId="624FD6CA" wp14:textId="77777777">
        <w:tblPrEx>
          <w:tblCellMar>
            <w:top w:w="0" w:type="dxa"/>
            <w:bottom w:w="0" w:type="dxa"/>
          </w:tblCellMar>
        </w:tblPrEx>
        <w:trPr>
          <w:cantSplit/>
          <w:jc w:val="center"/>
        </w:trPr>
        <w:tc>
          <w:tcPr>
            <w:tcW w:w="1272" w:type="pct"/>
            <w:gridSpan w:val="4"/>
            <w:tcBorders>
              <w:top w:val="single" w:color="616161" w:sz="2" w:space="0"/>
            </w:tcBorders>
            <w:vAlign w:val="center"/>
          </w:tcPr>
          <w:p w:rsidRPr="009D11F7" w:rsidR="00CF42A3" w:rsidRDefault="00CF42A3" w14:paraId="32F04653" wp14:textId="77777777">
            <w:pPr>
              <w:pStyle w:val="TableHeading"/>
              <w:spacing w:before="40" w:after="40"/>
              <w:jc w:val="center"/>
              <w:rPr>
                <w:rStyle w:val="ModernTableText"/>
                <w:rFonts w:cs="Arial"/>
                <w:szCs w:val="17"/>
              </w:rPr>
            </w:pPr>
            <w:r w:rsidRPr="009D11F7">
              <w:rPr>
                <w:rStyle w:val="ModernTableText"/>
                <w:rFonts w:cs="Arial"/>
                <w:szCs w:val="17"/>
              </w:rPr>
              <w:t>Report Footnote Label (opt)</w:t>
            </w:r>
          </w:p>
        </w:tc>
        <w:tc>
          <w:tcPr>
            <w:tcW w:w="1683" w:type="pct"/>
            <w:gridSpan w:val="3"/>
            <w:tcBorders>
              <w:top w:val="single" w:color="616161" w:sz="2" w:space="0"/>
            </w:tcBorders>
            <w:vAlign w:val="center"/>
          </w:tcPr>
          <w:p w:rsidRPr="009D11F7" w:rsidR="00CF42A3" w:rsidRDefault="00CF42A3" w14:paraId="046B833F" wp14:textId="77777777">
            <w:pPr>
              <w:pStyle w:val="TableText1"/>
              <w:spacing w:before="40" w:after="40"/>
              <w:jc w:val="center"/>
              <w:rPr>
                <w:rStyle w:val="ModernTableText"/>
                <w:rFonts w:cs="Arial"/>
                <w:b/>
                <w:noProof/>
                <w:szCs w:val="17"/>
              </w:rPr>
            </w:pPr>
            <w:r w:rsidRPr="009D11F7">
              <w:rPr>
                <w:rStyle w:val="ModernTableText"/>
                <w:rFonts w:cs="Arial"/>
                <w:b/>
                <w:noProof/>
                <w:szCs w:val="17"/>
              </w:rPr>
              <w:t>Report Footnote Description (opt)</w:t>
            </w:r>
          </w:p>
        </w:tc>
        <w:tc>
          <w:tcPr>
            <w:tcW w:w="2045" w:type="pct"/>
            <w:gridSpan w:val="2"/>
            <w:tcBorders>
              <w:top w:val="single" w:color="616161" w:sz="2" w:space="0"/>
            </w:tcBorders>
            <w:vAlign w:val="center"/>
          </w:tcPr>
          <w:p w:rsidRPr="009D11F7" w:rsidR="00CF42A3" w:rsidRDefault="00CF42A3" w14:paraId="24E4F5A5" wp14:textId="77777777">
            <w:pPr>
              <w:pStyle w:val="TableText1"/>
              <w:spacing w:before="40" w:after="40"/>
              <w:jc w:val="center"/>
              <w:rPr>
                <w:rStyle w:val="ModernTableText"/>
                <w:rFonts w:cs="Arial"/>
                <w:b/>
                <w:noProof/>
                <w:szCs w:val="17"/>
              </w:rPr>
            </w:pPr>
            <w:r w:rsidRPr="009D11F7">
              <w:rPr>
                <w:rStyle w:val="ModernTableText"/>
                <w:rFonts w:cs="Arial"/>
                <w:b/>
                <w:noProof/>
                <w:szCs w:val="17"/>
              </w:rPr>
              <w:t>Report Footnote Processing Rules (opt)</w:t>
            </w:r>
          </w:p>
        </w:tc>
      </w:tr>
      <w:tr xmlns:wp14="http://schemas.microsoft.com/office/word/2010/wordml" w:rsidR="00CF42A3" w:rsidTr="0099653B" w14:paraId="2504485D" wp14:textId="77777777">
        <w:tblPrEx>
          <w:tblCellMar>
            <w:top w:w="0" w:type="dxa"/>
            <w:bottom w:w="0" w:type="dxa"/>
          </w:tblCellMar>
        </w:tblPrEx>
        <w:trPr>
          <w:cantSplit/>
          <w:jc w:val="center"/>
        </w:trPr>
        <w:tc>
          <w:tcPr>
            <w:tcW w:w="1272" w:type="pct"/>
            <w:gridSpan w:val="4"/>
            <w:vAlign w:val="center"/>
          </w:tcPr>
          <w:p w:rsidRPr="009D11F7" w:rsidR="00CF42A3" w:rsidRDefault="00CF42A3" w14:paraId="614FB18D" wp14:textId="77777777">
            <w:pPr>
              <w:pStyle w:val="TableText1"/>
              <w:spacing w:before="40" w:after="40"/>
              <w:rPr>
                <w:rStyle w:val="ModernTableText"/>
                <w:rFonts w:cs="Arial"/>
                <w:bCs/>
                <w:color w:val="000000"/>
                <w:szCs w:val="19"/>
              </w:rPr>
            </w:pPr>
            <w:r w:rsidRPr="009D11F7">
              <w:rPr>
                <w:rStyle w:val="ModernTableText"/>
                <w:rFonts w:cs="Arial"/>
                <w:bCs/>
                <w:color w:val="000000"/>
                <w:szCs w:val="19"/>
              </w:rPr>
              <w:t>N/A</w:t>
            </w:r>
          </w:p>
        </w:tc>
        <w:tc>
          <w:tcPr>
            <w:tcW w:w="1683" w:type="pct"/>
            <w:gridSpan w:val="3"/>
            <w:vAlign w:val="center"/>
          </w:tcPr>
          <w:p w:rsidRPr="009D11F7" w:rsidR="00CF42A3" w:rsidRDefault="00CF42A3" w14:paraId="09280E19" wp14:textId="77777777">
            <w:pPr>
              <w:pStyle w:val="TableText1"/>
              <w:spacing w:before="40" w:after="40"/>
              <w:rPr>
                <w:rStyle w:val="ModernTableText"/>
                <w:rFonts w:cs="Arial"/>
                <w:bCs/>
                <w:color w:val="000000"/>
                <w:szCs w:val="19"/>
              </w:rPr>
            </w:pPr>
            <w:r w:rsidRPr="009D11F7">
              <w:rPr>
                <w:rStyle w:val="ModernTableText"/>
                <w:rFonts w:cs="Arial"/>
                <w:bCs/>
                <w:color w:val="000000"/>
                <w:szCs w:val="19"/>
              </w:rPr>
              <w:t>N/A</w:t>
            </w:r>
          </w:p>
        </w:tc>
        <w:tc>
          <w:tcPr>
            <w:tcW w:w="2045" w:type="pct"/>
            <w:gridSpan w:val="2"/>
            <w:vAlign w:val="center"/>
          </w:tcPr>
          <w:p w:rsidRPr="009D11F7" w:rsidR="00CF42A3" w:rsidRDefault="00CF42A3" w14:paraId="798CFA62" wp14:textId="77777777">
            <w:pPr>
              <w:pStyle w:val="TableText1"/>
              <w:spacing w:before="40" w:after="40"/>
              <w:rPr>
                <w:rStyle w:val="ModernTableText"/>
                <w:rFonts w:cs="Arial"/>
                <w:bCs/>
                <w:color w:val="000000"/>
                <w:szCs w:val="19"/>
              </w:rPr>
            </w:pPr>
            <w:r w:rsidRPr="009D11F7">
              <w:rPr>
                <w:rStyle w:val="ModernTableText"/>
                <w:rFonts w:cs="Arial"/>
                <w:bCs/>
                <w:color w:val="000000"/>
                <w:szCs w:val="19"/>
              </w:rPr>
              <w:t>N/A</w:t>
            </w:r>
          </w:p>
        </w:tc>
      </w:tr>
    </w:tbl>
    <w:p xmlns:wp14="http://schemas.microsoft.com/office/word/2010/wordml" w:rsidR="00CE759A" w:rsidRDefault="00CE759A" w14:paraId="0347D1D5" wp14:textId="77777777">
      <w:pPr>
        <w:rPr>
          <w:sz w:val="19"/>
          <w:szCs w:val="19"/>
        </w:rPr>
      </w:pPr>
    </w:p>
    <w:p xmlns:wp14="http://schemas.microsoft.com/office/word/2010/wordml" w:rsidR="00CE759A" w:rsidP="00D0385C" w:rsidRDefault="00CE759A" w14:paraId="65D888E8" wp14:textId="77777777">
      <w:pPr>
        <w:pStyle w:val="Heading5"/>
      </w:pPr>
      <w:r>
        <w:br w:type="page"/>
      </w:r>
      <w:bookmarkStart w:name="_Toc214963348" w:id="318"/>
      <w:r>
        <w:t xml:space="preserve">Report Definition – OPR-SRA-124 - Service Authorization Cost </w:t>
      </w:r>
      <w:r w:rsidR="004A282C">
        <w:t>Savings</w:t>
      </w:r>
      <w:bookmarkEnd w:id="318"/>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47"/>
        <w:gridCol w:w="1507"/>
        <w:gridCol w:w="1721"/>
        <w:gridCol w:w="1681"/>
        <w:gridCol w:w="22"/>
        <w:gridCol w:w="1951"/>
        <w:gridCol w:w="2164"/>
        <w:gridCol w:w="305"/>
        <w:gridCol w:w="20"/>
        <w:gridCol w:w="2035"/>
        <w:gridCol w:w="1537"/>
      </w:tblGrid>
      <w:tr xmlns:wp14="http://schemas.microsoft.com/office/word/2010/wordml" w:rsidR="00CE759A" w14:paraId="07002437" wp14:textId="77777777">
        <w:tblPrEx>
          <w:tblCellMar>
            <w:top w:w="0" w:type="dxa"/>
            <w:bottom w:w="0" w:type="dxa"/>
          </w:tblCellMar>
        </w:tblPrEx>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00CE759A" w:rsidP="0086384F" w:rsidRDefault="00CE759A" w14:paraId="5899B728" wp14:textId="77777777">
            <w:pPr>
              <w:jc w:val="center"/>
              <w:rPr>
                <w:rFonts w:eastAsia="MS Mincho"/>
              </w:rPr>
            </w:pPr>
            <w:r>
              <w:br w:type="page"/>
            </w:r>
            <w:r>
              <w:br w:type="page"/>
            </w:r>
            <w:r>
              <w:br w:type="page"/>
            </w:r>
            <w:r>
              <w:rPr>
                <w:sz w:val="38"/>
                <w:szCs w:val="38"/>
              </w:rPr>
              <w:br w:type="page"/>
            </w:r>
            <w:r>
              <w:rPr>
                <w:rFonts w:eastAsia="MS Mincho"/>
              </w:rPr>
              <w:t>NH MMIS REPORT DEFINITION</w:t>
            </w:r>
          </w:p>
        </w:tc>
      </w:tr>
      <w:tr xmlns:wp14="http://schemas.microsoft.com/office/word/2010/wordml" w:rsidR="00CE759A" w14:paraId="3E4AD39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7" w:type="pct"/>
            <w:gridSpan w:val="2"/>
            <w:tcBorders>
              <w:top w:val="single" w:color="auto" w:sz="4" w:space="0"/>
            </w:tcBorders>
            <w:vAlign w:val="center"/>
          </w:tcPr>
          <w:p w:rsidRPr="009D11F7" w:rsidR="00CE759A" w:rsidRDefault="00CE759A" w14:paraId="45DCD521" wp14:textId="77777777">
            <w:pPr>
              <w:pStyle w:val="TableHeading"/>
              <w:spacing w:before="40" w:after="40"/>
              <w:rPr>
                <w:rStyle w:val="ModernTableText"/>
                <w:noProof/>
                <w:szCs w:val="17"/>
              </w:rPr>
            </w:pPr>
            <w:r w:rsidRPr="009D11F7">
              <w:rPr>
                <w:rStyle w:val="ModernTableText"/>
                <w:noProof/>
                <w:szCs w:val="17"/>
              </w:rPr>
              <w:t>Report Type:</w:t>
            </w:r>
          </w:p>
        </w:tc>
        <w:tc>
          <w:tcPr>
            <w:tcW w:w="3973" w:type="pct"/>
            <w:gridSpan w:val="9"/>
            <w:tcBorders>
              <w:top w:val="single" w:color="auto" w:sz="4" w:space="0"/>
            </w:tcBorders>
            <w:vAlign w:val="center"/>
          </w:tcPr>
          <w:p w:rsidRPr="009D11F7" w:rsidR="00CE759A" w:rsidRDefault="00CE759A" w14:paraId="27A22C00" wp14:textId="77777777">
            <w:pPr>
              <w:pStyle w:val="TableText1"/>
              <w:spacing w:before="40" w:after="40"/>
              <w:rPr>
                <w:rStyle w:val="ModernTableText"/>
                <w:noProof/>
                <w:szCs w:val="17"/>
              </w:rPr>
            </w:pPr>
            <w:r w:rsidRPr="009D11F7">
              <w:rPr>
                <w:rStyle w:val="ModernTableText"/>
                <w:rFonts w:ascii="Wingdings" w:hAnsi="Wingdings" w:eastAsia="Wingdings" w:cs="Wingdings"/>
                <w:noProof/>
                <w:szCs w:val="23"/>
              </w:rPr>
              <w:t>þ</w:t>
            </w:r>
            <w:r w:rsidRPr="009D11F7">
              <w:rPr>
                <w:rStyle w:val="ModernTableText"/>
                <w:noProof/>
                <w:szCs w:val="23"/>
              </w:rPr>
              <w:t xml:space="preserve"> </w:t>
            </w:r>
            <w:r w:rsidRPr="009D11F7">
              <w:rPr>
                <w:rStyle w:val="ModernTableText"/>
                <w:noProof/>
                <w:szCs w:val="17"/>
              </w:rPr>
              <w:t>Standard</w:t>
            </w:r>
            <w:r w:rsidRPr="009D11F7">
              <w:rPr>
                <w:rStyle w:val="ModernTableText"/>
                <w:noProof/>
                <w:szCs w:val="17"/>
              </w:rPr>
              <w:tab/>
            </w:r>
            <w:r w:rsidRPr="009D11F7">
              <w:rPr>
                <w:rStyle w:val="ModernTableText"/>
                <w:noProof/>
                <w:szCs w:val="17"/>
              </w:rPr>
              <w:tab/>
            </w:r>
            <w:r w:rsidRPr="009D11F7">
              <w:rPr>
                <w:rStyle w:val="ModernTableText"/>
                <w:rFonts w:ascii="Wingdings 2" w:hAnsi="Wingdings 2" w:eastAsia="Wingdings 2" w:cs="Wingdings 2"/>
                <w:noProof/>
                <w:szCs w:val="23"/>
              </w:rPr>
              <w:t>£</w:t>
            </w:r>
            <w:r w:rsidRPr="009D11F7">
              <w:rPr>
                <w:rStyle w:val="ModernTableText"/>
                <w:noProof/>
                <w:szCs w:val="17"/>
              </w:rPr>
              <w:t>Customized</w:t>
            </w:r>
          </w:p>
        </w:tc>
      </w:tr>
      <w:tr xmlns:wp14="http://schemas.microsoft.com/office/word/2010/wordml" w:rsidR="00CE759A" w14:paraId="7EA3E16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7" w:type="pct"/>
            <w:gridSpan w:val="2"/>
            <w:tcBorders>
              <w:top w:val="single" w:color="616161" w:sz="2" w:space="0"/>
            </w:tcBorders>
            <w:vAlign w:val="center"/>
          </w:tcPr>
          <w:p w:rsidRPr="009D11F7" w:rsidR="00CE759A" w:rsidRDefault="00CE759A" w14:paraId="2B7BD023" wp14:textId="77777777">
            <w:pPr>
              <w:pStyle w:val="TableHeading"/>
              <w:spacing w:before="40" w:after="40"/>
              <w:rPr>
                <w:rStyle w:val="ModernTableText"/>
                <w:noProof/>
                <w:szCs w:val="17"/>
              </w:rPr>
            </w:pPr>
            <w:r w:rsidRPr="009D11F7">
              <w:rPr>
                <w:rStyle w:val="ModernTableText"/>
                <w:noProof/>
                <w:szCs w:val="17"/>
              </w:rPr>
              <w:t>Client Name:</w:t>
            </w:r>
          </w:p>
        </w:tc>
        <w:tc>
          <w:tcPr>
            <w:tcW w:w="3973" w:type="pct"/>
            <w:gridSpan w:val="9"/>
            <w:tcBorders>
              <w:top w:val="single" w:color="616161" w:sz="2" w:space="0"/>
            </w:tcBorders>
            <w:vAlign w:val="center"/>
          </w:tcPr>
          <w:p w:rsidRPr="009D11F7" w:rsidR="00CE759A" w:rsidRDefault="00CE759A" w14:paraId="10DD0386" wp14:textId="77777777">
            <w:pPr>
              <w:pStyle w:val="TableText1"/>
              <w:spacing w:before="40" w:after="40"/>
              <w:rPr>
                <w:rStyle w:val="ModernTableText"/>
                <w:szCs w:val="17"/>
              </w:rPr>
            </w:pPr>
            <w:r w:rsidRPr="009D11F7">
              <w:rPr>
                <w:rStyle w:val="ModernTableText"/>
                <w:szCs w:val="17"/>
              </w:rPr>
              <w:t>New Hampshire</w:t>
            </w:r>
          </w:p>
        </w:tc>
      </w:tr>
      <w:tr xmlns:wp14="http://schemas.microsoft.com/office/word/2010/wordml" w:rsidR="00CE759A" w14:paraId="0D4525D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7" w:type="pct"/>
            <w:gridSpan w:val="2"/>
            <w:tcBorders>
              <w:top w:val="single" w:color="616161" w:sz="2" w:space="0"/>
            </w:tcBorders>
            <w:vAlign w:val="center"/>
          </w:tcPr>
          <w:p w:rsidRPr="009D11F7" w:rsidR="00CE759A" w:rsidRDefault="00CE759A" w14:paraId="2EF03E6C" wp14:textId="77777777">
            <w:pPr>
              <w:pStyle w:val="TableHeading"/>
              <w:spacing w:before="40" w:after="40"/>
              <w:rPr>
                <w:rStyle w:val="ModernTableText"/>
                <w:noProof/>
                <w:szCs w:val="17"/>
              </w:rPr>
            </w:pPr>
            <w:r w:rsidRPr="009D11F7">
              <w:rPr>
                <w:rStyle w:val="ModernTableText"/>
                <w:noProof/>
                <w:szCs w:val="17"/>
              </w:rPr>
              <w:t>Client Report ID:</w:t>
            </w:r>
          </w:p>
        </w:tc>
        <w:tc>
          <w:tcPr>
            <w:tcW w:w="3973" w:type="pct"/>
            <w:gridSpan w:val="9"/>
            <w:tcBorders>
              <w:top w:val="single" w:color="616161" w:sz="2" w:space="0"/>
            </w:tcBorders>
            <w:vAlign w:val="center"/>
          </w:tcPr>
          <w:p w:rsidRPr="009D11F7" w:rsidR="00CE759A" w:rsidRDefault="00CE759A" w14:paraId="6FF337DF" wp14:textId="77777777">
            <w:pPr>
              <w:pStyle w:val="TableText1"/>
              <w:spacing w:before="40" w:after="40"/>
              <w:rPr>
                <w:rStyle w:val="ModernTableText"/>
                <w:szCs w:val="17"/>
              </w:rPr>
            </w:pPr>
            <w:r w:rsidRPr="009D11F7">
              <w:rPr>
                <w:rStyle w:val="ModernTableText"/>
                <w:szCs w:val="17"/>
              </w:rPr>
              <w:t>OPR-SRA-124</w:t>
            </w:r>
          </w:p>
        </w:tc>
      </w:tr>
      <w:tr xmlns:wp14="http://schemas.microsoft.com/office/word/2010/wordml" w:rsidR="00CE759A" w14:paraId="5577DA4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91"/>
          <w:jc w:val="center"/>
        </w:trPr>
        <w:tc>
          <w:tcPr>
            <w:tcW w:w="1027" w:type="pct"/>
            <w:gridSpan w:val="2"/>
            <w:tcBorders>
              <w:top w:val="single" w:color="616161" w:sz="2" w:space="0"/>
            </w:tcBorders>
            <w:vAlign w:val="center"/>
          </w:tcPr>
          <w:p w:rsidRPr="009D11F7" w:rsidR="00CE759A" w:rsidRDefault="00CE759A" w14:paraId="5DBD35B3" wp14:textId="77777777">
            <w:pPr>
              <w:pStyle w:val="TableHeading"/>
              <w:spacing w:before="40" w:after="40"/>
              <w:rPr>
                <w:rStyle w:val="ModernTableText"/>
                <w:noProof/>
                <w:szCs w:val="17"/>
              </w:rPr>
            </w:pPr>
            <w:r w:rsidRPr="009D11F7">
              <w:rPr>
                <w:rStyle w:val="ModernTableText"/>
                <w:noProof/>
                <w:szCs w:val="17"/>
              </w:rPr>
              <w:t>Client Line Of Business:</w:t>
            </w:r>
          </w:p>
        </w:tc>
        <w:tc>
          <w:tcPr>
            <w:tcW w:w="3973" w:type="pct"/>
            <w:gridSpan w:val="9"/>
            <w:tcBorders>
              <w:top w:val="single" w:color="616161" w:sz="2" w:space="0"/>
            </w:tcBorders>
            <w:vAlign w:val="center"/>
          </w:tcPr>
          <w:p w:rsidRPr="009D11F7" w:rsidR="00CE759A" w:rsidRDefault="00CE759A" w14:paraId="2C38BB6F" wp14:textId="77777777">
            <w:pPr>
              <w:pStyle w:val="TableText1"/>
              <w:spacing w:before="40" w:after="40"/>
              <w:rPr>
                <w:rStyle w:val="ModernTableText"/>
                <w:szCs w:val="17"/>
              </w:rPr>
            </w:pPr>
            <w:r w:rsidRPr="009D11F7">
              <w:rPr>
                <w:rStyle w:val="ModernTableText"/>
                <w:szCs w:val="17"/>
              </w:rPr>
              <w:t>Medicaid</w:t>
            </w:r>
          </w:p>
        </w:tc>
      </w:tr>
      <w:tr xmlns:wp14="http://schemas.microsoft.com/office/word/2010/wordml" w:rsidR="00CE759A" w14:paraId="06BC6DA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1027" w:type="pct"/>
            <w:gridSpan w:val="2"/>
            <w:tcBorders>
              <w:top w:val="single" w:color="616161" w:sz="2" w:space="0"/>
            </w:tcBorders>
            <w:vAlign w:val="center"/>
          </w:tcPr>
          <w:p w:rsidRPr="009D11F7" w:rsidR="00CE759A" w:rsidRDefault="00CE759A" w14:paraId="41DD1570" wp14:textId="77777777">
            <w:pPr>
              <w:pStyle w:val="TableHeading"/>
              <w:spacing w:before="40" w:after="40"/>
              <w:rPr>
                <w:rStyle w:val="ModernTableText"/>
                <w:noProof/>
                <w:szCs w:val="17"/>
              </w:rPr>
            </w:pPr>
            <w:r w:rsidRPr="009D11F7">
              <w:rPr>
                <w:rStyle w:val="ModernTableText"/>
                <w:noProof/>
                <w:szCs w:val="17"/>
              </w:rPr>
              <w:t>Client Division / Department:</w:t>
            </w:r>
          </w:p>
        </w:tc>
        <w:tc>
          <w:tcPr>
            <w:tcW w:w="3973" w:type="pct"/>
            <w:gridSpan w:val="9"/>
            <w:tcBorders>
              <w:top w:val="single" w:color="616161" w:sz="2" w:space="0"/>
            </w:tcBorders>
            <w:vAlign w:val="center"/>
          </w:tcPr>
          <w:p w:rsidRPr="009D11F7" w:rsidR="00CE759A" w:rsidRDefault="00CE759A" w14:paraId="2BB4E4AA" wp14:textId="77777777">
            <w:pPr>
              <w:pStyle w:val="TableText1"/>
              <w:spacing w:before="40" w:after="40"/>
              <w:rPr>
                <w:rStyle w:val="ModernTableText"/>
                <w:szCs w:val="17"/>
              </w:rPr>
            </w:pPr>
            <w:r w:rsidRPr="009D11F7">
              <w:rPr>
                <w:rStyle w:val="ModernTableText"/>
                <w:szCs w:val="17"/>
              </w:rPr>
              <w:t>DHHS</w:t>
            </w:r>
          </w:p>
        </w:tc>
      </w:tr>
      <w:tr xmlns:wp14="http://schemas.microsoft.com/office/word/2010/wordml" w:rsidR="00CE759A" w14:paraId="78EEBC6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27" w:type="pct"/>
            <w:gridSpan w:val="2"/>
            <w:tcBorders>
              <w:top w:val="single" w:color="616161" w:sz="2" w:space="0"/>
              <w:bottom w:val="single" w:color="616161" w:sz="2" w:space="0"/>
            </w:tcBorders>
            <w:vAlign w:val="center"/>
          </w:tcPr>
          <w:p w:rsidRPr="009D11F7" w:rsidR="00CE759A" w:rsidRDefault="00CE759A" w14:paraId="26C2639A" wp14:textId="77777777">
            <w:pPr>
              <w:pStyle w:val="TableHeading"/>
              <w:spacing w:before="40" w:after="40"/>
              <w:rPr>
                <w:rStyle w:val="ModernTableText"/>
                <w:noProof/>
                <w:szCs w:val="17"/>
              </w:rPr>
            </w:pPr>
            <w:r w:rsidRPr="009D11F7">
              <w:rPr>
                <w:rStyle w:val="ModernTableText"/>
                <w:noProof/>
                <w:szCs w:val="17"/>
              </w:rPr>
              <w:t>Report Title:</w:t>
            </w:r>
          </w:p>
        </w:tc>
        <w:tc>
          <w:tcPr>
            <w:tcW w:w="3973" w:type="pct"/>
            <w:gridSpan w:val="9"/>
            <w:tcBorders>
              <w:top w:val="single" w:color="616161" w:sz="2" w:space="0"/>
              <w:bottom w:val="single" w:color="616161" w:sz="2" w:space="0"/>
            </w:tcBorders>
            <w:vAlign w:val="center"/>
          </w:tcPr>
          <w:p w:rsidRPr="009D11F7" w:rsidR="00CE759A" w:rsidRDefault="00CE759A" w14:paraId="3DBDEB81" wp14:textId="77777777">
            <w:pPr>
              <w:pStyle w:val="TableText1"/>
              <w:spacing w:before="40" w:after="40"/>
              <w:rPr>
                <w:rStyle w:val="ModernTableText"/>
                <w:szCs w:val="17"/>
              </w:rPr>
            </w:pPr>
            <w:r w:rsidRPr="009D11F7">
              <w:rPr>
                <w:sz w:val="18"/>
                <w:szCs w:val="17"/>
              </w:rPr>
              <w:t xml:space="preserve">Service Authorization Cost </w:t>
            </w:r>
            <w:r w:rsidRPr="009D11F7" w:rsidR="004A282C">
              <w:rPr>
                <w:sz w:val="18"/>
                <w:szCs w:val="17"/>
              </w:rPr>
              <w:t>Savings</w:t>
            </w:r>
            <w:r w:rsidRPr="009D11F7">
              <w:rPr>
                <w:sz w:val="18"/>
                <w:szCs w:val="17"/>
              </w:rPr>
              <w:t xml:space="preserve"> </w:t>
            </w:r>
          </w:p>
        </w:tc>
      </w:tr>
      <w:tr xmlns:wp14="http://schemas.microsoft.com/office/word/2010/wordml" w:rsidR="00CE759A" w14:paraId="2BEC150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27" w:type="pct"/>
            <w:gridSpan w:val="2"/>
            <w:tcBorders>
              <w:top w:val="single" w:color="616161" w:sz="2" w:space="0"/>
              <w:bottom w:val="single" w:color="616161" w:sz="2" w:space="0"/>
            </w:tcBorders>
            <w:vAlign w:val="center"/>
          </w:tcPr>
          <w:p w:rsidRPr="009D11F7" w:rsidR="00CE759A" w:rsidRDefault="00CE759A" w14:paraId="21756B33" wp14:textId="77777777">
            <w:pPr>
              <w:pStyle w:val="TableHeading"/>
              <w:spacing w:before="40" w:after="40"/>
              <w:rPr>
                <w:rStyle w:val="ModernTableText"/>
                <w:noProof/>
                <w:szCs w:val="17"/>
              </w:rPr>
            </w:pPr>
            <w:r w:rsidRPr="009D11F7">
              <w:rPr>
                <w:rStyle w:val="ModernTableText"/>
                <w:noProof/>
                <w:szCs w:val="17"/>
              </w:rPr>
              <w:t>Report Description:</w:t>
            </w:r>
          </w:p>
        </w:tc>
        <w:tc>
          <w:tcPr>
            <w:tcW w:w="3973" w:type="pct"/>
            <w:gridSpan w:val="9"/>
            <w:tcBorders>
              <w:top w:val="single" w:color="616161" w:sz="2" w:space="0"/>
              <w:bottom w:val="single" w:color="616161" w:sz="2" w:space="0"/>
            </w:tcBorders>
            <w:vAlign w:val="center"/>
          </w:tcPr>
          <w:p w:rsidRPr="009D11F7" w:rsidR="00CE759A" w:rsidRDefault="00CE759A" w14:paraId="1D0CC0E8" wp14:textId="77777777">
            <w:pPr>
              <w:pStyle w:val="TableText1"/>
              <w:spacing w:before="40" w:after="40"/>
              <w:rPr>
                <w:rStyle w:val="ModernTableText"/>
                <w:szCs w:val="17"/>
              </w:rPr>
            </w:pPr>
            <w:r w:rsidRPr="009D11F7">
              <w:rPr>
                <w:rFonts w:cs="Arial"/>
                <w:sz w:val="18"/>
                <w:szCs w:val="17"/>
              </w:rPr>
              <w:t xml:space="preserve">This report compares the "Requested Amount" to the "Approved Amount" in order to quantify the Cost Avoided. </w:t>
            </w:r>
          </w:p>
        </w:tc>
      </w:tr>
      <w:tr xmlns:wp14="http://schemas.microsoft.com/office/word/2010/wordml" w:rsidR="00CE759A" w14:paraId="044957F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7" w:type="pct"/>
            <w:gridSpan w:val="2"/>
            <w:vAlign w:val="center"/>
          </w:tcPr>
          <w:p w:rsidRPr="009D11F7" w:rsidR="00CE759A" w:rsidRDefault="00CE759A" w14:paraId="64A227BE" wp14:textId="77777777">
            <w:pPr>
              <w:pStyle w:val="TableHeading"/>
              <w:spacing w:before="40" w:after="40"/>
              <w:rPr>
                <w:rStyle w:val="ModernTableText"/>
                <w:noProof/>
                <w:szCs w:val="17"/>
              </w:rPr>
            </w:pPr>
            <w:r w:rsidRPr="009D11F7">
              <w:rPr>
                <w:rStyle w:val="ModernTableText"/>
                <w:noProof/>
                <w:szCs w:val="17"/>
              </w:rPr>
              <w:t>Report Source State Code:</w:t>
            </w:r>
          </w:p>
        </w:tc>
        <w:tc>
          <w:tcPr>
            <w:tcW w:w="3973" w:type="pct"/>
            <w:gridSpan w:val="9"/>
            <w:vAlign w:val="center"/>
          </w:tcPr>
          <w:p w:rsidRPr="009D11F7" w:rsidR="00CE759A" w:rsidRDefault="00CE759A" w14:paraId="73E270BA" wp14:textId="77777777">
            <w:pPr>
              <w:pStyle w:val="TableText1"/>
              <w:spacing w:before="40" w:after="40"/>
              <w:rPr>
                <w:rStyle w:val="ModernTableText"/>
                <w:szCs w:val="17"/>
              </w:rPr>
            </w:pPr>
            <w:r w:rsidRPr="009D11F7">
              <w:rPr>
                <w:rStyle w:val="ModernTableText"/>
                <w:szCs w:val="17"/>
              </w:rPr>
              <w:t>NH</w:t>
            </w:r>
          </w:p>
        </w:tc>
      </w:tr>
      <w:tr xmlns:wp14="http://schemas.microsoft.com/office/word/2010/wordml" w:rsidR="00CE759A" w14:paraId="21F07E0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7" w:type="pct"/>
            <w:gridSpan w:val="2"/>
            <w:vAlign w:val="center"/>
          </w:tcPr>
          <w:p w:rsidRPr="009D11F7" w:rsidR="00CE759A" w:rsidRDefault="00CE759A" w14:paraId="1246D59B" wp14:textId="77777777">
            <w:pPr>
              <w:pStyle w:val="TableHeading"/>
              <w:spacing w:before="40" w:after="40"/>
              <w:rPr>
                <w:rStyle w:val="ModernTableText"/>
                <w:noProof/>
                <w:szCs w:val="17"/>
              </w:rPr>
            </w:pPr>
            <w:r w:rsidRPr="009D11F7">
              <w:rPr>
                <w:rStyle w:val="ModernTableText"/>
                <w:noProof/>
                <w:szCs w:val="17"/>
              </w:rPr>
              <w:t>Report Source Type:</w:t>
            </w:r>
          </w:p>
        </w:tc>
        <w:tc>
          <w:tcPr>
            <w:tcW w:w="3973" w:type="pct"/>
            <w:gridSpan w:val="9"/>
            <w:vAlign w:val="center"/>
          </w:tcPr>
          <w:p w:rsidRPr="009D11F7" w:rsidR="00CE759A" w:rsidRDefault="00CE759A" w14:paraId="4EB54F80" wp14:textId="77777777">
            <w:pPr>
              <w:pStyle w:val="TableText1"/>
              <w:spacing w:before="40" w:after="40"/>
              <w:rPr>
                <w:rStyle w:val="ModernTableText"/>
                <w:noProof/>
                <w:szCs w:val="17"/>
              </w:rPr>
            </w:pPr>
            <w:r w:rsidRPr="009D11F7">
              <w:rPr>
                <w:rStyle w:val="ModernTableText"/>
                <w:rFonts w:ascii="Wingdings 2" w:hAnsi="Wingdings 2" w:eastAsia="Wingdings 2" w:cs="Wingdings 2"/>
                <w:noProof/>
                <w:szCs w:val="23"/>
              </w:rPr>
              <w:t>£</w:t>
            </w:r>
            <w:r w:rsidRPr="009D11F7">
              <w:rPr>
                <w:rStyle w:val="ModernTableText"/>
                <w:noProof/>
                <w:szCs w:val="23"/>
              </w:rPr>
              <w:t xml:space="preserve"> </w:t>
            </w:r>
            <w:r w:rsidRPr="009D11F7">
              <w:rPr>
                <w:rStyle w:val="ModernTableText"/>
                <w:noProof/>
                <w:szCs w:val="17"/>
              </w:rPr>
              <w:t>OLTP</w:t>
            </w:r>
            <w:r w:rsidRPr="009D11F7">
              <w:rPr>
                <w:rStyle w:val="ModernTableText"/>
                <w:noProof/>
                <w:szCs w:val="17"/>
              </w:rPr>
              <w:tab/>
            </w:r>
            <w:r w:rsidRPr="009D11F7">
              <w:rPr>
                <w:rStyle w:val="ModernTableText"/>
                <w:noProof/>
                <w:szCs w:val="17"/>
              </w:rPr>
              <w:tab/>
            </w:r>
            <w:r w:rsidRPr="009D11F7">
              <w:rPr>
                <w:rStyle w:val="ModernTableText"/>
                <w:rFonts w:ascii="Wingdings" w:hAnsi="Wingdings" w:eastAsia="Wingdings" w:cs="Wingdings"/>
                <w:noProof/>
                <w:szCs w:val="23"/>
              </w:rPr>
              <w:t>þ</w:t>
            </w:r>
            <w:r w:rsidRPr="009D11F7">
              <w:rPr>
                <w:rStyle w:val="ModernTableText"/>
                <w:noProof/>
                <w:szCs w:val="23"/>
              </w:rPr>
              <w:t xml:space="preserve"> </w:t>
            </w:r>
            <w:r w:rsidRPr="009D11F7">
              <w:rPr>
                <w:rStyle w:val="ModernTableText"/>
                <w:noProof/>
                <w:szCs w:val="17"/>
              </w:rPr>
              <w:t xml:space="preserve">OLAP </w:t>
            </w:r>
          </w:p>
        </w:tc>
      </w:tr>
      <w:tr xmlns:wp14="http://schemas.microsoft.com/office/word/2010/wordml" w:rsidR="00CE759A" w14:paraId="6D83F70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7" w:type="pct"/>
            <w:gridSpan w:val="2"/>
            <w:vAlign w:val="center"/>
          </w:tcPr>
          <w:p w:rsidRPr="009D11F7" w:rsidR="00CE759A" w:rsidRDefault="00CE759A" w14:paraId="74BEB169" wp14:textId="77777777">
            <w:pPr>
              <w:pStyle w:val="TableHeading"/>
              <w:spacing w:before="40" w:after="40"/>
              <w:rPr>
                <w:rStyle w:val="ModernTableText"/>
                <w:noProof/>
                <w:szCs w:val="17"/>
              </w:rPr>
            </w:pPr>
            <w:r w:rsidRPr="009D11F7">
              <w:rPr>
                <w:rStyle w:val="ModernTableText"/>
                <w:noProof/>
                <w:szCs w:val="17"/>
              </w:rPr>
              <w:t>Report Source Type Component:</w:t>
            </w:r>
          </w:p>
        </w:tc>
        <w:tc>
          <w:tcPr>
            <w:tcW w:w="3973" w:type="pct"/>
            <w:gridSpan w:val="9"/>
            <w:vAlign w:val="center"/>
          </w:tcPr>
          <w:p w:rsidRPr="009D11F7" w:rsidR="00CE759A" w:rsidRDefault="00CE759A" w14:paraId="4790C0B8" wp14:textId="77777777">
            <w:pPr>
              <w:pStyle w:val="TableText1"/>
              <w:tabs>
                <w:tab w:val="left" w:pos="2052"/>
                <w:tab w:val="left" w:pos="2232"/>
                <w:tab w:val="left" w:pos="4032"/>
                <w:tab w:val="left" w:pos="6012"/>
                <w:tab w:val="left" w:pos="6552"/>
              </w:tabs>
              <w:spacing w:before="40" w:after="40"/>
              <w:rPr>
                <w:rStyle w:val="ModernTableText"/>
                <w:noProof/>
                <w:szCs w:val="17"/>
              </w:rPr>
            </w:pPr>
            <w:r w:rsidRPr="009D11F7">
              <w:rPr>
                <w:rStyle w:val="ModernTableText"/>
                <w:rFonts w:ascii="Wingdings 2" w:hAnsi="Wingdings 2" w:eastAsia="Wingdings 2" w:cs="Wingdings 2"/>
                <w:noProof/>
                <w:szCs w:val="23"/>
              </w:rPr>
              <w:t>£</w:t>
            </w:r>
            <w:r w:rsidRPr="009D11F7">
              <w:rPr>
                <w:rStyle w:val="ModernTableText"/>
                <w:noProof/>
                <w:szCs w:val="17"/>
              </w:rPr>
              <w:t xml:space="preserve"> Provider</w:t>
            </w:r>
            <w:r w:rsidRPr="009D11F7">
              <w:rPr>
                <w:rStyle w:val="ModernTableText"/>
                <w:noProof/>
                <w:szCs w:val="17"/>
              </w:rPr>
              <w:tab/>
            </w:r>
            <w:r w:rsidRPr="009D11F7">
              <w:rPr>
                <w:rStyle w:val="ModernTableText"/>
                <w:noProof/>
                <w:szCs w:val="17"/>
              </w:rPr>
              <w:t xml:space="preserve">  </w:t>
            </w:r>
            <w:r w:rsidRPr="009D11F7">
              <w:rPr>
                <w:rStyle w:val="ModernTableText"/>
                <w:rFonts w:ascii="Wingdings 2" w:hAnsi="Wingdings 2" w:eastAsia="Wingdings 2" w:cs="Wingdings 2"/>
                <w:noProof/>
                <w:szCs w:val="23"/>
              </w:rPr>
              <w:t>£</w:t>
            </w:r>
            <w:r w:rsidRPr="009D11F7">
              <w:rPr>
                <w:rStyle w:val="ModernTableText"/>
                <w:noProof/>
                <w:szCs w:val="23"/>
              </w:rPr>
              <w:t xml:space="preserve"> </w:t>
            </w:r>
            <w:r w:rsidRPr="009D11F7">
              <w:rPr>
                <w:rStyle w:val="ModernTableText"/>
                <w:noProof/>
                <w:szCs w:val="17"/>
              </w:rPr>
              <w:t>Member</w:t>
            </w:r>
            <w:r w:rsidRPr="009D11F7">
              <w:rPr>
                <w:rStyle w:val="ModernTableText"/>
                <w:noProof/>
                <w:szCs w:val="17"/>
              </w:rPr>
              <w:tab/>
            </w:r>
            <w:r w:rsidRPr="009D11F7">
              <w:rPr>
                <w:rStyle w:val="ModernTableText"/>
                <w:rFonts w:ascii="Wingdings" w:hAnsi="Wingdings" w:eastAsia="Wingdings" w:cs="Wingdings"/>
                <w:noProof/>
                <w:szCs w:val="23"/>
              </w:rPr>
              <w:t>þ</w:t>
            </w:r>
            <w:r w:rsidRPr="009D11F7">
              <w:rPr>
                <w:rStyle w:val="ModernTableText"/>
                <w:noProof/>
                <w:szCs w:val="17"/>
              </w:rPr>
              <w:t xml:space="preserve"> Operations</w:t>
            </w:r>
            <w:r w:rsidRPr="009D11F7">
              <w:rPr>
                <w:rStyle w:val="ModernTableText"/>
                <w:noProof/>
                <w:szCs w:val="17"/>
              </w:rPr>
              <w:tab/>
            </w:r>
            <w:r w:rsidRPr="009D11F7">
              <w:rPr>
                <w:rStyle w:val="ModernTableText"/>
                <w:rFonts w:ascii="Wingdings 2" w:hAnsi="Wingdings 2" w:eastAsia="Wingdings 2" w:cs="Wingdings 2"/>
                <w:noProof/>
                <w:szCs w:val="23"/>
              </w:rPr>
              <w:t>£</w:t>
            </w:r>
            <w:r w:rsidRPr="009D11F7">
              <w:rPr>
                <w:rStyle w:val="ModernTableText"/>
                <w:noProof/>
                <w:szCs w:val="23"/>
              </w:rPr>
              <w:t xml:space="preserve"> </w:t>
            </w:r>
            <w:r w:rsidRPr="009D11F7">
              <w:rPr>
                <w:rStyle w:val="ModernTableText"/>
                <w:noProof/>
                <w:szCs w:val="17"/>
              </w:rPr>
              <w:t>Program</w:t>
            </w:r>
          </w:p>
        </w:tc>
      </w:tr>
      <w:tr xmlns:wp14="http://schemas.microsoft.com/office/word/2010/wordml" w:rsidR="00CE759A" w14:paraId="0D173A6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CE759A" w:rsidRDefault="00CE759A" w14:paraId="582F73C4"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CE759A" w14:paraId="186B12E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1027" w:type="pct"/>
            <w:gridSpan w:val="2"/>
            <w:vAlign w:val="center"/>
          </w:tcPr>
          <w:p w:rsidRPr="009D11F7" w:rsidR="00CE759A" w:rsidRDefault="00CE759A" w14:paraId="5D3E1F0B" wp14:textId="77777777">
            <w:pPr>
              <w:pStyle w:val="TableHeading"/>
              <w:spacing w:before="40" w:after="40"/>
              <w:rPr>
                <w:rStyle w:val="ModernTableText"/>
                <w:noProof/>
                <w:szCs w:val="17"/>
              </w:rPr>
            </w:pPr>
            <w:r w:rsidRPr="009D11F7">
              <w:rPr>
                <w:rStyle w:val="ModernTableText"/>
                <w:noProof/>
                <w:szCs w:val="17"/>
              </w:rPr>
              <w:t>Report Generated by:</w:t>
            </w:r>
          </w:p>
        </w:tc>
        <w:tc>
          <w:tcPr>
            <w:tcW w:w="3973" w:type="pct"/>
            <w:gridSpan w:val="9"/>
            <w:vAlign w:val="center"/>
          </w:tcPr>
          <w:p w:rsidRPr="009D11F7" w:rsidR="00CE759A" w:rsidRDefault="00CE759A" w14:paraId="4E77F2AA" wp14:textId="77777777">
            <w:pPr>
              <w:pStyle w:val="TableText1"/>
              <w:tabs>
                <w:tab w:val="left" w:pos="2052"/>
                <w:tab w:val="left" w:pos="2232"/>
                <w:tab w:val="left" w:pos="4032"/>
                <w:tab w:val="left" w:pos="6012"/>
                <w:tab w:val="left" w:pos="7812"/>
                <w:tab w:val="left" w:pos="9792"/>
              </w:tabs>
              <w:spacing w:before="40" w:after="40"/>
              <w:rPr>
                <w:rStyle w:val="ModernTableText"/>
                <w:noProof/>
                <w:szCs w:val="17"/>
              </w:rPr>
            </w:pPr>
            <w:r w:rsidRPr="009D11F7">
              <w:rPr>
                <w:rStyle w:val="ModernTableText"/>
                <w:rFonts w:ascii="Wingdings" w:hAnsi="Wingdings" w:eastAsia="Wingdings" w:cs="Wingdings"/>
                <w:noProof/>
                <w:szCs w:val="23"/>
              </w:rPr>
              <w:t>þ</w:t>
            </w:r>
            <w:r w:rsidRPr="009D11F7">
              <w:rPr>
                <w:rStyle w:val="ModernTableText"/>
                <w:noProof/>
                <w:szCs w:val="17"/>
              </w:rPr>
              <w:t xml:space="preserve"> EQR</w:t>
            </w:r>
            <w:r w:rsidRPr="009D11F7">
              <w:rPr>
                <w:rStyle w:val="ModernTableText"/>
                <w:noProof/>
                <w:szCs w:val="17"/>
              </w:rPr>
              <w:tab/>
            </w:r>
            <w:r w:rsidRPr="009D11F7">
              <w:rPr>
                <w:rStyle w:val="ModernTableText"/>
                <w:noProof/>
                <w:szCs w:val="17"/>
              </w:rPr>
              <w:t xml:space="preserve">  </w:t>
            </w:r>
            <w:r w:rsidRPr="009D11F7">
              <w:rPr>
                <w:rStyle w:val="ModernTableText"/>
                <w:rFonts w:ascii="Wingdings 2" w:hAnsi="Wingdings 2" w:eastAsia="Wingdings 2" w:cs="Wingdings 2"/>
                <w:noProof/>
                <w:szCs w:val="23"/>
              </w:rPr>
              <w:t>£</w:t>
            </w:r>
            <w:r w:rsidRPr="009D11F7">
              <w:rPr>
                <w:rStyle w:val="ModernTableText"/>
                <w:noProof/>
                <w:szCs w:val="17"/>
              </w:rPr>
              <w:t xml:space="preserve"> EFADS</w:t>
            </w:r>
            <w:r w:rsidRPr="009D11F7">
              <w:rPr>
                <w:rStyle w:val="ModernTableText"/>
                <w:noProof/>
                <w:szCs w:val="17"/>
              </w:rPr>
              <w:tab/>
            </w:r>
            <w:r w:rsidRPr="009D11F7">
              <w:rPr>
                <w:rStyle w:val="ModernTableText"/>
                <w:rFonts w:ascii="Wingdings 2" w:hAnsi="Wingdings 2" w:eastAsia="Wingdings 2" w:cs="Wingdings 2"/>
                <w:noProof/>
                <w:szCs w:val="23"/>
              </w:rPr>
              <w:t>£</w:t>
            </w:r>
            <w:r w:rsidRPr="009D11F7">
              <w:rPr>
                <w:rStyle w:val="ModernTableText"/>
                <w:noProof/>
                <w:szCs w:val="17"/>
              </w:rPr>
              <w:t xml:space="preserve"> EMAR</w:t>
            </w:r>
            <w:r w:rsidRPr="009D11F7">
              <w:rPr>
                <w:rStyle w:val="ModernTableText"/>
                <w:noProof/>
                <w:szCs w:val="17"/>
              </w:rPr>
              <w:tab/>
            </w:r>
            <w:r w:rsidRPr="009D11F7">
              <w:rPr>
                <w:rStyle w:val="ModernTableText"/>
                <w:rFonts w:ascii="Wingdings 2" w:hAnsi="Wingdings 2" w:eastAsia="Wingdings 2" w:cs="Wingdings 2"/>
                <w:noProof/>
                <w:szCs w:val="23"/>
              </w:rPr>
              <w:t>£</w:t>
            </w:r>
            <w:r w:rsidRPr="009D11F7">
              <w:rPr>
                <w:rStyle w:val="ModernTableText"/>
                <w:noProof/>
                <w:szCs w:val="17"/>
              </w:rPr>
              <w:t xml:space="preserve">  ESUR</w:t>
            </w:r>
            <w:r w:rsidRPr="009D11F7">
              <w:rPr>
                <w:rStyle w:val="ModernTableText"/>
                <w:noProof/>
                <w:szCs w:val="17"/>
              </w:rPr>
              <w:tab/>
            </w:r>
            <w:r w:rsidRPr="009D11F7">
              <w:rPr>
                <w:rStyle w:val="ModernTableText"/>
                <w:rFonts w:ascii="Wingdings 2" w:hAnsi="Wingdings 2" w:eastAsia="Wingdings 2" w:cs="Wingdings 2"/>
                <w:noProof/>
                <w:szCs w:val="23"/>
              </w:rPr>
              <w:t>£</w:t>
            </w:r>
            <w:r w:rsidRPr="009D11F7">
              <w:rPr>
                <w:rStyle w:val="ModernTableText"/>
                <w:noProof/>
                <w:szCs w:val="17"/>
              </w:rPr>
              <w:t xml:space="preserve"> Other – Please explain:  </w:t>
            </w:r>
          </w:p>
        </w:tc>
      </w:tr>
      <w:tr xmlns:wp14="http://schemas.microsoft.com/office/word/2010/wordml" w:rsidR="00CE759A" w14:paraId="7676D45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7" w:type="pct"/>
            <w:gridSpan w:val="2"/>
            <w:vAlign w:val="center"/>
          </w:tcPr>
          <w:p w:rsidRPr="009D11F7" w:rsidR="00CE759A" w:rsidRDefault="00CE759A" w14:paraId="6F29D866" wp14:textId="77777777">
            <w:pPr>
              <w:pStyle w:val="TableText1"/>
              <w:spacing w:before="40" w:after="40"/>
              <w:rPr>
                <w:rStyle w:val="ModernTableText"/>
                <w:b/>
                <w:noProof/>
                <w:szCs w:val="17"/>
              </w:rPr>
            </w:pPr>
            <w:r w:rsidRPr="009D11F7">
              <w:rPr>
                <w:rStyle w:val="ModernTableText"/>
                <w:b/>
                <w:noProof/>
                <w:szCs w:val="17"/>
              </w:rPr>
              <w:t>Report Screen Tip (optional):</w:t>
            </w:r>
          </w:p>
        </w:tc>
        <w:tc>
          <w:tcPr>
            <w:tcW w:w="3973" w:type="pct"/>
            <w:gridSpan w:val="9"/>
            <w:vAlign w:val="center"/>
          </w:tcPr>
          <w:p w:rsidRPr="009D11F7" w:rsidR="00CE759A" w:rsidRDefault="00CE759A" w14:paraId="3AE1DF72" wp14:textId="77777777">
            <w:pPr>
              <w:pStyle w:val="TableText1"/>
              <w:spacing w:before="40" w:after="40"/>
              <w:rPr>
                <w:rStyle w:val="ModernTableText"/>
                <w:szCs w:val="17"/>
                <w:u w:val="single"/>
              </w:rPr>
            </w:pPr>
          </w:p>
        </w:tc>
      </w:tr>
      <w:tr xmlns:wp14="http://schemas.microsoft.com/office/word/2010/wordml" w:rsidR="00CE759A" w14:paraId="22C6D7D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7" w:type="pct"/>
            <w:gridSpan w:val="2"/>
            <w:vAlign w:val="center"/>
          </w:tcPr>
          <w:p w:rsidRPr="009D11F7" w:rsidR="00CE759A" w:rsidRDefault="00CE759A" w14:paraId="34206D05" wp14:textId="77777777">
            <w:pPr>
              <w:pStyle w:val="TableHeading"/>
              <w:spacing w:before="40" w:after="40"/>
              <w:rPr>
                <w:rStyle w:val="ModernTableText"/>
                <w:noProof/>
                <w:szCs w:val="17"/>
              </w:rPr>
            </w:pPr>
            <w:r w:rsidRPr="009D11F7">
              <w:rPr>
                <w:rStyle w:val="ModernTableText"/>
                <w:noProof/>
                <w:szCs w:val="17"/>
              </w:rPr>
              <w:t>Report Calendar Type:</w:t>
            </w:r>
          </w:p>
        </w:tc>
        <w:tc>
          <w:tcPr>
            <w:tcW w:w="3973" w:type="pct"/>
            <w:gridSpan w:val="9"/>
            <w:vAlign w:val="center"/>
          </w:tcPr>
          <w:p w:rsidRPr="009D11F7" w:rsidR="00CE759A" w:rsidRDefault="00CE759A" w14:paraId="3C9F4744" wp14:textId="77777777">
            <w:pPr>
              <w:pStyle w:val="TableText1"/>
              <w:tabs>
                <w:tab w:val="left" w:pos="2052"/>
                <w:tab w:val="left" w:pos="4032"/>
              </w:tabs>
              <w:spacing w:before="40" w:after="40"/>
              <w:rPr>
                <w:rStyle w:val="ModernTableText"/>
                <w:noProof/>
                <w:szCs w:val="17"/>
              </w:rPr>
            </w:pPr>
            <w:r w:rsidRPr="009D11F7">
              <w:rPr>
                <w:rStyle w:val="ModernTableText"/>
                <w:rFonts w:ascii="Wingdings" w:hAnsi="Wingdings" w:eastAsia="Wingdings" w:cs="Wingdings"/>
                <w:noProof/>
                <w:szCs w:val="23"/>
              </w:rPr>
              <w:t>þ</w:t>
            </w:r>
            <w:r w:rsidRPr="009D11F7">
              <w:rPr>
                <w:rStyle w:val="ModernTableText"/>
                <w:noProof/>
                <w:szCs w:val="17"/>
              </w:rPr>
              <w:t xml:space="preserve">  State Fiscal</w:t>
            </w:r>
            <w:r w:rsidRPr="009D11F7">
              <w:rPr>
                <w:rStyle w:val="ModernTableText"/>
                <w:noProof/>
                <w:szCs w:val="17"/>
              </w:rPr>
              <w:tab/>
            </w:r>
            <w:r w:rsidRPr="009D11F7">
              <w:rPr>
                <w:rStyle w:val="ModernTableText"/>
                <w:noProof/>
                <w:szCs w:val="17"/>
              </w:rPr>
              <w:t xml:space="preserve">   </w:t>
            </w:r>
            <w:r w:rsidRPr="009D11F7">
              <w:rPr>
                <w:rStyle w:val="ModernTableText"/>
                <w:rFonts w:ascii="Wingdings 2" w:hAnsi="Wingdings 2" w:eastAsia="Wingdings 2" w:cs="Wingdings 2"/>
                <w:noProof/>
                <w:szCs w:val="23"/>
              </w:rPr>
              <w:t>£</w:t>
            </w:r>
            <w:r w:rsidRPr="009D11F7">
              <w:rPr>
                <w:rStyle w:val="ModernTableText"/>
                <w:noProof/>
                <w:szCs w:val="17"/>
              </w:rPr>
              <w:t xml:space="preserve"> Federal Fiscal</w:t>
            </w:r>
            <w:r w:rsidRPr="009D11F7">
              <w:rPr>
                <w:rStyle w:val="ModernTableText"/>
                <w:noProof/>
                <w:szCs w:val="17"/>
              </w:rPr>
              <w:tab/>
            </w:r>
            <w:r w:rsidRPr="009D11F7">
              <w:rPr>
                <w:rStyle w:val="ModernTableText"/>
                <w:rFonts w:ascii="Wingdings 2" w:hAnsi="Wingdings 2" w:eastAsia="Wingdings 2" w:cs="Wingdings 2"/>
                <w:noProof/>
                <w:szCs w:val="23"/>
              </w:rPr>
              <w:t>£</w:t>
            </w:r>
            <w:r w:rsidRPr="009D11F7">
              <w:rPr>
                <w:rStyle w:val="ModernTableText"/>
                <w:noProof/>
                <w:szCs w:val="17"/>
              </w:rPr>
              <w:t xml:space="preserve">  Calendar</w:t>
            </w:r>
          </w:p>
        </w:tc>
      </w:tr>
      <w:tr xmlns:wp14="http://schemas.microsoft.com/office/word/2010/wordml" w:rsidR="00CE759A" w14:paraId="0EAF1EF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7" w:type="pct"/>
            <w:gridSpan w:val="2"/>
            <w:vAlign w:val="center"/>
          </w:tcPr>
          <w:p w:rsidRPr="009D11F7" w:rsidR="00CE759A" w:rsidRDefault="00CE759A" w14:paraId="1D6D66D1" wp14:textId="77777777">
            <w:pPr>
              <w:pStyle w:val="TableHeading"/>
              <w:spacing w:before="40" w:after="40"/>
              <w:rPr>
                <w:rStyle w:val="ModernTableText"/>
                <w:noProof/>
                <w:szCs w:val="17"/>
              </w:rPr>
            </w:pPr>
            <w:r w:rsidRPr="009D11F7">
              <w:rPr>
                <w:rStyle w:val="ModernTableText"/>
                <w:noProof/>
                <w:szCs w:val="17"/>
              </w:rPr>
              <w:t>Report Frequency Type:</w:t>
            </w:r>
          </w:p>
        </w:tc>
        <w:tc>
          <w:tcPr>
            <w:tcW w:w="598" w:type="pct"/>
          </w:tcPr>
          <w:p w:rsidRPr="009D11F7" w:rsidR="00CE759A" w:rsidRDefault="00CE759A" w14:paraId="49F13298" wp14:textId="77777777">
            <w:pPr>
              <w:pStyle w:val="TableText1"/>
              <w:spacing w:before="40" w:after="40"/>
              <w:rPr>
                <w:rStyle w:val="ModernTableText"/>
                <w:noProof/>
                <w:szCs w:val="17"/>
              </w:rPr>
            </w:pPr>
            <w:r w:rsidRPr="009D11F7">
              <w:rPr>
                <w:rStyle w:val="ModernTableText"/>
                <w:rFonts w:ascii="Wingdings" w:hAnsi="Wingdings" w:eastAsia="Wingdings" w:cs="Wingdings"/>
                <w:noProof/>
                <w:szCs w:val="23"/>
              </w:rPr>
              <w:t>þ</w:t>
            </w:r>
            <w:r w:rsidRPr="009D11F7">
              <w:rPr>
                <w:rStyle w:val="ModernTableText"/>
                <w:noProof/>
                <w:szCs w:val="17"/>
              </w:rPr>
              <w:t>Scheduled</w:t>
            </w:r>
          </w:p>
          <w:p w:rsidRPr="009D11F7" w:rsidR="00CE759A" w:rsidRDefault="00CE759A" w14:paraId="14074A98" wp14:textId="77777777">
            <w:pPr>
              <w:pStyle w:val="TableText1"/>
              <w:spacing w:before="40" w:after="40"/>
              <w:rPr>
                <w:rStyle w:val="ModernTableText"/>
                <w:noProof/>
                <w:szCs w:val="17"/>
              </w:rPr>
            </w:pPr>
            <w:r w:rsidRPr="009D11F7">
              <w:rPr>
                <w:rStyle w:val="ModernTableText"/>
                <w:rFonts w:ascii="Wingdings" w:hAnsi="Wingdings" w:eastAsia="Wingdings" w:cs="Wingdings"/>
                <w:noProof/>
                <w:szCs w:val="23"/>
              </w:rPr>
              <w:t>þ</w:t>
            </w:r>
            <w:r w:rsidRPr="009D11F7">
              <w:rPr>
                <w:rStyle w:val="ModernTableText"/>
                <w:noProof/>
                <w:szCs w:val="17"/>
              </w:rPr>
              <w:t xml:space="preserve"> On Request</w:t>
            </w:r>
          </w:p>
        </w:tc>
        <w:tc>
          <w:tcPr>
            <w:tcW w:w="2021" w:type="pct"/>
            <w:gridSpan w:val="4"/>
            <w:tcBorders>
              <w:top w:val="single" w:color="616161" w:sz="2" w:space="0"/>
              <w:bottom w:val="single" w:color="616161" w:sz="2" w:space="0"/>
              <w:right w:val="nil"/>
            </w:tcBorders>
          </w:tcPr>
          <w:p w:rsidRPr="009D11F7" w:rsidR="00CE759A" w:rsidRDefault="00CE759A" w14:paraId="2624AE41" wp14:textId="77777777">
            <w:pPr>
              <w:pStyle w:val="TableText1"/>
              <w:spacing w:before="40" w:after="40"/>
              <w:rPr>
                <w:rStyle w:val="ModernTableText"/>
                <w:noProof/>
                <w:szCs w:val="17"/>
              </w:rPr>
            </w:pPr>
            <w:r w:rsidRPr="009D11F7">
              <w:rPr>
                <w:rStyle w:val="ModernTableText"/>
                <w:noProof/>
                <w:szCs w:val="17"/>
              </w:rPr>
              <w:t>If scheduled, select timeframe below:</w:t>
            </w:r>
          </w:p>
          <w:p w:rsidRPr="009D11F7" w:rsidR="00CE759A" w:rsidRDefault="00CE759A" w14:paraId="3BBB498F" wp14:textId="77777777">
            <w:pPr>
              <w:pStyle w:val="TableText1"/>
              <w:spacing w:before="40" w:after="40"/>
              <w:rPr>
                <w:rStyle w:val="ModernTableText"/>
                <w:noProof/>
                <w:szCs w:val="17"/>
              </w:rPr>
            </w:pPr>
            <w:r w:rsidRPr="009D11F7">
              <w:rPr>
                <w:rStyle w:val="ModernTableText"/>
                <w:rFonts w:ascii="Wingdings 2" w:hAnsi="Wingdings 2" w:eastAsia="Wingdings 2" w:cs="Wingdings 2"/>
                <w:noProof/>
                <w:szCs w:val="23"/>
              </w:rPr>
              <w:t>£</w:t>
            </w:r>
            <w:r w:rsidRPr="009D11F7">
              <w:rPr>
                <w:rStyle w:val="ModernTableText"/>
                <w:noProof/>
                <w:szCs w:val="17"/>
              </w:rPr>
              <w:t xml:space="preserve"> Daily  </w:t>
            </w:r>
            <w:r w:rsidRPr="009D11F7">
              <w:rPr>
                <w:rStyle w:val="ModernTableText"/>
                <w:rFonts w:ascii="Wingdings 2" w:hAnsi="Wingdings 2" w:eastAsia="Wingdings 2" w:cs="Wingdings 2"/>
                <w:noProof/>
                <w:szCs w:val="23"/>
              </w:rPr>
              <w:t>£</w:t>
            </w:r>
            <w:r w:rsidRPr="009D11F7">
              <w:rPr>
                <w:rStyle w:val="ModernTableText"/>
                <w:noProof/>
                <w:szCs w:val="17"/>
              </w:rPr>
              <w:t xml:space="preserve"> Weekly  </w:t>
            </w:r>
            <w:r w:rsidRPr="009D11F7">
              <w:rPr>
                <w:rStyle w:val="ModernTableText"/>
                <w:rFonts w:ascii="Wingdings 2" w:hAnsi="Wingdings 2" w:eastAsia="Wingdings 2" w:cs="Wingdings 2"/>
                <w:noProof/>
                <w:szCs w:val="23"/>
              </w:rPr>
              <w:t>£</w:t>
            </w:r>
            <w:r w:rsidRPr="009D11F7">
              <w:rPr>
                <w:rStyle w:val="ModernTableText"/>
                <w:noProof/>
                <w:szCs w:val="17"/>
              </w:rPr>
              <w:t xml:space="preserve"> Monthly  </w:t>
            </w:r>
            <w:r w:rsidRPr="009D11F7">
              <w:rPr>
                <w:rStyle w:val="ModernTableText"/>
                <w:rFonts w:ascii="Wingdings" w:hAnsi="Wingdings" w:eastAsia="Wingdings" w:cs="Wingdings"/>
                <w:noProof/>
                <w:szCs w:val="23"/>
              </w:rPr>
              <w:t>þ</w:t>
            </w:r>
            <w:r w:rsidRPr="009D11F7">
              <w:rPr>
                <w:rStyle w:val="ModernTableText"/>
                <w:noProof/>
                <w:szCs w:val="17"/>
              </w:rPr>
              <w:t xml:space="preserve"> Quarterly  </w:t>
            </w:r>
            <w:r w:rsidRPr="009D11F7">
              <w:rPr>
                <w:rStyle w:val="ModernTableText"/>
                <w:rFonts w:ascii="Wingdings 2" w:hAnsi="Wingdings 2" w:eastAsia="Wingdings 2" w:cs="Wingdings 2"/>
                <w:noProof/>
                <w:szCs w:val="23"/>
              </w:rPr>
              <w:t>£</w:t>
            </w:r>
            <w:r w:rsidRPr="009D11F7">
              <w:rPr>
                <w:rStyle w:val="ModernTableText"/>
                <w:noProof/>
                <w:szCs w:val="17"/>
              </w:rPr>
              <w:t xml:space="preserve"> Annually</w:t>
            </w:r>
          </w:p>
        </w:tc>
        <w:tc>
          <w:tcPr>
            <w:tcW w:w="1354" w:type="pct"/>
            <w:gridSpan w:val="4"/>
            <w:tcBorders>
              <w:top w:val="single" w:color="616161" w:sz="2" w:space="0"/>
              <w:left w:val="nil"/>
            </w:tcBorders>
          </w:tcPr>
          <w:p w:rsidRPr="009D11F7" w:rsidR="00CE759A" w:rsidRDefault="00CE759A" w14:paraId="616F853E" wp14:textId="77777777">
            <w:pPr>
              <w:pStyle w:val="TableText1"/>
              <w:spacing w:before="40" w:after="40"/>
              <w:rPr>
                <w:rStyle w:val="ModernTableText"/>
                <w:noProof/>
                <w:szCs w:val="17"/>
              </w:rPr>
            </w:pPr>
            <w:r w:rsidRPr="009D11F7">
              <w:rPr>
                <w:rStyle w:val="ModernTableText"/>
                <w:rFonts w:ascii="Wingdings 2" w:hAnsi="Wingdings 2" w:eastAsia="Wingdings 2" w:cs="Wingdings 2"/>
                <w:noProof/>
                <w:szCs w:val="23"/>
              </w:rPr>
              <w:t>£</w:t>
            </w:r>
            <w:r w:rsidRPr="009D11F7">
              <w:rPr>
                <w:rStyle w:val="ModernTableText"/>
                <w:noProof/>
                <w:szCs w:val="17"/>
              </w:rPr>
              <w:t xml:space="preserve">  Other - Please explain: Annual Fiscal Year</w:t>
            </w:r>
          </w:p>
        </w:tc>
      </w:tr>
      <w:tr xmlns:wp14="http://schemas.microsoft.com/office/word/2010/wordml" w:rsidR="00CE759A" w14:paraId="581711E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7" w:type="pct"/>
            <w:gridSpan w:val="2"/>
            <w:vAlign w:val="center"/>
          </w:tcPr>
          <w:p w:rsidRPr="009D11F7" w:rsidR="00CE759A" w:rsidRDefault="00CE759A" w14:paraId="76E3BE83" wp14:textId="77777777">
            <w:pPr>
              <w:pStyle w:val="TableHeading"/>
              <w:spacing w:before="40" w:after="40"/>
              <w:rPr>
                <w:rStyle w:val="ModernTableText"/>
                <w:noProof/>
                <w:szCs w:val="17"/>
              </w:rPr>
            </w:pPr>
            <w:r w:rsidRPr="009D11F7">
              <w:rPr>
                <w:rStyle w:val="ModernTableText"/>
                <w:noProof/>
                <w:szCs w:val="17"/>
              </w:rPr>
              <w:t>Report Data Accumulation Type:</w:t>
            </w:r>
          </w:p>
        </w:tc>
        <w:tc>
          <w:tcPr>
            <w:tcW w:w="598" w:type="pct"/>
          </w:tcPr>
          <w:p w:rsidRPr="009D11F7" w:rsidR="00CE759A" w:rsidRDefault="00CE759A" w14:paraId="3EB4FABE" wp14:textId="77777777">
            <w:pPr>
              <w:pStyle w:val="TableText1"/>
              <w:spacing w:before="40" w:after="40"/>
              <w:rPr>
                <w:rStyle w:val="ModernTableText"/>
                <w:noProof/>
                <w:szCs w:val="17"/>
              </w:rPr>
            </w:pPr>
            <w:r w:rsidRPr="009D11F7">
              <w:rPr>
                <w:rStyle w:val="ModernTableText"/>
                <w:rFonts w:ascii="Wingdings" w:hAnsi="Wingdings" w:eastAsia="Wingdings" w:cs="Wingdings"/>
                <w:noProof/>
                <w:szCs w:val="23"/>
              </w:rPr>
              <w:t>þ</w:t>
            </w:r>
            <w:r w:rsidRPr="009D11F7">
              <w:rPr>
                <w:rStyle w:val="ModernTableText"/>
                <w:noProof/>
                <w:szCs w:val="17"/>
              </w:rPr>
              <w:t xml:space="preserve"> Prompt</w:t>
            </w:r>
          </w:p>
        </w:tc>
        <w:tc>
          <w:tcPr>
            <w:tcW w:w="2021" w:type="pct"/>
            <w:gridSpan w:val="4"/>
            <w:tcBorders>
              <w:top w:val="single" w:color="616161" w:sz="2" w:space="0"/>
              <w:right w:val="nil"/>
            </w:tcBorders>
            <w:vAlign w:val="center"/>
          </w:tcPr>
          <w:p w:rsidRPr="009D11F7" w:rsidR="00CE759A" w:rsidRDefault="00CE759A" w14:paraId="4FD59811" wp14:textId="77777777">
            <w:pPr>
              <w:pStyle w:val="TableText1"/>
              <w:spacing w:before="40" w:after="40"/>
              <w:rPr>
                <w:rStyle w:val="ModernTableText"/>
                <w:noProof/>
                <w:szCs w:val="17"/>
              </w:rPr>
            </w:pPr>
            <w:r w:rsidRPr="009D11F7">
              <w:rPr>
                <w:rStyle w:val="ModernTableText"/>
                <w:noProof/>
                <w:szCs w:val="17"/>
              </w:rPr>
              <w:t>If no prompt, select report data accumulation type below:</w:t>
            </w:r>
          </w:p>
          <w:p w:rsidRPr="009D11F7" w:rsidR="00CE759A" w:rsidRDefault="00CE759A" w14:paraId="69022FAB" wp14:textId="77777777">
            <w:pPr>
              <w:pStyle w:val="TableText1"/>
              <w:spacing w:before="40" w:after="40"/>
              <w:rPr>
                <w:rStyle w:val="ModernTableText"/>
                <w:noProof/>
                <w:szCs w:val="17"/>
              </w:rPr>
            </w:pPr>
            <w:r w:rsidRPr="009D11F7">
              <w:rPr>
                <w:rStyle w:val="ModernTableText"/>
                <w:rFonts w:ascii="Wingdings 2" w:hAnsi="Wingdings 2" w:eastAsia="Wingdings 2" w:cs="Wingdings 2"/>
                <w:noProof/>
                <w:szCs w:val="23"/>
              </w:rPr>
              <w:t>£</w:t>
            </w:r>
            <w:r w:rsidRPr="009D11F7">
              <w:rPr>
                <w:rStyle w:val="ModernTableText"/>
                <w:noProof/>
                <w:szCs w:val="17"/>
              </w:rPr>
              <w:t xml:space="preserve"> Daily  </w:t>
            </w:r>
            <w:r w:rsidRPr="009D11F7">
              <w:rPr>
                <w:rStyle w:val="ModernTableText"/>
                <w:rFonts w:ascii="Wingdings 2" w:hAnsi="Wingdings 2" w:eastAsia="Wingdings 2" w:cs="Wingdings 2"/>
                <w:noProof/>
                <w:szCs w:val="23"/>
              </w:rPr>
              <w:t>£</w:t>
            </w:r>
            <w:r w:rsidRPr="009D11F7">
              <w:rPr>
                <w:rStyle w:val="ModernTableText"/>
                <w:noProof/>
                <w:szCs w:val="17"/>
              </w:rPr>
              <w:t xml:space="preserve"> Weekly  </w:t>
            </w:r>
            <w:r w:rsidRPr="009D11F7">
              <w:rPr>
                <w:rStyle w:val="ModernTableText"/>
                <w:rFonts w:ascii="Wingdings 2" w:hAnsi="Wingdings 2" w:eastAsia="Wingdings 2" w:cs="Wingdings 2"/>
                <w:noProof/>
                <w:szCs w:val="23"/>
              </w:rPr>
              <w:t>£</w:t>
            </w:r>
            <w:r w:rsidRPr="009D11F7">
              <w:rPr>
                <w:rStyle w:val="ModernTableText"/>
                <w:noProof/>
                <w:szCs w:val="17"/>
              </w:rPr>
              <w:t xml:space="preserve"> Monthly  </w:t>
            </w:r>
            <w:r w:rsidRPr="009D11F7">
              <w:rPr>
                <w:rStyle w:val="ModernTableText"/>
                <w:rFonts w:ascii="Wingdings" w:hAnsi="Wingdings" w:eastAsia="Wingdings" w:cs="Wingdings"/>
                <w:noProof/>
                <w:szCs w:val="23"/>
              </w:rPr>
              <w:t>þ</w:t>
            </w:r>
            <w:r w:rsidRPr="009D11F7">
              <w:rPr>
                <w:rStyle w:val="ModernTableText"/>
                <w:noProof/>
                <w:szCs w:val="17"/>
              </w:rPr>
              <w:t xml:space="preserve"> Quarterly  </w:t>
            </w:r>
            <w:r w:rsidRPr="009D11F7">
              <w:rPr>
                <w:rStyle w:val="ModernTableText"/>
                <w:rFonts w:ascii="Wingdings 2" w:hAnsi="Wingdings 2" w:eastAsia="Wingdings 2" w:cs="Wingdings 2"/>
                <w:noProof/>
                <w:szCs w:val="23"/>
              </w:rPr>
              <w:t>£</w:t>
            </w:r>
            <w:r w:rsidRPr="009D11F7">
              <w:rPr>
                <w:rStyle w:val="ModernTableText"/>
                <w:noProof/>
                <w:szCs w:val="17"/>
              </w:rPr>
              <w:t xml:space="preserve"> Annually  </w:t>
            </w:r>
            <w:r w:rsidRPr="009D11F7">
              <w:rPr>
                <w:rStyle w:val="ModernTableText"/>
                <w:rFonts w:ascii="Wingdings" w:hAnsi="Wingdings" w:eastAsia="Wingdings" w:cs="Wingdings"/>
                <w:noProof/>
                <w:szCs w:val="23"/>
              </w:rPr>
              <w:t>þ</w:t>
            </w:r>
            <w:r w:rsidRPr="009D11F7">
              <w:rPr>
                <w:rStyle w:val="ModernTableText"/>
                <w:noProof/>
                <w:szCs w:val="17"/>
              </w:rPr>
              <w:t xml:space="preserve"> YTD</w:t>
            </w:r>
          </w:p>
        </w:tc>
        <w:tc>
          <w:tcPr>
            <w:tcW w:w="1354" w:type="pct"/>
            <w:gridSpan w:val="4"/>
            <w:tcBorders>
              <w:top w:val="single" w:color="616161" w:sz="2" w:space="0"/>
              <w:left w:val="nil"/>
            </w:tcBorders>
          </w:tcPr>
          <w:p w:rsidRPr="009D11F7" w:rsidR="00CE759A" w:rsidRDefault="00CE759A" w14:paraId="2F473F23" wp14:textId="77777777">
            <w:pPr>
              <w:pStyle w:val="TableText1"/>
              <w:spacing w:before="40" w:after="40"/>
              <w:rPr>
                <w:rStyle w:val="ModernTableText"/>
                <w:noProof/>
                <w:szCs w:val="17"/>
              </w:rPr>
            </w:pPr>
            <w:r w:rsidRPr="009D11F7">
              <w:rPr>
                <w:rStyle w:val="ModernTableText"/>
                <w:rFonts w:ascii="Wingdings 2" w:hAnsi="Wingdings 2" w:eastAsia="Wingdings 2" w:cs="Wingdings 2"/>
                <w:noProof/>
                <w:szCs w:val="23"/>
              </w:rPr>
              <w:t>£</w:t>
            </w:r>
            <w:r w:rsidRPr="009D11F7">
              <w:rPr>
                <w:rStyle w:val="ModernTableText"/>
                <w:noProof/>
                <w:szCs w:val="17"/>
              </w:rPr>
              <w:t xml:space="preserve"> Other - Please explain:</w:t>
            </w:r>
          </w:p>
        </w:tc>
      </w:tr>
      <w:tr xmlns:wp14="http://schemas.microsoft.com/office/word/2010/wordml" w:rsidR="00CE759A" w:rsidTr="007A4C37" w14:paraId="6798DC3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7" w:type="pct"/>
            <w:gridSpan w:val="2"/>
            <w:vMerge w:val="restart"/>
            <w:tcBorders>
              <w:top w:val="single" w:color="616161" w:sz="4" w:space="0"/>
              <w:left w:val="single" w:color="616161" w:sz="4" w:space="0"/>
              <w:right w:val="single" w:color="616161" w:sz="4" w:space="0"/>
            </w:tcBorders>
            <w:vAlign w:val="center"/>
          </w:tcPr>
          <w:p w:rsidRPr="009D11F7" w:rsidR="00CE759A" w:rsidP="007A4C37" w:rsidRDefault="00CE759A" w14:paraId="40B29DF1" wp14:textId="77777777">
            <w:pPr>
              <w:pStyle w:val="TableText1"/>
              <w:keepNext/>
              <w:spacing w:before="40" w:after="40"/>
              <w:rPr>
                <w:rStyle w:val="ModernTableText"/>
                <w:b/>
                <w:noProof/>
                <w:szCs w:val="17"/>
              </w:rPr>
            </w:pPr>
            <w:r w:rsidRPr="009D11F7">
              <w:rPr>
                <w:rStyle w:val="ModernTableText"/>
                <w:b/>
                <w:noProof/>
                <w:szCs w:val="17"/>
              </w:rPr>
              <w:t>Report Selection Criteria:</w:t>
            </w:r>
          </w:p>
        </w:tc>
        <w:tc>
          <w:tcPr>
            <w:tcW w:w="1189" w:type="pct"/>
            <w:gridSpan w:val="3"/>
            <w:tcBorders>
              <w:top w:val="single" w:color="616161" w:sz="4" w:space="0"/>
              <w:left w:val="single" w:color="616161" w:sz="4" w:space="0"/>
              <w:right w:val="single" w:color="616161" w:sz="4" w:space="0"/>
            </w:tcBorders>
            <w:vAlign w:val="center"/>
          </w:tcPr>
          <w:p w:rsidRPr="009D11F7" w:rsidR="00CE759A" w:rsidP="007A4C37" w:rsidRDefault="00CE759A" w14:paraId="317FC44E" wp14:textId="77777777">
            <w:pPr>
              <w:pStyle w:val="TableText1"/>
              <w:keepNext/>
              <w:spacing w:before="40" w:after="40"/>
              <w:jc w:val="center"/>
              <w:rPr>
                <w:rStyle w:val="ModernTableText"/>
                <w:b/>
                <w:noProof/>
                <w:szCs w:val="17"/>
              </w:rPr>
            </w:pPr>
            <w:r w:rsidRPr="009D11F7">
              <w:rPr>
                <w:rStyle w:val="ModernTableText"/>
                <w:b/>
                <w:noProof/>
                <w:szCs w:val="17"/>
              </w:rPr>
              <w:t>Report Field</w:t>
            </w:r>
          </w:p>
        </w:tc>
        <w:tc>
          <w:tcPr>
            <w:tcW w:w="2250" w:type="pct"/>
            <w:gridSpan w:val="5"/>
            <w:tcBorders>
              <w:top w:val="single" w:color="616161" w:sz="4" w:space="0"/>
              <w:left w:val="single" w:color="616161" w:sz="4" w:space="0"/>
              <w:bottom w:val="single" w:color="616161" w:sz="4" w:space="0"/>
              <w:right w:val="single" w:color="616161" w:sz="4" w:space="0"/>
            </w:tcBorders>
            <w:vAlign w:val="center"/>
          </w:tcPr>
          <w:p w:rsidRPr="009D11F7" w:rsidR="00CE759A" w:rsidP="007A4C37" w:rsidRDefault="00CE759A" w14:paraId="5C78CF65" wp14:textId="77777777">
            <w:pPr>
              <w:pStyle w:val="TableText1"/>
              <w:keepNext/>
              <w:spacing w:before="40" w:after="40"/>
              <w:jc w:val="center"/>
              <w:rPr>
                <w:rStyle w:val="ModernTableText"/>
                <w:b/>
                <w:noProof/>
                <w:szCs w:val="17"/>
              </w:rPr>
            </w:pPr>
            <w:r w:rsidRPr="009D11F7">
              <w:rPr>
                <w:rStyle w:val="ModernTableText"/>
                <w:b/>
                <w:noProof/>
                <w:szCs w:val="17"/>
              </w:rPr>
              <w:t>Report Parameters (optional)</w:t>
            </w:r>
          </w:p>
          <w:p w:rsidRPr="009D11F7" w:rsidR="00CE759A" w:rsidP="007A4C37" w:rsidRDefault="00CE759A" w14:paraId="32605E1C" wp14:textId="77777777">
            <w:pPr>
              <w:pStyle w:val="TableText1"/>
              <w:keepNext/>
              <w:spacing w:before="40" w:after="40"/>
              <w:jc w:val="center"/>
              <w:rPr>
                <w:rStyle w:val="ModernTableText"/>
                <w:b/>
                <w:noProof/>
                <w:szCs w:val="17"/>
              </w:rPr>
            </w:pPr>
            <w:r w:rsidRPr="009D11F7">
              <w:rPr>
                <w:rStyle w:val="ModernTableText"/>
                <w:b/>
                <w:noProof/>
                <w:szCs w:val="17"/>
                <w:u w:val="single"/>
              </w:rPr>
              <w:t>Note</w:t>
            </w:r>
            <w:r w:rsidRPr="009D11F7">
              <w:rPr>
                <w:rStyle w:val="ModernTableText"/>
                <w:b/>
                <w:noProof/>
                <w:szCs w:val="17"/>
              </w:rPr>
              <w:t>:  If populated, Prompt must = No</w:t>
            </w:r>
          </w:p>
        </w:tc>
        <w:tc>
          <w:tcPr>
            <w:tcW w:w="534" w:type="pct"/>
            <w:tcBorders>
              <w:top w:val="single" w:color="616161" w:sz="4" w:space="0"/>
              <w:left w:val="single" w:color="616161" w:sz="4" w:space="0"/>
              <w:bottom w:val="single" w:color="616161" w:sz="4" w:space="0"/>
              <w:right w:val="single" w:color="616161" w:sz="4" w:space="0"/>
            </w:tcBorders>
            <w:vAlign w:val="center"/>
          </w:tcPr>
          <w:p w:rsidRPr="009D11F7" w:rsidR="00CE759A" w:rsidP="007A4C37" w:rsidRDefault="00CE759A" w14:paraId="2BC5F5B2" wp14:textId="77777777">
            <w:pPr>
              <w:pStyle w:val="TableText1"/>
              <w:keepNext/>
              <w:spacing w:before="40" w:after="40"/>
              <w:jc w:val="center"/>
              <w:rPr>
                <w:rStyle w:val="ModernTableText"/>
                <w:b/>
                <w:noProof/>
                <w:szCs w:val="17"/>
              </w:rPr>
            </w:pPr>
            <w:r w:rsidRPr="009D11F7">
              <w:rPr>
                <w:rStyle w:val="ModernTableText"/>
                <w:b/>
                <w:noProof/>
                <w:szCs w:val="17"/>
              </w:rPr>
              <w:t>Prompt</w:t>
            </w:r>
          </w:p>
        </w:tc>
      </w:tr>
      <w:tr xmlns:wp14="http://schemas.microsoft.com/office/word/2010/wordml" w:rsidR="00BE3176" w14:paraId="7DCC540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7" w:type="pct"/>
            <w:gridSpan w:val="2"/>
            <w:vMerge/>
            <w:tcBorders>
              <w:left w:val="single" w:color="616161" w:sz="4" w:space="0"/>
              <w:right w:val="single" w:color="616161" w:sz="4" w:space="0"/>
            </w:tcBorders>
          </w:tcPr>
          <w:p w:rsidRPr="009D11F7" w:rsidR="00BE3176" w:rsidP="007A4C37" w:rsidRDefault="00BE3176" w14:paraId="284F2E65" wp14:textId="77777777">
            <w:pPr>
              <w:pStyle w:val="TableText1"/>
              <w:keepNext/>
              <w:spacing w:before="40" w:after="40"/>
              <w:rPr>
                <w:rStyle w:val="ModernTableText"/>
                <w:b/>
                <w:szCs w:val="17"/>
              </w:rPr>
            </w:pPr>
          </w:p>
        </w:tc>
        <w:tc>
          <w:tcPr>
            <w:tcW w:w="1189" w:type="pct"/>
            <w:gridSpan w:val="3"/>
            <w:tcBorders>
              <w:top w:val="single" w:color="616161" w:sz="4" w:space="0"/>
              <w:left w:val="single" w:color="616161" w:sz="4" w:space="0"/>
              <w:bottom w:val="single" w:color="616161" w:sz="4" w:space="0"/>
              <w:right w:val="single" w:color="616161" w:sz="4" w:space="0"/>
            </w:tcBorders>
            <w:vAlign w:val="center"/>
          </w:tcPr>
          <w:p w:rsidRPr="004B42EC" w:rsidR="00BE3176" w:rsidP="00BE3176" w:rsidRDefault="00BE3176" w14:paraId="26EA5752" wp14:textId="77777777">
            <w:pPr>
              <w:pStyle w:val="TableText1"/>
              <w:keepNext/>
              <w:numPr>
                <w:ilvl w:val="0"/>
                <w:numId w:val="87"/>
              </w:numPr>
              <w:spacing w:before="40" w:after="40"/>
              <w:rPr>
                <w:rStyle w:val="ModernTableText"/>
                <w:noProof/>
                <w:sz w:val="17"/>
                <w:szCs w:val="17"/>
              </w:rPr>
            </w:pPr>
            <w:r w:rsidRPr="004B42EC">
              <w:rPr>
                <w:rStyle w:val="ModernTableText"/>
                <w:noProof/>
                <w:sz w:val="17"/>
                <w:szCs w:val="17"/>
              </w:rPr>
              <w:t>Header Status Code</w:t>
            </w:r>
          </w:p>
          <w:p w:rsidRPr="004B42EC" w:rsidR="00BE3176" w:rsidP="004B42EC" w:rsidRDefault="00BE3176" w14:paraId="25A973E3" wp14:textId="77777777">
            <w:pPr>
              <w:pStyle w:val="TableText1"/>
              <w:keepNext/>
              <w:spacing w:before="40" w:after="40"/>
              <w:rPr>
                <w:rStyle w:val="ModernTableText"/>
                <w:noProof/>
                <w:szCs w:val="17"/>
              </w:rPr>
            </w:pPr>
            <w:r>
              <w:rPr>
                <w:rStyle w:val="ModernTableText"/>
                <w:noProof/>
                <w:sz w:val="17"/>
                <w:szCs w:val="17"/>
              </w:rPr>
              <w:t xml:space="preserve">        </w:t>
            </w:r>
            <w:r w:rsidRPr="004B42EC">
              <w:rPr>
                <w:rStyle w:val="ModernTableText"/>
                <w:noProof/>
                <w:sz w:val="17"/>
                <w:szCs w:val="17"/>
              </w:rPr>
              <w:t>A-HDR-TB.A-HDR-STAT-Cd</w:t>
            </w:r>
          </w:p>
        </w:tc>
        <w:tc>
          <w:tcPr>
            <w:tcW w:w="2250" w:type="pct"/>
            <w:gridSpan w:val="5"/>
            <w:tcBorders>
              <w:top w:val="single" w:color="616161" w:sz="4" w:space="0"/>
              <w:left w:val="single" w:color="616161" w:sz="4" w:space="0"/>
              <w:bottom w:val="single" w:color="616161" w:sz="4" w:space="0"/>
              <w:right w:val="single" w:color="616161" w:sz="4" w:space="0"/>
            </w:tcBorders>
            <w:vAlign w:val="center"/>
          </w:tcPr>
          <w:p w:rsidRPr="004B42EC" w:rsidR="00BE3176" w:rsidP="007A4C37" w:rsidRDefault="00BE3176" w14:paraId="7A456E86" wp14:textId="77777777">
            <w:pPr>
              <w:pStyle w:val="TableText1"/>
              <w:keepNext/>
              <w:spacing w:before="40" w:after="40"/>
              <w:rPr>
                <w:rStyle w:val="ModernTableText"/>
                <w:noProof/>
                <w:szCs w:val="17"/>
              </w:rPr>
            </w:pPr>
            <w:r w:rsidRPr="004B42EC">
              <w:rPr>
                <w:rStyle w:val="ModernTableText"/>
                <w:noProof/>
                <w:sz w:val="17"/>
                <w:szCs w:val="17"/>
              </w:rPr>
              <w:t>A-HDR-STAT-CD &lt;&gt; 'R' (Rejected)</w:t>
            </w:r>
          </w:p>
        </w:tc>
        <w:tc>
          <w:tcPr>
            <w:tcW w:w="534" w:type="pct"/>
            <w:tcBorders>
              <w:top w:val="single" w:color="616161" w:sz="4" w:space="0"/>
              <w:left w:val="single" w:color="616161" w:sz="4" w:space="0"/>
              <w:bottom w:val="single" w:color="616161" w:sz="4" w:space="0"/>
              <w:right w:val="single" w:color="616161" w:sz="4" w:space="0"/>
            </w:tcBorders>
            <w:vAlign w:val="center"/>
          </w:tcPr>
          <w:p w:rsidRPr="004B42EC" w:rsidR="00BE3176" w:rsidP="007A4C37" w:rsidRDefault="00BE3176" w14:paraId="45460564" wp14:textId="77777777">
            <w:pPr>
              <w:keepNext/>
              <w:jc w:val="center"/>
              <w:rPr>
                <w:rStyle w:val="ModernTableText"/>
                <w:noProof/>
                <w:szCs w:val="23"/>
              </w:rPr>
            </w:pPr>
            <w:r w:rsidRPr="004B42EC">
              <w:rPr>
                <w:rStyle w:val="ModernTableText"/>
                <w:rFonts w:ascii="Wingdings" w:hAnsi="Wingdings" w:eastAsia="Wingdings" w:cs="Wingdings"/>
                <w:noProof/>
                <w:sz w:val="23"/>
                <w:szCs w:val="23"/>
              </w:rPr>
              <w:t>þ</w:t>
            </w:r>
            <w:r w:rsidRPr="004B42EC">
              <w:rPr>
                <w:rStyle w:val="ModernTableText"/>
                <w:noProof/>
                <w:sz w:val="23"/>
                <w:szCs w:val="23"/>
              </w:rPr>
              <w:t xml:space="preserve"> </w:t>
            </w:r>
            <w:r w:rsidRPr="004B42EC">
              <w:rPr>
                <w:rStyle w:val="ModernTableText"/>
                <w:noProof/>
                <w:sz w:val="17"/>
                <w:szCs w:val="17"/>
              </w:rPr>
              <w:t xml:space="preserve">No  </w:t>
            </w:r>
            <w:r w:rsidRPr="004B42EC">
              <w:rPr>
                <w:rStyle w:val="ModernTableText"/>
                <w:rFonts w:ascii="Wingdings 2" w:hAnsi="Wingdings 2" w:eastAsia="Wingdings 2" w:cs="Wingdings 2"/>
                <w:noProof/>
                <w:sz w:val="23"/>
                <w:szCs w:val="23"/>
              </w:rPr>
              <w:t>£</w:t>
            </w:r>
            <w:r w:rsidRPr="004B42EC">
              <w:rPr>
                <w:rStyle w:val="ModernTableText"/>
                <w:noProof/>
                <w:sz w:val="17"/>
                <w:szCs w:val="17"/>
              </w:rPr>
              <w:t xml:space="preserve"> Yes</w:t>
            </w:r>
          </w:p>
        </w:tc>
      </w:tr>
      <w:tr xmlns:wp14="http://schemas.microsoft.com/office/word/2010/wordml" w:rsidR="00BE3176" w14:paraId="091DF18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7" w:type="pct"/>
            <w:gridSpan w:val="2"/>
            <w:vMerge/>
            <w:tcBorders>
              <w:left w:val="single" w:color="616161" w:sz="4" w:space="0"/>
              <w:right w:val="single" w:color="616161" w:sz="4" w:space="0"/>
            </w:tcBorders>
          </w:tcPr>
          <w:p w:rsidRPr="009D11F7" w:rsidR="00BE3176" w:rsidP="007A4C37" w:rsidRDefault="00BE3176" w14:paraId="687CCB83" wp14:textId="77777777">
            <w:pPr>
              <w:pStyle w:val="TableText1"/>
              <w:keepNext/>
              <w:spacing w:before="40" w:after="40"/>
              <w:rPr>
                <w:rStyle w:val="ModernTableText"/>
                <w:b/>
                <w:szCs w:val="17"/>
              </w:rPr>
            </w:pPr>
          </w:p>
        </w:tc>
        <w:tc>
          <w:tcPr>
            <w:tcW w:w="1189" w:type="pct"/>
            <w:gridSpan w:val="3"/>
            <w:tcBorders>
              <w:top w:val="single" w:color="616161" w:sz="4" w:space="0"/>
              <w:left w:val="single" w:color="616161" w:sz="4" w:space="0"/>
              <w:bottom w:val="single" w:color="616161" w:sz="4" w:space="0"/>
              <w:right w:val="single" w:color="616161" w:sz="4" w:space="0"/>
            </w:tcBorders>
            <w:vAlign w:val="center"/>
          </w:tcPr>
          <w:p w:rsidRPr="009D11F7" w:rsidR="00BE3176" w:rsidP="00BE3176" w:rsidRDefault="00BE3176" w14:paraId="35803D2A" wp14:textId="77777777">
            <w:pPr>
              <w:pStyle w:val="TableText1"/>
              <w:keepNext/>
              <w:numPr>
                <w:ilvl w:val="0"/>
                <w:numId w:val="87"/>
              </w:numPr>
              <w:spacing w:before="40" w:after="40"/>
              <w:rPr>
                <w:rStyle w:val="ModernTableText"/>
                <w:szCs w:val="17"/>
              </w:rPr>
            </w:pPr>
            <w:r w:rsidRPr="009D11F7">
              <w:rPr>
                <w:rStyle w:val="ModernTableText"/>
                <w:noProof/>
                <w:szCs w:val="17"/>
              </w:rPr>
              <w:t>LOB Cd</w:t>
            </w:r>
            <w:r w:rsidRPr="009D11F7">
              <w:rPr>
                <w:rStyle w:val="ModernTableText"/>
                <w:noProof/>
                <w:szCs w:val="17"/>
              </w:rPr>
              <w:br/>
            </w:r>
            <w:r w:rsidRPr="009D11F7">
              <w:rPr>
                <w:rStyle w:val="ModernTableText"/>
                <w:noProof/>
                <w:szCs w:val="17"/>
              </w:rPr>
              <w:t>A-HDR-TB.R-LOB-CD</w:t>
            </w:r>
          </w:p>
        </w:tc>
        <w:tc>
          <w:tcPr>
            <w:tcW w:w="2250" w:type="pct"/>
            <w:gridSpan w:val="5"/>
            <w:tcBorders>
              <w:top w:val="single" w:color="616161" w:sz="4" w:space="0"/>
              <w:left w:val="single" w:color="616161" w:sz="4" w:space="0"/>
              <w:bottom w:val="single" w:color="616161" w:sz="4" w:space="0"/>
              <w:right w:val="single" w:color="616161" w:sz="4" w:space="0"/>
            </w:tcBorders>
            <w:vAlign w:val="center"/>
          </w:tcPr>
          <w:p w:rsidRPr="009D11F7" w:rsidR="00BE3176" w:rsidP="007A4C37" w:rsidRDefault="00BE3176" w14:paraId="3CD2B84F" wp14:textId="77777777">
            <w:pPr>
              <w:pStyle w:val="TableText1"/>
              <w:keepNext/>
              <w:spacing w:before="40" w:after="40"/>
              <w:rPr>
                <w:rStyle w:val="ModernTableText"/>
                <w:szCs w:val="17"/>
              </w:rPr>
            </w:pPr>
            <w:r w:rsidRPr="009D11F7">
              <w:rPr>
                <w:rStyle w:val="ModernTableText"/>
                <w:noProof/>
                <w:szCs w:val="17"/>
              </w:rPr>
              <w:t>Default to ‘Medicaid’</w:t>
            </w:r>
          </w:p>
        </w:tc>
        <w:tc>
          <w:tcPr>
            <w:tcW w:w="534" w:type="pct"/>
            <w:tcBorders>
              <w:top w:val="single" w:color="616161" w:sz="4" w:space="0"/>
              <w:left w:val="single" w:color="616161" w:sz="4" w:space="0"/>
              <w:bottom w:val="single" w:color="616161" w:sz="4" w:space="0"/>
              <w:right w:val="single" w:color="616161" w:sz="4" w:space="0"/>
            </w:tcBorders>
            <w:vAlign w:val="center"/>
          </w:tcPr>
          <w:p w:rsidRPr="009D11F7" w:rsidR="00BE3176" w:rsidP="007A4C37" w:rsidRDefault="00BE3176" w14:paraId="3649CEFA" wp14:textId="77777777">
            <w:pPr>
              <w:keepNext/>
              <w:jc w:val="center"/>
              <w:rPr>
                <w:rStyle w:val="ModernTableText"/>
                <w:noProof/>
                <w:szCs w:val="23"/>
              </w:rPr>
            </w:pPr>
            <w:r w:rsidRPr="009D11F7">
              <w:rPr>
                <w:rStyle w:val="ModernTableText"/>
                <w:rFonts w:ascii="Wingdings 2" w:hAnsi="Wingdings 2" w:eastAsia="Wingdings 2" w:cs="Wingdings 2"/>
                <w:noProof/>
                <w:szCs w:val="23"/>
              </w:rPr>
              <w:t>£</w:t>
            </w:r>
            <w:r w:rsidRPr="009D11F7">
              <w:rPr>
                <w:rStyle w:val="ModernTableText"/>
                <w:noProof/>
                <w:szCs w:val="23"/>
              </w:rPr>
              <w:t xml:space="preserve"> </w:t>
            </w:r>
            <w:r w:rsidRPr="009D11F7">
              <w:rPr>
                <w:rStyle w:val="ModernTableText"/>
                <w:noProof/>
                <w:szCs w:val="17"/>
              </w:rPr>
              <w:t xml:space="preserve">No  </w:t>
            </w:r>
            <w:r w:rsidRPr="009D11F7">
              <w:rPr>
                <w:rStyle w:val="ModernTableText"/>
                <w:rFonts w:ascii="Wingdings" w:hAnsi="Wingdings" w:eastAsia="Wingdings" w:cs="Wingdings"/>
                <w:noProof/>
                <w:szCs w:val="23"/>
              </w:rPr>
              <w:t>þ</w:t>
            </w:r>
            <w:r w:rsidRPr="009D11F7">
              <w:rPr>
                <w:rStyle w:val="ModernTableText"/>
                <w:noProof/>
                <w:szCs w:val="17"/>
              </w:rPr>
              <w:t xml:space="preserve"> Yes</w:t>
            </w:r>
          </w:p>
        </w:tc>
      </w:tr>
      <w:tr xmlns:wp14="http://schemas.microsoft.com/office/word/2010/wordml" w:rsidR="00BE3176" w14:paraId="2FEB7D8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7" w:type="pct"/>
            <w:gridSpan w:val="2"/>
            <w:vMerge/>
            <w:tcBorders>
              <w:left w:val="single" w:color="616161" w:sz="4" w:space="0"/>
              <w:right w:val="single" w:color="616161" w:sz="4" w:space="0"/>
            </w:tcBorders>
          </w:tcPr>
          <w:p w:rsidRPr="009D11F7" w:rsidR="00BE3176" w:rsidP="007A4C37" w:rsidRDefault="00BE3176" w14:paraId="26F7A8D2" wp14:textId="77777777">
            <w:pPr>
              <w:pStyle w:val="TableText1"/>
              <w:keepNext/>
              <w:spacing w:before="40" w:after="40"/>
              <w:rPr>
                <w:rStyle w:val="ModernTableText"/>
                <w:b/>
                <w:szCs w:val="17"/>
              </w:rPr>
            </w:pPr>
          </w:p>
        </w:tc>
        <w:tc>
          <w:tcPr>
            <w:tcW w:w="1189" w:type="pct"/>
            <w:gridSpan w:val="3"/>
            <w:tcBorders>
              <w:top w:val="single" w:color="616161" w:sz="4" w:space="0"/>
              <w:left w:val="single" w:color="616161" w:sz="4" w:space="0"/>
              <w:bottom w:val="single" w:color="616161" w:sz="4" w:space="0"/>
              <w:right w:val="single" w:color="616161" w:sz="4" w:space="0"/>
            </w:tcBorders>
            <w:vAlign w:val="center"/>
          </w:tcPr>
          <w:p w:rsidRPr="009D11F7" w:rsidR="00BE3176" w:rsidP="00BE3176" w:rsidRDefault="00BE3176" w14:paraId="1B19D0AD" wp14:textId="77777777">
            <w:pPr>
              <w:pStyle w:val="TableText1"/>
              <w:keepNext/>
              <w:numPr>
                <w:ilvl w:val="0"/>
                <w:numId w:val="87"/>
              </w:numPr>
              <w:spacing w:before="40" w:after="40"/>
              <w:rPr>
                <w:rStyle w:val="ModernTableText"/>
                <w:szCs w:val="17"/>
              </w:rPr>
            </w:pPr>
            <w:r w:rsidRPr="009D11F7">
              <w:rPr>
                <w:rStyle w:val="ModernTableText"/>
                <w:szCs w:val="17"/>
              </w:rPr>
              <w:t>Mbr ID</w:t>
            </w:r>
          </w:p>
          <w:p w:rsidRPr="009D11F7" w:rsidR="00BE3176" w:rsidP="007A4C37" w:rsidRDefault="00BE3176" w14:paraId="47E7BA8C" wp14:textId="77777777">
            <w:pPr>
              <w:pStyle w:val="TableText1"/>
              <w:keepNext/>
              <w:spacing w:before="40" w:after="40"/>
              <w:rPr>
                <w:rStyle w:val="ModernTableText"/>
                <w:szCs w:val="17"/>
              </w:rPr>
            </w:pPr>
            <w:r w:rsidRPr="009D11F7">
              <w:rPr>
                <w:rStyle w:val="ModernTableText"/>
                <w:szCs w:val="17"/>
              </w:rPr>
              <w:t xml:space="preserve">       A_HDR_TB</w:t>
            </w:r>
          </w:p>
        </w:tc>
        <w:tc>
          <w:tcPr>
            <w:tcW w:w="2250" w:type="pct"/>
            <w:gridSpan w:val="5"/>
            <w:tcBorders>
              <w:top w:val="single" w:color="616161" w:sz="4" w:space="0"/>
              <w:left w:val="single" w:color="616161" w:sz="4" w:space="0"/>
              <w:bottom w:val="single" w:color="616161" w:sz="4" w:space="0"/>
              <w:right w:val="single" w:color="616161" w:sz="4" w:space="0"/>
            </w:tcBorders>
            <w:vAlign w:val="center"/>
          </w:tcPr>
          <w:p w:rsidRPr="009D11F7" w:rsidR="00BE3176" w:rsidP="007A4C37" w:rsidRDefault="00BE3176" w14:paraId="3CDFBF48" wp14:textId="77777777">
            <w:pPr>
              <w:pStyle w:val="TableText1"/>
              <w:keepNext/>
              <w:spacing w:before="40" w:after="40"/>
              <w:rPr>
                <w:rStyle w:val="ModernTableText"/>
                <w:szCs w:val="17"/>
              </w:rPr>
            </w:pPr>
          </w:p>
        </w:tc>
        <w:tc>
          <w:tcPr>
            <w:tcW w:w="534" w:type="pct"/>
            <w:tcBorders>
              <w:top w:val="single" w:color="616161" w:sz="4" w:space="0"/>
              <w:left w:val="single" w:color="616161" w:sz="4" w:space="0"/>
              <w:bottom w:val="single" w:color="616161" w:sz="4" w:space="0"/>
              <w:right w:val="single" w:color="616161" w:sz="4" w:space="0"/>
            </w:tcBorders>
            <w:vAlign w:val="center"/>
          </w:tcPr>
          <w:p w:rsidRPr="009D11F7" w:rsidR="00BE3176" w:rsidP="007A4C37" w:rsidRDefault="00BE3176" w14:paraId="3F42E6F3" wp14:textId="77777777">
            <w:pPr>
              <w:keepNext/>
              <w:jc w:val="center"/>
              <w:rPr>
                <w:noProof/>
                <w:sz w:val="18"/>
                <w:szCs w:val="19"/>
              </w:rPr>
            </w:pPr>
            <w:r w:rsidRPr="009D11F7">
              <w:rPr>
                <w:rStyle w:val="ModernTableText"/>
                <w:rFonts w:ascii="Wingdings 2" w:hAnsi="Wingdings 2" w:eastAsia="Wingdings 2" w:cs="Wingdings 2"/>
                <w:noProof/>
                <w:szCs w:val="23"/>
              </w:rPr>
              <w:t>£</w:t>
            </w:r>
            <w:r w:rsidRPr="009D11F7">
              <w:rPr>
                <w:rStyle w:val="ModernTableText"/>
                <w:noProof/>
                <w:szCs w:val="23"/>
              </w:rPr>
              <w:t xml:space="preserve"> </w:t>
            </w:r>
            <w:r w:rsidRPr="009D11F7">
              <w:rPr>
                <w:rStyle w:val="ModernTableText"/>
                <w:noProof/>
                <w:szCs w:val="17"/>
              </w:rPr>
              <w:t xml:space="preserve">No </w:t>
            </w:r>
            <w:r w:rsidRPr="009D11F7">
              <w:rPr>
                <w:rStyle w:val="ModernTableText"/>
                <w:rFonts w:ascii="Wingdings" w:hAnsi="Wingdings" w:eastAsia="Wingdings" w:cs="Wingdings"/>
                <w:noProof/>
                <w:szCs w:val="23"/>
              </w:rPr>
              <w:t>þ</w:t>
            </w:r>
            <w:r w:rsidRPr="009D11F7">
              <w:rPr>
                <w:rStyle w:val="ModernTableText"/>
                <w:noProof/>
                <w:szCs w:val="17"/>
              </w:rPr>
              <w:t xml:space="preserve"> Yes</w:t>
            </w:r>
          </w:p>
        </w:tc>
      </w:tr>
      <w:tr xmlns:wp14="http://schemas.microsoft.com/office/word/2010/wordml" w:rsidR="00BE3176" w14:paraId="49B22F7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7" w:type="pct"/>
            <w:gridSpan w:val="2"/>
            <w:vMerge/>
            <w:tcBorders>
              <w:left w:val="single" w:color="616161" w:sz="4" w:space="0"/>
              <w:right w:val="single" w:color="616161" w:sz="4" w:space="0"/>
            </w:tcBorders>
          </w:tcPr>
          <w:p w:rsidRPr="009D11F7" w:rsidR="00BE3176" w:rsidP="007A4C37" w:rsidRDefault="00BE3176" w14:paraId="0F964381" wp14:textId="77777777">
            <w:pPr>
              <w:pStyle w:val="TableText1"/>
              <w:keepNext/>
              <w:spacing w:before="40" w:after="40"/>
              <w:rPr>
                <w:rStyle w:val="ModernTableText"/>
                <w:b/>
                <w:szCs w:val="17"/>
              </w:rPr>
            </w:pPr>
          </w:p>
        </w:tc>
        <w:tc>
          <w:tcPr>
            <w:tcW w:w="1189" w:type="pct"/>
            <w:gridSpan w:val="3"/>
            <w:tcBorders>
              <w:top w:val="single" w:color="616161" w:sz="4" w:space="0"/>
              <w:left w:val="single" w:color="616161" w:sz="4" w:space="0"/>
              <w:bottom w:val="single" w:color="616161" w:sz="4" w:space="0"/>
              <w:right w:val="single" w:color="616161" w:sz="4" w:space="0"/>
            </w:tcBorders>
            <w:vAlign w:val="center"/>
          </w:tcPr>
          <w:p w:rsidRPr="009D11F7" w:rsidR="00BE3176" w:rsidP="00BE3176" w:rsidRDefault="00BE3176" w14:paraId="19154825" wp14:textId="77777777">
            <w:pPr>
              <w:pStyle w:val="TableText1"/>
              <w:keepNext/>
              <w:numPr>
                <w:ilvl w:val="0"/>
                <w:numId w:val="87"/>
              </w:numPr>
              <w:spacing w:before="40" w:after="40"/>
              <w:rPr>
                <w:rStyle w:val="ModernTableText"/>
                <w:szCs w:val="17"/>
              </w:rPr>
            </w:pPr>
            <w:r w:rsidRPr="009D11F7">
              <w:rPr>
                <w:rStyle w:val="ModernTableText"/>
                <w:szCs w:val="17"/>
              </w:rPr>
              <w:t xml:space="preserve">Line Item Servicing Provider ID </w:t>
            </w:r>
          </w:p>
          <w:p w:rsidRPr="009D11F7" w:rsidR="00BE3176" w:rsidP="00393B70" w:rsidRDefault="00BE3176" w14:paraId="49C1178C" wp14:textId="77777777">
            <w:pPr>
              <w:pStyle w:val="TableText1"/>
              <w:keepNext/>
              <w:spacing w:before="40" w:after="40"/>
              <w:ind w:left="360"/>
              <w:rPr>
                <w:rStyle w:val="ModernTableText"/>
                <w:szCs w:val="17"/>
              </w:rPr>
            </w:pPr>
            <w:r w:rsidRPr="009D11F7">
              <w:rPr>
                <w:rStyle w:val="ModernTableText"/>
                <w:rFonts w:cs="Arial"/>
                <w:color w:val="000000"/>
                <w:szCs w:val="17"/>
              </w:rPr>
              <w:t>A_HDR_LI_SUBM_PROV_ID_TB</w:t>
            </w:r>
          </w:p>
          <w:p w:rsidRPr="009D11F7" w:rsidR="00BE3176" w:rsidP="007A4C37" w:rsidRDefault="00BE3176" w14:paraId="097C3207" wp14:textId="77777777">
            <w:pPr>
              <w:pStyle w:val="TableText1"/>
              <w:keepNext/>
              <w:spacing w:before="40" w:after="40"/>
              <w:rPr>
                <w:rStyle w:val="ModernTableText"/>
                <w:szCs w:val="17"/>
              </w:rPr>
            </w:pPr>
            <w:r w:rsidRPr="009D11F7">
              <w:rPr>
                <w:rStyle w:val="ModernTableText"/>
                <w:szCs w:val="17"/>
              </w:rPr>
              <w:t xml:space="preserve">        A_PROV_ID</w:t>
            </w:r>
          </w:p>
        </w:tc>
        <w:tc>
          <w:tcPr>
            <w:tcW w:w="2250" w:type="pct"/>
            <w:gridSpan w:val="5"/>
            <w:tcBorders>
              <w:top w:val="single" w:color="616161" w:sz="4" w:space="0"/>
              <w:left w:val="single" w:color="616161" w:sz="4" w:space="0"/>
              <w:bottom w:val="single" w:color="616161" w:sz="4" w:space="0"/>
              <w:right w:val="single" w:color="616161" w:sz="4" w:space="0"/>
            </w:tcBorders>
            <w:vAlign w:val="center"/>
          </w:tcPr>
          <w:p w:rsidRPr="009D11F7" w:rsidR="00BE3176" w:rsidP="007A4C37" w:rsidRDefault="00BE3176" w14:paraId="6B253C85" wp14:textId="77777777">
            <w:pPr>
              <w:pStyle w:val="TableText1"/>
              <w:keepNext/>
              <w:spacing w:before="40" w:after="40"/>
              <w:rPr>
                <w:rStyle w:val="ModernTableText"/>
                <w:szCs w:val="17"/>
              </w:rPr>
            </w:pPr>
          </w:p>
        </w:tc>
        <w:tc>
          <w:tcPr>
            <w:tcW w:w="534" w:type="pct"/>
            <w:tcBorders>
              <w:top w:val="single" w:color="616161" w:sz="4" w:space="0"/>
              <w:left w:val="single" w:color="616161" w:sz="4" w:space="0"/>
              <w:bottom w:val="single" w:color="616161" w:sz="4" w:space="0"/>
              <w:right w:val="single" w:color="616161" w:sz="4" w:space="0"/>
            </w:tcBorders>
            <w:vAlign w:val="center"/>
          </w:tcPr>
          <w:p w:rsidRPr="009D11F7" w:rsidR="00BE3176" w:rsidP="007A4C37" w:rsidRDefault="00BE3176" w14:paraId="1DB557F9" wp14:textId="77777777">
            <w:pPr>
              <w:keepNext/>
              <w:jc w:val="center"/>
              <w:rPr>
                <w:rStyle w:val="ModernTableText"/>
                <w:noProof/>
                <w:szCs w:val="23"/>
              </w:rPr>
            </w:pPr>
            <w:r w:rsidRPr="009D11F7">
              <w:rPr>
                <w:rStyle w:val="ModernTableText"/>
                <w:rFonts w:ascii="Wingdings 2" w:hAnsi="Wingdings 2" w:eastAsia="Wingdings 2" w:cs="Wingdings 2"/>
                <w:noProof/>
                <w:szCs w:val="23"/>
              </w:rPr>
              <w:t>£</w:t>
            </w:r>
            <w:r w:rsidRPr="009D11F7">
              <w:rPr>
                <w:rStyle w:val="ModernTableText"/>
                <w:noProof/>
                <w:szCs w:val="23"/>
              </w:rPr>
              <w:t xml:space="preserve"> </w:t>
            </w:r>
            <w:r w:rsidRPr="009D11F7">
              <w:rPr>
                <w:rStyle w:val="ModernTableText"/>
                <w:noProof/>
                <w:szCs w:val="17"/>
              </w:rPr>
              <w:t xml:space="preserve">No </w:t>
            </w:r>
            <w:r w:rsidRPr="009D11F7">
              <w:rPr>
                <w:rStyle w:val="ModernTableText"/>
                <w:rFonts w:ascii="Wingdings" w:hAnsi="Wingdings" w:eastAsia="Wingdings" w:cs="Wingdings"/>
                <w:noProof/>
                <w:szCs w:val="23"/>
              </w:rPr>
              <w:t>þ</w:t>
            </w:r>
            <w:r w:rsidRPr="009D11F7">
              <w:rPr>
                <w:rStyle w:val="ModernTableText"/>
                <w:noProof/>
                <w:szCs w:val="17"/>
              </w:rPr>
              <w:t xml:space="preserve"> Yes</w:t>
            </w:r>
          </w:p>
        </w:tc>
      </w:tr>
      <w:tr xmlns:wp14="http://schemas.microsoft.com/office/word/2010/wordml" w:rsidR="00BE3176" w14:paraId="186268B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7" w:type="pct"/>
            <w:gridSpan w:val="2"/>
            <w:vMerge/>
            <w:tcBorders>
              <w:left w:val="single" w:color="616161" w:sz="4" w:space="0"/>
              <w:right w:val="single" w:color="616161" w:sz="4" w:space="0"/>
            </w:tcBorders>
          </w:tcPr>
          <w:p w:rsidRPr="009D11F7" w:rsidR="00BE3176" w:rsidRDefault="00BE3176" w14:paraId="37098E63" wp14:textId="77777777">
            <w:pPr>
              <w:pStyle w:val="TableText1"/>
              <w:spacing w:before="40" w:after="40"/>
              <w:rPr>
                <w:rStyle w:val="ModernTableText"/>
                <w:b/>
                <w:szCs w:val="17"/>
              </w:rPr>
            </w:pPr>
          </w:p>
        </w:tc>
        <w:tc>
          <w:tcPr>
            <w:tcW w:w="1189" w:type="pct"/>
            <w:gridSpan w:val="3"/>
            <w:tcBorders>
              <w:top w:val="single" w:color="616161" w:sz="4" w:space="0"/>
              <w:left w:val="single" w:color="616161" w:sz="4" w:space="0"/>
              <w:bottom w:val="single" w:color="616161" w:sz="4" w:space="0"/>
              <w:right w:val="single" w:color="616161" w:sz="4" w:space="0"/>
            </w:tcBorders>
            <w:vAlign w:val="center"/>
          </w:tcPr>
          <w:p w:rsidRPr="009D11F7" w:rsidR="00BE3176" w:rsidP="00BE3176" w:rsidRDefault="00BE3176" w14:paraId="3A6DF95B" wp14:textId="77777777">
            <w:pPr>
              <w:pStyle w:val="TableText1"/>
              <w:numPr>
                <w:ilvl w:val="0"/>
                <w:numId w:val="87"/>
              </w:numPr>
              <w:spacing w:before="40" w:after="40"/>
              <w:rPr>
                <w:rStyle w:val="ModernTableText"/>
                <w:szCs w:val="17"/>
              </w:rPr>
            </w:pPr>
            <w:r w:rsidRPr="009D11F7">
              <w:rPr>
                <w:rStyle w:val="ModernTableText"/>
                <w:szCs w:val="17"/>
              </w:rPr>
              <w:t>Auth Type</w:t>
            </w:r>
          </w:p>
          <w:p w:rsidRPr="009D11F7" w:rsidR="00BE3176" w:rsidRDefault="00BE3176" w14:paraId="18AA78BA" wp14:textId="77777777">
            <w:pPr>
              <w:pStyle w:val="TableText1"/>
              <w:spacing w:before="40" w:after="40"/>
              <w:ind w:left="360"/>
              <w:rPr>
                <w:rStyle w:val="ModernTableText"/>
                <w:szCs w:val="17"/>
              </w:rPr>
            </w:pPr>
            <w:r w:rsidRPr="009D11F7">
              <w:rPr>
                <w:rStyle w:val="ModernTableText"/>
                <w:szCs w:val="17"/>
              </w:rPr>
              <w:t>SA Ty Cd</w:t>
            </w:r>
          </w:p>
          <w:p w:rsidRPr="009D11F7" w:rsidR="00BE3176" w:rsidRDefault="00BE3176" w14:paraId="411FA0E7" wp14:textId="77777777">
            <w:pPr>
              <w:pStyle w:val="TableText1"/>
              <w:spacing w:before="40" w:after="40"/>
              <w:rPr>
                <w:rStyle w:val="ModernTableText"/>
                <w:szCs w:val="17"/>
              </w:rPr>
            </w:pPr>
            <w:r w:rsidRPr="009D11F7">
              <w:rPr>
                <w:rStyle w:val="ModernTableText"/>
                <w:szCs w:val="17"/>
              </w:rPr>
              <w:t xml:space="preserve">       A_HDR_TB</w:t>
            </w:r>
          </w:p>
        </w:tc>
        <w:tc>
          <w:tcPr>
            <w:tcW w:w="2250" w:type="pct"/>
            <w:gridSpan w:val="5"/>
            <w:tcBorders>
              <w:top w:val="single" w:color="616161" w:sz="4" w:space="0"/>
              <w:left w:val="single" w:color="616161" w:sz="4" w:space="0"/>
              <w:bottom w:val="single" w:color="616161" w:sz="4" w:space="0"/>
              <w:right w:val="single" w:color="616161" w:sz="4" w:space="0"/>
            </w:tcBorders>
            <w:vAlign w:val="center"/>
          </w:tcPr>
          <w:p w:rsidRPr="009D11F7" w:rsidR="00BE3176" w:rsidRDefault="00BE3176" w14:paraId="5530E5D0" wp14:textId="77777777">
            <w:pPr>
              <w:pStyle w:val="TableText1"/>
              <w:spacing w:before="40" w:after="40"/>
              <w:rPr>
                <w:rStyle w:val="ModernTableText"/>
                <w:szCs w:val="17"/>
              </w:rPr>
            </w:pPr>
            <w:r w:rsidRPr="009D11F7">
              <w:rPr>
                <w:rStyle w:val="ModernTableText"/>
                <w:szCs w:val="17"/>
              </w:rPr>
              <w:t>Default to ‘All’</w:t>
            </w:r>
          </w:p>
        </w:tc>
        <w:tc>
          <w:tcPr>
            <w:tcW w:w="534" w:type="pct"/>
            <w:tcBorders>
              <w:top w:val="single" w:color="616161" w:sz="4" w:space="0"/>
              <w:left w:val="single" w:color="616161" w:sz="4" w:space="0"/>
              <w:bottom w:val="single" w:color="616161" w:sz="4" w:space="0"/>
              <w:right w:val="single" w:color="616161" w:sz="4" w:space="0"/>
            </w:tcBorders>
            <w:vAlign w:val="center"/>
          </w:tcPr>
          <w:p w:rsidRPr="009D11F7" w:rsidR="00BE3176" w:rsidRDefault="00BE3176" w14:paraId="77FFB8B9" wp14:textId="77777777">
            <w:pPr>
              <w:jc w:val="center"/>
              <w:rPr>
                <w:noProof/>
                <w:sz w:val="18"/>
                <w:szCs w:val="19"/>
              </w:rPr>
            </w:pPr>
            <w:r w:rsidRPr="009D11F7">
              <w:rPr>
                <w:rStyle w:val="ModernTableText"/>
                <w:rFonts w:ascii="Wingdings 2" w:hAnsi="Wingdings 2" w:eastAsia="Wingdings 2" w:cs="Wingdings 2"/>
                <w:noProof/>
                <w:szCs w:val="23"/>
              </w:rPr>
              <w:t>£</w:t>
            </w:r>
            <w:r w:rsidRPr="009D11F7">
              <w:rPr>
                <w:rStyle w:val="ModernTableText"/>
                <w:noProof/>
                <w:szCs w:val="23"/>
              </w:rPr>
              <w:t xml:space="preserve"> </w:t>
            </w:r>
            <w:r w:rsidRPr="009D11F7">
              <w:rPr>
                <w:rStyle w:val="ModernTableText"/>
                <w:noProof/>
                <w:szCs w:val="17"/>
              </w:rPr>
              <w:t xml:space="preserve">No </w:t>
            </w:r>
            <w:r w:rsidRPr="009D11F7">
              <w:rPr>
                <w:rStyle w:val="ModernTableText"/>
                <w:rFonts w:ascii="Wingdings" w:hAnsi="Wingdings" w:eastAsia="Wingdings" w:cs="Wingdings"/>
                <w:noProof/>
                <w:szCs w:val="23"/>
              </w:rPr>
              <w:t>þ</w:t>
            </w:r>
            <w:r w:rsidRPr="009D11F7">
              <w:rPr>
                <w:rStyle w:val="ModernTableText"/>
                <w:noProof/>
                <w:szCs w:val="17"/>
              </w:rPr>
              <w:t xml:space="preserve"> Yes</w:t>
            </w:r>
          </w:p>
        </w:tc>
      </w:tr>
      <w:tr xmlns:wp14="http://schemas.microsoft.com/office/word/2010/wordml" w:rsidR="00BE3176" w14:paraId="3637A7B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7" w:type="pct"/>
            <w:gridSpan w:val="2"/>
            <w:vMerge/>
            <w:tcBorders>
              <w:left w:val="single" w:color="616161" w:sz="4" w:space="0"/>
              <w:right w:val="single" w:color="616161" w:sz="4" w:space="0"/>
            </w:tcBorders>
          </w:tcPr>
          <w:p w:rsidRPr="009D11F7" w:rsidR="00BE3176" w:rsidRDefault="00BE3176" w14:paraId="0A377B76" wp14:textId="77777777">
            <w:pPr>
              <w:pStyle w:val="TableText1"/>
              <w:spacing w:before="40" w:after="40"/>
              <w:rPr>
                <w:rStyle w:val="ModernTableText"/>
                <w:b/>
                <w:szCs w:val="17"/>
              </w:rPr>
            </w:pPr>
          </w:p>
        </w:tc>
        <w:tc>
          <w:tcPr>
            <w:tcW w:w="1189" w:type="pct"/>
            <w:gridSpan w:val="3"/>
            <w:tcBorders>
              <w:top w:val="single" w:color="616161" w:sz="4" w:space="0"/>
              <w:left w:val="single" w:color="616161" w:sz="4" w:space="0"/>
              <w:bottom w:val="single" w:color="616161" w:sz="4" w:space="0"/>
              <w:right w:val="single" w:color="616161" w:sz="4" w:space="0"/>
            </w:tcBorders>
            <w:vAlign w:val="center"/>
          </w:tcPr>
          <w:p w:rsidRPr="009D11F7" w:rsidR="00BE3176" w:rsidP="00BE3176" w:rsidRDefault="00BE3176" w14:paraId="64097754" wp14:textId="77777777">
            <w:pPr>
              <w:pStyle w:val="TableText1"/>
              <w:numPr>
                <w:ilvl w:val="0"/>
                <w:numId w:val="87"/>
              </w:numPr>
              <w:spacing w:before="40" w:after="40"/>
              <w:rPr>
                <w:rStyle w:val="ModernTableText"/>
                <w:szCs w:val="17"/>
              </w:rPr>
            </w:pPr>
            <w:r w:rsidRPr="009D11F7">
              <w:rPr>
                <w:rStyle w:val="ModernTableText"/>
                <w:szCs w:val="17"/>
              </w:rPr>
              <w:t xml:space="preserve">SA Category Code </w:t>
            </w:r>
          </w:p>
          <w:p w:rsidRPr="009D11F7" w:rsidR="00BE3176" w:rsidRDefault="00BE3176" w14:paraId="269C3D9E" wp14:textId="77777777">
            <w:pPr>
              <w:pStyle w:val="TableText1"/>
              <w:spacing w:before="40" w:after="40"/>
              <w:ind w:left="360"/>
              <w:rPr>
                <w:rStyle w:val="ModernTableText"/>
                <w:szCs w:val="17"/>
              </w:rPr>
            </w:pPr>
            <w:r w:rsidRPr="009D11F7">
              <w:rPr>
                <w:rStyle w:val="ModernTableText"/>
                <w:szCs w:val="17"/>
              </w:rPr>
              <w:t>SA LI Cat Svc Cd</w:t>
            </w:r>
          </w:p>
          <w:p w:rsidRPr="009D11F7" w:rsidR="00BE3176" w:rsidRDefault="00BE3176" w14:paraId="09A9F7F8" wp14:textId="77777777">
            <w:pPr>
              <w:pStyle w:val="TableText1"/>
              <w:spacing w:before="40" w:after="40"/>
              <w:rPr>
                <w:rStyle w:val="ModernTableText"/>
                <w:szCs w:val="17"/>
              </w:rPr>
            </w:pPr>
            <w:r w:rsidRPr="009D11F7">
              <w:rPr>
                <w:rStyle w:val="ModernTableText"/>
                <w:szCs w:val="17"/>
              </w:rPr>
              <w:t xml:space="preserve">        A_DTL_TB</w:t>
            </w:r>
          </w:p>
        </w:tc>
        <w:tc>
          <w:tcPr>
            <w:tcW w:w="2250" w:type="pct"/>
            <w:gridSpan w:val="5"/>
            <w:tcBorders>
              <w:top w:val="single" w:color="616161" w:sz="4" w:space="0"/>
              <w:left w:val="single" w:color="616161" w:sz="4" w:space="0"/>
              <w:bottom w:val="single" w:color="616161" w:sz="4" w:space="0"/>
              <w:right w:val="single" w:color="616161" w:sz="4" w:space="0"/>
            </w:tcBorders>
            <w:vAlign w:val="center"/>
          </w:tcPr>
          <w:p w:rsidRPr="009D11F7" w:rsidR="00BE3176" w:rsidRDefault="00BE3176" w14:paraId="12F4B416" wp14:textId="77777777">
            <w:pPr>
              <w:pStyle w:val="TableText1"/>
              <w:spacing w:before="40" w:after="40"/>
              <w:rPr>
                <w:rStyle w:val="ModernTableText"/>
                <w:szCs w:val="17"/>
              </w:rPr>
            </w:pPr>
            <w:r w:rsidRPr="009D11F7">
              <w:rPr>
                <w:rStyle w:val="ModernTableText"/>
                <w:szCs w:val="17"/>
              </w:rPr>
              <w:t>Default to ‘All’</w:t>
            </w:r>
          </w:p>
        </w:tc>
        <w:tc>
          <w:tcPr>
            <w:tcW w:w="534" w:type="pct"/>
            <w:tcBorders>
              <w:top w:val="single" w:color="616161" w:sz="4" w:space="0"/>
              <w:left w:val="single" w:color="616161" w:sz="4" w:space="0"/>
              <w:bottom w:val="single" w:color="616161" w:sz="4" w:space="0"/>
              <w:right w:val="single" w:color="616161" w:sz="4" w:space="0"/>
            </w:tcBorders>
            <w:vAlign w:val="center"/>
          </w:tcPr>
          <w:p w:rsidRPr="009D11F7" w:rsidR="00BE3176" w:rsidRDefault="00BE3176" w14:paraId="23C91170" wp14:textId="77777777">
            <w:pPr>
              <w:jc w:val="center"/>
              <w:rPr>
                <w:noProof/>
                <w:sz w:val="18"/>
                <w:szCs w:val="19"/>
              </w:rPr>
            </w:pPr>
            <w:r w:rsidRPr="009D11F7">
              <w:rPr>
                <w:rStyle w:val="ModernTableText"/>
                <w:rFonts w:ascii="Wingdings 2" w:hAnsi="Wingdings 2" w:eastAsia="Wingdings 2" w:cs="Wingdings 2"/>
                <w:noProof/>
                <w:szCs w:val="23"/>
              </w:rPr>
              <w:t>£</w:t>
            </w:r>
            <w:r w:rsidRPr="009D11F7">
              <w:rPr>
                <w:rStyle w:val="ModernTableText"/>
                <w:noProof/>
                <w:szCs w:val="23"/>
              </w:rPr>
              <w:t xml:space="preserve"> </w:t>
            </w:r>
            <w:r w:rsidRPr="009D11F7">
              <w:rPr>
                <w:rStyle w:val="ModernTableText"/>
                <w:noProof/>
                <w:szCs w:val="17"/>
              </w:rPr>
              <w:t xml:space="preserve">No </w:t>
            </w:r>
            <w:r w:rsidRPr="009D11F7">
              <w:rPr>
                <w:rStyle w:val="ModernTableText"/>
                <w:rFonts w:ascii="Wingdings" w:hAnsi="Wingdings" w:eastAsia="Wingdings" w:cs="Wingdings"/>
                <w:noProof/>
                <w:szCs w:val="23"/>
              </w:rPr>
              <w:t>þ</w:t>
            </w:r>
            <w:r w:rsidRPr="009D11F7">
              <w:rPr>
                <w:rStyle w:val="ModernTableText"/>
                <w:noProof/>
                <w:szCs w:val="17"/>
              </w:rPr>
              <w:t xml:space="preserve"> Yes</w:t>
            </w:r>
          </w:p>
        </w:tc>
      </w:tr>
      <w:tr xmlns:wp14="http://schemas.microsoft.com/office/word/2010/wordml" w:rsidR="00BE3176" w14:paraId="55DAFBE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7" w:type="pct"/>
            <w:gridSpan w:val="2"/>
            <w:vMerge/>
            <w:tcBorders>
              <w:left w:val="single" w:color="616161" w:sz="4" w:space="0"/>
              <w:right w:val="single" w:color="616161" w:sz="4" w:space="0"/>
            </w:tcBorders>
          </w:tcPr>
          <w:p w:rsidRPr="009D11F7" w:rsidR="00BE3176" w:rsidRDefault="00BE3176" w14:paraId="25AEEB9C" wp14:textId="77777777">
            <w:pPr>
              <w:pStyle w:val="TableText1"/>
              <w:spacing w:before="40" w:after="40"/>
              <w:rPr>
                <w:rStyle w:val="ModernTableText"/>
                <w:b/>
                <w:szCs w:val="17"/>
              </w:rPr>
            </w:pPr>
          </w:p>
        </w:tc>
        <w:tc>
          <w:tcPr>
            <w:tcW w:w="1189" w:type="pct"/>
            <w:gridSpan w:val="3"/>
            <w:tcBorders>
              <w:top w:val="single" w:color="616161" w:sz="4" w:space="0"/>
              <w:left w:val="single" w:color="616161" w:sz="4" w:space="0"/>
              <w:bottom w:val="single" w:color="616161" w:sz="4" w:space="0"/>
              <w:right w:val="single" w:color="616161" w:sz="4" w:space="0"/>
            </w:tcBorders>
            <w:vAlign w:val="center"/>
          </w:tcPr>
          <w:p w:rsidRPr="009D11F7" w:rsidR="00BE3176" w:rsidP="00BE3176" w:rsidRDefault="00BE3176" w14:paraId="2F8B0837" wp14:textId="77777777">
            <w:pPr>
              <w:pStyle w:val="TableText1"/>
              <w:numPr>
                <w:ilvl w:val="0"/>
                <w:numId w:val="87"/>
              </w:numPr>
              <w:spacing w:before="40" w:after="40"/>
              <w:rPr>
                <w:rStyle w:val="ModernTableText"/>
                <w:szCs w:val="17"/>
              </w:rPr>
            </w:pPr>
            <w:r w:rsidRPr="009D11F7">
              <w:rPr>
                <w:rStyle w:val="ModernTableText"/>
                <w:szCs w:val="17"/>
              </w:rPr>
              <w:t>Line Item Status Code</w:t>
            </w:r>
          </w:p>
          <w:p w:rsidRPr="009D11F7" w:rsidR="00BE3176" w:rsidRDefault="00BE3176" w14:paraId="64BE089C" wp14:textId="77777777">
            <w:pPr>
              <w:pStyle w:val="TableText1"/>
              <w:spacing w:before="40" w:after="40"/>
              <w:ind w:left="360"/>
              <w:rPr>
                <w:rStyle w:val="ModernTableText"/>
                <w:szCs w:val="17"/>
              </w:rPr>
            </w:pPr>
            <w:r w:rsidRPr="009D11F7">
              <w:rPr>
                <w:rStyle w:val="ModernTableText"/>
                <w:bCs/>
                <w:szCs w:val="17"/>
              </w:rPr>
              <w:t xml:space="preserve">SA LI Stat Cd </w:t>
            </w:r>
          </w:p>
          <w:p w:rsidRPr="009D11F7" w:rsidR="00BE3176" w:rsidRDefault="00BE3176" w14:paraId="6EB58DFB" wp14:textId="77777777">
            <w:pPr>
              <w:pStyle w:val="TableText1"/>
              <w:spacing w:before="40" w:after="40"/>
              <w:rPr>
                <w:rStyle w:val="ModernTableText"/>
                <w:szCs w:val="17"/>
              </w:rPr>
            </w:pPr>
            <w:r w:rsidRPr="009D11F7">
              <w:rPr>
                <w:rStyle w:val="ModernTableText"/>
                <w:szCs w:val="17"/>
              </w:rPr>
              <w:t xml:space="preserve">        A_DTL_TB </w:t>
            </w:r>
          </w:p>
        </w:tc>
        <w:tc>
          <w:tcPr>
            <w:tcW w:w="2250" w:type="pct"/>
            <w:gridSpan w:val="5"/>
            <w:tcBorders>
              <w:top w:val="single" w:color="616161" w:sz="4" w:space="0"/>
              <w:left w:val="single" w:color="616161" w:sz="4" w:space="0"/>
              <w:bottom w:val="single" w:color="616161" w:sz="4" w:space="0"/>
              <w:right w:val="single" w:color="616161" w:sz="4" w:space="0"/>
            </w:tcBorders>
            <w:vAlign w:val="center"/>
          </w:tcPr>
          <w:p w:rsidRPr="009D11F7" w:rsidR="00BE3176" w:rsidRDefault="00BE3176" w14:paraId="4418A435" wp14:textId="77777777">
            <w:pPr>
              <w:pStyle w:val="TableText1"/>
              <w:spacing w:before="40" w:after="40"/>
              <w:rPr>
                <w:rStyle w:val="ModernTableText"/>
                <w:szCs w:val="17"/>
              </w:rPr>
            </w:pPr>
            <w:r w:rsidRPr="009D11F7">
              <w:rPr>
                <w:rStyle w:val="ModernTableText"/>
                <w:szCs w:val="17"/>
              </w:rPr>
              <w:t>Status Code = Approved</w:t>
            </w:r>
          </w:p>
        </w:tc>
        <w:tc>
          <w:tcPr>
            <w:tcW w:w="534" w:type="pct"/>
            <w:tcBorders>
              <w:top w:val="single" w:color="616161" w:sz="4" w:space="0"/>
              <w:left w:val="single" w:color="616161" w:sz="4" w:space="0"/>
              <w:bottom w:val="single" w:color="616161" w:sz="4" w:space="0"/>
              <w:right w:val="single" w:color="616161" w:sz="4" w:space="0"/>
            </w:tcBorders>
            <w:vAlign w:val="center"/>
          </w:tcPr>
          <w:p w:rsidRPr="009D11F7" w:rsidR="00BE3176" w:rsidRDefault="00BE3176" w14:paraId="54D44D92" wp14:textId="77777777">
            <w:pPr>
              <w:jc w:val="center"/>
              <w:rPr>
                <w:noProof/>
                <w:sz w:val="18"/>
                <w:szCs w:val="19"/>
              </w:rPr>
            </w:pPr>
            <w:r w:rsidRPr="009D11F7">
              <w:rPr>
                <w:rStyle w:val="ModernTableText"/>
                <w:rFonts w:ascii="Wingdings" w:hAnsi="Wingdings" w:eastAsia="Wingdings" w:cs="Wingdings"/>
                <w:noProof/>
                <w:szCs w:val="23"/>
              </w:rPr>
              <w:t>þ</w:t>
            </w:r>
            <w:r w:rsidRPr="009D11F7">
              <w:rPr>
                <w:rStyle w:val="ModernTableText"/>
                <w:noProof/>
                <w:szCs w:val="23"/>
              </w:rPr>
              <w:t xml:space="preserve"> </w:t>
            </w:r>
            <w:r w:rsidRPr="009D11F7">
              <w:rPr>
                <w:rStyle w:val="ModernTableText"/>
                <w:noProof/>
                <w:szCs w:val="17"/>
              </w:rPr>
              <w:t xml:space="preserve">No </w:t>
            </w:r>
            <w:r w:rsidRPr="009D11F7">
              <w:rPr>
                <w:rStyle w:val="ModernTableText"/>
                <w:rFonts w:ascii="Wingdings 2" w:hAnsi="Wingdings 2" w:eastAsia="Wingdings 2" w:cs="Wingdings 2"/>
                <w:noProof/>
                <w:szCs w:val="23"/>
              </w:rPr>
              <w:t>£</w:t>
            </w:r>
            <w:r w:rsidRPr="009D11F7">
              <w:rPr>
                <w:rStyle w:val="ModernTableText"/>
                <w:noProof/>
                <w:szCs w:val="17"/>
              </w:rPr>
              <w:t xml:space="preserve"> Yes</w:t>
            </w:r>
          </w:p>
        </w:tc>
      </w:tr>
      <w:tr xmlns:wp14="http://schemas.microsoft.com/office/word/2010/wordml" w:rsidR="00BE3176" w14:paraId="51E79FB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27" w:type="pct"/>
            <w:gridSpan w:val="2"/>
            <w:vMerge/>
            <w:tcBorders>
              <w:left w:val="single" w:color="616161" w:sz="4" w:space="0"/>
              <w:right w:val="single" w:color="616161" w:sz="4" w:space="0"/>
            </w:tcBorders>
          </w:tcPr>
          <w:p w:rsidRPr="009D11F7" w:rsidR="00BE3176" w:rsidRDefault="00BE3176" w14:paraId="42246A39" wp14:textId="77777777">
            <w:pPr>
              <w:pStyle w:val="TableText1"/>
              <w:spacing w:before="40" w:after="40"/>
              <w:rPr>
                <w:rStyle w:val="ModernTableText"/>
                <w:b/>
                <w:szCs w:val="17"/>
              </w:rPr>
            </w:pPr>
          </w:p>
        </w:tc>
        <w:tc>
          <w:tcPr>
            <w:tcW w:w="1189" w:type="pct"/>
            <w:gridSpan w:val="3"/>
            <w:tcBorders>
              <w:top w:val="single" w:color="616161" w:sz="4" w:space="0"/>
              <w:left w:val="single" w:color="616161" w:sz="4" w:space="0"/>
              <w:bottom w:val="single" w:color="616161" w:sz="4" w:space="0"/>
              <w:right w:val="single" w:color="616161" w:sz="4" w:space="0"/>
            </w:tcBorders>
            <w:vAlign w:val="center"/>
          </w:tcPr>
          <w:p w:rsidRPr="009D11F7" w:rsidR="00BE3176" w:rsidP="00BE3176" w:rsidRDefault="00BE3176" w14:paraId="51852733" wp14:textId="77777777">
            <w:pPr>
              <w:pStyle w:val="TableText1"/>
              <w:numPr>
                <w:ilvl w:val="0"/>
                <w:numId w:val="87"/>
              </w:numPr>
              <w:spacing w:before="40" w:after="40"/>
              <w:rPr>
                <w:rStyle w:val="ModernTableText"/>
                <w:szCs w:val="17"/>
              </w:rPr>
            </w:pPr>
            <w:r w:rsidRPr="009D11F7">
              <w:rPr>
                <w:rStyle w:val="ModernTableText"/>
                <w:szCs w:val="17"/>
              </w:rPr>
              <w:t>Line Item Status Date</w:t>
            </w:r>
          </w:p>
          <w:p w:rsidRPr="009D11F7" w:rsidR="00BE3176" w:rsidRDefault="00BE3176" w14:paraId="66B08B2F" wp14:textId="77777777">
            <w:pPr>
              <w:pStyle w:val="TableText1"/>
              <w:spacing w:before="40" w:after="40"/>
              <w:ind w:left="360"/>
              <w:rPr>
                <w:rStyle w:val="ModernTableText"/>
                <w:szCs w:val="17"/>
              </w:rPr>
            </w:pPr>
            <w:r w:rsidRPr="009D11F7">
              <w:rPr>
                <w:rStyle w:val="ModernTableText"/>
                <w:szCs w:val="17"/>
              </w:rPr>
              <w:t xml:space="preserve">A_LI_STAT_DT </w:t>
            </w:r>
          </w:p>
          <w:p w:rsidRPr="009D11F7" w:rsidR="00BE3176" w:rsidRDefault="00BE3176" w14:paraId="62261409" wp14:textId="77777777">
            <w:pPr>
              <w:pStyle w:val="TableText1"/>
              <w:spacing w:before="40" w:after="40"/>
              <w:ind w:left="327"/>
              <w:rPr>
                <w:rStyle w:val="ModernTableText"/>
                <w:szCs w:val="17"/>
              </w:rPr>
            </w:pPr>
            <w:r w:rsidRPr="009D11F7">
              <w:rPr>
                <w:rStyle w:val="ModernTableText"/>
                <w:szCs w:val="17"/>
              </w:rPr>
              <w:t>A_DTL_TB</w:t>
            </w:r>
          </w:p>
        </w:tc>
        <w:tc>
          <w:tcPr>
            <w:tcW w:w="2250" w:type="pct"/>
            <w:gridSpan w:val="5"/>
            <w:tcBorders>
              <w:top w:val="single" w:color="616161" w:sz="4" w:space="0"/>
              <w:left w:val="single" w:color="616161" w:sz="4" w:space="0"/>
              <w:bottom w:val="single" w:color="616161" w:sz="4" w:space="0"/>
              <w:right w:val="single" w:color="616161" w:sz="4" w:space="0"/>
            </w:tcBorders>
            <w:vAlign w:val="center"/>
          </w:tcPr>
          <w:p w:rsidRPr="009D11F7" w:rsidR="00BE3176" w:rsidRDefault="00BE3176" w14:paraId="3E914709" wp14:textId="77777777">
            <w:pPr>
              <w:pStyle w:val="TableText1"/>
              <w:spacing w:before="40" w:after="40"/>
              <w:rPr>
                <w:sz w:val="18"/>
                <w:szCs w:val="17"/>
              </w:rPr>
            </w:pPr>
            <w:r w:rsidRPr="009D11F7">
              <w:rPr>
                <w:rStyle w:val="ModernTableText"/>
                <w:szCs w:val="17"/>
              </w:rPr>
              <w:t>Between Current Cycle Quarter Begin Date and Current Cycle Quarter End Date</w:t>
            </w:r>
          </w:p>
        </w:tc>
        <w:tc>
          <w:tcPr>
            <w:tcW w:w="534" w:type="pct"/>
            <w:tcBorders>
              <w:top w:val="single" w:color="616161" w:sz="4" w:space="0"/>
              <w:left w:val="single" w:color="616161" w:sz="4" w:space="0"/>
              <w:bottom w:val="single" w:color="616161" w:sz="4" w:space="0"/>
              <w:right w:val="single" w:color="616161" w:sz="4" w:space="0"/>
            </w:tcBorders>
            <w:vAlign w:val="center"/>
          </w:tcPr>
          <w:p w:rsidRPr="009D11F7" w:rsidR="00BE3176" w:rsidRDefault="00BE3176" w14:paraId="0B147CDB" wp14:textId="77777777">
            <w:pPr>
              <w:jc w:val="center"/>
              <w:rPr>
                <w:rStyle w:val="ModernTableText"/>
                <w:noProof/>
                <w:szCs w:val="23"/>
              </w:rPr>
            </w:pPr>
            <w:r w:rsidRPr="009D11F7">
              <w:rPr>
                <w:rStyle w:val="ModernTableText"/>
                <w:rFonts w:ascii="Wingdings" w:hAnsi="Wingdings" w:eastAsia="Wingdings" w:cs="Wingdings"/>
                <w:noProof/>
                <w:szCs w:val="23"/>
              </w:rPr>
              <w:t>þ</w:t>
            </w:r>
            <w:r w:rsidRPr="009D11F7">
              <w:rPr>
                <w:rStyle w:val="ModernTableText"/>
                <w:noProof/>
                <w:szCs w:val="23"/>
              </w:rPr>
              <w:t xml:space="preserve"> </w:t>
            </w:r>
            <w:r w:rsidRPr="009D11F7">
              <w:rPr>
                <w:rStyle w:val="ModernTableText"/>
                <w:noProof/>
                <w:szCs w:val="17"/>
              </w:rPr>
              <w:t xml:space="preserve">No </w:t>
            </w:r>
            <w:r w:rsidRPr="009D11F7">
              <w:rPr>
                <w:rStyle w:val="ModernTableText"/>
                <w:rFonts w:ascii="Wingdings 2" w:hAnsi="Wingdings 2" w:eastAsia="Wingdings 2" w:cs="Wingdings 2"/>
                <w:noProof/>
                <w:szCs w:val="23"/>
              </w:rPr>
              <w:t>£</w:t>
            </w:r>
            <w:r w:rsidRPr="009D11F7">
              <w:rPr>
                <w:rStyle w:val="ModernTableText"/>
                <w:noProof/>
                <w:szCs w:val="17"/>
              </w:rPr>
              <w:t xml:space="preserve"> Yes</w:t>
            </w:r>
          </w:p>
        </w:tc>
      </w:tr>
      <w:tr xmlns:wp14="http://schemas.microsoft.com/office/word/2010/wordml" w:rsidR="00BE3176" w14:paraId="698A776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BE3176" w:rsidRDefault="00BE3176" w14:paraId="79A8F07B" wp14:textId="77777777">
            <w:pPr>
              <w:pStyle w:val="ModernBodyT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BE3176" w:rsidTr="007A4C37" w14:paraId="60E6255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7" w:type="pct"/>
            <w:gridSpan w:val="2"/>
            <w:vMerge w:val="restart"/>
            <w:vAlign w:val="center"/>
          </w:tcPr>
          <w:p w:rsidRPr="009D11F7" w:rsidR="00BE3176" w:rsidP="007A4C37" w:rsidRDefault="00BE3176" w14:paraId="63B95D66" wp14:textId="77777777">
            <w:pPr>
              <w:pStyle w:val="TableHeading"/>
              <w:spacing w:before="40" w:after="40"/>
              <w:rPr>
                <w:rStyle w:val="ModernTableText"/>
                <w:noProof/>
                <w:szCs w:val="17"/>
              </w:rPr>
            </w:pPr>
            <w:r w:rsidRPr="009D11F7">
              <w:rPr>
                <w:rStyle w:val="ModernTableText"/>
                <w:noProof/>
                <w:szCs w:val="17"/>
              </w:rPr>
              <w:t>Sort By:</w:t>
            </w:r>
          </w:p>
        </w:tc>
        <w:tc>
          <w:tcPr>
            <w:tcW w:w="1867" w:type="pct"/>
            <w:gridSpan w:val="4"/>
            <w:vAlign w:val="center"/>
          </w:tcPr>
          <w:p w:rsidRPr="009D11F7" w:rsidR="00BE3176" w:rsidP="00BE3176" w:rsidRDefault="00BE3176" w14:paraId="64092F65" wp14:textId="77777777">
            <w:pPr>
              <w:pStyle w:val="TableText1"/>
              <w:numPr>
                <w:ilvl w:val="0"/>
                <w:numId w:val="88"/>
              </w:numPr>
              <w:spacing w:before="40" w:after="40"/>
              <w:rPr>
                <w:rStyle w:val="ModernTableText"/>
                <w:szCs w:val="17"/>
              </w:rPr>
            </w:pPr>
            <w:r w:rsidRPr="009D11F7">
              <w:rPr>
                <w:rStyle w:val="ModernTableText"/>
                <w:szCs w:val="17"/>
              </w:rPr>
              <w:t>LOB Cd</w:t>
            </w:r>
          </w:p>
        </w:tc>
        <w:tc>
          <w:tcPr>
            <w:tcW w:w="2106" w:type="pct"/>
            <w:gridSpan w:val="5"/>
            <w:vAlign w:val="center"/>
          </w:tcPr>
          <w:p w:rsidRPr="009D11F7" w:rsidR="00BE3176" w:rsidRDefault="00BE3176" w14:paraId="5C602344" wp14:textId="77777777">
            <w:pPr>
              <w:pStyle w:val="TableText1"/>
              <w:spacing w:before="40" w:after="40"/>
              <w:rPr>
                <w:rStyle w:val="ModernTableText"/>
                <w:noProof/>
                <w:szCs w:val="23"/>
              </w:rPr>
            </w:pPr>
            <w:r w:rsidRPr="009D11F7">
              <w:rPr>
                <w:rStyle w:val="ModernTableText"/>
                <w:rFonts w:ascii="Wingdings" w:hAnsi="Wingdings" w:eastAsia="Wingdings" w:cs="Wingdings"/>
                <w:noProof/>
                <w:szCs w:val="23"/>
              </w:rPr>
              <w:t>þ</w:t>
            </w:r>
            <w:r w:rsidRPr="009D11F7">
              <w:rPr>
                <w:rStyle w:val="ModernTableText"/>
                <w:noProof/>
                <w:szCs w:val="17"/>
              </w:rPr>
              <w:t xml:space="preserve"> Ascending    </w:t>
            </w:r>
            <w:r w:rsidRPr="009D11F7">
              <w:rPr>
                <w:rStyle w:val="ModernTableText"/>
                <w:rFonts w:ascii="Wingdings 2" w:hAnsi="Wingdings 2" w:eastAsia="Wingdings 2" w:cs="Wingdings 2"/>
                <w:noProof/>
                <w:szCs w:val="23"/>
              </w:rPr>
              <w:t>£</w:t>
            </w:r>
            <w:r w:rsidRPr="009D11F7">
              <w:rPr>
                <w:rStyle w:val="ModernTableText"/>
                <w:noProof/>
                <w:szCs w:val="17"/>
              </w:rPr>
              <w:t xml:space="preserve"> Descending</w:t>
            </w:r>
          </w:p>
        </w:tc>
      </w:tr>
      <w:tr xmlns:wp14="http://schemas.microsoft.com/office/word/2010/wordml" w:rsidR="00BE3176" w:rsidTr="007A4C37" w14:paraId="3861F76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7" w:type="pct"/>
            <w:gridSpan w:val="2"/>
            <w:vMerge/>
            <w:vAlign w:val="center"/>
          </w:tcPr>
          <w:p w:rsidRPr="009D11F7" w:rsidR="00BE3176" w:rsidP="007A4C37" w:rsidRDefault="00BE3176" w14:paraId="36CAC27D" wp14:textId="77777777">
            <w:pPr>
              <w:pStyle w:val="TableHeading"/>
              <w:spacing w:before="40" w:after="40"/>
              <w:rPr>
                <w:rStyle w:val="ModernTableText"/>
                <w:noProof/>
                <w:szCs w:val="17"/>
              </w:rPr>
            </w:pPr>
          </w:p>
        </w:tc>
        <w:tc>
          <w:tcPr>
            <w:tcW w:w="1867" w:type="pct"/>
            <w:gridSpan w:val="4"/>
            <w:vAlign w:val="center"/>
          </w:tcPr>
          <w:p w:rsidRPr="009D11F7" w:rsidR="00BE3176" w:rsidP="00BE3176" w:rsidRDefault="00BE3176" w14:paraId="0653BC4E" wp14:textId="77777777">
            <w:pPr>
              <w:pStyle w:val="TableText1"/>
              <w:numPr>
                <w:ilvl w:val="0"/>
                <w:numId w:val="88"/>
              </w:numPr>
              <w:spacing w:before="40" w:after="40"/>
              <w:rPr>
                <w:rStyle w:val="ModernTableText"/>
                <w:color w:val="000000"/>
                <w:szCs w:val="17"/>
              </w:rPr>
            </w:pPr>
            <w:r w:rsidRPr="009D11F7">
              <w:rPr>
                <w:rStyle w:val="ModernTableText"/>
                <w:szCs w:val="17"/>
              </w:rPr>
              <w:t>Auth Type (SA Ty Cd)</w:t>
            </w:r>
          </w:p>
        </w:tc>
        <w:tc>
          <w:tcPr>
            <w:tcW w:w="2106" w:type="pct"/>
            <w:gridSpan w:val="5"/>
            <w:vAlign w:val="center"/>
          </w:tcPr>
          <w:p w:rsidRPr="009D11F7" w:rsidR="00BE3176" w:rsidRDefault="00BE3176" w14:paraId="5CA863D5" wp14:textId="77777777">
            <w:pPr>
              <w:pStyle w:val="TableText1"/>
              <w:spacing w:before="40" w:after="40"/>
              <w:rPr>
                <w:rStyle w:val="ModernTableText"/>
                <w:noProof/>
                <w:szCs w:val="17"/>
              </w:rPr>
            </w:pPr>
            <w:r w:rsidRPr="009D11F7">
              <w:rPr>
                <w:rStyle w:val="ModernTableText"/>
                <w:rFonts w:ascii="Wingdings" w:hAnsi="Wingdings" w:eastAsia="Wingdings" w:cs="Wingdings"/>
                <w:noProof/>
                <w:szCs w:val="23"/>
              </w:rPr>
              <w:t>þ</w:t>
            </w:r>
            <w:r w:rsidRPr="009D11F7">
              <w:rPr>
                <w:rStyle w:val="ModernTableText"/>
                <w:noProof/>
                <w:szCs w:val="17"/>
              </w:rPr>
              <w:t xml:space="preserve"> Ascending    </w:t>
            </w:r>
            <w:r w:rsidRPr="009D11F7">
              <w:rPr>
                <w:rStyle w:val="ModernTableText"/>
                <w:rFonts w:ascii="Wingdings 2" w:hAnsi="Wingdings 2" w:eastAsia="Wingdings 2" w:cs="Wingdings 2"/>
                <w:noProof/>
                <w:szCs w:val="23"/>
              </w:rPr>
              <w:t>£</w:t>
            </w:r>
            <w:r w:rsidRPr="009D11F7">
              <w:rPr>
                <w:rStyle w:val="ModernTableText"/>
                <w:noProof/>
                <w:szCs w:val="17"/>
              </w:rPr>
              <w:t xml:space="preserve"> Descending</w:t>
            </w:r>
          </w:p>
        </w:tc>
      </w:tr>
      <w:tr xmlns:wp14="http://schemas.microsoft.com/office/word/2010/wordml" w:rsidR="00BE3176" w:rsidTr="007A4C37" w14:paraId="6D87CFB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7" w:type="pct"/>
            <w:gridSpan w:val="2"/>
            <w:vMerge/>
            <w:vAlign w:val="center"/>
          </w:tcPr>
          <w:p w:rsidRPr="009D11F7" w:rsidR="00BE3176" w:rsidP="007A4C37" w:rsidRDefault="00BE3176" w14:paraId="2EAF0182" wp14:textId="77777777">
            <w:pPr>
              <w:pStyle w:val="TableHeading"/>
              <w:spacing w:before="40" w:after="40"/>
              <w:rPr>
                <w:rStyle w:val="ModernTableText"/>
                <w:noProof/>
                <w:szCs w:val="17"/>
              </w:rPr>
            </w:pPr>
          </w:p>
        </w:tc>
        <w:tc>
          <w:tcPr>
            <w:tcW w:w="1867" w:type="pct"/>
            <w:gridSpan w:val="4"/>
            <w:vAlign w:val="center"/>
          </w:tcPr>
          <w:p w:rsidRPr="009D11F7" w:rsidR="00BE3176" w:rsidP="00BE3176" w:rsidRDefault="00BE3176" w14:paraId="47B1CA76" wp14:textId="77777777">
            <w:pPr>
              <w:pStyle w:val="TableText1"/>
              <w:numPr>
                <w:ilvl w:val="0"/>
                <w:numId w:val="88"/>
              </w:numPr>
              <w:spacing w:before="40" w:after="40"/>
              <w:rPr>
                <w:rStyle w:val="ModernTableText"/>
                <w:color w:val="000000"/>
                <w:szCs w:val="17"/>
              </w:rPr>
            </w:pPr>
            <w:r w:rsidRPr="009D11F7">
              <w:rPr>
                <w:rStyle w:val="ModernTableText"/>
                <w:color w:val="000000"/>
                <w:szCs w:val="17"/>
              </w:rPr>
              <w:t>SA Category Code (SA LI Cat Svc Cd)</w:t>
            </w:r>
          </w:p>
        </w:tc>
        <w:tc>
          <w:tcPr>
            <w:tcW w:w="2106" w:type="pct"/>
            <w:gridSpan w:val="5"/>
          </w:tcPr>
          <w:p w:rsidRPr="009D11F7" w:rsidR="00BE3176" w:rsidRDefault="00BE3176" w14:paraId="7989131D" wp14:textId="77777777">
            <w:pPr>
              <w:rPr>
                <w:noProof/>
                <w:sz w:val="18"/>
                <w:szCs w:val="19"/>
              </w:rPr>
            </w:pPr>
            <w:r w:rsidRPr="009D11F7">
              <w:rPr>
                <w:rStyle w:val="ModernTableText"/>
                <w:rFonts w:ascii="Wingdings" w:hAnsi="Wingdings" w:eastAsia="Wingdings" w:cs="Wingdings"/>
                <w:noProof/>
                <w:szCs w:val="23"/>
              </w:rPr>
              <w:t>þ</w:t>
            </w:r>
            <w:r w:rsidRPr="009D11F7">
              <w:rPr>
                <w:rStyle w:val="ModernTableText"/>
                <w:noProof/>
                <w:szCs w:val="17"/>
              </w:rPr>
              <w:t xml:space="preserve"> Ascending    </w:t>
            </w:r>
            <w:r w:rsidRPr="009D11F7">
              <w:rPr>
                <w:rStyle w:val="ModernTableText"/>
                <w:rFonts w:ascii="Wingdings 2" w:hAnsi="Wingdings 2" w:eastAsia="Wingdings 2" w:cs="Wingdings 2"/>
                <w:noProof/>
                <w:szCs w:val="23"/>
              </w:rPr>
              <w:t>£</w:t>
            </w:r>
            <w:r w:rsidRPr="009D11F7">
              <w:rPr>
                <w:rStyle w:val="ModernTableText"/>
                <w:noProof/>
                <w:szCs w:val="17"/>
              </w:rPr>
              <w:t xml:space="preserve"> Descending</w:t>
            </w:r>
          </w:p>
        </w:tc>
      </w:tr>
      <w:tr xmlns:wp14="http://schemas.microsoft.com/office/word/2010/wordml" w:rsidR="00BE3176" w:rsidTr="007A4C37" w14:paraId="6B72162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7" w:type="pct"/>
            <w:gridSpan w:val="2"/>
            <w:vMerge/>
            <w:vAlign w:val="center"/>
          </w:tcPr>
          <w:p w:rsidRPr="009D11F7" w:rsidR="00BE3176" w:rsidP="007A4C37" w:rsidRDefault="00BE3176" w14:paraId="22C360CA" wp14:textId="77777777">
            <w:pPr>
              <w:pStyle w:val="TableHeading"/>
              <w:spacing w:before="40" w:after="40"/>
              <w:rPr>
                <w:rStyle w:val="ModernTableText"/>
                <w:noProof/>
                <w:szCs w:val="17"/>
              </w:rPr>
            </w:pPr>
          </w:p>
        </w:tc>
        <w:tc>
          <w:tcPr>
            <w:tcW w:w="1867" w:type="pct"/>
            <w:gridSpan w:val="4"/>
            <w:vAlign w:val="center"/>
          </w:tcPr>
          <w:p w:rsidRPr="009D11F7" w:rsidR="00BE3176" w:rsidP="00BE3176" w:rsidRDefault="00BE3176" w14:paraId="1BDA2821" wp14:textId="77777777">
            <w:pPr>
              <w:pStyle w:val="TableText1"/>
              <w:numPr>
                <w:ilvl w:val="0"/>
                <w:numId w:val="88"/>
              </w:numPr>
              <w:spacing w:before="40" w:after="40"/>
              <w:rPr>
                <w:rStyle w:val="ModernTableText"/>
                <w:color w:val="000000"/>
                <w:szCs w:val="17"/>
              </w:rPr>
            </w:pPr>
            <w:r w:rsidRPr="009D11F7">
              <w:rPr>
                <w:rStyle w:val="ModernTableText"/>
                <w:color w:val="000000"/>
                <w:szCs w:val="17"/>
              </w:rPr>
              <w:t>SA ID</w:t>
            </w:r>
          </w:p>
        </w:tc>
        <w:tc>
          <w:tcPr>
            <w:tcW w:w="2106" w:type="pct"/>
            <w:gridSpan w:val="5"/>
          </w:tcPr>
          <w:p w:rsidRPr="009D11F7" w:rsidR="00BE3176" w:rsidRDefault="00BE3176" w14:paraId="5717C5E6" wp14:textId="77777777">
            <w:pPr>
              <w:rPr>
                <w:rStyle w:val="ModernTableText"/>
                <w:noProof/>
                <w:szCs w:val="23"/>
              </w:rPr>
            </w:pPr>
            <w:r w:rsidRPr="009D11F7">
              <w:rPr>
                <w:rStyle w:val="ModernTableText"/>
                <w:rFonts w:ascii="Wingdings" w:hAnsi="Wingdings" w:eastAsia="Wingdings" w:cs="Wingdings"/>
                <w:noProof/>
                <w:szCs w:val="23"/>
              </w:rPr>
              <w:t>þ</w:t>
            </w:r>
            <w:r w:rsidRPr="009D11F7">
              <w:rPr>
                <w:rStyle w:val="ModernTableText"/>
                <w:noProof/>
                <w:szCs w:val="17"/>
              </w:rPr>
              <w:t xml:space="preserve"> Ascending    </w:t>
            </w:r>
            <w:r w:rsidRPr="009D11F7">
              <w:rPr>
                <w:rStyle w:val="ModernTableText"/>
                <w:rFonts w:ascii="Wingdings 2" w:hAnsi="Wingdings 2" w:eastAsia="Wingdings 2" w:cs="Wingdings 2"/>
                <w:noProof/>
                <w:szCs w:val="23"/>
              </w:rPr>
              <w:t>£</w:t>
            </w:r>
            <w:r w:rsidRPr="009D11F7">
              <w:rPr>
                <w:rStyle w:val="ModernTableText"/>
                <w:noProof/>
                <w:szCs w:val="17"/>
              </w:rPr>
              <w:t xml:space="preserve"> Descending</w:t>
            </w:r>
          </w:p>
        </w:tc>
      </w:tr>
      <w:tr xmlns:wp14="http://schemas.microsoft.com/office/word/2010/wordml" w:rsidR="00BE3176" w:rsidTr="007A4C37" w14:paraId="6798EAC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3" w:type="pct"/>
            <w:vMerge w:val="restart"/>
            <w:vAlign w:val="center"/>
          </w:tcPr>
          <w:p w:rsidRPr="009D11F7" w:rsidR="00BE3176" w:rsidP="007A4C37" w:rsidRDefault="00BE3176" w14:paraId="0CCD2F8E" wp14:textId="77777777">
            <w:pPr>
              <w:pStyle w:val="TableHeading"/>
              <w:spacing w:before="40" w:after="40"/>
              <w:rPr>
                <w:rStyle w:val="ModernTableText"/>
                <w:noProof/>
                <w:szCs w:val="17"/>
              </w:rPr>
            </w:pPr>
            <w:r w:rsidRPr="009D11F7">
              <w:rPr>
                <w:rStyle w:val="ModernTableText"/>
                <w:noProof/>
                <w:szCs w:val="17"/>
              </w:rPr>
              <w:t>Control Break</w:t>
            </w:r>
          </w:p>
        </w:tc>
        <w:tc>
          <w:tcPr>
            <w:tcW w:w="524" w:type="pct"/>
            <w:vAlign w:val="center"/>
          </w:tcPr>
          <w:p w:rsidRPr="009D11F7" w:rsidR="00BE3176" w:rsidP="007A4C37" w:rsidRDefault="00BE3176" w14:paraId="5830D81C" wp14:textId="77777777">
            <w:pPr>
              <w:pStyle w:val="TableHeading"/>
              <w:spacing w:before="40" w:after="40"/>
              <w:rPr>
                <w:rStyle w:val="ModernTableText"/>
                <w:noProof/>
                <w:szCs w:val="17"/>
              </w:rPr>
            </w:pPr>
            <w:r w:rsidRPr="009D11F7">
              <w:rPr>
                <w:rStyle w:val="ModernTableText"/>
                <w:noProof/>
                <w:szCs w:val="17"/>
              </w:rPr>
              <w:t>Page:</w:t>
            </w:r>
          </w:p>
        </w:tc>
        <w:tc>
          <w:tcPr>
            <w:tcW w:w="1182" w:type="pct"/>
            <w:gridSpan w:val="2"/>
            <w:vAlign w:val="center"/>
          </w:tcPr>
          <w:p w:rsidRPr="009D11F7" w:rsidR="00BE3176" w:rsidP="00BE3176" w:rsidRDefault="00BE3176" w14:paraId="1FA9AD66" wp14:textId="77777777">
            <w:pPr>
              <w:pStyle w:val="TableText1"/>
              <w:numPr>
                <w:ilvl w:val="0"/>
                <w:numId w:val="89"/>
              </w:numPr>
              <w:spacing w:before="40" w:after="40"/>
              <w:rPr>
                <w:sz w:val="18"/>
                <w:szCs w:val="17"/>
              </w:rPr>
            </w:pPr>
            <w:r w:rsidRPr="009D11F7">
              <w:rPr>
                <w:rStyle w:val="ModernTableText"/>
                <w:szCs w:val="17"/>
              </w:rPr>
              <w:t>LOB Cd</w:t>
            </w:r>
          </w:p>
        </w:tc>
        <w:tc>
          <w:tcPr>
            <w:tcW w:w="1543" w:type="pct"/>
            <w:gridSpan w:val="4"/>
            <w:vAlign w:val="center"/>
          </w:tcPr>
          <w:p w:rsidRPr="009D11F7" w:rsidR="00BE3176" w:rsidP="00BE3176" w:rsidRDefault="00BE3176" w14:paraId="4BD39408" wp14:textId="77777777">
            <w:pPr>
              <w:pStyle w:val="TableText1"/>
              <w:numPr>
                <w:ilvl w:val="0"/>
                <w:numId w:val="89"/>
              </w:numPr>
              <w:spacing w:before="40" w:after="40"/>
              <w:rPr>
                <w:rStyle w:val="ModernTableText"/>
                <w:szCs w:val="17"/>
              </w:rPr>
            </w:pPr>
            <w:r w:rsidRPr="009D11F7">
              <w:rPr>
                <w:rStyle w:val="ModernTableText"/>
                <w:szCs w:val="17"/>
              </w:rPr>
              <w:t>Auth Type (SA Ty Cd)</w:t>
            </w:r>
          </w:p>
        </w:tc>
        <w:tc>
          <w:tcPr>
            <w:tcW w:w="1248" w:type="pct"/>
            <w:gridSpan w:val="3"/>
            <w:vAlign w:val="center"/>
          </w:tcPr>
          <w:p w:rsidRPr="009D11F7" w:rsidR="00BE3176" w:rsidP="00BE3176" w:rsidRDefault="00BE3176" w14:paraId="5AB397BF" wp14:textId="77777777">
            <w:pPr>
              <w:pStyle w:val="TableText1"/>
              <w:numPr>
                <w:ilvl w:val="0"/>
                <w:numId w:val="89"/>
              </w:numPr>
              <w:spacing w:before="40" w:after="40"/>
              <w:rPr>
                <w:rStyle w:val="ModernTableText"/>
                <w:szCs w:val="17"/>
              </w:rPr>
            </w:pPr>
            <w:r w:rsidRPr="009D11F7">
              <w:rPr>
                <w:rStyle w:val="ModernTableText"/>
                <w:color w:val="000000"/>
                <w:szCs w:val="17"/>
              </w:rPr>
              <w:t>SA Category Code (SA LI Cat Svc Cd)</w:t>
            </w:r>
          </w:p>
        </w:tc>
      </w:tr>
      <w:tr xmlns:wp14="http://schemas.microsoft.com/office/word/2010/wordml" w:rsidR="00BE3176" w:rsidTr="007A4C37" w14:paraId="784B4D2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3" w:type="pct"/>
            <w:vMerge/>
            <w:tcBorders>
              <w:bottom w:val="single" w:color="616161" w:sz="2" w:space="0"/>
            </w:tcBorders>
            <w:vAlign w:val="center"/>
          </w:tcPr>
          <w:p w:rsidRPr="009D11F7" w:rsidR="00BE3176" w:rsidP="007A4C37" w:rsidRDefault="00BE3176" w14:paraId="5244676D" wp14:textId="77777777">
            <w:pPr>
              <w:pStyle w:val="TableHeading"/>
              <w:spacing w:before="40" w:after="40"/>
              <w:rPr>
                <w:rStyle w:val="ModernTableText"/>
                <w:noProof/>
                <w:szCs w:val="17"/>
              </w:rPr>
            </w:pPr>
          </w:p>
        </w:tc>
        <w:tc>
          <w:tcPr>
            <w:tcW w:w="524" w:type="pct"/>
            <w:tcBorders>
              <w:bottom w:val="single" w:color="616161" w:sz="2" w:space="0"/>
            </w:tcBorders>
            <w:vAlign w:val="center"/>
          </w:tcPr>
          <w:p w:rsidRPr="009D11F7" w:rsidR="00BE3176" w:rsidP="007A4C37" w:rsidRDefault="00BE3176" w14:paraId="3AFDECC5" wp14:textId="77777777">
            <w:pPr>
              <w:pStyle w:val="TableHeading"/>
              <w:spacing w:before="40" w:after="40"/>
              <w:rPr>
                <w:rStyle w:val="ModernTableText"/>
                <w:noProof/>
                <w:szCs w:val="17"/>
              </w:rPr>
            </w:pPr>
            <w:r w:rsidRPr="009D11F7">
              <w:rPr>
                <w:rStyle w:val="ModernTableText"/>
                <w:noProof/>
                <w:szCs w:val="17"/>
              </w:rPr>
              <w:t>Section:</w:t>
            </w:r>
          </w:p>
        </w:tc>
        <w:tc>
          <w:tcPr>
            <w:tcW w:w="1182" w:type="pct"/>
            <w:gridSpan w:val="2"/>
            <w:tcBorders>
              <w:bottom w:val="single" w:color="616161" w:sz="2" w:space="0"/>
            </w:tcBorders>
            <w:vAlign w:val="center"/>
          </w:tcPr>
          <w:p w:rsidRPr="009D11F7" w:rsidR="00BE3176" w:rsidP="00BE3176" w:rsidRDefault="00BE3176" w14:paraId="49871886" wp14:textId="77777777">
            <w:pPr>
              <w:pStyle w:val="TableText1"/>
              <w:numPr>
                <w:ilvl w:val="0"/>
                <w:numId w:val="90"/>
              </w:numPr>
              <w:spacing w:before="40" w:after="40"/>
              <w:rPr>
                <w:rStyle w:val="ModernTableText"/>
                <w:szCs w:val="17"/>
              </w:rPr>
            </w:pPr>
          </w:p>
        </w:tc>
        <w:tc>
          <w:tcPr>
            <w:tcW w:w="1543" w:type="pct"/>
            <w:gridSpan w:val="4"/>
            <w:tcBorders>
              <w:bottom w:val="single" w:color="616161" w:sz="2" w:space="0"/>
            </w:tcBorders>
            <w:vAlign w:val="center"/>
          </w:tcPr>
          <w:p w:rsidRPr="009D11F7" w:rsidR="00BE3176" w:rsidP="00BE3176" w:rsidRDefault="00BE3176" w14:paraId="2AC7C029" wp14:textId="77777777">
            <w:pPr>
              <w:pStyle w:val="TableText1"/>
              <w:numPr>
                <w:ilvl w:val="0"/>
                <w:numId w:val="90"/>
              </w:numPr>
              <w:spacing w:before="40" w:after="40"/>
              <w:rPr>
                <w:rStyle w:val="ModernTableText"/>
                <w:szCs w:val="17"/>
              </w:rPr>
            </w:pPr>
          </w:p>
        </w:tc>
        <w:tc>
          <w:tcPr>
            <w:tcW w:w="1248" w:type="pct"/>
            <w:gridSpan w:val="3"/>
            <w:tcBorders>
              <w:bottom w:val="single" w:color="616161" w:sz="2" w:space="0"/>
            </w:tcBorders>
            <w:vAlign w:val="center"/>
          </w:tcPr>
          <w:p w:rsidRPr="009D11F7" w:rsidR="00BE3176" w:rsidP="00BE3176" w:rsidRDefault="00BE3176" w14:paraId="3BD1ED56" wp14:textId="77777777">
            <w:pPr>
              <w:pStyle w:val="TableText1"/>
              <w:numPr>
                <w:ilvl w:val="0"/>
                <w:numId w:val="90"/>
              </w:numPr>
              <w:spacing w:before="40" w:after="40"/>
              <w:rPr>
                <w:rStyle w:val="ModernTableText"/>
                <w:szCs w:val="17"/>
              </w:rPr>
            </w:pPr>
          </w:p>
        </w:tc>
      </w:tr>
      <w:tr xmlns:wp14="http://schemas.microsoft.com/office/word/2010/wordml" w:rsidR="00BE3176" w:rsidTr="007A4C37" w14:paraId="7133026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3" w:type="pct"/>
            <w:vMerge w:val="restart"/>
            <w:vAlign w:val="center"/>
          </w:tcPr>
          <w:p w:rsidRPr="009D11F7" w:rsidR="00BE3176" w:rsidP="009D11F7" w:rsidRDefault="00BE3176" w14:paraId="6FB74E35" wp14:textId="77777777">
            <w:pPr>
              <w:pStyle w:val="TableHeading"/>
              <w:keepNext/>
              <w:keepLines w:val="0"/>
              <w:spacing w:before="40" w:after="40"/>
              <w:rPr>
                <w:rStyle w:val="ModernTableText"/>
                <w:noProof/>
                <w:szCs w:val="17"/>
              </w:rPr>
            </w:pPr>
            <w:r w:rsidRPr="009D11F7">
              <w:rPr>
                <w:rStyle w:val="ModernTableText"/>
                <w:noProof/>
                <w:szCs w:val="17"/>
              </w:rPr>
              <w:t>Total</w:t>
            </w:r>
          </w:p>
        </w:tc>
        <w:tc>
          <w:tcPr>
            <w:tcW w:w="524" w:type="pct"/>
            <w:vAlign w:val="center"/>
          </w:tcPr>
          <w:p w:rsidRPr="009D11F7" w:rsidR="00BE3176" w:rsidP="009D11F7" w:rsidRDefault="00BE3176" w14:paraId="282A0221" wp14:textId="77777777">
            <w:pPr>
              <w:pStyle w:val="TableHeading"/>
              <w:keepNext/>
              <w:keepLines w:val="0"/>
              <w:spacing w:before="40" w:after="40"/>
              <w:rPr>
                <w:rStyle w:val="ModernTableText"/>
                <w:noProof/>
                <w:szCs w:val="17"/>
              </w:rPr>
            </w:pPr>
            <w:r w:rsidRPr="009D11F7">
              <w:rPr>
                <w:rStyle w:val="ModernTableText"/>
                <w:noProof/>
                <w:szCs w:val="17"/>
              </w:rPr>
              <w:t>Grand:</w:t>
            </w:r>
          </w:p>
        </w:tc>
        <w:tc>
          <w:tcPr>
            <w:tcW w:w="1182" w:type="pct"/>
            <w:gridSpan w:val="2"/>
            <w:vAlign w:val="center"/>
          </w:tcPr>
          <w:p w:rsidRPr="009D11F7" w:rsidR="00BE3176" w:rsidP="00BE3176" w:rsidRDefault="00BE3176" w14:paraId="6E29E5B4" wp14:textId="77777777">
            <w:pPr>
              <w:pStyle w:val="TableText1"/>
              <w:keepNext/>
              <w:numPr>
                <w:ilvl w:val="0"/>
                <w:numId w:val="91"/>
              </w:numPr>
              <w:spacing w:before="40" w:after="40"/>
              <w:rPr>
                <w:rStyle w:val="ModernTableText"/>
                <w:szCs w:val="17"/>
              </w:rPr>
            </w:pPr>
          </w:p>
        </w:tc>
        <w:tc>
          <w:tcPr>
            <w:tcW w:w="1543" w:type="pct"/>
            <w:gridSpan w:val="4"/>
            <w:vAlign w:val="center"/>
          </w:tcPr>
          <w:p w:rsidRPr="009D11F7" w:rsidR="00BE3176" w:rsidP="00BE3176" w:rsidRDefault="00BE3176" w14:paraId="0486D37F" wp14:textId="77777777">
            <w:pPr>
              <w:pStyle w:val="TableText1"/>
              <w:keepNext/>
              <w:numPr>
                <w:ilvl w:val="0"/>
                <w:numId w:val="91"/>
              </w:numPr>
              <w:spacing w:before="40" w:after="40"/>
              <w:rPr>
                <w:rStyle w:val="ModernTableText"/>
                <w:szCs w:val="17"/>
              </w:rPr>
            </w:pPr>
          </w:p>
        </w:tc>
        <w:tc>
          <w:tcPr>
            <w:tcW w:w="1248" w:type="pct"/>
            <w:gridSpan w:val="3"/>
            <w:vAlign w:val="center"/>
          </w:tcPr>
          <w:p w:rsidRPr="009D11F7" w:rsidR="00BE3176" w:rsidP="00BE3176" w:rsidRDefault="00BE3176" w14:paraId="433FB565" wp14:textId="77777777">
            <w:pPr>
              <w:pStyle w:val="TableText1"/>
              <w:keepNext/>
              <w:numPr>
                <w:ilvl w:val="0"/>
                <w:numId w:val="91"/>
              </w:numPr>
              <w:spacing w:before="40" w:after="40"/>
              <w:rPr>
                <w:rStyle w:val="ModernTableText"/>
                <w:szCs w:val="17"/>
              </w:rPr>
            </w:pPr>
          </w:p>
        </w:tc>
      </w:tr>
      <w:tr xmlns:wp14="http://schemas.microsoft.com/office/word/2010/wordml" w:rsidR="00BE3176" w:rsidTr="007A4C37" w14:paraId="5BAFB73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3" w:type="pct"/>
            <w:vMerge/>
            <w:vAlign w:val="center"/>
          </w:tcPr>
          <w:p w:rsidRPr="009D11F7" w:rsidR="00BE3176" w:rsidP="007A4C37" w:rsidRDefault="00BE3176" w14:paraId="51643681" wp14:textId="77777777">
            <w:pPr>
              <w:pStyle w:val="TableHeading"/>
              <w:spacing w:before="40" w:after="40"/>
              <w:rPr>
                <w:rStyle w:val="ModernTableText"/>
                <w:noProof/>
                <w:szCs w:val="17"/>
              </w:rPr>
            </w:pPr>
          </w:p>
        </w:tc>
        <w:tc>
          <w:tcPr>
            <w:tcW w:w="524" w:type="pct"/>
            <w:vAlign w:val="center"/>
          </w:tcPr>
          <w:p w:rsidRPr="009D11F7" w:rsidR="00BE3176" w:rsidP="007A4C37" w:rsidRDefault="00BE3176" w14:paraId="2355B035" wp14:textId="77777777">
            <w:pPr>
              <w:pStyle w:val="TableHeading"/>
              <w:spacing w:before="40" w:after="40"/>
              <w:rPr>
                <w:rStyle w:val="ModernTableText"/>
                <w:noProof/>
                <w:szCs w:val="17"/>
              </w:rPr>
            </w:pPr>
            <w:r w:rsidRPr="009D11F7">
              <w:rPr>
                <w:rStyle w:val="ModernTableText"/>
                <w:noProof/>
                <w:szCs w:val="17"/>
              </w:rPr>
              <w:t>Section:</w:t>
            </w:r>
          </w:p>
        </w:tc>
        <w:tc>
          <w:tcPr>
            <w:tcW w:w="1182" w:type="pct"/>
            <w:gridSpan w:val="2"/>
            <w:vAlign w:val="center"/>
          </w:tcPr>
          <w:p w:rsidRPr="009D11F7" w:rsidR="00BE3176" w:rsidP="00BE3176" w:rsidRDefault="00BE3176" w14:paraId="3B5D4BA7" wp14:textId="77777777">
            <w:pPr>
              <w:pStyle w:val="TableText1"/>
              <w:numPr>
                <w:ilvl w:val="0"/>
                <w:numId w:val="92"/>
              </w:numPr>
              <w:spacing w:before="40" w:after="40"/>
              <w:rPr>
                <w:rStyle w:val="ModernTableText"/>
                <w:szCs w:val="17"/>
              </w:rPr>
            </w:pPr>
            <w:r w:rsidRPr="009D11F7">
              <w:rPr>
                <w:rFonts w:cs="Arial"/>
                <w:sz w:val="18"/>
                <w:szCs w:val="17"/>
              </w:rPr>
              <w:t>Line Item Requested Amount (SA Amt-LI Req)</w:t>
            </w:r>
          </w:p>
        </w:tc>
        <w:tc>
          <w:tcPr>
            <w:tcW w:w="1543" w:type="pct"/>
            <w:gridSpan w:val="4"/>
            <w:vAlign w:val="center"/>
          </w:tcPr>
          <w:p w:rsidRPr="009D11F7" w:rsidR="00BE3176" w:rsidP="00BE3176" w:rsidRDefault="00BE3176" w14:paraId="3E915E0C" wp14:textId="77777777">
            <w:pPr>
              <w:pStyle w:val="TableText1"/>
              <w:numPr>
                <w:ilvl w:val="0"/>
                <w:numId w:val="92"/>
              </w:numPr>
              <w:spacing w:before="40" w:after="40"/>
              <w:rPr>
                <w:rStyle w:val="ModernTableText"/>
                <w:szCs w:val="17"/>
              </w:rPr>
            </w:pPr>
            <w:r w:rsidRPr="009D11F7">
              <w:rPr>
                <w:rFonts w:cs="Arial"/>
                <w:sz w:val="18"/>
                <w:szCs w:val="17"/>
              </w:rPr>
              <w:t>Line Item Approved Amount (SA Amt-LI App)</w:t>
            </w:r>
          </w:p>
        </w:tc>
        <w:tc>
          <w:tcPr>
            <w:tcW w:w="1248" w:type="pct"/>
            <w:gridSpan w:val="3"/>
            <w:vAlign w:val="center"/>
          </w:tcPr>
          <w:p w:rsidRPr="009D11F7" w:rsidR="00BE3176" w:rsidP="003C7137" w:rsidRDefault="00BE3176" w14:paraId="0A85C666" wp14:textId="77777777">
            <w:pPr>
              <w:pStyle w:val="TableText1"/>
              <w:numPr>
                <w:ilvl w:val="0"/>
                <w:numId w:val="92"/>
              </w:numPr>
              <w:spacing w:before="40" w:after="40"/>
              <w:rPr>
                <w:rStyle w:val="ModernTableText"/>
                <w:szCs w:val="17"/>
              </w:rPr>
            </w:pPr>
            <w:r w:rsidRPr="009D11F7">
              <w:rPr>
                <w:rStyle w:val="ModernTableText"/>
                <w:szCs w:val="17"/>
              </w:rPr>
              <w:t xml:space="preserve">SA Cost </w:t>
            </w:r>
            <w:r w:rsidR="003C7137">
              <w:rPr>
                <w:rStyle w:val="ModernTableText"/>
                <w:szCs w:val="17"/>
              </w:rPr>
              <w:t>Avoid</w:t>
            </w:r>
            <w:r w:rsidRPr="009D11F7">
              <w:rPr>
                <w:rStyle w:val="ModernTableText"/>
                <w:szCs w:val="17"/>
              </w:rPr>
              <w:t xml:space="preserve"> Amt</w:t>
            </w:r>
          </w:p>
        </w:tc>
      </w:tr>
      <w:tr xmlns:wp14="http://schemas.microsoft.com/office/word/2010/wordml" w:rsidR="00BE3176" w:rsidTr="007A4C37" w14:paraId="36978DB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3" w:type="pct"/>
            <w:vMerge w:val="restart"/>
            <w:vAlign w:val="center"/>
          </w:tcPr>
          <w:p w:rsidRPr="009D11F7" w:rsidR="00BE3176" w:rsidP="007A4C37" w:rsidRDefault="00BE3176" w14:paraId="70C44FA2" wp14:textId="77777777">
            <w:pPr>
              <w:pStyle w:val="TableHeading"/>
              <w:spacing w:before="40" w:after="40"/>
              <w:rPr>
                <w:rStyle w:val="ModernTableText"/>
                <w:noProof/>
                <w:szCs w:val="17"/>
              </w:rPr>
            </w:pPr>
            <w:r w:rsidRPr="009D11F7">
              <w:rPr>
                <w:rStyle w:val="ModernTableText"/>
                <w:noProof/>
                <w:szCs w:val="17"/>
              </w:rPr>
              <w:t>Counts</w:t>
            </w:r>
          </w:p>
        </w:tc>
        <w:tc>
          <w:tcPr>
            <w:tcW w:w="524" w:type="pct"/>
            <w:vAlign w:val="center"/>
          </w:tcPr>
          <w:p w:rsidRPr="009D11F7" w:rsidR="00BE3176" w:rsidP="007A4C37" w:rsidRDefault="00BE3176" w14:paraId="01BD263B" wp14:textId="77777777">
            <w:pPr>
              <w:pStyle w:val="TableHeading"/>
              <w:spacing w:before="40" w:after="40"/>
              <w:rPr>
                <w:rStyle w:val="ModernTableText"/>
                <w:noProof/>
                <w:szCs w:val="17"/>
              </w:rPr>
            </w:pPr>
            <w:r w:rsidRPr="009D11F7">
              <w:rPr>
                <w:rStyle w:val="ModernTableText"/>
                <w:noProof/>
                <w:szCs w:val="17"/>
              </w:rPr>
              <w:t>Grand:</w:t>
            </w:r>
          </w:p>
        </w:tc>
        <w:tc>
          <w:tcPr>
            <w:tcW w:w="1182" w:type="pct"/>
            <w:gridSpan w:val="2"/>
            <w:vAlign w:val="center"/>
          </w:tcPr>
          <w:p w:rsidRPr="009D11F7" w:rsidR="00BE3176" w:rsidP="00BE3176" w:rsidRDefault="00BE3176" w14:paraId="0BDDEA17" wp14:textId="77777777">
            <w:pPr>
              <w:pStyle w:val="TableText1"/>
              <w:numPr>
                <w:ilvl w:val="0"/>
                <w:numId w:val="93"/>
              </w:numPr>
              <w:spacing w:before="40" w:after="40"/>
              <w:rPr>
                <w:rStyle w:val="ModernTableText"/>
                <w:szCs w:val="17"/>
              </w:rPr>
            </w:pPr>
          </w:p>
        </w:tc>
        <w:tc>
          <w:tcPr>
            <w:tcW w:w="1543" w:type="pct"/>
            <w:gridSpan w:val="4"/>
            <w:vAlign w:val="center"/>
          </w:tcPr>
          <w:p w:rsidRPr="009D11F7" w:rsidR="00BE3176" w:rsidP="00BE3176" w:rsidRDefault="00BE3176" w14:paraId="77CBE861" wp14:textId="77777777">
            <w:pPr>
              <w:pStyle w:val="TableText1"/>
              <w:numPr>
                <w:ilvl w:val="0"/>
                <w:numId w:val="93"/>
              </w:numPr>
              <w:spacing w:before="40" w:after="40"/>
              <w:rPr>
                <w:rStyle w:val="ModernTableText"/>
                <w:szCs w:val="17"/>
              </w:rPr>
            </w:pPr>
          </w:p>
        </w:tc>
        <w:tc>
          <w:tcPr>
            <w:tcW w:w="1248" w:type="pct"/>
            <w:gridSpan w:val="3"/>
            <w:vAlign w:val="center"/>
          </w:tcPr>
          <w:p w:rsidRPr="009D11F7" w:rsidR="00BE3176" w:rsidP="00BE3176" w:rsidRDefault="00BE3176" w14:paraId="30AA8F23" wp14:textId="77777777">
            <w:pPr>
              <w:pStyle w:val="TableText1"/>
              <w:numPr>
                <w:ilvl w:val="0"/>
                <w:numId w:val="93"/>
              </w:numPr>
              <w:spacing w:before="40" w:after="40"/>
              <w:rPr>
                <w:rStyle w:val="ModernTableText"/>
                <w:szCs w:val="17"/>
              </w:rPr>
            </w:pPr>
          </w:p>
        </w:tc>
      </w:tr>
      <w:tr xmlns:wp14="http://schemas.microsoft.com/office/word/2010/wordml" w:rsidR="00BE3176" w:rsidTr="007A4C37" w14:paraId="22AA546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3" w:type="pct"/>
            <w:vMerge/>
            <w:vAlign w:val="center"/>
          </w:tcPr>
          <w:p w:rsidRPr="009D11F7" w:rsidR="00BE3176" w:rsidP="007A4C37" w:rsidRDefault="00BE3176" w14:paraId="4E4D0102" wp14:textId="77777777">
            <w:pPr>
              <w:pStyle w:val="TableHeading"/>
              <w:spacing w:before="40" w:after="40"/>
              <w:rPr>
                <w:rStyle w:val="ModernTableText"/>
                <w:noProof/>
                <w:color w:val="FF0000"/>
                <w:szCs w:val="17"/>
              </w:rPr>
            </w:pPr>
          </w:p>
        </w:tc>
        <w:tc>
          <w:tcPr>
            <w:tcW w:w="524" w:type="pct"/>
            <w:vAlign w:val="center"/>
          </w:tcPr>
          <w:p w:rsidRPr="009D11F7" w:rsidR="00BE3176" w:rsidP="007A4C37" w:rsidRDefault="00BE3176" w14:paraId="6043F44A" wp14:textId="77777777">
            <w:pPr>
              <w:pStyle w:val="TableHeading"/>
              <w:spacing w:before="40" w:after="40"/>
              <w:rPr>
                <w:rStyle w:val="ModernTableText"/>
                <w:noProof/>
                <w:szCs w:val="17"/>
              </w:rPr>
            </w:pPr>
            <w:r w:rsidRPr="009D11F7">
              <w:rPr>
                <w:rStyle w:val="ModernTableText"/>
                <w:noProof/>
                <w:szCs w:val="17"/>
              </w:rPr>
              <w:t>Section:</w:t>
            </w:r>
          </w:p>
        </w:tc>
        <w:tc>
          <w:tcPr>
            <w:tcW w:w="1182" w:type="pct"/>
            <w:gridSpan w:val="2"/>
            <w:vAlign w:val="center"/>
          </w:tcPr>
          <w:p w:rsidRPr="009D11F7" w:rsidR="00BE3176" w:rsidP="00BE3176" w:rsidRDefault="00BE3176" w14:paraId="521DC0F4" wp14:textId="77777777">
            <w:pPr>
              <w:pStyle w:val="TableText1"/>
              <w:numPr>
                <w:ilvl w:val="0"/>
                <w:numId w:val="94"/>
              </w:numPr>
              <w:spacing w:before="40" w:after="40"/>
              <w:rPr>
                <w:rStyle w:val="ModernTableText"/>
                <w:szCs w:val="17"/>
              </w:rPr>
            </w:pPr>
          </w:p>
        </w:tc>
        <w:tc>
          <w:tcPr>
            <w:tcW w:w="1543" w:type="pct"/>
            <w:gridSpan w:val="4"/>
            <w:vAlign w:val="center"/>
          </w:tcPr>
          <w:p w:rsidRPr="009D11F7" w:rsidR="00BE3176" w:rsidP="00BE3176" w:rsidRDefault="00BE3176" w14:paraId="533C2012" wp14:textId="77777777">
            <w:pPr>
              <w:pStyle w:val="TableText1"/>
              <w:numPr>
                <w:ilvl w:val="0"/>
                <w:numId w:val="94"/>
              </w:numPr>
              <w:spacing w:before="40" w:after="40"/>
              <w:rPr>
                <w:rStyle w:val="ModernTableText"/>
                <w:szCs w:val="17"/>
              </w:rPr>
            </w:pPr>
          </w:p>
        </w:tc>
        <w:tc>
          <w:tcPr>
            <w:tcW w:w="1248" w:type="pct"/>
            <w:gridSpan w:val="3"/>
            <w:vAlign w:val="center"/>
          </w:tcPr>
          <w:p w:rsidRPr="009D11F7" w:rsidR="00BE3176" w:rsidP="00BE3176" w:rsidRDefault="00BE3176" w14:paraId="6152D71A" wp14:textId="77777777">
            <w:pPr>
              <w:pStyle w:val="TableText1"/>
              <w:numPr>
                <w:ilvl w:val="0"/>
                <w:numId w:val="94"/>
              </w:numPr>
              <w:spacing w:before="40" w:after="40"/>
              <w:rPr>
                <w:rStyle w:val="ModernTableText"/>
                <w:szCs w:val="17"/>
              </w:rPr>
            </w:pPr>
          </w:p>
        </w:tc>
      </w:tr>
      <w:tr xmlns:wp14="http://schemas.microsoft.com/office/word/2010/wordml" w:rsidR="00BE3176" w14:paraId="5DDB719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BE3176" w:rsidRDefault="00BE3176" w14:paraId="0B3E3005" wp14:textId="77777777">
            <w:pPr>
              <w:pStyle w:val="ModernBodyT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BE3176" w14:paraId="10AC52F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1027" w:type="pct"/>
            <w:gridSpan w:val="2"/>
          </w:tcPr>
          <w:p w:rsidRPr="009D11F7" w:rsidR="00BE3176" w:rsidRDefault="00BE3176" w14:paraId="1DDAA5BC" wp14:textId="77777777">
            <w:pPr>
              <w:pStyle w:val="TableHeading"/>
              <w:spacing w:before="40" w:after="40"/>
              <w:rPr>
                <w:rStyle w:val="ModernTableText"/>
                <w:noProof/>
                <w:szCs w:val="17"/>
              </w:rPr>
            </w:pPr>
            <w:r w:rsidRPr="009D11F7">
              <w:rPr>
                <w:rStyle w:val="ModernTableText"/>
                <w:noProof/>
                <w:szCs w:val="17"/>
              </w:rPr>
              <w:t>Report Output Format:</w:t>
            </w:r>
          </w:p>
        </w:tc>
        <w:tc>
          <w:tcPr>
            <w:tcW w:w="3973" w:type="pct"/>
            <w:gridSpan w:val="9"/>
            <w:vAlign w:val="center"/>
          </w:tcPr>
          <w:p w:rsidRPr="009D11F7" w:rsidR="00BE3176" w:rsidRDefault="00BE3176" w14:paraId="5EE73C7F" wp14:textId="77777777">
            <w:pPr>
              <w:pStyle w:val="TableText1"/>
              <w:spacing w:before="40" w:after="40"/>
              <w:rPr>
                <w:rStyle w:val="ModernTableText"/>
                <w:noProof/>
                <w:szCs w:val="17"/>
              </w:rPr>
            </w:pPr>
            <w:r w:rsidRPr="009D11F7">
              <w:rPr>
                <w:rStyle w:val="ModernTableText"/>
                <w:rFonts w:ascii="Wingdings" w:hAnsi="Wingdings" w:eastAsia="Wingdings" w:cs="Wingdings"/>
                <w:noProof/>
                <w:szCs w:val="23"/>
              </w:rPr>
              <w:t>þ</w:t>
            </w:r>
            <w:r w:rsidRPr="009D11F7">
              <w:rPr>
                <w:rStyle w:val="ModernTableText"/>
                <w:noProof/>
                <w:szCs w:val="17"/>
              </w:rPr>
              <w:t xml:space="preserve"> PDF (preferred)                        </w:t>
            </w:r>
            <w:r w:rsidRPr="009D11F7">
              <w:rPr>
                <w:rStyle w:val="ModernTableText"/>
                <w:rFonts w:ascii="Wingdings" w:hAnsi="Wingdings" w:eastAsia="Wingdings" w:cs="Wingdings"/>
                <w:noProof/>
                <w:szCs w:val="23"/>
              </w:rPr>
              <w:t>þ</w:t>
            </w:r>
            <w:r w:rsidRPr="009D11F7">
              <w:rPr>
                <w:rStyle w:val="ModernTableText"/>
                <w:noProof/>
                <w:szCs w:val="17"/>
              </w:rPr>
              <w:t xml:space="preserve"> HTML                             </w:t>
            </w:r>
            <w:r w:rsidRPr="009D11F7">
              <w:rPr>
                <w:rStyle w:val="ModernTableText"/>
                <w:rFonts w:ascii="Wingdings 2" w:hAnsi="Wingdings 2" w:eastAsia="Wingdings 2" w:cs="Wingdings 2"/>
                <w:noProof/>
                <w:szCs w:val="23"/>
              </w:rPr>
              <w:t>£</w:t>
            </w:r>
            <w:r w:rsidRPr="009D11F7">
              <w:rPr>
                <w:rStyle w:val="ModernTableText"/>
                <w:noProof/>
                <w:szCs w:val="17"/>
              </w:rPr>
              <w:t xml:space="preserve"> Excel 2000                         </w:t>
            </w:r>
            <w:r w:rsidRPr="009D11F7">
              <w:rPr>
                <w:rStyle w:val="ModernTableText"/>
                <w:rFonts w:ascii="Wingdings 2" w:hAnsi="Wingdings 2" w:eastAsia="Wingdings 2" w:cs="Wingdings 2"/>
                <w:noProof/>
                <w:szCs w:val="23"/>
              </w:rPr>
              <w:t>£</w:t>
            </w:r>
            <w:r w:rsidRPr="009D11F7">
              <w:rPr>
                <w:rStyle w:val="ModernTableText"/>
                <w:noProof/>
                <w:szCs w:val="17"/>
              </w:rPr>
              <w:t xml:space="preserve"> Excel   2002                         </w:t>
            </w:r>
            <w:r w:rsidRPr="009D11F7">
              <w:rPr>
                <w:rStyle w:val="ModernTableText"/>
                <w:rFonts w:ascii="Wingdings 2" w:hAnsi="Wingdings 2" w:eastAsia="Wingdings 2" w:cs="Wingdings 2"/>
                <w:noProof/>
                <w:szCs w:val="23"/>
              </w:rPr>
              <w:t>£</w:t>
            </w:r>
            <w:r w:rsidRPr="009D11F7">
              <w:rPr>
                <w:rStyle w:val="ModernTableText"/>
                <w:noProof/>
                <w:szCs w:val="17"/>
              </w:rPr>
              <w:t xml:space="preserve"> Text CSV Format</w:t>
            </w:r>
          </w:p>
        </w:tc>
      </w:tr>
      <w:tr xmlns:wp14="http://schemas.microsoft.com/office/word/2010/wordml" w:rsidR="00BE3176" w14:paraId="390D483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7" w:type="pct"/>
            <w:gridSpan w:val="2"/>
          </w:tcPr>
          <w:p w:rsidRPr="009D11F7" w:rsidR="00BE3176" w:rsidRDefault="00BE3176" w14:paraId="03B7CBC6" wp14:textId="77777777">
            <w:pPr>
              <w:pStyle w:val="TableHeading"/>
              <w:spacing w:before="40" w:after="40"/>
              <w:rPr>
                <w:rStyle w:val="ModernTableText"/>
                <w:noProof/>
                <w:szCs w:val="17"/>
              </w:rPr>
            </w:pPr>
            <w:r w:rsidRPr="009D11F7">
              <w:rPr>
                <w:rStyle w:val="ModernTableText"/>
                <w:noProof/>
                <w:szCs w:val="17"/>
              </w:rPr>
              <w:t>Reporting Portal:</w:t>
            </w:r>
          </w:p>
        </w:tc>
        <w:tc>
          <w:tcPr>
            <w:tcW w:w="3973" w:type="pct"/>
            <w:gridSpan w:val="9"/>
            <w:vAlign w:val="center"/>
          </w:tcPr>
          <w:p w:rsidRPr="009D11F7" w:rsidR="00BE3176" w:rsidRDefault="00BE3176" w14:paraId="0F37852C" wp14:textId="77777777">
            <w:pPr>
              <w:pStyle w:val="TableText1"/>
              <w:spacing w:before="40" w:after="40"/>
              <w:rPr>
                <w:rStyle w:val="ModernTableText"/>
                <w:noProof/>
                <w:szCs w:val="17"/>
              </w:rPr>
            </w:pPr>
            <w:r w:rsidRPr="009D11F7">
              <w:rPr>
                <w:rStyle w:val="ModernTableText"/>
                <w:rFonts w:ascii="Wingdings" w:hAnsi="Wingdings" w:eastAsia="Wingdings" w:cs="Wingdings"/>
                <w:noProof/>
                <w:szCs w:val="23"/>
              </w:rPr>
              <w:t>þ</w:t>
            </w:r>
            <w:r w:rsidRPr="009D11F7">
              <w:rPr>
                <w:rStyle w:val="ModernTableText"/>
                <w:noProof/>
                <w:szCs w:val="17"/>
              </w:rPr>
              <w:t xml:space="preserve"> Web Portal                                </w:t>
            </w:r>
            <w:r w:rsidRPr="009D11F7">
              <w:rPr>
                <w:rStyle w:val="ModernTableText"/>
                <w:rFonts w:ascii="Wingdings" w:hAnsi="Wingdings" w:eastAsia="Wingdings" w:cs="Wingdings"/>
                <w:noProof/>
                <w:szCs w:val="23"/>
              </w:rPr>
              <w:t>þ</w:t>
            </w:r>
            <w:r w:rsidRPr="009D11F7">
              <w:rPr>
                <w:rStyle w:val="ModernTableText"/>
                <w:noProof/>
                <w:szCs w:val="17"/>
              </w:rPr>
              <w:t xml:space="preserve"> EDMS                            </w:t>
            </w:r>
            <w:r w:rsidRPr="009D11F7">
              <w:rPr>
                <w:rStyle w:val="ModernTableText"/>
                <w:rFonts w:ascii="Wingdings 2" w:hAnsi="Wingdings 2" w:eastAsia="Wingdings 2" w:cs="Wingdings 2"/>
                <w:noProof/>
                <w:szCs w:val="23"/>
              </w:rPr>
              <w:t>£</w:t>
            </w:r>
            <w:r w:rsidRPr="009D11F7">
              <w:rPr>
                <w:rStyle w:val="ModernTableText"/>
                <w:noProof/>
                <w:szCs w:val="23"/>
              </w:rPr>
              <w:t xml:space="preserve"> </w:t>
            </w:r>
            <w:r w:rsidRPr="009D11F7">
              <w:rPr>
                <w:rStyle w:val="ModernTableText"/>
                <w:noProof/>
                <w:szCs w:val="17"/>
              </w:rPr>
              <w:t xml:space="preserve">Email Link                      </w:t>
            </w:r>
          </w:p>
        </w:tc>
      </w:tr>
      <w:tr xmlns:wp14="http://schemas.microsoft.com/office/word/2010/wordml" w:rsidR="00BE3176" w:rsidTr="009D11F7" w14:paraId="193BFE5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7" w:type="pct"/>
            <w:gridSpan w:val="2"/>
            <w:vMerge w:val="restart"/>
            <w:vAlign w:val="center"/>
          </w:tcPr>
          <w:p w:rsidRPr="009D11F7" w:rsidR="00BE3176" w:rsidP="007A4C37" w:rsidRDefault="00BE3176" w14:paraId="2BE86FD5" wp14:textId="77777777">
            <w:pPr>
              <w:pStyle w:val="TableHeading"/>
              <w:spacing w:before="40" w:after="40"/>
              <w:rPr>
                <w:rStyle w:val="ModernTableText"/>
                <w:noProof/>
                <w:szCs w:val="17"/>
              </w:rPr>
            </w:pPr>
            <w:r w:rsidRPr="009D11F7">
              <w:rPr>
                <w:rStyle w:val="ModernTableText"/>
                <w:noProof/>
                <w:szCs w:val="17"/>
              </w:rPr>
              <w:t>Report Output Distribution Group(s):</w:t>
            </w:r>
          </w:p>
        </w:tc>
        <w:tc>
          <w:tcPr>
            <w:tcW w:w="1189" w:type="pct"/>
            <w:gridSpan w:val="3"/>
            <w:vMerge w:val="restart"/>
            <w:vAlign w:val="center"/>
          </w:tcPr>
          <w:p w:rsidRPr="009D11F7" w:rsidR="00BE3176" w:rsidP="009D11F7" w:rsidRDefault="00BE3176" w14:paraId="28A0E799" wp14:textId="77777777">
            <w:pPr>
              <w:pStyle w:val="TableText1"/>
              <w:spacing w:before="40" w:after="40"/>
              <w:rPr>
                <w:rStyle w:val="ModernTableText"/>
                <w:noProof/>
                <w:szCs w:val="17"/>
              </w:rPr>
            </w:pPr>
            <w:r w:rsidRPr="009D11F7">
              <w:rPr>
                <w:rStyle w:val="ModernTableText"/>
                <w:rFonts w:ascii="Wingdings 2" w:hAnsi="Wingdings 2" w:eastAsia="Wingdings 2" w:cs="Wingdings 2"/>
                <w:noProof/>
                <w:szCs w:val="23"/>
              </w:rPr>
              <w:t>£</w:t>
            </w:r>
            <w:r w:rsidRPr="009D11F7">
              <w:rPr>
                <w:rStyle w:val="ModernTableText"/>
                <w:noProof/>
                <w:szCs w:val="17"/>
              </w:rPr>
              <w:t xml:space="preserve"> No</w:t>
            </w:r>
          </w:p>
          <w:p w:rsidRPr="009D11F7" w:rsidR="00BE3176" w:rsidP="009D11F7" w:rsidRDefault="00BE3176" w14:paraId="0EA0C6E0" wp14:textId="77777777">
            <w:pPr>
              <w:pStyle w:val="TableText1"/>
              <w:spacing w:before="40" w:after="40"/>
              <w:rPr>
                <w:rStyle w:val="ModernTableText"/>
                <w:noProof/>
                <w:szCs w:val="17"/>
              </w:rPr>
            </w:pPr>
            <w:r w:rsidRPr="009D11F7">
              <w:rPr>
                <w:rStyle w:val="ModernTableText"/>
                <w:rFonts w:ascii="Wingdings 2" w:hAnsi="Wingdings 2" w:eastAsia="Wingdings 2" w:cs="Wingdings 2"/>
                <w:noProof/>
                <w:szCs w:val="23"/>
              </w:rPr>
              <w:t>£</w:t>
            </w:r>
            <w:r w:rsidRPr="009D11F7">
              <w:rPr>
                <w:rStyle w:val="ModernTableText"/>
                <w:noProof/>
                <w:szCs w:val="17"/>
              </w:rPr>
              <w:t xml:space="preserve"> Yes (if yes, complete distribution list)</w:t>
            </w:r>
          </w:p>
        </w:tc>
        <w:tc>
          <w:tcPr>
            <w:tcW w:w="2784" w:type="pct"/>
            <w:gridSpan w:val="6"/>
            <w:tcBorders>
              <w:top w:val="single" w:color="616161" w:sz="4" w:space="0"/>
            </w:tcBorders>
            <w:vAlign w:val="center"/>
          </w:tcPr>
          <w:p w:rsidRPr="009D11F7" w:rsidR="00BE3176" w:rsidRDefault="00BE3176" w14:paraId="44E2766C" wp14:textId="77777777">
            <w:pPr>
              <w:pStyle w:val="TableText1"/>
              <w:spacing w:before="40" w:after="40"/>
              <w:rPr>
                <w:rStyle w:val="ModernTableText"/>
                <w:b/>
                <w:bCs/>
                <w:szCs w:val="17"/>
              </w:rPr>
            </w:pPr>
            <w:r w:rsidRPr="009D11F7">
              <w:rPr>
                <w:rStyle w:val="ModernTableText"/>
                <w:b/>
                <w:bCs/>
                <w:szCs w:val="17"/>
              </w:rPr>
              <w:t>Output Distribution Group List</w:t>
            </w:r>
          </w:p>
        </w:tc>
      </w:tr>
      <w:tr xmlns:wp14="http://schemas.microsoft.com/office/word/2010/wordml" w:rsidR="00BE3176" w14:paraId="6E0B0A6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7" w:type="pct"/>
            <w:gridSpan w:val="2"/>
            <w:vMerge/>
          </w:tcPr>
          <w:p w:rsidRPr="009D11F7" w:rsidR="00BE3176" w:rsidRDefault="00BE3176" w14:paraId="65803923" wp14:textId="77777777">
            <w:pPr>
              <w:pStyle w:val="TableHeading"/>
              <w:spacing w:before="40" w:after="40"/>
              <w:rPr>
                <w:rStyle w:val="ModernTableText"/>
                <w:szCs w:val="17"/>
              </w:rPr>
            </w:pPr>
          </w:p>
        </w:tc>
        <w:tc>
          <w:tcPr>
            <w:tcW w:w="1189" w:type="pct"/>
            <w:gridSpan w:val="3"/>
            <w:vMerge/>
          </w:tcPr>
          <w:p w:rsidRPr="009D11F7" w:rsidR="00BE3176" w:rsidRDefault="00BE3176" w14:paraId="7F2612E7" wp14:textId="77777777">
            <w:pPr>
              <w:pStyle w:val="TableText1"/>
              <w:spacing w:before="40" w:after="40"/>
              <w:rPr>
                <w:rStyle w:val="ModernTableText"/>
                <w:szCs w:val="17"/>
              </w:rPr>
            </w:pPr>
          </w:p>
        </w:tc>
        <w:tc>
          <w:tcPr>
            <w:tcW w:w="1543" w:type="pct"/>
            <w:gridSpan w:val="4"/>
            <w:vAlign w:val="center"/>
          </w:tcPr>
          <w:p w:rsidRPr="009D11F7" w:rsidR="00BE3176" w:rsidP="00BE3176" w:rsidRDefault="00BE3176" w14:paraId="5ECAE9C8" wp14:textId="77777777">
            <w:pPr>
              <w:pStyle w:val="TableText1"/>
              <w:numPr>
                <w:ilvl w:val="0"/>
                <w:numId w:val="95"/>
              </w:numPr>
              <w:spacing w:before="40" w:after="40"/>
              <w:rPr>
                <w:rStyle w:val="ModernTableText"/>
                <w:szCs w:val="17"/>
                <w:u w:val="single"/>
              </w:rPr>
            </w:pPr>
          </w:p>
        </w:tc>
        <w:tc>
          <w:tcPr>
            <w:tcW w:w="1241" w:type="pct"/>
            <w:gridSpan w:val="2"/>
            <w:vAlign w:val="center"/>
          </w:tcPr>
          <w:p w:rsidRPr="009D11F7" w:rsidR="00BE3176" w:rsidP="00BE3176" w:rsidRDefault="00BE3176" w14:paraId="5E078B78" wp14:textId="77777777">
            <w:pPr>
              <w:pStyle w:val="TableText1"/>
              <w:numPr>
                <w:ilvl w:val="0"/>
                <w:numId w:val="95"/>
              </w:numPr>
              <w:spacing w:before="40" w:after="40"/>
              <w:rPr>
                <w:rStyle w:val="ModernTableText"/>
                <w:szCs w:val="17"/>
              </w:rPr>
            </w:pPr>
          </w:p>
        </w:tc>
      </w:tr>
      <w:tr xmlns:wp14="http://schemas.microsoft.com/office/word/2010/wordml" w:rsidR="00BE3176" w14:paraId="1D22616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7" w:type="pct"/>
            <w:gridSpan w:val="2"/>
            <w:vMerge/>
          </w:tcPr>
          <w:p w:rsidRPr="009D11F7" w:rsidR="00BE3176" w:rsidRDefault="00BE3176" w14:paraId="71820AAC" wp14:textId="77777777">
            <w:pPr>
              <w:pStyle w:val="TableHeading"/>
              <w:spacing w:before="40" w:after="40"/>
              <w:rPr>
                <w:rStyle w:val="ModernTableText"/>
                <w:szCs w:val="17"/>
              </w:rPr>
            </w:pPr>
          </w:p>
        </w:tc>
        <w:tc>
          <w:tcPr>
            <w:tcW w:w="1189" w:type="pct"/>
            <w:gridSpan w:val="3"/>
            <w:vMerge/>
            <w:vAlign w:val="center"/>
          </w:tcPr>
          <w:p w:rsidRPr="009D11F7" w:rsidR="00BE3176" w:rsidRDefault="00BE3176" w14:paraId="4A9953BE" wp14:textId="77777777">
            <w:pPr>
              <w:pStyle w:val="TableText1"/>
              <w:spacing w:before="40" w:after="40"/>
              <w:rPr>
                <w:rStyle w:val="ModernTableText"/>
                <w:szCs w:val="17"/>
              </w:rPr>
            </w:pPr>
          </w:p>
        </w:tc>
        <w:tc>
          <w:tcPr>
            <w:tcW w:w="1543" w:type="pct"/>
            <w:gridSpan w:val="4"/>
            <w:vAlign w:val="center"/>
          </w:tcPr>
          <w:p w:rsidRPr="009D11F7" w:rsidR="00BE3176" w:rsidP="00BE3176" w:rsidRDefault="00BE3176" w14:paraId="69183572" wp14:textId="77777777">
            <w:pPr>
              <w:pStyle w:val="TableText1"/>
              <w:numPr>
                <w:ilvl w:val="0"/>
                <w:numId w:val="95"/>
              </w:numPr>
              <w:spacing w:before="40" w:after="40"/>
              <w:rPr>
                <w:rStyle w:val="ModernTableText"/>
                <w:szCs w:val="17"/>
                <w:u w:val="single"/>
              </w:rPr>
            </w:pPr>
          </w:p>
        </w:tc>
        <w:tc>
          <w:tcPr>
            <w:tcW w:w="1241" w:type="pct"/>
            <w:gridSpan w:val="2"/>
            <w:vAlign w:val="center"/>
          </w:tcPr>
          <w:p w:rsidRPr="009D11F7" w:rsidR="00BE3176" w:rsidP="00BE3176" w:rsidRDefault="00BE3176" w14:paraId="4744A9B7" wp14:textId="77777777">
            <w:pPr>
              <w:pStyle w:val="TableText1"/>
              <w:numPr>
                <w:ilvl w:val="0"/>
                <w:numId w:val="95"/>
              </w:numPr>
              <w:spacing w:before="40" w:after="40"/>
              <w:rPr>
                <w:rStyle w:val="ModernTableText"/>
                <w:szCs w:val="17"/>
              </w:rPr>
            </w:pPr>
          </w:p>
        </w:tc>
      </w:tr>
      <w:tr xmlns:wp14="http://schemas.microsoft.com/office/word/2010/wordml" w:rsidR="00BE3176" w14:paraId="4375995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27" w:type="pct"/>
            <w:gridSpan w:val="2"/>
            <w:vMerge/>
          </w:tcPr>
          <w:p w:rsidRPr="009D11F7" w:rsidR="00BE3176" w:rsidRDefault="00BE3176" w14:paraId="5E2CB341" wp14:textId="77777777">
            <w:pPr>
              <w:pStyle w:val="TableHeading"/>
              <w:spacing w:before="40" w:after="40"/>
              <w:rPr>
                <w:rStyle w:val="ModernTableText"/>
                <w:szCs w:val="17"/>
              </w:rPr>
            </w:pPr>
          </w:p>
        </w:tc>
        <w:tc>
          <w:tcPr>
            <w:tcW w:w="1189" w:type="pct"/>
            <w:gridSpan w:val="3"/>
            <w:vMerge/>
            <w:vAlign w:val="center"/>
          </w:tcPr>
          <w:p w:rsidRPr="009D11F7" w:rsidR="00BE3176" w:rsidRDefault="00BE3176" w14:paraId="6A971AD1" wp14:textId="77777777">
            <w:pPr>
              <w:pStyle w:val="TableText1"/>
              <w:spacing w:before="40" w:after="40"/>
              <w:rPr>
                <w:rStyle w:val="ModernTableText"/>
                <w:szCs w:val="17"/>
              </w:rPr>
            </w:pPr>
          </w:p>
        </w:tc>
        <w:tc>
          <w:tcPr>
            <w:tcW w:w="1543" w:type="pct"/>
            <w:gridSpan w:val="4"/>
            <w:vAlign w:val="center"/>
          </w:tcPr>
          <w:p w:rsidRPr="009D11F7" w:rsidR="00BE3176" w:rsidP="00BE3176" w:rsidRDefault="00BE3176" w14:paraId="7E4E85DF" wp14:textId="77777777">
            <w:pPr>
              <w:pStyle w:val="TableText1"/>
              <w:numPr>
                <w:ilvl w:val="0"/>
                <w:numId w:val="95"/>
              </w:numPr>
              <w:spacing w:before="40" w:after="40"/>
              <w:rPr>
                <w:rStyle w:val="ModernTableText"/>
                <w:szCs w:val="17"/>
                <w:u w:val="single"/>
              </w:rPr>
            </w:pPr>
          </w:p>
        </w:tc>
        <w:tc>
          <w:tcPr>
            <w:tcW w:w="1241" w:type="pct"/>
            <w:gridSpan w:val="2"/>
            <w:vAlign w:val="center"/>
          </w:tcPr>
          <w:p w:rsidRPr="009D11F7" w:rsidR="00BE3176" w:rsidP="00BE3176" w:rsidRDefault="00BE3176" w14:paraId="1C009A51" wp14:textId="77777777">
            <w:pPr>
              <w:pStyle w:val="TableText1"/>
              <w:numPr>
                <w:ilvl w:val="0"/>
                <w:numId w:val="95"/>
              </w:numPr>
              <w:spacing w:before="40" w:after="40"/>
              <w:rPr>
                <w:rStyle w:val="ModernTableText"/>
                <w:szCs w:val="17"/>
              </w:rPr>
            </w:pPr>
          </w:p>
        </w:tc>
      </w:tr>
      <w:tr xmlns:wp14="http://schemas.microsoft.com/office/word/2010/wordml" w:rsidR="00BE3176" w14:paraId="20DF1EE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BE3176" w:rsidRDefault="00BE3176" w14:paraId="56CD78B7" wp14:textId="77777777">
            <w:pPr>
              <w:pStyle w:val="ModernBodyText"/>
              <w:spacing w:before="40" w:after="40"/>
              <w:jc w:val="center"/>
              <w:rPr>
                <w:rStyle w:val="Modern2nd-levelTableheader"/>
                <w:sz w:val="21"/>
                <w:szCs w:val="21"/>
              </w:rPr>
            </w:pPr>
            <w:r>
              <w:rPr>
                <w:rStyle w:val="Modern2nd-levelTableheader"/>
                <w:sz w:val="21"/>
                <w:szCs w:val="21"/>
              </w:rPr>
              <w:t>Report Retention</w:t>
            </w:r>
          </w:p>
        </w:tc>
      </w:tr>
      <w:tr xmlns:wp14="http://schemas.microsoft.com/office/word/2010/wordml" w:rsidR="00BE3176" w14:paraId="7D9206F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27" w:type="pct"/>
            <w:gridSpan w:val="2"/>
            <w:tcBorders>
              <w:top w:val="single" w:color="616161" w:sz="2" w:space="0"/>
              <w:left w:val="single" w:color="616161" w:sz="2" w:space="0"/>
              <w:right w:val="single" w:color="616161" w:sz="2" w:space="0"/>
            </w:tcBorders>
            <w:vAlign w:val="center"/>
          </w:tcPr>
          <w:p w:rsidRPr="009D11F7" w:rsidR="00BE3176" w:rsidRDefault="00BE3176" w14:paraId="2AF0F103" wp14:textId="77777777">
            <w:pPr>
              <w:pStyle w:val="ModernBodyText"/>
              <w:spacing w:before="40" w:after="40"/>
              <w:jc w:val="left"/>
              <w:rPr>
                <w:rStyle w:val="Modern2nd-levelTableheader"/>
                <w:noProof/>
                <w:sz w:val="18"/>
                <w:szCs w:val="17"/>
              </w:rPr>
            </w:pPr>
            <w:r w:rsidRPr="009D11F7">
              <w:rPr>
                <w:rStyle w:val="Modern2nd-levelTableheader"/>
                <w:noProof/>
                <w:sz w:val="18"/>
                <w:szCs w:val="17"/>
              </w:rPr>
              <w:t>Report Retention Type:</w:t>
            </w:r>
          </w:p>
        </w:tc>
        <w:tc>
          <w:tcPr>
            <w:tcW w:w="3973" w:type="pct"/>
            <w:gridSpan w:val="9"/>
            <w:tcBorders>
              <w:top w:val="single" w:color="616161" w:sz="2" w:space="0"/>
              <w:left w:val="single" w:color="616161" w:sz="2" w:space="0"/>
              <w:bottom w:val="single" w:color="616161" w:sz="2" w:space="0"/>
              <w:right w:val="single" w:color="616161" w:sz="2" w:space="0"/>
            </w:tcBorders>
            <w:vAlign w:val="center"/>
          </w:tcPr>
          <w:p w:rsidRPr="009D11F7" w:rsidR="00BE3176" w:rsidRDefault="00BE3176" w14:paraId="3E15CA20" wp14:textId="77777777">
            <w:pPr>
              <w:pStyle w:val="TableText1"/>
              <w:spacing w:before="40" w:after="40"/>
              <w:rPr>
                <w:rStyle w:val="ModernTableText"/>
                <w:noProof/>
                <w:szCs w:val="17"/>
              </w:rPr>
            </w:pPr>
            <w:r w:rsidRPr="009D11F7">
              <w:rPr>
                <w:rStyle w:val="ModernTableText"/>
                <w:rFonts w:ascii="Wingdings 2" w:hAnsi="Wingdings 2" w:eastAsia="Wingdings 2" w:cs="Wingdings 2"/>
                <w:noProof/>
                <w:szCs w:val="23"/>
              </w:rPr>
              <w:t>£</w:t>
            </w:r>
            <w:r w:rsidRPr="009D11F7">
              <w:rPr>
                <w:rStyle w:val="ModernTableText"/>
                <w:noProof/>
                <w:szCs w:val="17"/>
              </w:rPr>
              <w:t xml:space="preserve"> Cognos                                    </w:t>
            </w:r>
            <w:r w:rsidRPr="009D11F7">
              <w:rPr>
                <w:rStyle w:val="ModernTableText"/>
                <w:rFonts w:ascii="Wingdings" w:hAnsi="Wingdings" w:eastAsia="Wingdings" w:cs="Wingdings"/>
                <w:noProof/>
                <w:szCs w:val="23"/>
              </w:rPr>
              <w:t>þ</w:t>
            </w:r>
            <w:r w:rsidRPr="009D11F7">
              <w:rPr>
                <w:rStyle w:val="ModernTableText"/>
                <w:noProof/>
                <w:szCs w:val="17"/>
              </w:rPr>
              <w:t xml:space="preserve"> EDMS</w:t>
            </w:r>
          </w:p>
        </w:tc>
      </w:tr>
      <w:tr xmlns:wp14="http://schemas.microsoft.com/office/word/2010/wordml" w:rsidR="00BE3176" w14:paraId="655B28F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27" w:type="pct"/>
            <w:gridSpan w:val="2"/>
            <w:tcBorders>
              <w:top w:val="single" w:color="616161" w:sz="2" w:space="0"/>
              <w:left w:val="single" w:color="616161" w:sz="2" w:space="0"/>
              <w:right w:val="single" w:color="616161" w:sz="2" w:space="0"/>
            </w:tcBorders>
            <w:vAlign w:val="center"/>
          </w:tcPr>
          <w:p w:rsidRPr="009D11F7" w:rsidR="00BE3176" w:rsidRDefault="00BE3176" w14:paraId="328A789B" wp14:textId="77777777">
            <w:pPr>
              <w:pStyle w:val="ModernBodyText"/>
              <w:spacing w:before="40" w:after="40"/>
              <w:jc w:val="left"/>
              <w:rPr>
                <w:rStyle w:val="Modern2nd-levelTableheader"/>
                <w:noProof/>
                <w:sz w:val="18"/>
                <w:szCs w:val="17"/>
              </w:rPr>
            </w:pPr>
            <w:r w:rsidRPr="009D11F7">
              <w:rPr>
                <w:rStyle w:val="Modern2nd-levelTableheader"/>
                <w:noProof/>
                <w:sz w:val="18"/>
                <w:szCs w:val="17"/>
              </w:rPr>
              <w:t>Report Output Versions:</w:t>
            </w:r>
          </w:p>
        </w:tc>
        <w:tc>
          <w:tcPr>
            <w:tcW w:w="1189" w:type="pct"/>
            <w:gridSpan w:val="3"/>
            <w:tcBorders>
              <w:top w:val="single" w:color="616161" w:sz="2" w:space="0"/>
              <w:left w:val="single" w:color="616161" w:sz="2" w:space="0"/>
              <w:bottom w:val="single" w:color="616161" w:sz="2" w:space="0"/>
              <w:right w:val="single" w:color="616161" w:sz="2" w:space="0"/>
            </w:tcBorders>
            <w:vAlign w:val="center"/>
          </w:tcPr>
          <w:p w:rsidRPr="009D11F7" w:rsidR="00BE3176" w:rsidRDefault="00BE3176" w14:paraId="34E2871A" wp14:textId="77777777">
            <w:pPr>
              <w:pStyle w:val="ModernBodyText"/>
              <w:spacing w:before="40" w:after="40"/>
              <w:jc w:val="left"/>
              <w:rPr>
                <w:rStyle w:val="Modern2nd-levelTableheader"/>
                <w:noProof/>
                <w:color w:val="FFFFFF"/>
                <w:sz w:val="18"/>
                <w:szCs w:val="21"/>
              </w:rPr>
            </w:pPr>
            <w:r w:rsidRPr="009D11F7">
              <w:rPr>
                <w:rStyle w:val="ModernTableText"/>
                <w:rFonts w:ascii="Wingdings 2" w:hAnsi="Wingdings 2" w:eastAsia="Wingdings 2" w:cs="Wingdings 2"/>
                <w:noProof/>
                <w:szCs w:val="23"/>
              </w:rPr>
              <w:t>£</w:t>
            </w:r>
            <w:r w:rsidRPr="009D11F7">
              <w:rPr>
                <w:rStyle w:val="ModernTableText"/>
                <w:noProof/>
                <w:szCs w:val="17"/>
              </w:rPr>
              <w:t xml:space="preserve"> Number Of Occurrences:  </w:t>
            </w:r>
          </w:p>
        </w:tc>
        <w:tc>
          <w:tcPr>
            <w:tcW w:w="2784" w:type="pct"/>
            <w:gridSpan w:val="6"/>
            <w:tcBorders>
              <w:top w:val="single" w:color="616161" w:sz="2" w:space="0"/>
              <w:left w:val="nil"/>
              <w:bottom w:val="single" w:color="616161" w:sz="2" w:space="0"/>
              <w:right w:val="single" w:color="616161" w:sz="2" w:space="0"/>
            </w:tcBorders>
            <w:vAlign w:val="center"/>
          </w:tcPr>
          <w:p w:rsidRPr="009D11F7" w:rsidR="00BE3176" w:rsidRDefault="00BE3176" w14:paraId="00B34E13" wp14:textId="77777777">
            <w:pPr>
              <w:pStyle w:val="TableText1"/>
              <w:spacing w:before="40" w:after="40"/>
              <w:rPr>
                <w:rStyle w:val="ModernTableText"/>
                <w:noProof/>
                <w:szCs w:val="17"/>
              </w:rPr>
            </w:pPr>
            <w:r w:rsidRPr="009D11F7">
              <w:rPr>
                <w:rStyle w:val="ModernTableText"/>
                <w:rFonts w:ascii="Wingdings" w:hAnsi="Wingdings" w:eastAsia="Wingdings" w:cs="Wingdings"/>
                <w:noProof/>
                <w:szCs w:val="23"/>
              </w:rPr>
              <w:t>þ</w:t>
            </w:r>
            <w:r w:rsidRPr="009D11F7">
              <w:rPr>
                <w:rStyle w:val="ModernTableText"/>
                <w:noProof/>
                <w:szCs w:val="17"/>
              </w:rPr>
              <w:t xml:space="preserve">Duration:         7   </w:t>
            </w:r>
            <w:r w:rsidRPr="009D11F7">
              <w:rPr>
                <w:rStyle w:val="ModernTableText"/>
                <w:rFonts w:ascii="Wingdings 2" w:hAnsi="Wingdings 2" w:eastAsia="Wingdings 2" w:cs="Wingdings 2"/>
                <w:noProof/>
                <w:szCs w:val="23"/>
              </w:rPr>
              <w:t>£</w:t>
            </w:r>
            <w:r w:rsidRPr="009D11F7">
              <w:rPr>
                <w:rStyle w:val="ModernTableText"/>
                <w:noProof/>
                <w:szCs w:val="17"/>
              </w:rPr>
              <w:t xml:space="preserve"> Days       </w:t>
            </w:r>
            <w:r w:rsidRPr="009D11F7">
              <w:rPr>
                <w:rStyle w:val="ModernTableText"/>
                <w:rFonts w:ascii="Wingdings 2" w:hAnsi="Wingdings 2" w:eastAsia="Wingdings 2" w:cs="Wingdings 2"/>
                <w:noProof/>
                <w:szCs w:val="23"/>
              </w:rPr>
              <w:t>£</w:t>
            </w:r>
            <w:r w:rsidRPr="009D11F7">
              <w:rPr>
                <w:rStyle w:val="ModernTableText"/>
                <w:noProof/>
                <w:szCs w:val="17"/>
              </w:rPr>
              <w:t xml:space="preserve"> Months       </w:t>
            </w:r>
            <w:r w:rsidRPr="009D11F7">
              <w:rPr>
                <w:rStyle w:val="ModernTableText"/>
                <w:rFonts w:ascii="Wingdings" w:hAnsi="Wingdings" w:eastAsia="Wingdings" w:cs="Wingdings"/>
                <w:noProof/>
                <w:szCs w:val="23"/>
              </w:rPr>
              <w:t>þ</w:t>
            </w:r>
            <w:r w:rsidRPr="009D11F7">
              <w:rPr>
                <w:rStyle w:val="ModernTableText"/>
                <w:noProof/>
                <w:szCs w:val="17"/>
              </w:rPr>
              <w:t xml:space="preserve"> Years                                                                          </w:t>
            </w:r>
          </w:p>
        </w:tc>
      </w:tr>
      <w:tr xmlns:wp14="http://schemas.microsoft.com/office/word/2010/wordml" w:rsidR="00BE3176" w14:paraId="07C7743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27" w:type="pct"/>
            <w:gridSpan w:val="2"/>
            <w:tcBorders>
              <w:top w:val="single" w:color="616161" w:sz="2" w:space="0"/>
              <w:left w:val="single" w:color="616161" w:sz="2" w:space="0"/>
              <w:right w:val="single" w:color="616161" w:sz="2" w:space="0"/>
            </w:tcBorders>
            <w:vAlign w:val="center"/>
          </w:tcPr>
          <w:p w:rsidRPr="009D11F7" w:rsidR="00BE3176" w:rsidRDefault="00BE3176" w14:paraId="162A41CF" wp14:textId="77777777">
            <w:pPr>
              <w:pStyle w:val="ModernBodyText"/>
              <w:spacing w:before="40" w:after="40"/>
              <w:jc w:val="left"/>
              <w:rPr>
                <w:rStyle w:val="Modern2nd-levelTableheader"/>
                <w:noProof/>
                <w:sz w:val="18"/>
                <w:szCs w:val="17"/>
              </w:rPr>
            </w:pPr>
            <w:r w:rsidRPr="009D11F7">
              <w:rPr>
                <w:rStyle w:val="Modern2nd-levelTableheader"/>
                <w:noProof/>
                <w:sz w:val="18"/>
                <w:szCs w:val="17"/>
              </w:rPr>
              <w:t>Report Run History Log:</w:t>
            </w:r>
          </w:p>
        </w:tc>
        <w:tc>
          <w:tcPr>
            <w:tcW w:w="1189" w:type="pct"/>
            <w:gridSpan w:val="3"/>
            <w:tcBorders>
              <w:top w:val="single" w:color="616161" w:sz="2" w:space="0"/>
              <w:left w:val="single" w:color="616161" w:sz="2" w:space="0"/>
              <w:bottom w:val="single" w:color="616161" w:sz="2" w:space="0"/>
              <w:right w:val="single" w:color="616161" w:sz="2" w:space="0"/>
            </w:tcBorders>
            <w:vAlign w:val="center"/>
          </w:tcPr>
          <w:p w:rsidRPr="009D11F7" w:rsidR="00BE3176" w:rsidRDefault="00BE3176" w14:paraId="5F0A6EC1" wp14:textId="77777777">
            <w:pPr>
              <w:pStyle w:val="ModernBodyText"/>
              <w:spacing w:before="40" w:after="40"/>
              <w:jc w:val="left"/>
              <w:rPr>
                <w:rStyle w:val="Modern2nd-levelTableheader"/>
                <w:noProof/>
                <w:color w:val="FFFFFF"/>
                <w:sz w:val="18"/>
                <w:szCs w:val="21"/>
              </w:rPr>
            </w:pPr>
            <w:r w:rsidRPr="009D11F7">
              <w:rPr>
                <w:rStyle w:val="ModernTableText"/>
                <w:rFonts w:ascii="Wingdings 2" w:hAnsi="Wingdings 2" w:eastAsia="Wingdings 2" w:cs="Wingdings 2"/>
                <w:noProof/>
                <w:szCs w:val="23"/>
              </w:rPr>
              <w:t>£</w:t>
            </w:r>
            <w:r w:rsidRPr="009D11F7">
              <w:rPr>
                <w:rStyle w:val="ModernTableText"/>
                <w:noProof/>
                <w:szCs w:val="17"/>
              </w:rPr>
              <w:t xml:space="preserve"> Number Of Occurrences:  </w:t>
            </w:r>
          </w:p>
        </w:tc>
        <w:tc>
          <w:tcPr>
            <w:tcW w:w="2784" w:type="pct"/>
            <w:gridSpan w:val="6"/>
            <w:tcBorders>
              <w:top w:val="single" w:color="616161" w:sz="2" w:space="0"/>
              <w:left w:val="nil"/>
              <w:bottom w:val="single" w:color="616161" w:sz="2" w:space="0"/>
              <w:right w:val="single" w:color="616161" w:sz="2" w:space="0"/>
            </w:tcBorders>
            <w:vAlign w:val="center"/>
          </w:tcPr>
          <w:p w:rsidRPr="009D11F7" w:rsidR="00BE3176" w:rsidRDefault="00BE3176" w14:paraId="133825AB" wp14:textId="77777777">
            <w:pPr>
              <w:pStyle w:val="TableText1"/>
              <w:spacing w:before="40" w:after="40"/>
              <w:rPr>
                <w:rStyle w:val="ModernTableText"/>
                <w:noProof/>
                <w:szCs w:val="17"/>
              </w:rPr>
            </w:pPr>
            <w:r w:rsidRPr="009D11F7">
              <w:rPr>
                <w:rStyle w:val="ModernTableText"/>
                <w:rFonts w:ascii="Wingdings 2" w:hAnsi="Wingdings 2" w:eastAsia="Wingdings 2" w:cs="Wingdings 2"/>
                <w:noProof/>
                <w:szCs w:val="23"/>
              </w:rPr>
              <w:t>£</w:t>
            </w:r>
            <w:r w:rsidRPr="009D11F7">
              <w:rPr>
                <w:rStyle w:val="ModernTableText"/>
                <w:noProof/>
                <w:szCs w:val="17"/>
              </w:rPr>
              <w:t xml:space="preserve">Duration:            </w:t>
            </w:r>
            <w:r w:rsidRPr="009D11F7">
              <w:rPr>
                <w:rStyle w:val="ModernTableText"/>
                <w:rFonts w:ascii="Wingdings 2" w:hAnsi="Wingdings 2" w:eastAsia="Wingdings 2" w:cs="Wingdings 2"/>
                <w:noProof/>
                <w:szCs w:val="23"/>
              </w:rPr>
              <w:t>£</w:t>
            </w:r>
            <w:r w:rsidRPr="009D11F7">
              <w:rPr>
                <w:rStyle w:val="ModernTableText"/>
                <w:noProof/>
                <w:szCs w:val="17"/>
              </w:rPr>
              <w:t xml:space="preserve"> Days       </w:t>
            </w:r>
            <w:r w:rsidRPr="009D11F7">
              <w:rPr>
                <w:rStyle w:val="ModernTableText"/>
                <w:rFonts w:ascii="Wingdings 2" w:hAnsi="Wingdings 2" w:eastAsia="Wingdings 2" w:cs="Wingdings 2"/>
                <w:noProof/>
                <w:szCs w:val="23"/>
              </w:rPr>
              <w:t>£</w:t>
            </w:r>
            <w:r w:rsidRPr="009D11F7">
              <w:rPr>
                <w:rStyle w:val="ModernTableText"/>
                <w:noProof/>
                <w:szCs w:val="17"/>
              </w:rPr>
              <w:t xml:space="preserve"> Months       </w:t>
            </w:r>
            <w:r w:rsidRPr="009D11F7">
              <w:rPr>
                <w:rStyle w:val="ModernTableText"/>
                <w:rFonts w:ascii="Wingdings 2" w:hAnsi="Wingdings 2" w:eastAsia="Wingdings 2" w:cs="Wingdings 2"/>
                <w:noProof/>
                <w:szCs w:val="23"/>
              </w:rPr>
              <w:t>£</w:t>
            </w:r>
            <w:r w:rsidRPr="009D11F7">
              <w:rPr>
                <w:rStyle w:val="ModernTableText"/>
                <w:noProof/>
                <w:szCs w:val="17"/>
              </w:rPr>
              <w:t xml:space="preserve"> Years                                                                          </w:t>
            </w:r>
          </w:p>
        </w:tc>
      </w:tr>
      <w:tr xmlns:wp14="http://schemas.microsoft.com/office/word/2010/wordml" w:rsidR="00BE3176" w14:paraId="76BF3BA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BE3176" w:rsidRDefault="00BE3176" w14:paraId="650826AE" wp14:textId="77777777">
            <w:pPr>
              <w:pStyle w:val="ModernBodyT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BE3176" w14:paraId="5CDB6E4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Pr>
          <w:p w:rsidRPr="009D11F7" w:rsidR="00BE3176" w:rsidP="003C206C" w:rsidRDefault="004D3B78" w14:paraId="63A4F5A6" wp14:textId="77777777">
            <w:pPr>
              <w:keepLines/>
              <w:spacing w:before="40" w:after="40"/>
              <w:rPr>
                <w:rStyle w:val="ModernTableText"/>
                <w:noProof/>
                <w:spacing w:val="-2"/>
                <w:szCs w:val="17"/>
              </w:rPr>
            </w:pPr>
            <w:r>
              <w:rPr>
                <w:rStyle w:val="ModernTableText"/>
                <w:noProof/>
                <w:spacing w:val="-2"/>
                <w:szCs w:val="17"/>
              </w:rPr>
              <w:t xml:space="preserve">System </w:t>
            </w:r>
            <w:r w:rsidRPr="009D11F7" w:rsidR="00BE3176">
              <w:rPr>
                <w:rStyle w:val="ModernTableText"/>
                <w:noProof/>
                <w:spacing w:val="-2"/>
                <w:szCs w:val="17"/>
              </w:rPr>
              <w:t>uses a view to determine the cycle month begin, end, state fiscal quarter begin and end dates. That view (CURR_DT_V) could be used by for the date criteria</w:t>
            </w:r>
          </w:p>
          <w:p w:rsidRPr="009D11F7" w:rsidR="00BE3176" w:rsidP="003C206C" w:rsidRDefault="00BE3176" w14:paraId="4FF3FD36" wp14:textId="77777777">
            <w:pPr>
              <w:keepLines/>
              <w:spacing w:before="40" w:after="40"/>
              <w:rPr>
                <w:rStyle w:val="ModernTableText"/>
                <w:noProof/>
                <w:spacing w:val="-2"/>
                <w:szCs w:val="17"/>
              </w:rPr>
            </w:pPr>
            <w:r w:rsidRPr="009D11F7">
              <w:rPr>
                <w:rStyle w:val="ModernTableText"/>
                <w:noProof/>
                <w:spacing w:val="-2"/>
                <w:szCs w:val="17"/>
              </w:rPr>
              <w:t>All User Enterable Prompts are Optional Prompts.</w:t>
            </w:r>
          </w:p>
          <w:p w:rsidRPr="009D11F7" w:rsidR="00BE3176" w:rsidP="003C206C" w:rsidRDefault="00BE3176" w14:paraId="7B366520" wp14:textId="77777777">
            <w:pPr>
              <w:keepLines/>
              <w:spacing w:before="40" w:after="40"/>
              <w:rPr>
                <w:rStyle w:val="ModernTableText"/>
                <w:noProof/>
                <w:spacing w:val="-2"/>
                <w:szCs w:val="17"/>
              </w:rPr>
            </w:pPr>
            <w:r w:rsidRPr="009D11F7">
              <w:rPr>
                <w:rStyle w:val="ModernTableText"/>
                <w:noProof/>
                <w:spacing w:val="-2"/>
                <w:szCs w:val="17"/>
              </w:rPr>
              <w:t>Join B-DTL-TB to A-HDR-TB using B-SYS-ID</w:t>
            </w:r>
          </w:p>
          <w:p w:rsidRPr="009D11F7" w:rsidR="00BE3176" w:rsidP="00393B70" w:rsidRDefault="00BE3176" w14:paraId="49764C30" wp14:textId="77777777">
            <w:pPr>
              <w:pStyle w:val="TableHeading"/>
              <w:spacing w:before="40" w:after="40"/>
              <w:rPr>
                <w:rStyle w:val="ModernTableText"/>
                <w:b w:val="0"/>
                <w:bCs w:val="0"/>
                <w:noProof/>
                <w:spacing w:val="-2"/>
                <w:szCs w:val="17"/>
              </w:rPr>
            </w:pPr>
            <w:r w:rsidRPr="009D11F7">
              <w:rPr>
                <w:rStyle w:val="ModernTableText"/>
                <w:b w:val="0"/>
                <w:bCs w:val="0"/>
                <w:noProof/>
                <w:spacing w:val="-2"/>
                <w:szCs w:val="17"/>
              </w:rPr>
              <w:t>Join P-DTL-TB to A-HDR-LI-SUBM-PROV-ID-TB using A-HDR-LI-SUBM-PROV-ID-TB.P-SYS-ID [Where A-TXN-LVL-CD = '</w:t>
            </w:r>
            <w:r>
              <w:rPr>
                <w:rStyle w:val="ModernTableText"/>
                <w:b w:val="0"/>
                <w:bCs w:val="0"/>
                <w:noProof/>
                <w:spacing w:val="-2"/>
                <w:szCs w:val="17"/>
              </w:rPr>
              <w:t>SV</w:t>
            </w:r>
            <w:r w:rsidRPr="009D11F7">
              <w:rPr>
                <w:rStyle w:val="ModernTableText"/>
                <w:b w:val="0"/>
                <w:bCs w:val="0"/>
                <w:noProof/>
                <w:spacing w:val="-2"/>
                <w:szCs w:val="17"/>
              </w:rPr>
              <w:t>" and A-USED-PROV-ID-IND = "Y"] = P-DTL-TB.P-SYS-ID</w:t>
            </w:r>
          </w:p>
          <w:p w:rsidRPr="009D11F7" w:rsidR="00BE3176" w:rsidRDefault="00BE3176" w14:paraId="28DCB8F7" wp14:textId="77777777">
            <w:pPr>
              <w:pStyle w:val="TableHeading"/>
              <w:spacing w:before="40" w:after="40"/>
              <w:rPr>
                <w:rStyle w:val="ModernTableText"/>
                <w:b w:val="0"/>
                <w:szCs w:val="17"/>
              </w:rPr>
            </w:pPr>
          </w:p>
        </w:tc>
      </w:tr>
    </w:tbl>
    <w:p xmlns:wp14="http://schemas.microsoft.com/office/word/2010/wordml" w:rsidRPr="000308BA" w:rsidR="00CE759A" w:rsidP="000308BA" w:rsidRDefault="00CE759A" w14:paraId="25E12E84" wp14:textId="77777777">
      <w:pPr>
        <w:pStyle w:val="Heading6"/>
      </w:pPr>
      <w:r w:rsidRPr="000308BA">
        <w:br w:type="page"/>
      </w:r>
      <w:r w:rsidRPr="000308BA">
        <w:t xml:space="preserve">Report Layout - OPR-SRA-124 - Service Authorization Cost </w:t>
      </w:r>
      <w:r w:rsidR="004A282C">
        <w:t>Savings</w:t>
      </w:r>
    </w:p>
    <w:tbl>
      <w:tblPr>
        <w:tblW w:w="5000"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3744"/>
        <w:gridCol w:w="1137"/>
        <w:gridCol w:w="4542"/>
        <w:gridCol w:w="2079"/>
        <w:gridCol w:w="2888"/>
      </w:tblGrid>
      <w:tr xmlns:wp14="http://schemas.microsoft.com/office/word/2010/wordml" w:rsidR="00CE759A" w14:paraId="07CF3089" wp14:textId="77777777">
        <w:tblPrEx>
          <w:tblCellMar>
            <w:top w:w="0" w:type="dxa"/>
            <w:bottom w:w="0" w:type="dxa"/>
          </w:tblCellMar>
        </w:tblPrEx>
        <w:trPr>
          <w:cantSplit/>
          <w:trHeight w:val="432" w:hRule="exact"/>
          <w:tblHeader/>
          <w:jc w:val="center"/>
        </w:trPr>
        <w:tc>
          <w:tcPr>
            <w:tcW w:w="5000" w:type="pct"/>
            <w:gridSpan w:val="5"/>
            <w:tcBorders>
              <w:top w:val="single" w:color="auto" w:sz="4" w:space="0"/>
              <w:left w:val="single" w:color="auto" w:sz="4" w:space="0"/>
              <w:bottom w:val="single" w:color="auto" w:sz="4" w:space="0"/>
              <w:right w:val="single" w:color="auto" w:sz="4" w:space="0"/>
            </w:tcBorders>
            <w:shd w:val="clear" w:color="auto" w:fill="FF0000"/>
            <w:vAlign w:val="center"/>
          </w:tcPr>
          <w:p w:rsidR="00CE759A" w:rsidP="003A71B0" w:rsidRDefault="00CE759A" w14:paraId="7AAD7CE8" wp14:textId="77777777">
            <w:pPr>
              <w:jc w:val="center"/>
              <w:rPr>
                <w:rFonts w:eastAsia="MS Mincho"/>
              </w:rPr>
            </w:pPr>
            <w:r>
              <w:br w:type="page"/>
            </w:r>
            <w:r>
              <w:br w:type="page"/>
            </w:r>
            <w:r>
              <w:rPr>
                <w:rFonts w:eastAsia="MS Mincho"/>
              </w:rPr>
              <w:t>NH MMIS REPORT LAYOUT</w:t>
            </w:r>
          </w:p>
        </w:tc>
      </w:tr>
      <w:tr xmlns:wp14="http://schemas.microsoft.com/office/word/2010/wordml" w:rsidR="00CE759A" w:rsidTr="005F13D3" w14:paraId="40BEC31A" wp14:textId="77777777">
        <w:tblPrEx>
          <w:tblCellMar>
            <w:top w:w="0" w:type="dxa"/>
            <w:bottom w:w="0" w:type="dxa"/>
          </w:tblCellMar>
        </w:tblPrEx>
        <w:trPr>
          <w:cantSplit/>
          <w:trHeight w:val="1710"/>
          <w:jc w:val="center"/>
        </w:trPr>
        <w:tc>
          <w:tcPr>
            <w:tcW w:w="1281" w:type="pct"/>
            <w:tcBorders>
              <w:top w:val="single" w:color="auto" w:sz="4" w:space="0"/>
              <w:bottom w:val="nil"/>
            </w:tcBorders>
            <w:vAlign w:val="center"/>
          </w:tcPr>
          <w:p w:rsidRPr="0099653B" w:rsidR="00CE759A" w:rsidRDefault="00CE759A" w14:paraId="427544ED" wp14:textId="77777777">
            <w:pPr>
              <w:pStyle w:val="TableText1"/>
              <w:spacing w:before="40" w:after="40"/>
              <w:rPr>
                <w:rStyle w:val="ModernTableText"/>
                <w:b/>
                <w:bCs/>
                <w:sz w:val="20"/>
                <w:szCs w:val="20"/>
              </w:rPr>
            </w:pPr>
            <w:r w:rsidRPr="0099653B">
              <w:rPr>
                <w:rStyle w:val="ModernTableText"/>
                <w:b/>
                <w:bCs/>
                <w:sz w:val="20"/>
                <w:szCs w:val="20"/>
              </w:rPr>
              <w:t>NH MMIS EOR</w:t>
            </w:r>
          </w:p>
          <w:p w:rsidRPr="0099653B" w:rsidR="00CE759A" w:rsidRDefault="00CE759A" w14:paraId="01BD876B" wp14:textId="77777777">
            <w:pPr>
              <w:pStyle w:val="TableText1"/>
              <w:spacing w:before="40" w:after="40"/>
              <w:rPr>
                <w:rStyle w:val="ModernTableText"/>
                <w:b/>
                <w:bCs/>
                <w:sz w:val="20"/>
                <w:szCs w:val="20"/>
              </w:rPr>
            </w:pPr>
            <w:r w:rsidRPr="0099653B">
              <w:rPr>
                <w:rStyle w:val="ModernTableText"/>
                <w:b/>
                <w:bCs/>
                <w:sz w:val="20"/>
                <w:szCs w:val="20"/>
              </w:rPr>
              <w:t>Report ID:  OPR-SRA-124</w:t>
            </w:r>
          </w:p>
          <w:p w:rsidRPr="0099653B" w:rsidR="00CE759A" w:rsidRDefault="00CE759A" w14:paraId="52080465" wp14:textId="77777777">
            <w:pPr>
              <w:pStyle w:val="TableText1"/>
              <w:spacing w:before="40" w:after="40"/>
              <w:rPr>
                <w:b/>
                <w:szCs w:val="20"/>
                <w:u w:val="single"/>
              </w:rPr>
            </w:pPr>
            <w:r w:rsidRPr="0099653B">
              <w:rPr>
                <w:b/>
                <w:szCs w:val="20"/>
                <w:u w:val="single"/>
              </w:rPr>
              <w:t>Report Definition</w:t>
            </w:r>
          </w:p>
          <w:p w:rsidRPr="0099653B" w:rsidR="00CE759A" w:rsidRDefault="00CE759A" w14:paraId="2BBC5D2D" wp14:textId="77777777">
            <w:pPr>
              <w:pStyle w:val="TableText1"/>
              <w:spacing w:before="40" w:after="40"/>
              <w:rPr>
                <w:b/>
                <w:szCs w:val="20"/>
                <w:u w:val="single"/>
              </w:rPr>
            </w:pPr>
            <w:r w:rsidRPr="0099653B">
              <w:rPr>
                <w:b/>
                <w:szCs w:val="20"/>
                <w:u w:val="single"/>
              </w:rPr>
              <w:t>ORR Home</w:t>
            </w:r>
          </w:p>
          <w:p w:rsidRPr="0099653B" w:rsidR="00CE759A" w:rsidRDefault="00CE759A" w14:paraId="23FECD24" wp14:textId="77777777">
            <w:pPr>
              <w:pStyle w:val="TableText1"/>
              <w:spacing w:before="40" w:after="40"/>
              <w:rPr>
                <w:rStyle w:val="ModernTableText"/>
                <w:b/>
                <w:bCs/>
                <w:sz w:val="20"/>
                <w:szCs w:val="20"/>
                <w:u w:val="single"/>
              </w:rPr>
            </w:pPr>
            <w:r w:rsidRPr="0099653B">
              <w:rPr>
                <w:b/>
                <w:szCs w:val="20"/>
                <w:u w:val="single"/>
              </w:rPr>
              <w:t>Return</w:t>
            </w:r>
          </w:p>
        </w:tc>
        <w:tc>
          <w:tcPr>
            <w:tcW w:w="2710" w:type="pct"/>
            <w:gridSpan w:val="3"/>
            <w:tcBorders>
              <w:top w:val="single" w:color="auto" w:sz="4" w:space="0"/>
              <w:bottom w:val="nil"/>
            </w:tcBorders>
            <w:vAlign w:val="center"/>
          </w:tcPr>
          <w:p w:rsidRPr="0099653B" w:rsidR="00791BF2" w:rsidP="00791BF2" w:rsidRDefault="00791BF2" w14:paraId="24B93E5C" wp14:textId="77777777">
            <w:pPr>
              <w:jc w:val="center"/>
              <w:rPr>
                <w:b/>
                <w:szCs w:val="20"/>
              </w:rPr>
            </w:pPr>
            <w:r w:rsidRPr="0099653B">
              <w:rPr>
                <w:b/>
                <w:szCs w:val="20"/>
              </w:rPr>
              <w:t>Line of Business:  &lt;LOB Cd – Desc&gt;</w:t>
            </w:r>
          </w:p>
          <w:p w:rsidRPr="0099653B" w:rsidR="00CE759A" w:rsidP="00431354" w:rsidRDefault="00CE759A" w14:paraId="1EAEC2EE" wp14:textId="77777777">
            <w:pPr>
              <w:jc w:val="center"/>
              <w:rPr>
                <w:b/>
                <w:szCs w:val="20"/>
              </w:rPr>
            </w:pPr>
            <w:r w:rsidRPr="0099653B">
              <w:rPr>
                <w:b/>
                <w:szCs w:val="20"/>
              </w:rPr>
              <w:t>Department of Health and Human Services</w:t>
            </w:r>
          </w:p>
          <w:p w:rsidRPr="0099653B" w:rsidR="00CE759A" w:rsidP="00431354" w:rsidRDefault="00CE759A" w14:paraId="514C309B" wp14:textId="77777777">
            <w:pPr>
              <w:jc w:val="center"/>
              <w:rPr>
                <w:b/>
                <w:szCs w:val="20"/>
              </w:rPr>
            </w:pPr>
            <w:r w:rsidRPr="0099653B">
              <w:rPr>
                <w:b/>
                <w:szCs w:val="20"/>
              </w:rPr>
              <w:t xml:space="preserve">Service Authorization Cost </w:t>
            </w:r>
            <w:r w:rsidRPr="0099653B" w:rsidR="004A282C">
              <w:rPr>
                <w:b/>
                <w:szCs w:val="20"/>
              </w:rPr>
              <w:t>Savings</w:t>
            </w:r>
          </w:p>
          <w:p w:rsidRPr="0099653B" w:rsidR="00CE759A" w:rsidP="00431354" w:rsidRDefault="008A73C6" w14:paraId="797E413E" wp14:textId="77777777">
            <w:pPr>
              <w:jc w:val="center"/>
              <w:rPr>
                <w:rStyle w:val="ModernTableText"/>
                <w:rFonts w:cs="Arial"/>
                <w:b/>
                <w:bCs/>
                <w:sz w:val="20"/>
                <w:szCs w:val="20"/>
              </w:rPr>
            </w:pPr>
            <w:r w:rsidRPr="0099653B">
              <w:rPr>
                <w:b/>
                <w:szCs w:val="20"/>
              </w:rPr>
              <w:t xml:space="preserve">MM/DD/CCYY </w:t>
            </w:r>
            <w:r w:rsidRPr="0099653B" w:rsidR="004C697F">
              <w:rPr>
                <w:b/>
                <w:szCs w:val="20"/>
              </w:rPr>
              <w:t xml:space="preserve">- </w:t>
            </w:r>
            <w:r w:rsidRPr="0099653B">
              <w:rPr>
                <w:b/>
                <w:szCs w:val="20"/>
              </w:rPr>
              <w:t>MM/DD/CCYY</w:t>
            </w:r>
          </w:p>
        </w:tc>
        <w:tc>
          <w:tcPr>
            <w:tcW w:w="1009" w:type="pct"/>
            <w:tcBorders>
              <w:top w:val="single" w:color="auto" w:sz="4" w:space="0"/>
              <w:bottom w:val="nil"/>
            </w:tcBorders>
          </w:tcPr>
          <w:p w:rsidR="00CE759A" w:rsidRDefault="003A7664" w14:paraId="6416B0FC" wp14:textId="77777777">
            <w:pPr>
              <w:jc w:val="right"/>
              <w:rPr>
                <w:sz w:val="19"/>
                <w:szCs w:val="19"/>
              </w:rPr>
            </w:pPr>
            <w:r>
              <w:rPr>
                <w:noProof/>
                <w:sz w:val="19"/>
                <w:szCs w:val="19"/>
              </w:rPr>
              <w:drawing>
                <wp:inline xmlns:wp14="http://schemas.microsoft.com/office/word/2010/wordprocessingDrawing" distT="0" distB="0" distL="0" distR="0" wp14:anchorId="39C0D7EA" wp14:editId="7777777">
                  <wp:extent cx="1295400" cy="1285875"/>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00CE759A" w14:paraId="051EBC08" wp14:textId="77777777">
        <w:tblPrEx>
          <w:tblCellMar>
            <w:top w:w="0" w:type="dxa"/>
            <w:bottom w:w="0" w:type="dxa"/>
          </w:tblCellMar>
        </w:tblPrEx>
        <w:trPr>
          <w:cantSplit/>
          <w:trHeight w:val="360"/>
          <w:jc w:val="center"/>
        </w:trPr>
        <w:tc>
          <w:tcPr>
            <w:tcW w:w="5000" w:type="pct"/>
            <w:gridSpan w:val="5"/>
            <w:tcBorders>
              <w:top w:val="nil"/>
              <w:bottom w:val="nil"/>
            </w:tcBorders>
            <w:vAlign w:val="center"/>
          </w:tcPr>
          <w:p w:rsidR="00CE759A" w:rsidRDefault="00CE759A" w14:paraId="09823EE7" wp14:textId="77777777">
            <w:pPr>
              <w:pStyle w:val="Figure"/>
              <w:rPr>
                <w:rFonts w:ascii="Arial" w:hAnsi="Arial" w:cs="Arial"/>
                <w:bCs w:val="0"/>
                <w:color w:val="FFFFFF"/>
                <w:sz w:val="23"/>
                <w:szCs w:val="23"/>
              </w:rPr>
            </w:pPr>
          </w:p>
        </w:tc>
      </w:tr>
      <w:tr xmlns:wp14="http://schemas.microsoft.com/office/word/2010/wordml" w:rsidR="00CE759A" w14:paraId="5C26145F" wp14:textId="77777777">
        <w:tblPrEx>
          <w:tblCellMar>
            <w:top w:w="0" w:type="dxa"/>
            <w:bottom w:w="0" w:type="dxa"/>
          </w:tblCellMar>
        </w:tblPrEx>
        <w:trPr>
          <w:cantSplit/>
          <w:trHeight w:val="360"/>
          <w:jc w:val="center"/>
        </w:trPr>
        <w:tc>
          <w:tcPr>
            <w:tcW w:w="5000" w:type="pct"/>
            <w:gridSpan w:val="5"/>
            <w:tcBorders>
              <w:top w:val="nil"/>
              <w:bottom w:val="nil"/>
            </w:tcBorders>
            <w:shd w:val="clear" w:color="auto" w:fill="356BA1"/>
            <w:vAlign w:val="center"/>
          </w:tcPr>
          <w:p w:rsidR="00CE759A" w:rsidRDefault="00CE759A" w14:paraId="40E78DD0" wp14:textId="77777777">
            <w:pPr>
              <w:pStyle w:val="Figure"/>
              <w:spacing w:before="60" w:after="60"/>
              <w:rPr>
                <w:rFonts w:ascii="Arial" w:hAnsi="Arial" w:cs="Arial"/>
                <w:bCs w:val="0"/>
                <w:color w:val="FFFFFF"/>
                <w:sz w:val="23"/>
                <w:szCs w:val="23"/>
              </w:rPr>
            </w:pPr>
            <w:r>
              <w:rPr>
                <w:rFonts w:ascii="Arial" w:hAnsi="Arial" w:cs="Arial"/>
                <w:bCs w:val="0"/>
                <w:color w:val="FFFFFF"/>
                <w:sz w:val="23"/>
                <w:szCs w:val="23"/>
              </w:rPr>
              <w:t>SA Ty Cd - Desc:  XX - XXXXXXXXXXXXXXXXXXXXXXX</w:t>
            </w:r>
          </w:p>
        </w:tc>
      </w:tr>
      <w:tr xmlns:wp14="http://schemas.microsoft.com/office/word/2010/wordml" w:rsidR="00CE759A" w14:paraId="52ED5700" wp14:textId="77777777">
        <w:tblPrEx>
          <w:tblCellMar>
            <w:top w:w="0" w:type="dxa"/>
            <w:bottom w:w="0" w:type="dxa"/>
          </w:tblCellMar>
        </w:tblPrEx>
        <w:trPr>
          <w:cantSplit/>
          <w:trHeight w:val="360"/>
          <w:jc w:val="center"/>
        </w:trPr>
        <w:tc>
          <w:tcPr>
            <w:tcW w:w="5000" w:type="pct"/>
            <w:gridSpan w:val="5"/>
            <w:tcBorders>
              <w:top w:val="nil"/>
              <w:bottom w:val="nil"/>
            </w:tcBorders>
            <w:shd w:val="clear" w:color="auto" w:fill="FDD461"/>
            <w:vAlign w:val="center"/>
          </w:tcPr>
          <w:p w:rsidR="00CE759A" w:rsidRDefault="00CE759A" w14:paraId="759F2AAF" wp14:textId="77777777">
            <w:pPr>
              <w:pStyle w:val="Figure"/>
              <w:spacing w:before="60" w:after="60"/>
              <w:rPr>
                <w:rFonts w:ascii="Arial" w:hAnsi="Arial" w:cs="Arial"/>
                <w:bCs w:val="0"/>
                <w:color w:val="000000"/>
                <w:sz w:val="23"/>
                <w:szCs w:val="23"/>
              </w:rPr>
            </w:pPr>
            <w:r>
              <w:rPr>
                <w:rFonts w:ascii="Arial" w:hAnsi="Arial" w:cs="Arial"/>
                <w:bCs w:val="0"/>
                <w:color w:val="000000"/>
                <w:sz w:val="23"/>
                <w:szCs w:val="23"/>
              </w:rPr>
              <w:t xml:space="preserve">  </w:t>
            </w:r>
            <w:r w:rsidR="00610C28">
              <w:rPr>
                <w:rFonts w:ascii="Arial" w:hAnsi="Arial" w:cs="Arial"/>
                <w:bCs w:val="0"/>
                <w:color w:val="000000"/>
                <w:sz w:val="23"/>
                <w:szCs w:val="23"/>
              </w:rPr>
              <w:t>SA LI Cat Svc Cd</w:t>
            </w:r>
            <w:r>
              <w:rPr>
                <w:rFonts w:ascii="Arial" w:hAnsi="Arial" w:cs="Arial"/>
                <w:bCs w:val="0"/>
                <w:color w:val="000000"/>
                <w:sz w:val="23"/>
                <w:szCs w:val="23"/>
              </w:rPr>
              <w:t xml:space="preserve"> - Desc:  XX - XXXXXXXXXXXXXXXXXXXXXXX</w:t>
            </w:r>
          </w:p>
        </w:tc>
      </w:tr>
      <w:tr xmlns:wp14="http://schemas.microsoft.com/office/word/2010/wordml" w:rsidR="005F13D3" w14:paraId="2C1A9C61" wp14:textId="77777777">
        <w:tblPrEx>
          <w:tblCellMar>
            <w:top w:w="0" w:type="dxa"/>
            <w:bottom w:w="0" w:type="dxa"/>
          </w:tblCellMar>
        </w:tblPrEx>
        <w:trPr>
          <w:cantSplit/>
          <w:trHeight w:val="360"/>
          <w:jc w:val="center"/>
        </w:trPr>
        <w:tc>
          <w:tcPr>
            <w:tcW w:w="5000" w:type="pct"/>
            <w:gridSpan w:val="5"/>
            <w:tcBorders>
              <w:top w:val="nil"/>
              <w:bottom w:val="nil"/>
            </w:tcBorders>
            <w:vAlign w:val="center"/>
          </w:tcPr>
          <w:p w:rsidR="005F13D3" w:rsidRDefault="005F13D3" w14:paraId="7C6EB220" wp14:textId="77777777">
            <w:pPr>
              <w:pStyle w:val="Figure"/>
              <w:rPr>
                <w:rFonts w:ascii="Arial" w:hAnsi="Arial" w:cs="Arial"/>
                <w:bCs w:val="0"/>
                <w:color w:val="FFFFFF"/>
                <w:sz w:val="23"/>
                <w:szCs w:val="23"/>
              </w:rPr>
            </w:pPr>
          </w:p>
        </w:tc>
      </w:tr>
      <w:tr xmlns:wp14="http://schemas.microsoft.com/office/word/2010/wordml" w:rsidR="00CE759A" w14:paraId="297E8062" wp14:textId="77777777">
        <w:tblPrEx>
          <w:tblCellMar>
            <w:top w:w="0" w:type="dxa"/>
            <w:bottom w:w="0" w:type="dxa"/>
          </w:tblCellMar>
        </w:tblPrEx>
        <w:trPr>
          <w:cantSplit/>
          <w:trHeight w:val="360"/>
          <w:jc w:val="center"/>
        </w:trPr>
        <w:tc>
          <w:tcPr>
            <w:tcW w:w="5000" w:type="pct"/>
            <w:gridSpan w:val="5"/>
            <w:tcBorders>
              <w:top w:val="nil"/>
              <w:bottom w:val="nil"/>
            </w:tcBorders>
            <w:vAlign w:val="center"/>
          </w:tcPr>
          <w:tbl>
            <w:tblPr>
              <w:tblW w:w="14400" w:type="dxa"/>
              <w:tblLook w:val="04A0" w:firstRow="1" w:lastRow="0" w:firstColumn="1" w:lastColumn="0" w:noHBand="0" w:noVBand="1"/>
            </w:tblPr>
            <w:tblGrid>
              <w:gridCol w:w="956"/>
              <w:gridCol w:w="954"/>
              <w:gridCol w:w="957"/>
              <w:gridCol w:w="1017"/>
              <w:gridCol w:w="958"/>
              <w:gridCol w:w="959"/>
              <w:gridCol w:w="957"/>
              <w:gridCol w:w="957"/>
              <w:gridCol w:w="952"/>
              <w:gridCol w:w="952"/>
              <w:gridCol w:w="952"/>
              <w:gridCol w:w="952"/>
              <w:gridCol w:w="959"/>
              <w:gridCol w:w="959"/>
              <w:gridCol w:w="959"/>
            </w:tblGrid>
            <w:tr w:rsidRPr="005F13D3" w:rsidR="005F13D3" w:rsidTr="005F13D3" w14:paraId="258465AF" wp14:textId="77777777">
              <w:trPr>
                <w:cantSplit/>
                <w:trHeight w:val="555"/>
              </w:trPr>
              <w:tc>
                <w:tcPr>
                  <w:tcW w:w="960" w:type="dxa"/>
                  <w:tcBorders>
                    <w:top w:val="single" w:color="666699" w:sz="8" w:space="0"/>
                    <w:left w:val="single" w:color="666699" w:sz="8" w:space="0"/>
                    <w:bottom w:val="single" w:color="999999" w:sz="8" w:space="0"/>
                    <w:right w:val="single" w:color="666699" w:sz="8" w:space="0"/>
                  </w:tcBorders>
                  <w:shd w:val="clear" w:color="000000" w:fill="D9D9D9"/>
                  <w:vAlign w:val="center"/>
                </w:tcPr>
                <w:p w:rsidRPr="005F13D3" w:rsidR="005F13D3" w:rsidP="005F13D3" w:rsidRDefault="005F13D3" w14:paraId="68CE7AB1" wp14:textId="77777777">
                  <w:pPr>
                    <w:spacing w:after="0"/>
                    <w:jc w:val="center"/>
                    <w:rPr>
                      <w:rFonts w:cs="Arial"/>
                      <w:b/>
                      <w:bCs/>
                      <w:color w:val="000000"/>
                      <w:sz w:val="15"/>
                      <w:szCs w:val="15"/>
                    </w:rPr>
                  </w:pPr>
                  <w:r w:rsidRPr="005F13D3">
                    <w:rPr>
                      <w:rFonts w:cs="Arial"/>
                      <w:b/>
                      <w:bCs/>
                      <w:color w:val="000000"/>
                      <w:sz w:val="15"/>
                      <w:szCs w:val="15"/>
                    </w:rPr>
                    <w:t>SA ID</w:t>
                  </w:r>
                </w:p>
              </w:tc>
              <w:tc>
                <w:tcPr>
                  <w:tcW w:w="960" w:type="dxa"/>
                  <w:tcBorders>
                    <w:top w:val="single" w:color="666699" w:sz="8" w:space="0"/>
                    <w:left w:val="nil"/>
                    <w:bottom w:val="single" w:color="999999" w:sz="8" w:space="0"/>
                    <w:right w:val="single" w:color="666699" w:sz="8" w:space="0"/>
                  </w:tcBorders>
                  <w:shd w:val="clear" w:color="000000" w:fill="D9D9D9"/>
                  <w:vAlign w:val="center"/>
                </w:tcPr>
                <w:p w:rsidRPr="005F13D3" w:rsidR="005F13D3" w:rsidP="005F13D3" w:rsidRDefault="005F13D3" w14:paraId="2534C575" wp14:textId="77777777">
                  <w:pPr>
                    <w:spacing w:after="0"/>
                    <w:jc w:val="center"/>
                    <w:rPr>
                      <w:rFonts w:cs="Arial"/>
                      <w:b/>
                      <w:bCs/>
                      <w:color w:val="000000"/>
                      <w:sz w:val="15"/>
                      <w:szCs w:val="15"/>
                    </w:rPr>
                  </w:pPr>
                  <w:r w:rsidRPr="005F13D3">
                    <w:rPr>
                      <w:rFonts w:cs="Arial"/>
                      <w:b/>
                      <w:bCs/>
                      <w:color w:val="000000"/>
                      <w:sz w:val="15"/>
                      <w:szCs w:val="15"/>
                    </w:rPr>
                    <w:t>SA LI Num</w:t>
                  </w:r>
                </w:p>
              </w:tc>
              <w:tc>
                <w:tcPr>
                  <w:tcW w:w="960" w:type="dxa"/>
                  <w:tcBorders>
                    <w:top w:val="single" w:color="666699" w:sz="8" w:space="0"/>
                    <w:left w:val="nil"/>
                    <w:bottom w:val="single" w:color="999999" w:sz="8" w:space="0"/>
                    <w:right w:val="single" w:color="666699" w:sz="8" w:space="0"/>
                  </w:tcBorders>
                  <w:shd w:val="clear" w:color="000000" w:fill="D9D9D9"/>
                  <w:vAlign w:val="center"/>
                </w:tcPr>
                <w:p w:rsidRPr="005F13D3" w:rsidR="005F13D3" w:rsidP="005F13D3" w:rsidRDefault="00FA41AA" w14:paraId="08B9244C" wp14:textId="77777777">
                  <w:pPr>
                    <w:spacing w:after="0"/>
                    <w:jc w:val="center"/>
                    <w:rPr>
                      <w:rFonts w:cs="Arial"/>
                      <w:b/>
                      <w:bCs/>
                      <w:color w:val="000000"/>
                      <w:sz w:val="15"/>
                      <w:szCs w:val="15"/>
                    </w:rPr>
                  </w:pPr>
                  <w:r>
                    <w:rPr>
                      <w:rFonts w:cs="Arial"/>
                      <w:b/>
                      <w:color w:val="000000"/>
                      <w:sz w:val="15"/>
                      <w:szCs w:val="15"/>
                    </w:rPr>
                    <w:t>SA LI Svc Prov ID</w:t>
                  </w:r>
                </w:p>
              </w:tc>
              <w:tc>
                <w:tcPr>
                  <w:tcW w:w="960" w:type="dxa"/>
                  <w:tcBorders>
                    <w:top w:val="single" w:color="666699" w:sz="8" w:space="0"/>
                    <w:left w:val="nil"/>
                    <w:bottom w:val="single" w:color="999999" w:sz="8" w:space="0"/>
                    <w:right w:val="single" w:color="666699" w:sz="8" w:space="0"/>
                  </w:tcBorders>
                  <w:shd w:val="clear" w:color="000000" w:fill="D9D9D9"/>
                  <w:vAlign w:val="center"/>
                </w:tcPr>
                <w:p w:rsidRPr="005F13D3" w:rsidR="005F13D3" w:rsidP="005F13D3" w:rsidRDefault="008D5A44" w14:paraId="25773E51" wp14:textId="77777777">
                  <w:pPr>
                    <w:spacing w:after="0"/>
                    <w:jc w:val="center"/>
                    <w:rPr>
                      <w:rFonts w:cs="Arial"/>
                      <w:b/>
                      <w:bCs/>
                      <w:color w:val="000000"/>
                      <w:sz w:val="15"/>
                      <w:szCs w:val="15"/>
                    </w:rPr>
                  </w:pPr>
                  <w:r>
                    <w:rPr>
                      <w:rFonts w:cs="Arial"/>
                      <w:b/>
                      <w:color w:val="000000"/>
                      <w:sz w:val="15"/>
                      <w:szCs w:val="15"/>
                    </w:rPr>
                    <w:t>SA LI Svc Prov Name</w:t>
                  </w:r>
                </w:p>
              </w:tc>
              <w:tc>
                <w:tcPr>
                  <w:tcW w:w="960" w:type="dxa"/>
                  <w:tcBorders>
                    <w:top w:val="single" w:color="666699" w:sz="8" w:space="0"/>
                    <w:left w:val="nil"/>
                    <w:bottom w:val="single" w:color="999999" w:sz="8" w:space="0"/>
                    <w:right w:val="single" w:color="666699" w:sz="8" w:space="0"/>
                  </w:tcBorders>
                  <w:shd w:val="clear" w:color="000000" w:fill="D9D9D9"/>
                  <w:vAlign w:val="center"/>
                </w:tcPr>
                <w:p w:rsidRPr="005F13D3" w:rsidR="005F13D3" w:rsidP="005F13D3" w:rsidRDefault="005F13D3" w14:paraId="17BA8B3D" wp14:textId="77777777">
                  <w:pPr>
                    <w:spacing w:after="0"/>
                    <w:jc w:val="center"/>
                    <w:rPr>
                      <w:rFonts w:cs="Arial"/>
                      <w:b/>
                      <w:bCs/>
                      <w:color w:val="000000"/>
                      <w:sz w:val="15"/>
                      <w:szCs w:val="15"/>
                    </w:rPr>
                  </w:pPr>
                  <w:r w:rsidRPr="005F13D3">
                    <w:rPr>
                      <w:rFonts w:cs="Arial"/>
                      <w:b/>
                      <w:bCs/>
                      <w:color w:val="000000"/>
                      <w:sz w:val="15"/>
                      <w:szCs w:val="15"/>
                    </w:rPr>
                    <w:t>Mbr ID</w:t>
                  </w:r>
                </w:p>
              </w:tc>
              <w:tc>
                <w:tcPr>
                  <w:tcW w:w="960" w:type="dxa"/>
                  <w:tcBorders>
                    <w:top w:val="single" w:color="666699" w:sz="8" w:space="0"/>
                    <w:left w:val="nil"/>
                    <w:bottom w:val="single" w:color="999999" w:sz="8" w:space="0"/>
                    <w:right w:val="single" w:color="666699" w:sz="8" w:space="0"/>
                  </w:tcBorders>
                  <w:shd w:val="clear" w:color="000000" w:fill="D9D9D9"/>
                  <w:vAlign w:val="center"/>
                </w:tcPr>
                <w:p w:rsidRPr="005F13D3" w:rsidR="005F13D3" w:rsidP="005F13D3" w:rsidRDefault="005F13D3" w14:paraId="2ED78C87" wp14:textId="77777777">
                  <w:pPr>
                    <w:spacing w:after="0"/>
                    <w:jc w:val="center"/>
                    <w:rPr>
                      <w:rFonts w:cs="Arial"/>
                      <w:b/>
                      <w:bCs/>
                      <w:color w:val="000000"/>
                      <w:sz w:val="15"/>
                      <w:szCs w:val="15"/>
                    </w:rPr>
                  </w:pPr>
                  <w:r w:rsidRPr="005F13D3">
                    <w:rPr>
                      <w:rFonts w:cs="Arial"/>
                      <w:b/>
                      <w:bCs/>
                      <w:color w:val="000000"/>
                      <w:sz w:val="15"/>
                      <w:szCs w:val="15"/>
                    </w:rPr>
                    <w:t>Mbr Name-Full</w:t>
                  </w:r>
                </w:p>
              </w:tc>
              <w:tc>
                <w:tcPr>
                  <w:tcW w:w="960" w:type="dxa"/>
                  <w:tcBorders>
                    <w:top w:val="single" w:color="666699" w:sz="8" w:space="0"/>
                    <w:left w:val="nil"/>
                    <w:bottom w:val="single" w:color="999999" w:sz="8" w:space="0"/>
                    <w:right w:val="single" w:color="666699" w:sz="8" w:space="0"/>
                  </w:tcBorders>
                  <w:shd w:val="clear" w:color="000000" w:fill="D9D9D9"/>
                  <w:vAlign w:val="center"/>
                </w:tcPr>
                <w:p w:rsidRPr="005F13D3" w:rsidR="005F13D3" w:rsidP="005F13D3" w:rsidRDefault="005F13D3" w14:paraId="6B7E4A75" wp14:textId="77777777">
                  <w:pPr>
                    <w:spacing w:after="0"/>
                    <w:jc w:val="center"/>
                    <w:rPr>
                      <w:rFonts w:cs="Arial"/>
                      <w:b/>
                      <w:bCs/>
                      <w:color w:val="000000"/>
                      <w:sz w:val="15"/>
                      <w:szCs w:val="15"/>
                    </w:rPr>
                  </w:pPr>
                  <w:r w:rsidRPr="005F13D3">
                    <w:rPr>
                      <w:rFonts w:cs="Arial"/>
                      <w:b/>
                      <w:color w:val="000000"/>
                      <w:sz w:val="15"/>
                      <w:szCs w:val="15"/>
                    </w:rPr>
                    <w:t>SA LI Svc Cd-From</w:t>
                  </w:r>
                </w:p>
              </w:tc>
              <w:tc>
                <w:tcPr>
                  <w:tcW w:w="960" w:type="dxa"/>
                  <w:tcBorders>
                    <w:top w:val="single" w:color="666699" w:sz="8" w:space="0"/>
                    <w:left w:val="nil"/>
                    <w:bottom w:val="single" w:color="999999" w:sz="8" w:space="0"/>
                    <w:right w:val="single" w:color="666699" w:sz="8" w:space="0"/>
                  </w:tcBorders>
                  <w:shd w:val="clear" w:color="000000" w:fill="D9D9D9"/>
                  <w:vAlign w:val="center"/>
                </w:tcPr>
                <w:p w:rsidRPr="005F13D3" w:rsidR="005F13D3" w:rsidP="005F13D3" w:rsidRDefault="005F13D3" w14:paraId="4093B75E" wp14:textId="77777777">
                  <w:pPr>
                    <w:spacing w:after="0"/>
                    <w:jc w:val="center"/>
                    <w:rPr>
                      <w:rFonts w:cs="Arial"/>
                      <w:b/>
                      <w:bCs/>
                      <w:color w:val="000000"/>
                      <w:sz w:val="15"/>
                      <w:szCs w:val="15"/>
                    </w:rPr>
                  </w:pPr>
                  <w:r w:rsidRPr="005F13D3">
                    <w:rPr>
                      <w:rFonts w:cs="Arial"/>
                      <w:b/>
                      <w:color w:val="000000"/>
                      <w:sz w:val="15"/>
                      <w:szCs w:val="15"/>
                    </w:rPr>
                    <w:t>SA LI Svc Cd-To</w:t>
                  </w:r>
                </w:p>
              </w:tc>
              <w:tc>
                <w:tcPr>
                  <w:tcW w:w="3840" w:type="dxa"/>
                  <w:gridSpan w:val="4"/>
                  <w:tcBorders>
                    <w:top w:val="single" w:color="666699" w:sz="8" w:space="0"/>
                    <w:left w:val="nil"/>
                    <w:bottom w:val="single" w:color="999999" w:sz="8" w:space="0"/>
                    <w:right w:val="single" w:color="666699" w:sz="8" w:space="0"/>
                  </w:tcBorders>
                  <w:shd w:val="clear" w:color="000000" w:fill="D9D9D9"/>
                  <w:vAlign w:val="center"/>
                </w:tcPr>
                <w:p w:rsidRPr="005F13D3" w:rsidR="005F13D3" w:rsidP="005F13D3" w:rsidRDefault="005F13D3" w14:paraId="26224842" wp14:textId="77777777">
                  <w:pPr>
                    <w:spacing w:after="0"/>
                    <w:jc w:val="center"/>
                    <w:rPr>
                      <w:rFonts w:cs="Arial"/>
                      <w:b/>
                      <w:bCs/>
                      <w:color w:val="000000"/>
                      <w:sz w:val="15"/>
                      <w:szCs w:val="15"/>
                    </w:rPr>
                  </w:pPr>
                  <w:r w:rsidRPr="005F13D3">
                    <w:rPr>
                      <w:rFonts w:cs="Arial"/>
                      <w:b/>
                      <w:color w:val="000000"/>
                      <w:sz w:val="15"/>
                      <w:szCs w:val="15"/>
                    </w:rPr>
                    <w:t>SA LI Svc Cd-From Mod</w:t>
                  </w:r>
                </w:p>
              </w:tc>
              <w:tc>
                <w:tcPr>
                  <w:tcW w:w="960" w:type="dxa"/>
                  <w:tcBorders>
                    <w:top w:val="single" w:color="666699" w:sz="8" w:space="0"/>
                    <w:left w:val="nil"/>
                    <w:bottom w:val="single" w:color="999999" w:sz="8" w:space="0"/>
                    <w:right w:val="single" w:color="666699" w:sz="8" w:space="0"/>
                  </w:tcBorders>
                  <w:shd w:val="clear" w:color="000000" w:fill="D9D9D9"/>
                  <w:vAlign w:val="center"/>
                </w:tcPr>
                <w:p w:rsidRPr="005F13D3" w:rsidR="005F13D3" w:rsidP="005F13D3" w:rsidRDefault="005F13D3" w14:paraId="2A543432" wp14:textId="77777777">
                  <w:pPr>
                    <w:spacing w:after="0"/>
                    <w:jc w:val="center"/>
                    <w:rPr>
                      <w:rFonts w:cs="Arial"/>
                      <w:b/>
                      <w:bCs/>
                      <w:color w:val="000000"/>
                      <w:sz w:val="15"/>
                      <w:szCs w:val="15"/>
                    </w:rPr>
                  </w:pPr>
                  <w:r w:rsidRPr="005F13D3">
                    <w:rPr>
                      <w:rFonts w:cs="Arial"/>
                      <w:b/>
                      <w:color w:val="000000"/>
                      <w:sz w:val="15"/>
                      <w:szCs w:val="15"/>
                    </w:rPr>
                    <w:t>SA Amt-LI Req</w:t>
                  </w:r>
                </w:p>
              </w:tc>
              <w:tc>
                <w:tcPr>
                  <w:tcW w:w="960" w:type="dxa"/>
                  <w:tcBorders>
                    <w:top w:val="single" w:color="666699" w:sz="8" w:space="0"/>
                    <w:left w:val="nil"/>
                    <w:bottom w:val="single" w:color="999999" w:sz="8" w:space="0"/>
                    <w:right w:val="single" w:color="666699" w:sz="8" w:space="0"/>
                  </w:tcBorders>
                  <w:shd w:val="clear" w:color="000000" w:fill="D9D9D9"/>
                  <w:vAlign w:val="center"/>
                </w:tcPr>
                <w:p w:rsidRPr="005F13D3" w:rsidR="005F13D3" w:rsidP="005F13D3" w:rsidRDefault="005F13D3" w14:paraId="7892B526" wp14:textId="77777777">
                  <w:pPr>
                    <w:spacing w:after="0"/>
                    <w:jc w:val="center"/>
                    <w:rPr>
                      <w:rFonts w:cs="Arial"/>
                      <w:b/>
                      <w:bCs/>
                      <w:color w:val="000000"/>
                      <w:sz w:val="15"/>
                      <w:szCs w:val="15"/>
                    </w:rPr>
                  </w:pPr>
                  <w:r w:rsidRPr="005F13D3">
                    <w:rPr>
                      <w:rFonts w:cs="Arial"/>
                      <w:b/>
                      <w:color w:val="000000"/>
                      <w:sz w:val="15"/>
                      <w:szCs w:val="15"/>
                    </w:rPr>
                    <w:t>SA Amt-LI App</w:t>
                  </w:r>
                </w:p>
              </w:tc>
              <w:tc>
                <w:tcPr>
                  <w:tcW w:w="960" w:type="dxa"/>
                  <w:tcBorders>
                    <w:top w:val="single" w:color="666699" w:sz="8" w:space="0"/>
                    <w:left w:val="nil"/>
                    <w:bottom w:val="single" w:color="999999" w:sz="8" w:space="0"/>
                    <w:right w:val="single" w:color="666699" w:sz="8" w:space="0"/>
                  </w:tcBorders>
                  <w:shd w:val="clear" w:color="000000" w:fill="D9D9D9"/>
                  <w:vAlign w:val="center"/>
                </w:tcPr>
                <w:p w:rsidRPr="005F13D3" w:rsidR="005F13D3" w:rsidP="003C7137" w:rsidRDefault="005F13D3" w14:paraId="37934B58" wp14:textId="77777777">
                  <w:pPr>
                    <w:spacing w:after="0"/>
                    <w:jc w:val="center"/>
                    <w:rPr>
                      <w:rFonts w:cs="Arial"/>
                      <w:b/>
                      <w:bCs/>
                      <w:color w:val="000000"/>
                      <w:sz w:val="15"/>
                      <w:szCs w:val="15"/>
                    </w:rPr>
                  </w:pPr>
                  <w:r w:rsidRPr="005F13D3">
                    <w:rPr>
                      <w:rFonts w:cs="Arial"/>
                      <w:b/>
                      <w:color w:val="000000"/>
                      <w:sz w:val="15"/>
                      <w:szCs w:val="15"/>
                    </w:rPr>
                    <w:t xml:space="preserve">SA Cost </w:t>
                  </w:r>
                  <w:r w:rsidR="005D44D3">
                    <w:rPr>
                      <w:rFonts w:cs="Arial"/>
                      <w:b/>
                      <w:color w:val="000000"/>
                      <w:sz w:val="15"/>
                      <w:szCs w:val="15"/>
                    </w:rPr>
                    <w:t>Avoid</w:t>
                  </w:r>
                  <w:r w:rsidRPr="005F13D3" w:rsidR="005D44D3">
                    <w:rPr>
                      <w:rFonts w:cs="Arial"/>
                      <w:b/>
                      <w:color w:val="000000"/>
                      <w:sz w:val="15"/>
                      <w:szCs w:val="15"/>
                    </w:rPr>
                    <w:t xml:space="preserve"> Amt</w:t>
                  </w:r>
                </w:p>
              </w:tc>
            </w:tr>
            <w:tr w:rsidRPr="005F13D3" w:rsidR="005F13D3" w:rsidTr="005F13D3" w14:paraId="3CEF33CD" wp14:textId="77777777">
              <w:trPr>
                <w:cantSplit/>
                <w:trHeight w:val="315"/>
              </w:trPr>
              <w:tc>
                <w:tcPr>
                  <w:tcW w:w="960" w:type="dxa"/>
                  <w:tcBorders>
                    <w:top w:val="nil"/>
                    <w:left w:val="single" w:color="999999" w:sz="8" w:space="0"/>
                    <w:bottom w:val="single" w:color="999999" w:sz="8" w:space="0"/>
                    <w:right w:val="single" w:color="999999" w:sz="8" w:space="0"/>
                  </w:tcBorders>
                  <w:vAlign w:val="center"/>
                </w:tcPr>
                <w:p w:rsidRPr="005F13D3" w:rsidR="005F13D3" w:rsidP="005F13D3" w:rsidRDefault="005F13D3" w14:paraId="55956844"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42F6CAA1"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6634C5DA" wp14:textId="77777777">
                  <w:pPr>
                    <w:spacing w:after="0"/>
                    <w:jc w:val="right"/>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23292D05" wp14:textId="77777777">
                  <w:pPr>
                    <w:spacing w:after="0"/>
                    <w:jc w:val="right"/>
                    <w:rPr>
                      <w:rFonts w:cs="Arial"/>
                      <w:color w:val="000000"/>
                      <w:sz w:val="15"/>
                      <w:szCs w:val="15"/>
                    </w:rPr>
                  </w:pPr>
                  <w:r w:rsidRPr="005F13D3">
                    <w:rPr>
                      <w:rFonts w:cs="Arial"/>
                      <w:color w:val="000000"/>
                      <w:sz w:val="15"/>
                      <w:szCs w:val="15"/>
                    </w:rPr>
                    <w:t>XXXXXXXX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597B6FA6" wp14:textId="77777777">
                  <w:pPr>
                    <w:spacing w:after="0"/>
                    <w:jc w:val="center"/>
                    <w:rPr>
                      <w:rFonts w:cs="Arial"/>
                      <w:color w:val="000000"/>
                      <w:sz w:val="15"/>
                      <w:szCs w:val="15"/>
                    </w:rPr>
                  </w:pPr>
                  <w:r w:rsidRPr="005F13D3">
                    <w:rPr>
                      <w:rFonts w:cs="Arial"/>
                      <w:color w:val="000000"/>
                      <w:sz w:val="15"/>
                      <w:szCs w:val="15"/>
                    </w:rPr>
                    <w:t>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45198FE2" wp14:textId="77777777">
                  <w:pPr>
                    <w:spacing w:after="0"/>
                    <w:jc w:val="center"/>
                    <w:rPr>
                      <w:rFonts w:cs="Arial"/>
                      <w:color w:val="000000"/>
                      <w:sz w:val="15"/>
                      <w:szCs w:val="15"/>
                    </w:rPr>
                  </w:pPr>
                  <w:r w:rsidRPr="005F13D3">
                    <w:rPr>
                      <w:rFonts w:cs="Arial"/>
                      <w:color w:val="000000"/>
                      <w:sz w:val="15"/>
                      <w:szCs w:val="15"/>
                    </w:rPr>
                    <w:t>XXXXXXX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77D338B7"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18D432FB"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1AD0C339"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7D4302BA"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0246E335"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2829EB52"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7F5E07D1" wp14:textId="77777777">
                  <w:pPr>
                    <w:spacing w:after="0"/>
                    <w:jc w:val="right"/>
                    <w:rPr>
                      <w:rFonts w:cs="Arial"/>
                      <w:color w:val="000000"/>
                      <w:sz w:val="15"/>
                      <w:szCs w:val="15"/>
                    </w:rPr>
                  </w:pPr>
                  <w:r w:rsidRPr="005F13D3">
                    <w:rPr>
                      <w:rFonts w:cs="Arial"/>
                      <w:color w:val="000000"/>
                      <w:sz w:val="15"/>
                      <w:szCs w:val="15"/>
                    </w:rPr>
                    <w:t xml:space="preserve">$999.99 </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573458FA" wp14:textId="77777777">
                  <w:pPr>
                    <w:spacing w:after="0"/>
                    <w:jc w:val="right"/>
                    <w:rPr>
                      <w:rFonts w:cs="Arial"/>
                      <w:color w:val="000000"/>
                      <w:sz w:val="15"/>
                      <w:szCs w:val="15"/>
                    </w:rPr>
                  </w:pPr>
                  <w:r w:rsidRPr="005F13D3">
                    <w:rPr>
                      <w:rFonts w:cs="Arial"/>
                      <w:color w:val="000000"/>
                      <w:sz w:val="15"/>
                      <w:szCs w:val="15"/>
                    </w:rPr>
                    <w:t xml:space="preserve">$999.99 </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0D6EFB12" wp14:textId="77777777">
                  <w:pPr>
                    <w:spacing w:after="0"/>
                    <w:jc w:val="right"/>
                    <w:rPr>
                      <w:rFonts w:cs="Arial"/>
                      <w:color w:val="000000"/>
                      <w:sz w:val="15"/>
                      <w:szCs w:val="15"/>
                    </w:rPr>
                  </w:pPr>
                  <w:r w:rsidRPr="005F13D3">
                    <w:rPr>
                      <w:rFonts w:cs="Arial"/>
                      <w:color w:val="000000"/>
                      <w:sz w:val="15"/>
                      <w:szCs w:val="15"/>
                    </w:rPr>
                    <w:t>$,999.99</w:t>
                  </w:r>
                </w:p>
              </w:tc>
            </w:tr>
            <w:tr w:rsidRPr="005F13D3" w:rsidR="005F13D3" w:rsidTr="005F13D3" w14:paraId="3B8C0294" wp14:textId="77777777">
              <w:trPr>
                <w:cantSplit/>
                <w:trHeight w:val="315"/>
              </w:trPr>
              <w:tc>
                <w:tcPr>
                  <w:tcW w:w="960" w:type="dxa"/>
                  <w:tcBorders>
                    <w:top w:val="nil"/>
                    <w:left w:val="single" w:color="999999" w:sz="8" w:space="0"/>
                    <w:bottom w:val="single" w:color="999999" w:sz="8" w:space="0"/>
                    <w:right w:val="single" w:color="999999" w:sz="8" w:space="0"/>
                  </w:tcBorders>
                  <w:vAlign w:val="center"/>
                </w:tcPr>
                <w:p w:rsidRPr="005F13D3" w:rsidR="005F13D3" w:rsidP="005F13D3" w:rsidRDefault="005F13D3" w14:paraId="44FB74FD"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1C9D74D1"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346CFAE6" wp14:textId="77777777">
                  <w:pPr>
                    <w:spacing w:after="0"/>
                    <w:jc w:val="right"/>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33DAFEFC" wp14:textId="77777777">
                  <w:pPr>
                    <w:spacing w:after="0"/>
                    <w:jc w:val="right"/>
                    <w:rPr>
                      <w:rFonts w:cs="Arial"/>
                      <w:color w:val="000000"/>
                      <w:sz w:val="15"/>
                      <w:szCs w:val="15"/>
                    </w:rPr>
                  </w:pPr>
                  <w:r w:rsidRPr="005F13D3">
                    <w:rPr>
                      <w:rFonts w:cs="Arial"/>
                      <w:color w:val="000000"/>
                      <w:sz w:val="15"/>
                      <w:szCs w:val="15"/>
                    </w:rPr>
                    <w:t>XXXXXXXX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2410D701" wp14:textId="77777777">
                  <w:pPr>
                    <w:spacing w:after="0"/>
                    <w:jc w:val="right"/>
                    <w:rPr>
                      <w:rFonts w:cs="Arial"/>
                      <w:color w:val="000000"/>
                      <w:sz w:val="15"/>
                      <w:szCs w:val="15"/>
                    </w:rPr>
                  </w:pPr>
                  <w:r w:rsidRPr="005F13D3">
                    <w:rPr>
                      <w:rFonts w:cs="Arial"/>
                      <w:color w:val="000000"/>
                      <w:sz w:val="15"/>
                      <w:szCs w:val="15"/>
                    </w:rPr>
                    <w:t>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1E6340AD" wp14:textId="77777777">
                  <w:pPr>
                    <w:spacing w:after="0"/>
                    <w:jc w:val="right"/>
                    <w:rPr>
                      <w:rFonts w:cs="Arial"/>
                      <w:color w:val="000000"/>
                      <w:sz w:val="15"/>
                      <w:szCs w:val="15"/>
                    </w:rPr>
                  </w:pPr>
                  <w:r w:rsidRPr="005F13D3">
                    <w:rPr>
                      <w:rFonts w:cs="Arial"/>
                      <w:color w:val="000000"/>
                      <w:sz w:val="15"/>
                      <w:szCs w:val="15"/>
                    </w:rPr>
                    <w:t>XXXXXXX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13D5E55E"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3574C2CF"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3366E677"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42FB181E"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73D83E22"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41C3A97F"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79C3C07D" wp14:textId="77777777">
                  <w:pPr>
                    <w:spacing w:after="0"/>
                    <w:jc w:val="right"/>
                    <w:rPr>
                      <w:rFonts w:cs="Arial"/>
                      <w:color w:val="000000"/>
                      <w:sz w:val="15"/>
                      <w:szCs w:val="15"/>
                    </w:rPr>
                  </w:pPr>
                  <w:r w:rsidRPr="005F13D3">
                    <w:rPr>
                      <w:rFonts w:cs="Arial"/>
                      <w:color w:val="000000"/>
                      <w:sz w:val="15"/>
                      <w:szCs w:val="15"/>
                    </w:rPr>
                    <w:t xml:space="preserve">$999.99 </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2DA27533" wp14:textId="77777777">
                  <w:pPr>
                    <w:spacing w:after="0"/>
                    <w:jc w:val="right"/>
                    <w:rPr>
                      <w:rFonts w:cs="Arial"/>
                      <w:color w:val="000000"/>
                      <w:sz w:val="15"/>
                      <w:szCs w:val="15"/>
                    </w:rPr>
                  </w:pPr>
                  <w:r w:rsidRPr="005F13D3">
                    <w:rPr>
                      <w:rFonts w:cs="Arial"/>
                      <w:color w:val="000000"/>
                      <w:sz w:val="15"/>
                      <w:szCs w:val="15"/>
                    </w:rPr>
                    <w:t xml:space="preserve">$999.99 </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10BDFDCA" wp14:textId="77777777">
                  <w:pPr>
                    <w:spacing w:after="0"/>
                    <w:jc w:val="right"/>
                    <w:rPr>
                      <w:rFonts w:cs="Arial"/>
                      <w:color w:val="000000"/>
                      <w:sz w:val="15"/>
                      <w:szCs w:val="15"/>
                    </w:rPr>
                  </w:pPr>
                  <w:r w:rsidRPr="005F13D3">
                    <w:rPr>
                      <w:rFonts w:cs="Arial"/>
                      <w:color w:val="000000"/>
                      <w:sz w:val="15"/>
                      <w:szCs w:val="15"/>
                    </w:rPr>
                    <w:t>$,999.99</w:t>
                  </w:r>
                </w:p>
              </w:tc>
            </w:tr>
            <w:tr w:rsidRPr="005F13D3" w:rsidR="005F13D3" w:rsidTr="005F13D3" w14:paraId="3BADE651" wp14:textId="77777777">
              <w:trPr>
                <w:cantSplit/>
                <w:trHeight w:val="315"/>
              </w:trPr>
              <w:tc>
                <w:tcPr>
                  <w:tcW w:w="960" w:type="dxa"/>
                  <w:tcBorders>
                    <w:top w:val="nil"/>
                    <w:left w:val="single" w:color="999999" w:sz="8" w:space="0"/>
                    <w:bottom w:val="single" w:color="999999" w:sz="8" w:space="0"/>
                    <w:right w:val="single" w:color="999999" w:sz="8" w:space="0"/>
                  </w:tcBorders>
                  <w:vAlign w:val="center"/>
                </w:tcPr>
                <w:p w:rsidRPr="005F13D3" w:rsidR="005F13D3" w:rsidP="005F13D3" w:rsidRDefault="005F13D3" w14:paraId="2F711320"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7357C629"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6FC77FC5" wp14:textId="77777777">
                  <w:pPr>
                    <w:spacing w:after="0"/>
                    <w:jc w:val="right"/>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7B12523B" wp14:textId="77777777">
                  <w:pPr>
                    <w:spacing w:after="0"/>
                    <w:jc w:val="right"/>
                    <w:rPr>
                      <w:rFonts w:cs="Arial"/>
                      <w:color w:val="000000"/>
                      <w:sz w:val="15"/>
                      <w:szCs w:val="15"/>
                    </w:rPr>
                  </w:pPr>
                  <w:r w:rsidRPr="005F13D3">
                    <w:rPr>
                      <w:rFonts w:cs="Arial"/>
                      <w:color w:val="000000"/>
                      <w:sz w:val="15"/>
                      <w:szCs w:val="15"/>
                    </w:rPr>
                    <w:t>XXXXXXXX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2D251316" wp14:textId="77777777">
                  <w:pPr>
                    <w:spacing w:after="0"/>
                    <w:jc w:val="right"/>
                    <w:rPr>
                      <w:rFonts w:cs="Arial"/>
                      <w:color w:val="000000"/>
                      <w:sz w:val="15"/>
                      <w:szCs w:val="15"/>
                    </w:rPr>
                  </w:pPr>
                  <w:r w:rsidRPr="005F13D3">
                    <w:rPr>
                      <w:rFonts w:cs="Arial"/>
                      <w:color w:val="000000"/>
                      <w:sz w:val="15"/>
                      <w:szCs w:val="15"/>
                    </w:rPr>
                    <w:t>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384CAE4C" wp14:textId="77777777">
                  <w:pPr>
                    <w:spacing w:after="0"/>
                    <w:jc w:val="right"/>
                    <w:rPr>
                      <w:rFonts w:cs="Arial"/>
                      <w:color w:val="000000"/>
                      <w:sz w:val="15"/>
                      <w:szCs w:val="15"/>
                    </w:rPr>
                  </w:pPr>
                  <w:r w:rsidRPr="005F13D3">
                    <w:rPr>
                      <w:rFonts w:cs="Arial"/>
                      <w:color w:val="000000"/>
                      <w:sz w:val="15"/>
                      <w:szCs w:val="15"/>
                    </w:rPr>
                    <w:t>XXXXXXX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64B19DFE"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10760FA8"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5A129DC1"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19F3D8AE"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507C00A3"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7429AAF3"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1559D820" wp14:textId="77777777">
                  <w:pPr>
                    <w:spacing w:after="0"/>
                    <w:jc w:val="right"/>
                    <w:rPr>
                      <w:rFonts w:cs="Arial"/>
                      <w:color w:val="000000"/>
                      <w:sz w:val="15"/>
                      <w:szCs w:val="15"/>
                    </w:rPr>
                  </w:pPr>
                  <w:r w:rsidRPr="005F13D3">
                    <w:rPr>
                      <w:rFonts w:cs="Arial"/>
                      <w:color w:val="000000"/>
                      <w:sz w:val="15"/>
                      <w:szCs w:val="15"/>
                    </w:rPr>
                    <w:t xml:space="preserve">$999.99 </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6CDD486A" wp14:textId="77777777">
                  <w:pPr>
                    <w:spacing w:after="0"/>
                    <w:jc w:val="right"/>
                    <w:rPr>
                      <w:rFonts w:cs="Arial"/>
                      <w:color w:val="000000"/>
                      <w:sz w:val="15"/>
                      <w:szCs w:val="15"/>
                    </w:rPr>
                  </w:pPr>
                  <w:r w:rsidRPr="005F13D3">
                    <w:rPr>
                      <w:rFonts w:cs="Arial"/>
                      <w:color w:val="000000"/>
                      <w:sz w:val="15"/>
                      <w:szCs w:val="15"/>
                    </w:rPr>
                    <w:t xml:space="preserve">$999.99 </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150D7F9D" wp14:textId="77777777">
                  <w:pPr>
                    <w:spacing w:after="0"/>
                    <w:jc w:val="right"/>
                    <w:rPr>
                      <w:rFonts w:cs="Arial"/>
                      <w:color w:val="000000"/>
                      <w:sz w:val="15"/>
                      <w:szCs w:val="15"/>
                    </w:rPr>
                  </w:pPr>
                  <w:r w:rsidRPr="005F13D3">
                    <w:rPr>
                      <w:rFonts w:cs="Arial"/>
                      <w:color w:val="000000"/>
                      <w:sz w:val="15"/>
                      <w:szCs w:val="15"/>
                    </w:rPr>
                    <w:t>$,999.99</w:t>
                  </w:r>
                </w:p>
              </w:tc>
            </w:tr>
            <w:tr w:rsidRPr="005F13D3" w:rsidR="005F13D3" w:rsidTr="005F13D3" w14:paraId="64FA69FE" wp14:textId="77777777">
              <w:trPr>
                <w:cantSplit/>
                <w:trHeight w:val="315"/>
              </w:trPr>
              <w:tc>
                <w:tcPr>
                  <w:tcW w:w="960" w:type="dxa"/>
                  <w:tcBorders>
                    <w:top w:val="nil"/>
                    <w:left w:val="single" w:color="999999" w:sz="8" w:space="0"/>
                    <w:bottom w:val="single" w:color="999999" w:sz="8" w:space="0"/>
                    <w:right w:val="single" w:color="999999" w:sz="8" w:space="0"/>
                  </w:tcBorders>
                  <w:vAlign w:val="center"/>
                </w:tcPr>
                <w:p w:rsidRPr="005F13D3" w:rsidR="005F13D3" w:rsidP="005F13D3" w:rsidRDefault="005F13D3" w14:paraId="0D43EBB9"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4AAE32FD"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48E9FFFB" wp14:textId="77777777">
                  <w:pPr>
                    <w:spacing w:after="0"/>
                    <w:jc w:val="right"/>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1202F566" wp14:textId="77777777">
                  <w:pPr>
                    <w:spacing w:after="0"/>
                    <w:jc w:val="right"/>
                    <w:rPr>
                      <w:rFonts w:cs="Arial"/>
                      <w:color w:val="000000"/>
                      <w:sz w:val="15"/>
                      <w:szCs w:val="15"/>
                    </w:rPr>
                  </w:pPr>
                  <w:r w:rsidRPr="005F13D3">
                    <w:rPr>
                      <w:rFonts w:cs="Arial"/>
                      <w:color w:val="000000"/>
                      <w:sz w:val="15"/>
                      <w:szCs w:val="15"/>
                    </w:rPr>
                    <w:t>XXXXXXXX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2D8E549C" wp14:textId="77777777">
                  <w:pPr>
                    <w:spacing w:after="0"/>
                    <w:jc w:val="right"/>
                    <w:rPr>
                      <w:rFonts w:cs="Arial"/>
                      <w:color w:val="000000"/>
                      <w:sz w:val="15"/>
                      <w:szCs w:val="15"/>
                    </w:rPr>
                  </w:pPr>
                  <w:r w:rsidRPr="005F13D3">
                    <w:rPr>
                      <w:rFonts w:cs="Arial"/>
                      <w:color w:val="000000"/>
                      <w:sz w:val="15"/>
                      <w:szCs w:val="15"/>
                    </w:rPr>
                    <w:t>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59BAB9A0" wp14:textId="77777777">
                  <w:pPr>
                    <w:spacing w:after="0"/>
                    <w:jc w:val="right"/>
                    <w:rPr>
                      <w:rFonts w:cs="Arial"/>
                      <w:color w:val="000000"/>
                      <w:sz w:val="15"/>
                      <w:szCs w:val="15"/>
                    </w:rPr>
                  </w:pPr>
                  <w:r w:rsidRPr="005F13D3">
                    <w:rPr>
                      <w:rFonts w:cs="Arial"/>
                      <w:color w:val="000000"/>
                      <w:sz w:val="15"/>
                      <w:szCs w:val="15"/>
                    </w:rPr>
                    <w:t>XXXXXXX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08AE6AED"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711B79BD"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4EDE9698"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08C5A491"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537D94C8"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62AAB0AF"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302C00F9" wp14:textId="77777777">
                  <w:pPr>
                    <w:spacing w:after="0"/>
                    <w:jc w:val="right"/>
                    <w:rPr>
                      <w:rFonts w:cs="Arial"/>
                      <w:color w:val="000000"/>
                      <w:sz w:val="15"/>
                      <w:szCs w:val="15"/>
                    </w:rPr>
                  </w:pPr>
                  <w:r w:rsidRPr="005F13D3">
                    <w:rPr>
                      <w:rFonts w:cs="Arial"/>
                      <w:color w:val="000000"/>
                      <w:sz w:val="15"/>
                      <w:szCs w:val="15"/>
                    </w:rPr>
                    <w:t xml:space="preserve">$999.99 </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0BC9B7AC" wp14:textId="77777777">
                  <w:pPr>
                    <w:spacing w:after="0"/>
                    <w:jc w:val="right"/>
                    <w:rPr>
                      <w:rFonts w:cs="Arial"/>
                      <w:color w:val="000000"/>
                      <w:sz w:val="15"/>
                      <w:szCs w:val="15"/>
                    </w:rPr>
                  </w:pPr>
                  <w:r w:rsidRPr="005F13D3">
                    <w:rPr>
                      <w:rFonts w:cs="Arial"/>
                      <w:color w:val="000000"/>
                      <w:sz w:val="15"/>
                      <w:szCs w:val="15"/>
                    </w:rPr>
                    <w:t xml:space="preserve">$999.99 </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68EF75E3" wp14:textId="77777777">
                  <w:pPr>
                    <w:spacing w:after="0"/>
                    <w:jc w:val="right"/>
                    <w:rPr>
                      <w:rFonts w:cs="Arial"/>
                      <w:color w:val="000000"/>
                      <w:sz w:val="15"/>
                      <w:szCs w:val="15"/>
                    </w:rPr>
                  </w:pPr>
                  <w:r w:rsidRPr="005F13D3">
                    <w:rPr>
                      <w:rFonts w:cs="Arial"/>
                      <w:color w:val="000000"/>
                      <w:sz w:val="15"/>
                      <w:szCs w:val="15"/>
                    </w:rPr>
                    <w:t>$,999.99</w:t>
                  </w:r>
                </w:p>
              </w:tc>
            </w:tr>
            <w:tr w:rsidRPr="005F13D3" w:rsidR="005F13D3" w:rsidTr="005F13D3" w14:paraId="63C32B82" wp14:textId="77777777">
              <w:trPr>
                <w:cantSplit/>
                <w:trHeight w:val="315"/>
              </w:trPr>
              <w:tc>
                <w:tcPr>
                  <w:tcW w:w="960" w:type="dxa"/>
                  <w:tcBorders>
                    <w:top w:val="nil"/>
                    <w:left w:val="single" w:color="999999" w:sz="8" w:space="0"/>
                    <w:bottom w:val="single" w:color="999999" w:sz="8" w:space="0"/>
                    <w:right w:val="single" w:color="999999" w:sz="8" w:space="0"/>
                  </w:tcBorders>
                  <w:vAlign w:val="center"/>
                </w:tcPr>
                <w:p w:rsidRPr="005F13D3" w:rsidR="005F13D3" w:rsidP="005F13D3" w:rsidRDefault="005F13D3" w14:paraId="6F3B3F59"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3C4B958E"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01528D7B" wp14:textId="77777777">
                  <w:pPr>
                    <w:spacing w:after="0"/>
                    <w:jc w:val="right"/>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6B21D750" wp14:textId="77777777">
                  <w:pPr>
                    <w:spacing w:after="0"/>
                    <w:jc w:val="right"/>
                    <w:rPr>
                      <w:rFonts w:cs="Arial"/>
                      <w:color w:val="000000"/>
                      <w:sz w:val="15"/>
                      <w:szCs w:val="15"/>
                    </w:rPr>
                  </w:pPr>
                  <w:r w:rsidRPr="005F13D3">
                    <w:rPr>
                      <w:rFonts w:cs="Arial"/>
                      <w:color w:val="000000"/>
                      <w:sz w:val="15"/>
                      <w:szCs w:val="15"/>
                    </w:rPr>
                    <w:t>XXXXXXXX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49066108" wp14:textId="77777777">
                  <w:pPr>
                    <w:spacing w:after="0"/>
                    <w:jc w:val="right"/>
                    <w:rPr>
                      <w:rFonts w:cs="Arial"/>
                      <w:color w:val="000000"/>
                      <w:sz w:val="15"/>
                      <w:szCs w:val="15"/>
                    </w:rPr>
                  </w:pPr>
                  <w:r w:rsidRPr="005F13D3">
                    <w:rPr>
                      <w:rFonts w:cs="Arial"/>
                      <w:color w:val="000000"/>
                      <w:sz w:val="15"/>
                      <w:szCs w:val="15"/>
                    </w:rPr>
                    <w:t>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6D982023" wp14:textId="77777777">
                  <w:pPr>
                    <w:spacing w:after="0"/>
                    <w:jc w:val="right"/>
                    <w:rPr>
                      <w:rFonts w:cs="Arial"/>
                      <w:color w:val="000000"/>
                      <w:sz w:val="15"/>
                      <w:szCs w:val="15"/>
                    </w:rPr>
                  </w:pPr>
                  <w:r w:rsidRPr="005F13D3">
                    <w:rPr>
                      <w:rFonts w:cs="Arial"/>
                      <w:color w:val="000000"/>
                      <w:sz w:val="15"/>
                      <w:szCs w:val="15"/>
                    </w:rPr>
                    <w:t>XXXXXXX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228DB069"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4678EB71"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6EAF0CC0"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73B8E4EA"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3C1FE7EE"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314D60DC"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54A134C0" wp14:textId="77777777">
                  <w:pPr>
                    <w:spacing w:after="0"/>
                    <w:jc w:val="right"/>
                    <w:rPr>
                      <w:rFonts w:cs="Arial"/>
                      <w:color w:val="000000"/>
                      <w:sz w:val="15"/>
                      <w:szCs w:val="15"/>
                    </w:rPr>
                  </w:pPr>
                  <w:r w:rsidRPr="005F13D3">
                    <w:rPr>
                      <w:rFonts w:cs="Arial"/>
                      <w:color w:val="000000"/>
                      <w:sz w:val="15"/>
                      <w:szCs w:val="15"/>
                    </w:rPr>
                    <w:t xml:space="preserve">$999.99 </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17E755A8" wp14:textId="77777777">
                  <w:pPr>
                    <w:spacing w:after="0"/>
                    <w:jc w:val="right"/>
                    <w:rPr>
                      <w:rFonts w:cs="Arial"/>
                      <w:color w:val="000000"/>
                      <w:sz w:val="15"/>
                      <w:szCs w:val="15"/>
                    </w:rPr>
                  </w:pPr>
                  <w:r w:rsidRPr="005F13D3">
                    <w:rPr>
                      <w:rFonts w:cs="Arial"/>
                      <w:color w:val="000000"/>
                      <w:sz w:val="15"/>
                      <w:szCs w:val="15"/>
                    </w:rPr>
                    <w:t xml:space="preserve">$999.99 </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38F0A9A0" wp14:textId="77777777">
                  <w:pPr>
                    <w:spacing w:after="0"/>
                    <w:jc w:val="right"/>
                    <w:rPr>
                      <w:rFonts w:cs="Arial"/>
                      <w:color w:val="000000"/>
                      <w:sz w:val="15"/>
                      <w:szCs w:val="15"/>
                    </w:rPr>
                  </w:pPr>
                  <w:r w:rsidRPr="005F13D3">
                    <w:rPr>
                      <w:rFonts w:cs="Arial"/>
                      <w:color w:val="000000"/>
                      <w:sz w:val="15"/>
                      <w:szCs w:val="15"/>
                    </w:rPr>
                    <w:t>$,999.99</w:t>
                  </w:r>
                </w:p>
              </w:tc>
            </w:tr>
            <w:tr w:rsidRPr="005F13D3" w:rsidR="005F13D3" w:rsidTr="005F13D3" w14:paraId="04A8AB81" wp14:textId="77777777">
              <w:trPr>
                <w:cantSplit/>
                <w:trHeight w:val="315"/>
              </w:trPr>
              <w:tc>
                <w:tcPr>
                  <w:tcW w:w="960" w:type="dxa"/>
                  <w:tcBorders>
                    <w:top w:val="nil"/>
                    <w:left w:val="single" w:color="999999" w:sz="8" w:space="0"/>
                    <w:bottom w:val="single" w:color="999999" w:sz="8" w:space="0"/>
                    <w:right w:val="single" w:color="999999" w:sz="8" w:space="0"/>
                  </w:tcBorders>
                  <w:vAlign w:val="center"/>
                </w:tcPr>
                <w:p w:rsidRPr="005F13D3" w:rsidR="005F13D3" w:rsidP="004B42EC" w:rsidRDefault="005F13D3" w14:paraId="4F84718A"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6959EC26"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2C33963E" wp14:textId="77777777">
                  <w:pPr>
                    <w:spacing w:after="0"/>
                    <w:jc w:val="right"/>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2192F646" wp14:textId="77777777">
                  <w:pPr>
                    <w:spacing w:after="0"/>
                    <w:jc w:val="right"/>
                    <w:rPr>
                      <w:rFonts w:cs="Arial"/>
                      <w:color w:val="000000"/>
                      <w:sz w:val="15"/>
                      <w:szCs w:val="15"/>
                    </w:rPr>
                  </w:pPr>
                  <w:r w:rsidRPr="005F13D3">
                    <w:rPr>
                      <w:rFonts w:cs="Arial"/>
                      <w:color w:val="000000"/>
                      <w:sz w:val="15"/>
                      <w:szCs w:val="15"/>
                    </w:rPr>
                    <w:t>XXXXXXXX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4A765447" wp14:textId="77777777">
                  <w:pPr>
                    <w:spacing w:after="0"/>
                    <w:jc w:val="right"/>
                    <w:rPr>
                      <w:rFonts w:cs="Arial"/>
                      <w:color w:val="000000"/>
                      <w:sz w:val="15"/>
                      <w:szCs w:val="15"/>
                    </w:rPr>
                  </w:pPr>
                  <w:r w:rsidRPr="005F13D3">
                    <w:rPr>
                      <w:rFonts w:cs="Arial"/>
                      <w:color w:val="000000"/>
                      <w:sz w:val="15"/>
                      <w:szCs w:val="15"/>
                    </w:rPr>
                    <w:t>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7E76AE3D" wp14:textId="77777777">
                  <w:pPr>
                    <w:spacing w:after="0"/>
                    <w:jc w:val="right"/>
                    <w:rPr>
                      <w:rFonts w:cs="Arial"/>
                      <w:color w:val="000000"/>
                      <w:sz w:val="15"/>
                      <w:szCs w:val="15"/>
                    </w:rPr>
                  </w:pPr>
                  <w:r w:rsidRPr="005F13D3">
                    <w:rPr>
                      <w:rFonts w:cs="Arial"/>
                      <w:color w:val="000000"/>
                      <w:sz w:val="15"/>
                      <w:szCs w:val="15"/>
                    </w:rPr>
                    <w:t>XXXXXXX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535EC102"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5B52F15A"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732A2A6F"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37C73CE7"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5BBDAE17"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5D6B9E51"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286764B6" wp14:textId="77777777">
                  <w:pPr>
                    <w:spacing w:after="0"/>
                    <w:jc w:val="right"/>
                    <w:rPr>
                      <w:rFonts w:cs="Arial"/>
                      <w:color w:val="000000"/>
                      <w:sz w:val="15"/>
                      <w:szCs w:val="15"/>
                    </w:rPr>
                  </w:pPr>
                  <w:r w:rsidRPr="005F13D3">
                    <w:rPr>
                      <w:rFonts w:cs="Arial"/>
                      <w:color w:val="000000"/>
                      <w:sz w:val="15"/>
                      <w:szCs w:val="15"/>
                    </w:rPr>
                    <w:t xml:space="preserve">$999.99 </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0202D2EF" wp14:textId="77777777">
                  <w:pPr>
                    <w:spacing w:after="0"/>
                    <w:jc w:val="right"/>
                    <w:rPr>
                      <w:rFonts w:cs="Arial"/>
                      <w:color w:val="000000"/>
                      <w:sz w:val="15"/>
                      <w:szCs w:val="15"/>
                    </w:rPr>
                  </w:pPr>
                  <w:r w:rsidRPr="005F13D3">
                    <w:rPr>
                      <w:rFonts w:cs="Arial"/>
                      <w:color w:val="000000"/>
                      <w:sz w:val="15"/>
                      <w:szCs w:val="15"/>
                    </w:rPr>
                    <w:t xml:space="preserve">$999.99 </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155DBB56" wp14:textId="77777777">
                  <w:pPr>
                    <w:spacing w:after="0"/>
                    <w:jc w:val="right"/>
                    <w:rPr>
                      <w:rFonts w:cs="Arial"/>
                      <w:color w:val="000000"/>
                      <w:sz w:val="15"/>
                      <w:szCs w:val="15"/>
                    </w:rPr>
                  </w:pPr>
                  <w:r w:rsidRPr="005F13D3">
                    <w:rPr>
                      <w:rFonts w:cs="Arial"/>
                      <w:color w:val="000000"/>
                      <w:sz w:val="15"/>
                      <w:szCs w:val="15"/>
                    </w:rPr>
                    <w:t>$,999.99</w:t>
                  </w:r>
                </w:p>
              </w:tc>
            </w:tr>
            <w:tr w:rsidRPr="005F13D3" w:rsidR="005F13D3" w:rsidTr="005F13D3" w14:paraId="1C7DE831" wp14:textId="77777777">
              <w:trPr>
                <w:cantSplit/>
                <w:trHeight w:val="315"/>
              </w:trPr>
              <w:tc>
                <w:tcPr>
                  <w:tcW w:w="960" w:type="dxa"/>
                  <w:tcBorders>
                    <w:top w:val="nil"/>
                    <w:left w:val="single" w:color="999999" w:sz="8" w:space="0"/>
                    <w:bottom w:val="single" w:color="999999" w:sz="8" w:space="0"/>
                    <w:right w:val="single" w:color="999999" w:sz="8" w:space="0"/>
                  </w:tcBorders>
                  <w:vAlign w:val="center"/>
                </w:tcPr>
                <w:p w:rsidRPr="005F13D3" w:rsidR="005F13D3" w:rsidP="004B42EC" w:rsidRDefault="005F13D3" w14:paraId="301537D7"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22CEAC12"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18998BC2" wp14:textId="77777777">
                  <w:pPr>
                    <w:spacing w:after="0"/>
                    <w:jc w:val="right"/>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2082BAC6" wp14:textId="77777777">
                  <w:pPr>
                    <w:spacing w:after="0"/>
                    <w:jc w:val="right"/>
                    <w:rPr>
                      <w:rFonts w:cs="Arial"/>
                      <w:color w:val="000000"/>
                      <w:sz w:val="15"/>
                      <w:szCs w:val="15"/>
                    </w:rPr>
                  </w:pPr>
                  <w:r w:rsidRPr="005F13D3">
                    <w:rPr>
                      <w:rFonts w:cs="Arial"/>
                      <w:color w:val="000000"/>
                      <w:sz w:val="15"/>
                      <w:szCs w:val="15"/>
                    </w:rPr>
                    <w:t>XXXXXXXX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15460835" wp14:textId="77777777">
                  <w:pPr>
                    <w:spacing w:after="0"/>
                    <w:jc w:val="right"/>
                    <w:rPr>
                      <w:rFonts w:cs="Arial"/>
                      <w:color w:val="000000"/>
                      <w:sz w:val="15"/>
                      <w:szCs w:val="15"/>
                    </w:rPr>
                  </w:pPr>
                  <w:r w:rsidRPr="005F13D3">
                    <w:rPr>
                      <w:rFonts w:cs="Arial"/>
                      <w:color w:val="000000"/>
                      <w:sz w:val="15"/>
                      <w:szCs w:val="15"/>
                    </w:rPr>
                    <w:t>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4D8FB44C" wp14:textId="77777777">
                  <w:pPr>
                    <w:spacing w:after="0"/>
                    <w:jc w:val="right"/>
                    <w:rPr>
                      <w:rFonts w:cs="Arial"/>
                      <w:color w:val="000000"/>
                      <w:sz w:val="15"/>
                      <w:szCs w:val="15"/>
                    </w:rPr>
                  </w:pPr>
                  <w:r w:rsidRPr="005F13D3">
                    <w:rPr>
                      <w:rFonts w:cs="Arial"/>
                      <w:color w:val="000000"/>
                      <w:sz w:val="15"/>
                      <w:szCs w:val="15"/>
                    </w:rPr>
                    <w:t>XXXXXXX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48578135"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0A0BA366" wp14:textId="77777777">
                  <w:pPr>
                    <w:spacing w:after="0"/>
                    <w:jc w:val="center"/>
                    <w:rPr>
                      <w:rFonts w:cs="Arial"/>
                      <w:color w:val="000000"/>
                      <w:sz w:val="15"/>
                      <w:szCs w:val="15"/>
                    </w:rPr>
                  </w:pPr>
                  <w:r w:rsidRPr="005F13D3">
                    <w:rPr>
                      <w:rFonts w:cs="Arial"/>
                      <w:color w:val="000000"/>
                      <w:sz w:val="15"/>
                      <w:szCs w:val="15"/>
                    </w:rPr>
                    <w:t>XXXXX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3190350E"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5703067C"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01967C6F"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4B42EC" w:rsidRDefault="005F13D3" w14:paraId="11465557" wp14:textId="77777777">
                  <w:pPr>
                    <w:spacing w:after="0"/>
                    <w:jc w:val="center"/>
                    <w:rPr>
                      <w:rFonts w:cs="Arial"/>
                      <w:color w:val="000000"/>
                      <w:sz w:val="15"/>
                      <w:szCs w:val="15"/>
                    </w:rPr>
                  </w:pPr>
                  <w:r w:rsidRPr="005F13D3">
                    <w:rPr>
                      <w:rFonts w:cs="Arial"/>
                      <w:color w:val="000000"/>
                      <w:sz w:val="15"/>
                      <w:szCs w:val="15"/>
                    </w:rPr>
                    <w:t>XX</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0AA6D6B4" wp14:textId="77777777">
                  <w:pPr>
                    <w:spacing w:after="0"/>
                    <w:jc w:val="right"/>
                    <w:rPr>
                      <w:rFonts w:cs="Arial"/>
                      <w:color w:val="000000"/>
                      <w:sz w:val="15"/>
                      <w:szCs w:val="15"/>
                    </w:rPr>
                  </w:pPr>
                  <w:r w:rsidRPr="005F13D3">
                    <w:rPr>
                      <w:rFonts w:cs="Arial"/>
                      <w:color w:val="000000"/>
                      <w:sz w:val="15"/>
                      <w:szCs w:val="15"/>
                    </w:rPr>
                    <w:t xml:space="preserve">$999.99 </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4243EE68" wp14:textId="77777777">
                  <w:pPr>
                    <w:spacing w:after="0"/>
                    <w:jc w:val="right"/>
                    <w:rPr>
                      <w:rFonts w:cs="Arial"/>
                      <w:color w:val="000000"/>
                      <w:sz w:val="15"/>
                      <w:szCs w:val="15"/>
                    </w:rPr>
                  </w:pPr>
                  <w:r w:rsidRPr="005F13D3">
                    <w:rPr>
                      <w:rFonts w:cs="Arial"/>
                      <w:color w:val="000000"/>
                      <w:sz w:val="15"/>
                      <w:szCs w:val="15"/>
                    </w:rPr>
                    <w:t xml:space="preserve">$999.99 </w:t>
                  </w:r>
                </w:p>
              </w:tc>
              <w:tc>
                <w:tcPr>
                  <w:tcW w:w="960" w:type="dxa"/>
                  <w:tcBorders>
                    <w:top w:val="nil"/>
                    <w:left w:val="nil"/>
                    <w:bottom w:val="single" w:color="999999" w:sz="8" w:space="0"/>
                    <w:right w:val="single" w:color="999999" w:sz="8" w:space="0"/>
                  </w:tcBorders>
                  <w:vAlign w:val="center"/>
                </w:tcPr>
                <w:p w:rsidRPr="005F13D3" w:rsidR="005F13D3" w:rsidP="005F13D3" w:rsidRDefault="005F13D3" w14:paraId="5D0A7E44" wp14:textId="77777777">
                  <w:pPr>
                    <w:spacing w:after="0"/>
                    <w:jc w:val="right"/>
                    <w:rPr>
                      <w:rFonts w:cs="Arial"/>
                      <w:color w:val="000000"/>
                      <w:sz w:val="15"/>
                      <w:szCs w:val="15"/>
                    </w:rPr>
                  </w:pPr>
                  <w:r w:rsidRPr="005F13D3">
                    <w:rPr>
                      <w:rFonts w:cs="Arial"/>
                      <w:color w:val="000000"/>
                      <w:sz w:val="15"/>
                      <w:szCs w:val="15"/>
                    </w:rPr>
                    <w:t>$,999.99</w:t>
                  </w:r>
                </w:p>
              </w:tc>
            </w:tr>
            <w:tr w:rsidRPr="005F13D3" w:rsidR="005F13D3" w:rsidTr="005F13D3" w14:paraId="49E660F8" wp14:textId="77777777">
              <w:trPr>
                <w:cantSplit/>
                <w:trHeight w:val="315"/>
              </w:trPr>
              <w:tc>
                <w:tcPr>
                  <w:tcW w:w="11520" w:type="dxa"/>
                  <w:gridSpan w:val="12"/>
                  <w:tcBorders>
                    <w:top w:val="single" w:color="999999" w:sz="8" w:space="0"/>
                    <w:left w:val="single" w:color="999999" w:sz="8" w:space="0"/>
                    <w:bottom w:val="single" w:color="999999" w:sz="8" w:space="0"/>
                    <w:right w:val="single" w:color="999999" w:sz="8" w:space="0"/>
                  </w:tcBorders>
                  <w:shd w:val="clear" w:color="000000" w:fill="B3C5FF"/>
                  <w:vAlign w:val="center"/>
                </w:tcPr>
                <w:p w:rsidRPr="005F13D3" w:rsidR="005F13D3" w:rsidP="005F13D3" w:rsidRDefault="005F13D3" w14:paraId="113515B1" wp14:textId="77777777">
                  <w:pPr>
                    <w:spacing w:after="0"/>
                    <w:jc w:val="right"/>
                    <w:rPr>
                      <w:rFonts w:cs="Arial"/>
                      <w:b/>
                      <w:bCs/>
                      <w:color w:val="000000"/>
                      <w:sz w:val="15"/>
                      <w:szCs w:val="15"/>
                    </w:rPr>
                  </w:pPr>
                  <w:r w:rsidRPr="005F13D3">
                    <w:rPr>
                      <w:rFonts w:cs="Arial"/>
                      <w:b/>
                      <w:color w:val="000000"/>
                      <w:sz w:val="15"/>
                      <w:szCs w:val="15"/>
                    </w:rPr>
                    <w:t>Total:</w:t>
                  </w:r>
                </w:p>
              </w:tc>
              <w:tc>
                <w:tcPr>
                  <w:tcW w:w="960" w:type="dxa"/>
                  <w:tcBorders>
                    <w:top w:val="nil"/>
                    <w:left w:val="nil"/>
                    <w:bottom w:val="single" w:color="999999" w:sz="8" w:space="0"/>
                    <w:right w:val="single" w:color="999999" w:sz="8" w:space="0"/>
                  </w:tcBorders>
                  <w:shd w:val="clear" w:color="000000" w:fill="B3C5FF"/>
                  <w:vAlign w:val="center"/>
                </w:tcPr>
                <w:p w:rsidRPr="005F13D3" w:rsidR="005F13D3" w:rsidP="005F13D3" w:rsidRDefault="005F13D3" w14:paraId="4C1A77B4" wp14:textId="77777777">
                  <w:pPr>
                    <w:spacing w:after="0"/>
                    <w:jc w:val="right"/>
                    <w:rPr>
                      <w:rFonts w:cs="Arial"/>
                      <w:b/>
                      <w:bCs/>
                      <w:color w:val="000000"/>
                      <w:sz w:val="15"/>
                      <w:szCs w:val="15"/>
                    </w:rPr>
                  </w:pPr>
                  <w:r w:rsidRPr="005F13D3">
                    <w:rPr>
                      <w:rFonts w:cs="Arial"/>
                      <w:b/>
                      <w:color w:val="000000"/>
                      <w:sz w:val="15"/>
                      <w:szCs w:val="15"/>
                    </w:rPr>
                    <w:t xml:space="preserve">$9,999.99 </w:t>
                  </w:r>
                </w:p>
              </w:tc>
              <w:tc>
                <w:tcPr>
                  <w:tcW w:w="960" w:type="dxa"/>
                  <w:tcBorders>
                    <w:top w:val="nil"/>
                    <w:left w:val="nil"/>
                    <w:bottom w:val="single" w:color="999999" w:sz="8" w:space="0"/>
                    <w:right w:val="single" w:color="999999" w:sz="8" w:space="0"/>
                  </w:tcBorders>
                  <w:shd w:val="clear" w:color="000000" w:fill="B3C5FF"/>
                  <w:vAlign w:val="center"/>
                </w:tcPr>
                <w:p w:rsidRPr="005F13D3" w:rsidR="005F13D3" w:rsidP="005F13D3" w:rsidRDefault="005F13D3" w14:paraId="09219EB6" wp14:textId="77777777">
                  <w:pPr>
                    <w:spacing w:after="0"/>
                    <w:jc w:val="right"/>
                    <w:rPr>
                      <w:rFonts w:cs="Arial"/>
                      <w:b/>
                      <w:bCs/>
                      <w:color w:val="000000"/>
                      <w:sz w:val="15"/>
                      <w:szCs w:val="15"/>
                    </w:rPr>
                  </w:pPr>
                  <w:r w:rsidRPr="005F13D3">
                    <w:rPr>
                      <w:rFonts w:cs="Arial"/>
                      <w:b/>
                      <w:color w:val="000000"/>
                      <w:sz w:val="15"/>
                      <w:szCs w:val="15"/>
                    </w:rPr>
                    <w:t xml:space="preserve">$9,999.99 </w:t>
                  </w:r>
                </w:p>
              </w:tc>
              <w:tc>
                <w:tcPr>
                  <w:tcW w:w="960" w:type="dxa"/>
                  <w:tcBorders>
                    <w:top w:val="nil"/>
                    <w:left w:val="nil"/>
                    <w:bottom w:val="single" w:color="999999" w:sz="8" w:space="0"/>
                    <w:right w:val="single" w:color="999999" w:sz="8" w:space="0"/>
                  </w:tcBorders>
                  <w:shd w:val="clear" w:color="000000" w:fill="B3C5FF"/>
                  <w:vAlign w:val="center"/>
                </w:tcPr>
                <w:p w:rsidRPr="005F13D3" w:rsidR="005F13D3" w:rsidP="005F13D3" w:rsidRDefault="005F13D3" w14:paraId="522E78AB" wp14:textId="77777777">
                  <w:pPr>
                    <w:spacing w:after="0"/>
                    <w:jc w:val="right"/>
                    <w:rPr>
                      <w:rFonts w:cs="Arial"/>
                      <w:b/>
                      <w:bCs/>
                      <w:color w:val="000000"/>
                      <w:sz w:val="15"/>
                      <w:szCs w:val="15"/>
                    </w:rPr>
                  </w:pPr>
                  <w:r w:rsidRPr="005F13D3">
                    <w:rPr>
                      <w:rFonts w:cs="Arial"/>
                      <w:b/>
                      <w:color w:val="000000"/>
                      <w:sz w:val="15"/>
                      <w:szCs w:val="15"/>
                    </w:rPr>
                    <w:t xml:space="preserve">$9,999.99 </w:t>
                  </w:r>
                </w:p>
              </w:tc>
            </w:tr>
          </w:tbl>
          <w:p w:rsidR="00CE759A" w:rsidRDefault="00CE759A" w14:paraId="142D48B9" wp14:textId="77777777">
            <w:pPr>
              <w:pStyle w:val="Figure"/>
              <w:rPr>
                <w:rFonts w:ascii="Arial" w:hAnsi="Arial" w:cs="Arial"/>
                <w:bCs w:val="0"/>
                <w:color w:val="FFFFFF"/>
                <w:sz w:val="23"/>
                <w:szCs w:val="23"/>
              </w:rPr>
            </w:pPr>
          </w:p>
        </w:tc>
      </w:tr>
      <w:tr xmlns:wp14="http://schemas.microsoft.com/office/word/2010/wordml" w:rsidR="00CF42A3" w14:paraId="25ED151C" wp14:textId="77777777">
        <w:tblPrEx>
          <w:tblCellMar>
            <w:top w:w="0" w:type="dxa"/>
            <w:bottom w:w="0" w:type="dxa"/>
          </w:tblCellMar>
        </w:tblPrEx>
        <w:trPr>
          <w:cantSplit/>
          <w:trHeight w:val="292"/>
          <w:jc w:val="center"/>
        </w:trPr>
        <w:tc>
          <w:tcPr>
            <w:tcW w:w="5000" w:type="pct"/>
            <w:gridSpan w:val="5"/>
            <w:tcBorders>
              <w:bottom w:val="nil"/>
            </w:tcBorders>
          </w:tcPr>
          <w:p w:rsidR="00CF42A3" w:rsidRDefault="00CF42A3" w14:paraId="56B73A94" wp14:textId="77777777">
            <w:pPr>
              <w:pStyle w:val="Figure"/>
              <w:jc w:val="right"/>
              <w:rPr>
                <w:rFonts w:ascii="Arial" w:hAnsi="Arial" w:cs="Arial"/>
                <w:sz w:val="17"/>
                <w:szCs w:val="17"/>
              </w:rPr>
            </w:pPr>
          </w:p>
        </w:tc>
      </w:tr>
      <w:tr xmlns:wp14="http://schemas.microsoft.com/office/word/2010/wordml" w:rsidR="00CF42A3" w:rsidTr="005F13D3" w14:paraId="77FAB82B" wp14:textId="77777777">
        <w:tblPrEx>
          <w:tblCellMar>
            <w:top w:w="0" w:type="dxa"/>
            <w:bottom w:w="0" w:type="dxa"/>
          </w:tblCellMar>
        </w:tblPrEx>
        <w:trPr>
          <w:cantSplit/>
          <w:trHeight w:val="292"/>
          <w:jc w:val="center"/>
        </w:trPr>
        <w:tc>
          <w:tcPr>
            <w:tcW w:w="1677" w:type="pct"/>
            <w:gridSpan w:val="2"/>
            <w:tcBorders>
              <w:top w:val="nil"/>
              <w:bottom w:val="single" w:color="auto" w:sz="4" w:space="0"/>
            </w:tcBorders>
          </w:tcPr>
          <w:p w:rsidR="00CF42A3" w:rsidRDefault="00CF42A3" w14:paraId="7797D191" wp14:textId="77777777">
            <w:pPr>
              <w:pStyle w:val="Figure"/>
              <w:spacing w:before="60" w:after="60"/>
              <w:rPr>
                <w:rFonts w:ascii="Arial" w:hAnsi="Arial" w:cs="Arial"/>
                <w:sz w:val="17"/>
                <w:szCs w:val="17"/>
              </w:rPr>
            </w:pPr>
            <w:r>
              <w:rPr>
                <w:rFonts w:ascii="Arial" w:hAnsi="Arial" w:cs="Arial"/>
                <w:sz w:val="17"/>
                <w:szCs w:val="17"/>
              </w:rPr>
              <w:t xml:space="preserve">Run Date: MM/DD/CCYY </w:t>
            </w:r>
          </w:p>
        </w:tc>
        <w:tc>
          <w:tcPr>
            <w:tcW w:w="1588" w:type="pct"/>
            <w:tcBorders>
              <w:top w:val="nil"/>
              <w:bottom w:val="single" w:color="auto" w:sz="4" w:space="0"/>
            </w:tcBorders>
          </w:tcPr>
          <w:p w:rsidR="00CF42A3" w:rsidRDefault="00CF42A3" w14:paraId="6E272AF7" wp14:textId="77777777">
            <w:pPr>
              <w:pStyle w:val="Figure"/>
              <w:spacing w:before="60" w:after="60"/>
              <w:jc w:val="center"/>
              <w:rPr>
                <w:rFonts w:ascii="Arial" w:hAnsi="Arial" w:cs="Arial"/>
                <w:sz w:val="17"/>
                <w:szCs w:val="17"/>
              </w:rPr>
            </w:pPr>
            <w:r>
              <w:rPr>
                <w:rFonts w:ascii="Arial" w:hAnsi="Arial" w:cs="Arial"/>
                <w:sz w:val="17"/>
                <w:szCs w:val="17"/>
              </w:rPr>
              <w:t>Page:  X of Y</w:t>
            </w:r>
          </w:p>
        </w:tc>
        <w:tc>
          <w:tcPr>
            <w:tcW w:w="1734" w:type="pct"/>
            <w:gridSpan w:val="2"/>
            <w:tcBorders>
              <w:top w:val="nil"/>
              <w:bottom w:val="single" w:color="auto" w:sz="4" w:space="0"/>
            </w:tcBorders>
          </w:tcPr>
          <w:p w:rsidR="00CF42A3" w:rsidRDefault="00CF42A3" w14:paraId="57EC816D" wp14:textId="77777777">
            <w:pPr>
              <w:pStyle w:val="Figure"/>
              <w:spacing w:before="60" w:after="60"/>
              <w:jc w:val="right"/>
              <w:rPr>
                <w:rFonts w:ascii="Arial" w:hAnsi="Arial" w:cs="Arial"/>
                <w:sz w:val="17"/>
                <w:szCs w:val="17"/>
              </w:rPr>
            </w:pPr>
            <w:r>
              <w:rPr>
                <w:rFonts w:ascii="Arial" w:hAnsi="Arial" w:cs="Arial"/>
                <w:sz w:val="17"/>
                <w:szCs w:val="17"/>
              </w:rPr>
              <w:t xml:space="preserve">Run Time: HH:MM:SS </w:t>
            </w:r>
          </w:p>
        </w:tc>
      </w:tr>
    </w:tbl>
    <w:p xmlns:wp14="http://schemas.microsoft.com/office/word/2010/wordml" w:rsidR="00CE759A" w:rsidRDefault="00CE759A" w14:paraId="04165889" wp14:textId="77777777">
      <w:pPr>
        <w:ind w:firstLine="720"/>
        <w:rPr>
          <w:rFonts w:cs="Arial"/>
          <w:sz w:val="19"/>
          <w:szCs w:val="19"/>
        </w:rPr>
      </w:pPr>
    </w:p>
    <w:p xmlns:wp14="http://schemas.microsoft.com/office/word/2010/wordml" w:rsidRPr="000308BA" w:rsidR="00CE759A" w:rsidP="000308BA" w:rsidRDefault="00CE759A" w14:paraId="192CF078" wp14:textId="77777777">
      <w:pPr>
        <w:pStyle w:val="Heading6"/>
      </w:pPr>
      <w:r w:rsidRPr="000308BA">
        <w:br w:type="page"/>
      </w:r>
      <w:r w:rsidRPr="000308BA">
        <w:t xml:space="preserve">Report Specification - OPR-SRA-124 - Service Authorization Cost </w:t>
      </w:r>
      <w:r w:rsidR="004A282C">
        <w:t>Savings</w:t>
      </w:r>
      <w:r w:rsidRPr="000308BA">
        <w:t xml:space="preserve"> </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694"/>
        <w:gridCol w:w="1274"/>
        <w:gridCol w:w="1617"/>
        <w:gridCol w:w="1154"/>
        <w:gridCol w:w="1151"/>
        <w:gridCol w:w="2461"/>
        <w:gridCol w:w="5031"/>
        <w:gridCol w:w="8"/>
      </w:tblGrid>
      <w:tr xmlns:wp14="http://schemas.microsoft.com/office/word/2010/wordml" w:rsidR="00CE759A" w14:paraId="5FCC3E68" wp14:textId="77777777">
        <w:tblPrEx>
          <w:tblCellMar>
            <w:top w:w="0" w:type="dxa"/>
            <w:bottom w:w="0" w:type="dxa"/>
          </w:tblCellMar>
        </w:tblPrEx>
        <w:trPr>
          <w:cantSplit/>
          <w:trHeight w:val="432" w:hRule="exact"/>
          <w:tblHeader/>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FF0000"/>
            <w:vAlign w:val="center"/>
          </w:tcPr>
          <w:p w:rsidR="00CE759A" w:rsidP="003A71B0" w:rsidRDefault="00CE759A" w14:paraId="5CDD1A46" wp14:textId="77777777">
            <w:pPr>
              <w:jc w:val="center"/>
              <w:rPr>
                <w:rFonts w:eastAsia="MS Mincho"/>
              </w:rPr>
            </w:pPr>
            <w:r>
              <w:rPr>
                <w:rFonts w:eastAsia="MS Mincho"/>
              </w:rPr>
              <w:t>NH MMIS REPORT SPECIFICATION</w:t>
            </w:r>
          </w:p>
        </w:tc>
      </w:tr>
      <w:tr xmlns:wp14="http://schemas.microsoft.com/office/word/2010/wordml" w:rsidR="00CE759A" w14:paraId="7B84BAD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89" w:type="pct"/>
            <w:vMerge w:val="restart"/>
            <w:tcBorders>
              <w:top w:val="single" w:color="auto" w:sz="4" w:space="0"/>
            </w:tcBorders>
            <w:vAlign w:val="center"/>
          </w:tcPr>
          <w:p w:rsidRPr="009D11F7" w:rsidR="00CE759A" w:rsidRDefault="00CE759A" w14:paraId="4B2FB921" wp14:textId="77777777">
            <w:pPr>
              <w:pStyle w:val="BodytextChar"/>
              <w:spacing w:before="40" w:after="40"/>
              <w:jc w:val="center"/>
              <w:rPr>
                <w:rStyle w:val="ModernBodyTextChar"/>
                <w:rFonts w:cs="Arial"/>
                <w:b/>
                <w:noProof/>
                <w:color w:val="000000"/>
                <w:sz w:val="18"/>
                <w:szCs w:val="21"/>
              </w:rPr>
            </w:pPr>
            <w:r w:rsidRPr="009D11F7">
              <w:rPr>
                <w:rStyle w:val="ModernTableText"/>
                <w:rFonts w:cs="Arial"/>
                <w:b/>
                <w:noProof/>
                <w:color w:val="000000"/>
                <w:szCs w:val="17"/>
              </w:rPr>
              <w:t>Presentation Type:</w:t>
            </w:r>
          </w:p>
        </w:tc>
        <w:tc>
          <w:tcPr>
            <w:tcW w:w="4411" w:type="pct"/>
            <w:gridSpan w:val="7"/>
            <w:tcBorders>
              <w:top w:val="single" w:color="auto" w:sz="4" w:space="0"/>
            </w:tcBorders>
            <w:vAlign w:val="center"/>
          </w:tcPr>
          <w:p w:rsidRPr="009D11F7" w:rsidR="00CE759A" w:rsidP="00431354" w:rsidRDefault="00CE759A" w14:paraId="2B965972" wp14:textId="77777777">
            <w:pPr>
              <w:pStyle w:val="Header"/>
              <w:pBdr>
                <w:bottom w:val="none" w:color="auto" w:sz="0" w:space="0"/>
              </w:pBdr>
              <w:spacing w:before="40" w:after="40"/>
              <w:rPr>
                <w:rStyle w:val="ModernBodyTextChar"/>
                <w:b w:val="0"/>
                <w:noProof/>
                <w:sz w:val="18"/>
                <w:szCs w:val="21"/>
              </w:rPr>
            </w:pPr>
            <w:r w:rsidRPr="00105EB0">
              <w:rPr>
                <w:rStyle w:val="ModernTableText"/>
                <w:rFonts w:ascii="Wingdings" w:hAnsi="Wingdings" w:eastAsia="Wingdings" w:cs="Wingdings"/>
                <w:b w:val="0"/>
                <w:noProof/>
                <w:szCs w:val="23"/>
                <w:lang w:val="en-US" w:eastAsia="en-US"/>
              </w:rPr>
              <w:t>þ</w:t>
            </w:r>
            <w:r w:rsidRPr="00105EB0">
              <w:rPr>
                <w:rStyle w:val="ModernTableText"/>
                <w:b w:val="0"/>
                <w:noProof/>
                <w:szCs w:val="17"/>
                <w:lang w:val="en-US" w:eastAsia="en-US"/>
              </w:rPr>
              <w:t xml:space="preserve"> List Object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Crosstab Object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Repeater Object        </w:t>
            </w:r>
          </w:p>
        </w:tc>
      </w:tr>
      <w:tr xmlns:wp14="http://schemas.microsoft.com/office/word/2010/wordml" w:rsidR="00CE759A" w14:paraId="53CCDEC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8"/>
          <w:jc w:val="center"/>
        </w:trPr>
        <w:tc>
          <w:tcPr>
            <w:tcW w:w="589" w:type="pct"/>
            <w:vMerge/>
            <w:vAlign w:val="center"/>
          </w:tcPr>
          <w:p w:rsidRPr="009D11F7" w:rsidR="00CE759A" w:rsidRDefault="00CE759A" w14:paraId="012247C8" wp14:textId="77777777">
            <w:pPr>
              <w:pStyle w:val="BodytextChar"/>
              <w:spacing w:before="40" w:after="40"/>
              <w:rPr>
                <w:rStyle w:val="ModernTableText"/>
                <w:rFonts w:cs="Arial"/>
                <w:noProof/>
                <w:color w:val="000000"/>
                <w:szCs w:val="17"/>
              </w:rPr>
            </w:pPr>
          </w:p>
        </w:tc>
        <w:tc>
          <w:tcPr>
            <w:tcW w:w="443" w:type="pct"/>
            <w:vMerge w:val="restart"/>
            <w:tcBorders>
              <w:top w:val="single" w:color="616161" w:sz="2" w:space="0"/>
            </w:tcBorders>
            <w:vAlign w:val="center"/>
          </w:tcPr>
          <w:p w:rsidRPr="00105EB0" w:rsidR="00CE759A" w:rsidP="00431354" w:rsidRDefault="00CE759A" w14:paraId="61CC0DC3" wp14:textId="77777777">
            <w:pPr>
              <w:pStyle w:val="Header"/>
              <w:pBdr>
                <w:bottom w:val="none" w:color="auto" w:sz="0" w:space="0"/>
              </w:pBdr>
              <w:spacing w:before="40" w:after="40"/>
              <w:jc w:val="center"/>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Chart Object</w:t>
            </w:r>
          </w:p>
        </w:tc>
        <w:tc>
          <w:tcPr>
            <w:tcW w:w="963" w:type="pct"/>
            <w:gridSpan w:val="2"/>
            <w:tcBorders>
              <w:top w:val="single" w:color="616161" w:sz="2" w:space="0"/>
            </w:tcBorders>
            <w:vAlign w:val="center"/>
          </w:tcPr>
          <w:p w:rsidRPr="00105EB0" w:rsidR="00CE759A" w:rsidP="00431354" w:rsidRDefault="00CE759A" w14:paraId="57EB6B5E"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Type:</w:t>
            </w:r>
          </w:p>
          <w:p w:rsidRPr="00105EB0" w:rsidR="00CE759A" w:rsidP="00431354" w:rsidRDefault="00CE759A" w14:paraId="79DD91B3"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Column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Bar                                                               </w:t>
            </w:r>
          </w:p>
        </w:tc>
        <w:tc>
          <w:tcPr>
            <w:tcW w:w="3005" w:type="pct"/>
            <w:gridSpan w:val="4"/>
            <w:tcBorders>
              <w:top w:val="single" w:color="616161" w:sz="2" w:space="0"/>
            </w:tcBorders>
          </w:tcPr>
          <w:p w:rsidRPr="00105EB0" w:rsidR="00CE759A" w:rsidP="00431354" w:rsidRDefault="00CE759A" w14:paraId="7E1576E5"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Attributes:</w:t>
            </w:r>
          </w:p>
          <w:p w:rsidRPr="00105EB0" w:rsidR="00CE759A" w:rsidP="00431354" w:rsidRDefault="00CE759A" w14:paraId="35D61870"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3D</w:t>
            </w:r>
          </w:p>
        </w:tc>
      </w:tr>
      <w:tr xmlns:wp14="http://schemas.microsoft.com/office/word/2010/wordml" w:rsidR="00CE759A" w14:paraId="5628409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589" w:type="pct"/>
            <w:vMerge/>
            <w:vAlign w:val="center"/>
          </w:tcPr>
          <w:p w:rsidRPr="009D11F7" w:rsidR="00CE759A" w:rsidRDefault="00CE759A" w14:paraId="7099B7D1" wp14:textId="77777777">
            <w:pPr>
              <w:pStyle w:val="BodytextChar"/>
              <w:spacing w:before="40" w:after="40"/>
              <w:rPr>
                <w:rStyle w:val="ModernTableText"/>
                <w:rFonts w:cs="Arial"/>
                <w:noProof/>
                <w:color w:val="000000"/>
                <w:szCs w:val="17"/>
              </w:rPr>
            </w:pPr>
          </w:p>
        </w:tc>
        <w:tc>
          <w:tcPr>
            <w:tcW w:w="443" w:type="pct"/>
            <w:vMerge/>
          </w:tcPr>
          <w:p w:rsidRPr="00105EB0" w:rsidR="00CE759A" w:rsidP="00431354" w:rsidRDefault="00CE759A" w14:paraId="72241D2F" wp14:textId="77777777">
            <w:pPr>
              <w:pStyle w:val="Header"/>
              <w:pBdr>
                <w:bottom w:val="none" w:color="auto" w:sz="0" w:space="0"/>
              </w:pBdr>
              <w:spacing w:before="40" w:after="40"/>
              <w:rPr>
                <w:rStyle w:val="ModernTableText"/>
                <w:b w:val="0"/>
                <w:noProof/>
                <w:szCs w:val="17"/>
                <w:lang w:val="en-US" w:eastAsia="en-US"/>
              </w:rPr>
            </w:pPr>
          </w:p>
        </w:tc>
        <w:tc>
          <w:tcPr>
            <w:tcW w:w="963" w:type="pct"/>
            <w:gridSpan w:val="2"/>
            <w:tcBorders>
              <w:top w:val="single" w:color="616161" w:sz="2" w:space="0"/>
            </w:tcBorders>
            <w:vAlign w:val="center"/>
          </w:tcPr>
          <w:p w:rsidRPr="00105EB0" w:rsidR="00CE759A" w:rsidP="00431354" w:rsidRDefault="00CE759A" w14:paraId="699A2742"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Line                                        </w:t>
            </w:r>
          </w:p>
        </w:tc>
        <w:tc>
          <w:tcPr>
            <w:tcW w:w="3005" w:type="pct"/>
            <w:gridSpan w:val="4"/>
          </w:tcPr>
          <w:p w:rsidRPr="00105EB0" w:rsidR="00CE759A" w:rsidP="00431354" w:rsidRDefault="00CE759A" w14:paraId="5A98890E"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With Markers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p>
        </w:tc>
      </w:tr>
      <w:tr xmlns:wp14="http://schemas.microsoft.com/office/word/2010/wordml" w:rsidR="00CE759A" w14:paraId="2D3EF58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589" w:type="pct"/>
            <w:vMerge/>
            <w:vAlign w:val="center"/>
          </w:tcPr>
          <w:p w:rsidRPr="009D11F7" w:rsidR="00CE759A" w:rsidRDefault="00CE759A" w14:paraId="5EEAC298" wp14:textId="77777777">
            <w:pPr>
              <w:pStyle w:val="BodytextChar"/>
              <w:spacing w:before="40" w:after="40"/>
              <w:rPr>
                <w:rStyle w:val="ModernTableText"/>
                <w:rFonts w:cs="Arial"/>
                <w:noProof/>
                <w:color w:val="000000"/>
                <w:szCs w:val="17"/>
              </w:rPr>
            </w:pPr>
          </w:p>
        </w:tc>
        <w:tc>
          <w:tcPr>
            <w:tcW w:w="443" w:type="pct"/>
            <w:vMerge/>
          </w:tcPr>
          <w:p w:rsidRPr="00105EB0" w:rsidR="00CE759A" w:rsidP="00431354" w:rsidRDefault="00CE759A" w14:paraId="38D1B4C6" wp14:textId="77777777">
            <w:pPr>
              <w:pStyle w:val="Header"/>
              <w:pBdr>
                <w:bottom w:val="none" w:color="auto" w:sz="0" w:space="0"/>
              </w:pBdr>
              <w:spacing w:before="40" w:after="40"/>
              <w:rPr>
                <w:rStyle w:val="ModernTableText"/>
                <w:b w:val="0"/>
                <w:noProof/>
                <w:szCs w:val="17"/>
                <w:lang w:val="en-US" w:eastAsia="en-US"/>
              </w:rPr>
            </w:pPr>
          </w:p>
        </w:tc>
        <w:tc>
          <w:tcPr>
            <w:tcW w:w="963" w:type="pct"/>
            <w:gridSpan w:val="2"/>
            <w:tcBorders>
              <w:top w:val="single" w:color="616161" w:sz="2" w:space="0"/>
            </w:tcBorders>
            <w:vAlign w:val="center"/>
          </w:tcPr>
          <w:p w:rsidRPr="00105EB0" w:rsidR="00CE759A" w:rsidP="00431354" w:rsidRDefault="00CE759A" w14:paraId="5262003F"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Pie</w:t>
            </w:r>
          </w:p>
        </w:tc>
        <w:tc>
          <w:tcPr>
            <w:tcW w:w="3005" w:type="pct"/>
            <w:gridSpan w:val="4"/>
          </w:tcPr>
          <w:p w:rsidRPr="00105EB0" w:rsidR="00CE759A" w:rsidP="00431354" w:rsidRDefault="00CE759A" w14:paraId="1D1CB029"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3D                    </w:t>
            </w:r>
          </w:p>
        </w:tc>
      </w:tr>
      <w:tr xmlns:wp14="http://schemas.microsoft.com/office/word/2010/wordml" w:rsidR="00CE759A" w14:paraId="5A819DF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CE759A" w:rsidRDefault="00CE759A" w14:paraId="4BADEA36"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Section Heading (opt)</w:t>
            </w:r>
          </w:p>
        </w:tc>
      </w:tr>
      <w:tr xmlns:wp14="http://schemas.microsoft.com/office/word/2010/wordml" w:rsidR="00CE759A" w14:paraId="63CCA00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94" w:type="pct"/>
            <w:gridSpan w:val="3"/>
            <w:tcBorders>
              <w:top w:val="single" w:color="616161" w:sz="2" w:space="0"/>
              <w:bottom w:val="single" w:color="616161" w:sz="2" w:space="0"/>
            </w:tcBorders>
            <w:vAlign w:val="center"/>
          </w:tcPr>
          <w:p w:rsidRPr="009D11F7" w:rsidR="00CE759A" w:rsidRDefault="00CE759A" w14:paraId="72577C02" wp14:textId="77777777">
            <w:pPr>
              <w:pStyle w:val="TableText1"/>
              <w:spacing w:before="40" w:after="40"/>
              <w:jc w:val="center"/>
              <w:rPr>
                <w:rStyle w:val="ModernTableText"/>
                <w:rFonts w:cs="Arial"/>
                <w:b/>
                <w:noProof/>
                <w:szCs w:val="18"/>
              </w:rPr>
            </w:pPr>
            <w:r w:rsidRPr="009D11F7">
              <w:rPr>
                <w:rStyle w:val="ModernTableText"/>
                <w:rFonts w:cs="Arial"/>
                <w:b/>
                <w:bCs/>
                <w:noProof/>
                <w:szCs w:val="18"/>
              </w:rPr>
              <w:t>Report Section Label (opt)</w:t>
            </w:r>
          </w:p>
        </w:tc>
        <w:tc>
          <w:tcPr>
            <w:tcW w:w="1656" w:type="pct"/>
            <w:gridSpan w:val="3"/>
            <w:tcBorders>
              <w:top w:val="single" w:color="616161" w:sz="2" w:space="0"/>
              <w:bottom w:val="single" w:color="616161" w:sz="2" w:space="0"/>
            </w:tcBorders>
            <w:vAlign w:val="center"/>
          </w:tcPr>
          <w:p w:rsidRPr="009D11F7" w:rsidR="00CE759A" w:rsidRDefault="00CE759A" w14:paraId="1F3E954B" wp14:textId="77777777">
            <w:pPr>
              <w:pStyle w:val="TableText1"/>
              <w:spacing w:before="40" w:after="40"/>
              <w:jc w:val="center"/>
              <w:rPr>
                <w:rStyle w:val="ModernTableText"/>
                <w:rFonts w:cs="Arial"/>
                <w:b/>
                <w:noProof/>
                <w:szCs w:val="18"/>
              </w:rPr>
            </w:pPr>
            <w:r w:rsidRPr="009D11F7">
              <w:rPr>
                <w:rStyle w:val="ModernTableText"/>
                <w:rFonts w:cs="Arial"/>
                <w:b/>
                <w:noProof/>
                <w:szCs w:val="18"/>
              </w:rPr>
              <w:t>Report Section Description (opt)</w:t>
            </w:r>
          </w:p>
        </w:tc>
        <w:tc>
          <w:tcPr>
            <w:tcW w:w="1750" w:type="pct"/>
            <w:gridSpan w:val="2"/>
            <w:tcBorders>
              <w:top w:val="single" w:color="616161" w:sz="2" w:space="0"/>
              <w:bottom w:val="single" w:color="616161" w:sz="2" w:space="0"/>
            </w:tcBorders>
            <w:vAlign w:val="center"/>
          </w:tcPr>
          <w:p w:rsidRPr="009D11F7" w:rsidR="00CE759A" w:rsidRDefault="00CE759A" w14:paraId="6A86FF21" wp14:textId="77777777">
            <w:pPr>
              <w:pStyle w:val="TableText1"/>
              <w:spacing w:before="40" w:after="40"/>
              <w:jc w:val="center"/>
              <w:rPr>
                <w:rStyle w:val="ModernTableText"/>
                <w:rFonts w:cs="Arial"/>
                <w:b/>
                <w:noProof/>
                <w:szCs w:val="18"/>
              </w:rPr>
            </w:pPr>
            <w:r w:rsidRPr="009D11F7">
              <w:rPr>
                <w:rStyle w:val="ModernTableText"/>
                <w:rFonts w:cs="Arial"/>
                <w:b/>
                <w:noProof/>
                <w:szCs w:val="18"/>
              </w:rPr>
              <w:t>Report Section Processing Rules (opt)</w:t>
            </w:r>
          </w:p>
        </w:tc>
      </w:tr>
      <w:tr xmlns:wp14="http://schemas.microsoft.com/office/word/2010/wordml" w:rsidR="003C206C" w:rsidTr="002B7073" w14:paraId="22EA7F8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94" w:type="pct"/>
            <w:gridSpan w:val="3"/>
            <w:tcBorders>
              <w:top w:val="single" w:color="616161" w:sz="2" w:space="0"/>
              <w:bottom w:val="single" w:color="616161" w:sz="2" w:space="0"/>
            </w:tcBorders>
          </w:tcPr>
          <w:p w:rsidRPr="009D11F7" w:rsidR="003C206C" w:rsidP="003A71B0" w:rsidRDefault="003C206C" w14:paraId="5DFEAFDF" wp14:textId="77777777">
            <w:pPr>
              <w:jc w:val="left"/>
              <w:rPr>
                <w:rStyle w:val="BodytextChar"/>
                <w:sz w:val="18"/>
                <w:szCs w:val="18"/>
              </w:rPr>
            </w:pPr>
            <w:r w:rsidRPr="009D11F7">
              <w:rPr>
                <w:rStyle w:val="BodytextChar"/>
                <w:sz w:val="18"/>
                <w:szCs w:val="18"/>
              </w:rPr>
              <w:t>Line of Business</w:t>
            </w:r>
          </w:p>
        </w:tc>
        <w:tc>
          <w:tcPr>
            <w:tcW w:w="1656" w:type="pct"/>
            <w:gridSpan w:val="3"/>
            <w:tcBorders>
              <w:top w:val="single" w:color="616161" w:sz="2" w:space="0"/>
              <w:bottom w:val="single" w:color="616161" w:sz="2" w:space="0"/>
            </w:tcBorders>
          </w:tcPr>
          <w:p w:rsidRPr="009D11F7" w:rsidR="003C206C" w:rsidP="003A71B0" w:rsidRDefault="003C206C" w14:paraId="4F14B689" wp14:textId="77777777">
            <w:pPr>
              <w:jc w:val="left"/>
              <w:rPr>
                <w:rStyle w:val="BodytextChar"/>
                <w:sz w:val="18"/>
                <w:szCs w:val="18"/>
              </w:rPr>
            </w:pPr>
            <w:r w:rsidRPr="009D11F7">
              <w:rPr>
                <w:rStyle w:val="BodytextChar"/>
                <w:sz w:val="18"/>
                <w:szCs w:val="18"/>
              </w:rPr>
              <w:t>The line of business code and description.</w:t>
            </w:r>
          </w:p>
        </w:tc>
        <w:tc>
          <w:tcPr>
            <w:tcW w:w="1750" w:type="pct"/>
            <w:gridSpan w:val="2"/>
            <w:tcBorders>
              <w:top w:val="single" w:color="616161" w:sz="2" w:space="0"/>
              <w:bottom w:val="single" w:color="616161" w:sz="2" w:space="0"/>
            </w:tcBorders>
          </w:tcPr>
          <w:p w:rsidRPr="009D11F7" w:rsidR="003C206C" w:rsidP="003A71B0" w:rsidRDefault="003C206C" w14:paraId="6FCE16BA" wp14:textId="77777777">
            <w:pPr>
              <w:jc w:val="left"/>
              <w:rPr>
                <w:rStyle w:val="BodytextChar"/>
                <w:sz w:val="18"/>
                <w:szCs w:val="18"/>
              </w:rPr>
            </w:pPr>
            <w:r w:rsidRPr="009D11F7">
              <w:rPr>
                <w:rStyle w:val="BodytextChar"/>
                <w:sz w:val="18"/>
                <w:szCs w:val="18"/>
              </w:rPr>
              <w:t>Using R-VV-DOMAIN-NAM = ‘R-LOB-CD’, join to R-VV-TB.R-VV-CD using A-HDR-TB.R-LOB-CD to get the short description.</w:t>
            </w:r>
          </w:p>
        </w:tc>
      </w:tr>
      <w:tr xmlns:wp14="http://schemas.microsoft.com/office/word/2010/wordml" w:rsidR="003C206C" w:rsidTr="002B7073" w14:paraId="044C7F8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94" w:type="pct"/>
            <w:gridSpan w:val="3"/>
            <w:tcBorders>
              <w:top w:val="single" w:color="616161" w:sz="2" w:space="0"/>
              <w:bottom w:val="single" w:color="616161" w:sz="2" w:space="0"/>
            </w:tcBorders>
            <w:vAlign w:val="center"/>
          </w:tcPr>
          <w:p w:rsidRPr="009D11F7" w:rsidR="003C206C" w:rsidP="003A71B0" w:rsidRDefault="003C206C" w14:paraId="57A7EAAF" wp14:textId="77777777">
            <w:pPr>
              <w:jc w:val="left"/>
              <w:rPr>
                <w:rStyle w:val="BodytextChar"/>
                <w:sz w:val="18"/>
                <w:szCs w:val="18"/>
              </w:rPr>
            </w:pPr>
            <w:r w:rsidRPr="009D11F7">
              <w:rPr>
                <w:rStyle w:val="BodytextChar"/>
                <w:sz w:val="18"/>
                <w:szCs w:val="18"/>
              </w:rPr>
              <w:t>MM/DD/CCYY - MM/DD/CCYY</w:t>
            </w:r>
          </w:p>
        </w:tc>
        <w:tc>
          <w:tcPr>
            <w:tcW w:w="1656" w:type="pct"/>
            <w:gridSpan w:val="3"/>
            <w:tcBorders>
              <w:top w:val="single" w:color="616161" w:sz="2" w:space="0"/>
              <w:bottom w:val="single" w:color="616161" w:sz="2" w:space="0"/>
            </w:tcBorders>
            <w:vAlign w:val="center"/>
          </w:tcPr>
          <w:p w:rsidRPr="009D11F7" w:rsidR="003C206C" w:rsidP="003A71B0" w:rsidRDefault="003C206C" w14:paraId="01B40458" wp14:textId="77777777">
            <w:pPr>
              <w:jc w:val="left"/>
              <w:rPr>
                <w:rStyle w:val="BodytextChar"/>
                <w:sz w:val="18"/>
                <w:szCs w:val="18"/>
              </w:rPr>
            </w:pPr>
            <w:r w:rsidRPr="009D11F7">
              <w:rPr>
                <w:rStyle w:val="BodytextChar"/>
                <w:sz w:val="18"/>
                <w:szCs w:val="18"/>
              </w:rPr>
              <w:t>Page Heading</w:t>
            </w:r>
          </w:p>
        </w:tc>
        <w:tc>
          <w:tcPr>
            <w:tcW w:w="1750" w:type="pct"/>
            <w:gridSpan w:val="2"/>
            <w:tcBorders>
              <w:top w:val="single" w:color="616161" w:sz="2" w:space="0"/>
              <w:bottom w:val="single" w:color="616161" w:sz="2" w:space="0"/>
            </w:tcBorders>
          </w:tcPr>
          <w:p w:rsidRPr="009D11F7" w:rsidR="003C206C" w:rsidP="003A71B0" w:rsidRDefault="003C206C" w14:paraId="470B62BE" wp14:textId="77777777">
            <w:pPr>
              <w:jc w:val="left"/>
              <w:rPr>
                <w:rStyle w:val="BodytextChar"/>
                <w:sz w:val="18"/>
                <w:szCs w:val="18"/>
              </w:rPr>
            </w:pPr>
            <w:r w:rsidRPr="009D11F7">
              <w:rPr>
                <w:rStyle w:val="BodytextChar"/>
                <w:sz w:val="18"/>
                <w:szCs w:val="18"/>
              </w:rPr>
              <w:t>Display the prompted parameterized A-DTL-TB.A-LI-BEG-DT and A-LI-END-DT.</w:t>
            </w:r>
          </w:p>
        </w:tc>
      </w:tr>
      <w:tr xmlns:wp14="http://schemas.microsoft.com/office/word/2010/wordml" w:rsidR="003C206C" w:rsidTr="002B7073" w14:paraId="4B6B9D3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94" w:type="pct"/>
            <w:gridSpan w:val="3"/>
            <w:tcBorders>
              <w:top w:val="single" w:color="616161" w:sz="2" w:space="0"/>
              <w:bottom w:val="single" w:color="616161" w:sz="2" w:space="0"/>
            </w:tcBorders>
            <w:vAlign w:val="center"/>
          </w:tcPr>
          <w:p w:rsidRPr="009D11F7" w:rsidR="003C206C" w:rsidP="003A71B0" w:rsidRDefault="003C206C" w14:paraId="402ACD27" wp14:textId="77777777">
            <w:pPr>
              <w:jc w:val="left"/>
              <w:rPr>
                <w:rStyle w:val="BodytextChar"/>
                <w:sz w:val="18"/>
                <w:szCs w:val="18"/>
              </w:rPr>
            </w:pPr>
            <w:r w:rsidRPr="009D11F7">
              <w:rPr>
                <w:rStyle w:val="BodytextChar"/>
                <w:sz w:val="18"/>
                <w:szCs w:val="18"/>
              </w:rPr>
              <w:t>SA Ty Cd - Desc</w:t>
            </w:r>
          </w:p>
        </w:tc>
        <w:tc>
          <w:tcPr>
            <w:tcW w:w="1656" w:type="pct"/>
            <w:gridSpan w:val="3"/>
            <w:tcBorders>
              <w:top w:val="single" w:color="616161" w:sz="2" w:space="0"/>
              <w:bottom w:val="single" w:color="616161" w:sz="2" w:space="0"/>
            </w:tcBorders>
            <w:vAlign w:val="center"/>
          </w:tcPr>
          <w:p w:rsidRPr="009D11F7" w:rsidR="003C206C" w:rsidP="003A71B0" w:rsidRDefault="003C206C" w14:paraId="4AD410C8" wp14:textId="77777777">
            <w:pPr>
              <w:jc w:val="left"/>
              <w:rPr>
                <w:rStyle w:val="BodytextChar"/>
                <w:sz w:val="18"/>
                <w:szCs w:val="18"/>
              </w:rPr>
            </w:pPr>
            <w:r w:rsidRPr="009D11F7">
              <w:rPr>
                <w:rStyle w:val="BodytextChar"/>
                <w:sz w:val="18"/>
                <w:szCs w:val="18"/>
              </w:rPr>
              <w:t>This field displays the SA authorization type code and description.</w:t>
            </w:r>
          </w:p>
        </w:tc>
        <w:tc>
          <w:tcPr>
            <w:tcW w:w="1750" w:type="pct"/>
            <w:gridSpan w:val="2"/>
            <w:tcBorders>
              <w:top w:val="single" w:color="616161" w:sz="2" w:space="0"/>
              <w:bottom w:val="single" w:color="616161" w:sz="2" w:space="0"/>
            </w:tcBorders>
          </w:tcPr>
          <w:p w:rsidRPr="009D11F7" w:rsidR="003C206C" w:rsidP="003A71B0" w:rsidRDefault="003C206C" w14:paraId="4645A243" wp14:textId="77777777">
            <w:pPr>
              <w:jc w:val="left"/>
              <w:rPr>
                <w:rStyle w:val="BodytextChar"/>
                <w:sz w:val="18"/>
                <w:szCs w:val="18"/>
              </w:rPr>
            </w:pPr>
            <w:r w:rsidRPr="009D11F7">
              <w:rPr>
                <w:rStyle w:val="BodytextChar"/>
                <w:sz w:val="18"/>
                <w:szCs w:val="18"/>
              </w:rPr>
              <w:t>Using R-VV-DOMAIN-NAM = ‘A-TY-CD’, join to R-VV-TB.R-VV-CD using A-DTL-TB.A-TY-CD to get the short description.</w:t>
            </w:r>
          </w:p>
        </w:tc>
      </w:tr>
      <w:tr xmlns:wp14="http://schemas.microsoft.com/office/word/2010/wordml" w:rsidR="003C206C" w:rsidTr="002B7073" w14:paraId="78D1E9E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94" w:type="pct"/>
            <w:gridSpan w:val="3"/>
            <w:tcBorders>
              <w:top w:val="single" w:color="616161" w:sz="2" w:space="0"/>
              <w:bottom w:val="single" w:color="616161" w:sz="2" w:space="0"/>
            </w:tcBorders>
            <w:vAlign w:val="center"/>
          </w:tcPr>
          <w:p w:rsidRPr="009D11F7" w:rsidR="003C206C" w:rsidP="003A71B0" w:rsidRDefault="003C206C" w14:paraId="61522CF3" wp14:textId="77777777">
            <w:pPr>
              <w:jc w:val="left"/>
              <w:rPr>
                <w:rStyle w:val="BodytextChar"/>
                <w:sz w:val="18"/>
                <w:szCs w:val="18"/>
              </w:rPr>
            </w:pPr>
            <w:r w:rsidRPr="009D11F7">
              <w:rPr>
                <w:rStyle w:val="BodytextChar"/>
                <w:sz w:val="18"/>
                <w:szCs w:val="18"/>
              </w:rPr>
              <w:t>SA LI Cat Svc Cd - Desc</w:t>
            </w:r>
          </w:p>
        </w:tc>
        <w:tc>
          <w:tcPr>
            <w:tcW w:w="1656" w:type="pct"/>
            <w:gridSpan w:val="3"/>
            <w:tcBorders>
              <w:top w:val="single" w:color="616161" w:sz="2" w:space="0"/>
              <w:bottom w:val="single" w:color="616161" w:sz="2" w:space="0"/>
            </w:tcBorders>
            <w:vAlign w:val="center"/>
          </w:tcPr>
          <w:p w:rsidRPr="009D11F7" w:rsidR="003C206C" w:rsidP="003A71B0" w:rsidRDefault="003C206C" w14:paraId="4F893AA3" wp14:textId="77777777">
            <w:pPr>
              <w:jc w:val="left"/>
              <w:rPr>
                <w:rStyle w:val="BodytextChar"/>
                <w:sz w:val="18"/>
                <w:szCs w:val="18"/>
              </w:rPr>
            </w:pPr>
            <w:r w:rsidRPr="009D11F7">
              <w:rPr>
                <w:rStyle w:val="BodytextChar"/>
                <w:sz w:val="18"/>
                <w:szCs w:val="18"/>
              </w:rPr>
              <w:t>This field displays the SA category code and description.</w:t>
            </w:r>
          </w:p>
        </w:tc>
        <w:tc>
          <w:tcPr>
            <w:tcW w:w="1750" w:type="pct"/>
            <w:gridSpan w:val="2"/>
            <w:tcBorders>
              <w:top w:val="single" w:color="616161" w:sz="2" w:space="0"/>
              <w:bottom w:val="single" w:color="616161" w:sz="2" w:space="0"/>
            </w:tcBorders>
          </w:tcPr>
          <w:p w:rsidRPr="009D11F7" w:rsidR="003C206C" w:rsidP="003A71B0" w:rsidRDefault="003C206C" w14:paraId="7D1617EA" wp14:textId="77777777">
            <w:pPr>
              <w:jc w:val="left"/>
              <w:rPr>
                <w:rStyle w:val="BodytextChar"/>
                <w:sz w:val="18"/>
                <w:szCs w:val="18"/>
              </w:rPr>
            </w:pPr>
            <w:r w:rsidRPr="009D11F7">
              <w:rPr>
                <w:rStyle w:val="BodytextChar"/>
                <w:sz w:val="18"/>
                <w:szCs w:val="18"/>
              </w:rPr>
              <w:t>Using R-VV-DOMAIN-NAM = ‘A-LI-CAT-SVC-CD’, join to R-VV-TB.R-VV-CD using A-DTL-TB.A-LI-CAT-SVC-CD to get the short description.</w:t>
            </w:r>
          </w:p>
        </w:tc>
      </w:tr>
      <w:tr xmlns:wp14="http://schemas.microsoft.com/office/word/2010/wordml" w:rsidR="00CE759A" w14:paraId="5421EE7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2" w:type="pct"/>
          <w:cantSplit/>
          <w:jc w:val="center"/>
        </w:trPr>
        <w:tc>
          <w:tcPr>
            <w:tcW w:w="4998" w:type="pct"/>
            <w:gridSpan w:val="7"/>
            <w:tcBorders>
              <w:top w:val="single" w:color="616161" w:sz="2" w:space="0"/>
              <w:bottom w:val="single" w:color="616161" w:sz="2" w:space="0"/>
            </w:tcBorders>
            <w:shd w:val="clear" w:color="auto" w:fill="191919"/>
          </w:tcPr>
          <w:p w:rsidR="00CE759A" w:rsidRDefault="00CE759A" w14:paraId="52EA1CCB"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CE759A" w14:paraId="10113B8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2" w:type="pct"/>
          <w:cantSplit/>
          <w:jc w:val="center"/>
        </w:trPr>
        <w:tc>
          <w:tcPr>
            <w:tcW w:w="2395" w:type="pct"/>
            <w:gridSpan w:val="5"/>
            <w:tcBorders>
              <w:top w:val="single" w:color="616161" w:sz="2" w:space="0"/>
              <w:bottom w:val="single" w:color="616161" w:sz="2" w:space="0"/>
            </w:tcBorders>
          </w:tcPr>
          <w:p w:rsidRPr="009D11F7" w:rsidR="00CE759A" w:rsidRDefault="00CE759A" w14:paraId="3094F7F2" wp14:textId="77777777">
            <w:pPr>
              <w:pStyle w:val="TableText1"/>
              <w:spacing w:before="40" w:after="40"/>
              <w:jc w:val="center"/>
              <w:rPr>
                <w:rStyle w:val="ModernTableText"/>
                <w:rFonts w:cs="Arial"/>
                <w:b/>
                <w:szCs w:val="17"/>
              </w:rPr>
            </w:pPr>
            <w:r w:rsidRPr="009D11F7">
              <w:rPr>
                <w:rStyle w:val="ModernTableText"/>
                <w:rFonts w:cs="Arial"/>
                <w:b/>
                <w:szCs w:val="17"/>
              </w:rPr>
              <w:t>Chart Title</w:t>
            </w:r>
          </w:p>
        </w:tc>
        <w:tc>
          <w:tcPr>
            <w:tcW w:w="2603" w:type="pct"/>
            <w:gridSpan w:val="2"/>
            <w:tcBorders>
              <w:top w:val="single" w:color="616161" w:sz="2" w:space="0"/>
              <w:bottom w:val="single" w:color="616161" w:sz="2" w:space="0"/>
            </w:tcBorders>
          </w:tcPr>
          <w:p w:rsidRPr="009D11F7" w:rsidR="00CE759A" w:rsidRDefault="00CE759A" w14:paraId="712C7FDA" wp14:textId="77777777">
            <w:pPr>
              <w:pStyle w:val="TableText1"/>
              <w:spacing w:before="40" w:after="40"/>
              <w:jc w:val="center"/>
              <w:rPr>
                <w:rStyle w:val="ModernTableText"/>
                <w:rFonts w:cs="Arial"/>
                <w:b/>
                <w:noProof/>
                <w:szCs w:val="17"/>
              </w:rPr>
            </w:pPr>
            <w:r w:rsidRPr="009D11F7">
              <w:rPr>
                <w:rStyle w:val="ModernTableText"/>
                <w:rFonts w:cs="Arial"/>
                <w:b/>
                <w:noProof/>
                <w:szCs w:val="17"/>
              </w:rPr>
              <w:t>Chart Sub-title</w:t>
            </w:r>
          </w:p>
        </w:tc>
      </w:tr>
      <w:tr xmlns:wp14="http://schemas.microsoft.com/office/word/2010/wordml" w:rsidR="00CE759A" w14:paraId="6876D15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2" w:type="pct"/>
          <w:cantSplit/>
          <w:jc w:val="center"/>
        </w:trPr>
        <w:tc>
          <w:tcPr>
            <w:tcW w:w="2395" w:type="pct"/>
            <w:gridSpan w:val="5"/>
            <w:tcBorders>
              <w:top w:val="single" w:color="616161" w:sz="2" w:space="0"/>
              <w:right w:val="single" w:color="616161" w:sz="2" w:space="0"/>
            </w:tcBorders>
          </w:tcPr>
          <w:p w:rsidRPr="009D11F7" w:rsidR="00CE759A" w:rsidRDefault="00CE759A" w14:paraId="0B425FB2" wp14:textId="77777777">
            <w:pPr>
              <w:pStyle w:val="TableText1"/>
              <w:spacing w:before="40" w:after="40"/>
              <w:rPr>
                <w:rStyle w:val="ModernTableText"/>
                <w:rFonts w:cs="Arial"/>
                <w:color w:val="000000"/>
                <w:szCs w:val="17"/>
              </w:rPr>
            </w:pPr>
            <w:r w:rsidRPr="009D11F7">
              <w:rPr>
                <w:rStyle w:val="ModernTableText"/>
                <w:rFonts w:cs="Arial"/>
                <w:color w:val="000000"/>
                <w:szCs w:val="17"/>
              </w:rPr>
              <w:t>N/A</w:t>
            </w:r>
          </w:p>
        </w:tc>
        <w:tc>
          <w:tcPr>
            <w:tcW w:w="2603" w:type="pct"/>
            <w:gridSpan w:val="2"/>
            <w:tcBorders>
              <w:top w:val="single" w:color="616161" w:sz="2" w:space="0"/>
              <w:right w:val="single" w:color="616161" w:sz="2" w:space="0"/>
            </w:tcBorders>
          </w:tcPr>
          <w:p w:rsidRPr="009D11F7" w:rsidR="00CE759A" w:rsidRDefault="00CE759A" w14:paraId="6E554898" wp14:textId="77777777">
            <w:pPr>
              <w:pStyle w:val="TableText1"/>
              <w:spacing w:before="40" w:after="40"/>
              <w:rPr>
                <w:rStyle w:val="ModernTableText"/>
                <w:rFonts w:cs="Arial"/>
                <w:color w:val="000000"/>
                <w:szCs w:val="17"/>
              </w:rPr>
            </w:pPr>
            <w:r w:rsidRPr="009D11F7">
              <w:rPr>
                <w:rStyle w:val="ModernTableText"/>
                <w:rFonts w:cs="Arial"/>
                <w:color w:val="000000"/>
                <w:szCs w:val="17"/>
              </w:rPr>
              <w:t>N/A</w:t>
            </w:r>
          </w:p>
        </w:tc>
      </w:tr>
    </w:tbl>
    <w:p xmlns:wp14="http://schemas.microsoft.com/office/word/2010/wordml" w:rsidR="009D11F7" w:rsidRDefault="009D11F7" w14:paraId="16348AF1" wp14:textId="77777777">
      <w:pPr>
        <w:rPr>
          <w:sz w:val="19"/>
          <w:szCs w:val="19"/>
        </w:rPr>
      </w:pPr>
    </w:p>
    <w:p xmlns:wp14="http://schemas.microsoft.com/office/word/2010/wordml" w:rsidR="00CE759A" w:rsidRDefault="009D11F7" w14:paraId="723390F6" wp14:textId="77777777">
      <w:pPr>
        <w:rPr>
          <w:sz w:val="19"/>
          <w:szCs w:val="19"/>
        </w:rPr>
      </w:pPr>
      <w:r>
        <w:rPr>
          <w:sz w:val="19"/>
          <w:szCs w:val="19"/>
        </w:rP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576"/>
        <w:gridCol w:w="1934"/>
        <w:gridCol w:w="406"/>
        <w:gridCol w:w="2081"/>
        <w:gridCol w:w="2917"/>
        <w:gridCol w:w="889"/>
        <w:gridCol w:w="1557"/>
        <w:gridCol w:w="3034"/>
      </w:tblGrid>
      <w:tr xmlns:wp14="http://schemas.microsoft.com/office/word/2010/wordml" w:rsidR="00CE759A" w:rsidTr="002B7073" w14:paraId="0E976934" wp14:textId="77777777">
        <w:tblPrEx>
          <w:tblCellMar>
            <w:top w:w="0" w:type="dxa"/>
            <w:bottom w:w="0" w:type="dxa"/>
          </w:tblCellMar>
        </w:tblPrEx>
        <w:trPr>
          <w:cantSplit/>
          <w:tblHeader/>
          <w:jc w:val="center"/>
        </w:trPr>
        <w:tc>
          <w:tcPr>
            <w:tcW w:w="5000" w:type="pct"/>
            <w:gridSpan w:val="8"/>
            <w:tcBorders>
              <w:top w:val="single" w:color="616161" w:sz="2" w:space="0"/>
              <w:bottom w:val="single" w:color="616161" w:sz="2" w:space="0"/>
            </w:tcBorders>
            <w:shd w:val="clear" w:color="auto" w:fill="191919"/>
          </w:tcPr>
          <w:p w:rsidR="00CE759A" w:rsidP="007E4FC8" w:rsidRDefault="00CE759A" w14:paraId="7BE08D46"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Body</w:t>
            </w:r>
          </w:p>
        </w:tc>
      </w:tr>
      <w:tr xmlns:wp14="http://schemas.microsoft.com/office/word/2010/wordml" w:rsidR="00CE759A" w:rsidTr="009D11F7" w14:paraId="526B8E4C" wp14:textId="77777777">
        <w:tblPrEx>
          <w:tblCellMar>
            <w:top w:w="0" w:type="dxa"/>
            <w:bottom w:w="0" w:type="dxa"/>
          </w:tblCellMar>
        </w:tblPrEx>
        <w:trPr>
          <w:cantSplit/>
          <w:tblHeader/>
          <w:jc w:val="center"/>
        </w:trPr>
        <w:tc>
          <w:tcPr>
            <w:tcW w:w="550" w:type="pct"/>
            <w:tcBorders>
              <w:top w:val="single" w:color="616161" w:sz="2" w:space="0"/>
            </w:tcBorders>
            <w:vAlign w:val="center"/>
          </w:tcPr>
          <w:p w:rsidRPr="009D11F7" w:rsidR="00CE759A" w:rsidP="009D11F7" w:rsidRDefault="00CE759A" w14:paraId="3E4D30BC" wp14:textId="77777777">
            <w:pPr>
              <w:pStyle w:val="TableText1"/>
              <w:spacing w:before="40" w:after="40"/>
              <w:rPr>
                <w:rStyle w:val="ModernTableText"/>
                <w:rFonts w:cs="Arial"/>
                <w:b/>
                <w:szCs w:val="18"/>
              </w:rPr>
            </w:pPr>
            <w:r w:rsidRPr="009D11F7">
              <w:rPr>
                <w:rStyle w:val="ModernTableText"/>
                <w:rFonts w:cs="Arial"/>
                <w:b/>
                <w:szCs w:val="18"/>
              </w:rPr>
              <w:t>Field Type</w:t>
            </w:r>
          </w:p>
        </w:tc>
        <w:tc>
          <w:tcPr>
            <w:tcW w:w="674" w:type="pct"/>
            <w:tcBorders>
              <w:top w:val="single" w:color="616161" w:sz="2" w:space="0"/>
            </w:tcBorders>
            <w:vAlign w:val="center"/>
          </w:tcPr>
          <w:p w:rsidRPr="009D11F7" w:rsidR="00CE759A" w:rsidP="009D11F7" w:rsidRDefault="00CE759A" w14:paraId="411DE6DA" wp14:textId="77777777">
            <w:pPr>
              <w:pStyle w:val="TableHeading"/>
              <w:keepLines w:val="0"/>
              <w:spacing w:before="40" w:after="40"/>
              <w:rPr>
                <w:rStyle w:val="ModernTableText"/>
                <w:rFonts w:cs="Arial"/>
                <w:szCs w:val="18"/>
              </w:rPr>
            </w:pPr>
            <w:r w:rsidRPr="009D11F7">
              <w:rPr>
                <w:rStyle w:val="ModernTableText"/>
                <w:rFonts w:cs="Arial"/>
                <w:szCs w:val="18"/>
              </w:rPr>
              <w:t>Business Label</w:t>
            </w:r>
          </w:p>
        </w:tc>
        <w:tc>
          <w:tcPr>
            <w:tcW w:w="868" w:type="pct"/>
            <w:gridSpan w:val="2"/>
            <w:tcBorders>
              <w:top w:val="single" w:color="616161" w:sz="2" w:space="0"/>
            </w:tcBorders>
            <w:vAlign w:val="center"/>
          </w:tcPr>
          <w:p w:rsidRPr="009D11F7" w:rsidR="00CE759A" w:rsidP="009D11F7" w:rsidRDefault="00CE759A" w14:paraId="0B5E6831" wp14:textId="77777777">
            <w:pPr>
              <w:pStyle w:val="TableText1"/>
              <w:spacing w:before="40" w:after="40"/>
              <w:rPr>
                <w:rStyle w:val="ModernTableText"/>
                <w:rFonts w:cs="Arial"/>
                <w:b/>
                <w:noProof/>
                <w:szCs w:val="18"/>
              </w:rPr>
            </w:pPr>
            <w:r w:rsidRPr="009D11F7">
              <w:rPr>
                <w:rStyle w:val="ModernTableText"/>
                <w:rFonts w:cs="Arial"/>
                <w:b/>
                <w:noProof/>
                <w:szCs w:val="18"/>
              </w:rPr>
              <w:t>Field Description</w:t>
            </w:r>
          </w:p>
        </w:tc>
        <w:tc>
          <w:tcPr>
            <w:tcW w:w="998" w:type="pct"/>
            <w:tcBorders>
              <w:top w:val="single" w:color="616161" w:sz="2" w:space="0"/>
            </w:tcBorders>
            <w:vAlign w:val="center"/>
          </w:tcPr>
          <w:p w:rsidRPr="009D11F7" w:rsidR="00CE759A" w:rsidP="009D11F7" w:rsidRDefault="00CE759A" w14:paraId="0B3ECFEC" wp14:textId="77777777">
            <w:pPr>
              <w:pStyle w:val="TableText1"/>
              <w:spacing w:before="40" w:after="40"/>
              <w:rPr>
                <w:rStyle w:val="ModernTableText"/>
                <w:rFonts w:cs="Arial"/>
                <w:b/>
                <w:noProof/>
                <w:szCs w:val="18"/>
              </w:rPr>
            </w:pPr>
            <w:r w:rsidRPr="009D11F7">
              <w:rPr>
                <w:rStyle w:val="ModernTableText"/>
                <w:rFonts w:cs="Arial"/>
                <w:b/>
                <w:noProof/>
                <w:szCs w:val="18"/>
              </w:rPr>
              <w:t>Source Table</w:t>
            </w:r>
          </w:p>
        </w:tc>
        <w:tc>
          <w:tcPr>
            <w:tcW w:w="854" w:type="pct"/>
            <w:gridSpan w:val="2"/>
            <w:tcBorders>
              <w:top w:val="single" w:color="616161" w:sz="2" w:space="0"/>
            </w:tcBorders>
            <w:vAlign w:val="center"/>
          </w:tcPr>
          <w:p w:rsidRPr="009D11F7" w:rsidR="00CE759A" w:rsidP="009D11F7" w:rsidRDefault="00CE759A" w14:paraId="7C185F32" wp14:textId="77777777">
            <w:pPr>
              <w:pStyle w:val="TableText1"/>
              <w:spacing w:before="40" w:after="40"/>
              <w:rPr>
                <w:rStyle w:val="ModernTableText"/>
                <w:rFonts w:cs="Arial"/>
                <w:b/>
                <w:noProof/>
                <w:szCs w:val="18"/>
              </w:rPr>
            </w:pPr>
            <w:r w:rsidRPr="009D11F7">
              <w:rPr>
                <w:rStyle w:val="ModernTableText"/>
                <w:rFonts w:cs="Arial"/>
                <w:b/>
                <w:noProof/>
                <w:szCs w:val="18"/>
              </w:rPr>
              <w:t>Source Column</w:t>
            </w:r>
          </w:p>
        </w:tc>
        <w:tc>
          <w:tcPr>
            <w:tcW w:w="1056" w:type="pct"/>
            <w:tcBorders>
              <w:top w:val="single" w:color="616161" w:sz="2" w:space="0"/>
            </w:tcBorders>
            <w:vAlign w:val="center"/>
          </w:tcPr>
          <w:p w:rsidRPr="009D11F7" w:rsidR="00CE759A" w:rsidP="009D11F7" w:rsidRDefault="00CE759A" w14:paraId="36E4344E" wp14:textId="77777777">
            <w:pPr>
              <w:pStyle w:val="TableText1"/>
              <w:spacing w:before="40" w:after="40"/>
              <w:rPr>
                <w:rStyle w:val="ModernTableText"/>
                <w:rFonts w:cs="Arial"/>
                <w:b/>
                <w:noProof/>
                <w:szCs w:val="18"/>
              </w:rPr>
            </w:pPr>
            <w:r w:rsidRPr="009D11F7">
              <w:rPr>
                <w:rStyle w:val="ModernTableText"/>
                <w:rFonts w:cs="Arial"/>
                <w:b/>
                <w:noProof/>
                <w:szCs w:val="18"/>
              </w:rPr>
              <w:t>Source Column Processing Rules</w:t>
            </w:r>
          </w:p>
        </w:tc>
      </w:tr>
      <w:tr xmlns:wp14="http://schemas.microsoft.com/office/word/2010/wordml" w:rsidRPr="003A71B0" w:rsidR="00CE759A" w:rsidTr="00CF42A3" w14:paraId="63095FA7" wp14:textId="77777777">
        <w:tblPrEx>
          <w:tblCellMar>
            <w:top w:w="0" w:type="dxa"/>
            <w:bottom w:w="0" w:type="dxa"/>
          </w:tblCellMar>
        </w:tblPrEx>
        <w:trPr>
          <w:cantSplit/>
          <w:jc w:val="center"/>
        </w:trPr>
        <w:tc>
          <w:tcPr>
            <w:tcW w:w="550" w:type="pct"/>
            <w:vAlign w:val="center"/>
          </w:tcPr>
          <w:p w:rsidRPr="009D11F7" w:rsidR="00CE759A" w:rsidP="007E4FC8" w:rsidRDefault="00CE759A" w14:paraId="6B1A194C" wp14:textId="77777777">
            <w:pPr>
              <w:jc w:val="left"/>
              <w:rPr>
                <w:rStyle w:val="BodytextChar"/>
                <w:rFonts w:cs="Arial"/>
                <w:sz w:val="18"/>
                <w:szCs w:val="18"/>
              </w:rPr>
            </w:pPr>
            <w:r w:rsidRPr="009D11F7">
              <w:rPr>
                <w:rStyle w:val="BodytextChar"/>
                <w:rFonts w:cs="Arial"/>
                <w:sz w:val="18"/>
                <w:szCs w:val="18"/>
              </w:rPr>
              <w:t>Column</w:t>
            </w:r>
          </w:p>
        </w:tc>
        <w:tc>
          <w:tcPr>
            <w:tcW w:w="674" w:type="pct"/>
            <w:vAlign w:val="center"/>
          </w:tcPr>
          <w:p w:rsidRPr="009D11F7" w:rsidR="00CE759A" w:rsidP="007E4FC8" w:rsidRDefault="00CE759A" w14:paraId="0CCCA8AD" wp14:textId="77777777">
            <w:pPr>
              <w:pStyle w:val="TableText"/>
              <w:keepNext w:val="0"/>
              <w:keepLines w:val="0"/>
              <w:rPr>
                <w:rStyle w:val="BodytextChar"/>
                <w:sz w:val="18"/>
                <w:szCs w:val="18"/>
              </w:rPr>
            </w:pPr>
            <w:r w:rsidRPr="009D11F7">
              <w:rPr>
                <w:rStyle w:val="BodytextChar"/>
                <w:sz w:val="18"/>
                <w:szCs w:val="18"/>
              </w:rPr>
              <w:t>SA ID</w:t>
            </w:r>
          </w:p>
        </w:tc>
        <w:tc>
          <w:tcPr>
            <w:tcW w:w="868" w:type="pct"/>
            <w:gridSpan w:val="2"/>
            <w:vAlign w:val="center"/>
          </w:tcPr>
          <w:p w:rsidRPr="009D11F7" w:rsidR="00CE759A" w:rsidP="007E4FC8" w:rsidRDefault="00CE759A" w14:paraId="594631C2" wp14:textId="77777777">
            <w:pPr>
              <w:pStyle w:val="TableText"/>
              <w:keepNext w:val="0"/>
              <w:keepLines w:val="0"/>
              <w:rPr>
                <w:rStyle w:val="BodytextChar"/>
                <w:sz w:val="18"/>
                <w:szCs w:val="18"/>
              </w:rPr>
            </w:pPr>
            <w:r w:rsidRPr="009D11F7">
              <w:rPr>
                <w:rStyle w:val="BodytextChar"/>
                <w:sz w:val="18"/>
                <w:szCs w:val="18"/>
              </w:rPr>
              <w:t>This field displays the service authorization id number.</w:t>
            </w:r>
          </w:p>
        </w:tc>
        <w:tc>
          <w:tcPr>
            <w:tcW w:w="998" w:type="pct"/>
            <w:vAlign w:val="center"/>
          </w:tcPr>
          <w:p w:rsidRPr="009D11F7" w:rsidR="00CE759A" w:rsidP="007E4FC8" w:rsidRDefault="00CE759A" w14:paraId="616FB393" wp14:textId="77777777">
            <w:pPr>
              <w:spacing w:before="40" w:after="40"/>
              <w:jc w:val="left"/>
              <w:rPr>
                <w:rStyle w:val="BodytextChar"/>
                <w:rFonts w:cs="Arial"/>
                <w:sz w:val="18"/>
                <w:szCs w:val="18"/>
              </w:rPr>
            </w:pPr>
            <w:r w:rsidRPr="009D11F7">
              <w:rPr>
                <w:rStyle w:val="BodytextChar"/>
                <w:rFonts w:cs="Arial"/>
                <w:sz w:val="18"/>
                <w:szCs w:val="18"/>
              </w:rPr>
              <w:t>A_HDR_TB</w:t>
            </w:r>
          </w:p>
        </w:tc>
        <w:tc>
          <w:tcPr>
            <w:tcW w:w="854" w:type="pct"/>
            <w:gridSpan w:val="2"/>
            <w:vAlign w:val="center"/>
          </w:tcPr>
          <w:p w:rsidRPr="009D11F7" w:rsidR="00CE759A" w:rsidP="007E4FC8" w:rsidRDefault="00CE759A" w14:paraId="273D148F" wp14:textId="77777777">
            <w:pPr>
              <w:spacing w:before="40" w:after="40"/>
              <w:jc w:val="left"/>
              <w:rPr>
                <w:rStyle w:val="BodytextChar"/>
                <w:rFonts w:cs="Arial"/>
                <w:sz w:val="18"/>
                <w:szCs w:val="18"/>
              </w:rPr>
            </w:pPr>
            <w:r w:rsidRPr="009D11F7">
              <w:rPr>
                <w:rStyle w:val="BodytextChar"/>
                <w:rFonts w:cs="Arial"/>
                <w:sz w:val="18"/>
                <w:szCs w:val="18"/>
              </w:rPr>
              <w:t>A_AUTH_ID</w:t>
            </w:r>
          </w:p>
        </w:tc>
        <w:tc>
          <w:tcPr>
            <w:tcW w:w="1056" w:type="pct"/>
            <w:vAlign w:val="center"/>
          </w:tcPr>
          <w:p w:rsidRPr="009D11F7" w:rsidR="00CE759A" w:rsidP="007E4FC8" w:rsidRDefault="00CE759A" w14:paraId="7E1D9252" wp14:textId="77777777">
            <w:pPr>
              <w:pStyle w:val="TableText1"/>
              <w:spacing w:before="40" w:after="40"/>
              <w:rPr>
                <w:rStyle w:val="BodytextChar"/>
                <w:rFonts w:cs="Arial"/>
                <w:sz w:val="18"/>
                <w:szCs w:val="18"/>
              </w:rPr>
            </w:pPr>
          </w:p>
        </w:tc>
      </w:tr>
      <w:tr xmlns:wp14="http://schemas.microsoft.com/office/word/2010/wordml" w:rsidRPr="003A71B0" w:rsidR="00CE759A" w:rsidTr="00CF42A3" w14:paraId="6BF8372C" wp14:textId="77777777">
        <w:tblPrEx>
          <w:tblCellMar>
            <w:top w:w="0" w:type="dxa"/>
            <w:bottom w:w="0" w:type="dxa"/>
          </w:tblCellMar>
        </w:tblPrEx>
        <w:trPr>
          <w:cantSplit/>
          <w:jc w:val="center"/>
        </w:trPr>
        <w:tc>
          <w:tcPr>
            <w:tcW w:w="550" w:type="pct"/>
            <w:vAlign w:val="center"/>
          </w:tcPr>
          <w:p w:rsidRPr="009D11F7" w:rsidR="00CE759A" w:rsidP="007E4FC8" w:rsidRDefault="00CE759A" w14:paraId="62BAB4A0" wp14:textId="77777777">
            <w:pPr>
              <w:jc w:val="left"/>
              <w:rPr>
                <w:rStyle w:val="BodytextChar"/>
                <w:rFonts w:cs="Arial"/>
                <w:sz w:val="18"/>
                <w:szCs w:val="18"/>
              </w:rPr>
            </w:pPr>
            <w:r w:rsidRPr="009D11F7">
              <w:rPr>
                <w:rStyle w:val="BodytextChar"/>
                <w:rFonts w:cs="Arial"/>
                <w:sz w:val="18"/>
                <w:szCs w:val="18"/>
              </w:rPr>
              <w:t>Column</w:t>
            </w:r>
          </w:p>
        </w:tc>
        <w:tc>
          <w:tcPr>
            <w:tcW w:w="674" w:type="pct"/>
            <w:vAlign w:val="center"/>
          </w:tcPr>
          <w:p w:rsidRPr="009D11F7" w:rsidR="00CE759A" w:rsidP="007E4FC8" w:rsidRDefault="00CE759A" w14:paraId="76DE927C" wp14:textId="77777777">
            <w:pPr>
              <w:pStyle w:val="TableText"/>
              <w:keepNext w:val="0"/>
              <w:keepLines w:val="0"/>
              <w:rPr>
                <w:rStyle w:val="BodytextChar"/>
                <w:sz w:val="18"/>
                <w:szCs w:val="18"/>
              </w:rPr>
            </w:pPr>
            <w:r w:rsidRPr="009D11F7">
              <w:rPr>
                <w:rStyle w:val="BodytextChar"/>
                <w:sz w:val="18"/>
                <w:szCs w:val="18"/>
              </w:rPr>
              <w:t>SA LI Num</w:t>
            </w:r>
          </w:p>
        </w:tc>
        <w:tc>
          <w:tcPr>
            <w:tcW w:w="868" w:type="pct"/>
            <w:gridSpan w:val="2"/>
            <w:vAlign w:val="center"/>
          </w:tcPr>
          <w:p w:rsidRPr="009D11F7" w:rsidR="00CE759A" w:rsidP="007E4FC8" w:rsidRDefault="00CE759A" w14:paraId="50CD55D8" wp14:textId="77777777">
            <w:pPr>
              <w:pStyle w:val="TableText"/>
              <w:keepNext w:val="0"/>
              <w:keepLines w:val="0"/>
              <w:rPr>
                <w:rStyle w:val="BodytextChar"/>
                <w:sz w:val="18"/>
                <w:szCs w:val="18"/>
              </w:rPr>
            </w:pPr>
            <w:r w:rsidRPr="009D11F7">
              <w:rPr>
                <w:rStyle w:val="BodytextChar"/>
                <w:sz w:val="18"/>
                <w:szCs w:val="18"/>
              </w:rPr>
              <w:t>This field displays the service authorization line item number.</w:t>
            </w:r>
          </w:p>
        </w:tc>
        <w:tc>
          <w:tcPr>
            <w:tcW w:w="998" w:type="pct"/>
            <w:vAlign w:val="center"/>
          </w:tcPr>
          <w:p w:rsidRPr="009D11F7" w:rsidR="00CE759A" w:rsidP="007E4FC8" w:rsidRDefault="00CE759A" w14:paraId="3EFA0050" wp14:textId="77777777">
            <w:pPr>
              <w:spacing w:before="40" w:after="40"/>
              <w:jc w:val="left"/>
              <w:rPr>
                <w:rStyle w:val="BodytextChar"/>
                <w:rFonts w:cs="Arial"/>
                <w:sz w:val="18"/>
                <w:szCs w:val="18"/>
              </w:rPr>
            </w:pPr>
            <w:r w:rsidRPr="009D11F7">
              <w:rPr>
                <w:rStyle w:val="BodytextChar"/>
                <w:rFonts w:cs="Arial"/>
                <w:sz w:val="18"/>
                <w:szCs w:val="18"/>
              </w:rPr>
              <w:t>A_DTL_TB</w:t>
            </w:r>
          </w:p>
        </w:tc>
        <w:tc>
          <w:tcPr>
            <w:tcW w:w="854" w:type="pct"/>
            <w:gridSpan w:val="2"/>
            <w:vAlign w:val="center"/>
          </w:tcPr>
          <w:p w:rsidRPr="009D11F7" w:rsidR="00CE759A" w:rsidP="007E4FC8" w:rsidRDefault="00CE759A" w14:paraId="1E126C1D" wp14:textId="77777777">
            <w:pPr>
              <w:spacing w:before="40" w:after="40"/>
              <w:jc w:val="left"/>
              <w:rPr>
                <w:rStyle w:val="BodytextChar"/>
                <w:rFonts w:cs="Arial"/>
                <w:sz w:val="18"/>
                <w:szCs w:val="18"/>
              </w:rPr>
            </w:pPr>
            <w:r w:rsidRPr="009D11F7">
              <w:rPr>
                <w:rStyle w:val="BodytextChar"/>
                <w:rFonts w:cs="Arial"/>
                <w:sz w:val="18"/>
                <w:szCs w:val="18"/>
              </w:rPr>
              <w:t>A_LI_NUM</w:t>
            </w:r>
          </w:p>
        </w:tc>
        <w:tc>
          <w:tcPr>
            <w:tcW w:w="1056" w:type="pct"/>
            <w:vAlign w:val="center"/>
          </w:tcPr>
          <w:p w:rsidRPr="009D11F7" w:rsidR="00CE759A" w:rsidP="007E4FC8" w:rsidRDefault="00CE759A" w14:paraId="039F5909" wp14:textId="77777777">
            <w:pPr>
              <w:pStyle w:val="TableText1"/>
              <w:spacing w:before="40" w:after="40"/>
              <w:rPr>
                <w:rStyle w:val="BodytextChar"/>
                <w:rFonts w:cs="Arial"/>
                <w:sz w:val="18"/>
                <w:szCs w:val="18"/>
              </w:rPr>
            </w:pPr>
          </w:p>
        </w:tc>
      </w:tr>
      <w:tr xmlns:wp14="http://schemas.microsoft.com/office/word/2010/wordml" w:rsidRPr="003A71B0" w:rsidR="00393B70" w:rsidTr="00CF42A3" w14:paraId="38CC45D8" wp14:textId="77777777">
        <w:tblPrEx>
          <w:tblCellMar>
            <w:top w:w="0" w:type="dxa"/>
            <w:bottom w:w="0" w:type="dxa"/>
          </w:tblCellMar>
        </w:tblPrEx>
        <w:trPr>
          <w:cantSplit/>
          <w:jc w:val="center"/>
        </w:trPr>
        <w:tc>
          <w:tcPr>
            <w:tcW w:w="550" w:type="pct"/>
            <w:vAlign w:val="center"/>
          </w:tcPr>
          <w:p w:rsidRPr="009D11F7" w:rsidR="00393B70" w:rsidP="007E4FC8" w:rsidRDefault="00393B70" w14:paraId="51D571B2" wp14:textId="77777777">
            <w:pPr>
              <w:pStyle w:val="TableText"/>
              <w:keepNext w:val="0"/>
              <w:keepLines w:val="0"/>
              <w:rPr>
                <w:rStyle w:val="BodytextChar"/>
                <w:sz w:val="18"/>
                <w:szCs w:val="18"/>
              </w:rPr>
            </w:pPr>
            <w:r w:rsidRPr="009D11F7">
              <w:rPr>
                <w:rStyle w:val="BodytextChar"/>
                <w:sz w:val="18"/>
                <w:szCs w:val="18"/>
              </w:rPr>
              <w:t>Column</w:t>
            </w:r>
          </w:p>
        </w:tc>
        <w:tc>
          <w:tcPr>
            <w:tcW w:w="674" w:type="pct"/>
            <w:vAlign w:val="center"/>
          </w:tcPr>
          <w:p w:rsidRPr="009D11F7" w:rsidR="00393B70" w:rsidP="007E4FC8" w:rsidRDefault="00FA41AA" w14:paraId="0275E51B" wp14:textId="77777777">
            <w:pPr>
              <w:pStyle w:val="TableText"/>
              <w:keepNext w:val="0"/>
              <w:keepLines w:val="0"/>
              <w:rPr>
                <w:rStyle w:val="BodytextChar"/>
                <w:sz w:val="18"/>
                <w:szCs w:val="18"/>
              </w:rPr>
            </w:pPr>
            <w:r w:rsidRPr="009D11F7">
              <w:rPr>
                <w:rStyle w:val="BodytextChar"/>
                <w:sz w:val="18"/>
                <w:szCs w:val="18"/>
              </w:rPr>
              <w:t>SA LI Svc Prov ID</w:t>
            </w:r>
          </w:p>
        </w:tc>
        <w:tc>
          <w:tcPr>
            <w:tcW w:w="868" w:type="pct"/>
            <w:gridSpan w:val="2"/>
            <w:vAlign w:val="center"/>
          </w:tcPr>
          <w:p w:rsidRPr="009D11F7" w:rsidR="00393B70" w:rsidP="007E4FC8" w:rsidRDefault="00393B70" w14:paraId="6132695E" wp14:textId="77777777">
            <w:pPr>
              <w:pStyle w:val="TableText"/>
              <w:keepNext w:val="0"/>
              <w:keepLines w:val="0"/>
              <w:rPr>
                <w:rStyle w:val="BodytextChar"/>
                <w:sz w:val="18"/>
                <w:szCs w:val="18"/>
              </w:rPr>
            </w:pPr>
            <w:r w:rsidRPr="009D11F7">
              <w:rPr>
                <w:rStyle w:val="BodytextChar"/>
                <w:sz w:val="18"/>
                <w:szCs w:val="18"/>
              </w:rPr>
              <w:t>This field displays the provider id number.</w:t>
            </w:r>
          </w:p>
        </w:tc>
        <w:tc>
          <w:tcPr>
            <w:tcW w:w="998" w:type="pct"/>
            <w:vAlign w:val="center"/>
          </w:tcPr>
          <w:p w:rsidRPr="009D11F7" w:rsidR="00393B70" w:rsidP="007E4FC8" w:rsidRDefault="00393B70" w14:paraId="3F559548" wp14:textId="77777777">
            <w:pPr>
              <w:pStyle w:val="TableText"/>
              <w:keepNext w:val="0"/>
              <w:keepLines w:val="0"/>
              <w:rPr>
                <w:rStyle w:val="BodytextChar"/>
                <w:sz w:val="18"/>
                <w:szCs w:val="18"/>
              </w:rPr>
            </w:pPr>
            <w:r w:rsidRPr="009D11F7">
              <w:rPr>
                <w:rStyle w:val="BodytextChar"/>
                <w:sz w:val="18"/>
                <w:szCs w:val="18"/>
              </w:rPr>
              <w:t>A_HDR_LI_SUBM_PROV_ID_TB</w:t>
            </w:r>
          </w:p>
        </w:tc>
        <w:tc>
          <w:tcPr>
            <w:tcW w:w="854" w:type="pct"/>
            <w:gridSpan w:val="2"/>
            <w:vAlign w:val="center"/>
          </w:tcPr>
          <w:p w:rsidRPr="009D11F7" w:rsidR="00393B70" w:rsidP="007E4FC8" w:rsidRDefault="00393B70" w14:paraId="26D47337" wp14:textId="77777777">
            <w:pPr>
              <w:pStyle w:val="TableText"/>
              <w:keepNext w:val="0"/>
              <w:keepLines w:val="0"/>
              <w:rPr>
                <w:rStyle w:val="BodytextChar"/>
                <w:sz w:val="18"/>
                <w:szCs w:val="18"/>
              </w:rPr>
            </w:pPr>
            <w:r w:rsidRPr="009D11F7">
              <w:rPr>
                <w:rStyle w:val="BodytextChar"/>
                <w:sz w:val="18"/>
                <w:szCs w:val="18"/>
              </w:rPr>
              <w:t>A_</w:t>
            </w:r>
            <w:r w:rsidRPr="009D11F7" w:rsidDel="00B90C14">
              <w:rPr>
                <w:rStyle w:val="BodytextChar"/>
                <w:sz w:val="18"/>
                <w:szCs w:val="18"/>
              </w:rPr>
              <w:t xml:space="preserve"> </w:t>
            </w:r>
            <w:r w:rsidRPr="009D11F7">
              <w:rPr>
                <w:rStyle w:val="BodytextChar"/>
                <w:sz w:val="18"/>
                <w:szCs w:val="18"/>
              </w:rPr>
              <w:t>PROV_ID</w:t>
            </w:r>
          </w:p>
        </w:tc>
        <w:tc>
          <w:tcPr>
            <w:tcW w:w="1056" w:type="pct"/>
            <w:vAlign w:val="center"/>
          </w:tcPr>
          <w:p w:rsidRPr="009D11F7" w:rsidR="00393B70" w:rsidP="007E4FC8" w:rsidRDefault="00393B70" w14:paraId="755B44F5" wp14:textId="77777777">
            <w:pPr>
              <w:pStyle w:val="TableText"/>
              <w:keepNext w:val="0"/>
              <w:keepLines w:val="0"/>
              <w:rPr>
                <w:rStyle w:val="BodytextChar"/>
                <w:sz w:val="18"/>
                <w:szCs w:val="18"/>
              </w:rPr>
            </w:pPr>
          </w:p>
        </w:tc>
      </w:tr>
      <w:tr xmlns:wp14="http://schemas.microsoft.com/office/word/2010/wordml" w:rsidRPr="003A71B0" w:rsidR="00CE759A" w:rsidTr="00CF42A3" w14:paraId="4BFFEBBB" wp14:textId="77777777">
        <w:tblPrEx>
          <w:tblCellMar>
            <w:top w:w="0" w:type="dxa"/>
            <w:bottom w:w="0" w:type="dxa"/>
          </w:tblCellMar>
        </w:tblPrEx>
        <w:trPr>
          <w:cantSplit/>
          <w:jc w:val="center"/>
        </w:trPr>
        <w:tc>
          <w:tcPr>
            <w:tcW w:w="550" w:type="pct"/>
            <w:vAlign w:val="center"/>
          </w:tcPr>
          <w:p w:rsidRPr="009D11F7" w:rsidR="00CE759A" w:rsidP="007E4FC8" w:rsidRDefault="00CE759A" w14:paraId="098BD221" wp14:textId="77777777">
            <w:pPr>
              <w:pStyle w:val="TableText"/>
              <w:keepNext w:val="0"/>
              <w:keepLines w:val="0"/>
              <w:rPr>
                <w:rStyle w:val="BodytextChar"/>
                <w:sz w:val="18"/>
                <w:szCs w:val="18"/>
              </w:rPr>
            </w:pPr>
            <w:r w:rsidRPr="009D11F7">
              <w:rPr>
                <w:rStyle w:val="BodytextChar"/>
                <w:sz w:val="18"/>
                <w:szCs w:val="18"/>
              </w:rPr>
              <w:t>Column</w:t>
            </w:r>
          </w:p>
        </w:tc>
        <w:tc>
          <w:tcPr>
            <w:tcW w:w="674" w:type="pct"/>
            <w:vAlign w:val="center"/>
          </w:tcPr>
          <w:p w:rsidRPr="009D11F7" w:rsidR="00CE759A" w:rsidP="007E4FC8" w:rsidRDefault="00F16C75" w14:paraId="26C7B302" wp14:textId="77777777">
            <w:pPr>
              <w:pStyle w:val="TableText"/>
              <w:keepNext w:val="0"/>
              <w:keepLines w:val="0"/>
              <w:rPr>
                <w:rStyle w:val="BodytextChar"/>
                <w:sz w:val="18"/>
                <w:szCs w:val="18"/>
              </w:rPr>
            </w:pPr>
            <w:r w:rsidRPr="009D11F7">
              <w:rPr>
                <w:rStyle w:val="BodytextChar"/>
                <w:sz w:val="18"/>
                <w:szCs w:val="18"/>
              </w:rPr>
              <w:t>SA LI Svc Prov Name</w:t>
            </w:r>
          </w:p>
        </w:tc>
        <w:tc>
          <w:tcPr>
            <w:tcW w:w="868" w:type="pct"/>
            <w:gridSpan w:val="2"/>
            <w:vAlign w:val="center"/>
          </w:tcPr>
          <w:p w:rsidRPr="009D11F7" w:rsidR="00CE759A" w:rsidP="007E4FC8" w:rsidRDefault="00CE759A" w14:paraId="1C36E977" wp14:textId="77777777">
            <w:pPr>
              <w:pStyle w:val="TableText"/>
              <w:keepNext w:val="0"/>
              <w:keepLines w:val="0"/>
              <w:rPr>
                <w:rStyle w:val="BodytextChar"/>
                <w:sz w:val="18"/>
                <w:szCs w:val="18"/>
              </w:rPr>
            </w:pPr>
            <w:r w:rsidRPr="009D11F7">
              <w:rPr>
                <w:rStyle w:val="BodytextChar"/>
                <w:sz w:val="18"/>
                <w:szCs w:val="18"/>
              </w:rPr>
              <w:t>This field displays the provider’s name.</w:t>
            </w:r>
          </w:p>
        </w:tc>
        <w:tc>
          <w:tcPr>
            <w:tcW w:w="998" w:type="pct"/>
            <w:vAlign w:val="center"/>
          </w:tcPr>
          <w:p w:rsidRPr="009D11F7" w:rsidR="00CE759A" w:rsidP="007E4FC8" w:rsidRDefault="00CE759A" w14:paraId="631350A2" wp14:textId="77777777">
            <w:pPr>
              <w:pStyle w:val="TableText"/>
              <w:keepNext w:val="0"/>
              <w:keepLines w:val="0"/>
              <w:rPr>
                <w:rStyle w:val="BodytextChar"/>
                <w:sz w:val="18"/>
                <w:szCs w:val="18"/>
              </w:rPr>
            </w:pPr>
            <w:r w:rsidRPr="009D11F7">
              <w:rPr>
                <w:rStyle w:val="BodytextChar"/>
                <w:sz w:val="18"/>
                <w:szCs w:val="18"/>
              </w:rPr>
              <w:t>P_DTL_TB</w:t>
            </w:r>
          </w:p>
        </w:tc>
        <w:tc>
          <w:tcPr>
            <w:tcW w:w="854" w:type="pct"/>
            <w:gridSpan w:val="2"/>
            <w:vAlign w:val="center"/>
          </w:tcPr>
          <w:p w:rsidRPr="009D11F7" w:rsidR="00CE759A" w:rsidP="007E4FC8" w:rsidRDefault="008D6A34" w14:paraId="0A69DFE5" wp14:textId="77777777">
            <w:pPr>
              <w:pStyle w:val="TableText"/>
              <w:keepNext w:val="0"/>
              <w:keepLines w:val="0"/>
              <w:rPr>
                <w:rStyle w:val="BodytextChar"/>
                <w:sz w:val="18"/>
                <w:szCs w:val="18"/>
              </w:rPr>
            </w:pPr>
            <w:r w:rsidRPr="009D11F7">
              <w:rPr>
                <w:rStyle w:val="BodytextChar"/>
                <w:sz w:val="18"/>
                <w:szCs w:val="18"/>
              </w:rPr>
              <w:t>P_SORT_NAM</w:t>
            </w:r>
          </w:p>
        </w:tc>
        <w:tc>
          <w:tcPr>
            <w:tcW w:w="1056" w:type="pct"/>
            <w:vAlign w:val="center"/>
          </w:tcPr>
          <w:p w:rsidRPr="009D11F7" w:rsidR="00CE759A" w:rsidP="007E4FC8" w:rsidRDefault="00BE3176" w14:paraId="7B167F08" wp14:textId="77777777">
            <w:pPr>
              <w:pStyle w:val="TableText"/>
              <w:keepNext w:val="0"/>
              <w:keepLines w:val="0"/>
              <w:rPr>
                <w:rStyle w:val="BodytextChar"/>
                <w:sz w:val="18"/>
                <w:szCs w:val="18"/>
              </w:rPr>
            </w:pPr>
            <w:r w:rsidRPr="00226F7A">
              <w:rPr>
                <w:rStyle w:val="BodytextChar"/>
                <w:spacing w:val="-2"/>
                <w:sz w:val="18"/>
                <w:szCs w:val="18"/>
              </w:rPr>
              <w:t xml:space="preserve">May be blank if no </w:t>
            </w:r>
            <w:r w:rsidRPr="00CE63A6">
              <w:rPr>
                <w:rStyle w:val="BodytextChar"/>
                <w:spacing w:val="-2"/>
                <w:sz w:val="18"/>
                <w:szCs w:val="18"/>
              </w:rPr>
              <w:t>Servicing provider is submitted on the authorization.</w:t>
            </w:r>
          </w:p>
        </w:tc>
      </w:tr>
      <w:tr xmlns:wp14="http://schemas.microsoft.com/office/word/2010/wordml" w:rsidRPr="003A71B0" w:rsidR="00CE759A" w:rsidTr="00CF42A3" w14:paraId="615521B4" wp14:textId="77777777">
        <w:tblPrEx>
          <w:tblCellMar>
            <w:top w:w="0" w:type="dxa"/>
            <w:bottom w:w="0" w:type="dxa"/>
          </w:tblCellMar>
        </w:tblPrEx>
        <w:trPr>
          <w:cantSplit/>
          <w:jc w:val="center"/>
        </w:trPr>
        <w:tc>
          <w:tcPr>
            <w:tcW w:w="550" w:type="pct"/>
            <w:tcBorders>
              <w:bottom w:val="single" w:color="616161" w:sz="2" w:space="0"/>
            </w:tcBorders>
            <w:vAlign w:val="center"/>
          </w:tcPr>
          <w:p w:rsidRPr="009D11F7" w:rsidR="00CE759A" w:rsidP="007E4FC8" w:rsidRDefault="00CE759A" w14:paraId="7D726ACD" wp14:textId="77777777">
            <w:pPr>
              <w:pStyle w:val="TableText"/>
              <w:keepNext w:val="0"/>
              <w:keepLines w:val="0"/>
              <w:rPr>
                <w:rStyle w:val="BodytextChar"/>
                <w:sz w:val="18"/>
                <w:szCs w:val="18"/>
              </w:rPr>
            </w:pPr>
            <w:r w:rsidRPr="009D11F7">
              <w:rPr>
                <w:rStyle w:val="BodytextChar"/>
                <w:sz w:val="18"/>
                <w:szCs w:val="18"/>
              </w:rPr>
              <w:t>Column</w:t>
            </w:r>
          </w:p>
        </w:tc>
        <w:tc>
          <w:tcPr>
            <w:tcW w:w="674" w:type="pct"/>
            <w:tcBorders>
              <w:bottom w:val="single" w:color="616161" w:sz="2" w:space="0"/>
            </w:tcBorders>
            <w:vAlign w:val="center"/>
          </w:tcPr>
          <w:p w:rsidRPr="009D11F7" w:rsidR="00CE759A" w:rsidP="007E4FC8" w:rsidRDefault="00CE759A" w14:paraId="2AF21FD2" wp14:textId="77777777">
            <w:pPr>
              <w:pStyle w:val="TableText"/>
              <w:keepNext w:val="0"/>
              <w:keepLines w:val="0"/>
              <w:rPr>
                <w:rStyle w:val="BodytextChar"/>
                <w:sz w:val="18"/>
                <w:szCs w:val="18"/>
              </w:rPr>
            </w:pPr>
            <w:r w:rsidRPr="009D11F7">
              <w:rPr>
                <w:rStyle w:val="BodytextChar"/>
                <w:sz w:val="18"/>
                <w:szCs w:val="18"/>
              </w:rPr>
              <w:t>Mbr ID</w:t>
            </w:r>
          </w:p>
        </w:tc>
        <w:tc>
          <w:tcPr>
            <w:tcW w:w="868" w:type="pct"/>
            <w:gridSpan w:val="2"/>
            <w:tcBorders>
              <w:bottom w:val="single" w:color="616161" w:sz="2" w:space="0"/>
            </w:tcBorders>
            <w:vAlign w:val="center"/>
          </w:tcPr>
          <w:p w:rsidRPr="009D11F7" w:rsidR="00CE759A" w:rsidP="007E4FC8" w:rsidRDefault="00CE759A" w14:paraId="13B4A7D5" wp14:textId="77777777">
            <w:pPr>
              <w:pStyle w:val="TableText"/>
              <w:keepNext w:val="0"/>
              <w:keepLines w:val="0"/>
              <w:rPr>
                <w:rStyle w:val="BodytextChar"/>
                <w:sz w:val="18"/>
                <w:szCs w:val="18"/>
              </w:rPr>
            </w:pPr>
            <w:r w:rsidRPr="009D11F7">
              <w:rPr>
                <w:rStyle w:val="BodytextChar"/>
                <w:sz w:val="18"/>
                <w:szCs w:val="18"/>
              </w:rPr>
              <w:t>This field displays the member id number.</w:t>
            </w:r>
          </w:p>
        </w:tc>
        <w:tc>
          <w:tcPr>
            <w:tcW w:w="998" w:type="pct"/>
            <w:tcBorders>
              <w:bottom w:val="single" w:color="616161" w:sz="2" w:space="0"/>
            </w:tcBorders>
            <w:vAlign w:val="center"/>
          </w:tcPr>
          <w:p w:rsidRPr="009D11F7" w:rsidR="00CE759A" w:rsidP="007E4FC8" w:rsidRDefault="00CE759A" w14:paraId="43B7DABF" wp14:textId="77777777">
            <w:pPr>
              <w:pStyle w:val="TableText"/>
              <w:keepNext w:val="0"/>
              <w:keepLines w:val="0"/>
              <w:rPr>
                <w:rStyle w:val="BodytextChar"/>
                <w:sz w:val="18"/>
                <w:szCs w:val="18"/>
              </w:rPr>
            </w:pPr>
            <w:r w:rsidRPr="009D11F7">
              <w:rPr>
                <w:rStyle w:val="BodytextChar"/>
                <w:sz w:val="18"/>
                <w:szCs w:val="18"/>
              </w:rPr>
              <w:t>A_HDR_TB</w:t>
            </w:r>
          </w:p>
        </w:tc>
        <w:tc>
          <w:tcPr>
            <w:tcW w:w="854" w:type="pct"/>
            <w:gridSpan w:val="2"/>
            <w:tcBorders>
              <w:bottom w:val="single" w:color="616161" w:sz="2" w:space="0"/>
            </w:tcBorders>
            <w:vAlign w:val="center"/>
          </w:tcPr>
          <w:p w:rsidRPr="009D11F7" w:rsidR="00CE759A" w:rsidP="007E4FC8" w:rsidRDefault="004D3E89" w14:paraId="4B6C7E6F" wp14:textId="77777777">
            <w:pPr>
              <w:pStyle w:val="TableText"/>
              <w:keepNext w:val="0"/>
              <w:keepLines w:val="0"/>
              <w:rPr>
                <w:rStyle w:val="BodytextChar"/>
                <w:sz w:val="18"/>
                <w:szCs w:val="18"/>
              </w:rPr>
            </w:pPr>
            <w:r w:rsidRPr="009D11F7">
              <w:rPr>
                <w:rStyle w:val="BodytextChar"/>
                <w:sz w:val="18"/>
                <w:szCs w:val="18"/>
              </w:rPr>
              <w:t>A_SUBM_MBR_ALT_ID</w:t>
            </w:r>
          </w:p>
        </w:tc>
        <w:tc>
          <w:tcPr>
            <w:tcW w:w="1056" w:type="pct"/>
            <w:tcBorders>
              <w:bottom w:val="single" w:color="616161" w:sz="2" w:space="0"/>
            </w:tcBorders>
            <w:vAlign w:val="center"/>
          </w:tcPr>
          <w:p w:rsidRPr="009D11F7" w:rsidR="00CE759A" w:rsidP="007E4FC8" w:rsidRDefault="00CE759A" w14:paraId="46009881" wp14:textId="77777777">
            <w:pPr>
              <w:pStyle w:val="TableText"/>
              <w:keepNext w:val="0"/>
              <w:keepLines w:val="0"/>
              <w:rPr>
                <w:rStyle w:val="BodytextChar"/>
                <w:sz w:val="18"/>
                <w:szCs w:val="18"/>
              </w:rPr>
            </w:pPr>
          </w:p>
        </w:tc>
      </w:tr>
      <w:tr xmlns:wp14="http://schemas.microsoft.com/office/word/2010/wordml" w:rsidRPr="003A71B0" w:rsidR="00CE759A" w:rsidTr="00CF42A3" w14:paraId="132DE967" wp14:textId="77777777">
        <w:tblPrEx>
          <w:tblCellMar>
            <w:top w:w="0" w:type="dxa"/>
            <w:bottom w:w="0" w:type="dxa"/>
          </w:tblCellMar>
        </w:tblPrEx>
        <w:trPr>
          <w:cantSplit/>
          <w:jc w:val="center"/>
        </w:trPr>
        <w:tc>
          <w:tcPr>
            <w:tcW w:w="550" w:type="pct"/>
            <w:tcBorders>
              <w:bottom w:val="single" w:color="616161" w:sz="2" w:space="0"/>
            </w:tcBorders>
            <w:vAlign w:val="center"/>
          </w:tcPr>
          <w:p w:rsidRPr="009D11F7" w:rsidR="00CE759A" w:rsidP="007E4FC8" w:rsidRDefault="00CE759A" w14:paraId="04F65BD0" wp14:textId="77777777">
            <w:pPr>
              <w:pStyle w:val="TableText"/>
              <w:keepNext w:val="0"/>
              <w:keepLines w:val="0"/>
              <w:rPr>
                <w:rStyle w:val="BodytextChar"/>
                <w:sz w:val="18"/>
                <w:szCs w:val="18"/>
              </w:rPr>
            </w:pPr>
            <w:r w:rsidRPr="009D11F7">
              <w:rPr>
                <w:rStyle w:val="BodytextChar"/>
                <w:sz w:val="18"/>
                <w:szCs w:val="18"/>
              </w:rPr>
              <w:t>Column</w:t>
            </w:r>
          </w:p>
        </w:tc>
        <w:tc>
          <w:tcPr>
            <w:tcW w:w="674" w:type="pct"/>
            <w:tcBorders>
              <w:bottom w:val="single" w:color="616161" w:sz="2" w:space="0"/>
            </w:tcBorders>
            <w:vAlign w:val="center"/>
          </w:tcPr>
          <w:p w:rsidRPr="009D11F7" w:rsidR="00CE759A" w:rsidP="007E4FC8" w:rsidRDefault="00CE759A" w14:paraId="0A9C0C59" wp14:textId="77777777">
            <w:pPr>
              <w:pStyle w:val="TableText"/>
              <w:keepNext w:val="0"/>
              <w:keepLines w:val="0"/>
              <w:rPr>
                <w:rStyle w:val="BodytextChar"/>
                <w:sz w:val="18"/>
                <w:szCs w:val="18"/>
              </w:rPr>
            </w:pPr>
            <w:r w:rsidRPr="009D11F7">
              <w:rPr>
                <w:rStyle w:val="BodytextChar"/>
                <w:sz w:val="18"/>
                <w:szCs w:val="18"/>
              </w:rPr>
              <w:t>Mbr Name-Full</w:t>
            </w:r>
          </w:p>
        </w:tc>
        <w:tc>
          <w:tcPr>
            <w:tcW w:w="868" w:type="pct"/>
            <w:gridSpan w:val="2"/>
            <w:tcBorders>
              <w:bottom w:val="single" w:color="616161" w:sz="2" w:space="0"/>
            </w:tcBorders>
            <w:vAlign w:val="center"/>
          </w:tcPr>
          <w:p w:rsidRPr="009D11F7" w:rsidR="00CE759A" w:rsidP="007E4FC8" w:rsidRDefault="00CE759A" w14:paraId="52F7812F" wp14:textId="77777777">
            <w:pPr>
              <w:pStyle w:val="TableText"/>
              <w:keepNext w:val="0"/>
              <w:keepLines w:val="0"/>
              <w:rPr>
                <w:rStyle w:val="BodytextChar"/>
                <w:sz w:val="18"/>
                <w:szCs w:val="18"/>
              </w:rPr>
            </w:pPr>
            <w:r w:rsidRPr="009D11F7">
              <w:rPr>
                <w:rStyle w:val="BodytextChar"/>
                <w:sz w:val="18"/>
                <w:szCs w:val="18"/>
              </w:rPr>
              <w:t>This field displays the member’s name.</w:t>
            </w:r>
          </w:p>
        </w:tc>
        <w:tc>
          <w:tcPr>
            <w:tcW w:w="998" w:type="pct"/>
            <w:tcBorders>
              <w:bottom w:val="single" w:color="616161" w:sz="2" w:space="0"/>
            </w:tcBorders>
            <w:vAlign w:val="center"/>
          </w:tcPr>
          <w:p w:rsidRPr="009D11F7" w:rsidR="00CE759A" w:rsidP="007E4FC8" w:rsidRDefault="00CE759A" w14:paraId="2CA30E74" wp14:textId="77777777">
            <w:pPr>
              <w:pStyle w:val="TableText"/>
              <w:keepNext w:val="0"/>
              <w:keepLines w:val="0"/>
              <w:rPr>
                <w:rStyle w:val="BodytextChar"/>
                <w:sz w:val="18"/>
                <w:szCs w:val="18"/>
              </w:rPr>
            </w:pPr>
            <w:r w:rsidRPr="009D11F7">
              <w:rPr>
                <w:rStyle w:val="BodytextChar"/>
                <w:sz w:val="18"/>
                <w:szCs w:val="18"/>
              </w:rPr>
              <w:t>B_DTL_TB</w:t>
            </w:r>
          </w:p>
        </w:tc>
        <w:tc>
          <w:tcPr>
            <w:tcW w:w="854" w:type="pct"/>
            <w:gridSpan w:val="2"/>
            <w:tcBorders>
              <w:bottom w:val="single" w:color="616161" w:sz="2" w:space="0"/>
            </w:tcBorders>
            <w:vAlign w:val="center"/>
          </w:tcPr>
          <w:p w:rsidRPr="009D11F7" w:rsidR="00CE759A" w:rsidP="007E4FC8" w:rsidRDefault="00CE759A" w14:paraId="3C740375" wp14:textId="77777777">
            <w:pPr>
              <w:pStyle w:val="TableText"/>
              <w:keepNext w:val="0"/>
              <w:keepLines w:val="0"/>
              <w:rPr>
                <w:rStyle w:val="BodytextChar"/>
                <w:sz w:val="18"/>
                <w:szCs w:val="18"/>
              </w:rPr>
            </w:pPr>
            <w:r w:rsidRPr="009D11F7">
              <w:rPr>
                <w:rStyle w:val="BodytextChar"/>
                <w:sz w:val="18"/>
                <w:szCs w:val="18"/>
              </w:rPr>
              <w:t>B_LAST_NAM</w:t>
            </w:r>
          </w:p>
          <w:p w:rsidRPr="009D11F7" w:rsidR="00CE759A" w:rsidP="007E4FC8" w:rsidRDefault="00CE759A" w14:paraId="7DCD0DA9" wp14:textId="77777777">
            <w:pPr>
              <w:pStyle w:val="TableText"/>
              <w:keepNext w:val="0"/>
              <w:keepLines w:val="0"/>
              <w:rPr>
                <w:rStyle w:val="BodytextChar"/>
                <w:sz w:val="18"/>
                <w:szCs w:val="18"/>
              </w:rPr>
            </w:pPr>
            <w:r w:rsidRPr="009D11F7">
              <w:rPr>
                <w:rStyle w:val="BodytextChar"/>
                <w:sz w:val="18"/>
                <w:szCs w:val="18"/>
              </w:rPr>
              <w:t>B_FIRST_NAM</w:t>
            </w:r>
          </w:p>
          <w:p w:rsidRPr="009D11F7" w:rsidR="00CE759A" w:rsidP="007E4FC8" w:rsidRDefault="00D63836" w14:paraId="528AD58D" wp14:textId="77777777">
            <w:pPr>
              <w:pStyle w:val="TableText"/>
              <w:keepNext w:val="0"/>
              <w:keepLines w:val="0"/>
              <w:rPr>
                <w:rStyle w:val="BodytextChar"/>
                <w:sz w:val="18"/>
                <w:szCs w:val="18"/>
              </w:rPr>
            </w:pPr>
            <w:r w:rsidRPr="009D11F7">
              <w:rPr>
                <w:rStyle w:val="BodytextChar"/>
                <w:sz w:val="18"/>
                <w:szCs w:val="18"/>
              </w:rPr>
              <w:t>B_MID_NAM</w:t>
            </w:r>
          </w:p>
          <w:p w:rsidRPr="009D11F7" w:rsidR="00CE759A" w:rsidP="007E4FC8" w:rsidRDefault="00CE759A" w14:paraId="7FC0DEAE" wp14:textId="77777777">
            <w:pPr>
              <w:pStyle w:val="TableText"/>
              <w:keepNext w:val="0"/>
              <w:keepLines w:val="0"/>
              <w:rPr>
                <w:rStyle w:val="BodytextChar"/>
                <w:sz w:val="18"/>
                <w:szCs w:val="18"/>
              </w:rPr>
            </w:pPr>
            <w:r w:rsidRPr="009D11F7">
              <w:rPr>
                <w:rStyle w:val="BodytextChar"/>
                <w:sz w:val="18"/>
                <w:szCs w:val="18"/>
              </w:rPr>
              <w:t>B_SFX_NAM</w:t>
            </w:r>
          </w:p>
        </w:tc>
        <w:tc>
          <w:tcPr>
            <w:tcW w:w="1056" w:type="pct"/>
            <w:tcBorders>
              <w:bottom w:val="single" w:color="616161" w:sz="2" w:space="0"/>
            </w:tcBorders>
            <w:vAlign w:val="center"/>
          </w:tcPr>
          <w:p w:rsidRPr="009D11F7" w:rsidR="00CE759A" w:rsidP="007E4FC8" w:rsidRDefault="00CE759A" w14:paraId="74F47D20" wp14:textId="77777777">
            <w:pPr>
              <w:pStyle w:val="TableText"/>
              <w:keepNext w:val="0"/>
              <w:keepLines w:val="0"/>
              <w:rPr>
                <w:rStyle w:val="BodytextChar"/>
                <w:sz w:val="18"/>
                <w:szCs w:val="18"/>
              </w:rPr>
            </w:pPr>
            <w:r w:rsidRPr="009D11F7">
              <w:rPr>
                <w:rStyle w:val="BodytextChar"/>
                <w:sz w:val="18"/>
                <w:szCs w:val="18"/>
              </w:rPr>
              <w:t>Concatenate.</w:t>
            </w:r>
          </w:p>
          <w:p w:rsidRPr="009D11F7" w:rsidR="00CE759A" w:rsidP="007E4FC8" w:rsidRDefault="00CE759A" w14:paraId="0E82E302" wp14:textId="77777777">
            <w:pPr>
              <w:pStyle w:val="TableText"/>
              <w:keepNext w:val="0"/>
              <w:keepLines w:val="0"/>
              <w:rPr>
                <w:rStyle w:val="BodytextChar"/>
                <w:sz w:val="18"/>
                <w:szCs w:val="18"/>
              </w:rPr>
            </w:pPr>
            <w:r w:rsidRPr="009D11F7">
              <w:rPr>
                <w:rStyle w:val="BodytextChar"/>
                <w:sz w:val="18"/>
                <w:szCs w:val="18"/>
              </w:rPr>
              <w:t>Format as:</w:t>
            </w:r>
          </w:p>
          <w:p w:rsidRPr="009D11F7" w:rsidR="00CE759A" w:rsidP="007E4FC8" w:rsidRDefault="00CE759A" w14:paraId="738D7CD2" wp14:textId="77777777">
            <w:pPr>
              <w:pStyle w:val="TableText"/>
              <w:keepNext w:val="0"/>
              <w:keepLines w:val="0"/>
              <w:rPr>
                <w:rStyle w:val="BodytextChar"/>
                <w:sz w:val="18"/>
                <w:szCs w:val="18"/>
              </w:rPr>
            </w:pPr>
            <w:r w:rsidRPr="009D11F7">
              <w:rPr>
                <w:rStyle w:val="BodytextChar"/>
                <w:sz w:val="18"/>
                <w:szCs w:val="18"/>
              </w:rPr>
              <w:t>LLLLLLLLLLL SSS, FFFFFFFF I</w:t>
            </w:r>
          </w:p>
          <w:p w:rsidRPr="009D11F7" w:rsidR="00CE759A" w:rsidP="007E4FC8" w:rsidRDefault="00CE759A" w14:paraId="58957790" wp14:textId="77777777">
            <w:pPr>
              <w:pStyle w:val="TableText"/>
              <w:keepNext w:val="0"/>
              <w:keepLines w:val="0"/>
              <w:rPr>
                <w:rStyle w:val="BodytextChar"/>
                <w:sz w:val="18"/>
                <w:szCs w:val="18"/>
              </w:rPr>
            </w:pPr>
          </w:p>
        </w:tc>
      </w:tr>
      <w:tr xmlns:wp14="http://schemas.microsoft.com/office/word/2010/wordml" w:rsidRPr="003A71B0" w:rsidR="00CE759A" w:rsidTr="00CF42A3" w14:paraId="2DD29FB9" wp14:textId="77777777">
        <w:tblPrEx>
          <w:tblCellMar>
            <w:top w:w="0" w:type="dxa"/>
            <w:bottom w:w="0" w:type="dxa"/>
          </w:tblCellMar>
        </w:tblPrEx>
        <w:trPr>
          <w:cantSplit/>
          <w:jc w:val="center"/>
        </w:trPr>
        <w:tc>
          <w:tcPr>
            <w:tcW w:w="550" w:type="pct"/>
            <w:vAlign w:val="center"/>
          </w:tcPr>
          <w:p w:rsidRPr="009D11F7" w:rsidR="00CE759A" w:rsidP="007E4FC8" w:rsidRDefault="00CE759A" w14:paraId="02CA0E05" wp14:textId="77777777">
            <w:pPr>
              <w:pStyle w:val="TableText"/>
              <w:keepNext w:val="0"/>
              <w:keepLines w:val="0"/>
              <w:rPr>
                <w:rStyle w:val="BodytextChar"/>
                <w:sz w:val="18"/>
                <w:szCs w:val="18"/>
              </w:rPr>
            </w:pPr>
            <w:r w:rsidRPr="009D11F7">
              <w:rPr>
                <w:rStyle w:val="BodytextChar"/>
                <w:sz w:val="18"/>
                <w:szCs w:val="18"/>
              </w:rPr>
              <w:t>Column</w:t>
            </w:r>
          </w:p>
        </w:tc>
        <w:tc>
          <w:tcPr>
            <w:tcW w:w="674" w:type="pct"/>
            <w:vAlign w:val="center"/>
          </w:tcPr>
          <w:p w:rsidRPr="009D11F7" w:rsidR="00CE759A" w:rsidP="007E4FC8" w:rsidRDefault="00CE759A" w14:paraId="50A6E592" wp14:textId="77777777">
            <w:pPr>
              <w:pStyle w:val="TableText"/>
              <w:keepNext w:val="0"/>
              <w:keepLines w:val="0"/>
              <w:rPr>
                <w:rStyle w:val="BodytextChar"/>
                <w:sz w:val="18"/>
                <w:szCs w:val="18"/>
              </w:rPr>
            </w:pPr>
            <w:r w:rsidRPr="009D11F7">
              <w:rPr>
                <w:rStyle w:val="BodytextChar"/>
                <w:sz w:val="18"/>
                <w:szCs w:val="18"/>
              </w:rPr>
              <w:t>SA LI Svc Cd-From</w:t>
            </w:r>
          </w:p>
        </w:tc>
        <w:tc>
          <w:tcPr>
            <w:tcW w:w="868" w:type="pct"/>
            <w:gridSpan w:val="2"/>
            <w:vAlign w:val="center"/>
          </w:tcPr>
          <w:p w:rsidRPr="009D11F7" w:rsidR="00CE759A" w:rsidP="007E4FC8" w:rsidRDefault="00CE759A" w14:paraId="000896D5" wp14:textId="77777777">
            <w:pPr>
              <w:pStyle w:val="TableText"/>
              <w:keepNext w:val="0"/>
              <w:keepLines w:val="0"/>
              <w:rPr>
                <w:rStyle w:val="BodytextChar"/>
                <w:sz w:val="18"/>
                <w:szCs w:val="18"/>
              </w:rPr>
            </w:pPr>
            <w:r w:rsidRPr="009D11F7">
              <w:rPr>
                <w:rStyle w:val="BodytextChar"/>
                <w:sz w:val="18"/>
                <w:szCs w:val="18"/>
              </w:rPr>
              <w:t>From Service code.  The service code may be a procedure code, revenue code, etc.</w:t>
            </w:r>
          </w:p>
        </w:tc>
        <w:tc>
          <w:tcPr>
            <w:tcW w:w="998" w:type="pct"/>
            <w:vAlign w:val="center"/>
          </w:tcPr>
          <w:p w:rsidRPr="009D11F7" w:rsidR="00CE759A" w:rsidP="007E4FC8" w:rsidRDefault="00CE759A" w14:paraId="168BFCB2" wp14:textId="77777777">
            <w:pPr>
              <w:pStyle w:val="TableText"/>
              <w:keepNext w:val="0"/>
              <w:keepLines w:val="0"/>
              <w:rPr>
                <w:rStyle w:val="BodytextChar"/>
                <w:sz w:val="18"/>
                <w:szCs w:val="18"/>
              </w:rPr>
            </w:pPr>
            <w:r w:rsidRPr="009D11F7">
              <w:rPr>
                <w:rStyle w:val="BodytextChar"/>
                <w:sz w:val="18"/>
                <w:szCs w:val="18"/>
              </w:rPr>
              <w:t>A_DTL_TB</w:t>
            </w:r>
          </w:p>
        </w:tc>
        <w:tc>
          <w:tcPr>
            <w:tcW w:w="854" w:type="pct"/>
            <w:gridSpan w:val="2"/>
            <w:vAlign w:val="center"/>
          </w:tcPr>
          <w:p w:rsidRPr="009D11F7" w:rsidR="00CE759A" w:rsidP="007E4FC8" w:rsidRDefault="00CE759A" w14:paraId="327838EC" wp14:textId="77777777">
            <w:pPr>
              <w:pStyle w:val="TableText"/>
              <w:keepNext w:val="0"/>
              <w:keepLines w:val="0"/>
              <w:rPr>
                <w:rStyle w:val="BodytextChar"/>
                <w:sz w:val="18"/>
                <w:szCs w:val="18"/>
              </w:rPr>
            </w:pPr>
            <w:r w:rsidRPr="009D11F7">
              <w:rPr>
                <w:rStyle w:val="BodytextChar"/>
                <w:sz w:val="18"/>
                <w:szCs w:val="18"/>
              </w:rPr>
              <w:t>A_LI_SVC_FROM_CD</w:t>
            </w:r>
          </w:p>
        </w:tc>
        <w:tc>
          <w:tcPr>
            <w:tcW w:w="1056" w:type="pct"/>
            <w:vAlign w:val="center"/>
          </w:tcPr>
          <w:p w:rsidRPr="009D11F7" w:rsidR="00CE759A" w:rsidP="007E4FC8" w:rsidRDefault="00CE759A" w14:paraId="0947E076" wp14:textId="77777777">
            <w:pPr>
              <w:pStyle w:val="TableText"/>
              <w:keepNext w:val="0"/>
              <w:keepLines w:val="0"/>
              <w:rPr>
                <w:rStyle w:val="BodytextChar"/>
                <w:sz w:val="18"/>
                <w:szCs w:val="18"/>
              </w:rPr>
            </w:pPr>
          </w:p>
        </w:tc>
      </w:tr>
      <w:tr xmlns:wp14="http://schemas.microsoft.com/office/word/2010/wordml" w:rsidRPr="003A71B0" w:rsidR="00CF42A3" w:rsidTr="00CF42A3" w14:paraId="0DC3A773" wp14:textId="77777777">
        <w:tblPrEx>
          <w:tblCellMar>
            <w:top w:w="0" w:type="dxa"/>
            <w:bottom w:w="0" w:type="dxa"/>
          </w:tblCellMar>
        </w:tblPrEx>
        <w:trPr>
          <w:cantSplit/>
          <w:jc w:val="center"/>
        </w:trPr>
        <w:tc>
          <w:tcPr>
            <w:tcW w:w="550" w:type="pct"/>
            <w:vAlign w:val="center"/>
          </w:tcPr>
          <w:p w:rsidRPr="009D11F7" w:rsidR="00CF42A3" w:rsidP="007E4FC8" w:rsidRDefault="00CF42A3" w14:paraId="0B60A22B" wp14:textId="77777777">
            <w:pPr>
              <w:pStyle w:val="TableText"/>
              <w:keepNext w:val="0"/>
              <w:keepLines w:val="0"/>
              <w:rPr>
                <w:rStyle w:val="BodytextChar"/>
                <w:sz w:val="18"/>
                <w:szCs w:val="18"/>
              </w:rPr>
            </w:pPr>
            <w:r w:rsidRPr="009D11F7">
              <w:rPr>
                <w:rStyle w:val="BodytextChar"/>
                <w:sz w:val="18"/>
                <w:szCs w:val="18"/>
              </w:rPr>
              <w:t>Column</w:t>
            </w:r>
          </w:p>
        </w:tc>
        <w:tc>
          <w:tcPr>
            <w:tcW w:w="674" w:type="pct"/>
            <w:vAlign w:val="center"/>
          </w:tcPr>
          <w:p w:rsidRPr="009D11F7" w:rsidR="00CF42A3" w:rsidP="007E4FC8" w:rsidRDefault="00CF42A3" w14:paraId="72F9CE92" wp14:textId="77777777">
            <w:pPr>
              <w:pStyle w:val="TableText"/>
              <w:keepNext w:val="0"/>
              <w:keepLines w:val="0"/>
              <w:rPr>
                <w:rStyle w:val="BodytextChar"/>
                <w:sz w:val="18"/>
                <w:szCs w:val="18"/>
              </w:rPr>
            </w:pPr>
            <w:r w:rsidRPr="009D11F7">
              <w:rPr>
                <w:rStyle w:val="BodytextChar"/>
                <w:sz w:val="18"/>
                <w:szCs w:val="18"/>
              </w:rPr>
              <w:t>SA LI Svc Cd-To</w:t>
            </w:r>
          </w:p>
        </w:tc>
        <w:tc>
          <w:tcPr>
            <w:tcW w:w="868" w:type="pct"/>
            <w:gridSpan w:val="2"/>
            <w:vAlign w:val="center"/>
          </w:tcPr>
          <w:p w:rsidRPr="009D11F7" w:rsidR="00CF42A3" w:rsidP="007E4FC8" w:rsidRDefault="00CF42A3" w14:paraId="03613BAB" wp14:textId="77777777">
            <w:pPr>
              <w:pStyle w:val="TableText"/>
              <w:keepNext w:val="0"/>
              <w:keepLines w:val="0"/>
              <w:rPr>
                <w:rStyle w:val="BodytextChar"/>
                <w:sz w:val="18"/>
                <w:szCs w:val="18"/>
              </w:rPr>
            </w:pPr>
            <w:r w:rsidRPr="009D11F7">
              <w:rPr>
                <w:rStyle w:val="BodytextChar"/>
                <w:sz w:val="18"/>
                <w:szCs w:val="18"/>
              </w:rPr>
              <w:t>To Service code.  The service code may be a procedure code, revenue code, etc.</w:t>
            </w:r>
          </w:p>
        </w:tc>
        <w:tc>
          <w:tcPr>
            <w:tcW w:w="998" w:type="pct"/>
            <w:vAlign w:val="center"/>
          </w:tcPr>
          <w:p w:rsidRPr="009D11F7" w:rsidR="00CF42A3" w:rsidP="007E4FC8" w:rsidRDefault="00CF42A3" w14:paraId="38265CA0" wp14:textId="77777777">
            <w:pPr>
              <w:pStyle w:val="TableText"/>
              <w:keepNext w:val="0"/>
              <w:keepLines w:val="0"/>
              <w:rPr>
                <w:rStyle w:val="BodytextChar"/>
                <w:sz w:val="18"/>
                <w:szCs w:val="18"/>
              </w:rPr>
            </w:pPr>
            <w:r w:rsidRPr="009D11F7">
              <w:rPr>
                <w:rStyle w:val="BodytextChar"/>
                <w:sz w:val="18"/>
                <w:szCs w:val="18"/>
              </w:rPr>
              <w:t>A_DTL_TB</w:t>
            </w:r>
          </w:p>
        </w:tc>
        <w:tc>
          <w:tcPr>
            <w:tcW w:w="854" w:type="pct"/>
            <w:gridSpan w:val="2"/>
            <w:vAlign w:val="center"/>
          </w:tcPr>
          <w:p w:rsidRPr="009D11F7" w:rsidR="00CF42A3" w:rsidP="007E4FC8" w:rsidRDefault="00CF42A3" w14:paraId="4A7D97E3" wp14:textId="77777777">
            <w:pPr>
              <w:pStyle w:val="TableText1"/>
              <w:spacing w:before="40" w:after="40"/>
              <w:rPr>
                <w:rFonts w:cs="Arial"/>
                <w:bCs/>
                <w:color w:val="000000"/>
                <w:sz w:val="18"/>
                <w:szCs w:val="18"/>
              </w:rPr>
            </w:pPr>
            <w:r w:rsidRPr="009D11F7">
              <w:rPr>
                <w:rStyle w:val="BodytextChar"/>
                <w:rFonts w:cs="Arial"/>
                <w:sz w:val="18"/>
                <w:szCs w:val="18"/>
              </w:rPr>
              <w:t xml:space="preserve">A_LI_SVC_THRU_CD </w:t>
            </w:r>
          </w:p>
        </w:tc>
        <w:tc>
          <w:tcPr>
            <w:tcW w:w="1056" w:type="pct"/>
            <w:vAlign w:val="center"/>
          </w:tcPr>
          <w:p w:rsidRPr="009D11F7" w:rsidR="00CF42A3" w:rsidP="007E4FC8" w:rsidRDefault="00CF42A3" w14:paraId="2A640445" wp14:textId="77777777">
            <w:pPr>
              <w:pStyle w:val="TableText"/>
              <w:keepNext w:val="0"/>
              <w:keepLines w:val="0"/>
              <w:rPr>
                <w:rStyle w:val="BodytextChar"/>
                <w:sz w:val="18"/>
                <w:szCs w:val="18"/>
              </w:rPr>
            </w:pPr>
          </w:p>
        </w:tc>
      </w:tr>
      <w:tr xmlns:wp14="http://schemas.microsoft.com/office/word/2010/wordml" w:rsidRPr="003A71B0" w:rsidR="00CF42A3" w:rsidTr="00CF42A3" w14:paraId="732D1470" wp14:textId="77777777">
        <w:tblPrEx>
          <w:tblCellMar>
            <w:top w:w="0" w:type="dxa"/>
            <w:bottom w:w="0" w:type="dxa"/>
          </w:tblCellMar>
        </w:tblPrEx>
        <w:trPr>
          <w:cantSplit/>
          <w:jc w:val="center"/>
        </w:trPr>
        <w:tc>
          <w:tcPr>
            <w:tcW w:w="550" w:type="pct"/>
            <w:vAlign w:val="center"/>
          </w:tcPr>
          <w:p w:rsidRPr="009D11F7" w:rsidR="00CF42A3" w:rsidP="007E4FC8" w:rsidRDefault="00CF42A3" w14:paraId="6AC549F6" wp14:textId="77777777">
            <w:pPr>
              <w:pStyle w:val="TableText"/>
              <w:keepNext w:val="0"/>
              <w:keepLines w:val="0"/>
              <w:rPr>
                <w:rStyle w:val="BodytextChar"/>
                <w:sz w:val="18"/>
                <w:szCs w:val="18"/>
              </w:rPr>
            </w:pPr>
            <w:r w:rsidRPr="009D11F7">
              <w:rPr>
                <w:rStyle w:val="BodytextChar"/>
                <w:sz w:val="18"/>
                <w:szCs w:val="18"/>
              </w:rPr>
              <w:t>Column</w:t>
            </w:r>
          </w:p>
        </w:tc>
        <w:tc>
          <w:tcPr>
            <w:tcW w:w="674" w:type="pct"/>
            <w:vAlign w:val="center"/>
          </w:tcPr>
          <w:p w:rsidRPr="009D11F7" w:rsidR="00CF42A3" w:rsidP="007E4FC8" w:rsidRDefault="00CF42A3" w14:paraId="7E096325" wp14:textId="77777777">
            <w:pPr>
              <w:pStyle w:val="TableText"/>
              <w:keepNext w:val="0"/>
              <w:keepLines w:val="0"/>
              <w:rPr>
                <w:rStyle w:val="BodytextChar"/>
                <w:sz w:val="18"/>
                <w:szCs w:val="18"/>
              </w:rPr>
            </w:pPr>
            <w:r w:rsidRPr="009D11F7">
              <w:rPr>
                <w:rStyle w:val="BodytextChar"/>
                <w:sz w:val="18"/>
                <w:szCs w:val="18"/>
              </w:rPr>
              <w:t>SA LI-Svc Cd-Mod</w:t>
            </w:r>
          </w:p>
        </w:tc>
        <w:tc>
          <w:tcPr>
            <w:tcW w:w="868" w:type="pct"/>
            <w:gridSpan w:val="2"/>
            <w:vAlign w:val="center"/>
          </w:tcPr>
          <w:p w:rsidRPr="009D11F7" w:rsidR="00CF42A3" w:rsidP="007E4FC8" w:rsidRDefault="00CF42A3" w14:paraId="58120FDF" wp14:textId="77777777">
            <w:pPr>
              <w:pStyle w:val="TableText"/>
              <w:keepNext w:val="0"/>
              <w:keepLines w:val="0"/>
              <w:rPr>
                <w:rStyle w:val="BodytextChar"/>
                <w:sz w:val="18"/>
                <w:szCs w:val="18"/>
              </w:rPr>
            </w:pPr>
            <w:r w:rsidRPr="009D11F7">
              <w:rPr>
                <w:rStyle w:val="BodytextChar"/>
                <w:sz w:val="18"/>
                <w:szCs w:val="18"/>
              </w:rPr>
              <w:t xml:space="preserve">Up to 4 pairs of Procedure Code Modifiers.  </w:t>
            </w:r>
          </w:p>
        </w:tc>
        <w:tc>
          <w:tcPr>
            <w:tcW w:w="998" w:type="pct"/>
            <w:vAlign w:val="center"/>
          </w:tcPr>
          <w:p w:rsidRPr="009D11F7" w:rsidR="00CF42A3" w:rsidP="007E4FC8" w:rsidRDefault="00CF42A3" w14:paraId="6D3F77BB" wp14:textId="77777777">
            <w:pPr>
              <w:pStyle w:val="TableText"/>
              <w:keepNext w:val="0"/>
              <w:keepLines w:val="0"/>
              <w:rPr>
                <w:rStyle w:val="BodytextChar"/>
                <w:sz w:val="18"/>
                <w:szCs w:val="18"/>
              </w:rPr>
            </w:pPr>
            <w:r w:rsidRPr="009D11F7">
              <w:rPr>
                <w:rStyle w:val="BodytextChar"/>
                <w:sz w:val="18"/>
                <w:szCs w:val="18"/>
              </w:rPr>
              <w:t>A_DTL_TB</w:t>
            </w:r>
          </w:p>
        </w:tc>
        <w:tc>
          <w:tcPr>
            <w:tcW w:w="854" w:type="pct"/>
            <w:gridSpan w:val="2"/>
            <w:vAlign w:val="center"/>
          </w:tcPr>
          <w:p w:rsidRPr="009D11F7" w:rsidR="00CF42A3" w:rsidP="007E4FC8" w:rsidRDefault="00CF42A3" w14:paraId="36026D6E" wp14:textId="77777777">
            <w:pPr>
              <w:pStyle w:val="TableText1"/>
              <w:spacing w:before="40" w:after="40"/>
              <w:rPr>
                <w:rFonts w:cs="Arial"/>
                <w:bCs/>
                <w:color w:val="000000"/>
                <w:sz w:val="18"/>
                <w:szCs w:val="18"/>
              </w:rPr>
            </w:pPr>
            <w:r w:rsidRPr="009D11F7">
              <w:rPr>
                <w:rFonts w:cs="Arial"/>
                <w:bCs/>
                <w:color w:val="000000"/>
                <w:sz w:val="18"/>
                <w:szCs w:val="18"/>
              </w:rPr>
              <w:t>A_PROC_MOD_1ST_CD</w:t>
            </w:r>
          </w:p>
          <w:p w:rsidRPr="009D11F7" w:rsidR="00CF42A3" w:rsidP="007E4FC8" w:rsidRDefault="00CF42A3" w14:paraId="037EECFD" wp14:textId="77777777">
            <w:pPr>
              <w:pStyle w:val="TableText1"/>
              <w:spacing w:before="40" w:after="40"/>
              <w:rPr>
                <w:rFonts w:cs="Arial"/>
                <w:bCs/>
                <w:color w:val="000000"/>
                <w:sz w:val="18"/>
                <w:szCs w:val="18"/>
              </w:rPr>
            </w:pPr>
            <w:r w:rsidRPr="009D11F7">
              <w:rPr>
                <w:rFonts w:cs="Arial"/>
                <w:bCs/>
                <w:color w:val="000000"/>
                <w:sz w:val="18"/>
                <w:szCs w:val="18"/>
              </w:rPr>
              <w:t>A_PROC_MOD_2ND_CD</w:t>
            </w:r>
          </w:p>
          <w:p w:rsidRPr="009D11F7" w:rsidR="00CF42A3" w:rsidP="007E4FC8" w:rsidRDefault="00CF42A3" w14:paraId="0EB1D466" wp14:textId="77777777">
            <w:pPr>
              <w:pStyle w:val="TableText1"/>
              <w:spacing w:before="40" w:after="40"/>
              <w:rPr>
                <w:rFonts w:cs="Arial"/>
                <w:bCs/>
                <w:color w:val="000000"/>
                <w:sz w:val="18"/>
                <w:szCs w:val="18"/>
              </w:rPr>
            </w:pPr>
            <w:r w:rsidRPr="009D11F7">
              <w:rPr>
                <w:rFonts w:cs="Arial"/>
                <w:bCs/>
                <w:color w:val="000000"/>
                <w:sz w:val="18"/>
                <w:szCs w:val="18"/>
              </w:rPr>
              <w:t xml:space="preserve"> A_PROC_MOD_3RD_CD</w:t>
            </w:r>
          </w:p>
          <w:p w:rsidRPr="009D11F7" w:rsidR="00CF42A3" w:rsidP="007E4FC8" w:rsidRDefault="00CF42A3" w14:paraId="225DE264" wp14:textId="77777777">
            <w:pPr>
              <w:pStyle w:val="TableText"/>
              <w:keepNext w:val="0"/>
              <w:keepLines w:val="0"/>
              <w:rPr>
                <w:rStyle w:val="BodytextChar"/>
                <w:sz w:val="18"/>
                <w:szCs w:val="18"/>
              </w:rPr>
            </w:pPr>
            <w:r w:rsidRPr="00105EB0">
              <w:rPr>
                <w:bCs/>
                <w:color w:val="000000"/>
                <w:sz w:val="18"/>
                <w:szCs w:val="18"/>
                <w:lang w:val="en-US" w:eastAsia="en-US"/>
              </w:rPr>
              <w:t>A_PROC_MOD_4TH_CD</w:t>
            </w:r>
          </w:p>
        </w:tc>
        <w:tc>
          <w:tcPr>
            <w:tcW w:w="1056" w:type="pct"/>
            <w:vAlign w:val="center"/>
          </w:tcPr>
          <w:p w:rsidRPr="009D11F7" w:rsidR="00CF42A3" w:rsidP="007E4FC8" w:rsidRDefault="00CF42A3" w14:paraId="703B2860" wp14:textId="77777777">
            <w:pPr>
              <w:pStyle w:val="TableText"/>
              <w:keepNext w:val="0"/>
              <w:keepLines w:val="0"/>
              <w:rPr>
                <w:rStyle w:val="BodytextChar"/>
                <w:sz w:val="18"/>
                <w:szCs w:val="18"/>
              </w:rPr>
            </w:pPr>
          </w:p>
        </w:tc>
      </w:tr>
      <w:tr xmlns:wp14="http://schemas.microsoft.com/office/word/2010/wordml" w:rsidRPr="003A71B0" w:rsidR="00CF42A3" w:rsidTr="00CF42A3" w14:paraId="22AA7CE2" wp14:textId="77777777">
        <w:tblPrEx>
          <w:tblCellMar>
            <w:top w:w="0" w:type="dxa"/>
            <w:bottom w:w="0" w:type="dxa"/>
          </w:tblCellMar>
        </w:tblPrEx>
        <w:trPr>
          <w:cantSplit/>
          <w:jc w:val="center"/>
        </w:trPr>
        <w:tc>
          <w:tcPr>
            <w:tcW w:w="550" w:type="pct"/>
            <w:vAlign w:val="center"/>
          </w:tcPr>
          <w:p w:rsidRPr="009D11F7" w:rsidR="00CF42A3" w:rsidP="007E4FC8" w:rsidRDefault="00CF42A3" w14:paraId="55A44B8E" wp14:textId="77777777">
            <w:pPr>
              <w:pStyle w:val="TableText"/>
              <w:keepNext w:val="0"/>
              <w:keepLines w:val="0"/>
              <w:rPr>
                <w:rStyle w:val="BodytextChar"/>
                <w:sz w:val="18"/>
                <w:szCs w:val="18"/>
              </w:rPr>
            </w:pPr>
            <w:r w:rsidRPr="009D11F7">
              <w:rPr>
                <w:rStyle w:val="BodytextChar"/>
                <w:sz w:val="18"/>
                <w:szCs w:val="18"/>
              </w:rPr>
              <w:t>Column</w:t>
            </w:r>
          </w:p>
        </w:tc>
        <w:tc>
          <w:tcPr>
            <w:tcW w:w="674" w:type="pct"/>
            <w:vAlign w:val="center"/>
          </w:tcPr>
          <w:p w:rsidRPr="009D11F7" w:rsidR="00CF42A3" w:rsidP="007E4FC8" w:rsidRDefault="00CF42A3" w14:paraId="785A8C1D" wp14:textId="77777777">
            <w:pPr>
              <w:pStyle w:val="TableText"/>
              <w:keepNext w:val="0"/>
              <w:keepLines w:val="0"/>
              <w:rPr>
                <w:rStyle w:val="BodytextChar"/>
                <w:sz w:val="18"/>
                <w:szCs w:val="18"/>
              </w:rPr>
            </w:pPr>
            <w:r w:rsidRPr="009D11F7">
              <w:rPr>
                <w:rStyle w:val="BodytextChar"/>
                <w:sz w:val="18"/>
                <w:szCs w:val="18"/>
              </w:rPr>
              <w:t>SA Amt-LI Req</w:t>
            </w:r>
          </w:p>
        </w:tc>
        <w:tc>
          <w:tcPr>
            <w:tcW w:w="868" w:type="pct"/>
            <w:gridSpan w:val="2"/>
            <w:vAlign w:val="center"/>
          </w:tcPr>
          <w:p w:rsidRPr="009D11F7" w:rsidR="00CF42A3" w:rsidP="007E4FC8" w:rsidRDefault="00CF42A3" w14:paraId="0F436F53" wp14:textId="77777777">
            <w:pPr>
              <w:pStyle w:val="TableText"/>
              <w:keepNext w:val="0"/>
              <w:keepLines w:val="0"/>
              <w:rPr>
                <w:rStyle w:val="BodytextChar"/>
                <w:sz w:val="18"/>
                <w:szCs w:val="18"/>
              </w:rPr>
            </w:pPr>
            <w:r w:rsidRPr="009D11F7">
              <w:rPr>
                <w:rStyle w:val="BodytextChar"/>
                <w:sz w:val="18"/>
                <w:szCs w:val="18"/>
              </w:rPr>
              <w:t>This field displays the requested amount.</w:t>
            </w:r>
          </w:p>
        </w:tc>
        <w:tc>
          <w:tcPr>
            <w:tcW w:w="998" w:type="pct"/>
            <w:vAlign w:val="center"/>
          </w:tcPr>
          <w:p w:rsidRPr="009D11F7" w:rsidR="00CF42A3" w:rsidP="007E4FC8" w:rsidRDefault="00CF42A3" w14:paraId="30DFF81D" wp14:textId="77777777">
            <w:pPr>
              <w:pStyle w:val="TableText"/>
              <w:keepNext w:val="0"/>
              <w:keepLines w:val="0"/>
              <w:rPr>
                <w:rStyle w:val="BodytextChar"/>
                <w:sz w:val="18"/>
                <w:szCs w:val="18"/>
              </w:rPr>
            </w:pPr>
            <w:r w:rsidRPr="009D11F7">
              <w:rPr>
                <w:rStyle w:val="BodytextChar"/>
                <w:sz w:val="18"/>
                <w:szCs w:val="18"/>
              </w:rPr>
              <w:t>A_DTL_TB</w:t>
            </w:r>
          </w:p>
        </w:tc>
        <w:tc>
          <w:tcPr>
            <w:tcW w:w="854" w:type="pct"/>
            <w:gridSpan w:val="2"/>
            <w:vAlign w:val="center"/>
          </w:tcPr>
          <w:p w:rsidRPr="009D11F7" w:rsidR="00CF42A3" w:rsidP="007E4FC8" w:rsidRDefault="00CF42A3" w14:paraId="76D09E3A" wp14:textId="77777777">
            <w:pPr>
              <w:pStyle w:val="TableText"/>
              <w:keepNext w:val="0"/>
              <w:keepLines w:val="0"/>
              <w:rPr>
                <w:rStyle w:val="BodytextChar"/>
                <w:sz w:val="18"/>
                <w:szCs w:val="18"/>
              </w:rPr>
            </w:pPr>
            <w:r w:rsidRPr="009D11F7">
              <w:rPr>
                <w:rStyle w:val="BodytextChar"/>
                <w:sz w:val="18"/>
                <w:szCs w:val="18"/>
              </w:rPr>
              <w:t>A_LI_REQ_AMT</w:t>
            </w:r>
          </w:p>
        </w:tc>
        <w:tc>
          <w:tcPr>
            <w:tcW w:w="1056" w:type="pct"/>
            <w:vAlign w:val="center"/>
          </w:tcPr>
          <w:p w:rsidRPr="009D11F7" w:rsidR="00CF42A3" w:rsidP="007E4FC8" w:rsidRDefault="00CF42A3" w14:paraId="44A8064C" wp14:textId="77777777">
            <w:pPr>
              <w:pStyle w:val="TableText"/>
              <w:keepNext w:val="0"/>
              <w:keepLines w:val="0"/>
              <w:rPr>
                <w:rStyle w:val="BodytextChar"/>
                <w:sz w:val="18"/>
                <w:szCs w:val="18"/>
              </w:rPr>
            </w:pPr>
          </w:p>
        </w:tc>
      </w:tr>
      <w:tr xmlns:wp14="http://schemas.microsoft.com/office/word/2010/wordml" w:rsidRPr="003A71B0" w:rsidR="00CF42A3" w:rsidTr="00CF42A3" w14:paraId="65EE1247" wp14:textId="77777777">
        <w:tblPrEx>
          <w:tblCellMar>
            <w:top w:w="0" w:type="dxa"/>
            <w:bottom w:w="0" w:type="dxa"/>
          </w:tblCellMar>
        </w:tblPrEx>
        <w:trPr>
          <w:cantSplit/>
          <w:jc w:val="center"/>
        </w:trPr>
        <w:tc>
          <w:tcPr>
            <w:tcW w:w="550" w:type="pct"/>
            <w:vAlign w:val="center"/>
          </w:tcPr>
          <w:p w:rsidRPr="009D11F7" w:rsidR="00CF42A3" w:rsidP="007E4FC8" w:rsidRDefault="00CF42A3" w14:paraId="0616D8E4" wp14:textId="77777777">
            <w:pPr>
              <w:pStyle w:val="TableText"/>
              <w:keepNext w:val="0"/>
              <w:keepLines w:val="0"/>
              <w:rPr>
                <w:rStyle w:val="BodytextChar"/>
                <w:sz w:val="18"/>
                <w:szCs w:val="18"/>
              </w:rPr>
            </w:pPr>
            <w:r w:rsidRPr="009D11F7">
              <w:rPr>
                <w:rStyle w:val="BodytextChar"/>
                <w:sz w:val="18"/>
                <w:szCs w:val="18"/>
              </w:rPr>
              <w:t>Column</w:t>
            </w:r>
          </w:p>
        </w:tc>
        <w:tc>
          <w:tcPr>
            <w:tcW w:w="674" w:type="pct"/>
            <w:vAlign w:val="center"/>
          </w:tcPr>
          <w:p w:rsidRPr="009D11F7" w:rsidR="00CF42A3" w:rsidP="007E4FC8" w:rsidRDefault="00CF42A3" w14:paraId="6026994B" wp14:textId="77777777">
            <w:pPr>
              <w:pStyle w:val="TableText"/>
              <w:keepNext w:val="0"/>
              <w:keepLines w:val="0"/>
              <w:rPr>
                <w:rStyle w:val="BodytextChar"/>
                <w:sz w:val="18"/>
                <w:szCs w:val="18"/>
              </w:rPr>
            </w:pPr>
            <w:r w:rsidRPr="009D11F7">
              <w:rPr>
                <w:rStyle w:val="BodytextChar"/>
                <w:sz w:val="18"/>
                <w:szCs w:val="18"/>
              </w:rPr>
              <w:t>SA Amt-LI App</w:t>
            </w:r>
          </w:p>
        </w:tc>
        <w:tc>
          <w:tcPr>
            <w:tcW w:w="868" w:type="pct"/>
            <w:gridSpan w:val="2"/>
            <w:vAlign w:val="center"/>
          </w:tcPr>
          <w:p w:rsidRPr="009D11F7" w:rsidR="00CF42A3" w:rsidP="007E4FC8" w:rsidRDefault="00CF42A3" w14:paraId="42F2B6F5" wp14:textId="77777777">
            <w:pPr>
              <w:pStyle w:val="TableText"/>
              <w:keepNext w:val="0"/>
              <w:keepLines w:val="0"/>
              <w:rPr>
                <w:rStyle w:val="BodytextChar"/>
                <w:sz w:val="18"/>
                <w:szCs w:val="18"/>
              </w:rPr>
            </w:pPr>
            <w:r w:rsidRPr="009D11F7">
              <w:rPr>
                <w:rStyle w:val="BodytextChar"/>
                <w:sz w:val="18"/>
                <w:szCs w:val="18"/>
              </w:rPr>
              <w:t>This field displays the approved amount.</w:t>
            </w:r>
          </w:p>
        </w:tc>
        <w:tc>
          <w:tcPr>
            <w:tcW w:w="998" w:type="pct"/>
            <w:vAlign w:val="center"/>
          </w:tcPr>
          <w:p w:rsidRPr="009D11F7" w:rsidR="00CF42A3" w:rsidP="007E4FC8" w:rsidRDefault="00CF42A3" w14:paraId="05F9FE69" wp14:textId="77777777">
            <w:pPr>
              <w:pStyle w:val="TableText"/>
              <w:keepNext w:val="0"/>
              <w:keepLines w:val="0"/>
              <w:rPr>
                <w:rStyle w:val="BodytextChar"/>
                <w:sz w:val="18"/>
                <w:szCs w:val="18"/>
              </w:rPr>
            </w:pPr>
            <w:r w:rsidRPr="009D11F7">
              <w:rPr>
                <w:rStyle w:val="BodytextChar"/>
                <w:sz w:val="18"/>
                <w:szCs w:val="18"/>
              </w:rPr>
              <w:t>A_DTL_TB</w:t>
            </w:r>
          </w:p>
        </w:tc>
        <w:tc>
          <w:tcPr>
            <w:tcW w:w="854" w:type="pct"/>
            <w:gridSpan w:val="2"/>
            <w:vAlign w:val="center"/>
          </w:tcPr>
          <w:p w:rsidRPr="009D11F7" w:rsidR="00CF42A3" w:rsidP="007E4FC8" w:rsidRDefault="00CF42A3" w14:paraId="6C6D5CA0" wp14:textId="77777777">
            <w:pPr>
              <w:pStyle w:val="TableText"/>
              <w:keepNext w:val="0"/>
              <w:keepLines w:val="0"/>
              <w:rPr>
                <w:rStyle w:val="BodytextChar"/>
                <w:sz w:val="18"/>
                <w:szCs w:val="18"/>
              </w:rPr>
            </w:pPr>
            <w:r w:rsidRPr="009D11F7">
              <w:rPr>
                <w:rStyle w:val="BodytextChar"/>
                <w:sz w:val="18"/>
                <w:szCs w:val="18"/>
              </w:rPr>
              <w:t>A_LI_APP_AMT</w:t>
            </w:r>
          </w:p>
        </w:tc>
        <w:tc>
          <w:tcPr>
            <w:tcW w:w="1056" w:type="pct"/>
            <w:vAlign w:val="center"/>
          </w:tcPr>
          <w:p w:rsidRPr="009D11F7" w:rsidR="00CF42A3" w:rsidP="007E4FC8" w:rsidRDefault="00CF42A3" w14:paraId="3365D47E" wp14:textId="77777777">
            <w:pPr>
              <w:pStyle w:val="TableText"/>
              <w:keepNext w:val="0"/>
              <w:keepLines w:val="0"/>
              <w:rPr>
                <w:rStyle w:val="BodytextChar"/>
                <w:sz w:val="18"/>
                <w:szCs w:val="18"/>
              </w:rPr>
            </w:pPr>
          </w:p>
        </w:tc>
      </w:tr>
      <w:tr xmlns:wp14="http://schemas.microsoft.com/office/word/2010/wordml" w:rsidRPr="003A71B0" w:rsidR="00CF42A3" w:rsidTr="00CF42A3" w14:paraId="39A41463" wp14:textId="77777777">
        <w:tblPrEx>
          <w:tblCellMar>
            <w:top w:w="0" w:type="dxa"/>
            <w:bottom w:w="0" w:type="dxa"/>
          </w:tblCellMar>
        </w:tblPrEx>
        <w:trPr>
          <w:cantSplit/>
          <w:jc w:val="center"/>
        </w:trPr>
        <w:tc>
          <w:tcPr>
            <w:tcW w:w="550" w:type="pct"/>
            <w:tcBorders>
              <w:bottom w:val="single" w:color="616161" w:sz="2" w:space="0"/>
            </w:tcBorders>
            <w:vAlign w:val="center"/>
          </w:tcPr>
          <w:p w:rsidRPr="009D11F7" w:rsidR="00CF42A3" w:rsidP="007E4FC8" w:rsidRDefault="00CF42A3" w14:paraId="4AFD774D" wp14:textId="77777777">
            <w:pPr>
              <w:pStyle w:val="TableText"/>
              <w:keepNext w:val="0"/>
              <w:keepLines w:val="0"/>
              <w:rPr>
                <w:rStyle w:val="BodytextChar"/>
                <w:sz w:val="18"/>
                <w:szCs w:val="18"/>
              </w:rPr>
            </w:pPr>
            <w:r w:rsidRPr="009D11F7">
              <w:rPr>
                <w:rStyle w:val="BodytextChar"/>
                <w:sz w:val="18"/>
                <w:szCs w:val="18"/>
              </w:rPr>
              <w:t>Column</w:t>
            </w:r>
          </w:p>
        </w:tc>
        <w:tc>
          <w:tcPr>
            <w:tcW w:w="674" w:type="pct"/>
            <w:tcBorders>
              <w:bottom w:val="single" w:color="616161" w:sz="2" w:space="0"/>
            </w:tcBorders>
            <w:vAlign w:val="center"/>
          </w:tcPr>
          <w:p w:rsidRPr="009D11F7" w:rsidR="00CF42A3" w:rsidP="003C7137" w:rsidRDefault="00CF42A3" w14:paraId="3FE39378" wp14:textId="77777777">
            <w:pPr>
              <w:pStyle w:val="TableText"/>
              <w:keepNext w:val="0"/>
              <w:keepLines w:val="0"/>
              <w:rPr>
                <w:rStyle w:val="BodytextChar"/>
                <w:sz w:val="18"/>
                <w:szCs w:val="18"/>
              </w:rPr>
            </w:pPr>
            <w:r w:rsidRPr="009D11F7">
              <w:rPr>
                <w:rStyle w:val="BodytextChar"/>
                <w:sz w:val="18"/>
                <w:szCs w:val="18"/>
              </w:rPr>
              <w:t xml:space="preserve">SA Cost </w:t>
            </w:r>
            <w:r w:rsidR="003C7137">
              <w:rPr>
                <w:rStyle w:val="BodytextChar"/>
                <w:sz w:val="18"/>
                <w:szCs w:val="18"/>
              </w:rPr>
              <w:t>Avoid</w:t>
            </w:r>
            <w:r w:rsidRPr="009D11F7" w:rsidR="003A6586">
              <w:rPr>
                <w:rStyle w:val="BodytextChar"/>
                <w:sz w:val="18"/>
                <w:szCs w:val="18"/>
              </w:rPr>
              <w:t xml:space="preserve"> </w:t>
            </w:r>
            <w:r w:rsidRPr="009D11F7">
              <w:rPr>
                <w:rStyle w:val="BodytextChar"/>
                <w:sz w:val="18"/>
                <w:szCs w:val="18"/>
              </w:rPr>
              <w:t>Amt</w:t>
            </w:r>
          </w:p>
        </w:tc>
        <w:tc>
          <w:tcPr>
            <w:tcW w:w="868" w:type="pct"/>
            <w:gridSpan w:val="2"/>
            <w:tcBorders>
              <w:bottom w:val="single" w:color="616161" w:sz="2" w:space="0"/>
            </w:tcBorders>
            <w:vAlign w:val="center"/>
          </w:tcPr>
          <w:p w:rsidRPr="009D11F7" w:rsidR="00CF42A3" w:rsidP="007E4FC8" w:rsidRDefault="00CF42A3" w14:paraId="71DE8697" wp14:textId="77777777">
            <w:pPr>
              <w:pStyle w:val="TableText"/>
              <w:keepNext w:val="0"/>
              <w:keepLines w:val="0"/>
              <w:rPr>
                <w:rStyle w:val="BodytextChar"/>
                <w:sz w:val="18"/>
                <w:szCs w:val="18"/>
              </w:rPr>
            </w:pPr>
            <w:r w:rsidRPr="009D11F7">
              <w:rPr>
                <w:rStyle w:val="BodytextChar"/>
                <w:sz w:val="18"/>
                <w:szCs w:val="18"/>
              </w:rPr>
              <w:t>This field displays the service authorization cost Savings amount.</w:t>
            </w:r>
          </w:p>
        </w:tc>
        <w:tc>
          <w:tcPr>
            <w:tcW w:w="998" w:type="pct"/>
            <w:tcBorders>
              <w:bottom w:val="single" w:color="616161" w:sz="2" w:space="0"/>
            </w:tcBorders>
            <w:vAlign w:val="center"/>
          </w:tcPr>
          <w:p w:rsidRPr="009D11F7" w:rsidR="00CF42A3" w:rsidP="007E4FC8" w:rsidRDefault="00CF42A3" w14:paraId="12A82F31" wp14:textId="77777777">
            <w:pPr>
              <w:pStyle w:val="TableText"/>
              <w:keepNext w:val="0"/>
              <w:keepLines w:val="0"/>
              <w:rPr>
                <w:rStyle w:val="BodytextChar"/>
                <w:sz w:val="18"/>
                <w:szCs w:val="18"/>
              </w:rPr>
            </w:pPr>
            <w:r w:rsidRPr="009D11F7">
              <w:rPr>
                <w:rStyle w:val="BodytextChar"/>
                <w:sz w:val="18"/>
                <w:szCs w:val="18"/>
              </w:rPr>
              <w:t>Program Generated</w:t>
            </w:r>
          </w:p>
        </w:tc>
        <w:tc>
          <w:tcPr>
            <w:tcW w:w="854" w:type="pct"/>
            <w:gridSpan w:val="2"/>
            <w:tcBorders>
              <w:bottom w:val="single" w:color="616161" w:sz="2" w:space="0"/>
            </w:tcBorders>
            <w:vAlign w:val="center"/>
          </w:tcPr>
          <w:p w:rsidRPr="009D11F7" w:rsidR="00CF42A3" w:rsidP="007E4FC8" w:rsidRDefault="00CF42A3" w14:paraId="062B1AF2" wp14:textId="77777777">
            <w:pPr>
              <w:pStyle w:val="TableText"/>
              <w:keepNext w:val="0"/>
              <w:keepLines w:val="0"/>
              <w:rPr>
                <w:rStyle w:val="BodytextChar"/>
                <w:sz w:val="18"/>
                <w:szCs w:val="18"/>
              </w:rPr>
            </w:pPr>
            <w:r w:rsidRPr="009D11F7">
              <w:rPr>
                <w:rStyle w:val="BodytextChar"/>
                <w:sz w:val="18"/>
                <w:szCs w:val="18"/>
              </w:rPr>
              <w:t>Program Generated</w:t>
            </w:r>
          </w:p>
        </w:tc>
        <w:tc>
          <w:tcPr>
            <w:tcW w:w="1056" w:type="pct"/>
            <w:tcBorders>
              <w:bottom w:val="single" w:color="616161" w:sz="2" w:space="0"/>
            </w:tcBorders>
            <w:vAlign w:val="center"/>
          </w:tcPr>
          <w:p w:rsidRPr="009D11F7" w:rsidR="00CF42A3" w:rsidP="007E4FC8" w:rsidRDefault="00CF42A3" w14:paraId="2931FD81" wp14:textId="77777777">
            <w:pPr>
              <w:pStyle w:val="TableText"/>
              <w:keepNext w:val="0"/>
              <w:keepLines w:val="0"/>
              <w:rPr>
                <w:rStyle w:val="BodytextChar"/>
                <w:sz w:val="18"/>
                <w:szCs w:val="18"/>
              </w:rPr>
            </w:pPr>
            <w:r w:rsidRPr="009D11F7">
              <w:rPr>
                <w:rStyle w:val="BodytextChar"/>
                <w:sz w:val="18"/>
                <w:szCs w:val="18"/>
              </w:rPr>
              <w:t>A-DTL-TB.A-LI-REQ-AMT –</w:t>
            </w:r>
          </w:p>
          <w:p w:rsidRPr="009D11F7" w:rsidR="00CF42A3" w:rsidP="007E4FC8" w:rsidRDefault="00CF42A3" w14:paraId="145495A9" wp14:textId="77777777">
            <w:pPr>
              <w:pStyle w:val="TableText"/>
              <w:keepNext w:val="0"/>
              <w:keepLines w:val="0"/>
              <w:rPr>
                <w:rStyle w:val="BodytextChar"/>
                <w:sz w:val="18"/>
                <w:szCs w:val="18"/>
              </w:rPr>
            </w:pPr>
            <w:r w:rsidRPr="009D11F7">
              <w:rPr>
                <w:rStyle w:val="BodytextChar"/>
                <w:sz w:val="18"/>
                <w:szCs w:val="18"/>
              </w:rPr>
              <w:t>A-DTL-TB.A-LI-APP-AMT</w:t>
            </w:r>
            <w:r w:rsidRPr="009D11F7" w:rsidDel="003C206C">
              <w:rPr>
                <w:rStyle w:val="BodytextChar"/>
                <w:sz w:val="18"/>
                <w:szCs w:val="18"/>
              </w:rPr>
              <w:t xml:space="preserve"> </w:t>
            </w:r>
          </w:p>
        </w:tc>
      </w:tr>
      <w:tr xmlns:wp14="http://schemas.microsoft.com/office/word/2010/wordml" w:rsidR="00CF42A3" w14:paraId="3D34C308"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CF42A3" w:rsidP="007E4FC8" w:rsidRDefault="00CF42A3" w14:paraId="7D68CAAF"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CF42A3" w:rsidTr="00CF42A3" w14:paraId="042EDB17" wp14:textId="77777777">
        <w:tblPrEx>
          <w:tblCellMar>
            <w:top w:w="0" w:type="dxa"/>
            <w:bottom w:w="0" w:type="dxa"/>
          </w:tblCellMar>
        </w:tblPrEx>
        <w:trPr>
          <w:cantSplit/>
          <w:jc w:val="center"/>
        </w:trPr>
        <w:tc>
          <w:tcPr>
            <w:tcW w:w="1367" w:type="pct"/>
            <w:gridSpan w:val="3"/>
            <w:tcBorders>
              <w:top w:val="single" w:color="616161" w:sz="2" w:space="0"/>
              <w:bottom w:val="single" w:color="616161" w:sz="2" w:space="0"/>
            </w:tcBorders>
            <w:vAlign w:val="center"/>
          </w:tcPr>
          <w:p w:rsidRPr="009D11F7" w:rsidR="00CF42A3" w:rsidP="007E4FC8" w:rsidRDefault="00CF42A3" w14:paraId="036FACC2" wp14:textId="77777777">
            <w:pPr>
              <w:pStyle w:val="TableHeading"/>
              <w:keepLines w:val="0"/>
              <w:spacing w:before="40" w:after="40"/>
              <w:jc w:val="center"/>
              <w:rPr>
                <w:rStyle w:val="ModernTableText"/>
                <w:rFonts w:cs="Arial"/>
                <w:szCs w:val="18"/>
              </w:rPr>
            </w:pPr>
            <w:r w:rsidRPr="009D11F7">
              <w:rPr>
                <w:rStyle w:val="ModernTableText"/>
                <w:rFonts w:cs="Arial"/>
                <w:szCs w:val="18"/>
              </w:rPr>
              <w:t>Chart Footnote Label (opt)</w:t>
            </w:r>
          </w:p>
        </w:tc>
        <w:tc>
          <w:tcPr>
            <w:tcW w:w="2034" w:type="pct"/>
            <w:gridSpan w:val="3"/>
            <w:tcBorders>
              <w:top w:val="single" w:color="616161" w:sz="2" w:space="0"/>
              <w:bottom w:val="single" w:color="616161" w:sz="2" w:space="0"/>
            </w:tcBorders>
            <w:vAlign w:val="center"/>
          </w:tcPr>
          <w:p w:rsidRPr="009D11F7" w:rsidR="00CF42A3" w:rsidP="007E4FC8" w:rsidRDefault="00CF42A3" w14:paraId="3318CFCB" wp14:textId="77777777">
            <w:pPr>
              <w:pStyle w:val="TableText1"/>
              <w:spacing w:before="40" w:after="40"/>
              <w:jc w:val="center"/>
              <w:rPr>
                <w:rStyle w:val="ModernTableText"/>
                <w:rFonts w:cs="Arial"/>
                <w:b/>
                <w:noProof/>
                <w:szCs w:val="18"/>
              </w:rPr>
            </w:pPr>
            <w:r w:rsidRPr="009D11F7">
              <w:rPr>
                <w:rStyle w:val="ModernTableText"/>
                <w:rFonts w:cs="Arial"/>
                <w:b/>
                <w:noProof/>
                <w:szCs w:val="18"/>
              </w:rPr>
              <w:t>Chart Footnote Description (opt)</w:t>
            </w:r>
          </w:p>
        </w:tc>
        <w:tc>
          <w:tcPr>
            <w:tcW w:w="1599" w:type="pct"/>
            <w:gridSpan w:val="2"/>
            <w:tcBorders>
              <w:top w:val="single" w:color="616161" w:sz="2" w:space="0"/>
              <w:bottom w:val="single" w:color="616161" w:sz="2" w:space="0"/>
            </w:tcBorders>
            <w:vAlign w:val="center"/>
          </w:tcPr>
          <w:p w:rsidRPr="009D11F7" w:rsidR="00CF42A3" w:rsidP="007E4FC8" w:rsidRDefault="00CF42A3" w14:paraId="07D52CDE" wp14:textId="77777777">
            <w:pPr>
              <w:pStyle w:val="TableText1"/>
              <w:spacing w:before="40" w:after="40"/>
              <w:jc w:val="center"/>
              <w:rPr>
                <w:rStyle w:val="ModernTableText"/>
                <w:rFonts w:cs="Arial"/>
                <w:b/>
                <w:noProof/>
                <w:szCs w:val="18"/>
              </w:rPr>
            </w:pPr>
            <w:r w:rsidRPr="009D11F7">
              <w:rPr>
                <w:rStyle w:val="ModernTableText"/>
                <w:rFonts w:cs="Arial"/>
                <w:b/>
                <w:noProof/>
                <w:szCs w:val="18"/>
              </w:rPr>
              <w:t>Chart Footnote Processing Rules (opt)</w:t>
            </w:r>
          </w:p>
        </w:tc>
      </w:tr>
      <w:tr xmlns:wp14="http://schemas.microsoft.com/office/word/2010/wordml" w:rsidR="00CF42A3" w:rsidTr="00CF42A3" w14:paraId="5B25CEA1" wp14:textId="77777777">
        <w:tblPrEx>
          <w:tblCellMar>
            <w:top w:w="0" w:type="dxa"/>
            <w:bottom w:w="0" w:type="dxa"/>
          </w:tblCellMar>
        </w:tblPrEx>
        <w:trPr>
          <w:cantSplit/>
          <w:jc w:val="center"/>
        </w:trPr>
        <w:tc>
          <w:tcPr>
            <w:tcW w:w="1367" w:type="pct"/>
            <w:gridSpan w:val="3"/>
            <w:tcBorders>
              <w:top w:val="single" w:color="616161" w:sz="2" w:space="0"/>
              <w:bottom w:val="single" w:color="616161" w:sz="2" w:space="0"/>
            </w:tcBorders>
            <w:vAlign w:val="center"/>
          </w:tcPr>
          <w:p w:rsidRPr="009D11F7" w:rsidR="00CF42A3" w:rsidP="007E4FC8" w:rsidRDefault="00CF42A3" w14:paraId="35E0A051"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c>
          <w:tcPr>
            <w:tcW w:w="2034" w:type="pct"/>
            <w:gridSpan w:val="3"/>
            <w:tcBorders>
              <w:top w:val="single" w:color="616161" w:sz="2" w:space="0"/>
              <w:bottom w:val="single" w:color="616161" w:sz="2" w:space="0"/>
            </w:tcBorders>
            <w:vAlign w:val="center"/>
          </w:tcPr>
          <w:p w:rsidRPr="009D11F7" w:rsidR="00CF42A3" w:rsidP="007E4FC8" w:rsidRDefault="00CF42A3" w14:paraId="2DC5309A"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c>
          <w:tcPr>
            <w:tcW w:w="1599" w:type="pct"/>
            <w:gridSpan w:val="2"/>
            <w:tcBorders>
              <w:top w:val="single" w:color="616161" w:sz="2" w:space="0"/>
              <w:bottom w:val="single" w:color="616161" w:sz="2" w:space="0"/>
            </w:tcBorders>
            <w:vAlign w:val="center"/>
          </w:tcPr>
          <w:p w:rsidRPr="009D11F7" w:rsidR="00CF42A3" w:rsidP="007E4FC8" w:rsidRDefault="00CF42A3" w14:paraId="2EB0EF80"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r>
      <w:tr xmlns:wp14="http://schemas.microsoft.com/office/word/2010/wordml" w:rsidR="00CF42A3" w14:paraId="3F7DC490"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CF42A3" w:rsidP="007E4FC8" w:rsidRDefault="00CF42A3" w14:paraId="37A4E53C"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Footnote (opt)</w:t>
            </w:r>
          </w:p>
        </w:tc>
      </w:tr>
      <w:tr xmlns:wp14="http://schemas.microsoft.com/office/word/2010/wordml" w:rsidR="00CF42A3" w:rsidTr="00CF42A3" w14:paraId="3C17874A" wp14:textId="77777777">
        <w:tblPrEx>
          <w:tblCellMar>
            <w:top w:w="0" w:type="dxa"/>
            <w:bottom w:w="0" w:type="dxa"/>
          </w:tblCellMar>
        </w:tblPrEx>
        <w:trPr>
          <w:cantSplit/>
          <w:jc w:val="center"/>
        </w:trPr>
        <w:tc>
          <w:tcPr>
            <w:tcW w:w="1367" w:type="pct"/>
            <w:gridSpan w:val="3"/>
            <w:tcBorders>
              <w:top w:val="single" w:color="616161" w:sz="2" w:space="0"/>
            </w:tcBorders>
            <w:vAlign w:val="center"/>
          </w:tcPr>
          <w:p w:rsidRPr="009D11F7" w:rsidR="00CF42A3" w:rsidP="007E4FC8" w:rsidRDefault="00CF42A3" w14:paraId="00F59C49" wp14:textId="77777777">
            <w:pPr>
              <w:pStyle w:val="TableHeading"/>
              <w:keepLines w:val="0"/>
              <w:spacing w:before="40" w:after="40"/>
              <w:jc w:val="center"/>
              <w:rPr>
                <w:rStyle w:val="ModernTableText"/>
                <w:rFonts w:cs="Arial"/>
                <w:szCs w:val="18"/>
              </w:rPr>
            </w:pPr>
            <w:r w:rsidRPr="009D11F7">
              <w:rPr>
                <w:rStyle w:val="ModernTableText"/>
                <w:rFonts w:cs="Arial"/>
                <w:szCs w:val="18"/>
              </w:rPr>
              <w:t>Report Footnote Label (opt)</w:t>
            </w:r>
          </w:p>
        </w:tc>
        <w:tc>
          <w:tcPr>
            <w:tcW w:w="2034" w:type="pct"/>
            <w:gridSpan w:val="3"/>
            <w:tcBorders>
              <w:top w:val="single" w:color="616161" w:sz="2" w:space="0"/>
            </w:tcBorders>
            <w:vAlign w:val="center"/>
          </w:tcPr>
          <w:p w:rsidRPr="009D11F7" w:rsidR="00CF42A3" w:rsidP="007E4FC8" w:rsidRDefault="00CF42A3" w14:paraId="5006BCBF" wp14:textId="77777777">
            <w:pPr>
              <w:pStyle w:val="TableText1"/>
              <w:spacing w:before="40" w:after="40"/>
              <w:jc w:val="center"/>
              <w:rPr>
                <w:rStyle w:val="ModernTableText"/>
                <w:rFonts w:cs="Arial"/>
                <w:b/>
                <w:noProof/>
                <w:szCs w:val="18"/>
              </w:rPr>
            </w:pPr>
            <w:r w:rsidRPr="009D11F7">
              <w:rPr>
                <w:rStyle w:val="ModernTableText"/>
                <w:rFonts w:cs="Arial"/>
                <w:b/>
                <w:noProof/>
                <w:szCs w:val="18"/>
              </w:rPr>
              <w:t>Report Footnote Description (opt)</w:t>
            </w:r>
          </w:p>
        </w:tc>
        <w:tc>
          <w:tcPr>
            <w:tcW w:w="1599" w:type="pct"/>
            <w:gridSpan w:val="2"/>
            <w:tcBorders>
              <w:top w:val="single" w:color="616161" w:sz="2" w:space="0"/>
            </w:tcBorders>
            <w:vAlign w:val="center"/>
          </w:tcPr>
          <w:p w:rsidRPr="009D11F7" w:rsidR="00CF42A3" w:rsidP="007E4FC8" w:rsidRDefault="00CF42A3" w14:paraId="6A795289" wp14:textId="77777777">
            <w:pPr>
              <w:pStyle w:val="TableText1"/>
              <w:spacing w:before="40" w:after="40"/>
              <w:jc w:val="center"/>
              <w:rPr>
                <w:rStyle w:val="ModernTableText"/>
                <w:rFonts w:cs="Arial"/>
                <w:b/>
                <w:noProof/>
                <w:szCs w:val="18"/>
              </w:rPr>
            </w:pPr>
            <w:r w:rsidRPr="009D11F7">
              <w:rPr>
                <w:rStyle w:val="ModernTableText"/>
                <w:rFonts w:cs="Arial"/>
                <w:b/>
                <w:noProof/>
                <w:szCs w:val="18"/>
              </w:rPr>
              <w:t>Report Footnote Processing Rules (opt)</w:t>
            </w:r>
          </w:p>
        </w:tc>
      </w:tr>
      <w:tr xmlns:wp14="http://schemas.microsoft.com/office/word/2010/wordml" w:rsidR="00CF42A3" w:rsidTr="00CF42A3" w14:paraId="0295AE79" wp14:textId="77777777">
        <w:tblPrEx>
          <w:tblCellMar>
            <w:top w:w="0" w:type="dxa"/>
            <w:bottom w:w="0" w:type="dxa"/>
          </w:tblCellMar>
        </w:tblPrEx>
        <w:trPr>
          <w:cantSplit/>
          <w:jc w:val="center"/>
        </w:trPr>
        <w:tc>
          <w:tcPr>
            <w:tcW w:w="1367" w:type="pct"/>
            <w:gridSpan w:val="3"/>
            <w:vAlign w:val="center"/>
          </w:tcPr>
          <w:p w:rsidRPr="009D11F7" w:rsidR="00CF42A3" w:rsidP="007E4FC8" w:rsidRDefault="00CF42A3" w14:paraId="6AB3A8AC"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c>
          <w:tcPr>
            <w:tcW w:w="2034" w:type="pct"/>
            <w:gridSpan w:val="3"/>
            <w:vAlign w:val="center"/>
          </w:tcPr>
          <w:p w:rsidRPr="009D11F7" w:rsidR="00CF42A3" w:rsidP="007E4FC8" w:rsidRDefault="00CF42A3" w14:paraId="79D701C4"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c>
          <w:tcPr>
            <w:tcW w:w="1599" w:type="pct"/>
            <w:gridSpan w:val="2"/>
            <w:vAlign w:val="center"/>
          </w:tcPr>
          <w:p w:rsidRPr="009D11F7" w:rsidR="00CF42A3" w:rsidP="007E4FC8" w:rsidRDefault="00CF42A3" w14:paraId="4EEAA925" wp14:textId="77777777">
            <w:pPr>
              <w:pStyle w:val="TableText1"/>
              <w:spacing w:before="40" w:after="40"/>
              <w:rPr>
                <w:rStyle w:val="ModernTableText"/>
                <w:rFonts w:cs="Arial"/>
                <w:bCs/>
                <w:color w:val="000000"/>
                <w:szCs w:val="18"/>
              </w:rPr>
            </w:pPr>
            <w:r w:rsidRPr="009D11F7">
              <w:rPr>
                <w:rStyle w:val="ModernTableText"/>
                <w:rFonts w:cs="Arial"/>
                <w:bCs/>
                <w:color w:val="000000"/>
                <w:szCs w:val="18"/>
              </w:rPr>
              <w:t>N/A</w:t>
            </w:r>
          </w:p>
        </w:tc>
      </w:tr>
    </w:tbl>
    <w:p xmlns:wp14="http://schemas.microsoft.com/office/word/2010/wordml" w:rsidR="00CE759A" w:rsidRDefault="00CE759A" w14:paraId="18FF7917" wp14:textId="77777777">
      <w:pPr>
        <w:rPr>
          <w:sz w:val="19"/>
          <w:szCs w:val="19"/>
        </w:rPr>
      </w:pPr>
    </w:p>
    <w:p xmlns:wp14="http://schemas.microsoft.com/office/word/2010/wordml" w:rsidR="00CE759A" w:rsidP="00D0385C" w:rsidRDefault="00CE759A" w14:paraId="07CE087A" wp14:textId="77777777">
      <w:pPr>
        <w:pStyle w:val="Heading5"/>
      </w:pPr>
      <w:r>
        <w:br w:type="page"/>
      </w:r>
      <w:bookmarkStart w:name="_Toc214963349" w:id="319"/>
      <w:r>
        <w:t>Report Definition – OPR-SRA-125 - Service Authorization Inventory Summary</w:t>
      </w:r>
      <w:bookmarkEnd w:id="319"/>
      <w:r>
        <w:t xml:space="preserve"> </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34"/>
        <w:gridCol w:w="1488"/>
        <w:gridCol w:w="1701"/>
        <w:gridCol w:w="1663"/>
        <w:gridCol w:w="20"/>
        <w:gridCol w:w="1920"/>
        <w:gridCol w:w="2323"/>
        <w:gridCol w:w="302"/>
        <w:gridCol w:w="17"/>
        <w:gridCol w:w="1974"/>
        <w:gridCol w:w="1548"/>
      </w:tblGrid>
      <w:tr xmlns:wp14="http://schemas.microsoft.com/office/word/2010/wordml" w:rsidR="00CE759A" w14:paraId="0D170B2F" wp14:textId="77777777">
        <w:tblPrEx>
          <w:tblCellMar>
            <w:top w:w="0" w:type="dxa"/>
            <w:bottom w:w="0" w:type="dxa"/>
          </w:tblCellMar>
        </w:tblPrEx>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00CE759A" w:rsidP="00757A57" w:rsidRDefault="00CE759A" w14:paraId="0DC95A42" wp14:textId="77777777">
            <w:pPr>
              <w:jc w:val="center"/>
              <w:rPr>
                <w:rFonts w:eastAsia="MS Mincho"/>
              </w:rPr>
            </w:pPr>
            <w:r>
              <w:br w:type="page"/>
            </w:r>
            <w:r>
              <w:br w:type="page"/>
            </w:r>
            <w:r>
              <w:br w:type="page"/>
            </w:r>
            <w:r>
              <w:rPr>
                <w:sz w:val="38"/>
                <w:szCs w:val="38"/>
              </w:rPr>
              <w:br w:type="page"/>
            </w:r>
            <w:r>
              <w:rPr>
                <w:rFonts w:eastAsia="MS Mincho"/>
              </w:rPr>
              <w:t>NH MMIS REPORT DEFINITION</w:t>
            </w:r>
          </w:p>
        </w:tc>
      </w:tr>
      <w:tr xmlns:wp14="http://schemas.microsoft.com/office/word/2010/wordml" w:rsidR="00CE759A" w14:paraId="478F686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5" w:type="pct"/>
            <w:gridSpan w:val="2"/>
            <w:tcBorders>
              <w:top w:val="single" w:color="auto" w:sz="4" w:space="0"/>
            </w:tcBorders>
            <w:vAlign w:val="center"/>
          </w:tcPr>
          <w:p w:rsidRPr="009D11F7" w:rsidR="00CE759A" w:rsidRDefault="00CE759A" w14:paraId="1C50FCEE" wp14:textId="77777777">
            <w:pPr>
              <w:pStyle w:val="TableHeading"/>
              <w:spacing w:before="40" w:after="40"/>
              <w:rPr>
                <w:rStyle w:val="ModernTableText"/>
                <w:noProof/>
                <w:szCs w:val="18"/>
              </w:rPr>
            </w:pPr>
            <w:r w:rsidRPr="009D11F7">
              <w:rPr>
                <w:rStyle w:val="ModernTableText"/>
                <w:noProof/>
                <w:szCs w:val="18"/>
              </w:rPr>
              <w:t>Report Type:</w:t>
            </w:r>
          </w:p>
        </w:tc>
        <w:tc>
          <w:tcPr>
            <w:tcW w:w="3985" w:type="pct"/>
            <w:gridSpan w:val="9"/>
            <w:tcBorders>
              <w:top w:val="single" w:color="auto" w:sz="4" w:space="0"/>
            </w:tcBorders>
            <w:vAlign w:val="center"/>
          </w:tcPr>
          <w:p w:rsidRPr="009D11F7" w:rsidR="00CE759A" w:rsidRDefault="00CE759A" w14:paraId="5D583A83" wp14:textId="77777777">
            <w:pPr>
              <w:pStyle w:val="TableText1"/>
              <w:spacing w:before="40" w:after="40"/>
              <w:rPr>
                <w:rStyle w:val="ModernTableText"/>
                <w:noProof/>
                <w:szCs w:val="18"/>
              </w:rPr>
            </w:pPr>
            <w:r w:rsidRPr="009D11F7">
              <w:rPr>
                <w:rStyle w:val="ModernTableText"/>
                <w:rFonts w:ascii="Wingdings" w:hAnsi="Wingdings" w:eastAsia="Wingdings" w:cs="Wingdings"/>
                <w:noProof/>
                <w:szCs w:val="18"/>
              </w:rPr>
              <w:t>þ</w:t>
            </w:r>
            <w:r w:rsidRPr="009D11F7">
              <w:rPr>
                <w:rStyle w:val="ModernTableText"/>
                <w:noProof/>
                <w:szCs w:val="18"/>
              </w:rPr>
              <w:t xml:space="preserve"> Standard</w:t>
            </w:r>
            <w:r w:rsidRPr="009D11F7">
              <w:rPr>
                <w:rStyle w:val="ModernTableText"/>
                <w:noProof/>
                <w:szCs w:val="18"/>
              </w:rPr>
              <w:tab/>
            </w:r>
            <w:r w:rsidRPr="009D11F7">
              <w:rPr>
                <w:rStyle w:val="ModernTableText"/>
                <w:noProof/>
                <w:szCs w:val="18"/>
              </w:rPr>
              <w:tab/>
            </w:r>
            <w:r w:rsidRPr="009D11F7">
              <w:rPr>
                <w:rStyle w:val="ModernTableText"/>
                <w:rFonts w:ascii="Wingdings 2" w:hAnsi="Wingdings 2" w:eastAsia="Wingdings 2" w:cs="Wingdings 2"/>
                <w:noProof/>
                <w:szCs w:val="18"/>
              </w:rPr>
              <w:t>£</w:t>
            </w:r>
            <w:r w:rsidRPr="009D11F7">
              <w:rPr>
                <w:rStyle w:val="ModernTableText"/>
                <w:noProof/>
                <w:szCs w:val="18"/>
              </w:rPr>
              <w:t>Customized</w:t>
            </w:r>
          </w:p>
        </w:tc>
      </w:tr>
      <w:tr xmlns:wp14="http://schemas.microsoft.com/office/word/2010/wordml" w:rsidR="00CE759A" w14:paraId="122E478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5" w:type="pct"/>
            <w:gridSpan w:val="2"/>
            <w:tcBorders>
              <w:top w:val="single" w:color="616161" w:sz="2" w:space="0"/>
            </w:tcBorders>
            <w:vAlign w:val="center"/>
          </w:tcPr>
          <w:p w:rsidRPr="009D11F7" w:rsidR="00CE759A" w:rsidRDefault="00CE759A" w14:paraId="25FCD89F" wp14:textId="77777777">
            <w:pPr>
              <w:pStyle w:val="TableHeading"/>
              <w:spacing w:before="40" w:after="40"/>
              <w:rPr>
                <w:rStyle w:val="ModernTableText"/>
                <w:noProof/>
                <w:szCs w:val="18"/>
              </w:rPr>
            </w:pPr>
            <w:r w:rsidRPr="009D11F7">
              <w:rPr>
                <w:rStyle w:val="ModernTableText"/>
                <w:noProof/>
                <w:szCs w:val="18"/>
              </w:rPr>
              <w:t>Client Name:</w:t>
            </w:r>
          </w:p>
        </w:tc>
        <w:tc>
          <w:tcPr>
            <w:tcW w:w="3985" w:type="pct"/>
            <w:gridSpan w:val="9"/>
            <w:tcBorders>
              <w:top w:val="single" w:color="616161" w:sz="2" w:space="0"/>
            </w:tcBorders>
            <w:vAlign w:val="center"/>
          </w:tcPr>
          <w:p w:rsidRPr="009D11F7" w:rsidR="00CE759A" w:rsidRDefault="00CE759A" w14:paraId="5B5C7598" wp14:textId="77777777">
            <w:pPr>
              <w:pStyle w:val="TableText1"/>
              <w:spacing w:before="40" w:after="40"/>
              <w:rPr>
                <w:rStyle w:val="ModernTableText"/>
                <w:szCs w:val="18"/>
              </w:rPr>
            </w:pPr>
            <w:r w:rsidRPr="009D11F7">
              <w:rPr>
                <w:rStyle w:val="ModernTableText"/>
                <w:szCs w:val="18"/>
              </w:rPr>
              <w:t>New Hampshire</w:t>
            </w:r>
          </w:p>
        </w:tc>
      </w:tr>
      <w:tr xmlns:wp14="http://schemas.microsoft.com/office/word/2010/wordml" w:rsidR="00CE759A" w14:paraId="6DD2097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5" w:type="pct"/>
            <w:gridSpan w:val="2"/>
            <w:tcBorders>
              <w:top w:val="single" w:color="616161" w:sz="2" w:space="0"/>
            </w:tcBorders>
            <w:vAlign w:val="center"/>
          </w:tcPr>
          <w:p w:rsidRPr="009D11F7" w:rsidR="00CE759A" w:rsidRDefault="00CE759A" w14:paraId="396B40B5" wp14:textId="77777777">
            <w:pPr>
              <w:pStyle w:val="TableHeading"/>
              <w:spacing w:before="40" w:after="40"/>
              <w:rPr>
                <w:rStyle w:val="ModernTableText"/>
                <w:noProof/>
                <w:szCs w:val="18"/>
              </w:rPr>
            </w:pPr>
            <w:r w:rsidRPr="009D11F7">
              <w:rPr>
                <w:rStyle w:val="ModernTableText"/>
                <w:noProof/>
                <w:szCs w:val="18"/>
              </w:rPr>
              <w:t>Client Report ID:</w:t>
            </w:r>
          </w:p>
        </w:tc>
        <w:tc>
          <w:tcPr>
            <w:tcW w:w="3985" w:type="pct"/>
            <w:gridSpan w:val="9"/>
            <w:tcBorders>
              <w:top w:val="single" w:color="616161" w:sz="2" w:space="0"/>
            </w:tcBorders>
            <w:vAlign w:val="center"/>
          </w:tcPr>
          <w:p w:rsidRPr="009D11F7" w:rsidR="00CE759A" w:rsidRDefault="00CE759A" w14:paraId="335986A0" wp14:textId="77777777">
            <w:pPr>
              <w:pStyle w:val="TableText1"/>
              <w:spacing w:before="40" w:after="40"/>
              <w:rPr>
                <w:rStyle w:val="ModernTableText"/>
                <w:szCs w:val="18"/>
              </w:rPr>
            </w:pPr>
            <w:r w:rsidRPr="009D11F7">
              <w:rPr>
                <w:rStyle w:val="ModernTableText"/>
                <w:szCs w:val="18"/>
              </w:rPr>
              <w:t>OPR-SRA-125</w:t>
            </w:r>
          </w:p>
        </w:tc>
      </w:tr>
      <w:tr xmlns:wp14="http://schemas.microsoft.com/office/word/2010/wordml" w:rsidR="00CE759A" w14:paraId="0CDA124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91"/>
          <w:jc w:val="center"/>
        </w:trPr>
        <w:tc>
          <w:tcPr>
            <w:tcW w:w="1015" w:type="pct"/>
            <w:gridSpan w:val="2"/>
            <w:tcBorders>
              <w:top w:val="single" w:color="616161" w:sz="2" w:space="0"/>
            </w:tcBorders>
            <w:vAlign w:val="center"/>
          </w:tcPr>
          <w:p w:rsidRPr="009D11F7" w:rsidR="00CE759A" w:rsidRDefault="00CE759A" w14:paraId="4CA471FC" wp14:textId="77777777">
            <w:pPr>
              <w:pStyle w:val="TableHeading"/>
              <w:spacing w:before="40" w:after="40"/>
              <w:rPr>
                <w:rStyle w:val="ModernTableText"/>
                <w:noProof/>
                <w:szCs w:val="18"/>
              </w:rPr>
            </w:pPr>
            <w:r w:rsidRPr="009D11F7">
              <w:rPr>
                <w:rStyle w:val="ModernTableText"/>
                <w:noProof/>
                <w:szCs w:val="18"/>
              </w:rPr>
              <w:t>Client Line Of Business:</w:t>
            </w:r>
          </w:p>
        </w:tc>
        <w:tc>
          <w:tcPr>
            <w:tcW w:w="3985" w:type="pct"/>
            <w:gridSpan w:val="9"/>
            <w:tcBorders>
              <w:top w:val="single" w:color="616161" w:sz="2" w:space="0"/>
            </w:tcBorders>
            <w:vAlign w:val="center"/>
          </w:tcPr>
          <w:p w:rsidRPr="009D11F7" w:rsidR="00CE759A" w:rsidRDefault="00CE759A" w14:paraId="7B046E09" wp14:textId="77777777">
            <w:pPr>
              <w:pStyle w:val="TableText1"/>
              <w:spacing w:before="40" w:after="40"/>
              <w:rPr>
                <w:rStyle w:val="ModernTableText"/>
                <w:szCs w:val="18"/>
              </w:rPr>
            </w:pPr>
            <w:r w:rsidRPr="009D11F7">
              <w:rPr>
                <w:rStyle w:val="ModernTableText"/>
                <w:szCs w:val="18"/>
              </w:rPr>
              <w:t>Medicaid</w:t>
            </w:r>
          </w:p>
        </w:tc>
      </w:tr>
      <w:tr xmlns:wp14="http://schemas.microsoft.com/office/word/2010/wordml" w:rsidR="00CE759A" w14:paraId="4FB60D9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1015" w:type="pct"/>
            <w:gridSpan w:val="2"/>
            <w:tcBorders>
              <w:top w:val="single" w:color="616161" w:sz="2" w:space="0"/>
            </w:tcBorders>
            <w:vAlign w:val="center"/>
          </w:tcPr>
          <w:p w:rsidRPr="009D11F7" w:rsidR="00CE759A" w:rsidRDefault="00CE759A" w14:paraId="0164A80A" wp14:textId="77777777">
            <w:pPr>
              <w:pStyle w:val="TableHeading"/>
              <w:spacing w:before="40" w:after="40"/>
              <w:rPr>
                <w:rStyle w:val="ModernTableText"/>
                <w:noProof/>
                <w:szCs w:val="18"/>
              </w:rPr>
            </w:pPr>
            <w:r w:rsidRPr="009D11F7">
              <w:rPr>
                <w:rStyle w:val="ModernTableText"/>
                <w:noProof/>
                <w:szCs w:val="18"/>
              </w:rPr>
              <w:t>Client Division / Department:</w:t>
            </w:r>
          </w:p>
        </w:tc>
        <w:tc>
          <w:tcPr>
            <w:tcW w:w="3985" w:type="pct"/>
            <w:gridSpan w:val="9"/>
            <w:tcBorders>
              <w:top w:val="single" w:color="616161" w:sz="2" w:space="0"/>
            </w:tcBorders>
            <w:vAlign w:val="center"/>
          </w:tcPr>
          <w:p w:rsidRPr="009D11F7" w:rsidR="00CE759A" w:rsidRDefault="00CE759A" w14:paraId="3C254166" wp14:textId="77777777">
            <w:pPr>
              <w:pStyle w:val="TableText1"/>
              <w:spacing w:before="40" w:after="40"/>
              <w:rPr>
                <w:rStyle w:val="ModernTableText"/>
                <w:szCs w:val="18"/>
              </w:rPr>
            </w:pPr>
            <w:r w:rsidRPr="009D11F7">
              <w:rPr>
                <w:rStyle w:val="ModernTableText"/>
                <w:szCs w:val="18"/>
              </w:rPr>
              <w:t>DHHS</w:t>
            </w:r>
          </w:p>
        </w:tc>
      </w:tr>
      <w:tr xmlns:wp14="http://schemas.microsoft.com/office/word/2010/wordml" w:rsidR="00CE759A" w14:paraId="77906BF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15" w:type="pct"/>
            <w:gridSpan w:val="2"/>
            <w:tcBorders>
              <w:top w:val="single" w:color="616161" w:sz="2" w:space="0"/>
              <w:bottom w:val="single" w:color="616161" w:sz="2" w:space="0"/>
            </w:tcBorders>
            <w:vAlign w:val="center"/>
          </w:tcPr>
          <w:p w:rsidRPr="009D11F7" w:rsidR="00CE759A" w:rsidRDefault="00CE759A" w14:paraId="507FB50E" wp14:textId="77777777">
            <w:pPr>
              <w:pStyle w:val="TableHeading"/>
              <w:spacing w:before="40" w:after="40"/>
              <w:rPr>
                <w:rStyle w:val="ModernTableText"/>
                <w:noProof/>
                <w:szCs w:val="18"/>
              </w:rPr>
            </w:pPr>
            <w:r w:rsidRPr="009D11F7">
              <w:rPr>
                <w:rStyle w:val="ModernTableText"/>
                <w:noProof/>
                <w:szCs w:val="18"/>
              </w:rPr>
              <w:t>Report Title:</w:t>
            </w:r>
          </w:p>
        </w:tc>
        <w:tc>
          <w:tcPr>
            <w:tcW w:w="3985" w:type="pct"/>
            <w:gridSpan w:val="9"/>
            <w:tcBorders>
              <w:top w:val="single" w:color="616161" w:sz="2" w:space="0"/>
              <w:bottom w:val="single" w:color="616161" w:sz="2" w:space="0"/>
            </w:tcBorders>
            <w:vAlign w:val="center"/>
          </w:tcPr>
          <w:p w:rsidRPr="009D11F7" w:rsidR="00CE759A" w:rsidRDefault="00CE759A" w14:paraId="552AE6C5" wp14:textId="77777777">
            <w:pPr>
              <w:pStyle w:val="TableText1"/>
              <w:spacing w:before="40" w:after="40"/>
              <w:rPr>
                <w:rStyle w:val="ModernTableText"/>
                <w:szCs w:val="18"/>
              </w:rPr>
            </w:pPr>
            <w:r w:rsidRPr="009D11F7">
              <w:rPr>
                <w:sz w:val="18"/>
                <w:szCs w:val="18"/>
              </w:rPr>
              <w:t xml:space="preserve">Service Authorization Inventory Summary </w:t>
            </w:r>
          </w:p>
        </w:tc>
      </w:tr>
      <w:tr xmlns:wp14="http://schemas.microsoft.com/office/word/2010/wordml" w:rsidR="00CE759A" w14:paraId="1EDF985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15" w:type="pct"/>
            <w:gridSpan w:val="2"/>
            <w:tcBorders>
              <w:top w:val="single" w:color="616161" w:sz="2" w:space="0"/>
              <w:bottom w:val="single" w:color="616161" w:sz="2" w:space="0"/>
            </w:tcBorders>
            <w:vAlign w:val="center"/>
          </w:tcPr>
          <w:p w:rsidRPr="009D11F7" w:rsidR="00CE759A" w:rsidRDefault="00CE759A" w14:paraId="5C127582" wp14:textId="77777777">
            <w:pPr>
              <w:pStyle w:val="TableHeading"/>
              <w:spacing w:before="40" w:after="40"/>
              <w:rPr>
                <w:rStyle w:val="ModernTableText"/>
                <w:noProof/>
                <w:szCs w:val="18"/>
              </w:rPr>
            </w:pPr>
            <w:r w:rsidRPr="009D11F7">
              <w:rPr>
                <w:rStyle w:val="ModernTableText"/>
                <w:noProof/>
                <w:szCs w:val="18"/>
              </w:rPr>
              <w:t>Report Description:</w:t>
            </w:r>
          </w:p>
        </w:tc>
        <w:tc>
          <w:tcPr>
            <w:tcW w:w="3985" w:type="pct"/>
            <w:gridSpan w:val="9"/>
            <w:tcBorders>
              <w:top w:val="single" w:color="616161" w:sz="2" w:space="0"/>
              <w:bottom w:val="single" w:color="616161" w:sz="2" w:space="0"/>
            </w:tcBorders>
            <w:vAlign w:val="center"/>
          </w:tcPr>
          <w:p w:rsidRPr="009D11F7" w:rsidR="00CE759A" w:rsidRDefault="00CE759A" w14:paraId="3BA006D1" wp14:textId="77777777">
            <w:pPr>
              <w:pStyle w:val="TableText1"/>
              <w:spacing w:before="40" w:after="40"/>
              <w:rPr>
                <w:rStyle w:val="ModernTableText"/>
                <w:szCs w:val="18"/>
              </w:rPr>
            </w:pPr>
            <w:r w:rsidRPr="009D11F7">
              <w:rPr>
                <w:rFonts w:cs="Arial"/>
                <w:sz w:val="18"/>
                <w:szCs w:val="18"/>
              </w:rPr>
              <w:t>This report is used to count the number of SA records in each status.</w:t>
            </w:r>
          </w:p>
        </w:tc>
      </w:tr>
      <w:tr xmlns:wp14="http://schemas.microsoft.com/office/word/2010/wordml" w:rsidR="00CE759A" w14:paraId="2E8CDC6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5" w:type="pct"/>
            <w:gridSpan w:val="2"/>
            <w:vAlign w:val="center"/>
          </w:tcPr>
          <w:p w:rsidRPr="009D11F7" w:rsidR="00CE759A" w:rsidRDefault="00CE759A" w14:paraId="32B7E993" wp14:textId="77777777">
            <w:pPr>
              <w:pStyle w:val="TableHeading"/>
              <w:spacing w:before="40" w:after="40"/>
              <w:rPr>
                <w:rStyle w:val="ModernTableText"/>
                <w:noProof/>
                <w:szCs w:val="18"/>
              </w:rPr>
            </w:pPr>
            <w:r w:rsidRPr="009D11F7">
              <w:rPr>
                <w:rStyle w:val="ModernTableText"/>
                <w:noProof/>
                <w:szCs w:val="18"/>
              </w:rPr>
              <w:t>Report Source State Code:</w:t>
            </w:r>
          </w:p>
        </w:tc>
        <w:tc>
          <w:tcPr>
            <w:tcW w:w="3985" w:type="pct"/>
            <w:gridSpan w:val="9"/>
            <w:vAlign w:val="center"/>
          </w:tcPr>
          <w:p w:rsidRPr="009D11F7" w:rsidR="00CE759A" w:rsidRDefault="00CE759A" w14:paraId="30E6C591" wp14:textId="77777777">
            <w:pPr>
              <w:pStyle w:val="TableText1"/>
              <w:spacing w:before="40" w:after="40"/>
              <w:rPr>
                <w:rStyle w:val="ModernTableText"/>
                <w:szCs w:val="18"/>
              </w:rPr>
            </w:pPr>
            <w:r w:rsidRPr="009D11F7">
              <w:rPr>
                <w:rStyle w:val="ModernTableText"/>
                <w:szCs w:val="18"/>
              </w:rPr>
              <w:t>NH</w:t>
            </w:r>
          </w:p>
        </w:tc>
      </w:tr>
      <w:tr xmlns:wp14="http://schemas.microsoft.com/office/word/2010/wordml" w:rsidR="00CE759A" w14:paraId="15A937A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5" w:type="pct"/>
            <w:gridSpan w:val="2"/>
            <w:vAlign w:val="center"/>
          </w:tcPr>
          <w:p w:rsidRPr="009D11F7" w:rsidR="00CE759A" w:rsidRDefault="00CE759A" w14:paraId="439DA0B2" wp14:textId="77777777">
            <w:pPr>
              <w:pStyle w:val="TableHeading"/>
              <w:spacing w:before="40" w:after="40"/>
              <w:rPr>
                <w:rStyle w:val="ModernTableText"/>
                <w:noProof/>
                <w:szCs w:val="18"/>
              </w:rPr>
            </w:pPr>
            <w:r w:rsidRPr="009D11F7">
              <w:rPr>
                <w:rStyle w:val="ModernTableText"/>
                <w:noProof/>
                <w:szCs w:val="18"/>
              </w:rPr>
              <w:t>Report Source Type:</w:t>
            </w:r>
          </w:p>
        </w:tc>
        <w:tc>
          <w:tcPr>
            <w:tcW w:w="3985" w:type="pct"/>
            <w:gridSpan w:val="9"/>
            <w:vAlign w:val="center"/>
          </w:tcPr>
          <w:p w:rsidRPr="009D11F7" w:rsidR="00CE759A" w:rsidRDefault="00CE759A" w14:paraId="6E8869B6" wp14:textId="77777777">
            <w:pPr>
              <w:pStyle w:val="TableText1"/>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OLTP</w:t>
            </w:r>
            <w:r w:rsidRPr="009D11F7">
              <w:rPr>
                <w:rStyle w:val="ModernTableText"/>
                <w:noProof/>
                <w:szCs w:val="18"/>
              </w:rPr>
              <w:tab/>
            </w:r>
            <w:r w:rsidRPr="009D11F7">
              <w:rPr>
                <w:rStyle w:val="ModernTableText"/>
                <w:noProof/>
                <w:szCs w:val="18"/>
              </w:rPr>
              <w:tab/>
            </w:r>
            <w:r w:rsidRPr="009D11F7">
              <w:rPr>
                <w:rStyle w:val="ModernTableText"/>
                <w:rFonts w:ascii="Wingdings" w:hAnsi="Wingdings" w:eastAsia="Wingdings" w:cs="Wingdings"/>
                <w:noProof/>
                <w:szCs w:val="18"/>
              </w:rPr>
              <w:t>þ</w:t>
            </w:r>
            <w:r w:rsidRPr="009D11F7">
              <w:rPr>
                <w:rStyle w:val="ModernTableText"/>
                <w:noProof/>
                <w:szCs w:val="18"/>
              </w:rPr>
              <w:t xml:space="preserve"> OLAP </w:t>
            </w:r>
          </w:p>
        </w:tc>
      </w:tr>
      <w:tr xmlns:wp14="http://schemas.microsoft.com/office/word/2010/wordml" w:rsidR="00CE759A" w14:paraId="507067C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5" w:type="pct"/>
            <w:gridSpan w:val="2"/>
            <w:vAlign w:val="center"/>
          </w:tcPr>
          <w:p w:rsidRPr="009D11F7" w:rsidR="00CE759A" w:rsidRDefault="00CE759A" w14:paraId="65407242" wp14:textId="77777777">
            <w:pPr>
              <w:pStyle w:val="TableHeading"/>
              <w:spacing w:before="40" w:after="40"/>
              <w:rPr>
                <w:rStyle w:val="ModernTableText"/>
                <w:noProof/>
                <w:szCs w:val="18"/>
              </w:rPr>
            </w:pPr>
            <w:r w:rsidRPr="009D11F7">
              <w:rPr>
                <w:rStyle w:val="ModernTableText"/>
                <w:noProof/>
                <w:szCs w:val="18"/>
              </w:rPr>
              <w:t>Report Source Type Component:</w:t>
            </w:r>
          </w:p>
        </w:tc>
        <w:tc>
          <w:tcPr>
            <w:tcW w:w="3985" w:type="pct"/>
            <w:gridSpan w:val="9"/>
            <w:vAlign w:val="center"/>
          </w:tcPr>
          <w:p w:rsidRPr="009D11F7" w:rsidR="00CE759A" w:rsidRDefault="00CE759A" w14:paraId="41F66B05" wp14:textId="77777777">
            <w:pPr>
              <w:pStyle w:val="TableText1"/>
              <w:tabs>
                <w:tab w:val="left" w:pos="2052"/>
                <w:tab w:val="left" w:pos="2232"/>
                <w:tab w:val="left" w:pos="4032"/>
                <w:tab w:val="left" w:pos="6012"/>
                <w:tab w:val="left" w:pos="6552"/>
              </w:tabs>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Provider</w:t>
            </w:r>
            <w:r w:rsidRPr="009D11F7">
              <w:rPr>
                <w:rStyle w:val="ModernTableText"/>
                <w:noProof/>
                <w:szCs w:val="18"/>
              </w:rPr>
              <w:tab/>
            </w:r>
            <w:r w:rsidRPr="009D11F7">
              <w:rPr>
                <w:rStyle w:val="ModernTableText"/>
                <w:noProof/>
                <w:szCs w:val="18"/>
              </w:rPr>
              <w:t xml:space="preserve">  </w:t>
            </w:r>
            <w:r w:rsidRPr="009D11F7">
              <w:rPr>
                <w:rStyle w:val="ModernTableText"/>
                <w:rFonts w:ascii="Wingdings 2" w:hAnsi="Wingdings 2" w:eastAsia="Wingdings 2" w:cs="Wingdings 2"/>
                <w:noProof/>
                <w:szCs w:val="18"/>
              </w:rPr>
              <w:t>£</w:t>
            </w:r>
            <w:r w:rsidRPr="009D11F7">
              <w:rPr>
                <w:rStyle w:val="ModernTableText"/>
                <w:noProof/>
                <w:szCs w:val="18"/>
              </w:rPr>
              <w:t xml:space="preserve"> Member</w:t>
            </w:r>
            <w:r w:rsidRPr="009D11F7">
              <w:rPr>
                <w:rStyle w:val="ModernTableText"/>
                <w:noProof/>
                <w:szCs w:val="18"/>
              </w:rPr>
              <w:tab/>
            </w:r>
            <w:r w:rsidRPr="009D11F7">
              <w:rPr>
                <w:rStyle w:val="ModernTableText"/>
                <w:rFonts w:ascii="Wingdings" w:hAnsi="Wingdings" w:eastAsia="Wingdings" w:cs="Wingdings"/>
                <w:noProof/>
                <w:szCs w:val="18"/>
              </w:rPr>
              <w:t>þ</w:t>
            </w:r>
            <w:r w:rsidRPr="009D11F7">
              <w:rPr>
                <w:rStyle w:val="ModernTableText"/>
                <w:noProof/>
                <w:szCs w:val="18"/>
              </w:rPr>
              <w:t xml:space="preserve"> Operations</w:t>
            </w:r>
            <w:r w:rsidRPr="009D11F7">
              <w:rPr>
                <w:rStyle w:val="ModernTableText"/>
                <w:noProof/>
                <w:szCs w:val="18"/>
              </w:rPr>
              <w:tab/>
            </w:r>
            <w:r w:rsidRPr="009D11F7">
              <w:rPr>
                <w:rStyle w:val="ModernTableText"/>
                <w:rFonts w:ascii="Wingdings 2" w:hAnsi="Wingdings 2" w:eastAsia="Wingdings 2" w:cs="Wingdings 2"/>
                <w:noProof/>
                <w:szCs w:val="18"/>
              </w:rPr>
              <w:t>£</w:t>
            </w:r>
            <w:r w:rsidRPr="009D11F7">
              <w:rPr>
                <w:rStyle w:val="ModernTableText"/>
                <w:noProof/>
                <w:szCs w:val="18"/>
              </w:rPr>
              <w:t xml:space="preserve"> Program</w:t>
            </w:r>
          </w:p>
        </w:tc>
      </w:tr>
      <w:tr xmlns:wp14="http://schemas.microsoft.com/office/word/2010/wordml" w:rsidR="00CE759A" w14:paraId="2F5F19D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CE759A" w:rsidRDefault="00CE759A" w14:paraId="0B491814"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CE759A" w14:paraId="17A55A0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1015" w:type="pct"/>
            <w:gridSpan w:val="2"/>
            <w:vAlign w:val="center"/>
          </w:tcPr>
          <w:p w:rsidRPr="009D11F7" w:rsidR="00CE759A" w:rsidRDefault="00CE759A" w14:paraId="406DAFAB" wp14:textId="77777777">
            <w:pPr>
              <w:pStyle w:val="TableHeading"/>
              <w:spacing w:before="40" w:after="40"/>
              <w:rPr>
                <w:rStyle w:val="ModernTableText"/>
                <w:noProof/>
                <w:szCs w:val="18"/>
              </w:rPr>
            </w:pPr>
            <w:r w:rsidRPr="009D11F7">
              <w:rPr>
                <w:rStyle w:val="ModernTableText"/>
                <w:noProof/>
                <w:szCs w:val="18"/>
              </w:rPr>
              <w:t>Report Generated by:</w:t>
            </w:r>
          </w:p>
        </w:tc>
        <w:tc>
          <w:tcPr>
            <w:tcW w:w="3985" w:type="pct"/>
            <w:gridSpan w:val="9"/>
            <w:vAlign w:val="center"/>
          </w:tcPr>
          <w:p w:rsidRPr="009D11F7" w:rsidR="00CE759A" w:rsidRDefault="00CE759A" w14:paraId="73BB38B9" wp14:textId="77777777">
            <w:pPr>
              <w:pStyle w:val="TableText1"/>
              <w:tabs>
                <w:tab w:val="left" w:pos="2052"/>
                <w:tab w:val="left" w:pos="2232"/>
                <w:tab w:val="left" w:pos="4032"/>
                <w:tab w:val="left" w:pos="6012"/>
                <w:tab w:val="left" w:pos="7812"/>
                <w:tab w:val="left" w:pos="9792"/>
              </w:tabs>
              <w:spacing w:before="40" w:after="40"/>
              <w:rPr>
                <w:rStyle w:val="ModernTableText"/>
                <w:noProof/>
                <w:szCs w:val="18"/>
              </w:rPr>
            </w:pPr>
            <w:r w:rsidRPr="009D11F7">
              <w:rPr>
                <w:rStyle w:val="ModernTableText"/>
                <w:rFonts w:ascii="Wingdings" w:hAnsi="Wingdings" w:eastAsia="Wingdings" w:cs="Wingdings"/>
                <w:noProof/>
                <w:szCs w:val="18"/>
              </w:rPr>
              <w:t>þ</w:t>
            </w:r>
            <w:r w:rsidRPr="009D11F7">
              <w:rPr>
                <w:rStyle w:val="ModernTableText"/>
                <w:noProof/>
                <w:szCs w:val="18"/>
              </w:rPr>
              <w:t xml:space="preserve"> EQR</w:t>
            </w:r>
            <w:r w:rsidRPr="009D11F7">
              <w:rPr>
                <w:rStyle w:val="ModernTableText"/>
                <w:noProof/>
                <w:szCs w:val="18"/>
              </w:rPr>
              <w:tab/>
            </w:r>
            <w:r w:rsidRPr="009D11F7">
              <w:rPr>
                <w:rStyle w:val="ModernTableText"/>
                <w:rFonts w:ascii="Wingdings 2" w:hAnsi="Wingdings 2" w:eastAsia="Wingdings 2" w:cs="Wingdings 2"/>
                <w:noProof/>
                <w:szCs w:val="18"/>
              </w:rPr>
              <w:t>£</w:t>
            </w:r>
            <w:r w:rsidRPr="009D11F7">
              <w:rPr>
                <w:rStyle w:val="ModernTableText"/>
                <w:noProof/>
                <w:szCs w:val="18"/>
              </w:rPr>
              <w:t xml:space="preserve"> EFADS</w:t>
            </w:r>
            <w:r w:rsidRPr="009D11F7">
              <w:rPr>
                <w:rStyle w:val="ModernTableText"/>
                <w:noProof/>
                <w:szCs w:val="18"/>
              </w:rPr>
              <w:tab/>
            </w:r>
            <w:r w:rsidRPr="009D11F7">
              <w:rPr>
                <w:rStyle w:val="ModernTableText"/>
                <w:rFonts w:ascii="Wingdings 2" w:hAnsi="Wingdings 2" w:eastAsia="Wingdings 2" w:cs="Wingdings 2"/>
                <w:noProof/>
                <w:szCs w:val="18"/>
              </w:rPr>
              <w:t>£</w:t>
            </w:r>
            <w:r w:rsidRPr="009D11F7">
              <w:rPr>
                <w:rStyle w:val="ModernTableText"/>
                <w:noProof/>
                <w:szCs w:val="18"/>
              </w:rPr>
              <w:t xml:space="preserve"> EMAR</w:t>
            </w:r>
            <w:r w:rsidRPr="009D11F7">
              <w:rPr>
                <w:rStyle w:val="ModernTableText"/>
                <w:noProof/>
                <w:szCs w:val="18"/>
              </w:rPr>
              <w:tab/>
            </w:r>
            <w:r w:rsidRPr="009D11F7">
              <w:rPr>
                <w:rStyle w:val="ModernTableText"/>
                <w:rFonts w:ascii="Wingdings 2" w:hAnsi="Wingdings 2" w:eastAsia="Wingdings 2" w:cs="Wingdings 2"/>
                <w:noProof/>
                <w:szCs w:val="18"/>
              </w:rPr>
              <w:t>£</w:t>
            </w:r>
            <w:r w:rsidRPr="009D11F7">
              <w:rPr>
                <w:rStyle w:val="ModernTableText"/>
                <w:noProof/>
                <w:szCs w:val="18"/>
              </w:rPr>
              <w:t xml:space="preserve">  ESUR</w:t>
            </w:r>
            <w:r w:rsidRPr="009D11F7">
              <w:rPr>
                <w:rStyle w:val="ModernTableText"/>
                <w:noProof/>
                <w:szCs w:val="18"/>
              </w:rPr>
              <w:tab/>
            </w:r>
            <w:r w:rsidRPr="009D11F7">
              <w:rPr>
                <w:rStyle w:val="ModernTableText"/>
                <w:rFonts w:ascii="Wingdings 2" w:hAnsi="Wingdings 2" w:eastAsia="Wingdings 2" w:cs="Wingdings 2"/>
                <w:noProof/>
                <w:szCs w:val="18"/>
              </w:rPr>
              <w:t>£</w:t>
            </w:r>
            <w:r w:rsidRPr="009D11F7">
              <w:rPr>
                <w:rStyle w:val="ModernTableText"/>
                <w:noProof/>
                <w:szCs w:val="18"/>
              </w:rPr>
              <w:t xml:space="preserve"> Other – Please explain:  </w:t>
            </w:r>
          </w:p>
        </w:tc>
      </w:tr>
      <w:tr xmlns:wp14="http://schemas.microsoft.com/office/word/2010/wordml" w:rsidR="00CE759A" w14:paraId="0FBB655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15" w:type="pct"/>
            <w:gridSpan w:val="2"/>
            <w:vAlign w:val="center"/>
          </w:tcPr>
          <w:p w:rsidRPr="009D11F7" w:rsidR="00CE759A" w:rsidRDefault="00CE759A" w14:paraId="22DFCABE" wp14:textId="77777777">
            <w:pPr>
              <w:pStyle w:val="TableText1"/>
              <w:spacing w:before="40" w:after="40"/>
              <w:rPr>
                <w:rStyle w:val="ModernTableText"/>
                <w:b/>
                <w:noProof/>
                <w:szCs w:val="18"/>
              </w:rPr>
            </w:pPr>
            <w:r w:rsidRPr="009D11F7">
              <w:rPr>
                <w:rStyle w:val="ModernTableText"/>
                <w:b/>
                <w:noProof/>
                <w:szCs w:val="18"/>
              </w:rPr>
              <w:t>Report Screen Tip (optional):</w:t>
            </w:r>
          </w:p>
        </w:tc>
        <w:tc>
          <w:tcPr>
            <w:tcW w:w="3985" w:type="pct"/>
            <w:gridSpan w:val="9"/>
            <w:vAlign w:val="center"/>
          </w:tcPr>
          <w:p w:rsidRPr="009D11F7" w:rsidR="00CE759A" w:rsidRDefault="00CE759A" w14:paraId="47DBB497" wp14:textId="77777777">
            <w:pPr>
              <w:pStyle w:val="TableText1"/>
              <w:spacing w:before="40" w:after="40"/>
              <w:rPr>
                <w:rStyle w:val="ModernTableText"/>
                <w:szCs w:val="18"/>
                <w:u w:val="single"/>
              </w:rPr>
            </w:pPr>
          </w:p>
        </w:tc>
      </w:tr>
      <w:tr xmlns:wp14="http://schemas.microsoft.com/office/word/2010/wordml" w:rsidR="00CE759A" w14:paraId="22C9799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15" w:type="pct"/>
            <w:gridSpan w:val="2"/>
            <w:vAlign w:val="center"/>
          </w:tcPr>
          <w:p w:rsidRPr="009D11F7" w:rsidR="00CE759A" w:rsidRDefault="00CE759A" w14:paraId="0A4C5C40" wp14:textId="77777777">
            <w:pPr>
              <w:pStyle w:val="TableHeading"/>
              <w:spacing w:before="40" w:after="40"/>
              <w:rPr>
                <w:rStyle w:val="ModernTableText"/>
                <w:noProof/>
                <w:szCs w:val="18"/>
              </w:rPr>
            </w:pPr>
            <w:r w:rsidRPr="009D11F7">
              <w:rPr>
                <w:rStyle w:val="ModernTableText"/>
                <w:noProof/>
                <w:szCs w:val="18"/>
              </w:rPr>
              <w:t>Report Calendar Type:</w:t>
            </w:r>
          </w:p>
        </w:tc>
        <w:tc>
          <w:tcPr>
            <w:tcW w:w="3985" w:type="pct"/>
            <w:gridSpan w:val="9"/>
            <w:vAlign w:val="center"/>
          </w:tcPr>
          <w:p w:rsidRPr="009D11F7" w:rsidR="00CE759A" w:rsidRDefault="00CE759A" w14:paraId="719148DB" wp14:textId="77777777">
            <w:pPr>
              <w:pStyle w:val="TableText1"/>
              <w:tabs>
                <w:tab w:val="left" w:pos="2052"/>
                <w:tab w:val="left" w:pos="4032"/>
              </w:tabs>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State Fiscal</w:t>
            </w:r>
            <w:r w:rsidRPr="009D11F7">
              <w:rPr>
                <w:rStyle w:val="ModernTableText"/>
                <w:noProof/>
                <w:szCs w:val="18"/>
              </w:rPr>
              <w:tab/>
            </w:r>
            <w:r w:rsidRPr="009D11F7">
              <w:rPr>
                <w:rStyle w:val="ModernTableText"/>
                <w:rFonts w:ascii="Wingdings 2" w:hAnsi="Wingdings 2" w:eastAsia="Wingdings 2" w:cs="Wingdings 2"/>
                <w:noProof/>
                <w:szCs w:val="18"/>
              </w:rPr>
              <w:t>£</w:t>
            </w:r>
            <w:r w:rsidRPr="009D11F7">
              <w:rPr>
                <w:rStyle w:val="ModernTableText"/>
                <w:noProof/>
                <w:szCs w:val="18"/>
              </w:rPr>
              <w:t xml:space="preserve"> Federal Fiscal</w:t>
            </w:r>
            <w:r w:rsidRPr="009D11F7">
              <w:rPr>
                <w:rStyle w:val="ModernTableText"/>
                <w:noProof/>
                <w:szCs w:val="18"/>
              </w:rPr>
              <w:tab/>
            </w:r>
            <w:r w:rsidRPr="009D11F7">
              <w:rPr>
                <w:rStyle w:val="ModernTableText"/>
                <w:rFonts w:ascii="Wingdings" w:hAnsi="Wingdings" w:eastAsia="Wingdings" w:cs="Wingdings"/>
                <w:noProof/>
                <w:szCs w:val="18"/>
              </w:rPr>
              <w:t>þ</w:t>
            </w:r>
            <w:r w:rsidRPr="009D11F7">
              <w:rPr>
                <w:rStyle w:val="ModernTableText"/>
                <w:noProof/>
                <w:szCs w:val="18"/>
              </w:rPr>
              <w:t xml:space="preserve"> Calendar</w:t>
            </w:r>
          </w:p>
        </w:tc>
      </w:tr>
      <w:tr xmlns:wp14="http://schemas.microsoft.com/office/word/2010/wordml" w:rsidR="00CE759A" w14:paraId="436A082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5" w:type="pct"/>
            <w:gridSpan w:val="2"/>
            <w:vAlign w:val="center"/>
          </w:tcPr>
          <w:p w:rsidRPr="009D11F7" w:rsidR="00CE759A" w:rsidRDefault="00CE759A" w14:paraId="2026EE40" wp14:textId="77777777">
            <w:pPr>
              <w:pStyle w:val="TableHeading"/>
              <w:spacing w:before="40" w:after="40"/>
              <w:rPr>
                <w:rStyle w:val="ModernTableText"/>
                <w:noProof/>
                <w:szCs w:val="18"/>
              </w:rPr>
            </w:pPr>
            <w:r w:rsidRPr="009D11F7">
              <w:rPr>
                <w:rStyle w:val="ModernTableText"/>
                <w:noProof/>
                <w:szCs w:val="18"/>
              </w:rPr>
              <w:t>Report Frequency Type:</w:t>
            </w:r>
          </w:p>
        </w:tc>
        <w:tc>
          <w:tcPr>
            <w:tcW w:w="591" w:type="pct"/>
          </w:tcPr>
          <w:p w:rsidRPr="009D11F7" w:rsidR="00CE759A" w:rsidRDefault="00CE759A" w14:paraId="4AA21B2F" wp14:textId="77777777">
            <w:pPr>
              <w:pStyle w:val="TableText1"/>
              <w:spacing w:before="40" w:after="40"/>
              <w:rPr>
                <w:rStyle w:val="ModernTableText"/>
                <w:noProof/>
                <w:szCs w:val="18"/>
              </w:rPr>
            </w:pPr>
            <w:r w:rsidRPr="009D11F7">
              <w:rPr>
                <w:rStyle w:val="ModernTableText"/>
                <w:rFonts w:ascii="Wingdings" w:hAnsi="Wingdings" w:eastAsia="Wingdings" w:cs="Wingdings"/>
                <w:noProof/>
                <w:szCs w:val="18"/>
              </w:rPr>
              <w:t>þ</w:t>
            </w:r>
            <w:r w:rsidRPr="009D11F7">
              <w:rPr>
                <w:rStyle w:val="ModernTableText"/>
                <w:noProof/>
                <w:szCs w:val="18"/>
              </w:rPr>
              <w:t xml:space="preserve"> Scheduled</w:t>
            </w:r>
          </w:p>
          <w:p w:rsidRPr="009D11F7" w:rsidR="00CE759A" w:rsidRDefault="00CE759A" w14:paraId="014416C4" wp14:textId="77777777">
            <w:pPr>
              <w:pStyle w:val="TableText1"/>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On Request</w:t>
            </w:r>
          </w:p>
        </w:tc>
        <w:tc>
          <w:tcPr>
            <w:tcW w:w="2059" w:type="pct"/>
            <w:gridSpan w:val="4"/>
            <w:tcBorders>
              <w:top w:val="single" w:color="616161" w:sz="2" w:space="0"/>
              <w:bottom w:val="single" w:color="616161" w:sz="2" w:space="0"/>
              <w:right w:val="nil"/>
            </w:tcBorders>
          </w:tcPr>
          <w:p w:rsidRPr="009D11F7" w:rsidR="00CE759A" w:rsidRDefault="00CE759A" w14:paraId="513C9A4A" wp14:textId="77777777">
            <w:pPr>
              <w:pStyle w:val="TableText1"/>
              <w:spacing w:before="40" w:after="40"/>
              <w:rPr>
                <w:rStyle w:val="ModernTableText"/>
                <w:noProof/>
                <w:szCs w:val="18"/>
              </w:rPr>
            </w:pPr>
            <w:r w:rsidRPr="009D11F7">
              <w:rPr>
                <w:rStyle w:val="ModernTableText"/>
                <w:noProof/>
                <w:szCs w:val="18"/>
              </w:rPr>
              <w:t>If scheduled, select timeframe below:</w:t>
            </w:r>
          </w:p>
          <w:p w:rsidRPr="009D11F7" w:rsidR="00CE759A" w:rsidRDefault="00CE759A" w14:paraId="1251D2C1" wp14:textId="77777777">
            <w:pPr>
              <w:pStyle w:val="TableText1"/>
              <w:spacing w:before="40" w:after="40"/>
              <w:rPr>
                <w:rStyle w:val="ModernTableText"/>
                <w:noProof/>
                <w:szCs w:val="18"/>
              </w:rPr>
            </w:pPr>
            <w:r w:rsidRPr="009D11F7">
              <w:rPr>
                <w:rStyle w:val="ModernTableText"/>
                <w:rFonts w:ascii="Wingdings" w:hAnsi="Wingdings" w:eastAsia="Wingdings" w:cs="Wingdings"/>
                <w:noProof/>
                <w:szCs w:val="18"/>
              </w:rPr>
              <w:t>þ</w:t>
            </w:r>
            <w:r w:rsidRPr="009D11F7">
              <w:rPr>
                <w:rStyle w:val="ModernTableText"/>
                <w:noProof/>
                <w:szCs w:val="18"/>
              </w:rPr>
              <w:t xml:space="preserve"> Daily  </w:t>
            </w:r>
            <w:r w:rsidRPr="009D11F7">
              <w:rPr>
                <w:rStyle w:val="ModernTableText"/>
                <w:rFonts w:ascii="Wingdings 2" w:hAnsi="Wingdings 2" w:eastAsia="Wingdings 2" w:cs="Wingdings 2"/>
                <w:noProof/>
                <w:szCs w:val="18"/>
              </w:rPr>
              <w:t>£</w:t>
            </w:r>
            <w:r w:rsidRPr="009D11F7">
              <w:rPr>
                <w:rStyle w:val="ModernTableText"/>
                <w:noProof/>
                <w:szCs w:val="18"/>
              </w:rPr>
              <w:t xml:space="preserve"> Weekly  </w:t>
            </w:r>
            <w:r w:rsidRPr="009D11F7">
              <w:rPr>
                <w:rStyle w:val="ModernTableText"/>
                <w:rFonts w:ascii="Wingdings 2" w:hAnsi="Wingdings 2" w:eastAsia="Wingdings 2" w:cs="Wingdings 2"/>
                <w:noProof/>
                <w:szCs w:val="18"/>
              </w:rPr>
              <w:t>£</w:t>
            </w:r>
            <w:r w:rsidRPr="009D11F7">
              <w:rPr>
                <w:rStyle w:val="ModernTableText"/>
                <w:noProof/>
                <w:szCs w:val="18"/>
              </w:rPr>
              <w:t xml:space="preserve"> Monthly  </w:t>
            </w:r>
            <w:r w:rsidRPr="009D11F7">
              <w:rPr>
                <w:rStyle w:val="ModernTableText"/>
                <w:rFonts w:ascii="Wingdings 2" w:hAnsi="Wingdings 2" w:eastAsia="Wingdings 2" w:cs="Wingdings 2"/>
                <w:noProof/>
                <w:szCs w:val="18"/>
              </w:rPr>
              <w:t>£</w:t>
            </w:r>
            <w:r w:rsidRPr="009D11F7">
              <w:rPr>
                <w:rStyle w:val="ModernTableText"/>
                <w:noProof/>
                <w:szCs w:val="18"/>
              </w:rPr>
              <w:t xml:space="preserve"> Quarterly  </w:t>
            </w:r>
            <w:r w:rsidRPr="009D11F7">
              <w:rPr>
                <w:rStyle w:val="ModernTableText"/>
                <w:rFonts w:ascii="Wingdings 2" w:hAnsi="Wingdings 2" w:eastAsia="Wingdings 2" w:cs="Wingdings 2"/>
                <w:noProof/>
                <w:szCs w:val="18"/>
              </w:rPr>
              <w:t>£</w:t>
            </w:r>
            <w:r w:rsidRPr="009D11F7">
              <w:rPr>
                <w:rStyle w:val="ModernTableText"/>
                <w:noProof/>
                <w:szCs w:val="18"/>
              </w:rPr>
              <w:t xml:space="preserve"> Annually</w:t>
            </w:r>
          </w:p>
        </w:tc>
        <w:tc>
          <w:tcPr>
            <w:tcW w:w="1335" w:type="pct"/>
            <w:gridSpan w:val="4"/>
            <w:tcBorders>
              <w:top w:val="single" w:color="616161" w:sz="2" w:space="0"/>
              <w:left w:val="nil"/>
            </w:tcBorders>
          </w:tcPr>
          <w:p w:rsidRPr="009D11F7" w:rsidR="00CE759A" w:rsidRDefault="00CE759A" w14:paraId="227190F1" wp14:textId="77777777">
            <w:pPr>
              <w:pStyle w:val="TableText1"/>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Other - Please explain:</w:t>
            </w:r>
          </w:p>
        </w:tc>
      </w:tr>
      <w:tr xmlns:wp14="http://schemas.microsoft.com/office/word/2010/wordml" w:rsidR="00CE759A" w14:paraId="11F0AC2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5" w:type="pct"/>
            <w:gridSpan w:val="2"/>
            <w:vAlign w:val="center"/>
          </w:tcPr>
          <w:p w:rsidRPr="009D11F7" w:rsidR="00CE759A" w:rsidRDefault="00CE759A" w14:paraId="2499D5A7" wp14:textId="77777777">
            <w:pPr>
              <w:pStyle w:val="TableHeading"/>
              <w:spacing w:before="40" w:after="40"/>
              <w:rPr>
                <w:rStyle w:val="ModernTableText"/>
                <w:noProof/>
                <w:szCs w:val="18"/>
              </w:rPr>
            </w:pPr>
            <w:r w:rsidRPr="009D11F7">
              <w:rPr>
                <w:rStyle w:val="ModernTableText"/>
                <w:noProof/>
                <w:szCs w:val="18"/>
              </w:rPr>
              <w:t>Report Data Accumulation Type:</w:t>
            </w:r>
          </w:p>
        </w:tc>
        <w:tc>
          <w:tcPr>
            <w:tcW w:w="591" w:type="pct"/>
          </w:tcPr>
          <w:p w:rsidRPr="009D11F7" w:rsidR="00CE759A" w:rsidRDefault="00CE759A" w14:paraId="5F8BE77A" wp14:textId="77777777">
            <w:pPr>
              <w:pStyle w:val="TableText1"/>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Prompt</w:t>
            </w:r>
          </w:p>
        </w:tc>
        <w:tc>
          <w:tcPr>
            <w:tcW w:w="2059" w:type="pct"/>
            <w:gridSpan w:val="4"/>
            <w:tcBorders>
              <w:top w:val="single" w:color="616161" w:sz="2" w:space="0"/>
              <w:right w:val="nil"/>
            </w:tcBorders>
            <w:vAlign w:val="center"/>
          </w:tcPr>
          <w:p w:rsidRPr="009D11F7" w:rsidR="00CE759A" w:rsidRDefault="00CE759A" w14:paraId="0494B624" wp14:textId="77777777">
            <w:pPr>
              <w:pStyle w:val="TableText1"/>
              <w:spacing w:before="40" w:after="40"/>
              <w:rPr>
                <w:rStyle w:val="ModernTableText"/>
                <w:noProof/>
                <w:szCs w:val="18"/>
              </w:rPr>
            </w:pPr>
            <w:r w:rsidRPr="009D11F7">
              <w:rPr>
                <w:rStyle w:val="ModernTableText"/>
                <w:noProof/>
                <w:szCs w:val="18"/>
              </w:rPr>
              <w:t>If no prompt, select report data accumulation type below:</w:t>
            </w:r>
          </w:p>
          <w:p w:rsidRPr="009D11F7" w:rsidR="00CE759A" w:rsidRDefault="00CE759A" w14:paraId="3839F1E8" wp14:textId="77777777">
            <w:pPr>
              <w:pStyle w:val="TableText1"/>
              <w:spacing w:before="40" w:after="40"/>
              <w:rPr>
                <w:rStyle w:val="ModernTableText"/>
                <w:noProof/>
                <w:szCs w:val="18"/>
              </w:rPr>
            </w:pPr>
            <w:r w:rsidRPr="009D11F7">
              <w:rPr>
                <w:rStyle w:val="ModernTableText"/>
                <w:rFonts w:ascii="Wingdings" w:hAnsi="Wingdings" w:eastAsia="Wingdings" w:cs="Wingdings"/>
                <w:noProof/>
                <w:szCs w:val="18"/>
              </w:rPr>
              <w:t>þ</w:t>
            </w:r>
            <w:r w:rsidRPr="009D11F7">
              <w:rPr>
                <w:rStyle w:val="ModernTableText"/>
                <w:noProof/>
                <w:szCs w:val="18"/>
              </w:rPr>
              <w:t xml:space="preserve"> Daily  </w:t>
            </w:r>
            <w:r w:rsidRPr="009D11F7">
              <w:rPr>
                <w:rStyle w:val="ModernTableText"/>
                <w:rFonts w:ascii="Wingdings 2" w:hAnsi="Wingdings 2" w:eastAsia="Wingdings 2" w:cs="Wingdings 2"/>
                <w:noProof/>
                <w:szCs w:val="18"/>
              </w:rPr>
              <w:t>£</w:t>
            </w:r>
            <w:r w:rsidRPr="009D11F7">
              <w:rPr>
                <w:rStyle w:val="ModernTableText"/>
                <w:noProof/>
                <w:szCs w:val="18"/>
              </w:rPr>
              <w:t xml:space="preserve"> Weekly  </w:t>
            </w:r>
            <w:r w:rsidRPr="009D11F7">
              <w:rPr>
                <w:rStyle w:val="ModernTableText"/>
                <w:rFonts w:ascii="Wingdings 2" w:hAnsi="Wingdings 2" w:eastAsia="Wingdings 2" w:cs="Wingdings 2"/>
                <w:noProof/>
                <w:szCs w:val="18"/>
              </w:rPr>
              <w:t>£</w:t>
            </w:r>
            <w:r w:rsidRPr="009D11F7">
              <w:rPr>
                <w:rStyle w:val="ModernTableText"/>
                <w:noProof/>
                <w:szCs w:val="18"/>
              </w:rPr>
              <w:t xml:space="preserve"> Monthly  </w:t>
            </w:r>
            <w:r w:rsidRPr="009D11F7">
              <w:rPr>
                <w:rStyle w:val="ModernTableText"/>
                <w:rFonts w:ascii="Wingdings 2" w:hAnsi="Wingdings 2" w:eastAsia="Wingdings 2" w:cs="Wingdings 2"/>
                <w:noProof/>
                <w:szCs w:val="18"/>
              </w:rPr>
              <w:t>£</w:t>
            </w:r>
            <w:r w:rsidRPr="009D11F7">
              <w:rPr>
                <w:rStyle w:val="ModernTableText"/>
                <w:noProof/>
                <w:szCs w:val="18"/>
              </w:rPr>
              <w:t xml:space="preserve"> Quarterly  </w:t>
            </w:r>
            <w:r w:rsidRPr="009D11F7">
              <w:rPr>
                <w:rStyle w:val="ModernTableText"/>
                <w:rFonts w:ascii="Wingdings 2" w:hAnsi="Wingdings 2" w:eastAsia="Wingdings 2" w:cs="Wingdings 2"/>
                <w:noProof/>
                <w:szCs w:val="18"/>
              </w:rPr>
              <w:t>£</w:t>
            </w:r>
            <w:r w:rsidRPr="009D11F7">
              <w:rPr>
                <w:rStyle w:val="ModernTableText"/>
                <w:noProof/>
                <w:szCs w:val="18"/>
              </w:rPr>
              <w:t xml:space="preserve"> Annually  </w:t>
            </w:r>
            <w:r w:rsidRPr="009D11F7">
              <w:rPr>
                <w:rStyle w:val="ModernTableText"/>
                <w:rFonts w:ascii="Wingdings 2" w:hAnsi="Wingdings 2" w:eastAsia="Wingdings 2" w:cs="Wingdings 2"/>
                <w:noProof/>
                <w:szCs w:val="18"/>
              </w:rPr>
              <w:t>£</w:t>
            </w:r>
            <w:r w:rsidRPr="009D11F7">
              <w:rPr>
                <w:rStyle w:val="ModernTableText"/>
                <w:noProof/>
                <w:szCs w:val="18"/>
              </w:rPr>
              <w:t xml:space="preserve"> YTD</w:t>
            </w:r>
          </w:p>
        </w:tc>
        <w:tc>
          <w:tcPr>
            <w:tcW w:w="1335" w:type="pct"/>
            <w:gridSpan w:val="4"/>
            <w:tcBorders>
              <w:top w:val="single" w:color="616161" w:sz="2" w:space="0"/>
              <w:left w:val="nil"/>
            </w:tcBorders>
          </w:tcPr>
          <w:p w:rsidRPr="009D11F7" w:rsidR="00CE759A" w:rsidRDefault="00CE759A" w14:paraId="5F78714A" wp14:textId="77777777">
            <w:pPr>
              <w:pStyle w:val="TableText1"/>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Other - Please explain:</w:t>
            </w:r>
          </w:p>
        </w:tc>
      </w:tr>
      <w:tr xmlns:wp14="http://schemas.microsoft.com/office/word/2010/wordml" w:rsidR="00CE759A" w:rsidTr="007A4C37" w14:paraId="2D2D35B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15" w:type="pct"/>
            <w:gridSpan w:val="2"/>
            <w:vMerge w:val="restart"/>
            <w:tcBorders>
              <w:top w:val="single" w:color="616161" w:sz="4" w:space="0"/>
              <w:left w:val="single" w:color="616161" w:sz="4" w:space="0"/>
              <w:right w:val="single" w:color="616161" w:sz="4" w:space="0"/>
            </w:tcBorders>
            <w:vAlign w:val="center"/>
          </w:tcPr>
          <w:p w:rsidRPr="009D11F7" w:rsidR="00CE759A" w:rsidP="007A4C37" w:rsidRDefault="00CE759A" w14:paraId="10CE79FF" wp14:textId="77777777">
            <w:pPr>
              <w:pStyle w:val="TableText1"/>
              <w:spacing w:before="40" w:after="40"/>
              <w:rPr>
                <w:rStyle w:val="ModernTableText"/>
                <w:b/>
                <w:noProof/>
                <w:szCs w:val="18"/>
              </w:rPr>
            </w:pPr>
            <w:r w:rsidRPr="009D11F7">
              <w:rPr>
                <w:rStyle w:val="ModernTableText"/>
                <w:b/>
                <w:noProof/>
                <w:szCs w:val="18"/>
              </w:rPr>
              <w:t>Report Selection Criteria:</w:t>
            </w:r>
          </w:p>
        </w:tc>
        <w:tc>
          <w:tcPr>
            <w:tcW w:w="1176" w:type="pct"/>
            <w:gridSpan w:val="3"/>
            <w:tcBorders>
              <w:top w:val="single" w:color="616161" w:sz="4" w:space="0"/>
              <w:left w:val="single" w:color="616161" w:sz="4" w:space="0"/>
              <w:right w:val="single" w:color="616161" w:sz="4" w:space="0"/>
            </w:tcBorders>
            <w:vAlign w:val="center"/>
          </w:tcPr>
          <w:p w:rsidRPr="009D11F7" w:rsidR="00CE759A" w:rsidRDefault="00CE759A" w14:paraId="1DF7A44D" wp14:textId="77777777">
            <w:pPr>
              <w:pStyle w:val="TableText1"/>
              <w:spacing w:before="40" w:after="40"/>
              <w:jc w:val="center"/>
              <w:rPr>
                <w:rStyle w:val="ModernTableText"/>
                <w:b/>
                <w:noProof/>
                <w:szCs w:val="18"/>
              </w:rPr>
            </w:pPr>
            <w:r w:rsidRPr="009D11F7">
              <w:rPr>
                <w:rStyle w:val="ModernTableText"/>
                <w:b/>
                <w:noProof/>
                <w:szCs w:val="18"/>
              </w:rPr>
              <w:t>Report Field</w:t>
            </w:r>
          </w:p>
        </w:tc>
        <w:tc>
          <w:tcPr>
            <w:tcW w:w="2271" w:type="pct"/>
            <w:gridSpan w:val="5"/>
            <w:tcBorders>
              <w:top w:val="single" w:color="616161" w:sz="4" w:space="0"/>
              <w:left w:val="single" w:color="616161" w:sz="4" w:space="0"/>
              <w:bottom w:val="single" w:color="616161" w:sz="4" w:space="0"/>
              <w:right w:val="single" w:color="616161" w:sz="4" w:space="0"/>
            </w:tcBorders>
            <w:vAlign w:val="center"/>
          </w:tcPr>
          <w:p w:rsidRPr="009D11F7" w:rsidR="00CE759A" w:rsidRDefault="00CE759A" w14:paraId="11DF7BC9" wp14:textId="77777777">
            <w:pPr>
              <w:pStyle w:val="TableText1"/>
              <w:spacing w:before="40" w:after="40"/>
              <w:jc w:val="center"/>
              <w:rPr>
                <w:rStyle w:val="ModernTableText"/>
                <w:b/>
                <w:noProof/>
                <w:szCs w:val="18"/>
              </w:rPr>
            </w:pPr>
            <w:r w:rsidRPr="009D11F7">
              <w:rPr>
                <w:rStyle w:val="ModernTableText"/>
                <w:b/>
                <w:noProof/>
                <w:szCs w:val="18"/>
              </w:rPr>
              <w:t>Report Parameters (optional)</w:t>
            </w:r>
          </w:p>
          <w:p w:rsidRPr="009D11F7" w:rsidR="00CE759A" w:rsidRDefault="00CE759A" w14:paraId="33AADF5E" wp14:textId="77777777">
            <w:pPr>
              <w:pStyle w:val="TableText1"/>
              <w:spacing w:before="40" w:after="40"/>
              <w:jc w:val="center"/>
              <w:rPr>
                <w:rStyle w:val="ModernTableText"/>
                <w:b/>
                <w:noProof/>
                <w:szCs w:val="18"/>
              </w:rPr>
            </w:pPr>
            <w:r w:rsidRPr="009D11F7">
              <w:rPr>
                <w:rStyle w:val="ModernTableText"/>
                <w:b/>
                <w:noProof/>
                <w:szCs w:val="18"/>
                <w:u w:val="single"/>
              </w:rPr>
              <w:t>Note</w:t>
            </w:r>
            <w:r w:rsidRPr="009D11F7">
              <w:rPr>
                <w:rStyle w:val="ModernTableText"/>
                <w:b/>
                <w:noProof/>
                <w:szCs w:val="18"/>
              </w:rPr>
              <w:t>:  If populated, Prompt must = No</w:t>
            </w:r>
          </w:p>
        </w:tc>
        <w:tc>
          <w:tcPr>
            <w:tcW w:w="538" w:type="pct"/>
            <w:tcBorders>
              <w:top w:val="single" w:color="616161" w:sz="4" w:space="0"/>
              <w:left w:val="single" w:color="616161" w:sz="4" w:space="0"/>
              <w:bottom w:val="single" w:color="616161" w:sz="4" w:space="0"/>
              <w:right w:val="single" w:color="616161" w:sz="4" w:space="0"/>
            </w:tcBorders>
            <w:vAlign w:val="center"/>
          </w:tcPr>
          <w:p w:rsidRPr="009D11F7" w:rsidR="00CE759A" w:rsidRDefault="00CE759A" w14:paraId="36EA7B52" wp14:textId="77777777">
            <w:pPr>
              <w:pStyle w:val="TableText1"/>
              <w:spacing w:before="40" w:after="40"/>
              <w:jc w:val="center"/>
              <w:rPr>
                <w:rStyle w:val="ModernTableText"/>
                <w:b/>
                <w:noProof/>
                <w:szCs w:val="18"/>
              </w:rPr>
            </w:pPr>
            <w:r w:rsidRPr="009D11F7">
              <w:rPr>
                <w:rStyle w:val="ModernTableText"/>
                <w:b/>
                <w:noProof/>
                <w:szCs w:val="18"/>
              </w:rPr>
              <w:t>Prompt</w:t>
            </w:r>
          </w:p>
        </w:tc>
      </w:tr>
      <w:tr xmlns:wp14="http://schemas.microsoft.com/office/word/2010/wordml" w:rsidR="00BE3176" w14:paraId="33C223D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15" w:type="pct"/>
            <w:gridSpan w:val="2"/>
            <w:vMerge/>
            <w:tcBorders>
              <w:left w:val="single" w:color="616161" w:sz="4" w:space="0"/>
              <w:right w:val="single" w:color="616161" w:sz="4" w:space="0"/>
            </w:tcBorders>
          </w:tcPr>
          <w:p w:rsidRPr="009D11F7" w:rsidR="00BE3176" w:rsidRDefault="00BE3176" w14:paraId="70EF1EE4" wp14:textId="77777777">
            <w:pPr>
              <w:pStyle w:val="TableText1"/>
              <w:spacing w:before="40" w:after="40"/>
              <w:rPr>
                <w:rStyle w:val="ModernTableText"/>
                <w:b/>
                <w:szCs w:val="18"/>
              </w:rPr>
            </w:pPr>
          </w:p>
        </w:tc>
        <w:tc>
          <w:tcPr>
            <w:tcW w:w="1176" w:type="pct"/>
            <w:gridSpan w:val="3"/>
            <w:tcBorders>
              <w:top w:val="single" w:color="616161" w:sz="4" w:space="0"/>
              <w:left w:val="single" w:color="616161" w:sz="4" w:space="0"/>
              <w:bottom w:val="single" w:color="616161" w:sz="4" w:space="0"/>
              <w:right w:val="single" w:color="616161" w:sz="4" w:space="0"/>
            </w:tcBorders>
            <w:vAlign w:val="center"/>
          </w:tcPr>
          <w:p w:rsidRPr="004B42EC" w:rsidR="00BE3176" w:rsidP="00BE3176" w:rsidRDefault="00BE3176" w14:paraId="1DE1EFD6" wp14:textId="77777777">
            <w:pPr>
              <w:pStyle w:val="TableText1"/>
              <w:numPr>
                <w:ilvl w:val="0"/>
                <w:numId w:val="96"/>
              </w:numPr>
              <w:spacing w:before="40" w:after="40"/>
              <w:rPr>
                <w:rStyle w:val="ModernTableText"/>
                <w:sz w:val="17"/>
                <w:szCs w:val="17"/>
              </w:rPr>
            </w:pPr>
            <w:r w:rsidRPr="004B42EC">
              <w:rPr>
                <w:rStyle w:val="ModernTableText"/>
                <w:noProof/>
                <w:sz w:val="17"/>
                <w:szCs w:val="17"/>
              </w:rPr>
              <w:t>Header Status Code</w:t>
            </w:r>
          </w:p>
          <w:p w:rsidRPr="004B42EC" w:rsidR="00BE3176" w:rsidP="004B42EC" w:rsidRDefault="00BE3176" w14:paraId="7D1EAC6A" wp14:textId="77777777">
            <w:pPr>
              <w:pStyle w:val="TableText1"/>
              <w:spacing w:before="40" w:after="40"/>
              <w:rPr>
                <w:rStyle w:val="ModernTableText"/>
                <w:szCs w:val="18"/>
              </w:rPr>
            </w:pPr>
            <w:r>
              <w:rPr>
                <w:rStyle w:val="ModernTableText"/>
                <w:noProof/>
                <w:sz w:val="17"/>
                <w:szCs w:val="17"/>
              </w:rPr>
              <w:t xml:space="preserve">        </w:t>
            </w:r>
            <w:r w:rsidRPr="004B42EC">
              <w:rPr>
                <w:rStyle w:val="ModernTableText"/>
                <w:noProof/>
                <w:sz w:val="17"/>
                <w:szCs w:val="17"/>
              </w:rPr>
              <w:t>A-HDR-STAT-CD</w:t>
            </w:r>
          </w:p>
        </w:tc>
        <w:tc>
          <w:tcPr>
            <w:tcW w:w="2271" w:type="pct"/>
            <w:gridSpan w:val="5"/>
            <w:tcBorders>
              <w:top w:val="single" w:color="616161" w:sz="4" w:space="0"/>
              <w:left w:val="single" w:color="616161" w:sz="4" w:space="0"/>
              <w:bottom w:val="single" w:color="616161" w:sz="4" w:space="0"/>
              <w:right w:val="single" w:color="616161" w:sz="4" w:space="0"/>
            </w:tcBorders>
            <w:vAlign w:val="center"/>
          </w:tcPr>
          <w:p w:rsidRPr="004B42EC" w:rsidR="00BE3176" w:rsidRDefault="00BE3176" w14:paraId="55885A9E" wp14:textId="77777777">
            <w:pPr>
              <w:pStyle w:val="TableText1"/>
              <w:spacing w:before="40" w:after="40"/>
              <w:rPr>
                <w:rStyle w:val="ModernTableText"/>
                <w:rFonts w:cs="Arial"/>
                <w:szCs w:val="18"/>
              </w:rPr>
            </w:pPr>
            <w:r w:rsidRPr="004B42EC">
              <w:rPr>
                <w:rStyle w:val="ModernTableText"/>
                <w:noProof/>
                <w:sz w:val="17"/>
                <w:szCs w:val="17"/>
              </w:rPr>
              <w:t>A-HDR-STAT-CD &lt;&gt; 'R' (Rejected)</w:t>
            </w:r>
          </w:p>
        </w:tc>
        <w:tc>
          <w:tcPr>
            <w:tcW w:w="538" w:type="pct"/>
            <w:tcBorders>
              <w:top w:val="single" w:color="616161" w:sz="4" w:space="0"/>
              <w:left w:val="single" w:color="616161" w:sz="4" w:space="0"/>
              <w:bottom w:val="single" w:color="616161" w:sz="4" w:space="0"/>
              <w:right w:val="single" w:color="616161" w:sz="4" w:space="0"/>
            </w:tcBorders>
            <w:vAlign w:val="center"/>
          </w:tcPr>
          <w:p w:rsidRPr="004B42EC" w:rsidR="00BE3176" w:rsidRDefault="00BE3176" w14:paraId="7188775F" wp14:textId="77777777">
            <w:pPr>
              <w:pStyle w:val="TableText1"/>
              <w:spacing w:before="40" w:after="40"/>
              <w:jc w:val="center"/>
              <w:rPr>
                <w:rStyle w:val="ModernTableText"/>
                <w:noProof/>
                <w:szCs w:val="18"/>
              </w:rPr>
            </w:pPr>
            <w:r w:rsidRPr="004B42EC">
              <w:rPr>
                <w:rStyle w:val="ModernTableText"/>
                <w:rFonts w:ascii="Wingdings" w:hAnsi="Wingdings" w:eastAsia="Wingdings" w:cs="Wingdings"/>
                <w:noProof/>
                <w:sz w:val="23"/>
                <w:szCs w:val="23"/>
              </w:rPr>
              <w:t>þ</w:t>
            </w:r>
            <w:r w:rsidRPr="004B42EC">
              <w:rPr>
                <w:rStyle w:val="ModernTableText"/>
                <w:noProof/>
                <w:sz w:val="23"/>
                <w:szCs w:val="23"/>
              </w:rPr>
              <w:t xml:space="preserve"> </w:t>
            </w:r>
            <w:r w:rsidRPr="004B42EC">
              <w:rPr>
                <w:rStyle w:val="ModernTableText"/>
                <w:noProof/>
                <w:sz w:val="17"/>
                <w:szCs w:val="17"/>
              </w:rPr>
              <w:t xml:space="preserve">No  </w:t>
            </w:r>
            <w:r w:rsidRPr="004B42EC">
              <w:rPr>
                <w:rStyle w:val="ModernTableText"/>
                <w:rFonts w:ascii="Wingdings 2" w:hAnsi="Wingdings 2" w:eastAsia="Wingdings 2" w:cs="Wingdings 2"/>
                <w:noProof/>
                <w:sz w:val="23"/>
                <w:szCs w:val="23"/>
              </w:rPr>
              <w:t>£</w:t>
            </w:r>
            <w:r w:rsidRPr="004B42EC">
              <w:rPr>
                <w:rStyle w:val="ModernTableText"/>
                <w:noProof/>
                <w:sz w:val="17"/>
                <w:szCs w:val="17"/>
              </w:rPr>
              <w:t xml:space="preserve"> Yes</w:t>
            </w:r>
          </w:p>
        </w:tc>
      </w:tr>
      <w:tr xmlns:wp14="http://schemas.microsoft.com/office/word/2010/wordml" w:rsidR="00BE3176" w14:paraId="4B272C6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BE3176" w:rsidP="007A4C37" w:rsidRDefault="00BE3176" w14:paraId="69E07F41" wp14:textId="77777777">
            <w:pPr>
              <w:pStyle w:val="ModernBodyText"/>
              <w:keepN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BE3176" w:rsidTr="007A4C37" w14:paraId="3A3DF87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5" w:type="pct"/>
            <w:gridSpan w:val="2"/>
            <w:vMerge w:val="restart"/>
            <w:vAlign w:val="center"/>
          </w:tcPr>
          <w:p w:rsidRPr="009D11F7" w:rsidR="00BE3176" w:rsidP="007A4C37" w:rsidRDefault="00BE3176" w14:paraId="366BBAA5" wp14:textId="77777777">
            <w:pPr>
              <w:pStyle w:val="TableHeading"/>
              <w:keepNext/>
              <w:keepLines w:val="0"/>
              <w:spacing w:before="40" w:after="40"/>
              <w:rPr>
                <w:rStyle w:val="ModernTableText"/>
                <w:noProof/>
                <w:szCs w:val="18"/>
              </w:rPr>
            </w:pPr>
            <w:r w:rsidRPr="009D11F7">
              <w:rPr>
                <w:rStyle w:val="ModernTableText"/>
                <w:noProof/>
                <w:szCs w:val="18"/>
              </w:rPr>
              <w:t>Sort By:</w:t>
            </w:r>
          </w:p>
        </w:tc>
        <w:tc>
          <w:tcPr>
            <w:tcW w:w="1843" w:type="pct"/>
            <w:gridSpan w:val="4"/>
            <w:vAlign w:val="center"/>
          </w:tcPr>
          <w:p w:rsidRPr="009D11F7" w:rsidR="00BE3176" w:rsidP="007A4C37" w:rsidRDefault="00BE3176" w14:paraId="5B19C0BC" wp14:textId="77777777">
            <w:pPr>
              <w:pStyle w:val="TableText1"/>
              <w:keepNext/>
              <w:numPr>
                <w:ilvl w:val="0"/>
                <w:numId w:val="27"/>
              </w:numPr>
              <w:spacing w:before="40" w:after="40"/>
              <w:rPr>
                <w:rStyle w:val="ModernTableText"/>
                <w:szCs w:val="18"/>
              </w:rPr>
            </w:pPr>
            <w:r w:rsidRPr="009D11F7">
              <w:rPr>
                <w:rStyle w:val="ModernTableText"/>
                <w:szCs w:val="18"/>
              </w:rPr>
              <w:t>LOB Cd</w:t>
            </w:r>
          </w:p>
        </w:tc>
        <w:tc>
          <w:tcPr>
            <w:tcW w:w="2142" w:type="pct"/>
            <w:gridSpan w:val="5"/>
          </w:tcPr>
          <w:p w:rsidRPr="009D11F7" w:rsidR="00BE3176" w:rsidP="007A4C37" w:rsidRDefault="00BE3176" w14:paraId="7A7E8CF4" wp14:textId="77777777">
            <w:pPr>
              <w:keepNext/>
              <w:rPr>
                <w:rStyle w:val="ModernTableText"/>
                <w:noProof/>
                <w:szCs w:val="18"/>
              </w:rPr>
            </w:pPr>
            <w:r w:rsidRPr="009D11F7">
              <w:rPr>
                <w:rStyle w:val="ModernTableText"/>
                <w:rFonts w:ascii="Wingdings" w:hAnsi="Wingdings" w:eastAsia="Wingdings" w:cs="Wingdings"/>
                <w:noProof/>
                <w:szCs w:val="18"/>
              </w:rPr>
              <w:t>þ</w:t>
            </w:r>
            <w:r w:rsidRPr="009D11F7">
              <w:rPr>
                <w:rStyle w:val="ModernTableText"/>
                <w:noProof/>
                <w:szCs w:val="18"/>
              </w:rPr>
              <w:t xml:space="preserve"> Ascending    </w:t>
            </w:r>
            <w:r w:rsidRPr="009D11F7">
              <w:rPr>
                <w:rStyle w:val="ModernTableText"/>
                <w:rFonts w:ascii="Wingdings 2" w:hAnsi="Wingdings 2" w:eastAsia="Wingdings 2" w:cs="Wingdings 2"/>
                <w:noProof/>
                <w:szCs w:val="18"/>
              </w:rPr>
              <w:t>£</w:t>
            </w:r>
            <w:r w:rsidRPr="009D11F7">
              <w:rPr>
                <w:rStyle w:val="ModernTableText"/>
                <w:noProof/>
                <w:szCs w:val="18"/>
              </w:rPr>
              <w:t xml:space="preserve"> Descending</w:t>
            </w:r>
          </w:p>
        </w:tc>
      </w:tr>
      <w:tr xmlns:wp14="http://schemas.microsoft.com/office/word/2010/wordml" w:rsidR="00BE3176" w:rsidTr="007A4C37" w14:paraId="1D6503A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5" w:type="pct"/>
            <w:gridSpan w:val="2"/>
            <w:vMerge/>
            <w:vAlign w:val="center"/>
          </w:tcPr>
          <w:p w:rsidRPr="009D11F7" w:rsidR="00BE3176" w:rsidP="007A4C37" w:rsidRDefault="00BE3176" w14:paraId="014E9847" wp14:textId="77777777">
            <w:pPr>
              <w:pStyle w:val="TableHeading"/>
              <w:keepNext/>
              <w:keepLines w:val="0"/>
              <w:spacing w:before="40" w:after="40"/>
              <w:rPr>
                <w:rStyle w:val="ModernTableText"/>
                <w:noProof/>
                <w:szCs w:val="18"/>
              </w:rPr>
            </w:pPr>
          </w:p>
        </w:tc>
        <w:tc>
          <w:tcPr>
            <w:tcW w:w="1843" w:type="pct"/>
            <w:gridSpan w:val="4"/>
            <w:vAlign w:val="center"/>
          </w:tcPr>
          <w:p w:rsidRPr="009D11F7" w:rsidR="00BE3176" w:rsidP="007A4C37" w:rsidRDefault="00BE3176" w14:paraId="21AD3661" wp14:textId="77777777">
            <w:pPr>
              <w:pStyle w:val="TableText1"/>
              <w:keepNext/>
              <w:numPr>
                <w:ilvl w:val="0"/>
                <w:numId w:val="27"/>
              </w:numPr>
              <w:spacing w:before="40" w:after="40"/>
              <w:rPr>
                <w:rStyle w:val="ModernTableText"/>
                <w:szCs w:val="18"/>
              </w:rPr>
            </w:pPr>
            <w:r w:rsidRPr="009D11F7">
              <w:rPr>
                <w:rStyle w:val="ModernTableText"/>
                <w:szCs w:val="18"/>
              </w:rPr>
              <w:t xml:space="preserve">Auth </w:t>
            </w:r>
            <w:r w:rsidRPr="009D11F7" w:rsidR="005D44D3">
              <w:rPr>
                <w:rStyle w:val="ModernTableText"/>
                <w:szCs w:val="18"/>
              </w:rPr>
              <w:t>Type (</w:t>
            </w:r>
            <w:r w:rsidRPr="009D11F7">
              <w:rPr>
                <w:rStyle w:val="ModernTableText"/>
                <w:szCs w:val="18"/>
              </w:rPr>
              <w:t>SA Ty Cd)</w:t>
            </w:r>
          </w:p>
        </w:tc>
        <w:tc>
          <w:tcPr>
            <w:tcW w:w="2142" w:type="pct"/>
            <w:gridSpan w:val="5"/>
          </w:tcPr>
          <w:p w:rsidRPr="009D11F7" w:rsidR="00BE3176" w:rsidP="007A4C37" w:rsidRDefault="00BE3176" w14:paraId="7CE1BCE9" wp14:textId="77777777">
            <w:pPr>
              <w:keepNext/>
              <w:rPr>
                <w:rStyle w:val="ModernTableText"/>
                <w:noProof/>
                <w:szCs w:val="18"/>
              </w:rPr>
            </w:pPr>
            <w:r w:rsidRPr="009D11F7">
              <w:rPr>
                <w:rStyle w:val="ModernTableText"/>
                <w:rFonts w:ascii="Wingdings" w:hAnsi="Wingdings" w:eastAsia="Wingdings" w:cs="Wingdings"/>
                <w:noProof/>
                <w:szCs w:val="18"/>
              </w:rPr>
              <w:t>þ</w:t>
            </w:r>
            <w:r w:rsidRPr="009D11F7">
              <w:rPr>
                <w:rStyle w:val="ModernTableText"/>
                <w:noProof/>
                <w:szCs w:val="18"/>
              </w:rPr>
              <w:t xml:space="preserve"> Ascending    </w:t>
            </w:r>
            <w:r w:rsidRPr="009D11F7">
              <w:rPr>
                <w:rStyle w:val="ModernTableText"/>
                <w:rFonts w:ascii="Wingdings 2" w:hAnsi="Wingdings 2" w:eastAsia="Wingdings 2" w:cs="Wingdings 2"/>
                <w:noProof/>
                <w:szCs w:val="18"/>
              </w:rPr>
              <w:t>£</w:t>
            </w:r>
            <w:r w:rsidRPr="009D11F7">
              <w:rPr>
                <w:rStyle w:val="ModernTableText"/>
                <w:noProof/>
                <w:szCs w:val="18"/>
              </w:rPr>
              <w:t xml:space="preserve"> Descending</w:t>
            </w:r>
          </w:p>
        </w:tc>
      </w:tr>
      <w:tr xmlns:wp14="http://schemas.microsoft.com/office/word/2010/wordml" w:rsidR="00BE3176" w:rsidTr="007A4C37" w14:paraId="234EAF8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5" w:type="pct"/>
            <w:gridSpan w:val="2"/>
            <w:vMerge/>
            <w:vAlign w:val="center"/>
          </w:tcPr>
          <w:p w:rsidRPr="009D11F7" w:rsidR="00BE3176" w:rsidP="007A4C37" w:rsidRDefault="00BE3176" w14:paraId="2F4D02C6" wp14:textId="77777777">
            <w:pPr>
              <w:pStyle w:val="TableHeading"/>
              <w:keepNext/>
              <w:keepLines w:val="0"/>
              <w:spacing w:before="40" w:after="40"/>
              <w:rPr>
                <w:rStyle w:val="ModernTableText"/>
                <w:noProof/>
                <w:szCs w:val="18"/>
              </w:rPr>
            </w:pPr>
          </w:p>
        </w:tc>
        <w:tc>
          <w:tcPr>
            <w:tcW w:w="1843" w:type="pct"/>
            <w:gridSpan w:val="4"/>
            <w:vAlign w:val="center"/>
          </w:tcPr>
          <w:p w:rsidRPr="009D11F7" w:rsidR="00BE3176" w:rsidP="007A4C37" w:rsidRDefault="00BE3176" w14:paraId="57190927" wp14:textId="77777777">
            <w:pPr>
              <w:pStyle w:val="TableText1"/>
              <w:keepNext/>
              <w:numPr>
                <w:ilvl w:val="0"/>
                <w:numId w:val="27"/>
              </w:numPr>
              <w:spacing w:before="40" w:after="40"/>
              <w:rPr>
                <w:rStyle w:val="ModernTableText"/>
                <w:szCs w:val="18"/>
              </w:rPr>
            </w:pPr>
            <w:r w:rsidRPr="009D11F7">
              <w:rPr>
                <w:rStyle w:val="ModernTableText"/>
                <w:szCs w:val="18"/>
              </w:rPr>
              <w:t>SA Category Code (SA LI Cat Svc Cd)</w:t>
            </w:r>
          </w:p>
        </w:tc>
        <w:tc>
          <w:tcPr>
            <w:tcW w:w="2142" w:type="pct"/>
            <w:gridSpan w:val="5"/>
          </w:tcPr>
          <w:p w:rsidRPr="009D11F7" w:rsidR="00BE3176" w:rsidP="007A4C37" w:rsidRDefault="00BE3176" w14:paraId="25090276" wp14:textId="77777777">
            <w:pPr>
              <w:keepNext/>
              <w:rPr>
                <w:noProof/>
                <w:sz w:val="18"/>
                <w:szCs w:val="18"/>
              </w:rPr>
            </w:pPr>
            <w:r w:rsidRPr="009D11F7">
              <w:rPr>
                <w:rStyle w:val="ModernTableText"/>
                <w:rFonts w:ascii="Wingdings" w:hAnsi="Wingdings" w:eastAsia="Wingdings" w:cs="Wingdings"/>
                <w:noProof/>
                <w:szCs w:val="18"/>
              </w:rPr>
              <w:t>þ</w:t>
            </w:r>
            <w:r w:rsidRPr="009D11F7">
              <w:rPr>
                <w:rStyle w:val="ModernTableText"/>
                <w:noProof/>
                <w:szCs w:val="18"/>
              </w:rPr>
              <w:t xml:space="preserve"> Ascending    </w:t>
            </w:r>
            <w:r w:rsidRPr="009D11F7">
              <w:rPr>
                <w:rStyle w:val="ModernTableText"/>
                <w:rFonts w:ascii="Wingdings 2" w:hAnsi="Wingdings 2" w:eastAsia="Wingdings 2" w:cs="Wingdings 2"/>
                <w:noProof/>
                <w:szCs w:val="18"/>
              </w:rPr>
              <w:t>£</w:t>
            </w:r>
            <w:r w:rsidRPr="009D11F7">
              <w:rPr>
                <w:rStyle w:val="ModernTableText"/>
                <w:noProof/>
                <w:szCs w:val="18"/>
              </w:rPr>
              <w:t xml:space="preserve"> Descending</w:t>
            </w:r>
          </w:p>
        </w:tc>
      </w:tr>
      <w:tr xmlns:wp14="http://schemas.microsoft.com/office/word/2010/wordml" w:rsidR="00BE3176" w:rsidTr="007A4C37" w14:paraId="35A25F6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5" w:type="pct"/>
            <w:gridSpan w:val="2"/>
            <w:vMerge/>
            <w:vAlign w:val="center"/>
          </w:tcPr>
          <w:p w:rsidRPr="009D11F7" w:rsidR="00BE3176" w:rsidP="007A4C37" w:rsidRDefault="00BE3176" w14:paraId="0A6995BE" wp14:textId="77777777">
            <w:pPr>
              <w:pStyle w:val="TableHeading"/>
              <w:spacing w:before="40" w:after="40"/>
              <w:rPr>
                <w:rStyle w:val="ModernTableText"/>
                <w:noProof/>
                <w:szCs w:val="18"/>
              </w:rPr>
            </w:pPr>
          </w:p>
        </w:tc>
        <w:tc>
          <w:tcPr>
            <w:tcW w:w="1843" w:type="pct"/>
            <w:gridSpan w:val="4"/>
            <w:vAlign w:val="center"/>
          </w:tcPr>
          <w:p w:rsidRPr="009D11F7" w:rsidR="00BE3176" w:rsidRDefault="00BE3176" w14:paraId="1BE7B968" wp14:textId="77777777">
            <w:pPr>
              <w:pStyle w:val="TableText1"/>
              <w:numPr>
                <w:ilvl w:val="0"/>
                <w:numId w:val="27"/>
              </w:numPr>
              <w:spacing w:before="40" w:after="40"/>
              <w:rPr>
                <w:rStyle w:val="ModernTableText"/>
                <w:szCs w:val="18"/>
              </w:rPr>
            </w:pPr>
            <w:r w:rsidRPr="009D11F7">
              <w:rPr>
                <w:rStyle w:val="ModernTableText"/>
                <w:szCs w:val="18"/>
              </w:rPr>
              <w:t>Line Item Status Code (SA LI Stat Cd)</w:t>
            </w:r>
          </w:p>
        </w:tc>
        <w:tc>
          <w:tcPr>
            <w:tcW w:w="2142" w:type="pct"/>
            <w:gridSpan w:val="5"/>
            <w:vAlign w:val="center"/>
          </w:tcPr>
          <w:p w:rsidRPr="009D11F7" w:rsidR="00BE3176" w:rsidRDefault="00BE3176" w14:paraId="77D52FF3" wp14:textId="77777777">
            <w:pPr>
              <w:pStyle w:val="TableText1"/>
              <w:spacing w:before="40" w:after="40"/>
              <w:rPr>
                <w:rStyle w:val="ModernTableText"/>
                <w:noProof/>
                <w:szCs w:val="18"/>
              </w:rPr>
            </w:pPr>
            <w:r w:rsidRPr="009D11F7">
              <w:rPr>
                <w:rStyle w:val="ModernTableText"/>
                <w:rFonts w:ascii="Wingdings" w:hAnsi="Wingdings" w:eastAsia="Wingdings" w:cs="Wingdings"/>
                <w:noProof/>
                <w:szCs w:val="18"/>
              </w:rPr>
              <w:t>þ</w:t>
            </w:r>
            <w:r w:rsidRPr="009D11F7">
              <w:rPr>
                <w:rStyle w:val="ModernTableText"/>
                <w:noProof/>
                <w:szCs w:val="18"/>
              </w:rPr>
              <w:t xml:space="preserve"> Ascending    </w:t>
            </w:r>
            <w:r w:rsidRPr="009D11F7">
              <w:rPr>
                <w:rStyle w:val="ModernTableText"/>
                <w:rFonts w:ascii="Wingdings 2" w:hAnsi="Wingdings 2" w:eastAsia="Wingdings 2" w:cs="Wingdings 2"/>
                <w:noProof/>
                <w:szCs w:val="18"/>
              </w:rPr>
              <w:t>£</w:t>
            </w:r>
            <w:r w:rsidRPr="009D11F7">
              <w:rPr>
                <w:rStyle w:val="ModernTableText"/>
                <w:noProof/>
                <w:szCs w:val="18"/>
              </w:rPr>
              <w:t xml:space="preserve"> Descending</w:t>
            </w:r>
          </w:p>
        </w:tc>
      </w:tr>
      <w:tr xmlns:wp14="http://schemas.microsoft.com/office/word/2010/wordml" w:rsidR="00BE3176" w:rsidTr="007A4C37" w14:paraId="61EFF58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8" w:type="pct"/>
            <w:vMerge w:val="restart"/>
            <w:vAlign w:val="center"/>
          </w:tcPr>
          <w:p w:rsidRPr="009D11F7" w:rsidR="00BE3176" w:rsidP="007A4C37" w:rsidRDefault="00BE3176" w14:paraId="6999EF08" wp14:textId="77777777">
            <w:pPr>
              <w:pStyle w:val="TableHeading"/>
              <w:spacing w:before="40" w:after="40"/>
              <w:rPr>
                <w:rStyle w:val="ModernTableText"/>
                <w:noProof/>
                <w:szCs w:val="18"/>
              </w:rPr>
            </w:pPr>
            <w:r w:rsidRPr="009D11F7">
              <w:rPr>
                <w:rStyle w:val="ModernTableText"/>
                <w:noProof/>
                <w:szCs w:val="18"/>
              </w:rPr>
              <w:t>Control Break</w:t>
            </w:r>
          </w:p>
        </w:tc>
        <w:tc>
          <w:tcPr>
            <w:tcW w:w="517" w:type="pct"/>
            <w:vAlign w:val="center"/>
          </w:tcPr>
          <w:p w:rsidRPr="009D11F7" w:rsidR="00BE3176" w:rsidP="007A4C37" w:rsidRDefault="00BE3176" w14:paraId="371D97CD" wp14:textId="77777777">
            <w:pPr>
              <w:pStyle w:val="TableHeading"/>
              <w:spacing w:before="40" w:after="40"/>
              <w:rPr>
                <w:rStyle w:val="ModernTableText"/>
                <w:noProof/>
                <w:szCs w:val="18"/>
              </w:rPr>
            </w:pPr>
            <w:r w:rsidRPr="009D11F7">
              <w:rPr>
                <w:rStyle w:val="ModernTableText"/>
                <w:noProof/>
                <w:szCs w:val="18"/>
              </w:rPr>
              <w:t>Page:</w:t>
            </w:r>
          </w:p>
        </w:tc>
        <w:tc>
          <w:tcPr>
            <w:tcW w:w="1169" w:type="pct"/>
            <w:gridSpan w:val="2"/>
            <w:vAlign w:val="center"/>
          </w:tcPr>
          <w:p w:rsidRPr="009D11F7" w:rsidR="00BE3176" w:rsidP="00BE3176" w:rsidRDefault="00BE3176" w14:paraId="7CCC900E" wp14:textId="77777777">
            <w:pPr>
              <w:pStyle w:val="TableText1"/>
              <w:numPr>
                <w:ilvl w:val="0"/>
                <w:numId w:val="97"/>
              </w:numPr>
              <w:spacing w:before="40" w:after="40"/>
              <w:rPr>
                <w:rStyle w:val="ModernTableText"/>
                <w:szCs w:val="18"/>
              </w:rPr>
            </w:pPr>
            <w:r w:rsidRPr="009D11F7">
              <w:rPr>
                <w:rStyle w:val="ModernTableText"/>
                <w:szCs w:val="18"/>
              </w:rPr>
              <w:t>LOB Cd</w:t>
            </w:r>
          </w:p>
        </w:tc>
        <w:tc>
          <w:tcPr>
            <w:tcW w:w="1586" w:type="pct"/>
            <w:gridSpan w:val="4"/>
            <w:vAlign w:val="center"/>
          </w:tcPr>
          <w:p w:rsidRPr="009D11F7" w:rsidR="00BE3176" w:rsidP="00BE3176" w:rsidRDefault="00BE3176" w14:paraId="6F766616" wp14:textId="77777777">
            <w:pPr>
              <w:pStyle w:val="TableText1"/>
              <w:numPr>
                <w:ilvl w:val="0"/>
                <w:numId w:val="97"/>
              </w:numPr>
              <w:spacing w:before="40" w:after="40"/>
              <w:rPr>
                <w:rStyle w:val="ModernTableText"/>
                <w:szCs w:val="18"/>
              </w:rPr>
            </w:pPr>
            <w:r w:rsidRPr="009D11F7">
              <w:rPr>
                <w:rStyle w:val="ModernTableText"/>
                <w:szCs w:val="18"/>
              </w:rPr>
              <w:t>Auth Type (SA Auth Ty Cd)</w:t>
            </w:r>
          </w:p>
        </w:tc>
        <w:tc>
          <w:tcPr>
            <w:tcW w:w="1230" w:type="pct"/>
            <w:gridSpan w:val="3"/>
            <w:vAlign w:val="center"/>
          </w:tcPr>
          <w:p w:rsidRPr="009D11F7" w:rsidR="00BE3176" w:rsidP="00BE3176" w:rsidRDefault="00BE3176" w14:paraId="6001B9DC" wp14:textId="77777777">
            <w:pPr>
              <w:pStyle w:val="TableText1"/>
              <w:numPr>
                <w:ilvl w:val="0"/>
                <w:numId w:val="97"/>
              </w:numPr>
              <w:spacing w:before="40" w:after="40"/>
              <w:rPr>
                <w:rStyle w:val="ModernTableText"/>
                <w:szCs w:val="18"/>
              </w:rPr>
            </w:pPr>
          </w:p>
        </w:tc>
      </w:tr>
      <w:tr xmlns:wp14="http://schemas.microsoft.com/office/word/2010/wordml" w:rsidR="00BE3176" w:rsidTr="007A4C37" w14:paraId="148B0E7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8" w:type="pct"/>
            <w:vMerge/>
            <w:tcBorders>
              <w:bottom w:val="single" w:color="616161" w:sz="2" w:space="0"/>
            </w:tcBorders>
            <w:vAlign w:val="center"/>
          </w:tcPr>
          <w:p w:rsidRPr="009D11F7" w:rsidR="00BE3176" w:rsidP="007A4C37" w:rsidRDefault="00BE3176" w14:paraId="796FC920" wp14:textId="77777777">
            <w:pPr>
              <w:pStyle w:val="TableHeading"/>
              <w:spacing w:before="40" w:after="40"/>
              <w:rPr>
                <w:rStyle w:val="ModernTableText"/>
                <w:noProof/>
                <w:szCs w:val="18"/>
              </w:rPr>
            </w:pPr>
          </w:p>
        </w:tc>
        <w:tc>
          <w:tcPr>
            <w:tcW w:w="517" w:type="pct"/>
            <w:tcBorders>
              <w:bottom w:val="single" w:color="616161" w:sz="2" w:space="0"/>
            </w:tcBorders>
            <w:vAlign w:val="center"/>
          </w:tcPr>
          <w:p w:rsidRPr="009D11F7" w:rsidR="00BE3176" w:rsidP="007A4C37" w:rsidRDefault="00BE3176" w14:paraId="4742B04E" wp14:textId="77777777">
            <w:pPr>
              <w:pStyle w:val="TableHeading"/>
              <w:spacing w:before="40" w:after="40"/>
              <w:rPr>
                <w:rStyle w:val="ModernTableText"/>
                <w:noProof/>
                <w:szCs w:val="18"/>
              </w:rPr>
            </w:pPr>
            <w:r w:rsidRPr="009D11F7">
              <w:rPr>
                <w:rStyle w:val="ModernTableText"/>
                <w:noProof/>
                <w:szCs w:val="18"/>
              </w:rPr>
              <w:t>Section:</w:t>
            </w:r>
          </w:p>
        </w:tc>
        <w:tc>
          <w:tcPr>
            <w:tcW w:w="1169" w:type="pct"/>
            <w:gridSpan w:val="2"/>
            <w:tcBorders>
              <w:bottom w:val="single" w:color="616161" w:sz="2" w:space="0"/>
            </w:tcBorders>
            <w:vAlign w:val="center"/>
          </w:tcPr>
          <w:p w:rsidRPr="009D11F7" w:rsidR="00BE3176" w:rsidP="00BE3176" w:rsidRDefault="00BE3176" w14:paraId="17BE989B" wp14:textId="77777777">
            <w:pPr>
              <w:pStyle w:val="TableText1"/>
              <w:numPr>
                <w:ilvl w:val="0"/>
                <w:numId w:val="98"/>
              </w:numPr>
              <w:spacing w:before="40" w:after="40"/>
              <w:rPr>
                <w:rStyle w:val="ModernTableText"/>
                <w:szCs w:val="18"/>
              </w:rPr>
            </w:pPr>
            <w:r w:rsidRPr="009D11F7">
              <w:rPr>
                <w:rStyle w:val="ModernTableText"/>
                <w:szCs w:val="18"/>
              </w:rPr>
              <w:t>SA Category Code (SA LI Cat Svc Cd)</w:t>
            </w:r>
          </w:p>
        </w:tc>
        <w:tc>
          <w:tcPr>
            <w:tcW w:w="1586" w:type="pct"/>
            <w:gridSpan w:val="4"/>
            <w:tcBorders>
              <w:bottom w:val="single" w:color="616161" w:sz="2" w:space="0"/>
            </w:tcBorders>
            <w:vAlign w:val="center"/>
          </w:tcPr>
          <w:p w:rsidRPr="009D11F7" w:rsidR="00BE3176" w:rsidP="00BE3176" w:rsidRDefault="00BE3176" w14:paraId="1E199C28" wp14:textId="77777777">
            <w:pPr>
              <w:pStyle w:val="TableText1"/>
              <w:numPr>
                <w:ilvl w:val="0"/>
                <w:numId w:val="98"/>
              </w:numPr>
              <w:spacing w:before="40" w:after="40"/>
              <w:rPr>
                <w:rStyle w:val="ModernTableText"/>
                <w:szCs w:val="18"/>
              </w:rPr>
            </w:pPr>
          </w:p>
        </w:tc>
        <w:tc>
          <w:tcPr>
            <w:tcW w:w="1230" w:type="pct"/>
            <w:gridSpan w:val="3"/>
            <w:tcBorders>
              <w:bottom w:val="single" w:color="616161" w:sz="2" w:space="0"/>
            </w:tcBorders>
            <w:vAlign w:val="center"/>
          </w:tcPr>
          <w:p w:rsidRPr="009D11F7" w:rsidR="00BE3176" w:rsidP="00BE3176" w:rsidRDefault="00BE3176" w14:paraId="6311A337" wp14:textId="77777777">
            <w:pPr>
              <w:pStyle w:val="TableText1"/>
              <w:numPr>
                <w:ilvl w:val="0"/>
                <w:numId w:val="98"/>
              </w:numPr>
              <w:spacing w:before="40" w:after="40"/>
              <w:rPr>
                <w:rStyle w:val="ModernTableText"/>
                <w:szCs w:val="18"/>
              </w:rPr>
            </w:pPr>
          </w:p>
        </w:tc>
      </w:tr>
      <w:tr xmlns:wp14="http://schemas.microsoft.com/office/word/2010/wordml" w:rsidR="00BE3176" w:rsidTr="007A4C37" w14:paraId="79E3DE6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8" w:type="pct"/>
            <w:vMerge w:val="restart"/>
            <w:vAlign w:val="center"/>
          </w:tcPr>
          <w:p w:rsidRPr="009D11F7" w:rsidR="00BE3176" w:rsidP="007A4C37" w:rsidRDefault="00BE3176" w14:paraId="7C450976" wp14:textId="77777777">
            <w:pPr>
              <w:pStyle w:val="TableHeading"/>
              <w:spacing w:before="40" w:after="40"/>
              <w:rPr>
                <w:rStyle w:val="ModernTableText"/>
                <w:noProof/>
                <w:szCs w:val="18"/>
              </w:rPr>
            </w:pPr>
            <w:r w:rsidRPr="009D11F7">
              <w:rPr>
                <w:rStyle w:val="ModernTableText"/>
                <w:noProof/>
                <w:szCs w:val="18"/>
              </w:rPr>
              <w:t>Total</w:t>
            </w:r>
          </w:p>
        </w:tc>
        <w:tc>
          <w:tcPr>
            <w:tcW w:w="517" w:type="pct"/>
            <w:vAlign w:val="center"/>
          </w:tcPr>
          <w:p w:rsidRPr="009D11F7" w:rsidR="00BE3176" w:rsidP="007A4C37" w:rsidRDefault="00BE3176" w14:paraId="2DA25290" wp14:textId="77777777">
            <w:pPr>
              <w:pStyle w:val="TableHeading"/>
              <w:spacing w:before="40" w:after="40"/>
              <w:rPr>
                <w:rStyle w:val="ModernTableText"/>
                <w:noProof/>
                <w:szCs w:val="18"/>
              </w:rPr>
            </w:pPr>
            <w:r w:rsidRPr="009D11F7">
              <w:rPr>
                <w:rStyle w:val="ModernTableText"/>
                <w:noProof/>
                <w:szCs w:val="18"/>
              </w:rPr>
              <w:t>Grand:</w:t>
            </w:r>
          </w:p>
        </w:tc>
        <w:tc>
          <w:tcPr>
            <w:tcW w:w="1169" w:type="pct"/>
            <w:gridSpan w:val="2"/>
            <w:vAlign w:val="center"/>
          </w:tcPr>
          <w:p w:rsidRPr="009D11F7" w:rsidR="00BE3176" w:rsidP="00BE3176" w:rsidRDefault="00BE3176" w14:paraId="51AACD5B" wp14:textId="77777777">
            <w:pPr>
              <w:pStyle w:val="TableText1"/>
              <w:numPr>
                <w:ilvl w:val="0"/>
                <w:numId w:val="99"/>
              </w:numPr>
              <w:spacing w:before="40" w:after="40"/>
              <w:rPr>
                <w:rStyle w:val="ModernTableText"/>
                <w:szCs w:val="18"/>
              </w:rPr>
            </w:pPr>
          </w:p>
        </w:tc>
        <w:tc>
          <w:tcPr>
            <w:tcW w:w="1586" w:type="pct"/>
            <w:gridSpan w:val="4"/>
            <w:vAlign w:val="center"/>
          </w:tcPr>
          <w:p w:rsidRPr="009D11F7" w:rsidR="00BE3176" w:rsidP="00BE3176" w:rsidRDefault="00BE3176" w14:paraId="2C47C054" wp14:textId="77777777">
            <w:pPr>
              <w:pStyle w:val="TableText1"/>
              <w:numPr>
                <w:ilvl w:val="0"/>
                <w:numId w:val="99"/>
              </w:numPr>
              <w:spacing w:before="40" w:after="40"/>
              <w:rPr>
                <w:rStyle w:val="ModernTableText"/>
                <w:szCs w:val="18"/>
              </w:rPr>
            </w:pPr>
          </w:p>
        </w:tc>
        <w:tc>
          <w:tcPr>
            <w:tcW w:w="1230" w:type="pct"/>
            <w:gridSpan w:val="3"/>
            <w:vAlign w:val="center"/>
          </w:tcPr>
          <w:p w:rsidRPr="009D11F7" w:rsidR="00BE3176" w:rsidP="00BE3176" w:rsidRDefault="00BE3176" w14:paraId="2217CFA7" wp14:textId="77777777">
            <w:pPr>
              <w:pStyle w:val="TableText1"/>
              <w:numPr>
                <w:ilvl w:val="0"/>
                <w:numId w:val="99"/>
              </w:numPr>
              <w:spacing w:before="40" w:after="40"/>
              <w:rPr>
                <w:rStyle w:val="ModernTableText"/>
                <w:szCs w:val="18"/>
              </w:rPr>
            </w:pPr>
          </w:p>
        </w:tc>
      </w:tr>
      <w:tr xmlns:wp14="http://schemas.microsoft.com/office/word/2010/wordml" w:rsidR="00BE3176" w:rsidTr="007A4C37" w14:paraId="08CB5C2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8" w:type="pct"/>
            <w:vMerge/>
            <w:vAlign w:val="center"/>
          </w:tcPr>
          <w:p w:rsidRPr="009D11F7" w:rsidR="00BE3176" w:rsidP="007A4C37" w:rsidRDefault="00BE3176" w14:paraId="34A5E1FD" wp14:textId="77777777">
            <w:pPr>
              <w:pStyle w:val="TableHeading"/>
              <w:spacing w:before="40" w:after="40"/>
              <w:rPr>
                <w:rStyle w:val="ModernTableText"/>
                <w:noProof/>
                <w:szCs w:val="18"/>
              </w:rPr>
            </w:pPr>
          </w:p>
        </w:tc>
        <w:tc>
          <w:tcPr>
            <w:tcW w:w="517" w:type="pct"/>
            <w:vAlign w:val="center"/>
          </w:tcPr>
          <w:p w:rsidRPr="009D11F7" w:rsidR="00BE3176" w:rsidP="007A4C37" w:rsidRDefault="00BE3176" w14:paraId="7BFDA942" wp14:textId="77777777">
            <w:pPr>
              <w:pStyle w:val="TableHeading"/>
              <w:spacing w:before="40" w:after="40"/>
              <w:rPr>
                <w:rStyle w:val="ModernTableText"/>
                <w:noProof/>
                <w:szCs w:val="18"/>
              </w:rPr>
            </w:pPr>
            <w:r w:rsidRPr="009D11F7">
              <w:rPr>
                <w:rStyle w:val="ModernTableText"/>
                <w:noProof/>
                <w:szCs w:val="18"/>
              </w:rPr>
              <w:t>Section:</w:t>
            </w:r>
          </w:p>
        </w:tc>
        <w:tc>
          <w:tcPr>
            <w:tcW w:w="1169" w:type="pct"/>
            <w:gridSpan w:val="2"/>
            <w:vAlign w:val="center"/>
          </w:tcPr>
          <w:p w:rsidRPr="009D11F7" w:rsidR="00BE3176" w:rsidP="00BE3176" w:rsidRDefault="00BE3176" w14:paraId="5E68AB9A" wp14:textId="77777777">
            <w:pPr>
              <w:pStyle w:val="TableText1"/>
              <w:numPr>
                <w:ilvl w:val="0"/>
                <w:numId w:val="100"/>
              </w:numPr>
              <w:spacing w:before="40" w:after="40"/>
              <w:rPr>
                <w:rStyle w:val="ModernTableText"/>
                <w:szCs w:val="18"/>
              </w:rPr>
            </w:pPr>
          </w:p>
        </w:tc>
        <w:tc>
          <w:tcPr>
            <w:tcW w:w="1586" w:type="pct"/>
            <w:gridSpan w:val="4"/>
            <w:vAlign w:val="center"/>
          </w:tcPr>
          <w:p w:rsidRPr="009D11F7" w:rsidR="00BE3176" w:rsidP="00BE3176" w:rsidRDefault="00BE3176" w14:paraId="0A556220" wp14:textId="77777777">
            <w:pPr>
              <w:pStyle w:val="TableText1"/>
              <w:numPr>
                <w:ilvl w:val="0"/>
                <w:numId w:val="100"/>
              </w:numPr>
              <w:spacing w:before="40" w:after="40"/>
              <w:rPr>
                <w:rStyle w:val="ModernTableText"/>
                <w:szCs w:val="18"/>
              </w:rPr>
            </w:pPr>
          </w:p>
        </w:tc>
        <w:tc>
          <w:tcPr>
            <w:tcW w:w="1230" w:type="pct"/>
            <w:gridSpan w:val="3"/>
            <w:vAlign w:val="center"/>
          </w:tcPr>
          <w:p w:rsidRPr="009D11F7" w:rsidR="00BE3176" w:rsidRDefault="00BE3176" w14:paraId="0FD571CB" wp14:textId="77777777">
            <w:pPr>
              <w:pStyle w:val="TableText1"/>
              <w:spacing w:before="40" w:after="40"/>
              <w:rPr>
                <w:rStyle w:val="ModernTableText"/>
                <w:szCs w:val="18"/>
              </w:rPr>
            </w:pPr>
            <w:r w:rsidRPr="009D11F7">
              <w:rPr>
                <w:rStyle w:val="ModernTableText"/>
                <w:szCs w:val="18"/>
              </w:rPr>
              <w:t xml:space="preserve">3.  </w:t>
            </w:r>
          </w:p>
        </w:tc>
      </w:tr>
      <w:tr xmlns:wp14="http://schemas.microsoft.com/office/word/2010/wordml" w:rsidR="00BE3176" w:rsidTr="007A4C37" w14:paraId="072D71A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8" w:type="pct"/>
            <w:vMerge w:val="restart"/>
            <w:vAlign w:val="center"/>
          </w:tcPr>
          <w:p w:rsidRPr="009D11F7" w:rsidR="00BE3176" w:rsidP="007A4C37" w:rsidRDefault="00BE3176" w14:paraId="4FAC42EE" wp14:textId="77777777">
            <w:pPr>
              <w:pStyle w:val="TableHeading"/>
              <w:spacing w:before="40" w:after="40"/>
              <w:rPr>
                <w:rStyle w:val="ModernTableText"/>
                <w:noProof/>
                <w:szCs w:val="18"/>
              </w:rPr>
            </w:pPr>
            <w:r w:rsidRPr="009D11F7">
              <w:rPr>
                <w:rStyle w:val="ModernTableText"/>
                <w:noProof/>
                <w:szCs w:val="18"/>
              </w:rPr>
              <w:t>Counts</w:t>
            </w:r>
          </w:p>
        </w:tc>
        <w:tc>
          <w:tcPr>
            <w:tcW w:w="517" w:type="pct"/>
            <w:vAlign w:val="center"/>
          </w:tcPr>
          <w:p w:rsidRPr="009D11F7" w:rsidR="00BE3176" w:rsidP="007A4C37" w:rsidRDefault="00BE3176" w14:paraId="058F5F44" wp14:textId="77777777">
            <w:pPr>
              <w:pStyle w:val="TableHeading"/>
              <w:spacing w:before="40" w:after="40"/>
              <w:rPr>
                <w:rStyle w:val="ModernTableText"/>
                <w:noProof/>
                <w:szCs w:val="18"/>
              </w:rPr>
            </w:pPr>
            <w:r w:rsidRPr="009D11F7">
              <w:rPr>
                <w:rStyle w:val="ModernTableText"/>
                <w:noProof/>
                <w:szCs w:val="18"/>
              </w:rPr>
              <w:t>Grand:</w:t>
            </w:r>
          </w:p>
        </w:tc>
        <w:tc>
          <w:tcPr>
            <w:tcW w:w="1169" w:type="pct"/>
            <w:gridSpan w:val="2"/>
            <w:vAlign w:val="center"/>
          </w:tcPr>
          <w:p w:rsidRPr="009D11F7" w:rsidR="00BE3176" w:rsidP="00BE3176" w:rsidRDefault="00BE3176" w14:paraId="261FF250" wp14:textId="77777777">
            <w:pPr>
              <w:pStyle w:val="TableText1"/>
              <w:numPr>
                <w:ilvl w:val="0"/>
                <w:numId w:val="101"/>
              </w:numPr>
              <w:spacing w:before="40" w:after="40"/>
              <w:rPr>
                <w:rStyle w:val="ModernTableText"/>
                <w:szCs w:val="18"/>
              </w:rPr>
            </w:pPr>
            <w:r w:rsidRPr="009D11F7">
              <w:rPr>
                <w:rStyle w:val="ModernTableText"/>
                <w:szCs w:val="18"/>
              </w:rPr>
              <w:t>Total SA Line Items</w:t>
            </w:r>
          </w:p>
        </w:tc>
        <w:tc>
          <w:tcPr>
            <w:tcW w:w="1586" w:type="pct"/>
            <w:gridSpan w:val="4"/>
            <w:vAlign w:val="center"/>
          </w:tcPr>
          <w:p w:rsidRPr="009D11F7" w:rsidR="00BE3176" w:rsidP="00BE3176" w:rsidRDefault="00BE3176" w14:paraId="7681F587" wp14:textId="77777777">
            <w:pPr>
              <w:pStyle w:val="TableText1"/>
              <w:numPr>
                <w:ilvl w:val="0"/>
                <w:numId w:val="101"/>
              </w:numPr>
              <w:spacing w:before="40" w:after="40"/>
              <w:rPr>
                <w:rStyle w:val="ModernTableText"/>
                <w:szCs w:val="18"/>
              </w:rPr>
            </w:pPr>
          </w:p>
        </w:tc>
        <w:tc>
          <w:tcPr>
            <w:tcW w:w="1230" w:type="pct"/>
            <w:gridSpan w:val="3"/>
            <w:vAlign w:val="center"/>
          </w:tcPr>
          <w:p w:rsidRPr="009D11F7" w:rsidR="00BE3176" w:rsidP="00BE3176" w:rsidRDefault="00BE3176" w14:paraId="6A26B542" wp14:textId="77777777">
            <w:pPr>
              <w:pStyle w:val="TableText1"/>
              <w:numPr>
                <w:ilvl w:val="0"/>
                <w:numId w:val="101"/>
              </w:numPr>
              <w:spacing w:before="40" w:after="40"/>
              <w:rPr>
                <w:rStyle w:val="ModernTableText"/>
                <w:szCs w:val="18"/>
              </w:rPr>
            </w:pPr>
          </w:p>
        </w:tc>
      </w:tr>
      <w:tr xmlns:wp14="http://schemas.microsoft.com/office/word/2010/wordml" w:rsidR="00BE3176" w:rsidTr="007A4C37" w14:paraId="6158FDF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8" w:type="pct"/>
            <w:vMerge/>
            <w:vAlign w:val="center"/>
          </w:tcPr>
          <w:p w:rsidRPr="009D11F7" w:rsidR="00BE3176" w:rsidP="007A4C37" w:rsidRDefault="00BE3176" w14:paraId="1BF0CA24" wp14:textId="77777777">
            <w:pPr>
              <w:pStyle w:val="TableHeading"/>
              <w:spacing w:before="40" w:after="40"/>
              <w:rPr>
                <w:rStyle w:val="ModernTableText"/>
                <w:noProof/>
                <w:color w:val="FF0000"/>
                <w:szCs w:val="18"/>
              </w:rPr>
            </w:pPr>
          </w:p>
        </w:tc>
        <w:tc>
          <w:tcPr>
            <w:tcW w:w="517" w:type="pct"/>
            <w:vAlign w:val="center"/>
          </w:tcPr>
          <w:p w:rsidRPr="009D11F7" w:rsidR="00BE3176" w:rsidP="007A4C37" w:rsidRDefault="00BE3176" w14:paraId="1E8C2970" wp14:textId="77777777">
            <w:pPr>
              <w:pStyle w:val="TableHeading"/>
              <w:spacing w:before="40" w:after="40"/>
              <w:rPr>
                <w:rStyle w:val="ModernTableText"/>
                <w:noProof/>
                <w:szCs w:val="18"/>
              </w:rPr>
            </w:pPr>
            <w:r w:rsidRPr="009D11F7">
              <w:rPr>
                <w:rStyle w:val="ModernTableText"/>
                <w:noProof/>
                <w:szCs w:val="18"/>
              </w:rPr>
              <w:t>Section:</w:t>
            </w:r>
          </w:p>
        </w:tc>
        <w:tc>
          <w:tcPr>
            <w:tcW w:w="1169" w:type="pct"/>
            <w:gridSpan w:val="2"/>
            <w:vAlign w:val="center"/>
          </w:tcPr>
          <w:p w:rsidRPr="009D11F7" w:rsidR="00BE3176" w:rsidP="00BE3176" w:rsidRDefault="00BE3176" w14:paraId="0EACC42A" wp14:textId="77777777">
            <w:pPr>
              <w:pStyle w:val="TableText1"/>
              <w:numPr>
                <w:ilvl w:val="0"/>
                <w:numId w:val="102"/>
              </w:numPr>
              <w:spacing w:before="40" w:after="40"/>
              <w:rPr>
                <w:rStyle w:val="ModernTableText"/>
                <w:szCs w:val="18"/>
              </w:rPr>
            </w:pPr>
            <w:r w:rsidRPr="009D11F7">
              <w:rPr>
                <w:rStyle w:val="ModernTableText"/>
                <w:szCs w:val="18"/>
              </w:rPr>
              <w:t>Total SA Line Items</w:t>
            </w:r>
            <w:r w:rsidRPr="009D11F7" w:rsidDel="009536B7">
              <w:rPr>
                <w:rStyle w:val="ModernTableText"/>
                <w:szCs w:val="18"/>
              </w:rPr>
              <w:t xml:space="preserve"> </w:t>
            </w:r>
          </w:p>
        </w:tc>
        <w:tc>
          <w:tcPr>
            <w:tcW w:w="1586" w:type="pct"/>
            <w:gridSpan w:val="4"/>
            <w:vAlign w:val="center"/>
          </w:tcPr>
          <w:p w:rsidRPr="009D11F7" w:rsidR="00BE3176" w:rsidP="00BE3176" w:rsidRDefault="00BE3176" w14:paraId="37FCDD83" wp14:textId="77777777">
            <w:pPr>
              <w:pStyle w:val="TableText1"/>
              <w:numPr>
                <w:ilvl w:val="0"/>
                <w:numId w:val="102"/>
              </w:numPr>
              <w:spacing w:before="40" w:after="40"/>
              <w:rPr>
                <w:rStyle w:val="ModernTableText"/>
                <w:szCs w:val="18"/>
              </w:rPr>
            </w:pPr>
          </w:p>
        </w:tc>
        <w:tc>
          <w:tcPr>
            <w:tcW w:w="1230" w:type="pct"/>
            <w:gridSpan w:val="3"/>
            <w:vAlign w:val="center"/>
          </w:tcPr>
          <w:p w:rsidRPr="009D11F7" w:rsidR="00BE3176" w:rsidP="00BE3176" w:rsidRDefault="00BE3176" w14:paraId="321032C9" wp14:textId="77777777">
            <w:pPr>
              <w:pStyle w:val="TableText1"/>
              <w:numPr>
                <w:ilvl w:val="0"/>
                <w:numId w:val="102"/>
              </w:numPr>
              <w:spacing w:before="40" w:after="40"/>
              <w:rPr>
                <w:rStyle w:val="ModernTableText"/>
                <w:szCs w:val="18"/>
              </w:rPr>
            </w:pPr>
          </w:p>
        </w:tc>
      </w:tr>
      <w:tr xmlns:wp14="http://schemas.microsoft.com/office/word/2010/wordml" w:rsidR="00BE3176" w14:paraId="69D6D0D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BE3176" w:rsidRDefault="00BE3176" w14:paraId="3452D28C" wp14:textId="77777777">
            <w:pPr>
              <w:pStyle w:val="ModernBodyT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BE3176" w14:paraId="4A4E5F6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1015" w:type="pct"/>
            <w:gridSpan w:val="2"/>
          </w:tcPr>
          <w:p w:rsidRPr="009D11F7" w:rsidR="00BE3176" w:rsidRDefault="00BE3176" w14:paraId="267A5509" wp14:textId="77777777">
            <w:pPr>
              <w:pStyle w:val="TableHeading"/>
              <w:spacing w:before="40" w:after="40"/>
              <w:rPr>
                <w:rStyle w:val="ModernTableText"/>
                <w:noProof/>
                <w:szCs w:val="18"/>
              </w:rPr>
            </w:pPr>
            <w:r w:rsidRPr="009D11F7">
              <w:rPr>
                <w:rStyle w:val="ModernTableText"/>
                <w:noProof/>
                <w:szCs w:val="18"/>
              </w:rPr>
              <w:t>Report Output Format:</w:t>
            </w:r>
          </w:p>
        </w:tc>
        <w:tc>
          <w:tcPr>
            <w:tcW w:w="3985" w:type="pct"/>
            <w:gridSpan w:val="9"/>
            <w:vAlign w:val="center"/>
          </w:tcPr>
          <w:p w:rsidRPr="009D11F7" w:rsidR="00BE3176" w:rsidRDefault="00BE3176" w14:paraId="2F8BDFCD" wp14:textId="77777777">
            <w:pPr>
              <w:pStyle w:val="TableText1"/>
              <w:spacing w:before="40" w:after="40"/>
              <w:rPr>
                <w:rStyle w:val="ModernTableText"/>
                <w:noProof/>
                <w:szCs w:val="18"/>
              </w:rPr>
            </w:pPr>
            <w:r w:rsidRPr="009D11F7">
              <w:rPr>
                <w:rStyle w:val="ModernTableText"/>
                <w:rFonts w:ascii="Wingdings" w:hAnsi="Wingdings" w:eastAsia="Wingdings" w:cs="Wingdings"/>
                <w:noProof/>
                <w:szCs w:val="18"/>
              </w:rPr>
              <w:t>þ</w:t>
            </w:r>
            <w:r w:rsidRPr="009D11F7">
              <w:rPr>
                <w:rStyle w:val="ModernTableText"/>
                <w:noProof/>
                <w:szCs w:val="18"/>
              </w:rPr>
              <w:t xml:space="preserve"> PDF (preferred)                        </w:t>
            </w:r>
            <w:r w:rsidRPr="009D11F7">
              <w:rPr>
                <w:rStyle w:val="ModernTableText"/>
                <w:rFonts w:ascii="Wingdings 2" w:hAnsi="Wingdings 2" w:eastAsia="Wingdings 2" w:cs="Wingdings 2"/>
                <w:noProof/>
                <w:szCs w:val="18"/>
              </w:rPr>
              <w:t>£</w:t>
            </w:r>
            <w:r w:rsidRPr="009D11F7">
              <w:rPr>
                <w:rStyle w:val="ModernTableText"/>
                <w:noProof/>
                <w:szCs w:val="18"/>
              </w:rPr>
              <w:t xml:space="preserve">  HTML                             </w:t>
            </w:r>
            <w:r w:rsidRPr="009D11F7">
              <w:rPr>
                <w:rStyle w:val="ModernTableText"/>
                <w:rFonts w:ascii="Wingdings 2" w:hAnsi="Wingdings 2" w:eastAsia="Wingdings 2" w:cs="Wingdings 2"/>
                <w:noProof/>
                <w:szCs w:val="18"/>
              </w:rPr>
              <w:t>£</w:t>
            </w:r>
            <w:r w:rsidRPr="009D11F7">
              <w:rPr>
                <w:rStyle w:val="ModernTableText"/>
                <w:noProof/>
                <w:szCs w:val="18"/>
              </w:rPr>
              <w:t xml:space="preserve"> Excel 2000                         </w:t>
            </w:r>
            <w:r w:rsidRPr="009D11F7">
              <w:rPr>
                <w:rStyle w:val="ModernTableText"/>
                <w:rFonts w:ascii="Wingdings 2" w:hAnsi="Wingdings 2" w:eastAsia="Wingdings 2" w:cs="Wingdings 2"/>
                <w:noProof/>
                <w:szCs w:val="18"/>
              </w:rPr>
              <w:t>£</w:t>
            </w:r>
            <w:r w:rsidRPr="009D11F7">
              <w:rPr>
                <w:rStyle w:val="ModernTableText"/>
                <w:noProof/>
                <w:szCs w:val="18"/>
              </w:rPr>
              <w:t xml:space="preserve"> Excel   2002                         </w:t>
            </w:r>
            <w:r w:rsidRPr="009D11F7">
              <w:rPr>
                <w:rStyle w:val="ModernTableText"/>
                <w:rFonts w:ascii="Wingdings 2" w:hAnsi="Wingdings 2" w:eastAsia="Wingdings 2" w:cs="Wingdings 2"/>
                <w:noProof/>
                <w:szCs w:val="18"/>
              </w:rPr>
              <w:t>£</w:t>
            </w:r>
            <w:r w:rsidRPr="009D11F7">
              <w:rPr>
                <w:rStyle w:val="ModernTableText"/>
                <w:noProof/>
                <w:szCs w:val="18"/>
              </w:rPr>
              <w:t xml:space="preserve"> Text CSV Format</w:t>
            </w:r>
          </w:p>
        </w:tc>
      </w:tr>
      <w:tr xmlns:wp14="http://schemas.microsoft.com/office/word/2010/wordml" w:rsidR="00BE3176" w14:paraId="7CD21D5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5" w:type="pct"/>
            <w:gridSpan w:val="2"/>
          </w:tcPr>
          <w:p w:rsidRPr="009D11F7" w:rsidR="00BE3176" w:rsidRDefault="00BE3176" w14:paraId="73445F1A" wp14:textId="77777777">
            <w:pPr>
              <w:pStyle w:val="TableHeading"/>
              <w:spacing w:before="40" w:after="40"/>
              <w:rPr>
                <w:rStyle w:val="ModernTableText"/>
                <w:noProof/>
                <w:szCs w:val="18"/>
              </w:rPr>
            </w:pPr>
            <w:r w:rsidRPr="009D11F7">
              <w:rPr>
                <w:rStyle w:val="ModernTableText"/>
                <w:noProof/>
                <w:szCs w:val="18"/>
              </w:rPr>
              <w:t>Reporting Portal:</w:t>
            </w:r>
          </w:p>
        </w:tc>
        <w:tc>
          <w:tcPr>
            <w:tcW w:w="3985" w:type="pct"/>
            <w:gridSpan w:val="9"/>
            <w:vAlign w:val="center"/>
          </w:tcPr>
          <w:p w:rsidRPr="009D11F7" w:rsidR="00BE3176" w:rsidRDefault="00BE3176" w14:paraId="2046027A" wp14:textId="77777777">
            <w:pPr>
              <w:pStyle w:val="TableText1"/>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Web Portal                                </w:t>
            </w:r>
            <w:r w:rsidRPr="009D11F7">
              <w:rPr>
                <w:rStyle w:val="ModernTableText"/>
                <w:rFonts w:ascii="Wingdings" w:hAnsi="Wingdings" w:eastAsia="Wingdings" w:cs="Wingdings"/>
                <w:noProof/>
                <w:szCs w:val="18"/>
              </w:rPr>
              <w:t>þ</w:t>
            </w:r>
            <w:r w:rsidRPr="009D11F7">
              <w:rPr>
                <w:rStyle w:val="ModernTableText"/>
                <w:noProof/>
                <w:szCs w:val="18"/>
              </w:rPr>
              <w:t xml:space="preserve"> EDMS                            </w:t>
            </w:r>
            <w:r w:rsidRPr="009D11F7">
              <w:rPr>
                <w:rStyle w:val="ModernTableText"/>
                <w:rFonts w:ascii="Wingdings 2" w:hAnsi="Wingdings 2" w:eastAsia="Wingdings 2" w:cs="Wingdings 2"/>
                <w:noProof/>
                <w:szCs w:val="18"/>
              </w:rPr>
              <w:t>£</w:t>
            </w:r>
            <w:r w:rsidRPr="009D11F7">
              <w:rPr>
                <w:rStyle w:val="ModernTableText"/>
                <w:noProof/>
                <w:szCs w:val="18"/>
              </w:rPr>
              <w:t xml:space="preserve"> Email Link                      </w:t>
            </w:r>
          </w:p>
        </w:tc>
      </w:tr>
      <w:tr xmlns:wp14="http://schemas.microsoft.com/office/word/2010/wordml" w:rsidR="00BE3176" w:rsidTr="009D11F7" w14:paraId="3D8F251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5" w:type="pct"/>
            <w:gridSpan w:val="2"/>
            <w:vMerge w:val="restart"/>
            <w:vAlign w:val="center"/>
          </w:tcPr>
          <w:p w:rsidRPr="009D11F7" w:rsidR="00BE3176" w:rsidP="007A4C37" w:rsidRDefault="00BE3176" w14:paraId="2E4656CE" wp14:textId="77777777">
            <w:pPr>
              <w:pStyle w:val="TableHeading"/>
              <w:spacing w:before="40" w:after="40"/>
              <w:rPr>
                <w:rStyle w:val="ModernTableText"/>
                <w:noProof/>
                <w:szCs w:val="18"/>
              </w:rPr>
            </w:pPr>
            <w:r w:rsidRPr="009D11F7">
              <w:rPr>
                <w:rStyle w:val="ModernTableText"/>
                <w:noProof/>
                <w:szCs w:val="18"/>
              </w:rPr>
              <w:t>Report Output Distribution Group(s):</w:t>
            </w:r>
          </w:p>
        </w:tc>
        <w:tc>
          <w:tcPr>
            <w:tcW w:w="1176" w:type="pct"/>
            <w:gridSpan w:val="3"/>
            <w:vMerge w:val="restart"/>
            <w:vAlign w:val="center"/>
          </w:tcPr>
          <w:p w:rsidRPr="009D11F7" w:rsidR="00BE3176" w:rsidP="009D11F7" w:rsidRDefault="00BE3176" w14:paraId="75704F9D" wp14:textId="77777777">
            <w:pPr>
              <w:pStyle w:val="TableText1"/>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No</w:t>
            </w:r>
          </w:p>
          <w:p w:rsidRPr="009D11F7" w:rsidR="00BE3176" w:rsidP="009D11F7" w:rsidRDefault="00BE3176" w14:paraId="4274F18F" wp14:textId="77777777">
            <w:pPr>
              <w:pStyle w:val="TableText1"/>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Yes (if yes, complete distribution list)</w:t>
            </w:r>
          </w:p>
        </w:tc>
        <w:tc>
          <w:tcPr>
            <w:tcW w:w="2809" w:type="pct"/>
            <w:gridSpan w:val="6"/>
            <w:tcBorders>
              <w:top w:val="single" w:color="616161" w:sz="4" w:space="0"/>
            </w:tcBorders>
            <w:vAlign w:val="center"/>
          </w:tcPr>
          <w:p w:rsidRPr="009D11F7" w:rsidR="00BE3176" w:rsidRDefault="00BE3176" w14:paraId="1FA3CB3A" wp14:textId="77777777">
            <w:pPr>
              <w:pStyle w:val="TableText1"/>
              <w:spacing w:before="40" w:after="40"/>
              <w:rPr>
                <w:rStyle w:val="ModernTableText"/>
                <w:b/>
                <w:bCs/>
                <w:szCs w:val="18"/>
              </w:rPr>
            </w:pPr>
            <w:r w:rsidRPr="009D11F7">
              <w:rPr>
                <w:rStyle w:val="ModernTableText"/>
                <w:b/>
                <w:bCs/>
                <w:szCs w:val="18"/>
              </w:rPr>
              <w:t>Output Distribution Group List</w:t>
            </w:r>
          </w:p>
        </w:tc>
      </w:tr>
      <w:tr xmlns:wp14="http://schemas.microsoft.com/office/word/2010/wordml" w:rsidR="00BE3176" w14:paraId="64C527A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5" w:type="pct"/>
            <w:gridSpan w:val="2"/>
            <w:vMerge/>
          </w:tcPr>
          <w:p w:rsidRPr="009D11F7" w:rsidR="00BE3176" w:rsidRDefault="00BE3176" w14:paraId="73183DC0" wp14:textId="77777777">
            <w:pPr>
              <w:pStyle w:val="TableHeading"/>
              <w:spacing w:before="40" w:after="40"/>
              <w:rPr>
                <w:rStyle w:val="ModernTableText"/>
                <w:szCs w:val="18"/>
              </w:rPr>
            </w:pPr>
          </w:p>
        </w:tc>
        <w:tc>
          <w:tcPr>
            <w:tcW w:w="1176" w:type="pct"/>
            <w:gridSpan w:val="3"/>
            <w:vMerge/>
          </w:tcPr>
          <w:p w:rsidRPr="009D11F7" w:rsidR="00BE3176" w:rsidRDefault="00BE3176" w14:paraId="17C028FB" wp14:textId="77777777">
            <w:pPr>
              <w:pStyle w:val="TableText1"/>
              <w:spacing w:before="40" w:after="40"/>
              <w:rPr>
                <w:rStyle w:val="ModernTableText"/>
                <w:szCs w:val="18"/>
              </w:rPr>
            </w:pPr>
          </w:p>
        </w:tc>
        <w:tc>
          <w:tcPr>
            <w:tcW w:w="1585" w:type="pct"/>
            <w:gridSpan w:val="4"/>
            <w:vAlign w:val="center"/>
          </w:tcPr>
          <w:p w:rsidRPr="009D11F7" w:rsidR="00BE3176" w:rsidP="00BE3176" w:rsidRDefault="00BE3176" w14:paraId="79C8CAA1" wp14:textId="77777777">
            <w:pPr>
              <w:pStyle w:val="TableText1"/>
              <w:numPr>
                <w:ilvl w:val="0"/>
                <w:numId w:val="103"/>
              </w:numPr>
              <w:spacing w:before="40" w:after="40"/>
              <w:rPr>
                <w:rStyle w:val="ModernTableText"/>
                <w:szCs w:val="18"/>
                <w:u w:val="single"/>
              </w:rPr>
            </w:pPr>
          </w:p>
        </w:tc>
        <w:tc>
          <w:tcPr>
            <w:tcW w:w="1224" w:type="pct"/>
            <w:gridSpan w:val="2"/>
            <w:vAlign w:val="center"/>
          </w:tcPr>
          <w:p w:rsidRPr="009D11F7" w:rsidR="00BE3176" w:rsidP="00BE3176" w:rsidRDefault="00BE3176" w14:paraId="69EFBFC0" wp14:textId="77777777">
            <w:pPr>
              <w:pStyle w:val="TableText1"/>
              <w:numPr>
                <w:ilvl w:val="0"/>
                <w:numId w:val="103"/>
              </w:numPr>
              <w:spacing w:before="40" w:after="40"/>
              <w:rPr>
                <w:rStyle w:val="ModernTableText"/>
                <w:szCs w:val="18"/>
              </w:rPr>
            </w:pPr>
          </w:p>
        </w:tc>
      </w:tr>
      <w:tr xmlns:wp14="http://schemas.microsoft.com/office/word/2010/wordml" w:rsidR="00BE3176" w14:paraId="18A2A7C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5" w:type="pct"/>
            <w:gridSpan w:val="2"/>
            <w:vMerge/>
          </w:tcPr>
          <w:p w:rsidRPr="009D11F7" w:rsidR="00BE3176" w:rsidRDefault="00BE3176" w14:paraId="302DD8F0" wp14:textId="77777777">
            <w:pPr>
              <w:pStyle w:val="TableHeading"/>
              <w:spacing w:before="40" w:after="40"/>
              <w:rPr>
                <w:rStyle w:val="ModernTableText"/>
                <w:szCs w:val="18"/>
              </w:rPr>
            </w:pPr>
          </w:p>
        </w:tc>
        <w:tc>
          <w:tcPr>
            <w:tcW w:w="1176" w:type="pct"/>
            <w:gridSpan w:val="3"/>
            <w:vMerge/>
            <w:vAlign w:val="center"/>
          </w:tcPr>
          <w:p w:rsidRPr="009D11F7" w:rsidR="00BE3176" w:rsidRDefault="00BE3176" w14:paraId="16A89B89" wp14:textId="77777777">
            <w:pPr>
              <w:pStyle w:val="TableText1"/>
              <w:spacing w:before="40" w:after="40"/>
              <w:rPr>
                <w:rStyle w:val="ModernTableText"/>
                <w:szCs w:val="18"/>
              </w:rPr>
            </w:pPr>
          </w:p>
        </w:tc>
        <w:tc>
          <w:tcPr>
            <w:tcW w:w="1585" w:type="pct"/>
            <w:gridSpan w:val="4"/>
            <w:vAlign w:val="center"/>
          </w:tcPr>
          <w:p w:rsidRPr="009D11F7" w:rsidR="00BE3176" w:rsidP="00BE3176" w:rsidRDefault="00BE3176" w14:paraId="5612620D" wp14:textId="77777777">
            <w:pPr>
              <w:pStyle w:val="TableText1"/>
              <w:numPr>
                <w:ilvl w:val="0"/>
                <w:numId w:val="103"/>
              </w:numPr>
              <w:spacing w:before="40" w:after="40"/>
              <w:rPr>
                <w:rStyle w:val="ModernTableText"/>
                <w:szCs w:val="18"/>
                <w:u w:val="single"/>
              </w:rPr>
            </w:pPr>
          </w:p>
        </w:tc>
        <w:tc>
          <w:tcPr>
            <w:tcW w:w="1224" w:type="pct"/>
            <w:gridSpan w:val="2"/>
            <w:vAlign w:val="center"/>
          </w:tcPr>
          <w:p w:rsidRPr="009D11F7" w:rsidR="00BE3176" w:rsidP="00BE3176" w:rsidRDefault="00BE3176" w14:paraId="1206202A" wp14:textId="77777777">
            <w:pPr>
              <w:pStyle w:val="TableText1"/>
              <w:numPr>
                <w:ilvl w:val="0"/>
                <w:numId w:val="103"/>
              </w:numPr>
              <w:spacing w:before="40" w:after="40"/>
              <w:rPr>
                <w:rStyle w:val="ModernTableText"/>
                <w:szCs w:val="18"/>
              </w:rPr>
            </w:pPr>
          </w:p>
        </w:tc>
      </w:tr>
      <w:tr xmlns:wp14="http://schemas.microsoft.com/office/word/2010/wordml" w:rsidR="00BE3176" w14:paraId="3C8A857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15" w:type="pct"/>
            <w:gridSpan w:val="2"/>
            <w:vMerge/>
          </w:tcPr>
          <w:p w:rsidRPr="009D11F7" w:rsidR="00BE3176" w:rsidRDefault="00BE3176" w14:paraId="2CB0D7CB" wp14:textId="77777777">
            <w:pPr>
              <w:pStyle w:val="TableHeading"/>
              <w:spacing w:before="40" w:after="40"/>
              <w:rPr>
                <w:rStyle w:val="ModernTableText"/>
                <w:szCs w:val="18"/>
              </w:rPr>
            </w:pPr>
          </w:p>
        </w:tc>
        <w:tc>
          <w:tcPr>
            <w:tcW w:w="1176" w:type="pct"/>
            <w:gridSpan w:val="3"/>
            <w:vMerge/>
            <w:vAlign w:val="center"/>
          </w:tcPr>
          <w:p w:rsidRPr="009D11F7" w:rsidR="00BE3176" w:rsidRDefault="00BE3176" w14:paraId="2E5C6B8F" wp14:textId="77777777">
            <w:pPr>
              <w:pStyle w:val="TableText1"/>
              <w:spacing w:before="40" w:after="40"/>
              <w:rPr>
                <w:rStyle w:val="ModernTableText"/>
                <w:szCs w:val="18"/>
              </w:rPr>
            </w:pPr>
          </w:p>
        </w:tc>
        <w:tc>
          <w:tcPr>
            <w:tcW w:w="1585" w:type="pct"/>
            <w:gridSpan w:val="4"/>
            <w:vAlign w:val="center"/>
          </w:tcPr>
          <w:p w:rsidRPr="009D11F7" w:rsidR="00BE3176" w:rsidP="00BE3176" w:rsidRDefault="00BE3176" w14:paraId="05B20969" wp14:textId="77777777">
            <w:pPr>
              <w:pStyle w:val="TableText1"/>
              <w:numPr>
                <w:ilvl w:val="0"/>
                <w:numId w:val="103"/>
              </w:numPr>
              <w:spacing w:before="40" w:after="40"/>
              <w:rPr>
                <w:rStyle w:val="ModernTableText"/>
                <w:szCs w:val="18"/>
                <w:u w:val="single"/>
              </w:rPr>
            </w:pPr>
          </w:p>
        </w:tc>
        <w:tc>
          <w:tcPr>
            <w:tcW w:w="1224" w:type="pct"/>
            <w:gridSpan w:val="2"/>
            <w:vAlign w:val="center"/>
          </w:tcPr>
          <w:p w:rsidRPr="009D11F7" w:rsidR="00BE3176" w:rsidP="00BE3176" w:rsidRDefault="00BE3176" w14:paraId="6C9ECDB7" wp14:textId="77777777">
            <w:pPr>
              <w:pStyle w:val="TableText1"/>
              <w:numPr>
                <w:ilvl w:val="0"/>
                <w:numId w:val="103"/>
              </w:numPr>
              <w:spacing w:before="40" w:after="40"/>
              <w:rPr>
                <w:rStyle w:val="ModernTableText"/>
                <w:szCs w:val="18"/>
              </w:rPr>
            </w:pPr>
          </w:p>
        </w:tc>
      </w:tr>
      <w:tr xmlns:wp14="http://schemas.microsoft.com/office/word/2010/wordml" w:rsidR="00BE3176" w14:paraId="1F521BA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BE3176" w:rsidRDefault="00BE3176" w14:paraId="233D954B" wp14:textId="77777777">
            <w:pPr>
              <w:pStyle w:val="ModernBodyText"/>
              <w:spacing w:before="40" w:after="40"/>
              <w:jc w:val="center"/>
              <w:rPr>
                <w:rStyle w:val="Modern2nd-levelTableheader"/>
                <w:sz w:val="21"/>
                <w:szCs w:val="21"/>
              </w:rPr>
            </w:pPr>
            <w:r>
              <w:rPr>
                <w:rStyle w:val="Modern2nd-levelTableheader"/>
                <w:sz w:val="21"/>
                <w:szCs w:val="21"/>
              </w:rPr>
              <w:t>Report Retention</w:t>
            </w:r>
          </w:p>
        </w:tc>
      </w:tr>
      <w:tr xmlns:wp14="http://schemas.microsoft.com/office/word/2010/wordml" w:rsidR="00BE3176" w14:paraId="326A0B1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15" w:type="pct"/>
            <w:gridSpan w:val="2"/>
            <w:tcBorders>
              <w:top w:val="single" w:color="616161" w:sz="2" w:space="0"/>
              <w:left w:val="single" w:color="616161" w:sz="2" w:space="0"/>
              <w:right w:val="single" w:color="616161" w:sz="2" w:space="0"/>
            </w:tcBorders>
            <w:vAlign w:val="center"/>
          </w:tcPr>
          <w:p w:rsidRPr="009D11F7" w:rsidR="00BE3176" w:rsidRDefault="00BE3176" w14:paraId="546E68CB" wp14:textId="77777777">
            <w:pPr>
              <w:pStyle w:val="ModernBodyText"/>
              <w:spacing w:before="40" w:after="40"/>
              <w:jc w:val="left"/>
              <w:rPr>
                <w:rStyle w:val="Modern2nd-levelTableheader"/>
                <w:noProof/>
                <w:sz w:val="18"/>
                <w:szCs w:val="18"/>
              </w:rPr>
            </w:pPr>
            <w:r w:rsidRPr="009D11F7">
              <w:rPr>
                <w:rStyle w:val="Modern2nd-levelTableheader"/>
                <w:noProof/>
                <w:sz w:val="18"/>
                <w:szCs w:val="18"/>
              </w:rPr>
              <w:t>Report Retention Type:</w:t>
            </w:r>
          </w:p>
        </w:tc>
        <w:tc>
          <w:tcPr>
            <w:tcW w:w="3985" w:type="pct"/>
            <w:gridSpan w:val="9"/>
            <w:tcBorders>
              <w:top w:val="single" w:color="616161" w:sz="2" w:space="0"/>
              <w:left w:val="single" w:color="616161" w:sz="2" w:space="0"/>
              <w:bottom w:val="single" w:color="616161" w:sz="2" w:space="0"/>
              <w:right w:val="single" w:color="616161" w:sz="2" w:space="0"/>
            </w:tcBorders>
            <w:vAlign w:val="center"/>
          </w:tcPr>
          <w:p w:rsidRPr="009D11F7" w:rsidR="00BE3176" w:rsidRDefault="00BE3176" w14:paraId="6B46026B" wp14:textId="77777777">
            <w:pPr>
              <w:pStyle w:val="TableText1"/>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Cognos                                    </w:t>
            </w:r>
            <w:r w:rsidRPr="009D11F7">
              <w:rPr>
                <w:rStyle w:val="ModernTableText"/>
                <w:rFonts w:ascii="Wingdings" w:hAnsi="Wingdings" w:eastAsia="Wingdings" w:cs="Wingdings"/>
                <w:noProof/>
                <w:szCs w:val="18"/>
              </w:rPr>
              <w:t>þ</w:t>
            </w:r>
            <w:r w:rsidRPr="009D11F7">
              <w:rPr>
                <w:rStyle w:val="ModernTableText"/>
                <w:noProof/>
                <w:szCs w:val="18"/>
              </w:rPr>
              <w:t xml:space="preserve"> EDMS</w:t>
            </w:r>
          </w:p>
        </w:tc>
      </w:tr>
      <w:tr xmlns:wp14="http://schemas.microsoft.com/office/word/2010/wordml" w:rsidR="00BE3176" w14:paraId="7B9AD09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15" w:type="pct"/>
            <w:gridSpan w:val="2"/>
            <w:tcBorders>
              <w:top w:val="single" w:color="616161" w:sz="2" w:space="0"/>
              <w:left w:val="single" w:color="616161" w:sz="2" w:space="0"/>
              <w:right w:val="single" w:color="616161" w:sz="2" w:space="0"/>
            </w:tcBorders>
            <w:vAlign w:val="center"/>
          </w:tcPr>
          <w:p w:rsidRPr="009D11F7" w:rsidR="00BE3176" w:rsidRDefault="00BE3176" w14:paraId="064DC34D" wp14:textId="77777777">
            <w:pPr>
              <w:pStyle w:val="ModernBodyText"/>
              <w:spacing w:before="40" w:after="40"/>
              <w:jc w:val="left"/>
              <w:rPr>
                <w:rStyle w:val="Modern2nd-levelTableheader"/>
                <w:noProof/>
                <w:sz w:val="18"/>
                <w:szCs w:val="18"/>
              </w:rPr>
            </w:pPr>
            <w:r w:rsidRPr="009D11F7">
              <w:rPr>
                <w:rStyle w:val="Modern2nd-levelTableheader"/>
                <w:noProof/>
                <w:sz w:val="18"/>
                <w:szCs w:val="18"/>
              </w:rPr>
              <w:t>Report Output Versions:</w:t>
            </w:r>
          </w:p>
        </w:tc>
        <w:tc>
          <w:tcPr>
            <w:tcW w:w="1176" w:type="pct"/>
            <w:gridSpan w:val="3"/>
            <w:tcBorders>
              <w:top w:val="single" w:color="616161" w:sz="2" w:space="0"/>
              <w:left w:val="single" w:color="616161" w:sz="2" w:space="0"/>
              <w:bottom w:val="single" w:color="616161" w:sz="2" w:space="0"/>
              <w:right w:val="single" w:color="616161" w:sz="2" w:space="0"/>
            </w:tcBorders>
            <w:vAlign w:val="center"/>
          </w:tcPr>
          <w:p w:rsidRPr="009D11F7" w:rsidR="00BE3176" w:rsidRDefault="00BE3176" w14:paraId="03E95DDC" wp14:textId="77777777">
            <w:pPr>
              <w:pStyle w:val="ModernBodyText"/>
              <w:spacing w:before="40" w:after="40"/>
              <w:jc w:val="left"/>
              <w:rPr>
                <w:rStyle w:val="Modern2nd-levelTableheader"/>
                <w:noProof/>
                <w:color w:val="FFFFFF"/>
                <w:sz w:val="18"/>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Number Of Occurrences:  </w:t>
            </w:r>
          </w:p>
        </w:tc>
        <w:tc>
          <w:tcPr>
            <w:tcW w:w="2809" w:type="pct"/>
            <w:gridSpan w:val="6"/>
            <w:tcBorders>
              <w:top w:val="single" w:color="616161" w:sz="2" w:space="0"/>
              <w:left w:val="nil"/>
              <w:bottom w:val="single" w:color="616161" w:sz="2" w:space="0"/>
              <w:right w:val="single" w:color="616161" w:sz="2" w:space="0"/>
            </w:tcBorders>
            <w:vAlign w:val="center"/>
          </w:tcPr>
          <w:p w:rsidRPr="009D11F7" w:rsidR="00BE3176" w:rsidRDefault="00BE3176" w14:paraId="1E6A7769" wp14:textId="77777777">
            <w:pPr>
              <w:pStyle w:val="TableText1"/>
              <w:spacing w:before="40" w:after="40"/>
              <w:rPr>
                <w:rStyle w:val="ModernTableText"/>
                <w:noProof/>
                <w:szCs w:val="18"/>
              </w:rPr>
            </w:pPr>
            <w:r w:rsidRPr="009D11F7">
              <w:rPr>
                <w:rStyle w:val="ModernTableText"/>
                <w:rFonts w:ascii="Wingdings" w:hAnsi="Wingdings" w:eastAsia="Wingdings" w:cs="Wingdings"/>
                <w:noProof/>
                <w:szCs w:val="18"/>
              </w:rPr>
              <w:t>þ</w:t>
            </w:r>
            <w:r w:rsidRPr="009D11F7">
              <w:rPr>
                <w:rStyle w:val="ModernTableText"/>
                <w:noProof/>
                <w:szCs w:val="18"/>
              </w:rPr>
              <w:t xml:space="preserve"> Duration:       7     </w:t>
            </w:r>
            <w:r w:rsidRPr="009D11F7">
              <w:rPr>
                <w:rStyle w:val="ModernTableText"/>
                <w:rFonts w:ascii="Wingdings 2" w:hAnsi="Wingdings 2" w:eastAsia="Wingdings 2" w:cs="Wingdings 2"/>
                <w:noProof/>
                <w:szCs w:val="18"/>
              </w:rPr>
              <w:t>£</w:t>
            </w:r>
            <w:r w:rsidRPr="009D11F7">
              <w:rPr>
                <w:rStyle w:val="ModernTableText"/>
                <w:noProof/>
                <w:szCs w:val="18"/>
              </w:rPr>
              <w:t xml:space="preserve"> Days       </w:t>
            </w:r>
            <w:r w:rsidRPr="009D11F7">
              <w:rPr>
                <w:rStyle w:val="ModernTableText"/>
                <w:rFonts w:ascii="Wingdings 2" w:hAnsi="Wingdings 2" w:eastAsia="Wingdings 2" w:cs="Wingdings 2"/>
                <w:noProof/>
                <w:szCs w:val="18"/>
              </w:rPr>
              <w:t>£</w:t>
            </w:r>
            <w:r w:rsidRPr="009D11F7">
              <w:rPr>
                <w:rStyle w:val="ModernTableText"/>
                <w:noProof/>
                <w:szCs w:val="18"/>
              </w:rPr>
              <w:t xml:space="preserve"> Months       </w:t>
            </w:r>
            <w:r w:rsidRPr="009D11F7">
              <w:rPr>
                <w:rStyle w:val="ModernTableText"/>
                <w:rFonts w:ascii="Wingdings" w:hAnsi="Wingdings" w:eastAsia="Wingdings" w:cs="Wingdings"/>
                <w:noProof/>
                <w:szCs w:val="18"/>
              </w:rPr>
              <w:t>þ</w:t>
            </w:r>
            <w:r w:rsidRPr="009D11F7">
              <w:rPr>
                <w:rStyle w:val="ModernTableText"/>
                <w:noProof/>
                <w:szCs w:val="18"/>
              </w:rPr>
              <w:t xml:space="preserve"> Years                                                                          </w:t>
            </w:r>
          </w:p>
        </w:tc>
      </w:tr>
      <w:tr xmlns:wp14="http://schemas.microsoft.com/office/word/2010/wordml" w:rsidR="00BE3176" w14:paraId="1506709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15" w:type="pct"/>
            <w:gridSpan w:val="2"/>
            <w:tcBorders>
              <w:top w:val="single" w:color="616161" w:sz="2" w:space="0"/>
              <w:left w:val="single" w:color="616161" w:sz="2" w:space="0"/>
              <w:right w:val="single" w:color="616161" w:sz="2" w:space="0"/>
            </w:tcBorders>
            <w:vAlign w:val="center"/>
          </w:tcPr>
          <w:p w:rsidRPr="009D11F7" w:rsidR="00BE3176" w:rsidRDefault="00BE3176" w14:paraId="3BA90713" wp14:textId="77777777">
            <w:pPr>
              <w:pStyle w:val="ModernBodyText"/>
              <w:spacing w:before="40" w:after="40"/>
              <w:jc w:val="left"/>
              <w:rPr>
                <w:rStyle w:val="Modern2nd-levelTableheader"/>
                <w:noProof/>
                <w:sz w:val="18"/>
                <w:szCs w:val="18"/>
              </w:rPr>
            </w:pPr>
            <w:r w:rsidRPr="009D11F7">
              <w:rPr>
                <w:rStyle w:val="Modern2nd-levelTableheader"/>
                <w:noProof/>
                <w:sz w:val="18"/>
                <w:szCs w:val="18"/>
              </w:rPr>
              <w:t>Report Run History Log:</w:t>
            </w:r>
          </w:p>
        </w:tc>
        <w:tc>
          <w:tcPr>
            <w:tcW w:w="1176" w:type="pct"/>
            <w:gridSpan w:val="3"/>
            <w:tcBorders>
              <w:top w:val="single" w:color="616161" w:sz="2" w:space="0"/>
              <w:left w:val="single" w:color="616161" w:sz="2" w:space="0"/>
              <w:bottom w:val="single" w:color="616161" w:sz="2" w:space="0"/>
              <w:right w:val="single" w:color="616161" w:sz="2" w:space="0"/>
            </w:tcBorders>
            <w:vAlign w:val="center"/>
          </w:tcPr>
          <w:p w:rsidRPr="009D11F7" w:rsidR="00BE3176" w:rsidRDefault="00BE3176" w14:paraId="4F42B3ED" wp14:textId="77777777">
            <w:pPr>
              <w:pStyle w:val="ModernBodyText"/>
              <w:spacing w:before="40" w:after="40"/>
              <w:jc w:val="left"/>
              <w:rPr>
                <w:rStyle w:val="Modern2nd-levelTableheader"/>
                <w:noProof/>
                <w:color w:val="FFFFFF"/>
                <w:sz w:val="18"/>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 Number Of Occurrences:  </w:t>
            </w:r>
          </w:p>
        </w:tc>
        <w:tc>
          <w:tcPr>
            <w:tcW w:w="2809" w:type="pct"/>
            <w:gridSpan w:val="6"/>
            <w:tcBorders>
              <w:top w:val="single" w:color="616161" w:sz="2" w:space="0"/>
              <w:left w:val="nil"/>
              <w:bottom w:val="single" w:color="616161" w:sz="2" w:space="0"/>
              <w:right w:val="single" w:color="616161" w:sz="2" w:space="0"/>
            </w:tcBorders>
            <w:vAlign w:val="center"/>
          </w:tcPr>
          <w:p w:rsidRPr="009D11F7" w:rsidR="00BE3176" w:rsidRDefault="00BE3176" w14:paraId="788EC918" wp14:textId="77777777">
            <w:pPr>
              <w:pStyle w:val="TableText1"/>
              <w:spacing w:before="40" w:after="40"/>
              <w:rPr>
                <w:rStyle w:val="ModernTableText"/>
                <w:noProof/>
                <w:szCs w:val="18"/>
              </w:rPr>
            </w:pPr>
            <w:r w:rsidRPr="009D11F7">
              <w:rPr>
                <w:rStyle w:val="ModernTableText"/>
                <w:rFonts w:ascii="Wingdings 2" w:hAnsi="Wingdings 2" w:eastAsia="Wingdings 2" w:cs="Wingdings 2"/>
                <w:noProof/>
                <w:szCs w:val="18"/>
              </w:rPr>
              <w:t>£</w:t>
            </w:r>
            <w:r w:rsidRPr="009D11F7">
              <w:rPr>
                <w:rStyle w:val="ModernTableText"/>
                <w:noProof/>
                <w:szCs w:val="18"/>
              </w:rPr>
              <w:t xml:space="preserve">Duration:            </w:t>
            </w:r>
            <w:r w:rsidRPr="009D11F7">
              <w:rPr>
                <w:rStyle w:val="ModernTableText"/>
                <w:rFonts w:ascii="Wingdings 2" w:hAnsi="Wingdings 2" w:eastAsia="Wingdings 2" w:cs="Wingdings 2"/>
                <w:noProof/>
                <w:szCs w:val="18"/>
              </w:rPr>
              <w:t>£</w:t>
            </w:r>
            <w:r w:rsidRPr="009D11F7">
              <w:rPr>
                <w:rStyle w:val="ModernTableText"/>
                <w:noProof/>
                <w:szCs w:val="18"/>
              </w:rPr>
              <w:t xml:space="preserve"> Days       </w:t>
            </w:r>
            <w:r w:rsidRPr="009D11F7">
              <w:rPr>
                <w:rStyle w:val="ModernTableText"/>
                <w:rFonts w:ascii="Wingdings 2" w:hAnsi="Wingdings 2" w:eastAsia="Wingdings 2" w:cs="Wingdings 2"/>
                <w:noProof/>
                <w:szCs w:val="18"/>
              </w:rPr>
              <w:t>£</w:t>
            </w:r>
            <w:r w:rsidRPr="009D11F7">
              <w:rPr>
                <w:rStyle w:val="ModernTableText"/>
                <w:noProof/>
                <w:szCs w:val="18"/>
              </w:rPr>
              <w:t xml:space="preserve"> Months       </w:t>
            </w:r>
            <w:r w:rsidRPr="009D11F7">
              <w:rPr>
                <w:rStyle w:val="ModernTableText"/>
                <w:rFonts w:ascii="Wingdings 2" w:hAnsi="Wingdings 2" w:eastAsia="Wingdings 2" w:cs="Wingdings 2"/>
                <w:noProof/>
                <w:szCs w:val="18"/>
              </w:rPr>
              <w:t>£</w:t>
            </w:r>
            <w:r w:rsidRPr="009D11F7">
              <w:rPr>
                <w:rStyle w:val="ModernTableText"/>
                <w:noProof/>
                <w:szCs w:val="18"/>
              </w:rPr>
              <w:t xml:space="preserve"> Years                                                                          </w:t>
            </w:r>
          </w:p>
        </w:tc>
      </w:tr>
      <w:tr xmlns:wp14="http://schemas.microsoft.com/office/word/2010/wordml" w:rsidR="00BE3176" w14:paraId="1998FDE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BE3176" w:rsidRDefault="00BE3176" w14:paraId="74FBDC25" wp14:textId="77777777">
            <w:pPr>
              <w:pStyle w:val="ModernBodyT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BE3176" w14:paraId="10EE03A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Pr>
          <w:p w:rsidR="00BE3176" w:rsidRDefault="00BE3176" w14:paraId="05DC0218" wp14:textId="77777777">
            <w:pPr>
              <w:pStyle w:val="TableHeading"/>
              <w:spacing w:before="40" w:after="40"/>
              <w:rPr>
                <w:rStyle w:val="ModernTableText"/>
                <w:b w:val="0"/>
                <w:sz w:val="17"/>
                <w:szCs w:val="17"/>
              </w:rPr>
            </w:pPr>
          </w:p>
          <w:p w:rsidR="00BE3176" w:rsidRDefault="00BE3176" w14:paraId="176924FD" wp14:textId="77777777">
            <w:pPr>
              <w:pStyle w:val="TableHeading"/>
              <w:spacing w:before="40" w:after="40"/>
              <w:rPr>
                <w:rStyle w:val="ModernTableText"/>
                <w:b w:val="0"/>
                <w:sz w:val="17"/>
                <w:szCs w:val="17"/>
              </w:rPr>
            </w:pPr>
          </w:p>
        </w:tc>
      </w:tr>
    </w:tbl>
    <w:p xmlns:wp14="http://schemas.microsoft.com/office/word/2010/wordml" w:rsidR="00CE759A" w:rsidRDefault="00CE759A" w14:paraId="75691DDA" wp14:textId="77777777">
      <w:pPr>
        <w:rPr>
          <w:sz w:val="19"/>
          <w:szCs w:val="19"/>
        </w:rPr>
      </w:pPr>
    </w:p>
    <w:p xmlns:wp14="http://schemas.microsoft.com/office/word/2010/wordml" w:rsidRPr="000308BA" w:rsidR="00CE759A" w:rsidP="000308BA" w:rsidRDefault="0075716A" w14:paraId="7FC67AEC" wp14:textId="77777777">
      <w:pPr>
        <w:pStyle w:val="Heading6"/>
      </w:pPr>
      <w:r>
        <w:br w:type="page"/>
      </w:r>
      <w:r w:rsidRPr="000308BA" w:rsidR="00CE759A">
        <w:t>Report Layout – OPR-SRA-125 - Service Authorization Inventory Summary</w:t>
      </w:r>
    </w:p>
    <w:tbl>
      <w:tblPr>
        <w:tblW w:w="5000"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514"/>
        <w:gridCol w:w="3031"/>
        <w:gridCol w:w="1160"/>
        <w:gridCol w:w="2432"/>
        <w:gridCol w:w="2553"/>
        <w:gridCol w:w="1790"/>
        <w:gridCol w:w="2055"/>
        <w:gridCol w:w="855"/>
      </w:tblGrid>
      <w:tr xmlns:wp14="http://schemas.microsoft.com/office/word/2010/wordml" w:rsidR="00CE759A" w14:paraId="06ECA3EA" wp14:textId="77777777">
        <w:tblPrEx>
          <w:tblCellMar>
            <w:top w:w="0" w:type="dxa"/>
            <w:bottom w:w="0" w:type="dxa"/>
          </w:tblCellMar>
        </w:tblPrEx>
        <w:trPr>
          <w:cantSplit/>
          <w:trHeight w:val="432" w:hRule="exact"/>
          <w:tblHeader/>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FF0000"/>
            <w:vAlign w:val="center"/>
          </w:tcPr>
          <w:p w:rsidR="00CE759A" w:rsidP="002F4912" w:rsidRDefault="00CE759A" w14:paraId="462DF62E" wp14:textId="77777777">
            <w:pPr>
              <w:jc w:val="center"/>
              <w:rPr>
                <w:rFonts w:eastAsia="MS Mincho"/>
              </w:rPr>
            </w:pPr>
            <w:r>
              <w:br w:type="page"/>
            </w:r>
            <w:r>
              <w:br w:type="page"/>
            </w:r>
            <w:r>
              <w:rPr>
                <w:rFonts w:eastAsia="MS Mincho"/>
              </w:rPr>
              <w:t>NH MMIS REPORT LAYOUT</w:t>
            </w:r>
          </w:p>
        </w:tc>
      </w:tr>
      <w:tr xmlns:wp14="http://schemas.microsoft.com/office/word/2010/wordml" w:rsidR="00CE759A" w:rsidTr="00431354" w14:paraId="509550B0" wp14:textId="77777777">
        <w:tblPrEx>
          <w:tblCellMar>
            <w:top w:w="0" w:type="dxa"/>
            <w:bottom w:w="0" w:type="dxa"/>
          </w:tblCellMar>
        </w:tblPrEx>
        <w:trPr>
          <w:cantSplit/>
          <w:trHeight w:val="1710"/>
          <w:jc w:val="center"/>
        </w:trPr>
        <w:tc>
          <w:tcPr>
            <w:tcW w:w="1232" w:type="pct"/>
            <w:gridSpan w:val="2"/>
            <w:tcBorders>
              <w:top w:val="single" w:color="auto" w:sz="4" w:space="0"/>
              <w:bottom w:val="nil"/>
            </w:tcBorders>
            <w:vAlign w:val="center"/>
          </w:tcPr>
          <w:p w:rsidRPr="0099653B" w:rsidR="00CE759A" w:rsidRDefault="00CE759A" w14:paraId="68918B3F" wp14:textId="77777777">
            <w:pPr>
              <w:pStyle w:val="TableText1"/>
              <w:spacing w:before="40" w:after="40"/>
              <w:rPr>
                <w:rStyle w:val="ModernTableText"/>
                <w:b/>
                <w:bCs/>
                <w:color w:val="000000"/>
                <w:sz w:val="20"/>
                <w:szCs w:val="20"/>
              </w:rPr>
            </w:pPr>
            <w:r w:rsidRPr="0099653B">
              <w:rPr>
                <w:rStyle w:val="ModernTableText"/>
                <w:b/>
                <w:bCs/>
                <w:color w:val="000000"/>
                <w:sz w:val="20"/>
                <w:szCs w:val="20"/>
              </w:rPr>
              <w:t>NH MMIS EOR</w:t>
            </w:r>
          </w:p>
          <w:p w:rsidRPr="0099653B" w:rsidR="00CE759A" w:rsidRDefault="00CE759A" w14:paraId="792A7CB6" wp14:textId="77777777">
            <w:pPr>
              <w:pStyle w:val="TableText1"/>
              <w:spacing w:before="40" w:after="40"/>
              <w:rPr>
                <w:rStyle w:val="ModernTableText"/>
                <w:b/>
                <w:bCs/>
                <w:color w:val="000000"/>
                <w:sz w:val="20"/>
                <w:szCs w:val="20"/>
              </w:rPr>
            </w:pPr>
            <w:r w:rsidRPr="0099653B">
              <w:rPr>
                <w:rStyle w:val="ModernTableText"/>
                <w:b/>
                <w:bCs/>
                <w:color w:val="000000"/>
                <w:sz w:val="20"/>
                <w:szCs w:val="20"/>
              </w:rPr>
              <w:t>Report ID:  OPR-SRA-125</w:t>
            </w:r>
          </w:p>
          <w:p w:rsidRPr="0099653B" w:rsidR="00CE759A" w:rsidRDefault="00CE759A" w14:paraId="0B5805DB" wp14:textId="77777777">
            <w:pPr>
              <w:pStyle w:val="TableText1"/>
              <w:spacing w:before="40" w:after="40"/>
              <w:rPr>
                <w:b/>
                <w:szCs w:val="20"/>
                <w:u w:val="single"/>
              </w:rPr>
            </w:pPr>
            <w:r w:rsidRPr="0099653B">
              <w:rPr>
                <w:b/>
                <w:szCs w:val="20"/>
                <w:u w:val="single"/>
              </w:rPr>
              <w:t>Report Definition</w:t>
            </w:r>
          </w:p>
          <w:p w:rsidRPr="0099653B" w:rsidR="00CE759A" w:rsidRDefault="00CE759A" w14:paraId="2718EE5E" wp14:textId="77777777">
            <w:pPr>
              <w:pStyle w:val="TableText1"/>
              <w:spacing w:before="40" w:after="40"/>
              <w:rPr>
                <w:b/>
                <w:szCs w:val="20"/>
                <w:u w:val="single"/>
              </w:rPr>
            </w:pPr>
            <w:r w:rsidRPr="0099653B">
              <w:rPr>
                <w:b/>
                <w:szCs w:val="20"/>
                <w:u w:val="single"/>
              </w:rPr>
              <w:t>ORR Home</w:t>
            </w:r>
          </w:p>
          <w:p w:rsidRPr="0099653B" w:rsidR="00CE759A" w:rsidRDefault="00CE759A" w14:paraId="43F7C668" wp14:textId="77777777">
            <w:pPr>
              <w:pStyle w:val="TableText1"/>
              <w:spacing w:before="40" w:after="40"/>
              <w:rPr>
                <w:rStyle w:val="ModernTableText"/>
                <w:b/>
                <w:bCs/>
                <w:color w:val="0000FF"/>
                <w:sz w:val="20"/>
                <w:szCs w:val="20"/>
                <w:u w:val="single"/>
              </w:rPr>
            </w:pPr>
            <w:r w:rsidRPr="0099653B">
              <w:rPr>
                <w:b/>
                <w:szCs w:val="20"/>
                <w:u w:val="single"/>
              </w:rPr>
              <w:t>Return</w:t>
            </w:r>
          </w:p>
        </w:tc>
        <w:tc>
          <w:tcPr>
            <w:tcW w:w="2757" w:type="pct"/>
            <w:gridSpan w:val="4"/>
            <w:tcBorders>
              <w:top w:val="single" w:color="auto" w:sz="4" w:space="0"/>
              <w:bottom w:val="nil"/>
            </w:tcBorders>
            <w:vAlign w:val="center"/>
          </w:tcPr>
          <w:p w:rsidRPr="0099653B" w:rsidR="00791BF2" w:rsidP="00791BF2" w:rsidRDefault="00791BF2" w14:paraId="0FE1394E" wp14:textId="77777777">
            <w:pPr>
              <w:jc w:val="center"/>
              <w:rPr>
                <w:b/>
                <w:szCs w:val="20"/>
              </w:rPr>
            </w:pPr>
            <w:r w:rsidRPr="0099653B">
              <w:rPr>
                <w:b/>
                <w:szCs w:val="20"/>
              </w:rPr>
              <w:t>Line of Business:  &lt;LOB Cd – Desc&gt;</w:t>
            </w:r>
          </w:p>
          <w:p w:rsidRPr="0099653B" w:rsidR="00CE759A" w:rsidP="00431354" w:rsidRDefault="00CE759A" w14:paraId="3B289752" wp14:textId="77777777">
            <w:pPr>
              <w:jc w:val="center"/>
              <w:rPr>
                <w:b/>
                <w:szCs w:val="20"/>
              </w:rPr>
            </w:pPr>
            <w:r w:rsidRPr="0099653B">
              <w:rPr>
                <w:b/>
                <w:szCs w:val="20"/>
              </w:rPr>
              <w:t>Department of Health and Human Services</w:t>
            </w:r>
          </w:p>
          <w:p w:rsidRPr="0099653B" w:rsidR="00CE759A" w:rsidP="00431354" w:rsidRDefault="00CE759A" w14:paraId="21D68A5D" wp14:textId="77777777">
            <w:pPr>
              <w:jc w:val="center"/>
              <w:rPr>
                <w:b/>
                <w:szCs w:val="20"/>
              </w:rPr>
            </w:pPr>
            <w:r w:rsidRPr="0099653B">
              <w:rPr>
                <w:b/>
                <w:szCs w:val="20"/>
              </w:rPr>
              <w:t>Service Authorization Inventory</w:t>
            </w:r>
          </w:p>
          <w:p w:rsidRPr="0099653B" w:rsidR="00CE759A" w:rsidP="00431354" w:rsidRDefault="00CE759A" w14:paraId="0382BF2D" wp14:textId="77777777">
            <w:pPr>
              <w:jc w:val="center"/>
              <w:rPr>
                <w:rStyle w:val="ModernTableText"/>
                <w:rFonts w:cs="Arial"/>
                <w:b/>
                <w:bCs/>
                <w:sz w:val="20"/>
                <w:szCs w:val="20"/>
              </w:rPr>
            </w:pPr>
            <w:r w:rsidRPr="0099653B">
              <w:rPr>
                <w:b/>
                <w:szCs w:val="20"/>
              </w:rPr>
              <w:t>As of:  MM/DD/CCYY</w:t>
            </w:r>
          </w:p>
        </w:tc>
        <w:tc>
          <w:tcPr>
            <w:tcW w:w="1011" w:type="pct"/>
            <w:gridSpan w:val="2"/>
            <w:tcBorders>
              <w:top w:val="single" w:color="auto" w:sz="4" w:space="0"/>
              <w:bottom w:val="nil"/>
            </w:tcBorders>
          </w:tcPr>
          <w:p w:rsidRPr="0099653B" w:rsidR="00CE759A" w:rsidRDefault="003A7664" w14:paraId="636455E4" wp14:textId="77777777">
            <w:pPr>
              <w:jc w:val="right"/>
              <w:rPr>
                <w:szCs w:val="20"/>
              </w:rPr>
            </w:pPr>
            <w:r w:rsidRPr="0099653B">
              <w:rPr>
                <w:noProof/>
                <w:szCs w:val="20"/>
              </w:rPr>
              <w:drawing>
                <wp:inline xmlns:wp14="http://schemas.microsoft.com/office/word/2010/wordprocessingDrawing" distT="0" distB="0" distL="0" distR="0" wp14:anchorId="61F1132B" wp14:editId="7777777">
                  <wp:extent cx="1295400" cy="1285875"/>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00CE759A" w14:paraId="79760CFA" wp14:textId="77777777">
        <w:tblPrEx>
          <w:tblCellMar>
            <w:top w:w="0" w:type="dxa"/>
            <w:bottom w:w="0" w:type="dxa"/>
          </w:tblCellMar>
        </w:tblPrEx>
        <w:trPr>
          <w:cantSplit/>
          <w:trHeight w:val="360"/>
          <w:jc w:val="center"/>
        </w:trPr>
        <w:tc>
          <w:tcPr>
            <w:tcW w:w="5000" w:type="pct"/>
            <w:gridSpan w:val="8"/>
            <w:tcBorders>
              <w:top w:val="nil"/>
              <w:bottom w:val="nil"/>
            </w:tcBorders>
            <w:vAlign w:val="center"/>
          </w:tcPr>
          <w:p w:rsidRPr="0099653B" w:rsidR="00CE759A" w:rsidP="00904364" w:rsidRDefault="005D44D3" w14:paraId="519B2CC7" wp14:textId="77777777">
            <w:pPr>
              <w:pStyle w:val="Figure"/>
              <w:jc w:val="center"/>
              <w:rPr>
                <w:rFonts w:ascii="Arial" w:hAnsi="Arial" w:cs="Arial"/>
                <w:bCs w:val="0"/>
                <w:color w:val="000000"/>
                <w:sz w:val="20"/>
                <w:szCs w:val="20"/>
              </w:rPr>
            </w:pPr>
            <w:r w:rsidRPr="0099653B">
              <w:rPr>
                <w:rFonts w:ascii="Arial" w:hAnsi="Arial" w:cs="Arial"/>
                <w:bCs w:val="0"/>
                <w:color w:val="000000"/>
                <w:sz w:val="20"/>
                <w:szCs w:val="20"/>
              </w:rPr>
              <w:t>Total SA</w:t>
            </w:r>
            <w:r w:rsidRPr="0099653B" w:rsidR="00904364">
              <w:rPr>
                <w:rFonts w:ascii="Arial" w:hAnsi="Arial" w:cs="Arial"/>
                <w:bCs w:val="0"/>
                <w:color w:val="000000"/>
                <w:sz w:val="20"/>
                <w:szCs w:val="20"/>
              </w:rPr>
              <w:t xml:space="preserve"> Line Items:  999,999</w:t>
            </w:r>
          </w:p>
        </w:tc>
      </w:tr>
      <w:tr xmlns:wp14="http://schemas.microsoft.com/office/word/2010/wordml" w:rsidR="00CE759A" w14:paraId="1F3F6433" wp14:textId="77777777">
        <w:tblPrEx>
          <w:tblCellMar>
            <w:top w:w="0" w:type="dxa"/>
            <w:bottom w:w="0" w:type="dxa"/>
          </w:tblCellMar>
        </w:tblPrEx>
        <w:trPr>
          <w:cantSplit/>
          <w:trHeight w:val="531"/>
          <w:jc w:val="center"/>
        </w:trPr>
        <w:tc>
          <w:tcPr>
            <w:tcW w:w="2480" w:type="pct"/>
            <w:gridSpan w:val="4"/>
            <w:tcBorders>
              <w:top w:val="nil"/>
              <w:bottom w:val="nil"/>
            </w:tcBorders>
            <w:shd w:val="clear" w:color="auto" w:fill="356BA1"/>
            <w:vAlign w:val="center"/>
          </w:tcPr>
          <w:p w:rsidR="00CE759A" w:rsidRDefault="00CE759A" w14:paraId="3CE447F2" wp14:textId="77777777">
            <w:pPr>
              <w:pStyle w:val="Figure"/>
              <w:spacing w:before="60" w:after="60"/>
              <w:rPr>
                <w:rFonts w:ascii="Arial" w:hAnsi="Arial" w:cs="Arial"/>
                <w:bCs w:val="0"/>
                <w:color w:val="FFFFFF"/>
                <w:sz w:val="23"/>
                <w:szCs w:val="23"/>
              </w:rPr>
            </w:pPr>
            <w:r>
              <w:rPr>
                <w:rFonts w:ascii="Arial" w:hAnsi="Arial" w:cs="Arial"/>
                <w:bCs w:val="0"/>
                <w:color w:val="FFFFFF"/>
                <w:sz w:val="23"/>
                <w:szCs w:val="23"/>
              </w:rPr>
              <w:t>SA Ty Cd - Desc:  :  XX - XXXXXXXXXXXXXXX</w:t>
            </w:r>
          </w:p>
        </w:tc>
        <w:tc>
          <w:tcPr>
            <w:tcW w:w="2520" w:type="pct"/>
            <w:gridSpan w:val="4"/>
            <w:tcBorders>
              <w:top w:val="nil"/>
              <w:bottom w:val="nil"/>
            </w:tcBorders>
            <w:shd w:val="clear" w:color="auto" w:fill="356BA1"/>
            <w:vAlign w:val="center"/>
          </w:tcPr>
          <w:p w:rsidR="00CE759A" w:rsidP="00904364" w:rsidRDefault="00904364" w14:paraId="365ABBE4" wp14:textId="77777777">
            <w:pPr>
              <w:pStyle w:val="Figure"/>
              <w:spacing w:before="60" w:after="60"/>
              <w:jc w:val="right"/>
              <w:rPr>
                <w:rFonts w:ascii="Arial" w:hAnsi="Arial" w:cs="Arial"/>
                <w:bCs w:val="0"/>
                <w:color w:val="FFFFFF"/>
                <w:sz w:val="23"/>
                <w:szCs w:val="23"/>
              </w:rPr>
            </w:pPr>
            <w:r w:rsidRPr="00904364">
              <w:rPr>
                <w:rFonts w:ascii="Arial" w:hAnsi="Arial" w:cs="Arial"/>
                <w:bCs w:val="0"/>
                <w:color w:val="FFFFFF"/>
                <w:sz w:val="23"/>
                <w:szCs w:val="23"/>
              </w:rPr>
              <w:t>Total SA Line Items:  999,999</w:t>
            </w:r>
          </w:p>
        </w:tc>
      </w:tr>
      <w:tr xmlns:wp14="http://schemas.microsoft.com/office/word/2010/wordml" w:rsidR="00CE759A" w14:paraId="5634CA39" wp14:textId="77777777">
        <w:tblPrEx>
          <w:tblCellMar>
            <w:top w:w="0" w:type="dxa"/>
            <w:bottom w:w="0" w:type="dxa"/>
          </w:tblCellMar>
        </w:tblPrEx>
        <w:trPr>
          <w:cantSplit/>
          <w:trHeight w:val="531"/>
          <w:jc w:val="center"/>
        </w:trPr>
        <w:tc>
          <w:tcPr>
            <w:tcW w:w="2480" w:type="pct"/>
            <w:gridSpan w:val="4"/>
            <w:tcBorders>
              <w:top w:val="nil"/>
              <w:bottom w:val="nil"/>
            </w:tcBorders>
            <w:shd w:val="clear" w:color="auto" w:fill="FDD461"/>
            <w:vAlign w:val="center"/>
          </w:tcPr>
          <w:p w:rsidR="00CE759A" w:rsidRDefault="00CE759A" w14:paraId="10C3DFA3" wp14:textId="77777777">
            <w:pPr>
              <w:pStyle w:val="Figure"/>
              <w:spacing w:before="60" w:after="60"/>
              <w:rPr>
                <w:rFonts w:ascii="Arial" w:hAnsi="Arial" w:cs="Arial"/>
                <w:bCs w:val="0"/>
                <w:color w:val="000000"/>
                <w:sz w:val="23"/>
                <w:szCs w:val="23"/>
              </w:rPr>
            </w:pPr>
            <w:r>
              <w:rPr>
                <w:rFonts w:ascii="Arial" w:hAnsi="Arial" w:cs="Arial"/>
                <w:bCs w:val="0"/>
                <w:color w:val="000000"/>
                <w:sz w:val="23"/>
                <w:szCs w:val="23"/>
              </w:rPr>
              <w:t xml:space="preserve">   </w:t>
            </w:r>
            <w:r w:rsidR="00610C28">
              <w:rPr>
                <w:rFonts w:ascii="Arial" w:hAnsi="Arial" w:cs="Arial"/>
                <w:bCs w:val="0"/>
                <w:color w:val="000000"/>
                <w:sz w:val="23"/>
                <w:szCs w:val="23"/>
              </w:rPr>
              <w:t>SA LI Cat Svc Cd</w:t>
            </w:r>
            <w:r>
              <w:rPr>
                <w:rFonts w:ascii="Arial" w:hAnsi="Arial" w:cs="Arial"/>
                <w:bCs w:val="0"/>
                <w:color w:val="000000"/>
                <w:sz w:val="23"/>
                <w:szCs w:val="23"/>
              </w:rPr>
              <w:t xml:space="preserve"> - Desc:  XX - XXXXXXXXXXXX</w:t>
            </w:r>
          </w:p>
        </w:tc>
        <w:tc>
          <w:tcPr>
            <w:tcW w:w="2520" w:type="pct"/>
            <w:gridSpan w:val="4"/>
            <w:tcBorders>
              <w:top w:val="nil"/>
              <w:bottom w:val="nil"/>
            </w:tcBorders>
            <w:shd w:val="clear" w:color="auto" w:fill="FDD461"/>
            <w:vAlign w:val="center"/>
          </w:tcPr>
          <w:p w:rsidR="00CE759A" w:rsidP="00904364" w:rsidRDefault="00904364" w14:paraId="6EF33990" wp14:textId="77777777">
            <w:pPr>
              <w:pStyle w:val="Figure"/>
              <w:spacing w:before="60" w:after="60"/>
              <w:jc w:val="right"/>
              <w:rPr>
                <w:rFonts w:ascii="Arial" w:hAnsi="Arial" w:cs="Arial"/>
                <w:bCs w:val="0"/>
                <w:color w:val="000000"/>
                <w:sz w:val="23"/>
                <w:szCs w:val="23"/>
              </w:rPr>
            </w:pPr>
            <w:r w:rsidRPr="00904364">
              <w:rPr>
                <w:rFonts w:ascii="Arial" w:hAnsi="Arial" w:cs="Arial"/>
                <w:bCs w:val="0"/>
                <w:color w:val="000000"/>
                <w:sz w:val="23"/>
                <w:szCs w:val="23"/>
              </w:rPr>
              <w:t>Total SA Line Items:  999,999</w:t>
            </w:r>
          </w:p>
        </w:tc>
      </w:tr>
      <w:tr xmlns:wp14="http://schemas.microsoft.com/office/word/2010/wordml" w:rsidR="00CE759A" w14:paraId="143FA822" wp14:textId="77777777">
        <w:tblPrEx>
          <w:tblCellMar>
            <w:top w:w="0" w:type="dxa"/>
            <w:bottom w:w="0" w:type="dxa"/>
          </w:tblCellMar>
        </w:tblPrEx>
        <w:trPr>
          <w:cantSplit/>
          <w:trHeight w:val="360"/>
          <w:jc w:val="center"/>
        </w:trPr>
        <w:tc>
          <w:tcPr>
            <w:tcW w:w="5000" w:type="pct"/>
            <w:gridSpan w:val="8"/>
            <w:tcBorders>
              <w:top w:val="nil"/>
              <w:bottom w:val="nil"/>
            </w:tcBorders>
            <w:vAlign w:val="center"/>
          </w:tcPr>
          <w:p w:rsidR="00CE759A" w:rsidRDefault="00CE759A" w14:paraId="5090789D" wp14:textId="77777777">
            <w:pPr>
              <w:pStyle w:val="Figure"/>
              <w:rPr>
                <w:rFonts w:ascii="Arial" w:hAnsi="Arial" w:cs="Arial"/>
                <w:bCs w:val="0"/>
                <w:color w:val="FFFFFF"/>
                <w:sz w:val="23"/>
                <w:szCs w:val="23"/>
              </w:rPr>
            </w:pPr>
          </w:p>
        </w:tc>
      </w:tr>
      <w:tr xmlns:wp14="http://schemas.microsoft.com/office/word/2010/wordml" w:rsidR="00CE759A" w14:paraId="03C416BA" wp14:textId="77777777">
        <w:tblPrEx>
          <w:tblCellMar>
            <w:top w:w="0" w:type="dxa"/>
            <w:bottom w:w="0" w:type="dxa"/>
          </w:tblCellMar>
        </w:tblPrEx>
        <w:trPr>
          <w:cantSplit/>
          <w:trHeight w:val="292"/>
          <w:jc w:val="center"/>
        </w:trPr>
        <w:tc>
          <w:tcPr>
            <w:tcW w:w="179" w:type="pct"/>
            <w:tcBorders>
              <w:right w:val="single" w:color="666699" w:sz="4" w:space="0"/>
            </w:tcBorders>
          </w:tcPr>
          <w:p w:rsidR="00CE759A" w:rsidRDefault="00CE759A" w14:paraId="7E20AB3F" wp14:textId="77777777">
            <w:pPr>
              <w:pStyle w:val="Figure"/>
              <w:spacing w:before="40" w:after="40"/>
              <w:rPr>
                <w:rFonts w:ascii="Arial" w:hAnsi="Arial" w:cs="Arial"/>
                <w:bCs w:val="0"/>
                <w:sz w:val="15"/>
                <w:szCs w:val="15"/>
              </w:rPr>
            </w:pPr>
          </w:p>
        </w:tc>
        <w:tc>
          <w:tcPr>
            <w:tcW w:w="2301" w:type="pct"/>
            <w:gridSpan w:val="3"/>
            <w:tcBorders>
              <w:top w:val="single" w:color="666699" w:sz="4" w:space="0"/>
              <w:left w:val="single" w:color="666699" w:sz="4" w:space="0"/>
              <w:bottom w:val="single" w:color="666699" w:sz="4" w:space="0"/>
              <w:right w:val="single" w:color="666699" w:sz="4" w:space="0"/>
            </w:tcBorders>
            <w:shd w:val="clear" w:color="auto" w:fill="D9D9D9"/>
            <w:vAlign w:val="center"/>
          </w:tcPr>
          <w:p w:rsidR="00CE759A" w:rsidRDefault="00CE759A" w14:paraId="0952E818" wp14:textId="77777777">
            <w:pPr>
              <w:pStyle w:val="Figure"/>
              <w:spacing w:before="120" w:after="120"/>
              <w:jc w:val="center"/>
              <w:rPr>
                <w:rFonts w:ascii="Arial" w:hAnsi="Arial" w:cs="Arial"/>
                <w:sz w:val="17"/>
                <w:szCs w:val="17"/>
              </w:rPr>
            </w:pPr>
            <w:r>
              <w:rPr>
                <w:rFonts w:ascii="Arial" w:hAnsi="Arial" w:cs="Arial"/>
                <w:sz w:val="17"/>
                <w:szCs w:val="17"/>
              </w:rPr>
              <w:t>SA LI Stat Cd – Desc</w:t>
            </w:r>
          </w:p>
        </w:tc>
        <w:tc>
          <w:tcPr>
            <w:tcW w:w="2223" w:type="pct"/>
            <w:gridSpan w:val="3"/>
            <w:tcBorders>
              <w:top w:val="single" w:color="666699" w:sz="4" w:space="0"/>
              <w:left w:val="single" w:color="666699" w:sz="4" w:space="0"/>
              <w:bottom w:val="single" w:color="666699" w:sz="4" w:space="0"/>
              <w:right w:val="single" w:color="666699" w:sz="4" w:space="0"/>
            </w:tcBorders>
            <w:shd w:val="clear" w:color="auto" w:fill="D9D9D9"/>
            <w:vAlign w:val="center"/>
          </w:tcPr>
          <w:p w:rsidR="00CE759A" w:rsidRDefault="00904364" w14:paraId="6AD238B3" wp14:textId="77777777">
            <w:pPr>
              <w:pStyle w:val="Figure"/>
              <w:spacing w:before="120" w:after="120"/>
              <w:jc w:val="center"/>
              <w:rPr>
                <w:rFonts w:ascii="Arial" w:hAnsi="Arial" w:cs="Arial"/>
                <w:sz w:val="17"/>
                <w:szCs w:val="17"/>
              </w:rPr>
            </w:pPr>
            <w:r>
              <w:rPr>
                <w:rFonts w:ascii="Arial" w:hAnsi="Arial" w:cs="Arial"/>
                <w:sz w:val="17"/>
                <w:szCs w:val="17"/>
              </w:rPr>
              <w:t># of SA Line Items</w:t>
            </w:r>
          </w:p>
        </w:tc>
        <w:tc>
          <w:tcPr>
            <w:tcW w:w="297" w:type="pct"/>
            <w:tcBorders>
              <w:left w:val="single" w:color="666699" w:sz="4" w:space="0"/>
            </w:tcBorders>
          </w:tcPr>
          <w:p w:rsidR="00CE759A" w:rsidRDefault="00CE759A" w14:paraId="2C13B6A8" wp14:textId="77777777">
            <w:pPr>
              <w:pStyle w:val="Figure"/>
              <w:spacing w:before="40" w:after="40"/>
              <w:rPr>
                <w:rFonts w:ascii="Arial" w:hAnsi="Arial" w:cs="Arial"/>
                <w:bCs w:val="0"/>
                <w:sz w:val="15"/>
                <w:szCs w:val="15"/>
              </w:rPr>
            </w:pPr>
          </w:p>
        </w:tc>
      </w:tr>
      <w:tr xmlns:wp14="http://schemas.microsoft.com/office/word/2010/wordml" w:rsidR="00CE759A" w14:paraId="02A4861E" wp14:textId="77777777">
        <w:tblPrEx>
          <w:tblCellMar>
            <w:top w:w="0" w:type="dxa"/>
            <w:bottom w:w="0" w:type="dxa"/>
          </w:tblCellMar>
        </w:tblPrEx>
        <w:trPr>
          <w:cantSplit/>
          <w:trHeight w:val="292"/>
          <w:jc w:val="center"/>
        </w:trPr>
        <w:tc>
          <w:tcPr>
            <w:tcW w:w="179" w:type="pct"/>
            <w:tcBorders>
              <w:right w:val="single" w:color="999999" w:sz="4" w:space="0"/>
            </w:tcBorders>
          </w:tcPr>
          <w:p w:rsidR="00CE759A" w:rsidRDefault="00CE759A" w14:paraId="7825458B" wp14:textId="77777777">
            <w:pPr>
              <w:pStyle w:val="Figure"/>
              <w:spacing w:before="40" w:after="40"/>
              <w:rPr>
                <w:rFonts w:ascii="Arial" w:hAnsi="Arial" w:cs="Arial"/>
                <w:bCs w:val="0"/>
                <w:sz w:val="15"/>
                <w:szCs w:val="15"/>
              </w:rPr>
            </w:pPr>
          </w:p>
        </w:tc>
        <w:tc>
          <w:tcPr>
            <w:tcW w:w="2301" w:type="pct"/>
            <w:gridSpan w:val="3"/>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77BE1D67"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XXXXXXXXXXXXXXXXX</w:t>
            </w:r>
          </w:p>
        </w:tc>
        <w:tc>
          <w:tcPr>
            <w:tcW w:w="2223" w:type="pct"/>
            <w:gridSpan w:val="3"/>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78BD4FFB"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999,999,999</w:t>
            </w:r>
          </w:p>
        </w:tc>
        <w:tc>
          <w:tcPr>
            <w:tcW w:w="297" w:type="pct"/>
            <w:tcBorders>
              <w:left w:val="single" w:color="999999" w:sz="4" w:space="0"/>
            </w:tcBorders>
          </w:tcPr>
          <w:p w:rsidR="00CE759A" w:rsidRDefault="00CE759A" w14:paraId="42CD822F" wp14:textId="77777777">
            <w:pPr>
              <w:pStyle w:val="Figure"/>
              <w:spacing w:before="40" w:after="40"/>
              <w:rPr>
                <w:rFonts w:ascii="Arial" w:hAnsi="Arial" w:cs="Arial"/>
                <w:bCs w:val="0"/>
                <w:sz w:val="15"/>
                <w:szCs w:val="15"/>
              </w:rPr>
            </w:pPr>
          </w:p>
        </w:tc>
      </w:tr>
      <w:tr xmlns:wp14="http://schemas.microsoft.com/office/word/2010/wordml" w:rsidR="00CE759A" w14:paraId="4B075B8C" wp14:textId="77777777">
        <w:tblPrEx>
          <w:tblCellMar>
            <w:top w:w="0" w:type="dxa"/>
            <w:bottom w:w="0" w:type="dxa"/>
          </w:tblCellMar>
        </w:tblPrEx>
        <w:trPr>
          <w:cantSplit/>
          <w:trHeight w:val="292"/>
          <w:jc w:val="center"/>
        </w:trPr>
        <w:tc>
          <w:tcPr>
            <w:tcW w:w="179" w:type="pct"/>
            <w:tcBorders>
              <w:right w:val="single" w:color="999999" w:sz="4" w:space="0"/>
            </w:tcBorders>
          </w:tcPr>
          <w:p w:rsidR="00CE759A" w:rsidRDefault="00CE759A" w14:paraId="0916780B" wp14:textId="77777777">
            <w:pPr>
              <w:pStyle w:val="Figure"/>
              <w:spacing w:before="40" w:after="40"/>
              <w:rPr>
                <w:rFonts w:ascii="Arial" w:hAnsi="Arial" w:cs="Arial"/>
                <w:bCs w:val="0"/>
                <w:sz w:val="15"/>
                <w:szCs w:val="15"/>
              </w:rPr>
            </w:pPr>
          </w:p>
        </w:tc>
        <w:tc>
          <w:tcPr>
            <w:tcW w:w="2301" w:type="pct"/>
            <w:gridSpan w:val="3"/>
            <w:tcBorders>
              <w:top w:val="single" w:color="999999" w:sz="4" w:space="0"/>
              <w:left w:val="single" w:color="999999" w:sz="4" w:space="0"/>
              <w:bottom w:val="single" w:color="999999" w:sz="4" w:space="0"/>
              <w:right w:val="single" w:color="999999" w:sz="4" w:space="0"/>
            </w:tcBorders>
            <w:vAlign w:val="center"/>
          </w:tcPr>
          <w:p w:rsidR="00CE759A" w:rsidRDefault="00CE759A" w14:paraId="08C97221"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XXXXXXXXXXXXXXXXX</w:t>
            </w:r>
          </w:p>
        </w:tc>
        <w:tc>
          <w:tcPr>
            <w:tcW w:w="2223" w:type="pct"/>
            <w:gridSpan w:val="3"/>
            <w:tcBorders>
              <w:top w:val="single" w:color="999999" w:sz="4" w:space="0"/>
              <w:left w:val="single" w:color="999999" w:sz="4" w:space="0"/>
              <w:bottom w:val="single" w:color="999999" w:sz="4" w:space="0"/>
              <w:right w:val="single" w:color="999999" w:sz="4" w:space="0"/>
            </w:tcBorders>
            <w:vAlign w:val="center"/>
          </w:tcPr>
          <w:p w:rsidR="00CE759A" w:rsidRDefault="00CE759A" w14:paraId="55D9128B"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999,999,999</w:t>
            </w:r>
          </w:p>
        </w:tc>
        <w:tc>
          <w:tcPr>
            <w:tcW w:w="297" w:type="pct"/>
            <w:tcBorders>
              <w:left w:val="single" w:color="999999" w:sz="4" w:space="0"/>
            </w:tcBorders>
          </w:tcPr>
          <w:p w:rsidR="00CE759A" w:rsidRDefault="00CE759A" w14:paraId="285B6095" wp14:textId="77777777">
            <w:pPr>
              <w:pStyle w:val="Figure"/>
              <w:spacing w:before="40" w:after="40"/>
              <w:rPr>
                <w:rFonts w:ascii="Arial" w:hAnsi="Arial" w:cs="Arial"/>
                <w:bCs w:val="0"/>
                <w:sz w:val="15"/>
                <w:szCs w:val="15"/>
              </w:rPr>
            </w:pPr>
          </w:p>
        </w:tc>
      </w:tr>
      <w:tr xmlns:wp14="http://schemas.microsoft.com/office/word/2010/wordml" w:rsidR="00CE759A" w14:paraId="1D5B0F95" wp14:textId="77777777">
        <w:tblPrEx>
          <w:tblCellMar>
            <w:top w:w="0" w:type="dxa"/>
            <w:bottom w:w="0" w:type="dxa"/>
          </w:tblCellMar>
        </w:tblPrEx>
        <w:trPr>
          <w:cantSplit/>
          <w:trHeight w:val="292"/>
          <w:jc w:val="center"/>
        </w:trPr>
        <w:tc>
          <w:tcPr>
            <w:tcW w:w="179" w:type="pct"/>
            <w:tcBorders>
              <w:right w:val="single" w:color="999999" w:sz="4" w:space="0"/>
            </w:tcBorders>
          </w:tcPr>
          <w:p w:rsidR="00CE759A" w:rsidRDefault="00CE759A" w14:paraId="2CF6D4EB" wp14:textId="77777777">
            <w:pPr>
              <w:pStyle w:val="Figure"/>
              <w:spacing w:before="40" w:after="40"/>
              <w:rPr>
                <w:rFonts w:ascii="Arial" w:hAnsi="Arial" w:cs="Arial"/>
                <w:bCs w:val="0"/>
                <w:sz w:val="15"/>
                <w:szCs w:val="15"/>
              </w:rPr>
            </w:pPr>
          </w:p>
        </w:tc>
        <w:tc>
          <w:tcPr>
            <w:tcW w:w="2301" w:type="pct"/>
            <w:gridSpan w:val="3"/>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36782B86"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XXXXXXXXXXXXXXXXX</w:t>
            </w:r>
          </w:p>
        </w:tc>
        <w:tc>
          <w:tcPr>
            <w:tcW w:w="2223" w:type="pct"/>
            <w:gridSpan w:val="3"/>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3DD2FAA7"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999,999,999</w:t>
            </w:r>
          </w:p>
        </w:tc>
        <w:tc>
          <w:tcPr>
            <w:tcW w:w="297" w:type="pct"/>
            <w:tcBorders>
              <w:left w:val="single" w:color="999999" w:sz="4" w:space="0"/>
            </w:tcBorders>
          </w:tcPr>
          <w:p w:rsidR="00CE759A" w:rsidRDefault="00CE759A" w14:paraId="03B079D7" wp14:textId="77777777">
            <w:pPr>
              <w:pStyle w:val="Figure"/>
              <w:spacing w:before="40" w:after="40"/>
              <w:rPr>
                <w:rFonts w:ascii="Arial" w:hAnsi="Arial" w:cs="Arial"/>
                <w:bCs w:val="0"/>
                <w:sz w:val="15"/>
                <w:szCs w:val="15"/>
              </w:rPr>
            </w:pPr>
          </w:p>
        </w:tc>
      </w:tr>
      <w:tr xmlns:wp14="http://schemas.microsoft.com/office/word/2010/wordml" w:rsidR="00CE759A" w14:paraId="691C366A" wp14:textId="77777777">
        <w:tblPrEx>
          <w:tblCellMar>
            <w:top w:w="0" w:type="dxa"/>
            <w:bottom w:w="0" w:type="dxa"/>
          </w:tblCellMar>
        </w:tblPrEx>
        <w:trPr>
          <w:cantSplit/>
          <w:trHeight w:val="292"/>
          <w:jc w:val="center"/>
        </w:trPr>
        <w:tc>
          <w:tcPr>
            <w:tcW w:w="179" w:type="pct"/>
            <w:tcBorders>
              <w:right w:val="single" w:color="999999" w:sz="4" w:space="0"/>
            </w:tcBorders>
          </w:tcPr>
          <w:p w:rsidR="00CE759A" w:rsidRDefault="00CE759A" w14:paraId="27E3F437" wp14:textId="77777777">
            <w:pPr>
              <w:pStyle w:val="Figure"/>
              <w:spacing w:before="40" w:after="40"/>
              <w:rPr>
                <w:rFonts w:ascii="Arial" w:hAnsi="Arial" w:cs="Arial"/>
                <w:bCs w:val="0"/>
                <w:sz w:val="15"/>
                <w:szCs w:val="15"/>
              </w:rPr>
            </w:pPr>
          </w:p>
        </w:tc>
        <w:tc>
          <w:tcPr>
            <w:tcW w:w="2301" w:type="pct"/>
            <w:gridSpan w:val="3"/>
            <w:tcBorders>
              <w:top w:val="single" w:color="999999" w:sz="4" w:space="0"/>
              <w:left w:val="single" w:color="999999" w:sz="4" w:space="0"/>
              <w:bottom w:val="single" w:color="999999" w:sz="4" w:space="0"/>
              <w:right w:val="single" w:color="999999" w:sz="4" w:space="0"/>
            </w:tcBorders>
            <w:vAlign w:val="center"/>
          </w:tcPr>
          <w:p w:rsidR="00CE759A" w:rsidRDefault="00CE759A" w14:paraId="1B9E7CBF"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XXXXXXXXXXXXXXXXX</w:t>
            </w:r>
          </w:p>
        </w:tc>
        <w:tc>
          <w:tcPr>
            <w:tcW w:w="2223" w:type="pct"/>
            <w:gridSpan w:val="3"/>
            <w:tcBorders>
              <w:top w:val="single" w:color="999999" w:sz="4" w:space="0"/>
              <w:left w:val="single" w:color="999999" w:sz="4" w:space="0"/>
              <w:bottom w:val="single" w:color="999999" w:sz="4" w:space="0"/>
              <w:right w:val="single" w:color="999999" w:sz="4" w:space="0"/>
            </w:tcBorders>
            <w:vAlign w:val="center"/>
          </w:tcPr>
          <w:p w:rsidR="00CE759A" w:rsidRDefault="00CE759A" w14:paraId="4A415804"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999,999,999</w:t>
            </w:r>
          </w:p>
        </w:tc>
        <w:tc>
          <w:tcPr>
            <w:tcW w:w="297" w:type="pct"/>
            <w:tcBorders>
              <w:left w:val="single" w:color="999999" w:sz="4" w:space="0"/>
            </w:tcBorders>
          </w:tcPr>
          <w:p w:rsidR="00CE759A" w:rsidRDefault="00CE759A" w14:paraId="02BFC9B0" wp14:textId="77777777">
            <w:pPr>
              <w:pStyle w:val="Figure"/>
              <w:spacing w:before="40" w:after="40"/>
              <w:rPr>
                <w:rFonts w:ascii="Arial" w:hAnsi="Arial" w:cs="Arial"/>
                <w:bCs w:val="0"/>
                <w:sz w:val="15"/>
                <w:szCs w:val="15"/>
              </w:rPr>
            </w:pPr>
          </w:p>
        </w:tc>
      </w:tr>
      <w:tr xmlns:wp14="http://schemas.microsoft.com/office/word/2010/wordml" w:rsidR="00CE759A" w14:paraId="39A53D6B" wp14:textId="77777777">
        <w:tblPrEx>
          <w:tblCellMar>
            <w:top w:w="0" w:type="dxa"/>
            <w:bottom w:w="0" w:type="dxa"/>
          </w:tblCellMar>
        </w:tblPrEx>
        <w:trPr>
          <w:cantSplit/>
          <w:trHeight w:val="292"/>
          <w:jc w:val="center"/>
        </w:trPr>
        <w:tc>
          <w:tcPr>
            <w:tcW w:w="179" w:type="pct"/>
            <w:tcBorders>
              <w:right w:val="single" w:color="999999" w:sz="4" w:space="0"/>
            </w:tcBorders>
          </w:tcPr>
          <w:p w:rsidR="00CE759A" w:rsidRDefault="00CE759A" w14:paraId="598FF35B" wp14:textId="77777777">
            <w:pPr>
              <w:pStyle w:val="Figure"/>
              <w:spacing w:before="40" w:after="40"/>
              <w:rPr>
                <w:rFonts w:ascii="Arial" w:hAnsi="Arial" w:cs="Arial"/>
                <w:bCs w:val="0"/>
                <w:sz w:val="15"/>
                <w:szCs w:val="15"/>
              </w:rPr>
            </w:pPr>
          </w:p>
        </w:tc>
        <w:tc>
          <w:tcPr>
            <w:tcW w:w="2301" w:type="pct"/>
            <w:gridSpan w:val="3"/>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18BB6843"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XXXXXXXXXXXXXXXXX</w:t>
            </w:r>
          </w:p>
        </w:tc>
        <w:tc>
          <w:tcPr>
            <w:tcW w:w="2223" w:type="pct"/>
            <w:gridSpan w:val="3"/>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7AE001B2"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999,999,999</w:t>
            </w:r>
          </w:p>
        </w:tc>
        <w:tc>
          <w:tcPr>
            <w:tcW w:w="297" w:type="pct"/>
            <w:tcBorders>
              <w:left w:val="single" w:color="999999" w:sz="4" w:space="0"/>
            </w:tcBorders>
          </w:tcPr>
          <w:p w:rsidR="00CE759A" w:rsidRDefault="00CE759A" w14:paraId="426CF7B8" wp14:textId="77777777">
            <w:pPr>
              <w:pStyle w:val="Figure"/>
              <w:spacing w:before="40" w:after="40"/>
              <w:rPr>
                <w:rFonts w:ascii="Arial" w:hAnsi="Arial" w:cs="Arial"/>
                <w:bCs w:val="0"/>
                <w:sz w:val="15"/>
                <w:szCs w:val="15"/>
              </w:rPr>
            </w:pPr>
          </w:p>
        </w:tc>
      </w:tr>
      <w:tr xmlns:wp14="http://schemas.microsoft.com/office/word/2010/wordml" w:rsidR="00CE759A" w14:paraId="13F4EEEF" wp14:textId="77777777">
        <w:tblPrEx>
          <w:tblCellMar>
            <w:top w:w="0" w:type="dxa"/>
            <w:bottom w:w="0" w:type="dxa"/>
          </w:tblCellMar>
        </w:tblPrEx>
        <w:trPr>
          <w:cantSplit/>
          <w:trHeight w:val="292"/>
          <w:jc w:val="center"/>
        </w:trPr>
        <w:tc>
          <w:tcPr>
            <w:tcW w:w="179" w:type="pct"/>
            <w:tcBorders>
              <w:right w:val="single" w:color="999999" w:sz="4" w:space="0"/>
            </w:tcBorders>
          </w:tcPr>
          <w:p w:rsidR="00CE759A" w:rsidRDefault="00CE759A" w14:paraId="4DD7F606" wp14:textId="77777777">
            <w:pPr>
              <w:pStyle w:val="Figure"/>
              <w:spacing w:before="40" w:after="40"/>
              <w:rPr>
                <w:rFonts w:ascii="Arial" w:hAnsi="Arial" w:cs="Arial"/>
                <w:bCs w:val="0"/>
                <w:sz w:val="15"/>
                <w:szCs w:val="15"/>
              </w:rPr>
            </w:pPr>
          </w:p>
        </w:tc>
        <w:tc>
          <w:tcPr>
            <w:tcW w:w="2301" w:type="pct"/>
            <w:gridSpan w:val="3"/>
            <w:tcBorders>
              <w:top w:val="single" w:color="999999" w:sz="4" w:space="0"/>
              <w:left w:val="single" w:color="999999" w:sz="4" w:space="0"/>
              <w:bottom w:val="single" w:color="999999" w:sz="4" w:space="0"/>
              <w:right w:val="single" w:color="999999" w:sz="4" w:space="0"/>
            </w:tcBorders>
            <w:vAlign w:val="center"/>
          </w:tcPr>
          <w:p w:rsidR="00CE759A" w:rsidRDefault="00CE759A" w14:paraId="6EC72C3F"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XXXXXXXXXXXXXXXXX</w:t>
            </w:r>
          </w:p>
        </w:tc>
        <w:tc>
          <w:tcPr>
            <w:tcW w:w="2223" w:type="pct"/>
            <w:gridSpan w:val="3"/>
            <w:tcBorders>
              <w:top w:val="single" w:color="999999" w:sz="4" w:space="0"/>
              <w:left w:val="single" w:color="999999" w:sz="4" w:space="0"/>
              <w:bottom w:val="single" w:color="999999" w:sz="4" w:space="0"/>
              <w:right w:val="single" w:color="999999" w:sz="4" w:space="0"/>
            </w:tcBorders>
            <w:vAlign w:val="center"/>
          </w:tcPr>
          <w:p w:rsidR="00CE759A" w:rsidRDefault="00CE759A" w14:paraId="159BD5E3"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999,999,999</w:t>
            </w:r>
          </w:p>
        </w:tc>
        <w:tc>
          <w:tcPr>
            <w:tcW w:w="297" w:type="pct"/>
            <w:tcBorders>
              <w:left w:val="single" w:color="999999" w:sz="4" w:space="0"/>
            </w:tcBorders>
          </w:tcPr>
          <w:p w:rsidR="00CE759A" w:rsidRDefault="00CE759A" w14:paraId="01814BFE" wp14:textId="77777777">
            <w:pPr>
              <w:pStyle w:val="Figure"/>
              <w:spacing w:before="40" w:after="40"/>
              <w:rPr>
                <w:rFonts w:ascii="Arial" w:hAnsi="Arial" w:cs="Arial"/>
                <w:bCs w:val="0"/>
                <w:sz w:val="15"/>
                <w:szCs w:val="15"/>
              </w:rPr>
            </w:pPr>
          </w:p>
        </w:tc>
      </w:tr>
      <w:tr xmlns:wp14="http://schemas.microsoft.com/office/word/2010/wordml" w:rsidR="00CE759A" w14:paraId="522E6FD2" wp14:textId="77777777">
        <w:tblPrEx>
          <w:tblCellMar>
            <w:top w:w="0" w:type="dxa"/>
            <w:bottom w:w="0" w:type="dxa"/>
          </w:tblCellMar>
        </w:tblPrEx>
        <w:trPr>
          <w:cantSplit/>
          <w:trHeight w:val="292"/>
          <w:jc w:val="center"/>
        </w:trPr>
        <w:tc>
          <w:tcPr>
            <w:tcW w:w="179" w:type="pct"/>
            <w:tcBorders>
              <w:right w:val="single" w:color="999999" w:sz="4" w:space="0"/>
            </w:tcBorders>
          </w:tcPr>
          <w:p w:rsidR="00CE759A" w:rsidRDefault="00CE759A" w14:paraId="7EE69AC3" wp14:textId="77777777">
            <w:pPr>
              <w:pStyle w:val="Figure"/>
              <w:spacing w:before="40" w:after="40"/>
              <w:rPr>
                <w:rFonts w:ascii="Arial" w:hAnsi="Arial" w:cs="Arial"/>
                <w:bCs w:val="0"/>
                <w:sz w:val="15"/>
                <w:szCs w:val="15"/>
              </w:rPr>
            </w:pPr>
          </w:p>
        </w:tc>
        <w:tc>
          <w:tcPr>
            <w:tcW w:w="2301" w:type="pct"/>
            <w:gridSpan w:val="3"/>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7CB4BFE6"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XXXXXXXXXXXXXXXXX</w:t>
            </w:r>
          </w:p>
        </w:tc>
        <w:tc>
          <w:tcPr>
            <w:tcW w:w="2223" w:type="pct"/>
            <w:gridSpan w:val="3"/>
            <w:tcBorders>
              <w:top w:val="single" w:color="999999" w:sz="4" w:space="0"/>
              <w:left w:val="single" w:color="999999" w:sz="4" w:space="0"/>
              <w:bottom w:val="single" w:color="999999" w:sz="4" w:space="0"/>
              <w:right w:val="single" w:color="999999" w:sz="4" w:space="0"/>
            </w:tcBorders>
            <w:shd w:val="clear" w:color="auto" w:fill="F3F3F3"/>
            <w:vAlign w:val="center"/>
          </w:tcPr>
          <w:p w:rsidR="00CE759A" w:rsidRDefault="00CE759A" w14:paraId="0CF9C8AF"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999,999,999</w:t>
            </w:r>
          </w:p>
        </w:tc>
        <w:tc>
          <w:tcPr>
            <w:tcW w:w="297" w:type="pct"/>
            <w:tcBorders>
              <w:left w:val="single" w:color="999999" w:sz="4" w:space="0"/>
            </w:tcBorders>
          </w:tcPr>
          <w:p w:rsidR="00CE759A" w:rsidRDefault="00CE759A" w14:paraId="5D148105" wp14:textId="77777777">
            <w:pPr>
              <w:pStyle w:val="Figure"/>
              <w:spacing w:before="40" w:after="40"/>
              <w:rPr>
                <w:rFonts w:ascii="Arial" w:hAnsi="Arial" w:cs="Arial"/>
                <w:bCs w:val="0"/>
                <w:sz w:val="15"/>
                <w:szCs w:val="15"/>
              </w:rPr>
            </w:pPr>
          </w:p>
        </w:tc>
      </w:tr>
      <w:tr xmlns:wp14="http://schemas.microsoft.com/office/word/2010/wordml" w:rsidR="00CE759A" w14:paraId="1CA3D955" wp14:textId="77777777">
        <w:tblPrEx>
          <w:tblCellMar>
            <w:top w:w="0" w:type="dxa"/>
            <w:bottom w:w="0" w:type="dxa"/>
          </w:tblCellMar>
        </w:tblPrEx>
        <w:trPr>
          <w:cantSplit/>
          <w:trHeight w:val="292"/>
          <w:jc w:val="center"/>
        </w:trPr>
        <w:tc>
          <w:tcPr>
            <w:tcW w:w="5000" w:type="pct"/>
            <w:gridSpan w:val="8"/>
            <w:tcBorders>
              <w:bottom w:val="nil"/>
            </w:tcBorders>
          </w:tcPr>
          <w:p w:rsidR="00CE759A" w:rsidRDefault="00CE759A" w14:paraId="6B71455C" wp14:textId="77777777">
            <w:pPr>
              <w:pStyle w:val="Figure"/>
              <w:jc w:val="right"/>
              <w:rPr>
                <w:rFonts w:ascii="Arial" w:hAnsi="Arial" w:cs="Arial"/>
                <w:sz w:val="17"/>
                <w:szCs w:val="17"/>
              </w:rPr>
            </w:pPr>
          </w:p>
        </w:tc>
      </w:tr>
      <w:tr xmlns:wp14="http://schemas.microsoft.com/office/word/2010/wordml" w:rsidR="00CE759A" w14:paraId="3CC87EE3" wp14:textId="77777777">
        <w:tblPrEx>
          <w:tblCellMar>
            <w:top w:w="0" w:type="dxa"/>
            <w:bottom w:w="0" w:type="dxa"/>
          </w:tblCellMar>
        </w:tblPrEx>
        <w:trPr>
          <w:cantSplit/>
          <w:trHeight w:val="292"/>
          <w:jc w:val="center"/>
        </w:trPr>
        <w:tc>
          <w:tcPr>
            <w:tcW w:w="1635" w:type="pct"/>
            <w:gridSpan w:val="3"/>
            <w:tcBorders>
              <w:top w:val="nil"/>
              <w:bottom w:val="single" w:color="000000" w:sz="4" w:space="0"/>
            </w:tcBorders>
          </w:tcPr>
          <w:p w:rsidR="00CE759A" w:rsidRDefault="00CE759A" w14:paraId="314B52C4" wp14:textId="77777777">
            <w:pPr>
              <w:pStyle w:val="Figure"/>
              <w:spacing w:before="60" w:after="60"/>
              <w:rPr>
                <w:rFonts w:ascii="Arial" w:hAnsi="Arial" w:cs="Arial"/>
                <w:sz w:val="17"/>
                <w:szCs w:val="17"/>
              </w:rPr>
            </w:pPr>
            <w:r>
              <w:rPr>
                <w:rFonts w:ascii="Arial" w:hAnsi="Arial" w:cs="Arial"/>
                <w:sz w:val="17"/>
                <w:szCs w:val="17"/>
              </w:rPr>
              <w:t xml:space="preserve">Run Date: MM/DD/CCYY </w:t>
            </w:r>
          </w:p>
        </w:tc>
        <w:tc>
          <w:tcPr>
            <w:tcW w:w="1732" w:type="pct"/>
            <w:gridSpan w:val="2"/>
            <w:tcBorders>
              <w:top w:val="nil"/>
              <w:bottom w:val="single" w:color="000000" w:sz="4" w:space="0"/>
            </w:tcBorders>
          </w:tcPr>
          <w:p w:rsidR="00CE759A" w:rsidRDefault="00CE759A" w14:paraId="6A85E1C7" wp14:textId="77777777">
            <w:pPr>
              <w:pStyle w:val="Figure"/>
              <w:spacing w:before="60" w:after="60"/>
              <w:jc w:val="center"/>
              <w:rPr>
                <w:rFonts w:ascii="Arial" w:hAnsi="Arial" w:cs="Arial"/>
                <w:sz w:val="17"/>
                <w:szCs w:val="17"/>
              </w:rPr>
            </w:pPr>
            <w:r>
              <w:rPr>
                <w:rFonts w:ascii="Arial" w:hAnsi="Arial" w:cs="Arial"/>
                <w:sz w:val="17"/>
                <w:szCs w:val="17"/>
              </w:rPr>
              <w:t>Page:  X of Y</w:t>
            </w:r>
          </w:p>
        </w:tc>
        <w:tc>
          <w:tcPr>
            <w:tcW w:w="1633" w:type="pct"/>
            <w:gridSpan w:val="3"/>
            <w:tcBorders>
              <w:top w:val="nil"/>
              <w:bottom w:val="single" w:color="000000" w:sz="4" w:space="0"/>
            </w:tcBorders>
          </w:tcPr>
          <w:p w:rsidR="00CE759A" w:rsidRDefault="00CE759A" w14:paraId="527EB57B" wp14:textId="77777777">
            <w:pPr>
              <w:pStyle w:val="Figure"/>
              <w:spacing w:before="60" w:after="60"/>
              <w:jc w:val="right"/>
              <w:rPr>
                <w:rFonts w:ascii="Arial" w:hAnsi="Arial" w:cs="Arial"/>
                <w:sz w:val="17"/>
                <w:szCs w:val="17"/>
              </w:rPr>
            </w:pPr>
            <w:r>
              <w:rPr>
                <w:rFonts w:ascii="Arial" w:hAnsi="Arial" w:cs="Arial"/>
                <w:sz w:val="17"/>
                <w:szCs w:val="17"/>
              </w:rPr>
              <w:t xml:space="preserve">Run Time: HH:MM:SS </w:t>
            </w:r>
          </w:p>
        </w:tc>
      </w:tr>
    </w:tbl>
    <w:p xmlns:wp14="http://schemas.microsoft.com/office/word/2010/wordml" w:rsidR="001B1744" w:rsidRDefault="001B1744" w14:paraId="461E55DC" wp14:textId="77777777">
      <w:pPr>
        <w:ind w:firstLine="720"/>
        <w:rPr>
          <w:b/>
          <w:sz w:val="19"/>
          <w:szCs w:val="19"/>
        </w:rPr>
      </w:pPr>
    </w:p>
    <w:p xmlns:wp14="http://schemas.microsoft.com/office/word/2010/wordml" w:rsidRPr="002F4912" w:rsidR="002F4912" w:rsidP="007A53EE" w:rsidRDefault="007A53EE" w14:paraId="6FAF3DED" wp14:textId="77777777">
      <w:pPr>
        <w:pStyle w:val="Heading6"/>
        <w:rPr>
          <w:b/>
        </w:rPr>
      </w:pPr>
      <w:r>
        <w:rPr>
          <w:b/>
        </w:rPr>
        <w:br w:type="page"/>
      </w:r>
      <w:r w:rsidRPr="000308BA" w:rsidR="002F4912">
        <w:t>Report Specification - OPR-SRA-12</w:t>
      </w:r>
      <w:r w:rsidR="002F4912">
        <w:t>5</w:t>
      </w:r>
      <w:r w:rsidRPr="000308BA" w:rsidR="002F4912">
        <w:t xml:space="preserve"> - Service Authorization </w:t>
      </w:r>
      <w:r w:rsidR="002F4912">
        <w:t>Inventory Summary</w:t>
      </w:r>
    </w:p>
    <w:tbl>
      <w:tblPr>
        <w:tblW w:w="5000"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514"/>
        <w:gridCol w:w="3031"/>
        <w:gridCol w:w="1160"/>
        <w:gridCol w:w="2432"/>
        <w:gridCol w:w="2553"/>
        <w:gridCol w:w="1790"/>
        <w:gridCol w:w="2055"/>
        <w:gridCol w:w="855"/>
      </w:tblGrid>
      <w:tr xmlns:wp14="http://schemas.microsoft.com/office/word/2010/wordml" w:rsidR="001B1744" w14:paraId="69594F23" wp14:textId="77777777">
        <w:tblPrEx>
          <w:tblCellMar>
            <w:top w:w="0" w:type="dxa"/>
            <w:bottom w:w="0" w:type="dxa"/>
          </w:tblCellMar>
        </w:tblPrEx>
        <w:trPr>
          <w:cantSplit/>
          <w:trHeight w:val="432" w:hRule="exact"/>
          <w:tblHeader/>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FF0000"/>
            <w:vAlign w:val="center"/>
          </w:tcPr>
          <w:p w:rsidR="001B1744" w:rsidP="007A53EE" w:rsidRDefault="001B1744" w14:paraId="0DA9A4D5" wp14:textId="77777777">
            <w:pPr>
              <w:jc w:val="center"/>
              <w:rPr>
                <w:rFonts w:eastAsia="MS Mincho"/>
              </w:rPr>
            </w:pPr>
            <w:r>
              <w:br w:type="page"/>
            </w:r>
            <w:r>
              <w:br w:type="page"/>
            </w:r>
            <w:r>
              <w:rPr>
                <w:rFonts w:eastAsia="MS Mincho"/>
              </w:rPr>
              <w:t>NH MMIS REPORT LAYOUT</w:t>
            </w:r>
          </w:p>
        </w:tc>
      </w:tr>
      <w:tr xmlns:wp14="http://schemas.microsoft.com/office/word/2010/wordml" w:rsidR="001B1744" w:rsidTr="00431354" w14:paraId="1079B0F5" wp14:textId="77777777">
        <w:tblPrEx>
          <w:tblCellMar>
            <w:top w:w="0" w:type="dxa"/>
            <w:bottom w:w="0" w:type="dxa"/>
          </w:tblCellMar>
        </w:tblPrEx>
        <w:trPr>
          <w:cantSplit/>
          <w:trHeight w:val="1710"/>
          <w:jc w:val="center"/>
        </w:trPr>
        <w:tc>
          <w:tcPr>
            <w:tcW w:w="1232" w:type="pct"/>
            <w:gridSpan w:val="2"/>
            <w:tcBorders>
              <w:top w:val="single" w:color="auto" w:sz="4" w:space="0"/>
              <w:bottom w:val="nil"/>
            </w:tcBorders>
            <w:vAlign w:val="center"/>
          </w:tcPr>
          <w:p w:rsidRPr="0099653B" w:rsidR="001B1744" w:rsidP="001747DB" w:rsidRDefault="001B1744" w14:paraId="16E9A160" wp14:textId="77777777">
            <w:pPr>
              <w:pStyle w:val="TableText1"/>
              <w:spacing w:before="40" w:after="40"/>
              <w:rPr>
                <w:rStyle w:val="ModernTableText"/>
                <w:b/>
                <w:bCs/>
                <w:color w:val="000000"/>
                <w:sz w:val="20"/>
                <w:szCs w:val="20"/>
              </w:rPr>
            </w:pPr>
            <w:r w:rsidRPr="0099653B">
              <w:rPr>
                <w:rStyle w:val="ModernTableText"/>
                <w:b/>
                <w:bCs/>
                <w:color w:val="000000"/>
                <w:sz w:val="20"/>
                <w:szCs w:val="20"/>
              </w:rPr>
              <w:t>NH MMIS EOR</w:t>
            </w:r>
          </w:p>
          <w:p w:rsidRPr="0099653B" w:rsidR="001B1744" w:rsidP="001747DB" w:rsidRDefault="001B1744" w14:paraId="31AF27D4" wp14:textId="77777777">
            <w:pPr>
              <w:pStyle w:val="TableText1"/>
              <w:spacing w:before="40" w:after="40"/>
              <w:rPr>
                <w:rStyle w:val="ModernTableText"/>
                <w:b/>
                <w:bCs/>
                <w:color w:val="000000"/>
                <w:sz w:val="20"/>
                <w:szCs w:val="20"/>
              </w:rPr>
            </w:pPr>
            <w:r w:rsidRPr="0099653B">
              <w:rPr>
                <w:rStyle w:val="ModernTableText"/>
                <w:b/>
                <w:bCs/>
                <w:color w:val="000000"/>
                <w:sz w:val="20"/>
                <w:szCs w:val="20"/>
              </w:rPr>
              <w:t>Report ID:  OPR-SRA-125</w:t>
            </w:r>
          </w:p>
          <w:p w:rsidRPr="0099653B" w:rsidR="001B1744" w:rsidP="001747DB" w:rsidRDefault="001B1744" w14:paraId="3669C55B" wp14:textId="77777777">
            <w:pPr>
              <w:pStyle w:val="TableText1"/>
              <w:spacing w:before="40" w:after="40"/>
              <w:rPr>
                <w:b/>
                <w:szCs w:val="20"/>
                <w:u w:val="single"/>
              </w:rPr>
            </w:pPr>
            <w:r w:rsidRPr="0099653B">
              <w:rPr>
                <w:b/>
                <w:szCs w:val="20"/>
                <w:u w:val="single"/>
              </w:rPr>
              <w:t>Report Definition</w:t>
            </w:r>
          </w:p>
          <w:p w:rsidRPr="0099653B" w:rsidR="001B1744" w:rsidP="001747DB" w:rsidRDefault="001B1744" w14:paraId="35E15841" wp14:textId="77777777">
            <w:pPr>
              <w:pStyle w:val="TableText1"/>
              <w:spacing w:before="40" w:after="40"/>
              <w:rPr>
                <w:b/>
                <w:szCs w:val="20"/>
                <w:u w:val="single"/>
              </w:rPr>
            </w:pPr>
            <w:r w:rsidRPr="0099653B">
              <w:rPr>
                <w:b/>
                <w:szCs w:val="20"/>
                <w:u w:val="single"/>
              </w:rPr>
              <w:t>ORR Home</w:t>
            </w:r>
          </w:p>
          <w:p w:rsidRPr="0099653B" w:rsidR="001B1744" w:rsidP="001747DB" w:rsidRDefault="001B1744" w14:paraId="3F86A463" wp14:textId="77777777">
            <w:pPr>
              <w:pStyle w:val="TableText1"/>
              <w:spacing w:before="40" w:after="40"/>
              <w:rPr>
                <w:rStyle w:val="ModernTableText"/>
                <w:b/>
                <w:bCs/>
                <w:color w:val="0000FF"/>
                <w:sz w:val="20"/>
                <w:szCs w:val="20"/>
                <w:u w:val="single"/>
              </w:rPr>
            </w:pPr>
            <w:r w:rsidRPr="0099653B">
              <w:rPr>
                <w:b/>
                <w:szCs w:val="20"/>
                <w:u w:val="single"/>
              </w:rPr>
              <w:t>Return</w:t>
            </w:r>
          </w:p>
        </w:tc>
        <w:tc>
          <w:tcPr>
            <w:tcW w:w="2757" w:type="pct"/>
            <w:gridSpan w:val="4"/>
            <w:tcBorders>
              <w:top w:val="single" w:color="auto" w:sz="4" w:space="0"/>
              <w:bottom w:val="nil"/>
            </w:tcBorders>
            <w:vAlign w:val="center"/>
          </w:tcPr>
          <w:p w:rsidRPr="0099653B" w:rsidR="00791BF2" w:rsidP="00791BF2" w:rsidRDefault="00791BF2" w14:paraId="418DF7FC" wp14:textId="77777777">
            <w:pPr>
              <w:jc w:val="center"/>
              <w:rPr>
                <w:b/>
                <w:szCs w:val="20"/>
              </w:rPr>
            </w:pPr>
            <w:r w:rsidRPr="0099653B">
              <w:rPr>
                <w:b/>
                <w:szCs w:val="20"/>
              </w:rPr>
              <w:t>Line of Business:  &lt;LOB Cd – Desc&gt;</w:t>
            </w:r>
          </w:p>
          <w:p w:rsidRPr="0099653B" w:rsidR="001B1744" w:rsidP="00431354" w:rsidRDefault="001B1744" w14:paraId="17AED187" wp14:textId="77777777">
            <w:pPr>
              <w:jc w:val="center"/>
              <w:rPr>
                <w:b/>
                <w:szCs w:val="20"/>
              </w:rPr>
            </w:pPr>
            <w:r w:rsidRPr="0099653B">
              <w:rPr>
                <w:b/>
                <w:szCs w:val="20"/>
              </w:rPr>
              <w:t>Department of Health and Human Services</w:t>
            </w:r>
          </w:p>
          <w:p w:rsidRPr="0099653B" w:rsidR="001B1744" w:rsidP="00431354" w:rsidRDefault="001B1744" w14:paraId="77A02F4D" wp14:textId="77777777">
            <w:pPr>
              <w:jc w:val="center"/>
              <w:rPr>
                <w:b/>
                <w:szCs w:val="20"/>
              </w:rPr>
            </w:pPr>
            <w:r w:rsidRPr="0099653B">
              <w:rPr>
                <w:b/>
                <w:szCs w:val="20"/>
              </w:rPr>
              <w:t>Service Authorization Inventory</w:t>
            </w:r>
          </w:p>
          <w:p w:rsidRPr="0099653B" w:rsidR="001B1744" w:rsidP="00431354" w:rsidRDefault="001B1744" w14:paraId="4116D8E9" wp14:textId="77777777">
            <w:pPr>
              <w:jc w:val="center"/>
              <w:rPr>
                <w:rStyle w:val="ModernTableText"/>
                <w:rFonts w:cs="Arial"/>
                <w:b/>
                <w:bCs/>
                <w:sz w:val="20"/>
                <w:szCs w:val="20"/>
              </w:rPr>
            </w:pPr>
            <w:r w:rsidRPr="0099653B">
              <w:rPr>
                <w:b/>
                <w:szCs w:val="20"/>
              </w:rPr>
              <w:t>As of:  MM/DD/CCYY</w:t>
            </w:r>
          </w:p>
        </w:tc>
        <w:tc>
          <w:tcPr>
            <w:tcW w:w="1011" w:type="pct"/>
            <w:gridSpan w:val="2"/>
            <w:tcBorders>
              <w:top w:val="single" w:color="auto" w:sz="4" w:space="0"/>
              <w:bottom w:val="nil"/>
            </w:tcBorders>
          </w:tcPr>
          <w:p w:rsidR="001B1744" w:rsidP="001747DB" w:rsidRDefault="003A7664" w14:paraId="37DD0DF6" wp14:textId="77777777">
            <w:pPr>
              <w:jc w:val="right"/>
              <w:rPr>
                <w:sz w:val="19"/>
                <w:szCs w:val="19"/>
              </w:rPr>
            </w:pPr>
            <w:r>
              <w:rPr>
                <w:noProof/>
                <w:sz w:val="19"/>
                <w:szCs w:val="19"/>
              </w:rPr>
              <w:drawing>
                <wp:inline xmlns:wp14="http://schemas.microsoft.com/office/word/2010/wordprocessingDrawing" distT="0" distB="0" distL="0" distR="0" wp14:anchorId="4C8D4E28" wp14:editId="7777777">
                  <wp:extent cx="1295400" cy="1285875"/>
                  <wp:effectExtent l="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001B1744" w14:paraId="065335F8" wp14:textId="77777777">
        <w:tblPrEx>
          <w:tblCellMar>
            <w:top w:w="0" w:type="dxa"/>
            <w:bottom w:w="0" w:type="dxa"/>
          </w:tblCellMar>
        </w:tblPrEx>
        <w:trPr>
          <w:cantSplit/>
          <w:trHeight w:val="360"/>
          <w:jc w:val="center"/>
        </w:trPr>
        <w:tc>
          <w:tcPr>
            <w:tcW w:w="5000" w:type="pct"/>
            <w:gridSpan w:val="8"/>
            <w:tcBorders>
              <w:top w:val="nil"/>
              <w:bottom w:val="nil"/>
            </w:tcBorders>
            <w:vAlign w:val="center"/>
          </w:tcPr>
          <w:p w:rsidR="001B1744" w:rsidP="001747DB" w:rsidRDefault="001B1744" w14:paraId="1B77A62B" wp14:textId="77777777">
            <w:pPr>
              <w:pStyle w:val="Figure"/>
              <w:rPr>
                <w:rFonts w:ascii="Arial" w:hAnsi="Arial" w:cs="Arial"/>
                <w:bCs w:val="0"/>
                <w:color w:val="FFFFFF"/>
                <w:sz w:val="23"/>
                <w:szCs w:val="23"/>
              </w:rPr>
            </w:pPr>
          </w:p>
        </w:tc>
      </w:tr>
      <w:tr xmlns:wp14="http://schemas.microsoft.com/office/word/2010/wordml" w:rsidR="001B1744" w14:paraId="08423271" wp14:textId="77777777">
        <w:tblPrEx>
          <w:tblCellMar>
            <w:top w:w="0" w:type="dxa"/>
            <w:bottom w:w="0" w:type="dxa"/>
          </w:tblCellMar>
        </w:tblPrEx>
        <w:trPr>
          <w:cantSplit/>
          <w:trHeight w:val="531"/>
          <w:jc w:val="center"/>
        </w:trPr>
        <w:tc>
          <w:tcPr>
            <w:tcW w:w="5000" w:type="pct"/>
            <w:gridSpan w:val="8"/>
            <w:tcBorders>
              <w:top w:val="nil"/>
              <w:bottom w:val="nil"/>
            </w:tcBorders>
            <w:shd w:val="clear" w:color="auto" w:fill="356BA1"/>
            <w:vAlign w:val="center"/>
          </w:tcPr>
          <w:p w:rsidR="001B1744" w:rsidP="001B1744" w:rsidRDefault="001B1744" w14:paraId="2AB85B47" wp14:textId="77777777">
            <w:pPr>
              <w:pStyle w:val="Figure"/>
              <w:spacing w:before="60" w:after="60"/>
              <w:jc w:val="center"/>
              <w:rPr>
                <w:rFonts w:ascii="Arial" w:hAnsi="Arial" w:cs="Arial"/>
                <w:bCs w:val="0"/>
                <w:color w:val="FFFFFF"/>
                <w:sz w:val="23"/>
                <w:szCs w:val="23"/>
              </w:rPr>
            </w:pPr>
            <w:r>
              <w:rPr>
                <w:rFonts w:ascii="Arial" w:hAnsi="Arial" w:cs="Arial"/>
                <w:bCs w:val="0"/>
                <w:color w:val="FFFFFF"/>
                <w:sz w:val="23"/>
                <w:szCs w:val="23"/>
              </w:rPr>
              <w:t>Summary</w:t>
            </w:r>
          </w:p>
        </w:tc>
      </w:tr>
      <w:tr xmlns:wp14="http://schemas.microsoft.com/office/word/2010/wordml" w:rsidR="001B1744" w14:paraId="74927789" wp14:textId="77777777">
        <w:tblPrEx>
          <w:tblCellMar>
            <w:top w:w="0" w:type="dxa"/>
            <w:bottom w:w="0" w:type="dxa"/>
          </w:tblCellMar>
        </w:tblPrEx>
        <w:trPr>
          <w:cantSplit/>
          <w:trHeight w:val="360"/>
          <w:jc w:val="center"/>
        </w:trPr>
        <w:tc>
          <w:tcPr>
            <w:tcW w:w="5000" w:type="pct"/>
            <w:gridSpan w:val="8"/>
            <w:tcBorders>
              <w:top w:val="nil"/>
              <w:bottom w:val="nil"/>
            </w:tcBorders>
            <w:vAlign w:val="center"/>
          </w:tcPr>
          <w:p w:rsidR="001B1744" w:rsidP="001747DB" w:rsidRDefault="001B1744" w14:paraId="71DAE0FE" wp14:textId="77777777">
            <w:pPr>
              <w:pStyle w:val="Figure"/>
              <w:rPr>
                <w:rFonts w:ascii="Arial" w:hAnsi="Arial" w:cs="Arial"/>
                <w:bCs w:val="0"/>
                <w:color w:val="FFFFFF"/>
                <w:sz w:val="23"/>
                <w:szCs w:val="23"/>
              </w:rPr>
            </w:pPr>
          </w:p>
        </w:tc>
      </w:tr>
      <w:tr xmlns:wp14="http://schemas.microsoft.com/office/word/2010/wordml" w:rsidR="001B1744" w14:paraId="6A315AD3" wp14:textId="77777777">
        <w:tblPrEx>
          <w:tblCellMar>
            <w:top w:w="0" w:type="dxa"/>
            <w:bottom w:w="0" w:type="dxa"/>
          </w:tblCellMar>
        </w:tblPrEx>
        <w:trPr>
          <w:cantSplit/>
          <w:trHeight w:val="292"/>
          <w:jc w:val="center"/>
        </w:trPr>
        <w:tc>
          <w:tcPr>
            <w:tcW w:w="179" w:type="pct"/>
            <w:tcBorders>
              <w:right w:val="single" w:color="666699" w:sz="4" w:space="0"/>
            </w:tcBorders>
          </w:tcPr>
          <w:p w:rsidR="001B1744" w:rsidP="001747DB" w:rsidRDefault="001B1744" w14:paraId="13A78D6B" wp14:textId="77777777">
            <w:pPr>
              <w:pStyle w:val="Figure"/>
              <w:spacing w:before="40" w:after="40"/>
              <w:rPr>
                <w:rFonts w:ascii="Arial" w:hAnsi="Arial" w:cs="Arial"/>
                <w:bCs w:val="0"/>
                <w:sz w:val="15"/>
                <w:szCs w:val="15"/>
              </w:rPr>
            </w:pPr>
          </w:p>
        </w:tc>
        <w:tc>
          <w:tcPr>
            <w:tcW w:w="2301" w:type="pct"/>
            <w:gridSpan w:val="3"/>
            <w:tcBorders>
              <w:top w:val="single" w:color="666699" w:sz="4" w:space="0"/>
              <w:left w:val="single" w:color="666699" w:sz="4" w:space="0"/>
              <w:bottom w:val="single" w:color="666699" w:sz="4" w:space="0"/>
              <w:right w:val="single" w:color="666699" w:sz="4" w:space="0"/>
            </w:tcBorders>
            <w:shd w:val="clear" w:color="auto" w:fill="D9D9D9"/>
            <w:vAlign w:val="center"/>
          </w:tcPr>
          <w:p w:rsidR="001B1744" w:rsidP="001747DB" w:rsidRDefault="001B1744" w14:paraId="5425E7D5" wp14:textId="77777777">
            <w:pPr>
              <w:pStyle w:val="Figure"/>
              <w:spacing w:before="120" w:after="120"/>
              <w:jc w:val="center"/>
              <w:rPr>
                <w:rFonts w:ascii="Arial" w:hAnsi="Arial" w:cs="Arial"/>
                <w:sz w:val="17"/>
                <w:szCs w:val="17"/>
              </w:rPr>
            </w:pPr>
            <w:r>
              <w:rPr>
                <w:rFonts w:ascii="Arial" w:hAnsi="Arial" w:cs="Arial"/>
                <w:sz w:val="17"/>
                <w:szCs w:val="17"/>
              </w:rPr>
              <w:t>SA LI Stat Cd – Desc</w:t>
            </w:r>
          </w:p>
        </w:tc>
        <w:tc>
          <w:tcPr>
            <w:tcW w:w="2223" w:type="pct"/>
            <w:gridSpan w:val="3"/>
            <w:tcBorders>
              <w:top w:val="single" w:color="666699" w:sz="4" w:space="0"/>
              <w:left w:val="single" w:color="666699" w:sz="4" w:space="0"/>
              <w:bottom w:val="single" w:color="666699" w:sz="4" w:space="0"/>
              <w:right w:val="single" w:color="666699" w:sz="4" w:space="0"/>
            </w:tcBorders>
            <w:shd w:val="clear" w:color="auto" w:fill="D9D9D9"/>
            <w:vAlign w:val="center"/>
          </w:tcPr>
          <w:p w:rsidR="001B1744" w:rsidP="001747DB" w:rsidRDefault="005D401E" w14:paraId="3AA768D2" wp14:textId="77777777">
            <w:pPr>
              <w:pStyle w:val="Figure"/>
              <w:spacing w:before="120" w:after="120"/>
              <w:jc w:val="center"/>
              <w:rPr>
                <w:rFonts w:ascii="Arial" w:hAnsi="Arial" w:cs="Arial"/>
                <w:sz w:val="17"/>
                <w:szCs w:val="17"/>
              </w:rPr>
            </w:pPr>
            <w:r>
              <w:rPr>
                <w:rFonts w:ascii="Arial" w:hAnsi="Arial" w:cs="Arial"/>
                <w:sz w:val="17"/>
                <w:szCs w:val="17"/>
              </w:rPr>
              <w:t xml:space="preserve"># </w:t>
            </w:r>
            <w:r w:rsidR="00904364">
              <w:rPr>
                <w:rFonts w:ascii="Arial" w:hAnsi="Arial" w:cs="Arial"/>
                <w:sz w:val="17"/>
                <w:szCs w:val="17"/>
              </w:rPr>
              <w:t xml:space="preserve">of </w:t>
            </w:r>
            <w:r>
              <w:rPr>
                <w:rFonts w:ascii="Arial" w:hAnsi="Arial" w:cs="Arial"/>
                <w:sz w:val="17"/>
                <w:szCs w:val="17"/>
              </w:rPr>
              <w:t>SA Line Items</w:t>
            </w:r>
          </w:p>
        </w:tc>
        <w:tc>
          <w:tcPr>
            <w:tcW w:w="297" w:type="pct"/>
            <w:tcBorders>
              <w:left w:val="single" w:color="666699" w:sz="4" w:space="0"/>
            </w:tcBorders>
          </w:tcPr>
          <w:p w:rsidR="001B1744" w:rsidP="001747DB" w:rsidRDefault="001B1744" w14:paraId="652B2DD3" wp14:textId="77777777">
            <w:pPr>
              <w:pStyle w:val="Figure"/>
              <w:spacing w:before="40" w:after="40"/>
              <w:rPr>
                <w:rFonts w:ascii="Arial" w:hAnsi="Arial" w:cs="Arial"/>
                <w:bCs w:val="0"/>
                <w:sz w:val="15"/>
                <w:szCs w:val="15"/>
              </w:rPr>
            </w:pPr>
          </w:p>
        </w:tc>
      </w:tr>
      <w:tr xmlns:wp14="http://schemas.microsoft.com/office/word/2010/wordml" w:rsidR="001B1744" w14:paraId="174A1CD3" wp14:textId="77777777">
        <w:tblPrEx>
          <w:tblCellMar>
            <w:top w:w="0" w:type="dxa"/>
            <w:bottom w:w="0" w:type="dxa"/>
          </w:tblCellMar>
        </w:tblPrEx>
        <w:trPr>
          <w:cantSplit/>
          <w:trHeight w:val="292"/>
          <w:jc w:val="center"/>
        </w:trPr>
        <w:tc>
          <w:tcPr>
            <w:tcW w:w="179" w:type="pct"/>
            <w:tcBorders>
              <w:right w:val="single" w:color="999999" w:sz="4" w:space="0"/>
            </w:tcBorders>
          </w:tcPr>
          <w:p w:rsidR="001B1744" w:rsidP="001747DB" w:rsidRDefault="001B1744" w14:paraId="265E2F85" wp14:textId="77777777">
            <w:pPr>
              <w:pStyle w:val="Figure"/>
              <w:spacing w:before="40" w:after="40"/>
              <w:rPr>
                <w:rFonts w:ascii="Arial" w:hAnsi="Arial" w:cs="Arial"/>
                <w:bCs w:val="0"/>
                <w:sz w:val="15"/>
                <w:szCs w:val="15"/>
              </w:rPr>
            </w:pPr>
          </w:p>
        </w:tc>
        <w:tc>
          <w:tcPr>
            <w:tcW w:w="2301" w:type="pct"/>
            <w:gridSpan w:val="3"/>
            <w:tcBorders>
              <w:top w:val="single" w:color="999999" w:sz="4" w:space="0"/>
              <w:left w:val="single" w:color="999999" w:sz="4" w:space="0"/>
              <w:bottom w:val="single" w:color="999999" w:sz="4" w:space="0"/>
              <w:right w:val="single" w:color="999999" w:sz="4" w:space="0"/>
            </w:tcBorders>
            <w:shd w:val="clear" w:color="auto" w:fill="F3F3F3"/>
            <w:vAlign w:val="center"/>
          </w:tcPr>
          <w:p w:rsidR="001B1744" w:rsidP="001747DB" w:rsidRDefault="001B1744" w14:paraId="1534A204"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XXXXXXXXXXXXXXXXX</w:t>
            </w:r>
          </w:p>
        </w:tc>
        <w:tc>
          <w:tcPr>
            <w:tcW w:w="2223" w:type="pct"/>
            <w:gridSpan w:val="3"/>
            <w:tcBorders>
              <w:top w:val="single" w:color="999999" w:sz="4" w:space="0"/>
              <w:left w:val="single" w:color="999999" w:sz="4" w:space="0"/>
              <w:bottom w:val="single" w:color="999999" w:sz="4" w:space="0"/>
              <w:right w:val="single" w:color="999999" w:sz="4" w:space="0"/>
            </w:tcBorders>
            <w:shd w:val="clear" w:color="auto" w:fill="F3F3F3"/>
            <w:vAlign w:val="center"/>
          </w:tcPr>
          <w:p w:rsidR="001B1744" w:rsidP="001747DB" w:rsidRDefault="001B1744" w14:paraId="1D42A629"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999,999,999</w:t>
            </w:r>
          </w:p>
        </w:tc>
        <w:tc>
          <w:tcPr>
            <w:tcW w:w="297" w:type="pct"/>
            <w:tcBorders>
              <w:left w:val="single" w:color="999999" w:sz="4" w:space="0"/>
            </w:tcBorders>
          </w:tcPr>
          <w:p w:rsidR="001B1744" w:rsidP="001747DB" w:rsidRDefault="001B1744" w14:paraId="65508CAB" wp14:textId="77777777">
            <w:pPr>
              <w:pStyle w:val="Figure"/>
              <w:spacing w:before="40" w:after="40"/>
              <w:rPr>
                <w:rFonts w:ascii="Arial" w:hAnsi="Arial" w:cs="Arial"/>
                <w:bCs w:val="0"/>
                <w:sz w:val="15"/>
                <w:szCs w:val="15"/>
              </w:rPr>
            </w:pPr>
          </w:p>
        </w:tc>
      </w:tr>
      <w:tr xmlns:wp14="http://schemas.microsoft.com/office/word/2010/wordml" w:rsidR="001B1744" w14:paraId="70C03625" wp14:textId="77777777">
        <w:tblPrEx>
          <w:tblCellMar>
            <w:top w:w="0" w:type="dxa"/>
            <w:bottom w:w="0" w:type="dxa"/>
          </w:tblCellMar>
        </w:tblPrEx>
        <w:trPr>
          <w:cantSplit/>
          <w:trHeight w:val="292"/>
          <w:jc w:val="center"/>
        </w:trPr>
        <w:tc>
          <w:tcPr>
            <w:tcW w:w="179" w:type="pct"/>
            <w:tcBorders>
              <w:right w:val="single" w:color="999999" w:sz="4" w:space="0"/>
            </w:tcBorders>
          </w:tcPr>
          <w:p w:rsidR="001B1744" w:rsidP="001747DB" w:rsidRDefault="001B1744" w14:paraId="27E8B0B9" wp14:textId="77777777">
            <w:pPr>
              <w:pStyle w:val="Figure"/>
              <w:spacing w:before="40" w:after="40"/>
              <w:rPr>
                <w:rFonts w:ascii="Arial" w:hAnsi="Arial" w:cs="Arial"/>
                <w:bCs w:val="0"/>
                <w:sz w:val="15"/>
                <w:szCs w:val="15"/>
              </w:rPr>
            </w:pPr>
          </w:p>
        </w:tc>
        <w:tc>
          <w:tcPr>
            <w:tcW w:w="2301" w:type="pct"/>
            <w:gridSpan w:val="3"/>
            <w:tcBorders>
              <w:top w:val="single" w:color="999999" w:sz="4" w:space="0"/>
              <w:left w:val="single" w:color="999999" w:sz="4" w:space="0"/>
              <w:bottom w:val="single" w:color="999999" w:sz="4" w:space="0"/>
              <w:right w:val="single" w:color="999999" w:sz="4" w:space="0"/>
            </w:tcBorders>
            <w:vAlign w:val="center"/>
          </w:tcPr>
          <w:p w:rsidR="001B1744" w:rsidP="001747DB" w:rsidRDefault="001B1744" w14:paraId="73BC2FA4"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XXXXXXXXXXXXXXXXX</w:t>
            </w:r>
          </w:p>
        </w:tc>
        <w:tc>
          <w:tcPr>
            <w:tcW w:w="2223" w:type="pct"/>
            <w:gridSpan w:val="3"/>
            <w:tcBorders>
              <w:top w:val="single" w:color="999999" w:sz="4" w:space="0"/>
              <w:left w:val="single" w:color="999999" w:sz="4" w:space="0"/>
              <w:bottom w:val="single" w:color="999999" w:sz="4" w:space="0"/>
              <w:right w:val="single" w:color="999999" w:sz="4" w:space="0"/>
            </w:tcBorders>
            <w:vAlign w:val="center"/>
          </w:tcPr>
          <w:p w:rsidR="001B1744" w:rsidP="001747DB" w:rsidRDefault="001B1744" w14:paraId="6A641765"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999,999,999</w:t>
            </w:r>
          </w:p>
        </w:tc>
        <w:tc>
          <w:tcPr>
            <w:tcW w:w="297" w:type="pct"/>
            <w:tcBorders>
              <w:left w:val="single" w:color="999999" w:sz="4" w:space="0"/>
            </w:tcBorders>
          </w:tcPr>
          <w:p w:rsidR="001B1744" w:rsidP="001747DB" w:rsidRDefault="001B1744" w14:paraId="201A40F3" wp14:textId="77777777">
            <w:pPr>
              <w:pStyle w:val="Figure"/>
              <w:spacing w:before="40" w:after="40"/>
              <w:rPr>
                <w:rFonts w:ascii="Arial" w:hAnsi="Arial" w:cs="Arial"/>
                <w:bCs w:val="0"/>
                <w:sz w:val="15"/>
                <w:szCs w:val="15"/>
              </w:rPr>
            </w:pPr>
          </w:p>
        </w:tc>
      </w:tr>
      <w:tr xmlns:wp14="http://schemas.microsoft.com/office/word/2010/wordml" w:rsidR="001B1744" w14:paraId="4ABC07BC" wp14:textId="77777777">
        <w:tblPrEx>
          <w:tblCellMar>
            <w:top w:w="0" w:type="dxa"/>
            <w:bottom w:w="0" w:type="dxa"/>
          </w:tblCellMar>
        </w:tblPrEx>
        <w:trPr>
          <w:cantSplit/>
          <w:trHeight w:val="292"/>
          <w:jc w:val="center"/>
        </w:trPr>
        <w:tc>
          <w:tcPr>
            <w:tcW w:w="179" w:type="pct"/>
            <w:tcBorders>
              <w:right w:val="single" w:color="999999" w:sz="4" w:space="0"/>
            </w:tcBorders>
          </w:tcPr>
          <w:p w:rsidR="001B1744" w:rsidP="001747DB" w:rsidRDefault="001B1744" w14:paraId="6E31D9C9" wp14:textId="77777777">
            <w:pPr>
              <w:pStyle w:val="Figure"/>
              <w:spacing w:before="40" w:after="40"/>
              <w:rPr>
                <w:rFonts w:ascii="Arial" w:hAnsi="Arial" w:cs="Arial"/>
                <w:bCs w:val="0"/>
                <w:sz w:val="15"/>
                <w:szCs w:val="15"/>
              </w:rPr>
            </w:pPr>
          </w:p>
        </w:tc>
        <w:tc>
          <w:tcPr>
            <w:tcW w:w="2301" w:type="pct"/>
            <w:gridSpan w:val="3"/>
            <w:tcBorders>
              <w:top w:val="single" w:color="999999" w:sz="4" w:space="0"/>
              <w:left w:val="single" w:color="999999" w:sz="4" w:space="0"/>
              <w:bottom w:val="single" w:color="999999" w:sz="4" w:space="0"/>
              <w:right w:val="single" w:color="999999" w:sz="4" w:space="0"/>
            </w:tcBorders>
            <w:shd w:val="clear" w:color="auto" w:fill="F3F3F3"/>
            <w:vAlign w:val="center"/>
          </w:tcPr>
          <w:p w:rsidR="001B1744" w:rsidP="001747DB" w:rsidRDefault="001B1744" w14:paraId="1D1FABB9"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XXXXXXXXXXXXXXXXX</w:t>
            </w:r>
          </w:p>
        </w:tc>
        <w:tc>
          <w:tcPr>
            <w:tcW w:w="2223" w:type="pct"/>
            <w:gridSpan w:val="3"/>
            <w:tcBorders>
              <w:top w:val="single" w:color="999999" w:sz="4" w:space="0"/>
              <w:left w:val="single" w:color="999999" w:sz="4" w:space="0"/>
              <w:bottom w:val="single" w:color="999999" w:sz="4" w:space="0"/>
              <w:right w:val="single" w:color="999999" w:sz="4" w:space="0"/>
            </w:tcBorders>
            <w:shd w:val="clear" w:color="auto" w:fill="F3F3F3"/>
            <w:vAlign w:val="center"/>
          </w:tcPr>
          <w:p w:rsidR="001B1744" w:rsidP="001747DB" w:rsidRDefault="001B1744" w14:paraId="467242BF"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999,999,999</w:t>
            </w:r>
          </w:p>
        </w:tc>
        <w:tc>
          <w:tcPr>
            <w:tcW w:w="297" w:type="pct"/>
            <w:tcBorders>
              <w:left w:val="single" w:color="999999" w:sz="4" w:space="0"/>
            </w:tcBorders>
          </w:tcPr>
          <w:p w:rsidR="001B1744" w:rsidP="001747DB" w:rsidRDefault="001B1744" w14:paraId="7F432E88" wp14:textId="77777777">
            <w:pPr>
              <w:pStyle w:val="Figure"/>
              <w:spacing w:before="40" w:after="40"/>
              <w:rPr>
                <w:rFonts w:ascii="Arial" w:hAnsi="Arial" w:cs="Arial"/>
                <w:bCs w:val="0"/>
                <w:sz w:val="15"/>
                <w:szCs w:val="15"/>
              </w:rPr>
            </w:pPr>
          </w:p>
        </w:tc>
      </w:tr>
      <w:tr xmlns:wp14="http://schemas.microsoft.com/office/word/2010/wordml" w:rsidR="001B1744" w14:paraId="6347A31C" wp14:textId="77777777">
        <w:tblPrEx>
          <w:tblCellMar>
            <w:top w:w="0" w:type="dxa"/>
            <w:bottom w:w="0" w:type="dxa"/>
          </w:tblCellMar>
        </w:tblPrEx>
        <w:trPr>
          <w:cantSplit/>
          <w:trHeight w:val="292"/>
          <w:jc w:val="center"/>
        </w:trPr>
        <w:tc>
          <w:tcPr>
            <w:tcW w:w="179" w:type="pct"/>
            <w:tcBorders>
              <w:right w:val="single" w:color="999999" w:sz="4" w:space="0"/>
            </w:tcBorders>
          </w:tcPr>
          <w:p w:rsidR="001B1744" w:rsidP="001747DB" w:rsidRDefault="001B1744" w14:paraId="1AC44FA1" wp14:textId="77777777">
            <w:pPr>
              <w:pStyle w:val="Figure"/>
              <w:spacing w:before="40" w:after="40"/>
              <w:rPr>
                <w:rFonts w:ascii="Arial" w:hAnsi="Arial" w:cs="Arial"/>
                <w:bCs w:val="0"/>
                <w:sz w:val="15"/>
                <w:szCs w:val="15"/>
              </w:rPr>
            </w:pPr>
          </w:p>
        </w:tc>
        <w:tc>
          <w:tcPr>
            <w:tcW w:w="2301" w:type="pct"/>
            <w:gridSpan w:val="3"/>
            <w:tcBorders>
              <w:top w:val="single" w:color="999999" w:sz="4" w:space="0"/>
              <w:left w:val="single" w:color="999999" w:sz="4" w:space="0"/>
              <w:bottom w:val="single" w:color="999999" w:sz="4" w:space="0"/>
              <w:right w:val="single" w:color="999999" w:sz="4" w:space="0"/>
            </w:tcBorders>
            <w:vAlign w:val="center"/>
          </w:tcPr>
          <w:p w:rsidR="001B1744" w:rsidP="001747DB" w:rsidRDefault="001B1744" w14:paraId="0CAEAA4F"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XXXXXXXXXXXXXXXXX</w:t>
            </w:r>
          </w:p>
        </w:tc>
        <w:tc>
          <w:tcPr>
            <w:tcW w:w="2223" w:type="pct"/>
            <w:gridSpan w:val="3"/>
            <w:tcBorders>
              <w:top w:val="single" w:color="999999" w:sz="4" w:space="0"/>
              <w:left w:val="single" w:color="999999" w:sz="4" w:space="0"/>
              <w:bottom w:val="single" w:color="999999" w:sz="4" w:space="0"/>
              <w:right w:val="single" w:color="999999" w:sz="4" w:space="0"/>
            </w:tcBorders>
            <w:vAlign w:val="center"/>
          </w:tcPr>
          <w:p w:rsidR="001B1744" w:rsidP="001747DB" w:rsidRDefault="001B1744" w14:paraId="1CF6C78E"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999,999,999</w:t>
            </w:r>
          </w:p>
        </w:tc>
        <w:tc>
          <w:tcPr>
            <w:tcW w:w="297" w:type="pct"/>
            <w:tcBorders>
              <w:left w:val="single" w:color="999999" w:sz="4" w:space="0"/>
            </w:tcBorders>
          </w:tcPr>
          <w:p w:rsidR="001B1744" w:rsidP="001747DB" w:rsidRDefault="001B1744" w14:paraId="7185C782" wp14:textId="77777777">
            <w:pPr>
              <w:pStyle w:val="Figure"/>
              <w:spacing w:before="40" w:after="40"/>
              <w:rPr>
                <w:rFonts w:ascii="Arial" w:hAnsi="Arial" w:cs="Arial"/>
                <w:bCs w:val="0"/>
                <w:sz w:val="15"/>
                <w:szCs w:val="15"/>
              </w:rPr>
            </w:pPr>
          </w:p>
        </w:tc>
      </w:tr>
      <w:tr xmlns:wp14="http://schemas.microsoft.com/office/word/2010/wordml" w:rsidR="001B1744" w14:paraId="5FD65BA9" wp14:textId="77777777">
        <w:tblPrEx>
          <w:tblCellMar>
            <w:top w:w="0" w:type="dxa"/>
            <w:bottom w:w="0" w:type="dxa"/>
          </w:tblCellMar>
        </w:tblPrEx>
        <w:trPr>
          <w:cantSplit/>
          <w:trHeight w:val="292"/>
          <w:jc w:val="center"/>
        </w:trPr>
        <w:tc>
          <w:tcPr>
            <w:tcW w:w="179" w:type="pct"/>
            <w:tcBorders>
              <w:right w:val="single" w:color="999999" w:sz="4" w:space="0"/>
            </w:tcBorders>
          </w:tcPr>
          <w:p w:rsidR="001B1744" w:rsidP="001747DB" w:rsidRDefault="001B1744" w14:paraId="5375724A" wp14:textId="77777777">
            <w:pPr>
              <w:pStyle w:val="Figure"/>
              <w:spacing w:before="40" w:after="40"/>
              <w:rPr>
                <w:rFonts w:ascii="Arial" w:hAnsi="Arial" w:cs="Arial"/>
                <w:bCs w:val="0"/>
                <w:sz w:val="15"/>
                <w:szCs w:val="15"/>
              </w:rPr>
            </w:pPr>
          </w:p>
        </w:tc>
        <w:tc>
          <w:tcPr>
            <w:tcW w:w="2301" w:type="pct"/>
            <w:gridSpan w:val="3"/>
            <w:tcBorders>
              <w:top w:val="single" w:color="999999" w:sz="4" w:space="0"/>
              <w:left w:val="single" w:color="999999" w:sz="4" w:space="0"/>
              <w:bottom w:val="single" w:color="999999" w:sz="4" w:space="0"/>
              <w:right w:val="single" w:color="999999" w:sz="4" w:space="0"/>
            </w:tcBorders>
            <w:shd w:val="clear" w:color="auto" w:fill="F3F3F3"/>
            <w:vAlign w:val="center"/>
          </w:tcPr>
          <w:p w:rsidR="001B1744" w:rsidP="001747DB" w:rsidRDefault="001B1744" w14:paraId="4B4CFAA7"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XXXXXXXXXXXXXXXXX</w:t>
            </w:r>
          </w:p>
        </w:tc>
        <w:tc>
          <w:tcPr>
            <w:tcW w:w="2223" w:type="pct"/>
            <w:gridSpan w:val="3"/>
            <w:tcBorders>
              <w:top w:val="single" w:color="999999" w:sz="4" w:space="0"/>
              <w:left w:val="single" w:color="999999" w:sz="4" w:space="0"/>
              <w:bottom w:val="single" w:color="999999" w:sz="4" w:space="0"/>
              <w:right w:val="single" w:color="999999" w:sz="4" w:space="0"/>
            </w:tcBorders>
            <w:shd w:val="clear" w:color="auto" w:fill="F3F3F3"/>
            <w:vAlign w:val="center"/>
          </w:tcPr>
          <w:p w:rsidR="001B1744" w:rsidP="001747DB" w:rsidRDefault="001B1744" w14:paraId="2CFA36F6"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999,999,999</w:t>
            </w:r>
          </w:p>
        </w:tc>
        <w:tc>
          <w:tcPr>
            <w:tcW w:w="297" w:type="pct"/>
            <w:tcBorders>
              <w:left w:val="single" w:color="999999" w:sz="4" w:space="0"/>
            </w:tcBorders>
          </w:tcPr>
          <w:p w:rsidR="001B1744" w:rsidP="001747DB" w:rsidRDefault="001B1744" w14:paraId="49B40545" wp14:textId="77777777">
            <w:pPr>
              <w:pStyle w:val="Figure"/>
              <w:spacing w:before="40" w:after="40"/>
              <w:rPr>
                <w:rFonts w:ascii="Arial" w:hAnsi="Arial" w:cs="Arial"/>
                <w:bCs w:val="0"/>
                <w:sz w:val="15"/>
                <w:szCs w:val="15"/>
              </w:rPr>
            </w:pPr>
          </w:p>
        </w:tc>
      </w:tr>
      <w:tr xmlns:wp14="http://schemas.microsoft.com/office/word/2010/wordml" w:rsidR="001B1744" w14:paraId="5D4639FC" wp14:textId="77777777">
        <w:tblPrEx>
          <w:tblCellMar>
            <w:top w:w="0" w:type="dxa"/>
            <w:bottom w:w="0" w:type="dxa"/>
          </w:tblCellMar>
        </w:tblPrEx>
        <w:trPr>
          <w:cantSplit/>
          <w:trHeight w:val="292"/>
          <w:jc w:val="center"/>
        </w:trPr>
        <w:tc>
          <w:tcPr>
            <w:tcW w:w="179" w:type="pct"/>
            <w:tcBorders>
              <w:right w:val="single" w:color="999999" w:sz="4" w:space="0"/>
            </w:tcBorders>
          </w:tcPr>
          <w:p w:rsidR="001B1744" w:rsidP="001747DB" w:rsidRDefault="001B1744" w14:paraId="645E23BD" wp14:textId="77777777">
            <w:pPr>
              <w:pStyle w:val="Figure"/>
              <w:spacing w:before="40" w:after="40"/>
              <w:rPr>
                <w:rFonts w:ascii="Arial" w:hAnsi="Arial" w:cs="Arial"/>
                <w:bCs w:val="0"/>
                <w:sz w:val="15"/>
                <w:szCs w:val="15"/>
              </w:rPr>
            </w:pPr>
          </w:p>
        </w:tc>
        <w:tc>
          <w:tcPr>
            <w:tcW w:w="2301" w:type="pct"/>
            <w:gridSpan w:val="3"/>
            <w:tcBorders>
              <w:top w:val="single" w:color="999999" w:sz="4" w:space="0"/>
              <w:left w:val="single" w:color="999999" w:sz="4" w:space="0"/>
              <w:bottom w:val="single" w:color="999999" w:sz="4" w:space="0"/>
              <w:right w:val="single" w:color="999999" w:sz="4" w:space="0"/>
            </w:tcBorders>
            <w:vAlign w:val="center"/>
          </w:tcPr>
          <w:p w:rsidR="001B1744" w:rsidP="001747DB" w:rsidRDefault="001B1744" w14:paraId="2A585102"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XXXXXXXXXXXXXXXXX</w:t>
            </w:r>
          </w:p>
        </w:tc>
        <w:tc>
          <w:tcPr>
            <w:tcW w:w="2223" w:type="pct"/>
            <w:gridSpan w:val="3"/>
            <w:tcBorders>
              <w:top w:val="single" w:color="999999" w:sz="4" w:space="0"/>
              <w:left w:val="single" w:color="999999" w:sz="4" w:space="0"/>
              <w:bottom w:val="single" w:color="999999" w:sz="4" w:space="0"/>
              <w:right w:val="single" w:color="999999" w:sz="4" w:space="0"/>
            </w:tcBorders>
            <w:vAlign w:val="center"/>
          </w:tcPr>
          <w:p w:rsidR="001B1744" w:rsidP="001747DB" w:rsidRDefault="001B1744" w14:paraId="58BDA0C3"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999,999,999</w:t>
            </w:r>
          </w:p>
        </w:tc>
        <w:tc>
          <w:tcPr>
            <w:tcW w:w="297" w:type="pct"/>
            <w:tcBorders>
              <w:left w:val="single" w:color="999999" w:sz="4" w:space="0"/>
            </w:tcBorders>
          </w:tcPr>
          <w:p w:rsidR="001B1744" w:rsidP="001747DB" w:rsidRDefault="001B1744" w14:paraId="2969B302" wp14:textId="77777777">
            <w:pPr>
              <w:pStyle w:val="Figure"/>
              <w:spacing w:before="40" w:after="40"/>
              <w:rPr>
                <w:rFonts w:ascii="Arial" w:hAnsi="Arial" w:cs="Arial"/>
                <w:bCs w:val="0"/>
                <w:sz w:val="15"/>
                <w:szCs w:val="15"/>
              </w:rPr>
            </w:pPr>
          </w:p>
        </w:tc>
      </w:tr>
      <w:tr xmlns:wp14="http://schemas.microsoft.com/office/word/2010/wordml" w:rsidR="001B1744" w14:paraId="12B19203" wp14:textId="77777777">
        <w:tblPrEx>
          <w:tblCellMar>
            <w:top w:w="0" w:type="dxa"/>
            <w:bottom w:w="0" w:type="dxa"/>
          </w:tblCellMar>
        </w:tblPrEx>
        <w:trPr>
          <w:cantSplit/>
          <w:trHeight w:val="292"/>
          <w:jc w:val="center"/>
        </w:trPr>
        <w:tc>
          <w:tcPr>
            <w:tcW w:w="179" w:type="pct"/>
            <w:tcBorders>
              <w:right w:val="single" w:color="999999" w:sz="4" w:space="0"/>
            </w:tcBorders>
          </w:tcPr>
          <w:p w:rsidR="001B1744" w:rsidP="001747DB" w:rsidRDefault="001B1744" w14:paraId="4FE0E20A" wp14:textId="77777777">
            <w:pPr>
              <w:pStyle w:val="Figure"/>
              <w:spacing w:before="40" w:after="40"/>
              <w:rPr>
                <w:rFonts w:ascii="Arial" w:hAnsi="Arial" w:cs="Arial"/>
                <w:bCs w:val="0"/>
                <w:sz w:val="15"/>
                <w:szCs w:val="15"/>
              </w:rPr>
            </w:pPr>
          </w:p>
        </w:tc>
        <w:tc>
          <w:tcPr>
            <w:tcW w:w="2301" w:type="pct"/>
            <w:gridSpan w:val="3"/>
            <w:tcBorders>
              <w:top w:val="single" w:color="999999" w:sz="4" w:space="0"/>
              <w:left w:val="single" w:color="999999" w:sz="4" w:space="0"/>
              <w:bottom w:val="single" w:color="999999" w:sz="4" w:space="0"/>
              <w:right w:val="single" w:color="999999" w:sz="4" w:space="0"/>
            </w:tcBorders>
            <w:shd w:val="clear" w:color="auto" w:fill="F3F3F3"/>
            <w:vAlign w:val="center"/>
          </w:tcPr>
          <w:p w:rsidR="001B1744" w:rsidP="001747DB" w:rsidRDefault="001B1744" w14:paraId="29493144" wp14:textId="77777777">
            <w:pPr>
              <w:pStyle w:val="Figure"/>
              <w:spacing w:before="40" w:after="40"/>
              <w:jc w:val="center"/>
              <w:rPr>
                <w:rFonts w:ascii="Arial" w:hAnsi="Arial" w:cs="Arial"/>
                <w:b w:val="0"/>
                <w:bCs w:val="0"/>
                <w:sz w:val="17"/>
                <w:szCs w:val="17"/>
              </w:rPr>
            </w:pPr>
            <w:r>
              <w:rPr>
                <w:rFonts w:ascii="Arial" w:hAnsi="Arial" w:cs="Arial"/>
                <w:b w:val="0"/>
                <w:bCs w:val="0"/>
                <w:sz w:val="17"/>
                <w:szCs w:val="17"/>
              </w:rPr>
              <w:t>XX - XXXXXXXXXXXXXXXXX</w:t>
            </w:r>
          </w:p>
        </w:tc>
        <w:tc>
          <w:tcPr>
            <w:tcW w:w="2223" w:type="pct"/>
            <w:gridSpan w:val="3"/>
            <w:tcBorders>
              <w:top w:val="single" w:color="999999" w:sz="4" w:space="0"/>
              <w:left w:val="single" w:color="999999" w:sz="4" w:space="0"/>
              <w:bottom w:val="single" w:color="999999" w:sz="4" w:space="0"/>
              <w:right w:val="single" w:color="999999" w:sz="4" w:space="0"/>
            </w:tcBorders>
            <w:shd w:val="clear" w:color="auto" w:fill="F3F3F3"/>
            <w:vAlign w:val="center"/>
          </w:tcPr>
          <w:p w:rsidR="001B1744" w:rsidP="001747DB" w:rsidRDefault="001B1744" w14:paraId="7A706BCA" wp14:textId="77777777">
            <w:pPr>
              <w:pStyle w:val="Figure"/>
              <w:spacing w:before="40" w:after="40"/>
              <w:jc w:val="right"/>
              <w:rPr>
                <w:rFonts w:ascii="Arial" w:hAnsi="Arial" w:cs="Arial"/>
                <w:b w:val="0"/>
                <w:bCs w:val="0"/>
                <w:sz w:val="17"/>
                <w:szCs w:val="17"/>
              </w:rPr>
            </w:pPr>
            <w:r>
              <w:rPr>
                <w:rFonts w:ascii="Arial" w:hAnsi="Arial" w:cs="Arial"/>
                <w:b w:val="0"/>
                <w:bCs w:val="0"/>
                <w:sz w:val="17"/>
                <w:szCs w:val="17"/>
              </w:rPr>
              <w:t>999,999,999</w:t>
            </w:r>
          </w:p>
        </w:tc>
        <w:tc>
          <w:tcPr>
            <w:tcW w:w="297" w:type="pct"/>
            <w:tcBorders>
              <w:left w:val="single" w:color="999999" w:sz="4" w:space="0"/>
            </w:tcBorders>
          </w:tcPr>
          <w:p w:rsidR="001B1744" w:rsidP="001747DB" w:rsidRDefault="001B1744" w14:paraId="1A612639" wp14:textId="77777777">
            <w:pPr>
              <w:pStyle w:val="Figure"/>
              <w:spacing w:before="40" w:after="40"/>
              <w:rPr>
                <w:rFonts w:ascii="Arial" w:hAnsi="Arial" w:cs="Arial"/>
                <w:bCs w:val="0"/>
                <w:sz w:val="15"/>
                <w:szCs w:val="15"/>
              </w:rPr>
            </w:pPr>
          </w:p>
        </w:tc>
      </w:tr>
      <w:tr xmlns:wp14="http://schemas.microsoft.com/office/word/2010/wordml" w:rsidR="001B1744" w14:paraId="002F61FA" wp14:textId="77777777">
        <w:tblPrEx>
          <w:tblCellMar>
            <w:top w:w="0" w:type="dxa"/>
            <w:bottom w:w="0" w:type="dxa"/>
          </w:tblCellMar>
        </w:tblPrEx>
        <w:trPr>
          <w:cantSplit/>
          <w:trHeight w:val="142"/>
          <w:jc w:val="center"/>
        </w:trPr>
        <w:tc>
          <w:tcPr>
            <w:tcW w:w="179" w:type="pct"/>
            <w:tcBorders>
              <w:right w:val="single" w:color="999999" w:sz="4" w:space="0"/>
            </w:tcBorders>
          </w:tcPr>
          <w:p w:rsidR="001B1744" w:rsidP="001747DB" w:rsidRDefault="001B1744" w14:paraId="17BAC95B" wp14:textId="77777777">
            <w:pPr>
              <w:pStyle w:val="Figure"/>
              <w:spacing w:before="40" w:after="40"/>
              <w:rPr>
                <w:rFonts w:ascii="Arial" w:hAnsi="Arial" w:cs="Arial"/>
                <w:bCs w:val="0"/>
                <w:sz w:val="15"/>
                <w:szCs w:val="15"/>
              </w:rPr>
            </w:pPr>
          </w:p>
        </w:tc>
        <w:tc>
          <w:tcPr>
            <w:tcW w:w="2301" w:type="pct"/>
            <w:gridSpan w:val="3"/>
            <w:tcBorders>
              <w:top w:val="single" w:color="999999" w:sz="4" w:space="0"/>
              <w:left w:val="single" w:color="999999" w:sz="4" w:space="0"/>
              <w:bottom w:val="single" w:color="999999" w:sz="4" w:space="0"/>
              <w:right w:val="single" w:color="999999" w:sz="4" w:space="0"/>
            </w:tcBorders>
            <w:shd w:val="clear" w:color="auto" w:fill="B3C5FF"/>
            <w:vAlign w:val="center"/>
          </w:tcPr>
          <w:p w:rsidR="001B1744" w:rsidP="001747DB" w:rsidRDefault="005D401E" w14:paraId="3745F9B7" wp14:textId="77777777">
            <w:pPr>
              <w:pStyle w:val="Figure"/>
              <w:spacing w:before="40" w:after="40"/>
              <w:jc w:val="right"/>
              <w:rPr>
                <w:rFonts w:ascii="Arial" w:hAnsi="Arial" w:cs="Arial"/>
                <w:bCs w:val="0"/>
                <w:sz w:val="17"/>
                <w:szCs w:val="17"/>
              </w:rPr>
            </w:pPr>
            <w:r>
              <w:rPr>
                <w:rFonts w:ascii="Arial" w:hAnsi="Arial" w:cs="Arial"/>
                <w:bCs w:val="0"/>
                <w:sz w:val="17"/>
                <w:szCs w:val="17"/>
              </w:rPr>
              <w:t>Total</w:t>
            </w:r>
            <w:r w:rsidR="001B1744">
              <w:rPr>
                <w:rFonts w:ascii="Arial" w:hAnsi="Arial" w:cs="Arial"/>
                <w:bCs w:val="0"/>
                <w:sz w:val="17"/>
                <w:szCs w:val="17"/>
              </w:rPr>
              <w:t xml:space="preserve">: </w:t>
            </w:r>
          </w:p>
        </w:tc>
        <w:tc>
          <w:tcPr>
            <w:tcW w:w="2223" w:type="pct"/>
            <w:gridSpan w:val="3"/>
            <w:tcBorders>
              <w:left w:val="single" w:color="999999" w:sz="4" w:space="0"/>
              <w:bottom w:val="single" w:color="999999" w:sz="4" w:space="0"/>
              <w:right w:val="single" w:color="999999" w:sz="4" w:space="0"/>
            </w:tcBorders>
            <w:shd w:val="clear" w:color="auto" w:fill="B3C5FF"/>
            <w:vAlign w:val="center"/>
          </w:tcPr>
          <w:p w:rsidR="001B1744" w:rsidP="001747DB" w:rsidRDefault="001B1744" w14:paraId="4245040C" wp14:textId="77777777">
            <w:pPr>
              <w:pStyle w:val="Figure"/>
              <w:spacing w:before="40" w:after="40"/>
              <w:jc w:val="right"/>
              <w:rPr>
                <w:rFonts w:ascii="Arial" w:hAnsi="Arial" w:cs="Arial"/>
                <w:bCs w:val="0"/>
                <w:sz w:val="17"/>
                <w:szCs w:val="17"/>
              </w:rPr>
            </w:pPr>
            <w:r>
              <w:rPr>
                <w:rFonts w:ascii="Arial" w:hAnsi="Arial" w:cs="Arial"/>
                <w:bCs w:val="0"/>
                <w:sz w:val="17"/>
                <w:szCs w:val="17"/>
              </w:rPr>
              <w:t>999,999,999</w:t>
            </w:r>
          </w:p>
        </w:tc>
        <w:tc>
          <w:tcPr>
            <w:tcW w:w="297" w:type="pct"/>
            <w:tcBorders>
              <w:left w:val="single" w:color="999999" w:sz="4" w:space="0"/>
            </w:tcBorders>
          </w:tcPr>
          <w:p w:rsidR="001B1744" w:rsidP="001747DB" w:rsidRDefault="001B1744" w14:paraId="56E1654B" wp14:textId="77777777">
            <w:pPr>
              <w:pStyle w:val="Figure"/>
              <w:spacing w:before="40" w:after="40"/>
              <w:rPr>
                <w:rFonts w:ascii="Arial" w:hAnsi="Arial" w:cs="Arial"/>
                <w:bCs w:val="0"/>
                <w:sz w:val="15"/>
                <w:szCs w:val="15"/>
              </w:rPr>
            </w:pPr>
          </w:p>
        </w:tc>
      </w:tr>
      <w:tr xmlns:wp14="http://schemas.microsoft.com/office/word/2010/wordml" w:rsidR="001B1744" w14:paraId="1F020168" wp14:textId="77777777">
        <w:tblPrEx>
          <w:tblCellMar>
            <w:top w:w="0" w:type="dxa"/>
            <w:bottom w:w="0" w:type="dxa"/>
          </w:tblCellMar>
        </w:tblPrEx>
        <w:trPr>
          <w:cantSplit/>
          <w:trHeight w:val="292"/>
          <w:jc w:val="center"/>
        </w:trPr>
        <w:tc>
          <w:tcPr>
            <w:tcW w:w="5000" w:type="pct"/>
            <w:gridSpan w:val="8"/>
            <w:tcBorders>
              <w:bottom w:val="nil"/>
            </w:tcBorders>
          </w:tcPr>
          <w:p w:rsidR="001B1744" w:rsidP="001747DB" w:rsidRDefault="001B1744" w14:paraId="184ADAF2" wp14:textId="77777777">
            <w:pPr>
              <w:pStyle w:val="Figure"/>
              <w:jc w:val="right"/>
              <w:rPr>
                <w:rFonts w:ascii="Arial" w:hAnsi="Arial" w:cs="Arial"/>
                <w:sz w:val="17"/>
                <w:szCs w:val="17"/>
              </w:rPr>
            </w:pPr>
          </w:p>
        </w:tc>
      </w:tr>
      <w:tr xmlns:wp14="http://schemas.microsoft.com/office/word/2010/wordml" w:rsidR="001B1744" w14:paraId="6E736EAA" wp14:textId="77777777">
        <w:tblPrEx>
          <w:tblCellMar>
            <w:top w:w="0" w:type="dxa"/>
            <w:bottom w:w="0" w:type="dxa"/>
          </w:tblCellMar>
        </w:tblPrEx>
        <w:trPr>
          <w:cantSplit/>
          <w:trHeight w:val="292"/>
          <w:jc w:val="center"/>
        </w:trPr>
        <w:tc>
          <w:tcPr>
            <w:tcW w:w="5000" w:type="pct"/>
            <w:gridSpan w:val="8"/>
            <w:tcBorders>
              <w:bottom w:val="nil"/>
            </w:tcBorders>
          </w:tcPr>
          <w:p w:rsidR="001B1744" w:rsidP="001747DB" w:rsidRDefault="001B1744" w14:paraId="6EC93268" wp14:textId="77777777">
            <w:pPr>
              <w:pStyle w:val="Figure"/>
              <w:jc w:val="right"/>
              <w:rPr>
                <w:rFonts w:ascii="Arial" w:hAnsi="Arial" w:cs="Arial"/>
                <w:sz w:val="17"/>
                <w:szCs w:val="17"/>
              </w:rPr>
            </w:pPr>
          </w:p>
        </w:tc>
      </w:tr>
      <w:tr xmlns:wp14="http://schemas.microsoft.com/office/word/2010/wordml" w:rsidR="001B1744" w14:paraId="1B0B1122" wp14:textId="77777777">
        <w:tblPrEx>
          <w:tblCellMar>
            <w:top w:w="0" w:type="dxa"/>
            <w:bottom w:w="0" w:type="dxa"/>
          </w:tblCellMar>
        </w:tblPrEx>
        <w:trPr>
          <w:cantSplit/>
          <w:trHeight w:val="292"/>
          <w:jc w:val="center"/>
        </w:trPr>
        <w:tc>
          <w:tcPr>
            <w:tcW w:w="1635" w:type="pct"/>
            <w:gridSpan w:val="3"/>
            <w:tcBorders>
              <w:top w:val="nil"/>
              <w:bottom w:val="single" w:color="000000" w:sz="4" w:space="0"/>
            </w:tcBorders>
          </w:tcPr>
          <w:p w:rsidR="001B1744" w:rsidP="001747DB" w:rsidRDefault="001B1744" w14:paraId="6A49A943" wp14:textId="77777777">
            <w:pPr>
              <w:pStyle w:val="Figure"/>
              <w:spacing w:before="60" w:after="60"/>
              <w:rPr>
                <w:rFonts w:ascii="Arial" w:hAnsi="Arial" w:cs="Arial"/>
                <w:sz w:val="17"/>
                <w:szCs w:val="17"/>
              </w:rPr>
            </w:pPr>
            <w:r>
              <w:rPr>
                <w:rFonts w:ascii="Arial" w:hAnsi="Arial" w:cs="Arial"/>
                <w:sz w:val="17"/>
                <w:szCs w:val="17"/>
              </w:rPr>
              <w:t xml:space="preserve">Run Date: MM/DD/CCYY </w:t>
            </w:r>
          </w:p>
        </w:tc>
        <w:tc>
          <w:tcPr>
            <w:tcW w:w="1732" w:type="pct"/>
            <w:gridSpan w:val="2"/>
            <w:tcBorders>
              <w:top w:val="nil"/>
              <w:bottom w:val="single" w:color="000000" w:sz="4" w:space="0"/>
            </w:tcBorders>
          </w:tcPr>
          <w:p w:rsidR="001B1744" w:rsidP="001747DB" w:rsidRDefault="001B1744" w14:paraId="5C3A44DA" wp14:textId="77777777">
            <w:pPr>
              <w:pStyle w:val="Figure"/>
              <w:spacing w:before="60" w:after="60"/>
              <w:jc w:val="center"/>
              <w:rPr>
                <w:rFonts w:ascii="Arial" w:hAnsi="Arial" w:cs="Arial"/>
                <w:sz w:val="17"/>
                <w:szCs w:val="17"/>
              </w:rPr>
            </w:pPr>
            <w:r>
              <w:rPr>
                <w:rFonts w:ascii="Arial" w:hAnsi="Arial" w:cs="Arial"/>
                <w:sz w:val="17"/>
                <w:szCs w:val="17"/>
              </w:rPr>
              <w:t>Page:  X of Y</w:t>
            </w:r>
          </w:p>
        </w:tc>
        <w:tc>
          <w:tcPr>
            <w:tcW w:w="1633" w:type="pct"/>
            <w:gridSpan w:val="3"/>
            <w:tcBorders>
              <w:top w:val="nil"/>
              <w:bottom w:val="single" w:color="000000" w:sz="4" w:space="0"/>
            </w:tcBorders>
          </w:tcPr>
          <w:p w:rsidR="001B1744" w:rsidP="001747DB" w:rsidRDefault="001B1744" w14:paraId="5D3B83A6" wp14:textId="77777777">
            <w:pPr>
              <w:pStyle w:val="Figure"/>
              <w:spacing w:before="60" w:after="60"/>
              <w:jc w:val="right"/>
              <w:rPr>
                <w:rFonts w:ascii="Arial" w:hAnsi="Arial" w:cs="Arial"/>
                <w:sz w:val="17"/>
                <w:szCs w:val="17"/>
              </w:rPr>
            </w:pPr>
            <w:r>
              <w:rPr>
                <w:rFonts w:ascii="Arial" w:hAnsi="Arial" w:cs="Arial"/>
                <w:sz w:val="17"/>
                <w:szCs w:val="17"/>
              </w:rPr>
              <w:t xml:space="preserve">Run Time: HH:MM:SS </w:t>
            </w:r>
          </w:p>
        </w:tc>
      </w:tr>
    </w:tbl>
    <w:p xmlns:wp14="http://schemas.microsoft.com/office/word/2010/wordml" w:rsidR="00446A9F" w:rsidP="00F770D4" w:rsidRDefault="00446A9F" w14:paraId="6617436B" wp14:textId="77777777"/>
    <w:p xmlns:wp14="http://schemas.microsoft.com/office/word/2010/wordml" w:rsidRPr="000308BA" w:rsidR="00CE759A" w:rsidP="000308BA" w:rsidRDefault="00446A9F" w14:paraId="36246288" wp14:textId="77777777">
      <w:pPr>
        <w:pStyle w:val="Heading6"/>
      </w:pPr>
      <w:r>
        <w:br w:type="page"/>
      </w:r>
      <w:r w:rsidRPr="000308BA" w:rsidR="00CE759A">
        <w:t>Report Specification – OPR-SRA-125 - Service Authorization Inventory Summary</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64"/>
        <w:gridCol w:w="1407"/>
        <w:gridCol w:w="1756"/>
        <w:gridCol w:w="1220"/>
        <w:gridCol w:w="1223"/>
        <w:gridCol w:w="2291"/>
        <w:gridCol w:w="4720"/>
        <w:gridCol w:w="9"/>
      </w:tblGrid>
      <w:tr xmlns:wp14="http://schemas.microsoft.com/office/word/2010/wordml" w:rsidR="00CE759A" w14:paraId="3C90F3E8" wp14:textId="77777777">
        <w:tblPrEx>
          <w:tblCellMar>
            <w:top w:w="0" w:type="dxa"/>
            <w:bottom w:w="0" w:type="dxa"/>
          </w:tblCellMar>
        </w:tblPrEx>
        <w:trPr>
          <w:cantSplit/>
          <w:trHeight w:val="432" w:hRule="exact"/>
          <w:tblHeader/>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FF0000"/>
            <w:vAlign w:val="center"/>
          </w:tcPr>
          <w:p w:rsidR="00CE759A" w:rsidP="00307C3D" w:rsidRDefault="00CE759A" w14:paraId="225648B4" wp14:textId="77777777">
            <w:pPr>
              <w:jc w:val="center"/>
              <w:rPr>
                <w:rFonts w:eastAsia="MS Mincho"/>
              </w:rPr>
            </w:pPr>
            <w:r>
              <w:rPr>
                <w:rFonts w:eastAsia="MS Mincho"/>
              </w:rPr>
              <w:t>NH MMIS REPORT SPECIFICATION</w:t>
            </w:r>
          </w:p>
        </w:tc>
      </w:tr>
      <w:tr xmlns:wp14="http://schemas.microsoft.com/office/word/2010/wordml" w:rsidR="00CE759A" w14:paraId="1975841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613" w:type="pct"/>
            <w:vMerge w:val="restart"/>
            <w:tcBorders>
              <w:top w:val="single" w:color="auto" w:sz="4" w:space="0"/>
            </w:tcBorders>
            <w:vAlign w:val="center"/>
          </w:tcPr>
          <w:p w:rsidRPr="009D11F7" w:rsidR="00CE759A" w:rsidP="001B1744" w:rsidRDefault="00CE759A" w14:paraId="1427F337" wp14:textId="77777777">
            <w:pPr>
              <w:pStyle w:val="BodytextChar"/>
              <w:keepNext/>
              <w:keepLines/>
              <w:spacing w:before="40" w:after="40"/>
              <w:jc w:val="center"/>
              <w:rPr>
                <w:rStyle w:val="ModernBodyTextChar"/>
                <w:rFonts w:cs="Arial"/>
                <w:b/>
                <w:noProof/>
                <w:color w:val="000000"/>
                <w:sz w:val="18"/>
                <w:szCs w:val="18"/>
              </w:rPr>
            </w:pPr>
            <w:r w:rsidRPr="009D11F7">
              <w:rPr>
                <w:rStyle w:val="ModernTableText"/>
                <w:rFonts w:cs="Arial"/>
                <w:b/>
                <w:noProof/>
                <w:color w:val="000000"/>
                <w:szCs w:val="18"/>
              </w:rPr>
              <w:t>Presentation Type:</w:t>
            </w:r>
          </w:p>
        </w:tc>
        <w:tc>
          <w:tcPr>
            <w:tcW w:w="4387" w:type="pct"/>
            <w:gridSpan w:val="7"/>
            <w:tcBorders>
              <w:top w:val="single" w:color="auto" w:sz="4" w:space="0"/>
            </w:tcBorders>
            <w:vAlign w:val="center"/>
          </w:tcPr>
          <w:p w:rsidRPr="009D11F7" w:rsidR="00CE759A" w:rsidP="00431354" w:rsidRDefault="00CE759A" w14:paraId="5D5E023A" wp14:textId="77777777">
            <w:pPr>
              <w:pStyle w:val="Header"/>
              <w:keepNext/>
              <w:keepLines/>
              <w:pBdr>
                <w:bottom w:val="none" w:color="auto" w:sz="0" w:space="0"/>
              </w:pBdr>
              <w:spacing w:before="40" w:after="40"/>
              <w:rPr>
                <w:rStyle w:val="ModernBodyTextChar"/>
                <w:b w:val="0"/>
                <w:noProof/>
                <w:sz w:val="18"/>
                <w:szCs w:val="18"/>
              </w:rPr>
            </w:pPr>
            <w:r w:rsidRPr="00105EB0">
              <w:rPr>
                <w:rStyle w:val="ModernTableText"/>
                <w:rFonts w:ascii="Wingdings" w:hAnsi="Wingdings" w:eastAsia="Wingdings" w:cs="Wingdings"/>
                <w:b w:val="0"/>
                <w:noProof/>
                <w:szCs w:val="18"/>
                <w:lang w:val="en-US" w:eastAsia="en-US"/>
              </w:rPr>
              <w:t>þ</w:t>
            </w:r>
            <w:r w:rsidRPr="00105EB0">
              <w:rPr>
                <w:rStyle w:val="ModernTableText"/>
                <w:b w:val="0"/>
                <w:noProof/>
                <w:szCs w:val="18"/>
                <w:lang w:val="en-US" w:eastAsia="en-US"/>
              </w:rPr>
              <w:t xml:space="preserve"> List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Crosstab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Repeater Object        </w:t>
            </w:r>
          </w:p>
        </w:tc>
      </w:tr>
      <w:tr xmlns:wp14="http://schemas.microsoft.com/office/word/2010/wordml" w:rsidR="00CE759A" w14:paraId="7CBFD0E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8"/>
          <w:jc w:val="center"/>
        </w:trPr>
        <w:tc>
          <w:tcPr>
            <w:tcW w:w="613" w:type="pct"/>
            <w:vMerge/>
            <w:vAlign w:val="center"/>
          </w:tcPr>
          <w:p w:rsidRPr="009D11F7" w:rsidR="00CE759A" w:rsidP="001B1744" w:rsidRDefault="00CE759A" w14:paraId="370C0FEE" wp14:textId="77777777">
            <w:pPr>
              <w:pStyle w:val="BodytextChar"/>
              <w:keepNext/>
              <w:keepLines/>
              <w:spacing w:before="40" w:after="40"/>
              <w:rPr>
                <w:rStyle w:val="ModernTableText"/>
                <w:rFonts w:cs="Arial"/>
                <w:noProof/>
                <w:color w:val="000000"/>
                <w:szCs w:val="18"/>
              </w:rPr>
            </w:pPr>
          </w:p>
        </w:tc>
        <w:tc>
          <w:tcPr>
            <w:tcW w:w="489" w:type="pct"/>
            <w:vMerge w:val="restart"/>
            <w:tcBorders>
              <w:top w:val="single" w:color="616161" w:sz="2" w:space="0"/>
            </w:tcBorders>
            <w:vAlign w:val="center"/>
          </w:tcPr>
          <w:p w:rsidRPr="00105EB0" w:rsidR="00CE759A" w:rsidP="00431354" w:rsidRDefault="00CE759A" w14:paraId="424790CE" wp14:textId="77777777">
            <w:pPr>
              <w:pStyle w:val="Header"/>
              <w:keepNext/>
              <w:keepLines/>
              <w:pBdr>
                <w:bottom w:val="none" w:color="auto" w:sz="0" w:space="0"/>
              </w:pBdr>
              <w:spacing w:before="40" w:after="40"/>
              <w:jc w:val="center"/>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Chart Object</w:t>
            </w:r>
          </w:p>
        </w:tc>
        <w:tc>
          <w:tcPr>
            <w:tcW w:w="1034" w:type="pct"/>
            <w:gridSpan w:val="2"/>
            <w:tcBorders>
              <w:top w:val="single" w:color="616161" w:sz="2" w:space="0"/>
            </w:tcBorders>
            <w:vAlign w:val="center"/>
          </w:tcPr>
          <w:p w:rsidRPr="00105EB0" w:rsidR="00CE759A" w:rsidP="00431354" w:rsidRDefault="00CE759A" w14:paraId="09E73BFA" wp14:textId="77777777">
            <w:pPr>
              <w:pStyle w:val="Header"/>
              <w:keepNext/>
              <w:keepLines/>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Type:</w:t>
            </w:r>
          </w:p>
          <w:p w:rsidRPr="00105EB0" w:rsidR="00CE759A" w:rsidP="00431354" w:rsidRDefault="00CE759A" w14:paraId="2A971260" wp14:textId="77777777">
            <w:pPr>
              <w:pStyle w:val="Header"/>
              <w:keepNext/>
              <w:keepLines/>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Column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Bar                                                               </w:t>
            </w:r>
          </w:p>
        </w:tc>
        <w:tc>
          <w:tcPr>
            <w:tcW w:w="2864" w:type="pct"/>
            <w:gridSpan w:val="4"/>
            <w:tcBorders>
              <w:top w:val="single" w:color="616161" w:sz="2" w:space="0"/>
            </w:tcBorders>
          </w:tcPr>
          <w:p w:rsidRPr="00105EB0" w:rsidR="00CE759A" w:rsidP="00431354" w:rsidRDefault="00CE759A" w14:paraId="737E359C" wp14:textId="77777777">
            <w:pPr>
              <w:pStyle w:val="Header"/>
              <w:keepNext/>
              <w:keepLines/>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Attributes:</w:t>
            </w:r>
          </w:p>
          <w:p w:rsidRPr="00105EB0" w:rsidR="00CE759A" w:rsidP="00431354" w:rsidRDefault="00CE759A" w14:paraId="70544423" wp14:textId="77777777">
            <w:pPr>
              <w:pStyle w:val="Header"/>
              <w:keepNext/>
              <w:keepLines/>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3D</w:t>
            </w:r>
          </w:p>
        </w:tc>
      </w:tr>
      <w:tr xmlns:wp14="http://schemas.microsoft.com/office/word/2010/wordml" w:rsidR="00CE759A" w14:paraId="6073297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13" w:type="pct"/>
            <w:vMerge/>
            <w:vAlign w:val="center"/>
          </w:tcPr>
          <w:p w:rsidRPr="009D11F7" w:rsidR="00CE759A" w:rsidP="001B1744" w:rsidRDefault="00CE759A" w14:paraId="3D7C5F32" wp14:textId="77777777">
            <w:pPr>
              <w:pStyle w:val="BodytextChar"/>
              <w:keepNext/>
              <w:keepLines/>
              <w:spacing w:before="40" w:after="40"/>
              <w:rPr>
                <w:rStyle w:val="ModernTableText"/>
                <w:rFonts w:cs="Arial"/>
                <w:noProof/>
                <w:color w:val="000000"/>
                <w:szCs w:val="18"/>
              </w:rPr>
            </w:pPr>
          </w:p>
        </w:tc>
        <w:tc>
          <w:tcPr>
            <w:tcW w:w="489" w:type="pct"/>
            <w:vMerge/>
          </w:tcPr>
          <w:p w:rsidRPr="00105EB0" w:rsidR="00CE759A" w:rsidP="00431354" w:rsidRDefault="00CE759A" w14:paraId="53D8FA90" wp14:textId="77777777">
            <w:pPr>
              <w:pStyle w:val="Header"/>
              <w:keepNext/>
              <w:keepLines/>
              <w:pBdr>
                <w:bottom w:val="none" w:color="auto" w:sz="0" w:space="0"/>
              </w:pBdr>
              <w:spacing w:before="40" w:after="40"/>
              <w:rPr>
                <w:rStyle w:val="ModernTableText"/>
                <w:b w:val="0"/>
                <w:noProof/>
                <w:szCs w:val="18"/>
                <w:lang w:val="en-US" w:eastAsia="en-US"/>
              </w:rPr>
            </w:pPr>
          </w:p>
        </w:tc>
        <w:tc>
          <w:tcPr>
            <w:tcW w:w="1034" w:type="pct"/>
            <w:gridSpan w:val="2"/>
            <w:tcBorders>
              <w:top w:val="single" w:color="616161" w:sz="2" w:space="0"/>
            </w:tcBorders>
            <w:vAlign w:val="center"/>
          </w:tcPr>
          <w:p w:rsidRPr="00105EB0" w:rsidR="00CE759A" w:rsidP="00431354" w:rsidRDefault="00CE759A" w14:paraId="792B6509" wp14:textId="77777777">
            <w:pPr>
              <w:pStyle w:val="Header"/>
              <w:keepNext/>
              <w:keepLines/>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Line                                        </w:t>
            </w:r>
          </w:p>
        </w:tc>
        <w:tc>
          <w:tcPr>
            <w:tcW w:w="2864" w:type="pct"/>
            <w:gridSpan w:val="4"/>
          </w:tcPr>
          <w:p w:rsidRPr="00105EB0" w:rsidR="00CE759A" w:rsidP="00431354" w:rsidRDefault="00CE759A" w14:paraId="317331BD" wp14:textId="77777777">
            <w:pPr>
              <w:pStyle w:val="Header"/>
              <w:keepNext/>
              <w:keepLines/>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With Markers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p>
        </w:tc>
      </w:tr>
      <w:tr xmlns:wp14="http://schemas.microsoft.com/office/word/2010/wordml" w:rsidR="00CE759A" w14:paraId="4DD5FB7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13" w:type="pct"/>
            <w:vMerge/>
            <w:vAlign w:val="center"/>
          </w:tcPr>
          <w:p w:rsidRPr="009D11F7" w:rsidR="00CE759A" w:rsidP="001B1744" w:rsidRDefault="00CE759A" w14:paraId="3E6E8B54" wp14:textId="77777777">
            <w:pPr>
              <w:pStyle w:val="BodytextChar"/>
              <w:keepNext/>
              <w:keepLines/>
              <w:spacing w:before="40" w:after="40"/>
              <w:rPr>
                <w:rStyle w:val="ModernTableText"/>
                <w:rFonts w:cs="Arial"/>
                <w:noProof/>
                <w:color w:val="000000"/>
                <w:szCs w:val="18"/>
              </w:rPr>
            </w:pPr>
          </w:p>
        </w:tc>
        <w:tc>
          <w:tcPr>
            <w:tcW w:w="489" w:type="pct"/>
            <w:vMerge/>
          </w:tcPr>
          <w:p w:rsidRPr="00105EB0" w:rsidR="00CE759A" w:rsidP="00431354" w:rsidRDefault="00CE759A" w14:paraId="4D248994" wp14:textId="77777777">
            <w:pPr>
              <w:pStyle w:val="Header"/>
              <w:keepNext/>
              <w:keepLines/>
              <w:pBdr>
                <w:bottom w:val="none" w:color="auto" w:sz="0" w:space="0"/>
              </w:pBdr>
              <w:spacing w:before="40" w:after="40"/>
              <w:rPr>
                <w:rStyle w:val="ModernTableText"/>
                <w:b w:val="0"/>
                <w:noProof/>
                <w:szCs w:val="18"/>
                <w:lang w:val="en-US" w:eastAsia="en-US"/>
              </w:rPr>
            </w:pPr>
          </w:p>
        </w:tc>
        <w:tc>
          <w:tcPr>
            <w:tcW w:w="1034" w:type="pct"/>
            <w:gridSpan w:val="2"/>
            <w:tcBorders>
              <w:top w:val="single" w:color="616161" w:sz="2" w:space="0"/>
            </w:tcBorders>
            <w:vAlign w:val="center"/>
          </w:tcPr>
          <w:p w:rsidRPr="00105EB0" w:rsidR="00CE759A" w:rsidP="00431354" w:rsidRDefault="00CE759A" w14:paraId="2D86FF64" wp14:textId="77777777">
            <w:pPr>
              <w:pStyle w:val="Header"/>
              <w:keepNext/>
              <w:keepLines/>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Pie</w:t>
            </w:r>
          </w:p>
        </w:tc>
        <w:tc>
          <w:tcPr>
            <w:tcW w:w="2864" w:type="pct"/>
            <w:gridSpan w:val="4"/>
          </w:tcPr>
          <w:p w:rsidRPr="00105EB0" w:rsidR="00CE759A" w:rsidP="00431354" w:rsidRDefault="00CE759A" w14:paraId="3F3B5793" wp14:textId="77777777">
            <w:pPr>
              <w:pStyle w:val="Header"/>
              <w:keepNext/>
              <w:keepLines/>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3D                    </w:t>
            </w:r>
          </w:p>
        </w:tc>
      </w:tr>
      <w:tr xmlns:wp14="http://schemas.microsoft.com/office/word/2010/wordml" w:rsidR="00CE759A" w14:paraId="30E3840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CE759A" w:rsidP="001B1744" w:rsidRDefault="00CE759A" w14:paraId="676E7BD4" wp14:textId="77777777">
            <w:pPr>
              <w:pStyle w:val="TableText1"/>
              <w:keepNext/>
              <w:keepLines/>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Section Heading (opt)</w:t>
            </w:r>
          </w:p>
        </w:tc>
      </w:tr>
      <w:tr xmlns:wp14="http://schemas.microsoft.com/office/word/2010/wordml" w:rsidR="00CE759A" w14:paraId="4273728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2" w:type="pct"/>
            <w:gridSpan w:val="3"/>
            <w:tcBorders>
              <w:top w:val="single" w:color="616161" w:sz="2" w:space="0"/>
              <w:bottom w:val="single" w:color="616161" w:sz="2" w:space="0"/>
            </w:tcBorders>
            <w:vAlign w:val="center"/>
          </w:tcPr>
          <w:p w:rsidRPr="009D11F7" w:rsidR="00CE759A" w:rsidP="001B1744" w:rsidRDefault="00CE759A" w14:paraId="2415CE6F" wp14:textId="77777777">
            <w:pPr>
              <w:pStyle w:val="TableText1"/>
              <w:keepNext/>
              <w:keepLines/>
              <w:spacing w:before="40" w:after="40"/>
              <w:jc w:val="center"/>
              <w:rPr>
                <w:rStyle w:val="ModernTableText"/>
                <w:rFonts w:cs="Arial"/>
                <w:b/>
                <w:noProof/>
                <w:szCs w:val="17"/>
              </w:rPr>
            </w:pPr>
            <w:r w:rsidRPr="009D11F7">
              <w:rPr>
                <w:rStyle w:val="ModernTableText"/>
                <w:rFonts w:cs="Arial"/>
                <w:b/>
                <w:bCs/>
                <w:noProof/>
                <w:szCs w:val="17"/>
              </w:rPr>
              <w:t>Report Section Label (opt)</w:t>
            </w:r>
          </w:p>
        </w:tc>
        <w:tc>
          <w:tcPr>
            <w:tcW w:w="1645" w:type="pct"/>
            <w:gridSpan w:val="3"/>
            <w:tcBorders>
              <w:top w:val="single" w:color="616161" w:sz="2" w:space="0"/>
              <w:bottom w:val="single" w:color="616161" w:sz="2" w:space="0"/>
            </w:tcBorders>
            <w:vAlign w:val="center"/>
          </w:tcPr>
          <w:p w:rsidRPr="009D11F7" w:rsidR="00CE759A" w:rsidP="001B1744" w:rsidRDefault="00CE759A" w14:paraId="6423A7A1" wp14:textId="77777777">
            <w:pPr>
              <w:pStyle w:val="TableText1"/>
              <w:keepNext/>
              <w:keepLines/>
              <w:spacing w:before="40" w:after="40"/>
              <w:jc w:val="center"/>
              <w:rPr>
                <w:rStyle w:val="ModernTableText"/>
                <w:rFonts w:cs="Arial"/>
                <w:b/>
                <w:noProof/>
                <w:szCs w:val="17"/>
              </w:rPr>
            </w:pPr>
            <w:r w:rsidRPr="009D11F7">
              <w:rPr>
                <w:rStyle w:val="ModernTableText"/>
                <w:rFonts w:cs="Arial"/>
                <w:b/>
                <w:noProof/>
                <w:szCs w:val="17"/>
              </w:rPr>
              <w:t>Report Section Description (opt)</w:t>
            </w:r>
          </w:p>
        </w:tc>
        <w:tc>
          <w:tcPr>
            <w:tcW w:w="1643" w:type="pct"/>
            <w:gridSpan w:val="2"/>
            <w:tcBorders>
              <w:top w:val="single" w:color="616161" w:sz="2" w:space="0"/>
              <w:bottom w:val="single" w:color="616161" w:sz="2" w:space="0"/>
            </w:tcBorders>
            <w:vAlign w:val="center"/>
          </w:tcPr>
          <w:p w:rsidRPr="009D11F7" w:rsidR="00CE759A" w:rsidP="001B1744" w:rsidRDefault="00CE759A" w14:paraId="2E22DE7B" wp14:textId="77777777">
            <w:pPr>
              <w:pStyle w:val="TableText1"/>
              <w:keepNext/>
              <w:keepLines/>
              <w:spacing w:before="40" w:after="40"/>
              <w:jc w:val="center"/>
              <w:rPr>
                <w:rStyle w:val="ModernTableText"/>
                <w:rFonts w:cs="Arial"/>
                <w:b/>
                <w:noProof/>
                <w:szCs w:val="17"/>
              </w:rPr>
            </w:pPr>
            <w:r w:rsidRPr="009D11F7">
              <w:rPr>
                <w:rStyle w:val="ModernTableText"/>
                <w:rFonts w:cs="Arial"/>
                <w:b/>
                <w:noProof/>
                <w:szCs w:val="17"/>
              </w:rPr>
              <w:t>Report Section Processing Rules (opt)</w:t>
            </w:r>
          </w:p>
        </w:tc>
      </w:tr>
      <w:tr xmlns:wp14="http://schemas.microsoft.com/office/word/2010/wordml" w:rsidR="00CD6A61" w:rsidTr="008779DA" w14:paraId="39227EF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2" w:type="pct"/>
            <w:gridSpan w:val="3"/>
            <w:tcBorders>
              <w:top w:val="single" w:color="616161" w:sz="2" w:space="0"/>
              <w:bottom w:val="single" w:color="616161" w:sz="2" w:space="0"/>
            </w:tcBorders>
          </w:tcPr>
          <w:p w:rsidRPr="009D11F7" w:rsidR="00CD6A61" w:rsidP="00CD6A61" w:rsidRDefault="00CD6A61" w14:paraId="03831832" wp14:textId="77777777">
            <w:pPr>
              <w:pStyle w:val="TableText1"/>
              <w:keepNext/>
              <w:keepLines/>
              <w:spacing w:before="40" w:after="40"/>
              <w:rPr>
                <w:rStyle w:val="ModernTableText"/>
                <w:rFonts w:cs="Arial"/>
                <w:bCs/>
                <w:color w:val="000000"/>
                <w:szCs w:val="17"/>
              </w:rPr>
            </w:pPr>
            <w:r w:rsidRPr="009D11F7">
              <w:rPr>
                <w:rStyle w:val="ModernTableText"/>
                <w:rFonts w:cs="Arial"/>
                <w:bCs/>
                <w:color w:val="000000"/>
                <w:szCs w:val="17"/>
              </w:rPr>
              <w:t>Line of Business</w:t>
            </w:r>
          </w:p>
        </w:tc>
        <w:tc>
          <w:tcPr>
            <w:tcW w:w="1645" w:type="pct"/>
            <w:gridSpan w:val="3"/>
            <w:tcBorders>
              <w:top w:val="single" w:color="616161" w:sz="2" w:space="0"/>
              <w:bottom w:val="single" w:color="616161" w:sz="2" w:space="0"/>
            </w:tcBorders>
          </w:tcPr>
          <w:p w:rsidRPr="009D11F7" w:rsidR="00CD6A61" w:rsidP="00CD6A61" w:rsidRDefault="00CD6A61" w14:paraId="5D258B9B" wp14:textId="77777777">
            <w:pPr>
              <w:pStyle w:val="TableText1"/>
              <w:keepNext/>
              <w:keepLines/>
              <w:spacing w:before="40" w:after="40"/>
              <w:rPr>
                <w:rStyle w:val="ModernTableText"/>
                <w:rFonts w:cs="Arial"/>
                <w:bCs/>
                <w:color w:val="000000"/>
                <w:szCs w:val="17"/>
              </w:rPr>
            </w:pPr>
            <w:r w:rsidRPr="009D11F7">
              <w:rPr>
                <w:rStyle w:val="ModernTableText"/>
                <w:rFonts w:cs="Arial"/>
                <w:bCs/>
                <w:color w:val="000000"/>
                <w:szCs w:val="17"/>
              </w:rPr>
              <w:t>The line of business code and description.</w:t>
            </w:r>
          </w:p>
        </w:tc>
        <w:tc>
          <w:tcPr>
            <w:tcW w:w="1643" w:type="pct"/>
            <w:gridSpan w:val="2"/>
            <w:tcBorders>
              <w:top w:val="single" w:color="616161" w:sz="2" w:space="0"/>
              <w:bottom w:val="single" w:color="616161" w:sz="2" w:space="0"/>
            </w:tcBorders>
          </w:tcPr>
          <w:p w:rsidRPr="009D11F7" w:rsidR="00CD6A61" w:rsidP="00CD6A61" w:rsidRDefault="00CD6A61" w14:paraId="788D30C1" wp14:textId="77777777">
            <w:pPr>
              <w:pStyle w:val="TableText1"/>
              <w:keepNext/>
              <w:keepLines/>
              <w:spacing w:before="40" w:after="40"/>
              <w:rPr>
                <w:rStyle w:val="ModernTableText"/>
                <w:bCs/>
              </w:rPr>
            </w:pPr>
            <w:r w:rsidRPr="009D11F7">
              <w:rPr>
                <w:rStyle w:val="ModernTableText"/>
                <w:rFonts w:cs="Arial"/>
                <w:bCs/>
                <w:color w:val="000000"/>
                <w:szCs w:val="17"/>
              </w:rPr>
              <w:t>Using R-VV-DOMAIN-NAM = ‘R-LOB-CD’, join to R-VV-TB.R-VV-CD using A-HDR-TB.R-LOB-CD to get the short description.</w:t>
            </w:r>
          </w:p>
        </w:tc>
      </w:tr>
      <w:tr xmlns:wp14="http://schemas.microsoft.com/office/word/2010/wordml" w:rsidR="00CD6A61" w:rsidTr="008779DA" w14:paraId="534C27D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2" w:type="pct"/>
            <w:gridSpan w:val="3"/>
            <w:tcBorders>
              <w:top w:val="single" w:color="616161" w:sz="2" w:space="0"/>
              <w:bottom w:val="single" w:color="616161" w:sz="2" w:space="0"/>
            </w:tcBorders>
          </w:tcPr>
          <w:p w:rsidRPr="009D11F7" w:rsidR="00CD6A61" w:rsidP="00CD6A61" w:rsidRDefault="00CD6A61" w14:paraId="79429CB1" wp14:textId="77777777">
            <w:pPr>
              <w:pStyle w:val="TableColorful2"/>
              <w:keepNext/>
              <w:keepLines/>
              <w:spacing w:before="40" w:after="40"/>
              <w:rPr>
                <w:rStyle w:val="ModernTableText"/>
                <w:bCs/>
                <w:spacing w:val="-2"/>
              </w:rPr>
            </w:pPr>
            <w:r w:rsidRPr="009D11F7">
              <w:rPr>
                <w:rStyle w:val="ModernTableText"/>
                <w:rFonts w:cs="Arial"/>
                <w:bCs/>
                <w:color w:val="000000"/>
                <w:spacing w:val="-2"/>
                <w:szCs w:val="17"/>
              </w:rPr>
              <w:t>As of:  MM/DD/CCYY</w:t>
            </w:r>
          </w:p>
        </w:tc>
        <w:tc>
          <w:tcPr>
            <w:tcW w:w="1645" w:type="pct"/>
            <w:gridSpan w:val="3"/>
            <w:tcBorders>
              <w:top w:val="single" w:color="616161" w:sz="2" w:space="0"/>
              <w:bottom w:val="single" w:color="616161" w:sz="2" w:space="0"/>
            </w:tcBorders>
            <w:vAlign w:val="center"/>
          </w:tcPr>
          <w:p w:rsidRPr="009D11F7" w:rsidR="00CD6A61" w:rsidP="00CD6A61" w:rsidRDefault="00CD6A61" w14:paraId="3A1A30A6" wp14:textId="77777777">
            <w:pPr>
              <w:pStyle w:val="TableColorful2"/>
              <w:keepNext/>
              <w:keepLines/>
              <w:spacing w:before="40" w:after="40"/>
              <w:rPr>
                <w:rStyle w:val="ModernTableText"/>
                <w:bCs/>
                <w:spacing w:val="-2"/>
              </w:rPr>
            </w:pPr>
            <w:r w:rsidRPr="009D11F7">
              <w:rPr>
                <w:rStyle w:val="ModernTableText"/>
                <w:rFonts w:cs="Arial"/>
                <w:bCs/>
                <w:color w:val="000000"/>
                <w:spacing w:val="-2"/>
                <w:szCs w:val="17"/>
              </w:rPr>
              <w:t>Page Heading.</w:t>
            </w:r>
          </w:p>
        </w:tc>
        <w:tc>
          <w:tcPr>
            <w:tcW w:w="1643" w:type="pct"/>
            <w:gridSpan w:val="2"/>
            <w:tcBorders>
              <w:top w:val="single" w:color="616161" w:sz="2" w:space="0"/>
              <w:bottom w:val="single" w:color="616161" w:sz="2" w:space="0"/>
            </w:tcBorders>
            <w:vAlign w:val="center"/>
          </w:tcPr>
          <w:p w:rsidRPr="009D11F7" w:rsidR="00CD6A61" w:rsidP="00CD6A61" w:rsidRDefault="00CD6A61" w14:paraId="564368DD" wp14:textId="77777777">
            <w:pPr>
              <w:pStyle w:val="TableColorful2"/>
              <w:keepNext/>
              <w:keepLines/>
              <w:spacing w:before="40" w:after="40"/>
              <w:rPr>
                <w:rStyle w:val="ModernTableText"/>
                <w:bCs/>
                <w:spacing w:val="-2"/>
              </w:rPr>
            </w:pPr>
            <w:r w:rsidRPr="009D11F7">
              <w:rPr>
                <w:rStyle w:val="ModernTableText"/>
                <w:bCs/>
                <w:color w:val="000000"/>
                <w:spacing w:val="-2"/>
              </w:rPr>
              <w:t>As of daily reporting date.</w:t>
            </w:r>
          </w:p>
        </w:tc>
      </w:tr>
      <w:tr xmlns:wp14="http://schemas.microsoft.com/office/word/2010/wordml" w:rsidR="00CD6A61" w14:paraId="7F7C613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2" w:type="pct"/>
            <w:gridSpan w:val="3"/>
            <w:tcBorders>
              <w:top w:val="single" w:color="616161" w:sz="2" w:space="0"/>
              <w:bottom w:val="single" w:color="616161" w:sz="2" w:space="0"/>
            </w:tcBorders>
          </w:tcPr>
          <w:p w:rsidRPr="009D11F7" w:rsidR="00CD6A61" w:rsidP="00CD6A61" w:rsidRDefault="00CD6A61" w14:paraId="387538A0" wp14:textId="77777777">
            <w:pPr>
              <w:pStyle w:val="TableColorful2"/>
              <w:keepNext/>
              <w:keepLines/>
              <w:spacing w:before="40" w:after="40"/>
              <w:rPr>
                <w:rStyle w:val="ModernTableText"/>
                <w:spacing w:val="-2"/>
              </w:rPr>
            </w:pPr>
            <w:r w:rsidRPr="009D11F7">
              <w:rPr>
                <w:rStyle w:val="ModernTableText"/>
                <w:rFonts w:cs="Arial"/>
                <w:bCs/>
                <w:color w:val="000000"/>
                <w:spacing w:val="-2"/>
                <w:szCs w:val="17"/>
              </w:rPr>
              <w:t>Total SA Line Items</w:t>
            </w:r>
          </w:p>
        </w:tc>
        <w:tc>
          <w:tcPr>
            <w:tcW w:w="1645" w:type="pct"/>
            <w:gridSpan w:val="3"/>
            <w:tcBorders>
              <w:top w:val="single" w:color="616161" w:sz="2" w:space="0"/>
              <w:bottom w:val="single" w:color="616161" w:sz="2" w:space="0"/>
            </w:tcBorders>
            <w:vAlign w:val="center"/>
          </w:tcPr>
          <w:p w:rsidRPr="009D11F7" w:rsidR="00CD6A61" w:rsidP="00CD6A61" w:rsidRDefault="00CD6A61" w14:paraId="2DF800DB" wp14:textId="77777777">
            <w:pPr>
              <w:pStyle w:val="TableColorful2"/>
              <w:keepNext/>
              <w:keepLines/>
              <w:spacing w:before="40" w:after="40"/>
              <w:rPr>
                <w:rStyle w:val="ModernTableText"/>
                <w:bCs/>
                <w:spacing w:val="-2"/>
              </w:rPr>
            </w:pPr>
            <w:r w:rsidRPr="009D11F7">
              <w:rPr>
                <w:rStyle w:val="ModernTableText"/>
                <w:rFonts w:cs="Arial"/>
                <w:bCs/>
                <w:color w:val="000000"/>
                <w:spacing w:val="-2"/>
                <w:szCs w:val="17"/>
              </w:rPr>
              <w:t>Total SA Line Items</w:t>
            </w:r>
          </w:p>
        </w:tc>
        <w:tc>
          <w:tcPr>
            <w:tcW w:w="1643" w:type="pct"/>
            <w:gridSpan w:val="2"/>
            <w:tcBorders>
              <w:top w:val="single" w:color="616161" w:sz="2" w:space="0"/>
              <w:bottom w:val="single" w:color="616161" w:sz="2" w:space="0"/>
            </w:tcBorders>
            <w:vAlign w:val="center"/>
          </w:tcPr>
          <w:p w:rsidRPr="009D11F7" w:rsidR="00CD6A61" w:rsidP="00CD6A61" w:rsidRDefault="00CD6A61" w14:paraId="3E1AE09E" wp14:textId="77777777">
            <w:pPr>
              <w:pStyle w:val="TableColorful2"/>
              <w:keepNext/>
              <w:keepLines/>
              <w:spacing w:before="40" w:after="40"/>
              <w:rPr>
                <w:rStyle w:val="ModernTableText"/>
                <w:bCs/>
                <w:spacing w:val="-2"/>
              </w:rPr>
            </w:pPr>
            <w:r w:rsidRPr="009D11F7">
              <w:rPr>
                <w:rStyle w:val="ModernTableText"/>
                <w:rFonts w:cs="Arial"/>
                <w:bCs/>
                <w:color w:val="000000"/>
                <w:spacing w:val="-2"/>
                <w:szCs w:val="17"/>
              </w:rPr>
              <w:t>Count A-DTL-TB.A-LI-NUM.</w:t>
            </w:r>
          </w:p>
        </w:tc>
      </w:tr>
      <w:tr xmlns:wp14="http://schemas.microsoft.com/office/word/2010/wordml" w:rsidR="00CD6A61" w:rsidTr="008779DA" w14:paraId="6A1A5F6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2" w:type="pct"/>
            <w:gridSpan w:val="3"/>
            <w:tcBorders>
              <w:top w:val="single" w:color="616161" w:sz="2" w:space="0"/>
              <w:bottom w:val="single" w:color="616161" w:sz="2" w:space="0"/>
            </w:tcBorders>
          </w:tcPr>
          <w:p w:rsidRPr="009D11F7" w:rsidR="00CD6A61" w:rsidP="00CD6A61" w:rsidRDefault="00CD6A61" w14:paraId="2C61A26E" wp14:textId="77777777">
            <w:pPr>
              <w:pStyle w:val="TableColorful2"/>
              <w:keepNext/>
              <w:keepLines/>
              <w:spacing w:before="40" w:after="40"/>
              <w:rPr>
                <w:rStyle w:val="ModernTableText"/>
                <w:spacing w:val="-2"/>
              </w:rPr>
            </w:pPr>
            <w:r w:rsidRPr="009D11F7">
              <w:rPr>
                <w:rStyle w:val="ModernTableText"/>
                <w:rFonts w:cs="Arial"/>
                <w:bCs/>
                <w:color w:val="000000"/>
                <w:spacing w:val="-2"/>
                <w:szCs w:val="17"/>
              </w:rPr>
              <w:t>SA Ty Cd – Desc / Total SA Line Items</w:t>
            </w:r>
          </w:p>
        </w:tc>
        <w:tc>
          <w:tcPr>
            <w:tcW w:w="1645" w:type="pct"/>
            <w:gridSpan w:val="3"/>
            <w:tcBorders>
              <w:top w:val="single" w:color="616161" w:sz="2" w:space="0"/>
              <w:bottom w:val="single" w:color="616161" w:sz="2" w:space="0"/>
            </w:tcBorders>
          </w:tcPr>
          <w:p w:rsidRPr="009D11F7" w:rsidR="00CD6A61" w:rsidP="00CD6A61" w:rsidRDefault="00CD6A61" w14:paraId="51C543DB" wp14:textId="77777777">
            <w:pPr>
              <w:pStyle w:val="TableColorful2"/>
              <w:keepNext/>
              <w:keepLines/>
              <w:spacing w:before="40" w:after="40"/>
              <w:rPr>
                <w:rStyle w:val="ModernTableText"/>
                <w:bCs/>
                <w:spacing w:val="-2"/>
              </w:rPr>
            </w:pPr>
            <w:r w:rsidRPr="009D11F7">
              <w:rPr>
                <w:rStyle w:val="ModernTableText"/>
                <w:rFonts w:cs="Arial"/>
                <w:bCs/>
                <w:color w:val="000000"/>
                <w:spacing w:val="-2"/>
                <w:szCs w:val="17"/>
              </w:rPr>
              <w:t>This field displays the SA authorization type code and description.</w:t>
            </w:r>
          </w:p>
        </w:tc>
        <w:tc>
          <w:tcPr>
            <w:tcW w:w="1643" w:type="pct"/>
            <w:gridSpan w:val="2"/>
            <w:tcBorders>
              <w:top w:val="single" w:color="616161" w:sz="2" w:space="0"/>
              <w:bottom w:val="single" w:color="616161" w:sz="2" w:space="0"/>
            </w:tcBorders>
          </w:tcPr>
          <w:p w:rsidRPr="009D11F7" w:rsidR="00CD6A61" w:rsidP="00CD6A61" w:rsidRDefault="00CD6A61" w14:paraId="763F0485" wp14:textId="77777777">
            <w:pPr>
              <w:pStyle w:val="TableColorful2"/>
              <w:keepNext/>
              <w:keepLines/>
              <w:spacing w:before="40" w:after="40"/>
              <w:rPr>
                <w:rStyle w:val="ModernTableText"/>
                <w:rFonts w:cs="Arial"/>
                <w:bCs/>
                <w:color w:val="000000"/>
                <w:spacing w:val="-2"/>
                <w:szCs w:val="17"/>
              </w:rPr>
            </w:pPr>
            <w:r w:rsidRPr="009D11F7">
              <w:rPr>
                <w:rStyle w:val="ModernTableText"/>
                <w:rFonts w:cs="Arial"/>
                <w:bCs/>
                <w:color w:val="000000"/>
                <w:spacing w:val="-2"/>
                <w:szCs w:val="17"/>
              </w:rPr>
              <w:t>Using R-VV-DOMAIN-NAM = ‘A-TY-CD’, join to R-VV-TB.R-VV-CD using A-DTL-TB.A-TY-CD to get the short description.</w:t>
            </w:r>
          </w:p>
          <w:p w:rsidRPr="009D11F7" w:rsidR="00CD6A61" w:rsidP="00CD6A61" w:rsidRDefault="00CD6A61" w14:paraId="30C9EE6B" wp14:textId="77777777">
            <w:pPr>
              <w:pStyle w:val="TableColorful2"/>
              <w:keepNext/>
              <w:keepLines/>
              <w:spacing w:before="40" w:after="40"/>
              <w:rPr>
                <w:rStyle w:val="ModernTableText"/>
                <w:rFonts w:cs="Arial"/>
                <w:bCs/>
                <w:color w:val="000000"/>
                <w:spacing w:val="-2"/>
                <w:szCs w:val="17"/>
              </w:rPr>
            </w:pPr>
          </w:p>
          <w:p w:rsidRPr="009D11F7" w:rsidR="00CD6A61" w:rsidP="00CD6A61" w:rsidRDefault="00CD6A61" w14:paraId="149DACD5" wp14:textId="77777777">
            <w:pPr>
              <w:pStyle w:val="TableColorful2"/>
              <w:keepNext/>
              <w:keepLines/>
              <w:spacing w:before="40" w:after="40"/>
              <w:rPr>
                <w:rStyle w:val="ModernTableText"/>
                <w:bCs/>
                <w:spacing w:val="-2"/>
              </w:rPr>
            </w:pPr>
            <w:r w:rsidRPr="009D11F7">
              <w:rPr>
                <w:rStyle w:val="ModernTableText"/>
                <w:rFonts w:cs="Arial"/>
                <w:bCs/>
                <w:color w:val="000000"/>
                <w:spacing w:val="-2"/>
                <w:szCs w:val="17"/>
              </w:rPr>
              <w:t>Total:  Count A-DTL-TB.A-LI-NUM by A-DTL-TB.A-TY-CD</w:t>
            </w:r>
          </w:p>
        </w:tc>
      </w:tr>
      <w:tr xmlns:wp14="http://schemas.microsoft.com/office/word/2010/wordml" w:rsidR="00CD6A61" w14:paraId="55F707E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2" w:type="pct"/>
            <w:gridSpan w:val="3"/>
            <w:tcBorders>
              <w:top w:val="single" w:color="616161" w:sz="2" w:space="0"/>
              <w:bottom w:val="single" w:color="616161" w:sz="2" w:space="0"/>
            </w:tcBorders>
          </w:tcPr>
          <w:p w:rsidRPr="009D11F7" w:rsidR="00CD6A61" w:rsidP="00CD6A61" w:rsidRDefault="00CD6A61" w14:paraId="03AF82CC" wp14:textId="77777777">
            <w:pPr>
              <w:pStyle w:val="TableColorful2"/>
              <w:keepNext/>
              <w:keepLines/>
              <w:spacing w:before="40" w:after="40"/>
              <w:rPr>
                <w:rStyle w:val="ModernTableText"/>
                <w:rFonts w:cs="Arial"/>
                <w:bCs/>
                <w:color w:val="000000"/>
                <w:spacing w:val="-2"/>
                <w:szCs w:val="17"/>
              </w:rPr>
            </w:pPr>
            <w:r w:rsidRPr="009D11F7">
              <w:rPr>
                <w:rStyle w:val="ModernTableText"/>
                <w:rFonts w:cs="Arial"/>
                <w:bCs/>
                <w:color w:val="000000"/>
                <w:spacing w:val="-2"/>
                <w:szCs w:val="17"/>
              </w:rPr>
              <w:t>SA LI Cat Svc Cd – Desc / Total SA Line Items</w:t>
            </w:r>
          </w:p>
        </w:tc>
        <w:tc>
          <w:tcPr>
            <w:tcW w:w="1645" w:type="pct"/>
            <w:gridSpan w:val="3"/>
            <w:tcBorders>
              <w:top w:val="single" w:color="616161" w:sz="2" w:space="0"/>
              <w:bottom w:val="single" w:color="616161" w:sz="2" w:space="0"/>
            </w:tcBorders>
          </w:tcPr>
          <w:p w:rsidRPr="009D11F7" w:rsidR="00CD6A61" w:rsidP="00CD6A61" w:rsidRDefault="00CD6A61" w14:paraId="463041B4" wp14:textId="77777777">
            <w:pPr>
              <w:pStyle w:val="TableColorful2"/>
              <w:keepNext/>
              <w:keepLines/>
              <w:spacing w:before="40" w:after="40"/>
              <w:rPr>
                <w:rStyle w:val="ModernTableText"/>
                <w:bCs/>
                <w:spacing w:val="-2"/>
              </w:rPr>
            </w:pPr>
            <w:r w:rsidRPr="009D11F7">
              <w:rPr>
                <w:rStyle w:val="ModernTableText"/>
                <w:rFonts w:cs="Arial"/>
                <w:bCs/>
                <w:color w:val="000000"/>
                <w:spacing w:val="-2"/>
                <w:szCs w:val="17"/>
              </w:rPr>
              <w:t>This field displays the SA category code and description.</w:t>
            </w:r>
          </w:p>
        </w:tc>
        <w:tc>
          <w:tcPr>
            <w:tcW w:w="1643" w:type="pct"/>
            <w:gridSpan w:val="2"/>
            <w:tcBorders>
              <w:top w:val="single" w:color="616161" w:sz="2" w:space="0"/>
              <w:bottom w:val="single" w:color="616161" w:sz="2" w:space="0"/>
            </w:tcBorders>
          </w:tcPr>
          <w:p w:rsidRPr="009D11F7" w:rsidR="00CD6A61" w:rsidP="00CD6A61" w:rsidRDefault="00CD6A61" w14:paraId="3C3A1ECB" wp14:textId="77777777">
            <w:pPr>
              <w:pStyle w:val="TableColorful2"/>
              <w:keepNext/>
              <w:keepLines/>
              <w:spacing w:before="40" w:after="40"/>
              <w:rPr>
                <w:rStyle w:val="ModernTableText"/>
                <w:rFonts w:cs="Arial"/>
                <w:bCs/>
                <w:color w:val="000000"/>
                <w:spacing w:val="-2"/>
                <w:szCs w:val="17"/>
              </w:rPr>
            </w:pPr>
            <w:r w:rsidRPr="009D11F7">
              <w:rPr>
                <w:rStyle w:val="ModernTableText"/>
                <w:rFonts w:cs="Arial"/>
                <w:bCs/>
                <w:color w:val="000000"/>
                <w:spacing w:val="-2"/>
                <w:szCs w:val="17"/>
              </w:rPr>
              <w:t>Using R-VV-DOMAIN-NAM = ‘A-LI-CAT-SVC-CD’, join to R-VV-TB.R-VV-CD using A-DTL-TB.A-LI-CAT-SVC-CD to get the short description.</w:t>
            </w:r>
          </w:p>
          <w:p w:rsidRPr="009D11F7" w:rsidR="00CD6A61" w:rsidP="00CD6A61" w:rsidRDefault="00CD6A61" w14:paraId="493CC4DC" wp14:textId="77777777">
            <w:pPr>
              <w:pStyle w:val="TableColorful2"/>
              <w:keepNext/>
              <w:keepLines/>
              <w:spacing w:before="40" w:after="40"/>
              <w:rPr>
                <w:rStyle w:val="ModernTableText"/>
                <w:rFonts w:cs="Arial"/>
                <w:bCs/>
                <w:color w:val="000000"/>
                <w:spacing w:val="-2"/>
                <w:szCs w:val="17"/>
              </w:rPr>
            </w:pPr>
          </w:p>
          <w:p w:rsidRPr="009D11F7" w:rsidR="00CD6A61" w:rsidP="00CD6A61" w:rsidRDefault="00CD6A61" w14:paraId="4DB8136C" wp14:textId="77777777">
            <w:pPr>
              <w:pStyle w:val="TableColorful2"/>
              <w:keepNext/>
              <w:keepLines/>
              <w:spacing w:before="40" w:after="40"/>
              <w:rPr>
                <w:rStyle w:val="ModernTableText"/>
                <w:bCs/>
                <w:spacing w:val="-2"/>
              </w:rPr>
            </w:pPr>
            <w:r w:rsidRPr="009D11F7">
              <w:rPr>
                <w:rStyle w:val="ModernTableText"/>
                <w:rFonts w:cs="Arial"/>
                <w:bCs/>
                <w:color w:val="000000"/>
                <w:spacing w:val="-2"/>
                <w:szCs w:val="17"/>
              </w:rPr>
              <w:t>Total:  Count A-DTL-TB.A-LI-NUM by A-DTL-TB.A-TY-CD and A-DTL-TB.A-LI-CAT-SVC-CD.</w:t>
            </w:r>
          </w:p>
        </w:tc>
      </w:tr>
      <w:tr xmlns:wp14="http://schemas.microsoft.com/office/word/2010/wordml" w:rsidR="00CE759A" w14:paraId="4B04EB9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3" w:type="pct"/>
          <w:cantSplit/>
          <w:jc w:val="center"/>
        </w:trPr>
        <w:tc>
          <w:tcPr>
            <w:tcW w:w="4997" w:type="pct"/>
            <w:gridSpan w:val="7"/>
            <w:tcBorders>
              <w:top w:val="single" w:color="616161" w:sz="2" w:space="0"/>
              <w:bottom w:val="single" w:color="616161" w:sz="2" w:space="0"/>
            </w:tcBorders>
            <w:shd w:val="clear" w:color="auto" w:fill="191919"/>
          </w:tcPr>
          <w:p w:rsidR="00CE759A" w:rsidP="001B1744" w:rsidRDefault="00CE759A" w14:paraId="68051C9D" wp14:textId="77777777">
            <w:pPr>
              <w:pStyle w:val="TableText1"/>
              <w:keepNext/>
              <w:keepLines/>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CE759A" w14:paraId="204D0E4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3" w:type="pct"/>
          <w:cantSplit/>
          <w:jc w:val="center"/>
        </w:trPr>
        <w:tc>
          <w:tcPr>
            <w:tcW w:w="2561" w:type="pct"/>
            <w:gridSpan w:val="5"/>
            <w:tcBorders>
              <w:top w:val="single" w:color="616161" w:sz="2" w:space="0"/>
              <w:bottom w:val="single" w:color="616161" w:sz="2" w:space="0"/>
            </w:tcBorders>
          </w:tcPr>
          <w:p w:rsidRPr="009D11F7" w:rsidR="00CE759A" w:rsidP="001B1744" w:rsidRDefault="00CE759A" w14:paraId="72EBD0C7" wp14:textId="77777777">
            <w:pPr>
              <w:pStyle w:val="TableText1"/>
              <w:keepNext/>
              <w:keepLines/>
              <w:spacing w:before="40" w:after="40"/>
              <w:jc w:val="center"/>
              <w:rPr>
                <w:rStyle w:val="ModernTableText"/>
                <w:rFonts w:cs="Arial"/>
                <w:b/>
                <w:szCs w:val="17"/>
              </w:rPr>
            </w:pPr>
            <w:r w:rsidRPr="009D11F7">
              <w:rPr>
                <w:rStyle w:val="ModernTableText"/>
                <w:rFonts w:cs="Arial"/>
                <w:b/>
                <w:szCs w:val="17"/>
              </w:rPr>
              <w:t>Chart Title</w:t>
            </w:r>
          </w:p>
        </w:tc>
        <w:tc>
          <w:tcPr>
            <w:tcW w:w="2436" w:type="pct"/>
            <w:gridSpan w:val="2"/>
            <w:tcBorders>
              <w:top w:val="single" w:color="616161" w:sz="2" w:space="0"/>
              <w:bottom w:val="single" w:color="616161" w:sz="2" w:space="0"/>
            </w:tcBorders>
          </w:tcPr>
          <w:p w:rsidRPr="009D11F7" w:rsidR="00CE759A" w:rsidP="001B1744" w:rsidRDefault="00CE759A" w14:paraId="57062ED0" wp14:textId="77777777">
            <w:pPr>
              <w:pStyle w:val="TableText1"/>
              <w:keepNext/>
              <w:keepLines/>
              <w:spacing w:before="40" w:after="40"/>
              <w:jc w:val="center"/>
              <w:rPr>
                <w:rStyle w:val="ModernTableText"/>
                <w:rFonts w:cs="Arial"/>
                <w:b/>
                <w:noProof/>
                <w:szCs w:val="17"/>
              </w:rPr>
            </w:pPr>
            <w:r w:rsidRPr="009D11F7">
              <w:rPr>
                <w:rStyle w:val="ModernTableText"/>
                <w:rFonts w:cs="Arial"/>
                <w:b/>
                <w:noProof/>
                <w:szCs w:val="17"/>
              </w:rPr>
              <w:t>Chart Sub-title</w:t>
            </w:r>
          </w:p>
        </w:tc>
      </w:tr>
      <w:tr xmlns:wp14="http://schemas.microsoft.com/office/word/2010/wordml" w:rsidR="00CE759A" w14:paraId="385418A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3" w:type="pct"/>
          <w:cantSplit/>
          <w:jc w:val="center"/>
        </w:trPr>
        <w:tc>
          <w:tcPr>
            <w:tcW w:w="2561" w:type="pct"/>
            <w:gridSpan w:val="5"/>
            <w:tcBorders>
              <w:top w:val="single" w:color="616161" w:sz="2" w:space="0"/>
              <w:right w:val="single" w:color="616161" w:sz="2" w:space="0"/>
            </w:tcBorders>
          </w:tcPr>
          <w:p w:rsidRPr="009D11F7" w:rsidR="00CE759A" w:rsidP="001B1744" w:rsidRDefault="00CE759A" w14:paraId="2165E13E" wp14:textId="77777777">
            <w:pPr>
              <w:pStyle w:val="TableText1"/>
              <w:keepNext/>
              <w:keepLines/>
              <w:spacing w:before="40" w:after="40"/>
              <w:rPr>
                <w:rStyle w:val="ModernTableText"/>
                <w:rFonts w:cs="Arial"/>
                <w:color w:val="000000"/>
                <w:szCs w:val="17"/>
              </w:rPr>
            </w:pPr>
            <w:r w:rsidRPr="009D11F7">
              <w:rPr>
                <w:rStyle w:val="ModernTableText"/>
                <w:rFonts w:cs="Arial"/>
                <w:color w:val="000000"/>
                <w:szCs w:val="17"/>
              </w:rPr>
              <w:t>N/A</w:t>
            </w:r>
          </w:p>
        </w:tc>
        <w:tc>
          <w:tcPr>
            <w:tcW w:w="2436" w:type="pct"/>
            <w:gridSpan w:val="2"/>
            <w:tcBorders>
              <w:top w:val="single" w:color="616161" w:sz="2" w:space="0"/>
              <w:right w:val="single" w:color="616161" w:sz="2" w:space="0"/>
            </w:tcBorders>
          </w:tcPr>
          <w:p w:rsidRPr="009D11F7" w:rsidR="00CE759A" w:rsidP="001B1744" w:rsidRDefault="00CE759A" w14:paraId="75826B4E" wp14:textId="77777777">
            <w:pPr>
              <w:pStyle w:val="TableText1"/>
              <w:keepNext/>
              <w:keepLines/>
              <w:spacing w:before="40" w:after="40"/>
              <w:rPr>
                <w:rStyle w:val="ModernTableText"/>
                <w:rFonts w:cs="Arial"/>
                <w:color w:val="000000"/>
                <w:szCs w:val="17"/>
              </w:rPr>
            </w:pPr>
            <w:r w:rsidRPr="009D11F7">
              <w:rPr>
                <w:rStyle w:val="ModernTableText"/>
                <w:rFonts w:cs="Arial"/>
                <w:color w:val="000000"/>
                <w:szCs w:val="17"/>
              </w:rPr>
              <w:t>N/A</w:t>
            </w:r>
          </w:p>
        </w:tc>
      </w:tr>
    </w:tbl>
    <w:p xmlns:wp14="http://schemas.microsoft.com/office/word/2010/wordml" w:rsidR="002F2B36" w:rsidRDefault="002F2B36" w14:paraId="7FCE7B08" wp14:textId="77777777"/>
    <w:p xmlns:wp14="http://schemas.microsoft.com/office/word/2010/wordml" w:rsidR="00307C3D" w:rsidRDefault="002F2B36" w14:paraId="3F1571C5" wp14:textId="77777777">
      <w: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941"/>
        <w:gridCol w:w="2294"/>
        <w:gridCol w:w="691"/>
        <w:gridCol w:w="2447"/>
        <w:gridCol w:w="1416"/>
        <w:gridCol w:w="872"/>
        <w:gridCol w:w="1408"/>
        <w:gridCol w:w="3316"/>
        <w:gridCol w:w="9"/>
      </w:tblGrid>
      <w:tr xmlns:wp14="http://schemas.microsoft.com/office/word/2010/wordml" w:rsidR="00CE759A" w14:paraId="2B190BC2" wp14:textId="77777777">
        <w:tblPrEx>
          <w:tblCellMar>
            <w:top w:w="0" w:type="dxa"/>
            <w:bottom w:w="0" w:type="dxa"/>
          </w:tblCellMar>
        </w:tblPrEx>
        <w:trPr>
          <w:gridAfter w:val="1"/>
          <w:wAfter w:w="3" w:type="pct"/>
          <w:cantSplit/>
          <w:tblHeader/>
          <w:jc w:val="center"/>
        </w:trPr>
        <w:tc>
          <w:tcPr>
            <w:tcW w:w="4997" w:type="pct"/>
            <w:gridSpan w:val="8"/>
            <w:tcBorders>
              <w:top w:val="single" w:color="616161" w:sz="2" w:space="0"/>
              <w:bottom w:val="single" w:color="616161" w:sz="2" w:space="0"/>
            </w:tcBorders>
            <w:shd w:val="clear" w:color="auto" w:fill="191919"/>
          </w:tcPr>
          <w:p w:rsidR="00CE759A" w:rsidRDefault="00CE759A" w14:paraId="55E7368B"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Body</w:t>
            </w:r>
          </w:p>
        </w:tc>
      </w:tr>
      <w:tr xmlns:wp14="http://schemas.microsoft.com/office/word/2010/wordml" w:rsidR="00CE759A" w14:paraId="5C304133" wp14:textId="77777777">
        <w:tblPrEx>
          <w:tblCellMar>
            <w:top w:w="0" w:type="dxa"/>
            <w:bottom w:w="0" w:type="dxa"/>
          </w:tblCellMar>
        </w:tblPrEx>
        <w:trPr>
          <w:gridAfter w:val="1"/>
          <w:wAfter w:w="3" w:type="pct"/>
          <w:cantSplit/>
          <w:tblHeader/>
          <w:jc w:val="center"/>
        </w:trPr>
        <w:tc>
          <w:tcPr>
            <w:tcW w:w="674" w:type="pct"/>
            <w:tcBorders>
              <w:top w:val="single" w:color="616161" w:sz="2" w:space="0"/>
            </w:tcBorders>
          </w:tcPr>
          <w:p w:rsidRPr="00205D93" w:rsidR="00CE759A" w:rsidRDefault="00CE759A" w14:paraId="47232C40" wp14:textId="77777777">
            <w:pPr>
              <w:pStyle w:val="TableText1"/>
              <w:spacing w:before="40" w:after="40"/>
              <w:jc w:val="center"/>
              <w:rPr>
                <w:rStyle w:val="ModernTableText"/>
                <w:rFonts w:cs="Arial"/>
                <w:b/>
                <w:szCs w:val="17"/>
              </w:rPr>
            </w:pPr>
            <w:r w:rsidRPr="00205D93">
              <w:rPr>
                <w:rStyle w:val="ModernTableText"/>
                <w:rFonts w:cs="Arial"/>
                <w:b/>
                <w:szCs w:val="17"/>
              </w:rPr>
              <w:t>Field Type</w:t>
            </w:r>
          </w:p>
        </w:tc>
        <w:tc>
          <w:tcPr>
            <w:tcW w:w="797" w:type="pct"/>
            <w:tcBorders>
              <w:top w:val="single" w:color="616161" w:sz="2" w:space="0"/>
            </w:tcBorders>
            <w:vAlign w:val="center"/>
          </w:tcPr>
          <w:p w:rsidRPr="00205D93" w:rsidR="00CE759A" w:rsidRDefault="00CE759A" w14:paraId="4929FB27" wp14:textId="77777777">
            <w:pPr>
              <w:pStyle w:val="TableHeading"/>
              <w:spacing w:before="40" w:after="40"/>
              <w:jc w:val="center"/>
              <w:rPr>
                <w:rStyle w:val="ModernTableText"/>
                <w:rFonts w:cs="Arial"/>
                <w:szCs w:val="17"/>
              </w:rPr>
            </w:pPr>
            <w:r w:rsidRPr="00205D93">
              <w:rPr>
                <w:rStyle w:val="ModernTableText"/>
                <w:rFonts w:cs="Arial"/>
                <w:szCs w:val="17"/>
              </w:rPr>
              <w:t>Business Label</w:t>
            </w:r>
          </w:p>
        </w:tc>
        <w:tc>
          <w:tcPr>
            <w:tcW w:w="1090" w:type="pct"/>
            <w:gridSpan w:val="2"/>
            <w:tcBorders>
              <w:top w:val="single" w:color="616161" w:sz="2" w:space="0"/>
            </w:tcBorders>
            <w:vAlign w:val="center"/>
          </w:tcPr>
          <w:p w:rsidRPr="00205D93" w:rsidR="00CE759A" w:rsidRDefault="00CE759A" w14:paraId="7D985F5F" wp14:textId="77777777">
            <w:pPr>
              <w:pStyle w:val="TableText1"/>
              <w:spacing w:before="40" w:after="40"/>
              <w:jc w:val="center"/>
              <w:rPr>
                <w:rStyle w:val="ModernTableText"/>
                <w:rFonts w:cs="Arial"/>
                <w:b/>
                <w:noProof/>
                <w:szCs w:val="17"/>
              </w:rPr>
            </w:pPr>
            <w:r w:rsidRPr="00205D93">
              <w:rPr>
                <w:rStyle w:val="ModernTableText"/>
                <w:rFonts w:cs="Arial"/>
                <w:b/>
                <w:noProof/>
                <w:szCs w:val="17"/>
              </w:rPr>
              <w:t>Field Description</w:t>
            </w:r>
          </w:p>
        </w:tc>
        <w:tc>
          <w:tcPr>
            <w:tcW w:w="492" w:type="pct"/>
            <w:tcBorders>
              <w:top w:val="single" w:color="616161" w:sz="2" w:space="0"/>
            </w:tcBorders>
            <w:vAlign w:val="center"/>
          </w:tcPr>
          <w:p w:rsidRPr="00205D93" w:rsidR="00CE759A" w:rsidRDefault="00CE759A" w14:paraId="6A7B57D7" wp14:textId="77777777">
            <w:pPr>
              <w:pStyle w:val="TableText1"/>
              <w:spacing w:before="40" w:after="40"/>
              <w:jc w:val="center"/>
              <w:rPr>
                <w:rStyle w:val="ModernTableText"/>
                <w:rFonts w:cs="Arial"/>
                <w:b/>
                <w:noProof/>
                <w:szCs w:val="17"/>
              </w:rPr>
            </w:pPr>
            <w:r w:rsidRPr="00205D93">
              <w:rPr>
                <w:rStyle w:val="ModernTableText"/>
                <w:rFonts w:cs="Arial"/>
                <w:b/>
                <w:noProof/>
                <w:szCs w:val="17"/>
              </w:rPr>
              <w:t>Source Table</w:t>
            </w:r>
          </w:p>
        </w:tc>
        <w:tc>
          <w:tcPr>
            <w:tcW w:w="792" w:type="pct"/>
            <w:gridSpan w:val="2"/>
            <w:tcBorders>
              <w:top w:val="single" w:color="616161" w:sz="2" w:space="0"/>
            </w:tcBorders>
            <w:vAlign w:val="center"/>
          </w:tcPr>
          <w:p w:rsidRPr="00205D93" w:rsidR="00CE759A" w:rsidRDefault="00CE759A" w14:paraId="6B720A45" wp14:textId="77777777">
            <w:pPr>
              <w:pStyle w:val="TableText1"/>
              <w:spacing w:before="40" w:after="40"/>
              <w:jc w:val="center"/>
              <w:rPr>
                <w:rStyle w:val="ModernTableText"/>
                <w:rFonts w:cs="Arial"/>
                <w:b/>
                <w:noProof/>
                <w:szCs w:val="17"/>
              </w:rPr>
            </w:pPr>
            <w:r w:rsidRPr="00205D93">
              <w:rPr>
                <w:rStyle w:val="ModernTableText"/>
                <w:rFonts w:cs="Arial"/>
                <w:b/>
                <w:noProof/>
                <w:szCs w:val="17"/>
              </w:rPr>
              <w:t>Source Column</w:t>
            </w:r>
          </w:p>
        </w:tc>
        <w:tc>
          <w:tcPr>
            <w:tcW w:w="1152" w:type="pct"/>
            <w:tcBorders>
              <w:top w:val="single" w:color="616161" w:sz="2" w:space="0"/>
            </w:tcBorders>
            <w:vAlign w:val="center"/>
          </w:tcPr>
          <w:p w:rsidRPr="00205D93" w:rsidR="00CE759A" w:rsidRDefault="00CE759A" w14:paraId="00FF077C" wp14:textId="77777777">
            <w:pPr>
              <w:pStyle w:val="TableText1"/>
              <w:spacing w:before="40" w:after="40"/>
              <w:jc w:val="center"/>
              <w:rPr>
                <w:rStyle w:val="ModernTableText"/>
                <w:rFonts w:cs="Arial"/>
                <w:b/>
                <w:noProof/>
                <w:szCs w:val="17"/>
              </w:rPr>
            </w:pPr>
            <w:r w:rsidRPr="00205D93">
              <w:rPr>
                <w:rStyle w:val="ModernTableText"/>
                <w:rFonts w:cs="Arial"/>
                <w:b/>
                <w:noProof/>
                <w:szCs w:val="17"/>
              </w:rPr>
              <w:t>Source Column Processing Rules</w:t>
            </w:r>
          </w:p>
        </w:tc>
      </w:tr>
      <w:tr xmlns:wp14="http://schemas.microsoft.com/office/word/2010/wordml" w:rsidR="00632B10" w:rsidTr="008779DA" w14:paraId="33458EAD" wp14:textId="77777777">
        <w:tblPrEx>
          <w:tblCellMar>
            <w:top w:w="0" w:type="dxa"/>
            <w:bottom w:w="0" w:type="dxa"/>
          </w:tblCellMar>
        </w:tblPrEx>
        <w:trPr>
          <w:gridAfter w:val="1"/>
          <w:wAfter w:w="3" w:type="pct"/>
          <w:cantSplit/>
          <w:jc w:val="center"/>
        </w:trPr>
        <w:tc>
          <w:tcPr>
            <w:tcW w:w="4997" w:type="pct"/>
            <w:gridSpan w:val="8"/>
            <w:tcBorders>
              <w:top w:val="single" w:color="616161" w:sz="2" w:space="0"/>
              <w:bottom w:val="single" w:color="616161" w:sz="2" w:space="0"/>
            </w:tcBorders>
          </w:tcPr>
          <w:p w:rsidRPr="00205D93" w:rsidR="00632B10" w:rsidP="00632B10" w:rsidRDefault="00632B10" w14:paraId="46E7F71A" wp14:textId="77777777">
            <w:pPr>
              <w:pStyle w:val="TableColorful2"/>
              <w:keepNext/>
              <w:keepLines/>
              <w:spacing w:before="40" w:after="40"/>
              <w:rPr>
                <w:rStyle w:val="ModernTableText"/>
                <w:bCs/>
                <w:color w:val="000000"/>
                <w:spacing w:val="-2"/>
                <w:szCs w:val="17"/>
              </w:rPr>
            </w:pPr>
            <w:r w:rsidRPr="00205D93">
              <w:rPr>
                <w:rStyle w:val="ModernTableText"/>
                <w:rFonts w:cs="Arial"/>
                <w:bCs/>
                <w:color w:val="000000"/>
                <w:spacing w:val="-2"/>
                <w:szCs w:val="17"/>
              </w:rPr>
              <w:t>Summary</w:t>
            </w:r>
          </w:p>
        </w:tc>
      </w:tr>
      <w:tr xmlns:wp14="http://schemas.microsoft.com/office/word/2010/wordml" w:rsidR="00632B10" w:rsidTr="008779DA" w14:paraId="4D6B3D36" wp14:textId="77777777">
        <w:tblPrEx>
          <w:tblCellMar>
            <w:top w:w="0" w:type="dxa"/>
            <w:bottom w:w="0" w:type="dxa"/>
          </w:tblCellMar>
        </w:tblPrEx>
        <w:trPr>
          <w:gridAfter w:val="1"/>
          <w:wAfter w:w="3" w:type="pct"/>
          <w:cantSplit/>
          <w:jc w:val="center"/>
        </w:trPr>
        <w:tc>
          <w:tcPr>
            <w:tcW w:w="674" w:type="pct"/>
            <w:tcBorders>
              <w:top w:val="single" w:color="616161" w:sz="2" w:space="0"/>
              <w:bottom w:val="single" w:color="616161" w:sz="2" w:space="0"/>
            </w:tcBorders>
          </w:tcPr>
          <w:p w:rsidRPr="00205D93" w:rsidR="00632B10" w:rsidP="00632B10" w:rsidRDefault="00632B10" w14:paraId="59E60D55" wp14:textId="77777777">
            <w:pPr>
              <w:pStyle w:val="TableColorful2"/>
              <w:keepNext/>
              <w:keepLines/>
              <w:spacing w:before="40" w:after="40"/>
              <w:rPr>
                <w:rStyle w:val="ModernTableText"/>
                <w:bCs/>
                <w:color w:val="000000"/>
                <w:spacing w:val="-2"/>
                <w:szCs w:val="17"/>
              </w:rPr>
            </w:pPr>
            <w:r w:rsidRPr="00205D93">
              <w:rPr>
                <w:rStyle w:val="ModernTableText"/>
                <w:rFonts w:cs="Arial"/>
                <w:bCs/>
                <w:color w:val="000000"/>
                <w:spacing w:val="-2"/>
                <w:szCs w:val="17"/>
              </w:rPr>
              <w:t>Column</w:t>
            </w:r>
          </w:p>
        </w:tc>
        <w:tc>
          <w:tcPr>
            <w:tcW w:w="797" w:type="pct"/>
            <w:tcBorders>
              <w:top w:val="single" w:color="616161" w:sz="2" w:space="0"/>
              <w:bottom w:val="single" w:color="616161" w:sz="2" w:space="0"/>
            </w:tcBorders>
          </w:tcPr>
          <w:p w:rsidRPr="00205D93" w:rsidR="00632B10" w:rsidP="00632B10" w:rsidRDefault="00632B10" w14:paraId="2DD5A042" wp14:textId="77777777">
            <w:pPr>
              <w:pStyle w:val="TableColorful2"/>
              <w:keepNext/>
              <w:keepLines/>
              <w:spacing w:before="40" w:after="40"/>
              <w:rPr>
                <w:rStyle w:val="ModernTableText"/>
                <w:rFonts w:cs="Arial"/>
                <w:bCs/>
                <w:color w:val="000000"/>
                <w:spacing w:val="-2"/>
                <w:szCs w:val="17"/>
              </w:rPr>
            </w:pPr>
            <w:r w:rsidRPr="00205D93">
              <w:rPr>
                <w:rStyle w:val="ModernTableText"/>
                <w:rFonts w:cs="Arial"/>
                <w:bCs/>
                <w:color w:val="000000"/>
                <w:spacing w:val="-2"/>
                <w:szCs w:val="17"/>
              </w:rPr>
              <w:t>SA LI Stat Cd – Desc</w:t>
            </w:r>
          </w:p>
        </w:tc>
        <w:tc>
          <w:tcPr>
            <w:tcW w:w="1090" w:type="pct"/>
            <w:gridSpan w:val="2"/>
            <w:tcBorders>
              <w:top w:val="single" w:color="616161" w:sz="2" w:space="0"/>
              <w:bottom w:val="single" w:color="616161" w:sz="2" w:space="0"/>
            </w:tcBorders>
          </w:tcPr>
          <w:p w:rsidRPr="00205D93" w:rsidR="00632B10" w:rsidP="00632B10" w:rsidRDefault="00632B10" w14:paraId="158DE71C" wp14:textId="77777777">
            <w:pPr>
              <w:pStyle w:val="TableColorful2"/>
              <w:keepNext/>
              <w:keepLines/>
              <w:spacing w:before="40" w:after="40"/>
              <w:rPr>
                <w:rStyle w:val="ModernTableText"/>
                <w:rFonts w:cs="Arial"/>
                <w:bCs/>
                <w:color w:val="000000"/>
                <w:spacing w:val="-2"/>
                <w:szCs w:val="17"/>
              </w:rPr>
            </w:pPr>
            <w:r w:rsidRPr="00205D93">
              <w:rPr>
                <w:rStyle w:val="ModernTableText"/>
                <w:rFonts w:cs="Arial"/>
                <w:bCs/>
                <w:color w:val="000000"/>
                <w:spacing w:val="-2"/>
                <w:szCs w:val="17"/>
              </w:rPr>
              <w:t>This field display the SA Line Item Status code and Description.</w:t>
            </w:r>
          </w:p>
        </w:tc>
        <w:tc>
          <w:tcPr>
            <w:tcW w:w="492" w:type="pct"/>
            <w:tcBorders>
              <w:top w:val="single" w:color="616161" w:sz="2" w:space="0"/>
              <w:bottom w:val="single" w:color="616161" w:sz="2" w:space="0"/>
            </w:tcBorders>
          </w:tcPr>
          <w:p w:rsidRPr="00205D93" w:rsidR="00632B10" w:rsidP="00632B10" w:rsidRDefault="00632B10" w14:paraId="7D32C35F" wp14:textId="77777777">
            <w:pPr>
              <w:pStyle w:val="TableColorful2"/>
              <w:keepNext/>
              <w:keepLines/>
              <w:spacing w:before="40" w:after="40"/>
              <w:rPr>
                <w:rStyle w:val="ModernTableText"/>
                <w:bCs/>
                <w:color w:val="000000"/>
                <w:spacing w:val="-2"/>
                <w:szCs w:val="17"/>
              </w:rPr>
            </w:pPr>
            <w:r w:rsidRPr="00205D93">
              <w:rPr>
                <w:rStyle w:val="ModernTableText"/>
                <w:rFonts w:cs="Arial"/>
                <w:bCs/>
                <w:color w:val="000000"/>
                <w:spacing w:val="-2"/>
                <w:szCs w:val="17"/>
              </w:rPr>
              <w:t>A-DTL-TB</w:t>
            </w:r>
          </w:p>
        </w:tc>
        <w:tc>
          <w:tcPr>
            <w:tcW w:w="792" w:type="pct"/>
            <w:gridSpan w:val="2"/>
            <w:tcBorders>
              <w:top w:val="single" w:color="616161" w:sz="2" w:space="0"/>
              <w:bottom w:val="single" w:color="616161" w:sz="2" w:space="0"/>
            </w:tcBorders>
          </w:tcPr>
          <w:p w:rsidRPr="00205D93" w:rsidR="00632B10" w:rsidP="00632B10" w:rsidRDefault="00632B10" w14:paraId="3BE964B2" wp14:textId="77777777">
            <w:pPr>
              <w:pStyle w:val="TableColorful2"/>
              <w:keepNext/>
              <w:keepLines/>
              <w:spacing w:before="40" w:after="40"/>
              <w:rPr>
                <w:rStyle w:val="ModernTableText"/>
                <w:bCs/>
                <w:color w:val="000000"/>
                <w:spacing w:val="-2"/>
                <w:szCs w:val="17"/>
              </w:rPr>
            </w:pPr>
            <w:r w:rsidRPr="00205D93">
              <w:rPr>
                <w:rStyle w:val="ModernTableText"/>
                <w:rFonts w:cs="Arial"/>
                <w:bCs/>
                <w:color w:val="000000"/>
                <w:spacing w:val="-2"/>
                <w:szCs w:val="17"/>
              </w:rPr>
              <w:t>A-LI-STAT-CD</w:t>
            </w:r>
          </w:p>
        </w:tc>
        <w:tc>
          <w:tcPr>
            <w:tcW w:w="1152" w:type="pct"/>
            <w:tcBorders>
              <w:top w:val="single" w:color="616161" w:sz="2" w:space="0"/>
              <w:bottom w:val="single" w:color="616161" w:sz="2" w:space="0"/>
            </w:tcBorders>
          </w:tcPr>
          <w:p w:rsidRPr="00205D93" w:rsidR="00632B10" w:rsidP="00632B10" w:rsidRDefault="00632B10" w14:paraId="7AA0C583" wp14:textId="77777777">
            <w:pPr>
              <w:pStyle w:val="TableColorful2"/>
              <w:keepNext/>
              <w:keepLines/>
              <w:spacing w:before="40" w:after="40"/>
              <w:rPr>
                <w:rStyle w:val="ModernTableText"/>
                <w:bCs/>
                <w:color w:val="000000"/>
                <w:spacing w:val="-2"/>
                <w:szCs w:val="17"/>
              </w:rPr>
            </w:pPr>
            <w:r w:rsidRPr="00205D93">
              <w:rPr>
                <w:rStyle w:val="ModernTableText"/>
                <w:rFonts w:cs="Arial"/>
                <w:bCs/>
                <w:color w:val="000000"/>
                <w:spacing w:val="-2"/>
                <w:szCs w:val="17"/>
              </w:rPr>
              <w:t>Using R-VV-DOMAIN-NAM = ‘A-LI-STAT-CD’, join to R-VV-TB.R-VV-CD using A-DTL-TB.A-LI-STAT-CD to get the short description.</w:t>
            </w:r>
          </w:p>
        </w:tc>
      </w:tr>
      <w:tr xmlns:wp14="http://schemas.microsoft.com/office/word/2010/wordml" w:rsidR="00632B10" w:rsidTr="008779DA" w14:paraId="0D7A0200" wp14:textId="77777777">
        <w:tblPrEx>
          <w:tblCellMar>
            <w:top w:w="0" w:type="dxa"/>
            <w:bottom w:w="0" w:type="dxa"/>
          </w:tblCellMar>
        </w:tblPrEx>
        <w:trPr>
          <w:gridAfter w:val="1"/>
          <w:wAfter w:w="3" w:type="pct"/>
          <w:cantSplit/>
          <w:jc w:val="center"/>
        </w:trPr>
        <w:tc>
          <w:tcPr>
            <w:tcW w:w="674" w:type="pct"/>
            <w:tcBorders>
              <w:top w:val="single" w:color="616161" w:sz="2" w:space="0"/>
              <w:bottom w:val="single" w:color="616161" w:sz="2" w:space="0"/>
            </w:tcBorders>
          </w:tcPr>
          <w:p w:rsidRPr="00205D93" w:rsidR="00632B10" w:rsidDel="00632B10" w:rsidP="00632B10" w:rsidRDefault="00632B10" w14:paraId="19C221D0" wp14:textId="77777777">
            <w:pPr>
              <w:pStyle w:val="TableColorful2"/>
              <w:keepNext/>
              <w:keepLines/>
              <w:spacing w:before="40" w:after="40"/>
              <w:rPr>
                <w:rStyle w:val="ModernTableText"/>
                <w:bCs/>
                <w:color w:val="000000"/>
                <w:spacing w:val="-2"/>
                <w:szCs w:val="17"/>
              </w:rPr>
            </w:pPr>
            <w:r w:rsidRPr="00205D93">
              <w:rPr>
                <w:rStyle w:val="ModernTableText"/>
                <w:rFonts w:cs="Arial"/>
                <w:bCs/>
                <w:color w:val="000000"/>
                <w:spacing w:val="-2"/>
                <w:szCs w:val="17"/>
              </w:rPr>
              <w:t>Column</w:t>
            </w:r>
          </w:p>
        </w:tc>
        <w:tc>
          <w:tcPr>
            <w:tcW w:w="797" w:type="pct"/>
            <w:tcBorders>
              <w:top w:val="single" w:color="616161" w:sz="2" w:space="0"/>
              <w:bottom w:val="single" w:color="616161" w:sz="2" w:space="0"/>
            </w:tcBorders>
          </w:tcPr>
          <w:p w:rsidRPr="00205D93" w:rsidR="00632B10" w:rsidDel="00632B10" w:rsidP="00632B10" w:rsidRDefault="00632B10" w14:paraId="5389D583" wp14:textId="77777777">
            <w:pPr>
              <w:pStyle w:val="TableColorful2"/>
              <w:keepNext/>
              <w:keepLines/>
              <w:spacing w:before="40" w:after="40"/>
              <w:rPr>
                <w:rStyle w:val="ModernTableText"/>
                <w:rFonts w:cs="Arial"/>
                <w:bCs/>
                <w:color w:val="000000"/>
                <w:spacing w:val="-2"/>
                <w:szCs w:val="17"/>
              </w:rPr>
            </w:pPr>
            <w:r w:rsidRPr="00205D93">
              <w:rPr>
                <w:rStyle w:val="ModernTableText"/>
                <w:rFonts w:cs="Arial"/>
                <w:bCs/>
                <w:color w:val="000000"/>
                <w:spacing w:val="-2"/>
                <w:szCs w:val="17"/>
              </w:rPr>
              <w:t># of SA Line Items</w:t>
            </w:r>
          </w:p>
        </w:tc>
        <w:tc>
          <w:tcPr>
            <w:tcW w:w="1090" w:type="pct"/>
            <w:gridSpan w:val="2"/>
            <w:tcBorders>
              <w:top w:val="single" w:color="616161" w:sz="2" w:space="0"/>
              <w:bottom w:val="single" w:color="616161" w:sz="2" w:space="0"/>
            </w:tcBorders>
          </w:tcPr>
          <w:p w:rsidRPr="00205D93" w:rsidR="00632B10" w:rsidDel="00632B10" w:rsidP="00632B10" w:rsidRDefault="00632B10" w14:paraId="2BB8E8E4" wp14:textId="77777777">
            <w:pPr>
              <w:pStyle w:val="TableColorful2"/>
              <w:keepNext/>
              <w:keepLines/>
              <w:spacing w:before="40" w:after="40"/>
              <w:rPr>
                <w:rStyle w:val="ModernTableText"/>
                <w:rFonts w:cs="Arial"/>
                <w:bCs/>
                <w:color w:val="000000"/>
                <w:spacing w:val="-2"/>
                <w:szCs w:val="17"/>
              </w:rPr>
            </w:pPr>
            <w:r w:rsidRPr="00205D93">
              <w:rPr>
                <w:rStyle w:val="ModernTableText"/>
                <w:rFonts w:cs="Arial"/>
                <w:bCs/>
                <w:color w:val="000000"/>
                <w:spacing w:val="-2"/>
                <w:szCs w:val="17"/>
              </w:rPr>
              <w:t>This field displays the total number of SA line items for the status.</w:t>
            </w:r>
          </w:p>
        </w:tc>
        <w:tc>
          <w:tcPr>
            <w:tcW w:w="492" w:type="pct"/>
            <w:tcBorders>
              <w:top w:val="single" w:color="616161" w:sz="2" w:space="0"/>
              <w:bottom w:val="single" w:color="616161" w:sz="2" w:space="0"/>
            </w:tcBorders>
          </w:tcPr>
          <w:p w:rsidRPr="00205D93" w:rsidR="00632B10" w:rsidP="00632B10" w:rsidRDefault="00632B10" w14:paraId="25CD318A" wp14:textId="77777777">
            <w:pPr>
              <w:pStyle w:val="TableColorful2"/>
              <w:keepNext/>
              <w:keepLines/>
              <w:spacing w:before="40" w:after="40"/>
              <w:rPr>
                <w:rStyle w:val="ModernTableText"/>
                <w:bCs/>
                <w:color w:val="000000"/>
                <w:spacing w:val="-2"/>
                <w:szCs w:val="17"/>
              </w:rPr>
            </w:pPr>
            <w:r w:rsidRPr="00205D93">
              <w:rPr>
                <w:rStyle w:val="ModernTableText"/>
                <w:rFonts w:cs="Arial"/>
                <w:bCs/>
                <w:color w:val="000000"/>
                <w:spacing w:val="-2"/>
                <w:szCs w:val="17"/>
              </w:rPr>
              <w:t>Program Generated</w:t>
            </w:r>
          </w:p>
        </w:tc>
        <w:tc>
          <w:tcPr>
            <w:tcW w:w="792" w:type="pct"/>
            <w:gridSpan w:val="2"/>
            <w:tcBorders>
              <w:top w:val="single" w:color="616161" w:sz="2" w:space="0"/>
              <w:bottom w:val="single" w:color="616161" w:sz="2" w:space="0"/>
            </w:tcBorders>
          </w:tcPr>
          <w:p w:rsidRPr="00205D93" w:rsidR="00632B10" w:rsidP="00632B10" w:rsidRDefault="00632B10" w14:paraId="1C3E8EDD" wp14:textId="77777777">
            <w:pPr>
              <w:pStyle w:val="TableColorful2"/>
              <w:keepNext/>
              <w:keepLines/>
              <w:spacing w:before="40" w:after="40"/>
              <w:rPr>
                <w:rStyle w:val="ModernTableText"/>
                <w:bCs/>
                <w:color w:val="000000"/>
                <w:spacing w:val="-2"/>
                <w:szCs w:val="17"/>
              </w:rPr>
            </w:pPr>
            <w:r w:rsidRPr="00205D93">
              <w:rPr>
                <w:rStyle w:val="ModernTableText"/>
                <w:rFonts w:cs="Arial"/>
                <w:bCs/>
                <w:color w:val="000000"/>
                <w:spacing w:val="-2"/>
                <w:szCs w:val="17"/>
              </w:rPr>
              <w:t>Program Generated</w:t>
            </w:r>
          </w:p>
        </w:tc>
        <w:tc>
          <w:tcPr>
            <w:tcW w:w="1152" w:type="pct"/>
            <w:tcBorders>
              <w:top w:val="single" w:color="616161" w:sz="2" w:space="0"/>
              <w:bottom w:val="single" w:color="616161" w:sz="2" w:space="0"/>
            </w:tcBorders>
          </w:tcPr>
          <w:p w:rsidRPr="00205D93" w:rsidR="00632B10" w:rsidDel="00632B10" w:rsidP="00632B10" w:rsidRDefault="00632B10" w14:paraId="4678DC58" wp14:textId="77777777">
            <w:pPr>
              <w:pStyle w:val="TableColorful2"/>
              <w:keepNext/>
              <w:keepLines/>
              <w:spacing w:before="40" w:after="40"/>
              <w:rPr>
                <w:rStyle w:val="ModernTableText"/>
                <w:bCs/>
                <w:color w:val="000000"/>
                <w:spacing w:val="-2"/>
                <w:szCs w:val="17"/>
              </w:rPr>
            </w:pPr>
            <w:r w:rsidRPr="00205D93">
              <w:rPr>
                <w:rStyle w:val="ModernTableText"/>
                <w:rFonts w:cs="Arial"/>
                <w:bCs/>
                <w:color w:val="000000"/>
                <w:spacing w:val="-2"/>
                <w:szCs w:val="17"/>
              </w:rPr>
              <w:t>Count total  A-DTL-TB.A-LI-NUM</w:t>
            </w:r>
          </w:p>
        </w:tc>
      </w:tr>
      <w:tr xmlns:wp14="http://schemas.microsoft.com/office/word/2010/wordml" w:rsidR="00632B10" w:rsidTr="008779DA" w14:paraId="3C39D6EF" wp14:textId="77777777">
        <w:tblPrEx>
          <w:tblCellMar>
            <w:top w:w="0" w:type="dxa"/>
            <w:bottom w:w="0" w:type="dxa"/>
          </w:tblCellMar>
        </w:tblPrEx>
        <w:trPr>
          <w:gridAfter w:val="1"/>
          <w:wAfter w:w="3" w:type="pct"/>
          <w:cantSplit/>
          <w:jc w:val="center"/>
        </w:trPr>
        <w:tc>
          <w:tcPr>
            <w:tcW w:w="4997" w:type="pct"/>
            <w:gridSpan w:val="8"/>
            <w:tcBorders>
              <w:top w:val="single" w:color="616161" w:sz="2" w:space="0"/>
              <w:bottom w:val="single" w:color="616161" w:sz="2" w:space="0"/>
            </w:tcBorders>
          </w:tcPr>
          <w:p w:rsidRPr="00205D93" w:rsidR="00632B10" w:rsidP="00632B10" w:rsidRDefault="00632B10" w14:paraId="2DA3B5D7" wp14:textId="77777777">
            <w:pPr>
              <w:pStyle w:val="TableColorful2"/>
              <w:keepNext/>
              <w:keepLines/>
              <w:spacing w:before="40" w:after="40"/>
              <w:rPr>
                <w:rStyle w:val="ModernTableText"/>
                <w:bCs/>
                <w:color w:val="000000"/>
                <w:spacing w:val="-2"/>
                <w:szCs w:val="17"/>
              </w:rPr>
            </w:pPr>
            <w:r w:rsidRPr="00205D93">
              <w:rPr>
                <w:rStyle w:val="ModernTableText"/>
                <w:rFonts w:cs="Arial"/>
                <w:bCs/>
                <w:color w:val="000000"/>
                <w:spacing w:val="-2"/>
                <w:szCs w:val="17"/>
              </w:rPr>
              <w:t>Detail</w:t>
            </w:r>
          </w:p>
        </w:tc>
      </w:tr>
      <w:tr xmlns:wp14="http://schemas.microsoft.com/office/word/2010/wordml" w:rsidR="00632B10" w:rsidTr="008779DA" w14:paraId="20AB8084" wp14:textId="77777777">
        <w:tblPrEx>
          <w:tblCellMar>
            <w:top w:w="0" w:type="dxa"/>
            <w:bottom w:w="0" w:type="dxa"/>
          </w:tblCellMar>
        </w:tblPrEx>
        <w:trPr>
          <w:gridAfter w:val="1"/>
          <w:wAfter w:w="3" w:type="pct"/>
          <w:cantSplit/>
          <w:jc w:val="center"/>
        </w:trPr>
        <w:tc>
          <w:tcPr>
            <w:tcW w:w="674" w:type="pct"/>
            <w:tcBorders>
              <w:top w:val="single" w:color="616161" w:sz="2" w:space="0"/>
              <w:bottom w:val="single" w:color="616161" w:sz="2" w:space="0"/>
            </w:tcBorders>
          </w:tcPr>
          <w:p w:rsidRPr="00205D93" w:rsidR="00632B10" w:rsidP="00632B10" w:rsidRDefault="00632B10" w14:paraId="24B492BD" wp14:textId="77777777">
            <w:pPr>
              <w:pStyle w:val="TableColorful2"/>
              <w:keepNext/>
              <w:keepLines/>
              <w:spacing w:before="40" w:after="40"/>
              <w:rPr>
                <w:rStyle w:val="ModernTableText"/>
                <w:bCs/>
                <w:color w:val="000000"/>
                <w:spacing w:val="-2"/>
                <w:szCs w:val="17"/>
              </w:rPr>
            </w:pPr>
            <w:r w:rsidRPr="00205D93">
              <w:rPr>
                <w:rStyle w:val="ModernTableText"/>
                <w:rFonts w:cs="Arial"/>
                <w:bCs/>
                <w:color w:val="000000"/>
                <w:spacing w:val="-2"/>
                <w:szCs w:val="17"/>
              </w:rPr>
              <w:t>Column</w:t>
            </w:r>
          </w:p>
        </w:tc>
        <w:tc>
          <w:tcPr>
            <w:tcW w:w="797" w:type="pct"/>
            <w:tcBorders>
              <w:top w:val="single" w:color="616161" w:sz="2" w:space="0"/>
              <w:bottom w:val="single" w:color="616161" w:sz="2" w:space="0"/>
            </w:tcBorders>
          </w:tcPr>
          <w:p w:rsidRPr="00205D93" w:rsidR="00632B10" w:rsidP="00632B10" w:rsidRDefault="00632B10" w14:paraId="3DBDA63D" wp14:textId="77777777">
            <w:pPr>
              <w:pStyle w:val="TableColorful2"/>
              <w:keepNext/>
              <w:keepLines/>
              <w:spacing w:before="40" w:after="40"/>
              <w:rPr>
                <w:rStyle w:val="ModernTableText"/>
                <w:rFonts w:cs="Arial"/>
                <w:bCs/>
                <w:color w:val="000000"/>
                <w:spacing w:val="-2"/>
                <w:szCs w:val="17"/>
              </w:rPr>
            </w:pPr>
            <w:r w:rsidRPr="00205D93">
              <w:rPr>
                <w:rStyle w:val="ModernTableText"/>
                <w:rFonts w:cs="Arial"/>
                <w:bCs/>
                <w:color w:val="000000"/>
                <w:spacing w:val="-2"/>
                <w:szCs w:val="17"/>
              </w:rPr>
              <w:t>SA LI Stat Cd – Desc</w:t>
            </w:r>
          </w:p>
        </w:tc>
        <w:tc>
          <w:tcPr>
            <w:tcW w:w="1090" w:type="pct"/>
            <w:gridSpan w:val="2"/>
            <w:tcBorders>
              <w:top w:val="single" w:color="616161" w:sz="2" w:space="0"/>
              <w:bottom w:val="single" w:color="616161" w:sz="2" w:space="0"/>
            </w:tcBorders>
          </w:tcPr>
          <w:p w:rsidRPr="00205D93" w:rsidR="00632B10" w:rsidP="00632B10" w:rsidRDefault="00632B10" w14:paraId="4B0CC977" wp14:textId="77777777">
            <w:pPr>
              <w:pStyle w:val="TableColorful2"/>
              <w:keepNext/>
              <w:keepLines/>
              <w:spacing w:before="40" w:after="40"/>
              <w:rPr>
                <w:rStyle w:val="ModernTableText"/>
                <w:rFonts w:cs="Arial"/>
                <w:bCs/>
                <w:color w:val="000000"/>
                <w:spacing w:val="-2"/>
                <w:szCs w:val="17"/>
              </w:rPr>
            </w:pPr>
            <w:r w:rsidRPr="00205D93">
              <w:rPr>
                <w:rStyle w:val="ModernTableText"/>
                <w:rFonts w:cs="Arial"/>
                <w:bCs/>
                <w:color w:val="000000"/>
                <w:spacing w:val="-2"/>
                <w:szCs w:val="17"/>
              </w:rPr>
              <w:t>This field display the SA Line Item Status code and Description.</w:t>
            </w:r>
          </w:p>
        </w:tc>
        <w:tc>
          <w:tcPr>
            <w:tcW w:w="492" w:type="pct"/>
            <w:tcBorders>
              <w:top w:val="single" w:color="616161" w:sz="2" w:space="0"/>
              <w:bottom w:val="single" w:color="616161" w:sz="2" w:space="0"/>
            </w:tcBorders>
          </w:tcPr>
          <w:p w:rsidRPr="00205D93" w:rsidR="00632B10" w:rsidP="00632B10" w:rsidRDefault="00632B10" w14:paraId="58E9C42B" wp14:textId="77777777">
            <w:pPr>
              <w:pStyle w:val="TableColorful2"/>
              <w:keepNext/>
              <w:keepLines/>
              <w:spacing w:before="40" w:after="40"/>
              <w:rPr>
                <w:rStyle w:val="ModernTableText"/>
                <w:bCs/>
                <w:color w:val="000000"/>
                <w:spacing w:val="-2"/>
                <w:szCs w:val="17"/>
              </w:rPr>
            </w:pPr>
            <w:r w:rsidRPr="00205D93">
              <w:rPr>
                <w:rStyle w:val="ModernTableText"/>
                <w:rFonts w:cs="Arial"/>
                <w:bCs/>
                <w:color w:val="000000"/>
                <w:spacing w:val="-2"/>
                <w:szCs w:val="17"/>
              </w:rPr>
              <w:t>A-DTL-TB</w:t>
            </w:r>
          </w:p>
        </w:tc>
        <w:tc>
          <w:tcPr>
            <w:tcW w:w="792" w:type="pct"/>
            <w:gridSpan w:val="2"/>
            <w:tcBorders>
              <w:top w:val="single" w:color="616161" w:sz="2" w:space="0"/>
              <w:bottom w:val="single" w:color="616161" w:sz="2" w:space="0"/>
            </w:tcBorders>
          </w:tcPr>
          <w:p w:rsidRPr="00205D93" w:rsidR="00632B10" w:rsidP="00632B10" w:rsidRDefault="00632B10" w14:paraId="52B48B5F" wp14:textId="77777777">
            <w:pPr>
              <w:pStyle w:val="TableColorful2"/>
              <w:keepNext/>
              <w:keepLines/>
              <w:spacing w:before="40" w:after="40"/>
              <w:rPr>
                <w:rStyle w:val="ModernTableText"/>
                <w:bCs/>
                <w:color w:val="000000"/>
                <w:spacing w:val="-2"/>
                <w:szCs w:val="17"/>
              </w:rPr>
            </w:pPr>
            <w:r w:rsidRPr="00205D93">
              <w:rPr>
                <w:rStyle w:val="ModernTableText"/>
                <w:rFonts w:cs="Arial"/>
                <w:bCs/>
                <w:color w:val="000000"/>
                <w:spacing w:val="-2"/>
                <w:szCs w:val="17"/>
              </w:rPr>
              <w:t>A-LI-STAT-CD</w:t>
            </w:r>
          </w:p>
        </w:tc>
        <w:tc>
          <w:tcPr>
            <w:tcW w:w="1152" w:type="pct"/>
            <w:tcBorders>
              <w:top w:val="single" w:color="616161" w:sz="2" w:space="0"/>
              <w:bottom w:val="single" w:color="616161" w:sz="2" w:space="0"/>
            </w:tcBorders>
          </w:tcPr>
          <w:p w:rsidRPr="00205D93" w:rsidR="00632B10" w:rsidP="00632B10" w:rsidRDefault="00632B10" w14:paraId="6B693C24" wp14:textId="77777777">
            <w:pPr>
              <w:pStyle w:val="TableColorful2"/>
              <w:keepNext/>
              <w:keepLines/>
              <w:spacing w:before="40" w:after="40"/>
              <w:rPr>
                <w:rStyle w:val="ModernTableText"/>
                <w:bCs/>
                <w:color w:val="000000"/>
                <w:spacing w:val="-2"/>
                <w:szCs w:val="17"/>
              </w:rPr>
            </w:pPr>
            <w:r w:rsidRPr="00205D93">
              <w:rPr>
                <w:rStyle w:val="ModernTableText"/>
                <w:rFonts w:cs="Arial"/>
                <w:bCs/>
                <w:color w:val="000000"/>
                <w:spacing w:val="-2"/>
                <w:szCs w:val="17"/>
              </w:rPr>
              <w:t>Using R-VV-DOMAIN-NAM = ‘A-LI-STAT-CD’, join to R-VV-TB.R-VV-CD using A-DTL-TB.A-LI-STAT-CD to get the short description.</w:t>
            </w:r>
          </w:p>
        </w:tc>
      </w:tr>
      <w:tr xmlns:wp14="http://schemas.microsoft.com/office/word/2010/wordml" w:rsidR="00632B10" w:rsidTr="008779DA" w14:paraId="23DDBCA6" wp14:textId="77777777">
        <w:tblPrEx>
          <w:tblCellMar>
            <w:top w:w="0" w:type="dxa"/>
            <w:bottom w:w="0" w:type="dxa"/>
          </w:tblCellMar>
        </w:tblPrEx>
        <w:trPr>
          <w:gridAfter w:val="1"/>
          <w:wAfter w:w="3" w:type="pct"/>
          <w:cantSplit/>
          <w:jc w:val="center"/>
        </w:trPr>
        <w:tc>
          <w:tcPr>
            <w:tcW w:w="674" w:type="pct"/>
            <w:tcBorders>
              <w:top w:val="single" w:color="616161" w:sz="2" w:space="0"/>
              <w:bottom w:val="single" w:color="616161" w:sz="2" w:space="0"/>
            </w:tcBorders>
          </w:tcPr>
          <w:p w:rsidRPr="00205D93" w:rsidR="00632B10" w:rsidDel="00632B10" w:rsidP="00632B10" w:rsidRDefault="00632B10" w14:paraId="6F9A493E" wp14:textId="77777777">
            <w:pPr>
              <w:pStyle w:val="TableColorful2"/>
              <w:keepNext/>
              <w:keepLines/>
              <w:spacing w:before="40" w:after="40"/>
              <w:rPr>
                <w:rStyle w:val="ModernTableText"/>
                <w:bCs/>
                <w:color w:val="000000"/>
                <w:spacing w:val="-2"/>
                <w:szCs w:val="17"/>
              </w:rPr>
            </w:pPr>
            <w:r w:rsidRPr="00205D93">
              <w:rPr>
                <w:rStyle w:val="ModernTableText"/>
                <w:rFonts w:cs="Arial"/>
                <w:bCs/>
                <w:color w:val="000000"/>
                <w:spacing w:val="-2"/>
                <w:szCs w:val="17"/>
              </w:rPr>
              <w:t>Column</w:t>
            </w:r>
          </w:p>
        </w:tc>
        <w:tc>
          <w:tcPr>
            <w:tcW w:w="797" w:type="pct"/>
            <w:tcBorders>
              <w:top w:val="single" w:color="616161" w:sz="2" w:space="0"/>
              <w:bottom w:val="single" w:color="616161" w:sz="2" w:space="0"/>
            </w:tcBorders>
          </w:tcPr>
          <w:p w:rsidRPr="00205D93" w:rsidR="00632B10" w:rsidDel="00632B10" w:rsidP="00632B10" w:rsidRDefault="00632B10" w14:paraId="24726E66" wp14:textId="77777777">
            <w:pPr>
              <w:pStyle w:val="TableColorful2"/>
              <w:keepNext/>
              <w:keepLines/>
              <w:spacing w:before="40" w:after="40"/>
              <w:rPr>
                <w:rStyle w:val="ModernTableText"/>
                <w:rFonts w:cs="Arial"/>
                <w:bCs/>
                <w:color w:val="000000"/>
                <w:spacing w:val="-2"/>
                <w:szCs w:val="17"/>
              </w:rPr>
            </w:pPr>
            <w:r w:rsidRPr="00205D93">
              <w:rPr>
                <w:rStyle w:val="ModernTableText"/>
                <w:rFonts w:cs="Arial"/>
                <w:bCs/>
                <w:color w:val="000000"/>
                <w:spacing w:val="-2"/>
                <w:szCs w:val="17"/>
              </w:rPr>
              <w:t># of SA Line Items</w:t>
            </w:r>
          </w:p>
        </w:tc>
        <w:tc>
          <w:tcPr>
            <w:tcW w:w="1090" w:type="pct"/>
            <w:gridSpan w:val="2"/>
            <w:tcBorders>
              <w:top w:val="single" w:color="616161" w:sz="2" w:space="0"/>
              <w:bottom w:val="single" w:color="616161" w:sz="2" w:space="0"/>
            </w:tcBorders>
          </w:tcPr>
          <w:p w:rsidRPr="00205D93" w:rsidR="00632B10" w:rsidDel="00632B10" w:rsidP="00632B10" w:rsidRDefault="00632B10" w14:paraId="10B3FBDC" wp14:textId="77777777">
            <w:pPr>
              <w:pStyle w:val="TableColorful2"/>
              <w:keepNext/>
              <w:keepLines/>
              <w:spacing w:before="40" w:after="40"/>
              <w:rPr>
                <w:rStyle w:val="ModernTableText"/>
                <w:rFonts w:cs="Arial"/>
                <w:bCs/>
                <w:color w:val="000000"/>
                <w:spacing w:val="-2"/>
                <w:szCs w:val="17"/>
              </w:rPr>
            </w:pPr>
            <w:r w:rsidRPr="00205D93">
              <w:rPr>
                <w:rStyle w:val="ModernTableText"/>
                <w:rFonts w:cs="Arial"/>
                <w:bCs/>
                <w:color w:val="000000"/>
                <w:spacing w:val="-2"/>
                <w:szCs w:val="17"/>
              </w:rPr>
              <w:t>This field displays the total number of SA line items for the status within the SA category of service and SA type code.</w:t>
            </w:r>
          </w:p>
        </w:tc>
        <w:tc>
          <w:tcPr>
            <w:tcW w:w="492" w:type="pct"/>
            <w:tcBorders>
              <w:top w:val="single" w:color="616161" w:sz="2" w:space="0"/>
              <w:bottom w:val="single" w:color="616161" w:sz="2" w:space="0"/>
            </w:tcBorders>
          </w:tcPr>
          <w:p w:rsidRPr="00205D93" w:rsidR="00632B10" w:rsidP="00632B10" w:rsidRDefault="00632B10" w14:paraId="122AD7AF" wp14:textId="77777777">
            <w:pPr>
              <w:pStyle w:val="TableColorful2"/>
              <w:keepNext/>
              <w:keepLines/>
              <w:spacing w:before="40" w:after="40"/>
              <w:rPr>
                <w:rStyle w:val="ModernTableText"/>
                <w:bCs/>
                <w:color w:val="000000"/>
                <w:spacing w:val="-2"/>
                <w:szCs w:val="17"/>
              </w:rPr>
            </w:pPr>
            <w:r w:rsidRPr="00205D93">
              <w:rPr>
                <w:rStyle w:val="ModernTableText"/>
                <w:rFonts w:cs="Arial"/>
                <w:bCs/>
                <w:color w:val="000000"/>
                <w:spacing w:val="-2"/>
                <w:szCs w:val="17"/>
              </w:rPr>
              <w:t>Program Generated</w:t>
            </w:r>
          </w:p>
        </w:tc>
        <w:tc>
          <w:tcPr>
            <w:tcW w:w="792" w:type="pct"/>
            <w:gridSpan w:val="2"/>
            <w:tcBorders>
              <w:top w:val="single" w:color="616161" w:sz="2" w:space="0"/>
              <w:bottom w:val="single" w:color="616161" w:sz="2" w:space="0"/>
            </w:tcBorders>
          </w:tcPr>
          <w:p w:rsidRPr="00205D93" w:rsidR="00632B10" w:rsidP="00632B10" w:rsidRDefault="00632B10" w14:paraId="03F17F71" wp14:textId="77777777">
            <w:pPr>
              <w:pStyle w:val="TableColorful2"/>
              <w:keepNext/>
              <w:keepLines/>
              <w:spacing w:before="40" w:after="40"/>
              <w:rPr>
                <w:rStyle w:val="ModernTableText"/>
                <w:bCs/>
                <w:color w:val="000000"/>
                <w:spacing w:val="-2"/>
                <w:szCs w:val="17"/>
              </w:rPr>
            </w:pPr>
            <w:r w:rsidRPr="00205D93">
              <w:rPr>
                <w:rStyle w:val="ModernTableText"/>
                <w:rFonts w:cs="Arial"/>
                <w:bCs/>
                <w:color w:val="000000"/>
                <w:spacing w:val="-2"/>
                <w:szCs w:val="17"/>
              </w:rPr>
              <w:t>Program Generated</w:t>
            </w:r>
          </w:p>
        </w:tc>
        <w:tc>
          <w:tcPr>
            <w:tcW w:w="1152" w:type="pct"/>
            <w:tcBorders>
              <w:top w:val="single" w:color="616161" w:sz="2" w:space="0"/>
              <w:bottom w:val="single" w:color="616161" w:sz="2" w:space="0"/>
            </w:tcBorders>
          </w:tcPr>
          <w:p w:rsidRPr="00205D93" w:rsidR="00632B10" w:rsidDel="00632B10" w:rsidP="00632B10" w:rsidRDefault="00632B10" w14:paraId="10C7221C" wp14:textId="77777777">
            <w:pPr>
              <w:pStyle w:val="TableColorful2"/>
              <w:keepNext/>
              <w:keepLines/>
              <w:spacing w:before="40" w:after="40"/>
              <w:rPr>
                <w:rStyle w:val="ModernTableText"/>
                <w:bCs/>
                <w:color w:val="000000"/>
                <w:spacing w:val="-2"/>
                <w:szCs w:val="17"/>
              </w:rPr>
            </w:pPr>
            <w:r w:rsidRPr="00205D93">
              <w:rPr>
                <w:rStyle w:val="ModernTableText"/>
                <w:rFonts w:cs="Arial"/>
                <w:bCs/>
                <w:color w:val="000000"/>
                <w:spacing w:val="-2"/>
              </w:rPr>
              <w:t>Count total  A-DTL-TB.A-LI-NUM within each A-HDR-TB.A-TY-CD and within each A-HDR-TB.A-LI-CAT-SVC-CD</w:t>
            </w:r>
          </w:p>
        </w:tc>
      </w:tr>
      <w:tr xmlns:wp14="http://schemas.microsoft.com/office/word/2010/wordml" w:rsidR="00632B10" w14:paraId="47621127" wp14:textId="77777777">
        <w:tblPrEx>
          <w:tblCellMar>
            <w:top w:w="0" w:type="dxa"/>
            <w:bottom w:w="0" w:type="dxa"/>
          </w:tblCellMar>
        </w:tblPrEx>
        <w:trPr>
          <w:cantSplit/>
          <w:jc w:val="center"/>
        </w:trPr>
        <w:tc>
          <w:tcPr>
            <w:tcW w:w="5000" w:type="pct"/>
            <w:gridSpan w:val="9"/>
            <w:tcBorders>
              <w:top w:val="single" w:color="616161" w:sz="2" w:space="0"/>
              <w:bottom w:val="single" w:color="616161" w:sz="2" w:space="0"/>
            </w:tcBorders>
            <w:shd w:val="clear" w:color="auto" w:fill="191919"/>
            <w:vAlign w:val="center"/>
          </w:tcPr>
          <w:p w:rsidR="00632B10" w:rsidRDefault="00632B10" w14:paraId="401053F4"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632B10" w:rsidTr="00632B10" w14:paraId="03C892CE" wp14:textId="77777777">
        <w:tblPrEx>
          <w:tblCellMar>
            <w:top w:w="0" w:type="dxa"/>
            <w:bottom w:w="0" w:type="dxa"/>
          </w:tblCellMar>
        </w:tblPrEx>
        <w:trPr>
          <w:cantSplit/>
          <w:jc w:val="center"/>
        </w:trPr>
        <w:tc>
          <w:tcPr>
            <w:tcW w:w="1711" w:type="pct"/>
            <w:gridSpan w:val="3"/>
            <w:tcBorders>
              <w:top w:val="single" w:color="616161" w:sz="2" w:space="0"/>
              <w:bottom w:val="single" w:color="616161" w:sz="2" w:space="0"/>
            </w:tcBorders>
            <w:vAlign w:val="center"/>
          </w:tcPr>
          <w:p w:rsidRPr="00205D93" w:rsidR="00632B10" w:rsidRDefault="00632B10" w14:paraId="5AFF2C06" wp14:textId="77777777">
            <w:pPr>
              <w:pStyle w:val="TableHeading"/>
              <w:spacing w:before="40" w:after="40"/>
              <w:jc w:val="center"/>
              <w:rPr>
                <w:rStyle w:val="ModernTableText"/>
                <w:rFonts w:cs="Arial"/>
                <w:szCs w:val="17"/>
              </w:rPr>
            </w:pPr>
            <w:r w:rsidRPr="00205D93">
              <w:rPr>
                <w:rStyle w:val="ModernTableText"/>
                <w:rFonts w:cs="Arial"/>
                <w:szCs w:val="17"/>
              </w:rPr>
              <w:t>Chart Footnote Label (opt)</w:t>
            </w:r>
          </w:p>
        </w:tc>
        <w:tc>
          <w:tcPr>
            <w:tcW w:w="1645" w:type="pct"/>
            <w:gridSpan w:val="3"/>
            <w:tcBorders>
              <w:top w:val="single" w:color="616161" w:sz="2" w:space="0"/>
              <w:bottom w:val="single" w:color="616161" w:sz="2" w:space="0"/>
            </w:tcBorders>
            <w:vAlign w:val="center"/>
          </w:tcPr>
          <w:p w:rsidRPr="00205D93" w:rsidR="00632B10" w:rsidRDefault="00632B10" w14:paraId="18AA223E"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Description (opt)</w:t>
            </w:r>
          </w:p>
        </w:tc>
        <w:tc>
          <w:tcPr>
            <w:tcW w:w="1644" w:type="pct"/>
            <w:gridSpan w:val="3"/>
            <w:tcBorders>
              <w:top w:val="single" w:color="616161" w:sz="2" w:space="0"/>
              <w:bottom w:val="single" w:color="616161" w:sz="2" w:space="0"/>
            </w:tcBorders>
            <w:vAlign w:val="center"/>
          </w:tcPr>
          <w:p w:rsidRPr="00205D93" w:rsidR="00632B10" w:rsidRDefault="00632B10" w14:paraId="298CB174"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Processing Rules (opt)</w:t>
            </w:r>
          </w:p>
        </w:tc>
      </w:tr>
      <w:tr xmlns:wp14="http://schemas.microsoft.com/office/word/2010/wordml" w:rsidR="00632B10" w:rsidTr="00632B10" w14:paraId="4FE3ABDA" wp14:textId="77777777">
        <w:tblPrEx>
          <w:tblCellMar>
            <w:top w:w="0" w:type="dxa"/>
            <w:bottom w:w="0" w:type="dxa"/>
          </w:tblCellMar>
        </w:tblPrEx>
        <w:trPr>
          <w:cantSplit/>
          <w:jc w:val="center"/>
        </w:trPr>
        <w:tc>
          <w:tcPr>
            <w:tcW w:w="1711" w:type="pct"/>
            <w:gridSpan w:val="3"/>
            <w:tcBorders>
              <w:top w:val="single" w:color="616161" w:sz="2" w:space="0"/>
              <w:bottom w:val="single" w:color="616161" w:sz="2" w:space="0"/>
            </w:tcBorders>
            <w:vAlign w:val="center"/>
          </w:tcPr>
          <w:p w:rsidRPr="00205D93" w:rsidR="00632B10" w:rsidRDefault="00632B10" w14:paraId="2325AC6F"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645" w:type="pct"/>
            <w:gridSpan w:val="3"/>
            <w:tcBorders>
              <w:top w:val="single" w:color="616161" w:sz="2" w:space="0"/>
              <w:bottom w:val="single" w:color="616161" w:sz="2" w:space="0"/>
            </w:tcBorders>
            <w:vAlign w:val="center"/>
          </w:tcPr>
          <w:p w:rsidRPr="00205D93" w:rsidR="00632B10" w:rsidRDefault="00632B10" w14:paraId="554BDC07"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644" w:type="pct"/>
            <w:gridSpan w:val="3"/>
            <w:tcBorders>
              <w:top w:val="single" w:color="616161" w:sz="2" w:space="0"/>
              <w:bottom w:val="single" w:color="616161" w:sz="2" w:space="0"/>
            </w:tcBorders>
            <w:vAlign w:val="center"/>
          </w:tcPr>
          <w:p w:rsidRPr="00205D93" w:rsidR="00632B10" w:rsidRDefault="00632B10" w14:paraId="1895EAF8"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r>
      <w:tr xmlns:wp14="http://schemas.microsoft.com/office/word/2010/wordml" w:rsidR="00632B10" w14:paraId="19152EA2" wp14:textId="77777777">
        <w:tblPrEx>
          <w:tblCellMar>
            <w:top w:w="0" w:type="dxa"/>
            <w:bottom w:w="0" w:type="dxa"/>
          </w:tblCellMar>
        </w:tblPrEx>
        <w:trPr>
          <w:cantSplit/>
          <w:jc w:val="center"/>
        </w:trPr>
        <w:tc>
          <w:tcPr>
            <w:tcW w:w="5000" w:type="pct"/>
            <w:gridSpan w:val="9"/>
            <w:tcBorders>
              <w:top w:val="single" w:color="616161" w:sz="2" w:space="0"/>
              <w:bottom w:val="single" w:color="616161" w:sz="2" w:space="0"/>
            </w:tcBorders>
            <w:shd w:val="clear" w:color="auto" w:fill="191919"/>
            <w:vAlign w:val="center"/>
          </w:tcPr>
          <w:p w:rsidR="00632B10" w:rsidRDefault="00632B10" w14:paraId="5982C13A"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Footnote (opt)</w:t>
            </w:r>
          </w:p>
        </w:tc>
      </w:tr>
      <w:tr xmlns:wp14="http://schemas.microsoft.com/office/word/2010/wordml" w:rsidR="00632B10" w:rsidTr="00632B10" w14:paraId="1DF51BBD" wp14:textId="77777777">
        <w:tblPrEx>
          <w:tblCellMar>
            <w:top w:w="0" w:type="dxa"/>
            <w:bottom w:w="0" w:type="dxa"/>
          </w:tblCellMar>
        </w:tblPrEx>
        <w:trPr>
          <w:cantSplit/>
          <w:jc w:val="center"/>
        </w:trPr>
        <w:tc>
          <w:tcPr>
            <w:tcW w:w="1711" w:type="pct"/>
            <w:gridSpan w:val="3"/>
            <w:tcBorders>
              <w:top w:val="single" w:color="616161" w:sz="2" w:space="0"/>
            </w:tcBorders>
            <w:vAlign w:val="center"/>
          </w:tcPr>
          <w:p w:rsidRPr="00205D93" w:rsidR="00632B10" w:rsidRDefault="00632B10" w14:paraId="685E4E86" wp14:textId="77777777">
            <w:pPr>
              <w:pStyle w:val="TableHeading"/>
              <w:spacing w:before="40" w:after="40"/>
              <w:jc w:val="center"/>
              <w:rPr>
                <w:rStyle w:val="ModernTableText"/>
                <w:rFonts w:cs="Arial"/>
                <w:szCs w:val="17"/>
              </w:rPr>
            </w:pPr>
            <w:r w:rsidRPr="00205D93">
              <w:rPr>
                <w:rStyle w:val="ModernTableText"/>
                <w:rFonts w:cs="Arial"/>
                <w:szCs w:val="17"/>
              </w:rPr>
              <w:t>Report Footnote Label (opt)</w:t>
            </w:r>
          </w:p>
        </w:tc>
        <w:tc>
          <w:tcPr>
            <w:tcW w:w="1645" w:type="pct"/>
            <w:gridSpan w:val="3"/>
            <w:tcBorders>
              <w:top w:val="single" w:color="616161" w:sz="2" w:space="0"/>
            </w:tcBorders>
            <w:vAlign w:val="center"/>
          </w:tcPr>
          <w:p w:rsidRPr="00205D93" w:rsidR="00632B10" w:rsidRDefault="00632B10" w14:paraId="1279DF73"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Description (opt)</w:t>
            </w:r>
          </w:p>
        </w:tc>
        <w:tc>
          <w:tcPr>
            <w:tcW w:w="1644" w:type="pct"/>
            <w:gridSpan w:val="3"/>
            <w:tcBorders>
              <w:top w:val="single" w:color="616161" w:sz="2" w:space="0"/>
            </w:tcBorders>
            <w:vAlign w:val="center"/>
          </w:tcPr>
          <w:p w:rsidRPr="00205D93" w:rsidR="00632B10" w:rsidRDefault="00632B10" w14:paraId="1AA1AC34"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Processing Rules (opt)</w:t>
            </w:r>
          </w:p>
        </w:tc>
      </w:tr>
      <w:tr xmlns:wp14="http://schemas.microsoft.com/office/word/2010/wordml" w:rsidR="00632B10" w:rsidTr="00632B10" w14:paraId="0B4BF55F" wp14:textId="77777777">
        <w:tblPrEx>
          <w:tblCellMar>
            <w:top w:w="0" w:type="dxa"/>
            <w:bottom w:w="0" w:type="dxa"/>
          </w:tblCellMar>
        </w:tblPrEx>
        <w:trPr>
          <w:cantSplit/>
          <w:jc w:val="center"/>
        </w:trPr>
        <w:tc>
          <w:tcPr>
            <w:tcW w:w="1711" w:type="pct"/>
            <w:gridSpan w:val="3"/>
            <w:vAlign w:val="center"/>
          </w:tcPr>
          <w:p w:rsidRPr="00205D93" w:rsidR="00632B10" w:rsidRDefault="00632B10" w14:paraId="26603288"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645" w:type="pct"/>
            <w:gridSpan w:val="3"/>
            <w:vAlign w:val="center"/>
          </w:tcPr>
          <w:p w:rsidRPr="00205D93" w:rsidR="00632B10" w:rsidRDefault="00632B10" w14:paraId="1AC7517C"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644" w:type="pct"/>
            <w:gridSpan w:val="3"/>
            <w:vAlign w:val="center"/>
          </w:tcPr>
          <w:p w:rsidRPr="00205D93" w:rsidR="00632B10" w:rsidRDefault="00632B10" w14:paraId="04ED4D15"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r>
    </w:tbl>
    <w:p xmlns:wp14="http://schemas.microsoft.com/office/word/2010/wordml" w:rsidR="00CE759A" w:rsidRDefault="00CE759A" w14:paraId="1C4FFBFA" wp14:textId="77777777">
      <w:pPr>
        <w:rPr>
          <w:sz w:val="19"/>
          <w:szCs w:val="19"/>
        </w:rPr>
      </w:pPr>
    </w:p>
    <w:p xmlns:wp14="http://schemas.microsoft.com/office/word/2010/wordml" w:rsidR="00CE759A" w:rsidP="00D0385C" w:rsidRDefault="00CE759A" w14:paraId="2BEFD0CE" wp14:textId="77777777">
      <w:pPr>
        <w:pStyle w:val="Heading5"/>
      </w:pPr>
      <w:r>
        <w:br w:type="page"/>
      </w:r>
      <w:bookmarkStart w:name="_Toc214963350" w:id="320"/>
      <w:r>
        <w:t>Report Definition – OPR-SRA-126 - Service Authorization Internal User Productivity</w:t>
      </w:r>
      <w:bookmarkEnd w:id="320"/>
      <w:r>
        <w:t xml:space="preserve"> </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52"/>
        <w:gridCol w:w="1514"/>
        <w:gridCol w:w="1733"/>
        <w:gridCol w:w="1652"/>
        <w:gridCol w:w="58"/>
        <w:gridCol w:w="1963"/>
        <w:gridCol w:w="2089"/>
        <w:gridCol w:w="331"/>
        <w:gridCol w:w="2012"/>
        <w:gridCol w:w="1586"/>
        <w:tblGridChange w:id="321">
          <w:tblGrid>
            <w:gridCol w:w="1452"/>
            <w:gridCol w:w="1514"/>
            <w:gridCol w:w="1733"/>
            <w:gridCol w:w="1652"/>
            <w:gridCol w:w="58"/>
            <w:gridCol w:w="1963"/>
            <w:gridCol w:w="2089"/>
            <w:gridCol w:w="331"/>
            <w:gridCol w:w="2012"/>
            <w:gridCol w:w="1586"/>
          </w:tblGrid>
        </w:tblGridChange>
      </w:tblGrid>
      <w:tr xmlns:wp14="http://schemas.microsoft.com/office/word/2010/wordml" w:rsidR="00CE759A" w14:paraId="79CD50B1" wp14:textId="77777777">
        <w:tblPrEx>
          <w:tblCellMar>
            <w:top w:w="0" w:type="dxa"/>
            <w:bottom w:w="0" w:type="dxa"/>
          </w:tblCellMar>
        </w:tblPrEx>
        <w:trPr>
          <w:cantSplit/>
          <w:trHeight w:val="432" w:hRule="exact"/>
          <w:tblHeader/>
          <w:jc w:val="center"/>
        </w:trPr>
        <w:tc>
          <w:tcPr>
            <w:tcW w:w="5000" w:type="pct"/>
            <w:gridSpan w:val="10"/>
            <w:tcBorders>
              <w:top w:val="single" w:color="auto" w:sz="4" w:space="0"/>
              <w:left w:val="single" w:color="auto" w:sz="4" w:space="0"/>
              <w:bottom w:val="single" w:color="auto" w:sz="4" w:space="0"/>
              <w:right w:val="single" w:color="auto" w:sz="4" w:space="0"/>
            </w:tcBorders>
            <w:shd w:val="clear" w:color="auto" w:fill="FF0000"/>
            <w:vAlign w:val="center"/>
          </w:tcPr>
          <w:p w:rsidR="00CE759A" w:rsidP="00F70DE6" w:rsidRDefault="00CE759A" w14:paraId="293E9AFC" wp14:textId="77777777">
            <w:pPr>
              <w:jc w:val="center"/>
              <w:rPr>
                <w:rFonts w:eastAsia="MS Mincho"/>
              </w:rPr>
            </w:pPr>
            <w:r>
              <w:br w:type="page"/>
            </w:r>
            <w:r>
              <w:br w:type="page"/>
            </w:r>
            <w:r>
              <w:br w:type="page"/>
            </w:r>
            <w:r>
              <w:rPr>
                <w:sz w:val="38"/>
                <w:szCs w:val="38"/>
              </w:rPr>
              <w:br w:type="page"/>
            </w:r>
            <w:r>
              <w:rPr>
                <w:rFonts w:eastAsia="MS Mincho"/>
              </w:rPr>
              <w:t>NH MMIS REPORT DEFINITION</w:t>
            </w:r>
          </w:p>
        </w:tc>
      </w:tr>
      <w:tr xmlns:wp14="http://schemas.microsoft.com/office/word/2010/wordml" w:rsidR="00CE759A" w14:paraId="1FE8B18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1" w:type="pct"/>
            <w:gridSpan w:val="2"/>
            <w:tcBorders>
              <w:top w:val="single" w:color="auto" w:sz="4" w:space="0"/>
            </w:tcBorders>
            <w:vAlign w:val="center"/>
          </w:tcPr>
          <w:p w:rsidRPr="00205D93" w:rsidR="00CE759A" w:rsidRDefault="00CE759A" w14:paraId="0F74D5CE" wp14:textId="77777777">
            <w:pPr>
              <w:pStyle w:val="TableHeading"/>
              <w:spacing w:before="40" w:after="40"/>
              <w:rPr>
                <w:rStyle w:val="ModernTableText"/>
                <w:noProof/>
                <w:szCs w:val="18"/>
              </w:rPr>
            </w:pPr>
            <w:r w:rsidRPr="00205D93">
              <w:rPr>
                <w:rStyle w:val="ModernTableText"/>
                <w:noProof/>
                <w:szCs w:val="18"/>
              </w:rPr>
              <w:t>Report Type:</w:t>
            </w:r>
          </w:p>
        </w:tc>
        <w:tc>
          <w:tcPr>
            <w:tcW w:w="3969" w:type="pct"/>
            <w:gridSpan w:val="8"/>
            <w:tcBorders>
              <w:top w:val="single" w:color="auto" w:sz="4" w:space="0"/>
            </w:tcBorders>
            <w:vAlign w:val="center"/>
          </w:tcPr>
          <w:p w:rsidRPr="00205D93" w:rsidR="00CE759A" w:rsidRDefault="00CE759A" w14:paraId="7FB64510" wp14:textId="77777777">
            <w:pPr>
              <w:pStyle w:val="TableText1"/>
              <w:spacing w:before="40" w:after="40"/>
              <w:rPr>
                <w:rStyle w:val="ModernTableText"/>
                <w:noProof/>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Standard</w:t>
            </w:r>
            <w:r w:rsidRPr="00205D93">
              <w:rPr>
                <w:rStyle w:val="ModernTableText"/>
                <w:noProof/>
                <w:szCs w:val="18"/>
              </w:rPr>
              <w:tab/>
            </w:r>
            <w:r w:rsidRPr="00205D93">
              <w:rPr>
                <w:rStyle w:val="ModernTableText"/>
                <w:noProof/>
                <w:szCs w:val="18"/>
              </w:rPr>
              <w:tab/>
            </w:r>
            <w:r w:rsidRPr="00205D93">
              <w:rPr>
                <w:rStyle w:val="ModernTableText"/>
                <w:rFonts w:ascii="Wingdings 2" w:hAnsi="Wingdings 2" w:eastAsia="Wingdings 2" w:cs="Wingdings 2"/>
                <w:noProof/>
                <w:szCs w:val="18"/>
              </w:rPr>
              <w:t>£</w:t>
            </w:r>
            <w:r w:rsidRPr="00205D93">
              <w:rPr>
                <w:rStyle w:val="ModernTableText"/>
                <w:noProof/>
                <w:szCs w:val="18"/>
              </w:rPr>
              <w:t>Customized</w:t>
            </w:r>
          </w:p>
        </w:tc>
      </w:tr>
      <w:tr xmlns:wp14="http://schemas.microsoft.com/office/word/2010/wordml" w:rsidR="00CE759A" w14:paraId="06C696C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1" w:type="pct"/>
            <w:gridSpan w:val="2"/>
            <w:tcBorders>
              <w:top w:val="single" w:color="616161" w:sz="2" w:space="0"/>
            </w:tcBorders>
            <w:vAlign w:val="center"/>
          </w:tcPr>
          <w:p w:rsidRPr="00205D93" w:rsidR="00CE759A" w:rsidRDefault="00CE759A" w14:paraId="54A176AC" wp14:textId="77777777">
            <w:pPr>
              <w:pStyle w:val="TableHeading"/>
              <w:spacing w:before="40" w:after="40"/>
              <w:rPr>
                <w:rStyle w:val="ModernTableText"/>
                <w:noProof/>
                <w:szCs w:val="18"/>
              </w:rPr>
            </w:pPr>
            <w:r w:rsidRPr="00205D93">
              <w:rPr>
                <w:rStyle w:val="ModernTableText"/>
                <w:noProof/>
                <w:szCs w:val="18"/>
              </w:rPr>
              <w:t>Client Name:</w:t>
            </w:r>
          </w:p>
        </w:tc>
        <w:tc>
          <w:tcPr>
            <w:tcW w:w="3969" w:type="pct"/>
            <w:gridSpan w:val="8"/>
            <w:tcBorders>
              <w:top w:val="single" w:color="616161" w:sz="2" w:space="0"/>
            </w:tcBorders>
            <w:vAlign w:val="center"/>
          </w:tcPr>
          <w:p w:rsidRPr="00205D93" w:rsidR="00CE759A" w:rsidRDefault="00CE759A" w14:paraId="2E962700" wp14:textId="77777777">
            <w:pPr>
              <w:pStyle w:val="TableText1"/>
              <w:spacing w:before="40" w:after="40"/>
              <w:rPr>
                <w:rStyle w:val="ModernTableText"/>
                <w:szCs w:val="18"/>
              </w:rPr>
            </w:pPr>
            <w:r w:rsidRPr="00205D93">
              <w:rPr>
                <w:rStyle w:val="ModernTableText"/>
                <w:szCs w:val="18"/>
              </w:rPr>
              <w:t>New Hampshire</w:t>
            </w:r>
          </w:p>
        </w:tc>
      </w:tr>
      <w:tr xmlns:wp14="http://schemas.microsoft.com/office/word/2010/wordml" w:rsidR="00CE759A" w14:paraId="76C1C69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1" w:type="pct"/>
            <w:gridSpan w:val="2"/>
            <w:tcBorders>
              <w:top w:val="single" w:color="616161" w:sz="2" w:space="0"/>
            </w:tcBorders>
            <w:vAlign w:val="center"/>
          </w:tcPr>
          <w:p w:rsidRPr="00205D93" w:rsidR="00CE759A" w:rsidRDefault="00CE759A" w14:paraId="43FF4CF4" wp14:textId="77777777">
            <w:pPr>
              <w:pStyle w:val="TableHeading"/>
              <w:spacing w:before="40" w:after="40"/>
              <w:rPr>
                <w:rStyle w:val="ModernTableText"/>
                <w:noProof/>
                <w:szCs w:val="18"/>
              </w:rPr>
            </w:pPr>
            <w:r w:rsidRPr="00205D93">
              <w:rPr>
                <w:rStyle w:val="ModernTableText"/>
                <w:noProof/>
                <w:szCs w:val="18"/>
              </w:rPr>
              <w:t>Client Report ID:</w:t>
            </w:r>
          </w:p>
        </w:tc>
        <w:tc>
          <w:tcPr>
            <w:tcW w:w="3969" w:type="pct"/>
            <w:gridSpan w:val="8"/>
            <w:tcBorders>
              <w:top w:val="single" w:color="616161" w:sz="2" w:space="0"/>
            </w:tcBorders>
            <w:vAlign w:val="center"/>
          </w:tcPr>
          <w:p w:rsidRPr="00205D93" w:rsidR="00CE759A" w:rsidRDefault="00CE759A" w14:paraId="7A073139" wp14:textId="77777777">
            <w:pPr>
              <w:pStyle w:val="TableText1"/>
              <w:spacing w:before="40" w:after="40"/>
              <w:rPr>
                <w:rStyle w:val="ModernTableText"/>
                <w:szCs w:val="18"/>
              </w:rPr>
            </w:pPr>
            <w:r w:rsidRPr="00205D93">
              <w:rPr>
                <w:rStyle w:val="ModernTableText"/>
                <w:szCs w:val="18"/>
              </w:rPr>
              <w:t>OPR-SRA-126</w:t>
            </w:r>
          </w:p>
        </w:tc>
      </w:tr>
      <w:tr xmlns:wp14="http://schemas.microsoft.com/office/word/2010/wordml" w:rsidR="00CE759A" w14:paraId="05F67BF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91"/>
          <w:jc w:val="center"/>
        </w:trPr>
        <w:tc>
          <w:tcPr>
            <w:tcW w:w="1031" w:type="pct"/>
            <w:gridSpan w:val="2"/>
            <w:tcBorders>
              <w:top w:val="single" w:color="616161" w:sz="2" w:space="0"/>
            </w:tcBorders>
            <w:vAlign w:val="center"/>
          </w:tcPr>
          <w:p w:rsidRPr="00205D93" w:rsidR="00CE759A" w:rsidRDefault="00CE759A" w14:paraId="17F7D23E" wp14:textId="77777777">
            <w:pPr>
              <w:pStyle w:val="TableHeading"/>
              <w:spacing w:before="40" w:after="40"/>
              <w:rPr>
                <w:rStyle w:val="ModernTableText"/>
                <w:noProof/>
                <w:szCs w:val="18"/>
              </w:rPr>
            </w:pPr>
            <w:r w:rsidRPr="00205D93">
              <w:rPr>
                <w:rStyle w:val="ModernTableText"/>
                <w:noProof/>
                <w:szCs w:val="18"/>
              </w:rPr>
              <w:t>Client Line Of Business:</w:t>
            </w:r>
          </w:p>
        </w:tc>
        <w:tc>
          <w:tcPr>
            <w:tcW w:w="3969" w:type="pct"/>
            <w:gridSpan w:val="8"/>
            <w:tcBorders>
              <w:top w:val="single" w:color="616161" w:sz="2" w:space="0"/>
            </w:tcBorders>
            <w:vAlign w:val="center"/>
          </w:tcPr>
          <w:p w:rsidRPr="00205D93" w:rsidR="00CE759A" w:rsidRDefault="00CE759A" w14:paraId="292E1309" wp14:textId="77777777">
            <w:pPr>
              <w:pStyle w:val="TableText1"/>
              <w:spacing w:before="40" w:after="40"/>
              <w:rPr>
                <w:rStyle w:val="ModernTableText"/>
                <w:szCs w:val="18"/>
              </w:rPr>
            </w:pPr>
            <w:r w:rsidRPr="00205D93">
              <w:rPr>
                <w:rStyle w:val="ModernTableText"/>
                <w:szCs w:val="18"/>
              </w:rPr>
              <w:t>Medicaid</w:t>
            </w:r>
          </w:p>
        </w:tc>
      </w:tr>
      <w:tr xmlns:wp14="http://schemas.microsoft.com/office/word/2010/wordml" w:rsidR="00CE759A" w14:paraId="15BC266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1031" w:type="pct"/>
            <w:gridSpan w:val="2"/>
            <w:tcBorders>
              <w:top w:val="single" w:color="616161" w:sz="2" w:space="0"/>
            </w:tcBorders>
            <w:vAlign w:val="center"/>
          </w:tcPr>
          <w:p w:rsidRPr="00205D93" w:rsidR="00CE759A" w:rsidRDefault="00CE759A" w14:paraId="7D41D2DD" wp14:textId="77777777">
            <w:pPr>
              <w:pStyle w:val="TableHeading"/>
              <w:spacing w:before="40" w:after="40"/>
              <w:rPr>
                <w:rStyle w:val="ModernTableText"/>
                <w:noProof/>
                <w:szCs w:val="18"/>
              </w:rPr>
            </w:pPr>
            <w:r w:rsidRPr="00205D93">
              <w:rPr>
                <w:rStyle w:val="ModernTableText"/>
                <w:noProof/>
                <w:szCs w:val="18"/>
              </w:rPr>
              <w:t>Client Division / Department:</w:t>
            </w:r>
          </w:p>
        </w:tc>
        <w:tc>
          <w:tcPr>
            <w:tcW w:w="3969" w:type="pct"/>
            <w:gridSpan w:val="8"/>
            <w:tcBorders>
              <w:top w:val="single" w:color="616161" w:sz="2" w:space="0"/>
            </w:tcBorders>
            <w:vAlign w:val="center"/>
          </w:tcPr>
          <w:p w:rsidRPr="00205D93" w:rsidR="00CE759A" w:rsidRDefault="00CE759A" w14:paraId="36D5D569" wp14:textId="77777777">
            <w:pPr>
              <w:pStyle w:val="TableText1"/>
              <w:spacing w:before="40" w:after="40"/>
              <w:rPr>
                <w:rStyle w:val="ModernTableText"/>
                <w:szCs w:val="18"/>
              </w:rPr>
            </w:pPr>
            <w:r w:rsidRPr="00205D93">
              <w:rPr>
                <w:rStyle w:val="ModernTableText"/>
                <w:szCs w:val="18"/>
              </w:rPr>
              <w:t>DHHS</w:t>
            </w:r>
          </w:p>
        </w:tc>
      </w:tr>
      <w:tr xmlns:wp14="http://schemas.microsoft.com/office/word/2010/wordml" w:rsidR="00CE759A" w14:paraId="66B7959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31" w:type="pct"/>
            <w:gridSpan w:val="2"/>
            <w:tcBorders>
              <w:top w:val="single" w:color="616161" w:sz="2" w:space="0"/>
              <w:bottom w:val="single" w:color="616161" w:sz="2" w:space="0"/>
            </w:tcBorders>
            <w:vAlign w:val="center"/>
          </w:tcPr>
          <w:p w:rsidRPr="00205D93" w:rsidR="00CE759A" w:rsidRDefault="00CE759A" w14:paraId="58139C28" wp14:textId="77777777">
            <w:pPr>
              <w:pStyle w:val="TableHeading"/>
              <w:spacing w:before="40" w:after="40"/>
              <w:rPr>
                <w:rStyle w:val="ModernTableText"/>
                <w:noProof/>
                <w:szCs w:val="18"/>
              </w:rPr>
            </w:pPr>
            <w:r w:rsidRPr="00205D93">
              <w:rPr>
                <w:rStyle w:val="ModernTableText"/>
                <w:noProof/>
                <w:szCs w:val="18"/>
              </w:rPr>
              <w:t>Report Title:</w:t>
            </w:r>
          </w:p>
        </w:tc>
        <w:tc>
          <w:tcPr>
            <w:tcW w:w="3969" w:type="pct"/>
            <w:gridSpan w:val="8"/>
            <w:tcBorders>
              <w:top w:val="single" w:color="616161" w:sz="2" w:space="0"/>
              <w:bottom w:val="single" w:color="616161" w:sz="2" w:space="0"/>
            </w:tcBorders>
            <w:vAlign w:val="center"/>
          </w:tcPr>
          <w:p w:rsidRPr="00205D93" w:rsidR="00CE759A" w:rsidRDefault="00CE759A" w14:paraId="5FC3980E" wp14:textId="77777777">
            <w:pPr>
              <w:pStyle w:val="TableText1"/>
              <w:spacing w:before="40" w:after="40"/>
              <w:rPr>
                <w:rStyle w:val="ModernTableText"/>
                <w:szCs w:val="18"/>
              </w:rPr>
            </w:pPr>
            <w:r w:rsidRPr="00205D93">
              <w:rPr>
                <w:sz w:val="18"/>
                <w:szCs w:val="18"/>
              </w:rPr>
              <w:t xml:space="preserve">Service Authorization Internal User Productivity </w:t>
            </w:r>
          </w:p>
        </w:tc>
      </w:tr>
      <w:tr xmlns:wp14="http://schemas.microsoft.com/office/word/2010/wordml" w:rsidR="00CE759A" w14:paraId="71C4DF1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31" w:type="pct"/>
            <w:gridSpan w:val="2"/>
            <w:tcBorders>
              <w:top w:val="single" w:color="616161" w:sz="2" w:space="0"/>
              <w:bottom w:val="single" w:color="616161" w:sz="2" w:space="0"/>
            </w:tcBorders>
            <w:vAlign w:val="center"/>
          </w:tcPr>
          <w:p w:rsidRPr="00205D93" w:rsidR="00CE759A" w:rsidRDefault="00CE759A" w14:paraId="463AA05F" wp14:textId="77777777">
            <w:pPr>
              <w:pStyle w:val="TableHeading"/>
              <w:spacing w:before="40" w:after="40"/>
              <w:rPr>
                <w:rStyle w:val="ModernTableText"/>
                <w:noProof/>
                <w:szCs w:val="18"/>
              </w:rPr>
            </w:pPr>
            <w:r w:rsidRPr="00205D93">
              <w:rPr>
                <w:rStyle w:val="ModernTableText"/>
                <w:noProof/>
                <w:szCs w:val="18"/>
              </w:rPr>
              <w:t>Report Description:</w:t>
            </w:r>
          </w:p>
        </w:tc>
        <w:tc>
          <w:tcPr>
            <w:tcW w:w="3969" w:type="pct"/>
            <w:gridSpan w:val="8"/>
            <w:tcBorders>
              <w:top w:val="single" w:color="616161" w:sz="2" w:space="0"/>
              <w:bottom w:val="single" w:color="616161" w:sz="2" w:space="0"/>
            </w:tcBorders>
            <w:vAlign w:val="center"/>
          </w:tcPr>
          <w:p w:rsidRPr="00205D93" w:rsidR="00CE759A" w:rsidRDefault="00CE759A" w14:paraId="40D98EF6" wp14:textId="77777777">
            <w:pPr>
              <w:pStyle w:val="TableText1"/>
              <w:spacing w:before="40" w:after="40"/>
              <w:rPr>
                <w:rStyle w:val="ModernTableText"/>
                <w:szCs w:val="18"/>
              </w:rPr>
            </w:pPr>
            <w:r w:rsidRPr="00205D93">
              <w:rPr>
                <w:rFonts w:cs="Arial"/>
                <w:sz w:val="18"/>
                <w:szCs w:val="18"/>
              </w:rPr>
              <w:t>This report is used to count the number of SA assigned, SA status changes, and the number of SA's entered by a specific user.</w:t>
            </w:r>
          </w:p>
        </w:tc>
      </w:tr>
      <w:tr xmlns:wp14="http://schemas.microsoft.com/office/word/2010/wordml" w:rsidR="00CE759A" w14:paraId="4D0F4E5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1" w:type="pct"/>
            <w:gridSpan w:val="2"/>
            <w:vAlign w:val="center"/>
          </w:tcPr>
          <w:p w:rsidRPr="00205D93" w:rsidR="00CE759A" w:rsidRDefault="00CE759A" w14:paraId="7FD04A50" wp14:textId="77777777">
            <w:pPr>
              <w:pStyle w:val="TableHeading"/>
              <w:spacing w:before="40" w:after="40"/>
              <w:rPr>
                <w:rStyle w:val="ModernTableText"/>
                <w:noProof/>
                <w:szCs w:val="18"/>
              </w:rPr>
            </w:pPr>
            <w:r w:rsidRPr="00205D93">
              <w:rPr>
                <w:rStyle w:val="ModernTableText"/>
                <w:noProof/>
                <w:szCs w:val="18"/>
              </w:rPr>
              <w:t>Report Source State Code:</w:t>
            </w:r>
          </w:p>
        </w:tc>
        <w:tc>
          <w:tcPr>
            <w:tcW w:w="3969" w:type="pct"/>
            <w:gridSpan w:val="8"/>
            <w:vAlign w:val="center"/>
          </w:tcPr>
          <w:p w:rsidRPr="00205D93" w:rsidR="00CE759A" w:rsidRDefault="00CE759A" w14:paraId="76B0AEA0" wp14:textId="77777777">
            <w:pPr>
              <w:pStyle w:val="TableText1"/>
              <w:spacing w:before="40" w:after="40"/>
              <w:rPr>
                <w:rStyle w:val="ModernTableText"/>
                <w:szCs w:val="18"/>
              </w:rPr>
            </w:pPr>
            <w:r w:rsidRPr="00205D93">
              <w:rPr>
                <w:rStyle w:val="ModernTableText"/>
                <w:szCs w:val="18"/>
              </w:rPr>
              <w:t>NH</w:t>
            </w:r>
          </w:p>
        </w:tc>
      </w:tr>
      <w:tr xmlns:wp14="http://schemas.microsoft.com/office/word/2010/wordml" w:rsidR="00CE759A" w14:paraId="79190D6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1" w:type="pct"/>
            <w:gridSpan w:val="2"/>
            <w:vAlign w:val="center"/>
          </w:tcPr>
          <w:p w:rsidRPr="00205D93" w:rsidR="00CE759A" w:rsidRDefault="00CE759A" w14:paraId="36431F95" wp14:textId="77777777">
            <w:pPr>
              <w:pStyle w:val="TableHeading"/>
              <w:spacing w:before="40" w:after="40"/>
              <w:rPr>
                <w:rStyle w:val="ModernTableText"/>
                <w:noProof/>
                <w:szCs w:val="18"/>
              </w:rPr>
            </w:pPr>
            <w:r w:rsidRPr="00205D93">
              <w:rPr>
                <w:rStyle w:val="ModernTableText"/>
                <w:noProof/>
                <w:szCs w:val="18"/>
              </w:rPr>
              <w:t>Report Source Type:</w:t>
            </w:r>
          </w:p>
        </w:tc>
        <w:tc>
          <w:tcPr>
            <w:tcW w:w="3969" w:type="pct"/>
            <w:gridSpan w:val="8"/>
            <w:vAlign w:val="center"/>
          </w:tcPr>
          <w:p w:rsidRPr="00205D93" w:rsidR="00CE759A" w:rsidRDefault="00CE759A" w14:paraId="75A118B5" wp14:textId="77777777">
            <w:pPr>
              <w:pStyle w:val="TableText1"/>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OLTP</w:t>
            </w:r>
            <w:r w:rsidRPr="00205D93">
              <w:rPr>
                <w:rStyle w:val="ModernTableText"/>
                <w:noProof/>
                <w:szCs w:val="18"/>
              </w:rPr>
              <w:tab/>
            </w:r>
            <w:r w:rsidRPr="00205D93">
              <w:rPr>
                <w:rStyle w:val="ModernTableText"/>
                <w:noProof/>
                <w:szCs w:val="18"/>
              </w:rPr>
              <w:tab/>
            </w:r>
            <w:r w:rsidRPr="00205D93">
              <w:rPr>
                <w:rStyle w:val="ModernTableText"/>
                <w:rFonts w:ascii="Wingdings" w:hAnsi="Wingdings" w:eastAsia="Wingdings" w:cs="Wingdings"/>
                <w:noProof/>
                <w:szCs w:val="18"/>
              </w:rPr>
              <w:t>þ</w:t>
            </w:r>
            <w:r w:rsidRPr="00205D93">
              <w:rPr>
                <w:rStyle w:val="ModernTableText"/>
                <w:noProof/>
                <w:szCs w:val="18"/>
              </w:rPr>
              <w:t xml:space="preserve"> OLAP </w:t>
            </w:r>
          </w:p>
        </w:tc>
      </w:tr>
      <w:tr xmlns:wp14="http://schemas.microsoft.com/office/word/2010/wordml" w:rsidR="00CE759A" w14:paraId="474EA36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1" w:type="pct"/>
            <w:gridSpan w:val="2"/>
            <w:vAlign w:val="center"/>
          </w:tcPr>
          <w:p w:rsidRPr="00205D93" w:rsidR="00CE759A" w:rsidRDefault="00CE759A" w14:paraId="13D81242" wp14:textId="77777777">
            <w:pPr>
              <w:pStyle w:val="TableHeading"/>
              <w:spacing w:before="40" w:after="40"/>
              <w:rPr>
                <w:rStyle w:val="ModernTableText"/>
                <w:noProof/>
                <w:szCs w:val="18"/>
              </w:rPr>
            </w:pPr>
            <w:r w:rsidRPr="00205D93">
              <w:rPr>
                <w:rStyle w:val="ModernTableText"/>
                <w:noProof/>
                <w:szCs w:val="18"/>
              </w:rPr>
              <w:t>Report Source Type Component:</w:t>
            </w:r>
          </w:p>
        </w:tc>
        <w:tc>
          <w:tcPr>
            <w:tcW w:w="3969" w:type="pct"/>
            <w:gridSpan w:val="8"/>
            <w:vAlign w:val="center"/>
          </w:tcPr>
          <w:p w:rsidRPr="00205D93" w:rsidR="00CE759A" w:rsidRDefault="00CE759A" w14:paraId="1D5CB383" wp14:textId="77777777">
            <w:pPr>
              <w:pStyle w:val="TableText1"/>
              <w:tabs>
                <w:tab w:val="left" w:pos="2052"/>
                <w:tab w:val="left" w:pos="2232"/>
                <w:tab w:val="left" w:pos="4032"/>
                <w:tab w:val="left" w:pos="6012"/>
                <w:tab w:val="left" w:pos="6552"/>
              </w:tabs>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Provider</w:t>
            </w:r>
            <w:r w:rsidRPr="00205D93">
              <w:rPr>
                <w:rStyle w:val="ModernTableText"/>
                <w:noProof/>
                <w:szCs w:val="18"/>
              </w:rPr>
              <w:tab/>
            </w:r>
            <w:r w:rsidRPr="00205D93">
              <w:rPr>
                <w:rStyle w:val="ModernTableText"/>
                <w:noProof/>
                <w:szCs w:val="18"/>
              </w:rPr>
              <w:t xml:space="preserve">  </w:t>
            </w:r>
            <w:r w:rsidRPr="00205D93">
              <w:rPr>
                <w:rStyle w:val="ModernTableText"/>
                <w:rFonts w:ascii="Wingdings 2" w:hAnsi="Wingdings 2" w:eastAsia="Wingdings 2" w:cs="Wingdings 2"/>
                <w:noProof/>
                <w:szCs w:val="18"/>
              </w:rPr>
              <w:t>£</w:t>
            </w:r>
            <w:r w:rsidRPr="00205D93">
              <w:rPr>
                <w:rStyle w:val="ModernTableText"/>
                <w:noProof/>
                <w:szCs w:val="18"/>
              </w:rPr>
              <w:t xml:space="preserve"> Member</w:t>
            </w:r>
            <w:r w:rsidRPr="00205D93">
              <w:rPr>
                <w:rStyle w:val="ModernTableText"/>
                <w:noProof/>
                <w:szCs w:val="18"/>
              </w:rPr>
              <w:tab/>
            </w:r>
            <w:r w:rsidRPr="00205D93">
              <w:rPr>
                <w:rStyle w:val="ModernTableText"/>
                <w:rFonts w:ascii="Wingdings" w:hAnsi="Wingdings" w:eastAsia="Wingdings" w:cs="Wingdings"/>
                <w:noProof/>
                <w:szCs w:val="18"/>
              </w:rPr>
              <w:t>þ</w:t>
            </w:r>
            <w:r w:rsidRPr="00205D93">
              <w:rPr>
                <w:rStyle w:val="ModernTableText"/>
                <w:noProof/>
                <w:szCs w:val="18"/>
              </w:rPr>
              <w:t xml:space="preserve"> Operations</w:t>
            </w:r>
            <w:r w:rsidRPr="00205D93">
              <w:rPr>
                <w:rStyle w:val="ModernTableText"/>
                <w:noProof/>
                <w:szCs w:val="18"/>
              </w:rPr>
              <w:tab/>
            </w:r>
            <w:r w:rsidRPr="00205D93">
              <w:rPr>
                <w:rStyle w:val="ModernTableText"/>
                <w:rFonts w:ascii="Wingdings 2" w:hAnsi="Wingdings 2" w:eastAsia="Wingdings 2" w:cs="Wingdings 2"/>
                <w:noProof/>
                <w:szCs w:val="18"/>
              </w:rPr>
              <w:t>£</w:t>
            </w:r>
            <w:r w:rsidRPr="00205D93">
              <w:rPr>
                <w:rStyle w:val="ModernTableText"/>
                <w:noProof/>
                <w:szCs w:val="18"/>
              </w:rPr>
              <w:t xml:space="preserve"> Program</w:t>
            </w:r>
          </w:p>
        </w:tc>
      </w:tr>
      <w:tr xmlns:wp14="http://schemas.microsoft.com/office/word/2010/wordml" w:rsidR="00CE759A" w14:paraId="2C4FC60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CE759A" w:rsidRDefault="00CE759A" w14:paraId="2CF069F7"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CE759A" w14:paraId="71A2E48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1031" w:type="pct"/>
            <w:gridSpan w:val="2"/>
            <w:vAlign w:val="center"/>
          </w:tcPr>
          <w:p w:rsidRPr="00205D93" w:rsidR="00CE759A" w:rsidRDefault="00CE759A" w14:paraId="6EF7BA96" wp14:textId="77777777">
            <w:pPr>
              <w:pStyle w:val="TableHeading"/>
              <w:spacing w:before="40" w:after="40"/>
              <w:rPr>
                <w:rStyle w:val="ModernTableText"/>
                <w:noProof/>
                <w:szCs w:val="18"/>
              </w:rPr>
            </w:pPr>
            <w:r w:rsidRPr="00205D93">
              <w:rPr>
                <w:rStyle w:val="ModernTableText"/>
                <w:noProof/>
                <w:szCs w:val="18"/>
              </w:rPr>
              <w:t>Report Generated by:</w:t>
            </w:r>
          </w:p>
        </w:tc>
        <w:tc>
          <w:tcPr>
            <w:tcW w:w="3969" w:type="pct"/>
            <w:gridSpan w:val="8"/>
            <w:vAlign w:val="center"/>
          </w:tcPr>
          <w:p w:rsidRPr="00205D93" w:rsidR="00CE759A" w:rsidRDefault="00CE759A" w14:paraId="32ABD573" wp14:textId="77777777">
            <w:pPr>
              <w:pStyle w:val="TableText1"/>
              <w:tabs>
                <w:tab w:val="left" w:pos="2052"/>
                <w:tab w:val="left" w:pos="2232"/>
                <w:tab w:val="left" w:pos="4032"/>
                <w:tab w:val="left" w:pos="6012"/>
                <w:tab w:val="left" w:pos="7812"/>
                <w:tab w:val="left" w:pos="9792"/>
              </w:tabs>
              <w:spacing w:before="40" w:after="40"/>
              <w:rPr>
                <w:rStyle w:val="ModernTableText"/>
                <w:noProof/>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EQR</w:t>
            </w:r>
            <w:r w:rsidRPr="00205D93">
              <w:rPr>
                <w:rStyle w:val="ModernTableText"/>
                <w:noProof/>
                <w:szCs w:val="18"/>
              </w:rPr>
              <w:tab/>
            </w:r>
            <w:r w:rsidRPr="00205D93">
              <w:rPr>
                <w:rStyle w:val="ModernTableText"/>
                <w:noProof/>
                <w:szCs w:val="18"/>
              </w:rPr>
              <w:t xml:space="preserve">  </w:t>
            </w:r>
            <w:r w:rsidRPr="00205D93">
              <w:rPr>
                <w:rStyle w:val="ModernTableText"/>
                <w:rFonts w:ascii="Wingdings 2" w:hAnsi="Wingdings 2" w:eastAsia="Wingdings 2" w:cs="Wingdings 2"/>
                <w:noProof/>
                <w:szCs w:val="18"/>
              </w:rPr>
              <w:t>£</w:t>
            </w:r>
            <w:r w:rsidRPr="00205D93">
              <w:rPr>
                <w:rStyle w:val="ModernTableText"/>
                <w:noProof/>
                <w:szCs w:val="18"/>
              </w:rPr>
              <w:t xml:space="preserve"> EFADS</w:t>
            </w:r>
            <w:r w:rsidRPr="00205D93">
              <w:rPr>
                <w:rStyle w:val="ModernTableText"/>
                <w:noProof/>
                <w:szCs w:val="18"/>
              </w:rPr>
              <w:tab/>
            </w:r>
            <w:r w:rsidRPr="00205D93">
              <w:rPr>
                <w:rStyle w:val="ModernTableText"/>
                <w:rFonts w:ascii="Wingdings 2" w:hAnsi="Wingdings 2" w:eastAsia="Wingdings 2" w:cs="Wingdings 2"/>
                <w:noProof/>
                <w:szCs w:val="18"/>
              </w:rPr>
              <w:t>£</w:t>
            </w:r>
            <w:r w:rsidRPr="00205D93">
              <w:rPr>
                <w:rStyle w:val="ModernTableText"/>
                <w:noProof/>
                <w:szCs w:val="18"/>
              </w:rPr>
              <w:t xml:space="preserve"> EMAR</w:t>
            </w:r>
            <w:r w:rsidRPr="00205D93">
              <w:rPr>
                <w:rStyle w:val="ModernTableText"/>
                <w:noProof/>
                <w:szCs w:val="18"/>
              </w:rPr>
              <w:tab/>
            </w:r>
            <w:r w:rsidRPr="00205D93">
              <w:rPr>
                <w:rStyle w:val="ModernTableText"/>
                <w:rFonts w:ascii="Wingdings 2" w:hAnsi="Wingdings 2" w:eastAsia="Wingdings 2" w:cs="Wingdings 2"/>
                <w:noProof/>
                <w:szCs w:val="18"/>
              </w:rPr>
              <w:t>£</w:t>
            </w:r>
            <w:r w:rsidRPr="00205D93">
              <w:rPr>
                <w:rStyle w:val="ModernTableText"/>
                <w:noProof/>
                <w:szCs w:val="18"/>
              </w:rPr>
              <w:t xml:space="preserve">  ESUR</w:t>
            </w:r>
            <w:r w:rsidRPr="00205D93">
              <w:rPr>
                <w:rStyle w:val="ModernTableText"/>
                <w:noProof/>
                <w:szCs w:val="18"/>
              </w:rPr>
              <w:tab/>
            </w:r>
            <w:r w:rsidRPr="00205D93">
              <w:rPr>
                <w:rStyle w:val="ModernTableText"/>
                <w:rFonts w:ascii="Wingdings 2" w:hAnsi="Wingdings 2" w:eastAsia="Wingdings 2" w:cs="Wingdings 2"/>
                <w:noProof/>
                <w:szCs w:val="18"/>
              </w:rPr>
              <w:t>£</w:t>
            </w:r>
            <w:r w:rsidRPr="00205D93">
              <w:rPr>
                <w:rStyle w:val="ModernTableText"/>
                <w:noProof/>
                <w:szCs w:val="18"/>
              </w:rPr>
              <w:t xml:space="preserve"> Other – Please explain:  </w:t>
            </w:r>
          </w:p>
        </w:tc>
      </w:tr>
      <w:tr xmlns:wp14="http://schemas.microsoft.com/office/word/2010/wordml" w:rsidR="00CE759A" w14:paraId="70F3106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1" w:type="pct"/>
            <w:gridSpan w:val="2"/>
            <w:vAlign w:val="center"/>
          </w:tcPr>
          <w:p w:rsidRPr="00205D93" w:rsidR="00CE759A" w:rsidRDefault="00CE759A" w14:paraId="6637B543" wp14:textId="77777777">
            <w:pPr>
              <w:pStyle w:val="TableText1"/>
              <w:spacing w:before="40" w:after="40"/>
              <w:rPr>
                <w:rStyle w:val="ModernTableText"/>
                <w:b/>
                <w:noProof/>
                <w:szCs w:val="18"/>
              </w:rPr>
            </w:pPr>
            <w:r w:rsidRPr="00205D93">
              <w:rPr>
                <w:rStyle w:val="ModernTableText"/>
                <w:b/>
                <w:noProof/>
                <w:szCs w:val="18"/>
              </w:rPr>
              <w:t>Report Screen Tip (optional):</w:t>
            </w:r>
          </w:p>
        </w:tc>
        <w:tc>
          <w:tcPr>
            <w:tcW w:w="3969" w:type="pct"/>
            <w:gridSpan w:val="8"/>
            <w:vAlign w:val="center"/>
          </w:tcPr>
          <w:p w:rsidRPr="00205D93" w:rsidR="00CE759A" w:rsidRDefault="00CE759A" w14:paraId="4EA3DAC4" wp14:textId="77777777">
            <w:pPr>
              <w:pStyle w:val="TableText1"/>
              <w:spacing w:before="40" w:after="40"/>
              <w:rPr>
                <w:rStyle w:val="ModernTableText"/>
                <w:szCs w:val="18"/>
                <w:u w:val="single"/>
              </w:rPr>
            </w:pPr>
          </w:p>
        </w:tc>
      </w:tr>
      <w:tr xmlns:wp14="http://schemas.microsoft.com/office/word/2010/wordml" w:rsidR="00CE759A" w14:paraId="6A0D976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1" w:type="pct"/>
            <w:gridSpan w:val="2"/>
            <w:vAlign w:val="center"/>
          </w:tcPr>
          <w:p w:rsidRPr="00205D93" w:rsidR="00CE759A" w:rsidRDefault="00CE759A" w14:paraId="25FA7335" wp14:textId="77777777">
            <w:pPr>
              <w:pStyle w:val="TableHeading"/>
              <w:spacing w:before="40" w:after="40"/>
              <w:rPr>
                <w:rStyle w:val="ModernTableText"/>
                <w:noProof/>
                <w:szCs w:val="18"/>
              </w:rPr>
            </w:pPr>
            <w:r w:rsidRPr="00205D93">
              <w:rPr>
                <w:rStyle w:val="ModernTableText"/>
                <w:noProof/>
                <w:szCs w:val="18"/>
              </w:rPr>
              <w:t>Report Calendar Type:</w:t>
            </w:r>
          </w:p>
        </w:tc>
        <w:tc>
          <w:tcPr>
            <w:tcW w:w="3969" w:type="pct"/>
            <w:gridSpan w:val="8"/>
            <w:vAlign w:val="center"/>
          </w:tcPr>
          <w:p w:rsidRPr="00205D93" w:rsidR="00CE759A" w:rsidRDefault="00CE759A" w14:paraId="49F3165F" wp14:textId="77777777">
            <w:pPr>
              <w:pStyle w:val="TableText1"/>
              <w:tabs>
                <w:tab w:val="left" w:pos="2052"/>
                <w:tab w:val="left" w:pos="4032"/>
              </w:tabs>
              <w:spacing w:before="40" w:after="40"/>
              <w:rPr>
                <w:rStyle w:val="ModernTableText"/>
                <w:noProof/>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State Fiscal</w:t>
            </w:r>
            <w:r w:rsidRPr="00205D93">
              <w:rPr>
                <w:rStyle w:val="ModernTableText"/>
                <w:noProof/>
                <w:szCs w:val="18"/>
              </w:rPr>
              <w:tab/>
            </w:r>
            <w:r w:rsidRPr="00205D93">
              <w:rPr>
                <w:rStyle w:val="ModernTableText"/>
                <w:noProof/>
                <w:szCs w:val="18"/>
              </w:rPr>
              <w:t xml:space="preserve">   </w:t>
            </w:r>
            <w:r w:rsidRPr="00205D93">
              <w:rPr>
                <w:rStyle w:val="ModernTableText"/>
                <w:rFonts w:ascii="Wingdings 2" w:hAnsi="Wingdings 2" w:eastAsia="Wingdings 2" w:cs="Wingdings 2"/>
                <w:noProof/>
                <w:szCs w:val="18"/>
              </w:rPr>
              <w:t>£</w:t>
            </w:r>
            <w:r w:rsidRPr="00205D93">
              <w:rPr>
                <w:rStyle w:val="ModernTableText"/>
                <w:noProof/>
                <w:szCs w:val="18"/>
              </w:rPr>
              <w:t xml:space="preserve"> Federal Fiscal</w:t>
            </w:r>
            <w:r w:rsidRPr="00205D93">
              <w:rPr>
                <w:rStyle w:val="ModernTableText"/>
                <w:noProof/>
                <w:szCs w:val="18"/>
              </w:rPr>
              <w:tab/>
            </w:r>
            <w:r w:rsidRPr="00205D93">
              <w:rPr>
                <w:rStyle w:val="ModernTableText"/>
                <w:rFonts w:ascii="Wingdings 2" w:hAnsi="Wingdings 2" w:eastAsia="Wingdings 2" w:cs="Wingdings 2"/>
                <w:noProof/>
                <w:szCs w:val="18"/>
              </w:rPr>
              <w:t>£</w:t>
            </w:r>
            <w:r w:rsidRPr="00205D93">
              <w:rPr>
                <w:rStyle w:val="ModernTableText"/>
                <w:noProof/>
                <w:szCs w:val="18"/>
              </w:rPr>
              <w:t xml:space="preserve"> Calendar</w:t>
            </w:r>
          </w:p>
        </w:tc>
      </w:tr>
      <w:tr xmlns:wp14="http://schemas.microsoft.com/office/word/2010/wordml" w:rsidR="00CE759A" w14:paraId="2287175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1" w:type="pct"/>
            <w:gridSpan w:val="2"/>
            <w:vAlign w:val="center"/>
          </w:tcPr>
          <w:p w:rsidRPr="00205D93" w:rsidR="00CE759A" w:rsidRDefault="00CE759A" w14:paraId="49768D9D" wp14:textId="77777777">
            <w:pPr>
              <w:pStyle w:val="TableHeading"/>
              <w:spacing w:before="40" w:after="40"/>
              <w:rPr>
                <w:rStyle w:val="ModernTableText"/>
                <w:noProof/>
                <w:szCs w:val="18"/>
              </w:rPr>
            </w:pPr>
            <w:r w:rsidRPr="00205D93">
              <w:rPr>
                <w:rStyle w:val="ModernTableText"/>
                <w:noProof/>
                <w:szCs w:val="18"/>
              </w:rPr>
              <w:t>Report Frequency Type:</w:t>
            </w:r>
          </w:p>
        </w:tc>
        <w:tc>
          <w:tcPr>
            <w:tcW w:w="602" w:type="pct"/>
          </w:tcPr>
          <w:p w:rsidRPr="00205D93" w:rsidR="00CE759A" w:rsidRDefault="00CE759A" w14:paraId="57E12EC2" wp14:textId="77777777">
            <w:pPr>
              <w:pStyle w:val="TableText1"/>
              <w:spacing w:before="40" w:after="40"/>
              <w:rPr>
                <w:rStyle w:val="ModernTableText"/>
                <w:noProof/>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Scheduled</w:t>
            </w:r>
          </w:p>
          <w:p w:rsidRPr="00205D93" w:rsidR="00CE759A" w:rsidRDefault="00CE759A" w14:paraId="34CDD525" wp14:textId="77777777">
            <w:pPr>
              <w:pStyle w:val="TableText1"/>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On Request</w:t>
            </w:r>
          </w:p>
        </w:tc>
        <w:tc>
          <w:tcPr>
            <w:tcW w:w="2002" w:type="pct"/>
            <w:gridSpan w:val="4"/>
            <w:tcBorders>
              <w:top w:val="single" w:color="616161" w:sz="2" w:space="0"/>
              <w:bottom w:val="single" w:color="616161" w:sz="2" w:space="0"/>
              <w:right w:val="nil"/>
            </w:tcBorders>
          </w:tcPr>
          <w:p w:rsidRPr="00205D93" w:rsidR="00CE759A" w:rsidRDefault="00CE759A" w14:paraId="23E5A44E" wp14:textId="77777777">
            <w:pPr>
              <w:pStyle w:val="TableText1"/>
              <w:spacing w:before="40" w:after="40"/>
              <w:rPr>
                <w:rStyle w:val="ModernTableText"/>
                <w:noProof/>
                <w:szCs w:val="18"/>
              </w:rPr>
            </w:pPr>
            <w:r w:rsidRPr="00205D93">
              <w:rPr>
                <w:rStyle w:val="ModernTableText"/>
                <w:noProof/>
                <w:szCs w:val="18"/>
              </w:rPr>
              <w:t>If scheduled, select timeframe below:</w:t>
            </w:r>
          </w:p>
          <w:p w:rsidRPr="00205D93" w:rsidR="00CE759A" w:rsidRDefault="00CE759A" w14:paraId="00FDEFFB" wp14:textId="77777777">
            <w:pPr>
              <w:pStyle w:val="TableText1"/>
              <w:spacing w:before="40" w:after="40"/>
              <w:rPr>
                <w:rStyle w:val="ModernTableText"/>
                <w:noProof/>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Daily  </w:t>
            </w:r>
            <w:r w:rsidRPr="00205D93">
              <w:rPr>
                <w:rStyle w:val="ModernTableText"/>
                <w:rFonts w:ascii="Wingdings 2" w:hAnsi="Wingdings 2" w:eastAsia="Wingdings 2" w:cs="Wingdings 2"/>
                <w:noProof/>
                <w:szCs w:val="18"/>
              </w:rPr>
              <w:t>£</w:t>
            </w:r>
            <w:r w:rsidRPr="00205D93">
              <w:rPr>
                <w:rStyle w:val="ModernTableText"/>
                <w:noProof/>
                <w:szCs w:val="18"/>
              </w:rPr>
              <w:t xml:space="preserve"> Weekly  </w:t>
            </w:r>
            <w:r w:rsidRPr="00205D93">
              <w:rPr>
                <w:rStyle w:val="ModernTableText"/>
                <w:rFonts w:ascii="Wingdings 2" w:hAnsi="Wingdings 2" w:eastAsia="Wingdings 2" w:cs="Wingdings 2"/>
                <w:noProof/>
                <w:szCs w:val="18"/>
              </w:rPr>
              <w:t>£</w:t>
            </w:r>
            <w:r w:rsidRPr="00205D93">
              <w:rPr>
                <w:rStyle w:val="ModernTableText"/>
                <w:noProof/>
                <w:szCs w:val="18"/>
              </w:rPr>
              <w:t xml:space="preserve"> Monthly  </w:t>
            </w:r>
            <w:r w:rsidRPr="00205D93">
              <w:rPr>
                <w:rStyle w:val="ModernTableText"/>
                <w:rFonts w:ascii="Wingdings 2" w:hAnsi="Wingdings 2" w:eastAsia="Wingdings 2" w:cs="Wingdings 2"/>
                <w:noProof/>
                <w:szCs w:val="18"/>
              </w:rPr>
              <w:t>£</w:t>
            </w:r>
            <w:r w:rsidRPr="00205D93">
              <w:rPr>
                <w:rStyle w:val="ModernTableText"/>
                <w:noProof/>
                <w:szCs w:val="18"/>
              </w:rPr>
              <w:t xml:space="preserve"> Quarterly  </w:t>
            </w:r>
            <w:r w:rsidRPr="00205D93">
              <w:rPr>
                <w:rStyle w:val="ModernTableText"/>
                <w:rFonts w:ascii="Wingdings 2" w:hAnsi="Wingdings 2" w:eastAsia="Wingdings 2" w:cs="Wingdings 2"/>
                <w:noProof/>
                <w:szCs w:val="18"/>
              </w:rPr>
              <w:t>£</w:t>
            </w:r>
            <w:r w:rsidRPr="00205D93">
              <w:rPr>
                <w:rStyle w:val="ModernTableText"/>
                <w:noProof/>
                <w:szCs w:val="18"/>
              </w:rPr>
              <w:t xml:space="preserve"> Annually</w:t>
            </w:r>
          </w:p>
        </w:tc>
        <w:tc>
          <w:tcPr>
            <w:tcW w:w="1365" w:type="pct"/>
            <w:gridSpan w:val="3"/>
            <w:tcBorders>
              <w:top w:val="single" w:color="616161" w:sz="2" w:space="0"/>
              <w:left w:val="nil"/>
            </w:tcBorders>
          </w:tcPr>
          <w:p w:rsidRPr="00205D93" w:rsidR="00CE759A" w:rsidRDefault="00CE759A" w14:paraId="3F7F382F" wp14:textId="77777777">
            <w:pPr>
              <w:pStyle w:val="TableText1"/>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Other - Please explain: </w:t>
            </w:r>
          </w:p>
          <w:p w:rsidRPr="00205D93" w:rsidR="00CE759A" w:rsidRDefault="00CE759A" w14:paraId="3891630B" wp14:textId="77777777">
            <w:pPr>
              <w:pStyle w:val="TableText1"/>
              <w:spacing w:before="40" w:after="40"/>
              <w:ind w:firstLine="572"/>
              <w:rPr>
                <w:rStyle w:val="ModernTableText"/>
                <w:noProof/>
                <w:szCs w:val="18"/>
              </w:rPr>
            </w:pPr>
            <w:r w:rsidRPr="00205D93">
              <w:rPr>
                <w:rStyle w:val="ModernTableText"/>
                <w:noProof/>
                <w:szCs w:val="18"/>
              </w:rPr>
              <w:t xml:space="preserve">       </w:t>
            </w:r>
          </w:p>
        </w:tc>
      </w:tr>
      <w:tr xmlns:wp14="http://schemas.microsoft.com/office/word/2010/wordml" w:rsidR="00CE759A" w14:paraId="07FF9A2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1" w:type="pct"/>
            <w:gridSpan w:val="2"/>
            <w:vAlign w:val="center"/>
          </w:tcPr>
          <w:p w:rsidRPr="00205D93" w:rsidR="00CE759A" w:rsidRDefault="00CE759A" w14:paraId="0097DB00" wp14:textId="77777777">
            <w:pPr>
              <w:pStyle w:val="TableHeading"/>
              <w:spacing w:before="40" w:after="40"/>
              <w:rPr>
                <w:rStyle w:val="ModernTableText"/>
                <w:noProof/>
                <w:szCs w:val="18"/>
              </w:rPr>
            </w:pPr>
            <w:r w:rsidRPr="00205D93">
              <w:rPr>
                <w:rStyle w:val="ModernTableText"/>
                <w:noProof/>
                <w:szCs w:val="18"/>
              </w:rPr>
              <w:t>Report Data Accumulation Type:</w:t>
            </w:r>
          </w:p>
        </w:tc>
        <w:tc>
          <w:tcPr>
            <w:tcW w:w="602" w:type="pct"/>
          </w:tcPr>
          <w:p w:rsidRPr="00205D93" w:rsidR="00CE759A" w:rsidRDefault="00BF518F" w14:paraId="67CB8F68" wp14:textId="77777777">
            <w:pPr>
              <w:pStyle w:val="TableText1"/>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sidR="00CE759A">
              <w:rPr>
                <w:rStyle w:val="ModernTableText"/>
                <w:noProof/>
                <w:szCs w:val="18"/>
              </w:rPr>
              <w:t xml:space="preserve"> Prompt</w:t>
            </w:r>
          </w:p>
        </w:tc>
        <w:tc>
          <w:tcPr>
            <w:tcW w:w="2002" w:type="pct"/>
            <w:gridSpan w:val="4"/>
            <w:tcBorders>
              <w:top w:val="single" w:color="616161" w:sz="2" w:space="0"/>
              <w:right w:val="nil"/>
            </w:tcBorders>
            <w:vAlign w:val="center"/>
          </w:tcPr>
          <w:p w:rsidRPr="00205D93" w:rsidR="00CE759A" w:rsidRDefault="00CE759A" w14:paraId="4D0868CB" wp14:textId="77777777">
            <w:pPr>
              <w:pStyle w:val="TableText1"/>
              <w:spacing w:before="40" w:after="40"/>
              <w:rPr>
                <w:rStyle w:val="ModernTableText"/>
                <w:noProof/>
                <w:szCs w:val="18"/>
              </w:rPr>
            </w:pPr>
            <w:r w:rsidRPr="00205D93">
              <w:rPr>
                <w:rStyle w:val="ModernTableText"/>
                <w:noProof/>
                <w:szCs w:val="18"/>
              </w:rPr>
              <w:t>If no prompt, select report data accumulation type below:</w:t>
            </w:r>
          </w:p>
          <w:p w:rsidRPr="00205D93" w:rsidR="00CE759A" w:rsidRDefault="00CE759A" w14:paraId="6D3F97A5" wp14:textId="77777777">
            <w:pPr>
              <w:pStyle w:val="TableText1"/>
              <w:spacing w:before="40" w:after="40"/>
              <w:rPr>
                <w:rStyle w:val="ModernTableText"/>
                <w:noProof/>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Daily  </w:t>
            </w:r>
            <w:r w:rsidRPr="00205D93">
              <w:rPr>
                <w:rStyle w:val="ModernTableText"/>
                <w:rFonts w:ascii="Wingdings 2" w:hAnsi="Wingdings 2" w:eastAsia="Wingdings 2" w:cs="Wingdings 2"/>
                <w:noProof/>
                <w:szCs w:val="18"/>
              </w:rPr>
              <w:t>£</w:t>
            </w:r>
            <w:r w:rsidRPr="00205D93">
              <w:rPr>
                <w:rStyle w:val="ModernTableText"/>
                <w:noProof/>
                <w:szCs w:val="18"/>
              </w:rPr>
              <w:t xml:space="preserve"> Weekly  </w:t>
            </w:r>
            <w:r w:rsidRPr="00205D93">
              <w:rPr>
                <w:rStyle w:val="ModernTableText"/>
                <w:rFonts w:ascii="Wingdings 2" w:hAnsi="Wingdings 2" w:eastAsia="Wingdings 2" w:cs="Wingdings 2"/>
                <w:noProof/>
                <w:szCs w:val="18"/>
              </w:rPr>
              <w:t>£</w:t>
            </w:r>
            <w:r w:rsidRPr="00205D93">
              <w:rPr>
                <w:rStyle w:val="ModernTableText"/>
                <w:noProof/>
                <w:szCs w:val="18"/>
              </w:rPr>
              <w:t xml:space="preserve"> Monthly  </w:t>
            </w:r>
            <w:r w:rsidRPr="00205D93">
              <w:rPr>
                <w:rStyle w:val="ModernTableText"/>
                <w:rFonts w:ascii="Wingdings 2" w:hAnsi="Wingdings 2" w:eastAsia="Wingdings 2" w:cs="Wingdings 2"/>
                <w:noProof/>
                <w:szCs w:val="18"/>
              </w:rPr>
              <w:t>£</w:t>
            </w:r>
            <w:r w:rsidRPr="00205D93">
              <w:rPr>
                <w:rStyle w:val="ModernTableText"/>
                <w:noProof/>
                <w:szCs w:val="18"/>
              </w:rPr>
              <w:t xml:space="preserve"> Quarterly  </w:t>
            </w:r>
            <w:r w:rsidRPr="00205D93">
              <w:rPr>
                <w:rStyle w:val="ModernTableText"/>
                <w:rFonts w:ascii="Wingdings 2" w:hAnsi="Wingdings 2" w:eastAsia="Wingdings 2" w:cs="Wingdings 2"/>
                <w:noProof/>
                <w:szCs w:val="18"/>
              </w:rPr>
              <w:t>£</w:t>
            </w:r>
            <w:r w:rsidRPr="00205D93">
              <w:rPr>
                <w:rStyle w:val="ModernTableText"/>
                <w:noProof/>
                <w:szCs w:val="18"/>
              </w:rPr>
              <w:t xml:space="preserve"> Annually  </w:t>
            </w:r>
            <w:r w:rsidRPr="00205D93">
              <w:rPr>
                <w:rStyle w:val="ModernTableText"/>
                <w:rFonts w:ascii="Wingdings" w:hAnsi="Wingdings" w:eastAsia="Wingdings" w:cs="Wingdings"/>
                <w:noProof/>
                <w:szCs w:val="18"/>
              </w:rPr>
              <w:t>þ</w:t>
            </w:r>
            <w:r w:rsidRPr="00205D93">
              <w:rPr>
                <w:rStyle w:val="ModernTableText"/>
                <w:noProof/>
                <w:szCs w:val="18"/>
              </w:rPr>
              <w:t xml:space="preserve"> YTD</w:t>
            </w:r>
          </w:p>
        </w:tc>
        <w:tc>
          <w:tcPr>
            <w:tcW w:w="1365" w:type="pct"/>
            <w:gridSpan w:val="3"/>
            <w:tcBorders>
              <w:top w:val="single" w:color="616161" w:sz="2" w:space="0"/>
              <w:left w:val="nil"/>
            </w:tcBorders>
          </w:tcPr>
          <w:p w:rsidRPr="00205D93" w:rsidR="00CE759A" w:rsidRDefault="00CE759A" w14:paraId="48C83704" wp14:textId="77777777">
            <w:pPr>
              <w:pStyle w:val="TableText1"/>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Other - Please explain:</w:t>
            </w:r>
          </w:p>
        </w:tc>
      </w:tr>
      <w:tr xmlns:wp14="http://schemas.microsoft.com/office/word/2010/wordml" w:rsidR="00BE3176" w:rsidTr="007A4C37" w14:paraId="55A9CA1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1" w:type="pct"/>
            <w:gridSpan w:val="2"/>
            <w:vMerge w:val="restart"/>
            <w:tcBorders>
              <w:top w:val="single" w:color="616161" w:sz="4" w:space="0"/>
              <w:left w:val="single" w:color="616161" w:sz="4" w:space="0"/>
              <w:right w:val="single" w:color="616161" w:sz="4" w:space="0"/>
            </w:tcBorders>
            <w:vAlign w:val="center"/>
          </w:tcPr>
          <w:p w:rsidRPr="00205D93" w:rsidR="00BE3176" w:rsidP="007A4C37" w:rsidRDefault="00BE3176" w14:paraId="2E59FC04" wp14:textId="77777777">
            <w:pPr>
              <w:pStyle w:val="TableText1"/>
              <w:spacing w:before="40" w:after="40"/>
              <w:rPr>
                <w:rStyle w:val="ModernTableText"/>
                <w:b/>
                <w:noProof/>
                <w:szCs w:val="18"/>
              </w:rPr>
            </w:pPr>
            <w:r w:rsidRPr="00205D93">
              <w:rPr>
                <w:rStyle w:val="ModernTableText"/>
                <w:b/>
                <w:noProof/>
                <w:szCs w:val="18"/>
              </w:rPr>
              <w:t>Report Selection Criteria:</w:t>
            </w:r>
          </w:p>
        </w:tc>
        <w:tc>
          <w:tcPr>
            <w:tcW w:w="1196" w:type="pct"/>
            <w:gridSpan w:val="3"/>
            <w:tcBorders>
              <w:top w:val="single" w:color="616161" w:sz="4" w:space="0"/>
              <w:left w:val="single" w:color="616161" w:sz="4" w:space="0"/>
              <w:right w:val="single" w:color="616161" w:sz="4" w:space="0"/>
            </w:tcBorders>
            <w:vAlign w:val="center"/>
          </w:tcPr>
          <w:p w:rsidRPr="00205D93" w:rsidR="00BE3176" w:rsidRDefault="00BE3176" w14:paraId="152207BE" wp14:textId="77777777">
            <w:pPr>
              <w:pStyle w:val="TableText1"/>
              <w:spacing w:before="40" w:after="40"/>
              <w:jc w:val="center"/>
              <w:rPr>
                <w:rStyle w:val="ModernTableText"/>
                <w:b/>
                <w:noProof/>
                <w:szCs w:val="18"/>
              </w:rPr>
            </w:pPr>
            <w:r w:rsidRPr="00205D93">
              <w:rPr>
                <w:rStyle w:val="ModernTableText"/>
                <w:b/>
                <w:noProof/>
                <w:szCs w:val="18"/>
              </w:rPr>
              <w:t>Report Field</w:t>
            </w:r>
          </w:p>
        </w:tc>
        <w:tc>
          <w:tcPr>
            <w:tcW w:w="2222" w:type="pct"/>
            <w:gridSpan w:val="4"/>
            <w:tcBorders>
              <w:top w:val="single" w:color="616161" w:sz="4" w:space="0"/>
              <w:left w:val="single" w:color="616161" w:sz="4" w:space="0"/>
              <w:bottom w:val="single" w:color="616161" w:sz="4" w:space="0"/>
              <w:right w:val="single" w:color="616161" w:sz="4" w:space="0"/>
            </w:tcBorders>
            <w:vAlign w:val="center"/>
          </w:tcPr>
          <w:p w:rsidRPr="00205D93" w:rsidR="00BE3176" w:rsidRDefault="00BE3176" w14:paraId="3C3498EB" wp14:textId="77777777">
            <w:pPr>
              <w:pStyle w:val="TableText1"/>
              <w:spacing w:before="40" w:after="40"/>
              <w:jc w:val="center"/>
              <w:rPr>
                <w:rStyle w:val="ModernTableText"/>
                <w:b/>
                <w:noProof/>
                <w:szCs w:val="18"/>
              </w:rPr>
            </w:pPr>
            <w:r w:rsidRPr="00205D93">
              <w:rPr>
                <w:rStyle w:val="ModernTableText"/>
                <w:b/>
                <w:noProof/>
                <w:szCs w:val="18"/>
              </w:rPr>
              <w:t>Report Parameters (optional)</w:t>
            </w:r>
          </w:p>
          <w:p w:rsidRPr="00205D93" w:rsidR="00BE3176" w:rsidRDefault="00BE3176" w14:paraId="1496A153" wp14:textId="77777777">
            <w:pPr>
              <w:pStyle w:val="TableText1"/>
              <w:spacing w:before="40" w:after="40"/>
              <w:jc w:val="center"/>
              <w:rPr>
                <w:rStyle w:val="ModernTableText"/>
                <w:b/>
                <w:noProof/>
                <w:szCs w:val="18"/>
              </w:rPr>
            </w:pPr>
            <w:r w:rsidRPr="00205D93">
              <w:rPr>
                <w:rStyle w:val="ModernTableText"/>
                <w:b/>
                <w:noProof/>
                <w:szCs w:val="18"/>
                <w:u w:val="single"/>
              </w:rPr>
              <w:t>Note</w:t>
            </w:r>
            <w:r w:rsidRPr="00205D93">
              <w:rPr>
                <w:rStyle w:val="ModernTableText"/>
                <w:b/>
                <w:noProof/>
                <w:szCs w:val="18"/>
              </w:rPr>
              <w:t>:  If populated, Prompt must = No</w:t>
            </w:r>
          </w:p>
        </w:tc>
        <w:tc>
          <w:tcPr>
            <w:tcW w:w="551" w:type="pct"/>
            <w:tcBorders>
              <w:top w:val="single" w:color="616161" w:sz="4" w:space="0"/>
              <w:left w:val="single" w:color="616161" w:sz="4" w:space="0"/>
              <w:bottom w:val="single" w:color="616161" w:sz="4" w:space="0"/>
              <w:right w:val="single" w:color="616161" w:sz="4" w:space="0"/>
            </w:tcBorders>
            <w:vAlign w:val="center"/>
          </w:tcPr>
          <w:p w:rsidRPr="00205D93" w:rsidR="00BE3176" w:rsidRDefault="00BE3176" w14:paraId="52219B7F" wp14:textId="77777777">
            <w:pPr>
              <w:pStyle w:val="TableText1"/>
              <w:spacing w:before="40" w:after="40"/>
              <w:jc w:val="center"/>
              <w:rPr>
                <w:rStyle w:val="ModernTableText"/>
                <w:b/>
                <w:noProof/>
                <w:szCs w:val="18"/>
              </w:rPr>
            </w:pPr>
            <w:r w:rsidRPr="00205D93">
              <w:rPr>
                <w:rStyle w:val="ModernTableText"/>
                <w:b/>
                <w:noProof/>
                <w:szCs w:val="18"/>
              </w:rPr>
              <w:t>Prompt</w:t>
            </w:r>
          </w:p>
        </w:tc>
      </w:tr>
      <w:tr xmlns:wp14="http://schemas.microsoft.com/office/word/2010/wordml" w:rsidR="00BE3176" w14:paraId="213E138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1" w:type="pct"/>
            <w:gridSpan w:val="2"/>
            <w:vMerge/>
            <w:tcBorders>
              <w:left w:val="single" w:color="616161" w:sz="4" w:space="0"/>
              <w:right w:val="single" w:color="616161" w:sz="4" w:space="0"/>
            </w:tcBorders>
          </w:tcPr>
          <w:p w:rsidRPr="00205D93" w:rsidR="00BE3176" w:rsidRDefault="00BE3176" w14:paraId="6384CA15" wp14:textId="77777777">
            <w:pPr>
              <w:pStyle w:val="TableText1"/>
              <w:spacing w:before="40" w:after="40"/>
              <w:rPr>
                <w:rStyle w:val="ModernTableText"/>
                <w:b/>
                <w:szCs w:val="18"/>
              </w:rPr>
            </w:pPr>
          </w:p>
        </w:tc>
        <w:tc>
          <w:tcPr>
            <w:tcW w:w="1196" w:type="pct"/>
            <w:gridSpan w:val="3"/>
            <w:tcBorders>
              <w:top w:val="single" w:color="616161" w:sz="4" w:space="0"/>
              <w:left w:val="single" w:color="616161" w:sz="4" w:space="0"/>
              <w:bottom w:val="single" w:color="616161" w:sz="4" w:space="0"/>
              <w:right w:val="single" w:color="616161" w:sz="4" w:space="0"/>
            </w:tcBorders>
            <w:vAlign w:val="center"/>
          </w:tcPr>
          <w:p w:rsidRPr="004B42EC" w:rsidR="00BE3176" w:rsidP="00365B47" w:rsidRDefault="00BE3176" w14:paraId="2772FE80" wp14:textId="77777777">
            <w:pPr>
              <w:pStyle w:val="TableTextIndent1ACSSC"/>
              <w:numPr>
                <w:ilvl w:val="0"/>
                <w:numId w:val="177"/>
              </w:numPr>
              <w:rPr>
                <w:rStyle w:val="ModernTableText"/>
                <w:sz w:val="17"/>
                <w:szCs w:val="17"/>
              </w:rPr>
            </w:pPr>
            <w:r w:rsidRPr="004B42EC">
              <w:rPr>
                <w:rStyle w:val="ModernTableText"/>
                <w:sz w:val="17"/>
                <w:szCs w:val="17"/>
              </w:rPr>
              <w:t>Header Status Code</w:t>
            </w:r>
          </w:p>
          <w:p w:rsidRPr="004B42EC" w:rsidR="00BE3176" w:rsidP="004B42EC" w:rsidRDefault="00BE3176" w14:paraId="5ED00100" wp14:textId="77777777">
            <w:pPr>
              <w:pStyle w:val="TableText1"/>
              <w:spacing w:before="40" w:after="40"/>
              <w:rPr>
                <w:rStyle w:val="ModernTableText"/>
                <w:szCs w:val="18"/>
              </w:rPr>
            </w:pPr>
            <w:r w:rsidRPr="004B42EC">
              <w:rPr>
                <w:rStyle w:val="ModernTableText"/>
                <w:sz w:val="17"/>
                <w:szCs w:val="17"/>
              </w:rPr>
              <w:t xml:space="preserve">        A-HDR-TB.A-HDR-STAT-CD</w:t>
            </w:r>
          </w:p>
        </w:tc>
        <w:tc>
          <w:tcPr>
            <w:tcW w:w="2222" w:type="pct"/>
            <w:gridSpan w:val="4"/>
            <w:tcBorders>
              <w:top w:val="single" w:color="616161" w:sz="4" w:space="0"/>
              <w:left w:val="single" w:color="616161" w:sz="4" w:space="0"/>
              <w:bottom w:val="single" w:color="616161" w:sz="4" w:space="0"/>
              <w:right w:val="single" w:color="616161" w:sz="4" w:space="0"/>
            </w:tcBorders>
            <w:vAlign w:val="center"/>
          </w:tcPr>
          <w:p w:rsidRPr="004B42EC" w:rsidR="00BE3176" w:rsidP="004B42EC" w:rsidRDefault="00BE3176" w14:paraId="507181B9" wp14:textId="77777777">
            <w:pPr>
              <w:pStyle w:val="TableText1"/>
              <w:spacing w:before="40" w:after="40"/>
              <w:rPr>
                <w:rStyle w:val="ModernTableText"/>
                <w:szCs w:val="18"/>
              </w:rPr>
            </w:pPr>
            <w:r w:rsidRPr="004B42EC">
              <w:rPr>
                <w:rStyle w:val="ModernTableText"/>
                <w:noProof/>
                <w:sz w:val="17"/>
                <w:szCs w:val="17"/>
              </w:rPr>
              <w:t>A-HDR-STAT-CD &lt;&gt; 'R' (Rejected)</w:t>
            </w:r>
          </w:p>
        </w:tc>
        <w:tc>
          <w:tcPr>
            <w:tcW w:w="551" w:type="pct"/>
            <w:tcBorders>
              <w:top w:val="single" w:color="616161" w:sz="4" w:space="0"/>
              <w:left w:val="single" w:color="616161" w:sz="4" w:space="0"/>
              <w:bottom w:val="single" w:color="616161" w:sz="4" w:space="0"/>
              <w:right w:val="single" w:color="616161" w:sz="4" w:space="0"/>
            </w:tcBorders>
            <w:vAlign w:val="center"/>
          </w:tcPr>
          <w:p w:rsidRPr="004B42EC" w:rsidR="00BE3176" w:rsidP="004B42EC" w:rsidRDefault="00BE3176" w14:paraId="654B6A9A" wp14:textId="77777777">
            <w:pPr>
              <w:pStyle w:val="TableText1"/>
              <w:spacing w:before="40" w:after="40"/>
              <w:rPr>
                <w:rStyle w:val="ModernTableText"/>
                <w:noProof/>
                <w:szCs w:val="18"/>
              </w:rPr>
            </w:pPr>
            <w:r w:rsidRPr="004B42EC">
              <w:rPr>
                <w:rStyle w:val="ModernTableText"/>
                <w:rFonts w:ascii="Wingdings" w:hAnsi="Wingdings" w:eastAsia="Wingdings" w:cs="Wingdings"/>
                <w:noProof/>
                <w:sz w:val="23"/>
                <w:szCs w:val="23"/>
              </w:rPr>
              <w:t>þ</w:t>
            </w:r>
            <w:r w:rsidRPr="004B42EC">
              <w:rPr>
                <w:rStyle w:val="ModernTableText"/>
                <w:noProof/>
                <w:sz w:val="23"/>
                <w:szCs w:val="23"/>
              </w:rPr>
              <w:t xml:space="preserve"> </w:t>
            </w:r>
            <w:r w:rsidRPr="004B42EC">
              <w:rPr>
                <w:rStyle w:val="ModernTableText"/>
                <w:noProof/>
                <w:sz w:val="17"/>
                <w:szCs w:val="17"/>
              </w:rPr>
              <w:t xml:space="preserve">No  </w:t>
            </w:r>
            <w:r w:rsidRPr="004B42EC">
              <w:rPr>
                <w:rStyle w:val="ModernTableText"/>
                <w:rFonts w:ascii="Wingdings 2" w:hAnsi="Wingdings 2" w:eastAsia="Wingdings 2" w:cs="Wingdings 2"/>
                <w:noProof/>
                <w:sz w:val="23"/>
                <w:szCs w:val="23"/>
              </w:rPr>
              <w:t>£</w:t>
            </w:r>
            <w:r w:rsidRPr="004B42EC">
              <w:rPr>
                <w:rStyle w:val="ModernTableText"/>
                <w:noProof/>
                <w:sz w:val="17"/>
                <w:szCs w:val="17"/>
              </w:rPr>
              <w:t xml:space="preserve"> Yes</w:t>
            </w:r>
          </w:p>
        </w:tc>
      </w:tr>
      <w:tr xmlns:wp14="http://schemas.microsoft.com/office/word/2010/wordml" w:rsidR="00BE3176" w14:paraId="1E45483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31" w:type="pct"/>
            <w:gridSpan w:val="2"/>
            <w:vMerge/>
            <w:tcBorders>
              <w:left w:val="single" w:color="616161" w:sz="4" w:space="0"/>
              <w:right w:val="single" w:color="616161" w:sz="4" w:space="0"/>
            </w:tcBorders>
          </w:tcPr>
          <w:p w:rsidRPr="00205D93" w:rsidR="00BE3176" w:rsidRDefault="00BE3176" w14:paraId="6674C44D" wp14:textId="77777777">
            <w:pPr>
              <w:pStyle w:val="TableText1"/>
              <w:spacing w:before="40" w:after="40"/>
              <w:rPr>
                <w:rStyle w:val="ModernTableText"/>
                <w:b/>
                <w:szCs w:val="18"/>
              </w:rPr>
            </w:pPr>
          </w:p>
        </w:tc>
        <w:tc>
          <w:tcPr>
            <w:tcW w:w="1196" w:type="pct"/>
            <w:gridSpan w:val="3"/>
            <w:tcBorders>
              <w:top w:val="single" w:color="616161" w:sz="4" w:space="0"/>
              <w:left w:val="single" w:color="616161" w:sz="4" w:space="0"/>
              <w:bottom w:val="single" w:color="616161" w:sz="4" w:space="0"/>
              <w:right w:val="single" w:color="616161" w:sz="4" w:space="0"/>
            </w:tcBorders>
            <w:vAlign w:val="center"/>
          </w:tcPr>
          <w:p w:rsidRPr="004B42EC" w:rsidR="00BE3176" w:rsidP="00365B47" w:rsidRDefault="00BE3176" w14:paraId="7E9490C5" wp14:textId="77777777">
            <w:pPr>
              <w:pStyle w:val="TableTextIndent1ACSSC"/>
              <w:numPr>
                <w:ilvl w:val="0"/>
                <w:numId w:val="177"/>
              </w:numPr>
              <w:rPr>
                <w:rStyle w:val="ModernTableText"/>
                <w:sz w:val="17"/>
                <w:szCs w:val="17"/>
              </w:rPr>
            </w:pPr>
            <w:r w:rsidRPr="004B42EC">
              <w:rPr>
                <w:rStyle w:val="ModernTableText"/>
                <w:sz w:val="17"/>
                <w:szCs w:val="17"/>
              </w:rPr>
              <w:t>Line Status Date</w:t>
            </w:r>
          </w:p>
          <w:p w:rsidRPr="004B42EC" w:rsidR="00BE3176" w:rsidP="004B42EC" w:rsidRDefault="00BE3176" w14:paraId="6DA9966F" wp14:textId="77777777">
            <w:pPr>
              <w:pStyle w:val="TableText1"/>
              <w:spacing w:before="40" w:after="40"/>
              <w:rPr>
                <w:rStyle w:val="ModernTableText"/>
                <w:szCs w:val="18"/>
              </w:rPr>
            </w:pPr>
            <w:r w:rsidRPr="004B42EC">
              <w:rPr>
                <w:rStyle w:val="ModernTableText"/>
                <w:sz w:val="17"/>
                <w:szCs w:val="17"/>
              </w:rPr>
              <w:t xml:space="preserve">        A-DTL_TB.A-LI-STAT-DT      </w:t>
            </w:r>
          </w:p>
        </w:tc>
        <w:tc>
          <w:tcPr>
            <w:tcW w:w="2222" w:type="pct"/>
            <w:gridSpan w:val="4"/>
            <w:tcBorders>
              <w:top w:val="single" w:color="616161" w:sz="4" w:space="0"/>
              <w:left w:val="single" w:color="616161" w:sz="4" w:space="0"/>
              <w:bottom w:val="single" w:color="616161" w:sz="4" w:space="0"/>
              <w:right w:val="single" w:color="616161" w:sz="4" w:space="0"/>
            </w:tcBorders>
            <w:vAlign w:val="center"/>
          </w:tcPr>
          <w:p w:rsidRPr="004B42EC" w:rsidR="00BE3176" w:rsidP="004B42EC" w:rsidRDefault="00BE3176" w14:paraId="05906E74" wp14:textId="77777777">
            <w:pPr>
              <w:pStyle w:val="TableText1"/>
              <w:spacing w:before="40" w:after="40"/>
              <w:rPr>
                <w:rStyle w:val="ModernTableText"/>
                <w:szCs w:val="18"/>
              </w:rPr>
            </w:pPr>
            <w:r w:rsidRPr="004B42EC">
              <w:rPr>
                <w:rStyle w:val="ModernTableText"/>
                <w:sz w:val="17"/>
                <w:szCs w:val="17"/>
              </w:rPr>
              <w:t>A_DTL_TB.A_LI_STAT_DT BETWEEN CURR_DT_V."Curr State Fiscal Yr Dt-Beg" AND CURR_DT_V."Dt-Current"</w:t>
            </w:r>
          </w:p>
        </w:tc>
        <w:tc>
          <w:tcPr>
            <w:tcW w:w="551" w:type="pct"/>
            <w:tcBorders>
              <w:top w:val="single" w:color="616161" w:sz="4" w:space="0"/>
              <w:left w:val="single" w:color="616161" w:sz="4" w:space="0"/>
              <w:bottom w:val="single" w:color="616161" w:sz="4" w:space="0"/>
              <w:right w:val="single" w:color="616161" w:sz="4" w:space="0"/>
            </w:tcBorders>
            <w:vAlign w:val="center"/>
          </w:tcPr>
          <w:p w:rsidRPr="004B42EC" w:rsidR="00BE3176" w:rsidP="004B42EC" w:rsidRDefault="00BE3176" w14:paraId="383B2D9B" wp14:textId="77777777">
            <w:pPr>
              <w:pStyle w:val="TableText1"/>
              <w:spacing w:before="40" w:after="40"/>
              <w:rPr>
                <w:rStyle w:val="ModernTableText"/>
                <w:noProof/>
                <w:szCs w:val="18"/>
              </w:rPr>
            </w:pPr>
            <w:r w:rsidRPr="004B42EC">
              <w:rPr>
                <w:rStyle w:val="ModernTableText"/>
                <w:rFonts w:ascii="Wingdings" w:hAnsi="Wingdings" w:eastAsia="Wingdings" w:cs="Wingdings"/>
                <w:noProof/>
                <w:sz w:val="23"/>
                <w:szCs w:val="23"/>
              </w:rPr>
              <w:t>þ</w:t>
            </w:r>
            <w:r w:rsidRPr="004B42EC">
              <w:rPr>
                <w:rStyle w:val="ModernTableText"/>
                <w:noProof/>
                <w:sz w:val="23"/>
                <w:szCs w:val="23"/>
              </w:rPr>
              <w:t xml:space="preserve"> </w:t>
            </w:r>
            <w:r w:rsidRPr="004B42EC">
              <w:rPr>
                <w:rStyle w:val="ModernTableText"/>
                <w:noProof/>
                <w:sz w:val="17"/>
                <w:szCs w:val="17"/>
              </w:rPr>
              <w:t xml:space="preserve">No </w:t>
            </w:r>
            <w:r w:rsidRPr="004B42EC">
              <w:rPr>
                <w:rStyle w:val="ModernTableText"/>
                <w:rFonts w:ascii="Wingdings 2" w:hAnsi="Wingdings 2" w:eastAsia="Wingdings 2" w:cs="Wingdings 2"/>
                <w:noProof/>
                <w:sz w:val="23"/>
                <w:szCs w:val="23"/>
              </w:rPr>
              <w:t>£</w:t>
            </w:r>
            <w:r w:rsidRPr="004B42EC">
              <w:rPr>
                <w:rStyle w:val="ModernTableText"/>
                <w:noProof/>
                <w:sz w:val="17"/>
                <w:szCs w:val="17"/>
              </w:rPr>
              <w:t xml:space="preserve"> Yes</w:t>
            </w:r>
          </w:p>
        </w:tc>
      </w:tr>
      <w:tr xmlns:wp14="http://schemas.microsoft.com/office/word/2010/wordml" w:rsidR="00BE3176" w14:paraId="4DBC0F5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BE3176" w:rsidP="00854153" w:rsidRDefault="00BE3176" w14:paraId="440C9AB9" wp14:textId="77777777">
            <w:pPr>
              <w:pStyle w:val="ModernBodyText"/>
              <w:keepN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BE3176" w:rsidTr="007A4C37" w14:paraId="6FBB7D8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1" w:type="pct"/>
            <w:gridSpan w:val="2"/>
            <w:vMerge w:val="restart"/>
            <w:vAlign w:val="center"/>
          </w:tcPr>
          <w:p w:rsidRPr="00205D93" w:rsidR="00BE3176" w:rsidP="00854153" w:rsidRDefault="00BE3176" w14:paraId="6CF7A585" wp14:textId="77777777">
            <w:pPr>
              <w:pStyle w:val="TableHeading"/>
              <w:keepNext/>
              <w:keepLines w:val="0"/>
              <w:spacing w:before="40" w:after="40"/>
              <w:rPr>
                <w:rStyle w:val="ModernTableText"/>
                <w:noProof/>
                <w:szCs w:val="18"/>
              </w:rPr>
            </w:pPr>
            <w:r w:rsidRPr="00205D93">
              <w:rPr>
                <w:rStyle w:val="ModernTableText"/>
                <w:noProof/>
                <w:szCs w:val="18"/>
              </w:rPr>
              <w:t>Sort By:</w:t>
            </w:r>
          </w:p>
        </w:tc>
        <w:tc>
          <w:tcPr>
            <w:tcW w:w="1878" w:type="pct"/>
            <w:gridSpan w:val="4"/>
            <w:vAlign w:val="center"/>
          </w:tcPr>
          <w:p w:rsidRPr="00205D93" w:rsidR="00BE3176" w:rsidP="00365B47" w:rsidRDefault="00BE3176" w14:paraId="0A47935A" wp14:textId="77777777">
            <w:pPr>
              <w:pStyle w:val="TableText1"/>
              <w:keepNext/>
              <w:numPr>
                <w:ilvl w:val="0"/>
                <w:numId w:val="104"/>
              </w:numPr>
              <w:spacing w:before="40" w:after="40"/>
              <w:rPr>
                <w:rStyle w:val="ModernTableText"/>
                <w:szCs w:val="18"/>
              </w:rPr>
            </w:pPr>
            <w:r w:rsidRPr="00205D93">
              <w:rPr>
                <w:rStyle w:val="ModernTableText"/>
                <w:szCs w:val="18"/>
              </w:rPr>
              <w:t>LOB Cd</w:t>
            </w:r>
          </w:p>
        </w:tc>
        <w:tc>
          <w:tcPr>
            <w:tcW w:w="2091" w:type="pct"/>
            <w:gridSpan w:val="4"/>
          </w:tcPr>
          <w:p w:rsidRPr="00205D93" w:rsidR="00BE3176" w:rsidP="00854153" w:rsidRDefault="00BE3176" w14:paraId="03BC4251" wp14:textId="77777777">
            <w:pPr>
              <w:keepNext/>
              <w:rPr>
                <w:rStyle w:val="ModernTableText"/>
                <w:noProof/>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Ascending    </w:t>
            </w:r>
            <w:r w:rsidRPr="00205D93">
              <w:rPr>
                <w:rStyle w:val="ModernTableText"/>
                <w:rFonts w:ascii="Wingdings 2" w:hAnsi="Wingdings 2" w:eastAsia="Wingdings 2" w:cs="Wingdings 2"/>
                <w:noProof/>
                <w:szCs w:val="18"/>
              </w:rPr>
              <w:t>£</w:t>
            </w:r>
            <w:r w:rsidRPr="00205D93">
              <w:rPr>
                <w:rStyle w:val="ModernTableText"/>
                <w:noProof/>
                <w:szCs w:val="18"/>
              </w:rPr>
              <w:t xml:space="preserve"> Descending</w:t>
            </w:r>
          </w:p>
        </w:tc>
      </w:tr>
      <w:tr xmlns:wp14="http://schemas.microsoft.com/office/word/2010/wordml" w:rsidR="00BE3176" w14:paraId="4E0B5B4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1" w:type="pct"/>
            <w:gridSpan w:val="2"/>
            <w:vMerge/>
          </w:tcPr>
          <w:p w:rsidRPr="00205D93" w:rsidR="00BE3176" w:rsidRDefault="00BE3176" w14:paraId="49CE0426" wp14:textId="77777777">
            <w:pPr>
              <w:pStyle w:val="TableHeading"/>
              <w:spacing w:before="40" w:after="40"/>
              <w:rPr>
                <w:rStyle w:val="ModernTableText"/>
                <w:noProof/>
                <w:szCs w:val="18"/>
              </w:rPr>
            </w:pPr>
          </w:p>
        </w:tc>
        <w:tc>
          <w:tcPr>
            <w:tcW w:w="1878" w:type="pct"/>
            <w:gridSpan w:val="4"/>
            <w:vAlign w:val="center"/>
          </w:tcPr>
          <w:p w:rsidRPr="00205D93" w:rsidR="00BE3176" w:rsidP="00365B47" w:rsidRDefault="00BE3176" w14:paraId="140DC717" wp14:textId="77777777">
            <w:pPr>
              <w:pStyle w:val="TableText1"/>
              <w:numPr>
                <w:ilvl w:val="0"/>
                <w:numId w:val="104"/>
              </w:numPr>
              <w:spacing w:before="40" w:after="40"/>
              <w:rPr>
                <w:rStyle w:val="ModernTableText"/>
                <w:color w:val="000000"/>
                <w:szCs w:val="18"/>
              </w:rPr>
            </w:pPr>
            <w:r w:rsidRPr="00205D93">
              <w:rPr>
                <w:rStyle w:val="ModernTableText"/>
                <w:szCs w:val="18"/>
              </w:rPr>
              <w:t>Auth Type (SA Ty Cd)</w:t>
            </w:r>
          </w:p>
        </w:tc>
        <w:tc>
          <w:tcPr>
            <w:tcW w:w="2091" w:type="pct"/>
            <w:gridSpan w:val="4"/>
          </w:tcPr>
          <w:p w:rsidRPr="00205D93" w:rsidR="00BE3176" w:rsidRDefault="00BE3176" w14:paraId="3BCB40D4" wp14:textId="77777777">
            <w:pPr>
              <w:rPr>
                <w:noProof/>
                <w:sz w:val="18"/>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Ascending    </w:t>
            </w:r>
            <w:r w:rsidRPr="00205D93">
              <w:rPr>
                <w:rStyle w:val="ModernTableText"/>
                <w:rFonts w:ascii="Wingdings 2" w:hAnsi="Wingdings 2" w:eastAsia="Wingdings 2" w:cs="Wingdings 2"/>
                <w:noProof/>
                <w:szCs w:val="18"/>
              </w:rPr>
              <w:t>£</w:t>
            </w:r>
            <w:r w:rsidRPr="00205D93">
              <w:rPr>
                <w:rStyle w:val="ModernTableText"/>
                <w:noProof/>
                <w:szCs w:val="18"/>
              </w:rPr>
              <w:t xml:space="preserve"> Descending</w:t>
            </w:r>
          </w:p>
        </w:tc>
      </w:tr>
      <w:tr xmlns:wp14="http://schemas.microsoft.com/office/word/2010/wordml" w:rsidR="00BE3176" w14:paraId="670A71D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1" w:type="pct"/>
            <w:gridSpan w:val="2"/>
            <w:vMerge/>
          </w:tcPr>
          <w:p w:rsidRPr="00205D93" w:rsidR="00BE3176" w:rsidRDefault="00BE3176" w14:paraId="4B428E1E" wp14:textId="77777777">
            <w:pPr>
              <w:pStyle w:val="TableHeading"/>
              <w:spacing w:before="40" w:after="40"/>
              <w:rPr>
                <w:rStyle w:val="ModernTableText"/>
                <w:noProof/>
                <w:szCs w:val="18"/>
              </w:rPr>
            </w:pPr>
          </w:p>
        </w:tc>
        <w:tc>
          <w:tcPr>
            <w:tcW w:w="1878" w:type="pct"/>
            <w:gridSpan w:val="4"/>
            <w:vAlign w:val="center"/>
          </w:tcPr>
          <w:p w:rsidRPr="00205D93" w:rsidR="00BE3176" w:rsidP="00365B47" w:rsidRDefault="00BE3176" w14:paraId="5D797F32" wp14:textId="77777777">
            <w:pPr>
              <w:pStyle w:val="TableText1"/>
              <w:numPr>
                <w:ilvl w:val="0"/>
                <w:numId w:val="104"/>
              </w:numPr>
              <w:spacing w:before="40" w:after="40"/>
              <w:rPr>
                <w:rStyle w:val="ModernTableText"/>
                <w:szCs w:val="18"/>
              </w:rPr>
            </w:pPr>
            <w:r w:rsidRPr="00205D93">
              <w:rPr>
                <w:rFonts w:cs="Arial"/>
                <w:sz w:val="18"/>
                <w:szCs w:val="18"/>
              </w:rPr>
              <w:t>SA Last Saved User ID</w:t>
            </w:r>
            <w:r w:rsidRPr="00205D93">
              <w:rPr>
                <w:rStyle w:val="ModernTableText"/>
                <w:szCs w:val="18"/>
              </w:rPr>
              <w:t xml:space="preserve"> </w:t>
            </w:r>
          </w:p>
        </w:tc>
        <w:tc>
          <w:tcPr>
            <w:tcW w:w="2091" w:type="pct"/>
            <w:gridSpan w:val="4"/>
            <w:vAlign w:val="center"/>
          </w:tcPr>
          <w:p w:rsidRPr="00205D93" w:rsidR="00BE3176" w:rsidRDefault="00BE3176" w14:paraId="0E8C141F" wp14:textId="77777777">
            <w:pPr>
              <w:pStyle w:val="TableText1"/>
              <w:spacing w:before="40" w:after="40"/>
              <w:rPr>
                <w:rStyle w:val="ModernTableText"/>
                <w:noProof/>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Ascending    </w:t>
            </w:r>
            <w:r w:rsidRPr="00205D93">
              <w:rPr>
                <w:rStyle w:val="ModernTableText"/>
                <w:rFonts w:ascii="Wingdings 2" w:hAnsi="Wingdings 2" w:eastAsia="Wingdings 2" w:cs="Wingdings 2"/>
                <w:noProof/>
                <w:szCs w:val="18"/>
              </w:rPr>
              <w:t>£</w:t>
            </w:r>
            <w:r w:rsidRPr="00205D93">
              <w:rPr>
                <w:rStyle w:val="ModernTableText"/>
                <w:noProof/>
                <w:szCs w:val="18"/>
              </w:rPr>
              <w:t xml:space="preserve"> Descending</w:t>
            </w:r>
          </w:p>
        </w:tc>
      </w:tr>
      <w:tr xmlns:wp14="http://schemas.microsoft.com/office/word/2010/wordml" w:rsidR="00BE3176" w:rsidTr="007A4C37" w14:paraId="1AC3732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5" w:type="pct"/>
            <w:vMerge w:val="restart"/>
            <w:vAlign w:val="center"/>
          </w:tcPr>
          <w:p w:rsidRPr="00205D93" w:rsidR="00BE3176" w:rsidP="007A4C37" w:rsidRDefault="00BE3176" w14:paraId="37529776" wp14:textId="77777777">
            <w:pPr>
              <w:pStyle w:val="TableHeading"/>
              <w:spacing w:before="40" w:after="40"/>
              <w:rPr>
                <w:rStyle w:val="ModernTableText"/>
                <w:rFonts w:cs="Arial"/>
                <w:noProof/>
                <w:szCs w:val="18"/>
              </w:rPr>
            </w:pPr>
            <w:r w:rsidRPr="00205D93">
              <w:rPr>
                <w:rStyle w:val="ModernTableText"/>
                <w:rFonts w:cs="Arial"/>
                <w:noProof/>
                <w:szCs w:val="18"/>
              </w:rPr>
              <w:t>Control Break</w:t>
            </w:r>
          </w:p>
        </w:tc>
        <w:tc>
          <w:tcPr>
            <w:tcW w:w="526" w:type="pct"/>
            <w:vAlign w:val="center"/>
          </w:tcPr>
          <w:p w:rsidRPr="00205D93" w:rsidR="00BE3176" w:rsidP="007A4C37" w:rsidRDefault="00BE3176" w14:paraId="5EFAF395" wp14:textId="77777777">
            <w:pPr>
              <w:pStyle w:val="TableHeading"/>
              <w:spacing w:before="40" w:after="40"/>
              <w:rPr>
                <w:rStyle w:val="ModernTableText"/>
                <w:rFonts w:cs="Arial"/>
                <w:noProof/>
                <w:szCs w:val="18"/>
              </w:rPr>
            </w:pPr>
            <w:r w:rsidRPr="00205D93">
              <w:rPr>
                <w:rStyle w:val="ModernTableText"/>
                <w:rFonts w:cs="Arial"/>
                <w:noProof/>
                <w:szCs w:val="18"/>
              </w:rPr>
              <w:t>Page:</w:t>
            </w:r>
          </w:p>
        </w:tc>
        <w:tc>
          <w:tcPr>
            <w:tcW w:w="1176" w:type="pct"/>
            <w:gridSpan w:val="2"/>
            <w:vAlign w:val="center"/>
          </w:tcPr>
          <w:p w:rsidRPr="00205D93" w:rsidR="00BE3176" w:rsidP="00365B47" w:rsidRDefault="00BE3176" w14:paraId="63340940" wp14:textId="77777777">
            <w:pPr>
              <w:pStyle w:val="TableText1"/>
              <w:numPr>
                <w:ilvl w:val="0"/>
                <w:numId w:val="105"/>
              </w:numPr>
              <w:spacing w:before="40" w:after="40"/>
              <w:rPr>
                <w:rStyle w:val="ModernTableText"/>
                <w:rFonts w:cs="Arial"/>
                <w:szCs w:val="18"/>
              </w:rPr>
            </w:pPr>
            <w:r w:rsidRPr="00205D93">
              <w:rPr>
                <w:rStyle w:val="ModernTableText"/>
                <w:rFonts w:cs="Arial"/>
                <w:szCs w:val="18"/>
              </w:rPr>
              <w:t>LOB Cd</w:t>
            </w:r>
            <w:r w:rsidRPr="00205D93" w:rsidDel="0079364D">
              <w:rPr>
                <w:rStyle w:val="ModernTableText"/>
                <w:rFonts w:cs="Arial"/>
                <w:szCs w:val="18"/>
              </w:rPr>
              <w:t xml:space="preserve"> </w:t>
            </w:r>
          </w:p>
        </w:tc>
        <w:tc>
          <w:tcPr>
            <w:tcW w:w="1543" w:type="pct"/>
            <w:gridSpan w:val="4"/>
            <w:vAlign w:val="center"/>
          </w:tcPr>
          <w:p w:rsidRPr="00205D93" w:rsidR="00BE3176" w:rsidP="00365B47" w:rsidRDefault="00BE3176" w14:paraId="4D1F3571" wp14:textId="77777777">
            <w:pPr>
              <w:pStyle w:val="TableText1"/>
              <w:numPr>
                <w:ilvl w:val="0"/>
                <w:numId w:val="105"/>
              </w:numPr>
              <w:spacing w:before="40" w:after="40"/>
              <w:rPr>
                <w:rStyle w:val="ModernTableText"/>
                <w:rFonts w:cs="Arial"/>
                <w:szCs w:val="18"/>
              </w:rPr>
            </w:pPr>
            <w:r w:rsidRPr="00205D93">
              <w:rPr>
                <w:rStyle w:val="ModernTableText"/>
                <w:rFonts w:cs="Arial"/>
                <w:szCs w:val="18"/>
              </w:rPr>
              <w:t>Auth Type (SA Ty Cd)</w:t>
            </w:r>
          </w:p>
        </w:tc>
        <w:tc>
          <w:tcPr>
            <w:tcW w:w="1250" w:type="pct"/>
            <w:gridSpan w:val="2"/>
            <w:vAlign w:val="center"/>
          </w:tcPr>
          <w:p w:rsidRPr="00205D93" w:rsidR="00BE3176" w:rsidP="00365B47" w:rsidRDefault="00BE3176" w14:paraId="531AA216" wp14:textId="77777777">
            <w:pPr>
              <w:pStyle w:val="TableText1"/>
              <w:numPr>
                <w:ilvl w:val="0"/>
                <w:numId w:val="105"/>
              </w:numPr>
              <w:spacing w:before="40" w:after="40"/>
              <w:rPr>
                <w:rStyle w:val="ModernTableText"/>
                <w:rFonts w:cs="Arial"/>
                <w:szCs w:val="18"/>
              </w:rPr>
            </w:pPr>
          </w:p>
        </w:tc>
      </w:tr>
      <w:tr xmlns:wp14="http://schemas.microsoft.com/office/word/2010/wordml" w:rsidR="00BE3176" w:rsidTr="007A4C37" w14:paraId="3069EAE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5" w:type="pct"/>
            <w:vMerge/>
            <w:tcBorders>
              <w:bottom w:val="single" w:color="616161" w:sz="2" w:space="0"/>
            </w:tcBorders>
            <w:vAlign w:val="center"/>
          </w:tcPr>
          <w:p w:rsidRPr="00205D93" w:rsidR="00BE3176" w:rsidP="007A4C37" w:rsidRDefault="00BE3176" w14:paraId="4E3362E6" wp14:textId="77777777">
            <w:pPr>
              <w:pStyle w:val="TableHeading"/>
              <w:spacing w:before="40" w:after="40"/>
              <w:rPr>
                <w:rStyle w:val="ModernTableText"/>
                <w:rFonts w:cs="Arial"/>
                <w:noProof/>
                <w:szCs w:val="18"/>
              </w:rPr>
            </w:pPr>
          </w:p>
        </w:tc>
        <w:tc>
          <w:tcPr>
            <w:tcW w:w="526" w:type="pct"/>
            <w:tcBorders>
              <w:bottom w:val="single" w:color="616161" w:sz="2" w:space="0"/>
            </w:tcBorders>
            <w:vAlign w:val="center"/>
          </w:tcPr>
          <w:p w:rsidRPr="00205D93" w:rsidR="00BE3176" w:rsidP="007A4C37" w:rsidRDefault="00BE3176" w14:paraId="2931A009" wp14:textId="77777777">
            <w:pPr>
              <w:pStyle w:val="TableHeading"/>
              <w:spacing w:before="40" w:after="40"/>
              <w:rPr>
                <w:rStyle w:val="ModernTableText"/>
                <w:rFonts w:cs="Arial"/>
                <w:noProof/>
                <w:szCs w:val="18"/>
              </w:rPr>
            </w:pPr>
            <w:r w:rsidRPr="00205D93">
              <w:rPr>
                <w:rStyle w:val="ModernTableText"/>
                <w:rFonts w:cs="Arial"/>
                <w:noProof/>
                <w:szCs w:val="18"/>
              </w:rPr>
              <w:t>Section:</w:t>
            </w:r>
          </w:p>
        </w:tc>
        <w:tc>
          <w:tcPr>
            <w:tcW w:w="1176" w:type="pct"/>
            <w:gridSpan w:val="2"/>
            <w:tcBorders>
              <w:bottom w:val="single" w:color="616161" w:sz="2" w:space="0"/>
            </w:tcBorders>
            <w:vAlign w:val="center"/>
          </w:tcPr>
          <w:p w:rsidRPr="00205D93" w:rsidR="00BE3176" w:rsidP="00365B47" w:rsidRDefault="00BE3176" w14:paraId="3BD9DCF2" wp14:textId="77777777">
            <w:pPr>
              <w:pStyle w:val="TableText1"/>
              <w:numPr>
                <w:ilvl w:val="0"/>
                <w:numId w:val="106"/>
              </w:numPr>
              <w:spacing w:before="40" w:after="40"/>
              <w:rPr>
                <w:rStyle w:val="ModernTableText"/>
                <w:rFonts w:cs="Arial"/>
                <w:szCs w:val="18"/>
              </w:rPr>
            </w:pPr>
          </w:p>
        </w:tc>
        <w:tc>
          <w:tcPr>
            <w:tcW w:w="1543" w:type="pct"/>
            <w:gridSpan w:val="4"/>
            <w:tcBorders>
              <w:bottom w:val="single" w:color="616161" w:sz="2" w:space="0"/>
            </w:tcBorders>
            <w:vAlign w:val="center"/>
          </w:tcPr>
          <w:p w:rsidRPr="00205D93" w:rsidR="00BE3176" w:rsidP="00365B47" w:rsidRDefault="00BE3176" w14:paraId="297FC4AC" wp14:textId="77777777">
            <w:pPr>
              <w:pStyle w:val="TableText1"/>
              <w:numPr>
                <w:ilvl w:val="0"/>
                <w:numId w:val="106"/>
              </w:numPr>
              <w:spacing w:before="40" w:after="40"/>
              <w:rPr>
                <w:rStyle w:val="ModernTableText"/>
                <w:rFonts w:cs="Arial"/>
                <w:szCs w:val="18"/>
              </w:rPr>
            </w:pPr>
          </w:p>
        </w:tc>
        <w:tc>
          <w:tcPr>
            <w:tcW w:w="1250" w:type="pct"/>
            <w:gridSpan w:val="2"/>
            <w:tcBorders>
              <w:bottom w:val="single" w:color="616161" w:sz="2" w:space="0"/>
            </w:tcBorders>
            <w:vAlign w:val="center"/>
          </w:tcPr>
          <w:p w:rsidRPr="00205D93" w:rsidR="00BE3176" w:rsidP="00365B47" w:rsidRDefault="00BE3176" w14:paraId="16FE046A" wp14:textId="77777777">
            <w:pPr>
              <w:pStyle w:val="TableText1"/>
              <w:numPr>
                <w:ilvl w:val="0"/>
                <w:numId w:val="106"/>
              </w:numPr>
              <w:spacing w:before="40" w:after="40"/>
              <w:rPr>
                <w:rStyle w:val="ModernTableText"/>
                <w:rFonts w:cs="Arial"/>
                <w:szCs w:val="18"/>
              </w:rPr>
            </w:pPr>
          </w:p>
        </w:tc>
      </w:tr>
      <w:tr xmlns:wp14="http://schemas.microsoft.com/office/word/2010/wordml" w:rsidR="00BE3176" w:rsidTr="007A4C37" w14:paraId="5268EA4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43"/>
          <w:jc w:val="center"/>
        </w:trPr>
        <w:tc>
          <w:tcPr>
            <w:tcW w:w="505" w:type="pct"/>
            <w:vMerge w:val="restart"/>
            <w:vAlign w:val="center"/>
          </w:tcPr>
          <w:p w:rsidRPr="00205D93" w:rsidR="00BE3176" w:rsidP="007A4C37" w:rsidRDefault="00BE3176" w14:paraId="143D8D60" wp14:textId="77777777">
            <w:pPr>
              <w:pStyle w:val="TableHeading"/>
              <w:spacing w:before="40" w:after="40"/>
              <w:rPr>
                <w:rStyle w:val="ModernTableText"/>
                <w:rFonts w:cs="Arial"/>
                <w:noProof/>
                <w:szCs w:val="18"/>
              </w:rPr>
            </w:pPr>
            <w:r w:rsidRPr="00205D93">
              <w:rPr>
                <w:rStyle w:val="ModernTableText"/>
                <w:rFonts w:cs="Arial"/>
                <w:noProof/>
                <w:szCs w:val="18"/>
              </w:rPr>
              <w:t>Total</w:t>
            </w:r>
          </w:p>
        </w:tc>
        <w:tc>
          <w:tcPr>
            <w:tcW w:w="526" w:type="pct"/>
            <w:vAlign w:val="center"/>
          </w:tcPr>
          <w:p w:rsidRPr="00205D93" w:rsidR="00BE3176" w:rsidP="007A4C37" w:rsidRDefault="00BE3176" w14:paraId="32D64F66" wp14:textId="77777777">
            <w:pPr>
              <w:pStyle w:val="TableHeading"/>
              <w:spacing w:before="40" w:after="40"/>
              <w:rPr>
                <w:rStyle w:val="ModernTableText"/>
                <w:rFonts w:cs="Arial"/>
                <w:noProof/>
                <w:szCs w:val="18"/>
              </w:rPr>
            </w:pPr>
            <w:r w:rsidRPr="00205D93">
              <w:rPr>
                <w:rStyle w:val="ModernTableText"/>
                <w:rFonts w:cs="Arial"/>
                <w:noProof/>
                <w:szCs w:val="18"/>
              </w:rPr>
              <w:t>Grand:</w:t>
            </w:r>
          </w:p>
        </w:tc>
        <w:tc>
          <w:tcPr>
            <w:tcW w:w="1176" w:type="pct"/>
            <w:gridSpan w:val="2"/>
            <w:vAlign w:val="center"/>
          </w:tcPr>
          <w:p w:rsidRPr="00205D93" w:rsidR="00BE3176" w:rsidP="00365B47" w:rsidRDefault="00BE3176" w14:paraId="12ACE883" wp14:textId="77777777">
            <w:pPr>
              <w:pStyle w:val="TableText1"/>
              <w:numPr>
                <w:ilvl w:val="0"/>
                <w:numId w:val="107"/>
              </w:numPr>
              <w:spacing w:before="40" w:after="40"/>
              <w:rPr>
                <w:rStyle w:val="ModernTableText"/>
                <w:rFonts w:cs="Arial"/>
                <w:szCs w:val="18"/>
              </w:rPr>
            </w:pPr>
          </w:p>
        </w:tc>
        <w:tc>
          <w:tcPr>
            <w:tcW w:w="1543" w:type="pct"/>
            <w:gridSpan w:val="4"/>
            <w:vAlign w:val="center"/>
          </w:tcPr>
          <w:p w:rsidRPr="00205D93" w:rsidR="00BE3176" w:rsidP="00365B47" w:rsidRDefault="00BE3176" w14:paraId="0AA74023" wp14:textId="77777777">
            <w:pPr>
              <w:pStyle w:val="TableText1"/>
              <w:numPr>
                <w:ilvl w:val="0"/>
                <w:numId w:val="107"/>
              </w:numPr>
              <w:spacing w:before="40" w:after="40"/>
              <w:rPr>
                <w:rStyle w:val="ModernTableText"/>
                <w:rFonts w:cs="Arial"/>
                <w:szCs w:val="18"/>
              </w:rPr>
            </w:pPr>
          </w:p>
        </w:tc>
        <w:tc>
          <w:tcPr>
            <w:tcW w:w="1250" w:type="pct"/>
            <w:gridSpan w:val="2"/>
            <w:vAlign w:val="center"/>
          </w:tcPr>
          <w:p w:rsidRPr="00205D93" w:rsidR="00BE3176" w:rsidP="00365B47" w:rsidRDefault="00BE3176" w14:paraId="5D414F0C" wp14:textId="77777777">
            <w:pPr>
              <w:pStyle w:val="TableText1"/>
              <w:numPr>
                <w:ilvl w:val="0"/>
                <w:numId w:val="107"/>
              </w:numPr>
              <w:spacing w:before="40" w:after="40"/>
              <w:rPr>
                <w:rStyle w:val="ModernTableText"/>
                <w:rFonts w:cs="Arial"/>
                <w:szCs w:val="18"/>
              </w:rPr>
            </w:pPr>
          </w:p>
        </w:tc>
      </w:tr>
      <w:tr xmlns:wp14="http://schemas.microsoft.com/office/word/2010/wordml" w:rsidR="00BE3176" w:rsidTr="007A4C37" w14:paraId="0E9D97A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5" w:type="pct"/>
            <w:vMerge/>
            <w:vAlign w:val="center"/>
          </w:tcPr>
          <w:p w:rsidRPr="00205D93" w:rsidR="00BE3176" w:rsidP="007A4C37" w:rsidRDefault="00BE3176" w14:paraId="22238E80" wp14:textId="77777777">
            <w:pPr>
              <w:pStyle w:val="TableHeading"/>
              <w:spacing w:before="40" w:after="40"/>
              <w:rPr>
                <w:rStyle w:val="ModernTableText"/>
                <w:rFonts w:cs="Arial"/>
                <w:noProof/>
                <w:szCs w:val="18"/>
              </w:rPr>
            </w:pPr>
          </w:p>
        </w:tc>
        <w:tc>
          <w:tcPr>
            <w:tcW w:w="526" w:type="pct"/>
            <w:vAlign w:val="center"/>
          </w:tcPr>
          <w:p w:rsidRPr="00205D93" w:rsidR="00BE3176" w:rsidP="007A4C37" w:rsidRDefault="00BE3176" w14:paraId="2D9D0D19" wp14:textId="77777777">
            <w:pPr>
              <w:pStyle w:val="TableHeading"/>
              <w:spacing w:before="40" w:after="40"/>
              <w:rPr>
                <w:rStyle w:val="ModernTableText"/>
                <w:rFonts w:cs="Arial"/>
                <w:noProof/>
                <w:szCs w:val="18"/>
              </w:rPr>
            </w:pPr>
            <w:r w:rsidRPr="00205D93">
              <w:rPr>
                <w:rStyle w:val="ModernTableText"/>
                <w:rFonts w:cs="Arial"/>
                <w:noProof/>
                <w:szCs w:val="18"/>
              </w:rPr>
              <w:t>Section:</w:t>
            </w:r>
          </w:p>
        </w:tc>
        <w:tc>
          <w:tcPr>
            <w:tcW w:w="1176" w:type="pct"/>
            <w:gridSpan w:val="2"/>
            <w:vAlign w:val="center"/>
          </w:tcPr>
          <w:p w:rsidRPr="00205D93" w:rsidR="00BE3176" w:rsidP="00365B47" w:rsidRDefault="00BE3176" w14:paraId="4BE093F1" wp14:textId="77777777">
            <w:pPr>
              <w:pStyle w:val="TableText1"/>
              <w:numPr>
                <w:ilvl w:val="0"/>
                <w:numId w:val="108"/>
              </w:numPr>
              <w:spacing w:before="40" w:after="40"/>
              <w:rPr>
                <w:rStyle w:val="ModernTableText"/>
                <w:rFonts w:cs="Arial"/>
                <w:szCs w:val="18"/>
              </w:rPr>
            </w:pPr>
          </w:p>
        </w:tc>
        <w:tc>
          <w:tcPr>
            <w:tcW w:w="1543" w:type="pct"/>
            <w:gridSpan w:val="4"/>
            <w:vAlign w:val="center"/>
          </w:tcPr>
          <w:p w:rsidRPr="00205D93" w:rsidR="00BE3176" w:rsidP="00365B47" w:rsidRDefault="00BE3176" w14:paraId="41F8B88E" wp14:textId="77777777">
            <w:pPr>
              <w:pStyle w:val="TableText1"/>
              <w:numPr>
                <w:ilvl w:val="0"/>
                <w:numId w:val="108"/>
              </w:numPr>
              <w:spacing w:before="40" w:after="40"/>
              <w:rPr>
                <w:rStyle w:val="ModernTableText"/>
                <w:rFonts w:cs="Arial"/>
                <w:szCs w:val="18"/>
              </w:rPr>
            </w:pPr>
          </w:p>
        </w:tc>
        <w:tc>
          <w:tcPr>
            <w:tcW w:w="1250" w:type="pct"/>
            <w:gridSpan w:val="2"/>
            <w:vAlign w:val="center"/>
          </w:tcPr>
          <w:p w:rsidRPr="00205D93" w:rsidR="00BE3176" w:rsidRDefault="00BE3176" w14:paraId="41B07F09" wp14:textId="77777777">
            <w:pPr>
              <w:pStyle w:val="TableText1"/>
              <w:spacing w:before="40" w:after="40"/>
              <w:rPr>
                <w:rStyle w:val="ModernTableText"/>
                <w:rFonts w:cs="Arial"/>
                <w:szCs w:val="18"/>
              </w:rPr>
            </w:pPr>
            <w:r w:rsidRPr="00205D93">
              <w:rPr>
                <w:rStyle w:val="ModernTableText"/>
                <w:rFonts w:cs="Arial"/>
                <w:szCs w:val="18"/>
              </w:rPr>
              <w:t>3.</w:t>
            </w:r>
          </w:p>
        </w:tc>
      </w:tr>
      <w:tr xmlns:wp14="http://schemas.microsoft.com/office/word/2010/wordml" w:rsidR="00BE3176" w:rsidTr="007A4C37" w14:paraId="7BF5E8D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5" w:type="pct"/>
            <w:vMerge w:val="restart"/>
            <w:vAlign w:val="center"/>
          </w:tcPr>
          <w:p w:rsidRPr="00205D93" w:rsidR="00BE3176" w:rsidP="007A4C37" w:rsidRDefault="00BE3176" w14:paraId="3448F67A" wp14:textId="77777777">
            <w:pPr>
              <w:pStyle w:val="TableHeading"/>
              <w:spacing w:before="40" w:after="40"/>
              <w:rPr>
                <w:rStyle w:val="ModernTableText"/>
                <w:rFonts w:cs="Arial"/>
                <w:noProof/>
                <w:szCs w:val="18"/>
              </w:rPr>
            </w:pPr>
            <w:r w:rsidRPr="00205D93">
              <w:rPr>
                <w:rStyle w:val="ModernTableText"/>
                <w:rFonts w:cs="Arial"/>
                <w:noProof/>
                <w:szCs w:val="18"/>
              </w:rPr>
              <w:t>Counts</w:t>
            </w:r>
          </w:p>
        </w:tc>
        <w:tc>
          <w:tcPr>
            <w:tcW w:w="526" w:type="pct"/>
            <w:vMerge w:val="restart"/>
            <w:vAlign w:val="center"/>
          </w:tcPr>
          <w:p w:rsidRPr="00205D93" w:rsidR="00BE3176" w:rsidP="007A4C37" w:rsidRDefault="00BE3176" w14:paraId="3A7B19B3" wp14:textId="77777777">
            <w:pPr>
              <w:pStyle w:val="TableHeading"/>
              <w:spacing w:before="40" w:after="40"/>
              <w:rPr>
                <w:rStyle w:val="ModernTableText"/>
                <w:rFonts w:cs="Arial"/>
                <w:noProof/>
                <w:szCs w:val="18"/>
              </w:rPr>
            </w:pPr>
            <w:r w:rsidRPr="00205D93">
              <w:rPr>
                <w:rStyle w:val="ModernTableText"/>
                <w:rFonts w:cs="Arial"/>
                <w:noProof/>
                <w:szCs w:val="18"/>
              </w:rPr>
              <w:t>Grand:</w:t>
            </w:r>
          </w:p>
        </w:tc>
        <w:tc>
          <w:tcPr>
            <w:tcW w:w="1176" w:type="pct"/>
            <w:gridSpan w:val="2"/>
            <w:vAlign w:val="center"/>
          </w:tcPr>
          <w:p w:rsidRPr="00205D93" w:rsidR="00BE3176" w:rsidRDefault="00BE3176" w14:paraId="46C1C2C6" wp14:textId="77777777">
            <w:pPr>
              <w:pStyle w:val="TableText1"/>
              <w:numPr>
                <w:ilvl w:val="0"/>
                <w:numId w:val="26"/>
              </w:numPr>
              <w:spacing w:before="40" w:after="40"/>
              <w:rPr>
                <w:rStyle w:val="ModernTableText"/>
                <w:rFonts w:cs="Arial"/>
                <w:szCs w:val="18"/>
              </w:rPr>
            </w:pPr>
          </w:p>
        </w:tc>
        <w:tc>
          <w:tcPr>
            <w:tcW w:w="1543" w:type="pct"/>
            <w:gridSpan w:val="4"/>
            <w:vAlign w:val="center"/>
          </w:tcPr>
          <w:p w:rsidRPr="00205D93" w:rsidR="00BE3176" w:rsidRDefault="00BE3176" w14:paraId="35D20AA2" wp14:textId="77777777">
            <w:pPr>
              <w:pStyle w:val="TableText1"/>
              <w:numPr>
                <w:ilvl w:val="0"/>
                <w:numId w:val="26"/>
              </w:numPr>
              <w:spacing w:before="40" w:after="40"/>
              <w:rPr>
                <w:rStyle w:val="ModernTableText"/>
                <w:rFonts w:cs="Arial"/>
                <w:szCs w:val="18"/>
              </w:rPr>
            </w:pPr>
          </w:p>
        </w:tc>
        <w:tc>
          <w:tcPr>
            <w:tcW w:w="1250" w:type="pct"/>
            <w:gridSpan w:val="2"/>
            <w:vAlign w:val="center"/>
          </w:tcPr>
          <w:p w:rsidRPr="00205D93" w:rsidR="00BE3176" w:rsidRDefault="00BE3176" w14:paraId="5FEF48D1" wp14:textId="77777777">
            <w:pPr>
              <w:pStyle w:val="TableText1"/>
              <w:numPr>
                <w:ilvl w:val="0"/>
                <w:numId w:val="26"/>
              </w:numPr>
              <w:spacing w:before="40" w:after="40"/>
              <w:rPr>
                <w:rStyle w:val="ModernTableText"/>
                <w:rFonts w:cs="Arial"/>
                <w:szCs w:val="18"/>
              </w:rPr>
            </w:pPr>
          </w:p>
        </w:tc>
      </w:tr>
      <w:tr xmlns:wp14="http://schemas.microsoft.com/office/word/2010/wordml" w:rsidR="00BE3176" w:rsidTr="007A4C37" w14:paraId="24D94E1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5" w:type="pct"/>
            <w:vMerge/>
            <w:vAlign w:val="center"/>
          </w:tcPr>
          <w:p w:rsidRPr="00205D93" w:rsidR="00BE3176" w:rsidP="007A4C37" w:rsidRDefault="00BE3176" w14:paraId="5D012D28" wp14:textId="77777777">
            <w:pPr>
              <w:pStyle w:val="TableHeading"/>
              <w:spacing w:before="40" w:after="40"/>
              <w:rPr>
                <w:rStyle w:val="ModernTableText"/>
                <w:rFonts w:cs="Arial"/>
                <w:noProof/>
                <w:szCs w:val="18"/>
              </w:rPr>
            </w:pPr>
          </w:p>
        </w:tc>
        <w:tc>
          <w:tcPr>
            <w:tcW w:w="526" w:type="pct"/>
            <w:vMerge/>
            <w:vAlign w:val="center"/>
          </w:tcPr>
          <w:p w:rsidRPr="00205D93" w:rsidR="00BE3176" w:rsidP="007A4C37" w:rsidRDefault="00BE3176" w14:paraId="1BB2CA99" wp14:textId="77777777">
            <w:pPr>
              <w:pStyle w:val="TableHeading"/>
              <w:spacing w:before="40" w:after="40"/>
              <w:rPr>
                <w:rStyle w:val="ModernTableText"/>
                <w:rFonts w:cs="Arial"/>
                <w:noProof/>
                <w:szCs w:val="18"/>
              </w:rPr>
            </w:pPr>
          </w:p>
        </w:tc>
        <w:tc>
          <w:tcPr>
            <w:tcW w:w="1176" w:type="pct"/>
            <w:gridSpan w:val="2"/>
            <w:vAlign w:val="center"/>
          </w:tcPr>
          <w:p w:rsidRPr="00205D93" w:rsidR="00BE3176" w:rsidRDefault="00BE3176" w14:paraId="3EFAD50F" wp14:textId="77777777">
            <w:pPr>
              <w:pStyle w:val="TableText1"/>
              <w:numPr>
                <w:ilvl w:val="0"/>
                <w:numId w:val="26"/>
              </w:numPr>
              <w:spacing w:before="40" w:after="40"/>
              <w:rPr>
                <w:rStyle w:val="ModernTableText"/>
                <w:rFonts w:cs="Arial"/>
                <w:szCs w:val="18"/>
              </w:rPr>
            </w:pPr>
          </w:p>
        </w:tc>
        <w:tc>
          <w:tcPr>
            <w:tcW w:w="1543" w:type="pct"/>
            <w:gridSpan w:val="4"/>
            <w:vAlign w:val="center"/>
          </w:tcPr>
          <w:p w:rsidRPr="00205D93" w:rsidR="00BE3176" w:rsidRDefault="00BE3176" w14:paraId="3288923B" wp14:textId="77777777">
            <w:pPr>
              <w:pStyle w:val="TableText1"/>
              <w:numPr>
                <w:ilvl w:val="0"/>
                <w:numId w:val="26"/>
              </w:numPr>
              <w:spacing w:before="40" w:after="40"/>
              <w:rPr>
                <w:rStyle w:val="ModernTableText"/>
                <w:rFonts w:cs="Arial"/>
                <w:szCs w:val="18"/>
              </w:rPr>
            </w:pPr>
          </w:p>
        </w:tc>
        <w:tc>
          <w:tcPr>
            <w:tcW w:w="1250" w:type="pct"/>
            <w:gridSpan w:val="2"/>
            <w:vAlign w:val="center"/>
          </w:tcPr>
          <w:p w:rsidRPr="00205D93" w:rsidR="00BE3176" w:rsidRDefault="00BE3176" w14:paraId="30FD98A3" wp14:textId="77777777">
            <w:pPr>
              <w:pStyle w:val="TableText1"/>
              <w:numPr>
                <w:ilvl w:val="0"/>
                <w:numId w:val="26"/>
              </w:numPr>
              <w:spacing w:before="40" w:after="40"/>
              <w:rPr>
                <w:rStyle w:val="ModernTableText"/>
                <w:rFonts w:cs="Arial"/>
                <w:szCs w:val="18"/>
              </w:rPr>
            </w:pPr>
          </w:p>
        </w:tc>
      </w:tr>
      <w:tr xmlns:wp14="http://schemas.microsoft.com/office/word/2010/wordml" w:rsidR="00BE3176" w:rsidTr="007A4C37" w14:paraId="131E230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5" w:type="pct"/>
            <w:vMerge/>
            <w:vAlign w:val="center"/>
          </w:tcPr>
          <w:p w:rsidRPr="00205D93" w:rsidR="00BE3176" w:rsidP="007A4C37" w:rsidRDefault="00BE3176" w14:paraId="60D244C9" wp14:textId="77777777">
            <w:pPr>
              <w:pStyle w:val="TableHeading"/>
              <w:spacing w:before="40" w:after="40"/>
              <w:rPr>
                <w:rStyle w:val="ModernTableText"/>
                <w:rFonts w:cs="Arial"/>
                <w:noProof/>
                <w:szCs w:val="18"/>
              </w:rPr>
            </w:pPr>
          </w:p>
        </w:tc>
        <w:tc>
          <w:tcPr>
            <w:tcW w:w="526" w:type="pct"/>
            <w:vMerge/>
            <w:vAlign w:val="center"/>
          </w:tcPr>
          <w:p w:rsidRPr="00205D93" w:rsidR="00BE3176" w:rsidP="007A4C37" w:rsidRDefault="00BE3176" w14:paraId="2A71CD9E" wp14:textId="77777777">
            <w:pPr>
              <w:pStyle w:val="TableHeading"/>
              <w:spacing w:before="40" w:after="40"/>
              <w:rPr>
                <w:rStyle w:val="ModernTableText"/>
                <w:rFonts w:cs="Arial"/>
                <w:noProof/>
                <w:szCs w:val="18"/>
              </w:rPr>
            </w:pPr>
          </w:p>
        </w:tc>
        <w:tc>
          <w:tcPr>
            <w:tcW w:w="1176" w:type="pct"/>
            <w:gridSpan w:val="2"/>
            <w:vAlign w:val="center"/>
          </w:tcPr>
          <w:p w:rsidRPr="00205D93" w:rsidR="00BE3176" w:rsidRDefault="00BE3176" w14:paraId="4AA6745C" wp14:textId="77777777">
            <w:pPr>
              <w:pStyle w:val="TableText1"/>
              <w:numPr>
                <w:ilvl w:val="0"/>
                <w:numId w:val="26"/>
              </w:numPr>
              <w:spacing w:before="40" w:after="40"/>
              <w:rPr>
                <w:rStyle w:val="ModernTableText"/>
                <w:rFonts w:cs="Arial"/>
                <w:szCs w:val="18"/>
              </w:rPr>
            </w:pPr>
          </w:p>
        </w:tc>
        <w:tc>
          <w:tcPr>
            <w:tcW w:w="1543" w:type="pct"/>
            <w:gridSpan w:val="4"/>
            <w:vAlign w:val="center"/>
          </w:tcPr>
          <w:p w:rsidRPr="00205D93" w:rsidR="00BE3176" w:rsidRDefault="00BE3176" w14:paraId="1E9831B5" wp14:textId="77777777">
            <w:pPr>
              <w:pStyle w:val="TableText1"/>
              <w:numPr>
                <w:ilvl w:val="0"/>
                <w:numId w:val="26"/>
              </w:numPr>
              <w:spacing w:before="40" w:after="40"/>
              <w:rPr>
                <w:rStyle w:val="ModernTableText"/>
                <w:rFonts w:cs="Arial"/>
                <w:szCs w:val="18"/>
              </w:rPr>
            </w:pPr>
          </w:p>
        </w:tc>
        <w:tc>
          <w:tcPr>
            <w:tcW w:w="1250" w:type="pct"/>
            <w:gridSpan w:val="2"/>
            <w:vAlign w:val="center"/>
          </w:tcPr>
          <w:p w:rsidRPr="00205D93" w:rsidR="00BE3176" w:rsidRDefault="00BE3176" w14:paraId="7F66BADA" wp14:textId="77777777">
            <w:pPr>
              <w:pStyle w:val="TableText1"/>
              <w:numPr>
                <w:ilvl w:val="0"/>
                <w:numId w:val="26"/>
              </w:numPr>
              <w:spacing w:before="40" w:after="40"/>
              <w:rPr>
                <w:rStyle w:val="ModernTableText"/>
                <w:rFonts w:cs="Arial"/>
                <w:szCs w:val="18"/>
              </w:rPr>
            </w:pPr>
          </w:p>
        </w:tc>
      </w:tr>
      <w:tr xmlns:wp14="http://schemas.microsoft.com/office/word/2010/wordml" w:rsidR="00BE3176" w:rsidTr="007A4C37" w14:paraId="4224E34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5" w:type="pct"/>
            <w:vMerge/>
            <w:vAlign w:val="center"/>
          </w:tcPr>
          <w:p w:rsidRPr="00205D93" w:rsidR="00BE3176" w:rsidP="007A4C37" w:rsidRDefault="00BE3176" w14:paraId="1DF2B69D" wp14:textId="77777777">
            <w:pPr>
              <w:pStyle w:val="TableHeading"/>
              <w:spacing w:before="40" w:after="40"/>
              <w:rPr>
                <w:rStyle w:val="ModernTableText"/>
                <w:rFonts w:cs="Arial"/>
                <w:noProof/>
                <w:szCs w:val="18"/>
              </w:rPr>
            </w:pPr>
          </w:p>
        </w:tc>
        <w:tc>
          <w:tcPr>
            <w:tcW w:w="526" w:type="pct"/>
            <w:vMerge/>
            <w:vAlign w:val="center"/>
          </w:tcPr>
          <w:p w:rsidRPr="00205D93" w:rsidR="00BE3176" w:rsidP="007A4C37" w:rsidRDefault="00BE3176" w14:paraId="71C5C954" wp14:textId="77777777">
            <w:pPr>
              <w:pStyle w:val="TableHeading"/>
              <w:spacing w:before="40" w:after="40"/>
              <w:rPr>
                <w:rStyle w:val="ModernTableText"/>
                <w:rFonts w:cs="Arial"/>
                <w:noProof/>
                <w:szCs w:val="18"/>
              </w:rPr>
            </w:pPr>
          </w:p>
        </w:tc>
        <w:tc>
          <w:tcPr>
            <w:tcW w:w="1176" w:type="pct"/>
            <w:gridSpan w:val="2"/>
            <w:vAlign w:val="center"/>
          </w:tcPr>
          <w:p w:rsidRPr="00205D93" w:rsidR="00BE3176" w:rsidRDefault="00BE3176" w14:paraId="745BD125" wp14:textId="77777777">
            <w:pPr>
              <w:pStyle w:val="TableText1"/>
              <w:numPr>
                <w:ilvl w:val="0"/>
                <w:numId w:val="26"/>
              </w:numPr>
              <w:spacing w:before="40" w:after="40"/>
              <w:rPr>
                <w:rStyle w:val="ModernTableText"/>
                <w:rFonts w:cs="Arial"/>
                <w:szCs w:val="18"/>
              </w:rPr>
            </w:pPr>
          </w:p>
        </w:tc>
        <w:tc>
          <w:tcPr>
            <w:tcW w:w="1543" w:type="pct"/>
            <w:gridSpan w:val="4"/>
            <w:vAlign w:val="center"/>
          </w:tcPr>
          <w:p w:rsidRPr="00205D93" w:rsidR="00BE3176" w:rsidRDefault="00BE3176" w14:paraId="3AEF621F" wp14:textId="77777777">
            <w:pPr>
              <w:pStyle w:val="TableText1"/>
              <w:numPr>
                <w:ilvl w:val="0"/>
                <w:numId w:val="26"/>
              </w:numPr>
              <w:spacing w:before="40" w:after="40"/>
              <w:rPr>
                <w:rStyle w:val="ModernTableText"/>
                <w:rFonts w:cs="Arial"/>
                <w:szCs w:val="18"/>
              </w:rPr>
            </w:pPr>
          </w:p>
        </w:tc>
        <w:tc>
          <w:tcPr>
            <w:tcW w:w="1250" w:type="pct"/>
            <w:gridSpan w:val="2"/>
            <w:vAlign w:val="center"/>
          </w:tcPr>
          <w:p w:rsidRPr="00205D93" w:rsidR="00BE3176" w:rsidRDefault="00BE3176" w14:paraId="2AF2ABC4" wp14:textId="77777777">
            <w:pPr>
              <w:pStyle w:val="TableText1"/>
              <w:numPr>
                <w:ilvl w:val="0"/>
                <w:numId w:val="26"/>
              </w:numPr>
              <w:spacing w:before="40" w:after="40"/>
              <w:rPr>
                <w:rStyle w:val="ModernTableText"/>
                <w:rFonts w:cs="Arial"/>
                <w:szCs w:val="18"/>
              </w:rPr>
            </w:pPr>
          </w:p>
        </w:tc>
      </w:tr>
      <w:tr xmlns:wp14="http://schemas.microsoft.com/office/word/2010/wordml" w:rsidR="00BE3176" w:rsidTr="007A4C37" w14:paraId="568FA4E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20"/>
          <w:jc w:val="center"/>
        </w:trPr>
        <w:tc>
          <w:tcPr>
            <w:tcW w:w="505" w:type="pct"/>
            <w:vMerge/>
            <w:vAlign w:val="center"/>
          </w:tcPr>
          <w:p w:rsidRPr="00205D93" w:rsidR="00BE3176" w:rsidP="007A4C37" w:rsidRDefault="00BE3176" w14:paraId="3E954DD6" wp14:textId="77777777">
            <w:pPr>
              <w:pStyle w:val="BoldACSSC"/>
              <w:spacing w:before="40" w:after="40"/>
              <w:jc w:val="left"/>
              <w:rPr>
                <w:rStyle w:val="TableTextIndent1ACSSC"/>
                <w:rFonts w:cs="Arial"/>
                <w:noProof/>
                <w:color w:val="FF0000"/>
                <w:sz w:val="18"/>
                <w:szCs w:val="18"/>
              </w:rPr>
            </w:pPr>
          </w:p>
        </w:tc>
        <w:tc>
          <w:tcPr>
            <w:tcW w:w="526" w:type="pct"/>
            <w:vMerge w:val="restart"/>
            <w:vAlign w:val="center"/>
          </w:tcPr>
          <w:p w:rsidRPr="00205D93" w:rsidR="00BE3176" w:rsidP="007A4C37" w:rsidRDefault="00BE3176" w14:paraId="66C6E4A0" wp14:textId="77777777">
            <w:pPr>
              <w:pStyle w:val="BoldACSSC"/>
              <w:spacing w:before="40" w:after="40"/>
              <w:jc w:val="left"/>
              <w:rPr>
                <w:rStyle w:val="TableTextIndent1ACSSC"/>
                <w:rFonts w:cs="Arial"/>
                <w:b/>
                <w:noProof/>
                <w:sz w:val="18"/>
                <w:szCs w:val="18"/>
              </w:rPr>
            </w:pPr>
            <w:r w:rsidRPr="00205D93">
              <w:rPr>
                <w:rStyle w:val="TableTextIndent1ACSSC"/>
                <w:rFonts w:cs="Arial"/>
                <w:b/>
                <w:noProof/>
                <w:sz w:val="18"/>
                <w:szCs w:val="18"/>
              </w:rPr>
              <w:t>Section:</w:t>
            </w:r>
          </w:p>
        </w:tc>
        <w:tc>
          <w:tcPr>
            <w:tcW w:w="1176" w:type="pct"/>
            <w:gridSpan w:val="2"/>
          </w:tcPr>
          <w:p w:rsidRPr="00205D93" w:rsidR="00BE3176" w:rsidP="00D35F60" w:rsidRDefault="00BE3176" w14:paraId="437947E0" wp14:textId="77777777">
            <w:pPr>
              <w:pStyle w:val="TableColorful2"/>
              <w:numPr>
                <w:ilvl w:val="1"/>
                <w:numId w:val="26"/>
              </w:numPr>
              <w:tabs>
                <w:tab w:val="clear" w:pos="1080"/>
                <w:tab w:val="num" w:pos="46"/>
              </w:tabs>
              <w:spacing w:before="40" w:after="40"/>
              <w:ind w:left="226" w:firstLine="0"/>
              <w:rPr>
                <w:rStyle w:val="ModernTableText"/>
                <w:rFonts w:cs="Arial"/>
                <w:spacing w:val="-2"/>
                <w:szCs w:val="18"/>
              </w:rPr>
            </w:pPr>
            <w:r w:rsidRPr="00205D93">
              <w:rPr>
                <w:rStyle w:val="ModernTableText"/>
                <w:rFonts w:cs="Arial"/>
                <w:spacing w:val="-2"/>
                <w:szCs w:val="18"/>
              </w:rPr>
              <w:t>Daily - Total SA – LI App</w:t>
            </w:r>
          </w:p>
        </w:tc>
        <w:tc>
          <w:tcPr>
            <w:tcW w:w="1543" w:type="pct"/>
            <w:gridSpan w:val="4"/>
          </w:tcPr>
          <w:p w:rsidRPr="00205D93" w:rsidR="00BE3176" w:rsidP="00D35F60" w:rsidRDefault="00BE3176" w14:paraId="13DDB55D" wp14:textId="77777777">
            <w:pPr>
              <w:pStyle w:val="TableColorful2"/>
              <w:numPr>
                <w:ilvl w:val="1"/>
                <w:numId w:val="26"/>
              </w:numPr>
              <w:tabs>
                <w:tab w:val="clear" w:pos="1080"/>
                <w:tab w:val="num" w:pos="46"/>
              </w:tabs>
              <w:spacing w:before="40" w:after="40"/>
              <w:ind w:left="406" w:hanging="18"/>
              <w:rPr>
                <w:rStyle w:val="ModernTableText"/>
                <w:rFonts w:cs="Arial"/>
                <w:spacing w:val="-2"/>
                <w:szCs w:val="18"/>
              </w:rPr>
            </w:pPr>
            <w:r w:rsidRPr="00205D93">
              <w:rPr>
                <w:rStyle w:val="ModernTableText"/>
                <w:rFonts w:cs="Arial"/>
                <w:spacing w:val="-2"/>
                <w:szCs w:val="18"/>
              </w:rPr>
              <w:t>Daily - Total SA –LI Denied</w:t>
            </w:r>
          </w:p>
        </w:tc>
        <w:tc>
          <w:tcPr>
            <w:tcW w:w="1250" w:type="pct"/>
            <w:gridSpan w:val="2"/>
          </w:tcPr>
          <w:p w:rsidRPr="00205D93" w:rsidR="00BE3176" w:rsidP="00D35F60" w:rsidRDefault="00BE3176" w14:paraId="0B3D21FD" wp14:textId="77777777">
            <w:pPr>
              <w:pStyle w:val="TableColorful2"/>
              <w:numPr>
                <w:ilvl w:val="1"/>
                <w:numId w:val="26"/>
              </w:numPr>
              <w:tabs>
                <w:tab w:val="clear" w:pos="1080"/>
                <w:tab w:val="num" w:pos="46"/>
              </w:tabs>
              <w:spacing w:before="40" w:after="40"/>
              <w:ind w:left="198" w:firstLine="0"/>
              <w:rPr>
                <w:rStyle w:val="ModernTableText"/>
                <w:rFonts w:cs="Arial"/>
                <w:spacing w:val="-2"/>
                <w:szCs w:val="18"/>
              </w:rPr>
            </w:pPr>
            <w:r w:rsidRPr="00205D93">
              <w:rPr>
                <w:rStyle w:val="ModernTableText"/>
                <w:rFonts w:cs="Arial"/>
                <w:spacing w:val="-2"/>
                <w:szCs w:val="18"/>
              </w:rPr>
              <w:t>Daily - Total SA –LI Voided</w:t>
            </w:r>
          </w:p>
        </w:tc>
      </w:tr>
      <w:tr xmlns:wp14="http://schemas.microsoft.com/office/word/2010/wordml" w:rsidR="00BE3176" w:rsidTr="008779DA" w14:paraId="590A82E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74"/>
          <w:jc w:val="center"/>
        </w:trPr>
        <w:tc>
          <w:tcPr>
            <w:tcW w:w="505" w:type="pct"/>
            <w:vMerge/>
          </w:tcPr>
          <w:p w:rsidRPr="00205D93" w:rsidR="00BE3176" w:rsidRDefault="00BE3176" w14:paraId="5914B67C" wp14:textId="77777777">
            <w:pPr>
              <w:pStyle w:val="BoldACSSC"/>
              <w:spacing w:before="40" w:after="40"/>
              <w:rPr>
                <w:rStyle w:val="TableTextIndent1ACSSC"/>
                <w:rFonts w:cs="Arial"/>
                <w:noProof/>
                <w:color w:val="FF0000"/>
                <w:sz w:val="18"/>
                <w:szCs w:val="18"/>
              </w:rPr>
            </w:pPr>
          </w:p>
        </w:tc>
        <w:tc>
          <w:tcPr>
            <w:tcW w:w="526" w:type="pct"/>
            <w:vMerge/>
          </w:tcPr>
          <w:p w:rsidRPr="00205D93" w:rsidR="00BE3176" w:rsidRDefault="00BE3176" w14:paraId="27AC5906" wp14:textId="77777777">
            <w:pPr>
              <w:pStyle w:val="BoldACSSC"/>
              <w:spacing w:before="40" w:after="40"/>
              <w:rPr>
                <w:rStyle w:val="TableTextIndent1ACSSC"/>
                <w:rFonts w:cs="Arial"/>
                <w:noProof/>
                <w:sz w:val="18"/>
                <w:szCs w:val="18"/>
                <w:highlight w:val="yellow"/>
              </w:rPr>
            </w:pPr>
          </w:p>
        </w:tc>
        <w:tc>
          <w:tcPr>
            <w:tcW w:w="1176" w:type="pct"/>
            <w:gridSpan w:val="2"/>
          </w:tcPr>
          <w:p w:rsidRPr="00205D93" w:rsidR="00BE3176" w:rsidP="00D35F60" w:rsidRDefault="00BE3176" w14:paraId="17057AF8" wp14:textId="77777777">
            <w:pPr>
              <w:pStyle w:val="TableColorful2"/>
              <w:numPr>
                <w:ilvl w:val="1"/>
                <w:numId w:val="26"/>
              </w:numPr>
              <w:tabs>
                <w:tab w:val="clear" w:pos="1080"/>
                <w:tab w:val="num" w:pos="46"/>
              </w:tabs>
              <w:spacing w:before="40" w:after="40"/>
              <w:ind w:left="226" w:firstLine="0"/>
              <w:rPr>
                <w:rStyle w:val="ModernTableText"/>
                <w:rFonts w:cs="Arial"/>
                <w:spacing w:val="-2"/>
                <w:szCs w:val="18"/>
              </w:rPr>
            </w:pPr>
            <w:r w:rsidRPr="00205D93">
              <w:rPr>
                <w:rStyle w:val="ModernTableText"/>
                <w:rFonts w:cs="Arial"/>
                <w:spacing w:val="-2"/>
                <w:szCs w:val="18"/>
              </w:rPr>
              <w:t>Daily - Total Number Entered</w:t>
            </w:r>
          </w:p>
        </w:tc>
        <w:tc>
          <w:tcPr>
            <w:tcW w:w="1543" w:type="pct"/>
            <w:gridSpan w:val="4"/>
          </w:tcPr>
          <w:p w:rsidRPr="00205D93" w:rsidR="00BE3176" w:rsidP="00D35F60" w:rsidRDefault="00BE3176" w14:paraId="6516EB24" wp14:textId="77777777">
            <w:pPr>
              <w:pStyle w:val="TableColorful2"/>
              <w:numPr>
                <w:ilvl w:val="1"/>
                <w:numId w:val="26"/>
              </w:numPr>
              <w:tabs>
                <w:tab w:val="clear" w:pos="1080"/>
                <w:tab w:val="num" w:pos="46"/>
              </w:tabs>
              <w:spacing w:before="40" w:after="40"/>
              <w:ind w:left="406" w:hanging="18"/>
              <w:rPr>
                <w:rStyle w:val="ModernTableText"/>
                <w:rFonts w:cs="Arial"/>
                <w:spacing w:val="-2"/>
                <w:szCs w:val="18"/>
              </w:rPr>
            </w:pPr>
            <w:r w:rsidRPr="00205D93">
              <w:rPr>
                <w:rStyle w:val="ModernTableText"/>
                <w:rFonts w:cs="Arial"/>
                <w:spacing w:val="-2"/>
                <w:szCs w:val="18"/>
              </w:rPr>
              <w:t>Daily - Total SA - LI Pended</w:t>
            </w:r>
          </w:p>
        </w:tc>
        <w:tc>
          <w:tcPr>
            <w:tcW w:w="1250" w:type="pct"/>
            <w:gridSpan w:val="2"/>
          </w:tcPr>
          <w:p w:rsidRPr="00205D93" w:rsidR="00BE3176" w:rsidP="00D35F60" w:rsidRDefault="00BE3176" w14:paraId="261BA428" wp14:textId="77777777">
            <w:pPr>
              <w:pStyle w:val="TableColorful2"/>
              <w:numPr>
                <w:ilvl w:val="1"/>
                <w:numId w:val="26"/>
              </w:numPr>
              <w:tabs>
                <w:tab w:val="clear" w:pos="1080"/>
                <w:tab w:val="num" w:pos="46"/>
              </w:tabs>
              <w:spacing w:before="40" w:after="40"/>
              <w:ind w:left="198" w:firstLine="0"/>
              <w:rPr>
                <w:rStyle w:val="ModernTableText"/>
                <w:rFonts w:cs="Arial"/>
                <w:spacing w:val="-2"/>
                <w:szCs w:val="18"/>
              </w:rPr>
            </w:pPr>
            <w:r w:rsidRPr="00205D93">
              <w:rPr>
                <w:rStyle w:val="ModernTableText"/>
                <w:rFonts w:cs="Arial"/>
                <w:spacing w:val="-2"/>
                <w:szCs w:val="18"/>
              </w:rPr>
              <w:t>Daily - Total Status Changed</w:t>
            </w:r>
          </w:p>
        </w:tc>
      </w:tr>
      <w:tr xmlns:wp14="http://schemas.microsoft.com/office/word/2010/wordml" w:rsidR="00BE3176" w:rsidTr="008779DA" w14:paraId="27CA7CE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66"/>
          <w:jc w:val="center"/>
        </w:trPr>
        <w:tc>
          <w:tcPr>
            <w:tcW w:w="505" w:type="pct"/>
            <w:vMerge/>
          </w:tcPr>
          <w:p w:rsidRPr="00205D93" w:rsidR="00BE3176" w:rsidRDefault="00BE3176" w14:paraId="30CA780B" wp14:textId="77777777">
            <w:pPr>
              <w:pStyle w:val="BoldACSSC"/>
              <w:spacing w:before="40" w:after="40"/>
              <w:rPr>
                <w:rStyle w:val="TableTextIndent1ACSSC"/>
                <w:rFonts w:cs="Arial"/>
                <w:noProof/>
                <w:color w:val="FF0000"/>
                <w:sz w:val="18"/>
                <w:szCs w:val="18"/>
              </w:rPr>
            </w:pPr>
          </w:p>
        </w:tc>
        <w:tc>
          <w:tcPr>
            <w:tcW w:w="526" w:type="pct"/>
            <w:vMerge/>
          </w:tcPr>
          <w:p w:rsidRPr="00205D93" w:rsidR="00BE3176" w:rsidRDefault="00BE3176" w14:paraId="6DF0B6D1" wp14:textId="77777777">
            <w:pPr>
              <w:pStyle w:val="BoldACSSC"/>
              <w:spacing w:before="40" w:after="40"/>
              <w:rPr>
                <w:rStyle w:val="TableTextIndent1ACSSC"/>
                <w:rFonts w:cs="Arial"/>
                <w:noProof/>
                <w:sz w:val="18"/>
                <w:szCs w:val="18"/>
                <w:highlight w:val="yellow"/>
              </w:rPr>
            </w:pPr>
          </w:p>
        </w:tc>
        <w:tc>
          <w:tcPr>
            <w:tcW w:w="1176" w:type="pct"/>
            <w:gridSpan w:val="2"/>
          </w:tcPr>
          <w:p w:rsidRPr="00205D93" w:rsidR="00BE3176" w:rsidP="00D35F60" w:rsidRDefault="00BE3176" w14:paraId="3C07B383" wp14:textId="77777777">
            <w:pPr>
              <w:pStyle w:val="TableColorful2"/>
              <w:numPr>
                <w:ilvl w:val="1"/>
                <w:numId w:val="26"/>
              </w:numPr>
              <w:tabs>
                <w:tab w:val="clear" w:pos="1080"/>
                <w:tab w:val="num" w:pos="46"/>
              </w:tabs>
              <w:spacing w:before="40" w:after="40"/>
              <w:ind w:left="226" w:firstLine="0"/>
              <w:rPr>
                <w:rStyle w:val="ModernTableText"/>
                <w:rFonts w:cs="Arial"/>
                <w:spacing w:val="-2"/>
                <w:szCs w:val="18"/>
              </w:rPr>
            </w:pPr>
            <w:r w:rsidRPr="00205D93">
              <w:rPr>
                <w:rStyle w:val="ModernTableText"/>
                <w:rFonts w:cs="Arial"/>
                <w:spacing w:val="-2"/>
                <w:szCs w:val="18"/>
              </w:rPr>
              <w:t>SFYTD - Total SA - LI Voided</w:t>
            </w:r>
          </w:p>
        </w:tc>
        <w:tc>
          <w:tcPr>
            <w:tcW w:w="1543" w:type="pct"/>
            <w:gridSpan w:val="4"/>
          </w:tcPr>
          <w:p w:rsidRPr="00205D93" w:rsidR="00BE3176" w:rsidP="00D35F60" w:rsidRDefault="00BE3176" w14:paraId="0E40D0B5" wp14:textId="77777777">
            <w:pPr>
              <w:pStyle w:val="TableColorful2"/>
              <w:numPr>
                <w:ilvl w:val="1"/>
                <w:numId w:val="26"/>
              </w:numPr>
              <w:tabs>
                <w:tab w:val="clear" w:pos="1080"/>
                <w:tab w:val="num" w:pos="46"/>
              </w:tabs>
              <w:spacing w:before="40" w:after="40"/>
              <w:ind w:left="406" w:hanging="18"/>
              <w:rPr>
                <w:rStyle w:val="ModernTableText"/>
                <w:rFonts w:cs="Arial"/>
                <w:spacing w:val="-2"/>
                <w:szCs w:val="18"/>
              </w:rPr>
            </w:pPr>
            <w:r w:rsidRPr="00205D93">
              <w:rPr>
                <w:rStyle w:val="ModernTableText"/>
                <w:rFonts w:cs="Arial"/>
                <w:spacing w:val="-2"/>
                <w:szCs w:val="18"/>
              </w:rPr>
              <w:t>SFYTD - Total SA – LI App</w:t>
            </w:r>
          </w:p>
        </w:tc>
        <w:tc>
          <w:tcPr>
            <w:tcW w:w="1250" w:type="pct"/>
            <w:gridSpan w:val="2"/>
          </w:tcPr>
          <w:p w:rsidRPr="00205D93" w:rsidR="00BE3176" w:rsidP="00D35F60" w:rsidRDefault="00BE3176" w14:paraId="0DBE2191" wp14:textId="77777777">
            <w:pPr>
              <w:pStyle w:val="TableColorful2"/>
              <w:numPr>
                <w:ilvl w:val="1"/>
                <w:numId w:val="26"/>
              </w:numPr>
              <w:tabs>
                <w:tab w:val="clear" w:pos="1080"/>
                <w:tab w:val="num" w:pos="46"/>
              </w:tabs>
              <w:spacing w:before="40" w:after="40"/>
              <w:ind w:left="198" w:firstLine="0"/>
              <w:rPr>
                <w:rStyle w:val="ModernTableText"/>
                <w:rFonts w:cs="Arial"/>
                <w:spacing w:val="-2"/>
                <w:szCs w:val="18"/>
              </w:rPr>
            </w:pPr>
            <w:r w:rsidRPr="00205D93">
              <w:rPr>
                <w:rStyle w:val="ModernTableText"/>
                <w:rFonts w:cs="Arial"/>
                <w:spacing w:val="-2"/>
                <w:szCs w:val="18"/>
              </w:rPr>
              <w:t>SFYTD - Total SA - LI Denied</w:t>
            </w:r>
          </w:p>
        </w:tc>
      </w:tr>
      <w:tr xmlns:wp14="http://schemas.microsoft.com/office/word/2010/wordml" w:rsidR="00BE3176" w:rsidTr="008779DA" w14:paraId="54F4CA4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66"/>
          <w:jc w:val="center"/>
        </w:trPr>
        <w:tc>
          <w:tcPr>
            <w:tcW w:w="505" w:type="pct"/>
            <w:vMerge/>
          </w:tcPr>
          <w:p w:rsidRPr="00205D93" w:rsidR="00BE3176" w:rsidRDefault="00BE3176" w14:paraId="0A48C83B" wp14:textId="77777777">
            <w:pPr>
              <w:pStyle w:val="BoldACSSC"/>
              <w:spacing w:before="40" w:after="40"/>
              <w:rPr>
                <w:rStyle w:val="TableTextIndent1ACSSC"/>
                <w:rFonts w:cs="Arial"/>
                <w:noProof/>
                <w:color w:val="FF0000"/>
                <w:sz w:val="18"/>
                <w:szCs w:val="18"/>
              </w:rPr>
            </w:pPr>
          </w:p>
        </w:tc>
        <w:tc>
          <w:tcPr>
            <w:tcW w:w="526" w:type="pct"/>
            <w:vMerge/>
          </w:tcPr>
          <w:p w:rsidRPr="00205D93" w:rsidR="00BE3176" w:rsidRDefault="00BE3176" w14:paraId="575E8942" wp14:textId="77777777">
            <w:pPr>
              <w:pStyle w:val="BoldACSSC"/>
              <w:spacing w:before="40" w:after="40"/>
              <w:rPr>
                <w:rStyle w:val="TableTextIndent1ACSSC"/>
                <w:rFonts w:cs="Arial"/>
                <w:noProof/>
                <w:sz w:val="18"/>
                <w:szCs w:val="18"/>
                <w:highlight w:val="yellow"/>
              </w:rPr>
            </w:pPr>
          </w:p>
        </w:tc>
        <w:tc>
          <w:tcPr>
            <w:tcW w:w="1176" w:type="pct"/>
            <w:gridSpan w:val="2"/>
          </w:tcPr>
          <w:p w:rsidRPr="00205D93" w:rsidR="00BE3176" w:rsidP="00D35F60" w:rsidRDefault="00BE3176" w14:paraId="26CA80BB" wp14:textId="77777777">
            <w:pPr>
              <w:pStyle w:val="TableColorful2"/>
              <w:numPr>
                <w:ilvl w:val="1"/>
                <w:numId w:val="26"/>
              </w:numPr>
              <w:tabs>
                <w:tab w:val="clear" w:pos="1080"/>
                <w:tab w:val="num" w:pos="46"/>
              </w:tabs>
              <w:spacing w:before="40" w:after="40"/>
              <w:ind w:left="226" w:firstLine="0"/>
              <w:rPr>
                <w:rStyle w:val="ModernTableText"/>
                <w:rFonts w:cs="Arial"/>
                <w:spacing w:val="-2"/>
                <w:szCs w:val="18"/>
              </w:rPr>
            </w:pPr>
            <w:r w:rsidRPr="00205D93">
              <w:rPr>
                <w:rStyle w:val="ModernTableText"/>
                <w:rFonts w:cs="Arial"/>
                <w:spacing w:val="-2"/>
                <w:szCs w:val="18"/>
              </w:rPr>
              <w:t>SFYTD - Total Status Changed</w:t>
            </w:r>
          </w:p>
        </w:tc>
        <w:tc>
          <w:tcPr>
            <w:tcW w:w="1543" w:type="pct"/>
            <w:gridSpan w:val="4"/>
          </w:tcPr>
          <w:p w:rsidRPr="00205D93" w:rsidR="00BE3176" w:rsidP="00D35F60" w:rsidRDefault="00FB37DB" w14:paraId="3B1D9BF1" wp14:textId="77777777">
            <w:pPr>
              <w:pStyle w:val="TableColorful2"/>
              <w:numPr>
                <w:ilvl w:val="1"/>
                <w:numId w:val="26"/>
              </w:numPr>
              <w:tabs>
                <w:tab w:val="clear" w:pos="1080"/>
                <w:tab w:val="num" w:pos="46"/>
              </w:tabs>
              <w:spacing w:before="40" w:after="40"/>
              <w:ind w:left="406" w:hanging="18"/>
              <w:rPr>
                <w:rStyle w:val="ModernTableText"/>
                <w:rFonts w:cs="Arial"/>
                <w:spacing w:val="-2"/>
                <w:szCs w:val="18"/>
              </w:rPr>
            </w:pPr>
            <w:r w:rsidRPr="00205D93">
              <w:rPr>
                <w:rStyle w:val="ModernTableText"/>
                <w:rFonts w:cs="Arial"/>
                <w:spacing w:val="-2"/>
                <w:szCs w:val="18"/>
              </w:rPr>
              <w:t>SFYTD -</w:t>
            </w:r>
            <w:r w:rsidRPr="00205D93" w:rsidR="00BE3176">
              <w:rPr>
                <w:rStyle w:val="ModernTableText"/>
                <w:rFonts w:cs="Arial"/>
                <w:spacing w:val="-2"/>
                <w:szCs w:val="18"/>
              </w:rPr>
              <w:t xml:space="preserve"> Total Number Entered</w:t>
            </w:r>
          </w:p>
        </w:tc>
        <w:tc>
          <w:tcPr>
            <w:tcW w:w="1250" w:type="pct"/>
            <w:gridSpan w:val="2"/>
          </w:tcPr>
          <w:p w:rsidRPr="00205D93" w:rsidR="00BE3176" w:rsidP="00D35F60" w:rsidRDefault="00BE3176" w14:paraId="05F85A84" wp14:textId="77777777">
            <w:pPr>
              <w:pStyle w:val="TableColorful2"/>
              <w:numPr>
                <w:ilvl w:val="1"/>
                <w:numId w:val="26"/>
              </w:numPr>
              <w:tabs>
                <w:tab w:val="clear" w:pos="1080"/>
                <w:tab w:val="num" w:pos="46"/>
              </w:tabs>
              <w:spacing w:before="40" w:after="40"/>
              <w:ind w:left="198" w:firstLine="0"/>
              <w:rPr>
                <w:rStyle w:val="ModernTableText"/>
                <w:rFonts w:cs="Arial"/>
                <w:spacing w:val="-2"/>
                <w:szCs w:val="18"/>
              </w:rPr>
            </w:pPr>
            <w:r w:rsidRPr="00205D93">
              <w:rPr>
                <w:rStyle w:val="ModernTableText"/>
                <w:rFonts w:cs="Arial"/>
                <w:spacing w:val="-2"/>
                <w:szCs w:val="18"/>
              </w:rPr>
              <w:t>SFYTD - Total SA - LI Pended</w:t>
            </w:r>
          </w:p>
        </w:tc>
      </w:tr>
      <w:tr xmlns:wp14="http://schemas.microsoft.com/office/word/2010/wordml" w:rsidR="00BE3176" w14:paraId="3EEE9B9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BE3176" w:rsidRDefault="00BE3176" w14:paraId="3A78CA30" wp14:textId="77777777">
            <w:pPr>
              <w:pStyle w:val="ModernBodyT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BE3176" w14:paraId="3790D1B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1031" w:type="pct"/>
            <w:gridSpan w:val="2"/>
          </w:tcPr>
          <w:p w:rsidRPr="00205D93" w:rsidR="00BE3176" w:rsidRDefault="00BE3176" w14:paraId="6502F07B" wp14:textId="77777777">
            <w:pPr>
              <w:pStyle w:val="TableHeading"/>
              <w:spacing w:before="40" w:after="40"/>
              <w:rPr>
                <w:rStyle w:val="ModernTableText"/>
                <w:noProof/>
                <w:szCs w:val="18"/>
              </w:rPr>
            </w:pPr>
            <w:r w:rsidRPr="00205D93">
              <w:rPr>
                <w:rStyle w:val="ModernTableText"/>
                <w:noProof/>
                <w:szCs w:val="18"/>
              </w:rPr>
              <w:t>Report Output Format:</w:t>
            </w:r>
          </w:p>
        </w:tc>
        <w:tc>
          <w:tcPr>
            <w:tcW w:w="3969" w:type="pct"/>
            <w:gridSpan w:val="8"/>
            <w:vAlign w:val="center"/>
          </w:tcPr>
          <w:p w:rsidRPr="00205D93" w:rsidR="00BE3176" w:rsidRDefault="00BE3176" w14:paraId="394029BE" wp14:textId="77777777">
            <w:pPr>
              <w:pStyle w:val="TableText1"/>
              <w:spacing w:before="40" w:after="40"/>
              <w:rPr>
                <w:rStyle w:val="ModernTableText"/>
                <w:noProof/>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PDF (preferred)                        </w:t>
            </w:r>
            <w:r w:rsidRPr="00205D93">
              <w:rPr>
                <w:rStyle w:val="ModernTableText"/>
                <w:rFonts w:ascii="Wingdings 2" w:hAnsi="Wingdings 2" w:eastAsia="Wingdings 2" w:cs="Wingdings 2"/>
                <w:noProof/>
                <w:szCs w:val="18"/>
              </w:rPr>
              <w:t>£</w:t>
            </w:r>
            <w:r w:rsidRPr="00205D93">
              <w:rPr>
                <w:rStyle w:val="ModernTableText"/>
                <w:noProof/>
                <w:szCs w:val="18"/>
              </w:rPr>
              <w:t xml:space="preserve">  HTML                             </w:t>
            </w:r>
            <w:r w:rsidRPr="00205D93">
              <w:rPr>
                <w:rStyle w:val="ModernTableText"/>
                <w:rFonts w:ascii="Wingdings 2" w:hAnsi="Wingdings 2" w:eastAsia="Wingdings 2" w:cs="Wingdings 2"/>
                <w:noProof/>
                <w:szCs w:val="18"/>
              </w:rPr>
              <w:t>£</w:t>
            </w:r>
            <w:r w:rsidRPr="00205D93">
              <w:rPr>
                <w:rStyle w:val="ModernTableText"/>
                <w:noProof/>
                <w:szCs w:val="18"/>
              </w:rPr>
              <w:t xml:space="preserve"> Excel 2000                         </w:t>
            </w:r>
            <w:r w:rsidRPr="00205D93">
              <w:rPr>
                <w:rStyle w:val="ModernTableText"/>
                <w:rFonts w:ascii="Wingdings 2" w:hAnsi="Wingdings 2" w:eastAsia="Wingdings 2" w:cs="Wingdings 2"/>
                <w:noProof/>
                <w:szCs w:val="18"/>
              </w:rPr>
              <w:t>£</w:t>
            </w:r>
            <w:r w:rsidRPr="00205D93">
              <w:rPr>
                <w:rStyle w:val="ModernTableText"/>
                <w:noProof/>
                <w:szCs w:val="18"/>
              </w:rPr>
              <w:t xml:space="preserve"> Excel   2002                         </w:t>
            </w:r>
            <w:r w:rsidRPr="00205D93">
              <w:rPr>
                <w:rStyle w:val="ModernTableText"/>
                <w:rFonts w:ascii="Wingdings 2" w:hAnsi="Wingdings 2" w:eastAsia="Wingdings 2" w:cs="Wingdings 2"/>
                <w:noProof/>
                <w:szCs w:val="18"/>
              </w:rPr>
              <w:t>£</w:t>
            </w:r>
            <w:r w:rsidRPr="00205D93">
              <w:rPr>
                <w:rStyle w:val="ModernTableText"/>
                <w:noProof/>
                <w:szCs w:val="18"/>
              </w:rPr>
              <w:t xml:space="preserve"> Text CSV Format</w:t>
            </w:r>
          </w:p>
        </w:tc>
      </w:tr>
      <w:tr xmlns:wp14="http://schemas.microsoft.com/office/word/2010/wordml" w:rsidR="00BE3176" w14:paraId="45EB8B4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1" w:type="pct"/>
            <w:gridSpan w:val="2"/>
          </w:tcPr>
          <w:p w:rsidRPr="00205D93" w:rsidR="00BE3176" w:rsidRDefault="00BE3176" w14:paraId="471FCFC9" wp14:textId="77777777">
            <w:pPr>
              <w:pStyle w:val="TableHeading"/>
              <w:spacing w:before="40" w:after="40"/>
              <w:rPr>
                <w:rStyle w:val="ModernTableText"/>
                <w:noProof/>
                <w:szCs w:val="18"/>
              </w:rPr>
            </w:pPr>
            <w:r w:rsidRPr="00205D93">
              <w:rPr>
                <w:rStyle w:val="ModernTableText"/>
                <w:noProof/>
                <w:szCs w:val="18"/>
              </w:rPr>
              <w:t>Reporting Portal:</w:t>
            </w:r>
          </w:p>
        </w:tc>
        <w:tc>
          <w:tcPr>
            <w:tcW w:w="3969" w:type="pct"/>
            <w:gridSpan w:val="8"/>
            <w:vAlign w:val="center"/>
          </w:tcPr>
          <w:p w:rsidRPr="00205D93" w:rsidR="00BE3176" w:rsidRDefault="00BE3176" w14:paraId="2711AE6A" wp14:textId="77777777">
            <w:pPr>
              <w:pStyle w:val="TableText1"/>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Web Portal                                </w:t>
            </w:r>
            <w:r w:rsidRPr="00205D93">
              <w:rPr>
                <w:rStyle w:val="ModernTableText"/>
                <w:rFonts w:ascii="Wingdings" w:hAnsi="Wingdings" w:eastAsia="Wingdings" w:cs="Wingdings"/>
                <w:noProof/>
                <w:szCs w:val="18"/>
              </w:rPr>
              <w:t>þ</w:t>
            </w:r>
            <w:r w:rsidRPr="00205D93">
              <w:rPr>
                <w:rStyle w:val="ModernTableText"/>
                <w:noProof/>
                <w:szCs w:val="18"/>
              </w:rPr>
              <w:t xml:space="preserve"> EDMS                            </w:t>
            </w:r>
            <w:r w:rsidRPr="00205D93">
              <w:rPr>
                <w:rStyle w:val="ModernTableText"/>
                <w:rFonts w:ascii="Wingdings 2" w:hAnsi="Wingdings 2" w:eastAsia="Wingdings 2" w:cs="Wingdings 2"/>
                <w:noProof/>
                <w:szCs w:val="18"/>
              </w:rPr>
              <w:t>£</w:t>
            </w:r>
            <w:r w:rsidRPr="00205D93">
              <w:rPr>
                <w:rStyle w:val="ModernTableText"/>
                <w:noProof/>
                <w:szCs w:val="18"/>
              </w:rPr>
              <w:t xml:space="preserve"> Email Link                      </w:t>
            </w:r>
          </w:p>
        </w:tc>
      </w:tr>
      <w:tr xmlns:wp14="http://schemas.microsoft.com/office/word/2010/wordml" w:rsidR="00BE3176" w:rsidTr="007A4C37" w14:paraId="549D998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1" w:type="pct"/>
            <w:gridSpan w:val="2"/>
            <w:vMerge w:val="restart"/>
            <w:vAlign w:val="center"/>
          </w:tcPr>
          <w:p w:rsidRPr="00205D93" w:rsidR="00BE3176" w:rsidP="007A4C37" w:rsidRDefault="00BE3176" w14:paraId="2D8802F7" wp14:textId="77777777">
            <w:pPr>
              <w:pStyle w:val="TableHeading"/>
              <w:spacing w:before="40" w:after="40"/>
              <w:rPr>
                <w:rStyle w:val="ModernTableText"/>
                <w:noProof/>
                <w:szCs w:val="18"/>
              </w:rPr>
            </w:pPr>
            <w:r w:rsidRPr="00205D93">
              <w:rPr>
                <w:rStyle w:val="ModernTableText"/>
                <w:noProof/>
                <w:szCs w:val="18"/>
              </w:rPr>
              <w:t>Report Output Distribution Group(s):</w:t>
            </w:r>
          </w:p>
        </w:tc>
        <w:tc>
          <w:tcPr>
            <w:tcW w:w="1196" w:type="pct"/>
            <w:gridSpan w:val="3"/>
            <w:vMerge w:val="restart"/>
          </w:tcPr>
          <w:p w:rsidRPr="00205D93" w:rsidR="00BE3176" w:rsidRDefault="00BE3176" w14:paraId="307B4ADC" wp14:textId="77777777">
            <w:pPr>
              <w:pStyle w:val="TableText1"/>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No</w:t>
            </w:r>
          </w:p>
          <w:p w:rsidRPr="00205D93" w:rsidR="00BE3176" w:rsidRDefault="00BE3176" w14:paraId="367AEFA0" wp14:textId="77777777">
            <w:pPr>
              <w:pStyle w:val="TableText1"/>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Yes (if yes, complete distribution list)</w:t>
            </w:r>
          </w:p>
        </w:tc>
        <w:tc>
          <w:tcPr>
            <w:tcW w:w="2773" w:type="pct"/>
            <w:gridSpan w:val="5"/>
            <w:tcBorders>
              <w:top w:val="single" w:color="616161" w:sz="4" w:space="0"/>
            </w:tcBorders>
            <w:vAlign w:val="center"/>
          </w:tcPr>
          <w:p w:rsidRPr="00205D93" w:rsidR="00BE3176" w:rsidRDefault="00BE3176" w14:paraId="322C9F49" wp14:textId="77777777">
            <w:pPr>
              <w:pStyle w:val="TableText1"/>
              <w:spacing w:before="40" w:after="40"/>
              <w:rPr>
                <w:rStyle w:val="ModernTableText"/>
                <w:b/>
                <w:bCs/>
                <w:szCs w:val="18"/>
              </w:rPr>
            </w:pPr>
            <w:r w:rsidRPr="00205D93">
              <w:rPr>
                <w:rStyle w:val="ModernTableText"/>
                <w:b/>
                <w:bCs/>
                <w:szCs w:val="18"/>
              </w:rPr>
              <w:t>Output Distribution Group List</w:t>
            </w:r>
          </w:p>
        </w:tc>
      </w:tr>
      <w:tr xmlns:wp14="http://schemas.microsoft.com/office/word/2010/wordml" w:rsidR="00BE3176" w14:paraId="5CEEFB3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1" w:type="pct"/>
            <w:gridSpan w:val="2"/>
            <w:vMerge/>
          </w:tcPr>
          <w:p w:rsidRPr="00205D93" w:rsidR="00BE3176" w:rsidRDefault="00BE3176" w14:paraId="0169A01B" wp14:textId="77777777">
            <w:pPr>
              <w:pStyle w:val="TableHeading"/>
              <w:spacing w:before="40" w:after="40"/>
              <w:rPr>
                <w:rStyle w:val="ModernTableText"/>
                <w:szCs w:val="18"/>
              </w:rPr>
            </w:pPr>
          </w:p>
        </w:tc>
        <w:tc>
          <w:tcPr>
            <w:tcW w:w="1196" w:type="pct"/>
            <w:gridSpan w:val="3"/>
            <w:vMerge/>
          </w:tcPr>
          <w:p w:rsidRPr="00205D93" w:rsidR="00BE3176" w:rsidRDefault="00BE3176" w14:paraId="112B632A" wp14:textId="77777777">
            <w:pPr>
              <w:pStyle w:val="TableText1"/>
              <w:spacing w:before="40" w:after="40"/>
              <w:rPr>
                <w:rStyle w:val="ModernTableText"/>
                <w:szCs w:val="18"/>
              </w:rPr>
            </w:pPr>
          </w:p>
        </w:tc>
        <w:tc>
          <w:tcPr>
            <w:tcW w:w="1523" w:type="pct"/>
            <w:gridSpan w:val="3"/>
            <w:vAlign w:val="center"/>
          </w:tcPr>
          <w:p w:rsidRPr="00205D93" w:rsidR="00BE3176" w:rsidP="00365B47" w:rsidRDefault="00BE3176" w14:paraId="375474F1" wp14:textId="77777777">
            <w:pPr>
              <w:pStyle w:val="TableText1"/>
              <w:numPr>
                <w:ilvl w:val="0"/>
                <w:numId w:val="109"/>
              </w:numPr>
              <w:spacing w:before="40" w:after="40"/>
              <w:rPr>
                <w:rStyle w:val="ModernTableText"/>
                <w:szCs w:val="18"/>
                <w:u w:val="single"/>
              </w:rPr>
            </w:pPr>
          </w:p>
        </w:tc>
        <w:tc>
          <w:tcPr>
            <w:tcW w:w="1250" w:type="pct"/>
            <w:gridSpan w:val="2"/>
            <w:vAlign w:val="center"/>
          </w:tcPr>
          <w:p w:rsidRPr="00205D93" w:rsidR="00BE3176" w:rsidP="00365B47" w:rsidRDefault="00BE3176" w14:paraId="22D84D5D" wp14:textId="77777777">
            <w:pPr>
              <w:pStyle w:val="TableText1"/>
              <w:numPr>
                <w:ilvl w:val="0"/>
                <w:numId w:val="109"/>
              </w:numPr>
              <w:spacing w:before="40" w:after="40"/>
              <w:rPr>
                <w:rStyle w:val="ModernTableText"/>
                <w:szCs w:val="18"/>
              </w:rPr>
            </w:pPr>
          </w:p>
        </w:tc>
      </w:tr>
      <w:tr xmlns:wp14="http://schemas.microsoft.com/office/word/2010/wordml" w:rsidR="00BE3176" w14:paraId="21E8E80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1" w:type="pct"/>
            <w:gridSpan w:val="2"/>
            <w:vMerge/>
          </w:tcPr>
          <w:p w:rsidRPr="00205D93" w:rsidR="00BE3176" w:rsidRDefault="00BE3176" w14:paraId="7645C1E0" wp14:textId="77777777">
            <w:pPr>
              <w:pStyle w:val="TableHeading"/>
              <w:spacing w:before="40" w:after="40"/>
              <w:rPr>
                <w:rStyle w:val="ModernTableText"/>
                <w:szCs w:val="18"/>
              </w:rPr>
            </w:pPr>
          </w:p>
        </w:tc>
        <w:tc>
          <w:tcPr>
            <w:tcW w:w="1196" w:type="pct"/>
            <w:gridSpan w:val="3"/>
            <w:vMerge/>
            <w:vAlign w:val="center"/>
          </w:tcPr>
          <w:p w:rsidRPr="00205D93" w:rsidR="00BE3176" w:rsidRDefault="00BE3176" w14:paraId="5B46B099" wp14:textId="77777777">
            <w:pPr>
              <w:pStyle w:val="TableText1"/>
              <w:spacing w:before="40" w:after="40"/>
              <w:rPr>
                <w:rStyle w:val="ModernTableText"/>
                <w:szCs w:val="18"/>
              </w:rPr>
            </w:pPr>
          </w:p>
        </w:tc>
        <w:tc>
          <w:tcPr>
            <w:tcW w:w="1523" w:type="pct"/>
            <w:gridSpan w:val="3"/>
            <w:vAlign w:val="center"/>
          </w:tcPr>
          <w:p w:rsidRPr="00205D93" w:rsidR="00BE3176" w:rsidP="00365B47" w:rsidRDefault="00BE3176" w14:paraId="79487046" wp14:textId="77777777">
            <w:pPr>
              <w:pStyle w:val="TableText1"/>
              <w:numPr>
                <w:ilvl w:val="0"/>
                <w:numId w:val="109"/>
              </w:numPr>
              <w:spacing w:before="40" w:after="40"/>
              <w:rPr>
                <w:rStyle w:val="ModernTableText"/>
                <w:szCs w:val="18"/>
                <w:u w:val="single"/>
              </w:rPr>
            </w:pPr>
          </w:p>
        </w:tc>
        <w:tc>
          <w:tcPr>
            <w:tcW w:w="1250" w:type="pct"/>
            <w:gridSpan w:val="2"/>
            <w:vAlign w:val="center"/>
          </w:tcPr>
          <w:p w:rsidRPr="00205D93" w:rsidR="00BE3176" w:rsidP="00365B47" w:rsidRDefault="00BE3176" w14:paraId="7D7129CB" wp14:textId="77777777">
            <w:pPr>
              <w:pStyle w:val="TableText1"/>
              <w:numPr>
                <w:ilvl w:val="0"/>
                <w:numId w:val="109"/>
              </w:numPr>
              <w:spacing w:before="40" w:after="40"/>
              <w:rPr>
                <w:rStyle w:val="ModernTableText"/>
                <w:szCs w:val="18"/>
              </w:rPr>
            </w:pPr>
          </w:p>
        </w:tc>
      </w:tr>
      <w:tr xmlns:wp14="http://schemas.microsoft.com/office/word/2010/wordml" w:rsidR="00BE3176" w14:paraId="01BF4FE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31" w:type="pct"/>
            <w:gridSpan w:val="2"/>
            <w:vMerge/>
          </w:tcPr>
          <w:p w:rsidRPr="00205D93" w:rsidR="00BE3176" w:rsidRDefault="00BE3176" w14:paraId="7E12B317" wp14:textId="77777777">
            <w:pPr>
              <w:pStyle w:val="TableHeading"/>
              <w:spacing w:before="40" w:after="40"/>
              <w:rPr>
                <w:rStyle w:val="ModernTableText"/>
                <w:szCs w:val="18"/>
              </w:rPr>
            </w:pPr>
          </w:p>
        </w:tc>
        <w:tc>
          <w:tcPr>
            <w:tcW w:w="1196" w:type="pct"/>
            <w:gridSpan w:val="3"/>
            <w:vMerge/>
            <w:vAlign w:val="center"/>
          </w:tcPr>
          <w:p w:rsidRPr="00205D93" w:rsidR="00BE3176" w:rsidRDefault="00BE3176" w14:paraId="2FEA2677" wp14:textId="77777777">
            <w:pPr>
              <w:pStyle w:val="TableText1"/>
              <w:spacing w:before="40" w:after="40"/>
              <w:rPr>
                <w:rStyle w:val="ModernTableText"/>
                <w:szCs w:val="18"/>
              </w:rPr>
            </w:pPr>
          </w:p>
        </w:tc>
        <w:tc>
          <w:tcPr>
            <w:tcW w:w="1523" w:type="pct"/>
            <w:gridSpan w:val="3"/>
            <w:vAlign w:val="center"/>
          </w:tcPr>
          <w:p w:rsidRPr="00205D93" w:rsidR="00BE3176" w:rsidP="00365B47" w:rsidRDefault="00BE3176" w14:paraId="2F9D9EC5" wp14:textId="77777777">
            <w:pPr>
              <w:pStyle w:val="TableText1"/>
              <w:numPr>
                <w:ilvl w:val="0"/>
                <w:numId w:val="109"/>
              </w:numPr>
              <w:spacing w:before="40" w:after="40"/>
              <w:rPr>
                <w:rStyle w:val="ModernTableText"/>
                <w:szCs w:val="18"/>
                <w:u w:val="single"/>
              </w:rPr>
            </w:pPr>
          </w:p>
        </w:tc>
        <w:tc>
          <w:tcPr>
            <w:tcW w:w="1250" w:type="pct"/>
            <w:gridSpan w:val="2"/>
            <w:vAlign w:val="center"/>
          </w:tcPr>
          <w:p w:rsidRPr="00205D93" w:rsidR="00BE3176" w:rsidP="00365B47" w:rsidRDefault="00BE3176" w14:paraId="27A13E15" wp14:textId="77777777">
            <w:pPr>
              <w:pStyle w:val="TableText1"/>
              <w:numPr>
                <w:ilvl w:val="0"/>
                <w:numId w:val="109"/>
              </w:numPr>
              <w:spacing w:before="40" w:after="40"/>
              <w:rPr>
                <w:rStyle w:val="ModernTableText"/>
                <w:szCs w:val="18"/>
              </w:rPr>
            </w:pPr>
          </w:p>
        </w:tc>
      </w:tr>
      <w:tr xmlns:wp14="http://schemas.microsoft.com/office/word/2010/wordml" w:rsidR="00BE3176" w14:paraId="14D97DF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BE3176" w:rsidRDefault="00BE3176" w14:paraId="00419193" wp14:textId="77777777">
            <w:pPr>
              <w:pStyle w:val="ModernBodyText"/>
              <w:spacing w:before="40" w:after="40"/>
              <w:jc w:val="center"/>
              <w:rPr>
                <w:rStyle w:val="Modern2nd-levelTableheader"/>
                <w:sz w:val="21"/>
                <w:szCs w:val="21"/>
              </w:rPr>
            </w:pPr>
            <w:r>
              <w:rPr>
                <w:rStyle w:val="Modern2nd-levelTableheader"/>
                <w:sz w:val="21"/>
                <w:szCs w:val="21"/>
              </w:rPr>
              <w:t>Report Retention</w:t>
            </w:r>
          </w:p>
        </w:tc>
      </w:tr>
      <w:tr xmlns:wp14="http://schemas.microsoft.com/office/word/2010/wordml" w:rsidR="00BE3176" w14:paraId="5BAB154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31" w:type="pct"/>
            <w:gridSpan w:val="2"/>
            <w:tcBorders>
              <w:top w:val="single" w:color="616161" w:sz="2" w:space="0"/>
              <w:left w:val="single" w:color="616161" w:sz="2" w:space="0"/>
              <w:right w:val="single" w:color="616161" w:sz="2" w:space="0"/>
            </w:tcBorders>
            <w:vAlign w:val="center"/>
          </w:tcPr>
          <w:p w:rsidRPr="00205D93" w:rsidR="00BE3176" w:rsidRDefault="00BE3176" w14:paraId="0CBEC6A6" wp14:textId="77777777">
            <w:pPr>
              <w:pStyle w:val="ModernBodyText"/>
              <w:spacing w:before="40" w:after="40"/>
              <w:jc w:val="left"/>
              <w:rPr>
                <w:rStyle w:val="Modern2nd-levelTableheader"/>
                <w:noProof/>
                <w:sz w:val="18"/>
                <w:szCs w:val="18"/>
              </w:rPr>
            </w:pPr>
            <w:r w:rsidRPr="00205D93">
              <w:rPr>
                <w:rStyle w:val="Modern2nd-levelTableheader"/>
                <w:noProof/>
                <w:sz w:val="18"/>
                <w:szCs w:val="18"/>
              </w:rPr>
              <w:t>Report Retention Type:</w:t>
            </w:r>
          </w:p>
        </w:tc>
        <w:tc>
          <w:tcPr>
            <w:tcW w:w="3969" w:type="pct"/>
            <w:gridSpan w:val="8"/>
            <w:tcBorders>
              <w:top w:val="single" w:color="616161" w:sz="2" w:space="0"/>
              <w:left w:val="single" w:color="616161" w:sz="2" w:space="0"/>
              <w:bottom w:val="single" w:color="616161" w:sz="2" w:space="0"/>
              <w:right w:val="single" w:color="616161" w:sz="2" w:space="0"/>
            </w:tcBorders>
            <w:vAlign w:val="center"/>
          </w:tcPr>
          <w:p w:rsidRPr="00205D93" w:rsidR="00BE3176" w:rsidRDefault="00BE3176" w14:paraId="59D29D65" wp14:textId="77777777">
            <w:pPr>
              <w:pStyle w:val="TableText1"/>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Cognos                                    </w:t>
            </w:r>
            <w:r w:rsidRPr="00205D93">
              <w:rPr>
                <w:rStyle w:val="ModernTableText"/>
                <w:rFonts w:ascii="Wingdings" w:hAnsi="Wingdings" w:eastAsia="Wingdings" w:cs="Wingdings"/>
                <w:noProof/>
                <w:szCs w:val="18"/>
              </w:rPr>
              <w:t>þ</w:t>
            </w:r>
            <w:r w:rsidRPr="00205D93">
              <w:rPr>
                <w:rStyle w:val="ModernTableText"/>
                <w:noProof/>
                <w:szCs w:val="18"/>
              </w:rPr>
              <w:t xml:space="preserve"> EDMS</w:t>
            </w:r>
          </w:p>
        </w:tc>
      </w:tr>
      <w:tr xmlns:wp14="http://schemas.microsoft.com/office/word/2010/wordml" w:rsidR="00BE3176" w14:paraId="737E98D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31" w:type="pct"/>
            <w:gridSpan w:val="2"/>
            <w:tcBorders>
              <w:top w:val="single" w:color="616161" w:sz="2" w:space="0"/>
              <w:left w:val="single" w:color="616161" w:sz="2" w:space="0"/>
              <w:right w:val="single" w:color="616161" w:sz="2" w:space="0"/>
            </w:tcBorders>
            <w:vAlign w:val="center"/>
          </w:tcPr>
          <w:p w:rsidRPr="00205D93" w:rsidR="00BE3176" w:rsidRDefault="00BE3176" w14:paraId="0F217391" wp14:textId="77777777">
            <w:pPr>
              <w:pStyle w:val="ModernBodyText"/>
              <w:spacing w:before="40" w:after="40"/>
              <w:jc w:val="left"/>
              <w:rPr>
                <w:rStyle w:val="Modern2nd-levelTableheader"/>
                <w:noProof/>
                <w:sz w:val="18"/>
                <w:szCs w:val="18"/>
              </w:rPr>
            </w:pPr>
            <w:r w:rsidRPr="00205D93">
              <w:rPr>
                <w:rStyle w:val="Modern2nd-levelTableheader"/>
                <w:noProof/>
                <w:sz w:val="18"/>
                <w:szCs w:val="18"/>
              </w:rPr>
              <w:t>Report Output Versions:</w:t>
            </w:r>
          </w:p>
        </w:tc>
        <w:tc>
          <w:tcPr>
            <w:tcW w:w="1196" w:type="pct"/>
            <w:gridSpan w:val="3"/>
            <w:tcBorders>
              <w:top w:val="single" w:color="616161" w:sz="2" w:space="0"/>
              <w:left w:val="single" w:color="616161" w:sz="2" w:space="0"/>
              <w:bottom w:val="single" w:color="616161" w:sz="2" w:space="0"/>
              <w:right w:val="single" w:color="616161" w:sz="2" w:space="0"/>
            </w:tcBorders>
            <w:vAlign w:val="center"/>
          </w:tcPr>
          <w:p w:rsidRPr="00205D93" w:rsidR="00BE3176" w:rsidRDefault="00BE3176" w14:paraId="1844F676" wp14:textId="77777777">
            <w:pPr>
              <w:pStyle w:val="ModernBodyText"/>
              <w:spacing w:before="40" w:after="40"/>
              <w:jc w:val="left"/>
              <w:rPr>
                <w:rStyle w:val="Modern2nd-levelTableheader"/>
                <w:noProof/>
                <w:color w:val="FFFFFF"/>
                <w:sz w:val="18"/>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Number Of Occurrences:  </w:t>
            </w:r>
          </w:p>
        </w:tc>
        <w:tc>
          <w:tcPr>
            <w:tcW w:w="2773" w:type="pct"/>
            <w:gridSpan w:val="5"/>
            <w:tcBorders>
              <w:top w:val="single" w:color="616161" w:sz="2" w:space="0"/>
              <w:left w:val="nil"/>
              <w:bottom w:val="single" w:color="616161" w:sz="2" w:space="0"/>
              <w:right w:val="single" w:color="616161" w:sz="2" w:space="0"/>
            </w:tcBorders>
            <w:vAlign w:val="center"/>
          </w:tcPr>
          <w:p w:rsidRPr="00205D93" w:rsidR="00BE3176" w:rsidRDefault="00BE3176" w14:paraId="15490288" wp14:textId="77777777">
            <w:pPr>
              <w:pStyle w:val="TableText1"/>
              <w:spacing w:before="40" w:after="40"/>
              <w:rPr>
                <w:rStyle w:val="ModernTableText"/>
                <w:noProof/>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Duration:        7    </w:t>
            </w:r>
            <w:r w:rsidRPr="00205D93">
              <w:rPr>
                <w:rStyle w:val="ModernTableText"/>
                <w:rFonts w:ascii="Wingdings 2" w:hAnsi="Wingdings 2" w:eastAsia="Wingdings 2" w:cs="Wingdings 2"/>
                <w:noProof/>
                <w:szCs w:val="18"/>
              </w:rPr>
              <w:t>£</w:t>
            </w:r>
            <w:r w:rsidRPr="00205D93">
              <w:rPr>
                <w:rStyle w:val="ModernTableText"/>
                <w:noProof/>
                <w:szCs w:val="18"/>
              </w:rPr>
              <w:t xml:space="preserve"> Days       </w:t>
            </w:r>
            <w:r w:rsidRPr="00205D93">
              <w:rPr>
                <w:rStyle w:val="ModernTableText"/>
                <w:rFonts w:ascii="Wingdings 2" w:hAnsi="Wingdings 2" w:eastAsia="Wingdings 2" w:cs="Wingdings 2"/>
                <w:noProof/>
                <w:szCs w:val="18"/>
              </w:rPr>
              <w:t>£</w:t>
            </w:r>
            <w:r w:rsidRPr="00205D93">
              <w:rPr>
                <w:rStyle w:val="ModernTableText"/>
                <w:noProof/>
                <w:szCs w:val="18"/>
              </w:rPr>
              <w:t xml:space="preserve"> Months        </w:t>
            </w:r>
            <w:r w:rsidRPr="00205D93">
              <w:rPr>
                <w:rStyle w:val="ModernTableText"/>
                <w:rFonts w:ascii="Wingdings" w:hAnsi="Wingdings" w:eastAsia="Wingdings" w:cs="Wingdings"/>
                <w:noProof/>
                <w:szCs w:val="18"/>
              </w:rPr>
              <w:t>þ</w:t>
            </w:r>
            <w:r w:rsidRPr="00205D93">
              <w:rPr>
                <w:rStyle w:val="ModernTableText"/>
                <w:noProof/>
                <w:szCs w:val="18"/>
              </w:rPr>
              <w:t xml:space="preserve">  Years                                                                          </w:t>
            </w:r>
          </w:p>
        </w:tc>
      </w:tr>
      <w:tr xmlns:wp14="http://schemas.microsoft.com/office/word/2010/wordml" w:rsidR="00BE3176" w14:paraId="0B31EEB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31" w:type="pct"/>
            <w:gridSpan w:val="2"/>
            <w:tcBorders>
              <w:top w:val="single" w:color="616161" w:sz="2" w:space="0"/>
              <w:left w:val="single" w:color="616161" w:sz="2" w:space="0"/>
              <w:right w:val="single" w:color="616161" w:sz="2" w:space="0"/>
            </w:tcBorders>
            <w:vAlign w:val="center"/>
          </w:tcPr>
          <w:p w:rsidRPr="00205D93" w:rsidR="00BE3176" w:rsidRDefault="00BE3176" w14:paraId="21AEE760" wp14:textId="77777777">
            <w:pPr>
              <w:pStyle w:val="ModernBodyText"/>
              <w:spacing w:before="40" w:after="40"/>
              <w:jc w:val="left"/>
              <w:rPr>
                <w:rStyle w:val="Modern2nd-levelTableheader"/>
                <w:noProof/>
                <w:sz w:val="18"/>
                <w:szCs w:val="18"/>
              </w:rPr>
            </w:pPr>
            <w:r w:rsidRPr="00205D93">
              <w:rPr>
                <w:rStyle w:val="Modern2nd-levelTableheader"/>
                <w:noProof/>
                <w:sz w:val="18"/>
                <w:szCs w:val="18"/>
              </w:rPr>
              <w:t>Report Run History Log:</w:t>
            </w:r>
          </w:p>
        </w:tc>
        <w:tc>
          <w:tcPr>
            <w:tcW w:w="1196" w:type="pct"/>
            <w:gridSpan w:val="3"/>
            <w:tcBorders>
              <w:top w:val="single" w:color="616161" w:sz="2" w:space="0"/>
              <w:left w:val="single" w:color="616161" w:sz="2" w:space="0"/>
              <w:bottom w:val="single" w:color="616161" w:sz="2" w:space="0"/>
              <w:right w:val="single" w:color="616161" w:sz="2" w:space="0"/>
            </w:tcBorders>
            <w:vAlign w:val="center"/>
          </w:tcPr>
          <w:p w:rsidRPr="00205D93" w:rsidR="00BE3176" w:rsidRDefault="00BE3176" w14:paraId="3C4159B0" wp14:textId="77777777">
            <w:pPr>
              <w:pStyle w:val="ModernBodyText"/>
              <w:spacing w:before="40" w:after="40"/>
              <w:jc w:val="left"/>
              <w:rPr>
                <w:rStyle w:val="Modern2nd-levelTableheader"/>
                <w:noProof/>
                <w:color w:val="FFFFFF"/>
                <w:sz w:val="18"/>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Number Of Occurrences:  </w:t>
            </w:r>
          </w:p>
        </w:tc>
        <w:tc>
          <w:tcPr>
            <w:tcW w:w="2773" w:type="pct"/>
            <w:gridSpan w:val="5"/>
            <w:tcBorders>
              <w:top w:val="single" w:color="616161" w:sz="2" w:space="0"/>
              <w:left w:val="nil"/>
              <w:bottom w:val="single" w:color="616161" w:sz="2" w:space="0"/>
              <w:right w:val="single" w:color="616161" w:sz="2" w:space="0"/>
            </w:tcBorders>
            <w:vAlign w:val="center"/>
          </w:tcPr>
          <w:p w:rsidRPr="00205D93" w:rsidR="00BE3176" w:rsidRDefault="00BE3176" w14:paraId="55746A79" wp14:textId="77777777">
            <w:pPr>
              <w:pStyle w:val="TableText1"/>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Duration:            </w:t>
            </w:r>
            <w:r w:rsidRPr="00205D93">
              <w:rPr>
                <w:rStyle w:val="ModernTableText"/>
                <w:rFonts w:ascii="Wingdings 2" w:hAnsi="Wingdings 2" w:eastAsia="Wingdings 2" w:cs="Wingdings 2"/>
                <w:noProof/>
                <w:szCs w:val="18"/>
              </w:rPr>
              <w:t>£</w:t>
            </w:r>
            <w:r w:rsidRPr="00205D93">
              <w:rPr>
                <w:rStyle w:val="ModernTableText"/>
                <w:noProof/>
                <w:szCs w:val="18"/>
              </w:rPr>
              <w:t xml:space="preserve"> Days       </w:t>
            </w:r>
            <w:r w:rsidRPr="00205D93">
              <w:rPr>
                <w:rStyle w:val="ModernTableText"/>
                <w:rFonts w:ascii="Wingdings 2" w:hAnsi="Wingdings 2" w:eastAsia="Wingdings 2" w:cs="Wingdings 2"/>
                <w:noProof/>
                <w:szCs w:val="18"/>
              </w:rPr>
              <w:t>£</w:t>
            </w:r>
            <w:r w:rsidRPr="00205D93">
              <w:rPr>
                <w:rStyle w:val="ModernTableText"/>
                <w:noProof/>
                <w:szCs w:val="18"/>
              </w:rPr>
              <w:t xml:space="preserve"> Months       </w:t>
            </w:r>
            <w:r w:rsidRPr="00205D93">
              <w:rPr>
                <w:rStyle w:val="ModernTableText"/>
                <w:rFonts w:ascii="Wingdings 2" w:hAnsi="Wingdings 2" w:eastAsia="Wingdings 2" w:cs="Wingdings 2"/>
                <w:noProof/>
                <w:szCs w:val="18"/>
              </w:rPr>
              <w:t>£</w:t>
            </w:r>
            <w:r w:rsidRPr="00205D93">
              <w:rPr>
                <w:rStyle w:val="ModernTableText"/>
                <w:noProof/>
                <w:szCs w:val="18"/>
              </w:rPr>
              <w:t xml:space="preserve"> Years                                                                          </w:t>
            </w:r>
          </w:p>
        </w:tc>
      </w:tr>
      <w:tr xmlns:wp14="http://schemas.microsoft.com/office/word/2010/wordml" w:rsidR="00BE3176" w14:paraId="7FBB790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BE3176" w:rsidP="00854153" w:rsidRDefault="00BE3176" w14:paraId="71CE09EC" wp14:textId="77777777">
            <w:pPr>
              <w:pStyle w:val="ModernBodyText"/>
              <w:keepN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BE3176" w14:paraId="05E2424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Pr>
          <w:p w:rsidRPr="00205D93" w:rsidR="00BE3176" w:rsidRDefault="00BE3176" w14:paraId="5B9C5B62" wp14:textId="77777777">
            <w:pPr>
              <w:pStyle w:val="TableHeading"/>
              <w:spacing w:before="40" w:after="40"/>
              <w:rPr>
                <w:rStyle w:val="ModernTableText"/>
                <w:b w:val="0"/>
                <w:szCs w:val="17"/>
              </w:rPr>
            </w:pPr>
          </w:p>
        </w:tc>
      </w:tr>
    </w:tbl>
    <w:p xmlns:wp14="http://schemas.microsoft.com/office/word/2010/wordml" w:rsidRPr="000308BA" w:rsidR="00CE759A" w:rsidP="000308BA" w:rsidRDefault="00CE759A" w14:paraId="5D76592B" wp14:textId="77777777">
      <w:pPr>
        <w:pStyle w:val="Heading6"/>
      </w:pPr>
      <w:r w:rsidRPr="000308BA">
        <w:br w:type="page"/>
      </w:r>
      <w:r w:rsidRPr="000308BA">
        <w:t xml:space="preserve">Report Layout – OPR-SRA-126 - Service Authorization Internal User Productivity </w:t>
      </w:r>
    </w:p>
    <w:tbl>
      <w:tblPr>
        <w:tblW w:w="4961"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3177"/>
        <w:gridCol w:w="1134"/>
        <w:gridCol w:w="5149"/>
        <w:gridCol w:w="1765"/>
        <w:gridCol w:w="3053"/>
      </w:tblGrid>
      <w:tr xmlns:wp14="http://schemas.microsoft.com/office/word/2010/wordml" w:rsidR="00CE759A" w:rsidTr="00B47FE2" w14:paraId="44F7B03E" wp14:textId="77777777">
        <w:tblPrEx>
          <w:tblCellMar>
            <w:top w:w="0" w:type="dxa"/>
            <w:bottom w:w="0" w:type="dxa"/>
          </w:tblCellMar>
        </w:tblPrEx>
        <w:trPr>
          <w:cantSplit/>
          <w:trHeight w:val="432" w:hRule="exact"/>
          <w:tblHeader/>
          <w:jc w:val="center"/>
        </w:trPr>
        <w:tc>
          <w:tcPr>
            <w:tcW w:w="5000" w:type="pct"/>
            <w:gridSpan w:val="5"/>
            <w:tcBorders>
              <w:top w:val="single" w:color="auto" w:sz="4" w:space="0"/>
              <w:left w:val="single" w:color="auto" w:sz="4" w:space="0"/>
              <w:bottom w:val="single" w:color="auto" w:sz="4" w:space="0"/>
              <w:right w:val="single" w:color="auto" w:sz="4" w:space="0"/>
            </w:tcBorders>
            <w:shd w:val="clear" w:color="auto" w:fill="FF0000"/>
            <w:vAlign w:val="center"/>
          </w:tcPr>
          <w:p w:rsidR="00CE759A" w:rsidP="00F70DE6" w:rsidRDefault="00CE759A" w14:paraId="140180AA" wp14:textId="77777777">
            <w:pPr>
              <w:jc w:val="center"/>
              <w:rPr>
                <w:rFonts w:eastAsia="MS Mincho"/>
              </w:rPr>
            </w:pPr>
            <w:r>
              <w:br w:type="page"/>
            </w:r>
            <w:r>
              <w:br w:type="page"/>
            </w:r>
            <w:r>
              <w:rPr>
                <w:rFonts w:eastAsia="MS Mincho"/>
              </w:rPr>
              <w:t>NH MMIS REPORT LAYOUT</w:t>
            </w:r>
          </w:p>
        </w:tc>
      </w:tr>
      <w:tr xmlns:wp14="http://schemas.microsoft.com/office/word/2010/wordml" w:rsidR="000D706D" w:rsidTr="00B47FE2" w14:paraId="71B2E84F" wp14:textId="77777777">
        <w:tblPrEx>
          <w:tblCellMar>
            <w:top w:w="0" w:type="dxa"/>
            <w:bottom w:w="0" w:type="dxa"/>
          </w:tblCellMar>
        </w:tblPrEx>
        <w:trPr>
          <w:cantSplit/>
          <w:trHeight w:val="1710"/>
          <w:jc w:val="center"/>
        </w:trPr>
        <w:tc>
          <w:tcPr>
            <w:tcW w:w="1113" w:type="pct"/>
            <w:tcBorders>
              <w:top w:val="single" w:color="auto" w:sz="4" w:space="0"/>
              <w:bottom w:val="nil"/>
            </w:tcBorders>
            <w:vAlign w:val="center"/>
          </w:tcPr>
          <w:p w:rsidRPr="0099653B" w:rsidR="00CE759A" w:rsidRDefault="00CE759A" w14:paraId="0E2E7465" wp14:textId="77777777">
            <w:pPr>
              <w:pStyle w:val="TableText1"/>
              <w:spacing w:before="40" w:after="40"/>
              <w:rPr>
                <w:rStyle w:val="ModernTableText"/>
                <w:b/>
                <w:bCs/>
                <w:sz w:val="20"/>
                <w:szCs w:val="20"/>
              </w:rPr>
            </w:pPr>
            <w:r w:rsidRPr="0099653B">
              <w:rPr>
                <w:rStyle w:val="ModernTableText"/>
                <w:b/>
                <w:bCs/>
                <w:sz w:val="20"/>
                <w:szCs w:val="20"/>
              </w:rPr>
              <w:t>NH MMIS EOR</w:t>
            </w:r>
          </w:p>
          <w:p w:rsidRPr="0099653B" w:rsidR="00CE759A" w:rsidRDefault="00CE759A" w14:paraId="6523DC26" wp14:textId="77777777">
            <w:pPr>
              <w:pStyle w:val="TableText1"/>
              <w:spacing w:before="40" w:after="40"/>
              <w:rPr>
                <w:rStyle w:val="ModernTableText"/>
                <w:b/>
                <w:bCs/>
                <w:sz w:val="20"/>
                <w:szCs w:val="20"/>
              </w:rPr>
            </w:pPr>
            <w:r w:rsidRPr="0099653B">
              <w:rPr>
                <w:rStyle w:val="ModernTableText"/>
                <w:b/>
                <w:bCs/>
                <w:sz w:val="20"/>
                <w:szCs w:val="20"/>
              </w:rPr>
              <w:t>Report ID:  OPR-SRA-126</w:t>
            </w:r>
          </w:p>
          <w:p w:rsidRPr="0099653B" w:rsidR="00CE759A" w:rsidRDefault="00CE759A" w14:paraId="4578808A" wp14:textId="77777777">
            <w:pPr>
              <w:pStyle w:val="TableText1"/>
              <w:spacing w:before="40" w:after="40"/>
              <w:rPr>
                <w:b/>
                <w:szCs w:val="20"/>
                <w:u w:val="single"/>
              </w:rPr>
            </w:pPr>
            <w:r w:rsidRPr="0099653B">
              <w:rPr>
                <w:b/>
                <w:szCs w:val="20"/>
                <w:u w:val="single"/>
              </w:rPr>
              <w:t>Report Definition</w:t>
            </w:r>
          </w:p>
          <w:p w:rsidRPr="0099653B" w:rsidR="00CE759A" w:rsidRDefault="00CE759A" w14:paraId="275FA900" wp14:textId="77777777">
            <w:pPr>
              <w:pStyle w:val="TableText1"/>
              <w:spacing w:before="40" w:after="40"/>
              <w:rPr>
                <w:b/>
                <w:szCs w:val="20"/>
                <w:u w:val="single"/>
              </w:rPr>
            </w:pPr>
            <w:r w:rsidRPr="0099653B">
              <w:rPr>
                <w:b/>
                <w:szCs w:val="20"/>
                <w:u w:val="single"/>
              </w:rPr>
              <w:t>ORR Home</w:t>
            </w:r>
          </w:p>
          <w:p w:rsidRPr="0099653B" w:rsidR="00CE759A" w:rsidRDefault="00CE759A" w14:paraId="15D8D97C" wp14:textId="77777777">
            <w:pPr>
              <w:pStyle w:val="TableText1"/>
              <w:spacing w:before="40" w:after="40"/>
              <w:rPr>
                <w:rStyle w:val="ModernTableText"/>
                <w:b/>
                <w:bCs/>
                <w:sz w:val="20"/>
                <w:szCs w:val="20"/>
                <w:u w:val="single"/>
              </w:rPr>
            </w:pPr>
            <w:r w:rsidRPr="0099653B">
              <w:rPr>
                <w:b/>
                <w:szCs w:val="20"/>
                <w:u w:val="single"/>
              </w:rPr>
              <w:t>Return</w:t>
            </w:r>
          </w:p>
        </w:tc>
        <w:tc>
          <w:tcPr>
            <w:tcW w:w="2818" w:type="pct"/>
            <w:gridSpan w:val="3"/>
            <w:tcBorders>
              <w:top w:val="single" w:color="auto" w:sz="4" w:space="0"/>
              <w:bottom w:val="nil"/>
            </w:tcBorders>
            <w:vAlign w:val="center"/>
          </w:tcPr>
          <w:p w:rsidRPr="0099653B" w:rsidR="00791BF2" w:rsidP="00791BF2" w:rsidRDefault="00791BF2" w14:paraId="109C042C" wp14:textId="77777777">
            <w:pPr>
              <w:jc w:val="center"/>
              <w:rPr>
                <w:b/>
                <w:szCs w:val="20"/>
              </w:rPr>
            </w:pPr>
            <w:r w:rsidRPr="0099653B">
              <w:rPr>
                <w:b/>
                <w:szCs w:val="20"/>
              </w:rPr>
              <w:t>Line of Business:  &lt;LOB Cd – Desc&gt;</w:t>
            </w:r>
          </w:p>
          <w:p w:rsidRPr="0099653B" w:rsidR="00CE759A" w:rsidP="00431354" w:rsidRDefault="00CE759A" w14:paraId="196C53AC" wp14:textId="77777777">
            <w:pPr>
              <w:jc w:val="center"/>
              <w:rPr>
                <w:b/>
                <w:szCs w:val="20"/>
              </w:rPr>
            </w:pPr>
            <w:r w:rsidRPr="0099653B">
              <w:rPr>
                <w:b/>
                <w:szCs w:val="20"/>
              </w:rPr>
              <w:t>Department of Health and Human Services</w:t>
            </w:r>
          </w:p>
          <w:p w:rsidRPr="0099653B" w:rsidR="00CE759A" w:rsidP="00431354" w:rsidRDefault="00CE759A" w14:paraId="05A00BCD" wp14:textId="77777777">
            <w:pPr>
              <w:jc w:val="center"/>
              <w:rPr>
                <w:b/>
                <w:szCs w:val="20"/>
              </w:rPr>
            </w:pPr>
            <w:r w:rsidRPr="0099653B">
              <w:rPr>
                <w:b/>
                <w:szCs w:val="20"/>
              </w:rPr>
              <w:t>Service Authorization Internal Users Productivity</w:t>
            </w:r>
          </w:p>
          <w:p w:rsidRPr="0099653B" w:rsidR="00CE759A" w:rsidP="00431354" w:rsidRDefault="00CE759A" w14:paraId="245AF5A9" wp14:textId="77777777">
            <w:pPr>
              <w:jc w:val="center"/>
              <w:rPr>
                <w:rStyle w:val="ModernTableText"/>
                <w:rFonts w:cs="Arial"/>
                <w:b/>
                <w:bCs/>
                <w:sz w:val="20"/>
                <w:szCs w:val="20"/>
              </w:rPr>
            </w:pPr>
            <w:r w:rsidRPr="0099653B">
              <w:rPr>
                <w:b/>
                <w:szCs w:val="20"/>
              </w:rPr>
              <w:t>As of:  MM/DD/CCYY</w:t>
            </w:r>
          </w:p>
        </w:tc>
        <w:tc>
          <w:tcPr>
            <w:tcW w:w="1069" w:type="pct"/>
            <w:tcBorders>
              <w:top w:val="single" w:color="auto" w:sz="4" w:space="0"/>
              <w:bottom w:val="nil"/>
            </w:tcBorders>
          </w:tcPr>
          <w:p w:rsidRPr="00ED3602" w:rsidR="00CE759A" w:rsidRDefault="003A7664" w14:paraId="107AB52D" wp14:textId="77777777">
            <w:pPr>
              <w:jc w:val="right"/>
              <w:rPr>
                <w:sz w:val="19"/>
                <w:szCs w:val="19"/>
              </w:rPr>
            </w:pPr>
            <w:r w:rsidRPr="00ED3602">
              <w:rPr>
                <w:noProof/>
                <w:sz w:val="19"/>
                <w:szCs w:val="19"/>
              </w:rPr>
              <w:drawing>
                <wp:inline xmlns:wp14="http://schemas.microsoft.com/office/word/2010/wordprocessingDrawing" distT="0" distB="0" distL="0" distR="0" wp14:anchorId="01C9F9BD" wp14:editId="7777777">
                  <wp:extent cx="1295400" cy="1285875"/>
                  <wp:effectExtent l="0" t="0" r="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Pr="003D4CC0" w:rsidR="00CE759A" w:rsidTr="00B47FE2" w14:paraId="2971B79C" wp14:textId="77777777">
        <w:tblPrEx>
          <w:tblCellMar>
            <w:top w:w="0" w:type="dxa"/>
            <w:bottom w:w="0" w:type="dxa"/>
          </w:tblCellMar>
        </w:tblPrEx>
        <w:trPr>
          <w:cantSplit/>
          <w:trHeight w:val="360"/>
          <w:jc w:val="center"/>
        </w:trPr>
        <w:tc>
          <w:tcPr>
            <w:tcW w:w="5000" w:type="pct"/>
            <w:gridSpan w:val="5"/>
            <w:tcBorders>
              <w:top w:val="nil"/>
              <w:bottom w:val="nil"/>
            </w:tcBorders>
            <w:shd w:val="clear" w:color="auto" w:fill="356BA1"/>
            <w:vAlign w:val="center"/>
          </w:tcPr>
          <w:p w:rsidRPr="003D4CC0" w:rsidR="00CE759A" w:rsidRDefault="00CE759A" w14:paraId="31891E78" wp14:textId="77777777">
            <w:pPr>
              <w:pStyle w:val="Figure"/>
              <w:spacing w:before="60" w:after="60"/>
              <w:rPr>
                <w:rFonts w:ascii="Arial" w:hAnsi="Arial" w:cs="Arial"/>
                <w:bCs w:val="0"/>
                <w:color w:val="FFFFFF"/>
                <w:sz w:val="23"/>
                <w:szCs w:val="23"/>
              </w:rPr>
            </w:pPr>
            <w:r w:rsidRPr="003D4CC0">
              <w:rPr>
                <w:rFonts w:ascii="Arial" w:hAnsi="Arial" w:cs="Arial"/>
                <w:bCs w:val="0"/>
                <w:color w:val="FFFFFF"/>
                <w:sz w:val="23"/>
                <w:szCs w:val="23"/>
              </w:rPr>
              <w:t>SA Ty Cd - Desc:  XX - XXXXXXXXXXXXXXXXXXXXXXX</w:t>
            </w:r>
          </w:p>
        </w:tc>
      </w:tr>
      <w:tr xmlns:wp14="http://schemas.microsoft.com/office/word/2010/wordml" w:rsidR="00CE759A" w:rsidTr="00B47FE2" w14:paraId="7A36B41D" wp14:textId="77777777">
        <w:tblPrEx>
          <w:tblCellMar>
            <w:top w:w="0" w:type="dxa"/>
            <w:bottom w:w="0" w:type="dxa"/>
          </w:tblCellMar>
        </w:tblPrEx>
        <w:trPr>
          <w:cantSplit/>
          <w:trHeight w:val="360"/>
          <w:jc w:val="center"/>
        </w:trPr>
        <w:tc>
          <w:tcPr>
            <w:tcW w:w="5000" w:type="pct"/>
            <w:gridSpan w:val="5"/>
            <w:tcBorders>
              <w:top w:val="nil"/>
              <w:bottom w:val="nil"/>
            </w:tcBorders>
            <w:vAlign w:val="center"/>
          </w:tcPr>
          <w:p w:rsidR="00CE759A" w:rsidRDefault="00CE759A" w14:paraId="1644D4F4" wp14:textId="77777777">
            <w:pPr>
              <w:pStyle w:val="Figure"/>
              <w:rPr>
                <w:rFonts w:ascii="Arial" w:hAnsi="Arial" w:cs="Arial"/>
                <w:bCs w:val="0"/>
                <w:color w:val="FFFFFF"/>
                <w:sz w:val="23"/>
                <w:szCs w:val="23"/>
              </w:rPr>
            </w:pPr>
          </w:p>
        </w:tc>
      </w:tr>
      <w:tr xmlns:wp14="http://schemas.microsoft.com/office/word/2010/wordml" w:rsidR="00B47FE2" w:rsidTr="00B47FE2" w14:paraId="7B9E3DA3" wp14:textId="77777777">
        <w:tblPrEx>
          <w:tblCellMar>
            <w:top w:w="0" w:type="dxa"/>
            <w:bottom w:w="0" w:type="dxa"/>
          </w:tblCellMar>
        </w:tblPrEx>
        <w:trPr>
          <w:cantSplit/>
          <w:trHeight w:val="292"/>
          <w:jc w:val="center"/>
        </w:trPr>
        <w:tc>
          <w:tcPr>
            <w:tcW w:w="5000" w:type="pct"/>
            <w:gridSpan w:val="5"/>
            <w:tcBorders>
              <w:bottom w:val="nil"/>
            </w:tcBorders>
          </w:tcPr>
          <w:tbl>
            <w:tblPr>
              <w:tblW w:w="5000" w:type="pct"/>
              <w:tblLook w:val="0000" w:firstRow="0" w:lastRow="0" w:firstColumn="0" w:lastColumn="0" w:noHBand="0" w:noVBand="0"/>
            </w:tblPr>
            <w:tblGrid>
              <w:gridCol w:w="1264"/>
              <w:gridCol w:w="1138"/>
              <w:gridCol w:w="1043"/>
              <w:gridCol w:w="1043"/>
              <w:gridCol w:w="1043"/>
              <w:gridCol w:w="1076"/>
              <w:gridCol w:w="1051"/>
              <w:gridCol w:w="1138"/>
              <w:gridCol w:w="1043"/>
              <w:gridCol w:w="1043"/>
              <w:gridCol w:w="1043"/>
              <w:gridCol w:w="1076"/>
              <w:gridCol w:w="1051"/>
            </w:tblGrid>
            <w:tr w:rsidRPr="00B47FE2" w:rsidR="00B47FE2" w:rsidTr="00B47FE2" w14:paraId="3C488AAF" wp14:textId="77777777">
              <w:trPr>
                <w:trHeight w:val="270"/>
              </w:trPr>
              <w:tc>
                <w:tcPr>
                  <w:tcW w:w="450" w:type="pct"/>
                  <w:vMerge w:val="restart"/>
                  <w:tcBorders>
                    <w:top w:val="single" w:color="666699" w:sz="8" w:space="0"/>
                    <w:left w:val="single" w:color="666699" w:sz="8" w:space="0"/>
                    <w:bottom w:val="single" w:color="666699" w:sz="8" w:space="0"/>
                    <w:right w:val="single" w:color="666699" w:sz="8" w:space="0"/>
                  </w:tcBorders>
                  <w:shd w:val="clear" w:color="auto" w:fill="C0C0C0"/>
                </w:tcPr>
                <w:p w:rsidRPr="00B47FE2" w:rsidR="00B47FE2" w:rsidP="00B47FE2" w:rsidRDefault="00FB37DB" w14:paraId="691DBF78" wp14:textId="77777777">
                  <w:pPr>
                    <w:spacing w:after="0"/>
                    <w:jc w:val="center"/>
                    <w:rPr>
                      <w:rFonts w:cs="Arial"/>
                      <w:b/>
                      <w:bCs/>
                      <w:sz w:val="17"/>
                      <w:szCs w:val="17"/>
                    </w:rPr>
                  </w:pPr>
                  <w:r w:rsidRPr="00B47FE2">
                    <w:rPr>
                      <w:rFonts w:cs="Arial"/>
                      <w:b/>
                      <w:sz w:val="17"/>
                      <w:szCs w:val="17"/>
                    </w:rPr>
                    <w:t>SA Last</w:t>
                  </w:r>
                  <w:r w:rsidRPr="00B47FE2" w:rsidR="00B47FE2">
                    <w:rPr>
                      <w:rFonts w:cs="Arial"/>
                      <w:b/>
                      <w:sz w:val="17"/>
                      <w:szCs w:val="17"/>
                    </w:rPr>
                    <w:t xml:space="preserve"> Saved User ID</w:t>
                  </w:r>
                </w:p>
              </w:tc>
              <w:tc>
                <w:tcPr>
                  <w:tcW w:w="2275" w:type="pct"/>
                  <w:gridSpan w:val="6"/>
                  <w:tcBorders>
                    <w:top w:val="single" w:color="666699" w:sz="8" w:space="0"/>
                    <w:left w:val="nil"/>
                    <w:bottom w:val="single" w:color="666699" w:sz="8" w:space="0"/>
                    <w:right w:val="nil"/>
                  </w:tcBorders>
                  <w:shd w:val="clear" w:color="auto" w:fill="C0C0C0"/>
                </w:tcPr>
                <w:p w:rsidRPr="00B47FE2" w:rsidR="00B47FE2" w:rsidP="00B47FE2" w:rsidRDefault="00B47FE2" w14:paraId="2AF4A069" wp14:textId="77777777">
                  <w:pPr>
                    <w:spacing w:after="0"/>
                    <w:jc w:val="center"/>
                    <w:rPr>
                      <w:rFonts w:cs="Arial"/>
                      <w:b/>
                      <w:bCs/>
                      <w:sz w:val="17"/>
                      <w:szCs w:val="17"/>
                    </w:rPr>
                  </w:pPr>
                  <w:r w:rsidRPr="00B47FE2">
                    <w:rPr>
                      <w:rFonts w:cs="Arial"/>
                      <w:b/>
                      <w:bCs/>
                      <w:sz w:val="17"/>
                      <w:szCs w:val="17"/>
                    </w:rPr>
                    <w:t>Daily Total</w:t>
                  </w:r>
                </w:p>
              </w:tc>
              <w:tc>
                <w:tcPr>
                  <w:tcW w:w="2275" w:type="pct"/>
                  <w:gridSpan w:val="6"/>
                  <w:tcBorders>
                    <w:top w:val="single" w:color="666699" w:sz="8" w:space="0"/>
                    <w:left w:val="single" w:color="666699" w:sz="8" w:space="0"/>
                    <w:bottom w:val="single" w:color="666699" w:sz="8" w:space="0"/>
                    <w:right w:val="nil"/>
                  </w:tcBorders>
                  <w:shd w:val="clear" w:color="auto" w:fill="C0C0C0"/>
                </w:tcPr>
                <w:p w:rsidRPr="00B47FE2" w:rsidR="00B47FE2" w:rsidP="00B47FE2" w:rsidRDefault="00B47FE2" w14:paraId="6C56174F" wp14:textId="77777777">
                  <w:pPr>
                    <w:spacing w:after="0"/>
                    <w:jc w:val="center"/>
                    <w:rPr>
                      <w:rFonts w:cs="Arial"/>
                      <w:b/>
                      <w:bCs/>
                      <w:sz w:val="17"/>
                      <w:szCs w:val="17"/>
                    </w:rPr>
                  </w:pPr>
                  <w:r w:rsidRPr="00B47FE2">
                    <w:rPr>
                      <w:rFonts w:cs="Arial"/>
                      <w:b/>
                      <w:bCs/>
                      <w:sz w:val="17"/>
                      <w:szCs w:val="17"/>
                    </w:rPr>
                    <w:t>State Fiscal YTD Total</w:t>
                  </w:r>
                </w:p>
              </w:tc>
            </w:tr>
            <w:tr w:rsidRPr="00B47FE2" w:rsidR="00B47FE2" w:rsidTr="00B47FE2" w14:paraId="60D7D0B5" wp14:textId="77777777">
              <w:trPr>
                <w:trHeight w:val="690"/>
              </w:trPr>
              <w:tc>
                <w:tcPr>
                  <w:tcW w:w="450" w:type="pct"/>
                  <w:vMerge/>
                  <w:tcBorders>
                    <w:top w:val="single" w:color="666699" w:sz="8" w:space="0"/>
                    <w:left w:val="single" w:color="666699" w:sz="8" w:space="0"/>
                    <w:bottom w:val="single" w:color="666699" w:sz="8" w:space="0"/>
                    <w:right w:val="single" w:color="666699" w:sz="8" w:space="0"/>
                  </w:tcBorders>
                  <w:vAlign w:val="center"/>
                </w:tcPr>
                <w:p w:rsidRPr="00B47FE2" w:rsidR="00B47FE2" w:rsidP="00B47FE2" w:rsidRDefault="00B47FE2" w14:paraId="1C8D4B1A" wp14:textId="77777777">
                  <w:pPr>
                    <w:spacing w:after="0"/>
                    <w:jc w:val="left"/>
                    <w:rPr>
                      <w:rFonts w:cs="Arial"/>
                      <w:b/>
                      <w:bCs/>
                      <w:sz w:val="17"/>
                      <w:szCs w:val="17"/>
                    </w:rPr>
                  </w:pPr>
                </w:p>
              </w:tc>
              <w:tc>
                <w:tcPr>
                  <w:tcW w:w="405" w:type="pct"/>
                  <w:tcBorders>
                    <w:top w:val="nil"/>
                    <w:left w:val="nil"/>
                    <w:bottom w:val="single" w:color="666699" w:sz="8" w:space="0"/>
                    <w:right w:val="single" w:color="666699" w:sz="8" w:space="0"/>
                  </w:tcBorders>
                  <w:shd w:val="clear" w:color="auto" w:fill="C0C0C0"/>
                </w:tcPr>
                <w:p w:rsidRPr="00B47FE2" w:rsidR="00B47FE2" w:rsidP="00B47FE2" w:rsidRDefault="00B47FE2" w14:paraId="6B33220C" wp14:textId="77777777">
                  <w:pPr>
                    <w:spacing w:after="0"/>
                    <w:jc w:val="center"/>
                    <w:rPr>
                      <w:rFonts w:cs="Arial"/>
                      <w:b/>
                      <w:bCs/>
                      <w:sz w:val="17"/>
                      <w:szCs w:val="17"/>
                    </w:rPr>
                  </w:pPr>
                  <w:r w:rsidRPr="00B47FE2">
                    <w:rPr>
                      <w:rFonts w:cs="Arial"/>
                      <w:b/>
                      <w:bCs/>
                      <w:sz w:val="17"/>
                      <w:szCs w:val="17"/>
                    </w:rPr>
                    <w:t>Total SA LI - Approved</w:t>
                  </w:r>
                </w:p>
              </w:tc>
              <w:tc>
                <w:tcPr>
                  <w:tcW w:w="371" w:type="pct"/>
                  <w:tcBorders>
                    <w:top w:val="nil"/>
                    <w:left w:val="nil"/>
                    <w:bottom w:val="single" w:color="666699" w:sz="8" w:space="0"/>
                    <w:right w:val="single" w:color="666699" w:sz="8" w:space="0"/>
                  </w:tcBorders>
                  <w:shd w:val="clear" w:color="auto" w:fill="C0C0C0"/>
                </w:tcPr>
                <w:p w:rsidRPr="00B47FE2" w:rsidR="00B47FE2" w:rsidP="00B47FE2" w:rsidRDefault="00B47FE2" w14:paraId="65B25AE6" wp14:textId="77777777">
                  <w:pPr>
                    <w:spacing w:after="0"/>
                    <w:jc w:val="center"/>
                    <w:rPr>
                      <w:rFonts w:cs="Arial"/>
                      <w:b/>
                      <w:bCs/>
                      <w:sz w:val="17"/>
                      <w:szCs w:val="17"/>
                    </w:rPr>
                  </w:pPr>
                  <w:r w:rsidRPr="00B47FE2">
                    <w:rPr>
                      <w:rFonts w:cs="Arial"/>
                      <w:b/>
                      <w:bCs/>
                      <w:sz w:val="17"/>
                      <w:szCs w:val="17"/>
                    </w:rPr>
                    <w:t>Total SA LI - Denied</w:t>
                  </w:r>
                </w:p>
              </w:tc>
              <w:tc>
                <w:tcPr>
                  <w:tcW w:w="371" w:type="pct"/>
                  <w:tcBorders>
                    <w:top w:val="nil"/>
                    <w:left w:val="nil"/>
                    <w:bottom w:val="single" w:color="666699" w:sz="8" w:space="0"/>
                    <w:right w:val="single" w:color="666699" w:sz="8" w:space="0"/>
                  </w:tcBorders>
                  <w:shd w:val="clear" w:color="auto" w:fill="C0C0C0"/>
                </w:tcPr>
                <w:p w:rsidRPr="00B47FE2" w:rsidR="00B47FE2" w:rsidP="00B47FE2" w:rsidRDefault="00B47FE2" w14:paraId="035D2AE3" wp14:textId="77777777">
                  <w:pPr>
                    <w:spacing w:after="0"/>
                    <w:jc w:val="center"/>
                    <w:rPr>
                      <w:rFonts w:cs="Arial"/>
                      <w:b/>
                      <w:bCs/>
                      <w:sz w:val="17"/>
                      <w:szCs w:val="17"/>
                    </w:rPr>
                  </w:pPr>
                  <w:r w:rsidRPr="00B47FE2">
                    <w:rPr>
                      <w:rFonts w:cs="Arial"/>
                      <w:b/>
                      <w:bCs/>
                      <w:sz w:val="17"/>
                      <w:szCs w:val="17"/>
                    </w:rPr>
                    <w:t xml:space="preserve">Total SA </w:t>
                  </w:r>
                  <w:r w:rsidRPr="00B47FE2" w:rsidR="00FB37DB">
                    <w:rPr>
                      <w:rFonts w:cs="Arial"/>
                      <w:b/>
                      <w:bCs/>
                      <w:sz w:val="17"/>
                      <w:szCs w:val="17"/>
                    </w:rPr>
                    <w:t>LI -</w:t>
                  </w:r>
                  <w:r w:rsidRPr="00B47FE2">
                    <w:rPr>
                      <w:rFonts w:cs="Arial"/>
                      <w:b/>
                      <w:bCs/>
                      <w:sz w:val="17"/>
                      <w:szCs w:val="17"/>
                    </w:rPr>
                    <w:t>Voided</w:t>
                  </w:r>
                </w:p>
              </w:tc>
              <w:tc>
                <w:tcPr>
                  <w:tcW w:w="371" w:type="pct"/>
                  <w:tcBorders>
                    <w:top w:val="nil"/>
                    <w:left w:val="nil"/>
                    <w:bottom w:val="single" w:color="666699" w:sz="8" w:space="0"/>
                    <w:right w:val="single" w:color="666699" w:sz="8" w:space="0"/>
                  </w:tcBorders>
                  <w:shd w:val="clear" w:color="auto" w:fill="C0C0C0"/>
                </w:tcPr>
                <w:p w:rsidRPr="00B47FE2" w:rsidR="00B47FE2" w:rsidP="00B47FE2" w:rsidRDefault="00B47FE2" w14:paraId="0C53477D" wp14:textId="77777777">
                  <w:pPr>
                    <w:spacing w:after="0"/>
                    <w:jc w:val="center"/>
                    <w:rPr>
                      <w:rFonts w:cs="Arial"/>
                      <w:b/>
                      <w:bCs/>
                      <w:sz w:val="17"/>
                      <w:szCs w:val="17"/>
                    </w:rPr>
                  </w:pPr>
                  <w:r w:rsidRPr="00B47FE2">
                    <w:rPr>
                      <w:rFonts w:cs="Arial"/>
                      <w:b/>
                      <w:bCs/>
                      <w:sz w:val="17"/>
                      <w:szCs w:val="17"/>
                    </w:rPr>
                    <w:t>Total SA LI - Pended</w:t>
                  </w:r>
                </w:p>
              </w:tc>
              <w:tc>
                <w:tcPr>
                  <w:tcW w:w="383" w:type="pct"/>
                  <w:tcBorders>
                    <w:top w:val="nil"/>
                    <w:left w:val="nil"/>
                    <w:bottom w:val="single" w:color="666699" w:sz="8" w:space="0"/>
                    <w:right w:val="single" w:color="666699" w:sz="8" w:space="0"/>
                  </w:tcBorders>
                  <w:shd w:val="clear" w:color="auto" w:fill="C0C0C0"/>
                </w:tcPr>
                <w:p w:rsidRPr="00B47FE2" w:rsidR="00B47FE2" w:rsidP="00B47FE2" w:rsidRDefault="00B47FE2" w14:paraId="5BCF8393" wp14:textId="77777777">
                  <w:pPr>
                    <w:spacing w:after="0"/>
                    <w:jc w:val="center"/>
                    <w:rPr>
                      <w:rFonts w:cs="Arial"/>
                      <w:b/>
                      <w:bCs/>
                      <w:sz w:val="17"/>
                      <w:szCs w:val="17"/>
                    </w:rPr>
                  </w:pPr>
                  <w:r w:rsidRPr="00B47FE2">
                    <w:rPr>
                      <w:rFonts w:cs="Arial"/>
                      <w:b/>
                      <w:bCs/>
                      <w:sz w:val="17"/>
                      <w:szCs w:val="17"/>
                    </w:rPr>
                    <w:t>Total Status Changed</w:t>
                  </w:r>
                </w:p>
              </w:tc>
              <w:tc>
                <w:tcPr>
                  <w:tcW w:w="374" w:type="pct"/>
                  <w:tcBorders>
                    <w:top w:val="nil"/>
                    <w:left w:val="nil"/>
                    <w:bottom w:val="single" w:color="666699" w:sz="8" w:space="0"/>
                    <w:right w:val="single" w:color="666699" w:sz="8" w:space="0"/>
                  </w:tcBorders>
                  <w:shd w:val="clear" w:color="auto" w:fill="C0C0C0"/>
                </w:tcPr>
                <w:p w:rsidRPr="00B47FE2" w:rsidR="00B47FE2" w:rsidP="00B47FE2" w:rsidRDefault="00B47FE2" w14:paraId="6435515B" wp14:textId="77777777">
                  <w:pPr>
                    <w:spacing w:after="0"/>
                    <w:jc w:val="center"/>
                    <w:rPr>
                      <w:rFonts w:cs="Arial"/>
                      <w:b/>
                      <w:bCs/>
                      <w:sz w:val="17"/>
                      <w:szCs w:val="17"/>
                    </w:rPr>
                  </w:pPr>
                  <w:r w:rsidRPr="00B47FE2">
                    <w:rPr>
                      <w:rFonts w:cs="Arial"/>
                      <w:b/>
                      <w:bCs/>
                      <w:sz w:val="17"/>
                      <w:szCs w:val="17"/>
                    </w:rPr>
                    <w:t>Total Number Entered</w:t>
                  </w:r>
                </w:p>
              </w:tc>
              <w:tc>
                <w:tcPr>
                  <w:tcW w:w="405" w:type="pct"/>
                  <w:tcBorders>
                    <w:top w:val="nil"/>
                    <w:left w:val="nil"/>
                    <w:bottom w:val="single" w:color="666699" w:sz="8" w:space="0"/>
                    <w:right w:val="single" w:color="666699" w:sz="8" w:space="0"/>
                  </w:tcBorders>
                  <w:shd w:val="clear" w:color="auto" w:fill="C0C0C0"/>
                </w:tcPr>
                <w:p w:rsidRPr="00B47FE2" w:rsidR="00B47FE2" w:rsidP="00B47FE2" w:rsidRDefault="00B47FE2" w14:paraId="716A3726" wp14:textId="77777777">
                  <w:pPr>
                    <w:spacing w:after="0"/>
                    <w:jc w:val="center"/>
                    <w:rPr>
                      <w:rFonts w:cs="Arial"/>
                      <w:b/>
                      <w:bCs/>
                      <w:sz w:val="17"/>
                      <w:szCs w:val="17"/>
                    </w:rPr>
                  </w:pPr>
                  <w:r w:rsidRPr="00B47FE2">
                    <w:rPr>
                      <w:rFonts w:cs="Arial"/>
                      <w:b/>
                      <w:bCs/>
                      <w:sz w:val="17"/>
                      <w:szCs w:val="17"/>
                    </w:rPr>
                    <w:t>Total SA LI - Approved</w:t>
                  </w:r>
                </w:p>
              </w:tc>
              <w:tc>
                <w:tcPr>
                  <w:tcW w:w="371" w:type="pct"/>
                  <w:tcBorders>
                    <w:top w:val="nil"/>
                    <w:left w:val="nil"/>
                    <w:bottom w:val="single" w:color="666699" w:sz="8" w:space="0"/>
                    <w:right w:val="single" w:color="666699" w:sz="8" w:space="0"/>
                  </w:tcBorders>
                  <w:shd w:val="clear" w:color="auto" w:fill="C0C0C0"/>
                </w:tcPr>
                <w:p w:rsidRPr="00B47FE2" w:rsidR="00B47FE2" w:rsidP="00B47FE2" w:rsidRDefault="00B47FE2" w14:paraId="4A0C5E9E" wp14:textId="77777777">
                  <w:pPr>
                    <w:spacing w:after="0"/>
                    <w:jc w:val="center"/>
                    <w:rPr>
                      <w:rFonts w:cs="Arial"/>
                      <w:b/>
                      <w:bCs/>
                      <w:sz w:val="17"/>
                      <w:szCs w:val="17"/>
                    </w:rPr>
                  </w:pPr>
                  <w:r w:rsidRPr="00B47FE2">
                    <w:rPr>
                      <w:rFonts w:cs="Arial"/>
                      <w:b/>
                      <w:bCs/>
                      <w:sz w:val="17"/>
                      <w:szCs w:val="17"/>
                    </w:rPr>
                    <w:t>Total SA LI -Denied</w:t>
                  </w:r>
                </w:p>
              </w:tc>
              <w:tc>
                <w:tcPr>
                  <w:tcW w:w="371" w:type="pct"/>
                  <w:tcBorders>
                    <w:top w:val="nil"/>
                    <w:left w:val="nil"/>
                    <w:bottom w:val="single" w:color="666699" w:sz="8" w:space="0"/>
                    <w:right w:val="single" w:color="666699" w:sz="8" w:space="0"/>
                  </w:tcBorders>
                  <w:shd w:val="clear" w:color="auto" w:fill="C0C0C0"/>
                </w:tcPr>
                <w:p w:rsidRPr="00B47FE2" w:rsidR="00B47FE2" w:rsidP="00B47FE2" w:rsidRDefault="00B47FE2" w14:paraId="280709CD" wp14:textId="77777777">
                  <w:pPr>
                    <w:spacing w:after="0"/>
                    <w:jc w:val="center"/>
                    <w:rPr>
                      <w:rFonts w:cs="Arial"/>
                      <w:b/>
                      <w:bCs/>
                      <w:sz w:val="17"/>
                      <w:szCs w:val="17"/>
                    </w:rPr>
                  </w:pPr>
                  <w:r w:rsidRPr="00B47FE2">
                    <w:rPr>
                      <w:rFonts w:cs="Arial"/>
                      <w:b/>
                      <w:bCs/>
                      <w:sz w:val="17"/>
                      <w:szCs w:val="17"/>
                    </w:rPr>
                    <w:t xml:space="preserve">Total SA </w:t>
                  </w:r>
                  <w:r w:rsidRPr="00B47FE2" w:rsidR="00FB37DB">
                    <w:rPr>
                      <w:rFonts w:cs="Arial"/>
                      <w:b/>
                      <w:bCs/>
                      <w:sz w:val="17"/>
                      <w:szCs w:val="17"/>
                    </w:rPr>
                    <w:t>LI -</w:t>
                  </w:r>
                  <w:r w:rsidRPr="00B47FE2">
                    <w:rPr>
                      <w:rFonts w:cs="Arial"/>
                      <w:b/>
                      <w:bCs/>
                      <w:sz w:val="17"/>
                      <w:szCs w:val="17"/>
                    </w:rPr>
                    <w:t>Voided</w:t>
                  </w:r>
                </w:p>
              </w:tc>
              <w:tc>
                <w:tcPr>
                  <w:tcW w:w="371" w:type="pct"/>
                  <w:tcBorders>
                    <w:top w:val="nil"/>
                    <w:left w:val="nil"/>
                    <w:bottom w:val="single" w:color="666699" w:sz="8" w:space="0"/>
                    <w:right w:val="single" w:color="666699" w:sz="8" w:space="0"/>
                  </w:tcBorders>
                  <w:shd w:val="clear" w:color="auto" w:fill="C0C0C0"/>
                </w:tcPr>
                <w:p w:rsidRPr="00B47FE2" w:rsidR="00B47FE2" w:rsidP="00B47FE2" w:rsidRDefault="00B47FE2" w14:paraId="2B540F88" wp14:textId="77777777">
                  <w:pPr>
                    <w:spacing w:after="0"/>
                    <w:jc w:val="center"/>
                    <w:rPr>
                      <w:rFonts w:cs="Arial"/>
                      <w:b/>
                      <w:bCs/>
                      <w:sz w:val="17"/>
                      <w:szCs w:val="17"/>
                    </w:rPr>
                  </w:pPr>
                  <w:r w:rsidRPr="00B47FE2">
                    <w:rPr>
                      <w:rFonts w:cs="Arial"/>
                      <w:b/>
                      <w:bCs/>
                      <w:sz w:val="17"/>
                      <w:szCs w:val="17"/>
                    </w:rPr>
                    <w:t>Total SA LI - Pended</w:t>
                  </w:r>
                </w:p>
              </w:tc>
              <w:tc>
                <w:tcPr>
                  <w:tcW w:w="383" w:type="pct"/>
                  <w:tcBorders>
                    <w:top w:val="nil"/>
                    <w:left w:val="nil"/>
                    <w:bottom w:val="single" w:color="666699" w:sz="8" w:space="0"/>
                    <w:right w:val="single" w:color="666699" w:sz="8" w:space="0"/>
                  </w:tcBorders>
                  <w:shd w:val="clear" w:color="auto" w:fill="C0C0C0"/>
                </w:tcPr>
                <w:p w:rsidRPr="00B47FE2" w:rsidR="00B47FE2" w:rsidP="00B47FE2" w:rsidRDefault="00B47FE2" w14:paraId="226F1E3D" wp14:textId="77777777">
                  <w:pPr>
                    <w:spacing w:after="0"/>
                    <w:jc w:val="center"/>
                    <w:rPr>
                      <w:rFonts w:cs="Arial"/>
                      <w:b/>
                      <w:bCs/>
                      <w:sz w:val="17"/>
                      <w:szCs w:val="17"/>
                    </w:rPr>
                  </w:pPr>
                  <w:r w:rsidRPr="00B47FE2">
                    <w:rPr>
                      <w:rFonts w:cs="Arial"/>
                      <w:b/>
                      <w:bCs/>
                      <w:sz w:val="17"/>
                      <w:szCs w:val="17"/>
                    </w:rPr>
                    <w:t>Total Status Changed</w:t>
                  </w:r>
                </w:p>
              </w:tc>
              <w:tc>
                <w:tcPr>
                  <w:tcW w:w="374" w:type="pct"/>
                  <w:tcBorders>
                    <w:top w:val="nil"/>
                    <w:left w:val="nil"/>
                    <w:bottom w:val="single" w:color="666699" w:sz="8" w:space="0"/>
                    <w:right w:val="single" w:color="666699" w:sz="8" w:space="0"/>
                  </w:tcBorders>
                  <w:shd w:val="clear" w:color="auto" w:fill="C0C0C0"/>
                </w:tcPr>
                <w:p w:rsidRPr="00B47FE2" w:rsidR="00B47FE2" w:rsidP="00B47FE2" w:rsidRDefault="00B47FE2" w14:paraId="5DBC2772" wp14:textId="77777777">
                  <w:pPr>
                    <w:spacing w:after="0"/>
                    <w:jc w:val="center"/>
                    <w:rPr>
                      <w:rFonts w:cs="Arial"/>
                      <w:b/>
                      <w:bCs/>
                      <w:sz w:val="17"/>
                      <w:szCs w:val="17"/>
                    </w:rPr>
                  </w:pPr>
                  <w:r w:rsidRPr="00B47FE2">
                    <w:rPr>
                      <w:rFonts w:cs="Arial"/>
                      <w:b/>
                      <w:bCs/>
                      <w:sz w:val="17"/>
                      <w:szCs w:val="17"/>
                    </w:rPr>
                    <w:t>Total Number Entered</w:t>
                  </w:r>
                </w:p>
              </w:tc>
            </w:tr>
            <w:tr w:rsidRPr="00B47FE2" w:rsidR="00B47FE2" w:rsidTr="00B47FE2" w14:paraId="0BA2E773" wp14:textId="77777777">
              <w:trPr>
                <w:trHeight w:val="270"/>
              </w:trPr>
              <w:tc>
                <w:tcPr>
                  <w:tcW w:w="450" w:type="pct"/>
                  <w:tcBorders>
                    <w:top w:val="nil"/>
                    <w:left w:val="single" w:color="969696" w:sz="8" w:space="0"/>
                    <w:bottom w:val="single" w:color="969696" w:sz="8" w:space="0"/>
                    <w:right w:val="single" w:color="969696" w:sz="8" w:space="0"/>
                  </w:tcBorders>
                  <w:vAlign w:val="bottom"/>
                </w:tcPr>
                <w:p w:rsidRPr="00B47FE2" w:rsidR="00B47FE2" w:rsidP="00B47FE2" w:rsidRDefault="00B47FE2" w14:paraId="59396F79" wp14:textId="77777777">
                  <w:pPr>
                    <w:spacing w:after="0"/>
                    <w:jc w:val="center"/>
                    <w:rPr>
                      <w:rFonts w:cs="Arial"/>
                      <w:sz w:val="17"/>
                      <w:szCs w:val="17"/>
                    </w:rPr>
                  </w:pPr>
                  <w:r w:rsidRPr="00B47FE2">
                    <w:rPr>
                      <w:rFonts w:cs="Arial"/>
                      <w:sz w:val="17"/>
                      <w:szCs w:val="17"/>
                    </w:rPr>
                    <w:t>XXXXXXXX</w:t>
                  </w:r>
                </w:p>
              </w:tc>
              <w:tc>
                <w:tcPr>
                  <w:tcW w:w="405" w:type="pct"/>
                  <w:tcBorders>
                    <w:top w:val="nil"/>
                    <w:left w:val="nil"/>
                    <w:bottom w:val="single" w:color="969696" w:sz="8" w:space="0"/>
                    <w:right w:val="single" w:color="969696" w:sz="8" w:space="0"/>
                  </w:tcBorders>
                  <w:vAlign w:val="bottom"/>
                </w:tcPr>
                <w:p w:rsidRPr="00B47FE2" w:rsidR="00B47FE2" w:rsidP="00B47FE2" w:rsidRDefault="00B47FE2" w14:paraId="7CBBB479"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vAlign w:val="bottom"/>
                </w:tcPr>
                <w:p w:rsidRPr="00B47FE2" w:rsidR="00B47FE2" w:rsidP="00B47FE2" w:rsidRDefault="00B47FE2" w14:paraId="5485FC11"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vAlign w:val="bottom"/>
                </w:tcPr>
                <w:p w:rsidRPr="00B47FE2" w:rsidR="00B47FE2" w:rsidP="00B47FE2" w:rsidRDefault="00B47FE2" w14:paraId="23B3CDCE"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vAlign w:val="bottom"/>
                </w:tcPr>
                <w:p w:rsidRPr="00B47FE2" w:rsidR="00B47FE2" w:rsidP="00B47FE2" w:rsidRDefault="00B47FE2" w14:paraId="62092EAD" wp14:textId="77777777">
                  <w:pPr>
                    <w:spacing w:after="0"/>
                    <w:jc w:val="right"/>
                    <w:rPr>
                      <w:rFonts w:cs="Arial"/>
                      <w:sz w:val="17"/>
                      <w:szCs w:val="17"/>
                    </w:rPr>
                  </w:pPr>
                  <w:r w:rsidRPr="00B47FE2">
                    <w:rPr>
                      <w:rFonts w:cs="Arial"/>
                      <w:sz w:val="17"/>
                      <w:szCs w:val="17"/>
                    </w:rPr>
                    <w:t>999,999</w:t>
                  </w:r>
                </w:p>
              </w:tc>
              <w:tc>
                <w:tcPr>
                  <w:tcW w:w="383" w:type="pct"/>
                  <w:tcBorders>
                    <w:top w:val="nil"/>
                    <w:left w:val="nil"/>
                    <w:bottom w:val="single" w:color="969696" w:sz="8" w:space="0"/>
                    <w:right w:val="single" w:color="969696" w:sz="8" w:space="0"/>
                  </w:tcBorders>
                  <w:vAlign w:val="bottom"/>
                </w:tcPr>
                <w:p w:rsidRPr="00B47FE2" w:rsidR="00B47FE2" w:rsidP="00B47FE2" w:rsidRDefault="00B47FE2" w14:paraId="1BF8BBE0" wp14:textId="77777777">
                  <w:pPr>
                    <w:spacing w:after="0"/>
                    <w:jc w:val="right"/>
                    <w:rPr>
                      <w:rFonts w:cs="Arial"/>
                      <w:sz w:val="17"/>
                      <w:szCs w:val="17"/>
                    </w:rPr>
                  </w:pPr>
                  <w:r w:rsidRPr="00B47FE2">
                    <w:rPr>
                      <w:rFonts w:cs="Arial"/>
                      <w:sz w:val="17"/>
                      <w:szCs w:val="17"/>
                    </w:rPr>
                    <w:t>999,999</w:t>
                  </w:r>
                </w:p>
              </w:tc>
              <w:tc>
                <w:tcPr>
                  <w:tcW w:w="374" w:type="pct"/>
                  <w:tcBorders>
                    <w:top w:val="nil"/>
                    <w:left w:val="nil"/>
                    <w:bottom w:val="single" w:color="969696" w:sz="8" w:space="0"/>
                    <w:right w:val="single" w:color="969696" w:sz="8" w:space="0"/>
                  </w:tcBorders>
                  <w:vAlign w:val="bottom"/>
                </w:tcPr>
                <w:p w:rsidRPr="00B47FE2" w:rsidR="00B47FE2" w:rsidP="00B47FE2" w:rsidRDefault="00B47FE2" w14:paraId="7AE1686A" wp14:textId="77777777">
                  <w:pPr>
                    <w:spacing w:after="0"/>
                    <w:jc w:val="right"/>
                    <w:rPr>
                      <w:rFonts w:cs="Arial"/>
                      <w:sz w:val="17"/>
                      <w:szCs w:val="17"/>
                    </w:rPr>
                  </w:pPr>
                  <w:r w:rsidRPr="00B47FE2">
                    <w:rPr>
                      <w:rFonts w:cs="Arial"/>
                      <w:sz w:val="17"/>
                      <w:szCs w:val="17"/>
                    </w:rPr>
                    <w:t>999,999</w:t>
                  </w:r>
                </w:p>
              </w:tc>
              <w:tc>
                <w:tcPr>
                  <w:tcW w:w="405" w:type="pct"/>
                  <w:tcBorders>
                    <w:top w:val="nil"/>
                    <w:left w:val="nil"/>
                    <w:bottom w:val="single" w:color="969696" w:sz="8" w:space="0"/>
                    <w:right w:val="single" w:color="969696" w:sz="8" w:space="0"/>
                  </w:tcBorders>
                  <w:vAlign w:val="bottom"/>
                </w:tcPr>
                <w:p w:rsidRPr="00B47FE2" w:rsidR="00B47FE2" w:rsidP="00B47FE2" w:rsidRDefault="00B47FE2" w14:paraId="3A02FA14"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vAlign w:val="bottom"/>
                </w:tcPr>
                <w:p w:rsidRPr="00B47FE2" w:rsidR="00B47FE2" w:rsidP="00B47FE2" w:rsidRDefault="00B47FE2" w14:paraId="12551407"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vAlign w:val="bottom"/>
                </w:tcPr>
                <w:p w:rsidRPr="00B47FE2" w:rsidR="00B47FE2" w:rsidP="00B47FE2" w:rsidRDefault="00B47FE2" w14:paraId="378C47BC"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vAlign w:val="bottom"/>
                </w:tcPr>
                <w:p w:rsidRPr="00B47FE2" w:rsidR="00B47FE2" w:rsidP="00B47FE2" w:rsidRDefault="00B47FE2" w14:paraId="7BA0A630" wp14:textId="77777777">
                  <w:pPr>
                    <w:spacing w:after="0"/>
                    <w:jc w:val="right"/>
                    <w:rPr>
                      <w:rFonts w:cs="Arial"/>
                      <w:sz w:val="17"/>
                      <w:szCs w:val="17"/>
                    </w:rPr>
                  </w:pPr>
                  <w:r w:rsidRPr="00B47FE2">
                    <w:rPr>
                      <w:rFonts w:cs="Arial"/>
                      <w:sz w:val="17"/>
                      <w:szCs w:val="17"/>
                    </w:rPr>
                    <w:t>999,999</w:t>
                  </w:r>
                </w:p>
              </w:tc>
              <w:tc>
                <w:tcPr>
                  <w:tcW w:w="383" w:type="pct"/>
                  <w:tcBorders>
                    <w:top w:val="nil"/>
                    <w:left w:val="nil"/>
                    <w:bottom w:val="single" w:color="969696" w:sz="8" w:space="0"/>
                    <w:right w:val="single" w:color="969696" w:sz="8" w:space="0"/>
                  </w:tcBorders>
                  <w:vAlign w:val="bottom"/>
                </w:tcPr>
                <w:p w:rsidRPr="00B47FE2" w:rsidR="00B47FE2" w:rsidP="00B47FE2" w:rsidRDefault="00B47FE2" w14:paraId="28666DA5" wp14:textId="77777777">
                  <w:pPr>
                    <w:spacing w:after="0"/>
                    <w:jc w:val="right"/>
                    <w:rPr>
                      <w:rFonts w:cs="Arial"/>
                      <w:sz w:val="17"/>
                      <w:szCs w:val="17"/>
                    </w:rPr>
                  </w:pPr>
                  <w:r w:rsidRPr="00B47FE2">
                    <w:rPr>
                      <w:rFonts w:cs="Arial"/>
                      <w:sz w:val="17"/>
                      <w:szCs w:val="17"/>
                    </w:rPr>
                    <w:t>999,999</w:t>
                  </w:r>
                </w:p>
              </w:tc>
              <w:tc>
                <w:tcPr>
                  <w:tcW w:w="374" w:type="pct"/>
                  <w:tcBorders>
                    <w:top w:val="nil"/>
                    <w:left w:val="nil"/>
                    <w:bottom w:val="single" w:color="969696" w:sz="8" w:space="0"/>
                    <w:right w:val="single" w:color="969696" w:sz="8" w:space="0"/>
                  </w:tcBorders>
                  <w:vAlign w:val="bottom"/>
                </w:tcPr>
                <w:p w:rsidRPr="00B47FE2" w:rsidR="00B47FE2" w:rsidP="00B47FE2" w:rsidRDefault="00B47FE2" w14:paraId="53EE2983" wp14:textId="77777777">
                  <w:pPr>
                    <w:spacing w:after="0"/>
                    <w:jc w:val="right"/>
                    <w:rPr>
                      <w:rFonts w:cs="Arial"/>
                      <w:sz w:val="17"/>
                      <w:szCs w:val="17"/>
                    </w:rPr>
                  </w:pPr>
                  <w:r w:rsidRPr="00B47FE2">
                    <w:rPr>
                      <w:rFonts w:cs="Arial"/>
                      <w:sz w:val="17"/>
                      <w:szCs w:val="17"/>
                    </w:rPr>
                    <w:t>999,999</w:t>
                  </w:r>
                </w:p>
              </w:tc>
            </w:tr>
            <w:tr w:rsidRPr="00B47FE2" w:rsidR="00B47FE2" w:rsidTr="00B47FE2" w14:paraId="0B495D9E" wp14:textId="77777777">
              <w:trPr>
                <w:trHeight w:val="270"/>
              </w:trPr>
              <w:tc>
                <w:tcPr>
                  <w:tcW w:w="450" w:type="pct"/>
                  <w:tcBorders>
                    <w:top w:val="nil"/>
                    <w:left w:val="single" w:color="969696" w:sz="8" w:space="0"/>
                    <w:bottom w:val="single" w:color="969696" w:sz="8" w:space="0"/>
                    <w:right w:val="single" w:color="969696" w:sz="8" w:space="0"/>
                  </w:tcBorders>
                  <w:shd w:val="clear" w:color="auto" w:fill="FFFFFF"/>
                  <w:vAlign w:val="bottom"/>
                </w:tcPr>
                <w:p w:rsidRPr="00B47FE2" w:rsidR="00B47FE2" w:rsidP="00B47FE2" w:rsidRDefault="00B47FE2" w14:paraId="777B5C69" wp14:textId="77777777">
                  <w:pPr>
                    <w:spacing w:after="0"/>
                    <w:jc w:val="center"/>
                    <w:rPr>
                      <w:rFonts w:cs="Arial"/>
                      <w:sz w:val="17"/>
                      <w:szCs w:val="17"/>
                    </w:rPr>
                  </w:pPr>
                  <w:r w:rsidRPr="00B47FE2">
                    <w:rPr>
                      <w:rFonts w:cs="Arial"/>
                      <w:sz w:val="17"/>
                      <w:szCs w:val="17"/>
                    </w:rPr>
                    <w:t>XXXXXXXX</w:t>
                  </w:r>
                </w:p>
              </w:tc>
              <w:tc>
                <w:tcPr>
                  <w:tcW w:w="405"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4C1E3972"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1B7C3443"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22F854F9"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1DF6BBA7" wp14:textId="77777777">
                  <w:pPr>
                    <w:spacing w:after="0"/>
                    <w:jc w:val="right"/>
                    <w:rPr>
                      <w:rFonts w:cs="Arial"/>
                      <w:sz w:val="17"/>
                      <w:szCs w:val="17"/>
                    </w:rPr>
                  </w:pPr>
                  <w:r w:rsidRPr="00B47FE2">
                    <w:rPr>
                      <w:rFonts w:cs="Arial"/>
                      <w:sz w:val="17"/>
                      <w:szCs w:val="17"/>
                    </w:rPr>
                    <w:t>999,999</w:t>
                  </w:r>
                </w:p>
              </w:tc>
              <w:tc>
                <w:tcPr>
                  <w:tcW w:w="383"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7A3D4F42" wp14:textId="77777777">
                  <w:pPr>
                    <w:spacing w:after="0"/>
                    <w:jc w:val="right"/>
                    <w:rPr>
                      <w:rFonts w:cs="Arial"/>
                      <w:sz w:val="17"/>
                      <w:szCs w:val="17"/>
                    </w:rPr>
                  </w:pPr>
                  <w:r w:rsidRPr="00B47FE2">
                    <w:rPr>
                      <w:rFonts w:cs="Arial"/>
                      <w:sz w:val="17"/>
                      <w:szCs w:val="17"/>
                    </w:rPr>
                    <w:t>999,999</w:t>
                  </w:r>
                </w:p>
              </w:tc>
              <w:tc>
                <w:tcPr>
                  <w:tcW w:w="374"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5013B665" wp14:textId="77777777">
                  <w:pPr>
                    <w:spacing w:after="0"/>
                    <w:jc w:val="right"/>
                    <w:rPr>
                      <w:rFonts w:cs="Arial"/>
                      <w:sz w:val="17"/>
                      <w:szCs w:val="17"/>
                    </w:rPr>
                  </w:pPr>
                  <w:r w:rsidRPr="00B47FE2">
                    <w:rPr>
                      <w:rFonts w:cs="Arial"/>
                      <w:sz w:val="17"/>
                      <w:szCs w:val="17"/>
                    </w:rPr>
                    <w:t>999,999</w:t>
                  </w:r>
                </w:p>
              </w:tc>
              <w:tc>
                <w:tcPr>
                  <w:tcW w:w="405"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7A13F2D7"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4B3837B1"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7FC7D3CF"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7F1E6BE9" wp14:textId="77777777">
                  <w:pPr>
                    <w:spacing w:after="0"/>
                    <w:jc w:val="right"/>
                    <w:rPr>
                      <w:rFonts w:cs="Arial"/>
                      <w:sz w:val="17"/>
                      <w:szCs w:val="17"/>
                    </w:rPr>
                  </w:pPr>
                  <w:r w:rsidRPr="00B47FE2">
                    <w:rPr>
                      <w:rFonts w:cs="Arial"/>
                      <w:sz w:val="17"/>
                      <w:szCs w:val="17"/>
                    </w:rPr>
                    <w:t>999,999</w:t>
                  </w:r>
                </w:p>
              </w:tc>
              <w:tc>
                <w:tcPr>
                  <w:tcW w:w="383"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17762811" wp14:textId="77777777">
                  <w:pPr>
                    <w:spacing w:after="0"/>
                    <w:jc w:val="right"/>
                    <w:rPr>
                      <w:rFonts w:cs="Arial"/>
                      <w:sz w:val="17"/>
                      <w:szCs w:val="17"/>
                    </w:rPr>
                  </w:pPr>
                  <w:r w:rsidRPr="00B47FE2">
                    <w:rPr>
                      <w:rFonts w:cs="Arial"/>
                      <w:sz w:val="17"/>
                      <w:szCs w:val="17"/>
                    </w:rPr>
                    <w:t>999,999</w:t>
                  </w:r>
                </w:p>
              </w:tc>
              <w:tc>
                <w:tcPr>
                  <w:tcW w:w="374"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47E72291" wp14:textId="77777777">
                  <w:pPr>
                    <w:spacing w:after="0"/>
                    <w:jc w:val="right"/>
                    <w:rPr>
                      <w:rFonts w:cs="Arial"/>
                      <w:sz w:val="17"/>
                      <w:szCs w:val="17"/>
                    </w:rPr>
                  </w:pPr>
                  <w:r w:rsidRPr="00B47FE2">
                    <w:rPr>
                      <w:rFonts w:cs="Arial"/>
                      <w:sz w:val="17"/>
                      <w:szCs w:val="17"/>
                    </w:rPr>
                    <w:t>999,999</w:t>
                  </w:r>
                </w:p>
              </w:tc>
            </w:tr>
            <w:tr w:rsidRPr="00B47FE2" w:rsidR="00B47FE2" w:rsidTr="00B47FE2" w14:paraId="0AD9D5DC" wp14:textId="77777777">
              <w:trPr>
                <w:trHeight w:val="270"/>
              </w:trPr>
              <w:tc>
                <w:tcPr>
                  <w:tcW w:w="450" w:type="pct"/>
                  <w:tcBorders>
                    <w:top w:val="nil"/>
                    <w:left w:val="single" w:color="969696" w:sz="8" w:space="0"/>
                    <w:bottom w:val="single" w:color="969696" w:sz="8" w:space="0"/>
                    <w:right w:val="single" w:color="969696" w:sz="8" w:space="0"/>
                  </w:tcBorders>
                  <w:vAlign w:val="bottom"/>
                </w:tcPr>
                <w:p w:rsidRPr="00B47FE2" w:rsidR="00B47FE2" w:rsidP="00B47FE2" w:rsidRDefault="00B47FE2" w14:paraId="62AC43D9" wp14:textId="77777777">
                  <w:pPr>
                    <w:spacing w:after="0"/>
                    <w:jc w:val="center"/>
                    <w:rPr>
                      <w:rFonts w:cs="Arial"/>
                      <w:sz w:val="17"/>
                      <w:szCs w:val="17"/>
                    </w:rPr>
                  </w:pPr>
                  <w:r w:rsidRPr="00B47FE2">
                    <w:rPr>
                      <w:rFonts w:cs="Arial"/>
                      <w:sz w:val="17"/>
                      <w:szCs w:val="17"/>
                    </w:rPr>
                    <w:t>XXXXXXXX</w:t>
                  </w:r>
                </w:p>
              </w:tc>
              <w:tc>
                <w:tcPr>
                  <w:tcW w:w="405" w:type="pct"/>
                  <w:tcBorders>
                    <w:top w:val="nil"/>
                    <w:left w:val="nil"/>
                    <w:bottom w:val="single" w:color="969696" w:sz="8" w:space="0"/>
                    <w:right w:val="single" w:color="969696" w:sz="8" w:space="0"/>
                  </w:tcBorders>
                  <w:vAlign w:val="bottom"/>
                </w:tcPr>
                <w:p w:rsidRPr="00B47FE2" w:rsidR="00B47FE2" w:rsidP="00B47FE2" w:rsidRDefault="00B47FE2" w14:paraId="2A379242"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vAlign w:val="bottom"/>
                </w:tcPr>
                <w:p w:rsidRPr="00B47FE2" w:rsidR="00B47FE2" w:rsidP="00B47FE2" w:rsidRDefault="00B47FE2" w14:paraId="31BE227C"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vAlign w:val="bottom"/>
                </w:tcPr>
                <w:p w:rsidRPr="00B47FE2" w:rsidR="00B47FE2" w:rsidP="00B47FE2" w:rsidRDefault="00B47FE2" w14:paraId="5E0807FD"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vAlign w:val="bottom"/>
                </w:tcPr>
                <w:p w:rsidRPr="00B47FE2" w:rsidR="00B47FE2" w:rsidP="00B47FE2" w:rsidRDefault="00B47FE2" w14:paraId="787A79A0" wp14:textId="77777777">
                  <w:pPr>
                    <w:spacing w:after="0"/>
                    <w:jc w:val="right"/>
                    <w:rPr>
                      <w:rFonts w:cs="Arial"/>
                      <w:sz w:val="17"/>
                      <w:szCs w:val="17"/>
                    </w:rPr>
                  </w:pPr>
                  <w:r w:rsidRPr="00B47FE2">
                    <w:rPr>
                      <w:rFonts w:cs="Arial"/>
                      <w:sz w:val="17"/>
                      <w:szCs w:val="17"/>
                    </w:rPr>
                    <w:t>999,999</w:t>
                  </w:r>
                </w:p>
              </w:tc>
              <w:tc>
                <w:tcPr>
                  <w:tcW w:w="383" w:type="pct"/>
                  <w:tcBorders>
                    <w:top w:val="nil"/>
                    <w:left w:val="nil"/>
                    <w:bottom w:val="single" w:color="969696" w:sz="8" w:space="0"/>
                    <w:right w:val="single" w:color="969696" w:sz="8" w:space="0"/>
                  </w:tcBorders>
                  <w:vAlign w:val="bottom"/>
                </w:tcPr>
                <w:p w:rsidRPr="00B47FE2" w:rsidR="00B47FE2" w:rsidP="00B47FE2" w:rsidRDefault="00B47FE2" w14:paraId="400F2B39" wp14:textId="77777777">
                  <w:pPr>
                    <w:spacing w:after="0"/>
                    <w:jc w:val="right"/>
                    <w:rPr>
                      <w:rFonts w:cs="Arial"/>
                      <w:sz w:val="17"/>
                      <w:szCs w:val="17"/>
                    </w:rPr>
                  </w:pPr>
                  <w:r w:rsidRPr="00B47FE2">
                    <w:rPr>
                      <w:rFonts w:cs="Arial"/>
                      <w:sz w:val="17"/>
                      <w:szCs w:val="17"/>
                    </w:rPr>
                    <w:t>999,999</w:t>
                  </w:r>
                </w:p>
              </w:tc>
              <w:tc>
                <w:tcPr>
                  <w:tcW w:w="374" w:type="pct"/>
                  <w:tcBorders>
                    <w:top w:val="nil"/>
                    <w:left w:val="nil"/>
                    <w:bottom w:val="single" w:color="969696" w:sz="8" w:space="0"/>
                    <w:right w:val="single" w:color="969696" w:sz="8" w:space="0"/>
                  </w:tcBorders>
                  <w:vAlign w:val="bottom"/>
                </w:tcPr>
                <w:p w:rsidRPr="00B47FE2" w:rsidR="00B47FE2" w:rsidP="00B47FE2" w:rsidRDefault="00B47FE2" w14:paraId="37FD408A" wp14:textId="77777777">
                  <w:pPr>
                    <w:spacing w:after="0"/>
                    <w:jc w:val="right"/>
                    <w:rPr>
                      <w:rFonts w:cs="Arial"/>
                      <w:sz w:val="17"/>
                      <w:szCs w:val="17"/>
                    </w:rPr>
                  </w:pPr>
                  <w:r w:rsidRPr="00B47FE2">
                    <w:rPr>
                      <w:rFonts w:cs="Arial"/>
                      <w:sz w:val="17"/>
                      <w:szCs w:val="17"/>
                    </w:rPr>
                    <w:t>999,999</w:t>
                  </w:r>
                </w:p>
              </w:tc>
              <w:tc>
                <w:tcPr>
                  <w:tcW w:w="405" w:type="pct"/>
                  <w:tcBorders>
                    <w:top w:val="nil"/>
                    <w:left w:val="nil"/>
                    <w:bottom w:val="single" w:color="969696" w:sz="8" w:space="0"/>
                    <w:right w:val="single" w:color="969696" w:sz="8" w:space="0"/>
                  </w:tcBorders>
                  <w:vAlign w:val="bottom"/>
                </w:tcPr>
                <w:p w:rsidRPr="00B47FE2" w:rsidR="00B47FE2" w:rsidP="00B47FE2" w:rsidRDefault="00B47FE2" w14:paraId="5BAAA098"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vAlign w:val="bottom"/>
                </w:tcPr>
                <w:p w:rsidRPr="00B47FE2" w:rsidR="00B47FE2" w:rsidP="00B47FE2" w:rsidRDefault="00B47FE2" w14:paraId="346F73A8"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vAlign w:val="bottom"/>
                </w:tcPr>
                <w:p w:rsidRPr="00B47FE2" w:rsidR="00B47FE2" w:rsidP="00B47FE2" w:rsidRDefault="00B47FE2" w14:paraId="0C59581D"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vAlign w:val="bottom"/>
                </w:tcPr>
                <w:p w:rsidRPr="00B47FE2" w:rsidR="00B47FE2" w:rsidP="00B47FE2" w:rsidRDefault="00B47FE2" w14:paraId="1ABAD026" wp14:textId="77777777">
                  <w:pPr>
                    <w:spacing w:after="0"/>
                    <w:jc w:val="right"/>
                    <w:rPr>
                      <w:rFonts w:cs="Arial"/>
                      <w:sz w:val="17"/>
                      <w:szCs w:val="17"/>
                    </w:rPr>
                  </w:pPr>
                  <w:r w:rsidRPr="00B47FE2">
                    <w:rPr>
                      <w:rFonts w:cs="Arial"/>
                      <w:sz w:val="17"/>
                      <w:szCs w:val="17"/>
                    </w:rPr>
                    <w:t>999,999</w:t>
                  </w:r>
                </w:p>
              </w:tc>
              <w:tc>
                <w:tcPr>
                  <w:tcW w:w="383" w:type="pct"/>
                  <w:tcBorders>
                    <w:top w:val="nil"/>
                    <w:left w:val="nil"/>
                    <w:bottom w:val="single" w:color="969696" w:sz="8" w:space="0"/>
                    <w:right w:val="single" w:color="969696" w:sz="8" w:space="0"/>
                  </w:tcBorders>
                  <w:vAlign w:val="bottom"/>
                </w:tcPr>
                <w:p w:rsidRPr="00B47FE2" w:rsidR="00B47FE2" w:rsidP="00B47FE2" w:rsidRDefault="00B47FE2" w14:paraId="38E9417A" wp14:textId="77777777">
                  <w:pPr>
                    <w:spacing w:after="0"/>
                    <w:jc w:val="right"/>
                    <w:rPr>
                      <w:rFonts w:cs="Arial"/>
                      <w:sz w:val="17"/>
                      <w:szCs w:val="17"/>
                    </w:rPr>
                  </w:pPr>
                  <w:r w:rsidRPr="00B47FE2">
                    <w:rPr>
                      <w:rFonts w:cs="Arial"/>
                      <w:sz w:val="17"/>
                      <w:szCs w:val="17"/>
                    </w:rPr>
                    <w:t>999,999</w:t>
                  </w:r>
                </w:p>
              </w:tc>
              <w:tc>
                <w:tcPr>
                  <w:tcW w:w="374" w:type="pct"/>
                  <w:tcBorders>
                    <w:top w:val="nil"/>
                    <w:left w:val="nil"/>
                    <w:bottom w:val="single" w:color="969696" w:sz="8" w:space="0"/>
                    <w:right w:val="single" w:color="969696" w:sz="8" w:space="0"/>
                  </w:tcBorders>
                  <w:vAlign w:val="bottom"/>
                </w:tcPr>
                <w:p w:rsidRPr="00B47FE2" w:rsidR="00B47FE2" w:rsidP="00B47FE2" w:rsidRDefault="00B47FE2" w14:paraId="11D5EEC4" wp14:textId="77777777">
                  <w:pPr>
                    <w:spacing w:after="0"/>
                    <w:jc w:val="right"/>
                    <w:rPr>
                      <w:rFonts w:cs="Arial"/>
                      <w:sz w:val="17"/>
                      <w:szCs w:val="17"/>
                    </w:rPr>
                  </w:pPr>
                  <w:r w:rsidRPr="00B47FE2">
                    <w:rPr>
                      <w:rFonts w:cs="Arial"/>
                      <w:sz w:val="17"/>
                      <w:szCs w:val="17"/>
                    </w:rPr>
                    <w:t>999,999</w:t>
                  </w:r>
                </w:p>
              </w:tc>
            </w:tr>
            <w:tr w:rsidRPr="00B47FE2" w:rsidR="00B47FE2" w:rsidTr="00B47FE2" w14:paraId="49712A98" wp14:textId="77777777">
              <w:trPr>
                <w:cantSplit/>
                <w:trHeight w:val="270"/>
              </w:trPr>
              <w:tc>
                <w:tcPr>
                  <w:tcW w:w="450" w:type="pct"/>
                  <w:tcBorders>
                    <w:top w:val="nil"/>
                    <w:left w:val="single" w:color="969696" w:sz="8" w:space="0"/>
                    <w:bottom w:val="single" w:color="969696" w:sz="8" w:space="0"/>
                    <w:right w:val="single" w:color="969696" w:sz="8" w:space="0"/>
                  </w:tcBorders>
                  <w:shd w:val="clear" w:color="auto" w:fill="FFFFFF"/>
                  <w:vAlign w:val="bottom"/>
                </w:tcPr>
                <w:p w:rsidRPr="00B47FE2" w:rsidR="00B47FE2" w:rsidP="00B47FE2" w:rsidRDefault="00B47FE2" w14:paraId="042416DA" wp14:textId="77777777">
                  <w:pPr>
                    <w:spacing w:after="0"/>
                    <w:jc w:val="center"/>
                    <w:rPr>
                      <w:rFonts w:cs="Arial"/>
                      <w:sz w:val="17"/>
                      <w:szCs w:val="17"/>
                    </w:rPr>
                  </w:pPr>
                  <w:r w:rsidRPr="00B47FE2">
                    <w:rPr>
                      <w:rFonts w:cs="Arial"/>
                      <w:sz w:val="17"/>
                      <w:szCs w:val="17"/>
                    </w:rPr>
                    <w:t>XXXXXXXX</w:t>
                  </w:r>
                </w:p>
              </w:tc>
              <w:tc>
                <w:tcPr>
                  <w:tcW w:w="405"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3B7ACDF2"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0A0AE88E"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235B62D2"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1E7FA0A6" wp14:textId="77777777">
                  <w:pPr>
                    <w:spacing w:after="0"/>
                    <w:jc w:val="right"/>
                    <w:rPr>
                      <w:rFonts w:cs="Arial"/>
                      <w:sz w:val="17"/>
                      <w:szCs w:val="17"/>
                    </w:rPr>
                  </w:pPr>
                  <w:r w:rsidRPr="00B47FE2">
                    <w:rPr>
                      <w:rFonts w:cs="Arial"/>
                      <w:sz w:val="17"/>
                      <w:szCs w:val="17"/>
                    </w:rPr>
                    <w:t>999,999</w:t>
                  </w:r>
                </w:p>
              </w:tc>
              <w:tc>
                <w:tcPr>
                  <w:tcW w:w="383"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25352040" wp14:textId="77777777">
                  <w:pPr>
                    <w:spacing w:after="0"/>
                    <w:jc w:val="right"/>
                    <w:rPr>
                      <w:rFonts w:cs="Arial"/>
                      <w:sz w:val="17"/>
                      <w:szCs w:val="17"/>
                    </w:rPr>
                  </w:pPr>
                  <w:r w:rsidRPr="00B47FE2">
                    <w:rPr>
                      <w:rFonts w:cs="Arial"/>
                      <w:sz w:val="17"/>
                      <w:szCs w:val="17"/>
                    </w:rPr>
                    <w:t>999,999</w:t>
                  </w:r>
                </w:p>
              </w:tc>
              <w:tc>
                <w:tcPr>
                  <w:tcW w:w="374"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0335BD86" wp14:textId="77777777">
                  <w:pPr>
                    <w:spacing w:after="0"/>
                    <w:jc w:val="right"/>
                    <w:rPr>
                      <w:rFonts w:cs="Arial"/>
                      <w:sz w:val="17"/>
                      <w:szCs w:val="17"/>
                    </w:rPr>
                  </w:pPr>
                  <w:r w:rsidRPr="00B47FE2">
                    <w:rPr>
                      <w:rFonts w:cs="Arial"/>
                      <w:sz w:val="17"/>
                      <w:szCs w:val="17"/>
                    </w:rPr>
                    <w:t>999,999</w:t>
                  </w:r>
                </w:p>
              </w:tc>
              <w:tc>
                <w:tcPr>
                  <w:tcW w:w="405"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3DB33756"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6B5DCABA"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6401B959" wp14:textId="77777777">
                  <w:pPr>
                    <w:spacing w:after="0"/>
                    <w:jc w:val="right"/>
                    <w:rPr>
                      <w:rFonts w:cs="Arial"/>
                      <w:sz w:val="17"/>
                      <w:szCs w:val="17"/>
                    </w:rPr>
                  </w:pPr>
                  <w:r w:rsidRPr="00B47FE2">
                    <w:rPr>
                      <w:rFonts w:cs="Arial"/>
                      <w:sz w:val="17"/>
                      <w:szCs w:val="17"/>
                    </w:rPr>
                    <w:t>999,999</w:t>
                  </w:r>
                </w:p>
              </w:tc>
              <w:tc>
                <w:tcPr>
                  <w:tcW w:w="371"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1D152347" wp14:textId="77777777">
                  <w:pPr>
                    <w:spacing w:after="0"/>
                    <w:jc w:val="right"/>
                    <w:rPr>
                      <w:rFonts w:cs="Arial"/>
                      <w:sz w:val="17"/>
                      <w:szCs w:val="17"/>
                    </w:rPr>
                  </w:pPr>
                  <w:r w:rsidRPr="00B47FE2">
                    <w:rPr>
                      <w:rFonts w:cs="Arial"/>
                      <w:sz w:val="17"/>
                      <w:szCs w:val="17"/>
                    </w:rPr>
                    <w:t>999,999</w:t>
                  </w:r>
                </w:p>
              </w:tc>
              <w:tc>
                <w:tcPr>
                  <w:tcW w:w="383"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6BEBFC31" wp14:textId="77777777">
                  <w:pPr>
                    <w:spacing w:after="0"/>
                    <w:jc w:val="right"/>
                    <w:rPr>
                      <w:rFonts w:cs="Arial"/>
                      <w:sz w:val="17"/>
                      <w:szCs w:val="17"/>
                    </w:rPr>
                  </w:pPr>
                  <w:r w:rsidRPr="00B47FE2">
                    <w:rPr>
                      <w:rFonts w:cs="Arial"/>
                      <w:sz w:val="17"/>
                      <w:szCs w:val="17"/>
                    </w:rPr>
                    <w:t>999,999</w:t>
                  </w:r>
                </w:p>
              </w:tc>
              <w:tc>
                <w:tcPr>
                  <w:tcW w:w="374" w:type="pct"/>
                  <w:tcBorders>
                    <w:top w:val="nil"/>
                    <w:left w:val="nil"/>
                    <w:bottom w:val="single" w:color="969696" w:sz="8" w:space="0"/>
                    <w:right w:val="single" w:color="969696" w:sz="8" w:space="0"/>
                  </w:tcBorders>
                  <w:shd w:val="clear" w:color="auto" w:fill="FFFFFF"/>
                  <w:vAlign w:val="bottom"/>
                </w:tcPr>
                <w:p w:rsidRPr="00B47FE2" w:rsidR="00B47FE2" w:rsidP="00B47FE2" w:rsidRDefault="00B47FE2" w14:paraId="00B61753" wp14:textId="77777777">
                  <w:pPr>
                    <w:spacing w:after="0"/>
                    <w:jc w:val="right"/>
                    <w:rPr>
                      <w:rFonts w:cs="Arial"/>
                      <w:sz w:val="17"/>
                      <w:szCs w:val="17"/>
                    </w:rPr>
                  </w:pPr>
                  <w:r w:rsidRPr="00B47FE2">
                    <w:rPr>
                      <w:rFonts w:cs="Arial"/>
                      <w:sz w:val="17"/>
                      <w:szCs w:val="17"/>
                    </w:rPr>
                    <w:t>999,999</w:t>
                  </w:r>
                </w:p>
              </w:tc>
            </w:tr>
            <w:tr w:rsidRPr="00B47FE2" w:rsidR="00B47FE2" w:rsidTr="00B47FE2" w14:paraId="42A25D14" wp14:textId="77777777">
              <w:trPr>
                <w:trHeight w:val="270"/>
              </w:trPr>
              <w:tc>
                <w:tcPr>
                  <w:tcW w:w="450" w:type="pct"/>
                  <w:tcBorders>
                    <w:top w:val="nil"/>
                    <w:left w:val="single" w:color="969696" w:sz="8" w:space="0"/>
                    <w:bottom w:val="single" w:color="969696" w:sz="8" w:space="0"/>
                    <w:right w:val="single" w:color="969696" w:sz="8" w:space="0"/>
                  </w:tcBorders>
                  <w:shd w:val="clear" w:color="auto" w:fill="CCCCFF"/>
                  <w:vAlign w:val="bottom"/>
                </w:tcPr>
                <w:p w:rsidRPr="00B47FE2" w:rsidR="00B47FE2" w:rsidP="00B47FE2" w:rsidRDefault="00B47FE2" w14:paraId="2B0FD170" wp14:textId="77777777">
                  <w:pPr>
                    <w:spacing w:after="0"/>
                    <w:jc w:val="right"/>
                    <w:rPr>
                      <w:rFonts w:cs="Arial"/>
                      <w:b/>
                      <w:bCs/>
                      <w:sz w:val="17"/>
                      <w:szCs w:val="17"/>
                    </w:rPr>
                  </w:pPr>
                  <w:r w:rsidRPr="00B47FE2">
                    <w:rPr>
                      <w:rFonts w:cs="Arial"/>
                      <w:b/>
                      <w:sz w:val="17"/>
                      <w:szCs w:val="17"/>
                    </w:rPr>
                    <w:t>Total</w:t>
                  </w:r>
                </w:p>
              </w:tc>
              <w:tc>
                <w:tcPr>
                  <w:tcW w:w="405" w:type="pct"/>
                  <w:tcBorders>
                    <w:top w:val="nil"/>
                    <w:left w:val="nil"/>
                    <w:bottom w:val="single" w:color="969696" w:sz="8" w:space="0"/>
                    <w:right w:val="single" w:color="969696" w:sz="8" w:space="0"/>
                  </w:tcBorders>
                  <w:shd w:val="clear" w:color="auto" w:fill="CCCCFF"/>
                  <w:vAlign w:val="bottom"/>
                </w:tcPr>
                <w:p w:rsidRPr="00B47FE2" w:rsidR="00B47FE2" w:rsidP="00B47FE2" w:rsidRDefault="00B47FE2" w14:paraId="7338AFB5" wp14:textId="77777777">
                  <w:pPr>
                    <w:spacing w:after="0"/>
                    <w:jc w:val="right"/>
                    <w:rPr>
                      <w:rFonts w:cs="Arial"/>
                      <w:b/>
                      <w:bCs/>
                      <w:sz w:val="17"/>
                      <w:szCs w:val="17"/>
                    </w:rPr>
                  </w:pPr>
                  <w:r w:rsidRPr="00B47FE2">
                    <w:rPr>
                      <w:rFonts w:cs="Arial"/>
                      <w:b/>
                      <w:sz w:val="17"/>
                      <w:szCs w:val="17"/>
                    </w:rPr>
                    <w:t>999,999</w:t>
                  </w:r>
                </w:p>
              </w:tc>
              <w:tc>
                <w:tcPr>
                  <w:tcW w:w="371" w:type="pct"/>
                  <w:tcBorders>
                    <w:top w:val="nil"/>
                    <w:left w:val="nil"/>
                    <w:bottom w:val="single" w:color="969696" w:sz="8" w:space="0"/>
                    <w:right w:val="single" w:color="969696" w:sz="8" w:space="0"/>
                  </w:tcBorders>
                  <w:shd w:val="clear" w:color="auto" w:fill="CCCCFF"/>
                  <w:vAlign w:val="bottom"/>
                </w:tcPr>
                <w:p w:rsidRPr="00B47FE2" w:rsidR="00B47FE2" w:rsidP="00B47FE2" w:rsidRDefault="00B47FE2" w14:paraId="380A3FD4" wp14:textId="77777777">
                  <w:pPr>
                    <w:spacing w:after="0"/>
                    <w:jc w:val="right"/>
                    <w:rPr>
                      <w:rFonts w:cs="Arial"/>
                      <w:b/>
                      <w:bCs/>
                      <w:sz w:val="17"/>
                      <w:szCs w:val="17"/>
                    </w:rPr>
                  </w:pPr>
                  <w:r w:rsidRPr="00B47FE2">
                    <w:rPr>
                      <w:rFonts w:cs="Arial"/>
                      <w:b/>
                      <w:sz w:val="17"/>
                      <w:szCs w:val="17"/>
                    </w:rPr>
                    <w:t>999,999</w:t>
                  </w:r>
                </w:p>
              </w:tc>
              <w:tc>
                <w:tcPr>
                  <w:tcW w:w="371" w:type="pct"/>
                  <w:tcBorders>
                    <w:top w:val="nil"/>
                    <w:left w:val="nil"/>
                    <w:bottom w:val="single" w:color="969696" w:sz="8" w:space="0"/>
                    <w:right w:val="single" w:color="969696" w:sz="8" w:space="0"/>
                  </w:tcBorders>
                  <w:shd w:val="clear" w:color="auto" w:fill="CCCCFF"/>
                  <w:vAlign w:val="bottom"/>
                </w:tcPr>
                <w:p w:rsidRPr="00B47FE2" w:rsidR="00B47FE2" w:rsidP="00B47FE2" w:rsidRDefault="00B47FE2" w14:paraId="25C95126" wp14:textId="77777777">
                  <w:pPr>
                    <w:spacing w:after="0"/>
                    <w:jc w:val="right"/>
                    <w:rPr>
                      <w:rFonts w:cs="Arial"/>
                      <w:b/>
                      <w:bCs/>
                      <w:sz w:val="17"/>
                      <w:szCs w:val="17"/>
                    </w:rPr>
                  </w:pPr>
                  <w:r w:rsidRPr="00B47FE2">
                    <w:rPr>
                      <w:rFonts w:cs="Arial"/>
                      <w:b/>
                      <w:sz w:val="17"/>
                      <w:szCs w:val="17"/>
                    </w:rPr>
                    <w:t>999,999</w:t>
                  </w:r>
                </w:p>
              </w:tc>
              <w:tc>
                <w:tcPr>
                  <w:tcW w:w="371" w:type="pct"/>
                  <w:tcBorders>
                    <w:top w:val="nil"/>
                    <w:left w:val="nil"/>
                    <w:bottom w:val="single" w:color="969696" w:sz="8" w:space="0"/>
                    <w:right w:val="single" w:color="969696" w:sz="8" w:space="0"/>
                  </w:tcBorders>
                  <w:shd w:val="clear" w:color="auto" w:fill="CCCCFF"/>
                  <w:vAlign w:val="bottom"/>
                </w:tcPr>
                <w:p w:rsidRPr="00B47FE2" w:rsidR="00B47FE2" w:rsidP="00B47FE2" w:rsidRDefault="00B47FE2" w14:paraId="4C8BE5F5" wp14:textId="77777777">
                  <w:pPr>
                    <w:spacing w:after="0"/>
                    <w:jc w:val="right"/>
                    <w:rPr>
                      <w:rFonts w:cs="Arial"/>
                      <w:b/>
                      <w:bCs/>
                      <w:sz w:val="17"/>
                      <w:szCs w:val="17"/>
                    </w:rPr>
                  </w:pPr>
                  <w:r w:rsidRPr="00B47FE2">
                    <w:rPr>
                      <w:rFonts w:cs="Arial"/>
                      <w:b/>
                      <w:sz w:val="17"/>
                      <w:szCs w:val="17"/>
                    </w:rPr>
                    <w:t>999,999</w:t>
                  </w:r>
                </w:p>
              </w:tc>
              <w:tc>
                <w:tcPr>
                  <w:tcW w:w="383" w:type="pct"/>
                  <w:tcBorders>
                    <w:top w:val="nil"/>
                    <w:left w:val="nil"/>
                    <w:bottom w:val="single" w:color="969696" w:sz="8" w:space="0"/>
                    <w:right w:val="single" w:color="969696" w:sz="8" w:space="0"/>
                  </w:tcBorders>
                  <w:shd w:val="clear" w:color="auto" w:fill="CCCCFF"/>
                  <w:vAlign w:val="bottom"/>
                </w:tcPr>
                <w:p w:rsidRPr="00B47FE2" w:rsidR="00B47FE2" w:rsidP="00B47FE2" w:rsidRDefault="00B47FE2" w14:paraId="4A3C44B8" wp14:textId="77777777">
                  <w:pPr>
                    <w:spacing w:after="0"/>
                    <w:jc w:val="right"/>
                    <w:rPr>
                      <w:rFonts w:cs="Arial"/>
                      <w:b/>
                      <w:bCs/>
                      <w:sz w:val="17"/>
                      <w:szCs w:val="17"/>
                    </w:rPr>
                  </w:pPr>
                  <w:r w:rsidRPr="00B47FE2">
                    <w:rPr>
                      <w:rFonts w:cs="Arial"/>
                      <w:b/>
                      <w:sz w:val="17"/>
                      <w:szCs w:val="17"/>
                    </w:rPr>
                    <w:t>999,999</w:t>
                  </w:r>
                </w:p>
              </w:tc>
              <w:tc>
                <w:tcPr>
                  <w:tcW w:w="374" w:type="pct"/>
                  <w:tcBorders>
                    <w:top w:val="nil"/>
                    <w:left w:val="nil"/>
                    <w:bottom w:val="single" w:color="969696" w:sz="8" w:space="0"/>
                    <w:right w:val="single" w:color="969696" w:sz="8" w:space="0"/>
                  </w:tcBorders>
                  <w:shd w:val="clear" w:color="auto" w:fill="CCCCFF"/>
                  <w:vAlign w:val="bottom"/>
                </w:tcPr>
                <w:p w:rsidRPr="00B47FE2" w:rsidR="00B47FE2" w:rsidP="00B47FE2" w:rsidRDefault="00B47FE2" w14:paraId="619C6574" wp14:textId="77777777">
                  <w:pPr>
                    <w:spacing w:after="0"/>
                    <w:jc w:val="right"/>
                    <w:rPr>
                      <w:rFonts w:cs="Arial"/>
                      <w:b/>
                      <w:bCs/>
                      <w:sz w:val="17"/>
                      <w:szCs w:val="17"/>
                    </w:rPr>
                  </w:pPr>
                  <w:r w:rsidRPr="00B47FE2">
                    <w:rPr>
                      <w:rFonts w:cs="Arial"/>
                      <w:b/>
                      <w:sz w:val="17"/>
                      <w:szCs w:val="17"/>
                    </w:rPr>
                    <w:t>999,999</w:t>
                  </w:r>
                </w:p>
              </w:tc>
              <w:tc>
                <w:tcPr>
                  <w:tcW w:w="405" w:type="pct"/>
                  <w:tcBorders>
                    <w:top w:val="nil"/>
                    <w:left w:val="nil"/>
                    <w:bottom w:val="single" w:color="969696" w:sz="8" w:space="0"/>
                    <w:right w:val="single" w:color="969696" w:sz="8" w:space="0"/>
                  </w:tcBorders>
                  <w:shd w:val="clear" w:color="auto" w:fill="CCCCFF"/>
                  <w:vAlign w:val="bottom"/>
                </w:tcPr>
                <w:p w:rsidRPr="00B47FE2" w:rsidR="00B47FE2" w:rsidP="00B47FE2" w:rsidRDefault="00B47FE2" w14:paraId="6AFFCBC9" wp14:textId="77777777">
                  <w:pPr>
                    <w:spacing w:after="0"/>
                    <w:jc w:val="right"/>
                    <w:rPr>
                      <w:rFonts w:cs="Arial"/>
                      <w:b/>
                      <w:bCs/>
                      <w:sz w:val="17"/>
                      <w:szCs w:val="17"/>
                    </w:rPr>
                  </w:pPr>
                  <w:r w:rsidRPr="00B47FE2">
                    <w:rPr>
                      <w:rFonts w:cs="Arial"/>
                      <w:b/>
                      <w:sz w:val="17"/>
                      <w:szCs w:val="17"/>
                    </w:rPr>
                    <w:t>999,999</w:t>
                  </w:r>
                </w:p>
              </w:tc>
              <w:tc>
                <w:tcPr>
                  <w:tcW w:w="371" w:type="pct"/>
                  <w:tcBorders>
                    <w:top w:val="nil"/>
                    <w:left w:val="nil"/>
                    <w:bottom w:val="single" w:color="969696" w:sz="8" w:space="0"/>
                    <w:right w:val="single" w:color="969696" w:sz="8" w:space="0"/>
                  </w:tcBorders>
                  <w:shd w:val="clear" w:color="auto" w:fill="CCCCFF"/>
                  <w:vAlign w:val="bottom"/>
                </w:tcPr>
                <w:p w:rsidRPr="00B47FE2" w:rsidR="00B47FE2" w:rsidP="00B47FE2" w:rsidRDefault="00B47FE2" w14:paraId="7AC8CBCE" wp14:textId="77777777">
                  <w:pPr>
                    <w:spacing w:after="0"/>
                    <w:jc w:val="right"/>
                    <w:rPr>
                      <w:rFonts w:cs="Arial"/>
                      <w:b/>
                      <w:bCs/>
                      <w:sz w:val="17"/>
                      <w:szCs w:val="17"/>
                    </w:rPr>
                  </w:pPr>
                  <w:r w:rsidRPr="00B47FE2">
                    <w:rPr>
                      <w:rFonts w:cs="Arial"/>
                      <w:b/>
                      <w:sz w:val="17"/>
                      <w:szCs w:val="17"/>
                    </w:rPr>
                    <w:t>999,999</w:t>
                  </w:r>
                </w:p>
              </w:tc>
              <w:tc>
                <w:tcPr>
                  <w:tcW w:w="371" w:type="pct"/>
                  <w:tcBorders>
                    <w:top w:val="nil"/>
                    <w:left w:val="nil"/>
                    <w:bottom w:val="single" w:color="969696" w:sz="8" w:space="0"/>
                    <w:right w:val="single" w:color="969696" w:sz="8" w:space="0"/>
                  </w:tcBorders>
                  <w:shd w:val="clear" w:color="auto" w:fill="CCCCFF"/>
                  <w:vAlign w:val="bottom"/>
                </w:tcPr>
                <w:p w:rsidRPr="00B47FE2" w:rsidR="00B47FE2" w:rsidP="00B47FE2" w:rsidRDefault="00B47FE2" w14:paraId="4EFF1C3C" wp14:textId="77777777">
                  <w:pPr>
                    <w:spacing w:after="0"/>
                    <w:jc w:val="right"/>
                    <w:rPr>
                      <w:rFonts w:cs="Arial"/>
                      <w:b/>
                      <w:bCs/>
                      <w:sz w:val="17"/>
                      <w:szCs w:val="17"/>
                    </w:rPr>
                  </w:pPr>
                  <w:r w:rsidRPr="00B47FE2">
                    <w:rPr>
                      <w:rFonts w:cs="Arial"/>
                      <w:b/>
                      <w:sz w:val="17"/>
                      <w:szCs w:val="17"/>
                    </w:rPr>
                    <w:t>999,999</w:t>
                  </w:r>
                </w:p>
              </w:tc>
              <w:tc>
                <w:tcPr>
                  <w:tcW w:w="371" w:type="pct"/>
                  <w:tcBorders>
                    <w:top w:val="nil"/>
                    <w:left w:val="nil"/>
                    <w:bottom w:val="single" w:color="969696" w:sz="8" w:space="0"/>
                    <w:right w:val="single" w:color="969696" w:sz="8" w:space="0"/>
                  </w:tcBorders>
                  <w:shd w:val="clear" w:color="auto" w:fill="CCCCFF"/>
                  <w:vAlign w:val="bottom"/>
                </w:tcPr>
                <w:p w:rsidRPr="00B47FE2" w:rsidR="00B47FE2" w:rsidP="00B47FE2" w:rsidRDefault="00B47FE2" w14:paraId="704D00CE" wp14:textId="77777777">
                  <w:pPr>
                    <w:spacing w:after="0"/>
                    <w:jc w:val="right"/>
                    <w:rPr>
                      <w:rFonts w:cs="Arial"/>
                      <w:b/>
                      <w:bCs/>
                      <w:sz w:val="17"/>
                      <w:szCs w:val="17"/>
                    </w:rPr>
                  </w:pPr>
                  <w:r w:rsidRPr="00B47FE2">
                    <w:rPr>
                      <w:rFonts w:cs="Arial"/>
                      <w:b/>
                      <w:sz w:val="17"/>
                      <w:szCs w:val="17"/>
                    </w:rPr>
                    <w:t>999,999</w:t>
                  </w:r>
                </w:p>
              </w:tc>
              <w:tc>
                <w:tcPr>
                  <w:tcW w:w="383" w:type="pct"/>
                  <w:tcBorders>
                    <w:top w:val="nil"/>
                    <w:left w:val="nil"/>
                    <w:bottom w:val="single" w:color="969696" w:sz="8" w:space="0"/>
                    <w:right w:val="single" w:color="969696" w:sz="8" w:space="0"/>
                  </w:tcBorders>
                  <w:shd w:val="clear" w:color="auto" w:fill="CCCCFF"/>
                  <w:vAlign w:val="bottom"/>
                </w:tcPr>
                <w:p w:rsidRPr="00B47FE2" w:rsidR="00B47FE2" w:rsidP="00B47FE2" w:rsidRDefault="00B47FE2" w14:paraId="4B6C7369" wp14:textId="77777777">
                  <w:pPr>
                    <w:spacing w:after="0"/>
                    <w:jc w:val="right"/>
                    <w:rPr>
                      <w:rFonts w:cs="Arial"/>
                      <w:b/>
                      <w:bCs/>
                      <w:sz w:val="17"/>
                      <w:szCs w:val="17"/>
                    </w:rPr>
                  </w:pPr>
                  <w:r w:rsidRPr="00B47FE2">
                    <w:rPr>
                      <w:rFonts w:cs="Arial"/>
                      <w:b/>
                      <w:sz w:val="17"/>
                      <w:szCs w:val="17"/>
                    </w:rPr>
                    <w:t>999,999</w:t>
                  </w:r>
                </w:p>
              </w:tc>
              <w:tc>
                <w:tcPr>
                  <w:tcW w:w="374" w:type="pct"/>
                  <w:tcBorders>
                    <w:top w:val="nil"/>
                    <w:left w:val="nil"/>
                    <w:bottom w:val="single" w:color="969696" w:sz="8" w:space="0"/>
                    <w:right w:val="single" w:color="969696" w:sz="8" w:space="0"/>
                  </w:tcBorders>
                  <w:shd w:val="clear" w:color="auto" w:fill="CCCCFF"/>
                  <w:vAlign w:val="bottom"/>
                </w:tcPr>
                <w:p w:rsidRPr="00B47FE2" w:rsidR="00B47FE2" w:rsidP="00B47FE2" w:rsidRDefault="00B47FE2" w14:paraId="7F9934DB" wp14:textId="77777777">
                  <w:pPr>
                    <w:spacing w:after="0"/>
                    <w:jc w:val="right"/>
                    <w:rPr>
                      <w:rFonts w:cs="Arial"/>
                      <w:b/>
                      <w:bCs/>
                      <w:sz w:val="17"/>
                      <w:szCs w:val="17"/>
                    </w:rPr>
                  </w:pPr>
                  <w:r w:rsidRPr="00B47FE2">
                    <w:rPr>
                      <w:rFonts w:cs="Arial"/>
                      <w:b/>
                      <w:sz w:val="17"/>
                      <w:szCs w:val="17"/>
                    </w:rPr>
                    <w:t>999,999</w:t>
                  </w:r>
                </w:p>
              </w:tc>
            </w:tr>
          </w:tbl>
          <w:p w:rsidR="00B47FE2" w:rsidRDefault="00B47FE2" w14:paraId="61A8D000" wp14:textId="77777777">
            <w:pPr>
              <w:pStyle w:val="Figure"/>
              <w:jc w:val="right"/>
              <w:rPr>
                <w:rFonts w:ascii="Arial" w:hAnsi="Arial" w:cs="Arial"/>
                <w:sz w:val="17"/>
                <w:szCs w:val="17"/>
              </w:rPr>
            </w:pPr>
          </w:p>
        </w:tc>
      </w:tr>
      <w:tr xmlns:wp14="http://schemas.microsoft.com/office/word/2010/wordml" w:rsidR="000403AA" w:rsidTr="00B47FE2" w14:paraId="0D49AEF8" wp14:textId="77777777">
        <w:tblPrEx>
          <w:tblCellMar>
            <w:top w:w="0" w:type="dxa"/>
            <w:bottom w:w="0" w:type="dxa"/>
          </w:tblCellMar>
        </w:tblPrEx>
        <w:trPr>
          <w:cantSplit/>
          <w:trHeight w:val="292"/>
          <w:jc w:val="center"/>
        </w:trPr>
        <w:tc>
          <w:tcPr>
            <w:tcW w:w="5000" w:type="pct"/>
            <w:gridSpan w:val="5"/>
            <w:tcBorders>
              <w:bottom w:val="nil"/>
            </w:tcBorders>
          </w:tcPr>
          <w:p w:rsidR="000403AA" w:rsidRDefault="000403AA" w14:paraId="321EA2F1" wp14:textId="77777777">
            <w:pPr>
              <w:pStyle w:val="Figure"/>
              <w:jc w:val="right"/>
              <w:rPr>
                <w:rFonts w:ascii="Arial" w:hAnsi="Arial" w:cs="Arial"/>
                <w:sz w:val="17"/>
                <w:szCs w:val="17"/>
              </w:rPr>
            </w:pPr>
          </w:p>
        </w:tc>
      </w:tr>
      <w:tr xmlns:wp14="http://schemas.microsoft.com/office/word/2010/wordml" w:rsidR="000403AA" w:rsidTr="00B47FE2" w14:paraId="369532F3" wp14:textId="77777777">
        <w:tblPrEx>
          <w:tblCellMar>
            <w:top w:w="0" w:type="dxa"/>
            <w:bottom w:w="0" w:type="dxa"/>
          </w:tblCellMar>
        </w:tblPrEx>
        <w:trPr>
          <w:cantSplit/>
          <w:trHeight w:val="292"/>
          <w:jc w:val="center"/>
        </w:trPr>
        <w:tc>
          <w:tcPr>
            <w:tcW w:w="1510" w:type="pct"/>
            <w:gridSpan w:val="2"/>
            <w:tcBorders>
              <w:top w:val="nil"/>
              <w:bottom w:val="single" w:color="auto" w:sz="4" w:space="0"/>
            </w:tcBorders>
          </w:tcPr>
          <w:p w:rsidR="000403AA" w:rsidRDefault="000403AA" w14:paraId="4A8880AC" wp14:textId="77777777">
            <w:pPr>
              <w:pStyle w:val="Figure"/>
              <w:spacing w:before="60" w:after="60"/>
              <w:rPr>
                <w:rFonts w:ascii="Arial" w:hAnsi="Arial" w:cs="Arial"/>
                <w:sz w:val="17"/>
                <w:szCs w:val="17"/>
              </w:rPr>
            </w:pPr>
            <w:r>
              <w:rPr>
                <w:rFonts w:ascii="Arial" w:hAnsi="Arial" w:cs="Arial"/>
                <w:sz w:val="17"/>
                <w:szCs w:val="17"/>
              </w:rPr>
              <w:t xml:space="preserve">Run Date: MM/DD/CCYY </w:t>
            </w:r>
          </w:p>
        </w:tc>
        <w:tc>
          <w:tcPr>
            <w:tcW w:w="1803" w:type="pct"/>
            <w:tcBorders>
              <w:top w:val="nil"/>
              <w:bottom w:val="single" w:color="auto" w:sz="4" w:space="0"/>
            </w:tcBorders>
          </w:tcPr>
          <w:p w:rsidR="000403AA" w:rsidRDefault="000403AA" w14:paraId="1D851007" wp14:textId="77777777">
            <w:pPr>
              <w:pStyle w:val="Figure"/>
              <w:spacing w:before="60" w:after="60"/>
              <w:jc w:val="center"/>
              <w:rPr>
                <w:rFonts w:ascii="Arial" w:hAnsi="Arial" w:cs="Arial"/>
                <w:sz w:val="17"/>
                <w:szCs w:val="17"/>
              </w:rPr>
            </w:pPr>
            <w:r>
              <w:rPr>
                <w:rFonts w:ascii="Arial" w:hAnsi="Arial" w:cs="Arial"/>
                <w:sz w:val="17"/>
                <w:szCs w:val="17"/>
              </w:rPr>
              <w:t>Page:  X of Y</w:t>
            </w:r>
          </w:p>
        </w:tc>
        <w:tc>
          <w:tcPr>
            <w:tcW w:w="1687" w:type="pct"/>
            <w:gridSpan w:val="2"/>
            <w:tcBorders>
              <w:top w:val="nil"/>
              <w:bottom w:val="single" w:color="auto" w:sz="4" w:space="0"/>
            </w:tcBorders>
          </w:tcPr>
          <w:p w:rsidR="000403AA" w:rsidRDefault="000403AA" w14:paraId="1A2164AA" wp14:textId="77777777">
            <w:pPr>
              <w:pStyle w:val="Figure"/>
              <w:spacing w:before="60" w:after="60"/>
              <w:jc w:val="right"/>
              <w:rPr>
                <w:rFonts w:ascii="Arial" w:hAnsi="Arial" w:cs="Arial"/>
                <w:sz w:val="17"/>
                <w:szCs w:val="17"/>
              </w:rPr>
            </w:pPr>
            <w:r>
              <w:rPr>
                <w:rFonts w:ascii="Arial" w:hAnsi="Arial" w:cs="Arial"/>
                <w:sz w:val="17"/>
                <w:szCs w:val="17"/>
              </w:rPr>
              <w:t xml:space="preserve">Run Time: HH:MM:SS </w:t>
            </w:r>
          </w:p>
        </w:tc>
      </w:tr>
    </w:tbl>
    <w:p xmlns:wp14="http://schemas.microsoft.com/office/word/2010/wordml" w:rsidR="00CE759A" w:rsidRDefault="00CE759A" w14:paraId="57BB3396" wp14:textId="77777777">
      <w:pPr>
        <w:ind w:firstLine="720"/>
        <w:rPr>
          <w:sz w:val="19"/>
          <w:szCs w:val="19"/>
        </w:rPr>
      </w:pPr>
    </w:p>
    <w:p xmlns:wp14="http://schemas.microsoft.com/office/word/2010/wordml" w:rsidR="00CE759A" w:rsidRDefault="00CE759A" w14:paraId="02A04329" wp14:textId="77777777">
      <w:pPr>
        <w:pStyle w:val="Heading6"/>
      </w:pPr>
      <w:r>
        <w:br w:type="page"/>
      </w:r>
      <w:r>
        <w:t xml:space="preserve">Report Specification – OPR-SRA-126 - Service Authorization Internal Users Productivity </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49"/>
        <w:gridCol w:w="1385"/>
        <w:gridCol w:w="1736"/>
        <w:gridCol w:w="1200"/>
        <w:gridCol w:w="1218"/>
        <w:gridCol w:w="2315"/>
        <w:gridCol w:w="4779"/>
        <w:gridCol w:w="12"/>
      </w:tblGrid>
      <w:tr xmlns:wp14="http://schemas.microsoft.com/office/word/2010/wordml" w:rsidR="00CE759A" w:rsidTr="00431354" w14:paraId="2B994948" wp14:textId="77777777">
        <w:tblPrEx>
          <w:tblCellMar>
            <w:top w:w="0" w:type="dxa"/>
            <w:bottom w:w="0" w:type="dxa"/>
          </w:tblCellMar>
        </w:tblPrEx>
        <w:trPr>
          <w:cantSplit/>
          <w:trHeight w:val="432" w:hRule="exact"/>
          <w:tblHeader/>
          <w:jc w:val="center"/>
        </w:trPr>
        <w:tc>
          <w:tcPr>
            <w:tcW w:w="5000" w:type="pct"/>
            <w:gridSpan w:val="8"/>
            <w:tcBorders>
              <w:top w:val="single" w:color="616161" w:sz="2" w:space="0"/>
              <w:left w:val="single" w:color="616161" w:sz="2" w:space="0"/>
              <w:bottom w:val="single" w:color="616161" w:sz="2" w:space="0"/>
              <w:right w:val="single" w:color="616161" w:sz="2" w:space="0"/>
            </w:tcBorders>
            <w:shd w:val="clear" w:color="auto" w:fill="FF0000"/>
            <w:vAlign w:val="center"/>
          </w:tcPr>
          <w:p w:rsidR="00CE759A" w:rsidP="00F70DE6" w:rsidRDefault="00CE759A" w14:paraId="6019C0B4" wp14:textId="77777777">
            <w:pPr>
              <w:jc w:val="center"/>
              <w:rPr>
                <w:rFonts w:eastAsia="MS Mincho"/>
              </w:rPr>
            </w:pPr>
            <w:r>
              <w:rPr>
                <w:rFonts w:eastAsia="MS Mincho"/>
              </w:rPr>
              <w:t>NH MMIS REPORT SPECIFICATION</w:t>
            </w:r>
          </w:p>
        </w:tc>
      </w:tr>
      <w:tr xmlns:wp14="http://schemas.microsoft.com/office/word/2010/wordml" w:rsidR="00CE759A" w14:paraId="154F6B8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608" w:type="pct"/>
            <w:vMerge w:val="restart"/>
            <w:tcBorders>
              <w:top w:val="single" w:color="616161" w:sz="2" w:space="0"/>
            </w:tcBorders>
            <w:vAlign w:val="center"/>
          </w:tcPr>
          <w:p w:rsidRPr="00205D93" w:rsidR="00CE759A" w:rsidRDefault="00CE759A" w14:paraId="00C8DE77" wp14:textId="77777777">
            <w:pPr>
              <w:pStyle w:val="BodytextChar"/>
              <w:spacing w:before="40" w:after="40"/>
              <w:jc w:val="center"/>
              <w:rPr>
                <w:rStyle w:val="ModernBodyTextChar"/>
                <w:rFonts w:cs="Arial"/>
                <w:b/>
                <w:noProof/>
                <w:color w:val="000000"/>
                <w:sz w:val="18"/>
                <w:szCs w:val="18"/>
              </w:rPr>
            </w:pPr>
            <w:r w:rsidRPr="00205D93">
              <w:rPr>
                <w:rStyle w:val="ModernTableText"/>
                <w:rFonts w:cs="Arial"/>
                <w:b/>
                <w:noProof/>
                <w:color w:val="000000"/>
                <w:szCs w:val="18"/>
              </w:rPr>
              <w:t>Presentation Type:</w:t>
            </w:r>
          </w:p>
        </w:tc>
        <w:tc>
          <w:tcPr>
            <w:tcW w:w="4392" w:type="pct"/>
            <w:gridSpan w:val="7"/>
            <w:tcBorders>
              <w:top w:val="single" w:color="616161" w:sz="2" w:space="0"/>
            </w:tcBorders>
            <w:vAlign w:val="center"/>
          </w:tcPr>
          <w:p w:rsidRPr="00205D93" w:rsidR="00CE759A" w:rsidP="00431354" w:rsidRDefault="00CE759A" w14:paraId="6F9F1024" wp14:textId="77777777">
            <w:pPr>
              <w:pStyle w:val="Header"/>
              <w:pBdr>
                <w:bottom w:val="none" w:color="auto" w:sz="0" w:space="0"/>
              </w:pBdr>
              <w:spacing w:before="40" w:after="40"/>
              <w:rPr>
                <w:rStyle w:val="ModernBodyTextChar"/>
                <w:b w:val="0"/>
                <w:noProof/>
                <w:sz w:val="18"/>
                <w:szCs w:val="18"/>
              </w:rPr>
            </w:pPr>
            <w:r w:rsidRPr="00105EB0">
              <w:rPr>
                <w:rStyle w:val="ModernTableText"/>
                <w:rFonts w:ascii="Wingdings" w:hAnsi="Wingdings" w:eastAsia="Wingdings" w:cs="Wingdings"/>
                <w:b w:val="0"/>
                <w:noProof/>
                <w:szCs w:val="18"/>
                <w:lang w:val="en-US" w:eastAsia="en-US"/>
              </w:rPr>
              <w:t>þ</w:t>
            </w:r>
            <w:r w:rsidRPr="00105EB0">
              <w:rPr>
                <w:rStyle w:val="ModernTableText"/>
                <w:b w:val="0"/>
                <w:noProof/>
                <w:szCs w:val="18"/>
                <w:lang w:val="en-US" w:eastAsia="en-US"/>
              </w:rPr>
              <w:t xml:space="preserve"> List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Crosstab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Repeater Object        </w:t>
            </w:r>
          </w:p>
        </w:tc>
      </w:tr>
      <w:tr xmlns:wp14="http://schemas.microsoft.com/office/word/2010/wordml" w:rsidR="00CE759A" w14:paraId="3A2105B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8"/>
          <w:jc w:val="center"/>
        </w:trPr>
        <w:tc>
          <w:tcPr>
            <w:tcW w:w="608" w:type="pct"/>
            <w:vMerge/>
            <w:vAlign w:val="center"/>
          </w:tcPr>
          <w:p w:rsidRPr="00205D93" w:rsidR="00CE759A" w:rsidRDefault="00CE759A" w14:paraId="4D79247C" wp14:textId="77777777">
            <w:pPr>
              <w:pStyle w:val="BodytextChar"/>
              <w:spacing w:before="40" w:after="40"/>
              <w:rPr>
                <w:rStyle w:val="ModernTableText"/>
                <w:rFonts w:cs="Arial"/>
                <w:noProof/>
                <w:color w:val="000000"/>
                <w:szCs w:val="18"/>
              </w:rPr>
            </w:pPr>
          </w:p>
        </w:tc>
        <w:tc>
          <w:tcPr>
            <w:tcW w:w="481" w:type="pct"/>
            <w:vMerge w:val="restart"/>
            <w:tcBorders>
              <w:top w:val="single" w:color="616161" w:sz="2" w:space="0"/>
            </w:tcBorders>
            <w:vAlign w:val="center"/>
          </w:tcPr>
          <w:p w:rsidRPr="00105EB0" w:rsidR="00CE759A" w:rsidP="00431354" w:rsidRDefault="00CE759A" w14:paraId="21A47F61" wp14:textId="77777777">
            <w:pPr>
              <w:pStyle w:val="Header"/>
              <w:pBdr>
                <w:bottom w:val="none" w:color="auto" w:sz="0" w:space="0"/>
              </w:pBdr>
              <w:spacing w:before="40" w:after="40"/>
              <w:jc w:val="center"/>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Chart Object</w:t>
            </w:r>
          </w:p>
        </w:tc>
        <w:tc>
          <w:tcPr>
            <w:tcW w:w="1020" w:type="pct"/>
            <w:gridSpan w:val="2"/>
            <w:tcBorders>
              <w:top w:val="single" w:color="616161" w:sz="2" w:space="0"/>
            </w:tcBorders>
            <w:vAlign w:val="center"/>
          </w:tcPr>
          <w:p w:rsidRPr="00105EB0" w:rsidR="00CE759A" w:rsidP="00431354" w:rsidRDefault="00CE759A" w14:paraId="43769667"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Type:</w:t>
            </w:r>
          </w:p>
          <w:p w:rsidRPr="00105EB0" w:rsidR="00CE759A" w:rsidP="00431354" w:rsidRDefault="00CE759A" w14:paraId="01D558E8"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Column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Bar                                                               </w:t>
            </w:r>
          </w:p>
        </w:tc>
        <w:tc>
          <w:tcPr>
            <w:tcW w:w="2891" w:type="pct"/>
            <w:gridSpan w:val="4"/>
            <w:tcBorders>
              <w:top w:val="single" w:color="616161" w:sz="2" w:space="0"/>
            </w:tcBorders>
          </w:tcPr>
          <w:p w:rsidRPr="00105EB0" w:rsidR="00CE759A" w:rsidP="00431354" w:rsidRDefault="00CE759A" w14:paraId="328DDA3F"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Attributes:</w:t>
            </w:r>
          </w:p>
          <w:p w:rsidRPr="00105EB0" w:rsidR="00CE759A" w:rsidP="00431354" w:rsidRDefault="00CE759A" w14:paraId="20111A3F"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3D</w:t>
            </w:r>
          </w:p>
        </w:tc>
      </w:tr>
      <w:tr xmlns:wp14="http://schemas.microsoft.com/office/word/2010/wordml" w:rsidR="00CE759A" w14:paraId="4ADD4A6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08" w:type="pct"/>
            <w:vMerge/>
            <w:vAlign w:val="center"/>
          </w:tcPr>
          <w:p w:rsidRPr="00205D93" w:rsidR="00CE759A" w:rsidRDefault="00CE759A" w14:paraId="3D32011C" wp14:textId="77777777">
            <w:pPr>
              <w:pStyle w:val="BodytextChar"/>
              <w:spacing w:before="40" w:after="40"/>
              <w:rPr>
                <w:rStyle w:val="ModernTableText"/>
                <w:rFonts w:cs="Arial"/>
                <w:noProof/>
                <w:color w:val="000000"/>
                <w:szCs w:val="18"/>
              </w:rPr>
            </w:pPr>
          </w:p>
        </w:tc>
        <w:tc>
          <w:tcPr>
            <w:tcW w:w="481" w:type="pct"/>
            <w:vMerge/>
          </w:tcPr>
          <w:p w:rsidRPr="00105EB0" w:rsidR="00CE759A" w:rsidP="00431354" w:rsidRDefault="00CE759A" w14:paraId="75169F20" wp14:textId="77777777">
            <w:pPr>
              <w:pStyle w:val="Header"/>
              <w:pBdr>
                <w:bottom w:val="none" w:color="auto" w:sz="0" w:space="0"/>
              </w:pBdr>
              <w:spacing w:before="40" w:after="40"/>
              <w:rPr>
                <w:rStyle w:val="ModernTableText"/>
                <w:b w:val="0"/>
                <w:noProof/>
                <w:szCs w:val="18"/>
                <w:lang w:val="en-US" w:eastAsia="en-US"/>
              </w:rPr>
            </w:pPr>
          </w:p>
        </w:tc>
        <w:tc>
          <w:tcPr>
            <w:tcW w:w="1020" w:type="pct"/>
            <w:gridSpan w:val="2"/>
            <w:tcBorders>
              <w:top w:val="single" w:color="616161" w:sz="2" w:space="0"/>
            </w:tcBorders>
            <w:vAlign w:val="center"/>
          </w:tcPr>
          <w:p w:rsidRPr="00105EB0" w:rsidR="00CE759A" w:rsidP="00431354" w:rsidRDefault="00CE759A" w14:paraId="4AD8DC5F"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Line                                        </w:t>
            </w:r>
          </w:p>
        </w:tc>
        <w:tc>
          <w:tcPr>
            <w:tcW w:w="2891" w:type="pct"/>
            <w:gridSpan w:val="4"/>
          </w:tcPr>
          <w:p w:rsidRPr="00105EB0" w:rsidR="00CE759A" w:rsidP="00431354" w:rsidRDefault="00CE759A" w14:paraId="53EB8F3A"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With Markers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p>
        </w:tc>
      </w:tr>
      <w:tr xmlns:wp14="http://schemas.microsoft.com/office/word/2010/wordml" w:rsidR="00CE759A" w14:paraId="7757E4A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08" w:type="pct"/>
            <w:vMerge/>
            <w:vAlign w:val="center"/>
          </w:tcPr>
          <w:p w:rsidRPr="00205D93" w:rsidR="00CE759A" w:rsidRDefault="00CE759A" w14:paraId="0A88C98F" wp14:textId="77777777">
            <w:pPr>
              <w:pStyle w:val="BodytextChar"/>
              <w:spacing w:before="40" w:after="40"/>
              <w:rPr>
                <w:rStyle w:val="ModernTableText"/>
                <w:rFonts w:cs="Arial"/>
                <w:noProof/>
                <w:color w:val="000000"/>
                <w:szCs w:val="18"/>
              </w:rPr>
            </w:pPr>
          </w:p>
        </w:tc>
        <w:tc>
          <w:tcPr>
            <w:tcW w:w="481" w:type="pct"/>
            <w:vMerge/>
          </w:tcPr>
          <w:p w:rsidRPr="00105EB0" w:rsidR="00CE759A" w:rsidP="00431354" w:rsidRDefault="00CE759A" w14:paraId="2CB49F63" wp14:textId="77777777">
            <w:pPr>
              <w:pStyle w:val="Header"/>
              <w:pBdr>
                <w:bottom w:val="none" w:color="auto" w:sz="0" w:space="0"/>
              </w:pBdr>
              <w:spacing w:before="40" w:after="40"/>
              <w:rPr>
                <w:rStyle w:val="ModernTableText"/>
                <w:b w:val="0"/>
                <w:noProof/>
                <w:szCs w:val="18"/>
                <w:lang w:val="en-US" w:eastAsia="en-US"/>
              </w:rPr>
            </w:pPr>
          </w:p>
        </w:tc>
        <w:tc>
          <w:tcPr>
            <w:tcW w:w="1020" w:type="pct"/>
            <w:gridSpan w:val="2"/>
            <w:tcBorders>
              <w:top w:val="single" w:color="616161" w:sz="2" w:space="0"/>
            </w:tcBorders>
            <w:vAlign w:val="center"/>
          </w:tcPr>
          <w:p w:rsidRPr="00105EB0" w:rsidR="00CE759A" w:rsidP="00431354" w:rsidRDefault="00CE759A" w14:paraId="1AAA9099"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Pie</w:t>
            </w:r>
          </w:p>
        </w:tc>
        <w:tc>
          <w:tcPr>
            <w:tcW w:w="2891" w:type="pct"/>
            <w:gridSpan w:val="4"/>
          </w:tcPr>
          <w:p w:rsidRPr="00105EB0" w:rsidR="00CE759A" w:rsidP="00431354" w:rsidRDefault="00CE759A" w14:paraId="15718BBD"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3D                    </w:t>
            </w:r>
          </w:p>
        </w:tc>
      </w:tr>
      <w:tr xmlns:wp14="http://schemas.microsoft.com/office/word/2010/wordml" w:rsidR="00CE759A" w14:paraId="4EBF088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CE759A" w:rsidRDefault="00CE759A" w14:paraId="1491B191"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Section Heading (opt)</w:t>
            </w:r>
          </w:p>
        </w:tc>
      </w:tr>
      <w:tr xmlns:wp14="http://schemas.microsoft.com/office/word/2010/wordml" w:rsidR="00CE759A" w14:paraId="25BDF06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692" w:type="pct"/>
            <w:gridSpan w:val="3"/>
            <w:tcBorders>
              <w:top w:val="single" w:color="616161" w:sz="2" w:space="0"/>
              <w:bottom w:val="single" w:color="616161" w:sz="2" w:space="0"/>
            </w:tcBorders>
            <w:vAlign w:val="center"/>
          </w:tcPr>
          <w:p w:rsidRPr="00205D93" w:rsidR="00CE759A" w:rsidRDefault="00CE759A" w14:paraId="4FAE1BAE" wp14:textId="77777777">
            <w:pPr>
              <w:pStyle w:val="TableText1"/>
              <w:spacing w:before="40" w:after="40"/>
              <w:jc w:val="center"/>
              <w:rPr>
                <w:rStyle w:val="ModernTableText"/>
                <w:rFonts w:cs="Arial"/>
                <w:b/>
                <w:noProof/>
                <w:szCs w:val="17"/>
              </w:rPr>
            </w:pPr>
            <w:r w:rsidRPr="00205D93">
              <w:rPr>
                <w:rStyle w:val="ModernTableText"/>
                <w:rFonts w:cs="Arial"/>
                <w:b/>
                <w:bCs/>
                <w:noProof/>
                <w:szCs w:val="17"/>
              </w:rPr>
              <w:t>Report Section Label (opt)</w:t>
            </w:r>
          </w:p>
        </w:tc>
        <w:tc>
          <w:tcPr>
            <w:tcW w:w="1644" w:type="pct"/>
            <w:gridSpan w:val="3"/>
            <w:tcBorders>
              <w:top w:val="single" w:color="616161" w:sz="2" w:space="0"/>
              <w:bottom w:val="single" w:color="616161" w:sz="2" w:space="0"/>
            </w:tcBorders>
            <w:vAlign w:val="center"/>
          </w:tcPr>
          <w:p w:rsidRPr="00205D93" w:rsidR="00CE759A" w:rsidRDefault="00CE759A" w14:paraId="21F304A0"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Section Description (opt)</w:t>
            </w:r>
          </w:p>
        </w:tc>
        <w:tc>
          <w:tcPr>
            <w:tcW w:w="1664" w:type="pct"/>
            <w:gridSpan w:val="2"/>
            <w:tcBorders>
              <w:top w:val="single" w:color="616161" w:sz="2" w:space="0"/>
              <w:bottom w:val="single" w:color="616161" w:sz="2" w:space="0"/>
            </w:tcBorders>
            <w:vAlign w:val="center"/>
          </w:tcPr>
          <w:p w:rsidRPr="00205D93" w:rsidR="00CE759A" w:rsidRDefault="00CE759A" w14:paraId="25C5804E"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Section Processing Rules (opt)</w:t>
            </w:r>
          </w:p>
        </w:tc>
      </w:tr>
      <w:tr xmlns:wp14="http://schemas.microsoft.com/office/word/2010/wordml" w:rsidR="00557BB2" w:rsidTr="008779DA" w14:paraId="12CF032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692" w:type="pct"/>
            <w:gridSpan w:val="3"/>
            <w:tcBorders>
              <w:top w:val="single" w:color="616161" w:sz="2" w:space="0"/>
              <w:bottom w:val="single" w:color="616161" w:sz="2" w:space="0"/>
            </w:tcBorders>
          </w:tcPr>
          <w:p w:rsidRPr="00205D93" w:rsidR="00557BB2" w:rsidP="00557BB2" w:rsidRDefault="00557BB2" w14:paraId="12B8C8EF" wp14:textId="77777777">
            <w:pPr>
              <w:pStyle w:val="TableText1"/>
              <w:spacing w:before="40" w:after="40"/>
              <w:rPr>
                <w:rStyle w:val="ModernTableText"/>
                <w:rFonts w:cs="Arial"/>
                <w:bCs/>
                <w:color w:val="000000"/>
                <w:szCs w:val="17"/>
              </w:rPr>
            </w:pPr>
            <w:r w:rsidRPr="00205D93">
              <w:rPr>
                <w:rStyle w:val="ModernTableText"/>
                <w:rFonts w:cs="Arial"/>
                <w:bCs/>
                <w:color w:val="000000"/>
                <w:szCs w:val="17"/>
              </w:rPr>
              <w:t>Line of Business</w:t>
            </w:r>
          </w:p>
        </w:tc>
        <w:tc>
          <w:tcPr>
            <w:tcW w:w="1644" w:type="pct"/>
            <w:gridSpan w:val="3"/>
            <w:tcBorders>
              <w:top w:val="single" w:color="616161" w:sz="2" w:space="0"/>
              <w:bottom w:val="single" w:color="616161" w:sz="2" w:space="0"/>
            </w:tcBorders>
          </w:tcPr>
          <w:p w:rsidRPr="00205D93" w:rsidR="00557BB2" w:rsidP="00557BB2" w:rsidRDefault="00557BB2" w14:paraId="681C5CDD" wp14:textId="77777777">
            <w:pPr>
              <w:pStyle w:val="TableText1"/>
              <w:spacing w:before="40" w:after="40"/>
              <w:rPr>
                <w:rStyle w:val="ModernTableText"/>
                <w:rFonts w:cs="Arial"/>
                <w:bCs/>
                <w:color w:val="000000"/>
                <w:szCs w:val="17"/>
              </w:rPr>
            </w:pPr>
            <w:r w:rsidRPr="00205D93">
              <w:rPr>
                <w:rStyle w:val="ModernTableText"/>
                <w:rFonts w:cs="Arial"/>
                <w:bCs/>
                <w:color w:val="000000"/>
                <w:szCs w:val="17"/>
              </w:rPr>
              <w:t>The line of business code and description.</w:t>
            </w:r>
          </w:p>
        </w:tc>
        <w:tc>
          <w:tcPr>
            <w:tcW w:w="1664" w:type="pct"/>
            <w:gridSpan w:val="2"/>
            <w:tcBorders>
              <w:top w:val="single" w:color="616161" w:sz="2" w:space="0"/>
              <w:bottom w:val="single" w:color="616161" w:sz="2" w:space="0"/>
            </w:tcBorders>
          </w:tcPr>
          <w:p w:rsidRPr="00205D93" w:rsidR="00557BB2" w:rsidP="00557BB2" w:rsidRDefault="00557BB2" w14:paraId="5F47BC86" wp14:textId="77777777">
            <w:pPr>
              <w:pStyle w:val="TableText1"/>
              <w:spacing w:before="40" w:after="40"/>
              <w:rPr>
                <w:rStyle w:val="ModernTableText"/>
                <w:bCs/>
              </w:rPr>
            </w:pPr>
            <w:r w:rsidRPr="00205D93">
              <w:rPr>
                <w:rStyle w:val="ModernTableText"/>
                <w:rFonts w:cs="Arial"/>
                <w:bCs/>
                <w:color w:val="000000"/>
                <w:szCs w:val="17"/>
              </w:rPr>
              <w:t>Using R-VV-DOMAIN-NAM = ‘R-LOB-CD’, join to R-VV-TB.R-VV-CD using A-HDR-TB.R-LOB-CD to get the short description.</w:t>
            </w:r>
          </w:p>
        </w:tc>
      </w:tr>
      <w:tr xmlns:wp14="http://schemas.microsoft.com/office/word/2010/wordml" w:rsidR="00CE759A" w14:paraId="0D6519B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692" w:type="pct"/>
            <w:gridSpan w:val="3"/>
            <w:tcBorders>
              <w:top w:val="single" w:color="616161" w:sz="2" w:space="0"/>
              <w:bottom w:val="single" w:color="616161" w:sz="2" w:space="0"/>
            </w:tcBorders>
            <w:vAlign w:val="center"/>
          </w:tcPr>
          <w:p w:rsidRPr="00205D93" w:rsidR="00CE759A" w:rsidRDefault="00CE759A" w14:paraId="6E0F1CB1" wp14:textId="77777777">
            <w:pPr>
              <w:pStyle w:val="Figure"/>
              <w:rPr>
                <w:rStyle w:val="ModernTableText"/>
                <w:rFonts w:cs="Arial"/>
                <w:b w:val="0"/>
                <w:color w:val="000000"/>
                <w:szCs w:val="17"/>
              </w:rPr>
            </w:pPr>
            <w:r w:rsidRPr="00205D93">
              <w:rPr>
                <w:rStyle w:val="ModernTableText"/>
                <w:rFonts w:cs="Arial"/>
                <w:b w:val="0"/>
                <w:color w:val="000000"/>
                <w:szCs w:val="17"/>
              </w:rPr>
              <w:t xml:space="preserve">As of:  MM/DD/CCYY </w:t>
            </w:r>
          </w:p>
        </w:tc>
        <w:tc>
          <w:tcPr>
            <w:tcW w:w="1644" w:type="pct"/>
            <w:gridSpan w:val="3"/>
            <w:tcBorders>
              <w:top w:val="single" w:color="616161" w:sz="2" w:space="0"/>
              <w:bottom w:val="single" w:color="616161" w:sz="2" w:space="0"/>
            </w:tcBorders>
            <w:vAlign w:val="center"/>
          </w:tcPr>
          <w:p w:rsidRPr="00205D93" w:rsidR="00CE759A" w:rsidRDefault="00CE759A" w14:paraId="6DF59D6C" wp14:textId="77777777">
            <w:pPr>
              <w:pStyle w:val="TableText1"/>
              <w:spacing w:before="40" w:after="40"/>
              <w:rPr>
                <w:rStyle w:val="ModernTableText"/>
                <w:rFonts w:cs="Arial"/>
                <w:color w:val="000000"/>
                <w:szCs w:val="17"/>
              </w:rPr>
            </w:pPr>
            <w:r w:rsidRPr="00205D93">
              <w:rPr>
                <w:rStyle w:val="ModernTableText"/>
                <w:rFonts w:cs="Arial"/>
                <w:color w:val="000000"/>
                <w:szCs w:val="17"/>
              </w:rPr>
              <w:t>Page Heading.  Daily report end as of date.</w:t>
            </w:r>
          </w:p>
        </w:tc>
        <w:tc>
          <w:tcPr>
            <w:tcW w:w="1664" w:type="pct"/>
            <w:gridSpan w:val="2"/>
            <w:tcBorders>
              <w:top w:val="single" w:color="616161" w:sz="2" w:space="0"/>
              <w:bottom w:val="single" w:color="616161" w:sz="2" w:space="0"/>
            </w:tcBorders>
            <w:vAlign w:val="center"/>
          </w:tcPr>
          <w:p w:rsidRPr="00205D93" w:rsidR="00CE759A" w:rsidRDefault="00CE759A" w14:paraId="4E815C36" wp14:textId="77777777">
            <w:pPr>
              <w:pStyle w:val="TableText1"/>
              <w:spacing w:before="40" w:after="40"/>
              <w:rPr>
                <w:rStyle w:val="ModernTableText"/>
                <w:rFonts w:cs="Arial"/>
                <w:color w:val="000000"/>
                <w:szCs w:val="17"/>
              </w:rPr>
            </w:pPr>
            <w:r w:rsidRPr="00205D93">
              <w:rPr>
                <w:rFonts w:cs="Arial"/>
                <w:color w:val="000000"/>
                <w:sz w:val="18"/>
                <w:szCs w:val="17"/>
              </w:rPr>
              <w:t>As of daily reporting date.</w:t>
            </w:r>
          </w:p>
        </w:tc>
      </w:tr>
      <w:tr xmlns:wp14="http://schemas.microsoft.com/office/word/2010/wordml" w:rsidR="00557BB2" w:rsidTr="008779DA" w14:paraId="787F9CB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692" w:type="pct"/>
            <w:gridSpan w:val="3"/>
            <w:tcBorders>
              <w:top w:val="single" w:color="616161" w:sz="2" w:space="0"/>
              <w:bottom w:val="single" w:color="616161" w:sz="2" w:space="0"/>
            </w:tcBorders>
          </w:tcPr>
          <w:p w:rsidRPr="00205D93" w:rsidR="00557BB2" w:rsidRDefault="00557BB2" w14:paraId="57A46FB0" wp14:textId="77777777">
            <w:pPr>
              <w:pStyle w:val="TableText1"/>
              <w:spacing w:before="40" w:after="40"/>
              <w:rPr>
                <w:rStyle w:val="ModernTableText"/>
                <w:rFonts w:cs="Arial"/>
                <w:bCs/>
                <w:color w:val="000000"/>
                <w:szCs w:val="17"/>
              </w:rPr>
            </w:pPr>
            <w:r w:rsidRPr="00205D93">
              <w:rPr>
                <w:rStyle w:val="ModernTableText"/>
                <w:rFonts w:cs="Arial"/>
                <w:bCs/>
                <w:color w:val="000000"/>
                <w:szCs w:val="17"/>
              </w:rPr>
              <w:t>SA Ty Cd - Desc</w:t>
            </w:r>
          </w:p>
        </w:tc>
        <w:tc>
          <w:tcPr>
            <w:tcW w:w="1644" w:type="pct"/>
            <w:gridSpan w:val="3"/>
            <w:tcBorders>
              <w:top w:val="single" w:color="616161" w:sz="2" w:space="0"/>
              <w:bottom w:val="single" w:color="616161" w:sz="2" w:space="0"/>
            </w:tcBorders>
            <w:vAlign w:val="center"/>
          </w:tcPr>
          <w:p w:rsidRPr="00205D93" w:rsidR="00557BB2" w:rsidRDefault="00557BB2" w14:paraId="0103DC9E" wp14:textId="77777777">
            <w:pPr>
              <w:pStyle w:val="TableText1"/>
              <w:spacing w:before="40" w:after="40"/>
              <w:rPr>
                <w:rStyle w:val="ModernTableText"/>
                <w:rFonts w:cs="Arial"/>
                <w:color w:val="000000"/>
                <w:szCs w:val="17"/>
              </w:rPr>
            </w:pPr>
            <w:r w:rsidRPr="00205D93">
              <w:rPr>
                <w:rStyle w:val="ModernTableText"/>
                <w:rFonts w:cs="Arial"/>
                <w:color w:val="000000"/>
                <w:szCs w:val="17"/>
              </w:rPr>
              <w:t>This field displays the SA authorization type code and description.</w:t>
            </w:r>
          </w:p>
        </w:tc>
        <w:tc>
          <w:tcPr>
            <w:tcW w:w="1664" w:type="pct"/>
            <w:gridSpan w:val="2"/>
            <w:tcBorders>
              <w:top w:val="single" w:color="616161" w:sz="2" w:space="0"/>
              <w:bottom w:val="single" w:color="616161" w:sz="2" w:space="0"/>
            </w:tcBorders>
          </w:tcPr>
          <w:p w:rsidRPr="00205D93" w:rsidR="00557BB2" w:rsidRDefault="00557BB2" w14:paraId="0EA41846" wp14:textId="77777777">
            <w:pPr>
              <w:pStyle w:val="TableText1"/>
              <w:spacing w:before="40" w:after="40"/>
              <w:rPr>
                <w:rStyle w:val="ModernTableText"/>
                <w:rFonts w:cs="Arial"/>
                <w:color w:val="000000"/>
                <w:szCs w:val="17"/>
              </w:rPr>
            </w:pPr>
            <w:r w:rsidRPr="00205D93">
              <w:rPr>
                <w:rStyle w:val="ModernTableText"/>
                <w:rFonts w:cs="Arial"/>
                <w:bCs/>
                <w:color w:val="000000"/>
                <w:szCs w:val="17"/>
              </w:rPr>
              <w:t>Using R-VV-DOMAIN-NAM = ‘A-TY-CD’, join to R-VV-TB.R-VV-CD using A-DTL-TB.A-TY-CD to get the short description.</w:t>
            </w:r>
          </w:p>
        </w:tc>
      </w:tr>
      <w:tr xmlns:wp14="http://schemas.microsoft.com/office/word/2010/wordml" w:rsidR="00557BB2" w14:paraId="41FC093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4" w:type="pct"/>
          <w:cantSplit/>
          <w:jc w:val="center"/>
        </w:trPr>
        <w:tc>
          <w:tcPr>
            <w:tcW w:w="4996" w:type="pct"/>
            <w:gridSpan w:val="7"/>
            <w:tcBorders>
              <w:top w:val="single" w:color="616161" w:sz="2" w:space="0"/>
              <w:bottom w:val="single" w:color="616161" w:sz="2" w:space="0"/>
            </w:tcBorders>
            <w:shd w:val="clear" w:color="auto" w:fill="191919"/>
          </w:tcPr>
          <w:p w:rsidR="00557BB2" w:rsidRDefault="00557BB2" w14:paraId="237FF004"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557BB2" w14:paraId="3C19584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4" w:type="pct"/>
          <w:cantSplit/>
          <w:jc w:val="center"/>
        </w:trPr>
        <w:tc>
          <w:tcPr>
            <w:tcW w:w="2532" w:type="pct"/>
            <w:gridSpan w:val="5"/>
            <w:tcBorders>
              <w:top w:val="single" w:color="616161" w:sz="2" w:space="0"/>
              <w:bottom w:val="single" w:color="616161" w:sz="2" w:space="0"/>
            </w:tcBorders>
          </w:tcPr>
          <w:p w:rsidRPr="00205D93" w:rsidR="00557BB2" w:rsidRDefault="00557BB2" w14:paraId="7541232D" wp14:textId="77777777">
            <w:pPr>
              <w:pStyle w:val="TableText1"/>
              <w:spacing w:before="40" w:after="40"/>
              <w:jc w:val="center"/>
              <w:rPr>
                <w:rStyle w:val="ModernTableText"/>
                <w:rFonts w:cs="Arial"/>
                <w:b/>
                <w:szCs w:val="17"/>
              </w:rPr>
            </w:pPr>
            <w:r w:rsidRPr="00205D93">
              <w:rPr>
                <w:rStyle w:val="ModernTableText"/>
                <w:rFonts w:cs="Arial"/>
                <w:b/>
                <w:szCs w:val="17"/>
              </w:rPr>
              <w:t>Chart Title</w:t>
            </w:r>
          </w:p>
        </w:tc>
        <w:tc>
          <w:tcPr>
            <w:tcW w:w="2464" w:type="pct"/>
            <w:gridSpan w:val="2"/>
            <w:tcBorders>
              <w:top w:val="single" w:color="616161" w:sz="2" w:space="0"/>
              <w:bottom w:val="single" w:color="616161" w:sz="2" w:space="0"/>
            </w:tcBorders>
          </w:tcPr>
          <w:p w:rsidRPr="00205D93" w:rsidR="00557BB2" w:rsidRDefault="00557BB2" w14:paraId="06A6AF55"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Sub-title</w:t>
            </w:r>
          </w:p>
        </w:tc>
      </w:tr>
      <w:tr xmlns:wp14="http://schemas.microsoft.com/office/word/2010/wordml" w:rsidR="00557BB2" w14:paraId="5887AF1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4" w:type="pct"/>
          <w:cantSplit/>
          <w:jc w:val="center"/>
        </w:trPr>
        <w:tc>
          <w:tcPr>
            <w:tcW w:w="2532" w:type="pct"/>
            <w:gridSpan w:val="5"/>
            <w:tcBorders>
              <w:top w:val="single" w:color="616161" w:sz="2" w:space="0"/>
              <w:right w:val="single" w:color="616161" w:sz="2" w:space="0"/>
            </w:tcBorders>
          </w:tcPr>
          <w:p w:rsidRPr="00205D93" w:rsidR="00557BB2" w:rsidRDefault="00557BB2" w14:paraId="7EA236C4"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c>
          <w:tcPr>
            <w:tcW w:w="2464" w:type="pct"/>
            <w:gridSpan w:val="2"/>
            <w:tcBorders>
              <w:top w:val="single" w:color="616161" w:sz="2" w:space="0"/>
              <w:right w:val="single" w:color="616161" w:sz="2" w:space="0"/>
            </w:tcBorders>
          </w:tcPr>
          <w:p w:rsidRPr="00205D93" w:rsidR="00557BB2" w:rsidRDefault="00557BB2" w14:paraId="1279461E"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r>
    </w:tbl>
    <w:p xmlns:wp14="http://schemas.microsoft.com/office/word/2010/wordml" w:rsidR="00CE759A" w:rsidRDefault="00CE759A" w14:paraId="2A588897" wp14:textId="77777777">
      <w:pPr>
        <w:rPr>
          <w:sz w:val="19"/>
          <w:szCs w:val="19"/>
        </w:rPr>
      </w:pP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918"/>
        <w:gridCol w:w="2271"/>
        <w:gridCol w:w="3103"/>
        <w:gridCol w:w="1402"/>
        <w:gridCol w:w="2389"/>
        <w:gridCol w:w="3311"/>
      </w:tblGrid>
      <w:tr xmlns:wp14="http://schemas.microsoft.com/office/word/2010/wordml" w:rsidR="00CE759A" w14:paraId="6AEE9579" wp14:textId="77777777">
        <w:tblPrEx>
          <w:tblCellMar>
            <w:top w:w="0" w:type="dxa"/>
            <w:bottom w:w="0" w:type="dxa"/>
          </w:tblCellMar>
        </w:tblPrEx>
        <w:trPr>
          <w:cantSplit/>
          <w:tblHeader/>
          <w:jc w:val="center"/>
        </w:trPr>
        <w:tc>
          <w:tcPr>
            <w:tcW w:w="5000" w:type="pct"/>
            <w:gridSpan w:val="6"/>
            <w:tcBorders>
              <w:top w:val="single" w:color="616161" w:sz="2" w:space="0"/>
              <w:bottom w:val="single" w:color="616161" w:sz="2" w:space="0"/>
            </w:tcBorders>
            <w:shd w:val="clear" w:color="auto" w:fill="191919"/>
          </w:tcPr>
          <w:p w:rsidR="00CE759A" w:rsidRDefault="00CE759A" w14:paraId="4BB2B175"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Body</w:t>
            </w:r>
          </w:p>
        </w:tc>
      </w:tr>
      <w:tr xmlns:wp14="http://schemas.microsoft.com/office/word/2010/wordml" w:rsidR="00CE759A" w14:paraId="31B9EE11" wp14:textId="77777777">
        <w:tblPrEx>
          <w:tblCellMar>
            <w:top w:w="0" w:type="dxa"/>
            <w:bottom w:w="0" w:type="dxa"/>
          </w:tblCellMar>
        </w:tblPrEx>
        <w:trPr>
          <w:cantSplit/>
          <w:tblHeader/>
          <w:jc w:val="center"/>
        </w:trPr>
        <w:tc>
          <w:tcPr>
            <w:tcW w:w="666" w:type="pct"/>
            <w:tcBorders>
              <w:top w:val="single" w:color="616161" w:sz="2" w:space="0"/>
            </w:tcBorders>
          </w:tcPr>
          <w:p w:rsidRPr="00205D93" w:rsidR="00CE759A" w:rsidRDefault="00CE759A" w14:paraId="77FB365A" wp14:textId="77777777">
            <w:pPr>
              <w:pStyle w:val="TableText1"/>
              <w:spacing w:before="40" w:after="40"/>
              <w:jc w:val="center"/>
              <w:rPr>
                <w:rStyle w:val="ModernTableText"/>
                <w:rFonts w:cs="Arial"/>
                <w:b/>
                <w:szCs w:val="18"/>
              </w:rPr>
            </w:pPr>
            <w:r w:rsidRPr="00205D93">
              <w:rPr>
                <w:rStyle w:val="ModernTableText"/>
                <w:rFonts w:cs="Arial"/>
                <w:b/>
                <w:szCs w:val="18"/>
              </w:rPr>
              <w:t>Field Type</w:t>
            </w:r>
          </w:p>
        </w:tc>
        <w:tc>
          <w:tcPr>
            <w:tcW w:w="789" w:type="pct"/>
            <w:tcBorders>
              <w:top w:val="single" w:color="616161" w:sz="2" w:space="0"/>
            </w:tcBorders>
            <w:vAlign w:val="center"/>
          </w:tcPr>
          <w:p w:rsidRPr="00205D93" w:rsidR="00CE759A" w:rsidRDefault="00CE759A" w14:paraId="6C6D80FD" wp14:textId="77777777">
            <w:pPr>
              <w:pStyle w:val="TableHeading"/>
              <w:spacing w:before="40" w:after="40"/>
              <w:jc w:val="center"/>
              <w:rPr>
                <w:rStyle w:val="ModernTableText"/>
                <w:rFonts w:cs="Arial"/>
                <w:szCs w:val="18"/>
              </w:rPr>
            </w:pPr>
            <w:r w:rsidRPr="00205D93">
              <w:rPr>
                <w:rStyle w:val="ModernTableText"/>
                <w:rFonts w:cs="Arial"/>
                <w:szCs w:val="18"/>
              </w:rPr>
              <w:t>Business Label</w:t>
            </w:r>
          </w:p>
        </w:tc>
        <w:tc>
          <w:tcPr>
            <w:tcW w:w="1078" w:type="pct"/>
            <w:tcBorders>
              <w:top w:val="single" w:color="616161" w:sz="2" w:space="0"/>
            </w:tcBorders>
            <w:vAlign w:val="center"/>
          </w:tcPr>
          <w:p w:rsidRPr="00205D93" w:rsidR="00CE759A" w:rsidRDefault="00CE759A" w14:paraId="3CC7055E" wp14:textId="77777777">
            <w:pPr>
              <w:pStyle w:val="TableText1"/>
              <w:spacing w:before="40" w:after="40"/>
              <w:jc w:val="center"/>
              <w:rPr>
                <w:rStyle w:val="ModernTableText"/>
                <w:rFonts w:cs="Arial"/>
                <w:b/>
                <w:noProof/>
                <w:szCs w:val="18"/>
              </w:rPr>
            </w:pPr>
            <w:r w:rsidRPr="00205D93">
              <w:rPr>
                <w:rStyle w:val="ModernTableText"/>
                <w:rFonts w:cs="Arial"/>
                <w:b/>
                <w:noProof/>
                <w:szCs w:val="18"/>
              </w:rPr>
              <w:t>Field Description</w:t>
            </w:r>
          </w:p>
        </w:tc>
        <w:tc>
          <w:tcPr>
            <w:tcW w:w="487" w:type="pct"/>
            <w:tcBorders>
              <w:top w:val="single" w:color="616161" w:sz="2" w:space="0"/>
            </w:tcBorders>
            <w:vAlign w:val="center"/>
          </w:tcPr>
          <w:p w:rsidRPr="00205D93" w:rsidR="00CE759A" w:rsidRDefault="00CE759A" w14:paraId="70512EB7" wp14:textId="77777777">
            <w:pPr>
              <w:pStyle w:val="TableText1"/>
              <w:spacing w:before="40" w:after="40"/>
              <w:jc w:val="center"/>
              <w:rPr>
                <w:rStyle w:val="ModernTableText"/>
                <w:rFonts w:cs="Arial"/>
                <w:b/>
                <w:noProof/>
                <w:szCs w:val="18"/>
              </w:rPr>
            </w:pPr>
            <w:r w:rsidRPr="00205D93">
              <w:rPr>
                <w:rStyle w:val="ModernTableText"/>
                <w:rFonts w:cs="Arial"/>
                <w:b/>
                <w:noProof/>
                <w:szCs w:val="18"/>
              </w:rPr>
              <w:t>Source Table</w:t>
            </w:r>
          </w:p>
        </w:tc>
        <w:tc>
          <w:tcPr>
            <w:tcW w:w="830" w:type="pct"/>
            <w:tcBorders>
              <w:top w:val="single" w:color="616161" w:sz="2" w:space="0"/>
            </w:tcBorders>
            <w:vAlign w:val="center"/>
          </w:tcPr>
          <w:p w:rsidRPr="00205D93" w:rsidR="00CE759A" w:rsidRDefault="00CE759A" w14:paraId="2A091A0F" wp14:textId="77777777">
            <w:pPr>
              <w:pStyle w:val="TableText1"/>
              <w:spacing w:before="40" w:after="40"/>
              <w:jc w:val="center"/>
              <w:rPr>
                <w:rStyle w:val="ModernTableText"/>
                <w:rFonts w:cs="Arial"/>
                <w:b/>
                <w:noProof/>
                <w:szCs w:val="18"/>
              </w:rPr>
            </w:pPr>
            <w:r w:rsidRPr="00205D93">
              <w:rPr>
                <w:rStyle w:val="ModernTableText"/>
                <w:rFonts w:cs="Arial"/>
                <w:b/>
                <w:noProof/>
                <w:szCs w:val="18"/>
              </w:rPr>
              <w:t>Source Column</w:t>
            </w:r>
          </w:p>
        </w:tc>
        <w:tc>
          <w:tcPr>
            <w:tcW w:w="1150" w:type="pct"/>
            <w:tcBorders>
              <w:top w:val="single" w:color="616161" w:sz="2" w:space="0"/>
            </w:tcBorders>
            <w:vAlign w:val="center"/>
          </w:tcPr>
          <w:p w:rsidRPr="00205D93" w:rsidR="00CE759A" w:rsidRDefault="00CE759A" w14:paraId="705FCBE5" wp14:textId="77777777">
            <w:pPr>
              <w:pStyle w:val="TableText1"/>
              <w:spacing w:before="40" w:after="40"/>
              <w:jc w:val="center"/>
              <w:rPr>
                <w:rStyle w:val="ModernTableText"/>
                <w:rFonts w:cs="Arial"/>
                <w:b/>
                <w:noProof/>
                <w:szCs w:val="18"/>
              </w:rPr>
            </w:pPr>
            <w:r w:rsidRPr="00205D93">
              <w:rPr>
                <w:rStyle w:val="ModernTableText"/>
                <w:rFonts w:cs="Arial"/>
                <w:b/>
                <w:noProof/>
                <w:szCs w:val="18"/>
              </w:rPr>
              <w:t>Source Column Processing Rules</w:t>
            </w:r>
          </w:p>
        </w:tc>
      </w:tr>
      <w:tr xmlns:wp14="http://schemas.microsoft.com/office/word/2010/wordml" w:rsidR="00557BB2" w:rsidTr="00557BB2" w14:paraId="4388B856" wp14:textId="77777777">
        <w:tblPrEx>
          <w:tblCellMar>
            <w:top w:w="0" w:type="dxa"/>
            <w:bottom w:w="0" w:type="dxa"/>
          </w:tblCellMar>
        </w:tblPrEx>
        <w:trPr>
          <w:cantSplit/>
          <w:jc w:val="center"/>
        </w:trPr>
        <w:tc>
          <w:tcPr>
            <w:tcW w:w="666" w:type="pct"/>
            <w:tcBorders>
              <w:bottom w:val="single" w:color="616161" w:sz="2" w:space="0"/>
            </w:tcBorders>
          </w:tcPr>
          <w:p w:rsidRPr="00205D93" w:rsidR="00557BB2" w:rsidP="00557BB2" w:rsidRDefault="00557BB2" w14:paraId="07E21EA0" wp14:textId="77777777">
            <w:pPr>
              <w:jc w:val="left"/>
              <w:rPr>
                <w:rStyle w:val="BodytextChar"/>
                <w:rFonts w:cs="Arial"/>
                <w:sz w:val="18"/>
                <w:szCs w:val="18"/>
              </w:rPr>
            </w:pPr>
            <w:r w:rsidRPr="00205D93">
              <w:rPr>
                <w:rStyle w:val="BodytextChar"/>
                <w:rFonts w:cs="Arial"/>
                <w:sz w:val="18"/>
                <w:szCs w:val="18"/>
              </w:rPr>
              <w:t>Column</w:t>
            </w:r>
          </w:p>
        </w:tc>
        <w:tc>
          <w:tcPr>
            <w:tcW w:w="789" w:type="pct"/>
            <w:tcBorders>
              <w:bottom w:val="single" w:color="616161" w:sz="2" w:space="0"/>
            </w:tcBorders>
          </w:tcPr>
          <w:p w:rsidRPr="00205D93" w:rsidR="00557BB2" w:rsidP="00577866" w:rsidRDefault="00557BB2" w14:paraId="59FEBF76" wp14:textId="77777777">
            <w:pPr>
              <w:jc w:val="left"/>
              <w:rPr>
                <w:rStyle w:val="BodytextChar"/>
                <w:rFonts w:cs="Arial"/>
                <w:sz w:val="18"/>
                <w:szCs w:val="18"/>
              </w:rPr>
            </w:pPr>
            <w:r w:rsidRPr="00205D93">
              <w:rPr>
                <w:rStyle w:val="BodytextChar"/>
                <w:rFonts w:cs="Arial"/>
                <w:sz w:val="18"/>
                <w:szCs w:val="18"/>
              </w:rPr>
              <w:t xml:space="preserve">SA </w:t>
            </w:r>
            <w:r w:rsidRPr="00205D93" w:rsidR="007A73DA">
              <w:rPr>
                <w:rStyle w:val="BodytextChar"/>
                <w:rFonts w:cs="Arial"/>
                <w:sz w:val="18"/>
                <w:szCs w:val="18"/>
              </w:rPr>
              <w:t>–Last Saved User ID</w:t>
            </w:r>
            <w:r w:rsidRPr="00205D93" w:rsidR="00173803">
              <w:rPr>
                <w:rStyle w:val="BodytextChar"/>
                <w:rFonts w:cs="Arial"/>
                <w:sz w:val="18"/>
                <w:szCs w:val="18"/>
              </w:rPr>
              <w:t xml:space="preserve"> - Name</w:t>
            </w:r>
          </w:p>
        </w:tc>
        <w:tc>
          <w:tcPr>
            <w:tcW w:w="1078" w:type="pct"/>
            <w:tcBorders>
              <w:bottom w:val="single" w:color="616161" w:sz="2" w:space="0"/>
            </w:tcBorders>
          </w:tcPr>
          <w:p w:rsidRPr="00205D93" w:rsidR="00557BB2" w:rsidP="00577866" w:rsidRDefault="00557BB2" w14:paraId="092F8EC3" wp14:textId="77777777">
            <w:pPr>
              <w:jc w:val="left"/>
              <w:rPr>
                <w:rStyle w:val="BodytextChar"/>
                <w:rFonts w:cs="Arial"/>
                <w:sz w:val="18"/>
                <w:szCs w:val="18"/>
              </w:rPr>
            </w:pPr>
            <w:r w:rsidRPr="00205D93">
              <w:rPr>
                <w:rStyle w:val="BodytextChar"/>
                <w:rFonts w:cs="Arial"/>
                <w:sz w:val="18"/>
                <w:szCs w:val="18"/>
              </w:rPr>
              <w:t xml:space="preserve">This field displays the </w:t>
            </w:r>
            <w:r w:rsidRPr="00205D93" w:rsidR="007A73DA">
              <w:rPr>
                <w:rStyle w:val="BodytextChar"/>
                <w:rFonts w:cs="Arial"/>
                <w:sz w:val="18"/>
                <w:szCs w:val="18"/>
              </w:rPr>
              <w:t>user who last saved the SA record</w:t>
            </w:r>
            <w:r w:rsidRPr="00205D93">
              <w:rPr>
                <w:rStyle w:val="BodytextChar"/>
                <w:rFonts w:cs="Arial"/>
                <w:sz w:val="18"/>
                <w:szCs w:val="18"/>
              </w:rPr>
              <w:t>.</w:t>
            </w:r>
          </w:p>
        </w:tc>
        <w:tc>
          <w:tcPr>
            <w:tcW w:w="487" w:type="pct"/>
            <w:tcBorders>
              <w:bottom w:val="single" w:color="616161" w:sz="2" w:space="0"/>
            </w:tcBorders>
          </w:tcPr>
          <w:p w:rsidRPr="00205D93" w:rsidR="00557BB2" w:rsidP="00577866" w:rsidRDefault="00557BB2" w14:paraId="58C6E6F8" wp14:textId="77777777">
            <w:pPr>
              <w:jc w:val="left"/>
              <w:rPr>
                <w:rStyle w:val="BodytextChar"/>
                <w:rFonts w:cs="Arial"/>
                <w:sz w:val="18"/>
                <w:szCs w:val="18"/>
              </w:rPr>
            </w:pPr>
            <w:r w:rsidRPr="00205D93">
              <w:rPr>
                <w:rStyle w:val="BodytextChar"/>
                <w:rFonts w:cs="Arial"/>
                <w:sz w:val="18"/>
                <w:szCs w:val="18"/>
              </w:rPr>
              <w:t>A_HDR_TB</w:t>
            </w:r>
          </w:p>
        </w:tc>
        <w:tc>
          <w:tcPr>
            <w:tcW w:w="830" w:type="pct"/>
            <w:tcBorders>
              <w:bottom w:val="single" w:color="616161" w:sz="2" w:space="0"/>
            </w:tcBorders>
          </w:tcPr>
          <w:p w:rsidRPr="00205D93" w:rsidR="00557BB2" w:rsidP="00577866" w:rsidRDefault="007A73DA" w14:paraId="5854D817" wp14:textId="77777777">
            <w:pPr>
              <w:jc w:val="left"/>
              <w:rPr>
                <w:rStyle w:val="BodytextChar"/>
                <w:rFonts w:cs="Arial"/>
                <w:sz w:val="18"/>
                <w:szCs w:val="18"/>
              </w:rPr>
            </w:pPr>
            <w:r w:rsidRPr="00205D93">
              <w:rPr>
                <w:rStyle w:val="BodytextChar"/>
                <w:rFonts w:cs="Arial"/>
                <w:sz w:val="18"/>
                <w:szCs w:val="18"/>
              </w:rPr>
              <w:t>G_AUD_USER_ID</w:t>
            </w:r>
          </w:p>
        </w:tc>
        <w:tc>
          <w:tcPr>
            <w:tcW w:w="1150" w:type="pct"/>
            <w:tcBorders>
              <w:bottom w:val="single" w:color="616161" w:sz="2" w:space="0"/>
            </w:tcBorders>
          </w:tcPr>
          <w:p w:rsidRPr="00205D93" w:rsidR="00557BB2" w:rsidP="00577866" w:rsidRDefault="00557BB2" w14:paraId="5DD2CCE8" wp14:textId="77777777">
            <w:pPr>
              <w:jc w:val="left"/>
              <w:rPr>
                <w:rStyle w:val="BodytextChar"/>
                <w:rFonts w:cs="Arial"/>
                <w:sz w:val="18"/>
                <w:szCs w:val="18"/>
              </w:rPr>
            </w:pPr>
            <w:r w:rsidRPr="00205D93">
              <w:rPr>
                <w:rStyle w:val="BodytextChar"/>
                <w:rFonts w:cs="Arial"/>
                <w:sz w:val="18"/>
                <w:szCs w:val="18"/>
              </w:rPr>
              <w:t>To pull the name, go to G-USER-TB using G-USER-TB.G-USER-ID = A-HDR-TB.</w:t>
            </w:r>
            <w:r w:rsidRPr="00205D93" w:rsidR="007A73DA">
              <w:rPr>
                <w:rStyle w:val="BodytextChar"/>
                <w:rFonts w:cs="Arial"/>
                <w:sz w:val="18"/>
                <w:szCs w:val="18"/>
              </w:rPr>
              <w:t>G_AUD_USER_ID</w:t>
            </w:r>
          </w:p>
          <w:p w:rsidRPr="00205D93" w:rsidR="00557BB2" w:rsidP="00577866" w:rsidRDefault="00557BB2" w14:paraId="6D289BE6" wp14:textId="77777777">
            <w:pPr>
              <w:jc w:val="left"/>
              <w:rPr>
                <w:rStyle w:val="BodytextChar"/>
                <w:rFonts w:cs="Arial"/>
                <w:sz w:val="18"/>
                <w:szCs w:val="18"/>
              </w:rPr>
            </w:pPr>
            <w:r w:rsidRPr="00205D93">
              <w:rPr>
                <w:rStyle w:val="BodytextChar"/>
                <w:rFonts w:cs="Arial"/>
                <w:sz w:val="18"/>
                <w:szCs w:val="18"/>
              </w:rPr>
              <w:t>G-LAST-NAM</w:t>
            </w:r>
          </w:p>
          <w:p w:rsidRPr="00205D93" w:rsidR="00557BB2" w:rsidP="00577866" w:rsidRDefault="00557BB2" w14:paraId="155E2E97" wp14:textId="77777777">
            <w:pPr>
              <w:jc w:val="left"/>
              <w:rPr>
                <w:rStyle w:val="BodytextChar"/>
                <w:rFonts w:cs="Arial"/>
                <w:sz w:val="18"/>
                <w:szCs w:val="18"/>
              </w:rPr>
            </w:pPr>
            <w:r w:rsidRPr="00205D93">
              <w:rPr>
                <w:rStyle w:val="BodytextChar"/>
                <w:rFonts w:cs="Arial"/>
                <w:sz w:val="18"/>
                <w:szCs w:val="18"/>
              </w:rPr>
              <w:t>G-SFX-NAM</w:t>
            </w:r>
          </w:p>
          <w:p w:rsidRPr="00205D93" w:rsidR="00557BB2" w:rsidP="00577866" w:rsidRDefault="00557BB2" w14:paraId="1F7A9EF9" wp14:textId="77777777">
            <w:pPr>
              <w:jc w:val="left"/>
              <w:rPr>
                <w:rStyle w:val="BodytextChar"/>
                <w:rFonts w:cs="Arial"/>
                <w:sz w:val="18"/>
                <w:szCs w:val="18"/>
              </w:rPr>
            </w:pPr>
            <w:r w:rsidRPr="00205D93">
              <w:rPr>
                <w:rStyle w:val="BodytextChar"/>
                <w:rFonts w:cs="Arial"/>
                <w:sz w:val="18"/>
                <w:szCs w:val="18"/>
              </w:rPr>
              <w:t>G-FIRST-NAM</w:t>
            </w:r>
          </w:p>
          <w:p w:rsidRPr="00205D93" w:rsidR="00557BB2" w:rsidP="00577866" w:rsidRDefault="00557BB2" w14:paraId="057293B1" wp14:textId="77777777">
            <w:pPr>
              <w:jc w:val="left"/>
              <w:rPr>
                <w:rStyle w:val="BodytextChar"/>
                <w:rFonts w:cs="Arial"/>
                <w:sz w:val="18"/>
                <w:szCs w:val="18"/>
              </w:rPr>
            </w:pPr>
            <w:r w:rsidRPr="00205D93">
              <w:rPr>
                <w:rStyle w:val="BodytextChar"/>
                <w:rFonts w:cs="Arial"/>
                <w:sz w:val="18"/>
                <w:szCs w:val="18"/>
              </w:rPr>
              <w:t>G-MID-NAM</w:t>
            </w:r>
          </w:p>
          <w:p w:rsidRPr="00205D93" w:rsidR="00557BB2" w:rsidP="00577866" w:rsidRDefault="00557BB2" w14:paraId="7D440943" wp14:textId="77777777">
            <w:pPr>
              <w:jc w:val="left"/>
              <w:rPr>
                <w:rStyle w:val="BodytextChar"/>
                <w:rFonts w:cs="Arial"/>
                <w:sz w:val="18"/>
                <w:szCs w:val="18"/>
              </w:rPr>
            </w:pPr>
            <w:r w:rsidRPr="00205D93">
              <w:rPr>
                <w:rStyle w:val="BodytextChar"/>
                <w:rFonts w:cs="Arial"/>
                <w:sz w:val="18"/>
                <w:szCs w:val="18"/>
              </w:rPr>
              <w:t>Concatenate as LLLLLLLLL, SSS, FFFFFF, I.</w:t>
            </w:r>
          </w:p>
        </w:tc>
      </w:tr>
      <w:tr xmlns:wp14="http://schemas.microsoft.com/office/word/2010/wordml" w:rsidR="00CE759A" w14:paraId="3D01BF3A" wp14:textId="77777777">
        <w:tblPrEx>
          <w:tblCellMar>
            <w:top w:w="0" w:type="dxa"/>
            <w:bottom w:w="0" w:type="dxa"/>
          </w:tblCellMar>
        </w:tblPrEx>
        <w:trPr>
          <w:cantSplit/>
          <w:jc w:val="center"/>
        </w:trPr>
        <w:tc>
          <w:tcPr>
            <w:tcW w:w="5000" w:type="pct"/>
            <w:gridSpan w:val="6"/>
            <w:tcBorders>
              <w:top w:val="single" w:color="616161" w:sz="2" w:space="0"/>
            </w:tcBorders>
            <w:shd w:val="clear" w:color="auto" w:fill="E6E6E6"/>
            <w:vAlign w:val="center"/>
          </w:tcPr>
          <w:p w:rsidRPr="00205D93" w:rsidR="00CE759A" w:rsidP="00F70DE6" w:rsidRDefault="00CE759A" w14:paraId="69DE1FD2" wp14:textId="77777777">
            <w:pPr>
              <w:pStyle w:val="TableText1"/>
              <w:spacing w:before="40" w:after="40"/>
              <w:rPr>
                <w:rStyle w:val="BodytextChar"/>
                <w:rFonts w:cs="Arial"/>
                <w:b/>
                <w:sz w:val="18"/>
                <w:szCs w:val="18"/>
              </w:rPr>
            </w:pPr>
            <w:r w:rsidRPr="00205D93">
              <w:rPr>
                <w:rStyle w:val="BodytextChar"/>
                <w:rFonts w:cs="Arial"/>
                <w:b/>
                <w:sz w:val="18"/>
                <w:szCs w:val="18"/>
              </w:rPr>
              <w:t>Daily Total</w:t>
            </w:r>
          </w:p>
        </w:tc>
      </w:tr>
      <w:tr xmlns:wp14="http://schemas.microsoft.com/office/word/2010/wordml" w:rsidR="00557BB2" w:rsidTr="00577866" w14:paraId="550AD6B7" wp14:textId="77777777">
        <w:tblPrEx>
          <w:tblCellMar>
            <w:top w:w="0" w:type="dxa"/>
            <w:bottom w:w="0" w:type="dxa"/>
          </w:tblCellMar>
        </w:tblPrEx>
        <w:trPr>
          <w:cantSplit/>
          <w:jc w:val="center"/>
        </w:trPr>
        <w:tc>
          <w:tcPr>
            <w:tcW w:w="666" w:type="pct"/>
          </w:tcPr>
          <w:p w:rsidRPr="00205D93" w:rsidR="00557BB2" w:rsidP="00577866" w:rsidRDefault="00557BB2" w14:paraId="30D90782" wp14:textId="77777777">
            <w:pPr>
              <w:jc w:val="left"/>
              <w:rPr>
                <w:rStyle w:val="BodytextChar"/>
                <w:rFonts w:cs="Arial"/>
                <w:sz w:val="18"/>
                <w:szCs w:val="18"/>
              </w:rPr>
            </w:pPr>
            <w:r w:rsidRPr="00205D93">
              <w:rPr>
                <w:rStyle w:val="BodytextChar"/>
                <w:rFonts w:cs="Arial"/>
                <w:sz w:val="18"/>
                <w:szCs w:val="18"/>
              </w:rPr>
              <w:t>Column</w:t>
            </w:r>
          </w:p>
        </w:tc>
        <w:tc>
          <w:tcPr>
            <w:tcW w:w="789" w:type="pct"/>
          </w:tcPr>
          <w:p w:rsidRPr="00205D93" w:rsidR="00557BB2" w:rsidP="00577866" w:rsidRDefault="00557BB2" w14:paraId="59D918F0" wp14:textId="77777777">
            <w:pPr>
              <w:pStyle w:val="TOC2"/>
              <w:rPr>
                <w:rStyle w:val="BodytextChar"/>
                <w:rFonts w:cs="Arial"/>
                <w:noProof w:val="0"/>
                <w:sz w:val="18"/>
                <w:szCs w:val="18"/>
              </w:rPr>
            </w:pPr>
            <w:r w:rsidRPr="00205D93">
              <w:rPr>
                <w:rStyle w:val="BodytextChar"/>
                <w:rFonts w:cs="Arial"/>
                <w:noProof w:val="0"/>
                <w:sz w:val="18"/>
                <w:szCs w:val="18"/>
              </w:rPr>
              <w:t>Total SA LI - Approved</w:t>
            </w:r>
          </w:p>
        </w:tc>
        <w:tc>
          <w:tcPr>
            <w:tcW w:w="1078" w:type="pct"/>
          </w:tcPr>
          <w:p w:rsidRPr="00205D93" w:rsidR="00557BB2" w:rsidP="00577866" w:rsidRDefault="00557BB2" w14:paraId="0C3502F1" wp14:textId="77777777">
            <w:pPr>
              <w:pStyle w:val="TOC2"/>
              <w:rPr>
                <w:rStyle w:val="BodytextChar"/>
                <w:rFonts w:cs="Arial"/>
                <w:noProof w:val="0"/>
                <w:sz w:val="18"/>
                <w:szCs w:val="18"/>
              </w:rPr>
            </w:pPr>
            <w:r w:rsidRPr="00205D93">
              <w:rPr>
                <w:rStyle w:val="BodytextChar"/>
                <w:rFonts w:cs="Arial"/>
                <w:noProof w:val="0"/>
                <w:sz w:val="18"/>
                <w:szCs w:val="18"/>
              </w:rPr>
              <w:t>This field is a count of the approved LI for the day the last saved user.</w:t>
            </w:r>
          </w:p>
        </w:tc>
        <w:tc>
          <w:tcPr>
            <w:tcW w:w="487" w:type="pct"/>
          </w:tcPr>
          <w:p w:rsidRPr="00205D93" w:rsidR="00557BB2" w:rsidP="00577866" w:rsidRDefault="00557BB2" w14:paraId="3083FC16" wp14:textId="77777777">
            <w:pPr>
              <w:jc w:val="left"/>
              <w:rPr>
                <w:rStyle w:val="BodytextChar"/>
                <w:rFonts w:cs="Arial"/>
                <w:sz w:val="18"/>
                <w:szCs w:val="18"/>
              </w:rPr>
            </w:pPr>
            <w:r w:rsidRPr="00205D93">
              <w:rPr>
                <w:rStyle w:val="BodytextChar"/>
                <w:rFonts w:cs="Arial"/>
                <w:sz w:val="18"/>
                <w:szCs w:val="18"/>
              </w:rPr>
              <w:t>Program Generated</w:t>
            </w:r>
          </w:p>
        </w:tc>
        <w:tc>
          <w:tcPr>
            <w:tcW w:w="830" w:type="pct"/>
          </w:tcPr>
          <w:p w:rsidRPr="00205D93" w:rsidR="00557BB2" w:rsidP="00577866" w:rsidRDefault="00557BB2" w14:paraId="10B29388" wp14:textId="77777777">
            <w:pPr>
              <w:spacing w:before="40" w:after="40"/>
              <w:jc w:val="left"/>
              <w:rPr>
                <w:rStyle w:val="BodytextChar"/>
                <w:rFonts w:cs="Arial"/>
                <w:sz w:val="18"/>
                <w:szCs w:val="18"/>
              </w:rPr>
            </w:pPr>
            <w:r w:rsidRPr="00205D93">
              <w:rPr>
                <w:rStyle w:val="BodytextChar"/>
                <w:rFonts w:cs="Arial"/>
                <w:sz w:val="18"/>
                <w:szCs w:val="18"/>
              </w:rPr>
              <w:t>Program Generated</w:t>
            </w:r>
          </w:p>
        </w:tc>
        <w:tc>
          <w:tcPr>
            <w:tcW w:w="1150" w:type="pct"/>
          </w:tcPr>
          <w:p w:rsidRPr="00205D93" w:rsidR="00557BB2" w:rsidP="00577866" w:rsidRDefault="00557BB2" w14:paraId="3D506ED9" wp14:textId="77777777">
            <w:pPr>
              <w:spacing w:before="40" w:after="40"/>
              <w:jc w:val="left"/>
              <w:rPr>
                <w:rStyle w:val="BodytextChar"/>
                <w:rFonts w:cs="Arial"/>
                <w:sz w:val="18"/>
                <w:szCs w:val="18"/>
              </w:rPr>
            </w:pPr>
            <w:r w:rsidRPr="00205D93">
              <w:rPr>
                <w:rStyle w:val="BodytextChar"/>
                <w:rFonts w:cs="Arial"/>
                <w:sz w:val="18"/>
                <w:szCs w:val="18"/>
              </w:rPr>
              <w:t>Count distinct of A-DTL-TB.A-AUTH-ID</w:t>
            </w:r>
          </w:p>
          <w:p w:rsidRPr="00205D93" w:rsidR="00557BB2" w:rsidP="00577866" w:rsidRDefault="00557BB2" w14:paraId="037ACD4E" wp14:textId="77777777">
            <w:pPr>
              <w:spacing w:before="40" w:after="40"/>
              <w:jc w:val="left"/>
              <w:rPr>
                <w:rStyle w:val="BodytextChar"/>
                <w:rFonts w:cs="Arial"/>
                <w:sz w:val="18"/>
                <w:szCs w:val="18"/>
              </w:rPr>
            </w:pPr>
            <w:r w:rsidRPr="00205D93">
              <w:rPr>
                <w:rStyle w:val="BodytextChar"/>
                <w:rFonts w:cs="Arial"/>
                <w:sz w:val="18"/>
                <w:szCs w:val="18"/>
              </w:rPr>
              <w:t xml:space="preserve">by </w:t>
            </w:r>
            <w:r w:rsidRPr="00205D93" w:rsidR="00173803">
              <w:rPr>
                <w:rStyle w:val="BodytextChar"/>
                <w:rFonts w:cs="Arial"/>
                <w:sz w:val="18"/>
                <w:szCs w:val="18"/>
              </w:rPr>
              <w:t>A-HDR-TB.G_AUD_USER_ID</w:t>
            </w:r>
            <w:r w:rsidRPr="00205D93">
              <w:rPr>
                <w:rStyle w:val="BodytextChar"/>
                <w:rFonts w:cs="Arial"/>
                <w:sz w:val="18"/>
                <w:szCs w:val="18"/>
              </w:rPr>
              <w:t xml:space="preserve"> where</w:t>
            </w:r>
          </w:p>
          <w:p w:rsidRPr="00205D93" w:rsidR="00557BB2" w:rsidP="00577866" w:rsidRDefault="00557BB2" w14:paraId="099955B7" wp14:textId="77777777">
            <w:pPr>
              <w:pStyle w:val="TableText1"/>
              <w:spacing w:before="40" w:after="40"/>
              <w:rPr>
                <w:rStyle w:val="BodytextChar"/>
                <w:rFonts w:cs="Arial"/>
                <w:spacing w:val="0"/>
                <w:sz w:val="18"/>
                <w:szCs w:val="18"/>
              </w:rPr>
            </w:pPr>
            <w:r w:rsidRPr="00205D93">
              <w:rPr>
                <w:rStyle w:val="BodytextChar"/>
                <w:rFonts w:cs="Arial"/>
                <w:spacing w:val="0"/>
                <w:sz w:val="18"/>
                <w:szCs w:val="18"/>
              </w:rPr>
              <w:t xml:space="preserve">A-HDR-TB.A-HDR-ORIG-STAT-DT &lt;&gt; A-DTL-TB.A-LI-STAT-DT AND </w:t>
            </w:r>
          </w:p>
          <w:p w:rsidRPr="00205D93" w:rsidR="00557BB2" w:rsidP="00577866" w:rsidRDefault="00557BB2" w14:paraId="5D3EE78A" wp14:textId="77777777">
            <w:pPr>
              <w:pStyle w:val="TableText1"/>
              <w:spacing w:before="40" w:after="40"/>
              <w:rPr>
                <w:rStyle w:val="BodytextChar"/>
                <w:rFonts w:cs="Arial"/>
                <w:spacing w:val="0"/>
                <w:sz w:val="18"/>
                <w:szCs w:val="18"/>
              </w:rPr>
            </w:pPr>
            <w:r w:rsidRPr="00205D93">
              <w:rPr>
                <w:rStyle w:val="BodytextChar"/>
                <w:rFonts w:cs="Arial"/>
                <w:spacing w:val="0"/>
                <w:sz w:val="18"/>
                <w:szCs w:val="18"/>
              </w:rPr>
              <w:t>A-DTL-TB.A-LI-STAT-DT = current cycle date AND</w:t>
            </w:r>
          </w:p>
          <w:p w:rsidRPr="00205D93" w:rsidR="00557BB2" w:rsidP="00577866" w:rsidRDefault="00557BB2" w14:paraId="772D7542" wp14:textId="77777777">
            <w:pPr>
              <w:pStyle w:val="TableColorful2"/>
              <w:spacing w:before="40" w:after="40"/>
              <w:rPr>
                <w:rStyle w:val="BodytextChar"/>
                <w:rFonts w:ascii="Arial" w:hAnsi="Arial" w:cs="Arial"/>
                <w:sz w:val="18"/>
                <w:szCs w:val="18"/>
              </w:rPr>
            </w:pPr>
            <w:r w:rsidRPr="00205D93">
              <w:rPr>
                <w:rStyle w:val="BodytextChar"/>
                <w:rFonts w:ascii="Arial" w:hAnsi="Arial" w:cs="Arial"/>
                <w:sz w:val="18"/>
                <w:szCs w:val="18"/>
              </w:rPr>
              <w:t>A-DTL-TB.A-LI-STAT-CD =(approved)</w:t>
            </w:r>
          </w:p>
        </w:tc>
      </w:tr>
      <w:tr xmlns:wp14="http://schemas.microsoft.com/office/word/2010/wordml" w:rsidR="00557BB2" w:rsidTr="00577866" w14:paraId="32F57123" wp14:textId="77777777">
        <w:tblPrEx>
          <w:tblCellMar>
            <w:top w:w="0" w:type="dxa"/>
            <w:bottom w:w="0" w:type="dxa"/>
          </w:tblCellMar>
        </w:tblPrEx>
        <w:trPr>
          <w:cantSplit/>
          <w:jc w:val="center"/>
        </w:trPr>
        <w:tc>
          <w:tcPr>
            <w:tcW w:w="666" w:type="pct"/>
          </w:tcPr>
          <w:p w:rsidRPr="00205D93" w:rsidR="00557BB2" w:rsidP="00577866" w:rsidRDefault="00557BB2" w14:paraId="5612ADAF" wp14:textId="77777777">
            <w:pPr>
              <w:jc w:val="left"/>
              <w:rPr>
                <w:rStyle w:val="BodytextChar"/>
                <w:rFonts w:cs="Arial"/>
                <w:sz w:val="18"/>
                <w:szCs w:val="18"/>
              </w:rPr>
            </w:pPr>
            <w:r w:rsidRPr="00205D93">
              <w:rPr>
                <w:rStyle w:val="BodytextChar"/>
                <w:rFonts w:cs="Arial"/>
                <w:sz w:val="18"/>
                <w:szCs w:val="18"/>
              </w:rPr>
              <w:t>Column</w:t>
            </w:r>
          </w:p>
        </w:tc>
        <w:tc>
          <w:tcPr>
            <w:tcW w:w="789" w:type="pct"/>
          </w:tcPr>
          <w:p w:rsidRPr="00205D93" w:rsidR="00557BB2" w:rsidP="00577866" w:rsidRDefault="00557BB2" w14:paraId="57E90830" wp14:textId="77777777">
            <w:pPr>
              <w:pStyle w:val="TOC2"/>
              <w:rPr>
                <w:rStyle w:val="BodytextChar"/>
                <w:rFonts w:cs="Arial"/>
                <w:noProof w:val="0"/>
                <w:sz w:val="18"/>
                <w:szCs w:val="18"/>
              </w:rPr>
            </w:pPr>
            <w:r w:rsidRPr="00205D93">
              <w:rPr>
                <w:rStyle w:val="BodytextChar"/>
                <w:rFonts w:cs="Arial"/>
                <w:noProof w:val="0"/>
                <w:sz w:val="18"/>
                <w:szCs w:val="18"/>
              </w:rPr>
              <w:t>Total SA LI - Denied</w:t>
            </w:r>
          </w:p>
        </w:tc>
        <w:tc>
          <w:tcPr>
            <w:tcW w:w="1078" w:type="pct"/>
          </w:tcPr>
          <w:p w:rsidRPr="00205D93" w:rsidR="00557BB2" w:rsidP="00577866" w:rsidRDefault="00557BB2" w14:paraId="404D3408" wp14:textId="77777777">
            <w:pPr>
              <w:pStyle w:val="TOC2"/>
              <w:rPr>
                <w:rStyle w:val="BodytextChar"/>
                <w:rFonts w:cs="Arial"/>
                <w:noProof w:val="0"/>
                <w:sz w:val="18"/>
                <w:szCs w:val="18"/>
              </w:rPr>
            </w:pPr>
            <w:r w:rsidRPr="00205D93">
              <w:rPr>
                <w:rStyle w:val="BodytextChar"/>
                <w:rFonts w:cs="Arial"/>
                <w:noProof w:val="0"/>
                <w:sz w:val="18"/>
                <w:szCs w:val="18"/>
              </w:rPr>
              <w:t>This field is a count of the denied LI for the day by the last saved user.</w:t>
            </w:r>
          </w:p>
        </w:tc>
        <w:tc>
          <w:tcPr>
            <w:tcW w:w="487" w:type="pct"/>
          </w:tcPr>
          <w:p w:rsidRPr="00205D93" w:rsidR="00557BB2" w:rsidP="00577866" w:rsidRDefault="00557BB2" w14:paraId="0B807114" wp14:textId="77777777">
            <w:pPr>
              <w:jc w:val="left"/>
              <w:rPr>
                <w:rStyle w:val="BodytextChar"/>
                <w:rFonts w:cs="Arial"/>
                <w:sz w:val="18"/>
                <w:szCs w:val="18"/>
              </w:rPr>
            </w:pPr>
            <w:r w:rsidRPr="00205D93">
              <w:rPr>
                <w:rStyle w:val="BodytextChar"/>
                <w:rFonts w:cs="Arial"/>
                <w:sz w:val="18"/>
                <w:szCs w:val="18"/>
              </w:rPr>
              <w:t>Program Generated</w:t>
            </w:r>
          </w:p>
        </w:tc>
        <w:tc>
          <w:tcPr>
            <w:tcW w:w="830" w:type="pct"/>
          </w:tcPr>
          <w:p w:rsidRPr="00205D93" w:rsidR="00557BB2" w:rsidP="00577866" w:rsidRDefault="00557BB2" w14:paraId="44750F35" wp14:textId="77777777">
            <w:pPr>
              <w:spacing w:before="40" w:after="40"/>
              <w:jc w:val="left"/>
              <w:rPr>
                <w:rStyle w:val="BodytextChar"/>
                <w:rFonts w:cs="Arial"/>
                <w:sz w:val="18"/>
                <w:szCs w:val="18"/>
              </w:rPr>
            </w:pPr>
            <w:r w:rsidRPr="00205D93">
              <w:rPr>
                <w:rStyle w:val="BodytextChar"/>
                <w:rFonts w:cs="Arial"/>
                <w:sz w:val="18"/>
                <w:szCs w:val="18"/>
              </w:rPr>
              <w:t>Program Generated</w:t>
            </w:r>
          </w:p>
        </w:tc>
        <w:tc>
          <w:tcPr>
            <w:tcW w:w="1150" w:type="pct"/>
          </w:tcPr>
          <w:p w:rsidRPr="00205D93" w:rsidR="00557BB2" w:rsidP="00577866" w:rsidRDefault="00557BB2" w14:paraId="05812783" wp14:textId="77777777">
            <w:pPr>
              <w:spacing w:before="40" w:after="40"/>
              <w:jc w:val="left"/>
              <w:rPr>
                <w:rStyle w:val="BodytextChar"/>
                <w:rFonts w:cs="Arial"/>
                <w:sz w:val="18"/>
                <w:szCs w:val="18"/>
              </w:rPr>
            </w:pPr>
            <w:r w:rsidRPr="00205D93">
              <w:rPr>
                <w:rStyle w:val="BodytextChar"/>
                <w:rFonts w:cs="Arial"/>
                <w:sz w:val="18"/>
                <w:szCs w:val="18"/>
              </w:rPr>
              <w:t>Count distinct of A-DTL-TB.A-AUTH-ID</w:t>
            </w:r>
          </w:p>
          <w:p w:rsidRPr="00205D93" w:rsidR="00557BB2" w:rsidP="00577866" w:rsidRDefault="00557BB2" w14:paraId="1A586B6E" wp14:textId="77777777">
            <w:pPr>
              <w:spacing w:before="40" w:after="40"/>
              <w:jc w:val="left"/>
              <w:rPr>
                <w:rStyle w:val="BodytextChar"/>
                <w:rFonts w:cs="Arial"/>
                <w:sz w:val="18"/>
                <w:szCs w:val="18"/>
              </w:rPr>
            </w:pPr>
            <w:r w:rsidRPr="00205D93">
              <w:rPr>
                <w:rStyle w:val="BodytextChar"/>
                <w:rFonts w:cs="Arial"/>
                <w:sz w:val="18"/>
                <w:szCs w:val="18"/>
              </w:rPr>
              <w:t xml:space="preserve">by </w:t>
            </w:r>
            <w:r w:rsidRPr="00205D93" w:rsidR="00173803">
              <w:rPr>
                <w:rStyle w:val="BodytextChar"/>
                <w:rFonts w:cs="Arial"/>
                <w:sz w:val="18"/>
                <w:szCs w:val="18"/>
              </w:rPr>
              <w:t>A-HDR-TB.G_AUD_USER_ID</w:t>
            </w:r>
            <w:r w:rsidRPr="00205D93">
              <w:rPr>
                <w:rStyle w:val="BodytextChar"/>
                <w:rFonts w:cs="Arial"/>
                <w:sz w:val="18"/>
                <w:szCs w:val="18"/>
              </w:rPr>
              <w:t xml:space="preserve"> where</w:t>
            </w:r>
          </w:p>
          <w:p w:rsidRPr="00205D93" w:rsidR="00557BB2" w:rsidP="00577866" w:rsidRDefault="00557BB2" w14:paraId="0E1D5615" wp14:textId="77777777">
            <w:pPr>
              <w:pStyle w:val="TableText1"/>
              <w:spacing w:before="40" w:after="40"/>
              <w:rPr>
                <w:rStyle w:val="BodytextChar"/>
                <w:rFonts w:cs="Arial"/>
                <w:spacing w:val="0"/>
                <w:sz w:val="18"/>
                <w:szCs w:val="18"/>
              </w:rPr>
            </w:pPr>
            <w:r w:rsidRPr="00205D93">
              <w:rPr>
                <w:rStyle w:val="BodytextChar"/>
                <w:rFonts w:cs="Arial"/>
                <w:spacing w:val="0"/>
                <w:sz w:val="18"/>
                <w:szCs w:val="18"/>
              </w:rPr>
              <w:t xml:space="preserve">A-HDR-TB.A-HDR-ORIG-STAT-DT &lt;&gt; A-DTL-TB.A-LI-STAT-DT AND </w:t>
            </w:r>
          </w:p>
          <w:p w:rsidRPr="00205D93" w:rsidR="00557BB2" w:rsidP="00577866" w:rsidRDefault="00557BB2" w14:paraId="2EF6792F" wp14:textId="77777777">
            <w:pPr>
              <w:pStyle w:val="TableText1"/>
              <w:spacing w:before="40" w:after="40"/>
              <w:rPr>
                <w:rStyle w:val="BodytextChar"/>
                <w:rFonts w:cs="Arial"/>
                <w:spacing w:val="0"/>
                <w:sz w:val="18"/>
                <w:szCs w:val="18"/>
              </w:rPr>
            </w:pPr>
            <w:r w:rsidRPr="00205D93">
              <w:rPr>
                <w:rStyle w:val="BodytextChar"/>
                <w:rFonts w:cs="Arial"/>
                <w:spacing w:val="0"/>
                <w:sz w:val="18"/>
                <w:szCs w:val="18"/>
              </w:rPr>
              <w:t>A-DTL-TB.A-LI-STAT-DT = current cycle date AND</w:t>
            </w:r>
          </w:p>
          <w:p w:rsidRPr="00205D93" w:rsidR="00557BB2" w:rsidP="00577866" w:rsidRDefault="00557BB2" w14:paraId="2BE7744C" wp14:textId="77777777">
            <w:pPr>
              <w:pStyle w:val="TableColorful2"/>
              <w:spacing w:before="40" w:after="40"/>
              <w:rPr>
                <w:rStyle w:val="BodytextChar"/>
                <w:rFonts w:ascii="Arial" w:hAnsi="Arial" w:cs="Arial"/>
                <w:sz w:val="18"/>
                <w:szCs w:val="18"/>
              </w:rPr>
            </w:pPr>
            <w:r w:rsidRPr="00205D93">
              <w:rPr>
                <w:rStyle w:val="BodytextChar"/>
                <w:rFonts w:ascii="Arial" w:hAnsi="Arial" w:cs="Arial"/>
                <w:sz w:val="18"/>
                <w:szCs w:val="18"/>
              </w:rPr>
              <w:t>A-DTL-TB.A-LI-STAT-CD = (denied)</w:t>
            </w:r>
          </w:p>
        </w:tc>
      </w:tr>
      <w:tr xmlns:wp14="http://schemas.microsoft.com/office/word/2010/wordml" w:rsidR="00557BB2" w:rsidTr="00577866" w14:paraId="1118740F" wp14:textId="77777777">
        <w:tblPrEx>
          <w:tblCellMar>
            <w:top w:w="0" w:type="dxa"/>
            <w:bottom w:w="0" w:type="dxa"/>
          </w:tblCellMar>
        </w:tblPrEx>
        <w:trPr>
          <w:cantSplit/>
          <w:jc w:val="center"/>
        </w:trPr>
        <w:tc>
          <w:tcPr>
            <w:tcW w:w="666" w:type="pct"/>
            <w:tcBorders>
              <w:bottom w:val="single" w:color="616161" w:sz="2" w:space="0"/>
            </w:tcBorders>
          </w:tcPr>
          <w:p w:rsidRPr="00205D93" w:rsidR="00557BB2" w:rsidP="00577866" w:rsidRDefault="00557BB2" w14:paraId="1D254927" wp14:textId="77777777">
            <w:pPr>
              <w:jc w:val="left"/>
              <w:rPr>
                <w:rStyle w:val="BodytextChar"/>
                <w:rFonts w:cs="Arial"/>
                <w:sz w:val="18"/>
                <w:szCs w:val="18"/>
              </w:rPr>
            </w:pPr>
            <w:r w:rsidRPr="00205D93">
              <w:rPr>
                <w:rStyle w:val="BodytextChar"/>
                <w:rFonts w:cs="Arial"/>
                <w:sz w:val="18"/>
                <w:szCs w:val="18"/>
              </w:rPr>
              <w:t>Column</w:t>
            </w:r>
          </w:p>
        </w:tc>
        <w:tc>
          <w:tcPr>
            <w:tcW w:w="789" w:type="pct"/>
            <w:tcBorders>
              <w:bottom w:val="single" w:color="616161" w:sz="2" w:space="0"/>
            </w:tcBorders>
          </w:tcPr>
          <w:p w:rsidRPr="00205D93" w:rsidR="00557BB2" w:rsidP="00577866" w:rsidRDefault="00557BB2" w14:paraId="72BF7F14" wp14:textId="77777777">
            <w:pPr>
              <w:pStyle w:val="TOC2"/>
              <w:rPr>
                <w:rStyle w:val="BodytextChar"/>
                <w:rFonts w:cs="Arial"/>
                <w:noProof w:val="0"/>
                <w:sz w:val="18"/>
                <w:szCs w:val="18"/>
              </w:rPr>
            </w:pPr>
            <w:r w:rsidRPr="00205D93">
              <w:rPr>
                <w:rStyle w:val="BodytextChar"/>
                <w:rFonts w:cs="Arial"/>
                <w:noProof w:val="0"/>
                <w:sz w:val="18"/>
                <w:szCs w:val="18"/>
              </w:rPr>
              <w:t>Total SA LI - Voided</w:t>
            </w:r>
          </w:p>
        </w:tc>
        <w:tc>
          <w:tcPr>
            <w:tcW w:w="1078" w:type="pct"/>
            <w:tcBorders>
              <w:bottom w:val="single" w:color="616161" w:sz="2" w:space="0"/>
            </w:tcBorders>
          </w:tcPr>
          <w:p w:rsidRPr="00205D93" w:rsidR="00557BB2" w:rsidP="00577866" w:rsidRDefault="00557BB2" w14:paraId="456D8A6B" wp14:textId="77777777">
            <w:pPr>
              <w:pStyle w:val="TOC2"/>
              <w:rPr>
                <w:rStyle w:val="BodytextChar"/>
                <w:rFonts w:cs="Arial"/>
                <w:noProof w:val="0"/>
                <w:sz w:val="18"/>
                <w:szCs w:val="18"/>
              </w:rPr>
            </w:pPr>
            <w:r w:rsidRPr="00205D93">
              <w:rPr>
                <w:rStyle w:val="BodytextChar"/>
                <w:rFonts w:cs="Arial"/>
                <w:noProof w:val="0"/>
                <w:sz w:val="18"/>
                <w:szCs w:val="18"/>
              </w:rPr>
              <w:t>This field is a count of the voided LI for the day by the last saved user.</w:t>
            </w:r>
          </w:p>
        </w:tc>
        <w:tc>
          <w:tcPr>
            <w:tcW w:w="487" w:type="pct"/>
            <w:tcBorders>
              <w:bottom w:val="single" w:color="616161" w:sz="2" w:space="0"/>
            </w:tcBorders>
          </w:tcPr>
          <w:p w:rsidRPr="00205D93" w:rsidR="00557BB2" w:rsidP="00577866" w:rsidRDefault="00557BB2" w14:paraId="4D6A3833" wp14:textId="77777777">
            <w:pPr>
              <w:jc w:val="left"/>
              <w:rPr>
                <w:rStyle w:val="BodytextChar"/>
                <w:rFonts w:cs="Arial"/>
                <w:sz w:val="18"/>
                <w:szCs w:val="18"/>
              </w:rPr>
            </w:pPr>
            <w:r w:rsidRPr="00205D93">
              <w:rPr>
                <w:rStyle w:val="BodytextChar"/>
                <w:rFonts w:cs="Arial"/>
                <w:sz w:val="18"/>
                <w:szCs w:val="18"/>
              </w:rPr>
              <w:t>Program Generated</w:t>
            </w:r>
          </w:p>
        </w:tc>
        <w:tc>
          <w:tcPr>
            <w:tcW w:w="830" w:type="pct"/>
            <w:tcBorders>
              <w:bottom w:val="single" w:color="616161" w:sz="2" w:space="0"/>
            </w:tcBorders>
          </w:tcPr>
          <w:p w:rsidRPr="00205D93" w:rsidR="00557BB2" w:rsidP="00577866" w:rsidRDefault="00557BB2" w14:paraId="4CE8B79D" wp14:textId="77777777">
            <w:pPr>
              <w:spacing w:before="40" w:after="40"/>
              <w:jc w:val="left"/>
              <w:rPr>
                <w:rStyle w:val="BodytextChar"/>
                <w:rFonts w:cs="Arial"/>
                <w:sz w:val="18"/>
                <w:szCs w:val="18"/>
              </w:rPr>
            </w:pPr>
            <w:r w:rsidRPr="00205D93">
              <w:rPr>
                <w:rStyle w:val="BodytextChar"/>
                <w:rFonts w:cs="Arial"/>
                <w:sz w:val="18"/>
                <w:szCs w:val="18"/>
              </w:rPr>
              <w:t>Program Generated</w:t>
            </w:r>
          </w:p>
        </w:tc>
        <w:tc>
          <w:tcPr>
            <w:tcW w:w="1150" w:type="pct"/>
            <w:tcBorders>
              <w:bottom w:val="single" w:color="616161" w:sz="2" w:space="0"/>
            </w:tcBorders>
          </w:tcPr>
          <w:p w:rsidRPr="00205D93" w:rsidR="00557BB2" w:rsidP="00577866" w:rsidRDefault="00557BB2" w14:paraId="3BEB8582" wp14:textId="77777777">
            <w:pPr>
              <w:spacing w:before="40" w:after="40"/>
              <w:jc w:val="left"/>
              <w:rPr>
                <w:rStyle w:val="BodytextChar"/>
                <w:rFonts w:cs="Arial"/>
                <w:sz w:val="18"/>
                <w:szCs w:val="18"/>
              </w:rPr>
            </w:pPr>
            <w:r w:rsidRPr="00205D93">
              <w:rPr>
                <w:rStyle w:val="BodytextChar"/>
                <w:rFonts w:cs="Arial"/>
                <w:sz w:val="18"/>
                <w:szCs w:val="18"/>
              </w:rPr>
              <w:t>Count distinct of A-DTL-TB.A-AUTH-ID</w:t>
            </w:r>
          </w:p>
          <w:p w:rsidRPr="00205D93" w:rsidR="00557BB2" w:rsidP="00577866" w:rsidRDefault="00557BB2" w14:paraId="33C1D108" wp14:textId="77777777">
            <w:pPr>
              <w:spacing w:before="40" w:after="40"/>
              <w:jc w:val="left"/>
              <w:rPr>
                <w:rStyle w:val="BodytextChar"/>
                <w:rFonts w:cs="Arial"/>
                <w:sz w:val="18"/>
                <w:szCs w:val="18"/>
              </w:rPr>
            </w:pPr>
            <w:r w:rsidRPr="00205D93">
              <w:rPr>
                <w:rStyle w:val="BodytextChar"/>
                <w:rFonts w:cs="Arial"/>
                <w:sz w:val="18"/>
                <w:szCs w:val="18"/>
              </w:rPr>
              <w:t xml:space="preserve">by </w:t>
            </w:r>
            <w:r w:rsidRPr="00205D93" w:rsidR="00173803">
              <w:rPr>
                <w:rStyle w:val="BodytextChar"/>
                <w:rFonts w:cs="Arial"/>
                <w:sz w:val="18"/>
                <w:szCs w:val="18"/>
              </w:rPr>
              <w:t>A-HDR-TB.G_AUD_USER_ID</w:t>
            </w:r>
            <w:r w:rsidRPr="00205D93">
              <w:rPr>
                <w:rStyle w:val="BodytextChar"/>
                <w:rFonts w:cs="Arial"/>
                <w:sz w:val="18"/>
                <w:szCs w:val="18"/>
              </w:rPr>
              <w:t xml:space="preserve"> where</w:t>
            </w:r>
          </w:p>
          <w:p w:rsidRPr="00205D93" w:rsidR="00557BB2" w:rsidP="00577866" w:rsidRDefault="00557BB2" w14:paraId="07FEE0C3" wp14:textId="77777777">
            <w:pPr>
              <w:pStyle w:val="TableText1"/>
              <w:spacing w:before="40" w:after="40"/>
              <w:rPr>
                <w:rStyle w:val="BodytextChar"/>
                <w:rFonts w:cs="Arial"/>
                <w:spacing w:val="0"/>
                <w:sz w:val="18"/>
                <w:szCs w:val="18"/>
              </w:rPr>
            </w:pPr>
            <w:r w:rsidRPr="00205D93">
              <w:rPr>
                <w:rStyle w:val="BodytextChar"/>
                <w:rFonts w:cs="Arial"/>
                <w:spacing w:val="0"/>
                <w:sz w:val="18"/>
                <w:szCs w:val="18"/>
              </w:rPr>
              <w:t xml:space="preserve">A-HDR-TB.A-HDR-ORIG-STAT-DT &lt;&gt; A-DTL-TB.A-LI-STAT-DT AND </w:t>
            </w:r>
          </w:p>
          <w:p w:rsidRPr="00205D93" w:rsidR="00557BB2" w:rsidP="00577866" w:rsidRDefault="00557BB2" w14:paraId="163FCBB8" wp14:textId="77777777">
            <w:pPr>
              <w:pStyle w:val="TableText1"/>
              <w:spacing w:before="40" w:after="40"/>
              <w:rPr>
                <w:rStyle w:val="BodytextChar"/>
                <w:rFonts w:cs="Arial"/>
                <w:spacing w:val="0"/>
                <w:sz w:val="18"/>
                <w:szCs w:val="18"/>
              </w:rPr>
            </w:pPr>
            <w:r w:rsidRPr="00205D93">
              <w:rPr>
                <w:rStyle w:val="BodytextChar"/>
                <w:rFonts w:cs="Arial"/>
                <w:spacing w:val="0"/>
                <w:sz w:val="18"/>
                <w:szCs w:val="18"/>
              </w:rPr>
              <w:t>A-DTL-TB.A-LI-STAT-DT = current cycle date AND</w:t>
            </w:r>
          </w:p>
          <w:p w:rsidRPr="00205D93" w:rsidR="00557BB2" w:rsidP="00577866" w:rsidRDefault="00557BB2" w14:paraId="0C125757" wp14:textId="77777777">
            <w:pPr>
              <w:spacing w:before="40" w:after="40"/>
              <w:jc w:val="left"/>
              <w:rPr>
                <w:rStyle w:val="BodytextChar"/>
                <w:rFonts w:cs="Arial"/>
                <w:sz w:val="18"/>
                <w:szCs w:val="18"/>
              </w:rPr>
            </w:pPr>
            <w:r w:rsidRPr="00205D93">
              <w:rPr>
                <w:rStyle w:val="BodytextChar"/>
                <w:rFonts w:cs="Arial"/>
                <w:sz w:val="18"/>
                <w:szCs w:val="18"/>
              </w:rPr>
              <w:t xml:space="preserve">A-DTL-TB.A-LI-STAT-CD </w:t>
            </w:r>
            <w:r w:rsidRPr="00205D93" w:rsidR="00FB37DB">
              <w:rPr>
                <w:rStyle w:val="BodytextChar"/>
                <w:rFonts w:cs="Arial"/>
                <w:sz w:val="18"/>
                <w:szCs w:val="18"/>
              </w:rPr>
              <w:t>= (</w:t>
            </w:r>
            <w:r w:rsidRPr="00205D93">
              <w:rPr>
                <w:rStyle w:val="BodytextChar"/>
                <w:rFonts w:cs="Arial"/>
                <w:sz w:val="18"/>
                <w:szCs w:val="18"/>
              </w:rPr>
              <w:t>voided)</w:t>
            </w:r>
          </w:p>
        </w:tc>
      </w:tr>
      <w:tr xmlns:wp14="http://schemas.microsoft.com/office/word/2010/wordml" w:rsidR="00557BB2" w:rsidTr="007A73DA" w14:paraId="3F051A50" wp14:textId="77777777">
        <w:tblPrEx>
          <w:tblCellMar>
            <w:top w:w="0" w:type="dxa"/>
            <w:bottom w:w="0" w:type="dxa"/>
          </w:tblCellMar>
        </w:tblPrEx>
        <w:trPr>
          <w:cantSplit/>
          <w:jc w:val="center"/>
        </w:trPr>
        <w:tc>
          <w:tcPr>
            <w:tcW w:w="666" w:type="pct"/>
            <w:tcBorders>
              <w:bottom w:val="single" w:color="auto" w:sz="4" w:space="0"/>
            </w:tcBorders>
          </w:tcPr>
          <w:p w:rsidRPr="00205D93" w:rsidR="00557BB2" w:rsidP="00577866" w:rsidRDefault="00557BB2" w14:paraId="4B7E5E2E" wp14:textId="77777777">
            <w:pPr>
              <w:jc w:val="left"/>
              <w:rPr>
                <w:rStyle w:val="BodytextChar"/>
                <w:rFonts w:cs="Arial"/>
                <w:sz w:val="18"/>
                <w:szCs w:val="18"/>
              </w:rPr>
            </w:pPr>
            <w:r w:rsidRPr="00205D93">
              <w:rPr>
                <w:rStyle w:val="BodytextChar"/>
                <w:rFonts w:cs="Arial"/>
                <w:sz w:val="18"/>
                <w:szCs w:val="18"/>
              </w:rPr>
              <w:t>Column</w:t>
            </w:r>
          </w:p>
        </w:tc>
        <w:tc>
          <w:tcPr>
            <w:tcW w:w="789" w:type="pct"/>
            <w:tcBorders>
              <w:bottom w:val="single" w:color="auto" w:sz="4" w:space="0"/>
            </w:tcBorders>
          </w:tcPr>
          <w:p w:rsidRPr="00205D93" w:rsidR="00557BB2" w:rsidP="00577866" w:rsidRDefault="00557BB2" w14:paraId="4B097CC4" wp14:textId="77777777">
            <w:pPr>
              <w:pStyle w:val="TOC2"/>
              <w:rPr>
                <w:rStyle w:val="BodytextChar"/>
                <w:rFonts w:cs="Arial"/>
                <w:noProof w:val="0"/>
                <w:sz w:val="18"/>
                <w:szCs w:val="18"/>
              </w:rPr>
            </w:pPr>
            <w:r w:rsidRPr="00205D93">
              <w:rPr>
                <w:rStyle w:val="BodytextChar"/>
                <w:rFonts w:cs="Arial"/>
                <w:noProof w:val="0"/>
                <w:sz w:val="18"/>
                <w:szCs w:val="18"/>
              </w:rPr>
              <w:t>Total SA LI - Pended</w:t>
            </w:r>
          </w:p>
        </w:tc>
        <w:tc>
          <w:tcPr>
            <w:tcW w:w="1078" w:type="pct"/>
            <w:tcBorders>
              <w:bottom w:val="single" w:color="auto" w:sz="4" w:space="0"/>
            </w:tcBorders>
          </w:tcPr>
          <w:p w:rsidRPr="00205D93" w:rsidR="00557BB2" w:rsidP="00577866" w:rsidRDefault="00557BB2" w14:paraId="2E74CF07" wp14:textId="77777777">
            <w:pPr>
              <w:pStyle w:val="TOC2"/>
              <w:rPr>
                <w:rStyle w:val="BodytextChar"/>
                <w:rFonts w:cs="Arial"/>
                <w:noProof w:val="0"/>
                <w:sz w:val="18"/>
                <w:szCs w:val="18"/>
              </w:rPr>
            </w:pPr>
            <w:r w:rsidRPr="00205D93">
              <w:rPr>
                <w:rStyle w:val="BodytextChar"/>
                <w:rFonts w:cs="Arial"/>
                <w:noProof w:val="0"/>
                <w:sz w:val="18"/>
                <w:szCs w:val="18"/>
              </w:rPr>
              <w:t>This field is a count of the pended LI for the day by the last saved user.</w:t>
            </w:r>
          </w:p>
        </w:tc>
        <w:tc>
          <w:tcPr>
            <w:tcW w:w="487" w:type="pct"/>
            <w:tcBorders>
              <w:bottom w:val="single" w:color="auto" w:sz="4" w:space="0"/>
            </w:tcBorders>
          </w:tcPr>
          <w:p w:rsidRPr="00205D93" w:rsidR="00557BB2" w:rsidP="00577866" w:rsidRDefault="00557BB2" w14:paraId="603DA688" wp14:textId="77777777">
            <w:pPr>
              <w:jc w:val="left"/>
              <w:rPr>
                <w:rStyle w:val="BodytextChar"/>
                <w:rFonts w:cs="Arial"/>
                <w:sz w:val="18"/>
                <w:szCs w:val="18"/>
              </w:rPr>
            </w:pPr>
            <w:r w:rsidRPr="00205D93">
              <w:rPr>
                <w:rStyle w:val="BodytextChar"/>
                <w:rFonts w:cs="Arial"/>
                <w:sz w:val="18"/>
                <w:szCs w:val="18"/>
              </w:rPr>
              <w:t>Program Generated</w:t>
            </w:r>
          </w:p>
        </w:tc>
        <w:tc>
          <w:tcPr>
            <w:tcW w:w="830" w:type="pct"/>
            <w:tcBorders>
              <w:bottom w:val="single" w:color="auto" w:sz="4" w:space="0"/>
            </w:tcBorders>
          </w:tcPr>
          <w:p w:rsidRPr="00205D93" w:rsidR="00557BB2" w:rsidP="00577866" w:rsidRDefault="00557BB2" w14:paraId="11D21AAD" wp14:textId="77777777">
            <w:pPr>
              <w:spacing w:before="40" w:after="40"/>
              <w:jc w:val="left"/>
              <w:rPr>
                <w:rStyle w:val="BodytextChar"/>
                <w:rFonts w:cs="Arial"/>
                <w:sz w:val="18"/>
                <w:szCs w:val="18"/>
              </w:rPr>
            </w:pPr>
            <w:r w:rsidRPr="00205D93">
              <w:rPr>
                <w:rStyle w:val="BodytextChar"/>
                <w:rFonts w:cs="Arial"/>
                <w:sz w:val="18"/>
                <w:szCs w:val="18"/>
              </w:rPr>
              <w:t>Program Generated</w:t>
            </w:r>
          </w:p>
        </w:tc>
        <w:tc>
          <w:tcPr>
            <w:tcW w:w="1150" w:type="pct"/>
            <w:tcBorders>
              <w:bottom w:val="single" w:color="auto" w:sz="4" w:space="0"/>
            </w:tcBorders>
          </w:tcPr>
          <w:p w:rsidRPr="00205D93" w:rsidR="00557BB2" w:rsidP="00577866" w:rsidRDefault="00557BB2" w14:paraId="7905C0AE" wp14:textId="77777777">
            <w:pPr>
              <w:spacing w:before="40" w:after="40"/>
              <w:jc w:val="left"/>
              <w:rPr>
                <w:rStyle w:val="BodytextChar"/>
                <w:rFonts w:cs="Arial"/>
                <w:sz w:val="18"/>
                <w:szCs w:val="18"/>
              </w:rPr>
            </w:pPr>
            <w:r w:rsidRPr="00205D93">
              <w:rPr>
                <w:rStyle w:val="BodytextChar"/>
                <w:rFonts w:cs="Arial"/>
                <w:sz w:val="18"/>
                <w:szCs w:val="18"/>
              </w:rPr>
              <w:t>Count distinct of A-DTL-TB.A-AUTH-ID</w:t>
            </w:r>
          </w:p>
          <w:p w:rsidRPr="00205D93" w:rsidR="00557BB2" w:rsidP="00577866" w:rsidRDefault="00557BB2" w14:paraId="6EBD623B" wp14:textId="77777777">
            <w:pPr>
              <w:spacing w:before="40" w:after="40"/>
              <w:jc w:val="left"/>
              <w:rPr>
                <w:rStyle w:val="BodytextChar"/>
                <w:rFonts w:cs="Arial"/>
                <w:sz w:val="18"/>
                <w:szCs w:val="18"/>
              </w:rPr>
            </w:pPr>
            <w:r w:rsidRPr="00205D93">
              <w:rPr>
                <w:rStyle w:val="BodytextChar"/>
                <w:rFonts w:cs="Arial"/>
                <w:sz w:val="18"/>
                <w:szCs w:val="18"/>
              </w:rPr>
              <w:t xml:space="preserve">by </w:t>
            </w:r>
            <w:r w:rsidRPr="00205D93" w:rsidR="00173803">
              <w:rPr>
                <w:rStyle w:val="BodytextChar"/>
                <w:rFonts w:cs="Arial"/>
                <w:sz w:val="18"/>
                <w:szCs w:val="18"/>
              </w:rPr>
              <w:t>A-HDR-TB.G_AUD_USER_ID</w:t>
            </w:r>
            <w:r w:rsidRPr="00205D93">
              <w:rPr>
                <w:rStyle w:val="BodytextChar"/>
                <w:rFonts w:cs="Arial"/>
                <w:sz w:val="18"/>
                <w:szCs w:val="18"/>
              </w:rPr>
              <w:t xml:space="preserve"> where</w:t>
            </w:r>
          </w:p>
          <w:p w:rsidRPr="00205D93" w:rsidR="00557BB2" w:rsidP="00577866" w:rsidRDefault="00557BB2" w14:paraId="25487FA4" wp14:textId="77777777">
            <w:pPr>
              <w:pStyle w:val="TableText1"/>
              <w:spacing w:before="40" w:after="40"/>
              <w:rPr>
                <w:rStyle w:val="BodytextChar"/>
                <w:rFonts w:cs="Arial"/>
                <w:spacing w:val="0"/>
                <w:sz w:val="18"/>
                <w:szCs w:val="18"/>
              </w:rPr>
            </w:pPr>
            <w:r w:rsidRPr="00205D93">
              <w:rPr>
                <w:rStyle w:val="BodytextChar"/>
                <w:rFonts w:cs="Arial"/>
                <w:spacing w:val="0"/>
                <w:sz w:val="18"/>
                <w:szCs w:val="18"/>
              </w:rPr>
              <w:t xml:space="preserve">A-HDR-TB.A-HDR-ORIG-STAT-DT &lt;&gt; A-DTL-TB.A-LI-STAT-DT AND </w:t>
            </w:r>
          </w:p>
          <w:p w:rsidRPr="00205D93" w:rsidR="00557BB2" w:rsidP="00577866" w:rsidRDefault="00557BB2" w14:paraId="6ADC5A6E" wp14:textId="77777777">
            <w:pPr>
              <w:pStyle w:val="TableText1"/>
              <w:spacing w:before="40" w:after="40"/>
              <w:rPr>
                <w:rStyle w:val="BodytextChar"/>
                <w:rFonts w:cs="Arial"/>
                <w:spacing w:val="0"/>
                <w:sz w:val="18"/>
                <w:szCs w:val="18"/>
              </w:rPr>
            </w:pPr>
            <w:r w:rsidRPr="00205D93">
              <w:rPr>
                <w:rStyle w:val="BodytextChar"/>
                <w:rFonts w:cs="Arial"/>
                <w:spacing w:val="0"/>
                <w:sz w:val="18"/>
                <w:szCs w:val="18"/>
              </w:rPr>
              <w:t>A-DTL-TB.A-LI-STAT-DT = current report date AND</w:t>
            </w:r>
          </w:p>
          <w:p w:rsidRPr="00205D93" w:rsidR="00557BB2" w:rsidP="00577866" w:rsidRDefault="00557BB2" w14:paraId="57A25ABA" wp14:textId="77777777">
            <w:pPr>
              <w:pStyle w:val="TableColorful2"/>
              <w:spacing w:before="40" w:after="40"/>
              <w:rPr>
                <w:rStyle w:val="BodytextChar"/>
                <w:rFonts w:ascii="Arial" w:hAnsi="Arial" w:cs="Arial"/>
                <w:sz w:val="18"/>
                <w:szCs w:val="18"/>
              </w:rPr>
            </w:pPr>
            <w:r w:rsidRPr="00205D93">
              <w:rPr>
                <w:rStyle w:val="BodytextChar"/>
                <w:rFonts w:ascii="Arial" w:hAnsi="Arial" w:cs="Arial"/>
                <w:sz w:val="18"/>
                <w:szCs w:val="18"/>
              </w:rPr>
              <w:t>A-DTL-TB.A-LI-STAT-CD =(</w:t>
            </w:r>
            <w:r w:rsidRPr="00205D93" w:rsidR="008779DA">
              <w:rPr>
                <w:rStyle w:val="BodytextChar"/>
                <w:rFonts w:ascii="Arial" w:hAnsi="Arial" w:cs="Arial"/>
                <w:sz w:val="18"/>
                <w:szCs w:val="18"/>
              </w:rPr>
              <w:t>Pended</w:t>
            </w:r>
            <w:r w:rsidRPr="00205D93">
              <w:rPr>
                <w:rStyle w:val="BodytextChar"/>
                <w:rFonts w:ascii="Arial" w:hAnsi="Arial" w:cs="Arial"/>
                <w:sz w:val="18"/>
                <w:szCs w:val="18"/>
              </w:rPr>
              <w:t>)</w:t>
            </w:r>
          </w:p>
        </w:tc>
      </w:tr>
      <w:tr xmlns:wp14="http://schemas.microsoft.com/office/word/2010/wordml" w:rsidR="0072306B" w:rsidTr="007A73DA" w14:paraId="1FAB57DA" wp14:textId="77777777">
        <w:tblPrEx>
          <w:tblCellMar>
            <w:top w:w="0" w:type="dxa"/>
            <w:bottom w:w="0" w:type="dxa"/>
          </w:tblCellMar>
        </w:tblPrEx>
        <w:trPr>
          <w:cantSplit/>
          <w:jc w:val="center"/>
        </w:trPr>
        <w:tc>
          <w:tcPr>
            <w:tcW w:w="666" w:type="pct"/>
            <w:tcBorders>
              <w:top w:val="single" w:color="auto" w:sz="4" w:space="0"/>
              <w:left w:val="single" w:color="auto" w:sz="4" w:space="0"/>
              <w:bottom w:val="single" w:color="auto" w:sz="4" w:space="0"/>
              <w:right w:val="single" w:color="auto" w:sz="4" w:space="0"/>
            </w:tcBorders>
          </w:tcPr>
          <w:p w:rsidRPr="0099653B" w:rsidR="0072306B" w:rsidP="00577866" w:rsidRDefault="0072306B" w14:paraId="55712A1B" wp14:textId="77777777">
            <w:pPr>
              <w:jc w:val="left"/>
              <w:rPr>
                <w:rStyle w:val="BodytextChar"/>
                <w:rFonts w:cs="Arial"/>
                <w:sz w:val="18"/>
                <w:szCs w:val="18"/>
              </w:rPr>
            </w:pPr>
            <w:r w:rsidRPr="0099653B">
              <w:rPr>
                <w:rStyle w:val="BodytextChar"/>
                <w:rFonts w:cs="Arial"/>
                <w:sz w:val="18"/>
                <w:szCs w:val="18"/>
              </w:rPr>
              <w:t>Column</w:t>
            </w:r>
          </w:p>
        </w:tc>
        <w:tc>
          <w:tcPr>
            <w:tcW w:w="789" w:type="pct"/>
            <w:tcBorders>
              <w:top w:val="single" w:color="auto" w:sz="4" w:space="0"/>
              <w:left w:val="single" w:color="auto" w:sz="4" w:space="0"/>
              <w:bottom w:val="single" w:color="auto" w:sz="4" w:space="0"/>
              <w:right w:val="single" w:color="auto" w:sz="4" w:space="0"/>
            </w:tcBorders>
          </w:tcPr>
          <w:p w:rsidRPr="0099653B" w:rsidR="0072306B" w:rsidP="00577866" w:rsidRDefault="0072306B" w14:paraId="5F08F6E8" wp14:textId="77777777">
            <w:pPr>
              <w:pStyle w:val="TOC2"/>
              <w:rPr>
                <w:rStyle w:val="BodytextChar"/>
                <w:rFonts w:cs="Arial"/>
                <w:noProof w:val="0"/>
                <w:sz w:val="18"/>
                <w:szCs w:val="18"/>
              </w:rPr>
            </w:pPr>
            <w:r w:rsidRPr="0099653B">
              <w:rPr>
                <w:rStyle w:val="BodytextChar"/>
                <w:rFonts w:cs="Arial"/>
                <w:noProof w:val="0"/>
                <w:sz w:val="18"/>
                <w:szCs w:val="18"/>
              </w:rPr>
              <w:t>Total Status Changed</w:t>
            </w:r>
          </w:p>
        </w:tc>
        <w:tc>
          <w:tcPr>
            <w:tcW w:w="1078" w:type="pct"/>
            <w:tcBorders>
              <w:top w:val="single" w:color="auto" w:sz="4" w:space="0"/>
              <w:left w:val="single" w:color="auto" w:sz="4" w:space="0"/>
              <w:bottom w:val="single" w:color="auto" w:sz="4" w:space="0"/>
              <w:right w:val="single" w:color="auto" w:sz="4" w:space="0"/>
            </w:tcBorders>
          </w:tcPr>
          <w:p w:rsidRPr="0099653B" w:rsidR="0072306B" w:rsidP="00577866" w:rsidRDefault="0072306B" w14:paraId="2D65FE06" wp14:textId="77777777">
            <w:pPr>
              <w:pStyle w:val="TOC2"/>
              <w:rPr>
                <w:rStyle w:val="BodytextChar"/>
                <w:rFonts w:cs="Arial"/>
                <w:noProof w:val="0"/>
                <w:sz w:val="18"/>
                <w:szCs w:val="18"/>
              </w:rPr>
            </w:pPr>
            <w:r w:rsidRPr="0099653B">
              <w:rPr>
                <w:rStyle w:val="BodytextChar"/>
                <w:rFonts w:cs="Arial"/>
                <w:noProof w:val="0"/>
                <w:sz w:val="18"/>
                <w:szCs w:val="18"/>
              </w:rPr>
              <w:t>This field is a count of changes to a status for the day by the last saved user.</w:t>
            </w:r>
          </w:p>
        </w:tc>
        <w:tc>
          <w:tcPr>
            <w:tcW w:w="487" w:type="pct"/>
            <w:tcBorders>
              <w:top w:val="single" w:color="auto" w:sz="4" w:space="0"/>
              <w:left w:val="single" w:color="auto" w:sz="4" w:space="0"/>
              <w:bottom w:val="single" w:color="auto" w:sz="4" w:space="0"/>
              <w:right w:val="single" w:color="auto" w:sz="4" w:space="0"/>
            </w:tcBorders>
          </w:tcPr>
          <w:p w:rsidRPr="0099653B" w:rsidR="0072306B" w:rsidP="00577866" w:rsidRDefault="0072306B" w14:paraId="09C49590" wp14:textId="77777777">
            <w:pPr>
              <w:jc w:val="left"/>
              <w:rPr>
                <w:rStyle w:val="BodytextChar"/>
                <w:rFonts w:cs="Arial"/>
                <w:sz w:val="18"/>
                <w:szCs w:val="18"/>
              </w:rPr>
            </w:pPr>
            <w:r w:rsidRPr="0099653B">
              <w:rPr>
                <w:rStyle w:val="BodytextChar"/>
                <w:rFonts w:cs="Arial"/>
                <w:sz w:val="18"/>
                <w:szCs w:val="18"/>
              </w:rPr>
              <w:t>Program Generated</w:t>
            </w:r>
          </w:p>
        </w:tc>
        <w:tc>
          <w:tcPr>
            <w:tcW w:w="830" w:type="pct"/>
            <w:tcBorders>
              <w:top w:val="single" w:color="auto" w:sz="4" w:space="0"/>
              <w:left w:val="single" w:color="auto" w:sz="4" w:space="0"/>
              <w:bottom w:val="single" w:color="auto" w:sz="4" w:space="0"/>
              <w:right w:val="single" w:color="auto" w:sz="4" w:space="0"/>
            </w:tcBorders>
          </w:tcPr>
          <w:p w:rsidRPr="0099653B" w:rsidR="0072306B" w:rsidP="00577866" w:rsidRDefault="0072306B" w14:paraId="5B4AFF72" wp14:textId="77777777">
            <w:pPr>
              <w:spacing w:before="40" w:after="40"/>
              <w:jc w:val="left"/>
              <w:rPr>
                <w:rStyle w:val="BodytextChar"/>
                <w:rFonts w:cs="Arial"/>
                <w:sz w:val="18"/>
                <w:szCs w:val="18"/>
              </w:rPr>
            </w:pPr>
            <w:r w:rsidRPr="0099653B">
              <w:rPr>
                <w:rStyle w:val="BodytextChar"/>
                <w:rFonts w:cs="Arial"/>
                <w:sz w:val="18"/>
                <w:szCs w:val="18"/>
              </w:rPr>
              <w:t>Program Generated</w:t>
            </w:r>
          </w:p>
        </w:tc>
        <w:tc>
          <w:tcPr>
            <w:tcW w:w="1150" w:type="pct"/>
            <w:tcBorders>
              <w:top w:val="single" w:color="auto" w:sz="4" w:space="0"/>
              <w:left w:val="single" w:color="auto" w:sz="4" w:space="0"/>
              <w:bottom w:val="single" w:color="auto" w:sz="4" w:space="0"/>
              <w:right w:val="single" w:color="auto" w:sz="4" w:space="0"/>
            </w:tcBorders>
          </w:tcPr>
          <w:p w:rsidRPr="0099653B" w:rsidR="0072306B" w:rsidP="00577866" w:rsidRDefault="0072306B" w14:paraId="23B6F847" wp14:textId="77777777">
            <w:pPr>
              <w:spacing w:before="40" w:after="40"/>
              <w:jc w:val="left"/>
              <w:rPr>
                <w:rStyle w:val="BodytextChar"/>
                <w:rFonts w:cs="Arial"/>
                <w:sz w:val="18"/>
                <w:szCs w:val="18"/>
              </w:rPr>
            </w:pPr>
            <w:r w:rsidRPr="0099653B">
              <w:rPr>
                <w:rStyle w:val="BodytextChar"/>
                <w:rFonts w:cs="Arial"/>
                <w:sz w:val="18"/>
                <w:szCs w:val="18"/>
              </w:rPr>
              <w:t>Count distinct of A-DTL-TB.A-AUTH-ID</w:t>
            </w:r>
          </w:p>
          <w:p w:rsidRPr="0099653B" w:rsidR="0072306B" w:rsidP="00577866" w:rsidRDefault="0072306B" w14:paraId="0CC97B76" wp14:textId="77777777">
            <w:pPr>
              <w:spacing w:before="40" w:after="40"/>
              <w:jc w:val="left"/>
              <w:rPr>
                <w:rStyle w:val="BodytextChar"/>
                <w:rFonts w:cs="Arial"/>
                <w:sz w:val="18"/>
                <w:szCs w:val="18"/>
              </w:rPr>
            </w:pPr>
            <w:r w:rsidRPr="0099653B">
              <w:rPr>
                <w:rStyle w:val="BodytextChar"/>
                <w:rFonts w:cs="Arial"/>
                <w:sz w:val="18"/>
                <w:szCs w:val="18"/>
              </w:rPr>
              <w:t xml:space="preserve">by </w:t>
            </w:r>
            <w:r w:rsidRPr="0099653B" w:rsidR="00173803">
              <w:rPr>
                <w:rStyle w:val="BodytextChar"/>
                <w:rFonts w:cs="Arial"/>
                <w:sz w:val="18"/>
                <w:szCs w:val="18"/>
              </w:rPr>
              <w:t>A-HDR-TB.G_AUD_USER_ID</w:t>
            </w:r>
            <w:r w:rsidRPr="0099653B">
              <w:rPr>
                <w:rStyle w:val="BodytextChar"/>
                <w:rFonts w:cs="Arial"/>
                <w:sz w:val="18"/>
                <w:szCs w:val="18"/>
              </w:rPr>
              <w:t xml:space="preserve"> where</w:t>
            </w:r>
          </w:p>
          <w:p w:rsidRPr="0099653B" w:rsidR="0072306B" w:rsidP="00577866" w:rsidRDefault="0072306B" w14:paraId="6D432524" wp14:textId="77777777">
            <w:pPr>
              <w:pStyle w:val="TableText1"/>
              <w:spacing w:before="40" w:after="40"/>
              <w:rPr>
                <w:rStyle w:val="BodytextChar"/>
                <w:rFonts w:cs="Arial"/>
                <w:spacing w:val="0"/>
                <w:sz w:val="18"/>
                <w:szCs w:val="18"/>
              </w:rPr>
            </w:pPr>
            <w:r w:rsidRPr="0099653B">
              <w:rPr>
                <w:rStyle w:val="BodytextChar"/>
                <w:rFonts w:cs="Arial"/>
                <w:spacing w:val="0"/>
                <w:sz w:val="18"/>
                <w:szCs w:val="18"/>
              </w:rPr>
              <w:t xml:space="preserve">A-HDR-TB.A-HDR-ORIG-STAT-DT &lt;&gt; A-DTL-TB.A-LI-STAT-DT AND </w:t>
            </w:r>
          </w:p>
          <w:p w:rsidRPr="0099653B" w:rsidR="0072306B" w:rsidP="00577866" w:rsidRDefault="0072306B" w14:paraId="3A26CD98" wp14:textId="77777777">
            <w:pPr>
              <w:pStyle w:val="TableColorful2"/>
              <w:spacing w:before="40" w:after="40"/>
              <w:rPr>
                <w:rStyle w:val="BodytextChar"/>
                <w:rFonts w:ascii="Arial" w:hAnsi="Arial" w:cs="Arial"/>
                <w:sz w:val="18"/>
                <w:szCs w:val="18"/>
              </w:rPr>
            </w:pPr>
            <w:r w:rsidRPr="0099653B">
              <w:rPr>
                <w:rStyle w:val="BodytextChar"/>
                <w:rFonts w:ascii="Arial" w:hAnsi="Arial" w:cs="Arial"/>
                <w:sz w:val="18"/>
                <w:szCs w:val="18"/>
              </w:rPr>
              <w:t>A-DTL-TB.A-LI-STAT-DT = current cycle date</w:t>
            </w:r>
          </w:p>
        </w:tc>
      </w:tr>
      <w:tr xmlns:wp14="http://schemas.microsoft.com/office/word/2010/wordml" w:rsidR="0072306B" w:rsidTr="007A73DA" w14:paraId="5665F9EF" wp14:textId="77777777">
        <w:tblPrEx>
          <w:tblCellMar>
            <w:top w:w="0" w:type="dxa"/>
            <w:bottom w:w="0" w:type="dxa"/>
          </w:tblCellMar>
        </w:tblPrEx>
        <w:trPr>
          <w:cantSplit/>
          <w:jc w:val="center"/>
        </w:trPr>
        <w:tc>
          <w:tcPr>
            <w:tcW w:w="666" w:type="pct"/>
            <w:tcBorders>
              <w:top w:val="single" w:color="auto" w:sz="4" w:space="0"/>
              <w:left w:val="single" w:color="auto" w:sz="4" w:space="0"/>
              <w:bottom w:val="single" w:color="auto" w:sz="4" w:space="0"/>
              <w:right w:val="single" w:color="auto" w:sz="4" w:space="0"/>
            </w:tcBorders>
          </w:tcPr>
          <w:p w:rsidRPr="0099653B" w:rsidR="0072306B" w:rsidP="00577866" w:rsidRDefault="0072306B" w14:paraId="3BBDDBC8" wp14:textId="77777777">
            <w:pPr>
              <w:jc w:val="left"/>
              <w:rPr>
                <w:rStyle w:val="BodytextChar"/>
                <w:rFonts w:cs="Arial"/>
                <w:sz w:val="18"/>
                <w:szCs w:val="18"/>
              </w:rPr>
            </w:pPr>
            <w:r w:rsidRPr="0099653B">
              <w:rPr>
                <w:rStyle w:val="BodytextChar"/>
                <w:rFonts w:cs="Arial"/>
                <w:sz w:val="18"/>
                <w:szCs w:val="18"/>
              </w:rPr>
              <w:t>Column</w:t>
            </w:r>
          </w:p>
        </w:tc>
        <w:tc>
          <w:tcPr>
            <w:tcW w:w="789" w:type="pct"/>
            <w:tcBorders>
              <w:top w:val="single" w:color="auto" w:sz="4" w:space="0"/>
              <w:left w:val="single" w:color="auto" w:sz="4" w:space="0"/>
              <w:bottom w:val="single" w:color="auto" w:sz="4" w:space="0"/>
              <w:right w:val="single" w:color="auto" w:sz="4" w:space="0"/>
            </w:tcBorders>
          </w:tcPr>
          <w:p w:rsidRPr="0099653B" w:rsidR="0072306B" w:rsidP="00577866" w:rsidRDefault="0072306B" w14:paraId="66EE3925" wp14:textId="77777777">
            <w:pPr>
              <w:pStyle w:val="TOC2"/>
              <w:rPr>
                <w:rStyle w:val="BodytextChar"/>
                <w:rFonts w:cs="Arial"/>
                <w:noProof w:val="0"/>
                <w:sz w:val="18"/>
                <w:szCs w:val="18"/>
              </w:rPr>
            </w:pPr>
            <w:r w:rsidRPr="0099653B">
              <w:rPr>
                <w:rStyle w:val="BodytextChar"/>
                <w:rFonts w:cs="Arial"/>
                <w:noProof w:val="0"/>
                <w:sz w:val="18"/>
                <w:szCs w:val="18"/>
              </w:rPr>
              <w:t>Total Number Entered</w:t>
            </w:r>
          </w:p>
        </w:tc>
        <w:tc>
          <w:tcPr>
            <w:tcW w:w="1078" w:type="pct"/>
            <w:tcBorders>
              <w:top w:val="single" w:color="auto" w:sz="4" w:space="0"/>
              <w:left w:val="single" w:color="auto" w:sz="4" w:space="0"/>
              <w:bottom w:val="single" w:color="auto" w:sz="4" w:space="0"/>
              <w:right w:val="single" w:color="auto" w:sz="4" w:space="0"/>
            </w:tcBorders>
          </w:tcPr>
          <w:p w:rsidRPr="0099653B" w:rsidR="0072306B" w:rsidP="00577866" w:rsidRDefault="0072306B" w14:paraId="6363430B" wp14:textId="77777777">
            <w:pPr>
              <w:pStyle w:val="TOC2"/>
              <w:rPr>
                <w:rStyle w:val="BodytextChar"/>
                <w:rFonts w:cs="Arial"/>
                <w:noProof w:val="0"/>
                <w:sz w:val="18"/>
                <w:szCs w:val="18"/>
              </w:rPr>
            </w:pPr>
            <w:r w:rsidRPr="0099653B">
              <w:rPr>
                <w:rStyle w:val="BodytextChar"/>
                <w:rFonts w:cs="Arial"/>
                <w:noProof w:val="0"/>
                <w:sz w:val="18"/>
                <w:szCs w:val="18"/>
              </w:rPr>
              <w:t>This field is a total count of entered items to a status for the day by the last saved user.</w:t>
            </w:r>
          </w:p>
        </w:tc>
        <w:tc>
          <w:tcPr>
            <w:tcW w:w="487" w:type="pct"/>
            <w:tcBorders>
              <w:top w:val="single" w:color="auto" w:sz="4" w:space="0"/>
              <w:left w:val="single" w:color="auto" w:sz="4" w:space="0"/>
              <w:bottom w:val="single" w:color="auto" w:sz="4" w:space="0"/>
              <w:right w:val="single" w:color="auto" w:sz="4" w:space="0"/>
            </w:tcBorders>
          </w:tcPr>
          <w:p w:rsidRPr="0099653B" w:rsidR="0072306B" w:rsidP="00577866" w:rsidRDefault="0072306B" w14:paraId="3863679F" wp14:textId="77777777">
            <w:pPr>
              <w:jc w:val="left"/>
              <w:rPr>
                <w:rStyle w:val="BodytextChar"/>
                <w:rFonts w:cs="Arial"/>
                <w:sz w:val="18"/>
                <w:szCs w:val="18"/>
              </w:rPr>
            </w:pPr>
            <w:r w:rsidRPr="0099653B">
              <w:rPr>
                <w:rStyle w:val="BodytextChar"/>
                <w:rFonts w:cs="Arial"/>
                <w:sz w:val="18"/>
                <w:szCs w:val="18"/>
              </w:rPr>
              <w:t>Program Generated</w:t>
            </w:r>
          </w:p>
        </w:tc>
        <w:tc>
          <w:tcPr>
            <w:tcW w:w="830" w:type="pct"/>
            <w:tcBorders>
              <w:top w:val="single" w:color="auto" w:sz="4" w:space="0"/>
              <w:left w:val="single" w:color="auto" w:sz="4" w:space="0"/>
              <w:bottom w:val="single" w:color="auto" w:sz="4" w:space="0"/>
              <w:right w:val="single" w:color="auto" w:sz="4" w:space="0"/>
            </w:tcBorders>
          </w:tcPr>
          <w:p w:rsidRPr="0099653B" w:rsidR="0072306B" w:rsidP="00577866" w:rsidRDefault="0072306B" w14:paraId="1C38ED87" wp14:textId="77777777">
            <w:pPr>
              <w:spacing w:before="40" w:after="40"/>
              <w:jc w:val="left"/>
              <w:rPr>
                <w:rStyle w:val="BodytextChar"/>
                <w:rFonts w:cs="Arial"/>
                <w:sz w:val="18"/>
                <w:szCs w:val="18"/>
              </w:rPr>
            </w:pPr>
            <w:r w:rsidRPr="0099653B">
              <w:rPr>
                <w:rStyle w:val="BodytextChar"/>
                <w:rFonts w:cs="Arial"/>
                <w:sz w:val="18"/>
                <w:szCs w:val="18"/>
              </w:rPr>
              <w:t>Program Generated</w:t>
            </w:r>
          </w:p>
        </w:tc>
        <w:tc>
          <w:tcPr>
            <w:tcW w:w="1150" w:type="pct"/>
            <w:tcBorders>
              <w:top w:val="single" w:color="auto" w:sz="4" w:space="0"/>
              <w:left w:val="single" w:color="auto" w:sz="4" w:space="0"/>
              <w:bottom w:val="single" w:color="auto" w:sz="4" w:space="0"/>
              <w:right w:val="single" w:color="auto" w:sz="4" w:space="0"/>
            </w:tcBorders>
          </w:tcPr>
          <w:p w:rsidRPr="0099653B" w:rsidR="0072306B" w:rsidP="00577866" w:rsidRDefault="0072306B" w14:paraId="4F2DAD7C" wp14:textId="77777777">
            <w:pPr>
              <w:spacing w:before="40" w:after="40"/>
              <w:jc w:val="left"/>
              <w:rPr>
                <w:rStyle w:val="BodytextChar"/>
                <w:rFonts w:cs="Arial"/>
                <w:sz w:val="18"/>
                <w:szCs w:val="18"/>
              </w:rPr>
            </w:pPr>
            <w:r w:rsidRPr="0099653B">
              <w:rPr>
                <w:rStyle w:val="BodytextChar"/>
                <w:rFonts w:cs="Arial"/>
                <w:sz w:val="18"/>
                <w:szCs w:val="18"/>
              </w:rPr>
              <w:t>Count distinct of A-DTL-TB.A-AUTH-ID</w:t>
            </w:r>
          </w:p>
          <w:p w:rsidRPr="0099653B" w:rsidR="0072306B" w:rsidP="00577866" w:rsidRDefault="0072306B" w14:paraId="02502B9B" wp14:textId="77777777">
            <w:pPr>
              <w:spacing w:before="40" w:after="40"/>
              <w:jc w:val="left"/>
              <w:rPr>
                <w:rStyle w:val="BodytextChar"/>
                <w:rFonts w:cs="Arial"/>
                <w:sz w:val="18"/>
                <w:szCs w:val="18"/>
              </w:rPr>
            </w:pPr>
            <w:r w:rsidRPr="0099653B">
              <w:rPr>
                <w:rStyle w:val="BodytextChar"/>
                <w:rFonts w:cs="Arial"/>
                <w:sz w:val="18"/>
                <w:szCs w:val="18"/>
              </w:rPr>
              <w:t xml:space="preserve">by </w:t>
            </w:r>
            <w:r w:rsidRPr="0099653B" w:rsidR="00173803">
              <w:rPr>
                <w:rStyle w:val="BodytextChar"/>
                <w:rFonts w:cs="Arial"/>
                <w:sz w:val="18"/>
                <w:szCs w:val="18"/>
              </w:rPr>
              <w:t>A-HDR-TB.G_AUD_USER_ID</w:t>
            </w:r>
            <w:r w:rsidRPr="0099653B">
              <w:rPr>
                <w:rStyle w:val="BodytextChar"/>
                <w:rFonts w:cs="Arial"/>
                <w:sz w:val="18"/>
                <w:szCs w:val="18"/>
              </w:rPr>
              <w:t xml:space="preserve"> where</w:t>
            </w:r>
          </w:p>
          <w:p w:rsidRPr="0099653B" w:rsidR="0072306B" w:rsidP="00577866" w:rsidRDefault="0072306B" w14:paraId="4DF6CF95" wp14:textId="77777777">
            <w:pPr>
              <w:pStyle w:val="TableColorful2"/>
              <w:spacing w:before="40" w:after="40"/>
              <w:rPr>
                <w:rStyle w:val="BodytextChar"/>
                <w:rFonts w:ascii="Arial" w:hAnsi="Arial" w:cs="Arial"/>
                <w:sz w:val="18"/>
                <w:szCs w:val="18"/>
              </w:rPr>
            </w:pPr>
            <w:r w:rsidRPr="0099653B">
              <w:rPr>
                <w:rStyle w:val="BodytextChar"/>
                <w:rFonts w:ascii="Arial" w:hAnsi="Arial" w:cs="Arial"/>
                <w:sz w:val="18"/>
                <w:szCs w:val="18"/>
              </w:rPr>
              <w:t>A-DTL-TB.A-LI-STAT-DT = current cycle date</w:t>
            </w:r>
          </w:p>
        </w:tc>
      </w:tr>
      <w:tr xmlns:wp14="http://schemas.microsoft.com/office/word/2010/wordml" w:rsidR="00F10FCC" w:rsidTr="007A73DA" w14:paraId="49EC7CCF" wp14:textId="77777777">
        <w:tblPrEx>
          <w:tblCellMar>
            <w:top w:w="0" w:type="dxa"/>
            <w:bottom w:w="0" w:type="dxa"/>
          </w:tblCellMar>
        </w:tblPrEx>
        <w:trPr>
          <w:cantSplit/>
          <w:jc w:val="center"/>
        </w:trPr>
        <w:tc>
          <w:tcPr>
            <w:tcW w:w="5000" w:type="pct"/>
            <w:gridSpan w:val="6"/>
            <w:tcBorders>
              <w:top w:val="single" w:color="auto" w:sz="4" w:space="0"/>
            </w:tcBorders>
            <w:shd w:val="clear" w:color="auto" w:fill="E6E6E6"/>
            <w:vAlign w:val="center"/>
          </w:tcPr>
          <w:p w:rsidRPr="006E25C2" w:rsidR="00F10FCC" w:rsidP="00173803" w:rsidRDefault="007B587B" w14:paraId="07F6826A" wp14:textId="77777777">
            <w:pPr>
              <w:spacing w:before="40" w:after="40"/>
              <w:jc w:val="left"/>
              <w:rPr>
                <w:rStyle w:val="BodytextChar"/>
                <w:rFonts w:cs="Arial"/>
                <w:b/>
                <w:sz w:val="18"/>
                <w:szCs w:val="18"/>
              </w:rPr>
            </w:pPr>
            <w:r w:rsidRPr="006E25C2">
              <w:rPr>
                <w:rStyle w:val="BodytextChar"/>
                <w:rFonts w:cs="Arial"/>
                <w:b/>
                <w:sz w:val="18"/>
                <w:szCs w:val="18"/>
              </w:rPr>
              <w:t xml:space="preserve">State </w:t>
            </w:r>
            <w:r w:rsidRPr="006E25C2" w:rsidR="00F10FCC">
              <w:rPr>
                <w:rStyle w:val="BodytextChar"/>
                <w:rFonts w:cs="Arial"/>
                <w:b/>
                <w:sz w:val="18"/>
                <w:szCs w:val="18"/>
              </w:rPr>
              <w:t>Fiscal YTD Total</w:t>
            </w:r>
          </w:p>
        </w:tc>
      </w:tr>
      <w:tr xmlns:wp14="http://schemas.microsoft.com/office/word/2010/wordml" w:rsidR="007B587B" w:rsidTr="00577866" w14:paraId="390D8E25" wp14:textId="77777777">
        <w:tblPrEx>
          <w:tblCellMar>
            <w:top w:w="0" w:type="dxa"/>
            <w:bottom w:w="0" w:type="dxa"/>
          </w:tblCellMar>
        </w:tblPrEx>
        <w:trPr>
          <w:cantSplit/>
          <w:jc w:val="center"/>
        </w:trPr>
        <w:tc>
          <w:tcPr>
            <w:tcW w:w="666" w:type="pct"/>
          </w:tcPr>
          <w:p w:rsidRPr="0099653B" w:rsidR="007B587B" w:rsidP="00577866" w:rsidRDefault="007B587B" w14:paraId="3AEEFB40" wp14:textId="77777777">
            <w:pPr>
              <w:jc w:val="left"/>
              <w:rPr>
                <w:rStyle w:val="BodytextChar"/>
                <w:rFonts w:cs="Arial"/>
                <w:sz w:val="18"/>
                <w:szCs w:val="18"/>
              </w:rPr>
            </w:pPr>
            <w:r w:rsidRPr="0099653B">
              <w:rPr>
                <w:rStyle w:val="BodytextChar"/>
                <w:rFonts w:cs="Arial"/>
                <w:sz w:val="18"/>
                <w:szCs w:val="18"/>
              </w:rPr>
              <w:t>Column</w:t>
            </w:r>
          </w:p>
        </w:tc>
        <w:tc>
          <w:tcPr>
            <w:tcW w:w="789" w:type="pct"/>
          </w:tcPr>
          <w:p w:rsidRPr="0099653B" w:rsidR="007B587B" w:rsidP="00577866" w:rsidRDefault="007B587B" w14:paraId="77DEBBE2" wp14:textId="77777777">
            <w:pPr>
              <w:pStyle w:val="TOC2"/>
              <w:rPr>
                <w:rStyle w:val="BodytextChar"/>
                <w:rFonts w:cs="Arial"/>
                <w:noProof w:val="0"/>
                <w:sz w:val="18"/>
                <w:szCs w:val="18"/>
              </w:rPr>
            </w:pPr>
            <w:r w:rsidRPr="0099653B">
              <w:rPr>
                <w:rStyle w:val="BodytextChar"/>
                <w:rFonts w:cs="Arial"/>
                <w:noProof w:val="0"/>
                <w:sz w:val="18"/>
                <w:szCs w:val="18"/>
              </w:rPr>
              <w:t>Total SA LI - Approved</w:t>
            </w:r>
          </w:p>
        </w:tc>
        <w:tc>
          <w:tcPr>
            <w:tcW w:w="1078" w:type="pct"/>
          </w:tcPr>
          <w:p w:rsidRPr="0099653B" w:rsidR="007B587B" w:rsidP="00577866" w:rsidRDefault="007B587B" w14:paraId="7856A768" wp14:textId="77777777">
            <w:pPr>
              <w:pStyle w:val="TOC2"/>
              <w:rPr>
                <w:rStyle w:val="BodytextChar"/>
                <w:rFonts w:cs="Arial"/>
                <w:noProof w:val="0"/>
                <w:sz w:val="18"/>
                <w:szCs w:val="18"/>
              </w:rPr>
            </w:pPr>
            <w:r w:rsidRPr="0099653B">
              <w:rPr>
                <w:rStyle w:val="BodytextChar"/>
                <w:rFonts w:cs="Arial"/>
                <w:noProof w:val="0"/>
                <w:sz w:val="18"/>
                <w:szCs w:val="18"/>
              </w:rPr>
              <w:t>This field is a count of the approved LI for state fiscal year-to-date by the last saved user.</w:t>
            </w:r>
          </w:p>
        </w:tc>
        <w:tc>
          <w:tcPr>
            <w:tcW w:w="487" w:type="pct"/>
          </w:tcPr>
          <w:p w:rsidRPr="0099653B" w:rsidR="007B587B" w:rsidP="00577866" w:rsidRDefault="007B587B" w14:paraId="683B4F3B" wp14:textId="77777777">
            <w:pPr>
              <w:jc w:val="left"/>
              <w:rPr>
                <w:rStyle w:val="BodytextChar"/>
                <w:rFonts w:cs="Arial"/>
                <w:sz w:val="18"/>
                <w:szCs w:val="18"/>
              </w:rPr>
            </w:pPr>
            <w:r w:rsidRPr="0099653B">
              <w:rPr>
                <w:rStyle w:val="BodytextChar"/>
                <w:rFonts w:cs="Arial"/>
                <w:sz w:val="18"/>
                <w:szCs w:val="18"/>
              </w:rPr>
              <w:t>Program Generated</w:t>
            </w:r>
          </w:p>
        </w:tc>
        <w:tc>
          <w:tcPr>
            <w:tcW w:w="830" w:type="pct"/>
          </w:tcPr>
          <w:p w:rsidRPr="0099653B" w:rsidR="007B587B" w:rsidP="00577866" w:rsidRDefault="007B587B" w14:paraId="11D16015" wp14:textId="77777777">
            <w:pPr>
              <w:spacing w:before="40" w:after="40"/>
              <w:jc w:val="left"/>
              <w:rPr>
                <w:rStyle w:val="BodytextChar"/>
                <w:rFonts w:cs="Arial"/>
                <w:sz w:val="18"/>
                <w:szCs w:val="18"/>
              </w:rPr>
            </w:pPr>
            <w:r w:rsidRPr="0099653B">
              <w:rPr>
                <w:rStyle w:val="BodytextChar"/>
                <w:rFonts w:cs="Arial"/>
                <w:sz w:val="18"/>
                <w:szCs w:val="18"/>
              </w:rPr>
              <w:t>Program Generated</w:t>
            </w:r>
          </w:p>
        </w:tc>
        <w:tc>
          <w:tcPr>
            <w:tcW w:w="1150" w:type="pct"/>
          </w:tcPr>
          <w:p w:rsidRPr="0099653B" w:rsidR="007B587B" w:rsidP="00577866" w:rsidRDefault="007B587B" w14:paraId="6307818D" wp14:textId="77777777">
            <w:pPr>
              <w:spacing w:before="40" w:after="40"/>
              <w:jc w:val="left"/>
              <w:rPr>
                <w:rStyle w:val="BodytextChar"/>
                <w:rFonts w:cs="Arial"/>
                <w:sz w:val="18"/>
                <w:szCs w:val="18"/>
              </w:rPr>
            </w:pPr>
            <w:r w:rsidRPr="0099653B">
              <w:rPr>
                <w:rStyle w:val="BodytextChar"/>
                <w:rFonts w:cs="Arial"/>
                <w:sz w:val="18"/>
                <w:szCs w:val="18"/>
              </w:rPr>
              <w:t>Count distinct of A-DTL-TB.A-AUTH-ID</w:t>
            </w:r>
          </w:p>
          <w:p w:rsidRPr="0099653B" w:rsidR="007B587B" w:rsidP="00577866" w:rsidRDefault="007B587B" w14:paraId="063A5C9A" wp14:textId="77777777">
            <w:pPr>
              <w:spacing w:before="40" w:after="40"/>
              <w:jc w:val="left"/>
              <w:rPr>
                <w:rStyle w:val="BodytextChar"/>
                <w:rFonts w:cs="Arial"/>
                <w:sz w:val="18"/>
                <w:szCs w:val="18"/>
              </w:rPr>
            </w:pPr>
            <w:r w:rsidRPr="0099653B">
              <w:rPr>
                <w:rStyle w:val="BodytextChar"/>
                <w:rFonts w:cs="Arial"/>
                <w:sz w:val="18"/>
                <w:szCs w:val="18"/>
              </w:rPr>
              <w:t xml:space="preserve">by </w:t>
            </w:r>
            <w:r w:rsidRPr="0099653B" w:rsidR="00173803">
              <w:rPr>
                <w:rStyle w:val="BodytextChar"/>
                <w:rFonts w:cs="Arial"/>
                <w:sz w:val="18"/>
                <w:szCs w:val="18"/>
              </w:rPr>
              <w:t>A-HDR-TB.G_AUD_USER_ID</w:t>
            </w:r>
            <w:r w:rsidRPr="0099653B">
              <w:rPr>
                <w:rStyle w:val="BodytextChar"/>
                <w:rFonts w:cs="Arial"/>
                <w:sz w:val="18"/>
                <w:szCs w:val="18"/>
              </w:rPr>
              <w:t xml:space="preserve"> where</w:t>
            </w:r>
          </w:p>
          <w:p w:rsidRPr="0099653B" w:rsidR="007B587B" w:rsidP="00577866" w:rsidRDefault="007B587B" w14:paraId="0D0FDB3E" wp14:textId="77777777">
            <w:pPr>
              <w:pStyle w:val="TableText1"/>
              <w:spacing w:before="40" w:after="40"/>
              <w:rPr>
                <w:rStyle w:val="BodytextChar"/>
                <w:rFonts w:cs="Arial"/>
                <w:spacing w:val="0"/>
                <w:sz w:val="18"/>
                <w:szCs w:val="18"/>
              </w:rPr>
            </w:pPr>
            <w:r w:rsidRPr="0099653B">
              <w:rPr>
                <w:rStyle w:val="BodytextChar"/>
                <w:rFonts w:cs="Arial"/>
                <w:spacing w:val="0"/>
                <w:sz w:val="18"/>
                <w:szCs w:val="18"/>
              </w:rPr>
              <w:t xml:space="preserve">A-HDR-TB.A-HDR-ORIG-STAT-DT &lt;&gt; A-DTL-TB.A-LI-STAT-DT AND </w:t>
            </w:r>
          </w:p>
          <w:p w:rsidRPr="0099653B" w:rsidR="007B587B" w:rsidP="00577866" w:rsidRDefault="007B587B" w14:paraId="335D8F55" wp14:textId="77777777">
            <w:pPr>
              <w:pStyle w:val="TableText1"/>
              <w:spacing w:before="40" w:after="40"/>
              <w:rPr>
                <w:rStyle w:val="BodytextChar"/>
                <w:rFonts w:cs="Arial"/>
                <w:spacing w:val="0"/>
                <w:sz w:val="18"/>
                <w:szCs w:val="18"/>
              </w:rPr>
            </w:pPr>
            <w:r w:rsidRPr="0099653B">
              <w:rPr>
                <w:rStyle w:val="BodytextChar"/>
                <w:rFonts w:cs="Arial"/>
                <w:spacing w:val="0"/>
                <w:sz w:val="18"/>
                <w:szCs w:val="18"/>
              </w:rPr>
              <w:t>A-DTL-TB.A-LI-STAT-DT within current SFYTD AND</w:t>
            </w:r>
          </w:p>
          <w:p w:rsidRPr="0099653B" w:rsidR="007B587B" w:rsidP="00577866" w:rsidRDefault="007B587B" w14:paraId="6993DD11" wp14:textId="77777777">
            <w:pPr>
              <w:pStyle w:val="TableColorful2"/>
              <w:spacing w:before="40" w:after="40"/>
              <w:rPr>
                <w:rStyle w:val="BodytextChar"/>
                <w:rFonts w:ascii="Arial" w:hAnsi="Arial" w:cs="Arial"/>
                <w:sz w:val="18"/>
                <w:szCs w:val="18"/>
              </w:rPr>
            </w:pPr>
            <w:r w:rsidRPr="0099653B">
              <w:rPr>
                <w:rStyle w:val="BodytextChar"/>
                <w:rFonts w:ascii="Arial" w:hAnsi="Arial" w:cs="Arial"/>
                <w:sz w:val="18"/>
                <w:szCs w:val="18"/>
              </w:rPr>
              <w:t>A-DTL-TB.A-LI-STAT-CD = (approved)</w:t>
            </w:r>
          </w:p>
        </w:tc>
      </w:tr>
      <w:tr xmlns:wp14="http://schemas.microsoft.com/office/word/2010/wordml" w:rsidR="007B587B" w:rsidTr="00577866" w14:paraId="33C2B875" wp14:textId="77777777">
        <w:tblPrEx>
          <w:tblCellMar>
            <w:top w:w="0" w:type="dxa"/>
            <w:bottom w:w="0" w:type="dxa"/>
          </w:tblCellMar>
        </w:tblPrEx>
        <w:trPr>
          <w:cantSplit/>
          <w:jc w:val="center"/>
        </w:trPr>
        <w:tc>
          <w:tcPr>
            <w:tcW w:w="666" w:type="pct"/>
          </w:tcPr>
          <w:p w:rsidRPr="0099653B" w:rsidR="007B587B" w:rsidP="00981C93" w:rsidRDefault="007B587B" w14:paraId="78B51EF2" wp14:textId="77777777">
            <w:pPr>
              <w:jc w:val="left"/>
              <w:rPr>
                <w:rStyle w:val="BodytextChar"/>
                <w:rFonts w:cs="Arial"/>
                <w:sz w:val="18"/>
                <w:szCs w:val="18"/>
              </w:rPr>
            </w:pPr>
            <w:r w:rsidRPr="0099653B">
              <w:rPr>
                <w:rStyle w:val="BodytextChar"/>
                <w:rFonts w:cs="Arial"/>
                <w:sz w:val="18"/>
                <w:szCs w:val="18"/>
              </w:rPr>
              <w:t>Column</w:t>
            </w:r>
          </w:p>
        </w:tc>
        <w:tc>
          <w:tcPr>
            <w:tcW w:w="789" w:type="pct"/>
          </w:tcPr>
          <w:p w:rsidRPr="0099653B" w:rsidR="007B587B" w:rsidP="00981C93" w:rsidRDefault="007B587B" w14:paraId="77C0AC9A" wp14:textId="77777777">
            <w:pPr>
              <w:jc w:val="left"/>
              <w:rPr>
                <w:rStyle w:val="BodytextChar"/>
                <w:rFonts w:cs="Arial"/>
                <w:sz w:val="18"/>
                <w:szCs w:val="18"/>
              </w:rPr>
            </w:pPr>
            <w:r w:rsidRPr="0099653B">
              <w:rPr>
                <w:rStyle w:val="BodytextChar"/>
                <w:rFonts w:cs="Arial"/>
                <w:sz w:val="18"/>
                <w:szCs w:val="18"/>
              </w:rPr>
              <w:t>Total SA LI - Denied</w:t>
            </w:r>
          </w:p>
        </w:tc>
        <w:tc>
          <w:tcPr>
            <w:tcW w:w="1078" w:type="pct"/>
          </w:tcPr>
          <w:p w:rsidRPr="0099653B" w:rsidR="007B587B" w:rsidP="00981C93" w:rsidRDefault="007B587B" w14:paraId="44E1693A" wp14:textId="77777777">
            <w:pPr>
              <w:jc w:val="left"/>
              <w:rPr>
                <w:rStyle w:val="BodytextChar"/>
                <w:rFonts w:cs="Arial"/>
                <w:sz w:val="18"/>
                <w:szCs w:val="18"/>
              </w:rPr>
            </w:pPr>
            <w:r w:rsidRPr="0099653B">
              <w:rPr>
                <w:rStyle w:val="BodytextChar"/>
                <w:rFonts w:cs="Arial"/>
                <w:sz w:val="18"/>
                <w:szCs w:val="18"/>
              </w:rPr>
              <w:t>This field is a count of the denied LI for state fiscal year-to-date by the last saved user.</w:t>
            </w:r>
          </w:p>
        </w:tc>
        <w:tc>
          <w:tcPr>
            <w:tcW w:w="487" w:type="pct"/>
          </w:tcPr>
          <w:p w:rsidRPr="0099653B" w:rsidR="007B587B" w:rsidP="00981C93" w:rsidRDefault="007B587B" w14:paraId="09FBFBCF" wp14:textId="77777777">
            <w:pPr>
              <w:jc w:val="left"/>
              <w:rPr>
                <w:rStyle w:val="BodytextChar"/>
                <w:rFonts w:cs="Arial"/>
                <w:sz w:val="18"/>
                <w:szCs w:val="18"/>
              </w:rPr>
            </w:pPr>
            <w:r w:rsidRPr="0099653B">
              <w:rPr>
                <w:rStyle w:val="BodytextChar"/>
                <w:rFonts w:cs="Arial"/>
                <w:sz w:val="18"/>
                <w:szCs w:val="18"/>
              </w:rPr>
              <w:t>Program Generated</w:t>
            </w:r>
          </w:p>
        </w:tc>
        <w:tc>
          <w:tcPr>
            <w:tcW w:w="830" w:type="pct"/>
          </w:tcPr>
          <w:p w:rsidRPr="0099653B" w:rsidR="007B587B" w:rsidP="00981C93" w:rsidRDefault="007B587B" w14:paraId="43660924" wp14:textId="77777777">
            <w:pPr>
              <w:jc w:val="left"/>
              <w:rPr>
                <w:rStyle w:val="BodytextChar"/>
                <w:rFonts w:cs="Arial"/>
                <w:sz w:val="18"/>
                <w:szCs w:val="18"/>
              </w:rPr>
            </w:pPr>
            <w:r w:rsidRPr="0099653B">
              <w:rPr>
                <w:rStyle w:val="BodytextChar"/>
                <w:rFonts w:cs="Arial"/>
                <w:sz w:val="18"/>
                <w:szCs w:val="18"/>
              </w:rPr>
              <w:t>Program Generated</w:t>
            </w:r>
          </w:p>
        </w:tc>
        <w:tc>
          <w:tcPr>
            <w:tcW w:w="1150" w:type="pct"/>
          </w:tcPr>
          <w:p w:rsidRPr="0099653B" w:rsidR="007B587B" w:rsidP="00173803" w:rsidRDefault="007B587B" w14:paraId="1369B21D" wp14:textId="77777777">
            <w:pPr>
              <w:spacing w:before="40" w:after="40"/>
              <w:jc w:val="left"/>
              <w:rPr>
                <w:rStyle w:val="BodytextChar"/>
                <w:rFonts w:cs="Arial"/>
                <w:sz w:val="18"/>
                <w:szCs w:val="18"/>
              </w:rPr>
            </w:pPr>
            <w:r w:rsidRPr="0099653B">
              <w:rPr>
                <w:rStyle w:val="BodytextChar"/>
                <w:rFonts w:cs="Arial"/>
                <w:sz w:val="18"/>
                <w:szCs w:val="18"/>
              </w:rPr>
              <w:t>Count distinct of A-DTL-TB.A-AUTH-ID</w:t>
            </w:r>
          </w:p>
          <w:p w:rsidRPr="0099653B" w:rsidR="007B587B" w:rsidP="00173803" w:rsidRDefault="007B587B" w14:paraId="4CF6128D" wp14:textId="77777777">
            <w:pPr>
              <w:spacing w:before="40" w:after="40"/>
              <w:jc w:val="left"/>
              <w:rPr>
                <w:rStyle w:val="BodytextChar"/>
                <w:rFonts w:cs="Arial"/>
                <w:sz w:val="18"/>
                <w:szCs w:val="18"/>
              </w:rPr>
            </w:pPr>
            <w:r w:rsidRPr="0099653B">
              <w:rPr>
                <w:rStyle w:val="BodytextChar"/>
                <w:rFonts w:cs="Arial"/>
                <w:sz w:val="18"/>
                <w:szCs w:val="18"/>
              </w:rPr>
              <w:t xml:space="preserve">by </w:t>
            </w:r>
            <w:r w:rsidRPr="0099653B" w:rsidR="00173803">
              <w:rPr>
                <w:rStyle w:val="BodytextChar"/>
                <w:rFonts w:cs="Arial"/>
                <w:sz w:val="18"/>
                <w:szCs w:val="18"/>
              </w:rPr>
              <w:t>A-HDR-TB.G_AUD_USER_ID</w:t>
            </w:r>
            <w:r w:rsidRPr="0099653B">
              <w:rPr>
                <w:rStyle w:val="BodytextChar"/>
                <w:rFonts w:cs="Arial"/>
                <w:sz w:val="18"/>
                <w:szCs w:val="18"/>
              </w:rPr>
              <w:t xml:space="preserve"> where</w:t>
            </w:r>
          </w:p>
          <w:p w:rsidRPr="0099653B" w:rsidR="007B587B" w:rsidP="00173803" w:rsidRDefault="007B587B" w14:paraId="56F91D2C" wp14:textId="77777777">
            <w:pPr>
              <w:spacing w:before="40" w:after="40"/>
              <w:jc w:val="left"/>
              <w:rPr>
                <w:rStyle w:val="BodytextChar"/>
                <w:rFonts w:cs="Arial"/>
                <w:sz w:val="18"/>
                <w:szCs w:val="18"/>
              </w:rPr>
            </w:pPr>
            <w:r w:rsidRPr="0099653B">
              <w:rPr>
                <w:rStyle w:val="BodytextChar"/>
                <w:rFonts w:cs="Arial"/>
                <w:sz w:val="18"/>
                <w:szCs w:val="18"/>
              </w:rPr>
              <w:t xml:space="preserve">A-HDR-TB.A-HDR-ORIG-STAT-DT &lt;&gt; A-DTL-TB.A-LI-STAT-DT AND </w:t>
            </w:r>
          </w:p>
          <w:p w:rsidRPr="0099653B" w:rsidR="007B587B" w:rsidP="00173803" w:rsidRDefault="007B587B" w14:paraId="32FA5D15" wp14:textId="77777777">
            <w:pPr>
              <w:spacing w:before="40" w:after="40"/>
              <w:jc w:val="left"/>
              <w:rPr>
                <w:rStyle w:val="BodytextChar"/>
                <w:rFonts w:cs="Arial"/>
                <w:sz w:val="18"/>
                <w:szCs w:val="18"/>
              </w:rPr>
            </w:pPr>
            <w:r w:rsidRPr="0099653B">
              <w:rPr>
                <w:rStyle w:val="BodytextChar"/>
                <w:rFonts w:cs="Arial"/>
                <w:sz w:val="18"/>
                <w:szCs w:val="18"/>
              </w:rPr>
              <w:t>A-DTL-TB.A-LI-STAT-DT = within current SFYTD AND</w:t>
            </w:r>
          </w:p>
          <w:p w:rsidRPr="0099653B" w:rsidR="007B587B" w:rsidP="00173803" w:rsidRDefault="007B587B" w14:paraId="5F1B2919" wp14:textId="77777777">
            <w:pPr>
              <w:spacing w:before="40" w:after="40"/>
              <w:jc w:val="left"/>
              <w:rPr>
                <w:rStyle w:val="BodytextChar"/>
                <w:rFonts w:cs="Arial"/>
                <w:sz w:val="18"/>
                <w:szCs w:val="18"/>
              </w:rPr>
            </w:pPr>
            <w:r w:rsidRPr="0099653B">
              <w:rPr>
                <w:rStyle w:val="BodytextChar"/>
                <w:rFonts w:cs="Arial"/>
                <w:sz w:val="18"/>
                <w:szCs w:val="18"/>
              </w:rPr>
              <w:t>A-DTL-TB.A-LI-STAT-CD = (denied)</w:t>
            </w:r>
          </w:p>
        </w:tc>
      </w:tr>
      <w:tr xmlns:wp14="http://schemas.microsoft.com/office/word/2010/wordml" w:rsidR="007B587B" w:rsidTr="00577866" w14:paraId="677140DE" wp14:textId="77777777">
        <w:tblPrEx>
          <w:tblCellMar>
            <w:top w:w="0" w:type="dxa"/>
            <w:bottom w:w="0" w:type="dxa"/>
          </w:tblCellMar>
        </w:tblPrEx>
        <w:trPr>
          <w:cantSplit/>
          <w:jc w:val="center"/>
        </w:trPr>
        <w:tc>
          <w:tcPr>
            <w:tcW w:w="666" w:type="pct"/>
            <w:tcBorders>
              <w:bottom w:val="single" w:color="616161" w:sz="2" w:space="0"/>
            </w:tcBorders>
          </w:tcPr>
          <w:p w:rsidRPr="00577866" w:rsidR="007B587B" w:rsidP="00981C93" w:rsidRDefault="007B587B" w14:paraId="7C8395B3" wp14:textId="77777777">
            <w:pPr>
              <w:jc w:val="left"/>
              <w:rPr>
                <w:rStyle w:val="BodytextChar"/>
                <w:sz w:val="18"/>
                <w:szCs w:val="18"/>
              </w:rPr>
            </w:pPr>
            <w:r w:rsidRPr="00577866">
              <w:rPr>
                <w:rStyle w:val="BodytextChar"/>
                <w:sz w:val="18"/>
                <w:szCs w:val="18"/>
              </w:rPr>
              <w:t>Column</w:t>
            </w:r>
          </w:p>
        </w:tc>
        <w:tc>
          <w:tcPr>
            <w:tcW w:w="789" w:type="pct"/>
            <w:tcBorders>
              <w:bottom w:val="single" w:color="616161" w:sz="2" w:space="0"/>
            </w:tcBorders>
          </w:tcPr>
          <w:p w:rsidRPr="00577866" w:rsidR="007B587B" w:rsidP="00981C93" w:rsidRDefault="007B587B" w14:paraId="6ECBE82B" wp14:textId="77777777">
            <w:pPr>
              <w:jc w:val="left"/>
              <w:rPr>
                <w:rStyle w:val="BodytextChar"/>
                <w:sz w:val="18"/>
                <w:szCs w:val="18"/>
              </w:rPr>
            </w:pPr>
            <w:r w:rsidRPr="00577866">
              <w:rPr>
                <w:rStyle w:val="BodytextChar"/>
                <w:sz w:val="18"/>
                <w:szCs w:val="18"/>
              </w:rPr>
              <w:t>Total SA LI - Voided</w:t>
            </w:r>
          </w:p>
        </w:tc>
        <w:tc>
          <w:tcPr>
            <w:tcW w:w="1078" w:type="pct"/>
            <w:tcBorders>
              <w:bottom w:val="single" w:color="616161" w:sz="2" w:space="0"/>
            </w:tcBorders>
          </w:tcPr>
          <w:p w:rsidRPr="00577866" w:rsidR="007B587B" w:rsidP="00981C93" w:rsidRDefault="007B587B" w14:paraId="61908B2A" wp14:textId="77777777">
            <w:pPr>
              <w:jc w:val="left"/>
              <w:rPr>
                <w:rStyle w:val="BodytextChar"/>
                <w:sz w:val="18"/>
                <w:szCs w:val="18"/>
              </w:rPr>
            </w:pPr>
            <w:r w:rsidRPr="00577866">
              <w:rPr>
                <w:rStyle w:val="BodytextChar"/>
                <w:sz w:val="18"/>
                <w:szCs w:val="18"/>
              </w:rPr>
              <w:t>This field is a count of the voided LI for the day by the last saved user.</w:t>
            </w:r>
          </w:p>
        </w:tc>
        <w:tc>
          <w:tcPr>
            <w:tcW w:w="487" w:type="pct"/>
            <w:tcBorders>
              <w:bottom w:val="single" w:color="616161" w:sz="2" w:space="0"/>
            </w:tcBorders>
          </w:tcPr>
          <w:p w:rsidRPr="00577866" w:rsidR="007B587B" w:rsidP="00981C93" w:rsidRDefault="007B587B" w14:paraId="42A651E0" wp14:textId="77777777">
            <w:pPr>
              <w:jc w:val="left"/>
              <w:rPr>
                <w:rStyle w:val="BodytextChar"/>
                <w:sz w:val="18"/>
                <w:szCs w:val="18"/>
              </w:rPr>
            </w:pPr>
            <w:r w:rsidRPr="00577866">
              <w:rPr>
                <w:rStyle w:val="BodytextChar"/>
                <w:sz w:val="18"/>
                <w:szCs w:val="18"/>
              </w:rPr>
              <w:t>Program Generated</w:t>
            </w:r>
          </w:p>
        </w:tc>
        <w:tc>
          <w:tcPr>
            <w:tcW w:w="830" w:type="pct"/>
            <w:tcBorders>
              <w:bottom w:val="single" w:color="616161" w:sz="2" w:space="0"/>
            </w:tcBorders>
          </w:tcPr>
          <w:p w:rsidRPr="00577866" w:rsidR="007B587B" w:rsidP="00981C93" w:rsidRDefault="007B587B" w14:paraId="349B1491" wp14:textId="77777777">
            <w:pPr>
              <w:jc w:val="left"/>
              <w:rPr>
                <w:rStyle w:val="BodytextChar"/>
                <w:sz w:val="18"/>
                <w:szCs w:val="18"/>
              </w:rPr>
            </w:pPr>
            <w:r w:rsidRPr="00577866">
              <w:rPr>
                <w:rStyle w:val="BodytextChar"/>
                <w:sz w:val="18"/>
                <w:szCs w:val="18"/>
              </w:rPr>
              <w:t>Program Generated</w:t>
            </w:r>
          </w:p>
        </w:tc>
        <w:tc>
          <w:tcPr>
            <w:tcW w:w="1150" w:type="pct"/>
            <w:tcBorders>
              <w:bottom w:val="single" w:color="616161" w:sz="2" w:space="0"/>
            </w:tcBorders>
          </w:tcPr>
          <w:p w:rsidRPr="00577866" w:rsidR="007B587B" w:rsidP="00173803" w:rsidRDefault="007B587B" w14:paraId="552CF5DD" wp14:textId="77777777">
            <w:pPr>
              <w:spacing w:before="40" w:after="40"/>
              <w:jc w:val="left"/>
              <w:rPr>
                <w:rStyle w:val="BodytextChar"/>
                <w:sz w:val="18"/>
                <w:szCs w:val="18"/>
              </w:rPr>
            </w:pPr>
            <w:r w:rsidRPr="00577866">
              <w:rPr>
                <w:rStyle w:val="BodytextChar"/>
                <w:sz w:val="18"/>
                <w:szCs w:val="18"/>
              </w:rPr>
              <w:t>Count distinct of A-DTL-TB.A-AUTH-ID</w:t>
            </w:r>
          </w:p>
          <w:p w:rsidRPr="00577866" w:rsidR="007B587B" w:rsidP="00173803" w:rsidRDefault="007B587B" w14:paraId="132DBF0B" wp14:textId="77777777">
            <w:pPr>
              <w:spacing w:before="40" w:after="40"/>
              <w:jc w:val="left"/>
              <w:rPr>
                <w:rStyle w:val="BodytextChar"/>
                <w:sz w:val="18"/>
                <w:szCs w:val="18"/>
              </w:rPr>
            </w:pPr>
            <w:r w:rsidRPr="00577866">
              <w:rPr>
                <w:rStyle w:val="BodytextChar"/>
                <w:sz w:val="18"/>
                <w:szCs w:val="18"/>
              </w:rPr>
              <w:t xml:space="preserve">by </w:t>
            </w:r>
            <w:r w:rsidR="00173803">
              <w:rPr>
                <w:rStyle w:val="BodytextChar"/>
                <w:sz w:val="18"/>
                <w:szCs w:val="18"/>
              </w:rPr>
              <w:t>A-HDR-TB.G_AUD_USER_ID</w:t>
            </w:r>
            <w:r w:rsidRPr="00577866">
              <w:rPr>
                <w:rStyle w:val="BodytextChar"/>
                <w:sz w:val="18"/>
                <w:szCs w:val="18"/>
              </w:rPr>
              <w:t xml:space="preserve"> where</w:t>
            </w:r>
          </w:p>
          <w:p w:rsidRPr="00577866" w:rsidR="007B587B" w:rsidP="00173803" w:rsidRDefault="007B587B" w14:paraId="3F4ABA19" wp14:textId="77777777">
            <w:pPr>
              <w:spacing w:before="40" w:after="40"/>
              <w:jc w:val="left"/>
              <w:rPr>
                <w:rStyle w:val="BodytextChar"/>
                <w:sz w:val="18"/>
                <w:szCs w:val="18"/>
              </w:rPr>
            </w:pPr>
            <w:r w:rsidRPr="00577866">
              <w:rPr>
                <w:rStyle w:val="BodytextChar"/>
                <w:sz w:val="18"/>
                <w:szCs w:val="18"/>
              </w:rPr>
              <w:t xml:space="preserve">A-HDR-TB.A-HDR-ORIG-STAT-DT &lt;&gt; A-DTL-TB.A-LI-STAT-DT AND </w:t>
            </w:r>
          </w:p>
          <w:p w:rsidRPr="00577866" w:rsidR="007B587B" w:rsidP="00173803" w:rsidRDefault="007B587B" w14:paraId="2F9B6870" wp14:textId="77777777">
            <w:pPr>
              <w:spacing w:before="40" w:after="40"/>
              <w:jc w:val="left"/>
              <w:rPr>
                <w:rStyle w:val="BodytextChar"/>
                <w:sz w:val="18"/>
                <w:szCs w:val="18"/>
              </w:rPr>
            </w:pPr>
            <w:r w:rsidRPr="00577866">
              <w:rPr>
                <w:rStyle w:val="BodytextChar"/>
                <w:sz w:val="18"/>
                <w:szCs w:val="18"/>
              </w:rPr>
              <w:t>A-DTL-TB.A-LI-STAT-</w:t>
            </w:r>
            <w:r w:rsidRPr="00577866" w:rsidR="00FB37DB">
              <w:rPr>
                <w:rStyle w:val="BodytextChar"/>
                <w:sz w:val="18"/>
                <w:szCs w:val="18"/>
              </w:rPr>
              <w:t>DT within</w:t>
            </w:r>
            <w:r w:rsidRPr="00577866">
              <w:rPr>
                <w:rStyle w:val="BodytextChar"/>
                <w:sz w:val="18"/>
                <w:szCs w:val="18"/>
              </w:rPr>
              <w:t xml:space="preserve"> current SFYTD AND</w:t>
            </w:r>
          </w:p>
          <w:p w:rsidRPr="00577866" w:rsidR="007B587B" w:rsidP="00173803" w:rsidRDefault="007B587B" w14:paraId="21D21D57" wp14:textId="77777777">
            <w:pPr>
              <w:spacing w:before="40" w:after="40"/>
              <w:jc w:val="left"/>
              <w:rPr>
                <w:rStyle w:val="BodytextChar"/>
                <w:sz w:val="18"/>
                <w:szCs w:val="18"/>
              </w:rPr>
            </w:pPr>
            <w:r w:rsidRPr="00577866">
              <w:rPr>
                <w:rStyle w:val="BodytextChar"/>
                <w:sz w:val="18"/>
                <w:szCs w:val="18"/>
              </w:rPr>
              <w:t>A-DTL-TB.A-LI-STAT-CD = (voided)</w:t>
            </w:r>
          </w:p>
        </w:tc>
      </w:tr>
      <w:tr xmlns:wp14="http://schemas.microsoft.com/office/word/2010/wordml" w:rsidR="007B587B" w:rsidTr="00577866" w14:paraId="5615054E" wp14:textId="77777777">
        <w:tblPrEx>
          <w:tblCellMar>
            <w:top w:w="0" w:type="dxa"/>
            <w:bottom w:w="0" w:type="dxa"/>
          </w:tblCellMar>
        </w:tblPrEx>
        <w:trPr>
          <w:cantSplit/>
          <w:jc w:val="center"/>
        </w:trPr>
        <w:tc>
          <w:tcPr>
            <w:tcW w:w="666" w:type="pct"/>
            <w:tcBorders>
              <w:bottom w:val="single" w:color="616161" w:sz="2" w:space="0"/>
            </w:tcBorders>
          </w:tcPr>
          <w:p w:rsidRPr="00577866" w:rsidR="007B587B" w:rsidP="00173803" w:rsidRDefault="007B587B" w14:paraId="4701ECF5" wp14:textId="77777777">
            <w:pPr>
              <w:spacing w:before="40" w:after="40"/>
              <w:jc w:val="left"/>
              <w:rPr>
                <w:rStyle w:val="BodytextChar"/>
                <w:sz w:val="18"/>
                <w:szCs w:val="18"/>
              </w:rPr>
            </w:pPr>
            <w:r w:rsidRPr="00577866">
              <w:rPr>
                <w:rStyle w:val="BodytextChar"/>
                <w:sz w:val="18"/>
                <w:szCs w:val="18"/>
              </w:rPr>
              <w:t>Column</w:t>
            </w:r>
          </w:p>
        </w:tc>
        <w:tc>
          <w:tcPr>
            <w:tcW w:w="789" w:type="pct"/>
            <w:tcBorders>
              <w:bottom w:val="single" w:color="616161" w:sz="2" w:space="0"/>
            </w:tcBorders>
          </w:tcPr>
          <w:p w:rsidRPr="00577866" w:rsidR="007B587B" w:rsidP="00FC1905" w:rsidRDefault="007B587B" w14:paraId="63F0D098" wp14:textId="77777777">
            <w:pPr>
              <w:jc w:val="left"/>
              <w:rPr>
                <w:rStyle w:val="BodytextChar"/>
                <w:sz w:val="18"/>
                <w:szCs w:val="18"/>
              </w:rPr>
            </w:pPr>
            <w:r w:rsidRPr="00577866">
              <w:rPr>
                <w:rStyle w:val="BodytextChar"/>
                <w:sz w:val="18"/>
                <w:szCs w:val="18"/>
              </w:rPr>
              <w:t>Total SA LI - Pended</w:t>
            </w:r>
          </w:p>
        </w:tc>
        <w:tc>
          <w:tcPr>
            <w:tcW w:w="1078" w:type="pct"/>
            <w:tcBorders>
              <w:bottom w:val="single" w:color="616161" w:sz="2" w:space="0"/>
            </w:tcBorders>
          </w:tcPr>
          <w:p w:rsidRPr="00577866" w:rsidR="007B587B" w:rsidP="00FC1905" w:rsidRDefault="007B587B" w14:paraId="162CC365" wp14:textId="77777777">
            <w:pPr>
              <w:jc w:val="left"/>
              <w:rPr>
                <w:rStyle w:val="BodytextChar"/>
                <w:sz w:val="18"/>
                <w:szCs w:val="18"/>
              </w:rPr>
            </w:pPr>
            <w:r w:rsidRPr="00577866">
              <w:rPr>
                <w:rStyle w:val="BodytextChar"/>
                <w:sz w:val="18"/>
                <w:szCs w:val="18"/>
              </w:rPr>
              <w:t>This field is a count of the pended LI for state fiscal year-to-date by the last saved user.</w:t>
            </w:r>
          </w:p>
        </w:tc>
        <w:tc>
          <w:tcPr>
            <w:tcW w:w="487" w:type="pct"/>
            <w:tcBorders>
              <w:bottom w:val="single" w:color="616161" w:sz="2" w:space="0"/>
            </w:tcBorders>
          </w:tcPr>
          <w:p w:rsidRPr="00577866" w:rsidR="007B587B" w:rsidP="005A0261" w:rsidRDefault="007B587B" w14:paraId="43643DBF" wp14:textId="77777777">
            <w:pPr>
              <w:jc w:val="left"/>
              <w:rPr>
                <w:rStyle w:val="BodytextChar"/>
                <w:sz w:val="18"/>
                <w:szCs w:val="18"/>
              </w:rPr>
            </w:pPr>
            <w:r w:rsidRPr="00577866">
              <w:rPr>
                <w:rStyle w:val="BodytextChar"/>
                <w:sz w:val="18"/>
                <w:szCs w:val="18"/>
              </w:rPr>
              <w:t>Program Generated</w:t>
            </w:r>
          </w:p>
        </w:tc>
        <w:tc>
          <w:tcPr>
            <w:tcW w:w="830" w:type="pct"/>
            <w:tcBorders>
              <w:bottom w:val="single" w:color="616161" w:sz="2" w:space="0"/>
            </w:tcBorders>
          </w:tcPr>
          <w:p w:rsidRPr="00577866" w:rsidR="007B587B" w:rsidP="005A0261" w:rsidRDefault="007B587B" w14:paraId="73DD55DE" wp14:textId="77777777">
            <w:pPr>
              <w:jc w:val="left"/>
              <w:rPr>
                <w:rStyle w:val="BodytextChar"/>
                <w:sz w:val="18"/>
                <w:szCs w:val="18"/>
              </w:rPr>
            </w:pPr>
            <w:r w:rsidRPr="00577866">
              <w:rPr>
                <w:rStyle w:val="BodytextChar"/>
                <w:sz w:val="18"/>
                <w:szCs w:val="18"/>
              </w:rPr>
              <w:t>Program Generated</w:t>
            </w:r>
          </w:p>
        </w:tc>
        <w:tc>
          <w:tcPr>
            <w:tcW w:w="1150" w:type="pct"/>
            <w:tcBorders>
              <w:bottom w:val="single" w:color="616161" w:sz="2" w:space="0"/>
            </w:tcBorders>
          </w:tcPr>
          <w:p w:rsidRPr="00577866" w:rsidR="007B587B" w:rsidP="00173803" w:rsidRDefault="007B587B" w14:paraId="4A4A043D" wp14:textId="77777777">
            <w:pPr>
              <w:spacing w:before="40" w:after="40"/>
              <w:jc w:val="left"/>
              <w:rPr>
                <w:rStyle w:val="BodytextChar"/>
                <w:sz w:val="18"/>
                <w:szCs w:val="18"/>
              </w:rPr>
            </w:pPr>
            <w:r w:rsidRPr="00577866">
              <w:rPr>
                <w:rStyle w:val="BodytextChar"/>
                <w:sz w:val="18"/>
                <w:szCs w:val="18"/>
              </w:rPr>
              <w:t>Count distinct of A-DTL-TB.A-AUTH-ID</w:t>
            </w:r>
          </w:p>
          <w:p w:rsidRPr="00577866" w:rsidR="007B587B" w:rsidP="00173803" w:rsidRDefault="007B587B" w14:paraId="360A2976" wp14:textId="77777777">
            <w:pPr>
              <w:spacing w:before="40" w:after="40"/>
              <w:jc w:val="left"/>
              <w:rPr>
                <w:rStyle w:val="BodytextChar"/>
                <w:sz w:val="18"/>
                <w:szCs w:val="18"/>
              </w:rPr>
            </w:pPr>
            <w:r w:rsidRPr="00577866">
              <w:rPr>
                <w:rStyle w:val="BodytextChar"/>
                <w:sz w:val="18"/>
                <w:szCs w:val="18"/>
              </w:rPr>
              <w:t xml:space="preserve">by </w:t>
            </w:r>
            <w:r w:rsidR="00173803">
              <w:rPr>
                <w:rStyle w:val="BodytextChar"/>
                <w:sz w:val="18"/>
                <w:szCs w:val="18"/>
              </w:rPr>
              <w:t>A-HDR-TB.G_AUD_USER_ID</w:t>
            </w:r>
            <w:r w:rsidRPr="00577866">
              <w:rPr>
                <w:rStyle w:val="BodytextChar"/>
                <w:sz w:val="18"/>
                <w:szCs w:val="18"/>
              </w:rPr>
              <w:t xml:space="preserve"> where</w:t>
            </w:r>
          </w:p>
          <w:p w:rsidRPr="00577866" w:rsidR="007B587B" w:rsidP="00173803" w:rsidRDefault="007B587B" w14:paraId="1CE5DDC2" wp14:textId="77777777">
            <w:pPr>
              <w:spacing w:before="40" w:after="40"/>
              <w:jc w:val="left"/>
              <w:rPr>
                <w:rStyle w:val="BodytextChar"/>
                <w:sz w:val="18"/>
                <w:szCs w:val="18"/>
              </w:rPr>
            </w:pPr>
            <w:r w:rsidRPr="00577866">
              <w:rPr>
                <w:rStyle w:val="BodytextChar"/>
                <w:sz w:val="18"/>
                <w:szCs w:val="18"/>
              </w:rPr>
              <w:t xml:space="preserve">A-HDR-TB.A-HDR-ORIG-STAT-DT &lt;&gt; A-DTL-TB.A-LI-STAT-DT AND </w:t>
            </w:r>
          </w:p>
          <w:p w:rsidRPr="00577866" w:rsidR="007B587B" w:rsidP="00173803" w:rsidRDefault="007B587B" w14:paraId="221B49C4" wp14:textId="77777777">
            <w:pPr>
              <w:spacing w:before="40" w:after="40"/>
              <w:jc w:val="left"/>
              <w:rPr>
                <w:rStyle w:val="BodytextChar"/>
                <w:sz w:val="18"/>
                <w:szCs w:val="18"/>
              </w:rPr>
            </w:pPr>
            <w:r w:rsidRPr="00577866">
              <w:rPr>
                <w:rStyle w:val="BodytextChar"/>
                <w:sz w:val="18"/>
                <w:szCs w:val="18"/>
              </w:rPr>
              <w:t>A-DTL-TB.A-LI-STAT-</w:t>
            </w:r>
            <w:r w:rsidRPr="00577866" w:rsidR="00FB37DB">
              <w:rPr>
                <w:rStyle w:val="BodytextChar"/>
                <w:sz w:val="18"/>
                <w:szCs w:val="18"/>
              </w:rPr>
              <w:t>DT within</w:t>
            </w:r>
            <w:r w:rsidRPr="00577866">
              <w:rPr>
                <w:rStyle w:val="BodytextChar"/>
                <w:sz w:val="18"/>
                <w:szCs w:val="18"/>
              </w:rPr>
              <w:t xml:space="preserve"> current SFYTD AND</w:t>
            </w:r>
          </w:p>
          <w:p w:rsidRPr="00577866" w:rsidR="007B587B" w:rsidP="00173803" w:rsidRDefault="007B587B" w14:paraId="20EBB7AB" wp14:textId="77777777">
            <w:pPr>
              <w:spacing w:before="40" w:after="40"/>
              <w:jc w:val="left"/>
              <w:rPr>
                <w:rStyle w:val="BodytextChar"/>
                <w:sz w:val="18"/>
                <w:szCs w:val="18"/>
              </w:rPr>
            </w:pPr>
            <w:r w:rsidRPr="00577866">
              <w:rPr>
                <w:rStyle w:val="BodytextChar"/>
                <w:sz w:val="18"/>
                <w:szCs w:val="18"/>
              </w:rPr>
              <w:t>A-DTL-TB.A-LI-STAT-CD = (Pended)</w:t>
            </w:r>
          </w:p>
        </w:tc>
      </w:tr>
      <w:tr xmlns:wp14="http://schemas.microsoft.com/office/word/2010/wordml" w:rsidR="007B587B" w:rsidTr="00630C31" w14:paraId="408E7455" wp14:textId="77777777">
        <w:tblPrEx>
          <w:tblCellMar>
            <w:top w:w="0" w:type="dxa"/>
            <w:bottom w:w="0" w:type="dxa"/>
          </w:tblCellMar>
        </w:tblPrEx>
        <w:trPr>
          <w:cantSplit/>
          <w:jc w:val="center"/>
        </w:trPr>
        <w:tc>
          <w:tcPr>
            <w:tcW w:w="666" w:type="pct"/>
          </w:tcPr>
          <w:p w:rsidRPr="0099653B" w:rsidR="007B587B" w:rsidP="00630C31" w:rsidRDefault="007B587B" w14:paraId="2EC5D44B" wp14:textId="77777777">
            <w:pPr>
              <w:jc w:val="left"/>
              <w:rPr>
                <w:rStyle w:val="BodytextChar"/>
                <w:rFonts w:cs="Arial"/>
                <w:sz w:val="18"/>
                <w:szCs w:val="18"/>
              </w:rPr>
            </w:pPr>
            <w:r w:rsidRPr="0099653B">
              <w:rPr>
                <w:rStyle w:val="BodytextChar"/>
                <w:rFonts w:cs="Arial"/>
                <w:sz w:val="18"/>
                <w:szCs w:val="18"/>
              </w:rPr>
              <w:t>Column</w:t>
            </w:r>
          </w:p>
        </w:tc>
        <w:tc>
          <w:tcPr>
            <w:tcW w:w="789" w:type="pct"/>
          </w:tcPr>
          <w:p w:rsidRPr="0099653B" w:rsidR="007B587B" w:rsidP="00FC1905" w:rsidRDefault="007B587B" w14:paraId="3514D9C1" wp14:textId="77777777">
            <w:pPr>
              <w:pStyle w:val="TOC2"/>
              <w:ind w:left="0"/>
              <w:rPr>
                <w:rStyle w:val="BodytextChar"/>
                <w:rFonts w:cs="Arial"/>
                <w:noProof w:val="0"/>
                <w:sz w:val="18"/>
                <w:szCs w:val="18"/>
              </w:rPr>
            </w:pPr>
            <w:r w:rsidRPr="0099653B">
              <w:rPr>
                <w:rStyle w:val="BodytextChar"/>
                <w:rFonts w:cs="Arial"/>
                <w:noProof w:val="0"/>
                <w:sz w:val="18"/>
                <w:szCs w:val="18"/>
              </w:rPr>
              <w:t>Total Status Changed</w:t>
            </w:r>
          </w:p>
        </w:tc>
        <w:tc>
          <w:tcPr>
            <w:tcW w:w="1078" w:type="pct"/>
          </w:tcPr>
          <w:p w:rsidRPr="0099653B" w:rsidR="007B587B" w:rsidP="00FC1905" w:rsidRDefault="007B587B" w14:paraId="5D86A7E3" wp14:textId="77777777">
            <w:pPr>
              <w:pStyle w:val="TOC2"/>
              <w:ind w:left="0"/>
              <w:rPr>
                <w:rStyle w:val="BodytextChar"/>
                <w:rFonts w:cs="Arial"/>
                <w:noProof w:val="0"/>
                <w:sz w:val="18"/>
                <w:szCs w:val="18"/>
              </w:rPr>
            </w:pPr>
            <w:r w:rsidRPr="0099653B">
              <w:rPr>
                <w:rStyle w:val="BodytextChar"/>
                <w:rFonts w:cs="Arial"/>
                <w:noProof w:val="0"/>
                <w:sz w:val="18"/>
                <w:szCs w:val="18"/>
              </w:rPr>
              <w:t>This field is a count of changes to a status for state fiscal year-to-date by the last saved user.</w:t>
            </w:r>
          </w:p>
        </w:tc>
        <w:tc>
          <w:tcPr>
            <w:tcW w:w="487" w:type="pct"/>
          </w:tcPr>
          <w:p w:rsidRPr="0099653B" w:rsidR="007B587B" w:rsidP="00630C31" w:rsidRDefault="007B587B" w14:paraId="40628CEE" wp14:textId="77777777">
            <w:pPr>
              <w:jc w:val="left"/>
              <w:rPr>
                <w:rStyle w:val="BodytextChar"/>
                <w:rFonts w:cs="Arial"/>
                <w:sz w:val="18"/>
                <w:szCs w:val="18"/>
              </w:rPr>
            </w:pPr>
            <w:r w:rsidRPr="0099653B">
              <w:rPr>
                <w:rStyle w:val="BodytextChar"/>
                <w:rFonts w:cs="Arial"/>
                <w:sz w:val="18"/>
                <w:szCs w:val="18"/>
              </w:rPr>
              <w:t>Program Generated</w:t>
            </w:r>
          </w:p>
        </w:tc>
        <w:tc>
          <w:tcPr>
            <w:tcW w:w="830" w:type="pct"/>
          </w:tcPr>
          <w:p w:rsidRPr="0099653B" w:rsidR="007B587B" w:rsidP="00630C31" w:rsidRDefault="007B587B" w14:paraId="5C4527C5" wp14:textId="77777777">
            <w:pPr>
              <w:spacing w:before="40" w:after="40"/>
              <w:jc w:val="left"/>
              <w:rPr>
                <w:rStyle w:val="BodytextChar"/>
                <w:rFonts w:cs="Arial"/>
                <w:sz w:val="18"/>
                <w:szCs w:val="18"/>
              </w:rPr>
            </w:pPr>
            <w:r w:rsidRPr="0099653B">
              <w:rPr>
                <w:rStyle w:val="BodytextChar"/>
                <w:rFonts w:cs="Arial"/>
                <w:sz w:val="18"/>
                <w:szCs w:val="18"/>
              </w:rPr>
              <w:t>Program Generated</w:t>
            </w:r>
          </w:p>
        </w:tc>
        <w:tc>
          <w:tcPr>
            <w:tcW w:w="1150" w:type="pct"/>
          </w:tcPr>
          <w:p w:rsidRPr="0099653B" w:rsidR="007B587B" w:rsidP="00173803" w:rsidRDefault="007B587B" w14:paraId="72A350B0" wp14:textId="77777777">
            <w:pPr>
              <w:spacing w:before="40" w:after="40"/>
              <w:jc w:val="left"/>
              <w:rPr>
                <w:rStyle w:val="BodytextChar"/>
                <w:rFonts w:cs="Arial"/>
                <w:sz w:val="18"/>
                <w:szCs w:val="18"/>
              </w:rPr>
            </w:pPr>
            <w:r w:rsidRPr="0099653B">
              <w:rPr>
                <w:rStyle w:val="BodytextChar"/>
                <w:rFonts w:cs="Arial"/>
                <w:sz w:val="18"/>
                <w:szCs w:val="18"/>
              </w:rPr>
              <w:t>Count distinct of A-DTL-TB.A-AUTH-ID</w:t>
            </w:r>
          </w:p>
          <w:p w:rsidRPr="0099653B" w:rsidR="007B587B" w:rsidP="00173803" w:rsidRDefault="007B587B" w14:paraId="40B5AE61" wp14:textId="77777777">
            <w:pPr>
              <w:spacing w:before="40" w:after="40"/>
              <w:jc w:val="left"/>
              <w:rPr>
                <w:rStyle w:val="BodytextChar"/>
                <w:rFonts w:cs="Arial"/>
                <w:sz w:val="18"/>
                <w:szCs w:val="18"/>
              </w:rPr>
            </w:pPr>
            <w:r w:rsidRPr="0099653B">
              <w:rPr>
                <w:rStyle w:val="BodytextChar"/>
                <w:rFonts w:cs="Arial"/>
                <w:sz w:val="18"/>
                <w:szCs w:val="18"/>
              </w:rPr>
              <w:t xml:space="preserve">by </w:t>
            </w:r>
            <w:r w:rsidRPr="0099653B" w:rsidR="00173803">
              <w:rPr>
                <w:rStyle w:val="BodytextChar"/>
                <w:rFonts w:cs="Arial"/>
                <w:sz w:val="18"/>
                <w:szCs w:val="18"/>
              </w:rPr>
              <w:t>A-HDR-TB.G_AUD_USER_ID</w:t>
            </w:r>
            <w:r w:rsidRPr="0099653B">
              <w:rPr>
                <w:rStyle w:val="BodytextChar"/>
                <w:rFonts w:cs="Arial"/>
                <w:sz w:val="18"/>
                <w:szCs w:val="18"/>
              </w:rPr>
              <w:t xml:space="preserve"> where</w:t>
            </w:r>
          </w:p>
          <w:p w:rsidRPr="0099653B" w:rsidR="007B587B" w:rsidP="00173803" w:rsidRDefault="007B587B" w14:paraId="3F9AB5BC" wp14:textId="77777777">
            <w:pPr>
              <w:pStyle w:val="TableText1"/>
              <w:spacing w:before="40" w:after="40"/>
              <w:rPr>
                <w:rStyle w:val="BodytextChar"/>
                <w:rFonts w:cs="Arial"/>
                <w:spacing w:val="0"/>
                <w:sz w:val="18"/>
                <w:szCs w:val="18"/>
              </w:rPr>
            </w:pPr>
            <w:r w:rsidRPr="0099653B">
              <w:rPr>
                <w:rStyle w:val="BodytextChar"/>
                <w:rFonts w:cs="Arial"/>
                <w:spacing w:val="0"/>
                <w:sz w:val="18"/>
                <w:szCs w:val="18"/>
              </w:rPr>
              <w:t xml:space="preserve">A-HDR-TB.A-HDR-ORIG-STAT-DT &lt;&gt; A-DTL-TB.A-LI-STAT-DT AND </w:t>
            </w:r>
          </w:p>
          <w:p w:rsidRPr="0099653B" w:rsidR="007B587B" w:rsidP="00173803" w:rsidRDefault="007B587B" w14:paraId="4F32B6B9" wp14:textId="77777777">
            <w:pPr>
              <w:pStyle w:val="TableColorful2"/>
              <w:spacing w:before="40" w:after="40"/>
              <w:rPr>
                <w:rStyle w:val="BodytextChar"/>
                <w:rFonts w:ascii="Arial" w:hAnsi="Arial" w:cs="Arial"/>
                <w:sz w:val="18"/>
                <w:szCs w:val="18"/>
              </w:rPr>
            </w:pPr>
            <w:r w:rsidRPr="0099653B">
              <w:rPr>
                <w:rStyle w:val="BodytextChar"/>
                <w:rFonts w:ascii="Arial" w:hAnsi="Arial" w:cs="Arial"/>
                <w:sz w:val="18"/>
                <w:szCs w:val="18"/>
              </w:rPr>
              <w:t>A-DTL-TB.A-LI-STAT-</w:t>
            </w:r>
            <w:r w:rsidRPr="0099653B" w:rsidR="00FB37DB">
              <w:rPr>
                <w:rStyle w:val="BodytextChar"/>
                <w:rFonts w:ascii="Arial" w:hAnsi="Arial" w:cs="Arial"/>
                <w:sz w:val="18"/>
                <w:szCs w:val="18"/>
              </w:rPr>
              <w:t>DT within</w:t>
            </w:r>
            <w:r w:rsidRPr="0099653B">
              <w:rPr>
                <w:rStyle w:val="BodytextChar"/>
                <w:rFonts w:ascii="Arial" w:hAnsi="Arial" w:cs="Arial"/>
                <w:sz w:val="18"/>
                <w:szCs w:val="18"/>
              </w:rPr>
              <w:t xml:space="preserve"> current SFYTD</w:t>
            </w:r>
          </w:p>
        </w:tc>
      </w:tr>
      <w:tr xmlns:wp14="http://schemas.microsoft.com/office/word/2010/wordml" w:rsidR="007B587B" w:rsidTr="00630C31" w14:paraId="24762880" wp14:textId="77777777">
        <w:tblPrEx>
          <w:tblCellMar>
            <w:top w:w="0" w:type="dxa"/>
            <w:bottom w:w="0" w:type="dxa"/>
          </w:tblCellMar>
        </w:tblPrEx>
        <w:trPr>
          <w:cantSplit/>
          <w:jc w:val="center"/>
        </w:trPr>
        <w:tc>
          <w:tcPr>
            <w:tcW w:w="666" w:type="pct"/>
            <w:tcBorders>
              <w:bottom w:val="single" w:color="616161" w:sz="2" w:space="0"/>
            </w:tcBorders>
          </w:tcPr>
          <w:p w:rsidRPr="0099653B" w:rsidR="007B587B" w:rsidP="00630C31" w:rsidRDefault="007B587B" w14:paraId="2368CAE2" wp14:textId="77777777">
            <w:pPr>
              <w:jc w:val="left"/>
              <w:rPr>
                <w:rStyle w:val="BodytextChar"/>
                <w:rFonts w:cs="Arial"/>
                <w:sz w:val="18"/>
                <w:szCs w:val="18"/>
              </w:rPr>
            </w:pPr>
            <w:r w:rsidRPr="0099653B">
              <w:rPr>
                <w:rStyle w:val="BodytextChar"/>
                <w:rFonts w:cs="Arial"/>
                <w:sz w:val="18"/>
                <w:szCs w:val="18"/>
              </w:rPr>
              <w:t>Column</w:t>
            </w:r>
          </w:p>
        </w:tc>
        <w:tc>
          <w:tcPr>
            <w:tcW w:w="789" w:type="pct"/>
            <w:tcBorders>
              <w:bottom w:val="single" w:color="616161" w:sz="2" w:space="0"/>
            </w:tcBorders>
          </w:tcPr>
          <w:p w:rsidRPr="0099653B" w:rsidR="007B587B" w:rsidP="00FC1905" w:rsidRDefault="007B587B" w14:paraId="6F47D8D3" wp14:textId="77777777">
            <w:pPr>
              <w:pStyle w:val="TOC2"/>
              <w:ind w:left="0"/>
              <w:rPr>
                <w:rStyle w:val="BodytextChar"/>
                <w:rFonts w:cs="Arial"/>
                <w:noProof w:val="0"/>
                <w:sz w:val="18"/>
                <w:szCs w:val="18"/>
              </w:rPr>
            </w:pPr>
            <w:r w:rsidRPr="0099653B">
              <w:rPr>
                <w:rStyle w:val="BodytextChar"/>
                <w:rFonts w:cs="Arial"/>
                <w:noProof w:val="0"/>
                <w:sz w:val="18"/>
                <w:szCs w:val="18"/>
              </w:rPr>
              <w:t>Total Number Entered</w:t>
            </w:r>
          </w:p>
        </w:tc>
        <w:tc>
          <w:tcPr>
            <w:tcW w:w="1078" w:type="pct"/>
            <w:tcBorders>
              <w:bottom w:val="single" w:color="616161" w:sz="2" w:space="0"/>
            </w:tcBorders>
          </w:tcPr>
          <w:p w:rsidRPr="0099653B" w:rsidR="007B587B" w:rsidP="00FC1905" w:rsidRDefault="007B587B" w14:paraId="7D08934C" wp14:textId="77777777">
            <w:pPr>
              <w:pStyle w:val="TOC2"/>
              <w:ind w:left="0"/>
              <w:rPr>
                <w:rStyle w:val="BodytextChar"/>
                <w:rFonts w:cs="Arial"/>
                <w:noProof w:val="0"/>
                <w:sz w:val="18"/>
                <w:szCs w:val="18"/>
              </w:rPr>
            </w:pPr>
            <w:r w:rsidRPr="0099653B">
              <w:rPr>
                <w:rStyle w:val="BodytextChar"/>
                <w:rFonts w:cs="Arial"/>
                <w:noProof w:val="0"/>
                <w:sz w:val="18"/>
                <w:szCs w:val="18"/>
              </w:rPr>
              <w:t>This field is a total count of entered items to a status for state fiscal year-to-date by the last saved user.</w:t>
            </w:r>
          </w:p>
        </w:tc>
        <w:tc>
          <w:tcPr>
            <w:tcW w:w="487" w:type="pct"/>
            <w:tcBorders>
              <w:bottom w:val="single" w:color="616161" w:sz="2" w:space="0"/>
            </w:tcBorders>
          </w:tcPr>
          <w:p w:rsidRPr="0099653B" w:rsidR="007B587B" w:rsidP="00630C31" w:rsidRDefault="007B587B" w14:paraId="1778796D" wp14:textId="77777777">
            <w:pPr>
              <w:jc w:val="left"/>
              <w:rPr>
                <w:rStyle w:val="BodytextChar"/>
                <w:rFonts w:cs="Arial"/>
                <w:sz w:val="18"/>
                <w:szCs w:val="18"/>
              </w:rPr>
            </w:pPr>
            <w:r w:rsidRPr="0099653B">
              <w:rPr>
                <w:rStyle w:val="BodytextChar"/>
                <w:rFonts w:cs="Arial"/>
                <w:sz w:val="18"/>
                <w:szCs w:val="18"/>
              </w:rPr>
              <w:t>Program Generated</w:t>
            </w:r>
          </w:p>
        </w:tc>
        <w:tc>
          <w:tcPr>
            <w:tcW w:w="830" w:type="pct"/>
            <w:tcBorders>
              <w:bottom w:val="single" w:color="616161" w:sz="2" w:space="0"/>
            </w:tcBorders>
          </w:tcPr>
          <w:p w:rsidRPr="0099653B" w:rsidR="007B587B" w:rsidP="00630C31" w:rsidRDefault="007B587B" w14:paraId="580D3137" wp14:textId="77777777">
            <w:pPr>
              <w:spacing w:before="40" w:after="40"/>
              <w:jc w:val="left"/>
              <w:rPr>
                <w:rStyle w:val="BodytextChar"/>
                <w:rFonts w:cs="Arial"/>
                <w:sz w:val="18"/>
                <w:szCs w:val="18"/>
              </w:rPr>
            </w:pPr>
            <w:r w:rsidRPr="0099653B">
              <w:rPr>
                <w:rStyle w:val="BodytextChar"/>
                <w:rFonts w:cs="Arial"/>
                <w:sz w:val="18"/>
                <w:szCs w:val="18"/>
              </w:rPr>
              <w:t>Program Generated</w:t>
            </w:r>
          </w:p>
        </w:tc>
        <w:tc>
          <w:tcPr>
            <w:tcW w:w="1150" w:type="pct"/>
            <w:tcBorders>
              <w:bottom w:val="single" w:color="616161" w:sz="2" w:space="0"/>
            </w:tcBorders>
          </w:tcPr>
          <w:p w:rsidRPr="0099653B" w:rsidR="007B587B" w:rsidP="00173803" w:rsidRDefault="007B587B" w14:paraId="4AD5EAD4" wp14:textId="77777777">
            <w:pPr>
              <w:spacing w:before="40" w:after="40"/>
              <w:jc w:val="left"/>
              <w:rPr>
                <w:rStyle w:val="BodytextChar"/>
                <w:rFonts w:cs="Arial"/>
                <w:sz w:val="18"/>
                <w:szCs w:val="18"/>
              </w:rPr>
            </w:pPr>
            <w:r w:rsidRPr="0099653B">
              <w:rPr>
                <w:rStyle w:val="BodytextChar"/>
                <w:rFonts w:cs="Arial"/>
                <w:sz w:val="18"/>
                <w:szCs w:val="18"/>
              </w:rPr>
              <w:t>Count distinct of A-DTL-TB.A-AUTH-ID</w:t>
            </w:r>
          </w:p>
          <w:p w:rsidRPr="0099653B" w:rsidR="007B587B" w:rsidP="00173803" w:rsidRDefault="007B587B" w14:paraId="0A86E8FD" wp14:textId="77777777">
            <w:pPr>
              <w:spacing w:before="40" w:after="40"/>
              <w:jc w:val="left"/>
              <w:rPr>
                <w:rStyle w:val="BodytextChar"/>
                <w:rFonts w:cs="Arial"/>
                <w:sz w:val="18"/>
                <w:szCs w:val="18"/>
              </w:rPr>
            </w:pPr>
            <w:r w:rsidRPr="0099653B">
              <w:rPr>
                <w:rStyle w:val="BodytextChar"/>
                <w:rFonts w:cs="Arial"/>
                <w:sz w:val="18"/>
                <w:szCs w:val="18"/>
              </w:rPr>
              <w:t xml:space="preserve">by </w:t>
            </w:r>
            <w:r w:rsidRPr="0099653B" w:rsidR="00173803">
              <w:rPr>
                <w:rStyle w:val="BodytextChar"/>
                <w:rFonts w:cs="Arial"/>
                <w:sz w:val="18"/>
                <w:szCs w:val="18"/>
              </w:rPr>
              <w:t>A-HDR-TB.G_AUD_USER_ID</w:t>
            </w:r>
            <w:r w:rsidRPr="0099653B">
              <w:rPr>
                <w:rStyle w:val="BodytextChar"/>
                <w:rFonts w:cs="Arial"/>
                <w:sz w:val="18"/>
                <w:szCs w:val="18"/>
              </w:rPr>
              <w:t xml:space="preserve"> where</w:t>
            </w:r>
          </w:p>
          <w:p w:rsidRPr="0099653B" w:rsidR="007B587B" w:rsidP="00173803" w:rsidRDefault="007B587B" w14:paraId="7ADA1411" wp14:textId="77777777">
            <w:pPr>
              <w:pStyle w:val="TableColorful2"/>
              <w:spacing w:before="40" w:after="40"/>
              <w:rPr>
                <w:rStyle w:val="BodytextChar"/>
                <w:rFonts w:ascii="Arial" w:hAnsi="Arial" w:cs="Arial"/>
                <w:sz w:val="18"/>
                <w:szCs w:val="18"/>
              </w:rPr>
            </w:pPr>
            <w:r w:rsidRPr="0099653B">
              <w:rPr>
                <w:rStyle w:val="BodytextChar"/>
                <w:rFonts w:ascii="Arial" w:hAnsi="Arial" w:cs="Arial"/>
                <w:sz w:val="18"/>
                <w:szCs w:val="18"/>
              </w:rPr>
              <w:t>A-DTL-TB.A-LI-STAT-</w:t>
            </w:r>
            <w:r w:rsidRPr="0099653B" w:rsidR="00FB37DB">
              <w:rPr>
                <w:rStyle w:val="BodytextChar"/>
                <w:rFonts w:ascii="Arial" w:hAnsi="Arial" w:cs="Arial"/>
                <w:sz w:val="18"/>
                <w:szCs w:val="18"/>
              </w:rPr>
              <w:t>DT within</w:t>
            </w:r>
            <w:r w:rsidRPr="0099653B">
              <w:rPr>
                <w:rStyle w:val="BodytextChar"/>
                <w:rFonts w:ascii="Arial" w:hAnsi="Arial" w:cs="Arial"/>
                <w:sz w:val="18"/>
                <w:szCs w:val="18"/>
              </w:rPr>
              <w:t xml:space="preserve"> current SFYTD</w:t>
            </w:r>
          </w:p>
        </w:tc>
      </w:tr>
    </w:tbl>
    <w:p xmlns:wp14="http://schemas.microsoft.com/office/word/2010/wordml" w:rsidR="00205D93" w:rsidRDefault="00205D93" w14:paraId="1B5826E2" wp14:textId="77777777">
      <w: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4871"/>
        <w:gridCol w:w="4741"/>
        <w:gridCol w:w="4782"/>
      </w:tblGrid>
      <w:tr xmlns:wp14="http://schemas.microsoft.com/office/word/2010/wordml" w:rsidR="00F10FCC" w14:paraId="1F3B25CA" wp14:textId="77777777">
        <w:tblPrEx>
          <w:tblCellMar>
            <w:top w:w="0" w:type="dxa"/>
            <w:bottom w:w="0" w:type="dxa"/>
          </w:tblCellMar>
        </w:tblPrEx>
        <w:trPr>
          <w:cantSplit/>
          <w:jc w:val="center"/>
        </w:trPr>
        <w:tc>
          <w:tcPr>
            <w:tcW w:w="5000" w:type="pct"/>
            <w:gridSpan w:val="3"/>
            <w:tcBorders>
              <w:top w:val="single" w:color="616161" w:sz="2" w:space="0"/>
              <w:bottom w:val="single" w:color="616161" w:sz="2" w:space="0"/>
            </w:tcBorders>
            <w:shd w:val="clear" w:color="auto" w:fill="191919"/>
            <w:vAlign w:val="center"/>
          </w:tcPr>
          <w:p w:rsidR="00F10FCC" w:rsidRDefault="00F10FCC" w14:paraId="6B8168B7"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F10FCC" w14:paraId="647061BC" wp14:textId="77777777">
        <w:tblPrEx>
          <w:tblCellMar>
            <w:top w:w="0" w:type="dxa"/>
            <w:bottom w:w="0" w:type="dxa"/>
          </w:tblCellMar>
        </w:tblPrEx>
        <w:trPr>
          <w:cantSplit/>
          <w:jc w:val="center"/>
        </w:trPr>
        <w:tc>
          <w:tcPr>
            <w:tcW w:w="1692" w:type="pct"/>
            <w:tcBorders>
              <w:top w:val="single" w:color="616161" w:sz="2" w:space="0"/>
              <w:bottom w:val="single" w:color="616161" w:sz="2" w:space="0"/>
            </w:tcBorders>
            <w:vAlign w:val="center"/>
          </w:tcPr>
          <w:p w:rsidRPr="00205D93" w:rsidR="00F10FCC" w:rsidRDefault="00F10FCC" w14:paraId="2AEECC87" wp14:textId="77777777">
            <w:pPr>
              <w:pStyle w:val="TableHeading"/>
              <w:spacing w:before="40" w:after="40"/>
              <w:jc w:val="center"/>
              <w:rPr>
                <w:rStyle w:val="ModernTableText"/>
                <w:rFonts w:cs="Arial"/>
                <w:szCs w:val="17"/>
              </w:rPr>
            </w:pPr>
            <w:r w:rsidRPr="00205D93">
              <w:rPr>
                <w:rStyle w:val="ModernTableText"/>
                <w:rFonts w:cs="Arial"/>
                <w:szCs w:val="17"/>
              </w:rPr>
              <w:t>Chart Footnote Label (opt)</w:t>
            </w:r>
          </w:p>
        </w:tc>
        <w:tc>
          <w:tcPr>
            <w:tcW w:w="1647" w:type="pct"/>
            <w:tcBorders>
              <w:top w:val="single" w:color="616161" w:sz="2" w:space="0"/>
              <w:bottom w:val="single" w:color="616161" w:sz="2" w:space="0"/>
            </w:tcBorders>
            <w:vAlign w:val="center"/>
          </w:tcPr>
          <w:p w:rsidRPr="00205D93" w:rsidR="00F10FCC" w:rsidRDefault="00F10FCC" w14:paraId="715FB922"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Description (opt)</w:t>
            </w:r>
          </w:p>
        </w:tc>
        <w:tc>
          <w:tcPr>
            <w:tcW w:w="1661" w:type="pct"/>
            <w:tcBorders>
              <w:top w:val="single" w:color="616161" w:sz="2" w:space="0"/>
              <w:bottom w:val="single" w:color="616161" w:sz="2" w:space="0"/>
            </w:tcBorders>
            <w:vAlign w:val="center"/>
          </w:tcPr>
          <w:p w:rsidRPr="00205D93" w:rsidR="00F10FCC" w:rsidRDefault="00F10FCC" w14:paraId="30AA0ACC"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Processing Rules (opt)</w:t>
            </w:r>
          </w:p>
        </w:tc>
      </w:tr>
      <w:tr xmlns:wp14="http://schemas.microsoft.com/office/word/2010/wordml" w:rsidR="00F10FCC" w14:paraId="11CF7B8D" wp14:textId="77777777">
        <w:tblPrEx>
          <w:tblCellMar>
            <w:top w:w="0" w:type="dxa"/>
            <w:bottom w:w="0" w:type="dxa"/>
          </w:tblCellMar>
        </w:tblPrEx>
        <w:trPr>
          <w:cantSplit/>
          <w:jc w:val="center"/>
        </w:trPr>
        <w:tc>
          <w:tcPr>
            <w:tcW w:w="1692" w:type="pct"/>
            <w:tcBorders>
              <w:top w:val="single" w:color="616161" w:sz="2" w:space="0"/>
              <w:bottom w:val="single" w:color="616161" w:sz="2" w:space="0"/>
            </w:tcBorders>
            <w:vAlign w:val="center"/>
          </w:tcPr>
          <w:p w:rsidRPr="00205D93" w:rsidR="00F10FCC" w:rsidRDefault="00F10FCC" w14:paraId="0D483EFC"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647" w:type="pct"/>
            <w:tcBorders>
              <w:top w:val="single" w:color="616161" w:sz="2" w:space="0"/>
              <w:bottom w:val="single" w:color="616161" w:sz="2" w:space="0"/>
            </w:tcBorders>
            <w:vAlign w:val="center"/>
          </w:tcPr>
          <w:p w:rsidRPr="00205D93" w:rsidR="00F10FCC" w:rsidRDefault="00F10FCC" w14:paraId="3DFDB29E"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661" w:type="pct"/>
            <w:tcBorders>
              <w:top w:val="single" w:color="616161" w:sz="2" w:space="0"/>
              <w:bottom w:val="single" w:color="616161" w:sz="2" w:space="0"/>
            </w:tcBorders>
            <w:vAlign w:val="center"/>
          </w:tcPr>
          <w:p w:rsidRPr="00205D93" w:rsidR="00F10FCC" w:rsidRDefault="00F10FCC" w14:paraId="5EBEA9B7"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r>
      <w:tr xmlns:wp14="http://schemas.microsoft.com/office/word/2010/wordml" w:rsidR="00F10FCC" w14:paraId="6F5951B8" wp14:textId="77777777">
        <w:tblPrEx>
          <w:tblCellMar>
            <w:top w:w="0" w:type="dxa"/>
            <w:bottom w:w="0" w:type="dxa"/>
          </w:tblCellMar>
        </w:tblPrEx>
        <w:trPr>
          <w:cantSplit/>
          <w:jc w:val="center"/>
        </w:trPr>
        <w:tc>
          <w:tcPr>
            <w:tcW w:w="5000" w:type="pct"/>
            <w:gridSpan w:val="3"/>
            <w:tcBorders>
              <w:top w:val="single" w:color="616161" w:sz="2" w:space="0"/>
              <w:bottom w:val="single" w:color="616161" w:sz="2" w:space="0"/>
            </w:tcBorders>
            <w:shd w:val="clear" w:color="auto" w:fill="191919"/>
            <w:vAlign w:val="center"/>
          </w:tcPr>
          <w:p w:rsidR="00F10FCC" w:rsidRDefault="00F10FCC" w14:paraId="025C81F2"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Footnote (opt)</w:t>
            </w:r>
          </w:p>
        </w:tc>
      </w:tr>
      <w:tr xmlns:wp14="http://schemas.microsoft.com/office/word/2010/wordml" w:rsidR="00F10FCC" w14:paraId="1C585D64" wp14:textId="77777777">
        <w:tblPrEx>
          <w:tblCellMar>
            <w:top w:w="0" w:type="dxa"/>
            <w:bottom w:w="0" w:type="dxa"/>
          </w:tblCellMar>
        </w:tblPrEx>
        <w:trPr>
          <w:cantSplit/>
          <w:jc w:val="center"/>
        </w:trPr>
        <w:tc>
          <w:tcPr>
            <w:tcW w:w="1692" w:type="pct"/>
            <w:tcBorders>
              <w:top w:val="single" w:color="616161" w:sz="2" w:space="0"/>
            </w:tcBorders>
            <w:vAlign w:val="center"/>
          </w:tcPr>
          <w:p w:rsidRPr="00205D93" w:rsidR="00F10FCC" w:rsidRDefault="00F10FCC" w14:paraId="4013541D" wp14:textId="77777777">
            <w:pPr>
              <w:pStyle w:val="TableHeading"/>
              <w:spacing w:before="40" w:after="40"/>
              <w:jc w:val="center"/>
              <w:rPr>
                <w:rStyle w:val="ModernTableText"/>
                <w:rFonts w:cs="Arial"/>
                <w:szCs w:val="17"/>
              </w:rPr>
            </w:pPr>
            <w:r w:rsidRPr="00205D93">
              <w:rPr>
                <w:rStyle w:val="ModernTableText"/>
                <w:rFonts w:cs="Arial"/>
                <w:szCs w:val="17"/>
              </w:rPr>
              <w:t>Report Footnote Label (opt)</w:t>
            </w:r>
          </w:p>
        </w:tc>
        <w:tc>
          <w:tcPr>
            <w:tcW w:w="1647" w:type="pct"/>
            <w:tcBorders>
              <w:top w:val="single" w:color="616161" w:sz="2" w:space="0"/>
            </w:tcBorders>
            <w:vAlign w:val="center"/>
          </w:tcPr>
          <w:p w:rsidRPr="00205D93" w:rsidR="00F10FCC" w:rsidRDefault="00F10FCC" w14:paraId="05CC43D4"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Description (opt)</w:t>
            </w:r>
          </w:p>
        </w:tc>
        <w:tc>
          <w:tcPr>
            <w:tcW w:w="1661" w:type="pct"/>
            <w:tcBorders>
              <w:top w:val="single" w:color="616161" w:sz="2" w:space="0"/>
            </w:tcBorders>
            <w:vAlign w:val="center"/>
          </w:tcPr>
          <w:p w:rsidRPr="00205D93" w:rsidR="00F10FCC" w:rsidRDefault="00F10FCC" w14:paraId="3BEF7FC5"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Processing Rules (opt)</w:t>
            </w:r>
          </w:p>
        </w:tc>
      </w:tr>
      <w:tr xmlns:wp14="http://schemas.microsoft.com/office/word/2010/wordml" w:rsidR="00F10FCC" w14:paraId="2DC4642D" wp14:textId="77777777">
        <w:tblPrEx>
          <w:tblCellMar>
            <w:top w:w="0" w:type="dxa"/>
            <w:bottom w:w="0" w:type="dxa"/>
          </w:tblCellMar>
        </w:tblPrEx>
        <w:trPr>
          <w:cantSplit/>
          <w:jc w:val="center"/>
        </w:trPr>
        <w:tc>
          <w:tcPr>
            <w:tcW w:w="1692" w:type="pct"/>
            <w:vAlign w:val="center"/>
          </w:tcPr>
          <w:p w:rsidRPr="00205D93" w:rsidR="00F10FCC" w:rsidRDefault="00F10FCC" w14:paraId="7AC6F917"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647" w:type="pct"/>
            <w:vAlign w:val="center"/>
          </w:tcPr>
          <w:p w:rsidRPr="00205D93" w:rsidR="00F10FCC" w:rsidRDefault="00F10FCC" w14:paraId="13ABFECE"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661" w:type="pct"/>
            <w:vAlign w:val="center"/>
          </w:tcPr>
          <w:p w:rsidRPr="00205D93" w:rsidR="00F10FCC" w:rsidRDefault="00F10FCC" w14:paraId="61694512"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r>
    </w:tbl>
    <w:p xmlns:wp14="http://schemas.microsoft.com/office/word/2010/wordml" w:rsidR="00CE759A" w:rsidRDefault="00CE759A" w14:paraId="64203D4C" wp14:textId="77777777">
      <w:pPr>
        <w:rPr>
          <w:sz w:val="19"/>
          <w:szCs w:val="19"/>
        </w:rPr>
      </w:pPr>
    </w:p>
    <w:p xmlns:wp14="http://schemas.microsoft.com/office/word/2010/wordml" w:rsidR="00CE759A" w:rsidP="00D0385C" w:rsidRDefault="00CE759A" w14:paraId="769A74ED" wp14:textId="77777777">
      <w:pPr>
        <w:pStyle w:val="Heading5"/>
      </w:pPr>
      <w:r>
        <w:br w:type="page"/>
      </w:r>
      <w:bookmarkStart w:name="_Toc214963351" w:id="322"/>
      <w:r>
        <w:t>Report Definition – OPR-SRA-127 - Service</w:t>
      </w:r>
      <w:r>
        <w:rPr>
          <w:b/>
        </w:rPr>
        <w:t xml:space="preserve"> </w:t>
      </w:r>
      <w:r>
        <w:t>Authorization Member Eligibility Gap</w:t>
      </w:r>
      <w:bookmarkEnd w:id="322"/>
      <w:r>
        <w:t xml:space="preserve"> </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557"/>
        <w:gridCol w:w="1620"/>
        <w:gridCol w:w="1658"/>
        <w:gridCol w:w="2006"/>
        <w:gridCol w:w="23"/>
        <w:gridCol w:w="2098"/>
        <w:gridCol w:w="1554"/>
        <w:gridCol w:w="23"/>
        <w:gridCol w:w="587"/>
        <w:gridCol w:w="1569"/>
        <w:gridCol w:w="1695"/>
      </w:tblGrid>
      <w:tr xmlns:wp14="http://schemas.microsoft.com/office/word/2010/wordml" w:rsidR="00CE759A" w14:paraId="57631A7A" wp14:textId="77777777">
        <w:tblPrEx>
          <w:tblCellMar>
            <w:top w:w="0" w:type="dxa"/>
            <w:bottom w:w="0" w:type="dxa"/>
          </w:tblCellMar>
        </w:tblPrEx>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Pr="00AC377A" w:rsidR="00CE759A" w:rsidRDefault="00CE759A" w14:paraId="43358A4C" wp14:textId="77777777">
            <w:pPr>
              <w:jc w:val="center"/>
              <w:rPr>
                <w:rFonts w:eastAsia="MS Mincho"/>
                <w:szCs w:val="20"/>
              </w:rPr>
            </w:pPr>
            <w:r>
              <w:rPr>
                <w:sz w:val="19"/>
                <w:szCs w:val="19"/>
              </w:rPr>
              <w:br w:type="page"/>
            </w:r>
            <w:r>
              <w:rPr>
                <w:sz w:val="19"/>
                <w:szCs w:val="19"/>
              </w:rPr>
              <w:br w:type="page"/>
            </w:r>
            <w:r>
              <w:rPr>
                <w:sz w:val="19"/>
                <w:szCs w:val="19"/>
              </w:rPr>
              <w:br w:type="page"/>
            </w:r>
            <w:r>
              <w:rPr>
                <w:sz w:val="19"/>
                <w:szCs w:val="19"/>
              </w:rPr>
              <w:br w:type="page"/>
            </w:r>
            <w:r w:rsidRPr="00AC377A">
              <w:rPr>
                <w:rFonts w:eastAsia="MS Mincho"/>
                <w:szCs w:val="20"/>
              </w:rPr>
              <w:t>NH MMIS REPORT DEFINITION</w:t>
            </w:r>
          </w:p>
        </w:tc>
      </w:tr>
      <w:tr xmlns:wp14="http://schemas.microsoft.com/office/word/2010/wordml" w:rsidR="00CE759A" w14:paraId="19A8E1E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4" w:type="pct"/>
            <w:gridSpan w:val="2"/>
            <w:tcBorders>
              <w:top w:val="single" w:color="auto" w:sz="4" w:space="0"/>
            </w:tcBorders>
            <w:vAlign w:val="center"/>
          </w:tcPr>
          <w:p w:rsidRPr="00205D93" w:rsidR="00CE759A" w:rsidRDefault="00CE759A" w14:paraId="7301E8EF" wp14:textId="77777777">
            <w:pPr>
              <w:pStyle w:val="TableHeading"/>
              <w:spacing w:before="40" w:after="40"/>
              <w:rPr>
                <w:rStyle w:val="ModernTableText"/>
                <w:noProof/>
                <w:szCs w:val="17"/>
              </w:rPr>
            </w:pPr>
            <w:r w:rsidRPr="00205D93">
              <w:rPr>
                <w:rStyle w:val="ModernTableText"/>
                <w:noProof/>
                <w:szCs w:val="17"/>
              </w:rPr>
              <w:t>Report Type:</w:t>
            </w:r>
          </w:p>
        </w:tc>
        <w:tc>
          <w:tcPr>
            <w:tcW w:w="3896" w:type="pct"/>
            <w:gridSpan w:val="9"/>
            <w:tcBorders>
              <w:top w:val="single" w:color="auto" w:sz="4" w:space="0"/>
            </w:tcBorders>
            <w:vAlign w:val="center"/>
          </w:tcPr>
          <w:p w:rsidRPr="00205D93" w:rsidR="00CE759A" w:rsidRDefault="00CE759A" w14:paraId="448F58AA"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Standard</w:t>
            </w:r>
            <w:r w:rsidRPr="00205D93">
              <w:rPr>
                <w:rStyle w:val="ModernTableText"/>
                <w:noProof/>
                <w:szCs w:val="17"/>
              </w:rPr>
              <w:tab/>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Customized</w:t>
            </w:r>
          </w:p>
        </w:tc>
      </w:tr>
      <w:tr xmlns:wp14="http://schemas.microsoft.com/office/word/2010/wordml" w:rsidR="00CE759A" w14:paraId="7838577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4" w:type="pct"/>
            <w:gridSpan w:val="2"/>
            <w:tcBorders>
              <w:top w:val="single" w:color="616161" w:sz="2" w:space="0"/>
            </w:tcBorders>
            <w:vAlign w:val="center"/>
          </w:tcPr>
          <w:p w:rsidRPr="00205D93" w:rsidR="00CE759A" w:rsidRDefault="00CE759A" w14:paraId="3520A9EE" wp14:textId="77777777">
            <w:pPr>
              <w:pStyle w:val="TableHeading"/>
              <w:spacing w:before="40" w:after="40"/>
              <w:rPr>
                <w:rStyle w:val="ModernTableText"/>
                <w:noProof/>
                <w:szCs w:val="17"/>
              </w:rPr>
            </w:pPr>
            <w:r w:rsidRPr="00205D93">
              <w:rPr>
                <w:rStyle w:val="ModernTableText"/>
                <w:noProof/>
                <w:szCs w:val="17"/>
              </w:rPr>
              <w:t>Client Name:</w:t>
            </w:r>
          </w:p>
        </w:tc>
        <w:tc>
          <w:tcPr>
            <w:tcW w:w="3896" w:type="pct"/>
            <w:gridSpan w:val="9"/>
            <w:tcBorders>
              <w:top w:val="single" w:color="616161" w:sz="2" w:space="0"/>
            </w:tcBorders>
            <w:vAlign w:val="center"/>
          </w:tcPr>
          <w:p w:rsidRPr="00205D93" w:rsidR="00CE759A" w:rsidRDefault="00CE759A" w14:paraId="016603D0" wp14:textId="77777777">
            <w:pPr>
              <w:pStyle w:val="TableText1"/>
              <w:spacing w:before="40" w:after="40"/>
              <w:rPr>
                <w:rStyle w:val="ModernTableText"/>
                <w:szCs w:val="17"/>
              </w:rPr>
            </w:pPr>
            <w:r w:rsidRPr="00205D93">
              <w:rPr>
                <w:rStyle w:val="ModernTableText"/>
                <w:szCs w:val="17"/>
              </w:rPr>
              <w:t>New Hampshire</w:t>
            </w:r>
          </w:p>
        </w:tc>
      </w:tr>
      <w:tr xmlns:wp14="http://schemas.microsoft.com/office/word/2010/wordml" w:rsidR="00CE759A" w14:paraId="36B3980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4" w:type="pct"/>
            <w:gridSpan w:val="2"/>
            <w:tcBorders>
              <w:top w:val="single" w:color="616161" w:sz="2" w:space="0"/>
            </w:tcBorders>
            <w:vAlign w:val="center"/>
          </w:tcPr>
          <w:p w:rsidRPr="00205D93" w:rsidR="00CE759A" w:rsidRDefault="00CE759A" w14:paraId="3D156C80" wp14:textId="77777777">
            <w:pPr>
              <w:pStyle w:val="TableHeading"/>
              <w:spacing w:before="40" w:after="40"/>
              <w:rPr>
                <w:rStyle w:val="ModernTableText"/>
                <w:noProof/>
                <w:szCs w:val="17"/>
              </w:rPr>
            </w:pPr>
            <w:r w:rsidRPr="00205D93">
              <w:rPr>
                <w:rStyle w:val="ModernTableText"/>
                <w:noProof/>
                <w:szCs w:val="17"/>
              </w:rPr>
              <w:t>Client Report ID:</w:t>
            </w:r>
          </w:p>
        </w:tc>
        <w:tc>
          <w:tcPr>
            <w:tcW w:w="3896" w:type="pct"/>
            <w:gridSpan w:val="9"/>
            <w:tcBorders>
              <w:top w:val="single" w:color="616161" w:sz="2" w:space="0"/>
            </w:tcBorders>
            <w:vAlign w:val="center"/>
          </w:tcPr>
          <w:p w:rsidRPr="00205D93" w:rsidR="00CE759A" w:rsidRDefault="00CE759A" w14:paraId="703E8903" wp14:textId="77777777">
            <w:pPr>
              <w:pStyle w:val="TableText1"/>
              <w:spacing w:before="40" w:after="40"/>
              <w:rPr>
                <w:rStyle w:val="ModernTableText"/>
                <w:szCs w:val="17"/>
              </w:rPr>
            </w:pPr>
            <w:r w:rsidRPr="00205D93">
              <w:rPr>
                <w:rStyle w:val="ModernTableText"/>
                <w:szCs w:val="17"/>
              </w:rPr>
              <w:t>OPR-SRA-127</w:t>
            </w:r>
          </w:p>
        </w:tc>
      </w:tr>
      <w:tr xmlns:wp14="http://schemas.microsoft.com/office/word/2010/wordml" w:rsidR="00CE759A" w14:paraId="06966A2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91"/>
          <w:jc w:val="center"/>
        </w:trPr>
        <w:tc>
          <w:tcPr>
            <w:tcW w:w="1104" w:type="pct"/>
            <w:gridSpan w:val="2"/>
            <w:tcBorders>
              <w:top w:val="single" w:color="616161" w:sz="2" w:space="0"/>
            </w:tcBorders>
            <w:vAlign w:val="center"/>
          </w:tcPr>
          <w:p w:rsidRPr="00205D93" w:rsidR="00CE759A" w:rsidRDefault="00CE759A" w14:paraId="23831A1C" wp14:textId="77777777">
            <w:pPr>
              <w:pStyle w:val="TableHeading"/>
              <w:spacing w:before="40" w:after="40"/>
              <w:rPr>
                <w:rStyle w:val="ModernTableText"/>
                <w:noProof/>
                <w:szCs w:val="17"/>
              </w:rPr>
            </w:pPr>
            <w:r w:rsidRPr="00205D93">
              <w:rPr>
                <w:rStyle w:val="ModernTableText"/>
                <w:noProof/>
                <w:szCs w:val="17"/>
              </w:rPr>
              <w:t>Client Line Of Business:</w:t>
            </w:r>
          </w:p>
        </w:tc>
        <w:tc>
          <w:tcPr>
            <w:tcW w:w="3896" w:type="pct"/>
            <w:gridSpan w:val="9"/>
            <w:tcBorders>
              <w:top w:val="single" w:color="616161" w:sz="2" w:space="0"/>
            </w:tcBorders>
            <w:vAlign w:val="center"/>
          </w:tcPr>
          <w:p w:rsidRPr="00205D93" w:rsidR="00CE759A" w:rsidRDefault="00CE759A" w14:paraId="3D07D146" wp14:textId="77777777">
            <w:pPr>
              <w:pStyle w:val="TableText1"/>
              <w:spacing w:before="40" w:after="40"/>
              <w:rPr>
                <w:rStyle w:val="ModernTableText"/>
                <w:szCs w:val="17"/>
              </w:rPr>
            </w:pPr>
            <w:r w:rsidRPr="00205D93">
              <w:rPr>
                <w:rStyle w:val="ModernTableText"/>
                <w:szCs w:val="17"/>
              </w:rPr>
              <w:t>Medicaid</w:t>
            </w:r>
          </w:p>
        </w:tc>
      </w:tr>
      <w:tr xmlns:wp14="http://schemas.microsoft.com/office/word/2010/wordml" w:rsidR="00CE759A" w14:paraId="50F4FDB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1104" w:type="pct"/>
            <w:gridSpan w:val="2"/>
            <w:tcBorders>
              <w:top w:val="single" w:color="616161" w:sz="2" w:space="0"/>
            </w:tcBorders>
            <w:vAlign w:val="center"/>
          </w:tcPr>
          <w:p w:rsidRPr="00205D93" w:rsidR="00CE759A" w:rsidRDefault="00CE759A" w14:paraId="619D2428" wp14:textId="77777777">
            <w:pPr>
              <w:pStyle w:val="TableHeading"/>
              <w:spacing w:before="40" w:after="40"/>
              <w:rPr>
                <w:rStyle w:val="ModernTableText"/>
                <w:noProof/>
                <w:szCs w:val="17"/>
              </w:rPr>
            </w:pPr>
            <w:r w:rsidRPr="00205D93">
              <w:rPr>
                <w:rStyle w:val="ModernTableText"/>
                <w:noProof/>
                <w:szCs w:val="17"/>
              </w:rPr>
              <w:t>Client Division / Department:</w:t>
            </w:r>
          </w:p>
        </w:tc>
        <w:tc>
          <w:tcPr>
            <w:tcW w:w="3896" w:type="pct"/>
            <w:gridSpan w:val="9"/>
            <w:tcBorders>
              <w:top w:val="single" w:color="616161" w:sz="2" w:space="0"/>
            </w:tcBorders>
            <w:vAlign w:val="center"/>
          </w:tcPr>
          <w:p w:rsidRPr="00205D93" w:rsidR="00CE759A" w:rsidRDefault="00CE759A" w14:paraId="7367A0C8" wp14:textId="77777777">
            <w:pPr>
              <w:pStyle w:val="TableText1"/>
              <w:spacing w:before="40" w:after="40"/>
              <w:rPr>
                <w:rStyle w:val="ModernTableText"/>
                <w:szCs w:val="17"/>
              </w:rPr>
            </w:pPr>
            <w:r w:rsidRPr="00205D93">
              <w:rPr>
                <w:rStyle w:val="ModernTableText"/>
                <w:szCs w:val="17"/>
              </w:rPr>
              <w:t>DHHS</w:t>
            </w:r>
          </w:p>
        </w:tc>
      </w:tr>
      <w:tr xmlns:wp14="http://schemas.microsoft.com/office/word/2010/wordml" w:rsidR="00CE759A" w14:paraId="4B1A644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104" w:type="pct"/>
            <w:gridSpan w:val="2"/>
            <w:tcBorders>
              <w:top w:val="single" w:color="616161" w:sz="2" w:space="0"/>
              <w:bottom w:val="single" w:color="616161" w:sz="2" w:space="0"/>
            </w:tcBorders>
            <w:vAlign w:val="center"/>
          </w:tcPr>
          <w:p w:rsidRPr="00205D93" w:rsidR="00CE759A" w:rsidRDefault="00CE759A" w14:paraId="04AB15AD" wp14:textId="77777777">
            <w:pPr>
              <w:pStyle w:val="TableHeading"/>
              <w:spacing w:before="40" w:after="40"/>
              <w:rPr>
                <w:rStyle w:val="ModernTableText"/>
                <w:noProof/>
                <w:szCs w:val="17"/>
              </w:rPr>
            </w:pPr>
            <w:r w:rsidRPr="00205D93">
              <w:rPr>
                <w:rStyle w:val="ModernTableText"/>
                <w:noProof/>
                <w:szCs w:val="17"/>
              </w:rPr>
              <w:t>Report Title:</w:t>
            </w:r>
          </w:p>
        </w:tc>
        <w:tc>
          <w:tcPr>
            <w:tcW w:w="3896" w:type="pct"/>
            <w:gridSpan w:val="9"/>
            <w:tcBorders>
              <w:top w:val="single" w:color="616161" w:sz="2" w:space="0"/>
              <w:bottom w:val="single" w:color="616161" w:sz="2" w:space="0"/>
            </w:tcBorders>
            <w:vAlign w:val="center"/>
          </w:tcPr>
          <w:p w:rsidRPr="00205D93" w:rsidR="00CE759A" w:rsidRDefault="00CE759A" w14:paraId="5EFBDD9A" wp14:textId="77777777">
            <w:pPr>
              <w:pStyle w:val="TableText1"/>
              <w:spacing w:before="40" w:after="40"/>
              <w:rPr>
                <w:rStyle w:val="ModernTableText"/>
                <w:szCs w:val="17"/>
              </w:rPr>
            </w:pPr>
            <w:r w:rsidRPr="00205D93">
              <w:rPr>
                <w:sz w:val="18"/>
                <w:szCs w:val="17"/>
              </w:rPr>
              <w:t xml:space="preserve">Service Authorization Member Eligibility Gap </w:t>
            </w:r>
          </w:p>
        </w:tc>
      </w:tr>
      <w:tr xmlns:wp14="http://schemas.microsoft.com/office/word/2010/wordml" w:rsidR="00CE759A" w14:paraId="17999C4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104" w:type="pct"/>
            <w:gridSpan w:val="2"/>
            <w:tcBorders>
              <w:top w:val="single" w:color="616161" w:sz="2" w:space="0"/>
              <w:bottom w:val="single" w:color="616161" w:sz="2" w:space="0"/>
            </w:tcBorders>
            <w:vAlign w:val="center"/>
          </w:tcPr>
          <w:p w:rsidRPr="00205D93" w:rsidR="00CE759A" w:rsidRDefault="00CE759A" w14:paraId="44EFFD9B" wp14:textId="77777777">
            <w:pPr>
              <w:pStyle w:val="TableHeading"/>
              <w:spacing w:before="40" w:after="40"/>
              <w:rPr>
                <w:rStyle w:val="ModernTableText"/>
                <w:noProof/>
                <w:szCs w:val="17"/>
              </w:rPr>
            </w:pPr>
            <w:r w:rsidRPr="00205D93">
              <w:rPr>
                <w:rStyle w:val="ModernTableText"/>
                <w:noProof/>
                <w:szCs w:val="17"/>
              </w:rPr>
              <w:t>Report Description:</w:t>
            </w:r>
          </w:p>
        </w:tc>
        <w:tc>
          <w:tcPr>
            <w:tcW w:w="3896" w:type="pct"/>
            <w:gridSpan w:val="9"/>
            <w:tcBorders>
              <w:top w:val="single" w:color="616161" w:sz="2" w:space="0"/>
              <w:bottom w:val="single" w:color="616161" w:sz="2" w:space="0"/>
            </w:tcBorders>
            <w:vAlign w:val="center"/>
          </w:tcPr>
          <w:p w:rsidRPr="00205D93" w:rsidR="00CE759A" w:rsidRDefault="00CE759A" w14:paraId="79FFA564" wp14:textId="77777777">
            <w:pPr>
              <w:pStyle w:val="TableText1"/>
              <w:spacing w:before="40" w:after="40"/>
              <w:rPr>
                <w:rStyle w:val="ModernTableText"/>
                <w:szCs w:val="17"/>
              </w:rPr>
            </w:pPr>
            <w:r w:rsidRPr="00205D93">
              <w:rPr>
                <w:sz w:val="18"/>
                <w:szCs w:val="17"/>
              </w:rPr>
              <w:t xml:space="preserve">This report lists Service Authorizations, (excluding SA's for the DCYF/DJJS program), where </w:t>
            </w:r>
            <w:r w:rsidRPr="00205D93">
              <w:rPr>
                <w:rFonts w:cs="Arial"/>
                <w:color w:val="000000"/>
                <w:sz w:val="18"/>
                <w:szCs w:val="17"/>
              </w:rPr>
              <w:t xml:space="preserve">there is no Medicaid eligibility or there are gaps </w:t>
            </w:r>
            <w:r w:rsidRPr="00205D93">
              <w:rPr>
                <w:sz w:val="18"/>
                <w:szCs w:val="17"/>
              </w:rPr>
              <w:t>in the Member's Medicaid eligibility between the Approved Begin Date and Approved End Date of the SA.</w:t>
            </w:r>
          </w:p>
        </w:tc>
      </w:tr>
      <w:tr xmlns:wp14="http://schemas.microsoft.com/office/word/2010/wordml" w:rsidR="00CE759A" w14:paraId="0C0F8F4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4" w:type="pct"/>
            <w:gridSpan w:val="2"/>
            <w:vAlign w:val="center"/>
          </w:tcPr>
          <w:p w:rsidRPr="00205D93" w:rsidR="00CE759A" w:rsidRDefault="00CE759A" w14:paraId="122945F5" wp14:textId="77777777">
            <w:pPr>
              <w:pStyle w:val="TableHeading"/>
              <w:spacing w:before="40" w:after="40"/>
              <w:rPr>
                <w:rStyle w:val="ModernTableText"/>
                <w:noProof/>
                <w:szCs w:val="17"/>
              </w:rPr>
            </w:pPr>
            <w:r w:rsidRPr="00205D93">
              <w:rPr>
                <w:rStyle w:val="ModernTableText"/>
                <w:noProof/>
                <w:szCs w:val="17"/>
              </w:rPr>
              <w:t>Report Source State Code:</w:t>
            </w:r>
          </w:p>
        </w:tc>
        <w:tc>
          <w:tcPr>
            <w:tcW w:w="3896" w:type="pct"/>
            <w:gridSpan w:val="9"/>
            <w:vAlign w:val="center"/>
          </w:tcPr>
          <w:p w:rsidRPr="00205D93" w:rsidR="00CE759A" w:rsidRDefault="00CE759A" w14:paraId="41FA4B67" wp14:textId="77777777">
            <w:pPr>
              <w:pStyle w:val="TableText1"/>
              <w:spacing w:before="40" w:after="40"/>
              <w:rPr>
                <w:rStyle w:val="ModernTableText"/>
                <w:szCs w:val="17"/>
              </w:rPr>
            </w:pPr>
            <w:r w:rsidRPr="00205D93">
              <w:rPr>
                <w:rStyle w:val="ModernTableText"/>
                <w:szCs w:val="17"/>
              </w:rPr>
              <w:t>NH</w:t>
            </w:r>
          </w:p>
        </w:tc>
      </w:tr>
      <w:tr xmlns:wp14="http://schemas.microsoft.com/office/word/2010/wordml" w:rsidR="00CE759A" w14:paraId="2949D31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4" w:type="pct"/>
            <w:gridSpan w:val="2"/>
            <w:vAlign w:val="center"/>
          </w:tcPr>
          <w:p w:rsidRPr="00205D93" w:rsidR="00CE759A" w:rsidRDefault="00CE759A" w14:paraId="511D5126" wp14:textId="77777777">
            <w:pPr>
              <w:pStyle w:val="TableHeading"/>
              <w:spacing w:before="40" w:after="40"/>
              <w:rPr>
                <w:rStyle w:val="ModernTableText"/>
                <w:noProof/>
                <w:szCs w:val="17"/>
              </w:rPr>
            </w:pPr>
            <w:r w:rsidRPr="00205D93">
              <w:rPr>
                <w:rStyle w:val="ModernTableText"/>
                <w:noProof/>
                <w:szCs w:val="17"/>
              </w:rPr>
              <w:t>Report Source Type:</w:t>
            </w:r>
          </w:p>
        </w:tc>
        <w:tc>
          <w:tcPr>
            <w:tcW w:w="3896" w:type="pct"/>
            <w:gridSpan w:val="9"/>
            <w:vAlign w:val="center"/>
          </w:tcPr>
          <w:p w:rsidRPr="00205D93" w:rsidR="00CE759A" w:rsidRDefault="00CE759A" w14:paraId="27AB5CF9"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OLTP</w:t>
            </w:r>
            <w:r w:rsidRPr="00205D93">
              <w:rPr>
                <w:rStyle w:val="ModernTableText"/>
                <w:noProof/>
                <w:szCs w:val="17"/>
              </w:rPr>
              <w:tab/>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 xml:space="preserve">OLAP </w:t>
            </w:r>
          </w:p>
        </w:tc>
      </w:tr>
      <w:tr xmlns:wp14="http://schemas.microsoft.com/office/word/2010/wordml" w:rsidR="00CE759A" w14:paraId="4673CD7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4" w:type="pct"/>
            <w:gridSpan w:val="2"/>
            <w:vAlign w:val="center"/>
          </w:tcPr>
          <w:p w:rsidRPr="00205D93" w:rsidR="00CE759A" w:rsidRDefault="00CE759A" w14:paraId="0CEDEBE9" wp14:textId="77777777">
            <w:pPr>
              <w:pStyle w:val="TableHeading"/>
              <w:spacing w:before="40" w:after="40"/>
              <w:rPr>
                <w:rStyle w:val="ModernTableText"/>
                <w:noProof/>
                <w:szCs w:val="17"/>
              </w:rPr>
            </w:pPr>
            <w:r w:rsidRPr="00205D93">
              <w:rPr>
                <w:rStyle w:val="ModernTableText"/>
                <w:noProof/>
                <w:szCs w:val="17"/>
              </w:rPr>
              <w:t>Report Source Type Component:</w:t>
            </w:r>
          </w:p>
        </w:tc>
        <w:tc>
          <w:tcPr>
            <w:tcW w:w="3896" w:type="pct"/>
            <w:gridSpan w:val="9"/>
            <w:vAlign w:val="center"/>
          </w:tcPr>
          <w:p w:rsidRPr="00205D93" w:rsidR="00CE759A" w:rsidRDefault="00CE759A" w14:paraId="22E9872F" wp14:textId="77777777">
            <w:pPr>
              <w:pStyle w:val="TableText1"/>
              <w:tabs>
                <w:tab w:val="left" w:pos="2052"/>
                <w:tab w:val="left" w:pos="2232"/>
                <w:tab w:val="left" w:pos="4032"/>
                <w:tab w:val="left" w:pos="6012"/>
                <w:tab w:val="left" w:pos="6552"/>
              </w:tabs>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Provider</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Member</w:t>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17"/>
              </w:rPr>
              <w:t xml:space="preserve"> Operations</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Program</w:t>
            </w:r>
          </w:p>
        </w:tc>
      </w:tr>
      <w:tr xmlns:wp14="http://schemas.microsoft.com/office/word/2010/wordml" w:rsidR="00CE759A" w14:paraId="4D374E0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CE759A" w:rsidRDefault="00CE759A" w14:paraId="18F1513A"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CE759A" w14:paraId="35197D0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1104" w:type="pct"/>
            <w:gridSpan w:val="2"/>
            <w:vAlign w:val="center"/>
          </w:tcPr>
          <w:p w:rsidRPr="00205D93" w:rsidR="00CE759A" w:rsidRDefault="00CE759A" w14:paraId="6597838E" wp14:textId="77777777">
            <w:pPr>
              <w:pStyle w:val="TableHeading"/>
              <w:spacing w:before="40" w:after="40"/>
              <w:rPr>
                <w:rStyle w:val="ModernTableText"/>
                <w:rFonts w:cs="Arial"/>
                <w:noProof/>
                <w:szCs w:val="17"/>
              </w:rPr>
            </w:pPr>
            <w:r w:rsidRPr="00205D93">
              <w:rPr>
                <w:rStyle w:val="ModernTableText"/>
                <w:rFonts w:cs="Arial"/>
                <w:noProof/>
                <w:szCs w:val="17"/>
              </w:rPr>
              <w:t>Report Generated by:</w:t>
            </w:r>
          </w:p>
        </w:tc>
        <w:tc>
          <w:tcPr>
            <w:tcW w:w="3896" w:type="pct"/>
            <w:gridSpan w:val="9"/>
            <w:vAlign w:val="center"/>
          </w:tcPr>
          <w:p w:rsidRPr="00205D93" w:rsidR="00CE759A" w:rsidRDefault="00CE759A" w14:paraId="61C9DCE3" wp14:textId="77777777">
            <w:pPr>
              <w:pStyle w:val="TableText1"/>
              <w:tabs>
                <w:tab w:val="left" w:pos="2052"/>
                <w:tab w:val="left" w:pos="2232"/>
                <w:tab w:val="left" w:pos="4032"/>
                <w:tab w:val="left" w:pos="6012"/>
                <w:tab w:val="left" w:pos="7812"/>
                <w:tab w:val="left" w:pos="9792"/>
              </w:tabs>
              <w:spacing w:before="40" w:after="40"/>
              <w:rPr>
                <w:rStyle w:val="ModernTableText"/>
                <w:rFonts w:cs="Arial"/>
                <w:noProof/>
                <w:szCs w:val="17"/>
              </w:rPr>
            </w:pPr>
            <w:r w:rsidRPr="00205D93">
              <w:rPr>
                <w:rStyle w:val="ModernTableText"/>
                <w:rFonts w:ascii="Wingdings" w:hAnsi="Wingdings" w:eastAsia="Wingdings" w:cs="Wingdings"/>
                <w:noProof/>
                <w:szCs w:val="23"/>
              </w:rPr>
              <w:t>þ</w:t>
            </w:r>
            <w:r w:rsidRPr="00205D93">
              <w:rPr>
                <w:rStyle w:val="ModernTableText"/>
                <w:rFonts w:cs="Arial"/>
                <w:noProof/>
                <w:szCs w:val="17"/>
              </w:rPr>
              <w:t xml:space="preserve"> EQR</w:t>
            </w:r>
            <w:r w:rsidRPr="00205D93">
              <w:rPr>
                <w:rStyle w:val="ModernTableText"/>
                <w:rFonts w:cs="Arial"/>
                <w:noProof/>
                <w:szCs w:val="17"/>
              </w:rPr>
              <w:tab/>
            </w: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EFADS</w:t>
            </w:r>
            <w:r w:rsidRPr="00205D93">
              <w:rPr>
                <w:rStyle w:val="ModernTableText"/>
                <w:rFonts w:cs="Arial"/>
                <w:noProof/>
                <w:szCs w:val="17"/>
              </w:rPr>
              <w:tab/>
            </w: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EMAR</w:t>
            </w:r>
            <w:r w:rsidRPr="00205D93">
              <w:rPr>
                <w:rStyle w:val="ModernTableText"/>
                <w:rFonts w:cs="Arial"/>
                <w:noProof/>
                <w:szCs w:val="17"/>
              </w:rPr>
              <w:tab/>
            </w: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ESUR</w:t>
            </w:r>
            <w:r w:rsidRPr="00205D93">
              <w:rPr>
                <w:rStyle w:val="ModernTableText"/>
                <w:rFonts w:cs="Arial"/>
                <w:noProof/>
                <w:szCs w:val="17"/>
              </w:rPr>
              <w:tab/>
            </w: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Other – Please explain:  </w:t>
            </w:r>
          </w:p>
        </w:tc>
      </w:tr>
      <w:tr xmlns:wp14="http://schemas.microsoft.com/office/word/2010/wordml" w:rsidR="00CE759A" w14:paraId="143B4CD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104" w:type="pct"/>
            <w:gridSpan w:val="2"/>
            <w:vAlign w:val="center"/>
          </w:tcPr>
          <w:p w:rsidRPr="00205D93" w:rsidR="00CE759A" w:rsidRDefault="00CE759A" w14:paraId="3A600D69" wp14:textId="77777777">
            <w:pPr>
              <w:pStyle w:val="TableText1"/>
              <w:spacing w:before="40" w:after="40"/>
              <w:rPr>
                <w:rStyle w:val="ModernTableText"/>
                <w:rFonts w:cs="Arial"/>
                <w:b/>
                <w:noProof/>
                <w:szCs w:val="17"/>
              </w:rPr>
            </w:pPr>
            <w:r w:rsidRPr="00205D93">
              <w:rPr>
                <w:rStyle w:val="ModernTableText"/>
                <w:rFonts w:cs="Arial"/>
                <w:b/>
                <w:noProof/>
                <w:szCs w:val="17"/>
              </w:rPr>
              <w:t>Report Screen Tip (optional):</w:t>
            </w:r>
          </w:p>
        </w:tc>
        <w:tc>
          <w:tcPr>
            <w:tcW w:w="3896" w:type="pct"/>
            <w:gridSpan w:val="9"/>
            <w:vAlign w:val="center"/>
          </w:tcPr>
          <w:p w:rsidRPr="00205D93" w:rsidR="00CE759A" w:rsidRDefault="00CE759A" w14:paraId="207DD8D4" wp14:textId="77777777">
            <w:pPr>
              <w:pStyle w:val="TableText1"/>
              <w:spacing w:before="40" w:after="40"/>
              <w:rPr>
                <w:rStyle w:val="ModernTableText"/>
                <w:rFonts w:cs="Arial"/>
                <w:szCs w:val="17"/>
                <w:u w:val="single"/>
              </w:rPr>
            </w:pPr>
          </w:p>
        </w:tc>
      </w:tr>
      <w:tr xmlns:wp14="http://schemas.microsoft.com/office/word/2010/wordml" w:rsidR="00CE759A" w14:paraId="2374940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104" w:type="pct"/>
            <w:gridSpan w:val="2"/>
            <w:vAlign w:val="center"/>
          </w:tcPr>
          <w:p w:rsidRPr="00205D93" w:rsidR="00CE759A" w:rsidRDefault="00CE759A" w14:paraId="1D3D633D" wp14:textId="77777777">
            <w:pPr>
              <w:pStyle w:val="TableHeading"/>
              <w:spacing w:before="40" w:after="40"/>
              <w:rPr>
                <w:rStyle w:val="ModernTableText"/>
                <w:rFonts w:cs="Arial"/>
                <w:noProof/>
                <w:szCs w:val="17"/>
              </w:rPr>
            </w:pPr>
            <w:r w:rsidRPr="00205D93">
              <w:rPr>
                <w:rStyle w:val="ModernTableText"/>
                <w:rFonts w:cs="Arial"/>
                <w:noProof/>
                <w:szCs w:val="17"/>
              </w:rPr>
              <w:t>Report Calendar Type:</w:t>
            </w:r>
          </w:p>
        </w:tc>
        <w:tc>
          <w:tcPr>
            <w:tcW w:w="3896" w:type="pct"/>
            <w:gridSpan w:val="9"/>
            <w:vAlign w:val="center"/>
          </w:tcPr>
          <w:p w:rsidRPr="00205D93" w:rsidR="00CE759A" w:rsidRDefault="00CE759A" w14:paraId="483D3B28" wp14:textId="77777777">
            <w:pPr>
              <w:pStyle w:val="TableText1"/>
              <w:tabs>
                <w:tab w:val="left" w:pos="2052"/>
                <w:tab w:val="left" w:pos="4032"/>
              </w:tabs>
              <w:spacing w:before="40" w:after="40"/>
              <w:rPr>
                <w:rStyle w:val="ModernTableText"/>
                <w:rFonts w:cs="Arial"/>
                <w:noProof/>
                <w:szCs w:val="17"/>
              </w:rPr>
            </w:pP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State Fiscal</w:t>
            </w:r>
            <w:r w:rsidRPr="00205D93">
              <w:rPr>
                <w:rStyle w:val="ModernTableText"/>
                <w:rFonts w:cs="Arial"/>
                <w:noProof/>
                <w:szCs w:val="17"/>
              </w:rPr>
              <w:tab/>
            </w: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Federal Fiscal</w:t>
            </w:r>
            <w:r w:rsidRPr="00205D93">
              <w:rPr>
                <w:rStyle w:val="ModernTableText"/>
                <w:rFonts w:cs="Arial"/>
                <w:noProof/>
                <w:szCs w:val="17"/>
              </w:rPr>
              <w:tab/>
            </w:r>
            <w:r w:rsidRPr="00205D93">
              <w:rPr>
                <w:rStyle w:val="ModernTableText"/>
                <w:rFonts w:ascii="Wingdings" w:hAnsi="Wingdings" w:eastAsia="Wingdings" w:cs="Wingdings"/>
                <w:noProof/>
                <w:szCs w:val="23"/>
              </w:rPr>
              <w:t>þ</w:t>
            </w:r>
            <w:r w:rsidRPr="00205D93">
              <w:rPr>
                <w:rStyle w:val="ModernTableText"/>
                <w:rFonts w:cs="Arial"/>
                <w:noProof/>
                <w:szCs w:val="17"/>
              </w:rPr>
              <w:t xml:space="preserve"> Calendar</w:t>
            </w:r>
          </w:p>
        </w:tc>
      </w:tr>
      <w:tr xmlns:wp14="http://schemas.microsoft.com/office/word/2010/wordml" w:rsidR="00CE759A" w14:paraId="4FFD935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4" w:type="pct"/>
            <w:gridSpan w:val="2"/>
            <w:vAlign w:val="center"/>
          </w:tcPr>
          <w:p w:rsidRPr="00205D93" w:rsidR="00CE759A" w:rsidRDefault="00CE759A" w14:paraId="3DE16C6F" wp14:textId="77777777">
            <w:pPr>
              <w:pStyle w:val="TableHeading"/>
              <w:spacing w:before="40" w:after="40"/>
              <w:rPr>
                <w:rStyle w:val="ModernTableText"/>
                <w:rFonts w:cs="Arial"/>
                <w:noProof/>
                <w:szCs w:val="17"/>
              </w:rPr>
            </w:pPr>
            <w:r w:rsidRPr="00205D93">
              <w:rPr>
                <w:rStyle w:val="ModernTableText"/>
                <w:rFonts w:cs="Arial"/>
                <w:noProof/>
                <w:szCs w:val="17"/>
              </w:rPr>
              <w:t>Report Frequency Type:</w:t>
            </w:r>
          </w:p>
        </w:tc>
        <w:tc>
          <w:tcPr>
            <w:tcW w:w="576" w:type="pct"/>
          </w:tcPr>
          <w:p w:rsidRPr="00205D93" w:rsidR="00CE759A" w:rsidRDefault="00CE759A" w14:paraId="54EBB092" wp14:textId="77777777">
            <w:pPr>
              <w:pStyle w:val="TableText1"/>
              <w:spacing w:before="40" w:after="40"/>
              <w:rPr>
                <w:rStyle w:val="ModernTableText"/>
                <w:rFonts w:cs="Arial"/>
                <w:noProof/>
                <w:szCs w:val="17"/>
              </w:rPr>
            </w:pPr>
            <w:r w:rsidRPr="00205D93">
              <w:rPr>
                <w:rStyle w:val="ModernTableText"/>
                <w:rFonts w:ascii="Wingdings" w:hAnsi="Wingdings" w:eastAsia="Wingdings" w:cs="Wingdings"/>
                <w:noProof/>
                <w:szCs w:val="23"/>
              </w:rPr>
              <w:t>þ</w:t>
            </w:r>
            <w:r w:rsidRPr="00205D93">
              <w:rPr>
                <w:rStyle w:val="ModernTableText"/>
                <w:rFonts w:cs="Arial"/>
                <w:noProof/>
                <w:szCs w:val="17"/>
              </w:rPr>
              <w:t>Scheduled</w:t>
            </w:r>
          </w:p>
          <w:p w:rsidRPr="00205D93" w:rsidR="00CE759A" w:rsidRDefault="00CE759A" w14:paraId="2C832AB2" wp14:textId="77777777">
            <w:pPr>
              <w:pStyle w:val="TableText1"/>
              <w:spacing w:before="40" w:after="40"/>
              <w:rPr>
                <w:rStyle w:val="ModernTableText"/>
                <w:rFonts w:cs="Arial"/>
                <w:noProof/>
                <w:szCs w:val="17"/>
              </w:rPr>
            </w:pP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On Request</w:t>
            </w:r>
          </w:p>
        </w:tc>
        <w:tc>
          <w:tcPr>
            <w:tcW w:w="2186" w:type="pct"/>
            <w:gridSpan w:val="6"/>
            <w:tcBorders>
              <w:top w:val="single" w:color="616161" w:sz="2" w:space="0"/>
              <w:bottom w:val="single" w:color="616161" w:sz="2" w:space="0"/>
              <w:right w:val="nil"/>
            </w:tcBorders>
          </w:tcPr>
          <w:p w:rsidRPr="00205D93" w:rsidR="00CE759A" w:rsidRDefault="00CE759A" w14:paraId="673913B2" wp14:textId="77777777">
            <w:pPr>
              <w:pStyle w:val="TableText1"/>
              <w:spacing w:before="40" w:after="40"/>
              <w:rPr>
                <w:rStyle w:val="ModernTableText"/>
                <w:rFonts w:cs="Arial"/>
                <w:noProof/>
                <w:szCs w:val="17"/>
              </w:rPr>
            </w:pPr>
            <w:r w:rsidRPr="00205D93">
              <w:rPr>
                <w:rStyle w:val="ModernTableText"/>
                <w:rFonts w:cs="Arial"/>
                <w:noProof/>
                <w:szCs w:val="17"/>
              </w:rPr>
              <w:t>If scheduled, select timeframe below:</w:t>
            </w:r>
          </w:p>
          <w:p w:rsidRPr="00205D93" w:rsidR="00CE759A" w:rsidRDefault="00CE759A" w14:paraId="7EBF26DC" wp14:textId="77777777">
            <w:pPr>
              <w:pStyle w:val="TableText1"/>
              <w:spacing w:before="40" w:after="40"/>
              <w:rPr>
                <w:rStyle w:val="ModernTableText"/>
                <w:rFonts w:cs="Arial"/>
                <w:noProof/>
                <w:szCs w:val="17"/>
              </w:rPr>
            </w:pPr>
            <w:r w:rsidRPr="00205D93">
              <w:rPr>
                <w:rStyle w:val="ModernTableText"/>
                <w:rFonts w:ascii="Wingdings" w:hAnsi="Wingdings" w:eastAsia="Wingdings" w:cs="Wingdings"/>
                <w:noProof/>
                <w:szCs w:val="23"/>
              </w:rPr>
              <w:t>þ</w:t>
            </w:r>
            <w:r w:rsidRPr="00205D93">
              <w:rPr>
                <w:rStyle w:val="ModernTableText"/>
                <w:rFonts w:cs="Arial"/>
                <w:noProof/>
                <w:szCs w:val="17"/>
              </w:rPr>
              <w:t xml:space="preserve"> Daily  </w:t>
            </w: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Annually</w:t>
            </w:r>
          </w:p>
        </w:tc>
        <w:tc>
          <w:tcPr>
            <w:tcW w:w="1134" w:type="pct"/>
            <w:gridSpan w:val="2"/>
            <w:tcBorders>
              <w:top w:val="single" w:color="616161" w:sz="2" w:space="0"/>
              <w:left w:val="nil"/>
            </w:tcBorders>
          </w:tcPr>
          <w:p w:rsidRPr="00205D93" w:rsidR="00CE759A" w:rsidRDefault="00CE759A" w14:paraId="6603A6B4" wp14:textId="77777777">
            <w:pPr>
              <w:pStyle w:val="TableText1"/>
              <w:spacing w:before="40" w:after="40"/>
              <w:rPr>
                <w:rStyle w:val="ModernTableText"/>
                <w:rFonts w:cs="Arial"/>
                <w:noProof/>
                <w:szCs w:val="17"/>
              </w:rPr>
            </w:pP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Other - Please explain:</w:t>
            </w:r>
          </w:p>
        </w:tc>
      </w:tr>
      <w:tr xmlns:wp14="http://schemas.microsoft.com/office/word/2010/wordml" w:rsidR="00CE759A" w14:paraId="24B3041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4" w:type="pct"/>
            <w:gridSpan w:val="2"/>
            <w:vAlign w:val="center"/>
          </w:tcPr>
          <w:p w:rsidRPr="00205D93" w:rsidR="00CE759A" w:rsidRDefault="00CE759A" w14:paraId="4C9B4E3B" wp14:textId="77777777">
            <w:pPr>
              <w:pStyle w:val="TableHeading"/>
              <w:spacing w:before="40" w:after="40"/>
              <w:rPr>
                <w:rStyle w:val="ModernTableText"/>
                <w:rFonts w:cs="Arial"/>
                <w:noProof/>
                <w:szCs w:val="17"/>
              </w:rPr>
            </w:pPr>
            <w:r w:rsidRPr="00205D93">
              <w:rPr>
                <w:rStyle w:val="ModernTableText"/>
                <w:rFonts w:cs="Arial"/>
                <w:noProof/>
                <w:szCs w:val="17"/>
              </w:rPr>
              <w:t>Report Data Accumulation Type:</w:t>
            </w:r>
          </w:p>
        </w:tc>
        <w:tc>
          <w:tcPr>
            <w:tcW w:w="576" w:type="pct"/>
          </w:tcPr>
          <w:p w:rsidRPr="00205D93" w:rsidR="00CE759A" w:rsidRDefault="00CE759A" w14:paraId="1BA37E64" wp14:textId="77777777">
            <w:pPr>
              <w:pStyle w:val="TableText1"/>
              <w:spacing w:before="40" w:after="40"/>
              <w:rPr>
                <w:rStyle w:val="ModernTableText"/>
                <w:rFonts w:cs="Arial"/>
                <w:noProof/>
                <w:szCs w:val="17"/>
              </w:rPr>
            </w:pP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Prompt</w:t>
            </w:r>
          </w:p>
        </w:tc>
        <w:tc>
          <w:tcPr>
            <w:tcW w:w="2186" w:type="pct"/>
            <w:gridSpan w:val="6"/>
            <w:tcBorders>
              <w:top w:val="single" w:color="616161" w:sz="2" w:space="0"/>
              <w:right w:val="nil"/>
            </w:tcBorders>
            <w:vAlign w:val="center"/>
          </w:tcPr>
          <w:p w:rsidRPr="00205D93" w:rsidR="00CE759A" w:rsidRDefault="00CE759A" w14:paraId="64EE4FAB" wp14:textId="77777777">
            <w:pPr>
              <w:pStyle w:val="TableText1"/>
              <w:spacing w:before="40" w:after="40"/>
              <w:rPr>
                <w:rStyle w:val="ModernTableText"/>
                <w:rFonts w:cs="Arial"/>
                <w:noProof/>
                <w:szCs w:val="17"/>
              </w:rPr>
            </w:pPr>
            <w:r w:rsidRPr="00205D93">
              <w:rPr>
                <w:rStyle w:val="ModernTableText"/>
                <w:rFonts w:cs="Arial"/>
                <w:noProof/>
                <w:szCs w:val="17"/>
              </w:rPr>
              <w:t>If no prompt, select report data accumulation type below:</w:t>
            </w:r>
          </w:p>
          <w:p w:rsidRPr="00205D93" w:rsidR="00CE759A" w:rsidRDefault="00CE759A" w14:paraId="359193BF" wp14:textId="77777777">
            <w:pPr>
              <w:pStyle w:val="TableText1"/>
              <w:spacing w:before="40" w:after="40"/>
              <w:rPr>
                <w:rStyle w:val="ModernTableText"/>
                <w:rFonts w:cs="Arial"/>
                <w:noProof/>
                <w:szCs w:val="17"/>
              </w:rPr>
            </w:pPr>
            <w:r w:rsidRPr="00205D93">
              <w:rPr>
                <w:rStyle w:val="ModernTableText"/>
                <w:rFonts w:ascii="Wingdings" w:hAnsi="Wingdings" w:eastAsia="Wingdings" w:cs="Wingdings"/>
                <w:noProof/>
                <w:szCs w:val="23"/>
              </w:rPr>
              <w:t>þ</w:t>
            </w:r>
            <w:r w:rsidRPr="00205D93">
              <w:rPr>
                <w:rStyle w:val="ModernTableText"/>
                <w:rFonts w:cs="Arial"/>
                <w:noProof/>
                <w:szCs w:val="17"/>
              </w:rPr>
              <w:t xml:space="preserve"> Daily  </w:t>
            </w: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Annually  </w:t>
            </w:r>
            <w:r w:rsidRPr="00205D93">
              <w:rPr>
                <w:rStyle w:val="ModernTableText"/>
                <w:rFonts w:ascii="Wingdings 2" w:hAnsi="Wingdings 2" w:eastAsia="Wingdings 2" w:cs="Wingdings 2"/>
                <w:noProof/>
                <w:szCs w:val="23"/>
              </w:rPr>
              <w:t>£</w:t>
            </w:r>
            <w:r w:rsidRPr="00205D93">
              <w:rPr>
                <w:rStyle w:val="ModernTableText"/>
                <w:rFonts w:cs="Arial"/>
                <w:noProof/>
                <w:szCs w:val="23"/>
              </w:rPr>
              <w:t xml:space="preserve"> </w:t>
            </w:r>
            <w:r w:rsidRPr="00205D93">
              <w:rPr>
                <w:rStyle w:val="ModernTableText"/>
                <w:rFonts w:cs="Arial"/>
                <w:noProof/>
                <w:szCs w:val="17"/>
              </w:rPr>
              <w:t>YTD</w:t>
            </w:r>
          </w:p>
        </w:tc>
        <w:tc>
          <w:tcPr>
            <w:tcW w:w="1134" w:type="pct"/>
            <w:gridSpan w:val="2"/>
            <w:tcBorders>
              <w:top w:val="single" w:color="616161" w:sz="2" w:space="0"/>
              <w:left w:val="nil"/>
            </w:tcBorders>
          </w:tcPr>
          <w:p w:rsidRPr="00205D93" w:rsidR="00CE759A" w:rsidRDefault="00CE759A" w14:paraId="0B76E774" wp14:textId="77777777">
            <w:pPr>
              <w:pStyle w:val="TableText1"/>
              <w:spacing w:before="40" w:after="40"/>
              <w:rPr>
                <w:rStyle w:val="ModernTableText"/>
                <w:rFonts w:cs="Arial"/>
                <w:noProof/>
                <w:szCs w:val="17"/>
              </w:rPr>
            </w:pP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Other - Please explain:</w:t>
            </w:r>
          </w:p>
        </w:tc>
      </w:tr>
      <w:tr xmlns:wp14="http://schemas.microsoft.com/office/word/2010/wordml" w:rsidR="00551A76" w:rsidTr="007A4C37" w14:paraId="5EC506E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104" w:type="pct"/>
            <w:gridSpan w:val="2"/>
            <w:vMerge w:val="restart"/>
            <w:tcBorders>
              <w:top w:val="single" w:color="616161" w:sz="4" w:space="0"/>
              <w:left w:val="single" w:color="616161" w:sz="4" w:space="0"/>
              <w:right w:val="single" w:color="616161" w:sz="4" w:space="0"/>
            </w:tcBorders>
            <w:vAlign w:val="center"/>
          </w:tcPr>
          <w:p w:rsidRPr="00205D93" w:rsidR="00551A76" w:rsidP="00205D93" w:rsidRDefault="00551A76" w14:paraId="1ECA064E" wp14:textId="77777777">
            <w:pPr>
              <w:pStyle w:val="TableText1"/>
              <w:keepNext/>
              <w:spacing w:before="40" w:after="40"/>
              <w:rPr>
                <w:rStyle w:val="ModernTableText"/>
                <w:rFonts w:cs="Arial"/>
                <w:b/>
                <w:noProof/>
                <w:szCs w:val="17"/>
              </w:rPr>
            </w:pPr>
            <w:r w:rsidRPr="00205D93">
              <w:rPr>
                <w:rStyle w:val="ModernTableText"/>
                <w:rFonts w:cs="Arial"/>
                <w:b/>
                <w:noProof/>
                <w:szCs w:val="17"/>
              </w:rPr>
              <w:t>Report Selection Criteria:</w:t>
            </w:r>
          </w:p>
        </w:tc>
        <w:tc>
          <w:tcPr>
            <w:tcW w:w="1281" w:type="pct"/>
            <w:gridSpan w:val="3"/>
            <w:tcBorders>
              <w:top w:val="single" w:color="616161" w:sz="4" w:space="0"/>
              <w:left w:val="single" w:color="616161" w:sz="4" w:space="0"/>
              <w:right w:val="single" w:color="616161" w:sz="4" w:space="0"/>
            </w:tcBorders>
            <w:vAlign w:val="center"/>
          </w:tcPr>
          <w:p w:rsidRPr="00205D93" w:rsidR="00551A76" w:rsidP="00205D93" w:rsidRDefault="00551A76" w14:paraId="1F61F295" wp14:textId="77777777">
            <w:pPr>
              <w:pStyle w:val="TableText1"/>
              <w:keepNext/>
              <w:spacing w:before="40" w:after="40"/>
              <w:jc w:val="center"/>
              <w:rPr>
                <w:rStyle w:val="ModernTableText"/>
                <w:rFonts w:cs="Arial"/>
                <w:b/>
                <w:noProof/>
                <w:szCs w:val="17"/>
              </w:rPr>
            </w:pPr>
            <w:r w:rsidRPr="00205D93">
              <w:rPr>
                <w:rStyle w:val="ModernTableText"/>
                <w:rFonts w:cs="Arial"/>
                <w:b/>
                <w:noProof/>
                <w:szCs w:val="17"/>
              </w:rPr>
              <w:t>Report Field</w:t>
            </w:r>
          </w:p>
        </w:tc>
        <w:tc>
          <w:tcPr>
            <w:tcW w:w="2026" w:type="pct"/>
            <w:gridSpan w:val="5"/>
            <w:tcBorders>
              <w:top w:val="single" w:color="616161" w:sz="4" w:space="0"/>
              <w:left w:val="single" w:color="616161" w:sz="4" w:space="0"/>
              <w:bottom w:val="single" w:color="616161" w:sz="4" w:space="0"/>
              <w:right w:val="single" w:color="616161" w:sz="4" w:space="0"/>
            </w:tcBorders>
            <w:vAlign w:val="center"/>
          </w:tcPr>
          <w:p w:rsidRPr="00205D93" w:rsidR="00551A76" w:rsidP="00205D93" w:rsidRDefault="00551A76" w14:paraId="38BD8453" wp14:textId="77777777">
            <w:pPr>
              <w:pStyle w:val="TableText1"/>
              <w:keepNext/>
              <w:spacing w:before="40" w:after="40"/>
              <w:jc w:val="center"/>
              <w:rPr>
                <w:rStyle w:val="ModernTableText"/>
                <w:rFonts w:cs="Arial"/>
                <w:b/>
                <w:noProof/>
                <w:szCs w:val="17"/>
              </w:rPr>
            </w:pPr>
            <w:r w:rsidRPr="00205D93">
              <w:rPr>
                <w:rStyle w:val="ModernTableText"/>
                <w:rFonts w:cs="Arial"/>
                <w:b/>
                <w:noProof/>
                <w:szCs w:val="17"/>
              </w:rPr>
              <w:t>Report Parameters (optional)</w:t>
            </w:r>
          </w:p>
          <w:p w:rsidRPr="00205D93" w:rsidR="00551A76" w:rsidP="00205D93" w:rsidRDefault="00551A76" w14:paraId="16966B5D" wp14:textId="77777777">
            <w:pPr>
              <w:pStyle w:val="TableText1"/>
              <w:keepNext/>
              <w:spacing w:before="40" w:after="40"/>
              <w:jc w:val="center"/>
              <w:rPr>
                <w:rStyle w:val="ModernTableText"/>
                <w:rFonts w:cs="Arial"/>
                <w:b/>
                <w:noProof/>
                <w:szCs w:val="17"/>
              </w:rPr>
            </w:pPr>
            <w:r w:rsidRPr="00205D93">
              <w:rPr>
                <w:rStyle w:val="ModernTableText"/>
                <w:rFonts w:cs="Arial"/>
                <w:b/>
                <w:noProof/>
                <w:szCs w:val="17"/>
                <w:u w:val="single"/>
              </w:rPr>
              <w:t>Note</w:t>
            </w:r>
            <w:r w:rsidRPr="00205D93">
              <w:rPr>
                <w:rStyle w:val="ModernTableText"/>
                <w:rFonts w:cs="Arial"/>
                <w:b/>
                <w:noProof/>
                <w:szCs w:val="17"/>
              </w:rPr>
              <w:t>:  If populated, Prompt must = No</w:t>
            </w:r>
          </w:p>
        </w:tc>
        <w:tc>
          <w:tcPr>
            <w:tcW w:w="589" w:type="pct"/>
            <w:tcBorders>
              <w:top w:val="single" w:color="616161" w:sz="4" w:space="0"/>
              <w:left w:val="single" w:color="616161" w:sz="4" w:space="0"/>
              <w:bottom w:val="single" w:color="616161" w:sz="4" w:space="0"/>
              <w:right w:val="single" w:color="616161" w:sz="4" w:space="0"/>
            </w:tcBorders>
            <w:vAlign w:val="center"/>
          </w:tcPr>
          <w:p w:rsidRPr="00205D93" w:rsidR="00551A76" w:rsidP="00205D93" w:rsidRDefault="00551A76" w14:paraId="6FF0BD8C" wp14:textId="77777777">
            <w:pPr>
              <w:pStyle w:val="TableText1"/>
              <w:keepNext/>
              <w:spacing w:before="40" w:after="40"/>
              <w:jc w:val="center"/>
              <w:rPr>
                <w:rStyle w:val="ModernTableText"/>
                <w:rFonts w:cs="Arial"/>
                <w:b/>
                <w:noProof/>
                <w:szCs w:val="17"/>
              </w:rPr>
            </w:pPr>
            <w:r w:rsidRPr="00205D93">
              <w:rPr>
                <w:rStyle w:val="ModernTableText"/>
                <w:rFonts w:cs="Arial"/>
                <w:b/>
                <w:noProof/>
                <w:szCs w:val="17"/>
              </w:rPr>
              <w:t>Prompt</w:t>
            </w:r>
          </w:p>
        </w:tc>
      </w:tr>
      <w:tr xmlns:wp14="http://schemas.microsoft.com/office/word/2010/wordml" w:rsidR="00BE3176" w:rsidTr="00797EA4" w14:paraId="24DF9A0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104" w:type="pct"/>
            <w:gridSpan w:val="2"/>
            <w:vMerge/>
            <w:tcBorders>
              <w:left w:val="single" w:color="616161" w:sz="4" w:space="0"/>
              <w:right w:val="single" w:color="616161" w:sz="4" w:space="0"/>
            </w:tcBorders>
          </w:tcPr>
          <w:p w:rsidRPr="00205D93" w:rsidR="00BE3176" w:rsidP="00205D93" w:rsidRDefault="00BE3176" w14:paraId="56DB3B76" wp14:textId="77777777">
            <w:pPr>
              <w:pStyle w:val="TableText1"/>
              <w:keepNext/>
              <w:spacing w:before="40" w:after="40"/>
              <w:rPr>
                <w:rStyle w:val="ModernTableText"/>
                <w:rFonts w:cs="Arial"/>
                <w:b/>
                <w:szCs w:val="17"/>
              </w:rPr>
            </w:pPr>
          </w:p>
        </w:tc>
        <w:tc>
          <w:tcPr>
            <w:tcW w:w="1281" w:type="pct"/>
            <w:gridSpan w:val="3"/>
            <w:tcBorders>
              <w:top w:val="single" w:color="616161" w:sz="4" w:space="0"/>
              <w:left w:val="single" w:color="616161" w:sz="4" w:space="0"/>
              <w:bottom w:val="single" w:color="616161" w:sz="4" w:space="0"/>
              <w:right w:val="single" w:color="616161" w:sz="4" w:space="0"/>
            </w:tcBorders>
          </w:tcPr>
          <w:p w:rsidRPr="004B42EC" w:rsidR="00BE3176" w:rsidP="00BE3176" w:rsidRDefault="00BE3176" w14:paraId="0A22D1E9" wp14:textId="77777777">
            <w:pPr>
              <w:pStyle w:val="TableText1"/>
              <w:keepNext/>
              <w:spacing w:before="40" w:after="40"/>
              <w:rPr>
                <w:rStyle w:val="ModernTableText"/>
                <w:noProof/>
                <w:sz w:val="17"/>
                <w:szCs w:val="17"/>
              </w:rPr>
            </w:pPr>
            <w:r w:rsidRPr="004B42EC">
              <w:rPr>
                <w:rStyle w:val="ModernTableText"/>
                <w:noProof/>
                <w:sz w:val="17"/>
                <w:szCs w:val="17"/>
              </w:rPr>
              <w:t xml:space="preserve">        Header Status Code</w:t>
            </w:r>
          </w:p>
          <w:p w:rsidRPr="004B42EC" w:rsidR="00BE3176" w:rsidP="00205D93" w:rsidRDefault="00BE3176" w14:paraId="06A8E95D" wp14:textId="77777777">
            <w:pPr>
              <w:pStyle w:val="TableTextIndent1ACSSC"/>
              <w:keepNext/>
              <w:numPr>
                <w:ilvl w:val="0"/>
                <w:numId w:val="0"/>
              </w:numPr>
              <w:spacing w:after="0"/>
              <w:ind w:left="360"/>
              <w:rPr>
                <w:rStyle w:val="ModernTableText"/>
                <w:rFonts w:cs="Arial"/>
                <w:szCs w:val="17"/>
              </w:rPr>
            </w:pPr>
            <w:r w:rsidRPr="004B42EC">
              <w:rPr>
                <w:rStyle w:val="ModernTableText"/>
                <w:noProof/>
                <w:sz w:val="17"/>
                <w:szCs w:val="17"/>
              </w:rPr>
              <w:t>A-HDR-TB.A-HDR-STAT-CD</w:t>
            </w:r>
          </w:p>
        </w:tc>
        <w:tc>
          <w:tcPr>
            <w:tcW w:w="2026" w:type="pct"/>
            <w:gridSpan w:val="5"/>
            <w:tcBorders>
              <w:top w:val="single" w:color="616161" w:sz="4" w:space="0"/>
              <w:left w:val="single" w:color="616161" w:sz="4" w:space="0"/>
              <w:bottom w:val="single" w:color="616161" w:sz="4" w:space="0"/>
              <w:right w:val="single" w:color="616161" w:sz="4" w:space="0"/>
            </w:tcBorders>
            <w:vAlign w:val="center"/>
          </w:tcPr>
          <w:p w:rsidRPr="004B42EC" w:rsidR="00BE3176" w:rsidP="00205D93" w:rsidRDefault="00BE3176" w14:paraId="36DB22D2" wp14:textId="77777777">
            <w:pPr>
              <w:pStyle w:val="TableTextACSSC"/>
              <w:keepNext/>
              <w:ind w:left="360"/>
              <w:rPr>
                <w:rStyle w:val="ModernTableText"/>
                <w:rFonts w:cs="Arial"/>
                <w:noProof/>
                <w:szCs w:val="17"/>
              </w:rPr>
            </w:pPr>
            <w:r w:rsidRPr="004B42EC">
              <w:rPr>
                <w:rStyle w:val="ModernTableText"/>
                <w:noProof/>
                <w:sz w:val="17"/>
                <w:szCs w:val="17"/>
              </w:rPr>
              <w:t>A-HDR-STAT-CD &lt;&gt; 'R' (Rejected)</w:t>
            </w:r>
          </w:p>
        </w:tc>
        <w:tc>
          <w:tcPr>
            <w:tcW w:w="589" w:type="pct"/>
            <w:tcBorders>
              <w:top w:val="single" w:color="616161" w:sz="4" w:space="0"/>
              <w:left w:val="single" w:color="616161" w:sz="4" w:space="0"/>
              <w:bottom w:val="single" w:color="616161" w:sz="4" w:space="0"/>
              <w:right w:val="single" w:color="616161" w:sz="4" w:space="0"/>
            </w:tcBorders>
            <w:vAlign w:val="center"/>
          </w:tcPr>
          <w:p w:rsidRPr="004B42EC" w:rsidR="00BE3176" w:rsidP="00205D93" w:rsidRDefault="00BE3176" w14:paraId="2311A096" wp14:textId="77777777">
            <w:pPr>
              <w:keepNext/>
              <w:rPr>
                <w:rStyle w:val="ModernTableText"/>
                <w:rFonts w:cs="Arial"/>
                <w:noProof/>
                <w:szCs w:val="23"/>
              </w:rPr>
            </w:pPr>
            <w:r w:rsidRPr="004B42EC">
              <w:rPr>
                <w:rStyle w:val="ModernTableText"/>
                <w:rFonts w:ascii="Wingdings" w:hAnsi="Wingdings" w:eastAsia="Wingdings" w:cs="Wingdings"/>
                <w:noProof/>
                <w:sz w:val="23"/>
                <w:szCs w:val="23"/>
              </w:rPr>
              <w:t>þ</w:t>
            </w:r>
            <w:r w:rsidRPr="004B42EC">
              <w:rPr>
                <w:rStyle w:val="ModernTableText"/>
                <w:noProof/>
                <w:sz w:val="23"/>
                <w:szCs w:val="23"/>
              </w:rPr>
              <w:t xml:space="preserve"> </w:t>
            </w:r>
            <w:r w:rsidRPr="004B42EC">
              <w:rPr>
                <w:rStyle w:val="ModernTableText"/>
                <w:noProof/>
                <w:sz w:val="17"/>
                <w:szCs w:val="17"/>
              </w:rPr>
              <w:t xml:space="preserve">No  </w:t>
            </w:r>
            <w:r w:rsidRPr="004B42EC">
              <w:rPr>
                <w:rStyle w:val="ModernTableText"/>
                <w:rFonts w:ascii="Wingdings 2" w:hAnsi="Wingdings 2" w:eastAsia="Wingdings 2" w:cs="Wingdings 2"/>
                <w:noProof/>
                <w:sz w:val="23"/>
                <w:szCs w:val="23"/>
              </w:rPr>
              <w:t>£</w:t>
            </w:r>
            <w:r w:rsidRPr="004B42EC">
              <w:rPr>
                <w:rStyle w:val="ModernTableText"/>
                <w:noProof/>
                <w:sz w:val="17"/>
                <w:szCs w:val="17"/>
              </w:rPr>
              <w:t xml:space="preserve"> Yes</w:t>
            </w:r>
          </w:p>
        </w:tc>
      </w:tr>
      <w:tr xmlns:wp14="http://schemas.microsoft.com/office/word/2010/wordml" w:rsidR="00BE3176" w:rsidTr="00797EA4" w14:paraId="0E75A2C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104" w:type="pct"/>
            <w:gridSpan w:val="2"/>
            <w:vMerge/>
            <w:tcBorders>
              <w:left w:val="single" w:color="616161" w:sz="4" w:space="0"/>
              <w:right w:val="single" w:color="616161" w:sz="4" w:space="0"/>
            </w:tcBorders>
          </w:tcPr>
          <w:p w:rsidRPr="00205D93" w:rsidR="00BE3176" w:rsidP="00205D93" w:rsidRDefault="00BE3176" w14:paraId="6A21D320" wp14:textId="77777777">
            <w:pPr>
              <w:pStyle w:val="TableText1"/>
              <w:keepNext/>
              <w:spacing w:before="40" w:after="40"/>
              <w:rPr>
                <w:rStyle w:val="ModernTableText"/>
                <w:rFonts w:cs="Arial"/>
                <w:b/>
                <w:szCs w:val="17"/>
              </w:rPr>
            </w:pPr>
          </w:p>
        </w:tc>
        <w:tc>
          <w:tcPr>
            <w:tcW w:w="1281" w:type="pct"/>
            <w:gridSpan w:val="3"/>
            <w:tcBorders>
              <w:top w:val="single" w:color="616161" w:sz="4" w:space="0"/>
              <w:left w:val="single" w:color="616161" w:sz="4" w:space="0"/>
              <w:bottom w:val="single" w:color="616161" w:sz="4" w:space="0"/>
              <w:right w:val="single" w:color="616161" w:sz="4" w:space="0"/>
            </w:tcBorders>
          </w:tcPr>
          <w:p w:rsidRPr="00205D93" w:rsidR="00BE3176" w:rsidP="00205D93" w:rsidRDefault="00BE3176" w14:paraId="576030D5" wp14:textId="77777777">
            <w:pPr>
              <w:pStyle w:val="TableTextIndent1ACSSC"/>
              <w:keepNext/>
              <w:numPr>
                <w:ilvl w:val="0"/>
                <w:numId w:val="0"/>
              </w:numPr>
              <w:spacing w:after="0"/>
              <w:ind w:left="360"/>
              <w:rPr>
                <w:rFonts w:ascii="Arial" w:hAnsi="Arial" w:cs="Arial"/>
                <w:sz w:val="18"/>
              </w:rPr>
            </w:pPr>
            <w:r w:rsidRPr="00205D93">
              <w:rPr>
                <w:rStyle w:val="ModernTableText"/>
                <w:rFonts w:cs="Arial"/>
                <w:szCs w:val="17"/>
              </w:rPr>
              <w:t>LOB Cd</w:t>
            </w:r>
            <w:r w:rsidRPr="00205D93">
              <w:rPr>
                <w:rStyle w:val="ModernTableText"/>
                <w:rFonts w:cs="Arial"/>
                <w:szCs w:val="17"/>
              </w:rPr>
              <w:br/>
            </w:r>
            <w:r w:rsidRPr="00205D93">
              <w:rPr>
                <w:rStyle w:val="ModernTableText"/>
                <w:rFonts w:cs="Arial"/>
                <w:szCs w:val="17"/>
              </w:rPr>
              <w:t>A-HDR -TB.R-LOB-CD</w:t>
            </w:r>
          </w:p>
        </w:tc>
        <w:tc>
          <w:tcPr>
            <w:tcW w:w="2026" w:type="pct"/>
            <w:gridSpan w:val="5"/>
            <w:tcBorders>
              <w:top w:val="single" w:color="616161" w:sz="4" w:space="0"/>
              <w:left w:val="single" w:color="616161" w:sz="4" w:space="0"/>
              <w:bottom w:val="single" w:color="616161" w:sz="4" w:space="0"/>
              <w:right w:val="single" w:color="616161" w:sz="4" w:space="0"/>
            </w:tcBorders>
            <w:vAlign w:val="center"/>
          </w:tcPr>
          <w:p w:rsidRPr="00205D93" w:rsidR="00BE3176" w:rsidP="00205D93" w:rsidRDefault="00BE3176" w14:paraId="5001992C" wp14:textId="77777777">
            <w:pPr>
              <w:pStyle w:val="TableTextACSSC"/>
              <w:keepNext/>
              <w:ind w:left="360"/>
              <w:rPr>
                <w:rFonts w:ascii="Arial" w:hAnsi="Arial" w:cs="Arial"/>
                <w:sz w:val="18"/>
                <w:szCs w:val="20"/>
              </w:rPr>
            </w:pPr>
            <w:r w:rsidRPr="00205D93">
              <w:rPr>
                <w:rStyle w:val="ModernTableText"/>
                <w:rFonts w:cs="Arial"/>
                <w:noProof/>
                <w:szCs w:val="17"/>
              </w:rPr>
              <w:t>Default to ‘ALL’</w:t>
            </w:r>
          </w:p>
        </w:tc>
        <w:tc>
          <w:tcPr>
            <w:tcW w:w="589" w:type="pct"/>
            <w:tcBorders>
              <w:top w:val="single" w:color="616161" w:sz="4" w:space="0"/>
              <w:left w:val="single" w:color="616161" w:sz="4" w:space="0"/>
              <w:bottom w:val="single" w:color="616161" w:sz="4" w:space="0"/>
              <w:right w:val="single" w:color="616161" w:sz="4" w:space="0"/>
            </w:tcBorders>
            <w:vAlign w:val="center"/>
          </w:tcPr>
          <w:p w:rsidRPr="00205D93" w:rsidR="00BE3176" w:rsidP="00205D93" w:rsidRDefault="00BE3176" w14:paraId="7B7487CB" wp14:textId="77777777">
            <w:pPr>
              <w:keepNext/>
              <w:rPr>
                <w:rStyle w:val="ModernTableText"/>
                <w:rFonts w:cs="Arial"/>
                <w:noProof/>
                <w:szCs w:val="23"/>
              </w:rPr>
            </w:pPr>
            <w:r w:rsidRPr="00205D93">
              <w:rPr>
                <w:rStyle w:val="ModernTableText"/>
                <w:rFonts w:ascii="Wingdings" w:hAnsi="Wingdings" w:eastAsia="Wingdings" w:cs="Wingdings"/>
                <w:noProof/>
                <w:szCs w:val="23"/>
              </w:rPr>
              <w:t>þ</w:t>
            </w:r>
            <w:r w:rsidRPr="00205D93">
              <w:rPr>
                <w:rStyle w:val="ModernTableText"/>
                <w:rFonts w:cs="Arial"/>
                <w:noProof/>
                <w:szCs w:val="23"/>
              </w:rPr>
              <w:t xml:space="preserve"> </w:t>
            </w:r>
            <w:r w:rsidRPr="00205D93">
              <w:rPr>
                <w:rStyle w:val="ModernTableText"/>
                <w:rFonts w:cs="Arial"/>
                <w:noProof/>
                <w:szCs w:val="17"/>
              </w:rPr>
              <w:t xml:space="preserve">No  </w:t>
            </w: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Yes</w:t>
            </w:r>
          </w:p>
        </w:tc>
      </w:tr>
      <w:tr xmlns:wp14="http://schemas.microsoft.com/office/word/2010/wordml" w:rsidR="00BE3176" w:rsidTr="005824AA" w14:paraId="5FE8EF3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104" w:type="pct"/>
            <w:gridSpan w:val="2"/>
            <w:vMerge/>
            <w:tcBorders>
              <w:left w:val="single" w:color="616161" w:sz="4" w:space="0"/>
              <w:right w:val="single" w:color="616161" w:sz="4" w:space="0"/>
            </w:tcBorders>
          </w:tcPr>
          <w:p w:rsidRPr="00205D93" w:rsidR="00BE3176" w:rsidP="00205D93" w:rsidRDefault="00BE3176" w14:paraId="354A74E2" wp14:textId="77777777">
            <w:pPr>
              <w:pStyle w:val="TableText1"/>
              <w:keepNext/>
              <w:spacing w:before="40" w:after="40"/>
              <w:rPr>
                <w:rStyle w:val="ModernTableText"/>
                <w:rFonts w:cs="Arial"/>
                <w:b/>
                <w:szCs w:val="17"/>
              </w:rPr>
            </w:pPr>
          </w:p>
        </w:tc>
        <w:tc>
          <w:tcPr>
            <w:tcW w:w="1281" w:type="pct"/>
            <w:gridSpan w:val="3"/>
            <w:tcBorders>
              <w:top w:val="single" w:color="616161" w:sz="4" w:space="0"/>
              <w:left w:val="single" w:color="616161" w:sz="4" w:space="0"/>
              <w:bottom w:val="single" w:color="616161" w:sz="4" w:space="0"/>
              <w:right w:val="single" w:color="616161" w:sz="4" w:space="0"/>
            </w:tcBorders>
          </w:tcPr>
          <w:p w:rsidRPr="00205D93" w:rsidR="00BE3176" w:rsidP="00205D93" w:rsidRDefault="00BE3176" w14:paraId="0B875878" wp14:textId="77777777">
            <w:pPr>
              <w:pStyle w:val="TableTextIndent1ACSSC"/>
              <w:keepNext/>
              <w:numPr>
                <w:ilvl w:val="0"/>
                <w:numId w:val="0"/>
              </w:numPr>
              <w:spacing w:after="0"/>
              <w:ind w:left="360"/>
              <w:rPr>
                <w:rFonts w:ascii="Arial" w:hAnsi="Arial" w:cs="Arial"/>
                <w:sz w:val="18"/>
              </w:rPr>
            </w:pPr>
            <w:r w:rsidRPr="00205D93">
              <w:rPr>
                <w:rFonts w:ascii="Arial" w:hAnsi="Arial" w:cs="Arial"/>
                <w:sz w:val="18"/>
              </w:rPr>
              <w:t>Mbr Dt-Elig Span Beg</w:t>
            </w:r>
            <w:r w:rsidRPr="00205D93">
              <w:rPr>
                <w:rFonts w:ascii="Arial" w:hAnsi="Arial" w:cs="Arial"/>
                <w:sz w:val="18"/>
              </w:rPr>
              <w:br/>
            </w:r>
            <w:r w:rsidRPr="00205D93">
              <w:rPr>
                <w:rFonts w:ascii="Arial" w:hAnsi="Arial" w:cs="Arial"/>
                <w:sz w:val="18"/>
              </w:rPr>
              <w:t>B-CONT-ELIG-TB.B-ELIG-SPAN-BEG-DT</w:t>
            </w:r>
          </w:p>
        </w:tc>
        <w:tc>
          <w:tcPr>
            <w:tcW w:w="2026" w:type="pct"/>
            <w:gridSpan w:val="5"/>
            <w:tcBorders>
              <w:top w:val="single" w:color="616161" w:sz="4" w:space="0"/>
              <w:left w:val="single" w:color="616161" w:sz="4" w:space="0"/>
              <w:bottom w:val="single" w:color="616161" w:sz="4" w:space="0"/>
              <w:right w:val="single" w:color="616161" w:sz="4" w:space="0"/>
            </w:tcBorders>
          </w:tcPr>
          <w:p w:rsidRPr="00205D93" w:rsidR="00BE3176" w:rsidP="00205D93" w:rsidRDefault="00BE3176" w14:paraId="0DE94F97" wp14:textId="77777777">
            <w:pPr>
              <w:pStyle w:val="TableTextACSSC"/>
              <w:keepNext/>
              <w:ind w:left="360"/>
              <w:rPr>
                <w:rFonts w:ascii="Arial" w:hAnsi="Arial" w:cs="Arial"/>
                <w:sz w:val="18"/>
                <w:szCs w:val="20"/>
              </w:rPr>
            </w:pPr>
            <w:r w:rsidRPr="00205D93">
              <w:rPr>
                <w:rFonts w:ascii="Arial" w:hAnsi="Arial" w:cs="Arial"/>
                <w:sz w:val="18"/>
                <w:szCs w:val="20"/>
              </w:rPr>
              <w:t>&lt; A-DTL-TB.A-LI-BEG-DT or</w:t>
            </w:r>
          </w:p>
          <w:p w:rsidRPr="00205D93" w:rsidR="00BE3176" w:rsidP="00205D93" w:rsidRDefault="00BE3176" w14:paraId="0EC32D8A" wp14:textId="77777777">
            <w:pPr>
              <w:pStyle w:val="TableTextACSSC"/>
              <w:keepNext/>
              <w:ind w:left="360"/>
              <w:rPr>
                <w:rFonts w:ascii="Arial" w:hAnsi="Arial" w:cs="Arial"/>
                <w:sz w:val="18"/>
                <w:szCs w:val="20"/>
              </w:rPr>
            </w:pPr>
            <w:r w:rsidRPr="00205D93">
              <w:rPr>
                <w:rFonts w:ascii="Arial" w:hAnsi="Arial" w:cs="Arial"/>
                <w:sz w:val="18"/>
                <w:szCs w:val="20"/>
              </w:rPr>
              <w:t>A-DTL-TB.A-LI-END-DT</w:t>
            </w:r>
          </w:p>
          <w:p w:rsidRPr="00205D93" w:rsidR="00BE3176" w:rsidP="00205D93" w:rsidRDefault="00BE3176" w14:paraId="1A29717C" wp14:textId="77777777">
            <w:pPr>
              <w:pStyle w:val="TableTextACSSC"/>
              <w:keepNext/>
              <w:ind w:left="360"/>
              <w:rPr>
                <w:rFonts w:ascii="Arial" w:hAnsi="Arial" w:cs="Arial"/>
                <w:sz w:val="18"/>
              </w:rPr>
            </w:pPr>
            <w:r w:rsidRPr="00205D93">
              <w:rPr>
                <w:rFonts w:ascii="Arial" w:hAnsi="Arial" w:cs="Arial"/>
                <w:sz w:val="18"/>
                <w:szCs w:val="20"/>
              </w:rPr>
              <w:t>This allows the report to not include changes in the COE Spans.</w:t>
            </w:r>
          </w:p>
        </w:tc>
        <w:tc>
          <w:tcPr>
            <w:tcW w:w="589" w:type="pct"/>
            <w:tcBorders>
              <w:top w:val="single" w:color="616161" w:sz="4" w:space="0"/>
              <w:left w:val="single" w:color="616161" w:sz="4" w:space="0"/>
              <w:bottom w:val="single" w:color="616161" w:sz="4" w:space="0"/>
              <w:right w:val="single" w:color="616161" w:sz="4" w:space="0"/>
            </w:tcBorders>
          </w:tcPr>
          <w:p w:rsidRPr="00205D93" w:rsidR="00BE3176" w:rsidP="00205D93" w:rsidRDefault="00BE3176" w14:paraId="31CA6A1B" wp14:textId="77777777">
            <w:pPr>
              <w:keepNext/>
              <w:rPr>
                <w:rFonts w:cs="Arial"/>
                <w:noProof/>
                <w:sz w:val="18"/>
                <w:szCs w:val="19"/>
              </w:rPr>
            </w:pPr>
            <w:r w:rsidRPr="00205D93">
              <w:rPr>
                <w:rStyle w:val="ModernTableText"/>
                <w:rFonts w:ascii="Wingdings" w:hAnsi="Wingdings" w:eastAsia="Wingdings" w:cs="Wingdings"/>
                <w:noProof/>
                <w:szCs w:val="23"/>
              </w:rPr>
              <w:t>þ</w:t>
            </w:r>
            <w:r w:rsidRPr="00205D93">
              <w:rPr>
                <w:rStyle w:val="ModernTableText"/>
                <w:rFonts w:cs="Arial"/>
                <w:noProof/>
                <w:szCs w:val="23"/>
              </w:rPr>
              <w:t xml:space="preserve"> </w:t>
            </w:r>
            <w:r w:rsidRPr="00205D93">
              <w:rPr>
                <w:rStyle w:val="ModernTableText"/>
                <w:rFonts w:cs="Arial"/>
                <w:noProof/>
                <w:szCs w:val="17"/>
              </w:rPr>
              <w:t xml:space="preserve">No  </w:t>
            </w: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Yes</w:t>
            </w:r>
          </w:p>
        </w:tc>
      </w:tr>
      <w:tr xmlns:wp14="http://schemas.microsoft.com/office/word/2010/wordml" w:rsidR="00BE3176" w:rsidTr="005824AA" w14:paraId="0C31726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104" w:type="pct"/>
            <w:gridSpan w:val="2"/>
            <w:vMerge/>
            <w:tcBorders>
              <w:left w:val="single" w:color="616161" w:sz="4" w:space="0"/>
              <w:right w:val="single" w:color="616161" w:sz="4" w:space="0"/>
            </w:tcBorders>
          </w:tcPr>
          <w:p w:rsidRPr="00205D93" w:rsidR="00BE3176" w:rsidP="00205D93" w:rsidRDefault="00BE3176" w14:paraId="1886204F" wp14:textId="77777777">
            <w:pPr>
              <w:pStyle w:val="TableText1"/>
              <w:keepNext/>
              <w:spacing w:before="40" w:after="40"/>
              <w:rPr>
                <w:rStyle w:val="ModernTableText"/>
                <w:rFonts w:cs="Arial"/>
                <w:b/>
                <w:szCs w:val="17"/>
              </w:rPr>
            </w:pPr>
          </w:p>
        </w:tc>
        <w:tc>
          <w:tcPr>
            <w:tcW w:w="1281" w:type="pct"/>
            <w:gridSpan w:val="3"/>
            <w:tcBorders>
              <w:top w:val="single" w:color="616161" w:sz="4" w:space="0"/>
              <w:left w:val="single" w:color="616161" w:sz="4" w:space="0"/>
              <w:bottom w:val="single" w:color="616161" w:sz="4" w:space="0"/>
              <w:right w:val="single" w:color="616161" w:sz="4" w:space="0"/>
            </w:tcBorders>
          </w:tcPr>
          <w:p w:rsidRPr="00205D93" w:rsidR="00BE3176" w:rsidP="00205D93" w:rsidRDefault="00BE3176" w14:paraId="772D8A9C" wp14:textId="77777777">
            <w:pPr>
              <w:pStyle w:val="TableTextIndent1ACSSC"/>
              <w:keepNext/>
              <w:numPr>
                <w:ilvl w:val="0"/>
                <w:numId w:val="0"/>
              </w:numPr>
              <w:spacing w:after="0"/>
              <w:ind w:left="360"/>
              <w:rPr>
                <w:rFonts w:ascii="Arial" w:hAnsi="Arial" w:cs="Arial"/>
                <w:sz w:val="18"/>
              </w:rPr>
            </w:pPr>
            <w:r w:rsidRPr="00205D93">
              <w:rPr>
                <w:rFonts w:ascii="Arial" w:hAnsi="Arial" w:cs="Arial"/>
                <w:sz w:val="18"/>
              </w:rPr>
              <w:t>SA LI Stat Cd</w:t>
            </w:r>
            <w:r w:rsidRPr="00205D93">
              <w:rPr>
                <w:rFonts w:ascii="Arial" w:hAnsi="Arial" w:cs="Arial"/>
                <w:sz w:val="18"/>
              </w:rPr>
              <w:br/>
            </w:r>
            <w:r w:rsidRPr="00205D93">
              <w:rPr>
                <w:rFonts w:ascii="Arial" w:hAnsi="Arial" w:cs="Arial"/>
                <w:sz w:val="18"/>
              </w:rPr>
              <w:t>A-DTL-TB.</w:t>
            </w:r>
            <w:r w:rsidRPr="00205D93">
              <w:rPr>
                <w:rFonts w:ascii="Arial" w:hAnsi="Arial" w:cs="Arial"/>
                <w:sz w:val="18"/>
                <w:szCs w:val="17"/>
              </w:rPr>
              <w:t>A-LI-STAT-CD</w:t>
            </w:r>
          </w:p>
        </w:tc>
        <w:tc>
          <w:tcPr>
            <w:tcW w:w="2026" w:type="pct"/>
            <w:gridSpan w:val="5"/>
            <w:tcBorders>
              <w:top w:val="single" w:color="616161" w:sz="4" w:space="0"/>
              <w:left w:val="single" w:color="616161" w:sz="4" w:space="0"/>
              <w:bottom w:val="single" w:color="616161" w:sz="4" w:space="0"/>
              <w:right w:val="single" w:color="616161" w:sz="4" w:space="0"/>
            </w:tcBorders>
          </w:tcPr>
          <w:p w:rsidRPr="00205D93" w:rsidR="00BE3176" w:rsidP="00205D93" w:rsidRDefault="00BE3176" w14:paraId="510C27B4" wp14:textId="77777777">
            <w:pPr>
              <w:pStyle w:val="TableTextACSSC"/>
              <w:keepNext/>
              <w:ind w:left="360"/>
              <w:rPr>
                <w:rFonts w:ascii="Arial" w:hAnsi="Arial" w:cs="Arial"/>
                <w:sz w:val="18"/>
              </w:rPr>
            </w:pPr>
            <w:r w:rsidRPr="00205D93">
              <w:rPr>
                <w:rFonts w:ascii="Arial" w:hAnsi="Arial" w:cs="Arial"/>
                <w:sz w:val="18"/>
              </w:rPr>
              <w:t>= (Approved)</w:t>
            </w:r>
          </w:p>
        </w:tc>
        <w:tc>
          <w:tcPr>
            <w:tcW w:w="589" w:type="pct"/>
            <w:tcBorders>
              <w:top w:val="single" w:color="616161" w:sz="4" w:space="0"/>
              <w:left w:val="single" w:color="616161" w:sz="4" w:space="0"/>
              <w:bottom w:val="single" w:color="616161" w:sz="4" w:space="0"/>
              <w:right w:val="single" w:color="616161" w:sz="4" w:space="0"/>
            </w:tcBorders>
            <w:vAlign w:val="center"/>
          </w:tcPr>
          <w:p w:rsidRPr="00205D93" w:rsidR="00BE3176" w:rsidP="00205D93" w:rsidRDefault="00BE3176" w14:paraId="5C2C4238" wp14:textId="77777777">
            <w:pPr>
              <w:pStyle w:val="TableText1"/>
              <w:keepNext/>
              <w:spacing w:before="40" w:after="40"/>
              <w:rPr>
                <w:rStyle w:val="ModernTableText"/>
                <w:rFonts w:cs="Arial"/>
                <w:noProof/>
                <w:szCs w:val="17"/>
              </w:rPr>
            </w:pPr>
            <w:r w:rsidRPr="00205D93">
              <w:rPr>
                <w:rStyle w:val="ModernTableText"/>
                <w:rFonts w:ascii="Wingdings" w:hAnsi="Wingdings" w:eastAsia="Wingdings" w:cs="Wingdings"/>
                <w:noProof/>
                <w:szCs w:val="23"/>
              </w:rPr>
              <w:t>þ</w:t>
            </w:r>
            <w:r w:rsidRPr="00205D93">
              <w:rPr>
                <w:rStyle w:val="ModernTableText"/>
                <w:rFonts w:cs="Arial"/>
                <w:noProof/>
                <w:szCs w:val="23"/>
              </w:rPr>
              <w:t xml:space="preserve"> </w:t>
            </w:r>
            <w:r w:rsidRPr="00205D93">
              <w:rPr>
                <w:rStyle w:val="ModernTableText"/>
                <w:rFonts w:cs="Arial"/>
                <w:noProof/>
                <w:szCs w:val="17"/>
              </w:rPr>
              <w:t xml:space="preserve">No  </w:t>
            </w:r>
            <w:r w:rsidRPr="00205D93">
              <w:rPr>
                <w:rStyle w:val="ModernTableText"/>
                <w:rFonts w:ascii="Wingdings 2" w:hAnsi="Wingdings 2" w:eastAsia="Wingdings 2" w:cs="Wingdings 2"/>
                <w:noProof/>
                <w:szCs w:val="23"/>
              </w:rPr>
              <w:t>£</w:t>
            </w:r>
            <w:r w:rsidRPr="00205D93">
              <w:rPr>
                <w:rStyle w:val="ModernTableText"/>
                <w:rFonts w:cs="Arial"/>
                <w:noProof/>
                <w:szCs w:val="17"/>
              </w:rPr>
              <w:t xml:space="preserve"> Yes</w:t>
            </w:r>
          </w:p>
        </w:tc>
      </w:tr>
      <w:tr xmlns:wp14="http://schemas.microsoft.com/office/word/2010/wordml" w:rsidR="00BE3176" w14:paraId="38D1CF0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410"/>
          <w:jc w:val="center"/>
        </w:trPr>
        <w:tc>
          <w:tcPr>
            <w:tcW w:w="1104" w:type="pct"/>
            <w:gridSpan w:val="2"/>
            <w:vMerge/>
            <w:tcBorders>
              <w:left w:val="single" w:color="616161" w:sz="4" w:space="0"/>
              <w:right w:val="single" w:color="616161" w:sz="4" w:space="0"/>
            </w:tcBorders>
          </w:tcPr>
          <w:p w:rsidR="00BE3176" w:rsidRDefault="00BE3176" w14:paraId="1B47C2D3" wp14:textId="77777777">
            <w:pPr>
              <w:pStyle w:val="TableText1"/>
              <w:spacing w:before="40" w:after="40"/>
              <w:rPr>
                <w:rStyle w:val="ModernTableText"/>
                <w:b/>
                <w:sz w:val="17"/>
                <w:szCs w:val="17"/>
              </w:rPr>
            </w:pPr>
          </w:p>
        </w:tc>
        <w:tc>
          <w:tcPr>
            <w:tcW w:w="1281" w:type="pct"/>
            <w:gridSpan w:val="3"/>
            <w:tcBorders>
              <w:top w:val="single" w:color="616161" w:sz="4" w:space="0"/>
              <w:left w:val="single" w:color="616161" w:sz="4" w:space="0"/>
              <w:bottom w:val="single" w:color="616161" w:sz="4" w:space="0"/>
              <w:right w:val="single" w:color="616161" w:sz="4" w:space="0"/>
            </w:tcBorders>
          </w:tcPr>
          <w:p w:rsidRPr="00205D93" w:rsidR="00BE3176" w:rsidP="00DA760D" w:rsidRDefault="00BE3176" w14:paraId="05EE120F" wp14:textId="77777777">
            <w:pPr>
              <w:pStyle w:val="TableTextIndent1ACSSC"/>
              <w:keepNext/>
              <w:keepLines/>
              <w:numPr>
                <w:ilvl w:val="0"/>
                <w:numId w:val="0"/>
              </w:numPr>
              <w:spacing w:after="0"/>
              <w:ind w:left="360"/>
              <w:rPr>
                <w:rFonts w:ascii="Arial" w:hAnsi="Arial" w:cs="Arial"/>
                <w:sz w:val="18"/>
                <w:szCs w:val="18"/>
              </w:rPr>
            </w:pPr>
            <w:r w:rsidRPr="00205D93">
              <w:rPr>
                <w:rFonts w:ascii="Arial" w:hAnsi="Arial" w:cs="Arial"/>
                <w:sz w:val="18"/>
                <w:szCs w:val="18"/>
              </w:rPr>
              <w:t>SA Src Cd</w:t>
            </w:r>
            <w:r w:rsidRPr="00205D93">
              <w:rPr>
                <w:rFonts w:ascii="Arial" w:hAnsi="Arial" w:cs="Arial"/>
                <w:sz w:val="18"/>
                <w:szCs w:val="18"/>
              </w:rPr>
              <w:br/>
            </w:r>
            <w:r w:rsidRPr="00205D93">
              <w:rPr>
                <w:rFonts w:ascii="Arial" w:hAnsi="Arial" w:cs="Arial"/>
                <w:sz w:val="18"/>
                <w:szCs w:val="18"/>
              </w:rPr>
              <w:t>A-HDR-TB.A-SRC-CD</w:t>
            </w:r>
          </w:p>
        </w:tc>
        <w:tc>
          <w:tcPr>
            <w:tcW w:w="2026" w:type="pct"/>
            <w:gridSpan w:val="5"/>
            <w:tcBorders>
              <w:left w:val="single" w:color="616161" w:sz="4" w:space="0"/>
              <w:bottom w:val="single" w:color="616161" w:sz="4" w:space="0"/>
              <w:right w:val="single" w:color="616161" w:sz="4" w:space="0"/>
            </w:tcBorders>
          </w:tcPr>
          <w:p w:rsidRPr="00205D93" w:rsidR="00BE3176" w:rsidP="00997675" w:rsidRDefault="00BE3176" w14:paraId="2DD17DCA" wp14:textId="77777777">
            <w:pPr>
              <w:pStyle w:val="TableTextACSSC"/>
              <w:keepNext/>
              <w:keepLines/>
              <w:ind w:left="360"/>
              <w:rPr>
                <w:rFonts w:ascii="Arial" w:hAnsi="Arial" w:cs="Arial"/>
                <w:sz w:val="18"/>
                <w:szCs w:val="18"/>
              </w:rPr>
            </w:pPr>
            <w:r w:rsidRPr="00205D93">
              <w:rPr>
                <w:rFonts w:ascii="Arial" w:hAnsi="Arial" w:cs="Arial"/>
                <w:sz w:val="18"/>
                <w:szCs w:val="18"/>
              </w:rPr>
              <w:t>&lt;&gt; (Bridges)</w:t>
            </w:r>
          </w:p>
        </w:tc>
        <w:tc>
          <w:tcPr>
            <w:tcW w:w="589" w:type="pct"/>
            <w:tcBorders>
              <w:left w:val="single" w:color="616161" w:sz="4" w:space="0"/>
              <w:bottom w:val="single" w:color="616161" w:sz="4" w:space="0"/>
              <w:right w:val="single" w:color="616161" w:sz="4" w:space="0"/>
            </w:tcBorders>
            <w:vAlign w:val="center"/>
          </w:tcPr>
          <w:p w:rsidRPr="00205D93" w:rsidR="00BE3176" w:rsidP="004B42EC" w:rsidRDefault="00BE3176" w14:paraId="0C2DF4C4" wp14:textId="77777777">
            <w:pPr>
              <w:jc w:val="left"/>
              <w:rPr>
                <w:rStyle w:val="ModernTableText"/>
                <w:rFonts w:cs="Arial"/>
                <w:noProof/>
                <w:szCs w:val="18"/>
              </w:rPr>
            </w:pPr>
            <w:r w:rsidRPr="00205D93">
              <w:rPr>
                <w:rStyle w:val="ModernTableText"/>
                <w:rFonts w:ascii="Wingdings" w:hAnsi="Wingdings" w:eastAsia="Wingdings" w:cs="Wingdings"/>
                <w:noProof/>
                <w:szCs w:val="18"/>
              </w:rPr>
              <w:t>þ</w:t>
            </w:r>
            <w:r w:rsidRPr="00205D93">
              <w:rPr>
                <w:rStyle w:val="ModernTableText"/>
                <w:rFonts w:cs="Arial"/>
                <w:noProof/>
                <w:szCs w:val="18"/>
              </w:rPr>
              <w:t xml:space="preserve"> No  </w:t>
            </w:r>
            <w:r w:rsidRPr="00205D93">
              <w:rPr>
                <w:rStyle w:val="ModernTableText"/>
                <w:rFonts w:ascii="Wingdings 2" w:hAnsi="Wingdings 2" w:eastAsia="Wingdings 2" w:cs="Wingdings 2"/>
                <w:noProof/>
                <w:szCs w:val="18"/>
              </w:rPr>
              <w:t>£</w:t>
            </w:r>
            <w:r w:rsidRPr="00205D93">
              <w:rPr>
                <w:rStyle w:val="ModernTableText"/>
                <w:rFonts w:cs="Arial"/>
                <w:noProof/>
                <w:szCs w:val="18"/>
              </w:rPr>
              <w:t xml:space="preserve"> Yes</w:t>
            </w:r>
          </w:p>
        </w:tc>
      </w:tr>
      <w:tr xmlns:wp14="http://schemas.microsoft.com/office/word/2010/wordml" w:rsidR="00BE3176" w14:paraId="1245096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BE3176" w:rsidRDefault="00BE3176" w14:paraId="1027AA5A" wp14:textId="77777777">
            <w:pPr>
              <w:pStyle w:val="ModernBodyT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BE3176" w:rsidTr="007A4C37" w14:paraId="54F203C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4" w:type="pct"/>
            <w:gridSpan w:val="2"/>
            <w:vMerge w:val="restart"/>
            <w:vAlign w:val="center"/>
          </w:tcPr>
          <w:p w:rsidRPr="00205D93" w:rsidR="00BE3176" w:rsidP="007A4C37" w:rsidRDefault="00BE3176" w14:paraId="3EF865BF" wp14:textId="77777777">
            <w:pPr>
              <w:pStyle w:val="TableHeading"/>
              <w:spacing w:before="40" w:after="40"/>
              <w:rPr>
                <w:rStyle w:val="ModernTableText"/>
                <w:noProof/>
                <w:szCs w:val="18"/>
              </w:rPr>
            </w:pPr>
            <w:r w:rsidRPr="00205D93">
              <w:rPr>
                <w:rStyle w:val="ModernTableText"/>
                <w:noProof/>
                <w:szCs w:val="18"/>
              </w:rPr>
              <w:t>Sort By:</w:t>
            </w:r>
          </w:p>
        </w:tc>
        <w:tc>
          <w:tcPr>
            <w:tcW w:w="2010" w:type="pct"/>
            <w:gridSpan w:val="4"/>
          </w:tcPr>
          <w:p w:rsidRPr="00205D93" w:rsidR="00BE3176" w:rsidP="009674C3" w:rsidRDefault="00BE3176" w14:paraId="2507F2DF" wp14:textId="77777777">
            <w:pPr>
              <w:pStyle w:val="TableTextIndent1ACSSC"/>
              <w:numPr>
                <w:ilvl w:val="0"/>
                <w:numId w:val="189"/>
              </w:numPr>
              <w:rPr>
                <w:rStyle w:val="ModernTableText"/>
                <w:color w:val="auto"/>
                <w:spacing w:val="-2"/>
                <w:szCs w:val="18"/>
              </w:rPr>
            </w:pPr>
            <w:r w:rsidRPr="00205D93">
              <w:rPr>
                <w:rStyle w:val="ModernTableText"/>
                <w:color w:val="auto"/>
                <w:spacing w:val="-2"/>
                <w:szCs w:val="18"/>
              </w:rPr>
              <w:t>LOB Cd</w:t>
            </w:r>
          </w:p>
        </w:tc>
        <w:tc>
          <w:tcPr>
            <w:tcW w:w="1886" w:type="pct"/>
            <w:gridSpan w:val="5"/>
          </w:tcPr>
          <w:p w:rsidRPr="00205D93" w:rsidR="00BE3176" w:rsidRDefault="00BE3176" w14:paraId="016117AE" wp14:textId="77777777">
            <w:pPr>
              <w:rPr>
                <w:rStyle w:val="ModernTableText"/>
                <w:noProof/>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Ascending    </w:t>
            </w:r>
            <w:r w:rsidRPr="00205D93">
              <w:rPr>
                <w:rStyle w:val="ModernTableText"/>
                <w:rFonts w:ascii="Wingdings 2" w:hAnsi="Wingdings 2" w:eastAsia="Wingdings 2" w:cs="Wingdings 2"/>
                <w:noProof/>
                <w:szCs w:val="18"/>
              </w:rPr>
              <w:t>£</w:t>
            </w:r>
            <w:r w:rsidRPr="00205D93">
              <w:rPr>
                <w:rStyle w:val="ModernTableText"/>
                <w:noProof/>
                <w:szCs w:val="18"/>
              </w:rPr>
              <w:t xml:space="preserve"> Descending</w:t>
            </w:r>
          </w:p>
        </w:tc>
      </w:tr>
      <w:tr xmlns:wp14="http://schemas.microsoft.com/office/word/2010/wordml" w:rsidR="00BE3176" w:rsidTr="007A4C37" w14:paraId="348E884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4" w:type="pct"/>
            <w:gridSpan w:val="2"/>
            <w:vMerge/>
            <w:vAlign w:val="center"/>
          </w:tcPr>
          <w:p w:rsidRPr="00205D93" w:rsidR="00BE3176" w:rsidP="007A4C37" w:rsidRDefault="00BE3176" w14:paraId="27EA46F9" wp14:textId="77777777">
            <w:pPr>
              <w:pStyle w:val="TableHeading"/>
              <w:spacing w:before="40" w:after="40"/>
              <w:rPr>
                <w:rStyle w:val="ModernTableText"/>
                <w:noProof/>
                <w:szCs w:val="18"/>
              </w:rPr>
            </w:pPr>
          </w:p>
        </w:tc>
        <w:tc>
          <w:tcPr>
            <w:tcW w:w="2010" w:type="pct"/>
            <w:gridSpan w:val="4"/>
          </w:tcPr>
          <w:p w:rsidRPr="00205D93" w:rsidR="00BE3176" w:rsidP="009674C3" w:rsidRDefault="00BE3176" w14:paraId="1987BDBC" wp14:textId="77777777">
            <w:pPr>
              <w:pStyle w:val="TableTextIndent1ACSSC"/>
              <w:numPr>
                <w:ilvl w:val="0"/>
                <w:numId w:val="189"/>
              </w:numPr>
              <w:rPr>
                <w:rStyle w:val="ModernTableText"/>
                <w:color w:val="auto"/>
                <w:spacing w:val="-2"/>
                <w:szCs w:val="18"/>
              </w:rPr>
            </w:pPr>
            <w:r w:rsidRPr="00205D93">
              <w:rPr>
                <w:rStyle w:val="ModernTableText"/>
                <w:color w:val="auto"/>
                <w:spacing w:val="-2"/>
                <w:szCs w:val="18"/>
              </w:rPr>
              <w:t>Header Status Last Updated By User</w:t>
            </w:r>
          </w:p>
        </w:tc>
        <w:tc>
          <w:tcPr>
            <w:tcW w:w="1886" w:type="pct"/>
            <w:gridSpan w:val="5"/>
          </w:tcPr>
          <w:p w:rsidRPr="00205D93" w:rsidR="00BE3176" w:rsidRDefault="00BE3176" w14:paraId="1CC1F533" wp14:textId="77777777">
            <w:pPr>
              <w:rPr>
                <w:noProof/>
                <w:sz w:val="18"/>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Ascending    </w:t>
            </w:r>
            <w:r w:rsidRPr="00205D93">
              <w:rPr>
                <w:rStyle w:val="ModernTableText"/>
                <w:rFonts w:ascii="Wingdings 2" w:hAnsi="Wingdings 2" w:eastAsia="Wingdings 2" w:cs="Wingdings 2"/>
                <w:noProof/>
                <w:szCs w:val="18"/>
              </w:rPr>
              <w:t>£</w:t>
            </w:r>
            <w:r w:rsidRPr="00205D93">
              <w:rPr>
                <w:rStyle w:val="ModernTableText"/>
                <w:noProof/>
                <w:szCs w:val="18"/>
              </w:rPr>
              <w:t xml:space="preserve"> Descending</w:t>
            </w:r>
          </w:p>
        </w:tc>
      </w:tr>
      <w:tr xmlns:wp14="http://schemas.microsoft.com/office/word/2010/wordml" w:rsidR="00BE3176" w:rsidTr="007A4C37" w14:paraId="590116A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4" w:type="pct"/>
            <w:gridSpan w:val="2"/>
            <w:vMerge/>
            <w:vAlign w:val="center"/>
          </w:tcPr>
          <w:p w:rsidRPr="00205D93" w:rsidR="00BE3176" w:rsidP="007A4C37" w:rsidRDefault="00BE3176" w14:paraId="079EDBA1" wp14:textId="77777777">
            <w:pPr>
              <w:pStyle w:val="TableHeading"/>
              <w:spacing w:before="40" w:after="40"/>
              <w:rPr>
                <w:rStyle w:val="ModernTableText"/>
                <w:noProof/>
                <w:szCs w:val="18"/>
              </w:rPr>
            </w:pPr>
          </w:p>
        </w:tc>
        <w:tc>
          <w:tcPr>
            <w:tcW w:w="2010" w:type="pct"/>
            <w:gridSpan w:val="4"/>
          </w:tcPr>
          <w:p w:rsidRPr="00205D93" w:rsidR="00BE3176" w:rsidP="009674C3" w:rsidRDefault="00BE3176" w14:paraId="663B3A92" wp14:textId="77777777">
            <w:pPr>
              <w:pStyle w:val="TableTextIndent1ACSSC"/>
              <w:numPr>
                <w:ilvl w:val="0"/>
                <w:numId w:val="189"/>
              </w:numPr>
              <w:rPr>
                <w:rStyle w:val="ModernTableText"/>
                <w:color w:val="auto"/>
                <w:spacing w:val="-2"/>
                <w:szCs w:val="18"/>
              </w:rPr>
            </w:pPr>
            <w:r w:rsidRPr="00205D93">
              <w:rPr>
                <w:rStyle w:val="ModernTableText"/>
                <w:color w:val="auto"/>
                <w:spacing w:val="-2"/>
                <w:szCs w:val="18"/>
              </w:rPr>
              <w:t>SA Subm Mbr ID</w:t>
            </w:r>
          </w:p>
        </w:tc>
        <w:tc>
          <w:tcPr>
            <w:tcW w:w="1886" w:type="pct"/>
            <w:gridSpan w:val="5"/>
          </w:tcPr>
          <w:p w:rsidRPr="00205D93" w:rsidR="00BE3176" w:rsidRDefault="00BE3176" w14:paraId="655C881B" wp14:textId="77777777">
            <w:pPr>
              <w:rPr>
                <w:noProof/>
                <w:sz w:val="18"/>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Ascending    </w:t>
            </w:r>
            <w:r w:rsidRPr="00205D93">
              <w:rPr>
                <w:rStyle w:val="ModernTableText"/>
                <w:rFonts w:ascii="Wingdings 2" w:hAnsi="Wingdings 2" w:eastAsia="Wingdings 2" w:cs="Wingdings 2"/>
                <w:noProof/>
                <w:szCs w:val="18"/>
              </w:rPr>
              <w:t>£</w:t>
            </w:r>
            <w:r w:rsidRPr="00205D93">
              <w:rPr>
                <w:rStyle w:val="ModernTableText"/>
                <w:noProof/>
                <w:szCs w:val="18"/>
              </w:rPr>
              <w:t xml:space="preserve"> Descending</w:t>
            </w:r>
          </w:p>
        </w:tc>
      </w:tr>
      <w:tr xmlns:wp14="http://schemas.microsoft.com/office/word/2010/wordml" w:rsidR="00BE3176" w:rsidTr="007A4C37" w14:paraId="7F32126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4" w:type="pct"/>
            <w:gridSpan w:val="2"/>
            <w:vMerge/>
            <w:vAlign w:val="center"/>
          </w:tcPr>
          <w:p w:rsidRPr="00205D93" w:rsidR="00BE3176" w:rsidP="007A4C37" w:rsidRDefault="00BE3176" w14:paraId="381A66FA" wp14:textId="77777777">
            <w:pPr>
              <w:pStyle w:val="TableHeading"/>
              <w:spacing w:before="40" w:after="40"/>
              <w:rPr>
                <w:rStyle w:val="ModernTableText"/>
                <w:noProof/>
                <w:szCs w:val="18"/>
              </w:rPr>
            </w:pPr>
          </w:p>
        </w:tc>
        <w:tc>
          <w:tcPr>
            <w:tcW w:w="2010" w:type="pct"/>
            <w:gridSpan w:val="4"/>
          </w:tcPr>
          <w:p w:rsidRPr="00205D93" w:rsidR="00BE3176" w:rsidP="009674C3" w:rsidRDefault="00BE3176" w14:paraId="4320419E" wp14:textId="77777777">
            <w:pPr>
              <w:pStyle w:val="TableTextIndent1ACSSC"/>
              <w:numPr>
                <w:ilvl w:val="0"/>
                <w:numId w:val="189"/>
              </w:numPr>
              <w:rPr>
                <w:rStyle w:val="ModernTableText"/>
                <w:color w:val="auto"/>
                <w:spacing w:val="-2"/>
                <w:szCs w:val="18"/>
              </w:rPr>
            </w:pPr>
            <w:r w:rsidRPr="00205D93">
              <w:rPr>
                <w:rStyle w:val="ModernTableText"/>
                <w:color w:val="auto"/>
                <w:spacing w:val="-2"/>
                <w:szCs w:val="18"/>
              </w:rPr>
              <w:t>SA LI Svc Prov ID</w:t>
            </w:r>
          </w:p>
        </w:tc>
        <w:tc>
          <w:tcPr>
            <w:tcW w:w="1886" w:type="pct"/>
            <w:gridSpan w:val="5"/>
          </w:tcPr>
          <w:p w:rsidRPr="00205D93" w:rsidR="00BE3176" w:rsidRDefault="00BE3176" w14:paraId="21ECA3ED" wp14:textId="77777777">
            <w:pPr>
              <w:rPr>
                <w:rStyle w:val="ModernTableText"/>
                <w:noProof/>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Ascending    </w:t>
            </w:r>
            <w:r w:rsidRPr="00205D93">
              <w:rPr>
                <w:rStyle w:val="ModernTableText"/>
                <w:rFonts w:ascii="Wingdings 2" w:hAnsi="Wingdings 2" w:eastAsia="Wingdings 2" w:cs="Wingdings 2"/>
                <w:noProof/>
                <w:szCs w:val="18"/>
              </w:rPr>
              <w:t>£</w:t>
            </w:r>
            <w:r w:rsidRPr="00205D93">
              <w:rPr>
                <w:rStyle w:val="ModernTableText"/>
                <w:noProof/>
                <w:szCs w:val="18"/>
              </w:rPr>
              <w:t xml:space="preserve"> Descending</w:t>
            </w:r>
          </w:p>
        </w:tc>
      </w:tr>
      <w:tr xmlns:wp14="http://schemas.microsoft.com/office/word/2010/wordml" w:rsidR="00BE3176" w:rsidTr="007A4C37" w14:paraId="3290E8E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4" w:type="pct"/>
            <w:gridSpan w:val="2"/>
            <w:vMerge/>
            <w:vAlign w:val="center"/>
          </w:tcPr>
          <w:p w:rsidRPr="00205D93" w:rsidR="00BE3176" w:rsidP="007A4C37" w:rsidRDefault="00BE3176" w14:paraId="7749EFAC" wp14:textId="77777777">
            <w:pPr>
              <w:pStyle w:val="TableHeading"/>
              <w:spacing w:before="40" w:after="40"/>
              <w:rPr>
                <w:rStyle w:val="ModernTableText"/>
                <w:noProof/>
                <w:szCs w:val="18"/>
              </w:rPr>
            </w:pPr>
          </w:p>
        </w:tc>
        <w:tc>
          <w:tcPr>
            <w:tcW w:w="2010" w:type="pct"/>
            <w:gridSpan w:val="4"/>
          </w:tcPr>
          <w:p w:rsidRPr="00205D93" w:rsidR="00BE3176" w:rsidP="009674C3" w:rsidRDefault="00BE3176" w14:paraId="2C017054" wp14:textId="77777777">
            <w:pPr>
              <w:pStyle w:val="TableTextIndent1ACSSC"/>
              <w:numPr>
                <w:ilvl w:val="0"/>
                <w:numId w:val="189"/>
              </w:numPr>
              <w:rPr>
                <w:rStyle w:val="ModernTableText"/>
                <w:color w:val="auto"/>
                <w:spacing w:val="-2"/>
                <w:szCs w:val="18"/>
              </w:rPr>
            </w:pPr>
            <w:r w:rsidRPr="00205D93">
              <w:rPr>
                <w:rStyle w:val="ModernTableText"/>
                <w:color w:val="auto"/>
                <w:spacing w:val="-2"/>
                <w:szCs w:val="18"/>
              </w:rPr>
              <w:t>SA Cat Svc Cd</w:t>
            </w:r>
          </w:p>
        </w:tc>
        <w:tc>
          <w:tcPr>
            <w:tcW w:w="1886" w:type="pct"/>
            <w:gridSpan w:val="5"/>
          </w:tcPr>
          <w:p w:rsidRPr="00205D93" w:rsidR="00BE3176" w:rsidRDefault="00BE3176" w14:paraId="06769F12" wp14:textId="77777777">
            <w:pPr>
              <w:rPr>
                <w:rStyle w:val="ModernTableText"/>
                <w:noProof/>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Ascending    </w:t>
            </w:r>
            <w:r w:rsidRPr="00205D93">
              <w:rPr>
                <w:rStyle w:val="ModernTableText"/>
                <w:rFonts w:ascii="Wingdings 2" w:hAnsi="Wingdings 2" w:eastAsia="Wingdings 2" w:cs="Wingdings 2"/>
                <w:noProof/>
                <w:szCs w:val="18"/>
              </w:rPr>
              <w:t>£</w:t>
            </w:r>
            <w:r w:rsidRPr="00205D93">
              <w:rPr>
                <w:rStyle w:val="ModernTableText"/>
                <w:noProof/>
                <w:szCs w:val="18"/>
              </w:rPr>
              <w:t xml:space="preserve"> Descending</w:t>
            </w:r>
          </w:p>
        </w:tc>
      </w:tr>
      <w:tr xmlns:wp14="http://schemas.microsoft.com/office/word/2010/wordml" w:rsidR="009674C3" w:rsidTr="007A4C37" w14:paraId="1F90347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41" w:type="pct"/>
            <w:vMerge w:val="restart"/>
            <w:vAlign w:val="center"/>
          </w:tcPr>
          <w:p w:rsidRPr="00205D93" w:rsidR="009674C3" w:rsidP="007A4C37" w:rsidRDefault="009674C3" w14:paraId="7686B832" wp14:textId="77777777">
            <w:pPr>
              <w:pStyle w:val="TableHeading"/>
              <w:spacing w:before="40" w:after="40"/>
              <w:rPr>
                <w:rStyle w:val="ModernTableText"/>
                <w:noProof/>
                <w:szCs w:val="18"/>
              </w:rPr>
            </w:pPr>
            <w:r w:rsidRPr="00205D93">
              <w:rPr>
                <w:rStyle w:val="ModernTableText"/>
                <w:noProof/>
                <w:szCs w:val="18"/>
              </w:rPr>
              <w:t>Control Break</w:t>
            </w:r>
          </w:p>
        </w:tc>
        <w:tc>
          <w:tcPr>
            <w:tcW w:w="563" w:type="pct"/>
            <w:vMerge w:val="restart"/>
            <w:vAlign w:val="center"/>
          </w:tcPr>
          <w:p w:rsidRPr="00205D93" w:rsidR="009674C3" w:rsidP="007A4C37" w:rsidRDefault="009674C3" w14:paraId="7F7AA1B6" wp14:textId="77777777">
            <w:pPr>
              <w:pStyle w:val="TableHeading"/>
              <w:spacing w:before="40" w:after="40"/>
              <w:rPr>
                <w:rStyle w:val="ModernTableText"/>
                <w:noProof/>
                <w:szCs w:val="18"/>
              </w:rPr>
            </w:pPr>
            <w:r w:rsidRPr="00205D93">
              <w:rPr>
                <w:rStyle w:val="ModernTableText"/>
                <w:noProof/>
                <w:szCs w:val="18"/>
              </w:rPr>
              <w:t>Page:</w:t>
            </w:r>
          </w:p>
        </w:tc>
        <w:tc>
          <w:tcPr>
            <w:tcW w:w="1273" w:type="pct"/>
            <w:gridSpan w:val="2"/>
          </w:tcPr>
          <w:p w:rsidRPr="00205D93" w:rsidR="009674C3" w:rsidP="00365B47" w:rsidRDefault="009674C3" w14:paraId="5674EA1D" wp14:textId="77777777">
            <w:pPr>
              <w:pStyle w:val="TableText1"/>
              <w:numPr>
                <w:ilvl w:val="0"/>
                <w:numId w:val="129"/>
              </w:numPr>
              <w:spacing w:before="40" w:after="40"/>
              <w:rPr>
                <w:rStyle w:val="ModernTableText"/>
                <w:szCs w:val="18"/>
              </w:rPr>
            </w:pPr>
            <w:r w:rsidRPr="00205D93">
              <w:rPr>
                <w:rStyle w:val="ModernTableText"/>
                <w:szCs w:val="18"/>
              </w:rPr>
              <w:t>LOB Cd</w:t>
            </w:r>
          </w:p>
        </w:tc>
        <w:tc>
          <w:tcPr>
            <w:tcW w:w="1277" w:type="pct"/>
            <w:gridSpan w:val="3"/>
          </w:tcPr>
          <w:p w:rsidRPr="00205D93" w:rsidR="009674C3" w:rsidP="00365B47" w:rsidRDefault="009674C3" w14:paraId="0B15BE62" wp14:textId="77777777">
            <w:pPr>
              <w:pStyle w:val="TableText1"/>
              <w:numPr>
                <w:ilvl w:val="0"/>
                <w:numId w:val="129"/>
              </w:numPr>
              <w:spacing w:before="40" w:after="40"/>
              <w:rPr>
                <w:rStyle w:val="ModernTableText"/>
                <w:szCs w:val="18"/>
              </w:rPr>
            </w:pPr>
            <w:r w:rsidRPr="00205D93">
              <w:rPr>
                <w:rStyle w:val="ModernTableText"/>
                <w:szCs w:val="18"/>
              </w:rPr>
              <w:t>Header Status Last Updated By User</w:t>
            </w:r>
          </w:p>
        </w:tc>
        <w:tc>
          <w:tcPr>
            <w:tcW w:w="1346" w:type="pct"/>
            <w:gridSpan w:val="4"/>
          </w:tcPr>
          <w:p w:rsidRPr="00205D93" w:rsidR="009674C3" w:rsidP="00365B47" w:rsidRDefault="009674C3" w14:paraId="5EE5F9AA" wp14:textId="77777777">
            <w:pPr>
              <w:pStyle w:val="TableText1"/>
              <w:numPr>
                <w:ilvl w:val="0"/>
                <w:numId w:val="129"/>
              </w:numPr>
              <w:spacing w:before="40" w:after="40"/>
              <w:rPr>
                <w:rStyle w:val="ModernTableText"/>
                <w:szCs w:val="18"/>
              </w:rPr>
            </w:pPr>
            <w:r w:rsidRPr="00205D93">
              <w:rPr>
                <w:rStyle w:val="ModernTableText"/>
                <w:szCs w:val="18"/>
              </w:rPr>
              <w:t>SA Subm Mbr ID</w:t>
            </w:r>
            <w:r w:rsidRPr="00205D93" w:rsidDel="007A522A">
              <w:rPr>
                <w:rStyle w:val="ModernTableText"/>
                <w:szCs w:val="18"/>
              </w:rPr>
              <w:t xml:space="preserve"> </w:t>
            </w:r>
          </w:p>
        </w:tc>
      </w:tr>
      <w:tr xmlns:wp14="http://schemas.microsoft.com/office/word/2010/wordml" w:rsidR="009674C3" w:rsidTr="007A4C37" w14:paraId="5BC5D1A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41" w:type="pct"/>
            <w:vMerge/>
            <w:vAlign w:val="center"/>
          </w:tcPr>
          <w:p w:rsidRPr="00205D93" w:rsidR="009674C3" w:rsidP="007A4C37" w:rsidRDefault="009674C3" w14:paraId="17B2F132" wp14:textId="77777777">
            <w:pPr>
              <w:pStyle w:val="TableHeading"/>
              <w:spacing w:before="40" w:after="40"/>
              <w:rPr>
                <w:rStyle w:val="ModernTableText"/>
                <w:noProof/>
                <w:szCs w:val="18"/>
              </w:rPr>
            </w:pPr>
          </w:p>
        </w:tc>
        <w:tc>
          <w:tcPr>
            <w:tcW w:w="563" w:type="pct"/>
            <w:vMerge/>
            <w:vAlign w:val="center"/>
          </w:tcPr>
          <w:p w:rsidRPr="00205D93" w:rsidR="009674C3" w:rsidP="007A4C37" w:rsidRDefault="009674C3" w14:paraId="2E665AD1" wp14:textId="77777777">
            <w:pPr>
              <w:pStyle w:val="TableHeading"/>
              <w:spacing w:before="40" w:after="40"/>
              <w:rPr>
                <w:rStyle w:val="ModernTableText"/>
                <w:noProof/>
                <w:szCs w:val="18"/>
              </w:rPr>
            </w:pPr>
          </w:p>
        </w:tc>
        <w:tc>
          <w:tcPr>
            <w:tcW w:w="1273" w:type="pct"/>
            <w:gridSpan w:val="2"/>
            <w:vAlign w:val="center"/>
          </w:tcPr>
          <w:p w:rsidRPr="00205D93" w:rsidR="009674C3" w:rsidP="00365B47" w:rsidRDefault="009674C3" w14:paraId="045E4F6A" wp14:textId="77777777">
            <w:pPr>
              <w:pStyle w:val="TableText1"/>
              <w:numPr>
                <w:ilvl w:val="0"/>
                <w:numId w:val="129"/>
              </w:numPr>
              <w:spacing w:before="40" w:after="40"/>
              <w:rPr>
                <w:rStyle w:val="ModernTableText"/>
                <w:szCs w:val="18"/>
              </w:rPr>
            </w:pPr>
          </w:p>
        </w:tc>
        <w:tc>
          <w:tcPr>
            <w:tcW w:w="1277" w:type="pct"/>
            <w:gridSpan w:val="3"/>
            <w:vAlign w:val="center"/>
          </w:tcPr>
          <w:p w:rsidRPr="00205D93" w:rsidR="009674C3" w:rsidP="00365B47" w:rsidRDefault="009674C3" w14:paraId="15D1D62D" wp14:textId="77777777">
            <w:pPr>
              <w:pStyle w:val="TableText1"/>
              <w:numPr>
                <w:ilvl w:val="0"/>
                <w:numId w:val="127"/>
              </w:numPr>
              <w:spacing w:before="40" w:after="40"/>
              <w:rPr>
                <w:rStyle w:val="ModernTableText"/>
                <w:szCs w:val="18"/>
              </w:rPr>
            </w:pPr>
          </w:p>
        </w:tc>
        <w:tc>
          <w:tcPr>
            <w:tcW w:w="1346" w:type="pct"/>
            <w:gridSpan w:val="4"/>
            <w:vAlign w:val="center"/>
          </w:tcPr>
          <w:p w:rsidRPr="00205D93" w:rsidR="009674C3" w:rsidP="00365B47" w:rsidRDefault="009674C3" w14:paraId="577D5438" wp14:textId="77777777">
            <w:pPr>
              <w:pStyle w:val="TableText1"/>
              <w:numPr>
                <w:ilvl w:val="0"/>
                <w:numId w:val="127"/>
              </w:numPr>
              <w:spacing w:before="40" w:after="40"/>
              <w:rPr>
                <w:rStyle w:val="ModernTableText"/>
                <w:szCs w:val="18"/>
              </w:rPr>
            </w:pPr>
          </w:p>
        </w:tc>
      </w:tr>
      <w:tr xmlns:wp14="http://schemas.microsoft.com/office/word/2010/wordml" w:rsidR="00BE3176" w:rsidTr="007A4C37" w14:paraId="12DEC70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41" w:type="pct"/>
            <w:vMerge/>
            <w:tcBorders>
              <w:bottom w:val="single" w:color="616161" w:sz="2" w:space="0"/>
            </w:tcBorders>
            <w:vAlign w:val="center"/>
          </w:tcPr>
          <w:p w:rsidRPr="00205D93" w:rsidR="00BE3176" w:rsidP="007A4C37" w:rsidRDefault="00BE3176" w14:paraId="77C5CA77" wp14:textId="77777777">
            <w:pPr>
              <w:pStyle w:val="TableHeading"/>
              <w:spacing w:before="40" w:after="40"/>
              <w:rPr>
                <w:rStyle w:val="ModernTableText"/>
                <w:noProof/>
                <w:szCs w:val="18"/>
              </w:rPr>
            </w:pPr>
          </w:p>
        </w:tc>
        <w:tc>
          <w:tcPr>
            <w:tcW w:w="563" w:type="pct"/>
            <w:tcBorders>
              <w:bottom w:val="single" w:color="616161" w:sz="2" w:space="0"/>
            </w:tcBorders>
            <w:vAlign w:val="center"/>
          </w:tcPr>
          <w:p w:rsidRPr="00205D93" w:rsidR="00BE3176" w:rsidP="007A4C37" w:rsidRDefault="00BE3176" w14:paraId="3E4009F6" wp14:textId="77777777">
            <w:pPr>
              <w:pStyle w:val="TableHeading"/>
              <w:spacing w:before="40" w:after="40"/>
              <w:rPr>
                <w:rStyle w:val="ModernTableText"/>
                <w:noProof/>
                <w:szCs w:val="18"/>
              </w:rPr>
            </w:pPr>
            <w:r w:rsidRPr="00205D93">
              <w:rPr>
                <w:rStyle w:val="ModernTableText"/>
                <w:noProof/>
                <w:szCs w:val="18"/>
              </w:rPr>
              <w:t>Section:</w:t>
            </w:r>
          </w:p>
        </w:tc>
        <w:tc>
          <w:tcPr>
            <w:tcW w:w="1273" w:type="pct"/>
            <w:gridSpan w:val="2"/>
            <w:tcBorders>
              <w:bottom w:val="single" w:color="616161" w:sz="2" w:space="0"/>
            </w:tcBorders>
            <w:vAlign w:val="center"/>
          </w:tcPr>
          <w:p w:rsidRPr="00205D93" w:rsidR="00BE3176" w:rsidP="00365B47" w:rsidRDefault="00BE3176" w14:paraId="6900796E" wp14:textId="77777777">
            <w:pPr>
              <w:pStyle w:val="TableText1"/>
              <w:numPr>
                <w:ilvl w:val="0"/>
                <w:numId w:val="128"/>
              </w:numPr>
              <w:spacing w:before="40" w:after="40"/>
              <w:rPr>
                <w:rStyle w:val="ModernTableText"/>
                <w:szCs w:val="18"/>
              </w:rPr>
            </w:pPr>
          </w:p>
        </w:tc>
        <w:tc>
          <w:tcPr>
            <w:tcW w:w="1277" w:type="pct"/>
            <w:gridSpan w:val="3"/>
            <w:tcBorders>
              <w:bottom w:val="single" w:color="616161" w:sz="2" w:space="0"/>
            </w:tcBorders>
            <w:vAlign w:val="center"/>
          </w:tcPr>
          <w:p w:rsidRPr="00205D93" w:rsidR="00BE3176" w:rsidP="00365B47" w:rsidRDefault="00BE3176" w14:paraId="15BA3315" wp14:textId="77777777">
            <w:pPr>
              <w:pStyle w:val="TableText1"/>
              <w:numPr>
                <w:ilvl w:val="0"/>
                <w:numId w:val="128"/>
              </w:numPr>
              <w:spacing w:before="40" w:after="40"/>
              <w:rPr>
                <w:rStyle w:val="ModernTableText"/>
                <w:szCs w:val="18"/>
              </w:rPr>
            </w:pPr>
          </w:p>
        </w:tc>
        <w:tc>
          <w:tcPr>
            <w:tcW w:w="1346" w:type="pct"/>
            <w:gridSpan w:val="4"/>
            <w:tcBorders>
              <w:bottom w:val="single" w:color="616161" w:sz="2" w:space="0"/>
            </w:tcBorders>
            <w:vAlign w:val="center"/>
          </w:tcPr>
          <w:p w:rsidRPr="00205D93" w:rsidR="00BE3176" w:rsidP="00365B47" w:rsidRDefault="00BE3176" w14:paraId="0E9FDC51" wp14:textId="77777777">
            <w:pPr>
              <w:pStyle w:val="TableText1"/>
              <w:numPr>
                <w:ilvl w:val="0"/>
                <w:numId w:val="128"/>
              </w:numPr>
              <w:spacing w:before="40" w:after="40"/>
              <w:rPr>
                <w:rStyle w:val="ModernTableText"/>
                <w:szCs w:val="18"/>
              </w:rPr>
            </w:pPr>
          </w:p>
        </w:tc>
      </w:tr>
      <w:tr xmlns:wp14="http://schemas.microsoft.com/office/word/2010/wordml" w:rsidR="00BE3176" w:rsidTr="007A4C37" w14:paraId="1392597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41" w:type="pct"/>
            <w:vMerge w:val="restart"/>
            <w:vAlign w:val="center"/>
          </w:tcPr>
          <w:p w:rsidRPr="00205D93" w:rsidR="00BE3176" w:rsidP="007A4C37" w:rsidRDefault="00BE3176" w14:paraId="4883251E" wp14:textId="77777777">
            <w:pPr>
              <w:pStyle w:val="TableHeading"/>
              <w:spacing w:before="40" w:after="40"/>
              <w:rPr>
                <w:rStyle w:val="ModernTableText"/>
                <w:noProof/>
                <w:szCs w:val="18"/>
              </w:rPr>
            </w:pPr>
            <w:r w:rsidRPr="00205D93">
              <w:rPr>
                <w:rStyle w:val="ModernTableText"/>
                <w:noProof/>
                <w:szCs w:val="18"/>
              </w:rPr>
              <w:t>Total</w:t>
            </w:r>
          </w:p>
        </w:tc>
        <w:tc>
          <w:tcPr>
            <w:tcW w:w="563" w:type="pct"/>
            <w:vAlign w:val="center"/>
          </w:tcPr>
          <w:p w:rsidRPr="00205D93" w:rsidR="00BE3176" w:rsidP="007A4C37" w:rsidRDefault="00BE3176" w14:paraId="28AAA190" wp14:textId="77777777">
            <w:pPr>
              <w:pStyle w:val="TableHeading"/>
              <w:spacing w:before="40" w:after="40"/>
              <w:rPr>
                <w:rStyle w:val="ModernTableText"/>
                <w:noProof/>
                <w:szCs w:val="18"/>
              </w:rPr>
            </w:pPr>
            <w:r w:rsidRPr="00205D93">
              <w:rPr>
                <w:rStyle w:val="ModernTableText"/>
                <w:noProof/>
                <w:szCs w:val="18"/>
              </w:rPr>
              <w:t>Grand:</w:t>
            </w:r>
          </w:p>
        </w:tc>
        <w:tc>
          <w:tcPr>
            <w:tcW w:w="1273" w:type="pct"/>
            <w:gridSpan w:val="2"/>
            <w:vAlign w:val="center"/>
          </w:tcPr>
          <w:p w:rsidRPr="00205D93" w:rsidR="00BE3176" w:rsidP="009674C3" w:rsidRDefault="00BE3176" w14:paraId="202AA75C" wp14:textId="77777777">
            <w:pPr>
              <w:pStyle w:val="TableText1"/>
              <w:numPr>
                <w:ilvl w:val="0"/>
                <w:numId w:val="190"/>
              </w:numPr>
              <w:spacing w:before="40" w:after="40"/>
              <w:rPr>
                <w:rStyle w:val="ModernTableText"/>
                <w:szCs w:val="18"/>
              </w:rPr>
            </w:pPr>
          </w:p>
        </w:tc>
        <w:tc>
          <w:tcPr>
            <w:tcW w:w="1277" w:type="pct"/>
            <w:gridSpan w:val="3"/>
            <w:vAlign w:val="center"/>
          </w:tcPr>
          <w:p w:rsidRPr="00205D93" w:rsidR="00BE3176" w:rsidP="009674C3" w:rsidRDefault="00BE3176" w14:paraId="7351CF04" wp14:textId="77777777">
            <w:pPr>
              <w:pStyle w:val="TableText1"/>
              <w:numPr>
                <w:ilvl w:val="0"/>
                <w:numId w:val="190"/>
              </w:numPr>
              <w:spacing w:before="40" w:after="40"/>
              <w:rPr>
                <w:rStyle w:val="ModernTableText"/>
                <w:szCs w:val="18"/>
              </w:rPr>
            </w:pPr>
          </w:p>
        </w:tc>
        <w:tc>
          <w:tcPr>
            <w:tcW w:w="1346" w:type="pct"/>
            <w:gridSpan w:val="4"/>
            <w:vAlign w:val="center"/>
          </w:tcPr>
          <w:p w:rsidRPr="00205D93" w:rsidR="00BE3176" w:rsidP="009674C3" w:rsidRDefault="00BE3176" w14:paraId="3DA79342" wp14:textId="77777777">
            <w:pPr>
              <w:pStyle w:val="TableText1"/>
              <w:numPr>
                <w:ilvl w:val="0"/>
                <w:numId w:val="190"/>
              </w:numPr>
              <w:spacing w:before="40" w:after="40"/>
              <w:rPr>
                <w:rStyle w:val="ModernTableText"/>
                <w:szCs w:val="18"/>
              </w:rPr>
            </w:pPr>
          </w:p>
        </w:tc>
      </w:tr>
      <w:tr xmlns:wp14="http://schemas.microsoft.com/office/word/2010/wordml" w:rsidR="00BE3176" w:rsidTr="007A4C37" w14:paraId="520F99F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41" w:type="pct"/>
            <w:vMerge/>
            <w:vAlign w:val="center"/>
          </w:tcPr>
          <w:p w:rsidRPr="00205D93" w:rsidR="00BE3176" w:rsidP="007A4C37" w:rsidRDefault="00BE3176" w14:paraId="7ED4CF92" wp14:textId="77777777">
            <w:pPr>
              <w:pStyle w:val="TableHeading"/>
              <w:spacing w:before="40" w:after="40"/>
              <w:rPr>
                <w:rStyle w:val="ModernTableText"/>
                <w:noProof/>
                <w:szCs w:val="18"/>
              </w:rPr>
            </w:pPr>
          </w:p>
        </w:tc>
        <w:tc>
          <w:tcPr>
            <w:tcW w:w="563" w:type="pct"/>
            <w:vAlign w:val="center"/>
          </w:tcPr>
          <w:p w:rsidRPr="00205D93" w:rsidR="00BE3176" w:rsidP="007A4C37" w:rsidRDefault="00BE3176" w14:paraId="4B243690" wp14:textId="77777777">
            <w:pPr>
              <w:pStyle w:val="TableHeading"/>
              <w:spacing w:before="40" w:after="40"/>
              <w:rPr>
                <w:rStyle w:val="ModernTableText"/>
                <w:noProof/>
                <w:szCs w:val="18"/>
              </w:rPr>
            </w:pPr>
            <w:r w:rsidRPr="00205D93">
              <w:rPr>
                <w:rStyle w:val="ModernTableText"/>
                <w:noProof/>
                <w:szCs w:val="18"/>
              </w:rPr>
              <w:t>Section:</w:t>
            </w:r>
          </w:p>
        </w:tc>
        <w:tc>
          <w:tcPr>
            <w:tcW w:w="1273" w:type="pct"/>
            <w:gridSpan w:val="2"/>
            <w:vAlign w:val="center"/>
          </w:tcPr>
          <w:p w:rsidRPr="00205D93" w:rsidR="00BE3176" w:rsidP="00365B47" w:rsidRDefault="00BE3176" w14:paraId="4671AF1F" wp14:textId="77777777">
            <w:pPr>
              <w:pStyle w:val="TableText1"/>
              <w:numPr>
                <w:ilvl w:val="0"/>
                <w:numId w:val="130"/>
              </w:numPr>
              <w:spacing w:before="40" w:after="40"/>
              <w:rPr>
                <w:rStyle w:val="ModernTableText"/>
                <w:szCs w:val="18"/>
              </w:rPr>
            </w:pPr>
          </w:p>
        </w:tc>
        <w:tc>
          <w:tcPr>
            <w:tcW w:w="1277" w:type="pct"/>
            <w:gridSpan w:val="3"/>
            <w:vAlign w:val="center"/>
          </w:tcPr>
          <w:p w:rsidRPr="00205D93" w:rsidR="00BE3176" w:rsidP="00365B47" w:rsidRDefault="00BE3176" w14:paraId="4549F8B5" wp14:textId="77777777">
            <w:pPr>
              <w:pStyle w:val="TableText1"/>
              <w:numPr>
                <w:ilvl w:val="0"/>
                <w:numId w:val="130"/>
              </w:numPr>
              <w:spacing w:before="40" w:after="40"/>
              <w:rPr>
                <w:rStyle w:val="ModernTableText"/>
                <w:szCs w:val="18"/>
              </w:rPr>
            </w:pPr>
          </w:p>
        </w:tc>
        <w:tc>
          <w:tcPr>
            <w:tcW w:w="1346" w:type="pct"/>
            <w:gridSpan w:val="4"/>
            <w:vAlign w:val="center"/>
          </w:tcPr>
          <w:p w:rsidRPr="00205D93" w:rsidR="00BE3176" w:rsidP="00365B47" w:rsidRDefault="00BE3176" w14:paraId="7F7AADCC" wp14:textId="77777777">
            <w:pPr>
              <w:pStyle w:val="TableText1"/>
              <w:numPr>
                <w:ilvl w:val="0"/>
                <w:numId w:val="130"/>
              </w:numPr>
              <w:spacing w:before="40" w:after="40"/>
              <w:rPr>
                <w:rStyle w:val="ModernTableText"/>
                <w:szCs w:val="18"/>
              </w:rPr>
            </w:pPr>
          </w:p>
        </w:tc>
      </w:tr>
      <w:tr xmlns:wp14="http://schemas.microsoft.com/office/word/2010/wordml" w:rsidR="00BE3176" w:rsidTr="007A4C37" w14:paraId="3A4B34E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41" w:type="pct"/>
            <w:vMerge w:val="restart"/>
            <w:vAlign w:val="center"/>
          </w:tcPr>
          <w:p w:rsidRPr="00205D93" w:rsidR="00BE3176" w:rsidP="007A4C37" w:rsidRDefault="00BE3176" w14:paraId="73B8DC9C" wp14:textId="77777777">
            <w:pPr>
              <w:pStyle w:val="TableHeading"/>
              <w:spacing w:before="40" w:after="40"/>
              <w:rPr>
                <w:rStyle w:val="ModernTableText"/>
                <w:noProof/>
                <w:szCs w:val="18"/>
              </w:rPr>
            </w:pPr>
            <w:r w:rsidRPr="00205D93">
              <w:rPr>
                <w:rStyle w:val="ModernTableText"/>
                <w:noProof/>
                <w:szCs w:val="18"/>
              </w:rPr>
              <w:t>Counts</w:t>
            </w:r>
          </w:p>
        </w:tc>
        <w:tc>
          <w:tcPr>
            <w:tcW w:w="563" w:type="pct"/>
            <w:vAlign w:val="center"/>
          </w:tcPr>
          <w:p w:rsidRPr="00205D93" w:rsidR="00BE3176" w:rsidP="007A4C37" w:rsidRDefault="00BE3176" w14:paraId="33ED6B29" wp14:textId="77777777">
            <w:pPr>
              <w:pStyle w:val="TableHeading"/>
              <w:spacing w:before="40" w:after="40"/>
              <w:rPr>
                <w:rStyle w:val="ModernTableText"/>
                <w:noProof/>
                <w:szCs w:val="18"/>
              </w:rPr>
            </w:pPr>
            <w:r w:rsidRPr="00205D93">
              <w:rPr>
                <w:rStyle w:val="ModernTableText"/>
                <w:noProof/>
                <w:szCs w:val="18"/>
              </w:rPr>
              <w:t>Grand:</w:t>
            </w:r>
          </w:p>
        </w:tc>
        <w:tc>
          <w:tcPr>
            <w:tcW w:w="1273" w:type="pct"/>
            <w:gridSpan w:val="2"/>
            <w:vAlign w:val="center"/>
          </w:tcPr>
          <w:p w:rsidRPr="00205D93" w:rsidR="00BE3176" w:rsidP="00365B47" w:rsidRDefault="00BE3176" w14:paraId="7DB604B1" wp14:textId="77777777">
            <w:pPr>
              <w:pStyle w:val="TableText1"/>
              <w:numPr>
                <w:ilvl w:val="0"/>
                <w:numId w:val="131"/>
              </w:numPr>
              <w:spacing w:before="40" w:after="40"/>
              <w:rPr>
                <w:rStyle w:val="ModernTableText"/>
                <w:szCs w:val="18"/>
              </w:rPr>
            </w:pPr>
          </w:p>
        </w:tc>
        <w:tc>
          <w:tcPr>
            <w:tcW w:w="1277" w:type="pct"/>
            <w:gridSpan w:val="3"/>
            <w:vAlign w:val="center"/>
          </w:tcPr>
          <w:p w:rsidRPr="00205D93" w:rsidR="00BE3176" w:rsidP="00365B47" w:rsidRDefault="00BE3176" w14:paraId="227D7A43" wp14:textId="77777777">
            <w:pPr>
              <w:pStyle w:val="TableText1"/>
              <w:numPr>
                <w:ilvl w:val="0"/>
                <w:numId w:val="131"/>
              </w:numPr>
              <w:spacing w:before="40" w:after="40"/>
              <w:rPr>
                <w:rStyle w:val="ModernTableText"/>
                <w:szCs w:val="18"/>
              </w:rPr>
            </w:pPr>
          </w:p>
        </w:tc>
        <w:tc>
          <w:tcPr>
            <w:tcW w:w="1346" w:type="pct"/>
            <w:gridSpan w:val="4"/>
            <w:vAlign w:val="center"/>
          </w:tcPr>
          <w:p w:rsidRPr="00205D93" w:rsidR="00BE3176" w:rsidP="00365B47" w:rsidRDefault="00BE3176" w14:paraId="0AC2E156" wp14:textId="77777777">
            <w:pPr>
              <w:pStyle w:val="TableText1"/>
              <w:numPr>
                <w:ilvl w:val="0"/>
                <w:numId w:val="131"/>
              </w:numPr>
              <w:spacing w:before="40" w:after="40"/>
              <w:rPr>
                <w:rStyle w:val="ModernTableText"/>
                <w:szCs w:val="18"/>
              </w:rPr>
            </w:pPr>
          </w:p>
        </w:tc>
      </w:tr>
      <w:tr xmlns:wp14="http://schemas.microsoft.com/office/word/2010/wordml" w:rsidR="00BE3176" w:rsidTr="007A4C37" w14:paraId="532A60B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41" w:type="pct"/>
            <w:vMerge/>
            <w:vAlign w:val="center"/>
          </w:tcPr>
          <w:p w:rsidRPr="00205D93" w:rsidR="00BE3176" w:rsidP="007A4C37" w:rsidRDefault="00BE3176" w14:paraId="2F807A44" wp14:textId="77777777">
            <w:pPr>
              <w:pStyle w:val="TableHeading"/>
              <w:spacing w:before="40" w:after="40"/>
              <w:rPr>
                <w:rStyle w:val="ModernTableText"/>
                <w:noProof/>
                <w:color w:val="FF0000"/>
                <w:szCs w:val="18"/>
              </w:rPr>
            </w:pPr>
          </w:p>
        </w:tc>
        <w:tc>
          <w:tcPr>
            <w:tcW w:w="563" w:type="pct"/>
            <w:vAlign w:val="center"/>
          </w:tcPr>
          <w:p w:rsidRPr="00205D93" w:rsidR="00BE3176" w:rsidP="007A4C37" w:rsidRDefault="00BE3176" w14:paraId="2F61EED5" wp14:textId="77777777">
            <w:pPr>
              <w:pStyle w:val="TableHeading"/>
              <w:spacing w:before="40" w:after="40"/>
              <w:rPr>
                <w:rStyle w:val="ModernTableText"/>
                <w:noProof/>
                <w:szCs w:val="18"/>
              </w:rPr>
            </w:pPr>
            <w:r w:rsidRPr="00205D93">
              <w:rPr>
                <w:rStyle w:val="ModernTableText"/>
                <w:noProof/>
                <w:szCs w:val="18"/>
              </w:rPr>
              <w:t>Section:</w:t>
            </w:r>
          </w:p>
        </w:tc>
        <w:tc>
          <w:tcPr>
            <w:tcW w:w="1273" w:type="pct"/>
            <w:gridSpan w:val="2"/>
            <w:vAlign w:val="center"/>
          </w:tcPr>
          <w:p w:rsidRPr="00205D93" w:rsidR="00BE3176" w:rsidP="00365B47" w:rsidRDefault="00BE3176" w14:paraId="1599A875" wp14:textId="77777777">
            <w:pPr>
              <w:pStyle w:val="TableText1"/>
              <w:numPr>
                <w:ilvl w:val="0"/>
                <w:numId w:val="132"/>
              </w:numPr>
              <w:spacing w:before="40" w:after="40"/>
              <w:rPr>
                <w:rStyle w:val="ModernTableText"/>
                <w:szCs w:val="18"/>
              </w:rPr>
            </w:pPr>
          </w:p>
        </w:tc>
        <w:tc>
          <w:tcPr>
            <w:tcW w:w="1277" w:type="pct"/>
            <w:gridSpan w:val="3"/>
            <w:vAlign w:val="center"/>
          </w:tcPr>
          <w:p w:rsidRPr="00205D93" w:rsidR="00BE3176" w:rsidP="00365B47" w:rsidRDefault="00BE3176" w14:paraId="28134476" wp14:textId="77777777">
            <w:pPr>
              <w:pStyle w:val="TableText1"/>
              <w:numPr>
                <w:ilvl w:val="0"/>
                <w:numId w:val="132"/>
              </w:numPr>
              <w:spacing w:before="40" w:after="40"/>
              <w:rPr>
                <w:rStyle w:val="ModernTableText"/>
                <w:szCs w:val="18"/>
              </w:rPr>
            </w:pPr>
          </w:p>
        </w:tc>
        <w:tc>
          <w:tcPr>
            <w:tcW w:w="1346" w:type="pct"/>
            <w:gridSpan w:val="4"/>
            <w:vAlign w:val="center"/>
          </w:tcPr>
          <w:p w:rsidRPr="00205D93" w:rsidR="00BE3176" w:rsidP="00365B47" w:rsidRDefault="00BE3176" w14:paraId="4CDB6EAC" wp14:textId="77777777">
            <w:pPr>
              <w:pStyle w:val="TableText1"/>
              <w:numPr>
                <w:ilvl w:val="0"/>
                <w:numId w:val="132"/>
              </w:numPr>
              <w:spacing w:before="40" w:after="40"/>
              <w:rPr>
                <w:rStyle w:val="ModernTableText"/>
                <w:szCs w:val="18"/>
              </w:rPr>
            </w:pPr>
          </w:p>
        </w:tc>
      </w:tr>
      <w:tr xmlns:wp14="http://schemas.microsoft.com/office/word/2010/wordml" w:rsidR="00BE3176" w14:paraId="042FACF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BE3176" w:rsidRDefault="00BE3176" w14:paraId="591FB078" wp14:textId="77777777">
            <w:pPr>
              <w:pStyle w:val="ModernBodyT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BE3176" w14:paraId="4AB2083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1104" w:type="pct"/>
            <w:gridSpan w:val="2"/>
          </w:tcPr>
          <w:p w:rsidRPr="00205D93" w:rsidR="00BE3176" w:rsidRDefault="00BE3176" w14:paraId="5A9DFC9C" wp14:textId="77777777">
            <w:pPr>
              <w:pStyle w:val="TableHeading"/>
              <w:spacing w:before="40" w:after="40"/>
              <w:rPr>
                <w:rStyle w:val="ModernTableText"/>
                <w:noProof/>
                <w:szCs w:val="17"/>
              </w:rPr>
            </w:pPr>
            <w:r w:rsidRPr="00205D93">
              <w:rPr>
                <w:rStyle w:val="ModernTableText"/>
                <w:noProof/>
                <w:szCs w:val="17"/>
              </w:rPr>
              <w:t>Report Output Format:</w:t>
            </w:r>
          </w:p>
        </w:tc>
        <w:tc>
          <w:tcPr>
            <w:tcW w:w="3896" w:type="pct"/>
            <w:gridSpan w:val="9"/>
            <w:vAlign w:val="center"/>
          </w:tcPr>
          <w:p w:rsidRPr="00205D93" w:rsidR="00BE3176" w:rsidRDefault="00BE3176" w14:paraId="5166111C"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PDF (preferred)                        </w:t>
            </w:r>
            <w:r w:rsidRPr="00205D93">
              <w:rPr>
                <w:rStyle w:val="ModernTableText"/>
                <w:rFonts w:ascii="Wingdings 2" w:hAnsi="Wingdings 2" w:eastAsia="Wingdings 2" w:cs="Wingdings 2"/>
                <w:noProof/>
                <w:szCs w:val="23"/>
              </w:rPr>
              <w:t>£</w:t>
            </w:r>
            <w:r w:rsidRPr="00205D93">
              <w:rPr>
                <w:rStyle w:val="ModernTableText"/>
                <w:noProof/>
                <w:szCs w:val="17"/>
              </w:rPr>
              <w:t xml:space="preserve">  HTML                             </w:t>
            </w:r>
            <w:r w:rsidRPr="00205D93">
              <w:rPr>
                <w:rStyle w:val="ModernTableText"/>
                <w:rFonts w:ascii="Wingdings 2" w:hAnsi="Wingdings 2" w:eastAsia="Wingdings 2" w:cs="Wingdings 2"/>
                <w:noProof/>
                <w:szCs w:val="23"/>
              </w:rPr>
              <w:t>£</w:t>
            </w:r>
            <w:r w:rsidRPr="00205D93">
              <w:rPr>
                <w:rStyle w:val="ModernTableText"/>
                <w:noProof/>
                <w:szCs w:val="17"/>
              </w:rPr>
              <w:t xml:space="preserve"> Excel 2000                         </w:t>
            </w:r>
            <w:r w:rsidRPr="00205D93">
              <w:rPr>
                <w:rStyle w:val="ModernTableText"/>
                <w:rFonts w:ascii="Wingdings 2" w:hAnsi="Wingdings 2" w:eastAsia="Wingdings 2" w:cs="Wingdings 2"/>
                <w:noProof/>
                <w:szCs w:val="23"/>
              </w:rPr>
              <w:t>£</w:t>
            </w:r>
            <w:r w:rsidRPr="00205D93">
              <w:rPr>
                <w:rStyle w:val="ModernTableText"/>
                <w:noProof/>
                <w:szCs w:val="17"/>
              </w:rPr>
              <w:t xml:space="preserve"> Excel   2002                         </w:t>
            </w:r>
            <w:r w:rsidRPr="00205D93">
              <w:rPr>
                <w:rStyle w:val="ModernTableText"/>
                <w:rFonts w:ascii="Wingdings 2" w:hAnsi="Wingdings 2" w:eastAsia="Wingdings 2" w:cs="Wingdings 2"/>
                <w:noProof/>
                <w:szCs w:val="23"/>
              </w:rPr>
              <w:t>£</w:t>
            </w:r>
            <w:r w:rsidRPr="00205D93">
              <w:rPr>
                <w:rStyle w:val="ModernTableText"/>
                <w:noProof/>
                <w:szCs w:val="17"/>
              </w:rPr>
              <w:t xml:space="preserve"> Text CSV Format</w:t>
            </w:r>
          </w:p>
        </w:tc>
      </w:tr>
      <w:tr xmlns:wp14="http://schemas.microsoft.com/office/word/2010/wordml" w:rsidR="00BE3176" w14:paraId="33A3CDD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4" w:type="pct"/>
            <w:gridSpan w:val="2"/>
          </w:tcPr>
          <w:p w:rsidRPr="00205D93" w:rsidR="00BE3176" w:rsidRDefault="00BE3176" w14:paraId="13B02782" wp14:textId="77777777">
            <w:pPr>
              <w:pStyle w:val="TableHeading"/>
              <w:spacing w:before="40" w:after="40"/>
              <w:rPr>
                <w:rStyle w:val="ModernTableText"/>
                <w:noProof/>
                <w:szCs w:val="17"/>
              </w:rPr>
            </w:pPr>
            <w:r w:rsidRPr="00205D93">
              <w:rPr>
                <w:rStyle w:val="ModernTableText"/>
                <w:noProof/>
                <w:szCs w:val="17"/>
              </w:rPr>
              <w:t>Reporting Portal:</w:t>
            </w:r>
          </w:p>
        </w:tc>
        <w:tc>
          <w:tcPr>
            <w:tcW w:w="3896" w:type="pct"/>
            <w:gridSpan w:val="9"/>
            <w:vAlign w:val="center"/>
          </w:tcPr>
          <w:p w:rsidRPr="00205D93" w:rsidR="00BE3176" w:rsidRDefault="00BE3176" w14:paraId="48F994DC"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Web Portal                                </w:t>
            </w:r>
            <w:r w:rsidRPr="00205D93">
              <w:rPr>
                <w:rStyle w:val="ModernTableText"/>
                <w:rFonts w:ascii="Wingdings" w:hAnsi="Wingdings" w:eastAsia="Wingdings" w:cs="Wingdings"/>
                <w:noProof/>
                <w:szCs w:val="23"/>
              </w:rPr>
              <w:t>þ</w:t>
            </w:r>
            <w:r w:rsidRPr="00205D93">
              <w:rPr>
                <w:rStyle w:val="ModernTableText"/>
                <w:noProof/>
                <w:szCs w:val="17"/>
              </w:rPr>
              <w:t xml:space="preserve"> EDMS                            </w:t>
            </w: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 xml:space="preserve">Email Link                      </w:t>
            </w:r>
          </w:p>
        </w:tc>
      </w:tr>
      <w:tr xmlns:wp14="http://schemas.microsoft.com/office/word/2010/wordml" w:rsidR="00BE3176" w:rsidTr="007A4C37" w14:paraId="0F9F6E6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4" w:type="pct"/>
            <w:gridSpan w:val="2"/>
            <w:vMerge w:val="restart"/>
            <w:vAlign w:val="center"/>
          </w:tcPr>
          <w:p w:rsidRPr="00205D93" w:rsidR="00BE3176" w:rsidP="007A4C37" w:rsidRDefault="00BE3176" w14:paraId="3FCC4D56" wp14:textId="77777777">
            <w:pPr>
              <w:pStyle w:val="TableHeading"/>
              <w:keepNext/>
              <w:keepLines w:val="0"/>
              <w:spacing w:before="40" w:after="40"/>
              <w:rPr>
                <w:rStyle w:val="ModernTableText"/>
                <w:noProof/>
                <w:szCs w:val="17"/>
              </w:rPr>
            </w:pPr>
            <w:r w:rsidRPr="00205D93">
              <w:rPr>
                <w:rStyle w:val="ModernTableText"/>
                <w:noProof/>
                <w:szCs w:val="17"/>
              </w:rPr>
              <w:t>Report Output Distribution Group(s):</w:t>
            </w:r>
          </w:p>
        </w:tc>
        <w:tc>
          <w:tcPr>
            <w:tcW w:w="1281" w:type="pct"/>
            <w:gridSpan w:val="3"/>
            <w:vMerge w:val="restart"/>
          </w:tcPr>
          <w:p w:rsidRPr="00205D93" w:rsidR="00BE3176" w:rsidP="007A4C37" w:rsidRDefault="00BE3176" w14:paraId="6BA9A31E" wp14:textId="77777777">
            <w:pPr>
              <w:pStyle w:val="TableText1"/>
              <w:keepNext/>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No</w:t>
            </w:r>
          </w:p>
          <w:p w:rsidRPr="00205D93" w:rsidR="00BE3176" w:rsidP="007A4C37" w:rsidRDefault="00BE3176" w14:paraId="0A73817E" wp14:textId="77777777">
            <w:pPr>
              <w:pStyle w:val="TableText1"/>
              <w:keepNext/>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Yes (if yes, complete distribution list)</w:t>
            </w:r>
          </w:p>
        </w:tc>
        <w:tc>
          <w:tcPr>
            <w:tcW w:w="2615" w:type="pct"/>
            <w:gridSpan w:val="6"/>
            <w:tcBorders>
              <w:top w:val="single" w:color="616161" w:sz="4" w:space="0"/>
            </w:tcBorders>
            <w:vAlign w:val="center"/>
          </w:tcPr>
          <w:p w:rsidRPr="00205D93" w:rsidR="00BE3176" w:rsidP="007A4C37" w:rsidRDefault="00BE3176" w14:paraId="2CC8045A" wp14:textId="77777777">
            <w:pPr>
              <w:pStyle w:val="TableText1"/>
              <w:keepNext/>
              <w:spacing w:before="40" w:after="40"/>
              <w:rPr>
                <w:rStyle w:val="ModernTableText"/>
                <w:b/>
                <w:bCs/>
                <w:szCs w:val="17"/>
              </w:rPr>
            </w:pPr>
            <w:r w:rsidRPr="00205D93">
              <w:rPr>
                <w:rStyle w:val="ModernTableText"/>
                <w:b/>
                <w:bCs/>
                <w:szCs w:val="17"/>
              </w:rPr>
              <w:t>Output Distribution Group List</w:t>
            </w:r>
          </w:p>
        </w:tc>
      </w:tr>
      <w:tr xmlns:wp14="http://schemas.microsoft.com/office/word/2010/wordml" w:rsidR="00BE3176" w14:paraId="78C5991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4" w:type="pct"/>
            <w:gridSpan w:val="2"/>
            <w:vMerge/>
          </w:tcPr>
          <w:p w:rsidRPr="00205D93" w:rsidR="00BE3176" w:rsidP="007A4C37" w:rsidRDefault="00BE3176" w14:paraId="281EC7BA" wp14:textId="77777777">
            <w:pPr>
              <w:pStyle w:val="TableHeading"/>
              <w:keepNext/>
              <w:keepLines w:val="0"/>
              <w:spacing w:before="40" w:after="40"/>
              <w:rPr>
                <w:rStyle w:val="ModernTableText"/>
                <w:szCs w:val="17"/>
              </w:rPr>
            </w:pPr>
          </w:p>
        </w:tc>
        <w:tc>
          <w:tcPr>
            <w:tcW w:w="1281" w:type="pct"/>
            <w:gridSpan w:val="3"/>
            <w:vMerge/>
          </w:tcPr>
          <w:p w:rsidRPr="00205D93" w:rsidR="00BE3176" w:rsidP="007A4C37" w:rsidRDefault="00BE3176" w14:paraId="3488DA39" wp14:textId="77777777">
            <w:pPr>
              <w:pStyle w:val="TableText1"/>
              <w:keepNext/>
              <w:spacing w:before="40" w:after="40"/>
              <w:rPr>
                <w:rStyle w:val="ModernTableText"/>
                <w:szCs w:val="17"/>
              </w:rPr>
            </w:pPr>
          </w:p>
        </w:tc>
        <w:tc>
          <w:tcPr>
            <w:tcW w:w="1277" w:type="pct"/>
            <w:gridSpan w:val="3"/>
            <w:vAlign w:val="center"/>
          </w:tcPr>
          <w:p w:rsidRPr="00205D93" w:rsidR="00BE3176" w:rsidP="00365B47" w:rsidRDefault="00BE3176" w14:paraId="3FE6EC5B" wp14:textId="77777777">
            <w:pPr>
              <w:pStyle w:val="TableText1"/>
              <w:keepNext/>
              <w:numPr>
                <w:ilvl w:val="0"/>
                <w:numId w:val="133"/>
              </w:numPr>
              <w:spacing w:before="40" w:after="40"/>
              <w:rPr>
                <w:rStyle w:val="ModernTableText"/>
                <w:szCs w:val="17"/>
                <w:u w:val="single"/>
              </w:rPr>
            </w:pPr>
          </w:p>
        </w:tc>
        <w:tc>
          <w:tcPr>
            <w:tcW w:w="1338" w:type="pct"/>
            <w:gridSpan w:val="3"/>
            <w:vAlign w:val="center"/>
          </w:tcPr>
          <w:p w:rsidRPr="00205D93" w:rsidR="00BE3176" w:rsidP="00365B47" w:rsidRDefault="00BE3176" w14:paraId="517836EA" wp14:textId="77777777">
            <w:pPr>
              <w:pStyle w:val="TableText1"/>
              <w:keepNext/>
              <w:numPr>
                <w:ilvl w:val="0"/>
                <w:numId w:val="133"/>
              </w:numPr>
              <w:spacing w:before="40" w:after="40"/>
              <w:rPr>
                <w:rStyle w:val="ModernTableText"/>
                <w:szCs w:val="17"/>
              </w:rPr>
            </w:pPr>
          </w:p>
        </w:tc>
      </w:tr>
      <w:tr xmlns:wp14="http://schemas.microsoft.com/office/word/2010/wordml" w:rsidR="00BE3176" w14:paraId="35FB8F6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4" w:type="pct"/>
            <w:gridSpan w:val="2"/>
            <w:vMerge/>
          </w:tcPr>
          <w:p w:rsidRPr="00205D93" w:rsidR="00BE3176" w:rsidP="007A4C37" w:rsidRDefault="00BE3176" w14:paraId="2ADAAD6C" wp14:textId="77777777">
            <w:pPr>
              <w:pStyle w:val="TableHeading"/>
              <w:keepNext/>
              <w:keepLines w:val="0"/>
              <w:spacing w:before="40" w:after="40"/>
              <w:rPr>
                <w:rStyle w:val="ModernTableText"/>
                <w:szCs w:val="17"/>
              </w:rPr>
            </w:pPr>
          </w:p>
        </w:tc>
        <w:tc>
          <w:tcPr>
            <w:tcW w:w="1281" w:type="pct"/>
            <w:gridSpan w:val="3"/>
            <w:vMerge/>
            <w:vAlign w:val="center"/>
          </w:tcPr>
          <w:p w:rsidRPr="00205D93" w:rsidR="00BE3176" w:rsidP="007A4C37" w:rsidRDefault="00BE3176" w14:paraId="7C4805C8" wp14:textId="77777777">
            <w:pPr>
              <w:pStyle w:val="TableText1"/>
              <w:keepNext/>
              <w:spacing w:before="40" w:after="40"/>
              <w:rPr>
                <w:rStyle w:val="ModernTableText"/>
                <w:szCs w:val="17"/>
              </w:rPr>
            </w:pPr>
          </w:p>
        </w:tc>
        <w:tc>
          <w:tcPr>
            <w:tcW w:w="1277" w:type="pct"/>
            <w:gridSpan w:val="3"/>
            <w:vAlign w:val="center"/>
          </w:tcPr>
          <w:p w:rsidRPr="00205D93" w:rsidR="00BE3176" w:rsidP="00365B47" w:rsidRDefault="00BE3176" w14:paraId="0A0076F1" wp14:textId="77777777">
            <w:pPr>
              <w:pStyle w:val="TableText1"/>
              <w:keepNext/>
              <w:numPr>
                <w:ilvl w:val="0"/>
                <w:numId w:val="133"/>
              </w:numPr>
              <w:spacing w:before="40" w:after="40"/>
              <w:rPr>
                <w:rStyle w:val="ModernTableText"/>
                <w:szCs w:val="17"/>
                <w:u w:val="single"/>
              </w:rPr>
            </w:pPr>
          </w:p>
        </w:tc>
        <w:tc>
          <w:tcPr>
            <w:tcW w:w="1338" w:type="pct"/>
            <w:gridSpan w:val="3"/>
            <w:vAlign w:val="center"/>
          </w:tcPr>
          <w:p w:rsidRPr="00205D93" w:rsidR="00BE3176" w:rsidP="00365B47" w:rsidRDefault="00BE3176" w14:paraId="7F35D852" wp14:textId="77777777">
            <w:pPr>
              <w:pStyle w:val="TableText1"/>
              <w:keepNext/>
              <w:numPr>
                <w:ilvl w:val="0"/>
                <w:numId w:val="133"/>
              </w:numPr>
              <w:spacing w:before="40" w:after="40"/>
              <w:rPr>
                <w:rStyle w:val="ModernTableText"/>
                <w:szCs w:val="17"/>
              </w:rPr>
            </w:pPr>
          </w:p>
        </w:tc>
      </w:tr>
      <w:tr xmlns:wp14="http://schemas.microsoft.com/office/word/2010/wordml" w:rsidR="00BE3176" w14:paraId="3763309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104" w:type="pct"/>
            <w:gridSpan w:val="2"/>
            <w:vMerge/>
          </w:tcPr>
          <w:p w:rsidRPr="00205D93" w:rsidR="00BE3176" w:rsidRDefault="00BE3176" w14:paraId="075F7487" wp14:textId="77777777">
            <w:pPr>
              <w:pStyle w:val="TableHeading"/>
              <w:spacing w:before="40" w:after="40"/>
              <w:rPr>
                <w:rStyle w:val="ModernTableText"/>
                <w:szCs w:val="17"/>
              </w:rPr>
            </w:pPr>
          </w:p>
        </w:tc>
        <w:tc>
          <w:tcPr>
            <w:tcW w:w="1281" w:type="pct"/>
            <w:gridSpan w:val="3"/>
            <w:vMerge/>
            <w:vAlign w:val="center"/>
          </w:tcPr>
          <w:p w:rsidRPr="00205D93" w:rsidR="00BE3176" w:rsidRDefault="00BE3176" w14:paraId="02E1E8A3" wp14:textId="77777777">
            <w:pPr>
              <w:pStyle w:val="TableText1"/>
              <w:spacing w:before="40" w:after="40"/>
              <w:rPr>
                <w:rStyle w:val="ModernTableText"/>
                <w:szCs w:val="17"/>
              </w:rPr>
            </w:pPr>
          </w:p>
        </w:tc>
        <w:tc>
          <w:tcPr>
            <w:tcW w:w="1277" w:type="pct"/>
            <w:gridSpan w:val="3"/>
            <w:vAlign w:val="center"/>
          </w:tcPr>
          <w:p w:rsidRPr="00205D93" w:rsidR="00BE3176" w:rsidP="00365B47" w:rsidRDefault="00BE3176" w14:paraId="59D6FC3B" wp14:textId="77777777">
            <w:pPr>
              <w:pStyle w:val="TableText1"/>
              <w:numPr>
                <w:ilvl w:val="0"/>
                <w:numId w:val="133"/>
              </w:numPr>
              <w:spacing w:before="40" w:after="40"/>
              <w:rPr>
                <w:rStyle w:val="ModernTableText"/>
                <w:szCs w:val="17"/>
                <w:u w:val="single"/>
              </w:rPr>
            </w:pPr>
          </w:p>
        </w:tc>
        <w:tc>
          <w:tcPr>
            <w:tcW w:w="1338" w:type="pct"/>
            <w:gridSpan w:val="3"/>
            <w:vAlign w:val="center"/>
          </w:tcPr>
          <w:p w:rsidRPr="00205D93" w:rsidR="00BE3176" w:rsidP="00365B47" w:rsidRDefault="00BE3176" w14:paraId="579E86A9" wp14:textId="77777777">
            <w:pPr>
              <w:pStyle w:val="TableText1"/>
              <w:numPr>
                <w:ilvl w:val="0"/>
                <w:numId w:val="133"/>
              </w:numPr>
              <w:spacing w:before="40" w:after="40"/>
              <w:rPr>
                <w:rStyle w:val="ModernTableText"/>
                <w:szCs w:val="17"/>
              </w:rPr>
            </w:pPr>
          </w:p>
        </w:tc>
      </w:tr>
      <w:tr xmlns:wp14="http://schemas.microsoft.com/office/word/2010/wordml" w:rsidR="00BE3176" w14:paraId="4DE2A7D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BE3176" w:rsidRDefault="00BE3176" w14:paraId="3D63020C" wp14:textId="77777777">
            <w:pPr>
              <w:pStyle w:val="ModernBodyText"/>
              <w:spacing w:before="40" w:after="40"/>
              <w:jc w:val="center"/>
              <w:rPr>
                <w:rStyle w:val="Modern2nd-levelTableheader"/>
                <w:sz w:val="21"/>
                <w:szCs w:val="21"/>
              </w:rPr>
            </w:pPr>
            <w:r>
              <w:rPr>
                <w:rStyle w:val="Modern2nd-levelTableheader"/>
                <w:sz w:val="21"/>
                <w:szCs w:val="21"/>
              </w:rPr>
              <w:t>Report Retention</w:t>
            </w:r>
          </w:p>
        </w:tc>
      </w:tr>
      <w:tr xmlns:wp14="http://schemas.microsoft.com/office/word/2010/wordml" w:rsidR="00BE3176" w14:paraId="1C35455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104" w:type="pct"/>
            <w:gridSpan w:val="2"/>
            <w:tcBorders>
              <w:top w:val="single" w:color="616161" w:sz="2" w:space="0"/>
              <w:left w:val="single" w:color="616161" w:sz="2" w:space="0"/>
              <w:right w:val="single" w:color="616161" w:sz="2" w:space="0"/>
            </w:tcBorders>
            <w:vAlign w:val="center"/>
          </w:tcPr>
          <w:p w:rsidRPr="00205D93" w:rsidR="00BE3176" w:rsidRDefault="00BE3176" w14:paraId="1F5B5651"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Retention Type:</w:t>
            </w:r>
          </w:p>
        </w:tc>
        <w:tc>
          <w:tcPr>
            <w:tcW w:w="3896" w:type="pct"/>
            <w:gridSpan w:val="9"/>
            <w:tcBorders>
              <w:top w:val="single" w:color="616161" w:sz="2" w:space="0"/>
              <w:left w:val="single" w:color="616161" w:sz="2" w:space="0"/>
              <w:bottom w:val="single" w:color="616161" w:sz="2" w:space="0"/>
              <w:right w:val="single" w:color="616161" w:sz="2" w:space="0"/>
            </w:tcBorders>
            <w:vAlign w:val="center"/>
          </w:tcPr>
          <w:p w:rsidRPr="00205D93" w:rsidR="00BE3176" w:rsidRDefault="00BE3176" w14:paraId="0D1BD263"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Cognos                                    </w:t>
            </w:r>
            <w:r w:rsidRPr="00205D93">
              <w:rPr>
                <w:rStyle w:val="ModernTableText"/>
                <w:rFonts w:ascii="Wingdings" w:hAnsi="Wingdings" w:eastAsia="Wingdings" w:cs="Wingdings"/>
                <w:noProof/>
                <w:szCs w:val="23"/>
              </w:rPr>
              <w:t>þ</w:t>
            </w:r>
            <w:r w:rsidRPr="00205D93">
              <w:rPr>
                <w:rStyle w:val="ModernTableText"/>
                <w:noProof/>
                <w:szCs w:val="17"/>
              </w:rPr>
              <w:t xml:space="preserve"> EDMS</w:t>
            </w:r>
          </w:p>
        </w:tc>
      </w:tr>
      <w:tr xmlns:wp14="http://schemas.microsoft.com/office/word/2010/wordml" w:rsidR="00BE3176" w14:paraId="286500F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104" w:type="pct"/>
            <w:gridSpan w:val="2"/>
            <w:tcBorders>
              <w:top w:val="single" w:color="616161" w:sz="2" w:space="0"/>
              <w:left w:val="single" w:color="616161" w:sz="2" w:space="0"/>
              <w:right w:val="single" w:color="616161" w:sz="2" w:space="0"/>
            </w:tcBorders>
            <w:vAlign w:val="center"/>
          </w:tcPr>
          <w:p w:rsidRPr="00205D93" w:rsidR="00BE3176" w:rsidRDefault="00BE3176" w14:paraId="75972FB7"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Output Versions:</w:t>
            </w:r>
          </w:p>
        </w:tc>
        <w:tc>
          <w:tcPr>
            <w:tcW w:w="1281" w:type="pct"/>
            <w:gridSpan w:val="3"/>
            <w:tcBorders>
              <w:top w:val="single" w:color="616161" w:sz="2" w:space="0"/>
              <w:left w:val="single" w:color="616161" w:sz="2" w:space="0"/>
              <w:bottom w:val="single" w:color="616161" w:sz="2" w:space="0"/>
              <w:right w:val="single" w:color="616161" w:sz="2" w:space="0"/>
            </w:tcBorders>
            <w:vAlign w:val="center"/>
          </w:tcPr>
          <w:p w:rsidRPr="00205D93" w:rsidR="00BE3176" w:rsidRDefault="00BE3176" w14:paraId="05E5905B" wp14:textId="77777777">
            <w:pPr>
              <w:pStyle w:val="ModernBodyText"/>
              <w:spacing w:before="40" w:after="40"/>
              <w:jc w:val="left"/>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615" w:type="pct"/>
            <w:gridSpan w:val="6"/>
            <w:tcBorders>
              <w:top w:val="single" w:color="616161" w:sz="2" w:space="0"/>
              <w:left w:val="nil"/>
              <w:bottom w:val="single" w:color="616161" w:sz="2" w:space="0"/>
              <w:right w:val="single" w:color="616161" w:sz="2" w:space="0"/>
            </w:tcBorders>
            <w:vAlign w:val="center"/>
          </w:tcPr>
          <w:p w:rsidRPr="00205D93" w:rsidR="00BE3176" w:rsidRDefault="00BE3176" w14:paraId="0E3479B0"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Duration:     7       </w:t>
            </w:r>
            <w:r w:rsidRPr="00205D93">
              <w:rPr>
                <w:rStyle w:val="ModernTableText"/>
                <w:rFonts w:ascii="Wingdings 2" w:hAnsi="Wingdings 2" w:eastAsia="Wingdings 2" w:cs="Wingdings 2"/>
                <w:noProof/>
                <w:szCs w:val="23"/>
              </w:rPr>
              <w:t>£</w:t>
            </w:r>
            <w:r w:rsidRPr="00205D93">
              <w:rPr>
                <w:rStyle w:val="ModernTableText"/>
                <w:noProof/>
                <w:szCs w:val="17"/>
              </w:rPr>
              <w:t xml:space="preserve"> Days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Months        </w:t>
            </w:r>
            <w:r w:rsidRPr="00205D93">
              <w:rPr>
                <w:rStyle w:val="ModernTableText"/>
                <w:rFonts w:ascii="Wingdings" w:hAnsi="Wingdings" w:eastAsia="Wingdings" w:cs="Wingdings"/>
                <w:noProof/>
                <w:szCs w:val="23"/>
              </w:rPr>
              <w:t>þ</w:t>
            </w:r>
            <w:r w:rsidRPr="00205D93">
              <w:rPr>
                <w:rStyle w:val="ModernTableText"/>
                <w:noProof/>
                <w:szCs w:val="17"/>
              </w:rPr>
              <w:t xml:space="preserve">  Years                                                                          </w:t>
            </w:r>
          </w:p>
        </w:tc>
      </w:tr>
      <w:tr xmlns:wp14="http://schemas.microsoft.com/office/word/2010/wordml" w:rsidR="00BE3176" w14:paraId="03AA10B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104" w:type="pct"/>
            <w:gridSpan w:val="2"/>
            <w:tcBorders>
              <w:top w:val="single" w:color="616161" w:sz="2" w:space="0"/>
              <w:left w:val="single" w:color="616161" w:sz="2" w:space="0"/>
              <w:right w:val="single" w:color="616161" w:sz="2" w:space="0"/>
            </w:tcBorders>
            <w:vAlign w:val="center"/>
          </w:tcPr>
          <w:p w:rsidRPr="00205D93" w:rsidR="00BE3176" w:rsidRDefault="00BE3176" w14:paraId="440CAA5C"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Run History Log:</w:t>
            </w:r>
          </w:p>
        </w:tc>
        <w:tc>
          <w:tcPr>
            <w:tcW w:w="1281" w:type="pct"/>
            <w:gridSpan w:val="3"/>
            <w:tcBorders>
              <w:top w:val="single" w:color="616161" w:sz="2" w:space="0"/>
              <w:left w:val="single" w:color="616161" w:sz="2" w:space="0"/>
              <w:bottom w:val="single" w:color="616161" w:sz="2" w:space="0"/>
              <w:right w:val="single" w:color="616161" w:sz="2" w:space="0"/>
            </w:tcBorders>
            <w:vAlign w:val="center"/>
          </w:tcPr>
          <w:p w:rsidRPr="00205D93" w:rsidR="00BE3176" w:rsidRDefault="00BE3176" w14:paraId="13962BFC" wp14:textId="77777777">
            <w:pPr>
              <w:pStyle w:val="ModernBodyText"/>
              <w:spacing w:before="40" w:after="40"/>
              <w:jc w:val="left"/>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615" w:type="pct"/>
            <w:gridSpan w:val="6"/>
            <w:tcBorders>
              <w:top w:val="single" w:color="616161" w:sz="2" w:space="0"/>
              <w:left w:val="nil"/>
              <w:bottom w:val="single" w:color="616161" w:sz="2" w:space="0"/>
              <w:right w:val="single" w:color="616161" w:sz="2" w:space="0"/>
            </w:tcBorders>
            <w:vAlign w:val="center"/>
          </w:tcPr>
          <w:p w:rsidRPr="00205D93" w:rsidR="00BE3176" w:rsidRDefault="00BE3176" w14:paraId="56297DA0"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Duration:            </w:t>
            </w:r>
            <w:r w:rsidRPr="00205D93">
              <w:rPr>
                <w:rStyle w:val="ModernTableText"/>
                <w:rFonts w:ascii="Wingdings 2" w:hAnsi="Wingdings 2" w:eastAsia="Wingdings 2" w:cs="Wingdings 2"/>
                <w:noProof/>
                <w:szCs w:val="23"/>
              </w:rPr>
              <w:t>£</w:t>
            </w:r>
            <w:r w:rsidRPr="00205D93">
              <w:rPr>
                <w:rStyle w:val="ModernTableText"/>
                <w:noProof/>
                <w:szCs w:val="17"/>
              </w:rPr>
              <w:t xml:space="preserve"> Days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Months       </w:t>
            </w:r>
            <w:r w:rsidRPr="00205D93">
              <w:rPr>
                <w:rStyle w:val="ModernTableText"/>
                <w:rFonts w:ascii="Wingdings 2" w:hAnsi="Wingdings 2" w:eastAsia="Wingdings 2" w:cs="Wingdings 2"/>
                <w:noProof/>
                <w:szCs w:val="23"/>
              </w:rPr>
              <w:t>£</w:t>
            </w:r>
            <w:r w:rsidRPr="00205D93">
              <w:rPr>
                <w:rStyle w:val="ModernTableText"/>
                <w:noProof/>
                <w:szCs w:val="17"/>
              </w:rPr>
              <w:t xml:space="preserve"> Years                                                                          </w:t>
            </w:r>
          </w:p>
        </w:tc>
      </w:tr>
      <w:tr xmlns:wp14="http://schemas.microsoft.com/office/word/2010/wordml" w:rsidR="00BE3176" w14:paraId="19DB996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BE3176" w:rsidRDefault="00BE3176" w14:paraId="0AEA60BB" wp14:textId="77777777">
            <w:pPr>
              <w:pStyle w:val="ModernBodyT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BE3176" w14:paraId="0D792F2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Pr>
          <w:p w:rsidRPr="00205D93" w:rsidR="00BE3176" w:rsidP="00D946EB" w:rsidRDefault="00BE3176" w14:paraId="40A5915E" wp14:textId="77777777">
            <w:pPr>
              <w:keepLines/>
              <w:spacing w:before="40" w:after="40"/>
              <w:rPr>
                <w:rStyle w:val="ModernTableText"/>
                <w:noProof/>
                <w:spacing w:val="-2"/>
                <w:szCs w:val="17"/>
              </w:rPr>
            </w:pPr>
            <w:r w:rsidRPr="00205D93">
              <w:rPr>
                <w:rStyle w:val="ModernTableText"/>
                <w:noProof/>
                <w:spacing w:val="-2"/>
                <w:szCs w:val="17"/>
              </w:rPr>
              <w:t>Join A-DTL-TB to A-HDR-TB using A-AUTH-ID</w:t>
            </w:r>
          </w:p>
          <w:p w:rsidR="00130533" w:rsidP="00D946EB" w:rsidRDefault="00130533" w14:paraId="248BC382" wp14:textId="77777777">
            <w:pPr>
              <w:keepLines/>
              <w:spacing w:before="40" w:after="40"/>
              <w:rPr>
                <w:rStyle w:val="ModernTableText"/>
                <w:noProof/>
                <w:spacing w:val="-2"/>
                <w:szCs w:val="17"/>
              </w:rPr>
            </w:pPr>
            <w:r w:rsidRPr="004B42EC">
              <w:rPr>
                <w:rStyle w:val="ModernTableText"/>
                <w:noProof/>
                <w:spacing w:val="-2"/>
                <w:szCs w:val="17"/>
              </w:rPr>
              <w:t>Join A_HDR_STAT_TB to A_HDR_TB using and A_AUTH_ID and MAX(G_AUD_ADD_TS)</w:t>
            </w:r>
          </w:p>
          <w:p w:rsidRPr="00205D93" w:rsidR="00BE3176" w:rsidP="00D946EB" w:rsidRDefault="00BE3176" w14:paraId="79AA23EE" wp14:textId="77777777">
            <w:pPr>
              <w:keepLines/>
              <w:spacing w:before="40" w:after="40"/>
              <w:rPr>
                <w:rStyle w:val="ModernTableText"/>
                <w:noProof/>
                <w:spacing w:val="-2"/>
                <w:szCs w:val="17"/>
              </w:rPr>
            </w:pPr>
            <w:r w:rsidRPr="00205D93">
              <w:rPr>
                <w:rStyle w:val="ModernTableText"/>
                <w:noProof/>
                <w:spacing w:val="-2"/>
                <w:szCs w:val="17"/>
              </w:rPr>
              <w:t>Join B-DTL-TB to A-HDR-TB using B-SYS-ID</w:t>
            </w:r>
          </w:p>
          <w:p w:rsidRPr="00205D93" w:rsidR="00BE3176" w:rsidP="00D946EB" w:rsidRDefault="00BE3176" w14:paraId="327EAFC2" wp14:textId="77777777">
            <w:pPr>
              <w:keepLines/>
              <w:spacing w:before="40" w:after="40"/>
              <w:rPr>
                <w:rStyle w:val="ModernTableText"/>
                <w:noProof/>
                <w:spacing w:val="-2"/>
                <w:szCs w:val="17"/>
              </w:rPr>
            </w:pPr>
            <w:r w:rsidRPr="00205D93">
              <w:rPr>
                <w:rStyle w:val="ModernTableText"/>
                <w:noProof/>
                <w:spacing w:val="-2"/>
                <w:szCs w:val="17"/>
              </w:rPr>
              <w:t>Join B-DTL-TB to B-CONT–ELIG-TB using B-SYS-ID, R-LOB-CD</w:t>
            </w:r>
          </w:p>
          <w:p w:rsidRPr="00205D93" w:rsidR="00BE3176" w:rsidP="004B42EC" w:rsidRDefault="00BE3176" w14:paraId="0E3677EC" wp14:textId="77777777">
            <w:pPr>
              <w:pStyle w:val="TableHeading"/>
              <w:spacing w:before="40" w:after="40"/>
              <w:rPr>
                <w:rStyle w:val="ModernTableText"/>
                <w:b w:val="0"/>
                <w:szCs w:val="17"/>
              </w:rPr>
            </w:pPr>
            <w:r w:rsidRPr="00205D93">
              <w:rPr>
                <w:rStyle w:val="ModernTableText"/>
                <w:b w:val="0"/>
                <w:bCs w:val="0"/>
                <w:noProof/>
                <w:spacing w:val="-2"/>
                <w:szCs w:val="17"/>
              </w:rPr>
              <w:t>Join P-DTL-TB to A-HDR-LI-SUBM-PROV-ID-TB using A-HDR-LI-SUBM-PROV-ID-TB.P-SYS-ID [Where A-TXN-LVL-CD = "</w:t>
            </w:r>
            <w:r w:rsidR="00130533">
              <w:rPr>
                <w:rStyle w:val="ModernTableText"/>
                <w:b w:val="0"/>
                <w:bCs w:val="0"/>
                <w:noProof/>
                <w:spacing w:val="-2"/>
                <w:szCs w:val="17"/>
              </w:rPr>
              <w:t>SV</w:t>
            </w:r>
            <w:r w:rsidRPr="00205D93">
              <w:rPr>
                <w:rStyle w:val="ModernTableText"/>
                <w:b w:val="0"/>
                <w:bCs w:val="0"/>
                <w:noProof/>
                <w:spacing w:val="-2"/>
                <w:szCs w:val="17"/>
              </w:rPr>
              <w:t>" and A-USED-PROV-ID-IND = "Y"] = P-DTL-TB.P-SYS-ID</w:t>
            </w:r>
          </w:p>
        </w:tc>
      </w:tr>
    </w:tbl>
    <w:p xmlns:wp14="http://schemas.microsoft.com/office/word/2010/wordml" w:rsidR="00CE759A" w:rsidRDefault="00CE759A" w14:paraId="6153274E" wp14:textId="77777777">
      <w:pPr>
        <w:pStyle w:val="Heading6"/>
      </w:pPr>
      <w:r>
        <w:br w:type="page"/>
      </w:r>
      <w:r>
        <w:t xml:space="preserve">Report Layout – OPR-SRA-127 - Service Authorization Member Eligibility Gap </w:t>
      </w:r>
    </w:p>
    <w:tbl>
      <w:tblPr>
        <w:tblW w:w="5000"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232"/>
        <w:gridCol w:w="1254"/>
        <w:gridCol w:w="2031"/>
        <w:gridCol w:w="485"/>
        <w:gridCol w:w="719"/>
        <w:gridCol w:w="252"/>
        <w:gridCol w:w="975"/>
        <w:gridCol w:w="1242"/>
        <w:gridCol w:w="618"/>
        <w:gridCol w:w="1504"/>
        <w:gridCol w:w="247"/>
        <w:gridCol w:w="725"/>
        <w:gridCol w:w="976"/>
        <w:gridCol w:w="127"/>
        <w:gridCol w:w="1292"/>
        <w:gridCol w:w="780"/>
        <w:gridCol w:w="594"/>
        <w:gridCol w:w="337"/>
      </w:tblGrid>
      <w:tr xmlns:wp14="http://schemas.microsoft.com/office/word/2010/wordml" w:rsidR="00CE759A" w14:paraId="771C6780" wp14:textId="77777777">
        <w:tblPrEx>
          <w:tblCellMar>
            <w:top w:w="0" w:type="dxa"/>
            <w:bottom w:w="0" w:type="dxa"/>
          </w:tblCellMar>
        </w:tblPrEx>
        <w:trPr>
          <w:cantSplit/>
          <w:trHeight w:val="541" w:hRule="exact"/>
          <w:tblHeader/>
          <w:jc w:val="center"/>
        </w:trPr>
        <w:tc>
          <w:tcPr>
            <w:tcW w:w="5000" w:type="pct"/>
            <w:gridSpan w:val="18"/>
            <w:tcBorders>
              <w:top w:val="single" w:color="auto" w:sz="4" w:space="0"/>
              <w:left w:val="single" w:color="auto" w:sz="4" w:space="0"/>
              <w:bottom w:val="single" w:color="auto" w:sz="4" w:space="0"/>
              <w:right w:val="single" w:color="auto" w:sz="4" w:space="0"/>
            </w:tcBorders>
            <w:shd w:val="clear" w:color="auto" w:fill="FF0000"/>
            <w:vAlign w:val="center"/>
          </w:tcPr>
          <w:p w:rsidRPr="007B6695" w:rsidR="00CE759A" w:rsidRDefault="00CE759A" w14:paraId="6B010ED8" wp14:textId="77777777">
            <w:pPr>
              <w:jc w:val="center"/>
              <w:rPr>
                <w:rFonts w:eastAsia="MS Mincho"/>
                <w:szCs w:val="20"/>
              </w:rPr>
            </w:pPr>
            <w:r>
              <w:rPr>
                <w:sz w:val="19"/>
                <w:szCs w:val="19"/>
              </w:rPr>
              <w:br w:type="page"/>
            </w:r>
            <w:r>
              <w:rPr>
                <w:sz w:val="19"/>
                <w:szCs w:val="19"/>
              </w:rPr>
              <w:br w:type="page"/>
            </w:r>
            <w:r w:rsidRPr="007B6695">
              <w:rPr>
                <w:rFonts w:eastAsia="MS Mincho"/>
                <w:szCs w:val="20"/>
              </w:rPr>
              <w:t>NH MMIS REPORT LAYOUT</w:t>
            </w:r>
          </w:p>
        </w:tc>
      </w:tr>
      <w:tr xmlns:wp14="http://schemas.microsoft.com/office/word/2010/wordml" w:rsidR="00CE759A" w:rsidTr="00431354" w14:paraId="0E5DD51F" wp14:textId="77777777">
        <w:tblPrEx>
          <w:tblCellMar>
            <w:top w:w="0" w:type="dxa"/>
            <w:bottom w:w="0" w:type="dxa"/>
          </w:tblCellMar>
        </w:tblPrEx>
        <w:trPr>
          <w:cantSplit/>
          <w:trHeight w:val="1710"/>
          <w:jc w:val="center"/>
        </w:trPr>
        <w:tc>
          <w:tcPr>
            <w:tcW w:w="1223" w:type="pct"/>
            <w:gridSpan w:val="3"/>
            <w:tcBorders>
              <w:top w:val="single" w:color="auto" w:sz="4" w:space="0"/>
              <w:bottom w:val="nil"/>
            </w:tcBorders>
            <w:vAlign w:val="center"/>
          </w:tcPr>
          <w:p w:rsidRPr="0099653B" w:rsidR="00CE759A" w:rsidRDefault="00CE759A" w14:paraId="61F1F850" wp14:textId="77777777">
            <w:pPr>
              <w:pStyle w:val="TableText1"/>
              <w:spacing w:before="40" w:after="40"/>
              <w:rPr>
                <w:rStyle w:val="ModernTableText"/>
                <w:b/>
                <w:bCs/>
                <w:color w:val="000000"/>
                <w:sz w:val="20"/>
                <w:szCs w:val="20"/>
              </w:rPr>
            </w:pPr>
            <w:r w:rsidRPr="0099653B">
              <w:rPr>
                <w:rStyle w:val="ModernTableText"/>
                <w:b/>
                <w:bCs/>
                <w:color w:val="000000"/>
                <w:sz w:val="20"/>
                <w:szCs w:val="20"/>
              </w:rPr>
              <w:t>NH MMIS EOR</w:t>
            </w:r>
          </w:p>
          <w:p w:rsidRPr="0099653B" w:rsidR="00CE759A" w:rsidRDefault="00CE759A" w14:paraId="3927CFB6" wp14:textId="77777777">
            <w:pPr>
              <w:pStyle w:val="TableText1"/>
              <w:spacing w:before="40" w:after="40"/>
              <w:rPr>
                <w:rStyle w:val="ModernTableText"/>
                <w:b/>
                <w:bCs/>
                <w:color w:val="000000"/>
                <w:sz w:val="20"/>
                <w:szCs w:val="20"/>
              </w:rPr>
            </w:pPr>
            <w:r w:rsidRPr="0099653B">
              <w:rPr>
                <w:rStyle w:val="ModernTableText"/>
                <w:b/>
                <w:bCs/>
                <w:color w:val="000000"/>
                <w:sz w:val="20"/>
                <w:szCs w:val="20"/>
              </w:rPr>
              <w:t>Report ID:  OPR-SRA-127</w:t>
            </w:r>
          </w:p>
          <w:p w:rsidRPr="0099653B" w:rsidR="00CE759A" w:rsidRDefault="00CE759A" w14:paraId="7CDE3EDF" wp14:textId="77777777">
            <w:pPr>
              <w:pStyle w:val="TableText1"/>
              <w:spacing w:before="40" w:after="40"/>
              <w:rPr>
                <w:b/>
                <w:szCs w:val="20"/>
                <w:u w:val="single"/>
              </w:rPr>
            </w:pPr>
            <w:r w:rsidRPr="0099653B">
              <w:rPr>
                <w:b/>
                <w:szCs w:val="20"/>
                <w:u w:val="single"/>
              </w:rPr>
              <w:t>Report Definition</w:t>
            </w:r>
          </w:p>
          <w:p w:rsidRPr="0099653B" w:rsidR="00CE759A" w:rsidRDefault="00CE759A" w14:paraId="0E1A9D90" wp14:textId="77777777">
            <w:pPr>
              <w:pStyle w:val="TableText1"/>
              <w:spacing w:before="40" w:after="40"/>
              <w:rPr>
                <w:b/>
                <w:szCs w:val="20"/>
                <w:u w:val="single"/>
              </w:rPr>
            </w:pPr>
            <w:r w:rsidRPr="0099653B">
              <w:rPr>
                <w:b/>
                <w:szCs w:val="20"/>
                <w:u w:val="single"/>
              </w:rPr>
              <w:t>ORR Home</w:t>
            </w:r>
          </w:p>
          <w:p w:rsidRPr="0099653B" w:rsidR="00CE759A" w:rsidRDefault="00CE759A" w14:paraId="4BDD8E3D" wp14:textId="77777777">
            <w:pPr>
              <w:pStyle w:val="TableText1"/>
              <w:spacing w:before="40" w:after="40"/>
              <w:rPr>
                <w:rStyle w:val="ModernTableText"/>
                <w:b/>
                <w:bCs/>
                <w:color w:val="0000FF"/>
                <w:sz w:val="20"/>
                <w:szCs w:val="20"/>
                <w:u w:val="single"/>
              </w:rPr>
            </w:pPr>
            <w:r w:rsidRPr="0099653B">
              <w:rPr>
                <w:b/>
                <w:szCs w:val="20"/>
                <w:u w:val="single"/>
              </w:rPr>
              <w:t>Return</w:t>
            </w:r>
          </w:p>
        </w:tc>
        <w:tc>
          <w:tcPr>
            <w:tcW w:w="2737" w:type="pct"/>
            <w:gridSpan w:val="11"/>
            <w:tcBorders>
              <w:top w:val="single" w:color="auto" w:sz="4" w:space="0"/>
              <w:bottom w:val="nil"/>
            </w:tcBorders>
            <w:vAlign w:val="center"/>
          </w:tcPr>
          <w:p w:rsidRPr="0099653B" w:rsidR="00791BF2" w:rsidP="00791BF2" w:rsidRDefault="00791BF2" w14:paraId="526FD994" wp14:textId="77777777">
            <w:pPr>
              <w:jc w:val="center"/>
              <w:rPr>
                <w:b/>
                <w:szCs w:val="20"/>
              </w:rPr>
            </w:pPr>
            <w:r w:rsidRPr="0099653B">
              <w:rPr>
                <w:b/>
                <w:szCs w:val="20"/>
              </w:rPr>
              <w:t>Line of Business:  &lt;LOB Cd – Desc&gt;</w:t>
            </w:r>
          </w:p>
          <w:p w:rsidRPr="0099653B" w:rsidR="00CE759A" w:rsidP="00431354" w:rsidRDefault="00CE759A" w14:paraId="193294A0" wp14:textId="77777777">
            <w:pPr>
              <w:jc w:val="center"/>
              <w:rPr>
                <w:b/>
                <w:szCs w:val="20"/>
              </w:rPr>
            </w:pPr>
            <w:r w:rsidRPr="0099653B">
              <w:rPr>
                <w:b/>
                <w:szCs w:val="20"/>
              </w:rPr>
              <w:t>Department of Health and Human Services</w:t>
            </w:r>
          </w:p>
          <w:p w:rsidRPr="0099653B" w:rsidR="00CE759A" w:rsidP="00431354" w:rsidRDefault="00CE759A" w14:paraId="640A95D6" wp14:textId="77777777">
            <w:pPr>
              <w:jc w:val="center"/>
              <w:rPr>
                <w:b/>
                <w:szCs w:val="20"/>
              </w:rPr>
            </w:pPr>
            <w:r w:rsidRPr="0099653B">
              <w:rPr>
                <w:b/>
                <w:szCs w:val="20"/>
              </w:rPr>
              <w:t>Service Authorization Member Eligibility Gap</w:t>
            </w:r>
          </w:p>
          <w:p w:rsidRPr="0099653B" w:rsidR="00CE759A" w:rsidP="00431354" w:rsidRDefault="00CE759A" w14:paraId="2135652A" wp14:textId="77777777">
            <w:pPr>
              <w:jc w:val="center"/>
              <w:rPr>
                <w:rStyle w:val="ModernTableText"/>
                <w:rFonts w:cs="Arial"/>
                <w:b/>
                <w:bCs/>
                <w:sz w:val="20"/>
                <w:szCs w:val="20"/>
              </w:rPr>
            </w:pPr>
            <w:r w:rsidRPr="0099653B">
              <w:rPr>
                <w:b/>
                <w:szCs w:val="20"/>
              </w:rPr>
              <w:t>As of:  MM/DD/CCYY</w:t>
            </w:r>
          </w:p>
        </w:tc>
        <w:tc>
          <w:tcPr>
            <w:tcW w:w="1040" w:type="pct"/>
            <w:gridSpan w:val="4"/>
            <w:tcBorders>
              <w:top w:val="single" w:color="auto" w:sz="4" w:space="0"/>
              <w:bottom w:val="nil"/>
            </w:tcBorders>
          </w:tcPr>
          <w:p w:rsidR="00CE759A" w:rsidRDefault="003A7664" w14:paraId="5AB1DA55" wp14:textId="77777777">
            <w:pPr>
              <w:jc w:val="right"/>
              <w:rPr>
                <w:sz w:val="19"/>
                <w:szCs w:val="19"/>
              </w:rPr>
            </w:pPr>
            <w:r>
              <w:rPr>
                <w:noProof/>
                <w:sz w:val="19"/>
                <w:szCs w:val="19"/>
              </w:rPr>
              <w:drawing>
                <wp:inline xmlns:wp14="http://schemas.microsoft.com/office/word/2010/wordprocessingDrawing" distT="0" distB="0" distL="0" distR="0" wp14:anchorId="384B744F" wp14:editId="7777777">
                  <wp:extent cx="1295400" cy="1285875"/>
                  <wp:effectExtent l="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00CE759A" w14:paraId="3E48B971" wp14:textId="77777777">
        <w:tblPrEx>
          <w:tblCellMar>
            <w:top w:w="0" w:type="dxa"/>
            <w:bottom w:w="0" w:type="dxa"/>
          </w:tblCellMar>
        </w:tblPrEx>
        <w:trPr>
          <w:cantSplit/>
          <w:trHeight w:val="360"/>
          <w:jc w:val="center"/>
        </w:trPr>
        <w:tc>
          <w:tcPr>
            <w:tcW w:w="5000" w:type="pct"/>
            <w:gridSpan w:val="18"/>
            <w:tcBorders>
              <w:top w:val="nil"/>
              <w:bottom w:val="nil"/>
            </w:tcBorders>
            <w:vAlign w:val="center"/>
          </w:tcPr>
          <w:p w:rsidR="00CE759A" w:rsidRDefault="00CE759A" w14:paraId="3C6EC9A6" wp14:textId="77777777">
            <w:pPr>
              <w:pStyle w:val="Figure"/>
              <w:rPr>
                <w:rFonts w:ascii="Arial" w:hAnsi="Arial" w:cs="Arial"/>
                <w:bCs w:val="0"/>
                <w:color w:val="FFFFFF"/>
                <w:sz w:val="23"/>
                <w:szCs w:val="23"/>
              </w:rPr>
            </w:pPr>
          </w:p>
        </w:tc>
      </w:tr>
      <w:tr xmlns:wp14="http://schemas.microsoft.com/office/word/2010/wordml" w:rsidR="00CE759A" w14:paraId="55E8293D" wp14:textId="77777777">
        <w:tblPrEx>
          <w:tblCellMar>
            <w:top w:w="0" w:type="dxa"/>
            <w:bottom w:w="0" w:type="dxa"/>
          </w:tblCellMar>
        </w:tblPrEx>
        <w:trPr>
          <w:cantSplit/>
          <w:trHeight w:val="292"/>
          <w:jc w:val="center"/>
        </w:trPr>
        <w:tc>
          <w:tcPr>
            <w:tcW w:w="2501" w:type="pct"/>
            <w:gridSpan w:val="8"/>
            <w:tcBorders>
              <w:top w:val="nil"/>
              <w:bottom w:val="nil"/>
            </w:tcBorders>
            <w:shd w:val="clear" w:color="auto" w:fill="356BA1"/>
            <w:vAlign w:val="center"/>
          </w:tcPr>
          <w:p w:rsidR="00CE759A" w:rsidRDefault="007A522A" w14:paraId="377374DF" wp14:textId="77777777">
            <w:pPr>
              <w:pStyle w:val="Figure"/>
              <w:spacing w:before="60" w:after="60"/>
              <w:rPr>
                <w:rFonts w:ascii="Arial" w:hAnsi="Arial" w:cs="Arial"/>
                <w:bCs w:val="0"/>
                <w:color w:val="FFFFFF"/>
                <w:sz w:val="23"/>
                <w:szCs w:val="23"/>
              </w:rPr>
            </w:pPr>
            <w:r>
              <w:rPr>
                <w:rFonts w:ascii="Arial" w:hAnsi="Arial" w:cs="Arial"/>
                <w:bCs w:val="0"/>
                <w:color w:val="FFFFFF"/>
                <w:sz w:val="23"/>
                <w:szCs w:val="23"/>
              </w:rPr>
              <w:t xml:space="preserve">Service Authorized By </w:t>
            </w:r>
            <w:r w:rsidR="00CE759A">
              <w:rPr>
                <w:rFonts w:ascii="Arial" w:hAnsi="Arial" w:cs="Arial"/>
                <w:bCs w:val="0"/>
                <w:color w:val="FFFFFF"/>
                <w:sz w:val="23"/>
                <w:szCs w:val="23"/>
              </w:rPr>
              <w:t>User ID:  XXXXXXXXXX</w:t>
            </w:r>
          </w:p>
        </w:tc>
        <w:tc>
          <w:tcPr>
            <w:tcW w:w="2499" w:type="pct"/>
            <w:gridSpan w:val="10"/>
            <w:tcBorders>
              <w:top w:val="nil"/>
              <w:bottom w:val="nil"/>
            </w:tcBorders>
            <w:shd w:val="clear" w:color="auto" w:fill="356BA1"/>
            <w:vAlign w:val="center"/>
          </w:tcPr>
          <w:p w:rsidR="00CE759A" w:rsidRDefault="007A522A" w14:paraId="342B3935" wp14:textId="77777777">
            <w:pPr>
              <w:pStyle w:val="Figure"/>
              <w:spacing w:before="60" w:after="60"/>
              <w:rPr>
                <w:rFonts w:ascii="Arial" w:hAnsi="Arial" w:cs="Arial"/>
                <w:bCs w:val="0"/>
                <w:color w:val="FFFFFF"/>
                <w:sz w:val="23"/>
                <w:szCs w:val="23"/>
              </w:rPr>
            </w:pPr>
            <w:r>
              <w:rPr>
                <w:rFonts w:ascii="Arial" w:hAnsi="Arial" w:cs="Arial"/>
                <w:bCs w:val="0"/>
                <w:color w:val="FFFFFF"/>
                <w:sz w:val="23"/>
                <w:szCs w:val="23"/>
              </w:rPr>
              <w:t xml:space="preserve">Service Authorized By </w:t>
            </w:r>
            <w:r w:rsidR="00CE759A">
              <w:rPr>
                <w:rFonts w:ascii="Arial" w:hAnsi="Arial" w:cs="Arial"/>
                <w:bCs w:val="0"/>
                <w:color w:val="FFFFFF"/>
                <w:sz w:val="23"/>
                <w:szCs w:val="23"/>
              </w:rPr>
              <w:t>User Name:  XXXXXXXXXX, XXXXXXXX</w:t>
            </w:r>
          </w:p>
        </w:tc>
      </w:tr>
      <w:tr xmlns:wp14="http://schemas.microsoft.com/office/word/2010/wordml" w:rsidR="00CE759A" w14:paraId="68E66462" wp14:textId="77777777">
        <w:tblPrEx>
          <w:tblCellMar>
            <w:top w:w="0" w:type="dxa"/>
            <w:bottom w:w="0" w:type="dxa"/>
          </w:tblCellMar>
        </w:tblPrEx>
        <w:trPr>
          <w:cantSplit/>
          <w:trHeight w:val="450"/>
          <w:jc w:val="center"/>
        </w:trPr>
        <w:tc>
          <w:tcPr>
            <w:tcW w:w="2501" w:type="pct"/>
            <w:gridSpan w:val="8"/>
            <w:tcBorders>
              <w:top w:val="nil"/>
              <w:bottom w:val="nil"/>
            </w:tcBorders>
            <w:shd w:val="clear" w:color="auto" w:fill="FDD461"/>
            <w:vAlign w:val="center"/>
          </w:tcPr>
          <w:p w:rsidR="00CE759A" w:rsidRDefault="00CE759A" w14:paraId="440E7E2B" wp14:textId="77777777">
            <w:pPr>
              <w:pStyle w:val="Figure"/>
              <w:spacing w:before="60" w:after="60"/>
              <w:rPr>
                <w:rFonts w:ascii="Arial" w:hAnsi="Arial" w:cs="Arial"/>
                <w:bCs w:val="0"/>
                <w:sz w:val="23"/>
                <w:szCs w:val="23"/>
              </w:rPr>
            </w:pPr>
            <w:r>
              <w:rPr>
                <w:rFonts w:ascii="Arial" w:hAnsi="Arial" w:cs="Arial"/>
                <w:bCs w:val="0"/>
                <w:sz w:val="23"/>
                <w:szCs w:val="23"/>
              </w:rPr>
              <w:t xml:space="preserve"> </w:t>
            </w:r>
            <w:r w:rsidR="007A522A">
              <w:rPr>
                <w:rFonts w:ascii="Arial" w:hAnsi="Arial" w:cs="Arial"/>
                <w:bCs w:val="0"/>
                <w:sz w:val="23"/>
                <w:szCs w:val="23"/>
              </w:rPr>
              <w:t>Hdr Status Last Updated by</w:t>
            </w:r>
            <w:r>
              <w:rPr>
                <w:rFonts w:ascii="Arial" w:hAnsi="Arial" w:cs="Arial"/>
                <w:bCs w:val="0"/>
                <w:sz w:val="23"/>
                <w:szCs w:val="23"/>
              </w:rPr>
              <w:t xml:space="preserve"> User ID:  XXXXXXXXXXXXXXXX</w:t>
            </w:r>
          </w:p>
        </w:tc>
        <w:tc>
          <w:tcPr>
            <w:tcW w:w="2499" w:type="pct"/>
            <w:gridSpan w:val="10"/>
            <w:tcBorders>
              <w:top w:val="nil"/>
              <w:bottom w:val="nil"/>
            </w:tcBorders>
            <w:shd w:val="clear" w:color="auto" w:fill="FDD461"/>
            <w:vAlign w:val="center"/>
          </w:tcPr>
          <w:p w:rsidR="00CE759A" w:rsidRDefault="007A522A" w14:paraId="32388864" wp14:textId="77777777">
            <w:pPr>
              <w:pStyle w:val="Figure"/>
              <w:spacing w:before="60" w:after="60"/>
              <w:rPr>
                <w:rFonts w:ascii="Arial" w:hAnsi="Arial" w:cs="Arial"/>
                <w:bCs w:val="0"/>
                <w:sz w:val="23"/>
                <w:szCs w:val="23"/>
              </w:rPr>
            </w:pPr>
            <w:r>
              <w:rPr>
                <w:rFonts w:ascii="Arial" w:hAnsi="Arial" w:cs="Arial"/>
                <w:bCs w:val="0"/>
                <w:sz w:val="23"/>
                <w:szCs w:val="23"/>
              </w:rPr>
              <w:t xml:space="preserve">Hdr Status Last Updated by </w:t>
            </w:r>
            <w:r w:rsidR="00CE759A">
              <w:rPr>
                <w:rFonts w:ascii="Arial" w:hAnsi="Arial" w:cs="Arial"/>
                <w:bCs w:val="0"/>
                <w:sz w:val="23"/>
                <w:szCs w:val="23"/>
              </w:rPr>
              <w:t xml:space="preserve">User Name:  XXXXXXX, XXXXXX  </w:t>
            </w:r>
          </w:p>
        </w:tc>
      </w:tr>
      <w:tr xmlns:wp14="http://schemas.microsoft.com/office/word/2010/wordml" w:rsidR="00CE759A" w14:paraId="37909D5D" wp14:textId="77777777">
        <w:tblPrEx>
          <w:tblCellMar>
            <w:top w:w="0" w:type="dxa"/>
            <w:bottom w:w="0" w:type="dxa"/>
          </w:tblCellMar>
        </w:tblPrEx>
        <w:trPr>
          <w:cantSplit/>
          <w:trHeight w:val="351"/>
          <w:jc w:val="center"/>
        </w:trPr>
        <w:tc>
          <w:tcPr>
            <w:tcW w:w="2501" w:type="pct"/>
            <w:gridSpan w:val="8"/>
            <w:tcBorders>
              <w:top w:val="nil"/>
              <w:bottom w:val="nil"/>
            </w:tcBorders>
            <w:shd w:val="clear" w:color="auto" w:fill="FEEBB4"/>
            <w:vAlign w:val="center"/>
          </w:tcPr>
          <w:p w:rsidR="00CE759A" w:rsidRDefault="00CE759A" w14:paraId="19D35847" wp14:textId="77777777">
            <w:pPr>
              <w:pStyle w:val="Figure"/>
              <w:spacing w:before="60" w:after="60"/>
              <w:rPr>
                <w:rFonts w:ascii="Arial" w:hAnsi="Arial" w:cs="Arial"/>
                <w:bCs w:val="0"/>
                <w:color w:val="000000"/>
                <w:sz w:val="21"/>
                <w:szCs w:val="21"/>
              </w:rPr>
            </w:pPr>
            <w:r>
              <w:rPr>
                <w:rFonts w:ascii="Arial" w:hAnsi="Arial" w:cs="Arial"/>
                <w:bCs w:val="0"/>
                <w:color w:val="000000"/>
                <w:sz w:val="21"/>
                <w:szCs w:val="21"/>
              </w:rPr>
              <w:t xml:space="preserve">    Mbr ID:  XXXXXXXXXXXXX</w:t>
            </w:r>
          </w:p>
        </w:tc>
        <w:tc>
          <w:tcPr>
            <w:tcW w:w="2499" w:type="pct"/>
            <w:gridSpan w:val="10"/>
            <w:tcBorders>
              <w:top w:val="nil"/>
              <w:bottom w:val="nil"/>
            </w:tcBorders>
            <w:shd w:val="clear" w:color="auto" w:fill="FEEBB4"/>
            <w:vAlign w:val="center"/>
          </w:tcPr>
          <w:p w:rsidR="00CE759A" w:rsidRDefault="00CE759A" w14:paraId="2D8B11B1" wp14:textId="77777777">
            <w:pPr>
              <w:pStyle w:val="Figure"/>
              <w:spacing w:before="60" w:after="60"/>
              <w:rPr>
                <w:rFonts w:ascii="Arial" w:hAnsi="Arial" w:cs="Arial"/>
                <w:bCs w:val="0"/>
                <w:color w:val="000000"/>
                <w:sz w:val="21"/>
                <w:szCs w:val="21"/>
              </w:rPr>
            </w:pPr>
            <w:r>
              <w:rPr>
                <w:rFonts w:ascii="Arial" w:hAnsi="Arial" w:cs="Arial"/>
                <w:bCs w:val="0"/>
                <w:color w:val="000000"/>
                <w:sz w:val="23"/>
                <w:szCs w:val="23"/>
              </w:rPr>
              <w:t xml:space="preserve">    Mbr Name</w:t>
            </w:r>
            <w:r w:rsidR="00F10FCC">
              <w:rPr>
                <w:rFonts w:ascii="Arial" w:hAnsi="Arial" w:cs="Arial"/>
                <w:bCs w:val="0"/>
                <w:color w:val="000000"/>
                <w:sz w:val="23"/>
                <w:szCs w:val="23"/>
              </w:rPr>
              <w:t xml:space="preserve"> - </w:t>
            </w:r>
            <w:r>
              <w:rPr>
                <w:rFonts w:ascii="Arial" w:hAnsi="Arial" w:cs="Arial"/>
                <w:bCs w:val="0"/>
                <w:color w:val="000000"/>
                <w:sz w:val="23"/>
                <w:szCs w:val="23"/>
              </w:rPr>
              <w:t>Full:  XXXXXXXXXX XXX, XXXXXXXXXX X.</w:t>
            </w:r>
          </w:p>
        </w:tc>
      </w:tr>
      <w:tr xmlns:wp14="http://schemas.microsoft.com/office/word/2010/wordml" w:rsidR="00CE759A" w14:paraId="74FE5898" wp14:textId="77777777">
        <w:tblPrEx>
          <w:tblCellMar>
            <w:top w:w="0" w:type="dxa"/>
            <w:bottom w:w="0" w:type="dxa"/>
          </w:tblCellMar>
        </w:tblPrEx>
        <w:trPr>
          <w:cantSplit/>
          <w:trHeight w:val="360"/>
          <w:jc w:val="center"/>
        </w:trPr>
        <w:tc>
          <w:tcPr>
            <w:tcW w:w="5000" w:type="pct"/>
            <w:gridSpan w:val="18"/>
            <w:tcBorders>
              <w:top w:val="nil"/>
              <w:bottom w:val="nil"/>
            </w:tcBorders>
            <w:vAlign w:val="center"/>
          </w:tcPr>
          <w:p w:rsidR="00CE759A" w:rsidRDefault="00CE759A" w14:paraId="4D167257" wp14:textId="77777777">
            <w:pPr>
              <w:pStyle w:val="Figure"/>
              <w:rPr>
                <w:rFonts w:ascii="Arial" w:hAnsi="Arial" w:cs="Arial"/>
                <w:bCs w:val="0"/>
                <w:color w:val="000000"/>
                <w:sz w:val="23"/>
                <w:szCs w:val="23"/>
              </w:rPr>
            </w:pPr>
          </w:p>
        </w:tc>
      </w:tr>
      <w:tr xmlns:wp14="http://schemas.microsoft.com/office/word/2010/wordml" w:rsidR="004F2168" w14:paraId="52A78A86" wp14:textId="77777777">
        <w:tblPrEx>
          <w:tblCellMar>
            <w:top w:w="0" w:type="dxa"/>
            <w:bottom w:w="0" w:type="dxa"/>
          </w:tblCellMar>
        </w:tblPrEx>
        <w:trPr>
          <w:cantSplit/>
          <w:trHeight w:val="360"/>
          <w:jc w:val="center"/>
        </w:trPr>
        <w:tc>
          <w:tcPr>
            <w:tcW w:w="81" w:type="pct"/>
            <w:tcBorders>
              <w:top w:val="nil"/>
              <w:right w:val="single" w:color="666699" w:sz="4" w:space="0"/>
            </w:tcBorders>
            <w:vAlign w:val="center"/>
          </w:tcPr>
          <w:p w:rsidR="004F2168" w:rsidRDefault="004F2168" w14:paraId="55F11FDA" wp14:textId="77777777">
            <w:pPr>
              <w:pStyle w:val="Figure"/>
              <w:rPr>
                <w:rFonts w:ascii="Arial" w:hAnsi="Arial" w:cs="Arial"/>
                <w:bCs w:val="0"/>
                <w:color w:val="000000"/>
                <w:sz w:val="23"/>
                <w:szCs w:val="23"/>
              </w:rPr>
            </w:pPr>
          </w:p>
        </w:tc>
        <w:tc>
          <w:tcPr>
            <w:tcW w:w="436" w:type="pct"/>
            <w:tcBorders>
              <w:top w:val="single" w:color="666699" w:sz="4" w:space="0"/>
              <w:left w:val="single" w:color="666699" w:sz="4" w:space="0"/>
              <w:bottom w:val="single" w:color="666699" w:sz="4" w:space="0"/>
              <w:right w:val="single" w:color="666699" w:sz="4" w:space="0"/>
            </w:tcBorders>
            <w:shd w:val="clear" w:color="auto" w:fill="D9D9D9"/>
            <w:vAlign w:val="center"/>
          </w:tcPr>
          <w:p w:rsidR="004F2168" w:rsidRDefault="00FA41AA" w14:paraId="2A9FB0A7" wp14:textId="77777777">
            <w:pPr>
              <w:pStyle w:val="Figure"/>
              <w:spacing w:before="120" w:after="120"/>
              <w:jc w:val="center"/>
              <w:rPr>
                <w:rFonts w:ascii="Arial" w:hAnsi="Arial" w:cs="Arial"/>
                <w:sz w:val="15"/>
                <w:szCs w:val="15"/>
              </w:rPr>
            </w:pPr>
            <w:r>
              <w:rPr>
                <w:rFonts w:ascii="Arial" w:hAnsi="Arial" w:cs="Arial"/>
                <w:sz w:val="15"/>
                <w:szCs w:val="15"/>
              </w:rPr>
              <w:t>SA LI Svc Prov ID</w:t>
            </w:r>
          </w:p>
        </w:tc>
        <w:tc>
          <w:tcPr>
            <w:tcW w:w="875"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004F2168" w:rsidRDefault="00F8729F" w14:paraId="49A99186" wp14:textId="77777777">
            <w:pPr>
              <w:pStyle w:val="Figure"/>
              <w:spacing w:before="120" w:after="120"/>
              <w:jc w:val="center"/>
              <w:rPr>
                <w:rFonts w:ascii="Arial" w:hAnsi="Arial" w:cs="Arial"/>
                <w:sz w:val="15"/>
                <w:szCs w:val="15"/>
              </w:rPr>
            </w:pPr>
            <w:r>
              <w:rPr>
                <w:rFonts w:ascii="Arial" w:hAnsi="Arial" w:cs="Arial"/>
                <w:sz w:val="15"/>
                <w:szCs w:val="15"/>
              </w:rPr>
              <w:t>SA LI Svc Prov Name</w:t>
            </w:r>
          </w:p>
        </w:tc>
        <w:tc>
          <w:tcPr>
            <w:tcW w:w="338"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004F2168" w:rsidRDefault="004F2168" w14:paraId="0D508C36" wp14:textId="77777777">
            <w:pPr>
              <w:pStyle w:val="Figure"/>
              <w:spacing w:before="40" w:after="40"/>
              <w:jc w:val="center"/>
              <w:rPr>
                <w:rFonts w:ascii="Arial" w:hAnsi="Arial" w:cs="Arial"/>
                <w:bCs w:val="0"/>
                <w:color w:val="000000"/>
                <w:sz w:val="15"/>
                <w:szCs w:val="15"/>
              </w:rPr>
            </w:pPr>
            <w:r>
              <w:rPr>
                <w:rStyle w:val="ModernTableText"/>
                <w:rFonts w:cs="Arial"/>
                <w:bCs w:val="0"/>
                <w:sz w:val="15"/>
                <w:szCs w:val="15"/>
              </w:rPr>
              <w:t>Mbr Dt-Elig Span Beg</w:t>
            </w:r>
          </w:p>
        </w:tc>
        <w:tc>
          <w:tcPr>
            <w:tcW w:w="339" w:type="pct"/>
            <w:tcBorders>
              <w:top w:val="single" w:color="666699" w:sz="4" w:space="0"/>
              <w:left w:val="single" w:color="666699" w:sz="4" w:space="0"/>
              <w:bottom w:val="single" w:color="666699" w:sz="4" w:space="0"/>
              <w:right w:val="single" w:color="666699" w:sz="4" w:space="0"/>
            </w:tcBorders>
            <w:shd w:val="clear" w:color="auto" w:fill="D9D9D9"/>
            <w:vAlign w:val="center"/>
          </w:tcPr>
          <w:p w:rsidR="004F2168" w:rsidRDefault="004F2168" w14:paraId="429BAAA6" wp14:textId="77777777">
            <w:pPr>
              <w:pStyle w:val="Figure"/>
              <w:spacing w:before="40" w:after="40"/>
              <w:jc w:val="center"/>
              <w:rPr>
                <w:rFonts w:ascii="Arial" w:hAnsi="Arial" w:cs="Arial"/>
                <w:bCs w:val="0"/>
                <w:color w:val="FF0000"/>
                <w:sz w:val="15"/>
                <w:szCs w:val="15"/>
              </w:rPr>
            </w:pPr>
            <w:r>
              <w:rPr>
                <w:rStyle w:val="ModernTableText"/>
                <w:rFonts w:cs="Arial"/>
                <w:bCs w:val="0"/>
                <w:sz w:val="15"/>
                <w:szCs w:val="15"/>
              </w:rPr>
              <w:t>Mbr Dt-Elig Span End</w:t>
            </w:r>
          </w:p>
        </w:tc>
        <w:tc>
          <w:tcPr>
            <w:tcW w:w="432" w:type="pct"/>
            <w:tcBorders>
              <w:top w:val="single" w:color="666699" w:sz="4" w:space="0"/>
              <w:left w:val="single" w:color="666699" w:sz="4" w:space="0"/>
              <w:bottom w:val="single" w:color="666699" w:sz="4" w:space="0"/>
              <w:right w:val="single" w:color="666699" w:sz="4" w:space="0"/>
            </w:tcBorders>
            <w:shd w:val="clear" w:color="auto" w:fill="D9D9D9"/>
            <w:vAlign w:val="center"/>
          </w:tcPr>
          <w:p w:rsidR="004F2168" w:rsidRDefault="004F2168" w14:paraId="22E41C55"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SA ID</w:t>
            </w:r>
          </w:p>
        </w:tc>
        <w:tc>
          <w:tcPr>
            <w:tcW w:w="215" w:type="pct"/>
            <w:tcBorders>
              <w:top w:val="single" w:color="666699" w:sz="4" w:space="0"/>
              <w:left w:val="single" w:color="666699" w:sz="4" w:space="0"/>
              <w:bottom w:val="single" w:color="666699" w:sz="4" w:space="0"/>
              <w:right w:val="single" w:color="666699" w:sz="4" w:space="0"/>
            </w:tcBorders>
            <w:shd w:val="clear" w:color="auto" w:fill="D9D9D9"/>
            <w:vAlign w:val="center"/>
          </w:tcPr>
          <w:p w:rsidRPr="00F10FCC" w:rsidR="004F2168" w:rsidRDefault="004F2168" w14:paraId="393527AA" wp14:textId="77777777">
            <w:pPr>
              <w:pStyle w:val="Figure"/>
              <w:spacing w:before="40" w:after="40"/>
              <w:jc w:val="center"/>
              <w:rPr>
                <w:rFonts w:ascii="Arial" w:hAnsi="Arial" w:cs="Arial"/>
                <w:bCs w:val="0"/>
                <w:sz w:val="15"/>
                <w:szCs w:val="15"/>
              </w:rPr>
            </w:pPr>
            <w:r w:rsidRPr="00F10FCC">
              <w:rPr>
                <w:rFonts w:ascii="Arial" w:hAnsi="Arial" w:cs="Arial"/>
                <w:bCs w:val="0"/>
                <w:sz w:val="15"/>
                <w:szCs w:val="15"/>
              </w:rPr>
              <w:t>SA LI Num</w:t>
            </w:r>
          </w:p>
        </w:tc>
        <w:tc>
          <w:tcPr>
            <w:tcW w:w="523" w:type="pct"/>
            <w:tcBorders>
              <w:top w:val="single" w:color="666699" w:sz="4" w:space="0"/>
              <w:left w:val="single" w:color="666699" w:sz="4" w:space="0"/>
              <w:bottom w:val="single" w:color="666699" w:sz="4" w:space="0"/>
              <w:right w:val="single" w:color="666699" w:sz="4" w:space="0"/>
            </w:tcBorders>
            <w:shd w:val="clear" w:color="auto" w:fill="D9D9D9"/>
            <w:vAlign w:val="center"/>
          </w:tcPr>
          <w:p w:rsidR="004F2168" w:rsidRDefault="004F2168" w14:paraId="06425CEF" wp14:textId="77777777">
            <w:pPr>
              <w:pStyle w:val="Figure"/>
              <w:spacing w:before="40" w:after="40"/>
              <w:jc w:val="center"/>
              <w:rPr>
                <w:rFonts w:ascii="Arial" w:hAnsi="Arial" w:cs="Arial"/>
                <w:bCs w:val="0"/>
                <w:color w:val="000000"/>
                <w:sz w:val="15"/>
                <w:szCs w:val="15"/>
              </w:rPr>
            </w:pPr>
            <w:r>
              <w:rPr>
                <w:rFonts w:ascii="Arial" w:hAnsi="Arial" w:cs="Arial"/>
                <w:bCs w:val="0"/>
                <w:color w:val="000000"/>
                <w:sz w:val="15"/>
                <w:szCs w:val="15"/>
              </w:rPr>
              <w:t>SA Cat Code</w:t>
            </w:r>
          </w:p>
        </w:tc>
        <w:tc>
          <w:tcPr>
            <w:tcW w:w="338" w:type="pct"/>
            <w:gridSpan w:val="2"/>
            <w:tcBorders>
              <w:top w:val="single" w:color="666699" w:sz="4" w:space="0"/>
              <w:left w:val="single" w:color="666699" w:sz="4" w:space="0"/>
              <w:bottom w:val="single" w:color="666699" w:sz="4" w:space="0"/>
              <w:right w:val="single" w:color="666699" w:sz="4" w:space="0"/>
            </w:tcBorders>
            <w:shd w:val="clear" w:color="auto" w:fill="D9D9D9"/>
            <w:vAlign w:val="center"/>
          </w:tcPr>
          <w:p w:rsidR="004F2168" w:rsidRDefault="004F2168" w14:paraId="5A132FB7" wp14:textId="77777777">
            <w:pPr>
              <w:pStyle w:val="Figure"/>
              <w:spacing w:before="40" w:after="40"/>
              <w:jc w:val="center"/>
              <w:rPr>
                <w:rFonts w:ascii="Arial" w:hAnsi="Arial" w:cs="Arial"/>
                <w:bCs w:val="0"/>
                <w:color w:val="000000"/>
                <w:sz w:val="15"/>
                <w:szCs w:val="15"/>
              </w:rPr>
            </w:pPr>
            <w:r>
              <w:rPr>
                <w:rStyle w:val="ModernTableText"/>
                <w:sz w:val="15"/>
                <w:szCs w:val="15"/>
              </w:rPr>
              <w:t>SA LI Dt-Apprv Beg</w:t>
            </w:r>
          </w:p>
        </w:tc>
        <w:tc>
          <w:tcPr>
            <w:tcW w:w="339" w:type="pct"/>
            <w:tcBorders>
              <w:top w:val="single" w:color="666699" w:sz="4" w:space="0"/>
              <w:left w:val="single" w:color="666699" w:sz="4" w:space="0"/>
              <w:bottom w:val="single" w:color="666699" w:sz="4" w:space="0"/>
              <w:right w:val="single" w:color="666699" w:sz="4" w:space="0"/>
            </w:tcBorders>
            <w:shd w:val="clear" w:color="auto" w:fill="D9D9D9"/>
            <w:vAlign w:val="center"/>
          </w:tcPr>
          <w:p w:rsidR="004F2168" w:rsidRDefault="004F2168" w14:paraId="7D899DDA" wp14:textId="77777777">
            <w:pPr>
              <w:pStyle w:val="Figure"/>
              <w:spacing w:before="40" w:after="40"/>
              <w:jc w:val="center"/>
              <w:rPr>
                <w:rFonts w:ascii="Arial" w:hAnsi="Arial" w:cs="Arial"/>
                <w:bCs w:val="0"/>
                <w:color w:val="000000"/>
                <w:sz w:val="15"/>
                <w:szCs w:val="15"/>
              </w:rPr>
            </w:pPr>
            <w:r>
              <w:rPr>
                <w:rStyle w:val="ModernTableText"/>
                <w:sz w:val="15"/>
                <w:szCs w:val="15"/>
              </w:rPr>
              <w:t>SA LI Dt-Apprv End</w:t>
            </w:r>
          </w:p>
        </w:tc>
        <w:tc>
          <w:tcPr>
            <w:tcW w:w="493" w:type="pct"/>
            <w:gridSpan w:val="2"/>
            <w:tcBorders>
              <w:top w:val="single" w:color="666699" w:sz="4" w:space="0"/>
              <w:left w:val="single" w:color="666699" w:sz="4" w:space="0"/>
              <w:bottom w:val="single" w:color="666699" w:sz="4" w:space="0"/>
              <w:right w:val="single" w:color="666699" w:sz="4" w:space="0"/>
            </w:tcBorders>
            <w:shd w:val="clear" w:color="auto" w:fill="D9D9D9"/>
          </w:tcPr>
          <w:p w:rsidR="004F2168" w:rsidRDefault="004F2168" w14:paraId="5385B295" wp14:textId="77777777">
            <w:pPr>
              <w:pStyle w:val="Figure"/>
              <w:spacing w:before="120" w:after="120"/>
              <w:jc w:val="center"/>
              <w:rPr>
                <w:rFonts w:ascii="Arial" w:hAnsi="Arial" w:cs="Arial"/>
                <w:sz w:val="15"/>
                <w:szCs w:val="15"/>
              </w:rPr>
            </w:pPr>
            <w:r>
              <w:rPr>
                <w:rStyle w:val="ModernTableText"/>
                <w:color w:val="000000"/>
                <w:sz w:val="15"/>
                <w:szCs w:val="15"/>
              </w:rPr>
              <w:t>SA LI Stat Cd-Desc</w:t>
            </w:r>
          </w:p>
        </w:tc>
        <w:tc>
          <w:tcPr>
            <w:tcW w:w="271" w:type="pct"/>
            <w:tcBorders>
              <w:top w:val="single" w:color="666699" w:sz="4" w:space="0"/>
              <w:left w:val="single" w:color="666699" w:sz="4" w:space="0"/>
              <w:bottom w:val="single" w:color="666699" w:sz="4" w:space="0"/>
              <w:right w:val="single" w:color="666699" w:sz="4" w:space="0"/>
            </w:tcBorders>
            <w:shd w:val="clear" w:color="auto" w:fill="D9D9D9"/>
          </w:tcPr>
          <w:p w:rsidRPr="003A45E0" w:rsidR="004F2168" w:rsidP="004F2168" w:rsidRDefault="004F2168" w14:paraId="72771070" wp14:textId="77777777">
            <w:pPr>
              <w:pStyle w:val="Figure"/>
              <w:spacing w:before="120" w:after="120"/>
              <w:jc w:val="center"/>
              <w:rPr>
                <w:rFonts w:cs="Arial"/>
                <w:sz w:val="17"/>
                <w:szCs w:val="17"/>
              </w:rPr>
            </w:pPr>
            <w:r w:rsidRPr="004F2168">
              <w:rPr>
                <w:rStyle w:val="ModernTableText"/>
                <w:color w:val="000000"/>
                <w:sz w:val="15"/>
                <w:szCs w:val="15"/>
              </w:rPr>
              <w:t>SA Amt-LI App Units</w:t>
            </w:r>
          </w:p>
        </w:tc>
        <w:tc>
          <w:tcPr>
            <w:tcW w:w="203" w:type="pct"/>
            <w:tcBorders>
              <w:top w:val="single" w:color="666699" w:sz="4" w:space="0"/>
              <w:left w:val="single" w:color="666699" w:sz="4" w:space="0"/>
              <w:bottom w:val="single" w:color="666699" w:sz="4" w:space="0"/>
              <w:right w:val="single" w:color="666699" w:sz="4" w:space="0"/>
            </w:tcBorders>
            <w:shd w:val="clear" w:color="auto" w:fill="D9D9D9"/>
            <w:vAlign w:val="center"/>
          </w:tcPr>
          <w:p w:rsidR="004F2168" w:rsidRDefault="004F2168" w14:paraId="5844E692" wp14:textId="77777777">
            <w:pPr>
              <w:pStyle w:val="Figure"/>
              <w:spacing w:before="120" w:after="120"/>
              <w:jc w:val="center"/>
              <w:rPr>
                <w:rFonts w:ascii="Arial" w:hAnsi="Arial" w:cs="Arial"/>
                <w:sz w:val="15"/>
                <w:szCs w:val="15"/>
              </w:rPr>
            </w:pPr>
            <w:r w:rsidRPr="004F2168">
              <w:rPr>
                <w:rStyle w:val="ModernTableText"/>
                <w:color w:val="000000"/>
                <w:sz w:val="15"/>
                <w:szCs w:val="15"/>
              </w:rPr>
              <w:t xml:space="preserve">SA Amt-LI </w:t>
            </w:r>
            <w:r>
              <w:rPr>
                <w:rStyle w:val="ModernTableText"/>
                <w:color w:val="000000"/>
                <w:sz w:val="15"/>
                <w:szCs w:val="15"/>
              </w:rPr>
              <w:t>Used</w:t>
            </w:r>
            <w:r w:rsidRPr="004F2168">
              <w:rPr>
                <w:rStyle w:val="ModernTableText"/>
                <w:color w:val="000000"/>
                <w:sz w:val="15"/>
                <w:szCs w:val="15"/>
              </w:rPr>
              <w:t xml:space="preserve"> Units</w:t>
            </w:r>
          </w:p>
        </w:tc>
        <w:tc>
          <w:tcPr>
            <w:tcW w:w="117" w:type="pct"/>
            <w:tcBorders>
              <w:top w:val="nil"/>
              <w:left w:val="single" w:color="666699" w:sz="4" w:space="0"/>
            </w:tcBorders>
            <w:vAlign w:val="center"/>
          </w:tcPr>
          <w:p w:rsidR="004F2168" w:rsidRDefault="004F2168" w14:paraId="565D180E" wp14:textId="77777777">
            <w:pPr>
              <w:pStyle w:val="Figure"/>
              <w:rPr>
                <w:rFonts w:ascii="Arial" w:hAnsi="Arial" w:cs="Arial"/>
                <w:bCs w:val="0"/>
                <w:color w:val="000000"/>
                <w:sz w:val="23"/>
                <w:szCs w:val="23"/>
              </w:rPr>
            </w:pPr>
          </w:p>
        </w:tc>
      </w:tr>
      <w:tr xmlns:wp14="http://schemas.microsoft.com/office/word/2010/wordml" w:rsidR="004F2168" w14:paraId="1D5D8B6C" wp14:textId="77777777">
        <w:tblPrEx>
          <w:tblCellMar>
            <w:top w:w="0" w:type="dxa"/>
            <w:bottom w:w="0" w:type="dxa"/>
          </w:tblCellMar>
        </w:tblPrEx>
        <w:trPr>
          <w:cantSplit/>
          <w:trHeight w:val="360"/>
          <w:jc w:val="center"/>
        </w:trPr>
        <w:tc>
          <w:tcPr>
            <w:tcW w:w="81" w:type="pct"/>
            <w:tcBorders>
              <w:bottom w:val="nil"/>
              <w:right w:val="single" w:color="999999" w:sz="4" w:space="0"/>
            </w:tcBorders>
            <w:vAlign w:val="center"/>
          </w:tcPr>
          <w:p w:rsidR="004F2168" w:rsidRDefault="004F2168" w14:paraId="1B10305E" wp14:textId="77777777">
            <w:pPr>
              <w:pStyle w:val="Figure"/>
              <w:rPr>
                <w:rFonts w:ascii="Arial" w:hAnsi="Arial" w:cs="Arial"/>
                <w:bCs w:val="0"/>
                <w:color w:val="000000"/>
                <w:sz w:val="23"/>
                <w:szCs w:val="23"/>
              </w:rPr>
            </w:pPr>
          </w:p>
        </w:tc>
        <w:tc>
          <w:tcPr>
            <w:tcW w:w="436" w:type="pct"/>
            <w:tcBorders>
              <w:top w:val="single" w:color="999999" w:sz="4" w:space="0"/>
              <w:left w:val="single" w:color="999999" w:sz="4" w:space="0"/>
              <w:bottom w:val="single" w:color="999999" w:sz="4" w:space="0"/>
              <w:right w:val="single" w:color="999999" w:sz="4" w:space="0"/>
            </w:tcBorders>
            <w:vAlign w:val="center"/>
          </w:tcPr>
          <w:p w:rsidR="004F2168" w:rsidRDefault="004F2168" w14:paraId="7BA6D231" wp14:textId="77777777">
            <w:pPr>
              <w:pStyle w:val="ModernTableHeader"/>
              <w:spacing w:before="40" w:after="40"/>
              <w:rPr>
                <w:rFonts w:ascii="Arial" w:hAnsi="Arial" w:cs="Arial"/>
                <w:bCs/>
                <w:color w:val="000000"/>
                <w:sz w:val="15"/>
                <w:szCs w:val="15"/>
              </w:rPr>
            </w:pPr>
            <w:r>
              <w:rPr>
                <w:rFonts w:ascii="Arial" w:hAnsi="Arial" w:cs="Arial"/>
                <w:bCs/>
                <w:color w:val="000000"/>
                <w:sz w:val="15"/>
                <w:szCs w:val="15"/>
              </w:rPr>
              <w:t>XXXXXXXXXX</w:t>
            </w:r>
          </w:p>
        </w:tc>
        <w:tc>
          <w:tcPr>
            <w:tcW w:w="875" w:type="pct"/>
            <w:gridSpan w:val="2"/>
            <w:tcBorders>
              <w:top w:val="single" w:color="999999" w:sz="4" w:space="0"/>
              <w:left w:val="single" w:color="999999" w:sz="4" w:space="0"/>
              <w:bottom w:val="single" w:color="999999" w:sz="4" w:space="0"/>
              <w:right w:val="single" w:color="999999" w:sz="4" w:space="0"/>
            </w:tcBorders>
            <w:vAlign w:val="center"/>
          </w:tcPr>
          <w:p w:rsidR="004F2168" w:rsidRDefault="004F2168" w14:paraId="54EF0DEB" wp14:textId="77777777">
            <w:pPr>
              <w:pStyle w:val="ModernTableHeader"/>
              <w:spacing w:before="40" w:after="40"/>
              <w:rPr>
                <w:rFonts w:ascii="Arial" w:hAnsi="Arial" w:cs="Arial"/>
                <w:bCs/>
                <w:color w:val="000000"/>
                <w:sz w:val="15"/>
                <w:szCs w:val="15"/>
              </w:rPr>
            </w:pPr>
            <w:r>
              <w:rPr>
                <w:rFonts w:ascii="Arial" w:hAnsi="Arial" w:cs="Arial"/>
                <w:bCs/>
                <w:color w:val="000000"/>
                <w:sz w:val="15"/>
                <w:szCs w:val="15"/>
              </w:rPr>
              <w:t>XXXXXXXxxx, XXXXXXXXX, XX</w:t>
            </w:r>
          </w:p>
        </w:tc>
        <w:tc>
          <w:tcPr>
            <w:tcW w:w="338" w:type="pct"/>
            <w:gridSpan w:val="2"/>
            <w:tcBorders>
              <w:top w:val="single" w:color="999999" w:sz="4" w:space="0"/>
              <w:left w:val="single" w:color="999999" w:sz="4" w:space="0"/>
              <w:bottom w:val="single" w:color="999999" w:sz="4" w:space="0"/>
              <w:right w:val="single" w:color="999999" w:sz="4" w:space="0"/>
            </w:tcBorders>
            <w:vAlign w:val="center"/>
          </w:tcPr>
          <w:p w:rsidR="004F2168" w:rsidRDefault="004F2168" w14:paraId="2B5264F3"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339" w:type="pct"/>
            <w:tcBorders>
              <w:top w:val="single" w:color="999999" w:sz="4" w:space="0"/>
              <w:left w:val="single" w:color="999999" w:sz="4" w:space="0"/>
              <w:bottom w:val="single" w:color="999999" w:sz="4" w:space="0"/>
              <w:right w:val="single" w:color="999999" w:sz="4" w:space="0"/>
            </w:tcBorders>
            <w:vAlign w:val="center"/>
          </w:tcPr>
          <w:p w:rsidR="004F2168" w:rsidRDefault="004F2168" w14:paraId="7AB8ED4E"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432" w:type="pct"/>
            <w:tcBorders>
              <w:top w:val="single" w:color="999999" w:sz="4" w:space="0"/>
              <w:left w:val="single" w:color="999999" w:sz="4" w:space="0"/>
              <w:bottom w:val="single" w:color="999999" w:sz="4" w:space="0"/>
              <w:right w:val="single" w:color="999999" w:sz="4" w:space="0"/>
            </w:tcBorders>
            <w:vAlign w:val="center"/>
          </w:tcPr>
          <w:p w:rsidR="004F2168" w:rsidRDefault="004F2168" w14:paraId="75FFD5D8" wp14:textId="77777777">
            <w:pPr>
              <w:pStyle w:val="ModernTableHeader"/>
              <w:spacing w:before="40" w:after="40"/>
              <w:rPr>
                <w:rFonts w:ascii="Arial" w:hAnsi="Arial" w:cs="Arial"/>
                <w:bCs/>
                <w:color w:val="000000"/>
                <w:sz w:val="15"/>
                <w:szCs w:val="15"/>
              </w:rPr>
            </w:pPr>
            <w:r>
              <w:rPr>
                <w:rFonts w:ascii="Arial" w:hAnsi="Arial" w:cs="Arial"/>
                <w:bCs/>
                <w:color w:val="000000"/>
                <w:sz w:val="15"/>
                <w:szCs w:val="15"/>
              </w:rPr>
              <w:t>XXXXXXXXXX</w:t>
            </w:r>
          </w:p>
        </w:tc>
        <w:tc>
          <w:tcPr>
            <w:tcW w:w="215" w:type="pct"/>
            <w:tcBorders>
              <w:top w:val="single" w:color="999999" w:sz="4" w:space="0"/>
              <w:left w:val="single" w:color="999999" w:sz="4" w:space="0"/>
              <w:bottom w:val="single" w:color="999999" w:sz="4" w:space="0"/>
              <w:right w:val="single" w:color="999999" w:sz="4" w:space="0"/>
            </w:tcBorders>
            <w:vAlign w:val="center"/>
          </w:tcPr>
          <w:p w:rsidRPr="00F10FCC" w:rsidR="004F2168" w:rsidP="004B42EC" w:rsidRDefault="004F2168" w14:paraId="2E0E93D5" wp14:textId="77777777">
            <w:pPr>
              <w:pStyle w:val="ModernTableHeader"/>
              <w:spacing w:before="40" w:after="40"/>
              <w:rPr>
                <w:rFonts w:ascii="Arial" w:hAnsi="Arial" w:cs="Arial"/>
                <w:bCs/>
                <w:color w:val="auto"/>
                <w:sz w:val="15"/>
                <w:szCs w:val="15"/>
              </w:rPr>
            </w:pPr>
            <w:r w:rsidRPr="00F10FCC">
              <w:rPr>
                <w:rFonts w:ascii="Arial" w:hAnsi="Arial" w:cs="Arial"/>
                <w:bCs/>
                <w:color w:val="auto"/>
                <w:sz w:val="15"/>
                <w:szCs w:val="15"/>
              </w:rPr>
              <w:t>XX</w:t>
            </w:r>
          </w:p>
        </w:tc>
        <w:tc>
          <w:tcPr>
            <w:tcW w:w="523" w:type="pct"/>
            <w:tcBorders>
              <w:top w:val="single" w:color="999999" w:sz="4" w:space="0"/>
              <w:left w:val="single" w:color="999999" w:sz="4" w:space="0"/>
              <w:bottom w:val="single" w:color="999999" w:sz="4" w:space="0"/>
              <w:right w:val="single" w:color="999999" w:sz="4" w:space="0"/>
            </w:tcBorders>
            <w:vAlign w:val="center"/>
          </w:tcPr>
          <w:p w:rsidR="004F2168" w:rsidRDefault="004F2168" w14:paraId="0E5CFD8A" wp14:textId="77777777">
            <w:pPr>
              <w:pStyle w:val="ModernTableHeader"/>
              <w:spacing w:before="40" w:after="40"/>
              <w:jc w:val="right"/>
              <w:rPr>
                <w:rFonts w:ascii="Arial" w:hAnsi="Arial" w:cs="Arial"/>
                <w:bCs/>
                <w:color w:val="000000"/>
                <w:sz w:val="15"/>
                <w:szCs w:val="15"/>
              </w:rPr>
            </w:pPr>
            <w:r>
              <w:rPr>
                <w:rFonts w:ascii="Arial" w:hAnsi="Arial" w:cs="Arial"/>
                <w:bCs/>
                <w:color w:val="000000"/>
                <w:sz w:val="15"/>
                <w:szCs w:val="15"/>
              </w:rPr>
              <w:t>XX - XXXXXXXXX</w:t>
            </w:r>
          </w:p>
        </w:tc>
        <w:tc>
          <w:tcPr>
            <w:tcW w:w="338" w:type="pct"/>
            <w:gridSpan w:val="2"/>
            <w:tcBorders>
              <w:top w:val="single" w:color="999999" w:sz="4" w:space="0"/>
              <w:left w:val="single" w:color="999999" w:sz="4" w:space="0"/>
              <w:bottom w:val="single" w:color="999999" w:sz="4" w:space="0"/>
              <w:right w:val="single" w:color="999999" w:sz="4" w:space="0"/>
            </w:tcBorders>
            <w:vAlign w:val="center"/>
          </w:tcPr>
          <w:p w:rsidR="004F2168" w:rsidRDefault="004F2168" w14:paraId="59E32D13"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39" w:type="pct"/>
            <w:tcBorders>
              <w:top w:val="single" w:color="999999" w:sz="4" w:space="0"/>
              <w:left w:val="single" w:color="999999" w:sz="4" w:space="0"/>
              <w:bottom w:val="single" w:color="999999" w:sz="4" w:space="0"/>
              <w:right w:val="single" w:color="999999" w:sz="4" w:space="0"/>
            </w:tcBorders>
            <w:vAlign w:val="center"/>
          </w:tcPr>
          <w:p w:rsidR="004F2168" w:rsidRDefault="004F2168" w14:paraId="492A2244"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93" w:type="pct"/>
            <w:gridSpan w:val="2"/>
            <w:tcBorders>
              <w:top w:val="single" w:color="999999" w:sz="4" w:space="0"/>
              <w:left w:val="single" w:color="999999" w:sz="4" w:space="0"/>
              <w:bottom w:val="single" w:color="999999" w:sz="4" w:space="0"/>
              <w:right w:val="single" w:color="999999" w:sz="4" w:space="0"/>
            </w:tcBorders>
            <w:vAlign w:val="center"/>
          </w:tcPr>
          <w:p w:rsidR="004F2168" w:rsidRDefault="004F2168" w14:paraId="7D8B2DE8" wp14:textId="77777777">
            <w:pPr>
              <w:pStyle w:val="ModernTableHeader"/>
              <w:spacing w:before="40" w:after="40"/>
              <w:jc w:val="left"/>
              <w:rPr>
                <w:rFonts w:ascii="Arial" w:hAnsi="Arial" w:cs="Arial"/>
                <w:bCs/>
                <w:color w:val="000000"/>
                <w:sz w:val="15"/>
                <w:szCs w:val="15"/>
              </w:rPr>
            </w:pPr>
            <w:r>
              <w:rPr>
                <w:rFonts w:ascii="Arial" w:hAnsi="Arial" w:cs="Arial"/>
                <w:bCs/>
                <w:color w:val="000000"/>
                <w:sz w:val="15"/>
                <w:szCs w:val="15"/>
              </w:rPr>
              <w:t>XX - XXXXXXXX</w:t>
            </w:r>
          </w:p>
        </w:tc>
        <w:tc>
          <w:tcPr>
            <w:tcW w:w="271" w:type="pct"/>
            <w:tcBorders>
              <w:top w:val="single" w:color="999999" w:sz="4" w:space="0"/>
              <w:left w:val="single" w:color="999999" w:sz="4" w:space="0"/>
              <w:bottom w:val="single" w:color="999999" w:sz="4" w:space="0"/>
              <w:right w:val="single" w:color="999999" w:sz="4" w:space="0"/>
            </w:tcBorders>
          </w:tcPr>
          <w:p w:rsidRPr="003A45E0" w:rsidR="004F2168" w:rsidP="004F2168" w:rsidRDefault="004F2168" w14:paraId="369B90FA" wp14:textId="77777777">
            <w:pPr>
              <w:pStyle w:val="BodytextChar"/>
              <w:spacing w:before="40" w:after="40"/>
              <w:jc w:val="right"/>
              <w:rPr>
                <w:rStyle w:val="ModernTableText"/>
                <w:rFonts w:cs="Arial"/>
                <w:bCs/>
                <w:sz w:val="17"/>
                <w:szCs w:val="17"/>
              </w:rPr>
            </w:pPr>
            <w:r>
              <w:rPr>
                <w:rFonts w:cs="Arial"/>
                <w:b/>
                <w:bCs/>
                <w:sz w:val="15"/>
                <w:szCs w:val="15"/>
              </w:rPr>
              <w:t>9,999</w:t>
            </w:r>
          </w:p>
        </w:tc>
        <w:tc>
          <w:tcPr>
            <w:tcW w:w="203" w:type="pct"/>
            <w:tcBorders>
              <w:top w:val="single" w:color="999999" w:sz="4" w:space="0"/>
              <w:left w:val="single" w:color="999999" w:sz="4" w:space="0"/>
              <w:bottom w:val="single" w:color="999999" w:sz="4" w:space="0"/>
              <w:right w:val="single" w:color="999999" w:sz="4" w:space="0"/>
            </w:tcBorders>
            <w:vAlign w:val="center"/>
          </w:tcPr>
          <w:p w:rsidR="004F2168" w:rsidRDefault="004F2168" w14:paraId="45C0E589" wp14:textId="77777777">
            <w:pPr>
              <w:pStyle w:val="Figure"/>
              <w:spacing w:before="40" w:after="40"/>
              <w:jc w:val="right"/>
              <w:rPr>
                <w:rFonts w:ascii="Arial" w:hAnsi="Arial" w:cs="Arial"/>
                <w:b w:val="0"/>
                <w:bCs w:val="0"/>
                <w:sz w:val="15"/>
                <w:szCs w:val="15"/>
              </w:rPr>
            </w:pPr>
            <w:r>
              <w:rPr>
                <w:rFonts w:ascii="Arial" w:hAnsi="Arial" w:cs="Arial"/>
                <w:b w:val="0"/>
                <w:bCs w:val="0"/>
                <w:sz w:val="15"/>
                <w:szCs w:val="15"/>
              </w:rPr>
              <w:t>9,999</w:t>
            </w:r>
          </w:p>
        </w:tc>
        <w:tc>
          <w:tcPr>
            <w:tcW w:w="117" w:type="pct"/>
            <w:tcBorders>
              <w:left w:val="single" w:color="999999" w:sz="4" w:space="0"/>
              <w:bottom w:val="nil"/>
            </w:tcBorders>
            <w:vAlign w:val="center"/>
          </w:tcPr>
          <w:p w:rsidR="004F2168" w:rsidRDefault="004F2168" w14:paraId="01F7AB23" wp14:textId="77777777">
            <w:pPr>
              <w:pStyle w:val="ModernTableHeader"/>
              <w:rPr>
                <w:rFonts w:ascii="Arial" w:hAnsi="Arial" w:cs="Arial"/>
                <w:bCs/>
                <w:color w:val="000000"/>
                <w:sz w:val="23"/>
                <w:szCs w:val="23"/>
              </w:rPr>
            </w:pPr>
          </w:p>
        </w:tc>
      </w:tr>
      <w:tr xmlns:wp14="http://schemas.microsoft.com/office/word/2010/wordml" w:rsidR="004F2168" w14:paraId="78FC60F1" wp14:textId="77777777">
        <w:tblPrEx>
          <w:tblCellMar>
            <w:top w:w="0" w:type="dxa"/>
            <w:bottom w:w="0" w:type="dxa"/>
          </w:tblCellMar>
        </w:tblPrEx>
        <w:trPr>
          <w:cantSplit/>
          <w:trHeight w:val="360"/>
          <w:jc w:val="center"/>
        </w:trPr>
        <w:tc>
          <w:tcPr>
            <w:tcW w:w="81" w:type="pct"/>
            <w:tcBorders>
              <w:bottom w:val="nil"/>
              <w:right w:val="single" w:color="999999" w:sz="4" w:space="0"/>
            </w:tcBorders>
            <w:vAlign w:val="center"/>
          </w:tcPr>
          <w:p w:rsidR="004F2168" w:rsidRDefault="004F2168" w14:paraId="095B25FB" wp14:textId="77777777">
            <w:pPr>
              <w:pStyle w:val="Figure"/>
              <w:rPr>
                <w:rFonts w:ascii="Arial" w:hAnsi="Arial" w:cs="Arial"/>
                <w:bCs w:val="0"/>
                <w:color w:val="000000"/>
                <w:sz w:val="23"/>
                <w:szCs w:val="23"/>
              </w:rPr>
            </w:pPr>
          </w:p>
        </w:tc>
        <w:tc>
          <w:tcPr>
            <w:tcW w:w="436"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073BE1CC" wp14:textId="77777777">
            <w:pPr>
              <w:pStyle w:val="ModernTableHeader"/>
              <w:spacing w:before="40" w:after="40"/>
              <w:rPr>
                <w:rFonts w:ascii="Arial" w:hAnsi="Arial" w:cs="Arial"/>
                <w:bCs/>
                <w:color w:val="000000"/>
                <w:sz w:val="15"/>
                <w:szCs w:val="15"/>
              </w:rPr>
            </w:pPr>
            <w:r>
              <w:rPr>
                <w:rFonts w:ascii="Arial" w:hAnsi="Arial" w:cs="Arial"/>
                <w:bCs/>
                <w:color w:val="000000"/>
                <w:sz w:val="15"/>
                <w:szCs w:val="15"/>
              </w:rPr>
              <w:t>XXXXXXXXXX</w:t>
            </w:r>
          </w:p>
        </w:tc>
        <w:tc>
          <w:tcPr>
            <w:tcW w:w="875"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69B5D233" wp14:textId="77777777">
            <w:pPr>
              <w:pStyle w:val="ModernTableHeader"/>
              <w:spacing w:before="40" w:after="40"/>
              <w:rPr>
                <w:rFonts w:ascii="Arial" w:hAnsi="Arial" w:cs="Arial"/>
                <w:bCs/>
                <w:color w:val="000000"/>
                <w:sz w:val="15"/>
                <w:szCs w:val="15"/>
              </w:rPr>
            </w:pPr>
            <w:r>
              <w:rPr>
                <w:rFonts w:ascii="Arial" w:hAnsi="Arial" w:cs="Arial"/>
                <w:bCs/>
                <w:color w:val="000000"/>
                <w:sz w:val="15"/>
                <w:szCs w:val="15"/>
              </w:rPr>
              <w:t>XXXXXXXxxx, XXXXXXXXX, XX</w:t>
            </w:r>
          </w:p>
        </w:tc>
        <w:tc>
          <w:tcPr>
            <w:tcW w:w="338"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4F91B8F4"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339"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1F8FFAF9"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432"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23B47883" wp14:textId="77777777">
            <w:pPr>
              <w:pStyle w:val="ModernTableHeader"/>
              <w:spacing w:before="40" w:after="40"/>
              <w:rPr>
                <w:rFonts w:ascii="Arial" w:hAnsi="Arial" w:cs="Arial"/>
                <w:bCs/>
                <w:color w:val="000000"/>
                <w:sz w:val="15"/>
                <w:szCs w:val="15"/>
              </w:rPr>
            </w:pPr>
            <w:r>
              <w:rPr>
                <w:rFonts w:ascii="Arial" w:hAnsi="Arial" w:cs="Arial"/>
                <w:bCs/>
                <w:color w:val="000000"/>
                <w:sz w:val="15"/>
                <w:szCs w:val="15"/>
              </w:rPr>
              <w:t>XXXXXXXXXX</w:t>
            </w:r>
          </w:p>
        </w:tc>
        <w:tc>
          <w:tcPr>
            <w:tcW w:w="215" w:type="pct"/>
            <w:tcBorders>
              <w:top w:val="single" w:color="999999" w:sz="4" w:space="0"/>
              <w:left w:val="single" w:color="999999" w:sz="4" w:space="0"/>
              <w:bottom w:val="single" w:color="999999" w:sz="4" w:space="0"/>
              <w:right w:val="single" w:color="999999" w:sz="4" w:space="0"/>
            </w:tcBorders>
            <w:shd w:val="clear" w:color="auto" w:fill="F3F3F3"/>
            <w:vAlign w:val="center"/>
          </w:tcPr>
          <w:p w:rsidRPr="00F10FCC" w:rsidR="004F2168" w:rsidP="004B42EC" w:rsidRDefault="004F2168" w14:paraId="5B585A47" wp14:textId="77777777">
            <w:pPr>
              <w:pStyle w:val="ModernTableHeader"/>
              <w:spacing w:before="40" w:after="40"/>
              <w:rPr>
                <w:rFonts w:ascii="Arial" w:hAnsi="Arial" w:cs="Arial"/>
                <w:bCs/>
                <w:color w:val="auto"/>
                <w:sz w:val="15"/>
                <w:szCs w:val="15"/>
              </w:rPr>
            </w:pPr>
            <w:r w:rsidRPr="00F10FCC">
              <w:rPr>
                <w:rFonts w:ascii="Arial" w:hAnsi="Arial" w:cs="Arial"/>
                <w:bCs/>
                <w:color w:val="auto"/>
                <w:sz w:val="15"/>
                <w:szCs w:val="15"/>
              </w:rPr>
              <w:t>XX</w:t>
            </w:r>
          </w:p>
        </w:tc>
        <w:tc>
          <w:tcPr>
            <w:tcW w:w="523"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74E044EA" wp14:textId="77777777">
            <w:pPr>
              <w:pStyle w:val="ModernTableHeader"/>
              <w:spacing w:before="40" w:after="40"/>
              <w:jc w:val="right"/>
              <w:rPr>
                <w:rFonts w:ascii="Arial" w:hAnsi="Arial" w:cs="Arial"/>
                <w:bCs/>
                <w:color w:val="000000"/>
                <w:sz w:val="15"/>
                <w:szCs w:val="15"/>
              </w:rPr>
            </w:pPr>
            <w:r>
              <w:rPr>
                <w:rFonts w:ascii="Arial" w:hAnsi="Arial" w:cs="Arial"/>
                <w:bCs/>
                <w:color w:val="000000"/>
                <w:sz w:val="15"/>
                <w:szCs w:val="15"/>
              </w:rPr>
              <w:t>XX - XXXXXXXXX</w:t>
            </w:r>
          </w:p>
        </w:tc>
        <w:tc>
          <w:tcPr>
            <w:tcW w:w="338"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3FA915D2"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39"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41296A1B"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93"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645CFD4B" wp14:textId="77777777">
            <w:pPr>
              <w:pStyle w:val="ModernTableHeader"/>
              <w:spacing w:before="40" w:after="40"/>
              <w:jc w:val="left"/>
              <w:rPr>
                <w:rFonts w:ascii="Arial" w:hAnsi="Arial" w:cs="Arial"/>
                <w:bCs/>
                <w:color w:val="000000"/>
                <w:sz w:val="15"/>
                <w:szCs w:val="15"/>
              </w:rPr>
            </w:pPr>
            <w:r>
              <w:rPr>
                <w:rFonts w:ascii="Arial" w:hAnsi="Arial" w:cs="Arial"/>
                <w:bCs/>
                <w:color w:val="000000"/>
                <w:sz w:val="15"/>
                <w:szCs w:val="15"/>
              </w:rPr>
              <w:t>XX - XXXXXXXX</w:t>
            </w:r>
          </w:p>
        </w:tc>
        <w:tc>
          <w:tcPr>
            <w:tcW w:w="271"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0FE070FB" wp14:textId="77777777">
            <w:pPr>
              <w:pStyle w:val="Figure"/>
              <w:spacing w:before="40" w:after="40"/>
              <w:jc w:val="right"/>
              <w:rPr>
                <w:rFonts w:ascii="Arial" w:hAnsi="Arial" w:cs="Arial"/>
                <w:b w:val="0"/>
                <w:bCs w:val="0"/>
                <w:sz w:val="15"/>
                <w:szCs w:val="15"/>
              </w:rPr>
            </w:pPr>
            <w:r>
              <w:rPr>
                <w:rFonts w:ascii="Arial" w:hAnsi="Arial" w:cs="Arial"/>
                <w:b w:val="0"/>
                <w:bCs w:val="0"/>
                <w:sz w:val="15"/>
                <w:szCs w:val="15"/>
              </w:rPr>
              <w:t>9,999</w:t>
            </w:r>
          </w:p>
        </w:tc>
        <w:tc>
          <w:tcPr>
            <w:tcW w:w="203"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139FCA35" wp14:textId="77777777">
            <w:pPr>
              <w:pStyle w:val="Figure"/>
              <w:spacing w:before="40" w:after="40"/>
              <w:jc w:val="right"/>
              <w:rPr>
                <w:rFonts w:ascii="Arial" w:hAnsi="Arial" w:cs="Arial"/>
                <w:b w:val="0"/>
                <w:bCs w:val="0"/>
                <w:sz w:val="15"/>
                <w:szCs w:val="15"/>
              </w:rPr>
            </w:pPr>
            <w:r>
              <w:rPr>
                <w:rFonts w:ascii="Arial" w:hAnsi="Arial" w:cs="Arial"/>
                <w:b w:val="0"/>
                <w:bCs w:val="0"/>
                <w:sz w:val="15"/>
                <w:szCs w:val="15"/>
              </w:rPr>
              <w:t>9,999</w:t>
            </w:r>
          </w:p>
        </w:tc>
        <w:tc>
          <w:tcPr>
            <w:tcW w:w="117" w:type="pct"/>
            <w:tcBorders>
              <w:left w:val="single" w:color="999999" w:sz="4" w:space="0"/>
              <w:bottom w:val="nil"/>
            </w:tcBorders>
            <w:vAlign w:val="center"/>
          </w:tcPr>
          <w:p w:rsidR="004F2168" w:rsidRDefault="004F2168" w14:paraId="3165F6E2" wp14:textId="77777777">
            <w:pPr>
              <w:pStyle w:val="ModernTableHeader"/>
              <w:rPr>
                <w:rFonts w:ascii="Arial" w:hAnsi="Arial" w:cs="Arial"/>
                <w:bCs/>
                <w:color w:val="000000"/>
                <w:sz w:val="23"/>
                <w:szCs w:val="23"/>
              </w:rPr>
            </w:pPr>
          </w:p>
        </w:tc>
      </w:tr>
      <w:tr xmlns:wp14="http://schemas.microsoft.com/office/word/2010/wordml" w:rsidR="004F2168" w14:paraId="4276D8CC" wp14:textId="77777777">
        <w:tblPrEx>
          <w:tblCellMar>
            <w:top w:w="0" w:type="dxa"/>
            <w:bottom w:w="0" w:type="dxa"/>
          </w:tblCellMar>
        </w:tblPrEx>
        <w:trPr>
          <w:cantSplit/>
          <w:trHeight w:val="360"/>
          <w:jc w:val="center"/>
        </w:trPr>
        <w:tc>
          <w:tcPr>
            <w:tcW w:w="81" w:type="pct"/>
            <w:tcBorders>
              <w:bottom w:val="nil"/>
              <w:right w:val="single" w:color="999999" w:sz="4" w:space="0"/>
            </w:tcBorders>
            <w:vAlign w:val="center"/>
          </w:tcPr>
          <w:p w:rsidR="004F2168" w:rsidRDefault="004F2168" w14:paraId="19DECF03" wp14:textId="77777777">
            <w:pPr>
              <w:pStyle w:val="Figure"/>
              <w:rPr>
                <w:rFonts w:ascii="Arial" w:hAnsi="Arial" w:cs="Arial"/>
                <w:bCs w:val="0"/>
                <w:color w:val="000000"/>
                <w:sz w:val="23"/>
                <w:szCs w:val="23"/>
              </w:rPr>
            </w:pPr>
          </w:p>
        </w:tc>
        <w:tc>
          <w:tcPr>
            <w:tcW w:w="436" w:type="pct"/>
            <w:tcBorders>
              <w:top w:val="single" w:color="999999" w:sz="4" w:space="0"/>
              <w:left w:val="single" w:color="999999" w:sz="4" w:space="0"/>
              <w:bottom w:val="single" w:color="999999" w:sz="4" w:space="0"/>
              <w:right w:val="single" w:color="999999" w:sz="4" w:space="0"/>
            </w:tcBorders>
            <w:vAlign w:val="center"/>
          </w:tcPr>
          <w:p w:rsidR="004F2168" w:rsidRDefault="004F2168" w14:paraId="35BF3985" wp14:textId="77777777">
            <w:pPr>
              <w:pStyle w:val="ModernTableHeader"/>
              <w:spacing w:before="40" w:after="40"/>
              <w:rPr>
                <w:rFonts w:ascii="Arial" w:hAnsi="Arial" w:cs="Arial"/>
                <w:bCs/>
                <w:color w:val="000000"/>
                <w:sz w:val="15"/>
                <w:szCs w:val="15"/>
              </w:rPr>
            </w:pPr>
            <w:r>
              <w:rPr>
                <w:rFonts w:ascii="Arial" w:hAnsi="Arial" w:cs="Arial"/>
                <w:bCs/>
                <w:color w:val="000000"/>
                <w:sz w:val="15"/>
                <w:szCs w:val="15"/>
              </w:rPr>
              <w:t>XXXXXXXXXX</w:t>
            </w:r>
          </w:p>
        </w:tc>
        <w:tc>
          <w:tcPr>
            <w:tcW w:w="875" w:type="pct"/>
            <w:gridSpan w:val="2"/>
            <w:tcBorders>
              <w:top w:val="single" w:color="999999" w:sz="4" w:space="0"/>
              <w:left w:val="single" w:color="999999" w:sz="4" w:space="0"/>
              <w:bottom w:val="single" w:color="999999" w:sz="4" w:space="0"/>
              <w:right w:val="single" w:color="999999" w:sz="4" w:space="0"/>
            </w:tcBorders>
            <w:vAlign w:val="center"/>
          </w:tcPr>
          <w:p w:rsidR="004F2168" w:rsidRDefault="004F2168" w14:paraId="2483EAFE" wp14:textId="77777777">
            <w:pPr>
              <w:pStyle w:val="ModernTableHeader"/>
              <w:spacing w:before="40" w:after="40"/>
              <w:rPr>
                <w:rFonts w:ascii="Arial" w:hAnsi="Arial" w:cs="Arial"/>
                <w:bCs/>
                <w:color w:val="000000"/>
                <w:sz w:val="15"/>
                <w:szCs w:val="15"/>
              </w:rPr>
            </w:pPr>
            <w:r>
              <w:rPr>
                <w:rFonts w:ascii="Arial" w:hAnsi="Arial" w:cs="Arial"/>
                <w:bCs/>
                <w:color w:val="000000"/>
                <w:sz w:val="15"/>
                <w:szCs w:val="15"/>
              </w:rPr>
              <w:t>XXXXXXXxxx, XXXXXXXXX, XX</w:t>
            </w:r>
          </w:p>
        </w:tc>
        <w:tc>
          <w:tcPr>
            <w:tcW w:w="338" w:type="pct"/>
            <w:gridSpan w:val="2"/>
            <w:tcBorders>
              <w:top w:val="single" w:color="999999" w:sz="4" w:space="0"/>
              <w:left w:val="single" w:color="999999" w:sz="4" w:space="0"/>
              <w:bottom w:val="single" w:color="999999" w:sz="4" w:space="0"/>
              <w:right w:val="single" w:color="999999" w:sz="4" w:space="0"/>
            </w:tcBorders>
            <w:vAlign w:val="center"/>
          </w:tcPr>
          <w:p w:rsidR="004F2168" w:rsidRDefault="004F2168" w14:paraId="2279F9E5"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339" w:type="pct"/>
            <w:tcBorders>
              <w:top w:val="single" w:color="999999" w:sz="4" w:space="0"/>
              <w:left w:val="single" w:color="999999" w:sz="4" w:space="0"/>
              <w:bottom w:val="single" w:color="999999" w:sz="4" w:space="0"/>
              <w:right w:val="single" w:color="999999" w:sz="4" w:space="0"/>
            </w:tcBorders>
            <w:vAlign w:val="center"/>
          </w:tcPr>
          <w:p w:rsidR="004F2168" w:rsidRDefault="004F2168" w14:paraId="70EAA991"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432" w:type="pct"/>
            <w:tcBorders>
              <w:top w:val="single" w:color="999999" w:sz="4" w:space="0"/>
              <w:left w:val="single" w:color="999999" w:sz="4" w:space="0"/>
              <w:bottom w:val="single" w:color="999999" w:sz="4" w:space="0"/>
              <w:right w:val="single" w:color="999999" w:sz="4" w:space="0"/>
            </w:tcBorders>
            <w:vAlign w:val="center"/>
          </w:tcPr>
          <w:p w:rsidR="004F2168" w:rsidRDefault="004F2168" w14:paraId="4B472924" wp14:textId="77777777">
            <w:pPr>
              <w:pStyle w:val="ModernTableHeader"/>
              <w:spacing w:before="40" w:after="40"/>
              <w:rPr>
                <w:rFonts w:ascii="Arial" w:hAnsi="Arial" w:cs="Arial"/>
                <w:bCs/>
                <w:color w:val="000000"/>
                <w:sz w:val="15"/>
                <w:szCs w:val="15"/>
              </w:rPr>
            </w:pPr>
            <w:r>
              <w:rPr>
                <w:rFonts w:ascii="Arial" w:hAnsi="Arial" w:cs="Arial"/>
                <w:bCs/>
                <w:color w:val="000000"/>
                <w:sz w:val="15"/>
                <w:szCs w:val="15"/>
              </w:rPr>
              <w:t>XXXXXXXXXX</w:t>
            </w:r>
          </w:p>
        </w:tc>
        <w:tc>
          <w:tcPr>
            <w:tcW w:w="215" w:type="pct"/>
            <w:tcBorders>
              <w:top w:val="single" w:color="999999" w:sz="4" w:space="0"/>
              <w:left w:val="single" w:color="999999" w:sz="4" w:space="0"/>
              <w:bottom w:val="single" w:color="999999" w:sz="4" w:space="0"/>
              <w:right w:val="single" w:color="999999" w:sz="4" w:space="0"/>
            </w:tcBorders>
            <w:vAlign w:val="center"/>
          </w:tcPr>
          <w:p w:rsidR="004F2168" w:rsidP="004B42EC" w:rsidRDefault="004F2168" w14:paraId="4A2CA2AD" wp14:textId="77777777">
            <w:pPr>
              <w:pStyle w:val="ModernTableHeader"/>
              <w:spacing w:before="40" w:after="40"/>
              <w:rPr>
                <w:rFonts w:ascii="Arial" w:hAnsi="Arial" w:cs="Arial"/>
                <w:bCs/>
                <w:color w:val="000000"/>
                <w:sz w:val="15"/>
                <w:szCs w:val="15"/>
              </w:rPr>
            </w:pPr>
            <w:r>
              <w:rPr>
                <w:rFonts w:ascii="Arial" w:hAnsi="Arial" w:cs="Arial"/>
                <w:bCs/>
                <w:color w:val="000000"/>
                <w:sz w:val="15"/>
                <w:szCs w:val="15"/>
              </w:rPr>
              <w:t>XX</w:t>
            </w:r>
          </w:p>
        </w:tc>
        <w:tc>
          <w:tcPr>
            <w:tcW w:w="523" w:type="pct"/>
            <w:tcBorders>
              <w:top w:val="single" w:color="999999" w:sz="4" w:space="0"/>
              <w:left w:val="single" w:color="999999" w:sz="4" w:space="0"/>
              <w:bottom w:val="single" w:color="999999" w:sz="4" w:space="0"/>
              <w:right w:val="single" w:color="999999" w:sz="4" w:space="0"/>
            </w:tcBorders>
            <w:vAlign w:val="center"/>
          </w:tcPr>
          <w:p w:rsidR="004F2168" w:rsidRDefault="004F2168" w14:paraId="5EBBFAB7" wp14:textId="77777777">
            <w:pPr>
              <w:pStyle w:val="ModernTableHeader"/>
              <w:spacing w:before="40" w:after="40"/>
              <w:jc w:val="right"/>
              <w:rPr>
                <w:rFonts w:ascii="Arial" w:hAnsi="Arial" w:cs="Arial"/>
                <w:bCs/>
                <w:color w:val="000000"/>
                <w:sz w:val="15"/>
                <w:szCs w:val="15"/>
              </w:rPr>
            </w:pPr>
            <w:r>
              <w:rPr>
                <w:rFonts w:ascii="Arial" w:hAnsi="Arial" w:cs="Arial"/>
                <w:bCs/>
                <w:color w:val="000000"/>
                <w:sz w:val="15"/>
                <w:szCs w:val="15"/>
              </w:rPr>
              <w:t>XX - XXXXXXXXX</w:t>
            </w:r>
          </w:p>
        </w:tc>
        <w:tc>
          <w:tcPr>
            <w:tcW w:w="338" w:type="pct"/>
            <w:gridSpan w:val="2"/>
            <w:tcBorders>
              <w:top w:val="single" w:color="999999" w:sz="4" w:space="0"/>
              <w:left w:val="single" w:color="999999" w:sz="4" w:space="0"/>
              <w:bottom w:val="single" w:color="999999" w:sz="4" w:space="0"/>
              <w:right w:val="single" w:color="999999" w:sz="4" w:space="0"/>
            </w:tcBorders>
            <w:vAlign w:val="center"/>
          </w:tcPr>
          <w:p w:rsidR="004F2168" w:rsidRDefault="004F2168" w14:paraId="2C18CE8A"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39" w:type="pct"/>
            <w:tcBorders>
              <w:top w:val="single" w:color="999999" w:sz="4" w:space="0"/>
              <w:left w:val="single" w:color="999999" w:sz="4" w:space="0"/>
              <w:bottom w:val="single" w:color="999999" w:sz="4" w:space="0"/>
              <w:right w:val="single" w:color="999999" w:sz="4" w:space="0"/>
            </w:tcBorders>
            <w:vAlign w:val="center"/>
          </w:tcPr>
          <w:p w:rsidR="004F2168" w:rsidRDefault="004F2168" w14:paraId="6706692B"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93" w:type="pct"/>
            <w:gridSpan w:val="2"/>
            <w:tcBorders>
              <w:top w:val="single" w:color="999999" w:sz="4" w:space="0"/>
              <w:left w:val="single" w:color="999999" w:sz="4" w:space="0"/>
              <w:bottom w:val="single" w:color="999999" w:sz="4" w:space="0"/>
              <w:right w:val="single" w:color="999999" w:sz="4" w:space="0"/>
            </w:tcBorders>
            <w:vAlign w:val="center"/>
          </w:tcPr>
          <w:p w:rsidR="004F2168" w:rsidRDefault="004F2168" w14:paraId="34CBD66A" wp14:textId="77777777">
            <w:pPr>
              <w:pStyle w:val="ModernTableHeader"/>
              <w:spacing w:before="40" w:after="40"/>
              <w:jc w:val="left"/>
              <w:rPr>
                <w:rFonts w:ascii="Arial" w:hAnsi="Arial" w:cs="Arial"/>
                <w:bCs/>
                <w:color w:val="000000"/>
                <w:sz w:val="15"/>
                <w:szCs w:val="15"/>
              </w:rPr>
            </w:pPr>
            <w:r>
              <w:rPr>
                <w:rFonts w:ascii="Arial" w:hAnsi="Arial" w:cs="Arial"/>
                <w:bCs/>
                <w:color w:val="000000"/>
                <w:sz w:val="15"/>
                <w:szCs w:val="15"/>
              </w:rPr>
              <w:t>XX - XXXXXXXX</w:t>
            </w:r>
          </w:p>
        </w:tc>
        <w:tc>
          <w:tcPr>
            <w:tcW w:w="271" w:type="pct"/>
            <w:tcBorders>
              <w:top w:val="single" w:color="999999" w:sz="4" w:space="0"/>
              <w:left w:val="single" w:color="999999" w:sz="4" w:space="0"/>
              <w:bottom w:val="single" w:color="999999" w:sz="4" w:space="0"/>
              <w:right w:val="single" w:color="999999" w:sz="4" w:space="0"/>
            </w:tcBorders>
            <w:vAlign w:val="center"/>
          </w:tcPr>
          <w:p w:rsidR="004F2168" w:rsidRDefault="004F2168" w14:paraId="267D00A6" wp14:textId="77777777">
            <w:pPr>
              <w:pStyle w:val="Figure"/>
              <w:spacing w:before="40" w:after="40"/>
              <w:jc w:val="right"/>
              <w:rPr>
                <w:rFonts w:ascii="Arial" w:hAnsi="Arial" w:cs="Arial"/>
                <w:b w:val="0"/>
                <w:bCs w:val="0"/>
                <w:sz w:val="15"/>
                <w:szCs w:val="15"/>
              </w:rPr>
            </w:pPr>
            <w:r>
              <w:rPr>
                <w:rFonts w:ascii="Arial" w:hAnsi="Arial" w:cs="Arial"/>
                <w:b w:val="0"/>
                <w:bCs w:val="0"/>
                <w:sz w:val="15"/>
                <w:szCs w:val="15"/>
              </w:rPr>
              <w:t>9,999</w:t>
            </w:r>
          </w:p>
        </w:tc>
        <w:tc>
          <w:tcPr>
            <w:tcW w:w="203" w:type="pct"/>
            <w:tcBorders>
              <w:top w:val="single" w:color="999999" w:sz="4" w:space="0"/>
              <w:left w:val="single" w:color="999999" w:sz="4" w:space="0"/>
              <w:bottom w:val="single" w:color="999999" w:sz="4" w:space="0"/>
              <w:right w:val="single" w:color="999999" w:sz="4" w:space="0"/>
            </w:tcBorders>
            <w:vAlign w:val="center"/>
          </w:tcPr>
          <w:p w:rsidR="004F2168" w:rsidRDefault="004F2168" w14:paraId="6F794627" wp14:textId="77777777">
            <w:pPr>
              <w:pStyle w:val="Figure"/>
              <w:spacing w:before="40" w:after="40"/>
              <w:jc w:val="right"/>
              <w:rPr>
                <w:rFonts w:ascii="Arial" w:hAnsi="Arial" w:cs="Arial"/>
                <w:b w:val="0"/>
                <w:bCs w:val="0"/>
                <w:sz w:val="15"/>
                <w:szCs w:val="15"/>
              </w:rPr>
            </w:pPr>
            <w:r>
              <w:rPr>
                <w:rFonts w:ascii="Arial" w:hAnsi="Arial" w:cs="Arial"/>
                <w:b w:val="0"/>
                <w:bCs w:val="0"/>
                <w:sz w:val="15"/>
                <w:szCs w:val="15"/>
              </w:rPr>
              <w:t>9,999</w:t>
            </w:r>
          </w:p>
        </w:tc>
        <w:tc>
          <w:tcPr>
            <w:tcW w:w="117" w:type="pct"/>
            <w:tcBorders>
              <w:left w:val="single" w:color="999999" w:sz="4" w:space="0"/>
              <w:bottom w:val="nil"/>
            </w:tcBorders>
            <w:vAlign w:val="center"/>
          </w:tcPr>
          <w:p w:rsidR="004F2168" w:rsidRDefault="004F2168" w14:paraId="2CCB82BF" wp14:textId="77777777">
            <w:pPr>
              <w:pStyle w:val="ModernTableHeader"/>
              <w:rPr>
                <w:rFonts w:ascii="Arial" w:hAnsi="Arial" w:cs="Arial"/>
                <w:bCs/>
                <w:color w:val="000000"/>
                <w:sz w:val="23"/>
                <w:szCs w:val="23"/>
              </w:rPr>
            </w:pPr>
          </w:p>
        </w:tc>
      </w:tr>
      <w:tr xmlns:wp14="http://schemas.microsoft.com/office/word/2010/wordml" w:rsidR="004F2168" w14:paraId="59F2420A" wp14:textId="77777777">
        <w:tblPrEx>
          <w:tblCellMar>
            <w:top w:w="0" w:type="dxa"/>
            <w:bottom w:w="0" w:type="dxa"/>
          </w:tblCellMar>
        </w:tblPrEx>
        <w:trPr>
          <w:cantSplit/>
          <w:trHeight w:val="360"/>
          <w:jc w:val="center"/>
        </w:trPr>
        <w:tc>
          <w:tcPr>
            <w:tcW w:w="81" w:type="pct"/>
            <w:tcBorders>
              <w:bottom w:val="nil"/>
              <w:right w:val="single" w:color="999999" w:sz="4" w:space="0"/>
            </w:tcBorders>
            <w:vAlign w:val="center"/>
          </w:tcPr>
          <w:p w:rsidR="004F2168" w:rsidRDefault="004F2168" w14:paraId="17C12D97" wp14:textId="77777777">
            <w:pPr>
              <w:pStyle w:val="Figure"/>
              <w:rPr>
                <w:rFonts w:ascii="Arial" w:hAnsi="Arial" w:cs="Arial"/>
                <w:bCs w:val="0"/>
                <w:color w:val="000000"/>
                <w:sz w:val="23"/>
                <w:szCs w:val="23"/>
              </w:rPr>
            </w:pPr>
          </w:p>
        </w:tc>
        <w:tc>
          <w:tcPr>
            <w:tcW w:w="436"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635726A4" wp14:textId="77777777">
            <w:pPr>
              <w:pStyle w:val="ModernTableHeader"/>
              <w:spacing w:before="40" w:after="40"/>
              <w:rPr>
                <w:rFonts w:ascii="Arial" w:hAnsi="Arial" w:cs="Arial"/>
                <w:bCs/>
                <w:color w:val="000000"/>
                <w:sz w:val="15"/>
                <w:szCs w:val="15"/>
              </w:rPr>
            </w:pPr>
            <w:r>
              <w:rPr>
                <w:rFonts w:ascii="Arial" w:hAnsi="Arial" w:cs="Arial"/>
                <w:bCs/>
                <w:color w:val="000000"/>
                <w:sz w:val="15"/>
                <w:szCs w:val="15"/>
              </w:rPr>
              <w:t>XXXXXXXXXX</w:t>
            </w:r>
          </w:p>
        </w:tc>
        <w:tc>
          <w:tcPr>
            <w:tcW w:w="875"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362D4C71" wp14:textId="77777777">
            <w:pPr>
              <w:pStyle w:val="ModernTableHeader"/>
              <w:spacing w:before="40" w:after="40"/>
              <w:rPr>
                <w:rFonts w:ascii="Arial" w:hAnsi="Arial" w:cs="Arial"/>
                <w:bCs/>
                <w:color w:val="000000"/>
                <w:sz w:val="15"/>
                <w:szCs w:val="15"/>
              </w:rPr>
            </w:pPr>
            <w:r>
              <w:rPr>
                <w:rFonts w:ascii="Arial" w:hAnsi="Arial" w:cs="Arial"/>
                <w:bCs/>
                <w:color w:val="000000"/>
                <w:sz w:val="15"/>
                <w:szCs w:val="15"/>
              </w:rPr>
              <w:t>XXXXXXXxxx, XXXXXXXXX, XX</w:t>
            </w:r>
          </w:p>
        </w:tc>
        <w:tc>
          <w:tcPr>
            <w:tcW w:w="338"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40D95AB9"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339"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5D6261CF" wp14:textId="77777777">
            <w:pPr>
              <w:pStyle w:val="Figure"/>
              <w:spacing w:before="40" w:after="40"/>
              <w:jc w:val="center"/>
              <w:rPr>
                <w:rFonts w:ascii="Arial" w:hAnsi="Arial" w:cs="Arial"/>
                <w:b w:val="0"/>
                <w:bCs w:val="0"/>
                <w:sz w:val="15"/>
                <w:szCs w:val="15"/>
              </w:rPr>
            </w:pPr>
            <w:r>
              <w:rPr>
                <w:rFonts w:ascii="Arial" w:hAnsi="Arial" w:cs="Arial"/>
                <w:b w:val="0"/>
                <w:bCs w:val="0"/>
                <w:sz w:val="15"/>
                <w:szCs w:val="15"/>
              </w:rPr>
              <w:t>99/99/9999</w:t>
            </w:r>
          </w:p>
        </w:tc>
        <w:tc>
          <w:tcPr>
            <w:tcW w:w="432"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314F0D38" wp14:textId="77777777">
            <w:pPr>
              <w:pStyle w:val="ModernTableHeader"/>
              <w:spacing w:before="40" w:after="40"/>
              <w:rPr>
                <w:rFonts w:ascii="Arial" w:hAnsi="Arial" w:cs="Arial"/>
                <w:bCs/>
                <w:color w:val="000000"/>
                <w:sz w:val="15"/>
                <w:szCs w:val="15"/>
              </w:rPr>
            </w:pPr>
            <w:r>
              <w:rPr>
                <w:rFonts w:ascii="Arial" w:hAnsi="Arial" w:cs="Arial"/>
                <w:bCs/>
                <w:color w:val="000000"/>
                <w:sz w:val="15"/>
                <w:szCs w:val="15"/>
              </w:rPr>
              <w:t>XXXXXXXXXX</w:t>
            </w:r>
          </w:p>
        </w:tc>
        <w:tc>
          <w:tcPr>
            <w:tcW w:w="215"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P="004B42EC" w:rsidRDefault="004F2168" w14:paraId="317F7ECA" wp14:textId="77777777">
            <w:pPr>
              <w:pStyle w:val="ModernTableHeader"/>
              <w:spacing w:before="40" w:after="40"/>
              <w:rPr>
                <w:rFonts w:ascii="Arial" w:hAnsi="Arial" w:cs="Arial"/>
                <w:bCs/>
                <w:color w:val="000000"/>
                <w:sz w:val="15"/>
                <w:szCs w:val="15"/>
              </w:rPr>
            </w:pPr>
            <w:r>
              <w:rPr>
                <w:rFonts w:ascii="Arial" w:hAnsi="Arial" w:cs="Arial"/>
                <w:bCs/>
                <w:color w:val="000000"/>
                <w:sz w:val="15"/>
                <w:szCs w:val="15"/>
              </w:rPr>
              <w:t>XX</w:t>
            </w:r>
          </w:p>
        </w:tc>
        <w:tc>
          <w:tcPr>
            <w:tcW w:w="523"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7980D191" wp14:textId="77777777">
            <w:pPr>
              <w:pStyle w:val="ModernTableHeader"/>
              <w:spacing w:before="40" w:after="40"/>
              <w:jc w:val="right"/>
              <w:rPr>
                <w:rFonts w:ascii="Arial" w:hAnsi="Arial" w:cs="Arial"/>
                <w:bCs/>
                <w:color w:val="000000"/>
                <w:sz w:val="15"/>
                <w:szCs w:val="15"/>
              </w:rPr>
            </w:pPr>
            <w:r>
              <w:rPr>
                <w:rFonts w:ascii="Arial" w:hAnsi="Arial" w:cs="Arial"/>
                <w:bCs/>
                <w:color w:val="000000"/>
                <w:sz w:val="15"/>
                <w:szCs w:val="15"/>
              </w:rPr>
              <w:t>XX - XXXXXXXXX</w:t>
            </w:r>
          </w:p>
        </w:tc>
        <w:tc>
          <w:tcPr>
            <w:tcW w:w="338"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743483A9"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339"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01FE896B" wp14:textId="77777777">
            <w:pPr>
              <w:pStyle w:val="Figure"/>
              <w:spacing w:before="40" w:after="40"/>
              <w:jc w:val="center"/>
              <w:rPr>
                <w:rFonts w:ascii="Arial" w:hAnsi="Arial" w:cs="Arial"/>
                <w:b w:val="0"/>
                <w:bCs w:val="0"/>
                <w:color w:val="000000"/>
                <w:sz w:val="15"/>
                <w:szCs w:val="15"/>
              </w:rPr>
            </w:pPr>
            <w:r>
              <w:rPr>
                <w:rFonts w:ascii="Arial" w:hAnsi="Arial" w:cs="Arial"/>
                <w:b w:val="0"/>
                <w:bCs w:val="0"/>
                <w:color w:val="000000"/>
                <w:sz w:val="15"/>
                <w:szCs w:val="15"/>
              </w:rPr>
              <w:t>99/99/9999</w:t>
            </w:r>
          </w:p>
        </w:tc>
        <w:tc>
          <w:tcPr>
            <w:tcW w:w="493" w:type="pct"/>
            <w:gridSpan w:val="2"/>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3FE6382F" wp14:textId="77777777">
            <w:pPr>
              <w:pStyle w:val="ModernTableHeader"/>
              <w:spacing w:before="40" w:after="40"/>
              <w:jc w:val="left"/>
              <w:rPr>
                <w:rFonts w:ascii="Arial" w:hAnsi="Arial" w:cs="Arial"/>
                <w:bCs/>
                <w:color w:val="000000"/>
                <w:sz w:val="15"/>
                <w:szCs w:val="15"/>
              </w:rPr>
            </w:pPr>
            <w:r>
              <w:rPr>
                <w:rFonts w:ascii="Arial" w:hAnsi="Arial" w:cs="Arial"/>
                <w:bCs/>
                <w:color w:val="000000"/>
                <w:sz w:val="15"/>
                <w:szCs w:val="15"/>
              </w:rPr>
              <w:t>XX - XXXXXXXX</w:t>
            </w:r>
          </w:p>
        </w:tc>
        <w:tc>
          <w:tcPr>
            <w:tcW w:w="271"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61092ECC" wp14:textId="77777777">
            <w:pPr>
              <w:pStyle w:val="Figure"/>
              <w:spacing w:before="40" w:after="40"/>
              <w:jc w:val="right"/>
              <w:rPr>
                <w:rFonts w:ascii="Arial" w:hAnsi="Arial" w:cs="Arial"/>
                <w:b w:val="0"/>
                <w:bCs w:val="0"/>
                <w:sz w:val="15"/>
                <w:szCs w:val="15"/>
              </w:rPr>
            </w:pPr>
            <w:r>
              <w:rPr>
                <w:rFonts w:ascii="Arial" w:hAnsi="Arial" w:cs="Arial"/>
                <w:b w:val="0"/>
                <w:bCs w:val="0"/>
                <w:sz w:val="15"/>
                <w:szCs w:val="15"/>
              </w:rPr>
              <w:t>9,999</w:t>
            </w:r>
          </w:p>
        </w:tc>
        <w:tc>
          <w:tcPr>
            <w:tcW w:w="203" w:type="pct"/>
            <w:tcBorders>
              <w:top w:val="single" w:color="999999" w:sz="4" w:space="0"/>
              <w:left w:val="single" w:color="999999" w:sz="4" w:space="0"/>
              <w:bottom w:val="single" w:color="999999" w:sz="4" w:space="0"/>
              <w:right w:val="single" w:color="999999" w:sz="4" w:space="0"/>
            </w:tcBorders>
            <w:shd w:val="clear" w:color="auto" w:fill="F3F3F3"/>
            <w:vAlign w:val="center"/>
          </w:tcPr>
          <w:p w:rsidR="004F2168" w:rsidRDefault="004F2168" w14:paraId="34C72BD2" wp14:textId="77777777">
            <w:pPr>
              <w:pStyle w:val="Figure"/>
              <w:spacing w:before="40" w:after="40"/>
              <w:jc w:val="right"/>
              <w:rPr>
                <w:rFonts w:ascii="Arial" w:hAnsi="Arial" w:cs="Arial"/>
                <w:b w:val="0"/>
                <w:bCs w:val="0"/>
                <w:sz w:val="15"/>
                <w:szCs w:val="15"/>
              </w:rPr>
            </w:pPr>
            <w:r>
              <w:rPr>
                <w:rFonts w:ascii="Arial" w:hAnsi="Arial" w:cs="Arial"/>
                <w:b w:val="0"/>
                <w:bCs w:val="0"/>
                <w:sz w:val="15"/>
                <w:szCs w:val="15"/>
              </w:rPr>
              <w:t>9,999</w:t>
            </w:r>
          </w:p>
        </w:tc>
        <w:tc>
          <w:tcPr>
            <w:tcW w:w="117" w:type="pct"/>
            <w:tcBorders>
              <w:left w:val="single" w:color="999999" w:sz="4" w:space="0"/>
              <w:bottom w:val="nil"/>
            </w:tcBorders>
            <w:vAlign w:val="center"/>
          </w:tcPr>
          <w:p w:rsidR="004F2168" w:rsidRDefault="004F2168" w14:paraId="5A325083" wp14:textId="77777777">
            <w:pPr>
              <w:pStyle w:val="ModernTableHeader"/>
              <w:rPr>
                <w:rFonts w:ascii="Arial" w:hAnsi="Arial" w:cs="Arial"/>
                <w:bCs/>
                <w:color w:val="000000"/>
                <w:sz w:val="23"/>
                <w:szCs w:val="23"/>
              </w:rPr>
            </w:pPr>
          </w:p>
        </w:tc>
      </w:tr>
      <w:tr xmlns:wp14="http://schemas.microsoft.com/office/word/2010/wordml" w:rsidR="004F2168" w14:paraId="7203BB18" wp14:textId="77777777">
        <w:tblPrEx>
          <w:tblCellMar>
            <w:top w:w="0" w:type="dxa"/>
            <w:bottom w:w="0" w:type="dxa"/>
          </w:tblCellMar>
        </w:tblPrEx>
        <w:trPr>
          <w:cantSplit/>
          <w:trHeight w:val="360"/>
          <w:jc w:val="center"/>
        </w:trPr>
        <w:tc>
          <w:tcPr>
            <w:tcW w:w="5000" w:type="pct"/>
            <w:gridSpan w:val="18"/>
            <w:tcBorders>
              <w:bottom w:val="nil"/>
            </w:tcBorders>
            <w:vAlign w:val="center"/>
          </w:tcPr>
          <w:p w:rsidR="004F2168" w:rsidRDefault="004F2168" w14:paraId="315D615E" wp14:textId="77777777">
            <w:pPr>
              <w:pStyle w:val="Figure"/>
              <w:rPr>
                <w:rFonts w:ascii="Arial" w:hAnsi="Arial" w:cs="Arial"/>
                <w:bCs w:val="0"/>
                <w:color w:val="000000"/>
                <w:sz w:val="23"/>
                <w:szCs w:val="23"/>
              </w:rPr>
            </w:pPr>
          </w:p>
        </w:tc>
      </w:tr>
      <w:tr xmlns:wp14="http://schemas.microsoft.com/office/word/2010/wordml" w:rsidR="004F2168" w14:paraId="7D6E62C7" wp14:textId="77777777">
        <w:tblPrEx>
          <w:tblCellMar>
            <w:top w:w="0" w:type="dxa"/>
            <w:bottom w:w="0" w:type="dxa"/>
          </w:tblCellMar>
        </w:tblPrEx>
        <w:trPr>
          <w:cantSplit/>
          <w:trHeight w:val="360"/>
          <w:jc w:val="center"/>
        </w:trPr>
        <w:tc>
          <w:tcPr>
            <w:tcW w:w="1642" w:type="pct"/>
            <w:gridSpan w:val="5"/>
            <w:tcBorders>
              <w:top w:val="nil"/>
              <w:bottom w:val="single" w:color="000000" w:sz="4" w:space="0"/>
            </w:tcBorders>
          </w:tcPr>
          <w:p w:rsidR="004F2168" w:rsidRDefault="004F2168" w14:paraId="7DA6AD82" wp14:textId="77777777">
            <w:pPr>
              <w:pStyle w:val="Figure"/>
              <w:spacing w:before="60" w:after="60"/>
              <w:rPr>
                <w:rFonts w:ascii="Arial" w:hAnsi="Arial" w:cs="Arial"/>
                <w:sz w:val="17"/>
                <w:szCs w:val="17"/>
              </w:rPr>
            </w:pPr>
            <w:r>
              <w:rPr>
                <w:rFonts w:ascii="Arial" w:hAnsi="Arial" w:cs="Arial"/>
                <w:sz w:val="17"/>
                <w:szCs w:val="17"/>
              </w:rPr>
              <w:t xml:space="preserve">Run Date: MM/DD/CCYY </w:t>
            </w:r>
          </w:p>
        </w:tc>
        <w:tc>
          <w:tcPr>
            <w:tcW w:w="1683" w:type="pct"/>
            <w:gridSpan w:val="6"/>
            <w:tcBorders>
              <w:top w:val="nil"/>
              <w:bottom w:val="single" w:color="000000" w:sz="4" w:space="0"/>
            </w:tcBorders>
          </w:tcPr>
          <w:p w:rsidR="004F2168" w:rsidRDefault="004F2168" w14:paraId="379A032C" wp14:textId="77777777">
            <w:pPr>
              <w:pStyle w:val="Figure"/>
              <w:spacing w:before="60" w:after="60"/>
              <w:jc w:val="center"/>
              <w:rPr>
                <w:rFonts w:ascii="Arial" w:hAnsi="Arial" w:cs="Arial"/>
                <w:sz w:val="17"/>
                <w:szCs w:val="17"/>
              </w:rPr>
            </w:pPr>
            <w:r>
              <w:rPr>
                <w:rFonts w:ascii="Arial" w:hAnsi="Arial" w:cs="Arial"/>
                <w:sz w:val="17"/>
                <w:szCs w:val="17"/>
              </w:rPr>
              <w:t>Page:  X of Y</w:t>
            </w:r>
          </w:p>
        </w:tc>
        <w:tc>
          <w:tcPr>
            <w:tcW w:w="1675" w:type="pct"/>
            <w:gridSpan w:val="7"/>
            <w:tcBorders>
              <w:top w:val="nil"/>
              <w:bottom w:val="single" w:color="000000" w:sz="4" w:space="0"/>
            </w:tcBorders>
          </w:tcPr>
          <w:p w:rsidR="004F2168" w:rsidRDefault="004F2168" w14:paraId="3771868F" wp14:textId="77777777">
            <w:pPr>
              <w:pStyle w:val="Figure"/>
              <w:spacing w:before="60" w:after="60"/>
              <w:jc w:val="right"/>
              <w:rPr>
                <w:rFonts w:ascii="Arial" w:hAnsi="Arial" w:cs="Arial"/>
                <w:sz w:val="17"/>
                <w:szCs w:val="17"/>
              </w:rPr>
            </w:pPr>
            <w:r>
              <w:rPr>
                <w:rFonts w:ascii="Arial" w:hAnsi="Arial" w:cs="Arial"/>
                <w:sz w:val="17"/>
                <w:szCs w:val="17"/>
              </w:rPr>
              <w:t xml:space="preserve">Run Time: HH:MM:SS </w:t>
            </w:r>
          </w:p>
        </w:tc>
      </w:tr>
    </w:tbl>
    <w:p xmlns:wp14="http://schemas.microsoft.com/office/word/2010/wordml" w:rsidR="00101D56" w:rsidP="00101D56" w:rsidRDefault="00101D56" w14:paraId="339BE7B3" wp14:textId="77777777"/>
    <w:p xmlns:wp14="http://schemas.microsoft.com/office/word/2010/wordml" w:rsidR="00CE759A" w:rsidRDefault="00CE759A" w14:paraId="12F15505" wp14:textId="77777777">
      <w:pPr>
        <w:pStyle w:val="Heading6"/>
      </w:pPr>
      <w:r>
        <w:rPr>
          <w:bCs/>
        </w:rPr>
        <w:br w:type="page"/>
      </w:r>
      <w:r>
        <w:rPr>
          <w:bCs/>
        </w:rPr>
        <w:t xml:space="preserve">Report Specification – OPR-SRA-127 - </w:t>
      </w:r>
      <w:r>
        <w:t>Service Authorization Member Eligibility Gap</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57"/>
        <w:gridCol w:w="1402"/>
        <w:gridCol w:w="1758"/>
        <w:gridCol w:w="12"/>
        <w:gridCol w:w="1203"/>
        <w:gridCol w:w="1223"/>
        <w:gridCol w:w="2300"/>
        <w:gridCol w:w="9"/>
        <w:gridCol w:w="4700"/>
        <w:gridCol w:w="26"/>
      </w:tblGrid>
      <w:tr xmlns:wp14="http://schemas.microsoft.com/office/word/2010/wordml" w:rsidR="00CE759A" w14:paraId="56B57DC4" wp14:textId="77777777">
        <w:tblPrEx>
          <w:tblCellMar>
            <w:top w:w="0" w:type="dxa"/>
            <w:bottom w:w="0" w:type="dxa"/>
          </w:tblCellMar>
        </w:tblPrEx>
        <w:trPr>
          <w:cantSplit/>
          <w:trHeight w:val="432" w:hRule="exact"/>
          <w:tblHeader/>
          <w:jc w:val="center"/>
        </w:trPr>
        <w:tc>
          <w:tcPr>
            <w:tcW w:w="5000" w:type="pct"/>
            <w:gridSpan w:val="10"/>
            <w:tcBorders>
              <w:top w:val="single" w:color="auto" w:sz="4" w:space="0"/>
              <w:left w:val="single" w:color="auto" w:sz="4" w:space="0"/>
              <w:bottom w:val="single" w:color="auto" w:sz="4" w:space="0"/>
              <w:right w:val="single" w:color="auto" w:sz="4" w:space="0"/>
            </w:tcBorders>
            <w:shd w:val="clear" w:color="auto" w:fill="FF0000"/>
            <w:vAlign w:val="center"/>
          </w:tcPr>
          <w:p w:rsidR="00CE759A" w:rsidRDefault="00CE759A" w14:paraId="2E29F409" wp14:textId="77777777">
            <w:pPr>
              <w:jc w:val="center"/>
              <w:rPr>
                <w:rFonts w:eastAsia="MS Mincho"/>
                <w:sz w:val="19"/>
                <w:szCs w:val="19"/>
              </w:rPr>
            </w:pPr>
            <w:r>
              <w:rPr>
                <w:rFonts w:eastAsia="MS Mincho"/>
                <w:sz w:val="19"/>
                <w:szCs w:val="19"/>
              </w:rPr>
              <w:t>NH MMIS REPORT SPECIFICATION</w:t>
            </w:r>
          </w:p>
        </w:tc>
      </w:tr>
      <w:tr xmlns:wp14="http://schemas.microsoft.com/office/word/2010/wordml" w:rsidR="00CE759A" w14:paraId="01F7B45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611" w:type="pct"/>
            <w:vMerge w:val="restart"/>
            <w:tcBorders>
              <w:top w:val="single" w:color="auto" w:sz="4" w:space="0"/>
            </w:tcBorders>
            <w:vAlign w:val="center"/>
          </w:tcPr>
          <w:p w:rsidRPr="00205D93" w:rsidR="00CE759A" w:rsidRDefault="00CE759A" w14:paraId="7C401649" wp14:textId="77777777">
            <w:pPr>
              <w:pStyle w:val="BodytextChar"/>
              <w:spacing w:before="40" w:after="40"/>
              <w:jc w:val="center"/>
              <w:rPr>
                <w:rStyle w:val="ModernBodyTextChar"/>
                <w:rFonts w:cs="Arial"/>
                <w:b/>
                <w:noProof/>
                <w:color w:val="000000"/>
                <w:sz w:val="18"/>
                <w:szCs w:val="21"/>
              </w:rPr>
            </w:pPr>
            <w:r w:rsidRPr="00205D93">
              <w:rPr>
                <w:rStyle w:val="ModernTableText"/>
                <w:rFonts w:cs="Arial"/>
                <w:b/>
                <w:noProof/>
                <w:color w:val="000000"/>
                <w:szCs w:val="17"/>
              </w:rPr>
              <w:t>Presentation Type:</w:t>
            </w:r>
          </w:p>
        </w:tc>
        <w:tc>
          <w:tcPr>
            <w:tcW w:w="4389" w:type="pct"/>
            <w:gridSpan w:val="9"/>
            <w:tcBorders>
              <w:top w:val="single" w:color="auto" w:sz="4" w:space="0"/>
            </w:tcBorders>
            <w:vAlign w:val="center"/>
          </w:tcPr>
          <w:p w:rsidRPr="00205D93" w:rsidR="00CE759A" w:rsidP="00431354" w:rsidRDefault="00CE759A" w14:paraId="598EA270" wp14:textId="77777777">
            <w:pPr>
              <w:pStyle w:val="Header"/>
              <w:pBdr>
                <w:bottom w:val="none" w:color="auto" w:sz="0" w:space="0"/>
              </w:pBdr>
              <w:spacing w:before="40" w:after="40"/>
              <w:rPr>
                <w:rStyle w:val="ModernBodyTextChar"/>
                <w:b w:val="0"/>
                <w:noProof/>
                <w:sz w:val="18"/>
                <w:szCs w:val="21"/>
              </w:rPr>
            </w:pPr>
            <w:r w:rsidRPr="00105EB0">
              <w:rPr>
                <w:rStyle w:val="ModernTableText"/>
                <w:rFonts w:ascii="Wingdings" w:hAnsi="Wingdings" w:eastAsia="Wingdings" w:cs="Wingdings"/>
                <w:b w:val="0"/>
                <w:noProof/>
                <w:szCs w:val="23"/>
                <w:lang w:val="en-US" w:eastAsia="en-US"/>
              </w:rPr>
              <w:t>þ</w:t>
            </w:r>
            <w:r w:rsidRPr="00105EB0">
              <w:rPr>
                <w:rStyle w:val="ModernTableText"/>
                <w:b w:val="0"/>
                <w:noProof/>
                <w:szCs w:val="17"/>
                <w:lang w:val="en-US" w:eastAsia="en-US"/>
              </w:rPr>
              <w:t xml:space="preserve"> List Object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Crosstab Object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Repeater Object        </w:t>
            </w:r>
          </w:p>
        </w:tc>
      </w:tr>
      <w:tr xmlns:wp14="http://schemas.microsoft.com/office/word/2010/wordml" w:rsidR="00CE759A" w14:paraId="525ED09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8"/>
          <w:jc w:val="center"/>
        </w:trPr>
        <w:tc>
          <w:tcPr>
            <w:tcW w:w="611" w:type="pct"/>
            <w:vMerge/>
            <w:vAlign w:val="center"/>
          </w:tcPr>
          <w:p w:rsidRPr="00205D93" w:rsidR="00CE759A" w:rsidRDefault="00CE759A" w14:paraId="1D99066B" wp14:textId="77777777">
            <w:pPr>
              <w:pStyle w:val="BodytextChar"/>
              <w:spacing w:before="40" w:after="40"/>
              <w:rPr>
                <w:rStyle w:val="ModernTableText"/>
                <w:rFonts w:cs="Arial"/>
                <w:noProof/>
                <w:color w:val="000000"/>
                <w:szCs w:val="17"/>
              </w:rPr>
            </w:pPr>
          </w:p>
        </w:tc>
        <w:tc>
          <w:tcPr>
            <w:tcW w:w="487" w:type="pct"/>
            <w:vMerge w:val="restart"/>
            <w:tcBorders>
              <w:top w:val="single" w:color="616161" w:sz="2" w:space="0"/>
            </w:tcBorders>
            <w:vAlign w:val="center"/>
          </w:tcPr>
          <w:p w:rsidRPr="00105EB0" w:rsidR="00CE759A" w:rsidP="00431354" w:rsidRDefault="00CE759A" w14:paraId="019B61BE" wp14:textId="77777777">
            <w:pPr>
              <w:pStyle w:val="Header"/>
              <w:pBdr>
                <w:bottom w:val="none" w:color="auto" w:sz="0" w:space="0"/>
              </w:pBdr>
              <w:spacing w:before="40" w:after="40"/>
              <w:jc w:val="center"/>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Chart Object</w:t>
            </w:r>
          </w:p>
        </w:tc>
        <w:tc>
          <w:tcPr>
            <w:tcW w:w="1033" w:type="pct"/>
            <w:gridSpan w:val="3"/>
            <w:tcBorders>
              <w:top w:val="single" w:color="616161" w:sz="2" w:space="0"/>
            </w:tcBorders>
            <w:vAlign w:val="center"/>
          </w:tcPr>
          <w:p w:rsidRPr="00105EB0" w:rsidR="00CE759A" w:rsidP="00431354" w:rsidRDefault="00CE759A" w14:paraId="3FEAC692"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Type:</w:t>
            </w:r>
          </w:p>
          <w:p w:rsidRPr="00105EB0" w:rsidR="00CE759A" w:rsidP="00431354" w:rsidRDefault="00CE759A" w14:paraId="7600FB6F"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Column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Bar                                                               </w:t>
            </w:r>
          </w:p>
        </w:tc>
        <w:tc>
          <w:tcPr>
            <w:tcW w:w="2869" w:type="pct"/>
            <w:gridSpan w:val="5"/>
            <w:tcBorders>
              <w:top w:val="single" w:color="616161" w:sz="2" w:space="0"/>
            </w:tcBorders>
          </w:tcPr>
          <w:p w:rsidRPr="00105EB0" w:rsidR="00CE759A" w:rsidP="00431354" w:rsidRDefault="00CE759A" w14:paraId="05D530BE"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Attributes:</w:t>
            </w:r>
          </w:p>
          <w:p w:rsidRPr="00105EB0" w:rsidR="00CE759A" w:rsidP="00431354" w:rsidRDefault="00CE759A" w14:paraId="3A231B03"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3D</w:t>
            </w:r>
          </w:p>
        </w:tc>
      </w:tr>
      <w:tr xmlns:wp14="http://schemas.microsoft.com/office/word/2010/wordml" w:rsidR="00CE759A" w14:paraId="619B86A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11" w:type="pct"/>
            <w:vMerge/>
            <w:vAlign w:val="center"/>
          </w:tcPr>
          <w:p w:rsidRPr="00205D93" w:rsidR="00CE759A" w:rsidRDefault="00CE759A" w14:paraId="6DEDFA65" wp14:textId="77777777">
            <w:pPr>
              <w:pStyle w:val="BodytextChar"/>
              <w:spacing w:before="40" w:after="40"/>
              <w:rPr>
                <w:rStyle w:val="ModernTableText"/>
                <w:rFonts w:cs="Arial"/>
                <w:noProof/>
                <w:color w:val="000000"/>
                <w:szCs w:val="17"/>
              </w:rPr>
            </w:pPr>
          </w:p>
        </w:tc>
        <w:tc>
          <w:tcPr>
            <w:tcW w:w="487" w:type="pct"/>
            <w:vMerge/>
          </w:tcPr>
          <w:p w:rsidRPr="00105EB0" w:rsidR="00CE759A" w:rsidP="00431354" w:rsidRDefault="00CE759A" w14:paraId="10FD4DBD" wp14:textId="77777777">
            <w:pPr>
              <w:pStyle w:val="Header"/>
              <w:pBdr>
                <w:bottom w:val="none" w:color="auto" w:sz="0" w:space="0"/>
              </w:pBdr>
              <w:spacing w:before="40" w:after="40"/>
              <w:rPr>
                <w:rStyle w:val="ModernTableText"/>
                <w:b w:val="0"/>
                <w:noProof/>
                <w:szCs w:val="17"/>
                <w:lang w:val="en-US" w:eastAsia="en-US"/>
              </w:rPr>
            </w:pPr>
          </w:p>
        </w:tc>
        <w:tc>
          <w:tcPr>
            <w:tcW w:w="1033" w:type="pct"/>
            <w:gridSpan w:val="3"/>
            <w:tcBorders>
              <w:top w:val="single" w:color="616161" w:sz="2" w:space="0"/>
            </w:tcBorders>
            <w:vAlign w:val="center"/>
          </w:tcPr>
          <w:p w:rsidRPr="00105EB0" w:rsidR="00CE759A" w:rsidP="00431354" w:rsidRDefault="00CE759A" w14:paraId="2071D501"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Line                                        </w:t>
            </w:r>
          </w:p>
        </w:tc>
        <w:tc>
          <w:tcPr>
            <w:tcW w:w="2869" w:type="pct"/>
            <w:gridSpan w:val="5"/>
          </w:tcPr>
          <w:p w:rsidRPr="00105EB0" w:rsidR="00CE759A" w:rsidP="00431354" w:rsidRDefault="00CE759A" w14:paraId="7F9424C7"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With Markers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p>
        </w:tc>
      </w:tr>
      <w:tr xmlns:wp14="http://schemas.microsoft.com/office/word/2010/wordml" w:rsidR="00CE759A" w14:paraId="24FD53A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11" w:type="pct"/>
            <w:vMerge/>
            <w:vAlign w:val="center"/>
          </w:tcPr>
          <w:p w:rsidRPr="00205D93" w:rsidR="00CE759A" w:rsidRDefault="00CE759A" w14:paraId="0C934B6A" wp14:textId="77777777">
            <w:pPr>
              <w:pStyle w:val="BodytextChar"/>
              <w:spacing w:before="40" w:after="40"/>
              <w:rPr>
                <w:rStyle w:val="ModernTableText"/>
                <w:rFonts w:cs="Arial"/>
                <w:noProof/>
                <w:color w:val="000000"/>
                <w:szCs w:val="17"/>
              </w:rPr>
            </w:pPr>
          </w:p>
        </w:tc>
        <w:tc>
          <w:tcPr>
            <w:tcW w:w="487" w:type="pct"/>
            <w:vMerge/>
          </w:tcPr>
          <w:p w:rsidRPr="00105EB0" w:rsidR="00CE759A" w:rsidP="00431354" w:rsidRDefault="00CE759A" w14:paraId="5B11012F" wp14:textId="77777777">
            <w:pPr>
              <w:pStyle w:val="Header"/>
              <w:pBdr>
                <w:bottom w:val="none" w:color="auto" w:sz="0" w:space="0"/>
              </w:pBdr>
              <w:spacing w:before="40" w:after="40"/>
              <w:rPr>
                <w:rStyle w:val="ModernTableText"/>
                <w:b w:val="0"/>
                <w:noProof/>
                <w:szCs w:val="17"/>
                <w:lang w:val="en-US" w:eastAsia="en-US"/>
              </w:rPr>
            </w:pPr>
          </w:p>
        </w:tc>
        <w:tc>
          <w:tcPr>
            <w:tcW w:w="1033" w:type="pct"/>
            <w:gridSpan w:val="3"/>
            <w:tcBorders>
              <w:top w:val="single" w:color="616161" w:sz="2" w:space="0"/>
            </w:tcBorders>
            <w:vAlign w:val="center"/>
          </w:tcPr>
          <w:p w:rsidRPr="00105EB0" w:rsidR="00CE759A" w:rsidP="00431354" w:rsidRDefault="00CE759A" w14:paraId="05734DC9"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Pie</w:t>
            </w:r>
          </w:p>
        </w:tc>
        <w:tc>
          <w:tcPr>
            <w:tcW w:w="2869" w:type="pct"/>
            <w:gridSpan w:val="5"/>
          </w:tcPr>
          <w:p w:rsidRPr="00105EB0" w:rsidR="00CE759A" w:rsidP="00431354" w:rsidRDefault="00CE759A" w14:paraId="245D511E"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3D                    </w:t>
            </w:r>
          </w:p>
        </w:tc>
      </w:tr>
      <w:tr xmlns:wp14="http://schemas.microsoft.com/office/word/2010/wordml" w:rsidR="00CE759A" w14:paraId="51C1427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0"/>
            <w:tcBorders>
              <w:top w:val="single" w:color="616161" w:sz="2" w:space="0"/>
              <w:bottom w:val="single" w:color="616161" w:sz="2" w:space="0"/>
            </w:tcBorders>
            <w:shd w:val="clear" w:color="auto" w:fill="191919"/>
            <w:vAlign w:val="center"/>
          </w:tcPr>
          <w:p w:rsidR="00CE759A" w:rsidRDefault="00CE759A" w14:paraId="3FFFFFBE"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Section Heading (opt)</w:t>
            </w:r>
          </w:p>
        </w:tc>
      </w:tr>
      <w:tr xmlns:wp14="http://schemas.microsoft.com/office/word/2010/wordml" w:rsidR="00CE759A" w14:paraId="2AB33DE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09" w:type="pct"/>
            <w:gridSpan w:val="3"/>
            <w:tcBorders>
              <w:top w:val="single" w:color="616161" w:sz="2" w:space="0"/>
              <w:bottom w:val="single" w:color="616161" w:sz="2" w:space="0"/>
            </w:tcBorders>
            <w:vAlign w:val="center"/>
          </w:tcPr>
          <w:p w:rsidRPr="00205D93" w:rsidR="00CE759A" w:rsidRDefault="00CE759A" w14:paraId="4500A44E" wp14:textId="77777777">
            <w:pPr>
              <w:pStyle w:val="TableText1"/>
              <w:spacing w:before="40" w:after="40"/>
              <w:jc w:val="center"/>
              <w:rPr>
                <w:rStyle w:val="ModernTableText"/>
                <w:rFonts w:cs="Arial"/>
                <w:b/>
                <w:noProof/>
                <w:szCs w:val="18"/>
              </w:rPr>
            </w:pPr>
            <w:r w:rsidRPr="00205D93">
              <w:rPr>
                <w:rStyle w:val="ModernTableText"/>
                <w:rFonts w:cs="Arial"/>
                <w:b/>
                <w:bCs/>
                <w:noProof/>
                <w:szCs w:val="18"/>
              </w:rPr>
              <w:t>Report Section Label (opt)</w:t>
            </w:r>
          </w:p>
        </w:tc>
        <w:tc>
          <w:tcPr>
            <w:tcW w:w="1646" w:type="pct"/>
            <w:gridSpan w:val="4"/>
            <w:tcBorders>
              <w:top w:val="single" w:color="616161" w:sz="2" w:space="0"/>
              <w:bottom w:val="single" w:color="616161" w:sz="2" w:space="0"/>
            </w:tcBorders>
            <w:vAlign w:val="center"/>
          </w:tcPr>
          <w:p w:rsidRPr="00205D93" w:rsidR="00CE759A" w:rsidRDefault="00CE759A" w14:paraId="1F740D0A"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Description (opt)</w:t>
            </w:r>
          </w:p>
        </w:tc>
        <w:tc>
          <w:tcPr>
            <w:tcW w:w="1645" w:type="pct"/>
            <w:gridSpan w:val="3"/>
            <w:tcBorders>
              <w:top w:val="single" w:color="616161" w:sz="2" w:space="0"/>
              <w:bottom w:val="single" w:color="616161" w:sz="2" w:space="0"/>
            </w:tcBorders>
            <w:vAlign w:val="center"/>
          </w:tcPr>
          <w:p w:rsidRPr="00205D93" w:rsidR="00CE759A" w:rsidRDefault="00CE759A" w14:paraId="2ADA19BB"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Processing Rules (opt)</w:t>
            </w:r>
          </w:p>
        </w:tc>
      </w:tr>
      <w:tr xmlns:wp14="http://schemas.microsoft.com/office/word/2010/wordml" w:rsidR="00D946EB" w:rsidTr="005824AA" w14:paraId="67A61FB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1709" w:type="pct"/>
            <w:gridSpan w:val="3"/>
            <w:tcBorders>
              <w:top w:val="single" w:color="616161" w:sz="2" w:space="0"/>
              <w:bottom w:val="single" w:color="616161" w:sz="2" w:space="0"/>
            </w:tcBorders>
          </w:tcPr>
          <w:p w:rsidRPr="00205D93" w:rsidR="00D946EB" w:rsidP="00D946EB" w:rsidRDefault="00D946EB" w14:paraId="66D969FC" wp14:textId="77777777">
            <w:pPr>
              <w:pStyle w:val="TableTextACSSC"/>
              <w:rPr>
                <w:rFonts w:ascii="Arial" w:hAnsi="Arial" w:cs="Arial"/>
                <w:sz w:val="18"/>
                <w:szCs w:val="18"/>
              </w:rPr>
            </w:pPr>
            <w:r w:rsidRPr="00205D93">
              <w:rPr>
                <w:rFonts w:ascii="Arial" w:hAnsi="Arial" w:cs="Arial"/>
                <w:sz w:val="18"/>
                <w:szCs w:val="18"/>
              </w:rPr>
              <w:t>Line of Business</w:t>
            </w:r>
          </w:p>
        </w:tc>
        <w:tc>
          <w:tcPr>
            <w:tcW w:w="1646" w:type="pct"/>
            <w:gridSpan w:val="4"/>
            <w:tcBorders>
              <w:top w:val="single" w:color="616161" w:sz="2" w:space="0"/>
              <w:bottom w:val="single" w:color="616161" w:sz="2" w:space="0"/>
            </w:tcBorders>
          </w:tcPr>
          <w:p w:rsidRPr="00205D93" w:rsidR="00D946EB" w:rsidP="00D946EB" w:rsidRDefault="00D946EB" w14:paraId="393A7B47" wp14:textId="77777777">
            <w:pPr>
              <w:pStyle w:val="TableTextACSSC"/>
              <w:rPr>
                <w:rFonts w:ascii="Arial" w:hAnsi="Arial" w:cs="Arial"/>
                <w:sz w:val="18"/>
                <w:szCs w:val="18"/>
              </w:rPr>
            </w:pPr>
            <w:r w:rsidRPr="00205D93">
              <w:rPr>
                <w:rFonts w:ascii="Arial" w:hAnsi="Arial" w:cs="Arial"/>
                <w:sz w:val="18"/>
                <w:szCs w:val="18"/>
              </w:rPr>
              <w:t>The line of business code and description.</w:t>
            </w:r>
          </w:p>
        </w:tc>
        <w:tc>
          <w:tcPr>
            <w:tcW w:w="1645" w:type="pct"/>
            <w:gridSpan w:val="3"/>
            <w:tcBorders>
              <w:top w:val="single" w:color="616161" w:sz="2" w:space="0"/>
              <w:bottom w:val="single" w:color="616161" w:sz="2" w:space="0"/>
            </w:tcBorders>
          </w:tcPr>
          <w:p w:rsidRPr="00205D93" w:rsidR="00D946EB" w:rsidP="00D946EB" w:rsidRDefault="00D946EB" w14:paraId="37EF3A93" wp14:textId="77777777">
            <w:pPr>
              <w:pStyle w:val="TableTextACSSC"/>
              <w:rPr>
                <w:rFonts w:ascii="Arial" w:hAnsi="Arial" w:cs="Arial"/>
                <w:sz w:val="18"/>
                <w:szCs w:val="18"/>
              </w:rPr>
            </w:pPr>
            <w:r w:rsidRPr="00205D93">
              <w:rPr>
                <w:rFonts w:ascii="Arial" w:hAnsi="Arial" w:cs="Arial"/>
                <w:sz w:val="18"/>
                <w:szCs w:val="18"/>
              </w:rPr>
              <w:t>Using R-VV-DOMAIN-NAM = ‘R-LOB-CD’, join to R-VV-TB.R-VV-CD using A-HDR-TB.R-LOB-CD to get the short description.</w:t>
            </w:r>
          </w:p>
        </w:tc>
      </w:tr>
      <w:tr xmlns:wp14="http://schemas.microsoft.com/office/word/2010/wordml" w:rsidR="00D946EB" w:rsidTr="005824AA" w14:paraId="03D91D5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4"/>
            <w:tcBorders>
              <w:top w:val="single" w:color="616161" w:sz="2" w:space="0"/>
              <w:bottom w:val="single" w:color="616161" w:sz="2" w:space="0"/>
            </w:tcBorders>
          </w:tcPr>
          <w:p w:rsidRPr="00205D93" w:rsidR="00D946EB" w:rsidP="00D946EB" w:rsidRDefault="00D946EB" w14:paraId="00ADED7A" wp14:textId="77777777">
            <w:pPr>
              <w:pStyle w:val="TableTextACSSC"/>
              <w:rPr>
                <w:rFonts w:ascii="Arial" w:hAnsi="Arial" w:cs="Arial"/>
                <w:sz w:val="18"/>
                <w:szCs w:val="18"/>
              </w:rPr>
            </w:pPr>
            <w:r w:rsidRPr="00205D93">
              <w:rPr>
                <w:rFonts w:ascii="Arial" w:hAnsi="Arial" w:cs="Arial"/>
                <w:sz w:val="18"/>
                <w:szCs w:val="18"/>
              </w:rPr>
              <w:t>As of:  MM/DD/CCYY</w:t>
            </w:r>
          </w:p>
        </w:tc>
        <w:tc>
          <w:tcPr>
            <w:tcW w:w="1645" w:type="pct"/>
            <w:gridSpan w:val="4"/>
            <w:tcBorders>
              <w:top w:val="single" w:color="616161" w:sz="2" w:space="0"/>
              <w:bottom w:val="single" w:color="616161" w:sz="2" w:space="0"/>
            </w:tcBorders>
          </w:tcPr>
          <w:p w:rsidRPr="00205D93" w:rsidR="00D946EB" w:rsidP="00D946EB" w:rsidRDefault="00D946EB" w14:paraId="5632EA61" wp14:textId="77777777">
            <w:pPr>
              <w:pStyle w:val="TableTextACSSC"/>
              <w:rPr>
                <w:rFonts w:ascii="Arial" w:hAnsi="Arial" w:cs="Arial"/>
                <w:sz w:val="18"/>
                <w:szCs w:val="18"/>
              </w:rPr>
            </w:pPr>
            <w:r w:rsidRPr="00205D93">
              <w:rPr>
                <w:rFonts w:ascii="Arial" w:hAnsi="Arial" w:cs="Arial"/>
                <w:sz w:val="18"/>
                <w:szCs w:val="18"/>
              </w:rPr>
              <w:t xml:space="preserve">Page Heading. </w:t>
            </w:r>
          </w:p>
        </w:tc>
        <w:tc>
          <w:tcPr>
            <w:tcW w:w="1642" w:type="pct"/>
            <w:gridSpan w:val="2"/>
            <w:tcBorders>
              <w:top w:val="single" w:color="616161" w:sz="2" w:space="0"/>
              <w:bottom w:val="single" w:color="616161" w:sz="2" w:space="0"/>
            </w:tcBorders>
          </w:tcPr>
          <w:p w:rsidRPr="00205D93" w:rsidR="00D946EB" w:rsidP="00D946EB" w:rsidRDefault="00D946EB" w14:paraId="58DB030B" wp14:textId="77777777">
            <w:pPr>
              <w:pStyle w:val="TableTextACSSC"/>
              <w:rPr>
                <w:rFonts w:ascii="Arial" w:hAnsi="Arial" w:cs="Arial"/>
                <w:sz w:val="18"/>
                <w:szCs w:val="18"/>
              </w:rPr>
            </w:pPr>
            <w:r w:rsidRPr="00205D93">
              <w:rPr>
                <w:rFonts w:ascii="Arial" w:hAnsi="Arial" w:cs="Arial"/>
                <w:sz w:val="18"/>
                <w:szCs w:val="18"/>
              </w:rPr>
              <w:t>As of current cycle date</w:t>
            </w:r>
          </w:p>
        </w:tc>
      </w:tr>
      <w:tr xmlns:wp14="http://schemas.microsoft.com/office/word/2010/wordml" w:rsidR="00D946EB" w:rsidTr="005824AA" w14:paraId="4E9A2BA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4"/>
            <w:tcBorders>
              <w:top w:val="single" w:color="616161" w:sz="2" w:space="0"/>
              <w:bottom w:val="single" w:color="616161" w:sz="2" w:space="0"/>
            </w:tcBorders>
          </w:tcPr>
          <w:p w:rsidRPr="00205D93" w:rsidR="00D946EB" w:rsidP="00D946EB" w:rsidRDefault="007A522A" w14:paraId="74BFF61A" wp14:textId="77777777">
            <w:pPr>
              <w:pStyle w:val="TableTextACSSC"/>
              <w:rPr>
                <w:rFonts w:ascii="Arial" w:hAnsi="Arial" w:cs="Arial"/>
                <w:sz w:val="18"/>
                <w:szCs w:val="18"/>
              </w:rPr>
            </w:pPr>
            <w:r w:rsidRPr="00205D93">
              <w:rPr>
                <w:rFonts w:ascii="Arial" w:hAnsi="Arial" w:cs="Arial"/>
                <w:sz w:val="18"/>
                <w:szCs w:val="18"/>
              </w:rPr>
              <w:t>Service Authorized By User ID-Name</w:t>
            </w:r>
          </w:p>
        </w:tc>
        <w:tc>
          <w:tcPr>
            <w:tcW w:w="1645" w:type="pct"/>
            <w:gridSpan w:val="4"/>
            <w:tcBorders>
              <w:top w:val="single" w:color="616161" w:sz="2" w:space="0"/>
              <w:bottom w:val="single" w:color="616161" w:sz="2" w:space="0"/>
            </w:tcBorders>
          </w:tcPr>
          <w:p w:rsidRPr="00205D93" w:rsidR="00D946EB" w:rsidP="00D946EB" w:rsidRDefault="00D946EB" w14:paraId="1ACAE486" wp14:textId="77777777">
            <w:pPr>
              <w:pStyle w:val="TableTextACSSC"/>
              <w:rPr>
                <w:rFonts w:ascii="Arial" w:hAnsi="Arial" w:cs="Arial"/>
                <w:sz w:val="18"/>
                <w:szCs w:val="18"/>
              </w:rPr>
            </w:pPr>
            <w:r w:rsidRPr="00205D93">
              <w:rPr>
                <w:rFonts w:ascii="Arial" w:hAnsi="Arial" w:cs="Arial"/>
                <w:sz w:val="18"/>
                <w:szCs w:val="18"/>
              </w:rPr>
              <w:t>User ID and Name of the person who authorized the entry of the SA</w:t>
            </w:r>
          </w:p>
        </w:tc>
        <w:tc>
          <w:tcPr>
            <w:tcW w:w="1642" w:type="pct"/>
            <w:gridSpan w:val="2"/>
            <w:tcBorders>
              <w:top w:val="single" w:color="616161" w:sz="2" w:space="0"/>
              <w:bottom w:val="single" w:color="616161" w:sz="2" w:space="0"/>
            </w:tcBorders>
          </w:tcPr>
          <w:p w:rsidRPr="00205D93" w:rsidR="00D946EB" w:rsidP="00D946EB" w:rsidRDefault="00D946EB" w14:paraId="5E101D3D" wp14:textId="77777777">
            <w:pPr>
              <w:pStyle w:val="TableTextACSSC"/>
              <w:rPr>
                <w:rFonts w:ascii="Arial" w:hAnsi="Arial" w:cs="Arial"/>
                <w:sz w:val="18"/>
                <w:szCs w:val="18"/>
              </w:rPr>
            </w:pPr>
            <w:r w:rsidRPr="00205D93">
              <w:rPr>
                <w:rFonts w:ascii="Arial" w:hAnsi="Arial" w:cs="Arial"/>
                <w:sz w:val="18"/>
                <w:szCs w:val="18"/>
              </w:rPr>
              <w:t>A-HDR-TB. A-ORIG-AUTH-USER-ID</w:t>
            </w:r>
          </w:p>
          <w:p w:rsidRPr="00205D93" w:rsidR="00D946EB" w:rsidP="00D946EB" w:rsidRDefault="00D946EB" w14:paraId="19F9E104" wp14:textId="77777777">
            <w:pPr>
              <w:pStyle w:val="TableTextACSSC"/>
              <w:rPr>
                <w:rFonts w:ascii="Arial" w:hAnsi="Arial" w:cs="Arial"/>
                <w:sz w:val="18"/>
                <w:szCs w:val="18"/>
              </w:rPr>
            </w:pPr>
          </w:p>
          <w:p w:rsidRPr="00205D93" w:rsidR="00D946EB" w:rsidP="00D946EB" w:rsidRDefault="00D946EB" w14:paraId="603EF422" wp14:textId="77777777">
            <w:pPr>
              <w:pStyle w:val="TableTextACSSC"/>
              <w:rPr>
                <w:rFonts w:ascii="Arial" w:hAnsi="Arial" w:cs="Arial"/>
                <w:sz w:val="18"/>
                <w:szCs w:val="18"/>
              </w:rPr>
            </w:pPr>
            <w:r w:rsidRPr="00205D93">
              <w:rPr>
                <w:rFonts w:ascii="Arial" w:hAnsi="Arial" w:cs="Arial"/>
                <w:sz w:val="18"/>
                <w:szCs w:val="18"/>
              </w:rPr>
              <w:t>To pull the name, go to G-USER-TB using G-USER-TB.G-USER-ID = A-HDR-TB.A-ORIG-AUTH-USER-ID</w:t>
            </w:r>
          </w:p>
          <w:p w:rsidRPr="00205D93" w:rsidR="00D946EB" w:rsidP="00D946EB" w:rsidRDefault="00D946EB" w14:paraId="39DCCCBD" wp14:textId="77777777">
            <w:pPr>
              <w:pStyle w:val="TableTextACSSC"/>
              <w:rPr>
                <w:rFonts w:ascii="Arial" w:hAnsi="Arial" w:cs="Arial"/>
                <w:sz w:val="18"/>
                <w:szCs w:val="18"/>
              </w:rPr>
            </w:pPr>
            <w:r w:rsidRPr="00205D93">
              <w:rPr>
                <w:rFonts w:ascii="Arial" w:hAnsi="Arial" w:cs="Arial"/>
                <w:sz w:val="18"/>
                <w:szCs w:val="18"/>
              </w:rPr>
              <w:t>G-LAST-NAM</w:t>
            </w:r>
          </w:p>
          <w:p w:rsidRPr="00205D93" w:rsidR="00D946EB" w:rsidP="00D946EB" w:rsidRDefault="00D946EB" w14:paraId="5B5FA490" wp14:textId="77777777">
            <w:pPr>
              <w:pStyle w:val="TableTextACSSC"/>
              <w:rPr>
                <w:rFonts w:ascii="Arial" w:hAnsi="Arial" w:cs="Arial"/>
                <w:sz w:val="18"/>
                <w:szCs w:val="18"/>
              </w:rPr>
            </w:pPr>
            <w:r w:rsidRPr="00205D93">
              <w:rPr>
                <w:rFonts w:ascii="Arial" w:hAnsi="Arial" w:cs="Arial"/>
                <w:sz w:val="18"/>
                <w:szCs w:val="18"/>
              </w:rPr>
              <w:t>G-SFX-NAM</w:t>
            </w:r>
          </w:p>
          <w:p w:rsidRPr="00205D93" w:rsidR="00D946EB" w:rsidP="00D946EB" w:rsidRDefault="00D946EB" w14:paraId="4B8D8253" wp14:textId="77777777">
            <w:pPr>
              <w:pStyle w:val="TableTextACSSC"/>
              <w:rPr>
                <w:rFonts w:ascii="Arial" w:hAnsi="Arial" w:cs="Arial"/>
                <w:sz w:val="18"/>
                <w:szCs w:val="18"/>
              </w:rPr>
            </w:pPr>
            <w:r w:rsidRPr="00205D93">
              <w:rPr>
                <w:rFonts w:ascii="Arial" w:hAnsi="Arial" w:cs="Arial"/>
                <w:sz w:val="18"/>
                <w:szCs w:val="18"/>
              </w:rPr>
              <w:t>G-FIRST-NAM</w:t>
            </w:r>
          </w:p>
          <w:p w:rsidRPr="00205D93" w:rsidR="00D946EB" w:rsidP="00D946EB" w:rsidRDefault="00D946EB" w14:paraId="428A5974" wp14:textId="77777777">
            <w:pPr>
              <w:pStyle w:val="TableTextACSSC"/>
              <w:rPr>
                <w:rFonts w:ascii="Arial" w:hAnsi="Arial" w:cs="Arial"/>
                <w:sz w:val="18"/>
                <w:szCs w:val="18"/>
              </w:rPr>
            </w:pPr>
            <w:r w:rsidRPr="00205D93">
              <w:rPr>
                <w:rFonts w:ascii="Arial" w:hAnsi="Arial" w:cs="Arial"/>
                <w:sz w:val="18"/>
                <w:szCs w:val="18"/>
              </w:rPr>
              <w:t>G-MID-NAM</w:t>
            </w:r>
          </w:p>
          <w:p w:rsidRPr="00205D93" w:rsidR="00D946EB" w:rsidP="00D946EB" w:rsidRDefault="00D946EB" w14:paraId="115B074E" wp14:textId="77777777">
            <w:pPr>
              <w:pStyle w:val="TableTextACSSC"/>
              <w:rPr>
                <w:rFonts w:ascii="Arial" w:hAnsi="Arial" w:cs="Arial"/>
                <w:sz w:val="18"/>
                <w:szCs w:val="18"/>
              </w:rPr>
            </w:pPr>
            <w:r w:rsidRPr="00205D93">
              <w:rPr>
                <w:rFonts w:ascii="Arial" w:hAnsi="Arial" w:cs="Arial"/>
                <w:sz w:val="18"/>
                <w:szCs w:val="18"/>
              </w:rPr>
              <w:t>Concatenate as LLLLLLLLL, SSS, FFFFFF, I.</w:t>
            </w:r>
          </w:p>
        </w:tc>
      </w:tr>
      <w:tr xmlns:wp14="http://schemas.microsoft.com/office/word/2010/wordml" w:rsidR="00D946EB" w:rsidTr="005824AA" w14:paraId="50D7909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3" w:type="pct"/>
            <w:gridSpan w:val="4"/>
            <w:tcBorders>
              <w:top w:val="single" w:color="616161" w:sz="2" w:space="0"/>
              <w:bottom w:val="single" w:color="616161" w:sz="2" w:space="0"/>
            </w:tcBorders>
          </w:tcPr>
          <w:p w:rsidRPr="00205D93" w:rsidR="00D946EB" w:rsidP="00D946EB" w:rsidRDefault="007A522A" w14:paraId="44F9D126" wp14:textId="77777777">
            <w:pPr>
              <w:pStyle w:val="TableTextACSSC"/>
              <w:rPr>
                <w:rFonts w:ascii="Arial" w:hAnsi="Arial" w:cs="Arial"/>
                <w:sz w:val="18"/>
                <w:szCs w:val="18"/>
              </w:rPr>
            </w:pPr>
            <w:r w:rsidRPr="00205D93">
              <w:rPr>
                <w:rFonts w:ascii="Arial" w:hAnsi="Arial" w:cs="Arial"/>
                <w:sz w:val="18"/>
                <w:szCs w:val="18"/>
              </w:rPr>
              <w:t>–Hdr Status Last Updated By User ID-Name</w:t>
            </w:r>
          </w:p>
        </w:tc>
        <w:tc>
          <w:tcPr>
            <w:tcW w:w="1645" w:type="pct"/>
            <w:gridSpan w:val="4"/>
            <w:tcBorders>
              <w:top w:val="single" w:color="616161" w:sz="2" w:space="0"/>
              <w:bottom w:val="single" w:color="616161" w:sz="2" w:space="0"/>
            </w:tcBorders>
          </w:tcPr>
          <w:p w:rsidRPr="00205D93" w:rsidR="00D946EB" w:rsidP="00D946EB" w:rsidRDefault="00D946EB" w14:paraId="3305702F" wp14:textId="77777777">
            <w:pPr>
              <w:pStyle w:val="TableTextACSSC"/>
              <w:rPr>
                <w:rFonts w:ascii="Arial" w:hAnsi="Arial" w:cs="Arial"/>
                <w:sz w:val="18"/>
                <w:szCs w:val="18"/>
              </w:rPr>
            </w:pPr>
            <w:r w:rsidRPr="00205D93">
              <w:rPr>
                <w:rFonts w:ascii="Arial" w:hAnsi="Arial" w:cs="Arial"/>
                <w:sz w:val="18"/>
                <w:szCs w:val="18"/>
              </w:rPr>
              <w:t>User ID and Name who last set the Header Status.</w:t>
            </w:r>
          </w:p>
        </w:tc>
        <w:tc>
          <w:tcPr>
            <w:tcW w:w="1642" w:type="pct"/>
            <w:gridSpan w:val="2"/>
            <w:tcBorders>
              <w:top w:val="single" w:color="616161" w:sz="2" w:space="0"/>
              <w:bottom w:val="single" w:color="616161" w:sz="2" w:space="0"/>
            </w:tcBorders>
          </w:tcPr>
          <w:p w:rsidRPr="00205D93" w:rsidR="00D946EB" w:rsidP="00D946EB" w:rsidRDefault="007A522A" w14:paraId="63922DB7" wp14:textId="77777777">
            <w:pPr>
              <w:pStyle w:val="TableTextACSSC"/>
              <w:rPr>
                <w:rFonts w:ascii="Arial" w:hAnsi="Arial" w:cs="Arial"/>
                <w:sz w:val="18"/>
                <w:szCs w:val="18"/>
              </w:rPr>
            </w:pPr>
            <w:r w:rsidRPr="00205D93">
              <w:rPr>
                <w:rFonts w:ascii="Arial" w:hAnsi="Arial" w:cs="Arial"/>
                <w:sz w:val="18"/>
                <w:szCs w:val="18"/>
              </w:rPr>
              <w:t>A_HDR_STAT_USER_ID</w:t>
            </w:r>
          </w:p>
          <w:p w:rsidRPr="00205D93" w:rsidR="007A522A" w:rsidP="007A522A" w:rsidRDefault="00D946EB" w14:paraId="7F48687B" wp14:textId="77777777">
            <w:pPr>
              <w:pStyle w:val="TableTextACSSC"/>
              <w:rPr>
                <w:rFonts w:ascii="Arial" w:hAnsi="Arial" w:cs="Arial"/>
                <w:sz w:val="18"/>
                <w:szCs w:val="18"/>
              </w:rPr>
            </w:pPr>
            <w:r w:rsidRPr="00205D93">
              <w:rPr>
                <w:rFonts w:ascii="Arial" w:hAnsi="Arial" w:cs="Arial"/>
                <w:sz w:val="18"/>
                <w:szCs w:val="18"/>
              </w:rPr>
              <w:t>To pull the name, go to G-USER-TB using G-USER-TB.G-USER-ID = A-HDR-</w:t>
            </w:r>
            <w:r w:rsidR="00130533">
              <w:rPr>
                <w:rFonts w:ascii="Arial" w:hAnsi="Arial" w:cs="Arial"/>
                <w:sz w:val="18"/>
                <w:szCs w:val="18"/>
              </w:rPr>
              <w:t>STAT-</w:t>
            </w:r>
            <w:r w:rsidRPr="00205D93">
              <w:rPr>
                <w:rFonts w:ascii="Arial" w:hAnsi="Arial" w:cs="Arial"/>
                <w:sz w:val="18"/>
                <w:szCs w:val="18"/>
              </w:rPr>
              <w:t>TB.</w:t>
            </w:r>
            <w:r w:rsidRPr="00205D93" w:rsidR="007A522A">
              <w:rPr>
                <w:rFonts w:ascii="Arial" w:hAnsi="Arial" w:cs="Arial"/>
                <w:sz w:val="18"/>
                <w:szCs w:val="18"/>
              </w:rPr>
              <w:t xml:space="preserve"> A_HDR_STAT_USER_ID</w:t>
            </w:r>
          </w:p>
          <w:p w:rsidRPr="00205D93" w:rsidR="00D946EB" w:rsidP="00D946EB" w:rsidRDefault="00D946EB" w14:paraId="76765D55" wp14:textId="77777777">
            <w:pPr>
              <w:pStyle w:val="TableTextACSSC"/>
              <w:rPr>
                <w:rFonts w:ascii="Arial" w:hAnsi="Arial" w:cs="Arial"/>
                <w:sz w:val="18"/>
                <w:szCs w:val="18"/>
              </w:rPr>
            </w:pPr>
          </w:p>
          <w:p w:rsidRPr="00205D93" w:rsidR="00D946EB" w:rsidP="00D946EB" w:rsidRDefault="00D946EB" w14:paraId="4A55A5A8" wp14:textId="77777777">
            <w:pPr>
              <w:pStyle w:val="TableTextACSSC"/>
              <w:rPr>
                <w:rFonts w:ascii="Arial" w:hAnsi="Arial" w:cs="Arial"/>
                <w:sz w:val="18"/>
                <w:szCs w:val="18"/>
              </w:rPr>
            </w:pPr>
            <w:r w:rsidRPr="00205D93">
              <w:rPr>
                <w:rFonts w:ascii="Arial" w:hAnsi="Arial" w:cs="Arial"/>
                <w:sz w:val="18"/>
                <w:szCs w:val="18"/>
              </w:rPr>
              <w:t>G-LAST-NAM</w:t>
            </w:r>
          </w:p>
          <w:p w:rsidRPr="00205D93" w:rsidR="00D946EB" w:rsidP="00D946EB" w:rsidRDefault="00D946EB" w14:paraId="3C7700DF" wp14:textId="77777777">
            <w:pPr>
              <w:pStyle w:val="TableTextACSSC"/>
              <w:rPr>
                <w:rFonts w:ascii="Arial" w:hAnsi="Arial" w:cs="Arial"/>
                <w:sz w:val="18"/>
                <w:szCs w:val="18"/>
              </w:rPr>
            </w:pPr>
            <w:r w:rsidRPr="00205D93">
              <w:rPr>
                <w:rFonts w:ascii="Arial" w:hAnsi="Arial" w:cs="Arial"/>
                <w:sz w:val="18"/>
                <w:szCs w:val="18"/>
              </w:rPr>
              <w:t>G-SFX-NAM</w:t>
            </w:r>
          </w:p>
          <w:p w:rsidRPr="00205D93" w:rsidR="00D946EB" w:rsidP="00D946EB" w:rsidRDefault="00D946EB" w14:paraId="755EBECF" wp14:textId="77777777">
            <w:pPr>
              <w:pStyle w:val="TableTextACSSC"/>
              <w:rPr>
                <w:rFonts w:ascii="Arial" w:hAnsi="Arial" w:cs="Arial"/>
                <w:sz w:val="18"/>
                <w:szCs w:val="18"/>
              </w:rPr>
            </w:pPr>
            <w:r w:rsidRPr="00205D93">
              <w:rPr>
                <w:rFonts w:ascii="Arial" w:hAnsi="Arial" w:cs="Arial"/>
                <w:sz w:val="18"/>
                <w:szCs w:val="18"/>
              </w:rPr>
              <w:t>G-FIRST-NAM</w:t>
            </w:r>
          </w:p>
          <w:p w:rsidRPr="00205D93" w:rsidR="00D946EB" w:rsidP="00D946EB" w:rsidRDefault="00D946EB" w14:paraId="5BCE2D0F" wp14:textId="77777777">
            <w:pPr>
              <w:pStyle w:val="TableTextACSSC"/>
              <w:rPr>
                <w:rFonts w:ascii="Arial" w:hAnsi="Arial" w:cs="Arial"/>
                <w:sz w:val="18"/>
                <w:szCs w:val="18"/>
              </w:rPr>
            </w:pPr>
            <w:r w:rsidRPr="00205D93">
              <w:rPr>
                <w:rFonts w:ascii="Arial" w:hAnsi="Arial" w:cs="Arial"/>
                <w:sz w:val="18"/>
                <w:szCs w:val="18"/>
              </w:rPr>
              <w:t>G-MID-NAM</w:t>
            </w:r>
          </w:p>
          <w:p w:rsidRPr="00205D93" w:rsidR="00D946EB" w:rsidP="00D946EB" w:rsidRDefault="00D946EB" w14:paraId="128A2281" wp14:textId="77777777">
            <w:pPr>
              <w:pStyle w:val="TableTextACSSC"/>
              <w:rPr>
                <w:rFonts w:ascii="Arial" w:hAnsi="Arial" w:cs="Arial"/>
                <w:sz w:val="18"/>
                <w:szCs w:val="18"/>
              </w:rPr>
            </w:pPr>
            <w:r w:rsidRPr="00205D93">
              <w:rPr>
                <w:rFonts w:ascii="Arial" w:hAnsi="Arial" w:cs="Arial"/>
                <w:sz w:val="18"/>
                <w:szCs w:val="18"/>
              </w:rPr>
              <w:t>Concatenate as LLLLLLLLL, SSS, FFFFFF, I.</w:t>
            </w:r>
          </w:p>
        </w:tc>
      </w:tr>
      <w:tr xmlns:wp14="http://schemas.microsoft.com/office/word/2010/wordml" w:rsidR="00D946EB" w:rsidTr="005824AA" w14:paraId="499934A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09" w:type="pct"/>
            <w:gridSpan w:val="3"/>
            <w:tcBorders>
              <w:top w:val="single" w:color="616161" w:sz="2" w:space="0"/>
              <w:bottom w:val="single" w:color="616161" w:sz="2" w:space="0"/>
            </w:tcBorders>
          </w:tcPr>
          <w:p w:rsidRPr="0099653B" w:rsidR="00D946EB" w:rsidP="00D946EB" w:rsidRDefault="00D946EB" w14:paraId="2E5F1A0B" wp14:textId="77777777">
            <w:pPr>
              <w:pStyle w:val="TableTextACSSC"/>
              <w:rPr>
                <w:rFonts w:ascii="Arial" w:hAnsi="Arial" w:cs="Arial"/>
                <w:sz w:val="18"/>
                <w:szCs w:val="18"/>
              </w:rPr>
            </w:pPr>
            <w:r w:rsidRPr="0099653B">
              <w:rPr>
                <w:rFonts w:ascii="Arial" w:hAnsi="Arial" w:cs="Arial"/>
                <w:sz w:val="18"/>
                <w:szCs w:val="18"/>
              </w:rPr>
              <w:t>SA Subm Mbr ID - Name</w:t>
            </w:r>
          </w:p>
        </w:tc>
        <w:tc>
          <w:tcPr>
            <w:tcW w:w="1646" w:type="pct"/>
            <w:gridSpan w:val="4"/>
            <w:tcBorders>
              <w:top w:val="single" w:color="616161" w:sz="2" w:space="0"/>
              <w:bottom w:val="single" w:color="616161" w:sz="2" w:space="0"/>
            </w:tcBorders>
          </w:tcPr>
          <w:p w:rsidRPr="0099653B" w:rsidR="00D946EB" w:rsidP="00D946EB" w:rsidRDefault="00D946EB" w14:paraId="4B7E52D8" wp14:textId="77777777">
            <w:pPr>
              <w:pStyle w:val="TableTextACSSC"/>
              <w:rPr>
                <w:rFonts w:ascii="Arial" w:hAnsi="Arial" w:cs="Arial"/>
                <w:sz w:val="18"/>
                <w:szCs w:val="18"/>
              </w:rPr>
            </w:pPr>
            <w:r w:rsidRPr="0099653B">
              <w:rPr>
                <w:rFonts w:ascii="Arial" w:hAnsi="Arial" w:cs="Arial"/>
                <w:sz w:val="18"/>
                <w:szCs w:val="18"/>
              </w:rPr>
              <w:t>This field displays the Member ID and Name.  The Member Name consists of the following concatenated:</w:t>
            </w:r>
          </w:p>
          <w:p w:rsidRPr="0099653B" w:rsidR="00D946EB" w:rsidP="00D946EB" w:rsidRDefault="00D946EB" w14:paraId="78AEFF4F" wp14:textId="77777777">
            <w:pPr>
              <w:pStyle w:val="TableTextACSSC"/>
              <w:rPr>
                <w:rFonts w:ascii="Arial" w:hAnsi="Arial" w:cs="Arial"/>
                <w:sz w:val="18"/>
                <w:szCs w:val="18"/>
              </w:rPr>
            </w:pPr>
            <w:r w:rsidRPr="0099653B">
              <w:rPr>
                <w:rFonts w:ascii="Arial" w:hAnsi="Arial" w:cs="Arial"/>
                <w:sz w:val="18"/>
                <w:szCs w:val="18"/>
              </w:rPr>
              <w:t>Member Last Name</w:t>
            </w:r>
          </w:p>
          <w:p w:rsidRPr="0099653B" w:rsidR="00D946EB" w:rsidP="00D946EB" w:rsidRDefault="00D946EB" w14:paraId="7F1221FF" wp14:textId="77777777">
            <w:pPr>
              <w:pStyle w:val="TableTextACSSC"/>
              <w:rPr>
                <w:rFonts w:ascii="Arial" w:hAnsi="Arial" w:cs="Arial"/>
                <w:sz w:val="18"/>
                <w:szCs w:val="18"/>
              </w:rPr>
            </w:pPr>
            <w:r w:rsidRPr="0099653B">
              <w:rPr>
                <w:rFonts w:ascii="Arial" w:hAnsi="Arial" w:cs="Arial"/>
                <w:sz w:val="18"/>
                <w:szCs w:val="18"/>
              </w:rPr>
              <w:t>Member Suffix</w:t>
            </w:r>
          </w:p>
          <w:p w:rsidRPr="0099653B" w:rsidR="00D946EB" w:rsidP="00D946EB" w:rsidRDefault="00D946EB" w14:paraId="1F5180D0" wp14:textId="77777777">
            <w:pPr>
              <w:pStyle w:val="TableTextACSSC"/>
              <w:rPr>
                <w:rFonts w:ascii="Arial" w:hAnsi="Arial" w:cs="Arial"/>
                <w:sz w:val="18"/>
                <w:szCs w:val="18"/>
              </w:rPr>
            </w:pPr>
            <w:r w:rsidRPr="0099653B">
              <w:rPr>
                <w:rFonts w:ascii="Arial" w:hAnsi="Arial" w:cs="Arial"/>
                <w:sz w:val="18"/>
                <w:szCs w:val="18"/>
              </w:rPr>
              <w:t>Member First Name</w:t>
            </w:r>
          </w:p>
          <w:p w:rsidRPr="0099653B" w:rsidR="00D946EB" w:rsidP="00D946EB" w:rsidRDefault="00D946EB" w14:paraId="1131F911" wp14:textId="77777777">
            <w:pPr>
              <w:pStyle w:val="TableTextACSSC"/>
              <w:rPr>
                <w:rFonts w:ascii="Arial" w:hAnsi="Arial" w:cs="Arial"/>
                <w:sz w:val="18"/>
                <w:szCs w:val="18"/>
              </w:rPr>
            </w:pPr>
            <w:r w:rsidRPr="0099653B">
              <w:rPr>
                <w:rFonts w:ascii="Arial" w:hAnsi="Arial" w:cs="Arial"/>
                <w:sz w:val="18"/>
                <w:szCs w:val="18"/>
              </w:rPr>
              <w:t>Member Middle Initial</w:t>
            </w:r>
          </w:p>
        </w:tc>
        <w:tc>
          <w:tcPr>
            <w:tcW w:w="1645" w:type="pct"/>
            <w:gridSpan w:val="3"/>
            <w:tcBorders>
              <w:top w:val="single" w:color="616161" w:sz="2" w:space="0"/>
              <w:bottom w:val="single" w:color="616161" w:sz="2" w:space="0"/>
            </w:tcBorders>
          </w:tcPr>
          <w:p w:rsidRPr="0099653B" w:rsidR="00D946EB" w:rsidP="005824AA" w:rsidRDefault="00D946EB" w14:paraId="744BE15C" wp14:textId="77777777">
            <w:pPr>
              <w:pStyle w:val="TableTextACSSC"/>
              <w:rPr>
                <w:rFonts w:ascii="Arial" w:hAnsi="Arial" w:cs="Arial"/>
                <w:sz w:val="18"/>
                <w:szCs w:val="18"/>
              </w:rPr>
            </w:pPr>
            <w:r w:rsidRPr="0099653B">
              <w:rPr>
                <w:rFonts w:ascii="Arial" w:hAnsi="Arial" w:cs="Arial"/>
                <w:sz w:val="18"/>
                <w:szCs w:val="18"/>
              </w:rPr>
              <w:t>A-HDR-TB.A-SUBM-MBR-ALT-ID</w:t>
            </w:r>
          </w:p>
          <w:p w:rsidRPr="0099653B" w:rsidR="00D946EB" w:rsidP="005824AA" w:rsidRDefault="00D946EB" w14:paraId="460D9AB3" wp14:textId="77777777">
            <w:pPr>
              <w:pStyle w:val="TableTextACSSC"/>
              <w:rPr>
                <w:rFonts w:ascii="Arial" w:hAnsi="Arial" w:cs="Arial"/>
                <w:sz w:val="18"/>
                <w:szCs w:val="18"/>
              </w:rPr>
            </w:pPr>
            <w:r w:rsidRPr="0099653B">
              <w:rPr>
                <w:rFonts w:ascii="Arial" w:hAnsi="Arial" w:cs="Arial"/>
                <w:sz w:val="18"/>
                <w:szCs w:val="18"/>
              </w:rPr>
              <w:t>B-DTL-TB.B-LAST-NAM</w:t>
            </w:r>
          </w:p>
          <w:p w:rsidRPr="0099653B" w:rsidR="00D946EB" w:rsidP="005824AA" w:rsidRDefault="00D946EB" w14:paraId="644000FD" wp14:textId="77777777">
            <w:pPr>
              <w:pStyle w:val="TableTextACSSC"/>
              <w:rPr>
                <w:rFonts w:ascii="Arial" w:hAnsi="Arial" w:cs="Arial"/>
                <w:sz w:val="18"/>
                <w:szCs w:val="18"/>
              </w:rPr>
            </w:pPr>
            <w:r w:rsidRPr="0099653B">
              <w:rPr>
                <w:rFonts w:ascii="Arial" w:hAnsi="Arial" w:cs="Arial"/>
                <w:sz w:val="18"/>
                <w:szCs w:val="18"/>
              </w:rPr>
              <w:t>B-DTL-TB.B-SFX-NAM</w:t>
            </w:r>
          </w:p>
          <w:p w:rsidRPr="0099653B" w:rsidR="00D946EB" w:rsidP="005824AA" w:rsidRDefault="00D946EB" w14:paraId="177BEFA1" wp14:textId="77777777">
            <w:pPr>
              <w:pStyle w:val="TableTextACSSC"/>
              <w:rPr>
                <w:rFonts w:ascii="Arial" w:hAnsi="Arial" w:cs="Arial"/>
                <w:sz w:val="18"/>
                <w:szCs w:val="18"/>
              </w:rPr>
            </w:pPr>
            <w:r w:rsidRPr="0099653B">
              <w:rPr>
                <w:rFonts w:ascii="Arial" w:hAnsi="Arial" w:cs="Arial"/>
                <w:sz w:val="18"/>
                <w:szCs w:val="18"/>
              </w:rPr>
              <w:t>B-DTL-TB.B-FIRST-NAM</w:t>
            </w:r>
          </w:p>
          <w:p w:rsidRPr="0099653B" w:rsidR="00D946EB" w:rsidP="005824AA" w:rsidRDefault="00D946EB" w14:paraId="679BFE4A" wp14:textId="77777777">
            <w:pPr>
              <w:pStyle w:val="TableTextACSSC"/>
              <w:rPr>
                <w:rFonts w:ascii="Arial" w:hAnsi="Arial" w:cs="Arial"/>
                <w:sz w:val="18"/>
                <w:szCs w:val="18"/>
              </w:rPr>
            </w:pPr>
            <w:r w:rsidRPr="0099653B">
              <w:rPr>
                <w:rFonts w:ascii="Arial" w:hAnsi="Arial" w:cs="Arial"/>
                <w:sz w:val="18"/>
                <w:szCs w:val="18"/>
              </w:rPr>
              <w:t>B-DTL-TB.B-MID-NAM</w:t>
            </w:r>
          </w:p>
          <w:p w:rsidRPr="0099653B" w:rsidR="00D946EB" w:rsidP="005824AA" w:rsidRDefault="00D946EB" w14:paraId="708D2E40" wp14:textId="77777777">
            <w:pPr>
              <w:pStyle w:val="TableTextACSSC"/>
              <w:rPr>
                <w:rFonts w:ascii="Arial" w:hAnsi="Arial" w:cs="Arial"/>
                <w:sz w:val="18"/>
                <w:szCs w:val="18"/>
              </w:rPr>
            </w:pPr>
          </w:p>
          <w:p w:rsidRPr="0099653B" w:rsidR="00D946EB" w:rsidP="005824AA" w:rsidRDefault="00D946EB" w14:paraId="0F76C0A5" wp14:textId="77777777">
            <w:pPr>
              <w:pStyle w:val="TableTextACSSC"/>
              <w:rPr>
                <w:rFonts w:ascii="Arial" w:hAnsi="Arial" w:cs="Arial"/>
                <w:sz w:val="18"/>
                <w:szCs w:val="18"/>
              </w:rPr>
            </w:pPr>
            <w:r w:rsidRPr="0099653B">
              <w:rPr>
                <w:rFonts w:ascii="Arial" w:hAnsi="Arial" w:cs="Arial"/>
                <w:sz w:val="18"/>
                <w:szCs w:val="18"/>
              </w:rPr>
              <w:t>Join A-HDR-TB.B-SYS-ID to B-DTL-TB.B-SYS-ID</w:t>
            </w:r>
          </w:p>
        </w:tc>
      </w:tr>
      <w:tr xmlns:wp14="http://schemas.microsoft.com/office/word/2010/wordml" w:rsidR="00D946EB" w14:paraId="27D00BD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9" w:type="pct"/>
          <w:cantSplit/>
          <w:jc w:val="center"/>
        </w:trPr>
        <w:tc>
          <w:tcPr>
            <w:tcW w:w="4991" w:type="pct"/>
            <w:gridSpan w:val="9"/>
            <w:tcBorders>
              <w:top w:val="single" w:color="616161" w:sz="2" w:space="0"/>
              <w:bottom w:val="single" w:color="616161" w:sz="2" w:space="0"/>
            </w:tcBorders>
            <w:shd w:val="clear" w:color="auto" w:fill="191919"/>
          </w:tcPr>
          <w:p w:rsidR="00D946EB" w:rsidRDefault="00D946EB" w14:paraId="0644F94C"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D946EB" w14:paraId="143B4BE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9" w:type="pct"/>
          <w:cantSplit/>
          <w:jc w:val="center"/>
        </w:trPr>
        <w:tc>
          <w:tcPr>
            <w:tcW w:w="2556" w:type="pct"/>
            <w:gridSpan w:val="6"/>
            <w:tcBorders>
              <w:top w:val="single" w:color="616161" w:sz="2" w:space="0"/>
              <w:bottom w:val="single" w:color="616161" w:sz="2" w:space="0"/>
            </w:tcBorders>
          </w:tcPr>
          <w:p w:rsidRPr="00205D93" w:rsidR="00D946EB" w:rsidRDefault="00D946EB" w14:paraId="51804D0D" wp14:textId="77777777">
            <w:pPr>
              <w:pStyle w:val="TableText1"/>
              <w:spacing w:before="40" w:after="40"/>
              <w:jc w:val="center"/>
              <w:rPr>
                <w:rStyle w:val="ModernTableText"/>
                <w:rFonts w:cs="Arial"/>
                <w:b/>
                <w:szCs w:val="17"/>
              </w:rPr>
            </w:pPr>
            <w:r w:rsidRPr="00205D93">
              <w:rPr>
                <w:rStyle w:val="ModernTableText"/>
                <w:rFonts w:cs="Arial"/>
                <w:b/>
                <w:szCs w:val="17"/>
              </w:rPr>
              <w:t>Chart Title</w:t>
            </w:r>
          </w:p>
        </w:tc>
        <w:tc>
          <w:tcPr>
            <w:tcW w:w="2435" w:type="pct"/>
            <w:gridSpan w:val="3"/>
            <w:tcBorders>
              <w:top w:val="single" w:color="616161" w:sz="2" w:space="0"/>
              <w:bottom w:val="single" w:color="616161" w:sz="2" w:space="0"/>
            </w:tcBorders>
          </w:tcPr>
          <w:p w:rsidRPr="00205D93" w:rsidR="00D946EB" w:rsidRDefault="00D946EB" w14:paraId="695667E2"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Sub-title</w:t>
            </w:r>
          </w:p>
        </w:tc>
      </w:tr>
      <w:tr xmlns:wp14="http://schemas.microsoft.com/office/word/2010/wordml" w:rsidR="00D946EB" w14:paraId="0079934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9" w:type="pct"/>
          <w:cantSplit/>
          <w:jc w:val="center"/>
        </w:trPr>
        <w:tc>
          <w:tcPr>
            <w:tcW w:w="2556" w:type="pct"/>
            <w:gridSpan w:val="6"/>
            <w:tcBorders>
              <w:top w:val="single" w:color="616161" w:sz="2" w:space="0"/>
              <w:right w:val="single" w:color="616161" w:sz="2" w:space="0"/>
            </w:tcBorders>
          </w:tcPr>
          <w:p w:rsidRPr="00205D93" w:rsidR="00D946EB" w:rsidRDefault="00D946EB" w14:paraId="29EFC1AB"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c>
          <w:tcPr>
            <w:tcW w:w="2435" w:type="pct"/>
            <w:gridSpan w:val="3"/>
            <w:tcBorders>
              <w:top w:val="single" w:color="616161" w:sz="2" w:space="0"/>
              <w:right w:val="single" w:color="616161" w:sz="2" w:space="0"/>
            </w:tcBorders>
          </w:tcPr>
          <w:p w:rsidRPr="00205D93" w:rsidR="00D946EB" w:rsidRDefault="00D946EB" w14:paraId="34F1B313"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r>
    </w:tbl>
    <w:p xmlns:wp14="http://schemas.microsoft.com/office/word/2010/wordml" w:rsidR="00102452" w:rsidRDefault="00102452" w14:paraId="6C812024" wp14:textId="77777777">
      <w:pPr>
        <w:rPr>
          <w:sz w:val="19"/>
          <w:szCs w:val="19"/>
        </w:rPr>
      </w:pP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630"/>
        <w:gridCol w:w="1982"/>
        <w:gridCol w:w="364"/>
        <w:gridCol w:w="2150"/>
        <w:gridCol w:w="2917"/>
        <w:gridCol w:w="853"/>
        <w:gridCol w:w="1491"/>
        <w:gridCol w:w="3007"/>
      </w:tblGrid>
      <w:tr xmlns:wp14="http://schemas.microsoft.com/office/word/2010/wordml" w:rsidR="00CE759A" w14:paraId="3DA1AD67" wp14:textId="77777777">
        <w:tblPrEx>
          <w:tblCellMar>
            <w:top w:w="0" w:type="dxa"/>
            <w:bottom w:w="0" w:type="dxa"/>
          </w:tblCellMar>
        </w:tblPrEx>
        <w:trPr>
          <w:cantSplit/>
          <w:tblHeader/>
          <w:jc w:val="center"/>
        </w:trPr>
        <w:tc>
          <w:tcPr>
            <w:tcW w:w="5000" w:type="pct"/>
            <w:gridSpan w:val="8"/>
            <w:tcBorders>
              <w:top w:val="single" w:color="616161" w:sz="2" w:space="0"/>
              <w:bottom w:val="single" w:color="616161" w:sz="2" w:space="0"/>
            </w:tcBorders>
            <w:shd w:val="clear" w:color="auto" w:fill="191919"/>
          </w:tcPr>
          <w:p w:rsidR="00CE759A" w:rsidRDefault="00CE759A" w14:paraId="3AD4297C"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Body</w:t>
            </w:r>
          </w:p>
        </w:tc>
      </w:tr>
      <w:tr xmlns:wp14="http://schemas.microsoft.com/office/word/2010/wordml" w:rsidR="00CE759A" w:rsidTr="00205D93" w14:paraId="6275B12D" wp14:textId="77777777">
        <w:tblPrEx>
          <w:tblCellMar>
            <w:top w:w="0" w:type="dxa"/>
            <w:bottom w:w="0" w:type="dxa"/>
          </w:tblCellMar>
        </w:tblPrEx>
        <w:trPr>
          <w:cantSplit/>
          <w:tblHeader/>
          <w:jc w:val="center"/>
        </w:trPr>
        <w:tc>
          <w:tcPr>
            <w:tcW w:w="624" w:type="pct"/>
            <w:tcBorders>
              <w:top w:val="single" w:color="616161" w:sz="2" w:space="0"/>
            </w:tcBorders>
            <w:vAlign w:val="center"/>
          </w:tcPr>
          <w:p w:rsidR="00CE759A" w:rsidP="00205D93" w:rsidRDefault="00CE759A" w14:paraId="01EA45DC" wp14:textId="77777777">
            <w:pPr>
              <w:pStyle w:val="TableText1"/>
              <w:spacing w:before="40" w:after="40"/>
              <w:rPr>
                <w:rStyle w:val="ModernTableText"/>
                <w:rFonts w:cs="Arial"/>
                <w:b/>
                <w:sz w:val="17"/>
                <w:szCs w:val="17"/>
              </w:rPr>
            </w:pPr>
            <w:r>
              <w:rPr>
                <w:rStyle w:val="ModernTableText"/>
                <w:rFonts w:cs="Arial"/>
                <w:b/>
                <w:sz w:val="17"/>
                <w:szCs w:val="17"/>
              </w:rPr>
              <w:t>Field Type</w:t>
            </w:r>
          </w:p>
        </w:tc>
        <w:tc>
          <w:tcPr>
            <w:tcW w:w="746" w:type="pct"/>
            <w:tcBorders>
              <w:top w:val="single" w:color="616161" w:sz="2" w:space="0"/>
            </w:tcBorders>
            <w:vAlign w:val="center"/>
          </w:tcPr>
          <w:p w:rsidR="00CE759A" w:rsidP="00205D93" w:rsidRDefault="00CE759A" w14:paraId="1E240A92" wp14:textId="77777777">
            <w:pPr>
              <w:pStyle w:val="TableHeading"/>
              <w:spacing w:before="40" w:after="40"/>
              <w:rPr>
                <w:rStyle w:val="ModernTableText"/>
                <w:rFonts w:cs="Arial"/>
                <w:sz w:val="17"/>
                <w:szCs w:val="17"/>
              </w:rPr>
            </w:pPr>
            <w:r>
              <w:rPr>
                <w:rStyle w:val="ModernTableText"/>
                <w:rFonts w:cs="Arial"/>
                <w:sz w:val="17"/>
                <w:szCs w:val="17"/>
              </w:rPr>
              <w:t>Business Label</w:t>
            </w:r>
          </w:p>
        </w:tc>
        <w:tc>
          <w:tcPr>
            <w:tcW w:w="988" w:type="pct"/>
            <w:gridSpan w:val="2"/>
            <w:tcBorders>
              <w:top w:val="single" w:color="616161" w:sz="2" w:space="0"/>
            </w:tcBorders>
            <w:vAlign w:val="center"/>
          </w:tcPr>
          <w:p w:rsidR="00CE759A" w:rsidP="00205D93" w:rsidRDefault="00CE759A" w14:paraId="4FA5CB6A" wp14:textId="77777777">
            <w:pPr>
              <w:pStyle w:val="TableText1"/>
              <w:spacing w:before="40" w:after="40"/>
              <w:rPr>
                <w:rStyle w:val="ModernTableText"/>
                <w:rFonts w:cs="Arial"/>
                <w:b/>
                <w:noProof/>
                <w:sz w:val="17"/>
                <w:szCs w:val="17"/>
              </w:rPr>
            </w:pPr>
            <w:r>
              <w:rPr>
                <w:rStyle w:val="ModernTableText"/>
                <w:rFonts w:cs="Arial"/>
                <w:b/>
                <w:noProof/>
                <w:sz w:val="17"/>
                <w:szCs w:val="17"/>
              </w:rPr>
              <w:t>Field Description</w:t>
            </w:r>
          </w:p>
        </w:tc>
        <w:tc>
          <w:tcPr>
            <w:tcW w:w="611" w:type="pct"/>
            <w:tcBorders>
              <w:top w:val="single" w:color="616161" w:sz="2" w:space="0"/>
            </w:tcBorders>
            <w:vAlign w:val="center"/>
          </w:tcPr>
          <w:p w:rsidR="00CE759A" w:rsidP="00205D93" w:rsidRDefault="00CE759A" w14:paraId="02337BB7" wp14:textId="77777777">
            <w:pPr>
              <w:pStyle w:val="TableText1"/>
              <w:spacing w:before="40" w:after="40"/>
              <w:rPr>
                <w:rStyle w:val="ModernTableText"/>
                <w:rFonts w:cs="Arial"/>
                <w:b/>
                <w:noProof/>
                <w:sz w:val="17"/>
                <w:szCs w:val="17"/>
              </w:rPr>
            </w:pPr>
            <w:r>
              <w:rPr>
                <w:rStyle w:val="ModernTableText"/>
                <w:rFonts w:cs="Arial"/>
                <w:b/>
                <w:noProof/>
                <w:sz w:val="17"/>
                <w:szCs w:val="17"/>
              </w:rPr>
              <w:t>Source Table</w:t>
            </w:r>
          </w:p>
        </w:tc>
        <w:tc>
          <w:tcPr>
            <w:tcW w:w="929" w:type="pct"/>
            <w:gridSpan w:val="2"/>
            <w:tcBorders>
              <w:top w:val="single" w:color="616161" w:sz="2" w:space="0"/>
            </w:tcBorders>
            <w:vAlign w:val="center"/>
          </w:tcPr>
          <w:p w:rsidR="00CE759A" w:rsidP="00205D93" w:rsidRDefault="00CE759A" w14:paraId="643D10CE" wp14:textId="77777777">
            <w:pPr>
              <w:pStyle w:val="TableText1"/>
              <w:spacing w:before="40" w:after="40"/>
              <w:rPr>
                <w:rStyle w:val="ModernTableText"/>
                <w:rFonts w:cs="Arial"/>
                <w:b/>
                <w:noProof/>
                <w:sz w:val="17"/>
                <w:szCs w:val="17"/>
              </w:rPr>
            </w:pPr>
            <w:r>
              <w:rPr>
                <w:rStyle w:val="ModernTableText"/>
                <w:rFonts w:cs="Arial"/>
                <w:b/>
                <w:noProof/>
                <w:sz w:val="17"/>
                <w:szCs w:val="17"/>
              </w:rPr>
              <w:t>Source Column</w:t>
            </w:r>
          </w:p>
        </w:tc>
        <w:tc>
          <w:tcPr>
            <w:tcW w:w="1102" w:type="pct"/>
            <w:tcBorders>
              <w:top w:val="single" w:color="616161" w:sz="2" w:space="0"/>
            </w:tcBorders>
            <w:vAlign w:val="center"/>
          </w:tcPr>
          <w:p w:rsidR="00CE759A" w:rsidP="00205D93" w:rsidRDefault="00CE759A" w14:paraId="18F43F83" wp14:textId="77777777">
            <w:pPr>
              <w:pStyle w:val="TableText1"/>
              <w:spacing w:before="40" w:after="40"/>
              <w:rPr>
                <w:rStyle w:val="ModernTableText"/>
                <w:rFonts w:cs="Arial"/>
                <w:b/>
                <w:noProof/>
                <w:sz w:val="17"/>
                <w:szCs w:val="17"/>
              </w:rPr>
            </w:pPr>
            <w:r>
              <w:rPr>
                <w:rStyle w:val="ModernTableText"/>
                <w:rFonts w:cs="Arial"/>
                <w:b/>
                <w:noProof/>
                <w:sz w:val="17"/>
                <w:szCs w:val="17"/>
              </w:rPr>
              <w:t>Source Column Processing Rules</w:t>
            </w:r>
          </w:p>
        </w:tc>
      </w:tr>
      <w:tr xmlns:wp14="http://schemas.microsoft.com/office/word/2010/wordml" w:rsidR="00C177EC" w:rsidTr="00F004D9" w14:paraId="1C89FF75" wp14:textId="77777777">
        <w:tblPrEx>
          <w:tblCellMar>
            <w:top w:w="0" w:type="dxa"/>
            <w:bottom w:w="0" w:type="dxa"/>
          </w:tblCellMar>
        </w:tblPrEx>
        <w:trPr>
          <w:cantSplit/>
          <w:jc w:val="center"/>
        </w:trPr>
        <w:tc>
          <w:tcPr>
            <w:tcW w:w="624" w:type="pct"/>
            <w:vAlign w:val="center"/>
          </w:tcPr>
          <w:p w:rsidRPr="007B6695" w:rsidR="00C177EC" w:rsidP="007B6695" w:rsidRDefault="00C177EC" w14:paraId="37903127" wp14:textId="77777777">
            <w:pPr>
              <w:pStyle w:val="TableText"/>
              <w:rPr>
                <w:rStyle w:val="BodytextChar"/>
                <w:sz w:val="18"/>
                <w:szCs w:val="18"/>
              </w:rPr>
            </w:pPr>
            <w:r w:rsidRPr="007B6695">
              <w:rPr>
                <w:rStyle w:val="BodytextChar"/>
                <w:sz w:val="18"/>
                <w:szCs w:val="18"/>
              </w:rPr>
              <w:t>Column</w:t>
            </w:r>
          </w:p>
        </w:tc>
        <w:tc>
          <w:tcPr>
            <w:tcW w:w="746" w:type="pct"/>
            <w:vAlign w:val="center"/>
          </w:tcPr>
          <w:p w:rsidRPr="007B6695" w:rsidR="00C177EC" w:rsidP="007B6695" w:rsidRDefault="00FA41AA" w14:paraId="5C75DB79" wp14:textId="77777777">
            <w:pPr>
              <w:pStyle w:val="TableText1"/>
              <w:spacing w:before="40" w:after="40"/>
              <w:rPr>
                <w:rStyle w:val="BodytextChar"/>
                <w:rFonts w:cs="Arial"/>
                <w:sz w:val="18"/>
                <w:szCs w:val="18"/>
              </w:rPr>
            </w:pPr>
            <w:r>
              <w:rPr>
                <w:rStyle w:val="BodytextChar"/>
                <w:rFonts w:cs="Arial"/>
                <w:sz w:val="18"/>
                <w:szCs w:val="18"/>
              </w:rPr>
              <w:t>SA LI Svc Prov ID</w:t>
            </w:r>
          </w:p>
        </w:tc>
        <w:tc>
          <w:tcPr>
            <w:tcW w:w="988" w:type="pct"/>
            <w:gridSpan w:val="2"/>
            <w:vAlign w:val="center"/>
          </w:tcPr>
          <w:p w:rsidRPr="007B6695" w:rsidR="00C177EC" w:rsidP="007B6695" w:rsidRDefault="00C177EC" w14:paraId="57E270A7" wp14:textId="77777777">
            <w:pPr>
              <w:pStyle w:val="TableText"/>
              <w:rPr>
                <w:rStyle w:val="BodytextChar"/>
                <w:sz w:val="18"/>
                <w:szCs w:val="18"/>
              </w:rPr>
            </w:pPr>
            <w:r w:rsidRPr="007B6695">
              <w:rPr>
                <w:rStyle w:val="BodytextChar"/>
                <w:sz w:val="18"/>
                <w:szCs w:val="18"/>
              </w:rPr>
              <w:t xml:space="preserve">This is the provider entered at the line item level that will provide the service.  For header-only authorizations, this is the </w:t>
            </w:r>
            <w:r>
              <w:rPr>
                <w:rStyle w:val="BodytextChar"/>
                <w:sz w:val="18"/>
                <w:szCs w:val="18"/>
              </w:rPr>
              <w:t>Requesting</w:t>
            </w:r>
            <w:r w:rsidRPr="007B6695">
              <w:rPr>
                <w:rStyle w:val="BodytextChar"/>
                <w:sz w:val="18"/>
                <w:szCs w:val="18"/>
              </w:rPr>
              <w:t xml:space="preserve"> provider at the header.</w:t>
            </w:r>
          </w:p>
        </w:tc>
        <w:tc>
          <w:tcPr>
            <w:tcW w:w="611" w:type="pct"/>
            <w:vAlign w:val="center"/>
          </w:tcPr>
          <w:p w:rsidRPr="007B6695" w:rsidR="00C177EC" w:rsidP="007B6695" w:rsidRDefault="00C177EC" w14:paraId="7938FB1D" wp14:textId="77777777">
            <w:pPr>
              <w:pStyle w:val="DDate"/>
              <w:spacing w:before="40" w:after="40"/>
              <w:jc w:val="left"/>
              <w:rPr>
                <w:rStyle w:val="BodytextChar"/>
                <w:rFonts w:ascii="Arial" w:hAnsi="Arial" w:cs="Arial"/>
                <w:sz w:val="18"/>
                <w:szCs w:val="18"/>
              </w:rPr>
            </w:pPr>
            <w:r w:rsidRPr="007B6695">
              <w:rPr>
                <w:rStyle w:val="BodytextChar"/>
                <w:rFonts w:ascii="Arial" w:hAnsi="Arial" w:cs="Arial"/>
                <w:sz w:val="18"/>
                <w:szCs w:val="18"/>
              </w:rPr>
              <w:t>A_</w:t>
            </w:r>
            <w:r>
              <w:rPr>
                <w:rStyle w:val="BodytextChar"/>
                <w:rFonts w:ascii="Arial" w:hAnsi="Arial" w:cs="Arial"/>
                <w:sz w:val="18"/>
                <w:szCs w:val="18"/>
              </w:rPr>
              <w:t>HDR_LI_SUBM_PROV_ID_TB</w:t>
            </w:r>
          </w:p>
        </w:tc>
        <w:tc>
          <w:tcPr>
            <w:tcW w:w="929" w:type="pct"/>
            <w:gridSpan w:val="2"/>
            <w:vAlign w:val="center"/>
          </w:tcPr>
          <w:p w:rsidRPr="007B6695" w:rsidR="00C177EC" w:rsidP="007B6695" w:rsidRDefault="00C177EC" w14:paraId="4F643D3E" wp14:textId="77777777">
            <w:pPr>
              <w:spacing w:before="40" w:after="40"/>
              <w:jc w:val="left"/>
              <w:rPr>
                <w:rStyle w:val="BodytextChar"/>
                <w:rFonts w:cs="Arial"/>
                <w:sz w:val="18"/>
                <w:szCs w:val="18"/>
              </w:rPr>
            </w:pPr>
            <w:r w:rsidRPr="007B6695">
              <w:rPr>
                <w:rStyle w:val="BodytextChar"/>
                <w:rFonts w:cs="Arial"/>
                <w:sz w:val="18"/>
                <w:szCs w:val="18"/>
              </w:rPr>
              <w:t>A_</w:t>
            </w:r>
            <w:r w:rsidRPr="007B6695" w:rsidDel="00B247F7">
              <w:rPr>
                <w:rStyle w:val="BodytextChar"/>
                <w:rFonts w:cs="Arial"/>
                <w:sz w:val="18"/>
                <w:szCs w:val="18"/>
              </w:rPr>
              <w:t xml:space="preserve"> </w:t>
            </w:r>
            <w:r w:rsidRPr="007B6695">
              <w:rPr>
                <w:rStyle w:val="BodytextChar"/>
                <w:rFonts w:cs="Arial"/>
                <w:sz w:val="18"/>
                <w:szCs w:val="18"/>
              </w:rPr>
              <w:t>PROV_ID</w:t>
            </w:r>
          </w:p>
        </w:tc>
        <w:tc>
          <w:tcPr>
            <w:tcW w:w="1102" w:type="pct"/>
            <w:vAlign w:val="center"/>
          </w:tcPr>
          <w:p w:rsidRPr="007B6695" w:rsidR="00C177EC" w:rsidP="007B6695" w:rsidRDefault="00130533" w14:paraId="156A6281" wp14:textId="77777777">
            <w:pPr>
              <w:pStyle w:val="TableText1"/>
              <w:spacing w:before="40" w:after="40"/>
              <w:rPr>
                <w:rStyle w:val="BodytextChar"/>
                <w:rFonts w:cs="Arial"/>
                <w:sz w:val="18"/>
                <w:szCs w:val="18"/>
              </w:rPr>
            </w:pPr>
            <w:r>
              <w:rPr>
                <w:rStyle w:val="BodytextChar"/>
                <w:rFonts w:cs="Arial"/>
                <w:sz w:val="18"/>
                <w:szCs w:val="18"/>
              </w:rPr>
              <w:t xml:space="preserve"> </w:t>
            </w:r>
          </w:p>
        </w:tc>
      </w:tr>
      <w:tr xmlns:wp14="http://schemas.microsoft.com/office/word/2010/wordml" w:rsidR="00CE759A" w:rsidTr="00F004D9" w14:paraId="7EB62C69" wp14:textId="77777777">
        <w:tblPrEx>
          <w:tblCellMar>
            <w:top w:w="0" w:type="dxa"/>
            <w:bottom w:w="0" w:type="dxa"/>
          </w:tblCellMar>
        </w:tblPrEx>
        <w:trPr>
          <w:cantSplit/>
          <w:jc w:val="center"/>
        </w:trPr>
        <w:tc>
          <w:tcPr>
            <w:tcW w:w="624" w:type="pct"/>
            <w:vAlign w:val="center"/>
          </w:tcPr>
          <w:p w:rsidRPr="007B6695" w:rsidR="00CE759A" w:rsidP="007B6695" w:rsidRDefault="00CE759A" w14:paraId="7AC3BC5F" wp14:textId="77777777">
            <w:pPr>
              <w:jc w:val="left"/>
              <w:rPr>
                <w:rStyle w:val="BodytextChar"/>
                <w:rFonts w:cs="Arial"/>
                <w:sz w:val="18"/>
                <w:szCs w:val="18"/>
              </w:rPr>
            </w:pPr>
            <w:r w:rsidRPr="007B6695">
              <w:rPr>
                <w:rStyle w:val="BodytextChar"/>
                <w:rFonts w:cs="Arial"/>
                <w:sz w:val="18"/>
                <w:szCs w:val="18"/>
              </w:rPr>
              <w:t>Column</w:t>
            </w:r>
          </w:p>
        </w:tc>
        <w:tc>
          <w:tcPr>
            <w:tcW w:w="746" w:type="pct"/>
            <w:vAlign w:val="center"/>
          </w:tcPr>
          <w:p w:rsidRPr="007B6695" w:rsidR="00CE759A" w:rsidP="007B6695" w:rsidRDefault="00F8729F" w14:paraId="3FE6BE9A" wp14:textId="77777777">
            <w:pPr>
              <w:pStyle w:val="TableText"/>
              <w:rPr>
                <w:rStyle w:val="BodytextChar"/>
                <w:sz w:val="18"/>
                <w:szCs w:val="18"/>
              </w:rPr>
            </w:pPr>
            <w:r>
              <w:rPr>
                <w:rStyle w:val="BodytextChar"/>
                <w:sz w:val="18"/>
                <w:szCs w:val="18"/>
              </w:rPr>
              <w:t>SA LI Svc Prov Name</w:t>
            </w:r>
          </w:p>
        </w:tc>
        <w:tc>
          <w:tcPr>
            <w:tcW w:w="988" w:type="pct"/>
            <w:gridSpan w:val="2"/>
            <w:vAlign w:val="center"/>
          </w:tcPr>
          <w:p w:rsidRPr="007B6695" w:rsidR="00CE759A" w:rsidP="007B6695" w:rsidRDefault="00CE759A" w14:paraId="4DABF95F" wp14:textId="77777777">
            <w:pPr>
              <w:pStyle w:val="TableText"/>
              <w:rPr>
                <w:rStyle w:val="BodytextChar"/>
                <w:sz w:val="18"/>
                <w:szCs w:val="18"/>
              </w:rPr>
            </w:pPr>
            <w:r w:rsidRPr="007B6695">
              <w:rPr>
                <w:rStyle w:val="BodytextChar"/>
                <w:sz w:val="18"/>
                <w:szCs w:val="18"/>
              </w:rPr>
              <w:t>This field displays the provider’s name.</w:t>
            </w:r>
          </w:p>
        </w:tc>
        <w:tc>
          <w:tcPr>
            <w:tcW w:w="611" w:type="pct"/>
            <w:vAlign w:val="center"/>
          </w:tcPr>
          <w:p w:rsidRPr="007B6695" w:rsidR="00CE759A" w:rsidP="007B6695" w:rsidRDefault="00CE759A" w14:paraId="4FE872A3" wp14:textId="77777777">
            <w:pPr>
              <w:pStyle w:val="DDate"/>
              <w:spacing w:before="40" w:after="40"/>
              <w:jc w:val="left"/>
              <w:rPr>
                <w:rStyle w:val="BodytextChar"/>
                <w:rFonts w:ascii="Arial" w:hAnsi="Arial" w:cs="Arial"/>
                <w:sz w:val="18"/>
                <w:szCs w:val="18"/>
              </w:rPr>
            </w:pPr>
            <w:r w:rsidRPr="007B6695">
              <w:rPr>
                <w:rStyle w:val="BodytextChar"/>
                <w:rFonts w:ascii="Arial" w:hAnsi="Arial" w:cs="Arial"/>
                <w:sz w:val="18"/>
                <w:szCs w:val="18"/>
              </w:rPr>
              <w:t>P_DTL_TB</w:t>
            </w:r>
          </w:p>
        </w:tc>
        <w:tc>
          <w:tcPr>
            <w:tcW w:w="929" w:type="pct"/>
            <w:gridSpan w:val="2"/>
            <w:vAlign w:val="center"/>
          </w:tcPr>
          <w:p w:rsidRPr="007B6695" w:rsidR="00CE759A" w:rsidP="007B6695" w:rsidRDefault="00CE759A" w14:paraId="0DE9109A" wp14:textId="77777777">
            <w:pPr>
              <w:spacing w:before="40" w:after="40"/>
              <w:jc w:val="left"/>
              <w:rPr>
                <w:rStyle w:val="BodytextChar"/>
                <w:rFonts w:cs="Arial"/>
                <w:sz w:val="18"/>
                <w:szCs w:val="18"/>
              </w:rPr>
            </w:pPr>
            <w:r w:rsidRPr="007B6695">
              <w:rPr>
                <w:rStyle w:val="BodytextChar"/>
                <w:rFonts w:cs="Arial"/>
                <w:sz w:val="18"/>
                <w:szCs w:val="18"/>
              </w:rPr>
              <w:t>P_SORT_NAM</w:t>
            </w:r>
          </w:p>
        </w:tc>
        <w:tc>
          <w:tcPr>
            <w:tcW w:w="1102" w:type="pct"/>
            <w:vAlign w:val="center"/>
          </w:tcPr>
          <w:p w:rsidRPr="007B6695" w:rsidR="00CE759A" w:rsidP="007B6695" w:rsidRDefault="00130533" w14:paraId="48144AD6" wp14:textId="77777777">
            <w:pPr>
              <w:pStyle w:val="TableText1"/>
              <w:spacing w:before="40" w:after="40"/>
              <w:rPr>
                <w:rStyle w:val="BodytextChar"/>
                <w:rFonts w:cs="Arial"/>
                <w:sz w:val="18"/>
                <w:szCs w:val="18"/>
              </w:rPr>
            </w:pPr>
            <w:r w:rsidRPr="00226F7A">
              <w:rPr>
                <w:rStyle w:val="BodytextChar"/>
                <w:rFonts w:cs="Arial"/>
                <w:sz w:val="18"/>
                <w:szCs w:val="18"/>
              </w:rPr>
              <w:t xml:space="preserve">May be blank if no </w:t>
            </w:r>
            <w:r w:rsidRPr="00CE63A6">
              <w:rPr>
                <w:rStyle w:val="BodytextChar"/>
                <w:rFonts w:cs="Arial"/>
                <w:sz w:val="18"/>
                <w:szCs w:val="18"/>
              </w:rPr>
              <w:t>Servicing provider is submitted on the authorization.</w:t>
            </w:r>
          </w:p>
        </w:tc>
      </w:tr>
      <w:tr xmlns:wp14="http://schemas.microsoft.com/office/word/2010/wordml" w:rsidR="00CE759A" w:rsidTr="00F004D9" w14:paraId="21797030" wp14:textId="77777777">
        <w:tblPrEx>
          <w:tblCellMar>
            <w:top w:w="0" w:type="dxa"/>
            <w:bottom w:w="0" w:type="dxa"/>
          </w:tblCellMar>
        </w:tblPrEx>
        <w:trPr>
          <w:cantSplit/>
          <w:jc w:val="center"/>
        </w:trPr>
        <w:tc>
          <w:tcPr>
            <w:tcW w:w="624" w:type="pct"/>
            <w:vAlign w:val="center"/>
          </w:tcPr>
          <w:p w:rsidRPr="007B6695" w:rsidR="00CE759A" w:rsidP="007B6695" w:rsidRDefault="00CE759A" w14:paraId="07E8E6AA" wp14:textId="77777777">
            <w:pPr>
              <w:jc w:val="left"/>
              <w:rPr>
                <w:rStyle w:val="BodytextChar"/>
                <w:rFonts w:cs="Arial"/>
                <w:sz w:val="18"/>
                <w:szCs w:val="18"/>
              </w:rPr>
            </w:pPr>
            <w:r w:rsidRPr="007B6695">
              <w:rPr>
                <w:rStyle w:val="BodytextChar"/>
                <w:rFonts w:cs="Arial"/>
                <w:sz w:val="18"/>
                <w:szCs w:val="18"/>
              </w:rPr>
              <w:t>Column</w:t>
            </w:r>
          </w:p>
        </w:tc>
        <w:tc>
          <w:tcPr>
            <w:tcW w:w="746" w:type="pct"/>
            <w:vAlign w:val="center"/>
          </w:tcPr>
          <w:p w:rsidRPr="007B6695" w:rsidR="00CE759A" w:rsidP="007B6695" w:rsidRDefault="00CE759A" w14:paraId="5C7FFB5A" wp14:textId="77777777">
            <w:pPr>
              <w:pStyle w:val="TableText"/>
              <w:rPr>
                <w:rStyle w:val="BodytextChar"/>
                <w:sz w:val="18"/>
                <w:szCs w:val="18"/>
              </w:rPr>
            </w:pPr>
            <w:r w:rsidRPr="007B6695">
              <w:rPr>
                <w:rStyle w:val="BodytextChar"/>
                <w:sz w:val="18"/>
                <w:szCs w:val="18"/>
              </w:rPr>
              <w:t>Mbr Dt-Elig Span Beg</w:t>
            </w:r>
          </w:p>
        </w:tc>
        <w:tc>
          <w:tcPr>
            <w:tcW w:w="988" w:type="pct"/>
            <w:gridSpan w:val="2"/>
            <w:vAlign w:val="center"/>
          </w:tcPr>
          <w:p w:rsidRPr="007B6695" w:rsidR="00CE759A" w:rsidP="007B6695" w:rsidRDefault="00CE759A" w14:paraId="347FED6F" wp14:textId="77777777">
            <w:pPr>
              <w:pStyle w:val="TableText"/>
              <w:rPr>
                <w:rStyle w:val="BodytextChar"/>
                <w:sz w:val="18"/>
                <w:szCs w:val="18"/>
              </w:rPr>
            </w:pPr>
            <w:r w:rsidRPr="007B6695">
              <w:rPr>
                <w:rStyle w:val="BodytextChar"/>
                <w:sz w:val="18"/>
                <w:szCs w:val="18"/>
              </w:rPr>
              <w:t>This field display the member’s eligibility begin date.</w:t>
            </w:r>
          </w:p>
        </w:tc>
        <w:tc>
          <w:tcPr>
            <w:tcW w:w="611" w:type="pct"/>
            <w:vAlign w:val="center"/>
          </w:tcPr>
          <w:p w:rsidRPr="007B6695" w:rsidR="00CE759A" w:rsidP="007B6695" w:rsidRDefault="00CE759A" w14:paraId="791EFA84" wp14:textId="77777777">
            <w:pPr>
              <w:spacing w:before="40" w:after="40"/>
              <w:jc w:val="left"/>
              <w:rPr>
                <w:rStyle w:val="BodytextChar"/>
                <w:rFonts w:cs="Arial"/>
                <w:sz w:val="18"/>
                <w:szCs w:val="18"/>
              </w:rPr>
            </w:pPr>
            <w:r w:rsidRPr="007B6695">
              <w:rPr>
                <w:rStyle w:val="BodytextChar"/>
                <w:rFonts w:cs="Arial"/>
                <w:sz w:val="18"/>
                <w:szCs w:val="18"/>
              </w:rPr>
              <w:t>B_CONT_ELIG_TB</w:t>
            </w:r>
          </w:p>
        </w:tc>
        <w:tc>
          <w:tcPr>
            <w:tcW w:w="929" w:type="pct"/>
            <w:gridSpan w:val="2"/>
            <w:vAlign w:val="center"/>
          </w:tcPr>
          <w:p w:rsidRPr="007B6695" w:rsidR="00CE759A" w:rsidP="007B6695" w:rsidRDefault="00CE759A" w14:paraId="1F3E8598" wp14:textId="77777777">
            <w:pPr>
              <w:spacing w:before="40" w:after="40"/>
              <w:jc w:val="left"/>
              <w:rPr>
                <w:rStyle w:val="BodytextChar"/>
                <w:rFonts w:cs="Arial"/>
                <w:sz w:val="18"/>
                <w:szCs w:val="18"/>
                <w:highlight w:val="yellow"/>
              </w:rPr>
            </w:pPr>
            <w:r w:rsidRPr="007B6695">
              <w:rPr>
                <w:rStyle w:val="BodytextChar"/>
                <w:rFonts w:cs="Arial"/>
                <w:sz w:val="18"/>
                <w:szCs w:val="18"/>
              </w:rPr>
              <w:t>B_ELIG_SPAN_BEG_DT</w:t>
            </w:r>
          </w:p>
        </w:tc>
        <w:tc>
          <w:tcPr>
            <w:tcW w:w="1102" w:type="pct"/>
            <w:vAlign w:val="center"/>
          </w:tcPr>
          <w:p w:rsidRPr="007B6695" w:rsidR="00CE759A" w:rsidP="007B6695" w:rsidRDefault="00CE759A" w14:paraId="070B1A92" wp14:textId="77777777">
            <w:pPr>
              <w:pStyle w:val="TableText1"/>
              <w:spacing w:before="40" w:after="40"/>
              <w:rPr>
                <w:rStyle w:val="BodytextChar"/>
                <w:rFonts w:cs="Arial"/>
                <w:sz w:val="18"/>
                <w:szCs w:val="18"/>
              </w:rPr>
            </w:pPr>
          </w:p>
        </w:tc>
      </w:tr>
      <w:tr xmlns:wp14="http://schemas.microsoft.com/office/word/2010/wordml" w:rsidR="00CE759A" w:rsidTr="00F004D9" w14:paraId="3DA9E6EB" wp14:textId="77777777">
        <w:tblPrEx>
          <w:tblCellMar>
            <w:top w:w="0" w:type="dxa"/>
            <w:bottom w:w="0" w:type="dxa"/>
          </w:tblCellMar>
        </w:tblPrEx>
        <w:trPr>
          <w:cantSplit/>
          <w:jc w:val="center"/>
        </w:trPr>
        <w:tc>
          <w:tcPr>
            <w:tcW w:w="624" w:type="pct"/>
            <w:vAlign w:val="center"/>
          </w:tcPr>
          <w:p w:rsidRPr="007B6695" w:rsidR="00CE759A" w:rsidP="007B6695" w:rsidRDefault="00CE759A" w14:paraId="5E3B91E5" wp14:textId="77777777">
            <w:pPr>
              <w:jc w:val="left"/>
              <w:rPr>
                <w:rStyle w:val="BodytextChar"/>
                <w:rFonts w:cs="Arial"/>
                <w:sz w:val="18"/>
                <w:szCs w:val="18"/>
              </w:rPr>
            </w:pPr>
            <w:r w:rsidRPr="007B6695">
              <w:rPr>
                <w:rStyle w:val="BodytextChar"/>
                <w:rFonts w:cs="Arial"/>
                <w:sz w:val="18"/>
                <w:szCs w:val="18"/>
              </w:rPr>
              <w:t>Column</w:t>
            </w:r>
          </w:p>
        </w:tc>
        <w:tc>
          <w:tcPr>
            <w:tcW w:w="746" w:type="pct"/>
            <w:vAlign w:val="center"/>
          </w:tcPr>
          <w:p w:rsidRPr="007B6695" w:rsidR="00CE759A" w:rsidP="007B6695" w:rsidRDefault="00CE759A" w14:paraId="7CCBCD3A" wp14:textId="77777777">
            <w:pPr>
              <w:pStyle w:val="BodytextChar"/>
              <w:spacing w:before="40" w:after="40"/>
              <w:jc w:val="left"/>
              <w:rPr>
                <w:rStyle w:val="BodytextChar"/>
                <w:rFonts w:cs="Arial"/>
                <w:sz w:val="18"/>
                <w:szCs w:val="18"/>
              </w:rPr>
            </w:pPr>
            <w:r w:rsidRPr="007B6695">
              <w:rPr>
                <w:rStyle w:val="BodytextChar"/>
                <w:rFonts w:cs="Arial"/>
                <w:sz w:val="18"/>
                <w:szCs w:val="18"/>
              </w:rPr>
              <w:t>Mbr Dt-Elig Span End</w:t>
            </w:r>
          </w:p>
        </w:tc>
        <w:tc>
          <w:tcPr>
            <w:tcW w:w="988" w:type="pct"/>
            <w:gridSpan w:val="2"/>
            <w:vAlign w:val="center"/>
          </w:tcPr>
          <w:p w:rsidRPr="007B6695" w:rsidR="00CE759A" w:rsidP="007B6695" w:rsidRDefault="00CE759A" w14:paraId="5AE29C95" wp14:textId="77777777">
            <w:pPr>
              <w:pStyle w:val="TableText"/>
              <w:rPr>
                <w:rStyle w:val="BodytextChar"/>
                <w:sz w:val="18"/>
                <w:szCs w:val="18"/>
              </w:rPr>
            </w:pPr>
            <w:r w:rsidRPr="007B6695">
              <w:rPr>
                <w:rStyle w:val="BodytextChar"/>
                <w:sz w:val="18"/>
                <w:szCs w:val="18"/>
              </w:rPr>
              <w:t>This field display the member’s eligibility end date.</w:t>
            </w:r>
          </w:p>
        </w:tc>
        <w:tc>
          <w:tcPr>
            <w:tcW w:w="611" w:type="pct"/>
            <w:vAlign w:val="center"/>
          </w:tcPr>
          <w:p w:rsidRPr="007B6695" w:rsidR="00CE759A" w:rsidP="007B6695" w:rsidRDefault="00CE759A" w14:paraId="6F5215E0" wp14:textId="77777777">
            <w:pPr>
              <w:pStyle w:val="TableText"/>
              <w:rPr>
                <w:rStyle w:val="BodytextChar"/>
                <w:sz w:val="18"/>
                <w:szCs w:val="18"/>
              </w:rPr>
            </w:pPr>
            <w:r w:rsidRPr="007B6695">
              <w:rPr>
                <w:rStyle w:val="BodytextChar"/>
                <w:sz w:val="18"/>
                <w:szCs w:val="18"/>
              </w:rPr>
              <w:t>B_CONT_ELIG_TB</w:t>
            </w:r>
          </w:p>
        </w:tc>
        <w:tc>
          <w:tcPr>
            <w:tcW w:w="929" w:type="pct"/>
            <w:gridSpan w:val="2"/>
            <w:vAlign w:val="center"/>
          </w:tcPr>
          <w:p w:rsidRPr="007B6695" w:rsidR="00CE759A" w:rsidP="007B6695" w:rsidRDefault="00CE759A" w14:paraId="6A82ED52" wp14:textId="77777777">
            <w:pPr>
              <w:spacing w:before="40" w:after="40"/>
              <w:jc w:val="left"/>
              <w:rPr>
                <w:rStyle w:val="BodytextChar"/>
                <w:rFonts w:cs="Arial"/>
                <w:sz w:val="18"/>
                <w:szCs w:val="18"/>
              </w:rPr>
            </w:pPr>
            <w:r w:rsidRPr="007B6695">
              <w:rPr>
                <w:rStyle w:val="BodytextChar"/>
                <w:rFonts w:cs="Arial"/>
                <w:sz w:val="18"/>
                <w:szCs w:val="18"/>
              </w:rPr>
              <w:t>B_ELIG_SPAN_END_DT</w:t>
            </w:r>
          </w:p>
        </w:tc>
        <w:tc>
          <w:tcPr>
            <w:tcW w:w="1102" w:type="pct"/>
            <w:vAlign w:val="center"/>
          </w:tcPr>
          <w:p w:rsidRPr="007B6695" w:rsidR="00CE759A" w:rsidP="007B6695" w:rsidRDefault="00CE759A" w14:paraId="75639869" wp14:textId="77777777">
            <w:pPr>
              <w:pStyle w:val="TableText1"/>
              <w:spacing w:before="40" w:after="40"/>
              <w:rPr>
                <w:rStyle w:val="BodytextChar"/>
                <w:rFonts w:cs="Arial"/>
                <w:sz w:val="18"/>
                <w:szCs w:val="18"/>
              </w:rPr>
            </w:pPr>
          </w:p>
        </w:tc>
      </w:tr>
      <w:tr xmlns:wp14="http://schemas.microsoft.com/office/word/2010/wordml" w:rsidR="00CE759A" w:rsidTr="00F004D9" w14:paraId="6F70BFA4" wp14:textId="77777777">
        <w:tblPrEx>
          <w:tblCellMar>
            <w:top w:w="0" w:type="dxa"/>
            <w:bottom w:w="0" w:type="dxa"/>
          </w:tblCellMar>
        </w:tblPrEx>
        <w:trPr>
          <w:cantSplit/>
          <w:jc w:val="center"/>
        </w:trPr>
        <w:tc>
          <w:tcPr>
            <w:tcW w:w="624" w:type="pct"/>
            <w:tcBorders>
              <w:bottom w:val="single" w:color="616161" w:sz="2" w:space="0"/>
            </w:tcBorders>
            <w:vAlign w:val="center"/>
          </w:tcPr>
          <w:p w:rsidRPr="007B6695" w:rsidR="00CE759A" w:rsidP="007B6695" w:rsidRDefault="00CE759A" w14:paraId="16D72720" wp14:textId="77777777">
            <w:pPr>
              <w:jc w:val="left"/>
              <w:rPr>
                <w:rStyle w:val="BodytextChar"/>
                <w:rFonts w:cs="Arial"/>
                <w:sz w:val="18"/>
                <w:szCs w:val="18"/>
              </w:rPr>
            </w:pPr>
            <w:r w:rsidRPr="007B6695">
              <w:rPr>
                <w:rStyle w:val="BodytextChar"/>
                <w:rFonts w:cs="Arial"/>
                <w:sz w:val="18"/>
                <w:szCs w:val="18"/>
              </w:rPr>
              <w:t>Column</w:t>
            </w:r>
          </w:p>
        </w:tc>
        <w:tc>
          <w:tcPr>
            <w:tcW w:w="746" w:type="pct"/>
            <w:tcBorders>
              <w:bottom w:val="single" w:color="616161" w:sz="2" w:space="0"/>
            </w:tcBorders>
            <w:vAlign w:val="center"/>
          </w:tcPr>
          <w:p w:rsidRPr="007B6695" w:rsidR="00CE759A" w:rsidP="007B6695" w:rsidRDefault="00CE759A" w14:paraId="49E68AAF" wp14:textId="77777777">
            <w:pPr>
              <w:pStyle w:val="BodytextChar"/>
              <w:spacing w:before="40" w:after="40"/>
              <w:jc w:val="left"/>
              <w:rPr>
                <w:rStyle w:val="BodytextChar"/>
                <w:rFonts w:cs="Arial"/>
                <w:sz w:val="18"/>
                <w:szCs w:val="18"/>
              </w:rPr>
            </w:pPr>
            <w:r w:rsidRPr="007B6695">
              <w:rPr>
                <w:rStyle w:val="BodytextChar"/>
                <w:rFonts w:cs="Arial"/>
                <w:sz w:val="18"/>
                <w:szCs w:val="18"/>
              </w:rPr>
              <w:t>SA ID</w:t>
            </w:r>
          </w:p>
        </w:tc>
        <w:tc>
          <w:tcPr>
            <w:tcW w:w="988" w:type="pct"/>
            <w:gridSpan w:val="2"/>
            <w:tcBorders>
              <w:bottom w:val="single" w:color="616161" w:sz="2" w:space="0"/>
            </w:tcBorders>
            <w:vAlign w:val="center"/>
          </w:tcPr>
          <w:p w:rsidRPr="007B6695" w:rsidR="00CE759A" w:rsidP="007B6695" w:rsidRDefault="00CE759A" w14:paraId="454AE66D" wp14:textId="77777777">
            <w:pPr>
              <w:spacing w:before="40" w:after="40"/>
              <w:jc w:val="left"/>
              <w:rPr>
                <w:rStyle w:val="BodytextChar"/>
                <w:rFonts w:cs="Arial"/>
                <w:sz w:val="18"/>
                <w:szCs w:val="18"/>
              </w:rPr>
            </w:pPr>
            <w:r w:rsidRPr="007B6695">
              <w:rPr>
                <w:rStyle w:val="BodytextChar"/>
                <w:rFonts w:cs="Arial"/>
                <w:sz w:val="18"/>
                <w:szCs w:val="18"/>
              </w:rPr>
              <w:t>This field displays the authorization id.</w:t>
            </w:r>
          </w:p>
        </w:tc>
        <w:tc>
          <w:tcPr>
            <w:tcW w:w="611" w:type="pct"/>
            <w:tcBorders>
              <w:bottom w:val="single" w:color="616161" w:sz="2" w:space="0"/>
            </w:tcBorders>
            <w:vAlign w:val="center"/>
          </w:tcPr>
          <w:p w:rsidRPr="007B6695" w:rsidR="00CE759A" w:rsidP="007B6695" w:rsidRDefault="00CE759A" w14:paraId="12384570" wp14:textId="77777777">
            <w:pPr>
              <w:spacing w:before="40" w:after="40"/>
              <w:jc w:val="left"/>
              <w:rPr>
                <w:rStyle w:val="BodytextChar"/>
                <w:rFonts w:cs="Arial"/>
                <w:sz w:val="18"/>
                <w:szCs w:val="18"/>
              </w:rPr>
            </w:pPr>
            <w:r w:rsidRPr="007B6695">
              <w:rPr>
                <w:rStyle w:val="BodytextChar"/>
                <w:rFonts w:cs="Arial"/>
                <w:sz w:val="18"/>
                <w:szCs w:val="18"/>
              </w:rPr>
              <w:t>A_HDR_TB</w:t>
            </w:r>
          </w:p>
        </w:tc>
        <w:tc>
          <w:tcPr>
            <w:tcW w:w="929" w:type="pct"/>
            <w:gridSpan w:val="2"/>
            <w:tcBorders>
              <w:bottom w:val="single" w:color="616161" w:sz="2" w:space="0"/>
            </w:tcBorders>
            <w:vAlign w:val="center"/>
          </w:tcPr>
          <w:p w:rsidRPr="007B6695" w:rsidR="00CE759A" w:rsidP="007B6695" w:rsidRDefault="00CE759A" w14:paraId="6A22FC61" wp14:textId="77777777">
            <w:pPr>
              <w:spacing w:before="40" w:after="40"/>
              <w:jc w:val="left"/>
              <w:rPr>
                <w:rStyle w:val="BodytextChar"/>
                <w:rFonts w:cs="Arial"/>
                <w:sz w:val="18"/>
                <w:szCs w:val="18"/>
              </w:rPr>
            </w:pPr>
            <w:r w:rsidRPr="007B6695">
              <w:rPr>
                <w:rStyle w:val="BodytextChar"/>
                <w:rFonts w:cs="Arial"/>
                <w:sz w:val="18"/>
                <w:szCs w:val="18"/>
              </w:rPr>
              <w:t>A_AUTH_ID</w:t>
            </w:r>
          </w:p>
        </w:tc>
        <w:tc>
          <w:tcPr>
            <w:tcW w:w="1102" w:type="pct"/>
            <w:tcBorders>
              <w:bottom w:val="single" w:color="616161" w:sz="2" w:space="0"/>
            </w:tcBorders>
            <w:vAlign w:val="center"/>
          </w:tcPr>
          <w:p w:rsidRPr="007B6695" w:rsidR="00CE759A" w:rsidP="007B6695" w:rsidRDefault="00CE759A" w14:paraId="2BA1FF8E" wp14:textId="77777777">
            <w:pPr>
              <w:pStyle w:val="TableText1"/>
              <w:spacing w:before="40" w:after="40"/>
              <w:rPr>
                <w:rStyle w:val="BodytextChar"/>
                <w:rFonts w:cs="Arial"/>
                <w:sz w:val="18"/>
                <w:szCs w:val="18"/>
              </w:rPr>
            </w:pPr>
          </w:p>
        </w:tc>
      </w:tr>
      <w:tr xmlns:wp14="http://schemas.microsoft.com/office/word/2010/wordml" w:rsidR="00CE759A" w:rsidTr="00F004D9" w14:paraId="34608B44" wp14:textId="77777777">
        <w:tblPrEx>
          <w:tblCellMar>
            <w:top w:w="0" w:type="dxa"/>
            <w:bottom w:w="0" w:type="dxa"/>
          </w:tblCellMar>
        </w:tblPrEx>
        <w:trPr>
          <w:cantSplit/>
          <w:jc w:val="center"/>
        </w:trPr>
        <w:tc>
          <w:tcPr>
            <w:tcW w:w="624" w:type="pct"/>
            <w:tcBorders>
              <w:bottom w:val="single" w:color="616161" w:sz="2" w:space="0"/>
            </w:tcBorders>
            <w:vAlign w:val="center"/>
          </w:tcPr>
          <w:p w:rsidRPr="007B6695" w:rsidR="00CE759A" w:rsidP="007B6695" w:rsidRDefault="00CE759A" w14:paraId="2A99986F" wp14:textId="77777777">
            <w:pPr>
              <w:jc w:val="left"/>
              <w:rPr>
                <w:rStyle w:val="BodytextChar"/>
                <w:rFonts w:cs="Arial"/>
                <w:sz w:val="18"/>
                <w:szCs w:val="18"/>
              </w:rPr>
            </w:pPr>
            <w:r w:rsidRPr="007B6695">
              <w:rPr>
                <w:rStyle w:val="BodytextChar"/>
                <w:rFonts w:cs="Arial"/>
                <w:sz w:val="18"/>
                <w:szCs w:val="18"/>
              </w:rPr>
              <w:t>Column</w:t>
            </w:r>
          </w:p>
        </w:tc>
        <w:tc>
          <w:tcPr>
            <w:tcW w:w="746" w:type="pct"/>
            <w:tcBorders>
              <w:bottom w:val="single" w:color="616161" w:sz="2" w:space="0"/>
            </w:tcBorders>
            <w:vAlign w:val="center"/>
          </w:tcPr>
          <w:p w:rsidRPr="007B6695" w:rsidR="00CE759A" w:rsidP="007B6695" w:rsidRDefault="00CE759A" w14:paraId="4C615D66" wp14:textId="77777777">
            <w:pPr>
              <w:pStyle w:val="BodytextChar"/>
              <w:spacing w:before="40" w:after="40"/>
              <w:jc w:val="left"/>
              <w:rPr>
                <w:rStyle w:val="BodytextChar"/>
                <w:rFonts w:cs="Arial"/>
                <w:sz w:val="18"/>
                <w:szCs w:val="18"/>
              </w:rPr>
            </w:pPr>
            <w:r w:rsidRPr="007B6695">
              <w:rPr>
                <w:rStyle w:val="BodytextChar"/>
                <w:rFonts w:cs="Arial"/>
                <w:sz w:val="18"/>
                <w:szCs w:val="18"/>
              </w:rPr>
              <w:t>SA LI Num</w:t>
            </w:r>
          </w:p>
        </w:tc>
        <w:tc>
          <w:tcPr>
            <w:tcW w:w="988" w:type="pct"/>
            <w:gridSpan w:val="2"/>
            <w:tcBorders>
              <w:bottom w:val="single" w:color="616161" w:sz="2" w:space="0"/>
            </w:tcBorders>
            <w:vAlign w:val="center"/>
          </w:tcPr>
          <w:p w:rsidRPr="007B6695" w:rsidR="00CE759A" w:rsidP="007B6695" w:rsidRDefault="00CE759A" w14:paraId="798AE63D" wp14:textId="77777777">
            <w:pPr>
              <w:spacing w:before="40" w:after="40"/>
              <w:jc w:val="left"/>
              <w:rPr>
                <w:rStyle w:val="BodytextChar"/>
                <w:rFonts w:cs="Arial"/>
                <w:sz w:val="18"/>
                <w:szCs w:val="18"/>
              </w:rPr>
            </w:pPr>
            <w:r w:rsidRPr="007B6695">
              <w:rPr>
                <w:rStyle w:val="BodytextChar"/>
                <w:rFonts w:cs="Arial"/>
                <w:sz w:val="18"/>
                <w:szCs w:val="18"/>
              </w:rPr>
              <w:t>This field displays the SA line item number.</w:t>
            </w:r>
          </w:p>
        </w:tc>
        <w:tc>
          <w:tcPr>
            <w:tcW w:w="611" w:type="pct"/>
            <w:tcBorders>
              <w:bottom w:val="single" w:color="616161" w:sz="2" w:space="0"/>
            </w:tcBorders>
            <w:vAlign w:val="center"/>
          </w:tcPr>
          <w:p w:rsidRPr="007B6695" w:rsidR="00CE759A" w:rsidP="007B6695" w:rsidRDefault="00CE759A" w14:paraId="64F7C6A3" wp14:textId="77777777">
            <w:pPr>
              <w:spacing w:before="40" w:after="40"/>
              <w:jc w:val="left"/>
              <w:rPr>
                <w:rStyle w:val="BodytextChar"/>
                <w:rFonts w:cs="Arial"/>
                <w:sz w:val="18"/>
                <w:szCs w:val="18"/>
              </w:rPr>
            </w:pPr>
            <w:r w:rsidRPr="007B6695">
              <w:rPr>
                <w:rStyle w:val="BodytextChar"/>
                <w:rFonts w:cs="Arial"/>
                <w:sz w:val="18"/>
                <w:szCs w:val="18"/>
              </w:rPr>
              <w:t>A_DTL_TB</w:t>
            </w:r>
          </w:p>
        </w:tc>
        <w:tc>
          <w:tcPr>
            <w:tcW w:w="929" w:type="pct"/>
            <w:gridSpan w:val="2"/>
            <w:tcBorders>
              <w:bottom w:val="single" w:color="616161" w:sz="2" w:space="0"/>
            </w:tcBorders>
            <w:vAlign w:val="center"/>
          </w:tcPr>
          <w:p w:rsidRPr="007B6695" w:rsidR="00CE759A" w:rsidP="007B6695" w:rsidRDefault="00CE759A" w14:paraId="7EF69B57" wp14:textId="77777777">
            <w:pPr>
              <w:spacing w:before="40" w:after="40"/>
              <w:jc w:val="left"/>
              <w:rPr>
                <w:rStyle w:val="BodytextChar"/>
                <w:rFonts w:cs="Arial"/>
                <w:sz w:val="18"/>
                <w:szCs w:val="18"/>
              </w:rPr>
            </w:pPr>
            <w:r w:rsidRPr="007B6695">
              <w:rPr>
                <w:rStyle w:val="BodytextChar"/>
                <w:rFonts w:cs="Arial"/>
                <w:sz w:val="18"/>
                <w:szCs w:val="18"/>
              </w:rPr>
              <w:t>A_LI_NUM</w:t>
            </w:r>
          </w:p>
        </w:tc>
        <w:tc>
          <w:tcPr>
            <w:tcW w:w="1102" w:type="pct"/>
            <w:tcBorders>
              <w:bottom w:val="single" w:color="616161" w:sz="2" w:space="0"/>
            </w:tcBorders>
            <w:vAlign w:val="center"/>
          </w:tcPr>
          <w:p w:rsidRPr="007B6695" w:rsidR="00CE759A" w:rsidP="007B6695" w:rsidRDefault="00CE759A" w14:paraId="69943D69" wp14:textId="77777777">
            <w:pPr>
              <w:pStyle w:val="TableText1"/>
              <w:spacing w:before="40" w:after="40"/>
              <w:rPr>
                <w:rStyle w:val="BodytextChar"/>
                <w:rFonts w:cs="Arial"/>
                <w:sz w:val="18"/>
                <w:szCs w:val="18"/>
              </w:rPr>
            </w:pPr>
          </w:p>
        </w:tc>
      </w:tr>
      <w:tr xmlns:wp14="http://schemas.microsoft.com/office/word/2010/wordml" w:rsidR="00F004D9" w:rsidTr="00F004D9" w14:paraId="66A8EEE8" wp14:textId="77777777">
        <w:tblPrEx>
          <w:tblCellMar>
            <w:top w:w="0" w:type="dxa"/>
            <w:bottom w:w="0" w:type="dxa"/>
          </w:tblCellMar>
        </w:tblPrEx>
        <w:trPr>
          <w:cantSplit/>
          <w:jc w:val="center"/>
        </w:trPr>
        <w:tc>
          <w:tcPr>
            <w:tcW w:w="624" w:type="pct"/>
            <w:tcBorders>
              <w:bottom w:val="single" w:color="616161" w:sz="2" w:space="0"/>
            </w:tcBorders>
            <w:vAlign w:val="center"/>
          </w:tcPr>
          <w:p w:rsidRPr="007B6695" w:rsidR="00F004D9" w:rsidP="007B6695" w:rsidRDefault="00F004D9" w14:paraId="0DBD875F" wp14:textId="77777777">
            <w:pPr>
              <w:jc w:val="left"/>
              <w:rPr>
                <w:rStyle w:val="BodytextChar"/>
                <w:rFonts w:cs="Arial"/>
                <w:sz w:val="18"/>
                <w:szCs w:val="18"/>
              </w:rPr>
            </w:pPr>
            <w:r w:rsidRPr="007B6695">
              <w:rPr>
                <w:rStyle w:val="BodytextChar"/>
                <w:rFonts w:cs="Arial"/>
                <w:sz w:val="18"/>
                <w:szCs w:val="18"/>
              </w:rPr>
              <w:t>Column</w:t>
            </w:r>
          </w:p>
        </w:tc>
        <w:tc>
          <w:tcPr>
            <w:tcW w:w="746" w:type="pct"/>
            <w:tcBorders>
              <w:bottom w:val="single" w:color="616161" w:sz="2" w:space="0"/>
            </w:tcBorders>
            <w:vAlign w:val="center"/>
          </w:tcPr>
          <w:p w:rsidRPr="007B6695" w:rsidR="00F004D9" w:rsidP="007B6695" w:rsidRDefault="00F004D9" w14:paraId="485FAFE2" wp14:textId="77777777">
            <w:pPr>
              <w:pStyle w:val="TableText"/>
              <w:rPr>
                <w:rStyle w:val="BodytextChar"/>
                <w:sz w:val="18"/>
                <w:szCs w:val="18"/>
              </w:rPr>
            </w:pPr>
            <w:r>
              <w:rPr>
                <w:rStyle w:val="BodytextChar"/>
                <w:sz w:val="18"/>
                <w:szCs w:val="18"/>
              </w:rPr>
              <w:t>SA LI Cat Svc Cd</w:t>
            </w:r>
            <w:r w:rsidRPr="007B6695">
              <w:rPr>
                <w:rStyle w:val="BodytextChar"/>
                <w:sz w:val="18"/>
                <w:szCs w:val="18"/>
              </w:rPr>
              <w:t xml:space="preserve"> - Desc</w:t>
            </w:r>
          </w:p>
        </w:tc>
        <w:tc>
          <w:tcPr>
            <w:tcW w:w="988" w:type="pct"/>
            <w:gridSpan w:val="2"/>
            <w:tcBorders>
              <w:bottom w:val="single" w:color="616161" w:sz="2" w:space="0"/>
            </w:tcBorders>
            <w:vAlign w:val="center"/>
          </w:tcPr>
          <w:p w:rsidRPr="007B6695" w:rsidR="00F004D9" w:rsidP="007B6695" w:rsidRDefault="00F004D9" w14:paraId="41AD7E06" wp14:textId="77777777">
            <w:pPr>
              <w:spacing w:before="40" w:after="40"/>
              <w:jc w:val="left"/>
              <w:rPr>
                <w:rStyle w:val="BodytextChar"/>
                <w:rFonts w:cs="Arial"/>
                <w:sz w:val="18"/>
                <w:szCs w:val="18"/>
              </w:rPr>
            </w:pPr>
            <w:r w:rsidRPr="007B6695">
              <w:rPr>
                <w:rStyle w:val="BodytextChar"/>
                <w:rFonts w:cs="Arial"/>
                <w:sz w:val="18"/>
                <w:szCs w:val="18"/>
              </w:rPr>
              <w:t>This field displays the SA category code and description.</w:t>
            </w:r>
          </w:p>
        </w:tc>
        <w:tc>
          <w:tcPr>
            <w:tcW w:w="611" w:type="pct"/>
            <w:tcBorders>
              <w:bottom w:val="single" w:color="616161" w:sz="2" w:space="0"/>
            </w:tcBorders>
            <w:vAlign w:val="center"/>
          </w:tcPr>
          <w:p w:rsidRPr="007B6695" w:rsidR="00F004D9" w:rsidP="007B6695" w:rsidRDefault="00F004D9" w14:paraId="52E47F8A" wp14:textId="77777777">
            <w:pPr>
              <w:spacing w:before="40" w:after="40"/>
              <w:jc w:val="left"/>
              <w:rPr>
                <w:rStyle w:val="BodytextChar"/>
                <w:rFonts w:cs="Arial"/>
                <w:sz w:val="18"/>
                <w:szCs w:val="18"/>
              </w:rPr>
            </w:pPr>
            <w:r w:rsidRPr="007B6695">
              <w:rPr>
                <w:rStyle w:val="BodytextChar"/>
                <w:rFonts w:cs="Arial"/>
                <w:sz w:val="18"/>
                <w:szCs w:val="18"/>
              </w:rPr>
              <w:t>A_DTL_TB</w:t>
            </w:r>
          </w:p>
          <w:p w:rsidRPr="007B6695" w:rsidR="00F004D9" w:rsidP="007B6695" w:rsidRDefault="00F004D9" w14:paraId="5C064BBA" wp14:textId="77777777">
            <w:pPr>
              <w:spacing w:before="40" w:after="40"/>
              <w:jc w:val="left"/>
              <w:rPr>
                <w:rStyle w:val="BodytextChar"/>
                <w:rFonts w:cs="Arial"/>
                <w:sz w:val="18"/>
                <w:szCs w:val="18"/>
              </w:rPr>
            </w:pPr>
          </w:p>
        </w:tc>
        <w:tc>
          <w:tcPr>
            <w:tcW w:w="929" w:type="pct"/>
            <w:gridSpan w:val="2"/>
            <w:tcBorders>
              <w:bottom w:val="single" w:color="616161" w:sz="2" w:space="0"/>
            </w:tcBorders>
            <w:vAlign w:val="center"/>
          </w:tcPr>
          <w:p w:rsidRPr="007B6695" w:rsidR="00F004D9" w:rsidP="007B6695" w:rsidRDefault="00F004D9" w14:paraId="147846B9" wp14:textId="77777777">
            <w:pPr>
              <w:spacing w:before="40" w:after="40"/>
              <w:jc w:val="left"/>
              <w:rPr>
                <w:rStyle w:val="BodytextChar"/>
                <w:rFonts w:cs="Arial"/>
                <w:sz w:val="18"/>
                <w:szCs w:val="18"/>
              </w:rPr>
            </w:pPr>
            <w:r>
              <w:rPr>
                <w:rStyle w:val="BodytextChar"/>
                <w:rFonts w:cs="Arial"/>
                <w:sz w:val="18"/>
                <w:szCs w:val="18"/>
              </w:rPr>
              <w:t>A_LI_CAT_SVC_CD</w:t>
            </w:r>
          </w:p>
        </w:tc>
        <w:tc>
          <w:tcPr>
            <w:tcW w:w="1102" w:type="pct"/>
            <w:tcBorders>
              <w:bottom w:val="single" w:color="616161" w:sz="2" w:space="0"/>
            </w:tcBorders>
          </w:tcPr>
          <w:p w:rsidRPr="00F004D9" w:rsidR="00F004D9" w:rsidP="00F004D9" w:rsidRDefault="00F004D9" w14:paraId="1947C86A" wp14:textId="77777777">
            <w:pPr>
              <w:spacing w:before="40" w:after="40"/>
              <w:jc w:val="left"/>
              <w:rPr>
                <w:rStyle w:val="BodytextChar"/>
                <w:rFonts w:cs="Arial"/>
                <w:sz w:val="18"/>
                <w:szCs w:val="18"/>
              </w:rPr>
            </w:pPr>
            <w:r w:rsidRPr="00F004D9">
              <w:rPr>
                <w:rStyle w:val="BodytextChar"/>
                <w:rFonts w:cs="Arial"/>
                <w:sz w:val="18"/>
                <w:szCs w:val="18"/>
              </w:rPr>
              <w:t>Using R-VV-DOMAIN-NAM = ‘A-CAT-SVC-CD’, join to R-VV-TB.R-VV-CD using A-DTL-TB.A-LI-CAT-SVC-CD to get the short description.</w:t>
            </w:r>
          </w:p>
        </w:tc>
      </w:tr>
      <w:tr xmlns:wp14="http://schemas.microsoft.com/office/word/2010/wordml" w:rsidR="00F004D9" w:rsidTr="00F004D9" w14:paraId="0445728B" wp14:textId="77777777">
        <w:tblPrEx>
          <w:tblCellMar>
            <w:top w:w="0" w:type="dxa"/>
            <w:bottom w:w="0" w:type="dxa"/>
          </w:tblCellMar>
        </w:tblPrEx>
        <w:trPr>
          <w:cantSplit/>
          <w:jc w:val="center"/>
        </w:trPr>
        <w:tc>
          <w:tcPr>
            <w:tcW w:w="624" w:type="pct"/>
            <w:tcBorders>
              <w:bottom w:val="single" w:color="616161" w:sz="2" w:space="0"/>
            </w:tcBorders>
            <w:vAlign w:val="center"/>
          </w:tcPr>
          <w:p w:rsidRPr="007B6695" w:rsidR="00F004D9" w:rsidP="007B6695" w:rsidRDefault="00F004D9" w14:paraId="126A0676" wp14:textId="77777777">
            <w:pPr>
              <w:jc w:val="left"/>
              <w:rPr>
                <w:rStyle w:val="BodytextChar"/>
                <w:rFonts w:cs="Arial"/>
                <w:sz w:val="18"/>
                <w:szCs w:val="18"/>
              </w:rPr>
            </w:pPr>
            <w:r w:rsidRPr="007B6695">
              <w:rPr>
                <w:rStyle w:val="BodytextChar"/>
                <w:rFonts w:cs="Arial"/>
                <w:sz w:val="18"/>
                <w:szCs w:val="18"/>
              </w:rPr>
              <w:t>Column</w:t>
            </w:r>
          </w:p>
        </w:tc>
        <w:tc>
          <w:tcPr>
            <w:tcW w:w="746" w:type="pct"/>
            <w:tcBorders>
              <w:bottom w:val="single" w:color="616161" w:sz="2" w:space="0"/>
            </w:tcBorders>
            <w:vAlign w:val="center"/>
          </w:tcPr>
          <w:p w:rsidRPr="007B6695" w:rsidR="00F004D9" w:rsidP="00F004D9" w:rsidRDefault="00F004D9" w14:paraId="047152C7" wp14:textId="77777777">
            <w:pPr>
              <w:spacing w:before="40" w:after="40"/>
              <w:jc w:val="left"/>
              <w:rPr>
                <w:rStyle w:val="BodytextChar"/>
                <w:rFonts w:cs="Arial"/>
                <w:sz w:val="18"/>
                <w:szCs w:val="18"/>
              </w:rPr>
            </w:pPr>
            <w:r w:rsidRPr="007B6695">
              <w:rPr>
                <w:rStyle w:val="BodytextChar"/>
                <w:rFonts w:cs="Arial"/>
                <w:sz w:val="18"/>
                <w:szCs w:val="18"/>
              </w:rPr>
              <w:t>SA LI Dt-Apprv Beg</w:t>
            </w:r>
          </w:p>
        </w:tc>
        <w:tc>
          <w:tcPr>
            <w:tcW w:w="988" w:type="pct"/>
            <w:gridSpan w:val="2"/>
            <w:tcBorders>
              <w:bottom w:val="single" w:color="616161" w:sz="2" w:space="0"/>
            </w:tcBorders>
            <w:vAlign w:val="center"/>
          </w:tcPr>
          <w:p w:rsidRPr="007B6695" w:rsidR="00F004D9" w:rsidP="007B6695" w:rsidRDefault="00F004D9" w14:paraId="517D4375" wp14:textId="77777777">
            <w:pPr>
              <w:spacing w:before="40" w:after="40"/>
              <w:jc w:val="left"/>
              <w:rPr>
                <w:rStyle w:val="BodytextChar"/>
                <w:rFonts w:cs="Arial"/>
                <w:sz w:val="18"/>
                <w:szCs w:val="18"/>
              </w:rPr>
            </w:pPr>
            <w:r w:rsidRPr="007B6695">
              <w:rPr>
                <w:rStyle w:val="BodytextChar"/>
                <w:rFonts w:cs="Arial"/>
                <w:sz w:val="18"/>
                <w:szCs w:val="18"/>
              </w:rPr>
              <w:t>This field displays the SA approved begin date.</w:t>
            </w:r>
          </w:p>
        </w:tc>
        <w:tc>
          <w:tcPr>
            <w:tcW w:w="611" w:type="pct"/>
            <w:tcBorders>
              <w:bottom w:val="single" w:color="616161" w:sz="2" w:space="0"/>
            </w:tcBorders>
            <w:vAlign w:val="center"/>
          </w:tcPr>
          <w:p w:rsidRPr="007B6695" w:rsidR="00F004D9" w:rsidP="007B6695" w:rsidRDefault="00F004D9" w14:paraId="034DFCDA" wp14:textId="77777777">
            <w:pPr>
              <w:spacing w:before="40" w:after="40"/>
              <w:jc w:val="left"/>
              <w:rPr>
                <w:rStyle w:val="BodytextChar"/>
                <w:rFonts w:cs="Arial"/>
                <w:sz w:val="18"/>
                <w:szCs w:val="18"/>
              </w:rPr>
            </w:pPr>
            <w:r w:rsidRPr="007B6695">
              <w:rPr>
                <w:rStyle w:val="BodytextChar"/>
                <w:rFonts w:cs="Arial"/>
                <w:sz w:val="18"/>
                <w:szCs w:val="18"/>
              </w:rPr>
              <w:t>A_DTL_TB</w:t>
            </w:r>
          </w:p>
        </w:tc>
        <w:tc>
          <w:tcPr>
            <w:tcW w:w="929" w:type="pct"/>
            <w:gridSpan w:val="2"/>
            <w:tcBorders>
              <w:bottom w:val="single" w:color="616161" w:sz="2" w:space="0"/>
            </w:tcBorders>
            <w:vAlign w:val="center"/>
          </w:tcPr>
          <w:p w:rsidRPr="007B6695" w:rsidR="00F004D9" w:rsidP="007B6695" w:rsidRDefault="00F004D9" w14:paraId="519BD7BB" wp14:textId="77777777">
            <w:pPr>
              <w:spacing w:before="40" w:after="40"/>
              <w:jc w:val="left"/>
              <w:rPr>
                <w:rStyle w:val="BodytextChar"/>
                <w:rFonts w:cs="Arial"/>
                <w:sz w:val="18"/>
                <w:szCs w:val="18"/>
              </w:rPr>
            </w:pPr>
            <w:r w:rsidRPr="007B6695">
              <w:rPr>
                <w:rStyle w:val="BodytextChar"/>
                <w:rFonts w:cs="Arial"/>
                <w:sz w:val="18"/>
                <w:szCs w:val="18"/>
              </w:rPr>
              <w:t>A_LI_BEG_DT</w:t>
            </w:r>
          </w:p>
        </w:tc>
        <w:tc>
          <w:tcPr>
            <w:tcW w:w="1102" w:type="pct"/>
            <w:tcBorders>
              <w:bottom w:val="single" w:color="616161" w:sz="2" w:space="0"/>
            </w:tcBorders>
          </w:tcPr>
          <w:p w:rsidRPr="00F004D9" w:rsidR="00F004D9" w:rsidP="00F004D9" w:rsidRDefault="00F004D9" w14:paraId="47C8D039" wp14:textId="77777777">
            <w:pPr>
              <w:spacing w:before="40" w:after="40"/>
              <w:jc w:val="left"/>
              <w:rPr>
                <w:rStyle w:val="BodytextChar"/>
                <w:rFonts w:cs="Arial"/>
                <w:sz w:val="18"/>
                <w:szCs w:val="18"/>
              </w:rPr>
            </w:pPr>
          </w:p>
        </w:tc>
      </w:tr>
      <w:tr xmlns:wp14="http://schemas.microsoft.com/office/word/2010/wordml" w:rsidR="00F004D9" w:rsidTr="00F004D9" w14:paraId="3DA700F3" wp14:textId="77777777">
        <w:tblPrEx>
          <w:tblCellMar>
            <w:top w:w="0" w:type="dxa"/>
            <w:bottom w:w="0" w:type="dxa"/>
          </w:tblCellMar>
        </w:tblPrEx>
        <w:trPr>
          <w:cantSplit/>
          <w:jc w:val="center"/>
        </w:trPr>
        <w:tc>
          <w:tcPr>
            <w:tcW w:w="624" w:type="pct"/>
            <w:tcBorders>
              <w:bottom w:val="single" w:color="616161" w:sz="2" w:space="0"/>
            </w:tcBorders>
            <w:vAlign w:val="center"/>
          </w:tcPr>
          <w:p w:rsidRPr="007B6695" w:rsidR="00F004D9" w:rsidP="007B6695" w:rsidRDefault="00F004D9" w14:paraId="624F8FB6" wp14:textId="77777777">
            <w:pPr>
              <w:jc w:val="left"/>
              <w:rPr>
                <w:rStyle w:val="BodytextChar"/>
                <w:rFonts w:cs="Arial"/>
                <w:sz w:val="18"/>
                <w:szCs w:val="18"/>
              </w:rPr>
            </w:pPr>
            <w:r w:rsidRPr="007B6695">
              <w:rPr>
                <w:rStyle w:val="BodytextChar"/>
                <w:rFonts w:cs="Arial"/>
                <w:sz w:val="18"/>
                <w:szCs w:val="18"/>
              </w:rPr>
              <w:t>Column</w:t>
            </w:r>
          </w:p>
        </w:tc>
        <w:tc>
          <w:tcPr>
            <w:tcW w:w="746" w:type="pct"/>
            <w:tcBorders>
              <w:bottom w:val="single" w:color="616161" w:sz="2" w:space="0"/>
            </w:tcBorders>
            <w:vAlign w:val="center"/>
          </w:tcPr>
          <w:p w:rsidRPr="007B6695" w:rsidR="00F004D9" w:rsidP="00F004D9" w:rsidRDefault="00F004D9" w14:paraId="4EA8DA14" wp14:textId="77777777">
            <w:pPr>
              <w:spacing w:before="40" w:after="40"/>
              <w:jc w:val="left"/>
              <w:rPr>
                <w:rStyle w:val="BodytextChar"/>
                <w:rFonts w:cs="Arial"/>
                <w:sz w:val="18"/>
                <w:szCs w:val="18"/>
              </w:rPr>
            </w:pPr>
            <w:r w:rsidRPr="007B6695">
              <w:rPr>
                <w:rStyle w:val="BodytextChar"/>
                <w:rFonts w:cs="Arial"/>
                <w:sz w:val="18"/>
                <w:szCs w:val="18"/>
              </w:rPr>
              <w:t>SA LI Dt-Apprv End</w:t>
            </w:r>
          </w:p>
        </w:tc>
        <w:tc>
          <w:tcPr>
            <w:tcW w:w="988" w:type="pct"/>
            <w:gridSpan w:val="2"/>
            <w:tcBorders>
              <w:bottom w:val="single" w:color="616161" w:sz="2" w:space="0"/>
            </w:tcBorders>
            <w:vAlign w:val="center"/>
          </w:tcPr>
          <w:p w:rsidRPr="007B6695" w:rsidR="00F004D9" w:rsidP="007B6695" w:rsidRDefault="00F004D9" w14:paraId="5C36476F" wp14:textId="77777777">
            <w:pPr>
              <w:spacing w:before="40" w:after="40"/>
              <w:jc w:val="left"/>
              <w:rPr>
                <w:rStyle w:val="BodytextChar"/>
                <w:rFonts w:cs="Arial"/>
                <w:sz w:val="18"/>
                <w:szCs w:val="18"/>
              </w:rPr>
            </w:pPr>
            <w:r w:rsidRPr="007B6695">
              <w:rPr>
                <w:rStyle w:val="BodytextChar"/>
                <w:rFonts w:cs="Arial"/>
                <w:sz w:val="18"/>
                <w:szCs w:val="18"/>
              </w:rPr>
              <w:t>This field displays the SA approved end date.</w:t>
            </w:r>
          </w:p>
        </w:tc>
        <w:tc>
          <w:tcPr>
            <w:tcW w:w="611" w:type="pct"/>
            <w:tcBorders>
              <w:bottom w:val="single" w:color="616161" w:sz="2" w:space="0"/>
            </w:tcBorders>
            <w:vAlign w:val="center"/>
          </w:tcPr>
          <w:p w:rsidRPr="007B6695" w:rsidR="00F004D9" w:rsidP="007B6695" w:rsidRDefault="00F004D9" w14:paraId="56853695" wp14:textId="77777777">
            <w:pPr>
              <w:spacing w:before="40" w:after="40"/>
              <w:jc w:val="left"/>
              <w:rPr>
                <w:rStyle w:val="BodytextChar"/>
                <w:rFonts w:cs="Arial"/>
                <w:sz w:val="18"/>
                <w:szCs w:val="18"/>
              </w:rPr>
            </w:pPr>
            <w:r w:rsidRPr="007B6695">
              <w:rPr>
                <w:rStyle w:val="BodytextChar"/>
                <w:rFonts w:cs="Arial"/>
                <w:sz w:val="18"/>
                <w:szCs w:val="18"/>
              </w:rPr>
              <w:t>A_DTL_TB</w:t>
            </w:r>
          </w:p>
        </w:tc>
        <w:tc>
          <w:tcPr>
            <w:tcW w:w="929" w:type="pct"/>
            <w:gridSpan w:val="2"/>
            <w:tcBorders>
              <w:bottom w:val="single" w:color="616161" w:sz="2" w:space="0"/>
            </w:tcBorders>
            <w:vAlign w:val="center"/>
          </w:tcPr>
          <w:p w:rsidRPr="007B6695" w:rsidR="00F004D9" w:rsidP="007B6695" w:rsidRDefault="00F004D9" w14:paraId="58070518" wp14:textId="77777777">
            <w:pPr>
              <w:spacing w:before="40" w:after="40"/>
              <w:jc w:val="left"/>
              <w:rPr>
                <w:rStyle w:val="BodytextChar"/>
                <w:rFonts w:cs="Arial"/>
                <w:sz w:val="18"/>
                <w:szCs w:val="18"/>
              </w:rPr>
            </w:pPr>
            <w:r w:rsidRPr="007B6695">
              <w:rPr>
                <w:rStyle w:val="BodytextChar"/>
                <w:rFonts w:cs="Arial"/>
                <w:sz w:val="18"/>
                <w:szCs w:val="18"/>
              </w:rPr>
              <w:t>A_LI_END_DT</w:t>
            </w:r>
          </w:p>
        </w:tc>
        <w:tc>
          <w:tcPr>
            <w:tcW w:w="1102" w:type="pct"/>
            <w:tcBorders>
              <w:bottom w:val="single" w:color="616161" w:sz="2" w:space="0"/>
            </w:tcBorders>
          </w:tcPr>
          <w:p w:rsidRPr="00F004D9" w:rsidR="00F004D9" w:rsidP="00F004D9" w:rsidRDefault="00F004D9" w14:paraId="3AF142C6" wp14:textId="77777777">
            <w:pPr>
              <w:spacing w:before="40" w:after="40"/>
              <w:jc w:val="left"/>
              <w:rPr>
                <w:rStyle w:val="BodytextChar"/>
                <w:rFonts w:cs="Arial"/>
                <w:sz w:val="18"/>
                <w:szCs w:val="18"/>
              </w:rPr>
            </w:pPr>
          </w:p>
        </w:tc>
      </w:tr>
      <w:tr xmlns:wp14="http://schemas.microsoft.com/office/word/2010/wordml" w:rsidR="00F004D9" w:rsidTr="00F004D9" w14:paraId="2D051114" wp14:textId="77777777">
        <w:tblPrEx>
          <w:tblCellMar>
            <w:top w:w="0" w:type="dxa"/>
            <w:bottom w:w="0" w:type="dxa"/>
          </w:tblCellMar>
        </w:tblPrEx>
        <w:trPr>
          <w:cantSplit/>
          <w:jc w:val="center"/>
        </w:trPr>
        <w:tc>
          <w:tcPr>
            <w:tcW w:w="624" w:type="pct"/>
            <w:tcBorders>
              <w:bottom w:val="single" w:color="616161" w:sz="2" w:space="0"/>
            </w:tcBorders>
            <w:vAlign w:val="center"/>
          </w:tcPr>
          <w:p w:rsidRPr="007B6695" w:rsidR="00F004D9" w:rsidP="007B6695" w:rsidRDefault="00F004D9" w14:paraId="4A5AE0DA" wp14:textId="77777777">
            <w:pPr>
              <w:jc w:val="left"/>
              <w:rPr>
                <w:rStyle w:val="BodytextChar"/>
                <w:rFonts w:cs="Arial"/>
                <w:sz w:val="18"/>
                <w:szCs w:val="18"/>
              </w:rPr>
            </w:pPr>
            <w:r w:rsidRPr="007B6695">
              <w:rPr>
                <w:rStyle w:val="BodytextChar"/>
                <w:rFonts w:cs="Arial"/>
                <w:sz w:val="18"/>
                <w:szCs w:val="18"/>
              </w:rPr>
              <w:t>Column</w:t>
            </w:r>
          </w:p>
        </w:tc>
        <w:tc>
          <w:tcPr>
            <w:tcW w:w="746" w:type="pct"/>
            <w:tcBorders>
              <w:bottom w:val="single" w:color="616161" w:sz="2" w:space="0"/>
            </w:tcBorders>
            <w:vAlign w:val="center"/>
          </w:tcPr>
          <w:p w:rsidRPr="007B6695" w:rsidR="00F004D9" w:rsidP="00F004D9" w:rsidRDefault="00F004D9" w14:paraId="6DB894EE" wp14:textId="77777777">
            <w:pPr>
              <w:spacing w:before="40" w:after="40"/>
              <w:jc w:val="left"/>
              <w:rPr>
                <w:rStyle w:val="BodytextChar"/>
                <w:rFonts w:cs="Arial"/>
                <w:sz w:val="18"/>
                <w:szCs w:val="18"/>
              </w:rPr>
            </w:pPr>
            <w:r w:rsidRPr="007B6695">
              <w:rPr>
                <w:rStyle w:val="BodytextChar"/>
                <w:rFonts w:cs="Arial"/>
                <w:sz w:val="18"/>
                <w:szCs w:val="18"/>
              </w:rPr>
              <w:t>SA LI Stat Cd - Desc</w:t>
            </w:r>
          </w:p>
        </w:tc>
        <w:tc>
          <w:tcPr>
            <w:tcW w:w="988" w:type="pct"/>
            <w:gridSpan w:val="2"/>
            <w:tcBorders>
              <w:bottom w:val="single" w:color="616161" w:sz="2" w:space="0"/>
            </w:tcBorders>
            <w:vAlign w:val="center"/>
          </w:tcPr>
          <w:p w:rsidRPr="007B6695" w:rsidR="00F004D9" w:rsidP="007B6695" w:rsidRDefault="00F004D9" w14:paraId="3BE15F3D" wp14:textId="77777777">
            <w:pPr>
              <w:spacing w:before="40" w:after="40"/>
              <w:jc w:val="left"/>
              <w:rPr>
                <w:rStyle w:val="BodytextChar"/>
                <w:rFonts w:cs="Arial"/>
                <w:sz w:val="18"/>
                <w:szCs w:val="18"/>
              </w:rPr>
            </w:pPr>
            <w:r w:rsidRPr="007B6695">
              <w:rPr>
                <w:rStyle w:val="BodytextChar"/>
                <w:rFonts w:cs="Arial"/>
                <w:sz w:val="18"/>
                <w:szCs w:val="18"/>
              </w:rPr>
              <w:t>This field displays the SA status code and description.</w:t>
            </w:r>
          </w:p>
        </w:tc>
        <w:tc>
          <w:tcPr>
            <w:tcW w:w="611" w:type="pct"/>
            <w:tcBorders>
              <w:bottom w:val="single" w:color="616161" w:sz="2" w:space="0"/>
            </w:tcBorders>
            <w:vAlign w:val="center"/>
          </w:tcPr>
          <w:p w:rsidRPr="007B6695" w:rsidR="00F004D9" w:rsidP="007B6695" w:rsidRDefault="00F004D9" w14:paraId="58436B1E" wp14:textId="77777777">
            <w:pPr>
              <w:spacing w:before="40" w:after="40"/>
              <w:jc w:val="left"/>
              <w:rPr>
                <w:rStyle w:val="BodytextChar"/>
                <w:rFonts w:cs="Arial"/>
                <w:sz w:val="18"/>
                <w:szCs w:val="18"/>
              </w:rPr>
            </w:pPr>
            <w:r w:rsidRPr="007B6695">
              <w:rPr>
                <w:rStyle w:val="BodytextChar"/>
                <w:rFonts w:cs="Arial"/>
                <w:sz w:val="18"/>
                <w:szCs w:val="18"/>
              </w:rPr>
              <w:t>A_DTL_TB</w:t>
            </w:r>
          </w:p>
          <w:p w:rsidRPr="007B6695" w:rsidR="00F004D9" w:rsidP="007B6695" w:rsidRDefault="00F004D9" w14:paraId="12F32960" wp14:textId="77777777">
            <w:pPr>
              <w:spacing w:before="40" w:after="40"/>
              <w:jc w:val="left"/>
              <w:rPr>
                <w:rStyle w:val="BodytextChar"/>
                <w:rFonts w:cs="Arial"/>
                <w:sz w:val="18"/>
                <w:szCs w:val="18"/>
              </w:rPr>
            </w:pPr>
          </w:p>
        </w:tc>
        <w:tc>
          <w:tcPr>
            <w:tcW w:w="929" w:type="pct"/>
            <w:gridSpan w:val="2"/>
            <w:tcBorders>
              <w:bottom w:val="single" w:color="616161" w:sz="2" w:space="0"/>
            </w:tcBorders>
            <w:vAlign w:val="center"/>
          </w:tcPr>
          <w:p w:rsidRPr="007B6695" w:rsidR="00F004D9" w:rsidP="007B6695" w:rsidRDefault="00F004D9" w14:paraId="78F69589" wp14:textId="77777777">
            <w:pPr>
              <w:spacing w:before="40" w:after="40"/>
              <w:jc w:val="left"/>
              <w:rPr>
                <w:rStyle w:val="BodytextChar"/>
                <w:rFonts w:cs="Arial"/>
                <w:sz w:val="18"/>
                <w:szCs w:val="18"/>
              </w:rPr>
            </w:pPr>
            <w:r w:rsidRPr="007B6695">
              <w:rPr>
                <w:rStyle w:val="BodytextChar"/>
                <w:rFonts w:cs="Arial"/>
                <w:sz w:val="18"/>
                <w:szCs w:val="18"/>
              </w:rPr>
              <w:t>A_LI_STAT_CD</w:t>
            </w:r>
          </w:p>
        </w:tc>
        <w:tc>
          <w:tcPr>
            <w:tcW w:w="1102" w:type="pct"/>
            <w:tcBorders>
              <w:bottom w:val="single" w:color="616161" w:sz="2" w:space="0"/>
            </w:tcBorders>
          </w:tcPr>
          <w:p w:rsidRPr="00F004D9" w:rsidR="00F004D9" w:rsidP="00F004D9" w:rsidRDefault="00F004D9" w14:paraId="4CAD08E8" wp14:textId="77777777">
            <w:pPr>
              <w:spacing w:before="40" w:after="40"/>
              <w:jc w:val="left"/>
              <w:rPr>
                <w:rStyle w:val="BodytextChar"/>
                <w:rFonts w:cs="Arial"/>
                <w:sz w:val="18"/>
                <w:szCs w:val="18"/>
              </w:rPr>
            </w:pPr>
            <w:r w:rsidRPr="00F004D9">
              <w:rPr>
                <w:rStyle w:val="BodytextChar"/>
                <w:rFonts w:cs="Arial"/>
                <w:sz w:val="18"/>
                <w:szCs w:val="18"/>
              </w:rPr>
              <w:t>Using R-VV-DOMAIN-NAM = ‘A-LI-STAT-CD’, join to R-VV-TB.R-VV-CD using A-DTL-TB.A-LI-STAT-CD to get the short description.</w:t>
            </w:r>
          </w:p>
        </w:tc>
      </w:tr>
      <w:tr xmlns:wp14="http://schemas.microsoft.com/office/word/2010/wordml" w:rsidR="00F004D9" w:rsidTr="00F004D9" w14:paraId="0C80A204" wp14:textId="77777777">
        <w:tblPrEx>
          <w:tblCellMar>
            <w:top w:w="0" w:type="dxa"/>
            <w:bottom w:w="0" w:type="dxa"/>
          </w:tblCellMar>
        </w:tblPrEx>
        <w:trPr>
          <w:cantSplit/>
          <w:jc w:val="center"/>
        </w:trPr>
        <w:tc>
          <w:tcPr>
            <w:tcW w:w="624" w:type="pct"/>
            <w:tcBorders>
              <w:bottom w:val="single" w:color="616161" w:sz="2" w:space="0"/>
            </w:tcBorders>
            <w:vAlign w:val="center"/>
          </w:tcPr>
          <w:p w:rsidRPr="007B6695" w:rsidR="00F004D9" w:rsidP="007B6695" w:rsidRDefault="00F004D9" w14:paraId="0F0859A8" wp14:textId="77777777">
            <w:pPr>
              <w:jc w:val="left"/>
              <w:rPr>
                <w:rStyle w:val="BodytextChar"/>
                <w:rFonts w:cs="Arial"/>
                <w:sz w:val="18"/>
                <w:szCs w:val="18"/>
              </w:rPr>
            </w:pPr>
            <w:r w:rsidRPr="007B6695">
              <w:rPr>
                <w:rStyle w:val="BodytextChar"/>
                <w:rFonts w:cs="Arial"/>
                <w:sz w:val="18"/>
                <w:szCs w:val="18"/>
              </w:rPr>
              <w:t>Column</w:t>
            </w:r>
          </w:p>
        </w:tc>
        <w:tc>
          <w:tcPr>
            <w:tcW w:w="746" w:type="pct"/>
            <w:tcBorders>
              <w:bottom w:val="single" w:color="616161" w:sz="2" w:space="0"/>
            </w:tcBorders>
            <w:vAlign w:val="center"/>
          </w:tcPr>
          <w:p w:rsidRPr="007B6695" w:rsidR="00F004D9" w:rsidP="007B6695" w:rsidRDefault="00F004D9" w14:paraId="571BDC39" wp14:textId="77777777">
            <w:pPr>
              <w:pStyle w:val="BodytextChar"/>
              <w:spacing w:before="40" w:after="40"/>
              <w:jc w:val="left"/>
              <w:rPr>
                <w:rStyle w:val="BodytextChar"/>
                <w:rFonts w:cs="Arial"/>
                <w:sz w:val="18"/>
                <w:szCs w:val="18"/>
              </w:rPr>
            </w:pPr>
            <w:r w:rsidRPr="007B6695">
              <w:rPr>
                <w:rStyle w:val="BodytextChar"/>
                <w:rFonts w:cs="Arial"/>
                <w:sz w:val="18"/>
                <w:szCs w:val="18"/>
              </w:rPr>
              <w:t>SA Amt-LI App Unit</w:t>
            </w:r>
          </w:p>
        </w:tc>
        <w:tc>
          <w:tcPr>
            <w:tcW w:w="988" w:type="pct"/>
            <w:gridSpan w:val="2"/>
            <w:tcBorders>
              <w:bottom w:val="single" w:color="616161" w:sz="2" w:space="0"/>
            </w:tcBorders>
            <w:vAlign w:val="center"/>
          </w:tcPr>
          <w:p w:rsidRPr="007B6695" w:rsidR="00F004D9" w:rsidP="007B6695" w:rsidRDefault="00F004D9" w14:paraId="18ECA259" wp14:textId="77777777">
            <w:pPr>
              <w:spacing w:before="40" w:after="40"/>
              <w:jc w:val="left"/>
              <w:rPr>
                <w:rStyle w:val="BodytextChar"/>
                <w:rFonts w:cs="Arial"/>
                <w:sz w:val="18"/>
                <w:szCs w:val="18"/>
              </w:rPr>
            </w:pPr>
            <w:r w:rsidRPr="007B6695">
              <w:rPr>
                <w:rStyle w:val="BodytextChar"/>
                <w:rFonts w:cs="Arial"/>
                <w:sz w:val="18"/>
                <w:szCs w:val="18"/>
              </w:rPr>
              <w:t>This field displays the approved SA units.</w:t>
            </w:r>
          </w:p>
        </w:tc>
        <w:tc>
          <w:tcPr>
            <w:tcW w:w="611" w:type="pct"/>
            <w:tcBorders>
              <w:bottom w:val="single" w:color="616161" w:sz="2" w:space="0"/>
            </w:tcBorders>
            <w:vAlign w:val="center"/>
          </w:tcPr>
          <w:p w:rsidRPr="007B6695" w:rsidR="00F004D9" w:rsidP="007B6695" w:rsidRDefault="00F004D9" w14:paraId="4B14443C" wp14:textId="77777777">
            <w:pPr>
              <w:spacing w:before="40" w:after="40"/>
              <w:jc w:val="left"/>
              <w:rPr>
                <w:rStyle w:val="BodytextChar"/>
                <w:rFonts w:cs="Arial"/>
                <w:sz w:val="18"/>
                <w:szCs w:val="18"/>
              </w:rPr>
            </w:pPr>
            <w:r w:rsidRPr="007B6695">
              <w:rPr>
                <w:rStyle w:val="BodytextChar"/>
                <w:rFonts w:cs="Arial"/>
                <w:sz w:val="18"/>
                <w:szCs w:val="18"/>
              </w:rPr>
              <w:t>A_DTL_TB</w:t>
            </w:r>
          </w:p>
        </w:tc>
        <w:tc>
          <w:tcPr>
            <w:tcW w:w="929" w:type="pct"/>
            <w:gridSpan w:val="2"/>
            <w:tcBorders>
              <w:bottom w:val="single" w:color="616161" w:sz="2" w:space="0"/>
            </w:tcBorders>
            <w:vAlign w:val="center"/>
          </w:tcPr>
          <w:p w:rsidRPr="007B6695" w:rsidR="00F004D9" w:rsidP="007B6695" w:rsidRDefault="00F004D9" w14:paraId="6AF33353" wp14:textId="77777777">
            <w:pPr>
              <w:spacing w:before="40" w:after="40"/>
              <w:jc w:val="left"/>
              <w:rPr>
                <w:rStyle w:val="BodytextChar"/>
                <w:rFonts w:cs="Arial"/>
                <w:sz w:val="18"/>
                <w:szCs w:val="18"/>
              </w:rPr>
            </w:pPr>
            <w:r w:rsidRPr="007B6695">
              <w:rPr>
                <w:rStyle w:val="BodytextChar"/>
                <w:rFonts w:cs="Arial"/>
                <w:sz w:val="18"/>
                <w:szCs w:val="18"/>
              </w:rPr>
              <w:t>A_LI_APP_UNIT_AMT</w:t>
            </w:r>
          </w:p>
        </w:tc>
        <w:tc>
          <w:tcPr>
            <w:tcW w:w="1102" w:type="pct"/>
            <w:tcBorders>
              <w:bottom w:val="single" w:color="616161" w:sz="2" w:space="0"/>
            </w:tcBorders>
            <w:vAlign w:val="center"/>
          </w:tcPr>
          <w:p w:rsidRPr="007B6695" w:rsidR="00F004D9" w:rsidP="007B6695" w:rsidRDefault="00F004D9" w14:paraId="4B107D01" wp14:textId="77777777">
            <w:pPr>
              <w:pStyle w:val="TableText1"/>
              <w:spacing w:before="40" w:after="40"/>
              <w:rPr>
                <w:rStyle w:val="BodytextChar"/>
                <w:rFonts w:cs="Arial"/>
                <w:sz w:val="18"/>
                <w:szCs w:val="18"/>
              </w:rPr>
            </w:pPr>
          </w:p>
        </w:tc>
      </w:tr>
      <w:tr xmlns:wp14="http://schemas.microsoft.com/office/word/2010/wordml" w:rsidR="00F004D9" w:rsidTr="00F004D9" w14:paraId="53732FDD" wp14:textId="77777777">
        <w:tblPrEx>
          <w:tblCellMar>
            <w:top w:w="0" w:type="dxa"/>
            <w:bottom w:w="0" w:type="dxa"/>
          </w:tblCellMar>
        </w:tblPrEx>
        <w:trPr>
          <w:cantSplit/>
          <w:jc w:val="center"/>
        </w:trPr>
        <w:tc>
          <w:tcPr>
            <w:tcW w:w="624" w:type="pct"/>
            <w:tcBorders>
              <w:bottom w:val="single" w:color="616161" w:sz="2" w:space="0"/>
            </w:tcBorders>
            <w:vAlign w:val="center"/>
          </w:tcPr>
          <w:p w:rsidRPr="007B6695" w:rsidR="00F004D9" w:rsidP="007B6695" w:rsidRDefault="00F004D9" w14:paraId="08E29978" wp14:textId="77777777">
            <w:pPr>
              <w:jc w:val="left"/>
              <w:rPr>
                <w:rStyle w:val="BodytextChar"/>
                <w:rFonts w:cs="Arial"/>
                <w:sz w:val="18"/>
                <w:szCs w:val="18"/>
              </w:rPr>
            </w:pPr>
            <w:r w:rsidRPr="007B6695">
              <w:rPr>
                <w:rStyle w:val="BodytextChar"/>
                <w:rFonts w:cs="Arial"/>
                <w:sz w:val="18"/>
                <w:szCs w:val="18"/>
              </w:rPr>
              <w:t>Column</w:t>
            </w:r>
          </w:p>
        </w:tc>
        <w:tc>
          <w:tcPr>
            <w:tcW w:w="746" w:type="pct"/>
            <w:tcBorders>
              <w:bottom w:val="single" w:color="616161" w:sz="2" w:space="0"/>
            </w:tcBorders>
            <w:vAlign w:val="center"/>
          </w:tcPr>
          <w:p w:rsidRPr="007B6695" w:rsidR="00F004D9" w:rsidP="007B6695" w:rsidRDefault="00F004D9" w14:paraId="7F3F856A" wp14:textId="77777777">
            <w:pPr>
              <w:pStyle w:val="BodytextChar"/>
              <w:spacing w:before="40" w:after="40"/>
              <w:jc w:val="left"/>
              <w:rPr>
                <w:rStyle w:val="BodytextChar"/>
                <w:rFonts w:cs="Arial"/>
                <w:sz w:val="18"/>
                <w:szCs w:val="18"/>
              </w:rPr>
            </w:pPr>
            <w:r w:rsidRPr="007B6695">
              <w:rPr>
                <w:rStyle w:val="BodytextChar"/>
                <w:rFonts w:cs="Arial"/>
                <w:sz w:val="18"/>
                <w:szCs w:val="18"/>
              </w:rPr>
              <w:t>SA Amt-LI Used Unit</w:t>
            </w:r>
          </w:p>
        </w:tc>
        <w:tc>
          <w:tcPr>
            <w:tcW w:w="988" w:type="pct"/>
            <w:gridSpan w:val="2"/>
            <w:tcBorders>
              <w:bottom w:val="single" w:color="616161" w:sz="2" w:space="0"/>
            </w:tcBorders>
            <w:vAlign w:val="center"/>
          </w:tcPr>
          <w:p w:rsidRPr="007B6695" w:rsidR="00F004D9" w:rsidP="007B6695" w:rsidRDefault="00F004D9" w14:paraId="4F4616F4" wp14:textId="77777777">
            <w:pPr>
              <w:spacing w:before="40" w:after="40"/>
              <w:jc w:val="left"/>
              <w:rPr>
                <w:rStyle w:val="BodytextChar"/>
                <w:rFonts w:cs="Arial"/>
                <w:sz w:val="18"/>
                <w:szCs w:val="18"/>
              </w:rPr>
            </w:pPr>
            <w:r w:rsidRPr="007B6695">
              <w:rPr>
                <w:rStyle w:val="BodytextChar"/>
                <w:rFonts w:cs="Arial"/>
                <w:sz w:val="18"/>
                <w:szCs w:val="18"/>
              </w:rPr>
              <w:t>This field displays the SA Units Used.</w:t>
            </w:r>
          </w:p>
        </w:tc>
        <w:tc>
          <w:tcPr>
            <w:tcW w:w="611" w:type="pct"/>
            <w:tcBorders>
              <w:bottom w:val="single" w:color="616161" w:sz="2" w:space="0"/>
            </w:tcBorders>
            <w:vAlign w:val="center"/>
          </w:tcPr>
          <w:p w:rsidRPr="007B6695" w:rsidR="00F004D9" w:rsidP="007B6695" w:rsidRDefault="00F004D9" w14:paraId="5910E1DC" wp14:textId="77777777">
            <w:pPr>
              <w:spacing w:before="40" w:after="40"/>
              <w:jc w:val="left"/>
              <w:rPr>
                <w:rStyle w:val="BodytextChar"/>
                <w:rFonts w:cs="Arial"/>
                <w:sz w:val="18"/>
                <w:szCs w:val="18"/>
              </w:rPr>
            </w:pPr>
            <w:r w:rsidRPr="007B6695">
              <w:rPr>
                <w:rStyle w:val="BodytextChar"/>
                <w:rFonts w:cs="Arial"/>
                <w:sz w:val="18"/>
                <w:szCs w:val="18"/>
              </w:rPr>
              <w:t>A_DTL_TB</w:t>
            </w:r>
          </w:p>
        </w:tc>
        <w:tc>
          <w:tcPr>
            <w:tcW w:w="929" w:type="pct"/>
            <w:gridSpan w:val="2"/>
            <w:tcBorders>
              <w:bottom w:val="single" w:color="616161" w:sz="2" w:space="0"/>
            </w:tcBorders>
            <w:vAlign w:val="center"/>
          </w:tcPr>
          <w:p w:rsidRPr="007B6695" w:rsidR="00F004D9" w:rsidP="007B6695" w:rsidRDefault="00F004D9" w14:paraId="7A197801" wp14:textId="77777777">
            <w:pPr>
              <w:spacing w:before="40" w:after="40"/>
              <w:jc w:val="left"/>
              <w:rPr>
                <w:rStyle w:val="BodytextChar"/>
                <w:rFonts w:cs="Arial"/>
                <w:sz w:val="18"/>
                <w:szCs w:val="18"/>
              </w:rPr>
            </w:pPr>
            <w:r w:rsidRPr="007B6695">
              <w:rPr>
                <w:rStyle w:val="BodytextChar"/>
                <w:rFonts w:cs="Arial"/>
                <w:sz w:val="18"/>
                <w:szCs w:val="18"/>
              </w:rPr>
              <w:t>A_LI_USED_UNIT_AMT</w:t>
            </w:r>
          </w:p>
        </w:tc>
        <w:tc>
          <w:tcPr>
            <w:tcW w:w="1102" w:type="pct"/>
            <w:tcBorders>
              <w:bottom w:val="single" w:color="616161" w:sz="2" w:space="0"/>
            </w:tcBorders>
            <w:vAlign w:val="center"/>
          </w:tcPr>
          <w:p w:rsidRPr="007B6695" w:rsidR="00F004D9" w:rsidP="007B6695" w:rsidRDefault="00F004D9" w14:paraId="1462B0CE" wp14:textId="77777777">
            <w:pPr>
              <w:pStyle w:val="TableText1"/>
              <w:spacing w:before="40" w:after="40"/>
              <w:rPr>
                <w:rStyle w:val="BodytextChar"/>
                <w:rFonts w:cs="Arial"/>
                <w:sz w:val="18"/>
                <w:szCs w:val="18"/>
              </w:rPr>
            </w:pPr>
          </w:p>
        </w:tc>
      </w:tr>
      <w:tr xmlns:wp14="http://schemas.microsoft.com/office/word/2010/wordml" w:rsidR="00F004D9" w14:paraId="287631C9"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F004D9" w:rsidRDefault="00F004D9" w14:paraId="26B66447"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F004D9" w:rsidTr="00C177EC" w14:paraId="01DB012A" wp14:textId="77777777">
        <w:tblPrEx>
          <w:tblCellMar>
            <w:top w:w="0" w:type="dxa"/>
            <w:bottom w:w="0" w:type="dxa"/>
          </w:tblCellMar>
        </w:tblPrEx>
        <w:trPr>
          <w:cantSplit/>
          <w:jc w:val="center"/>
        </w:trPr>
        <w:tc>
          <w:tcPr>
            <w:tcW w:w="1554" w:type="pct"/>
            <w:gridSpan w:val="3"/>
            <w:tcBorders>
              <w:top w:val="single" w:color="616161" w:sz="2" w:space="0"/>
              <w:bottom w:val="single" w:color="616161" w:sz="2" w:space="0"/>
            </w:tcBorders>
            <w:vAlign w:val="center"/>
          </w:tcPr>
          <w:p w:rsidRPr="00205D93" w:rsidR="00F004D9" w:rsidRDefault="00F004D9" w14:paraId="7AFE6575" wp14:textId="77777777">
            <w:pPr>
              <w:pStyle w:val="TableHeading"/>
              <w:spacing w:before="40" w:after="40"/>
              <w:jc w:val="center"/>
              <w:rPr>
                <w:rStyle w:val="ModernTableText"/>
                <w:rFonts w:cs="Arial"/>
                <w:szCs w:val="17"/>
              </w:rPr>
            </w:pPr>
            <w:r w:rsidRPr="00205D93">
              <w:rPr>
                <w:rStyle w:val="ModernTableText"/>
                <w:rFonts w:cs="Arial"/>
                <w:szCs w:val="17"/>
              </w:rPr>
              <w:t>Chart Footnote Label (opt)</w:t>
            </w:r>
          </w:p>
        </w:tc>
        <w:tc>
          <w:tcPr>
            <w:tcW w:w="1766" w:type="pct"/>
            <w:gridSpan w:val="3"/>
            <w:tcBorders>
              <w:top w:val="single" w:color="616161" w:sz="2" w:space="0"/>
              <w:bottom w:val="single" w:color="616161" w:sz="2" w:space="0"/>
            </w:tcBorders>
            <w:vAlign w:val="center"/>
          </w:tcPr>
          <w:p w:rsidRPr="00205D93" w:rsidR="00F004D9" w:rsidRDefault="00F004D9" w14:paraId="38271C8A"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Description (opt)</w:t>
            </w:r>
          </w:p>
        </w:tc>
        <w:tc>
          <w:tcPr>
            <w:tcW w:w="1679" w:type="pct"/>
            <w:gridSpan w:val="2"/>
            <w:tcBorders>
              <w:top w:val="single" w:color="616161" w:sz="2" w:space="0"/>
              <w:bottom w:val="single" w:color="616161" w:sz="2" w:space="0"/>
            </w:tcBorders>
            <w:vAlign w:val="center"/>
          </w:tcPr>
          <w:p w:rsidRPr="00205D93" w:rsidR="00F004D9" w:rsidRDefault="00F004D9" w14:paraId="3D84051E"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Processing Rules (opt)</w:t>
            </w:r>
          </w:p>
        </w:tc>
      </w:tr>
      <w:tr xmlns:wp14="http://schemas.microsoft.com/office/word/2010/wordml" w:rsidR="00F004D9" w:rsidTr="00C177EC" w14:paraId="3F65DB6B" wp14:textId="77777777">
        <w:tblPrEx>
          <w:tblCellMar>
            <w:top w:w="0" w:type="dxa"/>
            <w:bottom w:w="0" w:type="dxa"/>
          </w:tblCellMar>
        </w:tblPrEx>
        <w:trPr>
          <w:cantSplit/>
          <w:jc w:val="center"/>
        </w:trPr>
        <w:tc>
          <w:tcPr>
            <w:tcW w:w="1554" w:type="pct"/>
            <w:gridSpan w:val="3"/>
            <w:tcBorders>
              <w:top w:val="single" w:color="616161" w:sz="2" w:space="0"/>
              <w:bottom w:val="single" w:color="616161" w:sz="2" w:space="0"/>
            </w:tcBorders>
            <w:vAlign w:val="center"/>
          </w:tcPr>
          <w:p w:rsidRPr="00205D93" w:rsidR="00F004D9" w:rsidRDefault="00F004D9" w14:paraId="46961045"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766" w:type="pct"/>
            <w:gridSpan w:val="3"/>
            <w:tcBorders>
              <w:top w:val="single" w:color="616161" w:sz="2" w:space="0"/>
              <w:bottom w:val="single" w:color="616161" w:sz="2" w:space="0"/>
            </w:tcBorders>
            <w:vAlign w:val="center"/>
          </w:tcPr>
          <w:p w:rsidRPr="00205D93" w:rsidR="00F004D9" w:rsidRDefault="00F004D9" w14:paraId="555E9C35"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679" w:type="pct"/>
            <w:gridSpan w:val="2"/>
            <w:tcBorders>
              <w:top w:val="single" w:color="616161" w:sz="2" w:space="0"/>
              <w:bottom w:val="single" w:color="616161" w:sz="2" w:space="0"/>
            </w:tcBorders>
            <w:vAlign w:val="center"/>
          </w:tcPr>
          <w:p w:rsidRPr="00205D93" w:rsidR="00F004D9" w:rsidRDefault="00F004D9" w14:paraId="3E6E3BBB"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r>
      <w:tr xmlns:wp14="http://schemas.microsoft.com/office/word/2010/wordml" w:rsidR="00F004D9" w14:paraId="187B7FD3"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F004D9" w:rsidRDefault="00F004D9" w14:paraId="491A1513"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Footnote (opt)</w:t>
            </w:r>
          </w:p>
        </w:tc>
      </w:tr>
      <w:tr xmlns:wp14="http://schemas.microsoft.com/office/word/2010/wordml" w:rsidR="00F004D9" w:rsidTr="00C177EC" w14:paraId="04B5A5AD" wp14:textId="77777777">
        <w:tblPrEx>
          <w:tblCellMar>
            <w:top w:w="0" w:type="dxa"/>
            <w:bottom w:w="0" w:type="dxa"/>
          </w:tblCellMar>
        </w:tblPrEx>
        <w:trPr>
          <w:cantSplit/>
          <w:jc w:val="center"/>
        </w:trPr>
        <w:tc>
          <w:tcPr>
            <w:tcW w:w="1554" w:type="pct"/>
            <w:gridSpan w:val="3"/>
            <w:tcBorders>
              <w:top w:val="single" w:color="616161" w:sz="2" w:space="0"/>
            </w:tcBorders>
            <w:vAlign w:val="center"/>
          </w:tcPr>
          <w:p w:rsidRPr="00205D93" w:rsidR="00F004D9" w:rsidRDefault="00F004D9" w14:paraId="4C1A4704" wp14:textId="77777777">
            <w:pPr>
              <w:pStyle w:val="TableHeading"/>
              <w:spacing w:before="40" w:after="40"/>
              <w:jc w:val="center"/>
              <w:rPr>
                <w:rStyle w:val="ModernTableText"/>
                <w:rFonts w:cs="Arial"/>
                <w:szCs w:val="17"/>
              </w:rPr>
            </w:pPr>
            <w:r w:rsidRPr="00205D93">
              <w:rPr>
                <w:rStyle w:val="ModernTableText"/>
                <w:rFonts w:cs="Arial"/>
                <w:szCs w:val="17"/>
              </w:rPr>
              <w:t>Report Footnote Label (opt)</w:t>
            </w:r>
          </w:p>
        </w:tc>
        <w:tc>
          <w:tcPr>
            <w:tcW w:w="1766" w:type="pct"/>
            <w:gridSpan w:val="3"/>
            <w:tcBorders>
              <w:top w:val="single" w:color="616161" w:sz="2" w:space="0"/>
            </w:tcBorders>
            <w:vAlign w:val="center"/>
          </w:tcPr>
          <w:p w:rsidRPr="00205D93" w:rsidR="00F004D9" w:rsidRDefault="00F004D9" w14:paraId="60BB4397"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Description (opt)</w:t>
            </w:r>
          </w:p>
        </w:tc>
        <w:tc>
          <w:tcPr>
            <w:tcW w:w="1679" w:type="pct"/>
            <w:gridSpan w:val="2"/>
            <w:tcBorders>
              <w:top w:val="single" w:color="616161" w:sz="2" w:space="0"/>
            </w:tcBorders>
            <w:vAlign w:val="center"/>
          </w:tcPr>
          <w:p w:rsidRPr="00205D93" w:rsidR="00F004D9" w:rsidRDefault="00F004D9" w14:paraId="3B359FE4"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Processing Rules (opt)</w:t>
            </w:r>
          </w:p>
        </w:tc>
      </w:tr>
      <w:tr xmlns:wp14="http://schemas.microsoft.com/office/word/2010/wordml" w:rsidR="00F004D9" w:rsidTr="00C177EC" w14:paraId="01541CB8" wp14:textId="77777777">
        <w:tblPrEx>
          <w:tblCellMar>
            <w:top w:w="0" w:type="dxa"/>
            <w:bottom w:w="0" w:type="dxa"/>
          </w:tblCellMar>
        </w:tblPrEx>
        <w:trPr>
          <w:cantSplit/>
          <w:jc w:val="center"/>
        </w:trPr>
        <w:tc>
          <w:tcPr>
            <w:tcW w:w="1554" w:type="pct"/>
            <w:gridSpan w:val="3"/>
            <w:vAlign w:val="center"/>
          </w:tcPr>
          <w:p w:rsidRPr="00205D93" w:rsidR="00F004D9" w:rsidRDefault="00F004D9" w14:paraId="108A09F6"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766" w:type="pct"/>
            <w:gridSpan w:val="3"/>
            <w:vAlign w:val="center"/>
          </w:tcPr>
          <w:p w:rsidRPr="00205D93" w:rsidR="00F004D9" w:rsidRDefault="00F004D9" w14:paraId="245B5E5F"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679" w:type="pct"/>
            <w:gridSpan w:val="2"/>
            <w:vAlign w:val="center"/>
          </w:tcPr>
          <w:p w:rsidRPr="00205D93" w:rsidR="00F004D9" w:rsidRDefault="00F004D9" w14:paraId="4534CF34"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r>
    </w:tbl>
    <w:p xmlns:wp14="http://schemas.microsoft.com/office/word/2010/wordml" w:rsidR="00CE759A" w:rsidP="00D0385C" w:rsidRDefault="00CE759A" w14:paraId="081A1781" wp14:textId="77777777">
      <w:pPr>
        <w:pStyle w:val="Heading5"/>
      </w:pPr>
      <w:r>
        <w:br w:type="page"/>
      </w:r>
      <w:bookmarkStart w:name="_Toc214963352" w:id="323"/>
      <w:r>
        <w:t>Report Definition – OPR-SRA-128 - Service Authorization Suspect Duplicates</w:t>
      </w:r>
      <w:bookmarkEnd w:id="323"/>
      <w:r>
        <w:t xml:space="preserve"> </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19"/>
        <w:gridCol w:w="1474"/>
        <w:gridCol w:w="1684"/>
        <w:gridCol w:w="1649"/>
        <w:gridCol w:w="17"/>
        <w:gridCol w:w="1911"/>
        <w:gridCol w:w="2420"/>
        <w:gridCol w:w="302"/>
        <w:gridCol w:w="17"/>
        <w:gridCol w:w="1960"/>
        <w:gridCol w:w="1537"/>
      </w:tblGrid>
      <w:tr xmlns:wp14="http://schemas.microsoft.com/office/word/2010/wordml" w:rsidR="00CE759A" w14:paraId="307BC350" wp14:textId="77777777">
        <w:tblPrEx>
          <w:tblCellMar>
            <w:top w:w="0" w:type="dxa"/>
            <w:bottom w:w="0" w:type="dxa"/>
          </w:tblCellMar>
        </w:tblPrEx>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Pr="00FF7891" w:rsidR="00CE759A" w:rsidRDefault="00CE759A" w14:paraId="6E6D5801" wp14:textId="77777777">
            <w:pPr>
              <w:jc w:val="center"/>
              <w:rPr>
                <w:rFonts w:eastAsia="MS Mincho"/>
                <w:szCs w:val="20"/>
              </w:rPr>
            </w:pPr>
            <w:r>
              <w:rPr>
                <w:sz w:val="19"/>
                <w:szCs w:val="19"/>
              </w:rPr>
              <w:br w:type="page"/>
            </w:r>
            <w:r>
              <w:rPr>
                <w:sz w:val="19"/>
                <w:szCs w:val="19"/>
              </w:rPr>
              <w:br w:type="page"/>
            </w:r>
            <w:r>
              <w:rPr>
                <w:sz w:val="19"/>
                <w:szCs w:val="19"/>
              </w:rPr>
              <w:br w:type="page"/>
            </w:r>
            <w:r>
              <w:rPr>
                <w:sz w:val="19"/>
                <w:szCs w:val="19"/>
              </w:rPr>
              <w:br w:type="page"/>
            </w:r>
            <w:r w:rsidRPr="00FF7891">
              <w:rPr>
                <w:rFonts w:eastAsia="MS Mincho"/>
                <w:szCs w:val="20"/>
              </w:rPr>
              <w:t>NH MMIS REPORT DEFINITION</w:t>
            </w:r>
          </w:p>
        </w:tc>
      </w:tr>
      <w:tr xmlns:wp14="http://schemas.microsoft.com/office/word/2010/wordml" w:rsidR="00CE759A" w14:paraId="1C70A40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tcBorders>
              <w:top w:val="single" w:color="auto" w:sz="4" w:space="0"/>
            </w:tcBorders>
            <w:vAlign w:val="center"/>
          </w:tcPr>
          <w:p w:rsidRPr="00205D93" w:rsidR="00CE759A" w:rsidRDefault="00CE759A" w14:paraId="2057A0E8" wp14:textId="77777777">
            <w:pPr>
              <w:pStyle w:val="TableHeading"/>
              <w:spacing w:before="40" w:after="40"/>
              <w:rPr>
                <w:rStyle w:val="ModernTableText"/>
                <w:noProof/>
                <w:szCs w:val="17"/>
              </w:rPr>
            </w:pPr>
            <w:r w:rsidRPr="00205D93">
              <w:rPr>
                <w:rStyle w:val="ModernTableText"/>
                <w:noProof/>
                <w:szCs w:val="17"/>
              </w:rPr>
              <w:t>Report Type:</w:t>
            </w:r>
          </w:p>
        </w:tc>
        <w:tc>
          <w:tcPr>
            <w:tcW w:w="3995" w:type="pct"/>
            <w:gridSpan w:val="9"/>
            <w:tcBorders>
              <w:top w:val="single" w:color="auto" w:sz="4" w:space="0"/>
            </w:tcBorders>
            <w:vAlign w:val="center"/>
          </w:tcPr>
          <w:p w:rsidRPr="00205D93" w:rsidR="00CE759A" w:rsidRDefault="00CE759A" w14:paraId="08D34391"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Standard</w:t>
            </w:r>
            <w:r w:rsidRPr="00205D93">
              <w:rPr>
                <w:rStyle w:val="ModernTableText"/>
                <w:noProof/>
                <w:szCs w:val="17"/>
              </w:rPr>
              <w:tab/>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Customized</w:t>
            </w:r>
          </w:p>
        </w:tc>
      </w:tr>
      <w:tr xmlns:wp14="http://schemas.microsoft.com/office/word/2010/wordml" w:rsidR="00CE759A" w14:paraId="490897C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tcBorders>
              <w:top w:val="single" w:color="616161" w:sz="2" w:space="0"/>
            </w:tcBorders>
            <w:vAlign w:val="center"/>
          </w:tcPr>
          <w:p w:rsidRPr="00205D93" w:rsidR="00CE759A" w:rsidRDefault="00CE759A" w14:paraId="3CC75DEA" wp14:textId="77777777">
            <w:pPr>
              <w:pStyle w:val="TableHeading"/>
              <w:spacing w:before="40" w:after="40"/>
              <w:rPr>
                <w:rStyle w:val="ModernTableText"/>
                <w:noProof/>
                <w:szCs w:val="17"/>
              </w:rPr>
            </w:pPr>
            <w:r w:rsidRPr="00205D93">
              <w:rPr>
                <w:rStyle w:val="ModernTableText"/>
                <w:noProof/>
                <w:szCs w:val="17"/>
              </w:rPr>
              <w:t>Client Name:</w:t>
            </w:r>
          </w:p>
        </w:tc>
        <w:tc>
          <w:tcPr>
            <w:tcW w:w="3995" w:type="pct"/>
            <w:gridSpan w:val="9"/>
            <w:tcBorders>
              <w:top w:val="single" w:color="616161" w:sz="2" w:space="0"/>
            </w:tcBorders>
            <w:vAlign w:val="center"/>
          </w:tcPr>
          <w:p w:rsidRPr="00205D93" w:rsidR="00CE759A" w:rsidRDefault="00CE759A" w14:paraId="257B5D04" wp14:textId="77777777">
            <w:pPr>
              <w:pStyle w:val="TableText1"/>
              <w:spacing w:before="40" w:after="40"/>
              <w:rPr>
                <w:rStyle w:val="ModernTableText"/>
                <w:szCs w:val="17"/>
              </w:rPr>
            </w:pPr>
            <w:r w:rsidRPr="00205D93">
              <w:rPr>
                <w:rStyle w:val="ModernTableText"/>
                <w:szCs w:val="17"/>
              </w:rPr>
              <w:t>New Hampshire</w:t>
            </w:r>
          </w:p>
        </w:tc>
      </w:tr>
      <w:tr xmlns:wp14="http://schemas.microsoft.com/office/word/2010/wordml" w:rsidR="00CE759A" w14:paraId="1F4B53C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tcBorders>
              <w:top w:val="single" w:color="616161" w:sz="2" w:space="0"/>
            </w:tcBorders>
            <w:vAlign w:val="center"/>
          </w:tcPr>
          <w:p w:rsidRPr="00205D93" w:rsidR="00CE759A" w:rsidRDefault="00CE759A" w14:paraId="5BF315A6" wp14:textId="77777777">
            <w:pPr>
              <w:pStyle w:val="TableHeading"/>
              <w:spacing w:before="40" w:after="40"/>
              <w:rPr>
                <w:rStyle w:val="ModernTableText"/>
                <w:noProof/>
                <w:szCs w:val="17"/>
              </w:rPr>
            </w:pPr>
            <w:r w:rsidRPr="00205D93">
              <w:rPr>
                <w:rStyle w:val="ModernTableText"/>
                <w:noProof/>
                <w:szCs w:val="17"/>
              </w:rPr>
              <w:t>Client Report ID:</w:t>
            </w:r>
          </w:p>
        </w:tc>
        <w:tc>
          <w:tcPr>
            <w:tcW w:w="3995" w:type="pct"/>
            <w:gridSpan w:val="9"/>
            <w:tcBorders>
              <w:top w:val="single" w:color="616161" w:sz="2" w:space="0"/>
            </w:tcBorders>
            <w:vAlign w:val="center"/>
          </w:tcPr>
          <w:p w:rsidRPr="00205D93" w:rsidR="00CE759A" w:rsidRDefault="00CE759A" w14:paraId="5508686C" wp14:textId="77777777">
            <w:pPr>
              <w:pStyle w:val="TableText1"/>
              <w:spacing w:before="40" w:after="40"/>
              <w:rPr>
                <w:rStyle w:val="ModernTableText"/>
                <w:szCs w:val="17"/>
              </w:rPr>
            </w:pPr>
            <w:r w:rsidRPr="00205D93">
              <w:rPr>
                <w:rStyle w:val="ModernTableText"/>
                <w:szCs w:val="17"/>
              </w:rPr>
              <w:t>OPR-SRA-128</w:t>
            </w:r>
          </w:p>
        </w:tc>
      </w:tr>
      <w:tr xmlns:wp14="http://schemas.microsoft.com/office/word/2010/wordml" w:rsidR="00CE759A" w14:paraId="654AA28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91"/>
          <w:jc w:val="center"/>
        </w:trPr>
        <w:tc>
          <w:tcPr>
            <w:tcW w:w="1005" w:type="pct"/>
            <w:gridSpan w:val="2"/>
            <w:tcBorders>
              <w:top w:val="single" w:color="616161" w:sz="2" w:space="0"/>
            </w:tcBorders>
            <w:vAlign w:val="center"/>
          </w:tcPr>
          <w:p w:rsidRPr="00205D93" w:rsidR="00CE759A" w:rsidRDefault="00CE759A" w14:paraId="66DBF2B4" wp14:textId="77777777">
            <w:pPr>
              <w:pStyle w:val="TableHeading"/>
              <w:spacing w:before="40" w:after="40"/>
              <w:rPr>
                <w:rStyle w:val="ModernTableText"/>
                <w:noProof/>
                <w:szCs w:val="17"/>
              </w:rPr>
            </w:pPr>
            <w:r w:rsidRPr="00205D93">
              <w:rPr>
                <w:rStyle w:val="ModernTableText"/>
                <w:noProof/>
                <w:szCs w:val="17"/>
              </w:rPr>
              <w:t>Client Line Of Business:</w:t>
            </w:r>
          </w:p>
        </w:tc>
        <w:tc>
          <w:tcPr>
            <w:tcW w:w="3995" w:type="pct"/>
            <w:gridSpan w:val="9"/>
            <w:tcBorders>
              <w:top w:val="single" w:color="616161" w:sz="2" w:space="0"/>
            </w:tcBorders>
            <w:vAlign w:val="center"/>
          </w:tcPr>
          <w:p w:rsidRPr="00205D93" w:rsidR="00CE759A" w:rsidRDefault="00CE759A" w14:paraId="6AD02162" wp14:textId="77777777">
            <w:pPr>
              <w:pStyle w:val="TableText1"/>
              <w:spacing w:before="40" w:after="40"/>
              <w:rPr>
                <w:rStyle w:val="ModernTableText"/>
                <w:szCs w:val="17"/>
              </w:rPr>
            </w:pPr>
            <w:r w:rsidRPr="00205D93">
              <w:rPr>
                <w:rStyle w:val="ModernTableText"/>
                <w:szCs w:val="17"/>
              </w:rPr>
              <w:t>Medicaid</w:t>
            </w:r>
          </w:p>
        </w:tc>
      </w:tr>
      <w:tr xmlns:wp14="http://schemas.microsoft.com/office/word/2010/wordml" w:rsidR="00CE759A" w14:paraId="46E6FEA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1005" w:type="pct"/>
            <w:gridSpan w:val="2"/>
            <w:tcBorders>
              <w:top w:val="single" w:color="616161" w:sz="2" w:space="0"/>
            </w:tcBorders>
            <w:vAlign w:val="center"/>
          </w:tcPr>
          <w:p w:rsidRPr="00205D93" w:rsidR="00CE759A" w:rsidRDefault="00CE759A" w14:paraId="1635EC34" wp14:textId="77777777">
            <w:pPr>
              <w:pStyle w:val="TableHeading"/>
              <w:spacing w:before="40" w:after="40"/>
              <w:rPr>
                <w:rStyle w:val="ModernTableText"/>
                <w:noProof/>
                <w:szCs w:val="17"/>
              </w:rPr>
            </w:pPr>
            <w:r w:rsidRPr="00205D93">
              <w:rPr>
                <w:rStyle w:val="ModernTableText"/>
                <w:noProof/>
                <w:szCs w:val="17"/>
              </w:rPr>
              <w:t>Client Division / Department:</w:t>
            </w:r>
          </w:p>
        </w:tc>
        <w:tc>
          <w:tcPr>
            <w:tcW w:w="3995" w:type="pct"/>
            <w:gridSpan w:val="9"/>
            <w:tcBorders>
              <w:top w:val="single" w:color="616161" w:sz="2" w:space="0"/>
            </w:tcBorders>
            <w:vAlign w:val="center"/>
          </w:tcPr>
          <w:p w:rsidRPr="00205D93" w:rsidR="00CE759A" w:rsidRDefault="00CE759A" w14:paraId="067EAF2A" wp14:textId="77777777">
            <w:pPr>
              <w:pStyle w:val="TableText1"/>
              <w:spacing w:before="40" w:after="40"/>
              <w:rPr>
                <w:rStyle w:val="ModernTableText"/>
                <w:szCs w:val="17"/>
              </w:rPr>
            </w:pPr>
            <w:r w:rsidRPr="00205D93">
              <w:rPr>
                <w:rStyle w:val="ModernTableText"/>
                <w:szCs w:val="17"/>
              </w:rPr>
              <w:t>DHHS</w:t>
            </w:r>
          </w:p>
        </w:tc>
      </w:tr>
      <w:tr xmlns:wp14="http://schemas.microsoft.com/office/word/2010/wordml" w:rsidR="00CE759A" w14:paraId="5906B6A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05" w:type="pct"/>
            <w:gridSpan w:val="2"/>
            <w:tcBorders>
              <w:top w:val="single" w:color="616161" w:sz="2" w:space="0"/>
              <w:bottom w:val="single" w:color="616161" w:sz="2" w:space="0"/>
            </w:tcBorders>
            <w:vAlign w:val="center"/>
          </w:tcPr>
          <w:p w:rsidRPr="00205D93" w:rsidR="00CE759A" w:rsidRDefault="00CE759A" w14:paraId="7A72BDDD" wp14:textId="77777777">
            <w:pPr>
              <w:pStyle w:val="TableHeading"/>
              <w:spacing w:before="40" w:after="40"/>
              <w:rPr>
                <w:rStyle w:val="ModernTableText"/>
                <w:noProof/>
                <w:szCs w:val="17"/>
              </w:rPr>
            </w:pPr>
            <w:r w:rsidRPr="00205D93">
              <w:rPr>
                <w:rStyle w:val="ModernTableText"/>
                <w:noProof/>
                <w:szCs w:val="17"/>
              </w:rPr>
              <w:t>Report Title:</w:t>
            </w:r>
          </w:p>
        </w:tc>
        <w:tc>
          <w:tcPr>
            <w:tcW w:w="3995" w:type="pct"/>
            <w:gridSpan w:val="9"/>
            <w:tcBorders>
              <w:top w:val="single" w:color="616161" w:sz="2" w:space="0"/>
              <w:bottom w:val="single" w:color="616161" w:sz="2" w:space="0"/>
            </w:tcBorders>
            <w:vAlign w:val="center"/>
          </w:tcPr>
          <w:p w:rsidRPr="00205D93" w:rsidR="00CE759A" w:rsidRDefault="00CE759A" w14:paraId="6E512687" wp14:textId="77777777">
            <w:pPr>
              <w:pStyle w:val="TableText1"/>
              <w:spacing w:before="40" w:after="40"/>
              <w:rPr>
                <w:rStyle w:val="ModernTableText"/>
                <w:szCs w:val="17"/>
              </w:rPr>
            </w:pPr>
            <w:r w:rsidRPr="00205D93">
              <w:rPr>
                <w:sz w:val="18"/>
                <w:szCs w:val="17"/>
              </w:rPr>
              <w:t>Service Authorization Suspect Duplicates</w:t>
            </w:r>
          </w:p>
        </w:tc>
      </w:tr>
      <w:tr xmlns:wp14="http://schemas.microsoft.com/office/word/2010/wordml" w:rsidR="00CE759A" w14:paraId="65E3004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05" w:type="pct"/>
            <w:gridSpan w:val="2"/>
            <w:tcBorders>
              <w:top w:val="single" w:color="616161" w:sz="2" w:space="0"/>
              <w:bottom w:val="single" w:color="616161" w:sz="2" w:space="0"/>
            </w:tcBorders>
            <w:vAlign w:val="center"/>
          </w:tcPr>
          <w:p w:rsidRPr="00205D93" w:rsidR="00CE759A" w:rsidRDefault="00CE759A" w14:paraId="021D2202" wp14:textId="77777777">
            <w:pPr>
              <w:pStyle w:val="TableHeading"/>
              <w:spacing w:before="40" w:after="40"/>
              <w:rPr>
                <w:rStyle w:val="ModernTableText"/>
                <w:noProof/>
                <w:szCs w:val="17"/>
              </w:rPr>
            </w:pPr>
            <w:r w:rsidRPr="00205D93">
              <w:rPr>
                <w:rStyle w:val="ModernTableText"/>
                <w:noProof/>
                <w:szCs w:val="17"/>
              </w:rPr>
              <w:t>Report Description:</w:t>
            </w:r>
          </w:p>
        </w:tc>
        <w:tc>
          <w:tcPr>
            <w:tcW w:w="3995" w:type="pct"/>
            <w:gridSpan w:val="9"/>
            <w:tcBorders>
              <w:top w:val="single" w:color="616161" w:sz="2" w:space="0"/>
              <w:bottom w:val="single" w:color="616161" w:sz="2" w:space="0"/>
            </w:tcBorders>
            <w:vAlign w:val="center"/>
          </w:tcPr>
          <w:p w:rsidRPr="00205D93" w:rsidR="00CE759A" w:rsidRDefault="00CE759A" w14:paraId="3A93FE7E" wp14:textId="77777777">
            <w:pPr>
              <w:pStyle w:val="TableText1"/>
              <w:spacing w:before="40" w:after="40"/>
              <w:rPr>
                <w:rStyle w:val="ModernTableText"/>
                <w:szCs w:val="17"/>
              </w:rPr>
            </w:pPr>
            <w:r w:rsidRPr="00205D93">
              <w:rPr>
                <w:rFonts w:cs="Arial"/>
                <w:sz w:val="18"/>
                <w:szCs w:val="17"/>
              </w:rPr>
              <w:t xml:space="preserve">This report lists Approved Service Authorizations that appear to be duplicates. These SA's have the same Member, same </w:t>
            </w:r>
            <w:r w:rsidRPr="00205D93" w:rsidR="0037196C">
              <w:rPr>
                <w:rFonts w:cs="Arial"/>
                <w:sz w:val="18"/>
                <w:szCs w:val="17"/>
              </w:rPr>
              <w:t>Servicing</w:t>
            </w:r>
            <w:r w:rsidRPr="00205D93">
              <w:rPr>
                <w:rFonts w:cs="Arial"/>
                <w:sz w:val="18"/>
                <w:szCs w:val="17"/>
              </w:rPr>
              <w:t xml:space="preserve"> </w:t>
            </w:r>
            <w:r w:rsidRPr="00205D93" w:rsidR="00513364">
              <w:rPr>
                <w:rFonts w:cs="Arial"/>
                <w:sz w:val="18"/>
                <w:szCs w:val="17"/>
              </w:rPr>
              <w:t>Provider;</w:t>
            </w:r>
            <w:r w:rsidRPr="00205D93">
              <w:rPr>
                <w:rFonts w:cs="Arial"/>
                <w:sz w:val="18"/>
                <w:szCs w:val="17"/>
              </w:rPr>
              <w:t xml:space="preserve"> same or overlapping date range and same Service Code.</w:t>
            </w:r>
          </w:p>
        </w:tc>
      </w:tr>
      <w:tr xmlns:wp14="http://schemas.microsoft.com/office/word/2010/wordml" w:rsidR="00CE759A" w14:paraId="0BF1731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Align w:val="center"/>
          </w:tcPr>
          <w:p w:rsidRPr="00205D93" w:rsidR="00CE759A" w:rsidRDefault="00CE759A" w14:paraId="07DC3DBF" wp14:textId="77777777">
            <w:pPr>
              <w:pStyle w:val="TableHeading"/>
              <w:spacing w:before="40" w:after="40"/>
              <w:rPr>
                <w:rStyle w:val="ModernTableText"/>
                <w:noProof/>
                <w:szCs w:val="17"/>
              </w:rPr>
            </w:pPr>
            <w:r w:rsidRPr="00205D93">
              <w:rPr>
                <w:rStyle w:val="ModernTableText"/>
                <w:noProof/>
                <w:szCs w:val="17"/>
              </w:rPr>
              <w:t>Report Source State Code:</w:t>
            </w:r>
          </w:p>
        </w:tc>
        <w:tc>
          <w:tcPr>
            <w:tcW w:w="3995" w:type="pct"/>
            <w:gridSpan w:val="9"/>
            <w:vAlign w:val="center"/>
          </w:tcPr>
          <w:p w:rsidRPr="00205D93" w:rsidR="00CE759A" w:rsidRDefault="00CE759A" w14:paraId="4A14F084" wp14:textId="77777777">
            <w:pPr>
              <w:pStyle w:val="TableText1"/>
              <w:spacing w:before="40" w:after="40"/>
              <w:rPr>
                <w:rStyle w:val="ModernTableText"/>
                <w:szCs w:val="17"/>
              </w:rPr>
            </w:pPr>
            <w:r w:rsidRPr="00205D93">
              <w:rPr>
                <w:rStyle w:val="ModernTableText"/>
                <w:szCs w:val="17"/>
              </w:rPr>
              <w:t>NH</w:t>
            </w:r>
          </w:p>
        </w:tc>
      </w:tr>
      <w:tr xmlns:wp14="http://schemas.microsoft.com/office/word/2010/wordml" w:rsidR="00CE759A" w14:paraId="33D0938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Align w:val="center"/>
          </w:tcPr>
          <w:p w:rsidRPr="00205D93" w:rsidR="00CE759A" w:rsidRDefault="00CE759A" w14:paraId="6A78066A" wp14:textId="77777777">
            <w:pPr>
              <w:pStyle w:val="TableHeading"/>
              <w:spacing w:before="40" w:after="40"/>
              <w:rPr>
                <w:rStyle w:val="ModernTableText"/>
                <w:noProof/>
                <w:szCs w:val="17"/>
              </w:rPr>
            </w:pPr>
            <w:r w:rsidRPr="00205D93">
              <w:rPr>
                <w:rStyle w:val="ModernTableText"/>
                <w:noProof/>
                <w:szCs w:val="17"/>
              </w:rPr>
              <w:t>Report Source Type:</w:t>
            </w:r>
          </w:p>
        </w:tc>
        <w:tc>
          <w:tcPr>
            <w:tcW w:w="3995" w:type="pct"/>
            <w:gridSpan w:val="9"/>
            <w:vAlign w:val="center"/>
          </w:tcPr>
          <w:p w:rsidRPr="00205D93" w:rsidR="00CE759A" w:rsidRDefault="00CE759A" w14:paraId="77A518E3"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OLTP</w:t>
            </w:r>
            <w:r w:rsidRPr="00205D93">
              <w:rPr>
                <w:rStyle w:val="ModernTableText"/>
                <w:noProof/>
                <w:szCs w:val="17"/>
              </w:rPr>
              <w:tab/>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 xml:space="preserve">OLAP </w:t>
            </w:r>
          </w:p>
        </w:tc>
      </w:tr>
      <w:tr xmlns:wp14="http://schemas.microsoft.com/office/word/2010/wordml" w:rsidR="00CE759A" w14:paraId="18C15F4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Align w:val="center"/>
          </w:tcPr>
          <w:p w:rsidRPr="00205D93" w:rsidR="00CE759A" w:rsidRDefault="00CE759A" w14:paraId="5F86A6D3" wp14:textId="77777777">
            <w:pPr>
              <w:pStyle w:val="TableHeading"/>
              <w:spacing w:before="40" w:after="40"/>
              <w:rPr>
                <w:rStyle w:val="ModernTableText"/>
                <w:noProof/>
                <w:szCs w:val="17"/>
              </w:rPr>
            </w:pPr>
            <w:r w:rsidRPr="00205D93">
              <w:rPr>
                <w:rStyle w:val="ModernTableText"/>
                <w:noProof/>
                <w:szCs w:val="17"/>
              </w:rPr>
              <w:t>Report Source Type Component:</w:t>
            </w:r>
          </w:p>
        </w:tc>
        <w:tc>
          <w:tcPr>
            <w:tcW w:w="3995" w:type="pct"/>
            <w:gridSpan w:val="9"/>
            <w:vAlign w:val="center"/>
          </w:tcPr>
          <w:p w:rsidRPr="00205D93" w:rsidR="00CE759A" w:rsidRDefault="00CE759A" w14:paraId="05B75B3B" wp14:textId="77777777">
            <w:pPr>
              <w:pStyle w:val="TableText1"/>
              <w:tabs>
                <w:tab w:val="left" w:pos="2052"/>
                <w:tab w:val="left" w:pos="2232"/>
                <w:tab w:val="left" w:pos="4032"/>
                <w:tab w:val="left" w:pos="6012"/>
                <w:tab w:val="left" w:pos="6552"/>
              </w:tabs>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Provider</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Member</w:t>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17"/>
              </w:rPr>
              <w:t xml:space="preserve"> Operations</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Program</w:t>
            </w:r>
          </w:p>
        </w:tc>
      </w:tr>
      <w:tr xmlns:wp14="http://schemas.microsoft.com/office/word/2010/wordml" w:rsidR="00CE759A" w14:paraId="55032FB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CE759A" w:rsidRDefault="00CE759A" w14:paraId="46888805"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CE759A" w14:paraId="415BC41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1005" w:type="pct"/>
            <w:gridSpan w:val="2"/>
            <w:vAlign w:val="center"/>
          </w:tcPr>
          <w:p w:rsidRPr="00205D93" w:rsidR="00CE759A" w:rsidRDefault="00CE759A" w14:paraId="052DB931" wp14:textId="77777777">
            <w:pPr>
              <w:pStyle w:val="TableHeading"/>
              <w:spacing w:before="40" w:after="40"/>
              <w:rPr>
                <w:rStyle w:val="ModernTableText"/>
                <w:noProof/>
                <w:szCs w:val="17"/>
              </w:rPr>
            </w:pPr>
            <w:r w:rsidRPr="00205D93">
              <w:rPr>
                <w:rStyle w:val="ModernTableText"/>
                <w:noProof/>
                <w:szCs w:val="17"/>
              </w:rPr>
              <w:t>Report Generated by:</w:t>
            </w:r>
          </w:p>
        </w:tc>
        <w:tc>
          <w:tcPr>
            <w:tcW w:w="3995" w:type="pct"/>
            <w:gridSpan w:val="9"/>
            <w:vAlign w:val="center"/>
          </w:tcPr>
          <w:p w:rsidRPr="00205D93" w:rsidR="00CE759A" w:rsidRDefault="00CE759A" w14:paraId="42DF1CCF" wp14:textId="77777777">
            <w:pPr>
              <w:pStyle w:val="TableText1"/>
              <w:tabs>
                <w:tab w:val="left" w:pos="2052"/>
                <w:tab w:val="left" w:pos="2232"/>
                <w:tab w:val="left" w:pos="4032"/>
                <w:tab w:val="left" w:pos="6012"/>
                <w:tab w:val="left" w:pos="7812"/>
                <w:tab w:val="left" w:pos="9792"/>
              </w:tabs>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EQR</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EFADS</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EMAR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ESUR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  </w:t>
            </w:r>
          </w:p>
        </w:tc>
      </w:tr>
      <w:tr xmlns:wp14="http://schemas.microsoft.com/office/word/2010/wordml" w:rsidR="00CE759A" w14:paraId="21B41D3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5" w:type="pct"/>
            <w:gridSpan w:val="2"/>
            <w:vAlign w:val="center"/>
          </w:tcPr>
          <w:p w:rsidRPr="00205D93" w:rsidR="00CE759A" w:rsidRDefault="00CE759A" w14:paraId="551C10AA" wp14:textId="77777777">
            <w:pPr>
              <w:pStyle w:val="TableText1"/>
              <w:spacing w:before="40" w:after="40"/>
              <w:rPr>
                <w:rStyle w:val="ModernTableText"/>
                <w:b/>
                <w:noProof/>
                <w:szCs w:val="17"/>
              </w:rPr>
            </w:pPr>
            <w:r w:rsidRPr="00205D93">
              <w:rPr>
                <w:rStyle w:val="ModernTableText"/>
                <w:b/>
                <w:noProof/>
                <w:szCs w:val="17"/>
              </w:rPr>
              <w:t>Report Screen Tip (optional):</w:t>
            </w:r>
          </w:p>
        </w:tc>
        <w:tc>
          <w:tcPr>
            <w:tcW w:w="3995" w:type="pct"/>
            <w:gridSpan w:val="9"/>
            <w:vAlign w:val="center"/>
          </w:tcPr>
          <w:p w:rsidRPr="00205D93" w:rsidR="00CE759A" w:rsidRDefault="00CE759A" w14:paraId="13D042DC" wp14:textId="77777777">
            <w:pPr>
              <w:pStyle w:val="TableText1"/>
              <w:spacing w:before="40" w:after="40"/>
              <w:rPr>
                <w:rStyle w:val="ModernTableText"/>
                <w:szCs w:val="17"/>
                <w:u w:val="single"/>
              </w:rPr>
            </w:pPr>
          </w:p>
        </w:tc>
      </w:tr>
      <w:tr xmlns:wp14="http://schemas.microsoft.com/office/word/2010/wordml" w:rsidR="00CE759A" w14:paraId="3A02591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5" w:type="pct"/>
            <w:gridSpan w:val="2"/>
            <w:vAlign w:val="center"/>
          </w:tcPr>
          <w:p w:rsidRPr="00205D93" w:rsidR="00CE759A" w:rsidRDefault="00CE759A" w14:paraId="365988A6" wp14:textId="77777777">
            <w:pPr>
              <w:pStyle w:val="TableHeading"/>
              <w:spacing w:before="40" w:after="40"/>
              <w:rPr>
                <w:rStyle w:val="ModernTableText"/>
                <w:noProof/>
                <w:szCs w:val="17"/>
              </w:rPr>
            </w:pPr>
            <w:r w:rsidRPr="00205D93">
              <w:rPr>
                <w:rStyle w:val="ModernTableText"/>
                <w:noProof/>
                <w:szCs w:val="17"/>
              </w:rPr>
              <w:t>Report Calendar Type:</w:t>
            </w:r>
          </w:p>
        </w:tc>
        <w:tc>
          <w:tcPr>
            <w:tcW w:w="3995" w:type="pct"/>
            <w:gridSpan w:val="9"/>
            <w:vAlign w:val="center"/>
          </w:tcPr>
          <w:p w:rsidRPr="00205D93" w:rsidR="00CE759A" w:rsidRDefault="00CE759A" w14:paraId="55FC873E" wp14:textId="77777777">
            <w:pPr>
              <w:pStyle w:val="TableText1"/>
              <w:tabs>
                <w:tab w:val="left" w:pos="2052"/>
                <w:tab w:val="left" w:pos="4032"/>
              </w:tabs>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State Fiscal</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Federal Fiscal</w:t>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17"/>
              </w:rPr>
              <w:t xml:space="preserve"> Calendar</w:t>
            </w:r>
          </w:p>
        </w:tc>
      </w:tr>
      <w:tr xmlns:wp14="http://schemas.microsoft.com/office/word/2010/wordml" w:rsidR="00CE759A" w14:paraId="7FC052A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Align w:val="center"/>
          </w:tcPr>
          <w:p w:rsidRPr="00205D93" w:rsidR="00CE759A" w:rsidRDefault="00CE759A" w14:paraId="339F1073" wp14:textId="77777777">
            <w:pPr>
              <w:pStyle w:val="TableHeading"/>
              <w:spacing w:before="40" w:after="40"/>
              <w:rPr>
                <w:rStyle w:val="ModernTableText"/>
                <w:noProof/>
                <w:szCs w:val="17"/>
              </w:rPr>
            </w:pPr>
            <w:r w:rsidRPr="00205D93">
              <w:rPr>
                <w:rStyle w:val="ModernTableText"/>
                <w:noProof/>
                <w:szCs w:val="17"/>
              </w:rPr>
              <w:t>Report Frequency Type:</w:t>
            </w:r>
          </w:p>
        </w:tc>
        <w:tc>
          <w:tcPr>
            <w:tcW w:w="585" w:type="pct"/>
          </w:tcPr>
          <w:p w:rsidRPr="00205D93" w:rsidR="00CE759A" w:rsidRDefault="00CE759A" w14:paraId="6F3E74F3"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Scheduled</w:t>
            </w:r>
          </w:p>
          <w:p w:rsidRPr="00205D93" w:rsidR="00CE759A" w:rsidRDefault="00CE759A" w14:paraId="6805B7C5"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On Request</w:t>
            </w:r>
          </w:p>
        </w:tc>
        <w:tc>
          <w:tcPr>
            <w:tcW w:w="2084" w:type="pct"/>
            <w:gridSpan w:val="4"/>
            <w:tcBorders>
              <w:top w:val="single" w:color="616161" w:sz="2" w:space="0"/>
              <w:bottom w:val="single" w:color="616161" w:sz="2" w:space="0"/>
              <w:right w:val="nil"/>
            </w:tcBorders>
          </w:tcPr>
          <w:p w:rsidRPr="00205D93" w:rsidR="00CE759A" w:rsidRDefault="00CE759A" w14:paraId="5FF1D8B6" wp14:textId="77777777">
            <w:pPr>
              <w:pStyle w:val="TableText1"/>
              <w:spacing w:before="40" w:after="40"/>
              <w:rPr>
                <w:rStyle w:val="ModernTableText"/>
                <w:noProof/>
                <w:szCs w:val="17"/>
              </w:rPr>
            </w:pPr>
            <w:r w:rsidRPr="00205D93">
              <w:rPr>
                <w:rStyle w:val="ModernTableText"/>
                <w:noProof/>
                <w:szCs w:val="17"/>
              </w:rPr>
              <w:t>If scheduled, select timeframe below:</w:t>
            </w:r>
          </w:p>
          <w:p w:rsidRPr="00205D93" w:rsidR="00CE759A" w:rsidRDefault="00CE759A" w14:paraId="4078C942"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Daily  </w:t>
            </w:r>
            <w:r w:rsidRPr="00205D93">
              <w:rPr>
                <w:rStyle w:val="ModernTableText"/>
                <w:rFonts w:ascii="Wingdings" w:hAnsi="Wingdings" w:eastAsia="Wingdings" w:cs="Wingdings"/>
                <w:noProof/>
                <w:szCs w:val="23"/>
              </w:rPr>
              <w:t>þ</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w:t>
            </w:r>
          </w:p>
        </w:tc>
        <w:tc>
          <w:tcPr>
            <w:tcW w:w="1326" w:type="pct"/>
            <w:gridSpan w:val="4"/>
            <w:tcBorders>
              <w:top w:val="single" w:color="616161" w:sz="2" w:space="0"/>
              <w:left w:val="nil"/>
            </w:tcBorders>
          </w:tcPr>
          <w:p w:rsidRPr="00205D93" w:rsidR="00CE759A" w:rsidRDefault="00CE759A" w14:paraId="446F813B"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00CE759A" w14:paraId="1D82C71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Align w:val="center"/>
          </w:tcPr>
          <w:p w:rsidRPr="00205D93" w:rsidR="00CE759A" w:rsidRDefault="00CE759A" w14:paraId="15C7CE2B" wp14:textId="77777777">
            <w:pPr>
              <w:pStyle w:val="TableHeading"/>
              <w:spacing w:before="40" w:after="40"/>
              <w:rPr>
                <w:rStyle w:val="ModernTableText"/>
                <w:noProof/>
                <w:szCs w:val="17"/>
              </w:rPr>
            </w:pPr>
            <w:r w:rsidRPr="00205D93">
              <w:rPr>
                <w:rStyle w:val="ModernTableText"/>
                <w:noProof/>
                <w:szCs w:val="17"/>
              </w:rPr>
              <w:t>Report Data Accumulation Type:</w:t>
            </w:r>
          </w:p>
        </w:tc>
        <w:tc>
          <w:tcPr>
            <w:tcW w:w="585" w:type="pct"/>
          </w:tcPr>
          <w:p w:rsidRPr="00205D93" w:rsidR="00CE759A" w:rsidRDefault="00CE759A" w14:paraId="063AE378"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Prompt</w:t>
            </w:r>
          </w:p>
        </w:tc>
        <w:tc>
          <w:tcPr>
            <w:tcW w:w="2084" w:type="pct"/>
            <w:gridSpan w:val="4"/>
            <w:tcBorders>
              <w:top w:val="single" w:color="616161" w:sz="2" w:space="0"/>
              <w:right w:val="nil"/>
            </w:tcBorders>
            <w:vAlign w:val="center"/>
          </w:tcPr>
          <w:p w:rsidRPr="00205D93" w:rsidR="00CE759A" w:rsidRDefault="00CE759A" w14:paraId="2DB61273" wp14:textId="77777777">
            <w:pPr>
              <w:pStyle w:val="TableText1"/>
              <w:spacing w:before="40" w:after="40"/>
              <w:rPr>
                <w:rStyle w:val="ModernTableText"/>
                <w:noProof/>
                <w:szCs w:val="17"/>
              </w:rPr>
            </w:pPr>
            <w:r w:rsidRPr="00205D93">
              <w:rPr>
                <w:rStyle w:val="ModernTableText"/>
                <w:noProof/>
                <w:szCs w:val="17"/>
              </w:rPr>
              <w:t>If no prompt, select report data accumulation type below:</w:t>
            </w:r>
          </w:p>
          <w:p w:rsidRPr="00205D93" w:rsidR="00CE759A" w:rsidRDefault="00CE759A" w14:paraId="627AEE12"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Daily  </w:t>
            </w: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  </w:t>
            </w:r>
            <w:r w:rsidRPr="00205D93">
              <w:rPr>
                <w:rStyle w:val="ModernTableText"/>
                <w:rFonts w:ascii="Wingdings 2" w:hAnsi="Wingdings 2" w:eastAsia="Wingdings 2" w:cs="Wingdings 2"/>
                <w:noProof/>
                <w:szCs w:val="23"/>
              </w:rPr>
              <w:t>£</w:t>
            </w:r>
            <w:r w:rsidRPr="00205D93">
              <w:rPr>
                <w:rStyle w:val="ModernTableText"/>
                <w:noProof/>
                <w:szCs w:val="17"/>
              </w:rPr>
              <w:t xml:space="preserve"> YTD</w:t>
            </w:r>
          </w:p>
        </w:tc>
        <w:tc>
          <w:tcPr>
            <w:tcW w:w="1326" w:type="pct"/>
            <w:gridSpan w:val="4"/>
            <w:tcBorders>
              <w:top w:val="single" w:color="616161" w:sz="2" w:space="0"/>
              <w:left w:val="nil"/>
            </w:tcBorders>
          </w:tcPr>
          <w:p w:rsidRPr="00205D93" w:rsidR="00CE759A" w:rsidRDefault="00CE759A" w14:paraId="6823E25B"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00CE759A" w:rsidTr="007A4C37" w14:paraId="3389B03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647"/>
          <w:jc w:val="center"/>
        </w:trPr>
        <w:tc>
          <w:tcPr>
            <w:tcW w:w="1005" w:type="pct"/>
            <w:gridSpan w:val="2"/>
            <w:vMerge w:val="restart"/>
            <w:tcBorders>
              <w:top w:val="single" w:color="616161" w:sz="4" w:space="0"/>
              <w:left w:val="single" w:color="616161" w:sz="4" w:space="0"/>
              <w:right w:val="single" w:color="616161" w:sz="4" w:space="0"/>
            </w:tcBorders>
            <w:vAlign w:val="center"/>
          </w:tcPr>
          <w:p w:rsidRPr="00205D93" w:rsidR="00CE759A" w:rsidP="007A4C37" w:rsidRDefault="00CE759A" w14:paraId="04347D4D" wp14:textId="77777777">
            <w:pPr>
              <w:pStyle w:val="TableText1"/>
              <w:keepNext/>
              <w:spacing w:before="40" w:after="40"/>
              <w:rPr>
                <w:rStyle w:val="ModernTableText"/>
                <w:b/>
                <w:noProof/>
                <w:szCs w:val="17"/>
              </w:rPr>
            </w:pPr>
            <w:r w:rsidRPr="00205D93">
              <w:rPr>
                <w:rStyle w:val="ModernTableText"/>
                <w:b/>
                <w:noProof/>
                <w:szCs w:val="17"/>
              </w:rPr>
              <w:t>Report Selection Criteria:</w:t>
            </w:r>
          </w:p>
        </w:tc>
        <w:tc>
          <w:tcPr>
            <w:tcW w:w="1164" w:type="pct"/>
            <w:gridSpan w:val="3"/>
            <w:tcBorders>
              <w:top w:val="single" w:color="616161" w:sz="4" w:space="0"/>
              <w:left w:val="single" w:color="616161" w:sz="4" w:space="0"/>
              <w:right w:val="single" w:color="616161" w:sz="4" w:space="0"/>
            </w:tcBorders>
            <w:vAlign w:val="center"/>
          </w:tcPr>
          <w:p w:rsidRPr="00205D93" w:rsidR="00CE759A" w:rsidP="007A4C37" w:rsidRDefault="00CE759A" w14:paraId="6C724700" wp14:textId="77777777">
            <w:pPr>
              <w:pStyle w:val="TableText1"/>
              <w:keepNext/>
              <w:spacing w:before="40" w:after="40"/>
              <w:jc w:val="center"/>
              <w:rPr>
                <w:rStyle w:val="ModernTableText"/>
                <w:b/>
                <w:noProof/>
                <w:szCs w:val="17"/>
              </w:rPr>
            </w:pPr>
            <w:r w:rsidRPr="00205D93">
              <w:rPr>
                <w:rStyle w:val="ModernTableText"/>
                <w:b/>
                <w:noProof/>
                <w:szCs w:val="17"/>
              </w:rPr>
              <w:t>Report Field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Pr="00205D93" w:rsidR="00CE759A" w:rsidP="007A4C37" w:rsidRDefault="00CE759A" w14:paraId="25CC7AEA" wp14:textId="77777777">
            <w:pPr>
              <w:pStyle w:val="TableText1"/>
              <w:keepNext/>
              <w:spacing w:before="40" w:after="40"/>
              <w:jc w:val="center"/>
              <w:rPr>
                <w:rStyle w:val="ModernTableText"/>
                <w:b/>
                <w:noProof/>
                <w:szCs w:val="17"/>
              </w:rPr>
            </w:pPr>
            <w:r w:rsidRPr="00205D93">
              <w:rPr>
                <w:rStyle w:val="ModernTableText"/>
                <w:b/>
                <w:noProof/>
                <w:szCs w:val="17"/>
              </w:rPr>
              <w:t>Report Parameters (optional)</w:t>
            </w:r>
          </w:p>
          <w:p w:rsidRPr="00205D93" w:rsidR="00CE759A" w:rsidP="007A4C37" w:rsidRDefault="00CE759A" w14:paraId="5543B1A0" wp14:textId="77777777">
            <w:pPr>
              <w:pStyle w:val="TableText1"/>
              <w:keepNext/>
              <w:spacing w:before="40" w:after="40"/>
              <w:jc w:val="center"/>
              <w:rPr>
                <w:rStyle w:val="ModernTableText"/>
                <w:b/>
                <w:noProof/>
                <w:szCs w:val="17"/>
              </w:rPr>
            </w:pPr>
            <w:r w:rsidRPr="00205D93">
              <w:rPr>
                <w:rStyle w:val="ModernTableText"/>
                <w:b/>
                <w:noProof/>
                <w:szCs w:val="17"/>
                <w:u w:val="single"/>
              </w:rPr>
              <w:t>Note</w:t>
            </w:r>
            <w:r w:rsidRPr="00205D93">
              <w:rPr>
                <w:rStyle w:val="ModernTableText"/>
                <w:b/>
                <w:noProof/>
                <w:szCs w:val="17"/>
              </w:rPr>
              <w:t>:  If populated, Prompt must = No</w:t>
            </w:r>
          </w:p>
        </w:tc>
        <w:tc>
          <w:tcPr>
            <w:tcW w:w="534" w:type="pct"/>
            <w:tcBorders>
              <w:top w:val="single" w:color="616161" w:sz="4" w:space="0"/>
              <w:left w:val="single" w:color="616161" w:sz="4" w:space="0"/>
              <w:bottom w:val="single" w:color="616161" w:sz="4" w:space="0"/>
              <w:right w:val="single" w:color="616161" w:sz="4" w:space="0"/>
            </w:tcBorders>
            <w:vAlign w:val="center"/>
          </w:tcPr>
          <w:p w:rsidRPr="00205D93" w:rsidR="00CE759A" w:rsidP="007A4C37" w:rsidRDefault="00CE759A" w14:paraId="7D27656E" wp14:textId="77777777">
            <w:pPr>
              <w:pStyle w:val="TableText1"/>
              <w:keepNext/>
              <w:spacing w:before="40" w:after="40"/>
              <w:jc w:val="center"/>
              <w:rPr>
                <w:rStyle w:val="ModernTableText"/>
                <w:b/>
                <w:noProof/>
                <w:szCs w:val="17"/>
              </w:rPr>
            </w:pPr>
            <w:r w:rsidRPr="00205D93">
              <w:rPr>
                <w:rStyle w:val="ModernTableText"/>
                <w:b/>
                <w:noProof/>
                <w:szCs w:val="17"/>
              </w:rPr>
              <w:t>Prompt</w:t>
            </w:r>
          </w:p>
        </w:tc>
      </w:tr>
      <w:tr xmlns:wp14="http://schemas.microsoft.com/office/word/2010/wordml" w:rsidR="00130533" w:rsidTr="00797EA4" w14:paraId="7C014AC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5" w:type="pct"/>
            <w:gridSpan w:val="2"/>
            <w:vMerge/>
            <w:tcBorders>
              <w:left w:val="single" w:color="616161" w:sz="4" w:space="0"/>
              <w:right w:val="single" w:color="616161" w:sz="4" w:space="0"/>
            </w:tcBorders>
          </w:tcPr>
          <w:p w:rsidRPr="00205D93" w:rsidR="00130533" w:rsidP="007A4C37" w:rsidRDefault="00130533" w14:paraId="004EB044"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4B42EC" w:rsidR="00130533" w:rsidP="009674C3" w:rsidRDefault="00130533" w14:paraId="3726D701" wp14:textId="77777777">
            <w:pPr>
              <w:pStyle w:val="TableText1"/>
              <w:keepNext/>
              <w:numPr>
                <w:ilvl w:val="0"/>
                <w:numId w:val="191"/>
              </w:numPr>
              <w:spacing w:before="40" w:after="40"/>
              <w:rPr>
                <w:rStyle w:val="ModernTableText"/>
                <w:noProof/>
                <w:sz w:val="17"/>
                <w:szCs w:val="17"/>
              </w:rPr>
            </w:pPr>
            <w:r w:rsidRPr="004B42EC">
              <w:rPr>
                <w:rStyle w:val="ModernTableText"/>
                <w:noProof/>
                <w:sz w:val="17"/>
                <w:szCs w:val="17"/>
              </w:rPr>
              <w:t>Header Status Code</w:t>
            </w:r>
          </w:p>
          <w:p w:rsidRPr="004B42EC" w:rsidR="00130533" w:rsidP="009674C3" w:rsidRDefault="00130533" w14:paraId="4E956AC0" wp14:textId="77777777">
            <w:pPr>
              <w:pStyle w:val="TableText1"/>
              <w:keepNext/>
              <w:spacing w:before="40" w:after="40"/>
              <w:rPr>
                <w:rStyle w:val="ModernTableText"/>
                <w:szCs w:val="17"/>
              </w:rPr>
            </w:pPr>
            <w:r w:rsidRPr="004B42EC">
              <w:rPr>
                <w:rStyle w:val="ModernTableText"/>
                <w:noProof/>
                <w:sz w:val="17"/>
                <w:szCs w:val="17"/>
              </w:rPr>
              <w:t>A-HDR-TB.A-HDR-STAT-CD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Pr="004B42EC" w:rsidR="00130533" w:rsidP="007A4C37" w:rsidRDefault="00130533" w14:paraId="2A831B50" wp14:textId="77777777">
            <w:pPr>
              <w:pStyle w:val="TableText1"/>
              <w:keepNext/>
              <w:spacing w:before="40" w:after="40"/>
              <w:rPr>
                <w:rStyle w:val="ModernTableText"/>
                <w:noProof/>
                <w:szCs w:val="17"/>
              </w:rPr>
            </w:pPr>
            <w:r w:rsidRPr="004B42EC">
              <w:rPr>
                <w:rStyle w:val="ModernTableText"/>
                <w:noProof/>
                <w:sz w:val="17"/>
                <w:szCs w:val="17"/>
              </w:rPr>
              <w:t>A-HDR-STAT-CD &lt;&gt; 'R' (Rejected)</w:t>
            </w:r>
          </w:p>
        </w:tc>
        <w:tc>
          <w:tcPr>
            <w:tcW w:w="534" w:type="pct"/>
            <w:tcBorders>
              <w:top w:val="single" w:color="616161" w:sz="4" w:space="0"/>
              <w:left w:val="single" w:color="616161" w:sz="4" w:space="0"/>
              <w:bottom w:val="single" w:color="616161" w:sz="4" w:space="0"/>
              <w:right w:val="single" w:color="616161" w:sz="4" w:space="0"/>
            </w:tcBorders>
            <w:vAlign w:val="center"/>
          </w:tcPr>
          <w:p w:rsidRPr="004B42EC" w:rsidR="00130533" w:rsidP="007A4C37" w:rsidRDefault="00130533" w14:paraId="699A18BB" wp14:textId="77777777">
            <w:pPr>
              <w:keepNext/>
              <w:jc w:val="center"/>
              <w:rPr>
                <w:rStyle w:val="ModernTableText"/>
                <w:noProof/>
                <w:szCs w:val="23"/>
              </w:rPr>
            </w:pPr>
            <w:r w:rsidRPr="004B42EC">
              <w:rPr>
                <w:rStyle w:val="ModernTableText"/>
                <w:rFonts w:ascii="Wingdings" w:hAnsi="Wingdings" w:eastAsia="Wingdings" w:cs="Wingdings"/>
                <w:noProof/>
                <w:sz w:val="23"/>
                <w:szCs w:val="23"/>
              </w:rPr>
              <w:t>þ</w:t>
            </w:r>
            <w:r w:rsidRPr="004B42EC">
              <w:rPr>
                <w:rStyle w:val="ModernTableText"/>
                <w:noProof/>
                <w:sz w:val="23"/>
                <w:szCs w:val="23"/>
              </w:rPr>
              <w:t xml:space="preserve"> </w:t>
            </w:r>
            <w:r w:rsidRPr="004B42EC">
              <w:rPr>
                <w:rStyle w:val="ModernTableText"/>
                <w:noProof/>
                <w:sz w:val="17"/>
                <w:szCs w:val="17"/>
              </w:rPr>
              <w:t xml:space="preserve">No  </w:t>
            </w:r>
            <w:r w:rsidRPr="004B42EC">
              <w:rPr>
                <w:rStyle w:val="ModernTableText"/>
                <w:rFonts w:ascii="Wingdings 2" w:hAnsi="Wingdings 2" w:eastAsia="Wingdings 2" w:cs="Wingdings 2"/>
                <w:noProof/>
                <w:sz w:val="23"/>
                <w:szCs w:val="23"/>
              </w:rPr>
              <w:t>£</w:t>
            </w:r>
            <w:r w:rsidRPr="004B42EC">
              <w:rPr>
                <w:rStyle w:val="ModernTableText"/>
                <w:noProof/>
                <w:sz w:val="17"/>
                <w:szCs w:val="17"/>
              </w:rPr>
              <w:t xml:space="preserve"> Yes</w:t>
            </w:r>
          </w:p>
        </w:tc>
      </w:tr>
      <w:tr xmlns:wp14="http://schemas.microsoft.com/office/word/2010/wordml" w:rsidR="00130533" w:rsidTr="00797EA4" w14:paraId="2B66D70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5" w:type="pct"/>
            <w:gridSpan w:val="2"/>
            <w:vMerge/>
            <w:tcBorders>
              <w:left w:val="single" w:color="616161" w:sz="4" w:space="0"/>
              <w:right w:val="single" w:color="616161" w:sz="4" w:space="0"/>
            </w:tcBorders>
          </w:tcPr>
          <w:p w:rsidRPr="00205D93" w:rsidR="00130533" w:rsidP="007A4C37" w:rsidRDefault="00130533" w14:paraId="12AC4A8A"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205D93" w:rsidR="00130533" w:rsidP="009674C3" w:rsidRDefault="00130533" w14:paraId="22AE0E5F" wp14:textId="77777777">
            <w:pPr>
              <w:pStyle w:val="TableText1"/>
              <w:keepNext/>
              <w:numPr>
                <w:ilvl w:val="0"/>
                <w:numId w:val="191"/>
              </w:numPr>
              <w:spacing w:before="40" w:after="40"/>
              <w:rPr>
                <w:rStyle w:val="ModernTableText"/>
                <w:szCs w:val="17"/>
              </w:rPr>
            </w:pPr>
            <w:r w:rsidRPr="00205D93">
              <w:rPr>
                <w:rStyle w:val="ModernTableText"/>
                <w:szCs w:val="17"/>
              </w:rPr>
              <w:t>LOB Cd</w:t>
            </w:r>
            <w:r w:rsidRPr="00205D93">
              <w:rPr>
                <w:rStyle w:val="ModernTableText"/>
                <w:szCs w:val="17"/>
              </w:rPr>
              <w:br/>
            </w:r>
            <w:r w:rsidRPr="00205D93">
              <w:rPr>
                <w:rStyle w:val="ModernTableText"/>
                <w:szCs w:val="17"/>
              </w:rPr>
              <w:t>A-HDR -TB.R-LOB-CD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Pr="00205D93" w:rsidR="00130533" w:rsidP="007A4C37" w:rsidRDefault="00130533" w14:paraId="7AD13D3D" wp14:textId="77777777">
            <w:pPr>
              <w:pStyle w:val="TableText1"/>
              <w:keepNext/>
              <w:spacing w:before="40" w:after="40"/>
              <w:rPr>
                <w:rStyle w:val="ModernTableText"/>
                <w:szCs w:val="17"/>
              </w:rPr>
            </w:pPr>
            <w:r w:rsidRPr="00205D93">
              <w:rPr>
                <w:rStyle w:val="ModernTableText"/>
                <w:noProof/>
                <w:szCs w:val="17"/>
              </w:rPr>
              <w:t>Default to ‘ALL’</w:t>
            </w:r>
          </w:p>
        </w:tc>
        <w:tc>
          <w:tcPr>
            <w:tcW w:w="534" w:type="pct"/>
            <w:tcBorders>
              <w:top w:val="single" w:color="616161" w:sz="4" w:space="0"/>
              <w:left w:val="single" w:color="616161" w:sz="4" w:space="0"/>
              <w:bottom w:val="single" w:color="616161" w:sz="4" w:space="0"/>
              <w:right w:val="single" w:color="616161" w:sz="4" w:space="0"/>
            </w:tcBorders>
            <w:vAlign w:val="center"/>
          </w:tcPr>
          <w:p w:rsidRPr="00205D93" w:rsidR="00130533" w:rsidP="007A4C37" w:rsidRDefault="00130533" w14:paraId="09F7DC20" wp14:textId="77777777">
            <w:pPr>
              <w:keepNext/>
              <w:jc w:val="center"/>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 xml:space="preserve">No  </w:t>
            </w:r>
            <w:r w:rsidRPr="00205D93">
              <w:rPr>
                <w:rStyle w:val="ModernTableText"/>
                <w:rFonts w:ascii="Wingdings 2" w:hAnsi="Wingdings 2" w:eastAsia="Wingdings 2" w:cs="Wingdings 2"/>
                <w:noProof/>
                <w:szCs w:val="23"/>
              </w:rPr>
              <w:t>£</w:t>
            </w:r>
            <w:r w:rsidRPr="00205D93">
              <w:rPr>
                <w:rStyle w:val="ModernTableText"/>
                <w:noProof/>
                <w:szCs w:val="17"/>
              </w:rPr>
              <w:t xml:space="preserve"> Yes</w:t>
            </w:r>
          </w:p>
        </w:tc>
      </w:tr>
      <w:tr xmlns:wp14="http://schemas.microsoft.com/office/word/2010/wordml" w:rsidR="00130533" w:rsidTr="005824AA" w14:paraId="7DDBE72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5" w:type="pct"/>
            <w:gridSpan w:val="2"/>
            <w:vMerge/>
            <w:tcBorders>
              <w:left w:val="single" w:color="616161" w:sz="4" w:space="0"/>
              <w:right w:val="single" w:color="616161" w:sz="4" w:space="0"/>
            </w:tcBorders>
          </w:tcPr>
          <w:p w:rsidRPr="00205D93" w:rsidR="00130533" w:rsidP="007A4C37" w:rsidRDefault="00130533" w14:paraId="4D2E0A3E"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205D93" w:rsidR="00130533" w:rsidP="009674C3" w:rsidRDefault="00130533" w14:paraId="19BD53A7" wp14:textId="77777777">
            <w:pPr>
              <w:pStyle w:val="TableText1"/>
              <w:keepNext/>
              <w:numPr>
                <w:ilvl w:val="0"/>
                <w:numId w:val="191"/>
              </w:numPr>
              <w:spacing w:before="40" w:after="40"/>
              <w:rPr>
                <w:rStyle w:val="ModernTableText"/>
                <w:szCs w:val="17"/>
              </w:rPr>
            </w:pPr>
            <w:r w:rsidRPr="00205D93">
              <w:rPr>
                <w:rStyle w:val="ModernTableText"/>
                <w:szCs w:val="17"/>
              </w:rPr>
              <w:t>SA LI Stat Cd</w:t>
            </w:r>
            <w:r w:rsidRPr="00205D93">
              <w:rPr>
                <w:rStyle w:val="ModernTableText"/>
                <w:szCs w:val="17"/>
              </w:rPr>
              <w:br/>
            </w:r>
            <w:r w:rsidRPr="00205D93">
              <w:rPr>
                <w:rStyle w:val="ModernTableText"/>
                <w:szCs w:val="17"/>
              </w:rPr>
              <w:t>A-DTL-TB.A-LI-STAT-CD</w:t>
            </w:r>
          </w:p>
        </w:tc>
        <w:tc>
          <w:tcPr>
            <w:tcW w:w="2297" w:type="pct"/>
            <w:gridSpan w:val="5"/>
            <w:tcBorders>
              <w:top w:val="single" w:color="616161" w:sz="4" w:space="0"/>
              <w:left w:val="single" w:color="616161" w:sz="4" w:space="0"/>
              <w:bottom w:val="single" w:color="616161" w:sz="4" w:space="0"/>
              <w:right w:val="single" w:color="616161" w:sz="4" w:space="0"/>
            </w:tcBorders>
          </w:tcPr>
          <w:p w:rsidRPr="00205D93" w:rsidR="00130533" w:rsidP="007A4C37" w:rsidRDefault="00130533" w14:paraId="2245EA99" wp14:textId="77777777">
            <w:pPr>
              <w:pStyle w:val="TableText1"/>
              <w:keepNext/>
              <w:spacing w:before="40" w:after="40"/>
              <w:rPr>
                <w:rStyle w:val="ModernTableText"/>
                <w:szCs w:val="17"/>
              </w:rPr>
            </w:pPr>
            <w:r w:rsidRPr="00205D93">
              <w:rPr>
                <w:rStyle w:val="ModernTableText"/>
                <w:szCs w:val="17"/>
              </w:rPr>
              <w:t>See Report Special Processing Logic Below.</w:t>
            </w:r>
          </w:p>
        </w:tc>
        <w:tc>
          <w:tcPr>
            <w:tcW w:w="534" w:type="pct"/>
            <w:tcBorders>
              <w:top w:val="single" w:color="616161" w:sz="4" w:space="0"/>
              <w:left w:val="single" w:color="616161" w:sz="4" w:space="0"/>
              <w:bottom w:val="single" w:color="616161" w:sz="4" w:space="0"/>
              <w:right w:val="single" w:color="616161" w:sz="4" w:space="0"/>
            </w:tcBorders>
            <w:vAlign w:val="center"/>
          </w:tcPr>
          <w:p w:rsidRPr="00205D93" w:rsidR="00130533" w:rsidP="007A4C37" w:rsidRDefault="00130533" w14:paraId="75A420BD" wp14:textId="77777777">
            <w:pPr>
              <w:keepNext/>
              <w:jc w:val="center"/>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 xml:space="preserve">No  </w:t>
            </w:r>
            <w:r w:rsidRPr="00205D93">
              <w:rPr>
                <w:rStyle w:val="ModernTableText"/>
                <w:rFonts w:ascii="Wingdings 2" w:hAnsi="Wingdings 2" w:eastAsia="Wingdings 2" w:cs="Wingdings 2"/>
                <w:noProof/>
                <w:szCs w:val="23"/>
              </w:rPr>
              <w:t>£</w:t>
            </w:r>
            <w:r w:rsidRPr="00205D93">
              <w:rPr>
                <w:rStyle w:val="ModernTableText"/>
                <w:noProof/>
                <w:szCs w:val="17"/>
              </w:rPr>
              <w:t xml:space="preserve"> Yes</w:t>
            </w:r>
          </w:p>
        </w:tc>
      </w:tr>
      <w:tr xmlns:wp14="http://schemas.microsoft.com/office/word/2010/wordml" w:rsidR="00130533" w:rsidTr="005824AA" w14:paraId="3BAF20A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5" w:type="pct"/>
            <w:gridSpan w:val="2"/>
            <w:vMerge/>
            <w:tcBorders>
              <w:left w:val="single" w:color="616161" w:sz="4" w:space="0"/>
              <w:right w:val="single" w:color="616161" w:sz="4" w:space="0"/>
            </w:tcBorders>
          </w:tcPr>
          <w:p w:rsidRPr="00205D93" w:rsidR="00130533" w:rsidP="007A4C37" w:rsidRDefault="00130533" w14:paraId="465B5B37"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205D93" w:rsidR="00130533" w:rsidP="009674C3" w:rsidRDefault="00130533" w14:paraId="1A8B3D20" wp14:textId="77777777">
            <w:pPr>
              <w:pStyle w:val="TableText1"/>
              <w:keepNext/>
              <w:numPr>
                <w:ilvl w:val="0"/>
                <w:numId w:val="191"/>
              </w:numPr>
              <w:spacing w:before="40" w:after="40"/>
              <w:rPr>
                <w:rStyle w:val="ModernTableText"/>
                <w:szCs w:val="17"/>
              </w:rPr>
            </w:pPr>
            <w:r w:rsidRPr="00205D93">
              <w:rPr>
                <w:rStyle w:val="ModernTableText"/>
                <w:szCs w:val="17"/>
              </w:rPr>
              <w:t>SA Subm Mbr Alt ID</w:t>
            </w:r>
            <w:r w:rsidRPr="00205D93">
              <w:rPr>
                <w:rStyle w:val="ModernTableText"/>
                <w:szCs w:val="17"/>
              </w:rPr>
              <w:br/>
            </w:r>
            <w:r w:rsidRPr="00205D93">
              <w:rPr>
                <w:rStyle w:val="ModernTableText"/>
                <w:szCs w:val="17"/>
              </w:rPr>
              <w:t>A-HDR-TB.A-SUBM-MBR-ALT-ID</w:t>
            </w:r>
          </w:p>
        </w:tc>
        <w:tc>
          <w:tcPr>
            <w:tcW w:w="2297" w:type="pct"/>
            <w:gridSpan w:val="5"/>
            <w:tcBorders>
              <w:top w:val="single" w:color="616161" w:sz="4" w:space="0"/>
              <w:left w:val="single" w:color="616161" w:sz="4" w:space="0"/>
              <w:bottom w:val="single" w:color="616161" w:sz="4" w:space="0"/>
              <w:right w:val="single" w:color="616161" w:sz="4" w:space="0"/>
            </w:tcBorders>
          </w:tcPr>
          <w:p w:rsidRPr="00205D93" w:rsidR="00130533" w:rsidP="007A4C37" w:rsidRDefault="00130533" w14:paraId="297284E7" wp14:textId="77777777">
            <w:pPr>
              <w:pStyle w:val="TableText1"/>
              <w:keepNext/>
              <w:spacing w:before="40" w:after="40"/>
              <w:rPr>
                <w:rStyle w:val="ModernTableText"/>
                <w:szCs w:val="17"/>
              </w:rPr>
            </w:pPr>
            <w:r w:rsidRPr="00205D93">
              <w:rPr>
                <w:rStyle w:val="ModernTableText"/>
                <w:szCs w:val="17"/>
              </w:rPr>
              <w:t>See Report Special Processing Logic Below.</w:t>
            </w:r>
          </w:p>
        </w:tc>
        <w:tc>
          <w:tcPr>
            <w:tcW w:w="534" w:type="pct"/>
            <w:tcBorders>
              <w:top w:val="single" w:color="616161" w:sz="4" w:space="0"/>
              <w:left w:val="single" w:color="616161" w:sz="4" w:space="0"/>
              <w:bottom w:val="single" w:color="616161" w:sz="4" w:space="0"/>
              <w:right w:val="single" w:color="616161" w:sz="4" w:space="0"/>
            </w:tcBorders>
            <w:vAlign w:val="center"/>
          </w:tcPr>
          <w:p w:rsidRPr="00205D93" w:rsidR="00130533" w:rsidP="007A4C37" w:rsidRDefault="00130533" w14:paraId="6D20C016" wp14:textId="77777777">
            <w:pPr>
              <w:keepNext/>
              <w:jc w:val="center"/>
              <w:rPr>
                <w:noProof/>
                <w:sz w:val="18"/>
                <w:szCs w:val="19"/>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 xml:space="preserve">No  </w:t>
            </w:r>
            <w:r w:rsidRPr="00205D93">
              <w:rPr>
                <w:rStyle w:val="ModernTableText"/>
                <w:rFonts w:ascii="Wingdings 2" w:hAnsi="Wingdings 2" w:eastAsia="Wingdings 2" w:cs="Wingdings 2"/>
                <w:noProof/>
                <w:szCs w:val="23"/>
              </w:rPr>
              <w:t>£</w:t>
            </w:r>
            <w:r w:rsidRPr="00205D93">
              <w:rPr>
                <w:rStyle w:val="ModernTableText"/>
                <w:noProof/>
                <w:szCs w:val="17"/>
              </w:rPr>
              <w:t xml:space="preserve"> Yes</w:t>
            </w:r>
          </w:p>
        </w:tc>
      </w:tr>
      <w:tr xmlns:wp14="http://schemas.microsoft.com/office/word/2010/wordml" w:rsidR="00130533" w:rsidTr="005824AA" w14:paraId="79AB5D2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5" w:type="pct"/>
            <w:gridSpan w:val="2"/>
            <w:vMerge/>
            <w:tcBorders>
              <w:left w:val="single" w:color="616161" w:sz="4" w:space="0"/>
              <w:right w:val="single" w:color="616161" w:sz="4" w:space="0"/>
            </w:tcBorders>
          </w:tcPr>
          <w:p w:rsidRPr="00205D93" w:rsidR="00130533" w:rsidRDefault="00130533" w14:paraId="5CF7733B" wp14:textId="77777777">
            <w:pPr>
              <w:pStyle w:val="TableText1"/>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205D93" w:rsidR="00130533" w:rsidP="009674C3" w:rsidRDefault="00130533" w14:paraId="484B213D" wp14:textId="77777777">
            <w:pPr>
              <w:pStyle w:val="TableText1"/>
              <w:numPr>
                <w:ilvl w:val="0"/>
                <w:numId w:val="191"/>
              </w:numPr>
              <w:spacing w:before="40" w:after="40"/>
              <w:rPr>
                <w:rStyle w:val="ModernTableText"/>
                <w:szCs w:val="17"/>
              </w:rPr>
            </w:pPr>
            <w:r w:rsidRPr="00205D93">
              <w:rPr>
                <w:rStyle w:val="ModernTableText"/>
                <w:szCs w:val="17"/>
              </w:rPr>
              <w:t>SA Dt-LI Beg</w:t>
            </w:r>
          </w:p>
          <w:p w:rsidRPr="00205D93" w:rsidR="00130533" w:rsidP="009674C3" w:rsidRDefault="00130533" w14:paraId="13DAF3B3" wp14:textId="77777777">
            <w:pPr>
              <w:pStyle w:val="TableText1"/>
              <w:spacing w:before="40" w:after="40"/>
              <w:rPr>
                <w:rStyle w:val="ModernTableText"/>
                <w:szCs w:val="17"/>
              </w:rPr>
            </w:pPr>
            <w:r w:rsidRPr="00205D93">
              <w:rPr>
                <w:rStyle w:val="ModernTableText"/>
                <w:szCs w:val="17"/>
              </w:rPr>
              <w:t>A-DTL-TB.A-LI-BEG-DT</w:t>
            </w:r>
            <w:r w:rsidRPr="00205D93">
              <w:rPr>
                <w:rStyle w:val="ModernTableText"/>
                <w:szCs w:val="17"/>
              </w:rPr>
              <w:br/>
            </w:r>
            <w:r w:rsidRPr="00205D93">
              <w:rPr>
                <w:rStyle w:val="ModernTableText"/>
                <w:szCs w:val="17"/>
              </w:rPr>
              <w:br/>
            </w:r>
            <w:r w:rsidRPr="00205D93">
              <w:rPr>
                <w:rStyle w:val="ModernTableText"/>
                <w:szCs w:val="17"/>
              </w:rPr>
              <w:t>SA Dt-LI End</w:t>
            </w:r>
            <w:r w:rsidRPr="00205D93">
              <w:rPr>
                <w:rStyle w:val="ModernTableText"/>
                <w:szCs w:val="17"/>
              </w:rPr>
              <w:br/>
            </w:r>
            <w:r w:rsidRPr="00205D93">
              <w:rPr>
                <w:rStyle w:val="ModernTableText"/>
                <w:szCs w:val="17"/>
              </w:rPr>
              <w:t>A-DTL-TB.A-LI-END-DT</w:t>
            </w:r>
          </w:p>
        </w:tc>
        <w:tc>
          <w:tcPr>
            <w:tcW w:w="2297" w:type="pct"/>
            <w:gridSpan w:val="5"/>
            <w:tcBorders>
              <w:top w:val="single" w:color="616161" w:sz="4" w:space="0"/>
              <w:left w:val="single" w:color="616161" w:sz="4" w:space="0"/>
              <w:bottom w:val="single" w:color="616161" w:sz="4" w:space="0"/>
              <w:right w:val="single" w:color="616161" w:sz="4" w:space="0"/>
            </w:tcBorders>
          </w:tcPr>
          <w:p w:rsidRPr="00205D93" w:rsidR="00130533" w:rsidP="00B60233" w:rsidRDefault="00130533" w14:paraId="604B01BA" wp14:textId="77777777">
            <w:pPr>
              <w:pStyle w:val="TableText1"/>
              <w:spacing w:before="40" w:after="40"/>
              <w:rPr>
                <w:rStyle w:val="ModernTableText"/>
                <w:szCs w:val="17"/>
              </w:rPr>
            </w:pPr>
            <w:r w:rsidRPr="00205D93">
              <w:rPr>
                <w:rStyle w:val="ModernTableText"/>
                <w:szCs w:val="17"/>
              </w:rPr>
              <w:t>See Report Special Processing Logic Below.</w:t>
            </w:r>
          </w:p>
        </w:tc>
        <w:tc>
          <w:tcPr>
            <w:tcW w:w="534" w:type="pct"/>
            <w:tcBorders>
              <w:top w:val="single" w:color="616161" w:sz="4" w:space="0"/>
              <w:left w:val="single" w:color="616161" w:sz="4" w:space="0"/>
              <w:bottom w:val="single" w:color="616161" w:sz="4" w:space="0"/>
              <w:right w:val="single" w:color="616161" w:sz="4" w:space="0"/>
            </w:tcBorders>
            <w:vAlign w:val="center"/>
          </w:tcPr>
          <w:p w:rsidRPr="00205D93" w:rsidR="00130533" w:rsidP="00595184" w:rsidRDefault="00130533" w14:paraId="11FE16BD" wp14:textId="77777777">
            <w:pPr>
              <w:jc w:val="center"/>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 xml:space="preserve">No  </w:t>
            </w:r>
            <w:r w:rsidRPr="00205D93">
              <w:rPr>
                <w:rStyle w:val="ModernTableText"/>
                <w:rFonts w:ascii="Wingdings 2" w:hAnsi="Wingdings 2" w:eastAsia="Wingdings 2" w:cs="Wingdings 2"/>
                <w:noProof/>
                <w:szCs w:val="23"/>
              </w:rPr>
              <w:t>£</w:t>
            </w:r>
            <w:r w:rsidRPr="00205D93">
              <w:rPr>
                <w:rStyle w:val="ModernTableText"/>
                <w:noProof/>
                <w:szCs w:val="17"/>
              </w:rPr>
              <w:t xml:space="preserve"> Yes</w:t>
            </w:r>
          </w:p>
        </w:tc>
      </w:tr>
      <w:tr xmlns:wp14="http://schemas.microsoft.com/office/word/2010/wordml" w:rsidR="00130533" w:rsidTr="005824AA" w14:paraId="488D482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5" w:type="pct"/>
            <w:gridSpan w:val="2"/>
            <w:vMerge/>
            <w:tcBorders>
              <w:left w:val="single" w:color="616161" w:sz="4" w:space="0"/>
              <w:right w:val="single" w:color="616161" w:sz="4" w:space="0"/>
            </w:tcBorders>
          </w:tcPr>
          <w:p w:rsidRPr="00205D93" w:rsidR="00130533" w:rsidRDefault="00130533" w14:paraId="3CDEA588" wp14:textId="77777777">
            <w:pPr>
              <w:pStyle w:val="TableText1"/>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205D93" w:rsidR="00130533" w:rsidP="009674C3" w:rsidRDefault="00130533" w14:paraId="397A7297" wp14:textId="77777777">
            <w:pPr>
              <w:pStyle w:val="TableText1"/>
              <w:numPr>
                <w:ilvl w:val="0"/>
                <w:numId w:val="191"/>
              </w:numPr>
              <w:spacing w:before="40" w:after="40"/>
              <w:rPr>
                <w:rStyle w:val="ModernTableText"/>
                <w:szCs w:val="17"/>
              </w:rPr>
            </w:pPr>
            <w:r w:rsidRPr="00205D93">
              <w:rPr>
                <w:rStyle w:val="ModernTableText"/>
                <w:szCs w:val="17"/>
              </w:rPr>
              <w:t xml:space="preserve">SA LI Svc From Cd </w:t>
            </w:r>
            <w:r w:rsidRPr="00205D93">
              <w:rPr>
                <w:rStyle w:val="ModernTableText"/>
                <w:szCs w:val="17"/>
              </w:rPr>
              <w:br/>
            </w:r>
            <w:r w:rsidRPr="00205D93">
              <w:rPr>
                <w:rStyle w:val="ModernTableText"/>
                <w:szCs w:val="17"/>
              </w:rPr>
              <w:t>A-DTL-TB.A-LI-SVC-FROM-CD</w:t>
            </w:r>
            <w:r w:rsidRPr="00205D93">
              <w:rPr>
                <w:rStyle w:val="ModernTableText"/>
                <w:szCs w:val="17"/>
              </w:rPr>
              <w:br/>
            </w:r>
            <w:r w:rsidRPr="00205D93">
              <w:rPr>
                <w:rStyle w:val="ModernTableText"/>
                <w:szCs w:val="17"/>
              </w:rPr>
              <w:br/>
            </w:r>
            <w:r w:rsidRPr="00205D93">
              <w:rPr>
                <w:rStyle w:val="ModernTableText"/>
                <w:szCs w:val="17"/>
              </w:rPr>
              <w:t>SA LI Svc Thru Cd</w:t>
            </w:r>
            <w:r w:rsidRPr="00205D93">
              <w:rPr>
                <w:rStyle w:val="ModernTableText"/>
                <w:szCs w:val="17"/>
              </w:rPr>
              <w:br/>
            </w:r>
            <w:r w:rsidRPr="00205D93">
              <w:rPr>
                <w:rStyle w:val="ModernTableText"/>
                <w:szCs w:val="17"/>
              </w:rPr>
              <w:t>A-DTL-TB.A-LI-SVC-TO-CD</w:t>
            </w:r>
          </w:p>
        </w:tc>
        <w:tc>
          <w:tcPr>
            <w:tcW w:w="2297" w:type="pct"/>
            <w:gridSpan w:val="5"/>
            <w:tcBorders>
              <w:top w:val="single" w:color="616161" w:sz="4" w:space="0"/>
              <w:left w:val="single" w:color="616161" w:sz="4" w:space="0"/>
              <w:bottom w:val="single" w:color="616161" w:sz="4" w:space="0"/>
              <w:right w:val="single" w:color="616161" w:sz="4" w:space="0"/>
            </w:tcBorders>
          </w:tcPr>
          <w:p w:rsidRPr="00205D93" w:rsidR="00130533" w:rsidP="00B60233" w:rsidRDefault="00130533" w14:paraId="2E05751C" wp14:textId="77777777">
            <w:pPr>
              <w:pStyle w:val="TableText1"/>
              <w:spacing w:before="40" w:after="40"/>
              <w:rPr>
                <w:rStyle w:val="ModernTableText"/>
                <w:szCs w:val="17"/>
              </w:rPr>
            </w:pPr>
            <w:r w:rsidRPr="00205D93">
              <w:rPr>
                <w:rStyle w:val="ModernTableText"/>
                <w:szCs w:val="17"/>
              </w:rPr>
              <w:t>See Report Special Processing Logic Below.</w:t>
            </w:r>
          </w:p>
        </w:tc>
        <w:tc>
          <w:tcPr>
            <w:tcW w:w="534" w:type="pct"/>
            <w:tcBorders>
              <w:top w:val="single" w:color="616161" w:sz="4" w:space="0"/>
              <w:left w:val="single" w:color="616161" w:sz="4" w:space="0"/>
              <w:bottom w:val="single" w:color="616161" w:sz="4" w:space="0"/>
              <w:right w:val="single" w:color="616161" w:sz="4" w:space="0"/>
            </w:tcBorders>
            <w:vAlign w:val="center"/>
          </w:tcPr>
          <w:p w:rsidRPr="00205D93" w:rsidR="00130533" w:rsidRDefault="00130533" w14:paraId="07CE1567" wp14:textId="77777777">
            <w:pPr>
              <w:jc w:val="center"/>
              <w:rPr>
                <w:noProof/>
                <w:sz w:val="18"/>
                <w:szCs w:val="19"/>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 xml:space="preserve">No  </w:t>
            </w:r>
            <w:r w:rsidRPr="00205D93">
              <w:rPr>
                <w:rStyle w:val="ModernTableText"/>
                <w:rFonts w:ascii="Wingdings 2" w:hAnsi="Wingdings 2" w:eastAsia="Wingdings 2" w:cs="Wingdings 2"/>
                <w:noProof/>
                <w:szCs w:val="23"/>
              </w:rPr>
              <w:t>£</w:t>
            </w:r>
            <w:r w:rsidRPr="00205D93">
              <w:rPr>
                <w:rStyle w:val="ModernTableText"/>
                <w:noProof/>
                <w:szCs w:val="17"/>
              </w:rPr>
              <w:t xml:space="preserve"> Yes</w:t>
            </w:r>
          </w:p>
        </w:tc>
      </w:tr>
      <w:tr xmlns:wp14="http://schemas.microsoft.com/office/word/2010/wordml" w:rsidR="00130533" w:rsidTr="005824AA" w14:paraId="5BFA47D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5" w:type="pct"/>
            <w:gridSpan w:val="2"/>
            <w:vMerge/>
            <w:tcBorders>
              <w:left w:val="single" w:color="616161" w:sz="4" w:space="0"/>
              <w:right w:val="single" w:color="616161" w:sz="4" w:space="0"/>
            </w:tcBorders>
          </w:tcPr>
          <w:p w:rsidRPr="00205D93" w:rsidR="00130533" w:rsidRDefault="00130533" w14:paraId="5B17330B" wp14:textId="77777777">
            <w:pPr>
              <w:pStyle w:val="TableText1"/>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205D93" w:rsidR="00130533" w:rsidP="009674C3" w:rsidRDefault="00130533" w14:paraId="126F7DE0" wp14:textId="77777777">
            <w:pPr>
              <w:pStyle w:val="TableText1"/>
              <w:numPr>
                <w:ilvl w:val="0"/>
                <w:numId w:val="191"/>
              </w:numPr>
              <w:spacing w:before="40" w:after="40"/>
              <w:rPr>
                <w:rStyle w:val="ModernTableText"/>
                <w:szCs w:val="17"/>
              </w:rPr>
            </w:pPr>
            <w:r w:rsidRPr="00205D93">
              <w:rPr>
                <w:rStyle w:val="ModernTableText"/>
                <w:szCs w:val="17"/>
              </w:rPr>
              <w:t>Servicing Provider Sys ID</w:t>
            </w:r>
            <w:r w:rsidRPr="00205D93">
              <w:rPr>
                <w:rStyle w:val="ModernTableText"/>
                <w:szCs w:val="17"/>
              </w:rPr>
              <w:br/>
            </w:r>
            <w:r w:rsidRPr="00205D93">
              <w:rPr>
                <w:rStyle w:val="ModernTableText"/>
                <w:szCs w:val="17"/>
              </w:rPr>
              <w:t>A_HDR_LI_SUBM_PROV_ID_TB</w:t>
            </w:r>
          </w:p>
          <w:p w:rsidRPr="00205D93" w:rsidR="00130533" w:rsidP="009674C3" w:rsidRDefault="00130533" w14:paraId="2B0D593C" wp14:textId="77777777">
            <w:pPr>
              <w:pStyle w:val="TableText1"/>
              <w:spacing w:before="40" w:after="40"/>
              <w:rPr>
                <w:rStyle w:val="ModernTableText"/>
                <w:szCs w:val="17"/>
              </w:rPr>
            </w:pPr>
            <w:r w:rsidRPr="00205D93">
              <w:rPr>
                <w:rStyle w:val="ModernTableText"/>
                <w:szCs w:val="17"/>
              </w:rPr>
              <w:t>A_PROV_ID</w:t>
            </w:r>
          </w:p>
        </w:tc>
        <w:tc>
          <w:tcPr>
            <w:tcW w:w="2297" w:type="pct"/>
            <w:gridSpan w:val="5"/>
            <w:tcBorders>
              <w:top w:val="single" w:color="616161" w:sz="4" w:space="0"/>
              <w:left w:val="single" w:color="616161" w:sz="4" w:space="0"/>
              <w:bottom w:val="single" w:color="616161" w:sz="4" w:space="0"/>
              <w:right w:val="single" w:color="616161" w:sz="4" w:space="0"/>
            </w:tcBorders>
          </w:tcPr>
          <w:p w:rsidRPr="00205D93" w:rsidR="00130533" w:rsidP="00B60233" w:rsidRDefault="00130533" w14:paraId="208E1F8E" wp14:textId="77777777">
            <w:pPr>
              <w:pStyle w:val="TableText1"/>
              <w:spacing w:before="40" w:after="40"/>
              <w:rPr>
                <w:rStyle w:val="ModernTableText"/>
                <w:szCs w:val="17"/>
              </w:rPr>
            </w:pPr>
            <w:r w:rsidRPr="00205D93">
              <w:rPr>
                <w:rStyle w:val="ModernTableText"/>
                <w:szCs w:val="17"/>
              </w:rPr>
              <w:t>See Report Special Processing Logic Below.</w:t>
            </w:r>
          </w:p>
        </w:tc>
        <w:tc>
          <w:tcPr>
            <w:tcW w:w="534" w:type="pct"/>
            <w:tcBorders>
              <w:top w:val="single" w:color="616161" w:sz="4" w:space="0"/>
              <w:left w:val="single" w:color="616161" w:sz="4" w:space="0"/>
              <w:bottom w:val="single" w:color="616161" w:sz="4" w:space="0"/>
              <w:right w:val="single" w:color="616161" w:sz="4" w:space="0"/>
            </w:tcBorders>
          </w:tcPr>
          <w:p w:rsidRPr="00205D93" w:rsidR="00130533" w:rsidRDefault="00130533" w14:paraId="3898BB19" wp14:textId="77777777">
            <w:pPr>
              <w:jc w:val="center"/>
              <w:rPr>
                <w:rFonts w:cs="Arial"/>
                <w:noProof/>
                <w:sz w:val="18"/>
                <w:szCs w:val="17"/>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 xml:space="preserve">No  </w:t>
            </w:r>
            <w:r w:rsidRPr="00205D93">
              <w:rPr>
                <w:rStyle w:val="ModernTableText"/>
                <w:rFonts w:ascii="Wingdings 2" w:hAnsi="Wingdings 2" w:eastAsia="Wingdings 2" w:cs="Wingdings 2"/>
                <w:noProof/>
                <w:szCs w:val="23"/>
              </w:rPr>
              <w:t>£</w:t>
            </w:r>
            <w:r w:rsidRPr="00205D93">
              <w:rPr>
                <w:rStyle w:val="ModernTableText"/>
                <w:noProof/>
                <w:szCs w:val="17"/>
              </w:rPr>
              <w:t xml:space="preserve"> Yes</w:t>
            </w:r>
          </w:p>
        </w:tc>
      </w:tr>
      <w:tr xmlns:wp14="http://schemas.microsoft.com/office/word/2010/wordml" w:rsidR="00130533" w14:paraId="03DE8EB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130533" w:rsidRDefault="00130533" w14:paraId="2E3D1EBB" wp14:textId="77777777">
            <w:pPr>
              <w:pStyle w:val="ModernBodyT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130533" w:rsidTr="007A4C37" w14:paraId="1D0C470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Merge w:val="restart"/>
            <w:vAlign w:val="center"/>
          </w:tcPr>
          <w:p w:rsidRPr="00205D93" w:rsidR="00130533" w:rsidP="007A4C37" w:rsidRDefault="00130533" w14:paraId="15C362EC" wp14:textId="77777777">
            <w:pPr>
              <w:pStyle w:val="TableHeading"/>
              <w:spacing w:before="40" w:after="40"/>
              <w:rPr>
                <w:rStyle w:val="ModernTableText"/>
                <w:noProof/>
                <w:szCs w:val="17"/>
              </w:rPr>
            </w:pPr>
            <w:r w:rsidRPr="00205D93">
              <w:rPr>
                <w:rStyle w:val="ModernTableText"/>
                <w:noProof/>
                <w:szCs w:val="17"/>
              </w:rPr>
              <w:t>Sort By:</w:t>
            </w:r>
          </w:p>
        </w:tc>
        <w:tc>
          <w:tcPr>
            <w:tcW w:w="1828" w:type="pct"/>
            <w:gridSpan w:val="4"/>
            <w:vAlign w:val="center"/>
          </w:tcPr>
          <w:p w:rsidRPr="00205D93" w:rsidR="00130533" w:rsidP="00365B47" w:rsidRDefault="00130533" w14:paraId="01CE9E8D" wp14:textId="77777777">
            <w:pPr>
              <w:pStyle w:val="TableText1"/>
              <w:numPr>
                <w:ilvl w:val="0"/>
                <w:numId w:val="110"/>
              </w:numPr>
              <w:spacing w:before="40" w:after="40"/>
              <w:rPr>
                <w:rStyle w:val="ModernTableText"/>
                <w:szCs w:val="17"/>
              </w:rPr>
            </w:pPr>
            <w:r w:rsidRPr="00205D93">
              <w:rPr>
                <w:rStyle w:val="ModernTableText"/>
                <w:szCs w:val="17"/>
              </w:rPr>
              <w:t>LOB Cd</w:t>
            </w:r>
          </w:p>
        </w:tc>
        <w:tc>
          <w:tcPr>
            <w:tcW w:w="2167" w:type="pct"/>
            <w:gridSpan w:val="5"/>
          </w:tcPr>
          <w:p w:rsidRPr="00205D93" w:rsidR="00130533" w:rsidRDefault="00130533" w14:paraId="4DA8EBEC" wp14:textId="77777777">
            <w:pPr>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130533" w:rsidTr="007A4C37" w14:paraId="2FD36CA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Merge/>
            <w:vAlign w:val="center"/>
          </w:tcPr>
          <w:p w:rsidRPr="00205D93" w:rsidR="00130533" w:rsidP="007A4C37" w:rsidRDefault="00130533" w14:paraId="630A26CE" wp14:textId="77777777">
            <w:pPr>
              <w:pStyle w:val="TableHeading"/>
              <w:spacing w:before="40" w:after="40"/>
              <w:rPr>
                <w:rStyle w:val="ModernTableText"/>
                <w:noProof/>
                <w:szCs w:val="17"/>
              </w:rPr>
            </w:pPr>
          </w:p>
        </w:tc>
        <w:tc>
          <w:tcPr>
            <w:tcW w:w="1828" w:type="pct"/>
            <w:gridSpan w:val="4"/>
            <w:vAlign w:val="center"/>
          </w:tcPr>
          <w:p w:rsidRPr="00205D93" w:rsidR="00130533" w:rsidP="00365B47" w:rsidRDefault="00130533" w14:paraId="6882C065" wp14:textId="77777777">
            <w:pPr>
              <w:pStyle w:val="TableText1"/>
              <w:numPr>
                <w:ilvl w:val="0"/>
                <w:numId w:val="110"/>
              </w:numPr>
              <w:spacing w:before="40" w:after="40"/>
              <w:rPr>
                <w:rStyle w:val="ModernTableText"/>
                <w:szCs w:val="17"/>
              </w:rPr>
            </w:pPr>
            <w:r w:rsidRPr="00205D93">
              <w:rPr>
                <w:rStyle w:val="ModernTableText"/>
                <w:szCs w:val="17"/>
              </w:rPr>
              <w:t>Auth Type (SA Ty Cd)</w:t>
            </w:r>
          </w:p>
        </w:tc>
        <w:tc>
          <w:tcPr>
            <w:tcW w:w="2167" w:type="pct"/>
            <w:gridSpan w:val="5"/>
          </w:tcPr>
          <w:p w:rsidRPr="00205D93" w:rsidR="00130533" w:rsidRDefault="00130533" w14:paraId="519EB851" wp14:textId="77777777">
            <w:pPr>
              <w:rPr>
                <w:noProof/>
                <w:sz w:val="18"/>
                <w:szCs w:val="19"/>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130533" w:rsidTr="007A4C37" w14:paraId="4E1DE79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Merge/>
            <w:vAlign w:val="center"/>
          </w:tcPr>
          <w:p w:rsidRPr="00205D93" w:rsidR="00130533" w:rsidP="007A4C37" w:rsidRDefault="00130533" w14:paraId="58AB6466" wp14:textId="77777777">
            <w:pPr>
              <w:pStyle w:val="TableHeading"/>
              <w:spacing w:before="40" w:after="40"/>
              <w:rPr>
                <w:rStyle w:val="ModernTableText"/>
                <w:noProof/>
                <w:szCs w:val="17"/>
              </w:rPr>
            </w:pPr>
          </w:p>
        </w:tc>
        <w:tc>
          <w:tcPr>
            <w:tcW w:w="1828" w:type="pct"/>
            <w:gridSpan w:val="4"/>
            <w:vAlign w:val="center"/>
          </w:tcPr>
          <w:p w:rsidRPr="00205D93" w:rsidR="00130533" w:rsidP="00365B47" w:rsidRDefault="00130533" w14:paraId="42BC3B5F" wp14:textId="77777777">
            <w:pPr>
              <w:pStyle w:val="TableText1"/>
              <w:numPr>
                <w:ilvl w:val="0"/>
                <w:numId w:val="110"/>
              </w:numPr>
              <w:spacing w:before="40" w:after="40"/>
              <w:rPr>
                <w:rStyle w:val="ModernTableText"/>
                <w:szCs w:val="17"/>
              </w:rPr>
            </w:pPr>
            <w:r w:rsidRPr="00205D93">
              <w:rPr>
                <w:rStyle w:val="ModernTableText"/>
                <w:szCs w:val="17"/>
              </w:rPr>
              <w:t xml:space="preserve">SA Category Code (SA LI Cat Svc </w:t>
            </w:r>
            <w:r w:rsidRPr="00205D93" w:rsidR="00FB37DB">
              <w:rPr>
                <w:rStyle w:val="ModernTableText"/>
                <w:szCs w:val="17"/>
              </w:rPr>
              <w:t>Cd)</w:t>
            </w:r>
          </w:p>
        </w:tc>
        <w:tc>
          <w:tcPr>
            <w:tcW w:w="2167" w:type="pct"/>
            <w:gridSpan w:val="5"/>
            <w:vAlign w:val="center"/>
          </w:tcPr>
          <w:p w:rsidRPr="00205D93" w:rsidR="00130533" w:rsidRDefault="00130533" w14:paraId="3B24588B"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130533" w:rsidTr="007A4C37" w14:paraId="38130FF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3" w:type="pct"/>
            <w:vMerge w:val="restart"/>
            <w:vAlign w:val="center"/>
          </w:tcPr>
          <w:p w:rsidRPr="00205D93" w:rsidR="00130533" w:rsidP="007A4C37" w:rsidRDefault="00130533" w14:paraId="3D8D8DE5" wp14:textId="77777777">
            <w:pPr>
              <w:pStyle w:val="TableHeading"/>
              <w:spacing w:before="40" w:after="40"/>
              <w:rPr>
                <w:rStyle w:val="ModernTableText"/>
                <w:noProof/>
                <w:szCs w:val="17"/>
              </w:rPr>
            </w:pPr>
            <w:r w:rsidRPr="00205D93">
              <w:rPr>
                <w:rStyle w:val="ModernTableText"/>
                <w:noProof/>
                <w:szCs w:val="17"/>
              </w:rPr>
              <w:t>Control Break</w:t>
            </w:r>
          </w:p>
        </w:tc>
        <w:tc>
          <w:tcPr>
            <w:tcW w:w="512" w:type="pct"/>
            <w:vAlign w:val="center"/>
          </w:tcPr>
          <w:p w:rsidRPr="00205D93" w:rsidR="00130533" w:rsidP="007A4C37" w:rsidRDefault="00130533" w14:paraId="6D96AF3A" wp14:textId="77777777">
            <w:pPr>
              <w:pStyle w:val="TableHeading"/>
              <w:spacing w:before="40" w:after="40"/>
              <w:rPr>
                <w:rStyle w:val="ModernTableText"/>
                <w:noProof/>
                <w:szCs w:val="17"/>
              </w:rPr>
            </w:pPr>
            <w:r w:rsidRPr="00205D93">
              <w:rPr>
                <w:rStyle w:val="ModernTableText"/>
                <w:noProof/>
                <w:szCs w:val="17"/>
              </w:rPr>
              <w:t>Page:</w:t>
            </w:r>
          </w:p>
        </w:tc>
        <w:tc>
          <w:tcPr>
            <w:tcW w:w="1158" w:type="pct"/>
            <w:gridSpan w:val="2"/>
            <w:vAlign w:val="center"/>
          </w:tcPr>
          <w:p w:rsidRPr="00205D93" w:rsidR="00130533" w:rsidP="00365B47" w:rsidRDefault="00130533" w14:paraId="207EE1E3" wp14:textId="77777777">
            <w:pPr>
              <w:pStyle w:val="TableText1"/>
              <w:numPr>
                <w:ilvl w:val="0"/>
                <w:numId w:val="111"/>
              </w:numPr>
              <w:spacing w:before="40" w:after="40"/>
              <w:rPr>
                <w:rStyle w:val="ModernTableText"/>
                <w:szCs w:val="17"/>
              </w:rPr>
            </w:pPr>
            <w:r w:rsidRPr="00205D93">
              <w:rPr>
                <w:rStyle w:val="ModernTableText"/>
                <w:szCs w:val="17"/>
              </w:rPr>
              <w:t>LOB Cd</w:t>
            </w:r>
          </w:p>
        </w:tc>
        <w:tc>
          <w:tcPr>
            <w:tcW w:w="1616" w:type="pct"/>
            <w:gridSpan w:val="4"/>
            <w:vAlign w:val="center"/>
          </w:tcPr>
          <w:p w:rsidRPr="00205D93" w:rsidR="00130533" w:rsidP="00365B47" w:rsidRDefault="00130533" w14:paraId="1EA6D815" wp14:textId="77777777">
            <w:pPr>
              <w:pStyle w:val="TableText1"/>
              <w:numPr>
                <w:ilvl w:val="0"/>
                <w:numId w:val="111"/>
              </w:numPr>
              <w:spacing w:before="40" w:after="40"/>
              <w:rPr>
                <w:rStyle w:val="ModernTableText"/>
                <w:szCs w:val="17"/>
              </w:rPr>
            </w:pPr>
            <w:r w:rsidRPr="00205D93">
              <w:rPr>
                <w:rStyle w:val="ModernTableText"/>
                <w:szCs w:val="17"/>
              </w:rPr>
              <w:t>Auth Type (SA Ty Cd)</w:t>
            </w:r>
          </w:p>
        </w:tc>
        <w:tc>
          <w:tcPr>
            <w:tcW w:w="1221" w:type="pct"/>
            <w:gridSpan w:val="3"/>
            <w:vAlign w:val="center"/>
          </w:tcPr>
          <w:p w:rsidRPr="00205D93" w:rsidR="00130533" w:rsidP="00365B47" w:rsidRDefault="00130533" w14:paraId="1DE10563" wp14:textId="77777777">
            <w:pPr>
              <w:pStyle w:val="TableText1"/>
              <w:numPr>
                <w:ilvl w:val="0"/>
                <w:numId w:val="111"/>
              </w:numPr>
              <w:spacing w:before="40" w:after="40"/>
              <w:rPr>
                <w:rStyle w:val="ModernTableText"/>
                <w:szCs w:val="17"/>
              </w:rPr>
            </w:pPr>
            <w:r w:rsidRPr="00205D93">
              <w:rPr>
                <w:rStyle w:val="ModernTableText"/>
                <w:szCs w:val="17"/>
              </w:rPr>
              <w:t>SA Category Code) SA LI Cat Svc Cd</w:t>
            </w:r>
          </w:p>
        </w:tc>
      </w:tr>
      <w:tr xmlns:wp14="http://schemas.microsoft.com/office/word/2010/wordml" w:rsidR="00130533" w:rsidTr="007A4C37" w14:paraId="2BFFF6D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3" w:type="pct"/>
            <w:vMerge/>
            <w:tcBorders>
              <w:bottom w:val="single" w:color="616161" w:sz="2" w:space="0"/>
            </w:tcBorders>
            <w:vAlign w:val="center"/>
          </w:tcPr>
          <w:p w:rsidRPr="00205D93" w:rsidR="00130533" w:rsidP="007A4C37" w:rsidRDefault="00130533" w14:paraId="5D5E8550" wp14:textId="77777777">
            <w:pPr>
              <w:pStyle w:val="TableHeading"/>
              <w:spacing w:before="40" w:after="40"/>
              <w:rPr>
                <w:rStyle w:val="ModernTableText"/>
                <w:noProof/>
                <w:szCs w:val="17"/>
              </w:rPr>
            </w:pPr>
          </w:p>
        </w:tc>
        <w:tc>
          <w:tcPr>
            <w:tcW w:w="512" w:type="pct"/>
            <w:tcBorders>
              <w:bottom w:val="single" w:color="616161" w:sz="2" w:space="0"/>
            </w:tcBorders>
            <w:vAlign w:val="center"/>
          </w:tcPr>
          <w:p w:rsidRPr="00205D93" w:rsidR="00130533" w:rsidP="007A4C37" w:rsidRDefault="00130533" w14:paraId="1C7041EB"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tcBorders>
              <w:bottom w:val="single" w:color="616161" w:sz="2" w:space="0"/>
            </w:tcBorders>
            <w:vAlign w:val="center"/>
          </w:tcPr>
          <w:p w:rsidRPr="00205D93" w:rsidR="00130533" w:rsidP="00365B47" w:rsidRDefault="00130533" w14:paraId="37E1A244" wp14:textId="77777777">
            <w:pPr>
              <w:pStyle w:val="TableText1"/>
              <w:numPr>
                <w:ilvl w:val="0"/>
                <w:numId w:val="112"/>
              </w:numPr>
              <w:spacing w:before="40" w:after="40"/>
              <w:rPr>
                <w:rStyle w:val="ModernTableText"/>
                <w:szCs w:val="17"/>
              </w:rPr>
            </w:pPr>
          </w:p>
        </w:tc>
        <w:tc>
          <w:tcPr>
            <w:tcW w:w="1616" w:type="pct"/>
            <w:gridSpan w:val="4"/>
            <w:tcBorders>
              <w:bottom w:val="single" w:color="616161" w:sz="2" w:space="0"/>
            </w:tcBorders>
            <w:vAlign w:val="center"/>
          </w:tcPr>
          <w:p w:rsidRPr="00205D93" w:rsidR="00130533" w:rsidP="00365B47" w:rsidRDefault="00130533" w14:paraId="4CCFD793" wp14:textId="77777777">
            <w:pPr>
              <w:pStyle w:val="TableText1"/>
              <w:numPr>
                <w:ilvl w:val="0"/>
                <w:numId w:val="112"/>
              </w:numPr>
              <w:spacing w:before="40" w:after="40"/>
              <w:rPr>
                <w:rStyle w:val="ModernTableText"/>
                <w:szCs w:val="17"/>
              </w:rPr>
            </w:pPr>
          </w:p>
        </w:tc>
        <w:tc>
          <w:tcPr>
            <w:tcW w:w="1221" w:type="pct"/>
            <w:gridSpan w:val="3"/>
            <w:tcBorders>
              <w:bottom w:val="single" w:color="616161" w:sz="2" w:space="0"/>
            </w:tcBorders>
            <w:vAlign w:val="center"/>
          </w:tcPr>
          <w:p w:rsidRPr="00205D93" w:rsidR="00130533" w:rsidP="00365B47" w:rsidRDefault="00130533" w14:paraId="078FBDF2" wp14:textId="77777777">
            <w:pPr>
              <w:pStyle w:val="TableText1"/>
              <w:numPr>
                <w:ilvl w:val="0"/>
                <w:numId w:val="112"/>
              </w:numPr>
              <w:spacing w:before="40" w:after="40"/>
              <w:rPr>
                <w:rStyle w:val="ModernTableText"/>
                <w:szCs w:val="17"/>
              </w:rPr>
            </w:pPr>
          </w:p>
        </w:tc>
      </w:tr>
      <w:tr xmlns:wp14="http://schemas.microsoft.com/office/word/2010/wordml" w:rsidR="00130533" w:rsidTr="007A4C37" w14:paraId="0E6986C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3" w:type="pct"/>
            <w:vMerge w:val="restart"/>
            <w:vAlign w:val="center"/>
          </w:tcPr>
          <w:p w:rsidRPr="00205D93" w:rsidR="00130533" w:rsidP="007A4C37" w:rsidRDefault="00130533" w14:paraId="71D9498E" wp14:textId="77777777">
            <w:pPr>
              <w:pStyle w:val="TableHeading"/>
              <w:spacing w:before="40" w:after="40"/>
              <w:rPr>
                <w:rStyle w:val="ModernTableText"/>
                <w:noProof/>
                <w:szCs w:val="17"/>
              </w:rPr>
            </w:pPr>
            <w:r w:rsidRPr="00205D93">
              <w:rPr>
                <w:rStyle w:val="ModernTableText"/>
                <w:noProof/>
                <w:szCs w:val="17"/>
              </w:rPr>
              <w:t>Total</w:t>
            </w:r>
          </w:p>
        </w:tc>
        <w:tc>
          <w:tcPr>
            <w:tcW w:w="512" w:type="pct"/>
            <w:vAlign w:val="center"/>
          </w:tcPr>
          <w:p w:rsidRPr="00205D93" w:rsidR="00130533" w:rsidP="007A4C37" w:rsidRDefault="00130533" w14:paraId="15628817" wp14:textId="77777777">
            <w:pPr>
              <w:pStyle w:val="TableHeading"/>
              <w:spacing w:before="40" w:after="40"/>
              <w:rPr>
                <w:rStyle w:val="ModernTableText"/>
                <w:noProof/>
                <w:szCs w:val="17"/>
              </w:rPr>
            </w:pPr>
            <w:r w:rsidRPr="00205D93">
              <w:rPr>
                <w:rStyle w:val="ModernTableText"/>
                <w:noProof/>
                <w:szCs w:val="17"/>
              </w:rPr>
              <w:t>Grand:</w:t>
            </w:r>
          </w:p>
        </w:tc>
        <w:tc>
          <w:tcPr>
            <w:tcW w:w="1158" w:type="pct"/>
            <w:gridSpan w:val="2"/>
            <w:vAlign w:val="center"/>
          </w:tcPr>
          <w:p w:rsidRPr="00205D93" w:rsidR="00130533" w:rsidP="00365B47" w:rsidRDefault="00130533" w14:paraId="5613F765" wp14:textId="77777777">
            <w:pPr>
              <w:pStyle w:val="TableText1"/>
              <w:numPr>
                <w:ilvl w:val="0"/>
                <w:numId w:val="136"/>
              </w:numPr>
              <w:spacing w:before="40" w:after="40"/>
              <w:rPr>
                <w:rStyle w:val="ModernTableText"/>
                <w:szCs w:val="17"/>
              </w:rPr>
            </w:pPr>
          </w:p>
        </w:tc>
        <w:tc>
          <w:tcPr>
            <w:tcW w:w="1616" w:type="pct"/>
            <w:gridSpan w:val="4"/>
            <w:vAlign w:val="center"/>
          </w:tcPr>
          <w:p w:rsidRPr="00205D93" w:rsidR="00130533" w:rsidP="00365B47" w:rsidRDefault="00130533" w14:paraId="3E918739" wp14:textId="77777777">
            <w:pPr>
              <w:pStyle w:val="TableText1"/>
              <w:numPr>
                <w:ilvl w:val="0"/>
                <w:numId w:val="136"/>
              </w:numPr>
              <w:spacing w:before="40" w:after="40"/>
              <w:rPr>
                <w:rStyle w:val="ModernTableText"/>
                <w:szCs w:val="17"/>
              </w:rPr>
            </w:pPr>
          </w:p>
        </w:tc>
        <w:tc>
          <w:tcPr>
            <w:tcW w:w="1221" w:type="pct"/>
            <w:gridSpan w:val="3"/>
            <w:vAlign w:val="center"/>
          </w:tcPr>
          <w:p w:rsidRPr="00205D93" w:rsidR="00130533" w:rsidP="00365B47" w:rsidRDefault="00130533" w14:paraId="3E044A93" wp14:textId="77777777">
            <w:pPr>
              <w:pStyle w:val="TableText1"/>
              <w:numPr>
                <w:ilvl w:val="0"/>
                <w:numId w:val="136"/>
              </w:numPr>
              <w:spacing w:before="40" w:after="40"/>
              <w:rPr>
                <w:rStyle w:val="ModernTableText"/>
                <w:szCs w:val="17"/>
              </w:rPr>
            </w:pPr>
          </w:p>
        </w:tc>
      </w:tr>
      <w:tr xmlns:wp14="http://schemas.microsoft.com/office/word/2010/wordml" w:rsidR="00130533" w:rsidTr="007A4C37" w14:paraId="1B575CB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3" w:type="pct"/>
            <w:vMerge/>
            <w:vAlign w:val="center"/>
          </w:tcPr>
          <w:p w:rsidRPr="00205D93" w:rsidR="00130533" w:rsidP="007A4C37" w:rsidRDefault="00130533" w14:paraId="7D74551D" wp14:textId="77777777">
            <w:pPr>
              <w:pStyle w:val="TableHeading"/>
              <w:spacing w:before="40" w:after="40"/>
              <w:rPr>
                <w:rStyle w:val="ModernTableText"/>
                <w:noProof/>
                <w:szCs w:val="17"/>
              </w:rPr>
            </w:pPr>
          </w:p>
        </w:tc>
        <w:tc>
          <w:tcPr>
            <w:tcW w:w="512" w:type="pct"/>
            <w:vAlign w:val="center"/>
          </w:tcPr>
          <w:p w:rsidRPr="00205D93" w:rsidR="00130533" w:rsidP="007A4C37" w:rsidRDefault="00130533" w14:paraId="51F06EF8"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vAlign w:val="center"/>
          </w:tcPr>
          <w:p w:rsidRPr="00205D93" w:rsidR="00130533" w:rsidP="00365B47" w:rsidRDefault="00130533" w14:paraId="46C5CB7E" wp14:textId="77777777">
            <w:pPr>
              <w:pStyle w:val="TableText1"/>
              <w:numPr>
                <w:ilvl w:val="0"/>
                <w:numId w:val="137"/>
              </w:numPr>
              <w:spacing w:before="40" w:after="40"/>
              <w:rPr>
                <w:rStyle w:val="ModernTableText"/>
                <w:szCs w:val="17"/>
              </w:rPr>
            </w:pPr>
          </w:p>
        </w:tc>
        <w:tc>
          <w:tcPr>
            <w:tcW w:w="1616" w:type="pct"/>
            <w:gridSpan w:val="4"/>
            <w:vAlign w:val="center"/>
          </w:tcPr>
          <w:p w:rsidRPr="00205D93" w:rsidR="00130533" w:rsidP="00365B47" w:rsidRDefault="00130533" w14:paraId="6BBD1561" wp14:textId="77777777">
            <w:pPr>
              <w:pStyle w:val="TableText1"/>
              <w:numPr>
                <w:ilvl w:val="0"/>
                <w:numId w:val="137"/>
              </w:numPr>
              <w:spacing w:before="40" w:after="40"/>
              <w:rPr>
                <w:rStyle w:val="ModernTableText"/>
                <w:szCs w:val="17"/>
              </w:rPr>
            </w:pPr>
          </w:p>
        </w:tc>
        <w:tc>
          <w:tcPr>
            <w:tcW w:w="1221" w:type="pct"/>
            <w:gridSpan w:val="3"/>
            <w:vAlign w:val="center"/>
          </w:tcPr>
          <w:p w:rsidRPr="00205D93" w:rsidR="00130533" w:rsidP="00365B47" w:rsidRDefault="00130533" w14:paraId="72D49680" wp14:textId="77777777">
            <w:pPr>
              <w:pStyle w:val="TableText1"/>
              <w:numPr>
                <w:ilvl w:val="0"/>
                <w:numId w:val="137"/>
              </w:numPr>
              <w:spacing w:before="40" w:after="40"/>
              <w:rPr>
                <w:rStyle w:val="ModernTableText"/>
                <w:szCs w:val="17"/>
              </w:rPr>
            </w:pPr>
          </w:p>
        </w:tc>
      </w:tr>
      <w:tr xmlns:wp14="http://schemas.microsoft.com/office/word/2010/wordml" w:rsidR="00130533" w:rsidTr="007A4C37" w14:paraId="41135EC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3" w:type="pct"/>
            <w:vMerge w:val="restart"/>
            <w:vAlign w:val="center"/>
          </w:tcPr>
          <w:p w:rsidRPr="00205D93" w:rsidR="00130533" w:rsidP="007A4C37" w:rsidRDefault="00130533" w14:paraId="7D701BAE" wp14:textId="77777777">
            <w:pPr>
              <w:pStyle w:val="TableHeading"/>
              <w:spacing w:before="40" w:after="40"/>
              <w:rPr>
                <w:rStyle w:val="ModernTableText"/>
                <w:noProof/>
                <w:szCs w:val="17"/>
              </w:rPr>
            </w:pPr>
            <w:r w:rsidRPr="00205D93">
              <w:rPr>
                <w:rStyle w:val="ModernTableText"/>
                <w:noProof/>
                <w:szCs w:val="17"/>
              </w:rPr>
              <w:t>Counts</w:t>
            </w:r>
          </w:p>
        </w:tc>
        <w:tc>
          <w:tcPr>
            <w:tcW w:w="512" w:type="pct"/>
            <w:vAlign w:val="center"/>
          </w:tcPr>
          <w:p w:rsidRPr="00205D93" w:rsidR="00130533" w:rsidP="007A4C37" w:rsidRDefault="00130533" w14:paraId="64BD89A1" wp14:textId="77777777">
            <w:pPr>
              <w:pStyle w:val="TableHeading"/>
              <w:spacing w:before="40" w:after="40"/>
              <w:rPr>
                <w:rStyle w:val="ModernTableText"/>
                <w:noProof/>
                <w:szCs w:val="17"/>
              </w:rPr>
            </w:pPr>
            <w:r w:rsidRPr="00205D93">
              <w:rPr>
                <w:rStyle w:val="ModernTableText"/>
                <w:noProof/>
                <w:szCs w:val="17"/>
              </w:rPr>
              <w:t>Grand:</w:t>
            </w:r>
          </w:p>
        </w:tc>
        <w:tc>
          <w:tcPr>
            <w:tcW w:w="1158" w:type="pct"/>
            <w:gridSpan w:val="2"/>
            <w:vAlign w:val="center"/>
          </w:tcPr>
          <w:p w:rsidRPr="00205D93" w:rsidR="00130533" w:rsidP="00365B47" w:rsidRDefault="00130533" w14:paraId="02CFD307" wp14:textId="77777777">
            <w:pPr>
              <w:pStyle w:val="TableText1"/>
              <w:numPr>
                <w:ilvl w:val="0"/>
                <w:numId w:val="138"/>
              </w:numPr>
              <w:spacing w:before="40" w:after="40"/>
              <w:rPr>
                <w:rStyle w:val="ModernTableText"/>
                <w:szCs w:val="17"/>
              </w:rPr>
            </w:pPr>
          </w:p>
        </w:tc>
        <w:tc>
          <w:tcPr>
            <w:tcW w:w="1616" w:type="pct"/>
            <w:gridSpan w:val="4"/>
            <w:vAlign w:val="center"/>
          </w:tcPr>
          <w:p w:rsidRPr="00205D93" w:rsidR="00130533" w:rsidP="00365B47" w:rsidRDefault="00130533" w14:paraId="53C063DA" wp14:textId="77777777">
            <w:pPr>
              <w:pStyle w:val="TableText1"/>
              <w:numPr>
                <w:ilvl w:val="0"/>
                <w:numId w:val="138"/>
              </w:numPr>
              <w:spacing w:before="40" w:after="40"/>
              <w:rPr>
                <w:rStyle w:val="ModernTableText"/>
                <w:szCs w:val="17"/>
              </w:rPr>
            </w:pPr>
          </w:p>
        </w:tc>
        <w:tc>
          <w:tcPr>
            <w:tcW w:w="1221" w:type="pct"/>
            <w:gridSpan w:val="3"/>
            <w:vAlign w:val="center"/>
          </w:tcPr>
          <w:p w:rsidRPr="00205D93" w:rsidR="00130533" w:rsidP="00365B47" w:rsidRDefault="00130533" w14:paraId="62B8CEF2" wp14:textId="77777777">
            <w:pPr>
              <w:pStyle w:val="TableText1"/>
              <w:numPr>
                <w:ilvl w:val="0"/>
                <w:numId w:val="138"/>
              </w:numPr>
              <w:spacing w:before="40" w:after="40"/>
              <w:rPr>
                <w:rStyle w:val="ModernTableText"/>
                <w:szCs w:val="17"/>
              </w:rPr>
            </w:pPr>
          </w:p>
        </w:tc>
      </w:tr>
      <w:tr xmlns:wp14="http://schemas.microsoft.com/office/word/2010/wordml" w:rsidR="00130533" w:rsidTr="007A4C37" w14:paraId="31D8792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3" w:type="pct"/>
            <w:vMerge/>
            <w:vAlign w:val="center"/>
          </w:tcPr>
          <w:p w:rsidRPr="00205D93" w:rsidR="00130533" w:rsidP="007A4C37" w:rsidRDefault="00130533" w14:paraId="6EB6819B" wp14:textId="77777777">
            <w:pPr>
              <w:pStyle w:val="TableHeading"/>
              <w:spacing w:before="40" w:after="40"/>
              <w:rPr>
                <w:rStyle w:val="ModernTableText"/>
                <w:noProof/>
                <w:color w:val="FF0000"/>
                <w:szCs w:val="17"/>
              </w:rPr>
            </w:pPr>
          </w:p>
        </w:tc>
        <w:tc>
          <w:tcPr>
            <w:tcW w:w="512" w:type="pct"/>
            <w:vAlign w:val="center"/>
          </w:tcPr>
          <w:p w:rsidRPr="00205D93" w:rsidR="00130533" w:rsidP="007A4C37" w:rsidRDefault="00130533" w14:paraId="0A66EF7E"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vAlign w:val="center"/>
          </w:tcPr>
          <w:p w:rsidRPr="00205D93" w:rsidR="00130533" w:rsidP="00365B47" w:rsidRDefault="00130533" w14:paraId="7867F1E3" wp14:textId="77777777">
            <w:pPr>
              <w:pStyle w:val="TableText1"/>
              <w:numPr>
                <w:ilvl w:val="0"/>
                <w:numId w:val="139"/>
              </w:numPr>
              <w:spacing w:before="40" w:after="40"/>
              <w:rPr>
                <w:rStyle w:val="ModernTableText"/>
                <w:szCs w:val="17"/>
              </w:rPr>
            </w:pPr>
          </w:p>
        </w:tc>
        <w:tc>
          <w:tcPr>
            <w:tcW w:w="1616" w:type="pct"/>
            <w:gridSpan w:val="4"/>
            <w:vAlign w:val="center"/>
          </w:tcPr>
          <w:p w:rsidRPr="00205D93" w:rsidR="00130533" w:rsidP="00365B47" w:rsidRDefault="00130533" w14:paraId="286A78DC" wp14:textId="77777777">
            <w:pPr>
              <w:pStyle w:val="TableText1"/>
              <w:numPr>
                <w:ilvl w:val="0"/>
                <w:numId w:val="139"/>
              </w:numPr>
              <w:spacing w:before="40" w:after="40"/>
              <w:rPr>
                <w:rStyle w:val="ModernTableText"/>
                <w:szCs w:val="17"/>
              </w:rPr>
            </w:pPr>
          </w:p>
        </w:tc>
        <w:tc>
          <w:tcPr>
            <w:tcW w:w="1221" w:type="pct"/>
            <w:gridSpan w:val="3"/>
            <w:vAlign w:val="center"/>
          </w:tcPr>
          <w:p w:rsidRPr="00205D93" w:rsidR="00130533" w:rsidP="00365B47" w:rsidRDefault="00130533" w14:paraId="750E2CAE" wp14:textId="77777777">
            <w:pPr>
              <w:pStyle w:val="TableText1"/>
              <w:numPr>
                <w:ilvl w:val="0"/>
                <w:numId w:val="139"/>
              </w:numPr>
              <w:spacing w:before="40" w:after="40"/>
              <w:rPr>
                <w:rStyle w:val="ModernTableText"/>
                <w:szCs w:val="17"/>
              </w:rPr>
            </w:pPr>
          </w:p>
        </w:tc>
      </w:tr>
      <w:tr xmlns:wp14="http://schemas.microsoft.com/office/word/2010/wordml" w:rsidR="00130533" w14:paraId="34BEF3E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130533" w:rsidP="00205D93" w:rsidRDefault="00130533" w14:paraId="696254EF" wp14:textId="77777777">
            <w:pPr>
              <w:pStyle w:val="ModernBodyText"/>
              <w:keepN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130533" w14:paraId="3FBCF9E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1005" w:type="pct"/>
            <w:gridSpan w:val="2"/>
          </w:tcPr>
          <w:p w:rsidRPr="00205D93" w:rsidR="00130533" w:rsidRDefault="00130533" w14:paraId="5FD135E7" wp14:textId="77777777">
            <w:pPr>
              <w:pStyle w:val="TableHeading"/>
              <w:spacing w:before="40" w:after="40"/>
              <w:rPr>
                <w:rStyle w:val="ModernTableText"/>
                <w:noProof/>
                <w:szCs w:val="17"/>
              </w:rPr>
            </w:pPr>
            <w:r w:rsidRPr="00205D93">
              <w:rPr>
                <w:rStyle w:val="ModernTableText"/>
                <w:noProof/>
                <w:szCs w:val="17"/>
              </w:rPr>
              <w:t>Report Output Format:</w:t>
            </w:r>
          </w:p>
        </w:tc>
        <w:tc>
          <w:tcPr>
            <w:tcW w:w="3995" w:type="pct"/>
            <w:gridSpan w:val="9"/>
            <w:vAlign w:val="center"/>
          </w:tcPr>
          <w:p w:rsidRPr="00205D93" w:rsidR="00130533" w:rsidRDefault="00130533" w14:paraId="0CAFC68E"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PDF (preferred)                       </w:t>
            </w:r>
            <w:r w:rsidRPr="00205D93">
              <w:rPr>
                <w:rStyle w:val="ModernTableText"/>
                <w:rFonts w:ascii="Wingdings 2" w:hAnsi="Wingdings 2" w:eastAsia="Wingdings 2" w:cs="Wingdings 2"/>
                <w:noProof/>
                <w:szCs w:val="23"/>
              </w:rPr>
              <w:t>£</w:t>
            </w:r>
            <w:r w:rsidRPr="00205D93">
              <w:rPr>
                <w:rStyle w:val="ModernTableText"/>
                <w:noProof/>
                <w:szCs w:val="17"/>
              </w:rPr>
              <w:t xml:space="preserve">HTML                             </w:t>
            </w:r>
            <w:r w:rsidRPr="00205D93">
              <w:rPr>
                <w:rStyle w:val="ModernTableText"/>
                <w:rFonts w:ascii="Wingdings 2" w:hAnsi="Wingdings 2" w:eastAsia="Wingdings 2" w:cs="Wingdings 2"/>
                <w:noProof/>
                <w:szCs w:val="23"/>
              </w:rPr>
              <w:t>£</w:t>
            </w:r>
            <w:r w:rsidRPr="00205D93">
              <w:rPr>
                <w:rStyle w:val="ModernTableText"/>
                <w:noProof/>
                <w:szCs w:val="17"/>
              </w:rPr>
              <w:t xml:space="preserve"> Excel 2000                         </w:t>
            </w:r>
            <w:r w:rsidRPr="00205D93">
              <w:rPr>
                <w:rStyle w:val="ModernTableText"/>
                <w:rFonts w:ascii="Wingdings 2" w:hAnsi="Wingdings 2" w:eastAsia="Wingdings 2" w:cs="Wingdings 2"/>
                <w:noProof/>
                <w:szCs w:val="23"/>
              </w:rPr>
              <w:t>£</w:t>
            </w:r>
            <w:r w:rsidRPr="00205D93">
              <w:rPr>
                <w:rStyle w:val="ModernTableText"/>
                <w:noProof/>
                <w:szCs w:val="17"/>
              </w:rPr>
              <w:t xml:space="preserve"> Excel   2002                         </w:t>
            </w:r>
            <w:r w:rsidRPr="00205D93">
              <w:rPr>
                <w:rStyle w:val="ModernTableText"/>
                <w:rFonts w:ascii="Wingdings 2" w:hAnsi="Wingdings 2" w:eastAsia="Wingdings 2" w:cs="Wingdings 2"/>
                <w:noProof/>
                <w:szCs w:val="23"/>
              </w:rPr>
              <w:t>£</w:t>
            </w:r>
            <w:r w:rsidRPr="00205D93">
              <w:rPr>
                <w:rStyle w:val="ModernTableText"/>
                <w:noProof/>
                <w:szCs w:val="17"/>
              </w:rPr>
              <w:t xml:space="preserve"> Text CSV Format</w:t>
            </w:r>
          </w:p>
        </w:tc>
      </w:tr>
      <w:tr xmlns:wp14="http://schemas.microsoft.com/office/word/2010/wordml" w:rsidR="00130533" w14:paraId="24AF145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tcPr>
          <w:p w:rsidRPr="00205D93" w:rsidR="00130533" w:rsidRDefault="00130533" w14:paraId="62DDF372" wp14:textId="77777777">
            <w:pPr>
              <w:pStyle w:val="TableHeading"/>
              <w:spacing w:before="40" w:after="40"/>
              <w:rPr>
                <w:rStyle w:val="ModernTableText"/>
                <w:noProof/>
                <w:szCs w:val="17"/>
              </w:rPr>
            </w:pPr>
            <w:r w:rsidRPr="00205D93">
              <w:rPr>
                <w:rStyle w:val="ModernTableText"/>
                <w:noProof/>
                <w:szCs w:val="17"/>
              </w:rPr>
              <w:t>Reporting Portal:</w:t>
            </w:r>
          </w:p>
        </w:tc>
        <w:tc>
          <w:tcPr>
            <w:tcW w:w="3995" w:type="pct"/>
            <w:gridSpan w:val="9"/>
            <w:vAlign w:val="center"/>
          </w:tcPr>
          <w:p w:rsidRPr="00205D93" w:rsidR="00130533" w:rsidRDefault="00130533" w14:paraId="017FF562"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Web Portal                                </w:t>
            </w:r>
            <w:r w:rsidRPr="00205D93">
              <w:rPr>
                <w:rStyle w:val="ModernTableText"/>
                <w:rFonts w:ascii="Wingdings" w:hAnsi="Wingdings" w:eastAsia="Wingdings" w:cs="Wingdings"/>
                <w:noProof/>
                <w:szCs w:val="23"/>
              </w:rPr>
              <w:t>þ</w:t>
            </w:r>
            <w:r w:rsidRPr="00205D93">
              <w:rPr>
                <w:rStyle w:val="ModernTableText"/>
                <w:noProof/>
                <w:szCs w:val="17"/>
              </w:rPr>
              <w:t xml:space="preserve"> EDMS                            </w:t>
            </w: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 xml:space="preserve">Email Link                      </w:t>
            </w:r>
          </w:p>
        </w:tc>
      </w:tr>
      <w:tr xmlns:wp14="http://schemas.microsoft.com/office/word/2010/wordml" w:rsidR="00130533" w:rsidTr="007A4C37" w14:paraId="69DA4F2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Merge w:val="restart"/>
            <w:vAlign w:val="center"/>
          </w:tcPr>
          <w:p w:rsidRPr="00205D93" w:rsidR="00130533" w:rsidP="007A4C37" w:rsidRDefault="00130533" w14:paraId="2C16184D" wp14:textId="77777777">
            <w:pPr>
              <w:pStyle w:val="TableHeading"/>
              <w:spacing w:before="40" w:after="40"/>
              <w:rPr>
                <w:rStyle w:val="ModernTableText"/>
                <w:noProof/>
                <w:szCs w:val="17"/>
              </w:rPr>
            </w:pPr>
            <w:r w:rsidRPr="00205D93">
              <w:rPr>
                <w:rStyle w:val="ModernTableText"/>
                <w:noProof/>
                <w:szCs w:val="17"/>
              </w:rPr>
              <w:t>Report Output Distribution Group(s):</w:t>
            </w:r>
          </w:p>
        </w:tc>
        <w:tc>
          <w:tcPr>
            <w:tcW w:w="1164" w:type="pct"/>
            <w:gridSpan w:val="3"/>
            <w:vMerge w:val="restart"/>
          </w:tcPr>
          <w:p w:rsidRPr="00205D93" w:rsidR="00130533" w:rsidRDefault="00130533" w14:paraId="33809955"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No</w:t>
            </w:r>
          </w:p>
          <w:p w:rsidRPr="00205D93" w:rsidR="00130533" w:rsidRDefault="00130533" w14:paraId="0512CEF6"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Yes (if yes, complete distribution list)</w:t>
            </w:r>
          </w:p>
        </w:tc>
        <w:tc>
          <w:tcPr>
            <w:tcW w:w="2831" w:type="pct"/>
            <w:gridSpan w:val="6"/>
            <w:tcBorders>
              <w:top w:val="single" w:color="616161" w:sz="4" w:space="0"/>
            </w:tcBorders>
            <w:vAlign w:val="center"/>
          </w:tcPr>
          <w:p w:rsidRPr="00205D93" w:rsidR="00130533" w:rsidRDefault="00130533" w14:paraId="7C7EA174" wp14:textId="77777777">
            <w:pPr>
              <w:pStyle w:val="TableText1"/>
              <w:spacing w:before="40" w:after="40"/>
              <w:rPr>
                <w:rStyle w:val="ModernTableText"/>
                <w:b/>
                <w:bCs/>
                <w:szCs w:val="17"/>
              </w:rPr>
            </w:pPr>
            <w:r w:rsidRPr="00205D93">
              <w:rPr>
                <w:rStyle w:val="ModernTableText"/>
                <w:b/>
                <w:bCs/>
                <w:szCs w:val="17"/>
              </w:rPr>
              <w:t>Output Distribution Group List</w:t>
            </w:r>
          </w:p>
        </w:tc>
      </w:tr>
      <w:tr xmlns:wp14="http://schemas.microsoft.com/office/word/2010/wordml" w:rsidR="00130533" w14:paraId="5460F3D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Merge/>
          </w:tcPr>
          <w:p w:rsidRPr="00205D93" w:rsidR="00130533" w:rsidRDefault="00130533" w14:paraId="3349A8C7" wp14:textId="77777777">
            <w:pPr>
              <w:pStyle w:val="TableHeading"/>
              <w:spacing w:before="40" w:after="40"/>
              <w:rPr>
                <w:rStyle w:val="ModernTableText"/>
                <w:szCs w:val="17"/>
              </w:rPr>
            </w:pPr>
          </w:p>
        </w:tc>
        <w:tc>
          <w:tcPr>
            <w:tcW w:w="1164" w:type="pct"/>
            <w:gridSpan w:val="3"/>
            <w:vMerge/>
          </w:tcPr>
          <w:p w:rsidRPr="00205D93" w:rsidR="00130533" w:rsidRDefault="00130533" w14:paraId="40F25CBB" wp14:textId="77777777">
            <w:pPr>
              <w:pStyle w:val="TableText1"/>
              <w:spacing w:before="40" w:after="40"/>
              <w:rPr>
                <w:rStyle w:val="ModernTableText"/>
                <w:szCs w:val="17"/>
              </w:rPr>
            </w:pPr>
          </w:p>
        </w:tc>
        <w:tc>
          <w:tcPr>
            <w:tcW w:w="1616" w:type="pct"/>
            <w:gridSpan w:val="4"/>
            <w:vAlign w:val="center"/>
          </w:tcPr>
          <w:p w:rsidRPr="00205D93" w:rsidR="00130533" w:rsidP="00365B47" w:rsidRDefault="00130533" w14:paraId="12E9D786" wp14:textId="77777777">
            <w:pPr>
              <w:pStyle w:val="TableText1"/>
              <w:numPr>
                <w:ilvl w:val="0"/>
                <w:numId w:val="140"/>
              </w:numPr>
              <w:spacing w:before="40" w:after="40"/>
              <w:rPr>
                <w:rStyle w:val="ModernTableText"/>
                <w:szCs w:val="17"/>
                <w:u w:val="single"/>
              </w:rPr>
            </w:pPr>
          </w:p>
        </w:tc>
        <w:tc>
          <w:tcPr>
            <w:tcW w:w="1215" w:type="pct"/>
            <w:gridSpan w:val="2"/>
            <w:vAlign w:val="center"/>
          </w:tcPr>
          <w:p w:rsidRPr="00205D93" w:rsidR="00130533" w:rsidP="00365B47" w:rsidRDefault="00130533" w14:paraId="0C6C9684" wp14:textId="77777777">
            <w:pPr>
              <w:pStyle w:val="TableText1"/>
              <w:numPr>
                <w:ilvl w:val="0"/>
                <w:numId w:val="140"/>
              </w:numPr>
              <w:spacing w:before="40" w:after="40"/>
              <w:rPr>
                <w:rStyle w:val="ModernTableText"/>
                <w:szCs w:val="17"/>
              </w:rPr>
            </w:pPr>
          </w:p>
        </w:tc>
      </w:tr>
      <w:tr xmlns:wp14="http://schemas.microsoft.com/office/word/2010/wordml" w:rsidR="00130533" w14:paraId="67A8F28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Merge/>
          </w:tcPr>
          <w:p w:rsidRPr="00205D93" w:rsidR="00130533" w:rsidRDefault="00130533" w14:paraId="50F457A9" wp14:textId="77777777">
            <w:pPr>
              <w:pStyle w:val="TableHeading"/>
              <w:spacing w:before="40" w:after="40"/>
              <w:rPr>
                <w:rStyle w:val="ModernTableText"/>
                <w:szCs w:val="17"/>
              </w:rPr>
            </w:pPr>
          </w:p>
        </w:tc>
        <w:tc>
          <w:tcPr>
            <w:tcW w:w="1164" w:type="pct"/>
            <w:gridSpan w:val="3"/>
            <w:vMerge/>
            <w:vAlign w:val="center"/>
          </w:tcPr>
          <w:p w:rsidRPr="00205D93" w:rsidR="00130533" w:rsidRDefault="00130533" w14:paraId="24C21CA0" wp14:textId="77777777">
            <w:pPr>
              <w:pStyle w:val="TableText1"/>
              <w:spacing w:before="40" w:after="40"/>
              <w:rPr>
                <w:rStyle w:val="ModernTableText"/>
                <w:szCs w:val="17"/>
              </w:rPr>
            </w:pPr>
          </w:p>
        </w:tc>
        <w:tc>
          <w:tcPr>
            <w:tcW w:w="1616" w:type="pct"/>
            <w:gridSpan w:val="4"/>
            <w:vAlign w:val="center"/>
          </w:tcPr>
          <w:p w:rsidRPr="00205D93" w:rsidR="00130533" w:rsidP="00365B47" w:rsidRDefault="00130533" w14:paraId="52C76297" wp14:textId="77777777">
            <w:pPr>
              <w:pStyle w:val="TableText1"/>
              <w:numPr>
                <w:ilvl w:val="0"/>
                <w:numId w:val="140"/>
              </w:numPr>
              <w:spacing w:before="40" w:after="40"/>
              <w:rPr>
                <w:rStyle w:val="ModernTableText"/>
                <w:szCs w:val="17"/>
                <w:u w:val="single"/>
              </w:rPr>
            </w:pPr>
          </w:p>
        </w:tc>
        <w:tc>
          <w:tcPr>
            <w:tcW w:w="1215" w:type="pct"/>
            <w:gridSpan w:val="2"/>
            <w:vAlign w:val="center"/>
          </w:tcPr>
          <w:p w:rsidRPr="00205D93" w:rsidR="00130533" w:rsidP="00365B47" w:rsidRDefault="00130533" w14:paraId="0BD02F36" wp14:textId="77777777">
            <w:pPr>
              <w:pStyle w:val="TableText1"/>
              <w:numPr>
                <w:ilvl w:val="0"/>
                <w:numId w:val="140"/>
              </w:numPr>
              <w:spacing w:before="40" w:after="40"/>
              <w:rPr>
                <w:rStyle w:val="ModernTableText"/>
                <w:szCs w:val="17"/>
              </w:rPr>
            </w:pPr>
          </w:p>
        </w:tc>
      </w:tr>
      <w:tr xmlns:wp14="http://schemas.microsoft.com/office/word/2010/wordml" w:rsidR="00130533" w14:paraId="7F3C4B8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Merge/>
          </w:tcPr>
          <w:p w:rsidRPr="00205D93" w:rsidR="00130533" w:rsidRDefault="00130533" w14:paraId="16FE0342" wp14:textId="77777777">
            <w:pPr>
              <w:pStyle w:val="TableHeading"/>
              <w:spacing w:before="40" w:after="40"/>
              <w:rPr>
                <w:rStyle w:val="ModernTableText"/>
                <w:szCs w:val="17"/>
              </w:rPr>
            </w:pPr>
          </w:p>
        </w:tc>
        <w:tc>
          <w:tcPr>
            <w:tcW w:w="1164" w:type="pct"/>
            <w:gridSpan w:val="3"/>
            <w:vMerge/>
            <w:vAlign w:val="center"/>
          </w:tcPr>
          <w:p w:rsidRPr="00205D93" w:rsidR="00130533" w:rsidRDefault="00130533" w14:paraId="44045ECA" wp14:textId="77777777">
            <w:pPr>
              <w:pStyle w:val="TableText1"/>
              <w:spacing w:before="40" w:after="40"/>
              <w:rPr>
                <w:rStyle w:val="ModernTableText"/>
                <w:szCs w:val="17"/>
              </w:rPr>
            </w:pPr>
          </w:p>
        </w:tc>
        <w:tc>
          <w:tcPr>
            <w:tcW w:w="1616" w:type="pct"/>
            <w:gridSpan w:val="4"/>
            <w:vAlign w:val="center"/>
          </w:tcPr>
          <w:p w:rsidRPr="00205D93" w:rsidR="00130533" w:rsidP="00365B47" w:rsidRDefault="00130533" w14:paraId="2E21531C" wp14:textId="77777777">
            <w:pPr>
              <w:pStyle w:val="TableText1"/>
              <w:numPr>
                <w:ilvl w:val="0"/>
                <w:numId w:val="140"/>
              </w:numPr>
              <w:spacing w:before="40" w:after="40"/>
              <w:rPr>
                <w:rStyle w:val="ModernTableText"/>
                <w:szCs w:val="17"/>
                <w:u w:val="single"/>
              </w:rPr>
            </w:pPr>
          </w:p>
        </w:tc>
        <w:tc>
          <w:tcPr>
            <w:tcW w:w="1215" w:type="pct"/>
            <w:gridSpan w:val="2"/>
            <w:vAlign w:val="center"/>
          </w:tcPr>
          <w:p w:rsidRPr="00205D93" w:rsidR="00130533" w:rsidP="00365B47" w:rsidRDefault="00130533" w14:paraId="28E22A7F" wp14:textId="77777777">
            <w:pPr>
              <w:pStyle w:val="TableText1"/>
              <w:numPr>
                <w:ilvl w:val="0"/>
                <w:numId w:val="140"/>
              </w:numPr>
              <w:spacing w:before="40" w:after="40"/>
              <w:rPr>
                <w:rStyle w:val="ModernTableText"/>
                <w:szCs w:val="17"/>
              </w:rPr>
            </w:pPr>
          </w:p>
        </w:tc>
      </w:tr>
      <w:tr xmlns:wp14="http://schemas.microsoft.com/office/word/2010/wordml" w:rsidR="00130533" w14:paraId="40AC78C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205D93" w:rsidR="00130533" w:rsidRDefault="00130533" w14:paraId="47809E98" wp14:textId="77777777">
            <w:pPr>
              <w:pStyle w:val="ModernBodyText"/>
              <w:spacing w:before="40" w:after="40"/>
              <w:jc w:val="center"/>
              <w:rPr>
                <w:rStyle w:val="Modern2nd-levelTableheader"/>
                <w:sz w:val="18"/>
                <w:szCs w:val="21"/>
              </w:rPr>
            </w:pPr>
            <w:r w:rsidRPr="00205D93">
              <w:rPr>
                <w:rStyle w:val="Modern2nd-levelTableheader"/>
                <w:sz w:val="18"/>
                <w:szCs w:val="21"/>
              </w:rPr>
              <w:t>Report Retention</w:t>
            </w:r>
          </w:p>
        </w:tc>
      </w:tr>
      <w:tr xmlns:wp14="http://schemas.microsoft.com/office/word/2010/wordml" w:rsidR="00130533" w14:paraId="4814F96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130533" w:rsidRDefault="00130533" w14:paraId="0AE0A88D"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Retention Type:</w:t>
            </w:r>
          </w:p>
        </w:tc>
        <w:tc>
          <w:tcPr>
            <w:tcW w:w="3995" w:type="pct"/>
            <w:gridSpan w:val="9"/>
            <w:tcBorders>
              <w:top w:val="single" w:color="616161" w:sz="2" w:space="0"/>
              <w:left w:val="single" w:color="616161" w:sz="2" w:space="0"/>
              <w:bottom w:val="single" w:color="616161" w:sz="2" w:space="0"/>
              <w:right w:val="single" w:color="616161" w:sz="2" w:space="0"/>
            </w:tcBorders>
            <w:vAlign w:val="center"/>
          </w:tcPr>
          <w:p w:rsidRPr="00205D93" w:rsidR="00130533" w:rsidRDefault="00130533" w14:paraId="5F78DF8D"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Cognos                                    </w:t>
            </w:r>
            <w:r w:rsidRPr="00205D93">
              <w:rPr>
                <w:rStyle w:val="ModernTableText"/>
                <w:rFonts w:ascii="Wingdings" w:hAnsi="Wingdings" w:eastAsia="Wingdings" w:cs="Wingdings"/>
                <w:noProof/>
                <w:szCs w:val="23"/>
              </w:rPr>
              <w:t>þ</w:t>
            </w:r>
            <w:r w:rsidRPr="00205D93">
              <w:rPr>
                <w:rStyle w:val="ModernTableText"/>
                <w:noProof/>
                <w:szCs w:val="17"/>
              </w:rPr>
              <w:t xml:space="preserve"> EDMS</w:t>
            </w:r>
          </w:p>
        </w:tc>
      </w:tr>
      <w:tr xmlns:wp14="http://schemas.microsoft.com/office/word/2010/wordml" w:rsidR="00130533" w14:paraId="5A50848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130533" w:rsidRDefault="00130533" w14:paraId="2B256B0F"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Output Versions:</w:t>
            </w:r>
          </w:p>
        </w:tc>
        <w:tc>
          <w:tcPr>
            <w:tcW w:w="1164" w:type="pct"/>
            <w:gridSpan w:val="3"/>
            <w:tcBorders>
              <w:top w:val="single" w:color="616161" w:sz="2" w:space="0"/>
              <w:left w:val="single" w:color="616161" w:sz="2" w:space="0"/>
              <w:bottom w:val="single" w:color="616161" w:sz="2" w:space="0"/>
              <w:right w:val="single" w:color="616161" w:sz="2" w:space="0"/>
            </w:tcBorders>
            <w:vAlign w:val="center"/>
          </w:tcPr>
          <w:p w:rsidRPr="00205D93" w:rsidR="00130533" w:rsidRDefault="00130533" w14:paraId="4364D850" wp14:textId="77777777">
            <w:pPr>
              <w:pStyle w:val="ModernBodyText"/>
              <w:spacing w:before="40" w:after="40"/>
              <w:jc w:val="left"/>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831" w:type="pct"/>
            <w:gridSpan w:val="6"/>
            <w:tcBorders>
              <w:top w:val="single" w:color="616161" w:sz="2" w:space="0"/>
              <w:left w:val="nil"/>
              <w:bottom w:val="single" w:color="616161" w:sz="2" w:space="0"/>
              <w:right w:val="single" w:color="616161" w:sz="2" w:space="0"/>
            </w:tcBorders>
            <w:vAlign w:val="center"/>
          </w:tcPr>
          <w:p w:rsidRPr="00205D93" w:rsidR="00130533" w:rsidRDefault="00130533" w14:paraId="39A11FAC"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Duration:     7       </w:t>
            </w:r>
            <w:r w:rsidRPr="00205D93">
              <w:rPr>
                <w:rStyle w:val="ModernTableText"/>
                <w:rFonts w:ascii="Wingdings 2" w:hAnsi="Wingdings 2" w:eastAsia="Wingdings 2" w:cs="Wingdings 2"/>
                <w:noProof/>
                <w:szCs w:val="23"/>
              </w:rPr>
              <w:t>£</w:t>
            </w:r>
            <w:r w:rsidRPr="00205D93">
              <w:rPr>
                <w:rStyle w:val="ModernTableText"/>
                <w:noProof/>
                <w:szCs w:val="17"/>
              </w:rPr>
              <w:t xml:space="preserve"> Days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Months       </w:t>
            </w:r>
            <w:r w:rsidRPr="00205D93">
              <w:rPr>
                <w:rStyle w:val="ModernTableText"/>
                <w:rFonts w:ascii="Wingdings" w:hAnsi="Wingdings" w:eastAsia="Wingdings" w:cs="Wingdings"/>
                <w:noProof/>
                <w:szCs w:val="23"/>
              </w:rPr>
              <w:t>þ</w:t>
            </w:r>
            <w:r w:rsidRPr="00205D93">
              <w:rPr>
                <w:rStyle w:val="ModernTableText"/>
                <w:noProof/>
                <w:szCs w:val="17"/>
              </w:rPr>
              <w:t xml:space="preserve">Years                                                                          </w:t>
            </w:r>
          </w:p>
        </w:tc>
      </w:tr>
      <w:tr xmlns:wp14="http://schemas.microsoft.com/office/word/2010/wordml" w:rsidR="00130533" w14:paraId="39F00D1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130533" w:rsidRDefault="00130533" w14:paraId="33B277FE"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Run History Log:</w:t>
            </w:r>
          </w:p>
        </w:tc>
        <w:tc>
          <w:tcPr>
            <w:tcW w:w="1164" w:type="pct"/>
            <w:gridSpan w:val="3"/>
            <w:tcBorders>
              <w:top w:val="single" w:color="616161" w:sz="2" w:space="0"/>
              <w:left w:val="single" w:color="616161" w:sz="2" w:space="0"/>
              <w:bottom w:val="single" w:color="616161" w:sz="2" w:space="0"/>
              <w:right w:val="single" w:color="616161" w:sz="2" w:space="0"/>
            </w:tcBorders>
            <w:vAlign w:val="center"/>
          </w:tcPr>
          <w:p w:rsidRPr="00205D93" w:rsidR="00130533" w:rsidRDefault="00130533" w14:paraId="7F5C373E" wp14:textId="77777777">
            <w:pPr>
              <w:pStyle w:val="ModernBodyText"/>
              <w:spacing w:before="40" w:after="40"/>
              <w:jc w:val="left"/>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831" w:type="pct"/>
            <w:gridSpan w:val="6"/>
            <w:tcBorders>
              <w:top w:val="single" w:color="616161" w:sz="2" w:space="0"/>
              <w:left w:val="nil"/>
              <w:bottom w:val="single" w:color="616161" w:sz="2" w:space="0"/>
              <w:right w:val="single" w:color="616161" w:sz="2" w:space="0"/>
            </w:tcBorders>
            <w:vAlign w:val="center"/>
          </w:tcPr>
          <w:p w:rsidRPr="00205D93" w:rsidR="00130533" w:rsidRDefault="00130533" w14:paraId="0DA1A69B"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Duration:            </w:t>
            </w:r>
            <w:r w:rsidRPr="00205D93">
              <w:rPr>
                <w:rStyle w:val="ModernTableText"/>
                <w:rFonts w:ascii="Wingdings 2" w:hAnsi="Wingdings 2" w:eastAsia="Wingdings 2" w:cs="Wingdings 2"/>
                <w:noProof/>
                <w:szCs w:val="23"/>
              </w:rPr>
              <w:t>£</w:t>
            </w:r>
            <w:r w:rsidRPr="00205D93">
              <w:rPr>
                <w:rStyle w:val="ModernTableText"/>
                <w:noProof/>
                <w:szCs w:val="17"/>
              </w:rPr>
              <w:t xml:space="preserve"> Days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Months       </w:t>
            </w:r>
            <w:r w:rsidRPr="00205D93">
              <w:rPr>
                <w:rStyle w:val="ModernTableText"/>
                <w:rFonts w:ascii="Wingdings 2" w:hAnsi="Wingdings 2" w:eastAsia="Wingdings 2" w:cs="Wingdings 2"/>
                <w:noProof/>
                <w:szCs w:val="23"/>
              </w:rPr>
              <w:t>£</w:t>
            </w:r>
            <w:r w:rsidRPr="00205D93">
              <w:rPr>
                <w:rStyle w:val="ModernTableText"/>
                <w:noProof/>
                <w:szCs w:val="17"/>
              </w:rPr>
              <w:t xml:space="preserve"> Years                                                                          </w:t>
            </w:r>
          </w:p>
        </w:tc>
      </w:tr>
      <w:tr xmlns:wp14="http://schemas.microsoft.com/office/word/2010/wordml" w:rsidR="00130533" w14:paraId="07DCFFE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130533" w:rsidP="007A4C37" w:rsidRDefault="00130533" w14:paraId="17AA5AFA" wp14:textId="77777777">
            <w:pPr>
              <w:pStyle w:val="ModernBodyText"/>
              <w:keepN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130533" w14:paraId="3B39BE6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vAlign w:val="center"/>
          </w:tcPr>
          <w:p w:rsidRPr="00205D93" w:rsidR="00130533" w:rsidP="00C4543C" w:rsidRDefault="00130533" w14:paraId="4E129429" wp14:textId="77777777">
            <w:pPr>
              <w:keepLines/>
              <w:spacing w:before="40" w:after="40"/>
              <w:rPr>
                <w:rStyle w:val="ModernTableText"/>
                <w:noProof/>
                <w:spacing w:val="-2"/>
                <w:szCs w:val="17"/>
              </w:rPr>
            </w:pPr>
            <w:r w:rsidRPr="00205D93">
              <w:rPr>
                <w:rStyle w:val="ModernTableText"/>
                <w:noProof/>
                <w:spacing w:val="-2"/>
                <w:szCs w:val="17"/>
              </w:rPr>
              <w:t>Selection Criteria:</w:t>
            </w:r>
          </w:p>
          <w:p w:rsidRPr="00205D93" w:rsidR="00130533" w:rsidP="009E31BC" w:rsidRDefault="00130533" w14:paraId="62C370C5" wp14:textId="77777777">
            <w:pPr>
              <w:jc w:val="left"/>
              <w:rPr>
                <w:rStyle w:val="ModernTableText"/>
                <w:noProof/>
                <w:spacing w:val="-2"/>
                <w:szCs w:val="17"/>
              </w:rPr>
            </w:pPr>
            <w:r w:rsidRPr="00205D93">
              <w:rPr>
                <w:rStyle w:val="ModernTableText"/>
                <w:noProof/>
                <w:spacing w:val="-2"/>
                <w:szCs w:val="17"/>
              </w:rPr>
              <w:t>The intent of the selection criteria is to detect exact or suspect Service Authorizations for the same member and Servicing provider, for exact or overlapping dates of service and exact or overlapping services codes/ranges (with the exception of the DME miscellaneous codes E1399 and Wheelchair Accessories code K0108).</w:t>
            </w:r>
          </w:p>
          <w:p w:rsidRPr="00205D93" w:rsidR="00130533" w:rsidP="00C4543C" w:rsidRDefault="00130533" w14:paraId="7313C128" wp14:textId="77777777">
            <w:pPr>
              <w:rPr>
                <w:rStyle w:val="ModernTableText"/>
                <w:noProof/>
                <w:spacing w:val="-2"/>
                <w:szCs w:val="17"/>
              </w:rPr>
            </w:pPr>
          </w:p>
          <w:p w:rsidRPr="00205D93" w:rsidR="00130533" w:rsidP="00C4543C" w:rsidRDefault="00130533" w14:paraId="4DFBBB01" wp14:textId="77777777">
            <w:pPr>
              <w:rPr>
                <w:rStyle w:val="ModernTableText"/>
                <w:noProof/>
                <w:spacing w:val="-2"/>
                <w:szCs w:val="17"/>
              </w:rPr>
            </w:pPr>
            <w:r w:rsidRPr="00205D93">
              <w:rPr>
                <w:rStyle w:val="ModernTableText"/>
                <w:noProof/>
                <w:spacing w:val="-2"/>
                <w:szCs w:val="17"/>
              </w:rPr>
              <w:t>Select for reporting IF:</w:t>
            </w:r>
          </w:p>
          <w:p w:rsidRPr="00205D93" w:rsidR="00130533" w:rsidP="009E31BC" w:rsidRDefault="00130533" w14:paraId="79A56C95" wp14:textId="77777777">
            <w:pPr>
              <w:rPr>
                <w:rStyle w:val="ModernTableText"/>
                <w:noProof/>
                <w:spacing w:val="-2"/>
                <w:szCs w:val="17"/>
              </w:rPr>
            </w:pPr>
            <w:r w:rsidRPr="00205D93">
              <w:rPr>
                <w:rStyle w:val="ModernTableText"/>
                <w:noProof/>
                <w:spacing w:val="-2"/>
                <w:szCs w:val="17"/>
              </w:rPr>
              <w:t>A-AUTH-ID of current row &lt;&gt; A-AUTH-ID of comparison row</w:t>
            </w:r>
          </w:p>
          <w:p w:rsidRPr="00205D93" w:rsidR="00130533" w:rsidP="009E31BC" w:rsidRDefault="00130533" w14:paraId="67D6BEDC" wp14:textId="77777777">
            <w:pPr>
              <w:rPr>
                <w:rStyle w:val="ModernTableText"/>
                <w:noProof/>
                <w:spacing w:val="-2"/>
                <w:szCs w:val="17"/>
              </w:rPr>
            </w:pPr>
            <w:r w:rsidRPr="00205D93">
              <w:rPr>
                <w:rStyle w:val="ModernTableText"/>
                <w:noProof/>
                <w:spacing w:val="-2"/>
                <w:szCs w:val="17"/>
              </w:rPr>
              <w:t>AND</w:t>
            </w:r>
          </w:p>
          <w:p w:rsidRPr="00205D93" w:rsidR="00130533" w:rsidP="009E31BC" w:rsidRDefault="00130533" w14:paraId="1DE45CCA" wp14:textId="77777777">
            <w:pPr>
              <w:rPr>
                <w:rStyle w:val="ModernTableText"/>
                <w:noProof/>
                <w:spacing w:val="-2"/>
                <w:szCs w:val="17"/>
              </w:rPr>
            </w:pPr>
            <w:r w:rsidRPr="00205D93">
              <w:rPr>
                <w:rStyle w:val="ModernTableText"/>
                <w:noProof/>
                <w:spacing w:val="-2"/>
                <w:szCs w:val="17"/>
              </w:rPr>
              <w:t>A-SUBM-MBR-ALT-ID of current row = A-SUBM-MBR-ALT-ID of comparison row</w:t>
            </w:r>
          </w:p>
          <w:p w:rsidRPr="00205D93" w:rsidR="00130533" w:rsidP="009E31BC" w:rsidRDefault="00130533" w14:paraId="5A607850" wp14:textId="77777777">
            <w:pPr>
              <w:rPr>
                <w:rStyle w:val="ModernTableText"/>
                <w:noProof/>
                <w:spacing w:val="-2"/>
                <w:szCs w:val="17"/>
              </w:rPr>
            </w:pPr>
            <w:r w:rsidRPr="00205D93">
              <w:rPr>
                <w:rStyle w:val="ModernTableText"/>
                <w:noProof/>
                <w:spacing w:val="-2"/>
                <w:szCs w:val="17"/>
              </w:rPr>
              <w:t>AND</w:t>
            </w:r>
          </w:p>
          <w:p w:rsidRPr="00205D93" w:rsidR="00130533" w:rsidP="009E31BC" w:rsidRDefault="00130533" w14:paraId="16A7E996" wp14:textId="77777777">
            <w:pPr>
              <w:rPr>
                <w:rStyle w:val="ModernTableText"/>
                <w:noProof/>
                <w:spacing w:val="-2"/>
                <w:szCs w:val="17"/>
              </w:rPr>
            </w:pPr>
            <w:r w:rsidRPr="00205D93">
              <w:rPr>
                <w:rStyle w:val="ModernTableText"/>
                <w:noProof/>
                <w:spacing w:val="-2"/>
                <w:szCs w:val="17"/>
              </w:rPr>
              <w:t>(A-LI-STAT-CD of current row = ‘A’ (Approved) and A-LI-STAT-CD of comparison row = ‘A’  (Approved))</w:t>
            </w:r>
          </w:p>
          <w:p w:rsidRPr="00205D93" w:rsidR="00130533" w:rsidP="009E31BC" w:rsidRDefault="00130533" w14:paraId="1EB82616" wp14:textId="77777777">
            <w:pPr>
              <w:rPr>
                <w:rStyle w:val="ModernTableText"/>
                <w:noProof/>
                <w:spacing w:val="-2"/>
                <w:szCs w:val="17"/>
              </w:rPr>
            </w:pPr>
            <w:r w:rsidRPr="00205D93">
              <w:rPr>
                <w:rStyle w:val="ModernTableText"/>
                <w:noProof/>
                <w:spacing w:val="-2"/>
                <w:szCs w:val="17"/>
              </w:rPr>
              <w:t xml:space="preserve">AND </w:t>
            </w:r>
          </w:p>
          <w:p w:rsidRPr="00205D93" w:rsidR="00130533" w:rsidP="00C3062C" w:rsidRDefault="00130533" w14:paraId="26F2C97D" wp14:textId="77777777">
            <w:pPr>
              <w:pStyle w:val="TableText1"/>
              <w:spacing w:before="40" w:after="40"/>
              <w:rPr>
                <w:rStyle w:val="ModernTableText"/>
                <w:noProof/>
                <w:szCs w:val="17"/>
              </w:rPr>
            </w:pPr>
            <w:r w:rsidRPr="00205D93">
              <w:rPr>
                <w:rStyle w:val="ModernTableText"/>
                <w:noProof/>
                <w:szCs w:val="17"/>
              </w:rPr>
              <w:t xml:space="preserve">P-SYS-ID of current row = P-SYS-ID of comparison row   [P_SYS_ID in the A_HDR_LI_SUBM_PROV_ID_TB where the </w:t>
            </w:r>
            <w:r w:rsidRPr="00C3062C">
              <w:rPr>
                <w:rStyle w:val="ModernTableText"/>
                <w:noProof/>
                <w:szCs w:val="17"/>
              </w:rPr>
              <w:t xml:space="preserve">A_TXN_LVL_CD = "SV" </w:t>
            </w:r>
            <w:r w:rsidRPr="00205D93">
              <w:rPr>
                <w:rStyle w:val="ModernTableText"/>
                <w:noProof/>
                <w:szCs w:val="17"/>
              </w:rPr>
              <w:t xml:space="preserve">and </w:t>
            </w:r>
            <w:r w:rsidRPr="00C3062C">
              <w:rPr>
                <w:rStyle w:val="ModernTableText"/>
                <w:noProof/>
                <w:szCs w:val="17"/>
              </w:rPr>
              <w:t>A_USED_PROV_ID_IND = "Y"</w:t>
            </w:r>
            <w:r w:rsidRPr="00205D93">
              <w:rPr>
                <w:rStyle w:val="ModernTableText"/>
                <w:noProof/>
                <w:szCs w:val="17"/>
              </w:rPr>
              <w:t>]</w:t>
            </w:r>
          </w:p>
          <w:p w:rsidRPr="00205D93" w:rsidR="00130533" w:rsidP="009E31BC" w:rsidRDefault="00130533" w14:paraId="24FF3066" wp14:textId="77777777">
            <w:pPr>
              <w:rPr>
                <w:rStyle w:val="ModernTableText"/>
                <w:noProof/>
                <w:spacing w:val="-2"/>
                <w:szCs w:val="17"/>
              </w:rPr>
            </w:pPr>
            <w:r w:rsidRPr="00205D93">
              <w:rPr>
                <w:rStyle w:val="ModernTableText"/>
                <w:noProof/>
                <w:spacing w:val="-2"/>
                <w:szCs w:val="17"/>
              </w:rPr>
              <w:t xml:space="preserve">AND </w:t>
            </w:r>
          </w:p>
          <w:p w:rsidRPr="00205D93" w:rsidR="00130533" w:rsidP="009E31BC" w:rsidRDefault="00130533" w14:paraId="417F17BC" wp14:textId="77777777">
            <w:pPr>
              <w:rPr>
                <w:rStyle w:val="ModernTableText"/>
                <w:noProof/>
                <w:spacing w:val="-2"/>
                <w:szCs w:val="17"/>
              </w:rPr>
            </w:pPr>
            <w:r w:rsidRPr="00205D93">
              <w:rPr>
                <w:rStyle w:val="ModernTableText"/>
                <w:noProof/>
                <w:spacing w:val="-2"/>
                <w:szCs w:val="17"/>
              </w:rPr>
              <w:t>(A-LI-BEG-DT &amp; A-LI-END-DT of current row overlaps or is the same as the A-LI-BEG-DT &amp; A-LI-END-DT of comparison row)</w:t>
            </w:r>
          </w:p>
          <w:p w:rsidRPr="00205D93" w:rsidR="00130533" w:rsidP="009E31BC" w:rsidRDefault="00130533" w14:paraId="319B2620" wp14:textId="77777777">
            <w:pPr>
              <w:rPr>
                <w:rStyle w:val="ModernTableText"/>
                <w:noProof/>
                <w:spacing w:val="-2"/>
                <w:szCs w:val="17"/>
              </w:rPr>
            </w:pPr>
            <w:r w:rsidRPr="00205D93">
              <w:rPr>
                <w:rStyle w:val="ModernTableText"/>
                <w:noProof/>
                <w:spacing w:val="-2"/>
                <w:szCs w:val="17"/>
              </w:rPr>
              <w:t>AND</w:t>
            </w:r>
          </w:p>
          <w:p w:rsidRPr="00205D93" w:rsidR="00130533" w:rsidP="009E31BC" w:rsidRDefault="00130533" w14:paraId="40CBB07C" wp14:textId="77777777">
            <w:pPr>
              <w:rPr>
                <w:rStyle w:val="ModernTableText"/>
                <w:noProof/>
                <w:spacing w:val="-2"/>
                <w:szCs w:val="17"/>
              </w:rPr>
            </w:pPr>
            <w:r w:rsidRPr="00205D93">
              <w:rPr>
                <w:rStyle w:val="ModernTableText"/>
                <w:noProof/>
                <w:spacing w:val="-2"/>
                <w:szCs w:val="17"/>
              </w:rPr>
              <w:t>(Where A-LI-SVC-FROM-CD &amp; A-LI-SVC-THRU-CD of current row overlaps or is the same as A-LI-SVC-FROM-CD &amp; A-LI-SVC-THRU-CD of comparison row, except for E1399 and K0108)</w:t>
            </w:r>
          </w:p>
          <w:p w:rsidRPr="00205D93" w:rsidR="00130533" w:rsidP="009E31BC" w:rsidRDefault="00130533" w14:paraId="3F58006F" wp14:textId="77777777">
            <w:pPr>
              <w:rPr>
                <w:rStyle w:val="ModernTableText"/>
                <w:noProof/>
                <w:spacing w:val="-2"/>
                <w:szCs w:val="17"/>
              </w:rPr>
            </w:pPr>
          </w:p>
          <w:p w:rsidRPr="00205D93" w:rsidR="00130533" w:rsidP="009E31BC" w:rsidRDefault="00130533" w14:paraId="1C10E69F" wp14:textId="77777777">
            <w:pPr>
              <w:rPr>
                <w:rStyle w:val="ModernTableText"/>
                <w:noProof/>
                <w:spacing w:val="-2"/>
                <w:szCs w:val="17"/>
              </w:rPr>
            </w:pPr>
            <w:r w:rsidRPr="00205D93">
              <w:rPr>
                <w:rStyle w:val="ModernTableText"/>
                <w:noProof/>
                <w:spacing w:val="-2"/>
                <w:szCs w:val="17"/>
              </w:rPr>
              <w:t>Join A-DTL-TB to A-HDR-TB using A-AUTH-ID</w:t>
            </w:r>
          </w:p>
          <w:p w:rsidRPr="00205D93" w:rsidR="00130533" w:rsidP="009E31BC" w:rsidRDefault="00130533" w14:paraId="1D6E76AA" wp14:textId="77777777">
            <w:pPr>
              <w:rPr>
                <w:rStyle w:val="Modern2nd-levelTableheader"/>
                <w:b w:val="0"/>
                <w:bCs w:val="0"/>
                <w:noProof/>
                <w:spacing w:val="-2"/>
                <w:sz w:val="18"/>
                <w:szCs w:val="17"/>
              </w:rPr>
            </w:pPr>
            <w:r w:rsidRPr="00205D93">
              <w:rPr>
                <w:rStyle w:val="ModernTableText"/>
                <w:noProof/>
                <w:spacing w:val="-2"/>
                <w:szCs w:val="17"/>
              </w:rPr>
              <w:t>Join B-DTL-TB to A-HDR-TB using B-SYS-ID</w:t>
            </w:r>
            <w:r w:rsidRPr="00205D93">
              <w:rPr>
                <w:rStyle w:val="TOC2"/>
                <w:noProof/>
                <w:spacing w:val="-2"/>
                <w:sz w:val="18"/>
                <w:szCs w:val="17"/>
              </w:rPr>
              <w:t xml:space="preserve"> </w:t>
            </w:r>
            <w:r w:rsidRPr="00205D93">
              <w:rPr>
                <w:rStyle w:val="ModernTableText"/>
                <w:noProof/>
                <w:spacing w:val="-2"/>
                <w:szCs w:val="17"/>
              </w:rPr>
              <w:t>Join P-DTL-TB to A-HDR-LI-SUBM-PROV-ID-TB using A-HDR-LI-SUBM-PROV-ID-TB.P-SYS-ID [Where A-TXN-LVL-CD = "SV" and A-USED-PROV-ID-IND = "Y"] = P-DTL-TB.P-SYS-ID</w:t>
            </w:r>
          </w:p>
        </w:tc>
      </w:tr>
    </w:tbl>
    <w:p xmlns:wp14="http://schemas.microsoft.com/office/word/2010/wordml" w:rsidR="007A6753" w:rsidP="007A6753" w:rsidRDefault="007A6753" w14:paraId="5BF459B2" wp14:textId="77777777"/>
    <w:p xmlns:wp14="http://schemas.microsoft.com/office/word/2010/wordml" w:rsidR="00CE759A" w:rsidP="00F770D4" w:rsidRDefault="007A6753" w14:paraId="27FD760A" wp14:textId="77777777">
      <w:pPr>
        <w:pStyle w:val="Heading6"/>
      </w:pPr>
      <w:r>
        <w:br w:type="page"/>
      </w:r>
      <w:r w:rsidR="00CE759A">
        <w:t>Report Layout – OPR-SRA-128 - Service Authorization Suspect Duplicates</w:t>
      </w:r>
    </w:p>
    <w:tbl>
      <w:tblPr>
        <w:tblW w:w="5000"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3456"/>
        <w:gridCol w:w="1232"/>
        <w:gridCol w:w="4950"/>
        <w:gridCol w:w="1039"/>
        <w:gridCol w:w="3713"/>
      </w:tblGrid>
      <w:tr xmlns:wp14="http://schemas.microsoft.com/office/word/2010/wordml" w:rsidR="00CE759A" w14:paraId="644EE56F" wp14:textId="77777777">
        <w:tblPrEx>
          <w:tblCellMar>
            <w:top w:w="0" w:type="dxa"/>
            <w:bottom w:w="0" w:type="dxa"/>
          </w:tblCellMar>
        </w:tblPrEx>
        <w:trPr>
          <w:cantSplit/>
          <w:trHeight w:val="432" w:hRule="exact"/>
          <w:tblHeader/>
          <w:jc w:val="center"/>
        </w:trPr>
        <w:tc>
          <w:tcPr>
            <w:tcW w:w="5000" w:type="pct"/>
            <w:gridSpan w:val="5"/>
            <w:tcBorders>
              <w:top w:val="single" w:color="auto" w:sz="4" w:space="0"/>
              <w:left w:val="single" w:color="auto" w:sz="4" w:space="0"/>
              <w:bottom w:val="single" w:color="auto" w:sz="4" w:space="0"/>
              <w:right w:val="single" w:color="auto" w:sz="4" w:space="0"/>
            </w:tcBorders>
            <w:shd w:val="clear" w:color="auto" w:fill="FF0000"/>
            <w:vAlign w:val="center"/>
          </w:tcPr>
          <w:p w:rsidRPr="003246D6" w:rsidR="00CE759A" w:rsidRDefault="00CE759A" w14:paraId="4C55BC24" wp14:textId="77777777">
            <w:pPr>
              <w:jc w:val="center"/>
              <w:rPr>
                <w:rFonts w:eastAsia="MS Mincho"/>
                <w:szCs w:val="20"/>
              </w:rPr>
            </w:pPr>
            <w:r>
              <w:rPr>
                <w:sz w:val="19"/>
                <w:szCs w:val="19"/>
              </w:rPr>
              <w:br w:type="page"/>
            </w:r>
            <w:r>
              <w:rPr>
                <w:sz w:val="19"/>
                <w:szCs w:val="19"/>
              </w:rPr>
              <w:br w:type="page"/>
            </w:r>
            <w:r w:rsidRPr="003246D6">
              <w:rPr>
                <w:rFonts w:eastAsia="MS Mincho"/>
                <w:szCs w:val="20"/>
              </w:rPr>
              <w:t>NH MMIS REPORT LAYOUT</w:t>
            </w:r>
          </w:p>
        </w:tc>
      </w:tr>
      <w:tr xmlns:wp14="http://schemas.microsoft.com/office/word/2010/wordml" w:rsidR="00CE759A" w:rsidTr="00860EFF" w14:paraId="3DB56208" wp14:textId="77777777">
        <w:tblPrEx>
          <w:tblCellMar>
            <w:top w:w="0" w:type="dxa"/>
            <w:bottom w:w="0" w:type="dxa"/>
          </w:tblCellMar>
        </w:tblPrEx>
        <w:trPr>
          <w:cantSplit/>
          <w:trHeight w:val="1710"/>
          <w:jc w:val="center"/>
        </w:trPr>
        <w:tc>
          <w:tcPr>
            <w:tcW w:w="1201" w:type="pct"/>
            <w:tcBorders>
              <w:top w:val="single" w:color="auto" w:sz="4" w:space="0"/>
              <w:bottom w:val="nil"/>
            </w:tcBorders>
            <w:vAlign w:val="center"/>
          </w:tcPr>
          <w:p w:rsidRPr="0099653B" w:rsidR="00CE759A" w:rsidRDefault="00CE759A" w14:paraId="4A85B1E0" wp14:textId="77777777">
            <w:pPr>
              <w:pStyle w:val="TableText1"/>
              <w:spacing w:before="40" w:after="40"/>
              <w:rPr>
                <w:rStyle w:val="ModernTableText"/>
                <w:b/>
                <w:bCs/>
                <w:color w:val="000000"/>
                <w:sz w:val="20"/>
                <w:szCs w:val="20"/>
              </w:rPr>
            </w:pPr>
            <w:r w:rsidRPr="0099653B">
              <w:rPr>
                <w:rStyle w:val="ModernTableText"/>
                <w:b/>
                <w:bCs/>
                <w:color w:val="000000"/>
                <w:sz w:val="20"/>
                <w:szCs w:val="20"/>
              </w:rPr>
              <w:t>NH MMIS EOR</w:t>
            </w:r>
          </w:p>
          <w:p w:rsidRPr="0099653B" w:rsidR="00CE759A" w:rsidRDefault="00CE759A" w14:paraId="656F82EC" wp14:textId="77777777">
            <w:pPr>
              <w:pStyle w:val="TableText1"/>
              <w:spacing w:before="40" w:after="40"/>
              <w:rPr>
                <w:rStyle w:val="ModernTableText"/>
                <w:b/>
                <w:bCs/>
                <w:color w:val="000000"/>
                <w:sz w:val="20"/>
                <w:szCs w:val="20"/>
              </w:rPr>
            </w:pPr>
            <w:r w:rsidRPr="0099653B">
              <w:rPr>
                <w:rStyle w:val="ModernTableText"/>
                <w:b/>
                <w:bCs/>
                <w:color w:val="000000"/>
                <w:sz w:val="20"/>
                <w:szCs w:val="20"/>
              </w:rPr>
              <w:t>Report ID:  OPR-SRA-128</w:t>
            </w:r>
          </w:p>
          <w:p w:rsidRPr="0099653B" w:rsidR="00CE759A" w:rsidRDefault="00CE759A" w14:paraId="21E6C7FA" wp14:textId="77777777">
            <w:pPr>
              <w:pStyle w:val="TableText1"/>
              <w:spacing w:before="40" w:after="40"/>
              <w:rPr>
                <w:b/>
                <w:szCs w:val="20"/>
                <w:u w:val="single"/>
              </w:rPr>
            </w:pPr>
            <w:r w:rsidRPr="0099653B">
              <w:rPr>
                <w:b/>
                <w:szCs w:val="20"/>
                <w:u w:val="single"/>
              </w:rPr>
              <w:t>Report Definition</w:t>
            </w:r>
          </w:p>
          <w:p w:rsidRPr="0099653B" w:rsidR="00CE759A" w:rsidRDefault="00CE759A" w14:paraId="21FCA4E8" wp14:textId="77777777">
            <w:pPr>
              <w:pStyle w:val="TableText1"/>
              <w:spacing w:before="40" w:after="40"/>
              <w:rPr>
                <w:b/>
                <w:szCs w:val="20"/>
                <w:u w:val="single"/>
              </w:rPr>
            </w:pPr>
            <w:r w:rsidRPr="0099653B">
              <w:rPr>
                <w:b/>
                <w:szCs w:val="20"/>
                <w:u w:val="single"/>
              </w:rPr>
              <w:t>ORR Home</w:t>
            </w:r>
          </w:p>
          <w:p w:rsidRPr="0099653B" w:rsidR="00CE759A" w:rsidRDefault="00CE759A" w14:paraId="7BFBE1F5" wp14:textId="77777777">
            <w:pPr>
              <w:pStyle w:val="TableText1"/>
              <w:spacing w:before="40" w:after="40"/>
              <w:rPr>
                <w:rStyle w:val="ModernTableText"/>
                <w:b/>
                <w:bCs/>
                <w:color w:val="0000FF"/>
                <w:sz w:val="20"/>
                <w:szCs w:val="20"/>
                <w:u w:val="single"/>
              </w:rPr>
            </w:pPr>
            <w:r w:rsidRPr="0099653B">
              <w:rPr>
                <w:b/>
                <w:szCs w:val="20"/>
                <w:u w:val="single"/>
              </w:rPr>
              <w:t>Return</w:t>
            </w:r>
          </w:p>
        </w:tc>
        <w:tc>
          <w:tcPr>
            <w:tcW w:w="2509" w:type="pct"/>
            <w:gridSpan w:val="3"/>
            <w:tcBorders>
              <w:top w:val="single" w:color="auto" w:sz="4" w:space="0"/>
              <w:bottom w:val="nil"/>
            </w:tcBorders>
            <w:vAlign w:val="center"/>
          </w:tcPr>
          <w:p w:rsidRPr="0099653B" w:rsidR="00791BF2" w:rsidP="00791BF2" w:rsidRDefault="00791BF2" w14:paraId="0727AD39" wp14:textId="77777777">
            <w:pPr>
              <w:jc w:val="center"/>
              <w:rPr>
                <w:b/>
                <w:szCs w:val="20"/>
              </w:rPr>
            </w:pPr>
            <w:r w:rsidRPr="0099653B">
              <w:rPr>
                <w:b/>
                <w:szCs w:val="20"/>
              </w:rPr>
              <w:t>Line of Business:  &lt;LOB Cd – Desc&gt;</w:t>
            </w:r>
          </w:p>
          <w:p w:rsidRPr="0099653B" w:rsidR="00CE759A" w:rsidP="00431354" w:rsidRDefault="00CE759A" w14:paraId="09A8A11A" wp14:textId="77777777">
            <w:pPr>
              <w:jc w:val="center"/>
              <w:rPr>
                <w:b/>
                <w:szCs w:val="20"/>
              </w:rPr>
            </w:pPr>
            <w:r w:rsidRPr="0099653B">
              <w:rPr>
                <w:b/>
                <w:szCs w:val="20"/>
              </w:rPr>
              <w:t>Department of Health and Human Services</w:t>
            </w:r>
          </w:p>
          <w:p w:rsidRPr="0099653B" w:rsidR="00CE759A" w:rsidP="00431354" w:rsidRDefault="00CE759A" w14:paraId="40C93524" wp14:textId="77777777">
            <w:pPr>
              <w:jc w:val="center"/>
              <w:rPr>
                <w:b/>
                <w:szCs w:val="20"/>
              </w:rPr>
            </w:pPr>
            <w:r w:rsidRPr="0099653B">
              <w:rPr>
                <w:b/>
                <w:szCs w:val="20"/>
              </w:rPr>
              <w:t>Service Authorization Suspect Duplicates</w:t>
            </w:r>
          </w:p>
          <w:p w:rsidRPr="0099653B" w:rsidR="00CE759A" w:rsidP="00431354" w:rsidRDefault="00CE759A" w14:paraId="39D70920" wp14:textId="77777777">
            <w:pPr>
              <w:jc w:val="center"/>
              <w:rPr>
                <w:rStyle w:val="ModernTableText"/>
                <w:rFonts w:cs="Arial"/>
                <w:b/>
                <w:bCs/>
                <w:sz w:val="20"/>
                <w:szCs w:val="20"/>
              </w:rPr>
            </w:pPr>
            <w:r w:rsidRPr="0099653B">
              <w:rPr>
                <w:b/>
                <w:szCs w:val="20"/>
              </w:rPr>
              <w:t>MM/DD/CCYY – MM/DD/CCYY</w:t>
            </w:r>
          </w:p>
        </w:tc>
        <w:tc>
          <w:tcPr>
            <w:tcW w:w="1290" w:type="pct"/>
            <w:tcBorders>
              <w:top w:val="single" w:color="auto" w:sz="4" w:space="0"/>
              <w:bottom w:val="nil"/>
            </w:tcBorders>
          </w:tcPr>
          <w:p w:rsidR="00CE759A" w:rsidRDefault="003A7664" w14:paraId="36D5614B" wp14:textId="77777777">
            <w:pPr>
              <w:jc w:val="right"/>
              <w:rPr>
                <w:sz w:val="19"/>
                <w:szCs w:val="19"/>
              </w:rPr>
            </w:pPr>
            <w:r>
              <w:rPr>
                <w:noProof/>
                <w:sz w:val="19"/>
                <w:szCs w:val="19"/>
              </w:rPr>
              <w:drawing>
                <wp:inline xmlns:wp14="http://schemas.microsoft.com/office/word/2010/wordprocessingDrawing" distT="0" distB="0" distL="0" distR="0" wp14:anchorId="40CCE78C" wp14:editId="7777777">
                  <wp:extent cx="1295400" cy="1285875"/>
                  <wp:effectExtent l="0" t="0" r="0" b="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00CE759A" w14:paraId="1805EE07" wp14:textId="77777777">
        <w:tblPrEx>
          <w:tblCellMar>
            <w:top w:w="0" w:type="dxa"/>
            <w:bottom w:w="0" w:type="dxa"/>
          </w:tblCellMar>
        </w:tblPrEx>
        <w:trPr>
          <w:cantSplit/>
          <w:trHeight w:val="360"/>
          <w:jc w:val="center"/>
        </w:trPr>
        <w:tc>
          <w:tcPr>
            <w:tcW w:w="5000" w:type="pct"/>
            <w:gridSpan w:val="5"/>
            <w:tcBorders>
              <w:top w:val="nil"/>
              <w:bottom w:val="nil"/>
            </w:tcBorders>
            <w:shd w:val="clear" w:color="auto" w:fill="356BA1"/>
            <w:vAlign w:val="center"/>
          </w:tcPr>
          <w:p w:rsidR="00CE759A" w:rsidRDefault="00CE759A" w14:paraId="5969BD43" wp14:textId="77777777">
            <w:pPr>
              <w:pStyle w:val="Figure"/>
              <w:spacing w:before="60" w:after="60"/>
              <w:rPr>
                <w:rFonts w:ascii="Arial" w:hAnsi="Arial" w:cs="Arial"/>
                <w:bCs w:val="0"/>
                <w:color w:val="FFFFFF"/>
                <w:sz w:val="23"/>
                <w:szCs w:val="23"/>
              </w:rPr>
            </w:pPr>
            <w:r>
              <w:rPr>
                <w:rFonts w:ascii="Arial" w:hAnsi="Arial" w:cs="Arial"/>
                <w:bCs w:val="0"/>
                <w:color w:val="FFFFFF"/>
                <w:sz w:val="23"/>
                <w:szCs w:val="23"/>
              </w:rPr>
              <w:t>SA Ty Cd – Desc:  XX - XXXXXXXXXXXXXXXXXXX</w:t>
            </w:r>
          </w:p>
        </w:tc>
      </w:tr>
      <w:tr xmlns:wp14="http://schemas.microsoft.com/office/word/2010/wordml" w:rsidR="00CE759A" w14:paraId="45C1A1F5" wp14:textId="77777777">
        <w:tblPrEx>
          <w:tblCellMar>
            <w:top w:w="0" w:type="dxa"/>
            <w:bottom w:w="0" w:type="dxa"/>
          </w:tblCellMar>
        </w:tblPrEx>
        <w:trPr>
          <w:cantSplit/>
          <w:trHeight w:val="360"/>
          <w:jc w:val="center"/>
        </w:trPr>
        <w:tc>
          <w:tcPr>
            <w:tcW w:w="5000" w:type="pct"/>
            <w:gridSpan w:val="5"/>
            <w:tcBorders>
              <w:top w:val="nil"/>
              <w:bottom w:val="nil"/>
            </w:tcBorders>
            <w:shd w:val="clear" w:color="auto" w:fill="FDD461"/>
            <w:vAlign w:val="center"/>
          </w:tcPr>
          <w:p w:rsidR="00CE759A" w:rsidRDefault="00CE759A" w14:paraId="619D0B4E" wp14:textId="77777777">
            <w:pPr>
              <w:pStyle w:val="Figure"/>
              <w:rPr>
                <w:rFonts w:ascii="Arial" w:hAnsi="Arial" w:cs="Arial"/>
                <w:bCs w:val="0"/>
                <w:color w:val="000000"/>
                <w:sz w:val="23"/>
                <w:szCs w:val="23"/>
              </w:rPr>
            </w:pPr>
            <w:r>
              <w:rPr>
                <w:rFonts w:ascii="Arial" w:hAnsi="Arial" w:cs="Arial"/>
                <w:bCs w:val="0"/>
                <w:color w:val="FFFFFF"/>
                <w:sz w:val="23"/>
                <w:szCs w:val="23"/>
              </w:rPr>
              <w:t xml:space="preserve">  </w:t>
            </w:r>
            <w:r w:rsidR="00610C28">
              <w:rPr>
                <w:rFonts w:ascii="Arial" w:hAnsi="Arial" w:cs="Arial"/>
                <w:bCs w:val="0"/>
                <w:color w:val="000000"/>
                <w:sz w:val="23"/>
                <w:szCs w:val="23"/>
              </w:rPr>
              <w:t>SA LI Cat Svc Cd</w:t>
            </w:r>
            <w:r>
              <w:rPr>
                <w:rFonts w:ascii="Arial" w:hAnsi="Arial" w:cs="Arial"/>
                <w:bCs w:val="0"/>
                <w:color w:val="000000"/>
                <w:sz w:val="23"/>
                <w:szCs w:val="23"/>
              </w:rPr>
              <w:t xml:space="preserve"> – Desc:  XX - XXXXXXXXXXXXX</w:t>
            </w:r>
          </w:p>
        </w:tc>
      </w:tr>
      <w:tr xmlns:wp14="http://schemas.microsoft.com/office/word/2010/wordml" w:rsidR="00860EFF" w:rsidTr="00860EFF" w14:paraId="0B274CC2" wp14:textId="77777777">
        <w:tblPrEx>
          <w:tblCellMar>
            <w:top w:w="0" w:type="dxa"/>
            <w:bottom w:w="0" w:type="dxa"/>
          </w:tblCellMar>
        </w:tblPrEx>
        <w:trPr>
          <w:cantSplit/>
          <w:trHeight w:val="360"/>
          <w:jc w:val="center"/>
        </w:trPr>
        <w:tc>
          <w:tcPr>
            <w:tcW w:w="5000" w:type="pct"/>
            <w:gridSpan w:val="5"/>
            <w:tcBorders>
              <w:top w:val="nil"/>
              <w:bottom w:val="nil"/>
            </w:tcBorders>
            <w:vAlign w:val="center"/>
          </w:tcPr>
          <w:tbl>
            <w:tblPr>
              <w:tblW w:w="5000" w:type="pct"/>
              <w:tblLook w:val="04A0" w:firstRow="1" w:lastRow="0" w:firstColumn="1" w:lastColumn="0" w:noHBand="0" w:noVBand="1"/>
            </w:tblPr>
            <w:tblGrid>
              <w:gridCol w:w="1007"/>
              <w:gridCol w:w="1010"/>
              <w:gridCol w:w="1010"/>
              <w:gridCol w:w="1010"/>
              <w:gridCol w:w="1011"/>
              <w:gridCol w:w="1011"/>
              <w:gridCol w:w="1019"/>
              <w:gridCol w:w="1019"/>
              <w:gridCol w:w="1011"/>
              <w:gridCol w:w="1011"/>
              <w:gridCol w:w="1008"/>
              <w:gridCol w:w="1008"/>
              <w:gridCol w:w="1008"/>
              <w:gridCol w:w="1011"/>
            </w:tblGrid>
            <w:tr w:rsidRPr="00860EFF" w:rsidR="00860EFF" w:rsidTr="00854153" w14:paraId="6F871AD3" wp14:textId="77777777">
              <w:trPr>
                <w:cantSplit/>
                <w:trHeight w:val="555"/>
              </w:trPr>
              <w:tc>
                <w:tcPr>
                  <w:tcW w:w="356" w:type="pct"/>
                  <w:tcBorders>
                    <w:top w:val="single" w:color="999999" w:sz="8" w:space="0"/>
                    <w:left w:val="single" w:color="999999" w:sz="8" w:space="0"/>
                    <w:bottom w:val="single" w:color="999999" w:sz="8" w:space="0"/>
                    <w:right w:val="single" w:color="999999" w:sz="8" w:space="0"/>
                  </w:tcBorders>
                  <w:shd w:val="clear" w:color="000000" w:fill="D9D9D9"/>
                  <w:vAlign w:val="center"/>
                </w:tcPr>
                <w:p w:rsidRPr="00860EFF" w:rsidR="00860EFF" w:rsidP="00860EFF" w:rsidRDefault="00860EFF" w14:paraId="71F96F3D" wp14:textId="77777777">
                  <w:pPr>
                    <w:spacing w:after="0"/>
                    <w:jc w:val="center"/>
                    <w:rPr>
                      <w:rFonts w:cs="Arial"/>
                      <w:b/>
                      <w:bCs/>
                      <w:color w:val="000000"/>
                      <w:sz w:val="15"/>
                      <w:szCs w:val="15"/>
                    </w:rPr>
                  </w:pPr>
                  <w:r w:rsidRPr="00860EFF">
                    <w:rPr>
                      <w:rFonts w:cs="Arial"/>
                      <w:b/>
                      <w:bCs/>
                      <w:color w:val="000000"/>
                      <w:sz w:val="15"/>
                      <w:szCs w:val="15"/>
                    </w:rPr>
                    <w:t>Mbr ID</w:t>
                  </w:r>
                </w:p>
              </w:tc>
              <w:tc>
                <w:tcPr>
                  <w:tcW w:w="357" w:type="pct"/>
                  <w:tcBorders>
                    <w:top w:val="single" w:color="999999" w:sz="8" w:space="0"/>
                    <w:left w:val="nil"/>
                    <w:bottom w:val="single" w:color="999999" w:sz="8" w:space="0"/>
                    <w:right w:val="single" w:color="999999" w:sz="8" w:space="0"/>
                  </w:tcBorders>
                  <w:shd w:val="clear" w:color="000000" w:fill="D9D9D9"/>
                  <w:vAlign w:val="center"/>
                </w:tcPr>
                <w:p w:rsidRPr="00860EFF" w:rsidR="00860EFF" w:rsidP="00860EFF" w:rsidRDefault="00860EFF" w14:paraId="7584E02E" wp14:textId="77777777">
                  <w:pPr>
                    <w:spacing w:after="0"/>
                    <w:jc w:val="center"/>
                    <w:rPr>
                      <w:rFonts w:cs="Arial"/>
                      <w:b/>
                      <w:bCs/>
                      <w:color w:val="000000"/>
                      <w:sz w:val="15"/>
                      <w:szCs w:val="15"/>
                    </w:rPr>
                  </w:pPr>
                  <w:r w:rsidRPr="00860EFF">
                    <w:rPr>
                      <w:rFonts w:cs="Arial"/>
                      <w:b/>
                      <w:bCs/>
                      <w:color w:val="000000"/>
                      <w:sz w:val="15"/>
                      <w:szCs w:val="15"/>
                    </w:rPr>
                    <w:t>Mbr Name-Full</w:t>
                  </w:r>
                </w:p>
              </w:tc>
              <w:tc>
                <w:tcPr>
                  <w:tcW w:w="357" w:type="pct"/>
                  <w:tcBorders>
                    <w:top w:val="single" w:color="999999" w:sz="8" w:space="0"/>
                    <w:left w:val="nil"/>
                    <w:bottom w:val="single" w:color="999999" w:sz="8" w:space="0"/>
                    <w:right w:val="single" w:color="999999" w:sz="8" w:space="0"/>
                  </w:tcBorders>
                  <w:shd w:val="clear" w:color="000000" w:fill="D9D9D9"/>
                  <w:vAlign w:val="center"/>
                </w:tcPr>
                <w:p w:rsidRPr="00860EFF" w:rsidR="00860EFF" w:rsidP="00860EFF" w:rsidRDefault="00860EFF" w14:paraId="5CB8EDE8" wp14:textId="77777777">
                  <w:pPr>
                    <w:spacing w:after="0"/>
                    <w:jc w:val="center"/>
                    <w:rPr>
                      <w:rFonts w:cs="Arial"/>
                      <w:b/>
                      <w:bCs/>
                      <w:color w:val="000000"/>
                      <w:sz w:val="15"/>
                      <w:szCs w:val="15"/>
                    </w:rPr>
                  </w:pPr>
                  <w:r w:rsidRPr="00860EFF">
                    <w:rPr>
                      <w:rFonts w:cs="Arial"/>
                      <w:b/>
                      <w:bCs/>
                      <w:color w:val="000000"/>
                      <w:sz w:val="15"/>
                      <w:szCs w:val="15"/>
                    </w:rPr>
                    <w:t>SA ID</w:t>
                  </w:r>
                </w:p>
              </w:tc>
              <w:tc>
                <w:tcPr>
                  <w:tcW w:w="357" w:type="pct"/>
                  <w:tcBorders>
                    <w:top w:val="single" w:color="999999" w:sz="8" w:space="0"/>
                    <w:left w:val="nil"/>
                    <w:bottom w:val="single" w:color="999999" w:sz="8" w:space="0"/>
                    <w:right w:val="single" w:color="999999" w:sz="8" w:space="0"/>
                  </w:tcBorders>
                  <w:shd w:val="clear" w:color="000000" w:fill="D9D9D9"/>
                  <w:vAlign w:val="center"/>
                </w:tcPr>
                <w:p w:rsidRPr="00860EFF" w:rsidR="00860EFF" w:rsidP="00860EFF" w:rsidRDefault="00860EFF" w14:paraId="4F0A570F" wp14:textId="77777777">
                  <w:pPr>
                    <w:spacing w:after="0"/>
                    <w:jc w:val="center"/>
                    <w:rPr>
                      <w:rFonts w:cs="Arial"/>
                      <w:b/>
                      <w:bCs/>
                      <w:color w:val="000000"/>
                      <w:sz w:val="15"/>
                      <w:szCs w:val="15"/>
                    </w:rPr>
                  </w:pPr>
                  <w:r w:rsidRPr="00860EFF">
                    <w:rPr>
                      <w:rFonts w:cs="Arial"/>
                      <w:b/>
                      <w:bCs/>
                      <w:color w:val="000000"/>
                      <w:sz w:val="15"/>
                      <w:szCs w:val="15"/>
                    </w:rPr>
                    <w:t>SA LI Num</w:t>
                  </w:r>
                </w:p>
              </w:tc>
              <w:tc>
                <w:tcPr>
                  <w:tcW w:w="357" w:type="pct"/>
                  <w:tcBorders>
                    <w:top w:val="single" w:color="999999" w:sz="8" w:space="0"/>
                    <w:left w:val="nil"/>
                    <w:bottom w:val="single" w:color="999999" w:sz="8" w:space="0"/>
                    <w:right w:val="single" w:color="999999" w:sz="8" w:space="0"/>
                  </w:tcBorders>
                  <w:shd w:val="clear" w:color="000000" w:fill="D9D9D9"/>
                  <w:vAlign w:val="center"/>
                </w:tcPr>
                <w:p w:rsidRPr="00860EFF" w:rsidR="00860EFF" w:rsidP="00860EFF" w:rsidRDefault="00FA41AA" w14:paraId="763D7223" wp14:textId="77777777">
                  <w:pPr>
                    <w:spacing w:after="0"/>
                    <w:jc w:val="center"/>
                    <w:rPr>
                      <w:rFonts w:cs="Arial"/>
                      <w:b/>
                      <w:bCs/>
                      <w:color w:val="000000"/>
                      <w:sz w:val="15"/>
                      <w:szCs w:val="15"/>
                    </w:rPr>
                  </w:pPr>
                  <w:r>
                    <w:rPr>
                      <w:rFonts w:cs="Arial"/>
                      <w:b/>
                      <w:bCs/>
                      <w:color w:val="000000"/>
                      <w:sz w:val="15"/>
                      <w:szCs w:val="15"/>
                    </w:rPr>
                    <w:t>SA LI Svc Prov ID</w:t>
                  </w:r>
                </w:p>
              </w:tc>
              <w:tc>
                <w:tcPr>
                  <w:tcW w:w="357" w:type="pct"/>
                  <w:tcBorders>
                    <w:top w:val="single" w:color="999999" w:sz="8" w:space="0"/>
                    <w:left w:val="nil"/>
                    <w:bottom w:val="single" w:color="999999" w:sz="8" w:space="0"/>
                    <w:right w:val="single" w:color="999999" w:sz="8" w:space="0"/>
                  </w:tcBorders>
                  <w:shd w:val="clear" w:color="000000" w:fill="D9D9D9"/>
                  <w:vAlign w:val="center"/>
                </w:tcPr>
                <w:p w:rsidRPr="00C3062C" w:rsidR="00860EFF" w:rsidP="00860EFF" w:rsidRDefault="00F16C75" w14:paraId="280C6C8C" wp14:textId="77777777">
                  <w:pPr>
                    <w:spacing w:after="0"/>
                    <w:jc w:val="center"/>
                    <w:rPr>
                      <w:rFonts w:cs="Arial"/>
                      <w:b/>
                      <w:color w:val="000000"/>
                      <w:sz w:val="15"/>
                      <w:szCs w:val="15"/>
                    </w:rPr>
                  </w:pPr>
                  <w:r w:rsidRPr="00C3062C">
                    <w:rPr>
                      <w:rFonts w:cs="Arial"/>
                      <w:b/>
                      <w:bCs/>
                      <w:color w:val="000000"/>
                      <w:sz w:val="15"/>
                      <w:szCs w:val="15"/>
                    </w:rPr>
                    <w:t>SA LI Svc Prov Name</w:t>
                  </w:r>
                </w:p>
              </w:tc>
              <w:tc>
                <w:tcPr>
                  <w:tcW w:w="360" w:type="pct"/>
                  <w:tcBorders>
                    <w:top w:val="single" w:color="999999" w:sz="8" w:space="0"/>
                    <w:left w:val="nil"/>
                    <w:bottom w:val="single" w:color="999999" w:sz="8" w:space="0"/>
                    <w:right w:val="single" w:color="999999" w:sz="8" w:space="0"/>
                  </w:tcBorders>
                  <w:shd w:val="clear" w:color="000000" w:fill="D9D9D9"/>
                  <w:vAlign w:val="center"/>
                </w:tcPr>
                <w:p w:rsidRPr="00860EFF" w:rsidR="00860EFF" w:rsidP="00860EFF" w:rsidRDefault="00860EFF" w14:paraId="4E437218" wp14:textId="77777777">
                  <w:pPr>
                    <w:spacing w:after="0"/>
                    <w:jc w:val="center"/>
                    <w:rPr>
                      <w:rFonts w:cs="Arial"/>
                      <w:b/>
                      <w:bCs/>
                      <w:color w:val="000000"/>
                      <w:sz w:val="15"/>
                      <w:szCs w:val="15"/>
                    </w:rPr>
                  </w:pPr>
                  <w:r w:rsidRPr="00860EFF">
                    <w:rPr>
                      <w:rFonts w:cs="Arial"/>
                      <w:b/>
                      <w:bCs/>
                      <w:color w:val="000000"/>
                      <w:sz w:val="15"/>
                      <w:szCs w:val="15"/>
                    </w:rPr>
                    <w:t>SA LI Dt-Apprv Beg</w:t>
                  </w:r>
                </w:p>
              </w:tc>
              <w:tc>
                <w:tcPr>
                  <w:tcW w:w="360" w:type="pct"/>
                  <w:tcBorders>
                    <w:top w:val="single" w:color="999999" w:sz="8" w:space="0"/>
                    <w:left w:val="nil"/>
                    <w:bottom w:val="single" w:color="999999" w:sz="8" w:space="0"/>
                    <w:right w:val="single" w:color="999999" w:sz="8" w:space="0"/>
                  </w:tcBorders>
                  <w:shd w:val="clear" w:color="000000" w:fill="D9D9D9"/>
                  <w:vAlign w:val="center"/>
                </w:tcPr>
                <w:p w:rsidRPr="00860EFF" w:rsidR="00860EFF" w:rsidP="00860EFF" w:rsidRDefault="00860EFF" w14:paraId="77EB15B4" wp14:textId="77777777">
                  <w:pPr>
                    <w:spacing w:after="0"/>
                    <w:jc w:val="center"/>
                    <w:rPr>
                      <w:rFonts w:cs="Arial"/>
                      <w:b/>
                      <w:bCs/>
                      <w:color w:val="000000"/>
                      <w:sz w:val="15"/>
                      <w:szCs w:val="15"/>
                    </w:rPr>
                  </w:pPr>
                  <w:r w:rsidRPr="00860EFF">
                    <w:rPr>
                      <w:rFonts w:cs="Arial"/>
                      <w:b/>
                      <w:bCs/>
                      <w:color w:val="000000"/>
                      <w:sz w:val="15"/>
                      <w:szCs w:val="15"/>
                    </w:rPr>
                    <w:t>SA LI Dt-Apprv End</w:t>
                  </w:r>
                </w:p>
              </w:tc>
              <w:tc>
                <w:tcPr>
                  <w:tcW w:w="357" w:type="pct"/>
                  <w:tcBorders>
                    <w:top w:val="single" w:color="999999" w:sz="8" w:space="0"/>
                    <w:left w:val="nil"/>
                    <w:bottom w:val="single" w:color="999999" w:sz="8" w:space="0"/>
                    <w:right w:val="single" w:color="999999" w:sz="8" w:space="0"/>
                  </w:tcBorders>
                  <w:shd w:val="clear" w:color="000000" w:fill="D9D9D9"/>
                  <w:vAlign w:val="center"/>
                </w:tcPr>
                <w:p w:rsidRPr="00860EFF" w:rsidR="00860EFF" w:rsidP="00860EFF" w:rsidRDefault="00860EFF" w14:paraId="46A3D1D8" wp14:textId="77777777">
                  <w:pPr>
                    <w:spacing w:after="0"/>
                    <w:jc w:val="center"/>
                    <w:rPr>
                      <w:rFonts w:cs="Arial"/>
                      <w:b/>
                      <w:bCs/>
                      <w:color w:val="000000"/>
                      <w:sz w:val="15"/>
                      <w:szCs w:val="15"/>
                    </w:rPr>
                  </w:pPr>
                  <w:r w:rsidRPr="00860EFF">
                    <w:rPr>
                      <w:rFonts w:cs="Arial"/>
                      <w:b/>
                      <w:color w:val="000000"/>
                      <w:sz w:val="15"/>
                      <w:szCs w:val="15"/>
                    </w:rPr>
                    <w:t>SA LI Svc Cd-From</w:t>
                  </w:r>
                </w:p>
              </w:tc>
              <w:tc>
                <w:tcPr>
                  <w:tcW w:w="357" w:type="pct"/>
                  <w:tcBorders>
                    <w:top w:val="single" w:color="999999" w:sz="8" w:space="0"/>
                    <w:left w:val="nil"/>
                    <w:bottom w:val="single" w:color="999999" w:sz="8" w:space="0"/>
                    <w:right w:val="single" w:color="999999" w:sz="8" w:space="0"/>
                  </w:tcBorders>
                  <w:shd w:val="clear" w:color="000000" w:fill="D9D9D9"/>
                  <w:vAlign w:val="center"/>
                </w:tcPr>
                <w:p w:rsidRPr="00860EFF" w:rsidR="00860EFF" w:rsidP="00860EFF" w:rsidRDefault="00860EFF" w14:paraId="1063107A" wp14:textId="77777777">
                  <w:pPr>
                    <w:spacing w:after="0"/>
                    <w:jc w:val="center"/>
                    <w:rPr>
                      <w:rFonts w:cs="Arial"/>
                      <w:b/>
                      <w:bCs/>
                      <w:color w:val="000000"/>
                      <w:sz w:val="15"/>
                      <w:szCs w:val="15"/>
                    </w:rPr>
                  </w:pPr>
                  <w:r w:rsidRPr="00860EFF">
                    <w:rPr>
                      <w:rFonts w:cs="Arial"/>
                      <w:b/>
                      <w:color w:val="000000"/>
                      <w:sz w:val="15"/>
                      <w:szCs w:val="15"/>
                    </w:rPr>
                    <w:t>SA LI Svc Cd-To</w:t>
                  </w:r>
                </w:p>
              </w:tc>
              <w:tc>
                <w:tcPr>
                  <w:tcW w:w="1426" w:type="pct"/>
                  <w:gridSpan w:val="4"/>
                  <w:tcBorders>
                    <w:top w:val="single" w:color="999999" w:sz="8" w:space="0"/>
                    <w:left w:val="nil"/>
                    <w:bottom w:val="single" w:color="999999" w:sz="8" w:space="0"/>
                    <w:right w:val="single" w:color="999999" w:sz="8" w:space="0"/>
                  </w:tcBorders>
                  <w:shd w:val="clear" w:color="000000" w:fill="D9D9D9"/>
                  <w:vAlign w:val="center"/>
                </w:tcPr>
                <w:p w:rsidRPr="00860EFF" w:rsidR="00860EFF" w:rsidP="00860EFF" w:rsidRDefault="00860EFF" w14:paraId="2080562E" wp14:textId="77777777">
                  <w:pPr>
                    <w:spacing w:after="0"/>
                    <w:jc w:val="center"/>
                    <w:rPr>
                      <w:rFonts w:cs="Arial"/>
                      <w:b/>
                      <w:bCs/>
                      <w:color w:val="000000"/>
                      <w:sz w:val="15"/>
                      <w:szCs w:val="15"/>
                    </w:rPr>
                  </w:pPr>
                  <w:r w:rsidRPr="00860EFF">
                    <w:rPr>
                      <w:b/>
                      <w:bCs/>
                      <w:color w:val="000000"/>
                      <w:sz w:val="15"/>
                      <w:szCs w:val="15"/>
                    </w:rPr>
                    <w:t>SA LI-Svc Cd-Mod</w:t>
                  </w:r>
                </w:p>
              </w:tc>
            </w:tr>
            <w:tr w:rsidRPr="00860EFF" w:rsidR="00860EFF" w:rsidTr="00854153" w14:paraId="6A18DD9D" wp14:textId="77777777">
              <w:trPr>
                <w:cantSplit/>
                <w:trHeight w:val="375"/>
              </w:trPr>
              <w:tc>
                <w:tcPr>
                  <w:tcW w:w="356" w:type="pct"/>
                  <w:tcBorders>
                    <w:top w:val="nil"/>
                    <w:left w:val="single" w:color="999999" w:sz="8" w:space="0"/>
                    <w:bottom w:val="single" w:color="999999" w:sz="8" w:space="0"/>
                    <w:right w:val="single" w:color="999999" w:sz="8" w:space="0"/>
                  </w:tcBorders>
                  <w:vAlign w:val="center"/>
                </w:tcPr>
                <w:p w:rsidRPr="00860EFF" w:rsidR="00860EFF" w:rsidP="00860EFF" w:rsidRDefault="00860EFF" w14:paraId="0E9AC870" wp14:textId="77777777">
                  <w:pPr>
                    <w:spacing w:after="0"/>
                    <w:jc w:val="center"/>
                    <w:rPr>
                      <w:rFonts w:cs="Arial"/>
                      <w:color w:val="000000"/>
                      <w:sz w:val="15"/>
                      <w:szCs w:val="15"/>
                    </w:rPr>
                  </w:pPr>
                  <w:r w:rsidRPr="00860EFF">
                    <w:rPr>
                      <w:rFonts w:cs="Arial"/>
                      <w:bCs/>
                      <w:color w:val="000000"/>
                      <w:sz w:val="15"/>
                      <w:szCs w:val="15"/>
                    </w:rPr>
                    <w:t>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51ED5244" wp14:textId="77777777">
                  <w:pPr>
                    <w:spacing w:after="0"/>
                    <w:jc w:val="center"/>
                    <w:rPr>
                      <w:rFonts w:cs="Arial"/>
                      <w:sz w:val="15"/>
                      <w:szCs w:val="15"/>
                    </w:rPr>
                  </w:pPr>
                  <w:r w:rsidRPr="00860EFF">
                    <w:rPr>
                      <w:rFonts w:cs="Arial"/>
                      <w:sz w:val="15"/>
                      <w:szCs w:val="15"/>
                    </w:rPr>
                    <w:t>XXXX XXX, XXX 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45126B95" wp14:textId="77777777">
                  <w:pPr>
                    <w:spacing w:after="0"/>
                    <w:jc w:val="center"/>
                    <w:rPr>
                      <w:rFonts w:cs="Arial"/>
                      <w:color w:val="000000"/>
                      <w:sz w:val="15"/>
                      <w:szCs w:val="15"/>
                    </w:rPr>
                  </w:pPr>
                  <w:r w:rsidRPr="00860EFF">
                    <w:rPr>
                      <w:rFonts w:cs="Arial"/>
                      <w:bCs/>
                      <w:color w:val="000000"/>
                      <w:sz w:val="15"/>
                      <w:szCs w:val="15"/>
                    </w:rPr>
                    <w:t>XXXXXX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15669CAC" wp14:textId="77777777">
                  <w:pPr>
                    <w:spacing w:after="0"/>
                    <w:jc w:val="center"/>
                    <w:rPr>
                      <w:rFonts w:cs="Arial"/>
                      <w:color w:val="000000"/>
                      <w:sz w:val="15"/>
                      <w:szCs w:val="15"/>
                    </w:rPr>
                  </w:pPr>
                  <w:r w:rsidRPr="00860EFF">
                    <w:rPr>
                      <w:rFonts w:cs="Arial"/>
                      <w:bCs/>
                      <w:color w:val="000000"/>
                      <w:sz w:val="15"/>
                      <w:szCs w:val="15"/>
                    </w:rPr>
                    <w:t>99</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308995B1" wp14:textId="77777777">
                  <w:pPr>
                    <w:spacing w:after="0"/>
                    <w:jc w:val="center"/>
                    <w:rPr>
                      <w:rFonts w:cs="Arial"/>
                      <w:color w:val="000000"/>
                      <w:sz w:val="15"/>
                      <w:szCs w:val="15"/>
                    </w:rPr>
                  </w:pPr>
                  <w:r w:rsidRPr="00860EFF">
                    <w:rPr>
                      <w:rFonts w:cs="Arial"/>
                      <w:bCs/>
                      <w:color w:val="000000"/>
                      <w:sz w:val="15"/>
                      <w:szCs w:val="15"/>
                    </w:rPr>
                    <w:t>XXXXXX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7964377E" wp14:textId="77777777">
                  <w:pPr>
                    <w:spacing w:after="0"/>
                    <w:jc w:val="center"/>
                    <w:rPr>
                      <w:rFonts w:cs="Arial"/>
                      <w:color w:val="000000"/>
                      <w:sz w:val="15"/>
                      <w:szCs w:val="15"/>
                    </w:rPr>
                  </w:pPr>
                  <w:r w:rsidRPr="00860EFF">
                    <w:rPr>
                      <w:rFonts w:cs="Arial"/>
                      <w:bCs/>
                      <w:color w:val="000000"/>
                      <w:sz w:val="15"/>
                      <w:szCs w:val="15"/>
                    </w:rPr>
                    <w:t>XXXXXXX</w:t>
                  </w:r>
                </w:p>
              </w:tc>
              <w:tc>
                <w:tcPr>
                  <w:tcW w:w="360" w:type="pct"/>
                  <w:tcBorders>
                    <w:top w:val="nil"/>
                    <w:left w:val="nil"/>
                    <w:bottom w:val="single" w:color="999999" w:sz="8" w:space="0"/>
                    <w:right w:val="single" w:color="999999" w:sz="8" w:space="0"/>
                  </w:tcBorders>
                  <w:vAlign w:val="center"/>
                </w:tcPr>
                <w:p w:rsidRPr="00860EFF" w:rsidR="00860EFF" w:rsidP="00860EFF" w:rsidRDefault="00860EFF" w14:paraId="0173B0D8" wp14:textId="77777777">
                  <w:pPr>
                    <w:spacing w:after="0"/>
                    <w:jc w:val="center"/>
                    <w:rPr>
                      <w:rFonts w:cs="Arial"/>
                      <w:color w:val="000000"/>
                      <w:sz w:val="15"/>
                      <w:szCs w:val="15"/>
                    </w:rPr>
                  </w:pPr>
                  <w:r w:rsidRPr="00860EFF">
                    <w:rPr>
                      <w:rFonts w:cs="Arial"/>
                      <w:color w:val="000000"/>
                      <w:sz w:val="15"/>
                      <w:szCs w:val="15"/>
                    </w:rPr>
                    <w:t>99/99/9999</w:t>
                  </w:r>
                </w:p>
              </w:tc>
              <w:tc>
                <w:tcPr>
                  <w:tcW w:w="360" w:type="pct"/>
                  <w:tcBorders>
                    <w:top w:val="nil"/>
                    <w:left w:val="nil"/>
                    <w:bottom w:val="single" w:color="999999" w:sz="8" w:space="0"/>
                    <w:right w:val="single" w:color="999999" w:sz="8" w:space="0"/>
                  </w:tcBorders>
                  <w:vAlign w:val="center"/>
                </w:tcPr>
                <w:p w:rsidRPr="00860EFF" w:rsidR="00860EFF" w:rsidP="00860EFF" w:rsidRDefault="00860EFF" w14:paraId="3CBFAEFE" wp14:textId="77777777">
                  <w:pPr>
                    <w:spacing w:after="0"/>
                    <w:jc w:val="center"/>
                    <w:rPr>
                      <w:rFonts w:cs="Arial"/>
                      <w:color w:val="000000"/>
                      <w:sz w:val="15"/>
                      <w:szCs w:val="15"/>
                    </w:rPr>
                  </w:pPr>
                  <w:r w:rsidRPr="00860EFF">
                    <w:rPr>
                      <w:rFonts w:cs="Arial"/>
                      <w:color w:val="000000"/>
                      <w:sz w:val="15"/>
                      <w:szCs w:val="15"/>
                    </w:rPr>
                    <w:t>99/99/9999</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0AB972FA" wp14:textId="77777777">
                  <w:pPr>
                    <w:spacing w:after="0"/>
                    <w:jc w:val="center"/>
                    <w:rPr>
                      <w:rFonts w:cs="Arial"/>
                      <w:color w:val="000000"/>
                      <w:sz w:val="15"/>
                      <w:szCs w:val="15"/>
                    </w:rPr>
                  </w:pPr>
                  <w:r w:rsidRPr="00860EFF">
                    <w:rPr>
                      <w:rFonts w:cs="Arial"/>
                      <w:bCs/>
                      <w:color w:val="000000"/>
                      <w:sz w:val="15"/>
                      <w:szCs w:val="15"/>
                    </w:rPr>
                    <w:t>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39F4ED14" wp14:textId="77777777">
                  <w:pPr>
                    <w:spacing w:after="0"/>
                    <w:jc w:val="center"/>
                    <w:rPr>
                      <w:rFonts w:cs="Arial"/>
                      <w:color w:val="000000"/>
                      <w:sz w:val="15"/>
                      <w:szCs w:val="15"/>
                    </w:rPr>
                  </w:pPr>
                  <w:r w:rsidRPr="00860EFF">
                    <w:rPr>
                      <w:rFonts w:cs="Arial"/>
                      <w:bCs/>
                      <w:color w:val="000000"/>
                      <w:sz w:val="15"/>
                      <w:szCs w:val="15"/>
                    </w:rPr>
                    <w:t>XXXXX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75062BEB"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726CA9C5"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346BF2AA"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56E2D5AD" wp14:textId="77777777">
                  <w:pPr>
                    <w:spacing w:after="0"/>
                    <w:jc w:val="center"/>
                    <w:rPr>
                      <w:rFonts w:cs="Arial"/>
                      <w:color w:val="000000"/>
                      <w:sz w:val="15"/>
                      <w:szCs w:val="15"/>
                    </w:rPr>
                  </w:pPr>
                  <w:r w:rsidRPr="00860EFF">
                    <w:rPr>
                      <w:rFonts w:cs="Arial"/>
                      <w:bCs/>
                      <w:color w:val="000000"/>
                      <w:sz w:val="15"/>
                      <w:szCs w:val="15"/>
                    </w:rPr>
                    <w:t>xx</w:t>
                  </w:r>
                </w:p>
              </w:tc>
            </w:tr>
            <w:tr w:rsidRPr="00860EFF" w:rsidR="00860EFF" w:rsidTr="00854153" w14:paraId="6E492196" wp14:textId="77777777">
              <w:trPr>
                <w:cantSplit/>
                <w:trHeight w:val="375"/>
              </w:trPr>
              <w:tc>
                <w:tcPr>
                  <w:tcW w:w="356" w:type="pct"/>
                  <w:tcBorders>
                    <w:top w:val="nil"/>
                    <w:left w:val="single" w:color="999999" w:sz="8" w:space="0"/>
                    <w:bottom w:val="single" w:color="999999" w:sz="8" w:space="0"/>
                    <w:right w:val="single" w:color="999999" w:sz="8" w:space="0"/>
                  </w:tcBorders>
                  <w:vAlign w:val="center"/>
                </w:tcPr>
                <w:p w:rsidRPr="00860EFF" w:rsidR="00860EFF" w:rsidP="00860EFF" w:rsidRDefault="00860EFF" w14:paraId="23B1A52E" wp14:textId="77777777">
                  <w:pPr>
                    <w:spacing w:after="0"/>
                    <w:jc w:val="center"/>
                    <w:rPr>
                      <w:rFonts w:cs="Arial"/>
                      <w:color w:val="000000"/>
                      <w:sz w:val="15"/>
                      <w:szCs w:val="15"/>
                    </w:rPr>
                  </w:pPr>
                  <w:r w:rsidRPr="00860EFF">
                    <w:rPr>
                      <w:rFonts w:cs="Arial"/>
                      <w:bCs/>
                      <w:color w:val="000000"/>
                      <w:sz w:val="15"/>
                      <w:szCs w:val="15"/>
                    </w:rPr>
                    <w:t>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021E56B9" wp14:textId="77777777">
                  <w:pPr>
                    <w:spacing w:after="0"/>
                    <w:jc w:val="center"/>
                    <w:rPr>
                      <w:rFonts w:cs="Arial"/>
                      <w:sz w:val="15"/>
                      <w:szCs w:val="15"/>
                    </w:rPr>
                  </w:pPr>
                  <w:r w:rsidRPr="00860EFF">
                    <w:rPr>
                      <w:rFonts w:cs="Arial"/>
                      <w:sz w:val="15"/>
                      <w:szCs w:val="15"/>
                    </w:rPr>
                    <w:t>XXXX XXX, XXX 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6FA6B569" wp14:textId="77777777">
                  <w:pPr>
                    <w:spacing w:after="0"/>
                    <w:jc w:val="center"/>
                    <w:rPr>
                      <w:rFonts w:cs="Arial"/>
                      <w:color w:val="000000"/>
                      <w:sz w:val="15"/>
                      <w:szCs w:val="15"/>
                    </w:rPr>
                  </w:pPr>
                  <w:r w:rsidRPr="00860EFF">
                    <w:rPr>
                      <w:rFonts w:cs="Arial"/>
                      <w:bCs/>
                      <w:color w:val="000000"/>
                      <w:sz w:val="15"/>
                      <w:szCs w:val="15"/>
                    </w:rPr>
                    <w:t>XXXXXX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5337EB27" wp14:textId="77777777">
                  <w:pPr>
                    <w:spacing w:after="0"/>
                    <w:jc w:val="center"/>
                    <w:rPr>
                      <w:rFonts w:cs="Arial"/>
                      <w:color w:val="000000"/>
                      <w:sz w:val="15"/>
                      <w:szCs w:val="15"/>
                    </w:rPr>
                  </w:pPr>
                  <w:r w:rsidRPr="00860EFF">
                    <w:rPr>
                      <w:rFonts w:cs="Arial"/>
                      <w:bCs/>
                      <w:color w:val="000000"/>
                      <w:sz w:val="15"/>
                      <w:szCs w:val="15"/>
                    </w:rPr>
                    <w:t>99</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127F5E1A" wp14:textId="77777777">
                  <w:pPr>
                    <w:spacing w:after="0"/>
                    <w:jc w:val="center"/>
                    <w:rPr>
                      <w:rFonts w:cs="Arial"/>
                      <w:color w:val="000000"/>
                      <w:sz w:val="15"/>
                      <w:szCs w:val="15"/>
                    </w:rPr>
                  </w:pPr>
                  <w:r w:rsidRPr="00860EFF">
                    <w:rPr>
                      <w:rFonts w:cs="Arial"/>
                      <w:bCs/>
                      <w:color w:val="000000"/>
                      <w:sz w:val="15"/>
                      <w:szCs w:val="15"/>
                    </w:rPr>
                    <w:t>XXXXXX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78D7E23A" wp14:textId="77777777">
                  <w:pPr>
                    <w:spacing w:after="0"/>
                    <w:jc w:val="center"/>
                    <w:rPr>
                      <w:rFonts w:cs="Arial"/>
                      <w:color w:val="000000"/>
                      <w:sz w:val="15"/>
                      <w:szCs w:val="15"/>
                    </w:rPr>
                  </w:pPr>
                  <w:r w:rsidRPr="00860EFF">
                    <w:rPr>
                      <w:rFonts w:cs="Arial"/>
                      <w:bCs/>
                      <w:color w:val="000000"/>
                      <w:sz w:val="15"/>
                      <w:szCs w:val="15"/>
                    </w:rPr>
                    <w:t>XXXXXXX</w:t>
                  </w:r>
                </w:p>
              </w:tc>
              <w:tc>
                <w:tcPr>
                  <w:tcW w:w="360" w:type="pct"/>
                  <w:tcBorders>
                    <w:top w:val="nil"/>
                    <w:left w:val="nil"/>
                    <w:bottom w:val="single" w:color="999999" w:sz="8" w:space="0"/>
                    <w:right w:val="single" w:color="999999" w:sz="8" w:space="0"/>
                  </w:tcBorders>
                  <w:vAlign w:val="center"/>
                </w:tcPr>
                <w:p w:rsidRPr="00860EFF" w:rsidR="00860EFF" w:rsidP="00860EFF" w:rsidRDefault="00860EFF" w14:paraId="33CCA897" wp14:textId="77777777">
                  <w:pPr>
                    <w:spacing w:after="0"/>
                    <w:jc w:val="center"/>
                    <w:rPr>
                      <w:rFonts w:cs="Arial"/>
                      <w:color w:val="000000"/>
                      <w:sz w:val="15"/>
                      <w:szCs w:val="15"/>
                    </w:rPr>
                  </w:pPr>
                  <w:r w:rsidRPr="00860EFF">
                    <w:rPr>
                      <w:rFonts w:cs="Arial"/>
                      <w:color w:val="000000"/>
                      <w:sz w:val="15"/>
                      <w:szCs w:val="15"/>
                    </w:rPr>
                    <w:t>99/99/9999</w:t>
                  </w:r>
                </w:p>
              </w:tc>
              <w:tc>
                <w:tcPr>
                  <w:tcW w:w="360" w:type="pct"/>
                  <w:tcBorders>
                    <w:top w:val="nil"/>
                    <w:left w:val="nil"/>
                    <w:bottom w:val="single" w:color="999999" w:sz="8" w:space="0"/>
                    <w:right w:val="single" w:color="999999" w:sz="8" w:space="0"/>
                  </w:tcBorders>
                  <w:vAlign w:val="center"/>
                </w:tcPr>
                <w:p w:rsidRPr="00860EFF" w:rsidR="00860EFF" w:rsidP="00860EFF" w:rsidRDefault="00860EFF" w14:paraId="250CFBE9" wp14:textId="77777777">
                  <w:pPr>
                    <w:spacing w:after="0"/>
                    <w:jc w:val="center"/>
                    <w:rPr>
                      <w:rFonts w:cs="Arial"/>
                      <w:color w:val="000000"/>
                      <w:sz w:val="15"/>
                      <w:szCs w:val="15"/>
                    </w:rPr>
                  </w:pPr>
                  <w:r w:rsidRPr="00860EFF">
                    <w:rPr>
                      <w:rFonts w:cs="Arial"/>
                      <w:color w:val="000000"/>
                      <w:sz w:val="15"/>
                      <w:szCs w:val="15"/>
                    </w:rPr>
                    <w:t>99/99/9999</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668F8E14" wp14:textId="77777777">
                  <w:pPr>
                    <w:spacing w:after="0"/>
                    <w:jc w:val="center"/>
                    <w:rPr>
                      <w:rFonts w:cs="Arial"/>
                      <w:color w:val="000000"/>
                      <w:sz w:val="15"/>
                      <w:szCs w:val="15"/>
                    </w:rPr>
                  </w:pPr>
                  <w:r w:rsidRPr="00860EFF">
                    <w:rPr>
                      <w:rFonts w:cs="Arial"/>
                      <w:bCs/>
                      <w:color w:val="000000"/>
                      <w:sz w:val="15"/>
                      <w:szCs w:val="15"/>
                    </w:rPr>
                    <w:t>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5B2EE398" wp14:textId="77777777">
                  <w:pPr>
                    <w:spacing w:after="0"/>
                    <w:jc w:val="center"/>
                    <w:rPr>
                      <w:rFonts w:cs="Arial"/>
                      <w:color w:val="000000"/>
                      <w:sz w:val="15"/>
                      <w:szCs w:val="15"/>
                    </w:rPr>
                  </w:pPr>
                  <w:r w:rsidRPr="00860EFF">
                    <w:rPr>
                      <w:rFonts w:cs="Arial"/>
                      <w:bCs/>
                      <w:color w:val="000000"/>
                      <w:sz w:val="15"/>
                      <w:szCs w:val="15"/>
                    </w:rPr>
                    <w:t>XXXXX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1BB2CD50"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757E2553"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4CC7720A"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7A699481" wp14:textId="77777777">
                  <w:pPr>
                    <w:spacing w:after="0"/>
                    <w:jc w:val="center"/>
                    <w:rPr>
                      <w:rFonts w:cs="Arial"/>
                      <w:color w:val="000000"/>
                      <w:sz w:val="15"/>
                      <w:szCs w:val="15"/>
                    </w:rPr>
                  </w:pPr>
                  <w:r w:rsidRPr="00860EFF">
                    <w:rPr>
                      <w:rFonts w:cs="Arial"/>
                      <w:bCs/>
                      <w:color w:val="000000"/>
                      <w:sz w:val="15"/>
                      <w:szCs w:val="15"/>
                    </w:rPr>
                    <w:t>xx</w:t>
                  </w:r>
                </w:p>
              </w:tc>
            </w:tr>
            <w:tr w:rsidRPr="00860EFF" w:rsidR="00860EFF" w:rsidTr="00854153" w14:paraId="5925A19E" wp14:textId="77777777">
              <w:trPr>
                <w:cantSplit/>
                <w:trHeight w:val="375"/>
              </w:trPr>
              <w:tc>
                <w:tcPr>
                  <w:tcW w:w="356" w:type="pct"/>
                  <w:tcBorders>
                    <w:top w:val="nil"/>
                    <w:left w:val="single" w:color="999999" w:sz="8" w:space="0"/>
                    <w:bottom w:val="single" w:color="999999" w:sz="8" w:space="0"/>
                    <w:right w:val="single" w:color="999999" w:sz="8" w:space="0"/>
                  </w:tcBorders>
                  <w:vAlign w:val="center"/>
                </w:tcPr>
                <w:p w:rsidRPr="00860EFF" w:rsidR="00860EFF" w:rsidP="00860EFF" w:rsidRDefault="00860EFF" w14:paraId="36872DB5" wp14:textId="77777777">
                  <w:pPr>
                    <w:spacing w:after="0"/>
                    <w:jc w:val="center"/>
                    <w:rPr>
                      <w:rFonts w:cs="Arial"/>
                      <w:color w:val="000000"/>
                      <w:sz w:val="15"/>
                      <w:szCs w:val="15"/>
                    </w:rPr>
                  </w:pPr>
                  <w:r w:rsidRPr="00860EFF">
                    <w:rPr>
                      <w:rFonts w:cs="Arial"/>
                      <w:bCs/>
                      <w:color w:val="000000"/>
                      <w:sz w:val="15"/>
                      <w:szCs w:val="15"/>
                    </w:rPr>
                    <w:t>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5B5AEEF1" wp14:textId="77777777">
                  <w:pPr>
                    <w:spacing w:after="0"/>
                    <w:jc w:val="center"/>
                    <w:rPr>
                      <w:rFonts w:cs="Arial"/>
                      <w:sz w:val="15"/>
                      <w:szCs w:val="15"/>
                    </w:rPr>
                  </w:pPr>
                  <w:r w:rsidRPr="00860EFF">
                    <w:rPr>
                      <w:rFonts w:cs="Arial"/>
                      <w:sz w:val="15"/>
                      <w:szCs w:val="15"/>
                    </w:rPr>
                    <w:t>XXXX XXX, XXX 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6059094E" wp14:textId="77777777">
                  <w:pPr>
                    <w:spacing w:after="0"/>
                    <w:jc w:val="center"/>
                    <w:rPr>
                      <w:rFonts w:cs="Arial"/>
                      <w:color w:val="000000"/>
                      <w:sz w:val="15"/>
                      <w:szCs w:val="15"/>
                    </w:rPr>
                  </w:pPr>
                  <w:r w:rsidRPr="00860EFF">
                    <w:rPr>
                      <w:rFonts w:cs="Arial"/>
                      <w:bCs/>
                      <w:color w:val="000000"/>
                      <w:sz w:val="15"/>
                      <w:szCs w:val="15"/>
                    </w:rPr>
                    <w:t>XXXXXX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0FA9258B" wp14:textId="77777777">
                  <w:pPr>
                    <w:spacing w:after="0"/>
                    <w:jc w:val="center"/>
                    <w:rPr>
                      <w:rFonts w:cs="Arial"/>
                      <w:color w:val="000000"/>
                      <w:sz w:val="15"/>
                      <w:szCs w:val="15"/>
                    </w:rPr>
                  </w:pPr>
                  <w:r w:rsidRPr="00860EFF">
                    <w:rPr>
                      <w:rFonts w:cs="Arial"/>
                      <w:bCs/>
                      <w:color w:val="000000"/>
                      <w:sz w:val="15"/>
                      <w:szCs w:val="15"/>
                    </w:rPr>
                    <w:t>99</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4F9F32C9" wp14:textId="77777777">
                  <w:pPr>
                    <w:spacing w:after="0"/>
                    <w:jc w:val="center"/>
                    <w:rPr>
                      <w:rFonts w:cs="Arial"/>
                      <w:color w:val="000000"/>
                      <w:sz w:val="15"/>
                      <w:szCs w:val="15"/>
                    </w:rPr>
                  </w:pPr>
                  <w:r w:rsidRPr="00860EFF">
                    <w:rPr>
                      <w:rFonts w:cs="Arial"/>
                      <w:bCs/>
                      <w:color w:val="000000"/>
                      <w:sz w:val="15"/>
                      <w:szCs w:val="15"/>
                    </w:rPr>
                    <w:t>XXXXXX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766D60F1" wp14:textId="77777777">
                  <w:pPr>
                    <w:spacing w:after="0"/>
                    <w:jc w:val="center"/>
                    <w:rPr>
                      <w:rFonts w:cs="Arial"/>
                      <w:color w:val="000000"/>
                      <w:sz w:val="15"/>
                      <w:szCs w:val="15"/>
                    </w:rPr>
                  </w:pPr>
                  <w:r w:rsidRPr="00860EFF">
                    <w:rPr>
                      <w:rFonts w:cs="Arial"/>
                      <w:bCs/>
                      <w:color w:val="000000"/>
                      <w:sz w:val="15"/>
                      <w:szCs w:val="15"/>
                    </w:rPr>
                    <w:t>XXXXXXX</w:t>
                  </w:r>
                </w:p>
              </w:tc>
              <w:tc>
                <w:tcPr>
                  <w:tcW w:w="360" w:type="pct"/>
                  <w:tcBorders>
                    <w:top w:val="nil"/>
                    <w:left w:val="nil"/>
                    <w:bottom w:val="single" w:color="999999" w:sz="8" w:space="0"/>
                    <w:right w:val="single" w:color="999999" w:sz="8" w:space="0"/>
                  </w:tcBorders>
                  <w:vAlign w:val="center"/>
                </w:tcPr>
                <w:p w:rsidRPr="00860EFF" w:rsidR="00860EFF" w:rsidP="00860EFF" w:rsidRDefault="00860EFF" w14:paraId="68516DAF" wp14:textId="77777777">
                  <w:pPr>
                    <w:spacing w:after="0"/>
                    <w:jc w:val="center"/>
                    <w:rPr>
                      <w:rFonts w:cs="Arial"/>
                      <w:color w:val="000000"/>
                      <w:sz w:val="15"/>
                      <w:szCs w:val="15"/>
                    </w:rPr>
                  </w:pPr>
                  <w:r w:rsidRPr="00860EFF">
                    <w:rPr>
                      <w:rFonts w:cs="Arial"/>
                      <w:color w:val="000000"/>
                      <w:sz w:val="15"/>
                      <w:szCs w:val="15"/>
                    </w:rPr>
                    <w:t>99/99/9999</w:t>
                  </w:r>
                </w:p>
              </w:tc>
              <w:tc>
                <w:tcPr>
                  <w:tcW w:w="360" w:type="pct"/>
                  <w:tcBorders>
                    <w:top w:val="nil"/>
                    <w:left w:val="nil"/>
                    <w:bottom w:val="single" w:color="999999" w:sz="8" w:space="0"/>
                    <w:right w:val="single" w:color="999999" w:sz="8" w:space="0"/>
                  </w:tcBorders>
                  <w:vAlign w:val="center"/>
                </w:tcPr>
                <w:p w:rsidRPr="00860EFF" w:rsidR="00860EFF" w:rsidP="00860EFF" w:rsidRDefault="00860EFF" w14:paraId="7C561E99" wp14:textId="77777777">
                  <w:pPr>
                    <w:spacing w:after="0"/>
                    <w:jc w:val="center"/>
                    <w:rPr>
                      <w:rFonts w:cs="Arial"/>
                      <w:color w:val="000000"/>
                      <w:sz w:val="15"/>
                      <w:szCs w:val="15"/>
                    </w:rPr>
                  </w:pPr>
                  <w:r w:rsidRPr="00860EFF">
                    <w:rPr>
                      <w:rFonts w:cs="Arial"/>
                      <w:color w:val="000000"/>
                      <w:sz w:val="15"/>
                      <w:szCs w:val="15"/>
                    </w:rPr>
                    <w:t>99/99/9999</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3BD3EB32" wp14:textId="77777777">
                  <w:pPr>
                    <w:spacing w:after="0"/>
                    <w:jc w:val="center"/>
                    <w:rPr>
                      <w:rFonts w:cs="Arial"/>
                      <w:color w:val="000000"/>
                      <w:sz w:val="15"/>
                      <w:szCs w:val="15"/>
                    </w:rPr>
                  </w:pPr>
                  <w:r w:rsidRPr="00860EFF">
                    <w:rPr>
                      <w:rFonts w:cs="Arial"/>
                      <w:bCs/>
                      <w:color w:val="000000"/>
                      <w:sz w:val="15"/>
                      <w:szCs w:val="15"/>
                    </w:rPr>
                    <w:t>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07BA3089" wp14:textId="77777777">
                  <w:pPr>
                    <w:spacing w:after="0"/>
                    <w:jc w:val="center"/>
                    <w:rPr>
                      <w:rFonts w:cs="Arial"/>
                      <w:color w:val="000000"/>
                      <w:sz w:val="15"/>
                      <w:szCs w:val="15"/>
                    </w:rPr>
                  </w:pPr>
                  <w:r w:rsidRPr="00860EFF">
                    <w:rPr>
                      <w:rFonts w:cs="Arial"/>
                      <w:bCs/>
                      <w:color w:val="000000"/>
                      <w:sz w:val="15"/>
                      <w:szCs w:val="15"/>
                    </w:rPr>
                    <w:t>XXXXX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683F4807"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7EC11216"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322E11D8"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50806910" wp14:textId="77777777">
                  <w:pPr>
                    <w:spacing w:after="0"/>
                    <w:jc w:val="center"/>
                    <w:rPr>
                      <w:rFonts w:cs="Arial"/>
                      <w:color w:val="000000"/>
                      <w:sz w:val="15"/>
                      <w:szCs w:val="15"/>
                    </w:rPr>
                  </w:pPr>
                  <w:r w:rsidRPr="00860EFF">
                    <w:rPr>
                      <w:rFonts w:cs="Arial"/>
                      <w:bCs/>
                      <w:color w:val="000000"/>
                      <w:sz w:val="15"/>
                      <w:szCs w:val="15"/>
                    </w:rPr>
                    <w:t>xx</w:t>
                  </w:r>
                </w:p>
              </w:tc>
            </w:tr>
            <w:tr w:rsidRPr="00860EFF" w:rsidR="00860EFF" w:rsidTr="00854153" w14:paraId="7E106E7E" wp14:textId="77777777">
              <w:trPr>
                <w:cantSplit/>
                <w:trHeight w:val="375"/>
              </w:trPr>
              <w:tc>
                <w:tcPr>
                  <w:tcW w:w="356" w:type="pct"/>
                  <w:tcBorders>
                    <w:top w:val="nil"/>
                    <w:left w:val="single" w:color="999999" w:sz="8" w:space="0"/>
                    <w:bottom w:val="single" w:color="999999" w:sz="8" w:space="0"/>
                    <w:right w:val="single" w:color="999999" w:sz="8" w:space="0"/>
                  </w:tcBorders>
                  <w:vAlign w:val="center"/>
                </w:tcPr>
                <w:p w:rsidRPr="00860EFF" w:rsidR="00860EFF" w:rsidP="00860EFF" w:rsidRDefault="00860EFF" w14:paraId="1E0C3148" wp14:textId="77777777">
                  <w:pPr>
                    <w:spacing w:after="0"/>
                    <w:jc w:val="center"/>
                    <w:rPr>
                      <w:rFonts w:cs="Arial"/>
                      <w:color w:val="000000"/>
                      <w:sz w:val="15"/>
                      <w:szCs w:val="15"/>
                    </w:rPr>
                  </w:pPr>
                  <w:r w:rsidRPr="00860EFF">
                    <w:rPr>
                      <w:rFonts w:cs="Arial"/>
                      <w:bCs/>
                      <w:color w:val="000000"/>
                      <w:sz w:val="15"/>
                      <w:szCs w:val="15"/>
                    </w:rPr>
                    <w:t>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578670BD" wp14:textId="77777777">
                  <w:pPr>
                    <w:spacing w:after="0"/>
                    <w:jc w:val="center"/>
                    <w:rPr>
                      <w:rFonts w:cs="Arial"/>
                      <w:sz w:val="15"/>
                      <w:szCs w:val="15"/>
                    </w:rPr>
                  </w:pPr>
                  <w:r w:rsidRPr="00860EFF">
                    <w:rPr>
                      <w:rFonts w:cs="Arial"/>
                      <w:sz w:val="15"/>
                      <w:szCs w:val="15"/>
                    </w:rPr>
                    <w:t>XXXX XXX, XXX 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731625AF" wp14:textId="77777777">
                  <w:pPr>
                    <w:spacing w:after="0"/>
                    <w:jc w:val="center"/>
                    <w:rPr>
                      <w:rFonts w:cs="Arial"/>
                      <w:color w:val="000000"/>
                      <w:sz w:val="15"/>
                      <w:szCs w:val="15"/>
                    </w:rPr>
                  </w:pPr>
                  <w:r w:rsidRPr="00860EFF">
                    <w:rPr>
                      <w:rFonts w:cs="Arial"/>
                      <w:bCs/>
                      <w:color w:val="000000"/>
                      <w:sz w:val="15"/>
                      <w:szCs w:val="15"/>
                    </w:rPr>
                    <w:t>XXXXXX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2D53E84E" wp14:textId="77777777">
                  <w:pPr>
                    <w:spacing w:after="0"/>
                    <w:jc w:val="center"/>
                    <w:rPr>
                      <w:rFonts w:cs="Arial"/>
                      <w:color w:val="000000"/>
                      <w:sz w:val="15"/>
                      <w:szCs w:val="15"/>
                    </w:rPr>
                  </w:pPr>
                  <w:r w:rsidRPr="00860EFF">
                    <w:rPr>
                      <w:rFonts w:cs="Arial"/>
                      <w:bCs/>
                      <w:color w:val="000000"/>
                      <w:sz w:val="15"/>
                      <w:szCs w:val="15"/>
                    </w:rPr>
                    <w:t>99</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6CE86DC9" wp14:textId="77777777">
                  <w:pPr>
                    <w:spacing w:after="0"/>
                    <w:jc w:val="center"/>
                    <w:rPr>
                      <w:rFonts w:cs="Arial"/>
                      <w:color w:val="000000"/>
                      <w:sz w:val="15"/>
                      <w:szCs w:val="15"/>
                    </w:rPr>
                  </w:pPr>
                  <w:r w:rsidRPr="00860EFF">
                    <w:rPr>
                      <w:rFonts w:cs="Arial"/>
                      <w:bCs/>
                      <w:color w:val="000000"/>
                      <w:sz w:val="15"/>
                      <w:szCs w:val="15"/>
                    </w:rPr>
                    <w:t>XXXXXX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2A18DD68" wp14:textId="77777777">
                  <w:pPr>
                    <w:spacing w:after="0"/>
                    <w:jc w:val="center"/>
                    <w:rPr>
                      <w:rFonts w:cs="Arial"/>
                      <w:color w:val="000000"/>
                      <w:sz w:val="15"/>
                      <w:szCs w:val="15"/>
                    </w:rPr>
                  </w:pPr>
                  <w:r w:rsidRPr="00860EFF">
                    <w:rPr>
                      <w:rFonts w:cs="Arial"/>
                      <w:bCs/>
                      <w:color w:val="000000"/>
                      <w:sz w:val="15"/>
                      <w:szCs w:val="15"/>
                    </w:rPr>
                    <w:t>XXXXXXX</w:t>
                  </w:r>
                </w:p>
              </w:tc>
              <w:tc>
                <w:tcPr>
                  <w:tcW w:w="360" w:type="pct"/>
                  <w:tcBorders>
                    <w:top w:val="nil"/>
                    <w:left w:val="nil"/>
                    <w:bottom w:val="single" w:color="999999" w:sz="8" w:space="0"/>
                    <w:right w:val="single" w:color="999999" w:sz="8" w:space="0"/>
                  </w:tcBorders>
                  <w:vAlign w:val="center"/>
                </w:tcPr>
                <w:p w:rsidRPr="00860EFF" w:rsidR="00860EFF" w:rsidP="00860EFF" w:rsidRDefault="00860EFF" w14:paraId="1E447EE5" wp14:textId="77777777">
                  <w:pPr>
                    <w:spacing w:after="0"/>
                    <w:jc w:val="center"/>
                    <w:rPr>
                      <w:rFonts w:cs="Arial"/>
                      <w:color w:val="000000"/>
                      <w:sz w:val="15"/>
                      <w:szCs w:val="15"/>
                    </w:rPr>
                  </w:pPr>
                  <w:r w:rsidRPr="00860EFF">
                    <w:rPr>
                      <w:rFonts w:cs="Arial"/>
                      <w:color w:val="000000"/>
                      <w:sz w:val="15"/>
                      <w:szCs w:val="15"/>
                    </w:rPr>
                    <w:t>99/99/9999</w:t>
                  </w:r>
                </w:p>
              </w:tc>
              <w:tc>
                <w:tcPr>
                  <w:tcW w:w="360" w:type="pct"/>
                  <w:tcBorders>
                    <w:top w:val="nil"/>
                    <w:left w:val="nil"/>
                    <w:bottom w:val="single" w:color="999999" w:sz="8" w:space="0"/>
                    <w:right w:val="single" w:color="999999" w:sz="8" w:space="0"/>
                  </w:tcBorders>
                  <w:vAlign w:val="center"/>
                </w:tcPr>
                <w:p w:rsidRPr="00860EFF" w:rsidR="00860EFF" w:rsidP="00860EFF" w:rsidRDefault="00860EFF" w14:paraId="4D22F8E0" wp14:textId="77777777">
                  <w:pPr>
                    <w:spacing w:after="0"/>
                    <w:jc w:val="center"/>
                    <w:rPr>
                      <w:rFonts w:cs="Arial"/>
                      <w:color w:val="000000"/>
                      <w:sz w:val="15"/>
                      <w:szCs w:val="15"/>
                    </w:rPr>
                  </w:pPr>
                  <w:r w:rsidRPr="00860EFF">
                    <w:rPr>
                      <w:rFonts w:cs="Arial"/>
                      <w:color w:val="000000"/>
                      <w:sz w:val="15"/>
                      <w:szCs w:val="15"/>
                    </w:rPr>
                    <w:t>99/99/9999</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23F9C430" wp14:textId="77777777">
                  <w:pPr>
                    <w:spacing w:after="0"/>
                    <w:jc w:val="center"/>
                    <w:rPr>
                      <w:rFonts w:cs="Arial"/>
                      <w:color w:val="000000"/>
                      <w:sz w:val="15"/>
                      <w:szCs w:val="15"/>
                    </w:rPr>
                  </w:pPr>
                  <w:r w:rsidRPr="00860EFF">
                    <w:rPr>
                      <w:rFonts w:cs="Arial"/>
                      <w:bCs/>
                      <w:color w:val="000000"/>
                      <w:sz w:val="15"/>
                      <w:szCs w:val="15"/>
                    </w:rPr>
                    <w:t>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3FF6DCEB" wp14:textId="77777777">
                  <w:pPr>
                    <w:spacing w:after="0"/>
                    <w:jc w:val="center"/>
                    <w:rPr>
                      <w:rFonts w:cs="Arial"/>
                      <w:color w:val="000000"/>
                      <w:sz w:val="15"/>
                      <w:szCs w:val="15"/>
                    </w:rPr>
                  </w:pPr>
                  <w:r w:rsidRPr="00860EFF">
                    <w:rPr>
                      <w:rFonts w:cs="Arial"/>
                      <w:bCs/>
                      <w:color w:val="000000"/>
                      <w:sz w:val="15"/>
                      <w:szCs w:val="15"/>
                    </w:rPr>
                    <w:t>XXXXX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016D97EB"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35C0CF49"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7E0789D2"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2FD01DED" wp14:textId="77777777">
                  <w:pPr>
                    <w:spacing w:after="0"/>
                    <w:jc w:val="center"/>
                    <w:rPr>
                      <w:rFonts w:cs="Arial"/>
                      <w:color w:val="000000"/>
                      <w:sz w:val="15"/>
                      <w:szCs w:val="15"/>
                    </w:rPr>
                  </w:pPr>
                  <w:r w:rsidRPr="00860EFF">
                    <w:rPr>
                      <w:rFonts w:cs="Arial"/>
                      <w:bCs/>
                      <w:color w:val="000000"/>
                      <w:sz w:val="15"/>
                      <w:szCs w:val="15"/>
                    </w:rPr>
                    <w:t>xx</w:t>
                  </w:r>
                </w:p>
              </w:tc>
            </w:tr>
            <w:tr w:rsidRPr="00860EFF" w:rsidR="00860EFF" w:rsidTr="00854153" w14:paraId="265A4586" wp14:textId="77777777">
              <w:trPr>
                <w:cantSplit/>
                <w:trHeight w:val="375"/>
              </w:trPr>
              <w:tc>
                <w:tcPr>
                  <w:tcW w:w="356" w:type="pct"/>
                  <w:tcBorders>
                    <w:top w:val="nil"/>
                    <w:left w:val="single" w:color="999999" w:sz="8" w:space="0"/>
                    <w:bottom w:val="single" w:color="999999" w:sz="8" w:space="0"/>
                    <w:right w:val="single" w:color="999999" w:sz="8" w:space="0"/>
                  </w:tcBorders>
                  <w:vAlign w:val="center"/>
                </w:tcPr>
                <w:p w:rsidRPr="00860EFF" w:rsidR="00860EFF" w:rsidP="00860EFF" w:rsidRDefault="00860EFF" w14:paraId="70A22866" wp14:textId="77777777">
                  <w:pPr>
                    <w:spacing w:after="0"/>
                    <w:jc w:val="center"/>
                    <w:rPr>
                      <w:rFonts w:cs="Arial"/>
                      <w:color w:val="000000"/>
                      <w:sz w:val="15"/>
                      <w:szCs w:val="15"/>
                    </w:rPr>
                  </w:pPr>
                  <w:r w:rsidRPr="00860EFF">
                    <w:rPr>
                      <w:rFonts w:cs="Arial"/>
                      <w:bCs/>
                      <w:color w:val="000000"/>
                      <w:sz w:val="15"/>
                      <w:szCs w:val="15"/>
                    </w:rPr>
                    <w:t>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633FF3F7" wp14:textId="77777777">
                  <w:pPr>
                    <w:spacing w:after="0"/>
                    <w:jc w:val="left"/>
                    <w:rPr>
                      <w:rFonts w:cs="Arial"/>
                      <w:sz w:val="15"/>
                      <w:szCs w:val="15"/>
                    </w:rPr>
                  </w:pPr>
                  <w:r w:rsidRPr="00860EFF">
                    <w:rPr>
                      <w:rFonts w:cs="Arial"/>
                      <w:sz w:val="15"/>
                      <w:szCs w:val="15"/>
                    </w:rPr>
                    <w:t>XXXX XXX, XXX 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467D3D24" wp14:textId="77777777">
                  <w:pPr>
                    <w:spacing w:after="0"/>
                    <w:jc w:val="center"/>
                    <w:rPr>
                      <w:rFonts w:cs="Arial"/>
                      <w:color w:val="000000"/>
                      <w:sz w:val="15"/>
                      <w:szCs w:val="15"/>
                    </w:rPr>
                  </w:pPr>
                  <w:r w:rsidRPr="00860EFF">
                    <w:rPr>
                      <w:rFonts w:cs="Arial"/>
                      <w:bCs/>
                      <w:color w:val="000000"/>
                      <w:sz w:val="15"/>
                      <w:szCs w:val="15"/>
                    </w:rPr>
                    <w:t>XXXXXX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4491C112" wp14:textId="77777777">
                  <w:pPr>
                    <w:spacing w:after="0"/>
                    <w:jc w:val="center"/>
                    <w:rPr>
                      <w:rFonts w:cs="Arial"/>
                      <w:color w:val="000000"/>
                      <w:sz w:val="15"/>
                      <w:szCs w:val="15"/>
                    </w:rPr>
                  </w:pPr>
                  <w:r w:rsidRPr="00860EFF">
                    <w:rPr>
                      <w:rFonts w:cs="Arial"/>
                      <w:bCs/>
                      <w:color w:val="000000"/>
                      <w:sz w:val="15"/>
                      <w:szCs w:val="15"/>
                    </w:rPr>
                    <w:t>99</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486DD8E9" wp14:textId="77777777">
                  <w:pPr>
                    <w:spacing w:after="0"/>
                    <w:jc w:val="center"/>
                    <w:rPr>
                      <w:rFonts w:cs="Arial"/>
                      <w:color w:val="000000"/>
                      <w:sz w:val="15"/>
                      <w:szCs w:val="15"/>
                    </w:rPr>
                  </w:pPr>
                  <w:r w:rsidRPr="00860EFF">
                    <w:rPr>
                      <w:rFonts w:cs="Arial"/>
                      <w:bCs/>
                      <w:color w:val="000000"/>
                      <w:sz w:val="15"/>
                      <w:szCs w:val="15"/>
                    </w:rPr>
                    <w:t>XXXXXX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571FFFF8" wp14:textId="77777777">
                  <w:pPr>
                    <w:spacing w:after="0"/>
                    <w:jc w:val="center"/>
                    <w:rPr>
                      <w:rFonts w:cs="Arial"/>
                      <w:color w:val="000000"/>
                      <w:sz w:val="15"/>
                      <w:szCs w:val="15"/>
                    </w:rPr>
                  </w:pPr>
                  <w:r w:rsidRPr="00860EFF">
                    <w:rPr>
                      <w:rFonts w:cs="Arial"/>
                      <w:bCs/>
                      <w:color w:val="000000"/>
                      <w:sz w:val="15"/>
                      <w:szCs w:val="15"/>
                    </w:rPr>
                    <w:t>XXXXXXX</w:t>
                  </w:r>
                </w:p>
              </w:tc>
              <w:tc>
                <w:tcPr>
                  <w:tcW w:w="360" w:type="pct"/>
                  <w:tcBorders>
                    <w:top w:val="nil"/>
                    <w:left w:val="nil"/>
                    <w:bottom w:val="single" w:color="999999" w:sz="8" w:space="0"/>
                    <w:right w:val="single" w:color="999999" w:sz="8" w:space="0"/>
                  </w:tcBorders>
                  <w:vAlign w:val="center"/>
                </w:tcPr>
                <w:p w:rsidRPr="00860EFF" w:rsidR="00860EFF" w:rsidP="00860EFF" w:rsidRDefault="00860EFF" w14:paraId="19BEA9D5" wp14:textId="77777777">
                  <w:pPr>
                    <w:spacing w:after="0"/>
                    <w:jc w:val="center"/>
                    <w:rPr>
                      <w:rFonts w:cs="Arial"/>
                      <w:color w:val="000000"/>
                      <w:sz w:val="15"/>
                      <w:szCs w:val="15"/>
                    </w:rPr>
                  </w:pPr>
                  <w:r w:rsidRPr="00860EFF">
                    <w:rPr>
                      <w:rFonts w:cs="Arial"/>
                      <w:color w:val="000000"/>
                      <w:sz w:val="15"/>
                      <w:szCs w:val="15"/>
                    </w:rPr>
                    <w:t>99/99/9999</w:t>
                  </w:r>
                </w:p>
              </w:tc>
              <w:tc>
                <w:tcPr>
                  <w:tcW w:w="360" w:type="pct"/>
                  <w:tcBorders>
                    <w:top w:val="nil"/>
                    <w:left w:val="nil"/>
                    <w:bottom w:val="single" w:color="999999" w:sz="8" w:space="0"/>
                    <w:right w:val="single" w:color="999999" w:sz="8" w:space="0"/>
                  </w:tcBorders>
                  <w:vAlign w:val="center"/>
                </w:tcPr>
                <w:p w:rsidRPr="00860EFF" w:rsidR="00860EFF" w:rsidP="00860EFF" w:rsidRDefault="00860EFF" w14:paraId="4DCEA5D3" wp14:textId="77777777">
                  <w:pPr>
                    <w:spacing w:after="0"/>
                    <w:jc w:val="center"/>
                    <w:rPr>
                      <w:rFonts w:cs="Arial"/>
                      <w:color w:val="000000"/>
                      <w:sz w:val="15"/>
                      <w:szCs w:val="15"/>
                    </w:rPr>
                  </w:pPr>
                  <w:r w:rsidRPr="00860EFF">
                    <w:rPr>
                      <w:rFonts w:cs="Arial"/>
                      <w:color w:val="000000"/>
                      <w:sz w:val="15"/>
                      <w:szCs w:val="15"/>
                    </w:rPr>
                    <w:t>99/99/9999</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130C953F" wp14:textId="77777777">
                  <w:pPr>
                    <w:spacing w:after="0"/>
                    <w:jc w:val="center"/>
                    <w:rPr>
                      <w:rFonts w:cs="Arial"/>
                      <w:color w:val="000000"/>
                      <w:sz w:val="15"/>
                      <w:szCs w:val="15"/>
                    </w:rPr>
                  </w:pPr>
                  <w:r w:rsidRPr="00860EFF">
                    <w:rPr>
                      <w:rFonts w:cs="Arial"/>
                      <w:bCs/>
                      <w:color w:val="000000"/>
                      <w:sz w:val="15"/>
                      <w:szCs w:val="15"/>
                    </w:rPr>
                    <w:t>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5824D5EA" wp14:textId="77777777">
                  <w:pPr>
                    <w:spacing w:after="0"/>
                    <w:jc w:val="center"/>
                    <w:rPr>
                      <w:rFonts w:cs="Arial"/>
                      <w:color w:val="000000"/>
                      <w:sz w:val="15"/>
                      <w:szCs w:val="15"/>
                    </w:rPr>
                  </w:pPr>
                  <w:r w:rsidRPr="00860EFF">
                    <w:rPr>
                      <w:rFonts w:cs="Arial"/>
                      <w:bCs/>
                      <w:color w:val="000000"/>
                      <w:sz w:val="15"/>
                      <w:szCs w:val="15"/>
                    </w:rPr>
                    <w:t>XXXXX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56C4BF17"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5DD9C7B6"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79567488"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42C47CBD" wp14:textId="77777777">
                  <w:pPr>
                    <w:spacing w:after="0"/>
                    <w:jc w:val="center"/>
                    <w:rPr>
                      <w:rFonts w:cs="Arial"/>
                      <w:color w:val="000000"/>
                      <w:sz w:val="15"/>
                      <w:szCs w:val="15"/>
                    </w:rPr>
                  </w:pPr>
                  <w:r w:rsidRPr="00860EFF">
                    <w:rPr>
                      <w:rFonts w:cs="Arial"/>
                      <w:bCs/>
                      <w:color w:val="000000"/>
                      <w:sz w:val="15"/>
                      <w:szCs w:val="15"/>
                    </w:rPr>
                    <w:t>xx</w:t>
                  </w:r>
                </w:p>
              </w:tc>
            </w:tr>
            <w:tr w:rsidRPr="00860EFF" w:rsidR="00860EFF" w:rsidTr="00854153" w14:paraId="4C694DE0" wp14:textId="77777777">
              <w:trPr>
                <w:cantSplit/>
                <w:trHeight w:val="375"/>
              </w:trPr>
              <w:tc>
                <w:tcPr>
                  <w:tcW w:w="356" w:type="pct"/>
                  <w:tcBorders>
                    <w:top w:val="nil"/>
                    <w:left w:val="single" w:color="999999" w:sz="8" w:space="0"/>
                    <w:bottom w:val="single" w:color="999999" w:sz="8" w:space="0"/>
                    <w:right w:val="single" w:color="999999" w:sz="8" w:space="0"/>
                  </w:tcBorders>
                  <w:vAlign w:val="center"/>
                </w:tcPr>
                <w:p w:rsidRPr="00860EFF" w:rsidR="00860EFF" w:rsidP="00860EFF" w:rsidRDefault="00860EFF" w14:paraId="1A1CC139" wp14:textId="77777777">
                  <w:pPr>
                    <w:spacing w:after="0"/>
                    <w:jc w:val="center"/>
                    <w:rPr>
                      <w:rFonts w:cs="Arial"/>
                      <w:color w:val="000000"/>
                      <w:sz w:val="15"/>
                      <w:szCs w:val="15"/>
                    </w:rPr>
                  </w:pPr>
                  <w:r w:rsidRPr="00860EFF">
                    <w:rPr>
                      <w:rFonts w:cs="Arial"/>
                      <w:bCs/>
                      <w:color w:val="000000"/>
                      <w:sz w:val="15"/>
                      <w:szCs w:val="15"/>
                    </w:rPr>
                    <w:t>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6EF72072" wp14:textId="77777777">
                  <w:pPr>
                    <w:spacing w:after="0"/>
                    <w:jc w:val="left"/>
                    <w:rPr>
                      <w:rFonts w:cs="Arial"/>
                      <w:sz w:val="15"/>
                      <w:szCs w:val="15"/>
                    </w:rPr>
                  </w:pPr>
                  <w:r w:rsidRPr="00860EFF">
                    <w:rPr>
                      <w:rFonts w:cs="Arial"/>
                      <w:sz w:val="15"/>
                      <w:szCs w:val="15"/>
                    </w:rPr>
                    <w:t>XXXX XXX, XXX 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6F26286A" wp14:textId="77777777">
                  <w:pPr>
                    <w:spacing w:after="0"/>
                    <w:jc w:val="center"/>
                    <w:rPr>
                      <w:rFonts w:cs="Arial"/>
                      <w:color w:val="000000"/>
                      <w:sz w:val="15"/>
                      <w:szCs w:val="15"/>
                    </w:rPr>
                  </w:pPr>
                  <w:r w:rsidRPr="00860EFF">
                    <w:rPr>
                      <w:rFonts w:cs="Arial"/>
                      <w:bCs/>
                      <w:color w:val="000000"/>
                      <w:sz w:val="15"/>
                      <w:szCs w:val="15"/>
                    </w:rPr>
                    <w:t>XXXXXX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6B8137B3" wp14:textId="77777777">
                  <w:pPr>
                    <w:spacing w:after="0"/>
                    <w:jc w:val="center"/>
                    <w:rPr>
                      <w:rFonts w:cs="Arial"/>
                      <w:color w:val="000000"/>
                      <w:sz w:val="15"/>
                      <w:szCs w:val="15"/>
                    </w:rPr>
                  </w:pPr>
                  <w:r w:rsidRPr="00860EFF">
                    <w:rPr>
                      <w:rFonts w:cs="Arial"/>
                      <w:bCs/>
                      <w:color w:val="000000"/>
                      <w:sz w:val="15"/>
                      <w:szCs w:val="15"/>
                    </w:rPr>
                    <w:t>99</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6BFDF0C6" wp14:textId="77777777">
                  <w:pPr>
                    <w:spacing w:after="0"/>
                    <w:jc w:val="center"/>
                    <w:rPr>
                      <w:rFonts w:cs="Arial"/>
                      <w:color w:val="000000"/>
                      <w:sz w:val="15"/>
                      <w:szCs w:val="15"/>
                    </w:rPr>
                  </w:pPr>
                  <w:r w:rsidRPr="00860EFF">
                    <w:rPr>
                      <w:rFonts w:cs="Arial"/>
                      <w:bCs/>
                      <w:color w:val="000000"/>
                      <w:sz w:val="15"/>
                      <w:szCs w:val="15"/>
                    </w:rPr>
                    <w:t>XXXXXX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60EBF47F" wp14:textId="77777777">
                  <w:pPr>
                    <w:spacing w:after="0"/>
                    <w:jc w:val="center"/>
                    <w:rPr>
                      <w:rFonts w:cs="Arial"/>
                      <w:color w:val="000000"/>
                      <w:sz w:val="15"/>
                      <w:szCs w:val="15"/>
                    </w:rPr>
                  </w:pPr>
                  <w:r w:rsidRPr="00860EFF">
                    <w:rPr>
                      <w:rFonts w:cs="Arial"/>
                      <w:bCs/>
                      <w:color w:val="000000"/>
                      <w:sz w:val="15"/>
                      <w:szCs w:val="15"/>
                    </w:rPr>
                    <w:t>XXXXXXX</w:t>
                  </w:r>
                </w:p>
              </w:tc>
              <w:tc>
                <w:tcPr>
                  <w:tcW w:w="360" w:type="pct"/>
                  <w:tcBorders>
                    <w:top w:val="nil"/>
                    <w:left w:val="nil"/>
                    <w:bottom w:val="single" w:color="999999" w:sz="8" w:space="0"/>
                    <w:right w:val="single" w:color="999999" w:sz="8" w:space="0"/>
                  </w:tcBorders>
                  <w:vAlign w:val="center"/>
                </w:tcPr>
                <w:p w:rsidRPr="00860EFF" w:rsidR="00860EFF" w:rsidP="00860EFF" w:rsidRDefault="00860EFF" w14:paraId="77CA7078" wp14:textId="77777777">
                  <w:pPr>
                    <w:spacing w:after="0"/>
                    <w:jc w:val="center"/>
                    <w:rPr>
                      <w:rFonts w:cs="Arial"/>
                      <w:color w:val="000000"/>
                      <w:sz w:val="15"/>
                      <w:szCs w:val="15"/>
                    </w:rPr>
                  </w:pPr>
                  <w:r w:rsidRPr="00860EFF">
                    <w:rPr>
                      <w:rFonts w:cs="Arial"/>
                      <w:color w:val="000000"/>
                      <w:sz w:val="15"/>
                      <w:szCs w:val="15"/>
                    </w:rPr>
                    <w:t>99/99/9999</w:t>
                  </w:r>
                </w:p>
              </w:tc>
              <w:tc>
                <w:tcPr>
                  <w:tcW w:w="360" w:type="pct"/>
                  <w:tcBorders>
                    <w:top w:val="nil"/>
                    <w:left w:val="nil"/>
                    <w:bottom w:val="single" w:color="999999" w:sz="8" w:space="0"/>
                    <w:right w:val="single" w:color="999999" w:sz="8" w:space="0"/>
                  </w:tcBorders>
                  <w:vAlign w:val="center"/>
                </w:tcPr>
                <w:p w:rsidRPr="00860EFF" w:rsidR="00860EFF" w:rsidP="00860EFF" w:rsidRDefault="00860EFF" w14:paraId="5AE63C3C" wp14:textId="77777777">
                  <w:pPr>
                    <w:spacing w:after="0"/>
                    <w:jc w:val="center"/>
                    <w:rPr>
                      <w:rFonts w:cs="Arial"/>
                      <w:color w:val="000000"/>
                      <w:sz w:val="15"/>
                      <w:szCs w:val="15"/>
                    </w:rPr>
                  </w:pPr>
                  <w:r w:rsidRPr="00860EFF">
                    <w:rPr>
                      <w:rFonts w:cs="Arial"/>
                      <w:color w:val="000000"/>
                      <w:sz w:val="15"/>
                      <w:szCs w:val="15"/>
                    </w:rPr>
                    <w:t>99/99/9999</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736EB3FD" wp14:textId="77777777">
                  <w:pPr>
                    <w:spacing w:after="0"/>
                    <w:jc w:val="center"/>
                    <w:rPr>
                      <w:rFonts w:cs="Arial"/>
                      <w:color w:val="000000"/>
                      <w:sz w:val="15"/>
                      <w:szCs w:val="15"/>
                    </w:rPr>
                  </w:pPr>
                  <w:r w:rsidRPr="00860EFF">
                    <w:rPr>
                      <w:rFonts w:cs="Arial"/>
                      <w:bCs/>
                      <w:color w:val="000000"/>
                      <w:sz w:val="15"/>
                      <w:szCs w:val="15"/>
                    </w:rPr>
                    <w:t>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3C441886" wp14:textId="77777777">
                  <w:pPr>
                    <w:spacing w:after="0"/>
                    <w:jc w:val="center"/>
                    <w:rPr>
                      <w:rFonts w:cs="Arial"/>
                      <w:color w:val="000000"/>
                      <w:sz w:val="15"/>
                      <w:szCs w:val="15"/>
                    </w:rPr>
                  </w:pPr>
                  <w:r w:rsidRPr="00860EFF">
                    <w:rPr>
                      <w:rFonts w:cs="Arial"/>
                      <w:bCs/>
                      <w:color w:val="000000"/>
                      <w:sz w:val="15"/>
                      <w:szCs w:val="15"/>
                    </w:rPr>
                    <w:t>XXXXX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06E541A3"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2ECB89D9"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693E4849"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19D92EF4" wp14:textId="77777777">
                  <w:pPr>
                    <w:spacing w:after="0"/>
                    <w:jc w:val="center"/>
                    <w:rPr>
                      <w:rFonts w:cs="Arial"/>
                      <w:color w:val="000000"/>
                      <w:sz w:val="15"/>
                      <w:szCs w:val="15"/>
                    </w:rPr>
                  </w:pPr>
                  <w:r w:rsidRPr="00860EFF">
                    <w:rPr>
                      <w:rFonts w:cs="Arial"/>
                      <w:bCs/>
                      <w:color w:val="000000"/>
                      <w:sz w:val="15"/>
                      <w:szCs w:val="15"/>
                    </w:rPr>
                    <w:t>xx</w:t>
                  </w:r>
                </w:p>
              </w:tc>
            </w:tr>
            <w:tr w:rsidRPr="00860EFF" w:rsidR="00860EFF" w:rsidTr="00854153" w14:paraId="1203F536" wp14:textId="77777777">
              <w:trPr>
                <w:cantSplit/>
                <w:trHeight w:val="375"/>
              </w:trPr>
              <w:tc>
                <w:tcPr>
                  <w:tcW w:w="356" w:type="pct"/>
                  <w:tcBorders>
                    <w:top w:val="nil"/>
                    <w:left w:val="single" w:color="999999" w:sz="8" w:space="0"/>
                    <w:bottom w:val="single" w:color="999999" w:sz="8" w:space="0"/>
                    <w:right w:val="single" w:color="999999" w:sz="8" w:space="0"/>
                  </w:tcBorders>
                  <w:vAlign w:val="center"/>
                </w:tcPr>
                <w:p w:rsidRPr="00860EFF" w:rsidR="00860EFF" w:rsidP="00860EFF" w:rsidRDefault="00860EFF" w14:paraId="6D9EF384" wp14:textId="77777777">
                  <w:pPr>
                    <w:spacing w:after="0"/>
                    <w:jc w:val="center"/>
                    <w:rPr>
                      <w:rFonts w:cs="Arial"/>
                      <w:color w:val="000000"/>
                      <w:sz w:val="15"/>
                      <w:szCs w:val="15"/>
                    </w:rPr>
                  </w:pPr>
                  <w:r w:rsidRPr="00860EFF">
                    <w:rPr>
                      <w:rFonts w:cs="Arial"/>
                      <w:bCs/>
                      <w:color w:val="000000"/>
                      <w:sz w:val="15"/>
                      <w:szCs w:val="15"/>
                    </w:rPr>
                    <w:t>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3A5641C3" wp14:textId="77777777">
                  <w:pPr>
                    <w:spacing w:after="0"/>
                    <w:jc w:val="left"/>
                    <w:rPr>
                      <w:rFonts w:cs="Arial"/>
                      <w:sz w:val="15"/>
                      <w:szCs w:val="15"/>
                    </w:rPr>
                  </w:pPr>
                  <w:r w:rsidRPr="00860EFF">
                    <w:rPr>
                      <w:rFonts w:cs="Arial"/>
                      <w:sz w:val="15"/>
                      <w:szCs w:val="15"/>
                    </w:rPr>
                    <w:t>XXXX XXX, XXX 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6717F077" wp14:textId="77777777">
                  <w:pPr>
                    <w:spacing w:after="0"/>
                    <w:jc w:val="center"/>
                    <w:rPr>
                      <w:rFonts w:cs="Arial"/>
                      <w:color w:val="000000"/>
                      <w:sz w:val="15"/>
                      <w:szCs w:val="15"/>
                    </w:rPr>
                  </w:pPr>
                  <w:r w:rsidRPr="00860EFF">
                    <w:rPr>
                      <w:rFonts w:cs="Arial"/>
                      <w:bCs/>
                      <w:color w:val="000000"/>
                      <w:sz w:val="15"/>
                      <w:szCs w:val="15"/>
                    </w:rPr>
                    <w:t>XXXXXX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52D0E401" wp14:textId="77777777">
                  <w:pPr>
                    <w:spacing w:after="0"/>
                    <w:jc w:val="center"/>
                    <w:rPr>
                      <w:rFonts w:cs="Arial"/>
                      <w:color w:val="000000"/>
                      <w:sz w:val="15"/>
                      <w:szCs w:val="15"/>
                    </w:rPr>
                  </w:pPr>
                  <w:r w:rsidRPr="00860EFF">
                    <w:rPr>
                      <w:rFonts w:cs="Arial"/>
                      <w:bCs/>
                      <w:color w:val="000000"/>
                      <w:sz w:val="15"/>
                      <w:szCs w:val="15"/>
                    </w:rPr>
                    <w:t>99</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4994E393" wp14:textId="77777777">
                  <w:pPr>
                    <w:spacing w:after="0"/>
                    <w:jc w:val="center"/>
                    <w:rPr>
                      <w:rFonts w:cs="Arial"/>
                      <w:color w:val="000000"/>
                      <w:sz w:val="15"/>
                      <w:szCs w:val="15"/>
                    </w:rPr>
                  </w:pPr>
                  <w:r w:rsidRPr="00860EFF">
                    <w:rPr>
                      <w:rFonts w:cs="Arial"/>
                      <w:bCs/>
                      <w:color w:val="000000"/>
                      <w:sz w:val="15"/>
                      <w:szCs w:val="15"/>
                    </w:rPr>
                    <w:t>XXXXXX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29C56791" wp14:textId="77777777">
                  <w:pPr>
                    <w:spacing w:after="0"/>
                    <w:jc w:val="center"/>
                    <w:rPr>
                      <w:rFonts w:cs="Arial"/>
                      <w:color w:val="000000"/>
                      <w:sz w:val="15"/>
                      <w:szCs w:val="15"/>
                    </w:rPr>
                  </w:pPr>
                  <w:r w:rsidRPr="00860EFF">
                    <w:rPr>
                      <w:rFonts w:cs="Arial"/>
                      <w:bCs/>
                      <w:color w:val="000000"/>
                      <w:sz w:val="15"/>
                      <w:szCs w:val="15"/>
                    </w:rPr>
                    <w:t>XXXXXXX</w:t>
                  </w:r>
                </w:p>
              </w:tc>
              <w:tc>
                <w:tcPr>
                  <w:tcW w:w="360" w:type="pct"/>
                  <w:tcBorders>
                    <w:top w:val="nil"/>
                    <w:left w:val="nil"/>
                    <w:bottom w:val="single" w:color="999999" w:sz="8" w:space="0"/>
                    <w:right w:val="single" w:color="999999" w:sz="8" w:space="0"/>
                  </w:tcBorders>
                  <w:vAlign w:val="center"/>
                </w:tcPr>
                <w:p w:rsidRPr="00860EFF" w:rsidR="00860EFF" w:rsidP="00860EFF" w:rsidRDefault="00860EFF" w14:paraId="66819677" wp14:textId="77777777">
                  <w:pPr>
                    <w:spacing w:after="0"/>
                    <w:jc w:val="center"/>
                    <w:rPr>
                      <w:rFonts w:cs="Arial"/>
                      <w:color w:val="000000"/>
                      <w:sz w:val="15"/>
                      <w:szCs w:val="15"/>
                    </w:rPr>
                  </w:pPr>
                  <w:r w:rsidRPr="00860EFF">
                    <w:rPr>
                      <w:rFonts w:cs="Arial"/>
                      <w:color w:val="000000"/>
                      <w:sz w:val="15"/>
                      <w:szCs w:val="15"/>
                    </w:rPr>
                    <w:t>99/99/9999</w:t>
                  </w:r>
                </w:p>
              </w:tc>
              <w:tc>
                <w:tcPr>
                  <w:tcW w:w="360" w:type="pct"/>
                  <w:tcBorders>
                    <w:top w:val="nil"/>
                    <w:left w:val="nil"/>
                    <w:bottom w:val="single" w:color="999999" w:sz="8" w:space="0"/>
                    <w:right w:val="single" w:color="999999" w:sz="8" w:space="0"/>
                  </w:tcBorders>
                  <w:vAlign w:val="center"/>
                </w:tcPr>
                <w:p w:rsidRPr="00860EFF" w:rsidR="00860EFF" w:rsidP="00860EFF" w:rsidRDefault="00860EFF" w14:paraId="6F0A2DBE" wp14:textId="77777777">
                  <w:pPr>
                    <w:spacing w:after="0"/>
                    <w:jc w:val="center"/>
                    <w:rPr>
                      <w:rFonts w:cs="Arial"/>
                      <w:color w:val="000000"/>
                      <w:sz w:val="15"/>
                      <w:szCs w:val="15"/>
                    </w:rPr>
                  </w:pPr>
                  <w:r w:rsidRPr="00860EFF">
                    <w:rPr>
                      <w:rFonts w:cs="Arial"/>
                      <w:color w:val="000000"/>
                      <w:sz w:val="15"/>
                      <w:szCs w:val="15"/>
                    </w:rPr>
                    <w:t>99/99/9999</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2934F064" wp14:textId="77777777">
                  <w:pPr>
                    <w:spacing w:after="0"/>
                    <w:jc w:val="center"/>
                    <w:rPr>
                      <w:rFonts w:cs="Arial"/>
                      <w:color w:val="000000"/>
                      <w:sz w:val="15"/>
                      <w:szCs w:val="15"/>
                    </w:rPr>
                  </w:pPr>
                  <w:r w:rsidRPr="00860EFF">
                    <w:rPr>
                      <w:rFonts w:cs="Arial"/>
                      <w:bCs/>
                      <w:color w:val="000000"/>
                      <w:sz w:val="15"/>
                      <w:szCs w:val="15"/>
                    </w:rPr>
                    <w:t>XXXXX</w:t>
                  </w:r>
                </w:p>
              </w:tc>
              <w:tc>
                <w:tcPr>
                  <w:tcW w:w="357" w:type="pct"/>
                  <w:tcBorders>
                    <w:top w:val="nil"/>
                    <w:left w:val="nil"/>
                    <w:bottom w:val="single" w:color="999999" w:sz="8" w:space="0"/>
                    <w:right w:val="single" w:color="999999" w:sz="8" w:space="0"/>
                  </w:tcBorders>
                  <w:vAlign w:val="center"/>
                </w:tcPr>
                <w:p w:rsidRPr="00860EFF" w:rsidR="00860EFF" w:rsidP="00860EFF" w:rsidRDefault="00860EFF" w14:paraId="5DFD3554" wp14:textId="77777777">
                  <w:pPr>
                    <w:spacing w:after="0"/>
                    <w:jc w:val="center"/>
                    <w:rPr>
                      <w:rFonts w:cs="Arial"/>
                      <w:color w:val="000000"/>
                      <w:sz w:val="15"/>
                      <w:szCs w:val="15"/>
                    </w:rPr>
                  </w:pPr>
                  <w:r w:rsidRPr="00860EFF">
                    <w:rPr>
                      <w:rFonts w:cs="Arial"/>
                      <w:bCs/>
                      <w:color w:val="000000"/>
                      <w:sz w:val="15"/>
                      <w:szCs w:val="15"/>
                    </w:rPr>
                    <w:t>XXXXX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1B6339E3"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49C3143E"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47D1A046" wp14:textId="77777777">
                  <w:pPr>
                    <w:spacing w:after="0"/>
                    <w:jc w:val="center"/>
                    <w:rPr>
                      <w:rFonts w:cs="Arial"/>
                      <w:color w:val="000000"/>
                      <w:sz w:val="15"/>
                      <w:szCs w:val="15"/>
                    </w:rPr>
                  </w:pPr>
                  <w:r w:rsidRPr="00860EFF">
                    <w:rPr>
                      <w:rFonts w:cs="Arial"/>
                      <w:bCs/>
                      <w:color w:val="000000"/>
                      <w:sz w:val="15"/>
                      <w:szCs w:val="15"/>
                    </w:rPr>
                    <w:t>xx</w:t>
                  </w:r>
                </w:p>
              </w:tc>
              <w:tc>
                <w:tcPr>
                  <w:tcW w:w="356" w:type="pct"/>
                  <w:tcBorders>
                    <w:top w:val="nil"/>
                    <w:left w:val="nil"/>
                    <w:bottom w:val="single" w:color="999999" w:sz="8" w:space="0"/>
                    <w:right w:val="single" w:color="999999" w:sz="8" w:space="0"/>
                  </w:tcBorders>
                  <w:vAlign w:val="center"/>
                </w:tcPr>
                <w:p w:rsidRPr="00860EFF" w:rsidR="00860EFF" w:rsidP="00860EFF" w:rsidRDefault="00860EFF" w14:paraId="29D1153C" wp14:textId="77777777">
                  <w:pPr>
                    <w:spacing w:after="0"/>
                    <w:jc w:val="center"/>
                    <w:rPr>
                      <w:rFonts w:cs="Arial"/>
                      <w:color w:val="000000"/>
                      <w:sz w:val="15"/>
                      <w:szCs w:val="15"/>
                    </w:rPr>
                  </w:pPr>
                  <w:r w:rsidRPr="00860EFF">
                    <w:rPr>
                      <w:rFonts w:cs="Arial"/>
                      <w:bCs/>
                      <w:color w:val="000000"/>
                      <w:sz w:val="15"/>
                      <w:szCs w:val="15"/>
                    </w:rPr>
                    <w:t>xx</w:t>
                  </w:r>
                </w:p>
              </w:tc>
            </w:tr>
          </w:tbl>
          <w:p w:rsidR="00860EFF" w:rsidRDefault="00860EFF" w14:paraId="13727FAD" wp14:textId="77777777">
            <w:pPr>
              <w:pStyle w:val="Figure"/>
              <w:rPr>
                <w:rFonts w:ascii="Arial" w:hAnsi="Arial" w:cs="Arial"/>
                <w:bCs w:val="0"/>
                <w:color w:val="FFFFFF"/>
                <w:sz w:val="23"/>
                <w:szCs w:val="23"/>
              </w:rPr>
            </w:pPr>
          </w:p>
        </w:tc>
      </w:tr>
      <w:tr xmlns:wp14="http://schemas.microsoft.com/office/word/2010/wordml" w:rsidR="00CF42A3" w:rsidTr="00CF42A3" w14:paraId="356EF024" wp14:textId="77777777">
        <w:tblPrEx>
          <w:tblCellMar>
            <w:top w:w="0" w:type="dxa"/>
            <w:bottom w:w="0" w:type="dxa"/>
          </w:tblCellMar>
        </w:tblPrEx>
        <w:trPr>
          <w:cantSplit/>
          <w:trHeight w:val="360"/>
          <w:jc w:val="center"/>
        </w:trPr>
        <w:tc>
          <w:tcPr>
            <w:tcW w:w="1629" w:type="pct"/>
            <w:gridSpan w:val="2"/>
            <w:tcBorders>
              <w:top w:val="nil"/>
              <w:bottom w:val="single" w:color="000000" w:sz="4" w:space="0"/>
            </w:tcBorders>
          </w:tcPr>
          <w:p w:rsidR="00CF42A3" w:rsidRDefault="00CF42A3" w14:paraId="03A08F40" wp14:textId="77777777">
            <w:pPr>
              <w:pStyle w:val="Figure"/>
              <w:spacing w:before="60" w:after="60"/>
              <w:rPr>
                <w:rFonts w:ascii="Arial" w:hAnsi="Arial" w:cs="Arial"/>
                <w:sz w:val="17"/>
                <w:szCs w:val="17"/>
              </w:rPr>
            </w:pPr>
            <w:r>
              <w:rPr>
                <w:rFonts w:ascii="Arial" w:hAnsi="Arial" w:cs="Arial"/>
                <w:sz w:val="17"/>
                <w:szCs w:val="17"/>
              </w:rPr>
              <w:t xml:space="preserve">Run Date: MM/DD/CCYY </w:t>
            </w:r>
          </w:p>
        </w:tc>
        <w:tc>
          <w:tcPr>
            <w:tcW w:w="1720" w:type="pct"/>
            <w:tcBorders>
              <w:top w:val="nil"/>
              <w:bottom w:val="single" w:color="000000" w:sz="4" w:space="0"/>
            </w:tcBorders>
          </w:tcPr>
          <w:p w:rsidR="00CF42A3" w:rsidRDefault="00CF42A3" w14:paraId="3BE4E7B3" wp14:textId="77777777">
            <w:pPr>
              <w:pStyle w:val="Figure"/>
              <w:spacing w:before="60" w:after="60"/>
              <w:jc w:val="center"/>
              <w:rPr>
                <w:rFonts w:ascii="Arial" w:hAnsi="Arial" w:cs="Arial"/>
                <w:sz w:val="17"/>
                <w:szCs w:val="17"/>
              </w:rPr>
            </w:pPr>
            <w:r>
              <w:rPr>
                <w:rFonts w:ascii="Arial" w:hAnsi="Arial" w:cs="Arial"/>
                <w:sz w:val="17"/>
                <w:szCs w:val="17"/>
              </w:rPr>
              <w:t>Page:  X of Y</w:t>
            </w:r>
          </w:p>
        </w:tc>
        <w:tc>
          <w:tcPr>
            <w:tcW w:w="1651" w:type="pct"/>
            <w:gridSpan w:val="2"/>
            <w:tcBorders>
              <w:top w:val="nil"/>
              <w:bottom w:val="single" w:color="000000" w:sz="4" w:space="0"/>
            </w:tcBorders>
          </w:tcPr>
          <w:p w:rsidR="00CF42A3" w:rsidRDefault="00CF42A3" w14:paraId="0EF207B3" wp14:textId="77777777">
            <w:pPr>
              <w:pStyle w:val="Figure"/>
              <w:spacing w:before="60" w:after="60"/>
              <w:jc w:val="right"/>
              <w:rPr>
                <w:rFonts w:ascii="Arial" w:hAnsi="Arial" w:cs="Arial"/>
                <w:sz w:val="17"/>
                <w:szCs w:val="17"/>
              </w:rPr>
            </w:pPr>
            <w:r>
              <w:rPr>
                <w:rFonts w:ascii="Arial" w:hAnsi="Arial" w:cs="Arial"/>
                <w:sz w:val="17"/>
                <w:szCs w:val="17"/>
              </w:rPr>
              <w:t xml:space="preserve">Run Time: HH:MM:SS </w:t>
            </w:r>
          </w:p>
        </w:tc>
      </w:tr>
    </w:tbl>
    <w:p xmlns:wp14="http://schemas.microsoft.com/office/word/2010/wordml" w:rsidR="00CE759A" w:rsidRDefault="00CE759A" w14:paraId="3C097B56" wp14:textId="77777777">
      <w:pPr>
        <w:rPr>
          <w:b/>
          <w:bCs/>
          <w:sz w:val="19"/>
          <w:szCs w:val="19"/>
        </w:rPr>
      </w:pPr>
    </w:p>
    <w:p xmlns:wp14="http://schemas.microsoft.com/office/word/2010/wordml" w:rsidR="00CE759A" w:rsidRDefault="00CE759A" w14:paraId="36EB7046" wp14:textId="77777777">
      <w:pPr>
        <w:pStyle w:val="Heading6"/>
      </w:pPr>
      <w:r>
        <w:rPr>
          <w:b/>
          <w:bCs/>
        </w:rPr>
        <w:br w:type="page"/>
      </w:r>
      <w:r>
        <w:rPr>
          <w:bCs/>
        </w:rPr>
        <w:t xml:space="preserve">Report Specification – OPR-SRA-128 - </w:t>
      </w:r>
      <w:r>
        <w:t>Service Authorization Suspect Duplicates</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62"/>
        <w:gridCol w:w="1407"/>
        <w:gridCol w:w="1753"/>
        <w:gridCol w:w="1220"/>
        <w:gridCol w:w="1220"/>
        <w:gridCol w:w="2291"/>
        <w:gridCol w:w="4714"/>
        <w:gridCol w:w="23"/>
      </w:tblGrid>
      <w:tr xmlns:wp14="http://schemas.microsoft.com/office/word/2010/wordml" w:rsidR="00CE759A" w14:paraId="68E57C72" wp14:textId="77777777">
        <w:tblPrEx>
          <w:tblCellMar>
            <w:top w:w="0" w:type="dxa"/>
            <w:bottom w:w="0" w:type="dxa"/>
          </w:tblCellMar>
        </w:tblPrEx>
        <w:trPr>
          <w:cantSplit/>
          <w:trHeight w:val="432" w:hRule="exact"/>
          <w:tblHeader/>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FF0000"/>
            <w:vAlign w:val="center"/>
          </w:tcPr>
          <w:p w:rsidRPr="003246D6" w:rsidR="00CE759A" w:rsidRDefault="00CE759A" w14:paraId="30ED0D83" wp14:textId="77777777">
            <w:pPr>
              <w:jc w:val="center"/>
              <w:rPr>
                <w:rFonts w:eastAsia="MS Mincho"/>
                <w:szCs w:val="20"/>
              </w:rPr>
            </w:pPr>
            <w:r w:rsidRPr="003246D6">
              <w:rPr>
                <w:rFonts w:eastAsia="MS Mincho"/>
                <w:szCs w:val="20"/>
              </w:rPr>
              <w:t>NH MMIS REPORT SPECIFICATION</w:t>
            </w:r>
          </w:p>
        </w:tc>
      </w:tr>
      <w:tr xmlns:wp14="http://schemas.microsoft.com/office/word/2010/wordml" w:rsidR="00CE759A" w14:paraId="5A66B0C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612" w:type="pct"/>
            <w:vMerge w:val="restart"/>
            <w:tcBorders>
              <w:top w:val="single" w:color="auto" w:sz="4" w:space="0"/>
            </w:tcBorders>
            <w:vAlign w:val="center"/>
          </w:tcPr>
          <w:p w:rsidRPr="00205D93" w:rsidR="00CE759A" w:rsidRDefault="00CE759A" w14:paraId="7C9035B9" wp14:textId="77777777">
            <w:pPr>
              <w:pStyle w:val="BodytextChar"/>
              <w:spacing w:before="40" w:after="40"/>
              <w:jc w:val="center"/>
              <w:rPr>
                <w:rStyle w:val="ModernBodyTextChar"/>
                <w:rFonts w:cs="Arial"/>
                <w:b/>
                <w:noProof/>
                <w:color w:val="000000"/>
                <w:sz w:val="18"/>
                <w:szCs w:val="21"/>
              </w:rPr>
            </w:pPr>
            <w:r w:rsidRPr="00205D93">
              <w:rPr>
                <w:rStyle w:val="ModernTableText"/>
                <w:rFonts w:cs="Arial"/>
                <w:b/>
                <w:noProof/>
                <w:color w:val="000000"/>
                <w:szCs w:val="17"/>
              </w:rPr>
              <w:t>Presentation Type:</w:t>
            </w:r>
          </w:p>
        </w:tc>
        <w:tc>
          <w:tcPr>
            <w:tcW w:w="4388" w:type="pct"/>
            <w:gridSpan w:val="7"/>
            <w:tcBorders>
              <w:top w:val="single" w:color="auto" w:sz="4" w:space="0"/>
            </w:tcBorders>
            <w:vAlign w:val="center"/>
          </w:tcPr>
          <w:p w:rsidRPr="00205D93" w:rsidR="00CE759A" w:rsidP="00431354" w:rsidRDefault="00CE759A" w14:paraId="0970C02E" wp14:textId="77777777">
            <w:pPr>
              <w:pStyle w:val="Header"/>
              <w:pBdr>
                <w:bottom w:val="none" w:color="auto" w:sz="0" w:space="0"/>
              </w:pBdr>
              <w:spacing w:before="40" w:after="40"/>
              <w:rPr>
                <w:rStyle w:val="ModernBodyTextChar"/>
                <w:b w:val="0"/>
                <w:noProof/>
                <w:sz w:val="18"/>
                <w:szCs w:val="21"/>
              </w:rPr>
            </w:pPr>
            <w:r w:rsidRPr="00105EB0">
              <w:rPr>
                <w:rStyle w:val="ModernTableText"/>
                <w:rFonts w:ascii="Wingdings" w:hAnsi="Wingdings" w:eastAsia="Wingdings" w:cs="Wingdings"/>
                <w:b w:val="0"/>
                <w:noProof/>
                <w:szCs w:val="23"/>
                <w:lang w:val="en-US" w:eastAsia="en-US"/>
              </w:rPr>
              <w:t>þ</w:t>
            </w:r>
            <w:r w:rsidRPr="00105EB0">
              <w:rPr>
                <w:rStyle w:val="ModernTableText"/>
                <w:b w:val="0"/>
                <w:noProof/>
                <w:szCs w:val="17"/>
                <w:lang w:val="en-US" w:eastAsia="en-US"/>
              </w:rPr>
              <w:t xml:space="preserve"> List Object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Crosstab Object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Repeater Object        </w:t>
            </w:r>
          </w:p>
        </w:tc>
      </w:tr>
      <w:tr xmlns:wp14="http://schemas.microsoft.com/office/word/2010/wordml" w:rsidR="00CE759A" w14:paraId="7673541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8"/>
          <w:jc w:val="center"/>
        </w:trPr>
        <w:tc>
          <w:tcPr>
            <w:tcW w:w="612" w:type="pct"/>
            <w:vMerge/>
            <w:vAlign w:val="center"/>
          </w:tcPr>
          <w:p w:rsidRPr="00205D93" w:rsidR="00CE759A" w:rsidRDefault="00CE759A" w14:paraId="32DC1653" wp14:textId="77777777">
            <w:pPr>
              <w:pStyle w:val="BodytextChar"/>
              <w:spacing w:before="40" w:after="40"/>
              <w:rPr>
                <w:rStyle w:val="ModernTableText"/>
                <w:rFonts w:cs="Arial"/>
                <w:noProof/>
                <w:color w:val="000000"/>
                <w:szCs w:val="17"/>
              </w:rPr>
            </w:pPr>
          </w:p>
        </w:tc>
        <w:tc>
          <w:tcPr>
            <w:tcW w:w="489" w:type="pct"/>
            <w:vMerge w:val="restart"/>
            <w:tcBorders>
              <w:top w:val="single" w:color="616161" w:sz="2" w:space="0"/>
            </w:tcBorders>
            <w:vAlign w:val="center"/>
          </w:tcPr>
          <w:p w:rsidRPr="00105EB0" w:rsidR="00CE759A" w:rsidP="00431354" w:rsidRDefault="00CE759A" w14:paraId="2C06D0D5" wp14:textId="77777777">
            <w:pPr>
              <w:pStyle w:val="Header"/>
              <w:pBdr>
                <w:bottom w:val="none" w:color="auto" w:sz="0" w:space="0"/>
              </w:pBdr>
              <w:spacing w:before="40" w:after="40"/>
              <w:jc w:val="center"/>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Chart Object</w:t>
            </w:r>
          </w:p>
        </w:tc>
        <w:tc>
          <w:tcPr>
            <w:tcW w:w="1033" w:type="pct"/>
            <w:gridSpan w:val="2"/>
            <w:tcBorders>
              <w:top w:val="single" w:color="616161" w:sz="2" w:space="0"/>
            </w:tcBorders>
            <w:vAlign w:val="center"/>
          </w:tcPr>
          <w:p w:rsidRPr="00105EB0" w:rsidR="00CE759A" w:rsidP="00431354" w:rsidRDefault="00CE759A" w14:paraId="585481CE"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Type:</w:t>
            </w:r>
          </w:p>
          <w:p w:rsidRPr="00105EB0" w:rsidR="00CE759A" w:rsidP="00431354" w:rsidRDefault="00CE759A" w14:paraId="143510D3"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Column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Bar                                                               </w:t>
            </w:r>
          </w:p>
        </w:tc>
        <w:tc>
          <w:tcPr>
            <w:tcW w:w="2866" w:type="pct"/>
            <w:gridSpan w:val="4"/>
            <w:tcBorders>
              <w:top w:val="single" w:color="616161" w:sz="2" w:space="0"/>
            </w:tcBorders>
          </w:tcPr>
          <w:p w:rsidRPr="00105EB0" w:rsidR="00CE759A" w:rsidP="00431354" w:rsidRDefault="00CE759A" w14:paraId="077D0BE7"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Attributes:</w:t>
            </w:r>
          </w:p>
          <w:p w:rsidRPr="00105EB0" w:rsidR="00CE759A" w:rsidP="00431354" w:rsidRDefault="00CE759A" w14:paraId="0954446A"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3D</w:t>
            </w:r>
          </w:p>
        </w:tc>
      </w:tr>
      <w:tr xmlns:wp14="http://schemas.microsoft.com/office/word/2010/wordml" w:rsidR="00CE759A" w14:paraId="5CCE026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12" w:type="pct"/>
            <w:vMerge/>
            <w:vAlign w:val="center"/>
          </w:tcPr>
          <w:p w:rsidRPr="00205D93" w:rsidR="00CE759A" w:rsidRDefault="00CE759A" w14:paraId="27238899" wp14:textId="77777777">
            <w:pPr>
              <w:pStyle w:val="BodytextChar"/>
              <w:spacing w:before="40" w:after="40"/>
              <w:rPr>
                <w:rStyle w:val="ModernTableText"/>
                <w:rFonts w:cs="Arial"/>
                <w:noProof/>
                <w:color w:val="000000"/>
                <w:szCs w:val="17"/>
              </w:rPr>
            </w:pPr>
          </w:p>
        </w:tc>
        <w:tc>
          <w:tcPr>
            <w:tcW w:w="489" w:type="pct"/>
            <w:vMerge/>
          </w:tcPr>
          <w:p w:rsidRPr="00105EB0" w:rsidR="00CE759A" w:rsidP="00431354" w:rsidRDefault="00CE759A" w14:paraId="1F8D698D" wp14:textId="77777777">
            <w:pPr>
              <w:pStyle w:val="Header"/>
              <w:pBdr>
                <w:bottom w:val="none" w:color="auto" w:sz="0" w:space="0"/>
              </w:pBdr>
              <w:spacing w:before="40" w:after="40"/>
              <w:rPr>
                <w:rStyle w:val="ModernTableText"/>
                <w:b w:val="0"/>
                <w:noProof/>
                <w:szCs w:val="17"/>
                <w:lang w:val="en-US" w:eastAsia="en-US"/>
              </w:rPr>
            </w:pPr>
          </w:p>
        </w:tc>
        <w:tc>
          <w:tcPr>
            <w:tcW w:w="1033" w:type="pct"/>
            <w:gridSpan w:val="2"/>
            <w:tcBorders>
              <w:top w:val="single" w:color="616161" w:sz="2" w:space="0"/>
            </w:tcBorders>
            <w:vAlign w:val="center"/>
          </w:tcPr>
          <w:p w:rsidRPr="00105EB0" w:rsidR="00CE759A" w:rsidP="00431354" w:rsidRDefault="00CE759A" w14:paraId="2E6CA214"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Line                                        </w:t>
            </w:r>
          </w:p>
        </w:tc>
        <w:tc>
          <w:tcPr>
            <w:tcW w:w="2866" w:type="pct"/>
            <w:gridSpan w:val="4"/>
          </w:tcPr>
          <w:p w:rsidRPr="00105EB0" w:rsidR="00CE759A" w:rsidP="00431354" w:rsidRDefault="00CE759A" w14:paraId="33ED602F"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With Markers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p>
        </w:tc>
      </w:tr>
      <w:tr xmlns:wp14="http://schemas.microsoft.com/office/word/2010/wordml" w:rsidR="00CE759A" w14:paraId="47F515F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612" w:type="pct"/>
            <w:vMerge/>
            <w:vAlign w:val="center"/>
          </w:tcPr>
          <w:p w:rsidRPr="00205D93" w:rsidR="00CE759A" w:rsidRDefault="00CE759A" w14:paraId="74D326C0" wp14:textId="77777777">
            <w:pPr>
              <w:pStyle w:val="BodytextChar"/>
              <w:spacing w:before="40" w:after="40"/>
              <w:rPr>
                <w:rStyle w:val="ModernTableText"/>
                <w:rFonts w:cs="Arial"/>
                <w:noProof/>
                <w:color w:val="000000"/>
                <w:szCs w:val="17"/>
              </w:rPr>
            </w:pPr>
          </w:p>
        </w:tc>
        <w:tc>
          <w:tcPr>
            <w:tcW w:w="489" w:type="pct"/>
            <w:vMerge/>
          </w:tcPr>
          <w:p w:rsidRPr="00105EB0" w:rsidR="00CE759A" w:rsidP="00431354" w:rsidRDefault="00CE759A" w14:paraId="6DBF71D0" wp14:textId="77777777">
            <w:pPr>
              <w:pStyle w:val="Header"/>
              <w:pBdr>
                <w:bottom w:val="none" w:color="auto" w:sz="0" w:space="0"/>
              </w:pBdr>
              <w:spacing w:before="40" w:after="40"/>
              <w:rPr>
                <w:rStyle w:val="ModernTableText"/>
                <w:b w:val="0"/>
                <w:noProof/>
                <w:szCs w:val="17"/>
                <w:lang w:val="en-US" w:eastAsia="en-US"/>
              </w:rPr>
            </w:pPr>
          </w:p>
        </w:tc>
        <w:tc>
          <w:tcPr>
            <w:tcW w:w="1033" w:type="pct"/>
            <w:gridSpan w:val="2"/>
            <w:tcBorders>
              <w:top w:val="single" w:color="616161" w:sz="2" w:space="0"/>
            </w:tcBorders>
            <w:vAlign w:val="center"/>
          </w:tcPr>
          <w:p w:rsidRPr="00105EB0" w:rsidR="00CE759A" w:rsidP="00431354" w:rsidRDefault="00CE759A" w14:paraId="55C25579"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Pie</w:t>
            </w:r>
          </w:p>
        </w:tc>
        <w:tc>
          <w:tcPr>
            <w:tcW w:w="2866" w:type="pct"/>
            <w:gridSpan w:val="4"/>
          </w:tcPr>
          <w:p w:rsidRPr="00105EB0" w:rsidR="00CE759A" w:rsidP="00431354" w:rsidRDefault="00CE759A" w14:paraId="395D5761"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3D                    </w:t>
            </w:r>
          </w:p>
        </w:tc>
      </w:tr>
      <w:tr xmlns:wp14="http://schemas.microsoft.com/office/word/2010/wordml" w:rsidR="00CE759A" w14:paraId="2C52520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Pr="00205D93" w:rsidR="00CE759A" w:rsidRDefault="00CE759A" w14:paraId="397DBD5A" wp14:textId="77777777">
            <w:pPr>
              <w:pStyle w:val="TableText1"/>
              <w:spacing w:before="40" w:after="40"/>
              <w:jc w:val="center"/>
              <w:rPr>
                <w:rStyle w:val="ModernTableText"/>
                <w:rFonts w:ascii="Arial Black" w:hAnsi="Arial Black" w:cs="Arial"/>
                <w:bCs/>
                <w:noProof/>
                <w:color w:val="FFFFFF"/>
                <w:sz w:val="19"/>
                <w:szCs w:val="19"/>
              </w:rPr>
            </w:pPr>
            <w:r w:rsidRPr="00205D93">
              <w:rPr>
                <w:rStyle w:val="ModernTableText"/>
                <w:rFonts w:ascii="Arial Black" w:hAnsi="Arial Black" w:cs="Arial"/>
                <w:bCs/>
                <w:noProof/>
                <w:color w:val="FFFFFF"/>
                <w:sz w:val="19"/>
                <w:szCs w:val="19"/>
              </w:rPr>
              <w:t>Report Section Heading (opt)</w:t>
            </w:r>
          </w:p>
        </w:tc>
      </w:tr>
      <w:tr xmlns:wp14="http://schemas.microsoft.com/office/word/2010/wordml" w:rsidR="00CE759A" w:rsidTr="009E31BC" w14:paraId="61A3CD1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0" w:type="pct"/>
            <w:gridSpan w:val="3"/>
            <w:tcBorders>
              <w:top w:val="single" w:color="616161" w:sz="2" w:space="0"/>
              <w:bottom w:val="single" w:color="616161" w:sz="2" w:space="0"/>
            </w:tcBorders>
            <w:vAlign w:val="center"/>
          </w:tcPr>
          <w:p w:rsidRPr="00205D93" w:rsidR="00CE759A" w:rsidRDefault="00CE759A" w14:paraId="211AA460" wp14:textId="77777777">
            <w:pPr>
              <w:pStyle w:val="TableText1"/>
              <w:spacing w:before="40" w:after="40"/>
              <w:jc w:val="center"/>
              <w:rPr>
                <w:rStyle w:val="ModernTableText"/>
                <w:rFonts w:cs="Arial"/>
                <w:b/>
                <w:noProof/>
                <w:szCs w:val="18"/>
              </w:rPr>
            </w:pPr>
            <w:r w:rsidRPr="00205D93">
              <w:rPr>
                <w:rStyle w:val="ModernTableText"/>
                <w:rFonts w:cs="Arial"/>
                <w:b/>
                <w:bCs/>
                <w:noProof/>
                <w:szCs w:val="18"/>
              </w:rPr>
              <w:t>Report Section Label (opt)</w:t>
            </w:r>
          </w:p>
        </w:tc>
        <w:tc>
          <w:tcPr>
            <w:tcW w:w="1644" w:type="pct"/>
            <w:gridSpan w:val="3"/>
            <w:tcBorders>
              <w:top w:val="single" w:color="616161" w:sz="2" w:space="0"/>
              <w:bottom w:val="single" w:color="616161" w:sz="2" w:space="0"/>
            </w:tcBorders>
            <w:vAlign w:val="center"/>
          </w:tcPr>
          <w:p w:rsidRPr="00205D93" w:rsidR="00CE759A" w:rsidRDefault="00CE759A" w14:paraId="2BBFC34B"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Description (opt)</w:t>
            </w:r>
          </w:p>
        </w:tc>
        <w:tc>
          <w:tcPr>
            <w:tcW w:w="1646" w:type="pct"/>
            <w:gridSpan w:val="2"/>
            <w:tcBorders>
              <w:top w:val="single" w:color="616161" w:sz="2" w:space="0"/>
              <w:bottom w:val="single" w:color="616161" w:sz="2" w:space="0"/>
            </w:tcBorders>
            <w:vAlign w:val="center"/>
          </w:tcPr>
          <w:p w:rsidRPr="00205D93" w:rsidR="00CE759A" w:rsidRDefault="00CE759A" w14:paraId="10A05CE4"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Processing Rules (opt)</w:t>
            </w:r>
          </w:p>
        </w:tc>
      </w:tr>
      <w:tr xmlns:wp14="http://schemas.microsoft.com/office/word/2010/wordml" w:rsidR="009E31BC" w:rsidTr="009E31BC" w14:paraId="6AEB75D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0" w:type="pct"/>
            <w:gridSpan w:val="3"/>
            <w:tcBorders>
              <w:top w:val="single" w:color="616161" w:sz="2" w:space="0"/>
              <w:bottom w:val="single" w:color="616161" w:sz="2" w:space="0"/>
            </w:tcBorders>
          </w:tcPr>
          <w:p w:rsidRPr="00205D93" w:rsidR="009E31BC" w:rsidP="009E31BC" w:rsidRDefault="009E31BC" w14:paraId="07BD0F55" wp14:textId="77777777">
            <w:pPr>
              <w:pStyle w:val="TableTextACSSC"/>
              <w:rPr>
                <w:rFonts w:ascii="Arial" w:hAnsi="Arial" w:cs="Arial"/>
                <w:sz w:val="18"/>
                <w:szCs w:val="18"/>
              </w:rPr>
            </w:pPr>
            <w:r w:rsidRPr="00205D93">
              <w:rPr>
                <w:rFonts w:ascii="Arial" w:hAnsi="Arial" w:cs="Arial"/>
                <w:sz w:val="18"/>
                <w:szCs w:val="18"/>
              </w:rPr>
              <w:t>Line of Business</w:t>
            </w:r>
          </w:p>
        </w:tc>
        <w:tc>
          <w:tcPr>
            <w:tcW w:w="1644" w:type="pct"/>
            <w:gridSpan w:val="3"/>
            <w:tcBorders>
              <w:top w:val="single" w:color="616161" w:sz="2" w:space="0"/>
              <w:bottom w:val="single" w:color="616161" w:sz="2" w:space="0"/>
            </w:tcBorders>
          </w:tcPr>
          <w:p w:rsidRPr="00205D93" w:rsidR="009E31BC" w:rsidP="009E31BC" w:rsidRDefault="009E31BC" w14:paraId="2FFBA421" wp14:textId="77777777">
            <w:pPr>
              <w:pStyle w:val="TableTextACSSC"/>
              <w:rPr>
                <w:rFonts w:ascii="Arial" w:hAnsi="Arial" w:cs="Arial"/>
                <w:sz w:val="18"/>
                <w:szCs w:val="18"/>
              </w:rPr>
            </w:pPr>
            <w:r w:rsidRPr="00205D93">
              <w:rPr>
                <w:rFonts w:ascii="Arial" w:hAnsi="Arial" w:cs="Arial"/>
                <w:sz w:val="18"/>
                <w:szCs w:val="18"/>
              </w:rPr>
              <w:t>The line of business code and description.</w:t>
            </w:r>
          </w:p>
        </w:tc>
        <w:tc>
          <w:tcPr>
            <w:tcW w:w="1646" w:type="pct"/>
            <w:gridSpan w:val="2"/>
            <w:tcBorders>
              <w:top w:val="single" w:color="616161" w:sz="2" w:space="0"/>
              <w:bottom w:val="single" w:color="616161" w:sz="2" w:space="0"/>
            </w:tcBorders>
          </w:tcPr>
          <w:p w:rsidRPr="00205D93" w:rsidR="009E31BC" w:rsidP="005824AA" w:rsidRDefault="009E31BC" w14:paraId="438A28BF" wp14:textId="77777777">
            <w:pPr>
              <w:pStyle w:val="TableTextACSSC"/>
              <w:rPr>
                <w:rFonts w:ascii="Arial" w:hAnsi="Arial" w:cs="Arial"/>
                <w:sz w:val="18"/>
                <w:szCs w:val="18"/>
              </w:rPr>
            </w:pPr>
            <w:r w:rsidRPr="00205D93">
              <w:rPr>
                <w:rFonts w:ascii="Arial" w:hAnsi="Arial" w:cs="Arial"/>
                <w:sz w:val="18"/>
                <w:szCs w:val="18"/>
              </w:rPr>
              <w:t>Using R-VV-DOMAIN-NAM = ‘R-LOB-CD’, join to R-VV-TB.R-VV-CD using A-HDR-TB.R-LOB-CD to get the short description.</w:t>
            </w:r>
          </w:p>
        </w:tc>
      </w:tr>
      <w:tr xmlns:wp14="http://schemas.microsoft.com/office/word/2010/wordml" w:rsidR="009E31BC" w:rsidTr="005824AA" w14:paraId="0AF9E06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0" w:type="pct"/>
            <w:gridSpan w:val="3"/>
            <w:tcBorders>
              <w:top w:val="single" w:color="616161" w:sz="2" w:space="0"/>
              <w:bottom w:val="single" w:color="616161" w:sz="2" w:space="0"/>
            </w:tcBorders>
            <w:vAlign w:val="center"/>
          </w:tcPr>
          <w:p w:rsidRPr="00205D93" w:rsidR="009E31BC" w:rsidP="009E31BC" w:rsidRDefault="009E31BC" w14:paraId="4D8E591D" wp14:textId="77777777">
            <w:pPr>
              <w:pStyle w:val="TableTextACSSC"/>
              <w:rPr>
                <w:rFonts w:ascii="Arial" w:hAnsi="Arial" w:cs="Arial"/>
                <w:sz w:val="18"/>
                <w:szCs w:val="18"/>
              </w:rPr>
            </w:pPr>
            <w:r w:rsidRPr="00205D93">
              <w:rPr>
                <w:rFonts w:ascii="Arial" w:hAnsi="Arial" w:cs="Arial"/>
                <w:sz w:val="18"/>
                <w:szCs w:val="18"/>
              </w:rPr>
              <w:t xml:space="preserve">MM/DD/CCYY – MM/DD/CCYY </w:t>
            </w:r>
          </w:p>
        </w:tc>
        <w:tc>
          <w:tcPr>
            <w:tcW w:w="1644" w:type="pct"/>
            <w:gridSpan w:val="3"/>
            <w:tcBorders>
              <w:top w:val="single" w:color="616161" w:sz="2" w:space="0"/>
              <w:bottom w:val="single" w:color="616161" w:sz="2" w:space="0"/>
            </w:tcBorders>
            <w:vAlign w:val="center"/>
          </w:tcPr>
          <w:p w:rsidRPr="00205D93" w:rsidR="009E31BC" w:rsidP="009E31BC" w:rsidRDefault="009E31BC" w14:paraId="7765C2D5" wp14:textId="77777777">
            <w:pPr>
              <w:pStyle w:val="TableTextACSSC"/>
              <w:rPr>
                <w:rFonts w:ascii="Arial" w:hAnsi="Arial" w:cs="Arial"/>
                <w:sz w:val="18"/>
                <w:szCs w:val="18"/>
              </w:rPr>
            </w:pPr>
            <w:r w:rsidRPr="00205D93">
              <w:rPr>
                <w:rFonts w:ascii="Arial" w:hAnsi="Arial" w:cs="Arial"/>
                <w:sz w:val="18"/>
                <w:szCs w:val="18"/>
              </w:rPr>
              <w:t xml:space="preserve">Page Heading. Weekly report </w:t>
            </w:r>
            <w:r w:rsidRPr="00205D93" w:rsidR="00FB37DB">
              <w:rPr>
                <w:rFonts w:ascii="Arial" w:hAnsi="Arial" w:cs="Arial"/>
                <w:sz w:val="18"/>
                <w:szCs w:val="18"/>
              </w:rPr>
              <w:t>ends</w:t>
            </w:r>
            <w:r w:rsidRPr="00205D93">
              <w:rPr>
                <w:rFonts w:ascii="Arial" w:hAnsi="Arial" w:cs="Arial"/>
                <w:sz w:val="18"/>
                <w:szCs w:val="18"/>
              </w:rPr>
              <w:t xml:space="preserve"> as of date.</w:t>
            </w:r>
          </w:p>
        </w:tc>
        <w:tc>
          <w:tcPr>
            <w:tcW w:w="1646" w:type="pct"/>
            <w:gridSpan w:val="2"/>
            <w:tcBorders>
              <w:top w:val="single" w:color="616161" w:sz="2" w:space="0"/>
              <w:bottom w:val="single" w:color="616161" w:sz="2" w:space="0"/>
            </w:tcBorders>
          </w:tcPr>
          <w:p w:rsidRPr="00205D93" w:rsidR="009E31BC" w:rsidP="009E31BC" w:rsidRDefault="009E31BC" w14:paraId="11D88CBE" wp14:textId="77777777">
            <w:pPr>
              <w:pStyle w:val="TableTextACSSC"/>
              <w:rPr>
                <w:rFonts w:ascii="Arial" w:hAnsi="Arial" w:cs="Arial"/>
                <w:sz w:val="18"/>
                <w:szCs w:val="18"/>
              </w:rPr>
            </w:pPr>
            <w:r w:rsidRPr="00205D93">
              <w:rPr>
                <w:rFonts w:ascii="Arial" w:hAnsi="Arial" w:cs="Arial"/>
                <w:sz w:val="18"/>
                <w:szCs w:val="18"/>
              </w:rPr>
              <w:t>Display the prompted parameterized A-DTL-TB.A-LI-BEG-DT and A-LI-END-DT.</w:t>
            </w:r>
          </w:p>
        </w:tc>
      </w:tr>
      <w:tr xmlns:wp14="http://schemas.microsoft.com/office/word/2010/wordml" w:rsidR="009E31BC" w:rsidTr="005824AA" w14:paraId="284B311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0" w:type="pct"/>
            <w:gridSpan w:val="3"/>
            <w:tcBorders>
              <w:top w:val="single" w:color="616161" w:sz="2" w:space="0"/>
              <w:bottom w:val="single" w:color="616161" w:sz="2" w:space="0"/>
            </w:tcBorders>
          </w:tcPr>
          <w:p w:rsidRPr="00205D93" w:rsidR="009E31BC" w:rsidP="009E31BC" w:rsidRDefault="009E31BC" w14:paraId="3A9C176C" wp14:textId="77777777">
            <w:pPr>
              <w:pStyle w:val="TableTextACSSC"/>
              <w:rPr>
                <w:rFonts w:ascii="Arial" w:hAnsi="Arial" w:cs="Arial"/>
                <w:sz w:val="18"/>
                <w:szCs w:val="18"/>
              </w:rPr>
            </w:pPr>
            <w:r w:rsidRPr="00205D93">
              <w:rPr>
                <w:rFonts w:ascii="Arial" w:hAnsi="Arial" w:cs="Arial"/>
                <w:sz w:val="18"/>
                <w:szCs w:val="18"/>
              </w:rPr>
              <w:t>SA Ty Cd - Desc</w:t>
            </w:r>
          </w:p>
        </w:tc>
        <w:tc>
          <w:tcPr>
            <w:tcW w:w="1644" w:type="pct"/>
            <w:gridSpan w:val="3"/>
            <w:tcBorders>
              <w:top w:val="single" w:color="616161" w:sz="2" w:space="0"/>
              <w:bottom w:val="single" w:color="616161" w:sz="2" w:space="0"/>
            </w:tcBorders>
            <w:vAlign w:val="center"/>
          </w:tcPr>
          <w:p w:rsidRPr="00205D93" w:rsidR="009E31BC" w:rsidP="009E31BC" w:rsidRDefault="009E31BC" w14:paraId="154E03E4" wp14:textId="77777777">
            <w:pPr>
              <w:pStyle w:val="TableTextACSSC"/>
              <w:rPr>
                <w:rFonts w:ascii="Arial" w:hAnsi="Arial" w:cs="Arial"/>
                <w:sz w:val="18"/>
                <w:szCs w:val="18"/>
              </w:rPr>
            </w:pPr>
            <w:r w:rsidRPr="00205D93">
              <w:rPr>
                <w:rFonts w:ascii="Arial" w:hAnsi="Arial" w:cs="Arial"/>
                <w:sz w:val="18"/>
                <w:szCs w:val="18"/>
              </w:rPr>
              <w:t>This field displays the SA authorization type code and description.</w:t>
            </w:r>
          </w:p>
        </w:tc>
        <w:tc>
          <w:tcPr>
            <w:tcW w:w="1646" w:type="pct"/>
            <w:gridSpan w:val="2"/>
            <w:tcBorders>
              <w:top w:val="single" w:color="616161" w:sz="2" w:space="0"/>
              <w:bottom w:val="single" w:color="616161" w:sz="2" w:space="0"/>
            </w:tcBorders>
          </w:tcPr>
          <w:p w:rsidRPr="00205D93" w:rsidR="009E31BC" w:rsidP="005824AA" w:rsidRDefault="009E31BC" w14:paraId="1FED3A68" wp14:textId="77777777">
            <w:pPr>
              <w:pStyle w:val="TableTextACSSC"/>
              <w:rPr>
                <w:rFonts w:ascii="Arial" w:hAnsi="Arial" w:cs="Arial"/>
                <w:sz w:val="18"/>
                <w:szCs w:val="18"/>
              </w:rPr>
            </w:pPr>
            <w:r w:rsidRPr="00205D93">
              <w:rPr>
                <w:rFonts w:ascii="Arial" w:hAnsi="Arial" w:cs="Arial"/>
                <w:sz w:val="18"/>
                <w:szCs w:val="18"/>
              </w:rPr>
              <w:t>Using R-VV-DOMAIN-NAM = ‘A-TY-CD’, join to R-VV-TB.R-VV-CD using A-DTL-TB.A-TY-CD to get the short description.</w:t>
            </w:r>
          </w:p>
        </w:tc>
      </w:tr>
      <w:tr xmlns:wp14="http://schemas.microsoft.com/office/word/2010/wordml" w:rsidR="009E31BC" w:rsidTr="009E31BC" w14:paraId="30C0BF4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710" w:type="pct"/>
            <w:gridSpan w:val="3"/>
            <w:tcBorders>
              <w:top w:val="single" w:color="616161" w:sz="2" w:space="0"/>
              <w:bottom w:val="single" w:color="616161" w:sz="2" w:space="0"/>
            </w:tcBorders>
          </w:tcPr>
          <w:p w:rsidRPr="00205D93" w:rsidR="009E31BC" w:rsidP="009E31BC" w:rsidRDefault="009E31BC" w14:paraId="7767761F" wp14:textId="77777777">
            <w:pPr>
              <w:pStyle w:val="TableTextACSSC"/>
              <w:rPr>
                <w:rFonts w:ascii="Arial" w:hAnsi="Arial" w:cs="Arial"/>
                <w:sz w:val="18"/>
                <w:szCs w:val="18"/>
              </w:rPr>
            </w:pPr>
            <w:r w:rsidRPr="00205D93">
              <w:rPr>
                <w:rFonts w:ascii="Arial" w:hAnsi="Arial" w:cs="Arial"/>
                <w:sz w:val="18"/>
                <w:szCs w:val="18"/>
              </w:rPr>
              <w:t>SA LI Cat Svc Cd - Desc</w:t>
            </w:r>
          </w:p>
        </w:tc>
        <w:tc>
          <w:tcPr>
            <w:tcW w:w="1644" w:type="pct"/>
            <w:gridSpan w:val="3"/>
            <w:tcBorders>
              <w:top w:val="single" w:color="616161" w:sz="2" w:space="0"/>
              <w:bottom w:val="single" w:color="616161" w:sz="2" w:space="0"/>
            </w:tcBorders>
            <w:vAlign w:val="center"/>
          </w:tcPr>
          <w:p w:rsidRPr="00205D93" w:rsidR="009E31BC" w:rsidP="009E31BC" w:rsidRDefault="009E31BC" w14:paraId="12444BF8" wp14:textId="77777777">
            <w:pPr>
              <w:pStyle w:val="TableTextACSSC"/>
              <w:rPr>
                <w:rFonts w:ascii="Arial" w:hAnsi="Arial" w:cs="Arial"/>
                <w:sz w:val="18"/>
                <w:szCs w:val="18"/>
              </w:rPr>
            </w:pPr>
            <w:r w:rsidRPr="00205D93">
              <w:rPr>
                <w:rFonts w:ascii="Arial" w:hAnsi="Arial" w:cs="Arial"/>
                <w:sz w:val="18"/>
                <w:szCs w:val="18"/>
              </w:rPr>
              <w:t>This field displays the SA category code and description.</w:t>
            </w:r>
          </w:p>
        </w:tc>
        <w:tc>
          <w:tcPr>
            <w:tcW w:w="1646" w:type="pct"/>
            <w:gridSpan w:val="2"/>
            <w:tcBorders>
              <w:top w:val="single" w:color="616161" w:sz="2" w:space="0"/>
              <w:bottom w:val="single" w:color="616161" w:sz="2" w:space="0"/>
            </w:tcBorders>
          </w:tcPr>
          <w:p w:rsidRPr="00205D93" w:rsidR="009E31BC" w:rsidP="005824AA" w:rsidRDefault="009E31BC" w14:paraId="0A0EA1FA" wp14:textId="77777777">
            <w:pPr>
              <w:pStyle w:val="TableTextACSSC"/>
              <w:rPr>
                <w:rFonts w:ascii="Arial" w:hAnsi="Arial" w:cs="Arial"/>
                <w:sz w:val="18"/>
                <w:szCs w:val="18"/>
              </w:rPr>
            </w:pPr>
            <w:r w:rsidRPr="00205D93">
              <w:rPr>
                <w:rFonts w:ascii="Arial" w:hAnsi="Arial" w:cs="Arial"/>
                <w:sz w:val="18"/>
                <w:szCs w:val="18"/>
              </w:rPr>
              <w:t>Using R-VV-DOMAIN-NAM = ‘A-LI-CAT-SVC-CD’, join to R-VV-TB.R-VV-CD using A-DTL-TB.A-LI-CAT-SVC-CD to get the short description.</w:t>
            </w:r>
          </w:p>
        </w:tc>
      </w:tr>
      <w:tr xmlns:wp14="http://schemas.microsoft.com/office/word/2010/wordml" w:rsidR="00CE759A" w14:paraId="0908E06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8" w:type="pct"/>
          <w:cantSplit/>
          <w:jc w:val="center"/>
        </w:trPr>
        <w:tc>
          <w:tcPr>
            <w:tcW w:w="4992" w:type="pct"/>
            <w:gridSpan w:val="7"/>
            <w:tcBorders>
              <w:top w:val="single" w:color="616161" w:sz="2" w:space="0"/>
              <w:bottom w:val="single" w:color="616161" w:sz="2" w:space="0"/>
            </w:tcBorders>
            <w:shd w:val="clear" w:color="auto" w:fill="191919"/>
          </w:tcPr>
          <w:p w:rsidR="00CE759A" w:rsidRDefault="00CE759A" w14:paraId="02CD11CE"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CE759A" w14:paraId="0F1673B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8" w:type="pct"/>
          <w:cantSplit/>
          <w:jc w:val="center"/>
        </w:trPr>
        <w:tc>
          <w:tcPr>
            <w:tcW w:w="2558" w:type="pct"/>
            <w:gridSpan w:val="5"/>
            <w:tcBorders>
              <w:top w:val="single" w:color="616161" w:sz="2" w:space="0"/>
              <w:bottom w:val="single" w:color="616161" w:sz="2" w:space="0"/>
            </w:tcBorders>
          </w:tcPr>
          <w:p w:rsidRPr="00205D93" w:rsidR="00CE759A" w:rsidRDefault="00CE759A" w14:paraId="3E0AAC2D" wp14:textId="77777777">
            <w:pPr>
              <w:pStyle w:val="TableText1"/>
              <w:spacing w:before="40" w:after="40"/>
              <w:jc w:val="center"/>
              <w:rPr>
                <w:rStyle w:val="ModernTableText"/>
                <w:rFonts w:cs="Arial"/>
                <w:b/>
                <w:szCs w:val="17"/>
              </w:rPr>
            </w:pPr>
            <w:r w:rsidRPr="00205D93">
              <w:rPr>
                <w:rStyle w:val="ModernTableText"/>
                <w:rFonts w:cs="Arial"/>
                <w:b/>
                <w:szCs w:val="17"/>
              </w:rPr>
              <w:t>Chart Title</w:t>
            </w:r>
          </w:p>
        </w:tc>
        <w:tc>
          <w:tcPr>
            <w:tcW w:w="2434" w:type="pct"/>
            <w:gridSpan w:val="2"/>
            <w:tcBorders>
              <w:top w:val="single" w:color="616161" w:sz="2" w:space="0"/>
              <w:bottom w:val="single" w:color="616161" w:sz="2" w:space="0"/>
            </w:tcBorders>
          </w:tcPr>
          <w:p w:rsidRPr="00205D93" w:rsidR="00CE759A" w:rsidRDefault="00CE759A" w14:paraId="2070FFFF"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Sub-title</w:t>
            </w:r>
          </w:p>
        </w:tc>
      </w:tr>
      <w:tr xmlns:wp14="http://schemas.microsoft.com/office/word/2010/wordml" w:rsidR="00CE759A" w14:paraId="064F5D9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8" w:type="pct"/>
          <w:cantSplit/>
          <w:jc w:val="center"/>
        </w:trPr>
        <w:tc>
          <w:tcPr>
            <w:tcW w:w="2558" w:type="pct"/>
            <w:gridSpan w:val="5"/>
            <w:tcBorders>
              <w:top w:val="single" w:color="616161" w:sz="2" w:space="0"/>
              <w:right w:val="single" w:color="616161" w:sz="2" w:space="0"/>
            </w:tcBorders>
          </w:tcPr>
          <w:p w:rsidRPr="00205D93" w:rsidR="00CE759A" w:rsidRDefault="00CE759A" w14:paraId="716B95F1"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c>
          <w:tcPr>
            <w:tcW w:w="2434" w:type="pct"/>
            <w:gridSpan w:val="2"/>
            <w:tcBorders>
              <w:top w:val="single" w:color="616161" w:sz="2" w:space="0"/>
              <w:right w:val="single" w:color="616161" w:sz="2" w:space="0"/>
            </w:tcBorders>
          </w:tcPr>
          <w:p w:rsidRPr="00205D93" w:rsidR="00CE759A" w:rsidRDefault="00CE759A" w14:paraId="438BBB1B"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r>
    </w:tbl>
    <w:p xmlns:wp14="http://schemas.microsoft.com/office/word/2010/wordml" w:rsidR="00CE759A" w:rsidRDefault="00CE759A" w14:paraId="2E8878AA" wp14:textId="77777777">
      <w:pPr>
        <w:rPr>
          <w:sz w:val="19"/>
          <w:szCs w:val="19"/>
        </w:rPr>
      </w:pP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615"/>
        <w:gridCol w:w="2087"/>
        <w:gridCol w:w="2605"/>
        <w:gridCol w:w="2903"/>
        <w:gridCol w:w="14"/>
        <w:gridCol w:w="2231"/>
        <w:gridCol w:w="2939"/>
      </w:tblGrid>
      <w:tr xmlns:wp14="http://schemas.microsoft.com/office/word/2010/wordml" w:rsidR="00CE759A" w:rsidTr="00ED02C4" w14:paraId="04DAB663" wp14:textId="77777777">
        <w:tblPrEx>
          <w:tblCellMar>
            <w:top w:w="0" w:type="dxa"/>
            <w:bottom w:w="0" w:type="dxa"/>
          </w:tblCellMar>
        </w:tblPrEx>
        <w:trPr>
          <w:cantSplit/>
          <w:tblHeader/>
          <w:jc w:val="center"/>
        </w:trPr>
        <w:tc>
          <w:tcPr>
            <w:tcW w:w="5000" w:type="pct"/>
            <w:gridSpan w:val="7"/>
            <w:tcBorders>
              <w:top w:val="single" w:color="616161" w:sz="2" w:space="0"/>
              <w:bottom w:val="single" w:color="616161" w:sz="2" w:space="0"/>
            </w:tcBorders>
            <w:shd w:val="clear" w:color="auto" w:fill="191919"/>
          </w:tcPr>
          <w:p w:rsidR="00CE759A" w:rsidRDefault="00CE759A" w14:paraId="6496096D"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Body</w:t>
            </w:r>
          </w:p>
        </w:tc>
      </w:tr>
      <w:tr xmlns:wp14="http://schemas.microsoft.com/office/word/2010/wordml" w:rsidR="00CE759A" w:rsidTr="00205D93" w14:paraId="7ABC3A8D" wp14:textId="77777777">
        <w:tblPrEx>
          <w:tblCellMar>
            <w:top w:w="0" w:type="dxa"/>
            <w:bottom w:w="0" w:type="dxa"/>
          </w:tblCellMar>
        </w:tblPrEx>
        <w:trPr>
          <w:cantSplit/>
          <w:tblHeader/>
          <w:jc w:val="center"/>
        </w:trPr>
        <w:tc>
          <w:tcPr>
            <w:tcW w:w="564" w:type="pct"/>
            <w:tcBorders>
              <w:top w:val="single" w:color="616161" w:sz="2" w:space="0"/>
            </w:tcBorders>
            <w:vAlign w:val="center"/>
          </w:tcPr>
          <w:p w:rsidR="00CE759A" w:rsidP="00205D93" w:rsidRDefault="00CE759A" w14:paraId="0A86FDEF" wp14:textId="77777777">
            <w:pPr>
              <w:pStyle w:val="TableText1"/>
              <w:spacing w:before="40" w:after="40"/>
              <w:rPr>
                <w:rStyle w:val="ModernTableText"/>
                <w:rFonts w:cs="Arial"/>
                <w:b/>
                <w:sz w:val="17"/>
                <w:szCs w:val="17"/>
              </w:rPr>
            </w:pPr>
            <w:r>
              <w:rPr>
                <w:rStyle w:val="ModernTableText"/>
                <w:rFonts w:cs="Arial"/>
                <w:b/>
                <w:sz w:val="17"/>
                <w:szCs w:val="17"/>
              </w:rPr>
              <w:t>Field Type</w:t>
            </w:r>
          </w:p>
        </w:tc>
        <w:tc>
          <w:tcPr>
            <w:tcW w:w="728" w:type="pct"/>
            <w:tcBorders>
              <w:top w:val="single" w:color="616161" w:sz="2" w:space="0"/>
            </w:tcBorders>
            <w:vAlign w:val="center"/>
          </w:tcPr>
          <w:p w:rsidR="00CE759A" w:rsidP="00205D93" w:rsidRDefault="00CE759A" w14:paraId="46F48200" wp14:textId="77777777">
            <w:pPr>
              <w:pStyle w:val="TableHeading"/>
              <w:spacing w:before="40" w:after="40"/>
              <w:rPr>
                <w:rStyle w:val="ModernTableText"/>
                <w:rFonts w:cs="Arial"/>
                <w:sz w:val="17"/>
                <w:szCs w:val="17"/>
              </w:rPr>
            </w:pPr>
            <w:r>
              <w:rPr>
                <w:rStyle w:val="ModernTableText"/>
                <w:rFonts w:cs="Arial"/>
                <w:sz w:val="17"/>
                <w:szCs w:val="17"/>
              </w:rPr>
              <w:t>Business Label</w:t>
            </w:r>
          </w:p>
        </w:tc>
        <w:tc>
          <w:tcPr>
            <w:tcW w:w="908" w:type="pct"/>
            <w:tcBorders>
              <w:top w:val="single" w:color="616161" w:sz="2" w:space="0"/>
            </w:tcBorders>
            <w:vAlign w:val="center"/>
          </w:tcPr>
          <w:p w:rsidR="00CE759A" w:rsidP="00205D93" w:rsidRDefault="00CE759A" w14:paraId="25CA4E85" wp14:textId="77777777">
            <w:pPr>
              <w:pStyle w:val="TableText1"/>
              <w:spacing w:before="40" w:after="40"/>
              <w:rPr>
                <w:rStyle w:val="ModernTableText"/>
                <w:rFonts w:cs="Arial"/>
                <w:b/>
                <w:noProof/>
                <w:sz w:val="17"/>
                <w:szCs w:val="17"/>
              </w:rPr>
            </w:pPr>
            <w:r>
              <w:rPr>
                <w:rStyle w:val="ModernTableText"/>
                <w:rFonts w:cs="Arial"/>
                <w:b/>
                <w:noProof/>
                <w:sz w:val="17"/>
                <w:szCs w:val="17"/>
              </w:rPr>
              <w:t>Field Description</w:t>
            </w:r>
          </w:p>
        </w:tc>
        <w:tc>
          <w:tcPr>
            <w:tcW w:w="998" w:type="pct"/>
            <w:gridSpan w:val="2"/>
            <w:tcBorders>
              <w:top w:val="single" w:color="616161" w:sz="2" w:space="0"/>
            </w:tcBorders>
            <w:vAlign w:val="center"/>
          </w:tcPr>
          <w:p w:rsidR="00CE759A" w:rsidP="00205D93" w:rsidRDefault="00CE759A" w14:paraId="7DF38F21" wp14:textId="77777777">
            <w:pPr>
              <w:pStyle w:val="TableText1"/>
              <w:spacing w:before="40" w:after="40"/>
              <w:rPr>
                <w:rStyle w:val="ModernTableText"/>
                <w:rFonts w:cs="Arial"/>
                <w:b/>
                <w:noProof/>
                <w:sz w:val="17"/>
                <w:szCs w:val="17"/>
              </w:rPr>
            </w:pPr>
            <w:r>
              <w:rPr>
                <w:rStyle w:val="ModernTableText"/>
                <w:rFonts w:cs="Arial"/>
                <w:b/>
                <w:noProof/>
                <w:sz w:val="17"/>
                <w:szCs w:val="17"/>
              </w:rPr>
              <w:t>Source Table</w:t>
            </w:r>
          </w:p>
        </w:tc>
        <w:tc>
          <w:tcPr>
            <w:tcW w:w="778" w:type="pct"/>
            <w:tcBorders>
              <w:top w:val="single" w:color="616161" w:sz="2" w:space="0"/>
            </w:tcBorders>
            <w:vAlign w:val="center"/>
          </w:tcPr>
          <w:p w:rsidR="00CE759A" w:rsidP="00205D93" w:rsidRDefault="00CE759A" w14:paraId="5AD5FAA0" wp14:textId="77777777">
            <w:pPr>
              <w:pStyle w:val="TableText1"/>
              <w:spacing w:before="40" w:after="40"/>
              <w:rPr>
                <w:rStyle w:val="ModernTableText"/>
                <w:rFonts w:cs="Arial"/>
                <w:b/>
                <w:noProof/>
                <w:sz w:val="17"/>
                <w:szCs w:val="17"/>
              </w:rPr>
            </w:pPr>
            <w:r>
              <w:rPr>
                <w:rStyle w:val="ModernTableText"/>
                <w:rFonts w:cs="Arial"/>
                <w:b/>
                <w:noProof/>
                <w:sz w:val="17"/>
                <w:szCs w:val="17"/>
              </w:rPr>
              <w:t>Source Column</w:t>
            </w:r>
          </w:p>
        </w:tc>
        <w:tc>
          <w:tcPr>
            <w:tcW w:w="1024" w:type="pct"/>
            <w:tcBorders>
              <w:top w:val="single" w:color="616161" w:sz="2" w:space="0"/>
            </w:tcBorders>
            <w:vAlign w:val="center"/>
          </w:tcPr>
          <w:p w:rsidR="00CE759A" w:rsidP="00205D93" w:rsidRDefault="00CE759A" w14:paraId="36D62068" wp14:textId="77777777">
            <w:pPr>
              <w:pStyle w:val="TableText1"/>
              <w:spacing w:before="40" w:after="40"/>
              <w:rPr>
                <w:rStyle w:val="ModernTableText"/>
                <w:rFonts w:cs="Arial"/>
                <w:b/>
                <w:noProof/>
                <w:sz w:val="17"/>
                <w:szCs w:val="17"/>
              </w:rPr>
            </w:pPr>
            <w:r>
              <w:rPr>
                <w:rStyle w:val="ModernTableText"/>
                <w:rFonts w:cs="Arial"/>
                <w:b/>
                <w:noProof/>
                <w:sz w:val="17"/>
                <w:szCs w:val="17"/>
              </w:rPr>
              <w:t>Source Column Processing Rules</w:t>
            </w:r>
          </w:p>
        </w:tc>
      </w:tr>
      <w:tr xmlns:wp14="http://schemas.microsoft.com/office/word/2010/wordml" w:rsidR="00CE759A" w:rsidTr="00FC5BE5" w14:paraId="2D958DA4" wp14:textId="77777777">
        <w:tblPrEx>
          <w:tblCellMar>
            <w:top w:w="0" w:type="dxa"/>
            <w:bottom w:w="0" w:type="dxa"/>
          </w:tblCellMar>
        </w:tblPrEx>
        <w:trPr>
          <w:cantSplit/>
          <w:jc w:val="center"/>
        </w:trPr>
        <w:tc>
          <w:tcPr>
            <w:tcW w:w="564" w:type="pct"/>
            <w:vAlign w:val="center"/>
          </w:tcPr>
          <w:p w:rsidRPr="003246D6" w:rsidR="00CE759A" w:rsidP="003246D6" w:rsidRDefault="00CE759A" w14:paraId="74A93E3B" wp14:textId="77777777">
            <w:pPr>
              <w:jc w:val="left"/>
              <w:rPr>
                <w:rStyle w:val="BodytextChar"/>
                <w:rFonts w:cs="Arial"/>
                <w:sz w:val="18"/>
                <w:szCs w:val="18"/>
              </w:rPr>
            </w:pPr>
            <w:r w:rsidRPr="003246D6">
              <w:rPr>
                <w:rStyle w:val="BodytextChar"/>
                <w:rFonts w:cs="Arial"/>
                <w:sz w:val="18"/>
                <w:szCs w:val="18"/>
              </w:rPr>
              <w:t>Column</w:t>
            </w:r>
          </w:p>
        </w:tc>
        <w:tc>
          <w:tcPr>
            <w:tcW w:w="728" w:type="pct"/>
            <w:vAlign w:val="center"/>
          </w:tcPr>
          <w:p w:rsidRPr="005A7CC3" w:rsidR="00CE759A" w:rsidP="005A7CC3" w:rsidRDefault="005A7CC3" w14:paraId="6B66B514" wp14:textId="77777777">
            <w:pPr>
              <w:spacing w:before="40" w:after="40"/>
              <w:jc w:val="left"/>
              <w:rPr>
                <w:rStyle w:val="BodytextChar"/>
                <w:rFonts w:cs="Arial"/>
                <w:sz w:val="18"/>
                <w:szCs w:val="18"/>
              </w:rPr>
            </w:pPr>
            <w:r w:rsidRPr="005A7CC3">
              <w:rPr>
                <w:rStyle w:val="BodytextChar"/>
                <w:rFonts w:cs="Arial"/>
                <w:sz w:val="18"/>
                <w:szCs w:val="18"/>
              </w:rPr>
              <w:t>SA Subm Mbr ID</w:t>
            </w:r>
          </w:p>
        </w:tc>
        <w:tc>
          <w:tcPr>
            <w:tcW w:w="908" w:type="pct"/>
            <w:vAlign w:val="center"/>
          </w:tcPr>
          <w:p w:rsidRPr="005A7CC3" w:rsidR="005A7CC3" w:rsidP="005A7CC3" w:rsidRDefault="005A7CC3" w14:paraId="0EAB02AD" wp14:textId="77777777">
            <w:pPr>
              <w:spacing w:before="40" w:after="40"/>
              <w:jc w:val="left"/>
              <w:rPr>
                <w:rStyle w:val="BodytextChar"/>
                <w:rFonts w:cs="Arial"/>
                <w:sz w:val="18"/>
                <w:szCs w:val="18"/>
              </w:rPr>
            </w:pPr>
            <w:r w:rsidRPr="005A7CC3">
              <w:rPr>
                <w:rStyle w:val="BodytextChar"/>
                <w:rFonts w:cs="Arial"/>
                <w:sz w:val="18"/>
                <w:szCs w:val="18"/>
              </w:rPr>
              <w:t>Member Current Alternate Identification.</w:t>
            </w:r>
          </w:p>
          <w:p w:rsidRPr="005A7CC3" w:rsidR="00CE759A" w:rsidP="005A7CC3" w:rsidRDefault="005A7CC3" w14:paraId="2DB31E74" wp14:textId="77777777">
            <w:pPr>
              <w:spacing w:before="40" w:after="40"/>
              <w:jc w:val="left"/>
              <w:rPr>
                <w:rStyle w:val="BodytextChar"/>
                <w:rFonts w:cs="Arial"/>
                <w:sz w:val="18"/>
                <w:szCs w:val="18"/>
              </w:rPr>
            </w:pPr>
            <w:r w:rsidRPr="005A7CC3">
              <w:rPr>
                <w:rStyle w:val="BodytextChar"/>
                <w:rFonts w:cs="Arial"/>
                <w:sz w:val="18"/>
                <w:szCs w:val="18"/>
              </w:rPr>
              <w:t>This number identified a member (MBR) to the system</w:t>
            </w:r>
          </w:p>
        </w:tc>
        <w:tc>
          <w:tcPr>
            <w:tcW w:w="998" w:type="pct"/>
            <w:gridSpan w:val="2"/>
            <w:vAlign w:val="center"/>
          </w:tcPr>
          <w:p w:rsidRPr="003246D6" w:rsidR="00CE759A" w:rsidP="003246D6" w:rsidRDefault="00CE759A" w14:paraId="5116667D" wp14:textId="77777777">
            <w:pPr>
              <w:spacing w:before="40" w:after="40"/>
              <w:jc w:val="left"/>
              <w:rPr>
                <w:rStyle w:val="BodytextChar"/>
                <w:rFonts w:cs="Arial"/>
                <w:sz w:val="18"/>
                <w:szCs w:val="18"/>
              </w:rPr>
            </w:pPr>
            <w:r w:rsidRPr="003246D6">
              <w:rPr>
                <w:rStyle w:val="BodytextChar"/>
                <w:rFonts w:cs="Arial"/>
                <w:sz w:val="18"/>
                <w:szCs w:val="18"/>
              </w:rPr>
              <w:t>A_</w:t>
            </w:r>
            <w:r w:rsidRPr="003246D6" w:rsidR="004D3E89">
              <w:rPr>
                <w:rStyle w:val="BodytextChar"/>
                <w:rFonts w:cs="Arial"/>
                <w:sz w:val="18"/>
                <w:szCs w:val="18"/>
              </w:rPr>
              <w:t>HDR</w:t>
            </w:r>
            <w:r w:rsidRPr="003246D6">
              <w:rPr>
                <w:rStyle w:val="BodytextChar"/>
                <w:rFonts w:cs="Arial"/>
                <w:sz w:val="18"/>
                <w:szCs w:val="18"/>
              </w:rPr>
              <w:t>_TB</w:t>
            </w:r>
          </w:p>
        </w:tc>
        <w:tc>
          <w:tcPr>
            <w:tcW w:w="778" w:type="pct"/>
            <w:vAlign w:val="center"/>
          </w:tcPr>
          <w:p w:rsidRPr="003246D6" w:rsidR="00CE759A" w:rsidP="003246D6" w:rsidRDefault="004D3E89" w14:paraId="3ADEA76B" wp14:textId="77777777">
            <w:pPr>
              <w:spacing w:before="40" w:after="40"/>
              <w:jc w:val="left"/>
              <w:rPr>
                <w:rStyle w:val="BodytextChar"/>
                <w:rFonts w:cs="Arial"/>
                <w:sz w:val="18"/>
                <w:szCs w:val="18"/>
              </w:rPr>
            </w:pPr>
            <w:r w:rsidRPr="003246D6">
              <w:rPr>
                <w:rStyle w:val="BodytextChar"/>
                <w:rFonts w:cs="Arial"/>
                <w:sz w:val="18"/>
                <w:szCs w:val="18"/>
              </w:rPr>
              <w:t>A_SUBM_MBR_ALT_ID</w:t>
            </w:r>
          </w:p>
        </w:tc>
        <w:tc>
          <w:tcPr>
            <w:tcW w:w="1024" w:type="pct"/>
            <w:vAlign w:val="center"/>
          </w:tcPr>
          <w:p w:rsidRPr="003246D6" w:rsidR="00CE759A" w:rsidP="003246D6" w:rsidRDefault="00CE759A" w14:paraId="3F0C977C" wp14:textId="77777777">
            <w:pPr>
              <w:pStyle w:val="TableText1"/>
              <w:spacing w:before="40" w:after="40"/>
              <w:rPr>
                <w:rStyle w:val="BodytextChar"/>
                <w:rFonts w:cs="Arial"/>
                <w:sz w:val="18"/>
                <w:szCs w:val="18"/>
              </w:rPr>
            </w:pPr>
          </w:p>
        </w:tc>
      </w:tr>
      <w:tr xmlns:wp14="http://schemas.microsoft.com/office/word/2010/wordml" w:rsidR="00CE759A" w:rsidTr="00FC5BE5" w14:paraId="32B9FD81" wp14:textId="77777777">
        <w:tblPrEx>
          <w:tblCellMar>
            <w:top w:w="0" w:type="dxa"/>
            <w:bottom w:w="0" w:type="dxa"/>
          </w:tblCellMar>
        </w:tblPrEx>
        <w:trPr>
          <w:cantSplit/>
          <w:jc w:val="center"/>
        </w:trPr>
        <w:tc>
          <w:tcPr>
            <w:tcW w:w="564" w:type="pct"/>
            <w:vAlign w:val="center"/>
          </w:tcPr>
          <w:p w:rsidRPr="003246D6" w:rsidR="00CE759A" w:rsidP="003246D6" w:rsidRDefault="00CE759A" w14:paraId="31268924" wp14:textId="77777777">
            <w:pPr>
              <w:jc w:val="left"/>
              <w:rPr>
                <w:rStyle w:val="BodytextChar"/>
                <w:rFonts w:cs="Arial"/>
                <w:sz w:val="18"/>
                <w:szCs w:val="18"/>
              </w:rPr>
            </w:pPr>
            <w:r w:rsidRPr="003246D6">
              <w:rPr>
                <w:rStyle w:val="BodytextChar"/>
                <w:rFonts w:cs="Arial"/>
                <w:sz w:val="18"/>
                <w:szCs w:val="18"/>
              </w:rPr>
              <w:t>Column</w:t>
            </w:r>
          </w:p>
        </w:tc>
        <w:tc>
          <w:tcPr>
            <w:tcW w:w="728" w:type="pct"/>
            <w:vAlign w:val="center"/>
          </w:tcPr>
          <w:p w:rsidRPr="003246D6" w:rsidR="00CE759A" w:rsidP="003246D6" w:rsidRDefault="00CE759A" w14:paraId="78E41756" wp14:textId="77777777">
            <w:pPr>
              <w:pStyle w:val="TableText"/>
              <w:rPr>
                <w:rStyle w:val="BodytextChar"/>
                <w:sz w:val="18"/>
                <w:szCs w:val="18"/>
              </w:rPr>
            </w:pPr>
            <w:r w:rsidRPr="003246D6">
              <w:rPr>
                <w:rStyle w:val="BodytextChar"/>
                <w:sz w:val="18"/>
                <w:szCs w:val="18"/>
              </w:rPr>
              <w:t>Mbr Name - Full</w:t>
            </w:r>
          </w:p>
        </w:tc>
        <w:tc>
          <w:tcPr>
            <w:tcW w:w="908" w:type="pct"/>
            <w:vAlign w:val="center"/>
          </w:tcPr>
          <w:p w:rsidRPr="00DA760D" w:rsidR="00CE759A" w:rsidP="003246D6" w:rsidRDefault="00CE759A" w14:paraId="36943479" wp14:textId="77777777">
            <w:pPr>
              <w:jc w:val="left"/>
              <w:rPr>
                <w:rStyle w:val="BodytextChar"/>
                <w:rFonts w:cs="Arial"/>
                <w:color w:val="000000"/>
                <w:sz w:val="18"/>
                <w:szCs w:val="18"/>
              </w:rPr>
            </w:pPr>
            <w:r w:rsidRPr="00DA760D">
              <w:rPr>
                <w:rStyle w:val="BodytextChar"/>
                <w:rFonts w:cs="Arial"/>
                <w:color w:val="000000"/>
                <w:sz w:val="18"/>
                <w:szCs w:val="18"/>
              </w:rPr>
              <w:t>Member Name Full.</w:t>
            </w:r>
          </w:p>
          <w:p w:rsidRPr="00DA760D" w:rsidR="00CE759A" w:rsidP="003246D6" w:rsidRDefault="00CE759A" w14:paraId="7FF3658B" wp14:textId="77777777">
            <w:pPr>
              <w:jc w:val="left"/>
              <w:rPr>
                <w:rStyle w:val="BodytextChar"/>
                <w:rFonts w:cs="Arial"/>
                <w:color w:val="000000"/>
                <w:sz w:val="18"/>
                <w:szCs w:val="18"/>
              </w:rPr>
            </w:pPr>
            <w:r w:rsidRPr="00DA760D">
              <w:rPr>
                <w:rStyle w:val="BodytextChar"/>
                <w:rFonts w:cs="Arial"/>
                <w:color w:val="000000"/>
                <w:sz w:val="18"/>
                <w:szCs w:val="18"/>
              </w:rPr>
              <w:t>This field consists of the following concatenated:</w:t>
            </w:r>
          </w:p>
          <w:p w:rsidRPr="00DA760D" w:rsidR="00CE759A" w:rsidP="003246D6" w:rsidRDefault="00CE759A" w14:paraId="43C00935" wp14:textId="77777777">
            <w:pPr>
              <w:numPr>
                <w:ilvl w:val="0"/>
                <w:numId w:val="17"/>
              </w:numPr>
              <w:spacing w:after="0"/>
              <w:jc w:val="left"/>
              <w:rPr>
                <w:rStyle w:val="BodytextChar"/>
                <w:rFonts w:cs="Arial"/>
                <w:color w:val="000000"/>
                <w:sz w:val="18"/>
                <w:szCs w:val="18"/>
              </w:rPr>
            </w:pPr>
            <w:r w:rsidRPr="00DA760D">
              <w:rPr>
                <w:rStyle w:val="BodytextChar"/>
                <w:rFonts w:cs="Arial"/>
                <w:color w:val="000000"/>
                <w:sz w:val="18"/>
                <w:szCs w:val="18"/>
              </w:rPr>
              <w:t>Member Last Name</w:t>
            </w:r>
          </w:p>
          <w:p w:rsidRPr="00DA760D" w:rsidR="00CE759A" w:rsidP="003246D6" w:rsidRDefault="00CE759A" w14:paraId="2BDBC3B4" wp14:textId="77777777">
            <w:pPr>
              <w:numPr>
                <w:ilvl w:val="0"/>
                <w:numId w:val="17"/>
              </w:numPr>
              <w:spacing w:after="0"/>
              <w:jc w:val="left"/>
              <w:rPr>
                <w:rStyle w:val="BodytextChar"/>
                <w:rFonts w:cs="Arial"/>
                <w:color w:val="000000"/>
                <w:sz w:val="18"/>
                <w:szCs w:val="18"/>
              </w:rPr>
            </w:pPr>
            <w:r w:rsidRPr="00DA760D">
              <w:rPr>
                <w:rStyle w:val="BodytextChar"/>
                <w:rFonts w:cs="Arial"/>
                <w:color w:val="000000"/>
                <w:sz w:val="18"/>
                <w:szCs w:val="18"/>
              </w:rPr>
              <w:t>Member Suffix</w:t>
            </w:r>
          </w:p>
          <w:p w:rsidRPr="00DA760D" w:rsidR="00CE759A" w:rsidP="003246D6" w:rsidRDefault="00CE759A" w14:paraId="7CCE48DC" wp14:textId="77777777">
            <w:pPr>
              <w:numPr>
                <w:ilvl w:val="0"/>
                <w:numId w:val="17"/>
              </w:numPr>
              <w:spacing w:after="0"/>
              <w:jc w:val="left"/>
              <w:rPr>
                <w:rStyle w:val="BodytextChar"/>
                <w:rFonts w:cs="Arial"/>
                <w:color w:val="000000"/>
                <w:sz w:val="18"/>
                <w:szCs w:val="18"/>
              </w:rPr>
            </w:pPr>
            <w:r w:rsidRPr="00DA760D">
              <w:rPr>
                <w:rStyle w:val="BodytextChar"/>
                <w:rFonts w:cs="Arial"/>
                <w:color w:val="000000"/>
                <w:sz w:val="18"/>
                <w:szCs w:val="18"/>
              </w:rPr>
              <w:t>Member First Name</w:t>
            </w:r>
          </w:p>
          <w:p w:rsidRPr="00DA760D" w:rsidR="00CE759A" w:rsidP="003246D6" w:rsidRDefault="00CE759A" w14:paraId="5E429557" wp14:textId="77777777">
            <w:pPr>
              <w:numPr>
                <w:ilvl w:val="0"/>
                <w:numId w:val="17"/>
              </w:numPr>
              <w:spacing w:after="0"/>
              <w:jc w:val="left"/>
              <w:rPr>
                <w:rStyle w:val="BodytextChar"/>
                <w:rFonts w:cs="Arial"/>
                <w:color w:val="000000"/>
                <w:sz w:val="18"/>
                <w:szCs w:val="18"/>
              </w:rPr>
            </w:pPr>
            <w:r w:rsidRPr="00DA760D">
              <w:rPr>
                <w:rStyle w:val="BodytextChar"/>
                <w:rFonts w:cs="Arial"/>
                <w:color w:val="000000"/>
                <w:sz w:val="18"/>
                <w:szCs w:val="18"/>
              </w:rPr>
              <w:t xml:space="preserve">Member Middle Initial </w:t>
            </w:r>
          </w:p>
        </w:tc>
        <w:tc>
          <w:tcPr>
            <w:tcW w:w="998" w:type="pct"/>
            <w:gridSpan w:val="2"/>
            <w:vAlign w:val="center"/>
          </w:tcPr>
          <w:p w:rsidRPr="00DA760D" w:rsidR="00CE759A" w:rsidP="003246D6" w:rsidRDefault="005A7CC3" w14:paraId="04F8AD09" wp14:textId="77777777">
            <w:pPr>
              <w:spacing w:before="40" w:after="40"/>
              <w:jc w:val="left"/>
              <w:rPr>
                <w:rStyle w:val="BodytextChar"/>
                <w:rFonts w:cs="Arial"/>
                <w:color w:val="000000"/>
                <w:sz w:val="18"/>
                <w:szCs w:val="18"/>
              </w:rPr>
            </w:pPr>
            <w:r w:rsidRPr="00DA760D">
              <w:rPr>
                <w:color w:val="000000"/>
              </w:rPr>
              <w:t>B-DTL-TB</w:t>
            </w:r>
          </w:p>
        </w:tc>
        <w:tc>
          <w:tcPr>
            <w:tcW w:w="778" w:type="pct"/>
            <w:vAlign w:val="center"/>
          </w:tcPr>
          <w:p w:rsidRPr="00DA760D" w:rsidR="00CE759A" w:rsidP="003246D6" w:rsidRDefault="00CE759A" w14:paraId="0857E465" wp14:textId="77777777">
            <w:pPr>
              <w:spacing w:before="40" w:after="40"/>
              <w:jc w:val="left"/>
              <w:rPr>
                <w:rStyle w:val="BodytextChar"/>
                <w:rFonts w:cs="Arial"/>
                <w:color w:val="000000"/>
                <w:sz w:val="18"/>
                <w:szCs w:val="18"/>
              </w:rPr>
            </w:pPr>
            <w:r w:rsidRPr="00DA760D">
              <w:rPr>
                <w:rStyle w:val="BodytextChar"/>
                <w:rFonts w:cs="Arial"/>
                <w:color w:val="000000"/>
                <w:sz w:val="18"/>
                <w:szCs w:val="18"/>
              </w:rPr>
              <w:t>Mbr Name-Last</w:t>
            </w:r>
          </w:p>
          <w:p w:rsidRPr="00DA760D" w:rsidR="00CE759A" w:rsidP="003246D6" w:rsidRDefault="00CE759A" w14:paraId="5EFF5CA2" wp14:textId="77777777">
            <w:pPr>
              <w:spacing w:before="40" w:after="40"/>
              <w:jc w:val="left"/>
              <w:rPr>
                <w:rStyle w:val="BodytextChar"/>
                <w:rFonts w:cs="Arial"/>
                <w:color w:val="000000"/>
                <w:sz w:val="18"/>
                <w:szCs w:val="18"/>
              </w:rPr>
            </w:pPr>
            <w:r w:rsidRPr="00DA760D">
              <w:rPr>
                <w:rStyle w:val="BodytextChar"/>
                <w:rFonts w:cs="Arial"/>
                <w:color w:val="000000"/>
                <w:sz w:val="18"/>
                <w:szCs w:val="18"/>
              </w:rPr>
              <w:t>Mbr Name-Sfx</w:t>
            </w:r>
          </w:p>
          <w:p w:rsidRPr="00DA760D" w:rsidR="00CE759A" w:rsidP="003246D6" w:rsidRDefault="00CE759A" w14:paraId="46832B84" wp14:textId="77777777">
            <w:pPr>
              <w:spacing w:before="40" w:after="40"/>
              <w:jc w:val="left"/>
              <w:rPr>
                <w:rStyle w:val="BodytextChar"/>
                <w:rFonts w:cs="Arial"/>
                <w:color w:val="000000"/>
                <w:sz w:val="18"/>
                <w:szCs w:val="18"/>
              </w:rPr>
            </w:pPr>
            <w:r w:rsidRPr="00DA760D">
              <w:rPr>
                <w:rStyle w:val="BodytextChar"/>
                <w:rFonts w:cs="Arial"/>
                <w:color w:val="000000"/>
                <w:sz w:val="18"/>
                <w:szCs w:val="18"/>
              </w:rPr>
              <w:t>Mbr Name-First</w:t>
            </w:r>
          </w:p>
          <w:p w:rsidRPr="00DA760D" w:rsidR="00CE759A" w:rsidP="003246D6" w:rsidRDefault="00CE759A" w14:paraId="017272C4" wp14:textId="77777777">
            <w:pPr>
              <w:spacing w:before="40" w:after="40"/>
              <w:jc w:val="left"/>
              <w:rPr>
                <w:rStyle w:val="BodytextChar"/>
                <w:rFonts w:cs="Arial"/>
                <w:color w:val="000000"/>
                <w:sz w:val="18"/>
                <w:szCs w:val="18"/>
              </w:rPr>
            </w:pPr>
            <w:r w:rsidRPr="00DA760D">
              <w:rPr>
                <w:rStyle w:val="BodytextChar"/>
                <w:rFonts w:cs="Arial"/>
                <w:color w:val="000000"/>
                <w:sz w:val="18"/>
                <w:szCs w:val="18"/>
              </w:rPr>
              <w:t>Mbr Name-MI</w:t>
            </w:r>
          </w:p>
        </w:tc>
        <w:tc>
          <w:tcPr>
            <w:tcW w:w="1024" w:type="pct"/>
            <w:vAlign w:val="center"/>
          </w:tcPr>
          <w:p w:rsidRPr="00DA760D" w:rsidR="005A7CC3" w:rsidP="005A7CC3" w:rsidRDefault="005A7CC3" w14:paraId="74BD6E68" wp14:textId="77777777">
            <w:pPr>
              <w:spacing w:before="40" w:after="40"/>
              <w:rPr>
                <w:rFonts w:ascii="Arial Narrow" w:hAnsi="Arial Narrow"/>
                <w:color w:val="000000"/>
              </w:rPr>
            </w:pPr>
            <w:r w:rsidRPr="00DA760D">
              <w:rPr>
                <w:rFonts w:ascii="Arial Narrow" w:hAnsi="Arial Narrow"/>
                <w:color w:val="000000"/>
              </w:rPr>
              <w:t>Concatenate.</w:t>
            </w:r>
          </w:p>
          <w:p w:rsidRPr="00DA760D" w:rsidR="005A7CC3" w:rsidP="005A7CC3" w:rsidRDefault="005A7CC3" w14:paraId="299583B7" wp14:textId="77777777">
            <w:pPr>
              <w:spacing w:before="40" w:after="40"/>
              <w:rPr>
                <w:rFonts w:ascii="Arial Narrow" w:hAnsi="Arial Narrow"/>
                <w:color w:val="000000"/>
              </w:rPr>
            </w:pPr>
            <w:r w:rsidRPr="00DA760D">
              <w:rPr>
                <w:rFonts w:ascii="Arial Narrow" w:hAnsi="Arial Narrow"/>
                <w:color w:val="000000"/>
              </w:rPr>
              <w:t>Format as:</w:t>
            </w:r>
          </w:p>
          <w:p w:rsidRPr="00DA760D" w:rsidR="00CE759A" w:rsidP="005A7CC3" w:rsidRDefault="005A7CC3" w14:paraId="0F80E95F" wp14:textId="77777777">
            <w:pPr>
              <w:pStyle w:val="TableText1"/>
              <w:spacing w:before="40" w:after="40"/>
              <w:rPr>
                <w:rStyle w:val="BodytextChar"/>
                <w:rFonts w:cs="Arial"/>
                <w:color w:val="000000"/>
                <w:sz w:val="18"/>
                <w:szCs w:val="18"/>
              </w:rPr>
            </w:pPr>
            <w:r w:rsidRPr="00DA760D">
              <w:rPr>
                <w:color w:val="000000"/>
              </w:rPr>
              <w:t>LLLLLLLLLLL SSS., FFFFFFFF I.</w:t>
            </w:r>
          </w:p>
        </w:tc>
      </w:tr>
      <w:tr xmlns:wp14="http://schemas.microsoft.com/office/word/2010/wordml" w:rsidR="00CE759A" w:rsidTr="00FC5BE5" w14:paraId="329E69C6" wp14:textId="77777777">
        <w:tblPrEx>
          <w:tblCellMar>
            <w:top w:w="0" w:type="dxa"/>
            <w:bottom w:w="0" w:type="dxa"/>
          </w:tblCellMar>
        </w:tblPrEx>
        <w:trPr>
          <w:cantSplit/>
          <w:jc w:val="center"/>
        </w:trPr>
        <w:tc>
          <w:tcPr>
            <w:tcW w:w="564" w:type="pct"/>
            <w:vAlign w:val="center"/>
          </w:tcPr>
          <w:p w:rsidRPr="003246D6" w:rsidR="00CE759A" w:rsidP="003246D6" w:rsidRDefault="00CE759A" w14:paraId="4E2667F6" wp14:textId="77777777">
            <w:pPr>
              <w:jc w:val="left"/>
              <w:rPr>
                <w:rStyle w:val="BodytextChar"/>
                <w:rFonts w:cs="Arial"/>
                <w:sz w:val="18"/>
                <w:szCs w:val="18"/>
              </w:rPr>
            </w:pPr>
            <w:r w:rsidRPr="003246D6">
              <w:rPr>
                <w:rStyle w:val="BodytextChar"/>
                <w:rFonts w:cs="Arial"/>
                <w:sz w:val="18"/>
                <w:szCs w:val="18"/>
              </w:rPr>
              <w:t>Column</w:t>
            </w:r>
          </w:p>
        </w:tc>
        <w:tc>
          <w:tcPr>
            <w:tcW w:w="728" w:type="pct"/>
            <w:vAlign w:val="center"/>
          </w:tcPr>
          <w:p w:rsidRPr="003246D6" w:rsidR="00CE759A" w:rsidP="003246D6" w:rsidRDefault="00CE759A" w14:paraId="67B515C5" wp14:textId="77777777">
            <w:pPr>
              <w:pStyle w:val="TableText"/>
              <w:rPr>
                <w:rStyle w:val="BodytextChar"/>
                <w:sz w:val="18"/>
                <w:szCs w:val="18"/>
              </w:rPr>
            </w:pPr>
            <w:r w:rsidRPr="003246D6">
              <w:rPr>
                <w:rStyle w:val="BodytextChar"/>
                <w:sz w:val="18"/>
                <w:szCs w:val="18"/>
              </w:rPr>
              <w:t>SA ID</w:t>
            </w:r>
          </w:p>
        </w:tc>
        <w:tc>
          <w:tcPr>
            <w:tcW w:w="908" w:type="pct"/>
            <w:vAlign w:val="center"/>
          </w:tcPr>
          <w:p w:rsidRPr="00DA760D" w:rsidR="00CE759A" w:rsidP="003246D6" w:rsidRDefault="00CE759A" w14:paraId="7784FB24" wp14:textId="77777777">
            <w:pPr>
              <w:pStyle w:val="TableText"/>
              <w:rPr>
                <w:rStyle w:val="BodytextChar"/>
                <w:color w:val="000000"/>
                <w:sz w:val="18"/>
                <w:szCs w:val="18"/>
              </w:rPr>
            </w:pPr>
            <w:r w:rsidRPr="00DA760D">
              <w:rPr>
                <w:rStyle w:val="BodytextChar"/>
                <w:color w:val="000000"/>
                <w:sz w:val="18"/>
                <w:szCs w:val="18"/>
              </w:rPr>
              <w:t>This field displays the SA ID.</w:t>
            </w:r>
          </w:p>
        </w:tc>
        <w:tc>
          <w:tcPr>
            <w:tcW w:w="998" w:type="pct"/>
            <w:gridSpan w:val="2"/>
            <w:vAlign w:val="center"/>
          </w:tcPr>
          <w:p w:rsidRPr="00DA760D" w:rsidR="00CE759A" w:rsidP="003246D6" w:rsidRDefault="00CE759A" w14:paraId="733C0D50" wp14:textId="77777777">
            <w:pPr>
              <w:spacing w:before="40" w:after="40"/>
              <w:jc w:val="left"/>
              <w:rPr>
                <w:rStyle w:val="BodytextChar"/>
                <w:rFonts w:cs="Arial"/>
                <w:color w:val="000000"/>
                <w:sz w:val="18"/>
                <w:szCs w:val="18"/>
              </w:rPr>
            </w:pPr>
            <w:r w:rsidRPr="00DA760D">
              <w:rPr>
                <w:rStyle w:val="BodytextChar"/>
                <w:rFonts w:cs="Arial"/>
                <w:color w:val="000000"/>
                <w:sz w:val="18"/>
                <w:szCs w:val="18"/>
              </w:rPr>
              <w:t>A_DTL_TB</w:t>
            </w:r>
          </w:p>
        </w:tc>
        <w:tc>
          <w:tcPr>
            <w:tcW w:w="778" w:type="pct"/>
            <w:vAlign w:val="center"/>
          </w:tcPr>
          <w:p w:rsidRPr="00DA760D" w:rsidR="00CE759A" w:rsidP="003246D6" w:rsidRDefault="00CE759A" w14:paraId="3F536B85" wp14:textId="77777777">
            <w:pPr>
              <w:spacing w:before="40" w:after="40"/>
              <w:jc w:val="left"/>
              <w:rPr>
                <w:rStyle w:val="BodytextChar"/>
                <w:rFonts w:cs="Arial"/>
                <w:color w:val="000000"/>
                <w:sz w:val="18"/>
                <w:szCs w:val="18"/>
              </w:rPr>
            </w:pPr>
            <w:r w:rsidRPr="00DA760D">
              <w:rPr>
                <w:rStyle w:val="BodytextChar"/>
                <w:rFonts w:cs="Arial"/>
                <w:color w:val="000000"/>
                <w:sz w:val="18"/>
                <w:szCs w:val="18"/>
              </w:rPr>
              <w:t>A_AUTH_ID</w:t>
            </w:r>
          </w:p>
        </w:tc>
        <w:tc>
          <w:tcPr>
            <w:tcW w:w="1024" w:type="pct"/>
            <w:vAlign w:val="center"/>
          </w:tcPr>
          <w:p w:rsidRPr="00DA760D" w:rsidR="00CE759A" w:rsidP="003246D6" w:rsidRDefault="00CE759A" w14:paraId="2FF92CA3" wp14:textId="77777777">
            <w:pPr>
              <w:pStyle w:val="TableText1"/>
              <w:spacing w:before="40" w:after="40"/>
              <w:rPr>
                <w:rStyle w:val="BodytextChar"/>
                <w:rFonts w:cs="Arial"/>
                <w:color w:val="000000"/>
                <w:sz w:val="18"/>
                <w:szCs w:val="18"/>
              </w:rPr>
            </w:pPr>
          </w:p>
        </w:tc>
      </w:tr>
      <w:tr xmlns:wp14="http://schemas.microsoft.com/office/word/2010/wordml" w:rsidR="00CE759A" w:rsidTr="00FC5BE5" w14:paraId="051BDF15" wp14:textId="77777777">
        <w:tblPrEx>
          <w:tblCellMar>
            <w:top w:w="0" w:type="dxa"/>
            <w:bottom w:w="0" w:type="dxa"/>
          </w:tblCellMar>
        </w:tblPrEx>
        <w:trPr>
          <w:cantSplit/>
          <w:jc w:val="center"/>
        </w:trPr>
        <w:tc>
          <w:tcPr>
            <w:tcW w:w="564" w:type="pct"/>
            <w:vAlign w:val="center"/>
          </w:tcPr>
          <w:p w:rsidRPr="003246D6" w:rsidR="00CE759A" w:rsidP="003246D6" w:rsidRDefault="00CE759A" w14:paraId="116D090A" wp14:textId="77777777">
            <w:pPr>
              <w:jc w:val="left"/>
              <w:rPr>
                <w:rStyle w:val="BodytextChar"/>
                <w:rFonts w:cs="Arial"/>
                <w:sz w:val="18"/>
                <w:szCs w:val="18"/>
              </w:rPr>
            </w:pPr>
            <w:r w:rsidRPr="003246D6">
              <w:rPr>
                <w:rStyle w:val="BodytextChar"/>
                <w:rFonts w:cs="Arial"/>
                <w:sz w:val="18"/>
                <w:szCs w:val="18"/>
              </w:rPr>
              <w:t>Column</w:t>
            </w:r>
          </w:p>
        </w:tc>
        <w:tc>
          <w:tcPr>
            <w:tcW w:w="728" w:type="pct"/>
            <w:vAlign w:val="center"/>
          </w:tcPr>
          <w:p w:rsidRPr="003246D6" w:rsidR="00CE759A" w:rsidP="003246D6" w:rsidRDefault="00CE759A" w14:paraId="1FFAF716" wp14:textId="77777777">
            <w:pPr>
              <w:pStyle w:val="TableText"/>
              <w:rPr>
                <w:rStyle w:val="BodytextChar"/>
                <w:sz w:val="18"/>
                <w:szCs w:val="18"/>
              </w:rPr>
            </w:pPr>
            <w:r w:rsidRPr="003246D6">
              <w:rPr>
                <w:rStyle w:val="BodytextChar"/>
                <w:sz w:val="18"/>
                <w:szCs w:val="18"/>
              </w:rPr>
              <w:t>SA LI Num</w:t>
            </w:r>
          </w:p>
        </w:tc>
        <w:tc>
          <w:tcPr>
            <w:tcW w:w="908" w:type="pct"/>
            <w:vAlign w:val="center"/>
          </w:tcPr>
          <w:p w:rsidRPr="00DA760D" w:rsidR="00CE759A" w:rsidP="003246D6" w:rsidRDefault="00CE759A" w14:paraId="2777F972" wp14:textId="77777777">
            <w:pPr>
              <w:pStyle w:val="TableText"/>
              <w:rPr>
                <w:rStyle w:val="BodytextChar"/>
                <w:color w:val="000000"/>
                <w:sz w:val="18"/>
                <w:szCs w:val="18"/>
              </w:rPr>
            </w:pPr>
            <w:r w:rsidRPr="00DA760D">
              <w:rPr>
                <w:rStyle w:val="BodytextChar"/>
                <w:color w:val="000000"/>
                <w:sz w:val="18"/>
                <w:szCs w:val="18"/>
              </w:rPr>
              <w:t>This field displays the line item.</w:t>
            </w:r>
          </w:p>
        </w:tc>
        <w:tc>
          <w:tcPr>
            <w:tcW w:w="998" w:type="pct"/>
            <w:gridSpan w:val="2"/>
            <w:vAlign w:val="center"/>
          </w:tcPr>
          <w:p w:rsidRPr="00DA760D" w:rsidR="00CE759A" w:rsidP="003246D6" w:rsidRDefault="00CE759A" w14:paraId="4CFE0360" wp14:textId="77777777">
            <w:pPr>
              <w:spacing w:before="40" w:after="40"/>
              <w:jc w:val="left"/>
              <w:rPr>
                <w:rStyle w:val="BodytextChar"/>
                <w:rFonts w:cs="Arial"/>
                <w:color w:val="000000"/>
                <w:sz w:val="18"/>
                <w:szCs w:val="18"/>
              </w:rPr>
            </w:pPr>
            <w:r w:rsidRPr="00DA760D">
              <w:rPr>
                <w:rStyle w:val="BodytextChar"/>
                <w:rFonts w:cs="Arial"/>
                <w:color w:val="000000"/>
                <w:sz w:val="18"/>
                <w:szCs w:val="18"/>
              </w:rPr>
              <w:t>A_DTL_TB</w:t>
            </w:r>
          </w:p>
        </w:tc>
        <w:tc>
          <w:tcPr>
            <w:tcW w:w="778" w:type="pct"/>
            <w:vAlign w:val="center"/>
          </w:tcPr>
          <w:p w:rsidRPr="00DA760D" w:rsidR="00CE759A" w:rsidP="003246D6" w:rsidRDefault="00CE759A" w14:paraId="1197037D" wp14:textId="77777777">
            <w:pPr>
              <w:spacing w:before="40" w:after="40"/>
              <w:jc w:val="left"/>
              <w:rPr>
                <w:rStyle w:val="BodytextChar"/>
                <w:rFonts w:cs="Arial"/>
                <w:color w:val="000000"/>
                <w:sz w:val="18"/>
                <w:szCs w:val="18"/>
              </w:rPr>
            </w:pPr>
            <w:r w:rsidRPr="00DA760D">
              <w:rPr>
                <w:rStyle w:val="BodytextChar"/>
                <w:rFonts w:cs="Arial"/>
                <w:color w:val="000000"/>
                <w:sz w:val="18"/>
                <w:szCs w:val="18"/>
              </w:rPr>
              <w:t>A_LI_NUM</w:t>
            </w:r>
          </w:p>
        </w:tc>
        <w:tc>
          <w:tcPr>
            <w:tcW w:w="1024" w:type="pct"/>
            <w:vAlign w:val="center"/>
          </w:tcPr>
          <w:p w:rsidRPr="00DA760D" w:rsidR="00CE759A" w:rsidP="003246D6" w:rsidRDefault="00CE759A" w14:paraId="1579FC3E" wp14:textId="77777777">
            <w:pPr>
              <w:pStyle w:val="TableText1"/>
              <w:spacing w:before="40" w:after="40"/>
              <w:rPr>
                <w:rStyle w:val="BodytextChar"/>
                <w:rFonts w:cs="Arial"/>
                <w:color w:val="000000"/>
                <w:sz w:val="18"/>
                <w:szCs w:val="18"/>
              </w:rPr>
            </w:pPr>
          </w:p>
        </w:tc>
      </w:tr>
      <w:tr xmlns:wp14="http://schemas.microsoft.com/office/word/2010/wordml" w:rsidR="00ED02C4" w:rsidTr="00FC5BE5" w14:paraId="18CBAE51" wp14:textId="77777777">
        <w:tblPrEx>
          <w:tblCellMar>
            <w:top w:w="0" w:type="dxa"/>
            <w:bottom w:w="0" w:type="dxa"/>
          </w:tblCellMar>
        </w:tblPrEx>
        <w:trPr>
          <w:cantSplit/>
          <w:jc w:val="center"/>
        </w:trPr>
        <w:tc>
          <w:tcPr>
            <w:tcW w:w="564" w:type="pct"/>
            <w:vAlign w:val="center"/>
          </w:tcPr>
          <w:p w:rsidRPr="003246D6" w:rsidR="00ED02C4" w:rsidP="003246D6" w:rsidRDefault="00ED02C4" w14:paraId="6F8797D7" wp14:textId="77777777">
            <w:pPr>
              <w:jc w:val="left"/>
              <w:rPr>
                <w:rStyle w:val="BodytextChar"/>
                <w:rFonts w:cs="Arial"/>
                <w:sz w:val="18"/>
                <w:szCs w:val="18"/>
              </w:rPr>
            </w:pPr>
            <w:r w:rsidRPr="003246D6">
              <w:rPr>
                <w:rStyle w:val="BodytextChar"/>
                <w:rFonts w:cs="Arial"/>
                <w:sz w:val="18"/>
                <w:szCs w:val="18"/>
              </w:rPr>
              <w:t>Column</w:t>
            </w:r>
          </w:p>
        </w:tc>
        <w:tc>
          <w:tcPr>
            <w:tcW w:w="728" w:type="pct"/>
            <w:vAlign w:val="center"/>
          </w:tcPr>
          <w:p w:rsidRPr="003246D6" w:rsidR="00ED02C4" w:rsidP="003246D6" w:rsidRDefault="00FA41AA" w14:paraId="77AF9D2A" wp14:textId="77777777">
            <w:pPr>
              <w:pStyle w:val="TableText1"/>
              <w:spacing w:before="40" w:after="40"/>
              <w:rPr>
                <w:rStyle w:val="BodytextChar"/>
                <w:rFonts w:cs="Arial"/>
                <w:sz w:val="18"/>
                <w:szCs w:val="18"/>
              </w:rPr>
            </w:pPr>
            <w:r>
              <w:rPr>
                <w:rStyle w:val="BodytextChar"/>
                <w:rFonts w:cs="Arial"/>
                <w:sz w:val="18"/>
                <w:szCs w:val="18"/>
              </w:rPr>
              <w:t>SA LI Svc Prov ID</w:t>
            </w:r>
          </w:p>
          <w:p w:rsidRPr="003246D6" w:rsidR="00ED02C4" w:rsidP="003246D6" w:rsidRDefault="00ED02C4" w14:paraId="71823F69" wp14:textId="77777777">
            <w:pPr>
              <w:pStyle w:val="TableText"/>
              <w:rPr>
                <w:rStyle w:val="BodytextChar"/>
                <w:sz w:val="18"/>
                <w:szCs w:val="18"/>
              </w:rPr>
            </w:pPr>
          </w:p>
        </w:tc>
        <w:tc>
          <w:tcPr>
            <w:tcW w:w="908" w:type="pct"/>
            <w:vAlign w:val="center"/>
          </w:tcPr>
          <w:p w:rsidRPr="00DA760D" w:rsidR="00ED02C4" w:rsidP="003246D6" w:rsidRDefault="00ED02C4" w14:paraId="5ACC2FEA" wp14:textId="77777777">
            <w:pPr>
              <w:pStyle w:val="TableText"/>
              <w:rPr>
                <w:rStyle w:val="BodytextChar"/>
                <w:color w:val="000000"/>
                <w:sz w:val="18"/>
                <w:szCs w:val="18"/>
              </w:rPr>
            </w:pPr>
            <w:r w:rsidRPr="00DA760D">
              <w:rPr>
                <w:rStyle w:val="BodytextChar"/>
                <w:color w:val="000000"/>
                <w:sz w:val="18"/>
                <w:szCs w:val="18"/>
              </w:rPr>
              <w:t xml:space="preserve">This field displays the </w:t>
            </w:r>
            <w:r>
              <w:rPr>
                <w:rStyle w:val="BodytextChar"/>
                <w:color w:val="000000"/>
                <w:sz w:val="18"/>
                <w:szCs w:val="18"/>
              </w:rPr>
              <w:t>Servicing</w:t>
            </w:r>
            <w:r w:rsidRPr="00DA760D">
              <w:rPr>
                <w:rStyle w:val="BodytextChar"/>
                <w:color w:val="000000"/>
                <w:sz w:val="18"/>
                <w:szCs w:val="18"/>
              </w:rPr>
              <w:t xml:space="preserve"> provider id number.</w:t>
            </w:r>
          </w:p>
        </w:tc>
        <w:tc>
          <w:tcPr>
            <w:tcW w:w="998" w:type="pct"/>
            <w:gridSpan w:val="2"/>
            <w:vAlign w:val="center"/>
          </w:tcPr>
          <w:p w:rsidRPr="00DA760D" w:rsidR="00ED02C4" w:rsidP="003246D6" w:rsidRDefault="00ED02C4" w14:paraId="53B9DADD" wp14:textId="77777777">
            <w:pPr>
              <w:spacing w:before="40" w:after="40"/>
              <w:jc w:val="left"/>
              <w:rPr>
                <w:rStyle w:val="BodytextChar"/>
                <w:rFonts w:cs="Arial"/>
                <w:color w:val="000000"/>
                <w:sz w:val="18"/>
                <w:szCs w:val="18"/>
              </w:rPr>
            </w:pPr>
            <w:r w:rsidRPr="00DA760D">
              <w:rPr>
                <w:rStyle w:val="BodytextChar"/>
                <w:rFonts w:cs="Arial"/>
                <w:color w:val="000000"/>
                <w:sz w:val="18"/>
                <w:szCs w:val="18"/>
              </w:rPr>
              <w:t>A_</w:t>
            </w:r>
            <w:r>
              <w:rPr>
                <w:rStyle w:val="BodytextChar"/>
                <w:rFonts w:cs="Arial"/>
                <w:color w:val="000000"/>
                <w:sz w:val="18"/>
                <w:szCs w:val="18"/>
              </w:rPr>
              <w:t>HDR_LI_SUBM_PROV_ID_TB</w:t>
            </w:r>
          </w:p>
        </w:tc>
        <w:tc>
          <w:tcPr>
            <w:tcW w:w="778" w:type="pct"/>
            <w:vAlign w:val="center"/>
          </w:tcPr>
          <w:p w:rsidRPr="00DA760D" w:rsidR="00ED02C4" w:rsidP="003246D6" w:rsidRDefault="00ED02C4" w14:paraId="050E6D78" wp14:textId="77777777">
            <w:pPr>
              <w:spacing w:before="40" w:after="40"/>
              <w:jc w:val="left"/>
              <w:rPr>
                <w:rStyle w:val="BodytextChar"/>
                <w:rFonts w:cs="Arial"/>
                <w:color w:val="000000"/>
                <w:sz w:val="18"/>
                <w:szCs w:val="18"/>
              </w:rPr>
            </w:pPr>
            <w:r w:rsidRPr="00DA760D">
              <w:rPr>
                <w:rStyle w:val="BodytextChar"/>
                <w:rFonts w:cs="Arial"/>
                <w:color w:val="000000"/>
                <w:sz w:val="18"/>
                <w:szCs w:val="18"/>
              </w:rPr>
              <w:t>A_</w:t>
            </w:r>
            <w:r w:rsidRPr="00DA760D" w:rsidDel="008909C7">
              <w:rPr>
                <w:rStyle w:val="BodytextChar"/>
                <w:rFonts w:cs="Arial"/>
                <w:color w:val="000000"/>
                <w:sz w:val="18"/>
                <w:szCs w:val="18"/>
              </w:rPr>
              <w:t xml:space="preserve"> </w:t>
            </w:r>
            <w:r w:rsidRPr="00DA760D">
              <w:rPr>
                <w:rStyle w:val="BodytextChar"/>
                <w:rFonts w:cs="Arial"/>
                <w:color w:val="000000"/>
                <w:sz w:val="18"/>
                <w:szCs w:val="18"/>
              </w:rPr>
              <w:t>PROV_ID</w:t>
            </w:r>
          </w:p>
        </w:tc>
        <w:tc>
          <w:tcPr>
            <w:tcW w:w="1024" w:type="pct"/>
            <w:vAlign w:val="center"/>
          </w:tcPr>
          <w:p w:rsidRPr="00DA760D" w:rsidR="00ED02C4" w:rsidP="003246D6" w:rsidRDefault="00130533" w14:paraId="20876B09" wp14:textId="77777777">
            <w:pPr>
              <w:pStyle w:val="TableText1"/>
              <w:spacing w:before="40" w:after="40"/>
              <w:rPr>
                <w:rStyle w:val="BodytextChar"/>
                <w:rFonts w:cs="Arial"/>
                <w:color w:val="000000"/>
                <w:sz w:val="18"/>
                <w:szCs w:val="18"/>
              </w:rPr>
            </w:pPr>
            <w:r>
              <w:rPr>
                <w:rStyle w:val="BodytextChar"/>
                <w:rFonts w:cs="Arial"/>
                <w:sz w:val="18"/>
                <w:szCs w:val="18"/>
              </w:rPr>
              <w:t xml:space="preserve"> </w:t>
            </w:r>
          </w:p>
        </w:tc>
      </w:tr>
      <w:tr xmlns:wp14="http://schemas.microsoft.com/office/word/2010/wordml" w:rsidR="00CE759A" w:rsidTr="00FC5BE5" w14:paraId="02F2F147" wp14:textId="77777777">
        <w:tblPrEx>
          <w:tblCellMar>
            <w:top w:w="0" w:type="dxa"/>
            <w:bottom w:w="0" w:type="dxa"/>
          </w:tblCellMar>
        </w:tblPrEx>
        <w:trPr>
          <w:cantSplit/>
          <w:jc w:val="center"/>
        </w:trPr>
        <w:tc>
          <w:tcPr>
            <w:tcW w:w="564" w:type="pct"/>
            <w:vAlign w:val="center"/>
          </w:tcPr>
          <w:p w:rsidRPr="003246D6" w:rsidR="00CE759A" w:rsidP="003246D6" w:rsidRDefault="00CE759A" w14:paraId="37C78BCE" wp14:textId="77777777">
            <w:pPr>
              <w:jc w:val="left"/>
              <w:rPr>
                <w:rStyle w:val="BodytextChar"/>
                <w:rFonts w:cs="Arial"/>
                <w:sz w:val="18"/>
                <w:szCs w:val="18"/>
              </w:rPr>
            </w:pPr>
            <w:r w:rsidRPr="003246D6">
              <w:rPr>
                <w:rStyle w:val="BodytextChar"/>
                <w:rFonts w:cs="Arial"/>
                <w:sz w:val="18"/>
                <w:szCs w:val="18"/>
              </w:rPr>
              <w:t>Column</w:t>
            </w:r>
          </w:p>
        </w:tc>
        <w:tc>
          <w:tcPr>
            <w:tcW w:w="728" w:type="pct"/>
            <w:vAlign w:val="center"/>
          </w:tcPr>
          <w:p w:rsidRPr="003246D6" w:rsidR="00CE759A" w:rsidP="003246D6" w:rsidRDefault="00F16C75" w14:paraId="34D1CE9B" wp14:textId="77777777">
            <w:pPr>
              <w:pStyle w:val="TableText"/>
              <w:rPr>
                <w:rStyle w:val="BodytextChar"/>
                <w:sz w:val="18"/>
                <w:szCs w:val="18"/>
              </w:rPr>
            </w:pPr>
            <w:r>
              <w:rPr>
                <w:rStyle w:val="BodytextChar"/>
                <w:sz w:val="18"/>
                <w:szCs w:val="18"/>
              </w:rPr>
              <w:t>SA LI Svc Prov Name</w:t>
            </w:r>
          </w:p>
        </w:tc>
        <w:tc>
          <w:tcPr>
            <w:tcW w:w="908" w:type="pct"/>
            <w:vAlign w:val="center"/>
          </w:tcPr>
          <w:p w:rsidRPr="00DA760D" w:rsidR="00CE759A" w:rsidP="003246D6" w:rsidRDefault="00CE759A" w14:paraId="03DD1C38" wp14:textId="77777777">
            <w:pPr>
              <w:pStyle w:val="TableText"/>
              <w:rPr>
                <w:rStyle w:val="BodytextChar"/>
                <w:color w:val="000000"/>
                <w:sz w:val="18"/>
                <w:szCs w:val="18"/>
              </w:rPr>
            </w:pPr>
            <w:r w:rsidRPr="00DA760D">
              <w:rPr>
                <w:rStyle w:val="BodytextChar"/>
                <w:color w:val="000000"/>
                <w:sz w:val="18"/>
                <w:szCs w:val="18"/>
              </w:rPr>
              <w:t>This field displays the provider’s name.</w:t>
            </w:r>
          </w:p>
        </w:tc>
        <w:tc>
          <w:tcPr>
            <w:tcW w:w="998" w:type="pct"/>
            <w:gridSpan w:val="2"/>
            <w:vAlign w:val="center"/>
          </w:tcPr>
          <w:p w:rsidRPr="00DA760D" w:rsidR="00CE759A" w:rsidP="003246D6" w:rsidRDefault="00CE759A" w14:paraId="3AA95CA2" wp14:textId="77777777">
            <w:pPr>
              <w:spacing w:before="40" w:after="40"/>
              <w:jc w:val="left"/>
              <w:rPr>
                <w:rStyle w:val="BodytextChar"/>
                <w:rFonts w:cs="Arial"/>
                <w:color w:val="000000"/>
                <w:sz w:val="18"/>
                <w:szCs w:val="18"/>
              </w:rPr>
            </w:pPr>
            <w:r w:rsidRPr="00DA760D">
              <w:rPr>
                <w:rStyle w:val="BodytextChar"/>
                <w:rFonts w:cs="Arial"/>
                <w:color w:val="000000"/>
                <w:sz w:val="18"/>
                <w:szCs w:val="18"/>
              </w:rPr>
              <w:t>P_DTL_TB</w:t>
            </w:r>
          </w:p>
        </w:tc>
        <w:tc>
          <w:tcPr>
            <w:tcW w:w="778" w:type="pct"/>
            <w:vAlign w:val="center"/>
          </w:tcPr>
          <w:p w:rsidRPr="00DA760D" w:rsidR="00CE759A" w:rsidP="003246D6" w:rsidRDefault="008D6A34" w14:paraId="1C700D3F" wp14:textId="77777777">
            <w:pPr>
              <w:spacing w:before="40" w:after="40"/>
              <w:jc w:val="left"/>
              <w:rPr>
                <w:rStyle w:val="BodytextChar"/>
                <w:rFonts w:cs="Arial"/>
                <w:color w:val="000000"/>
                <w:sz w:val="18"/>
                <w:szCs w:val="18"/>
              </w:rPr>
            </w:pPr>
            <w:r>
              <w:rPr>
                <w:rStyle w:val="BodytextChar"/>
                <w:rFonts w:cs="Arial"/>
                <w:color w:val="000000"/>
                <w:sz w:val="18"/>
                <w:szCs w:val="18"/>
              </w:rPr>
              <w:t>P_SORT_NAM</w:t>
            </w:r>
          </w:p>
        </w:tc>
        <w:tc>
          <w:tcPr>
            <w:tcW w:w="1024" w:type="pct"/>
            <w:vAlign w:val="center"/>
          </w:tcPr>
          <w:p w:rsidRPr="00DA760D" w:rsidR="00CE759A" w:rsidP="003246D6" w:rsidRDefault="00130533" w14:paraId="6786E0B2" wp14:textId="77777777">
            <w:pPr>
              <w:pStyle w:val="TableText1"/>
              <w:spacing w:before="40" w:after="40"/>
              <w:rPr>
                <w:rStyle w:val="BodytextChar"/>
                <w:rFonts w:cs="Arial"/>
                <w:color w:val="000000"/>
                <w:sz w:val="18"/>
                <w:szCs w:val="18"/>
              </w:rPr>
            </w:pPr>
            <w:r w:rsidRPr="00226F7A">
              <w:rPr>
                <w:rStyle w:val="BodytextChar"/>
                <w:rFonts w:cs="Arial"/>
                <w:sz w:val="18"/>
                <w:szCs w:val="18"/>
              </w:rPr>
              <w:t xml:space="preserve">May be blank if no </w:t>
            </w:r>
            <w:r w:rsidRPr="00CE63A6">
              <w:rPr>
                <w:rStyle w:val="BodytextChar"/>
                <w:rFonts w:cs="Arial"/>
                <w:sz w:val="18"/>
                <w:szCs w:val="18"/>
              </w:rPr>
              <w:t>Servicing provider is submitted on the authorization.</w:t>
            </w:r>
          </w:p>
        </w:tc>
      </w:tr>
      <w:tr xmlns:wp14="http://schemas.microsoft.com/office/word/2010/wordml" w:rsidR="00CE759A" w:rsidTr="00FC5BE5" w14:paraId="772AB463" wp14:textId="77777777">
        <w:tblPrEx>
          <w:tblCellMar>
            <w:top w:w="0" w:type="dxa"/>
            <w:bottom w:w="0" w:type="dxa"/>
          </w:tblCellMar>
        </w:tblPrEx>
        <w:trPr>
          <w:cantSplit/>
          <w:jc w:val="center"/>
        </w:trPr>
        <w:tc>
          <w:tcPr>
            <w:tcW w:w="564" w:type="pct"/>
            <w:tcBorders>
              <w:bottom w:val="single" w:color="616161" w:sz="2" w:space="0"/>
            </w:tcBorders>
            <w:vAlign w:val="center"/>
          </w:tcPr>
          <w:p w:rsidRPr="003246D6" w:rsidR="00CE759A" w:rsidP="003246D6" w:rsidRDefault="00CE759A" w14:paraId="2EE4782C" wp14:textId="77777777">
            <w:pPr>
              <w:jc w:val="left"/>
              <w:rPr>
                <w:rStyle w:val="BodytextChar"/>
                <w:rFonts w:cs="Arial"/>
                <w:sz w:val="18"/>
                <w:szCs w:val="18"/>
              </w:rPr>
            </w:pPr>
            <w:r w:rsidRPr="003246D6">
              <w:rPr>
                <w:rStyle w:val="BodytextChar"/>
                <w:rFonts w:cs="Arial"/>
                <w:sz w:val="18"/>
                <w:szCs w:val="18"/>
              </w:rPr>
              <w:t>Column</w:t>
            </w:r>
          </w:p>
        </w:tc>
        <w:tc>
          <w:tcPr>
            <w:tcW w:w="728" w:type="pct"/>
            <w:tcBorders>
              <w:bottom w:val="single" w:color="616161" w:sz="2" w:space="0"/>
            </w:tcBorders>
            <w:vAlign w:val="center"/>
          </w:tcPr>
          <w:p w:rsidRPr="003246D6" w:rsidR="00CE759A" w:rsidP="003246D6" w:rsidRDefault="00CE759A" w14:paraId="7C347445" wp14:textId="77777777">
            <w:pPr>
              <w:pStyle w:val="BodytextChar"/>
              <w:spacing w:before="40" w:after="40"/>
              <w:jc w:val="left"/>
              <w:rPr>
                <w:rStyle w:val="BodytextChar"/>
                <w:rFonts w:cs="Arial"/>
                <w:sz w:val="18"/>
                <w:szCs w:val="18"/>
              </w:rPr>
            </w:pPr>
            <w:r w:rsidRPr="003246D6">
              <w:rPr>
                <w:rStyle w:val="BodytextChar"/>
                <w:rFonts w:cs="Arial"/>
                <w:sz w:val="18"/>
                <w:szCs w:val="18"/>
              </w:rPr>
              <w:t>SA LI Dt-Apprv Beg</w:t>
            </w:r>
          </w:p>
        </w:tc>
        <w:tc>
          <w:tcPr>
            <w:tcW w:w="908" w:type="pct"/>
            <w:tcBorders>
              <w:bottom w:val="single" w:color="616161" w:sz="2" w:space="0"/>
            </w:tcBorders>
            <w:vAlign w:val="center"/>
          </w:tcPr>
          <w:p w:rsidRPr="00DA760D" w:rsidR="00CE759A" w:rsidP="003246D6" w:rsidRDefault="00CE759A" w14:paraId="68CF127C" wp14:textId="77777777">
            <w:pPr>
              <w:pStyle w:val="TableText"/>
              <w:rPr>
                <w:rStyle w:val="BodytextChar"/>
                <w:color w:val="000000"/>
                <w:sz w:val="18"/>
                <w:szCs w:val="18"/>
              </w:rPr>
            </w:pPr>
            <w:r w:rsidRPr="00DA760D">
              <w:rPr>
                <w:rStyle w:val="BodytextChar"/>
                <w:color w:val="000000"/>
                <w:sz w:val="18"/>
                <w:szCs w:val="18"/>
              </w:rPr>
              <w:t>Line Item Approved Begin Date.</w:t>
            </w:r>
          </w:p>
        </w:tc>
        <w:tc>
          <w:tcPr>
            <w:tcW w:w="998" w:type="pct"/>
            <w:gridSpan w:val="2"/>
            <w:tcBorders>
              <w:bottom w:val="single" w:color="616161" w:sz="2" w:space="0"/>
            </w:tcBorders>
            <w:vAlign w:val="center"/>
          </w:tcPr>
          <w:p w:rsidRPr="00DA760D" w:rsidR="00CE759A" w:rsidP="003246D6" w:rsidRDefault="00CE759A" w14:paraId="1A98274B" wp14:textId="77777777">
            <w:pPr>
              <w:spacing w:before="40" w:after="40"/>
              <w:jc w:val="left"/>
              <w:rPr>
                <w:rStyle w:val="BodytextChar"/>
                <w:rFonts w:cs="Arial"/>
                <w:color w:val="000000"/>
                <w:sz w:val="18"/>
                <w:szCs w:val="18"/>
              </w:rPr>
            </w:pPr>
            <w:r w:rsidRPr="00DA760D">
              <w:rPr>
                <w:rStyle w:val="BodytextChar"/>
                <w:rFonts w:cs="Arial"/>
                <w:color w:val="000000"/>
                <w:sz w:val="18"/>
                <w:szCs w:val="18"/>
              </w:rPr>
              <w:t>A_DTL_TB</w:t>
            </w:r>
          </w:p>
        </w:tc>
        <w:tc>
          <w:tcPr>
            <w:tcW w:w="778" w:type="pct"/>
            <w:tcBorders>
              <w:bottom w:val="single" w:color="616161" w:sz="2" w:space="0"/>
            </w:tcBorders>
            <w:vAlign w:val="center"/>
          </w:tcPr>
          <w:p w:rsidRPr="00DA760D" w:rsidR="00CE759A" w:rsidP="003246D6" w:rsidRDefault="00CE759A" w14:paraId="0B96A3D4" wp14:textId="77777777">
            <w:pPr>
              <w:spacing w:before="40" w:after="40"/>
              <w:jc w:val="left"/>
              <w:rPr>
                <w:rStyle w:val="BodytextChar"/>
                <w:rFonts w:cs="Arial"/>
                <w:color w:val="000000"/>
                <w:sz w:val="18"/>
                <w:szCs w:val="18"/>
              </w:rPr>
            </w:pPr>
            <w:r w:rsidRPr="00DA760D">
              <w:rPr>
                <w:rStyle w:val="BodytextChar"/>
                <w:rFonts w:cs="Arial"/>
                <w:color w:val="000000"/>
                <w:sz w:val="18"/>
                <w:szCs w:val="18"/>
              </w:rPr>
              <w:t>A_LI_</w:t>
            </w:r>
            <w:r w:rsidRPr="00DA760D" w:rsidDel="006E7D23" w:rsidR="006E7D23">
              <w:rPr>
                <w:rStyle w:val="BodytextChar"/>
                <w:rFonts w:cs="Arial"/>
                <w:color w:val="000000"/>
                <w:sz w:val="18"/>
                <w:szCs w:val="18"/>
              </w:rPr>
              <w:t xml:space="preserve"> </w:t>
            </w:r>
            <w:r w:rsidRPr="00DA760D">
              <w:rPr>
                <w:rStyle w:val="BodytextChar"/>
                <w:rFonts w:cs="Arial"/>
                <w:color w:val="000000"/>
                <w:sz w:val="18"/>
                <w:szCs w:val="18"/>
              </w:rPr>
              <w:t>BEG_DT</w:t>
            </w:r>
          </w:p>
        </w:tc>
        <w:tc>
          <w:tcPr>
            <w:tcW w:w="1024" w:type="pct"/>
            <w:tcBorders>
              <w:bottom w:val="single" w:color="616161" w:sz="2" w:space="0"/>
            </w:tcBorders>
            <w:vAlign w:val="center"/>
          </w:tcPr>
          <w:p w:rsidRPr="00DA760D" w:rsidR="00CE759A" w:rsidP="003246D6" w:rsidRDefault="00CE759A" w14:paraId="3C2017A3" wp14:textId="77777777">
            <w:pPr>
              <w:pStyle w:val="TableText1"/>
              <w:spacing w:before="40" w:after="40"/>
              <w:rPr>
                <w:rStyle w:val="BodytextChar"/>
                <w:rFonts w:cs="Arial"/>
                <w:color w:val="000000"/>
                <w:sz w:val="18"/>
                <w:szCs w:val="18"/>
              </w:rPr>
            </w:pPr>
          </w:p>
        </w:tc>
      </w:tr>
      <w:tr xmlns:wp14="http://schemas.microsoft.com/office/word/2010/wordml" w:rsidR="00CE759A" w:rsidTr="00FC5BE5" w14:paraId="0B44C6A5" wp14:textId="77777777">
        <w:tblPrEx>
          <w:tblCellMar>
            <w:top w:w="0" w:type="dxa"/>
            <w:bottom w:w="0" w:type="dxa"/>
          </w:tblCellMar>
        </w:tblPrEx>
        <w:trPr>
          <w:cantSplit/>
          <w:jc w:val="center"/>
        </w:trPr>
        <w:tc>
          <w:tcPr>
            <w:tcW w:w="564" w:type="pct"/>
            <w:tcBorders>
              <w:bottom w:val="single" w:color="616161" w:sz="2" w:space="0"/>
            </w:tcBorders>
            <w:vAlign w:val="center"/>
          </w:tcPr>
          <w:p w:rsidRPr="003246D6" w:rsidR="00CE759A" w:rsidP="003246D6" w:rsidRDefault="00CE759A" w14:paraId="3CDA4481" wp14:textId="77777777">
            <w:pPr>
              <w:jc w:val="left"/>
              <w:rPr>
                <w:rStyle w:val="BodytextChar"/>
                <w:rFonts w:cs="Arial"/>
                <w:sz w:val="18"/>
                <w:szCs w:val="18"/>
              </w:rPr>
            </w:pPr>
            <w:r w:rsidRPr="003246D6">
              <w:rPr>
                <w:rStyle w:val="BodytextChar"/>
                <w:rFonts w:cs="Arial"/>
                <w:sz w:val="18"/>
                <w:szCs w:val="18"/>
              </w:rPr>
              <w:t>Column</w:t>
            </w:r>
          </w:p>
        </w:tc>
        <w:tc>
          <w:tcPr>
            <w:tcW w:w="728" w:type="pct"/>
            <w:tcBorders>
              <w:bottom w:val="single" w:color="616161" w:sz="2" w:space="0"/>
            </w:tcBorders>
            <w:vAlign w:val="center"/>
          </w:tcPr>
          <w:p w:rsidRPr="003246D6" w:rsidR="00CE759A" w:rsidP="003246D6" w:rsidRDefault="00CE759A" w14:paraId="4E1C069C" wp14:textId="77777777">
            <w:pPr>
              <w:pStyle w:val="BodytextChar"/>
              <w:spacing w:before="40" w:after="40"/>
              <w:jc w:val="left"/>
              <w:rPr>
                <w:rStyle w:val="BodytextChar"/>
                <w:rFonts w:cs="Arial"/>
                <w:sz w:val="18"/>
                <w:szCs w:val="18"/>
              </w:rPr>
            </w:pPr>
            <w:r w:rsidRPr="003246D6">
              <w:rPr>
                <w:rStyle w:val="BodytextChar"/>
                <w:rFonts w:cs="Arial"/>
                <w:sz w:val="18"/>
                <w:szCs w:val="18"/>
              </w:rPr>
              <w:t>SA LI Dt-Apprv End</w:t>
            </w:r>
          </w:p>
        </w:tc>
        <w:tc>
          <w:tcPr>
            <w:tcW w:w="908" w:type="pct"/>
            <w:tcBorders>
              <w:bottom w:val="single" w:color="616161" w:sz="2" w:space="0"/>
            </w:tcBorders>
            <w:vAlign w:val="center"/>
          </w:tcPr>
          <w:p w:rsidRPr="00DA760D" w:rsidR="00CE759A" w:rsidP="003246D6" w:rsidRDefault="00CE759A" w14:paraId="45AA7EEA" wp14:textId="77777777">
            <w:pPr>
              <w:pStyle w:val="TableText"/>
              <w:rPr>
                <w:rStyle w:val="BodytextChar"/>
                <w:color w:val="000000"/>
                <w:sz w:val="18"/>
                <w:szCs w:val="18"/>
              </w:rPr>
            </w:pPr>
            <w:r w:rsidRPr="00DA760D">
              <w:rPr>
                <w:rStyle w:val="BodytextChar"/>
                <w:color w:val="000000"/>
                <w:sz w:val="18"/>
                <w:szCs w:val="18"/>
              </w:rPr>
              <w:t>Line Item Approved End Date.</w:t>
            </w:r>
          </w:p>
        </w:tc>
        <w:tc>
          <w:tcPr>
            <w:tcW w:w="998" w:type="pct"/>
            <w:gridSpan w:val="2"/>
            <w:tcBorders>
              <w:bottom w:val="single" w:color="616161" w:sz="2" w:space="0"/>
            </w:tcBorders>
            <w:vAlign w:val="center"/>
          </w:tcPr>
          <w:p w:rsidRPr="00DA760D" w:rsidR="00CE759A" w:rsidP="003246D6" w:rsidRDefault="00CE759A" w14:paraId="0F6A8051" wp14:textId="77777777">
            <w:pPr>
              <w:spacing w:before="40" w:after="40"/>
              <w:jc w:val="left"/>
              <w:rPr>
                <w:rStyle w:val="BodytextChar"/>
                <w:rFonts w:cs="Arial"/>
                <w:color w:val="000000"/>
                <w:sz w:val="18"/>
                <w:szCs w:val="18"/>
              </w:rPr>
            </w:pPr>
            <w:r w:rsidRPr="00DA760D">
              <w:rPr>
                <w:rStyle w:val="BodytextChar"/>
                <w:rFonts w:cs="Arial"/>
                <w:color w:val="000000"/>
                <w:sz w:val="18"/>
                <w:szCs w:val="18"/>
              </w:rPr>
              <w:t>A_DTL_TB</w:t>
            </w:r>
          </w:p>
        </w:tc>
        <w:tc>
          <w:tcPr>
            <w:tcW w:w="778" w:type="pct"/>
            <w:tcBorders>
              <w:bottom w:val="single" w:color="616161" w:sz="2" w:space="0"/>
            </w:tcBorders>
            <w:vAlign w:val="center"/>
          </w:tcPr>
          <w:p w:rsidRPr="00DA760D" w:rsidR="00CE759A" w:rsidP="003246D6" w:rsidRDefault="00CE759A" w14:paraId="7967DF1E" wp14:textId="77777777">
            <w:pPr>
              <w:pStyle w:val="Figure"/>
              <w:spacing w:before="40" w:after="40"/>
              <w:rPr>
                <w:rStyle w:val="BodytextChar"/>
                <w:rFonts w:ascii="Arial" w:hAnsi="Arial" w:cs="Arial"/>
                <w:b w:val="0"/>
                <w:bCs w:val="0"/>
                <w:color w:val="000000"/>
                <w:sz w:val="18"/>
                <w:szCs w:val="18"/>
              </w:rPr>
            </w:pPr>
            <w:r w:rsidRPr="00DA760D">
              <w:rPr>
                <w:rStyle w:val="BodytextChar"/>
                <w:rFonts w:ascii="Arial" w:hAnsi="Arial" w:cs="Arial"/>
                <w:b w:val="0"/>
                <w:bCs w:val="0"/>
                <w:color w:val="000000"/>
                <w:sz w:val="18"/>
                <w:szCs w:val="18"/>
              </w:rPr>
              <w:t>A_LI_</w:t>
            </w:r>
            <w:r w:rsidRPr="00DA760D" w:rsidDel="006E7D23" w:rsidR="006E7D23">
              <w:rPr>
                <w:rStyle w:val="BodytextChar"/>
                <w:rFonts w:ascii="Arial" w:hAnsi="Arial" w:cs="Arial"/>
                <w:b w:val="0"/>
                <w:bCs w:val="0"/>
                <w:color w:val="000000"/>
                <w:sz w:val="18"/>
                <w:szCs w:val="18"/>
              </w:rPr>
              <w:t xml:space="preserve"> </w:t>
            </w:r>
            <w:r w:rsidRPr="00DA760D">
              <w:rPr>
                <w:rStyle w:val="BodytextChar"/>
                <w:rFonts w:ascii="Arial" w:hAnsi="Arial" w:cs="Arial"/>
                <w:b w:val="0"/>
                <w:bCs w:val="0"/>
                <w:color w:val="000000"/>
                <w:sz w:val="18"/>
                <w:szCs w:val="18"/>
              </w:rPr>
              <w:t>END_DT</w:t>
            </w:r>
          </w:p>
        </w:tc>
        <w:tc>
          <w:tcPr>
            <w:tcW w:w="1024" w:type="pct"/>
            <w:tcBorders>
              <w:bottom w:val="single" w:color="616161" w:sz="2" w:space="0"/>
            </w:tcBorders>
            <w:vAlign w:val="center"/>
          </w:tcPr>
          <w:p w:rsidRPr="00DA760D" w:rsidR="00CE759A" w:rsidP="003246D6" w:rsidRDefault="00CE759A" w14:paraId="6098812D" wp14:textId="77777777">
            <w:pPr>
              <w:pStyle w:val="TableText1"/>
              <w:spacing w:before="40" w:after="40"/>
              <w:rPr>
                <w:rStyle w:val="BodytextChar"/>
                <w:rFonts w:cs="Arial"/>
                <w:color w:val="000000"/>
                <w:sz w:val="18"/>
                <w:szCs w:val="18"/>
              </w:rPr>
            </w:pPr>
          </w:p>
        </w:tc>
      </w:tr>
      <w:tr xmlns:wp14="http://schemas.microsoft.com/office/word/2010/wordml" w:rsidR="00CE759A" w:rsidTr="00FC5BE5" w14:paraId="0F6EFF23" wp14:textId="77777777">
        <w:tblPrEx>
          <w:tblCellMar>
            <w:top w:w="0" w:type="dxa"/>
            <w:bottom w:w="0" w:type="dxa"/>
          </w:tblCellMar>
        </w:tblPrEx>
        <w:trPr>
          <w:cantSplit/>
          <w:trHeight w:val="75"/>
          <w:jc w:val="center"/>
        </w:trPr>
        <w:tc>
          <w:tcPr>
            <w:tcW w:w="564" w:type="pct"/>
            <w:tcBorders>
              <w:bottom w:val="single" w:color="616161" w:sz="2" w:space="0"/>
            </w:tcBorders>
            <w:vAlign w:val="center"/>
          </w:tcPr>
          <w:p w:rsidRPr="003246D6" w:rsidR="00CE759A" w:rsidP="003246D6" w:rsidRDefault="00CE759A" w14:paraId="45FEB91E" wp14:textId="77777777">
            <w:pPr>
              <w:pStyle w:val="BodytextChar"/>
              <w:spacing w:before="40" w:after="40"/>
              <w:jc w:val="left"/>
              <w:rPr>
                <w:rStyle w:val="BodytextChar"/>
                <w:rFonts w:cs="Arial"/>
                <w:sz w:val="18"/>
                <w:szCs w:val="18"/>
              </w:rPr>
            </w:pPr>
            <w:r w:rsidRPr="003246D6">
              <w:rPr>
                <w:rStyle w:val="BodytextChar"/>
                <w:rFonts w:cs="Arial"/>
                <w:sz w:val="18"/>
                <w:szCs w:val="18"/>
              </w:rPr>
              <w:t>Column</w:t>
            </w:r>
          </w:p>
        </w:tc>
        <w:tc>
          <w:tcPr>
            <w:tcW w:w="728" w:type="pct"/>
            <w:tcBorders>
              <w:bottom w:val="single" w:color="616161" w:sz="2" w:space="0"/>
            </w:tcBorders>
            <w:vAlign w:val="center"/>
          </w:tcPr>
          <w:p w:rsidRPr="003246D6" w:rsidR="00CE759A" w:rsidP="003246D6" w:rsidRDefault="00CE759A" w14:paraId="53E105CE" wp14:textId="77777777">
            <w:pPr>
              <w:pStyle w:val="BodytextChar"/>
              <w:spacing w:before="40" w:after="40"/>
              <w:jc w:val="left"/>
              <w:rPr>
                <w:rStyle w:val="BodytextChar"/>
                <w:rFonts w:cs="Arial"/>
                <w:sz w:val="18"/>
                <w:szCs w:val="18"/>
              </w:rPr>
            </w:pPr>
            <w:r w:rsidRPr="003246D6">
              <w:rPr>
                <w:rStyle w:val="BodytextChar"/>
                <w:rFonts w:cs="Arial"/>
                <w:sz w:val="18"/>
                <w:szCs w:val="18"/>
              </w:rPr>
              <w:t>SA LI Svc Cd-From</w:t>
            </w:r>
          </w:p>
        </w:tc>
        <w:tc>
          <w:tcPr>
            <w:tcW w:w="908" w:type="pct"/>
            <w:tcBorders>
              <w:bottom w:val="single" w:color="616161" w:sz="2" w:space="0"/>
            </w:tcBorders>
            <w:vAlign w:val="center"/>
          </w:tcPr>
          <w:p w:rsidRPr="00DA760D" w:rsidR="00CE759A" w:rsidP="003246D6" w:rsidRDefault="00CE759A" w14:paraId="3F942802" wp14:textId="77777777">
            <w:pPr>
              <w:jc w:val="left"/>
              <w:rPr>
                <w:rStyle w:val="BodytextChar"/>
                <w:rFonts w:cs="Arial"/>
                <w:color w:val="000000"/>
                <w:sz w:val="18"/>
                <w:szCs w:val="18"/>
              </w:rPr>
            </w:pPr>
            <w:r w:rsidRPr="00DA760D">
              <w:rPr>
                <w:rStyle w:val="BodytextChar"/>
                <w:rFonts w:cs="Arial"/>
                <w:color w:val="000000"/>
                <w:sz w:val="18"/>
                <w:szCs w:val="18"/>
              </w:rPr>
              <w:t>From Service code.  The service code may be a procedure code, revenue code, etc.</w:t>
            </w:r>
          </w:p>
        </w:tc>
        <w:tc>
          <w:tcPr>
            <w:tcW w:w="998" w:type="pct"/>
            <w:gridSpan w:val="2"/>
            <w:tcBorders>
              <w:bottom w:val="single" w:color="616161" w:sz="2" w:space="0"/>
            </w:tcBorders>
            <w:vAlign w:val="center"/>
          </w:tcPr>
          <w:p w:rsidRPr="00DA760D" w:rsidR="00CE759A" w:rsidP="003246D6" w:rsidRDefault="00CE759A" w14:paraId="470325CF" wp14:textId="77777777">
            <w:pPr>
              <w:pStyle w:val="TableText"/>
              <w:rPr>
                <w:rStyle w:val="BodytextChar"/>
                <w:color w:val="000000"/>
                <w:sz w:val="18"/>
                <w:szCs w:val="18"/>
              </w:rPr>
            </w:pPr>
            <w:r w:rsidRPr="00DA760D">
              <w:rPr>
                <w:rStyle w:val="BodytextChar"/>
                <w:color w:val="000000"/>
                <w:sz w:val="18"/>
                <w:szCs w:val="18"/>
              </w:rPr>
              <w:t>A_DTL_TB</w:t>
            </w:r>
          </w:p>
        </w:tc>
        <w:tc>
          <w:tcPr>
            <w:tcW w:w="778" w:type="pct"/>
            <w:tcBorders>
              <w:bottom w:val="single" w:color="616161" w:sz="2" w:space="0"/>
            </w:tcBorders>
            <w:vAlign w:val="center"/>
          </w:tcPr>
          <w:p w:rsidRPr="00DA760D" w:rsidR="00CE759A" w:rsidP="003246D6" w:rsidRDefault="00CE759A" w14:paraId="6554CE18" wp14:textId="77777777">
            <w:pPr>
              <w:spacing w:before="40" w:after="40"/>
              <w:jc w:val="left"/>
              <w:rPr>
                <w:rStyle w:val="BodytextChar"/>
                <w:rFonts w:cs="Arial"/>
                <w:color w:val="000000"/>
                <w:sz w:val="18"/>
                <w:szCs w:val="18"/>
              </w:rPr>
            </w:pPr>
            <w:r w:rsidRPr="00DA760D">
              <w:rPr>
                <w:rStyle w:val="BodytextChar"/>
                <w:rFonts w:cs="Arial"/>
                <w:color w:val="000000"/>
                <w:sz w:val="18"/>
                <w:szCs w:val="18"/>
              </w:rPr>
              <w:t>A_LI_SVC_FROM_CD</w:t>
            </w:r>
          </w:p>
        </w:tc>
        <w:tc>
          <w:tcPr>
            <w:tcW w:w="1024" w:type="pct"/>
            <w:tcBorders>
              <w:bottom w:val="single" w:color="616161" w:sz="2" w:space="0"/>
            </w:tcBorders>
            <w:vAlign w:val="center"/>
          </w:tcPr>
          <w:p w:rsidRPr="00DA760D" w:rsidR="00CE759A" w:rsidP="003246D6" w:rsidRDefault="00CE759A" w14:paraId="2FFD5B6E" wp14:textId="77777777">
            <w:pPr>
              <w:pStyle w:val="TableText1"/>
              <w:spacing w:before="40" w:after="40"/>
              <w:rPr>
                <w:rStyle w:val="BodytextChar"/>
                <w:rFonts w:cs="Arial"/>
                <w:color w:val="000000"/>
                <w:sz w:val="18"/>
                <w:szCs w:val="18"/>
              </w:rPr>
            </w:pPr>
          </w:p>
        </w:tc>
      </w:tr>
      <w:tr xmlns:wp14="http://schemas.microsoft.com/office/word/2010/wordml" w:rsidR="00CF42A3" w:rsidTr="00FC5BE5" w14:paraId="372E834E" wp14:textId="77777777">
        <w:tblPrEx>
          <w:tblCellMar>
            <w:top w:w="0" w:type="dxa"/>
            <w:bottom w:w="0" w:type="dxa"/>
          </w:tblCellMar>
        </w:tblPrEx>
        <w:trPr>
          <w:cantSplit/>
          <w:jc w:val="center"/>
        </w:trPr>
        <w:tc>
          <w:tcPr>
            <w:tcW w:w="564" w:type="pct"/>
            <w:vAlign w:val="center"/>
          </w:tcPr>
          <w:p w:rsidRPr="003246D6" w:rsidR="00CF42A3" w:rsidP="003246D6" w:rsidRDefault="00CF42A3" w14:paraId="2D96635C" wp14:textId="77777777">
            <w:pPr>
              <w:jc w:val="left"/>
              <w:rPr>
                <w:rStyle w:val="BodytextChar"/>
                <w:rFonts w:cs="Arial"/>
                <w:sz w:val="18"/>
                <w:szCs w:val="18"/>
              </w:rPr>
            </w:pPr>
            <w:r w:rsidRPr="003246D6">
              <w:rPr>
                <w:rStyle w:val="BodytextChar"/>
                <w:rFonts w:cs="Arial"/>
                <w:sz w:val="18"/>
                <w:szCs w:val="18"/>
              </w:rPr>
              <w:t>Column</w:t>
            </w:r>
          </w:p>
        </w:tc>
        <w:tc>
          <w:tcPr>
            <w:tcW w:w="728" w:type="pct"/>
            <w:vAlign w:val="center"/>
          </w:tcPr>
          <w:p w:rsidRPr="003246D6" w:rsidR="00CF42A3" w:rsidP="005A7CC3" w:rsidRDefault="00CF42A3" w14:paraId="4269CC0F" wp14:textId="77777777">
            <w:pPr>
              <w:pStyle w:val="BodytextChar"/>
              <w:spacing w:before="40" w:after="40"/>
              <w:jc w:val="left"/>
              <w:rPr>
                <w:rStyle w:val="BodytextChar"/>
                <w:rFonts w:cs="Arial"/>
                <w:sz w:val="18"/>
                <w:szCs w:val="18"/>
              </w:rPr>
            </w:pPr>
            <w:r w:rsidRPr="003246D6">
              <w:rPr>
                <w:rStyle w:val="BodytextChar"/>
                <w:rFonts w:cs="Arial"/>
                <w:sz w:val="18"/>
                <w:szCs w:val="18"/>
              </w:rPr>
              <w:t>SA LI Svc Cd-To</w:t>
            </w:r>
          </w:p>
        </w:tc>
        <w:tc>
          <w:tcPr>
            <w:tcW w:w="908" w:type="pct"/>
            <w:vAlign w:val="center"/>
          </w:tcPr>
          <w:p w:rsidRPr="00DA760D" w:rsidR="00CF42A3" w:rsidP="003246D6" w:rsidRDefault="00CF42A3" w14:paraId="097AF151" wp14:textId="77777777">
            <w:pPr>
              <w:jc w:val="left"/>
              <w:rPr>
                <w:rStyle w:val="BodytextChar"/>
                <w:rFonts w:cs="Arial"/>
                <w:color w:val="000000"/>
                <w:sz w:val="18"/>
                <w:szCs w:val="18"/>
              </w:rPr>
            </w:pPr>
            <w:r w:rsidRPr="003246D6">
              <w:rPr>
                <w:rStyle w:val="BodytextChar"/>
                <w:rFonts w:cs="Arial"/>
                <w:sz w:val="18"/>
                <w:szCs w:val="18"/>
              </w:rPr>
              <w:t>Thru Service code.  The service code may be a procedure code, revenue code, etc.</w:t>
            </w:r>
          </w:p>
        </w:tc>
        <w:tc>
          <w:tcPr>
            <w:tcW w:w="993" w:type="pct"/>
            <w:vAlign w:val="center"/>
          </w:tcPr>
          <w:p w:rsidRPr="00DA760D" w:rsidR="00CF42A3" w:rsidP="003246D6" w:rsidRDefault="00CF42A3" w14:paraId="10484C4E" wp14:textId="77777777">
            <w:pPr>
              <w:pStyle w:val="TableText"/>
              <w:rPr>
                <w:rStyle w:val="BodytextChar"/>
                <w:color w:val="000000"/>
                <w:sz w:val="18"/>
                <w:szCs w:val="18"/>
              </w:rPr>
            </w:pPr>
            <w:r w:rsidRPr="003246D6">
              <w:rPr>
                <w:rStyle w:val="BodytextChar"/>
                <w:sz w:val="18"/>
                <w:szCs w:val="18"/>
              </w:rPr>
              <w:t>A_DTL_TB</w:t>
            </w:r>
          </w:p>
        </w:tc>
        <w:tc>
          <w:tcPr>
            <w:tcW w:w="783" w:type="pct"/>
            <w:gridSpan w:val="2"/>
            <w:vAlign w:val="center"/>
          </w:tcPr>
          <w:p w:rsidRPr="00D63836" w:rsidR="00CF42A3" w:rsidP="00D63836" w:rsidRDefault="00CF42A3" w14:paraId="41CFFB6C" wp14:textId="77777777">
            <w:pPr>
              <w:pStyle w:val="TableText1"/>
              <w:spacing w:before="40" w:after="40"/>
              <w:rPr>
                <w:rFonts w:cs="Arial"/>
                <w:bCs/>
                <w:color w:val="000000"/>
                <w:sz w:val="17"/>
                <w:szCs w:val="17"/>
              </w:rPr>
            </w:pPr>
            <w:r w:rsidRPr="003246D6">
              <w:rPr>
                <w:rStyle w:val="BodytextChar"/>
                <w:rFonts w:cs="Arial"/>
                <w:sz w:val="18"/>
                <w:szCs w:val="18"/>
              </w:rPr>
              <w:t xml:space="preserve">A_LI_SVC_THRU_CD </w:t>
            </w:r>
          </w:p>
        </w:tc>
        <w:tc>
          <w:tcPr>
            <w:tcW w:w="1024" w:type="pct"/>
            <w:vAlign w:val="center"/>
          </w:tcPr>
          <w:p w:rsidRPr="00DA760D" w:rsidR="00CF42A3" w:rsidP="003246D6" w:rsidRDefault="00CF42A3" w14:paraId="4F24A910" wp14:textId="77777777">
            <w:pPr>
              <w:pStyle w:val="TableText1"/>
              <w:spacing w:before="40" w:after="40"/>
              <w:rPr>
                <w:rFonts w:ascii="Arial Narrow" w:hAnsi="Arial Narrow"/>
                <w:color w:val="000000"/>
              </w:rPr>
            </w:pPr>
          </w:p>
        </w:tc>
      </w:tr>
      <w:tr xmlns:wp14="http://schemas.microsoft.com/office/word/2010/wordml" w:rsidR="00CF42A3" w:rsidTr="00FC5BE5" w14:paraId="770C06E6" wp14:textId="77777777">
        <w:tblPrEx>
          <w:tblCellMar>
            <w:top w:w="0" w:type="dxa"/>
            <w:bottom w:w="0" w:type="dxa"/>
          </w:tblCellMar>
        </w:tblPrEx>
        <w:trPr>
          <w:cantSplit/>
          <w:jc w:val="center"/>
        </w:trPr>
        <w:tc>
          <w:tcPr>
            <w:tcW w:w="564" w:type="pct"/>
            <w:vAlign w:val="center"/>
          </w:tcPr>
          <w:p w:rsidRPr="003246D6" w:rsidR="00CF42A3" w:rsidP="003246D6" w:rsidRDefault="00CF42A3" w14:paraId="5F21EB89" wp14:textId="77777777">
            <w:pPr>
              <w:jc w:val="left"/>
              <w:rPr>
                <w:rStyle w:val="BodytextChar"/>
                <w:rFonts w:cs="Arial"/>
                <w:sz w:val="18"/>
                <w:szCs w:val="18"/>
              </w:rPr>
            </w:pPr>
            <w:r w:rsidRPr="003246D6">
              <w:rPr>
                <w:rStyle w:val="BodytextChar"/>
                <w:rFonts w:cs="Arial"/>
                <w:sz w:val="18"/>
                <w:szCs w:val="18"/>
              </w:rPr>
              <w:t>Column</w:t>
            </w:r>
          </w:p>
        </w:tc>
        <w:tc>
          <w:tcPr>
            <w:tcW w:w="728" w:type="pct"/>
            <w:vAlign w:val="center"/>
          </w:tcPr>
          <w:p w:rsidRPr="003246D6" w:rsidR="00CF42A3" w:rsidP="005A7CC3" w:rsidRDefault="00CF42A3" w14:paraId="7208EC72" wp14:textId="77777777">
            <w:pPr>
              <w:pStyle w:val="BodytextChar"/>
              <w:spacing w:before="40" w:after="40"/>
              <w:jc w:val="left"/>
              <w:rPr>
                <w:rStyle w:val="BodytextChar"/>
                <w:rFonts w:cs="Arial"/>
                <w:sz w:val="18"/>
                <w:szCs w:val="18"/>
              </w:rPr>
            </w:pPr>
            <w:r w:rsidRPr="003246D6">
              <w:rPr>
                <w:rStyle w:val="BodytextChar"/>
                <w:rFonts w:cs="Arial"/>
                <w:sz w:val="18"/>
                <w:szCs w:val="18"/>
              </w:rPr>
              <w:t xml:space="preserve">SA LI-Svc </w:t>
            </w:r>
            <w:r>
              <w:rPr>
                <w:rStyle w:val="BodytextChar"/>
                <w:rFonts w:cs="Arial"/>
                <w:sz w:val="18"/>
                <w:szCs w:val="18"/>
              </w:rPr>
              <w:t>Cd-Mod</w:t>
            </w:r>
          </w:p>
        </w:tc>
        <w:tc>
          <w:tcPr>
            <w:tcW w:w="908" w:type="pct"/>
            <w:vAlign w:val="center"/>
          </w:tcPr>
          <w:p w:rsidRPr="00DA760D" w:rsidR="00CF42A3" w:rsidP="003246D6" w:rsidRDefault="00CF42A3" w14:paraId="3120734B" wp14:textId="77777777">
            <w:pPr>
              <w:jc w:val="left"/>
              <w:rPr>
                <w:rStyle w:val="BodytextChar"/>
                <w:rFonts w:cs="Arial"/>
                <w:color w:val="000000"/>
                <w:sz w:val="18"/>
                <w:szCs w:val="18"/>
              </w:rPr>
            </w:pPr>
            <w:r w:rsidRPr="00DA760D">
              <w:rPr>
                <w:rStyle w:val="BodytextChar"/>
                <w:rFonts w:cs="Arial"/>
                <w:color w:val="000000"/>
                <w:sz w:val="18"/>
                <w:szCs w:val="18"/>
              </w:rPr>
              <w:t xml:space="preserve">Up to 4 pairs of </w:t>
            </w:r>
            <w:r>
              <w:rPr>
                <w:rStyle w:val="BodytextChar"/>
                <w:rFonts w:cs="Arial"/>
                <w:color w:val="000000"/>
                <w:sz w:val="18"/>
                <w:szCs w:val="18"/>
              </w:rPr>
              <w:t>Procedure Code</w:t>
            </w:r>
            <w:r w:rsidRPr="00DA760D">
              <w:rPr>
                <w:rStyle w:val="BodytextChar"/>
                <w:rFonts w:cs="Arial"/>
                <w:color w:val="000000"/>
                <w:sz w:val="18"/>
                <w:szCs w:val="18"/>
              </w:rPr>
              <w:t xml:space="preserve"> Modifiers.  </w:t>
            </w:r>
          </w:p>
        </w:tc>
        <w:tc>
          <w:tcPr>
            <w:tcW w:w="993" w:type="pct"/>
            <w:vAlign w:val="center"/>
          </w:tcPr>
          <w:p w:rsidRPr="00DA760D" w:rsidR="00CF42A3" w:rsidP="003246D6" w:rsidRDefault="00CF42A3" w14:paraId="0234B4D4" wp14:textId="77777777">
            <w:pPr>
              <w:pStyle w:val="TableText"/>
              <w:rPr>
                <w:rStyle w:val="BodytextChar"/>
                <w:color w:val="000000"/>
                <w:sz w:val="18"/>
                <w:szCs w:val="18"/>
              </w:rPr>
            </w:pPr>
            <w:r w:rsidRPr="00DA760D">
              <w:rPr>
                <w:rStyle w:val="BodytextChar"/>
                <w:color w:val="000000"/>
                <w:sz w:val="18"/>
                <w:szCs w:val="18"/>
              </w:rPr>
              <w:t>A_DTL_TB</w:t>
            </w:r>
          </w:p>
        </w:tc>
        <w:tc>
          <w:tcPr>
            <w:tcW w:w="783" w:type="pct"/>
            <w:gridSpan w:val="2"/>
            <w:vAlign w:val="center"/>
          </w:tcPr>
          <w:p w:rsidRPr="00D63836" w:rsidR="00CF42A3" w:rsidP="00D63836" w:rsidRDefault="00CF42A3" w14:paraId="71D0B77F" wp14:textId="77777777">
            <w:pPr>
              <w:pStyle w:val="TableText1"/>
              <w:spacing w:before="40" w:after="40"/>
              <w:rPr>
                <w:rFonts w:cs="Arial"/>
                <w:bCs/>
                <w:color w:val="000000"/>
                <w:sz w:val="17"/>
                <w:szCs w:val="17"/>
              </w:rPr>
            </w:pPr>
            <w:r w:rsidRPr="00D63836">
              <w:rPr>
                <w:rFonts w:cs="Arial"/>
                <w:bCs/>
                <w:color w:val="000000"/>
                <w:sz w:val="17"/>
                <w:szCs w:val="17"/>
              </w:rPr>
              <w:t>A_PROC_MOD_1ST_CD</w:t>
            </w:r>
          </w:p>
          <w:p w:rsidRPr="00D63836" w:rsidR="00CF42A3" w:rsidP="00D63836" w:rsidRDefault="00CF42A3" w14:paraId="434044D0" wp14:textId="77777777">
            <w:pPr>
              <w:pStyle w:val="TableText1"/>
              <w:spacing w:before="40" w:after="40"/>
              <w:rPr>
                <w:rFonts w:cs="Arial"/>
                <w:bCs/>
                <w:color w:val="000000"/>
                <w:sz w:val="17"/>
                <w:szCs w:val="17"/>
              </w:rPr>
            </w:pPr>
            <w:r w:rsidRPr="00D63836">
              <w:rPr>
                <w:rFonts w:cs="Arial"/>
                <w:bCs/>
                <w:color w:val="000000"/>
                <w:sz w:val="17"/>
                <w:szCs w:val="17"/>
              </w:rPr>
              <w:t>A_PROC_MOD_2ND_CD</w:t>
            </w:r>
          </w:p>
          <w:p w:rsidRPr="00D63836" w:rsidR="00CF42A3" w:rsidP="00D63836" w:rsidRDefault="00CF42A3" w14:paraId="0D728D94" wp14:textId="77777777">
            <w:pPr>
              <w:pStyle w:val="TableText1"/>
              <w:spacing w:before="40" w:after="40"/>
              <w:rPr>
                <w:rFonts w:cs="Arial"/>
                <w:bCs/>
                <w:color w:val="000000"/>
                <w:sz w:val="17"/>
                <w:szCs w:val="17"/>
              </w:rPr>
            </w:pPr>
            <w:r w:rsidRPr="00D63836">
              <w:rPr>
                <w:rFonts w:cs="Arial"/>
                <w:bCs/>
                <w:color w:val="000000"/>
                <w:sz w:val="17"/>
                <w:szCs w:val="17"/>
              </w:rPr>
              <w:t>A_PROC_MOD_3RD_CD</w:t>
            </w:r>
          </w:p>
          <w:p w:rsidRPr="00DA760D" w:rsidR="00CF42A3" w:rsidP="003246D6" w:rsidRDefault="00CF42A3" w14:paraId="11CDB5F3" wp14:textId="77777777">
            <w:pPr>
              <w:spacing w:before="40" w:after="40"/>
              <w:jc w:val="left"/>
              <w:rPr>
                <w:rStyle w:val="BodytextChar"/>
                <w:rFonts w:cs="Arial"/>
                <w:color w:val="000000"/>
                <w:sz w:val="18"/>
                <w:szCs w:val="18"/>
              </w:rPr>
            </w:pPr>
            <w:r w:rsidRPr="00D63836">
              <w:rPr>
                <w:rFonts w:cs="Arial"/>
                <w:bCs/>
                <w:color w:val="000000"/>
                <w:sz w:val="17"/>
                <w:szCs w:val="17"/>
              </w:rPr>
              <w:t>A_PROC_MOD_4TH_CD</w:t>
            </w:r>
          </w:p>
        </w:tc>
        <w:tc>
          <w:tcPr>
            <w:tcW w:w="1024" w:type="pct"/>
            <w:vAlign w:val="center"/>
          </w:tcPr>
          <w:p w:rsidRPr="00DA760D" w:rsidR="00CF42A3" w:rsidP="003246D6" w:rsidRDefault="00130533" w14:paraId="10146664" wp14:textId="77777777">
            <w:pPr>
              <w:pStyle w:val="TableText1"/>
              <w:spacing w:before="40" w:after="40"/>
              <w:rPr>
                <w:rStyle w:val="BodytextChar"/>
                <w:rFonts w:cs="Arial"/>
                <w:color w:val="000000"/>
                <w:sz w:val="18"/>
                <w:szCs w:val="18"/>
              </w:rPr>
            </w:pPr>
            <w:r>
              <w:rPr>
                <w:rFonts w:ascii="Arial Narrow" w:hAnsi="Arial Narrow"/>
                <w:color w:val="000000"/>
              </w:rPr>
              <w:t xml:space="preserve"> </w:t>
            </w:r>
          </w:p>
        </w:tc>
      </w:tr>
    </w:tbl>
    <w:p xmlns:wp14="http://schemas.microsoft.com/office/word/2010/wordml" w:rsidR="00854153" w:rsidRDefault="00854153" w14:paraId="12112BDB" wp14:textId="77777777">
      <w: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4125"/>
        <w:gridCol w:w="5873"/>
        <w:gridCol w:w="4396"/>
      </w:tblGrid>
      <w:tr xmlns:wp14="http://schemas.microsoft.com/office/word/2010/wordml" w:rsidR="00CF42A3" w14:paraId="6161DC0C" wp14:textId="77777777">
        <w:tblPrEx>
          <w:tblCellMar>
            <w:top w:w="0" w:type="dxa"/>
            <w:bottom w:w="0" w:type="dxa"/>
          </w:tblCellMar>
        </w:tblPrEx>
        <w:trPr>
          <w:cantSplit/>
          <w:jc w:val="center"/>
        </w:trPr>
        <w:tc>
          <w:tcPr>
            <w:tcW w:w="5000" w:type="pct"/>
            <w:gridSpan w:val="3"/>
            <w:tcBorders>
              <w:top w:val="single" w:color="616161" w:sz="2" w:space="0"/>
              <w:bottom w:val="single" w:color="616161" w:sz="2" w:space="0"/>
            </w:tcBorders>
            <w:shd w:val="clear" w:color="auto" w:fill="191919"/>
            <w:vAlign w:val="center"/>
          </w:tcPr>
          <w:p w:rsidR="00CF42A3" w:rsidRDefault="00CF42A3" w14:paraId="11090B1B"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CF42A3" w:rsidTr="00CF42A3" w14:paraId="0C174034" wp14:textId="77777777">
        <w:tblPrEx>
          <w:tblCellMar>
            <w:top w:w="0" w:type="dxa"/>
            <w:bottom w:w="0" w:type="dxa"/>
          </w:tblCellMar>
        </w:tblPrEx>
        <w:trPr>
          <w:cantSplit/>
          <w:jc w:val="center"/>
        </w:trPr>
        <w:tc>
          <w:tcPr>
            <w:tcW w:w="1433" w:type="pct"/>
            <w:tcBorders>
              <w:top w:val="single" w:color="616161" w:sz="2" w:space="0"/>
              <w:bottom w:val="single" w:color="616161" w:sz="2" w:space="0"/>
            </w:tcBorders>
            <w:vAlign w:val="center"/>
          </w:tcPr>
          <w:p w:rsidRPr="00205D93" w:rsidR="00CF42A3" w:rsidRDefault="00CF42A3" w14:paraId="524A36A1" wp14:textId="77777777">
            <w:pPr>
              <w:pStyle w:val="TableHeading"/>
              <w:spacing w:before="40" w:after="40"/>
              <w:jc w:val="center"/>
              <w:rPr>
                <w:rStyle w:val="ModernTableText"/>
                <w:rFonts w:cs="Arial"/>
                <w:szCs w:val="17"/>
              </w:rPr>
            </w:pPr>
            <w:r w:rsidRPr="00205D93">
              <w:rPr>
                <w:rStyle w:val="ModernTableText"/>
                <w:rFonts w:cs="Arial"/>
                <w:szCs w:val="17"/>
              </w:rPr>
              <w:t>Chart Footnote Label (opt)</w:t>
            </w:r>
          </w:p>
        </w:tc>
        <w:tc>
          <w:tcPr>
            <w:tcW w:w="2040" w:type="pct"/>
            <w:tcBorders>
              <w:top w:val="single" w:color="616161" w:sz="2" w:space="0"/>
              <w:bottom w:val="single" w:color="616161" w:sz="2" w:space="0"/>
            </w:tcBorders>
            <w:vAlign w:val="center"/>
          </w:tcPr>
          <w:p w:rsidRPr="00205D93" w:rsidR="00CF42A3" w:rsidRDefault="00CF42A3" w14:paraId="57A94CF8"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Description (opt)</w:t>
            </w:r>
          </w:p>
        </w:tc>
        <w:tc>
          <w:tcPr>
            <w:tcW w:w="1527" w:type="pct"/>
            <w:tcBorders>
              <w:top w:val="single" w:color="616161" w:sz="2" w:space="0"/>
              <w:bottom w:val="single" w:color="616161" w:sz="2" w:space="0"/>
            </w:tcBorders>
            <w:vAlign w:val="center"/>
          </w:tcPr>
          <w:p w:rsidRPr="00205D93" w:rsidR="00CF42A3" w:rsidRDefault="00CF42A3" w14:paraId="4409787C"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Processing Rules (opt)</w:t>
            </w:r>
          </w:p>
        </w:tc>
      </w:tr>
      <w:tr xmlns:wp14="http://schemas.microsoft.com/office/word/2010/wordml" w:rsidR="00CF42A3" w:rsidTr="00CF42A3" w14:paraId="204E011E" wp14:textId="77777777">
        <w:tblPrEx>
          <w:tblCellMar>
            <w:top w:w="0" w:type="dxa"/>
            <w:bottom w:w="0" w:type="dxa"/>
          </w:tblCellMar>
        </w:tblPrEx>
        <w:trPr>
          <w:cantSplit/>
          <w:jc w:val="center"/>
        </w:trPr>
        <w:tc>
          <w:tcPr>
            <w:tcW w:w="1433" w:type="pct"/>
            <w:tcBorders>
              <w:top w:val="single" w:color="616161" w:sz="2" w:space="0"/>
              <w:bottom w:val="single" w:color="616161" w:sz="2" w:space="0"/>
            </w:tcBorders>
            <w:vAlign w:val="center"/>
          </w:tcPr>
          <w:p w:rsidRPr="00205D93" w:rsidR="00CF42A3" w:rsidRDefault="00CF42A3" w14:paraId="138D602A"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2040" w:type="pct"/>
            <w:tcBorders>
              <w:top w:val="single" w:color="616161" w:sz="2" w:space="0"/>
              <w:bottom w:val="single" w:color="616161" w:sz="2" w:space="0"/>
            </w:tcBorders>
            <w:vAlign w:val="center"/>
          </w:tcPr>
          <w:p w:rsidRPr="00205D93" w:rsidR="00CF42A3" w:rsidRDefault="00CF42A3" w14:paraId="536D3FF7"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527" w:type="pct"/>
            <w:tcBorders>
              <w:top w:val="single" w:color="616161" w:sz="2" w:space="0"/>
              <w:bottom w:val="single" w:color="616161" w:sz="2" w:space="0"/>
            </w:tcBorders>
            <w:vAlign w:val="center"/>
          </w:tcPr>
          <w:p w:rsidRPr="00205D93" w:rsidR="00CF42A3" w:rsidRDefault="00CF42A3" w14:paraId="284E6688"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r>
      <w:tr xmlns:wp14="http://schemas.microsoft.com/office/word/2010/wordml" w:rsidR="00CF42A3" w14:paraId="72E6A72B" wp14:textId="77777777">
        <w:tblPrEx>
          <w:tblCellMar>
            <w:top w:w="0" w:type="dxa"/>
            <w:bottom w:w="0" w:type="dxa"/>
          </w:tblCellMar>
        </w:tblPrEx>
        <w:trPr>
          <w:cantSplit/>
          <w:jc w:val="center"/>
        </w:trPr>
        <w:tc>
          <w:tcPr>
            <w:tcW w:w="5000" w:type="pct"/>
            <w:gridSpan w:val="3"/>
            <w:tcBorders>
              <w:top w:val="single" w:color="616161" w:sz="2" w:space="0"/>
              <w:bottom w:val="single" w:color="616161" w:sz="2" w:space="0"/>
            </w:tcBorders>
            <w:shd w:val="clear" w:color="auto" w:fill="191919"/>
            <w:vAlign w:val="center"/>
          </w:tcPr>
          <w:p w:rsidRPr="00205D93" w:rsidR="00CF42A3" w:rsidRDefault="00CF42A3" w14:paraId="62144BE6" wp14:textId="77777777">
            <w:pPr>
              <w:pStyle w:val="TableText1"/>
              <w:spacing w:before="40" w:after="40"/>
              <w:jc w:val="center"/>
              <w:rPr>
                <w:rStyle w:val="ModernTableText"/>
                <w:rFonts w:cs="Arial"/>
                <w:bCs/>
                <w:noProof/>
                <w:color w:val="FFFFFF"/>
                <w:szCs w:val="19"/>
              </w:rPr>
            </w:pPr>
            <w:r w:rsidRPr="00205D93">
              <w:rPr>
                <w:rStyle w:val="ModernTableText"/>
                <w:rFonts w:cs="Arial"/>
                <w:bCs/>
                <w:noProof/>
                <w:color w:val="FFFFFF"/>
                <w:szCs w:val="19"/>
              </w:rPr>
              <w:t>Report Footnote (opt)</w:t>
            </w:r>
          </w:p>
        </w:tc>
      </w:tr>
      <w:tr xmlns:wp14="http://schemas.microsoft.com/office/word/2010/wordml" w:rsidR="00CF42A3" w:rsidTr="00CF42A3" w14:paraId="6B21EAA1" wp14:textId="77777777">
        <w:tblPrEx>
          <w:tblCellMar>
            <w:top w:w="0" w:type="dxa"/>
            <w:bottom w:w="0" w:type="dxa"/>
          </w:tblCellMar>
        </w:tblPrEx>
        <w:trPr>
          <w:cantSplit/>
          <w:jc w:val="center"/>
        </w:trPr>
        <w:tc>
          <w:tcPr>
            <w:tcW w:w="1433" w:type="pct"/>
            <w:tcBorders>
              <w:top w:val="single" w:color="616161" w:sz="2" w:space="0"/>
            </w:tcBorders>
            <w:vAlign w:val="center"/>
          </w:tcPr>
          <w:p w:rsidRPr="00205D93" w:rsidR="00CF42A3" w:rsidRDefault="00CF42A3" w14:paraId="3AF43DE1" wp14:textId="77777777">
            <w:pPr>
              <w:pStyle w:val="TableHeading"/>
              <w:spacing w:before="40" w:after="40"/>
              <w:jc w:val="center"/>
              <w:rPr>
                <w:rStyle w:val="ModernTableText"/>
                <w:rFonts w:cs="Arial"/>
                <w:szCs w:val="17"/>
              </w:rPr>
            </w:pPr>
            <w:r w:rsidRPr="00205D93">
              <w:rPr>
                <w:rStyle w:val="ModernTableText"/>
                <w:rFonts w:cs="Arial"/>
                <w:szCs w:val="17"/>
              </w:rPr>
              <w:t>Report Footnote Label (opt)</w:t>
            </w:r>
          </w:p>
        </w:tc>
        <w:tc>
          <w:tcPr>
            <w:tcW w:w="2040" w:type="pct"/>
            <w:tcBorders>
              <w:top w:val="single" w:color="616161" w:sz="2" w:space="0"/>
            </w:tcBorders>
            <w:vAlign w:val="center"/>
          </w:tcPr>
          <w:p w:rsidRPr="00205D93" w:rsidR="00CF42A3" w:rsidRDefault="00CF42A3" w14:paraId="644042F0"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Description (opt)</w:t>
            </w:r>
          </w:p>
        </w:tc>
        <w:tc>
          <w:tcPr>
            <w:tcW w:w="1527" w:type="pct"/>
            <w:tcBorders>
              <w:top w:val="single" w:color="616161" w:sz="2" w:space="0"/>
            </w:tcBorders>
            <w:vAlign w:val="center"/>
          </w:tcPr>
          <w:p w:rsidRPr="00205D93" w:rsidR="00CF42A3" w:rsidRDefault="00CF42A3" w14:paraId="43D5EBCE"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Processing Rules (opt)</w:t>
            </w:r>
          </w:p>
        </w:tc>
      </w:tr>
      <w:tr xmlns:wp14="http://schemas.microsoft.com/office/word/2010/wordml" w:rsidR="00CF42A3" w:rsidTr="00CF42A3" w14:paraId="7CC907B3" wp14:textId="77777777">
        <w:tblPrEx>
          <w:tblCellMar>
            <w:top w:w="0" w:type="dxa"/>
            <w:bottom w:w="0" w:type="dxa"/>
          </w:tblCellMar>
        </w:tblPrEx>
        <w:trPr>
          <w:cantSplit/>
          <w:jc w:val="center"/>
        </w:trPr>
        <w:tc>
          <w:tcPr>
            <w:tcW w:w="1433" w:type="pct"/>
            <w:vAlign w:val="center"/>
          </w:tcPr>
          <w:p w:rsidR="00CF42A3" w:rsidRDefault="00CF42A3" w14:paraId="780FFC7F"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2040" w:type="pct"/>
            <w:vAlign w:val="center"/>
          </w:tcPr>
          <w:p w:rsidR="00CF42A3" w:rsidRDefault="00CF42A3" w14:paraId="382CB954"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1527" w:type="pct"/>
            <w:vAlign w:val="center"/>
          </w:tcPr>
          <w:p w:rsidR="00CF42A3" w:rsidRDefault="00CF42A3" w14:paraId="1D80A2AA"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r>
    </w:tbl>
    <w:p xmlns:wp14="http://schemas.microsoft.com/office/word/2010/wordml" w:rsidR="007A6753" w:rsidP="007A6753" w:rsidRDefault="007A6753" w14:paraId="2848D46B" wp14:textId="77777777"/>
    <w:p xmlns:wp14="http://schemas.microsoft.com/office/word/2010/wordml" w:rsidR="00CE759A" w:rsidP="00D0385C" w:rsidRDefault="00CE759A" w14:paraId="542A528C" wp14:textId="77777777">
      <w:pPr>
        <w:pStyle w:val="Heading5"/>
      </w:pPr>
      <w:r>
        <w:br w:type="page"/>
      </w:r>
      <w:bookmarkStart w:name="_Toc214963353" w:id="324"/>
      <w:r>
        <w:t>Report Definition – OPR-SRA-129 - Service Authorization Weekly Report by Status</w:t>
      </w:r>
      <w:bookmarkEnd w:id="324"/>
      <w:r>
        <w:t xml:space="preserve"> </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434"/>
        <w:gridCol w:w="1492"/>
        <w:gridCol w:w="1522"/>
        <w:gridCol w:w="1842"/>
        <w:gridCol w:w="17"/>
        <w:gridCol w:w="1920"/>
        <w:gridCol w:w="2325"/>
        <w:gridCol w:w="302"/>
        <w:gridCol w:w="14"/>
        <w:gridCol w:w="1974"/>
        <w:gridCol w:w="1548"/>
      </w:tblGrid>
      <w:tr xmlns:wp14="http://schemas.microsoft.com/office/word/2010/wordml" w:rsidR="00CE759A" w:rsidTr="007E4FC8" w14:paraId="1AC1015F" wp14:textId="77777777">
        <w:tblPrEx>
          <w:tblCellMar>
            <w:top w:w="0" w:type="dxa"/>
            <w:bottom w:w="0" w:type="dxa"/>
          </w:tblCellMar>
        </w:tblPrEx>
        <w:trPr>
          <w:cantSplit/>
          <w:trHeight w:val="432" w:hRule="exact"/>
          <w:tblHeader/>
          <w:jc w:val="center"/>
        </w:trPr>
        <w:tc>
          <w:tcPr>
            <w:tcW w:w="5000" w:type="pct"/>
            <w:gridSpan w:val="11"/>
            <w:shd w:val="clear" w:color="auto" w:fill="FF0000"/>
            <w:vAlign w:val="center"/>
          </w:tcPr>
          <w:p w:rsidRPr="00BE1C66" w:rsidR="00CE759A" w:rsidRDefault="00CE759A" w14:paraId="7F798AC2" wp14:textId="77777777">
            <w:pPr>
              <w:jc w:val="center"/>
              <w:rPr>
                <w:rFonts w:eastAsia="MS Mincho" w:cs="Arial"/>
                <w:szCs w:val="20"/>
              </w:rPr>
            </w:pPr>
            <w:r>
              <w:rPr>
                <w:rFonts w:cs="Arial"/>
                <w:sz w:val="19"/>
                <w:szCs w:val="19"/>
              </w:rPr>
              <w:br w:type="page"/>
            </w:r>
            <w:r>
              <w:rPr>
                <w:rFonts w:cs="Arial"/>
                <w:sz w:val="19"/>
                <w:szCs w:val="19"/>
              </w:rPr>
              <w:br w:type="page"/>
            </w:r>
            <w:r>
              <w:rPr>
                <w:rFonts w:cs="Arial"/>
                <w:sz w:val="19"/>
                <w:szCs w:val="19"/>
              </w:rPr>
              <w:br w:type="page"/>
            </w:r>
            <w:r>
              <w:rPr>
                <w:rFonts w:cs="Arial"/>
                <w:sz w:val="19"/>
                <w:szCs w:val="19"/>
              </w:rPr>
              <w:br w:type="page"/>
            </w:r>
            <w:r w:rsidRPr="00BE1C66">
              <w:rPr>
                <w:rFonts w:eastAsia="MS Mincho" w:cs="Arial"/>
                <w:szCs w:val="20"/>
              </w:rPr>
              <w:t>NH MMIS REPORT DEFINITION</w:t>
            </w:r>
          </w:p>
        </w:tc>
      </w:tr>
      <w:tr xmlns:wp14="http://schemas.microsoft.com/office/word/2010/wordml" w:rsidR="00CE759A" w:rsidTr="00DD3BD7" w14:paraId="3792AD3E" wp14:textId="77777777">
        <w:tblPrEx>
          <w:tblCellMar>
            <w:top w:w="0" w:type="dxa"/>
            <w:bottom w:w="0" w:type="dxa"/>
          </w:tblCellMar>
        </w:tblPrEx>
        <w:trPr>
          <w:cantSplit/>
          <w:jc w:val="center"/>
        </w:trPr>
        <w:tc>
          <w:tcPr>
            <w:tcW w:w="1016" w:type="pct"/>
            <w:gridSpan w:val="2"/>
            <w:vAlign w:val="center"/>
          </w:tcPr>
          <w:p w:rsidRPr="00205D93" w:rsidR="00CE759A" w:rsidRDefault="00CE759A" w14:paraId="254C214F" wp14:textId="77777777">
            <w:pPr>
              <w:pStyle w:val="TableHeading"/>
              <w:spacing w:before="40" w:after="40"/>
              <w:rPr>
                <w:rStyle w:val="ModernTableText"/>
                <w:noProof/>
                <w:szCs w:val="18"/>
              </w:rPr>
            </w:pPr>
            <w:r w:rsidRPr="00205D93">
              <w:rPr>
                <w:rStyle w:val="ModernTableText"/>
                <w:noProof/>
                <w:szCs w:val="18"/>
              </w:rPr>
              <w:t>Report Type:</w:t>
            </w:r>
          </w:p>
        </w:tc>
        <w:tc>
          <w:tcPr>
            <w:tcW w:w="3984" w:type="pct"/>
            <w:gridSpan w:val="9"/>
            <w:vAlign w:val="center"/>
          </w:tcPr>
          <w:p w:rsidRPr="00205D93" w:rsidR="00CE759A" w:rsidRDefault="00CE759A" w14:paraId="0AA439E0" wp14:textId="77777777">
            <w:pPr>
              <w:pStyle w:val="TableText1"/>
              <w:spacing w:before="40" w:after="40"/>
              <w:rPr>
                <w:rStyle w:val="ModernTableText"/>
                <w:noProof/>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Standard</w:t>
            </w:r>
            <w:r w:rsidRPr="00205D93">
              <w:rPr>
                <w:rStyle w:val="ModernTableText"/>
                <w:noProof/>
                <w:szCs w:val="18"/>
              </w:rPr>
              <w:tab/>
            </w:r>
            <w:r w:rsidRPr="00205D93">
              <w:rPr>
                <w:rStyle w:val="ModernTableText"/>
                <w:noProof/>
                <w:szCs w:val="18"/>
              </w:rPr>
              <w:tab/>
            </w:r>
            <w:r w:rsidRPr="00205D93">
              <w:rPr>
                <w:rStyle w:val="ModernTableText"/>
                <w:rFonts w:ascii="Wingdings 2" w:hAnsi="Wingdings 2" w:eastAsia="Wingdings 2" w:cs="Wingdings 2"/>
                <w:noProof/>
                <w:szCs w:val="18"/>
              </w:rPr>
              <w:t>£</w:t>
            </w:r>
            <w:r w:rsidRPr="00205D93">
              <w:rPr>
                <w:rStyle w:val="ModernTableText"/>
                <w:noProof/>
                <w:szCs w:val="18"/>
              </w:rPr>
              <w:t>Customized</w:t>
            </w:r>
          </w:p>
        </w:tc>
      </w:tr>
      <w:tr xmlns:wp14="http://schemas.microsoft.com/office/word/2010/wordml" w:rsidR="00CE759A" w:rsidTr="00DD3BD7" w14:paraId="57AC5F63" wp14:textId="77777777">
        <w:tblPrEx>
          <w:tblCellMar>
            <w:top w:w="0" w:type="dxa"/>
            <w:bottom w:w="0" w:type="dxa"/>
          </w:tblCellMar>
        </w:tblPrEx>
        <w:trPr>
          <w:cantSplit/>
          <w:jc w:val="center"/>
        </w:trPr>
        <w:tc>
          <w:tcPr>
            <w:tcW w:w="1016" w:type="pct"/>
            <w:gridSpan w:val="2"/>
            <w:vAlign w:val="center"/>
          </w:tcPr>
          <w:p w:rsidRPr="00205D93" w:rsidR="00CE759A" w:rsidRDefault="00CE759A" w14:paraId="3327456D" wp14:textId="77777777">
            <w:pPr>
              <w:pStyle w:val="TableHeading"/>
              <w:spacing w:before="40" w:after="40"/>
              <w:rPr>
                <w:rStyle w:val="ModernTableText"/>
                <w:noProof/>
                <w:szCs w:val="18"/>
              </w:rPr>
            </w:pPr>
            <w:r w:rsidRPr="00205D93">
              <w:rPr>
                <w:rStyle w:val="ModernTableText"/>
                <w:noProof/>
                <w:szCs w:val="18"/>
              </w:rPr>
              <w:t>Client Name:</w:t>
            </w:r>
          </w:p>
        </w:tc>
        <w:tc>
          <w:tcPr>
            <w:tcW w:w="3984" w:type="pct"/>
            <w:gridSpan w:val="9"/>
            <w:vAlign w:val="center"/>
          </w:tcPr>
          <w:p w:rsidRPr="00205D93" w:rsidR="00CE759A" w:rsidRDefault="00CE759A" w14:paraId="4B330D18" wp14:textId="77777777">
            <w:pPr>
              <w:pStyle w:val="TableText1"/>
              <w:spacing w:before="40" w:after="40"/>
              <w:rPr>
                <w:rStyle w:val="ModernTableText"/>
                <w:szCs w:val="18"/>
              </w:rPr>
            </w:pPr>
            <w:r w:rsidRPr="00205D93">
              <w:rPr>
                <w:rStyle w:val="ModernTableText"/>
                <w:szCs w:val="18"/>
              </w:rPr>
              <w:t>New Hampshire</w:t>
            </w:r>
          </w:p>
        </w:tc>
      </w:tr>
      <w:tr xmlns:wp14="http://schemas.microsoft.com/office/word/2010/wordml" w:rsidR="00CE759A" w:rsidTr="00DD3BD7" w14:paraId="2AA0972E" wp14:textId="77777777">
        <w:tblPrEx>
          <w:tblCellMar>
            <w:top w:w="0" w:type="dxa"/>
            <w:bottom w:w="0" w:type="dxa"/>
          </w:tblCellMar>
        </w:tblPrEx>
        <w:trPr>
          <w:cantSplit/>
          <w:jc w:val="center"/>
        </w:trPr>
        <w:tc>
          <w:tcPr>
            <w:tcW w:w="1016" w:type="pct"/>
            <w:gridSpan w:val="2"/>
            <w:vAlign w:val="center"/>
          </w:tcPr>
          <w:p w:rsidRPr="00205D93" w:rsidR="00CE759A" w:rsidRDefault="00CE759A" w14:paraId="574CC8B8" wp14:textId="77777777">
            <w:pPr>
              <w:pStyle w:val="TableHeading"/>
              <w:spacing w:before="40" w:after="40"/>
              <w:rPr>
                <w:rStyle w:val="ModernTableText"/>
                <w:noProof/>
                <w:szCs w:val="18"/>
              </w:rPr>
            </w:pPr>
            <w:r w:rsidRPr="00205D93">
              <w:rPr>
                <w:rStyle w:val="ModernTableText"/>
                <w:noProof/>
                <w:szCs w:val="18"/>
              </w:rPr>
              <w:t>Client Report ID:</w:t>
            </w:r>
          </w:p>
        </w:tc>
        <w:tc>
          <w:tcPr>
            <w:tcW w:w="3984" w:type="pct"/>
            <w:gridSpan w:val="9"/>
            <w:vAlign w:val="center"/>
          </w:tcPr>
          <w:p w:rsidRPr="00205D93" w:rsidR="00CE759A" w:rsidRDefault="00CE759A" w14:paraId="470DF8AD" wp14:textId="77777777">
            <w:pPr>
              <w:pStyle w:val="TableText1"/>
              <w:spacing w:before="40" w:after="40"/>
              <w:rPr>
                <w:rStyle w:val="ModernTableText"/>
                <w:szCs w:val="18"/>
              </w:rPr>
            </w:pPr>
            <w:r w:rsidRPr="00205D93">
              <w:rPr>
                <w:rStyle w:val="ModernTableText"/>
                <w:szCs w:val="18"/>
              </w:rPr>
              <w:t>OPR-SRA-129</w:t>
            </w:r>
          </w:p>
        </w:tc>
      </w:tr>
      <w:tr xmlns:wp14="http://schemas.microsoft.com/office/word/2010/wordml" w:rsidR="00CE759A" w:rsidTr="00DD3BD7" w14:paraId="14A1073D" wp14:textId="77777777">
        <w:tblPrEx>
          <w:tblCellMar>
            <w:top w:w="0" w:type="dxa"/>
            <w:bottom w:w="0" w:type="dxa"/>
          </w:tblCellMar>
        </w:tblPrEx>
        <w:trPr>
          <w:cantSplit/>
          <w:trHeight w:val="391"/>
          <w:jc w:val="center"/>
        </w:trPr>
        <w:tc>
          <w:tcPr>
            <w:tcW w:w="1016" w:type="pct"/>
            <w:gridSpan w:val="2"/>
            <w:vAlign w:val="center"/>
          </w:tcPr>
          <w:p w:rsidRPr="00205D93" w:rsidR="00CE759A" w:rsidRDefault="00CE759A" w14:paraId="4DE779E3" wp14:textId="77777777">
            <w:pPr>
              <w:pStyle w:val="TableHeading"/>
              <w:spacing w:before="40" w:after="40"/>
              <w:rPr>
                <w:rStyle w:val="ModernTableText"/>
                <w:noProof/>
                <w:szCs w:val="18"/>
              </w:rPr>
            </w:pPr>
            <w:r w:rsidRPr="00205D93">
              <w:rPr>
                <w:rStyle w:val="ModernTableText"/>
                <w:noProof/>
                <w:szCs w:val="18"/>
              </w:rPr>
              <w:t>Client Line Of Business:</w:t>
            </w:r>
          </w:p>
        </w:tc>
        <w:tc>
          <w:tcPr>
            <w:tcW w:w="3984" w:type="pct"/>
            <w:gridSpan w:val="9"/>
            <w:vAlign w:val="center"/>
          </w:tcPr>
          <w:p w:rsidRPr="00205D93" w:rsidR="00CE759A" w:rsidRDefault="00CE759A" w14:paraId="78BF0ADD" wp14:textId="77777777">
            <w:pPr>
              <w:pStyle w:val="TableText1"/>
              <w:spacing w:before="40" w:after="40"/>
              <w:rPr>
                <w:rStyle w:val="ModernTableText"/>
                <w:szCs w:val="18"/>
              </w:rPr>
            </w:pPr>
            <w:r w:rsidRPr="00205D93">
              <w:rPr>
                <w:rStyle w:val="ModernTableText"/>
                <w:szCs w:val="18"/>
              </w:rPr>
              <w:t>Medicaid</w:t>
            </w:r>
          </w:p>
        </w:tc>
      </w:tr>
      <w:tr xmlns:wp14="http://schemas.microsoft.com/office/word/2010/wordml" w:rsidR="00CE759A" w:rsidTr="00DD3BD7" w14:paraId="57611532" wp14:textId="77777777">
        <w:tblPrEx>
          <w:tblCellMar>
            <w:top w:w="0" w:type="dxa"/>
            <w:bottom w:w="0" w:type="dxa"/>
          </w:tblCellMar>
        </w:tblPrEx>
        <w:trPr>
          <w:cantSplit/>
          <w:trHeight w:val="364"/>
          <w:jc w:val="center"/>
        </w:trPr>
        <w:tc>
          <w:tcPr>
            <w:tcW w:w="1016" w:type="pct"/>
            <w:gridSpan w:val="2"/>
            <w:vAlign w:val="center"/>
          </w:tcPr>
          <w:p w:rsidRPr="00205D93" w:rsidR="00CE759A" w:rsidRDefault="00CE759A" w14:paraId="10CC7186" wp14:textId="77777777">
            <w:pPr>
              <w:pStyle w:val="TableHeading"/>
              <w:spacing w:before="40" w:after="40"/>
              <w:rPr>
                <w:rStyle w:val="ModernTableText"/>
                <w:noProof/>
                <w:szCs w:val="18"/>
              </w:rPr>
            </w:pPr>
            <w:r w:rsidRPr="00205D93">
              <w:rPr>
                <w:rStyle w:val="ModernTableText"/>
                <w:noProof/>
                <w:szCs w:val="18"/>
              </w:rPr>
              <w:t>Client Division / Department:</w:t>
            </w:r>
          </w:p>
        </w:tc>
        <w:tc>
          <w:tcPr>
            <w:tcW w:w="3984" w:type="pct"/>
            <w:gridSpan w:val="9"/>
            <w:vAlign w:val="center"/>
          </w:tcPr>
          <w:p w:rsidRPr="00205D93" w:rsidR="00CE759A" w:rsidRDefault="00CE759A" w14:paraId="1BFA41F0" wp14:textId="77777777">
            <w:pPr>
              <w:pStyle w:val="TableText1"/>
              <w:spacing w:before="40" w:after="40"/>
              <w:rPr>
                <w:rStyle w:val="ModernTableText"/>
                <w:szCs w:val="18"/>
              </w:rPr>
            </w:pPr>
            <w:r w:rsidRPr="00205D93">
              <w:rPr>
                <w:rStyle w:val="ModernTableText"/>
                <w:szCs w:val="18"/>
              </w:rPr>
              <w:t>DHHS</w:t>
            </w:r>
          </w:p>
        </w:tc>
      </w:tr>
      <w:tr xmlns:wp14="http://schemas.microsoft.com/office/word/2010/wordml" w:rsidR="00CE759A" w:rsidTr="00DD3BD7" w14:paraId="774D9AFD" wp14:textId="77777777">
        <w:tblPrEx>
          <w:tblCellMar>
            <w:top w:w="0" w:type="dxa"/>
            <w:bottom w:w="0" w:type="dxa"/>
          </w:tblCellMar>
        </w:tblPrEx>
        <w:trPr>
          <w:cantSplit/>
          <w:trHeight w:val="355"/>
          <w:jc w:val="center"/>
        </w:trPr>
        <w:tc>
          <w:tcPr>
            <w:tcW w:w="1016" w:type="pct"/>
            <w:gridSpan w:val="2"/>
            <w:vAlign w:val="center"/>
          </w:tcPr>
          <w:p w:rsidRPr="00205D93" w:rsidR="00CE759A" w:rsidRDefault="00CE759A" w14:paraId="43F6ACDB" wp14:textId="77777777">
            <w:pPr>
              <w:pStyle w:val="TableHeading"/>
              <w:spacing w:before="40" w:after="40"/>
              <w:rPr>
                <w:rStyle w:val="ModernTableText"/>
                <w:noProof/>
                <w:szCs w:val="18"/>
              </w:rPr>
            </w:pPr>
            <w:r w:rsidRPr="00205D93">
              <w:rPr>
                <w:rStyle w:val="ModernTableText"/>
                <w:noProof/>
                <w:szCs w:val="18"/>
              </w:rPr>
              <w:t>Report Title:</w:t>
            </w:r>
          </w:p>
        </w:tc>
        <w:tc>
          <w:tcPr>
            <w:tcW w:w="3984" w:type="pct"/>
            <w:gridSpan w:val="9"/>
            <w:vAlign w:val="center"/>
          </w:tcPr>
          <w:p w:rsidRPr="00205D93" w:rsidR="00CE759A" w:rsidRDefault="00CE759A" w14:paraId="7C86619E" wp14:textId="77777777">
            <w:pPr>
              <w:pStyle w:val="TableText1"/>
              <w:spacing w:before="40" w:after="40"/>
              <w:rPr>
                <w:rStyle w:val="ModernTableText"/>
                <w:szCs w:val="18"/>
              </w:rPr>
            </w:pPr>
            <w:r w:rsidRPr="00205D93">
              <w:rPr>
                <w:sz w:val="18"/>
                <w:szCs w:val="18"/>
              </w:rPr>
              <w:t>Service Authorization Weekly Report by Status</w:t>
            </w:r>
          </w:p>
        </w:tc>
      </w:tr>
      <w:tr xmlns:wp14="http://schemas.microsoft.com/office/word/2010/wordml" w:rsidR="00CE759A" w:rsidTr="00DD3BD7" w14:paraId="3878FEE1" wp14:textId="77777777">
        <w:tblPrEx>
          <w:tblCellMar>
            <w:top w:w="0" w:type="dxa"/>
            <w:bottom w:w="0" w:type="dxa"/>
          </w:tblCellMar>
        </w:tblPrEx>
        <w:trPr>
          <w:cantSplit/>
          <w:trHeight w:val="355"/>
          <w:jc w:val="center"/>
        </w:trPr>
        <w:tc>
          <w:tcPr>
            <w:tcW w:w="1016" w:type="pct"/>
            <w:gridSpan w:val="2"/>
            <w:vAlign w:val="center"/>
          </w:tcPr>
          <w:p w:rsidRPr="00205D93" w:rsidR="00CE759A" w:rsidRDefault="00CE759A" w14:paraId="090DD316" wp14:textId="77777777">
            <w:pPr>
              <w:pStyle w:val="TableHeading"/>
              <w:spacing w:before="40" w:after="40"/>
              <w:rPr>
                <w:rStyle w:val="ModernTableText"/>
                <w:noProof/>
                <w:szCs w:val="18"/>
              </w:rPr>
            </w:pPr>
            <w:r w:rsidRPr="00205D93">
              <w:rPr>
                <w:rStyle w:val="ModernTableText"/>
                <w:noProof/>
                <w:szCs w:val="18"/>
              </w:rPr>
              <w:t>Report Description:</w:t>
            </w:r>
          </w:p>
        </w:tc>
        <w:tc>
          <w:tcPr>
            <w:tcW w:w="3984" w:type="pct"/>
            <w:gridSpan w:val="9"/>
            <w:vAlign w:val="center"/>
          </w:tcPr>
          <w:p w:rsidRPr="00205D93" w:rsidR="00CE759A" w:rsidRDefault="00CE759A" w14:paraId="355BCC22" wp14:textId="77777777">
            <w:pPr>
              <w:pStyle w:val="TableText1"/>
              <w:spacing w:before="40" w:after="40"/>
              <w:rPr>
                <w:rStyle w:val="ModernTableText"/>
                <w:szCs w:val="18"/>
              </w:rPr>
            </w:pPr>
            <w:r w:rsidRPr="00205D93">
              <w:rPr>
                <w:rFonts w:cs="Arial"/>
                <w:sz w:val="18"/>
                <w:szCs w:val="18"/>
              </w:rPr>
              <w:t xml:space="preserve">This weekly report summarizes Service Authorizations by </w:t>
            </w:r>
            <w:r w:rsidRPr="00205D93" w:rsidR="002500CF">
              <w:rPr>
                <w:rFonts w:cs="Arial"/>
                <w:sz w:val="18"/>
                <w:szCs w:val="18"/>
              </w:rPr>
              <w:t xml:space="preserve">Line Item </w:t>
            </w:r>
            <w:r w:rsidRPr="00205D93">
              <w:rPr>
                <w:rFonts w:cs="Arial"/>
                <w:sz w:val="18"/>
                <w:szCs w:val="18"/>
              </w:rPr>
              <w:t>Status Code.</w:t>
            </w:r>
          </w:p>
        </w:tc>
      </w:tr>
      <w:tr xmlns:wp14="http://schemas.microsoft.com/office/word/2010/wordml" w:rsidR="00CE759A" w:rsidTr="00DD3BD7" w14:paraId="7F112948" wp14:textId="77777777">
        <w:tblPrEx>
          <w:tblCellMar>
            <w:top w:w="0" w:type="dxa"/>
            <w:bottom w:w="0" w:type="dxa"/>
          </w:tblCellMar>
        </w:tblPrEx>
        <w:trPr>
          <w:cantSplit/>
          <w:jc w:val="center"/>
        </w:trPr>
        <w:tc>
          <w:tcPr>
            <w:tcW w:w="1016" w:type="pct"/>
            <w:gridSpan w:val="2"/>
            <w:vAlign w:val="center"/>
          </w:tcPr>
          <w:p w:rsidRPr="00205D93" w:rsidR="00CE759A" w:rsidRDefault="00CE759A" w14:paraId="3F9F82AA" wp14:textId="77777777">
            <w:pPr>
              <w:pStyle w:val="TableHeading"/>
              <w:spacing w:before="40" w:after="40"/>
              <w:rPr>
                <w:rStyle w:val="ModernTableText"/>
                <w:noProof/>
                <w:szCs w:val="18"/>
              </w:rPr>
            </w:pPr>
            <w:r w:rsidRPr="00205D93">
              <w:rPr>
                <w:rStyle w:val="ModernTableText"/>
                <w:noProof/>
                <w:szCs w:val="18"/>
              </w:rPr>
              <w:t>Report Source State Code:</w:t>
            </w:r>
          </w:p>
        </w:tc>
        <w:tc>
          <w:tcPr>
            <w:tcW w:w="3984" w:type="pct"/>
            <w:gridSpan w:val="9"/>
            <w:vAlign w:val="center"/>
          </w:tcPr>
          <w:p w:rsidRPr="00205D93" w:rsidR="00CE759A" w:rsidRDefault="00CE759A" w14:paraId="2DC1D5E5" wp14:textId="77777777">
            <w:pPr>
              <w:pStyle w:val="TableText1"/>
              <w:spacing w:before="40" w:after="40"/>
              <w:rPr>
                <w:rStyle w:val="ModernTableText"/>
                <w:szCs w:val="18"/>
              </w:rPr>
            </w:pPr>
            <w:r w:rsidRPr="00205D93">
              <w:rPr>
                <w:rStyle w:val="ModernTableText"/>
                <w:szCs w:val="18"/>
              </w:rPr>
              <w:t>NH</w:t>
            </w:r>
          </w:p>
        </w:tc>
      </w:tr>
      <w:tr xmlns:wp14="http://schemas.microsoft.com/office/word/2010/wordml" w:rsidR="00CE759A" w:rsidTr="00DD3BD7" w14:paraId="4D561EC7" wp14:textId="77777777">
        <w:tblPrEx>
          <w:tblCellMar>
            <w:top w:w="0" w:type="dxa"/>
            <w:bottom w:w="0" w:type="dxa"/>
          </w:tblCellMar>
        </w:tblPrEx>
        <w:trPr>
          <w:cantSplit/>
          <w:jc w:val="center"/>
        </w:trPr>
        <w:tc>
          <w:tcPr>
            <w:tcW w:w="1016" w:type="pct"/>
            <w:gridSpan w:val="2"/>
            <w:vAlign w:val="center"/>
          </w:tcPr>
          <w:p w:rsidRPr="00205D93" w:rsidR="00CE759A" w:rsidRDefault="00CE759A" w14:paraId="4ACBAFAC" wp14:textId="77777777">
            <w:pPr>
              <w:pStyle w:val="TableHeading"/>
              <w:spacing w:before="40" w:after="40"/>
              <w:rPr>
                <w:rStyle w:val="ModernTableText"/>
                <w:noProof/>
                <w:szCs w:val="18"/>
              </w:rPr>
            </w:pPr>
            <w:r w:rsidRPr="00205D93">
              <w:rPr>
                <w:rStyle w:val="ModernTableText"/>
                <w:noProof/>
                <w:szCs w:val="18"/>
              </w:rPr>
              <w:t>Report Source Type:</w:t>
            </w:r>
          </w:p>
        </w:tc>
        <w:tc>
          <w:tcPr>
            <w:tcW w:w="3984" w:type="pct"/>
            <w:gridSpan w:val="9"/>
            <w:vAlign w:val="center"/>
          </w:tcPr>
          <w:p w:rsidRPr="00205D93" w:rsidR="00CE759A" w:rsidRDefault="00CE759A" w14:paraId="644310B5" wp14:textId="77777777">
            <w:pPr>
              <w:pStyle w:val="TableText1"/>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OLTP</w:t>
            </w:r>
            <w:r w:rsidRPr="00205D93">
              <w:rPr>
                <w:rStyle w:val="ModernTableText"/>
                <w:noProof/>
                <w:szCs w:val="18"/>
              </w:rPr>
              <w:tab/>
            </w:r>
            <w:r w:rsidRPr="00205D93">
              <w:rPr>
                <w:rStyle w:val="ModernTableText"/>
                <w:noProof/>
                <w:szCs w:val="18"/>
              </w:rPr>
              <w:tab/>
            </w:r>
            <w:r w:rsidRPr="00205D93">
              <w:rPr>
                <w:rStyle w:val="ModernTableText"/>
                <w:rFonts w:ascii="Wingdings" w:hAnsi="Wingdings" w:eastAsia="Wingdings" w:cs="Wingdings"/>
                <w:noProof/>
                <w:szCs w:val="18"/>
              </w:rPr>
              <w:t>þ</w:t>
            </w:r>
            <w:r w:rsidRPr="00205D93">
              <w:rPr>
                <w:rStyle w:val="ModernTableText"/>
                <w:noProof/>
                <w:szCs w:val="18"/>
              </w:rPr>
              <w:t xml:space="preserve"> OLAP </w:t>
            </w:r>
          </w:p>
        </w:tc>
      </w:tr>
      <w:tr xmlns:wp14="http://schemas.microsoft.com/office/word/2010/wordml" w:rsidR="00CE759A" w:rsidTr="00DD3BD7" w14:paraId="2975DF74" wp14:textId="77777777">
        <w:tblPrEx>
          <w:tblCellMar>
            <w:top w:w="0" w:type="dxa"/>
            <w:bottom w:w="0" w:type="dxa"/>
          </w:tblCellMar>
        </w:tblPrEx>
        <w:trPr>
          <w:cantSplit/>
          <w:jc w:val="center"/>
        </w:trPr>
        <w:tc>
          <w:tcPr>
            <w:tcW w:w="1016" w:type="pct"/>
            <w:gridSpan w:val="2"/>
            <w:vAlign w:val="center"/>
          </w:tcPr>
          <w:p w:rsidRPr="00205D93" w:rsidR="00CE759A" w:rsidRDefault="00CE759A" w14:paraId="41648C11" wp14:textId="77777777">
            <w:pPr>
              <w:pStyle w:val="TableHeading"/>
              <w:spacing w:before="40" w:after="40"/>
              <w:rPr>
                <w:rStyle w:val="ModernTableText"/>
                <w:noProof/>
                <w:szCs w:val="18"/>
              </w:rPr>
            </w:pPr>
            <w:r w:rsidRPr="00205D93">
              <w:rPr>
                <w:rStyle w:val="ModernTableText"/>
                <w:noProof/>
                <w:szCs w:val="18"/>
              </w:rPr>
              <w:t>Report Source Type Component:</w:t>
            </w:r>
          </w:p>
        </w:tc>
        <w:tc>
          <w:tcPr>
            <w:tcW w:w="3984" w:type="pct"/>
            <w:gridSpan w:val="9"/>
            <w:vAlign w:val="center"/>
          </w:tcPr>
          <w:p w:rsidRPr="00205D93" w:rsidR="00CE759A" w:rsidRDefault="00CE759A" w14:paraId="09867971" wp14:textId="77777777">
            <w:pPr>
              <w:pStyle w:val="TableText1"/>
              <w:tabs>
                <w:tab w:val="left" w:pos="2052"/>
                <w:tab w:val="left" w:pos="2232"/>
                <w:tab w:val="left" w:pos="4032"/>
                <w:tab w:val="left" w:pos="6012"/>
                <w:tab w:val="left" w:pos="6552"/>
              </w:tabs>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Provider</w:t>
            </w:r>
            <w:r w:rsidRPr="00205D93">
              <w:rPr>
                <w:rStyle w:val="ModernTableText"/>
                <w:noProof/>
                <w:szCs w:val="18"/>
              </w:rPr>
              <w:tab/>
            </w:r>
            <w:r w:rsidRPr="00205D93">
              <w:rPr>
                <w:rStyle w:val="ModernTableText"/>
                <w:noProof/>
                <w:szCs w:val="18"/>
              </w:rPr>
              <w:t xml:space="preserve">  </w:t>
            </w:r>
            <w:r w:rsidRPr="00205D93">
              <w:rPr>
                <w:rStyle w:val="ModernTableText"/>
                <w:rFonts w:ascii="Wingdings 2" w:hAnsi="Wingdings 2" w:eastAsia="Wingdings 2" w:cs="Wingdings 2"/>
                <w:noProof/>
                <w:szCs w:val="18"/>
              </w:rPr>
              <w:t>£</w:t>
            </w:r>
            <w:r w:rsidRPr="00205D93">
              <w:rPr>
                <w:rStyle w:val="ModernTableText"/>
                <w:noProof/>
                <w:szCs w:val="18"/>
              </w:rPr>
              <w:t xml:space="preserve"> Member</w:t>
            </w:r>
            <w:r w:rsidRPr="00205D93">
              <w:rPr>
                <w:rStyle w:val="ModernTableText"/>
                <w:noProof/>
                <w:szCs w:val="18"/>
              </w:rPr>
              <w:tab/>
            </w:r>
            <w:r w:rsidRPr="00205D93">
              <w:rPr>
                <w:rStyle w:val="ModernTableText"/>
                <w:rFonts w:ascii="Wingdings" w:hAnsi="Wingdings" w:eastAsia="Wingdings" w:cs="Wingdings"/>
                <w:noProof/>
                <w:szCs w:val="18"/>
              </w:rPr>
              <w:t>þ</w:t>
            </w:r>
            <w:r w:rsidRPr="00205D93">
              <w:rPr>
                <w:rStyle w:val="ModernTableText"/>
                <w:noProof/>
                <w:szCs w:val="18"/>
              </w:rPr>
              <w:t xml:space="preserve"> Operations</w:t>
            </w:r>
            <w:r w:rsidRPr="00205D93">
              <w:rPr>
                <w:rStyle w:val="ModernTableText"/>
                <w:noProof/>
                <w:szCs w:val="18"/>
              </w:rPr>
              <w:tab/>
            </w:r>
            <w:r w:rsidRPr="00205D93">
              <w:rPr>
                <w:rStyle w:val="ModernTableText"/>
                <w:rFonts w:ascii="Wingdings 2" w:hAnsi="Wingdings 2" w:eastAsia="Wingdings 2" w:cs="Wingdings 2"/>
                <w:noProof/>
                <w:szCs w:val="18"/>
              </w:rPr>
              <w:t>£</w:t>
            </w:r>
            <w:r w:rsidRPr="00205D93">
              <w:rPr>
                <w:rStyle w:val="ModernTableText"/>
                <w:noProof/>
                <w:szCs w:val="18"/>
              </w:rPr>
              <w:t xml:space="preserve"> Program</w:t>
            </w:r>
          </w:p>
        </w:tc>
      </w:tr>
      <w:tr xmlns:wp14="http://schemas.microsoft.com/office/word/2010/wordml" w:rsidR="00CE759A" w:rsidTr="007E4FC8" w14:paraId="28286DA0" wp14:textId="77777777">
        <w:tblPrEx>
          <w:tblCellMar>
            <w:top w:w="0" w:type="dxa"/>
            <w:bottom w:w="0" w:type="dxa"/>
          </w:tblCellMar>
        </w:tblPrEx>
        <w:trPr>
          <w:cantSplit/>
          <w:jc w:val="center"/>
        </w:trPr>
        <w:tc>
          <w:tcPr>
            <w:tcW w:w="5000" w:type="pct"/>
            <w:gridSpan w:val="11"/>
            <w:shd w:val="clear" w:color="auto" w:fill="191919"/>
            <w:vAlign w:val="center"/>
          </w:tcPr>
          <w:p w:rsidR="00CE759A" w:rsidRDefault="00CE759A" w14:paraId="4D01E2A6"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CE759A" w:rsidTr="00DD3BD7" w14:paraId="12F1C43D" wp14:textId="77777777">
        <w:tblPrEx>
          <w:tblCellMar>
            <w:top w:w="0" w:type="dxa"/>
            <w:bottom w:w="0" w:type="dxa"/>
          </w:tblCellMar>
        </w:tblPrEx>
        <w:trPr>
          <w:cantSplit/>
          <w:trHeight w:val="175"/>
          <w:jc w:val="center"/>
        </w:trPr>
        <w:tc>
          <w:tcPr>
            <w:tcW w:w="1016" w:type="pct"/>
            <w:gridSpan w:val="2"/>
            <w:vAlign w:val="center"/>
          </w:tcPr>
          <w:p w:rsidRPr="00205D93" w:rsidR="00CE759A" w:rsidRDefault="00CE759A" w14:paraId="12C25633" wp14:textId="77777777">
            <w:pPr>
              <w:pStyle w:val="TableHeading"/>
              <w:spacing w:before="40" w:after="40"/>
              <w:rPr>
                <w:rStyle w:val="ModernTableText"/>
                <w:noProof/>
                <w:szCs w:val="18"/>
              </w:rPr>
            </w:pPr>
            <w:r w:rsidRPr="00205D93">
              <w:rPr>
                <w:rStyle w:val="ModernTableText"/>
                <w:noProof/>
                <w:szCs w:val="18"/>
              </w:rPr>
              <w:t>Report Generated by:</w:t>
            </w:r>
          </w:p>
        </w:tc>
        <w:tc>
          <w:tcPr>
            <w:tcW w:w="3984" w:type="pct"/>
            <w:gridSpan w:val="9"/>
            <w:vAlign w:val="center"/>
          </w:tcPr>
          <w:p w:rsidRPr="00205D93" w:rsidR="00CE759A" w:rsidRDefault="00CE759A" w14:paraId="78A88936" wp14:textId="77777777">
            <w:pPr>
              <w:pStyle w:val="TableText1"/>
              <w:tabs>
                <w:tab w:val="left" w:pos="2052"/>
                <w:tab w:val="left" w:pos="2232"/>
                <w:tab w:val="left" w:pos="4032"/>
                <w:tab w:val="left" w:pos="6012"/>
                <w:tab w:val="left" w:pos="7812"/>
                <w:tab w:val="left" w:pos="9792"/>
              </w:tabs>
              <w:spacing w:before="40" w:after="40"/>
              <w:rPr>
                <w:rStyle w:val="ModernTableText"/>
                <w:noProof/>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EQR</w:t>
            </w:r>
            <w:r w:rsidRPr="00205D93">
              <w:rPr>
                <w:rStyle w:val="ModernTableText"/>
                <w:noProof/>
                <w:szCs w:val="18"/>
              </w:rPr>
              <w:tab/>
            </w:r>
            <w:r w:rsidRPr="00205D93">
              <w:rPr>
                <w:rStyle w:val="ModernTableText"/>
                <w:rFonts w:ascii="Wingdings 2" w:hAnsi="Wingdings 2" w:eastAsia="Wingdings 2" w:cs="Wingdings 2"/>
                <w:noProof/>
                <w:szCs w:val="18"/>
              </w:rPr>
              <w:t>£</w:t>
            </w:r>
            <w:r w:rsidRPr="00205D93">
              <w:rPr>
                <w:rStyle w:val="ModernTableText"/>
                <w:noProof/>
                <w:szCs w:val="18"/>
              </w:rPr>
              <w:t xml:space="preserve"> EFADS</w:t>
            </w:r>
            <w:r w:rsidRPr="00205D93">
              <w:rPr>
                <w:rStyle w:val="ModernTableText"/>
                <w:noProof/>
                <w:szCs w:val="18"/>
              </w:rPr>
              <w:tab/>
            </w:r>
            <w:r w:rsidRPr="00205D93">
              <w:rPr>
                <w:rStyle w:val="ModernTableText"/>
                <w:rFonts w:ascii="Wingdings 2" w:hAnsi="Wingdings 2" w:eastAsia="Wingdings 2" w:cs="Wingdings 2"/>
                <w:noProof/>
                <w:szCs w:val="18"/>
              </w:rPr>
              <w:t>£</w:t>
            </w:r>
            <w:r w:rsidRPr="00205D93">
              <w:rPr>
                <w:rStyle w:val="ModernTableText"/>
                <w:noProof/>
                <w:szCs w:val="18"/>
              </w:rPr>
              <w:t xml:space="preserve"> EMAR</w:t>
            </w:r>
            <w:r w:rsidRPr="00205D93">
              <w:rPr>
                <w:rStyle w:val="ModernTableText"/>
                <w:noProof/>
                <w:szCs w:val="18"/>
              </w:rPr>
              <w:tab/>
            </w:r>
            <w:r w:rsidRPr="00205D93">
              <w:rPr>
                <w:rStyle w:val="ModernTableText"/>
                <w:rFonts w:ascii="Wingdings 2" w:hAnsi="Wingdings 2" w:eastAsia="Wingdings 2" w:cs="Wingdings 2"/>
                <w:noProof/>
                <w:szCs w:val="18"/>
              </w:rPr>
              <w:t>£</w:t>
            </w:r>
            <w:r w:rsidRPr="00205D93">
              <w:rPr>
                <w:rStyle w:val="ModernTableText"/>
                <w:noProof/>
                <w:szCs w:val="18"/>
              </w:rPr>
              <w:t xml:space="preserve">  ESUR</w:t>
            </w:r>
            <w:r w:rsidRPr="00205D93">
              <w:rPr>
                <w:rStyle w:val="ModernTableText"/>
                <w:noProof/>
                <w:szCs w:val="18"/>
              </w:rPr>
              <w:tab/>
            </w:r>
            <w:r w:rsidRPr="00205D93">
              <w:rPr>
                <w:rStyle w:val="ModernTableText"/>
                <w:rFonts w:ascii="Wingdings 2" w:hAnsi="Wingdings 2" w:eastAsia="Wingdings 2" w:cs="Wingdings 2"/>
                <w:noProof/>
                <w:szCs w:val="18"/>
              </w:rPr>
              <w:t>£</w:t>
            </w:r>
            <w:r w:rsidRPr="00205D93">
              <w:rPr>
                <w:rStyle w:val="ModernTableText"/>
                <w:noProof/>
                <w:szCs w:val="18"/>
              </w:rPr>
              <w:t xml:space="preserve"> Other – Please explain:  </w:t>
            </w:r>
          </w:p>
        </w:tc>
      </w:tr>
      <w:tr xmlns:wp14="http://schemas.microsoft.com/office/word/2010/wordml" w:rsidR="00CE759A" w:rsidTr="00DD3BD7" w14:paraId="53540440" wp14:textId="77777777">
        <w:tblPrEx>
          <w:tblCellMar>
            <w:top w:w="0" w:type="dxa"/>
            <w:bottom w:w="0" w:type="dxa"/>
          </w:tblCellMar>
        </w:tblPrEx>
        <w:trPr>
          <w:cantSplit/>
          <w:trHeight w:val="268"/>
          <w:jc w:val="center"/>
        </w:trPr>
        <w:tc>
          <w:tcPr>
            <w:tcW w:w="1016" w:type="pct"/>
            <w:gridSpan w:val="2"/>
            <w:vAlign w:val="center"/>
          </w:tcPr>
          <w:p w:rsidRPr="00205D93" w:rsidR="00CE759A" w:rsidRDefault="00CE759A" w14:paraId="643A6108" wp14:textId="77777777">
            <w:pPr>
              <w:pStyle w:val="TableText1"/>
              <w:spacing w:before="40" w:after="40"/>
              <w:rPr>
                <w:rStyle w:val="ModernTableText"/>
                <w:b/>
                <w:noProof/>
                <w:szCs w:val="18"/>
              </w:rPr>
            </w:pPr>
            <w:r w:rsidRPr="00205D93">
              <w:rPr>
                <w:rStyle w:val="ModernTableText"/>
                <w:b/>
                <w:noProof/>
                <w:szCs w:val="18"/>
              </w:rPr>
              <w:t>Report Screen Tip (optional):</w:t>
            </w:r>
          </w:p>
        </w:tc>
        <w:tc>
          <w:tcPr>
            <w:tcW w:w="3984" w:type="pct"/>
            <w:gridSpan w:val="9"/>
            <w:vAlign w:val="center"/>
          </w:tcPr>
          <w:p w:rsidRPr="00205D93" w:rsidR="00CE759A" w:rsidRDefault="00CE759A" w14:paraId="2B0FF903" wp14:textId="77777777">
            <w:pPr>
              <w:pStyle w:val="TableText1"/>
              <w:spacing w:before="40" w:after="40"/>
              <w:rPr>
                <w:rStyle w:val="ModernTableText"/>
                <w:szCs w:val="18"/>
                <w:u w:val="single"/>
              </w:rPr>
            </w:pPr>
          </w:p>
        </w:tc>
      </w:tr>
      <w:tr xmlns:wp14="http://schemas.microsoft.com/office/word/2010/wordml" w:rsidR="00CE759A" w:rsidTr="00DD3BD7" w14:paraId="1399FC6E" wp14:textId="77777777">
        <w:tblPrEx>
          <w:tblCellMar>
            <w:top w:w="0" w:type="dxa"/>
            <w:bottom w:w="0" w:type="dxa"/>
          </w:tblCellMar>
        </w:tblPrEx>
        <w:trPr>
          <w:cantSplit/>
          <w:trHeight w:val="268"/>
          <w:jc w:val="center"/>
        </w:trPr>
        <w:tc>
          <w:tcPr>
            <w:tcW w:w="1016" w:type="pct"/>
            <w:gridSpan w:val="2"/>
            <w:vAlign w:val="center"/>
          </w:tcPr>
          <w:p w:rsidRPr="00205D93" w:rsidR="00CE759A" w:rsidRDefault="00CE759A" w14:paraId="1D672311" wp14:textId="77777777">
            <w:pPr>
              <w:pStyle w:val="TableHeading"/>
              <w:spacing w:before="40" w:after="40"/>
              <w:rPr>
                <w:rStyle w:val="ModernTableText"/>
                <w:noProof/>
                <w:szCs w:val="18"/>
              </w:rPr>
            </w:pPr>
            <w:r w:rsidRPr="00205D93">
              <w:rPr>
                <w:rStyle w:val="ModernTableText"/>
                <w:noProof/>
                <w:szCs w:val="18"/>
              </w:rPr>
              <w:t>Report Calendar Type:</w:t>
            </w:r>
          </w:p>
        </w:tc>
        <w:tc>
          <w:tcPr>
            <w:tcW w:w="3984" w:type="pct"/>
            <w:gridSpan w:val="9"/>
            <w:vAlign w:val="center"/>
          </w:tcPr>
          <w:p w:rsidRPr="00205D93" w:rsidR="00CE759A" w:rsidRDefault="00CE759A" w14:paraId="7DEE8731" wp14:textId="77777777">
            <w:pPr>
              <w:pStyle w:val="TableText1"/>
              <w:tabs>
                <w:tab w:val="left" w:pos="2052"/>
                <w:tab w:val="left" w:pos="4032"/>
              </w:tabs>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State Fiscal</w:t>
            </w:r>
            <w:r w:rsidRPr="00205D93">
              <w:rPr>
                <w:rStyle w:val="ModernTableText"/>
                <w:noProof/>
                <w:szCs w:val="18"/>
              </w:rPr>
              <w:tab/>
            </w:r>
            <w:r w:rsidRPr="00205D93">
              <w:rPr>
                <w:rStyle w:val="ModernTableText"/>
                <w:noProof/>
                <w:szCs w:val="18"/>
              </w:rPr>
              <w:t xml:space="preserve">   </w:t>
            </w:r>
            <w:r w:rsidRPr="00205D93">
              <w:rPr>
                <w:rStyle w:val="ModernTableText"/>
                <w:rFonts w:ascii="Wingdings 2" w:hAnsi="Wingdings 2" w:eastAsia="Wingdings 2" w:cs="Wingdings 2"/>
                <w:noProof/>
                <w:szCs w:val="18"/>
              </w:rPr>
              <w:t>£</w:t>
            </w:r>
            <w:r w:rsidRPr="00205D93">
              <w:rPr>
                <w:rStyle w:val="ModernTableText"/>
                <w:noProof/>
                <w:szCs w:val="18"/>
              </w:rPr>
              <w:t xml:space="preserve"> Federal Fiscal</w:t>
            </w:r>
            <w:r w:rsidRPr="00205D93">
              <w:rPr>
                <w:rStyle w:val="ModernTableText"/>
                <w:noProof/>
                <w:szCs w:val="18"/>
              </w:rPr>
              <w:tab/>
            </w:r>
            <w:r w:rsidRPr="00205D93">
              <w:rPr>
                <w:rStyle w:val="ModernTableText"/>
                <w:rFonts w:ascii="Wingdings" w:hAnsi="Wingdings" w:eastAsia="Wingdings" w:cs="Wingdings"/>
                <w:noProof/>
                <w:szCs w:val="18"/>
              </w:rPr>
              <w:t>þ</w:t>
            </w:r>
            <w:r w:rsidRPr="00205D93">
              <w:rPr>
                <w:rStyle w:val="ModernTableText"/>
                <w:noProof/>
                <w:szCs w:val="18"/>
              </w:rPr>
              <w:t xml:space="preserve"> Calendar</w:t>
            </w:r>
          </w:p>
        </w:tc>
      </w:tr>
      <w:tr xmlns:wp14="http://schemas.microsoft.com/office/word/2010/wordml" w:rsidR="00CE759A" w:rsidTr="00DD3BD7" w14:paraId="3DB748F6" wp14:textId="77777777">
        <w:tblPrEx>
          <w:tblCellMar>
            <w:top w:w="0" w:type="dxa"/>
            <w:bottom w:w="0" w:type="dxa"/>
          </w:tblCellMar>
        </w:tblPrEx>
        <w:trPr>
          <w:cantSplit/>
          <w:jc w:val="center"/>
        </w:trPr>
        <w:tc>
          <w:tcPr>
            <w:tcW w:w="1016" w:type="pct"/>
            <w:gridSpan w:val="2"/>
            <w:vAlign w:val="center"/>
          </w:tcPr>
          <w:p w:rsidRPr="00205D93" w:rsidR="00CE759A" w:rsidRDefault="00CE759A" w14:paraId="31DFA135" wp14:textId="77777777">
            <w:pPr>
              <w:pStyle w:val="TableHeading"/>
              <w:spacing w:before="40" w:after="40"/>
              <w:rPr>
                <w:rStyle w:val="ModernTableText"/>
                <w:noProof/>
                <w:szCs w:val="18"/>
              </w:rPr>
            </w:pPr>
            <w:r w:rsidRPr="00205D93">
              <w:rPr>
                <w:rStyle w:val="ModernTableText"/>
                <w:noProof/>
                <w:szCs w:val="18"/>
              </w:rPr>
              <w:t>Report Frequency Type:</w:t>
            </w:r>
          </w:p>
        </w:tc>
        <w:tc>
          <w:tcPr>
            <w:tcW w:w="529" w:type="pct"/>
            <w:vAlign w:val="center"/>
          </w:tcPr>
          <w:p w:rsidRPr="00205D93" w:rsidR="00CE759A" w:rsidP="00205D93" w:rsidRDefault="00CE759A" w14:paraId="4838750C" wp14:textId="77777777">
            <w:pPr>
              <w:pStyle w:val="TableText1"/>
              <w:spacing w:before="40" w:after="40"/>
              <w:rPr>
                <w:rStyle w:val="ModernTableText"/>
                <w:noProof/>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Scheduled</w:t>
            </w:r>
          </w:p>
          <w:p w:rsidRPr="00205D93" w:rsidR="00CE759A" w:rsidP="00205D93" w:rsidRDefault="00CE759A" w14:paraId="26E5D7AF" wp14:textId="77777777">
            <w:pPr>
              <w:pStyle w:val="TableText1"/>
              <w:spacing w:before="40" w:after="40"/>
              <w:rPr>
                <w:rStyle w:val="ModernTableText"/>
                <w:noProof/>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 On Request</w:t>
            </w:r>
          </w:p>
        </w:tc>
        <w:tc>
          <w:tcPr>
            <w:tcW w:w="2121" w:type="pct"/>
            <w:gridSpan w:val="4"/>
          </w:tcPr>
          <w:p w:rsidRPr="00205D93" w:rsidR="00CE759A" w:rsidRDefault="00CE759A" w14:paraId="18EDF15F" wp14:textId="77777777">
            <w:pPr>
              <w:pStyle w:val="TableText1"/>
              <w:spacing w:before="40" w:after="40"/>
              <w:rPr>
                <w:rStyle w:val="ModernTableText"/>
                <w:noProof/>
                <w:szCs w:val="18"/>
              </w:rPr>
            </w:pPr>
            <w:r w:rsidRPr="00205D93">
              <w:rPr>
                <w:rStyle w:val="ModernTableText"/>
                <w:noProof/>
                <w:szCs w:val="18"/>
              </w:rPr>
              <w:t>If scheduled, select timeframe below:</w:t>
            </w:r>
          </w:p>
          <w:p w:rsidRPr="00205D93" w:rsidR="00CE759A" w:rsidRDefault="00CE759A" w14:paraId="3DF9903F" wp14:textId="77777777">
            <w:pPr>
              <w:pStyle w:val="TableText1"/>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Daily  </w:t>
            </w:r>
            <w:r w:rsidRPr="00205D93">
              <w:rPr>
                <w:rStyle w:val="ModernTableText"/>
                <w:rFonts w:ascii="Wingdings" w:hAnsi="Wingdings" w:eastAsia="Wingdings" w:cs="Wingdings"/>
                <w:noProof/>
                <w:szCs w:val="18"/>
              </w:rPr>
              <w:t>þ</w:t>
            </w:r>
            <w:r w:rsidRPr="00205D93">
              <w:rPr>
                <w:rStyle w:val="ModernTableText"/>
                <w:noProof/>
                <w:szCs w:val="18"/>
              </w:rPr>
              <w:t xml:space="preserve"> Weekly  </w:t>
            </w:r>
            <w:r w:rsidRPr="00205D93">
              <w:rPr>
                <w:rStyle w:val="ModernTableText"/>
                <w:rFonts w:ascii="Wingdings 2" w:hAnsi="Wingdings 2" w:eastAsia="Wingdings 2" w:cs="Wingdings 2"/>
                <w:noProof/>
                <w:szCs w:val="18"/>
              </w:rPr>
              <w:t>£</w:t>
            </w:r>
            <w:r w:rsidRPr="00205D93">
              <w:rPr>
                <w:rStyle w:val="ModernTableText"/>
                <w:noProof/>
                <w:szCs w:val="18"/>
              </w:rPr>
              <w:t xml:space="preserve"> Monthly  </w:t>
            </w:r>
            <w:r w:rsidRPr="00205D93">
              <w:rPr>
                <w:rStyle w:val="ModernTableText"/>
                <w:rFonts w:ascii="Wingdings 2" w:hAnsi="Wingdings 2" w:eastAsia="Wingdings 2" w:cs="Wingdings 2"/>
                <w:noProof/>
                <w:szCs w:val="18"/>
              </w:rPr>
              <w:t>£</w:t>
            </w:r>
            <w:r w:rsidRPr="00205D93">
              <w:rPr>
                <w:rStyle w:val="ModernTableText"/>
                <w:noProof/>
                <w:szCs w:val="18"/>
              </w:rPr>
              <w:t xml:space="preserve"> Quarterly  </w:t>
            </w:r>
            <w:r w:rsidRPr="00205D93">
              <w:rPr>
                <w:rStyle w:val="ModernTableText"/>
                <w:rFonts w:ascii="Wingdings 2" w:hAnsi="Wingdings 2" w:eastAsia="Wingdings 2" w:cs="Wingdings 2"/>
                <w:noProof/>
                <w:szCs w:val="18"/>
              </w:rPr>
              <w:t>£</w:t>
            </w:r>
            <w:r w:rsidRPr="00205D93">
              <w:rPr>
                <w:rStyle w:val="ModernTableText"/>
                <w:noProof/>
                <w:szCs w:val="18"/>
              </w:rPr>
              <w:t xml:space="preserve"> Annually</w:t>
            </w:r>
          </w:p>
        </w:tc>
        <w:tc>
          <w:tcPr>
            <w:tcW w:w="1334" w:type="pct"/>
            <w:gridSpan w:val="4"/>
          </w:tcPr>
          <w:p w:rsidRPr="00205D93" w:rsidR="00CE759A" w:rsidRDefault="00CE759A" w14:paraId="05B0C604" wp14:textId="77777777">
            <w:pPr>
              <w:pStyle w:val="TableText1"/>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Other - Please explain:</w:t>
            </w:r>
          </w:p>
        </w:tc>
      </w:tr>
      <w:tr xmlns:wp14="http://schemas.microsoft.com/office/word/2010/wordml" w:rsidR="00CE759A" w:rsidTr="00DD3BD7" w14:paraId="3496FCF6" wp14:textId="77777777">
        <w:tblPrEx>
          <w:tblCellMar>
            <w:top w:w="0" w:type="dxa"/>
            <w:bottom w:w="0" w:type="dxa"/>
          </w:tblCellMar>
        </w:tblPrEx>
        <w:trPr>
          <w:cantSplit/>
          <w:jc w:val="center"/>
        </w:trPr>
        <w:tc>
          <w:tcPr>
            <w:tcW w:w="1016" w:type="pct"/>
            <w:gridSpan w:val="2"/>
            <w:vAlign w:val="center"/>
          </w:tcPr>
          <w:p w:rsidRPr="00205D93" w:rsidR="00CE759A" w:rsidRDefault="00CE759A" w14:paraId="3B21743E" wp14:textId="77777777">
            <w:pPr>
              <w:pStyle w:val="TableHeading"/>
              <w:spacing w:before="40" w:after="40"/>
              <w:rPr>
                <w:rStyle w:val="ModernTableText"/>
                <w:noProof/>
                <w:szCs w:val="18"/>
              </w:rPr>
            </w:pPr>
            <w:r w:rsidRPr="00205D93">
              <w:rPr>
                <w:rStyle w:val="ModernTableText"/>
                <w:noProof/>
                <w:szCs w:val="18"/>
              </w:rPr>
              <w:t>Report Data Accumulation Type:</w:t>
            </w:r>
          </w:p>
        </w:tc>
        <w:tc>
          <w:tcPr>
            <w:tcW w:w="529" w:type="pct"/>
            <w:vAlign w:val="center"/>
          </w:tcPr>
          <w:p w:rsidRPr="00205D93" w:rsidR="00CE759A" w:rsidP="00205D93" w:rsidRDefault="00BC451A" w14:paraId="645B9D7F" wp14:textId="77777777">
            <w:pPr>
              <w:pStyle w:val="TableText1"/>
              <w:spacing w:before="40" w:after="40"/>
              <w:rPr>
                <w:rStyle w:val="ModernTableText"/>
                <w:noProof/>
                <w:szCs w:val="18"/>
              </w:rPr>
            </w:pPr>
            <w:r w:rsidRPr="00205D93">
              <w:rPr>
                <w:rStyle w:val="ModernTableText"/>
                <w:rFonts w:ascii="Wingdings" w:hAnsi="Wingdings" w:eastAsia="Wingdings" w:cs="Wingdings"/>
                <w:noProof/>
                <w:szCs w:val="18"/>
              </w:rPr>
              <w:t>þ</w:t>
            </w:r>
            <w:r w:rsidRPr="00205D93" w:rsidR="00CE759A">
              <w:rPr>
                <w:rStyle w:val="ModernTableText"/>
                <w:noProof/>
                <w:szCs w:val="18"/>
              </w:rPr>
              <w:t xml:space="preserve"> Prompt</w:t>
            </w:r>
          </w:p>
        </w:tc>
        <w:tc>
          <w:tcPr>
            <w:tcW w:w="2121" w:type="pct"/>
            <w:gridSpan w:val="4"/>
            <w:vAlign w:val="center"/>
          </w:tcPr>
          <w:p w:rsidRPr="00205D93" w:rsidR="00CE759A" w:rsidRDefault="00CE759A" w14:paraId="686C4DC7" wp14:textId="77777777">
            <w:pPr>
              <w:pStyle w:val="TableText1"/>
              <w:spacing w:before="40" w:after="40"/>
              <w:rPr>
                <w:rStyle w:val="ModernTableText"/>
                <w:noProof/>
                <w:szCs w:val="18"/>
              </w:rPr>
            </w:pPr>
            <w:r w:rsidRPr="00205D93">
              <w:rPr>
                <w:rStyle w:val="ModernTableText"/>
                <w:noProof/>
                <w:szCs w:val="18"/>
              </w:rPr>
              <w:t>If no prompt, select report data accumulation type below:</w:t>
            </w:r>
          </w:p>
          <w:p w:rsidRPr="00205D93" w:rsidR="00CE759A" w:rsidRDefault="00CE759A" w14:paraId="7E32D593" wp14:textId="77777777">
            <w:pPr>
              <w:pStyle w:val="TableText1"/>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Daily  </w:t>
            </w:r>
            <w:r w:rsidRPr="00205D93">
              <w:rPr>
                <w:rStyle w:val="ModernTableText"/>
                <w:rFonts w:ascii="Wingdings" w:hAnsi="Wingdings" w:eastAsia="Wingdings" w:cs="Wingdings"/>
                <w:noProof/>
                <w:szCs w:val="18"/>
              </w:rPr>
              <w:t>þ</w:t>
            </w:r>
            <w:r w:rsidRPr="00205D93">
              <w:rPr>
                <w:rStyle w:val="ModernTableText"/>
                <w:noProof/>
                <w:szCs w:val="18"/>
              </w:rPr>
              <w:t xml:space="preserve">  Weekly  </w:t>
            </w:r>
            <w:r w:rsidRPr="00205D93">
              <w:rPr>
                <w:rStyle w:val="ModernTableText"/>
                <w:rFonts w:ascii="Wingdings 2" w:hAnsi="Wingdings 2" w:eastAsia="Wingdings 2" w:cs="Wingdings 2"/>
                <w:noProof/>
                <w:szCs w:val="18"/>
              </w:rPr>
              <w:t>£</w:t>
            </w:r>
            <w:r w:rsidRPr="00205D93">
              <w:rPr>
                <w:rStyle w:val="ModernTableText"/>
                <w:noProof/>
                <w:szCs w:val="18"/>
              </w:rPr>
              <w:t xml:space="preserve">  Monthly  </w:t>
            </w:r>
            <w:r w:rsidRPr="00205D93">
              <w:rPr>
                <w:rStyle w:val="ModernTableText"/>
                <w:rFonts w:ascii="Wingdings 2" w:hAnsi="Wingdings 2" w:eastAsia="Wingdings 2" w:cs="Wingdings 2"/>
                <w:noProof/>
                <w:szCs w:val="18"/>
              </w:rPr>
              <w:t>£</w:t>
            </w:r>
            <w:r w:rsidRPr="00205D93">
              <w:rPr>
                <w:rStyle w:val="ModernTableText"/>
                <w:noProof/>
                <w:szCs w:val="18"/>
              </w:rPr>
              <w:t xml:space="preserve">  Quarterly  </w:t>
            </w:r>
            <w:r w:rsidRPr="00205D93">
              <w:rPr>
                <w:rStyle w:val="ModernTableText"/>
                <w:rFonts w:ascii="Wingdings 2" w:hAnsi="Wingdings 2" w:eastAsia="Wingdings 2" w:cs="Wingdings 2"/>
                <w:noProof/>
                <w:szCs w:val="18"/>
              </w:rPr>
              <w:t>£</w:t>
            </w:r>
            <w:r w:rsidRPr="00205D93">
              <w:rPr>
                <w:rStyle w:val="ModernTableText"/>
                <w:noProof/>
                <w:szCs w:val="18"/>
              </w:rPr>
              <w:t xml:space="preserve"> Annually  </w:t>
            </w:r>
            <w:r w:rsidRPr="00205D93" w:rsidR="00BC451A">
              <w:rPr>
                <w:rStyle w:val="ModernTableText"/>
                <w:rFonts w:ascii="Wingdings 2" w:hAnsi="Wingdings 2" w:eastAsia="Wingdings 2" w:cs="Wingdings 2"/>
                <w:noProof/>
                <w:szCs w:val="18"/>
              </w:rPr>
              <w:t>£</w:t>
            </w:r>
            <w:r w:rsidRPr="00205D93">
              <w:rPr>
                <w:rStyle w:val="ModernTableText"/>
                <w:noProof/>
                <w:szCs w:val="18"/>
              </w:rPr>
              <w:t xml:space="preserve"> YTD</w:t>
            </w:r>
          </w:p>
        </w:tc>
        <w:tc>
          <w:tcPr>
            <w:tcW w:w="1334" w:type="pct"/>
            <w:gridSpan w:val="4"/>
          </w:tcPr>
          <w:p w:rsidRPr="00205D93" w:rsidR="00CE759A" w:rsidRDefault="00CE759A" w14:paraId="6B0ABE94" wp14:textId="77777777">
            <w:pPr>
              <w:pStyle w:val="TableText1"/>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Other - Please explain:</w:t>
            </w:r>
          </w:p>
        </w:tc>
      </w:tr>
      <w:tr xmlns:wp14="http://schemas.microsoft.com/office/word/2010/wordml" w:rsidR="00CE759A" w:rsidTr="00DD3BD7" w14:paraId="427516C2" wp14:textId="77777777">
        <w:tblPrEx>
          <w:tblCellMar>
            <w:top w:w="0" w:type="dxa"/>
            <w:bottom w:w="0" w:type="dxa"/>
          </w:tblCellMar>
        </w:tblPrEx>
        <w:trPr>
          <w:cantSplit/>
          <w:trHeight w:val="268"/>
          <w:jc w:val="center"/>
        </w:trPr>
        <w:tc>
          <w:tcPr>
            <w:tcW w:w="1016" w:type="pct"/>
            <w:gridSpan w:val="2"/>
            <w:vMerge w:val="restart"/>
            <w:vAlign w:val="center"/>
          </w:tcPr>
          <w:p w:rsidRPr="00205D93" w:rsidR="00CE759A" w:rsidP="007A4C37" w:rsidRDefault="00CE759A" w14:paraId="3F7D43E0" wp14:textId="77777777">
            <w:pPr>
              <w:pStyle w:val="TableText1"/>
              <w:keepNext/>
              <w:spacing w:before="40" w:after="40"/>
              <w:rPr>
                <w:rStyle w:val="ModernTableText"/>
                <w:b/>
                <w:noProof/>
                <w:szCs w:val="17"/>
              </w:rPr>
            </w:pPr>
            <w:r w:rsidRPr="00205D93">
              <w:rPr>
                <w:rStyle w:val="ModernTableText"/>
                <w:b/>
                <w:noProof/>
                <w:szCs w:val="17"/>
              </w:rPr>
              <w:t>Report Selection Criteria:</w:t>
            </w:r>
          </w:p>
        </w:tc>
        <w:tc>
          <w:tcPr>
            <w:tcW w:w="1175" w:type="pct"/>
            <w:gridSpan w:val="3"/>
            <w:vAlign w:val="center"/>
          </w:tcPr>
          <w:p w:rsidRPr="00205D93" w:rsidR="00CE759A" w:rsidP="007A4C37" w:rsidRDefault="00CE759A" w14:paraId="5714ED65" wp14:textId="77777777">
            <w:pPr>
              <w:pStyle w:val="TableText1"/>
              <w:keepNext/>
              <w:spacing w:before="40" w:after="40"/>
              <w:jc w:val="center"/>
              <w:rPr>
                <w:rStyle w:val="ModernTableText"/>
                <w:b/>
                <w:szCs w:val="17"/>
              </w:rPr>
            </w:pPr>
            <w:r w:rsidRPr="00205D93">
              <w:rPr>
                <w:rStyle w:val="ModernTableText"/>
                <w:b/>
                <w:szCs w:val="17"/>
              </w:rPr>
              <w:t>Report Field</w:t>
            </w:r>
          </w:p>
        </w:tc>
        <w:tc>
          <w:tcPr>
            <w:tcW w:w="2271" w:type="pct"/>
            <w:gridSpan w:val="5"/>
            <w:vAlign w:val="center"/>
          </w:tcPr>
          <w:p w:rsidRPr="00205D93" w:rsidR="00CE759A" w:rsidP="007A4C37" w:rsidRDefault="00CE759A" w14:paraId="623DB4A4" wp14:textId="77777777">
            <w:pPr>
              <w:pStyle w:val="TableText1"/>
              <w:keepNext/>
              <w:spacing w:before="40" w:after="40"/>
              <w:jc w:val="center"/>
              <w:rPr>
                <w:rStyle w:val="ModernTableText"/>
                <w:b/>
                <w:noProof/>
                <w:szCs w:val="17"/>
              </w:rPr>
            </w:pPr>
            <w:r w:rsidRPr="00205D93">
              <w:rPr>
                <w:rStyle w:val="ModernTableText"/>
                <w:b/>
                <w:noProof/>
                <w:szCs w:val="17"/>
              </w:rPr>
              <w:t>Report Parameters (optional)</w:t>
            </w:r>
          </w:p>
          <w:p w:rsidRPr="00205D93" w:rsidR="00CE759A" w:rsidP="007A4C37" w:rsidRDefault="00CE759A" w14:paraId="297BA95F" wp14:textId="77777777">
            <w:pPr>
              <w:pStyle w:val="TableText1"/>
              <w:keepNext/>
              <w:spacing w:before="40" w:after="40"/>
              <w:jc w:val="center"/>
              <w:rPr>
                <w:rStyle w:val="ModernTableText"/>
                <w:b/>
                <w:noProof/>
                <w:szCs w:val="17"/>
              </w:rPr>
            </w:pPr>
            <w:r w:rsidRPr="00205D93">
              <w:rPr>
                <w:rStyle w:val="ModernTableText"/>
                <w:b/>
                <w:noProof/>
                <w:szCs w:val="17"/>
                <w:u w:val="single"/>
              </w:rPr>
              <w:t>Note</w:t>
            </w:r>
            <w:r w:rsidRPr="00205D93">
              <w:rPr>
                <w:rStyle w:val="ModernTableText"/>
                <w:b/>
                <w:noProof/>
                <w:szCs w:val="17"/>
              </w:rPr>
              <w:t>:  If populated, Prompt must = No</w:t>
            </w:r>
          </w:p>
        </w:tc>
        <w:tc>
          <w:tcPr>
            <w:tcW w:w="538" w:type="pct"/>
            <w:vAlign w:val="center"/>
          </w:tcPr>
          <w:p w:rsidRPr="00205D93" w:rsidR="00CE759A" w:rsidP="007A4C37" w:rsidRDefault="00CE759A" w14:paraId="528A9456" wp14:textId="77777777">
            <w:pPr>
              <w:pStyle w:val="TableText1"/>
              <w:keepNext/>
              <w:spacing w:before="40" w:after="40"/>
              <w:jc w:val="center"/>
              <w:rPr>
                <w:rStyle w:val="ModernTableText"/>
                <w:b/>
                <w:noProof/>
                <w:szCs w:val="17"/>
              </w:rPr>
            </w:pPr>
            <w:r w:rsidRPr="00205D93">
              <w:rPr>
                <w:rStyle w:val="ModernTableText"/>
                <w:b/>
                <w:noProof/>
                <w:szCs w:val="17"/>
              </w:rPr>
              <w:t>Prompt</w:t>
            </w:r>
          </w:p>
        </w:tc>
      </w:tr>
      <w:tr xmlns:wp14="http://schemas.microsoft.com/office/word/2010/wordml" w:rsidR="004B42EC" w:rsidTr="00DD3BD7" w14:paraId="7A0D97C7" wp14:textId="77777777">
        <w:tblPrEx>
          <w:tblCellMar>
            <w:top w:w="0" w:type="dxa"/>
            <w:bottom w:w="0" w:type="dxa"/>
          </w:tblCellMar>
        </w:tblPrEx>
        <w:trPr>
          <w:cantSplit/>
          <w:trHeight w:val="268"/>
          <w:jc w:val="center"/>
        </w:trPr>
        <w:tc>
          <w:tcPr>
            <w:tcW w:w="1016" w:type="pct"/>
            <w:gridSpan w:val="2"/>
            <w:vMerge/>
          </w:tcPr>
          <w:p w:rsidRPr="00205D93" w:rsidR="004B42EC" w:rsidP="007A4C37" w:rsidRDefault="004B42EC" w14:paraId="10EA3BF4" wp14:textId="77777777">
            <w:pPr>
              <w:pStyle w:val="TableText1"/>
              <w:keepNext/>
              <w:spacing w:before="40" w:after="40"/>
              <w:rPr>
                <w:rStyle w:val="ModernTableText"/>
                <w:b/>
                <w:szCs w:val="17"/>
              </w:rPr>
            </w:pPr>
          </w:p>
        </w:tc>
        <w:tc>
          <w:tcPr>
            <w:tcW w:w="1175" w:type="pct"/>
            <w:gridSpan w:val="3"/>
          </w:tcPr>
          <w:p w:rsidRPr="004B42EC" w:rsidR="004B42EC" w:rsidP="009674C3" w:rsidRDefault="004B42EC" w14:paraId="7AB860AD" wp14:textId="77777777">
            <w:pPr>
              <w:pStyle w:val="TableText1"/>
              <w:keepNext/>
              <w:numPr>
                <w:ilvl w:val="0"/>
                <w:numId w:val="192"/>
              </w:numPr>
              <w:spacing w:before="40" w:after="40"/>
              <w:rPr>
                <w:rStyle w:val="ModernTableText"/>
                <w:noProof/>
                <w:sz w:val="17"/>
                <w:szCs w:val="17"/>
              </w:rPr>
            </w:pPr>
            <w:r w:rsidRPr="004B42EC">
              <w:rPr>
                <w:rStyle w:val="ModernTableText"/>
                <w:noProof/>
                <w:sz w:val="17"/>
                <w:szCs w:val="17"/>
              </w:rPr>
              <w:t>Header Status Code</w:t>
            </w:r>
          </w:p>
          <w:p w:rsidRPr="004B42EC" w:rsidR="004B42EC" w:rsidP="009674C3" w:rsidRDefault="004B42EC" w14:paraId="35106FB8" wp14:textId="77777777">
            <w:pPr>
              <w:pStyle w:val="TableText1"/>
              <w:keepNext/>
              <w:spacing w:before="40" w:after="40"/>
              <w:rPr>
                <w:rStyle w:val="ModernTableText"/>
                <w:szCs w:val="17"/>
              </w:rPr>
            </w:pPr>
            <w:r w:rsidRPr="004B42EC">
              <w:rPr>
                <w:rStyle w:val="ModernTableText"/>
                <w:noProof/>
                <w:sz w:val="17"/>
                <w:szCs w:val="17"/>
              </w:rPr>
              <w:t>A-HDR-TB.A-HDR-STAT-CD</w:t>
            </w:r>
          </w:p>
        </w:tc>
        <w:tc>
          <w:tcPr>
            <w:tcW w:w="2271" w:type="pct"/>
            <w:gridSpan w:val="5"/>
            <w:vAlign w:val="center"/>
          </w:tcPr>
          <w:p w:rsidRPr="004B42EC" w:rsidR="004B42EC" w:rsidP="007A4C37" w:rsidRDefault="004B42EC" w14:paraId="1DBFCCC3" wp14:textId="77777777">
            <w:pPr>
              <w:pStyle w:val="TableText1"/>
              <w:keepNext/>
              <w:spacing w:before="40" w:after="40"/>
              <w:rPr>
                <w:rStyle w:val="ModernTableText"/>
                <w:noProof/>
                <w:szCs w:val="17"/>
              </w:rPr>
            </w:pPr>
            <w:r w:rsidRPr="004B42EC">
              <w:rPr>
                <w:rStyle w:val="ModernTableText"/>
                <w:noProof/>
                <w:sz w:val="17"/>
                <w:szCs w:val="17"/>
              </w:rPr>
              <w:t>A-HDR-STAT-CD &lt;&gt; 'R' (Rejected)</w:t>
            </w:r>
          </w:p>
        </w:tc>
        <w:tc>
          <w:tcPr>
            <w:tcW w:w="538" w:type="pct"/>
            <w:vAlign w:val="center"/>
          </w:tcPr>
          <w:p w:rsidRPr="004B42EC" w:rsidR="004B42EC" w:rsidP="007A4C37" w:rsidRDefault="004B42EC" w14:paraId="6705494E" wp14:textId="77777777">
            <w:pPr>
              <w:keepNext/>
              <w:jc w:val="center"/>
              <w:rPr>
                <w:rStyle w:val="ModernTableText"/>
                <w:noProof/>
                <w:szCs w:val="23"/>
              </w:rPr>
            </w:pPr>
            <w:r w:rsidRPr="004B42EC">
              <w:rPr>
                <w:rStyle w:val="ModernTableText"/>
                <w:rFonts w:ascii="Wingdings" w:hAnsi="Wingdings" w:eastAsia="Wingdings" w:cs="Wingdings"/>
                <w:noProof/>
                <w:sz w:val="23"/>
                <w:szCs w:val="23"/>
              </w:rPr>
              <w:t>þ</w:t>
            </w:r>
            <w:r w:rsidRPr="004B42EC">
              <w:rPr>
                <w:rStyle w:val="ModernTableText"/>
                <w:noProof/>
                <w:sz w:val="23"/>
                <w:szCs w:val="23"/>
              </w:rPr>
              <w:t xml:space="preserve"> </w:t>
            </w:r>
            <w:r w:rsidRPr="004B42EC">
              <w:rPr>
                <w:rStyle w:val="ModernTableText"/>
                <w:noProof/>
                <w:sz w:val="17"/>
                <w:szCs w:val="17"/>
              </w:rPr>
              <w:t xml:space="preserve">No  </w:t>
            </w:r>
            <w:r w:rsidRPr="004B42EC">
              <w:rPr>
                <w:rStyle w:val="ModernTableText"/>
                <w:rFonts w:ascii="Wingdings 2" w:hAnsi="Wingdings 2" w:eastAsia="Wingdings 2" w:cs="Wingdings 2"/>
                <w:noProof/>
                <w:sz w:val="23"/>
                <w:szCs w:val="23"/>
              </w:rPr>
              <w:t>£</w:t>
            </w:r>
            <w:r w:rsidRPr="004B42EC">
              <w:rPr>
                <w:rStyle w:val="ModernTableText"/>
                <w:noProof/>
                <w:sz w:val="17"/>
                <w:szCs w:val="17"/>
              </w:rPr>
              <w:t xml:space="preserve"> Yes</w:t>
            </w:r>
          </w:p>
        </w:tc>
      </w:tr>
      <w:tr xmlns:wp14="http://schemas.microsoft.com/office/word/2010/wordml" w:rsidR="004B42EC" w:rsidTr="00DD3BD7" w14:paraId="44597B32" wp14:textId="77777777">
        <w:tblPrEx>
          <w:tblCellMar>
            <w:top w:w="0" w:type="dxa"/>
            <w:bottom w:w="0" w:type="dxa"/>
          </w:tblCellMar>
        </w:tblPrEx>
        <w:trPr>
          <w:cantSplit/>
          <w:trHeight w:val="268"/>
          <w:jc w:val="center"/>
        </w:trPr>
        <w:tc>
          <w:tcPr>
            <w:tcW w:w="1016" w:type="pct"/>
            <w:gridSpan w:val="2"/>
            <w:vMerge/>
          </w:tcPr>
          <w:p w:rsidRPr="00205D93" w:rsidR="004B42EC" w:rsidP="007A4C37" w:rsidRDefault="004B42EC" w14:paraId="07B060FF" wp14:textId="77777777">
            <w:pPr>
              <w:pStyle w:val="TableText1"/>
              <w:keepNext/>
              <w:spacing w:before="40" w:after="40"/>
              <w:rPr>
                <w:rStyle w:val="ModernTableText"/>
                <w:b/>
                <w:szCs w:val="17"/>
              </w:rPr>
            </w:pPr>
          </w:p>
        </w:tc>
        <w:tc>
          <w:tcPr>
            <w:tcW w:w="1175" w:type="pct"/>
            <w:gridSpan w:val="3"/>
          </w:tcPr>
          <w:p w:rsidRPr="00205D93" w:rsidR="004B42EC" w:rsidP="009674C3" w:rsidRDefault="004B42EC" w14:paraId="753A043C" wp14:textId="77777777">
            <w:pPr>
              <w:pStyle w:val="TableText1"/>
              <w:keepNext/>
              <w:numPr>
                <w:ilvl w:val="0"/>
                <w:numId w:val="192"/>
              </w:numPr>
              <w:spacing w:before="40" w:after="40"/>
              <w:rPr>
                <w:rStyle w:val="ModernTableText"/>
                <w:szCs w:val="17"/>
              </w:rPr>
            </w:pPr>
            <w:r w:rsidRPr="00205D93">
              <w:rPr>
                <w:rStyle w:val="ModernTableText"/>
                <w:szCs w:val="17"/>
              </w:rPr>
              <w:t>LOB Cd</w:t>
            </w:r>
            <w:r w:rsidRPr="00205D93">
              <w:rPr>
                <w:rStyle w:val="ModernTableText"/>
                <w:szCs w:val="17"/>
              </w:rPr>
              <w:br/>
            </w:r>
            <w:r w:rsidRPr="00205D93">
              <w:rPr>
                <w:rStyle w:val="ModernTableText"/>
                <w:szCs w:val="17"/>
              </w:rPr>
              <w:t>A-HDR -TB.R-LOB-CD</w:t>
            </w:r>
          </w:p>
        </w:tc>
        <w:tc>
          <w:tcPr>
            <w:tcW w:w="2271" w:type="pct"/>
            <w:gridSpan w:val="5"/>
            <w:vAlign w:val="center"/>
          </w:tcPr>
          <w:p w:rsidRPr="00205D93" w:rsidR="004B42EC" w:rsidP="007A4C37" w:rsidRDefault="004B42EC" w14:paraId="40B06868" wp14:textId="77777777">
            <w:pPr>
              <w:pStyle w:val="TableText1"/>
              <w:keepNext/>
              <w:spacing w:before="40" w:after="40"/>
              <w:rPr>
                <w:rStyle w:val="ModernTableText"/>
                <w:szCs w:val="17"/>
              </w:rPr>
            </w:pPr>
            <w:r w:rsidRPr="00205D93">
              <w:rPr>
                <w:rStyle w:val="ModernTableText"/>
                <w:noProof/>
                <w:szCs w:val="17"/>
              </w:rPr>
              <w:t>Default to ‘ALL’</w:t>
            </w:r>
          </w:p>
        </w:tc>
        <w:tc>
          <w:tcPr>
            <w:tcW w:w="538" w:type="pct"/>
            <w:vAlign w:val="center"/>
          </w:tcPr>
          <w:p w:rsidRPr="00205D93" w:rsidR="004B42EC" w:rsidP="007A4C37" w:rsidRDefault="004B42EC" w14:paraId="0B872B45" wp14:textId="77777777">
            <w:pPr>
              <w:keepNext/>
              <w:jc w:val="center"/>
              <w:rPr>
                <w:rStyle w:val="ModernTableText"/>
                <w:noProof/>
                <w:szCs w:val="23"/>
              </w:rPr>
            </w:pP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 xml:space="preserve">No  </w:t>
            </w:r>
            <w:r w:rsidRPr="00205D93">
              <w:rPr>
                <w:rStyle w:val="ModernTableText"/>
                <w:rFonts w:ascii="Wingdings" w:hAnsi="Wingdings" w:eastAsia="Wingdings" w:cs="Wingdings"/>
                <w:noProof/>
                <w:szCs w:val="23"/>
              </w:rPr>
              <w:t>þ</w:t>
            </w:r>
            <w:r w:rsidRPr="00205D93">
              <w:rPr>
                <w:rStyle w:val="ModernTableText"/>
                <w:noProof/>
                <w:szCs w:val="17"/>
              </w:rPr>
              <w:t xml:space="preserve"> Yes</w:t>
            </w:r>
          </w:p>
        </w:tc>
      </w:tr>
      <w:tr xmlns:wp14="http://schemas.microsoft.com/office/word/2010/wordml" w:rsidR="004B42EC" w:rsidTr="00DD3BD7" w14:paraId="6605B3E6" wp14:textId="77777777">
        <w:tblPrEx>
          <w:tblCellMar>
            <w:top w:w="0" w:type="dxa"/>
            <w:bottom w:w="0" w:type="dxa"/>
          </w:tblCellMar>
        </w:tblPrEx>
        <w:trPr>
          <w:cantSplit/>
          <w:trHeight w:val="268"/>
          <w:jc w:val="center"/>
        </w:trPr>
        <w:tc>
          <w:tcPr>
            <w:tcW w:w="1016" w:type="pct"/>
            <w:gridSpan w:val="2"/>
            <w:vMerge/>
          </w:tcPr>
          <w:p w:rsidRPr="00205D93" w:rsidR="004B42EC" w:rsidP="007A4C37" w:rsidRDefault="004B42EC" w14:paraId="556C3A27" wp14:textId="77777777">
            <w:pPr>
              <w:pStyle w:val="TableText1"/>
              <w:keepNext/>
              <w:spacing w:before="40" w:after="40"/>
              <w:rPr>
                <w:rStyle w:val="ModernTableText"/>
                <w:b/>
                <w:szCs w:val="17"/>
              </w:rPr>
            </w:pPr>
          </w:p>
        </w:tc>
        <w:tc>
          <w:tcPr>
            <w:tcW w:w="1175" w:type="pct"/>
            <w:gridSpan w:val="3"/>
          </w:tcPr>
          <w:p w:rsidRPr="00205D93" w:rsidR="004B42EC" w:rsidP="009674C3" w:rsidRDefault="004B42EC" w14:paraId="2E3AE71B" wp14:textId="77777777">
            <w:pPr>
              <w:pStyle w:val="TableText1"/>
              <w:keepNext/>
              <w:numPr>
                <w:ilvl w:val="0"/>
                <w:numId w:val="192"/>
              </w:numPr>
              <w:spacing w:before="40" w:after="40"/>
              <w:rPr>
                <w:rStyle w:val="ModernTableText"/>
                <w:szCs w:val="17"/>
              </w:rPr>
            </w:pPr>
            <w:r w:rsidRPr="00205D93">
              <w:rPr>
                <w:rStyle w:val="ModernTableText"/>
                <w:szCs w:val="17"/>
              </w:rPr>
              <w:t>SA Ty Cd</w:t>
            </w:r>
          </w:p>
          <w:p w:rsidRPr="00205D93" w:rsidR="004B42EC" w:rsidP="009674C3" w:rsidRDefault="004B42EC" w14:paraId="6E23B9C2" wp14:textId="77777777">
            <w:pPr>
              <w:pStyle w:val="TableText1"/>
              <w:keepNext/>
              <w:spacing w:before="40" w:after="40"/>
              <w:rPr>
                <w:rStyle w:val="ModernTableText"/>
                <w:szCs w:val="17"/>
              </w:rPr>
            </w:pPr>
            <w:r w:rsidRPr="00205D93">
              <w:rPr>
                <w:rStyle w:val="ModernTableText"/>
                <w:szCs w:val="17"/>
              </w:rPr>
              <w:t>A-</w:t>
            </w:r>
            <w:r>
              <w:rPr>
                <w:rStyle w:val="ModernTableText"/>
                <w:szCs w:val="17"/>
              </w:rPr>
              <w:t>HDR</w:t>
            </w:r>
            <w:r w:rsidRPr="00205D93">
              <w:rPr>
                <w:rStyle w:val="ModernTableText"/>
                <w:szCs w:val="17"/>
              </w:rPr>
              <w:t>-TB.A-TY-CD</w:t>
            </w:r>
          </w:p>
        </w:tc>
        <w:tc>
          <w:tcPr>
            <w:tcW w:w="2271" w:type="pct"/>
            <w:gridSpan w:val="5"/>
            <w:vAlign w:val="center"/>
          </w:tcPr>
          <w:p w:rsidRPr="00205D93" w:rsidR="004B42EC" w:rsidP="007A4C37" w:rsidRDefault="004B42EC" w14:paraId="1EC49DEF" wp14:textId="77777777">
            <w:pPr>
              <w:pStyle w:val="TableText1"/>
              <w:keepNext/>
              <w:spacing w:before="40" w:after="40"/>
              <w:rPr>
                <w:rStyle w:val="ModernTableText"/>
                <w:szCs w:val="17"/>
              </w:rPr>
            </w:pPr>
            <w:r w:rsidRPr="00205D93">
              <w:rPr>
                <w:rStyle w:val="ModernTableText"/>
                <w:szCs w:val="17"/>
              </w:rPr>
              <w:t>Default to ‘All’.</w:t>
            </w:r>
          </w:p>
        </w:tc>
        <w:tc>
          <w:tcPr>
            <w:tcW w:w="538" w:type="pct"/>
            <w:vAlign w:val="center"/>
          </w:tcPr>
          <w:p w:rsidRPr="00205D93" w:rsidR="004B42EC" w:rsidP="007A4C37" w:rsidRDefault="004B42EC" w14:paraId="03613F35" wp14:textId="77777777">
            <w:pPr>
              <w:keepNext/>
              <w:jc w:val="center"/>
              <w:rPr>
                <w:noProof/>
                <w:sz w:val="18"/>
                <w:szCs w:val="19"/>
              </w:rPr>
            </w:pP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 xml:space="preserve">No </w:t>
            </w:r>
            <w:r w:rsidRPr="00205D93">
              <w:rPr>
                <w:rStyle w:val="ModernTableText"/>
                <w:rFonts w:ascii="Wingdings" w:hAnsi="Wingdings" w:eastAsia="Wingdings" w:cs="Wingdings"/>
                <w:noProof/>
                <w:szCs w:val="23"/>
              </w:rPr>
              <w:t>þ</w:t>
            </w:r>
            <w:r w:rsidRPr="00205D93">
              <w:rPr>
                <w:rStyle w:val="ModernTableText"/>
                <w:noProof/>
                <w:szCs w:val="17"/>
              </w:rPr>
              <w:t xml:space="preserve"> Yes</w:t>
            </w:r>
          </w:p>
        </w:tc>
      </w:tr>
      <w:tr xmlns:wp14="http://schemas.microsoft.com/office/word/2010/wordml" w:rsidR="004B42EC" w:rsidTr="00DD3BD7" w14:paraId="0E29D868" wp14:textId="77777777">
        <w:tblPrEx>
          <w:tblCellMar>
            <w:top w:w="0" w:type="dxa"/>
            <w:bottom w:w="0" w:type="dxa"/>
          </w:tblCellMar>
        </w:tblPrEx>
        <w:trPr>
          <w:cantSplit/>
          <w:trHeight w:val="268"/>
          <w:jc w:val="center"/>
        </w:trPr>
        <w:tc>
          <w:tcPr>
            <w:tcW w:w="1016" w:type="pct"/>
            <w:gridSpan w:val="2"/>
            <w:vMerge/>
          </w:tcPr>
          <w:p w:rsidRPr="00205D93" w:rsidR="004B42EC" w:rsidP="007A4C37" w:rsidRDefault="004B42EC" w14:paraId="4B8FAAF7" wp14:textId="77777777">
            <w:pPr>
              <w:pStyle w:val="TableText1"/>
              <w:keepNext/>
              <w:spacing w:before="40" w:after="40"/>
              <w:rPr>
                <w:rStyle w:val="ModernTableText"/>
                <w:b/>
                <w:szCs w:val="17"/>
              </w:rPr>
            </w:pPr>
          </w:p>
        </w:tc>
        <w:tc>
          <w:tcPr>
            <w:tcW w:w="1175" w:type="pct"/>
            <w:gridSpan w:val="3"/>
          </w:tcPr>
          <w:p w:rsidRPr="00205D93" w:rsidR="004B42EC" w:rsidP="009674C3" w:rsidRDefault="004B42EC" w14:paraId="422FE7F2" wp14:textId="77777777">
            <w:pPr>
              <w:pStyle w:val="TableText1"/>
              <w:keepNext/>
              <w:numPr>
                <w:ilvl w:val="0"/>
                <w:numId w:val="192"/>
              </w:numPr>
              <w:spacing w:before="40" w:after="40"/>
              <w:rPr>
                <w:rStyle w:val="ModernTableText"/>
                <w:szCs w:val="17"/>
              </w:rPr>
            </w:pPr>
            <w:r w:rsidRPr="00205D93">
              <w:rPr>
                <w:rStyle w:val="ModernTableText"/>
                <w:szCs w:val="17"/>
              </w:rPr>
              <w:t>SA LI Cat Svc Cd</w:t>
            </w:r>
            <w:r w:rsidRPr="00205D93">
              <w:rPr>
                <w:rStyle w:val="ModernTableText"/>
                <w:szCs w:val="17"/>
              </w:rPr>
              <w:br/>
            </w:r>
            <w:r w:rsidRPr="00205D93">
              <w:rPr>
                <w:rStyle w:val="ModernTableText"/>
                <w:szCs w:val="17"/>
              </w:rPr>
              <w:t>A-DTL-TB.A-LI-CAT-SVC-CD</w:t>
            </w:r>
          </w:p>
        </w:tc>
        <w:tc>
          <w:tcPr>
            <w:tcW w:w="2271" w:type="pct"/>
            <w:gridSpan w:val="5"/>
            <w:vAlign w:val="center"/>
          </w:tcPr>
          <w:p w:rsidRPr="00205D93" w:rsidR="004B42EC" w:rsidP="007A4C37" w:rsidRDefault="004B42EC" w14:paraId="697BE330" wp14:textId="77777777">
            <w:pPr>
              <w:pStyle w:val="TableText1"/>
              <w:keepNext/>
              <w:spacing w:before="40" w:after="40"/>
              <w:rPr>
                <w:rStyle w:val="ModernTableText"/>
                <w:szCs w:val="17"/>
              </w:rPr>
            </w:pPr>
            <w:r w:rsidRPr="00205D93">
              <w:rPr>
                <w:rStyle w:val="ModernTableText"/>
                <w:szCs w:val="17"/>
              </w:rPr>
              <w:t>Default to ‘All’</w:t>
            </w:r>
          </w:p>
        </w:tc>
        <w:tc>
          <w:tcPr>
            <w:tcW w:w="538" w:type="pct"/>
            <w:vAlign w:val="center"/>
          </w:tcPr>
          <w:p w:rsidRPr="00205D93" w:rsidR="004B42EC" w:rsidP="007A4C37" w:rsidRDefault="004B42EC" w14:paraId="2189B3A6" wp14:textId="77777777">
            <w:pPr>
              <w:keepNext/>
              <w:jc w:val="center"/>
              <w:rPr>
                <w:noProof/>
                <w:sz w:val="18"/>
                <w:szCs w:val="19"/>
              </w:rPr>
            </w:pP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 xml:space="preserve">No </w:t>
            </w:r>
            <w:r w:rsidRPr="00205D93">
              <w:rPr>
                <w:rStyle w:val="ModernTableText"/>
                <w:rFonts w:ascii="Wingdings" w:hAnsi="Wingdings" w:eastAsia="Wingdings" w:cs="Wingdings"/>
                <w:noProof/>
                <w:szCs w:val="23"/>
              </w:rPr>
              <w:t>þ</w:t>
            </w:r>
            <w:r w:rsidRPr="00205D93">
              <w:rPr>
                <w:rStyle w:val="ModernTableText"/>
                <w:noProof/>
                <w:szCs w:val="17"/>
              </w:rPr>
              <w:t xml:space="preserve"> Yes</w:t>
            </w:r>
          </w:p>
        </w:tc>
      </w:tr>
      <w:tr xmlns:wp14="http://schemas.microsoft.com/office/word/2010/wordml" w:rsidR="004B42EC" w:rsidTr="00DD3BD7" w14:paraId="2439398C" wp14:textId="77777777">
        <w:tblPrEx>
          <w:tblCellMar>
            <w:top w:w="0" w:type="dxa"/>
            <w:bottom w:w="0" w:type="dxa"/>
          </w:tblCellMar>
        </w:tblPrEx>
        <w:trPr>
          <w:cantSplit/>
          <w:trHeight w:val="268"/>
          <w:jc w:val="center"/>
        </w:trPr>
        <w:tc>
          <w:tcPr>
            <w:tcW w:w="1016" w:type="pct"/>
            <w:gridSpan w:val="2"/>
            <w:vMerge/>
          </w:tcPr>
          <w:p w:rsidRPr="00205D93" w:rsidR="004B42EC" w:rsidRDefault="004B42EC" w14:paraId="424905C4" wp14:textId="77777777">
            <w:pPr>
              <w:pStyle w:val="TableText1"/>
              <w:spacing w:before="40" w:after="40"/>
              <w:rPr>
                <w:rStyle w:val="ModernTableText"/>
                <w:b/>
                <w:szCs w:val="17"/>
              </w:rPr>
            </w:pPr>
          </w:p>
        </w:tc>
        <w:tc>
          <w:tcPr>
            <w:tcW w:w="1175" w:type="pct"/>
            <w:gridSpan w:val="3"/>
          </w:tcPr>
          <w:p w:rsidRPr="00205D93" w:rsidR="004B42EC" w:rsidP="009674C3" w:rsidRDefault="004B42EC" w14:paraId="521BCF41" wp14:textId="77777777">
            <w:pPr>
              <w:pStyle w:val="TableText1"/>
              <w:numPr>
                <w:ilvl w:val="0"/>
                <w:numId w:val="192"/>
              </w:numPr>
              <w:spacing w:before="40" w:after="40"/>
              <w:rPr>
                <w:rStyle w:val="ModernTableText"/>
                <w:szCs w:val="17"/>
              </w:rPr>
            </w:pPr>
            <w:r w:rsidRPr="00205D93">
              <w:rPr>
                <w:rStyle w:val="ModernTableText"/>
                <w:szCs w:val="17"/>
              </w:rPr>
              <w:t>SA LI Stat Cd</w:t>
            </w:r>
            <w:r w:rsidRPr="00205D93">
              <w:rPr>
                <w:rStyle w:val="ModernTableText"/>
                <w:szCs w:val="17"/>
              </w:rPr>
              <w:br/>
            </w:r>
            <w:r w:rsidRPr="00205D93">
              <w:rPr>
                <w:rStyle w:val="ModernTableText"/>
                <w:szCs w:val="17"/>
              </w:rPr>
              <w:t>A-DTL-TB.A-LI-STAT-CD</w:t>
            </w:r>
          </w:p>
        </w:tc>
        <w:tc>
          <w:tcPr>
            <w:tcW w:w="2271" w:type="pct"/>
            <w:gridSpan w:val="5"/>
            <w:vAlign w:val="center"/>
          </w:tcPr>
          <w:p w:rsidRPr="00205D93" w:rsidR="004B42EC" w:rsidRDefault="004B42EC" w14:paraId="07A3BD94" wp14:textId="77777777">
            <w:pPr>
              <w:pStyle w:val="TableText1"/>
              <w:spacing w:before="40" w:after="40"/>
              <w:rPr>
                <w:rStyle w:val="ModernTableText"/>
                <w:szCs w:val="17"/>
              </w:rPr>
            </w:pPr>
            <w:r w:rsidRPr="00205D93">
              <w:rPr>
                <w:rStyle w:val="ModernTableText"/>
                <w:szCs w:val="17"/>
              </w:rPr>
              <w:t>Default to ‘All’</w:t>
            </w:r>
          </w:p>
        </w:tc>
        <w:tc>
          <w:tcPr>
            <w:tcW w:w="538" w:type="pct"/>
            <w:vAlign w:val="center"/>
          </w:tcPr>
          <w:p w:rsidRPr="00205D93" w:rsidR="004B42EC" w:rsidRDefault="004B42EC" w14:paraId="7320B55C" wp14:textId="77777777">
            <w:pPr>
              <w:jc w:val="center"/>
              <w:rPr>
                <w:rStyle w:val="ModernTableText"/>
                <w:noProof/>
                <w:szCs w:val="23"/>
              </w:rPr>
            </w:pP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 xml:space="preserve">No </w:t>
            </w:r>
            <w:r w:rsidRPr="00205D93">
              <w:rPr>
                <w:rStyle w:val="ModernTableText"/>
                <w:rFonts w:ascii="Wingdings" w:hAnsi="Wingdings" w:eastAsia="Wingdings" w:cs="Wingdings"/>
                <w:noProof/>
                <w:szCs w:val="23"/>
              </w:rPr>
              <w:t>þ</w:t>
            </w:r>
            <w:r w:rsidRPr="00205D93">
              <w:rPr>
                <w:rStyle w:val="ModernTableText"/>
                <w:noProof/>
                <w:szCs w:val="17"/>
              </w:rPr>
              <w:t xml:space="preserve"> Yes</w:t>
            </w:r>
          </w:p>
        </w:tc>
      </w:tr>
      <w:tr xmlns:wp14="http://schemas.microsoft.com/office/word/2010/wordml" w:rsidR="004B42EC" w:rsidTr="00DD3BD7" w14:paraId="09AC670A" wp14:textId="77777777">
        <w:tblPrEx>
          <w:tblCellMar>
            <w:top w:w="0" w:type="dxa"/>
            <w:bottom w:w="0" w:type="dxa"/>
          </w:tblCellMar>
        </w:tblPrEx>
        <w:trPr>
          <w:cantSplit/>
          <w:trHeight w:val="268"/>
          <w:jc w:val="center"/>
        </w:trPr>
        <w:tc>
          <w:tcPr>
            <w:tcW w:w="1016" w:type="pct"/>
            <w:gridSpan w:val="2"/>
            <w:vMerge/>
          </w:tcPr>
          <w:p w:rsidRPr="00205D93" w:rsidR="004B42EC" w:rsidRDefault="004B42EC" w14:paraId="11AB8908" wp14:textId="77777777">
            <w:pPr>
              <w:pStyle w:val="TableText1"/>
              <w:spacing w:before="40" w:after="40"/>
              <w:rPr>
                <w:rStyle w:val="ModernTableText"/>
                <w:b/>
                <w:szCs w:val="17"/>
              </w:rPr>
            </w:pPr>
          </w:p>
        </w:tc>
        <w:tc>
          <w:tcPr>
            <w:tcW w:w="1175" w:type="pct"/>
            <w:gridSpan w:val="3"/>
          </w:tcPr>
          <w:p w:rsidRPr="00205D93" w:rsidR="004B42EC" w:rsidP="009674C3" w:rsidRDefault="004B42EC" w14:paraId="30B72E00" wp14:textId="77777777">
            <w:pPr>
              <w:pStyle w:val="TableText1"/>
              <w:numPr>
                <w:ilvl w:val="0"/>
                <w:numId w:val="192"/>
              </w:numPr>
              <w:spacing w:before="40" w:after="40"/>
              <w:rPr>
                <w:rStyle w:val="ModernTableText"/>
                <w:szCs w:val="17"/>
              </w:rPr>
            </w:pPr>
            <w:r w:rsidRPr="00205D93">
              <w:rPr>
                <w:rStyle w:val="ModernTableText"/>
                <w:szCs w:val="17"/>
              </w:rPr>
              <w:t>SA Dt-LI Stat</w:t>
            </w:r>
            <w:r w:rsidRPr="00205D93">
              <w:rPr>
                <w:rStyle w:val="ModernTableText"/>
                <w:szCs w:val="17"/>
              </w:rPr>
              <w:br/>
            </w:r>
            <w:r w:rsidRPr="00205D93">
              <w:rPr>
                <w:rStyle w:val="ModernTableText"/>
                <w:szCs w:val="17"/>
              </w:rPr>
              <w:t>A-DTL-TB.A-LI-STAT-DT</w:t>
            </w:r>
          </w:p>
        </w:tc>
        <w:tc>
          <w:tcPr>
            <w:tcW w:w="2271" w:type="pct"/>
            <w:gridSpan w:val="5"/>
            <w:vAlign w:val="center"/>
          </w:tcPr>
          <w:p w:rsidRPr="00205D93" w:rsidR="004B42EC" w:rsidRDefault="004B42EC" w14:paraId="7B0738B8" wp14:textId="77777777">
            <w:pPr>
              <w:pStyle w:val="TableText1"/>
              <w:spacing w:before="40" w:after="40"/>
              <w:rPr>
                <w:rStyle w:val="ModernTableText"/>
                <w:szCs w:val="17"/>
              </w:rPr>
            </w:pPr>
            <w:r w:rsidRPr="00205D93">
              <w:rPr>
                <w:rStyle w:val="ModernTableText"/>
                <w:szCs w:val="17"/>
              </w:rPr>
              <w:t xml:space="preserve">Between Current Cycle </w:t>
            </w:r>
            <w:r w:rsidRPr="00205D93" w:rsidR="00FB37DB">
              <w:rPr>
                <w:rStyle w:val="ModernTableText"/>
                <w:szCs w:val="17"/>
              </w:rPr>
              <w:t>Week Begin</w:t>
            </w:r>
            <w:r w:rsidRPr="00205D93">
              <w:rPr>
                <w:rStyle w:val="ModernTableText"/>
                <w:szCs w:val="17"/>
              </w:rPr>
              <w:t xml:space="preserve"> Date and Current Cycle Week End Date </w:t>
            </w:r>
          </w:p>
          <w:p w:rsidRPr="00205D93" w:rsidR="004B42EC" w:rsidRDefault="004B42EC" w14:paraId="746977FE" wp14:textId="77777777">
            <w:pPr>
              <w:pStyle w:val="TableText1"/>
              <w:spacing w:before="40" w:after="40"/>
              <w:rPr>
                <w:rStyle w:val="ModernTableText"/>
                <w:szCs w:val="17"/>
              </w:rPr>
            </w:pPr>
            <w:r w:rsidRPr="00205D93">
              <w:rPr>
                <w:rStyle w:val="ModernTableText"/>
                <w:szCs w:val="17"/>
              </w:rPr>
              <w:t>Default to current month.</w:t>
            </w:r>
          </w:p>
        </w:tc>
        <w:tc>
          <w:tcPr>
            <w:tcW w:w="538" w:type="pct"/>
            <w:vAlign w:val="center"/>
          </w:tcPr>
          <w:p w:rsidRPr="00205D93" w:rsidR="004B42EC" w:rsidRDefault="004B42EC" w14:paraId="48B42137" wp14:textId="77777777">
            <w:pPr>
              <w:jc w:val="center"/>
              <w:rPr>
                <w:noProof/>
                <w:sz w:val="18"/>
                <w:szCs w:val="19"/>
              </w:rPr>
            </w:pP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 xml:space="preserve">No </w:t>
            </w:r>
            <w:r w:rsidRPr="00205D93">
              <w:rPr>
                <w:rStyle w:val="ModernTableText"/>
                <w:rFonts w:ascii="Wingdings" w:hAnsi="Wingdings" w:eastAsia="Wingdings" w:cs="Wingdings"/>
                <w:noProof/>
                <w:szCs w:val="23"/>
              </w:rPr>
              <w:t>þ</w:t>
            </w:r>
            <w:r w:rsidRPr="00205D93">
              <w:rPr>
                <w:rStyle w:val="ModernTableText"/>
                <w:noProof/>
                <w:szCs w:val="17"/>
              </w:rPr>
              <w:t xml:space="preserve"> Yes</w:t>
            </w:r>
          </w:p>
        </w:tc>
      </w:tr>
      <w:tr xmlns:wp14="http://schemas.microsoft.com/office/word/2010/wordml" w:rsidR="004B42EC" w:rsidTr="007E4FC8" w14:paraId="768A77A2" wp14:textId="77777777">
        <w:tblPrEx>
          <w:tblCellMar>
            <w:top w:w="0" w:type="dxa"/>
            <w:bottom w:w="0" w:type="dxa"/>
          </w:tblCellMar>
        </w:tblPrEx>
        <w:trPr>
          <w:cantSplit/>
          <w:jc w:val="center"/>
        </w:trPr>
        <w:tc>
          <w:tcPr>
            <w:tcW w:w="5000" w:type="pct"/>
            <w:gridSpan w:val="11"/>
            <w:shd w:val="clear" w:color="auto" w:fill="191919"/>
            <w:vAlign w:val="center"/>
          </w:tcPr>
          <w:p w:rsidR="004B42EC" w:rsidRDefault="004B42EC" w14:paraId="64D57118" wp14:textId="77777777">
            <w:pPr>
              <w:pStyle w:val="ModernBodyT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4B42EC" w:rsidTr="00DD3BD7" w14:paraId="536FE7EF" wp14:textId="77777777">
        <w:tblPrEx>
          <w:tblCellMar>
            <w:top w:w="0" w:type="dxa"/>
            <w:bottom w:w="0" w:type="dxa"/>
          </w:tblCellMar>
        </w:tblPrEx>
        <w:trPr>
          <w:cantSplit/>
          <w:jc w:val="center"/>
        </w:trPr>
        <w:tc>
          <w:tcPr>
            <w:tcW w:w="1016" w:type="pct"/>
            <w:gridSpan w:val="2"/>
            <w:vMerge w:val="restart"/>
            <w:vAlign w:val="center"/>
          </w:tcPr>
          <w:p w:rsidRPr="00205D93" w:rsidR="004B42EC" w:rsidP="007A4C37" w:rsidRDefault="004B42EC" w14:paraId="3CC18944" wp14:textId="77777777">
            <w:pPr>
              <w:pStyle w:val="TableHeading"/>
              <w:spacing w:before="40" w:after="40"/>
              <w:rPr>
                <w:rStyle w:val="ModernTableText"/>
                <w:noProof/>
                <w:szCs w:val="17"/>
              </w:rPr>
            </w:pPr>
            <w:r w:rsidRPr="00205D93">
              <w:rPr>
                <w:rStyle w:val="ModernTableText"/>
                <w:noProof/>
                <w:szCs w:val="17"/>
              </w:rPr>
              <w:t>Sort By:</w:t>
            </w:r>
          </w:p>
        </w:tc>
        <w:tc>
          <w:tcPr>
            <w:tcW w:w="1842" w:type="pct"/>
            <w:gridSpan w:val="4"/>
            <w:vAlign w:val="center"/>
          </w:tcPr>
          <w:p w:rsidRPr="00205D93" w:rsidR="004B42EC" w:rsidRDefault="004B42EC" w14:paraId="4F8A4F7A" wp14:textId="77777777">
            <w:pPr>
              <w:pStyle w:val="TableText1"/>
              <w:numPr>
                <w:ilvl w:val="0"/>
                <w:numId w:val="29"/>
              </w:numPr>
              <w:spacing w:before="40" w:after="40"/>
              <w:rPr>
                <w:rStyle w:val="ModernTableText"/>
                <w:szCs w:val="17"/>
              </w:rPr>
            </w:pPr>
            <w:r w:rsidRPr="00205D93">
              <w:rPr>
                <w:rStyle w:val="ModernTableText"/>
                <w:szCs w:val="17"/>
              </w:rPr>
              <w:t>LOB Cd</w:t>
            </w:r>
          </w:p>
        </w:tc>
        <w:tc>
          <w:tcPr>
            <w:tcW w:w="2142" w:type="pct"/>
            <w:gridSpan w:val="5"/>
          </w:tcPr>
          <w:p w:rsidRPr="00205D93" w:rsidR="004B42EC" w:rsidRDefault="004B42EC" w14:paraId="0E7E98B0" wp14:textId="77777777">
            <w:pPr>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4B42EC" w:rsidTr="00DD3BD7" w14:paraId="7860B757" wp14:textId="77777777">
        <w:tblPrEx>
          <w:tblCellMar>
            <w:top w:w="0" w:type="dxa"/>
            <w:bottom w:w="0" w:type="dxa"/>
          </w:tblCellMar>
        </w:tblPrEx>
        <w:trPr>
          <w:cantSplit/>
          <w:jc w:val="center"/>
        </w:trPr>
        <w:tc>
          <w:tcPr>
            <w:tcW w:w="1016" w:type="pct"/>
            <w:gridSpan w:val="2"/>
            <w:vMerge/>
            <w:vAlign w:val="center"/>
          </w:tcPr>
          <w:p w:rsidRPr="00205D93" w:rsidR="004B42EC" w:rsidP="007A4C37" w:rsidRDefault="004B42EC" w14:paraId="1B3B514F" wp14:textId="77777777">
            <w:pPr>
              <w:pStyle w:val="TableHeading"/>
              <w:spacing w:before="40" w:after="40"/>
              <w:rPr>
                <w:rStyle w:val="ModernTableText"/>
                <w:noProof/>
                <w:szCs w:val="17"/>
              </w:rPr>
            </w:pPr>
          </w:p>
        </w:tc>
        <w:tc>
          <w:tcPr>
            <w:tcW w:w="1842" w:type="pct"/>
            <w:gridSpan w:val="4"/>
            <w:vAlign w:val="center"/>
          </w:tcPr>
          <w:p w:rsidRPr="00205D93" w:rsidR="004B42EC" w:rsidRDefault="004B42EC" w14:paraId="672D8145" wp14:textId="77777777">
            <w:pPr>
              <w:pStyle w:val="TableText1"/>
              <w:numPr>
                <w:ilvl w:val="0"/>
                <w:numId w:val="29"/>
              </w:numPr>
              <w:spacing w:before="40" w:after="40"/>
              <w:rPr>
                <w:rStyle w:val="ModernTableText"/>
                <w:rFonts w:cs="Arial"/>
                <w:bCs/>
                <w:color w:val="000000"/>
                <w:szCs w:val="17"/>
              </w:rPr>
            </w:pPr>
            <w:r w:rsidRPr="00205D93">
              <w:rPr>
                <w:rStyle w:val="ModernTableText"/>
                <w:szCs w:val="17"/>
              </w:rPr>
              <w:t>Line Item Status Code (SA LI Stat Cd)</w:t>
            </w:r>
          </w:p>
        </w:tc>
        <w:tc>
          <w:tcPr>
            <w:tcW w:w="2142" w:type="pct"/>
            <w:gridSpan w:val="5"/>
          </w:tcPr>
          <w:p w:rsidRPr="00205D93" w:rsidR="004B42EC" w:rsidRDefault="004B42EC" w14:paraId="22BE889F" wp14:textId="77777777">
            <w:pPr>
              <w:rPr>
                <w:noProof/>
                <w:sz w:val="18"/>
                <w:szCs w:val="19"/>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4B42EC" w:rsidTr="00DD3BD7" w14:paraId="0EA201F7" wp14:textId="77777777">
        <w:tblPrEx>
          <w:tblCellMar>
            <w:top w:w="0" w:type="dxa"/>
            <w:bottom w:w="0" w:type="dxa"/>
          </w:tblCellMar>
        </w:tblPrEx>
        <w:trPr>
          <w:cantSplit/>
          <w:jc w:val="center"/>
        </w:trPr>
        <w:tc>
          <w:tcPr>
            <w:tcW w:w="1016" w:type="pct"/>
            <w:gridSpan w:val="2"/>
            <w:vMerge/>
            <w:vAlign w:val="center"/>
          </w:tcPr>
          <w:p w:rsidRPr="00205D93" w:rsidR="004B42EC" w:rsidP="007A4C37" w:rsidRDefault="004B42EC" w14:paraId="6BE791E5" wp14:textId="77777777">
            <w:pPr>
              <w:pStyle w:val="TableHeading"/>
              <w:spacing w:before="40" w:after="40"/>
              <w:rPr>
                <w:rStyle w:val="ModernTableText"/>
                <w:noProof/>
                <w:szCs w:val="17"/>
              </w:rPr>
            </w:pPr>
          </w:p>
        </w:tc>
        <w:tc>
          <w:tcPr>
            <w:tcW w:w="1842" w:type="pct"/>
            <w:gridSpan w:val="4"/>
            <w:vAlign w:val="center"/>
          </w:tcPr>
          <w:p w:rsidRPr="00105EB0" w:rsidR="004B42EC" w:rsidRDefault="004B42EC" w14:paraId="25BC3278" wp14:textId="77777777">
            <w:pPr>
              <w:pStyle w:val="TableText"/>
              <w:numPr>
                <w:ilvl w:val="0"/>
                <w:numId w:val="29"/>
              </w:numPr>
              <w:spacing w:before="0" w:after="0"/>
              <w:rPr>
                <w:rStyle w:val="ModernTableText"/>
                <w:lang w:val="en-US" w:eastAsia="en-US"/>
              </w:rPr>
            </w:pPr>
            <w:r w:rsidRPr="00105EB0">
              <w:rPr>
                <w:rStyle w:val="ModernTableText"/>
                <w:bCs/>
                <w:color w:val="000000"/>
                <w:lang w:val="en-US" w:eastAsia="en-US"/>
              </w:rPr>
              <w:t>Auth Type (SA Ty Cd)</w:t>
            </w:r>
          </w:p>
        </w:tc>
        <w:tc>
          <w:tcPr>
            <w:tcW w:w="2142" w:type="pct"/>
            <w:gridSpan w:val="5"/>
            <w:vAlign w:val="center"/>
          </w:tcPr>
          <w:p w:rsidRPr="00205D93" w:rsidR="004B42EC" w:rsidRDefault="004B42EC" w14:paraId="1BA7107F" wp14:textId="77777777">
            <w:pPr>
              <w:pStyle w:val="TableText1"/>
              <w:spacing w:before="40" w:after="40"/>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4B42EC" w:rsidTr="00DD3BD7" w14:paraId="66280C49" wp14:textId="77777777">
        <w:tblPrEx>
          <w:tblCellMar>
            <w:top w:w="0" w:type="dxa"/>
            <w:bottom w:w="0" w:type="dxa"/>
          </w:tblCellMar>
        </w:tblPrEx>
        <w:trPr>
          <w:cantSplit/>
          <w:jc w:val="center"/>
        </w:trPr>
        <w:tc>
          <w:tcPr>
            <w:tcW w:w="1016" w:type="pct"/>
            <w:gridSpan w:val="2"/>
            <w:vMerge/>
            <w:vAlign w:val="center"/>
          </w:tcPr>
          <w:p w:rsidRPr="00205D93" w:rsidR="004B42EC" w:rsidP="007A4C37" w:rsidRDefault="004B42EC" w14:paraId="0960C424" wp14:textId="77777777">
            <w:pPr>
              <w:pStyle w:val="TableHeading"/>
              <w:spacing w:before="40" w:after="40"/>
              <w:rPr>
                <w:rStyle w:val="ModernTableText"/>
                <w:noProof/>
                <w:szCs w:val="17"/>
              </w:rPr>
            </w:pPr>
          </w:p>
        </w:tc>
        <w:tc>
          <w:tcPr>
            <w:tcW w:w="1842" w:type="pct"/>
            <w:gridSpan w:val="4"/>
            <w:vAlign w:val="center"/>
          </w:tcPr>
          <w:p w:rsidRPr="00205D93" w:rsidR="004B42EC" w:rsidRDefault="004B42EC" w14:paraId="4031C950" wp14:textId="77777777">
            <w:pPr>
              <w:pStyle w:val="TableText1"/>
              <w:numPr>
                <w:ilvl w:val="0"/>
                <w:numId w:val="29"/>
              </w:numPr>
              <w:spacing w:before="40" w:after="40"/>
              <w:rPr>
                <w:rStyle w:val="ModernTableText"/>
                <w:szCs w:val="17"/>
              </w:rPr>
            </w:pPr>
            <w:r w:rsidRPr="00205D93">
              <w:rPr>
                <w:rStyle w:val="ModernTableText"/>
                <w:szCs w:val="17"/>
              </w:rPr>
              <w:t>SA Category Code (SA LI Cat Svc Cd)</w:t>
            </w:r>
          </w:p>
        </w:tc>
        <w:tc>
          <w:tcPr>
            <w:tcW w:w="2142" w:type="pct"/>
            <w:gridSpan w:val="5"/>
            <w:vAlign w:val="center"/>
          </w:tcPr>
          <w:p w:rsidRPr="00205D93" w:rsidR="004B42EC" w:rsidRDefault="004B42EC" w14:paraId="1F8FEACB"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4B42EC" w:rsidTr="007E4FC8" w14:paraId="36B3E03C" wp14:textId="77777777">
        <w:tblPrEx>
          <w:tblCellMar>
            <w:top w:w="0" w:type="dxa"/>
            <w:bottom w:w="0" w:type="dxa"/>
          </w:tblCellMar>
        </w:tblPrEx>
        <w:trPr>
          <w:cantSplit/>
          <w:jc w:val="center"/>
        </w:trPr>
        <w:tc>
          <w:tcPr>
            <w:tcW w:w="498" w:type="pct"/>
            <w:vMerge w:val="restart"/>
            <w:vAlign w:val="center"/>
          </w:tcPr>
          <w:p w:rsidRPr="00205D93" w:rsidR="004B42EC" w:rsidP="007A4C37" w:rsidRDefault="004B42EC" w14:paraId="1AEC9990" wp14:textId="77777777">
            <w:pPr>
              <w:pStyle w:val="TableHeading"/>
              <w:spacing w:before="40" w:after="40"/>
              <w:rPr>
                <w:rStyle w:val="ModernTableText"/>
                <w:noProof/>
                <w:szCs w:val="17"/>
              </w:rPr>
            </w:pPr>
            <w:r w:rsidRPr="00205D93">
              <w:rPr>
                <w:rStyle w:val="ModernTableText"/>
                <w:noProof/>
                <w:szCs w:val="17"/>
              </w:rPr>
              <w:t>Control Break</w:t>
            </w:r>
          </w:p>
        </w:tc>
        <w:tc>
          <w:tcPr>
            <w:tcW w:w="517" w:type="pct"/>
            <w:vMerge w:val="restart"/>
            <w:vAlign w:val="center"/>
          </w:tcPr>
          <w:p w:rsidRPr="00205D93" w:rsidR="004B42EC" w:rsidP="007A4C37" w:rsidRDefault="004B42EC" w14:paraId="1D48ED3E" wp14:textId="77777777">
            <w:pPr>
              <w:pStyle w:val="TableHeading"/>
              <w:spacing w:before="40" w:after="40"/>
              <w:rPr>
                <w:rStyle w:val="ModernTableText"/>
                <w:noProof/>
                <w:szCs w:val="17"/>
              </w:rPr>
            </w:pPr>
            <w:r w:rsidRPr="00205D93">
              <w:rPr>
                <w:rStyle w:val="ModernTableText"/>
                <w:noProof/>
                <w:szCs w:val="17"/>
              </w:rPr>
              <w:t>Page:</w:t>
            </w:r>
          </w:p>
        </w:tc>
        <w:tc>
          <w:tcPr>
            <w:tcW w:w="1169" w:type="pct"/>
            <w:gridSpan w:val="2"/>
            <w:vAlign w:val="center"/>
          </w:tcPr>
          <w:p w:rsidRPr="00205D93" w:rsidR="004B42EC" w:rsidP="00365B47" w:rsidRDefault="004B42EC" w14:paraId="28BB3D32" wp14:textId="77777777">
            <w:pPr>
              <w:pStyle w:val="TableText1"/>
              <w:numPr>
                <w:ilvl w:val="0"/>
                <w:numId w:val="113"/>
              </w:numPr>
              <w:spacing w:before="40" w:after="40"/>
              <w:rPr>
                <w:rStyle w:val="ModernTableText"/>
                <w:szCs w:val="17"/>
              </w:rPr>
            </w:pPr>
            <w:r w:rsidRPr="00205D93">
              <w:rPr>
                <w:rStyle w:val="ModernTableText"/>
                <w:szCs w:val="17"/>
              </w:rPr>
              <w:t>LOB Cd</w:t>
            </w:r>
          </w:p>
        </w:tc>
        <w:tc>
          <w:tcPr>
            <w:tcW w:w="1586" w:type="pct"/>
            <w:gridSpan w:val="4"/>
            <w:vAlign w:val="center"/>
          </w:tcPr>
          <w:p w:rsidRPr="00205D93" w:rsidR="004B42EC" w:rsidP="00365B47" w:rsidRDefault="004B42EC" w14:paraId="4F6E93C4" wp14:textId="77777777">
            <w:pPr>
              <w:pStyle w:val="TableText1"/>
              <w:numPr>
                <w:ilvl w:val="0"/>
                <w:numId w:val="113"/>
              </w:numPr>
              <w:spacing w:before="40" w:after="40"/>
              <w:rPr>
                <w:rStyle w:val="ModernTableText"/>
                <w:szCs w:val="17"/>
              </w:rPr>
            </w:pPr>
            <w:r w:rsidRPr="00205D93">
              <w:rPr>
                <w:rStyle w:val="ModernTableText"/>
                <w:szCs w:val="17"/>
              </w:rPr>
              <w:t>Line Item Status Code (SA LI Stat Cd)</w:t>
            </w:r>
          </w:p>
        </w:tc>
        <w:tc>
          <w:tcPr>
            <w:tcW w:w="1230" w:type="pct"/>
            <w:gridSpan w:val="3"/>
            <w:vAlign w:val="center"/>
          </w:tcPr>
          <w:p w:rsidRPr="00205D93" w:rsidR="004B42EC" w:rsidP="00365B47" w:rsidRDefault="004B42EC" w14:paraId="2F78D6C9" wp14:textId="77777777">
            <w:pPr>
              <w:pStyle w:val="TableText1"/>
              <w:numPr>
                <w:ilvl w:val="0"/>
                <w:numId w:val="113"/>
              </w:numPr>
              <w:spacing w:before="40" w:after="40"/>
              <w:rPr>
                <w:rStyle w:val="ModernTableText"/>
                <w:szCs w:val="17"/>
              </w:rPr>
            </w:pPr>
            <w:r w:rsidRPr="00205D93">
              <w:rPr>
                <w:rStyle w:val="ModernTableText"/>
                <w:szCs w:val="17"/>
              </w:rPr>
              <w:t>Auth Type (SA Ty Cd)</w:t>
            </w:r>
          </w:p>
        </w:tc>
      </w:tr>
      <w:tr xmlns:wp14="http://schemas.microsoft.com/office/word/2010/wordml" w:rsidR="004B42EC" w:rsidTr="007E4FC8" w14:paraId="085A6FA5" wp14:textId="77777777">
        <w:tblPrEx>
          <w:tblCellMar>
            <w:top w:w="0" w:type="dxa"/>
            <w:bottom w:w="0" w:type="dxa"/>
          </w:tblCellMar>
        </w:tblPrEx>
        <w:trPr>
          <w:cantSplit/>
          <w:jc w:val="center"/>
        </w:trPr>
        <w:tc>
          <w:tcPr>
            <w:tcW w:w="498" w:type="pct"/>
            <w:vMerge/>
            <w:vAlign w:val="center"/>
          </w:tcPr>
          <w:p w:rsidRPr="00205D93" w:rsidR="004B42EC" w:rsidP="007A4C37" w:rsidRDefault="004B42EC" w14:paraId="6F65D975" wp14:textId="77777777">
            <w:pPr>
              <w:pStyle w:val="TableHeading"/>
              <w:spacing w:before="40" w:after="40"/>
              <w:rPr>
                <w:rStyle w:val="ModernTableText"/>
                <w:noProof/>
                <w:szCs w:val="17"/>
              </w:rPr>
            </w:pPr>
          </w:p>
        </w:tc>
        <w:tc>
          <w:tcPr>
            <w:tcW w:w="517" w:type="pct"/>
            <w:vMerge/>
            <w:vAlign w:val="center"/>
          </w:tcPr>
          <w:p w:rsidRPr="00205D93" w:rsidR="004B42EC" w:rsidP="007A4C37" w:rsidRDefault="004B42EC" w14:paraId="68722257" wp14:textId="77777777">
            <w:pPr>
              <w:pStyle w:val="TableHeading"/>
              <w:spacing w:before="40" w:after="40"/>
              <w:rPr>
                <w:rStyle w:val="ModernTableText"/>
                <w:noProof/>
                <w:szCs w:val="17"/>
              </w:rPr>
            </w:pPr>
          </w:p>
        </w:tc>
        <w:tc>
          <w:tcPr>
            <w:tcW w:w="1169" w:type="pct"/>
            <w:gridSpan w:val="2"/>
            <w:vAlign w:val="center"/>
          </w:tcPr>
          <w:p w:rsidRPr="00205D93" w:rsidR="004B42EC" w:rsidP="00365B47" w:rsidRDefault="004B42EC" w14:paraId="6CBA1F0D" wp14:textId="77777777">
            <w:pPr>
              <w:pStyle w:val="TableText1"/>
              <w:numPr>
                <w:ilvl w:val="0"/>
                <w:numId w:val="113"/>
              </w:numPr>
              <w:spacing w:before="40" w:after="40"/>
              <w:rPr>
                <w:rStyle w:val="ModernTableText"/>
                <w:szCs w:val="17"/>
              </w:rPr>
            </w:pPr>
            <w:r w:rsidRPr="00205D93">
              <w:rPr>
                <w:rStyle w:val="ModernTableText"/>
                <w:szCs w:val="17"/>
              </w:rPr>
              <w:t>SA LI Cat Svc Cd</w:t>
            </w:r>
          </w:p>
        </w:tc>
        <w:tc>
          <w:tcPr>
            <w:tcW w:w="1586" w:type="pct"/>
            <w:gridSpan w:val="4"/>
            <w:vAlign w:val="center"/>
          </w:tcPr>
          <w:p w:rsidRPr="00205D93" w:rsidR="004B42EC" w:rsidP="00365B47" w:rsidRDefault="004B42EC" w14:paraId="2A57222C" wp14:textId="77777777">
            <w:pPr>
              <w:pStyle w:val="TableText1"/>
              <w:numPr>
                <w:ilvl w:val="0"/>
                <w:numId w:val="113"/>
              </w:numPr>
              <w:spacing w:before="40" w:after="40"/>
              <w:rPr>
                <w:rStyle w:val="ModernTableText"/>
                <w:szCs w:val="17"/>
              </w:rPr>
            </w:pPr>
          </w:p>
        </w:tc>
        <w:tc>
          <w:tcPr>
            <w:tcW w:w="1230" w:type="pct"/>
            <w:gridSpan w:val="3"/>
            <w:vAlign w:val="center"/>
          </w:tcPr>
          <w:p w:rsidRPr="00205D93" w:rsidR="004B42EC" w:rsidP="00365B47" w:rsidRDefault="004B42EC" w14:paraId="098AEA28" wp14:textId="77777777">
            <w:pPr>
              <w:pStyle w:val="TableText1"/>
              <w:numPr>
                <w:ilvl w:val="0"/>
                <w:numId w:val="113"/>
              </w:numPr>
              <w:spacing w:before="40" w:after="40"/>
              <w:rPr>
                <w:rStyle w:val="ModernTableText"/>
                <w:szCs w:val="17"/>
              </w:rPr>
            </w:pPr>
          </w:p>
        </w:tc>
      </w:tr>
      <w:tr xmlns:wp14="http://schemas.microsoft.com/office/word/2010/wordml" w:rsidR="004B42EC" w:rsidTr="007E4FC8" w14:paraId="3FACE528" wp14:textId="77777777">
        <w:tblPrEx>
          <w:tblCellMar>
            <w:top w:w="0" w:type="dxa"/>
            <w:bottom w:w="0" w:type="dxa"/>
          </w:tblCellMar>
        </w:tblPrEx>
        <w:trPr>
          <w:cantSplit/>
          <w:jc w:val="center"/>
        </w:trPr>
        <w:tc>
          <w:tcPr>
            <w:tcW w:w="498" w:type="pct"/>
            <w:vMerge/>
            <w:vAlign w:val="center"/>
          </w:tcPr>
          <w:p w:rsidRPr="00205D93" w:rsidR="004B42EC" w:rsidP="007A4C37" w:rsidRDefault="004B42EC" w14:paraId="38A9EBA9" wp14:textId="77777777">
            <w:pPr>
              <w:pStyle w:val="TableHeading"/>
              <w:spacing w:before="40" w:after="40"/>
              <w:rPr>
                <w:rStyle w:val="ModernTableText"/>
                <w:noProof/>
                <w:szCs w:val="17"/>
              </w:rPr>
            </w:pPr>
          </w:p>
        </w:tc>
        <w:tc>
          <w:tcPr>
            <w:tcW w:w="517" w:type="pct"/>
            <w:vAlign w:val="center"/>
          </w:tcPr>
          <w:p w:rsidRPr="00205D93" w:rsidR="004B42EC" w:rsidP="007A4C37" w:rsidRDefault="004B42EC" w14:paraId="31E112A0" wp14:textId="77777777">
            <w:pPr>
              <w:pStyle w:val="TableHeading"/>
              <w:spacing w:before="40" w:after="40"/>
              <w:rPr>
                <w:rStyle w:val="ModernTableText"/>
                <w:noProof/>
                <w:szCs w:val="17"/>
              </w:rPr>
            </w:pPr>
            <w:r w:rsidRPr="00205D93">
              <w:rPr>
                <w:rStyle w:val="ModernTableText"/>
                <w:noProof/>
                <w:szCs w:val="17"/>
              </w:rPr>
              <w:t>Section:</w:t>
            </w:r>
          </w:p>
        </w:tc>
        <w:tc>
          <w:tcPr>
            <w:tcW w:w="1169" w:type="pct"/>
            <w:gridSpan w:val="2"/>
            <w:vAlign w:val="center"/>
          </w:tcPr>
          <w:p w:rsidRPr="00205D93" w:rsidR="004B42EC" w:rsidP="00365B47" w:rsidRDefault="004B42EC" w14:paraId="12E63A3E" wp14:textId="77777777">
            <w:pPr>
              <w:pStyle w:val="TableText1"/>
              <w:numPr>
                <w:ilvl w:val="0"/>
                <w:numId w:val="114"/>
              </w:numPr>
              <w:spacing w:before="40" w:after="40"/>
              <w:rPr>
                <w:rStyle w:val="ModernTableText"/>
                <w:szCs w:val="17"/>
              </w:rPr>
            </w:pPr>
          </w:p>
        </w:tc>
        <w:tc>
          <w:tcPr>
            <w:tcW w:w="1586" w:type="pct"/>
            <w:gridSpan w:val="4"/>
            <w:vAlign w:val="center"/>
          </w:tcPr>
          <w:p w:rsidRPr="00205D93" w:rsidR="004B42EC" w:rsidP="00365B47" w:rsidRDefault="004B42EC" w14:paraId="1027E06D" wp14:textId="77777777">
            <w:pPr>
              <w:pStyle w:val="TableText1"/>
              <w:numPr>
                <w:ilvl w:val="0"/>
                <w:numId w:val="114"/>
              </w:numPr>
              <w:spacing w:before="40" w:after="40"/>
              <w:rPr>
                <w:rStyle w:val="ModernTableText"/>
                <w:szCs w:val="17"/>
              </w:rPr>
            </w:pPr>
          </w:p>
        </w:tc>
        <w:tc>
          <w:tcPr>
            <w:tcW w:w="1230" w:type="pct"/>
            <w:gridSpan w:val="3"/>
            <w:vAlign w:val="center"/>
          </w:tcPr>
          <w:p w:rsidRPr="00205D93" w:rsidR="004B42EC" w:rsidP="00365B47" w:rsidRDefault="004B42EC" w14:paraId="26C57FB9" wp14:textId="77777777">
            <w:pPr>
              <w:pStyle w:val="TableText1"/>
              <w:numPr>
                <w:ilvl w:val="0"/>
                <w:numId w:val="114"/>
              </w:numPr>
              <w:spacing w:before="40" w:after="40"/>
              <w:rPr>
                <w:rStyle w:val="ModernTableText"/>
                <w:szCs w:val="17"/>
              </w:rPr>
            </w:pPr>
          </w:p>
        </w:tc>
      </w:tr>
      <w:tr xmlns:wp14="http://schemas.microsoft.com/office/word/2010/wordml" w:rsidR="004B42EC" w:rsidTr="007E4FC8" w14:paraId="620A5E85" wp14:textId="77777777">
        <w:tblPrEx>
          <w:tblCellMar>
            <w:top w:w="0" w:type="dxa"/>
            <w:bottom w:w="0" w:type="dxa"/>
          </w:tblCellMar>
        </w:tblPrEx>
        <w:trPr>
          <w:cantSplit/>
          <w:jc w:val="center"/>
        </w:trPr>
        <w:tc>
          <w:tcPr>
            <w:tcW w:w="498" w:type="pct"/>
            <w:vMerge w:val="restart"/>
            <w:vAlign w:val="center"/>
          </w:tcPr>
          <w:p w:rsidRPr="00205D93" w:rsidR="004B42EC" w:rsidP="007A4C37" w:rsidRDefault="004B42EC" w14:paraId="68AF33D8" wp14:textId="77777777">
            <w:pPr>
              <w:pStyle w:val="TableHeading"/>
              <w:spacing w:before="40" w:after="40"/>
              <w:rPr>
                <w:rStyle w:val="ModernTableText"/>
                <w:noProof/>
                <w:szCs w:val="17"/>
              </w:rPr>
            </w:pPr>
            <w:r w:rsidRPr="00205D93">
              <w:rPr>
                <w:rStyle w:val="ModernTableText"/>
                <w:noProof/>
                <w:szCs w:val="17"/>
              </w:rPr>
              <w:t>Total</w:t>
            </w:r>
          </w:p>
        </w:tc>
        <w:tc>
          <w:tcPr>
            <w:tcW w:w="517" w:type="pct"/>
            <w:vAlign w:val="center"/>
          </w:tcPr>
          <w:p w:rsidRPr="00205D93" w:rsidR="004B42EC" w:rsidP="007A4C37" w:rsidRDefault="004B42EC" w14:paraId="6960DB9A" wp14:textId="77777777">
            <w:pPr>
              <w:pStyle w:val="TableHeading"/>
              <w:spacing w:before="40" w:after="40"/>
              <w:rPr>
                <w:rStyle w:val="ModernTableText"/>
                <w:noProof/>
                <w:szCs w:val="17"/>
              </w:rPr>
            </w:pPr>
            <w:r w:rsidRPr="00205D93">
              <w:rPr>
                <w:rStyle w:val="ModernTableText"/>
                <w:noProof/>
                <w:szCs w:val="17"/>
              </w:rPr>
              <w:t>Grand:</w:t>
            </w:r>
          </w:p>
        </w:tc>
        <w:tc>
          <w:tcPr>
            <w:tcW w:w="1169" w:type="pct"/>
            <w:gridSpan w:val="2"/>
            <w:vAlign w:val="center"/>
          </w:tcPr>
          <w:p w:rsidRPr="00205D93" w:rsidR="004B42EC" w:rsidP="00365B47" w:rsidRDefault="004B42EC" w14:paraId="3EF4A509" wp14:textId="77777777">
            <w:pPr>
              <w:pStyle w:val="TableText1"/>
              <w:numPr>
                <w:ilvl w:val="0"/>
                <w:numId w:val="115"/>
              </w:numPr>
              <w:spacing w:before="40" w:after="40"/>
              <w:rPr>
                <w:rStyle w:val="ModernTableText"/>
                <w:szCs w:val="17"/>
              </w:rPr>
            </w:pPr>
          </w:p>
        </w:tc>
        <w:tc>
          <w:tcPr>
            <w:tcW w:w="1586" w:type="pct"/>
            <w:gridSpan w:val="4"/>
            <w:vAlign w:val="center"/>
          </w:tcPr>
          <w:p w:rsidRPr="00205D93" w:rsidR="004B42EC" w:rsidP="00365B47" w:rsidRDefault="004B42EC" w14:paraId="2BE397DB" wp14:textId="77777777">
            <w:pPr>
              <w:pStyle w:val="TableText1"/>
              <w:numPr>
                <w:ilvl w:val="0"/>
                <w:numId w:val="115"/>
              </w:numPr>
              <w:spacing w:before="40" w:after="40"/>
              <w:rPr>
                <w:rStyle w:val="ModernTableText"/>
                <w:szCs w:val="17"/>
              </w:rPr>
            </w:pPr>
          </w:p>
        </w:tc>
        <w:tc>
          <w:tcPr>
            <w:tcW w:w="1230" w:type="pct"/>
            <w:gridSpan w:val="3"/>
            <w:vAlign w:val="center"/>
          </w:tcPr>
          <w:p w:rsidRPr="00205D93" w:rsidR="004B42EC" w:rsidP="00365B47" w:rsidRDefault="004B42EC" w14:paraId="086EB911" wp14:textId="77777777">
            <w:pPr>
              <w:pStyle w:val="TableText1"/>
              <w:numPr>
                <w:ilvl w:val="0"/>
                <w:numId w:val="115"/>
              </w:numPr>
              <w:spacing w:before="40" w:after="40"/>
              <w:rPr>
                <w:rStyle w:val="ModernTableText"/>
                <w:szCs w:val="17"/>
              </w:rPr>
            </w:pPr>
          </w:p>
        </w:tc>
      </w:tr>
      <w:tr xmlns:wp14="http://schemas.microsoft.com/office/word/2010/wordml" w:rsidR="004B42EC" w:rsidTr="007E4FC8" w14:paraId="44B5B437" wp14:textId="77777777">
        <w:tblPrEx>
          <w:tblCellMar>
            <w:top w:w="0" w:type="dxa"/>
            <w:bottom w:w="0" w:type="dxa"/>
          </w:tblCellMar>
        </w:tblPrEx>
        <w:trPr>
          <w:cantSplit/>
          <w:jc w:val="center"/>
        </w:trPr>
        <w:tc>
          <w:tcPr>
            <w:tcW w:w="498" w:type="pct"/>
            <w:vMerge/>
            <w:vAlign w:val="center"/>
          </w:tcPr>
          <w:p w:rsidRPr="00205D93" w:rsidR="004B42EC" w:rsidP="007A4C37" w:rsidRDefault="004B42EC" w14:paraId="5DD04D78" wp14:textId="77777777">
            <w:pPr>
              <w:pStyle w:val="TableHeading"/>
              <w:spacing w:before="40" w:after="40"/>
              <w:rPr>
                <w:rStyle w:val="ModernTableText"/>
                <w:noProof/>
                <w:szCs w:val="17"/>
              </w:rPr>
            </w:pPr>
          </w:p>
        </w:tc>
        <w:tc>
          <w:tcPr>
            <w:tcW w:w="517" w:type="pct"/>
            <w:vAlign w:val="center"/>
          </w:tcPr>
          <w:p w:rsidRPr="00205D93" w:rsidR="004B42EC" w:rsidP="007A4C37" w:rsidRDefault="004B42EC" w14:paraId="156DD789" wp14:textId="77777777">
            <w:pPr>
              <w:pStyle w:val="TableHeading"/>
              <w:spacing w:before="40" w:after="40"/>
              <w:rPr>
                <w:rStyle w:val="ModernTableText"/>
                <w:noProof/>
                <w:szCs w:val="17"/>
              </w:rPr>
            </w:pPr>
            <w:r w:rsidRPr="00205D93">
              <w:rPr>
                <w:rStyle w:val="ModernTableText"/>
                <w:noProof/>
                <w:szCs w:val="17"/>
              </w:rPr>
              <w:t>Section:</w:t>
            </w:r>
          </w:p>
        </w:tc>
        <w:tc>
          <w:tcPr>
            <w:tcW w:w="1169" w:type="pct"/>
            <w:gridSpan w:val="2"/>
            <w:vAlign w:val="center"/>
          </w:tcPr>
          <w:p w:rsidRPr="00205D93" w:rsidR="004B42EC" w:rsidP="00365B47" w:rsidRDefault="004B42EC" w14:paraId="57B681F0" wp14:textId="77777777">
            <w:pPr>
              <w:pStyle w:val="TableText1"/>
              <w:numPr>
                <w:ilvl w:val="0"/>
                <w:numId w:val="116"/>
              </w:numPr>
              <w:spacing w:before="40" w:after="40"/>
              <w:rPr>
                <w:rStyle w:val="ModernTableText"/>
                <w:szCs w:val="17"/>
              </w:rPr>
            </w:pPr>
          </w:p>
        </w:tc>
        <w:tc>
          <w:tcPr>
            <w:tcW w:w="1586" w:type="pct"/>
            <w:gridSpan w:val="4"/>
            <w:vAlign w:val="center"/>
          </w:tcPr>
          <w:p w:rsidRPr="00205D93" w:rsidR="004B42EC" w:rsidP="00365B47" w:rsidRDefault="004B42EC" w14:paraId="49AA5E31" wp14:textId="77777777">
            <w:pPr>
              <w:pStyle w:val="TableText1"/>
              <w:numPr>
                <w:ilvl w:val="0"/>
                <w:numId w:val="116"/>
              </w:numPr>
              <w:spacing w:before="40" w:after="40"/>
              <w:rPr>
                <w:rStyle w:val="ModernTableText"/>
                <w:szCs w:val="17"/>
              </w:rPr>
            </w:pPr>
          </w:p>
        </w:tc>
        <w:tc>
          <w:tcPr>
            <w:tcW w:w="1230" w:type="pct"/>
            <w:gridSpan w:val="3"/>
            <w:vAlign w:val="center"/>
          </w:tcPr>
          <w:p w:rsidRPr="00205D93" w:rsidR="004B42EC" w:rsidP="00365B47" w:rsidRDefault="004B42EC" w14:paraId="0B1F4DC5" wp14:textId="77777777">
            <w:pPr>
              <w:pStyle w:val="TableText1"/>
              <w:numPr>
                <w:ilvl w:val="0"/>
                <w:numId w:val="116"/>
              </w:numPr>
              <w:spacing w:before="40" w:after="40"/>
              <w:rPr>
                <w:rStyle w:val="ModernTableText"/>
                <w:szCs w:val="17"/>
              </w:rPr>
            </w:pPr>
          </w:p>
        </w:tc>
      </w:tr>
      <w:tr xmlns:wp14="http://schemas.microsoft.com/office/word/2010/wordml" w:rsidR="004B42EC" w:rsidTr="007E4FC8" w14:paraId="3CE08BF5" wp14:textId="77777777">
        <w:tblPrEx>
          <w:tblCellMar>
            <w:top w:w="0" w:type="dxa"/>
            <w:bottom w:w="0" w:type="dxa"/>
          </w:tblCellMar>
        </w:tblPrEx>
        <w:trPr>
          <w:cantSplit/>
          <w:jc w:val="center"/>
        </w:trPr>
        <w:tc>
          <w:tcPr>
            <w:tcW w:w="498" w:type="pct"/>
            <w:vMerge w:val="restart"/>
            <w:vAlign w:val="center"/>
          </w:tcPr>
          <w:p w:rsidRPr="00205D93" w:rsidR="004B42EC" w:rsidP="007A4C37" w:rsidRDefault="004B42EC" w14:paraId="1C7F37FA" wp14:textId="77777777">
            <w:pPr>
              <w:pStyle w:val="TableHeading"/>
              <w:spacing w:before="40" w:after="40"/>
              <w:rPr>
                <w:rStyle w:val="ModernTableText"/>
                <w:noProof/>
                <w:szCs w:val="17"/>
              </w:rPr>
            </w:pPr>
            <w:r w:rsidRPr="00205D93">
              <w:rPr>
                <w:rStyle w:val="ModernTableText"/>
                <w:noProof/>
                <w:szCs w:val="17"/>
              </w:rPr>
              <w:t>Counts</w:t>
            </w:r>
          </w:p>
        </w:tc>
        <w:tc>
          <w:tcPr>
            <w:tcW w:w="517" w:type="pct"/>
            <w:vAlign w:val="center"/>
          </w:tcPr>
          <w:p w:rsidRPr="00205D93" w:rsidR="004B42EC" w:rsidP="007A4C37" w:rsidRDefault="004B42EC" w14:paraId="756F8FC6" wp14:textId="77777777">
            <w:pPr>
              <w:pStyle w:val="TableHeading"/>
              <w:spacing w:before="40" w:after="40"/>
              <w:rPr>
                <w:rStyle w:val="ModernTableText"/>
                <w:noProof/>
                <w:szCs w:val="17"/>
              </w:rPr>
            </w:pPr>
            <w:r w:rsidRPr="00205D93">
              <w:rPr>
                <w:rStyle w:val="ModernTableText"/>
                <w:noProof/>
                <w:szCs w:val="17"/>
              </w:rPr>
              <w:t>Grand:</w:t>
            </w:r>
          </w:p>
        </w:tc>
        <w:tc>
          <w:tcPr>
            <w:tcW w:w="1169" w:type="pct"/>
            <w:gridSpan w:val="2"/>
            <w:vAlign w:val="center"/>
          </w:tcPr>
          <w:p w:rsidRPr="00205D93" w:rsidR="004B42EC" w:rsidP="00365B47" w:rsidRDefault="004B42EC" w14:paraId="4432DB79" wp14:textId="77777777">
            <w:pPr>
              <w:pStyle w:val="TableText1"/>
              <w:numPr>
                <w:ilvl w:val="0"/>
                <w:numId w:val="117"/>
              </w:numPr>
              <w:spacing w:before="40" w:after="40"/>
              <w:rPr>
                <w:rStyle w:val="ModernTableText"/>
                <w:szCs w:val="17"/>
              </w:rPr>
            </w:pPr>
            <w:r w:rsidRPr="00205D93">
              <w:rPr>
                <w:rStyle w:val="ModernTableText"/>
                <w:szCs w:val="17"/>
              </w:rPr>
              <w:t xml:space="preserve">Total SA ID’s </w:t>
            </w:r>
          </w:p>
        </w:tc>
        <w:tc>
          <w:tcPr>
            <w:tcW w:w="1586" w:type="pct"/>
            <w:gridSpan w:val="4"/>
            <w:vAlign w:val="center"/>
          </w:tcPr>
          <w:p w:rsidRPr="00205D93" w:rsidR="004B42EC" w:rsidP="00365B47" w:rsidRDefault="004B42EC" w14:paraId="363DF581" wp14:textId="77777777">
            <w:pPr>
              <w:pStyle w:val="TableText1"/>
              <w:numPr>
                <w:ilvl w:val="0"/>
                <w:numId w:val="117"/>
              </w:numPr>
              <w:spacing w:before="40" w:after="40"/>
              <w:rPr>
                <w:rStyle w:val="ModernTableText"/>
                <w:szCs w:val="17"/>
              </w:rPr>
            </w:pPr>
          </w:p>
        </w:tc>
        <w:tc>
          <w:tcPr>
            <w:tcW w:w="1230" w:type="pct"/>
            <w:gridSpan w:val="3"/>
            <w:vAlign w:val="center"/>
          </w:tcPr>
          <w:p w:rsidRPr="00205D93" w:rsidR="004B42EC" w:rsidP="00365B47" w:rsidRDefault="004B42EC" w14:paraId="503F8C12" wp14:textId="77777777">
            <w:pPr>
              <w:pStyle w:val="TableText1"/>
              <w:numPr>
                <w:ilvl w:val="0"/>
                <w:numId w:val="117"/>
              </w:numPr>
              <w:spacing w:before="40" w:after="40"/>
              <w:rPr>
                <w:rStyle w:val="ModernTableText"/>
                <w:szCs w:val="17"/>
              </w:rPr>
            </w:pPr>
          </w:p>
        </w:tc>
      </w:tr>
      <w:tr xmlns:wp14="http://schemas.microsoft.com/office/word/2010/wordml" w:rsidR="004B42EC" w:rsidTr="007E4FC8" w14:paraId="05141DC5" wp14:textId="77777777">
        <w:tblPrEx>
          <w:tblCellMar>
            <w:top w:w="0" w:type="dxa"/>
            <w:bottom w:w="0" w:type="dxa"/>
          </w:tblCellMar>
        </w:tblPrEx>
        <w:trPr>
          <w:cantSplit/>
          <w:jc w:val="center"/>
        </w:trPr>
        <w:tc>
          <w:tcPr>
            <w:tcW w:w="498" w:type="pct"/>
            <w:vMerge/>
            <w:vAlign w:val="center"/>
          </w:tcPr>
          <w:p w:rsidR="004B42EC" w:rsidP="007A4C37" w:rsidRDefault="004B42EC" w14:paraId="5F6DDEEA" wp14:textId="77777777">
            <w:pPr>
              <w:pStyle w:val="TableHeading"/>
              <w:spacing w:before="40" w:after="40"/>
              <w:rPr>
                <w:rStyle w:val="ModernTableText"/>
                <w:noProof/>
                <w:color w:val="FF0000"/>
                <w:sz w:val="17"/>
                <w:szCs w:val="17"/>
              </w:rPr>
            </w:pPr>
          </w:p>
        </w:tc>
        <w:tc>
          <w:tcPr>
            <w:tcW w:w="517" w:type="pct"/>
            <w:vAlign w:val="center"/>
          </w:tcPr>
          <w:p w:rsidR="004B42EC" w:rsidP="007A4C37" w:rsidRDefault="004B42EC" w14:paraId="2DEFF4B3" wp14:textId="77777777">
            <w:pPr>
              <w:pStyle w:val="TableHeading"/>
              <w:spacing w:before="40" w:after="40"/>
              <w:rPr>
                <w:rStyle w:val="ModernTableText"/>
                <w:noProof/>
                <w:sz w:val="17"/>
                <w:szCs w:val="17"/>
              </w:rPr>
            </w:pPr>
            <w:r>
              <w:rPr>
                <w:rStyle w:val="ModernTableText"/>
                <w:noProof/>
                <w:sz w:val="17"/>
                <w:szCs w:val="17"/>
              </w:rPr>
              <w:t>Section:</w:t>
            </w:r>
          </w:p>
        </w:tc>
        <w:tc>
          <w:tcPr>
            <w:tcW w:w="1169" w:type="pct"/>
            <w:gridSpan w:val="2"/>
            <w:vAlign w:val="center"/>
          </w:tcPr>
          <w:p w:rsidR="004B42EC" w:rsidP="00365B47" w:rsidRDefault="004B42EC" w14:paraId="41058B71" wp14:textId="77777777">
            <w:pPr>
              <w:pStyle w:val="TableText1"/>
              <w:numPr>
                <w:ilvl w:val="0"/>
                <w:numId w:val="118"/>
              </w:numPr>
              <w:spacing w:before="40" w:after="40"/>
              <w:rPr>
                <w:rStyle w:val="ModernTableText"/>
                <w:sz w:val="17"/>
                <w:szCs w:val="17"/>
              </w:rPr>
            </w:pPr>
          </w:p>
        </w:tc>
        <w:tc>
          <w:tcPr>
            <w:tcW w:w="1586" w:type="pct"/>
            <w:gridSpan w:val="4"/>
            <w:vAlign w:val="center"/>
          </w:tcPr>
          <w:p w:rsidR="004B42EC" w:rsidP="00365B47" w:rsidRDefault="004B42EC" w14:paraId="0B41F3D5" wp14:textId="77777777">
            <w:pPr>
              <w:pStyle w:val="TableText1"/>
              <w:numPr>
                <w:ilvl w:val="0"/>
                <w:numId w:val="118"/>
              </w:numPr>
              <w:spacing w:before="40" w:after="40"/>
              <w:rPr>
                <w:rStyle w:val="ModernTableText"/>
                <w:sz w:val="17"/>
                <w:szCs w:val="17"/>
              </w:rPr>
            </w:pPr>
          </w:p>
        </w:tc>
        <w:tc>
          <w:tcPr>
            <w:tcW w:w="1230" w:type="pct"/>
            <w:gridSpan w:val="3"/>
            <w:vAlign w:val="center"/>
          </w:tcPr>
          <w:p w:rsidR="004B42EC" w:rsidP="00365B47" w:rsidRDefault="004B42EC" w14:paraId="1D1EDC3E" wp14:textId="77777777">
            <w:pPr>
              <w:pStyle w:val="TableText1"/>
              <w:numPr>
                <w:ilvl w:val="0"/>
                <w:numId w:val="118"/>
              </w:numPr>
              <w:spacing w:before="40" w:after="40"/>
              <w:rPr>
                <w:rStyle w:val="ModernTableText"/>
                <w:sz w:val="17"/>
                <w:szCs w:val="17"/>
              </w:rPr>
            </w:pPr>
          </w:p>
        </w:tc>
      </w:tr>
      <w:tr xmlns:wp14="http://schemas.microsoft.com/office/word/2010/wordml" w:rsidR="004B42EC" w:rsidTr="007E4FC8" w14:paraId="5CEC8C95" wp14:textId="77777777">
        <w:tblPrEx>
          <w:tblCellMar>
            <w:top w:w="0" w:type="dxa"/>
            <w:bottom w:w="0" w:type="dxa"/>
          </w:tblCellMar>
        </w:tblPrEx>
        <w:trPr>
          <w:cantSplit/>
          <w:jc w:val="center"/>
        </w:trPr>
        <w:tc>
          <w:tcPr>
            <w:tcW w:w="5000" w:type="pct"/>
            <w:gridSpan w:val="11"/>
            <w:shd w:val="clear" w:color="auto" w:fill="191919"/>
            <w:vAlign w:val="center"/>
          </w:tcPr>
          <w:p w:rsidR="004B42EC" w:rsidRDefault="004B42EC" w14:paraId="18FE9F8F" wp14:textId="77777777">
            <w:pPr>
              <w:pStyle w:val="ModernBodyT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4B42EC" w:rsidTr="00DD3BD7" w14:paraId="0250843F" wp14:textId="77777777">
        <w:tblPrEx>
          <w:tblCellMar>
            <w:top w:w="0" w:type="dxa"/>
            <w:bottom w:w="0" w:type="dxa"/>
          </w:tblCellMar>
        </w:tblPrEx>
        <w:trPr>
          <w:cantSplit/>
          <w:trHeight w:val="310"/>
          <w:jc w:val="center"/>
        </w:trPr>
        <w:tc>
          <w:tcPr>
            <w:tcW w:w="1016" w:type="pct"/>
            <w:gridSpan w:val="2"/>
          </w:tcPr>
          <w:p w:rsidRPr="00205D93" w:rsidR="004B42EC" w:rsidRDefault="004B42EC" w14:paraId="495D0748" wp14:textId="77777777">
            <w:pPr>
              <w:pStyle w:val="TableHeading"/>
              <w:spacing w:before="40" w:after="40"/>
              <w:rPr>
                <w:rStyle w:val="ModernTableText"/>
                <w:noProof/>
                <w:szCs w:val="17"/>
              </w:rPr>
            </w:pPr>
            <w:r w:rsidRPr="00205D93">
              <w:rPr>
                <w:rStyle w:val="ModernTableText"/>
                <w:noProof/>
                <w:szCs w:val="17"/>
              </w:rPr>
              <w:t>Report Output Format:</w:t>
            </w:r>
          </w:p>
        </w:tc>
        <w:tc>
          <w:tcPr>
            <w:tcW w:w="3984" w:type="pct"/>
            <w:gridSpan w:val="9"/>
            <w:vAlign w:val="center"/>
          </w:tcPr>
          <w:p w:rsidRPr="00205D93" w:rsidR="004B42EC" w:rsidRDefault="004B42EC" w14:paraId="6B16717F"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PDF (preferred)                        </w:t>
            </w:r>
            <w:r w:rsidRPr="00205D93">
              <w:rPr>
                <w:rStyle w:val="ModernTableText"/>
                <w:rFonts w:ascii="Wingdings" w:hAnsi="Wingdings" w:eastAsia="Wingdings" w:cs="Wingdings"/>
                <w:noProof/>
                <w:szCs w:val="23"/>
              </w:rPr>
              <w:t>þ</w:t>
            </w:r>
            <w:r w:rsidRPr="00205D93">
              <w:rPr>
                <w:rStyle w:val="ModernTableText"/>
                <w:noProof/>
                <w:szCs w:val="17"/>
              </w:rPr>
              <w:t xml:space="preserve"> HTML                             </w:t>
            </w:r>
            <w:r w:rsidRPr="00205D93">
              <w:rPr>
                <w:rStyle w:val="ModernTableText"/>
                <w:rFonts w:ascii="Wingdings 2" w:hAnsi="Wingdings 2" w:eastAsia="Wingdings 2" w:cs="Wingdings 2"/>
                <w:noProof/>
                <w:szCs w:val="23"/>
              </w:rPr>
              <w:t>£</w:t>
            </w:r>
            <w:r w:rsidRPr="00205D93">
              <w:rPr>
                <w:rStyle w:val="ModernTableText"/>
                <w:noProof/>
                <w:szCs w:val="17"/>
              </w:rPr>
              <w:t xml:space="preserve"> Excel 2000                         </w:t>
            </w:r>
            <w:r w:rsidRPr="00205D93">
              <w:rPr>
                <w:rStyle w:val="ModernTableText"/>
                <w:rFonts w:ascii="Wingdings 2" w:hAnsi="Wingdings 2" w:eastAsia="Wingdings 2" w:cs="Wingdings 2"/>
                <w:noProof/>
                <w:szCs w:val="23"/>
              </w:rPr>
              <w:t>£</w:t>
            </w:r>
            <w:r w:rsidRPr="00205D93">
              <w:rPr>
                <w:rStyle w:val="ModernTableText"/>
                <w:noProof/>
                <w:szCs w:val="17"/>
              </w:rPr>
              <w:t xml:space="preserve"> Excel   2002                         </w:t>
            </w:r>
            <w:r w:rsidRPr="00205D93">
              <w:rPr>
                <w:rStyle w:val="ModernTableText"/>
                <w:rFonts w:ascii="Wingdings 2" w:hAnsi="Wingdings 2" w:eastAsia="Wingdings 2" w:cs="Wingdings 2"/>
                <w:noProof/>
                <w:szCs w:val="23"/>
              </w:rPr>
              <w:t>£</w:t>
            </w:r>
            <w:r w:rsidRPr="00205D93">
              <w:rPr>
                <w:rStyle w:val="ModernTableText"/>
                <w:noProof/>
                <w:szCs w:val="17"/>
              </w:rPr>
              <w:t xml:space="preserve"> Text CSV Format</w:t>
            </w:r>
          </w:p>
        </w:tc>
      </w:tr>
      <w:tr xmlns:wp14="http://schemas.microsoft.com/office/word/2010/wordml" w:rsidR="004B42EC" w:rsidTr="00DD3BD7" w14:paraId="2D18E77A" wp14:textId="77777777">
        <w:tblPrEx>
          <w:tblCellMar>
            <w:top w:w="0" w:type="dxa"/>
            <w:bottom w:w="0" w:type="dxa"/>
          </w:tblCellMar>
        </w:tblPrEx>
        <w:trPr>
          <w:cantSplit/>
          <w:jc w:val="center"/>
        </w:trPr>
        <w:tc>
          <w:tcPr>
            <w:tcW w:w="1016" w:type="pct"/>
            <w:gridSpan w:val="2"/>
          </w:tcPr>
          <w:p w:rsidRPr="00205D93" w:rsidR="004B42EC" w:rsidRDefault="004B42EC" w14:paraId="04D03331" wp14:textId="77777777">
            <w:pPr>
              <w:pStyle w:val="TableHeading"/>
              <w:spacing w:before="40" w:after="40"/>
              <w:rPr>
                <w:rStyle w:val="ModernTableText"/>
                <w:noProof/>
                <w:szCs w:val="17"/>
              </w:rPr>
            </w:pPr>
            <w:r w:rsidRPr="00205D93">
              <w:rPr>
                <w:rStyle w:val="ModernTableText"/>
                <w:noProof/>
                <w:szCs w:val="17"/>
              </w:rPr>
              <w:t>Reporting Portal:</w:t>
            </w:r>
          </w:p>
        </w:tc>
        <w:tc>
          <w:tcPr>
            <w:tcW w:w="3984" w:type="pct"/>
            <w:gridSpan w:val="9"/>
            <w:vAlign w:val="center"/>
          </w:tcPr>
          <w:p w:rsidRPr="00205D93" w:rsidR="004B42EC" w:rsidRDefault="004B42EC" w14:paraId="2ED555DA"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Web Portal                                </w:t>
            </w:r>
            <w:r w:rsidRPr="00205D93">
              <w:rPr>
                <w:rStyle w:val="ModernTableText"/>
                <w:rFonts w:ascii="Wingdings" w:hAnsi="Wingdings" w:eastAsia="Wingdings" w:cs="Wingdings"/>
                <w:noProof/>
                <w:szCs w:val="23"/>
              </w:rPr>
              <w:t>þ</w:t>
            </w:r>
            <w:r w:rsidRPr="00205D93">
              <w:rPr>
                <w:rStyle w:val="ModernTableText"/>
                <w:noProof/>
                <w:szCs w:val="17"/>
              </w:rPr>
              <w:t xml:space="preserve"> EDMS                            </w:t>
            </w: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 xml:space="preserve">Email Link                      </w:t>
            </w:r>
          </w:p>
        </w:tc>
      </w:tr>
      <w:tr xmlns:wp14="http://schemas.microsoft.com/office/word/2010/wordml" w:rsidR="004B42EC" w:rsidTr="00DD3BD7" w14:paraId="7A7373CA" wp14:textId="77777777">
        <w:tblPrEx>
          <w:tblCellMar>
            <w:top w:w="0" w:type="dxa"/>
            <w:bottom w:w="0" w:type="dxa"/>
          </w:tblCellMar>
        </w:tblPrEx>
        <w:trPr>
          <w:cantSplit/>
          <w:jc w:val="center"/>
        </w:trPr>
        <w:tc>
          <w:tcPr>
            <w:tcW w:w="1016" w:type="pct"/>
            <w:gridSpan w:val="2"/>
            <w:vMerge w:val="restart"/>
            <w:vAlign w:val="center"/>
          </w:tcPr>
          <w:p w:rsidRPr="00205D93" w:rsidR="004B42EC" w:rsidP="007A4C37" w:rsidRDefault="004B42EC" w14:paraId="128B72CE" wp14:textId="77777777">
            <w:pPr>
              <w:pStyle w:val="TableHeading"/>
              <w:keepNext/>
              <w:keepLines w:val="0"/>
              <w:spacing w:before="40" w:after="40"/>
              <w:rPr>
                <w:rStyle w:val="ModernTableText"/>
                <w:noProof/>
                <w:szCs w:val="17"/>
              </w:rPr>
            </w:pPr>
            <w:r w:rsidRPr="00205D93">
              <w:rPr>
                <w:rStyle w:val="ModernTableText"/>
                <w:noProof/>
                <w:szCs w:val="17"/>
              </w:rPr>
              <w:t>Report Output Distribution Group(s):</w:t>
            </w:r>
          </w:p>
        </w:tc>
        <w:tc>
          <w:tcPr>
            <w:tcW w:w="1175" w:type="pct"/>
            <w:gridSpan w:val="3"/>
            <w:vMerge w:val="restart"/>
            <w:vAlign w:val="center"/>
          </w:tcPr>
          <w:p w:rsidRPr="00205D93" w:rsidR="004B42EC" w:rsidP="00205D93" w:rsidRDefault="004B42EC" w14:paraId="02A8C6B2" wp14:textId="77777777">
            <w:pPr>
              <w:pStyle w:val="TableText1"/>
              <w:keepNext/>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No</w:t>
            </w:r>
          </w:p>
          <w:p w:rsidRPr="00205D93" w:rsidR="004B42EC" w:rsidP="00205D93" w:rsidRDefault="004B42EC" w14:paraId="6323DC80" wp14:textId="77777777">
            <w:pPr>
              <w:pStyle w:val="TableText1"/>
              <w:keepNext/>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Yes (if yes, complete distribution list)</w:t>
            </w:r>
          </w:p>
        </w:tc>
        <w:tc>
          <w:tcPr>
            <w:tcW w:w="2809" w:type="pct"/>
            <w:gridSpan w:val="6"/>
            <w:vAlign w:val="center"/>
          </w:tcPr>
          <w:p w:rsidRPr="00205D93" w:rsidR="004B42EC" w:rsidP="007A4C37" w:rsidRDefault="004B42EC" w14:paraId="12081306" wp14:textId="77777777">
            <w:pPr>
              <w:pStyle w:val="TableText1"/>
              <w:keepNext/>
              <w:spacing w:before="40" w:after="40"/>
              <w:rPr>
                <w:rStyle w:val="ModernTableText"/>
                <w:b/>
                <w:bCs/>
                <w:szCs w:val="17"/>
              </w:rPr>
            </w:pPr>
            <w:r w:rsidRPr="00205D93">
              <w:rPr>
                <w:rStyle w:val="ModernTableText"/>
                <w:b/>
                <w:bCs/>
                <w:szCs w:val="17"/>
              </w:rPr>
              <w:t>Output Distribution Group List</w:t>
            </w:r>
          </w:p>
        </w:tc>
      </w:tr>
      <w:tr xmlns:wp14="http://schemas.microsoft.com/office/word/2010/wordml" w:rsidR="004B42EC" w:rsidTr="00DD3BD7" w14:paraId="66C7F3A5" wp14:textId="77777777">
        <w:tblPrEx>
          <w:tblCellMar>
            <w:top w:w="0" w:type="dxa"/>
            <w:bottom w:w="0" w:type="dxa"/>
          </w:tblCellMar>
        </w:tblPrEx>
        <w:trPr>
          <w:cantSplit/>
          <w:jc w:val="center"/>
        </w:trPr>
        <w:tc>
          <w:tcPr>
            <w:tcW w:w="1016" w:type="pct"/>
            <w:gridSpan w:val="2"/>
            <w:vMerge/>
          </w:tcPr>
          <w:p w:rsidRPr="00205D93" w:rsidR="004B42EC" w:rsidP="007A4C37" w:rsidRDefault="004B42EC" w14:paraId="2FF55401" wp14:textId="77777777">
            <w:pPr>
              <w:pStyle w:val="TableHeading"/>
              <w:keepNext/>
              <w:keepLines w:val="0"/>
              <w:spacing w:before="40" w:after="40"/>
              <w:rPr>
                <w:rStyle w:val="ModernTableText"/>
                <w:szCs w:val="17"/>
              </w:rPr>
            </w:pPr>
          </w:p>
        </w:tc>
        <w:tc>
          <w:tcPr>
            <w:tcW w:w="1175" w:type="pct"/>
            <w:gridSpan w:val="3"/>
            <w:vMerge/>
          </w:tcPr>
          <w:p w:rsidRPr="00205D93" w:rsidR="004B42EC" w:rsidP="007A4C37" w:rsidRDefault="004B42EC" w14:paraId="7F7F498B" wp14:textId="77777777">
            <w:pPr>
              <w:pStyle w:val="TableText1"/>
              <w:keepNext/>
              <w:spacing w:before="40" w:after="40"/>
              <w:rPr>
                <w:rStyle w:val="ModernTableText"/>
                <w:szCs w:val="17"/>
              </w:rPr>
            </w:pPr>
          </w:p>
        </w:tc>
        <w:tc>
          <w:tcPr>
            <w:tcW w:w="1585" w:type="pct"/>
            <w:gridSpan w:val="4"/>
            <w:vAlign w:val="center"/>
          </w:tcPr>
          <w:p w:rsidRPr="00205D93" w:rsidR="004B42EC" w:rsidP="00365B47" w:rsidRDefault="004B42EC" w14:paraId="60AEEDF2" wp14:textId="77777777">
            <w:pPr>
              <w:pStyle w:val="TableText1"/>
              <w:keepNext/>
              <w:numPr>
                <w:ilvl w:val="0"/>
                <w:numId w:val="119"/>
              </w:numPr>
              <w:spacing w:before="40" w:after="40"/>
              <w:rPr>
                <w:rStyle w:val="ModernTableText"/>
                <w:szCs w:val="17"/>
                <w:u w:val="single"/>
              </w:rPr>
            </w:pPr>
          </w:p>
        </w:tc>
        <w:tc>
          <w:tcPr>
            <w:tcW w:w="1224" w:type="pct"/>
            <w:gridSpan w:val="2"/>
            <w:vAlign w:val="center"/>
          </w:tcPr>
          <w:p w:rsidRPr="00205D93" w:rsidR="004B42EC" w:rsidP="00365B47" w:rsidRDefault="004B42EC" w14:paraId="70B20239" wp14:textId="77777777">
            <w:pPr>
              <w:pStyle w:val="TableText1"/>
              <w:keepNext/>
              <w:numPr>
                <w:ilvl w:val="0"/>
                <w:numId w:val="119"/>
              </w:numPr>
              <w:spacing w:before="40" w:after="40"/>
              <w:rPr>
                <w:rStyle w:val="ModernTableText"/>
                <w:szCs w:val="17"/>
              </w:rPr>
            </w:pPr>
          </w:p>
        </w:tc>
      </w:tr>
      <w:tr xmlns:wp14="http://schemas.microsoft.com/office/word/2010/wordml" w:rsidR="004B42EC" w:rsidTr="00DD3BD7" w14:paraId="7669CDDC" wp14:textId="77777777">
        <w:tblPrEx>
          <w:tblCellMar>
            <w:top w:w="0" w:type="dxa"/>
            <w:bottom w:w="0" w:type="dxa"/>
          </w:tblCellMar>
        </w:tblPrEx>
        <w:trPr>
          <w:cantSplit/>
          <w:jc w:val="center"/>
        </w:trPr>
        <w:tc>
          <w:tcPr>
            <w:tcW w:w="1016" w:type="pct"/>
            <w:gridSpan w:val="2"/>
            <w:vMerge/>
          </w:tcPr>
          <w:p w:rsidRPr="00205D93" w:rsidR="004B42EC" w:rsidP="007A4C37" w:rsidRDefault="004B42EC" w14:paraId="569E1C2D" wp14:textId="77777777">
            <w:pPr>
              <w:pStyle w:val="TableHeading"/>
              <w:keepNext/>
              <w:keepLines w:val="0"/>
              <w:spacing w:before="40" w:after="40"/>
              <w:rPr>
                <w:rStyle w:val="ModernTableText"/>
                <w:szCs w:val="17"/>
              </w:rPr>
            </w:pPr>
          </w:p>
        </w:tc>
        <w:tc>
          <w:tcPr>
            <w:tcW w:w="1175" w:type="pct"/>
            <w:gridSpan w:val="3"/>
            <w:vMerge/>
            <w:vAlign w:val="center"/>
          </w:tcPr>
          <w:p w:rsidRPr="00205D93" w:rsidR="004B42EC" w:rsidP="007A4C37" w:rsidRDefault="004B42EC" w14:paraId="0B10E7D2" wp14:textId="77777777">
            <w:pPr>
              <w:pStyle w:val="TableText1"/>
              <w:keepNext/>
              <w:spacing w:before="40" w:after="40"/>
              <w:rPr>
                <w:rStyle w:val="ModernTableText"/>
                <w:szCs w:val="17"/>
              </w:rPr>
            </w:pPr>
          </w:p>
        </w:tc>
        <w:tc>
          <w:tcPr>
            <w:tcW w:w="1585" w:type="pct"/>
            <w:gridSpan w:val="4"/>
            <w:vAlign w:val="center"/>
          </w:tcPr>
          <w:p w:rsidRPr="00205D93" w:rsidR="004B42EC" w:rsidP="00365B47" w:rsidRDefault="004B42EC" w14:paraId="1FDE3A3A" wp14:textId="77777777">
            <w:pPr>
              <w:pStyle w:val="TableText1"/>
              <w:keepNext/>
              <w:numPr>
                <w:ilvl w:val="0"/>
                <w:numId w:val="119"/>
              </w:numPr>
              <w:spacing w:before="40" w:after="40"/>
              <w:rPr>
                <w:rStyle w:val="ModernTableText"/>
                <w:szCs w:val="17"/>
                <w:u w:val="single"/>
              </w:rPr>
            </w:pPr>
          </w:p>
        </w:tc>
        <w:tc>
          <w:tcPr>
            <w:tcW w:w="1224" w:type="pct"/>
            <w:gridSpan w:val="2"/>
            <w:vAlign w:val="center"/>
          </w:tcPr>
          <w:p w:rsidRPr="00205D93" w:rsidR="004B42EC" w:rsidP="00365B47" w:rsidRDefault="004B42EC" w14:paraId="21D359C8" wp14:textId="77777777">
            <w:pPr>
              <w:pStyle w:val="TableText1"/>
              <w:keepNext/>
              <w:numPr>
                <w:ilvl w:val="0"/>
                <w:numId w:val="119"/>
              </w:numPr>
              <w:spacing w:before="40" w:after="40"/>
              <w:rPr>
                <w:rStyle w:val="ModernTableText"/>
                <w:szCs w:val="17"/>
              </w:rPr>
            </w:pPr>
          </w:p>
        </w:tc>
      </w:tr>
      <w:tr xmlns:wp14="http://schemas.microsoft.com/office/word/2010/wordml" w:rsidR="004B42EC" w:rsidTr="00DD3BD7" w14:paraId="67B38DEE" wp14:textId="77777777">
        <w:tblPrEx>
          <w:tblCellMar>
            <w:top w:w="0" w:type="dxa"/>
            <w:bottom w:w="0" w:type="dxa"/>
          </w:tblCellMar>
        </w:tblPrEx>
        <w:trPr>
          <w:cantSplit/>
          <w:jc w:val="center"/>
        </w:trPr>
        <w:tc>
          <w:tcPr>
            <w:tcW w:w="1016" w:type="pct"/>
            <w:gridSpan w:val="2"/>
            <w:vMerge/>
          </w:tcPr>
          <w:p w:rsidRPr="00205D93" w:rsidR="004B42EC" w:rsidRDefault="004B42EC" w14:paraId="6184ADE9" wp14:textId="77777777">
            <w:pPr>
              <w:pStyle w:val="TableHeading"/>
              <w:spacing w:before="40" w:after="40"/>
              <w:rPr>
                <w:rStyle w:val="ModernTableText"/>
                <w:szCs w:val="17"/>
              </w:rPr>
            </w:pPr>
          </w:p>
        </w:tc>
        <w:tc>
          <w:tcPr>
            <w:tcW w:w="1175" w:type="pct"/>
            <w:gridSpan w:val="3"/>
            <w:vMerge/>
            <w:vAlign w:val="center"/>
          </w:tcPr>
          <w:p w:rsidRPr="00205D93" w:rsidR="004B42EC" w:rsidRDefault="004B42EC" w14:paraId="4511BF39" wp14:textId="77777777">
            <w:pPr>
              <w:pStyle w:val="TableText1"/>
              <w:spacing w:before="40" w:after="40"/>
              <w:rPr>
                <w:rStyle w:val="ModernTableText"/>
                <w:szCs w:val="17"/>
              </w:rPr>
            </w:pPr>
          </w:p>
        </w:tc>
        <w:tc>
          <w:tcPr>
            <w:tcW w:w="1585" w:type="pct"/>
            <w:gridSpan w:val="4"/>
            <w:vAlign w:val="center"/>
          </w:tcPr>
          <w:p w:rsidRPr="00205D93" w:rsidR="004B42EC" w:rsidP="00365B47" w:rsidRDefault="004B42EC" w14:paraId="4840CF35" wp14:textId="77777777">
            <w:pPr>
              <w:pStyle w:val="TableText1"/>
              <w:numPr>
                <w:ilvl w:val="0"/>
                <w:numId w:val="119"/>
              </w:numPr>
              <w:spacing w:before="40" w:after="40"/>
              <w:rPr>
                <w:rStyle w:val="ModernTableText"/>
                <w:szCs w:val="17"/>
                <w:u w:val="single"/>
              </w:rPr>
            </w:pPr>
          </w:p>
        </w:tc>
        <w:tc>
          <w:tcPr>
            <w:tcW w:w="1224" w:type="pct"/>
            <w:gridSpan w:val="2"/>
            <w:vAlign w:val="center"/>
          </w:tcPr>
          <w:p w:rsidRPr="00205D93" w:rsidR="004B42EC" w:rsidP="00365B47" w:rsidRDefault="004B42EC" w14:paraId="6DFB1443" wp14:textId="77777777">
            <w:pPr>
              <w:pStyle w:val="TableText1"/>
              <w:numPr>
                <w:ilvl w:val="0"/>
                <w:numId w:val="119"/>
              </w:numPr>
              <w:spacing w:before="40" w:after="40"/>
              <w:rPr>
                <w:rStyle w:val="ModernTableText"/>
                <w:szCs w:val="17"/>
              </w:rPr>
            </w:pPr>
          </w:p>
        </w:tc>
      </w:tr>
      <w:tr xmlns:wp14="http://schemas.microsoft.com/office/word/2010/wordml" w:rsidR="004B42EC" w:rsidTr="007E4FC8" w14:paraId="451B8708" wp14:textId="77777777">
        <w:tblPrEx>
          <w:tblCellMar>
            <w:top w:w="0" w:type="dxa"/>
            <w:bottom w:w="0" w:type="dxa"/>
          </w:tblCellMar>
        </w:tblPrEx>
        <w:trPr>
          <w:cantSplit/>
          <w:jc w:val="center"/>
        </w:trPr>
        <w:tc>
          <w:tcPr>
            <w:tcW w:w="5000" w:type="pct"/>
            <w:gridSpan w:val="11"/>
            <w:shd w:val="clear" w:color="auto" w:fill="191919"/>
            <w:vAlign w:val="center"/>
          </w:tcPr>
          <w:p w:rsidR="004B42EC" w:rsidRDefault="004B42EC" w14:paraId="4558F795" wp14:textId="77777777">
            <w:pPr>
              <w:pStyle w:val="ModernBodyText"/>
              <w:spacing w:before="40" w:after="40"/>
              <w:jc w:val="center"/>
              <w:rPr>
                <w:rStyle w:val="Modern2nd-levelTableheader"/>
                <w:sz w:val="21"/>
                <w:szCs w:val="21"/>
              </w:rPr>
            </w:pPr>
            <w:r>
              <w:rPr>
                <w:rStyle w:val="Modern2nd-levelTableheader"/>
                <w:sz w:val="21"/>
                <w:szCs w:val="21"/>
              </w:rPr>
              <w:t>Report Retention</w:t>
            </w:r>
          </w:p>
        </w:tc>
      </w:tr>
      <w:tr xmlns:wp14="http://schemas.microsoft.com/office/word/2010/wordml" w:rsidR="004B42EC" w:rsidTr="00DD3BD7" w14:paraId="580C5331" wp14:textId="77777777">
        <w:tblPrEx>
          <w:tblCellMar>
            <w:top w:w="0" w:type="dxa"/>
            <w:bottom w:w="0" w:type="dxa"/>
          </w:tblCellMar>
        </w:tblPrEx>
        <w:trPr>
          <w:cantSplit/>
          <w:trHeight w:val="248"/>
          <w:jc w:val="center"/>
        </w:trPr>
        <w:tc>
          <w:tcPr>
            <w:tcW w:w="1016" w:type="pct"/>
            <w:gridSpan w:val="2"/>
            <w:vAlign w:val="center"/>
          </w:tcPr>
          <w:p w:rsidRPr="00205D93" w:rsidR="004B42EC" w:rsidRDefault="004B42EC" w14:paraId="2CED488F" wp14:textId="77777777">
            <w:pPr>
              <w:pStyle w:val="ModernBodyText"/>
              <w:spacing w:before="40" w:after="40"/>
              <w:jc w:val="left"/>
              <w:rPr>
                <w:rStyle w:val="Modern2nd-levelTableheader"/>
                <w:noProof/>
                <w:sz w:val="18"/>
                <w:szCs w:val="18"/>
              </w:rPr>
            </w:pPr>
            <w:r w:rsidRPr="00205D93">
              <w:rPr>
                <w:rStyle w:val="Modern2nd-levelTableheader"/>
                <w:noProof/>
                <w:sz w:val="18"/>
                <w:szCs w:val="18"/>
              </w:rPr>
              <w:t>Report Retention Type:</w:t>
            </w:r>
          </w:p>
        </w:tc>
        <w:tc>
          <w:tcPr>
            <w:tcW w:w="3984" w:type="pct"/>
            <w:gridSpan w:val="9"/>
            <w:vAlign w:val="center"/>
          </w:tcPr>
          <w:p w:rsidRPr="00205D93" w:rsidR="004B42EC" w:rsidRDefault="004B42EC" w14:paraId="363CAA0C" wp14:textId="77777777">
            <w:pPr>
              <w:pStyle w:val="TableText1"/>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Cognos                                    </w:t>
            </w:r>
            <w:r w:rsidRPr="00205D93">
              <w:rPr>
                <w:rStyle w:val="ModernTableText"/>
                <w:rFonts w:ascii="Wingdings" w:hAnsi="Wingdings" w:eastAsia="Wingdings" w:cs="Wingdings"/>
                <w:noProof/>
                <w:szCs w:val="18"/>
              </w:rPr>
              <w:t>þ</w:t>
            </w:r>
            <w:r w:rsidRPr="00205D93">
              <w:rPr>
                <w:rStyle w:val="ModernTableText"/>
                <w:noProof/>
                <w:szCs w:val="18"/>
              </w:rPr>
              <w:t xml:space="preserve"> EDMS</w:t>
            </w:r>
          </w:p>
        </w:tc>
      </w:tr>
      <w:tr xmlns:wp14="http://schemas.microsoft.com/office/word/2010/wordml" w:rsidR="004B42EC" w:rsidTr="00DD3BD7" w14:paraId="59BD751B" wp14:textId="77777777">
        <w:tblPrEx>
          <w:tblCellMar>
            <w:top w:w="0" w:type="dxa"/>
            <w:bottom w:w="0" w:type="dxa"/>
          </w:tblCellMar>
        </w:tblPrEx>
        <w:trPr>
          <w:cantSplit/>
          <w:trHeight w:val="248"/>
          <w:jc w:val="center"/>
        </w:trPr>
        <w:tc>
          <w:tcPr>
            <w:tcW w:w="1016" w:type="pct"/>
            <w:gridSpan w:val="2"/>
            <w:vAlign w:val="center"/>
          </w:tcPr>
          <w:p w:rsidRPr="00205D93" w:rsidR="004B42EC" w:rsidRDefault="004B42EC" w14:paraId="27DAAEFE" wp14:textId="77777777">
            <w:pPr>
              <w:pStyle w:val="ModernBodyText"/>
              <w:spacing w:before="40" w:after="40"/>
              <w:jc w:val="left"/>
              <w:rPr>
                <w:rStyle w:val="Modern2nd-levelTableheader"/>
                <w:noProof/>
                <w:sz w:val="18"/>
                <w:szCs w:val="18"/>
              </w:rPr>
            </w:pPr>
            <w:r w:rsidRPr="00205D93">
              <w:rPr>
                <w:rStyle w:val="Modern2nd-levelTableheader"/>
                <w:noProof/>
                <w:sz w:val="18"/>
                <w:szCs w:val="18"/>
              </w:rPr>
              <w:t>Report Output Versions:</w:t>
            </w:r>
          </w:p>
        </w:tc>
        <w:tc>
          <w:tcPr>
            <w:tcW w:w="1175" w:type="pct"/>
            <w:gridSpan w:val="3"/>
            <w:vAlign w:val="center"/>
          </w:tcPr>
          <w:p w:rsidRPr="00205D93" w:rsidR="004B42EC" w:rsidRDefault="004B42EC" w14:paraId="473D2C35" wp14:textId="77777777">
            <w:pPr>
              <w:pStyle w:val="ModernBodyText"/>
              <w:spacing w:before="40" w:after="40"/>
              <w:jc w:val="left"/>
              <w:rPr>
                <w:rStyle w:val="Modern2nd-levelTableheader"/>
                <w:noProof/>
                <w:color w:val="FFFFFF"/>
                <w:sz w:val="18"/>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Number Of Occurrences:  </w:t>
            </w:r>
          </w:p>
        </w:tc>
        <w:tc>
          <w:tcPr>
            <w:tcW w:w="2809" w:type="pct"/>
            <w:gridSpan w:val="6"/>
            <w:vAlign w:val="center"/>
          </w:tcPr>
          <w:p w:rsidRPr="00205D93" w:rsidR="004B42EC" w:rsidRDefault="004B42EC" w14:paraId="18A0BDFA" wp14:textId="77777777">
            <w:pPr>
              <w:pStyle w:val="TableText1"/>
              <w:spacing w:before="40" w:after="40"/>
              <w:rPr>
                <w:rStyle w:val="ModernTableText"/>
                <w:noProof/>
                <w:szCs w:val="18"/>
              </w:rPr>
            </w:pPr>
            <w:r w:rsidRPr="00205D93">
              <w:rPr>
                <w:rStyle w:val="ModernTableText"/>
                <w:rFonts w:ascii="Wingdings" w:hAnsi="Wingdings" w:eastAsia="Wingdings" w:cs="Wingdings"/>
                <w:noProof/>
                <w:szCs w:val="18"/>
              </w:rPr>
              <w:t>þ</w:t>
            </w:r>
            <w:r w:rsidRPr="00205D93">
              <w:rPr>
                <w:rStyle w:val="ModernTableText"/>
                <w:noProof/>
                <w:szCs w:val="18"/>
              </w:rPr>
              <w:t xml:space="preserve">Duration:   7         </w:t>
            </w:r>
            <w:r w:rsidRPr="00205D93">
              <w:rPr>
                <w:rStyle w:val="ModernTableText"/>
                <w:rFonts w:ascii="Wingdings 2" w:hAnsi="Wingdings 2" w:eastAsia="Wingdings 2" w:cs="Wingdings 2"/>
                <w:noProof/>
                <w:szCs w:val="18"/>
              </w:rPr>
              <w:t>£</w:t>
            </w:r>
            <w:r w:rsidRPr="00205D93">
              <w:rPr>
                <w:rStyle w:val="ModernTableText"/>
                <w:noProof/>
                <w:szCs w:val="18"/>
              </w:rPr>
              <w:t xml:space="preserve"> Days       </w:t>
            </w:r>
            <w:r w:rsidRPr="00205D93">
              <w:rPr>
                <w:rStyle w:val="ModernTableText"/>
                <w:rFonts w:ascii="Wingdings 2" w:hAnsi="Wingdings 2" w:eastAsia="Wingdings 2" w:cs="Wingdings 2"/>
                <w:noProof/>
                <w:szCs w:val="18"/>
              </w:rPr>
              <w:t>£</w:t>
            </w:r>
            <w:r w:rsidRPr="00205D93">
              <w:rPr>
                <w:rStyle w:val="ModernTableText"/>
                <w:noProof/>
                <w:szCs w:val="18"/>
              </w:rPr>
              <w:t xml:space="preserve"> Months      </w:t>
            </w:r>
            <w:r w:rsidRPr="00205D93">
              <w:rPr>
                <w:rStyle w:val="ModernTableText"/>
                <w:rFonts w:ascii="Wingdings" w:hAnsi="Wingdings" w:eastAsia="Wingdings" w:cs="Wingdings"/>
                <w:noProof/>
                <w:szCs w:val="18"/>
              </w:rPr>
              <w:t>þ</w:t>
            </w:r>
            <w:r w:rsidRPr="00205D93">
              <w:rPr>
                <w:rStyle w:val="ModernTableText"/>
                <w:noProof/>
                <w:szCs w:val="18"/>
              </w:rPr>
              <w:t xml:space="preserve">Years                                                                          </w:t>
            </w:r>
          </w:p>
        </w:tc>
      </w:tr>
      <w:tr xmlns:wp14="http://schemas.microsoft.com/office/word/2010/wordml" w:rsidR="004B42EC" w:rsidTr="00DD3BD7" w14:paraId="0BB7E149" wp14:textId="77777777">
        <w:tblPrEx>
          <w:tblCellMar>
            <w:top w:w="0" w:type="dxa"/>
            <w:bottom w:w="0" w:type="dxa"/>
          </w:tblCellMar>
        </w:tblPrEx>
        <w:trPr>
          <w:cantSplit/>
          <w:trHeight w:val="248"/>
          <w:jc w:val="center"/>
        </w:trPr>
        <w:tc>
          <w:tcPr>
            <w:tcW w:w="1016" w:type="pct"/>
            <w:gridSpan w:val="2"/>
            <w:vAlign w:val="center"/>
          </w:tcPr>
          <w:p w:rsidRPr="00205D93" w:rsidR="004B42EC" w:rsidRDefault="004B42EC" w14:paraId="7661645F" wp14:textId="77777777">
            <w:pPr>
              <w:pStyle w:val="ModernBodyText"/>
              <w:spacing w:before="40" w:after="40"/>
              <w:jc w:val="left"/>
              <w:rPr>
                <w:rStyle w:val="Modern2nd-levelTableheader"/>
                <w:noProof/>
                <w:sz w:val="18"/>
                <w:szCs w:val="18"/>
              </w:rPr>
            </w:pPr>
            <w:r w:rsidRPr="00205D93">
              <w:rPr>
                <w:rStyle w:val="Modern2nd-levelTableheader"/>
                <w:noProof/>
                <w:sz w:val="18"/>
                <w:szCs w:val="18"/>
              </w:rPr>
              <w:t>Report Run History Log:</w:t>
            </w:r>
          </w:p>
        </w:tc>
        <w:tc>
          <w:tcPr>
            <w:tcW w:w="1175" w:type="pct"/>
            <w:gridSpan w:val="3"/>
            <w:vAlign w:val="center"/>
          </w:tcPr>
          <w:p w:rsidRPr="00205D93" w:rsidR="004B42EC" w:rsidRDefault="004B42EC" w14:paraId="57561480" wp14:textId="77777777">
            <w:pPr>
              <w:pStyle w:val="ModernBodyText"/>
              <w:spacing w:before="40" w:after="40"/>
              <w:jc w:val="left"/>
              <w:rPr>
                <w:rStyle w:val="Modern2nd-levelTableheader"/>
                <w:noProof/>
                <w:color w:val="FFFFFF"/>
                <w:sz w:val="18"/>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 Number Of Occurrences:  </w:t>
            </w:r>
          </w:p>
        </w:tc>
        <w:tc>
          <w:tcPr>
            <w:tcW w:w="2809" w:type="pct"/>
            <w:gridSpan w:val="6"/>
            <w:vAlign w:val="center"/>
          </w:tcPr>
          <w:p w:rsidRPr="00205D93" w:rsidR="004B42EC" w:rsidRDefault="004B42EC" w14:paraId="123A8180" wp14:textId="77777777">
            <w:pPr>
              <w:pStyle w:val="TableText1"/>
              <w:spacing w:before="40" w:after="40"/>
              <w:rPr>
                <w:rStyle w:val="ModernTableText"/>
                <w:noProof/>
                <w:szCs w:val="18"/>
              </w:rPr>
            </w:pPr>
            <w:r w:rsidRPr="00205D93">
              <w:rPr>
                <w:rStyle w:val="ModernTableText"/>
                <w:rFonts w:ascii="Wingdings 2" w:hAnsi="Wingdings 2" w:eastAsia="Wingdings 2" w:cs="Wingdings 2"/>
                <w:noProof/>
                <w:szCs w:val="18"/>
              </w:rPr>
              <w:t>£</w:t>
            </w:r>
            <w:r w:rsidRPr="00205D93">
              <w:rPr>
                <w:rStyle w:val="ModernTableText"/>
                <w:noProof/>
                <w:szCs w:val="18"/>
              </w:rPr>
              <w:t xml:space="preserve">Duration:            </w:t>
            </w:r>
            <w:r w:rsidRPr="00205D93">
              <w:rPr>
                <w:rStyle w:val="ModernTableText"/>
                <w:rFonts w:ascii="Wingdings 2" w:hAnsi="Wingdings 2" w:eastAsia="Wingdings 2" w:cs="Wingdings 2"/>
                <w:noProof/>
                <w:szCs w:val="18"/>
              </w:rPr>
              <w:t>£</w:t>
            </w:r>
            <w:r w:rsidRPr="00205D93">
              <w:rPr>
                <w:rStyle w:val="ModernTableText"/>
                <w:noProof/>
                <w:szCs w:val="18"/>
              </w:rPr>
              <w:t xml:space="preserve"> Days       </w:t>
            </w:r>
            <w:r w:rsidRPr="00205D93">
              <w:rPr>
                <w:rStyle w:val="ModernTableText"/>
                <w:rFonts w:ascii="Wingdings 2" w:hAnsi="Wingdings 2" w:eastAsia="Wingdings 2" w:cs="Wingdings 2"/>
                <w:noProof/>
                <w:szCs w:val="18"/>
              </w:rPr>
              <w:t>£</w:t>
            </w:r>
            <w:r w:rsidRPr="00205D93">
              <w:rPr>
                <w:rStyle w:val="ModernTableText"/>
                <w:noProof/>
                <w:szCs w:val="18"/>
              </w:rPr>
              <w:t xml:space="preserve"> Months       </w:t>
            </w:r>
            <w:r w:rsidRPr="00205D93">
              <w:rPr>
                <w:rStyle w:val="ModernTableText"/>
                <w:rFonts w:ascii="Wingdings 2" w:hAnsi="Wingdings 2" w:eastAsia="Wingdings 2" w:cs="Wingdings 2"/>
                <w:noProof/>
                <w:szCs w:val="18"/>
              </w:rPr>
              <w:t>£</w:t>
            </w:r>
            <w:r w:rsidRPr="00205D93">
              <w:rPr>
                <w:rStyle w:val="ModernTableText"/>
                <w:noProof/>
                <w:szCs w:val="18"/>
              </w:rPr>
              <w:t xml:space="preserve"> Years                                                                          </w:t>
            </w:r>
          </w:p>
        </w:tc>
      </w:tr>
      <w:tr xmlns:wp14="http://schemas.microsoft.com/office/word/2010/wordml" w:rsidR="004B42EC" w:rsidTr="0099653B" w14:paraId="59438B84" wp14:textId="77777777">
        <w:tblPrEx>
          <w:tblCellMar>
            <w:top w:w="0" w:type="dxa"/>
            <w:bottom w:w="0" w:type="dxa"/>
          </w:tblCellMar>
        </w:tblPrEx>
        <w:trPr>
          <w:cantSplit/>
          <w:jc w:val="center"/>
        </w:trPr>
        <w:tc>
          <w:tcPr>
            <w:tcW w:w="5000" w:type="pct"/>
            <w:gridSpan w:val="11"/>
            <w:tcBorders>
              <w:bottom w:val="single" w:color="auto" w:sz="4" w:space="0"/>
            </w:tcBorders>
            <w:shd w:val="clear" w:color="auto" w:fill="191919"/>
            <w:vAlign w:val="center"/>
          </w:tcPr>
          <w:p w:rsidR="004B42EC" w:rsidRDefault="004B42EC" w14:paraId="01BF70DA" wp14:textId="77777777">
            <w:pPr>
              <w:pStyle w:val="ModernBodyT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4B42EC" w:rsidTr="0099653B" w14:paraId="4C257367" wp14:textId="77777777">
        <w:tblPrEx>
          <w:tblCellMar>
            <w:top w:w="0" w:type="dxa"/>
            <w:bottom w:w="0" w:type="dxa"/>
          </w:tblCellMar>
        </w:tblPrEx>
        <w:trPr>
          <w:cantSplit/>
          <w:jc w:val="center"/>
        </w:trPr>
        <w:tc>
          <w:tcPr>
            <w:tcW w:w="5000" w:type="pct"/>
            <w:gridSpan w:val="11"/>
            <w:vAlign w:val="center"/>
          </w:tcPr>
          <w:p w:rsidRPr="0099653B" w:rsidR="004B42EC" w:rsidP="007E4FC8" w:rsidRDefault="004B42EC" w14:paraId="63ED62B7" wp14:textId="77777777">
            <w:pPr>
              <w:keepLines/>
              <w:spacing w:before="40" w:after="40"/>
              <w:rPr>
                <w:rStyle w:val="ModernTableText"/>
                <w:noProof/>
                <w:spacing w:val="-2"/>
                <w:szCs w:val="18"/>
              </w:rPr>
            </w:pPr>
            <w:r w:rsidRPr="0099653B">
              <w:rPr>
                <w:rStyle w:val="ModernTableText"/>
                <w:noProof/>
                <w:spacing w:val="-2"/>
                <w:szCs w:val="18"/>
              </w:rPr>
              <w:t>Join A-DTL-TB to A-HDR-TB using A-AUTH-ID</w:t>
            </w:r>
          </w:p>
          <w:p w:rsidR="004B42EC" w:rsidP="004B42EC" w:rsidRDefault="004B42EC" w14:paraId="35EE78E9" wp14:textId="77777777">
            <w:pPr>
              <w:pStyle w:val="Heading6"/>
              <w:rPr>
                <w:rStyle w:val="Modern2nd-levelTableheader"/>
                <w:noProof/>
                <w:color w:val="FFFFFF"/>
                <w:sz w:val="21"/>
                <w:szCs w:val="21"/>
              </w:rPr>
            </w:pPr>
            <w:r w:rsidRPr="0099653B">
              <w:rPr>
                <w:rStyle w:val="ModernTableText"/>
                <w:i w:val="0"/>
                <w:noProof/>
                <w:spacing w:val="-2"/>
                <w:szCs w:val="18"/>
              </w:rPr>
              <w:t>Join P-DTL-TB to A-HDR-LI-SUBM-PROV-ID-TB using A-HDR-LI-SUBM-PROV-ID-TB.P-SYS-ID</w:t>
            </w:r>
            <w:r w:rsidRPr="00C3062C">
              <w:rPr>
                <w:rStyle w:val="ModernTableText"/>
                <w:i w:val="0"/>
                <w:noProof/>
                <w:spacing w:val="-2"/>
                <w:szCs w:val="18"/>
              </w:rPr>
              <w:t xml:space="preserve"> [Where A-TXN-LVL-CD = "</w:t>
            </w:r>
            <w:r>
              <w:rPr>
                <w:rStyle w:val="ModernTableText"/>
                <w:i w:val="0"/>
                <w:noProof/>
                <w:spacing w:val="-2"/>
                <w:szCs w:val="18"/>
              </w:rPr>
              <w:t>SV</w:t>
            </w:r>
            <w:r w:rsidRPr="00C3062C">
              <w:rPr>
                <w:rStyle w:val="ModernTableText"/>
                <w:i w:val="0"/>
                <w:noProof/>
                <w:spacing w:val="-2"/>
                <w:szCs w:val="18"/>
              </w:rPr>
              <w:t xml:space="preserve">" and A-USED-PROV-ID-IND = "Y"] </w:t>
            </w:r>
            <w:r w:rsidRPr="0099653B">
              <w:rPr>
                <w:rStyle w:val="ModernTableText"/>
                <w:i w:val="0"/>
                <w:noProof/>
                <w:spacing w:val="-2"/>
                <w:szCs w:val="18"/>
              </w:rPr>
              <w:t>= P-DTL-TB.P-SYS-ID</w:t>
            </w:r>
            <w:r w:rsidRPr="0099653B">
              <w:t xml:space="preserve"> </w:t>
            </w:r>
          </w:p>
        </w:tc>
      </w:tr>
    </w:tbl>
    <w:p xmlns:wp14="http://schemas.microsoft.com/office/word/2010/wordml" w:rsidR="00DD3BD7" w:rsidP="00DD3BD7" w:rsidRDefault="00DD3BD7" w14:paraId="7FDD67CA" wp14:textId="77777777">
      <w:pPr>
        <w:pStyle w:val="Heading6"/>
      </w:pPr>
      <w:r>
        <w:br w:type="page"/>
      </w:r>
      <w:r>
        <w:t>Report Layout – OPR-SRA-129 - Service Authorization Weekly Report by Status</w:t>
      </w:r>
    </w:p>
    <w:tbl>
      <w:tblPr>
        <w:tblW w:w="5000"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3546"/>
        <w:gridCol w:w="1143"/>
        <w:gridCol w:w="2311"/>
        <w:gridCol w:w="2311"/>
        <w:gridCol w:w="1764"/>
        <w:gridCol w:w="3315"/>
      </w:tblGrid>
      <w:tr xmlns:wp14="http://schemas.microsoft.com/office/word/2010/wordml" w:rsidR="004B42EC" w:rsidTr="004B42EC" w14:paraId="6AAC5636" wp14:textId="77777777">
        <w:tblPrEx>
          <w:tblCellMar>
            <w:top w:w="0" w:type="dxa"/>
            <w:bottom w:w="0" w:type="dxa"/>
          </w:tblCellMar>
        </w:tblPrEx>
        <w:trPr>
          <w:cantSplit/>
          <w:trHeight w:val="432" w:hRule="exact"/>
          <w:tblHeader/>
          <w:jc w:val="center"/>
        </w:trPr>
        <w:tc>
          <w:tcPr>
            <w:tcW w:w="5000" w:type="pct"/>
            <w:gridSpan w:val="6"/>
            <w:tcBorders>
              <w:top w:val="single" w:color="auto" w:sz="4" w:space="0"/>
              <w:left w:val="single" w:color="auto" w:sz="4" w:space="0"/>
              <w:bottom w:val="single" w:color="auto" w:sz="4" w:space="0"/>
              <w:right w:val="single" w:color="auto" w:sz="4" w:space="0"/>
            </w:tcBorders>
            <w:shd w:val="clear" w:color="auto" w:fill="FF0000"/>
            <w:vAlign w:val="center"/>
          </w:tcPr>
          <w:p w:rsidRPr="00E1482C" w:rsidR="004B42EC" w:rsidP="00DD3BD7" w:rsidRDefault="00F01659" w14:paraId="205E28C0" wp14:textId="77777777">
            <w:pPr>
              <w:jc w:val="center"/>
              <w:rPr>
                <w:rFonts w:eastAsia="MS Mincho" w:cs="Arial"/>
                <w:szCs w:val="20"/>
              </w:rPr>
            </w:pPr>
            <w:r>
              <w:rPr>
                <w:i/>
              </w:rPr>
              <w:br w:type="page"/>
            </w:r>
            <w:r w:rsidR="004B42EC">
              <w:rPr>
                <w:rFonts w:cs="Arial"/>
                <w:sz w:val="19"/>
                <w:szCs w:val="19"/>
              </w:rPr>
              <w:br w:type="page"/>
            </w:r>
            <w:r w:rsidR="004B42EC">
              <w:rPr>
                <w:rFonts w:cs="Arial"/>
                <w:sz w:val="19"/>
                <w:szCs w:val="19"/>
              </w:rPr>
              <w:br w:type="page"/>
            </w:r>
            <w:r w:rsidRPr="00E1482C" w:rsidR="004B42EC">
              <w:rPr>
                <w:rFonts w:eastAsia="MS Mincho" w:cs="Arial"/>
                <w:szCs w:val="20"/>
              </w:rPr>
              <w:t>NH MMIS REPORT LAYOUT</w:t>
            </w:r>
          </w:p>
        </w:tc>
      </w:tr>
      <w:tr xmlns:wp14="http://schemas.microsoft.com/office/word/2010/wordml" w:rsidR="004B42EC" w:rsidTr="00DD3BD7" w14:paraId="39A0A76C" wp14:textId="77777777">
        <w:tblPrEx>
          <w:tblCellMar>
            <w:top w:w="0" w:type="dxa"/>
            <w:bottom w:w="0" w:type="dxa"/>
          </w:tblCellMar>
        </w:tblPrEx>
        <w:trPr>
          <w:cantSplit/>
          <w:trHeight w:val="1710"/>
          <w:jc w:val="center"/>
        </w:trPr>
        <w:tc>
          <w:tcPr>
            <w:tcW w:w="1232" w:type="pct"/>
            <w:tcBorders>
              <w:top w:val="single" w:color="auto" w:sz="4" w:space="0"/>
              <w:bottom w:val="nil"/>
            </w:tcBorders>
            <w:vAlign w:val="center"/>
          </w:tcPr>
          <w:p w:rsidRPr="0099653B" w:rsidR="004B42EC" w:rsidP="004B42EC" w:rsidRDefault="004B42EC" w14:paraId="2152843E" wp14:textId="77777777">
            <w:pPr>
              <w:pStyle w:val="TableText1"/>
              <w:spacing w:before="40" w:after="40"/>
              <w:rPr>
                <w:rStyle w:val="ModernTableText"/>
                <w:b/>
                <w:bCs/>
                <w:color w:val="000000"/>
                <w:sz w:val="20"/>
                <w:szCs w:val="20"/>
              </w:rPr>
            </w:pPr>
            <w:r w:rsidRPr="0099653B">
              <w:rPr>
                <w:rStyle w:val="ModernTableText"/>
                <w:b/>
                <w:bCs/>
                <w:color w:val="000000"/>
                <w:sz w:val="20"/>
                <w:szCs w:val="20"/>
              </w:rPr>
              <w:t>NH MMIS EOR</w:t>
            </w:r>
          </w:p>
          <w:p w:rsidRPr="0099653B" w:rsidR="004B42EC" w:rsidP="004B42EC" w:rsidRDefault="004B42EC" w14:paraId="1BB6FF5E" wp14:textId="77777777">
            <w:pPr>
              <w:pStyle w:val="TableText1"/>
              <w:spacing w:before="40" w:after="40"/>
              <w:rPr>
                <w:rStyle w:val="ModernTableText"/>
                <w:b/>
                <w:bCs/>
                <w:color w:val="000000"/>
                <w:sz w:val="20"/>
                <w:szCs w:val="20"/>
              </w:rPr>
            </w:pPr>
            <w:r w:rsidRPr="0099653B">
              <w:rPr>
                <w:rStyle w:val="ModernTableText"/>
                <w:b/>
                <w:bCs/>
                <w:color w:val="000000"/>
                <w:sz w:val="20"/>
                <w:szCs w:val="20"/>
              </w:rPr>
              <w:t>Report ID:  OPR-SRA-129</w:t>
            </w:r>
          </w:p>
          <w:p w:rsidRPr="0099653B" w:rsidR="004B42EC" w:rsidP="004B42EC" w:rsidRDefault="004B42EC" w14:paraId="516D0D64" wp14:textId="77777777">
            <w:pPr>
              <w:pStyle w:val="TableText1"/>
              <w:spacing w:before="40" w:after="40"/>
              <w:rPr>
                <w:b/>
                <w:szCs w:val="20"/>
                <w:u w:val="single"/>
              </w:rPr>
            </w:pPr>
            <w:r w:rsidRPr="0099653B">
              <w:rPr>
                <w:b/>
                <w:szCs w:val="20"/>
                <w:u w:val="single"/>
              </w:rPr>
              <w:t>Report Definition</w:t>
            </w:r>
          </w:p>
          <w:p w:rsidRPr="0099653B" w:rsidR="004B42EC" w:rsidP="004B42EC" w:rsidRDefault="004B42EC" w14:paraId="1C70E331" wp14:textId="77777777">
            <w:pPr>
              <w:pStyle w:val="TableText1"/>
              <w:spacing w:before="40" w:after="40"/>
              <w:rPr>
                <w:b/>
                <w:szCs w:val="20"/>
                <w:u w:val="single"/>
              </w:rPr>
            </w:pPr>
            <w:r w:rsidRPr="0099653B">
              <w:rPr>
                <w:b/>
                <w:szCs w:val="20"/>
                <w:u w:val="single"/>
              </w:rPr>
              <w:t>ORR Home</w:t>
            </w:r>
          </w:p>
          <w:p w:rsidRPr="0099653B" w:rsidR="004B42EC" w:rsidP="004B42EC" w:rsidRDefault="004B42EC" w14:paraId="3B2CC747" wp14:textId="77777777">
            <w:pPr>
              <w:pStyle w:val="TableText1"/>
              <w:spacing w:before="40" w:after="40"/>
              <w:rPr>
                <w:rStyle w:val="ModernTableText"/>
                <w:b/>
                <w:bCs/>
                <w:color w:val="0000FF"/>
                <w:sz w:val="20"/>
                <w:szCs w:val="20"/>
                <w:u w:val="single"/>
              </w:rPr>
            </w:pPr>
            <w:r w:rsidRPr="0099653B">
              <w:rPr>
                <w:b/>
                <w:szCs w:val="20"/>
                <w:u w:val="single"/>
              </w:rPr>
              <w:t>Return</w:t>
            </w:r>
          </w:p>
        </w:tc>
        <w:tc>
          <w:tcPr>
            <w:tcW w:w="2616" w:type="pct"/>
            <w:gridSpan w:val="4"/>
            <w:tcBorders>
              <w:top w:val="single" w:color="auto" w:sz="4" w:space="0"/>
              <w:bottom w:val="nil"/>
            </w:tcBorders>
            <w:vAlign w:val="center"/>
          </w:tcPr>
          <w:p w:rsidRPr="0099653B" w:rsidR="004B42EC" w:rsidP="004B42EC" w:rsidRDefault="004B42EC" w14:paraId="5364CC40" wp14:textId="77777777">
            <w:pPr>
              <w:jc w:val="center"/>
              <w:rPr>
                <w:b/>
                <w:szCs w:val="20"/>
              </w:rPr>
            </w:pPr>
            <w:r w:rsidRPr="0099653B">
              <w:rPr>
                <w:b/>
                <w:szCs w:val="20"/>
              </w:rPr>
              <w:t>Line of Business:  &lt;LOB Cd – Desc&gt;</w:t>
            </w:r>
          </w:p>
          <w:p w:rsidRPr="0099653B" w:rsidR="004B42EC" w:rsidP="004B42EC" w:rsidRDefault="004B42EC" w14:paraId="2984C188" wp14:textId="77777777">
            <w:pPr>
              <w:jc w:val="center"/>
              <w:rPr>
                <w:b/>
                <w:szCs w:val="20"/>
              </w:rPr>
            </w:pPr>
            <w:r w:rsidRPr="0099653B">
              <w:rPr>
                <w:b/>
                <w:szCs w:val="20"/>
              </w:rPr>
              <w:t>Department of Health and Human Services</w:t>
            </w:r>
          </w:p>
          <w:p w:rsidRPr="0099653B" w:rsidR="004B42EC" w:rsidP="004B42EC" w:rsidRDefault="004B42EC" w14:paraId="06B5508B" wp14:textId="77777777">
            <w:pPr>
              <w:jc w:val="center"/>
              <w:rPr>
                <w:b/>
                <w:color w:val="FF0000"/>
                <w:szCs w:val="20"/>
              </w:rPr>
            </w:pPr>
            <w:r w:rsidRPr="0099653B">
              <w:rPr>
                <w:b/>
                <w:szCs w:val="20"/>
              </w:rPr>
              <w:t>Service Authorization Weekly Report by Status</w:t>
            </w:r>
          </w:p>
          <w:p w:rsidRPr="0099653B" w:rsidR="004B42EC" w:rsidP="004B42EC" w:rsidRDefault="004B42EC" w14:paraId="05F8272A" wp14:textId="77777777">
            <w:pPr>
              <w:jc w:val="center"/>
              <w:rPr>
                <w:rStyle w:val="ModernTableText"/>
                <w:rFonts w:cs="Arial"/>
                <w:b/>
                <w:bCs/>
                <w:color w:val="FF0000"/>
                <w:sz w:val="20"/>
                <w:szCs w:val="20"/>
              </w:rPr>
            </w:pPr>
            <w:r w:rsidRPr="0099653B">
              <w:rPr>
                <w:b/>
                <w:szCs w:val="20"/>
              </w:rPr>
              <w:t>MM/DD/CCYY - MM/DD/CCYY</w:t>
            </w:r>
          </w:p>
        </w:tc>
        <w:tc>
          <w:tcPr>
            <w:tcW w:w="1152" w:type="pct"/>
            <w:tcBorders>
              <w:top w:val="single" w:color="auto" w:sz="4" w:space="0"/>
              <w:bottom w:val="nil"/>
            </w:tcBorders>
          </w:tcPr>
          <w:p w:rsidR="004B42EC" w:rsidP="004B42EC" w:rsidRDefault="003A7664" w14:paraId="1A30BBDC" wp14:textId="77777777">
            <w:pPr>
              <w:jc w:val="right"/>
              <w:rPr>
                <w:sz w:val="19"/>
                <w:szCs w:val="19"/>
              </w:rPr>
            </w:pPr>
            <w:r>
              <w:rPr>
                <w:noProof/>
                <w:sz w:val="19"/>
                <w:szCs w:val="19"/>
              </w:rPr>
              <w:drawing>
                <wp:inline xmlns:wp14="http://schemas.microsoft.com/office/word/2010/wordprocessingDrawing" distT="0" distB="0" distL="0" distR="0" wp14:anchorId="030BB526" wp14:editId="7777777">
                  <wp:extent cx="1295400" cy="1285875"/>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004B42EC" w:rsidTr="004B42EC" w14:paraId="49EE1A5B" wp14:textId="77777777">
        <w:tblPrEx>
          <w:tblCellMar>
            <w:top w:w="0" w:type="dxa"/>
            <w:bottom w:w="0" w:type="dxa"/>
          </w:tblCellMar>
        </w:tblPrEx>
        <w:trPr>
          <w:cantSplit/>
          <w:trHeight w:val="135"/>
          <w:jc w:val="center"/>
        </w:trPr>
        <w:tc>
          <w:tcPr>
            <w:tcW w:w="5000" w:type="pct"/>
            <w:gridSpan w:val="6"/>
            <w:tcBorders>
              <w:top w:val="nil"/>
              <w:bottom w:val="nil"/>
            </w:tcBorders>
            <w:vAlign w:val="center"/>
          </w:tcPr>
          <w:p w:rsidR="004B42EC" w:rsidP="004B42EC" w:rsidRDefault="004B42EC" w14:paraId="34FD2529" wp14:textId="77777777">
            <w:pPr>
              <w:pStyle w:val="Figure"/>
              <w:rPr>
                <w:rFonts w:ascii="Arial" w:hAnsi="Arial" w:cs="Arial"/>
                <w:bCs w:val="0"/>
                <w:color w:val="FFFFFF"/>
                <w:sz w:val="23"/>
                <w:szCs w:val="23"/>
              </w:rPr>
            </w:pPr>
          </w:p>
        </w:tc>
      </w:tr>
      <w:tr xmlns:wp14="http://schemas.microsoft.com/office/word/2010/wordml" w:rsidR="004B42EC" w:rsidTr="004B42EC" w14:paraId="2A44376E" wp14:textId="77777777">
        <w:tblPrEx>
          <w:tblCellMar>
            <w:top w:w="0" w:type="dxa"/>
            <w:bottom w:w="0" w:type="dxa"/>
          </w:tblCellMar>
        </w:tblPrEx>
        <w:trPr>
          <w:cantSplit/>
          <w:trHeight w:val="360"/>
          <w:jc w:val="center"/>
        </w:trPr>
        <w:tc>
          <w:tcPr>
            <w:tcW w:w="2432" w:type="pct"/>
            <w:gridSpan w:val="3"/>
            <w:tcBorders>
              <w:top w:val="nil"/>
              <w:bottom w:val="nil"/>
            </w:tcBorders>
            <w:shd w:val="clear" w:color="auto" w:fill="356BA1"/>
            <w:vAlign w:val="center"/>
          </w:tcPr>
          <w:p w:rsidR="004B42EC" w:rsidP="004B42EC" w:rsidRDefault="004B42EC" w14:paraId="5B26C45E" wp14:textId="77777777">
            <w:pPr>
              <w:pStyle w:val="Figure"/>
              <w:spacing w:before="60" w:after="60"/>
              <w:rPr>
                <w:rFonts w:ascii="Arial" w:hAnsi="Arial" w:cs="Arial"/>
                <w:bCs w:val="0"/>
                <w:color w:val="FFFFFF"/>
                <w:sz w:val="23"/>
                <w:szCs w:val="23"/>
              </w:rPr>
            </w:pPr>
            <w:r>
              <w:rPr>
                <w:rFonts w:ascii="Arial" w:hAnsi="Arial" w:cs="Arial"/>
                <w:bCs w:val="0"/>
                <w:color w:val="FFFFFF"/>
                <w:sz w:val="23"/>
                <w:szCs w:val="23"/>
              </w:rPr>
              <w:t>SA LI Stat Cd - Desc:  XX – XXXXXXXXXXXXX</w:t>
            </w:r>
          </w:p>
        </w:tc>
        <w:tc>
          <w:tcPr>
            <w:tcW w:w="2568" w:type="pct"/>
            <w:gridSpan w:val="3"/>
            <w:tcBorders>
              <w:top w:val="nil"/>
              <w:bottom w:val="nil"/>
            </w:tcBorders>
            <w:shd w:val="clear" w:color="auto" w:fill="356BA1"/>
            <w:vAlign w:val="center"/>
          </w:tcPr>
          <w:p w:rsidR="004B42EC" w:rsidP="004B42EC" w:rsidRDefault="004B42EC" w14:paraId="23F6B993" wp14:textId="77777777">
            <w:pPr>
              <w:pStyle w:val="Figure"/>
              <w:spacing w:before="60" w:after="60"/>
              <w:jc w:val="right"/>
              <w:rPr>
                <w:rFonts w:ascii="Arial" w:hAnsi="Arial" w:cs="Arial"/>
                <w:bCs w:val="0"/>
                <w:color w:val="FFFFFF"/>
                <w:sz w:val="23"/>
                <w:szCs w:val="23"/>
              </w:rPr>
            </w:pPr>
            <w:r>
              <w:rPr>
                <w:rFonts w:ascii="Arial" w:hAnsi="Arial" w:cs="Arial"/>
                <w:bCs w:val="0"/>
                <w:color w:val="FFFFFF"/>
                <w:sz w:val="23"/>
                <w:szCs w:val="23"/>
              </w:rPr>
              <w:t>Total:  999,999</w:t>
            </w:r>
          </w:p>
        </w:tc>
      </w:tr>
      <w:tr xmlns:wp14="http://schemas.microsoft.com/office/word/2010/wordml" w:rsidR="004B42EC" w:rsidTr="004B42EC" w14:paraId="56982BB4" wp14:textId="77777777">
        <w:tblPrEx>
          <w:tblCellMar>
            <w:top w:w="0" w:type="dxa"/>
            <w:bottom w:w="0" w:type="dxa"/>
          </w:tblCellMar>
        </w:tblPrEx>
        <w:trPr>
          <w:cantSplit/>
          <w:trHeight w:val="531"/>
          <w:jc w:val="center"/>
        </w:trPr>
        <w:tc>
          <w:tcPr>
            <w:tcW w:w="5000" w:type="pct"/>
            <w:gridSpan w:val="6"/>
            <w:tcBorders>
              <w:top w:val="nil"/>
              <w:bottom w:val="nil"/>
            </w:tcBorders>
            <w:shd w:val="clear" w:color="auto" w:fill="FDD461"/>
            <w:vAlign w:val="center"/>
          </w:tcPr>
          <w:p w:rsidR="004B42EC" w:rsidP="004B42EC" w:rsidRDefault="004B42EC" w14:paraId="725A60E4" wp14:textId="77777777">
            <w:pPr>
              <w:pStyle w:val="Figure"/>
              <w:spacing w:before="60" w:after="60"/>
              <w:rPr>
                <w:rFonts w:ascii="Arial Bold" w:hAnsi="Arial Bold" w:cs="Arial"/>
                <w:bCs w:val="0"/>
                <w:sz w:val="23"/>
                <w:szCs w:val="23"/>
              </w:rPr>
            </w:pPr>
            <w:r>
              <w:rPr>
                <w:rStyle w:val="ModernTableText"/>
                <w:rFonts w:ascii="Arial Bold" w:hAnsi="Arial Bold"/>
                <w:sz w:val="23"/>
                <w:szCs w:val="23"/>
              </w:rPr>
              <w:t xml:space="preserve">  SA Ty Cd </w:t>
            </w:r>
            <w:r>
              <w:rPr>
                <w:rFonts w:ascii="Arial Bold" w:hAnsi="Arial Bold" w:cs="Arial"/>
                <w:bCs w:val="0"/>
                <w:sz w:val="23"/>
                <w:szCs w:val="23"/>
              </w:rPr>
              <w:t>- Desc:  XX – XXXXXXXXXXXXXXX</w:t>
            </w:r>
          </w:p>
        </w:tc>
      </w:tr>
      <w:tr xmlns:wp14="http://schemas.microsoft.com/office/word/2010/wordml" w:rsidR="004B42EC" w:rsidTr="004B42EC" w14:paraId="34CA2D09" wp14:textId="77777777">
        <w:tblPrEx>
          <w:tblCellMar>
            <w:top w:w="0" w:type="dxa"/>
            <w:bottom w:w="0" w:type="dxa"/>
          </w:tblCellMar>
        </w:tblPrEx>
        <w:trPr>
          <w:cantSplit/>
          <w:trHeight w:val="531"/>
          <w:jc w:val="center"/>
        </w:trPr>
        <w:tc>
          <w:tcPr>
            <w:tcW w:w="5000" w:type="pct"/>
            <w:gridSpan w:val="6"/>
            <w:tcBorders>
              <w:top w:val="nil"/>
              <w:bottom w:val="nil"/>
            </w:tcBorders>
            <w:shd w:val="clear" w:color="auto" w:fill="FEEBB4"/>
            <w:vAlign w:val="center"/>
          </w:tcPr>
          <w:p w:rsidR="004B42EC" w:rsidP="004B42EC" w:rsidRDefault="004B42EC" w14:paraId="41E0C17F" wp14:textId="77777777">
            <w:pPr>
              <w:pStyle w:val="Figure"/>
              <w:spacing w:before="60" w:after="60"/>
              <w:rPr>
                <w:rFonts w:ascii="Arial" w:hAnsi="Arial" w:cs="Arial"/>
                <w:bCs w:val="0"/>
                <w:color w:val="000000"/>
                <w:sz w:val="23"/>
                <w:szCs w:val="23"/>
              </w:rPr>
            </w:pPr>
            <w:r>
              <w:rPr>
                <w:rFonts w:ascii="Arial" w:hAnsi="Arial" w:cs="Arial"/>
                <w:bCs w:val="0"/>
                <w:color w:val="000000"/>
                <w:sz w:val="23"/>
                <w:szCs w:val="23"/>
              </w:rPr>
              <w:t xml:space="preserve">    SA LI Cat Svc Cd - Desc:  XX – XXXXXXXXXXX</w:t>
            </w:r>
          </w:p>
        </w:tc>
      </w:tr>
      <w:tr xmlns:wp14="http://schemas.microsoft.com/office/word/2010/wordml" w:rsidR="004B42EC" w:rsidTr="004B42EC" w14:paraId="463561A3" wp14:textId="77777777">
        <w:tblPrEx>
          <w:tblCellMar>
            <w:top w:w="0" w:type="dxa"/>
            <w:bottom w:w="0" w:type="dxa"/>
          </w:tblCellMar>
        </w:tblPrEx>
        <w:trPr>
          <w:cantSplit/>
          <w:trHeight w:val="360"/>
          <w:jc w:val="center"/>
        </w:trPr>
        <w:tc>
          <w:tcPr>
            <w:tcW w:w="5000" w:type="pct"/>
            <w:gridSpan w:val="6"/>
            <w:tcBorders>
              <w:top w:val="nil"/>
              <w:bottom w:val="nil"/>
            </w:tcBorders>
            <w:vAlign w:val="center"/>
          </w:tcPr>
          <w:p w:rsidR="004B42EC" w:rsidP="004B42EC" w:rsidRDefault="004B42EC" w14:paraId="3599F414" wp14:textId="77777777">
            <w:pPr>
              <w:pStyle w:val="Figure"/>
              <w:spacing w:before="60" w:after="60"/>
              <w:rPr>
                <w:rFonts w:ascii="Arial" w:hAnsi="Arial" w:cs="Arial"/>
                <w:bCs w:val="0"/>
                <w:color w:val="000000"/>
                <w:sz w:val="23"/>
                <w:szCs w:val="23"/>
              </w:rPr>
            </w:pPr>
          </w:p>
          <w:tbl>
            <w:tblPr>
              <w:tblW w:w="0" w:type="auto"/>
              <w:tblBorders>
                <w:top w:val="single" w:color="356BA1" w:sz="4" w:space="0"/>
                <w:left w:val="single" w:color="356BA1" w:sz="4" w:space="0"/>
                <w:bottom w:val="single" w:color="356BA1" w:sz="4" w:space="0"/>
                <w:right w:val="single" w:color="356BA1" w:sz="4" w:space="0"/>
                <w:insideH w:val="single" w:color="356BA1" w:sz="4" w:space="0"/>
                <w:insideV w:val="single" w:color="356BA1" w:sz="4" w:space="0"/>
              </w:tblBorders>
              <w:tblLook w:val="01E0" w:firstRow="1" w:lastRow="1" w:firstColumn="1" w:lastColumn="1" w:noHBand="0" w:noVBand="0"/>
            </w:tblPr>
            <w:tblGrid>
              <w:gridCol w:w="1286"/>
              <w:gridCol w:w="1227"/>
              <w:gridCol w:w="1437"/>
              <w:gridCol w:w="1646"/>
              <w:gridCol w:w="1592"/>
              <w:gridCol w:w="1538"/>
              <w:gridCol w:w="2238"/>
              <w:gridCol w:w="893"/>
              <w:gridCol w:w="519"/>
              <w:gridCol w:w="519"/>
              <w:gridCol w:w="519"/>
              <w:gridCol w:w="519"/>
            </w:tblGrid>
            <w:tr w:rsidRPr="00F61C5B" w:rsidR="004B42EC" w:rsidTr="004B42EC" w14:paraId="3B693FC9" wp14:textId="77777777">
              <w:trPr>
                <w:trHeight w:val="908"/>
              </w:trPr>
              <w:tc>
                <w:tcPr>
                  <w:tcW w:w="1286" w:type="dxa"/>
                  <w:tcBorders>
                    <w:top w:val="single" w:color="356BA1" w:sz="4" w:space="0"/>
                    <w:bottom w:val="single" w:color="356BA1" w:sz="4" w:space="0"/>
                  </w:tcBorders>
                  <w:shd w:val="clear" w:color="auto" w:fill="D9D9D9"/>
                </w:tcPr>
                <w:p w:rsidRPr="007B38C5" w:rsidR="004B42EC" w:rsidP="004B42EC" w:rsidRDefault="004B42EC" w14:paraId="42FFDF29" wp14:textId="77777777">
                  <w:pPr>
                    <w:pStyle w:val="RptLayoutBdyHdgACSSC"/>
                    <w:rPr>
                      <w:rFonts w:ascii="Arial" w:hAnsi="Arial"/>
                    </w:rPr>
                  </w:pPr>
                  <w:r w:rsidRPr="007B38C5">
                    <w:rPr>
                      <w:rFonts w:ascii="Arial" w:hAnsi="Arial"/>
                    </w:rPr>
                    <w:t>SA Auth ID</w:t>
                  </w:r>
                </w:p>
              </w:tc>
              <w:tc>
                <w:tcPr>
                  <w:tcW w:w="1227" w:type="dxa"/>
                  <w:tcBorders>
                    <w:top w:val="single" w:color="356BA1" w:sz="4" w:space="0"/>
                    <w:bottom w:val="single" w:color="356BA1" w:sz="4" w:space="0"/>
                  </w:tcBorders>
                  <w:shd w:val="clear" w:color="auto" w:fill="D9D9D9"/>
                </w:tcPr>
                <w:p w:rsidRPr="007B38C5" w:rsidR="004B42EC" w:rsidP="004B42EC" w:rsidRDefault="004B42EC" w14:paraId="2B05C7A9" wp14:textId="77777777">
                  <w:pPr>
                    <w:pStyle w:val="RptLayoutBdyHdgACSSC"/>
                    <w:rPr>
                      <w:rFonts w:ascii="Arial" w:hAnsi="Arial"/>
                    </w:rPr>
                  </w:pPr>
                  <w:r w:rsidRPr="007B38C5">
                    <w:rPr>
                      <w:rFonts w:ascii="Arial" w:hAnsi="Arial"/>
                    </w:rPr>
                    <w:t>SA LI Num</w:t>
                  </w:r>
                </w:p>
              </w:tc>
              <w:tc>
                <w:tcPr>
                  <w:tcW w:w="1437" w:type="dxa"/>
                  <w:tcBorders>
                    <w:top w:val="single" w:color="356BA1" w:sz="4" w:space="0"/>
                    <w:bottom w:val="single" w:color="356BA1" w:sz="4" w:space="0"/>
                  </w:tcBorders>
                  <w:shd w:val="clear" w:color="auto" w:fill="D9D9D9"/>
                </w:tcPr>
                <w:p w:rsidRPr="007B38C5" w:rsidR="004B42EC" w:rsidP="004B42EC" w:rsidRDefault="004B42EC" w14:paraId="088499D2" wp14:textId="77777777">
                  <w:pPr>
                    <w:pStyle w:val="RptLayoutBdyHdgACSSC"/>
                    <w:rPr>
                      <w:rFonts w:ascii="Arial" w:hAnsi="Arial"/>
                    </w:rPr>
                  </w:pPr>
                  <w:r w:rsidRPr="007B38C5">
                    <w:rPr>
                      <w:rFonts w:ascii="Arial" w:hAnsi="Arial"/>
                    </w:rPr>
                    <w:t>SA Last Saved User ID</w:t>
                  </w:r>
                </w:p>
              </w:tc>
              <w:tc>
                <w:tcPr>
                  <w:tcW w:w="1646" w:type="dxa"/>
                  <w:tcBorders>
                    <w:top w:val="single" w:color="356BA1" w:sz="4" w:space="0"/>
                    <w:bottom w:val="single" w:color="356BA1" w:sz="4" w:space="0"/>
                  </w:tcBorders>
                  <w:shd w:val="clear" w:color="auto" w:fill="D9D9D9"/>
                </w:tcPr>
                <w:p w:rsidRPr="007B38C5" w:rsidR="004B42EC" w:rsidP="004B42EC" w:rsidRDefault="004B42EC" w14:paraId="31AE405F" wp14:textId="77777777">
                  <w:pPr>
                    <w:pStyle w:val="RptLayoutBdyHdgACSSC"/>
                    <w:rPr>
                      <w:rFonts w:ascii="Arial" w:hAnsi="Arial"/>
                    </w:rPr>
                  </w:pPr>
                  <w:r w:rsidRPr="007B38C5">
                    <w:rPr>
                      <w:rFonts w:ascii="Arial" w:hAnsi="Arial"/>
                    </w:rPr>
                    <w:t>SA Last Saved User Name</w:t>
                  </w:r>
                </w:p>
              </w:tc>
              <w:tc>
                <w:tcPr>
                  <w:tcW w:w="1592" w:type="dxa"/>
                  <w:tcBorders>
                    <w:top w:val="single" w:color="356BA1" w:sz="4" w:space="0"/>
                    <w:bottom w:val="single" w:color="356BA1" w:sz="4" w:space="0"/>
                  </w:tcBorders>
                  <w:shd w:val="clear" w:color="auto" w:fill="D9D9D9"/>
                </w:tcPr>
                <w:p w:rsidRPr="007B38C5" w:rsidR="004B42EC" w:rsidP="004B42EC" w:rsidRDefault="004B42EC" w14:paraId="4B1D91A0" wp14:textId="77777777">
                  <w:pPr>
                    <w:pStyle w:val="RptLayoutBdyHdgACSSC"/>
                    <w:rPr>
                      <w:rFonts w:ascii="Arial" w:hAnsi="Arial"/>
                    </w:rPr>
                  </w:pPr>
                  <w:r>
                    <w:rPr>
                      <w:rFonts w:ascii="Arial" w:hAnsi="Arial"/>
                    </w:rPr>
                    <w:t>SA LI Svc Prov ID</w:t>
                  </w:r>
                </w:p>
              </w:tc>
              <w:tc>
                <w:tcPr>
                  <w:tcW w:w="1538" w:type="dxa"/>
                  <w:tcBorders>
                    <w:top w:val="single" w:color="356BA1" w:sz="4" w:space="0"/>
                    <w:bottom w:val="single" w:color="356BA1" w:sz="4" w:space="0"/>
                  </w:tcBorders>
                  <w:shd w:val="clear" w:color="auto" w:fill="D9D9D9"/>
                </w:tcPr>
                <w:p w:rsidRPr="007B38C5" w:rsidR="004B42EC" w:rsidP="004B42EC" w:rsidRDefault="004B42EC" w14:paraId="316E5C6B" wp14:textId="77777777">
                  <w:pPr>
                    <w:pStyle w:val="RptLayoutBdyHdgACSSC"/>
                    <w:rPr>
                      <w:rFonts w:ascii="Arial" w:hAnsi="Arial"/>
                    </w:rPr>
                  </w:pPr>
                  <w:r>
                    <w:rPr>
                      <w:rFonts w:ascii="Arial" w:hAnsi="Arial"/>
                    </w:rPr>
                    <w:t>SA LI Svc Prov Name</w:t>
                  </w:r>
                </w:p>
              </w:tc>
              <w:tc>
                <w:tcPr>
                  <w:tcW w:w="2238" w:type="dxa"/>
                  <w:tcBorders>
                    <w:top w:val="single" w:color="356BA1" w:sz="4" w:space="0"/>
                    <w:bottom w:val="single" w:color="356BA1" w:sz="4" w:space="0"/>
                  </w:tcBorders>
                  <w:shd w:val="clear" w:color="auto" w:fill="D9D9D9"/>
                </w:tcPr>
                <w:p w:rsidRPr="007B38C5" w:rsidR="004B42EC" w:rsidP="004B42EC" w:rsidRDefault="004B42EC" w14:paraId="195D8468" wp14:textId="77777777">
                  <w:pPr>
                    <w:pStyle w:val="RptLayoutBdyHdgACSSC"/>
                    <w:rPr>
                      <w:rFonts w:ascii="Arial" w:hAnsi="Arial"/>
                    </w:rPr>
                  </w:pPr>
                  <w:r w:rsidRPr="007B38C5">
                    <w:rPr>
                      <w:rFonts w:ascii="Arial" w:hAnsi="Arial"/>
                    </w:rPr>
                    <w:t xml:space="preserve">SA LI Svc From Cd </w:t>
                  </w:r>
                </w:p>
              </w:tc>
              <w:tc>
                <w:tcPr>
                  <w:tcW w:w="893" w:type="dxa"/>
                  <w:tcBorders>
                    <w:top w:val="single" w:color="356BA1" w:sz="4" w:space="0"/>
                    <w:bottom w:val="single" w:color="356BA1" w:sz="4" w:space="0"/>
                  </w:tcBorders>
                  <w:shd w:val="clear" w:color="auto" w:fill="D9D9D9"/>
                </w:tcPr>
                <w:p w:rsidRPr="007B38C5" w:rsidR="004B42EC" w:rsidP="004B42EC" w:rsidRDefault="004B42EC" w14:paraId="2BF3A957" wp14:textId="77777777">
                  <w:pPr>
                    <w:pStyle w:val="RptLayoutBdyHdgACSSC"/>
                    <w:rPr>
                      <w:rFonts w:ascii="Arial" w:hAnsi="Arial"/>
                    </w:rPr>
                  </w:pPr>
                  <w:r w:rsidRPr="007B38C5">
                    <w:rPr>
                      <w:rFonts w:ascii="Arial" w:hAnsi="Arial"/>
                    </w:rPr>
                    <w:t xml:space="preserve">SA LI Svc Thru Cd </w:t>
                  </w:r>
                </w:p>
              </w:tc>
              <w:tc>
                <w:tcPr>
                  <w:tcW w:w="2076" w:type="dxa"/>
                  <w:gridSpan w:val="4"/>
                  <w:tcBorders>
                    <w:top w:val="single" w:color="356BA1" w:sz="4" w:space="0"/>
                    <w:bottom w:val="single" w:color="356BA1" w:sz="4" w:space="0"/>
                  </w:tcBorders>
                  <w:shd w:val="clear" w:color="auto" w:fill="D9D9D9"/>
                </w:tcPr>
                <w:p w:rsidRPr="007B38C5" w:rsidR="004B42EC" w:rsidP="004B42EC" w:rsidRDefault="004B42EC" w14:paraId="32AAC774" wp14:textId="77777777">
                  <w:pPr>
                    <w:pStyle w:val="RptLayoutBdyHdgACSSC"/>
                    <w:rPr>
                      <w:rFonts w:ascii="Arial" w:hAnsi="Arial"/>
                    </w:rPr>
                  </w:pPr>
                  <w:r w:rsidRPr="007B38C5">
                    <w:rPr>
                      <w:rFonts w:ascii="Arial" w:hAnsi="Arial"/>
                    </w:rPr>
                    <w:t xml:space="preserve">SA LI-Svc </w:t>
                  </w:r>
                  <w:r>
                    <w:rPr>
                      <w:rFonts w:ascii="Arial" w:hAnsi="Arial"/>
                    </w:rPr>
                    <w:t>Cd-Mod</w:t>
                  </w:r>
                </w:p>
              </w:tc>
            </w:tr>
            <w:tr w:rsidRPr="007B38C5" w:rsidR="004B42EC" w:rsidTr="004B42EC" w14:paraId="61921736" wp14:textId="77777777">
              <w:trPr>
                <w:trHeight w:val="251"/>
              </w:trPr>
              <w:tc>
                <w:tcPr>
                  <w:tcW w:w="1286" w:type="dxa"/>
                  <w:tcBorders>
                    <w:top w:val="single" w:color="356BA1" w:sz="4" w:space="0"/>
                    <w:left w:val="single" w:color="C0C0C0" w:sz="4" w:space="0"/>
                    <w:bottom w:val="single" w:color="C0C0C0" w:sz="4" w:space="0"/>
                    <w:right w:val="single" w:color="C0C0C0" w:sz="4" w:space="0"/>
                  </w:tcBorders>
                </w:tcPr>
                <w:p w:rsidRPr="007B38C5" w:rsidR="004B42EC" w:rsidP="004B42EC" w:rsidRDefault="004B42EC" w14:paraId="31F8F62C" wp14:textId="77777777">
                  <w:pPr>
                    <w:pStyle w:val="RptLayoutBdyHdgACSSC"/>
                    <w:rPr>
                      <w:rFonts w:ascii="Arial" w:hAnsi="Arial"/>
                      <w:b w:val="0"/>
                      <w:sz w:val="16"/>
                    </w:rPr>
                  </w:pPr>
                  <w:r w:rsidRPr="007B38C5">
                    <w:rPr>
                      <w:rFonts w:ascii="Arial" w:hAnsi="Arial"/>
                      <w:b w:val="0"/>
                      <w:sz w:val="16"/>
                    </w:rPr>
                    <w:t>XXXXXXXXXX</w:t>
                  </w:r>
                </w:p>
              </w:tc>
              <w:tc>
                <w:tcPr>
                  <w:tcW w:w="1227" w:type="dxa"/>
                  <w:tcBorders>
                    <w:top w:val="single" w:color="356BA1" w:sz="4" w:space="0"/>
                    <w:left w:val="single" w:color="C0C0C0" w:sz="4" w:space="0"/>
                    <w:bottom w:val="single" w:color="C0C0C0" w:sz="4" w:space="0"/>
                    <w:right w:val="single" w:color="C0C0C0" w:sz="4" w:space="0"/>
                  </w:tcBorders>
                </w:tcPr>
                <w:p w:rsidRPr="007B38C5" w:rsidR="004B42EC" w:rsidP="004B42EC" w:rsidRDefault="004B42EC" w14:paraId="5B7B9E5A" wp14:textId="77777777">
                  <w:pPr>
                    <w:pStyle w:val="RptLayoutBdyHdgACSSC"/>
                    <w:rPr>
                      <w:rFonts w:ascii="Arial" w:hAnsi="Arial"/>
                      <w:b w:val="0"/>
                      <w:sz w:val="16"/>
                    </w:rPr>
                  </w:pPr>
                  <w:r w:rsidRPr="007B38C5">
                    <w:rPr>
                      <w:rFonts w:ascii="Arial" w:hAnsi="Arial"/>
                      <w:b w:val="0"/>
                      <w:sz w:val="16"/>
                    </w:rPr>
                    <w:t>XX</w:t>
                  </w:r>
                </w:p>
              </w:tc>
              <w:tc>
                <w:tcPr>
                  <w:tcW w:w="1437" w:type="dxa"/>
                  <w:tcBorders>
                    <w:top w:val="single" w:color="356BA1" w:sz="4" w:space="0"/>
                    <w:left w:val="single" w:color="C0C0C0" w:sz="4" w:space="0"/>
                    <w:bottom w:val="single" w:color="C0C0C0" w:sz="4" w:space="0"/>
                    <w:right w:val="single" w:color="C0C0C0" w:sz="4" w:space="0"/>
                  </w:tcBorders>
                </w:tcPr>
                <w:p w:rsidRPr="007B38C5" w:rsidR="004B42EC" w:rsidP="004B42EC" w:rsidRDefault="004B42EC" w14:paraId="3B9BC1B9" wp14:textId="77777777">
                  <w:pPr>
                    <w:pStyle w:val="RptLayoutBdyHdgACSSC"/>
                    <w:rPr>
                      <w:rFonts w:ascii="Arial" w:hAnsi="Arial"/>
                      <w:b w:val="0"/>
                      <w:sz w:val="16"/>
                    </w:rPr>
                  </w:pPr>
                  <w:r w:rsidRPr="007B38C5">
                    <w:rPr>
                      <w:rFonts w:ascii="Arial" w:hAnsi="Arial"/>
                      <w:b w:val="0"/>
                      <w:sz w:val="16"/>
                    </w:rPr>
                    <w:t>XXXXXXXXXX</w:t>
                  </w:r>
                </w:p>
              </w:tc>
              <w:tc>
                <w:tcPr>
                  <w:tcW w:w="1646" w:type="dxa"/>
                  <w:tcBorders>
                    <w:top w:val="single" w:color="356BA1" w:sz="4" w:space="0"/>
                    <w:left w:val="single" w:color="C0C0C0" w:sz="4" w:space="0"/>
                    <w:bottom w:val="single" w:color="C0C0C0" w:sz="4" w:space="0"/>
                    <w:right w:val="single" w:color="C0C0C0" w:sz="4" w:space="0"/>
                  </w:tcBorders>
                </w:tcPr>
                <w:p w:rsidRPr="007B38C5" w:rsidR="004B42EC" w:rsidP="004B42EC" w:rsidRDefault="004B42EC" w14:paraId="0B3FC0D8" wp14:textId="77777777">
                  <w:pPr>
                    <w:pStyle w:val="RptLayoutBdyHdgACSSC"/>
                    <w:rPr>
                      <w:rFonts w:ascii="Arial" w:hAnsi="Arial"/>
                      <w:b w:val="0"/>
                      <w:sz w:val="16"/>
                    </w:rPr>
                  </w:pPr>
                  <w:r w:rsidRPr="007B38C5">
                    <w:rPr>
                      <w:rFonts w:ascii="Arial" w:hAnsi="Arial"/>
                      <w:b w:val="0"/>
                      <w:sz w:val="16"/>
                    </w:rPr>
                    <w:t>XXXXXXXXXX</w:t>
                  </w:r>
                </w:p>
              </w:tc>
              <w:tc>
                <w:tcPr>
                  <w:tcW w:w="1592" w:type="dxa"/>
                  <w:tcBorders>
                    <w:top w:val="single" w:color="356BA1" w:sz="4" w:space="0"/>
                    <w:left w:val="single" w:color="C0C0C0" w:sz="4" w:space="0"/>
                    <w:bottom w:val="single" w:color="C0C0C0" w:sz="4" w:space="0"/>
                    <w:right w:val="single" w:color="C0C0C0" w:sz="4" w:space="0"/>
                  </w:tcBorders>
                </w:tcPr>
                <w:p w:rsidRPr="007B38C5" w:rsidR="004B42EC" w:rsidP="004B42EC" w:rsidRDefault="004B42EC" w14:paraId="34851D51" wp14:textId="77777777">
                  <w:pPr>
                    <w:pStyle w:val="RptLayoutBdyHdgACSSC"/>
                    <w:rPr>
                      <w:rFonts w:ascii="Arial" w:hAnsi="Arial"/>
                      <w:b w:val="0"/>
                      <w:sz w:val="16"/>
                    </w:rPr>
                  </w:pPr>
                  <w:r w:rsidRPr="007B38C5">
                    <w:rPr>
                      <w:rFonts w:ascii="Arial" w:hAnsi="Arial"/>
                      <w:b w:val="0"/>
                      <w:sz w:val="16"/>
                    </w:rPr>
                    <w:t>XXXXXXXXXX</w:t>
                  </w:r>
                </w:p>
              </w:tc>
              <w:tc>
                <w:tcPr>
                  <w:tcW w:w="1538" w:type="dxa"/>
                  <w:tcBorders>
                    <w:top w:val="single" w:color="356BA1" w:sz="4" w:space="0"/>
                    <w:left w:val="single" w:color="C0C0C0" w:sz="4" w:space="0"/>
                    <w:bottom w:val="single" w:color="C0C0C0" w:sz="4" w:space="0"/>
                    <w:right w:val="single" w:color="C0C0C0" w:sz="4" w:space="0"/>
                  </w:tcBorders>
                </w:tcPr>
                <w:p w:rsidRPr="007B38C5" w:rsidR="004B42EC" w:rsidP="004B42EC" w:rsidRDefault="004B42EC" w14:paraId="4D3A0E16" wp14:textId="77777777">
                  <w:pPr>
                    <w:pStyle w:val="RptLayoutBdyHdgACSSC"/>
                    <w:rPr>
                      <w:rFonts w:ascii="Arial" w:hAnsi="Arial"/>
                      <w:b w:val="0"/>
                      <w:sz w:val="16"/>
                    </w:rPr>
                  </w:pPr>
                  <w:r w:rsidRPr="007B38C5">
                    <w:rPr>
                      <w:rFonts w:ascii="Arial" w:hAnsi="Arial"/>
                      <w:b w:val="0"/>
                      <w:sz w:val="16"/>
                    </w:rPr>
                    <w:t>XXXXXXXXXX</w:t>
                  </w:r>
                </w:p>
              </w:tc>
              <w:tc>
                <w:tcPr>
                  <w:tcW w:w="2238" w:type="dxa"/>
                  <w:tcBorders>
                    <w:top w:val="single" w:color="356BA1" w:sz="4" w:space="0"/>
                    <w:left w:val="single" w:color="C0C0C0" w:sz="4" w:space="0"/>
                    <w:bottom w:val="single" w:color="C0C0C0" w:sz="4" w:space="0"/>
                    <w:right w:val="single" w:color="C0C0C0" w:sz="4" w:space="0"/>
                  </w:tcBorders>
                </w:tcPr>
                <w:p w:rsidRPr="007B38C5" w:rsidR="004B42EC" w:rsidP="004B42EC" w:rsidRDefault="004B42EC" w14:paraId="22F0AA1E" wp14:textId="77777777">
                  <w:pPr>
                    <w:pStyle w:val="RptLayoutBdyHdgACSSC"/>
                    <w:rPr>
                      <w:rFonts w:ascii="Arial" w:hAnsi="Arial"/>
                      <w:b w:val="0"/>
                      <w:sz w:val="16"/>
                    </w:rPr>
                  </w:pPr>
                  <w:r w:rsidRPr="007B38C5">
                    <w:rPr>
                      <w:rFonts w:ascii="Arial" w:hAnsi="Arial"/>
                      <w:b w:val="0"/>
                      <w:sz w:val="16"/>
                    </w:rPr>
                    <w:t>XXXXX</w:t>
                  </w:r>
                </w:p>
              </w:tc>
              <w:tc>
                <w:tcPr>
                  <w:tcW w:w="893" w:type="dxa"/>
                  <w:tcBorders>
                    <w:top w:val="single" w:color="356BA1" w:sz="4" w:space="0"/>
                    <w:left w:val="single" w:color="C0C0C0" w:sz="4" w:space="0"/>
                    <w:bottom w:val="single" w:color="C0C0C0" w:sz="4" w:space="0"/>
                    <w:right w:val="single" w:color="C0C0C0" w:sz="4" w:space="0"/>
                  </w:tcBorders>
                </w:tcPr>
                <w:p w:rsidRPr="007B38C5" w:rsidR="004B42EC" w:rsidP="004B42EC" w:rsidRDefault="004B42EC" w14:paraId="579E199E" wp14:textId="77777777">
                  <w:pPr>
                    <w:pStyle w:val="RptLayoutBdyHdgACSSC"/>
                    <w:rPr>
                      <w:rFonts w:ascii="Arial" w:hAnsi="Arial"/>
                      <w:b w:val="0"/>
                      <w:sz w:val="16"/>
                    </w:rPr>
                  </w:pPr>
                  <w:r w:rsidRPr="007B38C5">
                    <w:rPr>
                      <w:rFonts w:ascii="Arial" w:hAnsi="Arial"/>
                      <w:b w:val="0"/>
                      <w:sz w:val="16"/>
                    </w:rPr>
                    <w:t>XXXXX</w:t>
                  </w:r>
                </w:p>
              </w:tc>
              <w:tc>
                <w:tcPr>
                  <w:tcW w:w="519" w:type="dxa"/>
                  <w:tcBorders>
                    <w:top w:val="single" w:color="356BA1" w:sz="4" w:space="0"/>
                    <w:left w:val="single" w:color="C0C0C0" w:sz="4" w:space="0"/>
                    <w:bottom w:val="single" w:color="C0C0C0" w:sz="4" w:space="0"/>
                    <w:right w:val="single" w:color="C0C0C0" w:sz="4" w:space="0"/>
                  </w:tcBorders>
                </w:tcPr>
                <w:p w:rsidRPr="007B38C5" w:rsidR="004B42EC" w:rsidP="004B42EC" w:rsidRDefault="004B42EC" w14:paraId="7A2A6225" wp14:textId="77777777">
                  <w:pPr>
                    <w:pStyle w:val="RptLayoutBdyHdgACSSC"/>
                    <w:rPr>
                      <w:rFonts w:ascii="Arial" w:hAnsi="Arial"/>
                      <w:b w:val="0"/>
                      <w:sz w:val="16"/>
                    </w:rPr>
                  </w:pPr>
                  <w:r w:rsidRPr="007B38C5">
                    <w:rPr>
                      <w:rFonts w:ascii="Arial" w:hAnsi="Arial"/>
                      <w:b w:val="0"/>
                      <w:sz w:val="16"/>
                    </w:rPr>
                    <w:t>XX</w:t>
                  </w:r>
                </w:p>
              </w:tc>
              <w:tc>
                <w:tcPr>
                  <w:tcW w:w="519" w:type="dxa"/>
                  <w:tcBorders>
                    <w:top w:val="single" w:color="356BA1" w:sz="4" w:space="0"/>
                    <w:left w:val="single" w:color="C0C0C0" w:sz="4" w:space="0"/>
                    <w:bottom w:val="single" w:color="C0C0C0" w:sz="4" w:space="0"/>
                    <w:right w:val="single" w:color="C0C0C0" w:sz="4" w:space="0"/>
                  </w:tcBorders>
                </w:tcPr>
                <w:p w:rsidRPr="007B38C5" w:rsidR="004B42EC" w:rsidP="004B42EC" w:rsidRDefault="004B42EC" w14:paraId="44C74FCE" wp14:textId="77777777">
                  <w:pPr>
                    <w:pStyle w:val="RptLayoutBdyHdgACSSC"/>
                    <w:rPr>
                      <w:rFonts w:ascii="Arial" w:hAnsi="Arial"/>
                      <w:b w:val="0"/>
                      <w:sz w:val="16"/>
                    </w:rPr>
                  </w:pPr>
                  <w:r w:rsidRPr="007B38C5">
                    <w:rPr>
                      <w:rFonts w:ascii="Arial" w:hAnsi="Arial"/>
                      <w:b w:val="0"/>
                      <w:sz w:val="16"/>
                    </w:rPr>
                    <w:t>XX</w:t>
                  </w:r>
                </w:p>
              </w:tc>
              <w:tc>
                <w:tcPr>
                  <w:tcW w:w="519" w:type="dxa"/>
                  <w:tcBorders>
                    <w:top w:val="single" w:color="356BA1" w:sz="4" w:space="0"/>
                    <w:left w:val="single" w:color="C0C0C0" w:sz="4" w:space="0"/>
                    <w:bottom w:val="single" w:color="C0C0C0" w:sz="4" w:space="0"/>
                    <w:right w:val="single" w:color="C0C0C0" w:sz="4" w:space="0"/>
                  </w:tcBorders>
                </w:tcPr>
                <w:p w:rsidRPr="007B38C5" w:rsidR="004B42EC" w:rsidP="004B42EC" w:rsidRDefault="004B42EC" w14:paraId="40903589" wp14:textId="77777777">
                  <w:pPr>
                    <w:pStyle w:val="RptLayoutBdyHdgACSSC"/>
                    <w:rPr>
                      <w:rFonts w:ascii="Arial" w:hAnsi="Arial"/>
                      <w:b w:val="0"/>
                      <w:sz w:val="16"/>
                    </w:rPr>
                  </w:pPr>
                  <w:r w:rsidRPr="007B38C5">
                    <w:rPr>
                      <w:rFonts w:ascii="Arial" w:hAnsi="Arial"/>
                      <w:b w:val="0"/>
                      <w:sz w:val="16"/>
                    </w:rPr>
                    <w:t>XX</w:t>
                  </w:r>
                </w:p>
              </w:tc>
              <w:tc>
                <w:tcPr>
                  <w:tcW w:w="519" w:type="dxa"/>
                  <w:tcBorders>
                    <w:top w:val="single" w:color="356BA1" w:sz="4" w:space="0"/>
                    <w:left w:val="single" w:color="C0C0C0" w:sz="4" w:space="0"/>
                    <w:bottom w:val="single" w:color="C0C0C0" w:sz="4" w:space="0"/>
                    <w:right w:val="single" w:color="C0C0C0" w:sz="4" w:space="0"/>
                  </w:tcBorders>
                </w:tcPr>
                <w:p w:rsidRPr="007B38C5" w:rsidR="004B42EC" w:rsidP="004B42EC" w:rsidRDefault="004B42EC" w14:paraId="3E57588E" wp14:textId="77777777">
                  <w:pPr>
                    <w:pStyle w:val="RptLayoutBdyHdgACSSC"/>
                    <w:rPr>
                      <w:rFonts w:ascii="Arial" w:hAnsi="Arial"/>
                      <w:b w:val="0"/>
                      <w:sz w:val="16"/>
                    </w:rPr>
                  </w:pPr>
                  <w:r w:rsidRPr="007B38C5">
                    <w:rPr>
                      <w:rFonts w:ascii="Arial" w:hAnsi="Arial"/>
                      <w:b w:val="0"/>
                      <w:sz w:val="16"/>
                    </w:rPr>
                    <w:t>XX</w:t>
                  </w:r>
                </w:p>
              </w:tc>
            </w:tr>
            <w:tr w:rsidRPr="007B38C5" w:rsidR="004B42EC" w:rsidTr="004B42EC" w14:paraId="65320866" wp14:textId="77777777">
              <w:trPr>
                <w:trHeight w:val="251"/>
              </w:trPr>
              <w:tc>
                <w:tcPr>
                  <w:tcW w:w="1286"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5ED65AB9" wp14:textId="77777777">
                  <w:pPr>
                    <w:pStyle w:val="RptLayoutBdyHdgACSSC"/>
                    <w:rPr>
                      <w:rFonts w:ascii="Arial" w:hAnsi="Arial"/>
                      <w:b w:val="0"/>
                      <w:sz w:val="16"/>
                    </w:rPr>
                  </w:pPr>
                  <w:r w:rsidRPr="007B38C5">
                    <w:rPr>
                      <w:rFonts w:ascii="Arial" w:hAnsi="Arial"/>
                      <w:b w:val="0"/>
                      <w:sz w:val="16"/>
                    </w:rPr>
                    <w:t>XXXXXXXXXX</w:t>
                  </w:r>
                </w:p>
              </w:tc>
              <w:tc>
                <w:tcPr>
                  <w:tcW w:w="1227"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5FB0DD88" wp14:textId="77777777">
                  <w:pPr>
                    <w:pStyle w:val="RptLayoutBdyHdgACSSC"/>
                    <w:rPr>
                      <w:rFonts w:ascii="Arial" w:hAnsi="Arial"/>
                      <w:b w:val="0"/>
                      <w:sz w:val="16"/>
                    </w:rPr>
                  </w:pPr>
                  <w:r w:rsidRPr="007B38C5">
                    <w:rPr>
                      <w:rFonts w:ascii="Arial" w:hAnsi="Arial"/>
                      <w:b w:val="0"/>
                      <w:sz w:val="16"/>
                    </w:rPr>
                    <w:t>XX</w:t>
                  </w:r>
                </w:p>
              </w:tc>
              <w:tc>
                <w:tcPr>
                  <w:tcW w:w="1437"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0B7A1E95" wp14:textId="77777777">
                  <w:pPr>
                    <w:pStyle w:val="RptLayoutBdyHdgACSSC"/>
                    <w:rPr>
                      <w:rFonts w:ascii="Arial" w:hAnsi="Arial"/>
                      <w:b w:val="0"/>
                      <w:sz w:val="16"/>
                    </w:rPr>
                  </w:pPr>
                  <w:r w:rsidRPr="007B38C5">
                    <w:rPr>
                      <w:rFonts w:ascii="Arial" w:hAnsi="Arial"/>
                      <w:b w:val="0"/>
                      <w:sz w:val="16"/>
                    </w:rPr>
                    <w:t>XXXXXXXXXX</w:t>
                  </w:r>
                </w:p>
              </w:tc>
              <w:tc>
                <w:tcPr>
                  <w:tcW w:w="1646"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4BA37486" wp14:textId="77777777">
                  <w:pPr>
                    <w:pStyle w:val="RptLayoutBdyHdgACSSC"/>
                    <w:rPr>
                      <w:rFonts w:ascii="Arial" w:hAnsi="Arial"/>
                      <w:b w:val="0"/>
                      <w:sz w:val="16"/>
                    </w:rPr>
                  </w:pPr>
                  <w:r w:rsidRPr="007B38C5">
                    <w:rPr>
                      <w:rFonts w:ascii="Arial" w:hAnsi="Arial"/>
                      <w:b w:val="0"/>
                      <w:sz w:val="16"/>
                    </w:rPr>
                    <w:t>XXXXXXXXXX</w:t>
                  </w:r>
                </w:p>
              </w:tc>
              <w:tc>
                <w:tcPr>
                  <w:tcW w:w="1592"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139444A2" wp14:textId="77777777">
                  <w:pPr>
                    <w:pStyle w:val="RptLayoutBdyHdgACSSC"/>
                    <w:rPr>
                      <w:rFonts w:ascii="Arial" w:hAnsi="Arial"/>
                      <w:b w:val="0"/>
                      <w:sz w:val="16"/>
                    </w:rPr>
                  </w:pPr>
                  <w:r w:rsidRPr="007B38C5">
                    <w:rPr>
                      <w:rFonts w:ascii="Arial" w:hAnsi="Arial"/>
                      <w:b w:val="0"/>
                      <w:sz w:val="16"/>
                    </w:rPr>
                    <w:t>XXXXXXXXXX</w:t>
                  </w:r>
                </w:p>
              </w:tc>
              <w:tc>
                <w:tcPr>
                  <w:tcW w:w="1538"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7A4E354D" wp14:textId="77777777">
                  <w:pPr>
                    <w:pStyle w:val="RptLayoutBdyHdgACSSC"/>
                    <w:rPr>
                      <w:rFonts w:ascii="Arial" w:hAnsi="Arial"/>
                      <w:b w:val="0"/>
                      <w:sz w:val="16"/>
                    </w:rPr>
                  </w:pPr>
                  <w:r w:rsidRPr="007B38C5">
                    <w:rPr>
                      <w:rFonts w:ascii="Arial" w:hAnsi="Arial"/>
                      <w:b w:val="0"/>
                      <w:sz w:val="16"/>
                    </w:rPr>
                    <w:t>XXXXXXXXXX</w:t>
                  </w:r>
                </w:p>
              </w:tc>
              <w:tc>
                <w:tcPr>
                  <w:tcW w:w="2238"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650BB740" wp14:textId="77777777">
                  <w:pPr>
                    <w:pStyle w:val="RptLayoutBdyHdgACSSC"/>
                    <w:rPr>
                      <w:rFonts w:ascii="Arial" w:hAnsi="Arial"/>
                      <w:b w:val="0"/>
                      <w:sz w:val="16"/>
                    </w:rPr>
                  </w:pPr>
                  <w:r w:rsidRPr="007B38C5">
                    <w:rPr>
                      <w:rFonts w:ascii="Arial" w:hAnsi="Arial"/>
                      <w:b w:val="0"/>
                      <w:sz w:val="16"/>
                    </w:rPr>
                    <w:t>XXXXX</w:t>
                  </w:r>
                </w:p>
              </w:tc>
              <w:tc>
                <w:tcPr>
                  <w:tcW w:w="893"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1D7188AC" wp14:textId="77777777">
                  <w:pPr>
                    <w:pStyle w:val="RptLayoutBdyHdgACSSC"/>
                    <w:rPr>
                      <w:rFonts w:ascii="Arial" w:hAnsi="Arial"/>
                      <w:b w:val="0"/>
                      <w:sz w:val="16"/>
                    </w:rPr>
                  </w:pPr>
                  <w:r w:rsidRPr="007B38C5">
                    <w:rPr>
                      <w:rFonts w:ascii="Arial" w:hAnsi="Arial"/>
                      <w:b w:val="0"/>
                      <w:sz w:val="16"/>
                    </w:rPr>
                    <w:t>XXXXX</w:t>
                  </w:r>
                </w:p>
              </w:tc>
              <w:tc>
                <w:tcPr>
                  <w:tcW w:w="519"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025310B1" wp14:textId="77777777">
                  <w:pPr>
                    <w:pStyle w:val="RptLayoutBdyHdgACSSC"/>
                    <w:rPr>
                      <w:rFonts w:ascii="Arial" w:hAnsi="Arial"/>
                      <w:b w:val="0"/>
                      <w:sz w:val="16"/>
                    </w:rPr>
                  </w:pPr>
                  <w:r w:rsidRPr="007B38C5">
                    <w:rPr>
                      <w:rFonts w:ascii="Arial" w:hAnsi="Arial"/>
                      <w:b w:val="0"/>
                      <w:sz w:val="16"/>
                    </w:rPr>
                    <w:t>XX</w:t>
                  </w:r>
                </w:p>
              </w:tc>
              <w:tc>
                <w:tcPr>
                  <w:tcW w:w="519"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4636A941" wp14:textId="77777777">
                  <w:pPr>
                    <w:pStyle w:val="RptLayoutBdyHdgACSSC"/>
                    <w:rPr>
                      <w:rFonts w:ascii="Arial" w:hAnsi="Arial"/>
                      <w:b w:val="0"/>
                      <w:sz w:val="16"/>
                    </w:rPr>
                  </w:pPr>
                  <w:r w:rsidRPr="007B38C5">
                    <w:rPr>
                      <w:rFonts w:ascii="Arial" w:hAnsi="Arial"/>
                      <w:b w:val="0"/>
                      <w:sz w:val="16"/>
                    </w:rPr>
                    <w:t>XX</w:t>
                  </w:r>
                </w:p>
              </w:tc>
              <w:tc>
                <w:tcPr>
                  <w:tcW w:w="519"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2A0776B7" wp14:textId="77777777">
                  <w:pPr>
                    <w:pStyle w:val="RptLayoutBdyHdgACSSC"/>
                    <w:rPr>
                      <w:rFonts w:ascii="Arial" w:hAnsi="Arial"/>
                      <w:b w:val="0"/>
                      <w:sz w:val="16"/>
                    </w:rPr>
                  </w:pPr>
                  <w:r w:rsidRPr="007B38C5">
                    <w:rPr>
                      <w:rFonts w:ascii="Arial" w:hAnsi="Arial"/>
                      <w:b w:val="0"/>
                      <w:sz w:val="16"/>
                    </w:rPr>
                    <w:t>XX</w:t>
                  </w:r>
                </w:p>
              </w:tc>
              <w:tc>
                <w:tcPr>
                  <w:tcW w:w="519"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755DB5B3" wp14:textId="77777777">
                  <w:pPr>
                    <w:pStyle w:val="RptLayoutBdyHdgACSSC"/>
                    <w:rPr>
                      <w:rFonts w:ascii="Arial" w:hAnsi="Arial"/>
                      <w:b w:val="0"/>
                      <w:sz w:val="16"/>
                    </w:rPr>
                  </w:pPr>
                  <w:r w:rsidRPr="007B38C5">
                    <w:rPr>
                      <w:rFonts w:ascii="Arial" w:hAnsi="Arial"/>
                      <w:b w:val="0"/>
                      <w:sz w:val="16"/>
                    </w:rPr>
                    <w:t>XX</w:t>
                  </w:r>
                </w:p>
              </w:tc>
            </w:tr>
            <w:tr w:rsidRPr="007B38C5" w:rsidR="004B42EC" w:rsidTr="004B42EC" w14:paraId="08C520D6" wp14:textId="77777777">
              <w:trPr>
                <w:trHeight w:val="251"/>
              </w:trPr>
              <w:tc>
                <w:tcPr>
                  <w:tcW w:w="1286"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4744C8D5" wp14:textId="77777777">
                  <w:pPr>
                    <w:pStyle w:val="RptLayoutBdyHdgACSSC"/>
                    <w:rPr>
                      <w:rFonts w:ascii="Arial" w:hAnsi="Arial"/>
                      <w:b w:val="0"/>
                      <w:sz w:val="16"/>
                    </w:rPr>
                  </w:pPr>
                  <w:r w:rsidRPr="007B38C5">
                    <w:rPr>
                      <w:rFonts w:ascii="Arial" w:hAnsi="Arial"/>
                      <w:b w:val="0"/>
                      <w:sz w:val="16"/>
                    </w:rPr>
                    <w:t>XXXXXXXXXX</w:t>
                  </w:r>
                </w:p>
              </w:tc>
              <w:tc>
                <w:tcPr>
                  <w:tcW w:w="1227"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290CC2FE" wp14:textId="77777777">
                  <w:pPr>
                    <w:pStyle w:val="RptLayoutBdyHdgACSSC"/>
                    <w:rPr>
                      <w:rFonts w:ascii="Arial" w:hAnsi="Arial"/>
                      <w:b w:val="0"/>
                      <w:sz w:val="16"/>
                    </w:rPr>
                  </w:pPr>
                  <w:r w:rsidRPr="007B38C5">
                    <w:rPr>
                      <w:rFonts w:ascii="Arial" w:hAnsi="Arial"/>
                      <w:b w:val="0"/>
                      <w:sz w:val="16"/>
                    </w:rPr>
                    <w:t>XX</w:t>
                  </w:r>
                </w:p>
              </w:tc>
              <w:tc>
                <w:tcPr>
                  <w:tcW w:w="1437"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15849CBD" wp14:textId="77777777">
                  <w:pPr>
                    <w:pStyle w:val="RptLayoutBdyHdgACSSC"/>
                    <w:rPr>
                      <w:rFonts w:ascii="Arial" w:hAnsi="Arial"/>
                      <w:b w:val="0"/>
                      <w:sz w:val="16"/>
                    </w:rPr>
                  </w:pPr>
                  <w:r w:rsidRPr="007B38C5">
                    <w:rPr>
                      <w:rFonts w:ascii="Arial" w:hAnsi="Arial"/>
                      <w:b w:val="0"/>
                      <w:sz w:val="16"/>
                    </w:rPr>
                    <w:t>XXXXXXXXXX</w:t>
                  </w:r>
                </w:p>
              </w:tc>
              <w:tc>
                <w:tcPr>
                  <w:tcW w:w="1646"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0D199646" wp14:textId="77777777">
                  <w:pPr>
                    <w:pStyle w:val="RptLayoutBdyHdgACSSC"/>
                    <w:rPr>
                      <w:rFonts w:ascii="Arial" w:hAnsi="Arial"/>
                      <w:b w:val="0"/>
                      <w:sz w:val="16"/>
                    </w:rPr>
                  </w:pPr>
                  <w:r w:rsidRPr="007B38C5">
                    <w:rPr>
                      <w:rFonts w:ascii="Arial" w:hAnsi="Arial"/>
                      <w:b w:val="0"/>
                      <w:sz w:val="16"/>
                    </w:rPr>
                    <w:t>XXXXXXXXXX</w:t>
                  </w:r>
                </w:p>
              </w:tc>
              <w:tc>
                <w:tcPr>
                  <w:tcW w:w="1592"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4BD59397" wp14:textId="77777777">
                  <w:pPr>
                    <w:pStyle w:val="RptLayoutBdyHdgACSSC"/>
                    <w:rPr>
                      <w:rFonts w:ascii="Arial" w:hAnsi="Arial"/>
                      <w:b w:val="0"/>
                      <w:sz w:val="16"/>
                    </w:rPr>
                  </w:pPr>
                  <w:r w:rsidRPr="007B38C5">
                    <w:rPr>
                      <w:rFonts w:ascii="Arial" w:hAnsi="Arial"/>
                      <w:b w:val="0"/>
                      <w:sz w:val="16"/>
                    </w:rPr>
                    <w:t>XXXXXXXXXX</w:t>
                  </w:r>
                </w:p>
              </w:tc>
              <w:tc>
                <w:tcPr>
                  <w:tcW w:w="1538"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7540D341" wp14:textId="77777777">
                  <w:pPr>
                    <w:pStyle w:val="RptLayoutBdyHdgACSSC"/>
                    <w:rPr>
                      <w:rFonts w:ascii="Arial" w:hAnsi="Arial"/>
                      <w:b w:val="0"/>
                      <w:sz w:val="16"/>
                    </w:rPr>
                  </w:pPr>
                  <w:r w:rsidRPr="007B38C5">
                    <w:rPr>
                      <w:rFonts w:ascii="Arial" w:hAnsi="Arial"/>
                      <w:b w:val="0"/>
                      <w:sz w:val="16"/>
                    </w:rPr>
                    <w:t>XXXXXXXXXX</w:t>
                  </w:r>
                </w:p>
              </w:tc>
              <w:tc>
                <w:tcPr>
                  <w:tcW w:w="2238"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649C683E" wp14:textId="77777777">
                  <w:pPr>
                    <w:pStyle w:val="RptLayoutBdyHdgACSSC"/>
                    <w:rPr>
                      <w:rFonts w:ascii="Arial" w:hAnsi="Arial"/>
                      <w:b w:val="0"/>
                      <w:sz w:val="16"/>
                    </w:rPr>
                  </w:pPr>
                  <w:r w:rsidRPr="007B38C5">
                    <w:rPr>
                      <w:rFonts w:ascii="Arial" w:hAnsi="Arial"/>
                      <w:b w:val="0"/>
                      <w:sz w:val="16"/>
                    </w:rPr>
                    <w:t>XXXXX</w:t>
                  </w:r>
                </w:p>
              </w:tc>
              <w:tc>
                <w:tcPr>
                  <w:tcW w:w="893"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52D97BD8" wp14:textId="77777777">
                  <w:pPr>
                    <w:pStyle w:val="RptLayoutBdyHdgACSSC"/>
                    <w:rPr>
                      <w:rFonts w:ascii="Arial" w:hAnsi="Arial"/>
                      <w:b w:val="0"/>
                      <w:sz w:val="16"/>
                    </w:rPr>
                  </w:pPr>
                  <w:r w:rsidRPr="007B38C5">
                    <w:rPr>
                      <w:rFonts w:ascii="Arial" w:hAnsi="Arial"/>
                      <w:b w:val="0"/>
                      <w:sz w:val="16"/>
                    </w:rPr>
                    <w:t>XXXXX</w:t>
                  </w:r>
                </w:p>
              </w:tc>
              <w:tc>
                <w:tcPr>
                  <w:tcW w:w="519"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740D8044" wp14:textId="77777777">
                  <w:pPr>
                    <w:pStyle w:val="RptLayoutBdyHdgACSSC"/>
                    <w:rPr>
                      <w:rFonts w:ascii="Arial" w:hAnsi="Arial"/>
                      <w:b w:val="0"/>
                      <w:sz w:val="16"/>
                    </w:rPr>
                  </w:pPr>
                  <w:r w:rsidRPr="007B38C5">
                    <w:rPr>
                      <w:rFonts w:ascii="Arial" w:hAnsi="Arial"/>
                      <w:b w:val="0"/>
                      <w:sz w:val="16"/>
                    </w:rPr>
                    <w:t>XX</w:t>
                  </w:r>
                </w:p>
              </w:tc>
              <w:tc>
                <w:tcPr>
                  <w:tcW w:w="519"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52DCE4BE" wp14:textId="77777777">
                  <w:pPr>
                    <w:pStyle w:val="RptLayoutBdyHdgACSSC"/>
                    <w:rPr>
                      <w:rFonts w:ascii="Arial" w:hAnsi="Arial"/>
                      <w:b w:val="0"/>
                      <w:sz w:val="16"/>
                    </w:rPr>
                  </w:pPr>
                  <w:r w:rsidRPr="007B38C5">
                    <w:rPr>
                      <w:rFonts w:ascii="Arial" w:hAnsi="Arial"/>
                      <w:b w:val="0"/>
                      <w:sz w:val="16"/>
                    </w:rPr>
                    <w:t>XX</w:t>
                  </w:r>
                </w:p>
              </w:tc>
              <w:tc>
                <w:tcPr>
                  <w:tcW w:w="519"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3145E49D" wp14:textId="77777777">
                  <w:pPr>
                    <w:pStyle w:val="RptLayoutBdyHdgACSSC"/>
                    <w:rPr>
                      <w:rFonts w:ascii="Arial" w:hAnsi="Arial"/>
                      <w:b w:val="0"/>
                      <w:sz w:val="16"/>
                    </w:rPr>
                  </w:pPr>
                  <w:r w:rsidRPr="007B38C5">
                    <w:rPr>
                      <w:rFonts w:ascii="Arial" w:hAnsi="Arial"/>
                      <w:b w:val="0"/>
                      <w:sz w:val="16"/>
                    </w:rPr>
                    <w:t>XX</w:t>
                  </w:r>
                </w:p>
              </w:tc>
              <w:tc>
                <w:tcPr>
                  <w:tcW w:w="519"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25B717BA" wp14:textId="77777777">
                  <w:pPr>
                    <w:pStyle w:val="RptLayoutBdyHdgACSSC"/>
                    <w:rPr>
                      <w:rFonts w:ascii="Arial" w:hAnsi="Arial"/>
                      <w:b w:val="0"/>
                      <w:sz w:val="16"/>
                    </w:rPr>
                  </w:pPr>
                  <w:r w:rsidRPr="007B38C5">
                    <w:rPr>
                      <w:rFonts w:ascii="Arial" w:hAnsi="Arial"/>
                      <w:b w:val="0"/>
                      <w:sz w:val="16"/>
                    </w:rPr>
                    <w:t>XX</w:t>
                  </w:r>
                </w:p>
              </w:tc>
            </w:tr>
            <w:tr w:rsidRPr="007B38C5" w:rsidR="004B42EC" w:rsidTr="004B42EC" w14:paraId="44FF8242" wp14:textId="77777777">
              <w:trPr>
                <w:trHeight w:val="251"/>
              </w:trPr>
              <w:tc>
                <w:tcPr>
                  <w:tcW w:w="1286"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657E8BFD" wp14:textId="77777777">
                  <w:pPr>
                    <w:pStyle w:val="RptLayoutBdyHdgACSSC"/>
                    <w:rPr>
                      <w:rFonts w:ascii="Arial" w:hAnsi="Arial"/>
                      <w:b w:val="0"/>
                      <w:sz w:val="16"/>
                    </w:rPr>
                  </w:pPr>
                  <w:r w:rsidRPr="007B38C5">
                    <w:rPr>
                      <w:rFonts w:ascii="Arial" w:hAnsi="Arial"/>
                      <w:b w:val="0"/>
                      <w:sz w:val="16"/>
                    </w:rPr>
                    <w:t>XXXXXXXXXX</w:t>
                  </w:r>
                </w:p>
              </w:tc>
              <w:tc>
                <w:tcPr>
                  <w:tcW w:w="1227"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46EC3849" wp14:textId="77777777">
                  <w:pPr>
                    <w:pStyle w:val="RptLayoutBdyHdgACSSC"/>
                    <w:rPr>
                      <w:rFonts w:ascii="Arial" w:hAnsi="Arial"/>
                      <w:b w:val="0"/>
                      <w:sz w:val="16"/>
                    </w:rPr>
                  </w:pPr>
                  <w:r w:rsidRPr="007B38C5">
                    <w:rPr>
                      <w:rFonts w:ascii="Arial" w:hAnsi="Arial"/>
                      <w:b w:val="0"/>
                      <w:sz w:val="16"/>
                    </w:rPr>
                    <w:t>XX</w:t>
                  </w:r>
                </w:p>
              </w:tc>
              <w:tc>
                <w:tcPr>
                  <w:tcW w:w="1437"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6EF13AB8" wp14:textId="77777777">
                  <w:pPr>
                    <w:pStyle w:val="RptLayoutBdyHdgACSSC"/>
                    <w:rPr>
                      <w:rFonts w:ascii="Arial" w:hAnsi="Arial"/>
                      <w:b w:val="0"/>
                      <w:sz w:val="16"/>
                    </w:rPr>
                  </w:pPr>
                  <w:r w:rsidRPr="007B38C5">
                    <w:rPr>
                      <w:rFonts w:ascii="Arial" w:hAnsi="Arial"/>
                      <w:b w:val="0"/>
                      <w:sz w:val="16"/>
                    </w:rPr>
                    <w:t>XXXXXXXXXX</w:t>
                  </w:r>
                </w:p>
              </w:tc>
              <w:tc>
                <w:tcPr>
                  <w:tcW w:w="1646"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270AF5CB" wp14:textId="77777777">
                  <w:pPr>
                    <w:pStyle w:val="RptLayoutBdyHdgACSSC"/>
                    <w:rPr>
                      <w:rFonts w:ascii="Arial" w:hAnsi="Arial"/>
                      <w:b w:val="0"/>
                      <w:sz w:val="16"/>
                    </w:rPr>
                  </w:pPr>
                  <w:r w:rsidRPr="007B38C5">
                    <w:rPr>
                      <w:rFonts w:ascii="Arial" w:hAnsi="Arial"/>
                      <w:b w:val="0"/>
                      <w:sz w:val="16"/>
                    </w:rPr>
                    <w:t>XXXXXXXXXX</w:t>
                  </w:r>
                </w:p>
              </w:tc>
              <w:tc>
                <w:tcPr>
                  <w:tcW w:w="1592"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6C22BF49" wp14:textId="77777777">
                  <w:pPr>
                    <w:pStyle w:val="RptLayoutBdyHdgACSSC"/>
                    <w:rPr>
                      <w:rFonts w:ascii="Arial" w:hAnsi="Arial"/>
                      <w:b w:val="0"/>
                      <w:sz w:val="16"/>
                    </w:rPr>
                  </w:pPr>
                  <w:r w:rsidRPr="007B38C5">
                    <w:rPr>
                      <w:rFonts w:ascii="Arial" w:hAnsi="Arial"/>
                      <w:b w:val="0"/>
                      <w:sz w:val="16"/>
                    </w:rPr>
                    <w:t>XXXXXXXXXX</w:t>
                  </w:r>
                </w:p>
              </w:tc>
              <w:tc>
                <w:tcPr>
                  <w:tcW w:w="1538"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6BA128DD" wp14:textId="77777777">
                  <w:pPr>
                    <w:pStyle w:val="RptLayoutBdyHdgACSSC"/>
                    <w:rPr>
                      <w:rFonts w:ascii="Arial" w:hAnsi="Arial"/>
                      <w:b w:val="0"/>
                      <w:sz w:val="16"/>
                    </w:rPr>
                  </w:pPr>
                  <w:r w:rsidRPr="007B38C5">
                    <w:rPr>
                      <w:rFonts w:ascii="Arial" w:hAnsi="Arial"/>
                      <w:b w:val="0"/>
                      <w:sz w:val="16"/>
                    </w:rPr>
                    <w:t>XXXXXXXXXX</w:t>
                  </w:r>
                </w:p>
              </w:tc>
              <w:tc>
                <w:tcPr>
                  <w:tcW w:w="2238"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4146743E" wp14:textId="77777777">
                  <w:pPr>
                    <w:pStyle w:val="RptLayoutBdyHdgACSSC"/>
                    <w:rPr>
                      <w:rFonts w:ascii="Arial" w:hAnsi="Arial"/>
                      <w:b w:val="0"/>
                      <w:sz w:val="16"/>
                    </w:rPr>
                  </w:pPr>
                  <w:r w:rsidRPr="007B38C5">
                    <w:rPr>
                      <w:rFonts w:ascii="Arial" w:hAnsi="Arial"/>
                      <w:b w:val="0"/>
                      <w:sz w:val="16"/>
                    </w:rPr>
                    <w:t>XXXXX</w:t>
                  </w:r>
                </w:p>
              </w:tc>
              <w:tc>
                <w:tcPr>
                  <w:tcW w:w="893"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0DEB8584" wp14:textId="77777777">
                  <w:pPr>
                    <w:pStyle w:val="RptLayoutBdyHdgACSSC"/>
                    <w:rPr>
                      <w:rFonts w:ascii="Arial" w:hAnsi="Arial"/>
                      <w:b w:val="0"/>
                      <w:sz w:val="16"/>
                    </w:rPr>
                  </w:pPr>
                  <w:r w:rsidRPr="007B38C5">
                    <w:rPr>
                      <w:rFonts w:ascii="Arial" w:hAnsi="Arial"/>
                      <w:b w:val="0"/>
                      <w:sz w:val="16"/>
                    </w:rPr>
                    <w:t>XXXXX</w:t>
                  </w:r>
                </w:p>
              </w:tc>
              <w:tc>
                <w:tcPr>
                  <w:tcW w:w="519"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50E97D4A" wp14:textId="77777777">
                  <w:pPr>
                    <w:pStyle w:val="RptLayoutBdyHdgACSSC"/>
                    <w:rPr>
                      <w:rFonts w:ascii="Arial" w:hAnsi="Arial"/>
                      <w:b w:val="0"/>
                      <w:sz w:val="16"/>
                    </w:rPr>
                  </w:pPr>
                  <w:r w:rsidRPr="007B38C5">
                    <w:rPr>
                      <w:rFonts w:ascii="Arial" w:hAnsi="Arial"/>
                      <w:b w:val="0"/>
                      <w:sz w:val="16"/>
                    </w:rPr>
                    <w:t>XX</w:t>
                  </w:r>
                </w:p>
              </w:tc>
              <w:tc>
                <w:tcPr>
                  <w:tcW w:w="519"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639631E0" wp14:textId="77777777">
                  <w:pPr>
                    <w:pStyle w:val="RptLayoutBdyHdgACSSC"/>
                    <w:rPr>
                      <w:rFonts w:ascii="Arial" w:hAnsi="Arial"/>
                      <w:b w:val="0"/>
                      <w:sz w:val="16"/>
                    </w:rPr>
                  </w:pPr>
                  <w:r w:rsidRPr="007B38C5">
                    <w:rPr>
                      <w:rFonts w:ascii="Arial" w:hAnsi="Arial"/>
                      <w:b w:val="0"/>
                      <w:sz w:val="16"/>
                    </w:rPr>
                    <w:t>XX</w:t>
                  </w:r>
                </w:p>
              </w:tc>
              <w:tc>
                <w:tcPr>
                  <w:tcW w:w="519"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2B7D4D34" wp14:textId="77777777">
                  <w:pPr>
                    <w:pStyle w:val="RptLayoutBdyHdgACSSC"/>
                    <w:rPr>
                      <w:rFonts w:ascii="Arial" w:hAnsi="Arial"/>
                      <w:b w:val="0"/>
                      <w:sz w:val="16"/>
                    </w:rPr>
                  </w:pPr>
                  <w:r w:rsidRPr="007B38C5">
                    <w:rPr>
                      <w:rFonts w:ascii="Arial" w:hAnsi="Arial"/>
                      <w:b w:val="0"/>
                      <w:sz w:val="16"/>
                    </w:rPr>
                    <w:t>XX</w:t>
                  </w:r>
                </w:p>
              </w:tc>
              <w:tc>
                <w:tcPr>
                  <w:tcW w:w="519"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4BE0D8EC" wp14:textId="77777777">
                  <w:pPr>
                    <w:pStyle w:val="RptLayoutBdyHdgACSSC"/>
                    <w:rPr>
                      <w:rFonts w:ascii="Arial" w:hAnsi="Arial"/>
                      <w:b w:val="0"/>
                      <w:sz w:val="16"/>
                    </w:rPr>
                  </w:pPr>
                  <w:r w:rsidRPr="007B38C5">
                    <w:rPr>
                      <w:rFonts w:ascii="Arial" w:hAnsi="Arial"/>
                      <w:b w:val="0"/>
                      <w:sz w:val="16"/>
                    </w:rPr>
                    <w:t>XX</w:t>
                  </w:r>
                </w:p>
              </w:tc>
            </w:tr>
            <w:tr w:rsidRPr="007B38C5" w:rsidR="004B42EC" w:rsidTr="004B42EC" w14:paraId="4D13D14C" wp14:textId="77777777">
              <w:trPr>
                <w:trHeight w:val="251"/>
              </w:trPr>
              <w:tc>
                <w:tcPr>
                  <w:tcW w:w="1286"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65863A7D" wp14:textId="77777777">
                  <w:pPr>
                    <w:pStyle w:val="RptLayoutBdyHdgACSSC"/>
                    <w:rPr>
                      <w:rFonts w:ascii="Arial" w:hAnsi="Arial"/>
                      <w:b w:val="0"/>
                      <w:sz w:val="16"/>
                    </w:rPr>
                  </w:pPr>
                  <w:r w:rsidRPr="007B38C5">
                    <w:rPr>
                      <w:rFonts w:ascii="Arial" w:hAnsi="Arial"/>
                      <w:b w:val="0"/>
                      <w:sz w:val="16"/>
                    </w:rPr>
                    <w:t>XXXXXXXXXX</w:t>
                  </w:r>
                </w:p>
              </w:tc>
              <w:tc>
                <w:tcPr>
                  <w:tcW w:w="1227"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7657F035" wp14:textId="77777777">
                  <w:pPr>
                    <w:pStyle w:val="RptLayoutBdyHdgACSSC"/>
                    <w:rPr>
                      <w:rFonts w:ascii="Arial" w:hAnsi="Arial"/>
                      <w:b w:val="0"/>
                      <w:sz w:val="16"/>
                    </w:rPr>
                  </w:pPr>
                  <w:r w:rsidRPr="007B38C5">
                    <w:rPr>
                      <w:rFonts w:ascii="Arial" w:hAnsi="Arial"/>
                      <w:b w:val="0"/>
                      <w:sz w:val="16"/>
                    </w:rPr>
                    <w:t>XX</w:t>
                  </w:r>
                </w:p>
              </w:tc>
              <w:tc>
                <w:tcPr>
                  <w:tcW w:w="1437"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6482D2E2" wp14:textId="77777777">
                  <w:pPr>
                    <w:pStyle w:val="RptLayoutBdyHdgACSSC"/>
                    <w:rPr>
                      <w:rFonts w:ascii="Arial" w:hAnsi="Arial"/>
                      <w:b w:val="0"/>
                      <w:sz w:val="16"/>
                    </w:rPr>
                  </w:pPr>
                  <w:r w:rsidRPr="007B38C5">
                    <w:rPr>
                      <w:rFonts w:ascii="Arial" w:hAnsi="Arial"/>
                      <w:b w:val="0"/>
                      <w:sz w:val="16"/>
                    </w:rPr>
                    <w:t>XXXXXXXXXX</w:t>
                  </w:r>
                </w:p>
              </w:tc>
              <w:tc>
                <w:tcPr>
                  <w:tcW w:w="1646"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7C77C1FF" wp14:textId="77777777">
                  <w:pPr>
                    <w:pStyle w:val="RptLayoutBdyHdgACSSC"/>
                    <w:rPr>
                      <w:rFonts w:ascii="Arial" w:hAnsi="Arial"/>
                      <w:b w:val="0"/>
                      <w:sz w:val="16"/>
                    </w:rPr>
                  </w:pPr>
                  <w:r w:rsidRPr="007B38C5">
                    <w:rPr>
                      <w:rFonts w:ascii="Arial" w:hAnsi="Arial"/>
                      <w:b w:val="0"/>
                      <w:sz w:val="16"/>
                    </w:rPr>
                    <w:t>XXXXXXXXXX</w:t>
                  </w:r>
                </w:p>
              </w:tc>
              <w:tc>
                <w:tcPr>
                  <w:tcW w:w="1592"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4557EFB4" wp14:textId="77777777">
                  <w:pPr>
                    <w:pStyle w:val="RptLayoutBdyHdgACSSC"/>
                    <w:rPr>
                      <w:rFonts w:ascii="Arial" w:hAnsi="Arial"/>
                      <w:b w:val="0"/>
                      <w:sz w:val="16"/>
                    </w:rPr>
                  </w:pPr>
                  <w:r w:rsidRPr="007B38C5">
                    <w:rPr>
                      <w:rFonts w:ascii="Arial" w:hAnsi="Arial"/>
                      <w:b w:val="0"/>
                      <w:sz w:val="16"/>
                    </w:rPr>
                    <w:t>XXXXXXXXXX</w:t>
                  </w:r>
                </w:p>
              </w:tc>
              <w:tc>
                <w:tcPr>
                  <w:tcW w:w="1538"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71EF4A56" wp14:textId="77777777">
                  <w:pPr>
                    <w:pStyle w:val="RptLayoutBdyHdgACSSC"/>
                    <w:rPr>
                      <w:rFonts w:ascii="Arial" w:hAnsi="Arial"/>
                      <w:b w:val="0"/>
                      <w:sz w:val="16"/>
                    </w:rPr>
                  </w:pPr>
                  <w:r w:rsidRPr="007B38C5">
                    <w:rPr>
                      <w:rFonts w:ascii="Arial" w:hAnsi="Arial"/>
                      <w:b w:val="0"/>
                      <w:sz w:val="16"/>
                    </w:rPr>
                    <w:t>XXXXXXXXXX</w:t>
                  </w:r>
                </w:p>
              </w:tc>
              <w:tc>
                <w:tcPr>
                  <w:tcW w:w="2238"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237CCE56" wp14:textId="77777777">
                  <w:pPr>
                    <w:pStyle w:val="RptLayoutBdyHdgACSSC"/>
                    <w:rPr>
                      <w:rFonts w:ascii="Arial" w:hAnsi="Arial"/>
                      <w:b w:val="0"/>
                      <w:sz w:val="16"/>
                    </w:rPr>
                  </w:pPr>
                  <w:r w:rsidRPr="007B38C5">
                    <w:rPr>
                      <w:rFonts w:ascii="Arial" w:hAnsi="Arial"/>
                      <w:b w:val="0"/>
                      <w:sz w:val="16"/>
                    </w:rPr>
                    <w:t>XXXXX</w:t>
                  </w:r>
                </w:p>
              </w:tc>
              <w:tc>
                <w:tcPr>
                  <w:tcW w:w="893"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3678BDC2" wp14:textId="77777777">
                  <w:pPr>
                    <w:pStyle w:val="RptLayoutBdyHdgACSSC"/>
                    <w:rPr>
                      <w:rFonts w:ascii="Arial" w:hAnsi="Arial"/>
                      <w:b w:val="0"/>
                      <w:sz w:val="16"/>
                    </w:rPr>
                  </w:pPr>
                  <w:r w:rsidRPr="007B38C5">
                    <w:rPr>
                      <w:rFonts w:ascii="Arial" w:hAnsi="Arial"/>
                      <w:b w:val="0"/>
                      <w:sz w:val="16"/>
                    </w:rPr>
                    <w:t>XXXXX</w:t>
                  </w:r>
                </w:p>
              </w:tc>
              <w:tc>
                <w:tcPr>
                  <w:tcW w:w="519"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5FC27C9D" wp14:textId="77777777">
                  <w:pPr>
                    <w:pStyle w:val="RptLayoutBdyHdgACSSC"/>
                    <w:rPr>
                      <w:rFonts w:ascii="Arial" w:hAnsi="Arial"/>
                      <w:b w:val="0"/>
                      <w:sz w:val="16"/>
                    </w:rPr>
                  </w:pPr>
                  <w:r w:rsidRPr="007B38C5">
                    <w:rPr>
                      <w:rFonts w:ascii="Arial" w:hAnsi="Arial"/>
                      <w:b w:val="0"/>
                      <w:sz w:val="16"/>
                    </w:rPr>
                    <w:t>XX</w:t>
                  </w:r>
                </w:p>
              </w:tc>
              <w:tc>
                <w:tcPr>
                  <w:tcW w:w="519"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2AC8A42D" wp14:textId="77777777">
                  <w:pPr>
                    <w:pStyle w:val="RptLayoutBdyHdgACSSC"/>
                    <w:rPr>
                      <w:rFonts w:ascii="Arial" w:hAnsi="Arial"/>
                      <w:b w:val="0"/>
                      <w:sz w:val="16"/>
                    </w:rPr>
                  </w:pPr>
                  <w:r w:rsidRPr="007B38C5">
                    <w:rPr>
                      <w:rFonts w:ascii="Arial" w:hAnsi="Arial"/>
                      <w:b w:val="0"/>
                      <w:sz w:val="16"/>
                    </w:rPr>
                    <w:t>XX</w:t>
                  </w:r>
                </w:p>
              </w:tc>
              <w:tc>
                <w:tcPr>
                  <w:tcW w:w="519"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6B6860CB" wp14:textId="77777777">
                  <w:pPr>
                    <w:pStyle w:val="RptLayoutBdyHdgACSSC"/>
                    <w:rPr>
                      <w:rFonts w:ascii="Arial" w:hAnsi="Arial"/>
                      <w:b w:val="0"/>
                      <w:sz w:val="16"/>
                    </w:rPr>
                  </w:pPr>
                  <w:r w:rsidRPr="007B38C5">
                    <w:rPr>
                      <w:rFonts w:ascii="Arial" w:hAnsi="Arial"/>
                      <w:b w:val="0"/>
                      <w:sz w:val="16"/>
                    </w:rPr>
                    <w:t>XX</w:t>
                  </w:r>
                </w:p>
              </w:tc>
              <w:tc>
                <w:tcPr>
                  <w:tcW w:w="519" w:type="dxa"/>
                  <w:tcBorders>
                    <w:top w:val="single" w:color="C0C0C0" w:sz="4" w:space="0"/>
                    <w:left w:val="single" w:color="C0C0C0" w:sz="4" w:space="0"/>
                    <w:bottom w:val="single" w:color="C0C0C0" w:sz="4" w:space="0"/>
                    <w:right w:val="single" w:color="C0C0C0" w:sz="4" w:space="0"/>
                  </w:tcBorders>
                </w:tcPr>
                <w:p w:rsidRPr="007B38C5" w:rsidR="004B42EC" w:rsidP="004B42EC" w:rsidRDefault="004B42EC" w14:paraId="4B2E82CD" wp14:textId="77777777">
                  <w:pPr>
                    <w:pStyle w:val="RptLayoutBdyHdgACSSC"/>
                    <w:rPr>
                      <w:rFonts w:ascii="Arial" w:hAnsi="Arial"/>
                      <w:b w:val="0"/>
                      <w:sz w:val="16"/>
                    </w:rPr>
                  </w:pPr>
                  <w:r w:rsidRPr="007B38C5">
                    <w:rPr>
                      <w:rFonts w:ascii="Arial" w:hAnsi="Arial"/>
                      <w:b w:val="0"/>
                      <w:sz w:val="16"/>
                    </w:rPr>
                    <w:t>XX</w:t>
                  </w:r>
                </w:p>
              </w:tc>
            </w:tr>
            <w:tr w:rsidRPr="007B38C5" w:rsidR="004B42EC" w:rsidTr="004B42EC" w14:paraId="3F10567F" wp14:textId="77777777">
              <w:trPr>
                <w:trHeight w:val="251"/>
              </w:trPr>
              <w:tc>
                <w:tcPr>
                  <w:tcW w:w="1286"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7982DFC9" wp14:textId="77777777">
                  <w:pPr>
                    <w:pStyle w:val="RptLayoutBdyHdgACSSC"/>
                    <w:rPr>
                      <w:rFonts w:ascii="Arial" w:hAnsi="Arial"/>
                      <w:b w:val="0"/>
                      <w:sz w:val="16"/>
                    </w:rPr>
                  </w:pPr>
                  <w:r w:rsidRPr="007B38C5">
                    <w:rPr>
                      <w:rFonts w:ascii="Arial" w:hAnsi="Arial"/>
                      <w:b w:val="0"/>
                      <w:sz w:val="16"/>
                    </w:rPr>
                    <w:t>XXXXXXXXXX</w:t>
                  </w:r>
                </w:p>
              </w:tc>
              <w:tc>
                <w:tcPr>
                  <w:tcW w:w="1227"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1DC8C984" wp14:textId="77777777">
                  <w:pPr>
                    <w:pStyle w:val="RptLayoutBdyHdgACSSC"/>
                    <w:rPr>
                      <w:rFonts w:ascii="Arial" w:hAnsi="Arial"/>
                      <w:b w:val="0"/>
                      <w:sz w:val="16"/>
                    </w:rPr>
                  </w:pPr>
                  <w:r w:rsidRPr="007B38C5">
                    <w:rPr>
                      <w:rFonts w:ascii="Arial" w:hAnsi="Arial"/>
                      <w:b w:val="0"/>
                      <w:sz w:val="16"/>
                    </w:rPr>
                    <w:t>XX</w:t>
                  </w:r>
                </w:p>
              </w:tc>
              <w:tc>
                <w:tcPr>
                  <w:tcW w:w="1437"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7F1F9109" wp14:textId="77777777">
                  <w:pPr>
                    <w:pStyle w:val="RptLayoutBdyHdgACSSC"/>
                    <w:rPr>
                      <w:rFonts w:ascii="Arial" w:hAnsi="Arial"/>
                      <w:b w:val="0"/>
                      <w:sz w:val="16"/>
                    </w:rPr>
                  </w:pPr>
                  <w:r w:rsidRPr="007B38C5">
                    <w:rPr>
                      <w:rFonts w:ascii="Arial" w:hAnsi="Arial"/>
                      <w:b w:val="0"/>
                      <w:sz w:val="16"/>
                    </w:rPr>
                    <w:t>XXXXXXXXXX</w:t>
                  </w:r>
                </w:p>
              </w:tc>
              <w:tc>
                <w:tcPr>
                  <w:tcW w:w="1646"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1307FAB7" wp14:textId="77777777">
                  <w:pPr>
                    <w:pStyle w:val="RptLayoutBdyHdgACSSC"/>
                    <w:rPr>
                      <w:rFonts w:ascii="Arial" w:hAnsi="Arial"/>
                      <w:b w:val="0"/>
                      <w:sz w:val="16"/>
                    </w:rPr>
                  </w:pPr>
                  <w:r w:rsidRPr="007B38C5">
                    <w:rPr>
                      <w:rFonts w:ascii="Arial" w:hAnsi="Arial"/>
                      <w:b w:val="0"/>
                      <w:sz w:val="16"/>
                    </w:rPr>
                    <w:t>XXXXXXXXXX</w:t>
                  </w:r>
                </w:p>
              </w:tc>
              <w:tc>
                <w:tcPr>
                  <w:tcW w:w="1592"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5522BE98" wp14:textId="77777777">
                  <w:pPr>
                    <w:pStyle w:val="RptLayoutBdyHdgACSSC"/>
                    <w:rPr>
                      <w:rFonts w:ascii="Arial" w:hAnsi="Arial"/>
                      <w:b w:val="0"/>
                      <w:sz w:val="16"/>
                    </w:rPr>
                  </w:pPr>
                  <w:r w:rsidRPr="007B38C5">
                    <w:rPr>
                      <w:rFonts w:ascii="Arial" w:hAnsi="Arial"/>
                      <w:b w:val="0"/>
                      <w:sz w:val="16"/>
                    </w:rPr>
                    <w:t>XXXXXXXXXX</w:t>
                  </w:r>
                </w:p>
              </w:tc>
              <w:tc>
                <w:tcPr>
                  <w:tcW w:w="1538"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7F1E8411" wp14:textId="77777777">
                  <w:pPr>
                    <w:pStyle w:val="RptLayoutBdyHdgACSSC"/>
                    <w:rPr>
                      <w:rFonts w:ascii="Arial" w:hAnsi="Arial"/>
                      <w:b w:val="0"/>
                      <w:sz w:val="16"/>
                    </w:rPr>
                  </w:pPr>
                  <w:r w:rsidRPr="007B38C5">
                    <w:rPr>
                      <w:rFonts w:ascii="Arial" w:hAnsi="Arial"/>
                      <w:b w:val="0"/>
                      <w:sz w:val="16"/>
                    </w:rPr>
                    <w:t>XXXXXXXXXX</w:t>
                  </w:r>
                </w:p>
              </w:tc>
              <w:tc>
                <w:tcPr>
                  <w:tcW w:w="2238"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41AA83DB" wp14:textId="77777777">
                  <w:pPr>
                    <w:pStyle w:val="RptLayoutBdyHdgACSSC"/>
                    <w:rPr>
                      <w:rFonts w:ascii="Arial" w:hAnsi="Arial"/>
                      <w:b w:val="0"/>
                      <w:sz w:val="16"/>
                    </w:rPr>
                  </w:pPr>
                  <w:r w:rsidRPr="007B38C5">
                    <w:rPr>
                      <w:rFonts w:ascii="Arial" w:hAnsi="Arial"/>
                      <w:b w:val="0"/>
                      <w:sz w:val="16"/>
                    </w:rPr>
                    <w:t>XXXXX</w:t>
                  </w:r>
                </w:p>
              </w:tc>
              <w:tc>
                <w:tcPr>
                  <w:tcW w:w="893"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652A6EA9" wp14:textId="77777777">
                  <w:pPr>
                    <w:pStyle w:val="RptLayoutBdyHdgACSSC"/>
                    <w:rPr>
                      <w:rFonts w:ascii="Arial" w:hAnsi="Arial"/>
                      <w:b w:val="0"/>
                      <w:sz w:val="16"/>
                    </w:rPr>
                  </w:pPr>
                  <w:r w:rsidRPr="007B38C5">
                    <w:rPr>
                      <w:rFonts w:ascii="Arial" w:hAnsi="Arial"/>
                      <w:b w:val="0"/>
                      <w:sz w:val="16"/>
                    </w:rPr>
                    <w:t>XXXXX</w:t>
                  </w:r>
                </w:p>
              </w:tc>
              <w:tc>
                <w:tcPr>
                  <w:tcW w:w="519"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66DFCFC3" wp14:textId="77777777">
                  <w:pPr>
                    <w:pStyle w:val="RptLayoutBdyHdgACSSC"/>
                    <w:rPr>
                      <w:rFonts w:ascii="Arial" w:hAnsi="Arial"/>
                      <w:b w:val="0"/>
                      <w:sz w:val="16"/>
                    </w:rPr>
                  </w:pPr>
                  <w:r w:rsidRPr="007B38C5">
                    <w:rPr>
                      <w:rFonts w:ascii="Arial" w:hAnsi="Arial"/>
                      <w:b w:val="0"/>
                      <w:sz w:val="16"/>
                    </w:rPr>
                    <w:t>XX</w:t>
                  </w:r>
                </w:p>
              </w:tc>
              <w:tc>
                <w:tcPr>
                  <w:tcW w:w="519"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795E158C" wp14:textId="77777777">
                  <w:pPr>
                    <w:pStyle w:val="RptLayoutBdyHdgACSSC"/>
                    <w:rPr>
                      <w:rFonts w:ascii="Arial" w:hAnsi="Arial"/>
                      <w:b w:val="0"/>
                      <w:sz w:val="16"/>
                    </w:rPr>
                  </w:pPr>
                  <w:r w:rsidRPr="007B38C5">
                    <w:rPr>
                      <w:rFonts w:ascii="Arial" w:hAnsi="Arial"/>
                      <w:b w:val="0"/>
                      <w:sz w:val="16"/>
                    </w:rPr>
                    <w:t>XX</w:t>
                  </w:r>
                </w:p>
              </w:tc>
              <w:tc>
                <w:tcPr>
                  <w:tcW w:w="519"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51F52355" wp14:textId="77777777">
                  <w:pPr>
                    <w:pStyle w:val="RptLayoutBdyHdgACSSC"/>
                    <w:rPr>
                      <w:rFonts w:ascii="Arial" w:hAnsi="Arial"/>
                      <w:b w:val="0"/>
                      <w:sz w:val="16"/>
                    </w:rPr>
                  </w:pPr>
                  <w:r w:rsidRPr="007B38C5">
                    <w:rPr>
                      <w:rFonts w:ascii="Arial" w:hAnsi="Arial"/>
                      <w:b w:val="0"/>
                      <w:sz w:val="16"/>
                    </w:rPr>
                    <w:t>XX</w:t>
                  </w:r>
                </w:p>
              </w:tc>
              <w:tc>
                <w:tcPr>
                  <w:tcW w:w="519" w:type="dxa"/>
                  <w:tcBorders>
                    <w:top w:val="single" w:color="C0C0C0" w:sz="4" w:space="0"/>
                    <w:left w:val="single" w:color="C0C0C0" w:sz="4" w:space="0"/>
                    <w:bottom w:val="single" w:color="C0C0C0" w:sz="4" w:space="0"/>
                    <w:right w:val="single" w:color="C0C0C0" w:sz="4" w:space="0"/>
                  </w:tcBorders>
                  <w:shd w:val="clear" w:color="auto" w:fill="F3F3F3"/>
                </w:tcPr>
                <w:p w:rsidRPr="007B38C5" w:rsidR="004B42EC" w:rsidP="004B42EC" w:rsidRDefault="004B42EC" w14:paraId="75F3985D" wp14:textId="77777777">
                  <w:pPr>
                    <w:pStyle w:val="RptLayoutBdyHdgACSSC"/>
                    <w:rPr>
                      <w:rFonts w:ascii="Arial" w:hAnsi="Arial"/>
                      <w:b w:val="0"/>
                      <w:sz w:val="16"/>
                    </w:rPr>
                  </w:pPr>
                  <w:r w:rsidRPr="007B38C5">
                    <w:rPr>
                      <w:rFonts w:ascii="Arial" w:hAnsi="Arial"/>
                      <w:b w:val="0"/>
                      <w:sz w:val="16"/>
                    </w:rPr>
                    <w:t>XX</w:t>
                  </w:r>
                </w:p>
              </w:tc>
            </w:tr>
          </w:tbl>
          <w:p w:rsidR="004B42EC" w:rsidP="004B42EC" w:rsidRDefault="004B42EC" w14:paraId="713ED568" wp14:textId="77777777">
            <w:pPr>
              <w:pStyle w:val="Figure"/>
              <w:spacing w:before="60" w:after="60"/>
              <w:rPr>
                <w:rFonts w:ascii="Arial" w:hAnsi="Arial" w:cs="Arial"/>
                <w:bCs w:val="0"/>
                <w:color w:val="000000"/>
                <w:sz w:val="23"/>
                <w:szCs w:val="23"/>
              </w:rPr>
            </w:pPr>
          </w:p>
          <w:p w:rsidR="004B42EC" w:rsidP="004B42EC" w:rsidRDefault="004B42EC" w14:paraId="23C2E858" wp14:textId="77777777">
            <w:pPr>
              <w:pStyle w:val="Figure"/>
              <w:spacing w:before="60" w:after="60"/>
              <w:jc w:val="right"/>
              <w:rPr>
                <w:rFonts w:ascii="Arial" w:hAnsi="Arial" w:cs="Arial"/>
                <w:bCs w:val="0"/>
                <w:color w:val="000000"/>
                <w:sz w:val="23"/>
                <w:szCs w:val="23"/>
              </w:rPr>
            </w:pPr>
          </w:p>
        </w:tc>
      </w:tr>
      <w:tr xmlns:wp14="http://schemas.microsoft.com/office/word/2010/wordml" w:rsidR="004B42EC" w:rsidTr="00DD3BD7" w14:paraId="7A46FF0D" wp14:textId="77777777">
        <w:tblPrEx>
          <w:tblCellMar>
            <w:top w:w="0" w:type="dxa"/>
            <w:bottom w:w="0" w:type="dxa"/>
          </w:tblCellMar>
        </w:tblPrEx>
        <w:trPr>
          <w:cantSplit/>
          <w:trHeight w:val="360"/>
          <w:jc w:val="center"/>
        </w:trPr>
        <w:tc>
          <w:tcPr>
            <w:tcW w:w="1629" w:type="pct"/>
            <w:gridSpan w:val="2"/>
            <w:tcBorders>
              <w:top w:val="nil"/>
              <w:bottom w:val="single" w:color="000000" w:sz="4" w:space="0"/>
            </w:tcBorders>
          </w:tcPr>
          <w:p w:rsidR="004B42EC" w:rsidP="004B42EC" w:rsidRDefault="004B42EC" w14:paraId="1A804AB9" wp14:textId="77777777">
            <w:pPr>
              <w:pStyle w:val="Figure"/>
              <w:spacing w:before="60" w:after="60"/>
              <w:rPr>
                <w:rFonts w:ascii="Arial" w:hAnsi="Arial" w:cs="Arial"/>
                <w:sz w:val="17"/>
                <w:szCs w:val="17"/>
              </w:rPr>
            </w:pPr>
            <w:r>
              <w:rPr>
                <w:rFonts w:ascii="Arial" w:hAnsi="Arial" w:cs="Arial"/>
                <w:sz w:val="17"/>
                <w:szCs w:val="17"/>
              </w:rPr>
              <w:t xml:space="preserve">Run Date: MM/DD/CCYY </w:t>
            </w:r>
          </w:p>
        </w:tc>
        <w:tc>
          <w:tcPr>
            <w:tcW w:w="1606" w:type="pct"/>
            <w:gridSpan w:val="2"/>
            <w:tcBorders>
              <w:top w:val="nil"/>
              <w:bottom w:val="single" w:color="000000" w:sz="4" w:space="0"/>
            </w:tcBorders>
          </w:tcPr>
          <w:p w:rsidR="004B42EC" w:rsidP="004B42EC" w:rsidRDefault="004B42EC" w14:paraId="7C6B8E1C" wp14:textId="77777777">
            <w:pPr>
              <w:pStyle w:val="Figure"/>
              <w:spacing w:before="60" w:after="60"/>
              <w:jc w:val="center"/>
              <w:rPr>
                <w:rFonts w:ascii="Arial" w:hAnsi="Arial" w:cs="Arial"/>
                <w:sz w:val="17"/>
                <w:szCs w:val="17"/>
              </w:rPr>
            </w:pPr>
            <w:r>
              <w:rPr>
                <w:rFonts w:ascii="Arial" w:hAnsi="Arial" w:cs="Arial"/>
                <w:sz w:val="17"/>
                <w:szCs w:val="17"/>
              </w:rPr>
              <w:t>Page:  X of Y</w:t>
            </w:r>
          </w:p>
        </w:tc>
        <w:tc>
          <w:tcPr>
            <w:tcW w:w="1764" w:type="pct"/>
            <w:gridSpan w:val="2"/>
            <w:tcBorders>
              <w:top w:val="nil"/>
              <w:bottom w:val="single" w:color="000000" w:sz="4" w:space="0"/>
            </w:tcBorders>
          </w:tcPr>
          <w:p w:rsidR="004B42EC" w:rsidP="004B42EC" w:rsidRDefault="004B42EC" w14:paraId="33E40D32" wp14:textId="77777777">
            <w:pPr>
              <w:pStyle w:val="Figure"/>
              <w:spacing w:before="60" w:after="60"/>
              <w:jc w:val="right"/>
              <w:rPr>
                <w:rFonts w:ascii="Arial" w:hAnsi="Arial" w:cs="Arial"/>
                <w:sz w:val="17"/>
                <w:szCs w:val="17"/>
              </w:rPr>
            </w:pPr>
            <w:r>
              <w:rPr>
                <w:rFonts w:ascii="Arial" w:hAnsi="Arial" w:cs="Arial"/>
                <w:sz w:val="17"/>
                <w:szCs w:val="17"/>
              </w:rPr>
              <w:t xml:space="preserve">Run Time: HH:MM:SS </w:t>
            </w:r>
          </w:p>
        </w:tc>
      </w:tr>
    </w:tbl>
    <w:p xmlns:wp14="http://schemas.microsoft.com/office/word/2010/wordml" w:rsidR="00CE759A" w:rsidP="004B42EC" w:rsidRDefault="004B42EC" w14:paraId="3A68136E" wp14:textId="77777777">
      <w:pPr>
        <w:pStyle w:val="Heading6"/>
        <w:numPr>
          <w:ilvl w:val="0"/>
          <w:numId w:val="0"/>
        </w:numPr>
        <w:pBdr>
          <w:bottom w:val="single" w:color="auto" w:sz="4" w:space="1"/>
        </w:pBdr>
      </w:pPr>
      <w:r>
        <w:rPr>
          <w:b/>
          <w:bCs/>
        </w:rPr>
        <w:br w:type="page"/>
      </w:r>
      <w:r w:rsidR="00CE759A">
        <w:rPr>
          <w:bCs/>
        </w:rPr>
        <w:t xml:space="preserve">Report Specification – OPR-SRA-129 - </w:t>
      </w:r>
      <w:r w:rsidR="00CE759A">
        <w:t>Service Authorization Weekly Report by Status</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695"/>
        <w:gridCol w:w="1272"/>
        <w:gridCol w:w="1620"/>
        <w:gridCol w:w="1151"/>
        <w:gridCol w:w="1157"/>
        <w:gridCol w:w="2458"/>
        <w:gridCol w:w="5028"/>
        <w:gridCol w:w="9"/>
      </w:tblGrid>
      <w:tr xmlns:wp14="http://schemas.microsoft.com/office/word/2010/wordml" w:rsidR="00CE759A" w:rsidTr="007B666C" w14:paraId="5D434808" wp14:textId="77777777">
        <w:tblPrEx>
          <w:tblCellMar>
            <w:top w:w="0" w:type="dxa"/>
            <w:bottom w:w="0" w:type="dxa"/>
          </w:tblCellMar>
        </w:tblPrEx>
        <w:trPr>
          <w:cantSplit/>
          <w:trHeight w:val="432" w:hRule="exact"/>
          <w:tblHeader/>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FF0000"/>
            <w:vAlign w:val="center"/>
          </w:tcPr>
          <w:p w:rsidRPr="00E1482C" w:rsidR="00CE759A" w:rsidRDefault="00CE759A" w14:paraId="3420982B" wp14:textId="77777777">
            <w:pPr>
              <w:jc w:val="center"/>
              <w:rPr>
                <w:rFonts w:eastAsia="MS Mincho" w:cs="Arial"/>
                <w:szCs w:val="20"/>
              </w:rPr>
            </w:pPr>
            <w:r w:rsidRPr="00E1482C">
              <w:rPr>
                <w:rFonts w:eastAsia="MS Mincho" w:cs="Arial"/>
                <w:szCs w:val="20"/>
              </w:rPr>
              <w:t>NH MMIS REPORT SPECIFICATION</w:t>
            </w:r>
          </w:p>
        </w:tc>
      </w:tr>
      <w:tr xmlns:wp14="http://schemas.microsoft.com/office/word/2010/wordml" w:rsidR="00CE759A" w:rsidTr="007B666C" w14:paraId="6CE730D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89" w:type="pct"/>
            <w:vMerge w:val="restart"/>
            <w:tcBorders>
              <w:top w:val="single" w:color="auto" w:sz="4" w:space="0"/>
            </w:tcBorders>
            <w:vAlign w:val="center"/>
          </w:tcPr>
          <w:p w:rsidRPr="00205D93" w:rsidR="00CE759A" w:rsidRDefault="00CE759A" w14:paraId="73A8C0A6" wp14:textId="77777777">
            <w:pPr>
              <w:pStyle w:val="BodytextChar"/>
              <w:spacing w:before="40" w:after="40"/>
              <w:jc w:val="center"/>
              <w:rPr>
                <w:rStyle w:val="ModernBodyTextChar"/>
                <w:rFonts w:cs="Arial"/>
                <w:b/>
                <w:noProof/>
                <w:color w:val="000000"/>
                <w:sz w:val="18"/>
                <w:szCs w:val="18"/>
              </w:rPr>
            </w:pPr>
            <w:r w:rsidRPr="00205D93">
              <w:rPr>
                <w:rStyle w:val="ModernTableText"/>
                <w:rFonts w:cs="Arial"/>
                <w:b/>
                <w:noProof/>
                <w:color w:val="000000"/>
                <w:szCs w:val="18"/>
              </w:rPr>
              <w:t>Presentation Type:</w:t>
            </w:r>
          </w:p>
        </w:tc>
        <w:tc>
          <w:tcPr>
            <w:tcW w:w="4411" w:type="pct"/>
            <w:gridSpan w:val="7"/>
            <w:tcBorders>
              <w:top w:val="single" w:color="auto" w:sz="4" w:space="0"/>
            </w:tcBorders>
            <w:vAlign w:val="center"/>
          </w:tcPr>
          <w:p w:rsidRPr="00205D93" w:rsidR="00CE759A" w:rsidP="00431354" w:rsidRDefault="00CE759A" w14:paraId="17896D61" wp14:textId="77777777">
            <w:pPr>
              <w:pStyle w:val="Header"/>
              <w:pBdr>
                <w:bottom w:val="none" w:color="auto" w:sz="0" w:space="0"/>
              </w:pBdr>
              <w:spacing w:before="40" w:after="40"/>
              <w:rPr>
                <w:rStyle w:val="ModernBodyTextChar"/>
                <w:b w:val="0"/>
                <w:noProof/>
                <w:sz w:val="18"/>
                <w:szCs w:val="18"/>
              </w:rPr>
            </w:pPr>
            <w:r w:rsidRPr="00105EB0">
              <w:rPr>
                <w:rStyle w:val="ModernTableText"/>
                <w:rFonts w:ascii="Wingdings" w:hAnsi="Wingdings" w:eastAsia="Wingdings" w:cs="Wingdings"/>
                <w:b w:val="0"/>
                <w:noProof/>
                <w:szCs w:val="18"/>
                <w:lang w:val="en-US" w:eastAsia="en-US"/>
              </w:rPr>
              <w:t>þ</w:t>
            </w:r>
            <w:r w:rsidRPr="00105EB0">
              <w:rPr>
                <w:rStyle w:val="ModernTableText"/>
                <w:b w:val="0"/>
                <w:noProof/>
                <w:szCs w:val="18"/>
                <w:lang w:val="en-US" w:eastAsia="en-US"/>
              </w:rPr>
              <w:t xml:space="preserve"> List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Crosstab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Repeater Object        </w:t>
            </w:r>
          </w:p>
        </w:tc>
      </w:tr>
      <w:tr xmlns:wp14="http://schemas.microsoft.com/office/word/2010/wordml" w:rsidR="00CE759A" w:rsidTr="007B666C" w14:paraId="279FA52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8"/>
          <w:jc w:val="center"/>
        </w:trPr>
        <w:tc>
          <w:tcPr>
            <w:tcW w:w="589" w:type="pct"/>
            <w:vMerge/>
            <w:vAlign w:val="center"/>
          </w:tcPr>
          <w:p w:rsidRPr="00205D93" w:rsidR="00CE759A" w:rsidRDefault="00CE759A" w14:paraId="03CC4E43" wp14:textId="77777777">
            <w:pPr>
              <w:pStyle w:val="BodytextChar"/>
              <w:spacing w:before="40" w:after="40"/>
              <w:rPr>
                <w:rStyle w:val="ModernTableText"/>
                <w:rFonts w:cs="Arial"/>
                <w:noProof/>
                <w:color w:val="000000"/>
                <w:szCs w:val="18"/>
              </w:rPr>
            </w:pPr>
          </w:p>
        </w:tc>
        <w:tc>
          <w:tcPr>
            <w:tcW w:w="442" w:type="pct"/>
            <w:vMerge w:val="restart"/>
            <w:tcBorders>
              <w:top w:val="single" w:color="616161" w:sz="2" w:space="0"/>
            </w:tcBorders>
            <w:vAlign w:val="center"/>
          </w:tcPr>
          <w:p w:rsidRPr="00105EB0" w:rsidR="00CE759A" w:rsidP="00431354" w:rsidRDefault="00CE759A" w14:paraId="61235A99" wp14:textId="77777777">
            <w:pPr>
              <w:pStyle w:val="Header"/>
              <w:pBdr>
                <w:bottom w:val="none" w:color="auto" w:sz="0" w:space="0"/>
              </w:pBdr>
              <w:spacing w:before="40" w:after="40"/>
              <w:jc w:val="center"/>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Chart Object</w:t>
            </w:r>
          </w:p>
        </w:tc>
        <w:tc>
          <w:tcPr>
            <w:tcW w:w="963" w:type="pct"/>
            <w:gridSpan w:val="2"/>
            <w:tcBorders>
              <w:top w:val="single" w:color="616161" w:sz="2" w:space="0"/>
            </w:tcBorders>
            <w:vAlign w:val="center"/>
          </w:tcPr>
          <w:p w:rsidRPr="00105EB0" w:rsidR="00CE759A" w:rsidP="00431354" w:rsidRDefault="00CE759A" w14:paraId="42431BC0"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Type:</w:t>
            </w:r>
          </w:p>
          <w:p w:rsidRPr="00105EB0" w:rsidR="00CE759A" w:rsidP="00431354" w:rsidRDefault="00CE759A" w14:paraId="0C08F425"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Column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Bar                                                               </w:t>
            </w:r>
          </w:p>
        </w:tc>
        <w:tc>
          <w:tcPr>
            <w:tcW w:w="3006" w:type="pct"/>
            <w:gridSpan w:val="4"/>
            <w:tcBorders>
              <w:top w:val="single" w:color="616161" w:sz="2" w:space="0"/>
            </w:tcBorders>
          </w:tcPr>
          <w:p w:rsidRPr="00105EB0" w:rsidR="00CE759A" w:rsidP="00431354" w:rsidRDefault="00CE759A" w14:paraId="609EAA54"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Attributes:</w:t>
            </w:r>
          </w:p>
          <w:p w:rsidRPr="00105EB0" w:rsidR="00CE759A" w:rsidP="00431354" w:rsidRDefault="00CE759A" w14:paraId="417F3F9F"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3D</w:t>
            </w:r>
          </w:p>
        </w:tc>
      </w:tr>
      <w:tr xmlns:wp14="http://schemas.microsoft.com/office/word/2010/wordml" w:rsidR="00CE759A" w:rsidTr="007B666C" w14:paraId="1CA95BE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589" w:type="pct"/>
            <w:vMerge/>
            <w:vAlign w:val="center"/>
          </w:tcPr>
          <w:p w:rsidRPr="00205D93" w:rsidR="00CE759A" w:rsidRDefault="00CE759A" w14:paraId="586833A2" wp14:textId="77777777">
            <w:pPr>
              <w:pStyle w:val="BodytextChar"/>
              <w:spacing w:before="40" w:after="40"/>
              <w:rPr>
                <w:rStyle w:val="ModernTableText"/>
                <w:rFonts w:cs="Arial"/>
                <w:noProof/>
                <w:color w:val="000000"/>
                <w:szCs w:val="18"/>
              </w:rPr>
            </w:pPr>
          </w:p>
        </w:tc>
        <w:tc>
          <w:tcPr>
            <w:tcW w:w="442" w:type="pct"/>
            <w:vMerge/>
          </w:tcPr>
          <w:p w:rsidRPr="00105EB0" w:rsidR="00CE759A" w:rsidP="00431354" w:rsidRDefault="00CE759A" w14:paraId="49B2559F" wp14:textId="77777777">
            <w:pPr>
              <w:pStyle w:val="Header"/>
              <w:pBdr>
                <w:bottom w:val="none" w:color="auto" w:sz="0" w:space="0"/>
              </w:pBdr>
              <w:spacing w:before="40" w:after="40"/>
              <w:rPr>
                <w:rStyle w:val="ModernTableText"/>
                <w:b w:val="0"/>
                <w:noProof/>
                <w:szCs w:val="18"/>
                <w:lang w:val="en-US" w:eastAsia="en-US"/>
              </w:rPr>
            </w:pPr>
          </w:p>
        </w:tc>
        <w:tc>
          <w:tcPr>
            <w:tcW w:w="963" w:type="pct"/>
            <w:gridSpan w:val="2"/>
            <w:tcBorders>
              <w:top w:val="single" w:color="616161" w:sz="2" w:space="0"/>
            </w:tcBorders>
            <w:vAlign w:val="center"/>
          </w:tcPr>
          <w:p w:rsidRPr="00105EB0" w:rsidR="00CE759A" w:rsidP="00431354" w:rsidRDefault="00CE759A" w14:paraId="1F70BC34"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Line                                        </w:t>
            </w:r>
          </w:p>
        </w:tc>
        <w:tc>
          <w:tcPr>
            <w:tcW w:w="3006" w:type="pct"/>
            <w:gridSpan w:val="4"/>
          </w:tcPr>
          <w:p w:rsidRPr="00105EB0" w:rsidR="00CE759A" w:rsidP="00431354" w:rsidRDefault="00CE759A" w14:paraId="20E0B77D"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With Markers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p>
        </w:tc>
      </w:tr>
      <w:tr xmlns:wp14="http://schemas.microsoft.com/office/word/2010/wordml" w:rsidR="00CE759A" w:rsidTr="007B666C" w14:paraId="3868DDA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589" w:type="pct"/>
            <w:vMerge/>
            <w:vAlign w:val="center"/>
          </w:tcPr>
          <w:p w:rsidRPr="00205D93" w:rsidR="00CE759A" w:rsidRDefault="00CE759A" w14:paraId="770E4F5D" wp14:textId="77777777">
            <w:pPr>
              <w:pStyle w:val="BodytextChar"/>
              <w:spacing w:before="40" w:after="40"/>
              <w:rPr>
                <w:rStyle w:val="ModernTableText"/>
                <w:rFonts w:cs="Arial"/>
                <w:noProof/>
                <w:color w:val="000000"/>
                <w:szCs w:val="18"/>
              </w:rPr>
            </w:pPr>
          </w:p>
        </w:tc>
        <w:tc>
          <w:tcPr>
            <w:tcW w:w="442" w:type="pct"/>
            <w:vMerge/>
          </w:tcPr>
          <w:p w:rsidRPr="00105EB0" w:rsidR="00CE759A" w:rsidP="00431354" w:rsidRDefault="00CE759A" w14:paraId="6EF607CF" wp14:textId="77777777">
            <w:pPr>
              <w:pStyle w:val="Header"/>
              <w:pBdr>
                <w:bottom w:val="none" w:color="auto" w:sz="0" w:space="0"/>
              </w:pBdr>
              <w:spacing w:before="40" w:after="40"/>
              <w:rPr>
                <w:rStyle w:val="ModernTableText"/>
                <w:b w:val="0"/>
                <w:noProof/>
                <w:szCs w:val="18"/>
                <w:lang w:val="en-US" w:eastAsia="en-US"/>
              </w:rPr>
            </w:pPr>
          </w:p>
        </w:tc>
        <w:tc>
          <w:tcPr>
            <w:tcW w:w="963" w:type="pct"/>
            <w:gridSpan w:val="2"/>
            <w:tcBorders>
              <w:top w:val="single" w:color="616161" w:sz="2" w:space="0"/>
            </w:tcBorders>
            <w:vAlign w:val="center"/>
          </w:tcPr>
          <w:p w:rsidRPr="00105EB0" w:rsidR="00CE759A" w:rsidP="00431354" w:rsidRDefault="00CE759A" w14:paraId="1E477DCE"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Pie</w:t>
            </w:r>
          </w:p>
        </w:tc>
        <w:tc>
          <w:tcPr>
            <w:tcW w:w="3006" w:type="pct"/>
            <w:gridSpan w:val="4"/>
          </w:tcPr>
          <w:p w:rsidRPr="00105EB0" w:rsidR="00CE759A" w:rsidP="00431354" w:rsidRDefault="00CE759A" w14:paraId="72AD0704"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3D                    </w:t>
            </w:r>
          </w:p>
        </w:tc>
      </w:tr>
      <w:tr xmlns:wp14="http://schemas.microsoft.com/office/word/2010/wordml" w:rsidR="00CE759A" w:rsidTr="007B666C" w14:paraId="5CA16E7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00CE759A" w:rsidRDefault="00CE759A" w14:paraId="3BB9200B"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Section Heading (opt)</w:t>
            </w:r>
          </w:p>
        </w:tc>
      </w:tr>
      <w:tr xmlns:wp14="http://schemas.microsoft.com/office/word/2010/wordml" w:rsidR="00CE759A" w:rsidTr="007B666C" w14:paraId="7EA50B6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94" w:type="pct"/>
            <w:gridSpan w:val="3"/>
            <w:tcBorders>
              <w:top w:val="single" w:color="616161" w:sz="2" w:space="0"/>
              <w:bottom w:val="single" w:color="616161" w:sz="2" w:space="0"/>
            </w:tcBorders>
            <w:vAlign w:val="center"/>
          </w:tcPr>
          <w:p w:rsidRPr="00205D93" w:rsidR="00CE759A" w:rsidRDefault="00CE759A" w14:paraId="64435E76" wp14:textId="77777777">
            <w:pPr>
              <w:pStyle w:val="TableText1"/>
              <w:spacing w:before="40" w:after="40"/>
              <w:jc w:val="center"/>
              <w:rPr>
                <w:rStyle w:val="ModernTableText"/>
                <w:rFonts w:cs="Arial"/>
                <w:b/>
                <w:noProof/>
                <w:szCs w:val="18"/>
              </w:rPr>
            </w:pPr>
            <w:r w:rsidRPr="00205D93">
              <w:rPr>
                <w:rStyle w:val="ModernTableText"/>
                <w:rFonts w:cs="Arial"/>
                <w:b/>
                <w:bCs/>
                <w:noProof/>
                <w:szCs w:val="18"/>
              </w:rPr>
              <w:t>Report Section Label (opt)</w:t>
            </w:r>
          </w:p>
        </w:tc>
        <w:tc>
          <w:tcPr>
            <w:tcW w:w="1656" w:type="pct"/>
            <w:gridSpan w:val="3"/>
            <w:tcBorders>
              <w:top w:val="single" w:color="616161" w:sz="2" w:space="0"/>
              <w:bottom w:val="single" w:color="616161" w:sz="2" w:space="0"/>
            </w:tcBorders>
            <w:vAlign w:val="center"/>
          </w:tcPr>
          <w:p w:rsidRPr="00205D93" w:rsidR="00CE759A" w:rsidRDefault="00CE759A" w14:paraId="61F9BB3E"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Description (opt)</w:t>
            </w:r>
          </w:p>
        </w:tc>
        <w:tc>
          <w:tcPr>
            <w:tcW w:w="1750" w:type="pct"/>
            <w:gridSpan w:val="2"/>
            <w:tcBorders>
              <w:top w:val="single" w:color="616161" w:sz="2" w:space="0"/>
              <w:bottom w:val="single" w:color="616161" w:sz="2" w:space="0"/>
            </w:tcBorders>
            <w:vAlign w:val="center"/>
          </w:tcPr>
          <w:p w:rsidRPr="00205D93" w:rsidR="00CE759A" w:rsidRDefault="00CE759A" w14:paraId="043381AD"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Processing Rules (opt)</w:t>
            </w:r>
          </w:p>
        </w:tc>
      </w:tr>
      <w:tr xmlns:wp14="http://schemas.microsoft.com/office/word/2010/wordml" w:rsidR="00201FD4" w:rsidTr="007B666C" w14:paraId="0F5ABC4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94" w:type="pct"/>
            <w:gridSpan w:val="3"/>
            <w:tcBorders>
              <w:top w:val="single" w:color="616161" w:sz="2" w:space="0"/>
              <w:bottom w:val="single" w:color="616161" w:sz="2" w:space="0"/>
            </w:tcBorders>
          </w:tcPr>
          <w:p w:rsidRPr="00205D93" w:rsidR="00201FD4" w:rsidP="00201FD4" w:rsidRDefault="00201FD4" w14:paraId="7D80E963" wp14:textId="77777777">
            <w:pPr>
              <w:pStyle w:val="TableTextACSSC"/>
              <w:rPr>
                <w:rFonts w:ascii="Arial" w:hAnsi="Arial" w:cs="Arial"/>
                <w:sz w:val="18"/>
                <w:szCs w:val="18"/>
              </w:rPr>
            </w:pPr>
            <w:r w:rsidRPr="00205D93">
              <w:rPr>
                <w:rFonts w:ascii="Arial" w:hAnsi="Arial" w:cs="Arial"/>
                <w:sz w:val="18"/>
                <w:szCs w:val="18"/>
              </w:rPr>
              <w:t>Line of Business</w:t>
            </w:r>
          </w:p>
        </w:tc>
        <w:tc>
          <w:tcPr>
            <w:tcW w:w="1656" w:type="pct"/>
            <w:gridSpan w:val="3"/>
            <w:tcBorders>
              <w:top w:val="single" w:color="616161" w:sz="2" w:space="0"/>
              <w:bottom w:val="single" w:color="616161" w:sz="2" w:space="0"/>
            </w:tcBorders>
          </w:tcPr>
          <w:p w:rsidRPr="00205D93" w:rsidR="00201FD4" w:rsidP="005824AA" w:rsidRDefault="00201FD4" w14:paraId="5728B8A1" wp14:textId="77777777">
            <w:pPr>
              <w:pStyle w:val="TableTextACSSC"/>
              <w:rPr>
                <w:rFonts w:ascii="Arial" w:hAnsi="Arial" w:cs="Arial"/>
                <w:sz w:val="18"/>
                <w:szCs w:val="18"/>
              </w:rPr>
            </w:pPr>
            <w:r w:rsidRPr="00205D93">
              <w:rPr>
                <w:rFonts w:ascii="Arial" w:hAnsi="Arial" w:cs="Arial"/>
                <w:sz w:val="18"/>
                <w:szCs w:val="18"/>
              </w:rPr>
              <w:t>The line of business code and description.</w:t>
            </w:r>
          </w:p>
        </w:tc>
        <w:tc>
          <w:tcPr>
            <w:tcW w:w="1750" w:type="pct"/>
            <w:gridSpan w:val="2"/>
            <w:tcBorders>
              <w:top w:val="single" w:color="616161" w:sz="2" w:space="0"/>
              <w:bottom w:val="single" w:color="616161" w:sz="2" w:space="0"/>
            </w:tcBorders>
          </w:tcPr>
          <w:p w:rsidRPr="00205D93" w:rsidR="00201FD4" w:rsidP="005824AA" w:rsidRDefault="00201FD4" w14:paraId="6CCB122C" wp14:textId="77777777">
            <w:pPr>
              <w:pStyle w:val="TableTextACSSC"/>
              <w:rPr>
                <w:rFonts w:ascii="Arial" w:hAnsi="Arial" w:cs="Arial"/>
                <w:sz w:val="18"/>
                <w:szCs w:val="18"/>
              </w:rPr>
            </w:pPr>
            <w:r w:rsidRPr="00205D93">
              <w:rPr>
                <w:rFonts w:ascii="Arial" w:hAnsi="Arial" w:cs="Arial"/>
                <w:sz w:val="18"/>
                <w:szCs w:val="18"/>
              </w:rPr>
              <w:t>Using R-VV-DOMAIN-NAM = ‘R-LOB-CD’, join to R-VV-TB.R-VV-CD using A-HDR-TB.R-LOB-CD to get the short description.</w:t>
            </w:r>
          </w:p>
        </w:tc>
      </w:tr>
      <w:tr xmlns:wp14="http://schemas.microsoft.com/office/word/2010/wordml" w:rsidR="00201FD4" w:rsidTr="007B666C" w14:paraId="7BE0612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94" w:type="pct"/>
            <w:gridSpan w:val="3"/>
            <w:tcBorders>
              <w:top w:val="single" w:color="616161" w:sz="2" w:space="0"/>
              <w:bottom w:val="single" w:color="616161" w:sz="2" w:space="0"/>
            </w:tcBorders>
          </w:tcPr>
          <w:p w:rsidRPr="00205D93" w:rsidR="00201FD4" w:rsidP="00201FD4" w:rsidRDefault="00201FD4" w14:paraId="1BB3EEBC" wp14:textId="77777777">
            <w:pPr>
              <w:pStyle w:val="TableTextACSSC"/>
              <w:rPr>
                <w:rFonts w:ascii="Arial" w:hAnsi="Arial" w:cs="Arial"/>
                <w:sz w:val="18"/>
                <w:szCs w:val="18"/>
              </w:rPr>
            </w:pPr>
            <w:r w:rsidRPr="00205D93">
              <w:rPr>
                <w:rFonts w:ascii="Arial" w:hAnsi="Arial" w:cs="Arial"/>
                <w:sz w:val="18"/>
                <w:szCs w:val="18"/>
              </w:rPr>
              <w:t>MM/DD/CCYY – MM/DD/CCYY</w:t>
            </w:r>
          </w:p>
        </w:tc>
        <w:tc>
          <w:tcPr>
            <w:tcW w:w="1656" w:type="pct"/>
            <w:gridSpan w:val="3"/>
            <w:tcBorders>
              <w:top w:val="single" w:color="616161" w:sz="2" w:space="0"/>
              <w:bottom w:val="single" w:color="616161" w:sz="2" w:space="0"/>
            </w:tcBorders>
          </w:tcPr>
          <w:p w:rsidRPr="00205D93" w:rsidR="00201FD4" w:rsidP="005824AA" w:rsidRDefault="00201FD4" w14:paraId="5B243DF7" wp14:textId="77777777">
            <w:pPr>
              <w:spacing w:before="40" w:after="40"/>
              <w:rPr>
                <w:rFonts w:cs="Arial"/>
                <w:color w:val="000000"/>
                <w:sz w:val="18"/>
                <w:szCs w:val="18"/>
              </w:rPr>
            </w:pPr>
            <w:r w:rsidRPr="00205D93">
              <w:rPr>
                <w:rFonts w:cs="Arial"/>
                <w:color w:val="000000"/>
                <w:sz w:val="18"/>
                <w:szCs w:val="18"/>
              </w:rPr>
              <w:t xml:space="preserve">Page Heading. </w:t>
            </w:r>
          </w:p>
        </w:tc>
        <w:tc>
          <w:tcPr>
            <w:tcW w:w="1750" w:type="pct"/>
            <w:gridSpan w:val="2"/>
            <w:tcBorders>
              <w:top w:val="single" w:color="616161" w:sz="2" w:space="0"/>
              <w:bottom w:val="single" w:color="616161" w:sz="2" w:space="0"/>
            </w:tcBorders>
          </w:tcPr>
          <w:p w:rsidRPr="00205D93" w:rsidR="00201FD4" w:rsidP="00201FD4" w:rsidRDefault="00201FD4" w14:paraId="1DB32159" wp14:textId="77777777">
            <w:pPr>
              <w:pStyle w:val="TableTextACSSC"/>
              <w:rPr>
                <w:rFonts w:ascii="Arial" w:hAnsi="Arial" w:cs="Arial"/>
                <w:sz w:val="18"/>
                <w:szCs w:val="18"/>
              </w:rPr>
            </w:pPr>
            <w:r w:rsidRPr="00205D93">
              <w:rPr>
                <w:rFonts w:ascii="Arial" w:hAnsi="Arial" w:cs="Arial"/>
                <w:sz w:val="18"/>
                <w:szCs w:val="18"/>
              </w:rPr>
              <w:t>Display the prompted parameterized A-DTL-TB.A-LI-BEG-DT and A-LI-END-DT.</w:t>
            </w:r>
          </w:p>
        </w:tc>
      </w:tr>
      <w:tr xmlns:wp14="http://schemas.microsoft.com/office/word/2010/wordml" w:rsidR="00201FD4" w:rsidTr="007B666C" w14:paraId="62F8973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94" w:type="pct"/>
            <w:gridSpan w:val="3"/>
            <w:tcBorders>
              <w:top w:val="single" w:color="616161" w:sz="2" w:space="0"/>
              <w:bottom w:val="single" w:color="616161" w:sz="2" w:space="0"/>
            </w:tcBorders>
          </w:tcPr>
          <w:p w:rsidRPr="00205D93" w:rsidR="00201FD4" w:rsidP="00201FD4" w:rsidRDefault="00201FD4" w14:paraId="5680B535" wp14:textId="77777777">
            <w:pPr>
              <w:pStyle w:val="TableTextACSSC"/>
              <w:rPr>
                <w:rFonts w:ascii="Arial" w:hAnsi="Arial" w:cs="Arial"/>
                <w:sz w:val="18"/>
                <w:szCs w:val="18"/>
              </w:rPr>
            </w:pPr>
            <w:r w:rsidRPr="00205D93">
              <w:rPr>
                <w:rFonts w:ascii="Arial" w:hAnsi="Arial" w:cs="Arial"/>
                <w:sz w:val="18"/>
                <w:szCs w:val="18"/>
              </w:rPr>
              <w:t>SA LI Stat Cd – Desc / Total SA ID's</w:t>
            </w:r>
          </w:p>
        </w:tc>
        <w:tc>
          <w:tcPr>
            <w:tcW w:w="1656" w:type="pct"/>
            <w:gridSpan w:val="3"/>
            <w:tcBorders>
              <w:top w:val="single" w:color="616161" w:sz="2" w:space="0"/>
              <w:bottom w:val="single" w:color="616161" w:sz="2" w:space="0"/>
            </w:tcBorders>
          </w:tcPr>
          <w:p w:rsidRPr="00205D93" w:rsidR="00201FD4" w:rsidP="005824AA" w:rsidRDefault="00201FD4" w14:paraId="062B539E" wp14:textId="77777777">
            <w:pPr>
              <w:spacing w:before="40" w:after="40"/>
              <w:rPr>
                <w:rFonts w:cs="Arial"/>
                <w:sz w:val="18"/>
                <w:szCs w:val="18"/>
              </w:rPr>
            </w:pPr>
            <w:r w:rsidRPr="00205D93">
              <w:rPr>
                <w:rFonts w:cs="Arial"/>
                <w:sz w:val="18"/>
                <w:szCs w:val="18"/>
              </w:rPr>
              <w:t>This field display the SA Line Status Code and Description, along with the Total SA ID's</w:t>
            </w:r>
          </w:p>
        </w:tc>
        <w:tc>
          <w:tcPr>
            <w:tcW w:w="1750" w:type="pct"/>
            <w:gridSpan w:val="2"/>
            <w:tcBorders>
              <w:top w:val="single" w:color="616161" w:sz="2" w:space="0"/>
              <w:bottom w:val="single" w:color="616161" w:sz="2" w:space="0"/>
            </w:tcBorders>
          </w:tcPr>
          <w:p w:rsidRPr="00205D93" w:rsidR="00201FD4" w:rsidP="005824AA" w:rsidRDefault="00201FD4" w14:paraId="774DC466" wp14:textId="77777777">
            <w:pPr>
              <w:pStyle w:val="TableTextACSSC"/>
              <w:rPr>
                <w:rFonts w:ascii="Arial" w:hAnsi="Arial" w:cs="Arial"/>
                <w:sz w:val="18"/>
                <w:szCs w:val="18"/>
              </w:rPr>
            </w:pPr>
            <w:r w:rsidRPr="00205D93">
              <w:rPr>
                <w:rFonts w:ascii="Arial" w:hAnsi="Arial" w:cs="Arial"/>
                <w:sz w:val="18"/>
                <w:szCs w:val="18"/>
              </w:rPr>
              <w:t>Using R-VV-DOMAIN-NAM = ‘A-LI-STAT-CD’, join to R-VV-TB.R-VV-CD using A-DTL-TB.A-LI-STAT-CD to get the short description.</w:t>
            </w:r>
          </w:p>
          <w:p w:rsidRPr="00205D93" w:rsidR="00201FD4" w:rsidP="005824AA" w:rsidRDefault="00201FD4" w14:paraId="6F53DE05" wp14:textId="77777777">
            <w:pPr>
              <w:pStyle w:val="TableTextACSSC"/>
              <w:rPr>
                <w:rFonts w:ascii="Arial" w:hAnsi="Arial" w:cs="Arial"/>
                <w:sz w:val="18"/>
                <w:szCs w:val="18"/>
              </w:rPr>
            </w:pPr>
          </w:p>
          <w:p w:rsidRPr="00205D93" w:rsidR="00201FD4" w:rsidP="005824AA" w:rsidRDefault="00201FD4" w14:paraId="14180F76" wp14:textId="77777777">
            <w:pPr>
              <w:pStyle w:val="TableTextACSSC"/>
              <w:rPr>
                <w:rFonts w:ascii="Arial" w:hAnsi="Arial" w:cs="Arial"/>
                <w:sz w:val="18"/>
                <w:szCs w:val="18"/>
              </w:rPr>
            </w:pPr>
            <w:r w:rsidRPr="00205D93">
              <w:rPr>
                <w:rFonts w:ascii="Arial" w:hAnsi="Arial" w:cs="Arial"/>
                <w:sz w:val="18"/>
                <w:szCs w:val="18"/>
              </w:rPr>
              <w:t>Total:  Count A-DTL-.A-AUTH-ID’s by A-DTL-TB.A-LI-STAT-CD</w:t>
            </w:r>
          </w:p>
        </w:tc>
      </w:tr>
      <w:tr xmlns:wp14="http://schemas.microsoft.com/office/word/2010/wordml" w:rsidR="00201FD4" w:rsidTr="007B666C" w14:paraId="2B490A5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508"/>
          <w:jc w:val="center"/>
        </w:trPr>
        <w:tc>
          <w:tcPr>
            <w:tcW w:w="1594" w:type="pct"/>
            <w:gridSpan w:val="3"/>
            <w:tcBorders>
              <w:top w:val="single" w:color="616161" w:sz="2" w:space="0"/>
              <w:bottom w:val="single" w:color="616161" w:sz="2" w:space="0"/>
            </w:tcBorders>
          </w:tcPr>
          <w:p w:rsidRPr="00205D93" w:rsidR="00201FD4" w:rsidP="00201FD4" w:rsidRDefault="00201FD4" w14:paraId="256DBE45" wp14:textId="77777777">
            <w:pPr>
              <w:pStyle w:val="TableTextACSSC"/>
              <w:rPr>
                <w:rFonts w:ascii="Arial" w:hAnsi="Arial" w:cs="Arial"/>
                <w:sz w:val="18"/>
                <w:szCs w:val="18"/>
              </w:rPr>
            </w:pPr>
            <w:r w:rsidRPr="00205D93">
              <w:rPr>
                <w:rFonts w:ascii="Arial" w:hAnsi="Arial" w:cs="Arial"/>
                <w:sz w:val="18"/>
                <w:szCs w:val="18"/>
              </w:rPr>
              <w:t>SA Ty Cd - Desc</w:t>
            </w:r>
          </w:p>
        </w:tc>
        <w:tc>
          <w:tcPr>
            <w:tcW w:w="1656" w:type="pct"/>
            <w:gridSpan w:val="3"/>
            <w:tcBorders>
              <w:top w:val="single" w:color="616161" w:sz="2" w:space="0"/>
              <w:bottom w:val="single" w:color="616161" w:sz="2" w:space="0"/>
            </w:tcBorders>
          </w:tcPr>
          <w:p w:rsidRPr="00205D93" w:rsidR="00201FD4" w:rsidP="005824AA" w:rsidRDefault="00201FD4" w14:paraId="06F78D39" wp14:textId="77777777">
            <w:pPr>
              <w:spacing w:before="40" w:after="40"/>
              <w:rPr>
                <w:rFonts w:cs="Arial"/>
                <w:color w:val="000000"/>
                <w:sz w:val="18"/>
                <w:szCs w:val="18"/>
              </w:rPr>
            </w:pPr>
            <w:r w:rsidRPr="00205D93">
              <w:rPr>
                <w:rFonts w:cs="Arial"/>
                <w:sz w:val="18"/>
                <w:szCs w:val="18"/>
              </w:rPr>
              <w:t>This field displays the SA authorization type code and description.</w:t>
            </w:r>
          </w:p>
        </w:tc>
        <w:tc>
          <w:tcPr>
            <w:tcW w:w="1750" w:type="pct"/>
            <w:gridSpan w:val="2"/>
            <w:tcBorders>
              <w:top w:val="single" w:color="616161" w:sz="2" w:space="0"/>
              <w:bottom w:val="single" w:color="616161" w:sz="2" w:space="0"/>
            </w:tcBorders>
          </w:tcPr>
          <w:p w:rsidRPr="00205D93" w:rsidR="00201FD4" w:rsidP="005824AA" w:rsidRDefault="00201FD4" w14:paraId="1775CF84" wp14:textId="77777777">
            <w:pPr>
              <w:pStyle w:val="TableTextACSSC"/>
              <w:rPr>
                <w:rFonts w:ascii="Arial" w:hAnsi="Arial" w:cs="Arial"/>
                <w:sz w:val="18"/>
                <w:szCs w:val="18"/>
              </w:rPr>
            </w:pPr>
            <w:r w:rsidRPr="00205D93">
              <w:rPr>
                <w:rFonts w:ascii="Arial" w:hAnsi="Arial" w:cs="Arial"/>
                <w:sz w:val="18"/>
                <w:szCs w:val="18"/>
              </w:rPr>
              <w:t>Using R-VV-DOMAIN-NAM = ‘A-TY-CD’, join to R-VV-TB.R-VV-CD using A-DTL-TB.A-TY-CD to get the short description.</w:t>
            </w:r>
          </w:p>
        </w:tc>
      </w:tr>
      <w:tr xmlns:wp14="http://schemas.microsoft.com/office/word/2010/wordml" w:rsidR="00201FD4" w:rsidTr="007B666C" w14:paraId="2502CDD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94" w:type="pct"/>
            <w:gridSpan w:val="3"/>
            <w:tcBorders>
              <w:top w:val="single" w:color="616161" w:sz="2" w:space="0"/>
              <w:bottom w:val="single" w:color="616161" w:sz="2" w:space="0"/>
            </w:tcBorders>
          </w:tcPr>
          <w:p w:rsidRPr="00205D93" w:rsidR="00201FD4" w:rsidP="00201FD4" w:rsidRDefault="00201FD4" w14:paraId="37ACEA04" wp14:textId="77777777">
            <w:pPr>
              <w:pStyle w:val="TableTextACSSC"/>
              <w:rPr>
                <w:rFonts w:ascii="Arial" w:hAnsi="Arial" w:cs="Arial"/>
                <w:sz w:val="18"/>
                <w:szCs w:val="18"/>
              </w:rPr>
            </w:pPr>
            <w:r w:rsidRPr="00205D93">
              <w:rPr>
                <w:rFonts w:ascii="Arial" w:hAnsi="Arial" w:cs="Arial"/>
                <w:sz w:val="18"/>
                <w:szCs w:val="18"/>
              </w:rPr>
              <w:t>SA LI Cat Svc Cd - Desc</w:t>
            </w:r>
          </w:p>
        </w:tc>
        <w:tc>
          <w:tcPr>
            <w:tcW w:w="1656" w:type="pct"/>
            <w:gridSpan w:val="3"/>
            <w:tcBorders>
              <w:top w:val="single" w:color="616161" w:sz="2" w:space="0"/>
              <w:bottom w:val="single" w:color="616161" w:sz="2" w:space="0"/>
            </w:tcBorders>
          </w:tcPr>
          <w:p w:rsidRPr="00205D93" w:rsidR="00201FD4" w:rsidP="005824AA" w:rsidRDefault="00201FD4" w14:paraId="3986F3B7" wp14:textId="77777777">
            <w:pPr>
              <w:spacing w:before="40" w:after="40"/>
              <w:rPr>
                <w:rFonts w:cs="Arial"/>
                <w:color w:val="000000"/>
                <w:sz w:val="18"/>
                <w:szCs w:val="18"/>
              </w:rPr>
            </w:pPr>
            <w:r w:rsidRPr="00205D93">
              <w:rPr>
                <w:rFonts w:cs="Arial"/>
                <w:sz w:val="18"/>
                <w:szCs w:val="18"/>
              </w:rPr>
              <w:t>This field displays the SA category code and description.</w:t>
            </w:r>
          </w:p>
        </w:tc>
        <w:tc>
          <w:tcPr>
            <w:tcW w:w="1750" w:type="pct"/>
            <w:gridSpan w:val="2"/>
            <w:tcBorders>
              <w:top w:val="single" w:color="616161" w:sz="2" w:space="0"/>
              <w:bottom w:val="single" w:color="616161" w:sz="2" w:space="0"/>
            </w:tcBorders>
          </w:tcPr>
          <w:p w:rsidRPr="00205D93" w:rsidR="00201FD4" w:rsidP="005824AA" w:rsidRDefault="00201FD4" w14:paraId="0CD546DC" wp14:textId="77777777">
            <w:pPr>
              <w:pStyle w:val="TableTextACSSC"/>
              <w:rPr>
                <w:rFonts w:ascii="Arial" w:hAnsi="Arial" w:cs="Arial"/>
                <w:sz w:val="18"/>
                <w:szCs w:val="18"/>
              </w:rPr>
            </w:pPr>
            <w:r w:rsidRPr="00205D93">
              <w:rPr>
                <w:rFonts w:ascii="Arial" w:hAnsi="Arial" w:cs="Arial"/>
                <w:sz w:val="18"/>
                <w:szCs w:val="18"/>
              </w:rPr>
              <w:t>Using R-VV-DOMAIN-NAM = ‘A-LI-CAT-SVC-CD’, join to R-VV-TB.R-VV-CD using A-DTL-TB.A-LI-CAT-SVC-CD to get the short description.</w:t>
            </w:r>
          </w:p>
        </w:tc>
      </w:tr>
      <w:tr xmlns:wp14="http://schemas.microsoft.com/office/word/2010/wordml" w:rsidR="00201FD4" w:rsidTr="007B666C" w14:paraId="5000629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3" w:type="pct"/>
          <w:cantSplit/>
          <w:jc w:val="center"/>
        </w:trPr>
        <w:tc>
          <w:tcPr>
            <w:tcW w:w="4997" w:type="pct"/>
            <w:gridSpan w:val="7"/>
            <w:tcBorders>
              <w:top w:val="single" w:color="616161" w:sz="2" w:space="0"/>
              <w:bottom w:val="single" w:color="616161" w:sz="2" w:space="0"/>
            </w:tcBorders>
            <w:shd w:val="clear" w:color="auto" w:fill="191919"/>
          </w:tcPr>
          <w:p w:rsidR="00201FD4" w:rsidRDefault="00201FD4" w14:paraId="4E02743D"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Pr="00205D93" w:rsidR="00201FD4" w:rsidTr="007B666C" w14:paraId="6072F2D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3" w:type="pct"/>
          <w:cantSplit/>
          <w:jc w:val="center"/>
        </w:trPr>
        <w:tc>
          <w:tcPr>
            <w:tcW w:w="2396" w:type="pct"/>
            <w:gridSpan w:val="5"/>
            <w:tcBorders>
              <w:top w:val="single" w:color="616161" w:sz="2" w:space="0"/>
              <w:bottom w:val="single" w:color="616161" w:sz="2" w:space="0"/>
            </w:tcBorders>
          </w:tcPr>
          <w:p w:rsidRPr="00205D93" w:rsidR="00201FD4" w:rsidRDefault="00201FD4" w14:paraId="001F84CD" wp14:textId="77777777">
            <w:pPr>
              <w:pStyle w:val="TableText1"/>
              <w:spacing w:before="40" w:after="40"/>
              <w:jc w:val="center"/>
              <w:rPr>
                <w:rStyle w:val="ModernTableText"/>
                <w:rFonts w:cs="Arial"/>
                <w:b/>
                <w:szCs w:val="17"/>
              </w:rPr>
            </w:pPr>
            <w:r w:rsidRPr="00205D93">
              <w:rPr>
                <w:rStyle w:val="ModernTableText"/>
                <w:rFonts w:cs="Arial"/>
                <w:b/>
                <w:szCs w:val="17"/>
              </w:rPr>
              <w:t>Chart Title</w:t>
            </w:r>
          </w:p>
        </w:tc>
        <w:tc>
          <w:tcPr>
            <w:tcW w:w="2601" w:type="pct"/>
            <w:gridSpan w:val="2"/>
            <w:tcBorders>
              <w:top w:val="single" w:color="616161" w:sz="2" w:space="0"/>
              <w:bottom w:val="single" w:color="616161" w:sz="2" w:space="0"/>
            </w:tcBorders>
          </w:tcPr>
          <w:p w:rsidRPr="00205D93" w:rsidR="00201FD4" w:rsidRDefault="00201FD4" w14:paraId="4CB99039"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Sub-title</w:t>
            </w:r>
          </w:p>
        </w:tc>
      </w:tr>
      <w:tr xmlns:wp14="http://schemas.microsoft.com/office/word/2010/wordml" w:rsidRPr="00205D93" w:rsidR="00201FD4" w:rsidTr="007B666C" w14:paraId="515254F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gridAfter w:val="1"/>
          <w:wAfter w:w="3" w:type="pct"/>
          <w:cantSplit/>
          <w:jc w:val="center"/>
        </w:trPr>
        <w:tc>
          <w:tcPr>
            <w:tcW w:w="2396" w:type="pct"/>
            <w:gridSpan w:val="5"/>
            <w:tcBorders>
              <w:top w:val="single" w:color="616161" w:sz="2" w:space="0"/>
              <w:right w:val="single" w:color="616161" w:sz="2" w:space="0"/>
            </w:tcBorders>
          </w:tcPr>
          <w:p w:rsidRPr="00205D93" w:rsidR="00201FD4" w:rsidRDefault="00201FD4" w14:paraId="0D345A29"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c>
          <w:tcPr>
            <w:tcW w:w="2601" w:type="pct"/>
            <w:gridSpan w:val="2"/>
            <w:tcBorders>
              <w:top w:val="single" w:color="616161" w:sz="2" w:space="0"/>
              <w:right w:val="single" w:color="616161" w:sz="2" w:space="0"/>
            </w:tcBorders>
          </w:tcPr>
          <w:p w:rsidRPr="00205D93" w:rsidR="00201FD4" w:rsidRDefault="00201FD4" w14:paraId="2934BCE1"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r>
    </w:tbl>
    <w:p xmlns:wp14="http://schemas.microsoft.com/office/word/2010/wordml" w:rsidR="007B666C" w:rsidRDefault="007B666C" w14:paraId="45D25B16" wp14:textId="77777777">
      <w:pPr>
        <w:rPr>
          <w:szCs w:val="19"/>
        </w:rPr>
      </w:pPr>
    </w:p>
    <w:p xmlns:wp14="http://schemas.microsoft.com/office/word/2010/wordml" w:rsidRPr="00205D93" w:rsidR="007A4C37" w:rsidRDefault="007B666C" w14:paraId="6434836E" wp14:textId="77777777">
      <w:pPr>
        <w:rPr>
          <w:szCs w:val="19"/>
        </w:rPr>
      </w:pPr>
      <w:r>
        <w:rPr>
          <w:szCs w:val="19"/>
        </w:rP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669"/>
        <w:gridCol w:w="1839"/>
        <w:gridCol w:w="2306"/>
        <w:gridCol w:w="2917"/>
        <w:gridCol w:w="2726"/>
        <w:gridCol w:w="2937"/>
      </w:tblGrid>
      <w:tr xmlns:wp14="http://schemas.microsoft.com/office/word/2010/wordml" w:rsidR="00CE759A" w:rsidTr="00BC4196" w14:paraId="674960B2" wp14:textId="77777777">
        <w:tblPrEx>
          <w:tblCellMar>
            <w:top w:w="0" w:type="dxa"/>
            <w:bottom w:w="0" w:type="dxa"/>
          </w:tblCellMar>
        </w:tblPrEx>
        <w:trPr>
          <w:tblHeader/>
          <w:jc w:val="center"/>
        </w:trPr>
        <w:tc>
          <w:tcPr>
            <w:tcW w:w="5000" w:type="pct"/>
            <w:gridSpan w:val="6"/>
            <w:tcBorders>
              <w:top w:val="single" w:color="616161" w:sz="2" w:space="0"/>
              <w:bottom w:val="single" w:color="616161" w:sz="2" w:space="0"/>
            </w:tcBorders>
            <w:shd w:val="clear" w:color="auto" w:fill="191919"/>
          </w:tcPr>
          <w:p w:rsidR="00CE759A" w:rsidP="007E4FC8" w:rsidRDefault="00CE759A" w14:paraId="0FA50B81"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Body</w:t>
            </w:r>
          </w:p>
        </w:tc>
      </w:tr>
      <w:tr xmlns:wp14="http://schemas.microsoft.com/office/word/2010/wordml" w:rsidR="00CE759A" w:rsidTr="00205D93" w14:paraId="2D132D7F" wp14:textId="77777777">
        <w:tblPrEx>
          <w:tblCellMar>
            <w:top w:w="0" w:type="dxa"/>
            <w:bottom w:w="0" w:type="dxa"/>
          </w:tblCellMar>
        </w:tblPrEx>
        <w:trPr>
          <w:tblHeader/>
          <w:jc w:val="center"/>
        </w:trPr>
        <w:tc>
          <w:tcPr>
            <w:tcW w:w="583" w:type="pct"/>
            <w:tcBorders>
              <w:top w:val="single" w:color="616161" w:sz="2" w:space="0"/>
            </w:tcBorders>
            <w:vAlign w:val="center"/>
          </w:tcPr>
          <w:p w:rsidRPr="00205D93" w:rsidR="00CE759A" w:rsidP="00205D93" w:rsidRDefault="00CE759A" w14:paraId="66943F8A" wp14:textId="77777777">
            <w:pPr>
              <w:pStyle w:val="TableText1"/>
              <w:spacing w:before="40" w:after="40"/>
              <w:rPr>
                <w:rStyle w:val="ModernTableText"/>
                <w:rFonts w:cs="Arial"/>
                <w:b/>
                <w:szCs w:val="18"/>
              </w:rPr>
            </w:pPr>
            <w:r w:rsidRPr="00205D93">
              <w:rPr>
                <w:rStyle w:val="ModernTableText"/>
                <w:rFonts w:cs="Arial"/>
                <w:b/>
                <w:szCs w:val="18"/>
              </w:rPr>
              <w:t>Field Type</w:t>
            </w:r>
          </w:p>
        </w:tc>
        <w:tc>
          <w:tcPr>
            <w:tcW w:w="642" w:type="pct"/>
            <w:tcBorders>
              <w:top w:val="single" w:color="616161" w:sz="2" w:space="0"/>
            </w:tcBorders>
            <w:vAlign w:val="center"/>
          </w:tcPr>
          <w:p w:rsidRPr="00205D93" w:rsidR="00CE759A" w:rsidP="00205D93" w:rsidRDefault="00CE759A" w14:paraId="6C16E3BC" wp14:textId="77777777">
            <w:pPr>
              <w:pStyle w:val="TableHeading"/>
              <w:keepLines w:val="0"/>
              <w:spacing w:before="40" w:after="40"/>
              <w:rPr>
                <w:rStyle w:val="ModernTableText"/>
                <w:rFonts w:cs="Arial"/>
                <w:szCs w:val="18"/>
              </w:rPr>
            </w:pPr>
            <w:r w:rsidRPr="00205D93">
              <w:rPr>
                <w:rStyle w:val="ModernTableText"/>
                <w:rFonts w:cs="Arial"/>
                <w:szCs w:val="18"/>
              </w:rPr>
              <w:t>Business Label</w:t>
            </w:r>
          </w:p>
        </w:tc>
        <w:tc>
          <w:tcPr>
            <w:tcW w:w="804" w:type="pct"/>
            <w:tcBorders>
              <w:top w:val="single" w:color="616161" w:sz="2" w:space="0"/>
            </w:tcBorders>
            <w:vAlign w:val="center"/>
          </w:tcPr>
          <w:p w:rsidRPr="00205D93" w:rsidR="00CE759A" w:rsidP="00205D93" w:rsidRDefault="00CE759A" w14:paraId="17C81F08" wp14:textId="77777777">
            <w:pPr>
              <w:pStyle w:val="TableText1"/>
              <w:spacing w:before="40" w:after="40"/>
              <w:rPr>
                <w:rStyle w:val="ModernTableText"/>
                <w:rFonts w:cs="Arial"/>
                <w:b/>
                <w:noProof/>
                <w:szCs w:val="18"/>
              </w:rPr>
            </w:pPr>
            <w:r w:rsidRPr="00205D93">
              <w:rPr>
                <w:rStyle w:val="ModernTableText"/>
                <w:rFonts w:cs="Arial"/>
                <w:b/>
                <w:noProof/>
                <w:szCs w:val="18"/>
              </w:rPr>
              <w:t>Field Description</w:t>
            </w:r>
          </w:p>
        </w:tc>
        <w:tc>
          <w:tcPr>
            <w:tcW w:w="998" w:type="pct"/>
            <w:tcBorders>
              <w:top w:val="single" w:color="616161" w:sz="2" w:space="0"/>
            </w:tcBorders>
            <w:vAlign w:val="center"/>
          </w:tcPr>
          <w:p w:rsidRPr="00205D93" w:rsidR="00CE759A" w:rsidP="00205D93" w:rsidRDefault="00CE759A" w14:paraId="6CBF5FC5" wp14:textId="77777777">
            <w:pPr>
              <w:pStyle w:val="TableText1"/>
              <w:spacing w:before="40" w:after="40"/>
              <w:rPr>
                <w:rStyle w:val="ModernTableText"/>
                <w:rFonts w:cs="Arial"/>
                <w:b/>
                <w:noProof/>
                <w:szCs w:val="18"/>
              </w:rPr>
            </w:pPr>
            <w:r w:rsidRPr="00205D93">
              <w:rPr>
                <w:rStyle w:val="ModernTableText"/>
                <w:rFonts w:cs="Arial"/>
                <w:b/>
                <w:noProof/>
                <w:szCs w:val="18"/>
              </w:rPr>
              <w:t>Source Table</w:t>
            </w:r>
          </w:p>
        </w:tc>
        <w:tc>
          <w:tcPr>
            <w:tcW w:w="950" w:type="pct"/>
            <w:tcBorders>
              <w:top w:val="single" w:color="616161" w:sz="2" w:space="0"/>
            </w:tcBorders>
            <w:vAlign w:val="center"/>
          </w:tcPr>
          <w:p w:rsidRPr="00205D93" w:rsidR="00CE759A" w:rsidP="00205D93" w:rsidRDefault="00CE759A" w14:paraId="4D471FBF" wp14:textId="77777777">
            <w:pPr>
              <w:pStyle w:val="TableText1"/>
              <w:spacing w:before="40" w:after="40"/>
              <w:rPr>
                <w:rStyle w:val="ModernTableText"/>
                <w:rFonts w:cs="Arial"/>
                <w:b/>
                <w:noProof/>
                <w:szCs w:val="18"/>
              </w:rPr>
            </w:pPr>
            <w:r w:rsidRPr="00205D93">
              <w:rPr>
                <w:rStyle w:val="ModernTableText"/>
                <w:rFonts w:cs="Arial"/>
                <w:b/>
                <w:noProof/>
                <w:szCs w:val="18"/>
              </w:rPr>
              <w:t>Source Column</w:t>
            </w:r>
          </w:p>
        </w:tc>
        <w:tc>
          <w:tcPr>
            <w:tcW w:w="1023" w:type="pct"/>
            <w:tcBorders>
              <w:top w:val="single" w:color="616161" w:sz="2" w:space="0"/>
            </w:tcBorders>
            <w:vAlign w:val="center"/>
          </w:tcPr>
          <w:p w:rsidRPr="00205D93" w:rsidR="00CE759A" w:rsidP="00205D93" w:rsidRDefault="00CE759A" w14:paraId="5A357BF6" wp14:textId="77777777">
            <w:pPr>
              <w:pStyle w:val="TableText1"/>
              <w:spacing w:before="40" w:after="40"/>
              <w:rPr>
                <w:rStyle w:val="ModernTableText"/>
                <w:rFonts w:cs="Arial"/>
                <w:b/>
                <w:noProof/>
                <w:szCs w:val="18"/>
              </w:rPr>
            </w:pPr>
            <w:r w:rsidRPr="00205D93">
              <w:rPr>
                <w:rStyle w:val="ModernTableText"/>
                <w:rFonts w:cs="Arial"/>
                <w:b/>
                <w:noProof/>
                <w:szCs w:val="18"/>
              </w:rPr>
              <w:t>Source Column Processing Rules</w:t>
            </w:r>
          </w:p>
        </w:tc>
      </w:tr>
      <w:tr xmlns:wp14="http://schemas.microsoft.com/office/word/2010/wordml" w:rsidR="00CE759A" w:rsidTr="00205D93" w14:paraId="239B0426" wp14:textId="77777777">
        <w:tblPrEx>
          <w:tblCellMar>
            <w:top w:w="0" w:type="dxa"/>
            <w:bottom w:w="0" w:type="dxa"/>
          </w:tblCellMar>
        </w:tblPrEx>
        <w:trPr>
          <w:jc w:val="center"/>
        </w:trPr>
        <w:tc>
          <w:tcPr>
            <w:tcW w:w="583" w:type="pct"/>
          </w:tcPr>
          <w:p w:rsidRPr="00205D93" w:rsidR="00CE759A" w:rsidP="007E4FC8" w:rsidRDefault="00CE759A" w14:paraId="5253F42A" wp14:textId="77777777">
            <w:pPr>
              <w:pStyle w:val="TableText"/>
              <w:keepNext w:val="0"/>
              <w:keepLines w:val="0"/>
              <w:rPr>
                <w:rStyle w:val="BodytextChar"/>
                <w:sz w:val="18"/>
                <w:szCs w:val="18"/>
              </w:rPr>
            </w:pPr>
            <w:r w:rsidRPr="00205D93">
              <w:rPr>
                <w:rStyle w:val="BodytextChar"/>
                <w:sz w:val="18"/>
                <w:szCs w:val="18"/>
              </w:rPr>
              <w:t>Column</w:t>
            </w:r>
          </w:p>
        </w:tc>
        <w:tc>
          <w:tcPr>
            <w:tcW w:w="642" w:type="pct"/>
          </w:tcPr>
          <w:p w:rsidRPr="00205D93" w:rsidR="00CE759A" w:rsidP="007E4FC8" w:rsidRDefault="00CE759A" w14:paraId="6714083D" wp14:textId="77777777">
            <w:pPr>
              <w:pStyle w:val="TableText"/>
              <w:keepNext w:val="0"/>
              <w:keepLines w:val="0"/>
              <w:rPr>
                <w:rStyle w:val="BodytextChar"/>
                <w:sz w:val="18"/>
                <w:szCs w:val="18"/>
              </w:rPr>
            </w:pPr>
            <w:r w:rsidRPr="00205D93">
              <w:rPr>
                <w:rStyle w:val="BodytextChar"/>
                <w:sz w:val="18"/>
                <w:szCs w:val="18"/>
              </w:rPr>
              <w:t>SA ID</w:t>
            </w:r>
          </w:p>
        </w:tc>
        <w:tc>
          <w:tcPr>
            <w:tcW w:w="804" w:type="pct"/>
          </w:tcPr>
          <w:p w:rsidRPr="00205D93" w:rsidR="00CE759A" w:rsidP="007E4FC8" w:rsidRDefault="00CE759A" w14:paraId="0D28D0CD" wp14:textId="77777777">
            <w:pPr>
              <w:pStyle w:val="TableText"/>
              <w:keepNext w:val="0"/>
              <w:keepLines w:val="0"/>
              <w:rPr>
                <w:rStyle w:val="BodytextChar"/>
                <w:sz w:val="18"/>
                <w:szCs w:val="18"/>
              </w:rPr>
            </w:pPr>
            <w:r w:rsidRPr="00205D93">
              <w:rPr>
                <w:rStyle w:val="BodytextChar"/>
                <w:sz w:val="18"/>
                <w:szCs w:val="18"/>
              </w:rPr>
              <w:t>This field displays the SA ID.</w:t>
            </w:r>
          </w:p>
        </w:tc>
        <w:tc>
          <w:tcPr>
            <w:tcW w:w="998" w:type="pct"/>
          </w:tcPr>
          <w:p w:rsidRPr="00205D93" w:rsidR="00CE759A" w:rsidP="007E4FC8" w:rsidRDefault="00CE759A" w14:paraId="6681222B" wp14:textId="77777777">
            <w:pPr>
              <w:pStyle w:val="TableText"/>
              <w:keepNext w:val="0"/>
              <w:keepLines w:val="0"/>
              <w:rPr>
                <w:rStyle w:val="BodytextChar"/>
                <w:sz w:val="18"/>
                <w:szCs w:val="18"/>
              </w:rPr>
            </w:pPr>
            <w:r w:rsidRPr="00205D93">
              <w:rPr>
                <w:rStyle w:val="BodytextChar"/>
                <w:sz w:val="18"/>
                <w:szCs w:val="18"/>
              </w:rPr>
              <w:t>A_DTL_TB</w:t>
            </w:r>
          </w:p>
        </w:tc>
        <w:tc>
          <w:tcPr>
            <w:tcW w:w="950" w:type="pct"/>
          </w:tcPr>
          <w:p w:rsidRPr="00205D93" w:rsidR="00CE759A" w:rsidP="007E4FC8" w:rsidRDefault="00CE759A" w14:paraId="41828D81" wp14:textId="77777777">
            <w:pPr>
              <w:pStyle w:val="TableText"/>
              <w:keepNext w:val="0"/>
              <w:keepLines w:val="0"/>
              <w:rPr>
                <w:rStyle w:val="BodytextChar"/>
                <w:sz w:val="18"/>
                <w:szCs w:val="18"/>
              </w:rPr>
            </w:pPr>
            <w:r w:rsidRPr="00205D93">
              <w:rPr>
                <w:rStyle w:val="BodytextChar"/>
                <w:sz w:val="18"/>
                <w:szCs w:val="18"/>
              </w:rPr>
              <w:t>A_AUTH_ID</w:t>
            </w:r>
          </w:p>
        </w:tc>
        <w:tc>
          <w:tcPr>
            <w:tcW w:w="1023" w:type="pct"/>
          </w:tcPr>
          <w:p w:rsidRPr="00205D93" w:rsidR="00CE759A" w:rsidP="007E4FC8" w:rsidRDefault="00CE759A" w14:paraId="79067890" wp14:textId="77777777">
            <w:pPr>
              <w:pStyle w:val="TableText"/>
              <w:keepNext w:val="0"/>
              <w:keepLines w:val="0"/>
              <w:rPr>
                <w:rStyle w:val="BodytextChar"/>
                <w:sz w:val="18"/>
                <w:szCs w:val="18"/>
              </w:rPr>
            </w:pPr>
          </w:p>
        </w:tc>
      </w:tr>
      <w:tr xmlns:wp14="http://schemas.microsoft.com/office/word/2010/wordml" w:rsidR="00CE759A" w:rsidTr="00205D93" w14:paraId="2A9FC5C0" wp14:textId="77777777">
        <w:tblPrEx>
          <w:tblCellMar>
            <w:top w:w="0" w:type="dxa"/>
            <w:bottom w:w="0" w:type="dxa"/>
          </w:tblCellMar>
        </w:tblPrEx>
        <w:trPr>
          <w:jc w:val="center"/>
        </w:trPr>
        <w:tc>
          <w:tcPr>
            <w:tcW w:w="583" w:type="pct"/>
          </w:tcPr>
          <w:p w:rsidRPr="00205D93" w:rsidR="00CE759A" w:rsidP="007E4FC8" w:rsidRDefault="00CE759A" w14:paraId="5DB5FEF0" wp14:textId="77777777">
            <w:pPr>
              <w:pStyle w:val="TableText"/>
              <w:keepNext w:val="0"/>
              <w:keepLines w:val="0"/>
              <w:rPr>
                <w:rStyle w:val="BodytextChar"/>
                <w:sz w:val="18"/>
                <w:szCs w:val="18"/>
              </w:rPr>
            </w:pPr>
            <w:r w:rsidRPr="00205D93">
              <w:rPr>
                <w:rStyle w:val="BodytextChar"/>
                <w:sz w:val="18"/>
                <w:szCs w:val="18"/>
              </w:rPr>
              <w:t>Column</w:t>
            </w:r>
          </w:p>
        </w:tc>
        <w:tc>
          <w:tcPr>
            <w:tcW w:w="642" w:type="pct"/>
          </w:tcPr>
          <w:p w:rsidRPr="00205D93" w:rsidR="00CE759A" w:rsidP="007E4FC8" w:rsidRDefault="00CE759A" w14:paraId="058BC3BB" wp14:textId="77777777">
            <w:pPr>
              <w:pStyle w:val="TableText"/>
              <w:keepNext w:val="0"/>
              <w:keepLines w:val="0"/>
              <w:rPr>
                <w:rStyle w:val="BodytextChar"/>
                <w:sz w:val="18"/>
                <w:szCs w:val="18"/>
              </w:rPr>
            </w:pPr>
            <w:r w:rsidRPr="00205D93">
              <w:rPr>
                <w:rStyle w:val="BodytextChar"/>
                <w:sz w:val="18"/>
                <w:szCs w:val="18"/>
              </w:rPr>
              <w:t>SA LI Num</w:t>
            </w:r>
          </w:p>
        </w:tc>
        <w:tc>
          <w:tcPr>
            <w:tcW w:w="804" w:type="pct"/>
          </w:tcPr>
          <w:p w:rsidRPr="00205D93" w:rsidR="00CE759A" w:rsidP="007E4FC8" w:rsidRDefault="00CE759A" w14:paraId="388D1530" wp14:textId="77777777">
            <w:pPr>
              <w:pStyle w:val="TableText"/>
              <w:keepNext w:val="0"/>
              <w:keepLines w:val="0"/>
              <w:rPr>
                <w:rStyle w:val="BodytextChar"/>
                <w:sz w:val="18"/>
                <w:szCs w:val="18"/>
              </w:rPr>
            </w:pPr>
            <w:r w:rsidRPr="00205D93">
              <w:rPr>
                <w:rStyle w:val="BodytextChar"/>
                <w:sz w:val="18"/>
                <w:szCs w:val="18"/>
              </w:rPr>
              <w:t>This field displays the line item.</w:t>
            </w:r>
          </w:p>
        </w:tc>
        <w:tc>
          <w:tcPr>
            <w:tcW w:w="998" w:type="pct"/>
          </w:tcPr>
          <w:p w:rsidRPr="00205D93" w:rsidR="00CE759A" w:rsidP="007E4FC8" w:rsidRDefault="00CE759A" w14:paraId="4076DC05" wp14:textId="77777777">
            <w:pPr>
              <w:pStyle w:val="TableText"/>
              <w:keepNext w:val="0"/>
              <w:keepLines w:val="0"/>
              <w:rPr>
                <w:rStyle w:val="BodytextChar"/>
                <w:sz w:val="18"/>
                <w:szCs w:val="18"/>
              </w:rPr>
            </w:pPr>
            <w:r w:rsidRPr="00205D93">
              <w:rPr>
                <w:rStyle w:val="BodytextChar"/>
                <w:sz w:val="18"/>
                <w:szCs w:val="18"/>
              </w:rPr>
              <w:t>A_DTL_TB</w:t>
            </w:r>
          </w:p>
        </w:tc>
        <w:tc>
          <w:tcPr>
            <w:tcW w:w="950" w:type="pct"/>
          </w:tcPr>
          <w:p w:rsidRPr="00205D93" w:rsidR="00CE759A" w:rsidP="007E4FC8" w:rsidRDefault="00CE759A" w14:paraId="2F117514" wp14:textId="77777777">
            <w:pPr>
              <w:pStyle w:val="TableText"/>
              <w:keepNext w:val="0"/>
              <w:keepLines w:val="0"/>
              <w:rPr>
                <w:rStyle w:val="BodytextChar"/>
                <w:sz w:val="18"/>
                <w:szCs w:val="18"/>
              </w:rPr>
            </w:pPr>
            <w:r w:rsidRPr="00205D93">
              <w:rPr>
                <w:rStyle w:val="BodytextChar"/>
                <w:sz w:val="18"/>
                <w:szCs w:val="18"/>
              </w:rPr>
              <w:t>A_LI_NUM</w:t>
            </w:r>
          </w:p>
        </w:tc>
        <w:tc>
          <w:tcPr>
            <w:tcW w:w="1023" w:type="pct"/>
          </w:tcPr>
          <w:p w:rsidRPr="00205D93" w:rsidR="00CE759A" w:rsidP="007E4FC8" w:rsidRDefault="00CE759A" w14:paraId="3F40A433" wp14:textId="77777777">
            <w:pPr>
              <w:pStyle w:val="TableText"/>
              <w:keepNext w:val="0"/>
              <w:keepLines w:val="0"/>
              <w:rPr>
                <w:rStyle w:val="BodytextChar"/>
                <w:sz w:val="18"/>
                <w:szCs w:val="18"/>
              </w:rPr>
            </w:pPr>
          </w:p>
        </w:tc>
      </w:tr>
      <w:tr xmlns:wp14="http://schemas.microsoft.com/office/word/2010/wordml" w:rsidR="00BC4196" w:rsidTr="00205D93" w14:paraId="27DE0AB4" wp14:textId="77777777">
        <w:tblPrEx>
          <w:tblCellMar>
            <w:top w:w="0" w:type="dxa"/>
            <w:bottom w:w="0" w:type="dxa"/>
          </w:tblCellMar>
        </w:tblPrEx>
        <w:trPr>
          <w:jc w:val="center"/>
        </w:trPr>
        <w:tc>
          <w:tcPr>
            <w:tcW w:w="583" w:type="pct"/>
            <w:tcBorders>
              <w:bottom w:val="single" w:color="616161" w:sz="2" w:space="0"/>
            </w:tcBorders>
          </w:tcPr>
          <w:p w:rsidRPr="00205D93" w:rsidR="00BC4196" w:rsidP="007E4FC8" w:rsidRDefault="00BC4196" w14:paraId="59D73697" wp14:textId="77777777">
            <w:pPr>
              <w:pStyle w:val="TableText"/>
              <w:keepNext w:val="0"/>
              <w:keepLines w:val="0"/>
              <w:rPr>
                <w:rStyle w:val="BodytextChar"/>
                <w:sz w:val="18"/>
                <w:szCs w:val="18"/>
              </w:rPr>
            </w:pPr>
            <w:r w:rsidRPr="00205D93">
              <w:rPr>
                <w:rStyle w:val="BodytextChar"/>
                <w:sz w:val="18"/>
                <w:szCs w:val="18"/>
              </w:rPr>
              <w:t>Column</w:t>
            </w:r>
          </w:p>
        </w:tc>
        <w:tc>
          <w:tcPr>
            <w:tcW w:w="642" w:type="pct"/>
            <w:tcBorders>
              <w:bottom w:val="single" w:color="616161" w:sz="2" w:space="0"/>
            </w:tcBorders>
          </w:tcPr>
          <w:p w:rsidRPr="00205D93" w:rsidR="00BC4196" w:rsidP="007E4FC8" w:rsidRDefault="00BC4196" w14:paraId="06D05AC6" wp14:textId="77777777">
            <w:pPr>
              <w:pStyle w:val="TableText"/>
              <w:keepNext w:val="0"/>
              <w:keepLines w:val="0"/>
              <w:rPr>
                <w:rStyle w:val="BodytextChar"/>
                <w:sz w:val="18"/>
                <w:szCs w:val="18"/>
              </w:rPr>
            </w:pPr>
            <w:r w:rsidRPr="00205D93">
              <w:rPr>
                <w:rStyle w:val="BodytextChar"/>
                <w:sz w:val="18"/>
                <w:szCs w:val="18"/>
              </w:rPr>
              <w:t xml:space="preserve">SA </w:t>
            </w:r>
            <w:r w:rsidRPr="00205D93" w:rsidR="009B753F">
              <w:rPr>
                <w:rStyle w:val="BodytextChar"/>
                <w:sz w:val="18"/>
                <w:szCs w:val="18"/>
              </w:rPr>
              <w:t>Last Saved user ID</w:t>
            </w:r>
          </w:p>
        </w:tc>
        <w:tc>
          <w:tcPr>
            <w:tcW w:w="804" w:type="pct"/>
            <w:tcBorders>
              <w:bottom w:val="single" w:color="616161" w:sz="2" w:space="0"/>
            </w:tcBorders>
          </w:tcPr>
          <w:p w:rsidRPr="00205D93" w:rsidR="00BC4196" w:rsidP="007E4FC8" w:rsidRDefault="00BC4196" w14:paraId="697A7775" wp14:textId="77777777">
            <w:pPr>
              <w:pStyle w:val="TableText"/>
              <w:keepNext w:val="0"/>
              <w:keepLines w:val="0"/>
              <w:rPr>
                <w:rStyle w:val="BodytextChar"/>
                <w:sz w:val="18"/>
                <w:szCs w:val="18"/>
              </w:rPr>
            </w:pPr>
            <w:r w:rsidRPr="00205D93">
              <w:rPr>
                <w:rStyle w:val="BodytextChar"/>
                <w:sz w:val="18"/>
                <w:szCs w:val="18"/>
              </w:rPr>
              <w:t>This field displays the User ID for the person who last saved the SA.</w:t>
            </w:r>
          </w:p>
        </w:tc>
        <w:tc>
          <w:tcPr>
            <w:tcW w:w="998" w:type="pct"/>
            <w:tcBorders>
              <w:bottom w:val="single" w:color="616161" w:sz="2" w:space="0"/>
            </w:tcBorders>
          </w:tcPr>
          <w:p w:rsidRPr="00205D93" w:rsidR="00BC4196" w:rsidP="007E4FC8" w:rsidRDefault="00BC4196" w14:paraId="77F14D8D" wp14:textId="77777777">
            <w:pPr>
              <w:pStyle w:val="TableText"/>
              <w:keepNext w:val="0"/>
              <w:keepLines w:val="0"/>
              <w:rPr>
                <w:rStyle w:val="BodytextChar"/>
                <w:sz w:val="18"/>
                <w:szCs w:val="18"/>
              </w:rPr>
            </w:pPr>
            <w:r w:rsidRPr="00205D93">
              <w:rPr>
                <w:rStyle w:val="BodytextChar"/>
                <w:sz w:val="18"/>
                <w:szCs w:val="18"/>
              </w:rPr>
              <w:t>A-DTL-TB</w:t>
            </w:r>
          </w:p>
        </w:tc>
        <w:tc>
          <w:tcPr>
            <w:tcW w:w="950" w:type="pct"/>
            <w:tcBorders>
              <w:bottom w:val="single" w:color="616161" w:sz="2" w:space="0"/>
            </w:tcBorders>
          </w:tcPr>
          <w:p w:rsidRPr="00205D93" w:rsidR="00BC4196" w:rsidP="007E4FC8" w:rsidRDefault="009B753F" w14:paraId="71D3BAC1" wp14:textId="77777777">
            <w:pPr>
              <w:pStyle w:val="TableText"/>
              <w:keepNext w:val="0"/>
              <w:keepLines w:val="0"/>
              <w:rPr>
                <w:rStyle w:val="BodytextChar"/>
                <w:sz w:val="18"/>
                <w:szCs w:val="18"/>
              </w:rPr>
            </w:pPr>
            <w:r w:rsidRPr="00205D93">
              <w:rPr>
                <w:rStyle w:val="BodytextChar"/>
                <w:sz w:val="18"/>
                <w:szCs w:val="18"/>
              </w:rPr>
              <w:t>G-AUD</w:t>
            </w:r>
            <w:r w:rsidRPr="00205D93" w:rsidR="00BC4196">
              <w:rPr>
                <w:rStyle w:val="BodytextChar"/>
                <w:sz w:val="18"/>
                <w:szCs w:val="18"/>
              </w:rPr>
              <w:t>-USER-ID</w:t>
            </w:r>
          </w:p>
        </w:tc>
        <w:tc>
          <w:tcPr>
            <w:tcW w:w="1023" w:type="pct"/>
            <w:tcBorders>
              <w:bottom w:val="single" w:color="616161" w:sz="2" w:space="0"/>
            </w:tcBorders>
          </w:tcPr>
          <w:p w:rsidRPr="00205D93" w:rsidR="00BC4196" w:rsidP="007E4FC8" w:rsidRDefault="00BC4196" w14:paraId="64914E31" wp14:textId="77777777">
            <w:pPr>
              <w:pStyle w:val="TOC2"/>
              <w:rPr>
                <w:rStyle w:val="BodytextChar"/>
                <w:rFonts w:cs="Arial"/>
                <w:sz w:val="18"/>
                <w:szCs w:val="18"/>
              </w:rPr>
            </w:pPr>
          </w:p>
        </w:tc>
      </w:tr>
      <w:tr xmlns:wp14="http://schemas.microsoft.com/office/word/2010/wordml" w:rsidR="00BC4196" w:rsidTr="00205D93" w14:paraId="167DDAEC" wp14:textId="77777777">
        <w:tblPrEx>
          <w:tblCellMar>
            <w:top w:w="0" w:type="dxa"/>
            <w:bottom w:w="0" w:type="dxa"/>
          </w:tblCellMar>
        </w:tblPrEx>
        <w:trPr>
          <w:jc w:val="center"/>
        </w:trPr>
        <w:tc>
          <w:tcPr>
            <w:tcW w:w="583" w:type="pct"/>
            <w:tcBorders>
              <w:bottom w:val="single" w:color="616161" w:sz="2" w:space="0"/>
            </w:tcBorders>
          </w:tcPr>
          <w:p w:rsidRPr="00205D93" w:rsidR="00BC4196" w:rsidP="007E4FC8" w:rsidRDefault="00BC4196" w14:paraId="2C0DD5E9" wp14:textId="77777777">
            <w:pPr>
              <w:pStyle w:val="TableText"/>
              <w:keepNext w:val="0"/>
              <w:keepLines w:val="0"/>
              <w:rPr>
                <w:rStyle w:val="BodytextChar"/>
                <w:sz w:val="18"/>
                <w:szCs w:val="18"/>
              </w:rPr>
            </w:pPr>
            <w:r w:rsidRPr="00205D93">
              <w:rPr>
                <w:rStyle w:val="BodytextChar"/>
                <w:sz w:val="18"/>
                <w:szCs w:val="18"/>
              </w:rPr>
              <w:t>Column</w:t>
            </w:r>
          </w:p>
        </w:tc>
        <w:tc>
          <w:tcPr>
            <w:tcW w:w="642" w:type="pct"/>
            <w:tcBorders>
              <w:bottom w:val="single" w:color="616161" w:sz="2" w:space="0"/>
            </w:tcBorders>
          </w:tcPr>
          <w:p w:rsidRPr="00205D93" w:rsidR="00BC4196" w:rsidP="007E4FC8" w:rsidRDefault="00BC4196" w14:paraId="1D385806" wp14:textId="77777777">
            <w:pPr>
              <w:pStyle w:val="TableText"/>
              <w:keepNext w:val="0"/>
              <w:keepLines w:val="0"/>
              <w:rPr>
                <w:rStyle w:val="BodytextChar"/>
                <w:sz w:val="18"/>
                <w:szCs w:val="18"/>
              </w:rPr>
            </w:pPr>
            <w:r w:rsidRPr="00205D93">
              <w:rPr>
                <w:rStyle w:val="BodytextChar"/>
                <w:sz w:val="18"/>
                <w:szCs w:val="18"/>
              </w:rPr>
              <w:t xml:space="preserve">SA </w:t>
            </w:r>
            <w:r w:rsidRPr="00205D93" w:rsidR="009B753F">
              <w:rPr>
                <w:rStyle w:val="BodytextChar"/>
                <w:sz w:val="18"/>
                <w:szCs w:val="18"/>
              </w:rPr>
              <w:t>Last Saved</w:t>
            </w:r>
            <w:r w:rsidRPr="00205D93">
              <w:rPr>
                <w:rStyle w:val="BodytextChar"/>
                <w:sz w:val="18"/>
                <w:szCs w:val="18"/>
              </w:rPr>
              <w:t xml:space="preserve"> User Nam</w:t>
            </w:r>
          </w:p>
        </w:tc>
        <w:tc>
          <w:tcPr>
            <w:tcW w:w="804" w:type="pct"/>
            <w:tcBorders>
              <w:bottom w:val="single" w:color="616161" w:sz="2" w:space="0"/>
            </w:tcBorders>
          </w:tcPr>
          <w:p w:rsidRPr="00205D93" w:rsidR="00BC4196" w:rsidP="007E4FC8" w:rsidRDefault="00BC4196" w14:paraId="2D2F23F6" wp14:textId="77777777">
            <w:pPr>
              <w:pStyle w:val="TableText"/>
              <w:keepNext w:val="0"/>
              <w:keepLines w:val="0"/>
              <w:rPr>
                <w:rStyle w:val="BodytextChar"/>
                <w:sz w:val="18"/>
                <w:szCs w:val="18"/>
              </w:rPr>
            </w:pPr>
            <w:r w:rsidRPr="00205D93">
              <w:rPr>
                <w:rStyle w:val="BodytextChar"/>
                <w:sz w:val="18"/>
                <w:szCs w:val="18"/>
              </w:rPr>
              <w:t>The Name of the person who last saved the SA</w:t>
            </w:r>
          </w:p>
        </w:tc>
        <w:tc>
          <w:tcPr>
            <w:tcW w:w="998" w:type="pct"/>
            <w:tcBorders>
              <w:bottom w:val="single" w:color="616161" w:sz="2" w:space="0"/>
            </w:tcBorders>
          </w:tcPr>
          <w:p w:rsidRPr="00205D93" w:rsidR="00BC4196" w:rsidP="007E4FC8" w:rsidRDefault="00BC4196" w14:paraId="18112BDA" wp14:textId="77777777">
            <w:pPr>
              <w:pStyle w:val="TableText"/>
              <w:keepNext w:val="0"/>
              <w:keepLines w:val="0"/>
              <w:rPr>
                <w:rStyle w:val="BodytextChar"/>
                <w:sz w:val="18"/>
                <w:szCs w:val="18"/>
              </w:rPr>
            </w:pPr>
            <w:r w:rsidRPr="00205D93">
              <w:rPr>
                <w:rStyle w:val="BodytextChar"/>
                <w:sz w:val="18"/>
                <w:szCs w:val="18"/>
              </w:rPr>
              <w:t>G-USER-TB</w:t>
            </w:r>
          </w:p>
        </w:tc>
        <w:tc>
          <w:tcPr>
            <w:tcW w:w="950" w:type="pct"/>
            <w:tcBorders>
              <w:bottom w:val="single" w:color="616161" w:sz="2" w:space="0"/>
            </w:tcBorders>
          </w:tcPr>
          <w:p w:rsidRPr="00205D93" w:rsidR="00BC4196" w:rsidP="007E4FC8" w:rsidRDefault="00BC4196" w14:paraId="5EAD9850" wp14:textId="77777777">
            <w:pPr>
              <w:pStyle w:val="TableText"/>
              <w:keepNext w:val="0"/>
              <w:keepLines w:val="0"/>
              <w:rPr>
                <w:rStyle w:val="BodytextChar"/>
                <w:sz w:val="18"/>
                <w:szCs w:val="18"/>
              </w:rPr>
            </w:pPr>
            <w:r w:rsidRPr="00205D93">
              <w:rPr>
                <w:rStyle w:val="BodytextChar"/>
                <w:sz w:val="18"/>
                <w:szCs w:val="18"/>
              </w:rPr>
              <w:t>G-LAST-NAM</w:t>
            </w:r>
          </w:p>
          <w:p w:rsidRPr="00205D93" w:rsidR="00BC4196" w:rsidP="007E4FC8" w:rsidRDefault="00BC4196" w14:paraId="3C309790" wp14:textId="77777777">
            <w:pPr>
              <w:pStyle w:val="TableText"/>
              <w:keepNext w:val="0"/>
              <w:keepLines w:val="0"/>
              <w:rPr>
                <w:rStyle w:val="BodytextChar"/>
                <w:sz w:val="18"/>
                <w:szCs w:val="18"/>
              </w:rPr>
            </w:pPr>
            <w:r w:rsidRPr="00205D93">
              <w:rPr>
                <w:rStyle w:val="BodytextChar"/>
                <w:sz w:val="18"/>
                <w:szCs w:val="18"/>
              </w:rPr>
              <w:t>G-SFX-NAM</w:t>
            </w:r>
          </w:p>
          <w:p w:rsidRPr="00205D93" w:rsidR="00BC4196" w:rsidP="007E4FC8" w:rsidRDefault="00BC4196" w14:paraId="5EFB8600" wp14:textId="77777777">
            <w:pPr>
              <w:pStyle w:val="TableText"/>
              <w:keepNext w:val="0"/>
              <w:keepLines w:val="0"/>
              <w:rPr>
                <w:rStyle w:val="BodytextChar"/>
                <w:sz w:val="18"/>
                <w:szCs w:val="18"/>
              </w:rPr>
            </w:pPr>
            <w:r w:rsidRPr="00205D93">
              <w:rPr>
                <w:rStyle w:val="BodytextChar"/>
                <w:sz w:val="18"/>
                <w:szCs w:val="18"/>
              </w:rPr>
              <w:t>G-FIRST-NAM</w:t>
            </w:r>
          </w:p>
          <w:p w:rsidRPr="00205D93" w:rsidR="00BC4196" w:rsidP="007E4FC8" w:rsidRDefault="00BC4196" w14:paraId="5EFB2F50" wp14:textId="77777777">
            <w:pPr>
              <w:pStyle w:val="TableText"/>
              <w:keepNext w:val="0"/>
              <w:keepLines w:val="0"/>
              <w:rPr>
                <w:rStyle w:val="BodytextChar"/>
                <w:sz w:val="18"/>
                <w:szCs w:val="18"/>
              </w:rPr>
            </w:pPr>
            <w:r w:rsidRPr="00205D93">
              <w:rPr>
                <w:rStyle w:val="BodytextChar"/>
                <w:sz w:val="18"/>
                <w:szCs w:val="18"/>
              </w:rPr>
              <w:t>G-MID-NAM</w:t>
            </w:r>
          </w:p>
        </w:tc>
        <w:tc>
          <w:tcPr>
            <w:tcW w:w="1023" w:type="pct"/>
            <w:tcBorders>
              <w:bottom w:val="single" w:color="616161" w:sz="2" w:space="0"/>
            </w:tcBorders>
          </w:tcPr>
          <w:p w:rsidRPr="00205D93" w:rsidR="00BC4196" w:rsidP="007E4FC8" w:rsidRDefault="00BC4196" w14:paraId="70ABC7E2" wp14:textId="77777777">
            <w:pPr>
              <w:pStyle w:val="TableText"/>
              <w:keepNext w:val="0"/>
              <w:keepLines w:val="0"/>
              <w:rPr>
                <w:rStyle w:val="BodytextChar"/>
                <w:sz w:val="18"/>
                <w:szCs w:val="18"/>
              </w:rPr>
            </w:pPr>
            <w:r w:rsidRPr="00205D93">
              <w:rPr>
                <w:rStyle w:val="BodytextChar"/>
                <w:sz w:val="18"/>
                <w:szCs w:val="18"/>
              </w:rPr>
              <w:t xml:space="preserve">Concatenate as </w:t>
            </w:r>
          </w:p>
          <w:p w:rsidRPr="00205D93" w:rsidR="00BC4196" w:rsidP="007E4FC8" w:rsidRDefault="00BC4196" w14:paraId="7D470512" wp14:textId="77777777">
            <w:pPr>
              <w:pStyle w:val="TableText"/>
              <w:keepNext w:val="0"/>
              <w:keepLines w:val="0"/>
              <w:rPr>
                <w:rStyle w:val="BodytextChar"/>
                <w:sz w:val="18"/>
                <w:szCs w:val="18"/>
              </w:rPr>
            </w:pPr>
          </w:p>
          <w:p w:rsidRPr="00205D93" w:rsidR="00BC4196" w:rsidP="007E4FC8" w:rsidRDefault="00BC4196" w14:paraId="50EBA9D9" wp14:textId="77777777">
            <w:pPr>
              <w:pStyle w:val="TableText"/>
              <w:keepNext w:val="0"/>
              <w:keepLines w:val="0"/>
              <w:rPr>
                <w:rStyle w:val="BodytextChar"/>
                <w:sz w:val="18"/>
                <w:szCs w:val="18"/>
              </w:rPr>
            </w:pPr>
            <w:r w:rsidRPr="00205D93">
              <w:rPr>
                <w:rStyle w:val="BodytextChar"/>
                <w:sz w:val="18"/>
                <w:szCs w:val="18"/>
              </w:rPr>
              <w:t>LLLLLLLL, SSS, FFFFFFFF, I.</w:t>
            </w:r>
          </w:p>
        </w:tc>
      </w:tr>
      <w:tr xmlns:wp14="http://schemas.microsoft.com/office/word/2010/wordml" w:rsidR="00ED02C4" w:rsidTr="00205D93" w14:paraId="3FB7CB48" wp14:textId="77777777">
        <w:tblPrEx>
          <w:tblCellMar>
            <w:top w:w="0" w:type="dxa"/>
            <w:bottom w:w="0" w:type="dxa"/>
          </w:tblCellMar>
        </w:tblPrEx>
        <w:trPr>
          <w:jc w:val="center"/>
        </w:trPr>
        <w:tc>
          <w:tcPr>
            <w:tcW w:w="583" w:type="pct"/>
            <w:tcBorders>
              <w:bottom w:val="single" w:color="616161" w:sz="2" w:space="0"/>
            </w:tcBorders>
          </w:tcPr>
          <w:p w:rsidRPr="00205D93" w:rsidR="00ED02C4" w:rsidP="007E4FC8" w:rsidRDefault="00ED02C4" w14:paraId="50FE1EFC" wp14:textId="77777777">
            <w:pPr>
              <w:pStyle w:val="TableText"/>
              <w:keepNext w:val="0"/>
              <w:keepLines w:val="0"/>
              <w:rPr>
                <w:rStyle w:val="BodytextChar"/>
                <w:sz w:val="18"/>
                <w:szCs w:val="18"/>
              </w:rPr>
            </w:pPr>
            <w:r w:rsidRPr="00205D93">
              <w:rPr>
                <w:rStyle w:val="BodytextChar"/>
                <w:sz w:val="18"/>
                <w:szCs w:val="18"/>
              </w:rPr>
              <w:t>Column</w:t>
            </w:r>
          </w:p>
        </w:tc>
        <w:tc>
          <w:tcPr>
            <w:tcW w:w="642" w:type="pct"/>
            <w:tcBorders>
              <w:bottom w:val="single" w:color="616161" w:sz="2" w:space="0"/>
            </w:tcBorders>
          </w:tcPr>
          <w:p w:rsidRPr="00205D93" w:rsidR="00ED02C4" w:rsidP="007E4FC8" w:rsidRDefault="00FA41AA" w14:paraId="69E7FEAF" wp14:textId="77777777">
            <w:pPr>
              <w:pStyle w:val="TableText1"/>
              <w:spacing w:before="40" w:after="40"/>
              <w:rPr>
                <w:rStyle w:val="BodytextChar"/>
                <w:rFonts w:cs="Arial"/>
                <w:spacing w:val="0"/>
                <w:sz w:val="18"/>
                <w:szCs w:val="18"/>
              </w:rPr>
            </w:pPr>
            <w:r w:rsidRPr="00205D93">
              <w:rPr>
                <w:rStyle w:val="BodytextChar"/>
                <w:rFonts w:cs="Arial"/>
                <w:spacing w:val="0"/>
                <w:sz w:val="18"/>
                <w:szCs w:val="18"/>
              </w:rPr>
              <w:t>SA LI Svc Prov ID</w:t>
            </w:r>
          </w:p>
        </w:tc>
        <w:tc>
          <w:tcPr>
            <w:tcW w:w="804" w:type="pct"/>
            <w:tcBorders>
              <w:bottom w:val="single" w:color="616161" w:sz="2" w:space="0"/>
            </w:tcBorders>
          </w:tcPr>
          <w:p w:rsidRPr="00205D93" w:rsidR="00ED02C4" w:rsidP="007E4FC8" w:rsidRDefault="00ED02C4" w14:paraId="28810A3C" wp14:textId="77777777">
            <w:pPr>
              <w:pStyle w:val="TableText"/>
              <w:keepNext w:val="0"/>
              <w:keepLines w:val="0"/>
              <w:rPr>
                <w:rStyle w:val="BodytextChar"/>
                <w:sz w:val="18"/>
                <w:szCs w:val="18"/>
              </w:rPr>
            </w:pPr>
            <w:r w:rsidRPr="00205D93">
              <w:rPr>
                <w:rStyle w:val="BodytextChar"/>
                <w:sz w:val="18"/>
                <w:szCs w:val="18"/>
              </w:rPr>
              <w:t>This field displays the Servicing provider id number.</w:t>
            </w:r>
          </w:p>
        </w:tc>
        <w:tc>
          <w:tcPr>
            <w:tcW w:w="998" w:type="pct"/>
            <w:tcBorders>
              <w:bottom w:val="single" w:color="616161" w:sz="2" w:space="0"/>
            </w:tcBorders>
          </w:tcPr>
          <w:p w:rsidRPr="00205D93" w:rsidR="00ED02C4" w:rsidP="007E4FC8" w:rsidRDefault="00ED02C4" w14:paraId="42D8C953" wp14:textId="77777777">
            <w:pPr>
              <w:pStyle w:val="TableText"/>
              <w:keepNext w:val="0"/>
              <w:keepLines w:val="0"/>
              <w:rPr>
                <w:rStyle w:val="BodytextChar"/>
                <w:sz w:val="18"/>
                <w:szCs w:val="18"/>
              </w:rPr>
            </w:pPr>
            <w:r w:rsidRPr="00205D93">
              <w:rPr>
                <w:rStyle w:val="BodytextChar"/>
                <w:sz w:val="18"/>
                <w:szCs w:val="18"/>
              </w:rPr>
              <w:t>A_HDR_LI_SUBM_PROV_ID_TB</w:t>
            </w:r>
          </w:p>
        </w:tc>
        <w:tc>
          <w:tcPr>
            <w:tcW w:w="950" w:type="pct"/>
            <w:tcBorders>
              <w:bottom w:val="single" w:color="616161" w:sz="2" w:space="0"/>
            </w:tcBorders>
          </w:tcPr>
          <w:p w:rsidRPr="00205D93" w:rsidR="00ED02C4" w:rsidP="007E4FC8" w:rsidRDefault="00ED02C4" w14:paraId="0E6F0EB4" wp14:textId="77777777">
            <w:pPr>
              <w:pStyle w:val="TableText"/>
              <w:keepNext w:val="0"/>
              <w:keepLines w:val="0"/>
              <w:rPr>
                <w:rStyle w:val="BodytextChar"/>
                <w:sz w:val="18"/>
                <w:szCs w:val="18"/>
              </w:rPr>
            </w:pPr>
            <w:r w:rsidRPr="00205D93">
              <w:rPr>
                <w:rStyle w:val="BodytextChar"/>
                <w:sz w:val="18"/>
                <w:szCs w:val="18"/>
              </w:rPr>
              <w:t>A_</w:t>
            </w:r>
            <w:r w:rsidRPr="00205D93" w:rsidDel="00D31786">
              <w:rPr>
                <w:rStyle w:val="BodytextChar"/>
                <w:sz w:val="18"/>
                <w:szCs w:val="18"/>
              </w:rPr>
              <w:t xml:space="preserve"> </w:t>
            </w:r>
            <w:r w:rsidRPr="00205D93">
              <w:rPr>
                <w:rStyle w:val="BodytextChar"/>
                <w:sz w:val="18"/>
                <w:szCs w:val="18"/>
              </w:rPr>
              <w:t>PROV_ID</w:t>
            </w:r>
          </w:p>
        </w:tc>
        <w:tc>
          <w:tcPr>
            <w:tcW w:w="1023" w:type="pct"/>
            <w:tcBorders>
              <w:bottom w:val="single" w:color="616161" w:sz="2" w:space="0"/>
            </w:tcBorders>
          </w:tcPr>
          <w:p w:rsidRPr="00205D93" w:rsidR="00ED02C4" w:rsidP="007E4FC8" w:rsidRDefault="00ED02C4" w14:paraId="20B3493E" wp14:textId="77777777">
            <w:pPr>
              <w:pStyle w:val="TableText"/>
              <w:keepNext w:val="0"/>
              <w:keepLines w:val="0"/>
              <w:rPr>
                <w:rStyle w:val="BodytextChar"/>
                <w:sz w:val="18"/>
                <w:szCs w:val="18"/>
              </w:rPr>
            </w:pPr>
          </w:p>
        </w:tc>
      </w:tr>
      <w:tr xmlns:wp14="http://schemas.microsoft.com/office/word/2010/wordml" w:rsidR="00BC4196" w:rsidTr="00205D93" w14:paraId="0B87E646" wp14:textId="77777777">
        <w:tblPrEx>
          <w:tblCellMar>
            <w:top w:w="0" w:type="dxa"/>
            <w:bottom w:w="0" w:type="dxa"/>
          </w:tblCellMar>
        </w:tblPrEx>
        <w:trPr>
          <w:jc w:val="center"/>
        </w:trPr>
        <w:tc>
          <w:tcPr>
            <w:tcW w:w="583" w:type="pct"/>
            <w:tcBorders>
              <w:bottom w:val="single" w:color="616161" w:sz="2" w:space="0"/>
            </w:tcBorders>
          </w:tcPr>
          <w:p w:rsidRPr="00205D93" w:rsidR="00BC4196" w:rsidP="007E4FC8" w:rsidRDefault="00BC4196" w14:paraId="6B423F65" wp14:textId="77777777">
            <w:pPr>
              <w:pStyle w:val="TableText"/>
              <w:keepNext w:val="0"/>
              <w:keepLines w:val="0"/>
              <w:rPr>
                <w:rStyle w:val="BodytextChar"/>
                <w:sz w:val="18"/>
                <w:szCs w:val="18"/>
              </w:rPr>
            </w:pPr>
            <w:r w:rsidRPr="00205D93">
              <w:rPr>
                <w:rStyle w:val="BodytextChar"/>
                <w:sz w:val="18"/>
                <w:szCs w:val="18"/>
              </w:rPr>
              <w:t>Column</w:t>
            </w:r>
          </w:p>
        </w:tc>
        <w:tc>
          <w:tcPr>
            <w:tcW w:w="642" w:type="pct"/>
            <w:tcBorders>
              <w:bottom w:val="single" w:color="616161" w:sz="2" w:space="0"/>
            </w:tcBorders>
          </w:tcPr>
          <w:p w:rsidRPr="00205D93" w:rsidR="00BC4196" w:rsidP="007E4FC8" w:rsidRDefault="003B3A11" w14:paraId="4E9CE87A" wp14:textId="77777777">
            <w:pPr>
              <w:pStyle w:val="TableText"/>
              <w:keepNext w:val="0"/>
              <w:keepLines w:val="0"/>
              <w:rPr>
                <w:rStyle w:val="BodytextChar"/>
                <w:sz w:val="18"/>
                <w:szCs w:val="18"/>
              </w:rPr>
            </w:pPr>
            <w:r w:rsidRPr="00205D93">
              <w:rPr>
                <w:rStyle w:val="BodytextChar"/>
                <w:sz w:val="18"/>
                <w:szCs w:val="18"/>
              </w:rPr>
              <w:t>SA LI Svc Prov Name</w:t>
            </w:r>
          </w:p>
        </w:tc>
        <w:tc>
          <w:tcPr>
            <w:tcW w:w="804" w:type="pct"/>
            <w:tcBorders>
              <w:bottom w:val="single" w:color="616161" w:sz="2" w:space="0"/>
            </w:tcBorders>
          </w:tcPr>
          <w:p w:rsidRPr="00205D93" w:rsidR="00BC4196" w:rsidP="007E4FC8" w:rsidRDefault="00BC4196" w14:paraId="10A44023" wp14:textId="77777777">
            <w:pPr>
              <w:pStyle w:val="TableText"/>
              <w:keepNext w:val="0"/>
              <w:keepLines w:val="0"/>
              <w:rPr>
                <w:rStyle w:val="BodytextChar"/>
                <w:sz w:val="18"/>
                <w:szCs w:val="18"/>
              </w:rPr>
            </w:pPr>
            <w:r w:rsidRPr="00205D93">
              <w:rPr>
                <w:rStyle w:val="BodytextChar"/>
                <w:sz w:val="18"/>
                <w:szCs w:val="18"/>
              </w:rPr>
              <w:t>This field displays the provider’s name.</w:t>
            </w:r>
          </w:p>
        </w:tc>
        <w:tc>
          <w:tcPr>
            <w:tcW w:w="998" w:type="pct"/>
            <w:tcBorders>
              <w:bottom w:val="single" w:color="616161" w:sz="2" w:space="0"/>
            </w:tcBorders>
          </w:tcPr>
          <w:p w:rsidRPr="00205D93" w:rsidR="00BC4196" w:rsidP="007E4FC8" w:rsidRDefault="00BC4196" w14:paraId="3F15A81F" wp14:textId="77777777">
            <w:pPr>
              <w:pStyle w:val="TableText"/>
              <w:keepNext w:val="0"/>
              <w:keepLines w:val="0"/>
              <w:rPr>
                <w:rStyle w:val="BodytextChar"/>
                <w:sz w:val="18"/>
                <w:szCs w:val="18"/>
              </w:rPr>
            </w:pPr>
            <w:r w:rsidRPr="00205D93">
              <w:rPr>
                <w:rStyle w:val="BodytextChar"/>
                <w:sz w:val="18"/>
                <w:szCs w:val="18"/>
              </w:rPr>
              <w:t>P_DTL_TB</w:t>
            </w:r>
          </w:p>
        </w:tc>
        <w:tc>
          <w:tcPr>
            <w:tcW w:w="950" w:type="pct"/>
            <w:tcBorders>
              <w:bottom w:val="single" w:color="616161" w:sz="2" w:space="0"/>
            </w:tcBorders>
          </w:tcPr>
          <w:p w:rsidRPr="00205D93" w:rsidR="00BC4196" w:rsidP="007E4FC8" w:rsidRDefault="008D6A34" w14:paraId="4D6659A8" wp14:textId="77777777">
            <w:pPr>
              <w:pStyle w:val="TableText"/>
              <w:keepNext w:val="0"/>
              <w:keepLines w:val="0"/>
              <w:rPr>
                <w:rStyle w:val="BodytextChar"/>
                <w:sz w:val="18"/>
                <w:szCs w:val="18"/>
              </w:rPr>
            </w:pPr>
            <w:r w:rsidRPr="00205D93">
              <w:rPr>
                <w:rStyle w:val="BodytextChar"/>
                <w:sz w:val="18"/>
                <w:szCs w:val="18"/>
              </w:rPr>
              <w:t>P_SORT_NAM</w:t>
            </w:r>
          </w:p>
        </w:tc>
        <w:tc>
          <w:tcPr>
            <w:tcW w:w="1023" w:type="pct"/>
            <w:tcBorders>
              <w:bottom w:val="single" w:color="616161" w:sz="2" w:space="0"/>
            </w:tcBorders>
          </w:tcPr>
          <w:p w:rsidRPr="00205D93" w:rsidR="00BC4196" w:rsidP="007E4FC8" w:rsidRDefault="004B42EC" w14:paraId="708149C3" wp14:textId="77777777">
            <w:pPr>
              <w:pStyle w:val="TableText"/>
              <w:keepNext w:val="0"/>
              <w:keepLines w:val="0"/>
              <w:rPr>
                <w:rStyle w:val="BodytextChar"/>
                <w:sz w:val="18"/>
                <w:szCs w:val="18"/>
              </w:rPr>
            </w:pPr>
            <w:r w:rsidRPr="00226F7A">
              <w:rPr>
                <w:rStyle w:val="BodytextChar"/>
                <w:spacing w:val="-2"/>
                <w:sz w:val="18"/>
                <w:szCs w:val="18"/>
              </w:rPr>
              <w:t xml:space="preserve">May be blank if no </w:t>
            </w:r>
            <w:r w:rsidRPr="00CE63A6">
              <w:rPr>
                <w:rStyle w:val="BodytextChar"/>
                <w:spacing w:val="-2"/>
                <w:sz w:val="18"/>
                <w:szCs w:val="18"/>
              </w:rPr>
              <w:t>Servicing provider is submitted on the authorization.</w:t>
            </w:r>
          </w:p>
        </w:tc>
      </w:tr>
      <w:tr xmlns:wp14="http://schemas.microsoft.com/office/word/2010/wordml" w:rsidR="00BC4196" w:rsidTr="00205D93" w14:paraId="5BC1858A" wp14:textId="77777777">
        <w:tblPrEx>
          <w:tblCellMar>
            <w:top w:w="0" w:type="dxa"/>
            <w:bottom w:w="0" w:type="dxa"/>
          </w:tblCellMar>
        </w:tblPrEx>
        <w:trPr>
          <w:jc w:val="center"/>
        </w:trPr>
        <w:tc>
          <w:tcPr>
            <w:tcW w:w="583" w:type="pct"/>
            <w:tcBorders>
              <w:bottom w:val="single" w:color="616161" w:sz="2" w:space="0"/>
            </w:tcBorders>
          </w:tcPr>
          <w:p w:rsidRPr="00205D93" w:rsidR="00BC4196" w:rsidP="007E4FC8" w:rsidRDefault="00BC4196" w14:paraId="1A8C0F39" wp14:textId="77777777">
            <w:pPr>
              <w:pStyle w:val="TableText"/>
              <w:keepNext w:val="0"/>
              <w:keepLines w:val="0"/>
              <w:rPr>
                <w:rStyle w:val="BodytextChar"/>
                <w:sz w:val="18"/>
                <w:szCs w:val="18"/>
              </w:rPr>
            </w:pPr>
            <w:r w:rsidRPr="00205D93">
              <w:rPr>
                <w:rStyle w:val="BodytextChar"/>
                <w:sz w:val="18"/>
                <w:szCs w:val="18"/>
              </w:rPr>
              <w:t>Column</w:t>
            </w:r>
          </w:p>
        </w:tc>
        <w:tc>
          <w:tcPr>
            <w:tcW w:w="642" w:type="pct"/>
            <w:tcBorders>
              <w:bottom w:val="single" w:color="616161" w:sz="2" w:space="0"/>
            </w:tcBorders>
          </w:tcPr>
          <w:p w:rsidRPr="00205D93" w:rsidR="00BC4196" w:rsidP="007E4FC8" w:rsidRDefault="00BC4196" w14:paraId="589F0138" wp14:textId="77777777">
            <w:pPr>
              <w:pStyle w:val="TableText"/>
              <w:keepNext w:val="0"/>
              <w:keepLines w:val="0"/>
              <w:rPr>
                <w:rStyle w:val="BodytextChar"/>
                <w:sz w:val="18"/>
                <w:szCs w:val="18"/>
              </w:rPr>
            </w:pPr>
            <w:r w:rsidRPr="00205D93">
              <w:rPr>
                <w:rStyle w:val="BodytextChar"/>
                <w:sz w:val="18"/>
                <w:szCs w:val="18"/>
              </w:rPr>
              <w:t>SA LI-Svc Cd-From</w:t>
            </w:r>
          </w:p>
        </w:tc>
        <w:tc>
          <w:tcPr>
            <w:tcW w:w="804" w:type="pct"/>
            <w:tcBorders>
              <w:bottom w:val="single" w:color="616161" w:sz="2" w:space="0"/>
            </w:tcBorders>
          </w:tcPr>
          <w:p w:rsidRPr="00205D93" w:rsidR="00BC4196" w:rsidP="007E4FC8" w:rsidRDefault="00BC4196" w14:paraId="64900B5C" wp14:textId="77777777">
            <w:pPr>
              <w:pStyle w:val="TableText"/>
              <w:keepNext w:val="0"/>
              <w:keepLines w:val="0"/>
              <w:rPr>
                <w:rStyle w:val="BodytextChar"/>
                <w:sz w:val="18"/>
                <w:szCs w:val="18"/>
              </w:rPr>
            </w:pPr>
            <w:r w:rsidRPr="00205D93">
              <w:rPr>
                <w:rStyle w:val="BodytextChar"/>
                <w:sz w:val="18"/>
                <w:szCs w:val="18"/>
              </w:rPr>
              <w:t>From Service code.  The service code may be a procedure code, revenue code, etc.</w:t>
            </w:r>
          </w:p>
        </w:tc>
        <w:tc>
          <w:tcPr>
            <w:tcW w:w="998" w:type="pct"/>
            <w:tcBorders>
              <w:bottom w:val="single" w:color="616161" w:sz="2" w:space="0"/>
            </w:tcBorders>
          </w:tcPr>
          <w:p w:rsidRPr="00205D93" w:rsidR="00BC4196" w:rsidP="007E4FC8" w:rsidRDefault="00BC4196" w14:paraId="0E4338ED" wp14:textId="77777777">
            <w:pPr>
              <w:pStyle w:val="TableText"/>
              <w:keepNext w:val="0"/>
              <w:keepLines w:val="0"/>
              <w:rPr>
                <w:rStyle w:val="BodytextChar"/>
                <w:sz w:val="18"/>
                <w:szCs w:val="18"/>
              </w:rPr>
            </w:pPr>
            <w:r w:rsidRPr="00205D93">
              <w:rPr>
                <w:rStyle w:val="BodytextChar"/>
                <w:sz w:val="18"/>
                <w:szCs w:val="18"/>
              </w:rPr>
              <w:t>A_DTL_TB</w:t>
            </w:r>
          </w:p>
        </w:tc>
        <w:tc>
          <w:tcPr>
            <w:tcW w:w="950" w:type="pct"/>
            <w:tcBorders>
              <w:bottom w:val="single" w:color="616161" w:sz="2" w:space="0"/>
            </w:tcBorders>
          </w:tcPr>
          <w:p w:rsidRPr="00205D93" w:rsidR="00BC4196" w:rsidP="007E4FC8" w:rsidRDefault="00BC4196" w14:paraId="6DC44CC8" wp14:textId="77777777">
            <w:pPr>
              <w:pStyle w:val="TableText"/>
              <w:keepNext w:val="0"/>
              <w:keepLines w:val="0"/>
              <w:rPr>
                <w:rStyle w:val="BodytextChar"/>
                <w:sz w:val="18"/>
                <w:szCs w:val="18"/>
              </w:rPr>
            </w:pPr>
            <w:r w:rsidRPr="00205D93">
              <w:rPr>
                <w:rStyle w:val="BodytextChar"/>
                <w:sz w:val="18"/>
                <w:szCs w:val="18"/>
              </w:rPr>
              <w:t>A_LI_SVC_FROM_CD</w:t>
            </w:r>
          </w:p>
        </w:tc>
        <w:tc>
          <w:tcPr>
            <w:tcW w:w="1023" w:type="pct"/>
            <w:tcBorders>
              <w:bottom w:val="single" w:color="616161" w:sz="2" w:space="0"/>
            </w:tcBorders>
          </w:tcPr>
          <w:p w:rsidRPr="00205D93" w:rsidR="00BC4196" w:rsidP="007E4FC8" w:rsidRDefault="00BC4196" w14:paraId="6DB5966B" wp14:textId="77777777">
            <w:pPr>
              <w:pStyle w:val="TableText"/>
              <w:keepNext w:val="0"/>
              <w:keepLines w:val="0"/>
              <w:rPr>
                <w:rStyle w:val="BodytextChar"/>
                <w:sz w:val="18"/>
                <w:szCs w:val="18"/>
              </w:rPr>
            </w:pPr>
          </w:p>
        </w:tc>
      </w:tr>
      <w:tr xmlns:wp14="http://schemas.microsoft.com/office/word/2010/wordml" w:rsidR="00CF42A3" w:rsidTr="00205D93" w14:paraId="47F38A5C" wp14:textId="77777777">
        <w:tblPrEx>
          <w:tblCellMar>
            <w:top w:w="0" w:type="dxa"/>
            <w:bottom w:w="0" w:type="dxa"/>
          </w:tblCellMar>
        </w:tblPrEx>
        <w:trPr>
          <w:jc w:val="center"/>
        </w:trPr>
        <w:tc>
          <w:tcPr>
            <w:tcW w:w="583" w:type="pct"/>
            <w:tcBorders>
              <w:bottom w:val="single" w:color="616161" w:sz="2" w:space="0"/>
            </w:tcBorders>
          </w:tcPr>
          <w:p w:rsidRPr="00205D93" w:rsidR="00CF42A3" w:rsidP="007E4FC8" w:rsidRDefault="00CF42A3" w14:paraId="3A616BC2" wp14:textId="77777777">
            <w:pPr>
              <w:pStyle w:val="TableText"/>
              <w:keepNext w:val="0"/>
              <w:keepLines w:val="0"/>
              <w:rPr>
                <w:rStyle w:val="BodytextChar"/>
                <w:sz w:val="18"/>
                <w:szCs w:val="18"/>
              </w:rPr>
            </w:pPr>
            <w:r w:rsidRPr="00205D93">
              <w:rPr>
                <w:rStyle w:val="BodytextChar"/>
                <w:sz w:val="18"/>
                <w:szCs w:val="18"/>
              </w:rPr>
              <w:t>Column</w:t>
            </w:r>
          </w:p>
        </w:tc>
        <w:tc>
          <w:tcPr>
            <w:tcW w:w="642" w:type="pct"/>
            <w:tcBorders>
              <w:bottom w:val="single" w:color="616161" w:sz="2" w:space="0"/>
            </w:tcBorders>
          </w:tcPr>
          <w:p w:rsidRPr="00205D93" w:rsidR="00CF42A3" w:rsidP="007E4FC8" w:rsidRDefault="00CF42A3" w14:paraId="19451ADF" wp14:textId="77777777">
            <w:pPr>
              <w:pStyle w:val="TableText"/>
              <w:keepNext w:val="0"/>
              <w:keepLines w:val="0"/>
              <w:rPr>
                <w:rStyle w:val="BodytextChar"/>
                <w:sz w:val="18"/>
                <w:szCs w:val="18"/>
              </w:rPr>
            </w:pPr>
            <w:r w:rsidRPr="00205D93">
              <w:rPr>
                <w:rStyle w:val="BodytextChar"/>
                <w:sz w:val="18"/>
                <w:szCs w:val="18"/>
              </w:rPr>
              <w:t>SA LI-Svc Cd-To</w:t>
            </w:r>
          </w:p>
        </w:tc>
        <w:tc>
          <w:tcPr>
            <w:tcW w:w="804" w:type="pct"/>
            <w:tcBorders>
              <w:bottom w:val="single" w:color="616161" w:sz="2" w:space="0"/>
            </w:tcBorders>
          </w:tcPr>
          <w:p w:rsidRPr="00205D93" w:rsidR="00CF42A3" w:rsidP="007E4FC8" w:rsidRDefault="00CF42A3" w14:paraId="24781D50" wp14:textId="77777777">
            <w:pPr>
              <w:pStyle w:val="TableText"/>
              <w:keepNext w:val="0"/>
              <w:keepLines w:val="0"/>
              <w:rPr>
                <w:rStyle w:val="BodytextChar"/>
                <w:sz w:val="18"/>
                <w:szCs w:val="18"/>
              </w:rPr>
            </w:pPr>
            <w:r w:rsidRPr="00205D93">
              <w:rPr>
                <w:rStyle w:val="BodytextChar"/>
                <w:sz w:val="18"/>
                <w:szCs w:val="18"/>
              </w:rPr>
              <w:t>Thru Service code.  The service code may be a procedure code, revenue code, etc.</w:t>
            </w:r>
          </w:p>
        </w:tc>
        <w:tc>
          <w:tcPr>
            <w:tcW w:w="998" w:type="pct"/>
            <w:tcBorders>
              <w:bottom w:val="single" w:color="616161" w:sz="2" w:space="0"/>
            </w:tcBorders>
          </w:tcPr>
          <w:p w:rsidRPr="00205D93" w:rsidR="00CF42A3" w:rsidP="007E4FC8" w:rsidRDefault="00CF42A3" w14:paraId="44EF4675" wp14:textId="77777777">
            <w:pPr>
              <w:pStyle w:val="TableText"/>
              <w:keepNext w:val="0"/>
              <w:keepLines w:val="0"/>
              <w:rPr>
                <w:rStyle w:val="BodytextChar"/>
                <w:sz w:val="18"/>
                <w:szCs w:val="18"/>
              </w:rPr>
            </w:pPr>
            <w:r w:rsidRPr="00205D93">
              <w:rPr>
                <w:rStyle w:val="BodytextChar"/>
                <w:sz w:val="18"/>
                <w:szCs w:val="18"/>
              </w:rPr>
              <w:t>A_DTL_TB</w:t>
            </w:r>
          </w:p>
        </w:tc>
        <w:tc>
          <w:tcPr>
            <w:tcW w:w="950" w:type="pct"/>
            <w:tcBorders>
              <w:bottom w:val="single" w:color="616161" w:sz="2" w:space="0"/>
            </w:tcBorders>
          </w:tcPr>
          <w:p w:rsidRPr="00205D93" w:rsidR="00CF42A3" w:rsidP="007E4FC8" w:rsidRDefault="00CF42A3" w14:paraId="12DDD1CF" wp14:textId="77777777">
            <w:pPr>
              <w:pStyle w:val="TableText1"/>
              <w:spacing w:before="40" w:after="40"/>
              <w:rPr>
                <w:rFonts w:cs="Arial"/>
                <w:bCs/>
                <w:color w:val="000000"/>
                <w:sz w:val="18"/>
                <w:szCs w:val="18"/>
              </w:rPr>
            </w:pPr>
            <w:r w:rsidRPr="00205D93">
              <w:rPr>
                <w:rStyle w:val="BodytextChar"/>
                <w:rFonts w:cs="Arial"/>
                <w:sz w:val="18"/>
                <w:szCs w:val="18"/>
              </w:rPr>
              <w:t>A_LI_SVC_THRU_CD</w:t>
            </w:r>
          </w:p>
        </w:tc>
        <w:tc>
          <w:tcPr>
            <w:tcW w:w="1023" w:type="pct"/>
            <w:tcBorders>
              <w:bottom w:val="single" w:color="616161" w:sz="2" w:space="0"/>
            </w:tcBorders>
          </w:tcPr>
          <w:p w:rsidRPr="00205D93" w:rsidR="00CF42A3" w:rsidP="007E4FC8" w:rsidRDefault="00CF42A3" w14:paraId="6A9076A3" wp14:textId="77777777">
            <w:pPr>
              <w:pStyle w:val="TableText"/>
              <w:keepNext w:val="0"/>
              <w:keepLines w:val="0"/>
              <w:rPr>
                <w:rStyle w:val="BodytextChar"/>
                <w:sz w:val="18"/>
                <w:szCs w:val="18"/>
              </w:rPr>
            </w:pPr>
          </w:p>
        </w:tc>
      </w:tr>
      <w:tr xmlns:wp14="http://schemas.microsoft.com/office/word/2010/wordml" w:rsidR="00CF42A3" w:rsidTr="00205D93" w14:paraId="73354078" wp14:textId="77777777">
        <w:tblPrEx>
          <w:tblCellMar>
            <w:top w:w="0" w:type="dxa"/>
            <w:bottom w:w="0" w:type="dxa"/>
          </w:tblCellMar>
        </w:tblPrEx>
        <w:trPr>
          <w:jc w:val="center"/>
        </w:trPr>
        <w:tc>
          <w:tcPr>
            <w:tcW w:w="583" w:type="pct"/>
            <w:tcBorders>
              <w:bottom w:val="single" w:color="616161" w:sz="2" w:space="0"/>
            </w:tcBorders>
          </w:tcPr>
          <w:p w:rsidRPr="00205D93" w:rsidR="00CF42A3" w:rsidP="007E4FC8" w:rsidRDefault="00CF42A3" w14:paraId="2CFA334E" wp14:textId="77777777">
            <w:pPr>
              <w:pStyle w:val="TableText"/>
              <w:keepNext w:val="0"/>
              <w:keepLines w:val="0"/>
              <w:rPr>
                <w:rStyle w:val="BodytextChar"/>
                <w:sz w:val="18"/>
                <w:szCs w:val="18"/>
              </w:rPr>
            </w:pPr>
            <w:r w:rsidRPr="00205D93">
              <w:rPr>
                <w:rStyle w:val="BodytextChar"/>
                <w:sz w:val="18"/>
                <w:szCs w:val="18"/>
              </w:rPr>
              <w:t>Column</w:t>
            </w:r>
          </w:p>
        </w:tc>
        <w:tc>
          <w:tcPr>
            <w:tcW w:w="642" w:type="pct"/>
            <w:tcBorders>
              <w:bottom w:val="single" w:color="616161" w:sz="2" w:space="0"/>
            </w:tcBorders>
          </w:tcPr>
          <w:p w:rsidRPr="00205D93" w:rsidR="00CF42A3" w:rsidP="007E4FC8" w:rsidRDefault="00CF42A3" w14:paraId="1229E259" wp14:textId="77777777">
            <w:pPr>
              <w:pStyle w:val="TableText"/>
              <w:keepNext w:val="0"/>
              <w:keepLines w:val="0"/>
              <w:rPr>
                <w:rStyle w:val="BodytextChar"/>
                <w:sz w:val="18"/>
                <w:szCs w:val="18"/>
              </w:rPr>
            </w:pPr>
            <w:r w:rsidRPr="00205D93">
              <w:rPr>
                <w:rStyle w:val="BodytextChar"/>
                <w:sz w:val="18"/>
                <w:szCs w:val="18"/>
              </w:rPr>
              <w:t>SA LI-Svc Cd-Mod</w:t>
            </w:r>
          </w:p>
        </w:tc>
        <w:tc>
          <w:tcPr>
            <w:tcW w:w="804" w:type="pct"/>
            <w:tcBorders>
              <w:bottom w:val="single" w:color="616161" w:sz="2" w:space="0"/>
            </w:tcBorders>
          </w:tcPr>
          <w:p w:rsidRPr="00205D93" w:rsidR="00CF42A3" w:rsidP="007E4FC8" w:rsidRDefault="00CF42A3" w14:paraId="19DE7CBC" wp14:textId="77777777">
            <w:pPr>
              <w:pStyle w:val="TableText"/>
              <w:keepNext w:val="0"/>
              <w:keepLines w:val="0"/>
              <w:rPr>
                <w:rStyle w:val="BodytextChar"/>
                <w:sz w:val="18"/>
                <w:szCs w:val="18"/>
              </w:rPr>
            </w:pPr>
            <w:r w:rsidRPr="00205D93">
              <w:rPr>
                <w:rStyle w:val="BodytextChar"/>
                <w:sz w:val="18"/>
                <w:szCs w:val="18"/>
              </w:rPr>
              <w:t>Up to 4 pairs of Procedure Code Modifiers.</w:t>
            </w:r>
          </w:p>
        </w:tc>
        <w:tc>
          <w:tcPr>
            <w:tcW w:w="998" w:type="pct"/>
            <w:tcBorders>
              <w:bottom w:val="single" w:color="616161" w:sz="2" w:space="0"/>
            </w:tcBorders>
          </w:tcPr>
          <w:p w:rsidRPr="00205D93" w:rsidR="00CF42A3" w:rsidP="007E4FC8" w:rsidRDefault="00CF42A3" w14:paraId="37FEDB5F" wp14:textId="77777777">
            <w:pPr>
              <w:pStyle w:val="TableText"/>
              <w:keepNext w:val="0"/>
              <w:keepLines w:val="0"/>
              <w:rPr>
                <w:rStyle w:val="BodytextChar"/>
                <w:sz w:val="18"/>
                <w:szCs w:val="18"/>
              </w:rPr>
            </w:pPr>
            <w:r w:rsidRPr="00205D93">
              <w:rPr>
                <w:rStyle w:val="BodytextChar"/>
                <w:sz w:val="18"/>
                <w:szCs w:val="18"/>
              </w:rPr>
              <w:t>A_DTL_TB</w:t>
            </w:r>
          </w:p>
        </w:tc>
        <w:tc>
          <w:tcPr>
            <w:tcW w:w="950" w:type="pct"/>
            <w:tcBorders>
              <w:bottom w:val="single" w:color="616161" w:sz="2" w:space="0"/>
            </w:tcBorders>
          </w:tcPr>
          <w:p w:rsidRPr="00205D93" w:rsidR="00CF42A3" w:rsidP="007E4FC8" w:rsidRDefault="00CF42A3" w14:paraId="65088CB1" wp14:textId="77777777">
            <w:pPr>
              <w:pStyle w:val="TableText1"/>
              <w:spacing w:before="40" w:after="40"/>
              <w:rPr>
                <w:rFonts w:cs="Arial"/>
                <w:bCs/>
                <w:color w:val="000000"/>
                <w:sz w:val="18"/>
                <w:szCs w:val="18"/>
              </w:rPr>
            </w:pPr>
            <w:r w:rsidRPr="00205D93">
              <w:rPr>
                <w:rFonts w:cs="Arial"/>
                <w:bCs/>
                <w:color w:val="000000"/>
                <w:sz w:val="18"/>
                <w:szCs w:val="18"/>
              </w:rPr>
              <w:t>A_PROC_MOD_1ST_CD</w:t>
            </w:r>
          </w:p>
          <w:p w:rsidRPr="00205D93" w:rsidR="00CF42A3" w:rsidP="007E4FC8" w:rsidRDefault="00CF42A3" w14:paraId="1B2173A1" wp14:textId="77777777">
            <w:pPr>
              <w:pStyle w:val="TableText1"/>
              <w:spacing w:before="40" w:after="40"/>
              <w:rPr>
                <w:rFonts w:cs="Arial"/>
                <w:bCs/>
                <w:color w:val="000000"/>
                <w:sz w:val="18"/>
                <w:szCs w:val="18"/>
              </w:rPr>
            </w:pPr>
            <w:r w:rsidRPr="00205D93">
              <w:rPr>
                <w:rFonts w:cs="Arial"/>
                <w:bCs/>
                <w:color w:val="000000"/>
                <w:sz w:val="18"/>
                <w:szCs w:val="18"/>
              </w:rPr>
              <w:t>A_PROC_MOD_2ND_CD</w:t>
            </w:r>
          </w:p>
          <w:p w:rsidRPr="00205D93" w:rsidR="00CF42A3" w:rsidP="007E4FC8" w:rsidRDefault="00CF42A3" w14:paraId="106F20F7" wp14:textId="77777777">
            <w:pPr>
              <w:pStyle w:val="TableText1"/>
              <w:spacing w:before="40" w:after="40"/>
              <w:rPr>
                <w:rFonts w:cs="Arial"/>
                <w:bCs/>
                <w:color w:val="000000"/>
                <w:sz w:val="18"/>
                <w:szCs w:val="18"/>
              </w:rPr>
            </w:pPr>
            <w:r w:rsidRPr="00205D93">
              <w:rPr>
                <w:rFonts w:cs="Arial"/>
                <w:bCs/>
                <w:color w:val="000000"/>
                <w:sz w:val="18"/>
                <w:szCs w:val="18"/>
              </w:rPr>
              <w:t xml:space="preserve"> A_PROC_MOD_3RD_CD</w:t>
            </w:r>
          </w:p>
          <w:p w:rsidRPr="00205D93" w:rsidR="00CF42A3" w:rsidP="007E4FC8" w:rsidRDefault="00CF42A3" w14:paraId="123C0AF0" wp14:textId="77777777">
            <w:pPr>
              <w:pStyle w:val="TableText"/>
              <w:keepNext w:val="0"/>
              <w:keepLines w:val="0"/>
              <w:rPr>
                <w:rStyle w:val="BodytextChar"/>
                <w:sz w:val="18"/>
                <w:szCs w:val="18"/>
              </w:rPr>
            </w:pPr>
            <w:r w:rsidRPr="00105EB0">
              <w:rPr>
                <w:bCs/>
                <w:color w:val="000000"/>
                <w:sz w:val="18"/>
                <w:szCs w:val="18"/>
                <w:lang w:val="en-US" w:eastAsia="en-US"/>
              </w:rPr>
              <w:t>A_PROC_MOD_4TH_CD</w:t>
            </w:r>
          </w:p>
        </w:tc>
        <w:tc>
          <w:tcPr>
            <w:tcW w:w="1023" w:type="pct"/>
            <w:tcBorders>
              <w:bottom w:val="single" w:color="616161" w:sz="2" w:space="0"/>
            </w:tcBorders>
          </w:tcPr>
          <w:p w:rsidRPr="00205D93" w:rsidR="00CF42A3" w:rsidP="007E4FC8" w:rsidRDefault="00CF42A3" w14:paraId="603AD8EC" wp14:textId="77777777">
            <w:pPr>
              <w:pStyle w:val="TableText"/>
              <w:keepNext w:val="0"/>
              <w:keepLines w:val="0"/>
              <w:rPr>
                <w:rStyle w:val="BodytextChar"/>
                <w:sz w:val="18"/>
                <w:szCs w:val="18"/>
              </w:rPr>
            </w:pPr>
          </w:p>
        </w:tc>
      </w:tr>
    </w:tbl>
    <w:p xmlns:wp14="http://schemas.microsoft.com/office/word/2010/wordml" w:rsidR="007B666C" w:rsidRDefault="007B666C" w14:paraId="37DD3456" wp14:textId="77777777"/>
    <w:p xmlns:wp14="http://schemas.microsoft.com/office/word/2010/wordml" w:rsidR="007B666C" w:rsidRDefault="007B666C" w14:paraId="4042E201" wp14:textId="77777777">
      <w: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3840"/>
        <w:gridCol w:w="5864"/>
        <w:gridCol w:w="4690"/>
      </w:tblGrid>
      <w:tr xmlns:wp14="http://schemas.microsoft.com/office/word/2010/wordml" w:rsidR="00CF42A3" w14:paraId="2217606F" wp14:textId="77777777">
        <w:tblPrEx>
          <w:tblCellMar>
            <w:top w:w="0" w:type="dxa"/>
            <w:bottom w:w="0" w:type="dxa"/>
          </w:tblCellMar>
        </w:tblPrEx>
        <w:trPr>
          <w:jc w:val="center"/>
        </w:trPr>
        <w:tc>
          <w:tcPr>
            <w:tcW w:w="5000" w:type="pct"/>
            <w:gridSpan w:val="3"/>
            <w:tcBorders>
              <w:top w:val="single" w:color="616161" w:sz="2" w:space="0"/>
              <w:bottom w:val="single" w:color="616161" w:sz="2" w:space="0"/>
            </w:tcBorders>
            <w:shd w:val="clear" w:color="auto" w:fill="191919"/>
            <w:vAlign w:val="center"/>
          </w:tcPr>
          <w:p w:rsidR="00CF42A3" w:rsidP="007E4FC8" w:rsidRDefault="00CF42A3" w14:paraId="7D75B19D"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CF42A3" w:rsidTr="00205D93" w14:paraId="446D6065" wp14:textId="77777777">
        <w:tblPrEx>
          <w:tblCellMar>
            <w:top w:w="0" w:type="dxa"/>
            <w:bottom w:w="0" w:type="dxa"/>
          </w:tblCellMar>
        </w:tblPrEx>
        <w:trPr>
          <w:jc w:val="center"/>
        </w:trPr>
        <w:tc>
          <w:tcPr>
            <w:tcW w:w="1334" w:type="pct"/>
            <w:tcBorders>
              <w:top w:val="single" w:color="616161" w:sz="2" w:space="0"/>
              <w:bottom w:val="single" w:color="616161" w:sz="2" w:space="0"/>
            </w:tcBorders>
            <w:vAlign w:val="center"/>
          </w:tcPr>
          <w:p w:rsidRPr="00205D93" w:rsidR="00CF42A3" w:rsidP="007E4FC8" w:rsidRDefault="00CF42A3" w14:paraId="1C684F1B" wp14:textId="77777777">
            <w:pPr>
              <w:pStyle w:val="TableHeading"/>
              <w:keepLines w:val="0"/>
              <w:spacing w:before="40" w:after="40"/>
              <w:jc w:val="center"/>
              <w:rPr>
                <w:rStyle w:val="ModernTableText"/>
                <w:rFonts w:cs="Arial"/>
                <w:szCs w:val="17"/>
              </w:rPr>
            </w:pPr>
            <w:r w:rsidRPr="00205D93">
              <w:rPr>
                <w:rStyle w:val="ModernTableText"/>
                <w:rFonts w:cs="Arial"/>
                <w:szCs w:val="17"/>
              </w:rPr>
              <w:t>Chart Footnote Label (opt)</w:t>
            </w:r>
          </w:p>
        </w:tc>
        <w:tc>
          <w:tcPr>
            <w:tcW w:w="2037" w:type="pct"/>
            <w:tcBorders>
              <w:top w:val="single" w:color="616161" w:sz="2" w:space="0"/>
              <w:bottom w:val="single" w:color="616161" w:sz="2" w:space="0"/>
            </w:tcBorders>
            <w:vAlign w:val="center"/>
          </w:tcPr>
          <w:p w:rsidRPr="00205D93" w:rsidR="00CF42A3" w:rsidP="007E4FC8" w:rsidRDefault="00CF42A3" w14:paraId="79EA4DCE"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Description (opt)</w:t>
            </w:r>
          </w:p>
        </w:tc>
        <w:tc>
          <w:tcPr>
            <w:tcW w:w="1629" w:type="pct"/>
            <w:tcBorders>
              <w:top w:val="single" w:color="616161" w:sz="2" w:space="0"/>
              <w:bottom w:val="single" w:color="616161" w:sz="2" w:space="0"/>
            </w:tcBorders>
            <w:vAlign w:val="center"/>
          </w:tcPr>
          <w:p w:rsidRPr="00205D93" w:rsidR="00CF42A3" w:rsidP="007E4FC8" w:rsidRDefault="00CF42A3" w14:paraId="56616F22"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Processing Rules (opt)</w:t>
            </w:r>
          </w:p>
        </w:tc>
      </w:tr>
      <w:tr xmlns:wp14="http://schemas.microsoft.com/office/word/2010/wordml" w:rsidR="00CF42A3" w:rsidTr="00205D93" w14:paraId="44B1FCE7" wp14:textId="77777777">
        <w:tblPrEx>
          <w:tblCellMar>
            <w:top w:w="0" w:type="dxa"/>
            <w:bottom w:w="0" w:type="dxa"/>
          </w:tblCellMar>
        </w:tblPrEx>
        <w:trPr>
          <w:jc w:val="center"/>
        </w:trPr>
        <w:tc>
          <w:tcPr>
            <w:tcW w:w="1334" w:type="pct"/>
            <w:tcBorders>
              <w:top w:val="single" w:color="616161" w:sz="2" w:space="0"/>
              <w:bottom w:val="single" w:color="616161" w:sz="2" w:space="0"/>
            </w:tcBorders>
            <w:vAlign w:val="center"/>
          </w:tcPr>
          <w:p w:rsidRPr="00205D93" w:rsidR="00CF42A3" w:rsidP="007E4FC8" w:rsidRDefault="00CF42A3" w14:paraId="216B2A78"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2037" w:type="pct"/>
            <w:tcBorders>
              <w:top w:val="single" w:color="616161" w:sz="2" w:space="0"/>
              <w:bottom w:val="single" w:color="616161" w:sz="2" w:space="0"/>
            </w:tcBorders>
            <w:vAlign w:val="center"/>
          </w:tcPr>
          <w:p w:rsidRPr="00205D93" w:rsidR="00CF42A3" w:rsidP="007E4FC8" w:rsidRDefault="00CF42A3" w14:paraId="16620C12"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629" w:type="pct"/>
            <w:tcBorders>
              <w:top w:val="single" w:color="616161" w:sz="2" w:space="0"/>
              <w:bottom w:val="single" w:color="616161" w:sz="2" w:space="0"/>
            </w:tcBorders>
            <w:vAlign w:val="center"/>
          </w:tcPr>
          <w:p w:rsidRPr="00205D93" w:rsidR="00CF42A3" w:rsidP="007E4FC8" w:rsidRDefault="00CF42A3" w14:paraId="1AFD7412"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r>
      <w:tr xmlns:wp14="http://schemas.microsoft.com/office/word/2010/wordml" w:rsidR="00CF42A3" w14:paraId="5B6268DA" wp14:textId="77777777">
        <w:tblPrEx>
          <w:tblCellMar>
            <w:top w:w="0" w:type="dxa"/>
            <w:bottom w:w="0" w:type="dxa"/>
          </w:tblCellMar>
        </w:tblPrEx>
        <w:trPr>
          <w:jc w:val="center"/>
        </w:trPr>
        <w:tc>
          <w:tcPr>
            <w:tcW w:w="5000" w:type="pct"/>
            <w:gridSpan w:val="3"/>
            <w:tcBorders>
              <w:top w:val="single" w:color="616161" w:sz="2" w:space="0"/>
              <w:bottom w:val="single" w:color="616161" w:sz="2" w:space="0"/>
            </w:tcBorders>
            <w:shd w:val="clear" w:color="auto" w:fill="191919"/>
            <w:vAlign w:val="center"/>
          </w:tcPr>
          <w:p w:rsidR="00CF42A3" w:rsidP="007E4FC8" w:rsidRDefault="00CF42A3" w14:paraId="47CCA358"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Report Footnote (opt)</w:t>
            </w:r>
          </w:p>
        </w:tc>
      </w:tr>
      <w:tr xmlns:wp14="http://schemas.microsoft.com/office/word/2010/wordml" w:rsidRPr="00205D93" w:rsidR="00CF42A3" w:rsidTr="00205D93" w14:paraId="359480C4" wp14:textId="77777777">
        <w:tblPrEx>
          <w:tblCellMar>
            <w:top w:w="0" w:type="dxa"/>
            <w:bottom w:w="0" w:type="dxa"/>
          </w:tblCellMar>
        </w:tblPrEx>
        <w:trPr>
          <w:jc w:val="center"/>
        </w:trPr>
        <w:tc>
          <w:tcPr>
            <w:tcW w:w="1334" w:type="pct"/>
            <w:tcBorders>
              <w:top w:val="single" w:color="616161" w:sz="2" w:space="0"/>
            </w:tcBorders>
            <w:vAlign w:val="center"/>
          </w:tcPr>
          <w:p w:rsidRPr="00205D93" w:rsidR="00CF42A3" w:rsidP="007E4FC8" w:rsidRDefault="00CF42A3" w14:paraId="36D24FAE" wp14:textId="77777777">
            <w:pPr>
              <w:pStyle w:val="TableHeading"/>
              <w:keepLines w:val="0"/>
              <w:spacing w:before="40" w:after="40"/>
              <w:jc w:val="center"/>
              <w:rPr>
                <w:rStyle w:val="ModernTableText"/>
                <w:rFonts w:cs="Arial"/>
                <w:szCs w:val="18"/>
              </w:rPr>
            </w:pPr>
            <w:r w:rsidRPr="00205D93">
              <w:rPr>
                <w:rStyle w:val="ModernTableText"/>
                <w:rFonts w:cs="Arial"/>
                <w:szCs w:val="18"/>
              </w:rPr>
              <w:t>Report Footnote Label (opt)</w:t>
            </w:r>
          </w:p>
        </w:tc>
        <w:tc>
          <w:tcPr>
            <w:tcW w:w="2037" w:type="pct"/>
            <w:tcBorders>
              <w:top w:val="single" w:color="616161" w:sz="2" w:space="0"/>
            </w:tcBorders>
            <w:vAlign w:val="center"/>
          </w:tcPr>
          <w:p w:rsidRPr="00205D93" w:rsidR="00CF42A3" w:rsidP="007E4FC8" w:rsidRDefault="00CF42A3" w14:paraId="674AFE80"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Footnote Description (opt)</w:t>
            </w:r>
          </w:p>
        </w:tc>
        <w:tc>
          <w:tcPr>
            <w:tcW w:w="1629" w:type="pct"/>
            <w:tcBorders>
              <w:top w:val="single" w:color="616161" w:sz="2" w:space="0"/>
            </w:tcBorders>
            <w:vAlign w:val="center"/>
          </w:tcPr>
          <w:p w:rsidRPr="00205D93" w:rsidR="00CF42A3" w:rsidP="007E4FC8" w:rsidRDefault="00CF42A3" w14:paraId="4C383980"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Footnote Processing Rules (opt)</w:t>
            </w:r>
          </w:p>
        </w:tc>
      </w:tr>
      <w:tr xmlns:wp14="http://schemas.microsoft.com/office/word/2010/wordml" w:rsidRPr="00205D93" w:rsidR="00CF42A3" w:rsidTr="00205D93" w14:paraId="499A640A" wp14:textId="77777777">
        <w:tblPrEx>
          <w:tblCellMar>
            <w:top w:w="0" w:type="dxa"/>
            <w:bottom w:w="0" w:type="dxa"/>
          </w:tblCellMar>
        </w:tblPrEx>
        <w:trPr>
          <w:jc w:val="center"/>
        </w:trPr>
        <w:tc>
          <w:tcPr>
            <w:tcW w:w="1334" w:type="pct"/>
            <w:vAlign w:val="center"/>
          </w:tcPr>
          <w:p w:rsidRPr="00205D93" w:rsidR="00CF42A3" w:rsidP="007E4FC8" w:rsidRDefault="00CF42A3" w14:paraId="21CC9751" wp14:textId="77777777">
            <w:pPr>
              <w:pStyle w:val="TableText1"/>
              <w:spacing w:before="40" w:after="40"/>
              <w:rPr>
                <w:rStyle w:val="ModernTableText"/>
                <w:rFonts w:cs="Arial"/>
                <w:bCs/>
                <w:color w:val="000000"/>
                <w:szCs w:val="18"/>
              </w:rPr>
            </w:pPr>
            <w:r w:rsidRPr="00205D93">
              <w:rPr>
                <w:rStyle w:val="ModernTableText"/>
                <w:rFonts w:cs="Arial"/>
                <w:bCs/>
                <w:color w:val="000000"/>
                <w:szCs w:val="18"/>
              </w:rPr>
              <w:t>N/A</w:t>
            </w:r>
          </w:p>
        </w:tc>
        <w:tc>
          <w:tcPr>
            <w:tcW w:w="2037" w:type="pct"/>
            <w:vAlign w:val="center"/>
          </w:tcPr>
          <w:p w:rsidRPr="00205D93" w:rsidR="00CF42A3" w:rsidP="007E4FC8" w:rsidRDefault="00CF42A3" w14:paraId="2D6314B1" wp14:textId="77777777">
            <w:pPr>
              <w:pStyle w:val="TableText1"/>
              <w:spacing w:before="40" w:after="40"/>
              <w:rPr>
                <w:rStyle w:val="ModernTableText"/>
                <w:rFonts w:cs="Arial"/>
                <w:bCs/>
                <w:color w:val="000000"/>
                <w:szCs w:val="18"/>
              </w:rPr>
            </w:pPr>
            <w:r w:rsidRPr="00205D93">
              <w:rPr>
                <w:rStyle w:val="ModernTableText"/>
                <w:rFonts w:cs="Arial"/>
                <w:bCs/>
                <w:color w:val="000000"/>
                <w:szCs w:val="18"/>
              </w:rPr>
              <w:t>N/A</w:t>
            </w:r>
          </w:p>
        </w:tc>
        <w:tc>
          <w:tcPr>
            <w:tcW w:w="1629" w:type="pct"/>
            <w:vAlign w:val="center"/>
          </w:tcPr>
          <w:p w:rsidRPr="00205D93" w:rsidR="00CF42A3" w:rsidP="007E4FC8" w:rsidRDefault="00CF42A3" w14:paraId="14A41BEC" wp14:textId="77777777">
            <w:pPr>
              <w:pStyle w:val="TableText1"/>
              <w:spacing w:before="40" w:after="40"/>
              <w:rPr>
                <w:rStyle w:val="ModernTableText"/>
                <w:rFonts w:cs="Arial"/>
                <w:bCs/>
                <w:color w:val="000000"/>
                <w:szCs w:val="18"/>
              </w:rPr>
            </w:pPr>
            <w:r w:rsidRPr="00205D93">
              <w:rPr>
                <w:rStyle w:val="ModernTableText"/>
                <w:rFonts w:cs="Arial"/>
                <w:bCs/>
                <w:color w:val="000000"/>
                <w:szCs w:val="18"/>
              </w:rPr>
              <w:t>N/A</w:t>
            </w:r>
          </w:p>
        </w:tc>
      </w:tr>
    </w:tbl>
    <w:p xmlns:wp14="http://schemas.microsoft.com/office/word/2010/wordml" w:rsidRPr="00205D93" w:rsidR="00CE759A" w:rsidRDefault="00CE759A" w14:paraId="7DB5D440" wp14:textId="77777777">
      <w:pPr>
        <w:rPr>
          <w:sz w:val="18"/>
          <w:szCs w:val="18"/>
        </w:rPr>
      </w:pPr>
    </w:p>
    <w:p xmlns:wp14="http://schemas.microsoft.com/office/word/2010/wordml" w:rsidRPr="005652B9" w:rsidR="00EA7252" w:rsidP="00D0385C" w:rsidRDefault="00B732AA" w14:paraId="30FD5376" wp14:textId="77777777">
      <w:pPr>
        <w:pStyle w:val="Heading5"/>
      </w:pPr>
      <w:r>
        <w:br w:type="page"/>
      </w:r>
      <w:bookmarkStart w:name="_Toc214963354" w:id="325"/>
      <w:r w:rsidRPr="00EA7252" w:rsidR="00EA7252">
        <w:t>Report</w:t>
      </w:r>
      <w:r w:rsidRPr="005652B9" w:rsidR="00EA7252">
        <w:t xml:space="preserve"> Definition – OPR-SRA-1</w:t>
      </w:r>
      <w:r w:rsidR="00EA7252">
        <w:t>31</w:t>
      </w:r>
      <w:r w:rsidRPr="005652B9" w:rsidR="00EA7252">
        <w:t xml:space="preserve"> </w:t>
      </w:r>
      <w:r w:rsidR="00EA7252">
        <w:t>–</w:t>
      </w:r>
      <w:r w:rsidRPr="005652B9" w:rsidR="00EA7252">
        <w:t xml:space="preserve"> </w:t>
      </w:r>
      <w:r w:rsidR="00EA7252">
        <w:rPr>
          <w:color w:val="000000"/>
        </w:rPr>
        <w:t>SA Over-Utilization Report</w:t>
      </w:r>
      <w:bookmarkEnd w:id="325"/>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16"/>
        <w:gridCol w:w="1471"/>
        <w:gridCol w:w="1571"/>
        <w:gridCol w:w="1902"/>
        <w:gridCol w:w="23"/>
        <w:gridCol w:w="812"/>
        <w:gridCol w:w="1091"/>
        <w:gridCol w:w="2308"/>
        <w:gridCol w:w="302"/>
        <w:gridCol w:w="1960"/>
        <w:gridCol w:w="1534"/>
      </w:tblGrid>
      <w:tr xmlns:wp14="http://schemas.microsoft.com/office/word/2010/wordml" w:rsidRPr="005652B9" w:rsidR="00EA7252" w14:paraId="0155AF57" wp14:textId="77777777">
        <w:tblPrEx>
          <w:tblCellMar>
            <w:top w:w="0" w:type="dxa"/>
            <w:bottom w:w="0" w:type="dxa"/>
          </w:tblCellMar>
        </w:tblPrEx>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Pr="00630F5A" w:rsidR="00EA7252" w:rsidP="00EA7252" w:rsidRDefault="00EA7252" w14:paraId="2DA33946" wp14:textId="77777777">
            <w:pPr>
              <w:jc w:val="center"/>
              <w:rPr>
                <w:rFonts w:eastAsia="MS Mincho" w:cs="Arial"/>
                <w:szCs w:val="20"/>
              </w:rPr>
            </w:pPr>
            <w:r w:rsidRPr="005652B9">
              <w:rPr>
                <w:rFonts w:cs="Arial"/>
                <w:sz w:val="19"/>
                <w:szCs w:val="19"/>
              </w:rPr>
              <w:br w:type="page"/>
            </w:r>
            <w:r w:rsidRPr="005652B9">
              <w:rPr>
                <w:rFonts w:cs="Arial"/>
                <w:sz w:val="19"/>
                <w:szCs w:val="19"/>
              </w:rPr>
              <w:br w:type="page"/>
            </w:r>
            <w:r w:rsidRPr="005652B9">
              <w:rPr>
                <w:rFonts w:cs="Arial"/>
                <w:sz w:val="19"/>
                <w:szCs w:val="19"/>
              </w:rPr>
              <w:br w:type="page"/>
            </w:r>
            <w:r w:rsidRPr="005652B9">
              <w:rPr>
                <w:rFonts w:cs="Arial"/>
                <w:sz w:val="19"/>
                <w:szCs w:val="19"/>
              </w:rPr>
              <w:br w:type="page"/>
            </w:r>
            <w:r w:rsidRPr="00630F5A">
              <w:rPr>
                <w:rFonts w:eastAsia="MS Mincho" w:cs="Arial"/>
                <w:szCs w:val="20"/>
              </w:rPr>
              <w:t>NH MMIS REPORT DEFINITION</w:t>
            </w:r>
          </w:p>
        </w:tc>
      </w:tr>
      <w:tr xmlns:wp14="http://schemas.microsoft.com/office/word/2010/wordml" w:rsidRPr="005652B9" w:rsidR="00EA7252" w14:paraId="1BBCD39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tcBorders>
              <w:top w:val="single" w:color="auto" w:sz="4" w:space="0"/>
            </w:tcBorders>
            <w:vAlign w:val="center"/>
          </w:tcPr>
          <w:p w:rsidRPr="00205D93" w:rsidR="00EA7252" w:rsidP="00EA7252" w:rsidRDefault="00EA7252" w14:paraId="2C0C5088" wp14:textId="77777777">
            <w:pPr>
              <w:pStyle w:val="TableHeading"/>
              <w:spacing w:before="40" w:after="40"/>
              <w:rPr>
                <w:rStyle w:val="ModernTableText"/>
                <w:noProof/>
                <w:szCs w:val="17"/>
              </w:rPr>
            </w:pPr>
            <w:r w:rsidRPr="00205D93">
              <w:rPr>
                <w:rStyle w:val="ModernTableText"/>
                <w:noProof/>
                <w:szCs w:val="17"/>
              </w:rPr>
              <w:t>Report Type:</w:t>
            </w:r>
          </w:p>
        </w:tc>
        <w:tc>
          <w:tcPr>
            <w:tcW w:w="3997" w:type="pct"/>
            <w:gridSpan w:val="9"/>
            <w:tcBorders>
              <w:top w:val="single" w:color="auto" w:sz="4" w:space="0"/>
            </w:tcBorders>
            <w:vAlign w:val="center"/>
          </w:tcPr>
          <w:p w:rsidRPr="00205D93" w:rsidR="00EA7252" w:rsidP="00EA7252" w:rsidRDefault="00EA7252" w14:paraId="2F4E82CF"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Standard</w:t>
            </w:r>
            <w:r w:rsidRPr="00205D93">
              <w:rPr>
                <w:rStyle w:val="ModernTableText"/>
                <w:noProof/>
                <w:szCs w:val="17"/>
              </w:rPr>
              <w:tab/>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Customized</w:t>
            </w:r>
          </w:p>
        </w:tc>
      </w:tr>
      <w:tr xmlns:wp14="http://schemas.microsoft.com/office/word/2010/wordml" w:rsidRPr="005652B9" w:rsidR="00EA7252" w14:paraId="7D2BD57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tcBorders>
              <w:top w:val="single" w:color="616161" w:sz="2" w:space="0"/>
            </w:tcBorders>
            <w:vAlign w:val="center"/>
          </w:tcPr>
          <w:p w:rsidRPr="00205D93" w:rsidR="00EA7252" w:rsidP="00EA7252" w:rsidRDefault="00EA7252" w14:paraId="4156F9E1" wp14:textId="77777777">
            <w:pPr>
              <w:pStyle w:val="TableHeading"/>
              <w:spacing w:before="40" w:after="40"/>
              <w:rPr>
                <w:rStyle w:val="ModernTableText"/>
                <w:noProof/>
                <w:szCs w:val="17"/>
              </w:rPr>
            </w:pPr>
            <w:r w:rsidRPr="00205D93">
              <w:rPr>
                <w:rStyle w:val="ModernTableText"/>
                <w:noProof/>
                <w:szCs w:val="17"/>
              </w:rPr>
              <w:t>Client Name:</w:t>
            </w:r>
          </w:p>
        </w:tc>
        <w:tc>
          <w:tcPr>
            <w:tcW w:w="3997" w:type="pct"/>
            <w:gridSpan w:val="9"/>
            <w:tcBorders>
              <w:top w:val="single" w:color="616161" w:sz="2" w:space="0"/>
            </w:tcBorders>
            <w:vAlign w:val="center"/>
          </w:tcPr>
          <w:p w:rsidRPr="00205D93" w:rsidR="00EA7252" w:rsidP="00EA7252" w:rsidRDefault="00EA7252" w14:paraId="74D353C5" wp14:textId="77777777">
            <w:pPr>
              <w:pStyle w:val="TableText1"/>
              <w:spacing w:before="40" w:after="40"/>
              <w:rPr>
                <w:rStyle w:val="ModernTableText"/>
                <w:szCs w:val="17"/>
              </w:rPr>
            </w:pPr>
            <w:r w:rsidRPr="00205D93">
              <w:rPr>
                <w:rStyle w:val="ModernTableText"/>
                <w:szCs w:val="17"/>
              </w:rPr>
              <w:t>New Hampshire</w:t>
            </w:r>
          </w:p>
        </w:tc>
      </w:tr>
      <w:tr xmlns:wp14="http://schemas.microsoft.com/office/word/2010/wordml" w:rsidRPr="005652B9" w:rsidR="00EA7252" w14:paraId="790CE8E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tcBorders>
              <w:top w:val="single" w:color="616161" w:sz="2" w:space="0"/>
            </w:tcBorders>
            <w:vAlign w:val="center"/>
          </w:tcPr>
          <w:p w:rsidRPr="00205D93" w:rsidR="00EA7252" w:rsidP="00EA7252" w:rsidRDefault="00EA7252" w14:paraId="742A527F" wp14:textId="77777777">
            <w:pPr>
              <w:pStyle w:val="TableHeading"/>
              <w:spacing w:before="40" w:after="40"/>
              <w:rPr>
                <w:rStyle w:val="ModernTableText"/>
                <w:noProof/>
                <w:szCs w:val="17"/>
              </w:rPr>
            </w:pPr>
            <w:r w:rsidRPr="00205D93">
              <w:rPr>
                <w:rStyle w:val="ModernTableText"/>
                <w:noProof/>
                <w:szCs w:val="17"/>
              </w:rPr>
              <w:t>Client Report ID:</w:t>
            </w:r>
          </w:p>
        </w:tc>
        <w:tc>
          <w:tcPr>
            <w:tcW w:w="3997" w:type="pct"/>
            <w:gridSpan w:val="9"/>
            <w:tcBorders>
              <w:top w:val="single" w:color="616161" w:sz="2" w:space="0"/>
            </w:tcBorders>
            <w:vAlign w:val="center"/>
          </w:tcPr>
          <w:p w:rsidRPr="00205D93" w:rsidR="00EA7252" w:rsidP="00EA7252" w:rsidRDefault="00EA7252" w14:paraId="207D2F91" wp14:textId="77777777">
            <w:pPr>
              <w:pStyle w:val="TableText1"/>
              <w:spacing w:before="40" w:after="40"/>
              <w:rPr>
                <w:rStyle w:val="ModernTableText"/>
                <w:szCs w:val="17"/>
              </w:rPr>
            </w:pPr>
            <w:r w:rsidRPr="00205D93">
              <w:rPr>
                <w:rStyle w:val="ModernTableText"/>
                <w:szCs w:val="17"/>
              </w:rPr>
              <w:t>OPR-SRA-131</w:t>
            </w:r>
          </w:p>
        </w:tc>
      </w:tr>
      <w:tr xmlns:wp14="http://schemas.microsoft.com/office/word/2010/wordml" w:rsidRPr="005652B9" w:rsidR="00EA7252" w14:paraId="74C61AA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91"/>
          <w:jc w:val="center"/>
        </w:trPr>
        <w:tc>
          <w:tcPr>
            <w:tcW w:w="1003" w:type="pct"/>
            <w:gridSpan w:val="2"/>
            <w:tcBorders>
              <w:top w:val="single" w:color="616161" w:sz="2" w:space="0"/>
            </w:tcBorders>
            <w:vAlign w:val="center"/>
          </w:tcPr>
          <w:p w:rsidRPr="00205D93" w:rsidR="00EA7252" w:rsidP="00EA7252" w:rsidRDefault="00EA7252" w14:paraId="56632E76" wp14:textId="77777777">
            <w:pPr>
              <w:pStyle w:val="TableHeading"/>
              <w:spacing w:before="40" w:after="40"/>
              <w:rPr>
                <w:rStyle w:val="ModernTableText"/>
                <w:noProof/>
                <w:szCs w:val="17"/>
              </w:rPr>
            </w:pPr>
            <w:r w:rsidRPr="00205D93">
              <w:rPr>
                <w:rStyle w:val="ModernTableText"/>
                <w:noProof/>
                <w:szCs w:val="17"/>
              </w:rPr>
              <w:t>Client Line Of Business:</w:t>
            </w:r>
          </w:p>
        </w:tc>
        <w:tc>
          <w:tcPr>
            <w:tcW w:w="3997" w:type="pct"/>
            <w:gridSpan w:val="9"/>
            <w:tcBorders>
              <w:top w:val="single" w:color="616161" w:sz="2" w:space="0"/>
            </w:tcBorders>
            <w:vAlign w:val="center"/>
          </w:tcPr>
          <w:p w:rsidRPr="00205D93" w:rsidR="00EA7252" w:rsidP="00EA7252" w:rsidRDefault="00EA7252" w14:paraId="30229A46" wp14:textId="77777777">
            <w:pPr>
              <w:pStyle w:val="TableText1"/>
              <w:spacing w:before="40" w:after="40"/>
              <w:rPr>
                <w:rStyle w:val="ModernTableText"/>
                <w:szCs w:val="17"/>
              </w:rPr>
            </w:pPr>
            <w:r w:rsidRPr="00205D93">
              <w:rPr>
                <w:rStyle w:val="ModernTableText"/>
                <w:szCs w:val="17"/>
              </w:rPr>
              <w:t>Medicaid</w:t>
            </w:r>
          </w:p>
        </w:tc>
      </w:tr>
      <w:tr xmlns:wp14="http://schemas.microsoft.com/office/word/2010/wordml" w:rsidRPr="005652B9" w:rsidR="00EA7252" w14:paraId="111780E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1003" w:type="pct"/>
            <w:gridSpan w:val="2"/>
            <w:tcBorders>
              <w:top w:val="single" w:color="616161" w:sz="2" w:space="0"/>
            </w:tcBorders>
            <w:vAlign w:val="center"/>
          </w:tcPr>
          <w:p w:rsidRPr="00205D93" w:rsidR="00EA7252" w:rsidP="00EA7252" w:rsidRDefault="00EA7252" w14:paraId="5C9015B4" wp14:textId="77777777">
            <w:pPr>
              <w:pStyle w:val="TableHeading"/>
              <w:spacing w:before="40" w:after="40"/>
              <w:rPr>
                <w:rStyle w:val="ModernTableText"/>
                <w:noProof/>
                <w:szCs w:val="17"/>
              </w:rPr>
            </w:pPr>
            <w:r w:rsidRPr="00205D93">
              <w:rPr>
                <w:rStyle w:val="ModernTableText"/>
                <w:noProof/>
                <w:szCs w:val="17"/>
              </w:rPr>
              <w:t>Client Division / Department:</w:t>
            </w:r>
          </w:p>
        </w:tc>
        <w:tc>
          <w:tcPr>
            <w:tcW w:w="3997" w:type="pct"/>
            <w:gridSpan w:val="9"/>
            <w:tcBorders>
              <w:top w:val="single" w:color="616161" w:sz="2" w:space="0"/>
            </w:tcBorders>
            <w:vAlign w:val="center"/>
          </w:tcPr>
          <w:p w:rsidRPr="00205D93" w:rsidR="00EA7252" w:rsidP="00EA7252" w:rsidRDefault="00EA7252" w14:paraId="6AC6133E" wp14:textId="77777777">
            <w:pPr>
              <w:pStyle w:val="TableText1"/>
              <w:spacing w:before="40" w:after="40"/>
              <w:rPr>
                <w:rStyle w:val="ModernTableText"/>
                <w:szCs w:val="17"/>
              </w:rPr>
            </w:pPr>
            <w:r w:rsidRPr="00205D93">
              <w:rPr>
                <w:rStyle w:val="ModernTableText"/>
                <w:szCs w:val="17"/>
              </w:rPr>
              <w:t>DHHS</w:t>
            </w:r>
          </w:p>
        </w:tc>
      </w:tr>
      <w:tr xmlns:wp14="http://schemas.microsoft.com/office/word/2010/wordml" w:rsidRPr="005652B9" w:rsidR="00EA7252" w14:paraId="7B79572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03" w:type="pct"/>
            <w:gridSpan w:val="2"/>
            <w:tcBorders>
              <w:top w:val="single" w:color="616161" w:sz="2" w:space="0"/>
              <w:bottom w:val="single" w:color="616161" w:sz="2" w:space="0"/>
            </w:tcBorders>
            <w:vAlign w:val="center"/>
          </w:tcPr>
          <w:p w:rsidRPr="00205D93" w:rsidR="00EA7252" w:rsidP="00EA7252" w:rsidRDefault="00EA7252" w14:paraId="027E6E64" wp14:textId="77777777">
            <w:pPr>
              <w:pStyle w:val="TableHeading"/>
              <w:spacing w:before="40" w:after="40"/>
              <w:rPr>
                <w:rStyle w:val="ModernTableText"/>
                <w:noProof/>
                <w:szCs w:val="17"/>
              </w:rPr>
            </w:pPr>
            <w:r w:rsidRPr="00205D93">
              <w:rPr>
                <w:rStyle w:val="ModernTableText"/>
                <w:noProof/>
                <w:szCs w:val="17"/>
              </w:rPr>
              <w:t>Report Title:</w:t>
            </w:r>
          </w:p>
        </w:tc>
        <w:tc>
          <w:tcPr>
            <w:tcW w:w="3997" w:type="pct"/>
            <w:gridSpan w:val="9"/>
            <w:tcBorders>
              <w:top w:val="single" w:color="616161" w:sz="2" w:space="0"/>
              <w:bottom w:val="single" w:color="616161" w:sz="2" w:space="0"/>
            </w:tcBorders>
            <w:vAlign w:val="center"/>
          </w:tcPr>
          <w:p w:rsidRPr="00205D93" w:rsidR="00EA7252" w:rsidP="00EA7252" w:rsidRDefault="00BA666B" w14:paraId="7EAF0CDA" wp14:textId="77777777">
            <w:pPr>
              <w:pStyle w:val="TableText1"/>
              <w:spacing w:before="40" w:after="40"/>
              <w:rPr>
                <w:rStyle w:val="ModernTableText"/>
                <w:szCs w:val="17"/>
              </w:rPr>
            </w:pPr>
            <w:r w:rsidRPr="00205D93">
              <w:rPr>
                <w:rFonts w:cs="Arial"/>
                <w:sz w:val="18"/>
                <w:szCs w:val="17"/>
              </w:rPr>
              <w:t>SA Over-Utilization Report</w:t>
            </w:r>
          </w:p>
        </w:tc>
      </w:tr>
      <w:tr xmlns:wp14="http://schemas.microsoft.com/office/word/2010/wordml" w:rsidRPr="005652B9" w:rsidR="00EA7252" w14:paraId="6BFB73E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03" w:type="pct"/>
            <w:gridSpan w:val="2"/>
            <w:tcBorders>
              <w:top w:val="single" w:color="616161" w:sz="2" w:space="0"/>
              <w:bottom w:val="single" w:color="616161" w:sz="2" w:space="0"/>
            </w:tcBorders>
            <w:vAlign w:val="center"/>
          </w:tcPr>
          <w:p w:rsidRPr="00205D93" w:rsidR="00EA7252" w:rsidP="00EA7252" w:rsidRDefault="00EA7252" w14:paraId="5F30B297" wp14:textId="77777777">
            <w:pPr>
              <w:pStyle w:val="TableHeading"/>
              <w:spacing w:before="40" w:after="40"/>
              <w:rPr>
                <w:rStyle w:val="ModernTableText"/>
                <w:noProof/>
                <w:szCs w:val="17"/>
              </w:rPr>
            </w:pPr>
            <w:r w:rsidRPr="00205D93">
              <w:rPr>
                <w:rStyle w:val="ModernTableText"/>
                <w:noProof/>
                <w:szCs w:val="17"/>
              </w:rPr>
              <w:t>Report Description:</w:t>
            </w:r>
          </w:p>
        </w:tc>
        <w:tc>
          <w:tcPr>
            <w:tcW w:w="3997" w:type="pct"/>
            <w:gridSpan w:val="9"/>
            <w:tcBorders>
              <w:top w:val="single" w:color="616161" w:sz="2" w:space="0"/>
              <w:bottom w:val="single" w:color="616161" w:sz="2" w:space="0"/>
            </w:tcBorders>
            <w:vAlign w:val="center"/>
          </w:tcPr>
          <w:p w:rsidRPr="00205D93" w:rsidR="00EA7252" w:rsidP="00EA7252" w:rsidRDefault="00EA7252" w14:paraId="35E189C9" wp14:textId="77777777">
            <w:pPr>
              <w:pStyle w:val="TableText1"/>
              <w:spacing w:before="40" w:after="40"/>
              <w:rPr>
                <w:rStyle w:val="ModernTableText"/>
                <w:szCs w:val="17"/>
              </w:rPr>
            </w:pPr>
            <w:r w:rsidRPr="00205D93">
              <w:rPr>
                <w:rFonts w:cs="Arial"/>
                <w:sz w:val="18"/>
                <w:szCs w:val="17"/>
              </w:rPr>
              <w:t xml:space="preserve">This report </w:t>
            </w:r>
            <w:r w:rsidRPr="00205D93" w:rsidR="00BA666B">
              <w:rPr>
                <w:rFonts w:cs="Arial"/>
                <w:sz w:val="18"/>
                <w:szCs w:val="17"/>
              </w:rPr>
              <w:t xml:space="preserve">lists Service Authorizations where the provider is providing services more frequently than authorized on the SA. </w:t>
            </w:r>
            <w:r w:rsidRPr="00205D93">
              <w:rPr>
                <w:rFonts w:cs="Arial"/>
                <w:sz w:val="18"/>
                <w:szCs w:val="17"/>
              </w:rPr>
              <w:t xml:space="preserve"> </w:t>
            </w:r>
          </w:p>
        </w:tc>
      </w:tr>
      <w:tr xmlns:wp14="http://schemas.microsoft.com/office/word/2010/wordml" w:rsidRPr="005652B9" w:rsidR="00EA7252" w14:paraId="4096E93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Align w:val="center"/>
          </w:tcPr>
          <w:p w:rsidRPr="00205D93" w:rsidR="00EA7252" w:rsidP="00EA7252" w:rsidRDefault="00EA7252" w14:paraId="451A413B" wp14:textId="77777777">
            <w:pPr>
              <w:pStyle w:val="TableHeading"/>
              <w:spacing w:before="40" w:after="40"/>
              <w:rPr>
                <w:rStyle w:val="ModernTableText"/>
                <w:noProof/>
                <w:szCs w:val="17"/>
              </w:rPr>
            </w:pPr>
            <w:r w:rsidRPr="00205D93">
              <w:rPr>
                <w:rStyle w:val="ModernTableText"/>
                <w:noProof/>
                <w:szCs w:val="17"/>
              </w:rPr>
              <w:t>Report Source State Code:</w:t>
            </w:r>
          </w:p>
        </w:tc>
        <w:tc>
          <w:tcPr>
            <w:tcW w:w="3997" w:type="pct"/>
            <w:gridSpan w:val="9"/>
            <w:vAlign w:val="center"/>
          </w:tcPr>
          <w:p w:rsidRPr="00205D93" w:rsidR="00EA7252" w:rsidP="00EA7252" w:rsidRDefault="00EA7252" w14:paraId="623E6EC4" wp14:textId="77777777">
            <w:pPr>
              <w:pStyle w:val="TableText1"/>
              <w:spacing w:before="40" w:after="40"/>
              <w:rPr>
                <w:rStyle w:val="ModernTableText"/>
                <w:szCs w:val="17"/>
              </w:rPr>
            </w:pPr>
            <w:r w:rsidRPr="00205D93">
              <w:rPr>
                <w:rStyle w:val="ModernTableText"/>
                <w:szCs w:val="17"/>
              </w:rPr>
              <w:t>NH</w:t>
            </w:r>
          </w:p>
        </w:tc>
      </w:tr>
      <w:tr xmlns:wp14="http://schemas.microsoft.com/office/word/2010/wordml" w:rsidRPr="005652B9" w:rsidR="00EA7252" w14:paraId="7F5F173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Align w:val="center"/>
          </w:tcPr>
          <w:p w:rsidRPr="00205D93" w:rsidR="00EA7252" w:rsidP="00EA7252" w:rsidRDefault="00EA7252" w14:paraId="31F6E989" wp14:textId="77777777">
            <w:pPr>
              <w:pStyle w:val="TableHeading"/>
              <w:spacing w:before="40" w:after="40"/>
              <w:rPr>
                <w:rStyle w:val="ModernTableText"/>
                <w:noProof/>
                <w:szCs w:val="17"/>
              </w:rPr>
            </w:pPr>
            <w:r w:rsidRPr="00205D93">
              <w:rPr>
                <w:rStyle w:val="ModernTableText"/>
                <w:noProof/>
                <w:szCs w:val="17"/>
              </w:rPr>
              <w:t>Report Source Type:</w:t>
            </w:r>
          </w:p>
        </w:tc>
        <w:tc>
          <w:tcPr>
            <w:tcW w:w="3997" w:type="pct"/>
            <w:gridSpan w:val="9"/>
            <w:vAlign w:val="center"/>
          </w:tcPr>
          <w:p w:rsidRPr="00205D93" w:rsidR="00EA7252" w:rsidP="00EA7252" w:rsidRDefault="00EA7252" w14:paraId="0837846D"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OLTP</w:t>
            </w:r>
            <w:r w:rsidRPr="00205D93">
              <w:rPr>
                <w:rStyle w:val="ModernTableText"/>
                <w:noProof/>
                <w:szCs w:val="17"/>
              </w:rPr>
              <w:tab/>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 xml:space="preserve">OLAP </w:t>
            </w:r>
          </w:p>
        </w:tc>
      </w:tr>
      <w:tr xmlns:wp14="http://schemas.microsoft.com/office/word/2010/wordml" w:rsidRPr="005652B9" w:rsidR="00EA7252" w14:paraId="097AAEB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Align w:val="center"/>
          </w:tcPr>
          <w:p w:rsidRPr="00205D93" w:rsidR="00EA7252" w:rsidP="00EA7252" w:rsidRDefault="00EA7252" w14:paraId="00384CFC" wp14:textId="77777777">
            <w:pPr>
              <w:pStyle w:val="TableHeading"/>
              <w:spacing w:before="40" w:after="40"/>
              <w:rPr>
                <w:rStyle w:val="ModernTableText"/>
                <w:noProof/>
                <w:szCs w:val="17"/>
              </w:rPr>
            </w:pPr>
            <w:r w:rsidRPr="00205D93">
              <w:rPr>
                <w:rStyle w:val="ModernTableText"/>
                <w:noProof/>
                <w:szCs w:val="17"/>
              </w:rPr>
              <w:t>Report Source Type Component:</w:t>
            </w:r>
          </w:p>
        </w:tc>
        <w:tc>
          <w:tcPr>
            <w:tcW w:w="3997" w:type="pct"/>
            <w:gridSpan w:val="9"/>
            <w:vAlign w:val="center"/>
          </w:tcPr>
          <w:p w:rsidRPr="00205D93" w:rsidR="00EA7252" w:rsidP="00EA7252" w:rsidRDefault="00EA7252" w14:paraId="738DE462" wp14:textId="77777777">
            <w:pPr>
              <w:pStyle w:val="TableText1"/>
              <w:tabs>
                <w:tab w:val="left" w:pos="2052"/>
                <w:tab w:val="left" w:pos="2232"/>
                <w:tab w:val="left" w:pos="4032"/>
                <w:tab w:val="left" w:pos="6012"/>
                <w:tab w:val="left" w:pos="6552"/>
              </w:tabs>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Provider</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Member</w:t>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17"/>
              </w:rPr>
              <w:t xml:space="preserve"> Operations</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Program</w:t>
            </w:r>
          </w:p>
        </w:tc>
      </w:tr>
      <w:tr xmlns:wp14="http://schemas.microsoft.com/office/word/2010/wordml" w:rsidRPr="005652B9" w:rsidR="00EA7252" w14:paraId="685CBD3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5652B9" w:rsidR="00EA7252" w:rsidP="00EA7252" w:rsidRDefault="00EA7252" w14:paraId="710F0D3E" wp14:textId="77777777">
            <w:pPr>
              <w:pStyle w:val="ModernBodyText"/>
              <w:spacing w:before="40" w:after="40"/>
              <w:jc w:val="center"/>
              <w:rPr>
                <w:rStyle w:val="Modern2nd-levelTableheader"/>
                <w:sz w:val="21"/>
                <w:szCs w:val="21"/>
              </w:rPr>
            </w:pPr>
            <w:r w:rsidRPr="005652B9">
              <w:rPr>
                <w:rStyle w:val="Modern2nd-levelTableheader"/>
                <w:sz w:val="21"/>
                <w:szCs w:val="21"/>
              </w:rPr>
              <w:t>Report Generation</w:t>
            </w:r>
          </w:p>
        </w:tc>
      </w:tr>
      <w:tr xmlns:wp14="http://schemas.microsoft.com/office/word/2010/wordml" w:rsidRPr="005652B9" w:rsidR="00EA7252" w14:paraId="4A67EF5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1003" w:type="pct"/>
            <w:gridSpan w:val="2"/>
            <w:vAlign w:val="center"/>
          </w:tcPr>
          <w:p w:rsidRPr="00205D93" w:rsidR="00EA7252" w:rsidP="00EA7252" w:rsidRDefault="00EA7252" w14:paraId="092536FE" wp14:textId="77777777">
            <w:pPr>
              <w:pStyle w:val="TableHeading"/>
              <w:spacing w:before="40" w:after="40"/>
              <w:rPr>
                <w:rStyle w:val="ModernTableText"/>
                <w:noProof/>
                <w:szCs w:val="17"/>
              </w:rPr>
            </w:pPr>
            <w:r w:rsidRPr="00205D93">
              <w:rPr>
                <w:rStyle w:val="ModernTableText"/>
                <w:noProof/>
                <w:szCs w:val="17"/>
              </w:rPr>
              <w:t>Report Generated by:</w:t>
            </w:r>
          </w:p>
        </w:tc>
        <w:tc>
          <w:tcPr>
            <w:tcW w:w="3997" w:type="pct"/>
            <w:gridSpan w:val="9"/>
            <w:vAlign w:val="center"/>
          </w:tcPr>
          <w:p w:rsidRPr="00205D93" w:rsidR="00EA7252" w:rsidP="00EA7252" w:rsidRDefault="00EA7252" w14:paraId="0B50440C" wp14:textId="77777777">
            <w:pPr>
              <w:pStyle w:val="TableText1"/>
              <w:tabs>
                <w:tab w:val="left" w:pos="2052"/>
                <w:tab w:val="left" w:pos="2232"/>
                <w:tab w:val="left" w:pos="4032"/>
                <w:tab w:val="left" w:pos="6012"/>
                <w:tab w:val="left" w:pos="7812"/>
                <w:tab w:val="left" w:pos="9792"/>
              </w:tabs>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EQR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EFADS</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EMAR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ESUR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  </w:t>
            </w:r>
          </w:p>
        </w:tc>
      </w:tr>
      <w:tr xmlns:wp14="http://schemas.microsoft.com/office/word/2010/wordml" w:rsidRPr="005652B9" w:rsidR="00EA7252" w14:paraId="1E068A1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3" w:type="pct"/>
            <w:gridSpan w:val="2"/>
            <w:vAlign w:val="center"/>
          </w:tcPr>
          <w:p w:rsidRPr="00205D93" w:rsidR="00EA7252" w:rsidP="00EA7252" w:rsidRDefault="00EA7252" w14:paraId="533DDFD9" wp14:textId="77777777">
            <w:pPr>
              <w:pStyle w:val="TableText1"/>
              <w:spacing w:before="40" w:after="40"/>
              <w:rPr>
                <w:rStyle w:val="ModernTableText"/>
                <w:b/>
                <w:noProof/>
                <w:szCs w:val="17"/>
              </w:rPr>
            </w:pPr>
            <w:r w:rsidRPr="00205D93">
              <w:rPr>
                <w:rStyle w:val="ModernTableText"/>
                <w:b/>
                <w:noProof/>
                <w:szCs w:val="17"/>
              </w:rPr>
              <w:t>Report Screen Tip (optional):</w:t>
            </w:r>
          </w:p>
        </w:tc>
        <w:tc>
          <w:tcPr>
            <w:tcW w:w="3997" w:type="pct"/>
            <w:gridSpan w:val="9"/>
            <w:vAlign w:val="center"/>
          </w:tcPr>
          <w:p w:rsidRPr="00205D93" w:rsidR="00EA7252" w:rsidP="00EA7252" w:rsidRDefault="00EA7252" w14:paraId="50FF6E03" wp14:textId="77777777">
            <w:pPr>
              <w:pStyle w:val="TableText1"/>
              <w:spacing w:before="40" w:after="40"/>
              <w:rPr>
                <w:rStyle w:val="ModernTableText"/>
                <w:szCs w:val="17"/>
                <w:u w:val="single"/>
              </w:rPr>
            </w:pPr>
          </w:p>
        </w:tc>
      </w:tr>
      <w:tr xmlns:wp14="http://schemas.microsoft.com/office/word/2010/wordml" w:rsidRPr="005652B9" w:rsidR="00EA7252" w14:paraId="290340F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3" w:type="pct"/>
            <w:gridSpan w:val="2"/>
            <w:vAlign w:val="center"/>
          </w:tcPr>
          <w:p w:rsidRPr="00205D93" w:rsidR="00EA7252" w:rsidP="00EA7252" w:rsidRDefault="00EA7252" w14:paraId="41F3DF8D" wp14:textId="77777777">
            <w:pPr>
              <w:pStyle w:val="TableHeading"/>
              <w:spacing w:before="40" w:after="40"/>
              <w:rPr>
                <w:rStyle w:val="ModernTableText"/>
                <w:noProof/>
                <w:szCs w:val="17"/>
              </w:rPr>
            </w:pPr>
            <w:r w:rsidRPr="00205D93">
              <w:rPr>
                <w:rStyle w:val="ModernTableText"/>
                <w:noProof/>
                <w:szCs w:val="17"/>
              </w:rPr>
              <w:t>Report Calendar Type:</w:t>
            </w:r>
          </w:p>
        </w:tc>
        <w:tc>
          <w:tcPr>
            <w:tcW w:w="3997" w:type="pct"/>
            <w:gridSpan w:val="9"/>
            <w:vAlign w:val="center"/>
          </w:tcPr>
          <w:p w:rsidRPr="00205D93" w:rsidR="00EA7252" w:rsidP="00EA7252" w:rsidRDefault="00EA7252" w14:paraId="04E0CA1E" wp14:textId="77777777">
            <w:pPr>
              <w:pStyle w:val="TableText1"/>
              <w:tabs>
                <w:tab w:val="left" w:pos="2052"/>
                <w:tab w:val="left" w:pos="4032"/>
              </w:tabs>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State Fiscal</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Federal Fiscal</w:t>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17"/>
              </w:rPr>
              <w:t xml:space="preserve"> Calendar</w:t>
            </w:r>
          </w:p>
        </w:tc>
      </w:tr>
      <w:tr xmlns:wp14="http://schemas.microsoft.com/office/word/2010/wordml" w:rsidRPr="005652B9" w:rsidR="00EA7252" w14:paraId="20801B6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Align w:val="center"/>
          </w:tcPr>
          <w:p w:rsidRPr="00205D93" w:rsidR="00EA7252" w:rsidP="00EA7252" w:rsidRDefault="00EA7252" w14:paraId="7A65476A" wp14:textId="77777777">
            <w:pPr>
              <w:pStyle w:val="TableHeading"/>
              <w:spacing w:before="40" w:after="40"/>
              <w:rPr>
                <w:rStyle w:val="ModernTableText"/>
                <w:noProof/>
                <w:szCs w:val="17"/>
              </w:rPr>
            </w:pPr>
            <w:r w:rsidRPr="00205D93">
              <w:rPr>
                <w:rStyle w:val="ModernTableText"/>
                <w:noProof/>
                <w:szCs w:val="17"/>
              </w:rPr>
              <w:t>Report Frequency Type:</w:t>
            </w:r>
          </w:p>
        </w:tc>
        <w:tc>
          <w:tcPr>
            <w:tcW w:w="546" w:type="pct"/>
          </w:tcPr>
          <w:p w:rsidRPr="00205D93" w:rsidR="00EA7252" w:rsidP="00EA7252" w:rsidRDefault="00EA7252" w14:paraId="282A2A48"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Scheduled</w:t>
            </w:r>
          </w:p>
          <w:p w:rsidRPr="00205D93" w:rsidR="00EA7252" w:rsidP="00EA7252" w:rsidRDefault="00EA7252" w14:paraId="690CE161"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On Request</w:t>
            </w:r>
          </w:p>
        </w:tc>
        <w:tc>
          <w:tcPr>
            <w:tcW w:w="2132" w:type="pct"/>
            <w:gridSpan w:val="5"/>
            <w:tcBorders>
              <w:top w:val="single" w:color="616161" w:sz="2" w:space="0"/>
              <w:bottom w:val="single" w:color="616161" w:sz="2" w:space="0"/>
              <w:right w:val="nil"/>
            </w:tcBorders>
          </w:tcPr>
          <w:p w:rsidRPr="00205D93" w:rsidR="00EA7252" w:rsidP="00EA7252" w:rsidRDefault="00EA7252" w14:paraId="3ED00483" wp14:textId="77777777">
            <w:pPr>
              <w:pStyle w:val="TableText1"/>
              <w:spacing w:before="40" w:after="40"/>
              <w:rPr>
                <w:rStyle w:val="ModernTableText"/>
                <w:noProof/>
                <w:szCs w:val="17"/>
              </w:rPr>
            </w:pPr>
            <w:r w:rsidRPr="00205D93">
              <w:rPr>
                <w:rStyle w:val="ModernTableText"/>
                <w:noProof/>
                <w:szCs w:val="17"/>
              </w:rPr>
              <w:t>If scheduled, select timeframe below:</w:t>
            </w:r>
          </w:p>
          <w:p w:rsidRPr="00205D93" w:rsidR="00EA7252" w:rsidP="00EA7252" w:rsidRDefault="00EA7252" w14:paraId="48691510"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Daily  </w:t>
            </w:r>
            <w:r w:rsidRPr="00205D93">
              <w:rPr>
                <w:rStyle w:val="ModernTableText"/>
                <w:rFonts w:ascii="Wingdings" w:hAnsi="Wingdings" w:eastAsia="Wingdings" w:cs="Wingdings"/>
                <w:noProof/>
                <w:szCs w:val="23"/>
              </w:rPr>
              <w:t>þ</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w:t>
            </w:r>
          </w:p>
        </w:tc>
        <w:tc>
          <w:tcPr>
            <w:tcW w:w="1319" w:type="pct"/>
            <w:gridSpan w:val="3"/>
            <w:tcBorders>
              <w:top w:val="single" w:color="616161" w:sz="2" w:space="0"/>
              <w:left w:val="nil"/>
            </w:tcBorders>
          </w:tcPr>
          <w:p w:rsidRPr="00205D93" w:rsidR="00EA7252" w:rsidP="00EA7252" w:rsidRDefault="00EA7252" w14:paraId="7FC18591"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Pr="005652B9" w:rsidR="00EA7252" w14:paraId="022CA18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Align w:val="center"/>
          </w:tcPr>
          <w:p w:rsidRPr="00205D93" w:rsidR="00EA7252" w:rsidP="00EA7252" w:rsidRDefault="00EA7252" w14:paraId="1E143DC3" wp14:textId="77777777">
            <w:pPr>
              <w:pStyle w:val="TableHeading"/>
              <w:spacing w:before="40" w:after="40"/>
              <w:rPr>
                <w:rStyle w:val="ModernTableText"/>
                <w:noProof/>
                <w:szCs w:val="17"/>
              </w:rPr>
            </w:pPr>
            <w:r w:rsidRPr="00205D93">
              <w:rPr>
                <w:rStyle w:val="ModernTableText"/>
                <w:noProof/>
                <w:szCs w:val="17"/>
              </w:rPr>
              <w:t>Report Data Accumulation Type:</w:t>
            </w:r>
          </w:p>
        </w:tc>
        <w:tc>
          <w:tcPr>
            <w:tcW w:w="546" w:type="pct"/>
          </w:tcPr>
          <w:p w:rsidRPr="00205D93" w:rsidR="00EA7252" w:rsidP="00EA7252" w:rsidRDefault="00EA7252" w14:paraId="1E35C47A"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Prompt</w:t>
            </w:r>
          </w:p>
        </w:tc>
        <w:tc>
          <w:tcPr>
            <w:tcW w:w="2132" w:type="pct"/>
            <w:gridSpan w:val="5"/>
            <w:tcBorders>
              <w:top w:val="single" w:color="616161" w:sz="2" w:space="0"/>
              <w:right w:val="nil"/>
            </w:tcBorders>
            <w:vAlign w:val="center"/>
          </w:tcPr>
          <w:p w:rsidRPr="00205D93" w:rsidR="00EA7252" w:rsidP="00EA7252" w:rsidRDefault="00EA7252" w14:paraId="1ECFC6D0" wp14:textId="77777777">
            <w:pPr>
              <w:pStyle w:val="TableText1"/>
              <w:spacing w:before="40" w:after="40"/>
              <w:rPr>
                <w:rStyle w:val="ModernTableText"/>
                <w:noProof/>
                <w:szCs w:val="17"/>
              </w:rPr>
            </w:pPr>
            <w:r w:rsidRPr="00205D93">
              <w:rPr>
                <w:rStyle w:val="ModernTableText"/>
                <w:noProof/>
                <w:szCs w:val="17"/>
              </w:rPr>
              <w:t>If no prompt, select report data accumulation type below:</w:t>
            </w:r>
          </w:p>
          <w:p w:rsidRPr="00205D93" w:rsidR="00EA7252" w:rsidP="00EA7252" w:rsidRDefault="00EA7252" w14:paraId="398B3048"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Daily  </w:t>
            </w:r>
            <w:r w:rsidRPr="00205D93">
              <w:rPr>
                <w:rStyle w:val="ModernTableText"/>
                <w:rFonts w:ascii="Wingdings" w:hAnsi="Wingdings" w:eastAsia="Wingdings" w:cs="Wingdings"/>
                <w:noProof/>
                <w:szCs w:val="23"/>
              </w:rPr>
              <w:t>þ</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  </w:t>
            </w:r>
            <w:r w:rsidRPr="00205D93">
              <w:rPr>
                <w:rStyle w:val="ModernTableText"/>
                <w:rFonts w:ascii="Wingdings 2" w:hAnsi="Wingdings 2" w:eastAsia="Wingdings 2" w:cs="Wingdings 2"/>
                <w:noProof/>
                <w:szCs w:val="23"/>
              </w:rPr>
              <w:t>£</w:t>
            </w:r>
            <w:r w:rsidRPr="00205D93">
              <w:rPr>
                <w:rStyle w:val="ModernTableText"/>
                <w:noProof/>
                <w:szCs w:val="17"/>
              </w:rPr>
              <w:t xml:space="preserve"> YTD</w:t>
            </w:r>
          </w:p>
        </w:tc>
        <w:tc>
          <w:tcPr>
            <w:tcW w:w="1319" w:type="pct"/>
            <w:gridSpan w:val="3"/>
            <w:tcBorders>
              <w:top w:val="single" w:color="616161" w:sz="2" w:space="0"/>
              <w:left w:val="nil"/>
            </w:tcBorders>
          </w:tcPr>
          <w:p w:rsidRPr="00205D93" w:rsidR="00EA7252" w:rsidP="00EA7252" w:rsidRDefault="00EA7252" w14:paraId="1B8513D1"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Pr="005652B9" w:rsidR="00EA7252" w:rsidTr="007A4C37" w14:paraId="3391087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3" w:type="pct"/>
            <w:gridSpan w:val="2"/>
            <w:vMerge w:val="restart"/>
            <w:tcBorders>
              <w:top w:val="single" w:color="616161" w:sz="4" w:space="0"/>
              <w:left w:val="single" w:color="616161" w:sz="4" w:space="0"/>
              <w:right w:val="single" w:color="616161" w:sz="4" w:space="0"/>
            </w:tcBorders>
            <w:vAlign w:val="center"/>
          </w:tcPr>
          <w:p w:rsidRPr="00205D93" w:rsidR="00EA7252" w:rsidP="007A4C37" w:rsidRDefault="00EA7252" w14:paraId="71902BB0" wp14:textId="77777777">
            <w:pPr>
              <w:pStyle w:val="TableText1"/>
              <w:keepNext/>
              <w:spacing w:before="40" w:after="40"/>
              <w:rPr>
                <w:rStyle w:val="ModernTableText"/>
                <w:rFonts w:cs="Arial"/>
                <w:b/>
                <w:noProof/>
                <w:szCs w:val="18"/>
              </w:rPr>
            </w:pPr>
            <w:r w:rsidRPr="00205D93">
              <w:rPr>
                <w:rStyle w:val="ModernTableText"/>
                <w:rFonts w:cs="Arial"/>
                <w:b/>
                <w:noProof/>
                <w:szCs w:val="18"/>
              </w:rPr>
              <w:t>Report Selection Criteria:</w:t>
            </w:r>
          </w:p>
        </w:tc>
        <w:tc>
          <w:tcPr>
            <w:tcW w:w="1497" w:type="pct"/>
            <w:gridSpan w:val="4"/>
            <w:tcBorders>
              <w:top w:val="single" w:color="616161" w:sz="4" w:space="0"/>
              <w:left w:val="single" w:color="616161" w:sz="4" w:space="0"/>
              <w:right w:val="single" w:color="616161" w:sz="4" w:space="0"/>
            </w:tcBorders>
            <w:vAlign w:val="center"/>
          </w:tcPr>
          <w:p w:rsidRPr="00205D93" w:rsidR="00EA7252" w:rsidP="007A4C37" w:rsidRDefault="00EA7252" w14:paraId="5FED5A8E" wp14:textId="77777777">
            <w:pPr>
              <w:pStyle w:val="TableText1"/>
              <w:keepNext/>
              <w:spacing w:before="40" w:after="40"/>
              <w:jc w:val="center"/>
              <w:rPr>
                <w:rStyle w:val="ModernTableText"/>
                <w:rFonts w:cs="Arial"/>
                <w:b/>
                <w:noProof/>
                <w:szCs w:val="18"/>
              </w:rPr>
            </w:pPr>
            <w:r w:rsidRPr="00205D93">
              <w:rPr>
                <w:rStyle w:val="ModernTableText"/>
                <w:rFonts w:cs="Arial"/>
                <w:b/>
                <w:noProof/>
                <w:szCs w:val="18"/>
              </w:rPr>
              <w:t>Report Field</w:t>
            </w:r>
          </w:p>
        </w:tc>
        <w:tc>
          <w:tcPr>
            <w:tcW w:w="1967" w:type="pct"/>
            <w:gridSpan w:val="4"/>
            <w:tcBorders>
              <w:top w:val="single" w:color="616161" w:sz="4" w:space="0"/>
              <w:left w:val="single" w:color="616161" w:sz="4" w:space="0"/>
              <w:bottom w:val="single" w:color="616161" w:sz="4" w:space="0"/>
              <w:right w:val="single" w:color="616161" w:sz="4" w:space="0"/>
            </w:tcBorders>
            <w:vAlign w:val="center"/>
          </w:tcPr>
          <w:p w:rsidRPr="00205D93" w:rsidR="00EA7252" w:rsidP="007A4C37" w:rsidRDefault="00EA7252" w14:paraId="1C131C51" wp14:textId="77777777">
            <w:pPr>
              <w:pStyle w:val="TableText1"/>
              <w:keepNext/>
              <w:spacing w:before="40" w:after="40"/>
              <w:jc w:val="center"/>
              <w:rPr>
                <w:rStyle w:val="ModernTableText"/>
                <w:rFonts w:cs="Arial"/>
                <w:b/>
                <w:noProof/>
                <w:szCs w:val="18"/>
              </w:rPr>
            </w:pPr>
            <w:r w:rsidRPr="00205D93">
              <w:rPr>
                <w:rStyle w:val="ModernTableText"/>
                <w:rFonts w:cs="Arial"/>
                <w:b/>
                <w:noProof/>
                <w:szCs w:val="18"/>
              </w:rPr>
              <w:t>Report Parameters (optional)</w:t>
            </w:r>
          </w:p>
          <w:p w:rsidRPr="00205D93" w:rsidR="00EA7252" w:rsidP="007A4C37" w:rsidRDefault="00EA7252" w14:paraId="4C70E8D2" wp14:textId="77777777">
            <w:pPr>
              <w:pStyle w:val="TableText1"/>
              <w:keepNext/>
              <w:spacing w:before="40" w:after="40"/>
              <w:jc w:val="center"/>
              <w:rPr>
                <w:rStyle w:val="ModernTableText"/>
                <w:rFonts w:cs="Arial"/>
                <w:b/>
                <w:noProof/>
                <w:szCs w:val="18"/>
              </w:rPr>
            </w:pPr>
            <w:r w:rsidRPr="00205D93">
              <w:rPr>
                <w:rStyle w:val="ModernTableText"/>
                <w:rFonts w:cs="Arial"/>
                <w:b/>
                <w:noProof/>
                <w:szCs w:val="18"/>
                <w:u w:val="single"/>
              </w:rPr>
              <w:t>Note</w:t>
            </w:r>
            <w:r w:rsidRPr="00205D93">
              <w:rPr>
                <w:rStyle w:val="ModernTableText"/>
                <w:rFonts w:cs="Arial"/>
                <w:b/>
                <w:noProof/>
                <w:szCs w:val="18"/>
              </w:rPr>
              <w:t>:  If populated, Prompt must = No</w:t>
            </w:r>
          </w:p>
        </w:tc>
        <w:tc>
          <w:tcPr>
            <w:tcW w:w="533" w:type="pct"/>
            <w:tcBorders>
              <w:top w:val="single" w:color="616161" w:sz="4" w:space="0"/>
              <w:left w:val="single" w:color="616161" w:sz="4" w:space="0"/>
              <w:bottom w:val="single" w:color="616161" w:sz="4" w:space="0"/>
              <w:right w:val="single" w:color="616161" w:sz="4" w:space="0"/>
            </w:tcBorders>
            <w:vAlign w:val="center"/>
          </w:tcPr>
          <w:p w:rsidRPr="00205D93" w:rsidR="00EA7252" w:rsidP="007A4C37" w:rsidRDefault="00EA7252" w14:paraId="1ABD0851" wp14:textId="77777777">
            <w:pPr>
              <w:pStyle w:val="TableText1"/>
              <w:keepNext/>
              <w:spacing w:before="40" w:after="40"/>
              <w:jc w:val="center"/>
              <w:rPr>
                <w:rStyle w:val="ModernTableText"/>
                <w:rFonts w:cs="Arial"/>
                <w:b/>
                <w:noProof/>
                <w:szCs w:val="18"/>
              </w:rPr>
            </w:pPr>
            <w:r w:rsidRPr="00205D93">
              <w:rPr>
                <w:rStyle w:val="ModernTableText"/>
                <w:rFonts w:cs="Arial"/>
                <w:b/>
                <w:noProof/>
                <w:szCs w:val="18"/>
              </w:rPr>
              <w:t>Prompt</w:t>
            </w:r>
          </w:p>
        </w:tc>
      </w:tr>
      <w:tr xmlns:wp14="http://schemas.microsoft.com/office/word/2010/wordml" w:rsidRPr="005652B9" w:rsidR="005824AA" w:rsidTr="005824AA" w14:paraId="6DD3683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3" w:type="pct"/>
            <w:gridSpan w:val="2"/>
            <w:vMerge/>
            <w:tcBorders>
              <w:left w:val="single" w:color="616161" w:sz="4" w:space="0"/>
              <w:right w:val="single" w:color="616161" w:sz="4" w:space="0"/>
            </w:tcBorders>
          </w:tcPr>
          <w:p w:rsidRPr="00205D93" w:rsidR="005824AA" w:rsidP="007A4C37" w:rsidRDefault="005824AA" w14:paraId="30E9772E" wp14:textId="77777777">
            <w:pPr>
              <w:pStyle w:val="TableText1"/>
              <w:keepNext/>
              <w:spacing w:before="40" w:after="40"/>
              <w:rPr>
                <w:rStyle w:val="ModernTableText"/>
                <w:rFonts w:cs="Arial"/>
                <w:b/>
                <w:szCs w:val="18"/>
              </w:rPr>
            </w:pPr>
          </w:p>
        </w:tc>
        <w:tc>
          <w:tcPr>
            <w:tcW w:w="1497" w:type="pct"/>
            <w:gridSpan w:val="4"/>
            <w:tcBorders>
              <w:top w:val="single" w:color="616161" w:sz="4" w:space="0"/>
              <w:left w:val="single" w:color="616161" w:sz="4" w:space="0"/>
              <w:bottom w:val="single" w:color="616161" w:sz="4" w:space="0"/>
              <w:right w:val="single" w:color="616161" w:sz="4" w:space="0"/>
            </w:tcBorders>
          </w:tcPr>
          <w:p w:rsidRPr="00205D93" w:rsidR="005824AA" w:rsidP="009674C3" w:rsidRDefault="005824AA" w14:paraId="6A04ECD8" wp14:textId="77777777">
            <w:pPr>
              <w:pStyle w:val="TableTextIndent1ACSSC"/>
              <w:keepNext/>
              <w:numPr>
                <w:ilvl w:val="0"/>
                <w:numId w:val="193"/>
              </w:numPr>
              <w:spacing w:after="0"/>
              <w:rPr>
                <w:rFonts w:ascii="Arial" w:hAnsi="Arial" w:cs="Arial"/>
                <w:sz w:val="18"/>
                <w:szCs w:val="18"/>
              </w:rPr>
            </w:pPr>
            <w:r w:rsidRPr="00205D93">
              <w:rPr>
                <w:rFonts w:ascii="Arial" w:hAnsi="Arial" w:cs="Arial"/>
                <w:sz w:val="18"/>
                <w:szCs w:val="18"/>
              </w:rPr>
              <w:t>LOB Cd</w:t>
            </w:r>
            <w:r w:rsidRPr="00205D93">
              <w:rPr>
                <w:rFonts w:ascii="Arial" w:hAnsi="Arial" w:cs="Arial"/>
                <w:sz w:val="18"/>
                <w:szCs w:val="18"/>
              </w:rPr>
              <w:br/>
            </w:r>
            <w:r w:rsidRPr="00205D93">
              <w:rPr>
                <w:rFonts w:ascii="Arial" w:hAnsi="Arial" w:cs="Arial"/>
                <w:sz w:val="18"/>
                <w:szCs w:val="18"/>
              </w:rPr>
              <w:t>A-HDR -TB.R-LOB-CD</w:t>
            </w:r>
          </w:p>
        </w:tc>
        <w:tc>
          <w:tcPr>
            <w:tcW w:w="1967" w:type="pct"/>
            <w:gridSpan w:val="4"/>
            <w:tcBorders>
              <w:top w:val="single" w:color="616161" w:sz="4" w:space="0"/>
              <w:left w:val="single" w:color="616161" w:sz="4" w:space="0"/>
              <w:bottom w:val="single" w:color="616161" w:sz="4" w:space="0"/>
              <w:right w:val="single" w:color="616161" w:sz="4" w:space="0"/>
            </w:tcBorders>
          </w:tcPr>
          <w:p w:rsidRPr="00205D93" w:rsidR="005824AA" w:rsidP="007A4C37" w:rsidRDefault="005824AA" w14:paraId="7A3D2831" wp14:textId="77777777">
            <w:pPr>
              <w:pStyle w:val="TableTextACSSC"/>
              <w:keepNext/>
              <w:rPr>
                <w:rFonts w:ascii="Arial" w:hAnsi="Arial" w:cs="Arial"/>
                <w:sz w:val="18"/>
                <w:szCs w:val="18"/>
              </w:rPr>
            </w:pPr>
          </w:p>
        </w:tc>
        <w:tc>
          <w:tcPr>
            <w:tcW w:w="533" w:type="pct"/>
            <w:tcBorders>
              <w:top w:val="single" w:color="616161" w:sz="4" w:space="0"/>
              <w:left w:val="single" w:color="616161" w:sz="4" w:space="0"/>
              <w:bottom w:val="single" w:color="616161" w:sz="4" w:space="0"/>
              <w:right w:val="single" w:color="616161" w:sz="4" w:space="0"/>
            </w:tcBorders>
            <w:vAlign w:val="center"/>
          </w:tcPr>
          <w:p w:rsidRPr="00205D93" w:rsidR="005824AA" w:rsidP="007A4C37" w:rsidRDefault="005824AA" w14:paraId="74A43F52" wp14:textId="77777777">
            <w:pPr>
              <w:keepNext/>
              <w:jc w:val="center"/>
              <w:rPr>
                <w:rStyle w:val="ModernTableText"/>
                <w:rFonts w:cs="Arial"/>
                <w:noProof/>
                <w:szCs w:val="18"/>
              </w:rPr>
            </w:pPr>
            <w:r w:rsidRPr="00205D93">
              <w:rPr>
                <w:rStyle w:val="ModernTableText"/>
                <w:rFonts w:ascii="Wingdings 2" w:hAnsi="Wingdings 2" w:eastAsia="Wingdings 2" w:cs="Wingdings 2"/>
                <w:noProof/>
                <w:szCs w:val="18"/>
              </w:rPr>
              <w:t>£</w:t>
            </w:r>
            <w:r w:rsidRPr="00205D93">
              <w:rPr>
                <w:rStyle w:val="ModernTableText"/>
                <w:rFonts w:cs="Arial"/>
                <w:noProof/>
                <w:szCs w:val="18"/>
              </w:rPr>
              <w:t xml:space="preserve"> No  </w:t>
            </w:r>
            <w:r w:rsidRPr="00205D93">
              <w:rPr>
                <w:rStyle w:val="ModernTableText"/>
                <w:rFonts w:ascii="Wingdings" w:hAnsi="Wingdings" w:eastAsia="Wingdings" w:cs="Wingdings"/>
                <w:noProof/>
                <w:szCs w:val="18"/>
              </w:rPr>
              <w:t>þ</w:t>
            </w:r>
            <w:r w:rsidRPr="00205D93">
              <w:rPr>
                <w:rStyle w:val="ModernTableText"/>
                <w:rFonts w:cs="Arial"/>
                <w:noProof/>
                <w:szCs w:val="18"/>
              </w:rPr>
              <w:t xml:space="preserve"> Yes</w:t>
            </w:r>
          </w:p>
        </w:tc>
      </w:tr>
      <w:tr xmlns:wp14="http://schemas.microsoft.com/office/word/2010/wordml" w:rsidRPr="005652B9" w:rsidR="005824AA" w:rsidTr="005824AA" w14:paraId="4399F2B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3" w:type="pct"/>
            <w:gridSpan w:val="2"/>
            <w:vMerge/>
            <w:tcBorders>
              <w:left w:val="single" w:color="616161" w:sz="4" w:space="0"/>
              <w:right w:val="single" w:color="616161" w:sz="4" w:space="0"/>
            </w:tcBorders>
          </w:tcPr>
          <w:p w:rsidRPr="00205D93" w:rsidR="005824AA" w:rsidP="007A4C37" w:rsidRDefault="005824AA" w14:paraId="07F159E0" wp14:textId="77777777">
            <w:pPr>
              <w:pStyle w:val="TableText1"/>
              <w:keepNext/>
              <w:spacing w:before="40" w:after="40"/>
              <w:rPr>
                <w:rStyle w:val="ModernTableText"/>
                <w:rFonts w:cs="Arial"/>
                <w:b/>
                <w:szCs w:val="18"/>
              </w:rPr>
            </w:pPr>
          </w:p>
        </w:tc>
        <w:tc>
          <w:tcPr>
            <w:tcW w:w="1497" w:type="pct"/>
            <w:gridSpan w:val="4"/>
            <w:tcBorders>
              <w:top w:val="single" w:color="616161" w:sz="4" w:space="0"/>
              <w:left w:val="single" w:color="616161" w:sz="4" w:space="0"/>
              <w:bottom w:val="single" w:color="616161" w:sz="4" w:space="0"/>
              <w:right w:val="single" w:color="616161" w:sz="4" w:space="0"/>
            </w:tcBorders>
          </w:tcPr>
          <w:p w:rsidRPr="00205D93" w:rsidR="005824AA" w:rsidP="009674C3" w:rsidRDefault="005824AA" w14:paraId="54C45C40" wp14:textId="77777777">
            <w:pPr>
              <w:pStyle w:val="TableTextIndent1ACSSC"/>
              <w:keepNext/>
              <w:numPr>
                <w:ilvl w:val="0"/>
                <w:numId w:val="193"/>
              </w:numPr>
              <w:spacing w:after="0"/>
              <w:rPr>
                <w:rFonts w:ascii="Arial" w:hAnsi="Arial" w:cs="Arial"/>
                <w:sz w:val="18"/>
                <w:szCs w:val="18"/>
              </w:rPr>
            </w:pPr>
            <w:r w:rsidRPr="00205D93">
              <w:rPr>
                <w:rFonts w:ascii="Arial" w:hAnsi="Arial" w:cs="Arial"/>
                <w:sz w:val="18"/>
                <w:szCs w:val="18"/>
              </w:rPr>
              <w:t>SA Ty Cd</w:t>
            </w:r>
          </w:p>
          <w:p w:rsidRPr="00205D93" w:rsidR="005824AA" w:rsidP="009674C3" w:rsidRDefault="005824AA" w14:paraId="535A29EB" wp14:textId="77777777">
            <w:pPr>
              <w:pStyle w:val="TableTextIndent1ACSSC"/>
              <w:keepNext/>
              <w:numPr>
                <w:ilvl w:val="0"/>
                <w:numId w:val="0"/>
              </w:numPr>
              <w:spacing w:after="0"/>
              <w:ind w:left="360"/>
              <w:rPr>
                <w:rFonts w:ascii="Arial" w:hAnsi="Arial" w:cs="Arial"/>
                <w:sz w:val="18"/>
                <w:szCs w:val="18"/>
              </w:rPr>
            </w:pPr>
            <w:r w:rsidRPr="00205D93">
              <w:rPr>
                <w:rFonts w:ascii="Arial" w:hAnsi="Arial" w:cs="Arial"/>
                <w:sz w:val="18"/>
                <w:szCs w:val="18"/>
              </w:rPr>
              <w:t>A-DTL-TB.A-TY-CD</w:t>
            </w:r>
          </w:p>
        </w:tc>
        <w:tc>
          <w:tcPr>
            <w:tcW w:w="1967" w:type="pct"/>
            <w:gridSpan w:val="4"/>
            <w:tcBorders>
              <w:top w:val="single" w:color="616161" w:sz="4" w:space="0"/>
              <w:left w:val="single" w:color="616161" w:sz="4" w:space="0"/>
              <w:bottom w:val="single" w:color="616161" w:sz="4" w:space="0"/>
              <w:right w:val="single" w:color="616161" w:sz="4" w:space="0"/>
            </w:tcBorders>
          </w:tcPr>
          <w:p w:rsidRPr="00205D93" w:rsidR="005824AA" w:rsidP="007A4C37" w:rsidRDefault="005824AA" w14:paraId="007D8C1A" wp14:textId="77777777">
            <w:pPr>
              <w:pStyle w:val="TableTextACSSC"/>
              <w:keepNext/>
              <w:rPr>
                <w:rFonts w:ascii="Arial" w:hAnsi="Arial" w:cs="Arial"/>
                <w:sz w:val="18"/>
                <w:szCs w:val="18"/>
              </w:rPr>
            </w:pPr>
          </w:p>
        </w:tc>
        <w:tc>
          <w:tcPr>
            <w:tcW w:w="533" w:type="pct"/>
            <w:tcBorders>
              <w:top w:val="single" w:color="616161" w:sz="4" w:space="0"/>
              <w:left w:val="single" w:color="616161" w:sz="4" w:space="0"/>
              <w:bottom w:val="single" w:color="616161" w:sz="4" w:space="0"/>
              <w:right w:val="single" w:color="616161" w:sz="4" w:space="0"/>
            </w:tcBorders>
            <w:vAlign w:val="center"/>
          </w:tcPr>
          <w:p w:rsidRPr="00205D93" w:rsidR="005824AA" w:rsidP="007A4C37" w:rsidRDefault="005824AA" w14:paraId="3380E651" wp14:textId="77777777">
            <w:pPr>
              <w:keepNext/>
              <w:jc w:val="center"/>
              <w:rPr>
                <w:rFonts w:cs="Arial"/>
                <w:noProof/>
                <w:sz w:val="18"/>
                <w:szCs w:val="18"/>
              </w:rPr>
            </w:pPr>
            <w:r w:rsidRPr="00205D93">
              <w:rPr>
                <w:rStyle w:val="ModernTableText"/>
                <w:rFonts w:ascii="Wingdings 2" w:hAnsi="Wingdings 2" w:eastAsia="Wingdings 2" w:cs="Wingdings 2"/>
                <w:noProof/>
                <w:szCs w:val="18"/>
              </w:rPr>
              <w:t>£</w:t>
            </w:r>
            <w:r w:rsidRPr="00205D93">
              <w:rPr>
                <w:rStyle w:val="ModernTableText"/>
                <w:rFonts w:cs="Arial"/>
                <w:noProof/>
                <w:szCs w:val="18"/>
              </w:rPr>
              <w:t xml:space="preserve"> No </w:t>
            </w:r>
            <w:r w:rsidRPr="00205D93">
              <w:rPr>
                <w:rStyle w:val="ModernTableText"/>
                <w:rFonts w:ascii="Wingdings" w:hAnsi="Wingdings" w:eastAsia="Wingdings" w:cs="Wingdings"/>
                <w:noProof/>
                <w:szCs w:val="18"/>
              </w:rPr>
              <w:t>þ</w:t>
            </w:r>
            <w:r w:rsidRPr="00205D93">
              <w:rPr>
                <w:rStyle w:val="ModernTableText"/>
                <w:rFonts w:cs="Arial"/>
                <w:noProof/>
                <w:szCs w:val="18"/>
              </w:rPr>
              <w:t xml:space="preserve"> Yes</w:t>
            </w:r>
          </w:p>
        </w:tc>
      </w:tr>
      <w:tr xmlns:wp14="http://schemas.microsoft.com/office/word/2010/wordml" w:rsidRPr="005652B9" w:rsidR="005824AA" w:rsidTr="005824AA" w14:paraId="78786A9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3" w:type="pct"/>
            <w:gridSpan w:val="2"/>
            <w:vMerge/>
            <w:tcBorders>
              <w:left w:val="single" w:color="616161" w:sz="4" w:space="0"/>
              <w:right w:val="single" w:color="616161" w:sz="4" w:space="0"/>
            </w:tcBorders>
          </w:tcPr>
          <w:p w:rsidRPr="00205D93" w:rsidR="005824AA" w:rsidP="007A4C37" w:rsidRDefault="005824AA" w14:paraId="6EB3BC2E" wp14:textId="77777777">
            <w:pPr>
              <w:pStyle w:val="TableText1"/>
              <w:keepNext/>
              <w:spacing w:before="40" w:after="40"/>
              <w:rPr>
                <w:rStyle w:val="ModernTableText"/>
                <w:rFonts w:cs="Arial"/>
                <w:b/>
                <w:szCs w:val="18"/>
              </w:rPr>
            </w:pPr>
          </w:p>
        </w:tc>
        <w:tc>
          <w:tcPr>
            <w:tcW w:w="1497" w:type="pct"/>
            <w:gridSpan w:val="4"/>
            <w:tcBorders>
              <w:top w:val="single" w:color="616161" w:sz="4" w:space="0"/>
              <w:left w:val="single" w:color="616161" w:sz="4" w:space="0"/>
              <w:bottom w:val="single" w:color="616161" w:sz="4" w:space="0"/>
              <w:right w:val="single" w:color="616161" w:sz="4" w:space="0"/>
            </w:tcBorders>
          </w:tcPr>
          <w:p w:rsidRPr="00205D93" w:rsidR="005824AA" w:rsidP="009674C3" w:rsidRDefault="005824AA" w14:paraId="15C852D1" wp14:textId="77777777">
            <w:pPr>
              <w:pStyle w:val="TableTextIndent1ACSSC"/>
              <w:keepNext/>
              <w:numPr>
                <w:ilvl w:val="0"/>
                <w:numId w:val="193"/>
              </w:numPr>
              <w:spacing w:after="0"/>
              <w:rPr>
                <w:rFonts w:ascii="Arial" w:hAnsi="Arial" w:cs="Arial"/>
                <w:sz w:val="18"/>
                <w:szCs w:val="18"/>
              </w:rPr>
            </w:pPr>
            <w:r w:rsidRPr="00205D93">
              <w:rPr>
                <w:rFonts w:ascii="Arial" w:hAnsi="Arial" w:cs="Arial"/>
                <w:sz w:val="18"/>
                <w:szCs w:val="18"/>
              </w:rPr>
              <w:t>SA LI Cat Svc Cd</w:t>
            </w:r>
            <w:r w:rsidRPr="00205D93">
              <w:rPr>
                <w:rFonts w:ascii="Arial" w:hAnsi="Arial" w:cs="Arial"/>
                <w:sz w:val="18"/>
                <w:szCs w:val="18"/>
              </w:rPr>
              <w:br/>
            </w:r>
            <w:r w:rsidRPr="00205D93">
              <w:rPr>
                <w:rFonts w:ascii="Arial" w:hAnsi="Arial" w:cs="Arial"/>
                <w:sz w:val="18"/>
                <w:szCs w:val="18"/>
              </w:rPr>
              <w:t>A-DTL-TB.A-LI-CAT-SVC-CD</w:t>
            </w:r>
          </w:p>
        </w:tc>
        <w:tc>
          <w:tcPr>
            <w:tcW w:w="1967" w:type="pct"/>
            <w:gridSpan w:val="4"/>
            <w:tcBorders>
              <w:top w:val="single" w:color="616161" w:sz="4" w:space="0"/>
              <w:left w:val="single" w:color="616161" w:sz="4" w:space="0"/>
              <w:bottom w:val="single" w:color="616161" w:sz="4" w:space="0"/>
              <w:right w:val="single" w:color="616161" w:sz="4" w:space="0"/>
            </w:tcBorders>
          </w:tcPr>
          <w:p w:rsidRPr="00205D93" w:rsidR="005824AA" w:rsidP="007A4C37" w:rsidRDefault="005824AA" w14:paraId="7EA5A6D0" wp14:textId="77777777">
            <w:pPr>
              <w:pStyle w:val="TableTextACSSC"/>
              <w:keepNext/>
              <w:rPr>
                <w:rFonts w:ascii="Arial" w:hAnsi="Arial" w:cs="Arial"/>
                <w:sz w:val="18"/>
                <w:szCs w:val="18"/>
              </w:rPr>
            </w:pPr>
          </w:p>
        </w:tc>
        <w:tc>
          <w:tcPr>
            <w:tcW w:w="533" w:type="pct"/>
            <w:tcBorders>
              <w:top w:val="single" w:color="616161" w:sz="4" w:space="0"/>
              <w:left w:val="single" w:color="616161" w:sz="4" w:space="0"/>
              <w:bottom w:val="single" w:color="616161" w:sz="4" w:space="0"/>
              <w:right w:val="single" w:color="616161" w:sz="4" w:space="0"/>
            </w:tcBorders>
            <w:vAlign w:val="center"/>
          </w:tcPr>
          <w:p w:rsidRPr="00205D93" w:rsidR="005824AA" w:rsidP="007A4C37" w:rsidRDefault="005824AA" w14:paraId="70B08A0C" wp14:textId="77777777">
            <w:pPr>
              <w:keepNext/>
              <w:jc w:val="center"/>
              <w:rPr>
                <w:rFonts w:cs="Arial"/>
                <w:noProof/>
                <w:sz w:val="18"/>
                <w:szCs w:val="18"/>
              </w:rPr>
            </w:pPr>
            <w:r w:rsidRPr="00205D93">
              <w:rPr>
                <w:rStyle w:val="ModernTableText"/>
                <w:rFonts w:ascii="Wingdings 2" w:hAnsi="Wingdings 2" w:eastAsia="Wingdings 2" w:cs="Wingdings 2"/>
                <w:noProof/>
                <w:szCs w:val="18"/>
              </w:rPr>
              <w:t>£</w:t>
            </w:r>
            <w:r w:rsidRPr="00205D93">
              <w:rPr>
                <w:rStyle w:val="ModernTableText"/>
                <w:rFonts w:cs="Arial"/>
                <w:noProof/>
                <w:szCs w:val="18"/>
              </w:rPr>
              <w:t xml:space="preserve"> No </w:t>
            </w:r>
            <w:r w:rsidRPr="00205D93">
              <w:rPr>
                <w:rStyle w:val="ModernTableText"/>
                <w:rFonts w:ascii="Wingdings" w:hAnsi="Wingdings" w:eastAsia="Wingdings" w:cs="Wingdings"/>
                <w:noProof/>
                <w:szCs w:val="18"/>
              </w:rPr>
              <w:t>þ</w:t>
            </w:r>
            <w:r w:rsidRPr="00205D93">
              <w:rPr>
                <w:rStyle w:val="ModernTableText"/>
                <w:rFonts w:cs="Arial"/>
                <w:noProof/>
                <w:szCs w:val="18"/>
              </w:rPr>
              <w:t xml:space="preserve"> Yes</w:t>
            </w:r>
          </w:p>
        </w:tc>
      </w:tr>
      <w:tr xmlns:wp14="http://schemas.microsoft.com/office/word/2010/wordml" w:rsidRPr="005652B9" w:rsidR="0071378D" w:rsidTr="00784721" w14:paraId="2750EF5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664"/>
          <w:jc w:val="center"/>
        </w:trPr>
        <w:tc>
          <w:tcPr>
            <w:tcW w:w="1003" w:type="pct"/>
            <w:gridSpan w:val="2"/>
            <w:vMerge/>
            <w:tcBorders>
              <w:left w:val="single" w:color="616161" w:sz="4" w:space="0"/>
              <w:right w:val="single" w:color="616161" w:sz="4" w:space="0"/>
            </w:tcBorders>
          </w:tcPr>
          <w:p w:rsidRPr="00205D93" w:rsidR="0071378D" w:rsidP="007A4C37" w:rsidRDefault="0071378D" w14:paraId="393029AD" wp14:textId="77777777">
            <w:pPr>
              <w:pStyle w:val="TableText1"/>
              <w:keepNext/>
              <w:spacing w:before="40" w:after="40"/>
              <w:rPr>
                <w:rStyle w:val="ModernTableText"/>
                <w:rFonts w:cs="Arial"/>
                <w:b/>
                <w:szCs w:val="18"/>
              </w:rPr>
            </w:pPr>
          </w:p>
        </w:tc>
        <w:tc>
          <w:tcPr>
            <w:tcW w:w="1497" w:type="pct"/>
            <w:gridSpan w:val="4"/>
            <w:tcBorders>
              <w:top w:val="single" w:color="616161" w:sz="4" w:space="0"/>
              <w:left w:val="single" w:color="616161" w:sz="4" w:space="0"/>
              <w:right w:val="single" w:color="616161" w:sz="4" w:space="0"/>
            </w:tcBorders>
          </w:tcPr>
          <w:p w:rsidRPr="007E08F5" w:rsidR="0071378D" w:rsidP="009674C3" w:rsidRDefault="0071378D" w14:paraId="7B80C0F2" wp14:textId="77777777">
            <w:pPr>
              <w:pStyle w:val="TableTextIndent1ACSSC"/>
              <w:keepNext/>
              <w:numPr>
                <w:ilvl w:val="0"/>
                <w:numId w:val="193"/>
              </w:numPr>
              <w:spacing w:after="0"/>
              <w:rPr>
                <w:rFonts w:ascii="Arial" w:hAnsi="Arial" w:cs="Arial"/>
                <w:sz w:val="18"/>
                <w:szCs w:val="18"/>
              </w:rPr>
            </w:pPr>
            <w:r w:rsidRPr="007E08F5">
              <w:rPr>
                <w:rFonts w:ascii="Arial" w:hAnsi="Arial" w:cs="Arial"/>
                <w:sz w:val="18"/>
                <w:szCs w:val="18"/>
              </w:rPr>
              <w:t>SA LI Svc Prov ID</w:t>
            </w:r>
            <w:r w:rsidRPr="007E08F5">
              <w:rPr>
                <w:rFonts w:ascii="Arial" w:hAnsi="Arial" w:cs="Arial"/>
                <w:sz w:val="18"/>
                <w:szCs w:val="18"/>
              </w:rPr>
              <w:br/>
            </w:r>
            <w:r w:rsidRPr="007E08F5">
              <w:rPr>
                <w:rFonts w:ascii="Arial" w:hAnsi="Arial" w:cs="Arial"/>
                <w:sz w:val="18"/>
                <w:szCs w:val="18"/>
              </w:rPr>
              <w:t>P-ALT-ID-TB.P-ALT-ID</w:t>
            </w:r>
            <w:r>
              <w:rPr>
                <w:rFonts w:ascii="Arial" w:hAnsi="Arial" w:cs="Arial"/>
                <w:sz w:val="18"/>
                <w:szCs w:val="18"/>
              </w:rPr>
              <w:t xml:space="preserve"> </w:t>
            </w:r>
            <w:r w:rsidRPr="00293AA8">
              <w:rPr>
                <w:rFonts w:ascii="Arial" w:hAnsi="Arial" w:cs="Arial"/>
                <w:sz w:val="18"/>
                <w:szCs w:val="18"/>
              </w:rPr>
              <w:t>where P_ALT_ID_TY_CD = 1D</w:t>
            </w:r>
          </w:p>
        </w:tc>
        <w:tc>
          <w:tcPr>
            <w:tcW w:w="1967" w:type="pct"/>
            <w:gridSpan w:val="4"/>
            <w:tcBorders>
              <w:top w:val="single" w:color="616161" w:sz="4" w:space="0"/>
              <w:left w:val="single" w:color="616161" w:sz="4" w:space="0"/>
              <w:right w:val="single" w:color="616161" w:sz="4" w:space="0"/>
            </w:tcBorders>
          </w:tcPr>
          <w:p w:rsidRPr="007E08F5" w:rsidR="0071378D" w:rsidP="007A4C37" w:rsidRDefault="0071378D" w14:paraId="6C8A8C1C" wp14:textId="77777777">
            <w:pPr>
              <w:pStyle w:val="TableTextACSSC"/>
              <w:keepNext/>
              <w:rPr>
                <w:rFonts w:ascii="Arial" w:hAnsi="Arial" w:cs="Arial"/>
                <w:sz w:val="18"/>
                <w:szCs w:val="18"/>
              </w:rPr>
            </w:pPr>
            <w:r w:rsidRPr="007E08F5">
              <w:rPr>
                <w:rFonts w:ascii="Arial" w:hAnsi="Arial" w:cs="Arial"/>
                <w:sz w:val="18"/>
                <w:szCs w:val="18"/>
              </w:rPr>
              <w:t>Single Selection only</w:t>
            </w:r>
          </w:p>
        </w:tc>
        <w:tc>
          <w:tcPr>
            <w:tcW w:w="533" w:type="pct"/>
            <w:tcBorders>
              <w:top w:val="single" w:color="616161" w:sz="4" w:space="0"/>
              <w:left w:val="single" w:color="616161" w:sz="4" w:space="0"/>
              <w:right w:val="single" w:color="616161" w:sz="4" w:space="0"/>
            </w:tcBorders>
            <w:vAlign w:val="center"/>
          </w:tcPr>
          <w:p w:rsidRPr="00205D93" w:rsidR="0071378D" w:rsidP="007A4C37" w:rsidRDefault="0071378D" w14:paraId="4DF9CFBF" wp14:textId="77777777">
            <w:pPr>
              <w:keepNext/>
              <w:jc w:val="center"/>
              <w:rPr>
                <w:rStyle w:val="ModernTableText"/>
                <w:rFonts w:cs="Arial"/>
                <w:noProof/>
                <w:szCs w:val="18"/>
              </w:rPr>
            </w:pPr>
            <w:r w:rsidRPr="007E08F5">
              <w:rPr>
                <w:rStyle w:val="ModernTableText"/>
                <w:rFonts w:ascii="Wingdings 2" w:hAnsi="Wingdings 2" w:eastAsia="Wingdings 2" w:cs="Wingdings 2"/>
                <w:noProof/>
                <w:szCs w:val="18"/>
              </w:rPr>
              <w:t>£</w:t>
            </w:r>
            <w:r w:rsidRPr="007E08F5">
              <w:rPr>
                <w:rStyle w:val="ModernTableText"/>
                <w:rFonts w:cs="Arial"/>
                <w:noProof/>
                <w:szCs w:val="18"/>
              </w:rPr>
              <w:t xml:space="preserve"> No </w:t>
            </w:r>
            <w:r w:rsidRPr="007E08F5">
              <w:rPr>
                <w:rStyle w:val="ModernTableText"/>
                <w:rFonts w:ascii="Wingdings" w:hAnsi="Wingdings" w:eastAsia="Wingdings" w:cs="Wingdings"/>
                <w:noProof/>
                <w:szCs w:val="18"/>
              </w:rPr>
              <w:t>þ</w:t>
            </w:r>
            <w:r w:rsidRPr="007E08F5">
              <w:rPr>
                <w:rStyle w:val="ModernTableText"/>
                <w:rFonts w:cs="Arial"/>
                <w:noProof/>
                <w:szCs w:val="18"/>
              </w:rPr>
              <w:t xml:space="preserve"> Yes</w:t>
            </w:r>
          </w:p>
        </w:tc>
      </w:tr>
      <w:tr xmlns:wp14="http://schemas.microsoft.com/office/word/2010/wordml" w:rsidRPr="005652B9" w:rsidR="005824AA" w:rsidTr="005824AA" w14:paraId="18C65E1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84"/>
          <w:jc w:val="center"/>
        </w:trPr>
        <w:tc>
          <w:tcPr>
            <w:tcW w:w="1003" w:type="pct"/>
            <w:gridSpan w:val="2"/>
            <w:vMerge/>
            <w:tcBorders>
              <w:left w:val="single" w:color="616161" w:sz="4" w:space="0"/>
              <w:right w:val="single" w:color="616161" w:sz="4" w:space="0"/>
            </w:tcBorders>
          </w:tcPr>
          <w:p w:rsidRPr="00205D93" w:rsidR="005824AA" w:rsidP="00EA7252" w:rsidRDefault="005824AA" w14:paraId="59D5D060" wp14:textId="77777777">
            <w:pPr>
              <w:pStyle w:val="TableText1"/>
              <w:spacing w:before="40" w:after="40"/>
              <w:rPr>
                <w:rStyle w:val="ModernTableText"/>
                <w:rFonts w:cs="Arial"/>
                <w:b/>
                <w:szCs w:val="18"/>
              </w:rPr>
            </w:pPr>
          </w:p>
        </w:tc>
        <w:tc>
          <w:tcPr>
            <w:tcW w:w="1497" w:type="pct"/>
            <w:gridSpan w:val="4"/>
            <w:tcBorders>
              <w:left w:val="single" w:color="616161" w:sz="4" w:space="0"/>
              <w:bottom w:val="single" w:color="616161" w:sz="4" w:space="0"/>
              <w:right w:val="single" w:color="616161" w:sz="4" w:space="0"/>
            </w:tcBorders>
          </w:tcPr>
          <w:p w:rsidRPr="00205D93" w:rsidR="005824AA" w:rsidP="009674C3" w:rsidRDefault="005824AA" w14:paraId="2D0FF31E" wp14:textId="77777777">
            <w:pPr>
              <w:pStyle w:val="TableTextIndent1ACSSC"/>
              <w:keepNext/>
              <w:keepLines/>
              <w:numPr>
                <w:ilvl w:val="0"/>
                <w:numId w:val="193"/>
              </w:numPr>
              <w:spacing w:after="0"/>
              <w:rPr>
                <w:rFonts w:ascii="Arial" w:hAnsi="Arial" w:cs="Arial"/>
                <w:sz w:val="18"/>
                <w:szCs w:val="18"/>
              </w:rPr>
            </w:pPr>
            <w:r w:rsidRPr="00205D93">
              <w:rPr>
                <w:rFonts w:ascii="Arial" w:hAnsi="Arial" w:cs="Arial"/>
                <w:sz w:val="18"/>
                <w:szCs w:val="18"/>
              </w:rPr>
              <w:t>SA Hdr Stat Cd</w:t>
            </w:r>
            <w:r w:rsidRPr="00205D93">
              <w:rPr>
                <w:rFonts w:ascii="Arial" w:hAnsi="Arial" w:cs="Arial"/>
                <w:sz w:val="18"/>
                <w:szCs w:val="18"/>
              </w:rPr>
              <w:br/>
            </w:r>
            <w:r w:rsidRPr="00205D93">
              <w:rPr>
                <w:rFonts w:ascii="Arial" w:hAnsi="Arial" w:cs="Arial"/>
                <w:sz w:val="18"/>
                <w:szCs w:val="18"/>
              </w:rPr>
              <w:t>A-HDR-TB.A-HDR-STAT-CD</w:t>
            </w:r>
          </w:p>
        </w:tc>
        <w:tc>
          <w:tcPr>
            <w:tcW w:w="1967" w:type="pct"/>
            <w:gridSpan w:val="4"/>
            <w:tcBorders>
              <w:top w:val="single" w:color="616161" w:sz="4" w:space="0"/>
              <w:left w:val="single" w:color="616161" w:sz="4" w:space="0"/>
              <w:bottom w:val="single" w:color="616161" w:sz="4" w:space="0"/>
              <w:right w:val="single" w:color="616161" w:sz="4" w:space="0"/>
            </w:tcBorders>
          </w:tcPr>
          <w:p w:rsidRPr="00205D93" w:rsidR="005824AA" w:rsidP="005824AA" w:rsidRDefault="005824AA" w14:paraId="35958B8E" wp14:textId="77777777">
            <w:pPr>
              <w:pStyle w:val="TableTextACSSC"/>
              <w:keepNext/>
              <w:keepLines/>
              <w:rPr>
                <w:rFonts w:ascii="Arial" w:hAnsi="Arial" w:cs="Arial"/>
                <w:sz w:val="18"/>
                <w:szCs w:val="18"/>
              </w:rPr>
            </w:pPr>
            <w:r w:rsidRPr="00205D93">
              <w:rPr>
                <w:rFonts w:ascii="Arial" w:hAnsi="Arial" w:cs="Arial"/>
                <w:sz w:val="18"/>
                <w:szCs w:val="18"/>
              </w:rPr>
              <w:t>= 'A' (approved)</w:t>
            </w:r>
          </w:p>
        </w:tc>
        <w:tc>
          <w:tcPr>
            <w:tcW w:w="533" w:type="pct"/>
            <w:tcBorders>
              <w:left w:val="single" w:color="616161" w:sz="4" w:space="0"/>
              <w:bottom w:val="single" w:color="616161" w:sz="4" w:space="0"/>
              <w:right w:val="single" w:color="616161" w:sz="4" w:space="0"/>
            </w:tcBorders>
            <w:vAlign w:val="center"/>
          </w:tcPr>
          <w:p w:rsidRPr="00205D93" w:rsidR="005824AA" w:rsidP="00EA7252" w:rsidRDefault="005824AA" w14:paraId="63C06F4C" wp14:textId="77777777">
            <w:pPr>
              <w:jc w:val="center"/>
              <w:rPr>
                <w:rStyle w:val="ModernTableText"/>
                <w:rFonts w:cs="Arial"/>
                <w:noProof/>
                <w:szCs w:val="18"/>
              </w:rPr>
            </w:pPr>
            <w:r w:rsidRPr="00205D93">
              <w:rPr>
                <w:rStyle w:val="ModernTableText"/>
                <w:rFonts w:ascii="Wingdings" w:hAnsi="Wingdings" w:eastAsia="Wingdings" w:cs="Wingdings"/>
                <w:noProof/>
                <w:szCs w:val="18"/>
              </w:rPr>
              <w:t>þ</w:t>
            </w:r>
            <w:r w:rsidRPr="00205D93">
              <w:rPr>
                <w:rStyle w:val="ModernTableText"/>
                <w:rFonts w:cs="Arial"/>
                <w:noProof/>
                <w:szCs w:val="18"/>
              </w:rPr>
              <w:t xml:space="preserve"> No </w:t>
            </w:r>
            <w:r w:rsidRPr="00205D93">
              <w:rPr>
                <w:rStyle w:val="ModernTableText"/>
                <w:rFonts w:ascii="Wingdings 2" w:hAnsi="Wingdings 2" w:eastAsia="Wingdings 2" w:cs="Wingdings 2"/>
                <w:noProof/>
                <w:szCs w:val="18"/>
              </w:rPr>
              <w:t>£</w:t>
            </w:r>
            <w:r w:rsidRPr="00205D93">
              <w:rPr>
                <w:rStyle w:val="ModernTableText"/>
                <w:rFonts w:cs="Arial"/>
                <w:noProof/>
                <w:szCs w:val="18"/>
              </w:rPr>
              <w:t xml:space="preserve"> Yes</w:t>
            </w:r>
          </w:p>
        </w:tc>
      </w:tr>
      <w:tr xmlns:wp14="http://schemas.microsoft.com/office/word/2010/wordml" w:rsidRPr="005652B9" w:rsidR="00C074F4" w:rsidTr="005824AA" w14:paraId="5C15426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84"/>
          <w:jc w:val="center"/>
        </w:trPr>
        <w:tc>
          <w:tcPr>
            <w:tcW w:w="1003" w:type="pct"/>
            <w:gridSpan w:val="2"/>
            <w:vMerge/>
            <w:tcBorders>
              <w:left w:val="single" w:color="616161" w:sz="4" w:space="0"/>
              <w:right w:val="single" w:color="616161" w:sz="4" w:space="0"/>
            </w:tcBorders>
          </w:tcPr>
          <w:p w:rsidRPr="00205D93" w:rsidR="00C074F4" w:rsidP="00EA7252" w:rsidRDefault="00C074F4" w14:paraId="1D4E041F" wp14:textId="77777777">
            <w:pPr>
              <w:pStyle w:val="TableText1"/>
              <w:spacing w:before="40" w:after="40"/>
              <w:rPr>
                <w:rStyle w:val="ModernTableText"/>
                <w:rFonts w:cs="Arial"/>
                <w:b/>
                <w:szCs w:val="18"/>
              </w:rPr>
            </w:pPr>
          </w:p>
        </w:tc>
        <w:tc>
          <w:tcPr>
            <w:tcW w:w="1497" w:type="pct"/>
            <w:gridSpan w:val="4"/>
            <w:tcBorders>
              <w:left w:val="single" w:color="616161" w:sz="4" w:space="0"/>
              <w:bottom w:val="single" w:color="616161" w:sz="4" w:space="0"/>
              <w:right w:val="single" w:color="616161" w:sz="4" w:space="0"/>
            </w:tcBorders>
          </w:tcPr>
          <w:p w:rsidRPr="00205D93" w:rsidR="00C074F4" w:rsidP="009674C3" w:rsidRDefault="00C074F4" w14:paraId="0F088EC8" wp14:textId="77777777">
            <w:pPr>
              <w:pStyle w:val="TableTextIndent1ACSSC"/>
              <w:keepNext/>
              <w:keepLines/>
              <w:numPr>
                <w:ilvl w:val="0"/>
                <w:numId w:val="193"/>
              </w:numPr>
              <w:spacing w:after="0"/>
              <w:rPr>
                <w:rFonts w:ascii="Arial" w:hAnsi="Arial" w:cs="Arial"/>
                <w:sz w:val="18"/>
                <w:szCs w:val="18"/>
              </w:rPr>
            </w:pPr>
            <w:r w:rsidRPr="00C3062C">
              <w:rPr>
                <w:rFonts w:ascii="Arial" w:hAnsi="Arial" w:cs="Arial"/>
                <w:sz w:val="18"/>
                <w:szCs w:val="18"/>
              </w:rPr>
              <w:t>A_LI_END_DT</w:t>
            </w:r>
          </w:p>
        </w:tc>
        <w:tc>
          <w:tcPr>
            <w:tcW w:w="1967" w:type="pct"/>
            <w:gridSpan w:val="4"/>
            <w:tcBorders>
              <w:top w:val="single" w:color="616161" w:sz="4" w:space="0"/>
              <w:left w:val="single" w:color="616161" w:sz="4" w:space="0"/>
              <w:bottom w:val="single" w:color="616161" w:sz="4" w:space="0"/>
              <w:right w:val="single" w:color="616161" w:sz="4" w:space="0"/>
            </w:tcBorders>
          </w:tcPr>
          <w:p w:rsidRPr="00205D93" w:rsidR="00C074F4" w:rsidP="005824AA" w:rsidRDefault="00C074F4" w14:paraId="06C6BB4B" wp14:textId="77777777">
            <w:pPr>
              <w:pStyle w:val="TableTextACSSC"/>
              <w:keepNext/>
              <w:keepLines/>
              <w:rPr>
                <w:rFonts w:ascii="Arial" w:hAnsi="Arial" w:cs="Arial"/>
                <w:sz w:val="18"/>
                <w:szCs w:val="18"/>
              </w:rPr>
            </w:pPr>
            <w:r w:rsidRPr="00205D93">
              <w:rPr>
                <w:rFonts w:ascii="Arial" w:hAnsi="Arial" w:cs="Arial"/>
                <w:sz w:val="18"/>
                <w:szCs w:val="18"/>
              </w:rPr>
              <w:t xml:space="preserve">&gt; </w:t>
            </w:r>
            <w:r w:rsidRPr="00205D93" w:rsidR="00FB37DB">
              <w:rPr>
                <w:rFonts w:ascii="Arial" w:hAnsi="Arial" w:cs="Arial"/>
                <w:sz w:val="18"/>
                <w:szCs w:val="18"/>
              </w:rPr>
              <w:t>Current System</w:t>
            </w:r>
            <w:r w:rsidRPr="00205D93">
              <w:rPr>
                <w:rFonts w:ascii="Arial" w:hAnsi="Arial" w:cs="Arial"/>
                <w:sz w:val="18"/>
                <w:szCs w:val="18"/>
              </w:rPr>
              <w:t xml:space="preserve"> Date</w:t>
            </w:r>
          </w:p>
        </w:tc>
        <w:tc>
          <w:tcPr>
            <w:tcW w:w="533" w:type="pct"/>
            <w:tcBorders>
              <w:left w:val="single" w:color="616161" w:sz="4" w:space="0"/>
              <w:bottom w:val="single" w:color="616161" w:sz="4" w:space="0"/>
              <w:right w:val="single" w:color="616161" w:sz="4" w:space="0"/>
            </w:tcBorders>
            <w:vAlign w:val="center"/>
          </w:tcPr>
          <w:p w:rsidRPr="00205D93" w:rsidR="00C074F4" w:rsidP="00EA7252" w:rsidRDefault="00C074F4" w14:paraId="465C77DB" wp14:textId="77777777">
            <w:pPr>
              <w:jc w:val="center"/>
              <w:rPr>
                <w:rStyle w:val="ModernTableText"/>
                <w:rFonts w:cs="Arial"/>
                <w:noProof/>
                <w:szCs w:val="18"/>
              </w:rPr>
            </w:pPr>
            <w:r w:rsidRPr="00205D93">
              <w:rPr>
                <w:rStyle w:val="ModernTableText"/>
                <w:rFonts w:ascii="Wingdings" w:hAnsi="Wingdings" w:eastAsia="Wingdings" w:cs="Wingdings"/>
                <w:noProof/>
                <w:szCs w:val="18"/>
              </w:rPr>
              <w:t>þ</w:t>
            </w:r>
            <w:r w:rsidRPr="00205D93">
              <w:rPr>
                <w:rStyle w:val="ModernTableText"/>
                <w:rFonts w:cs="Arial"/>
                <w:noProof/>
                <w:szCs w:val="18"/>
              </w:rPr>
              <w:t xml:space="preserve"> No </w:t>
            </w:r>
            <w:r w:rsidRPr="00205D93">
              <w:rPr>
                <w:rStyle w:val="ModernTableText"/>
                <w:rFonts w:ascii="Wingdings 2" w:hAnsi="Wingdings 2" w:eastAsia="Wingdings 2" w:cs="Wingdings 2"/>
                <w:noProof/>
                <w:szCs w:val="18"/>
              </w:rPr>
              <w:t>£</w:t>
            </w:r>
            <w:r w:rsidRPr="00205D93">
              <w:rPr>
                <w:rStyle w:val="ModernTableText"/>
                <w:rFonts w:cs="Arial"/>
                <w:noProof/>
                <w:szCs w:val="18"/>
              </w:rPr>
              <w:t xml:space="preserve"> Yes</w:t>
            </w:r>
          </w:p>
        </w:tc>
      </w:tr>
      <w:tr xmlns:wp14="http://schemas.microsoft.com/office/word/2010/wordml" w:rsidRPr="005652B9" w:rsidR="005824AA" w:rsidTr="005824AA" w14:paraId="06454C5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84"/>
          <w:jc w:val="center"/>
        </w:trPr>
        <w:tc>
          <w:tcPr>
            <w:tcW w:w="1003" w:type="pct"/>
            <w:gridSpan w:val="2"/>
            <w:vMerge/>
            <w:tcBorders>
              <w:left w:val="single" w:color="616161" w:sz="4" w:space="0"/>
              <w:right w:val="single" w:color="616161" w:sz="4" w:space="0"/>
            </w:tcBorders>
          </w:tcPr>
          <w:p w:rsidRPr="00205D93" w:rsidR="005824AA" w:rsidP="00EA7252" w:rsidRDefault="005824AA" w14:paraId="514F18A6" wp14:textId="77777777">
            <w:pPr>
              <w:pStyle w:val="TableText1"/>
              <w:spacing w:before="40" w:after="40"/>
              <w:rPr>
                <w:rStyle w:val="ModernTableText"/>
                <w:rFonts w:cs="Arial"/>
                <w:b/>
                <w:szCs w:val="18"/>
              </w:rPr>
            </w:pPr>
          </w:p>
        </w:tc>
        <w:tc>
          <w:tcPr>
            <w:tcW w:w="1497" w:type="pct"/>
            <w:gridSpan w:val="4"/>
            <w:tcBorders>
              <w:left w:val="single" w:color="616161" w:sz="4" w:space="0"/>
              <w:bottom w:val="single" w:color="616161" w:sz="4" w:space="0"/>
              <w:right w:val="single" w:color="616161" w:sz="4" w:space="0"/>
            </w:tcBorders>
          </w:tcPr>
          <w:p w:rsidRPr="00205D93" w:rsidR="005824AA" w:rsidP="009674C3" w:rsidRDefault="005824AA" w14:paraId="1DB7C029" wp14:textId="77777777">
            <w:pPr>
              <w:pStyle w:val="TableTextIndent1ACSSC"/>
              <w:keepNext/>
              <w:keepLines/>
              <w:numPr>
                <w:ilvl w:val="0"/>
                <w:numId w:val="193"/>
              </w:numPr>
              <w:spacing w:after="0"/>
              <w:rPr>
                <w:rFonts w:ascii="Arial" w:hAnsi="Arial" w:cs="Arial"/>
                <w:sz w:val="18"/>
                <w:szCs w:val="18"/>
              </w:rPr>
            </w:pPr>
            <w:r w:rsidRPr="00205D93">
              <w:rPr>
                <w:rFonts w:ascii="Arial" w:hAnsi="Arial" w:cs="Arial"/>
                <w:sz w:val="18"/>
                <w:szCs w:val="18"/>
              </w:rPr>
              <w:t>SA LI App Freq Num</w:t>
            </w:r>
            <w:r w:rsidRPr="00205D93">
              <w:rPr>
                <w:rFonts w:ascii="Arial" w:hAnsi="Arial" w:cs="Arial"/>
                <w:sz w:val="18"/>
                <w:szCs w:val="18"/>
              </w:rPr>
              <w:br/>
            </w:r>
            <w:r w:rsidRPr="00205D93">
              <w:rPr>
                <w:rFonts w:ascii="Arial" w:hAnsi="Arial" w:cs="Arial"/>
                <w:sz w:val="18"/>
                <w:szCs w:val="18"/>
              </w:rPr>
              <w:t>A-DTL-TB.A-LI-APP-FREQ-NUM</w:t>
            </w:r>
          </w:p>
        </w:tc>
        <w:tc>
          <w:tcPr>
            <w:tcW w:w="1967" w:type="pct"/>
            <w:gridSpan w:val="4"/>
            <w:tcBorders>
              <w:top w:val="single" w:color="616161" w:sz="4" w:space="0"/>
              <w:left w:val="single" w:color="616161" w:sz="4" w:space="0"/>
              <w:bottom w:val="single" w:color="616161" w:sz="4" w:space="0"/>
              <w:right w:val="single" w:color="616161" w:sz="4" w:space="0"/>
            </w:tcBorders>
          </w:tcPr>
          <w:p w:rsidRPr="00205D93" w:rsidR="005824AA" w:rsidP="005824AA" w:rsidRDefault="005824AA" w14:paraId="25D42499" wp14:textId="77777777">
            <w:pPr>
              <w:pStyle w:val="TableTextACSSC"/>
              <w:keepNext/>
              <w:keepLines/>
              <w:rPr>
                <w:rFonts w:ascii="Arial" w:hAnsi="Arial" w:cs="Arial"/>
                <w:sz w:val="18"/>
                <w:szCs w:val="18"/>
              </w:rPr>
            </w:pPr>
          </w:p>
        </w:tc>
        <w:tc>
          <w:tcPr>
            <w:tcW w:w="533" w:type="pct"/>
            <w:tcBorders>
              <w:left w:val="single" w:color="616161" w:sz="4" w:space="0"/>
              <w:bottom w:val="single" w:color="616161" w:sz="4" w:space="0"/>
              <w:right w:val="single" w:color="616161" w:sz="4" w:space="0"/>
            </w:tcBorders>
            <w:vAlign w:val="center"/>
          </w:tcPr>
          <w:p w:rsidRPr="00205D93" w:rsidR="005824AA" w:rsidP="00EA7252" w:rsidRDefault="005824AA" w14:paraId="2FE88079" wp14:textId="77777777">
            <w:pPr>
              <w:jc w:val="center"/>
              <w:rPr>
                <w:rStyle w:val="ModernTableText"/>
                <w:rFonts w:cs="Arial"/>
                <w:noProof/>
                <w:szCs w:val="18"/>
              </w:rPr>
            </w:pPr>
            <w:r w:rsidRPr="00205D93">
              <w:rPr>
                <w:rStyle w:val="ModernTableText"/>
                <w:rFonts w:ascii="Wingdings" w:hAnsi="Wingdings" w:eastAsia="Wingdings" w:cs="Wingdings"/>
                <w:noProof/>
                <w:szCs w:val="18"/>
              </w:rPr>
              <w:t>þ</w:t>
            </w:r>
            <w:r w:rsidRPr="00205D93">
              <w:rPr>
                <w:rStyle w:val="ModernTableText"/>
                <w:rFonts w:cs="Arial"/>
                <w:noProof/>
                <w:szCs w:val="18"/>
              </w:rPr>
              <w:t xml:space="preserve"> No </w:t>
            </w:r>
            <w:r w:rsidRPr="00205D93">
              <w:rPr>
                <w:rStyle w:val="ModernTableText"/>
                <w:rFonts w:ascii="Wingdings 2" w:hAnsi="Wingdings 2" w:eastAsia="Wingdings 2" w:cs="Wingdings 2"/>
                <w:noProof/>
                <w:szCs w:val="18"/>
              </w:rPr>
              <w:t>£</w:t>
            </w:r>
            <w:r w:rsidRPr="00205D93">
              <w:rPr>
                <w:rStyle w:val="ModernTableText"/>
                <w:rFonts w:cs="Arial"/>
                <w:noProof/>
                <w:szCs w:val="18"/>
              </w:rPr>
              <w:t xml:space="preserve"> Yes</w:t>
            </w:r>
          </w:p>
        </w:tc>
      </w:tr>
      <w:tr xmlns:wp14="http://schemas.microsoft.com/office/word/2010/wordml" w:rsidRPr="005652B9" w:rsidR="005824AA" w:rsidTr="005824AA" w14:paraId="4594B95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84"/>
          <w:jc w:val="center"/>
        </w:trPr>
        <w:tc>
          <w:tcPr>
            <w:tcW w:w="1003" w:type="pct"/>
            <w:gridSpan w:val="2"/>
            <w:vMerge/>
            <w:tcBorders>
              <w:left w:val="single" w:color="616161" w:sz="4" w:space="0"/>
              <w:right w:val="single" w:color="616161" w:sz="4" w:space="0"/>
            </w:tcBorders>
          </w:tcPr>
          <w:p w:rsidRPr="00205D93" w:rsidR="005824AA" w:rsidP="00EA7252" w:rsidRDefault="005824AA" w14:paraId="004FFE0F" wp14:textId="77777777">
            <w:pPr>
              <w:pStyle w:val="TableText1"/>
              <w:spacing w:before="40" w:after="40"/>
              <w:rPr>
                <w:rStyle w:val="ModernTableText"/>
                <w:rFonts w:cs="Arial"/>
                <w:b/>
                <w:szCs w:val="18"/>
              </w:rPr>
            </w:pPr>
          </w:p>
        </w:tc>
        <w:tc>
          <w:tcPr>
            <w:tcW w:w="1497" w:type="pct"/>
            <w:gridSpan w:val="4"/>
            <w:tcBorders>
              <w:left w:val="single" w:color="616161" w:sz="4" w:space="0"/>
              <w:bottom w:val="single" w:color="616161" w:sz="4" w:space="0"/>
              <w:right w:val="single" w:color="616161" w:sz="4" w:space="0"/>
            </w:tcBorders>
          </w:tcPr>
          <w:p w:rsidRPr="00205D93" w:rsidR="005824AA" w:rsidP="009674C3" w:rsidRDefault="005824AA" w14:paraId="7FBAD67A" wp14:textId="77777777">
            <w:pPr>
              <w:pStyle w:val="TableTextIndent1ACSSC"/>
              <w:keepNext/>
              <w:keepLines/>
              <w:numPr>
                <w:ilvl w:val="0"/>
                <w:numId w:val="193"/>
              </w:numPr>
              <w:spacing w:after="0"/>
              <w:rPr>
                <w:rFonts w:ascii="Arial" w:hAnsi="Arial" w:cs="Arial"/>
                <w:sz w:val="18"/>
                <w:szCs w:val="18"/>
              </w:rPr>
            </w:pPr>
            <w:r w:rsidRPr="00205D93">
              <w:rPr>
                <w:rFonts w:ascii="Arial" w:hAnsi="Arial" w:cs="Arial"/>
                <w:sz w:val="18"/>
                <w:szCs w:val="18"/>
              </w:rPr>
              <w:t>SA LI App Prd Cd</w:t>
            </w:r>
            <w:r w:rsidRPr="00205D93">
              <w:rPr>
                <w:rFonts w:ascii="Arial" w:hAnsi="Arial" w:cs="Arial"/>
                <w:sz w:val="18"/>
                <w:szCs w:val="18"/>
              </w:rPr>
              <w:br/>
            </w:r>
            <w:r w:rsidRPr="00205D93">
              <w:rPr>
                <w:rFonts w:ascii="Arial" w:hAnsi="Arial" w:cs="Arial"/>
                <w:sz w:val="18"/>
                <w:szCs w:val="18"/>
              </w:rPr>
              <w:t>A-DTL-TB.A-LI-APP-PRD-CD</w:t>
            </w:r>
          </w:p>
        </w:tc>
        <w:tc>
          <w:tcPr>
            <w:tcW w:w="1967" w:type="pct"/>
            <w:gridSpan w:val="4"/>
            <w:tcBorders>
              <w:top w:val="single" w:color="616161" w:sz="4" w:space="0"/>
              <w:left w:val="single" w:color="616161" w:sz="4" w:space="0"/>
              <w:bottom w:val="single" w:color="616161" w:sz="4" w:space="0"/>
              <w:right w:val="single" w:color="616161" w:sz="4" w:space="0"/>
            </w:tcBorders>
          </w:tcPr>
          <w:p w:rsidRPr="00205D93" w:rsidR="005824AA" w:rsidP="005824AA" w:rsidRDefault="005824AA" w14:paraId="6B8739B0" wp14:textId="77777777">
            <w:pPr>
              <w:pStyle w:val="TableTextACSSC"/>
              <w:keepNext/>
              <w:keepLines/>
              <w:rPr>
                <w:rFonts w:ascii="Arial" w:hAnsi="Arial" w:cs="Arial"/>
                <w:sz w:val="18"/>
                <w:szCs w:val="18"/>
              </w:rPr>
            </w:pPr>
            <w:r w:rsidRPr="00205D93">
              <w:rPr>
                <w:rFonts w:ascii="Arial" w:hAnsi="Arial" w:cs="Arial"/>
                <w:sz w:val="18"/>
                <w:szCs w:val="18"/>
              </w:rPr>
              <w:t>Is Not Null and is Not Blank (' ')</w:t>
            </w:r>
          </w:p>
        </w:tc>
        <w:tc>
          <w:tcPr>
            <w:tcW w:w="533" w:type="pct"/>
            <w:tcBorders>
              <w:left w:val="single" w:color="616161" w:sz="4" w:space="0"/>
              <w:bottom w:val="single" w:color="616161" w:sz="4" w:space="0"/>
              <w:right w:val="single" w:color="616161" w:sz="4" w:space="0"/>
            </w:tcBorders>
            <w:vAlign w:val="center"/>
          </w:tcPr>
          <w:p w:rsidRPr="00205D93" w:rsidR="005824AA" w:rsidP="00EA7252" w:rsidRDefault="005824AA" w14:paraId="647D6B05" wp14:textId="77777777">
            <w:pPr>
              <w:jc w:val="center"/>
              <w:rPr>
                <w:rStyle w:val="ModernTableText"/>
                <w:rFonts w:cs="Arial"/>
                <w:noProof/>
                <w:szCs w:val="18"/>
              </w:rPr>
            </w:pPr>
            <w:r w:rsidRPr="00205D93">
              <w:rPr>
                <w:rStyle w:val="ModernTableText"/>
                <w:rFonts w:ascii="Wingdings" w:hAnsi="Wingdings" w:eastAsia="Wingdings" w:cs="Wingdings"/>
                <w:noProof/>
                <w:szCs w:val="18"/>
              </w:rPr>
              <w:t>þ</w:t>
            </w:r>
            <w:r w:rsidRPr="00205D93">
              <w:rPr>
                <w:rStyle w:val="ModernTableText"/>
                <w:rFonts w:cs="Arial"/>
                <w:noProof/>
                <w:szCs w:val="18"/>
              </w:rPr>
              <w:t xml:space="preserve"> No </w:t>
            </w:r>
            <w:r w:rsidRPr="00205D93">
              <w:rPr>
                <w:rStyle w:val="ModernTableText"/>
                <w:rFonts w:ascii="Wingdings 2" w:hAnsi="Wingdings 2" w:eastAsia="Wingdings 2" w:cs="Wingdings 2"/>
                <w:noProof/>
                <w:szCs w:val="18"/>
              </w:rPr>
              <w:t>£</w:t>
            </w:r>
            <w:r w:rsidRPr="00205D93">
              <w:rPr>
                <w:rStyle w:val="ModernTableText"/>
                <w:rFonts w:cs="Arial"/>
                <w:noProof/>
                <w:szCs w:val="18"/>
              </w:rPr>
              <w:t xml:space="preserve"> Yes</w:t>
            </w:r>
          </w:p>
        </w:tc>
      </w:tr>
      <w:tr xmlns:wp14="http://schemas.microsoft.com/office/word/2010/wordml" w:rsidRPr="005652B9" w:rsidR="005824AA" w:rsidTr="005824AA" w14:paraId="3E40258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84"/>
          <w:jc w:val="center"/>
        </w:trPr>
        <w:tc>
          <w:tcPr>
            <w:tcW w:w="1003" w:type="pct"/>
            <w:gridSpan w:val="2"/>
            <w:vMerge/>
            <w:tcBorders>
              <w:left w:val="single" w:color="616161" w:sz="4" w:space="0"/>
              <w:right w:val="single" w:color="616161" w:sz="4" w:space="0"/>
            </w:tcBorders>
          </w:tcPr>
          <w:p w:rsidRPr="00205D93" w:rsidR="005824AA" w:rsidP="00EA7252" w:rsidRDefault="005824AA" w14:paraId="6E7746E0" wp14:textId="77777777">
            <w:pPr>
              <w:pStyle w:val="TableText1"/>
              <w:spacing w:before="40" w:after="40"/>
              <w:rPr>
                <w:rStyle w:val="ModernTableText"/>
                <w:rFonts w:cs="Arial"/>
                <w:b/>
                <w:szCs w:val="18"/>
              </w:rPr>
            </w:pPr>
          </w:p>
        </w:tc>
        <w:tc>
          <w:tcPr>
            <w:tcW w:w="1497" w:type="pct"/>
            <w:gridSpan w:val="4"/>
            <w:tcBorders>
              <w:left w:val="single" w:color="616161" w:sz="4" w:space="0"/>
              <w:bottom w:val="single" w:color="616161" w:sz="4" w:space="0"/>
              <w:right w:val="single" w:color="616161" w:sz="4" w:space="0"/>
            </w:tcBorders>
          </w:tcPr>
          <w:p w:rsidRPr="00205D93" w:rsidR="005824AA" w:rsidP="009674C3" w:rsidRDefault="005824AA" w14:paraId="182597EC" wp14:textId="77777777">
            <w:pPr>
              <w:pStyle w:val="TableTextIndent1ACSSC"/>
              <w:keepNext/>
              <w:keepLines/>
              <w:numPr>
                <w:ilvl w:val="0"/>
                <w:numId w:val="193"/>
              </w:numPr>
              <w:spacing w:after="0"/>
              <w:rPr>
                <w:rFonts w:ascii="Arial" w:hAnsi="Arial" w:cs="Arial"/>
                <w:sz w:val="18"/>
                <w:szCs w:val="18"/>
              </w:rPr>
            </w:pPr>
            <w:r w:rsidRPr="00205D93">
              <w:rPr>
                <w:rFonts w:ascii="Arial" w:hAnsi="Arial" w:cs="Arial"/>
                <w:sz w:val="18"/>
                <w:szCs w:val="18"/>
              </w:rPr>
              <w:t>Total App Units Per Prd</w:t>
            </w:r>
            <w:r w:rsidRPr="00205D93">
              <w:rPr>
                <w:rFonts w:ascii="Arial" w:hAnsi="Arial" w:cs="Arial"/>
                <w:sz w:val="18"/>
                <w:szCs w:val="18"/>
              </w:rPr>
              <w:br/>
            </w:r>
            <w:r w:rsidRPr="00205D93">
              <w:rPr>
                <w:rFonts w:ascii="Arial" w:hAnsi="Arial" w:cs="Arial"/>
                <w:sz w:val="18"/>
                <w:szCs w:val="18"/>
              </w:rPr>
              <w:t>A-DTL-TB.A-LI-APP-LEN-TEXT</w:t>
            </w:r>
          </w:p>
        </w:tc>
        <w:tc>
          <w:tcPr>
            <w:tcW w:w="1967" w:type="pct"/>
            <w:gridSpan w:val="4"/>
            <w:tcBorders>
              <w:top w:val="single" w:color="616161" w:sz="4" w:space="0"/>
              <w:left w:val="single" w:color="616161" w:sz="4" w:space="0"/>
              <w:bottom w:val="single" w:color="616161" w:sz="4" w:space="0"/>
              <w:right w:val="single" w:color="616161" w:sz="4" w:space="0"/>
            </w:tcBorders>
          </w:tcPr>
          <w:p w:rsidRPr="00205D93" w:rsidR="005824AA" w:rsidP="005824AA" w:rsidRDefault="005824AA" w14:paraId="24B29659" wp14:textId="77777777">
            <w:pPr>
              <w:pStyle w:val="TableTextACSSC"/>
              <w:keepNext/>
              <w:keepLines/>
              <w:rPr>
                <w:rFonts w:ascii="Arial" w:hAnsi="Arial" w:cs="Arial"/>
                <w:sz w:val="18"/>
                <w:szCs w:val="18"/>
              </w:rPr>
            </w:pPr>
          </w:p>
        </w:tc>
        <w:tc>
          <w:tcPr>
            <w:tcW w:w="533" w:type="pct"/>
            <w:tcBorders>
              <w:left w:val="single" w:color="616161" w:sz="4" w:space="0"/>
              <w:bottom w:val="single" w:color="616161" w:sz="4" w:space="0"/>
              <w:right w:val="single" w:color="616161" w:sz="4" w:space="0"/>
            </w:tcBorders>
            <w:vAlign w:val="center"/>
          </w:tcPr>
          <w:p w:rsidRPr="00205D93" w:rsidR="005824AA" w:rsidP="00EA7252" w:rsidRDefault="005824AA" w14:paraId="353C9A92" wp14:textId="77777777">
            <w:pPr>
              <w:jc w:val="center"/>
              <w:rPr>
                <w:rStyle w:val="ModernTableText"/>
                <w:rFonts w:cs="Arial"/>
                <w:noProof/>
                <w:szCs w:val="18"/>
              </w:rPr>
            </w:pPr>
            <w:r w:rsidRPr="00205D93">
              <w:rPr>
                <w:rStyle w:val="ModernTableText"/>
                <w:rFonts w:ascii="Wingdings" w:hAnsi="Wingdings" w:eastAsia="Wingdings" w:cs="Wingdings"/>
                <w:noProof/>
                <w:szCs w:val="18"/>
              </w:rPr>
              <w:t>þ</w:t>
            </w:r>
            <w:r w:rsidRPr="00205D93">
              <w:rPr>
                <w:rStyle w:val="ModernTableText"/>
                <w:rFonts w:cs="Arial"/>
                <w:noProof/>
                <w:szCs w:val="18"/>
              </w:rPr>
              <w:t xml:space="preserve"> No </w:t>
            </w:r>
            <w:r w:rsidRPr="00205D93">
              <w:rPr>
                <w:rStyle w:val="ModernTableText"/>
                <w:rFonts w:ascii="Wingdings 2" w:hAnsi="Wingdings 2" w:eastAsia="Wingdings 2" w:cs="Wingdings 2"/>
                <w:noProof/>
                <w:szCs w:val="18"/>
              </w:rPr>
              <w:t>£</w:t>
            </w:r>
            <w:r w:rsidRPr="00205D93">
              <w:rPr>
                <w:rStyle w:val="ModernTableText"/>
                <w:rFonts w:cs="Arial"/>
                <w:noProof/>
                <w:szCs w:val="18"/>
              </w:rPr>
              <w:t xml:space="preserve"> Yes</w:t>
            </w:r>
          </w:p>
        </w:tc>
      </w:tr>
      <w:tr xmlns:wp14="http://schemas.microsoft.com/office/word/2010/wordml" w:rsidRPr="005652B9" w:rsidR="005824AA" w:rsidTr="005824AA" w14:paraId="25CF85B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84"/>
          <w:jc w:val="center"/>
        </w:trPr>
        <w:tc>
          <w:tcPr>
            <w:tcW w:w="1003" w:type="pct"/>
            <w:gridSpan w:val="2"/>
            <w:vMerge/>
            <w:tcBorders>
              <w:left w:val="single" w:color="616161" w:sz="4" w:space="0"/>
              <w:right w:val="single" w:color="616161" w:sz="4" w:space="0"/>
            </w:tcBorders>
          </w:tcPr>
          <w:p w:rsidRPr="00205D93" w:rsidR="005824AA" w:rsidP="00EA7252" w:rsidRDefault="005824AA" w14:paraId="03CCF771" wp14:textId="77777777">
            <w:pPr>
              <w:pStyle w:val="TableText1"/>
              <w:spacing w:before="40" w:after="40"/>
              <w:rPr>
                <w:rStyle w:val="ModernTableText"/>
                <w:rFonts w:cs="Arial"/>
                <w:b/>
                <w:szCs w:val="18"/>
              </w:rPr>
            </w:pPr>
          </w:p>
        </w:tc>
        <w:tc>
          <w:tcPr>
            <w:tcW w:w="1497" w:type="pct"/>
            <w:gridSpan w:val="4"/>
            <w:tcBorders>
              <w:left w:val="single" w:color="616161" w:sz="4" w:space="0"/>
              <w:bottom w:val="single" w:color="616161" w:sz="4" w:space="0"/>
              <w:right w:val="single" w:color="616161" w:sz="4" w:space="0"/>
            </w:tcBorders>
          </w:tcPr>
          <w:p w:rsidRPr="00205D93" w:rsidR="005824AA" w:rsidP="009674C3" w:rsidRDefault="005824AA" w14:paraId="5B6B4D59" wp14:textId="77777777">
            <w:pPr>
              <w:pStyle w:val="TableTextIndent1ACSSC"/>
              <w:keepNext/>
              <w:keepLines/>
              <w:numPr>
                <w:ilvl w:val="0"/>
                <w:numId w:val="193"/>
              </w:numPr>
              <w:spacing w:after="0"/>
              <w:rPr>
                <w:rFonts w:ascii="Arial" w:hAnsi="Arial" w:cs="Arial"/>
                <w:sz w:val="18"/>
                <w:szCs w:val="18"/>
              </w:rPr>
            </w:pPr>
            <w:r w:rsidRPr="00205D93">
              <w:rPr>
                <w:rStyle w:val="ModernTableText"/>
                <w:rFonts w:cs="Arial"/>
                <w:szCs w:val="18"/>
              </w:rPr>
              <w:t xml:space="preserve">% of Units Over Utilized </w:t>
            </w:r>
            <w:r w:rsidRPr="00205D93">
              <w:rPr>
                <w:rStyle w:val="ModernTableText"/>
                <w:rFonts w:cs="Arial"/>
                <w:szCs w:val="18"/>
              </w:rPr>
              <w:br/>
            </w:r>
            <w:r w:rsidRPr="00205D93">
              <w:rPr>
                <w:rStyle w:val="ModernTableText"/>
                <w:rFonts w:cs="Arial"/>
                <w:szCs w:val="18"/>
              </w:rPr>
              <w:t>Program Generated</w:t>
            </w:r>
          </w:p>
        </w:tc>
        <w:tc>
          <w:tcPr>
            <w:tcW w:w="1967" w:type="pct"/>
            <w:gridSpan w:val="4"/>
            <w:tcBorders>
              <w:top w:val="single" w:color="616161" w:sz="4" w:space="0"/>
              <w:left w:val="single" w:color="616161" w:sz="4" w:space="0"/>
              <w:bottom w:val="single" w:color="616161" w:sz="4" w:space="0"/>
              <w:right w:val="single" w:color="616161" w:sz="4" w:space="0"/>
            </w:tcBorders>
          </w:tcPr>
          <w:p w:rsidRPr="00205D93" w:rsidR="005824AA" w:rsidP="005824AA" w:rsidRDefault="005824AA" w14:paraId="14D93D41" wp14:textId="77777777">
            <w:pPr>
              <w:pStyle w:val="TableTextACSSC"/>
              <w:keepNext/>
              <w:keepLines/>
              <w:rPr>
                <w:rFonts w:ascii="Arial" w:hAnsi="Arial" w:cs="Arial"/>
                <w:sz w:val="18"/>
                <w:szCs w:val="18"/>
              </w:rPr>
            </w:pPr>
            <w:r w:rsidRPr="00205D93">
              <w:rPr>
                <w:rFonts w:ascii="Arial" w:hAnsi="Arial" w:cs="Arial"/>
                <w:sz w:val="18"/>
                <w:szCs w:val="18"/>
              </w:rPr>
              <w:t>&gt; 0%</w:t>
            </w:r>
          </w:p>
          <w:p w:rsidRPr="00205D93" w:rsidR="005824AA" w:rsidP="005824AA" w:rsidRDefault="005824AA" w14:paraId="0A31A29F" wp14:textId="77777777">
            <w:pPr>
              <w:pStyle w:val="TableTextACSSC"/>
              <w:keepNext/>
              <w:keepLines/>
              <w:rPr>
                <w:rFonts w:ascii="Arial" w:hAnsi="Arial" w:cs="Arial"/>
                <w:sz w:val="18"/>
                <w:szCs w:val="18"/>
              </w:rPr>
            </w:pPr>
          </w:p>
          <w:p w:rsidRPr="00205D93" w:rsidR="005824AA" w:rsidP="005824AA" w:rsidRDefault="005824AA" w14:paraId="02300C83" wp14:textId="77777777">
            <w:pPr>
              <w:pStyle w:val="TableTextACSSC"/>
              <w:keepNext/>
              <w:keepLines/>
              <w:rPr>
                <w:rFonts w:ascii="Arial" w:hAnsi="Arial" w:cs="Arial"/>
                <w:sz w:val="18"/>
                <w:szCs w:val="18"/>
              </w:rPr>
            </w:pPr>
            <w:r w:rsidRPr="00205D93">
              <w:rPr>
                <w:rFonts w:ascii="Arial" w:hAnsi="Arial" w:cs="Arial"/>
                <w:sz w:val="18"/>
                <w:szCs w:val="18"/>
              </w:rPr>
              <w:t>Refer Column o) in the Report Data Mapping Section</w:t>
            </w:r>
          </w:p>
        </w:tc>
        <w:tc>
          <w:tcPr>
            <w:tcW w:w="533" w:type="pct"/>
            <w:tcBorders>
              <w:left w:val="single" w:color="616161" w:sz="4" w:space="0"/>
              <w:bottom w:val="single" w:color="616161" w:sz="4" w:space="0"/>
              <w:right w:val="single" w:color="616161" w:sz="4" w:space="0"/>
            </w:tcBorders>
            <w:vAlign w:val="center"/>
          </w:tcPr>
          <w:p w:rsidRPr="00205D93" w:rsidR="005824AA" w:rsidP="00EA7252" w:rsidRDefault="005824AA" w14:paraId="4C48C944" wp14:textId="77777777">
            <w:pPr>
              <w:jc w:val="center"/>
              <w:rPr>
                <w:rStyle w:val="ModernTableText"/>
                <w:rFonts w:cs="Arial"/>
                <w:noProof/>
                <w:szCs w:val="18"/>
              </w:rPr>
            </w:pPr>
            <w:r w:rsidRPr="00205D93">
              <w:rPr>
                <w:rStyle w:val="ModernTableText"/>
                <w:rFonts w:ascii="Wingdings" w:hAnsi="Wingdings" w:eastAsia="Wingdings" w:cs="Wingdings"/>
                <w:noProof/>
                <w:szCs w:val="18"/>
              </w:rPr>
              <w:t>þ</w:t>
            </w:r>
            <w:r w:rsidRPr="00205D93">
              <w:rPr>
                <w:rStyle w:val="ModernTableText"/>
                <w:rFonts w:cs="Arial"/>
                <w:noProof/>
                <w:szCs w:val="18"/>
              </w:rPr>
              <w:t xml:space="preserve"> No </w:t>
            </w:r>
            <w:r w:rsidRPr="00205D93">
              <w:rPr>
                <w:rStyle w:val="ModernTableText"/>
                <w:rFonts w:ascii="Wingdings 2" w:hAnsi="Wingdings 2" w:eastAsia="Wingdings 2" w:cs="Wingdings 2"/>
                <w:noProof/>
                <w:szCs w:val="18"/>
              </w:rPr>
              <w:t>£</w:t>
            </w:r>
            <w:r w:rsidRPr="00205D93">
              <w:rPr>
                <w:rStyle w:val="ModernTableText"/>
                <w:rFonts w:cs="Arial"/>
                <w:noProof/>
                <w:szCs w:val="18"/>
              </w:rPr>
              <w:t xml:space="preserve"> Yes</w:t>
            </w:r>
          </w:p>
        </w:tc>
      </w:tr>
      <w:tr xmlns:wp14="http://schemas.microsoft.com/office/word/2010/wordml" w:rsidRPr="005652B9" w:rsidR="003D1E66" w14:paraId="43949C7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5652B9" w:rsidR="003D1E66" w:rsidP="00EA7252" w:rsidRDefault="003D1E66" w14:paraId="682DED96" wp14:textId="77777777">
            <w:pPr>
              <w:pStyle w:val="ModernBodyText"/>
              <w:spacing w:before="40" w:after="40"/>
              <w:jc w:val="center"/>
              <w:rPr>
                <w:rStyle w:val="Modern2nd-levelTableheader"/>
                <w:color w:val="FFFFFF"/>
                <w:sz w:val="21"/>
                <w:szCs w:val="21"/>
              </w:rPr>
            </w:pPr>
            <w:r w:rsidRPr="005652B9">
              <w:rPr>
                <w:sz w:val="21"/>
                <w:szCs w:val="21"/>
              </w:rPr>
              <w:br w:type="page"/>
            </w:r>
            <w:r w:rsidRPr="005652B9">
              <w:rPr>
                <w:rStyle w:val="Modern2nd-levelTableheader"/>
                <w:color w:val="FFFFFF"/>
                <w:sz w:val="21"/>
                <w:szCs w:val="21"/>
              </w:rPr>
              <w:t>Report Control Breaks, Totals, Counts, and Sorts</w:t>
            </w:r>
          </w:p>
        </w:tc>
      </w:tr>
      <w:tr xmlns:wp14="http://schemas.microsoft.com/office/word/2010/wordml" w:rsidRPr="005652B9" w:rsidR="007A4C37" w:rsidTr="007A4C37" w14:paraId="028F3C2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Merge w:val="restart"/>
            <w:vAlign w:val="center"/>
          </w:tcPr>
          <w:p w:rsidRPr="00205D93" w:rsidR="007A4C37" w:rsidP="007A4C37" w:rsidRDefault="007A4C37" w14:paraId="74010D60" wp14:textId="77777777">
            <w:pPr>
              <w:pStyle w:val="TableHeading"/>
              <w:spacing w:before="40" w:after="40"/>
              <w:rPr>
                <w:rStyle w:val="ModernTableText"/>
                <w:noProof/>
                <w:szCs w:val="17"/>
              </w:rPr>
            </w:pPr>
            <w:r w:rsidRPr="00205D93">
              <w:rPr>
                <w:rStyle w:val="ModernTableText"/>
                <w:noProof/>
                <w:szCs w:val="17"/>
              </w:rPr>
              <w:t>Sort By:</w:t>
            </w:r>
          </w:p>
        </w:tc>
        <w:tc>
          <w:tcPr>
            <w:tcW w:w="1876" w:type="pct"/>
            <w:gridSpan w:val="5"/>
            <w:vAlign w:val="center"/>
          </w:tcPr>
          <w:p w:rsidRPr="00105EB0" w:rsidR="007A4C37" w:rsidP="00365B47" w:rsidRDefault="007A4C37" w14:paraId="7A14CA47" wp14:textId="77777777">
            <w:pPr>
              <w:pStyle w:val="TableText"/>
              <w:numPr>
                <w:ilvl w:val="0"/>
                <w:numId w:val="159"/>
              </w:numPr>
              <w:spacing w:before="0" w:after="0"/>
              <w:rPr>
                <w:rStyle w:val="ModernTableText"/>
                <w:lang w:val="en-US" w:eastAsia="en-US"/>
              </w:rPr>
            </w:pPr>
            <w:r w:rsidRPr="00105EB0">
              <w:rPr>
                <w:rStyle w:val="ModernTableText"/>
                <w:lang w:val="en-US" w:eastAsia="en-US"/>
              </w:rPr>
              <w:t>LOB Cd</w:t>
            </w:r>
          </w:p>
        </w:tc>
        <w:tc>
          <w:tcPr>
            <w:tcW w:w="2121" w:type="pct"/>
            <w:gridSpan w:val="4"/>
          </w:tcPr>
          <w:p w:rsidRPr="00205D93" w:rsidR="007A4C37" w:rsidP="00EA7252" w:rsidRDefault="007A4C37" w14:paraId="7644BAD7" wp14:textId="77777777">
            <w:pPr>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Pr="005652B9" w:rsidR="007A4C37" w:rsidTr="007A4C37" w14:paraId="7A6B4DC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Merge/>
            <w:vAlign w:val="center"/>
          </w:tcPr>
          <w:p w:rsidRPr="00205D93" w:rsidR="007A4C37" w:rsidP="007A4C37" w:rsidRDefault="007A4C37" w14:paraId="4C494B24" wp14:textId="77777777">
            <w:pPr>
              <w:pStyle w:val="TableHeading"/>
              <w:spacing w:before="40" w:after="40"/>
              <w:rPr>
                <w:rStyle w:val="ModernTableText"/>
                <w:noProof/>
                <w:szCs w:val="17"/>
              </w:rPr>
            </w:pPr>
          </w:p>
        </w:tc>
        <w:tc>
          <w:tcPr>
            <w:tcW w:w="1876" w:type="pct"/>
            <w:gridSpan w:val="5"/>
            <w:vAlign w:val="center"/>
          </w:tcPr>
          <w:p w:rsidRPr="00105EB0" w:rsidR="007A4C37" w:rsidP="00365B47" w:rsidRDefault="007A4C37" w14:paraId="3B12AE94" wp14:textId="77777777">
            <w:pPr>
              <w:pStyle w:val="TableText"/>
              <w:numPr>
                <w:ilvl w:val="0"/>
                <w:numId w:val="159"/>
              </w:numPr>
              <w:spacing w:before="0" w:after="0"/>
              <w:rPr>
                <w:rStyle w:val="ModernTableText"/>
                <w:lang w:val="en-US" w:eastAsia="en-US"/>
              </w:rPr>
            </w:pPr>
            <w:r w:rsidRPr="00105EB0">
              <w:rPr>
                <w:rStyle w:val="ModernTableText"/>
                <w:lang w:val="en-US" w:eastAsia="en-US"/>
              </w:rPr>
              <w:t xml:space="preserve">Line Item </w:t>
            </w:r>
            <w:r w:rsidRPr="00105EB0" w:rsidR="0037196C">
              <w:rPr>
                <w:rStyle w:val="ModernTableText"/>
                <w:lang w:val="en-US" w:eastAsia="en-US"/>
              </w:rPr>
              <w:t>Servicing</w:t>
            </w:r>
            <w:r w:rsidRPr="00105EB0">
              <w:rPr>
                <w:rStyle w:val="ModernTableText"/>
                <w:lang w:val="en-US" w:eastAsia="en-US"/>
              </w:rPr>
              <w:t xml:space="preserve"> Provider ID (</w:t>
            </w:r>
            <w:r w:rsidRPr="00105EB0" w:rsidR="00FA41AA">
              <w:rPr>
                <w:rStyle w:val="ModernTableText"/>
                <w:lang w:val="en-US" w:eastAsia="en-US"/>
              </w:rPr>
              <w:t>SA LI Svc Prov ID</w:t>
            </w:r>
            <w:r w:rsidRPr="00105EB0">
              <w:rPr>
                <w:rStyle w:val="ModernTableText"/>
                <w:lang w:val="en-US" w:eastAsia="en-US"/>
              </w:rPr>
              <w:t>)</w:t>
            </w:r>
          </w:p>
        </w:tc>
        <w:tc>
          <w:tcPr>
            <w:tcW w:w="2121" w:type="pct"/>
            <w:gridSpan w:val="4"/>
          </w:tcPr>
          <w:p w:rsidRPr="00205D93" w:rsidR="007A4C37" w:rsidP="00EA7252" w:rsidRDefault="007A4C37" w14:paraId="1B93B360" wp14:textId="77777777">
            <w:pPr>
              <w:rPr>
                <w:noProof/>
                <w:sz w:val="18"/>
                <w:szCs w:val="19"/>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Pr="005652B9" w:rsidR="007A4C37" w:rsidTr="007A4C37" w14:paraId="1043856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Merge/>
            <w:vAlign w:val="center"/>
          </w:tcPr>
          <w:p w:rsidRPr="00205D93" w:rsidR="007A4C37" w:rsidP="007A4C37" w:rsidRDefault="007A4C37" w14:paraId="038A5A99" wp14:textId="77777777">
            <w:pPr>
              <w:pStyle w:val="TableHeading"/>
              <w:spacing w:before="40" w:after="40"/>
              <w:rPr>
                <w:rStyle w:val="ModernTableText"/>
                <w:noProof/>
                <w:szCs w:val="17"/>
              </w:rPr>
            </w:pPr>
          </w:p>
        </w:tc>
        <w:tc>
          <w:tcPr>
            <w:tcW w:w="1876" w:type="pct"/>
            <w:gridSpan w:val="5"/>
            <w:vAlign w:val="center"/>
          </w:tcPr>
          <w:p w:rsidRPr="00205D93" w:rsidR="007A4C37" w:rsidP="00365B47" w:rsidRDefault="007A4C37" w14:paraId="524E69EA" wp14:textId="77777777">
            <w:pPr>
              <w:pStyle w:val="TableText1"/>
              <w:numPr>
                <w:ilvl w:val="0"/>
                <w:numId w:val="159"/>
              </w:numPr>
              <w:spacing w:before="40" w:after="40"/>
              <w:rPr>
                <w:rStyle w:val="ModernTableText"/>
                <w:szCs w:val="17"/>
              </w:rPr>
            </w:pPr>
            <w:r w:rsidRPr="00205D93">
              <w:rPr>
                <w:bCs/>
                <w:color w:val="000000"/>
                <w:sz w:val="18"/>
                <w:szCs w:val="17"/>
              </w:rPr>
              <w:t>Auth Type (SA Ty Cd)</w:t>
            </w:r>
          </w:p>
        </w:tc>
        <w:tc>
          <w:tcPr>
            <w:tcW w:w="2121" w:type="pct"/>
            <w:gridSpan w:val="4"/>
            <w:vAlign w:val="center"/>
          </w:tcPr>
          <w:p w:rsidRPr="00205D93" w:rsidR="007A4C37" w:rsidP="00EA7252" w:rsidRDefault="007A4C37" w14:paraId="7E699DFD" wp14:textId="77777777">
            <w:pPr>
              <w:pStyle w:val="TableText1"/>
              <w:spacing w:before="40" w:after="40"/>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Pr="005652B9" w:rsidR="007A4C37" w:rsidTr="007A4C37" w14:paraId="42A1134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Merge/>
            <w:vAlign w:val="center"/>
          </w:tcPr>
          <w:p w:rsidRPr="00205D93" w:rsidR="007A4C37" w:rsidP="007A4C37" w:rsidRDefault="007A4C37" w14:paraId="3E28733E" wp14:textId="77777777">
            <w:pPr>
              <w:pStyle w:val="TableHeading"/>
              <w:spacing w:before="40" w:after="40"/>
              <w:rPr>
                <w:rStyle w:val="ModernTableText"/>
                <w:noProof/>
                <w:szCs w:val="17"/>
              </w:rPr>
            </w:pPr>
          </w:p>
        </w:tc>
        <w:tc>
          <w:tcPr>
            <w:tcW w:w="1876" w:type="pct"/>
            <w:gridSpan w:val="5"/>
            <w:vAlign w:val="center"/>
          </w:tcPr>
          <w:p w:rsidRPr="00205D93" w:rsidR="007A4C37" w:rsidP="00365B47" w:rsidRDefault="007A4C37" w14:paraId="51B83042" wp14:textId="77777777">
            <w:pPr>
              <w:pStyle w:val="TableText1"/>
              <w:numPr>
                <w:ilvl w:val="0"/>
                <w:numId w:val="159"/>
              </w:numPr>
              <w:spacing w:before="40" w:after="40"/>
              <w:rPr>
                <w:rStyle w:val="ModernTableText"/>
                <w:szCs w:val="17"/>
              </w:rPr>
            </w:pPr>
            <w:r w:rsidRPr="00205D93">
              <w:rPr>
                <w:rFonts w:cs="Arial"/>
                <w:bCs/>
                <w:color w:val="000000"/>
                <w:sz w:val="18"/>
                <w:szCs w:val="17"/>
              </w:rPr>
              <w:t>SA Category Code (SA LI Cat Svc Cd)</w:t>
            </w:r>
          </w:p>
        </w:tc>
        <w:tc>
          <w:tcPr>
            <w:tcW w:w="2121" w:type="pct"/>
            <w:gridSpan w:val="4"/>
            <w:vAlign w:val="center"/>
          </w:tcPr>
          <w:p w:rsidRPr="00205D93" w:rsidR="007A4C37" w:rsidP="00EA7252" w:rsidRDefault="007A4C37" w14:paraId="261D5EC3"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Pr="005652B9" w:rsidR="007A4C37" w:rsidTr="007A4C37" w14:paraId="342452D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Merge/>
            <w:vAlign w:val="center"/>
          </w:tcPr>
          <w:p w:rsidRPr="00205D93" w:rsidR="007A4C37" w:rsidP="007A4C37" w:rsidRDefault="007A4C37" w14:paraId="6B937D9D" wp14:textId="77777777">
            <w:pPr>
              <w:pStyle w:val="TableHeading"/>
              <w:spacing w:before="40" w:after="40"/>
              <w:rPr>
                <w:rStyle w:val="ModernTableText"/>
                <w:noProof/>
                <w:szCs w:val="17"/>
              </w:rPr>
            </w:pPr>
          </w:p>
        </w:tc>
        <w:tc>
          <w:tcPr>
            <w:tcW w:w="1876" w:type="pct"/>
            <w:gridSpan w:val="5"/>
            <w:vAlign w:val="center"/>
          </w:tcPr>
          <w:p w:rsidRPr="00205D93" w:rsidR="007A4C37" w:rsidP="00365B47" w:rsidRDefault="007A4C37" w14:paraId="10DFCF91" wp14:textId="77777777">
            <w:pPr>
              <w:pStyle w:val="TableText1"/>
              <w:numPr>
                <w:ilvl w:val="0"/>
                <w:numId w:val="159"/>
              </w:numPr>
              <w:spacing w:before="40" w:after="40"/>
              <w:rPr>
                <w:rStyle w:val="ModernTableText"/>
              </w:rPr>
            </w:pPr>
            <w:r w:rsidRPr="00205D93">
              <w:rPr>
                <w:rStyle w:val="ModernTableText"/>
              </w:rPr>
              <w:t>SA Over-Utilization Percentage</w:t>
            </w:r>
          </w:p>
        </w:tc>
        <w:tc>
          <w:tcPr>
            <w:tcW w:w="2121" w:type="pct"/>
            <w:gridSpan w:val="4"/>
            <w:vAlign w:val="center"/>
          </w:tcPr>
          <w:p w:rsidRPr="00205D93" w:rsidR="007A4C37" w:rsidP="00EA7252" w:rsidRDefault="00B261DE" w14:paraId="3BEC185B" wp14:textId="77777777">
            <w:pPr>
              <w:pStyle w:val="TableText1"/>
              <w:spacing w:before="40" w:after="40"/>
              <w:rPr>
                <w:rStyle w:val="ModernTableText"/>
                <w:noProof/>
                <w:szCs w:val="23"/>
              </w:rPr>
            </w:pPr>
            <w:r w:rsidRPr="00205D93">
              <w:rPr>
                <w:rStyle w:val="ModernTableText"/>
                <w:rFonts w:ascii="Wingdings 2" w:hAnsi="Wingdings 2" w:eastAsia="Wingdings 2" w:cs="Wingdings 2"/>
                <w:noProof/>
                <w:szCs w:val="23"/>
              </w:rPr>
              <w:t>£</w:t>
            </w:r>
            <w:r w:rsidRPr="00205D93" w:rsidR="007A4C37">
              <w:rPr>
                <w:rStyle w:val="ModernTableText"/>
                <w:noProof/>
                <w:szCs w:val="17"/>
              </w:rPr>
              <w:t xml:space="preserve"> Ascending    </w:t>
            </w:r>
            <w:r w:rsidRPr="00205D93">
              <w:rPr>
                <w:rStyle w:val="ModernTableText"/>
                <w:rFonts w:ascii="Wingdings" w:hAnsi="Wingdings" w:eastAsia="Wingdings" w:cs="Wingdings"/>
                <w:noProof/>
                <w:szCs w:val="23"/>
              </w:rPr>
              <w:t>þ</w:t>
            </w:r>
            <w:r w:rsidRPr="00205D93" w:rsidR="007A4C37">
              <w:rPr>
                <w:rStyle w:val="ModernTableText"/>
                <w:noProof/>
                <w:szCs w:val="17"/>
              </w:rPr>
              <w:t xml:space="preserve"> Descending</w:t>
            </w:r>
          </w:p>
        </w:tc>
      </w:tr>
      <w:tr xmlns:wp14="http://schemas.microsoft.com/office/word/2010/wordml" w:rsidRPr="005652B9" w:rsidR="003D1E66" w:rsidTr="007A4C37" w14:paraId="2173A2F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restart"/>
            <w:vAlign w:val="center"/>
          </w:tcPr>
          <w:p w:rsidRPr="00205D93" w:rsidR="003D1E66" w:rsidP="007A4C37" w:rsidRDefault="003D1E66" w14:paraId="1EFC3A43" wp14:textId="77777777">
            <w:pPr>
              <w:pStyle w:val="TableHeading"/>
              <w:spacing w:before="40" w:after="40"/>
              <w:rPr>
                <w:rStyle w:val="ModernTableText"/>
                <w:noProof/>
                <w:szCs w:val="17"/>
              </w:rPr>
            </w:pPr>
            <w:r w:rsidRPr="00205D93">
              <w:rPr>
                <w:rStyle w:val="ModernTableText"/>
                <w:noProof/>
                <w:szCs w:val="17"/>
              </w:rPr>
              <w:t>Control Break</w:t>
            </w:r>
          </w:p>
        </w:tc>
        <w:tc>
          <w:tcPr>
            <w:tcW w:w="511" w:type="pct"/>
            <w:vAlign w:val="center"/>
          </w:tcPr>
          <w:p w:rsidRPr="00205D93" w:rsidR="003D1E66" w:rsidP="007A4C37" w:rsidRDefault="003D1E66" w14:paraId="19073D2F" wp14:textId="77777777">
            <w:pPr>
              <w:pStyle w:val="TableHeading"/>
              <w:spacing w:before="40" w:after="40"/>
              <w:rPr>
                <w:rStyle w:val="ModernTableText"/>
                <w:noProof/>
                <w:szCs w:val="17"/>
              </w:rPr>
            </w:pPr>
            <w:r w:rsidRPr="00205D93">
              <w:rPr>
                <w:rStyle w:val="ModernTableText"/>
                <w:noProof/>
                <w:szCs w:val="17"/>
              </w:rPr>
              <w:t>Page:</w:t>
            </w:r>
          </w:p>
        </w:tc>
        <w:tc>
          <w:tcPr>
            <w:tcW w:w="1207" w:type="pct"/>
            <w:gridSpan w:val="2"/>
            <w:vAlign w:val="center"/>
          </w:tcPr>
          <w:p w:rsidRPr="00205D93" w:rsidR="003D1E66" w:rsidP="00365B47" w:rsidRDefault="005824AA" w14:paraId="353567E2" wp14:textId="77777777">
            <w:pPr>
              <w:pStyle w:val="TableText1"/>
              <w:numPr>
                <w:ilvl w:val="0"/>
                <w:numId w:val="158"/>
              </w:numPr>
              <w:spacing w:before="40" w:after="40"/>
              <w:rPr>
                <w:rStyle w:val="ModernTableText"/>
                <w:szCs w:val="17"/>
              </w:rPr>
            </w:pPr>
            <w:r w:rsidRPr="00205D93">
              <w:rPr>
                <w:rStyle w:val="ModernTableText"/>
                <w:szCs w:val="17"/>
              </w:rPr>
              <w:t>LOB Cd</w:t>
            </w:r>
          </w:p>
        </w:tc>
        <w:tc>
          <w:tcPr>
            <w:tcW w:w="1576" w:type="pct"/>
            <w:gridSpan w:val="5"/>
            <w:vAlign w:val="center"/>
          </w:tcPr>
          <w:p w:rsidRPr="00205D93" w:rsidR="003D1E66" w:rsidP="00365B47" w:rsidRDefault="005824AA" w14:paraId="3CF4454B" wp14:textId="77777777">
            <w:pPr>
              <w:pStyle w:val="TableText1"/>
              <w:numPr>
                <w:ilvl w:val="0"/>
                <w:numId w:val="158"/>
              </w:numPr>
              <w:spacing w:before="40" w:after="40"/>
              <w:rPr>
                <w:rStyle w:val="ModernTableText"/>
                <w:szCs w:val="17"/>
              </w:rPr>
            </w:pPr>
            <w:r w:rsidRPr="00205D93">
              <w:rPr>
                <w:rStyle w:val="ModernTableText"/>
                <w:szCs w:val="17"/>
              </w:rPr>
              <w:t xml:space="preserve">Line Item </w:t>
            </w:r>
            <w:r w:rsidRPr="00205D93" w:rsidR="0037196C">
              <w:rPr>
                <w:rStyle w:val="ModernTableText"/>
                <w:szCs w:val="17"/>
              </w:rPr>
              <w:t>Servicing</w:t>
            </w:r>
            <w:r w:rsidRPr="00205D93">
              <w:rPr>
                <w:rStyle w:val="ModernTableText"/>
                <w:szCs w:val="17"/>
              </w:rPr>
              <w:t xml:space="preserve"> Provider ID (</w:t>
            </w:r>
            <w:r w:rsidRPr="00205D93" w:rsidR="00FA41AA">
              <w:rPr>
                <w:rStyle w:val="ModernTableText"/>
                <w:szCs w:val="17"/>
              </w:rPr>
              <w:t>SA LI Svc Prov ID</w:t>
            </w:r>
            <w:r w:rsidRPr="00205D93">
              <w:rPr>
                <w:rStyle w:val="ModernTableText"/>
                <w:szCs w:val="17"/>
              </w:rPr>
              <w:t>)</w:t>
            </w:r>
          </w:p>
        </w:tc>
        <w:tc>
          <w:tcPr>
            <w:tcW w:w="1214" w:type="pct"/>
            <w:gridSpan w:val="2"/>
            <w:vAlign w:val="center"/>
          </w:tcPr>
          <w:p w:rsidRPr="00205D93" w:rsidR="003D1E66" w:rsidP="00365B47" w:rsidRDefault="003D1E66" w14:paraId="50C7CB7E" wp14:textId="77777777">
            <w:pPr>
              <w:pStyle w:val="TableText1"/>
              <w:numPr>
                <w:ilvl w:val="0"/>
                <w:numId w:val="158"/>
              </w:numPr>
              <w:spacing w:before="40" w:after="40"/>
              <w:rPr>
                <w:rStyle w:val="ModernTableText"/>
                <w:szCs w:val="17"/>
              </w:rPr>
            </w:pPr>
          </w:p>
        </w:tc>
      </w:tr>
      <w:tr xmlns:wp14="http://schemas.microsoft.com/office/word/2010/wordml" w:rsidRPr="005652B9" w:rsidR="003D1E66" w:rsidTr="007A4C37" w14:paraId="52F7588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tcBorders>
              <w:bottom w:val="single" w:color="616161" w:sz="2" w:space="0"/>
            </w:tcBorders>
            <w:vAlign w:val="center"/>
          </w:tcPr>
          <w:p w:rsidRPr="00205D93" w:rsidR="003D1E66" w:rsidP="007A4C37" w:rsidRDefault="003D1E66" w14:paraId="577672DC" wp14:textId="77777777">
            <w:pPr>
              <w:pStyle w:val="TableHeading"/>
              <w:spacing w:before="40" w:after="40"/>
              <w:rPr>
                <w:rStyle w:val="ModernTableText"/>
                <w:noProof/>
                <w:szCs w:val="17"/>
              </w:rPr>
            </w:pPr>
          </w:p>
        </w:tc>
        <w:tc>
          <w:tcPr>
            <w:tcW w:w="511" w:type="pct"/>
            <w:tcBorders>
              <w:bottom w:val="single" w:color="616161" w:sz="2" w:space="0"/>
            </w:tcBorders>
            <w:vAlign w:val="center"/>
          </w:tcPr>
          <w:p w:rsidRPr="00205D93" w:rsidR="003D1E66" w:rsidP="007A4C37" w:rsidRDefault="003D1E66" w14:paraId="240F54B3" wp14:textId="77777777">
            <w:pPr>
              <w:pStyle w:val="TableHeading"/>
              <w:spacing w:before="40" w:after="40"/>
              <w:rPr>
                <w:rStyle w:val="ModernTableText"/>
                <w:noProof/>
                <w:szCs w:val="17"/>
              </w:rPr>
            </w:pPr>
            <w:r w:rsidRPr="00205D93">
              <w:rPr>
                <w:rStyle w:val="ModernTableText"/>
                <w:noProof/>
                <w:szCs w:val="17"/>
              </w:rPr>
              <w:t>Section:</w:t>
            </w:r>
          </w:p>
        </w:tc>
        <w:tc>
          <w:tcPr>
            <w:tcW w:w="1207" w:type="pct"/>
            <w:gridSpan w:val="2"/>
            <w:tcBorders>
              <w:bottom w:val="single" w:color="616161" w:sz="2" w:space="0"/>
            </w:tcBorders>
            <w:vAlign w:val="center"/>
          </w:tcPr>
          <w:p w:rsidRPr="00205D93" w:rsidR="003D1E66" w:rsidP="00365B47" w:rsidRDefault="003D1E66" w14:paraId="5C8491A5" wp14:textId="77777777">
            <w:pPr>
              <w:pStyle w:val="TableText1"/>
              <w:numPr>
                <w:ilvl w:val="0"/>
                <w:numId w:val="160"/>
              </w:numPr>
              <w:spacing w:before="40" w:after="40"/>
              <w:rPr>
                <w:rStyle w:val="ModernTableText"/>
                <w:szCs w:val="17"/>
              </w:rPr>
            </w:pPr>
            <w:r w:rsidRPr="00205D93">
              <w:rPr>
                <w:rFonts w:cs="Arial"/>
                <w:bCs/>
                <w:color w:val="000000"/>
                <w:sz w:val="18"/>
                <w:szCs w:val="17"/>
              </w:rPr>
              <w:t>Auth Type (SA Ty Cd)</w:t>
            </w:r>
          </w:p>
        </w:tc>
        <w:tc>
          <w:tcPr>
            <w:tcW w:w="1576" w:type="pct"/>
            <w:gridSpan w:val="5"/>
            <w:tcBorders>
              <w:bottom w:val="single" w:color="616161" w:sz="2" w:space="0"/>
            </w:tcBorders>
            <w:vAlign w:val="center"/>
          </w:tcPr>
          <w:p w:rsidRPr="00205D93" w:rsidR="003D1E66" w:rsidP="00365B47" w:rsidRDefault="003D1E66" w14:paraId="54025E2A" wp14:textId="77777777">
            <w:pPr>
              <w:pStyle w:val="TableText1"/>
              <w:numPr>
                <w:ilvl w:val="0"/>
                <w:numId w:val="160"/>
              </w:numPr>
              <w:spacing w:before="40" w:after="40"/>
              <w:rPr>
                <w:rStyle w:val="ModernTableText"/>
                <w:szCs w:val="17"/>
              </w:rPr>
            </w:pPr>
            <w:r w:rsidRPr="00205D93">
              <w:rPr>
                <w:rFonts w:cs="Arial"/>
                <w:bCs/>
                <w:color w:val="000000"/>
                <w:sz w:val="18"/>
                <w:szCs w:val="17"/>
              </w:rPr>
              <w:t>SA Category Code (</w:t>
            </w:r>
            <w:r w:rsidRPr="00205D93" w:rsidR="00610C28">
              <w:rPr>
                <w:rFonts w:cs="Arial"/>
                <w:bCs/>
                <w:color w:val="000000"/>
                <w:sz w:val="18"/>
                <w:szCs w:val="17"/>
              </w:rPr>
              <w:t>SA LI Cat Svc Cd</w:t>
            </w:r>
            <w:r w:rsidRPr="00205D93">
              <w:rPr>
                <w:rFonts w:cs="Arial"/>
                <w:bCs/>
                <w:color w:val="000000"/>
                <w:sz w:val="18"/>
                <w:szCs w:val="17"/>
              </w:rPr>
              <w:t>)</w:t>
            </w:r>
          </w:p>
        </w:tc>
        <w:tc>
          <w:tcPr>
            <w:tcW w:w="1214" w:type="pct"/>
            <w:gridSpan w:val="2"/>
            <w:tcBorders>
              <w:bottom w:val="single" w:color="616161" w:sz="2" w:space="0"/>
            </w:tcBorders>
            <w:vAlign w:val="center"/>
          </w:tcPr>
          <w:p w:rsidRPr="00205D93" w:rsidR="003D1E66" w:rsidP="00365B47" w:rsidRDefault="003D1E66" w14:paraId="1ED91378" wp14:textId="77777777">
            <w:pPr>
              <w:pStyle w:val="TableText1"/>
              <w:numPr>
                <w:ilvl w:val="0"/>
                <w:numId w:val="160"/>
              </w:numPr>
              <w:spacing w:before="40" w:after="40"/>
              <w:rPr>
                <w:rStyle w:val="ModernTableText"/>
                <w:szCs w:val="17"/>
              </w:rPr>
            </w:pPr>
          </w:p>
        </w:tc>
      </w:tr>
      <w:tr xmlns:wp14="http://schemas.microsoft.com/office/word/2010/wordml" w:rsidRPr="005652B9" w:rsidR="003D1E66" w:rsidTr="007A4C37" w14:paraId="44A8901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restart"/>
            <w:vAlign w:val="center"/>
          </w:tcPr>
          <w:p w:rsidRPr="00205D93" w:rsidR="003D1E66" w:rsidP="007A4C37" w:rsidRDefault="003D1E66" w14:paraId="095B659B" wp14:textId="77777777">
            <w:pPr>
              <w:pStyle w:val="TableHeading"/>
              <w:spacing w:before="40" w:after="40"/>
              <w:rPr>
                <w:rStyle w:val="ModernTableText"/>
                <w:noProof/>
                <w:szCs w:val="17"/>
              </w:rPr>
            </w:pPr>
            <w:r w:rsidRPr="00205D93">
              <w:rPr>
                <w:rStyle w:val="ModernTableText"/>
                <w:noProof/>
                <w:szCs w:val="17"/>
              </w:rPr>
              <w:t>Total</w:t>
            </w:r>
          </w:p>
        </w:tc>
        <w:tc>
          <w:tcPr>
            <w:tcW w:w="511" w:type="pct"/>
            <w:vAlign w:val="center"/>
          </w:tcPr>
          <w:p w:rsidRPr="00205D93" w:rsidR="003D1E66" w:rsidP="007A4C37" w:rsidRDefault="003D1E66" w14:paraId="53D84A78" wp14:textId="77777777">
            <w:pPr>
              <w:pStyle w:val="TableHeading"/>
              <w:spacing w:before="40" w:after="40"/>
              <w:rPr>
                <w:rStyle w:val="ModernTableText"/>
                <w:noProof/>
                <w:szCs w:val="17"/>
              </w:rPr>
            </w:pPr>
            <w:r w:rsidRPr="00205D93">
              <w:rPr>
                <w:rStyle w:val="ModernTableText"/>
                <w:noProof/>
                <w:szCs w:val="17"/>
              </w:rPr>
              <w:t>Grand:</w:t>
            </w:r>
          </w:p>
        </w:tc>
        <w:tc>
          <w:tcPr>
            <w:tcW w:w="1207" w:type="pct"/>
            <w:gridSpan w:val="2"/>
            <w:vAlign w:val="center"/>
          </w:tcPr>
          <w:p w:rsidRPr="00205D93" w:rsidR="003D1E66" w:rsidP="00365B47" w:rsidRDefault="003D1E66" w14:paraId="33488D18" wp14:textId="77777777">
            <w:pPr>
              <w:pStyle w:val="TableText1"/>
              <w:numPr>
                <w:ilvl w:val="0"/>
                <w:numId w:val="162"/>
              </w:numPr>
              <w:spacing w:before="40" w:after="40"/>
              <w:rPr>
                <w:rStyle w:val="ModernTableText"/>
                <w:szCs w:val="17"/>
              </w:rPr>
            </w:pPr>
          </w:p>
        </w:tc>
        <w:tc>
          <w:tcPr>
            <w:tcW w:w="1576" w:type="pct"/>
            <w:gridSpan w:val="5"/>
            <w:vAlign w:val="center"/>
          </w:tcPr>
          <w:p w:rsidRPr="00205D93" w:rsidR="003D1E66" w:rsidP="00365B47" w:rsidRDefault="003D1E66" w14:paraId="3C5F8E58" wp14:textId="77777777">
            <w:pPr>
              <w:pStyle w:val="TableText1"/>
              <w:numPr>
                <w:ilvl w:val="0"/>
                <w:numId w:val="162"/>
              </w:numPr>
              <w:spacing w:before="40" w:after="40"/>
              <w:rPr>
                <w:rStyle w:val="ModernTableText"/>
                <w:szCs w:val="17"/>
              </w:rPr>
            </w:pPr>
          </w:p>
        </w:tc>
        <w:tc>
          <w:tcPr>
            <w:tcW w:w="1214" w:type="pct"/>
            <w:gridSpan w:val="2"/>
            <w:vAlign w:val="center"/>
          </w:tcPr>
          <w:p w:rsidRPr="00205D93" w:rsidR="003D1E66" w:rsidP="00365B47" w:rsidRDefault="003D1E66" w14:paraId="6C0804E0" wp14:textId="77777777">
            <w:pPr>
              <w:pStyle w:val="TableText1"/>
              <w:numPr>
                <w:ilvl w:val="0"/>
                <w:numId w:val="162"/>
              </w:numPr>
              <w:spacing w:before="40" w:after="40"/>
              <w:rPr>
                <w:rStyle w:val="ModernTableText"/>
                <w:szCs w:val="17"/>
              </w:rPr>
            </w:pPr>
          </w:p>
        </w:tc>
      </w:tr>
      <w:tr xmlns:wp14="http://schemas.microsoft.com/office/word/2010/wordml" w:rsidRPr="005652B9" w:rsidR="003D1E66" w:rsidTr="007A4C37" w14:paraId="655AF9D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ign w:val="center"/>
          </w:tcPr>
          <w:p w:rsidRPr="00205D93" w:rsidR="003D1E66" w:rsidP="007A4C37" w:rsidRDefault="003D1E66" w14:paraId="4BDE8B5A" wp14:textId="77777777">
            <w:pPr>
              <w:pStyle w:val="TableHeading"/>
              <w:spacing w:before="40" w:after="40"/>
              <w:rPr>
                <w:rStyle w:val="ModernTableText"/>
                <w:noProof/>
                <w:szCs w:val="17"/>
              </w:rPr>
            </w:pPr>
          </w:p>
        </w:tc>
        <w:tc>
          <w:tcPr>
            <w:tcW w:w="511" w:type="pct"/>
            <w:vAlign w:val="center"/>
          </w:tcPr>
          <w:p w:rsidRPr="00205D93" w:rsidR="003D1E66" w:rsidP="007A4C37" w:rsidRDefault="003D1E66" w14:paraId="4E3E4C97" wp14:textId="77777777">
            <w:pPr>
              <w:pStyle w:val="TableHeading"/>
              <w:spacing w:before="40" w:after="40"/>
              <w:rPr>
                <w:rStyle w:val="ModernTableText"/>
                <w:noProof/>
                <w:szCs w:val="17"/>
              </w:rPr>
            </w:pPr>
            <w:r w:rsidRPr="00205D93">
              <w:rPr>
                <w:rStyle w:val="ModernTableText"/>
                <w:noProof/>
                <w:szCs w:val="17"/>
              </w:rPr>
              <w:t>Section:</w:t>
            </w:r>
          </w:p>
        </w:tc>
        <w:tc>
          <w:tcPr>
            <w:tcW w:w="1207" w:type="pct"/>
            <w:gridSpan w:val="2"/>
            <w:vAlign w:val="center"/>
          </w:tcPr>
          <w:p w:rsidRPr="00205D93" w:rsidR="003D1E66" w:rsidP="00365B47" w:rsidRDefault="003D1E66" w14:paraId="6F6DB702" wp14:textId="77777777">
            <w:pPr>
              <w:pStyle w:val="TableText1"/>
              <w:numPr>
                <w:ilvl w:val="0"/>
                <w:numId w:val="163"/>
              </w:numPr>
              <w:spacing w:before="40" w:after="40"/>
              <w:rPr>
                <w:rStyle w:val="ModernTableText"/>
                <w:szCs w:val="17"/>
              </w:rPr>
            </w:pPr>
          </w:p>
        </w:tc>
        <w:tc>
          <w:tcPr>
            <w:tcW w:w="1576" w:type="pct"/>
            <w:gridSpan w:val="5"/>
            <w:vAlign w:val="center"/>
          </w:tcPr>
          <w:p w:rsidRPr="00205D93" w:rsidR="003D1E66" w:rsidP="00365B47" w:rsidRDefault="003D1E66" w14:paraId="2201F085" wp14:textId="77777777">
            <w:pPr>
              <w:pStyle w:val="TableText1"/>
              <w:numPr>
                <w:ilvl w:val="0"/>
                <w:numId w:val="163"/>
              </w:numPr>
              <w:spacing w:before="40" w:after="40"/>
              <w:rPr>
                <w:rStyle w:val="ModernTableText"/>
                <w:szCs w:val="17"/>
              </w:rPr>
            </w:pPr>
          </w:p>
        </w:tc>
        <w:tc>
          <w:tcPr>
            <w:tcW w:w="1214" w:type="pct"/>
            <w:gridSpan w:val="2"/>
            <w:vAlign w:val="center"/>
          </w:tcPr>
          <w:p w:rsidRPr="00205D93" w:rsidR="003D1E66" w:rsidP="00365B47" w:rsidRDefault="003D1E66" w14:paraId="724BEFFF" wp14:textId="77777777">
            <w:pPr>
              <w:pStyle w:val="TableText1"/>
              <w:numPr>
                <w:ilvl w:val="0"/>
                <w:numId w:val="163"/>
              </w:numPr>
              <w:spacing w:before="40" w:after="40"/>
              <w:rPr>
                <w:rStyle w:val="ModernTableText"/>
                <w:szCs w:val="17"/>
              </w:rPr>
            </w:pPr>
          </w:p>
        </w:tc>
      </w:tr>
      <w:tr xmlns:wp14="http://schemas.microsoft.com/office/word/2010/wordml" w:rsidRPr="005652B9" w:rsidR="003D1E66" w:rsidTr="007A4C37" w14:paraId="57ACE41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restart"/>
            <w:vAlign w:val="center"/>
          </w:tcPr>
          <w:p w:rsidRPr="00205D93" w:rsidR="003D1E66" w:rsidP="00205D93" w:rsidRDefault="003D1E66" w14:paraId="210C83C9" wp14:textId="77777777">
            <w:pPr>
              <w:pStyle w:val="TableHeading"/>
              <w:keepNext/>
              <w:keepLines w:val="0"/>
              <w:spacing w:before="40" w:after="40"/>
              <w:rPr>
                <w:rStyle w:val="ModernTableText"/>
                <w:noProof/>
                <w:szCs w:val="17"/>
              </w:rPr>
            </w:pPr>
            <w:r w:rsidRPr="00205D93">
              <w:rPr>
                <w:rStyle w:val="ModernTableText"/>
                <w:noProof/>
                <w:szCs w:val="17"/>
              </w:rPr>
              <w:t>Counts</w:t>
            </w:r>
          </w:p>
        </w:tc>
        <w:tc>
          <w:tcPr>
            <w:tcW w:w="511" w:type="pct"/>
            <w:vAlign w:val="center"/>
          </w:tcPr>
          <w:p w:rsidRPr="00205D93" w:rsidR="003D1E66" w:rsidP="00205D93" w:rsidRDefault="003D1E66" w14:paraId="76A42C46" wp14:textId="77777777">
            <w:pPr>
              <w:pStyle w:val="TableHeading"/>
              <w:keepNext/>
              <w:keepLines w:val="0"/>
              <w:spacing w:before="40" w:after="40"/>
              <w:rPr>
                <w:rStyle w:val="ModernTableText"/>
                <w:noProof/>
                <w:szCs w:val="17"/>
              </w:rPr>
            </w:pPr>
            <w:r w:rsidRPr="00205D93">
              <w:rPr>
                <w:rStyle w:val="ModernTableText"/>
                <w:noProof/>
                <w:szCs w:val="17"/>
              </w:rPr>
              <w:t>Grand:</w:t>
            </w:r>
          </w:p>
        </w:tc>
        <w:tc>
          <w:tcPr>
            <w:tcW w:w="1207" w:type="pct"/>
            <w:gridSpan w:val="2"/>
            <w:vAlign w:val="center"/>
          </w:tcPr>
          <w:p w:rsidRPr="00205D93" w:rsidR="003D1E66" w:rsidP="00365B47" w:rsidRDefault="003D1E66" w14:paraId="7016E6A7" wp14:textId="77777777">
            <w:pPr>
              <w:pStyle w:val="TableText1"/>
              <w:keepNext/>
              <w:numPr>
                <w:ilvl w:val="0"/>
                <w:numId w:val="164"/>
              </w:numPr>
              <w:spacing w:before="40" w:after="40"/>
              <w:rPr>
                <w:rStyle w:val="ModernTableText"/>
                <w:szCs w:val="17"/>
              </w:rPr>
            </w:pPr>
          </w:p>
        </w:tc>
        <w:tc>
          <w:tcPr>
            <w:tcW w:w="1576" w:type="pct"/>
            <w:gridSpan w:val="5"/>
            <w:vAlign w:val="center"/>
          </w:tcPr>
          <w:p w:rsidRPr="00205D93" w:rsidR="003D1E66" w:rsidP="00365B47" w:rsidRDefault="003D1E66" w14:paraId="5EDC6BAC" wp14:textId="77777777">
            <w:pPr>
              <w:pStyle w:val="TableText1"/>
              <w:keepNext/>
              <w:numPr>
                <w:ilvl w:val="0"/>
                <w:numId w:val="164"/>
              </w:numPr>
              <w:spacing w:before="40" w:after="40"/>
              <w:rPr>
                <w:rStyle w:val="ModernTableText"/>
                <w:szCs w:val="17"/>
              </w:rPr>
            </w:pPr>
          </w:p>
        </w:tc>
        <w:tc>
          <w:tcPr>
            <w:tcW w:w="1214" w:type="pct"/>
            <w:gridSpan w:val="2"/>
            <w:vAlign w:val="center"/>
          </w:tcPr>
          <w:p w:rsidRPr="00205D93" w:rsidR="003D1E66" w:rsidP="00365B47" w:rsidRDefault="003D1E66" w14:paraId="360A4BC9" wp14:textId="77777777">
            <w:pPr>
              <w:pStyle w:val="TableText1"/>
              <w:keepNext/>
              <w:numPr>
                <w:ilvl w:val="0"/>
                <w:numId w:val="164"/>
              </w:numPr>
              <w:spacing w:before="40" w:after="40"/>
              <w:rPr>
                <w:rStyle w:val="ModernTableText"/>
                <w:szCs w:val="17"/>
              </w:rPr>
            </w:pPr>
          </w:p>
        </w:tc>
      </w:tr>
      <w:tr xmlns:wp14="http://schemas.microsoft.com/office/word/2010/wordml" w:rsidRPr="005652B9" w:rsidR="003D1E66" w:rsidTr="007A4C37" w14:paraId="533DAA3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ign w:val="center"/>
          </w:tcPr>
          <w:p w:rsidRPr="005652B9" w:rsidR="003D1E66" w:rsidP="007A4C37" w:rsidRDefault="003D1E66" w14:paraId="29952033" wp14:textId="77777777">
            <w:pPr>
              <w:pStyle w:val="TableHeading"/>
              <w:spacing w:before="40" w:after="40"/>
              <w:rPr>
                <w:rStyle w:val="ModernTableText"/>
                <w:noProof/>
                <w:color w:val="FF0000"/>
                <w:sz w:val="17"/>
                <w:szCs w:val="17"/>
              </w:rPr>
            </w:pPr>
          </w:p>
        </w:tc>
        <w:tc>
          <w:tcPr>
            <w:tcW w:w="511" w:type="pct"/>
            <w:vAlign w:val="center"/>
          </w:tcPr>
          <w:p w:rsidRPr="003D2F8B" w:rsidR="003D1E66" w:rsidP="007A4C37" w:rsidRDefault="003D1E66" w14:paraId="60F7B47F" wp14:textId="77777777">
            <w:pPr>
              <w:pStyle w:val="TableHeading"/>
              <w:spacing w:before="40" w:after="40"/>
              <w:rPr>
                <w:rStyle w:val="ModernTableText"/>
                <w:noProof/>
                <w:szCs w:val="17"/>
              </w:rPr>
            </w:pPr>
            <w:r w:rsidRPr="003D2F8B">
              <w:rPr>
                <w:rStyle w:val="ModernTableText"/>
                <w:noProof/>
                <w:szCs w:val="17"/>
              </w:rPr>
              <w:t>Section:</w:t>
            </w:r>
          </w:p>
        </w:tc>
        <w:tc>
          <w:tcPr>
            <w:tcW w:w="1207" w:type="pct"/>
            <w:gridSpan w:val="2"/>
            <w:vAlign w:val="center"/>
          </w:tcPr>
          <w:p w:rsidRPr="003D2F8B" w:rsidR="003D1E66" w:rsidP="00365B47" w:rsidRDefault="003D1E66" w14:paraId="3C23CEE3" wp14:textId="77777777">
            <w:pPr>
              <w:pStyle w:val="TableText1"/>
              <w:numPr>
                <w:ilvl w:val="0"/>
                <w:numId w:val="165"/>
              </w:numPr>
              <w:spacing w:before="40" w:after="40"/>
              <w:rPr>
                <w:rStyle w:val="ModernTableText"/>
                <w:szCs w:val="17"/>
              </w:rPr>
            </w:pPr>
          </w:p>
        </w:tc>
        <w:tc>
          <w:tcPr>
            <w:tcW w:w="1576" w:type="pct"/>
            <w:gridSpan w:val="5"/>
            <w:vAlign w:val="center"/>
          </w:tcPr>
          <w:p w:rsidRPr="003D2F8B" w:rsidR="003D1E66" w:rsidP="00365B47" w:rsidRDefault="003D1E66" w14:paraId="3FC84349" wp14:textId="77777777">
            <w:pPr>
              <w:pStyle w:val="TableText1"/>
              <w:numPr>
                <w:ilvl w:val="0"/>
                <w:numId w:val="165"/>
              </w:numPr>
              <w:spacing w:before="40" w:after="40"/>
              <w:rPr>
                <w:rStyle w:val="ModernTableText"/>
                <w:szCs w:val="17"/>
              </w:rPr>
            </w:pPr>
          </w:p>
        </w:tc>
        <w:tc>
          <w:tcPr>
            <w:tcW w:w="1214" w:type="pct"/>
            <w:gridSpan w:val="2"/>
            <w:vAlign w:val="center"/>
          </w:tcPr>
          <w:p w:rsidRPr="003D2F8B" w:rsidR="003D1E66" w:rsidP="00365B47" w:rsidRDefault="003D1E66" w14:paraId="3B854250" wp14:textId="77777777">
            <w:pPr>
              <w:pStyle w:val="TableText1"/>
              <w:numPr>
                <w:ilvl w:val="0"/>
                <w:numId w:val="165"/>
              </w:numPr>
              <w:spacing w:before="40" w:after="40"/>
              <w:rPr>
                <w:rStyle w:val="ModernTableText"/>
                <w:szCs w:val="17"/>
              </w:rPr>
            </w:pPr>
          </w:p>
        </w:tc>
      </w:tr>
      <w:tr xmlns:wp14="http://schemas.microsoft.com/office/word/2010/wordml" w:rsidRPr="005652B9" w:rsidR="003D1E66" w14:paraId="040DA3E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5652B9" w:rsidR="003D1E66" w:rsidP="00EA7252" w:rsidRDefault="003D1E66" w14:paraId="17A40A74" wp14:textId="77777777">
            <w:pPr>
              <w:pStyle w:val="ModernBodyText"/>
              <w:spacing w:before="40" w:after="40"/>
              <w:jc w:val="center"/>
              <w:rPr>
                <w:rStyle w:val="Modern2nd-levelTableheader"/>
                <w:color w:val="FFFFFF"/>
                <w:sz w:val="21"/>
                <w:szCs w:val="21"/>
              </w:rPr>
            </w:pPr>
            <w:r w:rsidRPr="005652B9">
              <w:rPr>
                <w:rStyle w:val="Modern2nd-levelTableheader"/>
                <w:color w:val="FFFFFF"/>
                <w:sz w:val="21"/>
                <w:szCs w:val="21"/>
              </w:rPr>
              <w:t>Report Output</w:t>
            </w:r>
          </w:p>
        </w:tc>
      </w:tr>
      <w:tr xmlns:wp14="http://schemas.microsoft.com/office/word/2010/wordml" w:rsidRPr="005652B9" w:rsidR="003D1E66" w14:paraId="7FC5AA6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1003" w:type="pct"/>
            <w:gridSpan w:val="2"/>
          </w:tcPr>
          <w:p w:rsidRPr="003D2F8B" w:rsidR="003D1E66" w:rsidP="00EA7252" w:rsidRDefault="003D1E66" w14:paraId="1E19B6B9" wp14:textId="77777777">
            <w:pPr>
              <w:pStyle w:val="TableHeading"/>
              <w:spacing w:before="40" w:after="40"/>
              <w:rPr>
                <w:rStyle w:val="ModernTableText"/>
                <w:noProof/>
                <w:szCs w:val="18"/>
              </w:rPr>
            </w:pPr>
            <w:r w:rsidRPr="003D2F8B">
              <w:rPr>
                <w:rStyle w:val="ModernTableText"/>
                <w:noProof/>
                <w:szCs w:val="18"/>
              </w:rPr>
              <w:t>Report Output Format:</w:t>
            </w:r>
          </w:p>
        </w:tc>
        <w:tc>
          <w:tcPr>
            <w:tcW w:w="3997" w:type="pct"/>
            <w:gridSpan w:val="9"/>
            <w:vAlign w:val="center"/>
          </w:tcPr>
          <w:p w:rsidRPr="003D2F8B" w:rsidR="003D1E66" w:rsidP="00EA7252" w:rsidRDefault="003D1E66" w14:paraId="2FA5BA1C" wp14:textId="77777777">
            <w:pPr>
              <w:pStyle w:val="TableText1"/>
              <w:spacing w:before="40" w:after="40"/>
              <w:rPr>
                <w:rStyle w:val="ModernTableText"/>
                <w:noProof/>
                <w:szCs w:val="18"/>
              </w:rPr>
            </w:pPr>
            <w:r w:rsidRPr="003D2F8B">
              <w:rPr>
                <w:rStyle w:val="ModernTableText"/>
                <w:rFonts w:ascii="Wingdings" w:hAnsi="Wingdings" w:eastAsia="Wingdings" w:cs="Wingdings"/>
                <w:noProof/>
                <w:szCs w:val="18"/>
              </w:rPr>
              <w:t>þ</w:t>
            </w:r>
            <w:r w:rsidRPr="003D2F8B">
              <w:rPr>
                <w:rStyle w:val="ModernTableText"/>
                <w:noProof/>
                <w:szCs w:val="18"/>
              </w:rPr>
              <w:t xml:space="preserve"> PDF (preferred)                        </w:t>
            </w:r>
            <w:r w:rsidRPr="003D2F8B">
              <w:rPr>
                <w:rStyle w:val="ModernTableText"/>
                <w:rFonts w:ascii="Wingdings" w:hAnsi="Wingdings" w:eastAsia="Wingdings" w:cs="Wingdings"/>
                <w:noProof/>
                <w:szCs w:val="18"/>
              </w:rPr>
              <w:t>þ</w:t>
            </w:r>
            <w:r w:rsidRPr="003D2F8B">
              <w:rPr>
                <w:rStyle w:val="ModernTableText"/>
                <w:noProof/>
                <w:szCs w:val="18"/>
              </w:rPr>
              <w:t xml:space="preserve"> HTML                             </w:t>
            </w:r>
            <w:r w:rsidRPr="003D2F8B">
              <w:rPr>
                <w:rStyle w:val="ModernTableText"/>
                <w:rFonts w:ascii="Wingdings 2" w:hAnsi="Wingdings 2" w:eastAsia="Wingdings 2" w:cs="Wingdings 2"/>
                <w:noProof/>
                <w:szCs w:val="18"/>
              </w:rPr>
              <w:t>£</w:t>
            </w:r>
            <w:r w:rsidRPr="003D2F8B">
              <w:rPr>
                <w:rStyle w:val="ModernTableText"/>
                <w:noProof/>
                <w:szCs w:val="18"/>
              </w:rPr>
              <w:t xml:space="preserve"> Excel 2000                         </w:t>
            </w:r>
            <w:r w:rsidRPr="003D2F8B">
              <w:rPr>
                <w:rStyle w:val="ModernTableText"/>
                <w:rFonts w:ascii="Wingdings 2" w:hAnsi="Wingdings 2" w:eastAsia="Wingdings 2" w:cs="Wingdings 2"/>
                <w:noProof/>
                <w:szCs w:val="18"/>
              </w:rPr>
              <w:t>£</w:t>
            </w:r>
            <w:r w:rsidRPr="003D2F8B">
              <w:rPr>
                <w:rStyle w:val="ModernTableText"/>
                <w:noProof/>
                <w:szCs w:val="18"/>
              </w:rPr>
              <w:t xml:space="preserve"> Excel   2002                         </w:t>
            </w:r>
            <w:r w:rsidRPr="003D2F8B">
              <w:rPr>
                <w:rStyle w:val="ModernTableText"/>
                <w:rFonts w:ascii="Wingdings 2" w:hAnsi="Wingdings 2" w:eastAsia="Wingdings 2" w:cs="Wingdings 2"/>
                <w:noProof/>
                <w:szCs w:val="18"/>
              </w:rPr>
              <w:t>£</w:t>
            </w:r>
            <w:r w:rsidRPr="003D2F8B">
              <w:rPr>
                <w:rStyle w:val="ModernTableText"/>
                <w:noProof/>
                <w:szCs w:val="18"/>
              </w:rPr>
              <w:t xml:space="preserve"> Text CSV Format</w:t>
            </w:r>
          </w:p>
        </w:tc>
      </w:tr>
      <w:tr xmlns:wp14="http://schemas.microsoft.com/office/word/2010/wordml" w:rsidRPr="005652B9" w:rsidR="003D1E66" w14:paraId="1CEAEF3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tcPr>
          <w:p w:rsidRPr="003D2F8B" w:rsidR="003D1E66" w:rsidP="00EA7252" w:rsidRDefault="003D1E66" w14:paraId="09C104EF" wp14:textId="77777777">
            <w:pPr>
              <w:pStyle w:val="TableHeading"/>
              <w:spacing w:before="40" w:after="40"/>
              <w:rPr>
                <w:rStyle w:val="ModernTableText"/>
                <w:noProof/>
                <w:szCs w:val="18"/>
              </w:rPr>
            </w:pPr>
            <w:r w:rsidRPr="003D2F8B">
              <w:rPr>
                <w:rStyle w:val="ModernTableText"/>
                <w:noProof/>
                <w:szCs w:val="18"/>
              </w:rPr>
              <w:t>Reporting Portal:</w:t>
            </w:r>
          </w:p>
        </w:tc>
        <w:tc>
          <w:tcPr>
            <w:tcW w:w="3997" w:type="pct"/>
            <w:gridSpan w:val="9"/>
            <w:vAlign w:val="center"/>
          </w:tcPr>
          <w:p w:rsidRPr="003D2F8B" w:rsidR="003D1E66" w:rsidP="00EA7252" w:rsidRDefault="003D1E66" w14:paraId="0C8F379B" wp14:textId="77777777">
            <w:pPr>
              <w:pStyle w:val="TableText1"/>
              <w:spacing w:before="40" w:after="40"/>
              <w:rPr>
                <w:rStyle w:val="ModernTableText"/>
                <w:noProof/>
                <w:szCs w:val="18"/>
              </w:rPr>
            </w:pPr>
            <w:r w:rsidRPr="003D2F8B">
              <w:rPr>
                <w:rStyle w:val="ModernTableText"/>
                <w:rFonts w:ascii="Wingdings" w:hAnsi="Wingdings" w:eastAsia="Wingdings" w:cs="Wingdings"/>
                <w:noProof/>
                <w:szCs w:val="18"/>
              </w:rPr>
              <w:t>þ</w:t>
            </w:r>
            <w:r w:rsidRPr="003D2F8B">
              <w:rPr>
                <w:rStyle w:val="ModernTableText"/>
                <w:noProof/>
                <w:szCs w:val="18"/>
              </w:rPr>
              <w:t xml:space="preserve"> Web Portal                                </w:t>
            </w:r>
            <w:r w:rsidRPr="003D2F8B">
              <w:rPr>
                <w:rStyle w:val="ModernTableText"/>
                <w:rFonts w:ascii="Wingdings" w:hAnsi="Wingdings" w:eastAsia="Wingdings" w:cs="Wingdings"/>
                <w:noProof/>
                <w:szCs w:val="18"/>
              </w:rPr>
              <w:t>þ</w:t>
            </w:r>
            <w:r w:rsidRPr="003D2F8B">
              <w:rPr>
                <w:rStyle w:val="ModernTableText"/>
                <w:noProof/>
                <w:szCs w:val="18"/>
              </w:rPr>
              <w:t xml:space="preserve"> EDMS                            </w:t>
            </w:r>
            <w:r w:rsidRPr="003D2F8B">
              <w:rPr>
                <w:rStyle w:val="ModernTableText"/>
                <w:rFonts w:ascii="Wingdings 2" w:hAnsi="Wingdings 2" w:eastAsia="Wingdings 2" w:cs="Wingdings 2"/>
                <w:noProof/>
                <w:szCs w:val="18"/>
              </w:rPr>
              <w:t>£</w:t>
            </w:r>
            <w:r w:rsidRPr="003D2F8B">
              <w:rPr>
                <w:rStyle w:val="ModernTableText"/>
                <w:noProof/>
                <w:szCs w:val="18"/>
              </w:rPr>
              <w:t xml:space="preserve"> Email Link                      </w:t>
            </w:r>
          </w:p>
        </w:tc>
      </w:tr>
      <w:tr xmlns:wp14="http://schemas.microsoft.com/office/word/2010/wordml" w:rsidRPr="005652B9" w:rsidR="003D1E66" w:rsidTr="003D2F8B" w14:paraId="4C59150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Merge w:val="restart"/>
            <w:vAlign w:val="center"/>
          </w:tcPr>
          <w:p w:rsidRPr="003D2F8B" w:rsidR="003D1E66" w:rsidP="007A4C37" w:rsidRDefault="003D1E66" w14:paraId="6DD8DD77" wp14:textId="77777777">
            <w:pPr>
              <w:pStyle w:val="TableHeading"/>
              <w:spacing w:before="40" w:after="40"/>
              <w:rPr>
                <w:rStyle w:val="ModernTableText"/>
                <w:noProof/>
                <w:szCs w:val="18"/>
              </w:rPr>
            </w:pPr>
            <w:r w:rsidRPr="003D2F8B">
              <w:rPr>
                <w:rStyle w:val="ModernTableText"/>
                <w:noProof/>
                <w:szCs w:val="18"/>
              </w:rPr>
              <w:t>Report Output Distribution Group(s):</w:t>
            </w:r>
          </w:p>
        </w:tc>
        <w:tc>
          <w:tcPr>
            <w:tcW w:w="1215" w:type="pct"/>
            <w:gridSpan w:val="3"/>
            <w:vMerge w:val="restart"/>
            <w:vAlign w:val="center"/>
          </w:tcPr>
          <w:p w:rsidRPr="003D2F8B" w:rsidR="003D1E66" w:rsidP="003D2F8B" w:rsidRDefault="003D1E66" w14:paraId="6EE4101D" wp14:textId="77777777">
            <w:pPr>
              <w:pStyle w:val="TableText1"/>
              <w:spacing w:before="40" w:after="40"/>
              <w:rPr>
                <w:rStyle w:val="ModernTableText"/>
                <w:noProof/>
                <w:szCs w:val="18"/>
              </w:rPr>
            </w:pPr>
            <w:r w:rsidRPr="003D2F8B">
              <w:rPr>
                <w:rStyle w:val="ModernTableText"/>
                <w:rFonts w:ascii="Wingdings 2" w:hAnsi="Wingdings 2" w:eastAsia="Wingdings 2" w:cs="Wingdings 2"/>
                <w:noProof/>
                <w:szCs w:val="18"/>
              </w:rPr>
              <w:t>£</w:t>
            </w:r>
            <w:r w:rsidRPr="003D2F8B">
              <w:rPr>
                <w:rStyle w:val="ModernTableText"/>
                <w:noProof/>
                <w:szCs w:val="18"/>
              </w:rPr>
              <w:t xml:space="preserve"> No</w:t>
            </w:r>
          </w:p>
          <w:p w:rsidRPr="003D2F8B" w:rsidR="003D1E66" w:rsidP="003D2F8B" w:rsidRDefault="003D1E66" w14:paraId="0854A11D" wp14:textId="77777777">
            <w:pPr>
              <w:pStyle w:val="TableText1"/>
              <w:spacing w:before="40" w:after="40"/>
              <w:rPr>
                <w:rStyle w:val="ModernTableText"/>
                <w:noProof/>
                <w:szCs w:val="18"/>
              </w:rPr>
            </w:pPr>
            <w:r w:rsidRPr="003D2F8B">
              <w:rPr>
                <w:rStyle w:val="ModernTableText"/>
                <w:rFonts w:ascii="Wingdings 2" w:hAnsi="Wingdings 2" w:eastAsia="Wingdings 2" w:cs="Wingdings 2"/>
                <w:noProof/>
                <w:szCs w:val="18"/>
              </w:rPr>
              <w:t>£</w:t>
            </w:r>
            <w:r w:rsidRPr="003D2F8B">
              <w:rPr>
                <w:rStyle w:val="ModernTableText"/>
                <w:noProof/>
                <w:szCs w:val="18"/>
              </w:rPr>
              <w:t xml:space="preserve"> Yes (if yes, complete distribution list)</w:t>
            </w:r>
          </w:p>
        </w:tc>
        <w:tc>
          <w:tcPr>
            <w:tcW w:w="2782" w:type="pct"/>
            <w:gridSpan w:val="6"/>
            <w:tcBorders>
              <w:top w:val="single" w:color="616161" w:sz="4" w:space="0"/>
            </w:tcBorders>
            <w:vAlign w:val="center"/>
          </w:tcPr>
          <w:p w:rsidRPr="003D2F8B" w:rsidR="003D1E66" w:rsidP="00EA7252" w:rsidRDefault="003D1E66" w14:paraId="04B4CCF3" wp14:textId="77777777">
            <w:pPr>
              <w:pStyle w:val="TableText1"/>
              <w:spacing w:before="40" w:after="40"/>
              <w:rPr>
                <w:rStyle w:val="ModernTableText"/>
                <w:b/>
                <w:bCs/>
                <w:szCs w:val="18"/>
              </w:rPr>
            </w:pPr>
            <w:r w:rsidRPr="003D2F8B">
              <w:rPr>
                <w:rStyle w:val="ModernTableText"/>
                <w:b/>
                <w:bCs/>
                <w:szCs w:val="18"/>
              </w:rPr>
              <w:t>Output Distribution Group List</w:t>
            </w:r>
          </w:p>
        </w:tc>
      </w:tr>
      <w:tr xmlns:wp14="http://schemas.microsoft.com/office/word/2010/wordml" w:rsidRPr="005652B9" w:rsidR="003D1E66" w14:paraId="51FE518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Merge/>
          </w:tcPr>
          <w:p w:rsidRPr="003D2F8B" w:rsidR="003D1E66" w:rsidP="00EA7252" w:rsidRDefault="003D1E66" w14:paraId="618CF408" wp14:textId="77777777">
            <w:pPr>
              <w:pStyle w:val="TableHeading"/>
              <w:spacing w:before="40" w:after="40"/>
              <w:rPr>
                <w:rStyle w:val="ModernTableText"/>
                <w:szCs w:val="18"/>
              </w:rPr>
            </w:pPr>
          </w:p>
        </w:tc>
        <w:tc>
          <w:tcPr>
            <w:tcW w:w="1215" w:type="pct"/>
            <w:gridSpan w:val="3"/>
            <w:vMerge/>
          </w:tcPr>
          <w:p w:rsidRPr="003D2F8B" w:rsidR="003D1E66" w:rsidP="00EA7252" w:rsidRDefault="003D1E66" w14:paraId="1310C47D" wp14:textId="77777777">
            <w:pPr>
              <w:pStyle w:val="TableText1"/>
              <w:spacing w:before="40" w:after="40"/>
              <w:rPr>
                <w:rStyle w:val="ModernTableText"/>
                <w:szCs w:val="18"/>
              </w:rPr>
            </w:pPr>
          </w:p>
        </w:tc>
        <w:tc>
          <w:tcPr>
            <w:tcW w:w="1568" w:type="pct"/>
            <w:gridSpan w:val="4"/>
            <w:vAlign w:val="center"/>
          </w:tcPr>
          <w:p w:rsidRPr="003D2F8B" w:rsidR="003D1E66" w:rsidP="00365B47" w:rsidRDefault="003D1E66" w14:paraId="05C93C3D" wp14:textId="77777777">
            <w:pPr>
              <w:pStyle w:val="TableText1"/>
              <w:numPr>
                <w:ilvl w:val="0"/>
                <w:numId w:val="166"/>
              </w:numPr>
              <w:spacing w:before="40" w:after="40"/>
              <w:rPr>
                <w:rStyle w:val="ModernTableText"/>
                <w:szCs w:val="18"/>
                <w:u w:val="single"/>
              </w:rPr>
            </w:pPr>
          </w:p>
        </w:tc>
        <w:tc>
          <w:tcPr>
            <w:tcW w:w="1214" w:type="pct"/>
            <w:gridSpan w:val="2"/>
            <w:vAlign w:val="center"/>
          </w:tcPr>
          <w:p w:rsidRPr="003D2F8B" w:rsidR="003D1E66" w:rsidP="00365B47" w:rsidRDefault="003D1E66" w14:paraId="2822740D" wp14:textId="77777777">
            <w:pPr>
              <w:pStyle w:val="TableText1"/>
              <w:numPr>
                <w:ilvl w:val="0"/>
                <w:numId w:val="166"/>
              </w:numPr>
              <w:spacing w:before="40" w:after="40"/>
              <w:rPr>
                <w:rStyle w:val="ModernTableText"/>
                <w:szCs w:val="18"/>
              </w:rPr>
            </w:pPr>
          </w:p>
        </w:tc>
      </w:tr>
      <w:tr xmlns:wp14="http://schemas.microsoft.com/office/word/2010/wordml" w:rsidRPr="005652B9" w:rsidR="003D1E66" w14:paraId="71B66BC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Merge/>
          </w:tcPr>
          <w:p w:rsidRPr="003D2F8B" w:rsidR="003D1E66" w:rsidP="00EA7252" w:rsidRDefault="003D1E66" w14:paraId="3E40B834" wp14:textId="77777777">
            <w:pPr>
              <w:pStyle w:val="TableHeading"/>
              <w:spacing w:before="40" w:after="40"/>
              <w:rPr>
                <w:rStyle w:val="ModernTableText"/>
                <w:szCs w:val="18"/>
              </w:rPr>
            </w:pPr>
          </w:p>
        </w:tc>
        <w:tc>
          <w:tcPr>
            <w:tcW w:w="1215" w:type="pct"/>
            <w:gridSpan w:val="3"/>
            <w:vMerge/>
            <w:vAlign w:val="center"/>
          </w:tcPr>
          <w:p w:rsidRPr="003D2F8B" w:rsidR="003D1E66" w:rsidP="00EA7252" w:rsidRDefault="003D1E66" w14:paraId="7434DB15" wp14:textId="77777777">
            <w:pPr>
              <w:pStyle w:val="TableText1"/>
              <w:spacing w:before="40" w:after="40"/>
              <w:rPr>
                <w:rStyle w:val="ModernTableText"/>
                <w:szCs w:val="18"/>
              </w:rPr>
            </w:pPr>
          </w:p>
        </w:tc>
        <w:tc>
          <w:tcPr>
            <w:tcW w:w="1568" w:type="pct"/>
            <w:gridSpan w:val="4"/>
            <w:vAlign w:val="center"/>
          </w:tcPr>
          <w:p w:rsidRPr="003D2F8B" w:rsidR="003D1E66" w:rsidP="00365B47" w:rsidRDefault="003D1E66" w14:paraId="77E37549" wp14:textId="77777777">
            <w:pPr>
              <w:pStyle w:val="TableText1"/>
              <w:numPr>
                <w:ilvl w:val="0"/>
                <w:numId w:val="166"/>
              </w:numPr>
              <w:spacing w:before="40" w:after="40"/>
              <w:rPr>
                <w:rStyle w:val="ModernTableText"/>
                <w:szCs w:val="18"/>
                <w:u w:val="single"/>
              </w:rPr>
            </w:pPr>
          </w:p>
        </w:tc>
        <w:tc>
          <w:tcPr>
            <w:tcW w:w="1214" w:type="pct"/>
            <w:gridSpan w:val="2"/>
            <w:vAlign w:val="center"/>
          </w:tcPr>
          <w:p w:rsidRPr="003D2F8B" w:rsidR="003D1E66" w:rsidP="00365B47" w:rsidRDefault="003D1E66" w14:paraId="6E1B710E" wp14:textId="77777777">
            <w:pPr>
              <w:pStyle w:val="TableText1"/>
              <w:numPr>
                <w:ilvl w:val="0"/>
                <w:numId w:val="166"/>
              </w:numPr>
              <w:spacing w:before="40" w:after="40"/>
              <w:rPr>
                <w:rStyle w:val="ModernTableText"/>
                <w:szCs w:val="18"/>
              </w:rPr>
            </w:pPr>
          </w:p>
        </w:tc>
      </w:tr>
      <w:tr xmlns:wp14="http://schemas.microsoft.com/office/word/2010/wordml" w:rsidRPr="005652B9" w:rsidR="003D1E66" w14:paraId="6F2B999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Merge/>
          </w:tcPr>
          <w:p w:rsidRPr="003D2F8B" w:rsidR="003D1E66" w:rsidP="00EA7252" w:rsidRDefault="003D1E66" w14:paraId="2DA193D2" wp14:textId="77777777">
            <w:pPr>
              <w:pStyle w:val="TableHeading"/>
              <w:spacing w:before="40" w:after="40"/>
              <w:rPr>
                <w:rStyle w:val="ModernTableText"/>
                <w:szCs w:val="18"/>
              </w:rPr>
            </w:pPr>
          </w:p>
        </w:tc>
        <w:tc>
          <w:tcPr>
            <w:tcW w:w="1215" w:type="pct"/>
            <w:gridSpan w:val="3"/>
            <w:vMerge/>
            <w:vAlign w:val="center"/>
          </w:tcPr>
          <w:p w:rsidRPr="003D2F8B" w:rsidR="003D1E66" w:rsidP="00EA7252" w:rsidRDefault="003D1E66" w14:paraId="30D54A25" wp14:textId="77777777">
            <w:pPr>
              <w:pStyle w:val="TableText1"/>
              <w:spacing w:before="40" w:after="40"/>
              <w:rPr>
                <w:rStyle w:val="ModernTableText"/>
                <w:szCs w:val="18"/>
              </w:rPr>
            </w:pPr>
          </w:p>
        </w:tc>
        <w:tc>
          <w:tcPr>
            <w:tcW w:w="1568" w:type="pct"/>
            <w:gridSpan w:val="4"/>
            <w:vAlign w:val="center"/>
          </w:tcPr>
          <w:p w:rsidRPr="003D2F8B" w:rsidR="003D1E66" w:rsidP="00365B47" w:rsidRDefault="003D1E66" w14:paraId="314AC538" wp14:textId="77777777">
            <w:pPr>
              <w:pStyle w:val="TableText1"/>
              <w:numPr>
                <w:ilvl w:val="0"/>
                <w:numId w:val="166"/>
              </w:numPr>
              <w:spacing w:before="40" w:after="40"/>
              <w:rPr>
                <w:rStyle w:val="ModernTableText"/>
                <w:szCs w:val="18"/>
                <w:u w:val="single"/>
              </w:rPr>
            </w:pPr>
          </w:p>
        </w:tc>
        <w:tc>
          <w:tcPr>
            <w:tcW w:w="1214" w:type="pct"/>
            <w:gridSpan w:val="2"/>
            <w:vAlign w:val="center"/>
          </w:tcPr>
          <w:p w:rsidRPr="003D2F8B" w:rsidR="003D1E66" w:rsidP="00365B47" w:rsidRDefault="003D1E66" w14:paraId="20A58CF0" wp14:textId="77777777">
            <w:pPr>
              <w:pStyle w:val="TableText1"/>
              <w:numPr>
                <w:ilvl w:val="0"/>
                <w:numId w:val="166"/>
              </w:numPr>
              <w:spacing w:before="40" w:after="40"/>
              <w:rPr>
                <w:rStyle w:val="ModernTableText"/>
                <w:szCs w:val="18"/>
              </w:rPr>
            </w:pPr>
          </w:p>
        </w:tc>
      </w:tr>
      <w:tr xmlns:wp14="http://schemas.microsoft.com/office/word/2010/wordml" w:rsidRPr="005652B9" w:rsidR="003D1E66" w14:paraId="56836BB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3D2F8B" w:rsidR="003D1E66" w:rsidP="00EA7252" w:rsidRDefault="003D1E66" w14:paraId="602BCACE" wp14:textId="77777777">
            <w:pPr>
              <w:pStyle w:val="ModernBodyText"/>
              <w:spacing w:before="40" w:after="40"/>
              <w:jc w:val="center"/>
              <w:rPr>
                <w:rStyle w:val="Modern2nd-levelTableheader"/>
                <w:sz w:val="18"/>
                <w:szCs w:val="18"/>
              </w:rPr>
            </w:pPr>
            <w:r w:rsidRPr="003D2F8B">
              <w:rPr>
                <w:rStyle w:val="Modern2nd-levelTableheader"/>
                <w:sz w:val="18"/>
                <w:szCs w:val="18"/>
              </w:rPr>
              <w:t>Report Retention</w:t>
            </w:r>
          </w:p>
        </w:tc>
      </w:tr>
      <w:tr xmlns:wp14="http://schemas.microsoft.com/office/word/2010/wordml" w:rsidRPr="005652B9" w:rsidR="003D1E66" w14:paraId="3ED9641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03" w:type="pct"/>
            <w:gridSpan w:val="2"/>
            <w:tcBorders>
              <w:top w:val="single" w:color="616161" w:sz="2" w:space="0"/>
              <w:left w:val="single" w:color="616161" w:sz="2" w:space="0"/>
              <w:right w:val="single" w:color="616161" w:sz="2" w:space="0"/>
            </w:tcBorders>
            <w:vAlign w:val="center"/>
          </w:tcPr>
          <w:p w:rsidRPr="003D2F8B" w:rsidR="003D1E66" w:rsidP="00EA7252" w:rsidRDefault="003D1E66" w14:paraId="480B5619" wp14:textId="77777777">
            <w:pPr>
              <w:pStyle w:val="ModernBodyText"/>
              <w:spacing w:before="40" w:after="40"/>
              <w:jc w:val="left"/>
              <w:rPr>
                <w:rStyle w:val="Modern2nd-levelTableheader"/>
                <w:noProof/>
                <w:sz w:val="18"/>
                <w:szCs w:val="18"/>
              </w:rPr>
            </w:pPr>
            <w:r w:rsidRPr="003D2F8B">
              <w:rPr>
                <w:rStyle w:val="Modern2nd-levelTableheader"/>
                <w:noProof/>
                <w:sz w:val="18"/>
                <w:szCs w:val="18"/>
              </w:rPr>
              <w:t>Report Retention Type:</w:t>
            </w:r>
          </w:p>
        </w:tc>
        <w:tc>
          <w:tcPr>
            <w:tcW w:w="3997" w:type="pct"/>
            <w:gridSpan w:val="9"/>
            <w:tcBorders>
              <w:top w:val="single" w:color="616161" w:sz="2" w:space="0"/>
              <w:left w:val="single" w:color="616161" w:sz="2" w:space="0"/>
              <w:bottom w:val="single" w:color="616161" w:sz="2" w:space="0"/>
              <w:right w:val="single" w:color="616161" w:sz="2" w:space="0"/>
            </w:tcBorders>
            <w:vAlign w:val="center"/>
          </w:tcPr>
          <w:p w:rsidRPr="003D2F8B" w:rsidR="003D1E66" w:rsidP="00EA7252" w:rsidRDefault="003D1E66" w14:paraId="264BA751" wp14:textId="77777777">
            <w:pPr>
              <w:pStyle w:val="TableText1"/>
              <w:spacing w:before="40" w:after="40"/>
              <w:rPr>
                <w:rStyle w:val="ModernTableText"/>
                <w:noProof/>
                <w:szCs w:val="18"/>
              </w:rPr>
            </w:pPr>
            <w:r w:rsidRPr="003D2F8B">
              <w:rPr>
                <w:rStyle w:val="ModernTableText"/>
                <w:rFonts w:ascii="Wingdings 2" w:hAnsi="Wingdings 2" w:eastAsia="Wingdings 2" w:cs="Wingdings 2"/>
                <w:noProof/>
                <w:szCs w:val="18"/>
              </w:rPr>
              <w:t>£</w:t>
            </w:r>
            <w:r w:rsidRPr="003D2F8B">
              <w:rPr>
                <w:rStyle w:val="ModernTableText"/>
                <w:noProof/>
                <w:szCs w:val="18"/>
              </w:rPr>
              <w:t xml:space="preserve"> Cognos                                    </w:t>
            </w:r>
            <w:r w:rsidRPr="003D2F8B">
              <w:rPr>
                <w:rStyle w:val="ModernTableText"/>
                <w:rFonts w:ascii="Wingdings" w:hAnsi="Wingdings" w:eastAsia="Wingdings" w:cs="Wingdings"/>
                <w:noProof/>
                <w:szCs w:val="18"/>
              </w:rPr>
              <w:t>þ</w:t>
            </w:r>
            <w:r w:rsidRPr="003D2F8B">
              <w:rPr>
                <w:rStyle w:val="ModernTableText"/>
                <w:noProof/>
                <w:szCs w:val="18"/>
              </w:rPr>
              <w:t xml:space="preserve"> EDMS</w:t>
            </w:r>
          </w:p>
        </w:tc>
      </w:tr>
      <w:tr xmlns:wp14="http://schemas.microsoft.com/office/word/2010/wordml" w:rsidRPr="005652B9" w:rsidR="003D1E66" w14:paraId="5DC4348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03" w:type="pct"/>
            <w:gridSpan w:val="2"/>
            <w:tcBorders>
              <w:top w:val="single" w:color="616161" w:sz="2" w:space="0"/>
              <w:left w:val="single" w:color="616161" w:sz="2" w:space="0"/>
              <w:right w:val="single" w:color="616161" w:sz="2" w:space="0"/>
            </w:tcBorders>
            <w:vAlign w:val="center"/>
          </w:tcPr>
          <w:p w:rsidRPr="003D2F8B" w:rsidR="003D1E66" w:rsidP="00EA7252" w:rsidRDefault="003D1E66" w14:paraId="125458F9" wp14:textId="77777777">
            <w:pPr>
              <w:pStyle w:val="ModernBodyText"/>
              <w:spacing w:before="40" w:after="40"/>
              <w:jc w:val="left"/>
              <w:rPr>
                <w:rStyle w:val="Modern2nd-levelTableheader"/>
                <w:noProof/>
                <w:sz w:val="18"/>
                <w:szCs w:val="18"/>
              </w:rPr>
            </w:pPr>
            <w:r w:rsidRPr="003D2F8B">
              <w:rPr>
                <w:rStyle w:val="Modern2nd-levelTableheader"/>
                <w:noProof/>
                <w:sz w:val="18"/>
                <w:szCs w:val="18"/>
              </w:rPr>
              <w:t>Report Output Versions:</w:t>
            </w:r>
          </w:p>
        </w:tc>
        <w:tc>
          <w:tcPr>
            <w:tcW w:w="1215" w:type="pct"/>
            <w:gridSpan w:val="3"/>
            <w:tcBorders>
              <w:top w:val="single" w:color="616161" w:sz="2" w:space="0"/>
              <w:left w:val="single" w:color="616161" w:sz="2" w:space="0"/>
              <w:bottom w:val="single" w:color="616161" w:sz="2" w:space="0"/>
              <w:right w:val="single" w:color="616161" w:sz="2" w:space="0"/>
            </w:tcBorders>
            <w:vAlign w:val="center"/>
          </w:tcPr>
          <w:p w:rsidRPr="003D2F8B" w:rsidR="003D1E66" w:rsidP="00EA7252" w:rsidRDefault="003D1E66" w14:paraId="63324177" wp14:textId="77777777">
            <w:pPr>
              <w:pStyle w:val="ModernBodyText"/>
              <w:spacing w:before="40" w:after="40"/>
              <w:jc w:val="left"/>
              <w:rPr>
                <w:rStyle w:val="Modern2nd-levelTableheader"/>
                <w:noProof/>
                <w:color w:val="FFFFFF"/>
                <w:sz w:val="18"/>
                <w:szCs w:val="18"/>
              </w:rPr>
            </w:pPr>
            <w:r w:rsidRPr="003D2F8B">
              <w:rPr>
                <w:rStyle w:val="ModernTableText"/>
                <w:rFonts w:ascii="Wingdings" w:hAnsi="Wingdings" w:eastAsia="Wingdings" w:cs="Wingdings"/>
                <w:noProof/>
                <w:szCs w:val="18"/>
              </w:rPr>
              <w:t>þ</w:t>
            </w:r>
            <w:r w:rsidRPr="003D2F8B">
              <w:rPr>
                <w:rStyle w:val="ModernTableText"/>
                <w:noProof/>
                <w:szCs w:val="18"/>
              </w:rPr>
              <w:t xml:space="preserve"> Number Of Occurrences:  </w:t>
            </w:r>
          </w:p>
        </w:tc>
        <w:tc>
          <w:tcPr>
            <w:tcW w:w="2782" w:type="pct"/>
            <w:gridSpan w:val="6"/>
            <w:tcBorders>
              <w:top w:val="single" w:color="616161" w:sz="2" w:space="0"/>
              <w:left w:val="nil"/>
              <w:bottom w:val="single" w:color="616161" w:sz="2" w:space="0"/>
              <w:right w:val="single" w:color="616161" w:sz="2" w:space="0"/>
            </w:tcBorders>
            <w:vAlign w:val="center"/>
          </w:tcPr>
          <w:p w:rsidRPr="003D2F8B" w:rsidR="003D1E66" w:rsidP="00EA7252" w:rsidRDefault="003D1E66" w14:paraId="602B968E" wp14:textId="77777777">
            <w:pPr>
              <w:pStyle w:val="TableText1"/>
              <w:spacing w:before="40" w:after="40"/>
              <w:rPr>
                <w:rStyle w:val="ModernTableText"/>
                <w:noProof/>
                <w:szCs w:val="18"/>
              </w:rPr>
            </w:pPr>
            <w:r w:rsidRPr="003D2F8B">
              <w:rPr>
                <w:rStyle w:val="ModernTableText"/>
                <w:rFonts w:ascii="Wingdings" w:hAnsi="Wingdings" w:eastAsia="Wingdings" w:cs="Wingdings"/>
                <w:noProof/>
                <w:szCs w:val="18"/>
              </w:rPr>
              <w:t>þ</w:t>
            </w:r>
            <w:r w:rsidRPr="003D2F8B">
              <w:rPr>
                <w:rStyle w:val="ModernTableText"/>
                <w:noProof/>
                <w:szCs w:val="18"/>
              </w:rPr>
              <w:t xml:space="preserve">Duration:   7         </w:t>
            </w:r>
            <w:r w:rsidRPr="003D2F8B">
              <w:rPr>
                <w:rStyle w:val="ModernTableText"/>
                <w:rFonts w:ascii="Wingdings 2" w:hAnsi="Wingdings 2" w:eastAsia="Wingdings 2" w:cs="Wingdings 2"/>
                <w:noProof/>
                <w:szCs w:val="18"/>
              </w:rPr>
              <w:t>£</w:t>
            </w:r>
            <w:r w:rsidRPr="003D2F8B">
              <w:rPr>
                <w:rStyle w:val="ModernTableText"/>
                <w:noProof/>
                <w:szCs w:val="18"/>
              </w:rPr>
              <w:t xml:space="preserve"> Days       </w:t>
            </w:r>
            <w:r w:rsidRPr="003D2F8B">
              <w:rPr>
                <w:rStyle w:val="ModernTableText"/>
                <w:rFonts w:ascii="Wingdings 2" w:hAnsi="Wingdings 2" w:eastAsia="Wingdings 2" w:cs="Wingdings 2"/>
                <w:noProof/>
                <w:szCs w:val="18"/>
              </w:rPr>
              <w:t>£</w:t>
            </w:r>
            <w:r w:rsidRPr="003D2F8B">
              <w:rPr>
                <w:rStyle w:val="ModernTableText"/>
                <w:noProof/>
                <w:szCs w:val="18"/>
              </w:rPr>
              <w:t xml:space="preserve"> Months       </w:t>
            </w:r>
            <w:r w:rsidRPr="003D2F8B">
              <w:rPr>
                <w:rStyle w:val="ModernTableText"/>
                <w:rFonts w:ascii="Wingdings" w:hAnsi="Wingdings" w:eastAsia="Wingdings" w:cs="Wingdings"/>
                <w:noProof/>
                <w:szCs w:val="18"/>
              </w:rPr>
              <w:t>þ</w:t>
            </w:r>
            <w:r w:rsidRPr="003D2F8B">
              <w:rPr>
                <w:rStyle w:val="ModernTableText"/>
                <w:noProof/>
                <w:szCs w:val="18"/>
              </w:rPr>
              <w:t xml:space="preserve"> Years                                                                          </w:t>
            </w:r>
          </w:p>
        </w:tc>
      </w:tr>
      <w:tr xmlns:wp14="http://schemas.microsoft.com/office/word/2010/wordml" w:rsidRPr="005652B9" w:rsidR="003D1E66" w14:paraId="69C6B5C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03" w:type="pct"/>
            <w:gridSpan w:val="2"/>
            <w:tcBorders>
              <w:top w:val="single" w:color="616161" w:sz="2" w:space="0"/>
              <w:left w:val="single" w:color="616161" w:sz="2" w:space="0"/>
              <w:right w:val="single" w:color="616161" w:sz="2" w:space="0"/>
            </w:tcBorders>
            <w:vAlign w:val="center"/>
          </w:tcPr>
          <w:p w:rsidRPr="003D2F8B" w:rsidR="003D1E66" w:rsidP="00EA7252" w:rsidRDefault="003D1E66" w14:paraId="17CA2D7D" wp14:textId="77777777">
            <w:pPr>
              <w:pStyle w:val="ModernBodyText"/>
              <w:spacing w:before="40" w:after="40"/>
              <w:jc w:val="left"/>
              <w:rPr>
                <w:rStyle w:val="Modern2nd-levelTableheader"/>
                <w:noProof/>
                <w:sz w:val="18"/>
                <w:szCs w:val="18"/>
              </w:rPr>
            </w:pPr>
            <w:r w:rsidRPr="003D2F8B">
              <w:rPr>
                <w:rStyle w:val="Modern2nd-levelTableheader"/>
                <w:noProof/>
                <w:sz w:val="18"/>
                <w:szCs w:val="18"/>
              </w:rPr>
              <w:t>Report Run History Log:</w:t>
            </w:r>
          </w:p>
        </w:tc>
        <w:tc>
          <w:tcPr>
            <w:tcW w:w="1215" w:type="pct"/>
            <w:gridSpan w:val="3"/>
            <w:tcBorders>
              <w:top w:val="single" w:color="616161" w:sz="2" w:space="0"/>
              <w:left w:val="single" w:color="616161" w:sz="2" w:space="0"/>
              <w:bottom w:val="single" w:color="616161" w:sz="2" w:space="0"/>
              <w:right w:val="single" w:color="616161" w:sz="2" w:space="0"/>
            </w:tcBorders>
            <w:vAlign w:val="center"/>
          </w:tcPr>
          <w:p w:rsidRPr="003D2F8B" w:rsidR="003D1E66" w:rsidP="00EA7252" w:rsidRDefault="003D1E66" w14:paraId="05C6E2EB" wp14:textId="77777777">
            <w:pPr>
              <w:pStyle w:val="ModernBodyText"/>
              <w:spacing w:before="40" w:after="40"/>
              <w:jc w:val="left"/>
              <w:rPr>
                <w:rStyle w:val="Modern2nd-levelTableheader"/>
                <w:noProof/>
                <w:color w:val="FFFFFF"/>
                <w:sz w:val="18"/>
                <w:szCs w:val="18"/>
              </w:rPr>
            </w:pPr>
            <w:r w:rsidRPr="003D2F8B">
              <w:rPr>
                <w:rStyle w:val="ModernTableText"/>
                <w:rFonts w:ascii="Wingdings 2" w:hAnsi="Wingdings 2" w:eastAsia="Wingdings 2" w:cs="Wingdings 2"/>
                <w:noProof/>
                <w:szCs w:val="18"/>
              </w:rPr>
              <w:t>£</w:t>
            </w:r>
            <w:r w:rsidRPr="003D2F8B">
              <w:rPr>
                <w:rStyle w:val="ModernTableText"/>
                <w:noProof/>
                <w:szCs w:val="18"/>
              </w:rPr>
              <w:t xml:space="preserve"> Number Of Occurrences:  </w:t>
            </w:r>
          </w:p>
        </w:tc>
        <w:tc>
          <w:tcPr>
            <w:tcW w:w="2782" w:type="pct"/>
            <w:gridSpan w:val="6"/>
            <w:tcBorders>
              <w:top w:val="single" w:color="616161" w:sz="2" w:space="0"/>
              <w:left w:val="nil"/>
              <w:bottom w:val="single" w:color="616161" w:sz="2" w:space="0"/>
              <w:right w:val="single" w:color="616161" w:sz="2" w:space="0"/>
            </w:tcBorders>
            <w:vAlign w:val="center"/>
          </w:tcPr>
          <w:p w:rsidRPr="003D2F8B" w:rsidR="003D1E66" w:rsidP="00EA7252" w:rsidRDefault="003D1E66" w14:paraId="7FE40140" wp14:textId="77777777">
            <w:pPr>
              <w:pStyle w:val="TableText1"/>
              <w:spacing w:before="40" w:after="40"/>
              <w:rPr>
                <w:rStyle w:val="ModernTableText"/>
                <w:noProof/>
                <w:szCs w:val="18"/>
              </w:rPr>
            </w:pPr>
            <w:r w:rsidRPr="003D2F8B">
              <w:rPr>
                <w:rStyle w:val="ModernTableText"/>
                <w:rFonts w:ascii="Wingdings 2" w:hAnsi="Wingdings 2" w:eastAsia="Wingdings 2" w:cs="Wingdings 2"/>
                <w:noProof/>
                <w:szCs w:val="18"/>
              </w:rPr>
              <w:t>£</w:t>
            </w:r>
            <w:r w:rsidRPr="003D2F8B">
              <w:rPr>
                <w:rStyle w:val="ModernTableText"/>
                <w:noProof/>
                <w:szCs w:val="18"/>
              </w:rPr>
              <w:t xml:space="preserve">Duration:            </w:t>
            </w:r>
            <w:r w:rsidRPr="003D2F8B">
              <w:rPr>
                <w:rStyle w:val="ModernTableText"/>
                <w:rFonts w:ascii="Wingdings 2" w:hAnsi="Wingdings 2" w:eastAsia="Wingdings 2" w:cs="Wingdings 2"/>
                <w:noProof/>
                <w:szCs w:val="18"/>
              </w:rPr>
              <w:t>£</w:t>
            </w:r>
            <w:r w:rsidRPr="003D2F8B">
              <w:rPr>
                <w:rStyle w:val="ModernTableText"/>
                <w:noProof/>
                <w:szCs w:val="18"/>
              </w:rPr>
              <w:t xml:space="preserve"> Days       </w:t>
            </w:r>
            <w:r w:rsidRPr="003D2F8B">
              <w:rPr>
                <w:rStyle w:val="ModernTableText"/>
                <w:rFonts w:ascii="Wingdings 2" w:hAnsi="Wingdings 2" w:eastAsia="Wingdings 2" w:cs="Wingdings 2"/>
                <w:noProof/>
                <w:szCs w:val="18"/>
              </w:rPr>
              <w:t>£</w:t>
            </w:r>
            <w:r w:rsidRPr="003D2F8B">
              <w:rPr>
                <w:rStyle w:val="ModernTableText"/>
                <w:noProof/>
                <w:szCs w:val="18"/>
              </w:rPr>
              <w:t xml:space="preserve"> Months       </w:t>
            </w:r>
            <w:r w:rsidRPr="003D2F8B">
              <w:rPr>
                <w:rStyle w:val="ModernTableText"/>
                <w:rFonts w:ascii="Wingdings 2" w:hAnsi="Wingdings 2" w:eastAsia="Wingdings 2" w:cs="Wingdings 2"/>
                <w:noProof/>
                <w:szCs w:val="18"/>
              </w:rPr>
              <w:t>£</w:t>
            </w:r>
            <w:r w:rsidRPr="003D2F8B">
              <w:rPr>
                <w:rStyle w:val="ModernTableText"/>
                <w:noProof/>
                <w:szCs w:val="18"/>
              </w:rPr>
              <w:t xml:space="preserve"> Years                                                                          </w:t>
            </w:r>
          </w:p>
        </w:tc>
      </w:tr>
      <w:tr xmlns:wp14="http://schemas.microsoft.com/office/word/2010/wordml" w:rsidRPr="005652B9" w:rsidR="003D1E66" w14:paraId="0346A34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5652B9" w:rsidR="003D1E66" w:rsidP="00EA7252" w:rsidRDefault="003D1E66" w14:paraId="1AF0E3AB" wp14:textId="77777777">
            <w:pPr>
              <w:pStyle w:val="ModernBodyText"/>
              <w:spacing w:before="40" w:after="40"/>
              <w:jc w:val="center"/>
              <w:rPr>
                <w:rStyle w:val="Modern2nd-levelTableheader"/>
                <w:noProof/>
                <w:color w:val="FFFFFF"/>
                <w:sz w:val="21"/>
                <w:szCs w:val="21"/>
              </w:rPr>
            </w:pPr>
            <w:r w:rsidRPr="005652B9">
              <w:rPr>
                <w:rStyle w:val="Modern2nd-levelTableheader"/>
                <w:noProof/>
                <w:color w:val="FFFFFF"/>
                <w:sz w:val="21"/>
                <w:szCs w:val="21"/>
              </w:rPr>
              <w:t>Report Special Processing</w:t>
            </w:r>
          </w:p>
        </w:tc>
      </w:tr>
      <w:tr xmlns:wp14="http://schemas.microsoft.com/office/word/2010/wordml" w:rsidRPr="005652B9" w:rsidR="003D1E66" w14:paraId="3A75EA0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Pr>
          <w:p w:rsidRPr="0099653B" w:rsidR="004B42EC" w:rsidP="004B42EC" w:rsidRDefault="004B42EC" w14:paraId="79402D5B" wp14:textId="77777777">
            <w:pPr>
              <w:keepLines/>
              <w:spacing w:before="40" w:after="40"/>
              <w:jc w:val="left"/>
              <w:rPr>
                <w:rStyle w:val="ModernTableText"/>
                <w:noProof/>
                <w:szCs w:val="18"/>
              </w:rPr>
            </w:pPr>
            <w:r w:rsidRPr="0099653B">
              <w:rPr>
                <w:rStyle w:val="ModernTableText"/>
                <w:noProof/>
                <w:szCs w:val="18"/>
              </w:rPr>
              <w:t>Join A-DTL-TB to A-HDR-TB using A-AUTH-ID</w:t>
            </w:r>
          </w:p>
          <w:p w:rsidRPr="007E08F5" w:rsidR="007E08F5" w:rsidP="007E08F5" w:rsidRDefault="007E08F5" w14:paraId="3A49EE19" wp14:textId="77777777">
            <w:pPr>
              <w:spacing w:before="40" w:after="40"/>
              <w:jc w:val="left"/>
              <w:rPr>
                <w:rStyle w:val="ModernTableText"/>
                <w:noProof/>
                <w:szCs w:val="18"/>
              </w:rPr>
            </w:pPr>
            <w:r w:rsidRPr="007E08F5">
              <w:rPr>
                <w:rStyle w:val="ModernTableText"/>
                <w:noProof/>
                <w:szCs w:val="18"/>
              </w:rPr>
              <w:t>Join A-HDR-LI-SUBM-PROV-ID-TB to P-ALT-ID-TB using P-ALT-ID-TB.P-SYS-ID [Where ‘selection criteria Provider ID’ = P-ALT-ID-TB.P-ALT-ID] and  [Where A-HDR-LI-SUBM-PROV-ID-TB.A-TXN-LVL-CD = 'SV" and A-HDR-LI-SUBM-PROV-ID-TB.A-USED-PROV-ID-IND = "Y"]</w:t>
            </w:r>
          </w:p>
          <w:p w:rsidRPr="005652B9" w:rsidR="003D1E66" w:rsidP="007E08F5" w:rsidRDefault="007E08F5" w14:paraId="7A9D19F1" wp14:textId="77777777">
            <w:pPr>
              <w:pStyle w:val="TableHeading"/>
              <w:spacing w:before="40" w:after="40"/>
              <w:rPr>
                <w:rStyle w:val="ModernTableText"/>
                <w:b w:val="0"/>
                <w:sz w:val="17"/>
                <w:szCs w:val="17"/>
              </w:rPr>
            </w:pPr>
            <w:r w:rsidRPr="007E08F5">
              <w:rPr>
                <w:rStyle w:val="ModernTableText"/>
                <w:b w:val="0"/>
                <w:bCs w:val="0"/>
                <w:noProof/>
                <w:szCs w:val="18"/>
              </w:rPr>
              <w:t>Join P-DTL-TB to A-HDR-LI-SUBM-PROV-ID-TB using A-HDR-LI-SUBM-PROV-ID-TB.P-SYS-ID</w:t>
            </w:r>
          </w:p>
        </w:tc>
      </w:tr>
    </w:tbl>
    <w:p xmlns:wp14="http://schemas.microsoft.com/office/word/2010/wordml" w:rsidRPr="005652B9" w:rsidR="00EA7252" w:rsidP="00EA7252" w:rsidRDefault="00EA7252" w14:paraId="6B1233DF" wp14:textId="77777777">
      <w:pPr>
        <w:rPr>
          <w:sz w:val="19"/>
          <w:szCs w:val="19"/>
        </w:rPr>
      </w:pPr>
    </w:p>
    <w:p xmlns:wp14="http://schemas.microsoft.com/office/word/2010/wordml" w:rsidRPr="005652B9" w:rsidR="00A45419" w:rsidP="00A45419" w:rsidRDefault="00EA7252" w14:paraId="4F734007" wp14:textId="77777777">
      <w:pPr>
        <w:pStyle w:val="Heading6"/>
      </w:pPr>
      <w:r w:rsidRPr="005652B9">
        <w:br w:type="page"/>
      </w:r>
      <w:r w:rsidRPr="005652B9" w:rsidR="00A45419">
        <w:t>Report Layout – OPR-SRA-</w:t>
      </w:r>
      <w:r w:rsidR="00A45419">
        <w:t>131</w:t>
      </w:r>
      <w:r w:rsidRPr="005652B9" w:rsidR="00A45419">
        <w:t xml:space="preserve"> </w:t>
      </w:r>
      <w:r w:rsidR="00A45419">
        <w:t>–</w:t>
      </w:r>
      <w:r w:rsidRPr="005652B9" w:rsidR="00A45419">
        <w:t xml:space="preserve"> </w:t>
      </w:r>
      <w:r w:rsidR="00A45419">
        <w:rPr>
          <w:color w:val="000000"/>
        </w:rPr>
        <w:t>SA Over-Utilization Report</w:t>
      </w:r>
    </w:p>
    <w:tbl>
      <w:tblPr>
        <w:tblW w:w="5000"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1039"/>
        <w:gridCol w:w="734"/>
        <w:gridCol w:w="829"/>
        <w:gridCol w:w="1033"/>
        <w:gridCol w:w="544"/>
        <w:gridCol w:w="276"/>
        <w:gridCol w:w="9"/>
        <w:gridCol w:w="829"/>
        <w:gridCol w:w="374"/>
        <w:gridCol w:w="345"/>
        <w:gridCol w:w="138"/>
        <w:gridCol w:w="207"/>
        <w:gridCol w:w="345"/>
        <w:gridCol w:w="930"/>
        <w:gridCol w:w="1137"/>
        <w:gridCol w:w="187"/>
        <w:gridCol w:w="745"/>
        <w:gridCol w:w="898"/>
        <w:gridCol w:w="449"/>
        <w:gridCol w:w="1471"/>
        <w:gridCol w:w="1039"/>
        <w:gridCol w:w="832"/>
        <w:tblGridChange w:id="326">
          <w:tblGrid>
            <w:gridCol w:w="1039"/>
            <w:gridCol w:w="734"/>
            <w:gridCol w:w="829"/>
            <w:gridCol w:w="1033"/>
            <w:gridCol w:w="544"/>
            <w:gridCol w:w="276"/>
            <w:gridCol w:w="9"/>
            <w:gridCol w:w="829"/>
            <w:gridCol w:w="374"/>
            <w:gridCol w:w="345"/>
            <w:gridCol w:w="138"/>
            <w:gridCol w:w="207"/>
            <w:gridCol w:w="345"/>
            <w:gridCol w:w="930"/>
            <w:gridCol w:w="1137"/>
            <w:gridCol w:w="187"/>
            <w:gridCol w:w="745"/>
            <w:gridCol w:w="898"/>
            <w:gridCol w:w="449"/>
            <w:gridCol w:w="1471"/>
            <w:gridCol w:w="1039"/>
            <w:gridCol w:w="832"/>
          </w:tblGrid>
        </w:tblGridChange>
      </w:tblGrid>
      <w:tr xmlns:wp14="http://schemas.microsoft.com/office/word/2010/wordml" w:rsidRPr="005652B9" w:rsidR="00A45419" w:rsidTr="006E25C2" w14:paraId="07D54A89" wp14:textId="77777777">
        <w:tblPrEx>
          <w:tblCellMar>
            <w:top w:w="0" w:type="dxa"/>
            <w:bottom w:w="0" w:type="dxa"/>
          </w:tblCellMar>
        </w:tblPrEx>
        <w:trPr>
          <w:cantSplit/>
          <w:trHeight w:val="432" w:hRule="exact"/>
          <w:tblHeader/>
          <w:jc w:val="center"/>
        </w:trPr>
        <w:tc>
          <w:tcPr>
            <w:tcW w:w="5000" w:type="pct"/>
            <w:gridSpan w:val="22"/>
            <w:tcBorders>
              <w:top w:val="single" w:color="auto" w:sz="4" w:space="0"/>
              <w:left w:val="single" w:color="auto" w:sz="4" w:space="0"/>
              <w:bottom w:val="single" w:color="auto" w:sz="4" w:space="0"/>
              <w:right w:val="single" w:color="auto" w:sz="4" w:space="0"/>
            </w:tcBorders>
            <w:shd w:val="clear" w:color="auto" w:fill="FF0000"/>
            <w:vAlign w:val="center"/>
          </w:tcPr>
          <w:p w:rsidRPr="00642FC8" w:rsidR="00A45419" w:rsidP="00A45419" w:rsidRDefault="00A45419" w14:paraId="7CE1668E" wp14:textId="77777777">
            <w:pPr>
              <w:ind w:left="437" w:right="81"/>
              <w:jc w:val="center"/>
              <w:rPr>
                <w:rFonts w:eastAsia="MS Mincho" w:cs="Arial"/>
                <w:szCs w:val="20"/>
              </w:rPr>
            </w:pPr>
            <w:r w:rsidRPr="005652B9">
              <w:rPr>
                <w:rFonts w:cs="Arial"/>
                <w:sz w:val="19"/>
                <w:szCs w:val="19"/>
              </w:rPr>
              <w:br w:type="page"/>
            </w:r>
            <w:r w:rsidRPr="005652B9">
              <w:rPr>
                <w:rFonts w:cs="Arial"/>
                <w:sz w:val="19"/>
                <w:szCs w:val="19"/>
              </w:rPr>
              <w:br w:type="page"/>
            </w:r>
            <w:r w:rsidRPr="00642FC8">
              <w:rPr>
                <w:rFonts w:eastAsia="MS Mincho" w:cs="Arial"/>
                <w:szCs w:val="20"/>
              </w:rPr>
              <w:t>NH MMIS REPORT LAYOUT</w:t>
            </w:r>
          </w:p>
        </w:tc>
      </w:tr>
      <w:tr xmlns:wp14="http://schemas.microsoft.com/office/word/2010/wordml" w:rsidRPr="005652B9" w:rsidR="00A45419" w:rsidTr="006E25C2" w14:paraId="16E64F8A" wp14:textId="77777777">
        <w:tblPrEx>
          <w:tblCellMar>
            <w:top w:w="0" w:type="dxa"/>
            <w:bottom w:w="0" w:type="dxa"/>
          </w:tblCellMar>
        </w:tblPrEx>
        <w:trPr>
          <w:cantSplit/>
          <w:trHeight w:val="1710"/>
          <w:jc w:val="center"/>
        </w:trPr>
        <w:tc>
          <w:tcPr>
            <w:tcW w:w="1548" w:type="pct"/>
            <w:gridSpan w:val="6"/>
            <w:tcBorders>
              <w:top w:val="single" w:color="auto" w:sz="4" w:space="0"/>
              <w:bottom w:val="nil"/>
              <w:right w:val="nil"/>
            </w:tcBorders>
            <w:vAlign w:val="center"/>
          </w:tcPr>
          <w:p w:rsidRPr="0099653B" w:rsidR="00A45419" w:rsidP="00A45419" w:rsidRDefault="00A45419" w14:paraId="70E5C445" wp14:textId="77777777">
            <w:pPr>
              <w:pStyle w:val="TableText1"/>
              <w:spacing w:before="40" w:after="40"/>
              <w:rPr>
                <w:rStyle w:val="ModernTableText"/>
                <w:b/>
                <w:bCs/>
                <w:color w:val="000000"/>
                <w:sz w:val="20"/>
                <w:szCs w:val="20"/>
              </w:rPr>
            </w:pPr>
            <w:r w:rsidRPr="0099653B">
              <w:rPr>
                <w:rStyle w:val="ModernTableText"/>
                <w:b/>
                <w:bCs/>
                <w:color w:val="000000"/>
                <w:sz w:val="20"/>
                <w:szCs w:val="20"/>
              </w:rPr>
              <w:t>NH MMIS EOR</w:t>
            </w:r>
          </w:p>
          <w:p w:rsidRPr="0099653B" w:rsidR="00A45419" w:rsidP="00A45419" w:rsidRDefault="00A45419" w14:paraId="0F22DF6B" wp14:textId="77777777">
            <w:pPr>
              <w:pStyle w:val="TableText1"/>
              <w:spacing w:before="40" w:after="40"/>
              <w:rPr>
                <w:rStyle w:val="ModernTableText"/>
                <w:b/>
                <w:bCs/>
                <w:color w:val="000000"/>
                <w:sz w:val="20"/>
                <w:szCs w:val="20"/>
              </w:rPr>
            </w:pPr>
            <w:r w:rsidRPr="0099653B">
              <w:rPr>
                <w:rStyle w:val="ModernTableText"/>
                <w:b/>
                <w:bCs/>
                <w:color w:val="000000"/>
                <w:sz w:val="20"/>
                <w:szCs w:val="20"/>
              </w:rPr>
              <w:t>Report ID:  OPR-SRA-131</w:t>
            </w:r>
          </w:p>
          <w:p w:rsidRPr="0099653B" w:rsidR="00A45419" w:rsidP="00A45419" w:rsidRDefault="00A45419" w14:paraId="01EAD1AE" wp14:textId="77777777">
            <w:pPr>
              <w:pStyle w:val="TableText1"/>
              <w:spacing w:before="40" w:after="40"/>
              <w:rPr>
                <w:b/>
                <w:szCs w:val="20"/>
                <w:u w:val="single"/>
              </w:rPr>
            </w:pPr>
            <w:r w:rsidRPr="0099653B">
              <w:rPr>
                <w:b/>
                <w:szCs w:val="20"/>
                <w:u w:val="single"/>
              </w:rPr>
              <w:t>Report Definition</w:t>
            </w:r>
          </w:p>
          <w:p w:rsidRPr="0099653B" w:rsidR="00A45419" w:rsidP="00A45419" w:rsidRDefault="00A45419" w14:paraId="7F080AEE" wp14:textId="77777777">
            <w:pPr>
              <w:pStyle w:val="TableText1"/>
              <w:spacing w:before="40" w:after="40"/>
              <w:rPr>
                <w:b/>
                <w:szCs w:val="20"/>
                <w:u w:val="single"/>
              </w:rPr>
            </w:pPr>
            <w:r w:rsidRPr="0099653B">
              <w:rPr>
                <w:b/>
                <w:szCs w:val="20"/>
                <w:u w:val="single"/>
              </w:rPr>
              <w:t>ORR Home</w:t>
            </w:r>
          </w:p>
          <w:p w:rsidRPr="0099653B" w:rsidR="00A45419" w:rsidP="00A45419" w:rsidRDefault="00A45419" w14:paraId="3A499036" wp14:textId="77777777">
            <w:pPr>
              <w:pStyle w:val="TableText1"/>
              <w:spacing w:before="40" w:after="40"/>
              <w:rPr>
                <w:rStyle w:val="ModernTableText"/>
                <w:b/>
                <w:bCs/>
                <w:color w:val="0000FF"/>
                <w:sz w:val="20"/>
                <w:szCs w:val="20"/>
                <w:u w:val="single"/>
              </w:rPr>
            </w:pPr>
            <w:r w:rsidRPr="0099653B">
              <w:rPr>
                <w:b/>
                <w:szCs w:val="20"/>
                <w:u w:val="single"/>
              </w:rPr>
              <w:t>Return</w:t>
            </w:r>
          </w:p>
        </w:tc>
        <w:tc>
          <w:tcPr>
            <w:tcW w:w="2135" w:type="pct"/>
            <w:gridSpan w:val="12"/>
            <w:tcBorders>
              <w:top w:val="nil"/>
              <w:left w:val="nil"/>
              <w:bottom w:val="nil"/>
              <w:right w:val="nil"/>
            </w:tcBorders>
            <w:vAlign w:val="center"/>
          </w:tcPr>
          <w:p w:rsidRPr="0099653B" w:rsidR="00A45419" w:rsidP="00A45419" w:rsidRDefault="00A45419" w14:paraId="5B0B1607" wp14:textId="77777777">
            <w:pPr>
              <w:tabs>
                <w:tab w:val="center" w:pos="1853"/>
              </w:tabs>
              <w:jc w:val="center"/>
              <w:rPr>
                <w:b/>
                <w:szCs w:val="20"/>
              </w:rPr>
            </w:pPr>
            <w:r w:rsidRPr="0099653B">
              <w:rPr>
                <w:b/>
                <w:szCs w:val="20"/>
              </w:rPr>
              <w:t>Line of Business:  &lt;LOB Cd – Desc&gt;</w:t>
            </w:r>
          </w:p>
          <w:p w:rsidRPr="0099653B" w:rsidR="00A45419" w:rsidP="00A45419" w:rsidRDefault="00A45419" w14:paraId="5B6C4FCE" wp14:textId="77777777">
            <w:pPr>
              <w:tabs>
                <w:tab w:val="center" w:pos="1853"/>
              </w:tabs>
              <w:spacing w:before="120"/>
              <w:jc w:val="center"/>
              <w:rPr>
                <w:rFonts w:cs="Arial"/>
                <w:b/>
                <w:bCs/>
                <w:szCs w:val="20"/>
              </w:rPr>
            </w:pPr>
            <w:r w:rsidRPr="0099653B">
              <w:rPr>
                <w:rFonts w:cs="Arial"/>
                <w:b/>
                <w:bCs/>
                <w:szCs w:val="20"/>
              </w:rPr>
              <w:t>Department of Health and Human Services</w:t>
            </w:r>
          </w:p>
          <w:p w:rsidRPr="0099653B" w:rsidR="00A45419" w:rsidP="00A45419" w:rsidRDefault="00A45419" w14:paraId="4A5DBD51" wp14:textId="77777777">
            <w:pPr>
              <w:tabs>
                <w:tab w:val="center" w:pos="1853"/>
              </w:tabs>
              <w:spacing w:before="120"/>
              <w:jc w:val="center"/>
              <w:rPr>
                <w:rFonts w:cs="Arial"/>
                <w:b/>
                <w:bCs/>
                <w:szCs w:val="20"/>
              </w:rPr>
            </w:pPr>
            <w:r w:rsidRPr="0099653B">
              <w:rPr>
                <w:rFonts w:cs="Arial"/>
                <w:b/>
                <w:bCs/>
                <w:szCs w:val="20"/>
              </w:rPr>
              <w:t>SA Over-Utilization Report</w:t>
            </w:r>
          </w:p>
          <w:p w:rsidRPr="0099653B" w:rsidR="00A45419" w:rsidP="00A45419" w:rsidRDefault="00A45419" w14:paraId="65A16BC6" wp14:textId="77777777">
            <w:pPr>
              <w:pStyle w:val="DSDHead4"/>
              <w:tabs>
                <w:tab w:val="center" w:pos="1853"/>
              </w:tabs>
              <w:spacing w:before="120" w:after="120"/>
              <w:rPr>
                <w:rStyle w:val="ModernTableText"/>
                <w:rFonts w:cs="Arial"/>
                <w:b w:val="0"/>
                <w:bCs/>
                <w:color w:val="FF0000"/>
                <w:sz w:val="20"/>
              </w:rPr>
            </w:pPr>
            <w:r w:rsidRPr="0099653B">
              <w:rPr>
                <w:rFonts w:ascii="Arial" w:hAnsi="Arial" w:cs="Arial"/>
                <w:bCs/>
                <w:sz w:val="20"/>
              </w:rPr>
              <w:t>As of MM/DD/CCYY</w:t>
            </w:r>
          </w:p>
        </w:tc>
        <w:tc>
          <w:tcPr>
            <w:tcW w:w="1317" w:type="pct"/>
            <w:gridSpan w:val="4"/>
            <w:tcBorders>
              <w:top w:val="single" w:color="auto" w:sz="4" w:space="0"/>
              <w:left w:val="nil"/>
              <w:bottom w:val="nil"/>
            </w:tcBorders>
          </w:tcPr>
          <w:p w:rsidRPr="005652B9" w:rsidR="00A45419" w:rsidP="00A45419" w:rsidRDefault="003A7664" w14:paraId="1A30619E" wp14:textId="77777777">
            <w:pPr>
              <w:jc w:val="right"/>
              <w:rPr>
                <w:sz w:val="19"/>
                <w:szCs w:val="19"/>
              </w:rPr>
            </w:pPr>
            <w:r w:rsidRPr="005652B9">
              <w:rPr>
                <w:noProof/>
                <w:sz w:val="19"/>
                <w:szCs w:val="19"/>
              </w:rPr>
              <w:drawing>
                <wp:inline xmlns:wp14="http://schemas.microsoft.com/office/word/2010/wordprocessingDrawing" distT="0" distB="0" distL="0" distR="0" wp14:anchorId="3F30D6C4" wp14:editId="7777777">
                  <wp:extent cx="1295400" cy="1285875"/>
                  <wp:effectExtent l="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Pr="005652B9" w:rsidR="00A45419" w:rsidTr="006E25C2" w14:paraId="6364809C" wp14:textId="77777777">
        <w:tblPrEx>
          <w:tblCellMar>
            <w:top w:w="0" w:type="dxa"/>
            <w:bottom w:w="0" w:type="dxa"/>
          </w:tblCellMar>
        </w:tblPrEx>
        <w:trPr>
          <w:cantSplit/>
          <w:trHeight w:val="135"/>
          <w:jc w:val="center"/>
        </w:trPr>
        <w:tc>
          <w:tcPr>
            <w:tcW w:w="5000" w:type="pct"/>
            <w:gridSpan w:val="22"/>
            <w:tcBorders>
              <w:top w:val="nil"/>
              <w:bottom w:val="nil"/>
            </w:tcBorders>
            <w:vAlign w:val="center"/>
          </w:tcPr>
          <w:p w:rsidRPr="005652B9" w:rsidR="00A45419" w:rsidP="00A45419" w:rsidRDefault="00A45419" w14:paraId="1346F062" wp14:textId="77777777">
            <w:pPr>
              <w:pStyle w:val="Figure"/>
              <w:rPr>
                <w:rFonts w:ascii="Arial" w:hAnsi="Arial" w:cs="Arial"/>
                <w:bCs w:val="0"/>
                <w:color w:val="FFFFFF"/>
                <w:sz w:val="23"/>
                <w:szCs w:val="23"/>
              </w:rPr>
            </w:pPr>
          </w:p>
        </w:tc>
      </w:tr>
      <w:tr xmlns:wp14="http://schemas.microsoft.com/office/word/2010/wordml" w:rsidRPr="003D4CC0" w:rsidR="00381AE2" w:rsidTr="006E25C2" w14:paraId="27E0AA2A" wp14:textId="77777777">
        <w:tblPrEx>
          <w:tblCellMar>
            <w:top w:w="0" w:type="dxa"/>
            <w:bottom w:w="0" w:type="dxa"/>
          </w:tblCellMar>
        </w:tblPrEx>
        <w:trPr>
          <w:cantSplit/>
          <w:trHeight w:val="360"/>
          <w:jc w:val="center"/>
        </w:trPr>
        <w:tc>
          <w:tcPr>
            <w:tcW w:w="2137" w:type="pct"/>
            <w:gridSpan w:val="11"/>
            <w:tcBorders>
              <w:top w:val="nil"/>
              <w:bottom w:val="nil"/>
            </w:tcBorders>
            <w:shd w:val="clear" w:color="auto" w:fill="356BA1"/>
            <w:vAlign w:val="center"/>
          </w:tcPr>
          <w:p w:rsidRPr="003D4CC0" w:rsidR="00A45419" w:rsidP="00A45419" w:rsidRDefault="00A45419" w14:paraId="57C3E0AD" wp14:textId="77777777">
            <w:pPr>
              <w:pStyle w:val="Figure"/>
              <w:spacing w:before="60" w:after="60"/>
              <w:rPr>
                <w:rFonts w:ascii="Arial" w:hAnsi="Arial" w:cs="Arial"/>
                <w:bCs w:val="0"/>
                <w:color w:val="FFFFFF"/>
                <w:sz w:val="23"/>
                <w:szCs w:val="23"/>
              </w:rPr>
            </w:pPr>
            <w:r>
              <w:rPr>
                <w:rFonts w:ascii="Arial" w:hAnsi="Arial" w:cs="Arial"/>
                <w:bCs w:val="0"/>
                <w:color w:val="FFFFFF"/>
                <w:sz w:val="23"/>
                <w:szCs w:val="23"/>
              </w:rPr>
              <w:t>SA LI Svc Prov ID</w:t>
            </w:r>
            <w:r w:rsidRPr="003D4CC0">
              <w:rPr>
                <w:rFonts w:ascii="Arial" w:hAnsi="Arial" w:cs="Arial"/>
                <w:bCs w:val="0"/>
                <w:color w:val="FFFFFF"/>
                <w:sz w:val="23"/>
                <w:szCs w:val="23"/>
              </w:rPr>
              <w:t>:   XXXXXXXXXXXXXXXXXXXXX</w:t>
            </w:r>
          </w:p>
        </w:tc>
        <w:tc>
          <w:tcPr>
            <w:tcW w:w="2863" w:type="pct"/>
            <w:gridSpan w:val="11"/>
            <w:tcBorders>
              <w:top w:val="nil"/>
              <w:bottom w:val="nil"/>
            </w:tcBorders>
            <w:shd w:val="clear" w:color="auto" w:fill="356BA1"/>
            <w:vAlign w:val="center"/>
          </w:tcPr>
          <w:p w:rsidRPr="003D4CC0" w:rsidR="00A45419" w:rsidP="00A45419" w:rsidRDefault="00A45419" w14:paraId="7FF6BD16" wp14:textId="77777777">
            <w:pPr>
              <w:pStyle w:val="Figure"/>
              <w:spacing w:before="60" w:after="60"/>
              <w:rPr>
                <w:rFonts w:ascii="Arial" w:hAnsi="Arial" w:cs="Arial"/>
                <w:bCs w:val="0"/>
                <w:color w:val="FFFFFF"/>
                <w:sz w:val="23"/>
                <w:szCs w:val="23"/>
              </w:rPr>
            </w:pPr>
            <w:r>
              <w:rPr>
                <w:rFonts w:ascii="Arial" w:hAnsi="Arial" w:cs="Arial"/>
                <w:bCs w:val="0"/>
                <w:color w:val="FFFFFF"/>
                <w:sz w:val="23"/>
                <w:szCs w:val="23"/>
              </w:rPr>
              <w:t>SA LI Svc Prov Nam</w:t>
            </w:r>
            <w:r w:rsidRPr="003D4CC0">
              <w:rPr>
                <w:rFonts w:ascii="Arial" w:hAnsi="Arial" w:cs="Arial"/>
                <w:bCs w:val="0"/>
                <w:color w:val="FFFFFF"/>
                <w:sz w:val="23"/>
                <w:szCs w:val="23"/>
              </w:rPr>
              <w:t>e:  XXXXXXXXXXXXXXXXXXXXX</w:t>
            </w:r>
          </w:p>
        </w:tc>
      </w:tr>
      <w:tr xmlns:wp14="http://schemas.microsoft.com/office/word/2010/wordml" w:rsidRPr="003D4CC0" w:rsidR="00A45419" w:rsidTr="006E25C2" w14:paraId="52F07E2E" wp14:textId="77777777">
        <w:tblPrEx>
          <w:tblCellMar>
            <w:top w:w="0" w:type="dxa"/>
            <w:bottom w:w="0" w:type="dxa"/>
          </w:tblCellMar>
        </w:tblPrEx>
        <w:trPr>
          <w:cantSplit/>
          <w:trHeight w:val="351"/>
          <w:jc w:val="center"/>
        </w:trPr>
        <w:tc>
          <w:tcPr>
            <w:tcW w:w="5000" w:type="pct"/>
            <w:gridSpan w:val="22"/>
            <w:tcBorders>
              <w:top w:val="nil"/>
              <w:bottom w:val="nil"/>
            </w:tcBorders>
            <w:shd w:val="clear" w:color="auto" w:fill="FDD461"/>
            <w:vAlign w:val="center"/>
          </w:tcPr>
          <w:p w:rsidRPr="003D4CC0" w:rsidR="00A45419" w:rsidP="00A45419" w:rsidRDefault="00A45419" w14:paraId="447F6A7F" wp14:textId="77777777">
            <w:pPr>
              <w:pStyle w:val="Figure"/>
              <w:ind w:left="-35"/>
              <w:rPr>
                <w:rFonts w:ascii="Arial Bold" w:hAnsi="Arial Bold" w:cs="Arial"/>
                <w:bCs w:val="0"/>
                <w:sz w:val="23"/>
                <w:szCs w:val="23"/>
              </w:rPr>
            </w:pPr>
            <w:r w:rsidRPr="003D4CC0">
              <w:rPr>
                <w:rStyle w:val="ModernTableText"/>
                <w:rFonts w:ascii="Arial Bold" w:hAnsi="Arial Bold"/>
              </w:rPr>
              <w:t xml:space="preserve">  </w:t>
            </w:r>
            <w:r w:rsidRPr="003D4CC0">
              <w:rPr>
                <w:rStyle w:val="ModernTableText"/>
                <w:rFonts w:ascii="Arial Bold" w:hAnsi="Arial Bold"/>
                <w:sz w:val="23"/>
                <w:szCs w:val="23"/>
              </w:rPr>
              <w:t xml:space="preserve">SA Ty Cd </w:t>
            </w:r>
            <w:r w:rsidRPr="003D4CC0">
              <w:rPr>
                <w:rFonts w:ascii="Arial Bold" w:hAnsi="Arial Bold" w:cs="Arial"/>
                <w:bCs w:val="0"/>
                <w:sz w:val="23"/>
                <w:szCs w:val="23"/>
              </w:rPr>
              <w:t>- Desc:  XX - XXXXXXXXXXXXXXX</w:t>
            </w:r>
          </w:p>
        </w:tc>
      </w:tr>
      <w:tr xmlns:wp14="http://schemas.microsoft.com/office/word/2010/wordml" w:rsidRPr="003D4CC0" w:rsidR="00A45419" w:rsidTr="006E25C2" w14:paraId="46A33313" wp14:textId="77777777">
        <w:tblPrEx>
          <w:tblCellMar>
            <w:top w:w="0" w:type="dxa"/>
            <w:bottom w:w="0" w:type="dxa"/>
          </w:tblCellMar>
        </w:tblPrEx>
        <w:trPr>
          <w:cantSplit/>
          <w:trHeight w:val="360"/>
          <w:jc w:val="center"/>
        </w:trPr>
        <w:tc>
          <w:tcPr>
            <w:tcW w:w="5000" w:type="pct"/>
            <w:gridSpan w:val="22"/>
            <w:tcBorders>
              <w:top w:val="nil"/>
              <w:bottom w:val="nil"/>
            </w:tcBorders>
            <w:shd w:val="clear" w:color="auto" w:fill="FEEBB4"/>
            <w:vAlign w:val="center"/>
          </w:tcPr>
          <w:p w:rsidRPr="003D4CC0" w:rsidR="00A45419" w:rsidP="00A45419" w:rsidRDefault="00A45419" w14:paraId="6808C574" wp14:textId="77777777">
            <w:pPr>
              <w:pStyle w:val="Figure"/>
              <w:spacing w:before="60" w:after="60"/>
              <w:rPr>
                <w:rFonts w:ascii="Arial" w:hAnsi="Arial" w:cs="Arial"/>
                <w:bCs w:val="0"/>
                <w:sz w:val="23"/>
                <w:szCs w:val="23"/>
              </w:rPr>
            </w:pPr>
            <w:r>
              <w:rPr>
                <w:rFonts w:ascii="Arial" w:hAnsi="Arial" w:cs="Arial"/>
                <w:bCs w:val="0"/>
                <w:color w:val="000000"/>
                <w:sz w:val="23"/>
                <w:szCs w:val="23"/>
              </w:rPr>
              <w:t>SA LI Cat Svc Cd</w:t>
            </w:r>
            <w:r w:rsidRPr="005652B9">
              <w:rPr>
                <w:rFonts w:ascii="Arial" w:hAnsi="Arial" w:cs="Arial"/>
                <w:bCs w:val="0"/>
                <w:color w:val="000000"/>
                <w:sz w:val="23"/>
                <w:szCs w:val="23"/>
              </w:rPr>
              <w:t xml:space="preserve"> - Desc:  XX - XXXXXXXXXXX</w:t>
            </w:r>
          </w:p>
        </w:tc>
      </w:tr>
      <w:tr xmlns:wp14="http://schemas.microsoft.com/office/word/2010/wordml" w:rsidRPr="005652B9" w:rsidR="00381AE2" w:rsidTr="006E25C2" w14:paraId="3858BA16" wp14:textId="77777777">
        <w:tblPrEx>
          <w:tblCellMar>
            <w:top w:w="0" w:type="dxa"/>
            <w:bottom w:w="0" w:type="dxa"/>
          </w:tblCellMar>
        </w:tblPrEx>
        <w:trPr>
          <w:cantSplit/>
          <w:trHeight w:val="360"/>
          <w:jc w:val="center"/>
        </w:trPr>
        <w:tc>
          <w:tcPr>
            <w:tcW w:w="361"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464B1EC5" wp14:textId="77777777">
            <w:pPr>
              <w:pStyle w:val="Figure"/>
              <w:spacing w:before="120" w:after="120"/>
              <w:jc w:val="center"/>
              <w:rPr>
                <w:rFonts w:ascii="Arial" w:hAnsi="Arial" w:cs="Arial"/>
                <w:sz w:val="15"/>
                <w:szCs w:val="15"/>
              </w:rPr>
            </w:pPr>
            <w:r w:rsidRPr="005652B9">
              <w:rPr>
                <w:rFonts w:ascii="Arial" w:hAnsi="Arial" w:cs="Arial"/>
                <w:sz w:val="15"/>
                <w:szCs w:val="15"/>
              </w:rPr>
              <w:t xml:space="preserve">SA </w:t>
            </w:r>
            <w:r>
              <w:rPr>
                <w:rFonts w:ascii="Arial" w:hAnsi="Arial" w:cs="Arial"/>
                <w:sz w:val="15"/>
                <w:szCs w:val="15"/>
              </w:rPr>
              <w:t>I</w:t>
            </w:r>
            <w:r w:rsidRPr="005652B9">
              <w:rPr>
                <w:rFonts w:ascii="Arial" w:hAnsi="Arial" w:cs="Arial"/>
                <w:sz w:val="15"/>
                <w:szCs w:val="15"/>
              </w:rPr>
              <w:t>D</w:t>
            </w:r>
          </w:p>
        </w:tc>
        <w:tc>
          <w:tcPr>
            <w:tcW w:w="255"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2E8AB496" wp14:textId="77777777">
            <w:pPr>
              <w:pStyle w:val="Figure"/>
              <w:spacing w:before="120" w:after="120"/>
              <w:jc w:val="center"/>
              <w:rPr>
                <w:rFonts w:ascii="Arial" w:hAnsi="Arial" w:cs="Arial"/>
                <w:sz w:val="15"/>
                <w:szCs w:val="15"/>
              </w:rPr>
            </w:pPr>
            <w:r w:rsidRPr="005652B9">
              <w:rPr>
                <w:rFonts w:ascii="Arial" w:hAnsi="Arial" w:cs="Arial"/>
                <w:sz w:val="15"/>
                <w:szCs w:val="15"/>
              </w:rPr>
              <w:t>SA LI Num</w:t>
            </w:r>
          </w:p>
        </w:tc>
        <w:tc>
          <w:tcPr>
            <w:tcW w:w="288"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063D4A92" wp14:textId="77777777">
            <w:pPr>
              <w:pStyle w:val="Figure"/>
              <w:spacing w:before="120" w:after="120"/>
              <w:jc w:val="center"/>
              <w:rPr>
                <w:rFonts w:ascii="Arial" w:hAnsi="Arial" w:cs="Arial"/>
                <w:sz w:val="15"/>
                <w:szCs w:val="15"/>
              </w:rPr>
            </w:pPr>
            <w:r>
              <w:rPr>
                <w:rFonts w:ascii="Arial" w:hAnsi="Arial" w:cs="Arial"/>
                <w:sz w:val="15"/>
                <w:szCs w:val="15"/>
              </w:rPr>
              <w:t>Mbr ID</w:t>
            </w:r>
          </w:p>
        </w:tc>
        <w:tc>
          <w:tcPr>
            <w:tcW w:w="359"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04963BE0" wp14:textId="77777777">
            <w:pPr>
              <w:pStyle w:val="Figure"/>
              <w:spacing w:before="120" w:after="120"/>
              <w:jc w:val="center"/>
              <w:rPr>
                <w:rFonts w:ascii="Arial" w:hAnsi="Arial" w:cs="Arial"/>
                <w:sz w:val="15"/>
                <w:szCs w:val="15"/>
              </w:rPr>
            </w:pPr>
            <w:r>
              <w:rPr>
                <w:rFonts w:ascii="Arial" w:hAnsi="Arial" w:cs="Arial"/>
                <w:bCs w:val="0"/>
                <w:color w:val="000000"/>
                <w:sz w:val="15"/>
                <w:szCs w:val="15"/>
              </w:rPr>
              <w:t>Mbr Name-Full</w:t>
            </w:r>
          </w:p>
        </w:tc>
        <w:tc>
          <w:tcPr>
            <w:tcW w:w="288" w:type="pct"/>
            <w:gridSpan w:val="3"/>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13527F97" wp14:textId="77777777">
            <w:pPr>
              <w:pStyle w:val="Figure"/>
              <w:spacing w:before="120" w:after="120"/>
              <w:jc w:val="center"/>
              <w:rPr>
                <w:rFonts w:ascii="Arial" w:hAnsi="Arial" w:cs="Arial"/>
                <w:sz w:val="15"/>
                <w:szCs w:val="15"/>
              </w:rPr>
            </w:pPr>
            <w:r w:rsidRPr="005652B9">
              <w:rPr>
                <w:rFonts w:ascii="Arial" w:hAnsi="Arial" w:cs="Arial"/>
                <w:bCs w:val="0"/>
                <w:color w:val="000000"/>
                <w:sz w:val="15"/>
                <w:szCs w:val="15"/>
              </w:rPr>
              <w:t>SA LI Svc Cd-</w:t>
            </w:r>
            <w:r>
              <w:rPr>
                <w:rFonts w:ascii="Arial" w:hAnsi="Arial" w:cs="Arial"/>
                <w:bCs w:val="0"/>
                <w:color w:val="000000"/>
                <w:sz w:val="15"/>
                <w:szCs w:val="15"/>
              </w:rPr>
              <w:t>From</w:t>
            </w:r>
          </w:p>
        </w:tc>
        <w:tc>
          <w:tcPr>
            <w:tcW w:w="288"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5395A692" wp14:textId="77777777">
            <w:pPr>
              <w:pStyle w:val="Figure"/>
              <w:spacing w:before="120" w:after="120"/>
              <w:jc w:val="center"/>
              <w:rPr>
                <w:rFonts w:ascii="Arial" w:hAnsi="Arial" w:cs="Arial"/>
                <w:sz w:val="15"/>
                <w:szCs w:val="15"/>
              </w:rPr>
            </w:pPr>
            <w:r w:rsidRPr="005652B9">
              <w:rPr>
                <w:rFonts w:ascii="Arial" w:hAnsi="Arial" w:cs="Arial"/>
                <w:bCs w:val="0"/>
                <w:color w:val="000000"/>
                <w:sz w:val="15"/>
                <w:szCs w:val="15"/>
              </w:rPr>
              <w:t>SA LI Svc Cd-To</w:t>
            </w:r>
          </w:p>
        </w:tc>
        <w:tc>
          <w:tcPr>
            <w:tcW w:w="490" w:type="pct"/>
            <w:gridSpan w:val="5"/>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0780D90D" wp14:textId="77777777">
            <w:pPr>
              <w:pStyle w:val="Figure"/>
              <w:spacing w:before="120" w:after="120"/>
              <w:jc w:val="center"/>
              <w:rPr>
                <w:rFonts w:ascii="Arial" w:hAnsi="Arial" w:cs="Arial"/>
                <w:sz w:val="15"/>
                <w:szCs w:val="15"/>
              </w:rPr>
            </w:pPr>
            <w:r w:rsidRPr="005652B9">
              <w:rPr>
                <w:rFonts w:ascii="Arial" w:hAnsi="Arial" w:cs="Arial"/>
                <w:bCs w:val="0"/>
                <w:color w:val="000000"/>
                <w:sz w:val="15"/>
                <w:szCs w:val="15"/>
              </w:rPr>
              <w:t xml:space="preserve">SA LI Svc </w:t>
            </w:r>
            <w:r>
              <w:rPr>
                <w:rFonts w:ascii="Arial" w:hAnsi="Arial" w:cs="Arial"/>
                <w:bCs w:val="0"/>
                <w:color w:val="000000"/>
                <w:sz w:val="15"/>
                <w:szCs w:val="15"/>
              </w:rPr>
              <w:t>Cd-Mod</w:t>
            </w:r>
          </w:p>
        </w:tc>
        <w:tc>
          <w:tcPr>
            <w:tcW w:w="323" w:type="pct"/>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3000130C" wp14:textId="77777777">
            <w:pPr>
              <w:pStyle w:val="Figure"/>
              <w:spacing w:before="40" w:after="40"/>
              <w:jc w:val="center"/>
              <w:rPr>
                <w:rFonts w:ascii="Arial" w:hAnsi="Arial" w:cs="Arial"/>
                <w:bCs w:val="0"/>
                <w:sz w:val="15"/>
                <w:szCs w:val="15"/>
              </w:rPr>
            </w:pPr>
            <w:r>
              <w:rPr>
                <w:rFonts w:ascii="Arial" w:hAnsi="Arial" w:cs="Arial"/>
                <w:bCs w:val="0"/>
                <w:sz w:val="15"/>
                <w:szCs w:val="15"/>
              </w:rPr>
              <w:t>SA LI Apprvd Period Units</w:t>
            </w:r>
          </w:p>
          <w:p w:rsidRPr="005652B9" w:rsidR="00A45419" w:rsidP="00A45419" w:rsidRDefault="00A45419" w14:paraId="58803070" wp14:textId="77777777">
            <w:pPr>
              <w:pStyle w:val="Figure"/>
              <w:spacing w:before="40" w:after="40"/>
              <w:jc w:val="center"/>
              <w:rPr>
                <w:rFonts w:ascii="Arial" w:hAnsi="Arial" w:cs="Arial"/>
                <w:bCs w:val="0"/>
                <w:sz w:val="15"/>
                <w:szCs w:val="15"/>
              </w:rPr>
            </w:pPr>
            <w:r>
              <w:rPr>
                <w:rFonts w:ascii="Arial" w:hAnsi="Arial" w:cs="Arial"/>
                <w:bCs w:val="0"/>
                <w:sz w:val="15"/>
                <w:szCs w:val="15"/>
              </w:rPr>
              <w:t>(A)</w:t>
            </w:r>
          </w:p>
        </w:tc>
        <w:tc>
          <w:tcPr>
            <w:tcW w:w="395" w:type="pct"/>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7A58F4AF" wp14:textId="77777777">
            <w:pPr>
              <w:pStyle w:val="Figure"/>
              <w:spacing w:before="40" w:after="40"/>
              <w:jc w:val="center"/>
              <w:rPr>
                <w:rFonts w:ascii="Arial" w:hAnsi="Arial" w:cs="Arial"/>
                <w:bCs w:val="0"/>
                <w:sz w:val="15"/>
                <w:szCs w:val="15"/>
              </w:rPr>
            </w:pPr>
            <w:r>
              <w:rPr>
                <w:rFonts w:ascii="Arial" w:hAnsi="Arial" w:cs="Arial"/>
                <w:bCs w:val="0"/>
                <w:sz w:val="15"/>
                <w:szCs w:val="15"/>
              </w:rPr>
              <w:t xml:space="preserve">SA LI Apprvd Period Cd - Desc </w:t>
            </w:r>
          </w:p>
          <w:p w:rsidRPr="005652B9" w:rsidR="00A45419" w:rsidP="00A45419" w:rsidRDefault="00A45419" w14:paraId="0AC4FE52" wp14:textId="77777777">
            <w:pPr>
              <w:pStyle w:val="Figure"/>
              <w:spacing w:before="40" w:after="40"/>
              <w:jc w:val="center"/>
              <w:rPr>
                <w:rFonts w:ascii="Arial" w:hAnsi="Arial" w:cs="Arial"/>
                <w:bCs w:val="0"/>
                <w:sz w:val="15"/>
                <w:szCs w:val="15"/>
              </w:rPr>
            </w:pPr>
            <w:r>
              <w:rPr>
                <w:rFonts w:ascii="Arial" w:hAnsi="Arial" w:cs="Arial"/>
                <w:bCs w:val="0"/>
                <w:sz w:val="15"/>
                <w:szCs w:val="15"/>
              </w:rPr>
              <w:t>(B)</w:t>
            </w:r>
          </w:p>
        </w:tc>
        <w:tc>
          <w:tcPr>
            <w:tcW w:w="324" w:type="pct"/>
            <w:gridSpan w:val="2"/>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073A9A27" wp14:textId="77777777">
            <w:pPr>
              <w:pStyle w:val="Figure"/>
              <w:spacing w:before="40" w:after="40"/>
              <w:jc w:val="center"/>
              <w:rPr>
                <w:rFonts w:ascii="Arial" w:hAnsi="Arial" w:cs="Arial"/>
                <w:bCs w:val="0"/>
                <w:sz w:val="15"/>
                <w:szCs w:val="15"/>
              </w:rPr>
            </w:pPr>
            <w:r>
              <w:rPr>
                <w:rFonts w:ascii="Arial" w:hAnsi="Arial" w:cs="Arial"/>
                <w:bCs w:val="0"/>
                <w:sz w:val="15"/>
                <w:szCs w:val="15"/>
              </w:rPr>
              <w:t>Total Apprvd Units Per Period</w:t>
            </w:r>
          </w:p>
          <w:p w:rsidRPr="005652B9" w:rsidR="00A45419" w:rsidP="00A45419" w:rsidRDefault="00A45419" w14:paraId="4863200B" wp14:textId="77777777">
            <w:pPr>
              <w:pStyle w:val="Figure"/>
              <w:spacing w:before="40" w:after="40"/>
              <w:jc w:val="center"/>
              <w:rPr>
                <w:rFonts w:ascii="Arial" w:hAnsi="Arial" w:cs="Arial"/>
                <w:bCs w:val="0"/>
                <w:sz w:val="15"/>
                <w:szCs w:val="15"/>
              </w:rPr>
            </w:pPr>
            <w:r>
              <w:rPr>
                <w:rFonts w:ascii="Arial" w:hAnsi="Arial" w:cs="Arial"/>
                <w:bCs w:val="0"/>
                <w:sz w:val="15"/>
                <w:szCs w:val="15"/>
              </w:rPr>
              <w:t>(C)</w:t>
            </w:r>
          </w:p>
        </w:tc>
        <w:tc>
          <w:tcPr>
            <w:tcW w:w="468" w:type="pct"/>
            <w:gridSpan w:val="2"/>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7F95311D" wp14:textId="77777777">
            <w:pPr>
              <w:pStyle w:val="Figure"/>
              <w:spacing w:before="40" w:after="40"/>
              <w:jc w:val="center"/>
              <w:rPr>
                <w:rFonts w:ascii="Arial" w:hAnsi="Arial" w:cs="Arial"/>
                <w:bCs w:val="0"/>
                <w:sz w:val="15"/>
                <w:szCs w:val="15"/>
              </w:rPr>
            </w:pPr>
            <w:r>
              <w:rPr>
                <w:rFonts w:ascii="Arial" w:hAnsi="Arial" w:cs="Arial"/>
                <w:bCs w:val="0"/>
                <w:sz w:val="15"/>
                <w:szCs w:val="15"/>
              </w:rPr>
              <w:t>Num of Units Expected</w:t>
            </w:r>
          </w:p>
        </w:tc>
        <w:tc>
          <w:tcPr>
            <w:tcW w:w="511"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4E10C330" wp14:textId="77777777">
            <w:pPr>
              <w:pStyle w:val="Figure"/>
              <w:spacing w:before="40" w:after="40"/>
              <w:jc w:val="center"/>
              <w:rPr>
                <w:rFonts w:ascii="Arial" w:hAnsi="Arial" w:cs="Arial"/>
                <w:bCs w:val="0"/>
                <w:sz w:val="15"/>
                <w:szCs w:val="15"/>
              </w:rPr>
            </w:pPr>
            <w:r>
              <w:rPr>
                <w:rFonts w:ascii="Arial" w:hAnsi="Arial" w:cs="Arial"/>
                <w:bCs w:val="0"/>
                <w:sz w:val="15"/>
                <w:szCs w:val="15"/>
              </w:rPr>
              <w:t>Num of Units Actually Paid</w:t>
            </w:r>
          </w:p>
        </w:tc>
        <w:tc>
          <w:tcPr>
            <w:tcW w:w="361"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02D9D93F" wp14:textId="77777777">
            <w:pPr>
              <w:pStyle w:val="Figure"/>
              <w:spacing w:before="40" w:after="40"/>
              <w:jc w:val="center"/>
              <w:rPr>
                <w:rFonts w:ascii="Arial" w:hAnsi="Arial" w:cs="Arial"/>
                <w:bCs w:val="0"/>
                <w:sz w:val="15"/>
                <w:szCs w:val="15"/>
              </w:rPr>
            </w:pPr>
            <w:r>
              <w:rPr>
                <w:rFonts w:ascii="Arial" w:hAnsi="Arial" w:cs="Arial"/>
                <w:bCs w:val="0"/>
                <w:sz w:val="15"/>
                <w:szCs w:val="15"/>
              </w:rPr>
              <w:t>Num of Units Over-Utilized</w:t>
            </w:r>
          </w:p>
        </w:tc>
        <w:tc>
          <w:tcPr>
            <w:tcW w:w="289"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4CF3385E" wp14:textId="77777777">
            <w:pPr>
              <w:pStyle w:val="Figure"/>
              <w:spacing w:before="40" w:after="40"/>
              <w:jc w:val="center"/>
              <w:rPr>
                <w:rFonts w:ascii="Arial" w:hAnsi="Arial" w:cs="Arial"/>
                <w:bCs w:val="0"/>
                <w:sz w:val="15"/>
                <w:szCs w:val="15"/>
              </w:rPr>
            </w:pPr>
            <w:r>
              <w:rPr>
                <w:rFonts w:ascii="Arial" w:hAnsi="Arial" w:cs="Arial"/>
                <w:bCs w:val="0"/>
                <w:sz w:val="15"/>
                <w:szCs w:val="15"/>
              </w:rPr>
              <w:t xml:space="preserve">% of Units Over- Utilized </w:t>
            </w:r>
          </w:p>
        </w:tc>
      </w:tr>
      <w:tr xmlns:wp14="http://schemas.microsoft.com/office/word/2010/wordml" w:rsidRPr="005652B9" w:rsidR="00381AE2" w:rsidTr="006E25C2" w14:paraId="6CE0704E" wp14:textId="77777777">
        <w:tblPrEx>
          <w:tblCellMar>
            <w:top w:w="0" w:type="dxa"/>
            <w:bottom w:w="0" w:type="dxa"/>
          </w:tblCellMar>
        </w:tblPrEx>
        <w:trPr>
          <w:cantSplit/>
          <w:trHeight w:val="360"/>
          <w:jc w:val="center"/>
        </w:trPr>
        <w:tc>
          <w:tcPr>
            <w:tcW w:w="361"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7DCB64A3" wp14:textId="77777777">
            <w:pPr>
              <w:pStyle w:val="Figure"/>
              <w:spacing w:before="120" w:after="120"/>
              <w:jc w:val="center"/>
              <w:rPr>
                <w:rFonts w:ascii="Arial" w:hAnsi="Arial" w:cs="Arial"/>
                <w:sz w:val="15"/>
                <w:szCs w:val="15"/>
              </w:rPr>
            </w:pPr>
          </w:p>
        </w:tc>
        <w:tc>
          <w:tcPr>
            <w:tcW w:w="255"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1403A9CB" wp14:textId="77777777">
            <w:pPr>
              <w:pStyle w:val="Figure"/>
              <w:spacing w:before="120" w:after="120"/>
              <w:jc w:val="center"/>
              <w:rPr>
                <w:rFonts w:ascii="Arial" w:hAnsi="Arial" w:cs="Arial"/>
                <w:sz w:val="15"/>
                <w:szCs w:val="15"/>
              </w:rPr>
            </w:pPr>
          </w:p>
        </w:tc>
        <w:tc>
          <w:tcPr>
            <w:tcW w:w="288" w:type="pct"/>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488BA21A" wp14:textId="77777777">
            <w:pPr>
              <w:pStyle w:val="Figure"/>
              <w:spacing w:before="120" w:after="120"/>
              <w:jc w:val="center"/>
              <w:rPr>
                <w:rFonts w:ascii="Arial" w:hAnsi="Arial" w:cs="Arial"/>
                <w:sz w:val="15"/>
                <w:szCs w:val="15"/>
              </w:rPr>
            </w:pPr>
          </w:p>
        </w:tc>
        <w:tc>
          <w:tcPr>
            <w:tcW w:w="359" w:type="pct"/>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6547B027" wp14:textId="77777777">
            <w:pPr>
              <w:pStyle w:val="Figure"/>
              <w:spacing w:before="120" w:after="120"/>
              <w:jc w:val="center"/>
              <w:rPr>
                <w:rFonts w:ascii="Arial" w:hAnsi="Arial" w:cs="Arial"/>
                <w:bCs w:val="0"/>
                <w:color w:val="000000"/>
                <w:sz w:val="15"/>
                <w:szCs w:val="15"/>
              </w:rPr>
            </w:pPr>
          </w:p>
        </w:tc>
        <w:tc>
          <w:tcPr>
            <w:tcW w:w="288" w:type="pct"/>
            <w:gridSpan w:val="3"/>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63A44AA9" wp14:textId="77777777">
            <w:pPr>
              <w:pStyle w:val="Figure"/>
              <w:spacing w:before="120" w:after="120"/>
              <w:jc w:val="center"/>
              <w:rPr>
                <w:rFonts w:ascii="Arial" w:hAnsi="Arial" w:cs="Arial"/>
                <w:bCs w:val="0"/>
                <w:color w:val="000000"/>
                <w:sz w:val="15"/>
                <w:szCs w:val="15"/>
              </w:rPr>
            </w:pPr>
          </w:p>
        </w:tc>
        <w:tc>
          <w:tcPr>
            <w:tcW w:w="288"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43B6CAA5" wp14:textId="77777777">
            <w:pPr>
              <w:pStyle w:val="Figure"/>
              <w:spacing w:before="120" w:after="120"/>
              <w:jc w:val="center"/>
              <w:rPr>
                <w:rFonts w:ascii="Arial" w:hAnsi="Arial" w:cs="Arial"/>
                <w:bCs w:val="0"/>
                <w:color w:val="000000"/>
                <w:sz w:val="15"/>
                <w:szCs w:val="15"/>
              </w:rPr>
            </w:pPr>
          </w:p>
        </w:tc>
        <w:tc>
          <w:tcPr>
            <w:tcW w:w="490" w:type="pct"/>
            <w:gridSpan w:val="5"/>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028D48F4" wp14:textId="77777777">
            <w:pPr>
              <w:pStyle w:val="Figure"/>
              <w:spacing w:before="120" w:after="120"/>
              <w:jc w:val="center"/>
              <w:rPr>
                <w:rFonts w:ascii="Arial" w:hAnsi="Arial" w:cs="Arial"/>
                <w:bCs w:val="0"/>
                <w:color w:val="000000"/>
                <w:sz w:val="15"/>
                <w:szCs w:val="15"/>
              </w:rPr>
            </w:pPr>
          </w:p>
        </w:tc>
        <w:tc>
          <w:tcPr>
            <w:tcW w:w="1042" w:type="pct"/>
            <w:gridSpan w:val="4"/>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218E74DB" wp14:textId="77777777">
            <w:pPr>
              <w:pStyle w:val="Figure"/>
              <w:spacing w:before="40" w:after="40"/>
              <w:jc w:val="center"/>
              <w:rPr>
                <w:rFonts w:ascii="Arial" w:hAnsi="Arial" w:cs="Arial"/>
                <w:bCs w:val="0"/>
                <w:sz w:val="15"/>
                <w:szCs w:val="15"/>
              </w:rPr>
            </w:pPr>
            <w:r w:rsidRPr="00824750">
              <w:rPr>
                <w:rFonts w:ascii="Arial" w:hAnsi="Arial" w:cs="Arial"/>
                <w:bCs w:val="0"/>
                <w:sz w:val="15"/>
                <w:szCs w:val="15"/>
              </w:rPr>
              <w:t>A Units per B for C period</w:t>
            </w:r>
          </w:p>
        </w:tc>
        <w:tc>
          <w:tcPr>
            <w:tcW w:w="468" w:type="pct"/>
            <w:gridSpan w:val="2"/>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314B1702" wp14:textId="77777777">
            <w:pPr>
              <w:pStyle w:val="Figure"/>
              <w:spacing w:before="40" w:after="40"/>
              <w:jc w:val="center"/>
              <w:rPr>
                <w:rFonts w:ascii="Arial" w:hAnsi="Arial" w:cs="Arial"/>
                <w:bCs w:val="0"/>
                <w:sz w:val="15"/>
                <w:szCs w:val="15"/>
              </w:rPr>
            </w:pPr>
          </w:p>
        </w:tc>
        <w:tc>
          <w:tcPr>
            <w:tcW w:w="511" w:type="pct"/>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19801FAE" wp14:textId="77777777">
            <w:pPr>
              <w:pStyle w:val="Figure"/>
              <w:spacing w:before="40" w:after="40"/>
              <w:jc w:val="center"/>
              <w:rPr>
                <w:rFonts w:ascii="Arial" w:hAnsi="Arial" w:cs="Arial"/>
                <w:bCs w:val="0"/>
                <w:sz w:val="15"/>
                <w:szCs w:val="15"/>
              </w:rPr>
            </w:pPr>
          </w:p>
        </w:tc>
        <w:tc>
          <w:tcPr>
            <w:tcW w:w="361" w:type="pct"/>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3681B50A" wp14:textId="77777777">
            <w:pPr>
              <w:pStyle w:val="Figure"/>
              <w:spacing w:before="40" w:after="40"/>
              <w:jc w:val="center"/>
              <w:rPr>
                <w:rFonts w:ascii="Arial" w:hAnsi="Arial" w:cs="Arial"/>
                <w:bCs w:val="0"/>
                <w:sz w:val="15"/>
                <w:szCs w:val="15"/>
              </w:rPr>
            </w:pPr>
          </w:p>
        </w:tc>
        <w:tc>
          <w:tcPr>
            <w:tcW w:w="289" w:type="pct"/>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34FD22AD" wp14:textId="77777777">
            <w:pPr>
              <w:pStyle w:val="Figure"/>
              <w:spacing w:before="40" w:after="40"/>
              <w:jc w:val="center"/>
              <w:rPr>
                <w:rFonts w:ascii="Arial" w:hAnsi="Arial" w:cs="Arial"/>
                <w:bCs w:val="0"/>
                <w:sz w:val="15"/>
                <w:szCs w:val="15"/>
              </w:rPr>
            </w:pPr>
          </w:p>
        </w:tc>
      </w:tr>
      <w:tr xmlns:wp14="http://schemas.microsoft.com/office/word/2010/wordml" w:rsidRPr="005652B9" w:rsidR="006E25C2" w:rsidTr="006E25C2" w14:paraId="38421FB9" wp14:textId="77777777">
        <w:tblPrEx>
          <w:tblCellMar>
            <w:top w:w="0" w:type="dxa"/>
            <w:bottom w:w="0" w:type="dxa"/>
          </w:tblCellMar>
        </w:tblPrEx>
        <w:trPr>
          <w:cantSplit/>
          <w:trHeight w:val="360"/>
          <w:jc w:val="center"/>
        </w:trPr>
        <w:tc>
          <w:tcPr>
            <w:tcW w:w="361" w:type="pct"/>
            <w:tcBorders>
              <w:top w:val="single" w:color="auto" w:sz="2" w:space="0"/>
              <w:left w:val="single" w:color="auto" w:sz="2" w:space="0"/>
              <w:bottom w:val="single" w:color="auto" w:sz="2" w:space="0"/>
              <w:right w:val="single" w:color="auto" w:sz="2" w:space="0"/>
            </w:tcBorders>
            <w:vAlign w:val="center"/>
          </w:tcPr>
          <w:p w:rsidRPr="00764CA8" w:rsidR="00A45419" w:rsidP="00A45419" w:rsidRDefault="00A45419" w14:paraId="428798EE" wp14:textId="77777777">
            <w:pPr>
              <w:jc w:val="left"/>
              <w:rPr>
                <w:sz w:val="17"/>
                <w:szCs w:val="17"/>
              </w:rPr>
            </w:pPr>
            <w:r w:rsidRPr="00764CA8">
              <w:rPr>
                <w:sz w:val="17"/>
                <w:szCs w:val="17"/>
              </w:rPr>
              <w:t>XXXXX</w:t>
            </w:r>
          </w:p>
        </w:tc>
        <w:tc>
          <w:tcPr>
            <w:tcW w:w="255"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5033FA4F" wp14:textId="77777777">
            <w:pPr>
              <w:pStyle w:val="TableText"/>
              <w:spacing w:before="0" w:after="0"/>
              <w:rPr>
                <w:lang w:val="en-US" w:eastAsia="en-US"/>
              </w:rPr>
            </w:pPr>
            <w:r w:rsidRPr="00105EB0">
              <w:rPr>
                <w:lang w:val="en-US" w:eastAsia="en-US"/>
              </w:rPr>
              <w:t>99</w:t>
            </w:r>
          </w:p>
        </w:tc>
        <w:tc>
          <w:tcPr>
            <w:tcW w:w="288" w:type="pct"/>
            <w:tcBorders>
              <w:top w:val="single" w:color="auto" w:sz="2" w:space="0"/>
              <w:left w:val="single" w:color="auto" w:sz="2" w:space="0"/>
              <w:bottom w:val="single" w:color="auto" w:sz="2" w:space="0"/>
              <w:right w:val="single" w:color="auto" w:sz="2" w:space="0"/>
            </w:tcBorders>
            <w:vAlign w:val="center"/>
          </w:tcPr>
          <w:p w:rsidRPr="00764CA8" w:rsidR="00A45419" w:rsidP="00A45419" w:rsidRDefault="00A45419" w14:paraId="4EF3BD05" wp14:textId="77777777">
            <w:pPr>
              <w:jc w:val="left"/>
              <w:rPr>
                <w:sz w:val="17"/>
                <w:szCs w:val="17"/>
              </w:rPr>
            </w:pPr>
            <w:r w:rsidRPr="00764CA8">
              <w:rPr>
                <w:sz w:val="17"/>
                <w:szCs w:val="17"/>
              </w:rPr>
              <w:t>XXXX</w:t>
            </w:r>
          </w:p>
        </w:tc>
        <w:tc>
          <w:tcPr>
            <w:tcW w:w="359"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4EB12599" wp14:textId="77777777">
            <w:pPr>
              <w:pStyle w:val="TableText"/>
              <w:spacing w:before="0" w:after="0"/>
              <w:rPr>
                <w:lang w:val="en-US" w:eastAsia="en-US"/>
              </w:rPr>
            </w:pPr>
            <w:r w:rsidRPr="00105EB0">
              <w:rPr>
                <w:lang w:val="en-US" w:eastAsia="en-US"/>
              </w:rPr>
              <w:t>XXXX</w:t>
            </w:r>
          </w:p>
        </w:tc>
        <w:tc>
          <w:tcPr>
            <w:tcW w:w="288" w:type="pct"/>
            <w:gridSpan w:val="3"/>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7A2BC441" wp14:textId="77777777">
            <w:pPr>
              <w:pStyle w:val="TableText"/>
              <w:spacing w:before="0" w:after="0"/>
              <w:rPr>
                <w:lang w:val="en-US" w:eastAsia="en-US"/>
              </w:rPr>
            </w:pPr>
            <w:r w:rsidRPr="00105EB0">
              <w:rPr>
                <w:lang w:val="en-US" w:eastAsia="en-US"/>
              </w:rPr>
              <w:t>99999</w:t>
            </w:r>
          </w:p>
        </w:tc>
        <w:tc>
          <w:tcPr>
            <w:tcW w:w="288"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6F03D5D2" wp14:textId="77777777">
            <w:pPr>
              <w:pStyle w:val="TableText"/>
              <w:spacing w:before="0" w:after="0"/>
              <w:rPr>
                <w:lang w:val="en-US" w:eastAsia="en-US"/>
              </w:rPr>
            </w:pPr>
            <w:r w:rsidRPr="00105EB0">
              <w:rPr>
                <w:lang w:val="en-US" w:eastAsia="en-US"/>
              </w:rPr>
              <w:t>99999</w:t>
            </w:r>
          </w:p>
        </w:tc>
        <w:tc>
          <w:tcPr>
            <w:tcW w:w="130"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43135B71" wp14:textId="77777777">
            <w:pPr>
              <w:pStyle w:val="TableText"/>
              <w:spacing w:before="0" w:after="0"/>
              <w:rPr>
                <w:lang w:val="en-US" w:eastAsia="en-US"/>
              </w:rPr>
            </w:pPr>
            <w:r w:rsidRPr="00105EB0">
              <w:rPr>
                <w:lang w:val="en-US" w:eastAsia="en-US"/>
              </w:rPr>
              <w:t>X</w:t>
            </w:r>
          </w:p>
        </w:tc>
        <w:tc>
          <w:tcPr>
            <w:tcW w:w="120"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4927EDCF" wp14:textId="77777777">
            <w:pPr>
              <w:pStyle w:val="TableText"/>
              <w:spacing w:before="0" w:after="0"/>
              <w:rPr>
                <w:lang w:val="en-US" w:eastAsia="en-US"/>
              </w:rPr>
            </w:pPr>
            <w:r w:rsidRPr="00105EB0">
              <w:rPr>
                <w:lang w:val="en-US" w:eastAsia="en-US"/>
              </w:rPr>
              <w:t>X</w:t>
            </w:r>
          </w:p>
        </w:tc>
        <w:tc>
          <w:tcPr>
            <w:tcW w:w="120" w:type="pct"/>
            <w:gridSpan w:val="2"/>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379BE05B" wp14:textId="77777777">
            <w:pPr>
              <w:pStyle w:val="TableText"/>
              <w:spacing w:before="0" w:after="0"/>
              <w:rPr>
                <w:lang w:val="en-US" w:eastAsia="en-US"/>
              </w:rPr>
            </w:pPr>
            <w:r w:rsidRPr="00105EB0">
              <w:rPr>
                <w:lang w:val="en-US" w:eastAsia="en-US"/>
              </w:rPr>
              <w:t>X</w:t>
            </w:r>
          </w:p>
        </w:tc>
        <w:tc>
          <w:tcPr>
            <w:tcW w:w="120"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029D72C6" wp14:textId="77777777">
            <w:pPr>
              <w:pStyle w:val="TableText"/>
              <w:spacing w:before="0" w:after="0"/>
              <w:rPr>
                <w:lang w:val="en-US" w:eastAsia="en-US"/>
              </w:rPr>
            </w:pPr>
            <w:r w:rsidRPr="00105EB0">
              <w:rPr>
                <w:lang w:val="en-US" w:eastAsia="en-US"/>
              </w:rPr>
              <w:t>X</w:t>
            </w:r>
          </w:p>
        </w:tc>
        <w:tc>
          <w:tcPr>
            <w:tcW w:w="323"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77042553" wp14:textId="77777777">
            <w:pPr>
              <w:pStyle w:val="TableText"/>
              <w:spacing w:before="0" w:after="0"/>
              <w:rPr>
                <w:lang w:val="en-US" w:eastAsia="en-US"/>
              </w:rPr>
            </w:pPr>
            <w:r w:rsidRPr="00105EB0">
              <w:rPr>
                <w:lang w:val="en-US" w:eastAsia="en-US"/>
              </w:rPr>
              <w:t>999</w:t>
            </w:r>
          </w:p>
        </w:tc>
        <w:tc>
          <w:tcPr>
            <w:tcW w:w="395"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18A46239" wp14:textId="77777777">
            <w:pPr>
              <w:pStyle w:val="TableText"/>
              <w:spacing w:before="0" w:after="0"/>
              <w:rPr>
                <w:lang w:val="en-US" w:eastAsia="en-US"/>
              </w:rPr>
            </w:pPr>
            <w:r w:rsidRPr="00105EB0">
              <w:rPr>
                <w:lang w:val="en-US" w:eastAsia="en-US"/>
              </w:rPr>
              <w:t>XX - XX</w:t>
            </w:r>
          </w:p>
        </w:tc>
        <w:tc>
          <w:tcPr>
            <w:tcW w:w="324" w:type="pct"/>
            <w:gridSpan w:val="2"/>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52A43CFC" wp14:textId="77777777">
            <w:pPr>
              <w:pStyle w:val="TableText"/>
              <w:spacing w:before="0" w:after="0"/>
              <w:rPr>
                <w:lang w:val="en-US" w:eastAsia="en-US"/>
              </w:rPr>
            </w:pPr>
            <w:r w:rsidRPr="00105EB0">
              <w:rPr>
                <w:lang w:val="en-US" w:eastAsia="en-US"/>
              </w:rPr>
              <w:t>999</w:t>
            </w:r>
          </w:p>
        </w:tc>
        <w:tc>
          <w:tcPr>
            <w:tcW w:w="468" w:type="pct"/>
            <w:gridSpan w:val="2"/>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4C78243A" wp14:textId="77777777">
            <w:pPr>
              <w:pStyle w:val="TableText"/>
              <w:spacing w:before="0" w:after="0"/>
              <w:rPr>
                <w:lang w:val="en-US" w:eastAsia="en-US"/>
              </w:rPr>
            </w:pPr>
            <w:r w:rsidRPr="00105EB0">
              <w:rPr>
                <w:lang w:val="en-US" w:eastAsia="en-US"/>
              </w:rPr>
              <w:t>999</w:t>
            </w:r>
          </w:p>
        </w:tc>
        <w:tc>
          <w:tcPr>
            <w:tcW w:w="511"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0BB17952" wp14:textId="77777777">
            <w:pPr>
              <w:pStyle w:val="TableText"/>
              <w:spacing w:before="0" w:after="0"/>
              <w:rPr>
                <w:lang w:val="en-US" w:eastAsia="en-US"/>
              </w:rPr>
            </w:pPr>
            <w:r w:rsidRPr="00105EB0">
              <w:rPr>
                <w:lang w:val="en-US" w:eastAsia="en-US"/>
              </w:rPr>
              <w:t>999</w:t>
            </w:r>
          </w:p>
        </w:tc>
        <w:tc>
          <w:tcPr>
            <w:tcW w:w="361"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3EC978C3" wp14:textId="77777777">
            <w:pPr>
              <w:pStyle w:val="TableText"/>
              <w:spacing w:before="0" w:after="0"/>
              <w:rPr>
                <w:lang w:val="en-US" w:eastAsia="en-US"/>
              </w:rPr>
            </w:pPr>
            <w:r w:rsidRPr="00105EB0">
              <w:rPr>
                <w:lang w:val="en-US" w:eastAsia="en-US"/>
              </w:rPr>
              <w:t>999</w:t>
            </w:r>
          </w:p>
        </w:tc>
        <w:tc>
          <w:tcPr>
            <w:tcW w:w="289"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4F547998" wp14:textId="77777777">
            <w:pPr>
              <w:pStyle w:val="TableText"/>
              <w:spacing w:before="0" w:after="0"/>
              <w:rPr>
                <w:lang w:val="en-US" w:eastAsia="en-US"/>
              </w:rPr>
            </w:pPr>
            <w:r w:rsidRPr="00105EB0">
              <w:rPr>
                <w:lang w:val="en-US" w:eastAsia="en-US"/>
              </w:rPr>
              <w:t>99.9%</w:t>
            </w:r>
          </w:p>
        </w:tc>
      </w:tr>
      <w:tr xmlns:wp14="http://schemas.microsoft.com/office/word/2010/wordml" w:rsidRPr="005652B9" w:rsidR="006E25C2" w:rsidTr="006E25C2" w14:paraId="5B76A76B" wp14:textId="77777777">
        <w:tblPrEx>
          <w:tblCellMar>
            <w:top w:w="0" w:type="dxa"/>
            <w:bottom w:w="0" w:type="dxa"/>
          </w:tblCellMar>
        </w:tblPrEx>
        <w:trPr>
          <w:cantSplit/>
          <w:trHeight w:val="360"/>
          <w:jc w:val="center"/>
        </w:trPr>
        <w:tc>
          <w:tcPr>
            <w:tcW w:w="361" w:type="pct"/>
            <w:tcBorders>
              <w:top w:val="single" w:color="auto" w:sz="2" w:space="0"/>
              <w:left w:val="single" w:color="auto" w:sz="2" w:space="0"/>
              <w:bottom w:val="single" w:color="auto" w:sz="2" w:space="0"/>
              <w:right w:val="single" w:color="auto" w:sz="2" w:space="0"/>
            </w:tcBorders>
            <w:vAlign w:val="center"/>
          </w:tcPr>
          <w:p w:rsidRPr="00764CA8" w:rsidR="00A45419" w:rsidP="00A45419" w:rsidRDefault="00A45419" w14:paraId="72564BF1" wp14:textId="77777777">
            <w:pPr>
              <w:jc w:val="left"/>
              <w:rPr>
                <w:sz w:val="17"/>
                <w:szCs w:val="17"/>
              </w:rPr>
            </w:pPr>
            <w:r w:rsidRPr="00764CA8">
              <w:rPr>
                <w:sz w:val="17"/>
                <w:szCs w:val="17"/>
              </w:rPr>
              <w:t>XXXXX</w:t>
            </w:r>
          </w:p>
        </w:tc>
        <w:tc>
          <w:tcPr>
            <w:tcW w:w="255"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027833C2" wp14:textId="77777777">
            <w:pPr>
              <w:pStyle w:val="TableText"/>
              <w:spacing w:before="0" w:after="0"/>
              <w:rPr>
                <w:lang w:val="en-US" w:eastAsia="en-US"/>
              </w:rPr>
            </w:pPr>
            <w:r w:rsidRPr="00105EB0">
              <w:rPr>
                <w:lang w:val="en-US" w:eastAsia="en-US"/>
              </w:rPr>
              <w:t>99</w:t>
            </w:r>
          </w:p>
        </w:tc>
        <w:tc>
          <w:tcPr>
            <w:tcW w:w="288" w:type="pct"/>
            <w:tcBorders>
              <w:top w:val="single" w:color="auto" w:sz="2" w:space="0"/>
              <w:left w:val="single" w:color="auto" w:sz="2" w:space="0"/>
              <w:bottom w:val="single" w:color="auto" w:sz="2" w:space="0"/>
              <w:right w:val="single" w:color="auto" w:sz="2" w:space="0"/>
            </w:tcBorders>
            <w:vAlign w:val="center"/>
          </w:tcPr>
          <w:p w:rsidRPr="00764CA8" w:rsidR="00A45419" w:rsidP="00A45419" w:rsidRDefault="00A45419" w14:paraId="3481F380" wp14:textId="77777777">
            <w:pPr>
              <w:jc w:val="left"/>
              <w:rPr>
                <w:sz w:val="17"/>
                <w:szCs w:val="17"/>
              </w:rPr>
            </w:pPr>
            <w:r w:rsidRPr="00764CA8">
              <w:rPr>
                <w:sz w:val="17"/>
                <w:szCs w:val="17"/>
              </w:rPr>
              <w:t>XXXX</w:t>
            </w:r>
          </w:p>
        </w:tc>
        <w:tc>
          <w:tcPr>
            <w:tcW w:w="359"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796D7302" wp14:textId="77777777">
            <w:pPr>
              <w:pStyle w:val="TableText"/>
              <w:spacing w:before="0" w:after="0"/>
              <w:rPr>
                <w:lang w:val="en-US" w:eastAsia="en-US"/>
              </w:rPr>
            </w:pPr>
            <w:r w:rsidRPr="00105EB0">
              <w:rPr>
                <w:lang w:val="en-US" w:eastAsia="en-US"/>
              </w:rPr>
              <w:t>XXXX</w:t>
            </w:r>
          </w:p>
        </w:tc>
        <w:tc>
          <w:tcPr>
            <w:tcW w:w="288" w:type="pct"/>
            <w:gridSpan w:val="3"/>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620F5773" wp14:textId="77777777">
            <w:pPr>
              <w:pStyle w:val="TableText"/>
              <w:spacing w:before="0" w:after="0"/>
              <w:rPr>
                <w:lang w:val="en-US" w:eastAsia="en-US"/>
              </w:rPr>
            </w:pPr>
            <w:r w:rsidRPr="00105EB0">
              <w:rPr>
                <w:lang w:val="en-US" w:eastAsia="en-US"/>
              </w:rPr>
              <w:t>99999</w:t>
            </w:r>
          </w:p>
        </w:tc>
        <w:tc>
          <w:tcPr>
            <w:tcW w:w="288"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1230351F" wp14:textId="77777777">
            <w:pPr>
              <w:pStyle w:val="TableText"/>
              <w:spacing w:before="0" w:after="0"/>
              <w:rPr>
                <w:lang w:val="en-US" w:eastAsia="en-US"/>
              </w:rPr>
            </w:pPr>
            <w:r w:rsidRPr="00105EB0">
              <w:rPr>
                <w:lang w:val="en-US" w:eastAsia="en-US"/>
              </w:rPr>
              <w:t>99999</w:t>
            </w:r>
          </w:p>
        </w:tc>
        <w:tc>
          <w:tcPr>
            <w:tcW w:w="130"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36DDAAE7" wp14:textId="77777777">
            <w:pPr>
              <w:pStyle w:val="TableText"/>
              <w:spacing w:before="0" w:after="0"/>
              <w:rPr>
                <w:lang w:val="en-US" w:eastAsia="en-US"/>
              </w:rPr>
            </w:pPr>
            <w:r w:rsidRPr="00105EB0">
              <w:rPr>
                <w:lang w:val="en-US" w:eastAsia="en-US"/>
              </w:rPr>
              <w:t>X</w:t>
            </w:r>
          </w:p>
        </w:tc>
        <w:tc>
          <w:tcPr>
            <w:tcW w:w="120"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4178B3B4" wp14:textId="77777777">
            <w:pPr>
              <w:pStyle w:val="TableText"/>
              <w:spacing w:before="0" w:after="0"/>
              <w:rPr>
                <w:lang w:val="en-US" w:eastAsia="en-US"/>
              </w:rPr>
            </w:pPr>
            <w:r w:rsidRPr="00105EB0">
              <w:rPr>
                <w:lang w:val="en-US" w:eastAsia="en-US"/>
              </w:rPr>
              <w:t>X</w:t>
            </w:r>
          </w:p>
        </w:tc>
        <w:tc>
          <w:tcPr>
            <w:tcW w:w="120" w:type="pct"/>
            <w:gridSpan w:val="2"/>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61863D7F" wp14:textId="77777777">
            <w:pPr>
              <w:pStyle w:val="TableText"/>
              <w:spacing w:before="0" w:after="0"/>
              <w:rPr>
                <w:lang w:val="en-US" w:eastAsia="en-US"/>
              </w:rPr>
            </w:pPr>
            <w:r w:rsidRPr="00105EB0">
              <w:rPr>
                <w:lang w:val="en-US" w:eastAsia="en-US"/>
              </w:rPr>
              <w:t>X</w:t>
            </w:r>
          </w:p>
        </w:tc>
        <w:tc>
          <w:tcPr>
            <w:tcW w:w="120"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0AEEB8B1" wp14:textId="77777777">
            <w:pPr>
              <w:pStyle w:val="TableText"/>
              <w:spacing w:before="0" w:after="0"/>
              <w:rPr>
                <w:lang w:val="en-US" w:eastAsia="en-US"/>
              </w:rPr>
            </w:pPr>
            <w:r w:rsidRPr="00105EB0">
              <w:rPr>
                <w:lang w:val="en-US" w:eastAsia="en-US"/>
              </w:rPr>
              <w:t>X</w:t>
            </w:r>
          </w:p>
        </w:tc>
        <w:tc>
          <w:tcPr>
            <w:tcW w:w="323"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6D2F6EBB" wp14:textId="77777777">
            <w:pPr>
              <w:pStyle w:val="TableText"/>
              <w:spacing w:before="0" w:after="0"/>
              <w:rPr>
                <w:lang w:val="en-US" w:eastAsia="en-US"/>
              </w:rPr>
            </w:pPr>
            <w:r w:rsidRPr="00105EB0">
              <w:rPr>
                <w:lang w:val="en-US" w:eastAsia="en-US"/>
              </w:rPr>
              <w:t>999</w:t>
            </w:r>
          </w:p>
        </w:tc>
        <w:tc>
          <w:tcPr>
            <w:tcW w:w="395"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6F879835" wp14:textId="77777777">
            <w:pPr>
              <w:pStyle w:val="TableText"/>
              <w:spacing w:before="0" w:after="0"/>
              <w:rPr>
                <w:lang w:val="en-US" w:eastAsia="en-US"/>
              </w:rPr>
            </w:pPr>
            <w:r w:rsidRPr="00105EB0">
              <w:rPr>
                <w:lang w:val="en-US" w:eastAsia="en-US"/>
              </w:rPr>
              <w:t>XX - XX</w:t>
            </w:r>
          </w:p>
        </w:tc>
        <w:tc>
          <w:tcPr>
            <w:tcW w:w="324" w:type="pct"/>
            <w:gridSpan w:val="2"/>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2BCD29AC" wp14:textId="77777777">
            <w:pPr>
              <w:pStyle w:val="TableText"/>
              <w:spacing w:before="0" w:after="0"/>
              <w:rPr>
                <w:lang w:val="en-US" w:eastAsia="en-US"/>
              </w:rPr>
            </w:pPr>
            <w:r w:rsidRPr="00105EB0">
              <w:rPr>
                <w:lang w:val="en-US" w:eastAsia="en-US"/>
              </w:rPr>
              <w:t>999</w:t>
            </w:r>
          </w:p>
        </w:tc>
        <w:tc>
          <w:tcPr>
            <w:tcW w:w="468" w:type="pct"/>
            <w:gridSpan w:val="2"/>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5A72DB20" wp14:textId="77777777">
            <w:pPr>
              <w:pStyle w:val="TableText"/>
              <w:spacing w:before="0" w:after="0"/>
              <w:rPr>
                <w:lang w:val="en-US" w:eastAsia="en-US"/>
              </w:rPr>
            </w:pPr>
            <w:r w:rsidRPr="00105EB0">
              <w:rPr>
                <w:lang w:val="en-US" w:eastAsia="en-US"/>
              </w:rPr>
              <w:t>999</w:t>
            </w:r>
          </w:p>
        </w:tc>
        <w:tc>
          <w:tcPr>
            <w:tcW w:w="511"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1EE98BA1" wp14:textId="77777777">
            <w:pPr>
              <w:pStyle w:val="TableText"/>
              <w:spacing w:before="0" w:after="0"/>
              <w:rPr>
                <w:lang w:val="en-US" w:eastAsia="en-US"/>
              </w:rPr>
            </w:pPr>
            <w:r w:rsidRPr="00105EB0">
              <w:rPr>
                <w:lang w:val="en-US" w:eastAsia="en-US"/>
              </w:rPr>
              <w:t>999</w:t>
            </w:r>
          </w:p>
        </w:tc>
        <w:tc>
          <w:tcPr>
            <w:tcW w:w="361"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69B8E22B" wp14:textId="77777777">
            <w:pPr>
              <w:pStyle w:val="TableText"/>
              <w:spacing w:before="0" w:after="0"/>
              <w:rPr>
                <w:lang w:val="en-US" w:eastAsia="en-US"/>
              </w:rPr>
            </w:pPr>
            <w:r w:rsidRPr="00105EB0">
              <w:rPr>
                <w:lang w:val="en-US" w:eastAsia="en-US"/>
              </w:rPr>
              <w:t>999</w:t>
            </w:r>
          </w:p>
        </w:tc>
        <w:tc>
          <w:tcPr>
            <w:tcW w:w="289"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5E456DDF" wp14:textId="77777777">
            <w:pPr>
              <w:pStyle w:val="TableText"/>
              <w:spacing w:before="0" w:after="0"/>
              <w:rPr>
                <w:lang w:val="en-US" w:eastAsia="en-US"/>
              </w:rPr>
            </w:pPr>
            <w:r w:rsidRPr="00105EB0">
              <w:rPr>
                <w:lang w:val="en-US" w:eastAsia="en-US"/>
              </w:rPr>
              <w:t>99.9%</w:t>
            </w:r>
          </w:p>
        </w:tc>
      </w:tr>
      <w:tr xmlns:wp14="http://schemas.microsoft.com/office/word/2010/wordml" w:rsidRPr="005652B9" w:rsidR="00A45419" w:rsidTr="006E25C2" w14:paraId="59654BC1" wp14:textId="77777777">
        <w:tblPrEx>
          <w:tblCellMar>
            <w:top w:w="0" w:type="dxa"/>
            <w:bottom w:w="0" w:type="dxa"/>
          </w:tblCellMar>
        </w:tblPrEx>
        <w:trPr>
          <w:cantSplit/>
          <w:trHeight w:val="360"/>
          <w:jc w:val="center"/>
        </w:trPr>
        <w:tc>
          <w:tcPr>
            <w:tcW w:w="5000" w:type="pct"/>
            <w:gridSpan w:val="22"/>
            <w:tcBorders>
              <w:top w:val="nil"/>
              <w:bottom w:val="nil"/>
            </w:tcBorders>
          </w:tcPr>
          <w:p w:rsidRPr="005652B9" w:rsidR="00A45419" w:rsidP="00A45419" w:rsidRDefault="00A45419" w14:paraId="52B526D4" wp14:textId="77777777">
            <w:pPr>
              <w:pStyle w:val="Figure"/>
              <w:spacing w:before="60" w:after="60"/>
              <w:jc w:val="right"/>
              <w:rPr>
                <w:rFonts w:ascii="Arial" w:hAnsi="Arial" w:cs="Arial"/>
                <w:sz w:val="17"/>
                <w:szCs w:val="17"/>
              </w:rPr>
            </w:pPr>
          </w:p>
        </w:tc>
      </w:tr>
      <w:tr xmlns:wp14="http://schemas.microsoft.com/office/word/2010/wordml" w:rsidRPr="005652B9" w:rsidR="00A45419" w:rsidTr="006E25C2" w14:paraId="79ACC19F" wp14:textId="77777777">
        <w:tblPrEx>
          <w:tblCellMar>
            <w:top w:w="0" w:type="dxa"/>
            <w:bottom w:w="0" w:type="dxa"/>
          </w:tblCellMar>
        </w:tblPrEx>
        <w:trPr>
          <w:cantSplit/>
          <w:trHeight w:val="360"/>
          <w:jc w:val="center"/>
        </w:trPr>
        <w:tc>
          <w:tcPr>
            <w:tcW w:w="1452" w:type="pct"/>
            <w:gridSpan w:val="5"/>
            <w:tcBorders>
              <w:top w:val="nil"/>
              <w:bottom w:val="single" w:color="000000" w:sz="4" w:space="0"/>
            </w:tcBorders>
          </w:tcPr>
          <w:p w:rsidRPr="005652B9" w:rsidR="00A45419" w:rsidP="00A45419" w:rsidRDefault="00A45419" w14:paraId="44CF50F4" wp14:textId="77777777">
            <w:pPr>
              <w:pStyle w:val="Figure"/>
              <w:spacing w:before="60" w:after="60"/>
              <w:rPr>
                <w:rFonts w:ascii="Arial" w:hAnsi="Arial" w:cs="Arial"/>
                <w:sz w:val="17"/>
                <w:szCs w:val="17"/>
              </w:rPr>
            </w:pPr>
            <w:r w:rsidRPr="005652B9">
              <w:rPr>
                <w:rFonts w:ascii="Arial" w:hAnsi="Arial" w:cs="Arial"/>
                <w:sz w:val="17"/>
                <w:szCs w:val="17"/>
              </w:rPr>
              <w:t xml:space="preserve">Run Date: MM/DD/CCYY </w:t>
            </w:r>
          </w:p>
        </w:tc>
        <w:tc>
          <w:tcPr>
            <w:tcW w:w="1660" w:type="pct"/>
            <w:gridSpan w:val="11"/>
            <w:tcBorders>
              <w:top w:val="nil"/>
              <w:bottom w:val="single" w:color="000000" w:sz="4" w:space="0"/>
            </w:tcBorders>
          </w:tcPr>
          <w:p w:rsidRPr="005652B9" w:rsidR="00A45419" w:rsidP="00A45419" w:rsidRDefault="00A45419" w14:paraId="4271BEA0" wp14:textId="77777777">
            <w:pPr>
              <w:pStyle w:val="Figure"/>
              <w:spacing w:before="60" w:after="60"/>
              <w:jc w:val="center"/>
              <w:rPr>
                <w:rFonts w:ascii="Arial" w:hAnsi="Arial" w:cs="Arial"/>
                <w:sz w:val="17"/>
                <w:szCs w:val="17"/>
              </w:rPr>
            </w:pPr>
            <w:r w:rsidRPr="005652B9">
              <w:rPr>
                <w:rFonts w:ascii="Arial" w:hAnsi="Arial" w:cs="Arial"/>
                <w:sz w:val="17"/>
                <w:szCs w:val="17"/>
              </w:rPr>
              <w:t>Page:  X of Y</w:t>
            </w:r>
          </w:p>
        </w:tc>
        <w:tc>
          <w:tcPr>
            <w:tcW w:w="1888" w:type="pct"/>
            <w:gridSpan w:val="6"/>
            <w:tcBorders>
              <w:top w:val="nil"/>
              <w:bottom w:val="single" w:color="000000" w:sz="4" w:space="0"/>
            </w:tcBorders>
          </w:tcPr>
          <w:p w:rsidRPr="005652B9" w:rsidR="00A45419" w:rsidP="00A45419" w:rsidRDefault="00A45419" w14:paraId="0E95F184" wp14:textId="77777777">
            <w:pPr>
              <w:pStyle w:val="Figure"/>
              <w:spacing w:before="60" w:after="60"/>
              <w:jc w:val="right"/>
              <w:rPr>
                <w:rFonts w:ascii="Arial" w:hAnsi="Arial" w:cs="Arial"/>
                <w:sz w:val="17"/>
                <w:szCs w:val="17"/>
              </w:rPr>
            </w:pPr>
            <w:r w:rsidRPr="005652B9">
              <w:rPr>
                <w:rFonts w:ascii="Arial" w:hAnsi="Arial" w:cs="Arial"/>
                <w:sz w:val="17"/>
                <w:szCs w:val="17"/>
              </w:rPr>
              <w:t xml:space="preserve">Run Time: HH:MM:SS </w:t>
            </w:r>
          </w:p>
        </w:tc>
      </w:tr>
    </w:tbl>
    <w:p xmlns:wp14="http://schemas.microsoft.com/office/word/2010/wordml" w:rsidR="00A45419" w:rsidP="00A45419" w:rsidRDefault="00A45419" w14:paraId="032000A8" wp14:textId="77777777"/>
    <w:p xmlns:wp14="http://schemas.microsoft.com/office/word/2010/wordml" w:rsidRPr="005652B9" w:rsidR="00A45419" w:rsidP="00A45419" w:rsidRDefault="004B42EC" w14:paraId="4C63F26E" wp14:textId="77777777">
      <w:pPr>
        <w:pStyle w:val="Heading6"/>
      </w:pPr>
      <w:r>
        <w:br w:type="page"/>
      </w:r>
      <w:r w:rsidRPr="005652B9" w:rsidR="00A45419">
        <w:t>Report Layout – OPR-SRA-</w:t>
      </w:r>
      <w:r w:rsidR="00A45419">
        <w:t>131</w:t>
      </w:r>
      <w:r w:rsidRPr="005652B9" w:rsidR="00A45419">
        <w:t xml:space="preserve"> </w:t>
      </w:r>
      <w:r w:rsidR="00A45419">
        <w:t>–</w:t>
      </w:r>
      <w:r w:rsidRPr="005652B9" w:rsidR="00A45419">
        <w:t xml:space="preserve"> </w:t>
      </w:r>
      <w:r w:rsidR="00A45419">
        <w:rPr>
          <w:color w:val="000000"/>
        </w:rPr>
        <w:t>SA Over-Utilization Report</w:t>
      </w:r>
    </w:p>
    <w:tbl>
      <w:tblPr>
        <w:tblW w:w="5000"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1808"/>
        <w:gridCol w:w="801"/>
        <w:gridCol w:w="939"/>
        <w:gridCol w:w="611"/>
        <w:gridCol w:w="135"/>
        <w:gridCol w:w="201"/>
        <w:gridCol w:w="886"/>
        <w:gridCol w:w="699"/>
        <w:gridCol w:w="60"/>
        <w:gridCol w:w="469"/>
        <w:gridCol w:w="472"/>
        <w:gridCol w:w="469"/>
        <w:gridCol w:w="463"/>
        <w:gridCol w:w="817"/>
        <w:gridCol w:w="83"/>
        <w:gridCol w:w="734"/>
        <w:gridCol w:w="817"/>
        <w:gridCol w:w="121"/>
        <w:gridCol w:w="855"/>
        <w:gridCol w:w="1292"/>
        <w:gridCol w:w="829"/>
        <w:gridCol w:w="829"/>
      </w:tblGrid>
      <w:tr xmlns:wp14="http://schemas.microsoft.com/office/word/2010/wordml" w:rsidRPr="005652B9" w:rsidR="00A45419" w:rsidTr="006E25C2" w14:paraId="73D80B58" wp14:textId="77777777">
        <w:tblPrEx>
          <w:tblCellMar>
            <w:top w:w="0" w:type="dxa"/>
            <w:bottom w:w="0" w:type="dxa"/>
          </w:tblCellMar>
        </w:tblPrEx>
        <w:trPr>
          <w:cantSplit/>
          <w:trHeight w:val="432" w:hRule="exact"/>
          <w:tblHeader/>
          <w:jc w:val="center"/>
        </w:trPr>
        <w:tc>
          <w:tcPr>
            <w:tcW w:w="5000" w:type="pct"/>
            <w:gridSpan w:val="22"/>
            <w:tcBorders>
              <w:top w:val="single" w:color="auto" w:sz="4" w:space="0"/>
              <w:left w:val="single" w:color="auto" w:sz="4" w:space="0"/>
              <w:bottom w:val="single" w:color="auto" w:sz="4" w:space="0"/>
              <w:right w:val="single" w:color="auto" w:sz="4" w:space="0"/>
            </w:tcBorders>
            <w:shd w:val="clear" w:color="auto" w:fill="FF0000"/>
            <w:vAlign w:val="center"/>
          </w:tcPr>
          <w:p w:rsidRPr="00642FC8" w:rsidR="00A45419" w:rsidP="00A45419" w:rsidRDefault="00A45419" w14:paraId="09C428D1" wp14:textId="77777777">
            <w:pPr>
              <w:ind w:left="437" w:right="81"/>
              <w:jc w:val="center"/>
              <w:rPr>
                <w:rFonts w:eastAsia="MS Mincho" w:cs="Arial"/>
                <w:szCs w:val="20"/>
              </w:rPr>
            </w:pPr>
            <w:r w:rsidRPr="005652B9">
              <w:rPr>
                <w:rFonts w:cs="Arial"/>
                <w:sz w:val="19"/>
                <w:szCs w:val="19"/>
              </w:rPr>
              <w:br w:type="page"/>
            </w:r>
            <w:r w:rsidRPr="005652B9">
              <w:rPr>
                <w:rFonts w:cs="Arial"/>
                <w:sz w:val="19"/>
                <w:szCs w:val="19"/>
              </w:rPr>
              <w:br w:type="page"/>
            </w:r>
            <w:r w:rsidRPr="00642FC8">
              <w:rPr>
                <w:rFonts w:eastAsia="MS Mincho" w:cs="Arial"/>
                <w:szCs w:val="20"/>
              </w:rPr>
              <w:t>NH MMIS REPORT LAYOUT</w:t>
            </w:r>
          </w:p>
        </w:tc>
      </w:tr>
      <w:tr xmlns:wp14="http://schemas.microsoft.com/office/word/2010/wordml" w:rsidRPr="005652B9" w:rsidR="00A45419" w:rsidTr="006E25C2" w14:paraId="5E37D13E" wp14:textId="77777777">
        <w:tblPrEx>
          <w:tblCellMar>
            <w:top w:w="0" w:type="dxa"/>
            <w:bottom w:w="0" w:type="dxa"/>
          </w:tblCellMar>
        </w:tblPrEx>
        <w:trPr>
          <w:cantSplit/>
          <w:trHeight w:val="1710"/>
          <w:jc w:val="center"/>
        </w:trPr>
        <w:tc>
          <w:tcPr>
            <w:tcW w:w="1561" w:type="pct"/>
            <w:gridSpan w:val="6"/>
            <w:tcBorders>
              <w:top w:val="single" w:color="auto" w:sz="4" w:space="0"/>
              <w:bottom w:val="nil"/>
              <w:right w:val="nil"/>
            </w:tcBorders>
            <w:vAlign w:val="center"/>
          </w:tcPr>
          <w:p w:rsidRPr="0099653B" w:rsidR="00A45419" w:rsidP="00A45419" w:rsidRDefault="00A45419" w14:paraId="5FD02C67" wp14:textId="77777777">
            <w:pPr>
              <w:pStyle w:val="TableText1"/>
              <w:spacing w:before="40" w:after="40"/>
              <w:rPr>
                <w:rStyle w:val="ModernTableText"/>
                <w:b/>
                <w:bCs/>
                <w:color w:val="000000"/>
                <w:sz w:val="20"/>
                <w:szCs w:val="20"/>
              </w:rPr>
            </w:pPr>
            <w:r w:rsidRPr="0099653B">
              <w:rPr>
                <w:rStyle w:val="ModernTableText"/>
                <w:b/>
                <w:bCs/>
                <w:color w:val="000000"/>
                <w:sz w:val="20"/>
                <w:szCs w:val="20"/>
              </w:rPr>
              <w:t>NH MMIS EOR</w:t>
            </w:r>
          </w:p>
          <w:p w:rsidRPr="0099653B" w:rsidR="00A45419" w:rsidP="00A45419" w:rsidRDefault="00A45419" w14:paraId="46766661" wp14:textId="77777777">
            <w:pPr>
              <w:pStyle w:val="TableText1"/>
              <w:spacing w:before="40" w:after="40"/>
              <w:rPr>
                <w:rStyle w:val="ModernTableText"/>
                <w:b/>
                <w:bCs/>
                <w:color w:val="000000"/>
                <w:sz w:val="20"/>
                <w:szCs w:val="20"/>
              </w:rPr>
            </w:pPr>
            <w:r w:rsidRPr="0099653B">
              <w:rPr>
                <w:rStyle w:val="ModernTableText"/>
                <w:b/>
                <w:bCs/>
                <w:color w:val="000000"/>
                <w:sz w:val="20"/>
                <w:szCs w:val="20"/>
              </w:rPr>
              <w:t>Report ID:  OPR-SRA-131</w:t>
            </w:r>
          </w:p>
          <w:p w:rsidRPr="0099653B" w:rsidR="00A45419" w:rsidP="00A45419" w:rsidRDefault="00A45419" w14:paraId="266C30F5" wp14:textId="77777777">
            <w:pPr>
              <w:pStyle w:val="TableText1"/>
              <w:spacing w:before="40" w:after="40"/>
              <w:rPr>
                <w:b/>
                <w:szCs w:val="20"/>
                <w:u w:val="single"/>
              </w:rPr>
            </w:pPr>
            <w:r w:rsidRPr="0099653B">
              <w:rPr>
                <w:b/>
                <w:szCs w:val="20"/>
                <w:u w:val="single"/>
              </w:rPr>
              <w:t>Report Definition</w:t>
            </w:r>
          </w:p>
          <w:p w:rsidRPr="0099653B" w:rsidR="00A45419" w:rsidP="00A45419" w:rsidRDefault="00A45419" w14:paraId="0977B612" wp14:textId="77777777">
            <w:pPr>
              <w:pStyle w:val="TableText1"/>
              <w:spacing w:before="40" w:after="40"/>
              <w:rPr>
                <w:b/>
                <w:szCs w:val="20"/>
                <w:u w:val="single"/>
              </w:rPr>
            </w:pPr>
            <w:r w:rsidRPr="0099653B">
              <w:rPr>
                <w:b/>
                <w:szCs w:val="20"/>
                <w:u w:val="single"/>
              </w:rPr>
              <w:t>ORR Home</w:t>
            </w:r>
          </w:p>
          <w:p w:rsidRPr="0099653B" w:rsidR="00A45419" w:rsidP="00A45419" w:rsidRDefault="00A45419" w14:paraId="0E0305F0" wp14:textId="77777777">
            <w:pPr>
              <w:pStyle w:val="TableText1"/>
              <w:spacing w:before="40" w:after="40"/>
              <w:rPr>
                <w:rStyle w:val="ModernTableText"/>
                <w:b/>
                <w:bCs/>
                <w:color w:val="0000FF"/>
                <w:sz w:val="20"/>
                <w:szCs w:val="20"/>
                <w:u w:val="single"/>
              </w:rPr>
            </w:pPr>
            <w:r w:rsidRPr="0099653B">
              <w:rPr>
                <w:b/>
                <w:szCs w:val="20"/>
                <w:u w:val="single"/>
              </w:rPr>
              <w:t>Return</w:t>
            </w:r>
          </w:p>
        </w:tc>
        <w:tc>
          <w:tcPr>
            <w:tcW w:w="2117" w:type="pct"/>
            <w:gridSpan w:val="12"/>
            <w:tcBorders>
              <w:top w:val="nil"/>
              <w:left w:val="nil"/>
              <w:bottom w:val="nil"/>
              <w:right w:val="nil"/>
            </w:tcBorders>
            <w:vAlign w:val="center"/>
          </w:tcPr>
          <w:p w:rsidRPr="0099653B" w:rsidR="00A45419" w:rsidP="00A45419" w:rsidRDefault="00A45419" w14:paraId="7687B2B8" wp14:textId="77777777">
            <w:pPr>
              <w:tabs>
                <w:tab w:val="center" w:pos="1853"/>
              </w:tabs>
              <w:jc w:val="center"/>
              <w:rPr>
                <w:b/>
                <w:szCs w:val="20"/>
              </w:rPr>
            </w:pPr>
            <w:r w:rsidRPr="0099653B">
              <w:rPr>
                <w:b/>
                <w:szCs w:val="20"/>
              </w:rPr>
              <w:t>Line of Business:  &lt;LOB Cd – Desc&gt;</w:t>
            </w:r>
          </w:p>
          <w:p w:rsidRPr="0099653B" w:rsidR="00A45419" w:rsidP="00A45419" w:rsidRDefault="00A45419" w14:paraId="306CBD0C" wp14:textId="77777777">
            <w:pPr>
              <w:tabs>
                <w:tab w:val="center" w:pos="1853"/>
              </w:tabs>
              <w:spacing w:before="120"/>
              <w:jc w:val="center"/>
              <w:rPr>
                <w:rFonts w:cs="Arial"/>
                <w:b/>
                <w:bCs/>
                <w:szCs w:val="20"/>
              </w:rPr>
            </w:pPr>
            <w:r w:rsidRPr="0099653B">
              <w:rPr>
                <w:rFonts w:cs="Arial"/>
                <w:b/>
                <w:bCs/>
                <w:szCs w:val="20"/>
              </w:rPr>
              <w:t>Department of Health and Human Services</w:t>
            </w:r>
          </w:p>
          <w:p w:rsidRPr="0099653B" w:rsidR="00A45419" w:rsidP="00A45419" w:rsidRDefault="00A45419" w14:paraId="599CD72B" wp14:textId="77777777">
            <w:pPr>
              <w:tabs>
                <w:tab w:val="center" w:pos="1853"/>
              </w:tabs>
              <w:spacing w:before="120"/>
              <w:jc w:val="center"/>
              <w:rPr>
                <w:rFonts w:cs="Arial"/>
                <w:b/>
                <w:bCs/>
                <w:szCs w:val="20"/>
              </w:rPr>
            </w:pPr>
            <w:r w:rsidRPr="0099653B">
              <w:rPr>
                <w:rFonts w:cs="Arial"/>
                <w:b/>
                <w:bCs/>
                <w:szCs w:val="20"/>
              </w:rPr>
              <w:t>SA Over-Utilization Report</w:t>
            </w:r>
          </w:p>
          <w:p w:rsidRPr="0099653B" w:rsidR="00A45419" w:rsidP="00A45419" w:rsidRDefault="00A45419" w14:paraId="07F9C3DA" wp14:textId="77777777">
            <w:pPr>
              <w:pStyle w:val="DSDHead4"/>
              <w:tabs>
                <w:tab w:val="center" w:pos="1853"/>
              </w:tabs>
              <w:spacing w:before="120" w:after="120"/>
              <w:rPr>
                <w:rStyle w:val="ModernTableText"/>
                <w:rFonts w:cs="Arial"/>
                <w:b w:val="0"/>
                <w:bCs/>
                <w:color w:val="FF0000"/>
                <w:sz w:val="20"/>
              </w:rPr>
            </w:pPr>
            <w:r w:rsidRPr="0099653B">
              <w:rPr>
                <w:rFonts w:ascii="Arial" w:hAnsi="Arial" w:cs="Arial"/>
                <w:bCs/>
                <w:sz w:val="20"/>
              </w:rPr>
              <w:t>As of MM/DD/CCYY</w:t>
            </w:r>
          </w:p>
        </w:tc>
        <w:tc>
          <w:tcPr>
            <w:tcW w:w="1322" w:type="pct"/>
            <w:gridSpan w:val="4"/>
            <w:tcBorders>
              <w:top w:val="single" w:color="auto" w:sz="4" w:space="0"/>
              <w:left w:val="nil"/>
              <w:bottom w:val="nil"/>
            </w:tcBorders>
          </w:tcPr>
          <w:p w:rsidRPr="005652B9" w:rsidR="00A45419" w:rsidP="00A45419" w:rsidRDefault="003A7664" w14:paraId="442B47C1" wp14:textId="77777777">
            <w:pPr>
              <w:jc w:val="right"/>
              <w:rPr>
                <w:sz w:val="19"/>
                <w:szCs w:val="19"/>
              </w:rPr>
            </w:pPr>
            <w:r w:rsidRPr="005652B9">
              <w:rPr>
                <w:noProof/>
                <w:sz w:val="19"/>
                <w:szCs w:val="19"/>
              </w:rPr>
              <w:drawing>
                <wp:inline xmlns:wp14="http://schemas.microsoft.com/office/word/2010/wordprocessingDrawing" distT="0" distB="0" distL="0" distR="0" wp14:anchorId="77D428C5" wp14:editId="7777777">
                  <wp:extent cx="1295400" cy="1285875"/>
                  <wp:effectExtent l="0" t="0" r="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Pr="005652B9" w:rsidR="00A45419" w:rsidTr="006E25C2" w14:paraId="701ACD31" wp14:textId="77777777">
        <w:tblPrEx>
          <w:tblCellMar>
            <w:top w:w="0" w:type="dxa"/>
            <w:bottom w:w="0" w:type="dxa"/>
          </w:tblCellMar>
        </w:tblPrEx>
        <w:trPr>
          <w:cantSplit/>
          <w:trHeight w:val="135"/>
          <w:jc w:val="center"/>
        </w:trPr>
        <w:tc>
          <w:tcPr>
            <w:tcW w:w="5000" w:type="pct"/>
            <w:gridSpan w:val="22"/>
            <w:tcBorders>
              <w:top w:val="nil"/>
              <w:bottom w:val="nil"/>
            </w:tcBorders>
            <w:vAlign w:val="center"/>
          </w:tcPr>
          <w:p w:rsidRPr="005652B9" w:rsidR="00A45419" w:rsidP="00A45419" w:rsidRDefault="00A45419" w14:paraId="1DAA3989" wp14:textId="77777777">
            <w:pPr>
              <w:pStyle w:val="Figure"/>
              <w:rPr>
                <w:rFonts w:ascii="Arial" w:hAnsi="Arial" w:cs="Arial"/>
                <w:bCs w:val="0"/>
                <w:color w:val="FFFFFF"/>
                <w:sz w:val="23"/>
                <w:szCs w:val="23"/>
              </w:rPr>
            </w:pPr>
          </w:p>
        </w:tc>
      </w:tr>
      <w:tr xmlns:wp14="http://schemas.microsoft.com/office/word/2010/wordml" w:rsidRPr="003D4CC0" w:rsidR="00A45419" w:rsidTr="006E25C2" w14:paraId="1A383A9E" wp14:textId="77777777">
        <w:tblPrEx>
          <w:tblCellMar>
            <w:top w:w="0" w:type="dxa"/>
            <w:bottom w:w="0" w:type="dxa"/>
          </w:tblCellMar>
        </w:tblPrEx>
        <w:trPr>
          <w:cantSplit/>
          <w:trHeight w:val="360"/>
          <w:jc w:val="center"/>
        </w:trPr>
        <w:tc>
          <w:tcPr>
            <w:tcW w:w="2112" w:type="pct"/>
            <w:gridSpan w:val="8"/>
            <w:tcBorders>
              <w:top w:val="nil"/>
              <w:bottom w:val="nil"/>
            </w:tcBorders>
            <w:shd w:val="clear" w:color="auto" w:fill="356BA1"/>
            <w:vAlign w:val="center"/>
          </w:tcPr>
          <w:p w:rsidRPr="003D4CC0" w:rsidR="00A45419" w:rsidP="00A45419" w:rsidRDefault="00A45419" w14:paraId="077F6E97" wp14:textId="77777777">
            <w:pPr>
              <w:pStyle w:val="Figure"/>
              <w:spacing w:before="60" w:after="60"/>
              <w:rPr>
                <w:rFonts w:ascii="Arial" w:hAnsi="Arial" w:cs="Arial"/>
                <w:bCs w:val="0"/>
                <w:color w:val="FFFFFF"/>
                <w:sz w:val="23"/>
                <w:szCs w:val="23"/>
              </w:rPr>
            </w:pPr>
            <w:r>
              <w:rPr>
                <w:rFonts w:ascii="Arial" w:hAnsi="Arial" w:cs="Arial"/>
                <w:bCs w:val="0"/>
                <w:color w:val="FFFFFF"/>
                <w:sz w:val="23"/>
                <w:szCs w:val="23"/>
              </w:rPr>
              <w:t>SA LI Subm Svc Prov ID</w:t>
            </w:r>
            <w:r w:rsidRPr="003D4CC0">
              <w:rPr>
                <w:rFonts w:ascii="Arial" w:hAnsi="Arial" w:cs="Arial"/>
                <w:bCs w:val="0"/>
                <w:color w:val="FFFFFF"/>
                <w:sz w:val="23"/>
                <w:szCs w:val="23"/>
              </w:rPr>
              <w:t>:   XXXXXXXXXXXXXXXXXXXXX</w:t>
            </w:r>
          </w:p>
        </w:tc>
        <w:tc>
          <w:tcPr>
            <w:tcW w:w="2888" w:type="pct"/>
            <w:gridSpan w:val="14"/>
            <w:tcBorders>
              <w:top w:val="nil"/>
              <w:bottom w:val="nil"/>
            </w:tcBorders>
            <w:shd w:val="clear" w:color="auto" w:fill="356BA1"/>
            <w:vAlign w:val="center"/>
          </w:tcPr>
          <w:p w:rsidRPr="003D4CC0" w:rsidR="00A45419" w:rsidP="00A45419" w:rsidRDefault="00A45419" w14:paraId="33855172" wp14:textId="77777777">
            <w:pPr>
              <w:pStyle w:val="Figure"/>
              <w:spacing w:before="60" w:after="60"/>
              <w:rPr>
                <w:rFonts w:ascii="Arial" w:hAnsi="Arial" w:cs="Arial"/>
                <w:bCs w:val="0"/>
                <w:color w:val="FFFFFF"/>
                <w:sz w:val="23"/>
                <w:szCs w:val="23"/>
              </w:rPr>
            </w:pPr>
            <w:r>
              <w:rPr>
                <w:rFonts w:ascii="Arial" w:hAnsi="Arial" w:cs="Arial"/>
                <w:bCs w:val="0"/>
                <w:color w:val="FFFFFF"/>
                <w:sz w:val="23"/>
                <w:szCs w:val="23"/>
              </w:rPr>
              <w:t>SA LI Svc-Prov Nam</w:t>
            </w:r>
            <w:r w:rsidRPr="003D4CC0">
              <w:rPr>
                <w:rFonts w:ascii="Arial" w:hAnsi="Arial" w:cs="Arial"/>
                <w:bCs w:val="0"/>
                <w:color w:val="FFFFFF"/>
                <w:sz w:val="23"/>
                <w:szCs w:val="23"/>
              </w:rPr>
              <w:t>e:  XXXXXXXXXXXXXXXXXXXXX</w:t>
            </w:r>
          </w:p>
        </w:tc>
      </w:tr>
      <w:tr xmlns:wp14="http://schemas.microsoft.com/office/word/2010/wordml" w:rsidRPr="003D4CC0" w:rsidR="00A45419" w:rsidTr="006E25C2" w14:paraId="14FCD23E" wp14:textId="77777777">
        <w:tblPrEx>
          <w:tblCellMar>
            <w:top w:w="0" w:type="dxa"/>
            <w:bottom w:w="0" w:type="dxa"/>
          </w:tblCellMar>
        </w:tblPrEx>
        <w:trPr>
          <w:cantSplit/>
          <w:trHeight w:val="351"/>
          <w:jc w:val="center"/>
        </w:trPr>
        <w:tc>
          <w:tcPr>
            <w:tcW w:w="5000" w:type="pct"/>
            <w:gridSpan w:val="22"/>
            <w:tcBorders>
              <w:top w:val="nil"/>
              <w:bottom w:val="nil"/>
            </w:tcBorders>
            <w:shd w:val="clear" w:color="auto" w:fill="FDD461"/>
            <w:vAlign w:val="center"/>
          </w:tcPr>
          <w:p w:rsidRPr="003D4CC0" w:rsidR="00A45419" w:rsidP="00A45419" w:rsidRDefault="00A45419" w14:paraId="13F77613" wp14:textId="77777777">
            <w:pPr>
              <w:pStyle w:val="Figure"/>
              <w:ind w:left="-35"/>
              <w:rPr>
                <w:rFonts w:ascii="Arial Bold" w:hAnsi="Arial Bold" w:cs="Arial"/>
                <w:bCs w:val="0"/>
                <w:sz w:val="23"/>
                <w:szCs w:val="23"/>
              </w:rPr>
            </w:pPr>
            <w:r w:rsidRPr="003D4CC0">
              <w:rPr>
                <w:rStyle w:val="ModernTableText"/>
                <w:rFonts w:ascii="Arial Bold" w:hAnsi="Arial Bold"/>
              </w:rPr>
              <w:t xml:space="preserve">  </w:t>
            </w:r>
            <w:r w:rsidRPr="003D4CC0">
              <w:rPr>
                <w:rStyle w:val="ModernTableText"/>
                <w:rFonts w:ascii="Arial Bold" w:hAnsi="Arial Bold"/>
                <w:sz w:val="23"/>
                <w:szCs w:val="23"/>
              </w:rPr>
              <w:t xml:space="preserve">SA Ty Cd </w:t>
            </w:r>
            <w:r w:rsidRPr="003D4CC0">
              <w:rPr>
                <w:rFonts w:ascii="Arial Bold" w:hAnsi="Arial Bold" w:cs="Arial"/>
                <w:bCs w:val="0"/>
                <w:sz w:val="23"/>
                <w:szCs w:val="23"/>
              </w:rPr>
              <w:t>- Desc:  XX - XXXXXXXXXXXXXXX</w:t>
            </w:r>
          </w:p>
        </w:tc>
      </w:tr>
      <w:tr xmlns:wp14="http://schemas.microsoft.com/office/word/2010/wordml" w:rsidRPr="003D4CC0" w:rsidR="00A45419" w:rsidTr="006E25C2" w14:paraId="556F99DE" wp14:textId="77777777">
        <w:tblPrEx>
          <w:tblCellMar>
            <w:top w:w="0" w:type="dxa"/>
            <w:bottom w:w="0" w:type="dxa"/>
          </w:tblCellMar>
        </w:tblPrEx>
        <w:trPr>
          <w:cantSplit/>
          <w:trHeight w:val="360"/>
          <w:jc w:val="center"/>
        </w:trPr>
        <w:tc>
          <w:tcPr>
            <w:tcW w:w="5000" w:type="pct"/>
            <w:gridSpan w:val="22"/>
            <w:tcBorders>
              <w:top w:val="nil"/>
              <w:bottom w:val="nil"/>
            </w:tcBorders>
            <w:shd w:val="clear" w:color="auto" w:fill="FEEBB4"/>
            <w:vAlign w:val="center"/>
          </w:tcPr>
          <w:p w:rsidRPr="003D4CC0" w:rsidR="00A45419" w:rsidP="00A45419" w:rsidRDefault="00A45419" w14:paraId="16E59A43" wp14:textId="77777777">
            <w:pPr>
              <w:pStyle w:val="Figure"/>
              <w:spacing w:before="60" w:after="60"/>
              <w:rPr>
                <w:rFonts w:ascii="Arial" w:hAnsi="Arial" w:cs="Arial"/>
                <w:bCs w:val="0"/>
                <w:sz w:val="23"/>
                <w:szCs w:val="23"/>
              </w:rPr>
            </w:pPr>
            <w:r>
              <w:rPr>
                <w:rFonts w:ascii="Arial" w:hAnsi="Arial" w:cs="Arial"/>
                <w:bCs w:val="0"/>
                <w:color w:val="000000"/>
                <w:sz w:val="23"/>
                <w:szCs w:val="23"/>
              </w:rPr>
              <w:t>SA LI Cat Svc Cd</w:t>
            </w:r>
            <w:r w:rsidRPr="005652B9">
              <w:rPr>
                <w:rFonts w:ascii="Arial" w:hAnsi="Arial" w:cs="Arial"/>
                <w:bCs w:val="0"/>
                <w:color w:val="000000"/>
                <w:sz w:val="23"/>
                <w:szCs w:val="23"/>
              </w:rPr>
              <w:t xml:space="preserve"> - Desc:  XX - XXXXXXXXXXX</w:t>
            </w:r>
          </w:p>
        </w:tc>
      </w:tr>
      <w:tr xmlns:wp14="http://schemas.microsoft.com/office/word/2010/wordml" w:rsidRPr="005652B9" w:rsidR="006E25C2" w:rsidTr="006E25C2" w14:paraId="12AF9EA2" wp14:textId="77777777">
        <w:tblPrEx>
          <w:tblCellMar>
            <w:top w:w="0" w:type="dxa"/>
            <w:bottom w:w="0" w:type="dxa"/>
          </w:tblCellMar>
        </w:tblPrEx>
        <w:trPr>
          <w:cantSplit/>
          <w:trHeight w:val="360"/>
          <w:jc w:val="center"/>
        </w:trPr>
        <w:tc>
          <w:tcPr>
            <w:tcW w:w="628"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2D82C5C1" wp14:textId="77777777">
            <w:pPr>
              <w:pStyle w:val="Figure"/>
              <w:spacing w:before="120" w:after="120"/>
              <w:jc w:val="center"/>
              <w:rPr>
                <w:rFonts w:ascii="Arial" w:hAnsi="Arial" w:cs="Arial"/>
                <w:sz w:val="15"/>
                <w:szCs w:val="15"/>
              </w:rPr>
            </w:pPr>
            <w:r w:rsidRPr="005652B9">
              <w:rPr>
                <w:rFonts w:ascii="Arial" w:hAnsi="Arial" w:cs="Arial"/>
                <w:sz w:val="15"/>
                <w:szCs w:val="15"/>
              </w:rPr>
              <w:t xml:space="preserve">SA </w:t>
            </w:r>
            <w:r>
              <w:rPr>
                <w:rFonts w:ascii="Arial" w:hAnsi="Arial" w:cs="Arial"/>
                <w:sz w:val="15"/>
                <w:szCs w:val="15"/>
              </w:rPr>
              <w:t>I</w:t>
            </w:r>
            <w:r w:rsidRPr="005652B9">
              <w:rPr>
                <w:rFonts w:ascii="Arial" w:hAnsi="Arial" w:cs="Arial"/>
                <w:sz w:val="15"/>
                <w:szCs w:val="15"/>
              </w:rPr>
              <w:t>D</w:t>
            </w:r>
          </w:p>
        </w:tc>
        <w:tc>
          <w:tcPr>
            <w:tcW w:w="278"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1D287EE4" wp14:textId="77777777">
            <w:pPr>
              <w:pStyle w:val="Figure"/>
              <w:spacing w:before="120" w:after="120"/>
              <w:jc w:val="center"/>
              <w:rPr>
                <w:rFonts w:ascii="Arial" w:hAnsi="Arial" w:cs="Arial"/>
                <w:sz w:val="15"/>
                <w:szCs w:val="15"/>
              </w:rPr>
            </w:pPr>
            <w:r w:rsidRPr="005652B9">
              <w:rPr>
                <w:rFonts w:ascii="Arial" w:hAnsi="Arial" w:cs="Arial"/>
                <w:sz w:val="15"/>
                <w:szCs w:val="15"/>
              </w:rPr>
              <w:t>SA LI Num</w:t>
            </w:r>
          </w:p>
        </w:tc>
        <w:tc>
          <w:tcPr>
            <w:tcW w:w="326"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0BD9263A" wp14:textId="77777777">
            <w:pPr>
              <w:pStyle w:val="Figure"/>
              <w:spacing w:before="120" w:after="120"/>
              <w:jc w:val="center"/>
              <w:rPr>
                <w:rFonts w:ascii="Arial" w:hAnsi="Arial" w:cs="Arial"/>
                <w:sz w:val="15"/>
                <w:szCs w:val="15"/>
              </w:rPr>
            </w:pPr>
            <w:r>
              <w:rPr>
                <w:rFonts w:ascii="Arial" w:hAnsi="Arial" w:cs="Arial"/>
                <w:sz w:val="15"/>
                <w:szCs w:val="15"/>
              </w:rPr>
              <w:t>Mbr ID</w:t>
            </w:r>
          </w:p>
        </w:tc>
        <w:tc>
          <w:tcPr>
            <w:tcW w:w="259" w:type="pct"/>
            <w:gridSpan w:val="2"/>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626272E4" wp14:textId="77777777">
            <w:pPr>
              <w:pStyle w:val="Figure"/>
              <w:spacing w:before="120" w:after="120"/>
              <w:jc w:val="center"/>
              <w:rPr>
                <w:rFonts w:ascii="Arial" w:hAnsi="Arial" w:cs="Arial"/>
                <w:sz w:val="15"/>
                <w:szCs w:val="15"/>
              </w:rPr>
            </w:pPr>
            <w:r>
              <w:rPr>
                <w:rFonts w:ascii="Arial" w:hAnsi="Arial" w:cs="Arial"/>
                <w:bCs w:val="0"/>
                <w:color w:val="000000"/>
                <w:sz w:val="15"/>
                <w:szCs w:val="15"/>
              </w:rPr>
              <w:t>Mbr Name-Full</w:t>
            </w:r>
          </w:p>
        </w:tc>
        <w:tc>
          <w:tcPr>
            <w:tcW w:w="378" w:type="pct"/>
            <w:gridSpan w:val="2"/>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28AA4A66" wp14:textId="77777777">
            <w:pPr>
              <w:pStyle w:val="Figure"/>
              <w:spacing w:before="120" w:after="120"/>
              <w:jc w:val="center"/>
              <w:rPr>
                <w:rFonts w:ascii="Arial" w:hAnsi="Arial" w:cs="Arial"/>
                <w:sz w:val="15"/>
                <w:szCs w:val="15"/>
              </w:rPr>
            </w:pPr>
            <w:r w:rsidRPr="005652B9">
              <w:rPr>
                <w:rFonts w:ascii="Arial" w:hAnsi="Arial" w:cs="Arial"/>
                <w:bCs w:val="0"/>
                <w:color w:val="000000"/>
                <w:sz w:val="15"/>
                <w:szCs w:val="15"/>
              </w:rPr>
              <w:t>SA LI Svc Cd-</w:t>
            </w:r>
            <w:r>
              <w:rPr>
                <w:rFonts w:ascii="Arial" w:hAnsi="Arial" w:cs="Arial"/>
                <w:bCs w:val="0"/>
                <w:color w:val="000000"/>
                <w:sz w:val="15"/>
                <w:szCs w:val="15"/>
              </w:rPr>
              <w:t>From</w:t>
            </w:r>
          </w:p>
        </w:tc>
        <w:tc>
          <w:tcPr>
            <w:tcW w:w="264" w:type="pct"/>
            <w:gridSpan w:val="2"/>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0B68A22E" wp14:textId="77777777">
            <w:pPr>
              <w:pStyle w:val="Figure"/>
              <w:spacing w:before="120" w:after="120"/>
              <w:jc w:val="center"/>
              <w:rPr>
                <w:rFonts w:ascii="Arial" w:hAnsi="Arial" w:cs="Arial"/>
                <w:sz w:val="15"/>
                <w:szCs w:val="15"/>
              </w:rPr>
            </w:pPr>
            <w:r w:rsidRPr="005652B9">
              <w:rPr>
                <w:rFonts w:ascii="Arial" w:hAnsi="Arial" w:cs="Arial"/>
                <w:bCs w:val="0"/>
                <w:color w:val="000000"/>
                <w:sz w:val="15"/>
                <w:szCs w:val="15"/>
              </w:rPr>
              <w:t>SA LI Svc Cd-To</w:t>
            </w:r>
          </w:p>
        </w:tc>
        <w:tc>
          <w:tcPr>
            <w:tcW w:w="651" w:type="pct"/>
            <w:gridSpan w:val="4"/>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0881973B" wp14:textId="77777777">
            <w:pPr>
              <w:pStyle w:val="Figure"/>
              <w:spacing w:before="120" w:after="120"/>
              <w:jc w:val="center"/>
              <w:rPr>
                <w:rFonts w:ascii="Arial" w:hAnsi="Arial" w:cs="Arial"/>
                <w:sz w:val="15"/>
                <w:szCs w:val="15"/>
              </w:rPr>
            </w:pPr>
            <w:r w:rsidRPr="005652B9">
              <w:rPr>
                <w:rFonts w:ascii="Arial" w:hAnsi="Arial" w:cs="Arial"/>
                <w:bCs w:val="0"/>
                <w:color w:val="000000"/>
                <w:sz w:val="15"/>
                <w:szCs w:val="15"/>
              </w:rPr>
              <w:t xml:space="preserve">SA LI Svc </w:t>
            </w:r>
            <w:r>
              <w:rPr>
                <w:rFonts w:ascii="Arial" w:hAnsi="Arial" w:cs="Arial"/>
                <w:bCs w:val="0"/>
                <w:color w:val="000000"/>
                <w:sz w:val="15"/>
                <w:szCs w:val="15"/>
              </w:rPr>
              <w:t>Cd-Mod</w:t>
            </w:r>
          </w:p>
        </w:tc>
        <w:tc>
          <w:tcPr>
            <w:tcW w:w="284" w:type="pct"/>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14F80054" wp14:textId="77777777">
            <w:pPr>
              <w:pStyle w:val="Figure"/>
              <w:spacing w:before="40" w:after="40"/>
              <w:jc w:val="center"/>
              <w:rPr>
                <w:rFonts w:ascii="Arial" w:hAnsi="Arial" w:cs="Arial"/>
                <w:bCs w:val="0"/>
                <w:sz w:val="15"/>
                <w:szCs w:val="15"/>
              </w:rPr>
            </w:pPr>
            <w:r>
              <w:rPr>
                <w:rFonts w:ascii="Arial" w:hAnsi="Arial" w:cs="Arial"/>
                <w:bCs w:val="0"/>
                <w:sz w:val="15"/>
                <w:szCs w:val="15"/>
              </w:rPr>
              <w:t>SA LI Apprvd Period Units</w:t>
            </w:r>
          </w:p>
          <w:p w:rsidRPr="005652B9" w:rsidR="00A45419" w:rsidP="00A45419" w:rsidRDefault="00A45419" w14:paraId="12915EF9" wp14:textId="77777777">
            <w:pPr>
              <w:pStyle w:val="Figure"/>
              <w:spacing w:before="40" w:after="40"/>
              <w:jc w:val="center"/>
              <w:rPr>
                <w:rFonts w:ascii="Arial" w:hAnsi="Arial" w:cs="Arial"/>
                <w:bCs w:val="0"/>
                <w:sz w:val="15"/>
                <w:szCs w:val="15"/>
              </w:rPr>
            </w:pPr>
            <w:r>
              <w:rPr>
                <w:rFonts w:ascii="Arial" w:hAnsi="Arial" w:cs="Arial"/>
                <w:bCs w:val="0"/>
                <w:sz w:val="15"/>
                <w:szCs w:val="15"/>
              </w:rPr>
              <w:t>(A)</w:t>
            </w:r>
          </w:p>
        </w:tc>
        <w:tc>
          <w:tcPr>
            <w:tcW w:w="284" w:type="pct"/>
            <w:gridSpan w:val="2"/>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3BA0D5FF" wp14:textId="77777777">
            <w:pPr>
              <w:pStyle w:val="Figure"/>
              <w:spacing w:before="40" w:after="40"/>
              <w:jc w:val="center"/>
              <w:rPr>
                <w:rFonts w:ascii="Arial" w:hAnsi="Arial" w:cs="Arial"/>
                <w:bCs w:val="0"/>
                <w:sz w:val="15"/>
                <w:szCs w:val="15"/>
              </w:rPr>
            </w:pPr>
            <w:r>
              <w:rPr>
                <w:rFonts w:ascii="Arial" w:hAnsi="Arial" w:cs="Arial"/>
                <w:bCs w:val="0"/>
                <w:sz w:val="15"/>
                <w:szCs w:val="15"/>
              </w:rPr>
              <w:t xml:space="preserve">SA LI Apprvd Period Cd - Desc </w:t>
            </w:r>
          </w:p>
          <w:p w:rsidRPr="005652B9" w:rsidR="00A45419" w:rsidP="00A45419" w:rsidRDefault="00A45419" w14:paraId="398C6A0E" wp14:textId="77777777">
            <w:pPr>
              <w:pStyle w:val="Figure"/>
              <w:spacing w:before="40" w:after="40"/>
              <w:jc w:val="center"/>
              <w:rPr>
                <w:rFonts w:ascii="Arial" w:hAnsi="Arial" w:cs="Arial"/>
                <w:bCs w:val="0"/>
                <w:sz w:val="15"/>
                <w:szCs w:val="15"/>
              </w:rPr>
            </w:pPr>
            <w:r>
              <w:rPr>
                <w:rFonts w:ascii="Arial" w:hAnsi="Arial" w:cs="Arial"/>
                <w:bCs w:val="0"/>
                <w:sz w:val="15"/>
                <w:szCs w:val="15"/>
              </w:rPr>
              <w:t>(B)</w:t>
            </w:r>
          </w:p>
        </w:tc>
        <w:tc>
          <w:tcPr>
            <w:tcW w:w="284" w:type="pct"/>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40C27A4B" wp14:textId="77777777">
            <w:pPr>
              <w:pStyle w:val="Figure"/>
              <w:spacing w:before="40" w:after="40"/>
              <w:jc w:val="center"/>
              <w:rPr>
                <w:rFonts w:ascii="Arial" w:hAnsi="Arial" w:cs="Arial"/>
                <w:bCs w:val="0"/>
                <w:sz w:val="15"/>
                <w:szCs w:val="15"/>
              </w:rPr>
            </w:pPr>
            <w:r>
              <w:rPr>
                <w:rFonts w:ascii="Arial" w:hAnsi="Arial" w:cs="Arial"/>
                <w:bCs w:val="0"/>
                <w:sz w:val="15"/>
                <w:szCs w:val="15"/>
              </w:rPr>
              <w:t>Total Apprvd Units Per Period</w:t>
            </w:r>
          </w:p>
          <w:p w:rsidRPr="005652B9" w:rsidR="00A45419" w:rsidP="00A45419" w:rsidRDefault="00A45419" w14:paraId="1E440D27" wp14:textId="77777777">
            <w:pPr>
              <w:pStyle w:val="Figure"/>
              <w:spacing w:before="40" w:after="40"/>
              <w:jc w:val="center"/>
              <w:rPr>
                <w:rFonts w:ascii="Arial" w:hAnsi="Arial" w:cs="Arial"/>
                <w:bCs w:val="0"/>
                <w:sz w:val="15"/>
                <w:szCs w:val="15"/>
              </w:rPr>
            </w:pPr>
            <w:r>
              <w:rPr>
                <w:rFonts w:ascii="Arial" w:hAnsi="Arial" w:cs="Arial"/>
                <w:bCs w:val="0"/>
                <w:sz w:val="15"/>
                <w:szCs w:val="15"/>
              </w:rPr>
              <w:t>(C)</w:t>
            </w:r>
          </w:p>
        </w:tc>
        <w:tc>
          <w:tcPr>
            <w:tcW w:w="339" w:type="pct"/>
            <w:gridSpan w:val="2"/>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1076E2DE" wp14:textId="77777777">
            <w:pPr>
              <w:pStyle w:val="Figure"/>
              <w:spacing w:before="40" w:after="40"/>
              <w:jc w:val="center"/>
              <w:rPr>
                <w:rFonts w:ascii="Arial" w:hAnsi="Arial" w:cs="Arial"/>
                <w:bCs w:val="0"/>
                <w:sz w:val="15"/>
                <w:szCs w:val="15"/>
              </w:rPr>
            </w:pPr>
            <w:r>
              <w:rPr>
                <w:rFonts w:ascii="Arial" w:hAnsi="Arial" w:cs="Arial"/>
                <w:bCs w:val="0"/>
                <w:sz w:val="15"/>
                <w:szCs w:val="15"/>
              </w:rPr>
              <w:t>Num of Units Expected</w:t>
            </w:r>
          </w:p>
        </w:tc>
        <w:tc>
          <w:tcPr>
            <w:tcW w:w="449"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21A15CB6" wp14:textId="77777777">
            <w:pPr>
              <w:pStyle w:val="Figure"/>
              <w:spacing w:before="40" w:after="40"/>
              <w:jc w:val="center"/>
              <w:rPr>
                <w:rFonts w:ascii="Arial" w:hAnsi="Arial" w:cs="Arial"/>
                <w:bCs w:val="0"/>
                <w:sz w:val="15"/>
                <w:szCs w:val="15"/>
              </w:rPr>
            </w:pPr>
            <w:r>
              <w:rPr>
                <w:rFonts w:ascii="Arial" w:hAnsi="Arial" w:cs="Arial"/>
                <w:bCs w:val="0"/>
                <w:sz w:val="15"/>
                <w:szCs w:val="15"/>
              </w:rPr>
              <w:t>Num of Units Actually Paid</w:t>
            </w:r>
          </w:p>
        </w:tc>
        <w:tc>
          <w:tcPr>
            <w:tcW w:w="288"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66CBA710" wp14:textId="77777777">
            <w:pPr>
              <w:pStyle w:val="Figure"/>
              <w:spacing w:before="40" w:after="40"/>
              <w:jc w:val="center"/>
              <w:rPr>
                <w:rFonts w:ascii="Arial" w:hAnsi="Arial" w:cs="Arial"/>
                <w:bCs w:val="0"/>
                <w:sz w:val="15"/>
                <w:szCs w:val="15"/>
              </w:rPr>
            </w:pPr>
            <w:r>
              <w:rPr>
                <w:rFonts w:ascii="Arial" w:hAnsi="Arial" w:cs="Arial"/>
                <w:bCs w:val="0"/>
                <w:sz w:val="15"/>
                <w:szCs w:val="15"/>
              </w:rPr>
              <w:t>Num of Units Over-Utilized</w:t>
            </w:r>
          </w:p>
        </w:tc>
        <w:tc>
          <w:tcPr>
            <w:tcW w:w="288"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3D5A34C0" wp14:textId="77777777">
            <w:pPr>
              <w:pStyle w:val="Figure"/>
              <w:spacing w:before="40" w:after="40"/>
              <w:jc w:val="center"/>
              <w:rPr>
                <w:rFonts w:ascii="Arial" w:hAnsi="Arial" w:cs="Arial"/>
                <w:bCs w:val="0"/>
                <w:sz w:val="15"/>
                <w:szCs w:val="15"/>
              </w:rPr>
            </w:pPr>
            <w:r>
              <w:rPr>
                <w:rFonts w:ascii="Arial" w:hAnsi="Arial" w:cs="Arial"/>
                <w:bCs w:val="0"/>
                <w:sz w:val="15"/>
                <w:szCs w:val="15"/>
              </w:rPr>
              <w:t xml:space="preserve">% of Units Over- Utilized </w:t>
            </w:r>
          </w:p>
        </w:tc>
      </w:tr>
      <w:tr xmlns:wp14="http://schemas.microsoft.com/office/word/2010/wordml" w:rsidRPr="005652B9" w:rsidR="006E25C2" w:rsidTr="006E25C2" w14:paraId="00113753" wp14:textId="77777777">
        <w:tblPrEx>
          <w:tblCellMar>
            <w:top w:w="0" w:type="dxa"/>
            <w:bottom w:w="0" w:type="dxa"/>
          </w:tblCellMar>
        </w:tblPrEx>
        <w:trPr>
          <w:cantSplit/>
          <w:trHeight w:val="360"/>
          <w:jc w:val="center"/>
        </w:trPr>
        <w:tc>
          <w:tcPr>
            <w:tcW w:w="628"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086EF7B1" wp14:textId="77777777">
            <w:pPr>
              <w:pStyle w:val="Figure"/>
              <w:spacing w:before="120" w:after="120"/>
              <w:jc w:val="center"/>
              <w:rPr>
                <w:rFonts w:ascii="Arial" w:hAnsi="Arial" w:cs="Arial"/>
                <w:sz w:val="15"/>
                <w:szCs w:val="15"/>
              </w:rPr>
            </w:pPr>
          </w:p>
        </w:tc>
        <w:tc>
          <w:tcPr>
            <w:tcW w:w="278"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1D5FD264" wp14:textId="77777777">
            <w:pPr>
              <w:pStyle w:val="Figure"/>
              <w:spacing w:before="120" w:after="120"/>
              <w:jc w:val="center"/>
              <w:rPr>
                <w:rFonts w:ascii="Arial" w:hAnsi="Arial" w:cs="Arial"/>
                <w:sz w:val="15"/>
                <w:szCs w:val="15"/>
              </w:rPr>
            </w:pPr>
          </w:p>
        </w:tc>
        <w:tc>
          <w:tcPr>
            <w:tcW w:w="326" w:type="pct"/>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19244D31" wp14:textId="77777777">
            <w:pPr>
              <w:pStyle w:val="Figure"/>
              <w:spacing w:before="120" w:after="120"/>
              <w:jc w:val="center"/>
              <w:rPr>
                <w:rFonts w:ascii="Arial" w:hAnsi="Arial" w:cs="Arial"/>
                <w:sz w:val="15"/>
                <w:szCs w:val="15"/>
              </w:rPr>
            </w:pPr>
          </w:p>
        </w:tc>
        <w:tc>
          <w:tcPr>
            <w:tcW w:w="259" w:type="pct"/>
            <w:gridSpan w:val="2"/>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644F1F94" wp14:textId="77777777">
            <w:pPr>
              <w:pStyle w:val="Figure"/>
              <w:spacing w:before="120" w:after="120"/>
              <w:jc w:val="center"/>
              <w:rPr>
                <w:rFonts w:ascii="Arial" w:hAnsi="Arial" w:cs="Arial"/>
                <w:bCs w:val="0"/>
                <w:color w:val="000000"/>
                <w:sz w:val="15"/>
                <w:szCs w:val="15"/>
              </w:rPr>
            </w:pPr>
          </w:p>
        </w:tc>
        <w:tc>
          <w:tcPr>
            <w:tcW w:w="378" w:type="pct"/>
            <w:gridSpan w:val="2"/>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27F67B3C" wp14:textId="77777777">
            <w:pPr>
              <w:pStyle w:val="Figure"/>
              <w:spacing w:before="120" w:after="120"/>
              <w:jc w:val="center"/>
              <w:rPr>
                <w:rFonts w:ascii="Arial" w:hAnsi="Arial" w:cs="Arial"/>
                <w:bCs w:val="0"/>
                <w:color w:val="000000"/>
                <w:sz w:val="15"/>
                <w:szCs w:val="15"/>
              </w:rPr>
            </w:pPr>
          </w:p>
        </w:tc>
        <w:tc>
          <w:tcPr>
            <w:tcW w:w="264" w:type="pct"/>
            <w:gridSpan w:val="2"/>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3271F007" wp14:textId="77777777">
            <w:pPr>
              <w:pStyle w:val="Figure"/>
              <w:spacing w:before="120" w:after="120"/>
              <w:jc w:val="center"/>
              <w:rPr>
                <w:rFonts w:ascii="Arial" w:hAnsi="Arial" w:cs="Arial"/>
                <w:bCs w:val="0"/>
                <w:color w:val="000000"/>
                <w:sz w:val="15"/>
                <w:szCs w:val="15"/>
              </w:rPr>
            </w:pPr>
          </w:p>
        </w:tc>
        <w:tc>
          <w:tcPr>
            <w:tcW w:w="651" w:type="pct"/>
            <w:gridSpan w:val="4"/>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A45419" w:rsidP="00A45419" w:rsidRDefault="00A45419" w14:paraId="115D8599" wp14:textId="77777777">
            <w:pPr>
              <w:pStyle w:val="Figure"/>
              <w:spacing w:before="120" w:after="120"/>
              <w:jc w:val="center"/>
              <w:rPr>
                <w:rFonts w:ascii="Arial" w:hAnsi="Arial" w:cs="Arial"/>
                <w:bCs w:val="0"/>
                <w:color w:val="000000"/>
                <w:sz w:val="15"/>
                <w:szCs w:val="15"/>
              </w:rPr>
            </w:pPr>
          </w:p>
        </w:tc>
        <w:tc>
          <w:tcPr>
            <w:tcW w:w="852" w:type="pct"/>
            <w:gridSpan w:val="4"/>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365C0AED" wp14:textId="77777777">
            <w:pPr>
              <w:pStyle w:val="Figure"/>
              <w:spacing w:before="40" w:after="40"/>
              <w:jc w:val="center"/>
              <w:rPr>
                <w:rFonts w:ascii="Arial" w:hAnsi="Arial" w:cs="Arial"/>
                <w:bCs w:val="0"/>
                <w:sz w:val="15"/>
                <w:szCs w:val="15"/>
              </w:rPr>
            </w:pPr>
            <w:r w:rsidRPr="00824750">
              <w:rPr>
                <w:rFonts w:ascii="Arial" w:hAnsi="Arial" w:cs="Arial"/>
                <w:bCs w:val="0"/>
                <w:sz w:val="15"/>
                <w:szCs w:val="15"/>
              </w:rPr>
              <w:t>A Units per B for C period</w:t>
            </w:r>
          </w:p>
        </w:tc>
        <w:tc>
          <w:tcPr>
            <w:tcW w:w="339" w:type="pct"/>
            <w:gridSpan w:val="2"/>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0084921B" wp14:textId="77777777">
            <w:pPr>
              <w:pStyle w:val="Figure"/>
              <w:spacing w:before="40" w:after="40"/>
              <w:jc w:val="center"/>
              <w:rPr>
                <w:rFonts w:ascii="Arial" w:hAnsi="Arial" w:cs="Arial"/>
                <w:bCs w:val="0"/>
                <w:sz w:val="15"/>
                <w:szCs w:val="15"/>
              </w:rPr>
            </w:pPr>
          </w:p>
        </w:tc>
        <w:tc>
          <w:tcPr>
            <w:tcW w:w="449" w:type="pct"/>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475DE10E" wp14:textId="77777777">
            <w:pPr>
              <w:pStyle w:val="Figure"/>
              <w:spacing w:before="40" w:after="40"/>
              <w:jc w:val="center"/>
              <w:rPr>
                <w:rFonts w:ascii="Arial" w:hAnsi="Arial" w:cs="Arial"/>
                <w:bCs w:val="0"/>
                <w:sz w:val="15"/>
                <w:szCs w:val="15"/>
              </w:rPr>
            </w:pPr>
          </w:p>
        </w:tc>
        <w:tc>
          <w:tcPr>
            <w:tcW w:w="288" w:type="pct"/>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70878C91" wp14:textId="77777777">
            <w:pPr>
              <w:pStyle w:val="Figure"/>
              <w:spacing w:before="40" w:after="40"/>
              <w:jc w:val="center"/>
              <w:rPr>
                <w:rFonts w:ascii="Arial" w:hAnsi="Arial" w:cs="Arial"/>
                <w:bCs w:val="0"/>
                <w:sz w:val="15"/>
                <w:szCs w:val="15"/>
              </w:rPr>
            </w:pPr>
          </w:p>
        </w:tc>
        <w:tc>
          <w:tcPr>
            <w:tcW w:w="288" w:type="pct"/>
            <w:tcBorders>
              <w:top w:val="single" w:color="auto" w:sz="2" w:space="0"/>
              <w:left w:val="single" w:color="auto" w:sz="2" w:space="0"/>
              <w:bottom w:val="single" w:color="auto" w:sz="2" w:space="0"/>
              <w:right w:val="single" w:color="auto" w:sz="2" w:space="0"/>
            </w:tcBorders>
            <w:shd w:val="clear" w:color="auto" w:fill="D9D9D9"/>
            <w:vAlign w:val="center"/>
          </w:tcPr>
          <w:p w:rsidR="00A45419" w:rsidP="00A45419" w:rsidRDefault="00A45419" w14:paraId="35062C13" wp14:textId="77777777">
            <w:pPr>
              <w:pStyle w:val="Figure"/>
              <w:spacing w:before="40" w:after="40"/>
              <w:jc w:val="center"/>
              <w:rPr>
                <w:rFonts w:ascii="Arial" w:hAnsi="Arial" w:cs="Arial"/>
                <w:bCs w:val="0"/>
                <w:sz w:val="15"/>
                <w:szCs w:val="15"/>
              </w:rPr>
            </w:pPr>
          </w:p>
        </w:tc>
      </w:tr>
      <w:tr xmlns:wp14="http://schemas.microsoft.com/office/word/2010/wordml" w:rsidRPr="005652B9" w:rsidR="006E25C2" w:rsidTr="006E25C2" w14:paraId="5A36675F" wp14:textId="77777777">
        <w:tblPrEx>
          <w:tblCellMar>
            <w:top w:w="0" w:type="dxa"/>
            <w:bottom w:w="0" w:type="dxa"/>
          </w:tblCellMar>
        </w:tblPrEx>
        <w:trPr>
          <w:cantSplit/>
          <w:trHeight w:val="360"/>
          <w:jc w:val="center"/>
        </w:trPr>
        <w:tc>
          <w:tcPr>
            <w:tcW w:w="628" w:type="pct"/>
            <w:tcBorders>
              <w:top w:val="single" w:color="auto" w:sz="2" w:space="0"/>
              <w:left w:val="single" w:color="auto" w:sz="2" w:space="0"/>
              <w:bottom w:val="single" w:color="auto" w:sz="2" w:space="0"/>
              <w:right w:val="single" w:color="auto" w:sz="2" w:space="0"/>
            </w:tcBorders>
            <w:vAlign w:val="center"/>
          </w:tcPr>
          <w:p w:rsidRPr="00764CA8" w:rsidR="00A45419" w:rsidP="00A45419" w:rsidRDefault="00A45419" w14:paraId="29EEE44F" wp14:textId="77777777">
            <w:pPr>
              <w:jc w:val="left"/>
              <w:rPr>
                <w:sz w:val="17"/>
                <w:szCs w:val="17"/>
              </w:rPr>
            </w:pPr>
            <w:r w:rsidRPr="00764CA8">
              <w:rPr>
                <w:sz w:val="17"/>
                <w:szCs w:val="17"/>
              </w:rPr>
              <w:t>XXXXX</w:t>
            </w:r>
          </w:p>
        </w:tc>
        <w:tc>
          <w:tcPr>
            <w:tcW w:w="278"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62F17DA4" wp14:textId="77777777">
            <w:pPr>
              <w:pStyle w:val="TableText"/>
              <w:spacing w:before="0" w:after="0"/>
              <w:rPr>
                <w:lang w:val="en-US" w:eastAsia="en-US"/>
              </w:rPr>
            </w:pPr>
            <w:r w:rsidRPr="00105EB0">
              <w:rPr>
                <w:lang w:val="en-US" w:eastAsia="en-US"/>
              </w:rPr>
              <w:t>99</w:t>
            </w:r>
          </w:p>
        </w:tc>
        <w:tc>
          <w:tcPr>
            <w:tcW w:w="326" w:type="pct"/>
            <w:tcBorders>
              <w:top w:val="single" w:color="auto" w:sz="2" w:space="0"/>
              <w:left w:val="single" w:color="auto" w:sz="2" w:space="0"/>
              <w:bottom w:val="single" w:color="auto" w:sz="2" w:space="0"/>
              <w:right w:val="single" w:color="auto" w:sz="2" w:space="0"/>
            </w:tcBorders>
            <w:vAlign w:val="center"/>
          </w:tcPr>
          <w:p w:rsidRPr="00764CA8" w:rsidR="00A45419" w:rsidP="00A45419" w:rsidRDefault="00A45419" w14:paraId="0B5CED58" wp14:textId="77777777">
            <w:pPr>
              <w:jc w:val="left"/>
              <w:rPr>
                <w:sz w:val="17"/>
                <w:szCs w:val="17"/>
              </w:rPr>
            </w:pPr>
            <w:r w:rsidRPr="00764CA8">
              <w:rPr>
                <w:sz w:val="17"/>
                <w:szCs w:val="17"/>
              </w:rPr>
              <w:t>XXXX</w:t>
            </w:r>
          </w:p>
        </w:tc>
        <w:tc>
          <w:tcPr>
            <w:tcW w:w="259" w:type="pct"/>
            <w:gridSpan w:val="2"/>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0B5BB220" wp14:textId="77777777">
            <w:pPr>
              <w:pStyle w:val="TableText"/>
              <w:spacing w:before="0" w:after="0"/>
              <w:rPr>
                <w:lang w:val="en-US" w:eastAsia="en-US"/>
              </w:rPr>
            </w:pPr>
            <w:r w:rsidRPr="00105EB0">
              <w:rPr>
                <w:lang w:val="en-US" w:eastAsia="en-US"/>
              </w:rPr>
              <w:t>XXXX</w:t>
            </w:r>
          </w:p>
        </w:tc>
        <w:tc>
          <w:tcPr>
            <w:tcW w:w="378" w:type="pct"/>
            <w:gridSpan w:val="2"/>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362619DF" wp14:textId="77777777">
            <w:pPr>
              <w:pStyle w:val="TableText"/>
              <w:spacing w:before="0" w:after="0"/>
              <w:rPr>
                <w:lang w:val="en-US" w:eastAsia="en-US"/>
              </w:rPr>
            </w:pPr>
            <w:r w:rsidRPr="00105EB0">
              <w:rPr>
                <w:lang w:val="en-US" w:eastAsia="en-US"/>
              </w:rPr>
              <w:t>99999</w:t>
            </w:r>
          </w:p>
        </w:tc>
        <w:tc>
          <w:tcPr>
            <w:tcW w:w="264" w:type="pct"/>
            <w:gridSpan w:val="2"/>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1163FEA0" wp14:textId="77777777">
            <w:pPr>
              <w:pStyle w:val="TableText"/>
              <w:spacing w:before="0" w:after="0"/>
              <w:rPr>
                <w:lang w:val="en-US" w:eastAsia="en-US"/>
              </w:rPr>
            </w:pPr>
            <w:r w:rsidRPr="00105EB0">
              <w:rPr>
                <w:lang w:val="en-US" w:eastAsia="en-US"/>
              </w:rPr>
              <w:t>99999</w:t>
            </w:r>
          </w:p>
        </w:tc>
        <w:tc>
          <w:tcPr>
            <w:tcW w:w="163"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68CB9E51" wp14:textId="77777777">
            <w:pPr>
              <w:pStyle w:val="TableText"/>
              <w:spacing w:before="0" w:after="0"/>
              <w:rPr>
                <w:lang w:val="en-US" w:eastAsia="en-US"/>
              </w:rPr>
            </w:pPr>
            <w:r w:rsidRPr="00105EB0">
              <w:rPr>
                <w:lang w:val="en-US" w:eastAsia="en-US"/>
              </w:rPr>
              <w:t>X</w:t>
            </w:r>
          </w:p>
        </w:tc>
        <w:tc>
          <w:tcPr>
            <w:tcW w:w="164"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745DDC67" wp14:textId="77777777">
            <w:pPr>
              <w:pStyle w:val="TableText"/>
              <w:spacing w:before="0" w:after="0"/>
              <w:rPr>
                <w:lang w:val="en-US" w:eastAsia="en-US"/>
              </w:rPr>
            </w:pPr>
            <w:r w:rsidRPr="00105EB0">
              <w:rPr>
                <w:lang w:val="en-US" w:eastAsia="en-US"/>
              </w:rPr>
              <w:t>X</w:t>
            </w:r>
          </w:p>
        </w:tc>
        <w:tc>
          <w:tcPr>
            <w:tcW w:w="163"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1682419B" wp14:textId="77777777">
            <w:pPr>
              <w:pStyle w:val="TableText"/>
              <w:spacing w:before="0" w:after="0"/>
              <w:rPr>
                <w:lang w:val="en-US" w:eastAsia="en-US"/>
              </w:rPr>
            </w:pPr>
            <w:r w:rsidRPr="00105EB0">
              <w:rPr>
                <w:lang w:val="en-US" w:eastAsia="en-US"/>
              </w:rPr>
              <w:t>X</w:t>
            </w:r>
          </w:p>
        </w:tc>
        <w:tc>
          <w:tcPr>
            <w:tcW w:w="161"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13B48C42" wp14:textId="77777777">
            <w:pPr>
              <w:pStyle w:val="TableText"/>
              <w:spacing w:before="0" w:after="0"/>
              <w:rPr>
                <w:lang w:val="en-US" w:eastAsia="en-US"/>
              </w:rPr>
            </w:pPr>
            <w:r w:rsidRPr="00105EB0">
              <w:rPr>
                <w:lang w:val="en-US" w:eastAsia="en-US"/>
              </w:rPr>
              <w:t>X</w:t>
            </w:r>
          </w:p>
        </w:tc>
        <w:tc>
          <w:tcPr>
            <w:tcW w:w="284"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3F41ADCC" wp14:textId="77777777">
            <w:pPr>
              <w:pStyle w:val="TableText"/>
              <w:spacing w:before="0" w:after="0"/>
              <w:rPr>
                <w:lang w:val="en-US" w:eastAsia="en-US"/>
              </w:rPr>
            </w:pPr>
            <w:r w:rsidRPr="00105EB0">
              <w:rPr>
                <w:lang w:val="en-US" w:eastAsia="en-US"/>
              </w:rPr>
              <w:t>999</w:t>
            </w:r>
          </w:p>
        </w:tc>
        <w:tc>
          <w:tcPr>
            <w:tcW w:w="284" w:type="pct"/>
            <w:gridSpan w:val="2"/>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51A2A693" wp14:textId="77777777">
            <w:pPr>
              <w:pStyle w:val="TableText"/>
              <w:spacing w:before="0" w:after="0"/>
              <w:rPr>
                <w:lang w:val="en-US" w:eastAsia="en-US"/>
              </w:rPr>
            </w:pPr>
            <w:r w:rsidRPr="00105EB0">
              <w:rPr>
                <w:lang w:val="en-US" w:eastAsia="en-US"/>
              </w:rPr>
              <w:t>XX - XX</w:t>
            </w:r>
          </w:p>
        </w:tc>
        <w:tc>
          <w:tcPr>
            <w:tcW w:w="284"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3A1E3C15" wp14:textId="77777777">
            <w:pPr>
              <w:pStyle w:val="TableText"/>
              <w:spacing w:before="0" w:after="0"/>
              <w:rPr>
                <w:lang w:val="en-US" w:eastAsia="en-US"/>
              </w:rPr>
            </w:pPr>
            <w:r w:rsidRPr="00105EB0">
              <w:rPr>
                <w:lang w:val="en-US" w:eastAsia="en-US"/>
              </w:rPr>
              <w:t>999</w:t>
            </w:r>
          </w:p>
        </w:tc>
        <w:tc>
          <w:tcPr>
            <w:tcW w:w="339" w:type="pct"/>
            <w:gridSpan w:val="2"/>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420BDFAB" wp14:textId="77777777">
            <w:pPr>
              <w:pStyle w:val="TableText"/>
              <w:spacing w:before="0" w:after="0"/>
              <w:rPr>
                <w:lang w:val="en-US" w:eastAsia="en-US"/>
              </w:rPr>
            </w:pPr>
            <w:r w:rsidRPr="00105EB0">
              <w:rPr>
                <w:lang w:val="en-US" w:eastAsia="en-US"/>
              </w:rPr>
              <w:t>999</w:t>
            </w:r>
          </w:p>
        </w:tc>
        <w:tc>
          <w:tcPr>
            <w:tcW w:w="449"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0E3ABFA8" wp14:textId="77777777">
            <w:pPr>
              <w:pStyle w:val="TableText"/>
              <w:spacing w:before="0" w:after="0"/>
              <w:rPr>
                <w:lang w:val="en-US" w:eastAsia="en-US"/>
              </w:rPr>
            </w:pPr>
            <w:r w:rsidRPr="00105EB0">
              <w:rPr>
                <w:lang w:val="en-US" w:eastAsia="en-US"/>
              </w:rPr>
              <w:t>999</w:t>
            </w:r>
          </w:p>
        </w:tc>
        <w:tc>
          <w:tcPr>
            <w:tcW w:w="288"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5705ACBB" wp14:textId="77777777">
            <w:pPr>
              <w:pStyle w:val="TableText"/>
              <w:spacing w:before="0" w:after="0"/>
              <w:rPr>
                <w:lang w:val="en-US" w:eastAsia="en-US"/>
              </w:rPr>
            </w:pPr>
            <w:r w:rsidRPr="00105EB0">
              <w:rPr>
                <w:lang w:val="en-US" w:eastAsia="en-US"/>
              </w:rPr>
              <w:t>999</w:t>
            </w:r>
          </w:p>
        </w:tc>
        <w:tc>
          <w:tcPr>
            <w:tcW w:w="288"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3F9CCF2A" wp14:textId="77777777">
            <w:pPr>
              <w:pStyle w:val="TableText"/>
              <w:spacing w:before="0" w:after="0"/>
              <w:rPr>
                <w:lang w:val="en-US" w:eastAsia="en-US"/>
              </w:rPr>
            </w:pPr>
            <w:r w:rsidRPr="00105EB0">
              <w:rPr>
                <w:lang w:val="en-US" w:eastAsia="en-US"/>
              </w:rPr>
              <w:t>99.9%</w:t>
            </w:r>
          </w:p>
        </w:tc>
      </w:tr>
      <w:tr xmlns:wp14="http://schemas.microsoft.com/office/word/2010/wordml" w:rsidRPr="005652B9" w:rsidR="006E25C2" w:rsidTr="006E25C2" w14:paraId="6ECDE0A2" wp14:textId="77777777">
        <w:tblPrEx>
          <w:tblCellMar>
            <w:top w:w="0" w:type="dxa"/>
            <w:bottom w:w="0" w:type="dxa"/>
          </w:tblCellMar>
        </w:tblPrEx>
        <w:trPr>
          <w:cantSplit/>
          <w:trHeight w:val="360"/>
          <w:jc w:val="center"/>
        </w:trPr>
        <w:tc>
          <w:tcPr>
            <w:tcW w:w="628" w:type="pct"/>
            <w:tcBorders>
              <w:top w:val="single" w:color="auto" w:sz="2" w:space="0"/>
              <w:left w:val="single" w:color="auto" w:sz="2" w:space="0"/>
              <w:bottom w:val="single" w:color="auto" w:sz="2" w:space="0"/>
              <w:right w:val="single" w:color="auto" w:sz="2" w:space="0"/>
            </w:tcBorders>
            <w:vAlign w:val="center"/>
          </w:tcPr>
          <w:p w:rsidRPr="00764CA8" w:rsidR="00A45419" w:rsidP="00A45419" w:rsidRDefault="00A45419" w14:paraId="530B0D85" wp14:textId="77777777">
            <w:pPr>
              <w:jc w:val="left"/>
              <w:rPr>
                <w:sz w:val="17"/>
                <w:szCs w:val="17"/>
              </w:rPr>
            </w:pPr>
            <w:r w:rsidRPr="00764CA8">
              <w:rPr>
                <w:sz w:val="17"/>
                <w:szCs w:val="17"/>
              </w:rPr>
              <w:t>XXXXX</w:t>
            </w:r>
          </w:p>
        </w:tc>
        <w:tc>
          <w:tcPr>
            <w:tcW w:w="278"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6DBCD098" wp14:textId="77777777">
            <w:pPr>
              <w:pStyle w:val="TableText"/>
              <w:spacing w:before="0" w:after="0"/>
              <w:rPr>
                <w:lang w:val="en-US" w:eastAsia="en-US"/>
              </w:rPr>
            </w:pPr>
            <w:r w:rsidRPr="00105EB0">
              <w:rPr>
                <w:lang w:val="en-US" w:eastAsia="en-US"/>
              </w:rPr>
              <w:t>99</w:t>
            </w:r>
          </w:p>
        </w:tc>
        <w:tc>
          <w:tcPr>
            <w:tcW w:w="326" w:type="pct"/>
            <w:tcBorders>
              <w:top w:val="single" w:color="auto" w:sz="2" w:space="0"/>
              <w:left w:val="single" w:color="auto" w:sz="2" w:space="0"/>
              <w:bottom w:val="single" w:color="auto" w:sz="2" w:space="0"/>
              <w:right w:val="single" w:color="auto" w:sz="2" w:space="0"/>
            </w:tcBorders>
            <w:vAlign w:val="center"/>
          </w:tcPr>
          <w:p w:rsidRPr="00764CA8" w:rsidR="00A45419" w:rsidP="00A45419" w:rsidRDefault="00A45419" w14:paraId="05DADB74" wp14:textId="77777777">
            <w:pPr>
              <w:jc w:val="left"/>
              <w:rPr>
                <w:sz w:val="17"/>
                <w:szCs w:val="17"/>
              </w:rPr>
            </w:pPr>
            <w:r w:rsidRPr="00764CA8">
              <w:rPr>
                <w:sz w:val="17"/>
                <w:szCs w:val="17"/>
              </w:rPr>
              <w:t>XXXX</w:t>
            </w:r>
          </w:p>
        </w:tc>
        <w:tc>
          <w:tcPr>
            <w:tcW w:w="259" w:type="pct"/>
            <w:gridSpan w:val="2"/>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0023AC6C" wp14:textId="77777777">
            <w:pPr>
              <w:pStyle w:val="TableText"/>
              <w:spacing w:before="0" w:after="0"/>
              <w:rPr>
                <w:lang w:val="en-US" w:eastAsia="en-US"/>
              </w:rPr>
            </w:pPr>
            <w:r w:rsidRPr="00105EB0">
              <w:rPr>
                <w:lang w:val="en-US" w:eastAsia="en-US"/>
              </w:rPr>
              <w:t>XXXX</w:t>
            </w:r>
          </w:p>
        </w:tc>
        <w:tc>
          <w:tcPr>
            <w:tcW w:w="378" w:type="pct"/>
            <w:gridSpan w:val="2"/>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2FF6D5A4" wp14:textId="77777777">
            <w:pPr>
              <w:pStyle w:val="TableText"/>
              <w:spacing w:before="0" w:after="0"/>
              <w:rPr>
                <w:lang w:val="en-US" w:eastAsia="en-US"/>
              </w:rPr>
            </w:pPr>
            <w:r w:rsidRPr="00105EB0">
              <w:rPr>
                <w:lang w:val="en-US" w:eastAsia="en-US"/>
              </w:rPr>
              <w:t>99999</w:t>
            </w:r>
          </w:p>
        </w:tc>
        <w:tc>
          <w:tcPr>
            <w:tcW w:w="264" w:type="pct"/>
            <w:gridSpan w:val="2"/>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480F7056" wp14:textId="77777777">
            <w:pPr>
              <w:pStyle w:val="TableText"/>
              <w:spacing w:before="0" w:after="0"/>
              <w:rPr>
                <w:lang w:val="en-US" w:eastAsia="en-US"/>
              </w:rPr>
            </w:pPr>
            <w:r w:rsidRPr="00105EB0">
              <w:rPr>
                <w:lang w:val="en-US" w:eastAsia="en-US"/>
              </w:rPr>
              <w:t>99999</w:t>
            </w:r>
          </w:p>
        </w:tc>
        <w:tc>
          <w:tcPr>
            <w:tcW w:w="163"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60576DCF" wp14:textId="77777777">
            <w:pPr>
              <w:pStyle w:val="TableText"/>
              <w:spacing w:before="0" w:after="0"/>
              <w:rPr>
                <w:lang w:val="en-US" w:eastAsia="en-US"/>
              </w:rPr>
            </w:pPr>
            <w:r w:rsidRPr="00105EB0">
              <w:rPr>
                <w:lang w:val="en-US" w:eastAsia="en-US"/>
              </w:rPr>
              <w:t>X</w:t>
            </w:r>
          </w:p>
        </w:tc>
        <w:tc>
          <w:tcPr>
            <w:tcW w:w="164"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4ABAF869" wp14:textId="77777777">
            <w:pPr>
              <w:pStyle w:val="TableText"/>
              <w:spacing w:before="0" w:after="0"/>
              <w:rPr>
                <w:lang w:val="en-US" w:eastAsia="en-US"/>
              </w:rPr>
            </w:pPr>
            <w:r w:rsidRPr="00105EB0">
              <w:rPr>
                <w:lang w:val="en-US" w:eastAsia="en-US"/>
              </w:rPr>
              <w:t>X</w:t>
            </w:r>
          </w:p>
        </w:tc>
        <w:tc>
          <w:tcPr>
            <w:tcW w:w="163"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3B35D2BB" wp14:textId="77777777">
            <w:pPr>
              <w:pStyle w:val="TableText"/>
              <w:spacing w:before="0" w:after="0"/>
              <w:rPr>
                <w:lang w:val="en-US" w:eastAsia="en-US"/>
              </w:rPr>
            </w:pPr>
            <w:r w:rsidRPr="00105EB0">
              <w:rPr>
                <w:lang w:val="en-US" w:eastAsia="en-US"/>
              </w:rPr>
              <w:t>X</w:t>
            </w:r>
          </w:p>
        </w:tc>
        <w:tc>
          <w:tcPr>
            <w:tcW w:w="161"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4A7CC0FA" wp14:textId="77777777">
            <w:pPr>
              <w:pStyle w:val="TableText"/>
              <w:spacing w:before="0" w:after="0"/>
              <w:rPr>
                <w:lang w:val="en-US" w:eastAsia="en-US"/>
              </w:rPr>
            </w:pPr>
            <w:r w:rsidRPr="00105EB0">
              <w:rPr>
                <w:lang w:val="en-US" w:eastAsia="en-US"/>
              </w:rPr>
              <w:t>X</w:t>
            </w:r>
          </w:p>
        </w:tc>
        <w:tc>
          <w:tcPr>
            <w:tcW w:w="284"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2B83B860" wp14:textId="77777777">
            <w:pPr>
              <w:pStyle w:val="TableText"/>
              <w:spacing w:before="0" w:after="0"/>
              <w:rPr>
                <w:lang w:val="en-US" w:eastAsia="en-US"/>
              </w:rPr>
            </w:pPr>
            <w:r w:rsidRPr="00105EB0">
              <w:rPr>
                <w:lang w:val="en-US" w:eastAsia="en-US"/>
              </w:rPr>
              <w:t>999</w:t>
            </w:r>
          </w:p>
        </w:tc>
        <w:tc>
          <w:tcPr>
            <w:tcW w:w="284" w:type="pct"/>
            <w:gridSpan w:val="2"/>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7755341B" wp14:textId="77777777">
            <w:pPr>
              <w:pStyle w:val="TableText"/>
              <w:spacing w:before="0" w:after="0"/>
              <w:rPr>
                <w:lang w:val="en-US" w:eastAsia="en-US"/>
              </w:rPr>
            </w:pPr>
            <w:r w:rsidRPr="00105EB0">
              <w:rPr>
                <w:lang w:val="en-US" w:eastAsia="en-US"/>
              </w:rPr>
              <w:t>XX - XX</w:t>
            </w:r>
          </w:p>
        </w:tc>
        <w:tc>
          <w:tcPr>
            <w:tcW w:w="284"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21FC004F" wp14:textId="77777777">
            <w:pPr>
              <w:pStyle w:val="TableText"/>
              <w:spacing w:before="0" w:after="0"/>
              <w:rPr>
                <w:lang w:val="en-US" w:eastAsia="en-US"/>
              </w:rPr>
            </w:pPr>
            <w:r w:rsidRPr="00105EB0">
              <w:rPr>
                <w:lang w:val="en-US" w:eastAsia="en-US"/>
              </w:rPr>
              <w:t>999</w:t>
            </w:r>
          </w:p>
        </w:tc>
        <w:tc>
          <w:tcPr>
            <w:tcW w:w="339" w:type="pct"/>
            <w:gridSpan w:val="2"/>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4900CD12" wp14:textId="77777777">
            <w:pPr>
              <w:pStyle w:val="TableText"/>
              <w:spacing w:before="0" w:after="0"/>
              <w:rPr>
                <w:lang w:val="en-US" w:eastAsia="en-US"/>
              </w:rPr>
            </w:pPr>
            <w:r w:rsidRPr="00105EB0">
              <w:rPr>
                <w:lang w:val="en-US" w:eastAsia="en-US"/>
              </w:rPr>
              <w:t>999</w:t>
            </w:r>
          </w:p>
        </w:tc>
        <w:tc>
          <w:tcPr>
            <w:tcW w:w="449"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13B16EAF" wp14:textId="77777777">
            <w:pPr>
              <w:pStyle w:val="TableText"/>
              <w:spacing w:before="0" w:after="0"/>
              <w:rPr>
                <w:lang w:val="en-US" w:eastAsia="en-US"/>
              </w:rPr>
            </w:pPr>
            <w:r w:rsidRPr="00105EB0">
              <w:rPr>
                <w:lang w:val="en-US" w:eastAsia="en-US"/>
              </w:rPr>
              <w:t>999</w:t>
            </w:r>
          </w:p>
        </w:tc>
        <w:tc>
          <w:tcPr>
            <w:tcW w:w="288"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55B27AC2" wp14:textId="77777777">
            <w:pPr>
              <w:pStyle w:val="TableText"/>
              <w:spacing w:before="0" w:after="0"/>
              <w:rPr>
                <w:lang w:val="en-US" w:eastAsia="en-US"/>
              </w:rPr>
            </w:pPr>
            <w:r w:rsidRPr="00105EB0">
              <w:rPr>
                <w:lang w:val="en-US" w:eastAsia="en-US"/>
              </w:rPr>
              <w:t>999</w:t>
            </w:r>
          </w:p>
        </w:tc>
        <w:tc>
          <w:tcPr>
            <w:tcW w:w="288" w:type="pct"/>
            <w:tcBorders>
              <w:top w:val="single" w:color="auto" w:sz="2" w:space="0"/>
              <w:left w:val="single" w:color="auto" w:sz="2" w:space="0"/>
              <w:bottom w:val="single" w:color="auto" w:sz="2" w:space="0"/>
              <w:right w:val="single" w:color="auto" w:sz="2" w:space="0"/>
            </w:tcBorders>
            <w:vAlign w:val="center"/>
          </w:tcPr>
          <w:p w:rsidRPr="00105EB0" w:rsidR="00A45419" w:rsidP="00A45419" w:rsidRDefault="00A45419" w14:paraId="0EADA230" wp14:textId="77777777">
            <w:pPr>
              <w:pStyle w:val="TableText"/>
              <w:spacing w:before="0" w:after="0"/>
              <w:rPr>
                <w:lang w:val="en-US" w:eastAsia="en-US"/>
              </w:rPr>
            </w:pPr>
            <w:r w:rsidRPr="00105EB0">
              <w:rPr>
                <w:lang w:val="en-US" w:eastAsia="en-US"/>
              </w:rPr>
              <w:t>99.9%</w:t>
            </w:r>
          </w:p>
        </w:tc>
      </w:tr>
      <w:tr xmlns:wp14="http://schemas.microsoft.com/office/word/2010/wordml" w:rsidRPr="005652B9" w:rsidR="00A45419" w:rsidTr="006E25C2" w14:paraId="6538E8BC" wp14:textId="77777777">
        <w:tblPrEx>
          <w:tblCellMar>
            <w:top w:w="0" w:type="dxa"/>
            <w:bottom w:w="0" w:type="dxa"/>
          </w:tblCellMar>
        </w:tblPrEx>
        <w:trPr>
          <w:cantSplit/>
          <w:trHeight w:val="360"/>
          <w:jc w:val="center"/>
        </w:trPr>
        <w:tc>
          <w:tcPr>
            <w:tcW w:w="5000" w:type="pct"/>
            <w:gridSpan w:val="22"/>
            <w:tcBorders>
              <w:top w:val="nil"/>
              <w:bottom w:val="nil"/>
            </w:tcBorders>
          </w:tcPr>
          <w:p w:rsidRPr="005652B9" w:rsidR="00A45419" w:rsidP="00A45419" w:rsidRDefault="00A45419" w14:paraId="04684296" wp14:textId="77777777">
            <w:pPr>
              <w:pStyle w:val="Figure"/>
              <w:spacing w:before="60" w:after="60"/>
              <w:jc w:val="right"/>
              <w:rPr>
                <w:rFonts w:ascii="Arial" w:hAnsi="Arial" w:cs="Arial"/>
                <w:sz w:val="17"/>
                <w:szCs w:val="17"/>
              </w:rPr>
            </w:pPr>
          </w:p>
        </w:tc>
      </w:tr>
      <w:tr xmlns:wp14="http://schemas.microsoft.com/office/word/2010/wordml" w:rsidRPr="005652B9" w:rsidR="00A45419" w:rsidTr="006E25C2" w14:paraId="0A7B5CF7" wp14:textId="77777777">
        <w:tblPrEx>
          <w:tblCellMar>
            <w:top w:w="0" w:type="dxa"/>
            <w:bottom w:w="0" w:type="dxa"/>
          </w:tblCellMar>
        </w:tblPrEx>
        <w:trPr>
          <w:cantSplit/>
          <w:trHeight w:val="360"/>
          <w:jc w:val="center"/>
        </w:trPr>
        <w:tc>
          <w:tcPr>
            <w:tcW w:w="1444" w:type="pct"/>
            <w:gridSpan w:val="4"/>
            <w:tcBorders>
              <w:top w:val="nil"/>
              <w:bottom w:val="single" w:color="000000" w:sz="4" w:space="0"/>
            </w:tcBorders>
          </w:tcPr>
          <w:p w:rsidRPr="005652B9" w:rsidR="00A45419" w:rsidP="00A45419" w:rsidRDefault="00A45419" w14:paraId="3941817E" wp14:textId="77777777">
            <w:pPr>
              <w:pStyle w:val="Figure"/>
              <w:spacing w:before="60" w:after="60"/>
              <w:rPr>
                <w:rFonts w:ascii="Arial" w:hAnsi="Arial" w:cs="Arial"/>
                <w:sz w:val="17"/>
                <w:szCs w:val="17"/>
              </w:rPr>
            </w:pPr>
            <w:r w:rsidRPr="005652B9">
              <w:rPr>
                <w:rFonts w:ascii="Arial" w:hAnsi="Arial" w:cs="Arial"/>
                <w:sz w:val="17"/>
                <w:szCs w:val="17"/>
              </w:rPr>
              <w:t xml:space="preserve">Run Date: MM/DD/CCYY </w:t>
            </w:r>
          </w:p>
        </w:tc>
        <w:tc>
          <w:tcPr>
            <w:tcW w:w="1653" w:type="pct"/>
            <w:gridSpan w:val="11"/>
            <w:tcBorders>
              <w:top w:val="nil"/>
              <w:bottom w:val="single" w:color="000000" w:sz="4" w:space="0"/>
            </w:tcBorders>
          </w:tcPr>
          <w:p w:rsidRPr="005652B9" w:rsidR="00A45419" w:rsidP="00A45419" w:rsidRDefault="00A45419" w14:paraId="37ECD515" wp14:textId="77777777">
            <w:pPr>
              <w:pStyle w:val="Figure"/>
              <w:spacing w:before="60" w:after="60"/>
              <w:jc w:val="center"/>
              <w:rPr>
                <w:rFonts w:ascii="Arial" w:hAnsi="Arial" w:cs="Arial"/>
                <w:sz w:val="17"/>
                <w:szCs w:val="17"/>
              </w:rPr>
            </w:pPr>
            <w:r w:rsidRPr="005652B9">
              <w:rPr>
                <w:rFonts w:ascii="Arial" w:hAnsi="Arial" w:cs="Arial"/>
                <w:sz w:val="17"/>
                <w:szCs w:val="17"/>
              </w:rPr>
              <w:t>Page:  X of Y</w:t>
            </w:r>
          </w:p>
        </w:tc>
        <w:tc>
          <w:tcPr>
            <w:tcW w:w="1903" w:type="pct"/>
            <w:gridSpan w:val="7"/>
            <w:tcBorders>
              <w:top w:val="nil"/>
              <w:bottom w:val="single" w:color="000000" w:sz="4" w:space="0"/>
            </w:tcBorders>
          </w:tcPr>
          <w:p w:rsidRPr="005652B9" w:rsidR="00A45419" w:rsidP="00A45419" w:rsidRDefault="00A45419" w14:paraId="71658662" wp14:textId="77777777">
            <w:pPr>
              <w:pStyle w:val="Figure"/>
              <w:spacing w:before="60" w:after="60"/>
              <w:jc w:val="right"/>
              <w:rPr>
                <w:rFonts w:ascii="Arial" w:hAnsi="Arial" w:cs="Arial"/>
                <w:sz w:val="17"/>
                <w:szCs w:val="17"/>
              </w:rPr>
            </w:pPr>
            <w:r w:rsidRPr="005652B9">
              <w:rPr>
                <w:rFonts w:ascii="Arial" w:hAnsi="Arial" w:cs="Arial"/>
                <w:sz w:val="17"/>
                <w:szCs w:val="17"/>
              </w:rPr>
              <w:t xml:space="preserve">Run Time: HH:MM:SS </w:t>
            </w:r>
          </w:p>
        </w:tc>
      </w:tr>
    </w:tbl>
    <w:p xmlns:wp14="http://schemas.microsoft.com/office/word/2010/wordml" w:rsidR="00A45419" w:rsidP="00A45419" w:rsidRDefault="00A45419" w14:paraId="7EA3F9A6" wp14:textId="77777777"/>
    <w:p xmlns:wp14="http://schemas.microsoft.com/office/word/2010/wordml" w:rsidRPr="005652B9" w:rsidR="00EA7252" w:rsidP="00213BA9" w:rsidRDefault="00A45419" w14:paraId="52ABDFC6" wp14:textId="77777777">
      <w:pPr>
        <w:pStyle w:val="Heading6"/>
      </w:pPr>
      <w:r>
        <w:br w:type="page"/>
      </w:r>
      <w:r w:rsidRPr="005652B9" w:rsidR="00EA7252">
        <w:rPr>
          <w:bCs/>
        </w:rPr>
        <w:t>Report Specification – OPR-SRA-</w:t>
      </w:r>
      <w:r w:rsidR="00EA7252">
        <w:rPr>
          <w:bCs/>
        </w:rPr>
        <w:t>131</w:t>
      </w:r>
      <w:r w:rsidRPr="005652B9" w:rsidR="00EA7252">
        <w:rPr>
          <w:bCs/>
        </w:rPr>
        <w:t xml:space="preserve"> - </w:t>
      </w:r>
      <w:r w:rsidR="00FD1E13">
        <w:rPr>
          <w:color w:val="000000"/>
        </w:rPr>
        <w:t>SA Over-Utilization Report</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651"/>
        <w:gridCol w:w="1188"/>
        <w:gridCol w:w="1491"/>
        <w:gridCol w:w="1114"/>
        <w:gridCol w:w="1143"/>
        <w:gridCol w:w="2628"/>
        <w:gridCol w:w="5175"/>
      </w:tblGrid>
      <w:tr xmlns:wp14="http://schemas.microsoft.com/office/word/2010/wordml" w:rsidRPr="005652B9" w:rsidR="00EA7252" w14:paraId="67A30DA4" wp14:textId="77777777">
        <w:tblPrEx>
          <w:tblCellMar>
            <w:top w:w="0" w:type="dxa"/>
            <w:bottom w:w="0" w:type="dxa"/>
          </w:tblCellMar>
        </w:tblPrEx>
        <w:trPr>
          <w:cantSplit/>
          <w:trHeight w:val="432" w:hRule="exact"/>
          <w:tblHeader/>
          <w:jc w:val="center"/>
        </w:trPr>
        <w:tc>
          <w:tcPr>
            <w:tcW w:w="5000" w:type="pct"/>
            <w:gridSpan w:val="7"/>
            <w:tcBorders>
              <w:top w:val="single" w:color="auto" w:sz="4" w:space="0"/>
              <w:left w:val="single" w:color="auto" w:sz="4" w:space="0"/>
              <w:bottom w:val="single" w:color="auto" w:sz="4" w:space="0"/>
              <w:right w:val="single" w:color="auto" w:sz="4" w:space="0"/>
            </w:tcBorders>
            <w:shd w:val="clear" w:color="auto" w:fill="FF0000"/>
            <w:vAlign w:val="center"/>
          </w:tcPr>
          <w:p w:rsidRPr="006874E4" w:rsidR="00EA7252" w:rsidP="00EA7252" w:rsidRDefault="00EA7252" w14:paraId="3098E7B4" wp14:textId="77777777">
            <w:pPr>
              <w:jc w:val="center"/>
              <w:rPr>
                <w:rFonts w:eastAsia="MS Mincho" w:cs="Arial"/>
                <w:szCs w:val="20"/>
              </w:rPr>
            </w:pPr>
            <w:r w:rsidRPr="006874E4">
              <w:rPr>
                <w:rFonts w:eastAsia="MS Mincho" w:cs="Arial"/>
                <w:szCs w:val="20"/>
              </w:rPr>
              <w:t>NH MMIS REPORT SPECIFICATION</w:t>
            </w:r>
          </w:p>
        </w:tc>
      </w:tr>
      <w:tr xmlns:wp14="http://schemas.microsoft.com/office/word/2010/wordml" w:rsidRPr="005652B9" w:rsidR="00EA7252" w14:paraId="68B19AC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74" w:type="pct"/>
            <w:vMerge w:val="restart"/>
            <w:tcBorders>
              <w:top w:val="single" w:color="auto" w:sz="4" w:space="0"/>
            </w:tcBorders>
            <w:vAlign w:val="center"/>
          </w:tcPr>
          <w:p w:rsidRPr="003D2F8B" w:rsidR="00EA7252" w:rsidP="00EA7252" w:rsidRDefault="00EA7252" w14:paraId="16C5809D" wp14:textId="77777777">
            <w:pPr>
              <w:pStyle w:val="BodytextChar"/>
              <w:spacing w:before="40" w:after="40"/>
              <w:jc w:val="center"/>
              <w:rPr>
                <w:rStyle w:val="ModernBodyTextChar"/>
                <w:rFonts w:cs="Arial"/>
                <w:b/>
                <w:noProof/>
                <w:color w:val="000000"/>
                <w:sz w:val="18"/>
                <w:szCs w:val="18"/>
              </w:rPr>
            </w:pPr>
            <w:r w:rsidRPr="003D2F8B">
              <w:rPr>
                <w:rStyle w:val="ModernTableText"/>
                <w:rFonts w:cs="Arial"/>
                <w:b/>
                <w:noProof/>
                <w:color w:val="000000"/>
                <w:szCs w:val="18"/>
              </w:rPr>
              <w:t>Presentation Type:</w:t>
            </w:r>
          </w:p>
        </w:tc>
        <w:tc>
          <w:tcPr>
            <w:tcW w:w="4426" w:type="pct"/>
            <w:gridSpan w:val="6"/>
            <w:tcBorders>
              <w:top w:val="single" w:color="auto" w:sz="4" w:space="0"/>
            </w:tcBorders>
            <w:vAlign w:val="center"/>
          </w:tcPr>
          <w:p w:rsidRPr="003D2F8B" w:rsidR="00EA7252" w:rsidP="00642FC8" w:rsidRDefault="00EA7252" w14:paraId="12630106" wp14:textId="77777777">
            <w:pPr>
              <w:pStyle w:val="Header"/>
              <w:pBdr>
                <w:bottom w:val="none" w:color="auto" w:sz="0" w:space="0"/>
              </w:pBdr>
              <w:spacing w:before="40" w:after="40"/>
              <w:rPr>
                <w:rStyle w:val="ModernBodyTextChar"/>
                <w:b w:val="0"/>
                <w:noProof/>
                <w:sz w:val="18"/>
                <w:szCs w:val="18"/>
              </w:rPr>
            </w:pPr>
            <w:r w:rsidRPr="00105EB0">
              <w:rPr>
                <w:rStyle w:val="ModernTableText"/>
                <w:rFonts w:ascii="Wingdings" w:hAnsi="Wingdings" w:eastAsia="Wingdings" w:cs="Wingdings"/>
                <w:b w:val="0"/>
                <w:noProof/>
                <w:szCs w:val="18"/>
                <w:lang w:val="en-US" w:eastAsia="en-US"/>
              </w:rPr>
              <w:t>þ</w:t>
            </w:r>
            <w:r w:rsidRPr="00105EB0">
              <w:rPr>
                <w:rStyle w:val="ModernTableText"/>
                <w:b w:val="0"/>
                <w:noProof/>
                <w:szCs w:val="18"/>
                <w:lang w:val="en-US" w:eastAsia="en-US"/>
              </w:rPr>
              <w:t xml:space="preserve"> List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Crosstab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Repeater Object        </w:t>
            </w:r>
          </w:p>
        </w:tc>
      </w:tr>
      <w:tr xmlns:wp14="http://schemas.microsoft.com/office/word/2010/wordml" w:rsidRPr="005652B9" w:rsidR="00EA7252" w14:paraId="1EA0460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8"/>
          <w:jc w:val="center"/>
        </w:trPr>
        <w:tc>
          <w:tcPr>
            <w:tcW w:w="574" w:type="pct"/>
            <w:vMerge/>
            <w:vAlign w:val="center"/>
          </w:tcPr>
          <w:p w:rsidRPr="003D2F8B" w:rsidR="00EA7252" w:rsidP="00EA7252" w:rsidRDefault="00EA7252" w14:paraId="3B069F14" wp14:textId="77777777">
            <w:pPr>
              <w:pStyle w:val="BodytextChar"/>
              <w:spacing w:before="40" w:after="40"/>
              <w:rPr>
                <w:rStyle w:val="ModernTableText"/>
                <w:rFonts w:cs="Arial"/>
                <w:noProof/>
                <w:color w:val="000000"/>
                <w:szCs w:val="18"/>
              </w:rPr>
            </w:pPr>
          </w:p>
        </w:tc>
        <w:tc>
          <w:tcPr>
            <w:tcW w:w="413" w:type="pct"/>
            <w:vMerge w:val="restart"/>
            <w:tcBorders>
              <w:top w:val="single" w:color="616161" w:sz="2" w:space="0"/>
            </w:tcBorders>
            <w:vAlign w:val="center"/>
          </w:tcPr>
          <w:p w:rsidRPr="00105EB0" w:rsidR="00EA7252" w:rsidP="00642FC8" w:rsidRDefault="00EA7252" w14:paraId="5E2D3B75" wp14:textId="77777777">
            <w:pPr>
              <w:pStyle w:val="Header"/>
              <w:pBdr>
                <w:bottom w:val="none" w:color="auto" w:sz="0" w:space="0"/>
              </w:pBdr>
              <w:spacing w:before="40" w:after="40"/>
              <w:jc w:val="center"/>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Chart Object</w:t>
            </w:r>
          </w:p>
        </w:tc>
        <w:tc>
          <w:tcPr>
            <w:tcW w:w="905" w:type="pct"/>
            <w:gridSpan w:val="2"/>
            <w:tcBorders>
              <w:top w:val="single" w:color="616161" w:sz="2" w:space="0"/>
            </w:tcBorders>
            <w:vAlign w:val="center"/>
          </w:tcPr>
          <w:p w:rsidRPr="00105EB0" w:rsidR="00EA7252" w:rsidP="00642FC8" w:rsidRDefault="00EA7252" w14:paraId="27FEAD7D"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Type:</w:t>
            </w:r>
          </w:p>
          <w:p w:rsidRPr="00105EB0" w:rsidR="00EA7252" w:rsidP="00642FC8" w:rsidRDefault="00EA7252" w14:paraId="06CBA59A"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Column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Bar                                                               </w:t>
            </w:r>
          </w:p>
        </w:tc>
        <w:tc>
          <w:tcPr>
            <w:tcW w:w="3108" w:type="pct"/>
            <w:gridSpan w:val="3"/>
            <w:tcBorders>
              <w:top w:val="single" w:color="616161" w:sz="2" w:space="0"/>
            </w:tcBorders>
          </w:tcPr>
          <w:p w:rsidRPr="00105EB0" w:rsidR="00EA7252" w:rsidP="00642FC8" w:rsidRDefault="00EA7252" w14:paraId="4ED88ECF"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Attributes:</w:t>
            </w:r>
          </w:p>
          <w:p w:rsidRPr="00105EB0" w:rsidR="00EA7252" w:rsidP="00642FC8" w:rsidRDefault="00EA7252" w14:paraId="0D4B5415"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3D</w:t>
            </w:r>
          </w:p>
        </w:tc>
      </w:tr>
      <w:tr xmlns:wp14="http://schemas.microsoft.com/office/word/2010/wordml" w:rsidRPr="005652B9" w:rsidR="00EA7252" w14:paraId="300198F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574" w:type="pct"/>
            <w:vMerge/>
            <w:vAlign w:val="center"/>
          </w:tcPr>
          <w:p w:rsidRPr="003D2F8B" w:rsidR="00EA7252" w:rsidP="00EA7252" w:rsidRDefault="00EA7252" w14:paraId="6531487E" wp14:textId="77777777">
            <w:pPr>
              <w:pStyle w:val="BodytextChar"/>
              <w:spacing w:before="40" w:after="40"/>
              <w:rPr>
                <w:rStyle w:val="ModernTableText"/>
                <w:rFonts w:cs="Arial"/>
                <w:noProof/>
                <w:color w:val="000000"/>
                <w:szCs w:val="18"/>
              </w:rPr>
            </w:pPr>
          </w:p>
        </w:tc>
        <w:tc>
          <w:tcPr>
            <w:tcW w:w="413" w:type="pct"/>
            <w:vMerge/>
          </w:tcPr>
          <w:p w:rsidRPr="00105EB0" w:rsidR="00EA7252" w:rsidP="00642FC8" w:rsidRDefault="00EA7252" w14:paraId="741A2A78" wp14:textId="77777777">
            <w:pPr>
              <w:pStyle w:val="Header"/>
              <w:pBdr>
                <w:bottom w:val="none" w:color="auto" w:sz="0" w:space="0"/>
              </w:pBdr>
              <w:spacing w:before="40" w:after="40"/>
              <w:rPr>
                <w:rStyle w:val="ModernTableText"/>
                <w:b w:val="0"/>
                <w:noProof/>
                <w:szCs w:val="18"/>
                <w:lang w:val="en-US" w:eastAsia="en-US"/>
              </w:rPr>
            </w:pPr>
          </w:p>
        </w:tc>
        <w:tc>
          <w:tcPr>
            <w:tcW w:w="905" w:type="pct"/>
            <w:gridSpan w:val="2"/>
            <w:tcBorders>
              <w:top w:val="single" w:color="616161" w:sz="2" w:space="0"/>
            </w:tcBorders>
            <w:vAlign w:val="center"/>
          </w:tcPr>
          <w:p w:rsidRPr="00105EB0" w:rsidR="00EA7252" w:rsidP="00642FC8" w:rsidRDefault="00EA7252" w14:paraId="00047E75"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Line                                        </w:t>
            </w:r>
          </w:p>
        </w:tc>
        <w:tc>
          <w:tcPr>
            <w:tcW w:w="3108" w:type="pct"/>
            <w:gridSpan w:val="3"/>
          </w:tcPr>
          <w:p w:rsidRPr="00105EB0" w:rsidR="00EA7252" w:rsidP="00642FC8" w:rsidRDefault="00EA7252" w14:paraId="7012B5F5"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With Markers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p>
        </w:tc>
      </w:tr>
      <w:tr xmlns:wp14="http://schemas.microsoft.com/office/word/2010/wordml" w:rsidRPr="005652B9" w:rsidR="00EA7252" w14:paraId="0CF11AD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574" w:type="pct"/>
            <w:vMerge/>
            <w:vAlign w:val="center"/>
          </w:tcPr>
          <w:p w:rsidRPr="003D2F8B" w:rsidR="00EA7252" w:rsidP="00EA7252" w:rsidRDefault="00EA7252" w14:paraId="0A646251" wp14:textId="77777777">
            <w:pPr>
              <w:pStyle w:val="BodytextChar"/>
              <w:spacing w:before="40" w:after="40"/>
              <w:rPr>
                <w:rStyle w:val="ModernTableText"/>
                <w:rFonts w:cs="Arial"/>
                <w:noProof/>
                <w:color w:val="000000"/>
                <w:szCs w:val="18"/>
              </w:rPr>
            </w:pPr>
          </w:p>
        </w:tc>
        <w:tc>
          <w:tcPr>
            <w:tcW w:w="413" w:type="pct"/>
            <w:vMerge/>
          </w:tcPr>
          <w:p w:rsidRPr="00105EB0" w:rsidR="00EA7252" w:rsidP="00642FC8" w:rsidRDefault="00EA7252" w14:paraId="1361D890" wp14:textId="77777777">
            <w:pPr>
              <w:pStyle w:val="Header"/>
              <w:pBdr>
                <w:bottom w:val="none" w:color="auto" w:sz="0" w:space="0"/>
              </w:pBdr>
              <w:spacing w:before="40" w:after="40"/>
              <w:rPr>
                <w:rStyle w:val="ModernTableText"/>
                <w:b w:val="0"/>
                <w:noProof/>
                <w:szCs w:val="18"/>
                <w:lang w:val="en-US" w:eastAsia="en-US"/>
              </w:rPr>
            </w:pPr>
          </w:p>
        </w:tc>
        <w:tc>
          <w:tcPr>
            <w:tcW w:w="905" w:type="pct"/>
            <w:gridSpan w:val="2"/>
            <w:tcBorders>
              <w:top w:val="single" w:color="616161" w:sz="2" w:space="0"/>
            </w:tcBorders>
            <w:vAlign w:val="center"/>
          </w:tcPr>
          <w:p w:rsidRPr="00105EB0" w:rsidR="00EA7252" w:rsidP="00642FC8" w:rsidRDefault="00EA7252" w14:paraId="0205D1F7"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Pie</w:t>
            </w:r>
          </w:p>
        </w:tc>
        <w:tc>
          <w:tcPr>
            <w:tcW w:w="3108" w:type="pct"/>
            <w:gridSpan w:val="3"/>
          </w:tcPr>
          <w:p w:rsidRPr="00105EB0" w:rsidR="00EA7252" w:rsidP="00642FC8" w:rsidRDefault="00EA7252" w14:paraId="5611EA76"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3D                    </w:t>
            </w:r>
          </w:p>
        </w:tc>
      </w:tr>
      <w:tr xmlns:wp14="http://schemas.microsoft.com/office/word/2010/wordml" w:rsidRPr="005652B9" w:rsidR="00EA7252" w14:paraId="200766A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7"/>
            <w:tcBorders>
              <w:top w:val="single" w:color="616161" w:sz="2" w:space="0"/>
              <w:bottom w:val="single" w:color="616161" w:sz="2" w:space="0"/>
            </w:tcBorders>
            <w:shd w:val="clear" w:color="auto" w:fill="191919"/>
            <w:vAlign w:val="center"/>
          </w:tcPr>
          <w:p w:rsidRPr="005652B9" w:rsidR="00EA7252" w:rsidP="00EA7252" w:rsidRDefault="00EA7252" w14:paraId="40486C18" wp14:textId="77777777">
            <w:pPr>
              <w:pStyle w:val="TableText1"/>
              <w:spacing w:before="40" w:after="40"/>
              <w:jc w:val="center"/>
              <w:rPr>
                <w:rStyle w:val="ModernTableText"/>
                <w:rFonts w:ascii="Arial Black" w:hAnsi="Arial Black" w:cs="Arial"/>
                <w:bCs/>
                <w:noProof/>
                <w:color w:val="FFFFFF"/>
                <w:sz w:val="19"/>
                <w:szCs w:val="19"/>
              </w:rPr>
            </w:pPr>
            <w:r w:rsidRPr="005652B9">
              <w:rPr>
                <w:rStyle w:val="ModernTableText"/>
                <w:rFonts w:ascii="Arial Black" w:hAnsi="Arial Black" w:cs="Arial"/>
                <w:bCs/>
                <w:noProof/>
                <w:color w:val="FFFFFF"/>
                <w:sz w:val="19"/>
                <w:szCs w:val="19"/>
              </w:rPr>
              <w:t>Report Section Heading (opt)</w:t>
            </w:r>
          </w:p>
        </w:tc>
      </w:tr>
      <w:tr xmlns:wp14="http://schemas.microsoft.com/office/word/2010/wordml" w:rsidRPr="005652B9" w:rsidR="00EA7252" w14:paraId="2C654FF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05" w:type="pct"/>
            <w:gridSpan w:val="3"/>
            <w:tcBorders>
              <w:top w:val="single" w:color="616161" w:sz="2" w:space="0"/>
              <w:bottom w:val="single" w:color="616161" w:sz="2" w:space="0"/>
            </w:tcBorders>
            <w:vAlign w:val="center"/>
          </w:tcPr>
          <w:p w:rsidRPr="003D2F8B" w:rsidR="00EA7252" w:rsidP="00EA7252" w:rsidRDefault="00EA7252" w14:paraId="6CD5ABA2" wp14:textId="77777777">
            <w:pPr>
              <w:pStyle w:val="TableText1"/>
              <w:spacing w:before="40" w:after="40"/>
              <w:jc w:val="center"/>
              <w:rPr>
                <w:rStyle w:val="ModernTableText"/>
                <w:rFonts w:cs="Arial"/>
                <w:b/>
                <w:noProof/>
                <w:szCs w:val="18"/>
              </w:rPr>
            </w:pPr>
            <w:r w:rsidRPr="003D2F8B">
              <w:rPr>
                <w:rStyle w:val="ModernTableText"/>
                <w:rFonts w:cs="Arial"/>
                <w:b/>
                <w:bCs/>
                <w:noProof/>
                <w:szCs w:val="18"/>
              </w:rPr>
              <w:t>Report Section Label (opt)</w:t>
            </w:r>
          </w:p>
        </w:tc>
        <w:tc>
          <w:tcPr>
            <w:tcW w:w="1697" w:type="pct"/>
            <w:gridSpan w:val="3"/>
            <w:tcBorders>
              <w:top w:val="single" w:color="616161" w:sz="2" w:space="0"/>
              <w:bottom w:val="single" w:color="616161" w:sz="2" w:space="0"/>
            </w:tcBorders>
            <w:vAlign w:val="center"/>
          </w:tcPr>
          <w:p w:rsidRPr="003D2F8B" w:rsidR="00EA7252" w:rsidP="00EA7252" w:rsidRDefault="00EA7252" w14:paraId="0E0C71AA" wp14:textId="77777777">
            <w:pPr>
              <w:pStyle w:val="TableText1"/>
              <w:spacing w:before="40" w:after="40"/>
              <w:jc w:val="center"/>
              <w:rPr>
                <w:rStyle w:val="ModernTableText"/>
                <w:rFonts w:cs="Arial"/>
                <w:b/>
                <w:noProof/>
                <w:szCs w:val="18"/>
              </w:rPr>
            </w:pPr>
            <w:r w:rsidRPr="003D2F8B">
              <w:rPr>
                <w:rStyle w:val="ModernTableText"/>
                <w:rFonts w:cs="Arial"/>
                <w:b/>
                <w:noProof/>
                <w:szCs w:val="18"/>
              </w:rPr>
              <w:t>Report Section Description (opt)</w:t>
            </w:r>
          </w:p>
        </w:tc>
        <w:tc>
          <w:tcPr>
            <w:tcW w:w="1798" w:type="pct"/>
            <w:tcBorders>
              <w:top w:val="single" w:color="616161" w:sz="2" w:space="0"/>
              <w:bottom w:val="single" w:color="616161" w:sz="2" w:space="0"/>
            </w:tcBorders>
            <w:vAlign w:val="center"/>
          </w:tcPr>
          <w:p w:rsidRPr="003D2F8B" w:rsidR="00EA7252" w:rsidP="00EA7252" w:rsidRDefault="00EA7252" w14:paraId="2967D276" wp14:textId="77777777">
            <w:pPr>
              <w:pStyle w:val="TableText1"/>
              <w:spacing w:before="40" w:after="40"/>
              <w:jc w:val="center"/>
              <w:rPr>
                <w:rStyle w:val="ModernTableText"/>
                <w:rFonts w:cs="Arial"/>
                <w:b/>
                <w:noProof/>
                <w:szCs w:val="18"/>
              </w:rPr>
            </w:pPr>
            <w:r w:rsidRPr="003D2F8B">
              <w:rPr>
                <w:rStyle w:val="ModernTableText"/>
                <w:rFonts w:cs="Arial"/>
                <w:b/>
                <w:noProof/>
                <w:szCs w:val="18"/>
              </w:rPr>
              <w:t>Report Section Processing Rules (opt)</w:t>
            </w:r>
          </w:p>
        </w:tc>
      </w:tr>
      <w:tr xmlns:wp14="http://schemas.microsoft.com/office/word/2010/wordml" w:rsidRPr="005652B9" w:rsidR="005824AA" w:rsidTr="005824AA" w14:paraId="1907C85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05" w:type="pct"/>
            <w:gridSpan w:val="3"/>
            <w:tcBorders>
              <w:top w:val="single" w:color="616161" w:sz="2" w:space="0"/>
              <w:bottom w:val="single" w:color="616161" w:sz="2" w:space="0"/>
            </w:tcBorders>
          </w:tcPr>
          <w:p w:rsidRPr="003D2F8B" w:rsidR="005824AA" w:rsidP="005824AA" w:rsidRDefault="005824AA" w14:paraId="2FE58918" wp14:textId="77777777">
            <w:pPr>
              <w:pStyle w:val="TableTextACSSC"/>
              <w:rPr>
                <w:rFonts w:ascii="Arial" w:hAnsi="Arial" w:cs="Arial"/>
                <w:sz w:val="18"/>
                <w:szCs w:val="18"/>
              </w:rPr>
            </w:pPr>
            <w:r w:rsidRPr="003D2F8B">
              <w:rPr>
                <w:rFonts w:ascii="Arial" w:hAnsi="Arial" w:cs="Arial"/>
                <w:sz w:val="18"/>
                <w:szCs w:val="18"/>
              </w:rPr>
              <w:t>Line of Business</w:t>
            </w:r>
          </w:p>
        </w:tc>
        <w:tc>
          <w:tcPr>
            <w:tcW w:w="1697" w:type="pct"/>
            <w:gridSpan w:val="3"/>
            <w:tcBorders>
              <w:top w:val="single" w:color="616161" w:sz="2" w:space="0"/>
              <w:bottom w:val="single" w:color="616161" w:sz="2" w:space="0"/>
            </w:tcBorders>
          </w:tcPr>
          <w:p w:rsidRPr="003D2F8B" w:rsidR="005824AA" w:rsidP="005824AA" w:rsidRDefault="005824AA" w14:paraId="2E77D215" wp14:textId="77777777">
            <w:pPr>
              <w:pStyle w:val="TableTextACSSC"/>
              <w:rPr>
                <w:rFonts w:ascii="Arial" w:hAnsi="Arial" w:cs="Arial"/>
                <w:sz w:val="18"/>
                <w:szCs w:val="18"/>
              </w:rPr>
            </w:pPr>
            <w:r w:rsidRPr="003D2F8B">
              <w:rPr>
                <w:rFonts w:ascii="Arial" w:hAnsi="Arial" w:cs="Arial"/>
                <w:sz w:val="18"/>
                <w:szCs w:val="18"/>
              </w:rPr>
              <w:t>The line of business code and description.</w:t>
            </w:r>
          </w:p>
        </w:tc>
        <w:tc>
          <w:tcPr>
            <w:tcW w:w="1798" w:type="pct"/>
            <w:tcBorders>
              <w:top w:val="single" w:color="616161" w:sz="2" w:space="0"/>
              <w:bottom w:val="single" w:color="616161" w:sz="2" w:space="0"/>
            </w:tcBorders>
          </w:tcPr>
          <w:p w:rsidRPr="003D2F8B" w:rsidR="005824AA" w:rsidP="005824AA" w:rsidRDefault="005824AA" w14:paraId="219B8F73" wp14:textId="77777777">
            <w:pPr>
              <w:pStyle w:val="TableTextACSSC"/>
              <w:rPr>
                <w:rFonts w:ascii="Arial" w:hAnsi="Arial" w:cs="Arial"/>
                <w:sz w:val="18"/>
                <w:szCs w:val="18"/>
              </w:rPr>
            </w:pPr>
            <w:r w:rsidRPr="003D2F8B">
              <w:rPr>
                <w:rFonts w:ascii="Arial" w:hAnsi="Arial" w:cs="Arial"/>
                <w:sz w:val="18"/>
                <w:szCs w:val="18"/>
              </w:rPr>
              <w:t>Using R-VV-DOMAIN-NAM = ‘R-LOB-CD’, join to R-VV-TB.R-VV-CD using A-HDR-TB.R-LOB-CD to get the short description.</w:t>
            </w:r>
          </w:p>
        </w:tc>
      </w:tr>
      <w:tr xmlns:wp14="http://schemas.microsoft.com/office/word/2010/wordml" w:rsidRPr="005652B9" w:rsidR="005824AA" w:rsidTr="005824AA" w14:paraId="3446FB0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05" w:type="pct"/>
            <w:gridSpan w:val="3"/>
            <w:tcBorders>
              <w:top w:val="single" w:color="616161" w:sz="2" w:space="0"/>
              <w:bottom w:val="single" w:color="616161" w:sz="2" w:space="0"/>
            </w:tcBorders>
          </w:tcPr>
          <w:p w:rsidRPr="003D2F8B" w:rsidR="005824AA" w:rsidP="005824AA" w:rsidRDefault="005824AA" w14:paraId="61C6AE8C" wp14:textId="77777777">
            <w:pPr>
              <w:pStyle w:val="TableTextACSSC"/>
              <w:rPr>
                <w:rFonts w:ascii="Arial" w:hAnsi="Arial" w:cs="Arial"/>
                <w:sz w:val="18"/>
                <w:szCs w:val="18"/>
              </w:rPr>
            </w:pPr>
            <w:r w:rsidRPr="003D2F8B">
              <w:rPr>
                <w:rFonts w:ascii="Arial" w:hAnsi="Arial" w:cs="Arial"/>
                <w:sz w:val="18"/>
                <w:szCs w:val="18"/>
              </w:rPr>
              <w:t>As of:  MM/DD/CCYY</w:t>
            </w:r>
          </w:p>
        </w:tc>
        <w:tc>
          <w:tcPr>
            <w:tcW w:w="1697" w:type="pct"/>
            <w:gridSpan w:val="3"/>
            <w:tcBorders>
              <w:top w:val="single" w:color="616161" w:sz="2" w:space="0"/>
              <w:bottom w:val="single" w:color="616161" w:sz="2" w:space="0"/>
            </w:tcBorders>
          </w:tcPr>
          <w:p w:rsidRPr="003D2F8B" w:rsidR="005824AA" w:rsidP="005824AA" w:rsidRDefault="005824AA" w14:paraId="0C603F08" wp14:textId="77777777">
            <w:pPr>
              <w:pStyle w:val="TableTextACSSC"/>
              <w:rPr>
                <w:rFonts w:ascii="Arial" w:hAnsi="Arial" w:cs="Arial"/>
                <w:sz w:val="18"/>
                <w:szCs w:val="18"/>
              </w:rPr>
            </w:pPr>
            <w:r w:rsidRPr="003D2F8B">
              <w:rPr>
                <w:rFonts w:ascii="Arial" w:hAnsi="Arial" w:cs="Arial"/>
                <w:sz w:val="18"/>
                <w:szCs w:val="18"/>
              </w:rPr>
              <w:t xml:space="preserve">Page Heading. </w:t>
            </w:r>
          </w:p>
        </w:tc>
        <w:tc>
          <w:tcPr>
            <w:tcW w:w="1798" w:type="pct"/>
            <w:tcBorders>
              <w:top w:val="single" w:color="616161" w:sz="2" w:space="0"/>
              <w:bottom w:val="single" w:color="616161" w:sz="2" w:space="0"/>
            </w:tcBorders>
          </w:tcPr>
          <w:p w:rsidRPr="003D2F8B" w:rsidR="005824AA" w:rsidP="005824AA" w:rsidRDefault="005824AA" w14:paraId="4C40C07D" wp14:textId="77777777">
            <w:pPr>
              <w:pStyle w:val="TableTextACSSC"/>
              <w:rPr>
                <w:rFonts w:ascii="Arial" w:hAnsi="Arial" w:cs="Arial"/>
                <w:sz w:val="18"/>
                <w:szCs w:val="18"/>
              </w:rPr>
            </w:pPr>
            <w:r w:rsidRPr="003D2F8B">
              <w:rPr>
                <w:rFonts w:ascii="Arial" w:hAnsi="Arial" w:cs="Arial"/>
                <w:sz w:val="18"/>
                <w:szCs w:val="18"/>
              </w:rPr>
              <w:t>Populate with System date</w:t>
            </w:r>
          </w:p>
        </w:tc>
      </w:tr>
      <w:tr xmlns:wp14="http://schemas.microsoft.com/office/word/2010/wordml" w:rsidRPr="005652B9" w:rsidR="005824AA" w:rsidTr="005824AA" w14:paraId="0B8028B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05" w:type="pct"/>
            <w:gridSpan w:val="3"/>
            <w:tcBorders>
              <w:top w:val="single" w:color="616161" w:sz="2" w:space="0"/>
              <w:bottom w:val="single" w:color="616161" w:sz="2" w:space="0"/>
            </w:tcBorders>
          </w:tcPr>
          <w:p w:rsidRPr="003D2F8B" w:rsidR="005824AA" w:rsidP="005824AA" w:rsidRDefault="00F541C6" w14:paraId="0A62BE95" wp14:textId="77777777">
            <w:pPr>
              <w:pStyle w:val="TableTextIndent1ACSSC"/>
              <w:numPr>
                <w:ilvl w:val="0"/>
                <w:numId w:val="0"/>
              </w:numPr>
              <w:rPr>
                <w:rFonts w:ascii="Arial" w:hAnsi="Arial" w:cs="Arial"/>
                <w:sz w:val="18"/>
                <w:szCs w:val="18"/>
              </w:rPr>
            </w:pPr>
            <w:r w:rsidRPr="003D2F8B">
              <w:rPr>
                <w:rFonts w:ascii="Arial" w:hAnsi="Arial" w:cs="Arial"/>
                <w:sz w:val="18"/>
                <w:szCs w:val="18"/>
              </w:rPr>
              <w:t>SA LI Svc Prov ID - Name</w:t>
            </w:r>
          </w:p>
        </w:tc>
        <w:tc>
          <w:tcPr>
            <w:tcW w:w="1697" w:type="pct"/>
            <w:gridSpan w:val="3"/>
            <w:tcBorders>
              <w:top w:val="single" w:color="616161" w:sz="2" w:space="0"/>
              <w:bottom w:val="single" w:color="616161" w:sz="2" w:space="0"/>
            </w:tcBorders>
          </w:tcPr>
          <w:p w:rsidRPr="003D2F8B" w:rsidR="005824AA" w:rsidP="005824AA" w:rsidRDefault="005824AA" w14:paraId="6B61C7A2" wp14:textId="77777777">
            <w:pPr>
              <w:pStyle w:val="TableTextACSSC"/>
              <w:rPr>
                <w:rFonts w:ascii="Arial" w:hAnsi="Arial" w:cs="Arial"/>
                <w:sz w:val="18"/>
                <w:szCs w:val="18"/>
              </w:rPr>
            </w:pPr>
            <w:r w:rsidRPr="003D2F8B">
              <w:rPr>
                <w:rFonts w:ascii="Arial" w:hAnsi="Arial" w:cs="Arial"/>
                <w:sz w:val="18"/>
                <w:szCs w:val="18"/>
              </w:rPr>
              <w:t xml:space="preserve">This field displays the </w:t>
            </w:r>
            <w:r w:rsidRPr="003D2F8B" w:rsidR="0037196C">
              <w:rPr>
                <w:rFonts w:ascii="Arial" w:hAnsi="Arial" w:cs="Arial"/>
                <w:sz w:val="18"/>
                <w:szCs w:val="18"/>
              </w:rPr>
              <w:t>Servicing</w:t>
            </w:r>
            <w:r w:rsidRPr="003D2F8B">
              <w:rPr>
                <w:rFonts w:ascii="Arial" w:hAnsi="Arial" w:cs="Arial"/>
                <w:sz w:val="18"/>
                <w:szCs w:val="18"/>
              </w:rPr>
              <w:t xml:space="preserve"> provider id number and name.</w:t>
            </w:r>
          </w:p>
        </w:tc>
        <w:tc>
          <w:tcPr>
            <w:tcW w:w="1798" w:type="pct"/>
            <w:tcBorders>
              <w:top w:val="single" w:color="616161" w:sz="2" w:space="0"/>
              <w:bottom w:val="single" w:color="616161" w:sz="2" w:space="0"/>
            </w:tcBorders>
          </w:tcPr>
          <w:p w:rsidRPr="003D2F8B" w:rsidR="000B27CE" w:rsidP="000B27CE" w:rsidRDefault="000B27CE" w14:paraId="0E5A77CF" wp14:textId="77777777">
            <w:pPr>
              <w:pStyle w:val="TableText1"/>
              <w:rPr>
                <w:rFonts w:cs="Arial"/>
                <w:color w:val="000000"/>
                <w:sz w:val="18"/>
                <w:szCs w:val="18"/>
              </w:rPr>
            </w:pPr>
            <w:r w:rsidRPr="003D2F8B">
              <w:rPr>
                <w:rFonts w:cs="Arial"/>
                <w:color w:val="000000"/>
                <w:sz w:val="18"/>
                <w:szCs w:val="18"/>
              </w:rPr>
              <w:t xml:space="preserve">A-HDR-LI-SUBM-PROV-ID-TB. A-PROV-ID  </w:t>
            </w:r>
          </w:p>
          <w:p w:rsidRPr="003D2F8B" w:rsidR="005824AA" w:rsidP="005824AA" w:rsidRDefault="005824AA" w14:paraId="56DCB82F" wp14:textId="77777777">
            <w:pPr>
              <w:pStyle w:val="TableTextACSSC"/>
              <w:rPr>
                <w:rFonts w:ascii="Arial" w:hAnsi="Arial" w:cs="Arial"/>
                <w:sz w:val="18"/>
                <w:szCs w:val="18"/>
              </w:rPr>
            </w:pPr>
            <w:r w:rsidRPr="003D2F8B">
              <w:rPr>
                <w:rFonts w:ascii="Arial" w:hAnsi="Arial" w:cs="Arial"/>
                <w:sz w:val="18"/>
                <w:szCs w:val="18"/>
              </w:rPr>
              <w:t>P-DTL-TB. P-SORT-NAM</w:t>
            </w:r>
          </w:p>
        </w:tc>
      </w:tr>
      <w:tr xmlns:wp14="http://schemas.microsoft.com/office/word/2010/wordml" w:rsidRPr="005652B9" w:rsidR="005824AA" w:rsidTr="005824AA" w14:paraId="4F57221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508"/>
          <w:jc w:val="center"/>
        </w:trPr>
        <w:tc>
          <w:tcPr>
            <w:tcW w:w="1505" w:type="pct"/>
            <w:gridSpan w:val="3"/>
            <w:tcBorders>
              <w:top w:val="single" w:color="616161" w:sz="2" w:space="0"/>
              <w:bottom w:val="single" w:color="616161" w:sz="2" w:space="0"/>
            </w:tcBorders>
          </w:tcPr>
          <w:p w:rsidRPr="003D2F8B" w:rsidR="005824AA" w:rsidP="005824AA" w:rsidRDefault="005824AA" w14:paraId="6E08E71A" wp14:textId="77777777">
            <w:pPr>
              <w:pStyle w:val="TableTextIndent1ACSSC"/>
              <w:numPr>
                <w:ilvl w:val="0"/>
                <w:numId w:val="0"/>
              </w:numPr>
              <w:rPr>
                <w:rFonts w:ascii="Arial" w:hAnsi="Arial" w:cs="Arial"/>
                <w:sz w:val="18"/>
                <w:szCs w:val="18"/>
              </w:rPr>
            </w:pPr>
            <w:r w:rsidRPr="003D2F8B">
              <w:rPr>
                <w:rFonts w:ascii="Arial" w:hAnsi="Arial" w:cs="Arial"/>
                <w:sz w:val="18"/>
                <w:szCs w:val="18"/>
              </w:rPr>
              <w:t>SA Ty Cd – Desc</w:t>
            </w:r>
          </w:p>
        </w:tc>
        <w:tc>
          <w:tcPr>
            <w:tcW w:w="1697" w:type="pct"/>
            <w:gridSpan w:val="3"/>
            <w:tcBorders>
              <w:top w:val="single" w:color="616161" w:sz="2" w:space="0"/>
              <w:bottom w:val="single" w:color="616161" w:sz="2" w:space="0"/>
            </w:tcBorders>
          </w:tcPr>
          <w:p w:rsidRPr="003D2F8B" w:rsidR="005824AA" w:rsidP="005824AA" w:rsidRDefault="005824AA" w14:paraId="62C36A93" wp14:textId="77777777">
            <w:pPr>
              <w:pStyle w:val="TableTextACSSC"/>
              <w:rPr>
                <w:rFonts w:ascii="Arial" w:hAnsi="Arial" w:cs="Arial"/>
                <w:sz w:val="18"/>
                <w:szCs w:val="18"/>
              </w:rPr>
            </w:pPr>
            <w:r w:rsidRPr="003D2F8B">
              <w:rPr>
                <w:rFonts w:ascii="Arial" w:hAnsi="Arial" w:cs="Arial"/>
                <w:sz w:val="18"/>
                <w:szCs w:val="18"/>
              </w:rPr>
              <w:t>This field displays the SA authorization type code and description.</w:t>
            </w:r>
          </w:p>
        </w:tc>
        <w:tc>
          <w:tcPr>
            <w:tcW w:w="1798" w:type="pct"/>
            <w:tcBorders>
              <w:top w:val="single" w:color="616161" w:sz="2" w:space="0"/>
              <w:bottom w:val="single" w:color="616161" w:sz="2" w:space="0"/>
            </w:tcBorders>
          </w:tcPr>
          <w:p w:rsidRPr="003D2F8B" w:rsidR="005824AA" w:rsidP="005824AA" w:rsidRDefault="005824AA" w14:paraId="60A2F940" wp14:textId="77777777">
            <w:pPr>
              <w:pStyle w:val="TableTextACSSC"/>
              <w:rPr>
                <w:rFonts w:ascii="Arial" w:hAnsi="Arial" w:cs="Arial"/>
                <w:sz w:val="18"/>
                <w:szCs w:val="18"/>
              </w:rPr>
            </w:pPr>
            <w:r w:rsidRPr="003D2F8B">
              <w:rPr>
                <w:rFonts w:ascii="Arial" w:hAnsi="Arial" w:cs="Arial"/>
                <w:sz w:val="18"/>
                <w:szCs w:val="18"/>
              </w:rPr>
              <w:t>Using R-VV-DOMAIN-NAM = ‘A-TY-CD’, join to R-VV-TB.R-VV-CD using A-DTL-TB.A-TY-CD to get the short description.</w:t>
            </w:r>
          </w:p>
        </w:tc>
      </w:tr>
      <w:tr xmlns:wp14="http://schemas.microsoft.com/office/word/2010/wordml" w:rsidRPr="005652B9" w:rsidR="005824AA" w:rsidTr="005824AA" w14:paraId="6A4EE58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05" w:type="pct"/>
            <w:gridSpan w:val="3"/>
            <w:tcBorders>
              <w:top w:val="single" w:color="616161" w:sz="2" w:space="0"/>
              <w:bottom w:val="single" w:color="616161" w:sz="2" w:space="0"/>
            </w:tcBorders>
          </w:tcPr>
          <w:p w:rsidRPr="003D2F8B" w:rsidR="005824AA" w:rsidP="005824AA" w:rsidRDefault="005824AA" w14:paraId="20F3D076" wp14:textId="77777777">
            <w:pPr>
              <w:pStyle w:val="TableTextIndent1ACSSC"/>
              <w:numPr>
                <w:ilvl w:val="0"/>
                <w:numId w:val="0"/>
              </w:numPr>
              <w:rPr>
                <w:rFonts w:ascii="Arial" w:hAnsi="Arial" w:cs="Arial"/>
                <w:sz w:val="18"/>
                <w:szCs w:val="18"/>
              </w:rPr>
            </w:pPr>
            <w:r w:rsidRPr="003D2F8B">
              <w:rPr>
                <w:rFonts w:ascii="Arial" w:hAnsi="Arial" w:cs="Arial"/>
                <w:sz w:val="18"/>
                <w:szCs w:val="18"/>
              </w:rPr>
              <w:t>SA LI Cat Svc Cd – Desc</w:t>
            </w:r>
          </w:p>
        </w:tc>
        <w:tc>
          <w:tcPr>
            <w:tcW w:w="1697" w:type="pct"/>
            <w:gridSpan w:val="3"/>
            <w:tcBorders>
              <w:top w:val="single" w:color="616161" w:sz="2" w:space="0"/>
              <w:bottom w:val="single" w:color="616161" w:sz="2" w:space="0"/>
            </w:tcBorders>
          </w:tcPr>
          <w:p w:rsidRPr="003D2F8B" w:rsidR="005824AA" w:rsidP="005824AA" w:rsidRDefault="005824AA" w14:paraId="0C4988B7" wp14:textId="77777777">
            <w:pPr>
              <w:pStyle w:val="TableTextACSSC"/>
              <w:rPr>
                <w:rFonts w:ascii="Arial" w:hAnsi="Arial" w:cs="Arial"/>
                <w:sz w:val="18"/>
                <w:szCs w:val="18"/>
              </w:rPr>
            </w:pPr>
            <w:r w:rsidRPr="003D2F8B">
              <w:rPr>
                <w:rFonts w:ascii="Arial" w:hAnsi="Arial" w:cs="Arial"/>
                <w:sz w:val="18"/>
                <w:szCs w:val="18"/>
              </w:rPr>
              <w:t>This field displays the SA category code and description.</w:t>
            </w:r>
          </w:p>
        </w:tc>
        <w:tc>
          <w:tcPr>
            <w:tcW w:w="1798" w:type="pct"/>
            <w:tcBorders>
              <w:top w:val="single" w:color="616161" w:sz="2" w:space="0"/>
              <w:bottom w:val="single" w:color="616161" w:sz="2" w:space="0"/>
            </w:tcBorders>
          </w:tcPr>
          <w:p w:rsidRPr="003D2F8B" w:rsidR="005824AA" w:rsidP="005824AA" w:rsidRDefault="005824AA" w14:paraId="13176095" wp14:textId="77777777">
            <w:pPr>
              <w:pStyle w:val="TableTextACSSC"/>
              <w:rPr>
                <w:rFonts w:ascii="Arial" w:hAnsi="Arial" w:cs="Arial"/>
                <w:sz w:val="18"/>
                <w:szCs w:val="18"/>
              </w:rPr>
            </w:pPr>
            <w:r w:rsidRPr="003D2F8B">
              <w:rPr>
                <w:rFonts w:ascii="Arial" w:hAnsi="Arial" w:cs="Arial"/>
                <w:sz w:val="18"/>
                <w:szCs w:val="18"/>
              </w:rPr>
              <w:t>Using R-VV-DOMAIN-NAM = ‘A-LI-CAT-SVC-CD’, join to R-VV-TB.R-VV-CD using A-DTL-TB.A-LI-CAT-SVC-CD to get the short description.</w:t>
            </w:r>
          </w:p>
        </w:tc>
      </w:tr>
      <w:tr xmlns:wp14="http://schemas.microsoft.com/office/word/2010/wordml" w:rsidRPr="005652B9" w:rsidR="005824AA" w14:paraId="6B4C498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7"/>
            <w:tcBorders>
              <w:top w:val="single" w:color="616161" w:sz="2" w:space="0"/>
              <w:bottom w:val="single" w:color="616161" w:sz="2" w:space="0"/>
            </w:tcBorders>
            <w:shd w:val="clear" w:color="auto" w:fill="191919"/>
          </w:tcPr>
          <w:p w:rsidRPr="005652B9" w:rsidR="005824AA" w:rsidP="00EA7252" w:rsidRDefault="005824AA" w14:paraId="6FF84F7D" wp14:textId="77777777">
            <w:pPr>
              <w:pStyle w:val="TableText1"/>
              <w:spacing w:before="40" w:after="40"/>
              <w:jc w:val="center"/>
              <w:rPr>
                <w:rStyle w:val="ModernTableText"/>
                <w:rFonts w:ascii="Arial Black" w:hAnsi="Arial Black" w:cs="Arial"/>
                <w:bCs/>
                <w:noProof/>
                <w:color w:val="FFFFFF"/>
                <w:sz w:val="19"/>
                <w:szCs w:val="19"/>
              </w:rPr>
            </w:pPr>
            <w:r w:rsidRPr="005652B9">
              <w:rPr>
                <w:rStyle w:val="ModernTableText"/>
                <w:rFonts w:ascii="Arial Black" w:hAnsi="Arial Black" w:cs="Arial"/>
                <w:bCs/>
                <w:noProof/>
                <w:color w:val="FFFFFF"/>
                <w:sz w:val="19"/>
                <w:szCs w:val="19"/>
              </w:rPr>
              <w:t>Chart Header (opt)</w:t>
            </w:r>
          </w:p>
        </w:tc>
      </w:tr>
      <w:tr xmlns:wp14="http://schemas.microsoft.com/office/word/2010/wordml" w:rsidRPr="005652B9" w:rsidR="005824AA" w14:paraId="5FD9726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2289" w:type="pct"/>
            <w:gridSpan w:val="5"/>
            <w:tcBorders>
              <w:top w:val="single" w:color="616161" w:sz="2" w:space="0"/>
              <w:bottom w:val="single" w:color="616161" w:sz="2" w:space="0"/>
            </w:tcBorders>
          </w:tcPr>
          <w:p w:rsidRPr="003D2F8B" w:rsidR="005824AA" w:rsidP="00EA7252" w:rsidRDefault="005824AA" w14:paraId="41A1B00A" wp14:textId="77777777">
            <w:pPr>
              <w:pStyle w:val="TableText1"/>
              <w:spacing w:before="40" w:after="40"/>
              <w:jc w:val="center"/>
              <w:rPr>
                <w:rStyle w:val="ModernTableText"/>
                <w:rFonts w:cs="Arial"/>
                <w:b/>
                <w:szCs w:val="17"/>
              </w:rPr>
            </w:pPr>
            <w:r w:rsidRPr="003D2F8B">
              <w:rPr>
                <w:rStyle w:val="ModernTableText"/>
                <w:rFonts w:cs="Arial"/>
                <w:b/>
                <w:szCs w:val="17"/>
              </w:rPr>
              <w:t>Chart Title</w:t>
            </w:r>
          </w:p>
        </w:tc>
        <w:tc>
          <w:tcPr>
            <w:tcW w:w="2711" w:type="pct"/>
            <w:gridSpan w:val="2"/>
            <w:tcBorders>
              <w:top w:val="single" w:color="616161" w:sz="2" w:space="0"/>
              <w:bottom w:val="single" w:color="616161" w:sz="2" w:space="0"/>
            </w:tcBorders>
          </w:tcPr>
          <w:p w:rsidRPr="003D2F8B" w:rsidR="005824AA" w:rsidP="00EA7252" w:rsidRDefault="005824AA" w14:paraId="3D07B02F" wp14:textId="77777777">
            <w:pPr>
              <w:pStyle w:val="TableText1"/>
              <w:spacing w:before="40" w:after="40"/>
              <w:jc w:val="center"/>
              <w:rPr>
                <w:rStyle w:val="ModernTableText"/>
                <w:rFonts w:cs="Arial"/>
                <w:b/>
                <w:noProof/>
                <w:szCs w:val="17"/>
              </w:rPr>
            </w:pPr>
            <w:r w:rsidRPr="003D2F8B">
              <w:rPr>
                <w:rStyle w:val="ModernTableText"/>
                <w:rFonts w:cs="Arial"/>
                <w:b/>
                <w:noProof/>
                <w:szCs w:val="17"/>
              </w:rPr>
              <w:t>Chart Sub-title</w:t>
            </w:r>
          </w:p>
        </w:tc>
      </w:tr>
      <w:tr xmlns:wp14="http://schemas.microsoft.com/office/word/2010/wordml" w:rsidRPr="005652B9" w:rsidR="005824AA" w14:paraId="0D6697C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2289" w:type="pct"/>
            <w:gridSpan w:val="5"/>
            <w:tcBorders>
              <w:top w:val="single" w:color="616161" w:sz="2" w:space="0"/>
              <w:right w:val="single" w:color="616161" w:sz="2" w:space="0"/>
            </w:tcBorders>
          </w:tcPr>
          <w:p w:rsidRPr="003D2F8B" w:rsidR="005824AA" w:rsidP="00EA7252" w:rsidRDefault="005824AA" w14:paraId="553980EF" wp14:textId="77777777">
            <w:pPr>
              <w:pStyle w:val="TableText1"/>
              <w:spacing w:before="40" w:after="40"/>
              <w:rPr>
                <w:rStyle w:val="ModernTableText"/>
                <w:rFonts w:cs="Arial"/>
                <w:color w:val="000000"/>
                <w:szCs w:val="17"/>
              </w:rPr>
            </w:pPr>
            <w:r w:rsidRPr="003D2F8B">
              <w:rPr>
                <w:rStyle w:val="ModernTableText"/>
                <w:rFonts w:cs="Arial"/>
                <w:color w:val="000000"/>
                <w:szCs w:val="17"/>
              </w:rPr>
              <w:t>N/A</w:t>
            </w:r>
          </w:p>
        </w:tc>
        <w:tc>
          <w:tcPr>
            <w:tcW w:w="2711" w:type="pct"/>
            <w:gridSpan w:val="2"/>
            <w:tcBorders>
              <w:top w:val="single" w:color="616161" w:sz="2" w:space="0"/>
              <w:right w:val="single" w:color="616161" w:sz="2" w:space="0"/>
            </w:tcBorders>
          </w:tcPr>
          <w:p w:rsidRPr="003D2F8B" w:rsidR="005824AA" w:rsidP="00EA7252" w:rsidRDefault="005824AA" w14:paraId="529BF4AD" wp14:textId="77777777">
            <w:pPr>
              <w:pStyle w:val="TableText1"/>
              <w:spacing w:before="40" w:after="40"/>
              <w:rPr>
                <w:rStyle w:val="ModernTableText"/>
                <w:rFonts w:cs="Arial"/>
                <w:color w:val="000000"/>
                <w:szCs w:val="17"/>
              </w:rPr>
            </w:pPr>
            <w:r w:rsidRPr="003D2F8B">
              <w:rPr>
                <w:rStyle w:val="ModernTableText"/>
                <w:rFonts w:cs="Arial"/>
                <w:color w:val="000000"/>
                <w:szCs w:val="17"/>
              </w:rPr>
              <w:t>N/A</w:t>
            </w:r>
          </w:p>
        </w:tc>
      </w:tr>
    </w:tbl>
    <w:p xmlns:wp14="http://schemas.microsoft.com/office/word/2010/wordml" w:rsidR="007E4FC8" w:rsidRDefault="007E4FC8" w14:paraId="63ECFDF2" wp14:textId="77777777"/>
    <w:p xmlns:wp14="http://schemas.microsoft.com/office/word/2010/wordml" w:rsidR="00213BA9" w:rsidRDefault="007E4FC8" w14:paraId="22E9FEFD" wp14:textId="77777777">
      <w: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867"/>
        <w:gridCol w:w="1877"/>
        <w:gridCol w:w="415"/>
        <w:gridCol w:w="1989"/>
        <w:gridCol w:w="2007"/>
        <w:gridCol w:w="1100"/>
        <w:gridCol w:w="1788"/>
        <w:gridCol w:w="3351"/>
      </w:tblGrid>
      <w:tr xmlns:wp14="http://schemas.microsoft.com/office/word/2010/wordml" w:rsidRPr="005652B9" w:rsidR="00EA7252" w:rsidTr="007A4C37" w14:paraId="1F639FC9" wp14:textId="77777777">
        <w:tblPrEx>
          <w:tblCellMar>
            <w:top w:w="0" w:type="dxa"/>
            <w:bottom w:w="0" w:type="dxa"/>
          </w:tblCellMar>
        </w:tblPrEx>
        <w:trPr>
          <w:cantSplit/>
          <w:tblHeader/>
          <w:jc w:val="center"/>
        </w:trPr>
        <w:tc>
          <w:tcPr>
            <w:tcW w:w="5000" w:type="pct"/>
            <w:gridSpan w:val="8"/>
            <w:tcBorders>
              <w:top w:val="single" w:color="616161" w:sz="2" w:space="0"/>
              <w:bottom w:val="single" w:color="616161" w:sz="2" w:space="0"/>
            </w:tcBorders>
            <w:shd w:val="clear" w:color="auto" w:fill="191919"/>
          </w:tcPr>
          <w:p w:rsidRPr="005652B9" w:rsidR="00EA7252" w:rsidP="007E4FC8" w:rsidRDefault="00EA7252" w14:paraId="500765BB" wp14:textId="77777777">
            <w:pPr>
              <w:pStyle w:val="TableText1"/>
              <w:spacing w:before="40" w:after="40"/>
              <w:jc w:val="center"/>
              <w:rPr>
                <w:rStyle w:val="ModernTableText"/>
                <w:rFonts w:ascii="Arial Black" w:hAnsi="Arial Black" w:cs="Arial"/>
                <w:bCs/>
                <w:noProof/>
                <w:color w:val="FFFFFF"/>
                <w:sz w:val="19"/>
                <w:szCs w:val="19"/>
              </w:rPr>
            </w:pPr>
            <w:r w:rsidRPr="005652B9">
              <w:rPr>
                <w:rStyle w:val="ModernTableText"/>
                <w:rFonts w:ascii="Arial Black" w:hAnsi="Arial Black" w:cs="Arial"/>
                <w:bCs/>
                <w:noProof/>
                <w:color w:val="FFFFFF"/>
                <w:sz w:val="19"/>
                <w:szCs w:val="19"/>
              </w:rPr>
              <w:t>Report Body</w:t>
            </w:r>
          </w:p>
        </w:tc>
      </w:tr>
      <w:tr xmlns:wp14="http://schemas.microsoft.com/office/word/2010/wordml" w:rsidRPr="005652B9" w:rsidR="00EA7252" w:rsidTr="003D2F8B" w14:paraId="698B6309" wp14:textId="77777777">
        <w:tblPrEx>
          <w:tblCellMar>
            <w:top w:w="0" w:type="dxa"/>
            <w:bottom w:w="0" w:type="dxa"/>
          </w:tblCellMar>
        </w:tblPrEx>
        <w:trPr>
          <w:cantSplit/>
          <w:tblHeader/>
          <w:jc w:val="center"/>
        </w:trPr>
        <w:tc>
          <w:tcPr>
            <w:tcW w:w="649" w:type="pct"/>
            <w:tcBorders>
              <w:top w:val="single" w:color="616161" w:sz="2" w:space="0"/>
            </w:tcBorders>
            <w:vAlign w:val="center"/>
          </w:tcPr>
          <w:p w:rsidRPr="003D2F8B" w:rsidR="00EA7252" w:rsidP="003D2F8B" w:rsidRDefault="00EA7252" w14:paraId="461E1496" wp14:textId="77777777">
            <w:pPr>
              <w:pStyle w:val="TableText1"/>
              <w:spacing w:before="40" w:after="40"/>
              <w:rPr>
                <w:rStyle w:val="ModernTableText"/>
                <w:rFonts w:cs="Arial"/>
                <w:b/>
                <w:szCs w:val="17"/>
              </w:rPr>
            </w:pPr>
            <w:r w:rsidRPr="003D2F8B">
              <w:rPr>
                <w:rStyle w:val="ModernTableText"/>
                <w:rFonts w:cs="Arial"/>
                <w:b/>
                <w:szCs w:val="17"/>
              </w:rPr>
              <w:t>Field Type</w:t>
            </w:r>
          </w:p>
        </w:tc>
        <w:tc>
          <w:tcPr>
            <w:tcW w:w="652" w:type="pct"/>
            <w:tcBorders>
              <w:top w:val="single" w:color="616161" w:sz="2" w:space="0"/>
            </w:tcBorders>
            <w:vAlign w:val="center"/>
          </w:tcPr>
          <w:p w:rsidRPr="003D2F8B" w:rsidR="00EA7252" w:rsidP="003D2F8B" w:rsidRDefault="00EA7252" w14:paraId="676F1371" wp14:textId="77777777">
            <w:pPr>
              <w:pStyle w:val="TableHeading"/>
              <w:keepLines w:val="0"/>
              <w:spacing w:before="40" w:after="40"/>
              <w:rPr>
                <w:rStyle w:val="ModernTableText"/>
                <w:rFonts w:cs="Arial"/>
                <w:szCs w:val="17"/>
              </w:rPr>
            </w:pPr>
            <w:r w:rsidRPr="003D2F8B">
              <w:rPr>
                <w:rStyle w:val="ModernTableText"/>
                <w:rFonts w:cs="Arial"/>
                <w:szCs w:val="17"/>
              </w:rPr>
              <w:t>Business Label</w:t>
            </w:r>
          </w:p>
        </w:tc>
        <w:tc>
          <w:tcPr>
            <w:tcW w:w="835" w:type="pct"/>
            <w:gridSpan w:val="2"/>
            <w:tcBorders>
              <w:top w:val="single" w:color="616161" w:sz="2" w:space="0"/>
            </w:tcBorders>
            <w:vAlign w:val="center"/>
          </w:tcPr>
          <w:p w:rsidRPr="003D2F8B" w:rsidR="00EA7252" w:rsidP="003D2F8B" w:rsidRDefault="00EA7252" w14:paraId="61B6E943" wp14:textId="77777777">
            <w:pPr>
              <w:pStyle w:val="TableText1"/>
              <w:spacing w:before="40" w:after="40"/>
              <w:rPr>
                <w:rStyle w:val="ModernTableText"/>
                <w:rFonts w:cs="Arial"/>
                <w:b/>
                <w:noProof/>
                <w:szCs w:val="17"/>
              </w:rPr>
            </w:pPr>
            <w:r w:rsidRPr="003D2F8B">
              <w:rPr>
                <w:rStyle w:val="ModernTableText"/>
                <w:rFonts w:cs="Arial"/>
                <w:b/>
                <w:noProof/>
                <w:szCs w:val="17"/>
              </w:rPr>
              <w:t>Field Description</w:t>
            </w:r>
          </w:p>
        </w:tc>
        <w:tc>
          <w:tcPr>
            <w:tcW w:w="697" w:type="pct"/>
            <w:tcBorders>
              <w:top w:val="single" w:color="616161" w:sz="2" w:space="0"/>
            </w:tcBorders>
            <w:vAlign w:val="center"/>
          </w:tcPr>
          <w:p w:rsidRPr="003D2F8B" w:rsidR="00EA7252" w:rsidP="003D2F8B" w:rsidRDefault="00EA7252" w14:paraId="308CE193" wp14:textId="77777777">
            <w:pPr>
              <w:pStyle w:val="TableText1"/>
              <w:spacing w:before="40" w:after="40"/>
              <w:rPr>
                <w:rStyle w:val="ModernTableText"/>
                <w:rFonts w:cs="Arial"/>
                <w:b/>
                <w:noProof/>
                <w:szCs w:val="17"/>
              </w:rPr>
            </w:pPr>
            <w:r w:rsidRPr="003D2F8B">
              <w:rPr>
                <w:rStyle w:val="ModernTableText"/>
                <w:rFonts w:cs="Arial"/>
                <w:b/>
                <w:noProof/>
                <w:szCs w:val="17"/>
              </w:rPr>
              <w:t>Source Table</w:t>
            </w:r>
          </w:p>
        </w:tc>
        <w:tc>
          <w:tcPr>
            <w:tcW w:w="1003" w:type="pct"/>
            <w:gridSpan w:val="2"/>
            <w:tcBorders>
              <w:top w:val="single" w:color="616161" w:sz="2" w:space="0"/>
            </w:tcBorders>
            <w:vAlign w:val="center"/>
          </w:tcPr>
          <w:p w:rsidRPr="003D2F8B" w:rsidR="00EA7252" w:rsidP="003D2F8B" w:rsidRDefault="00EA7252" w14:paraId="4315531F" wp14:textId="77777777">
            <w:pPr>
              <w:pStyle w:val="TableText1"/>
              <w:spacing w:before="40" w:after="40"/>
              <w:rPr>
                <w:rStyle w:val="ModernTableText"/>
                <w:rFonts w:cs="Arial"/>
                <w:b/>
                <w:noProof/>
                <w:szCs w:val="17"/>
              </w:rPr>
            </w:pPr>
            <w:r w:rsidRPr="003D2F8B">
              <w:rPr>
                <w:rStyle w:val="ModernTableText"/>
                <w:rFonts w:cs="Arial"/>
                <w:b/>
                <w:noProof/>
                <w:szCs w:val="17"/>
              </w:rPr>
              <w:t>Source Column</w:t>
            </w:r>
          </w:p>
        </w:tc>
        <w:tc>
          <w:tcPr>
            <w:tcW w:w="1164" w:type="pct"/>
            <w:tcBorders>
              <w:top w:val="single" w:color="616161" w:sz="2" w:space="0"/>
            </w:tcBorders>
            <w:vAlign w:val="center"/>
          </w:tcPr>
          <w:p w:rsidRPr="003D2F8B" w:rsidR="00EA7252" w:rsidP="003D2F8B" w:rsidRDefault="00EA7252" w14:paraId="207B13FF" wp14:textId="77777777">
            <w:pPr>
              <w:pStyle w:val="TableText1"/>
              <w:spacing w:before="40" w:after="40"/>
              <w:rPr>
                <w:rStyle w:val="ModernTableText"/>
                <w:rFonts w:cs="Arial"/>
                <w:b/>
                <w:noProof/>
                <w:szCs w:val="17"/>
              </w:rPr>
            </w:pPr>
            <w:r w:rsidRPr="003D2F8B">
              <w:rPr>
                <w:rStyle w:val="ModernTableText"/>
                <w:rFonts w:cs="Arial"/>
                <w:b/>
                <w:noProof/>
                <w:szCs w:val="17"/>
              </w:rPr>
              <w:t>Source Column Processing Rules</w:t>
            </w:r>
          </w:p>
        </w:tc>
      </w:tr>
      <w:tr xmlns:wp14="http://schemas.microsoft.com/office/word/2010/wordml" w:rsidRPr="005652B9" w:rsidR="00EA7252" w:rsidTr="007A4C37" w14:paraId="743EF27C" wp14:textId="77777777">
        <w:tblPrEx>
          <w:tblCellMar>
            <w:top w:w="0" w:type="dxa"/>
            <w:bottom w:w="0" w:type="dxa"/>
          </w:tblCellMar>
        </w:tblPrEx>
        <w:trPr>
          <w:cantSplit/>
          <w:jc w:val="center"/>
        </w:trPr>
        <w:tc>
          <w:tcPr>
            <w:tcW w:w="649" w:type="pct"/>
            <w:vAlign w:val="center"/>
          </w:tcPr>
          <w:p w:rsidRPr="006874E4" w:rsidR="00EA7252" w:rsidP="007E4FC8" w:rsidRDefault="00EA7252" w14:paraId="2F98BACD" wp14:textId="77777777">
            <w:pPr>
              <w:pStyle w:val="TableText"/>
              <w:keepNext w:val="0"/>
              <w:keepLines w:val="0"/>
              <w:rPr>
                <w:rStyle w:val="BodytextChar"/>
                <w:sz w:val="18"/>
                <w:szCs w:val="18"/>
              </w:rPr>
            </w:pPr>
            <w:r w:rsidRPr="006874E4">
              <w:rPr>
                <w:rStyle w:val="BodytextChar"/>
                <w:sz w:val="18"/>
                <w:szCs w:val="18"/>
              </w:rPr>
              <w:t>Column</w:t>
            </w:r>
          </w:p>
        </w:tc>
        <w:tc>
          <w:tcPr>
            <w:tcW w:w="652" w:type="pct"/>
            <w:vAlign w:val="center"/>
          </w:tcPr>
          <w:p w:rsidRPr="006874E4" w:rsidR="00EA7252" w:rsidP="007E4FC8" w:rsidRDefault="00EA7252" w14:paraId="5807E953" wp14:textId="77777777">
            <w:pPr>
              <w:pStyle w:val="TableText"/>
              <w:keepNext w:val="0"/>
              <w:keepLines w:val="0"/>
              <w:rPr>
                <w:rStyle w:val="BodytextChar"/>
                <w:sz w:val="18"/>
                <w:szCs w:val="18"/>
              </w:rPr>
            </w:pPr>
            <w:r w:rsidRPr="006874E4">
              <w:rPr>
                <w:rStyle w:val="BodytextChar"/>
                <w:sz w:val="18"/>
                <w:szCs w:val="18"/>
              </w:rPr>
              <w:t>SA ID</w:t>
            </w:r>
          </w:p>
        </w:tc>
        <w:tc>
          <w:tcPr>
            <w:tcW w:w="835" w:type="pct"/>
            <w:gridSpan w:val="2"/>
            <w:vAlign w:val="center"/>
          </w:tcPr>
          <w:p w:rsidRPr="006874E4" w:rsidR="00EA7252" w:rsidP="007E4FC8" w:rsidRDefault="00EA7252" w14:paraId="2A02B020" wp14:textId="77777777">
            <w:pPr>
              <w:pStyle w:val="TableText"/>
              <w:keepNext w:val="0"/>
              <w:keepLines w:val="0"/>
              <w:rPr>
                <w:rStyle w:val="BodytextChar"/>
                <w:sz w:val="18"/>
                <w:szCs w:val="18"/>
              </w:rPr>
            </w:pPr>
            <w:r w:rsidRPr="006874E4">
              <w:rPr>
                <w:rStyle w:val="BodytextChar"/>
                <w:sz w:val="18"/>
                <w:szCs w:val="18"/>
              </w:rPr>
              <w:t>This field displays the SA ID.</w:t>
            </w:r>
          </w:p>
        </w:tc>
        <w:tc>
          <w:tcPr>
            <w:tcW w:w="697" w:type="pct"/>
            <w:vAlign w:val="center"/>
          </w:tcPr>
          <w:p w:rsidRPr="006874E4" w:rsidR="00EA7252" w:rsidP="007E4FC8" w:rsidRDefault="00EA7252" w14:paraId="304C7166" wp14:textId="77777777">
            <w:pPr>
              <w:pStyle w:val="TableText"/>
              <w:keepNext w:val="0"/>
              <w:keepLines w:val="0"/>
              <w:rPr>
                <w:rStyle w:val="BodytextChar"/>
                <w:sz w:val="18"/>
                <w:szCs w:val="18"/>
              </w:rPr>
            </w:pPr>
            <w:r w:rsidRPr="006874E4">
              <w:rPr>
                <w:rStyle w:val="BodytextChar"/>
                <w:sz w:val="18"/>
                <w:szCs w:val="18"/>
              </w:rPr>
              <w:t>A_DTL_TB</w:t>
            </w:r>
          </w:p>
        </w:tc>
        <w:tc>
          <w:tcPr>
            <w:tcW w:w="1003" w:type="pct"/>
            <w:gridSpan w:val="2"/>
            <w:vAlign w:val="center"/>
          </w:tcPr>
          <w:p w:rsidRPr="006874E4" w:rsidR="00EA7252" w:rsidP="007E4FC8" w:rsidRDefault="00EA7252" w14:paraId="2B536818" wp14:textId="77777777">
            <w:pPr>
              <w:pStyle w:val="TableText"/>
              <w:keepNext w:val="0"/>
              <w:keepLines w:val="0"/>
              <w:rPr>
                <w:rStyle w:val="BodytextChar"/>
                <w:sz w:val="18"/>
                <w:szCs w:val="18"/>
              </w:rPr>
            </w:pPr>
            <w:r w:rsidRPr="006874E4">
              <w:rPr>
                <w:rStyle w:val="BodytextChar"/>
                <w:sz w:val="18"/>
                <w:szCs w:val="18"/>
              </w:rPr>
              <w:t>A_AUTH_ID</w:t>
            </w:r>
          </w:p>
        </w:tc>
        <w:tc>
          <w:tcPr>
            <w:tcW w:w="1164" w:type="pct"/>
            <w:vAlign w:val="center"/>
          </w:tcPr>
          <w:p w:rsidRPr="006874E4" w:rsidR="00EA7252" w:rsidP="007E4FC8" w:rsidRDefault="00EA7252" w14:paraId="6DB01CEB" wp14:textId="77777777">
            <w:pPr>
              <w:pStyle w:val="TableText"/>
              <w:keepNext w:val="0"/>
              <w:keepLines w:val="0"/>
              <w:rPr>
                <w:rStyle w:val="BodytextChar"/>
                <w:sz w:val="18"/>
                <w:szCs w:val="18"/>
              </w:rPr>
            </w:pPr>
          </w:p>
        </w:tc>
      </w:tr>
      <w:tr xmlns:wp14="http://schemas.microsoft.com/office/word/2010/wordml" w:rsidRPr="005652B9" w:rsidR="00EA7252" w:rsidTr="007A4C37" w14:paraId="45192A01" wp14:textId="77777777">
        <w:tblPrEx>
          <w:tblCellMar>
            <w:top w:w="0" w:type="dxa"/>
            <w:bottom w:w="0" w:type="dxa"/>
          </w:tblCellMar>
        </w:tblPrEx>
        <w:trPr>
          <w:cantSplit/>
          <w:jc w:val="center"/>
        </w:trPr>
        <w:tc>
          <w:tcPr>
            <w:tcW w:w="649" w:type="pct"/>
            <w:vAlign w:val="center"/>
          </w:tcPr>
          <w:p w:rsidRPr="006874E4" w:rsidR="00EA7252" w:rsidP="007E4FC8" w:rsidRDefault="00EA7252" w14:paraId="138335AB" wp14:textId="77777777">
            <w:pPr>
              <w:pStyle w:val="TableText"/>
              <w:keepNext w:val="0"/>
              <w:keepLines w:val="0"/>
              <w:rPr>
                <w:rStyle w:val="BodytextChar"/>
                <w:sz w:val="18"/>
                <w:szCs w:val="18"/>
              </w:rPr>
            </w:pPr>
            <w:r w:rsidRPr="006874E4">
              <w:rPr>
                <w:rStyle w:val="BodytextChar"/>
                <w:sz w:val="18"/>
                <w:szCs w:val="18"/>
              </w:rPr>
              <w:t>Column</w:t>
            </w:r>
          </w:p>
        </w:tc>
        <w:tc>
          <w:tcPr>
            <w:tcW w:w="652" w:type="pct"/>
            <w:vAlign w:val="center"/>
          </w:tcPr>
          <w:p w:rsidRPr="006874E4" w:rsidR="00EA7252" w:rsidP="007E4FC8" w:rsidRDefault="00EA7252" w14:paraId="4BB8A34B" wp14:textId="77777777">
            <w:pPr>
              <w:pStyle w:val="TableText"/>
              <w:keepNext w:val="0"/>
              <w:keepLines w:val="0"/>
              <w:rPr>
                <w:rStyle w:val="BodytextChar"/>
                <w:sz w:val="18"/>
                <w:szCs w:val="18"/>
              </w:rPr>
            </w:pPr>
            <w:r w:rsidRPr="006874E4">
              <w:rPr>
                <w:rStyle w:val="BodytextChar"/>
                <w:sz w:val="18"/>
                <w:szCs w:val="18"/>
              </w:rPr>
              <w:t>SA LI Num</w:t>
            </w:r>
          </w:p>
        </w:tc>
        <w:tc>
          <w:tcPr>
            <w:tcW w:w="835" w:type="pct"/>
            <w:gridSpan w:val="2"/>
            <w:vAlign w:val="center"/>
          </w:tcPr>
          <w:p w:rsidRPr="006874E4" w:rsidR="00EA7252" w:rsidP="007E4FC8" w:rsidRDefault="00EA7252" w14:paraId="21F0F65A" wp14:textId="77777777">
            <w:pPr>
              <w:pStyle w:val="TableText"/>
              <w:keepNext w:val="0"/>
              <w:keepLines w:val="0"/>
              <w:rPr>
                <w:rStyle w:val="BodytextChar"/>
                <w:sz w:val="18"/>
                <w:szCs w:val="18"/>
              </w:rPr>
            </w:pPr>
            <w:r w:rsidRPr="006874E4">
              <w:rPr>
                <w:rStyle w:val="BodytextChar"/>
                <w:sz w:val="18"/>
                <w:szCs w:val="18"/>
              </w:rPr>
              <w:t>This field displays the</w:t>
            </w:r>
            <w:r w:rsidR="00FB55ED">
              <w:rPr>
                <w:rStyle w:val="BodytextChar"/>
                <w:sz w:val="18"/>
                <w:szCs w:val="18"/>
              </w:rPr>
              <w:t xml:space="preserve"> SA</w:t>
            </w:r>
            <w:r w:rsidRPr="006874E4">
              <w:rPr>
                <w:rStyle w:val="BodytextChar"/>
                <w:sz w:val="18"/>
                <w:szCs w:val="18"/>
              </w:rPr>
              <w:t xml:space="preserve"> line item</w:t>
            </w:r>
            <w:r w:rsidR="00FB55ED">
              <w:rPr>
                <w:rStyle w:val="BodytextChar"/>
                <w:sz w:val="18"/>
                <w:szCs w:val="18"/>
              </w:rPr>
              <w:t xml:space="preserve"> number</w:t>
            </w:r>
            <w:r w:rsidRPr="006874E4">
              <w:rPr>
                <w:rStyle w:val="BodytextChar"/>
                <w:sz w:val="18"/>
                <w:szCs w:val="18"/>
              </w:rPr>
              <w:t>.</w:t>
            </w:r>
          </w:p>
        </w:tc>
        <w:tc>
          <w:tcPr>
            <w:tcW w:w="697" w:type="pct"/>
            <w:vAlign w:val="center"/>
          </w:tcPr>
          <w:p w:rsidRPr="006874E4" w:rsidR="00EA7252" w:rsidP="007E4FC8" w:rsidRDefault="00EA7252" w14:paraId="699949DF" wp14:textId="77777777">
            <w:pPr>
              <w:pStyle w:val="TableText"/>
              <w:keepNext w:val="0"/>
              <w:keepLines w:val="0"/>
              <w:rPr>
                <w:rStyle w:val="BodytextChar"/>
                <w:sz w:val="18"/>
                <w:szCs w:val="18"/>
              </w:rPr>
            </w:pPr>
            <w:r w:rsidRPr="006874E4">
              <w:rPr>
                <w:rStyle w:val="BodytextChar"/>
                <w:sz w:val="18"/>
                <w:szCs w:val="18"/>
              </w:rPr>
              <w:t>A_DTL_TB</w:t>
            </w:r>
          </w:p>
        </w:tc>
        <w:tc>
          <w:tcPr>
            <w:tcW w:w="1003" w:type="pct"/>
            <w:gridSpan w:val="2"/>
            <w:vAlign w:val="center"/>
          </w:tcPr>
          <w:p w:rsidRPr="006874E4" w:rsidR="00EA7252" w:rsidP="007E4FC8" w:rsidRDefault="00EA7252" w14:paraId="6D8962E5" wp14:textId="77777777">
            <w:pPr>
              <w:pStyle w:val="TableText"/>
              <w:keepNext w:val="0"/>
              <w:keepLines w:val="0"/>
              <w:rPr>
                <w:rStyle w:val="BodytextChar"/>
                <w:sz w:val="18"/>
                <w:szCs w:val="18"/>
              </w:rPr>
            </w:pPr>
            <w:r w:rsidRPr="006874E4">
              <w:rPr>
                <w:rStyle w:val="BodytextChar"/>
                <w:sz w:val="18"/>
                <w:szCs w:val="18"/>
              </w:rPr>
              <w:t>A_LI_NUM</w:t>
            </w:r>
          </w:p>
        </w:tc>
        <w:tc>
          <w:tcPr>
            <w:tcW w:w="1164" w:type="pct"/>
            <w:vAlign w:val="center"/>
          </w:tcPr>
          <w:p w:rsidRPr="006874E4" w:rsidR="00EA7252" w:rsidP="007E4FC8" w:rsidRDefault="00EA7252" w14:paraId="15F5D167" wp14:textId="77777777">
            <w:pPr>
              <w:pStyle w:val="TableText"/>
              <w:keepNext w:val="0"/>
              <w:keepLines w:val="0"/>
              <w:rPr>
                <w:rStyle w:val="BodytextChar"/>
                <w:sz w:val="18"/>
                <w:szCs w:val="18"/>
              </w:rPr>
            </w:pPr>
          </w:p>
        </w:tc>
      </w:tr>
      <w:tr xmlns:wp14="http://schemas.microsoft.com/office/word/2010/wordml" w:rsidRPr="005652B9" w:rsidR="00EA7252" w:rsidTr="007A4C37" w14:paraId="483B5943" wp14:textId="77777777">
        <w:tblPrEx>
          <w:tblCellMar>
            <w:top w:w="0" w:type="dxa"/>
            <w:bottom w:w="0" w:type="dxa"/>
          </w:tblCellMar>
        </w:tblPrEx>
        <w:trPr>
          <w:cantSplit/>
          <w:jc w:val="center"/>
        </w:trPr>
        <w:tc>
          <w:tcPr>
            <w:tcW w:w="649" w:type="pct"/>
            <w:tcBorders>
              <w:bottom w:val="single" w:color="616161" w:sz="2" w:space="0"/>
            </w:tcBorders>
            <w:vAlign w:val="center"/>
          </w:tcPr>
          <w:p w:rsidRPr="006874E4" w:rsidR="00EA7252" w:rsidP="007E4FC8" w:rsidRDefault="00EA7252" w14:paraId="7AFBD8EF" wp14:textId="77777777">
            <w:pPr>
              <w:pStyle w:val="TableText"/>
              <w:keepNext w:val="0"/>
              <w:keepLines w:val="0"/>
              <w:rPr>
                <w:rStyle w:val="BodytextChar"/>
                <w:sz w:val="18"/>
                <w:szCs w:val="18"/>
              </w:rPr>
            </w:pPr>
            <w:r w:rsidRPr="006874E4">
              <w:rPr>
                <w:rStyle w:val="BodytextChar"/>
                <w:sz w:val="18"/>
                <w:szCs w:val="18"/>
              </w:rPr>
              <w:t>Column</w:t>
            </w:r>
          </w:p>
        </w:tc>
        <w:tc>
          <w:tcPr>
            <w:tcW w:w="652" w:type="pct"/>
            <w:tcBorders>
              <w:bottom w:val="single" w:color="616161" w:sz="2" w:space="0"/>
            </w:tcBorders>
            <w:vAlign w:val="center"/>
          </w:tcPr>
          <w:p w:rsidRPr="006874E4" w:rsidR="00EA7252" w:rsidP="007E4FC8" w:rsidRDefault="00EA7252" w14:paraId="056A6D31" wp14:textId="77777777">
            <w:pPr>
              <w:pStyle w:val="TableText"/>
              <w:keepNext w:val="0"/>
              <w:keepLines w:val="0"/>
              <w:rPr>
                <w:rStyle w:val="BodytextChar"/>
                <w:sz w:val="18"/>
                <w:szCs w:val="18"/>
              </w:rPr>
            </w:pPr>
            <w:r w:rsidRPr="006874E4">
              <w:rPr>
                <w:rStyle w:val="BodytextChar"/>
                <w:sz w:val="18"/>
                <w:szCs w:val="18"/>
              </w:rPr>
              <w:t>Mbr ID</w:t>
            </w:r>
          </w:p>
        </w:tc>
        <w:tc>
          <w:tcPr>
            <w:tcW w:w="835" w:type="pct"/>
            <w:gridSpan w:val="2"/>
            <w:tcBorders>
              <w:bottom w:val="single" w:color="616161" w:sz="2" w:space="0"/>
            </w:tcBorders>
            <w:vAlign w:val="center"/>
          </w:tcPr>
          <w:p w:rsidRPr="00DA760D" w:rsidR="00FB55ED" w:rsidP="007E4FC8" w:rsidRDefault="00FB55ED" w14:paraId="513D9CFE" wp14:textId="77777777">
            <w:pPr>
              <w:pStyle w:val="TableTextACSSC"/>
            </w:pPr>
            <w:r w:rsidRPr="00DA760D">
              <w:t>Member Current Alternate Identification.</w:t>
            </w:r>
          </w:p>
          <w:p w:rsidRPr="00DA760D" w:rsidR="00EA7252" w:rsidP="007E4FC8" w:rsidRDefault="00FB55ED" w14:paraId="14F3E5B2" wp14:textId="77777777">
            <w:pPr>
              <w:pStyle w:val="TableText"/>
              <w:keepNext w:val="0"/>
              <w:keepLines w:val="0"/>
              <w:rPr>
                <w:rStyle w:val="BodytextChar"/>
                <w:color w:val="000000"/>
                <w:sz w:val="18"/>
                <w:szCs w:val="18"/>
              </w:rPr>
            </w:pPr>
            <w:r w:rsidRPr="00105EB0">
              <w:rPr>
                <w:color w:val="000000"/>
                <w:lang w:val="en-US" w:eastAsia="en-US"/>
              </w:rPr>
              <w:t>This number identified a member (MBR) to the system</w:t>
            </w:r>
          </w:p>
        </w:tc>
        <w:tc>
          <w:tcPr>
            <w:tcW w:w="697" w:type="pct"/>
            <w:tcBorders>
              <w:bottom w:val="single" w:color="616161" w:sz="2" w:space="0"/>
            </w:tcBorders>
            <w:vAlign w:val="center"/>
          </w:tcPr>
          <w:p w:rsidRPr="00DA760D" w:rsidR="00EA7252" w:rsidP="007E4FC8" w:rsidRDefault="004D3E89" w14:paraId="0DA79B36" wp14:textId="77777777">
            <w:pPr>
              <w:pStyle w:val="TableText"/>
              <w:keepNext w:val="0"/>
              <w:keepLines w:val="0"/>
              <w:rPr>
                <w:rStyle w:val="BodytextChar"/>
                <w:color w:val="000000"/>
                <w:sz w:val="18"/>
                <w:szCs w:val="18"/>
              </w:rPr>
            </w:pPr>
            <w:r w:rsidRPr="00DA760D">
              <w:rPr>
                <w:rStyle w:val="BodytextChar"/>
                <w:color w:val="000000"/>
                <w:sz w:val="18"/>
                <w:szCs w:val="18"/>
              </w:rPr>
              <w:t>A_HDR_TB</w:t>
            </w:r>
          </w:p>
        </w:tc>
        <w:tc>
          <w:tcPr>
            <w:tcW w:w="1003" w:type="pct"/>
            <w:gridSpan w:val="2"/>
            <w:tcBorders>
              <w:bottom w:val="single" w:color="616161" w:sz="2" w:space="0"/>
            </w:tcBorders>
            <w:vAlign w:val="center"/>
          </w:tcPr>
          <w:p w:rsidRPr="006874E4" w:rsidR="00EA7252" w:rsidP="007E4FC8" w:rsidRDefault="004D3E89" w14:paraId="5DC3D4F5" wp14:textId="77777777">
            <w:pPr>
              <w:pStyle w:val="TableText"/>
              <w:keepNext w:val="0"/>
              <w:keepLines w:val="0"/>
              <w:tabs>
                <w:tab w:val="center" w:pos="1497"/>
              </w:tabs>
              <w:rPr>
                <w:rStyle w:val="BodytextChar"/>
                <w:sz w:val="18"/>
                <w:szCs w:val="18"/>
              </w:rPr>
            </w:pPr>
            <w:r w:rsidRPr="006874E4">
              <w:rPr>
                <w:rStyle w:val="BodytextChar"/>
                <w:sz w:val="18"/>
                <w:szCs w:val="18"/>
              </w:rPr>
              <w:t>A_SUBM_MBR_ALT_ID</w:t>
            </w:r>
          </w:p>
        </w:tc>
        <w:tc>
          <w:tcPr>
            <w:tcW w:w="1164" w:type="pct"/>
            <w:tcBorders>
              <w:bottom w:val="single" w:color="616161" w:sz="2" w:space="0"/>
            </w:tcBorders>
            <w:vAlign w:val="center"/>
          </w:tcPr>
          <w:p w:rsidRPr="006874E4" w:rsidR="00EA7252" w:rsidP="007E4FC8" w:rsidRDefault="00EA7252" w14:paraId="6C98C48F" wp14:textId="77777777">
            <w:pPr>
              <w:pStyle w:val="TableText"/>
              <w:keepNext w:val="0"/>
              <w:keepLines w:val="0"/>
              <w:rPr>
                <w:rStyle w:val="BodytextChar"/>
                <w:sz w:val="18"/>
                <w:szCs w:val="18"/>
              </w:rPr>
            </w:pPr>
          </w:p>
        </w:tc>
      </w:tr>
      <w:tr xmlns:wp14="http://schemas.microsoft.com/office/word/2010/wordml" w:rsidRPr="001C7694" w:rsidR="00EA7252" w:rsidTr="007A4C37" w14:paraId="3B260D64" wp14:textId="77777777">
        <w:tblPrEx>
          <w:tblCellMar>
            <w:top w:w="0" w:type="dxa"/>
            <w:bottom w:w="0" w:type="dxa"/>
          </w:tblCellMar>
        </w:tblPrEx>
        <w:trPr>
          <w:cantSplit/>
          <w:jc w:val="center"/>
        </w:trPr>
        <w:tc>
          <w:tcPr>
            <w:tcW w:w="649" w:type="pct"/>
            <w:tcBorders>
              <w:bottom w:val="single" w:color="616161" w:sz="2" w:space="0"/>
            </w:tcBorders>
            <w:vAlign w:val="center"/>
          </w:tcPr>
          <w:p w:rsidRPr="006874E4" w:rsidR="00EA7252" w:rsidP="007E4FC8" w:rsidRDefault="00EA7252" w14:paraId="0C138430" wp14:textId="77777777">
            <w:pPr>
              <w:pStyle w:val="TableText"/>
              <w:keepNext w:val="0"/>
              <w:keepLines w:val="0"/>
              <w:rPr>
                <w:rStyle w:val="BodytextChar"/>
                <w:sz w:val="18"/>
                <w:szCs w:val="18"/>
              </w:rPr>
            </w:pPr>
            <w:r w:rsidRPr="006874E4">
              <w:rPr>
                <w:rStyle w:val="BodytextChar"/>
                <w:sz w:val="18"/>
                <w:szCs w:val="18"/>
              </w:rPr>
              <w:t>Column</w:t>
            </w:r>
          </w:p>
        </w:tc>
        <w:tc>
          <w:tcPr>
            <w:tcW w:w="652" w:type="pct"/>
            <w:tcBorders>
              <w:bottom w:val="single" w:color="616161" w:sz="2" w:space="0"/>
            </w:tcBorders>
            <w:vAlign w:val="center"/>
          </w:tcPr>
          <w:p w:rsidRPr="006874E4" w:rsidR="00EA7252" w:rsidP="007E4FC8" w:rsidRDefault="00EA7252" w14:paraId="7FBF3894" wp14:textId="77777777">
            <w:pPr>
              <w:pStyle w:val="TableText"/>
              <w:keepNext w:val="0"/>
              <w:keepLines w:val="0"/>
              <w:rPr>
                <w:rStyle w:val="BodytextChar"/>
                <w:sz w:val="18"/>
                <w:szCs w:val="18"/>
              </w:rPr>
            </w:pPr>
            <w:r w:rsidRPr="006874E4">
              <w:rPr>
                <w:rStyle w:val="BodytextChar"/>
                <w:sz w:val="18"/>
                <w:szCs w:val="18"/>
              </w:rPr>
              <w:t>Mbr Name-Full</w:t>
            </w:r>
          </w:p>
        </w:tc>
        <w:tc>
          <w:tcPr>
            <w:tcW w:w="835" w:type="pct"/>
            <w:gridSpan w:val="2"/>
            <w:tcBorders>
              <w:bottom w:val="single" w:color="616161" w:sz="2" w:space="0"/>
            </w:tcBorders>
            <w:vAlign w:val="center"/>
          </w:tcPr>
          <w:p w:rsidRPr="00DA760D" w:rsidR="00EA7252" w:rsidP="007E4FC8" w:rsidRDefault="00EA7252" w14:paraId="2A7482B5" wp14:textId="77777777">
            <w:pPr>
              <w:pStyle w:val="TableText"/>
              <w:keepNext w:val="0"/>
              <w:keepLines w:val="0"/>
              <w:rPr>
                <w:rStyle w:val="BodytextChar"/>
                <w:color w:val="000000"/>
                <w:sz w:val="18"/>
                <w:szCs w:val="18"/>
              </w:rPr>
            </w:pPr>
            <w:r w:rsidRPr="00DA760D">
              <w:rPr>
                <w:rStyle w:val="BodytextChar"/>
                <w:color w:val="000000"/>
                <w:sz w:val="18"/>
                <w:szCs w:val="18"/>
              </w:rPr>
              <w:t>Member Name Full.</w:t>
            </w:r>
          </w:p>
          <w:p w:rsidRPr="00DA760D" w:rsidR="00EA7252" w:rsidP="007E4FC8" w:rsidRDefault="00EA7252" w14:paraId="629062ED" wp14:textId="77777777">
            <w:pPr>
              <w:pStyle w:val="TableText"/>
              <w:keepNext w:val="0"/>
              <w:keepLines w:val="0"/>
              <w:rPr>
                <w:rStyle w:val="BodytextChar"/>
                <w:color w:val="000000"/>
                <w:sz w:val="18"/>
                <w:szCs w:val="18"/>
              </w:rPr>
            </w:pPr>
            <w:r w:rsidRPr="00DA760D">
              <w:rPr>
                <w:rStyle w:val="BodytextChar"/>
                <w:color w:val="000000"/>
                <w:sz w:val="18"/>
                <w:szCs w:val="18"/>
              </w:rPr>
              <w:t>This</w:t>
            </w:r>
            <w:r w:rsidRPr="00DA760D" w:rsidR="000E6EA1">
              <w:rPr>
                <w:rStyle w:val="BodytextChar"/>
                <w:color w:val="000000"/>
                <w:sz w:val="18"/>
                <w:szCs w:val="18"/>
              </w:rPr>
              <w:t xml:space="preserve"> </w:t>
            </w:r>
            <w:r w:rsidRPr="00DA760D">
              <w:rPr>
                <w:rStyle w:val="BodytextChar"/>
                <w:color w:val="000000"/>
                <w:sz w:val="18"/>
                <w:szCs w:val="18"/>
              </w:rPr>
              <w:t>field consists of the following concatenated:</w:t>
            </w:r>
          </w:p>
          <w:p w:rsidRPr="00DA760D" w:rsidR="00EA7252" w:rsidP="007E4FC8" w:rsidRDefault="00EA7252" w14:paraId="7D21FEFD" wp14:textId="77777777">
            <w:pPr>
              <w:pStyle w:val="TableText"/>
              <w:keepNext w:val="0"/>
              <w:keepLines w:val="0"/>
              <w:rPr>
                <w:rStyle w:val="BodytextChar"/>
                <w:color w:val="000000"/>
                <w:sz w:val="18"/>
                <w:szCs w:val="18"/>
              </w:rPr>
            </w:pPr>
            <w:r w:rsidRPr="00DA760D">
              <w:rPr>
                <w:rStyle w:val="BodytextChar"/>
                <w:color w:val="000000"/>
                <w:sz w:val="18"/>
                <w:szCs w:val="18"/>
              </w:rPr>
              <w:t>Member Last Name</w:t>
            </w:r>
          </w:p>
          <w:p w:rsidRPr="00DA760D" w:rsidR="00EA7252" w:rsidP="007E4FC8" w:rsidRDefault="00EA7252" w14:paraId="40A5E7FF" wp14:textId="77777777">
            <w:pPr>
              <w:pStyle w:val="TableText"/>
              <w:keepNext w:val="0"/>
              <w:keepLines w:val="0"/>
              <w:rPr>
                <w:rStyle w:val="BodytextChar"/>
                <w:color w:val="000000"/>
                <w:sz w:val="18"/>
                <w:szCs w:val="18"/>
              </w:rPr>
            </w:pPr>
            <w:r w:rsidRPr="00DA760D">
              <w:rPr>
                <w:rStyle w:val="BodytextChar"/>
                <w:color w:val="000000"/>
                <w:sz w:val="18"/>
                <w:szCs w:val="18"/>
              </w:rPr>
              <w:t>Member Suffix</w:t>
            </w:r>
          </w:p>
          <w:p w:rsidRPr="00DA760D" w:rsidR="00EA7252" w:rsidP="007E4FC8" w:rsidRDefault="00EA7252" w14:paraId="467572A0" wp14:textId="77777777">
            <w:pPr>
              <w:pStyle w:val="TableText"/>
              <w:keepNext w:val="0"/>
              <w:keepLines w:val="0"/>
              <w:rPr>
                <w:rStyle w:val="BodytextChar"/>
                <w:color w:val="000000"/>
                <w:sz w:val="18"/>
                <w:szCs w:val="18"/>
              </w:rPr>
            </w:pPr>
            <w:r w:rsidRPr="00DA760D">
              <w:rPr>
                <w:rStyle w:val="BodytextChar"/>
                <w:color w:val="000000"/>
                <w:sz w:val="18"/>
                <w:szCs w:val="18"/>
              </w:rPr>
              <w:t>Member First Name</w:t>
            </w:r>
          </w:p>
          <w:p w:rsidRPr="00DA760D" w:rsidR="00EA7252" w:rsidP="007E4FC8" w:rsidRDefault="00EA7252" w14:paraId="50CDE12C" wp14:textId="77777777">
            <w:pPr>
              <w:pStyle w:val="TableText"/>
              <w:keepNext w:val="0"/>
              <w:keepLines w:val="0"/>
              <w:rPr>
                <w:rStyle w:val="BodytextChar"/>
                <w:color w:val="000000"/>
                <w:sz w:val="18"/>
                <w:szCs w:val="18"/>
              </w:rPr>
            </w:pPr>
            <w:r w:rsidRPr="00DA760D">
              <w:rPr>
                <w:rStyle w:val="BodytextChar"/>
                <w:color w:val="000000"/>
                <w:sz w:val="18"/>
                <w:szCs w:val="18"/>
              </w:rPr>
              <w:t>Member Middle Initial</w:t>
            </w:r>
          </w:p>
        </w:tc>
        <w:tc>
          <w:tcPr>
            <w:tcW w:w="697" w:type="pct"/>
            <w:tcBorders>
              <w:bottom w:val="single" w:color="616161" w:sz="2" w:space="0"/>
            </w:tcBorders>
            <w:vAlign w:val="center"/>
          </w:tcPr>
          <w:p w:rsidRPr="00DA760D" w:rsidR="00EA7252" w:rsidP="007E4FC8" w:rsidRDefault="00EA7252" w14:paraId="436F903D" wp14:textId="77777777">
            <w:pPr>
              <w:pStyle w:val="TableText"/>
              <w:keepNext w:val="0"/>
              <w:keepLines w:val="0"/>
              <w:rPr>
                <w:rStyle w:val="BodytextChar"/>
                <w:color w:val="000000"/>
                <w:sz w:val="18"/>
                <w:szCs w:val="18"/>
              </w:rPr>
            </w:pPr>
            <w:r w:rsidRPr="00DA760D">
              <w:rPr>
                <w:rStyle w:val="BodytextChar"/>
                <w:color w:val="000000"/>
                <w:sz w:val="18"/>
                <w:szCs w:val="18"/>
              </w:rPr>
              <w:t>B_DTL_TB</w:t>
            </w:r>
          </w:p>
        </w:tc>
        <w:tc>
          <w:tcPr>
            <w:tcW w:w="1003" w:type="pct"/>
            <w:gridSpan w:val="2"/>
            <w:tcBorders>
              <w:bottom w:val="single" w:color="616161" w:sz="2" w:space="0"/>
            </w:tcBorders>
            <w:vAlign w:val="center"/>
          </w:tcPr>
          <w:p w:rsidRPr="006874E4" w:rsidR="00EA7252" w:rsidP="007E4FC8" w:rsidRDefault="00EA7252" w14:paraId="0A541F09" wp14:textId="77777777">
            <w:pPr>
              <w:pStyle w:val="TableText"/>
              <w:keepNext w:val="0"/>
              <w:keepLines w:val="0"/>
              <w:rPr>
                <w:rStyle w:val="BodytextChar"/>
                <w:sz w:val="18"/>
                <w:szCs w:val="18"/>
              </w:rPr>
            </w:pPr>
            <w:r w:rsidRPr="006874E4">
              <w:rPr>
                <w:rStyle w:val="BodytextChar"/>
                <w:sz w:val="18"/>
                <w:szCs w:val="18"/>
              </w:rPr>
              <w:t>B_LAST_NAM</w:t>
            </w:r>
          </w:p>
          <w:p w:rsidRPr="006874E4" w:rsidR="00EA7252" w:rsidP="007E4FC8" w:rsidRDefault="00EA7252" w14:paraId="1B9D7551" wp14:textId="77777777">
            <w:pPr>
              <w:pStyle w:val="TableText"/>
              <w:keepNext w:val="0"/>
              <w:keepLines w:val="0"/>
              <w:rPr>
                <w:rStyle w:val="BodytextChar"/>
                <w:sz w:val="18"/>
                <w:szCs w:val="18"/>
              </w:rPr>
            </w:pPr>
            <w:r w:rsidRPr="006874E4">
              <w:rPr>
                <w:rStyle w:val="BodytextChar"/>
                <w:sz w:val="18"/>
                <w:szCs w:val="18"/>
              </w:rPr>
              <w:t>B_SFX_NAM</w:t>
            </w:r>
          </w:p>
          <w:p w:rsidRPr="006874E4" w:rsidR="00EA7252" w:rsidP="007E4FC8" w:rsidRDefault="00EA7252" w14:paraId="740772EE" wp14:textId="77777777">
            <w:pPr>
              <w:pStyle w:val="TableText"/>
              <w:keepNext w:val="0"/>
              <w:keepLines w:val="0"/>
              <w:rPr>
                <w:rStyle w:val="BodytextChar"/>
                <w:sz w:val="18"/>
                <w:szCs w:val="18"/>
              </w:rPr>
            </w:pPr>
            <w:r w:rsidRPr="006874E4">
              <w:rPr>
                <w:rStyle w:val="BodytextChar"/>
                <w:sz w:val="18"/>
                <w:szCs w:val="18"/>
              </w:rPr>
              <w:t>B_FIRST_NAM</w:t>
            </w:r>
          </w:p>
          <w:p w:rsidRPr="006874E4" w:rsidR="00EA7252" w:rsidP="007E4FC8" w:rsidRDefault="00EA7252" w14:paraId="4204D794" wp14:textId="77777777">
            <w:pPr>
              <w:pStyle w:val="TableText"/>
              <w:keepNext w:val="0"/>
              <w:keepLines w:val="0"/>
              <w:rPr>
                <w:rStyle w:val="BodytextChar"/>
                <w:sz w:val="18"/>
                <w:szCs w:val="18"/>
              </w:rPr>
            </w:pPr>
            <w:r w:rsidRPr="006874E4">
              <w:rPr>
                <w:rStyle w:val="BodytextChar"/>
                <w:sz w:val="18"/>
                <w:szCs w:val="18"/>
              </w:rPr>
              <w:t>B_MID_NAM</w:t>
            </w:r>
          </w:p>
        </w:tc>
        <w:tc>
          <w:tcPr>
            <w:tcW w:w="1164" w:type="pct"/>
            <w:tcBorders>
              <w:bottom w:val="single" w:color="616161" w:sz="2" w:space="0"/>
            </w:tcBorders>
            <w:vAlign w:val="center"/>
          </w:tcPr>
          <w:p w:rsidRPr="006874E4" w:rsidR="00EA7252" w:rsidP="007E4FC8" w:rsidRDefault="00EA7252" w14:paraId="1FFF53D3" wp14:textId="77777777">
            <w:pPr>
              <w:pStyle w:val="TableText"/>
              <w:keepNext w:val="0"/>
              <w:keepLines w:val="0"/>
              <w:rPr>
                <w:rStyle w:val="BodytextChar"/>
                <w:sz w:val="18"/>
                <w:szCs w:val="18"/>
              </w:rPr>
            </w:pPr>
            <w:r w:rsidRPr="006874E4">
              <w:rPr>
                <w:rStyle w:val="BodytextChar"/>
                <w:sz w:val="18"/>
                <w:szCs w:val="18"/>
              </w:rPr>
              <w:t>Concatenate.</w:t>
            </w:r>
          </w:p>
          <w:p w:rsidRPr="006874E4" w:rsidR="00EA7252" w:rsidP="007E4FC8" w:rsidRDefault="00EA7252" w14:paraId="06E0E64A" wp14:textId="77777777">
            <w:pPr>
              <w:pStyle w:val="TableText"/>
              <w:keepNext w:val="0"/>
              <w:keepLines w:val="0"/>
              <w:rPr>
                <w:rStyle w:val="BodytextChar"/>
                <w:sz w:val="18"/>
                <w:szCs w:val="18"/>
              </w:rPr>
            </w:pPr>
            <w:r w:rsidRPr="006874E4">
              <w:rPr>
                <w:rStyle w:val="BodytextChar"/>
                <w:sz w:val="18"/>
                <w:szCs w:val="18"/>
              </w:rPr>
              <w:t>Format as:</w:t>
            </w:r>
          </w:p>
          <w:p w:rsidRPr="006874E4" w:rsidR="00EA7252" w:rsidP="007E4FC8" w:rsidRDefault="00EA7252" w14:paraId="25936E59" wp14:textId="77777777">
            <w:pPr>
              <w:pStyle w:val="TableText"/>
              <w:keepNext w:val="0"/>
              <w:keepLines w:val="0"/>
              <w:rPr>
                <w:rStyle w:val="BodytextChar"/>
                <w:sz w:val="18"/>
                <w:szCs w:val="18"/>
              </w:rPr>
            </w:pPr>
            <w:r w:rsidRPr="006874E4">
              <w:rPr>
                <w:rStyle w:val="BodytextChar"/>
                <w:sz w:val="18"/>
                <w:szCs w:val="18"/>
              </w:rPr>
              <w:t>LLLLLLLLLLL SSS., FFFFFFFF I.</w:t>
            </w:r>
          </w:p>
        </w:tc>
      </w:tr>
      <w:tr xmlns:wp14="http://schemas.microsoft.com/office/word/2010/wordml" w:rsidRPr="001C7694" w:rsidR="00EA7252" w:rsidTr="007A4C37" w14:paraId="6D130FDC" wp14:textId="77777777">
        <w:tblPrEx>
          <w:tblCellMar>
            <w:top w:w="0" w:type="dxa"/>
            <w:bottom w:w="0" w:type="dxa"/>
          </w:tblCellMar>
        </w:tblPrEx>
        <w:trPr>
          <w:cantSplit/>
          <w:jc w:val="center"/>
        </w:trPr>
        <w:tc>
          <w:tcPr>
            <w:tcW w:w="649" w:type="pct"/>
            <w:tcBorders>
              <w:bottom w:val="single" w:color="616161" w:sz="2" w:space="0"/>
            </w:tcBorders>
            <w:vAlign w:val="center"/>
          </w:tcPr>
          <w:p w:rsidRPr="006874E4" w:rsidR="00EA7252" w:rsidP="007E4FC8" w:rsidRDefault="00EA7252" w14:paraId="2883C225" wp14:textId="77777777">
            <w:pPr>
              <w:pStyle w:val="TableText"/>
              <w:keepNext w:val="0"/>
              <w:keepLines w:val="0"/>
              <w:rPr>
                <w:rStyle w:val="BodytextChar"/>
                <w:sz w:val="18"/>
                <w:szCs w:val="18"/>
              </w:rPr>
            </w:pPr>
            <w:r w:rsidRPr="006874E4">
              <w:rPr>
                <w:rStyle w:val="BodytextChar"/>
                <w:sz w:val="18"/>
                <w:szCs w:val="18"/>
              </w:rPr>
              <w:t>Column</w:t>
            </w:r>
          </w:p>
        </w:tc>
        <w:tc>
          <w:tcPr>
            <w:tcW w:w="652" w:type="pct"/>
            <w:tcBorders>
              <w:bottom w:val="single" w:color="616161" w:sz="2" w:space="0"/>
            </w:tcBorders>
            <w:vAlign w:val="center"/>
          </w:tcPr>
          <w:p w:rsidRPr="006874E4" w:rsidR="00EA7252" w:rsidP="007E4FC8" w:rsidRDefault="00EA7252" w14:paraId="37AD133B" wp14:textId="77777777">
            <w:pPr>
              <w:pStyle w:val="TableText"/>
              <w:keepNext w:val="0"/>
              <w:keepLines w:val="0"/>
              <w:rPr>
                <w:rStyle w:val="BodytextChar"/>
                <w:sz w:val="18"/>
                <w:szCs w:val="18"/>
              </w:rPr>
            </w:pPr>
            <w:r w:rsidRPr="006874E4">
              <w:rPr>
                <w:rStyle w:val="BodytextChar"/>
                <w:sz w:val="18"/>
                <w:szCs w:val="18"/>
              </w:rPr>
              <w:t>SA LI-Svc Cd-From</w:t>
            </w:r>
          </w:p>
        </w:tc>
        <w:tc>
          <w:tcPr>
            <w:tcW w:w="835" w:type="pct"/>
            <w:gridSpan w:val="2"/>
            <w:tcBorders>
              <w:bottom w:val="single" w:color="616161" w:sz="2" w:space="0"/>
            </w:tcBorders>
            <w:vAlign w:val="center"/>
          </w:tcPr>
          <w:p w:rsidRPr="006874E4" w:rsidR="00EA7252" w:rsidP="007E4FC8" w:rsidRDefault="00EA7252" w14:paraId="34E4960C" wp14:textId="77777777">
            <w:pPr>
              <w:pStyle w:val="TableText"/>
              <w:keepNext w:val="0"/>
              <w:keepLines w:val="0"/>
              <w:rPr>
                <w:rStyle w:val="BodytextChar"/>
                <w:sz w:val="18"/>
                <w:szCs w:val="18"/>
              </w:rPr>
            </w:pPr>
            <w:r w:rsidRPr="006874E4">
              <w:rPr>
                <w:rStyle w:val="BodytextChar"/>
                <w:sz w:val="18"/>
                <w:szCs w:val="18"/>
              </w:rPr>
              <w:t>From Service code.  The service code may be a procedure code, revenue code, etc.</w:t>
            </w:r>
          </w:p>
        </w:tc>
        <w:tc>
          <w:tcPr>
            <w:tcW w:w="697" w:type="pct"/>
            <w:tcBorders>
              <w:bottom w:val="single" w:color="616161" w:sz="2" w:space="0"/>
            </w:tcBorders>
            <w:vAlign w:val="center"/>
          </w:tcPr>
          <w:p w:rsidRPr="006874E4" w:rsidR="00EA7252" w:rsidP="007E4FC8" w:rsidRDefault="006874E4" w14:paraId="4F2AD723" wp14:textId="77777777">
            <w:pPr>
              <w:pStyle w:val="TableText"/>
              <w:keepNext w:val="0"/>
              <w:keepLines w:val="0"/>
              <w:rPr>
                <w:rStyle w:val="BodytextChar"/>
                <w:sz w:val="18"/>
                <w:szCs w:val="18"/>
              </w:rPr>
            </w:pPr>
            <w:r>
              <w:rPr>
                <w:rStyle w:val="BodytextChar"/>
                <w:sz w:val="18"/>
                <w:szCs w:val="18"/>
              </w:rPr>
              <w:t>A_DTL_TB</w:t>
            </w:r>
          </w:p>
        </w:tc>
        <w:tc>
          <w:tcPr>
            <w:tcW w:w="1003" w:type="pct"/>
            <w:gridSpan w:val="2"/>
            <w:tcBorders>
              <w:bottom w:val="single" w:color="616161" w:sz="2" w:space="0"/>
            </w:tcBorders>
            <w:vAlign w:val="center"/>
          </w:tcPr>
          <w:p w:rsidRPr="006874E4" w:rsidR="00EA7252" w:rsidP="007E4FC8" w:rsidRDefault="00213BA9" w14:paraId="11B46920" wp14:textId="77777777">
            <w:pPr>
              <w:pStyle w:val="TableText"/>
              <w:keepNext w:val="0"/>
              <w:keepLines w:val="0"/>
              <w:rPr>
                <w:rStyle w:val="BodytextChar"/>
                <w:sz w:val="18"/>
                <w:szCs w:val="18"/>
              </w:rPr>
            </w:pPr>
            <w:r w:rsidRPr="006874E4">
              <w:rPr>
                <w:rStyle w:val="BodytextChar"/>
                <w:sz w:val="18"/>
                <w:szCs w:val="18"/>
              </w:rPr>
              <w:t>A_LI_SVC_FROM_CD</w:t>
            </w:r>
          </w:p>
        </w:tc>
        <w:tc>
          <w:tcPr>
            <w:tcW w:w="1164" w:type="pct"/>
            <w:tcBorders>
              <w:bottom w:val="single" w:color="616161" w:sz="2" w:space="0"/>
            </w:tcBorders>
            <w:vAlign w:val="center"/>
          </w:tcPr>
          <w:p w:rsidRPr="006874E4" w:rsidR="00EA7252" w:rsidP="007E4FC8" w:rsidRDefault="00EA7252" w14:paraId="33E56B5C" wp14:textId="77777777">
            <w:pPr>
              <w:pStyle w:val="TableText"/>
              <w:keepNext w:val="0"/>
              <w:keepLines w:val="0"/>
              <w:rPr>
                <w:rStyle w:val="BodytextChar"/>
                <w:sz w:val="18"/>
                <w:szCs w:val="18"/>
              </w:rPr>
            </w:pPr>
          </w:p>
        </w:tc>
      </w:tr>
      <w:tr xmlns:wp14="http://schemas.microsoft.com/office/word/2010/wordml" w:rsidRPr="001C7694" w:rsidR="00CF42A3" w:rsidTr="007A4C37" w14:paraId="68E866B1" wp14:textId="77777777">
        <w:tblPrEx>
          <w:tblCellMar>
            <w:top w:w="0" w:type="dxa"/>
            <w:bottom w:w="0" w:type="dxa"/>
          </w:tblCellMar>
        </w:tblPrEx>
        <w:trPr>
          <w:cantSplit/>
          <w:jc w:val="center"/>
        </w:trPr>
        <w:tc>
          <w:tcPr>
            <w:tcW w:w="649" w:type="pct"/>
            <w:tcBorders>
              <w:bottom w:val="single" w:color="616161" w:sz="2" w:space="0"/>
            </w:tcBorders>
            <w:vAlign w:val="center"/>
          </w:tcPr>
          <w:p w:rsidRPr="006874E4" w:rsidR="00CF42A3" w:rsidP="007E4FC8" w:rsidRDefault="00CF42A3" w14:paraId="10E216EA" wp14:textId="77777777">
            <w:pPr>
              <w:pStyle w:val="TableText"/>
              <w:keepNext w:val="0"/>
              <w:keepLines w:val="0"/>
              <w:rPr>
                <w:rStyle w:val="BodytextChar"/>
                <w:sz w:val="18"/>
                <w:szCs w:val="18"/>
              </w:rPr>
            </w:pPr>
            <w:r w:rsidRPr="006874E4">
              <w:rPr>
                <w:rStyle w:val="BodytextChar"/>
                <w:sz w:val="18"/>
                <w:szCs w:val="18"/>
              </w:rPr>
              <w:t>Column</w:t>
            </w:r>
          </w:p>
        </w:tc>
        <w:tc>
          <w:tcPr>
            <w:tcW w:w="652" w:type="pct"/>
            <w:tcBorders>
              <w:bottom w:val="single" w:color="616161" w:sz="2" w:space="0"/>
            </w:tcBorders>
            <w:vAlign w:val="center"/>
          </w:tcPr>
          <w:p w:rsidRPr="006874E4" w:rsidR="00CF42A3" w:rsidP="007E4FC8" w:rsidRDefault="00CF42A3" w14:paraId="738ED658" wp14:textId="77777777">
            <w:pPr>
              <w:pStyle w:val="TableText"/>
              <w:keepNext w:val="0"/>
              <w:keepLines w:val="0"/>
              <w:rPr>
                <w:rStyle w:val="BodytextChar"/>
                <w:sz w:val="18"/>
                <w:szCs w:val="18"/>
              </w:rPr>
            </w:pPr>
            <w:r w:rsidRPr="006874E4">
              <w:rPr>
                <w:rStyle w:val="BodytextChar"/>
                <w:sz w:val="18"/>
                <w:szCs w:val="18"/>
              </w:rPr>
              <w:t>SA LI-Svc Cd-To</w:t>
            </w:r>
          </w:p>
        </w:tc>
        <w:tc>
          <w:tcPr>
            <w:tcW w:w="835" w:type="pct"/>
            <w:gridSpan w:val="2"/>
            <w:tcBorders>
              <w:bottom w:val="single" w:color="616161" w:sz="2" w:space="0"/>
            </w:tcBorders>
            <w:vAlign w:val="center"/>
          </w:tcPr>
          <w:p w:rsidRPr="006874E4" w:rsidR="00CF42A3" w:rsidP="007E4FC8" w:rsidRDefault="00CF42A3" w14:paraId="3D3EF823" wp14:textId="77777777">
            <w:pPr>
              <w:pStyle w:val="TableText"/>
              <w:keepNext w:val="0"/>
              <w:keepLines w:val="0"/>
              <w:rPr>
                <w:rStyle w:val="BodytextChar"/>
                <w:sz w:val="18"/>
                <w:szCs w:val="18"/>
              </w:rPr>
            </w:pPr>
            <w:r w:rsidRPr="006874E4">
              <w:rPr>
                <w:rStyle w:val="BodytextChar"/>
                <w:sz w:val="18"/>
                <w:szCs w:val="18"/>
              </w:rPr>
              <w:t>Thru Service code.  The service code may be a procedure code, revenue code, etc.</w:t>
            </w:r>
          </w:p>
        </w:tc>
        <w:tc>
          <w:tcPr>
            <w:tcW w:w="697" w:type="pct"/>
            <w:tcBorders>
              <w:bottom w:val="single" w:color="616161" w:sz="2" w:space="0"/>
            </w:tcBorders>
            <w:vAlign w:val="center"/>
          </w:tcPr>
          <w:p w:rsidRPr="006874E4" w:rsidR="00CF42A3" w:rsidP="007E4FC8" w:rsidRDefault="00CF42A3" w14:paraId="2E889D85" wp14:textId="77777777">
            <w:pPr>
              <w:pStyle w:val="TableText"/>
              <w:keepNext w:val="0"/>
              <w:keepLines w:val="0"/>
              <w:rPr>
                <w:rStyle w:val="BodytextChar"/>
                <w:sz w:val="18"/>
                <w:szCs w:val="18"/>
              </w:rPr>
            </w:pPr>
            <w:r w:rsidRPr="006874E4">
              <w:rPr>
                <w:rStyle w:val="BodytextChar"/>
                <w:sz w:val="18"/>
                <w:szCs w:val="18"/>
              </w:rPr>
              <w:t>A_DTL_TB</w:t>
            </w:r>
          </w:p>
        </w:tc>
        <w:tc>
          <w:tcPr>
            <w:tcW w:w="1003" w:type="pct"/>
            <w:gridSpan w:val="2"/>
            <w:tcBorders>
              <w:bottom w:val="single" w:color="616161" w:sz="2" w:space="0"/>
            </w:tcBorders>
            <w:vAlign w:val="center"/>
          </w:tcPr>
          <w:p w:rsidRPr="00D63836" w:rsidR="00CF42A3" w:rsidP="007E4FC8" w:rsidRDefault="00CF42A3" w14:paraId="3739F464" wp14:textId="77777777">
            <w:pPr>
              <w:pStyle w:val="TableText1"/>
              <w:spacing w:before="40" w:after="40"/>
              <w:rPr>
                <w:rFonts w:cs="Arial"/>
                <w:bCs/>
                <w:color w:val="000000"/>
                <w:sz w:val="17"/>
                <w:szCs w:val="17"/>
              </w:rPr>
            </w:pPr>
            <w:r w:rsidRPr="006874E4">
              <w:rPr>
                <w:rStyle w:val="BodytextChar"/>
                <w:sz w:val="18"/>
                <w:szCs w:val="18"/>
              </w:rPr>
              <w:t>A_LI_SVC_THRU_CD</w:t>
            </w:r>
          </w:p>
        </w:tc>
        <w:tc>
          <w:tcPr>
            <w:tcW w:w="1164" w:type="pct"/>
            <w:tcBorders>
              <w:bottom w:val="single" w:color="616161" w:sz="2" w:space="0"/>
            </w:tcBorders>
            <w:vAlign w:val="center"/>
          </w:tcPr>
          <w:p w:rsidRPr="00105EB0" w:rsidR="00CF42A3" w:rsidP="007E4FC8" w:rsidRDefault="00CF42A3" w14:paraId="0F99A6E3" wp14:textId="77777777">
            <w:pPr>
              <w:pStyle w:val="TableText"/>
              <w:keepNext w:val="0"/>
              <w:keepLines w:val="0"/>
              <w:rPr>
                <w:rFonts w:ascii="Arial Narrow" w:hAnsi="Arial Narrow"/>
                <w:color w:val="000000"/>
                <w:sz w:val="20"/>
                <w:lang w:val="en-US" w:eastAsia="en-US"/>
              </w:rPr>
            </w:pPr>
          </w:p>
        </w:tc>
      </w:tr>
      <w:tr xmlns:wp14="http://schemas.microsoft.com/office/word/2010/wordml" w:rsidRPr="001C7694" w:rsidR="00CF42A3" w:rsidTr="007A4C37" w14:paraId="42D0F537" wp14:textId="77777777">
        <w:tblPrEx>
          <w:tblCellMar>
            <w:top w:w="0" w:type="dxa"/>
            <w:bottom w:w="0" w:type="dxa"/>
          </w:tblCellMar>
        </w:tblPrEx>
        <w:trPr>
          <w:cantSplit/>
          <w:jc w:val="center"/>
        </w:trPr>
        <w:tc>
          <w:tcPr>
            <w:tcW w:w="649" w:type="pct"/>
            <w:tcBorders>
              <w:bottom w:val="single" w:color="616161" w:sz="2" w:space="0"/>
            </w:tcBorders>
            <w:vAlign w:val="center"/>
          </w:tcPr>
          <w:p w:rsidRPr="006874E4" w:rsidR="00CF42A3" w:rsidP="007E4FC8" w:rsidRDefault="00CF42A3" w14:paraId="258D4D9E" wp14:textId="77777777">
            <w:pPr>
              <w:pStyle w:val="TableText"/>
              <w:keepNext w:val="0"/>
              <w:keepLines w:val="0"/>
              <w:rPr>
                <w:rStyle w:val="BodytextChar"/>
                <w:sz w:val="18"/>
                <w:szCs w:val="18"/>
              </w:rPr>
            </w:pPr>
            <w:r w:rsidRPr="006874E4">
              <w:rPr>
                <w:rStyle w:val="BodytextChar"/>
                <w:sz w:val="18"/>
                <w:szCs w:val="18"/>
              </w:rPr>
              <w:t>Column</w:t>
            </w:r>
          </w:p>
        </w:tc>
        <w:tc>
          <w:tcPr>
            <w:tcW w:w="652" w:type="pct"/>
            <w:tcBorders>
              <w:bottom w:val="single" w:color="616161" w:sz="2" w:space="0"/>
            </w:tcBorders>
            <w:vAlign w:val="center"/>
          </w:tcPr>
          <w:p w:rsidRPr="006874E4" w:rsidR="00CF42A3" w:rsidP="007E4FC8" w:rsidRDefault="00CF42A3" w14:paraId="7F3658B1" wp14:textId="77777777">
            <w:pPr>
              <w:pStyle w:val="TableText"/>
              <w:keepNext w:val="0"/>
              <w:keepLines w:val="0"/>
              <w:rPr>
                <w:rStyle w:val="BodytextChar"/>
                <w:sz w:val="18"/>
                <w:szCs w:val="18"/>
              </w:rPr>
            </w:pPr>
            <w:r w:rsidRPr="006874E4">
              <w:rPr>
                <w:rStyle w:val="BodytextChar"/>
                <w:sz w:val="18"/>
                <w:szCs w:val="18"/>
              </w:rPr>
              <w:t xml:space="preserve">SA LI-Svc </w:t>
            </w:r>
            <w:r>
              <w:rPr>
                <w:rStyle w:val="BodytextChar"/>
                <w:sz w:val="18"/>
                <w:szCs w:val="18"/>
              </w:rPr>
              <w:t>Cd-Mod</w:t>
            </w:r>
          </w:p>
        </w:tc>
        <w:tc>
          <w:tcPr>
            <w:tcW w:w="835" w:type="pct"/>
            <w:gridSpan w:val="2"/>
            <w:tcBorders>
              <w:bottom w:val="single" w:color="616161" w:sz="2" w:space="0"/>
            </w:tcBorders>
            <w:vAlign w:val="center"/>
          </w:tcPr>
          <w:p w:rsidRPr="006874E4" w:rsidR="00CF42A3" w:rsidP="007E4FC8" w:rsidRDefault="00CF42A3" w14:paraId="63A49C01" wp14:textId="77777777">
            <w:pPr>
              <w:pStyle w:val="TableText"/>
              <w:keepNext w:val="0"/>
              <w:keepLines w:val="0"/>
              <w:rPr>
                <w:rStyle w:val="BodytextChar"/>
                <w:sz w:val="18"/>
                <w:szCs w:val="18"/>
              </w:rPr>
            </w:pPr>
            <w:r w:rsidRPr="006874E4">
              <w:rPr>
                <w:rStyle w:val="BodytextChar"/>
                <w:sz w:val="18"/>
                <w:szCs w:val="18"/>
              </w:rPr>
              <w:t xml:space="preserve">Up to 4 pairs of </w:t>
            </w:r>
            <w:r>
              <w:rPr>
                <w:rStyle w:val="BodytextChar"/>
                <w:sz w:val="18"/>
                <w:szCs w:val="18"/>
              </w:rPr>
              <w:t>Procedure Code</w:t>
            </w:r>
            <w:r w:rsidRPr="006874E4">
              <w:rPr>
                <w:rStyle w:val="BodytextChar"/>
                <w:sz w:val="18"/>
                <w:szCs w:val="18"/>
              </w:rPr>
              <w:t xml:space="preserve"> Modifiers.</w:t>
            </w:r>
          </w:p>
        </w:tc>
        <w:tc>
          <w:tcPr>
            <w:tcW w:w="697" w:type="pct"/>
            <w:tcBorders>
              <w:bottom w:val="single" w:color="616161" w:sz="2" w:space="0"/>
            </w:tcBorders>
            <w:vAlign w:val="center"/>
          </w:tcPr>
          <w:p w:rsidRPr="006874E4" w:rsidR="00CF42A3" w:rsidP="007E4FC8" w:rsidRDefault="00CF42A3" w14:paraId="54C9F4B8" wp14:textId="77777777">
            <w:pPr>
              <w:pStyle w:val="TableText"/>
              <w:keepNext w:val="0"/>
              <w:keepLines w:val="0"/>
              <w:rPr>
                <w:rStyle w:val="BodytextChar"/>
                <w:sz w:val="18"/>
                <w:szCs w:val="18"/>
              </w:rPr>
            </w:pPr>
            <w:r w:rsidRPr="006874E4">
              <w:rPr>
                <w:rStyle w:val="BodytextChar"/>
                <w:sz w:val="18"/>
                <w:szCs w:val="18"/>
              </w:rPr>
              <w:t>A_DTL_TB</w:t>
            </w:r>
          </w:p>
        </w:tc>
        <w:tc>
          <w:tcPr>
            <w:tcW w:w="1003" w:type="pct"/>
            <w:gridSpan w:val="2"/>
            <w:tcBorders>
              <w:bottom w:val="single" w:color="616161" w:sz="2" w:space="0"/>
            </w:tcBorders>
            <w:vAlign w:val="center"/>
          </w:tcPr>
          <w:p w:rsidRPr="00D63836" w:rsidR="00CF42A3" w:rsidP="007E4FC8" w:rsidRDefault="00CF42A3" w14:paraId="4EE45D41" wp14:textId="77777777">
            <w:pPr>
              <w:pStyle w:val="TableText1"/>
              <w:spacing w:before="40" w:after="40"/>
              <w:rPr>
                <w:rFonts w:cs="Arial"/>
                <w:bCs/>
                <w:color w:val="000000"/>
                <w:sz w:val="17"/>
                <w:szCs w:val="17"/>
              </w:rPr>
            </w:pPr>
            <w:r w:rsidRPr="00D63836">
              <w:rPr>
                <w:rFonts w:cs="Arial"/>
                <w:bCs/>
                <w:color w:val="000000"/>
                <w:sz w:val="17"/>
                <w:szCs w:val="17"/>
              </w:rPr>
              <w:t>A_PROC_MOD_1ST_CD</w:t>
            </w:r>
          </w:p>
          <w:p w:rsidRPr="00D63836" w:rsidR="00CF42A3" w:rsidP="007E4FC8" w:rsidRDefault="00CF42A3" w14:paraId="4708580A" wp14:textId="77777777">
            <w:pPr>
              <w:pStyle w:val="TableText1"/>
              <w:spacing w:before="40" w:after="40"/>
              <w:rPr>
                <w:rFonts w:cs="Arial"/>
                <w:bCs/>
                <w:color w:val="000000"/>
                <w:sz w:val="17"/>
                <w:szCs w:val="17"/>
              </w:rPr>
            </w:pPr>
            <w:r w:rsidRPr="00D63836">
              <w:rPr>
                <w:rFonts w:cs="Arial"/>
                <w:bCs/>
                <w:color w:val="000000"/>
                <w:sz w:val="17"/>
                <w:szCs w:val="17"/>
              </w:rPr>
              <w:t>A_PROC_MOD_2ND_CD</w:t>
            </w:r>
          </w:p>
          <w:p w:rsidRPr="00D63836" w:rsidR="00CF42A3" w:rsidP="007E4FC8" w:rsidRDefault="00CF42A3" w14:paraId="27125313" wp14:textId="77777777">
            <w:pPr>
              <w:pStyle w:val="TableText1"/>
              <w:spacing w:before="40" w:after="40"/>
              <w:rPr>
                <w:rFonts w:cs="Arial"/>
                <w:bCs/>
                <w:color w:val="000000"/>
                <w:sz w:val="17"/>
                <w:szCs w:val="17"/>
              </w:rPr>
            </w:pPr>
            <w:r w:rsidRPr="00D63836">
              <w:rPr>
                <w:rFonts w:cs="Arial"/>
                <w:bCs/>
                <w:color w:val="000000"/>
                <w:sz w:val="17"/>
                <w:szCs w:val="17"/>
              </w:rPr>
              <w:t>A_PROC_MOD_3RD_CD</w:t>
            </w:r>
          </w:p>
          <w:p w:rsidRPr="006874E4" w:rsidR="00CF42A3" w:rsidP="007E4FC8" w:rsidRDefault="00CF42A3" w14:paraId="4B2025DF" wp14:textId="77777777">
            <w:pPr>
              <w:pStyle w:val="TableText"/>
              <w:keepNext w:val="0"/>
              <w:keepLines w:val="0"/>
              <w:rPr>
                <w:rStyle w:val="BodytextChar"/>
                <w:sz w:val="18"/>
                <w:szCs w:val="18"/>
              </w:rPr>
            </w:pPr>
            <w:r w:rsidRPr="00105EB0">
              <w:rPr>
                <w:bCs/>
                <w:color w:val="000000"/>
                <w:lang w:val="en-US" w:eastAsia="en-US"/>
              </w:rPr>
              <w:t>A_PROC_MOD_4TH_CD</w:t>
            </w:r>
          </w:p>
        </w:tc>
        <w:tc>
          <w:tcPr>
            <w:tcW w:w="1164" w:type="pct"/>
            <w:tcBorders>
              <w:bottom w:val="single" w:color="616161" w:sz="2" w:space="0"/>
            </w:tcBorders>
            <w:vAlign w:val="center"/>
          </w:tcPr>
          <w:p w:rsidRPr="00DA760D" w:rsidR="00CF42A3" w:rsidP="007E4FC8" w:rsidRDefault="004B42EC" w14:paraId="5B68B9CD" wp14:textId="77777777">
            <w:pPr>
              <w:pStyle w:val="TableText"/>
              <w:keepNext w:val="0"/>
              <w:keepLines w:val="0"/>
              <w:rPr>
                <w:rStyle w:val="BodytextChar"/>
                <w:color w:val="000000"/>
                <w:sz w:val="18"/>
                <w:szCs w:val="18"/>
              </w:rPr>
            </w:pPr>
            <w:r w:rsidRPr="00105EB0">
              <w:rPr>
                <w:rFonts w:ascii="Arial Narrow" w:hAnsi="Arial Narrow"/>
                <w:color w:val="000000"/>
                <w:sz w:val="20"/>
                <w:lang w:val="en-US" w:eastAsia="en-US"/>
              </w:rPr>
              <w:t xml:space="preserve"> </w:t>
            </w:r>
          </w:p>
        </w:tc>
      </w:tr>
      <w:tr xmlns:wp14="http://schemas.microsoft.com/office/word/2010/wordml" w:rsidRPr="001C7694" w:rsidR="00CF42A3" w:rsidTr="007A4C37" w14:paraId="01059F4C" wp14:textId="77777777">
        <w:tblPrEx>
          <w:tblCellMar>
            <w:top w:w="0" w:type="dxa"/>
            <w:bottom w:w="0" w:type="dxa"/>
          </w:tblCellMar>
        </w:tblPrEx>
        <w:trPr>
          <w:cantSplit/>
          <w:jc w:val="center"/>
        </w:trPr>
        <w:tc>
          <w:tcPr>
            <w:tcW w:w="649" w:type="pct"/>
            <w:tcBorders>
              <w:bottom w:val="single" w:color="616161" w:sz="2" w:space="0"/>
            </w:tcBorders>
            <w:vAlign w:val="center"/>
          </w:tcPr>
          <w:p w:rsidRPr="006874E4" w:rsidR="00CF42A3" w:rsidP="007E4FC8" w:rsidRDefault="00CF42A3" w14:paraId="79B39F58" wp14:textId="77777777">
            <w:pPr>
              <w:pStyle w:val="TableText"/>
              <w:keepNext w:val="0"/>
              <w:keepLines w:val="0"/>
              <w:rPr>
                <w:rStyle w:val="BodytextChar"/>
                <w:sz w:val="18"/>
                <w:szCs w:val="18"/>
              </w:rPr>
            </w:pPr>
            <w:r w:rsidRPr="006874E4">
              <w:rPr>
                <w:rStyle w:val="BodytextChar"/>
                <w:sz w:val="18"/>
                <w:szCs w:val="18"/>
              </w:rPr>
              <w:t>Column</w:t>
            </w:r>
          </w:p>
        </w:tc>
        <w:tc>
          <w:tcPr>
            <w:tcW w:w="652" w:type="pct"/>
            <w:tcBorders>
              <w:bottom w:val="single" w:color="616161" w:sz="2" w:space="0"/>
            </w:tcBorders>
            <w:vAlign w:val="center"/>
          </w:tcPr>
          <w:p w:rsidRPr="006874E4" w:rsidR="00CF42A3" w:rsidP="007E4FC8" w:rsidRDefault="00CF42A3" w14:paraId="5D1A4879" wp14:textId="77777777">
            <w:pPr>
              <w:pStyle w:val="TableText"/>
              <w:keepNext w:val="0"/>
              <w:keepLines w:val="0"/>
              <w:rPr>
                <w:rStyle w:val="BodytextChar"/>
                <w:sz w:val="18"/>
                <w:szCs w:val="18"/>
              </w:rPr>
            </w:pPr>
            <w:r w:rsidRPr="006874E4">
              <w:rPr>
                <w:rStyle w:val="BodytextChar"/>
                <w:sz w:val="18"/>
                <w:szCs w:val="18"/>
              </w:rPr>
              <w:t>SA LI Apprvd Period Units</w:t>
            </w:r>
          </w:p>
        </w:tc>
        <w:tc>
          <w:tcPr>
            <w:tcW w:w="835" w:type="pct"/>
            <w:gridSpan w:val="2"/>
            <w:tcBorders>
              <w:bottom w:val="single" w:color="616161" w:sz="2" w:space="0"/>
            </w:tcBorders>
            <w:vAlign w:val="center"/>
          </w:tcPr>
          <w:p w:rsidRPr="006874E4" w:rsidR="00CF42A3" w:rsidP="007E4FC8" w:rsidRDefault="00CF42A3" w14:paraId="7E1EF250" wp14:textId="77777777">
            <w:pPr>
              <w:pStyle w:val="TableText"/>
              <w:keepNext w:val="0"/>
              <w:keepLines w:val="0"/>
              <w:rPr>
                <w:rStyle w:val="BodytextChar"/>
                <w:sz w:val="18"/>
                <w:szCs w:val="18"/>
              </w:rPr>
            </w:pPr>
            <w:r w:rsidRPr="006874E4">
              <w:rPr>
                <w:rStyle w:val="BodytextChar"/>
                <w:sz w:val="18"/>
                <w:szCs w:val="18"/>
              </w:rPr>
              <w:t>The amount of units authorized per timeframe.</w:t>
            </w:r>
          </w:p>
        </w:tc>
        <w:tc>
          <w:tcPr>
            <w:tcW w:w="697" w:type="pct"/>
            <w:tcBorders>
              <w:bottom w:val="single" w:color="616161" w:sz="2" w:space="0"/>
            </w:tcBorders>
            <w:vAlign w:val="center"/>
          </w:tcPr>
          <w:p w:rsidRPr="006874E4" w:rsidR="00CF42A3" w:rsidP="007E4FC8" w:rsidRDefault="00CF42A3" w14:paraId="0577682C" wp14:textId="77777777">
            <w:pPr>
              <w:pStyle w:val="TableText"/>
              <w:keepNext w:val="0"/>
              <w:keepLines w:val="0"/>
              <w:rPr>
                <w:rStyle w:val="BodytextChar"/>
                <w:sz w:val="18"/>
                <w:szCs w:val="18"/>
              </w:rPr>
            </w:pPr>
            <w:r w:rsidRPr="006874E4">
              <w:rPr>
                <w:rStyle w:val="BodytextChar"/>
                <w:sz w:val="18"/>
                <w:szCs w:val="18"/>
              </w:rPr>
              <w:t>A_DTL_TB</w:t>
            </w:r>
          </w:p>
        </w:tc>
        <w:tc>
          <w:tcPr>
            <w:tcW w:w="1003" w:type="pct"/>
            <w:gridSpan w:val="2"/>
            <w:tcBorders>
              <w:bottom w:val="single" w:color="616161" w:sz="2" w:space="0"/>
            </w:tcBorders>
            <w:vAlign w:val="center"/>
          </w:tcPr>
          <w:p w:rsidRPr="006874E4" w:rsidR="00CF42A3" w:rsidP="007E4FC8" w:rsidRDefault="00CF42A3" w14:paraId="420C3BF9" wp14:textId="77777777">
            <w:pPr>
              <w:pStyle w:val="TableText"/>
              <w:keepNext w:val="0"/>
              <w:keepLines w:val="0"/>
              <w:rPr>
                <w:rStyle w:val="BodytextChar"/>
                <w:sz w:val="18"/>
                <w:szCs w:val="18"/>
              </w:rPr>
            </w:pPr>
            <w:r w:rsidRPr="006874E4">
              <w:rPr>
                <w:rStyle w:val="BodytextChar"/>
                <w:sz w:val="18"/>
                <w:szCs w:val="18"/>
              </w:rPr>
              <w:t>A_LI_APP_FREQ_NUM</w:t>
            </w:r>
          </w:p>
        </w:tc>
        <w:tc>
          <w:tcPr>
            <w:tcW w:w="1164" w:type="pct"/>
            <w:tcBorders>
              <w:bottom w:val="single" w:color="616161" w:sz="2" w:space="0"/>
            </w:tcBorders>
            <w:vAlign w:val="center"/>
          </w:tcPr>
          <w:p w:rsidRPr="00DA760D" w:rsidR="00CF42A3" w:rsidP="007E4FC8" w:rsidRDefault="00CF42A3" w14:paraId="6114D114" wp14:textId="77777777">
            <w:pPr>
              <w:pStyle w:val="TableText"/>
              <w:keepNext w:val="0"/>
              <w:keepLines w:val="0"/>
              <w:rPr>
                <w:rStyle w:val="BodytextChar"/>
                <w:color w:val="000000"/>
                <w:sz w:val="18"/>
                <w:szCs w:val="18"/>
              </w:rPr>
            </w:pPr>
          </w:p>
        </w:tc>
      </w:tr>
      <w:tr xmlns:wp14="http://schemas.microsoft.com/office/word/2010/wordml" w:rsidRPr="001C7694" w:rsidR="00CF42A3" w:rsidTr="007A4C37" w14:paraId="638AD544" wp14:textId="77777777">
        <w:tblPrEx>
          <w:tblCellMar>
            <w:top w:w="0" w:type="dxa"/>
            <w:bottom w:w="0" w:type="dxa"/>
          </w:tblCellMar>
        </w:tblPrEx>
        <w:trPr>
          <w:cantSplit/>
          <w:jc w:val="center"/>
        </w:trPr>
        <w:tc>
          <w:tcPr>
            <w:tcW w:w="649" w:type="pct"/>
            <w:tcBorders>
              <w:bottom w:val="single" w:color="616161" w:sz="2" w:space="0"/>
            </w:tcBorders>
            <w:vAlign w:val="center"/>
          </w:tcPr>
          <w:p w:rsidRPr="006874E4" w:rsidR="00CF42A3" w:rsidP="007E4FC8" w:rsidRDefault="00CF42A3" w14:paraId="0F42B7F9" wp14:textId="77777777">
            <w:pPr>
              <w:pStyle w:val="TableText"/>
              <w:keepNext w:val="0"/>
              <w:keepLines w:val="0"/>
              <w:rPr>
                <w:rStyle w:val="BodytextChar"/>
                <w:sz w:val="18"/>
                <w:szCs w:val="18"/>
              </w:rPr>
            </w:pPr>
            <w:r w:rsidRPr="006874E4">
              <w:rPr>
                <w:rStyle w:val="BodytextChar"/>
                <w:sz w:val="18"/>
                <w:szCs w:val="18"/>
              </w:rPr>
              <w:t>Column</w:t>
            </w:r>
          </w:p>
        </w:tc>
        <w:tc>
          <w:tcPr>
            <w:tcW w:w="652" w:type="pct"/>
            <w:tcBorders>
              <w:bottom w:val="single" w:color="616161" w:sz="2" w:space="0"/>
            </w:tcBorders>
            <w:vAlign w:val="center"/>
          </w:tcPr>
          <w:p w:rsidRPr="006874E4" w:rsidR="00CF42A3" w:rsidP="007E4FC8" w:rsidRDefault="00CF42A3" w14:paraId="42A19A43" wp14:textId="77777777">
            <w:pPr>
              <w:pStyle w:val="TableText"/>
              <w:keepNext w:val="0"/>
              <w:keepLines w:val="0"/>
              <w:rPr>
                <w:rStyle w:val="BodytextChar"/>
                <w:sz w:val="18"/>
                <w:szCs w:val="18"/>
              </w:rPr>
            </w:pPr>
            <w:r w:rsidRPr="006874E4">
              <w:rPr>
                <w:rStyle w:val="BodytextChar"/>
                <w:sz w:val="18"/>
                <w:szCs w:val="18"/>
              </w:rPr>
              <w:t>SA LI Apprvd Period Cd - Desc</w:t>
            </w:r>
          </w:p>
        </w:tc>
        <w:tc>
          <w:tcPr>
            <w:tcW w:w="835" w:type="pct"/>
            <w:gridSpan w:val="2"/>
            <w:tcBorders>
              <w:bottom w:val="single" w:color="616161" w:sz="2" w:space="0"/>
            </w:tcBorders>
            <w:vAlign w:val="center"/>
          </w:tcPr>
          <w:p w:rsidRPr="006874E4" w:rsidR="00CF42A3" w:rsidP="007E4FC8" w:rsidRDefault="00CF42A3" w14:paraId="748B7AB8" wp14:textId="77777777">
            <w:pPr>
              <w:pStyle w:val="TableText"/>
              <w:keepNext w:val="0"/>
              <w:keepLines w:val="0"/>
              <w:rPr>
                <w:rStyle w:val="BodytextChar"/>
                <w:sz w:val="18"/>
                <w:szCs w:val="18"/>
              </w:rPr>
            </w:pPr>
            <w:r w:rsidRPr="006874E4">
              <w:rPr>
                <w:rStyle w:val="BodytextChar"/>
                <w:sz w:val="18"/>
                <w:szCs w:val="18"/>
              </w:rPr>
              <w:t>The timeframe of when the units can be used.  Ex. Weekly, Daily</w:t>
            </w:r>
          </w:p>
        </w:tc>
        <w:tc>
          <w:tcPr>
            <w:tcW w:w="697" w:type="pct"/>
            <w:tcBorders>
              <w:bottom w:val="single" w:color="616161" w:sz="2" w:space="0"/>
            </w:tcBorders>
            <w:vAlign w:val="center"/>
          </w:tcPr>
          <w:p w:rsidRPr="006874E4" w:rsidR="00CF42A3" w:rsidP="007E4FC8" w:rsidRDefault="00CF42A3" w14:paraId="2A53AA59" wp14:textId="77777777">
            <w:pPr>
              <w:pStyle w:val="TableText"/>
              <w:keepNext w:val="0"/>
              <w:keepLines w:val="0"/>
              <w:rPr>
                <w:rStyle w:val="BodytextChar"/>
                <w:sz w:val="18"/>
                <w:szCs w:val="18"/>
              </w:rPr>
            </w:pPr>
            <w:r w:rsidRPr="006874E4">
              <w:rPr>
                <w:rStyle w:val="BodytextChar"/>
                <w:sz w:val="18"/>
                <w:szCs w:val="18"/>
              </w:rPr>
              <w:t>A_DTL_TB</w:t>
            </w:r>
          </w:p>
          <w:p w:rsidRPr="006874E4" w:rsidR="00CF42A3" w:rsidP="007E4FC8" w:rsidRDefault="00CF42A3" w14:paraId="1EA110C5" wp14:textId="77777777">
            <w:pPr>
              <w:pStyle w:val="TableText"/>
              <w:keepNext w:val="0"/>
              <w:keepLines w:val="0"/>
              <w:rPr>
                <w:rStyle w:val="BodytextChar"/>
                <w:sz w:val="18"/>
                <w:szCs w:val="18"/>
              </w:rPr>
            </w:pPr>
          </w:p>
        </w:tc>
        <w:tc>
          <w:tcPr>
            <w:tcW w:w="1003" w:type="pct"/>
            <w:gridSpan w:val="2"/>
            <w:tcBorders>
              <w:bottom w:val="single" w:color="616161" w:sz="2" w:space="0"/>
            </w:tcBorders>
            <w:vAlign w:val="center"/>
          </w:tcPr>
          <w:p w:rsidRPr="006874E4" w:rsidR="00CF42A3" w:rsidP="007E4FC8" w:rsidRDefault="00CF42A3" w14:paraId="37E09A20" wp14:textId="77777777">
            <w:pPr>
              <w:pStyle w:val="TableText"/>
              <w:keepNext w:val="0"/>
              <w:keepLines w:val="0"/>
              <w:rPr>
                <w:rStyle w:val="BodytextChar"/>
                <w:sz w:val="18"/>
                <w:szCs w:val="18"/>
              </w:rPr>
            </w:pPr>
            <w:r w:rsidRPr="006874E4">
              <w:rPr>
                <w:rStyle w:val="BodytextChar"/>
                <w:sz w:val="18"/>
                <w:szCs w:val="18"/>
              </w:rPr>
              <w:t>A_LI_APP_PER_CD</w:t>
            </w:r>
          </w:p>
        </w:tc>
        <w:tc>
          <w:tcPr>
            <w:tcW w:w="1164" w:type="pct"/>
            <w:tcBorders>
              <w:bottom w:val="single" w:color="616161" w:sz="2" w:space="0"/>
            </w:tcBorders>
            <w:vAlign w:val="center"/>
          </w:tcPr>
          <w:p w:rsidRPr="006874E4" w:rsidR="00CF42A3" w:rsidP="007E4FC8" w:rsidRDefault="00CF42A3" w14:paraId="2FF539D1" wp14:textId="77777777">
            <w:pPr>
              <w:pStyle w:val="TableText"/>
              <w:keepNext w:val="0"/>
              <w:keepLines w:val="0"/>
              <w:rPr>
                <w:rStyle w:val="BodytextChar"/>
                <w:sz w:val="18"/>
                <w:szCs w:val="18"/>
              </w:rPr>
            </w:pPr>
          </w:p>
        </w:tc>
      </w:tr>
      <w:tr xmlns:wp14="http://schemas.microsoft.com/office/word/2010/wordml" w:rsidRPr="001C7694" w:rsidR="00CF42A3" w:rsidTr="007A4C37" w14:paraId="0D20F278" wp14:textId="77777777">
        <w:tblPrEx>
          <w:tblCellMar>
            <w:top w:w="0" w:type="dxa"/>
            <w:bottom w:w="0" w:type="dxa"/>
          </w:tblCellMar>
        </w:tblPrEx>
        <w:trPr>
          <w:cantSplit/>
          <w:jc w:val="center"/>
        </w:trPr>
        <w:tc>
          <w:tcPr>
            <w:tcW w:w="649" w:type="pct"/>
            <w:tcBorders>
              <w:bottom w:val="single" w:color="616161" w:sz="2" w:space="0"/>
            </w:tcBorders>
            <w:vAlign w:val="center"/>
          </w:tcPr>
          <w:p w:rsidRPr="006874E4" w:rsidR="00CF42A3" w:rsidP="007E4FC8" w:rsidRDefault="00CF42A3" w14:paraId="38C25B41" wp14:textId="77777777">
            <w:pPr>
              <w:pStyle w:val="TableText"/>
              <w:keepNext w:val="0"/>
              <w:keepLines w:val="0"/>
              <w:rPr>
                <w:rStyle w:val="BodytextChar"/>
                <w:sz w:val="18"/>
                <w:szCs w:val="18"/>
              </w:rPr>
            </w:pPr>
            <w:r w:rsidRPr="006874E4">
              <w:rPr>
                <w:rStyle w:val="BodytextChar"/>
                <w:sz w:val="18"/>
                <w:szCs w:val="18"/>
              </w:rPr>
              <w:t>Column</w:t>
            </w:r>
          </w:p>
        </w:tc>
        <w:tc>
          <w:tcPr>
            <w:tcW w:w="652" w:type="pct"/>
            <w:tcBorders>
              <w:bottom w:val="single" w:color="616161" w:sz="2" w:space="0"/>
            </w:tcBorders>
            <w:vAlign w:val="center"/>
          </w:tcPr>
          <w:p w:rsidRPr="006874E4" w:rsidR="00CF42A3" w:rsidP="007E4FC8" w:rsidRDefault="00CF42A3" w14:paraId="69E8A7A6" wp14:textId="77777777">
            <w:pPr>
              <w:pStyle w:val="TableText"/>
              <w:keepNext w:val="0"/>
              <w:keepLines w:val="0"/>
              <w:rPr>
                <w:rStyle w:val="BodytextChar"/>
                <w:sz w:val="18"/>
                <w:szCs w:val="18"/>
              </w:rPr>
            </w:pPr>
            <w:r w:rsidRPr="006874E4">
              <w:rPr>
                <w:rStyle w:val="BodytextChar"/>
                <w:sz w:val="18"/>
                <w:szCs w:val="18"/>
              </w:rPr>
              <w:t>Total Apprvd Units Per Period</w:t>
            </w:r>
          </w:p>
        </w:tc>
        <w:tc>
          <w:tcPr>
            <w:tcW w:w="835" w:type="pct"/>
            <w:gridSpan w:val="2"/>
            <w:tcBorders>
              <w:bottom w:val="single" w:color="616161" w:sz="2" w:space="0"/>
            </w:tcBorders>
            <w:vAlign w:val="center"/>
          </w:tcPr>
          <w:p w:rsidRPr="006874E4" w:rsidR="00CF42A3" w:rsidP="007E4FC8" w:rsidRDefault="00CF42A3" w14:paraId="2573A746" wp14:textId="77777777">
            <w:pPr>
              <w:pStyle w:val="TableText"/>
              <w:keepNext w:val="0"/>
              <w:keepLines w:val="0"/>
              <w:rPr>
                <w:rStyle w:val="BodytextChar"/>
                <w:sz w:val="18"/>
                <w:szCs w:val="18"/>
              </w:rPr>
            </w:pPr>
            <w:r w:rsidRPr="006874E4">
              <w:rPr>
                <w:rStyle w:val="BodytextChar"/>
                <w:sz w:val="18"/>
                <w:szCs w:val="18"/>
              </w:rPr>
              <w:t>How long of a period of time the SA is good for based on the timeframe selected.</w:t>
            </w:r>
          </w:p>
        </w:tc>
        <w:tc>
          <w:tcPr>
            <w:tcW w:w="697" w:type="pct"/>
            <w:tcBorders>
              <w:bottom w:val="single" w:color="616161" w:sz="2" w:space="0"/>
            </w:tcBorders>
            <w:vAlign w:val="center"/>
          </w:tcPr>
          <w:p w:rsidRPr="006874E4" w:rsidR="00CF42A3" w:rsidP="007E4FC8" w:rsidRDefault="00CF42A3" w14:paraId="732E6C43" wp14:textId="77777777">
            <w:pPr>
              <w:pStyle w:val="TableText"/>
              <w:keepNext w:val="0"/>
              <w:keepLines w:val="0"/>
              <w:rPr>
                <w:rStyle w:val="BodytextChar"/>
                <w:sz w:val="18"/>
                <w:szCs w:val="18"/>
              </w:rPr>
            </w:pPr>
            <w:r w:rsidRPr="006874E4">
              <w:rPr>
                <w:rStyle w:val="BodytextChar"/>
                <w:sz w:val="18"/>
                <w:szCs w:val="18"/>
              </w:rPr>
              <w:t>A_DTL_TB</w:t>
            </w:r>
          </w:p>
        </w:tc>
        <w:tc>
          <w:tcPr>
            <w:tcW w:w="1003" w:type="pct"/>
            <w:gridSpan w:val="2"/>
            <w:tcBorders>
              <w:bottom w:val="single" w:color="616161" w:sz="2" w:space="0"/>
            </w:tcBorders>
            <w:vAlign w:val="center"/>
          </w:tcPr>
          <w:p w:rsidRPr="008512C1" w:rsidR="00CF42A3" w:rsidP="007E4FC8" w:rsidRDefault="00CF42A3" w14:paraId="15961E33" wp14:textId="77777777">
            <w:pPr>
              <w:pStyle w:val="TableText"/>
              <w:keepNext w:val="0"/>
              <w:keepLines w:val="0"/>
              <w:rPr>
                <w:rStyle w:val="BodytextChar"/>
                <w:sz w:val="18"/>
                <w:szCs w:val="18"/>
              </w:rPr>
            </w:pPr>
            <w:r w:rsidRPr="008512C1">
              <w:rPr>
                <w:rStyle w:val="BodytextChar"/>
                <w:sz w:val="18"/>
                <w:szCs w:val="18"/>
              </w:rPr>
              <w:t>A_LI_APP_LEN_TEXT</w:t>
            </w:r>
          </w:p>
          <w:p w:rsidRPr="008512C1" w:rsidR="00CF42A3" w:rsidP="007E4FC8" w:rsidRDefault="00CF42A3" w14:paraId="7718C37C" wp14:textId="77777777">
            <w:pPr>
              <w:pStyle w:val="TableText"/>
              <w:keepNext w:val="0"/>
              <w:keepLines w:val="0"/>
              <w:rPr>
                <w:rStyle w:val="BodytextChar"/>
                <w:sz w:val="18"/>
                <w:szCs w:val="18"/>
              </w:rPr>
            </w:pPr>
          </w:p>
        </w:tc>
        <w:tc>
          <w:tcPr>
            <w:tcW w:w="1164" w:type="pct"/>
            <w:tcBorders>
              <w:bottom w:val="single" w:color="616161" w:sz="2" w:space="0"/>
            </w:tcBorders>
            <w:vAlign w:val="center"/>
          </w:tcPr>
          <w:p w:rsidRPr="008512C1" w:rsidR="00CF42A3" w:rsidP="007E4FC8" w:rsidRDefault="00CF42A3" w14:paraId="06AB143E" wp14:textId="77777777">
            <w:pPr>
              <w:pStyle w:val="TableText"/>
              <w:keepNext w:val="0"/>
              <w:keepLines w:val="0"/>
              <w:rPr>
                <w:rStyle w:val="BodytextChar"/>
                <w:sz w:val="18"/>
                <w:szCs w:val="18"/>
              </w:rPr>
            </w:pPr>
          </w:p>
        </w:tc>
      </w:tr>
      <w:tr xmlns:wp14="http://schemas.microsoft.com/office/word/2010/wordml" w:rsidRPr="001C7694" w:rsidR="00CF42A3" w:rsidTr="007A4C37" w14:paraId="7A013F1F" wp14:textId="77777777">
        <w:tblPrEx>
          <w:tblCellMar>
            <w:top w:w="0" w:type="dxa"/>
            <w:bottom w:w="0" w:type="dxa"/>
          </w:tblCellMar>
        </w:tblPrEx>
        <w:trPr>
          <w:cantSplit/>
          <w:jc w:val="center"/>
        </w:trPr>
        <w:tc>
          <w:tcPr>
            <w:tcW w:w="649" w:type="pct"/>
            <w:tcBorders>
              <w:bottom w:val="single" w:color="616161" w:sz="2" w:space="0"/>
            </w:tcBorders>
            <w:vAlign w:val="center"/>
          </w:tcPr>
          <w:p w:rsidRPr="006874E4" w:rsidR="00CF42A3" w:rsidP="007E4FC8" w:rsidRDefault="00CF42A3" w14:paraId="0B8000B5" wp14:textId="77777777">
            <w:pPr>
              <w:pStyle w:val="TableText"/>
              <w:keepNext w:val="0"/>
              <w:keepLines w:val="0"/>
              <w:rPr>
                <w:rStyle w:val="BodytextChar"/>
                <w:sz w:val="18"/>
                <w:szCs w:val="18"/>
              </w:rPr>
            </w:pPr>
            <w:r w:rsidRPr="006874E4">
              <w:rPr>
                <w:rStyle w:val="BodytextChar"/>
                <w:sz w:val="18"/>
                <w:szCs w:val="18"/>
              </w:rPr>
              <w:t>Column</w:t>
            </w:r>
          </w:p>
        </w:tc>
        <w:tc>
          <w:tcPr>
            <w:tcW w:w="652" w:type="pct"/>
            <w:tcBorders>
              <w:bottom w:val="single" w:color="616161" w:sz="2" w:space="0"/>
            </w:tcBorders>
            <w:vAlign w:val="center"/>
          </w:tcPr>
          <w:p w:rsidRPr="006874E4" w:rsidR="00CF42A3" w:rsidP="007E4FC8" w:rsidRDefault="00CF42A3" w14:paraId="081312AA" wp14:textId="77777777">
            <w:pPr>
              <w:pStyle w:val="TableText"/>
              <w:keepNext w:val="0"/>
              <w:keepLines w:val="0"/>
              <w:rPr>
                <w:rStyle w:val="BodytextChar"/>
                <w:sz w:val="18"/>
                <w:szCs w:val="18"/>
              </w:rPr>
            </w:pPr>
            <w:r w:rsidRPr="006874E4">
              <w:rPr>
                <w:rStyle w:val="BodytextChar"/>
                <w:sz w:val="18"/>
                <w:szCs w:val="18"/>
              </w:rPr>
              <w:t xml:space="preserve">Num of </w:t>
            </w:r>
            <w:r w:rsidRPr="006874E4" w:rsidR="00FB37DB">
              <w:rPr>
                <w:rStyle w:val="BodytextChar"/>
                <w:sz w:val="18"/>
                <w:szCs w:val="18"/>
              </w:rPr>
              <w:t>Units Expected</w:t>
            </w:r>
            <w:r w:rsidRPr="006874E4">
              <w:rPr>
                <w:rStyle w:val="BodytextChar"/>
                <w:sz w:val="18"/>
                <w:szCs w:val="18"/>
              </w:rPr>
              <w:t xml:space="preserve"> -to-Date</w:t>
            </w:r>
          </w:p>
        </w:tc>
        <w:tc>
          <w:tcPr>
            <w:tcW w:w="835" w:type="pct"/>
            <w:gridSpan w:val="2"/>
            <w:tcBorders>
              <w:bottom w:val="single" w:color="616161" w:sz="2" w:space="0"/>
            </w:tcBorders>
            <w:vAlign w:val="center"/>
          </w:tcPr>
          <w:p w:rsidRPr="006874E4" w:rsidR="00CF42A3" w:rsidP="007E4FC8" w:rsidRDefault="00CF42A3" w14:paraId="5138EAD6" wp14:textId="77777777">
            <w:pPr>
              <w:pStyle w:val="TableText"/>
              <w:keepNext w:val="0"/>
              <w:keepLines w:val="0"/>
              <w:rPr>
                <w:rStyle w:val="BodytextChar"/>
                <w:sz w:val="18"/>
                <w:szCs w:val="18"/>
              </w:rPr>
            </w:pPr>
            <w:r w:rsidRPr="006874E4">
              <w:rPr>
                <w:rStyle w:val="BodytextChar"/>
                <w:sz w:val="18"/>
                <w:szCs w:val="18"/>
              </w:rPr>
              <w:t>This is the expected units used to date.</w:t>
            </w:r>
          </w:p>
        </w:tc>
        <w:tc>
          <w:tcPr>
            <w:tcW w:w="697" w:type="pct"/>
            <w:tcBorders>
              <w:bottom w:val="single" w:color="616161" w:sz="2" w:space="0"/>
            </w:tcBorders>
            <w:vAlign w:val="center"/>
          </w:tcPr>
          <w:p w:rsidRPr="006874E4" w:rsidR="00CF42A3" w:rsidP="007E4FC8" w:rsidRDefault="00CF42A3" w14:paraId="071B3563" wp14:textId="77777777">
            <w:pPr>
              <w:pStyle w:val="TableText"/>
              <w:keepNext w:val="0"/>
              <w:keepLines w:val="0"/>
              <w:rPr>
                <w:rStyle w:val="BodytextChar"/>
                <w:sz w:val="18"/>
                <w:szCs w:val="18"/>
              </w:rPr>
            </w:pPr>
            <w:r w:rsidRPr="006874E4">
              <w:rPr>
                <w:rStyle w:val="BodytextChar"/>
                <w:sz w:val="18"/>
                <w:szCs w:val="18"/>
              </w:rPr>
              <w:t>Program Generated</w:t>
            </w:r>
          </w:p>
        </w:tc>
        <w:tc>
          <w:tcPr>
            <w:tcW w:w="1003" w:type="pct"/>
            <w:gridSpan w:val="2"/>
            <w:tcBorders>
              <w:bottom w:val="single" w:color="616161" w:sz="2" w:space="0"/>
            </w:tcBorders>
            <w:vAlign w:val="center"/>
          </w:tcPr>
          <w:p w:rsidRPr="008512C1" w:rsidR="00CF42A3" w:rsidP="007E4FC8" w:rsidRDefault="00CF42A3" w14:paraId="1333E67E" wp14:textId="77777777">
            <w:pPr>
              <w:pStyle w:val="TableText"/>
              <w:keepNext w:val="0"/>
              <w:keepLines w:val="0"/>
              <w:rPr>
                <w:rStyle w:val="BodytextChar"/>
                <w:sz w:val="18"/>
                <w:szCs w:val="18"/>
              </w:rPr>
            </w:pPr>
            <w:r w:rsidRPr="008512C1">
              <w:rPr>
                <w:rStyle w:val="BodytextChar"/>
                <w:sz w:val="18"/>
                <w:szCs w:val="18"/>
              </w:rPr>
              <w:t>Program Generated</w:t>
            </w:r>
          </w:p>
        </w:tc>
        <w:tc>
          <w:tcPr>
            <w:tcW w:w="1164" w:type="pct"/>
            <w:tcBorders>
              <w:bottom w:val="single" w:color="616161" w:sz="2" w:space="0"/>
            </w:tcBorders>
            <w:vAlign w:val="center"/>
          </w:tcPr>
          <w:p w:rsidRPr="008512C1" w:rsidR="00CF42A3" w:rsidP="00365B47" w:rsidRDefault="00CF42A3" w14:paraId="4C6CE724" wp14:textId="77777777">
            <w:pPr>
              <w:numPr>
                <w:ilvl w:val="1"/>
                <w:numId w:val="171"/>
              </w:numPr>
              <w:tabs>
                <w:tab w:val="clear" w:pos="1440"/>
                <w:tab w:val="num" w:pos="307"/>
              </w:tabs>
              <w:spacing w:after="0"/>
              <w:ind w:left="307" w:hanging="270"/>
              <w:jc w:val="left"/>
              <w:rPr>
                <w:rFonts w:cs="Arial"/>
                <w:szCs w:val="20"/>
              </w:rPr>
            </w:pPr>
            <w:r w:rsidRPr="008512C1">
              <w:rPr>
                <w:rFonts w:cs="Arial"/>
                <w:szCs w:val="20"/>
              </w:rPr>
              <w:t xml:space="preserve">First determine how much time has passed since the first effective date of the SA line item </w:t>
            </w:r>
            <w:r w:rsidRPr="008512C1">
              <w:rPr>
                <w:rFonts w:cs="Arial"/>
                <w:b/>
                <w:bCs/>
                <w:szCs w:val="20"/>
              </w:rPr>
              <w:t xml:space="preserve">(in Days – the lowest level unit) </w:t>
            </w:r>
            <w:r w:rsidRPr="008512C1">
              <w:rPr>
                <w:rFonts w:cs="Arial"/>
                <w:szCs w:val="20"/>
              </w:rPr>
              <w:t>that would be (Current System Date – A_LI_BEG_DT).</w:t>
            </w:r>
          </w:p>
          <w:p w:rsidRPr="008512C1" w:rsidR="00CF42A3" w:rsidP="007E4FC8" w:rsidRDefault="00CF42A3" w14:paraId="43491B7B" wp14:textId="77777777">
            <w:pPr>
              <w:spacing w:after="0"/>
              <w:ind w:left="37"/>
              <w:jc w:val="left"/>
              <w:rPr>
                <w:rFonts w:cs="Arial"/>
                <w:szCs w:val="20"/>
              </w:rPr>
            </w:pPr>
          </w:p>
          <w:p w:rsidRPr="008512C1" w:rsidR="00CF42A3" w:rsidP="00365B47" w:rsidRDefault="00FB37DB" w14:paraId="364CE17C" wp14:textId="77777777">
            <w:pPr>
              <w:numPr>
                <w:ilvl w:val="1"/>
                <w:numId w:val="171"/>
              </w:numPr>
              <w:tabs>
                <w:tab w:val="clear" w:pos="1440"/>
                <w:tab w:val="num" w:pos="307"/>
              </w:tabs>
              <w:spacing w:after="0"/>
              <w:ind w:left="307" w:hanging="270"/>
              <w:jc w:val="left"/>
              <w:rPr>
                <w:rFonts w:cs="Arial"/>
                <w:szCs w:val="20"/>
              </w:rPr>
            </w:pPr>
            <w:r w:rsidRPr="008512C1">
              <w:rPr>
                <w:rFonts w:cs="Arial"/>
                <w:szCs w:val="20"/>
              </w:rPr>
              <w:t>Next translate</w:t>
            </w:r>
            <w:r w:rsidRPr="008512C1" w:rsidR="00CF42A3">
              <w:rPr>
                <w:rFonts w:cs="Arial"/>
                <w:szCs w:val="20"/>
              </w:rPr>
              <w:t xml:space="preserve"> “a” the number of Days into Approved Periods –  we have the number of Days and now we need to convert it into Periods (which can be </w:t>
            </w:r>
            <w:r w:rsidRPr="008512C1" w:rsidR="00CF42A3">
              <w:rPr>
                <w:rFonts w:cs="Arial"/>
                <w:b/>
                <w:bCs/>
                <w:szCs w:val="20"/>
                <w:u w:val="single"/>
              </w:rPr>
              <w:t>D</w:t>
            </w:r>
            <w:r w:rsidRPr="008512C1" w:rsidR="00CF42A3">
              <w:rPr>
                <w:rFonts w:cs="Arial"/>
                <w:szCs w:val="20"/>
              </w:rPr>
              <w:t xml:space="preserve">ays, </w:t>
            </w:r>
            <w:r w:rsidRPr="008512C1" w:rsidR="00CF42A3">
              <w:rPr>
                <w:rFonts w:cs="Arial"/>
                <w:b/>
                <w:bCs/>
                <w:szCs w:val="20"/>
                <w:u w:val="single"/>
              </w:rPr>
              <w:t>W</w:t>
            </w:r>
            <w:r w:rsidRPr="008512C1" w:rsidR="00CF42A3">
              <w:rPr>
                <w:rFonts w:cs="Arial"/>
                <w:szCs w:val="20"/>
              </w:rPr>
              <w:t xml:space="preserve">eeks, or </w:t>
            </w:r>
            <w:r w:rsidRPr="008512C1" w:rsidR="00CF42A3">
              <w:rPr>
                <w:rFonts w:cs="Arial"/>
                <w:b/>
                <w:bCs/>
                <w:szCs w:val="20"/>
                <w:u w:val="single"/>
              </w:rPr>
              <w:t>M</w:t>
            </w:r>
            <w:r w:rsidRPr="008512C1" w:rsidR="00CF42A3">
              <w:rPr>
                <w:rFonts w:cs="Arial"/>
                <w:szCs w:val="20"/>
              </w:rPr>
              <w:t xml:space="preserve">onths) which is stored in the A_LI_APP_PRD_CD field.  </w:t>
            </w:r>
          </w:p>
          <w:p w:rsidRPr="008512C1" w:rsidR="00CF42A3" w:rsidP="00365B47" w:rsidRDefault="00CF42A3" w14:paraId="7035E143" wp14:textId="77777777">
            <w:pPr>
              <w:numPr>
                <w:ilvl w:val="1"/>
                <w:numId w:val="171"/>
              </w:numPr>
              <w:tabs>
                <w:tab w:val="clear" w:pos="1440"/>
                <w:tab w:val="num" w:pos="307"/>
              </w:tabs>
              <w:spacing w:after="0"/>
              <w:ind w:left="307" w:hanging="270"/>
              <w:jc w:val="left"/>
              <w:rPr>
                <w:rFonts w:cs="Arial"/>
                <w:szCs w:val="20"/>
              </w:rPr>
            </w:pPr>
            <w:r w:rsidRPr="008512C1">
              <w:rPr>
                <w:rFonts w:cs="Arial"/>
                <w:szCs w:val="20"/>
              </w:rPr>
              <w:t xml:space="preserve">Then we look at the number of units approved for each period - A_LI_APP_FREQ_NUM </w:t>
            </w:r>
          </w:p>
          <w:p w:rsidRPr="008512C1" w:rsidR="00CF42A3" w:rsidP="00365B47" w:rsidRDefault="00CF42A3" w14:paraId="13590C29" wp14:textId="77777777">
            <w:pPr>
              <w:numPr>
                <w:ilvl w:val="1"/>
                <w:numId w:val="171"/>
              </w:numPr>
              <w:tabs>
                <w:tab w:val="clear" w:pos="1440"/>
                <w:tab w:val="num" w:pos="307"/>
              </w:tabs>
              <w:spacing w:after="0"/>
              <w:ind w:left="307" w:hanging="270"/>
              <w:jc w:val="left"/>
              <w:rPr>
                <w:rFonts w:cs="Arial"/>
                <w:szCs w:val="20"/>
              </w:rPr>
            </w:pPr>
            <w:r w:rsidRPr="008512C1">
              <w:rPr>
                <w:rFonts w:cs="Arial"/>
                <w:szCs w:val="20"/>
              </w:rPr>
              <w:t>Then we take b * c to determine the maximum number of units we expect to have used by today.  If the actual used units &gt; than (b*c) then the SA should be on this report and we can calculate the variance.</w:t>
            </w:r>
          </w:p>
          <w:p w:rsidRPr="008512C1" w:rsidR="00CF42A3" w:rsidP="007E4FC8" w:rsidRDefault="00CF42A3" w14:paraId="00C0E0EA" wp14:textId="77777777">
            <w:pPr>
              <w:pStyle w:val="TableText"/>
              <w:keepNext w:val="0"/>
              <w:keepLines w:val="0"/>
              <w:rPr>
                <w:rStyle w:val="BodytextChar"/>
                <w:sz w:val="18"/>
                <w:szCs w:val="18"/>
              </w:rPr>
            </w:pPr>
          </w:p>
        </w:tc>
      </w:tr>
      <w:tr xmlns:wp14="http://schemas.microsoft.com/office/word/2010/wordml" w:rsidRPr="001C7694" w:rsidR="00CF42A3" w:rsidTr="007A4C37" w14:paraId="784FBCC4" wp14:textId="77777777">
        <w:tblPrEx>
          <w:tblCellMar>
            <w:top w:w="0" w:type="dxa"/>
            <w:bottom w:w="0" w:type="dxa"/>
          </w:tblCellMar>
        </w:tblPrEx>
        <w:trPr>
          <w:cantSplit/>
          <w:jc w:val="center"/>
        </w:trPr>
        <w:tc>
          <w:tcPr>
            <w:tcW w:w="649" w:type="pct"/>
            <w:tcBorders>
              <w:bottom w:val="single" w:color="616161" w:sz="2" w:space="0"/>
            </w:tcBorders>
            <w:vAlign w:val="center"/>
          </w:tcPr>
          <w:p w:rsidRPr="006874E4" w:rsidR="00CF42A3" w:rsidP="007E4FC8" w:rsidRDefault="00CF42A3" w14:paraId="24658F02" wp14:textId="77777777">
            <w:pPr>
              <w:pStyle w:val="TableText"/>
              <w:keepNext w:val="0"/>
              <w:keepLines w:val="0"/>
              <w:rPr>
                <w:rStyle w:val="BodytextChar"/>
                <w:sz w:val="18"/>
                <w:szCs w:val="18"/>
              </w:rPr>
            </w:pPr>
            <w:r w:rsidRPr="006874E4">
              <w:rPr>
                <w:rStyle w:val="BodytextChar"/>
                <w:sz w:val="18"/>
                <w:szCs w:val="18"/>
              </w:rPr>
              <w:t>Column</w:t>
            </w:r>
          </w:p>
        </w:tc>
        <w:tc>
          <w:tcPr>
            <w:tcW w:w="652" w:type="pct"/>
            <w:tcBorders>
              <w:bottom w:val="single" w:color="616161" w:sz="2" w:space="0"/>
            </w:tcBorders>
            <w:vAlign w:val="center"/>
          </w:tcPr>
          <w:p w:rsidRPr="006874E4" w:rsidR="00CF42A3" w:rsidP="007E4FC8" w:rsidRDefault="00CF42A3" w14:paraId="6E619785" wp14:textId="77777777">
            <w:pPr>
              <w:pStyle w:val="TableText"/>
              <w:keepNext w:val="0"/>
              <w:keepLines w:val="0"/>
              <w:rPr>
                <w:rStyle w:val="BodytextChar"/>
                <w:sz w:val="18"/>
                <w:szCs w:val="18"/>
              </w:rPr>
            </w:pPr>
            <w:r w:rsidRPr="006874E4">
              <w:rPr>
                <w:rStyle w:val="BodytextChar"/>
                <w:sz w:val="18"/>
                <w:szCs w:val="18"/>
              </w:rPr>
              <w:t>Num of Units Actually Paid-to-Date</w:t>
            </w:r>
          </w:p>
        </w:tc>
        <w:tc>
          <w:tcPr>
            <w:tcW w:w="835" w:type="pct"/>
            <w:gridSpan w:val="2"/>
            <w:tcBorders>
              <w:bottom w:val="single" w:color="616161" w:sz="2" w:space="0"/>
            </w:tcBorders>
            <w:vAlign w:val="center"/>
          </w:tcPr>
          <w:p w:rsidRPr="006874E4" w:rsidR="00CF42A3" w:rsidP="007E4FC8" w:rsidRDefault="00CF42A3" w14:paraId="07BA55F3" wp14:textId="77777777">
            <w:pPr>
              <w:pStyle w:val="TableText"/>
              <w:keepNext w:val="0"/>
              <w:keepLines w:val="0"/>
              <w:rPr>
                <w:rStyle w:val="BodytextChar"/>
                <w:sz w:val="18"/>
                <w:szCs w:val="18"/>
              </w:rPr>
            </w:pPr>
            <w:r w:rsidRPr="006874E4">
              <w:rPr>
                <w:rStyle w:val="BodytextChar"/>
                <w:sz w:val="18"/>
                <w:szCs w:val="18"/>
              </w:rPr>
              <w:t>This is the actual units used to date.</w:t>
            </w:r>
          </w:p>
        </w:tc>
        <w:tc>
          <w:tcPr>
            <w:tcW w:w="697" w:type="pct"/>
            <w:tcBorders>
              <w:bottom w:val="single" w:color="616161" w:sz="2" w:space="0"/>
            </w:tcBorders>
            <w:vAlign w:val="center"/>
          </w:tcPr>
          <w:p w:rsidRPr="006874E4" w:rsidR="00CF42A3" w:rsidP="007E4FC8" w:rsidRDefault="00CF42A3" w14:paraId="43CFE329" wp14:textId="77777777">
            <w:pPr>
              <w:pStyle w:val="TableText"/>
              <w:keepNext w:val="0"/>
              <w:keepLines w:val="0"/>
              <w:rPr>
                <w:rStyle w:val="BodytextChar"/>
                <w:sz w:val="18"/>
                <w:szCs w:val="18"/>
              </w:rPr>
            </w:pPr>
            <w:r w:rsidRPr="006874E4">
              <w:rPr>
                <w:rStyle w:val="BodytextChar"/>
                <w:sz w:val="18"/>
                <w:szCs w:val="18"/>
              </w:rPr>
              <w:t>A_DTL_TB</w:t>
            </w:r>
          </w:p>
        </w:tc>
        <w:tc>
          <w:tcPr>
            <w:tcW w:w="1003" w:type="pct"/>
            <w:gridSpan w:val="2"/>
            <w:tcBorders>
              <w:bottom w:val="single" w:color="616161" w:sz="2" w:space="0"/>
            </w:tcBorders>
            <w:vAlign w:val="center"/>
          </w:tcPr>
          <w:p w:rsidRPr="006874E4" w:rsidR="00CF42A3" w:rsidP="007E4FC8" w:rsidRDefault="00CF42A3" w14:paraId="0C09FE65" wp14:textId="77777777">
            <w:pPr>
              <w:pStyle w:val="TableText"/>
              <w:keepNext w:val="0"/>
              <w:keepLines w:val="0"/>
              <w:rPr>
                <w:rStyle w:val="BodytextChar"/>
                <w:sz w:val="18"/>
                <w:szCs w:val="18"/>
              </w:rPr>
            </w:pPr>
            <w:r w:rsidRPr="006874E4">
              <w:rPr>
                <w:rStyle w:val="BodytextChar"/>
                <w:sz w:val="18"/>
                <w:szCs w:val="18"/>
              </w:rPr>
              <w:t>A_LI_USED_UNIT_AMT</w:t>
            </w:r>
          </w:p>
        </w:tc>
        <w:tc>
          <w:tcPr>
            <w:tcW w:w="1164" w:type="pct"/>
            <w:tcBorders>
              <w:bottom w:val="single" w:color="616161" w:sz="2" w:space="0"/>
            </w:tcBorders>
            <w:vAlign w:val="center"/>
          </w:tcPr>
          <w:p w:rsidRPr="006874E4" w:rsidR="00CF42A3" w:rsidP="007E4FC8" w:rsidRDefault="00CF42A3" w14:paraId="3421177C" wp14:textId="77777777">
            <w:pPr>
              <w:pStyle w:val="TableText"/>
              <w:keepNext w:val="0"/>
              <w:keepLines w:val="0"/>
              <w:rPr>
                <w:rStyle w:val="BodytextChar"/>
                <w:sz w:val="18"/>
                <w:szCs w:val="18"/>
              </w:rPr>
            </w:pPr>
          </w:p>
        </w:tc>
      </w:tr>
      <w:tr xmlns:wp14="http://schemas.microsoft.com/office/word/2010/wordml" w:rsidRPr="001C7694" w:rsidR="00CF42A3" w:rsidTr="007A4C37" w14:paraId="43C1EFD0" wp14:textId="77777777">
        <w:tblPrEx>
          <w:tblCellMar>
            <w:top w:w="0" w:type="dxa"/>
            <w:bottom w:w="0" w:type="dxa"/>
          </w:tblCellMar>
        </w:tblPrEx>
        <w:trPr>
          <w:cantSplit/>
          <w:jc w:val="center"/>
        </w:trPr>
        <w:tc>
          <w:tcPr>
            <w:tcW w:w="649" w:type="pct"/>
            <w:tcBorders>
              <w:bottom w:val="single" w:color="616161" w:sz="2" w:space="0"/>
            </w:tcBorders>
            <w:vAlign w:val="center"/>
          </w:tcPr>
          <w:p w:rsidRPr="006874E4" w:rsidR="00CF42A3" w:rsidP="007E4FC8" w:rsidRDefault="00CF42A3" w14:paraId="5F7F9FDE" wp14:textId="77777777">
            <w:pPr>
              <w:pStyle w:val="TOC2"/>
              <w:ind w:left="0"/>
              <w:rPr>
                <w:rStyle w:val="BodytextChar"/>
                <w:sz w:val="18"/>
                <w:szCs w:val="18"/>
              </w:rPr>
            </w:pPr>
            <w:r w:rsidRPr="006874E4">
              <w:rPr>
                <w:rStyle w:val="BodytextChar"/>
                <w:sz w:val="18"/>
                <w:szCs w:val="18"/>
              </w:rPr>
              <w:t>Column</w:t>
            </w:r>
          </w:p>
        </w:tc>
        <w:tc>
          <w:tcPr>
            <w:tcW w:w="652" w:type="pct"/>
            <w:tcBorders>
              <w:bottom w:val="single" w:color="616161" w:sz="2" w:space="0"/>
            </w:tcBorders>
            <w:vAlign w:val="center"/>
          </w:tcPr>
          <w:p w:rsidRPr="006874E4" w:rsidR="00CF42A3" w:rsidP="007E4FC8" w:rsidRDefault="00CF42A3" w14:paraId="514F4509" wp14:textId="77777777">
            <w:pPr>
              <w:pStyle w:val="TableText"/>
              <w:keepNext w:val="0"/>
              <w:keepLines w:val="0"/>
              <w:rPr>
                <w:rStyle w:val="BodytextChar"/>
                <w:sz w:val="18"/>
                <w:szCs w:val="18"/>
              </w:rPr>
            </w:pPr>
            <w:r w:rsidRPr="006874E4">
              <w:rPr>
                <w:rStyle w:val="BodytextChar"/>
                <w:sz w:val="18"/>
                <w:szCs w:val="18"/>
              </w:rPr>
              <w:t>Num of Units Over-Utilized</w:t>
            </w:r>
          </w:p>
        </w:tc>
        <w:tc>
          <w:tcPr>
            <w:tcW w:w="835" w:type="pct"/>
            <w:gridSpan w:val="2"/>
            <w:tcBorders>
              <w:bottom w:val="single" w:color="616161" w:sz="2" w:space="0"/>
            </w:tcBorders>
            <w:vAlign w:val="center"/>
          </w:tcPr>
          <w:p w:rsidRPr="006874E4" w:rsidR="00CF42A3" w:rsidP="007E4FC8" w:rsidRDefault="00CF42A3" w14:paraId="6C78C817" wp14:textId="77777777">
            <w:pPr>
              <w:pStyle w:val="TableText"/>
              <w:keepNext w:val="0"/>
              <w:keepLines w:val="0"/>
              <w:rPr>
                <w:rStyle w:val="BodytextChar"/>
                <w:sz w:val="18"/>
                <w:szCs w:val="18"/>
              </w:rPr>
            </w:pPr>
            <w:r w:rsidRPr="006874E4">
              <w:rPr>
                <w:rStyle w:val="BodytextChar"/>
                <w:sz w:val="18"/>
                <w:szCs w:val="18"/>
              </w:rPr>
              <w:t>This is the number of units paid over the expected amount.</w:t>
            </w:r>
          </w:p>
        </w:tc>
        <w:tc>
          <w:tcPr>
            <w:tcW w:w="697" w:type="pct"/>
            <w:tcBorders>
              <w:bottom w:val="single" w:color="616161" w:sz="2" w:space="0"/>
            </w:tcBorders>
            <w:vAlign w:val="center"/>
          </w:tcPr>
          <w:p w:rsidRPr="006874E4" w:rsidR="00CF42A3" w:rsidP="007E4FC8" w:rsidRDefault="00CF42A3" w14:paraId="0AF5628C" wp14:textId="77777777">
            <w:pPr>
              <w:pStyle w:val="TableText"/>
              <w:keepNext w:val="0"/>
              <w:keepLines w:val="0"/>
              <w:rPr>
                <w:rStyle w:val="BodytextChar"/>
                <w:sz w:val="18"/>
                <w:szCs w:val="18"/>
              </w:rPr>
            </w:pPr>
            <w:r w:rsidRPr="006874E4">
              <w:rPr>
                <w:rStyle w:val="BodytextChar"/>
                <w:sz w:val="18"/>
                <w:szCs w:val="18"/>
              </w:rPr>
              <w:t>Program Generated</w:t>
            </w:r>
          </w:p>
        </w:tc>
        <w:tc>
          <w:tcPr>
            <w:tcW w:w="1003" w:type="pct"/>
            <w:gridSpan w:val="2"/>
            <w:tcBorders>
              <w:bottom w:val="single" w:color="616161" w:sz="2" w:space="0"/>
            </w:tcBorders>
            <w:vAlign w:val="center"/>
          </w:tcPr>
          <w:p w:rsidRPr="006874E4" w:rsidR="00CF42A3" w:rsidP="007E4FC8" w:rsidRDefault="00CF42A3" w14:paraId="0092BB10" wp14:textId="77777777">
            <w:pPr>
              <w:pStyle w:val="TableText"/>
              <w:keepNext w:val="0"/>
              <w:keepLines w:val="0"/>
              <w:rPr>
                <w:rStyle w:val="BodytextChar"/>
                <w:sz w:val="18"/>
                <w:szCs w:val="18"/>
              </w:rPr>
            </w:pPr>
            <w:r w:rsidRPr="006874E4">
              <w:rPr>
                <w:rStyle w:val="BodytextChar"/>
                <w:sz w:val="18"/>
                <w:szCs w:val="18"/>
              </w:rPr>
              <w:t>Program Generated</w:t>
            </w:r>
          </w:p>
        </w:tc>
        <w:tc>
          <w:tcPr>
            <w:tcW w:w="1164" w:type="pct"/>
            <w:tcBorders>
              <w:bottom w:val="single" w:color="616161" w:sz="2" w:space="0"/>
            </w:tcBorders>
          </w:tcPr>
          <w:p w:rsidRPr="00FB55ED" w:rsidR="00CF42A3" w:rsidP="007E4FC8" w:rsidRDefault="00CF42A3" w14:paraId="7F4A5CC7" wp14:textId="77777777">
            <w:pPr>
              <w:pStyle w:val="TableText"/>
              <w:keepNext w:val="0"/>
              <w:keepLines w:val="0"/>
              <w:rPr>
                <w:rStyle w:val="BodytextChar"/>
                <w:sz w:val="18"/>
                <w:szCs w:val="18"/>
              </w:rPr>
            </w:pPr>
            <w:r w:rsidRPr="00FB55ED">
              <w:rPr>
                <w:rStyle w:val="BodytextChar"/>
                <w:sz w:val="18"/>
                <w:szCs w:val="18"/>
              </w:rPr>
              <w:t>Report Column Num of Units Actually Paid-to-Date</w:t>
            </w:r>
            <w:r w:rsidR="004B42EC">
              <w:rPr>
                <w:rStyle w:val="BodytextChar"/>
                <w:sz w:val="18"/>
                <w:szCs w:val="18"/>
              </w:rPr>
              <w:t xml:space="preserve"> – Report Column Num of Units Expected</w:t>
            </w:r>
          </w:p>
        </w:tc>
      </w:tr>
      <w:tr xmlns:wp14="http://schemas.microsoft.com/office/word/2010/wordml" w:rsidRPr="001C7694" w:rsidR="00CF42A3" w:rsidTr="007A4C37" w14:paraId="232F85A2" wp14:textId="77777777">
        <w:tblPrEx>
          <w:tblCellMar>
            <w:top w:w="0" w:type="dxa"/>
            <w:bottom w:w="0" w:type="dxa"/>
          </w:tblCellMar>
        </w:tblPrEx>
        <w:trPr>
          <w:cantSplit/>
          <w:jc w:val="center"/>
        </w:trPr>
        <w:tc>
          <w:tcPr>
            <w:tcW w:w="649" w:type="pct"/>
            <w:tcBorders>
              <w:bottom w:val="single" w:color="616161" w:sz="2" w:space="0"/>
            </w:tcBorders>
            <w:vAlign w:val="center"/>
          </w:tcPr>
          <w:p w:rsidRPr="003D2F8B" w:rsidR="00CF42A3" w:rsidP="007E4FC8" w:rsidRDefault="00CF42A3" w14:paraId="0AF02C55" wp14:textId="77777777">
            <w:pPr>
              <w:pStyle w:val="TOC2"/>
              <w:ind w:left="0"/>
              <w:rPr>
                <w:rStyle w:val="BodytextChar"/>
                <w:rFonts w:cs="Arial"/>
                <w:sz w:val="18"/>
                <w:szCs w:val="18"/>
              </w:rPr>
            </w:pPr>
            <w:r w:rsidRPr="003D2F8B">
              <w:rPr>
                <w:rStyle w:val="BodytextChar"/>
                <w:rFonts w:cs="Arial"/>
                <w:sz w:val="18"/>
                <w:szCs w:val="18"/>
              </w:rPr>
              <w:t>Column</w:t>
            </w:r>
          </w:p>
        </w:tc>
        <w:tc>
          <w:tcPr>
            <w:tcW w:w="652" w:type="pct"/>
            <w:tcBorders>
              <w:bottom w:val="single" w:color="616161" w:sz="2" w:space="0"/>
            </w:tcBorders>
            <w:vAlign w:val="center"/>
          </w:tcPr>
          <w:p w:rsidRPr="003D2F8B" w:rsidR="00CF42A3" w:rsidP="007E4FC8" w:rsidRDefault="00CF42A3" w14:paraId="413360CB" wp14:textId="77777777">
            <w:pPr>
              <w:pStyle w:val="TableText"/>
              <w:keepNext w:val="0"/>
              <w:keepLines w:val="0"/>
              <w:rPr>
                <w:rStyle w:val="BodytextChar"/>
                <w:sz w:val="18"/>
                <w:szCs w:val="18"/>
              </w:rPr>
            </w:pPr>
            <w:r w:rsidRPr="003D2F8B">
              <w:rPr>
                <w:rStyle w:val="BodytextChar"/>
                <w:sz w:val="18"/>
                <w:szCs w:val="18"/>
              </w:rPr>
              <w:t xml:space="preserve">% of Over-Utilization </w:t>
            </w:r>
          </w:p>
        </w:tc>
        <w:tc>
          <w:tcPr>
            <w:tcW w:w="835" w:type="pct"/>
            <w:gridSpan w:val="2"/>
            <w:tcBorders>
              <w:bottom w:val="single" w:color="616161" w:sz="2" w:space="0"/>
            </w:tcBorders>
            <w:vAlign w:val="center"/>
          </w:tcPr>
          <w:p w:rsidRPr="003D2F8B" w:rsidR="00CF42A3" w:rsidP="007E4FC8" w:rsidRDefault="00CF42A3" w14:paraId="1F4ED059" wp14:textId="77777777">
            <w:pPr>
              <w:pStyle w:val="TableText"/>
              <w:keepNext w:val="0"/>
              <w:keepLines w:val="0"/>
              <w:rPr>
                <w:rStyle w:val="BodytextChar"/>
                <w:sz w:val="18"/>
                <w:szCs w:val="18"/>
              </w:rPr>
            </w:pPr>
            <w:r w:rsidRPr="003D2F8B">
              <w:rPr>
                <w:rStyle w:val="BodytextChar"/>
                <w:sz w:val="18"/>
                <w:szCs w:val="18"/>
              </w:rPr>
              <w:t>This is the over utilization percentage.</w:t>
            </w:r>
          </w:p>
        </w:tc>
        <w:tc>
          <w:tcPr>
            <w:tcW w:w="697" w:type="pct"/>
            <w:tcBorders>
              <w:bottom w:val="single" w:color="616161" w:sz="2" w:space="0"/>
            </w:tcBorders>
            <w:vAlign w:val="center"/>
          </w:tcPr>
          <w:p w:rsidRPr="003D2F8B" w:rsidR="00CF42A3" w:rsidP="007E4FC8" w:rsidRDefault="00CF42A3" w14:paraId="6DB3D788" wp14:textId="77777777">
            <w:pPr>
              <w:pStyle w:val="TableText"/>
              <w:keepNext w:val="0"/>
              <w:keepLines w:val="0"/>
              <w:rPr>
                <w:rStyle w:val="BodytextChar"/>
                <w:sz w:val="18"/>
                <w:szCs w:val="18"/>
              </w:rPr>
            </w:pPr>
            <w:r w:rsidRPr="003D2F8B">
              <w:rPr>
                <w:rStyle w:val="BodytextChar"/>
                <w:sz w:val="18"/>
                <w:szCs w:val="18"/>
              </w:rPr>
              <w:t>Program Generated</w:t>
            </w:r>
          </w:p>
        </w:tc>
        <w:tc>
          <w:tcPr>
            <w:tcW w:w="1003" w:type="pct"/>
            <w:gridSpan w:val="2"/>
            <w:tcBorders>
              <w:bottom w:val="single" w:color="616161" w:sz="2" w:space="0"/>
            </w:tcBorders>
            <w:vAlign w:val="center"/>
          </w:tcPr>
          <w:p w:rsidRPr="003D2F8B" w:rsidR="00CF42A3" w:rsidP="007E4FC8" w:rsidRDefault="00CF42A3" w14:paraId="5094CA25" wp14:textId="77777777">
            <w:pPr>
              <w:pStyle w:val="TableText"/>
              <w:keepNext w:val="0"/>
              <w:keepLines w:val="0"/>
              <w:rPr>
                <w:rStyle w:val="BodytextChar"/>
                <w:sz w:val="18"/>
                <w:szCs w:val="18"/>
              </w:rPr>
            </w:pPr>
            <w:r w:rsidRPr="003D2F8B">
              <w:rPr>
                <w:rStyle w:val="BodytextChar"/>
                <w:sz w:val="18"/>
                <w:szCs w:val="18"/>
              </w:rPr>
              <w:t>Program Generated</w:t>
            </w:r>
          </w:p>
        </w:tc>
        <w:tc>
          <w:tcPr>
            <w:tcW w:w="1164" w:type="pct"/>
            <w:tcBorders>
              <w:bottom w:val="single" w:color="616161" w:sz="2" w:space="0"/>
            </w:tcBorders>
          </w:tcPr>
          <w:p w:rsidRPr="003D2F8B" w:rsidR="00CF42A3" w:rsidP="007E4FC8" w:rsidRDefault="00CF42A3" w14:paraId="3676ADB9" wp14:textId="77777777">
            <w:pPr>
              <w:pStyle w:val="TableText"/>
              <w:keepNext w:val="0"/>
              <w:keepLines w:val="0"/>
              <w:rPr>
                <w:rStyle w:val="BodytextChar"/>
                <w:sz w:val="18"/>
                <w:szCs w:val="18"/>
              </w:rPr>
            </w:pPr>
            <w:r w:rsidRPr="00105EB0">
              <w:rPr>
                <w:sz w:val="18"/>
                <w:szCs w:val="18"/>
                <w:lang w:val="en-US" w:eastAsia="en-US"/>
              </w:rPr>
              <w:t>The variance expressed as a percentage is (Used Units – Expected Units) / Expected Units * 100</w:t>
            </w:r>
          </w:p>
        </w:tc>
      </w:tr>
      <w:tr xmlns:wp14="http://schemas.microsoft.com/office/word/2010/wordml" w:rsidRPr="005652B9" w:rsidR="00CF42A3" w:rsidTr="007A4C37" w14:paraId="18A380B5"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Pr="005652B9" w:rsidR="00CF42A3" w:rsidP="007E4FC8" w:rsidRDefault="00CF42A3" w14:paraId="2CD604BF" wp14:textId="77777777">
            <w:pPr>
              <w:pStyle w:val="TableText1"/>
              <w:spacing w:before="40" w:after="40"/>
              <w:jc w:val="center"/>
              <w:rPr>
                <w:rStyle w:val="ModernTableText"/>
                <w:rFonts w:ascii="Arial Black" w:hAnsi="Arial Black" w:cs="Arial"/>
                <w:bCs/>
                <w:noProof/>
                <w:color w:val="FFFFFF"/>
                <w:sz w:val="19"/>
                <w:szCs w:val="19"/>
              </w:rPr>
            </w:pPr>
            <w:r w:rsidRPr="005652B9">
              <w:rPr>
                <w:rStyle w:val="ModernTableText"/>
                <w:rFonts w:ascii="Arial Black" w:hAnsi="Arial Black" w:cs="Arial"/>
                <w:bCs/>
                <w:noProof/>
                <w:color w:val="FFFFFF"/>
                <w:sz w:val="19"/>
                <w:szCs w:val="19"/>
              </w:rPr>
              <w:t>Chart Footer (opt)</w:t>
            </w:r>
          </w:p>
        </w:tc>
      </w:tr>
      <w:tr xmlns:wp14="http://schemas.microsoft.com/office/word/2010/wordml" w:rsidRPr="005652B9" w:rsidR="00CF42A3" w:rsidTr="007A4C37" w14:paraId="239A9174" wp14:textId="77777777">
        <w:tblPrEx>
          <w:tblCellMar>
            <w:top w:w="0" w:type="dxa"/>
            <w:bottom w:w="0" w:type="dxa"/>
          </w:tblCellMar>
        </w:tblPrEx>
        <w:trPr>
          <w:cantSplit/>
          <w:jc w:val="center"/>
        </w:trPr>
        <w:tc>
          <w:tcPr>
            <w:tcW w:w="1445" w:type="pct"/>
            <w:gridSpan w:val="3"/>
            <w:tcBorders>
              <w:top w:val="single" w:color="616161" w:sz="2" w:space="0"/>
              <w:bottom w:val="single" w:color="616161" w:sz="2" w:space="0"/>
            </w:tcBorders>
            <w:vAlign w:val="center"/>
          </w:tcPr>
          <w:p w:rsidRPr="003D2F8B" w:rsidR="00CF42A3" w:rsidP="007E4FC8" w:rsidRDefault="00CF42A3" w14:paraId="288179F6" wp14:textId="77777777">
            <w:pPr>
              <w:pStyle w:val="TableText1"/>
              <w:rPr>
                <w:rStyle w:val="ModernTableText"/>
                <w:b/>
                <w:szCs w:val="17"/>
              </w:rPr>
            </w:pPr>
            <w:r w:rsidRPr="003D2F8B">
              <w:rPr>
                <w:rStyle w:val="ModernTableText"/>
                <w:b/>
                <w:szCs w:val="17"/>
              </w:rPr>
              <w:t>Chart Footnote Label (opt)</w:t>
            </w:r>
          </w:p>
        </w:tc>
        <w:tc>
          <w:tcPr>
            <w:tcW w:w="1770" w:type="pct"/>
            <w:gridSpan w:val="3"/>
            <w:tcBorders>
              <w:top w:val="single" w:color="616161" w:sz="2" w:space="0"/>
              <w:bottom w:val="single" w:color="616161" w:sz="2" w:space="0"/>
            </w:tcBorders>
            <w:vAlign w:val="center"/>
          </w:tcPr>
          <w:p w:rsidRPr="003D2F8B" w:rsidR="00CF42A3" w:rsidP="007E4FC8" w:rsidRDefault="00CF42A3" w14:paraId="62F5BBD0" wp14:textId="77777777">
            <w:pPr>
              <w:pStyle w:val="TableText1"/>
              <w:rPr>
                <w:rStyle w:val="ModernTableText"/>
                <w:b/>
                <w:szCs w:val="17"/>
              </w:rPr>
            </w:pPr>
            <w:r w:rsidRPr="003D2F8B">
              <w:rPr>
                <w:rStyle w:val="ModernTableText"/>
                <w:b/>
                <w:szCs w:val="17"/>
              </w:rPr>
              <w:t>Chart Footnote Description (opt)</w:t>
            </w:r>
          </w:p>
        </w:tc>
        <w:tc>
          <w:tcPr>
            <w:tcW w:w="1785" w:type="pct"/>
            <w:gridSpan w:val="2"/>
            <w:tcBorders>
              <w:top w:val="single" w:color="616161" w:sz="2" w:space="0"/>
              <w:bottom w:val="single" w:color="616161" w:sz="2" w:space="0"/>
            </w:tcBorders>
            <w:vAlign w:val="center"/>
          </w:tcPr>
          <w:p w:rsidRPr="003D2F8B" w:rsidR="00CF42A3" w:rsidP="007E4FC8" w:rsidRDefault="00CF42A3" w14:paraId="79E2FB8E" wp14:textId="77777777">
            <w:pPr>
              <w:pStyle w:val="TableText1"/>
              <w:rPr>
                <w:rStyle w:val="ModernTableText"/>
                <w:b/>
                <w:szCs w:val="17"/>
              </w:rPr>
            </w:pPr>
            <w:r w:rsidRPr="003D2F8B">
              <w:rPr>
                <w:rStyle w:val="ModernTableText"/>
                <w:b/>
                <w:szCs w:val="17"/>
              </w:rPr>
              <w:t>Chart Footnote Processing Rules (opt)</w:t>
            </w:r>
          </w:p>
        </w:tc>
      </w:tr>
      <w:tr xmlns:wp14="http://schemas.microsoft.com/office/word/2010/wordml" w:rsidRPr="005652B9" w:rsidR="00CF42A3" w:rsidTr="007A4C37" w14:paraId="6BD87E31" wp14:textId="77777777">
        <w:tblPrEx>
          <w:tblCellMar>
            <w:top w:w="0" w:type="dxa"/>
            <w:bottom w:w="0" w:type="dxa"/>
          </w:tblCellMar>
        </w:tblPrEx>
        <w:trPr>
          <w:cantSplit/>
          <w:jc w:val="center"/>
        </w:trPr>
        <w:tc>
          <w:tcPr>
            <w:tcW w:w="1445" w:type="pct"/>
            <w:gridSpan w:val="3"/>
            <w:tcBorders>
              <w:top w:val="single" w:color="616161" w:sz="2" w:space="0"/>
              <w:bottom w:val="single" w:color="616161" w:sz="2" w:space="0"/>
            </w:tcBorders>
            <w:vAlign w:val="center"/>
          </w:tcPr>
          <w:p w:rsidRPr="005652B9" w:rsidR="00CF42A3" w:rsidP="007E4FC8" w:rsidRDefault="00CF42A3" w14:paraId="7F932656" wp14:textId="77777777">
            <w:pPr>
              <w:pStyle w:val="TableText1"/>
              <w:rPr>
                <w:rStyle w:val="ModernTableText"/>
                <w:szCs w:val="19"/>
              </w:rPr>
            </w:pPr>
            <w:r w:rsidRPr="005652B9">
              <w:rPr>
                <w:rStyle w:val="ModernTableText"/>
                <w:szCs w:val="19"/>
              </w:rPr>
              <w:t>N/A</w:t>
            </w:r>
          </w:p>
        </w:tc>
        <w:tc>
          <w:tcPr>
            <w:tcW w:w="1770" w:type="pct"/>
            <w:gridSpan w:val="3"/>
            <w:tcBorders>
              <w:top w:val="single" w:color="616161" w:sz="2" w:space="0"/>
              <w:bottom w:val="single" w:color="616161" w:sz="2" w:space="0"/>
            </w:tcBorders>
            <w:vAlign w:val="center"/>
          </w:tcPr>
          <w:p w:rsidRPr="005652B9" w:rsidR="00CF42A3" w:rsidP="007E4FC8" w:rsidRDefault="00CF42A3" w14:paraId="7DB07BFF" wp14:textId="77777777">
            <w:pPr>
              <w:pStyle w:val="TableText1"/>
              <w:rPr>
                <w:rStyle w:val="ModernTableText"/>
                <w:szCs w:val="19"/>
              </w:rPr>
            </w:pPr>
            <w:r w:rsidRPr="005652B9">
              <w:rPr>
                <w:rStyle w:val="ModernTableText"/>
                <w:szCs w:val="19"/>
              </w:rPr>
              <w:t>N/A</w:t>
            </w:r>
          </w:p>
        </w:tc>
        <w:tc>
          <w:tcPr>
            <w:tcW w:w="1785" w:type="pct"/>
            <w:gridSpan w:val="2"/>
            <w:tcBorders>
              <w:top w:val="single" w:color="616161" w:sz="2" w:space="0"/>
              <w:bottom w:val="single" w:color="616161" w:sz="2" w:space="0"/>
            </w:tcBorders>
            <w:vAlign w:val="center"/>
          </w:tcPr>
          <w:p w:rsidRPr="005652B9" w:rsidR="00CF42A3" w:rsidP="007E4FC8" w:rsidRDefault="00CF42A3" w14:paraId="5B1F4993" wp14:textId="77777777">
            <w:pPr>
              <w:pStyle w:val="TableText1"/>
              <w:rPr>
                <w:rStyle w:val="ModernTableText"/>
                <w:szCs w:val="19"/>
              </w:rPr>
            </w:pPr>
            <w:r w:rsidRPr="005652B9">
              <w:rPr>
                <w:rStyle w:val="ModernTableText"/>
                <w:szCs w:val="19"/>
              </w:rPr>
              <w:t>N/A</w:t>
            </w:r>
          </w:p>
        </w:tc>
      </w:tr>
      <w:tr xmlns:wp14="http://schemas.microsoft.com/office/word/2010/wordml" w:rsidRPr="005652B9" w:rsidR="00CF42A3" w:rsidTr="007A4C37" w14:paraId="125A1E4B"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Pr="005652B9" w:rsidR="00CF42A3" w:rsidP="007E4FC8" w:rsidRDefault="00CF42A3" w14:paraId="703AE6CE" wp14:textId="77777777">
            <w:pPr>
              <w:pStyle w:val="TableText1"/>
              <w:spacing w:before="40" w:after="40"/>
              <w:jc w:val="center"/>
              <w:rPr>
                <w:rStyle w:val="ModernTableText"/>
                <w:rFonts w:ascii="Arial Black" w:hAnsi="Arial Black" w:cs="Arial"/>
                <w:bCs/>
                <w:noProof/>
                <w:color w:val="FFFFFF"/>
                <w:sz w:val="19"/>
                <w:szCs w:val="19"/>
              </w:rPr>
            </w:pPr>
            <w:r w:rsidRPr="005652B9">
              <w:rPr>
                <w:rStyle w:val="ModernTableText"/>
                <w:rFonts w:ascii="Arial Black" w:hAnsi="Arial Black" w:cs="Arial"/>
                <w:bCs/>
                <w:noProof/>
                <w:color w:val="FFFFFF"/>
                <w:sz w:val="19"/>
                <w:szCs w:val="19"/>
              </w:rPr>
              <w:t>Report Footnote (opt)</w:t>
            </w:r>
          </w:p>
        </w:tc>
      </w:tr>
      <w:tr xmlns:wp14="http://schemas.microsoft.com/office/word/2010/wordml" w:rsidRPr="005652B9" w:rsidR="00CF42A3" w:rsidTr="007A4C37" w14:paraId="3A17151A" wp14:textId="77777777">
        <w:tblPrEx>
          <w:tblCellMar>
            <w:top w:w="0" w:type="dxa"/>
            <w:bottom w:w="0" w:type="dxa"/>
          </w:tblCellMar>
        </w:tblPrEx>
        <w:trPr>
          <w:cantSplit/>
          <w:jc w:val="center"/>
        </w:trPr>
        <w:tc>
          <w:tcPr>
            <w:tcW w:w="1445" w:type="pct"/>
            <w:gridSpan w:val="3"/>
            <w:tcBorders>
              <w:top w:val="single" w:color="616161" w:sz="2" w:space="0"/>
            </w:tcBorders>
            <w:vAlign w:val="center"/>
          </w:tcPr>
          <w:p w:rsidRPr="003D2F8B" w:rsidR="00CF42A3" w:rsidP="007E4FC8" w:rsidRDefault="00CF42A3" w14:paraId="27454450" wp14:textId="77777777">
            <w:pPr>
              <w:pStyle w:val="TableHeading"/>
              <w:keepLines w:val="0"/>
              <w:spacing w:before="40" w:after="40"/>
              <w:jc w:val="center"/>
              <w:rPr>
                <w:rStyle w:val="ModernTableText"/>
                <w:rFonts w:cs="Arial"/>
                <w:szCs w:val="18"/>
              </w:rPr>
            </w:pPr>
            <w:r w:rsidRPr="003D2F8B">
              <w:rPr>
                <w:rStyle w:val="ModernTableText"/>
                <w:rFonts w:cs="Arial"/>
                <w:szCs w:val="18"/>
              </w:rPr>
              <w:t>Report Footnote Label (opt)</w:t>
            </w:r>
          </w:p>
        </w:tc>
        <w:tc>
          <w:tcPr>
            <w:tcW w:w="1770" w:type="pct"/>
            <w:gridSpan w:val="3"/>
            <w:tcBorders>
              <w:top w:val="single" w:color="616161" w:sz="2" w:space="0"/>
            </w:tcBorders>
            <w:vAlign w:val="center"/>
          </w:tcPr>
          <w:p w:rsidRPr="003D2F8B" w:rsidR="00CF42A3" w:rsidP="007E4FC8" w:rsidRDefault="00CF42A3" w14:paraId="1555469D" wp14:textId="77777777">
            <w:pPr>
              <w:pStyle w:val="TableText1"/>
              <w:spacing w:before="40" w:after="40"/>
              <w:jc w:val="center"/>
              <w:rPr>
                <w:rStyle w:val="ModernTableText"/>
                <w:rFonts w:cs="Arial"/>
                <w:b/>
                <w:noProof/>
                <w:szCs w:val="18"/>
              </w:rPr>
            </w:pPr>
            <w:r w:rsidRPr="003D2F8B">
              <w:rPr>
                <w:rStyle w:val="ModernTableText"/>
                <w:rFonts w:cs="Arial"/>
                <w:b/>
                <w:noProof/>
                <w:szCs w:val="18"/>
              </w:rPr>
              <w:t>Report Footnote Description (opt)</w:t>
            </w:r>
          </w:p>
        </w:tc>
        <w:tc>
          <w:tcPr>
            <w:tcW w:w="1785" w:type="pct"/>
            <w:gridSpan w:val="2"/>
            <w:tcBorders>
              <w:top w:val="single" w:color="616161" w:sz="2" w:space="0"/>
            </w:tcBorders>
            <w:vAlign w:val="center"/>
          </w:tcPr>
          <w:p w:rsidRPr="003D2F8B" w:rsidR="00CF42A3" w:rsidP="007E4FC8" w:rsidRDefault="00CF42A3" w14:paraId="3FE6C01A" wp14:textId="77777777">
            <w:pPr>
              <w:pStyle w:val="TableText1"/>
              <w:spacing w:before="40" w:after="40"/>
              <w:jc w:val="center"/>
              <w:rPr>
                <w:rStyle w:val="ModernTableText"/>
                <w:rFonts w:cs="Arial"/>
                <w:b/>
                <w:noProof/>
                <w:szCs w:val="18"/>
              </w:rPr>
            </w:pPr>
            <w:r w:rsidRPr="003D2F8B">
              <w:rPr>
                <w:rStyle w:val="ModernTableText"/>
                <w:rFonts w:cs="Arial"/>
                <w:b/>
                <w:noProof/>
                <w:szCs w:val="18"/>
              </w:rPr>
              <w:t>Report Footnote Processing Rules (opt)</w:t>
            </w:r>
          </w:p>
        </w:tc>
      </w:tr>
      <w:tr xmlns:wp14="http://schemas.microsoft.com/office/word/2010/wordml" w:rsidRPr="001C7694" w:rsidR="00CF42A3" w:rsidTr="007A4C37" w14:paraId="21CB0C16" wp14:textId="77777777">
        <w:tblPrEx>
          <w:tblCellMar>
            <w:top w:w="0" w:type="dxa"/>
            <w:bottom w:w="0" w:type="dxa"/>
          </w:tblCellMar>
        </w:tblPrEx>
        <w:trPr>
          <w:cantSplit/>
          <w:jc w:val="center"/>
        </w:trPr>
        <w:tc>
          <w:tcPr>
            <w:tcW w:w="1445" w:type="pct"/>
            <w:gridSpan w:val="3"/>
            <w:vAlign w:val="center"/>
          </w:tcPr>
          <w:p w:rsidRPr="003D2F8B" w:rsidR="00CF42A3" w:rsidP="007E4FC8" w:rsidRDefault="00CF42A3" w14:paraId="34854171" wp14:textId="77777777">
            <w:pPr>
              <w:pStyle w:val="TableText1"/>
              <w:rPr>
                <w:rStyle w:val="ModernTableText"/>
                <w:szCs w:val="18"/>
              </w:rPr>
            </w:pPr>
            <w:r w:rsidRPr="003D2F8B">
              <w:rPr>
                <w:rStyle w:val="ModernTableText"/>
                <w:szCs w:val="18"/>
              </w:rPr>
              <w:t>N/A</w:t>
            </w:r>
          </w:p>
        </w:tc>
        <w:tc>
          <w:tcPr>
            <w:tcW w:w="1770" w:type="pct"/>
            <w:gridSpan w:val="3"/>
            <w:vAlign w:val="center"/>
          </w:tcPr>
          <w:p w:rsidRPr="003D2F8B" w:rsidR="00CF42A3" w:rsidP="007E4FC8" w:rsidRDefault="00CF42A3" w14:paraId="6AFE6D0A" wp14:textId="77777777">
            <w:pPr>
              <w:pStyle w:val="TableText1"/>
              <w:rPr>
                <w:rStyle w:val="ModernTableText"/>
                <w:szCs w:val="18"/>
              </w:rPr>
            </w:pPr>
            <w:r w:rsidRPr="003D2F8B">
              <w:rPr>
                <w:rStyle w:val="ModernTableText"/>
                <w:szCs w:val="18"/>
              </w:rPr>
              <w:t>N/A</w:t>
            </w:r>
          </w:p>
        </w:tc>
        <w:tc>
          <w:tcPr>
            <w:tcW w:w="1785" w:type="pct"/>
            <w:gridSpan w:val="2"/>
            <w:vAlign w:val="center"/>
          </w:tcPr>
          <w:p w:rsidRPr="003D2F8B" w:rsidR="00CF42A3" w:rsidP="007E4FC8" w:rsidRDefault="00CF42A3" w14:paraId="06264973" wp14:textId="77777777">
            <w:pPr>
              <w:pStyle w:val="TableText1"/>
              <w:rPr>
                <w:rStyle w:val="ModernTableText"/>
                <w:szCs w:val="18"/>
              </w:rPr>
            </w:pPr>
            <w:r w:rsidRPr="003D2F8B">
              <w:rPr>
                <w:rStyle w:val="ModernTableText"/>
                <w:szCs w:val="18"/>
              </w:rPr>
              <w:t>N/A</w:t>
            </w:r>
          </w:p>
        </w:tc>
      </w:tr>
    </w:tbl>
    <w:p xmlns:wp14="http://schemas.microsoft.com/office/word/2010/wordml" w:rsidR="00B732AA" w:rsidP="00EA7252" w:rsidRDefault="00B732AA" w14:paraId="42D3B307" wp14:textId="77777777"/>
    <w:p xmlns:wp14="http://schemas.microsoft.com/office/word/2010/wordml" w:rsidRPr="005652B9" w:rsidR="00234378" w:rsidP="00D0385C" w:rsidRDefault="00234378" w14:paraId="1C275823" wp14:textId="77777777">
      <w:pPr>
        <w:pStyle w:val="Heading5"/>
      </w:pPr>
      <w:r>
        <w:br w:type="page"/>
      </w:r>
      <w:bookmarkStart w:name="_Toc214963355" w:id="327"/>
      <w:r w:rsidRPr="00EA7252">
        <w:t>Report</w:t>
      </w:r>
      <w:r w:rsidRPr="005652B9">
        <w:t xml:space="preserve"> Definition – OPR-SRA-1</w:t>
      </w:r>
      <w:r>
        <w:t>32</w:t>
      </w:r>
      <w:r w:rsidRPr="005652B9">
        <w:t xml:space="preserve"> </w:t>
      </w:r>
      <w:r>
        <w:t>–</w:t>
      </w:r>
      <w:r w:rsidRPr="005652B9">
        <w:t xml:space="preserve"> </w:t>
      </w:r>
      <w:r w:rsidRPr="00234378">
        <w:rPr>
          <w:color w:val="000000"/>
        </w:rPr>
        <w:t>SA Inbound Interface Failure Report</w:t>
      </w:r>
      <w:bookmarkEnd w:id="327"/>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17"/>
        <w:gridCol w:w="1476"/>
        <w:gridCol w:w="1571"/>
        <w:gridCol w:w="518"/>
        <w:gridCol w:w="1407"/>
        <w:gridCol w:w="812"/>
        <w:gridCol w:w="1091"/>
        <w:gridCol w:w="1649"/>
        <w:gridCol w:w="659"/>
        <w:gridCol w:w="302"/>
        <w:gridCol w:w="1960"/>
        <w:gridCol w:w="1528"/>
      </w:tblGrid>
      <w:tr xmlns:wp14="http://schemas.microsoft.com/office/word/2010/wordml" w:rsidRPr="005652B9" w:rsidR="00234378" w:rsidTr="00234378" w14:paraId="3CF6441E" wp14:textId="77777777">
        <w:tblPrEx>
          <w:tblCellMar>
            <w:top w:w="0" w:type="dxa"/>
            <w:bottom w:w="0" w:type="dxa"/>
          </w:tblCellMar>
        </w:tblPrEx>
        <w:trPr>
          <w:cantSplit/>
          <w:trHeight w:val="432" w:hRule="exact"/>
          <w:tblHeader/>
          <w:jc w:val="center"/>
        </w:trPr>
        <w:tc>
          <w:tcPr>
            <w:tcW w:w="5000" w:type="pct"/>
            <w:gridSpan w:val="12"/>
            <w:tcBorders>
              <w:top w:val="single" w:color="auto" w:sz="4" w:space="0"/>
              <w:left w:val="single" w:color="auto" w:sz="4" w:space="0"/>
              <w:bottom w:val="single" w:color="auto" w:sz="4" w:space="0"/>
              <w:right w:val="single" w:color="auto" w:sz="4" w:space="0"/>
            </w:tcBorders>
            <w:shd w:val="clear" w:color="auto" w:fill="FF0000"/>
            <w:vAlign w:val="center"/>
          </w:tcPr>
          <w:p w:rsidRPr="00630F5A" w:rsidR="00234378" w:rsidP="00234378" w:rsidRDefault="00234378" w14:paraId="5B50ADA1" wp14:textId="77777777">
            <w:pPr>
              <w:jc w:val="center"/>
              <w:rPr>
                <w:rFonts w:eastAsia="MS Mincho" w:cs="Arial"/>
                <w:szCs w:val="20"/>
              </w:rPr>
            </w:pPr>
            <w:r w:rsidRPr="005652B9">
              <w:rPr>
                <w:rFonts w:cs="Arial"/>
                <w:sz w:val="19"/>
                <w:szCs w:val="19"/>
              </w:rPr>
              <w:br w:type="page"/>
            </w:r>
            <w:r w:rsidRPr="005652B9">
              <w:rPr>
                <w:rFonts w:cs="Arial"/>
                <w:sz w:val="19"/>
                <w:szCs w:val="19"/>
              </w:rPr>
              <w:br w:type="page"/>
            </w:r>
            <w:r w:rsidRPr="005652B9">
              <w:rPr>
                <w:rFonts w:cs="Arial"/>
                <w:sz w:val="19"/>
                <w:szCs w:val="19"/>
              </w:rPr>
              <w:br w:type="page"/>
            </w:r>
            <w:r w:rsidRPr="005652B9">
              <w:rPr>
                <w:rFonts w:cs="Arial"/>
                <w:sz w:val="19"/>
                <w:szCs w:val="19"/>
              </w:rPr>
              <w:br w:type="page"/>
            </w:r>
            <w:r w:rsidRPr="00630F5A">
              <w:rPr>
                <w:rFonts w:eastAsia="MS Mincho" w:cs="Arial"/>
                <w:szCs w:val="20"/>
              </w:rPr>
              <w:t>NH MMIS REPORT DEFINITION</w:t>
            </w:r>
          </w:p>
        </w:tc>
      </w:tr>
      <w:tr xmlns:wp14="http://schemas.microsoft.com/office/word/2010/wordml" w:rsidRPr="005652B9" w:rsidR="00234378" w:rsidTr="00234378" w14:paraId="38BAC73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tcBorders>
              <w:top w:val="single" w:color="auto" w:sz="4" w:space="0"/>
            </w:tcBorders>
            <w:vAlign w:val="center"/>
          </w:tcPr>
          <w:p w:rsidRPr="00205D93" w:rsidR="00234378" w:rsidP="00234378" w:rsidRDefault="00234378" w14:paraId="2A288023" wp14:textId="77777777">
            <w:pPr>
              <w:pStyle w:val="TableHeading"/>
              <w:spacing w:before="40" w:after="40"/>
              <w:rPr>
                <w:rStyle w:val="ModernTableText"/>
                <w:noProof/>
                <w:szCs w:val="17"/>
              </w:rPr>
            </w:pPr>
            <w:r w:rsidRPr="00205D93">
              <w:rPr>
                <w:rStyle w:val="ModernTableText"/>
                <w:noProof/>
                <w:szCs w:val="17"/>
              </w:rPr>
              <w:t>Report Type:</w:t>
            </w:r>
          </w:p>
        </w:tc>
        <w:tc>
          <w:tcPr>
            <w:tcW w:w="3995" w:type="pct"/>
            <w:gridSpan w:val="10"/>
            <w:tcBorders>
              <w:top w:val="single" w:color="auto" w:sz="4" w:space="0"/>
            </w:tcBorders>
            <w:vAlign w:val="center"/>
          </w:tcPr>
          <w:p w:rsidRPr="00205D93" w:rsidR="00234378" w:rsidP="00234378" w:rsidRDefault="00234378" w14:paraId="3751D290"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Standard</w:t>
            </w:r>
            <w:r w:rsidRPr="00205D93">
              <w:rPr>
                <w:rStyle w:val="ModernTableText"/>
                <w:noProof/>
                <w:szCs w:val="17"/>
              </w:rPr>
              <w:tab/>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Customized</w:t>
            </w:r>
          </w:p>
        </w:tc>
      </w:tr>
      <w:tr xmlns:wp14="http://schemas.microsoft.com/office/word/2010/wordml" w:rsidRPr="005652B9" w:rsidR="00234378" w:rsidTr="00234378" w14:paraId="272D35F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tcBorders>
              <w:top w:val="single" w:color="616161" w:sz="2" w:space="0"/>
            </w:tcBorders>
            <w:vAlign w:val="center"/>
          </w:tcPr>
          <w:p w:rsidRPr="00205D93" w:rsidR="00234378" w:rsidP="00234378" w:rsidRDefault="00234378" w14:paraId="7E5F29DA" wp14:textId="77777777">
            <w:pPr>
              <w:pStyle w:val="TableHeading"/>
              <w:spacing w:before="40" w:after="40"/>
              <w:rPr>
                <w:rStyle w:val="ModernTableText"/>
                <w:noProof/>
                <w:szCs w:val="17"/>
              </w:rPr>
            </w:pPr>
            <w:r w:rsidRPr="00205D93">
              <w:rPr>
                <w:rStyle w:val="ModernTableText"/>
                <w:noProof/>
                <w:szCs w:val="17"/>
              </w:rPr>
              <w:t>Client Name:</w:t>
            </w:r>
          </w:p>
        </w:tc>
        <w:tc>
          <w:tcPr>
            <w:tcW w:w="3995" w:type="pct"/>
            <w:gridSpan w:val="10"/>
            <w:tcBorders>
              <w:top w:val="single" w:color="616161" w:sz="2" w:space="0"/>
            </w:tcBorders>
            <w:vAlign w:val="center"/>
          </w:tcPr>
          <w:p w:rsidRPr="00205D93" w:rsidR="00234378" w:rsidP="00234378" w:rsidRDefault="00234378" w14:paraId="6BB8F81C" wp14:textId="77777777">
            <w:pPr>
              <w:pStyle w:val="TableText1"/>
              <w:spacing w:before="40" w:after="40"/>
              <w:rPr>
                <w:rStyle w:val="ModernTableText"/>
                <w:szCs w:val="17"/>
              </w:rPr>
            </w:pPr>
            <w:r w:rsidRPr="00205D93">
              <w:rPr>
                <w:rStyle w:val="ModernTableText"/>
                <w:szCs w:val="17"/>
              </w:rPr>
              <w:t>New Hampshire</w:t>
            </w:r>
          </w:p>
        </w:tc>
      </w:tr>
      <w:tr xmlns:wp14="http://schemas.microsoft.com/office/word/2010/wordml" w:rsidRPr="005652B9" w:rsidR="00234378" w:rsidTr="00234378" w14:paraId="1AFB6B2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tcBorders>
              <w:top w:val="single" w:color="616161" w:sz="2" w:space="0"/>
            </w:tcBorders>
            <w:vAlign w:val="center"/>
          </w:tcPr>
          <w:p w:rsidRPr="00205D93" w:rsidR="00234378" w:rsidP="00234378" w:rsidRDefault="00234378" w14:paraId="61A63B9C" wp14:textId="77777777">
            <w:pPr>
              <w:pStyle w:val="TableHeading"/>
              <w:spacing w:before="40" w:after="40"/>
              <w:rPr>
                <w:rStyle w:val="ModernTableText"/>
                <w:noProof/>
                <w:szCs w:val="17"/>
              </w:rPr>
            </w:pPr>
            <w:r w:rsidRPr="00205D93">
              <w:rPr>
                <w:rStyle w:val="ModernTableText"/>
                <w:noProof/>
                <w:szCs w:val="17"/>
              </w:rPr>
              <w:t>Client Report ID:</w:t>
            </w:r>
          </w:p>
        </w:tc>
        <w:tc>
          <w:tcPr>
            <w:tcW w:w="3995" w:type="pct"/>
            <w:gridSpan w:val="10"/>
            <w:tcBorders>
              <w:top w:val="single" w:color="616161" w:sz="2" w:space="0"/>
            </w:tcBorders>
            <w:vAlign w:val="center"/>
          </w:tcPr>
          <w:p w:rsidRPr="00205D93" w:rsidR="00234378" w:rsidP="00234378" w:rsidRDefault="00234378" w14:paraId="061C331C" wp14:textId="77777777">
            <w:pPr>
              <w:pStyle w:val="TableText1"/>
              <w:spacing w:before="40" w:after="40"/>
              <w:rPr>
                <w:rStyle w:val="ModernTableText"/>
                <w:szCs w:val="17"/>
              </w:rPr>
            </w:pPr>
            <w:r w:rsidRPr="00205D93">
              <w:rPr>
                <w:rStyle w:val="ModernTableText"/>
                <w:szCs w:val="17"/>
              </w:rPr>
              <w:t>OPR-SRA-13</w:t>
            </w:r>
            <w:r>
              <w:rPr>
                <w:rStyle w:val="ModernTableText"/>
                <w:szCs w:val="17"/>
              </w:rPr>
              <w:t>2</w:t>
            </w:r>
          </w:p>
        </w:tc>
      </w:tr>
      <w:tr xmlns:wp14="http://schemas.microsoft.com/office/word/2010/wordml" w:rsidRPr="005652B9" w:rsidR="00234378" w:rsidTr="00234378" w14:paraId="20BE692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91"/>
          <w:jc w:val="center"/>
        </w:trPr>
        <w:tc>
          <w:tcPr>
            <w:tcW w:w="1005" w:type="pct"/>
            <w:gridSpan w:val="2"/>
            <w:tcBorders>
              <w:top w:val="single" w:color="616161" w:sz="2" w:space="0"/>
            </w:tcBorders>
            <w:vAlign w:val="center"/>
          </w:tcPr>
          <w:p w:rsidRPr="00205D93" w:rsidR="00234378" w:rsidP="00234378" w:rsidRDefault="00234378" w14:paraId="6554900E" wp14:textId="77777777">
            <w:pPr>
              <w:pStyle w:val="TableHeading"/>
              <w:spacing w:before="40" w:after="40"/>
              <w:rPr>
                <w:rStyle w:val="ModernTableText"/>
                <w:noProof/>
                <w:szCs w:val="17"/>
              </w:rPr>
            </w:pPr>
            <w:r w:rsidRPr="00205D93">
              <w:rPr>
                <w:rStyle w:val="ModernTableText"/>
                <w:noProof/>
                <w:szCs w:val="17"/>
              </w:rPr>
              <w:t>Client Line Of Business:</w:t>
            </w:r>
          </w:p>
        </w:tc>
        <w:tc>
          <w:tcPr>
            <w:tcW w:w="3995" w:type="pct"/>
            <w:gridSpan w:val="10"/>
            <w:tcBorders>
              <w:top w:val="single" w:color="616161" w:sz="2" w:space="0"/>
            </w:tcBorders>
            <w:vAlign w:val="center"/>
          </w:tcPr>
          <w:p w:rsidRPr="00205D93" w:rsidR="00234378" w:rsidP="00234378" w:rsidRDefault="00234378" w14:paraId="4CB8E9F4" wp14:textId="77777777">
            <w:pPr>
              <w:pStyle w:val="TableText1"/>
              <w:spacing w:before="40" w:after="40"/>
              <w:rPr>
                <w:rStyle w:val="ModernTableText"/>
                <w:szCs w:val="17"/>
              </w:rPr>
            </w:pPr>
            <w:r w:rsidRPr="00205D93">
              <w:rPr>
                <w:rStyle w:val="ModernTableText"/>
                <w:szCs w:val="17"/>
              </w:rPr>
              <w:t>Medicaid</w:t>
            </w:r>
          </w:p>
        </w:tc>
      </w:tr>
      <w:tr xmlns:wp14="http://schemas.microsoft.com/office/word/2010/wordml" w:rsidRPr="005652B9" w:rsidR="00234378" w:rsidTr="00234378" w14:paraId="5C4A8D0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1005" w:type="pct"/>
            <w:gridSpan w:val="2"/>
            <w:tcBorders>
              <w:top w:val="single" w:color="616161" w:sz="2" w:space="0"/>
            </w:tcBorders>
            <w:vAlign w:val="center"/>
          </w:tcPr>
          <w:p w:rsidRPr="00205D93" w:rsidR="00234378" w:rsidP="00234378" w:rsidRDefault="00234378" w14:paraId="5F074501" wp14:textId="77777777">
            <w:pPr>
              <w:pStyle w:val="TableHeading"/>
              <w:spacing w:before="40" w:after="40"/>
              <w:rPr>
                <w:rStyle w:val="ModernTableText"/>
                <w:noProof/>
                <w:szCs w:val="17"/>
              </w:rPr>
            </w:pPr>
            <w:r w:rsidRPr="00205D93">
              <w:rPr>
                <w:rStyle w:val="ModernTableText"/>
                <w:noProof/>
                <w:szCs w:val="17"/>
              </w:rPr>
              <w:t>Client Division / Department:</w:t>
            </w:r>
          </w:p>
        </w:tc>
        <w:tc>
          <w:tcPr>
            <w:tcW w:w="3995" w:type="pct"/>
            <w:gridSpan w:val="10"/>
            <w:tcBorders>
              <w:top w:val="single" w:color="616161" w:sz="2" w:space="0"/>
            </w:tcBorders>
            <w:vAlign w:val="center"/>
          </w:tcPr>
          <w:p w:rsidRPr="00205D93" w:rsidR="00234378" w:rsidP="00234378" w:rsidRDefault="00234378" w14:paraId="712E6777" wp14:textId="77777777">
            <w:pPr>
              <w:pStyle w:val="TableText1"/>
              <w:spacing w:before="40" w:after="40"/>
              <w:rPr>
                <w:rStyle w:val="ModernTableText"/>
                <w:szCs w:val="17"/>
              </w:rPr>
            </w:pPr>
            <w:r w:rsidRPr="00205D93">
              <w:rPr>
                <w:rStyle w:val="ModernTableText"/>
                <w:szCs w:val="17"/>
              </w:rPr>
              <w:t>DHHS</w:t>
            </w:r>
          </w:p>
        </w:tc>
      </w:tr>
      <w:tr xmlns:wp14="http://schemas.microsoft.com/office/word/2010/wordml" w:rsidRPr="005652B9" w:rsidR="00234378" w:rsidTr="00234378" w14:paraId="7EF69EB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05" w:type="pct"/>
            <w:gridSpan w:val="2"/>
            <w:tcBorders>
              <w:top w:val="single" w:color="616161" w:sz="2" w:space="0"/>
              <w:bottom w:val="single" w:color="616161" w:sz="2" w:space="0"/>
            </w:tcBorders>
            <w:vAlign w:val="center"/>
          </w:tcPr>
          <w:p w:rsidRPr="00205D93" w:rsidR="00234378" w:rsidP="00234378" w:rsidRDefault="00234378" w14:paraId="0A1D8A5C" wp14:textId="77777777">
            <w:pPr>
              <w:pStyle w:val="TableHeading"/>
              <w:spacing w:before="40" w:after="40"/>
              <w:rPr>
                <w:rStyle w:val="ModernTableText"/>
                <w:noProof/>
                <w:szCs w:val="17"/>
              </w:rPr>
            </w:pPr>
            <w:r w:rsidRPr="00205D93">
              <w:rPr>
                <w:rStyle w:val="ModernTableText"/>
                <w:noProof/>
                <w:szCs w:val="17"/>
              </w:rPr>
              <w:t>Report Title:</w:t>
            </w:r>
          </w:p>
        </w:tc>
        <w:tc>
          <w:tcPr>
            <w:tcW w:w="3995" w:type="pct"/>
            <w:gridSpan w:val="10"/>
            <w:tcBorders>
              <w:top w:val="single" w:color="616161" w:sz="2" w:space="0"/>
              <w:bottom w:val="single" w:color="616161" w:sz="2" w:space="0"/>
            </w:tcBorders>
            <w:vAlign w:val="center"/>
          </w:tcPr>
          <w:p w:rsidRPr="00205D93" w:rsidR="00234378" w:rsidP="00234378" w:rsidRDefault="00234378" w14:paraId="1374FDDE" wp14:textId="77777777">
            <w:pPr>
              <w:pStyle w:val="TableText1"/>
              <w:spacing w:before="40" w:after="40"/>
              <w:rPr>
                <w:rStyle w:val="ModernTableText"/>
                <w:szCs w:val="17"/>
              </w:rPr>
            </w:pPr>
            <w:r w:rsidRPr="00205D93">
              <w:rPr>
                <w:rFonts w:cs="Arial"/>
                <w:sz w:val="18"/>
                <w:szCs w:val="17"/>
              </w:rPr>
              <w:t xml:space="preserve">SA </w:t>
            </w:r>
            <w:r>
              <w:rPr>
                <w:rFonts w:cs="Arial"/>
                <w:sz w:val="18"/>
                <w:szCs w:val="17"/>
              </w:rPr>
              <w:t>Inbound Interface Failure Report</w:t>
            </w:r>
          </w:p>
        </w:tc>
      </w:tr>
      <w:tr xmlns:wp14="http://schemas.microsoft.com/office/word/2010/wordml" w:rsidRPr="005652B9" w:rsidR="00234378" w:rsidTr="00234378" w14:paraId="1BF7F22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05" w:type="pct"/>
            <w:gridSpan w:val="2"/>
            <w:tcBorders>
              <w:top w:val="single" w:color="616161" w:sz="2" w:space="0"/>
              <w:bottom w:val="single" w:color="616161" w:sz="2" w:space="0"/>
            </w:tcBorders>
            <w:vAlign w:val="center"/>
          </w:tcPr>
          <w:p w:rsidRPr="00205D93" w:rsidR="00234378" w:rsidP="00234378" w:rsidRDefault="00234378" w14:paraId="4BF3310C" wp14:textId="77777777">
            <w:pPr>
              <w:pStyle w:val="TableHeading"/>
              <w:spacing w:before="40" w:after="40"/>
              <w:rPr>
                <w:rStyle w:val="ModernTableText"/>
                <w:noProof/>
                <w:szCs w:val="17"/>
              </w:rPr>
            </w:pPr>
            <w:r w:rsidRPr="00205D93">
              <w:rPr>
                <w:rStyle w:val="ModernTableText"/>
                <w:noProof/>
                <w:szCs w:val="17"/>
              </w:rPr>
              <w:t>Report Description:</w:t>
            </w:r>
          </w:p>
        </w:tc>
        <w:tc>
          <w:tcPr>
            <w:tcW w:w="3995" w:type="pct"/>
            <w:gridSpan w:val="10"/>
            <w:tcBorders>
              <w:top w:val="single" w:color="616161" w:sz="2" w:space="0"/>
              <w:bottom w:val="single" w:color="616161" w:sz="2" w:space="0"/>
            </w:tcBorders>
            <w:vAlign w:val="center"/>
          </w:tcPr>
          <w:p w:rsidRPr="00205D93" w:rsidR="00234378" w:rsidP="00234378" w:rsidRDefault="00234378" w14:paraId="76BA9700" wp14:textId="77777777">
            <w:pPr>
              <w:pStyle w:val="TableText1"/>
              <w:spacing w:before="40" w:after="40"/>
              <w:rPr>
                <w:rStyle w:val="ModernTableText"/>
                <w:szCs w:val="17"/>
              </w:rPr>
            </w:pPr>
            <w:r w:rsidRPr="00205D93">
              <w:rPr>
                <w:rFonts w:cs="Arial"/>
                <w:sz w:val="18"/>
                <w:szCs w:val="17"/>
              </w:rPr>
              <w:t xml:space="preserve">This report lists Service Authorizations </w:t>
            </w:r>
            <w:r>
              <w:rPr>
                <w:rFonts w:cs="Arial"/>
                <w:sz w:val="18"/>
                <w:szCs w:val="17"/>
              </w:rPr>
              <w:t>that failed during Inbound SA Authorization Processing</w:t>
            </w:r>
            <w:r w:rsidRPr="00205D93">
              <w:rPr>
                <w:rFonts w:cs="Arial"/>
                <w:sz w:val="18"/>
                <w:szCs w:val="17"/>
              </w:rPr>
              <w:t xml:space="preserve">  </w:t>
            </w:r>
          </w:p>
        </w:tc>
      </w:tr>
      <w:tr xmlns:wp14="http://schemas.microsoft.com/office/word/2010/wordml" w:rsidRPr="005652B9" w:rsidR="00234378" w:rsidTr="00234378" w14:paraId="742D754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Align w:val="center"/>
          </w:tcPr>
          <w:p w:rsidRPr="00205D93" w:rsidR="00234378" w:rsidP="00234378" w:rsidRDefault="00234378" w14:paraId="26F681A4" wp14:textId="77777777">
            <w:pPr>
              <w:pStyle w:val="TableHeading"/>
              <w:spacing w:before="40" w:after="40"/>
              <w:rPr>
                <w:rStyle w:val="ModernTableText"/>
                <w:noProof/>
                <w:szCs w:val="17"/>
              </w:rPr>
            </w:pPr>
            <w:r w:rsidRPr="00205D93">
              <w:rPr>
                <w:rStyle w:val="ModernTableText"/>
                <w:noProof/>
                <w:szCs w:val="17"/>
              </w:rPr>
              <w:t>Report Source State Code:</w:t>
            </w:r>
          </w:p>
        </w:tc>
        <w:tc>
          <w:tcPr>
            <w:tcW w:w="3995" w:type="pct"/>
            <w:gridSpan w:val="10"/>
            <w:vAlign w:val="center"/>
          </w:tcPr>
          <w:p w:rsidRPr="00205D93" w:rsidR="00234378" w:rsidP="00234378" w:rsidRDefault="00234378" w14:paraId="7268DD0C" wp14:textId="77777777">
            <w:pPr>
              <w:pStyle w:val="TableText1"/>
              <w:spacing w:before="40" w:after="40"/>
              <w:rPr>
                <w:rStyle w:val="ModernTableText"/>
                <w:szCs w:val="17"/>
              </w:rPr>
            </w:pPr>
            <w:r w:rsidRPr="00205D93">
              <w:rPr>
                <w:rStyle w:val="ModernTableText"/>
                <w:szCs w:val="17"/>
              </w:rPr>
              <w:t>NH</w:t>
            </w:r>
          </w:p>
        </w:tc>
      </w:tr>
      <w:tr xmlns:wp14="http://schemas.microsoft.com/office/word/2010/wordml" w:rsidRPr="005652B9" w:rsidR="00234378" w:rsidTr="00234378" w14:paraId="6C8F3BC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Align w:val="center"/>
          </w:tcPr>
          <w:p w:rsidRPr="00205D93" w:rsidR="00234378" w:rsidP="00234378" w:rsidRDefault="00234378" w14:paraId="2E65F36D" wp14:textId="77777777">
            <w:pPr>
              <w:pStyle w:val="TableHeading"/>
              <w:spacing w:before="40" w:after="40"/>
              <w:rPr>
                <w:rStyle w:val="ModernTableText"/>
                <w:noProof/>
                <w:szCs w:val="17"/>
              </w:rPr>
            </w:pPr>
            <w:r w:rsidRPr="00205D93">
              <w:rPr>
                <w:rStyle w:val="ModernTableText"/>
                <w:noProof/>
                <w:szCs w:val="17"/>
              </w:rPr>
              <w:t>Report Source Type:</w:t>
            </w:r>
          </w:p>
        </w:tc>
        <w:tc>
          <w:tcPr>
            <w:tcW w:w="3995" w:type="pct"/>
            <w:gridSpan w:val="10"/>
            <w:vAlign w:val="center"/>
          </w:tcPr>
          <w:p w:rsidRPr="00205D93" w:rsidR="00234378" w:rsidP="00A30838" w:rsidRDefault="00A30838" w14:paraId="74F7E204"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sidR="00234378">
              <w:rPr>
                <w:rStyle w:val="ModernTableText"/>
                <w:noProof/>
                <w:szCs w:val="17"/>
              </w:rPr>
              <w:t>OLTP</w:t>
            </w:r>
            <w:r w:rsidRPr="00205D93" w:rsidR="00234378">
              <w:rPr>
                <w:rStyle w:val="ModernTableText"/>
                <w:noProof/>
                <w:szCs w:val="17"/>
              </w:rPr>
              <w:tab/>
            </w:r>
            <w:r w:rsidRPr="00205D93" w:rsidR="00234378">
              <w:rPr>
                <w:rStyle w:val="ModernTableText"/>
                <w:noProof/>
                <w:szCs w:val="17"/>
              </w:rPr>
              <w:tab/>
            </w:r>
            <w:r w:rsidRPr="00205D93">
              <w:rPr>
                <w:rStyle w:val="ModernTableText"/>
                <w:rFonts w:ascii="Wingdings" w:hAnsi="Wingdings" w:eastAsia="Wingdings" w:cs="Wingdings"/>
                <w:noProof/>
                <w:szCs w:val="23"/>
              </w:rPr>
              <w:t>þ</w:t>
            </w:r>
            <w:r w:rsidRPr="00205D93" w:rsidR="00234378">
              <w:rPr>
                <w:rStyle w:val="ModernTableText"/>
                <w:noProof/>
                <w:szCs w:val="23"/>
              </w:rPr>
              <w:t xml:space="preserve"> </w:t>
            </w:r>
            <w:r w:rsidRPr="00205D93" w:rsidR="00234378">
              <w:rPr>
                <w:rStyle w:val="ModernTableText"/>
                <w:noProof/>
                <w:szCs w:val="17"/>
              </w:rPr>
              <w:t xml:space="preserve">OLAP </w:t>
            </w:r>
          </w:p>
        </w:tc>
      </w:tr>
      <w:tr xmlns:wp14="http://schemas.microsoft.com/office/word/2010/wordml" w:rsidRPr="005652B9" w:rsidR="00234378" w:rsidTr="00234378" w14:paraId="39F82C5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Align w:val="center"/>
          </w:tcPr>
          <w:p w:rsidRPr="00205D93" w:rsidR="00234378" w:rsidP="00234378" w:rsidRDefault="00234378" w14:paraId="268B29AB" wp14:textId="77777777">
            <w:pPr>
              <w:pStyle w:val="TableHeading"/>
              <w:spacing w:before="40" w:after="40"/>
              <w:rPr>
                <w:rStyle w:val="ModernTableText"/>
                <w:noProof/>
                <w:szCs w:val="17"/>
              </w:rPr>
            </w:pPr>
            <w:r w:rsidRPr="00205D93">
              <w:rPr>
                <w:rStyle w:val="ModernTableText"/>
                <w:noProof/>
                <w:szCs w:val="17"/>
              </w:rPr>
              <w:t>Report Source Type Component:</w:t>
            </w:r>
          </w:p>
        </w:tc>
        <w:tc>
          <w:tcPr>
            <w:tcW w:w="3995" w:type="pct"/>
            <w:gridSpan w:val="10"/>
            <w:vAlign w:val="center"/>
          </w:tcPr>
          <w:p w:rsidRPr="00205D93" w:rsidR="00234378" w:rsidP="00234378" w:rsidRDefault="00234378" w14:paraId="286439C8" wp14:textId="77777777">
            <w:pPr>
              <w:pStyle w:val="TableText1"/>
              <w:tabs>
                <w:tab w:val="left" w:pos="2052"/>
                <w:tab w:val="left" w:pos="2232"/>
                <w:tab w:val="left" w:pos="4032"/>
                <w:tab w:val="left" w:pos="6012"/>
                <w:tab w:val="left" w:pos="6552"/>
              </w:tabs>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Provider</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Member</w:t>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17"/>
              </w:rPr>
              <w:t xml:space="preserve"> Operations</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Program</w:t>
            </w:r>
          </w:p>
        </w:tc>
      </w:tr>
      <w:tr xmlns:wp14="http://schemas.microsoft.com/office/word/2010/wordml" w:rsidRPr="005652B9" w:rsidR="00234378" w:rsidTr="00234378" w14:paraId="12CC7A9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2"/>
            <w:tcBorders>
              <w:top w:val="single" w:color="616161" w:sz="2" w:space="0"/>
              <w:left w:val="single" w:color="616161" w:sz="2" w:space="0"/>
              <w:bottom w:val="single" w:color="616161" w:sz="2" w:space="0"/>
              <w:right w:val="single" w:color="616161" w:sz="2" w:space="0"/>
            </w:tcBorders>
            <w:shd w:val="clear" w:color="auto" w:fill="191919"/>
            <w:vAlign w:val="center"/>
          </w:tcPr>
          <w:p w:rsidRPr="005652B9" w:rsidR="00234378" w:rsidP="00234378" w:rsidRDefault="00234378" w14:paraId="50355163" wp14:textId="77777777">
            <w:pPr>
              <w:pStyle w:val="ModernBodyText"/>
              <w:spacing w:before="40" w:after="40"/>
              <w:jc w:val="center"/>
              <w:rPr>
                <w:rStyle w:val="Modern2nd-levelTableheader"/>
                <w:sz w:val="21"/>
                <w:szCs w:val="21"/>
              </w:rPr>
            </w:pPr>
            <w:r w:rsidRPr="005652B9">
              <w:rPr>
                <w:rStyle w:val="Modern2nd-levelTableheader"/>
                <w:sz w:val="21"/>
                <w:szCs w:val="21"/>
              </w:rPr>
              <w:t>Report Generation</w:t>
            </w:r>
          </w:p>
        </w:tc>
      </w:tr>
      <w:tr xmlns:wp14="http://schemas.microsoft.com/office/word/2010/wordml" w:rsidRPr="005652B9" w:rsidR="00234378" w:rsidTr="00234378" w14:paraId="2E8054C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1005" w:type="pct"/>
            <w:gridSpan w:val="2"/>
            <w:vAlign w:val="center"/>
          </w:tcPr>
          <w:p w:rsidRPr="00205D93" w:rsidR="00234378" w:rsidP="00234378" w:rsidRDefault="00234378" w14:paraId="12D7DC61" wp14:textId="77777777">
            <w:pPr>
              <w:pStyle w:val="TableHeading"/>
              <w:spacing w:before="40" w:after="40"/>
              <w:rPr>
                <w:rStyle w:val="ModernTableText"/>
                <w:noProof/>
                <w:szCs w:val="17"/>
              </w:rPr>
            </w:pPr>
            <w:r w:rsidRPr="00205D93">
              <w:rPr>
                <w:rStyle w:val="ModernTableText"/>
                <w:noProof/>
                <w:szCs w:val="17"/>
              </w:rPr>
              <w:t>Report Generated by:</w:t>
            </w:r>
          </w:p>
        </w:tc>
        <w:tc>
          <w:tcPr>
            <w:tcW w:w="3995" w:type="pct"/>
            <w:gridSpan w:val="10"/>
            <w:vAlign w:val="center"/>
          </w:tcPr>
          <w:p w:rsidRPr="00205D93" w:rsidR="00234378" w:rsidP="00234378" w:rsidRDefault="00234378" w14:paraId="2C2165E3" wp14:textId="77777777">
            <w:pPr>
              <w:pStyle w:val="TableText1"/>
              <w:tabs>
                <w:tab w:val="left" w:pos="2052"/>
                <w:tab w:val="left" w:pos="2232"/>
                <w:tab w:val="left" w:pos="4032"/>
                <w:tab w:val="left" w:pos="6012"/>
                <w:tab w:val="left" w:pos="7812"/>
                <w:tab w:val="left" w:pos="9792"/>
              </w:tabs>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EQR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EFADS</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EMAR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ESUR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  </w:t>
            </w:r>
          </w:p>
        </w:tc>
      </w:tr>
      <w:tr xmlns:wp14="http://schemas.microsoft.com/office/word/2010/wordml" w:rsidRPr="005652B9" w:rsidR="00234378" w:rsidTr="00234378" w14:paraId="720AEFE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5" w:type="pct"/>
            <w:gridSpan w:val="2"/>
            <w:vAlign w:val="center"/>
          </w:tcPr>
          <w:p w:rsidRPr="00205D93" w:rsidR="00234378" w:rsidP="00234378" w:rsidRDefault="00234378" w14:paraId="36420B74" wp14:textId="77777777">
            <w:pPr>
              <w:pStyle w:val="TableText1"/>
              <w:spacing w:before="40" w:after="40"/>
              <w:rPr>
                <w:rStyle w:val="ModernTableText"/>
                <w:b/>
                <w:noProof/>
                <w:szCs w:val="17"/>
              </w:rPr>
            </w:pPr>
            <w:r w:rsidRPr="00205D93">
              <w:rPr>
                <w:rStyle w:val="ModernTableText"/>
                <w:b/>
                <w:noProof/>
                <w:szCs w:val="17"/>
              </w:rPr>
              <w:t>Report Screen Tip (optional):</w:t>
            </w:r>
          </w:p>
        </w:tc>
        <w:tc>
          <w:tcPr>
            <w:tcW w:w="3995" w:type="pct"/>
            <w:gridSpan w:val="10"/>
            <w:vAlign w:val="center"/>
          </w:tcPr>
          <w:p w:rsidRPr="00205D93" w:rsidR="00234378" w:rsidP="00234378" w:rsidRDefault="00234378" w14:paraId="4A6AD2C8" wp14:textId="77777777">
            <w:pPr>
              <w:pStyle w:val="TableText1"/>
              <w:spacing w:before="40" w:after="40"/>
              <w:rPr>
                <w:rStyle w:val="ModernTableText"/>
                <w:szCs w:val="17"/>
                <w:u w:val="single"/>
              </w:rPr>
            </w:pPr>
          </w:p>
        </w:tc>
      </w:tr>
      <w:tr xmlns:wp14="http://schemas.microsoft.com/office/word/2010/wordml" w:rsidRPr="005652B9" w:rsidR="00234378" w:rsidTr="00234378" w14:paraId="282C2DB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5" w:type="pct"/>
            <w:gridSpan w:val="2"/>
            <w:vAlign w:val="center"/>
          </w:tcPr>
          <w:p w:rsidRPr="00205D93" w:rsidR="00234378" w:rsidP="00234378" w:rsidRDefault="00234378" w14:paraId="6D353FA1" wp14:textId="77777777">
            <w:pPr>
              <w:pStyle w:val="TableHeading"/>
              <w:spacing w:before="40" w:after="40"/>
              <w:rPr>
                <w:rStyle w:val="ModernTableText"/>
                <w:noProof/>
                <w:szCs w:val="17"/>
              </w:rPr>
            </w:pPr>
            <w:r w:rsidRPr="00205D93">
              <w:rPr>
                <w:rStyle w:val="ModernTableText"/>
                <w:noProof/>
                <w:szCs w:val="17"/>
              </w:rPr>
              <w:t>Report Calendar Type:</w:t>
            </w:r>
          </w:p>
        </w:tc>
        <w:tc>
          <w:tcPr>
            <w:tcW w:w="3995" w:type="pct"/>
            <w:gridSpan w:val="10"/>
            <w:vAlign w:val="center"/>
          </w:tcPr>
          <w:p w:rsidRPr="00205D93" w:rsidR="00234378" w:rsidP="00234378" w:rsidRDefault="00234378" w14:paraId="2C1CD8FC" wp14:textId="77777777">
            <w:pPr>
              <w:pStyle w:val="TableText1"/>
              <w:tabs>
                <w:tab w:val="left" w:pos="2052"/>
                <w:tab w:val="left" w:pos="4032"/>
              </w:tabs>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State Fiscal</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Federal Fiscal</w:t>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17"/>
              </w:rPr>
              <w:t xml:space="preserve"> Calendar</w:t>
            </w:r>
          </w:p>
        </w:tc>
      </w:tr>
      <w:tr xmlns:wp14="http://schemas.microsoft.com/office/word/2010/wordml" w:rsidRPr="005652B9" w:rsidR="00234378" w:rsidTr="00234378" w14:paraId="32E64DA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Align w:val="center"/>
          </w:tcPr>
          <w:p w:rsidRPr="00205D93" w:rsidR="00234378" w:rsidP="00234378" w:rsidRDefault="00234378" w14:paraId="49BCB242" wp14:textId="77777777">
            <w:pPr>
              <w:pStyle w:val="TableHeading"/>
              <w:spacing w:before="40" w:after="40"/>
              <w:rPr>
                <w:rStyle w:val="ModernTableText"/>
                <w:noProof/>
                <w:szCs w:val="17"/>
              </w:rPr>
            </w:pPr>
            <w:r w:rsidRPr="00205D93">
              <w:rPr>
                <w:rStyle w:val="ModernTableText"/>
                <w:noProof/>
                <w:szCs w:val="17"/>
              </w:rPr>
              <w:t>Report Frequency Type:</w:t>
            </w:r>
          </w:p>
        </w:tc>
        <w:tc>
          <w:tcPr>
            <w:tcW w:w="546" w:type="pct"/>
          </w:tcPr>
          <w:p w:rsidRPr="00205D93" w:rsidR="00234378" w:rsidP="00234378" w:rsidRDefault="00234378" w14:paraId="79DD7FCF"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Scheduled</w:t>
            </w:r>
          </w:p>
          <w:p w:rsidRPr="00205D93" w:rsidR="00234378" w:rsidP="00234378" w:rsidRDefault="00234378" w14:paraId="06F1DB15"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On Request</w:t>
            </w:r>
          </w:p>
        </w:tc>
        <w:tc>
          <w:tcPr>
            <w:tcW w:w="2132" w:type="pct"/>
            <w:gridSpan w:val="6"/>
            <w:tcBorders>
              <w:top w:val="single" w:color="616161" w:sz="2" w:space="0"/>
              <w:bottom w:val="single" w:color="616161" w:sz="2" w:space="0"/>
              <w:right w:val="nil"/>
            </w:tcBorders>
          </w:tcPr>
          <w:p w:rsidRPr="00205D93" w:rsidR="00234378" w:rsidP="00234378" w:rsidRDefault="00234378" w14:paraId="23CA711E" wp14:textId="77777777">
            <w:pPr>
              <w:pStyle w:val="TableText1"/>
              <w:spacing w:before="40" w:after="40"/>
              <w:rPr>
                <w:rStyle w:val="ModernTableText"/>
                <w:noProof/>
                <w:szCs w:val="17"/>
              </w:rPr>
            </w:pPr>
            <w:r w:rsidRPr="00205D93">
              <w:rPr>
                <w:rStyle w:val="ModernTableText"/>
                <w:noProof/>
                <w:szCs w:val="17"/>
              </w:rPr>
              <w:t>If scheduled, select timeframe below:</w:t>
            </w:r>
          </w:p>
          <w:p w:rsidRPr="00205D93" w:rsidR="00234378" w:rsidP="00234378" w:rsidRDefault="00234378" w14:paraId="7C462653"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Daily  </w:t>
            </w:r>
            <w:r w:rsidRPr="00205D93">
              <w:rPr>
                <w:rStyle w:val="ModernTableText"/>
                <w:rFonts w:ascii="Wingdings 2" w:hAnsi="Wingdings 2" w:eastAsia="Wingdings 2" w:cs="Wingdings 2"/>
                <w:noProof/>
                <w:szCs w:val="23"/>
              </w:rPr>
              <w:t>£</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w:t>
            </w:r>
          </w:p>
        </w:tc>
        <w:tc>
          <w:tcPr>
            <w:tcW w:w="1317" w:type="pct"/>
            <w:gridSpan w:val="3"/>
            <w:tcBorders>
              <w:top w:val="single" w:color="616161" w:sz="2" w:space="0"/>
              <w:left w:val="nil"/>
            </w:tcBorders>
          </w:tcPr>
          <w:p w:rsidRPr="00205D93" w:rsidR="00234378" w:rsidP="00234378" w:rsidRDefault="00234378" w14:paraId="4B02378C"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Pr="005652B9" w:rsidR="00234378" w:rsidTr="00234378" w14:paraId="1FD2FB2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Align w:val="center"/>
          </w:tcPr>
          <w:p w:rsidRPr="00205D93" w:rsidR="00234378" w:rsidP="00234378" w:rsidRDefault="00234378" w14:paraId="01421AA4" wp14:textId="77777777">
            <w:pPr>
              <w:pStyle w:val="TableHeading"/>
              <w:spacing w:before="40" w:after="40"/>
              <w:rPr>
                <w:rStyle w:val="ModernTableText"/>
                <w:noProof/>
                <w:szCs w:val="17"/>
              </w:rPr>
            </w:pPr>
            <w:r w:rsidRPr="00205D93">
              <w:rPr>
                <w:rStyle w:val="ModernTableText"/>
                <w:noProof/>
                <w:szCs w:val="17"/>
              </w:rPr>
              <w:t>Report Data Accumulation Type:</w:t>
            </w:r>
          </w:p>
        </w:tc>
        <w:tc>
          <w:tcPr>
            <w:tcW w:w="546" w:type="pct"/>
          </w:tcPr>
          <w:p w:rsidRPr="00205D93" w:rsidR="00234378" w:rsidP="00234378" w:rsidRDefault="00234378" w14:paraId="17A5F644"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Prompt</w:t>
            </w:r>
          </w:p>
        </w:tc>
        <w:tc>
          <w:tcPr>
            <w:tcW w:w="2132" w:type="pct"/>
            <w:gridSpan w:val="6"/>
            <w:tcBorders>
              <w:top w:val="single" w:color="616161" w:sz="2" w:space="0"/>
              <w:right w:val="nil"/>
            </w:tcBorders>
            <w:vAlign w:val="center"/>
          </w:tcPr>
          <w:p w:rsidRPr="00205D93" w:rsidR="00234378" w:rsidP="00234378" w:rsidRDefault="00234378" w14:paraId="06AA46F0" wp14:textId="77777777">
            <w:pPr>
              <w:pStyle w:val="TableText1"/>
              <w:spacing w:before="40" w:after="40"/>
              <w:rPr>
                <w:rStyle w:val="ModernTableText"/>
                <w:noProof/>
                <w:szCs w:val="17"/>
              </w:rPr>
            </w:pPr>
            <w:r w:rsidRPr="00205D93">
              <w:rPr>
                <w:rStyle w:val="ModernTableText"/>
                <w:noProof/>
                <w:szCs w:val="17"/>
              </w:rPr>
              <w:t>If no prompt, select report data accumulation type below:</w:t>
            </w:r>
          </w:p>
          <w:p w:rsidRPr="00205D93" w:rsidR="00234378" w:rsidP="00234378" w:rsidRDefault="00234378" w14:paraId="68FFFB98"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Daily  </w:t>
            </w:r>
            <w:r w:rsidRPr="00205D93">
              <w:rPr>
                <w:rStyle w:val="ModernTableText"/>
                <w:rFonts w:ascii="Wingdings 2" w:hAnsi="Wingdings 2" w:eastAsia="Wingdings 2" w:cs="Wingdings 2"/>
                <w:noProof/>
                <w:szCs w:val="23"/>
              </w:rPr>
              <w:t>£</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  </w:t>
            </w:r>
            <w:r w:rsidRPr="00205D93">
              <w:rPr>
                <w:rStyle w:val="ModernTableText"/>
                <w:rFonts w:ascii="Wingdings 2" w:hAnsi="Wingdings 2" w:eastAsia="Wingdings 2" w:cs="Wingdings 2"/>
                <w:noProof/>
                <w:szCs w:val="23"/>
              </w:rPr>
              <w:t>£</w:t>
            </w:r>
            <w:r w:rsidRPr="00205D93">
              <w:rPr>
                <w:rStyle w:val="ModernTableText"/>
                <w:noProof/>
                <w:szCs w:val="17"/>
              </w:rPr>
              <w:t xml:space="preserve"> YTD</w:t>
            </w:r>
          </w:p>
        </w:tc>
        <w:tc>
          <w:tcPr>
            <w:tcW w:w="1317" w:type="pct"/>
            <w:gridSpan w:val="3"/>
            <w:tcBorders>
              <w:top w:val="single" w:color="616161" w:sz="2" w:space="0"/>
              <w:left w:val="nil"/>
            </w:tcBorders>
          </w:tcPr>
          <w:p w:rsidRPr="00205D93" w:rsidR="00234378" w:rsidP="00234378" w:rsidRDefault="00234378" w14:paraId="26F1EB26"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Pr="005652B9" w:rsidR="00234378" w:rsidTr="00234378" w14:paraId="459DA77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5" w:type="pct"/>
            <w:gridSpan w:val="2"/>
            <w:vMerge w:val="restart"/>
            <w:tcBorders>
              <w:top w:val="single" w:color="616161" w:sz="4" w:space="0"/>
              <w:left w:val="single" w:color="616161" w:sz="4" w:space="0"/>
              <w:right w:val="single" w:color="616161" w:sz="4" w:space="0"/>
            </w:tcBorders>
            <w:vAlign w:val="center"/>
          </w:tcPr>
          <w:p w:rsidRPr="00205D93" w:rsidR="00234378" w:rsidP="00234378" w:rsidRDefault="00234378" w14:paraId="40761840" wp14:textId="77777777">
            <w:pPr>
              <w:pStyle w:val="TableText1"/>
              <w:keepNext/>
              <w:spacing w:before="40" w:after="40"/>
              <w:rPr>
                <w:rStyle w:val="ModernTableText"/>
                <w:rFonts w:cs="Arial"/>
                <w:b/>
                <w:noProof/>
                <w:szCs w:val="18"/>
              </w:rPr>
            </w:pPr>
            <w:r w:rsidRPr="00205D93">
              <w:rPr>
                <w:rStyle w:val="ModernTableText"/>
                <w:rFonts w:cs="Arial"/>
                <w:b/>
                <w:noProof/>
                <w:szCs w:val="18"/>
              </w:rPr>
              <w:t>Report Selection Criteria:</w:t>
            </w:r>
          </w:p>
        </w:tc>
        <w:tc>
          <w:tcPr>
            <w:tcW w:w="1497" w:type="pct"/>
            <w:gridSpan w:val="4"/>
            <w:tcBorders>
              <w:top w:val="single" w:color="616161" w:sz="4" w:space="0"/>
              <w:left w:val="single" w:color="616161" w:sz="4" w:space="0"/>
              <w:right w:val="single" w:color="616161" w:sz="4" w:space="0"/>
            </w:tcBorders>
            <w:vAlign w:val="center"/>
          </w:tcPr>
          <w:p w:rsidRPr="00205D93" w:rsidR="00234378" w:rsidP="00234378" w:rsidRDefault="00234378" w14:paraId="4198E6BB" wp14:textId="77777777">
            <w:pPr>
              <w:pStyle w:val="TableText1"/>
              <w:keepNext/>
              <w:spacing w:before="40" w:after="40"/>
              <w:jc w:val="center"/>
              <w:rPr>
                <w:rStyle w:val="ModernTableText"/>
                <w:rFonts w:cs="Arial"/>
                <w:b/>
                <w:noProof/>
                <w:szCs w:val="18"/>
              </w:rPr>
            </w:pPr>
            <w:r w:rsidRPr="00205D93">
              <w:rPr>
                <w:rStyle w:val="ModernTableText"/>
                <w:rFonts w:cs="Arial"/>
                <w:b/>
                <w:noProof/>
                <w:szCs w:val="18"/>
              </w:rPr>
              <w:t>Report Field</w:t>
            </w:r>
          </w:p>
        </w:tc>
        <w:tc>
          <w:tcPr>
            <w:tcW w:w="1967" w:type="pct"/>
            <w:gridSpan w:val="5"/>
            <w:tcBorders>
              <w:top w:val="single" w:color="616161" w:sz="4" w:space="0"/>
              <w:left w:val="single" w:color="616161" w:sz="4" w:space="0"/>
              <w:bottom w:val="single" w:color="616161" w:sz="4" w:space="0"/>
              <w:right w:val="single" w:color="616161" w:sz="4" w:space="0"/>
            </w:tcBorders>
            <w:vAlign w:val="center"/>
          </w:tcPr>
          <w:p w:rsidRPr="00205D93" w:rsidR="00234378" w:rsidP="00234378" w:rsidRDefault="00234378" w14:paraId="10B3E444" wp14:textId="77777777">
            <w:pPr>
              <w:pStyle w:val="TableText1"/>
              <w:keepNext/>
              <w:spacing w:before="40" w:after="40"/>
              <w:jc w:val="center"/>
              <w:rPr>
                <w:rStyle w:val="ModernTableText"/>
                <w:rFonts w:cs="Arial"/>
                <w:b/>
                <w:noProof/>
                <w:szCs w:val="18"/>
              </w:rPr>
            </w:pPr>
            <w:r w:rsidRPr="00205D93">
              <w:rPr>
                <w:rStyle w:val="ModernTableText"/>
                <w:rFonts w:cs="Arial"/>
                <w:b/>
                <w:noProof/>
                <w:szCs w:val="18"/>
              </w:rPr>
              <w:t>Report Parameters (optional)</w:t>
            </w:r>
          </w:p>
          <w:p w:rsidRPr="00205D93" w:rsidR="00234378" w:rsidP="00234378" w:rsidRDefault="00234378" w14:paraId="5DAF3F74" wp14:textId="77777777">
            <w:pPr>
              <w:pStyle w:val="TableText1"/>
              <w:keepNext/>
              <w:spacing w:before="40" w:after="40"/>
              <w:jc w:val="center"/>
              <w:rPr>
                <w:rStyle w:val="ModernTableText"/>
                <w:rFonts w:cs="Arial"/>
                <w:b/>
                <w:noProof/>
                <w:szCs w:val="18"/>
              </w:rPr>
            </w:pPr>
            <w:r w:rsidRPr="00205D93">
              <w:rPr>
                <w:rStyle w:val="ModernTableText"/>
                <w:rFonts w:cs="Arial"/>
                <w:b/>
                <w:noProof/>
                <w:szCs w:val="18"/>
                <w:u w:val="single"/>
              </w:rPr>
              <w:t>Note</w:t>
            </w:r>
            <w:r w:rsidRPr="00205D93">
              <w:rPr>
                <w:rStyle w:val="ModernTableText"/>
                <w:rFonts w:cs="Arial"/>
                <w:b/>
                <w:noProof/>
                <w:szCs w:val="18"/>
              </w:rPr>
              <w:t>:  If populated, Prompt must = No</w:t>
            </w:r>
          </w:p>
        </w:tc>
        <w:tc>
          <w:tcPr>
            <w:tcW w:w="531" w:type="pct"/>
            <w:tcBorders>
              <w:top w:val="single" w:color="616161" w:sz="4" w:space="0"/>
              <w:left w:val="single" w:color="616161" w:sz="4" w:space="0"/>
              <w:bottom w:val="single" w:color="616161" w:sz="4" w:space="0"/>
              <w:right w:val="single" w:color="616161" w:sz="4" w:space="0"/>
            </w:tcBorders>
            <w:vAlign w:val="center"/>
          </w:tcPr>
          <w:p w:rsidRPr="00205D93" w:rsidR="00234378" w:rsidP="00234378" w:rsidRDefault="00234378" w14:paraId="47BDBA1D" wp14:textId="77777777">
            <w:pPr>
              <w:pStyle w:val="TableText1"/>
              <w:keepNext/>
              <w:spacing w:before="40" w:after="40"/>
              <w:jc w:val="center"/>
              <w:rPr>
                <w:rStyle w:val="ModernTableText"/>
                <w:rFonts w:cs="Arial"/>
                <w:b/>
                <w:noProof/>
                <w:szCs w:val="18"/>
              </w:rPr>
            </w:pPr>
            <w:r w:rsidRPr="00205D93">
              <w:rPr>
                <w:rStyle w:val="ModernTableText"/>
                <w:rFonts w:cs="Arial"/>
                <w:b/>
                <w:noProof/>
                <w:szCs w:val="18"/>
              </w:rPr>
              <w:t>Prompt</w:t>
            </w:r>
          </w:p>
        </w:tc>
      </w:tr>
      <w:tr xmlns:wp14="http://schemas.microsoft.com/office/word/2010/wordml" w:rsidRPr="005652B9" w:rsidR="00234378" w:rsidTr="00234378" w14:paraId="3DF679A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5" w:type="pct"/>
            <w:gridSpan w:val="2"/>
            <w:vMerge/>
            <w:tcBorders>
              <w:left w:val="single" w:color="616161" w:sz="4" w:space="0"/>
              <w:right w:val="single" w:color="616161" w:sz="4" w:space="0"/>
            </w:tcBorders>
          </w:tcPr>
          <w:p w:rsidRPr="00205D93" w:rsidR="00234378" w:rsidP="00234378" w:rsidRDefault="00234378" w14:paraId="3782E8BE" wp14:textId="77777777">
            <w:pPr>
              <w:pStyle w:val="TableText1"/>
              <w:keepNext/>
              <w:spacing w:before="40" w:after="40"/>
              <w:rPr>
                <w:rStyle w:val="ModernTableText"/>
                <w:rFonts w:cs="Arial"/>
                <w:b/>
                <w:szCs w:val="18"/>
              </w:rPr>
            </w:pPr>
          </w:p>
        </w:tc>
        <w:tc>
          <w:tcPr>
            <w:tcW w:w="1497" w:type="pct"/>
            <w:gridSpan w:val="4"/>
            <w:tcBorders>
              <w:top w:val="single" w:color="616161" w:sz="4" w:space="0"/>
              <w:left w:val="single" w:color="616161" w:sz="4" w:space="0"/>
              <w:bottom w:val="single" w:color="616161" w:sz="4" w:space="0"/>
              <w:right w:val="single" w:color="616161" w:sz="4" w:space="0"/>
            </w:tcBorders>
          </w:tcPr>
          <w:p w:rsidRPr="00205D93" w:rsidR="00234378" w:rsidP="00234378" w:rsidRDefault="00234378" w14:paraId="2008DE2D" wp14:textId="77777777">
            <w:pPr>
              <w:pStyle w:val="TableTextIndent1ACSSC"/>
              <w:keepNext/>
              <w:numPr>
                <w:ilvl w:val="0"/>
                <w:numId w:val="0"/>
              </w:numPr>
              <w:spacing w:after="0"/>
              <w:rPr>
                <w:rFonts w:ascii="Arial" w:hAnsi="Arial" w:cs="Arial"/>
                <w:sz w:val="18"/>
                <w:szCs w:val="18"/>
              </w:rPr>
            </w:pPr>
            <w:r w:rsidRPr="00205D93">
              <w:rPr>
                <w:rFonts w:ascii="Arial" w:hAnsi="Arial" w:cs="Arial"/>
                <w:sz w:val="18"/>
                <w:szCs w:val="18"/>
              </w:rPr>
              <w:t>LOB Cd</w:t>
            </w:r>
            <w:r w:rsidRPr="00205D93">
              <w:rPr>
                <w:rFonts w:ascii="Arial" w:hAnsi="Arial" w:cs="Arial"/>
                <w:sz w:val="18"/>
                <w:szCs w:val="18"/>
              </w:rPr>
              <w:br/>
            </w:r>
            <w:r>
              <w:rPr>
                <w:rFonts w:ascii="Arial" w:hAnsi="Arial" w:cs="Arial"/>
                <w:sz w:val="18"/>
                <w:szCs w:val="18"/>
              </w:rPr>
              <w:t>A-IFACE-INBND-TB</w:t>
            </w:r>
            <w:r w:rsidRPr="00205D93">
              <w:rPr>
                <w:rFonts w:ascii="Arial" w:hAnsi="Arial" w:cs="Arial"/>
                <w:sz w:val="18"/>
                <w:szCs w:val="18"/>
              </w:rPr>
              <w:t>.R-LOB-CD</w:t>
            </w:r>
          </w:p>
        </w:tc>
        <w:tc>
          <w:tcPr>
            <w:tcW w:w="1967" w:type="pct"/>
            <w:gridSpan w:val="5"/>
            <w:tcBorders>
              <w:top w:val="single" w:color="616161" w:sz="4" w:space="0"/>
              <w:left w:val="single" w:color="616161" w:sz="4" w:space="0"/>
              <w:bottom w:val="single" w:color="616161" w:sz="4" w:space="0"/>
              <w:right w:val="single" w:color="616161" w:sz="4" w:space="0"/>
            </w:tcBorders>
          </w:tcPr>
          <w:p w:rsidRPr="00205D93" w:rsidR="00234378" w:rsidP="00234378" w:rsidRDefault="00234378" w14:paraId="0567AD06" wp14:textId="77777777">
            <w:pPr>
              <w:pStyle w:val="TableTextACSSC"/>
              <w:keepNext/>
              <w:rPr>
                <w:rFonts w:ascii="Arial" w:hAnsi="Arial" w:cs="Arial"/>
                <w:sz w:val="18"/>
                <w:szCs w:val="18"/>
              </w:rPr>
            </w:pPr>
          </w:p>
        </w:tc>
        <w:tc>
          <w:tcPr>
            <w:tcW w:w="531" w:type="pct"/>
            <w:tcBorders>
              <w:top w:val="single" w:color="616161" w:sz="4" w:space="0"/>
              <w:left w:val="single" w:color="616161" w:sz="4" w:space="0"/>
              <w:bottom w:val="single" w:color="616161" w:sz="4" w:space="0"/>
              <w:right w:val="single" w:color="616161" w:sz="4" w:space="0"/>
            </w:tcBorders>
            <w:vAlign w:val="center"/>
          </w:tcPr>
          <w:p w:rsidRPr="00205D93" w:rsidR="00234378" w:rsidP="00234378" w:rsidRDefault="00234378" w14:paraId="512E2E80" wp14:textId="77777777">
            <w:pPr>
              <w:keepNext/>
              <w:jc w:val="center"/>
              <w:rPr>
                <w:rStyle w:val="ModernTableText"/>
                <w:rFonts w:cs="Arial"/>
                <w:noProof/>
                <w:szCs w:val="18"/>
              </w:rPr>
            </w:pPr>
            <w:r w:rsidRPr="00205D93">
              <w:rPr>
                <w:rStyle w:val="ModernTableText"/>
                <w:rFonts w:ascii="Wingdings" w:hAnsi="Wingdings" w:eastAsia="Wingdings" w:cs="Wingdings"/>
                <w:noProof/>
                <w:szCs w:val="18"/>
              </w:rPr>
              <w:t>þ</w:t>
            </w:r>
            <w:r w:rsidRPr="00205D93">
              <w:rPr>
                <w:rStyle w:val="ModernTableText"/>
                <w:rFonts w:cs="Arial"/>
                <w:noProof/>
                <w:szCs w:val="18"/>
              </w:rPr>
              <w:t xml:space="preserve"> No  </w:t>
            </w:r>
            <w:r w:rsidRPr="00205D93">
              <w:rPr>
                <w:rStyle w:val="ModernTableText"/>
                <w:rFonts w:ascii="Wingdings 2" w:hAnsi="Wingdings 2" w:eastAsia="Wingdings 2" w:cs="Wingdings 2"/>
                <w:noProof/>
                <w:szCs w:val="18"/>
              </w:rPr>
              <w:t>£</w:t>
            </w:r>
            <w:r w:rsidRPr="00205D93">
              <w:rPr>
                <w:rStyle w:val="ModernTableText"/>
                <w:rFonts w:cs="Arial"/>
                <w:noProof/>
                <w:szCs w:val="18"/>
              </w:rPr>
              <w:t xml:space="preserve"> Yes</w:t>
            </w:r>
          </w:p>
        </w:tc>
      </w:tr>
      <w:tr xmlns:wp14="http://schemas.microsoft.com/office/word/2010/wordml" w:rsidRPr="005652B9" w:rsidR="00234378" w:rsidTr="00234378" w14:paraId="2ED5B7B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5" w:type="pct"/>
            <w:gridSpan w:val="2"/>
            <w:vMerge/>
            <w:tcBorders>
              <w:left w:val="single" w:color="616161" w:sz="4" w:space="0"/>
              <w:right w:val="single" w:color="616161" w:sz="4" w:space="0"/>
            </w:tcBorders>
          </w:tcPr>
          <w:p w:rsidRPr="00205D93" w:rsidR="00234378" w:rsidP="00234378" w:rsidRDefault="00234378" w14:paraId="1EF78BE9" wp14:textId="77777777">
            <w:pPr>
              <w:pStyle w:val="TableText1"/>
              <w:keepNext/>
              <w:spacing w:before="40" w:after="40"/>
              <w:rPr>
                <w:rStyle w:val="ModernTableText"/>
                <w:rFonts w:cs="Arial"/>
                <w:b/>
                <w:szCs w:val="18"/>
              </w:rPr>
            </w:pPr>
          </w:p>
        </w:tc>
        <w:tc>
          <w:tcPr>
            <w:tcW w:w="1497" w:type="pct"/>
            <w:gridSpan w:val="4"/>
            <w:tcBorders>
              <w:top w:val="single" w:color="616161" w:sz="4" w:space="0"/>
              <w:left w:val="single" w:color="616161" w:sz="4" w:space="0"/>
              <w:bottom w:val="single" w:color="616161" w:sz="4" w:space="0"/>
              <w:right w:val="single" w:color="616161" w:sz="4" w:space="0"/>
            </w:tcBorders>
          </w:tcPr>
          <w:p w:rsidRPr="00205D93" w:rsidR="00234378" w:rsidP="00234378" w:rsidRDefault="00234378" w14:paraId="5ADED361" wp14:textId="77777777">
            <w:pPr>
              <w:pStyle w:val="TableTextIndent1ACSSC"/>
              <w:keepNext/>
              <w:numPr>
                <w:ilvl w:val="0"/>
                <w:numId w:val="0"/>
              </w:numPr>
              <w:spacing w:after="0"/>
              <w:rPr>
                <w:rFonts w:ascii="Arial" w:hAnsi="Arial" w:cs="Arial"/>
                <w:sz w:val="18"/>
                <w:szCs w:val="18"/>
              </w:rPr>
            </w:pPr>
            <w:r>
              <w:rPr>
                <w:rFonts w:ascii="Arial" w:hAnsi="Arial" w:cs="Arial"/>
                <w:sz w:val="18"/>
                <w:szCs w:val="18"/>
              </w:rPr>
              <w:t>Status Cd</w:t>
            </w:r>
          </w:p>
          <w:p w:rsidRPr="00205D93" w:rsidR="00234378" w:rsidP="00234378" w:rsidRDefault="00234378" w14:paraId="2F38A791" wp14:textId="77777777">
            <w:pPr>
              <w:pStyle w:val="TableTextIndent1ACSSC"/>
              <w:keepNext/>
              <w:numPr>
                <w:ilvl w:val="0"/>
                <w:numId w:val="0"/>
              </w:numPr>
              <w:spacing w:after="0"/>
              <w:rPr>
                <w:rFonts w:ascii="Arial" w:hAnsi="Arial" w:cs="Arial"/>
                <w:sz w:val="18"/>
                <w:szCs w:val="18"/>
              </w:rPr>
            </w:pPr>
            <w:r>
              <w:rPr>
                <w:rFonts w:ascii="Arial" w:hAnsi="Arial" w:cs="Arial"/>
                <w:sz w:val="18"/>
                <w:szCs w:val="18"/>
              </w:rPr>
              <w:t>A-IFACE-INBND-TB.A-IFACE-WPS-STAT-CD</w:t>
            </w:r>
          </w:p>
        </w:tc>
        <w:tc>
          <w:tcPr>
            <w:tcW w:w="1967" w:type="pct"/>
            <w:gridSpan w:val="5"/>
            <w:tcBorders>
              <w:top w:val="single" w:color="616161" w:sz="4" w:space="0"/>
              <w:left w:val="single" w:color="616161" w:sz="4" w:space="0"/>
              <w:bottom w:val="single" w:color="616161" w:sz="4" w:space="0"/>
              <w:right w:val="single" w:color="616161" w:sz="4" w:space="0"/>
            </w:tcBorders>
          </w:tcPr>
          <w:p w:rsidRPr="00205D93" w:rsidR="00234378" w:rsidP="00234378" w:rsidRDefault="00234378" w14:paraId="651973F4" wp14:textId="77777777">
            <w:pPr>
              <w:pStyle w:val="TableTextACSSC"/>
              <w:keepNext/>
              <w:rPr>
                <w:rFonts w:ascii="Arial" w:hAnsi="Arial" w:cs="Arial"/>
                <w:sz w:val="18"/>
                <w:szCs w:val="18"/>
              </w:rPr>
            </w:pPr>
            <w:r>
              <w:rPr>
                <w:rFonts w:ascii="Arial" w:hAnsi="Arial" w:cs="Arial"/>
                <w:sz w:val="18"/>
                <w:szCs w:val="18"/>
              </w:rPr>
              <w:t>= 'F'  (Failure)</w:t>
            </w:r>
          </w:p>
        </w:tc>
        <w:tc>
          <w:tcPr>
            <w:tcW w:w="531" w:type="pct"/>
            <w:tcBorders>
              <w:top w:val="single" w:color="616161" w:sz="4" w:space="0"/>
              <w:left w:val="single" w:color="616161" w:sz="4" w:space="0"/>
              <w:bottom w:val="single" w:color="616161" w:sz="4" w:space="0"/>
              <w:right w:val="single" w:color="616161" w:sz="4" w:space="0"/>
            </w:tcBorders>
            <w:vAlign w:val="center"/>
          </w:tcPr>
          <w:p w:rsidRPr="00205D93" w:rsidR="00234378" w:rsidP="00234378" w:rsidRDefault="00234378" w14:paraId="3BBCF4DF" wp14:textId="77777777">
            <w:pPr>
              <w:keepNext/>
              <w:jc w:val="center"/>
              <w:rPr>
                <w:rFonts w:cs="Arial"/>
                <w:noProof/>
                <w:sz w:val="18"/>
                <w:szCs w:val="18"/>
              </w:rPr>
            </w:pPr>
            <w:r w:rsidRPr="00205D93">
              <w:rPr>
                <w:rStyle w:val="ModernTableText"/>
                <w:rFonts w:ascii="Wingdings" w:hAnsi="Wingdings" w:eastAsia="Wingdings" w:cs="Wingdings"/>
                <w:noProof/>
                <w:szCs w:val="18"/>
              </w:rPr>
              <w:t>þ</w:t>
            </w:r>
            <w:r w:rsidRPr="00205D93">
              <w:rPr>
                <w:rStyle w:val="ModernTableText"/>
                <w:rFonts w:cs="Arial"/>
                <w:noProof/>
                <w:szCs w:val="18"/>
              </w:rPr>
              <w:t xml:space="preserve"> No </w:t>
            </w:r>
            <w:r w:rsidRPr="00205D93">
              <w:rPr>
                <w:rStyle w:val="ModernTableText"/>
                <w:rFonts w:ascii="Wingdings 2" w:hAnsi="Wingdings 2" w:eastAsia="Wingdings 2" w:cs="Wingdings 2"/>
                <w:noProof/>
                <w:szCs w:val="18"/>
              </w:rPr>
              <w:t>£</w:t>
            </w:r>
            <w:r w:rsidRPr="00205D93">
              <w:rPr>
                <w:rStyle w:val="ModernTableText"/>
                <w:rFonts w:cs="Arial"/>
                <w:noProof/>
                <w:szCs w:val="18"/>
              </w:rPr>
              <w:t xml:space="preserve"> Yes</w:t>
            </w:r>
          </w:p>
        </w:tc>
      </w:tr>
      <w:tr xmlns:wp14="http://schemas.microsoft.com/office/word/2010/wordml" w:rsidRPr="005652B9" w:rsidR="00234378" w:rsidTr="00234378" w14:paraId="63FFC12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2"/>
            <w:tcBorders>
              <w:top w:val="single" w:color="616161" w:sz="2" w:space="0"/>
              <w:left w:val="single" w:color="616161" w:sz="2" w:space="0"/>
              <w:bottom w:val="single" w:color="616161" w:sz="2" w:space="0"/>
              <w:right w:val="single" w:color="616161" w:sz="2" w:space="0"/>
            </w:tcBorders>
            <w:shd w:val="clear" w:color="auto" w:fill="191919"/>
            <w:vAlign w:val="center"/>
          </w:tcPr>
          <w:p w:rsidRPr="005652B9" w:rsidR="00234378" w:rsidP="00234378" w:rsidRDefault="00234378" w14:paraId="26CC6535" wp14:textId="77777777">
            <w:pPr>
              <w:pStyle w:val="ModernBodyText"/>
              <w:spacing w:before="40" w:after="40"/>
              <w:jc w:val="center"/>
              <w:rPr>
                <w:rStyle w:val="Modern2nd-levelTableheader"/>
                <w:color w:val="FFFFFF"/>
                <w:sz w:val="21"/>
                <w:szCs w:val="21"/>
              </w:rPr>
            </w:pPr>
            <w:r w:rsidRPr="005652B9">
              <w:rPr>
                <w:sz w:val="21"/>
                <w:szCs w:val="21"/>
              </w:rPr>
              <w:br w:type="page"/>
            </w:r>
            <w:r w:rsidRPr="005652B9">
              <w:rPr>
                <w:rStyle w:val="Modern2nd-levelTableheader"/>
                <w:color w:val="FFFFFF"/>
                <w:sz w:val="21"/>
                <w:szCs w:val="21"/>
              </w:rPr>
              <w:t>Report Control Breaks, Totals, Counts, and Sorts</w:t>
            </w:r>
          </w:p>
        </w:tc>
      </w:tr>
      <w:tr xmlns:wp14="http://schemas.microsoft.com/office/word/2010/wordml" w:rsidRPr="005652B9" w:rsidR="00234378" w:rsidTr="00234378" w14:paraId="1E2B4C9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Merge w:val="restart"/>
            <w:vAlign w:val="center"/>
          </w:tcPr>
          <w:p w:rsidRPr="00205D93" w:rsidR="00234378" w:rsidP="00234378" w:rsidRDefault="00234378" w14:paraId="3145506C" wp14:textId="77777777">
            <w:pPr>
              <w:pStyle w:val="TableHeading"/>
              <w:spacing w:before="40" w:after="40"/>
              <w:rPr>
                <w:rStyle w:val="ModernTableText"/>
                <w:noProof/>
                <w:szCs w:val="17"/>
              </w:rPr>
            </w:pPr>
            <w:r w:rsidRPr="00205D93">
              <w:rPr>
                <w:rStyle w:val="ModernTableText"/>
                <w:noProof/>
                <w:szCs w:val="17"/>
              </w:rPr>
              <w:t>Sort By:</w:t>
            </w:r>
          </w:p>
        </w:tc>
        <w:tc>
          <w:tcPr>
            <w:tcW w:w="1876" w:type="pct"/>
            <w:gridSpan w:val="5"/>
            <w:vAlign w:val="center"/>
          </w:tcPr>
          <w:p w:rsidRPr="00105EB0" w:rsidR="00234378" w:rsidP="00365B47" w:rsidRDefault="00234378" w14:paraId="4FEFEE5B" wp14:textId="77777777">
            <w:pPr>
              <w:pStyle w:val="TableText"/>
              <w:numPr>
                <w:ilvl w:val="0"/>
                <w:numId w:val="178"/>
              </w:numPr>
              <w:spacing w:before="0" w:after="0"/>
              <w:rPr>
                <w:rStyle w:val="ModernTableText"/>
                <w:lang w:val="en-US" w:eastAsia="en-US"/>
              </w:rPr>
            </w:pPr>
            <w:r w:rsidRPr="00105EB0">
              <w:rPr>
                <w:rStyle w:val="ModernTableText"/>
                <w:lang w:val="en-US" w:eastAsia="en-US"/>
              </w:rPr>
              <w:t>LOB Cd</w:t>
            </w:r>
          </w:p>
        </w:tc>
        <w:tc>
          <w:tcPr>
            <w:tcW w:w="2119" w:type="pct"/>
            <w:gridSpan w:val="5"/>
          </w:tcPr>
          <w:p w:rsidRPr="00205D93" w:rsidR="00234378" w:rsidP="00234378" w:rsidRDefault="00234378" w14:paraId="6DC563FB" wp14:textId="77777777">
            <w:pPr>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Pr="005652B9" w:rsidR="00234378" w:rsidTr="00234378" w14:paraId="5C5A6D3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Merge/>
            <w:vAlign w:val="center"/>
          </w:tcPr>
          <w:p w:rsidRPr="00205D93" w:rsidR="00234378" w:rsidP="00234378" w:rsidRDefault="00234378" w14:paraId="18EA9311" wp14:textId="77777777">
            <w:pPr>
              <w:pStyle w:val="TableHeading"/>
              <w:spacing w:before="40" w:after="40"/>
              <w:rPr>
                <w:rStyle w:val="ModernTableText"/>
                <w:noProof/>
                <w:szCs w:val="17"/>
              </w:rPr>
            </w:pPr>
          </w:p>
        </w:tc>
        <w:tc>
          <w:tcPr>
            <w:tcW w:w="1876" w:type="pct"/>
            <w:gridSpan w:val="5"/>
            <w:vAlign w:val="center"/>
          </w:tcPr>
          <w:p w:rsidRPr="00105EB0" w:rsidR="00234378" w:rsidP="00365B47" w:rsidRDefault="00234378" w14:paraId="3ECC1812" wp14:textId="77777777">
            <w:pPr>
              <w:pStyle w:val="TableText"/>
              <w:numPr>
                <w:ilvl w:val="0"/>
                <w:numId w:val="178"/>
              </w:numPr>
              <w:spacing w:before="0" w:after="0"/>
              <w:rPr>
                <w:rStyle w:val="ModernTableText"/>
                <w:lang w:val="en-US" w:eastAsia="en-US"/>
              </w:rPr>
            </w:pPr>
            <w:r w:rsidRPr="00105EB0">
              <w:rPr>
                <w:rStyle w:val="ModernTableText"/>
                <w:lang w:val="en-US" w:eastAsia="en-US"/>
              </w:rPr>
              <w:t xml:space="preserve">Batch </w:t>
            </w:r>
            <w:r w:rsidRPr="00105EB0" w:rsidR="00FB37DB">
              <w:rPr>
                <w:rStyle w:val="ModernTableText"/>
                <w:lang w:val="en-US" w:eastAsia="en-US"/>
              </w:rPr>
              <w:t>Job (</w:t>
            </w:r>
            <w:r w:rsidRPr="00105EB0">
              <w:rPr>
                <w:rStyle w:val="ModernTableText"/>
                <w:lang w:val="en-US" w:eastAsia="en-US"/>
              </w:rPr>
              <w:t>A-IFACE-INBND-TB.G-BUSN-PRCS-NAM)</w:t>
            </w:r>
          </w:p>
        </w:tc>
        <w:tc>
          <w:tcPr>
            <w:tcW w:w="2119" w:type="pct"/>
            <w:gridSpan w:val="5"/>
          </w:tcPr>
          <w:p w:rsidRPr="00205D93" w:rsidR="00234378" w:rsidP="00234378" w:rsidRDefault="00234378" w14:paraId="76578DA5" wp14:textId="77777777">
            <w:pPr>
              <w:rPr>
                <w:noProof/>
                <w:sz w:val="18"/>
                <w:szCs w:val="19"/>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Pr="005652B9" w:rsidR="00234378" w:rsidTr="00234378" w14:paraId="6505F3A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Merge/>
            <w:vAlign w:val="center"/>
          </w:tcPr>
          <w:p w:rsidRPr="00205D93" w:rsidR="00234378" w:rsidP="00234378" w:rsidRDefault="00234378" w14:paraId="34EDF4D2" wp14:textId="77777777">
            <w:pPr>
              <w:pStyle w:val="TableHeading"/>
              <w:spacing w:before="40" w:after="40"/>
              <w:rPr>
                <w:rStyle w:val="ModernTableText"/>
                <w:noProof/>
                <w:szCs w:val="17"/>
              </w:rPr>
            </w:pPr>
          </w:p>
        </w:tc>
        <w:tc>
          <w:tcPr>
            <w:tcW w:w="1876" w:type="pct"/>
            <w:gridSpan w:val="5"/>
            <w:vAlign w:val="center"/>
          </w:tcPr>
          <w:p w:rsidRPr="00205D93" w:rsidR="00234378" w:rsidP="00365B47" w:rsidRDefault="00234378" w14:paraId="7D02303E" wp14:textId="77777777">
            <w:pPr>
              <w:pStyle w:val="TableText1"/>
              <w:numPr>
                <w:ilvl w:val="0"/>
                <w:numId w:val="178"/>
              </w:numPr>
              <w:spacing w:before="40" w:after="40"/>
              <w:rPr>
                <w:rStyle w:val="ModernTableText"/>
                <w:szCs w:val="17"/>
              </w:rPr>
            </w:pPr>
            <w:r>
              <w:rPr>
                <w:bCs/>
                <w:color w:val="000000"/>
                <w:sz w:val="18"/>
                <w:szCs w:val="17"/>
              </w:rPr>
              <w:t xml:space="preserve">Run </w:t>
            </w:r>
            <w:r w:rsidR="00FB37DB">
              <w:rPr>
                <w:bCs/>
                <w:color w:val="000000"/>
                <w:sz w:val="18"/>
                <w:szCs w:val="17"/>
              </w:rPr>
              <w:t>ID (</w:t>
            </w:r>
            <w:r>
              <w:rPr>
                <w:bCs/>
                <w:color w:val="000000"/>
                <w:sz w:val="18"/>
                <w:szCs w:val="17"/>
              </w:rPr>
              <w:t>A-IFACE-INBND-TB.G-BATCH-RUN-ID)</w:t>
            </w:r>
          </w:p>
        </w:tc>
        <w:tc>
          <w:tcPr>
            <w:tcW w:w="2119" w:type="pct"/>
            <w:gridSpan w:val="5"/>
            <w:vAlign w:val="center"/>
          </w:tcPr>
          <w:p w:rsidRPr="00205D93" w:rsidR="00234378" w:rsidP="00234378" w:rsidRDefault="00234378" w14:paraId="2FC43795" wp14:textId="77777777">
            <w:pPr>
              <w:pStyle w:val="TableText1"/>
              <w:spacing w:before="40" w:after="40"/>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Pr="005652B9" w:rsidR="00234378" w:rsidTr="00234378" w14:paraId="751055C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Merge/>
            <w:vAlign w:val="center"/>
          </w:tcPr>
          <w:p w:rsidRPr="00205D93" w:rsidR="00234378" w:rsidP="00234378" w:rsidRDefault="00234378" w14:paraId="078B1F7D" wp14:textId="77777777">
            <w:pPr>
              <w:pStyle w:val="TableHeading"/>
              <w:spacing w:before="40" w:after="40"/>
              <w:rPr>
                <w:rStyle w:val="ModernTableText"/>
                <w:noProof/>
                <w:szCs w:val="17"/>
              </w:rPr>
            </w:pPr>
          </w:p>
        </w:tc>
        <w:tc>
          <w:tcPr>
            <w:tcW w:w="1876" w:type="pct"/>
            <w:gridSpan w:val="5"/>
            <w:vAlign w:val="center"/>
          </w:tcPr>
          <w:p w:rsidRPr="00205D93" w:rsidR="00234378" w:rsidP="00365B47" w:rsidRDefault="00234378" w14:paraId="120DADCF" wp14:textId="77777777">
            <w:pPr>
              <w:pStyle w:val="TableText1"/>
              <w:numPr>
                <w:ilvl w:val="0"/>
                <w:numId w:val="178"/>
              </w:numPr>
              <w:spacing w:before="40" w:after="40"/>
              <w:rPr>
                <w:rStyle w:val="ModernTableText"/>
                <w:szCs w:val="17"/>
              </w:rPr>
            </w:pPr>
            <w:r>
              <w:rPr>
                <w:rFonts w:cs="Arial"/>
                <w:bCs/>
                <w:color w:val="000000"/>
                <w:sz w:val="18"/>
                <w:szCs w:val="17"/>
              </w:rPr>
              <w:t>Table Order (A-IFACE-INBND-TB.A-IFACE-INBND-SK)</w:t>
            </w:r>
          </w:p>
        </w:tc>
        <w:tc>
          <w:tcPr>
            <w:tcW w:w="2119" w:type="pct"/>
            <w:gridSpan w:val="5"/>
            <w:vAlign w:val="center"/>
          </w:tcPr>
          <w:p w:rsidRPr="00205D93" w:rsidR="00234378" w:rsidP="00234378" w:rsidRDefault="00234378" w14:paraId="3C36220E"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Pr="005652B9" w:rsidR="00234378" w:rsidTr="00234378" w14:paraId="321AF0D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restart"/>
            <w:vAlign w:val="center"/>
          </w:tcPr>
          <w:p w:rsidRPr="00205D93" w:rsidR="00234378" w:rsidP="00234378" w:rsidRDefault="00234378" w14:paraId="3FF0D590" wp14:textId="77777777">
            <w:pPr>
              <w:pStyle w:val="TableHeading"/>
              <w:spacing w:before="40" w:after="40"/>
              <w:rPr>
                <w:rStyle w:val="ModernTableText"/>
                <w:noProof/>
                <w:szCs w:val="17"/>
              </w:rPr>
            </w:pPr>
            <w:r w:rsidRPr="00205D93">
              <w:rPr>
                <w:rStyle w:val="ModernTableText"/>
                <w:noProof/>
                <w:szCs w:val="17"/>
              </w:rPr>
              <w:t>Control Break</w:t>
            </w:r>
          </w:p>
        </w:tc>
        <w:tc>
          <w:tcPr>
            <w:tcW w:w="513" w:type="pct"/>
            <w:vAlign w:val="center"/>
          </w:tcPr>
          <w:p w:rsidRPr="00205D93" w:rsidR="00234378" w:rsidP="00234378" w:rsidRDefault="00234378" w14:paraId="3BDA9B28" wp14:textId="77777777">
            <w:pPr>
              <w:pStyle w:val="TableHeading"/>
              <w:spacing w:before="40" w:after="40"/>
              <w:rPr>
                <w:rStyle w:val="ModernTableText"/>
                <w:noProof/>
                <w:szCs w:val="17"/>
              </w:rPr>
            </w:pPr>
            <w:r w:rsidRPr="00205D93">
              <w:rPr>
                <w:rStyle w:val="ModernTableText"/>
                <w:noProof/>
                <w:szCs w:val="17"/>
              </w:rPr>
              <w:t>Page:</w:t>
            </w:r>
          </w:p>
        </w:tc>
        <w:tc>
          <w:tcPr>
            <w:tcW w:w="726" w:type="pct"/>
            <w:gridSpan w:val="2"/>
            <w:vAlign w:val="center"/>
          </w:tcPr>
          <w:p w:rsidRPr="00205D93" w:rsidR="00234378" w:rsidP="00365B47" w:rsidRDefault="00234378" w14:paraId="3237E2EE" wp14:textId="77777777">
            <w:pPr>
              <w:pStyle w:val="TableText1"/>
              <w:numPr>
                <w:ilvl w:val="0"/>
                <w:numId w:val="184"/>
              </w:numPr>
              <w:spacing w:before="40" w:after="40"/>
              <w:rPr>
                <w:rStyle w:val="ModernTableText"/>
                <w:szCs w:val="17"/>
              </w:rPr>
            </w:pPr>
            <w:r w:rsidRPr="00205D93">
              <w:rPr>
                <w:rStyle w:val="ModernTableText"/>
                <w:szCs w:val="17"/>
              </w:rPr>
              <w:t>LOB Cd</w:t>
            </w:r>
          </w:p>
        </w:tc>
        <w:tc>
          <w:tcPr>
            <w:tcW w:w="1723" w:type="pct"/>
            <w:gridSpan w:val="4"/>
            <w:vAlign w:val="center"/>
          </w:tcPr>
          <w:p w:rsidRPr="00205D93" w:rsidR="00234378" w:rsidP="00365B47" w:rsidRDefault="00234378" w14:paraId="04C42EFD" wp14:textId="77777777">
            <w:pPr>
              <w:pStyle w:val="TableText1"/>
              <w:numPr>
                <w:ilvl w:val="0"/>
                <w:numId w:val="184"/>
              </w:numPr>
              <w:spacing w:before="40" w:after="40"/>
              <w:rPr>
                <w:rStyle w:val="ModernTableText"/>
                <w:szCs w:val="17"/>
              </w:rPr>
            </w:pPr>
            <w:r>
              <w:rPr>
                <w:rStyle w:val="ModernTableText"/>
              </w:rPr>
              <w:t xml:space="preserve">Batch </w:t>
            </w:r>
            <w:r w:rsidR="00FB37DB">
              <w:rPr>
                <w:rStyle w:val="ModernTableText"/>
              </w:rPr>
              <w:t>Job (</w:t>
            </w:r>
            <w:r>
              <w:rPr>
                <w:rStyle w:val="ModernTableText"/>
              </w:rPr>
              <w:t>A-IFACE-INBND-TB.G-BUSN-PRCS-NAM)</w:t>
            </w:r>
          </w:p>
        </w:tc>
        <w:tc>
          <w:tcPr>
            <w:tcW w:w="1546" w:type="pct"/>
            <w:gridSpan w:val="4"/>
            <w:vAlign w:val="center"/>
          </w:tcPr>
          <w:p w:rsidRPr="00205D93" w:rsidR="00234378" w:rsidP="00365B47" w:rsidRDefault="00234378" w14:paraId="0576F885" wp14:textId="77777777">
            <w:pPr>
              <w:pStyle w:val="TableText1"/>
              <w:numPr>
                <w:ilvl w:val="0"/>
                <w:numId w:val="184"/>
              </w:numPr>
              <w:spacing w:before="40" w:after="40"/>
              <w:rPr>
                <w:rStyle w:val="ModernTableText"/>
                <w:szCs w:val="17"/>
              </w:rPr>
            </w:pPr>
            <w:r>
              <w:rPr>
                <w:bCs/>
                <w:color w:val="000000"/>
                <w:sz w:val="18"/>
                <w:szCs w:val="17"/>
              </w:rPr>
              <w:t xml:space="preserve">Run </w:t>
            </w:r>
            <w:r w:rsidR="00FB37DB">
              <w:rPr>
                <w:bCs/>
                <w:color w:val="000000"/>
                <w:sz w:val="18"/>
                <w:szCs w:val="17"/>
              </w:rPr>
              <w:t>ID (</w:t>
            </w:r>
            <w:r>
              <w:rPr>
                <w:bCs/>
                <w:color w:val="000000"/>
                <w:sz w:val="18"/>
                <w:szCs w:val="17"/>
              </w:rPr>
              <w:t>A-IFACE-INBND-TB.G-BATCH-RUN-ID)</w:t>
            </w:r>
          </w:p>
        </w:tc>
      </w:tr>
      <w:tr xmlns:wp14="http://schemas.microsoft.com/office/word/2010/wordml" w:rsidRPr="005652B9" w:rsidR="00234378" w:rsidTr="00234378" w14:paraId="66DDFFC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tcBorders>
              <w:bottom w:val="single" w:color="616161" w:sz="2" w:space="0"/>
            </w:tcBorders>
            <w:vAlign w:val="center"/>
          </w:tcPr>
          <w:p w:rsidRPr="00205D93" w:rsidR="00234378" w:rsidP="00234378" w:rsidRDefault="00234378" w14:paraId="132321E1" wp14:textId="77777777">
            <w:pPr>
              <w:pStyle w:val="TableHeading"/>
              <w:spacing w:before="40" w:after="40"/>
              <w:rPr>
                <w:rStyle w:val="ModernTableText"/>
                <w:noProof/>
                <w:szCs w:val="17"/>
              </w:rPr>
            </w:pPr>
          </w:p>
        </w:tc>
        <w:tc>
          <w:tcPr>
            <w:tcW w:w="513" w:type="pct"/>
            <w:tcBorders>
              <w:bottom w:val="single" w:color="616161" w:sz="2" w:space="0"/>
            </w:tcBorders>
            <w:vAlign w:val="center"/>
          </w:tcPr>
          <w:p w:rsidRPr="00205D93" w:rsidR="00234378" w:rsidP="00234378" w:rsidRDefault="00234378" w14:paraId="0A22BB30" wp14:textId="77777777">
            <w:pPr>
              <w:pStyle w:val="TableHeading"/>
              <w:spacing w:before="40" w:after="40"/>
              <w:rPr>
                <w:rStyle w:val="ModernTableText"/>
                <w:noProof/>
                <w:szCs w:val="17"/>
              </w:rPr>
            </w:pPr>
            <w:r w:rsidRPr="00205D93">
              <w:rPr>
                <w:rStyle w:val="ModernTableText"/>
                <w:noProof/>
                <w:szCs w:val="17"/>
              </w:rPr>
              <w:t>Section:</w:t>
            </w:r>
          </w:p>
        </w:tc>
        <w:tc>
          <w:tcPr>
            <w:tcW w:w="726" w:type="pct"/>
            <w:gridSpan w:val="2"/>
            <w:tcBorders>
              <w:bottom w:val="single" w:color="616161" w:sz="2" w:space="0"/>
            </w:tcBorders>
            <w:vAlign w:val="center"/>
          </w:tcPr>
          <w:p w:rsidRPr="00205D93" w:rsidR="00234378" w:rsidP="00365B47" w:rsidRDefault="00234378" w14:paraId="367FEE38" wp14:textId="77777777">
            <w:pPr>
              <w:pStyle w:val="TableText1"/>
              <w:numPr>
                <w:ilvl w:val="0"/>
                <w:numId w:val="183"/>
              </w:numPr>
              <w:spacing w:before="40" w:after="40"/>
              <w:rPr>
                <w:rStyle w:val="ModernTableText"/>
                <w:szCs w:val="17"/>
              </w:rPr>
            </w:pPr>
          </w:p>
        </w:tc>
        <w:tc>
          <w:tcPr>
            <w:tcW w:w="1723" w:type="pct"/>
            <w:gridSpan w:val="4"/>
            <w:tcBorders>
              <w:bottom w:val="single" w:color="616161" w:sz="2" w:space="0"/>
            </w:tcBorders>
            <w:vAlign w:val="center"/>
          </w:tcPr>
          <w:p w:rsidRPr="00205D93" w:rsidR="00234378" w:rsidP="00365B47" w:rsidRDefault="00234378" w14:paraId="4891A4E6" wp14:textId="77777777">
            <w:pPr>
              <w:pStyle w:val="TableText1"/>
              <w:numPr>
                <w:ilvl w:val="0"/>
                <w:numId w:val="183"/>
              </w:numPr>
              <w:spacing w:before="40" w:after="40"/>
              <w:rPr>
                <w:rStyle w:val="ModernTableText"/>
                <w:szCs w:val="17"/>
              </w:rPr>
            </w:pPr>
          </w:p>
        </w:tc>
        <w:tc>
          <w:tcPr>
            <w:tcW w:w="1546" w:type="pct"/>
            <w:gridSpan w:val="4"/>
            <w:tcBorders>
              <w:bottom w:val="single" w:color="616161" w:sz="2" w:space="0"/>
            </w:tcBorders>
            <w:vAlign w:val="center"/>
          </w:tcPr>
          <w:p w:rsidRPr="00205D93" w:rsidR="00234378" w:rsidP="00365B47" w:rsidRDefault="00234378" w14:paraId="18643AC4" wp14:textId="77777777">
            <w:pPr>
              <w:pStyle w:val="TableText1"/>
              <w:numPr>
                <w:ilvl w:val="0"/>
                <w:numId w:val="183"/>
              </w:numPr>
              <w:spacing w:before="40" w:after="40"/>
              <w:rPr>
                <w:rStyle w:val="ModernTableText"/>
                <w:szCs w:val="17"/>
              </w:rPr>
            </w:pPr>
          </w:p>
        </w:tc>
      </w:tr>
      <w:tr xmlns:wp14="http://schemas.microsoft.com/office/word/2010/wordml" w:rsidRPr="005652B9" w:rsidR="00234378" w:rsidTr="00234378" w14:paraId="399019F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restart"/>
            <w:vAlign w:val="center"/>
          </w:tcPr>
          <w:p w:rsidRPr="00205D93" w:rsidR="00234378" w:rsidP="00234378" w:rsidRDefault="00234378" w14:paraId="0967E3A1" wp14:textId="77777777">
            <w:pPr>
              <w:pStyle w:val="TableHeading"/>
              <w:spacing w:before="40" w:after="40"/>
              <w:rPr>
                <w:rStyle w:val="ModernTableText"/>
                <w:noProof/>
                <w:szCs w:val="17"/>
              </w:rPr>
            </w:pPr>
            <w:r w:rsidRPr="00205D93">
              <w:rPr>
                <w:rStyle w:val="ModernTableText"/>
                <w:noProof/>
                <w:szCs w:val="17"/>
              </w:rPr>
              <w:t>Total</w:t>
            </w:r>
          </w:p>
        </w:tc>
        <w:tc>
          <w:tcPr>
            <w:tcW w:w="513" w:type="pct"/>
            <w:vAlign w:val="center"/>
          </w:tcPr>
          <w:p w:rsidRPr="00205D93" w:rsidR="00234378" w:rsidP="00234378" w:rsidRDefault="00234378" w14:paraId="2C1560CF" wp14:textId="77777777">
            <w:pPr>
              <w:pStyle w:val="TableHeading"/>
              <w:spacing w:before="40" w:after="40"/>
              <w:rPr>
                <w:rStyle w:val="ModernTableText"/>
                <w:noProof/>
                <w:szCs w:val="17"/>
              </w:rPr>
            </w:pPr>
            <w:r w:rsidRPr="00205D93">
              <w:rPr>
                <w:rStyle w:val="ModernTableText"/>
                <w:noProof/>
                <w:szCs w:val="17"/>
              </w:rPr>
              <w:t>Grand:</w:t>
            </w:r>
          </w:p>
        </w:tc>
        <w:tc>
          <w:tcPr>
            <w:tcW w:w="726" w:type="pct"/>
            <w:gridSpan w:val="2"/>
            <w:vAlign w:val="center"/>
          </w:tcPr>
          <w:p w:rsidRPr="00205D93" w:rsidR="00234378" w:rsidP="00365B47" w:rsidRDefault="00234378" w14:paraId="04536F65" wp14:textId="77777777">
            <w:pPr>
              <w:pStyle w:val="TableText1"/>
              <w:numPr>
                <w:ilvl w:val="0"/>
                <w:numId w:val="182"/>
              </w:numPr>
              <w:spacing w:before="40" w:after="40"/>
              <w:rPr>
                <w:rStyle w:val="ModernTableText"/>
                <w:szCs w:val="17"/>
              </w:rPr>
            </w:pPr>
          </w:p>
        </w:tc>
        <w:tc>
          <w:tcPr>
            <w:tcW w:w="1723" w:type="pct"/>
            <w:gridSpan w:val="4"/>
            <w:vAlign w:val="center"/>
          </w:tcPr>
          <w:p w:rsidRPr="00205D93" w:rsidR="00234378" w:rsidP="00365B47" w:rsidRDefault="00234378" w14:paraId="71AB3246" wp14:textId="77777777">
            <w:pPr>
              <w:pStyle w:val="TableText1"/>
              <w:numPr>
                <w:ilvl w:val="0"/>
                <w:numId w:val="182"/>
              </w:numPr>
              <w:spacing w:before="40" w:after="40"/>
              <w:rPr>
                <w:rStyle w:val="ModernTableText"/>
                <w:szCs w:val="17"/>
              </w:rPr>
            </w:pPr>
          </w:p>
        </w:tc>
        <w:tc>
          <w:tcPr>
            <w:tcW w:w="1546" w:type="pct"/>
            <w:gridSpan w:val="4"/>
            <w:vAlign w:val="center"/>
          </w:tcPr>
          <w:p w:rsidRPr="00205D93" w:rsidR="00234378" w:rsidP="00365B47" w:rsidRDefault="00234378" w14:paraId="2A2A2677" wp14:textId="77777777">
            <w:pPr>
              <w:pStyle w:val="TableText1"/>
              <w:numPr>
                <w:ilvl w:val="0"/>
                <w:numId w:val="182"/>
              </w:numPr>
              <w:spacing w:before="40" w:after="40"/>
              <w:rPr>
                <w:rStyle w:val="ModernTableText"/>
                <w:szCs w:val="17"/>
              </w:rPr>
            </w:pPr>
          </w:p>
        </w:tc>
      </w:tr>
      <w:tr xmlns:wp14="http://schemas.microsoft.com/office/word/2010/wordml" w:rsidRPr="005652B9" w:rsidR="00234378" w:rsidTr="00234378" w14:paraId="7AFC09B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ign w:val="center"/>
          </w:tcPr>
          <w:p w:rsidRPr="00205D93" w:rsidR="00234378" w:rsidP="00234378" w:rsidRDefault="00234378" w14:paraId="34229192" wp14:textId="77777777">
            <w:pPr>
              <w:pStyle w:val="TableHeading"/>
              <w:spacing w:before="40" w:after="40"/>
              <w:rPr>
                <w:rStyle w:val="ModernTableText"/>
                <w:noProof/>
                <w:szCs w:val="17"/>
              </w:rPr>
            </w:pPr>
          </w:p>
        </w:tc>
        <w:tc>
          <w:tcPr>
            <w:tcW w:w="513" w:type="pct"/>
            <w:vAlign w:val="center"/>
          </w:tcPr>
          <w:p w:rsidRPr="00205D93" w:rsidR="00234378" w:rsidP="00234378" w:rsidRDefault="00234378" w14:paraId="603DC801" wp14:textId="77777777">
            <w:pPr>
              <w:pStyle w:val="TableHeading"/>
              <w:spacing w:before="40" w:after="40"/>
              <w:rPr>
                <w:rStyle w:val="ModernTableText"/>
                <w:noProof/>
                <w:szCs w:val="17"/>
              </w:rPr>
            </w:pPr>
            <w:r w:rsidRPr="00205D93">
              <w:rPr>
                <w:rStyle w:val="ModernTableText"/>
                <w:noProof/>
                <w:szCs w:val="17"/>
              </w:rPr>
              <w:t>Section:</w:t>
            </w:r>
          </w:p>
        </w:tc>
        <w:tc>
          <w:tcPr>
            <w:tcW w:w="726" w:type="pct"/>
            <w:gridSpan w:val="2"/>
            <w:vAlign w:val="center"/>
          </w:tcPr>
          <w:p w:rsidRPr="00205D93" w:rsidR="00234378" w:rsidP="00365B47" w:rsidRDefault="00234378" w14:paraId="4D515F16" wp14:textId="77777777">
            <w:pPr>
              <w:pStyle w:val="TableText1"/>
              <w:numPr>
                <w:ilvl w:val="0"/>
                <w:numId w:val="181"/>
              </w:numPr>
              <w:spacing w:before="40" w:after="40"/>
              <w:rPr>
                <w:rStyle w:val="ModernTableText"/>
                <w:szCs w:val="17"/>
              </w:rPr>
            </w:pPr>
          </w:p>
        </w:tc>
        <w:tc>
          <w:tcPr>
            <w:tcW w:w="1723" w:type="pct"/>
            <w:gridSpan w:val="4"/>
            <w:vAlign w:val="center"/>
          </w:tcPr>
          <w:p w:rsidRPr="00205D93" w:rsidR="00234378" w:rsidP="00365B47" w:rsidRDefault="00234378" w14:paraId="266A105A" wp14:textId="77777777">
            <w:pPr>
              <w:pStyle w:val="TableText1"/>
              <w:numPr>
                <w:ilvl w:val="0"/>
                <w:numId w:val="181"/>
              </w:numPr>
              <w:spacing w:before="40" w:after="40"/>
              <w:rPr>
                <w:rStyle w:val="ModernTableText"/>
                <w:szCs w:val="17"/>
              </w:rPr>
            </w:pPr>
          </w:p>
        </w:tc>
        <w:tc>
          <w:tcPr>
            <w:tcW w:w="1546" w:type="pct"/>
            <w:gridSpan w:val="4"/>
            <w:vAlign w:val="center"/>
          </w:tcPr>
          <w:p w:rsidRPr="00205D93" w:rsidR="00234378" w:rsidP="00365B47" w:rsidRDefault="00234378" w14:paraId="26D8704C" wp14:textId="77777777">
            <w:pPr>
              <w:pStyle w:val="TableText1"/>
              <w:numPr>
                <w:ilvl w:val="0"/>
                <w:numId w:val="181"/>
              </w:numPr>
              <w:spacing w:before="40" w:after="40"/>
              <w:rPr>
                <w:rStyle w:val="ModernTableText"/>
                <w:szCs w:val="17"/>
              </w:rPr>
            </w:pPr>
          </w:p>
        </w:tc>
      </w:tr>
      <w:tr xmlns:wp14="http://schemas.microsoft.com/office/word/2010/wordml" w:rsidRPr="005652B9" w:rsidR="00234378" w:rsidTr="00234378" w14:paraId="76AF645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restart"/>
            <w:vAlign w:val="center"/>
          </w:tcPr>
          <w:p w:rsidRPr="00205D93" w:rsidR="00234378" w:rsidP="00234378" w:rsidRDefault="00234378" w14:paraId="67B5C78F" wp14:textId="77777777">
            <w:pPr>
              <w:pStyle w:val="TableHeading"/>
              <w:keepNext/>
              <w:keepLines w:val="0"/>
              <w:spacing w:before="40" w:after="40"/>
              <w:rPr>
                <w:rStyle w:val="ModernTableText"/>
                <w:noProof/>
                <w:szCs w:val="17"/>
              </w:rPr>
            </w:pPr>
            <w:r w:rsidRPr="00205D93">
              <w:rPr>
                <w:rStyle w:val="ModernTableText"/>
                <w:noProof/>
                <w:szCs w:val="17"/>
              </w:rPr>
              <w:t>Counts</w:t>
            </w:r>
          </w:p>
        </w:tc>
        <w:tc>
          <w:tcPr>
            <w:tcW w:w="513" w:type="pct"/>
            <w:vAlign w:val="center"/>
          </w:tcPr>
          <w:p w:rsidRPr="00205D93" w:rsidR="00234378" w:rsidP="00234378" w:rsidRDefault="00234378" w14:paraId="5CF6EE0B" wp14:textId="77777777">
            <w:pPr>
              <w:pStyle w:val="TableHeading"/>
              <w:keepNext/>
              <w:keepLines w:val="0"/>
              <w:spacing w:before="40" w:after="40"/>
              <w:rPr>
                <w:rStyle w:val="ModernTableText"/>
                <w:noProof/>
                <w:szCs w:val="17"/>
              </w:rPr>
            </w:pPr>
            <w:r w:rsidRPr="00205D93">
              <w:rPr>
                <w:rStyle w:val="ModernTableText"/>
                <w:noProof/>
                <w:szCs w:val="17"/>
              </w:rPr>
              <w:t>Grand:</w:t>
            </w:r>
          </w:p>
        </w:tc>
        <w:tc>
          <w:tcPr>
            <w:tcW w:w="726" w:type="pct"/>
            <w:gridSpan w:val="2"/>
            <w:vAlign w:val="center"/>
          </w:tcPr>
          <w:p w:rsidRPr="00205D93" w:rsidR="00234378" w:rsidP="00365B47" w:rsidRDefault="00234378" w14:paraId="23857ED6" wp14:textId="77777777">
            <w:pPr>
              <w:pStyle w:val="TableText1"/>
              <w:keepNext/>
              <w:numPr>
                <w:ilvl w:val="0"/>
                <w:numId w:val="180"/>
              </w:numPr>
              <w:spacing w:before="40" w:after="40"/>
              <w:rPr>
                <w:rStyle w:val="ModernTableText"/>
                <w:szCs w:val="17"/>
              </w:rPr>
            </w:pPr>
          </w:p>
        </w:tc>
        <w:tc>
          <w:tcPr>
            <w:tcW w:w="1723" w:type="pct"/>
            <w:gridSpan w:val="4"/>
            <w:vAlign w:val="center"/>
          </w:tcPr>
          <w:p w:rsidRPr="00205D93" w:rsidR="00234378" w:rsidP="00365B47" w:rsidRDefault="00234378" w14:paraId="71819804" wp14:textId="77777777">
            <w:pPr>
              <w:pStyle w:val="TableText1"/>
              <w:keepNext/>
              <w:numPr>
                <w:ilvl w:val="0"/>
                <w:numId w:val="180"/>
              </w:numPr>
              <w:spacing w:before="40" w:after="40"/>
              <w:rPr>
                <w:rStyle w:val="ModernTableText"/>
                <w:szCs w:val="17"/>
              </w:rPr>
            </w:pPr>
          </w:p>
        </w:tc>
        <w:tc>
          <w:tcPr>
            <w:tcW w:w="1546" w:type="pct"/>
            <w:gridSpan w:val="4"/>
            <w:vAlign w:val="center"/>
          </w:tcPr>
          <w:p w:rsidRPr="00205D93" w:rsidR="00234378" w:rsidP="00365B47" w:rsidRDefault="00234378" w14:paraId="5B5EAB93" wp14:textId="77777777">
            <w:pPr>
              <w:pStyle w:val="TableText1"/>
              <w:keepNext/>
              <w:numPr>
                <w:ilvl w:val="0"/>
                <w:numId w:val="180"/>
              </w:numPr>
              <w:spacing w:before="40" w:after="40"/>
              <w:rPr>
                <w:rStyle w:val="ModernTableText"/>
                <w:szCs w:val="17"/>
              </w:rPr>
            </w:pPr>
          </w:p>
        </w:tc>
      </w:tr>
      <w:tr xmlns:wp14="http://schemas.microsoft.com/office/word/2010/wordml" w:rsidRPr="005652B9" w:rsidR="00234378" w:rsidTr="00234378" w14:paraId="076CFDD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ign w:val="center"/>
          </w:tcPr>
          <w:p w:rsidRPr="005652B9" w:rsidR="00234378" w:rsidP="00234378" w:rsidRDefault="00234378" w14:paraId="73A2C048" wp14:textId="77777777">
            <w:pPr>
              <w:pStyle w:val="TableHeading"/>
              <w:spacing w:before="40" w:after="40"/>
              <w:rPr>
                <w:rStyle w:val="ModernTableText"/>
                <w:noProof/>
                <w:color w:val="FF0000"/>
                <w:sz w:val="17"/>
                <w:szCs w:val="17"/>
              </w:rPr>
            </w:pPr>
          </w:p>
        </w:tc>
        <w:tc>
          <w:tcPr>
            <w:tcW w:w="513" w:type="pct"/>
            <w:vAlign w:val="center"/>
          </w:tcPr>
          <w:p w:rsidRPr="003D2F8B" w:rsidR="00234378" w:rsidP="00234378" w:rsidRDefault="00234378" w14:paraId="242EB1B7" wp14:textId="77777777">
            <w:pPr>
              <w:pStyle w:val="TableHeading"/>
              <w:spacing w:before="40" w:after="40"/>
              <w:rPr>
                <w:rStyle w:val="ModernTableText"/>
                <w:noProof/>
                <w:szCs w:val="17"/>
              </w:rPr>
            </w:pPr>
            <w:r w:rsidRPr="003D2F8B">
              <w:rPr>
                <w:rStyle w:val="ModernTableText"/>
                <w:noProof/>
                <w:szCs w:val="17"/>
              </w:rPr>
              <w:t>Section:</w:t>
            </w:r>
          </w:p>
        </w:tc>
        <w:tc>
          <w:tcPr>
            <w:tcW w:w="726" w:type="pct"/>
            <w:gridSpan w:val="2"/>
            <w:vAlign w:val="center"/>
          </w:tcPr>
          <w:p w:rsidRPr="003D2F8B" w:rsidR="00234378" w:rsidP="00365B47" w:rsidRDefault="00234378" w14:paraId="4C7677B9" wp14:textId="77777777">
            <w:pPr>
              <w:pStyle w:val="TableText1"/>
              <w:numPr>
                <w:ilvl w:val="0"/>
                <w:numId w:val="179"/>
              </w:numPr>
              <w:spacing w:before="40" w:after="40"/>
              <w:rPr>
                <w:rStyle w:val="ModernTableText"/>
                <w:szCs w:val="17"/>
              </w:rPr>
            </w:pPr>
          </w:p>
        </w:tc>
        <w:tc>
          <w:tcPr>
            <w:tcW w:w="1723" w:type="pct"/>
            <w:gridSpan w:val="4"/>
            <w:vAlign w:val="center"/>
          </w:tcPr>
          <w:p w:rsidRPr="003D2F8B" w:rsidR="00234378" w:rsidP="00365B47" w:rsidRDefault="00234378" w14:paraId="5C24222F" wp14:textId="77777777">
            <w:pPr>
              <w:pStyle w:val="TableText1"/>
              <w:numPr>
                <w:ilvl w:val="0"/>
                <w:numId w:val="179"/>
              </w:numPr>
              <w:spacing w:before="40" w:after="40"/>
              <w:rPr>
                <w:rStyle w:val="ModernTableText"/>
                <w:szCs w:val="17"/>
              </w:rPr>
            </w:pPr>
          </w:p>
        </w:tc>
        <w:tc>
          <w:tcPr>
            <w:tcW w:w="1546" w:type="pct"/>
            <w:gridSpan w:val="4"/>
            <w:vAlign w:val="center"/>
          </w:tcPr>
          <w:p w:rsidRPr="003D2F8B" w:rsidR="00234378" w:rsidP="00365B47" w:rsidRDefault="00234378" w14:paraId="28C87D92" wp14:textId="77777777">
            <w:pPr>
              <w:pStyle w:val="TableText1"/>
              <w:numPr>
                <w:ilvl w:val="0"/>
                <w:numId w:val="179"/>
              </w:numPr>
              <w:spacing w:before="40" w:after="40"/>
              <w:rPr>
                <w:rStyle w:val="ModernTableText"/>
                <w:szCs w:val="17"/>
              </w:rPr>
            </w:pPr>
          </w:p>
        </w:tc>
      </w:tr>
      <w:tr xmlns:wp14="http://schemas.microsoft.com/office/word/2010/wordml" w:rsidRPr="005652B9" w:rsidR="00234378" w:rsidTr="00234378" w14:paraId="0AF59F4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2"/>
            <w:tcBorders>
              <w:top w:val="single" w:color="616161" w:sz="2" w:space="0"/>
              <w:left w:val="single" w:color="616161" w:sz="2" w:space="0"/>
              <w:bottom w:val="single" w:color="616161" w:sz="2" w:space="0"/>
              <w:right w:val="single" w:color="616161" w:sz="2" w:space="0"/>
            </w:tcBorders>
            <w:shd w:val="clear" w:color="auto" w:fill="191919"/>
            <w:vAlign w:val="center"/>
          </w:tcPr>
          <w:p w:rsidRPr="005652B9" w:rsidR="00234378" w:rsidP="00234378" w:rsidRDefault="00234378" w14:paraId="15A798FC" wp14:textId="77777777">
            <w:pPr>
              <w:pStyle w:val="ModernBodyText"/>
              <w:spacing w:before="40" w:after="40"/>
              <w:jc w:val="center"/>
              <w:rPr>
                <w:rStyle w:val="Modern2nd-levelTableheader"/>
                <w:color w:val="FFFFFF"/>
                <w:sz w:val="21"/>
                <w:szCs w:val="21"/>
              </w:rPr>
            </w:pPr>
            <w:r w:rsidRPr="005652B9">
              <w:rPr>
                <w:rStyle w:val="Modern2nd-levelTableheader"/>
                <w:color w:val="FFFFFF"/>
                <w:sz w:val="21"/>
                <w:szCs w:val="21"/>
              </w:rPr>
              <w:t>Report Output</w:t>
            </w:r>
          </w:p>
        </w:tc>
      </w:tr>
      <w:tr xmlns:wp14="http://schemas.microsoft.com/office/word/2010/wordml" w:rsidRPr="005652B9" w:rsidR="00234378" w:rsidTr="00234378" w14:paraId="7F24422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1005" w:type="pct"/>
            <w:gridSpan w:val="2"/>
          </w:tcPr>
          <w:p w:rsidRPr="003D2F8B" w:rsidR="00234378" w:rsidP="00234378" w:rsidRDefault="00234378" w14:paraId="2DB8833A" wp14:textId="77777777">
            <w:pPr>
              <w:pStyle w:val="TableHeading"/>
              <w:spacing w:before="40" w:after="40"/>
              <w:rPr>
                <w:rStyle w:val="ModernTableText"/>
                <w:noProof/>
                <w:szCs w:val="18"/>
              </w:rPr>
            </w:pPr>
            <w:r w:rsidRPr="003D2F8B">
              <w:rPr>
                <w:rStyle w:val="ModernTableText"/>
                <w:noProof/>
                <w:szCs w:val="18"/>
              </w:rPr>
              <w:t>Report Output Format:</w:t>
            </w:r>
          </w:p>
        </w:tc>
        <w:tc>
          <w:tcPr>
            <w:tcW w:w="3995" w:type="pct"/>
            <w:gridSpan w:val="10"/>
            <w:vAlign w:val="center"/>
          </w:tcPr>
          <w:p w:rsidRPr="003D2F8B" w:rsidR="00234378" w:rsidP="00234378" w:rsidRDefault="00234378" w14:paraId="0A5EC775" wp14:textId="77777777">
            <w:pPr>
              <w:pStyle w:val="TableText1"/>
              <w:spacing w:before="40" w:after="40"/>
              <w:rPr>
                <w:rStyle w:val="ModernTableText"/>
                <w:noProof/>
                <w:szCs w:val="18"/>
              </w:rPr>
            </w:pPr>
            <w:r w:rsidRPr="003D2F8B">
              <w:rPr>
                <w:rStyle w:val="ModernTableText"/>
                <w:rFonts w:ascii="Wingdings" w:hAnsi="Wingdings" w:eastAsia="Wingdings" w:cs="Wingdings"/>
                <w:noProof/>
                <w:szCs w:val="18"/>
              </w:rPr>
              <w:t>þ</w:t>
            </w:r>
            <w:r w:rsidRPr="003D2F8B">
              <w:rPr>
                <w:rStyle w:val="ModernTableText"/>
                <w:noProof/>
                <w:szCs w:val="18"/>
              </w:rPr>
              <w:t xml:space="preserve"> PDF (preferred)                        </w:t>
            </w:r>
            <w:r w:rsidRPr="003D2F8B">
              <w:rPr>
                <w:rStyle w:val="ModernTableText"/>
                <w:rFonts w:ascii="Wingdings" w:hAnsi="Wingdings" w:eastAsia="Wingdings" w:cs="Wingdings"/>
                <w:noProof/>
                <w:szCs w:val="18"/>
              </w:rPr>
              <w:t>þ</w:t>
            </w:r>
            <w:r w:rsidRPr="003D2F8B">
              <w:rPr>
                <w:rStyle w:val="ModernTableText"/>
                <w:noProof/>
                <w:szCs w:val="18"/>
              </w:rPr>
              <w:t xml:space="preserve"> HTML                             </w:t>
            </w:r>
            <w:r w:rsidRPr="003D2F8B">
              <w:rPr>
                <w:rStyle w:val="ModernTableText"/>
                <w:rFonts w:ascii="Wingdings 2" w:hAnsi="Wingdings 2" w:eastAsia="Wingdings 2" w:cs="Wingdings 2"/>
                <w:noProof/>
                <w:szCs w:val="18"/>
              </w:rPr>
              <w:t>£</w:t>
            </w:r>
            <w:r w:rsidRPr="003D2F8B">
              <w:rPr>
                <w:rStyle w:val="ModernTableText"/>
                <w:noProof/>
                <w:szCs w:val="18"/>
              </w:rPr>
              <w:t xml:space="preserve"> Excel 2000                         </w:t>
            </w:r>
            <w:r w:rsidRPr="003D2F8B">
              <w:rPr>
                <w:rStyle w:val="ModernTableText"/>
                <w:rFonts w:ascii="Wingdings 2" w:hAnsi="Wingdings 2" w:eastAsia="Wingdings 2" w:cs="Wingdings 2"/>
                <w:noProof/>
                <w:szCs w:val="18"/>
              </w:rPr>
              <w:t>£</w:t>
            </w:r>
            <w:r w:rsidRPr="003D2F8B">
              <w:rPr>
                <w:rStyle w:val="ModernTableText"/>
                <w:noProof/>
                <w:szCs w:val="18"/>
              </w:rPr>
              <w:t xml:space="preserve"> Excel   2002                         </w:t>
            </w:r>
            <w:r w:rsidRPr="003D2F8B">
              <w:rPr>
                <w:rStyle w:val="ModernTableText"/>
                <w:rFonts w:ascii="Wingdings 2" w:hAnsi="Wingdings 2" w:eastAsia="Wingdings 2" w:cs="Wingdings 2"/>
                <w:noProof/>
                <w:szCs w:val="18"/>
              </w:rPr>
              <w:t>£</w:t>
            </w:r>
            <w:r w:rsidRPr="003D2F8B">
              <w:rPr>
                <w:rStyle w:val="ModernTableText"/>
                <w:noProof/>
                <w:szCs w:val="18"/>
              </w:rPr>
              <w:t xml:space="preserve"> Text CSV Format</w:t>
            </w:r>
          </w:p>
        </w:tc>
      </w:tr>
      <w:tr xmlns:wp14="http://schemas.microsoft.com/office/word/2010/wordml" w:rsidRPr="005652B9" w:rsidR="00234378" w:rsidTr="00234378" w14:paraId="2D2DE17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tcPr>
          <w:p w:rsidRPr="003D2F8B" w:rsidR="00234378" w:rsidP="00234378" w:rsidRDefault="00234378" w14:paraId="5FEB7BCE" wp14:textId="77777777">
            <w:pPr>
              <w:pStyle w:val="TableHeading"/>
              <w:spacing w:before="40" w:after="40"/>
              <w:rPr>
                <w:rStyle w:val="ModernTableText"/>
                <w:noProof/>
                <w:szCs w:val="18"/>
              </w:rPr>
            </w:pPr>
            <w:r w:rsidRPr="003D2F8B">
              <w:rPr>
                <w:rStyle w:val="ModernTableText"/>
                <w:noProof/>
                <w:szCs w:val="18"/>
              </w:rPr>
              <w:t>Reporting Portal:</w:t>
            </w:r>
          </w:p>
        </w:tc>
        <w:tc>
          <w:tcPr>
            <w:tcW w:w="3995" w:type="pct"/>
            <w:gridSpan w:val="10"/>
            <w:vAlign w:val="center"/>
          </w:tcPr>
          <w:p w:rsidRPr="003D2F8B" w:rsidR="00234378" w:rsidP="00234378" w:rsidRDefault="00234378" w14:paraId="773DBFC7" wp14:textId="77777777">
            <w:pPr>
              <w:pStyle w:val="TableText1"/>
              <w:spacing w:before="40" w:after="40"/>
              <w:rPr>
                <w:rStyle w:val="ModernTableText"/>
                <w:noProof/>
                <w:szCs w:val="18"/>
              </w:rPr>
            </w:pPr>
            <w:r w:rsidRPr="003D2F8B">
              <w:rPr>
                <w:rStyle w:val="ModernTableText"/>
                <w:rFonts w:ascii="Wingdings" w:hAnsi="Wingdings" w:eastAsia="Wingdings" w:cs="Wingdings"/>
                <w:noProof/>
                <w:szCs w:val="18"/>
              </w:rPr>
              <w:t>þ</w:t>
            </w:r>
            <w:r w:rsidRPr="003D2F8B">
              <w:rPr>
                <w:rStyle w:val="ModernTableText"/>
                <w:noProof/>
                <w:szCs w:val="18"/>
              </w:rPr>
              <w:t xml:space="preserve"> Web Portal                                </w:t>
            </w:r>
            <w:r w:rsidRPr="003D2F8B">
              <w:rPr>
                <w:rStyle w:val="ModernTableText"/>
                <w:rFonts w:ascii="Wingdings" w:hAnsi="Wingdings" w:eastAsia="Wingdings" w:cs="Wingdings"/>
                <w:noProof/>
                <w:szCs w:val="18"/>
              </w:rPr>
              <w:t>þ</w:t>
            </w:r>
            <w:r w:rsidRPr="003D2F8B">
              <w:rPr>
                <w:rStyle w:val="ModernTableText"/>
                <w:noProof/>
                <w:szCs w:val="18"/>
              </w:rPr>
              <w:t xml:space="preserve"> EDMS                            </w:t>
            </w:r>
            <w:r w:rsidRPr="003D2F8B">
              <w:rPr>
                <w:rStyle w:val="ModernTableText"/>
                <w:rFonts w:ascii="Wingdings 2" w:hAnsi="Wingdings 2" w:eastAsia="Wingdings 2" w:cs="Wingdings 2"/>
                <w:noProof/>
                <w:szCs w:val="18"/>
              </w:rPr>
              <w:t>£</w:t>
            </w:r>
            <w:r w:rsidRPr="003D2F8B">
              <w:rPr>
                <w:rStyle w:val="ModernTableText"/>
                <w:noProof/>
                <w:szCs w:val="18"/>
              </w:rPr>
              <w:t xml:space="preserve"> Email Link                      </w:t>
            </w:r>
          </w:p>
        </w:tc>
      </w:tr>
      <w:tr xmlns:wp14="http://schemas.microsoft.com/office/word/2010/wordml" w:rsidRPr="005652B9" w:rsidR="00234378" w:rsidTr="00234378" w14:paraId="4228D59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Merge w:val="restart"/>
            <w:vAlign w:val="center"/>
          </w:tcPr>
          <w:p w:rsidRPr="003D2F8B" w:rsidR="00234378" w:rsidP="00234378" w:rsidRDefault="00234378" w14:paraId="57DD1BE2" wp14:textId="77777777">
            <w:pPr>
              <w:pStyle w:val="TableHeading"/>
              <w:spacing w:before="40" w:after="40"/>
              <w:rPr>
                <w:rStyle w:val="ModernTableText"/>
                <w:noProof/>
                <w:szCs w:val="18"/>
              </w:rPr>
            </w:pPr>
            <w:r w:rsidRPr="003D2F8B">
              <w:rPr>
                <w:rStyle w:val="ModernTableText"/>
                <w:noProof/>
                <w:szCs w:val="18"/>
              </w:rPr>
              <w:t>Report Output Distribution Group(s):</w:t>
            </w:r>
          </w:p>
        </w:tc>
        <w:tc>
          <w:tcPr>
            <w:tcW w:w="1215" w:type="pct"/>
            <w:gridSpan w:val="3"/>
            <w:vMerge w:val="restart"/>
            <w:vAlign w:val="center"/>
          </w:tcPr>
          <w:p w:rsidRPr="003D2F8B" w:rsidR="00234378" w:rsidP="00234378" w:rsidRDefault="00234378" w14:paraId="09BA39B7" wp14:textId="77777777">
            <w:pPr>
              <w:pStyle w:val="TableText1"/>
              <w:spacing w:before="40" w:after="40"/>
              <w:rPr>
                <w:rStyle w:val="ModernTableText"/>
                <w:noProof/>
                <w:szCs w:val="18"/>
              </w:rPr>
            </w:pPr>
            <w:r w:rsidRPr="003D2F8B">
              <w:rPr>
                <w:rStyle w:val="ModernTableText"/>
                <w:rFonts w:ascii="Wingdings 2" w:hAnsi="Wingdings 2" w:eastAsia="Wingdings 2" w:cs="Wingdings 2"/>
                <w:noProof/>
                <w:szCs w:val="18"/>
              </w:rPr>
              <w:t>£</w:t>
            </w:r>
            <w:r w:rsidRPr="003D2F8B">
              <w:rPr>
                <w:rStyle w:val="ModernTableText"/>
                <w:noProof/>
                <w:szCs w:val="18"/>
              </w:rPr>
              <w:t xml:space="preserve"> No</w:t>
            </w:r>
          </w:p>
          <w:p w:rsidRPr="003D2F8B" w:rsidR="00234378" w:rsidP="00234378" w:rsidRDefault="00234378" w14:paraId="6D99820C" wp14:textId="77777777">
            <w:pPr>
              <w:pStyle w:val="TableText1"/>
              <w:spacing w:before="40" w:after="40"/>
              <w:rPr>
                <w:rStyle w:val="ModernTableText"/>
                <w:noProof/>
                <w:szCs w:val="18"/>
              </w:rPr>
            </w:pPr>
            <w:r w:rsidRPr="003D2F8B">
              <w:rPr>
                <w:rStyle w:val="ModernTableText"/>
                <w:rFonts w:ascii="Wingdings 2" w:hAnsi="Wingdings 2" w:eastAsia="Wingdings 2" w:cs="Wingdings 2"/>
                <w:noProof/>
                <w:szCs w:val="18"/>
              </w:rPr>
              <w:t>£</w:t>
            </w:r>
            <w:r w:rsidRPr="003D2F8B">
              <w:rPr>
                <w:rStyle w:val="ModernTableText"/>
                <w:noProof/>
                <w:szCs w:val="18"/>
              </w:rPr>
              <w:t xml:space="preserve"> Yes (if yes, complete distribution list)</w:t>
            </w:r>
          </w:p>
        </w:tc>
        <w:tc>
          <w:tcPr>
            <w:tcW w:w="2780" w:type="pct"/>
            <w:gridSpan w:val="7"/>
            <w:tcBorders>
              <w:top w:val="single" w:color="616161" w:sz="4" w:space="0"/>
            </w:tcBorders>
            <w:vAlign w:val="center"/>
          </w:tcPr>
          <w:p w:rsidRPr="003D2F8B" w:rsidR="00234378" w:rsidP="00234378" w:rsidRDefault="00234378" w14:paraId="62C81859" wp14:textId="77777777">
            <w:pPr>
              <w:pStyle w:val="TableText1"/>
              <w:spacing w:before="40" w:after="40"/>
              <w:rPr>
                <w:rStyle w:val="ModernTableText"/>
                <w:b/>
                <w:bCs/>
                <w:szCs w:val="18"/>
              </w:rPr>
            </w:pPr>
            <w:r w:rsidRPr="003D2F8B">
              <w:rPr>
                <w:rStyle w:val="ModernTableText"/>
                <w:b/>
                <w:bCs/>
                <w:szCs w:val="18"/>
              </w:rPr>
              <w:t>Output Distribution Group List</w:t>
            </w:r>
          </w:p>
        </w:tc>
      </w:tr>
      <w:tr xmlns:wp14="http://schemas.microsoft.com/office/word/2010/wordml" w:rsidRPr="005652B9" w:rsidR="00234378" w:rsidTr="00234378" w14:paraId="322AC4D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Merge/>
          </w:tcPr>
          <w:p w:rsidRPr="003D2F8B" w:rsidR="00234378" w:rsidP="00234378" w:rsidRDefault="00234378" w14:paraId="3E458DCD" wp14:textId="77777777">
            <w:pPr>
              <w:pStyle w:val="TableHeading"/>
              <w:spacing w:before="40" w:after="40"/>
              <w:rPr>
                <w:rStyle w:val="ModernTableText"/>
                <w:szCs w:val="18"/>
              </w:rPr>
            </w:pPr>
          </w:p>
        </w:tc>
        <w:tc>
          <w:tcPr>
            <w:tcW w:w="1215" w:type="pct"/>
            <w:gridSpan w:val="3"/>
            <w:vMerge/>
          </w:tcPr>
          <w:p w:rsidRPr="003D2F8B" w:rsidR="00234378" w:rsidP="00234378" w:rsidRDefault="00234378" w14:paraId="3BEA70FC" wp14:textId="77777777">
            <w:pPr>
              <w:pStyle w:val="TableText1"/>
              <w:spacing w:before="40" w:after="40"/>
              <w:rPr>
                <w:rStyle w:val="ModernTableText"/>
                <w:szCs w:val="18"/>
              </w:rPr>
            </w:pPr>
          </w:p>
        </w:tc>
        <w:tc>
          <w:tcPr>
            <w:tcW w:w="1568" w:type="pct"/>
            <w:gridSpan w:val="5"/>
            <w:vAlign w:val="center"/>
          </w:tcPr>
          <w:p w:rsidRPr="003D2F8B" w:rsidR="00234378" w:rsidP="00365B47" w:rsidRDefault="00234378" w14:paraId="7321CEEA" wp14:textId="77777777">
            <w:pPr>
              <w:pStyle w:val="TableText1"/>
              <w:numPr>
                <w:ilvl w:val="0"/>
                <w:numId w:val="185"/>
              </w:numPr>
              <w:spacing w:before="40" w:after="40"/>
              <w:rPr>
                <w:rStyle w:val="ModernTableText"/>
                <w:szCs w:val="18"/>
                <w:u w:val="single"/>
              </w:rPr>
            </w:pPr>
          </w:p>
        </w:tc>
        <w:tc>
          <w:tcPr>
            <w:tcW w:w="1212" w:type="pct"/>
            <w:gridSpan w:val="2"/>
            <w:vAlign w:val="center"/>
          </w:tcPr>
          <w:p w:rsidRPr="003D2F8B" w:rsidR="00234378" w:rsidP="00365B47" w:rsidRDefault="00234378" w14:paraId="14F16693" wp14:textId="77777777">
            <w:pPr>
              <w:pStyle w:val="TableText1"/>
              <w:numPr>
                <w:ilvl w:val="0"/>
                <w:numId w:val="185"/>
              </w:numPr>
              <w:spacing w:before="40" w:after="40"/>
              <w:rPr>
                <w:rStyle w:val="ModernTableText"/>
                <w:szCs w:val="18"/>
              </w:rPr>
            </w:pPr>
          </w:p>
        </w:tc>
      </w:tr>
      <w:tr xmlns:wp14="http://schemas.microsoft.com/office/word/2010/wordml" w:rsidRPr="005652B9" w:rsidR="00234378" w:rsidTr="00234378" w14:paraId="6A563D3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Merge/>
          </w:tcPr>
          <w:p w:rsidRPr="003D2F8B" w:rsidR="00234378" w:rsidP="00234378" w:rsidRDefault="00234378" w14:paraId="624B639B" wp14:textId="77777777">
            <w:pPr>
              <w:pStyle w:val="TableHeading"/>
              <w:spacing w:before="40" w:after="40"/>
              <w:rPr>
                <w:rStyle w:val="ModernTableText"/>
                <w:szCs w:val="18"/>
              </w:rPr>
            </w:pPr>
          </w:p>
        </w:tc>
        <w:tc>
          <w:tcPr>
            <w:tcW w:w="1215" w:type="pct"/>
            <w:gridSpan w:val="3"/>
            <w:vMerge/>
            <w:vAlign w:val="center"/>
          </w:tcPr>
          <w:p w:rsidRPr="003D2F8B" w:rsidR="00234378" w:rsidP="00234378" w:rsidRDefault="00234378" w14:paraId="362C6E70" wp14:textId="77777777">
            <w:pPr>
              <w:pStyle w:val="TableText1"/>
              <w:spacing w:before="40" w:after="40"/>
              <w:rPr>
                <w:rStyle w:val="ModernTableText"/>
                <w:szCs w:val="18"/>
              </w:rPr>
            </w:pPr>
          </w:p>
        </w:tc>
        <w:tc>
          <w:tcPr>
            <w:tcW w:w="1568" w:type="pct"/>
            <w:gridSpan w:val="5"/>
            <w:vAlign w:val="center"/>
          </w:tcPr>
          <w:p w:rsidRPr="003D2F8B" w:rsidR="00234378" w:rsidP="00365B47" w:rsidRDefault="00234378" w14:paraId="4EB0611E" wp14:textId="77777777">
            <w:pPr>
              <w:pStyle w:val="TableText1"/>
              <w:numPr>
                <w:ilvl w:val="0"/>
                <w:numId w:val="185"/>
              </w:numPr>
              <w:spacing w:before="40" w:after="40"/>
              <w:rPr>
                <w:rStyle w:val="ModernTableText"/>
                <w:szCs w:val="18"/>
                <w:u w:val="single"/>
              </w:rPr>
            </w:pPr>
          </w:p>
        </w:tc>
        <w:tc>
          <w:tcPr>
            <w:tcW w:w="1212" w:type="pct"/>
            <w:gridSpan w:val="2"/>
            <w:vAlign w:val="center"/>
          </w:tcPr>
          <w:p w:rsidRPr="003D2F8B" w:rsidR="00234378" w:rsidP="00365B47" w:rsidRDefault="00234378" w14:paraId="59F86EE2" wp14:textId="77777777">
            <w:pPr>
              <w:pStyle w:val="TableText1"/>
              <w:numPr>
                <w:ilvl w:val="0"/>
                <w:numId w:val="185"/>
              </w:numPr>
              <w:spacing w:before="40" w:after="40"/>
              <w:rPr>
                <w:rStyle w:val="ModernTableText"/>
                <w:szCs w:val="18"/>
              </w:rPr>
            </w:pPr>
          </w:p>
        </w:tc>
      </w:tr>
      <w:tr xmlns:wp14="http://schemas.microsoft.com/office/word/2010/wordml" w:rsidRPr="005652B9" w:rsidR="00234378" w:rsidTr="00234378" w14:paraId="5F1B649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5" w:type="pct"/>
            <w:gridSpan w:val="2"/>
            <w:vMerge/>
          </w:tcPr>
          <w:p w:rsidRPr="003D2F8B" w:rsidR="00234378" w:rsidP="00234378" w:rsidRDefault="00234378" w14:paraId="5DA8F2E2" wp14:textId="77777777">
            <w:pPr>
              <w:pStyle w:val="TableHeading"/>
              <w:spacing w:before="40" w:after="40"/>
              <w:rPr>
                <w:rStyle w:val="ModernTableText"/>
                <w:szCs w:val="18"/>
              </w:rPr>
            </w:pPr>
          </w:p>
        </w:tc>
        <w:tc>
          <w:tcPr>
            <w:tcW w:w="1215" w:type="pct"/>
            <w:gridSpan w:val="3"/>
            <w:vMerge/>
            <w:vAlign w:val="center"/>
          </w:tcPr>
          <w:p w:rsidRPr="003D2F8B" w:rsidR="00234378" w:rsidP="00234378" w:rsidRDefault="00234378" w14:paraId="59101728" wp14:textId="77777777">
            <w:pPr>
              <w:pStyle w:val="TableText1"/>
              <w:spacing w:before="40" w:after="40"/>
              <w:rPr>
                <w:rStyle w:val="ModernTableText"/>
                <w:szCs w:val="18"/>
              </w:rPr>
            </w:pPr>
          </w:p>
        </w:tc>
        <w:tc>
          <w:tcPr>
            <w:tcW w:w="1568" w:type="pct"/>
            <w:gridSpan w:val="5"/>
            <w:vAlign w:val="center"/>
          </w:tcPr>
          <w:p w:rsidRPr="003D2F8B" w:rsidR="00234378" w:rsidP="00365B47" w:rsidRDefault="00234378" w14:paraId="5995D155" wp14:textId="77777777">
            <w:pPr>
              <w:pStyle w:val="TableText1"/>
              <w:numPr>
                <w:ilvl w:val="0"/>
                <w:numId w:val="185"/>
              </w:numPr>
              <w:spacing w:before="40" w:after="40"/>
              <w:rPr>
                <w:rStyle w:val="ModernTableText"/>
                <w:szCs w:val="18"/>
                <w:u w:val="single"/>
              </w:rPr>
            </w:pPr>
          </w:p>
        </w:tc>
        <w:tc>
          <w:tcPr>
            <w:tcW w:w="1212" w:type="pct"/>
            <w:gridSpan w:val="2"/>
            <w:vAlign w:val="center"/>
          </w:tcPr>
          <w:p w:rsidRPr="003D2F8B" w:rsidR="00234378" w:rsidP="00365B47" w:rsidRDefault="00234378" w14:paraId="2C59AD32" wp14:textId="77777777">
            <w:pPr>
              <w:pStyle w:val="TableText1"/>
              <w:numPr>
                <w:ilvl w:val="0"/>
                <w:numId w:val="185"/>
              </w:numPr>
              <w:spacing w:before="40" w:after="40"/>
              <w:rPr>
                <w:rStyle w:val="ModernTableText"/>
                <w:szCs w:val="18"/>
              </w:rPr>
            </w:pPr>
          </w:p>
        </w:tc>
      </w:tr>
      <w:tr xmlns:wp14="http://schemas.microsoft.com/office/word/2010/wordml" w:rsidRPr="005652B9" w:rsidR="00234378" w:rsidTr="00234378" w14:paraId="0B99CFC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2"/>
            <w:tcBorders>
              <w:top w:val="single" w:color="616161" w:sz="2" w:space="0"/>
              <w:left w:val="single" w:color="616161" w:sz="2" w:space="0"/>
              <w:bottom w:val="single" w:color="616161" w:sz="2" w:space="0"/>
              <w:right w:val="single" w:color="616161" w:sz="2" w:space="0"/>
            </w:tcBorders>
            <w:shd w:val="clear" w:color="auto" w:fill="191919"/>
            <w:vAlign w:val="center"/>
          </w:tcPr>
          <w:p w:rsidRPr="003D2F8B" w:rsidR="00234378" w:rsidP="00234378" w:rsidRDefault="00234378" w14:paraId="3DB8B1BD" wp14:textId="77777777">
            <w:pPr>
              <w:pStyle w:val="ModernBodyText"/>
              <w:spacing w:before="40" w:after="40"/>
              <w:jc w:val="center"/>
              <w:rPr>
                <w:rStyle w:val="Modern2nd-levelTableheader"/>
                <w:sz w:val="18"/>
                <w:szCs w:val="18"/>
              </w:rPr>
            </w:pPr>
            <w:r w:rsidRPr="003D2F8B">
              <w:rPr>
                <w:rStyle w:val="Modern2nd-levelTableheader"/>
                <w:sz w:val="18"/>
                <w:szCs w:val="18"/>
              </w:rPr>
              <w:t>Report Retention</w:t>
            </w:r>
          </w:p>
        </w:tc>
      </w:tr>
      <w:tr xmlns:wp14="http://schemas.microsoft.com/office/word/2010/wordml" w:rsidRPr="005652B9" w:rsidR="00234378" w:rsidTr="00234378" w14:paraId="5EB9D76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3D2F8B" w:rsidR="00234378" w:rsidP="00234378" w:rsidRDefault="00234378" w14:paraId="5C57AF94" wp14:textId="77777777">
            <w:pPr>
              <w:pStyle w:val="ModernBodyText"/>
              <w:spacing w:before="40" w:after="40"/>
              <w:jc w:val="left"/>
              <w:rPr>
                <w:rStyle w:val="Modern2nd-levelTableheader"/>
                <w:noProof/>
                <w:sz w:val="18"/>
                <w:szCs w:val="18"/>
              </w:rPr>
            </w:pPr>
            <w:r w:rsidRPr="003D2F8B">
              <w:rPr>
                <w:rStyle w:val="Modern2nd-levelTableheader"/>
                <w:noProof/>
                <w:sz w:val="18"/>
                <w:szCs w:val="18"/>
              </w:rPr>
              <w:t>Report Retention Type:</w:t>
            </w:r>
          </w:p>
        </w:tc>
        <w:tc>
          <w:tcPr>
            <w:tcW w:w="3995" w:type="pct"/>
            <w:gridSpan w:val="10"/>
            <w:tcBorders>
              <w:top w:val="single" w:color="616161" w:sz="2" w:space="0"/>
              <w:left w:val="single" w:color="616161" w:sz="2" w:space="0"/>
              <w:bottom w:val="single" w:color="616161" w:sz="2" w:space="0"/>
              <w:right w:val="single" w:color="616161" w:sz="2" w:space="0"/>
            </w:tcBorders>
            <w:vAlign w:val="center"/>
          </w:tcPr>
          <w:p w:rsidRPr="003D2F8B" w:rsidR="00234378" w:rsidP="00234378" w:rsidRDefault="00234378" w14:paraId="58B2EF21" wp14:textId="77777777">
            <w:pPr>
              <w:pStyle w:val="TableText1"/>
              <w:spacing w:before="40" w:after="40"/>
              <w:rPr>
                <w:rStyle w:val="ModernTableText"/>
                <w:noProof/>
                <w:szCs w:val="18"/>
              </w:rPr>
            </w:pPr>
            <w:r w:rsidRPr="003D2F8B">
              <w:rPr>
                <w:rStyle w:val="ModernTableText"/>
                <w:rFonts w:ascii="Wingdings 2" w:hAnsi="Wingdings 2" w:eastAsia="Wingdings 2" w:cs="Wingdings 2"/>
                <w:noProof/>
                <w:szCs w:val="18"/>
              </w:rPr>
              <w:t>£</w:t>
            </w:r>
            <w:r w:rsidRPr="003D2F8B">
              <w:rPr>
                <w:rStyle w:val="ModernTableText"/>
                <w:noProof/>
                <w:szCs w:val="18"/>
              </w:rPr>
              <w:t xml:space="preserve"> Cognos                                    </w:t>
            </w:r>
            <w:r w:rsidRPr="003D2F8B">
              <w:rPr>
                <w:rStyle w:val="ModernTableText"/>
                <w:rFonts w:ascii="Wingdings" w:hAnsi="Wingdings" w:eastAsia="Wingdings" w:cs="Wingdings"/>
                <w:noProof/>
                <w:szCs w:val="18"/>
              </w:rPr>
              <w:t>þ</w:t>
            </w:r>
            <w:r w:rsidRPr="003D2F8B">
              <w:rPr>
                <w:rStyle w:val="ModernTableText"/>
                <w:noProof/>
                <w:szCs w:val="18"/>
              </w:rPr>
              <w:t xml:space="preserve"> EDMS</w:t>
            </w:r>
          </w:p>
        </w:tc>
      </w:tr>
      <w:tr xmlns:wp14="http://schemas.microsoft.com/office/word/2010/wordml" w:rsidRPr="005652B9" w:rsidR="00234378" w:rsidTr="00234378" w14:paraId="59F8857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3D2F8B" w:rsidR="00234378" w:rsidP="00234378" w:rsidRDefault="00234378" w14:paraId="7F033C45" wp14:textId="77777777">
            <w:pPr>
              <w:pStyle w:val="ModernBodyText"/>
              <w:spacing w:before="40" w:after="40"/>
              <w:jc w:val="left"/>
              <w:rPr>
                <w:rStyle w:val="Modern2nd-levelTableheader"/>
                <w:noProof/>
                <w:sz w:val="18"/>
                <w:szCs w:val="18"/>
              </w:rPr>
            </w:pPr>
            <w:r w:rsidRPr="003D2F8B">
              <w:rPr>
                <w:rStyle w:val="Modern2nd-levelTableheader"/>
                <w:noProof/>
                <w:sz w:val="18"/>
                <w:szCs w:val="18"/>
              </w:rPr>
              <w:t>Report Output Versions:</w:t>
            </w:r>
          </w:p>
        </w:tc>
        <w:tc>
          <w:tcPr>
            <w:tcW w:w="1215" w:type="pct"/>
            <w:gridSpan w:val="3"/>
            <w:tcBorders>
              <w:top w:val="single" w:color="616161" w:sz="2" w:space="0"/>
              <w:left w:val="single" w:color="616161" w:sz="2" w:space="0"/>
              <w:bottom w:val="single" w:color="616161" w:sz="2" w:space="0"/>
              <w:right w:val="single" w:color="616161" w:sz="2" w:space="0"/>
            </w:tcBorders>
            <w:vAlign w:val="center"/>
          </w:tcPr>
          <w:p w:rsidRPr="003D2F8B" w:rsidR="00234378" w:rsidP="00234378" w:rsidRDefault="00234378" w14:paraId="25B0ABDF" wp14:textId="77777777">
            <w:pPr>
              <w:pStyle w:val="ModernBodyText"/>
              <w:spacing w:before="40" w:after="40"/>
              <w:jc w:val="left"/>
              <w:rPr>
                <w:rStyle w:val="Modern2nd-levelTableheader"/>
                <w:noProof/>
                <w:color w:val="FFFFFF"/>
                <w:sz w:val="18"/>
                <w:szCs w:val="18"/>
              </w:rPr>
            </w:pPr>
            <w:r w:rsidRPr="003D2F8B">
              <w:rPr>
                <w:rStyle w:val="ModernTableText"/>
                <w:rFonts w:ascii="Wingdings" w:hAnsi="Wingdings" w:eastAsia="Wingdings" w:cs="Wingdings"/>
                <w:noProof/>
                <w:szCs w:val="18"/>
              </w:rPr>
              <w:t>þ</w:t>
            </w:r>
            <w:r w:rsidRPr="003D2F8B">
              <w:rPr>
                <w:rStyle w:val="ModernTableText"/>
                <w:noProof/>
                <w:szCs w:val="18"/>
              </w:rPr>
              <w:t xml:space="preserve"> Number Of Occurrences:  </w:t>
            </w:r>
          </w:p>
        </w:tc>
        <w:tc>
          <w:tcPr>
            <w:tcW w:w="2780" w:type="pct"/>
            <w:gridSpan w:val="7"/>
            <w:tcBorders>
              <w:top w:val="single" w:color="616161" w:sz="2" w:space="0"/>
              <w:left w:val="nil"/>
              <w:bottom w:val="single" w:color="616161" w:sz="2" w:space="0"/>
              <w:right w:val="single" w:color="616161" w:sz="2" w:space="0"/>
            </w:tcBorders>
            <w:vAlign w:val="center"/>
          </w:tcPr>
          <w:p w:rsidRPr="003D2F8B" w:rsidR="00234378" w:rsidP="00234378" w:rsidRDefault="00234378" w14:paraId="2FC7E1F7" wp14:textId="77777777">
            <w:pPr>
              <w:pStyle w:val="TableText1"/>
              <w:spacing w:before="40" w:after="40"/>
              <w:rPr>
                <w:rStyle w:val="ModernTableText"/>
                <w:noProof/>
                <w:szCs w:val="18"/>
              </w:rPr>
            </w:pPr>
            <w:r w:rsidRPr="003D2F8B">
              <w:rPr>
                <w:rStyle w:val="ModernTableText"/>
                <w:rFonts w:ascii="Wingdings" w:hAnsi="Wingdings" w:eastAsia="Wingdings" w:cs="Wingdings"/>
                <w:noProof/>
                <w:szCs w:val="18"/>
              </w:rPr>
              <w:t>þ</w:t>
            </w:r>
            <w:r w:rsidRPr="003D2F8B">
              <w:rPr>
                <w:rStyle w:val="ModernTableText"/>
                <w:noProof/>
                <w:szCs w:val="18"/>
              </w:rPr>
              <w:t xml:space="preserve">Duration:   7         </w:t>
            </w:r>
            <w:r w:rsidRPr="003D2F8B">
              <w:rPr>
                <w:rStyle w:val="ModernTableText"/>
                <w:rFonts w:ascii="Wingdings 2" w:hAnsi="Wingdings 2" w:eastAsia="Wingdings 2" w:cs="Wingdings 2"/>
                <w:noProof/>
                <w:szCs w:val="18"/>
              </w:rPr>
              <w:t>£</w:t>
            </w:r>
            <w:r w:rsidRPr="003D2F8B">
              <w:rPr>
                <w:rStyle w:val="ModernTableText"/>
                <w:noProof/>
                <w:szCs w:val="18"/>
              </w:rPr>
              <w:t xml:space="preserve"> Days       </w:t>
            </w:r>
            <w:r w:rsidRPr="003D2F8B">
              <w:rPr>
                <w:rStyle w:val="ModernTableText"/>
                <w:rFonts w:ascii="Wingdings 2" w:hAnsi="Wingdings 2" w:eastAsia="Wingdings 2" w:cs="Wingdings 2"/>
                <w:noProof/>
                <w:szCs w:val="18"/>
              </w:rPr>
              <w:t>£</w:t>
            </w:r>
            <w:r w:rsidRPr="003D2F8B">
              <w:rPr>
                <w:rStyle w:val="ModernTableText"/>
                <w:noProof/>
                <w:szCs w:val="18"/>
              </w:rPr>
              <w:t xml:space="preserve"> Months       </w:t>
            </w:r>
            <w:r w:rsidRPr="003D2F8B">
              <w:rPr>
                <w:rStyle w:val="ModernTableText"/>
                <w:rFonts w:ascii="Wingdings" w:hAnsi="Wingdings" w:eastAsia="Wingdings" w:cs="Wingdings"/>
                <w:noProof/>
                <w:szCs w:val="18"/>
              </w:rPr>
              <w:t>þ</w:t>
            </w:r>
            <w:r w:rsidRPr="003D2F8B">
              <w:rPr>
                <w:rStyle w:val="ModernTableText"/>
                <w:noProof/>
                <w:szCs w:val="18"/>
              </w:rPr>
              <w:t xml:space="preserve"> Years                                                                          </w:t>
            </w:r>
          </w:p>
        </w:tc>
      </w:tr>
      <w:tr xmlns:wp14="http://schemas.microsoft.com/office/word/2010/wordml" w:rsidRPr="005652B9" w:rsidR="00234378" w:rsidTr="00234378" w14:paraId="7DCA3E4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3D2F8B" w:rsidR="00234378" w:rsidP="00234378" w:rsidRDefault="00234378" w14:paraId="76E8E27C" wp14:textId="77777777">
            <w:pPr>
              <w:pStyle w:val="ModernBodyText"/>
              <w:spacing w:before="40" w:after="40"/>
              <w:jc w:val="left"/>
              <w:rPr>
                <w:rStyle w:val="Modern2nd-levelTableheader"/>
                <w:noProof/>
                <w:sz w:val="18"/>
                <w:szCs w:val="18"/>
              </w:rPr>
            </w:pPr>
            <w:r w:rsidRPr="003D2F8B">
              <w:rPr>
                <w:rStyle w:val="Modern2nd-levelTableheader"/>
                <w:noProof/>
                <w:sz w:val="18"/>
                <w:szCs w:val="18"/>
              </w:rPr>
              <w:t>Report Run History Log:</w:t>
            </w:r>
          </w:p>
        </w:tc>
        <w:tc>
          <w:tcPr>
            <w:tcW w:w="1215" w:type="pct"/>
            <w:gridSpan w:val="3"/>
            <w:tcBorders>
              <w:top w:val="single" w:color="616161" w:sz="2" w:space="0"/>
              <w:left w:val="single" w:color="616161" w:sz="2" w:space="0"/>
              <w:bottom w:val="single" w:color="616161" w:sz="2" w:space="0"/>
              <w:right w:val="single" w:color="616161" w:sz="2" w:space="0"/>
            </w:tcBorders>
            <w:vAlign w:val="center"/>
          </w:tcPr>
          <w:p w:rsidRPr="003D2F8B" w:rsidR="00234378" w:rsidP="00234378" w:rsidRDefault="00234378" w14:paraId="6DFB8A6B" wp14:textId="77777777">
            <w:pPr>
              <w:pStyle w:val="ModernBodyText"/>
              <w:spacing w:before="40" w:after="40"/>
              <w:jc w:val="left"/>
              <w:rPr>
                <w:rStyle w:val="Modern2nd-levelTableheader"/>
                <w:noProof/>
                <w:color w:val="FFFFFF"/>
                <w:sz w:val="18"/>
                <w:szCs w:val="18"/>
              </w:rPr>
            </w:pPr>
            <w:r w:rsidRPr="003D2F8B">
              <w:rPr>
                <w:rStyle w:val="ModernTableText"/>
                <w:rFonts w:ascii="Wingdings 2" w:hAnsi="Wingdings 2" w:eastAsia="Wingdings 2" w:cs="Wingdings 2"/>
                <w:noProof/>
                <w:szCs w:val="18"/>
              </w:rPr>
              <w:t>£</w:t>
            </w:r>
            <w:r w:rsidRPr="003D2F8B">
              <w:rPr>
                <w:rStyle w:val="ModernTableText"/>
                <w:noProof/>
                <w:szCs w:val="18"/>
              </w:rPr>
              <w:t xml:space="preserve"> Number Of Occurrences:  </w:t>
            </w:r>
          </w:p>
        </w:tc>
        <w:tc>
          <w:tcPr>
            <w:tcW w:w="2780" w:type="pct"/>
            <w:gridSpan w:val="7"/>
            <w:tcBorders>
              <w:top w:val="single" w:color="616161" w:sz="2" w:space="0"/>
              <w:left w:val="nil"/>
              <w:bottom w:val="single" w:color="616161" w:sz="2" w:space="0"/>
              <w:right w:val="single" w:color="616161" w:sz="2" w:space="0"/>
            </w:tcBorders>
            <w:vAlign w:val="center"/>
          </w:tcPr>
          <w:p w:rsidRPr="003D2F8B" w:rsidR="00234378" w:rsidP="00234378" w:rsidRDefault="00234378" w14:paraId="4DD0F636" wp14:textId="77777777">
            <w:pPr>
              <w:pStyle w:val="TableText1"/>
              <w:spacing w:before="40" w:after="40"/>
              <w:rPr>
                <w:rStyle w:val="ModernTableText"/>
                <w:noProof/>
                <w:szCs w:val="18"/>
              </w:rPr>
            </w:pPr>
            <w:r w:rsidRPr="003D2F8B">
              <w:rPr>
                <w:rStyle w:val="ModernTableText"/>
                <w:rFonts w:ascii="Wingdings 2" w:hAnsi="Wingdings 2" w:eastAsia="Wingdings 2" w:cs="Wingdings 2"/>
                <w:noProof/>
                <w:szCs w:val="18"/>
              </w:rPr>
              <w:t>£</w:t>
            </w:r>
            <w:r w:rsidRPr="003D2F8B">
              <w:rPr>
                <w:rStyle w:val="ModernTableText"/>
                <w:noProof/>
                <w:szCs w:val="18"/>
              </w:rPr>
              <w:t xml:space="preserve">Duration:            </w:t>
            </w:r>
            <w:r w:rsidRPr="003D2F8B">
              <w:rPr>
                <w:rStyle w:val="ModernTableText"/>
                <w:rFonts w:ascii="Wingdings 2" w:hAnsi="Wingdings 2" w:eastAsia="Wingdings 2" w:cs="Wingdings 2"/>
                <w:noProof/>
                <w:szCs w:val="18"/>
              </w:rPr>
              <w:t>£</w:t>
            </w:r>
            <w:r w:rsidRPr="003D2F8B">
              <w:rPr>
                <w:rStyle w:val="ModernTableText"/>
                <w:noProof/>
                <w:szCs w:val="18"/>
              </w:rPr>
              <w:t xml:space="preserve"> Days       </w:t>
            </w:r>
            <w:r w:rsidRPr="003D2F8B">
              <w:rPr>
                <w:rStyle w:val="ModernTableText"/>
                <w:rFonts w:ascii="Wingdings 2" w:hAnsi="Wingdings 2" w:eastAsia="Wingdings 2" w:cs="Wingdings 2"/>
                <w:noProof/>
                <w:szCs w:val="18"/>
              </w:rPr>
              <w:t>£</w:t>
            </w:r>
            <w:r w:rsidRPr="003D2F8B">
              <w:rPr>
                <w:rStyle w:val="ModernTableText"/>
                <w:noProof/>
                <w:szCs w:val="18"/>
              </w:rPr>
              <w:t xml:space="preserve"> Months       </w:t>
            </w:r>
            <w:r w:rsidRPr="003D2F8B">
              <w:rPr>
                <w:rStyle w:val="ModernTableText"/>
                <w:rFonts w:ascii="Wingdings 2" w:hAnsi="Wingdings 2" w:eastAsia="Wingdings 2" w:cs="Wingdings 2"/>
                <w:noProof/>
                <w:szCs w:val="18"/>
              </w:rPr>
              <w:t>£</w:t>
            </w:r>
            <w:r w:rsidRPr="003D2F8B">
              <w:rPr>
                <w:rStyle w:val="ModernTableText"/>
                <w:noProof/>
                <w:szCs w:val="18"/>
              </w:rPr>
              <w:t xml:space="preserve"> Years                                                                          </w:t>
            </w:r>
          </w:p>
        </w:tc>
      </w:tr>
      <w:tr xmlns:wp14="http://schemas.microsoft.com/office/word/2010/wordml" w:rsidRPr="005652B9" w:rsidR="00234378" w:rsidTr="00234378" w14:paraId="29BD62C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2"/>
            <w:tcBorders>
              <w:top w:val="single" w:color="616161" w:sz="2" w:space="0"/>
              <w:left w:val="single" w:color="616161" w:sz="2" w:space="0"/>
              <w:bottom w:val="single" w:color="616161" w:sz="2" w:space="0"/>
              <w:right w:val="single" w:color="616161" w:sz="2" w:space="0"/>
            </w:tcBorders>
            <w:shd w:val="clear" w:color="auto" w:fill="191919"/>
            <w:vAlign w:val="center"/>
          </w:tcPr>
          <w:p w:rsidRPr="005652B9" w:rsidR="00234378" w:rsidP="00234378" w:rsidRDefault="00234378" w14:paraId="53119074" wp14:textId="77777777">
            <w:pPr>
              <w:pStyle w:val="ModernBodyText"/>
              <w:spacing w:before="40" w:after="40"/>
              <w:jc w:val="center"/>
              <w:rPr>
                <w:rStyle w:val="Modern2nd-levelTableheader"/>
                <w:noProof/>
                <w:color w:val="FFFFFF"/>
                <w:sz w:val="21"/>
                <w:szCs w:val="21"/>
              </w:rPr>
            </w:pPr>
            <w:r w:rsidRPr="005652B9">
              <w:rPr>
                <w:rStyle w:val="Modern2nd-levelTableheader"/>
                <w:noProof/>
                <w:color w:val="FFFFFF"/>
                <w:sz w:val="21"/>
                <w:szCs w:val="21"/>
              </w:rPr>
              <w:t>Report Special Processing</w:t>
            </w:r>
          </w:p>
        </w:tc>
      </w:tr>
      <w:tr xmlns:wp14="http://schemas.microsoft.com/office/word/2010/wordml" w:rsidRPr="005652B9" w:rsidR="00234378" w:rsidTr="00234378" w14:paraId="3A47418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2"/>
          </w:tcPr>
          <w:p w:rsidRPr="005652B9" w:rsidR="00234378" w:rsidP="00234378" w:rsidRDefault="00234378" w14:paraId="774DAEDD" wp14:textId="77777777">
            <w:pPr>
              <w:pStyle w:val="TableHeading"/>
              <w:spacing w:before="40" w:after="40"/>
              <w:rPr>
                <w:rStyle w:val="ModernTableText"/>
                <w:b w:val="0"/>
                <w:sz w:val="17"/>
                <w:szCs w:val="17"/>
              </w:rPr>
            </w:pPr>
          </w:p>
        </w:tc>
      </w:tr>
    </w:tbl>
    <w:p xmlns:wp14="http://schemas.microsoft.com/office/word/2010/wordml" w:rsidRPr="005652B9" w:rsidR="00234378" w:rsidP="00234378" w:rsidRDefault="00234378" w14:paraId="76545399" wp14:textId="77777777">
      <w:pPr>
        <w:rPr>
          <w:sz w:val="19"/>
          <w:szCs w:val="19"/>
        </w:rPr>
      </w:pPr>
    </w:p>
    <w:p xmlns:wp14="http://schemas.microsoft.com/office/word/2010/wordml" w:rsidR="00234378" w:rsidP="00234378" w:rsidRDefault="00234378" w14:paraId="185EE09D" wp14:textId="77777777">
      <w:pPr>
        <w:pStyle w:val="Heading6"/>
        <w:rPr>
          <w:color w:val="000000"/>
        </w:rPr>
      </w:pPr>
      <w:r w:rsidRPr="005652B9">
        <w:br w:type="page"/>
      </w:r>
      <w:r w:rsidRPr="005652B9">
        <w:t>Report Layout – OPR-SRA-</w:t>
      </w:r>
      <w:r>
        <w:t>132</w:t>
      </w:r>
      <w:r w:rsidRPr="005652B9">
        <w:t xml:space="preserve"> </w:t>
      </w:r>
      <w:r>
        <w:t>–</w:t>
      </w:r>
      <w:r w:rsidRPr="005652B9">
        <w:t xml:space="preserve"> </w:t>
      </w:r>
      <w:r w:rsidRPr="00234378">
        <w:rPr>
          <w:color w:val="000000"/>
        </w:rPr>
        <w:t>SA Inbound Interface Failure Report</w:t>
      </w:r>
    </w:p>
    <w:tbl>
      <w:tblPr>
        <w:tblW w:w="5002" w:type="pct"/>
        <w:jc w:val="center"/>
        <w:tblBorders>
          <w:top w:val="single" w:color="auto" w:sz="4" w:space="0"/>
          <w:left w:val="single" w:color="auto" w:sz="4" w:space="0"/>
          <w:bottom w:val="single" w:color="auto" w:sz="4" w:space="0"/>
          <w:right w:val="single" w:color="auto" w:sz="4" w:space="0"/>
        </w:tblBorders>
        <w:tblLook w:val="0000" w:firstRow="0" w:lastRow="0" w:firstColumn="0" w:lastColumn="0" w:noHBand="0" w:noVBand="0"/>
      </w:tblPr>
      <w:tblGrid>
        <w:gridCol w:w="2857"/>
        <w:gridCol w:w="348"/>
        <w:gridCol w:w="8329"/>
        <w:gridCol w:w="810"/>
        <w:gridCol w:w="2277"/>
      </w:tblGrid>
      <w:tr xmlns:wp14="http://schemas.microsoft.com/office/word/2010/wordml" w:rsidR="00234378" w:rsidTr="006E25C2" w14:paraId="6FACD77A" wp14:textId="77777777">
        <w:tblPrEx>
          <w:tblCellMar>
            <w:top w:w="0" w:type="dxa"/>
            <w:bottom w:w="0" w:type="dxa"/>
          </w:tblCellMar>
        </w:tblPrEx>
        <w:trPr>
          <w:cantSplit/>
          <w:trHeight w:val="432" w:hRule="exact"/>
          <w:tblHeader/>
          <w:jc w:val="center"/>
        </w:trPr>
        <w:tc>
          <w:tcPr>
            <w:tcW w:w="5000" w:type="pct"/>
            <w:gridSpan w:val="5"/>
            <w:tcBorders>
              <w:top w:val="single" w:color="auto" w:sz="4" w:space="0"/>
              <w:left w:val="single" w:color="auto" w:sz="4" w:space="0"/>
              <w:bottom w:val="single" w:color="auto" w:sz="4" w:space="0"/>
              <w:right w:val="single" w:color="auto" w:sz="4" w:space="0"/>
            </w:tcBorders>
            <w:shd w:val="clear" w:color="auto" w:fill="FF0000"/>
            <w:vAlign w:val="center"/>
          </w:tcPr>
          <w:p w:rsidR="00234378" w:rsidP="00234378" w:rsidRDefault="00234378" w14:paraId="48BCE513" wp14:textId="77777777">
            <w:pPr>
              <w:jc w:val="center"/>
              <w:rPr>
                <w:rFonts w:eastAsia="MS Mincho"/>
              </w:rPr>
            </w:pPr>
            <w:r>
              <w:br w:type="page"/>
            </w:r>
            <w:r>
              <w:br w:type="page"/>
            </w:r>
            <w:r>
              <w:rPr>
                <w:rFonts w:eastAsia="MS Mincho"/>
              </w:rPr>
              <w:t>NH MMIS REPORT LAYOUT</w:t>
            </w:r>
          </w:p>
        </w:tc>
      </w:tr>
      <w:tr xmlns:wp14="http://schemas.microsoft.com/office/word/2010/wordml" w:rsidR="00234378" w:rsidTr="006E25C2" w14:paraId="2569E20F" wp14:textId="77777777">
        <w:tblPrEx>
          <w:tblCellMar>
            <w:top w:w="0" w:type="dxa"/>
            <w:bottom w:w="0" w:type="dxa"/>
          </w:tblCellMar>
        </w:tblPrEx>
        <w:trPr>
          <w:cantSplit/>
          <w:trHeight w:val="1710"/>
          <w:jc w:val="center"/>
        </w:trPr>
        <w:tc>
          <w:tcPr>
            <w:tcW w:w="1096" w:type="pct"/>
            <w:gridSpan w:val="2"/>
            <w:tcBorders>
              <w:top w:val="single" w:color="auto" w:sz="4" w:space="0"/>
              <w:bottom w:val="nil"/>
            </w:tcBorders>
            <w:vAlign w:val="center"/>
          </w:tcPr>
          <w:p w:rsidRPr="00FC5BE5" w:rsidR="00234378" w:rsidP="00234378" w:rsidRDefault="00234378" w14:paraId="0D0EE621" wp14:textId="77777777">
            <w:pPr>
              <w:pStyle w:val="TableText1"/>
              <w:spacing w:before="40" w:after="40"/>
              <w:rPr>
                <w:rStyle w:val="ModernTableText"/>
                <w:b/>
                <w:bCs/>
                <w:sz w:val="20"/>
                <w:szCs w:val="23"/>
              </w:rPr>
            </w:pPr>
            <w:r w:rsidRPr="00FC5BE5">
              <w:rPr>
                <w:rStyle w:val="ModernTableText"/>
                <w:b/>
                <w:bCs/>
                <w:sz w:val="20"/>
                <w:szCs w:val="23"/>
              </w:rPr>
              <w:t>NH MMIS EOR</w:t>
            </w:r>
          </w:p>
          <w:p w:rsidRPr="00FC5BE5" w:rsidR="00234378" w:rsidP="00234378" w:rsidRDefault="00234378" w14:paraId="097A3445" wp14:textId="77777777">
            <w:pPr>
              <w:pStyle w:val="TableText1"/>
              <w:spacing w:before="40" w:after="40"/>
              <w:rPr>
                <w:rStyle w:val="ModernTableText"/>
                <w:b/>
                <w:bCs/>
                <w:sz w:val="20"/>
                <w:szCs w:val="23"/>
              </w:rPr>
            </w:pPr>
            <w:r w:rsidRPr="00FC5BE5">
              <w:rPr>
                <w:rStyle w:val="ModernTableText"/>
                <w:b/>
                <w:bCs/>
                <w:sz w:val="20"/>
                <w:szCs w:val="23"/>
              </w:rPr>
              <w:t>Report ID:  OPR</w:t>
            </w:r>
            <w:r w:rsidR="00A2115A">
              <w:rPr>
                <w:rStyle w:val="ModernTableText"/>
                <w:b/>
                <w:bCs/>
                <w:sz w:val="20"/>
                <w:szCs w:val="23"/>
              </w:rPr>
              <w:t>-SRA-132</w:t>
            </w:r>
          </w:p>
          <w:p w:rsidRPr="00FC5BE5" w:rsidR="00234378" w:rsidP="00234378" w:rsidRDefault="00234378" w14:paraId="678D2B4E" wp14:textId="77777777">
            <w:pPr>
              <w:pStyle w:val="TableText1"/>
              <w:spacing w:before="40" w:after="40"/>
              <w:rPr>
                <w:b/>
                <w:szCs w:val="21"/>
                <w:u w:val="single"/>
              </w:rPr>
            </w:pPr>
            <w:r w:rsidRPr="00FC5BE5">
              <w:rPr>
                <w:b/>
                <w:szCs w:val="21"/>
                <w:u w:val="single"/>
              </w:rPr>
              <w:t>Report Definition</w:t>
            </w:r>
          </w:p>
          <w:p w:rsidRPr="00FC5BE5" w:rsidR="00234378" w:rsidP="00234378" w:rsidRDefault="00234378" w14:paraId="065FDA17" wp14:textId="77777777">
            <w:pPr>
              <w:pStyle w:val="TableText1"/>
              <w:spacing w:before="40" w:after="40"/>
              <w:rPr>
                <w:b/>
                <w:szCs w:val="21"/>
                <w:u w:val="single"/>
              </w:rPr>
            </w:pPr>
            <w:r w:rsidRPr="00FC5BE5">
              <w:rPr>
                <w:b/>
                <w:szCs w:val="21"/>
                <w:u w:val="single"/>
              </w:rPr>
              <w:t>ORR Home</w:t>
            </w:r>
          </w:p>
          <w:p w:rsidRPr="00FC5BE5" w:rsidR="00234378" w:rsidP="00234378" w:rsidRDefault="00234378" w14:paraId="0E8EE214" wp14:textId="77777777">
            <w:pPr>
              <w:pStyle w:val="TableText1"/>
              <w:spacing w:before="40" w:after="40"/>
              <w:rPr>
                <w:rStyle w:val="ModernTableText"/>
                <w:b/>
                <w:bCs/>
                <w:color w:val="0000FF"/>
                <w:sz w:val="20"/>
                <w:szCs w:val="23"/>
                <w:u w:val="single"/>
              </w:rPr>
            </w:pPr>
            <w:r w:rsidRPr="00FC5BE5">
              <w:rPr>
                <w:b/>
                <w:szCs w:val="21"/>
                <w:u w:val="single"/>
              </w:rPr>
              <w:t>Return</w:t>
            </w:r>
          </w:p>
        </w:tc>
        <w:tc>
          <w:tcPr>
            <w:tcW w:w="3125" w:type="pct"/>
            <w:gridSpan w:val="2"/>
            <w:tcBorders>
              <w:top w:val="single" w:color="auto" w:sz="4" w:space="0"/>
              <w:bottom w:val="nil"/>
            </w:tcBorders>
            <w:vAlign w:val="center"/>
          </w:tcPr>
          <w:p w:rsidRPr="00FC5BE5" w:rsidR="00234378" w:rsidP="00234378" w:rsidRDefault="00234378" w14:paraId="647B7E1E" wp14:textId="77777777">
            <w:pPr>
              <w:jc w:val="center"/>
              <w:rPr>
                <w:b/>
              </w:rPr>
            </w:pPr>
            <w:r w:rsidRPr="00FC5BE5">
              <w:rPr>
                <w:b/>
              </w:rPr>
              <w:t>Line of Business:  &lt;LOB Cd – Desc&gt;</w:t>
            </w:r>
          </w:p>
          <w:p w:rsidRPr="00FC5BE5" w:rsidR="00234378" w:rsidP="00234378" w:rsidRDefault="00234378" w14:paraId="0F5EE454" wp14:textId="77777777">
            <w:pPr>
              <w:jc w:val="center"/>
              <w:rPr>
                <w:b/>
              </w:rPr>
            </w:pPr>
            <w:r w:rsidRPr="00FC5BE5">
              <w:rPr>
                <w:b/>
              </w:rPr>
              <w:t>Department of Health and Human Services</w:t>
            </w:r>
          </w:p>
          <w:p w:rsidRPr="00FC5BE5" w:rsidR="00234378" w:rsidP="00234378" w:rsidRDefault="00A2115A" w14:paraId="5A234CD6" wp14:textId="77777777">
            <w:pPr>
              <w:jc w:val="center"/>
              <w:rPr>
                <w:b/>
              </w:rPr>
            </w:pPr>
            <w:r>
              <w:rPr>
                <w:b/>
              </w:rPr>
              <w:t>SA Inbound Interface Failure Report</w:t>
            </w:r>
          </w:p>
          <w:p w:rsidRPr="00FC5BE5" w:rsidR="00234378" w:rsidP="00234378" w:rsidRDefault="00A2115A" w14:paraId="77562662" wp14:textId="77777777">
            <w:pPr>
              <w:jc w:val="center"/>
              <w:rPr>
                <w:rStyle w:val="ModernTableText"/>
                <w:rFonts w:cs="Arial"/>
                <w:b/>
                <w:bCs/>
                <w:sz w:val="20"/>
                <w:szCs w:val="23"/>
              </w:rPr>
            </w:pPr>
            <w:r>
              <w:rPr>
                <w:b/>
              </w:rPr>
              <w:t>As of</w:t>
            </w:r>
            <w:r w:rsidRPr="00FC5BE5" w:rsidR="00234378">
              <w:rPr>
                <w:b/>
              </w:rPr>
              <w:t xml:space="preserve"> MM/DD/CCYY</w:t>
            </w:r>
          </w:p>
        </w:tc>
        <w:tc>
          <w:tcPr>
            <w:tcW w:w="779" w:type="pct"/>
            <w:tcBorders>
              <w:top w:val="single" w:color="auto" w:sz="4" w:space="0"/>
              <w:bottom w:val="nil"/>
            </w:tcBorders>
          </w:tcPr>
          <w:p w:rsidR="00234378" w:rsidP="00234378" w:rsidRDefault="003A7664" w14:paraId="74777EF2" wp14:textId="77777777">
            <w:pPr>
              <w:jc w:val="right"/>
              <w:rPr>
                <w:sz w:val="19"/>
                <w:szCs w:val="19"/>
              </w:rPr>
            </w:pPr>
            <w:r>
              <w:rPr>
                <w:noProof/>
                <w:sz w:val="19"/>
                <w:szCs w:val="19"/>
              </w:rPr>
              <w:drawing>
                <wp:inline xmlns:wp14="http://schemas.microsoft.com/office/word/2010/wordprocessingDrawing" distT="0" distB="0" distL="0" distR="0" wp14:anchorId="3308C5C1" wp14:editId="7777777">
                  <wp:extent cx="1295400" cy="1285875"/>
                  <wp:effectExtent l="0" t="0" r="0"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00234378" w:rsidTr="006E25C2" w14:paraId="06FBE73B" wp14:textId="77777777">
        <w:tblPrEx>
          <w:tblCellMar>
            <w:top w:w="0" w:type="dxa"/>
            <w:bottom w:w="0" w:type="dxa"/>
          </w:tblCellMar>
        </w:tblPrEx>
        <w:trPr>
          <w:cantSplit/>
          <w:trHeight w:val="292"/>
          <w:jc w:val="center"/>
        </w:trPr>
        <w:tc>
          <w:tcPr>
            <w:tcW w:w="5000" w:type="pct"/>
            <w:gridSpan w:val="5"/>
            <w:tcBorders>
              <w:bottom w:val="nil"/>
            </w:tcBorders>
          </w:tcPr>
          <w:p w:rsidR="00234378" w:rsidP="00234378" w:rsidRDefault="00234378" w14:paraId="455F024A" wp14:textId="77777777">
            <w:pPr>
              <w:pStyle w:val="Figure"/>
              <w:rPr>
                <w:rFonts w:ascii="Arial" w:hAnsi="Arial" w:cs="Arial"/>
                <w:bCs w:val="0"/>
                <w:sz w:val="17"/>
                <w:szCs w:val="17"/>
              </w:rPr>
            </w:pPr>
          </w:p>
        </w:tc>
      </w:tr>
      <w:tr xmlns:wp14="http://schemas.microsoft.com/office/word/2010/wordml" w:rsidR="00A2115A" w:rsidTr="006E25C2" w14:paraId="49570921" wp14:textId="77777777">
        <w:tblPrEx>
          <w:tblCellMar>
            <w:top w:w="0" w:type="dxa"/>
            <w:bottom w:w="0" w:type="dxa"/>
          </w:tblCellMar>
        </w:tblPrEx>
        <w:trPr>
          <w:cantSplit/>
          <w:trHeight w:val="292"/>
          <w:jc w:val="center"/>
        </w:trPr>
        <w:tc>
          <w:tcPr>
            <w:tcW w:w="5000" w:type="pct"/>
            <w:gridSpan w:val="5"/>
            <w:tcBorders>
              <w:top w:val="nil"/>
              <w:bottom w:val="nil"/>
            </w:tcBorders>
            <w:shd w:val="clear" w:color="auto" w:fill="356BA1"/>
            <w:vAlign w:val="center"/>
          </w:tcPr>
          <w:p w:rsidR="00A2115A" w:rsidP="000C2736" w:rsidRDefault="00A2115A" w14:paraId="6943EF47" wp14:textId="77777777">
            <w:pPr>
              <w:pStyle w:val="Figure"/>
              <w:spacing w:before="60" w:after="60"/>
              <w:rPr>
                <w:rFonts w:ascii="Arial" w:hAnsi="Arial" w:cs="Arial"/>
                <w:bCs w:val="0"/>
                <w:color w:val="FFFFFF"/>
                <w:sz w:val="23"/>
                <w:szCs w:val="23"/>
              </w:rPr>
            </w:pPr>
            <w:r>
              <w:rPr>
                <w:rFonts w:ascii="Arial" w:hAnsi="Arial" w:cs="Arial"/>
                <w:bCs w:val="0"/>
                <w:color w:val="FFFFFF"/>
                <w:sz w:val="23"/>
                <w:szCs w:val="23"/>
              </w:rPr>
              <w:t>Interface:</w:t>
            </w:r>
            <w:r>
              <w:rPr>
                <w:rFonts w:ascii="Arial" w:hAnsi="Arial" w:cs="Arial"/>
                <w:color w:val="FFFFFF"/>
                <w:sz w:val="23"/>
                <w:szCs w:val="23"/>
              </w:rPr>
              <w:t xml:space="preserve">  XXXXXXXXXXXXXXXXXXXXXXXXX</w:t>
            </w:r>
          </w:p>
        </w:tc>
      </w:tr>
      <w:tr xmlns:wp14="http://schemas.microsoft.com/office/word/2010/wordml" w:rsidR="00234378" w:rsidTr="006E25C2" w14:paraId="06C06584" wp14:textId="77777777">
        <w:tblPrEx>
          <w:tblCellMar>
            <w:top w:w="0" w:type="dxa"/>
            <w:bottom w:w="0" w:type="dxa"/>
          </w:tblCellMar>
        </w:tblPrEx>
        <w:trPr>
          <w:cantSplit/>
          <w:trHeight w:val="292"/>
          <w:jc w:val="center"/>
        </w:trPr>
        <w:tc>
          <w:tcPr>
            <w:tcW w:w="5000" w:type="pct"/>
            <w:gridSpan w:val="5"/>
            <w:tcBorders>
              <w:top w:val="nil"/>
              <w:bottom w:val="nil"/>
            </w:tcBorders>
            <w:shd w:val="clear" w:color="auto" w:fill="356BA1"/>
            <w:vAlign w:val="center"/>
          </w:tcPr>
          <w:p w:rsidR="00234378" w:rsidP="00A2115A" w:rsidRDefault="00A2115A" w14:paraId="3FAFC231" wp14:textId="77777777">
            <w:pPr>
              <w:pStyle w:val="Figure"/>
              <w:spacing w:before="60" w:after="60"/>
              <w:rPr>
                <w:rFonts w:ascii="Arial" w:hAnsi="Arial" w:cs="Arial"/>
                <w:bCs w:val="0"/>
                <w:color w:val="FFFFFF"/>
                <w:sz w:val="23"/>
                <w:szCs w:val="23"/>
              </w:rPr>
            </w:pPr>
            <w:r>
              <w:rPr>
                <w:rFonts w:ascii="Arial" w:hAnsi="Arial" w:cs="Arial"/>
                <w:bCs w:val="0"/>
                <w:color w:val="FFFFFF"/>
                <w:sz w:val="23"/>
                <w:szCs w:val="23"/>
              </w:rPr>
              <w:t>Batch Run ID</w:t>
            </w:r>
            <w:r w:rsidR="00234378">
              <w:rPr>
                <w:rFonts w:ascii="Arial" w:hAnsi="Arial" w:cs="Arial"/>
                <w:bCs w:val="0"/>
                <w:color w:val="FFFFFF"/>
                <w:sz w:val="23"/>
                <w:szCs w:val="23"/>
              </w:rPr>
              <w:t>:</w:t>
            </w:r>
            <w:r w:rsidR="00234378">
              <w:rPr>
                <w:rFonts w:ascii="Arial" w:hAnsi="Arial" w:cs="Arial"/>
                <w:color w:val="FFFFFF"/>
                <w:sz w:val="23"/>
                <w:szCs w:val="23"/>
              </w:rPr>
              <w:t xml:space="preserve">  XXXXXXXXXXXXXXXXXXXXXX</w:t>
            </w:r>
          </w:p>
        </w:tc>
      </w:tr>
      <w:tr xmlns:wp14="http://schemas.microsoft.com/office/word/2010/wordml" w:rsidR="00234378" w:rsidTr="006E25C2" w14:paraId="5A3B19A5" wp14:textId="77777777">
        <w:tblPrEx>
          <w:tblCellMar>
            <w:top w:w="0" w:type="dxa"/>
            <w:bottom w:w="0" w:type="dxa"/>
          </w:tblCellMar>
        </w:tblPrEx>
        <w:trPr>
          <w:cantSplit/>
          <w:trHeight w:val="292"/>
          <w:jc w:val="center"/>
        </w:trPr>
        <w:tc>
          <w:tcPr>
            <w:tcW w:w="5000" w:type="pct"/>
            <w:gridSpan w:val="5"/>
            <w:tcBorders>
              <w:top w:val="nil"/>
              <w:bottom w:val="nil"/>
            </w:tcBorders>
            <w:vAlign w:val="center"/>
          </w:tcPr>
          <w:p w:rsidR="00234378" w:rsidP="00234378" w:rsidRDefault="00234378" w14:paraId="5AC3D975" wp14:textId="77777777">
            <w:pPr>
              <w:pStyle w:val="Figure"/>
              <w:jc w:val="right"/>
              <w:rPr>
                <w:rFonts w:ascii="Arial" w:hAnsi="Arial" w:cs="Arial"/>
                <w:color w:val="000000"/>
                <w:sz w:val="23"/>
                <w:szCs w:val="23"/>
              </w:rPr>
            </w:pPr>
          </w:p>
        </w:tc>
      </w:tr>
      <w:tr xmlns:wp14="http://schemas.microsoft.com/office/word/2010/wordml" w:rsidR="00234378" w:rsidTr="006E25C2" w14:paraId="00908424" wp14:textId="77777777">
        <w:tblPrEx>
          <w:tblCellMar>
            <w:top w:w="0" w:type="dxa"/>
            <w:bottom w:w="0" w:type="dxa"/>
          </w:tblCellMar>
        </w:tblPrEx>
        <w:trPr>
          <w:cantSplit/>
          <w:trHeight w:val="292"/>
          <w:jc w:val="center"/>
        </w:trPr>
        <w:tc>
          <w:tcPr>
            <w:tcW w:w="5000" w:type="pct"/>
            <w:gridSpan w:val="5"/>
          </w:tcPr>
          <w:tbl>
            <w:tblPr>
              <w:tblW w:w="14395" w:type="dxa"/>
              <w:tblBorders>
                <w:top w:val="single" w:color="356BA1" w:sz="4" w:space="0"/>
                <w:left w:val="single" w:color="356BA1" w:sz="4" w:space="0"/>
                <w:bottom w:val="single" w:color="356BA1" w:sz="4" w:space="0"/>
                <w:right w:val="single" w:color="356BA1" w:sz="4" w:space="0"/>
                <w:insideH w:val="single" w:color="356BA1" w:sz="4" w:space="0"/>
                <w:insideV w:val="single" w:color="356BA1" w:sz="4" w:space="0"/>
              </w:tblBorders>
              <w:tblLook w:val="01E0" w:firstRow="1" w:lastRow="1" w:firstColumn="1" w:lastColumn="1" w:noHBand="0" w:noVBand="0"/>
            </w:tblPr>
            <w:tblGrid>
              <w:gridCol w:w="1829"/>
              <w:gridCol w:w="2136"/>
              <w:gridCol w:w="1606"/>
              <w:gridCol w:w="8824"/>
            </w:tblGrid>
            <w:tr w:rsidRPr="00F61C5B" w:rsidR="00A2115A" w:rsidTr="00A2115A" w14:paraId="30E2BAEE" wp14:textId="77777777">
              <w:tc>
                <w:tcPr>
                  <w:tcW w:w="635" w:type="pct"/>
                  <w:tcBorders>
                    <w:top w:val="single" w:color="356BA1" w:sz="4" w:space="0"/>
                    <w:bottom w:val="single" w:color="356BA1" w:sz="4" w:space="0"/>
                  </w:tcBorders>
                  <w:shd w:val="clear" w:color="auto" w:fill="D9D9D9"/>
                </w:tcPr>
                <w:p w:rsidRPr="007B38C5" w:rsidR="00A2115A" w:rsidP="00234378" w:rsidRDefault="00A2115A" w14:paraId="2AF9FAF6" wp14:textId="77777777">
                  <w:pPr>
                    <w:pStyle w:val="RptLayoutBdyHdgACSSC"/>
                    <w:rPr>
                      <w:rFonts w:ascii="Arial" w:hAnsi="Arial"/>
                    </w:rPr>
                  </w:pPr>
                  <w:r>
                    <w:rPr>
                      <w:rFonts w:ascii="Arial" w:hAnsi="Arial"/>
                    </w:rPr>
                    <w:t>SA ID</w:t>
                  </w:r>
                </w:p>
              </w:tc>
              <w:tc>
                <w:tcPr>
                  <w:tcW w:w="742" w:type="pct"/>
                  <w:tcBorders>
                    <w:top w:val="single" w:color="356BA1" w:sz="4" w:space="0"/>
                    <w:bottom w:val="single" w:color="356BA1" w:sz="4" w:space="0"/>
                  </w:tcBorders>
                  <w:shd w:val="clear" w:color="auto" w:fill="D9D9D9"/>
                </w:tcPr>
                <w:p w:rsidRPr="007B38C5" w:rsidR="00A2115A" w:rsidP="00234378" w:rsidRDefault="00A2115A" w14:paraId="74F8E06F" wp14:textId="77777777">
                  <w:pPr>
                    <w:pStyle w:val="RptLayoutBdyHdgACSSC"/>
                    <w:rPr>
                      <w:rFonts w:ascii="Arial" w:hAnsi="Arial"/>
                    </w:rPr>
                  </w:pPr>
                  <w:r>
                    <w:rPr>
                      <w:rFonts w:ascii="Arial" w:hAnsi="Arial"/>
                    </w:rPr>
                    <w:t>External SA ID</w:t>
                  </w:r>
                </w:p>
              </w:tc>
              <w:tc>
                <w:tcPr>
                  <w:tcW w:w="558" w:type="pct"/>
                  <w:tcBorders>
                    <w:top w:val="single" w:color="356BA1" w:sz="4" w:space="0"/>
                    <w:bottom w:val="single" w:color="356BA1" w:sz="4" w:space="0"/>
                  </w:tcBorders>
                  <w:shd w:val="clear" w:color="auto" w:fill="D9D9D9"/>
                </w:tcPr>
                <w:p w:rsidRPr="007B38C5" w:rsidR="00A2115A" w:rsidP="00234378" w:rsidRDefault="00A2115A" w14:paraId="1B9FBFDD" wp14:textId="77777777">
                  <w:pPr>
                    <w:pStyle w:val="RptLayoutBdyHdgACSSC"/>
                    <w:rPr>
                      <w:rFonts w:ascii="Arial" w:hAnsi="Arial"/>
                    </w:rPr>
                  </w:pPr>
                  <w:r>
                    <w:rPr>
                      <w:rFonts w:ascii="Arial" w:hAnsi="Arial"/>
                    </w:rPr>
                    <w:t>Status</w:t>
                  </w:r>
                </w:p>
              </w:tc>
              <w:tc>
                <w:tcPr>
                  <w:tcW w:w="3065" w:type="pct"/>
                  <w:tcBorders>
                    <w:top w:val="single" w:color="356BA1" w:sz="4" w:space="0"/>
                    <w:bottom w:val="single" w:color="356BA1" w:sz="4" w:space="0"/>
                  </w:tcBorders>
                  <w:shd w:val="clear" w:color="auto" w:fill="D9D9D9"/>
                </w:tcPr>
                <w:p w:rsidRPr="007B38C5" w:rsidR="00A2115A" w:rsidP="00A2115A" w:rsidRDefault="00A2115A" w14:paraId="20B42DC4" wp14:textId="77777777">
                  <w:pPr>
                    <w:pStyle w:val="RptLayoutBdyHdgACSSC"/>
                    <w:jc w:val="left"/>
                    <w:rPr>
                      <w:rFonts w:ascii="Arial" w:hAnsi="Arial"/>
                    </w:rPr>
                  </w:pPr>
                  <w:r>
                    <w:rPr>
                      <w:rFonts w:ascii="Arial" w:hAnsi="Arial"/>
                    </w:rPr>
                    <w:t>Error Description</w:t>
                  </w:r>
                </w:p>
              </w:tc>
            </w:tr>
            <w:tr w:rsidRPr="007B38C5" w:rsidR="00A2115A" w:rsidTr="00A2115A" w14:paraId="43B144F0" wp14:textId="77777777">
              <w:trPr>
                <w:trHeight w:val="251"/>
              </w:trPr>
              <w:tc>
                <w:tcPr>
                  <w:tcW w:w="635" w:type="pct"/>
                  <w:tcBorders>
                    <w:top w:val="single" w:color="356BA1" w:sz="4" w:space="0"/>
                    <w:left w:val="single" w:color="C0C0C0" w:sz="4" w:space="0"/>
                    <w:bottom w:val="single" w:color="C0C0C0" w:sz="4" w:space="0"/>
                    <w:right w:val="single" w:color="C0C0C0" w:sz="4" w:space="0"/>
                  </w:tcBorders>
                </w:tcPr>
                <w:p w:rsidRPr="007B38C5" w:rsidR="00A2115A" w:rsidP="00A2115A" w:rsidRDefault="00A2115A" w14:paraId="453A7CD8" wp14:textId="77777777">
                  <w:pPr>
                    <w:pStyle w:val="RptLayoutBdyHdgACSSC"/>
                    <w:rPr>
                      <w:rFonts w:ascii="Arial" w:hAnsi="Arial"/>
                      <w:b w:val="0"/>
                      <w:sz w:val="16"/>
                    </w:rPr>
                  </w:pPr>
                  <w:r>
                    <w:rPr>
                      <w:rFonts w:ascii="Arial" w:hAnsi="Arial"/>
                      <w:b w:val="0"/>
                      <w:sz w:val="16"/>
                    </w:rPr>
                    <w:t>XXXXXXXXX</w:t>
                  </w:r>
                </w:p>
              </w:tc>
              <w:tc>
                <w:tcPr>
                  <w:tcW w:w="742" w:type="pct"/>
                  <w:tcBorders>
                    <w:top w:val="single" w:color="356BA1" w:sz="4" w:space="0"/>
                    <w:left w:val="single" w:color="C0C0C0" w:sz="4" w:space="0"/>
                    <w:bottom w:val="single" w:color="C0C0C0" w:sz="4" w:space="0"/>
                    <w:right w:val="single" w:color="C0C0C0" w:sz="4" w:space="0"/>
                  </w:tcBorders>
                </w:tcPr>
                <w:p w:rsidRPr="007B38C5" w:rsidR="00A2115A" w:rsidP="00A2115A" w:rsidRDefault="00A2115A" w14:paraId="4467DF72" wp14:textId="77777777">
                  <w:pPr>
                    <w:pStyle w:val="RptLayoutBdyHdgACSSC"/>
                    <w:rPr>
                      <w:rFonts w:ascii="Arial" w:hAnsi="Arial"/>
                      <w:b w:val="0"/>
                      <w:sz w:val="16"/>
                    </w:rPr>
                  </w:pPr>
                  <w:r>
                    <w:rPr>
                      <w:rFonts w:ascii="Arial" w:hAnsi="Arial"/>
                      <w:b w:val="0"/>
                      <w:sz w:val="16"/>
                    </w:rPr>
                    <w:t>XXXXXXXXX</w:t>
                  </w:r>
                </w:p>
              </w:tc>
              <w:tc>
                <w:tcPr>
                  <w:tcW w:w="558" w:type="pct"/>
                  <w:tcBorders>
                    <w:top w:val="single" w:color="356BA1" w:sz="4" w:space="0"/>
                    <w:left w:val="single" w:color="C0C0C0" w:sz="4" w:space="0"/>
                    <w:bottom w:val="single" w:color="C0C0C0" w:sz="4" w:space="0"/>
                    <w:right w:val="single" w:color="C0C0C0" w:sz="4" w:space="0"/>
                  </w:tcBorders>
                </w:tcPr>
                <w:p w:rsidRPr="007B38C5" w:rsidR="00A2115A" w:rsidP="00A2115A" w:rsidRDefault="00A2115A" w14:paraId="2CA42A81" wp14:textId="77777777">
                  <w:pPr>
                    <w:pStyle w:val="RptLayoutBdyHdgACSSC"/>
                    <w:rPr>
                      <w:rFonts w:ascii="Arial" w:hAnsi="Arial"/>
                      <w:b w:val="0"/>
                      <w:sz w:val="16"/>
                    </w:rPr>
                  </w:pPr>
                  <w:r>
                    <w:rPr>
                      <w:rFonts w:ascii="Arial" w:hAnsi="Arial"/>
                      <w:b w:val="0"/>
                      <w:sz w:val="16"/>
                    </w:rPr>
                    <w:t>XXXXX</w:t>
                  </w:r>
                </w:p>
              </w:tc>
              <w:tc>
                <w:tcPr>
                  <w:tcW w:w="3065" w:type="pct"/>
                  <w:tcBorders>
                    <w:top w:val="single" w:color="356BA1" w:sz="4" w:space="0"/>
                    <w:left w:val="single" w:color="C0C0C0" w:sz="4" w:space="0"/>
                    <w:bottom w:val="single" w:color="C0C0C0" w:sz="4" w:space="0"/>
                    <w:right w:val="single" w:color="C0C0C0" w:sz="4" w:space="0"/>
                  </w:tcBorders>
                </w:tcPr>
                <w:p w:rsidRPr="007B38C5" w:rsidR="00A2115A" w:rsidP="00234378" w:rsidRDefault="00A2115A" w14:paraId="1DF1A4B4" wp14:textId="77777777">
                  <w:pPr>
                    <w:pStyle w:val="RptLayoutBdyHdgACSSC"/>
                    <w:jc w:val="left"/>
                    <w:rPr>
                      <w:rFonts w:ascii="Arial" w:hAnsi="Arial"/>
                      <w:b w:val="0"/>
                      <w:sz w:val="16"/>
                    </w:rPr>
                  </w:pPr>
                  <w:r>
                    <w:rPr>
                      <w:rFonts w:ascii="Arial" w:hAnsi="Arial"/>
                      <w:b w:val="0"/>
                      <w:sz w:val="16"/>
                    </w:rPr>
                    <w:t>XXXXXXXXXXXXXXXXXXXXXXXXXXXXXXXXXXXXXXXXXXXXXXXXXXXXXXXXXXXXXXXXX</w:t>
                  </w:r>
                </w:p>
              </w:tc>
            </w:tr>
            <w:tr w:rsidRPr="007B38C5" w:rsidR="00A2115A" w:rsidTr="00A2115A" w14:paraId="77FD6ACB" wp14:textId="77777777">
              <w:trPr>
                <w:trHeight w:val="251"/>
              </w:trPr>
              <w:tc>
                <w:tcPr>
                  <w:tcW w:w="635" w:type="pct"/>
                  <w:tcBorders>
                    <w:top w:val="single" w:color="C0C0C0" w:sz="4" w:space="0"/>
                    <w:left w:val="single" w:color="C0C0C0" w:sz="4" w:space="0"/>
                    <w:bottom w:val="single" w:color="C0C0C0" w:sz="4" w:space="0"/>
                    <w:right w:val="single" w:color="C0C0C0" w:sz="4" w:space="0"/>
                  </w:tcBorders>
                  <w:shd w:val="clear" w:color="auto" w:fill="F3F3F3"/>
                </w:tcPr>
                <w:p w:rsidRPr="007B38C5" w:rsidR="00A2115A" w:rsidP="000C2736" w:rsidRDefault="00A2115A" w14:paraId="452705D9" wp14:textId="77777777">
                  <w:pPr>
                    <w:pStyle w:val="RptLayoutBdyHdgACSSC"/>
                    <w:rPr>
                      <w:rFonts w:ascii="Arial" w:hAnsi="Arial"/>
                      <w:b w:val="0"/>
                      <w:sz w:val="16"/>
                    </w:rPr>
                  </w:pPr>
                  <w:r>
                    <w:rPr>
                      <w:rFonts w:ascii="Arial" w:hAnsi="Arial"/>
                      <w:b w:val="0"/>
                      <w:sz w:val="16"/>
                    </w:rPr>
                    <w:t>XXXXXXXXX</w:t>
                  </w:r>
                </w:p>
              </w:tc>
              <w:tc>
                <w:tcPr>
                  <w:tcW w:w="742" w:type="pct"/>
                  <w:tcBorders>
                    <w:top w:val="single" w:color="C0C0C0" w:sz="4" w:space="0"/>
                    <w:left w:val="single" w:color="C0C0C0" w:sz="4" w:space="0"/>
                    <w:bottom w:val="single" w:color="C0C0C0" w:sz="4" w:space="0"/>
                    <w:right w:val="single" w:color="C0C0C0" w:sz="4" w:space="0"/>
                  </w:tcBorders>
                  <w:shd w:val="clear" w:color="auto" w:fill="F3F3F3"/>
                </w:tcPr>
                <w:p w:rsidRPr="007B38C5" w:rsidR="00A2115A" w:rsidP="000C2736" w:rsidRDefault="00A2115A" w14:paraId="30E719CC" wp14:textId="77777777">
                  <w:pPr>
                    <w:pStyle w:val="RptLayoutBdyHdgACSSC"/>
                    <w:rPr>
                      <w:rFonts w:ascii="Arial" w:hAnsi="Arial"/>
                      <w:b w:val="0"/>
                      <w:sz w:val="16"/>
                    </w:rPr>
                  </w:pPr>
                  <w:r>
                    <w:rPr>
                      <w:rFonts w:ascii="Arial" w:hAnsi="Arial"/>
                      <w:b w:val="0"/>
                      <w:sz w:val="16"/>
                    </w:rPr>
                    <w:t>XXXXXXXXX</w:t>
                  </w:r>
                </w:p>
              </w:tc>
              <w:tc>
                <w:tcPr>
                  <w:tcW w:w="558" w:type="pct"/>
                  <w:tcBorders>
                    <w:top w:val="single" w:color="C0C0C0" w:sz="4" w:space="0"/>
                    <w:left w:val="single" w:color="C0C0C0" w:sz="4" w:space="0"/>
                    <w:bottom w:val="single" w:color="C0C0C0" w:sz="4" w:space="0"/>
                    <w:right w:val="single" w:color="C0C0C0" w:sz="4" w:space="0"/>
                  </w:tcBorders>
                  <w:shd w:val="clear" w:color="auto" w:fill="F3F3F3"/>
                </w:tcPr>
                <w:p w:rsidRPr="007B38C5" w:rsidR="00A2115A" w:rsidP="00A2115A" w:rsidRDefault="00A2115A" w14:paraId="15ADBFB1" wp14:textId="77777777">
                  <w:pPr>
                    <w:pStyle w:val="RptLayoutBdyHdgACSSC"/>
                    <w:rPr>
                      <w:rFonts w:ascii="Arial" w:hAnsi="Arial"/>
                      <w:b w:val="0"/>
                      <w:sz w:val="16"/>
                    </w:rPr>
                  </w:pPr>
                  <w:r>
                    <w:rPr>
                      <w:rFonts w:ascii="Arial" w:hAnsi="Arial"/>
                      <w:b w:val="0"/>
                      <w:sz w:val="16"/>
                    </w:rPr>
                    <w:t>XXXXX</w:t>
                  </w:r>
                </w:p>
              </w:tc>
              <w:tc>
                <w:tcPr>
                  <w:tcW w:w="3065" w:type="pct"/>
                  <w:tcBorders>
                    <w:top w:val="single" w:color="C0C0C0" w:sz="4" w:space="0"/>
                    <w:left w:val="single" w:color="C0C0C0" w:sz="4" w:space="0"/>
                    <w:bottom w:val="single" w:color="C0C0C0" w:sz="4" w:space="0"/>
                    <w:right w:val="single" w:color="C0C0C0" w:sz="4" w:space="0"/>
                  </w:tcBorders>
                  <w:shd w:val="clear" w:color="auto" w:fill="F3F3F3"/>
                </w:tcPr>
                <w:p w:rsidRPr="007B38C5" w:rsidR="00A2115A" w:rsidP="00234378" w:rsidRDefault="00A2115A" w14:paraId="33ED9645" wp14:textId="77777777">
                  <w:pPr>
                    <w:pStyle w:val="RptLayoutBdyHdgACSSC"/>
                    <w:jc w:val="left"/>
                    <w:rPr>
                      <w:rFonts w:ascii="Arial" w:hAnsi="Arial"/>
                      <w:b w:val="0"/>
                      <w:sz w:val="16"/>
                    </w:rPr>
                  </w:pPr>
                  <w:r>
                    <w:rPr>
                      <w:rFonts w:ascii="Arial" w:hAnsi="Arial"/>
                      <w:b w:val="0"/>
                      <w:sz w:val="16"/>
                    </w:rPr>
                    <w:t>XXXXXXXXXXXXXXXXXXXXXXXXXXXXXXXXXXXXXXXXXXXXXXXXXXXXXXXXXXXXXXXXX</w:t>
                  </w:r>
                </w:p>
              </w:tc>
            </w:tr>
            <w:tr w:rsidRPr="007B38C5" w:rsidR="00A2115A" w:rsidTr="00A2115A" w14:paraId="137FF420" wp14:textId="77777777">
              <w:trPr>
                <w:trHeight w:val="251"/>
              </w:trPr>
              <w:tc>
                <w:tcPr>
                  <w:tcW w:w="635" w:type="pct"/>
                  <w:tcBorders>
                    <w:top w:val="single" w:color="C0C0C0" w:sz="4" w:space="0"/>
                    <w:left w:val="single" w:color="C0C0C0" w:sz="4" w:space="0"/>
                    <w:bottom w:val="single" w:color="C0C0C0" w:sz="4" w:space="0"/>
                    <w:right w:val="single" w:color="C0C0C0" w:sz="4" w:space="0"/>
                  </w:tcBorders>
                </w:tcPr>
                <w:p w:rsidRPr="007B38C5" w:rsidR="00A2115A" w:rsidP="000C2736" w:rsidRDefault="00A2115A" w14:paraId="106B0D39" wp14:textId="77777777">
                  <w:pPr>
                    <w:pStyle w:val="RptLayoutBdyHdgACSSC"/>
                    <w:rPr>
                      <w:rFonts w:ascii="Arial" w:hAnsi="Arial"/>
                      <w:b w:val="0"/>
                      <w:sz w:val="16"/>
                    </w:rPr>
                  </w:pPr>
                  <w:r>
                    <w:rPr>
                      <w:rFonts w:ascii="Arial" w:hAnsi="Arial"/>
                      <w:b w:val="0"/>
                      <w:sz w:val="16"/>
                    </w:rPr>
                    <w:t>XXXXXXXXX</w:t>
                  </w:r>
                </w:p>
              </w:tc>
              <w:tc>
                <w:tcPr>
                  <w:tcW w:w="742" w:type="pct"/>
                  <w:tcBorders>
                    <w:top w:val="single" w:color="C0C0C0" w:sz="4" w:space="0"/>
                    <w:left w:val="single" w:color="C0C0C0" w:sz="4" w:space="0"/>
                    <w:bottom w:val="single" w:color="C0C0C0" w:sz="4" w:space="0"/>
                    <w:right w:val="single" w:color="C0C0C0" w:sz="4" w:space="0"/>
                  </w:tcBorders>
                </w:tcPr>
                <w:p w:rsidRPr="007B38C5" w:rsidR="00A2115A" w:rsidP="000C2736" w:rsidRDefault="00A2115A" w14:paraId="77EBE7CC" wp14:textId="77777777">
                  <w:pPr>
                    <w:pStyle w:val="RptLayoutBdyHdgACSSC"/>
                    <w:rPr>
                      <w:rFonts w:ascii="Arial" w:hAnsi="Arial"/>
                      <w:b w:val="0"/>
                      <w:sz w:val="16"/>
                    </w:rPr>
                  </w:pPr>
                  <w:r>
                    <w:rPr>
                      <w:rFonts w:ascii="Arial" w:hAnsi="Arial"/>
                      <w:b w:val="0"/>
                      <w:sz w:val="16"/>
                    </w:rPr>
                    <w:t>XXXXXXXXX</w:t>
                  </w:r>
                </w:p>
              </w:tc>
              <w:tc>
                <w:tcPr>
                  <w:tcW w:w="558" w:type="pct"/>
                  <w:tcBorders>
                    <w:top w:val="single" w:color="C0C0C0" w:sz="4" w:space="0"/>
                    <w:left w:val="single" w:color="C0C0C0" w:sz="4" w:space="0"/>
                    <w:bottom w:val="single" w:color="C0C0C0" w:sz="4" w:space="0"/>
                    <w:right w:val="single" w:color="C0C0C0" w:sz="4" w:space="0"/>
                  </w:tcBorders>
                </w:tcPr>
                <w:p w:rsidRPr="007B38C5" w:rsidR="00A2115A" w:rsidP="000C2736" w:rsidRDefault="00A2115A" w14:paraId="0BF1A155" wp14:textId="77777777">
                  <w:pPr>
                    <w:pStyle w:val="RptLayoutBdyHdgACSSC"/>
                    <w:rPr>
                      <w:rFonts w:ascii="Arial" w:hAnsi="Arial"/>
                      <w:b w:val="0"/>
                      <w:sz w:val="16"/>
                    </w:rPr>
                  </w:pPr>
                  <w:r>
                    <w:rPr>
                      <w:rFonts w:ascii="Arial" w:hAnsi="Arial"/>
                      <w:b w:val="0"/>
                      <w:sz w:val="16"/>
                    </w:rPr>
                    <w:t>XXXXX</w:t>
                  </w:r>
                </w:p>
              </w:tc>
              <w:tc>
                <w:tcPr>
                  <w:tcW w:w="3065" w:type="pct"/>
                  <w:tcBorders>
                    <w:top w:val="single" w:color="C0C0C0" w:sz="4" w:space="0"/>
                    <w:left w:val="single" w:color="C0C0C0" w:sz="4" w:space="0"/>
                    <w:bottom w:val="single" w:color="C0C0C0" w:sz="4" w:space="0"/>
                    <w:right w:val="single" w:color="C0C0C0" w:sz="4" w:space="0"/>
                  </w:tcBorders>
                </w:tcPr>
                <w:p w:rsidRPr="007B38C5" w:rsidR="00A2115A" w:rsidP="00234378" w:rsidRDefault="00A2115A" w14:paraId="39C2E0C3" wp14:textId="77777777">
                  <w:pPr>
                    <w:pStyle w:val="RptLayoutBdyHdgACSSC"/>
                    <w:jc w:val="left"/>
                    <w:rPr>
                      <w:rFonts w:ascii="Arial" w:hAnsi="Arial"/>
                      <w:b w:val="0"/>
                      <w:sz w:val="16"/>
                    </w:rPr>
                  </w:pPr>
                  <w:r>
                    <w:rPr>
                      <w:rFonts w:ascii="Arial" w:hAnsi="Arial"/>
                      <w:b w:val="0"/>
                      <w:sz w:val="16"/>
                    </w:rPr>
                    <w:t>XXXXXXXXXXXXXXXXXXXXXXXXXXXXXXXXXXXXXXXXXXXXXXXXXXXXXXXXXXXXXXXXX</w:t>
                  </w:r>
                </w:p>
              </w:tc>
            </w:tr>
            <w:tr w:rsidRPr="007B38C5" w:rsidR="00A2115A" w:rsidTr="00A2115A" w14:paraId="6B648325" wp14:textId="77777777">
              <w:trPr>
                <w:trHeight w:val="251"/>
              </w:trPr>
              <w:tc>
                <w:tcPr>
                  <w:tcW w:w="635" w:type="pct"/>
                  <w:tcBorders>
                    <w:top w:val="single" w:color="C0C0C0" w:sz="4" w:space="0"/>
                    <w:left w:val="single" w:color="C0C0C0" w:sz="4" w:space="0"/>
                    <w:bottom w:val="single" w:color="C0C0C0" w:sz="4" w:space="0"/>
                    <w:right w:val="single" w:color="C0C0C0" w:sz="4" w:space="0"/>
                  </w:tcBorders>
                  <w:shd w:val="clear" w:color="auto" w:fill="F3F3F3"/>
                </w:tcPr>
                <w:p w:rsidRPr="007B38C5" w:rsidR="00A2115A" w:rsidP="000C2736" w:rsidRDefault="00A2115A" w14:paraId="5809FF6D" wp14:textId="77777777">
                  <w:pPr>
                    <w:pStyle w:val="RptLayoutBdyHdgACSSC"/>
                    <w:rPr>
                      <w:rFonts w:ascii="Arial" w:hAnsi="Arial"/>
                      <w:b w:val="0"/>
                      <w:sz w:val="16"/>
                    </w:rPr>
                  </w:pPr>
                  <w:r>
                    <w:rPr>
                      <w:rFonts w:ascii="Arial" w:hAnsi="Arial"/>
                      <w:b w:val="0"/>
                      <w:sz w:val="16"/>
                    </w:rPr>
                    <w:t>XXXXXXXXX</w:t>
                  </w:r>
                </w:p>
              </w:tc>
              <w:tc>
                <w:tcPr>
                  <w:tcW w:w="742" w:type="pct"/>
                  <w:tcBorders>
                    <w:top w:val="single" w:color="C0C0C0" w:sz="4" w:space="0"/>
                    <w:left w:val="single" w:color="C0C0C0" w:sz="4" w:space="0"/>
                    <w:bottom w:val="single" w:color="C0C0C0" w:sz="4" w:space="0"/>
                    <w:right w:val="single" w:color="C0C0C0" w:sz="4" w:space="0"/>
                  </w:tcBorders>
                  <w:shd w:val="clear" w:color="auto" w:fill="F3F3F3"/>
                </w:tcPr>
                <w:p w:rsidRPr="007B38C5" w:rsidR="00A2115A" w:rsidP="000C2736" w:rsidRDefault="00A2115A" w14:paraId="3CDF9E9D" wp14:textId="77777777">
                  <w:pPr>
                    <w:pStyle w:val="RptLayoutBdyHdgACSSC"/>
                    <w:rPr>
                      <w:rFonts w:ascii="Arial" w:hAnsi="Arial"/>
                      <w:b w:val="0"/>
                      <w:sz w:val="16"/>
                    </w:rPr>
                  </w:pPr>
                  <w:r>
                    <w:rPr>
                      <w:rFonts w:ascii="Arial" w:hAnsi="Arial"/>
                      <w:b w:val="0"/>
                      <w:sz w:val="16"/>
                    </w:rPr>
                    <w:t>XXXXXXXXX</w:t>
                  </w:r>
                </w:p>
              </w:tc>
              <w:tc>
                <w:tcPr>
                  <w:tcW w:w="558" w:type="pct"/>
                  <w:tcBorders>
                    <w:top w:val="single" w:color="C0C0C0" w:sz="4" w:space="0"/>
                    <w:left w:val="single" w:color="C0C0C0" w:sz="4" w:space="0"/>
                    <w:bottom w:val="single" w:color="C0C0C0" w:sz="4" w:space="0"/>
                    <w:right w:val="single" w:color="C0C0C0" w:sz="4" w:space="0"/>
                  </w:tcBorders>
                  <w:shd w:val="clear" w:color="auto" w:fill="F3F3F3"/>
                </w:tcPr>
                <w:p w:rsidRPr="007B38C5" w:rsidR="00A2115A" w:rsidP="000C2736" w:rsidRDefault="00A2115A" w14:paraId="7ECFF1BA" wp14:textId="77777777">
                  <w:pPr>
                    <w:pStyle w:val="RptLayoutBdyHdgACSSC"/>
                    <w:rPr>
                      <w:rFonts w:ascii="Arial" w:hAnsi="Arial"/>
                      <w:b w:val="0"/>
                      <w:sz w:val="16"/>
                    </w:rPr>
                  </w:pPr>
                  <w:r>
                    <w:rPr>
                      <w:rFonts w:ascii="Arial" w:hAnsi="Arial"/>
                      <w:b w:val="0"/>
                      <w:sz w:val="16"/>
                    </w:rPr>
                    <w:t>XXXXX</w:t>
                  </w:r>
                </w:p>
              </w:tc>
              <w:tc>
                <w:tcPr>
                  <w:tcW w:w="3065" w:type="pct"/>
                  <w:tcBorders>
                    <w:top w:val="single" w:color="C0C0C0" w:sz="4" w:space="0"/>
                    <w:left w:val="single" w:color="C0C0C0" w:sz="4" w:space="0"/>
                    <w:bottom w:val="single" w:color="C0C0C0" w:sz="4" w:space="0"/>
                    <w:right w:val="single" w:color="C0C0C0" w:sz="4" w:space="0"/>
                  </w:tcBorders>
                  <w:shd w:val="clear" w:color="auto" w:fill="F3F3F3"/>
                </w:tcPr>
                <w:p w:rsidRPr="007B38C5" w:rsidR="00A2115A" w:rsidP="00234378" w:rsidRDefault="00A2115A" w14:paraId="2FE2AE24" wp14:textId="77777777">
                  <w:pPr>
                    <w:pStyle w:val="RptLayoutBdyHdgACSSC"/>
                    <w:jc w:val="left"/>
                    <w:rPr>
                      <w:rFonts w:ascii="Arial" w:hAnsi="Arial"/>
                      <w:b w:val="0"/>
                      <w:sz w:val="16"/>
                    </w:rPr>
                  </w:pPr>
                  <w:r>
                    <w:rPr>
                      <w:rFonts w:ascii="Arial" w:hAnsi="Arial"/>
                      <w:b w:val="0"/>
                      <w:sz w:val="16"/>
                    </w:rPr>
                    <w:t>XXXXXXXXXXXXXXXXXXXXXXXXXXXXXXXXXXXXXXXXXXXXXXXXXXXXXXXXXXXXXXXXX</w:t>
                  </w:r>
                </w:p>
              </w:tc>
            </w:tr>
            <w:tr w:rsidRPr="007B38C5" w:rsidR="00A2115A" w:rsidTr="00A2115A" w14:paraId="0A19FB1B" wp14:textId="77777777">
              <w:trPr>
                <w:trHeight w:val="251"/>
              </w:trPr>
              <w:tc>
                <w:tcPr>
                  <w:tcW w:w="635" w:type="pct"/>
                  <w:tcBorders>
                    <w:top w:val="single" w:color="C0C0C0" w:sz="4" w:space="0"/>
                    <w:left w:val="single" w:color="C0C0C0" w:sz="4" w:space="0"/>
                    <w:bottom w:val="single" w:color="C0C0C0" w:sz="4" w:space="0"/>
                    <w:right w:val="single" w:color="C0C0C0" w:sz="4" w:space="0"/>
                  </w:tcBorders>
                </w:tcPr>
                <w:p w:rsidRPr="007B38C5" w:rsidR="00A2115A" w:rsidP="000C2736" w:rsidRDefault="00A2115A" w14:paraId="31200605" wp14:textId="77777777">
                  <w:pPr>
                    <w:pStyle w:val="RptLayoutBdyHdgACSSC"/>
                    <w:rPr>
                      <w:rFonts w:ascii="Arial" w:hAnsi="Arial"/>
                      <w:b w:val="0"/>
                      <w:sz w:val="16"/>
                    </w:rPr>
                  </w:pPr>
                  <w:r>
                    <w:rPr>
                      <w:rFonts w:ascii="Arial" w:hAnsi="Arial"/>
                      <w:b w:val="0"/>
                      <w:sz w:val="16"/>
                    </w:rPr>
                    <w:t>XXXXXXXXX</w:t>
                  </w:r>
                </w:p>
              </w:tc>
              <w:tc>
                <w:tcPr>
                  <w:tcW w:w="742" w:type="pct"/>
                  <w:tcBorders>
                    <w:top w:val="single" w:color="C0C0C0" w:sz="4" w:space="0"/>
                    <w:left w:val="single" w:color="C0C0C0" w:sz="4" w:space="0"/>
                    <w:bottom w:val="single" w:color="C0C0C0" w:sz="4" w:space="0"/>
                    <w:right w:val="single" w:color="C0C0C0" w:sz="4" w:space="0"/>
                  </w:tcBorders>
                </w:tcPr>
                <w:p w:rsidRPr="007B38C5" w:rsidR="00A2115A" w:rsidP="000C2736" w:rsidRDefault="00A2115A" w14:paraId="12B96BF3" wp14:textId="77777777">
                  <w:pPr>
                    <w:pStyle w:val="RptLayoutBdyHdgACSSC"/>
                    <w:rPr>
                      <w:rFonts w:ascii="Arial" w:hAnsi="Arial"/>
                      <w:b w:val="0"/>
                      <w:sz w:val="16"/>
                    </w:rPr>
                  </w:pPr>
                  <w:r>
                    <w:rPr>
                      <w:rFonts w:ascii="Arial" w:hAnsi="Arial"/>
                      <w:b w:val="0"/>
                      <w:sz w:val="16"/>
                    </w:rPr>
                    <w:t>XXXXXXXXX</w:t>
                  </w:r>
                </w:p>
              </w:tc>
              <w:tc>
                <w:tcPr>
                  <w:tcW w:w="558" w:type="pct"/>
                  <w:tcBorders>
                    <w:top w:val="single" w:color="C0C0C0" w:sz="4" w:space="0"/>
                    <w:left w:val="single" w:color="C0C0C0" w:sz="4" w:space="0"/>
                    <w:bottom w:val="single" w:color="C0C0C0" w:sz="4" w:space="0"/>
                    <w:right w:val="single" w:color="C0C0C0" w:sz="4" w:space="0"/>
                  </w:tcBorders>
                </w:tcPr>
                <w:p w:rsidRPr="007B38C5" w:rsidR="00A2115A" w:rsidP="000C2736" w:rsidRDefault="00A2115A" w14:paraId="16ADD4D7" wp14:textId="77777777">
                  <w:pPr>
                    <w:pStyle w:val="RptLayoutBdyHdgACSSC"/>
                    <w:rPr>
                      <w:rFonts w:ascii="Arial" w:hAnsi="Arial"/>
                      <w:b w:val="0"/>
                      <w:sz w:val="16"/>
                    </w:rPr>
                  </w:pPr>
                  <w:r>
                    <w:rPr>
                      <w:rFonts w:ascii="Arial" w:hAnsi="Arial"/>
                      <w:b w:val="0"/>
                      <w:sz w:val="16"/>
                    </w:rPr>
                    <w:t>XXXXX</w:t>
                  </w:r>
                </w:p>
              </w:tc>
              <w:tc>
                <w:tcPr>
                  <w:tcW w:w="3065" w:type="pct"/>
                  <w:tcBorders>
                    <w:top w:val="single" w:color="C0C0C0" w:sz="4" w:space="0"/>
                    <w:left w:val="single" w:color="C0C0C0" w:sz="4" w:space="0"/>
                    <w:bottom w:val="single" w:color="C0C0C0" w:sz="4" w:space="0"/>
                    <w:right w:val="single" w:color="C0C0C0" w:sz="4" w:space="0"/>
                  </w:tcBorders>
                </w:tcPr>
                <w:p w:rsidRPr="007B38C5" w:rsidR="00A2115A" w:rsidP="00234378" w:rsidRDefault="00A2115A" w14:paraId="2883C910" wp14:textId="77777777">
                  <w:pPr>
                    <w:pStyle w:val="RptLayoutBdyHdgACSSC"/>
                    <w:jc w:val="left"/>
                    <w:rPr>
                      <w:rFonts w:ascii="Arial" w:hAnsi="Arial"/>
                      <w:b w:val="0"/>
                      <w:sz w:val="16"/>
                    </w:rPr>
                  </w:pPr>
                  <w:r>
                    <w:rPr>
                      <w:rFonts w:ascii="Arial" w:hAnsi="Arial"/>
                      <w:b w:val="0"/>
                      <w:sz w:val="16"/>
                    </w:rPr>
                    <w:t>XXXXXXXXXXXXXXXXXXXXXXXXXXXXXXXXXXXXXXXXXXXXXXXXXXXXXXXXXXXXXXXXX</w:t>
                  </w:r>
                </w:p>
              </w:tc>
            </w:tr>
            <w:tr w:rsidRPr="007B38C5" w:rsidR="00A2115A" w:rsidTr="00A2115A" w14:paraId="3F769770" wp14:textId="77777777">
              <w:trPr>
                <w:trHeight w:val="251"/>
              </w:trPr>
              <w:tc>
                <w:tcPr>
                  <w:tcW w:w="635" w:type="pct"/>
                  <w:tcBorders>
                    <w:top w:val="single" w:color="C0C0C0" w:sz="4" w:space="0"/>
                    <w:left w:val="single" w:color="C0C0C0" w:sz="4" w:space="0"/>
                    <w:bottom w:val="single" w:color="C0C0C0" w:sz="4" w:space="0"/>
                    <w:right w:val="single" w:color="C0C0C0" w:sz="4" w:space="0"/>
                  </w:tcBorders>
                  <w:shd w:val="clear" w:color="auto" w:fill="F3F3F3"/>
                </w:tcPr>
                <w:p w:rsidRPr="007B38C5" w:rsidR="00A2115A" w:rsidP="000C2736" w:rsidRDefault="00A2115A" w14:paraId="784E0C41" wp14:textId="77777777">
                  <w:pPr>
                    <w:pStyle w:val="RptLayoutBdyHdgACSSC"/>
                    <w:rPr>
                      <w:rFonts w:ascii="Arial" w:hAnsi="Arial"/>
                      <w:b w:val="0"/>
                      <w:sz w:val="16"/>
                    </w:rPr>
                  </w:pPr>
                  <w:r>
                    <w:rPr>
                      <w:rFonts w:ascii="Arial" w:hAnsi="Arial"/>
                      <w:b w:val="0"/>
                      <w:sz w:val="16"/>
                    </w:rPr>
                    <w:t>XXXXXXXXX</w:t>
                  </w:r>
                </w:p>
              </w:tc>
              <w:tc>
                <w:tcPr>
                  <w:tcW w:w="742" w:type="pct"/>
                  <w:tcBorders>
                    <w:top w:val="single" w:color="C0C0C0" w:sz="4" w:space="0"/>
                    <w:left w:val="single" w:color="C0C0C0" w:sz="4" w:space="0"/>
                    <w:bottom w:val="single" w:color="C0C0C0" w:sz="4" w:space="0"/>
                    <w:right w:val="single" w:color="C0C0C0" w:sz="4" w:space="0"/>
                  </w:tcBorders>
                  <w:shd w:val="clear" w:color="auto" w:fill="F3F3F3"/>
                </w:tcPr>
                <w:p w:rsidRPr="007B38C5" w:rsidR="00A2115A" w:rsidP="000C2736" w:rsidRDefault="00A2115A" w14:paraId="4FCC58CF" wp14:textId="77777777">
                  <w:pPr>
                    <w:pStyle w:val="RptLayoutBdyHdgACSSC"/>
                    <w:rPr>
                      <w:rFonts w:ascii="Arial" w:hAnsi="Arial"/>
                      <w:b w:val="0"/>
                      <w:sz w:val="16"/>
                    </w:rPr>
                  </w:pPr>
                  <w:r>
                    <w:rPr>
                      <w:rFonts w:ascii="Arial" w:hAnsi="Arial"/>
                      <w:b w:val="0"/>
                      <w:sz w:val="16"/>
                    </w:rPr>
                    <w:t>XXXXXXXXX</w:t>
                  </w:r>
                </w:p>
              </w:tc>
              <w:tc>
                <w:tcPr>
                  <w:tcW w:w="558" w:type="pct"/>
                  <w:tcBorders>
                    <w:top w:val="single" w:color="C0C0C0" w:sz="4" w:space="0"/>
                    <w:left w:val="single" w:color="C0C0C0" w:sz="4" w:space="0"/>
                    <w:bottom w:val="single" w:color="C0C0C0" w:sz="4" w:space="0"/>
                    <w:right w:val="single" w:color="C0C0C0" w:sz="4" w:space="0"/>
                  </w:tcBorders>
                  <w:shd w:val="clear" w:color="auto" w:fill="F3F3F3"/>
                </w:tcPr>
                <w:p w:rsidRPr="007B38C5" w:rsidR="00A2115A" w:rsidP="000C2736" w:rsidRDefault="00A2115A" w14:paraId="47188724" wp14:textId="77777777">
                  <w:pPr>
                    <w:pStyle w:val="RptLayoutBdyHdgACSSC"/>
                    <w:rPr>
                      <w:rFonts w:ascii="Arial" w:hAnsi="Arial"/>
                      <w:b w:val="0"/>
                      <w:sz w:val="16"/>
                    </w:rPr>
                  </w:pPr>
                  <w:r>
                    <w:rPr>
                      <w:rFonts w:ascii="Arial" w:hAnsi="Arial"/>
                      <w:b w:val="0"/>
                      <w:sz w:val="16"/>
                    </w:rPr>
                    <w:t>XXXXX</w:t>
                  </w:r>
                </w:p>
              </w:tc>
              <w:tc>
                <w:tcPr>
                  <w:tcW w:w="3065" w:type="pct"/>
                  <w:tcBorders>
                    <w:top w:val="single" w:color="C0C0C0" w:sz="4" w:space="0"/>
                    <w:left w:val="single" w:color="C0C0C0" w:sz="4" w:space="0"/>
                    <w:bottom w:val="single" w:color="C0C0C0" w:sz="4" w:space="0"/>
                    <w:right w:val="single" w:color="C0C0C0" w:sz="4" w:space="0"/>
                  </w:tcBorders>
                  <w:shd w:val="clear" w:color="auto" w:fill="F3F3F3"/>
                </w:tcPr>
                <w:p w:rsidRPr="007B38C5" w:rsidR="00A2115A" w:rsidP="00234378" w:rsidRDefault="00A2115A" w14:paraId="6B287C2B" wp14:textId="77777777">
                  <w:pPr>
                    <w:pStyle w:val="RptLayoutBdyHdgACSSC"/>
                    <w:jc w:val="left"/>
                    <w:rPr>
                      <w:rFonts w:ascii="Arial" w:hAnsi="Arial"/>
                      <w:b w:val="0"/>
                      <w:sz w:val="16"/>
                    </w:rPr>
                  </w:pPr>
                  <w:r>
                    <w:rPr>
                      <w:rFonts w:ascii="Arial" w:hAnsi="Arial"/>
                      <w:b w:val="0"/>
                      <w:sz w:val="16"/>
                    </w:rPr>
                    <w:t>XXXXXXXXXXXXXXXXXXXXXXXXXXXXXXXXXXXXXXXXXXXXXXXXXXXXXXXXXXXXXXXXX</w:t>
                  </w:r>
                </w:p>
              </w:tc>
            </w:tr>
            <w:tr w:rsidRPr="007B38C5" w:rsidR="00A2115A" w:rsidTr="00A2115A" w14:paraId="4A8B6E33" wp14:textId="77777777">
              <w:trPr>
                <w:trHeight w:val="251"/>
              </w:trPr>
              <w:tc>
                <w:tcPr>
                  <w:tcW w:w="635" w:type="pct"/>
                  <w:tcBorders>
                    <w:top w:val="single" w:color="C0C0C0" w:sz="4" w:space="0"/>
                    <w:left w:val="single" w:color="C0C0C0" w:sz="4" w:space="0"/>
                    <w:bottom w:val="single" w:color="C0C0C0" w:sz="4" w:space="0"/>
                    <w:right w:val="single" w:color="C0C0C0" w:sz="4" w:space="0"/>
                  </w:tcBorders>
                </w:tcPr>
                <w:p w:rsidRPr="007B38C5" w:rsidR="00A2115A" w:rsidP="000C2736" w:rsidRDefault="00A2115A" w14:paraId="6C92D180" wp14:textId="77777777">
                  <w:pPr>
                    <w:pStyle w:val="RptLayoutBdyHdgACSSC"/>
                    <w:rPr>
                      <w:rFonts w:ascii="Arial" w:hAnsi="Arial"/>
                      <w:b w:val="0"/>
                      <w:sz w:val="16"/>
                    </w:rPr>
                  </w:pPr>
                  <w:r>
                    <w:rPr>
                      <w:rFonts w:ascii="Arial" w:hAnsi="Arial"/>
                      <w:b w:val="0"/>
                      <w:sz w:val="16"/>
                    </w:rPr>
                    <w:t>XXXXXXXXX</w:t>
                  </w:r>
                </w:p>
              </w:tc>
              <w:tc>
                <w:tcPr>
                  <w:tcW w:w="742" w:type="pct"/>
                  <w:tcBorders>
                    <w:top w:val="single" w:color="C0C0C0" w:sz="4" w:space="0"/>
                    <w:left w:val="single" w:color="C0C0C0" w:sz="4" w:space="0"/>
                    <w:bottom w:val="single" w:color="C0C0C0" w:sz="4" w:space="0"/>
                    <w:right w:val="single" w:color="C0C0C0" w:sz="4" w:space="0"/>
                  </w:tcBorders>
                </w:tcPr>
                <w:p w:rsidRPr="007B38C5" w:rsidR="00A2115A" w:rsidP="000C2736" w:rsidRDefault="00A2115A" w14:paraId="14ADEAF8" wp14:textId="77777777">
                  <w:pPr>
                    <w:pStyle w:val="RptLayoutBdyHdgACSSC"/>
                    <w:rPr>
                      <w:rFonts w:ascii="Arial" w:hAnsi="Arial"/>
                      <w:b w:val="0"/>
                      <w:sz w:val="16"/>
                    </w:rPr>
                  </w:pPr>
                  <w:r>
                    <w:rPr>
                      <w:rFonts w:ascii="Arial" w:hAnsi="Arial"/>
                      <w:b w:val="0"/>
                      <w:sz w:val="16"/>
                    </w:rPr>
                    <w:t>XXXXXXXXX</w:t>
                  </w:r>
                </w:p>
              </w:tc>
              <w:tc>
                <w:tcPr>
                  <w:tcW w:w="558" w:type="pct"/>
                  <w:tcBorders>
                    <w:top w:val="single" w:color="C0C0C0" w:sz="4" w:space="0"/>
                    <w:left w:val="single" w:color="C0C0C0" w:sz="4" w:space="0"/>
                    <w:bottom w:val="single" w:color="C0C0C0" w:sz="4" w:space="0"/>
                    <w:right w:val="single" w:color="C0C0C0" w:sz="4" w:space="0"/>
                  </w:tcBorders>
                </w:tcPr>
                <w:p w:rsidRPr="007B38C5" w:rsidR="00A2115A" w:rsidP="000C2736" w:rsidRDefault="00A2115A" w14:paraId="536E15B6" wp14:textId="77777777">
                  <w:pPr>
                    <w:pStyle w:val="RptLayoutBdyHdgACSSC"/>
                    <w:rPr>
                      <w:rFonts w:ascii="Arial" w:hAnsi="Arial"/>
                      <w:b w:val="0"/>
                      <w:sz w:val="16"/>
                    </w:rPr>
                  </w:pPr>
                  <w:r>
                    <w:rPr>
                      <w:rFonts w:ascii="Arial" w:hAnsi="Arial"/>
                      <w:b w:val="0"/>
                      <w:sz w:val="16"/>
                    </w:rPr>
                    <w:t>XXXXX</w:t>
                  </w:r>
                </w:p>
              </w:tc>
              <w:tc>
                <w:tcPr>
                  <w:tcW w:w="3065" w:type="pct"/>
                  <w:tcBorders>
                    <w:top w:val="single" w:color="C0C0C0" w:sz="4" w:space="0"/>
                    <w:left w:val="single" w:color="C0C0C0" w:sz="4" w:space="0"/>
                    <w:bottom w:val="single" w:color="C0C0C0" w:sz="4" w:space="0"/>
                    <w:right w:val="single" w:color="C0C0C0" w:sz="4" w:space="0"/>
                  </w:tcBorders>
                </w:tcPr>
                <w:p w:rsidRPr="007B38C5" w:rsidR="00A2115A" w:rsidP="00234378" w:rsidRDefault="00A2115A" w14:paraId="3B0BF231" wp14:textId="77777777">
                  <w:pPr>
                    <w:pStyle w:val="RptLayoutBdyHdgACSSC"/>
                    <w:jc w:val="left"/>
                    <w:rPr>
                      <w:rFonts w:ascii="Arial" w:hAnsi="Arial"/>
                      <w:b w:val="0"/>
                      <w:sz w:val="16"/>
                    </w:rPr>
                  </w:pPr>
                  <w:r>
                    <w:rPr>
                      <w:rFonts w:ascii="Arial" w:hAnsi="Arial"/>
                      <w:b w:val="0"/>
                      <w:sz w:val="16"/>
                    </w:rPr>
                    <w:t>XXXXXXXXXXXXXXXXXXXXXXXXXXXXXXXXXXXXXXXXXXXXXXXXXXXXXXXXXXXXXXXXX</w:t>
                  </w:r>
                </w:p>
              </w:tc>
            </w:tr>
          </w:tbl>
          <w:p w:rsidR="00234378" w:rsidP="00234378" w:rsidRDefault="00234378" w14:paraId="370DDD72" wp14:textId="77777777">
            <w:pPr>
              <w:pStyle w:val="Figure"/>
              <w:spacing w:before="40" w:after="40"/>
              <w:rPr>
                <w:rFonts w:ascii="Arial" w:hAnsi="Arial" w:cs="Arial"/>
                <w:bCs w:val="0"/>
                <w:sz w:val="17"/>
                <w:szCs w:val="17"/>
              </w:rPr>
            </w:pPr>
          </w:p>
        </w:tc>
      </w:tr>
      <w:tr xmlns:wp14="http://schemas.microsoft.com/office/word/2010/wordml" w:rsidR="00234378" w:rsidTr="006E25C2" w14:paraId="7C6A2952" wp14:textId="77777777">
        <w:tblPrEx>
          <w:tblCellMar>
            <w:top w:w="0" w:type="dxa"/>
            <w:bottom w:w="0" w:type="dxa"/>
          </w:tblCellMar>
        </w:tblPrEx>
        <w:trPr>
          <w:cantSplit/>
          <w:trHeight w:val="292"/>
          <w:jc w:val="center"/>
        </w:trPr>
        <w:tc>
          <w:tcPr>
            <w:tcW w:w="977" w:type="pct"/>
            <w:vAlign w:val="center"/>
          </w:tcPr>
          <w:p w:rsidR="00234378" w:rsidP="00234378" w:rsidRDefault="00234378" w14:paraId="5EBB344D" wp14:textId="77777777">
            <w:pPr>
              <w:pStyle w:val="Figure"/>
              <w:rPr>
                <w:rFonts w:ascii="Arial" w:hAnsi="Arial" w:cs="Arial"/>
                <w:sz w:val="17"/>
                <w:szCs w:val="17"/>
              </w:rPr>
            </w:pPr>
            <w:r>
              <w:rPr>
                <w:rFonts w:ascii="Arial" w:hAnsi="Arial" w:cs="Arial"/>
                <w:sz w:val="17"/>
                <w:szCs w:val="17"/>
              </w:rPr>
              <w:t>Run Date: MM/DD/CCYY</w:t>
            </w:r>
          </w:p>
        </w:tc>
        <w:tc>
          <w:tcPr>
            <w:tcW w:w="2967" w:type="pct"/>
            <w:gridSpan w:val="2"/>
            <w:vAlign w:val="center"/>
          </w:tcPr>
          <w:p w:rsidR="00234378" w:rsidP="00234378" w:rsidRDefault="00234378" w14:paraId="3516F379" wp14:textId="77777777">
            <w:pPr>
              <w:pStyle w:val="Figure"/>
              <w:jc w:val="center"/>
              <w:rPr>
                <w:rFonts w:ascii="Arial" w:hAnsi="Arial" w:cs="Arial"/>
                <w:sz w:val="17"/>
                <w:szCs w:val="17"/>
              </w:rPr>
            </w:pPr>
            <w:r>
              <w:rPr>
                <w:rFonts w:ascii="Arial" w:hAnsi="Arial" w:cs="Arial"/>
                <w:sz w:val="17"/>
                <w:szCs w:val="17"/>
              </w:rPr>
              <w:t>Page:  X of Y</w:t>
            </w:r>
          </w:p>
        </w:tc>
        <w:tc>
          <w:tcPr>
            <w:tcW w:w="1056" w:type="pct"/>
            <w:gridSpan w:val="2"/>
            <w:vAlign w:val="center"/>
          </w:tcPr>
          <w:p w:rsidR="00234378" w:rsidP="00234378" w:rsidRDefault="00234378" w14:paraId="27E6E356" wp14:textId="77777777">
            <w:pPr>
              <w:pStyle w:val="Figure"/>
              <w:jc w:val="right"/>
              <w:rPr>
                <w:rFonts w:ascii="Arial" w:hAnsi="Arial" w:cs="Arial"/>
                <w:sz w:val="17"/>
                <w:szCs w:val="17"/>
              </w:rPr>
            </w:pPr>
            <w:r>
              <w:rPr>
                <w:rFonts w:ascii="Arial" w:hAnsi="Arial" w:cs="Arial"/>
                <w:sz w:val="17"/>
                <w:szCs w:val="17"/>
              </w:rPr>
              <w:t>Run Time: HH:MM:SS</w:t>
            </w:r>
          </w:p>
        </w:tc>
      </w:tr>
    </w:tbl>
    <w:p xmlns:wp14="http://schemas.microsoft.com/office/word/2010/wordml" w:rsidRPr="00234378" w:rsidR="00234378" w:rsidP="00234378" w:rsidRDefault="00234378" w14:paraId="66D32839" wp14:textId="77777777"/>
    <w:p xmlns:wp14="http://schemas.microsoft.com/office/word/2010/wordml" w:rsidRPr="005652B9" w:rsidR="00234378" w:rsidP="00234378" w:rsidRDefault="00234378" w14:paraId="6F03A21E" wp14:textId="77777777">
      <w:pPr>
        <w:pStyle w:val="Heading6"/>
      </w:pPr>
      <w:r>
        <w:br w:type="page"/>
      </w:r>
      <w:r w:rsidRPr="00234378">
        <w:t>Report Specification – OPR-SRA-13</w:t>
      </w:r>
      <w:r>
        <w:t>2</w:t>
      </w:r>
      <w:r w:rsidRPr="00234378">
        <w:t xml:space="preserve"> - </w:t>
      </w:r>
      <w:r w:rsidRPr="00234378">
        <w:rPr>
          <w:color w:val="000000"/>
        </w:rPr>
        <w:t>SA Inbound Interface Failure Report</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144"/>
        <w:gridCol w:w="504"/>
        <w:gridCol w:w="993"/>
        <w:gridCol w:w="196"/>
        <w:gridCol w:w="1494"/>
        <w:gridCol w:w="236"/>
        <w:gridCol w:w="875"/>
        <w:gridCol w:w="1145"/>
        <w:gridCol w:w="852"/>
        <w:gridCol w:w="1776"/>
        <w:gridCol w:w="2651"/>
        <w:gridCol w:w="2524"/>
      </w:tblGrid>
      <w:tr xmlns:wp14="http://schemas.microsoft.com/office/word/2010/wordml" w:rsidRPr="005652B9" w:rsidR="00A2115A" w:rsidTr="000C2736" w14:paraId="25567642" wp14:textId="77777777">
        <w:tblPrEx>
          <w:tblCellMar>
            <w:top w:w="0" w:type="dxa"/>
            <w:bottom w:w="0" w:type="dxa"/>
          </w:tblCellMar>
        </w:tblPrEx>
        <w:trPr>
          <w:cantSplit/>
          <w:trHeight w:val="432" w:hRule="exact"/>
          <w:tblHeader/>
          <w:jc w:val="center"/>
        </w:trPr>
        <w:tc>
          <w:tcPr>
            <w:tcW w:w="5000" w:type="pct"/>
            <w:gridSpan w:val="12"/>
            <w:tcBorders>
              <w:top w:val="single" w:color="auto" w:sz="4" w:space="0"/>
              <w:left w:val="single" w:color="auto" w:sz="4" w:space="0"/>
              <w:bottom w:val="single" w:color="auto" w:sz="4" w:space="0"/>
              <w:right w:val="single" w:color="auto" w:sz="4" w:space="0"/>
            </w:tcBorders>
            <w:shd w:val="clear" w:color="auto" w:fill="FF0000"/>
            <w:vAlign w:val="center"/>
          </w:tcPr>
          <w:p w:rsidRPr="006874E4" w:rsidR="00A2115A" w:rsidP="000C2736" w:rsidRDefault="00A2115A" w14:paraId="1CE9B35D" wp14:textId="77777777">
            <w:pPr>
              <w:jc w:val="center"/>
              <w:rPr>
                <w:rFonts w:eastAsia="MS Mincho" w:cs="Arial"/>
                <w:szCs w:val="20"/>
              </w:rPr>
            </w:pPr>
            <w:r w:rsidRPr="006874E4">
              <w:rPr>
                <w:rFonts w:eastAsia="MS Mincho" w:cs="Arial"/>
                <w:szCs w:val="20"/>
              </w:rPr>
              <w:t>NH MMIS REPORT SPECIFICATION</w:t>
            </w:r>
          </w:p>
        </w:tc>
      </w:tr>
      <w:tr xmlns:wp14="http://schemas.microsoft.com/office/word/2010/wordml" w:rsidRPr="005652B9" w:rsidR="00A2115A" w:rsidTr="00546C6B" w14:paraId="66F4BCF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73" w:type="pct"/>
            <w:gridSpan w:val="2"/>
            <w:vMerge w:val="restart"/>
            <w:tcBorders>
              <w:top w:val="single" w:color="auto" w:sz="4" w:space="0"/>
            </w:tcBorders>
            <w:vAlign w:val="center"/>
          </w:tcPr>
          <w:p w:rsidRPr="003D2F8B" w:rsidR="00A2115A" w:rsidP="000C2736" w:rsidRDefault="00A2115A" w14:paraId="25DC4AE6" wp14:textId="77777777">
            <w:pPr>
              <w:pStyle w:val="BodytextChar"/>
              <w:spacing w:before="40" w:after="40"/>
              <w:jc w:val="center"/>
              <w:rPr>
                <w:rStyle w:val="ModernBodyTextChar"/>
                <w:rFonts w:cs="Arial"/>
                <w:b/>
                <w:noProof/>
                <w:color w:val="000000"/>
                <w:sz w:val="18"/>
                <w:szCs w:val="18"/>
              </w:rPr>
            </w:pPr>
            <w:r w:rsidRPr="003D2F8B">
              <w:rPr>
                <w:rStyle w:val="ModernTableText"/>
                <w:rFonts w:cs="Arial"/>
                <w:b/>
                <w:noProof/>
                <w:color w:val="000000"/>
                <w:szCs w:val="18"/>
              </w:rPr>
              <w:t>Presentation Type:</w:t>
            </w:r>
          </w:p>
        </w:tc>
        <w:tc>
          <w:tcPr>
            <w:tcW w:w="4427" w:type="pct"/>
            <w:gridSpan w:val="10"/>
            <w:tcBorders>
              <w:top w:val="single" w:color="auto" w:sz="4" w:space="0"/>
            </w:tcBorders>
            <w:vAlign w:val="center"/>
          </w:tcPr>
          <w:p w:rsidRPr="003D2F8B" w:rsidR="00A2115A" w:rsidP="000C2736" w:rsidRDefault="00A2115A" w14:paraId="5D9E4772" wp14:textId="77777777">
            <w:pPr>
              <w:pStyle w:val="Header"/>
              <w:pBdr>
                <w:bottom w:val="none" w:color="auto" w:sz="0" w:space="0"/>
              </w:pBdr>
              <w:spacing w:before="40" w:after="40"/>
              <w:rPr>
                <w:rStyle w:val="ModernBodyTextChar"/>
                <w:b w:val="0"/>
                <w:noProof/>
                <w:sz w:val="18"/>
                <w:szCs w:val="18"/>
              </w:rPr>
            </w:pPr>
            <w:r w:rsidRPr="00105EB0">
              <w:rPr>
                <w:rStyle w:val="ModernTableText"/>
                <w:rFonts w:ascii="Wingdings" w:hAnsi="Wingdings" w:eastAsia="Wingdings" w:cs="Wingdings"/>
                <w:b w:val="0"/>
                <w:noProof/>
                <w:szCs w:val="18"/>
                <w:lang w:val="en-US" w:eastAsia="en-US"/>
              </w:rPr>
              <w:t>þ</w:t>
            </w:r>
            <w:r w:rsidRPr="00105EB0">
              <w:rPr>
                <w:rStyle w:val="ModernTableText"/>
                <w:b w:val="0"/>
                <w:noProof/>
                <w:szCs w:val="18"/>
                <w:lang w:val="en-US" w:eastAsia="en-US"/>
              </w:rPr>
              <w:t xml:space="preserve"> List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Crosstab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Repeater Object        </w:t>
            </w:r>
          </w:p>
        </w:tc>
      </w:tr>
      <w:tr xmlns:wp14="http://schemas.microsoft.com/office/word/2010/wordml" w:rsidRPr="005652B9" w:rsidR="00A2115A" w:rsidTr="00546C6B" w14:paraId="66AE55D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8"/>
          <w:jc w:val="center"/>
        </w:trPr>
        <w:tc>
          <w:tcPr>
            <w:tcW w:w="573" w:type="pct"/>
            <w:gridSpan w:val="2"/>
            <w:vMerge/>
            <w:vAlign w:val="center"/>
          </w:tcPr>
          <w:p w:rsidRPr="003D2F8B" w:rsidR="00A2115A" w:rsidP="000C2736" w:rsidRDefault="00A2115A" w14:paraId="7789EB60" wp14:textId="77777777">
            <w:pPr>
              <w:pStyle w:val="BodytextChar"/>
              <w:spacing w:before="40" w:after="40"/>
              <w:rPr>
                <w:rStyle w:val="ModernTableText"/>
                <w:rFonts w:cs="Arial"/>
                <w:noProof/>
                <w:color w:val="000000"/>
                <w:szCs w:val="18"/>
              </w:rPr>
            </w:pPr>
          </w:p>
        </w:tc>
        <w:tc>
          <w:tcPr>
            <w:tcW w:w="413" w:type="pct"/>
            <w:gridSpan w:val="2"/>
            <w:vMerge w:val="restart"/>
            <w:tcBorders>
              <w:top w:val="single" w:color="616161" w:sz="2" w:space="0"/>
            </w:tcBorders>
            <w:vAlign w:val="center"/>
          </w:tcPr>
          <w:p w:rsidRPr="00105EB0" w:rsidR="00A2115A" w:rsidP="000C2736" w:rsidRDefault="00A2115A" w14:paraId="463136B2" wp14:textId="77777777">
            <w:pPr>
              <w:pStyle w:val="Header"/>
              <w:pBdr>
                <w:bottom w:val="none" w:color="auto" w:sz="0" w:space="0"/>
              </w:pBdr>
              <w:spacing w:before="40" w:after="40"/>
              <w:jc w:val="center"/>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Chart Object</w:t>
            </w:r>
          </w:p>
        </w:tc>
        <w:tc>
          <w:tcPr>
            <w:tcW w:w="905" w:type="pct"/>
            <w:gridSpan w:val="3"/>
            <w:tcBorders>
              <w:top w:val="single" w:color="616161" w:sz="2" w:space="0"/>
            </w:tcBorders>
            <w:vAlign w:val="center"/>
          </w:tcPr>
          <w:p w:rsidRPr="00105EB0" w:rsidR="00A2115A" w:rsidP="000C2736" w:rsidRDefault="00A2115A" w14:paraId="373F86D5"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Type:</w:t>
            </w:r>
          </w:p>
          <w:p w:rsidRPr="00105EB0" w:rsidR="00A2115A" w:rsidP="000C2736" w:rsidRDefault="00A2115A" w14:paraId="2AF639EE"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Column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Bar                                                               </w:t>
            </w:r>
          </w:p>
        </w:tc>
        <w:tc>
          <w:tcPr>
            <w:tcW w:w="3109" w:type="pct"/>
            <w:gridSpan w:val="5"/>
            <w:tcBorders>
              <w:top w:val="single" w:color="616161" w:sz="2" w:space="0"/>
            </w:tcBorders>
          </w:tcPr>
          <w:p w:rsidRPr="00105EB0" w:rsidR="00A2115A" w:rsidP="000C2736" w:rsidRDefault="00A2115A" w14:paraId="14303BBE"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Attributes:</w:t>
            </w:r>
          </w:p>
          <w:p w:rsidRPr="00105EB0" w:rsidR="00A2115A" w:rsidP="000C2736" w:rsidRDefault="00A2115A" w14:paraId="1CDD62ED"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3D</w:t>
            </w:r>
          </w:p>
        </w:tc>
      </w:tr>
      <w:tr xmlns:wp14="http://schemas.microsoft.com/office/word/2010/wordml" w:rsidRPr="005652B9" w:rsidR="00A2115A" w:rsidTr="00546C6B" w14:paraId="51E3677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573" w:type="pct"/>
            <w:gridSpan w:val="2"/>
            <w:vMerge/>
            <w:vAlign w:val="center"/>
          </w:tcPr>
          <w:p w:rsidRPr="003D2F8B" w:rsidR="00A2115A" w:rsidP="000C2736" w:rsidRDefault="00A2115A" w14:paraId="4D0ECF97" wp14:textId="77777777">
            <w:pPr>
              <w:pStyle w:val="BodytextChar"/>
              <w:spacing w:before="40" w:after="40"/>
              <w:rPr>
                <w:rStyle w:val="ModernTableText"/>
                <w:rFonts w:cs="Arial"/>
                <w:noProof/>
                <w:color w:val="000000"/>
                <w:szCs w:val="18"/>
              </w:rPr>
            </w:pPr>
          </w:p>
        </w:tc>
        <w:tc>
          <w:tcPr>
            <w:tcW w:w="413" w:type="pct"/>
            <w:gridSpan w:val="2"/>
            <w:vMerge/>
          </w:tcPr>
          <w:p w:rsidRPr="00105EB0" w:rsidR="00A2115A" w:rsidP="000C2736" w:rsidRDefault="00A2115A" w14:paraId="1699FEC1" wp14:textId="77777777">
            <w:pPr>
              <w:pStyle w:val="Header"/>
              <w:pBdr>
                <w:bottom w:val="none" w:color="auto" w:sz="0" w:space="0"/>
              </w:pBdr>
              <w:spacing w:before="40" w:after="40"/>
              <w:rPr>
                <w:rStyle w:val="ModernTableText"/>
                <w:b w:val="0"/>
                <w:noProof/>
                <w:szCs w:val="18"/>
                <w:lang w:val="en-US" w:eastAsia="en-US"/>
              </w:rPr>
            </w:pPr>
          </w:p>
        </w:tc>
        <w:tc>
          <w:tcPr>
            <w:tcW w:w="905" w:type="pct"/>
            <w:gridSpan w:val="3"/>
            <w:tcBorders>
              <w:top w:val="single" w:color="616161" w:sz="2" w:space="0"/>
            </w:tcBorders>
            <w:vAlign w:val="center"/>
          </w:tcPr>
          <w:p w:rsidRPr="00105EB0" w:rsidR="00A2115A" w:rsidP="000C2736" w:rsidRDefault="00A2115A" w14:paraId="5B1EC42C"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Line                                        </w:t>
            </w:r>
          </w:p>
        </w:tc>
        <w:tc>
          <w:tcPr>
            <w:tcW w:w="3109" w:type="pct"/>
            <w:gridSpan w:val="5"/>
          </w:tcPr>
          <w:p w:rsidRPr="00105EB0" w:rsidR="00A2115A" w:rsidP="000C2736" w:rsidRDefault="00A2115A" w14:paraId="43FFCA0A"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With Markers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p>
        </w:tc>
      </w:tr>
      <w:tr xmlns:wp14="http://schemas.microsoft.com/office/word/2010/wordml" w:rsidRPr="005652B9" w:rsidR="00A2115A" w:rsidTr="00546C6B" w14:paraId="15334ED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573" w:type="pct"/>
            <w:gridSpan w:val="2"/>
            <w:vMerge/>
            <w:vAlign w:val="center"/>
          </w:tcPr>
          <w:p w:rsidRPr="003D2F8B" w:rsidR="00A2115A" w:rsidP="000C2736" w:rsidRDefault="00A2115A" w14:paraId="37F6B4BC" wp14:textId="77777777">
            <w:pPr>
              <w:pStyle w:val="BodytextChar"/>
              <w:spacing w:before="40" w:after="40"/>
              <w:rPr>
                <w:rStyle w:val="ModernTableText"/>
                <w:rFonts w:cs="Arial"/>
                <w:noProof/>
                <w:color w:val="000000"/>
                <w:szCs w:val="18"/>
              </w:rPr>
            </w:pPr>
          </w:p>
        </w:tc>
        <w:tc>
          <w:tcPr>
            <w:tcW w:w="413" w:type="pct"/>
            <w:gridSpan w:val="2"/>
            <w:vMerge/>
          </w:tcPr>
          <w:p w:rsidRPr="00105EB0" w:rsidR="00A2115A" w:rsidP="000C2736" w:rsidRDefault="00A2115A" w14:paraId="6A35F5B5" wp14:textId="77777777">
            <w:pPr>
              <w:pStyle w:val="Header"/>
              <w:pBdr>
                <w:bottom w:val="none" w:color="auto" w:sz="0" w:space="0"/>
              </w:pBdr>
              <w:spacing w:before="40" w:after="40"/>
              <w:rPr>
                <w:rStyle w:val="ModernTableText"/>
                <w:b w:val="0"/>
                <w:noProof/>
                <w:szCs w:val="18"/>
                <w:lang w:val="en-US" w:eastAsia="en-US"/>
              </w:rPr>
            </w:pPr>
          </w:p>
        </w:tc>
        <w:tc>
          <w:tcPr>
            <w:tcW w:w="905" w:type="pct"/>
            <w:gridSpan w:val="3"/>
            <w:tcBorders>
              <w:top w:val="single" w:color="616161" w:sz="2" w:space="0"/>
            </w:tcBorders>
            <w:vAlign w:val="center"/>
          </w:tcPr>
          <w:p w:rsidRPr="00105EB0" w:rsidR="00A2115A" w:rsidP="000C2736" w:rsidRDefault="00A2115A" w14:paraId="60A9D790"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Pie</w:t>
            </w:r>
          </w:p>
        </w:tc>
        <w:tc>
          <w:tcPr>
            <w:tcW w:w="3109" w:type="pct"/>
            <w:gridSpan w:val="5"/>
          </w:tcPr>
          <w:p w:rsidRPr="00105EB0" w:rsidR="00A2115A" w:rsidP="000C2736" w:rsidRDefault="00A2115A" w14:paraId="3CF95E80"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3D                    </w:t>
            </w:r>
          </w:p>
        </w:tc>
      </w:tr>
      <w:tr xmlns:wp14="http://schemas.microsoft.com/office/word/2010/wordml" w:rsidRPr="005652B9" w:rsidR="00A2115A" w:rsidTr="000C2736" w14:paraId="506411F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2"/>
            <w:tcBorders>
              <w:top w:val="single" w:color="616161" w:sz="2" w:space="0"/>
              <w:bottom w:val="single" w:color="616161" w:sz="2" w:space="0"/>
            </w:tcBorders>
            <w:shd w:val="clear" w:color="auto" w:fill="191919"/>
            <w:vAlign w:val="center"/>
          </w:tcPr>
          <w:p w:rsidRPr="005652B9" w:rsidR="00A2115A" w:rsidP="000C2736" w:rsidRDefault="00A2115A" w14:paraId="23BCEBE2" wp14:textId="77777777">
            <w:pPr>
              <w:pStyle w:val="TableText1"/>
              <w:spacing w:before="40" w:after="40"/>
              <w:jc w:val="center"/>
              <w:rPr>
                <w:rStyle w:val="ModernTableText"/>
                <w:rFonts w:ascii="Arial Black" w:hAnsi="Arial Black" w:cs="Arial"/>
                <w:bCs/>
                <w:noProof/>
                <w:color w:val="FFFFFF"/>
                <w:sz w:val="19"/>
                <w:szCs w:val="19"/>
              </w:rPr>
            </w:pPr>
            <w:r w:rsidRPr="005652B9">
              <w:rPr>
                <w:rStyle w:val="ModernTableText"/>
                <w:rFonts w:ascii="Arial Black" w:hAnsi="Arial Black" w:cs="Arial"/>
                <w:bCs/>
                <w:noProof/>
                <w:color w:val="FFFFFF"/>
                <w:sz w:val="19"/>
                <w:szCs w:val="19"/>
              </w:rPr>
              <w:t>Report Section Heading (opt)</w:t>
            </w:r>
          </w:p>
        </w:tc>
      </w:tr>
      <w:tr xmlns:wp14="http://schemas.microsoft.com/office/word/2010/wordml" w:rsidRPr="005652B9" w:rsidR="00A2115A" w:rsidTr="000C2736" w14:paraId="5C48A65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05" w:type="pct"/>
            <w:gridSpan w:val="5"/>
            <w:tcBorders>
              <w:top w:val="single" w:color="616161" w:sz="2" w:space="0"/>
              <w:bottom w:val="single" w:color="616161" w:sz="2" w:space="0"/>
            </w:tcBorders>
            <w:vAlign w:val="center"/>
          </w:tcPr>
          <w:p w:rsidRPr="003D2F8B" w:rsidR="00A2115A" w:rsidP="000C2736" w:rsidRDefault="00A2115A" w14:paraId="28156424" wp14:textId="77777777">
            <w:pPr>
              <w:pStyle w:val="TableText1"/>
              <w:spacing w:before="40" w:after="40"/>
              <w:jc w:val="center"/>
              <w:rPr>
                <w:rStyle w:val="ModernTableText"/>
                <w:rFonts w:cs="Arial"/>
                <w:b/>
                <w:noProof/>
                <w:szCs w:val="18"/>
              </w:rPr>
            </w:pPr>
            <w:r w:rsidRPr="003D2F8B">
              <w:rPr>
                <w:rStyle w:val="ModernTableText"/>
                <w:rFonts w:cs="Arial"/>
                <w:b/>
                <w:bCs/>
                <w:noProof/>
                <w:szCs w:val="18"/>
              </w:rPr>
              <w:t>Report Section Label (opt)</w:t>
            </w:r>
          </w:p>
        </w:tc>
        <w:tc>
          <w:tcPr>
            <w:tcW w:w="1697" w:type="pct"/>
            <w:gridSpan w:val="5"/>
            <w:tcBorders>
              <w:top w:val="single" w:color="616161" w:sz="2" w:space="0"/>
              <w:bottom w:val="single" w:color="616161" w:sz="2" w:space="0"/>
            </w:tcBorders>
            <w:vAlign w:val="center"/>
          </w:tcPr>
          <w:p w:rsidRPr="003D2F8B" w:rsidR="00A2115A" w:rsidP="000C2736" w:rsidRDefault="00A2115A" w14:paraId="76A4C827" wp14:textId="77777777">
            <w:pPr>
              <w:pStyle w:val="TableText1"/>
              <w:spacing w:before="40" w:after="40"/>
              <w:jc w:val="center"/>
              <w:rPr>
                <w:rStyle w:val="ModernTableText"/>
                <w:rFonts w:cs="Arial"/>
                <w:b/>
                <w:noProof/>
                <w:szCs w:val="18"/>
              </w:rPr>
            </w:pPr>
            <w:r w:rsidRPr="003D2F8B">
              <w:rPr>
                <w:rStyle w:val="ModernTableText"/>
                <w:rFonts w:cs="Arial"/>
                <w:b/>
                <w:noProof/>
                <w:szCs w:val="18"/>
              </w:rPr>
              <w:t>Report Section Description (opt)</w:t>
            </w:r>
          </w:p>
        </w:tc>
        <w:tc>
          <w:tcPr>
            <w:tcW w:w="1798" w:type="pct"/>
            <w:gridSpan w:val="2"/>
            <w:tcBorders>
              <w:top w:val="single" w:color="616161" w:sz="2" w:space="0"/>
              <w:bottom w:val="single" w:color="616161" w:sz="2" w:space="0"/>
            </w:tcBorders>
            <w:vAlign w:val="center"/>
          </w:tcPr>
          <w:p w:rsidRPr="003D2F8B" w:rsidR="00A2115A" w:rsidP="000C2736" w:rsidRDefault="00A2115A" w14:paraId="541786B7" wp14:textId="77777777">
            <w:pPr>
              <w:pStyle w:val="TableText1"/>
              <w:spacing w:before="40" w:after="40"/>
              <w:jc w:val="center"/>
              <w:rPr>
                <w:rStyle w:val="ModernTableText"/>
                <w:rFonts w:cs="Arial"/>
                <w:b/>
                <w:noProof/>
                <w:szCs w:val="18"/>
              </w:rPr>
            </w:pPr>
            <w:r w:rsidRPr="003D2F8B">
              <w:rPr>
                <w:rStyle w:val="ModernTableText"/>
                <w:rFonts w:cs="Arial"/>
                <w:b/>
                <w:noProof/>
                <w:szCs w:val="18"/>
              </w:rPr>
              <w:t>Report Section Processing Rules (opt)</w:t>
            </w:r>
          </w:p>
        </w:tc>
      </w:tr>
      <w:tr xmlns:wp14="http://schemas.microsoft.com/office/word/2010/wordml" w:rsidRPr="005652B9" w:rsidR="00A2115A" w:rsidTr="000C2736" w14:paraId="34937BA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05" w:type="pct"/>
            <w:gridSpan w:val="5"/>
            <w:tcBorders>
              <w:top w:val="single" w:color="616161" w:sz="2" w:space="0"/>
              <w:bottom w:val="single" w:color="616161" w:sz="2" w:space="0"/>
            </w:tcBorders>
          </w:tcPr>
          <w:p w:rsidRPr="003D2F8B" w:rsidR="00A2115A" w:rsidP="000C2736" w:rsidRDefault="00A2115A" w14:paraId="3345858F" wp14:textId="77777777">
            <w:pPr>
              <w:pStyle w:val="TableTextACSSC"/>
              <w:rPr>
                <w:rFonts w:ascii="Arial" w:hAnsi="Arial" w:cs="Arial"/>
                <w:sz w:val="18"/>
                <w:szCs w:val="18"/>
              </w:rPr>
            </w:pPr>
            <w:r w:rsidRPr="003D2F8B">
              <w:rPr>
                <w:rFonts w:ascii="Arial" w:hAnsi="Arial" w:cs="Arial"/>
                <w:sz w:val="18"/>
                <w:szCs w:val="18"/>
              </w:rPr>
              <w:t>Line of Business</w:t>
            </w:r>
          </w:p>
        </w:tc>
        <w:tc>
          <w:tcPr>
            <w:tcW w:w="1697" w:type="pct"/>
            <w:gridSpan w:val="5"/>
            <w:tcBorders>
              <w:top w:val="single" w:color="616161" w:sz="2" w:space="0"/>
              <w:bottom w:val="single" w:color="616161" w:sz="2" w:space="0"/>
            </w:tcBorders>
          </w:tcPr>
          <w:p w:rsidRPr="003D2F8B" w:rsidR="00A2115A" w:rsidP="000C2736" w:rsidRDefault="00A2115A" w14:paraId="3E57C379" wp14:textId="77777777">
            <w:pPr>
              <w:pStyle w:val="TableTextACSSC"/>
              <w:rPr>
                <w:rFonts w:ascii="Arial" w:hAnsi="Arial" w:cs="Arial"/>
                <w:sz w:val="18"/>
                <w:szCs w:val="18"/>
              </w:rPr>
            </w:pPr>
            <w:r w:rsidRPr="003D2F8B">
              <w:rPr>
                <w:rFonts w:ascii="Arial" w:hAnsi="Arial" w:cs="Arial"/>
                <w:sz w:val="18"/>
                <w:szCs w:val="18"/>
              </w:rPr>
              <w:t>The line of business code and description.</w:t>
            </w:r>
          </w:p>
        </w:tc>
        <w:tc>
          <w:tcPr>
            <w:tcW w:w="1798" w:type="pct"/>
            <w:gridSpan w:val="2"/>
            <w:tcBorders>
              <w:top w:val="single" w:color="616161" w:sz="2" w:space="0"/>
              <w:bottom w:val="single" w:color="616161" w:sz="2" w:space="0"/>
            </w:tcBorders>
          </w:tcPr>
          <w:p w:rsidRPr="003D2F8B" w:rsidR="00A2115A" w:rsidP="000C2736" w:rsidRDefault="00A2115A" w14:paraId="35984F62" wp14:textId="77777777">
            <w:pPr>
              <w:pStyle w:val="TableTextACSSC"/>
              <w:rPr>
                <w:rFonts w:ascii="Arial" w:hAnsi="Arial" w:cs="Arial"/>
                <w:sz w:val="18"/>
                <w:szCs w:val="18"/>
              </w:rPr>
            </w:pPr>
            <w:r w:rsidRPr="003D2F8B">
              <w:rPr>
                <w:rFonts w:ascii="Arial" w:hAnsi="Arial" w:cs="Arial"/>
                <w:sz w:val="18"/>
                <w:szCs w:val="18"/>
              </w:rPr>
              <w:t>Using R-VV-DOMAIN-NAM = ‘R-LOB-CD’, join to R-VV-TB.R-VV-CD using A-HDR-TB.R-LOB-CD to get the short description.</w:t>
            </w:r>
          </w:p>
        </w:tc>
      </w:tr>
      <w:tr xmlns:wp14="http://schemas.microsoft.com/office/word/2010/wordml" w:rsidRPr="005652B9" w:rsidR="00A2115A" w:rsidTr="000C2736" w14:paraId="76E26B4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05" w:type="pct"/>
            <w:gridSpan w:val="5"/>
            <w:tcBorders>
              <w:top w:val="single" w:color="616161" w:sz="2" w:space="0"/>
              <w:bottom w:val="single" w:color="616161" w:sz="2" w:space="0"/>
            </w:tcBorders>
          </w:tcPr>
          <w:p w:rsidRPr="003D2F8B" w:rsidR="00A2115A" w:rsidP="000C2736" w:rsidRDefault="00A2115A" w14:paraId="62FB9EC1" wp14:textId="77777777">
            <w:pPr>
              <w:pStyle w:val="TableTextACSSC"/>
              <w:rPr>
                <w:rFonts w:ascii="Arial" w:hAnsi="Arial" w:cs="Arial"/>
                <w:sz w:val="18"/>
                <w:szCs w:val="18"/>
              </w:rPr>
            </w:pPr>
            <w:r w:rsidRPr="003D2F8B">
              <w:rPr>
                <w:rFonts w:ascii="Arial" w:hAnsi="Arial" w:cs="Arial"/>
                <w:sz w:val="18"/>
                <w:szCs w:val="18"/>
              </w:rPr>
              <w:t>As of:  MM/DD/CCYY</w:t>
            </w:r>
          </w:p>
        </w:tc>
        <w:tc>
          <w:tcPr>
            <w:tcW w:w="1697" w:type="pct"/>
            <w:gridSpan w:val="5"/>
            <w:tcBorders>
              <w:top w:val="single" w:color="616161" w:sz="2" w:space="0"/>
              <w:bottom w:val="single" w:color="616161" w:sz="2" w:space="0"/>
            </w:tcBorders>
          </w:tcPr>
          <w:p w:rsidRPr="003D2F8B" w:rsidR="00A2115A" w:rsidP="000C2736" w:rsidRDefault="00A2115A" w14:paraId="4A29769A" wp14:textId="77777777">
            <w:pPr>
              <w:pStyle w:val="TableTextACSSC"/>
              <w:rPr>
                <w:rFonts w:ascii="Arial" w:hAnsi="Arial" w:cs="Arial"/>
                <w:sz w:val="18"/>
                <w:szCs w:val="18"/>
              </w:rPr>
            </w:pPr>
            <w:r w:rsidRPr="003D2F8B">
              <w:rPr>
                <w:rFonts w:ascii="Arial" w:hAnsi="Arial" w:cs="Arial"/>
                <w:sz w:val="18"/>
                <w:szCs w:val="18"/>
              </w:rPr>
              <w:t xml:space="preserve">Page Heading. </w:t>
            </w:r>
          </w:p>
        </w:tc>
        <w:tc>
          <w:tcPr>
            <w:tcW w:w="1798" w:type="pct"/>
            <w:gridSpan w:val="2"/>
            <w:tcBorders>
              <w:top w:val="single" w:color="616161" w:sz="2" w:space="0"/>
              <w:bottom w:val="single" w:color="616161" w:sz="2" w:space="0"/>
            </w:tcBorders>
          </w:tcPr>
          <w:p w:rsidRPr="003D2F8B" w:rsidR="00A2115A" w:rsidP="000C2736" w:rsidRDefault="00A2115A" w14:paraId="2C13CBC4" wp14:textId="77777777">
            <w:pPr>
              <w:pStyle w:val="TableTextACSSC"/>
              <w:rPr>
                <w:rFonts w:ascii="Arial" w:hAnsi="Arial" w:cs="Arial"/>
                <w:sz w:val="18"/>
                <w:szCs w:val="18"/>
              </w:rPr>
            </w:pPr>
            <w:r w:rsidRPr="003D2F8B">
              <w:rPr>
                <w:rFonts w:ascii="Arial" w:hAnsi="Arial" w:cs="Arial"/>
                <w:sz w:val="18"/>
                <w:szCs w:val="18"/>
              </w:rPr>
              <w:t>Populate with System date</w:t>
            </w:r>
          </w:p>
        </w:tc>
      </w:tr>
      <w:tr xmlns:wp14="http://schemas.microsoft.com/office/word/2010/wordml" w:rsidRPr="005652B9" w:rsidR="00A2115A" w:rsidTr="000C2736" w14:paraId="28ECD34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05" w:type="pct"/>
            <w:gridSpan w:val="5"/>
            <w:tcBorders>
              <w:top w:val="single" w:color="616161" w:sz="2" w:space="0"/>
              <w:bottom w:val="single" w:color="616161" w:sz="2" w:space="0"/>
            </w:tcBorders>
          </w:tcPr>
          <w:p w:rsidRPr="003D2F8B" w:rsidR="00A2115A" w:rsidP="000C2736" w:rsidRDefault="00A2115A" w14:paraId="17142C58" wp14:textId="77777777">
            <w:pPr>
              <w:pStyle w:val="TableTextIndent1ACSSC"/>
              <w:numPr>
                <w:ilvl w:val="0"/>
                <w:numId w:val="0"/>
              </w:numPr>
              <w:rPr>
                <w:rFonts w:ascii="Arial" w:hAnsi="Arial" w:cs="Arial"/>
                <w:sz w:val="18"/>
                <w:szCs w:val="18"/>
              </w:rPr>
            </w:pPr>
            <w:r>
              <w:rPr>
                <w:rFonts w:ascii="Arial" w:hAnsi="Arial" w:cs="Arial"/>
                <w:sz w:val="18"/>
                <w:szCs w:val="18"/>
              </w:rPr>
              <w:t>Interface</w:t>
            </w:r>
          </w:p>
        </w:tc>
        <w:tc>
          <w:tcPr>
            <w:tcW w:w="1697" w:type="pct"/>
            <w:gridSpan w:val="5"/>
            <w:tcBorders>
              <w:top w:val="single" w:color="616161" w:sz="2" w:space="0"/>
              <w:bottom w:val="single" w:color="616161" w:sz="2" w:space="0"/>
            </w:tcBorders>
          </w:tcPr>
          <w:p w:rsidRPr="003D2F8B" w:rsidR="00A2115A" w:rsidP="000C2736" w:rsidRDefault="00A2115A" w14:paraId="5F631B57" wp14:textId="77777777">
            <w:pPr>
              <w:pStyle w:val="TableTextACSSC"/>
              <w:rPr>
                <w:rFonts w:ascii="Arial" w:hAnsi="Arial" w:cs="Arial"/>
                <w:sz w:val="18"/>
                <w:szCs w:val="18"/>
              </w:rPr>
            </w:pPr>
            <w:r w:rsidRPr="003D2F8B">
              <w:rPr>
                <w:rFonts w:ascii="Arial" w:hAnsi="Arial" w:cs="Arial"/>
                <w:sz w:val="18"/>
                <w:szCs w:val="18"/>
              </w:rPr>
              <w:t xml:space="preserve">This field displays the </w:t>
            </w:r>
            <w:r>
              <w:rPr>
                <w:rFonts w:ascii="Arial" w:hAnsi="Arial" w:cs="Arial"/>
                <w:sz w:val="18"/>
                <w:szCs w:val="18"/>
              </w:rPr>
              <w:t>Interface Job that had failures</w:t>
            </w:r>
          </w:p>
        </w:tc>
        <w:tc>
          <w:tcPr>
            <w:tcW w:w="1798" w:type="pct"/>
            <w:gridSpan w:val="2"/>
            <w:tcBorders>
              <w:top w:val="single" w:color="616161" w:sz="2" w:space="0"/>
              <w:bottom w:val="single" w:color="616161" w:sz="2" w:space="0"/>
            </w:tcBorders>
          </w:tcPr>
          <w:p w:rsidRPr="003D2F8B" w:rsidR="00A2115A" w:rsidP="000C2736" w:rsidRDefault="00A2115A" w14:paraId="7FC6F5DC" wp14:textId="77777777">
            <w:pPr>
              <w:pStyle w:val="TableText1"/>
              <w:rPr>
                <w:rFonts w:cs="Arial"/>
                <w:sz w:val="18"/>
                <w:szCs w:val="18"/>
              </w:rPr>
            </w:pPr>
            <w:r w:rsidRPr="003D2F8B">
              <w:rPr>
                <w:rFonts w:cs="Arial"/>
                <w:color w:val="000000"/>
                <w:sz w:val="18"/>
                <w:szCs w:val="18"/>
              </w:rPr>
              <w:t>A-</w:t>
            </w:r>
            <w:r>
              <w:rPr>
                <w:rFonts w:cs="Arial"/>
                <w:color w:val="000000"/>
                <w:sz w:val="18"/>
                <w:szCs w:val="18"/>
              </w:rPr>
              <w:t>IFACE-INBND-TB.G-BUSN-PRCS-NAM</w:t>
            </w:r>
          </w:p>
        </w:tc>
      </w:tr>
      <w:tr xmlns:wp14="http://schemas.microsoft.com/office/word/2010/wordml" w:rsidRPr="005652B9" w:rsidR="00A2115A" w:rsidTr="000C2736" w14:paraId="4385B81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508"/>
          <w:jc w:val="center"/>
        </w:trPr>
        <w:tc>
          <w:tcPr>
            <w:tcW w:w="1505" w:type="pct"/>
            <w:gridSpan w:val="5"/>
            <w:tcBorders>
              <w:top w:val="single" w:color="616161" w:sz="2" w:space="0"/>
              <w:bottom w:val="single" w:color="616161" w:sz="2" w:space="0"/>
            </w:tcBorders>
          </w:tcPr>
          <w:p w:rsidRPr="003D2F8B" w:rsidR="00A2115A" w:rsidP="000C2736" w:rsidRDefault="00A2115A" w14:paraId="0532A2A5" wp14:textId="77777777">
            <w:pPr>
              <w:pStyle w:val="TableTextIndent1ACSSC"/>
              <w:numPr>
                <w:ilvl w:val="0"/>
                <w:numId w:val="0"/>
              </w:numPr>
              <w:rPr>
                <w:rFonts w:ascii="Arial" w:hAnsi="Arial" w:cs="Arial"/>
                <w:sz w:val="18"/>
                <w:szCs w:val="18"/>
              </w:rPr>
            </w:pPr>
            <w:r>
              <w:rPr>
                <w:rFonts w:ascii="Arial" w:hAnsi="Arial" w:cs="Arial"/>
                <w:sz w:val="18"/>
                <w:szCs w:val="18"/>
              </w:rPr>
              <w:t>Batch Run ID</w:t>
            </w:r>
          </w:p>
        </w:tc>
        <w:tc>
          <w:tcPr>
            <w:tcW w:w="1697" w:type="pct"/>
            <w:gridSpan w:val="5"/>
            <w:tcBorders>
              <w:top w:val="single" w:color="616161" w:sz="2" w:space="0"/>
              <w:bottom w:val="single" w:color="616161" w:sz="2" w:space="0"/>
            </w:tcBorders>
          </w:tcPr>
          <w:p w:rsidRPr="003D2F8B" w:rsidR="00A2115A" w:rsidP="000C2736" w:rsidRDefault="00A2115A" w14:paraId="502F0265" wp14:textId="77777777">
            <w:pPr>
              <w:pStyle w:val="TableTextACSSC"/>
              <w:rPr>
                <w:rFonts w:ascii="Arial" w:hAnsi="Arial" w:cs="Arial"/>
                <w:sz w:val="18"/>
                <w:szCs w:val="18"/>
              </w:rPr>
            </w:pPr>
            <w:r w:rsidRPr="003D2F8B">
              <w:rPr>
                <w:rFonts w:ascii="Arial" w:hAnsi="Arial" w:cs="Arial"/>
                <w:sz w:val="18"/>
                <w:szCs w:val="18"/>
              </w:rPr>
              <w:t xml:space="preserve">This field displays the </w:t>
            </w:r>
            <w:r>
              <w:rPr>
                <w:rFonts w:ascii="Arial" w:hAnsi="Arial" w:cs="Arial"/>
                <w:sz w:val="18"/>
                <w:szCs w:val="18"/>
              </w:rPr>
              <w:t>Run ID of the Job that had failures</w:t>
            </w:r>
          </w:p>
        </w:tc>
        <w:tc>
          <w:tcPr>
            <w:tcW w:w="1798" w:type="pct"/>
            <w:gridSpan w:val="2"/>
            <w:tcBorders>
              <w:top w:val="single" w:color="616161" w:sz="2" w:space="0"/>
              <w:bottom w:val="single" w:color="616161" w:sz="2" w:space="0"/>
            </w:tcBorders>
          </w:tcPr>
          <w:p w:rsidRPr="003D2F8B" w:rsidR="00A2115A" w:rsidP="000C2736" w:rsidRDefault="00A2115A" w14:paraId="48D643C7" wp14:textId="77777777">
            <w:pPr>
              <w:pStyle w:val="TableTextACSSC"/>
              <w:rPr>
                <w:rFonts w:ascii="Arial" w:hAnsi="Arial" w:cs="Arial"/>
                <w:sz w:val="18"/>
                <w:szCs w:val="18"/>
              </w:rPr>
            </w:pPr>
            <w:r w:rsidRPr="00A2115A">
              <w:rPr>
                <w:rFonts w:ascii="Arial" w:hAnsi="Arial" w:cs="Arial"/>
                <w:spacing w:val="-2"/>
                <w:sz w:val="18"/>
                <w:szCs w:val="18"/>
              </w:rPr>
              <w:t>A-IFACE-INBND-TB.G-BATCH-RUN-ID</w:t>
            </w:r>
          </w:p>
        </w:tc>
      </w:tr>
      <w:tr xmlns:wp14="http://schemas.microsoft.com/office/word/2010/wordml" w:rsidR="00546C6B" w:rsidTr="00026FDE" w14:paraId="62ECA63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blHeader/>
          <w:jc w:val="center"/>
        </w:trPr>
        <w:tc>
          <w:tcPr>
            <w:tcW w:w="5000" w:type="pct"/>
            <w:gridSpan w:val="12"/>
            <w:tcBorders>
              <w:top w:val="single" w:color="616161" w:sz="2" w:space="0"/>
              <w:bottom w:val="single" w:color="616161" w:sz="2" w:space="0"/>
            </w:tcBorders>
            <w:shd w:val="clear" w:color="auto" w:fill="191919"/>
          </w:tcPr>
          <w:p w:rsidRPr="00A7660D" w:rsidR="00546C6B" w:rsidP="00026FDE" w:rsidRDefault="00546C6B" w14:paraId="424DC33E" wp14:textId="77777777">
            <w:pPr>
              <w:pStyle w:val="TableText1"/>
              <w:spacing w:before="40" w:after="40"/>
              <w:jc w:val="center"/>
              <w:rPr>
                <w:rStyle w:val="ModernTableText"/>
                <w:rFonts w:ascii="Arial Black" w:hAnsi="Arial Black" w:cs="Arial"/>
                <w:bCs/>
                <w:noProof/>
                <w:color w:val="FFFFFF"/>
                <w:sz w:val="20"/>
                <w:szCs w:val="17"/>
              </w:rPr>
            </w:pPr>
            <w:r w:rsidRPr="00A7660D">
              <w:rPr>
                <w:rStyle w:val="ModernTableText"/>
                <w:rFonts w:ascii="Arial Black" w:hAnsi="Arial Black" w:cs="Arial"/>
                <w:bCs/>
                <w:noProof/>
                <w:color w:val="FFFFFF"/>
                <w:sz w:val="20"/>
                <w:szCs w:val="17"/>
              </w:rPr>
              <w:t>Report Body</w:t>
            </w:r>
          </w:p>
        </w:tc>
      </w:tr>
      <w:tr xmlns:wp14="http://schemas.microsoft.com/office/word/2010/wordml" w:rsidR="00546C6B" w:rsidTr="00026FDE" w14:paraId="453C29E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blHeader/>
          <w:jc w:val="center"/>
        </w:trPr>
        <w:tc>
          <w:tcPr>
            <w:tcW w:w="398" w:type="pct"/>
            <w:tcBorders>
              <w:top w:val="single" w:color="616161" w:sz="2" w:space="0"/>
            </w:tcBorders>
          </w:tcPr>
          <w:p w:rsidRPr="00A7660D" w:rsidR="00546C6B" w:rsidP="00026FDE" w:rsidRDefault="00546C6B" w14:paraId="4160549D" wp14:textId="77777777">
            <w:pPr>
              <w:pStyle w:val="TableText1"/>
              <w:spacing w:before="40" w:after="40"/>
              <w:jc w:val="center"/>
              <w:rPr>
                <w:rStyle w:val="ModernTableText"/>
                <w:rFonts w:cs="Arial"/>
                <w:b/>
                <w:szCs w:val="18"/>
              </w:rPr>
            </w:pPr>
            <w:r w:rsidRPr="00A7660D">
              <w:rPr>
                <w:rStyle w:val="ModernTableText"/>
                <w:rFonts w:cs="Arial"/>
                <w:b/>
                <w:szCs w:val="18"/>
              </w:rPr>
              <w:t>Field Type</w:t>
            </w:r>
          </w:p>
        </w:tc>
        <w:tc>
          <w:tcPr>
            <w:tcW w:w="520" w:type="pct"/>
            <w:gridSpan w:val="2"/>
            <w:tcBorders>
              <w:top w:val="single" w:color="616161" w:sz="2" w:space="0"/>
            </w:tcBorders>
            <w:vAlign w:val="center"/>
          </w:tcPr>
          <w:p w:rsidRPr="00A7660D" w:rsidR="00546C6B" w:rsidP="00026FDE" w:rsidRDefault="00546C6B" w14:paraId="2458D2F5" wp14:textId="77777777">
            <w:pPr>
              <w:pStyle w:val="TableHeading"/>
              <w:spacing w:before="40" w:after="40"/>
              <w:jc w:val="center"/>
              <w:rPr>
                <w:rStyle w:val="ModernTableText"/>
                <w:rFonts w:cs="Arial"/>
                <w:szCs w:val="18"/>
              </w:rPr>
            </w:pPr>
            <w:r w:rsidRPr="00A7660D">
              <w:rPr>
                <w:rStyle w:val="ModernTableText"/>
                <w:rFonts w:cs="Arial"/>
                <w:szCs w:val="18"/>
              </w:rPr>
              <w:t>Business Label</w:t>
            </w:r>
          </w:p>
        </w:tc>
        <w:tc>
          <w:tcPr>
            <w:tcW w:w="669" w:type="pct"/>
            <w:gridSpan w:val="3"/>
            <w:tcBorders>
              <w:top w:val="single" w:color="616161" w:sz="2" w:space="0"/>
            </w:tcBorders>
            <w:vAlign w:val="center"/>
          </w:tcPr>
          <w:p w:rsidRPr="00A7660D" w:rsidR="00546C6B" w:rsidP="00026FDE" w:rsidRDefault="00546C6B" w14:paraId="0C1EEF1C" wp14:textId="77777777">
            <w:pPr>
              <w:pStyle w:val="TableText1"/>
              <w:spacing w:before="40" w:after="40"/>
              <w:jc w:val="center"/>
              <w:rPr>
                <w:rStyle w:val="ModernTableText"/>
                <w:rFonts w:cs="Arial"/>
                <w:b/>
                <w:noProof/>
                <w:szCs w:val="18"/>
              </w:rPr>
            </w:pPr>
            <w:r w:rsidRPr="00A7660D">
              <w:rPr>
                <w:rStyle w:val="ModernTableText"/>
                <w:rFonts w:cs="Arial"/>
                <w:b/>
                <w:noProof/>
                <w:szCs w:val="18"/>
              </w:rPr>
              <w:t>Field Description</w:t>
            </w:r>
          </w:p>
        </w:tc>
        <w:tc>
          <w:tcPr>
            <w:tcW w:w="998" w:type="pct"/>
            <w:gridSpan w:val="3"/>
            <w:tcBorders>
              <w:top w:val="single" w:color="616161" w:sz="2" w:space="0"/>
            </w:tcBorders>
            <w:vAlign w:val="center"/>
          </w:tcPr>
          <w:p w:rsidRPr="00A7660D" w:rsidR="00546C6B" w:rsidP="00026FDE" w:rsidRDefault="00546C6B" w14:paraId="441ADC8A" wp14:textId="77777777">
            <w:pPr>
              <w:pStyle w:val="TableText1"/>
              <w:spacing w:before="40" w:after="40"/>
              <w:jc w:val="center"/>
              <w:rPr>
                <w:rStyle w:val="ModernTableText"/>
                <w:rFonts w:cs="Arial"/>
                <w:b/>
                <w:noProof/>
                <w:szCs w:val="18"/>
              </w:rPr>
            </w:pPr>
            <w:r w:rsidRPr="00A7660D">
              <w:rPr>
                <w:rStyle w:val="ModernTableText"/>
                <w:rFonts w:cs="Arial"/>
                <w:b/>
                <w:noProof/>
                <w:szCs w:val="18"/>
              </w:rPr>
              <w:t>Source Table</w:t>
            </w:r>
          </w:p>
        </w:tc>
        <w:tc>
          <w:tcPr>
            <w:tcW w:w="1538" w:type="pct"/>
            <w:gridSpan w:val="2"/>
            <w:tcBorders>
              <w:top w:val="single" w:color="616161" w:sz="2" w:space="0"/>
            </w:tcBorders>
            <w:vAlign w:val="center"/>
          </w:tcPr>
          <w:p w:rsidRPr="00A7660D" w:rsidR="00546C6B" w:rsidP="00026FDE" w:rsidRDefault="00546C6B" w14:paraId="429C6627" wp14:textId="77777777">
            <w:pPr>
              <w:pStyle w:val="TableText1"/>
              <w:spacing w:before="40" w:after="40"/>
              <w:jc w:val="center"/>
              <w:rPr>
                <w:rStyle w:val="ModernTableText"/>
                <w:rFonts w:cs="Arial"/>
                <w:b/>
                <w:noProof/>
                <w:szCs w:val="18"/>
              </w:rPr>
            </w:pPr>
            <w:r w:rsidRPr="00A7660D">
              <w:rPr>
                <w:rStyle w:val="ModernTableText"/>
                <w:rFonts w:cs="Arial"/>
                <w:b/>
                <w:noProof/>
                <w:szCs w:val="18"/>
              </w:rPr>
              <w:t>Source Column</w:t>
            </w:r>
          </w:p>
        </w:tc>
        <w:tc>
          <w:tcPr>
            <w:tcW w:w="877" w:type="pct"/>
            <w:tcBorders>
              <w:top w:val="single" w:color="616161" w:sz="2" w:space="0"/>
            </w:tcBorders>
            <w:vAlign w:val="center"/>
          </w:tcPr>
          <w:p w:rsidRPr="00A7660D" w:rsidR="00546C6B" w:rsidP="00026FDE" w:rsidRDefault="00546C6B" w14:paraId="46528CF8" wp14:textId="77777777">
            <w:pPr>
              <w:pStyle w:val="TableText1"/>
              <w:spacing w:before="40" w:after="40"/>
              <w:jc w:val="center"/>
              <w:rPr>
                <w:rStyle w:val="ModernTableText"/>
                <w:rFonts w:cs="Arial"/>
                <w:b/>
                <w:noProof/>
                <w:szCs w:val="18"/>
              </w:rPr>
            </w:pPr>
            <w:r w:rsidRPr="00A7660D">
              <w:rPr>
                <w:rStyle w:val="ModernTableText"/>
                <w:rFonts w:cs="Arial"/>
                <w:b/>
                <w:noProof/>
                <w:szCs w:val="18"/>
              </w:rPr>
              <w:t>Source Column Processing Rules</w:t>
            </w:r>
          </w:p>
        </w:tc>
      </w:tr>
      <w:tr xmlns:wp14="http://schemas.microsoft.com/office/word/2010/wordml" w:rsidR="00546C6B" w:rsidTr="00546C6B" w14:paraId="3288F95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398" w:type="pct"/>
          </w:tcPr>
          <w:p w:rsidRPr="00A7660D" w:rsidR="00546C6B" w:rsidP="00026FDE" w:rsidRDefault="00546C6B" w14:paraId="0F127B09" wp14:textId="77777777">
            <w:pPr>
              <w:jc w:val="left"/>
              <w:rPr>
                <w:rStyle w:val="BodytextChar"/>
                <w:rFonts w:cs="Arial"/>
                <w:sz w:val="18"/>
                <w:szCs w:val="18"/>
              </w:rPr>
            </w:pPr>
            <w:r>
              <w:rPr>
                <w:rFonts w:cs="Arial"/>
                <w:color w:val="000000"/>
                <w:sz w:val="18"/>
                <w:szCs w:val="18"/>
              </w:rPr>
              <w:t>Column</w:t>
            </w:r>
          </w:p>
        </w:tc>
        <w:tc>
          <w:tcPr>
            <w:tcW w:w="520" w:type="pct"/>
            <w:gridSpan w:val="2"/>
          </w:tcPr>
          <w:p w:rsidRPr="00A7660D" w:rsidR="00546C6B" w:rsidP="00026FDE" w:rsidRDefault="00546C6B" w14:paraId="2B6B5AD5" wp14:textId="77777777">
            <w:pPr>
              <w:pStyle w:val="BodytextChar"/>
              <w:spacing w:before="40" w:after="40"/>
              <w:jc w:val="left"/>
              <w:rPr>
                <w:rStyle w:val="BodytextChar"/>
                <w:rFonts w:cs="Arial"/>
                <w:sz w:val="18"/>
                <w:szCs w:val="18"/>
              </w:rPr>
            </w:pPr>
            <w:r>
              <w:rPr>
                <w:rFonts w:cs="Arial"/>
                <w:color w:val="000000"/>
                <w:sz w:val="18"/>
                <w:szCs w:val="18"/>
              </w:rPr>
              <w:t>SA ID</w:t>
            </w:r>
          </w:p>
        </w:tc>
        <w:tc>
          <w:tcPr>
            <w:tcW w:w="669" w:type="pct"/>
            <w:gridSpan w:val="3"/>
          </w:tcPr>
          <w:p w:rsidRPr="00A7660D" w:rsidR="00A30838" w:rsidP="00026FDE" w:rsidRDefault="00A30838" w14:paraId="2DC44B70" wp14:textId="77777777">
            <w:pPr>
              <w:jc w:val="left"/>
              <w:rPr>
                <w:rStyle w:val="BodytextChar"/>
                <w:rFonts w:cs="Arial"/>
                <w:sz w:val="18"/>
                <w:szCs w:val="18"/>
              </w:rPr>
            </w:pPr>
            <w:r>
              <w:rPr>
                <w:rStyle w:val="BodytextChar"/>
                <w:sz w:val="18"/>
                <w:szCs w:val="18"/>
              </w:rPr>
              <w:t>This field displays the SA ID submitted on the Interface</w:t>
            </w:r>
          </w:p>
        </w:tc>
        <w:tc>
          <w:tcPr>
            <w:tcW w:w="998" w:type="pct"/>
            <w:gridSpan w:val="3"/>
          </w:tcPr>
          <w:p w:rsidRPr="00A7660D" w:rsidR="00546C6B" w:rsidP="00026FDE" w:rsidRDefault="00546C6B" w14:paraId="7A1F4545" wp14:textId="77777777">
            <w:pPr>
              <w:spacing w:before="40" w:after="40"/>
              <w:jc w:val="left"/>
              <w:rPr>
                <w:rStyle w:val="BodytextChar"/>
                <w:rFonts w:cs="Arial"/>
                <w:sz w:val="18"/>
                <w:szCs w:val="18"/>
              </w:rPr>
            </w:pPr>
            <w:r>
              <w:rPr>
                <w:rFonts w:cs="Arial"/>
                <w:color w:val="000000"/>
                <w:sz w:val="18"/>
                <w:szCs w:val="18"/>
              </w:rPr>
              <w:t>A_IFACE_INBND_TB</w:t>
            </w:r>
          </w:p>
        </w:tc>
        <w:tc>
          <w:tcPr>
            <w:tcW w:w="1538" w:type="pct"/>
            <w:gridSpan w:val="2"/>
          </w:tcPr>
          <w:p w:rsidRPr="00A7660D" w:rsidR="00546C6B" w:rsidP="00026FDE" w:rsidRDefault="00546C6B" w14:paraId="072F4571" wp14:textId="77777777">
            <w:pPr>
              <w:spacing w:before="40" w:after="40"/>
              <w:jc w:val="left"/>
              <w:rPr>
                <w:rStyle w:val="BodytextChar"/>
                <w:rFonts w:cs="Arial"/>
                <w:sz w:val="18"/>
                <w:szCs w:val="18"/>
              </w:rPr>
            </w:pPr>
            <w:r>
              <w:rPr>
                <w:rFonts w:cs="Arial"/>
                <w:color w:val="000000"/>
                <w:sz w:val="18"/>
                <w:szCs w:val="18"/>
              </w:rPr>
              <w:t>A_AUTH_ID</w:t>
            </w:r>
          </w:p>
        </w:tc>
        <w:tc>
          <w:tcPr>
            <w:tcW w:w="877" w:type="pct"/>
            <w:vAlign w:val="center"/>
          </w:tcPr>
          <w:p w:rsidRPr="00A7660D" w:rsidR="00546C6B" w:rsidP="00026FDE" w:rsidRDefault="00546C6B" w14:paraId="1B20988B" wp14:textId="77777777">
            <w:pPr>
              <w:pStyle w:val="TableText1"/>
              <w:spacing w:before="40" w:after="40"/>
              <w:rPr>
                <w:rStyle w:val="BodytextChar"/>
                <w:rFonts w:cs="Arial"/>
                <w:sz w:val="18"/>
                <w:szCs w:val="18"/>
              </w:rPr>
            </w:pPr>
          </w:p>
        </w:tc>
      </w:tr>
      <w:tr xmlns:wp14="http://schemas.microsoft.com/office/word/2010/wordml" w:rsidR="00546C6B" w:rsidTr="00546C6B" w14:paraId="52D4EAF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398" w:type="pct"/>
          </w:tcPr>
          <w:p w:rsidRPr="00A7660D" w:rsidR="00546C6B" w:rsidP="00026FDE" w:rsidRDefault="00546C6B" w14:paraId="4BC3F41C" wp14:textId="77777777">
            <w:pPr>
              <w:pStyle w:val="BodytextChar"/>
              <w:spacing w:before="40" w:after="40"/>
              <w:jc w:val="left"/>
              <w:rPr>
                <w:rStyle w:val="BodytextChar"/>
                <w:rFonts w:cs="Arial"/>
                <w:sz w:val="18"/>
                <w:szCs w:val="18"/>
              </w:rPr>
            </w:pPr>
            <w:r>
              <w:rPr>
                <w:rFonts w:cs="Arial"/>
                <w:color w:val="000000"/>
                <w:sz w:val="18"/>
                <w:szCs w:val="18"/>
              </w:rPr>
              <w:t>Column</w:t>
            </w:r>
          </w:p>
        </w:tc>
        <w:tc>
          <w:tcPr>
            <w:tcW w:w="520" w:type="pct"/>
            <w:gridSpan w:val="2"/>
          </w:tcPr>
          <w:p w:rsidRPr="00A7660D" w:rsidR="00546C6B" w:rsidP="00026FDE" w:rsidRDefault="00546C6B" w14:paraId="0500D7FF" wp14:textId="77777777">
            <w:pPr>
              <w:pStyle w:val="BodytextChar"/>
              <w:spacing w:before="40" w:after="40"/>
              <w:jc w:val="left"/>
              <w:rPr>
                <w:rStyle w:val="BodytextChar"/>
                <w:rFonts w:cs="Arial"/>
                <w:sz w:val="18"/>
                <w:szCs w:val="18"/>
              </w:rPr>
            </w:pPr>
            <w:r>
              <w:rPr>
                <w:rFonts w:cs="Arial"/>
                <w:color w:val="000000"/>
                <w:sz w:val="18"/>
                <w:szCs w:val="18"/>
              </w:rPr>
              <w:t>External SA ID</w:t>
            </w:r>
          </w:p>
        </w:tc>
        <w:tc>
          <w:tcPr>
            <w:tcW w:w="669" w:type="pct"/>
            <w:gridSpan w:val="3"/>
          </w:tcPr>
          <w:p w:rsidRPr="00A7660D" w:rsidR="00A30838" w:rsidP="00026FDE" w:rsidRDefault="00A30838" w14:paraId="5961132F" wp14:textId="77777777">
            <w:pPr>
              <w:pStyle w:val="TableText"/>
              <w:rPr>
                <w:rStyle w:val="BodytextChar"/>
                <w:sz w:val="18"/>
                <w:szCs w:val="18"/>
              </w:rPr>
            </w:pPr>
            <w:r w:rsidRPr="006874E4">
              <w:rPr>
                <w:rStyle w:val="BodytextChar"/>
                <w:sz w:val="18"/>
                <w:szCs w:val="18"/>
              </w:rPr>
              <w:t xml:space="preserve">This field displays </w:t>
            </w:r>
            <w:r>
              <w:rPr>
                <w:rStyle w:val="BodytextChar"/>
                <w:sz w:val="18"/>
                <w:szCs w:val="18"/>
              </w:rPr>
              <w:t>External SA ID submitted on the Interface</w:t>
            </w:r>
          </w:p>
        </w:tc>
        <w:tc>
          <w:tcPr>
            <w:tcW w:w="998" w:type="pct"/>
            <w:gridSpan w:val="3"/>
          </w:tcPr>
          <w:p w:rsidRPr="00A7660D" w:rsidR="00546C6B" w:rsidP="00026FDE" w:rsidRDefault="00546C6B" w14:paraId="50533506" wp14:textId="77777777">
            <w:pPr>
              <w:spacing w:before="40" w:after="40"/>
              <w:jc w:val="left"/>
              <w:rPr>
                <w:rStyle w:val="BodytextChar"/>
                <w:rFonts w:cs="Arial"/>
                <w:sz w:val="18"/>
                <w:szCs w:val="18"/>
              </w:rPr>
            </w:pPr>
            <w:r>
              <w:rPr>
                <w:rFonts w:cs="Arial"/>
                <w:color w:val="000000"/>
                <w:sz w:val="18"/>
                <w:szCs w:val="18"/>
              </w:rPr>
              <w:t>A_IFACE_INBND_TB</w:t>
            </w:r>
          </w:p>
        </w:tc>
        <w:tc>
          <w:tcPr>
            <w:tcW w:w="1538" w:type="pct"/>
            <w:gridSpan w:val="2"/>
          </w:tcPr>
          <w:p w:rsidRPr="00A7660D" w:rsidR="00546C6B" w:rsidP="00026FDE" w:rsidRDefault="00546C6B" w14:paraId="5C95F900" wp14:textId="77777777">
            <w:pPr>
              <w:spacing w:before="40" w:after="40"/>
              <w:jc w:val="left"/>
              <w:rPr>
                <w:rStyle w:val="BodytextChar"/>
                <w:rFonts w:cs="Arial"/>
                <w:sz w:val="18"/>
                <w:szCs w:val="18"/>
              </w:rPr>
            </w:pPr>
            <w:r>
              <w:rPr>
                <w:rFonts w:cs="Arial"/>
                <w:color w:val="000000"/>
                <w:sz w:val="18"/>
                <w:szCs w:val="18"/>
              </w:rPr>
              <w:t>A_EXTL_SA_ID</w:t>
            </w:r>
          </w:p>
        </w:tc>
        <w:tc>
          <w:tcPr>
            <w:tcW w:w="877" w:type="pct"/>
            <w:vAlign w:val="center"/>
          </w:tcPr>
          <w:p w:rsidRPr="00A7660D" w:rsidR="00546C6B" w:rsidP="00026FDE" w:rsidRDefault="00546C6B" w14:paraId="210B152C" wp14:textId="77777777">
            <w:pPr>
              <w:pStyle w:val="TableHeading"/>
              <w:spacing w:before="40" w:after="40"/>
              <w:rPr>
                <w:rStyle w:val="BodytextChar"/>
                <w:rFonts w:cs="Arial"/>
                <w:sz w:val="18"/>
                <w:szCs w:val="18"/>
              </w:rPr>
            </w:pPr>
          </w:p>
        </w:tc>
      </w:tr>
      <w:tr xmlns:wp14="http://schemas.microsoft.com/office/word/2010/wordml" w:rsidR="00546C6B" w:rsidTr="00546C6B" w14:paraId="2205F92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398" w:type="pct"/>
          </w:tcPr>
          <w:p w:rsidRPr="00A7660D" w:rsidR="00546C6B" w:rsidP="00026FDE" w:rsidRDefault="00546C6B" w14:paraId="7121EB5D" wp14:textId="77777777">
            <w:pPr>
              <w:pStyle w:val="BodytextChar"/>
              <w:spacing w:before="40" w:after="40"/>
              <w:jc w:val="left"/>
              <w:rPr>
                <w:rStyle w:val="BodytextChar"/>
                <w:rFonts w:cs="Arial"/>
                <w:sz w:val="18"/>
                <w:szCs w:val="18"/>
              </w:rPr>
            </w:pPr>
            <w:r>
              <w:rPr>
                <w:rFonts w:cs="Arial"/>
                <w:color w:val="000000"/>
                <w:sz w:val="18"/>
                <w:szCs w:val="18"/>
              </w:rPr>
              <w:t>Column</w:t>
            </w:r>
          </w:p>
        </w:tc>
        <w:tc>
          <w:tcPr>
            <w:tcW w:w="520" w:type="pct"/>
            <w:gridSpan w:val="2"/>
          </w:tcPr>
          <w:p w:rsidRPr="00A7660D" w:rsidR="00546C6B" w:rsidP="00026FDE" w:rsidRDefault="00546C6B" w14:paraId="72F77DC3" wp14:textId="77777777">
            <w:pPr>
              <w:pStyle w:val="BodytextChar"/>
              <w:spacing w:before="40" w:after="40"/>
              <w:jc w:val="left"/>
              <w:rPr>
                <w:rStyle w:val="BodytextChar"/>
                <w:rFonts w:cs="Arial"/>
                <w:sz w:val="18"/>
                <w:szCs w:val="18"/>
              </w:rPr>
            </w:pPr>
            <w:r>
              <w:rPr>
                <w:rFonts w:cs="Arial"/>
                <w:color w:val="000000"/>
                <w:sz w:val="18"/>
                <w:szCs w:val="18"/>
              </w:rPr>
              <w:t>Status</w:t>
            </w:r>
          </w:p>
        </w:tc>
        <w:tc>
          <w:tcPr>
            <w:tcW w:w="669" w:type="pct"/>
            <w:gridSpan w:val="3"/>
          </w:tcPr>
          <w:p w:rsidRPr="00A7660D" w:rsidR="00A30838" w:rsidP="00026FDE" w:rsidRDefault="00A30838" w14:paraId="2B48D760" wp14:textId="77777777">
            <w:pPr>
              <w:pStyle w:val="TableText"/>
              <w:rPr>
                <w:rStyle w:val="BodytextChar"/>
                <w:sz w:val="18"/>
                <w:szCs w:val="18"/>
              </w:rPr>
            </w:pPr>
            <w:r>
              <w:rPr>
                <w:rStyle w:val="BodytextChar"/>
                <w:color w:val="000000"/>
                <w:sz w:val="18"/>
                <w:szCs w:val="18"/>
              </w:rPr>
              <w:t>This field displays the current status of the failed record</w:t>
            </w:r>
          </w:p>
        </w:tc>
        <w:tc>
          <w:tcPr>
            <w:tcW w:w="998" w:type="pct"/>
            <w:gridSpan w:val="3"/>
          </w:tcPr>
          <w:p w:rsidRPr="00A7660D" w:rsidR="00546C6B" w:rsidP="00026FDE" w:rsidRDefault="00546C6B" w14:paraId="6383D06E" wp14:textId="77777777">
            <w:pPr>
              <w:spacing w:before="40" w:after="40"/>
              <w:jc w:val="left"/>
              <w:rPr>
                <w:rStyle w:val="BodytextChar"/>
                <w:rFonts w:cs="Arial"/>
                <w:sz w:val="18"/>
                <w:szCs w:val="18"/>
              </w:rPr>
            </w:pPr>
            <w:r>
              <w:rPr>
                <w:rFonts w:cs="Arial"/>
                <w:color w:val="000000"/>
                <w:sz w:val="18"/>
                <w:szCs w:val="18"/>
              </w:rPr>
              <w:t>A_IFACE_INBND_TB</w:t>
            </w:r>
          </w:p>
        </w:tc>
        <w:tc>
          <w:tcPr>
            <w:tcW w:w="1538" w:type="pct"/>
            <w:gridSpan w:val="2"/>
          </w:tcPr>
          <w:p w:rsidRPr="00A7660D" w:rsidR="00546C6B" w:rsidP="00026FDE" w:rsidRDefault="00546C6B" w14:paraId="361124D5" wp14:textId="77777777">
            <w:pPr>
              <w:spacing w:before="40" w:after="40"/>
              <w:jc w:val="left"/>
              <w:rPr>
                <w:rStyle w:val="BodytextChar"/>
                <w:rFonts w:cs="Arial"/>
                <w:sz w:val="18"/>
                <w:szCs w:val="18"/>
              </w:rPr>
            </w:pPr>
            <w:r>
              <w:rPr>
                <w:rFonts w:cs="Arial"/>
                <w:color w:val="000000"/>
                <w:sz w:val="18"/>
                <w:szCs w:val="18"/>
              </w:rPr>
              <w:t>A_IFACE_WPS_STAT_CD</w:t>
            </w:r>
          </w:p>
        </w:tc>
        <w:tc>
          <w:tcPr>
            <w:tcW w:w="877" w:type="pct"/>
            <w:vAlign w:val="center"/>
          </w:tcPr>
          <w:p w:rsidRPr="00A7660D" w:rsidR="00546C6B" w:rsidP="00026FDE" w:rsidRDefault="00546C6B" w14:paraId="5052A718" wp14:textId="77777777">
            <w:pPr>
              <w:pStyle w:val="TableHeading"/>
              <w:spacing w:before="40" w:after="40"/>
              <w:rPr>
                <w:rStyle w:val="BodytextChar"/>
                <w:rFonts w:cs="Arial"/>
                <w:sz w:val="18"/>
                <w:szCs w:val="18"/>
              </w:rPr>
            </w:pPr>
          </w:p>
        </w:tc>
      </w:tr>
      <w:tr xmlns:wp14="http://schemas.microsoft.com/office/word/2010/wordml" w:rsidR="00546C6B" w:rsidTr="00546C6B" w14:paraId="13EC612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398" w:type="pct"/>
          </w:tcPr>
          <w:p w:rsidRPr="00A7660D" w:rsidR="00546C6B" w:rsidP="00026FDE" w:rsidRDefault="00546C6B" w14:paraId="41C1AD38" wp14:textId="77777777">
            <w:pPr>
              <w:pStyle w:val="BodytextChar"/>
              <w:spacing w:before="40" w:after="40"/>
              <w:jc w:val="left"/>
              <w:rPr>
                <w:rStyle w:val="BodytextChar"/>
                <w:rFonts w:cs="Arial"/>
                <w:sz w:val="18"/>
                <w:szCs w:val="18"/>
              </w:rPr>
            </w:pPr>
            <w:r>
              <w:rPr>
                <w:rFonts w:cs="Arial"/>
                <w:color w:val="000000"/>
                <w:sz w:val="18"/>
                <w:szCs w:val="18"/>
              </w:rPr>
              <w:t>Column</w:t>
            </w:r>
          </w:p>
        </w:tc>
        <w:tc>
          <w:tcPr>
            <w:tcW w:w="520" w:type="pct"/>
            <w:gridSpan w:val="2"/>
          </w:tcPr>
          <w:p w:rsidRPr="00A7660D" w:rsidR="00546C6B" w:rsidP="00026FDE" w:rsidRDefault="00546C6B" w14:paraId="7477F78A" wp14:textId="77777777">
            <w:pPr>
              <w:pStyle w:val="BodytextChar"/>
              <w:spacing w:before="40" w:after="40"/>
              <w:jc w:val="left"/>
              <w:rPr>
                <w:rStyle w:val="BodytextChar"/>
                <w:rFonts w:cs="Arial"/>
                <w:sz w:val="18"/>
                <w:szCs w:val="18"/>
              </w:rPr>
            </w:pPr>
            <w:r>
              <w:rPr>
                <w:rFonts w:cs="Arial"/>
                <w:color w:val="000000"/>
                <w:sz w:val="18"/>
                <w:szCs w:val="18"/>
              </w:rPr>
              <w:t>Error Description</w:t>
            </w:r>
          </w:p>
        </w:tc>
        <w:tc>
          <w:tcPr>
            <w:tcW w:w="669" w:type="pct"/>
            <w:gridSpan w:val="3"/>
          </w:tcPr>
          <w:p w:rsidRPr="00A7660D" w:rsidR="00546C6B" w:rsidP="00026FDE" w:rsidRDefault="00A30838" w14:paraId="51610EAC" wp14:textId="77777777">
            <w:pPr>
              <w:pStyle w:val="TableText"/>
              <w:rPr>
                <w:rStyle w:val="BodytextChar"/>
                <w:sz w:val="18"/>
                <w:szCs w:val="18"/>
              </w:rPr>
            </w:pPr>
            <w:r>
              <w:rPr>
                <w:rStyle w:val="BodytextChar"/>
                <w:color w:val="000000"/>
                <w:sz w:val="18"/>
                <w:szCs w:val="18"/>
              </w:rPr>
              <w:t xml:space="preserve"> This field displays a description of why the authorization failed</w:t>
            </w:r>
          </w:p>
        </w:tc>
        <w:tc>
          <w:tcPr>
            <w:tcW w:w="998" w:type="pct"/>
            <w:gridSpan w:val="3"/>
          </w:tcPr>
          <w:p w:rsidRPr="00A7660D" w:rsidR="00546C6B" w:rsidP="00026FDE" w:rsidRDefault="00546C6B" w14:paraId="6A4FB987" wp14:textId="77777777">
            <w:pPr>
              <w:spacing w:before="40" w:after="40"/>
              <w:jc w:val="left"/>
              <w:rPr>
                <w:rStyle w:val="BodytextChar"/>
                <w:rFonts w:cs="Arial"/>
                <w:sz w:val="18"/>
                <w:szCs w:val="18"/>
              </w:rPr>
            </w:pPr>
            <w:r>
              <w:rPr>
                <w:rFonts w:cs="Arial"/>
                <w:color w:val="000000"/>
                <w:sz w:val="18"/>
                <w:szCs w:val="18"/>
              </w:rPr>
              <w:t>A_IFACE_INBND_TB</w:t>
            </w:r>
          </w:p>
        </w:tc>
        <w:tc>
          <w:tcPr>
            <w:tcW w:w="1538" w:type="pct"/>
            <w:gridSpan w:val="2"/>
          </w:tcPr>
          <w:p w:rsidRPr="00A7660D" w:rsidR="00546C6B" w:rsidP="00026FDE" w:rsidRDefault="00546C6B" w14:paraId="16FD49BF" wp14:textId="77777777">
            <w:pPr>
              <w:spacing w:before="40" w:after="40"/>
              <w:jc w:val="left"/>
              <w:rPr>
                <w:rStyle w:val="BodytextChar"/>
                <w:rFonts w:cs="Arial"/>
                <w:sz w:val="18"/>
                <w:szCs w:val="18"/>
              </w:rPr>
            </w:pPr>
            <w:r>
              <w:rPr>
                <w:rFonts w:cs="Arial"/>
                <w:color w:val="000000"/>
                <w:sz w:val="18"/>
                <w:szCs w:val="18"/>
              </w:rPr>
              <w:t>A_IFACE_ERR_CD_TEXT</w:t>
            </w:r>
          </w:p>
        </w:tc>
        <w:tc>
          <w:tcPr>
            <w:tcW w:w="877" w:type="pct"/>
            <w:vAlign w:val="center"/>
          </w:tcPr>
          <w:p w:rsidRPr="00A7660D" w:rsidR="00546C6B" w:rsidP="00026FDE" w:rsidRDefault="00546C6B" w14:paraId="2BBD8B24" wp14:textId="77777777">
            <w:pPr>
              <w:pStyle w:val="TableHeading"/>
              <w:spacing w:before="40" w:after="40"/>
              <w:rPr>
                <w:rStyle w:val="BodytextChar"/>
                <w:rFonts w:cs="Arial"/>
                <w:sz w:val="18"/>
                <w:szCs w:val="18"/>
              </w:rPr>
            </w:pPr>
          </w:p>
        </w:tc>
      </w:tr>
      <w:tr xmlns:wp14="http://schemas.microsoft.com/office/word/2010/wordml" w:rsidRPr="005652B9" w:rsidR="00A2115A" w:rsidTr="000C2736" w14:paraId="4108082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2"/>
            <w:tcBorders>
              <w:top w:val="single" w:color="616161" w:sz="2" w:space="0"/>
              <w:bottom w:val="single" w:color="616161" w:sz="2" w:space="0"/>
            </w:tcBorders>
            <w:shd w:val="clear" w:color="auto" w:fill="191919"/>
          </w:tcPr>
          <w:p w:rsidRPr="005652B9" w:rsidR="00A2115A" w:rsidP="000C2736" w:rsidRDefault="00A2115A" w14:paraId="18795FF2" wp14:textId="77777777">
            <w:pPr>
              <w:pStyle w:val="TableText1"/>
              <w:spacing w:before="40" w:after="40"/>
              <w:jc w:val="center"/>
              <w:rPr>
                <w:rStyle w:val="ModernTableText"/>
                <w:rFonts w:ascii="Arial Black" w:hAnsi="Arial Black" w:cs="Arial"/>
                <w:bCs/>
                <w:noProof/>
                <w:color w:val="FFFFFF"/>
                <w:sz w:val="19"/>
                <w:szCs w:val="19"/>
              </w:rPr>
            </w:pPr>
            <w:r w:rsidRPr="005652B9">
              <w:rPr>
                <w:rStyle w:val="ModernTableText"/>
                <w:rFonts w:ascii="Arial Black" w:hAnsi="Arial Black" w:cs="Arial"/>
                <w:bCs/>
                <w:noProof/>
                <w:color w:val="FFFFFF"/>
                <w:sz w:val="19"/>
                <w:szCs w:val="19"/>
              </w:rPr>
              <w:t>Chart Header (opt)</w:t>
            </w:r>
          </w:p>
        </w:tc>
      </w:tr>
      <w:tr xmlns:wp14="http://schemas.microsoft.com/office/word/2010/wordml" w:rsidRPr="005652B9" w:rsidR="00A2115A" w:rsidTr="000C2736" w14:paraId="0AB8EB2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2289" w:type="pct"/>
            <w:gridSpan w:val="8"/>
            <w:tcBorders>
              <w:top w:val="single" w:color="616161" w:sz="2" w:space="0"/>
              <w:bottom w:val="single" w:color="616161" w:sz="2" w:space="0"/>
            </w:tcBorders>
          </w:tcPr>
          <w:p w:rsidRPr="003D2F8B" w:rsidR="00A2115A" w:rsidP="000C2736" w:rsidRDefault="00A2115A" w14:paraId="064AE733" wp14:textId="77777777">
            <w:pPr>
              <w:pStyle w:val="TableText1"/>
              <w:spacing w:before="40" w:after="40"/>
              <w:jc w:val="center"/>
              <w:rPr>
                <w:rStyle w:val="ModernTableText"/>
                <w:rFonts w:cs="Arial"/>
                <w:b/>
                <w:szCs w:val="17"/>
              </w:rPr>
            </w:pPr>
            <w:r w:rsidRPr="003D2F8B">
              <w:rPr>
                <w:rStyle w:val="ModernTableText"/>
                <w:rFonts w:cs="Arial"/>
                <w:b/>
                <w:szCs w:val="17"/>
              </w:rPr>
              <w:t>Chart Title</w:t>
            </w:r>
          </w:p>
        </w:tc>
        <w:tc>
          <w:tcPr>
            <w:tcW w:w="2711" w:type="pct"/>
            <w:gridSpan w:val="4"/>
            <w:tcBorders>
              <w:top w:val="single" w:color="616161" w:sz="2" w:space="0"/>
              <w:bottom w:val="single" w:color="616161" w:sz="2" w:space="0"/>
            </w:tcBorders>
          </w:tcPr>
          <w:p w:rsidRPr="003D2F8B" w:rsidR="00A2115A" w:rsidP="000C2736" w:rsidRDefault="00A2115A" w14:paraId="122A6721" wp14:textId="77777777">
            <w:pPr>
              <w:pStyle w:val="TableText1"/>
              <w:spacing w:before="40" w:after="40"/>
              <w:jc w:val="center"/>
              <w:rPr>
                <w:rStyle w:val="ModernTableText"/>
                <w:rFonts w:cs="Arial"/>
                <w:b/>
                <w:noProof/>
                <w:szCs w:val="17"/>
              </w:rPr>
            </w:pPr>
            <w:r w:rsidRPr="003D2F8B">
              <w:rPr>
                <w:rStyle w:val="ModernTableText"/>
                <w:rFonts w:cs="Arial"/>
                <w:b/>
                <w:noProof/>
                <w:szCs w:val="17"/>
              </w:rPr>
              <w:t>Chart Sub-title</w:t>
            </w:r>
          </w:p>
        </w:tc>
      </w:tr>
      <w:tr xmlns:wp14="http://schemas.microsoft.com/office/word/2010/wordml" w:rsidRPr="005652B9" w:rsidR="00A2115A" w:rsidTr="000C2736" w14:paraId="0BDE008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2289" w:type="pct"/>
            <w:gridSpan w:val="8"/>
            <w:tcBorders>
              <w:top w:val="single" w:color="616161" w:sz="2" w:space="0"/>
              <w:right w:val="single" w:color="616161" w:sz="2" w:space="0"/>
            </w:tcBorders>
          </w:tcPr>
          <w:p w:rsidRPr="003D2F8B" w:rsidR="00A2115A" w:rsidP="000C2736" w:rsidRDefault="00A2115A" w14:paraId="547B8FD1" wp14:textId="77777777">
            <w:pPr>
              <w:pStyle w:val="TableText1"/>
              <w:spacing w:before="40" w:after="40"/>
              <w:rPr>
                <w:rStyle w:val="ModernTableText"/>
                <w:rFonts w:cs="Arial"/>
                <w:color w:val="000000"/>
                <w:szCs w:val="17"/>
              </w:rPr>
            </w:pPr>
            <w:r w:rsidRPr="003D2F8B">
              <w:rPr>
                <w:rStyle w:val="ModernTableText"/>
                <w:rFonts w:cs="Arial"/>
                <w:color w:val="000000"/>
                <w:szCs w:val="17"/>
              </w:rPr>
              <w:t>N/A</w:t>
            </w:r>
          </w:p>
        </w:tc>
        <w:tc>
          <w:tcPr>
            <w:tcW w:w="2711" w:type="pct"/>
            <w:gridSpan w:val="4"/>
            <w:tcBorders>
              <w:top w:val="single" w:color="616161" w:sz="2" w:space="0"/>
              <w:right w:val="single" w:color="616161" w:sz="2" w:space="0"/>
            </w:tcBorders>
          </w:tcPr>
          <w:p w:rsidRPr="003D2F8B" w:rsidR="00A2115A" w:rsidP="000C2736" w:rsidRDefault="00A2115A" w14:paraId="1D54EFD9" wp14:textId="77777777">
            <w:pPr>
              <w:pStyle w:val="TableText1"/>
              <w:spacing w:before="40" w:after="40"/>
              <w:rPr>
                <w:rStyle w:val="ModernTableText"/>
                <w:rFonts w:cs="Arial"/>
                <w:color w:val="000000"/>
                <w:szCs w:val="17"/>
              </w:rPr>
            </w:pPr>
            <w:r w:rsidRPr="003D2F8B">
              <w:rPr>
                <w:rStyle w:val="ModernTableText"/>
                <w:rFonts w:cs="Arial"/>
                <w:color w:val="000000"/>
                <w:szCs w:val="17"/>
              </w:rPr>
              <w:t>N/A</w:t>
            </w:r>
          </w:p>
        </w:tc>
      </w:tr>
    </w:tbl>
    <w:p xmlns:wp14="http://schemas.microsoft.com/office/word/2010/wordml" w:rsidR="004074F0" w:rsidP="00EA7252" w:rsidRDefault="004074F0" w14:paraId="378261BF" wp14:textId="77777777"/>
    <w:p xmlns:wp14="http://schemas.microsoft.com/office/word/2010/wordml" w:rsidR="004074F0" w:rsidP="00EA7252" w:rsidRDefault="004074F0" w14:paraId="60FB3335" wp14:textId="77777777">
      <w:pPr>
        <w:sectPr w:rsidR="004074F0" w:rsidSect="00BD39E6">
          <w:headerReference w:type="default" r:id="rId25"/>
          <w:footerReference w:type="default" r:id="rId26"/>
          <w:pgSz w:w="15840" w:h="12240" w:orient="landscape" w:code="1"/>
          <w:pgMar w:top="1440" w:right="720" w:bottom="1440" w:left="720" w:header="720" w:footer="720" w:gutter="0"/>
          <w:pgNumType w:chapStyle="1"/>
          <w:cols w:space="720"/>
        </w:sectPr>
      </w:pPr>
    </w:p>
    <w:p xmlns:wp14="http://schemas.microsoft.com/office/word/2010/wordml" w:rsidRPr="005652B9" w:rsidR="00C27C61" w:rsidP="00D0385C" w:rsidRDefault="00C27C61" w14:paraId="62CA2C42" wp14:textId="77777777">
      <w:pPr>
        <w:pStyle w:val="Heading5"/>
      </w:pPr>
      <w:bookmarkStart w:name="_Toc460884729" w:id="328"/>
      <w:bookmarkStart w:name="_Toc214963356" w:id="329"/>
      <w:r w:rsidRPr="00EA7252">
        <w:t>Report</w:t>
      </w:r>
      <w:r w:rsidRPr="005652B9">
        <w:t xml:space="preserve"> Definition – OPR-SRA-1</w:t>
      </w:r>
      <w:r>
        <w:t>33</w:t>
      </w:r>
      <w:r w:rsidRPr="005652B9">
        <w:t xml:space="preserve"> </w:t>
      </w:r>
      <w:r>
        <w:t>–</w:t>
      </w:r>
      <w:r w:rsidRPr="005652B9">
        <w:t xml:space="preserve"> </w:t>
      </w:r>
      <w:r w:rsidRPr="0009295E">
        <w:t>Claims paid beyond CFI Waiver SA End date</w:t>
      </w:r>
      <w:r w:rsidRPr="0009295E" w:rsidDel="0009295E">
        <w:t xml:space="preserve"> </w:t>
      </w:r>
      <w:r>
        <w:rPr>
          <w:color w:val="000000"/>
        </w:rPr>
        <w:t>- Report</w:t>
      </w:r>
      <w:bookmarkEnd w:id="328"/>
      <w:bookmarkEnd w:id="329"/>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16"/>
        <w:gridCol w:w="1471"/>
        <w:gridCol w:w="1571"/>
        <w:gridCol w:w="1902"/>
        <w:gridCol w:w="23"/>
        <w:gridCol w:w="812"/>
        <w:gridCol w:w="1091"/>
        <w:gridCol w:w="2308"/>
        <w:gridCol w:w="302"/>
        <w:gridCol w:w="1960"/>
        <w:gridCol w:w="1534"/>
      </w:tblGrid>
      <w:tr xmlns:wp14="http://schemas.microsoft.com/office/word/2010/wordml" w:rsidRPr="005652B9" w:rsidR="00C27C61" w:rsidTr="00A9500D" w14:paraId="58A0F9EF" wp14:textId="77777777">
        <w:tblPrEx>
          <w:tblCellMar>
            <w:top w:w="0" w:type="dxa"/>
            <w:bottom w:w="0" w:type="dxa"/>
          </w:tblCellMar>
        </w:tblPrEx>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Pr="00630F5A" w:rsidR="00C27C61" w:rsidP="00A9500D" w:rsidRDefault="00C27C61" w14:paraId="15D76F43" wp14:textId="77777777">
            <w:pPr>
              <w:jc w:val="center"/>
              <w:rPr>
                <w:rFonts w:eastAsia="MS Mincho" w:cs="Arial"/>
                <w:szCs w:val="20"/>
              </w:rPr>
            </w:pPr>
            <w:r w:rsidRPr="005652B9">
              <w:rPr>
                <w:rFonts w:cs="Arial"/>
                <w:sz w:val="19"/>
                <w:szCs w:val="19"/>
              </w:rPr>
              <w:br w:type="page"/>
            </w:r>
            <w:r w:rsidRPr="005652B9">
              <w:rPr>
                <w:rFonts w:cs="Arial"/>
                <w:sz w:val="19"/>
                <w:szCs w:val="19"/>
              </w:rPr>
              <w:br w:type="page"/>
            </w:r>
            <w:r w:rsidRPr="005652B9">
              <w:rPr>
                <w:rFonts w:cs="Arial"/>
                <w:sz w:val="19"/>
                <w:szCs w:val="19"/>
              </w:rPr>
              <w:br w:type="page"/>
            </w:r>
            <w:r w:rsidRPr="005652B9">
              <w:rPr>
                <w:rFonts w:cs="Arial"/>
                <w:sz w:val="19"/>
                <w:szCs w:val="19"/>
              </w:rPr>
              <w:br w:type="page"/>
            </w:r>
            <w:r w:rsidRPr="00630F5A">
              <w:rPr>
                <w:rFonts w:eastAsia="MS Mincho" w:cs="Arial"/>
                <w:szCs w:val="20"/>
              </w:rPr>
              <w:t>NH MMIS REPORT DEFINITION</w:t>
            </w:r>
          </w:p>
        </w:tc>
      </w:tr>
      <w:tr xmlns:wp14="http://schemas.microsoft.com/office/word/2010/wordml" w:rsidRPr="005652B9" w:rsidR="00C27C61" w:rsidTr="00A9500D" w14:paraId="6E88A29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tcBorders>
              <w:top w:val="single" w:color="auto" w:sz="4" w:space="0"/>
            </w:tcBorders>
            <w:vAlign w:val="center"/>
          </w:tcPr>
          <w:p w:rsidRPr="00205D93" w:rsidR="00C27C61" w:rsidP="00A9500D" w:rsidRDefault="00C27C61" w14:paraId="6F5388E7" wp14:textId="77777777">
            <w:pPr>
              <w:pStyle w:val="TableHeading"/>
              <w:spacing w:before="40" w:after="40"/>
              <w:rPr>
                <w:rStyle w:val="ModernTableText"/>
                <w:noProof/>
                <w:szCs w:val="17"/>
              </w:rPr>
            </w:pPr>
            <w:r w:rsidRPr="00205D93">
              <w:rPr>
                <w:rStyle w:val="ModernTableText"/>
                <w:noProof/>
                <w:szCs w:val="17"/>
              </w:rPr>
              <w:t>Report Type:</w:t>
            </w:r>
          </w:p>
        </w:tc>
        <w:tc>
          <w:tcPr>
            <w:tcW w:w="3997" w:type="pct"/>
            <w:gridSpan w:val="9"/>
            <w:tcBorders>
              <w:top w:val="single" w:color="auto" w:sz="4" w:space="0"/>
            </w:tcBorders>
            <w:vAlign w:val="center"/>
          </w:tcPr>
          <w:p w:rsidRPr="00205D93" w:rsidR="00C27C61" w:rsidP="00A9500D" w:rsidRDefault="00C27C61" w14:paraId="2C5B2BBE"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Standard</w:t>
            </w:r>
            <w:r w:rsidRPr="00205D93">
              <w:rPr>
                <w:rStyle w:val="ModernTableText"/>
                <w:noProof/>
                <w:szCs w:val="17"/>
              </w:rPr>
              <w:tab/>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Customized</w:t>
            </w:r>
          </w:p>
        </w:tc>
      </w:tr>
      <w:tr xmlns:wp14="http://schemas.microsoft.com/office/word/2010/wordml" w:rsidRPr="005652B9" w:rsidR="00C27C61" w:rsidTr="00A9500D" w14:paraId="314F37F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tcBorders>
              <w:top w:val="single" w:color="616161" w:sz="2" w:space="0"/>
            </w:tcBorders>
            <w:vAlign w:val="center"/>
          </w:tcPr>
          <w:p w:rsidRPr="00205D93" w:rsidR="00C27C61" w:rsidP="00A9500D" w:rsidRDefault="00C27C61" w14:paraId="313A497D" wp14:textId="77777777">
            <w:pPr>
              <w:pStyle w:val="TableHeading"/>
              <w:spacing w:before="40" w:after="40"/>
              <w:rPr>
                <w:rStyle w:val="ModernTableText"/>
                <w:noProof/>
                <w:szCs w:val="17"/>
              </w:rPr>
            </w:pPr>
            <w:r w:rsidRPr="00205D93">
              <w:rPr>
                <w:rStyle w:val="ModernTableText"/>
                <w:noProof/>
                <w:szCs w:val="17"/>
              </w:rPr>
              <w:t>Client Name:</w:t>
            </w:r>
          </w:p>
        </w:tc>
        <w:tc>
          <w:tcPr>
            <w:tcW w:w="3997" w:type="pct"/>
            <w:gridSpan w:val="9"/>
            <w:tcBorders>
              <w:top w:val="single" w:color="616161" w:sz="2" w:space="0"/>
            </w:tcBorders>
            <w:vAlign w:val="center"/>
          </w:tcPr>
          <w:p w:rsidRPr="00205D93" w:rsidR="00C27C61" w:rsidP="00A9500D" w:rsidRDefault="00C27C61" w14:paraId="1C66E68B" wp14:textId="77777777">
            <w:pPr>
              <w:pStyle w:val="TableText1"/>
              <w:spacing w:before="40" w:after="40"/>
              <w:rPr>
                <w:rStyle w:val="ModernTableText"/>
                <w:szCs w:val="17"/>
              </w:rPr>
            </w:pPr>
            <w:r w:rsidRPr="00205D93">
              <w:rPr>
                <w:rStyle w:val="ModernTableText"/>
                <w:szCs w:val="17"/>
              </w:rPr>
              <w:t>New Hampshire</w:t>
            </w:r>
          </w:p>
        </w:tc>
      </w:tr>
      <w:tr xmlns:wp14="http://schemas.microsoft.com/office/word/2010/wordml" w:rsidRPr="005652B9" w:rsidR="00C27C61" w:rsidTr="00A9500D" w14:paraId="493EECC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tcBorders>
              <w:top w:val="single" w:color="616161" w:sz="2" w:space="0"/>
            </w:tcBorders>
            <w:vAlign w:val="center"/>
          </w:tcPr>
          <w:p w:rsidRPr="00205D93" w:rsidR="00C27C61" w:rsidP="00A9500D" w:rsidRDefault="00C27C61" w14:paraId="379D3495" wp14:textId="77777777">
            <w:pPr>
              <w:pStyle w:val="TableHeading"/>
              <w:spacing w:before="40" w:after="40"/>
              <w:rPr>
                <w:rStyle w:val="ModernTableText"/>
                <w:noProof/>
                <w:szCs w:val="17"/>
              </w:rPr>
            </w:pPr>
            <w:r w:rsidRPr="00205D93">
              <w:rPr>
                <w:rStyle w:val="ModernTableText"/>
                <w:noProof/>
                <w:szCs w:val="17"/>
              </w:rPr>
              <w:t>Client Report ID:</w:t>
            </w:r>
          </w:p>
        </w:tc>
        <w:tc>
          <w:tcPr>
            <w:tcW w:w="3997" w:type="pct"/>
            <w:gridSpan w:val="9"/>
            <w:tcBorders>
              <w:top w:val="single" w:color="616161" w:sz="2" w:space="0"/>
            </w:tcBorders>
            <w:vAlign w:val="center"/>
          </w:tcPr>
          <w:p w:rsidRPr="00205D93" w:rsidR="00C27C61" w:rsidP="00A9500D" w:rsidRDefault="00C27C61" w14:paraId="32F4063D" wp14:textId="77777777">
            <w:pPr>
              <w:pStyle w:val="TableText1"/>
              <w:spacing w:before="40" w:after="40"/>
              <w:rPr>
                <w:rStyle w:val="ModernTableText"/>
                <w:szCs w:val="17"/>
              </w:rPr>
            </w:pPr>
            <w:r>
              <w:rPr>
                <w:rStyle w:val="ModernTableText"/>
                <w:szCs w:val="17"/>
              </w:rPr>
              <w:t>OPR-SRA-133</w:t>
            </w:r>
          </w:p>
        </w:tc>
      </w:tr>
      <w:tr xmlns:wp14="http://schemas.microsoft.com/office/word/2010/wordml" w:rsidRPr="005652B9" w:rsidR="00C27C61" w:rsidTr="00A9500D" w14:paraId="5114641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91"/>
          <w:jc w:val="center"/>
        </w:trPr>
        <w:tc>
          <w:tcPr>
            <w:tcW w:w="1003" w:type="pct"/>
            <w:gridSpan w:val="2"/>
            <w:tcBorders>
              <w:top w:val="single" w:color="616161" w:sz="2" w:space="0"/>
            </w:tcBorders>
            <w:vAlign w:val="center"/>
          </w:tcPr>
          <w:p w:rsidRPr="00205D93" w:rsidR="00C27C61" w:rsidP="00A9500D" w:rsidRDefault="00C27C61" w14:paraId="0993723E" wp14:textId="77777777">
            <w:pPr>
              <w:pStyle w:val="TableHeading"/>
              <w:spacing w:before="40" w:after="40"/>
              <w:rPr>
                <w:rStyle w:val="ModernTableText"/>
                <w:noProof/>
                <w:szCs w:val="17"/>
              </w:rPr>
            </w:pPr>
            <w:r w:rsidRPr="00205D93">
              <w:rPr>
                <w:rStyle w:val="ModernTableText"/>
                <w:noProof/>
                <w:szCs w:val="17"/>
              </w:rPr>
              <w:t>Client Line Of Business:</w:t>
            </w:r>
          </w:p>
        </w:tc>
        <w:tc>
          <w:tcPr>
            <w:tcW w:w="3997" w:type="pct"/>
            <w:gridSpan w:val="9"/>
            <w:tcBorders>
              <w:top w:val="single" w:color="616161" w:sz="2" w:space="0"/>
            </w:tcBorders>
            <w:vAlign w:val="center"/>
          </w:tcPr>
          <w:p w:rsidRPr="00205D93" w:rsidR="00C27C61" w:rsidP="00A9500D" w:rsidRDefault="00C27C61" w14:paraId="6873C7D7" wp14:textId="77777777">
            <w:pPr>
              <w:pStyle w:val="TableText1"/>
              <w:spacing w:before="40" w:after="40"/>
              <w:rPr>
                <w:rStyle w:val="ModernTableText"/>
                <w:szCs w:val="17"/>
              </w:rPr>
            </w:pPr>
            <w:r w:rsidRPr="00205D93">
              <w:rPr>
                <w:rStyle w:val="ModernTableText"/>
                <w:szCs w:val="17"/>
              </w:rPr>
              <w:t>Medicaid</w:t>
            </w:r>
          </w:p>
        </w:tc>
      </w:tr>
      <w:tr xmlns:wp14="http://schemas.microsoft.com/office/word/2010/wordml" w:rsidRPr="005652B9" w:rsidR="00C27C61" w:rsidTr="00A9500D" w14:paraId="6CF756D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64"/>
          <w:jc w:val="center"/>
        </w:trPr>
        <w:tc>
          <w:tcPr>
            <w:tcW w:w="1003" w:type="pct"/>
            <w:gridSpan w:val="2"/>
            <w:tcBorders>
              <w:top w:val="single" w:color="616161" w:sz="2" w:space="0"/>
            </w:tcBorders>
            <w:vAlign w:val="center"/>
          </w:tcPr>
          <w:p w:rsidRPr="00205D93" w:rsidR="00C27C61" w:rsidP="00A9500D" w:rsidRDefault="00C27C61" w14:paraId="75BB5335" wp14:textId="77777777">
            <w:pPr>
              <w:pStyle w:val="TableHeading"/>
              <w:spacing w:before="40" w:after="40"/>
              <w:rPr>
                <w:rStyle w:val="ModernTableText"/>
                <w:noProof/>
                <w:szCs w:val="17"/>
              </w:rPr>
            </w:pPr>
            <w:r w:rsidRPr="00205D93">
              <w:rPr>
                <w:rStyle w:val="ModernTableText"/>
                <w:noProof/>
                <w:szCs w:val="17"/>
              </w:rPr>
              <w:t>Client Division / Department:</w:t>
            </w:r>
          </w:p>
        </w:tc>
        <w:tc>
          <w:tcPr>
            <w:tcW w:w="3997" w:type="pct"/>
            <w:gridSpan w:val="9"/>
            <w:tcBorders>
              <w:top w:val="single" w:color="616161" w:sz="2" w:space="0"/>
            </w:tcBorders>
            <w:vAlign w:val="center"/>
          </w:tcPr>
          <w:p w:rsidRPr="00205D93" w:rsidR="00C27C61" w:rsidP="00A9500D" w:rsidRDefault="00C27C61" w14:paraId="3E9D40EC" wp14:textId="77777777">
            <w:pPr>
              <w:pStyle w:val="TableText1"/>
              <w:spacing w:before="40" w:after="40"/>
              <w:rPr>
                <w:rStyle w:val="ModernTableText"/>
                <w:szCs w:val="17"/>
              </w:rPr>
            </w:pPr>
            <w:r w:rsidRPr="00205D93">
              <w:rPr>
                <w:rStyle w:val="ModernTableText"/>
                <w:szCs w:val="17"/>
              </w:rPr>
              <w:t>DHHS</w:t>
            </w:r>
          </w:p>
        </w:tc>
      </w:tr>
      <w:tr xmlns:wp14="http://schemas.microsoft.com/office/word/2010/wordml" w:rsidRPr="005652B9" w:rsidR="00C27C61" w:rsidTr="00A9500D" w14:paraId="6FA5132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03" w:type="pct"/>
            <w:gridSpan w:val="2"/>
            <w:tcBorders>
              <w:top w:val="single" w:color="616161" w:sz="2" w:space="0"/>
              <w:bottom w:val="single" w:color="616161" w:sz="2" w:space="0"/>
            </w:tcBorders>
            <w:vAlign w:val="center"/>
          </w:tcPr>
          <w:p w:rsidRPr="00205D93" w:rsidR="00C27C61" w:rsidP="00A9500D" w:rsidRDefault="00C27C61" w14:paraId="65600192" wp14:textId="77777777">
            <w:pPr>
              <w:pStyle w:val="TableHeading"/>
              <w:spacing w:before="40" w:after="40"/>
              <w:rPr>
                <w:rStyle w:val="ModernTableText"/>
                <w:noProof/>
                <w:szCs w:val="17"/>
              </w:rPr>
            </w:pPr>
            <w:r w:rsidRPr="00205D93">
              <w:rPr>
                <w:rStyle w:val="ModernTableText"/>
                <w:noProof/>
                <w:szCs w:val="17"/>
              </w:rPr>
              <w:t>Report Title:</w:t>
            </w:r>
          </w:p>
        </w:tc>
        <w:tc>
          <w:tcPr>
            <w:tcW w:w="3997" w:type="pct"/>
            <w:gridSpan w:val="9"/>
            <w:tcBorders>
              <w:top w:val="single" w:color="616161" w:sz="2" w:space="0"/>
              <w:bottom w:val="single" w:color="616161" w:sz="2" w:space="0"/>
            </w:tcBorders>
            <w:vAlign w:val="center"/>
          </w:tcPr>
          <w:p w:rsidRPr="00205D93" w:rsidR="00C27C61" w:rsidP="00A9500D" w:rsidRDefault="00C27C61" w14:paraId="10F06750" wp14:textId="77777777">
            <w:pPr>
              <w:pStyle w:val="TableText1"/>
              <w:spacing w:before="40" w:after="40"/>
              <w:rPr>
                <w:rStyle w:val="ModernTableText"/>
                <w:szCs w:val="17"/>
              </w:rPr>
            </w:pPr>
            <w:r w:rsidRPr="0009295E">
              <w:rPr>
                <w:rFonts w:cs="Arial"/>
                <w:sz w:val="18"/>
                <w:szCs w:val="17"/>
              </w:rPr>
              <w:t>Claims paid beyond CFI Waiver SA End date</w:t>
            </w:r>
            <w:r w:rsidRPr="0009295E" w:rsidDel="0009295E">
              <w:rPr>
                <w:rFonts w:cs="Arial"/>
                <w:sz w:val="18"/>
                <w:szCs w:val="17"/>
              </w:rPr>
              <w:t xml:space="preserve"> </w:t>
            </w:r>
            <w:r>
              <w:rPr>
                <w:rFonts w:cs="Arial"/>
                <w:sz w:val="18"/>
                <w:szCs w:val="17"/>
              </w:rPr>
              <w:t>–</w:t>
            </w:r>
            <w:r w:rsidRPr="003B0661">
              <w:rPr>
                <w:rFonts w:cs="Arial"/>
                <w:sz w:val="18"/>
                <w:szCs w:val="17"/>
              </w:rPr>
              <w:t xml:space="preserve"> Report</w:t>
            </w:r>
          </w:p>
        </w:tc>
      </w:tr>
      <w:tr xmlns:wp14="http://schemas.microsoft.com/office/word/2010/wordml" w:rsidRPr="005652B9" w:rsidR="00C27C61" w:rsidTr="00A9500D" w14:paraId="5C9FC8C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55"/>
          <w:jc w:val="center"/>
        </w:trPr>
        <w:tc>
          <w:tcPr>
            <w:tcW w:w="1003" w:type="pct"/>
            <w:gridSpan w:val="2"/>
            <w:tcBorders>
              <w:top w:val="single" w:color="616161" w:sz="2" w:space="0"/>
              <w:bottom w:val="single" w:color="616161" w:sz="2" w:space="0"/>
            </w:tcBorders>
            <w:vAlign w:val="center"/>
          </w:tcPr>
          <w:p w:rsidRPr="00205D93" w:rsidR="00C27C61" w:rsidP="00A9500D" w:rsidRDefault="00C27C61" w14:paraId="1D8B2989" wp14:textId="77777777">
            <w:pPr>
              <w:pStyle w:val="TableHeading"/>
              <w:spacing w:before="40" w:after="40"/>
              <w:rPr>
                <w:rStyle w:val="ModernTableText"/>
                <w:noProof/>
                <w:szCs w:val="17"/>
              </w:rPr>
            </w:pPr>
            <w:r w:rsidRPr="00205D93">
              <w:rPr>
                <w:rStyle w:val="ModernTableText"/>
                <w:noProof/>
                <w:szCs w:val="17"/>
              </w:rPr>
              <w:t>Report Description:</w:t>
            </w:r>
          </w:p>
        </w:tc>
        <w:tc>
          <w:tcPr>
            <w:tcW w:w="3997" w:type="pct"/>
            <w:gridSpan w:val="9"/>
            <w:tcBorders>
              <w:top w:val="single" w:color="616161" w:sz="2" w:space="0"/>
              <w:bottom w:val="single" w:color="616161" w:sz="2" w:space="0"/>
            </w:tcBorders>
            <w:vAlign w:val="center"/>
          </w:tcPr>
          <w:p w:rsidRPr="00205D93" w:rsidR="00C27C61" w:rsidP="00A9500D" w:rsidRDefault="00C27C61" w14:paraId="5D31D535" wp14:textId="77777777">
            <w:pPr>
              <w:pStyle w:val="TableText1"/>
              <w:spacing w:before="40" w:after="40"/>
              <w:rPr>
                <w:rStyle w:val="ModernTableText"/>
                <w:szCs w:val="17"/>
              </w:rPr>
            </w:pPr>
            <w:r w:rsidRPr="00205D93">
              <w:rPr>
                <w:rFonts w:cs="Arial"/>
                <w:sz w:val="18"/>
                <w:szCs w:val="17"/>
              </w:rPr>
              <w:t xml:space="preserve">This report </w:t>
            </w:r>
            <w:r>
              <w:rPr>
                <w:rFonts w:cs="Arial"/>
                <w:sz w:val="18"/>
                <w:szCs w:val="17"/>
              </w:rPr>
              <w:t>lists Claims paid beyond CFI waiver Service Authorization End date</w:t>
            </w:r>
          </w:p>
        </w:tc>
      </w:tr>
      <w:tr xmlns:wp14="http://schemas.microsoft.com/office/word/2010/wordml" w:rsidRPr="005652B9" w:rsidR="00C27C61" w:rsidTr="00A9500D" w14:paraId="171AE89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Align w:val="center"/>
          </w:tcPr>
          <w:p w:rsidRPr="00205D93" w:rsidR="00C27C61" w:rsidP="00A9500D" w:rsidRDefault="00C27C61" w14:paraId="04FC9B9B" wp14:textId="77777777">
            <w:pPr>
              <w:pStyle w:val="TableHeading"/>
              <w:spacing w:before="40" w:after="40"/>
              <w:rPr>
                <w:rStyle w:val="ModernTableText"/>
                <w:noProof/>
                <w:szCs w:val="17"/>
              </w:rPr>
            </w:pPr>
            <w:r w:rsidRPr="00205D93">
              <w:rPr>
                <w:rStyle w:val="ModernTableText"/>
                <w:noProof/>
                <w:szCs w:val="17"/>
              </w:rPr>
              <w:t>Report Source State Code:</w:t>
            </w:r>
          </w:p>
        </w:tc>
        <w:tc>
          <w:tcPr>
            <w:tcW w:w="3997" w:type="pct"/>
            <w:gridSpan w:val="9"/>
            <w:vAlign w:val="center"/>
          </w:tcPr>
          <w:p w:rsidRPr="00205D93" w:rsidR="00C27C61" w:rsidP="00A9500D" w:rsidRDefault="00C27C61" w14:paraId="254FB4F2" wp14:textId="77777777">
            <w:pPr>
              <w:pStyle w:val="TableText1"/>
              <w:spacing w:before="40" w:after="40"/>
              <w:rPr>
                <w:rStyle w:val="ModernTableText"/>
                <w:szCs w:val="17"/>
              </w:rPr>
            </w:pPr>
            <w:r w:rsidRPr="00205D93">
              <w:rPr>
                <w:rStyle w:val="ModernTableText"/>
                <w:szCs w:val="17"/>
              </w:rPr>
              <w:t>NH</w:t>
            </w:r>
          </w:p>
        </w:tc>
      </w:tr>
      <w:tr xmlns:wp14="http://schemas.microsoft.com/office/word/2010/wordml" w:rsidRPr="005652B9" w:rsidR="00C27C61" w:rsidTr="00A9500D" w14:paraId="0AA2193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Align w:val="center"/>
          </w:tcPr>
          <w:p w:rsidRPr="00205D93" w:rsidR="00C27C61" w:rsidP="00A9500D" w:rsidRDefault="00C27C61" w14:paraId="2DEF1398" wp14:textId="77777777">
            <w:pPr>
              <w:pStyle w:val="TableHeading"/>
              <w:spacing w:before="40" w:after="40"/>
              <w:rPr>
                <w:rStyle w:val="ModernTableText"/>
                <w:noProof/>
                <w:szCs w:val="17"/>
              </w:rPr>
            </w:pPr>
            <w:r w:rsidRPr="00205D93">
              <w:rPr>
                <w:rStyle w:val="ModernTableText"/>
                <w:noProof/>
                <w:szCs w:val="17"/>
              </w:rPr>
              <w:t>Report Source Type:</w:t>
            </w:r>
          </w:p>
        </w:tc>
        <w:tc>
          <w:tcPr>
            <w:tcW w:w="3997" w:type="pct"/>
            <w:gridSpan w:val="9"/>
            <w:vAlign w:val="center"/>
          </w:tcPr>
          <w:p w:rsidRPr="00205D93" w:rsidR="00C27C61" w:rsidP="00A9500D" w:rsidRDefault="00C27C61" w14:paraId="505FBFAB" wp14:textId="77777777">
            <w:pPr>
              <w:pStyle w:val="TableText1"/>
              <w:spacing w:before="40" w:after="40"/>
              <w:rPr>
                <w:rStyle w:val="ModernTableText"/>
                <w:noProof/>
                <w:szCs w:val="17"/>
              </w:rPr>
            </w:pPr>
            <w:r>
              <w:rPr>
                <w:rStyle w:val="ModernTableText"/>
                <w:rFonts w:ascii="Wingdings 2" w:hAnsi="Wingdings 2" w:eastAsia="Wingdings 2" w:cs="Wingdings 2"/>
                <w:noProof/>
                <w:szCs w:val="23"/>
              </w:rPr>
              <w:t>R</w:t>
            </w:r>
            <w:r w:rsidRPr="00205D93">
              <w:rPr>
                <w:rStyle w:val="ModernTableText"/>
                <w:noProof/>
                <w:szCs w:val="23"/>
              </w:rPr>
              <w:t xml:space="preserve"> </w:t>
            </w:r>
            <w:r w:rsidRPr="00205D93">
              <w:rPr>
                <w:rStyle w:val="ModernTableText"/>
                <w:noProof/>
                <w:szCs w:val="17"/>
              </w:rPr>
              <w:t>OLTP</w:t>
            </w:r>
            <w:r w:rsidRPr="00205D93">
              <w:rPr>
                <w:rStyle w:val="ModernTableText"/>
                <w:noProof/>
                <w:szCs w:val="17"/>
              </w:rPr>
              <w:tab/>
            </w:r>
            <w:r w:rsidRPr="00205D93">
              <w:rPr>
                <w:rStyle w:val="ModernTableText"/>
                <w:noProof/>
                <w:szCs w:val="17"/>
              </w:rPr>
              <w:tab/>
            </w:r>
            <w:r>
              <w:rPr>
                <w:rStyle w:val="ModernTableText"/>
                <w:rFonts w:ascii="Wingdings" w:hAnsi="Wingdings" w:eastAsia="Wingdings" w:cs="Wingdings"/>
                <w:noProof/>
                <w:szCs w:val="23"/>
              </w:rPr>
              <w:t>¨</w:t>
            </w:r>
            <w:r w:rsidRPr="00205D93">
              <w:rPr>
                <w:rStyle w:val="ModernTableText"/>
                <w:noProof/>
                <w:szCs w:val="23"/>
              </w:rPr>
              <w:t xml:space="preserve"> </w:t>
            </w:r>
            <w:r w:rsidRPr="00205D93">
              <w:rPr>
                <w:rStyle w:val="ModernTableText"/>
                <w:noProof/>
                <w:szCs w:val="17"/>
              </w:rPr>
              <w:t xml:space="preserve">OLAP </w:t>
            </w:r>
          </w:p>
        </w:tc>
      </w:tr>
      <w:tr xmlns:wp14="http://schemas.microsoft.com/office/word/2010/wordml" w:rsidRPr="005652B9" w:rsidR="00C27C61" w:rsidTr="00A9500D" w14:paraId="23219CA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Align w:val="center"/>
          </w:tcPr>
          <w:p w:rsidRPr="00205D93" w:rsidR="00C27C61" w:rsidP="00A9500D" w:rsidRDefault="00C27C61" w14:paraId="45682ADB" wp14:textId="77777777">
            <w:pPr>
              <w:pStyle w:val="TableHeading"/>
              <w:spacing w:before="40" w:after="40"/>
              <w:rPr>
                <w:rStyle w:val="ModernTableText"/>
                <w:noProof/>
                <w:szCs w:val="17"/>
              </w:rPr>
            </w:pPr>
            <w:r w:rsidRPr="00205D93">
              <w:rPr>
                <w:rStyle w:val="ModernTableText"/>
                <w:noProof/>
                <w:szCs w:val="17"/>
              </w:rPr>
              <w:t>Report Source Type Component:</w:t>
            </w:r>
          </w:p>
        </w:tc>
        <w:tc>
          <w:tcPr>
            <w:tcW w:w="3997" w:type="pct"/>
            <w:gridSpan w:val="9"/>
            <w:vAlign w:val="center"/>
          </w:tcPr>
          <w:p w:rsidRPr="00205D93" w:rsidR="00C27C61" w:rsidP="00A9500D" w:rsidRDefault="00C27C61" w14:paraId="5A205AF7" wp14:textId="77777777">
            <w:pPr>
              <w:pStyle w:val="TableText1"/>
              <w:tabs>
                <w:tab w:val="left" w:pos="2052"/>
                <w:tab w:val="left" w:pos="2232"/>
                <w:tab w:val="left" w:pos="4032"/>
                <w:tab w:val="left" w:pos="6012"/>
                <w:tab w:val="left" w:pos="6552"/>
              </w:tabs>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Provider</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Member</w:t>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17"/>
              </w:rPr>
              <w:t xml:space="preserve"> Operations</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23"/>
              </w:rPr>
              <w:t xml:space="preserve"> </w:t>
            </w:r>
            <w:r w:rsidRPr="00205D93">
              <w:rPr>
                <w:rStyle w:val="ModernTableText"/>
                <w:noProof/>
                <w:szCs w:val="17"/>
              </w:rPr>
              <w:t>Program</w:t>
            </w:r>
          </w:p>
        </w:tc>
      </w:tr>
      <w:tr xmlns:wp14="http://schemas.microsoft.com/office/word/2010/wordml" w:rsidRPr="005652B9" w:rsidR="00C27C61" w:rsidTr="00A9500D" w14:paraId="064B588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5652B9" w:rsidR="00C27C61" w:rsidP="00A9500D" w:rsidRDefault="00C27C61" w14:paraId="0F6B67AD" wp14:textId="77777777">
            <w:pPr>
              <w:pStyle w:val="ModernBodyText"/>
              <w:spacing w:before="40" w:after="40"/>
              <w:jc w:val="center"/>
              <w:rPr>
                <w:rStyle w:val="Modern2nd-levelTableheader"/>
                <w:sz w:val="21"/>
                <w:szCs w:val="21"/>
              </w:rPr>
            </w:pPr>
            <w:r w:rsidRPr="005652B9">
              <w:rPr>
                <w:rStyle w:val="Modern2nd-levelTableheader"/>
                <w:sz w:val="21"/>
                <w:szCs w:val="21"/>
              </w:rPr>
              <w:t>Report Generation</w:t>
            </w:r>
          </w:p>
        </w:tc>
      </w:tr>
      <w:tr xmlns:wp14="http://schemas.microsoft.com/office/word/2010/wordml" w:rsidRPr="005652B9" w:rsidR="00C27C61" w:rsidTr="00A9500D" w14:paraId="1EE9A16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175"/>
          <w:jc w:val="center"/>
        </w:trPr>
        <w:tc>
          <w:tcPr>
            <w:tcW w:w="1003" w:type="pct"/>
            <w:gridSpan w:val="2"/>
            <w:vAlign w:val="center"/>
          </w:tcPr>
          <w:p w:rsidRPr="00205D93" w:rsidR="00C27C61" w:rsidP="00A9500D" w:rsidRDefault="00C27C61" w14:paraId="5837917E" wp14:textId="77777777">
            <w:pPr>
              <w:pStyle w:val="TableHeading"/>
              <w:spacing w:before="40" w:after="40"/>
              <w:rPr>
                <w:rStyle w:val="ModernTableText"/>
                <w:noProof/>
                <w:szCs w:val="17"/>
              </w:rPr>
            </w:pPr>
            <w:r w:rsidRPr="00205D93">
              <w:rPr>
                <w:rStyle w:val="ModernTableText"/>
                <w:noProof/>
                <w:szCs w:val="17"/>
              </w:rPr>
              <w:t>Report Generated by:</w:t>
            </w:r>
          </w:p>
        </w:tc>
        <w:tc>
          <w:tcPr>
            <w:tcW w:w="3997" w:type="pct"/>
            <w:gridSpan w:val="9"/>
            <w:vAlign w:val="center"/>
          </w:tcPr>
          <w:p w:rsidRPr="00205D93" w:rsidR="00C27C61" w:rsidP="00A9500D" w:rsidRDefault="00C27C61" w14:paraId="493F1C16" wp14:textId="77777777">
            <w:pPr>
              <w:pStyle w:val="TableText1"/>
              <w:tabs>
                <w:tab w:val="left" w:pos="2052"/>
                <w:tab w:val="left" w:pos="2232"/>
                <w:tab w:val="left" w:pos="4032"/>
                <w:tab w:val="left" w:pos="6012"/>
                <w:tab w:val="left" w:pos="7812"/>
                <w:tab w:val="left" w:pos="9792"/>
              </w:tabs>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EQR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EFADS</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EMAR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ESUR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  </w:t>
            </w:r>
          </w:p>
        </w:tc>
      </w:tr>
      <w:tr xmlns:wp14="http://schemas.microsoft.com/office/word/2010/wordml" w:rsidRPr="005652B9" w:rsidR="00C27C61" w:rsidTr="00A9500D" w14:paraId="4F8D839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3" w:type="pct"/>
            <w:gridSpan w:val="2"/>
            <w:vAlign w:val="center"/>
          </w:tcPr>
          <w:p w:rsidRPr="00205D93" w:rsidR="00C27C61" w:rsidP="00A9500D" w:rsidRDefault="00C27C61" w14:paraId="44DAC024" wp14:textId="77777777">
            <w:pPr>
              <w:pStyle w:val="TableText1"/>
              <w:spacing w:before="40" w:after="40"/>
              <w:rPr>
                <w:rStyle w:val="ModernTableText"/>
                <w:b/>
                <w:noProof/>
                <w:szCs w:val="17"/>
              </w:rPr>
            </w:pPr>
            <w:r w:rsidRPr="00205D93">
              <w:rPr>
                <w:rStyle w:val="ModernTableText"/>
                <w:b/>
                <w:noProof/>
                <w:szCs w:val="17"/>
              </w:rPr>
              <w:t>Report Screen Tip (optional):</w:t>
            </w:r>
          </w:p>
        </w:tc>
        <w:tc>
          <w:tcPr>
            <w:tcW w:w="3997" w:type="pct"/>
            <w:gridSpan w:val="9"/>
            <w:vAlign w:val="center"/>
          </w:tcPr>
          <w:p w:rsidRPr="00205D93" w:rsidR="00C27C61" w:rsidP="00A9500D" w:rsidRDefault="00C27C61" w14:paraId="46FA7E82" wp14:textId="77777777">
            <w:pPr>
              <w:pStyle w:val="TableText1"/>
              <w:spacing w:before="40" w:after="40"/>
              <w:rPr>
                <w:rStyle w:val="ModernTableText"/>
                <w:szCs w:val="17"/>
                <w:u w:val="single"/>
              </w:rPr>
            </w:pPr>
          </w:p>
        </w:tc>
      </w:tr>
      <w:tr xmlns:wp14="http://schemas.microsoft.com/office/word/2010/wordml" w:rsidRPr="005652B9" w:rsidR="00C27C61" w:rsidTr="00A9500D" w14:paraId="7A3351C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3" w:type="pct"/>
            <w:gridSpan w:val="2"/>
            <w:vAlign w:val="center"/>
          </w:tcPr>
          <w:p w:rsidRPr="00205D93" w:rsidR="00C27C61" w:rsidP="00A9500D" w:rsidRDefault="00C27C61" w14:paraId="4C143A51" wp14:textId="77777777">
            <w:pPr>
              <w:pStyle w:val="TableHeading"/>
              <w:spacing w:before="40" w:after="40"/>
              <w:rPr>
                <w:rStyle w:val="ModernTableText"/>
                <w:noProof/>
                <w:szCs w:val="17"/>
              </w:rPr>
            </w:pPr>
            <w:r w:rsidRPr="00205D93">
              <w:rPr>
                <w:rStyle w:val="ModernTableText"/>
                <w:noProof/>
                <w:szCs w:val="17"/>
              </w:rPr>
              <w:t>Report Calendar Type:</w:t>
            </w:r>
          </w:p>
        </w:tc>
        <w:tc>
          <w:tcPr>
            <w:tcW w:w="3997" w:type="pct"/>
            <w:gridSpan w:val="9"/>
            <w:vAlign w:val="center"/>
          </w:tcPr>
          <w:p w:rsidRPr="00205D93" w:rsidR="00C27C61" w:rsidP="00A9500D" w:rsidRDefault="00C27C61" w14:paraId="3F43E9CC" wp14:textId="77777777">
            <w:pPr>
              <w:pStyle w:val="TableText1"/>
              <w:tabs>
                <w:tab w:val="left" w:pos="2052"/>
                <w:tab w:val="left" w:pos="4032"/>
              </w:tabs>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State Fiscal</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Federal Fiscal</w:t>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17"/>
              </w:rPr>
              <w:t xml:space="preserve"> Calendar</w:t>
            </w:r>
          </w:p>
        </w:tc>
      </w:tr>
      <w:tr xmlns:wp14="http://schemas.microsoft.com/office/word/2010/wordml" w:rsidRPr="005652B9" w:rsidR="00C27C61" w:rsidTr="00A9500D" w14:paraId="1584BC2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Align w:val="center"/>
          </w:tcPr>
          <w:p w:rsidRPr="00205D93" w:rsidR="00C27C61" w:rsidP="00A9500D" w:rsidRDefault="00C27C61" w14:paraId="62618A87" wp14:textId="77777777">
            <w:pPr>
              <w:pStyle w:val="TableHeading"/>
              <w:spacing w:before="40" w:after="40"/>
              <w:rPr>
                <w:rStyle w:val="ModernTableText"/>
                <w:noProof/>
                <w:szCs w:val="17"/>
              </w:rPr>
            </w:pPr>
            <w:r w:rsidRPr="00205D93">
              <w:rPr>
                <w:rStyle w:val="ModernTableText"/>
                <w:noProof/>
                <w:szCs w:val="17"/>
              </w:rPr>
              <w:t>Report Frequency Type:</w:t>
            </w:r>
          </w:p>
        </w:tc>
        <w:tc>
          <w:tcPr>
            <w:tcW w:w="546" w:type="pct"/>
          </w:tcPr>
          <w:p w:rsidRPr="00205D93" w:rsidR="00C27C61" w:rsidP="00A9500D" w:rsidRDefault="00C27C61" w14:paraId="0827A4BA"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Scheduled</w:t>
            </w:r>
          </w:p>
          <w:p w:rsidRPr="00205D93" w:rsidR="00C27C61" w:rsidP="00A9500D" w:rsidRDefault="00C27C61" w14:paraId="20F2B697"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On Request</w:t>
            </w:r>
          </w:p>
        </w:tc>
        <w:tc>
          <w:tcPr>
            <w:tcW w:w="2132" w:type="pct"/>
            <w:gridSpan w:val="5"/>
            <w:tcBorders>
              <w:top w:val="single" w:color="616161" w:sz="2" w:space="0"/>
              <w:bottom w:val="single" w:color="616161" w:sz="2" w:space="0"/>
              <w:right w:val="nil"/>
            </w:tcBorders>
          </w:tcPr>
          <w:p w:rsidRPr="00205D93" w:rsidR="00C27C61" w:rsidP="00A9500D" w:rsidRDefault="00C27C61" w14:paraId="0BFF9BC6" wp14:textId="77777777">
            <w:pPr>
              <w:pStyle w:val="TableText1"/>
              <w:spacing w:before="40" w:after="40"/>
              <w:rPr>
                <w:rStyle w:val="ModernTableText"/>
                <w:noProof/>
                <w:szCs w:val="17"/>
              </w:rPr>
            </w:pPr>
            <w:r w:rsidRPr="00205D93">
              <w:rPr>
                <w:rStyle w:val="ModernTableText"/>
                <w:noProof/>
                <w:szCs w:val="17"/>
              </w:rPr>
              <w:t>If scheduled, select timeframe below:</w:t>
            </w:r>
          </w:p>
          <w:p w:rsidRPr="00205D93" w:rsidR="00C27C61" w:rsidP="00A9500D" w:rsidRDefault="00C27C61" w14:paraId="4BC35EFA" wp14:textId="77777777">
            <w:pPr>
              <w:pStyle w:val="TableText1"/>
              <w:spacing w:before="40" w:after="40"/>
              <w:rPr>
                <w:rStyle w:val="ModernTableText"/>
                <w:noProof/>
                <w:szCs w:val="17"/>
              </w:rPr>
            </w:pPr>
            <w:r>
              <w:rPr>
                <w:rStyle w:val="ModernTableText"/>
                <w:rFonts w:ascii="Wingdings 2" w:hAnsi="Wingdings 2" w:eastAsia="Wingdings 2" w:cs="Wingdings 2"/>
                <w:noProof/>
                <w:szCs w:val="23"/>
              </w:rPr>
              <w:t>R</w:t>
            </w:r>
            <w:r w:rsidRPr="00205D93">
              <w:rPr>
                <w:rStyle w:val="ModernTableText"/>
                <w:noProof/>
                <w:szCs w:val="17"/>
              </w:rPr>
              <w:t xml:space="preserve"> Daily  </w:t>
            </w:r>
            <w:r>
              <w:rPr>
                <w:rStyle w:val="ModernTableText"/>
                <w:rFonts w:ascii="Wingdings" w:hAnsi="Wingdings" w:eastAsia="Wingdings" w:cs="Wingdings"/>
                <w:noProof/>
                <w:szCs w:val="23"/>
              </w:rPr>
              <w:t>¨</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w:t>
            </w:r>
          </w:p>
        </w:tc>
        <w:tc>
          <w:tcPr>
            <w:tcW w:w="1319" w:type="pct"/>
            <w:gridSpan w:val="3"/>
            <w:tcBorders>
              <w:top w:val="single" w:color="616161" w:sz="2" w:space="0"/>
              <w:left w:val="nil"/>
            </w:tcBorders>
          </w:tcPr>
          <w:p w:rsidRPr="00205D93" w:rsidR="00C27C61" w:rsidP="00A9500D" w:rsidRDefault="00C27C61" w14:paraId="605384AF"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Pr="005652B9" w:rsidR="00C27C61" w:rsidTr="00A9500D" w14:paraId="13A1B83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Align w:val="center"/>
          </w:tcPr>
          <w:p w:rsidRPr="00205D93" w:rsidR="00C27C61" w:rsidP="00A9500D" w:rsidRDefault="00C27C61" w14:paraId="2B1DA183" wp14:textId="77777777">
            <w:pPr>
              <w:pStyle w:val="TableHeading"/>
              <w:spacing w:before="40" w:after="40"/>
              <w:rPr>
                <w:rStyle w:val="ModernTableText"/>
                <w:noProof/>
                <w:szCs w:val="17"/>
              </w:rPr>
            </w:pPr>
            <w:r w:rsidRPr="00205D93">
              <w:rPr>
                <w:rStyle w:val="ModernTableText"/>
                <w:noProof/>
                <w:szCs w:val="17"/>
              </w:rPr>
              <w:t>Report Data Accumulation Type:</w:t>
            </w:r>
          </w:p>
        </w:tc>
        <w:tc>
          <w:tcPr>
            <w:tcW w:w="546" w:type="pct"/>
          </w:tcPr>
          <w:p w:rsidRPr="00205D93" w:rsidR="00C27C61" w:rsidP="00A9500D" w:rsidRDefault="00C27C61" w14:paraId="201134C6"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Prompt</w:t>
            </w:r>
          </w:p>
        </w:tc>
        <w:tc>
          <w:tcPr>
            <w:tcW w:w="2132" w:type="pct"/>
            <w:gridSpan w:val="5"/>
            <w:tcBorders>
              <w:top w:val="single" w:color="616161" w:sz="2" w:space="0"/>
              <w:right w:val="nil"/>
            </w:tcBorders>
            <w:vAlign w:val="center"/>
          </w:tcPr>
          <w:p w:rsidRPr="00205D93" w:rsidR="00C27C61" w:rsidP="00A9500D" w:rsidRDefault="00C27C61" w14:paraId="7401AA7F" wp14:textId="77777777">
            <w:pPr>
              <w:pStyle w:val="TableText1"/>
              <w:spacing w:before="40" w:after="40"/>
              <w:rPr>
                <w:rStyle w:val="ModernTableText"/>
                <w:noProof/>
                <w:szCs w:val="17"/>
              </w:rPr>
            </w:pPr>
            <w:r w:rsidRPr="00205D93">
              <w:rPr>
                <w:rStyle w:val="ModernTableText"/>
                <w:noProof/>
                <w:szCs w:val="17"/>
              </w:rPr>
              <w:t>If no prompt, select report data accumulation type below:</w:t>
            </w:r>
          </w:p>
          <w:p w:rsidRPr="00205D93" w:rsidR="00C27C61" w:rsidP="00A9500D" w:rsidRDefault="00C27C61" w14:paraId="73C0197C" wp14:textId="77777777">
            <w:pPr>
              <w:pStyle w:val="TableText1"/>
              <w:spacing w:before="40" w:after="40"/>
              <w:rPr>
                <w:rStyle w:val="ModernTableText"/>
                <w:noProof/>
                <w:szCs w:val="17"/>
              </w:rPr>
            </w:pPr>
            <w:r>
              <w:rPr>
                <w:rStyle w:val="ModernTableText"/>
                <w:rFonts w:ascii="Wingdings 2" w:hAnsi="Wingdings 2" w:eastAsia="Wingdings 2" w:cs="Wingdings 2"/>
                <w:noProof/>
                <w:szCs w:val="23"/>
              </w:rPr>
              <w:t>R</w:t>
            </w:r>
            <w:r w:rsidRPr="00205D93">
              <w:rPr>
                <w:rStyle w:val="ModernTableText"/>
                <w:noProof/>
                <w:szCs w:val="17"/>
              </w:rPr>
              <w:t xml:space="preserve"> Daily  </w:t>
            </w:r>
            <w:r>
              <w:rPr>
                <w:rStyle w:val="ModernTableText"/>
                <w:rFonts w:ascii="Wingdings" w:hAnsi="Wingdings" w:eastAsia="Wingdings" w:cs="Wingdings"/>
                <w:noProof/>
                <w:szCs w:val="23"/>
              </w:rPr>
              <w:t>¨</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  </w:t>
            </w:r>
            <w:r w:rsidRPr="00205D93">
              <w:rPr>
                <w:rStyle w:val="ModernTableText"/>
                <w:rFonts w:ascii="Wingdings 2" w:hAnsi="Wingdings 2" w:eastAsia="Wingdings 2" w:cs="Wingdings 2"/>
                <w:noProof/>
                <w:szCs w:val="23"/>
              </w:rPr>
              <w:t>£</w:t>
            </w:r>
            <w:r w:rsidRPr="00205D93">
              <w:rPr>
                <w:rStyle w:val="ModernTableText"/>
                <w:noProof/>
                <w:szCs w:val="17"/>
              </w:rPr>
              <w:t xml:space="preserve"> YTD</w:t>
            </w:r>
          </w:p>
        </w:tc>
        <w:tc>
          <w:tcPr>
            <w:tcW w:w="1319" w:type="pct"/>
            <w:gridSpan w:val="3"/>
            <w:tcBorders>
              <w:top w:val="single" w:color="616161" w:sz="2" w:space="0"/>
              <w:left w:val="nil"/>
            </w:tcBorders>
          </w:tcPr>
          <w:p w:rsidRPr="00205D93" w:rsidR="00C27C61" w:rsidP="00A9500D" w:rsidRDefault="00C27C61" w14:paraId="30FD1B13"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Pr="005652B9" w:rsidR="00C27C61" w:rsidTr="00A9500D" w14:paraId="08A7D1F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3" w:type="pct"/>
            <w:gridSpan w:val="2"/>
            <w:vMerge w:val="restart"/>
            <w:tcBorders>
              <w:top w:val="single" w:color="616161" w:sz="4" w:space="0"/>
              <w:left w:val="single" w:color="616161" w:sz="4" w:space="0"/>
              <w:right w:val="single" w:color="616161" w:sz="4" w:space="0"/>
            </w:tcBorders>
            <w:vAlign w:val="center"/>
          </w:tcPr>
          <w:p w:rsidRPr="00205D93" w:rsidR="00C27C61" w:rsidP="00A9500D" w:rsidRDefault="00C27C61" w14:paraId="2AF68291" wp14:textId="77777777">
            <w:pPr>
              <w:pStyle w:val="TableText1"/>
              <w:keepNext/>
              <w:spacing w:before="40" w:after="40"/>
              <w:rPr>
                <w:rStyle w:val="ModernTableText"/>
                <w:rFonts w:cs="Arial"/>
                <w:b/>
                <w:noProof/>
                <w:szCs w:val="18"/>
              </w:rPr>
            </w:pPr>
            <w:r w:rsidRPr="00205D93">
              <w:rPr>
                <w:rStyle w:val="ModernTableText"/>
                <w:rFonts w:cs="Arial"/>
                <w:b/>
                <w:noProof/>
                <w:szCs w:val="18"/>
              </w:rPr>
              <w:t>Report Selection Criteria:</w:t>
            </w:r>
          </w:p>
        </w:tc>
        <w:tc>
          <w:tcPr>
            <w:tcW w:w="1497" w:type="pct"/>
            <w:gridSpan w:val="4"/>
            <w:tcBorders>
              <w:top w:val="single" w:color="616161" w:sz="4" w:space="0"/>
              <w:left w:val="single" w:color="616161" w:sz="4" w:space="0"/>
              <w:right w:val="single" w:color="616161" w:sz="4" w:space="0"/>
            </w:tcBorders>
            <w:vAlign w:val="center"/>
          </w:tcPr>
          <w:p w:rsidRPr="00205D93" w:rsidR="00C27C61" w:rsidP="00A9500D" w:rsidRDefault="00C27C61" w14:paraId="08BBE273" wp14:textId="77777777">
            <w:pPr>
              <w:pStyle w:val="TableText1"/>
              <w:keepNext/>
              <w:spacing w:before="40" w:after="40"/>
              <w:jc w:val="center"/>
              <w:rPr>
                <w:rStyle w:val="ModernTableText"/>
                <w:rFonts w:cs="Arial"/>
                <w:b/>
                <w:noProof/>
                <w:szCs w:val="18"/>
              </w:rPr>
            </w:pPr>
            <w:r w:rsidRPr="00205D93">
              <w:rPr>
                <w:rStyle w:val="ModernTableText"/>
                <w:rFonts w:cs="Arial"/>
                <w:b/>
                <w:noProof/>
                <w:szCs w:val="18"/>
              </w:rPr>
              <w:t>Report Field</w:t>
            </w:r>
          </w:p>
        </w:tc>
        <w:tc>
          <w:tcPr>
            <w:tcW w:w="1967" w:type="pct"/>
            <w:gridSpan w:val="4"/>
            <w:tcBorders>
              <w:top w:val="single" w:color="616161" w:sz="4" w:space="0"/>
              <w:left w:val="single" w:color="616161" w:sz="4" w:space="0"/>
              <w:bottom w:val="single" w:color="616161" w:sz="4" w:space="0"/>
              <w:right w:val="single" w:color="616161" w:sz="4" w:space="0"/>
            </w:tcBorders>
            <w:vAlign w:val="center"/>
          </w:tcPr>
          <w:p w:rsidRPr="00205D93" w:rsidR="00C27C61" w:rsidP="00A9500D" w:rsidRDefault="00C27C61" w14:paraId="46AE9152" wp14:textId="77777777">
            <w:pPr>
              <w:pStyle w:val="TableText1"/>
              <w:keepNext/>
              <w:spacing w:before="40" w:after="40"/>
              <w:jc w:val="center"/>
              <w:rPr>
                <w:rStyle w:val="ModernTableText"/>
                <w:rFonts w:cs="Arial"/>
                <w:b/>
                <w:noProof/>
                <w:szCs w:val="18"/>
              </w:rPr>
            </w:pPr>
            <w:r w:rsidRPr="00205D93">
              <w:rPr>
                <w:rStyle w:val="ModernTableText"/>
                <w:rFonts w:cs="Arial"/>
                <w:b/>
                <w:noProof/>
                <w:szCs w:val="18"/>
              </w:rPr>
              <w:t>Report Parameters (optional)</w:t>
            </w:r>
          </w:p>
          <w:p w:rsidRPr="00205D93" w:rsidR="00C27C61" w:rsidP="00A9500D" w:rsidRDefault="00C27C61" w14:paraId="3A8D150A" wp14:textId="77777777">
            <w:pPr>
              <w:pStyle w:val="TableText1"/>
              <w:keepNext/>
              <w:spacing w:before="40" w:after="40"/>
              <w:jc w:val="center"/>
              <w:rPr>
                <w:rStyle w:val="ModernTableText"/>
                <w:rFonts w:cs="Arial"/>
                <w:b/>
                <w:noProof/>
                <w:szCs w:val="18"/>
              </w:rPr>
            </w:pPr>
            <w:r w:rsidRPr="00205D93">
              <w:rPr>
                <w:rStyle w:val="ModernTableText"/>
                <w:rFonts w:cs="Arial"/>
                <w:b/>
                <w:noProof/>
                <w:szCs w:val="18"/>
                <w:u w:val="single"/>
              </w:rPr>
              <w:t>Note</w:t>
            </w:r>
            <w:r w:rsidRPr="00205D93">
              <w:rPr>
                <w:rStyle w:val="ModernTableText"/>
                <w:rFonts w:cs="Arial"/>
                <w:b/>
                <w:noProof/>
                <w:szCs w:val="18"/>
              </w:rPr>
              <w:t>:  If populated, Prompt must = No</w:t>
            </w:r>
          </w:p>
        </w:tc>
        <w:tc>
          <w:tcPr>
            <w:tcW w:w="533" w:type="pct"/>
            <w:tcBorders>
              <w:top w:val="single" w:color="616161" w:sz="4" w:space="0"/>
              <w:left w:val="single" w:color="616161" w:sz="4" w:space="0"/>
              <w:bottom w:val="single" w:color="616161" w:sz="4" w:space="0"/>
              <w:right w:val="single" w:color="616161" w:sz="4" w:space="0"/>
            </w:tcBorders>
            <w:vAlign w:val="center"/>
          </w:tcPr>
          <w:p w:rsidRPr="00205D93" w:rsidR="00C27C61" w:rsidP="00A9500D" w:rsidRDefault="00C27C61" w14:paraId="1C698677" wp14:textId="77777777">
            <w:pPr>
              <w:pStyle w:val="TableText1"/>
              <w:keepNext/>
              <w:spacing w:before="40" w:after="40"/>
              <w:jc w:val="center"/>
              <w:rPr>
                <w:rStyle w:val="ModernTableText"/>
                <w:rFonts w:cs="Arial"/>
                <w:b/>
                <w:noProof/>
                <w:szCs w:val="18"/>
              </w:rPr>
            </w:pPr>
            <w:r w:rsidRPr="00205D93">
              <w:rPr>
                <w:rStyle w:val="ModernTableText"/>
                <w:rFonts w:cs="Arial"/>
                <w:b/>
                <w:noProof/>
                <w:szCs w:val="18"/>
              </w:rPr>
              <w:t>Prompt</w:t>
            </w:r>
          </w:p>
        </w:tc>
      </w:tr>
      <w:tr xmlns:wp14="http://schemas.microsoft.com/office/word/2010/wordml" w:rsidRPr="005652B9" w:rsidR="00C27C61" w:rsidTr="00A9500D" w14:paraId="6E30BDD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68"/>
          <w:jc w:val="center"/>
        </w:trPr>
        <w:tc>
          <w:tcPr>
            <w:tcW w:w="1003" w:type="pct"/>
            <w:gridSpan w:val="2"/>
            <w:vMerge/>
            <w:tcBorders>
              <w:left w:val="single" w:color="616161" w:sz="4" w:space="0"/>
              <w:right w:val="single" w:color="616161" w:sz="4" w:space="0"/>
            </w:tcBorders>
          </w:tcPr>
          <w:p w:rsidRPr="00205D93" w:rsidR="00C27C61" w:rsidP="00A9500D" w:rsidRDefault="00C27C61" w14:paraId="0D568BE5" wp14:textId="77777777">
            <w:pPr>
              <w:pStyle w:val="TableText1"/>
              <w:keepNext/>
              <w:spacing w:before="40" w:after="40"/>
              <w:rPr>
                <w:rStyle w:val="ModernTableText"/>
                <w:rFonts w:cs="Arial"/>
                <w:b/>
                <w:szCs w:val="18"/>
              </w:rPr>
            </w:pPr>
          </w:p>
        </w:tc>
        <w:tc>
          <w:tcPr>
            <w:tcW w:w="1497" w:type="pct"/>
            <w:gridSpan w:val="4"/>
            <w:tcBorders>
              <w:top w:val="single" w:color="616161" w:sz="4" w:space="0"/>
              <w:left w:val="single" w:color="616161" w:sz="4" w:space="0"/>
              <w:bottom w:val="single" w:color="616161" w:sz="4" w:space="0"/>
              <w:right w:val="single" w:color="616161" w:sz="4" w:space="0"/>
            </w:tcBorders>
          </w:tcPr>
          <w:p w:rsidRPr="00205D93" w:rsidR="00C27C61" w:rsidP="00F02F00" w:rsidRDefault="00C27C61" w14:paraId="7D6446C4" wp14:textId="77777777">
            <w:pPr>
              <w:pStyle w:val="TableTextIndent1ACSSC"/>
              <w:keepNext/>
              <w:numPr>
                <w:ilvl w:val="0"/>
                <w:numId w:val="194"/>
              </w:numPr>
              <w:spacing w:after="0"/>
              <w:rPr>
                <w:rFonts w:ascii="Arial" w:hAnsi="Arial" w:cs="Arial"/>
                <w:sz w:val="18"/>
                <w:szCs w:val="18"/>
              </w:rPr>
            </w:pPr>
            <w:r w:rsidRPr="00205D93">
              <w:rPr>
                <w:rFonts w:ascii="Arial" w:hAnsi="Arial" w:cs="Arial"/>
                <w:sz w:val="18"/>
                <w:szCs w:val="18"/>
              </w:rPr>
              <w:t>LOB Cd</w:t>
            </w:r>
            <w:r w:rsidRPr="00205D93">
              <w:rPr>
                <w:rFonts w:ascii="Arial" w:hAnsi="Arial" w:cs="Arial"/>
                <w:sz w:val="18"/>
                <w:szCs w:val="18"/>
              </w:rPr>
              <w:br/>
            </w:r>
            <w:r w:rsidRPr="00205D93">
              <w:rPr>
                <w:rFonts w:ascii="Arial" w:hAnsi="Arial" w:cs="Arial"/>
                <w:sz w:val="18"/>
                <w:szCs w:val="18"/>
              </w:rPr>
              <w:t>A-HDR -TB.R-LOB-CD</w:t>
            </w:r>
          </w:p>
        </w:tc>
        <w:tc>
          <w:tcPr>
            <w:tcW w:w="1967" w:type="pct"/>
            <w:gridSpan w:val="4"/>
            <w:tcBorders>
              <w:top w:val="single" w:color="616161" w:sz="4" w:space="0"/>
              <w:left w:val="single" w:color="616161" w:sz="4" w:space="0"/>
              <w:bottom w:val="single" w:color="616161" w:sz="4" w:space="0"/>
              <w:right w:val="single" w:color="616161" w:sz="4" w:space="0"/>
            </w:tcBorders>
          </w:tcPr>
          <w:p w:rsidRPr="00205D93" w:rsidR="00C27C61" w:rsidP="00A9500D" w:rsidRDefault="00C27C61" w14:paraId="42E97E3E" wp14:textId="77777777">
            <w:pPr>
              <w:pStyle w:val="TableTextACSSC"/>
              <w:keepNext/>
              <w:rPr>
                <w:rFonts w:ascii="Arial" w:hAnsi="Arial" w:cs="Arial"/>
                <w:sz w:val="18"/>
                <w:szCs w:val="18"/>
              </w:rPr>
            </w:pPr>
          </w:p>
        </w:tc>
        <w:tc>
          <w:tcPr>
            <w:tcW w:w="533" w:type="pct"/>
            <w:tcBorders>
              <w:top w:val="single" w:color="616161" w:sz="4" w:space="0"/>
              <w:left w:val="single" w:color="616161" w:sz="4" w:space="0"/>
              <w:bottom w:val="single" w:color="616161" w:sz="4" w:space="0"/>
              <w:right w:val="single" w:color="616161" w:sz="4" w:space="0"/>
            </w:tcBorders>
            <w:vAlign w:val="center"/>
          </w:tcPr>
          <w:p w:rsidRPr="00205D93" w:rsidR="00C27C61" w:rsidP="00A9500D" w:rsidRDefault="00C27C61" w14:paraId="5AA7C393" wp14:textId="77777777">
            <w:pPr>
              <w:keepNext/>
              <w:jc w:val="center"/>
              <w:rPr>
                <w:rStyle w:val="ModernTableText"/>
                <w:rFonts w:cs="Arial"/>
                <w:noProof/>
                <w:szCs w:val="18"/>
              </w:rPr>
            </w:pPr>
            <w:r w:rsidRPr="00205D93">
              <w:rPr>
                <w:rStyle w:val="ModernTableText"/>
                <w:rFonts w:ascii="Wingdings" w:hAnsi="Wingdings" w:eastAsia="Wingdings" w:cs="Wingdings"/>
                <w:noProof/>
                <w:szCs w:val="18"/>
              </w:rPr>
              <w:t>þ</w:t>
            </w:r>
            <w:r w:rsidRPr="00205D93">
              <w:rPr>
                <w:rStyle w:val="ModernTableText"/>
                <w:rFonts w:cs="Arial"/>
                <w:noProof/>
                <w:szCs w:val="18"/>
              </w:rPr>
              <w:t xml:space="preserve"> No </w:t>
            </w:r>
            <w:r w:rsidRPr="00205D93">
              <w:rPr>
                <w:rStyle w:val="ModernTableText"/>
                <w:rFonts w:ascii="Wingdings 2" w:hAnsi="Wingdings 2" w:eastAsia="Wingdings 2" w:cs="Wingdings 2"/>
                <w:noProof/>
                <w:szCs w:val="18"/>
              </w:rPr>
              <w:t>£</w:t>
            </w:r>
            <w:r w:rsidRPr="00205D93">
              <w:rPr>
                <w:rStyle w:val="ModernTableText"/>
                <w:rFonts w:cs="Arial"/>
                <w:noProof/>
                <w:szCs w:val="18"/>
              </w:rPr>
              <w:t xml:space="preserve"> Yes</w:t>
            </w:r>
          </w:p>
        </w:tc>
      </w:tr>
      <w:tr xmlns:wp14="http://schemas.microsoft.com/office/word/2010/wordml" w:rsidRPr="005652B9" w:rsidR="00C27C61" w:rsidTr="00A9500D" w14:paraId="08B24F2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5652B9" w:rsidR="00C27C61" w:rsidP="00A9500D" w:rsidRDefault="00C27C61" w14:paraId="1D043AC8" wp14:textId="77777777">
            <w:pPr>
              <w:pStyle w:val="ModernBodyText"/>
              <w:spacing w:before="40" w:after="40"/>
              <w:jc w:val="center"/>
              <w:rPr>
                <w:rStyle w:val="Modern2nd-levelTableheader"/>
                <w:color w:val="FFFFFF"/>
                <w:sz w:val="21"/>
                <w:szCs w:val="21"/>
              </w:rPr>
            </w:pPr>
            <w:r w:rsidRPr="005652B9">
              <w:rPr>
                <w:sz w:val="21"/>
                <w:szCs w:val="21"/>
              </w:rPr>
              <w:br w:type="page"/>
            </w:r>
            <w:r w:rsidRPr="005652B9">
              <w:rPr>
                <w:rStyle w:val="Modern2nd-levelTableheader"/>
                <w:color w:val="FFFFFF"/>
                <w:sz w:val="21"/>
                <w:szCs w:val="21"/>
              </w:rPr>
              <w:t>Report Control Breaks, Totals, Counts, and Sorts</w:t>
            </w:r>
          </w:p>
        </w:tc>
      </w:tr>
      <w:tr xmlns:wp14="http://schemas.microsoft.com/office/word/2010/wordml" w:rsidRPr="005652B9" w:rsidR="00C27C61" w:rsidTr="00A9500D" w14:paraId="5B1B82C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Merge w:val="restart"/>
            <w:vAlign w:val="center"/>
          </w:tcPr>
          <w:p w:rsidRPr="00205D93" w:rsidR="00C27C61" w:rsidP="00A9500D" w:rsidRDefault="00C27C61" w14:paraId="1475818B" wp14:textId="77777777">
            <w:pPr>
              <w:pStyle w:val="TableHeading"/>
              <w:spacing w:before="40" w:after="40"/>
              <w:rPr>
                <w:rStyle w:val="ModernTableText"/>
                <w:noProof/>
                <w:szCs w:val="17"/>
              </w:rPr>
            </w:pPr>
            <w:r w:rsidRPr="00205D93">
              <w:rPr>
                <w:rStyle w:val="ModernTableText"/>
                <w:noProof/>
                <w:szCs w:val="17"/>
              </w:rPr>
              <w:t>Sort By:</w:t>
            </w:r>
          </w:p>
        </w:tc>
        <w:tc>
          <w:tcPr>
            <w:tcW w:w="1876" w:type="pct"/>
            <w:gridSpan w:val="5"/>
            <w:vAlign w:val="center"/>
          </w:tcPr>
          <w:p w:rsidRPr="00105EB0" w:rsidR="00C27C61" w:rsidP="00F02F00" w:rsidRDefault="00C27C61" w14:paraId="366B9B6F" wp14:textId="77777777">
            <w:pPr>
              <w:pStyle w:val="TableText"/>
              <w:numPr>
                <w:ilvl w:val="0"/>
                <w:numId w:val="195"/>
              </w:numPr>
              <w:spacing w:before="0" w:after="0"/>
              <w:rPr>
                <w:rStyle w:val="ModernTableText"/>
                <w:lang w:val="en-US" w:eastAsia="en-US"/>
              </w:rPr>
            </w:pPr>
            <w:r w:rsidRPr="00105EB0">
              <w:rPr>
                <w:rStyle w:val="ModernTableText"/>
                <w:lang w:val="en-US" w:eastAsia="en-US"/>
              </w:rPr>
              <w:t>LOB Cd</w:t>
            </w:r>
          </w:p>
        </w:tc>
        <w:tc>
          <w:tcPr>
            <w:tcW w:w="2121" w:type="pct"/>
            <w:gridSpan w:val="4"/>
          </w:tcPr>
          <w:p w:rsidRPr="00205D93" w:rsidR="00C27C61" w:rsidP="00A9500D" w:rsidRDefault="00C27C61" w14:paraId="026A1984" wp14:textId="77777777">
            <w:pPr>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Pr="005652B9" w:rsidR="00C27C61" w:rsidTr="00A9500D" w14:paraId="308E807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Merge/>
            <w:vAlign w:val="center"/>
          </w:tcPr>
          <w:p w:rsidRPr="00205D93" w:rsidR="00C27C61" w:rsidP="00A9500D" w:rsidRDefault="00C27C61" w14:paraId="646FF8F6" wp14:textId="77777777">
            <w:pPr>
              <w:pStyle w:val="TableHeading"/>
              <w:spacing w:before="40" w:after="40"/>
              <w:rPr>
                <w:rStyle w:val="ModernTableText"/>
                <w:noProof/>
                <w:szCs w:val="17"/>
              </w:rPr>
            </w:pPr>
          </w:p>
        </w:tc>
        <w:tc>
          <w:tcPr>
            <w:tcW w:w="1876" w:type="pct"/>
            <w:gridSpan w:val="5"/>
            <w:vAlign w:val="center"/>
          </w:tcPr>
          <w:p w:rsidRPr="00105EB0" w:rsidR="00C27C61" w:rsidP="00F02F00" w:rsidRDefault="00C27C61" w14:paraId="5F8F26D4" wp14:textId="77777777">
            <w:pPr>
              <w:pStyle w:val="TableText"/>
              <w:numPr>
                <w:ilvl w:val="0"/>
                <w:numId w:val="195"/>
              </w:numPr>
              <w:spacing w:before="0" w:after="0"/>
              <w:rPr>
                <w:rStyle w:val="ModernTableText"/>
                <w:lang w:val="en-US" w:eastAsia="en-US"/>
              </w:rPr>
            </w:pPr>
            <w:r w:rsidRPr="00105EB0">
              <w:rPr>
                <w:rStyle w:val="ModernTableText"/>
                <w:lang w:val="en-US" w:eastAsia="en-US"/>
              </w:rPr>
              <w:t>Line Item Servicing Provider ID (SA LI Svc Prov ID)</w:t>
            </w:r>
          </w:p>
        </w:tc>
        <w:tc>
          <w:tcPr>
            <w:tcW w:w="2121" w:type="pct"/>
            <w:gridSpan w:val="4"/>
          </w:tcPr>
          <w:p w:rsidRPr="00205D93" w:rsidR="00C27C61" w:rsidP="00A9500D" w:rsidRDefault="00C27C61" w14:paraId="4A8ACFEF" wp14:textId="77777777">
            <w:pPr>
              <w:rPr>
                <w:noProof/>
                <w:sz w:val="18"/>
                <w:szCs w:val="19"/>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Pr="005652B9" w:rsidR="00C27C61" w:rsidTr="00A9500D" w14:paraId="136FA24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Merge/>
            <w:vAlign w:val="center"/>
          </w:tcPr>
          <w:p w:rsidRPr="00205D93" w:rsidR="00C27C61" w:rsidP="00A9500D" w:rsidRDefault="00C27C61" w14:paraId="2F46D11F" wp14:textId="77777777">
            <w:pPr>
              <w:pStyle w:val="TableHeading"/>
              <w:spacing w:before="40" w:after="40"/>
              <w:rPr>
                <w:rStyle w:val="ModernTableText"/>
                <w:noProof/>
                <w:szCs w:val="17"/>
              </w:rPr>
            </w:pPr>
          </w:p>
        </w:tc>
        <w:tc>
          <w:tcPr>
            <w:tcW w:w="1876" w:type="pct"/>
            <w:gridSpan w:val="5"/>
            <w:vAlign w:val="center"/>
          </w:tcPr>
          <w:p w:rsidRPr="00205D93" w:rsidR="00C27C61" w:rsidP="00F02F00" w:rsidRDefault="00C27C61" w14:paraId="29E75A7B" wp14:textId="77777777">
            <w:pPr>
              <w:pStyle w:val="TableText1"/>
              <w:numPr>
                <w:ilvl w:val="0"/>
                <w:numId w:val="195"/>
              </w:numPr>
              <w:spacing w:before="40" w:after="40"/>
              <w:rPr>
                <w:rStyle w:val="ModernTableText"/>
                <w:szCs w:val="17"/>
              </w:rPr>
            </w:pPr>
            <w:r w:rsidRPr="00205D93">
              <w:rPr>
                <w:bCs/>
                <w:color w:val="000000"/>
                <w:sz w:val="18"/>
                <w:szCs w:val="17"/>
              </w:rPr>
              <w:t>Auth Type (SA Ty Cd)</w:t>
            </w:r>
          </w:p>
        </w:tc>
        <w:tc>
          <w:tcPr>
            <w:tcW w:w="2121" w:type="pct"/>
            <w:gridSpan w:val="4"/>
            <w:vAlign w:val="center"/>
          </w:tcPr>
          <w:p w:rsidRPr="00205D93" w:rsidR="00C27C61" w:rsidP="00A9500D" w:rsidRDefault="00C27C61" w14:paraId="1341EDCE" wp14:textId="77777777">
            <w:pPr>
              <w:pStyle w:val="TableText1"/>
              <w:spacing w:before="40" w:after="40"/>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Pr="005652B9" w:rsidR="00C27C61" w:rsidTr="00A9500D" w14:paraId="00DB367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restart"/>
            <w:vAlign w:val="center"/>
          </w:tcPr>
          <w:p w:rsidRPr="00205D93" w:rsidR="00C27C61" w:rsidP="00A9500D" w:rsidRDefault="00C27C61" w14:paraId="7D8FD4F5" wp14:textId="77777777">
            <w:pPr>
              <w:pStyle w:val="TableHeading"/>
              <w:spacing w:before="40" w:after="40"/>
              <w:rPr>
                <w:rStyle w:val="ModernTableText"/>
                <w:noProof/>
                <w:szCs w:val="17"/>
              </w:rPr>
            </w:pPr>
            <w:r w:rsidRPr="00205D93">
              <w:rPr>
                <w:rStyle w:val="ModernTableText"/>
                <w:noProof/>
                <w:szCs w:val="17"/>
              </w:rPr>
              <w:t>Control Break</w:t>
            </w:r>
          </w:p>
        </w:tc>
        <w:tc>
          <w:tcPr>
            <w:tcW w:w="511" w:type="pct"/>
            <w:vAlign w:val="center"/>
          </w:tcPr>
          <w:p w:rsidRPr="00205D93" w:rsidR="00C27C61" w:rsidP="00A9500D" w:rsidRDefault="00C27C61" w14:paraId="2569FFED" wp14:textId="77777777">
            <w:pPr>
              <w:pStyle w:val="TableHeading"/>
              <w:spacing w:before="40" w:after="40"/>
              <w:rPr>
                <w:rStyle w:val="ModernTableText"/>
                <w:noProof/>
                <w:szCs w:val="17"/>
              </w:rPr>
            </w:pPr>
            <w:r w:rsidRPr="00205D93">
              <w:rPr>
                <w:rStyle w:val="ModernTableText"/>
                <w:noProof/>
                <w:szCs w:val="17"/>
              </w:rPr>
              <w:t>Page:</w:t>
            </w:r>
          </w:p>
        </w:tc>
        <w:tc>
          <w:tcPr>
            <w:tcW w:w="1207" w:type="pct"/>
            <w:gridSpan w:val="2"/>
            <w:vAlign w:val="center"/>
          </w:tcPr>
          <w:p w:rsidRPr="00205D93" w:rsidR="00C27C61" w:rsidP="00F02F00" w:rsidRDefault="00C27C61" w14:paraId="6D55A917" wp14:textId="77777777">
            <w:pPr>
              <w:pStyle w:val="TableText1"/>
              <w:numPr>
                <w:ilvl w:val="0"/>
                <w:numId w:val="196"/>
              </w:numPr>
              <w:spacing w:before="40" w:after="40"/>
              <w:rPr>
                <w:rStyle w:val="ModernTableText"/>
                <w:szCs w:val="17"/>
              </w:rPr>
            </w:pPr>
            <w:r w:rsidRPr="00205D93">
              <w:rPr>
                <w:rStyle w:val="ModernTableText"/>
                <w:szCs w:val="17"/>
              </w:rPr>
              <w:t>LOB Cd</w:t>
            </w:r>
          </w:p>
        </w:tc>
        <w:tc>
          <w:tcPr>
            <w:tcW w:w="1576" w:type="pct"/>
            <w:gridSpan w:val="5"/>
            <w:vAlign w:val="center"/>
          </w:tcPr>
          <w:p w:rsidRPr="00205D93" w:rsidR="00C27C61" w:rsidP="00F02F00" w:rsidRDefault="00C27C61" w14:paraId="49D8BA75" wp14:textId="77777777">
            <w:pPr>
              <w:pStyle w:val="TableText1"/>
              <w:numPr>
                <w:ilvl w:val="0"/>
                <w:numId w:val="196"/>
              </w:numPr>
              <w:spacing w:before="40" w:after="40"/>
              <w:rPr>
                <w:rStyle w:val="ModernTableText"/>
                <w:szCs w:val="17"/>
              </w:rPr>
            </w:pPr>
            <w:r w:rsidRPr="00205D93">
              <w:rPr>
                <w:rStyle w:val="ModernTableText"/>
                <w:szCs w:val="17"/>
              </w:rPr>
              <w:t>Line Item Servicing Provider ID (SA LI Svc Prov ID)</w:t>
            </w:r>
          </w:p>
        </w:tc>
        <w:tc>
          <w:tcPr>
            <w:tcW w:w="1214" w:type="pct"/>
            <w:gridSpan w:val="2"/>
            <w:vAlign w:val="center"/>
          </w:tcPr>
          <w:p w:rsidRPr="00205D93" w:rsidR="00C27C61" w:rsidP="00F02F00" w:rsidRDefault="00C27C61" w14:paraId="217639F9" wp14:textId="77777777">
            <w:pPr>
              <w:pStyle w:val="TableText1"/>
              <w:numPr>
                <w:ilvl w:val="0"/>
                <w:numId w:val="196"/>
              </w:numPr>
              <w:spacing w:before="40" w:after="40"/>
              <w:rPr>
                <w:rStyle w:val="ModernTableText"/>
                <w:szCs w:val="17"/>
              </w:rPr>
            </w:pPr>
          </w:p>
        </w:tc>
      </w:tr>
      <w:tr xmlns:wp14="http://schemas.microsoft.com/office/word/2010/wordml" w:rsidRPr="005652B9" w:rsidR="00C27C61" w:rsidTr="00A9500D" w14:paraId="1B92348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tcBorders>
              <w:bottom w:val="single" w:color="616161" w:sz="2" w:space="0"/>
            </w:tcBorders>
            <w:vAlign w:val="center"/>
          </w:tcPr>
          <w:p w:rsidRPr="00205D93" w:rsidR="00C27C61" w:rsidP="00A9500D" w:rsidRDefault="00C27C61" w14:paraId="0F62E2FE" wp14:textId="77777777">
            <w:pPr>
              <w:pStyle w:val="TableHeading"/>
              <w:spacing w:before="40" w:after="40"/>
              <w:rPr>
                <w:rStyle w:val="ModernTableText"/>
                <w:noProof/>
                <w:szCs w:val="17"/>
              </w:rPr>
            </w:pPr>
          </w:p>
        </w:tc>
        <w:tc>
          <w:tcPr>
            <w:tcW w:w="511" w:type="pct"/>
            <w:tcBorders>
              <w:bottom w:val="single" w:color="616161" w:sz="2" w:space="0"/>
            </w:tcBorders>
            <w:vAlign w:val="center"/>
          </w:tcPr>
          <w:p w:rsidRPr="00205D93" w:rsidR="00C27C61" w:rsidP="00A9500D" w:rsidRDefault="00C27C61" w14:paraId="6513A5EF" wp14:textId="77777777">
            <w:pPr>
              <w:pStyle w:val="TableHeading"/>
              <w:spacing w:before="40" w:after="40"/>
              <w:rPr>
                <w:rStyle w:val="ModernTableText"/>
                <w:noProof/>
                <w:szCs w:val="17"/>
              </w:rPr>
            </w:pPr>
            <w:r w:rsidRPr="00205D93">
              <w:rPr>
                <w:rStyle w:val="ModernTableText"/>
                <w:noProof/>
                <w:szCs w:val="17"/>
              </w:rPr>
              <w:t>Section:</w:t>
            </w:r>
          </w:p>
        </w:tc>
        <w:tc>
          <w:tcPr>
            <w:tcW w:w="1207" w:type="pct"/>
            <w:gridSpan w:val="2"/>
            <w:tcBorders>
              <w:bottom w:val="single" w:color="616161" w:sz="2" w:space="0"/>
            </w:tcBorders>
            <w:vAlign w:val="center"/>
          </w:tcPr>
          <w:p w:rsidRPr="00205D93" w:rsidR="00C27C61" w:rsidP="00F02F00" w:rsidRDefault="00C27C61" w14:paraId="7EBBFBCA" wp14:textId="77777777">
            <w:pPr>
              <w:pStyle w:val="TableText1"/>
              <w:numPr>
                <w:ilvl w:val="0"/>
                <w:numId w:val="197"/>
              </w:numPr>
              <w:spacing w:before="40" w:after="40"/>
              <w:rPr>
                <w:rStyle w:val="ModernTableText"/>
                <w:szCs w:val="17"/>
              </w:rPr>
            </w:pPr>
            <w:r w:rsidRPr="00205D93">
              <w:rPr>
                <w:rFonts w:cs="Arial"/>
                <w:bCs/>
                <w:color w:val="000000"/>
                <w:sz w:val="18"/>
                <w:szCs w:val="17"/>
              </w:rPr>
              <w:t>Auth Type (SA Ty Cd)</w:t>
            </w:r>
          </w:p>
        </w:tc>
        <w:tc>
          <w:tcPr>
            <w:tcW w:w="1576" w:type="pct"/>
            <w:gridSpan w:val="5"/>
            <w:tcBorders>
              <w:bottom w:val="single" w:color="616161" w:sz="2" w:space="0"/>
            </w:tcBorders>
            <w:vAlign w:val="center"/>
          </w:tcPr>
          <w:p w:rsidRPr="00205D93" w:rsidR="00C27C61" w:rsidP="00F02F00" w:rsidRDefault="00C27C61" w14:paraId="33A812B9" wp14:textId="77777777">
            <w:pPr>
              <w:pStyle w:val="TableText1"/>
              <w:numPr>
                <w:ilvl w:val="0"/>
                <w:numId w:val="197"/>
              </w:numPr>
              <w:spacing w:before="40" w:after="40"/>
              <w:rPr>
                <w:rStyle w:val="ModernTableText"/>
                <w:szCs w:val="17"/>
              </w:rPr>
            </w:pPr>
          </w:p>
        </w:tc>
        <w:tc>
          <w:tcPr>
            <w:tcW w:w="1214" w:type="pct"/>
            <w:gridSpan w:val="2"/>
            <w:tcBorders>
              <w:bottom w:val="single" w:color="616161" w:sz="2" w:space="0"/>
            </w:tcBorders>
            <w:vAlign w:val="center"/>
          </w:tcPr>
          <w:p w:rsidRPr="00205D93" w:rsidR="00C27C61" w:rsidP="00F02F00" w:rsidRDefault="00C27C61" w14:paraId="56138402" wp14:textId="77777777">
            <w:pPr>
              <w:pStyle w:val="TableText1"/>
              <w:numPr>
                <w:ilvl w:val="0"/>
                <w:numId w:val="197"/>
              </w:numPr>
              <w:spacing w:before="40" w:after="40"/>
              <w:rPr>
                <w:rStyle w:val="ModernTableText"/>
                <w:szCs w:val="17"/>
              </w:rPr>
            </w:pPr>
          </w:p>
        </w:tc>
      </w:tr>
      <w:tr xmlns:wp14="http://schemas.microsoft.com/office/word/2010/wordml" w:rsidRPr="005652B9" w:rsidR="00C27C61" w:rsidTr="00A9500D" w14:paraId="6725DC5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restart"/>
            <w:vAlign w:val="center"/>
          </w:tcPr>
          <w:p w:rsidRPr="00205D93" w:rsidR="00C27C61" w:rsidP="00A9500D" w:rsidRDefault="00C27C61" w14:paraId="617A5411" wp14:textId="77777777">
            <w:pPr>
              <w:pStyle w:val="TableHeading"/>
              <w:spacing w:before="40" w:after="40"/>
              <w:rPr>
                <w:rStyle w:val="ModernTableText"/>
                <w:noProof/>
                <w:szCs w:val="17"/>
              </w:rPr>
            </w:pPr>
            <w:r w:rsidRPr="00205D93">
              <w:rPr>
                <w:rStyle w:val="ModernTableText"/>
                <w:noProof/>
                <w:szCs w:val="17"/>
              </w:rPr>
              <w:t>Total</w:t>
            </w:r>
          </w:p>
        </w:tc>
        <w:tc>
          <w:tcPr>
            <w:tcW w:w="511" w:type="pct"/>
            <w:vAlign w:val="center"/>
          </w:tcPr>
          <w:p w:rsidRPr="00205D93" w:rsidR="00C27C61" w:rsidP="00A9500D" w:rsidRDefault="00C27C61" w14:paraId="2EA7AFE2" wp14:textId="77777777">
            <w:pPr>
              <w:pStyle w:val="TableHeading"/>
              <w:spacing w:before="40" w:after="40"/>
              <w:rPr>
                <w:rStyle w:val="ModernTableText"/>
                <w:noProof/>
                <w:szCs w:val="17"/>
              </w:rPr>
            </w:pPr>
            <w:r w:rsidRPr="00205D93">
              <w:rPr>
                <w:rStyle w:val="ModernTableText"/>
                <w:noProof/>
                <w:szCs w:val="17"/>
              </w:rPr>
              <w:t>Grand:</w:t>
            </w:r>
          </w:p>
        </w:tc>
        <w:tc>
          <w:tcPr>
            <w:tcW w:w="1207" w:type="pct"/>
            <w:gridSpan w:val="2"/>
            <w:vAlign w:val="center"/>
          </w:tcPr>
          <w:p w:rsidRPr="00205D93" w:rsidR="00C27C61" w:rsidP="00F02F00" w:rsidRDefault="00C27C61" w14:paraId="5389D129" wp14:textId="77777777">
            <w:pPr>
              <w:pStyle w:val="TableText1"/>
              <w:numPr>
                <w:ilvl w:val="0"/>
                <w:numId w:val="198"/>
              </w:numPr>
              <w:spacing w:before="40" w:after="40"/>
              <w:rPr>
                <w:rStyle w:val="ModernTableText"/>
                <w:szCs w:val="17"/>
              </w:rPr>
            </w:pPr>
          </w:p>
        </w:tc>
        <w:tc>
          <w:tcPr>
            <w:tcW w:w="1576" w:type="pct"/>
            <w:gridSpan w:val="5"/>
            <w:vAlign w:val="center"/>
          </w:tcPr>
          <w:p w:rsidRPr="00205D93" w:rsidR="00C27C61" w:rsidP="00F02F00" w:rsidRDefault="00C27C61" w14:paraId="5B59E038" wp14:textId="77777777">
            <w:pPr>
              <w:pStyle w:val="TableText1"/>
              <w:numPr>
                <w:ilvl w:val="0"/>
                <w:numId w:val="198"/>
              </w:numPr>
              <w:spacing w:before="40" w:after="40"/>
              <w:rPr>
                <w:rStyle w:val="ModernTableText"/>
                <w:szCs w:val="17"/>
              </w:rPr>
            </w:pPr>
          </w:p>
        </w:tc>
        <w:tc>
          <w:tcPr>
            <w:tcW w:w="1214" w:type="pct"/>
            <w:gridSpan w:val="2"/>
            <w:vAlign w:val="center"/>
          </w:tcPr>
          <w:p w:rsidRPr="00205D93" w:rsidR="00C27C61" w:rsidP="00F02F00" w:rsidRDefault="00C27C61" w14:paraId="71324CF8" wp14:textId="77777777">
            <w:pPr>
              <w:pStyle w:val="TableText1"/>
              <w:numPr>
                <w:ilvl w:val="0"/>
                <w:numId w:val="198"/>
              </w:numPr>
              <w:spacing w:before="40" w:after="40"/>
              <w:rPr>
                <w:rStyle w:val="ModernTableText"/>
                <w:szCs w:val="17"/>
              </w:rPr>
            </w:pPr>
          </w:p>
        </w:tc>
      </w:tr>
      <w:tr xmlns:wp14="http://schemas.microsoft.com/office/word/2010/wordml" w:rsidRPr="005652B9" w:rsidR="00C27C61" w:rsidTr="00A9500D" w14:paraId="44E7CE4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ign w:val="center"/>
          </w:tcPr>
          <w:p w:rsidRPr="00205D93" w:rsidR="00C27C61" w:rsidP="00A9500D" w:rsidRDefault="00C27C61" w14:paraId="617571CF" wp14:textId="77777777">
            <w:pPr>
              <w:pStyle w:val="TableHeading"/>
              <w:spacing w:before="40" w:after="40"/>
              <w:rPr>
                <w:rStyle w:val="ModernTableText"/>
                <w:noProof/>
                <w:szCs w:val="17"/>
              </w:rPr>
            </w:pPr>
          </w:p>
        </w:tc>
        <w:tc>
          <w:tcPr>
            <w:tcW w:w="511" w:type="pct"/>
            <w:vAlign w:val="center"/>
          </w:tcPr>
          <w:p w:rsidRPr="00205D93" w:rsidR="00C27C61" w:rsidP="00A9500D" w:rsidRDefault="00C27C61" w14:paraId="23633A3E" wp14:textId="77777777">
            <w:pPr>
              <w:pStyle w:val="TableHeading"/>
              <w:spacing w:before="40" w:after="40"/>
              <w:rPr>
                <w:rStyle w:val="ModernTableText"/>
                <w:noProof/>
                <w:szCs w:val="17"/>
              </w:rPr>
            </w:pPr>
            <w:r w:rsidRPr="00205D93">
              <w:rPr>
                <w:rStyle w:val="ModernTableText"/>
                <w:noProof/>
                <w:szCs w:val="17"/>
              </w:rPr>
              <w:t>Section:</w:t>
            </w:r>
          </w:p>
        </w:tc>
        <w:tc>
          <w:tcPr>
            <w:tcW w:w="1207" w:type="pct"/>
            <w:gridSpan w:val="2"/>
            <w:vAlign w:val="center"/>
          </w:tcPr>
          <w:p w:rsidRPr="00205D93" w:rsidR="00C27C61" w:rsidP="00F02F00" w:rsidRDefault="00C27C61" w14:paraId="6F2ADF61" wp14:textId="77777777">
            <w:pPr>
              <w:pStyle w:val="TableText1"/>
              <w:numPr>
                <w:ilvl w:val="0"/>
                <w:numId w:val="199"/>
              </w:numPr>
              <w:spacing w:before="40" w:after="40"/>
              <w:rPr>
                <w:rStyle w:val="ModernTableText"/>
                <w:szCs w:val="17"/>
              </w:rPr>
            </w:pPr>
          </w:p>
        </w:tc>
        <w:tc>
          <w:tcPr>
            <w:tcW w:w="1576" w:type="pct"/>
            <w:gridSpan w:val="5"/>
            <w:vAlign w:val="center"/>
          </w:tcPr>
          <w:p w:rsidRPr="00205D93" w:rsidR="00C27C61" w:rsidP="00F02F00" w:rsidRDefault="00C27C61" w14:paraId="30D74D8B" wp14:textId="77777777">
            <w:pPr>
              <w:pStyle w:val="TableText1"/>
              <w:numPr>
                <w:ilvl w:val="0"/>
                <w:numId w:val="199"/>
              </w:numPr>
              <w:spacing w:before="40" w:after="40"/>
              <w:rPr>
                <w:rStyle w:val="ModernTableText"/>
                <w:szCs w:val="17"/>
              </w:rPr>
            </w:pPr>
          </w:p>
        </w:tc>
        <w:tc>
          <w:tcPr>
            <w:tcW w:w="1214" w:type="pct"/>
            <w:gridSpan w:val="2"/>
            <w:vAlign w:val="center"/>
          </w:tcPr>
          <w:p w:rsidRPr="00205D93" w:rsidR="00C27C61" w:rsidP="00F02F00" w:rsidRDefault="00C27C61" w14:paraId="6BCB62FD" wp14:textId="77777777">
            <w:pPr>
              <w:pStyle w:val="TableText1"/>
              <w:numPr>
                <w:ilvl w:val="0"/>
                <w:numId w:val="199"/>
              </w:numPr>
              <w:spacing w:before="40" w:after="40"/>
              <w:rPr>
                <w:rStyle w:val="ModernTableText"/>
                <w:szCs w:val="17"/>
              </w:rPr>
            </w:pPr>
          </w:p>
        </w:tc>
      </w:tr>
      <w:tr xmlns:wp14="http://schemas.microsoft.com/office/word/2010/wordml" w:rsidRPr="005652B9" w:rsidR="00C27C61" w:rsidTr="00A9500D" w14:paraId="7533960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restart"/>
            <w:vAlign w:val="center"/>
          </w:tcPr>
          <w:p w:rsidRPr="00205D93" w:rsidR="00C27C61" w:rsidP="00A9500D" w:rsidRDefault="00C27C61" w14:paraId="0B73963D" wp14:textId="77777777">
            <w:pPr>
              <w:pStyle w:val="TableHeading"/>
              <w:keepNext/>
              <w:keepLines w:val="0"/>
              <w:spacing w:before="40" w:after="40"/>
              <w:rPr>
                <w:rStyle w:val="ModernTableText"/>
                <w:noProof/>
                <w:szCs w:val="17"/>
              </w:rPr>
            </w:pPr>
            <w:r w:rsidRPr="00205D93">
              <w:rPr>
                <w:rStyle w:val="ModernTableText"/>
                <w:noProof/>
                <w:szCs w:val="17"/>
              </w:rPr>
              <w:t>Counts</w:t>
            </w:r>
          </w:p>
        </w:tc>
        <w:tc>
          <w:tcPr>
            <w:tcW w:w="511" w:type="pct"/>
            <w:vAlign w:val="center"/>
          </w:tcPr>
          <w:p w:rsidRPr="00205D93" w:rsidR="00C27C61" w:rsidP="00A9500D" w:rsidRDefault="00C27C61" w14:paraId="47A9FBDB" wp14:textId="77777777">
            <w:pPr>
              <w:pStyle w:val="TableHeading"/>
              <w:keepNext/>
              <w:keepLines w:val="0"/>
              <w:spacing w:before="40" w:after="40"/>
              <w:rPr>
                <w:rStyle w:val="ModernTableText"/>
                <w:noProof/>
                <w:szCs w:val="17"/>
              </w:rPr>
            </w:pPr>
            <w:r w:rsidRPr="00205D93">
              <w:rPr>
                <w:rStyle w:val="ModernTableText"/>
                <w:noProof/>
                <w:szCs w:val="17"/>
              </w:rPr>
              <w:t>Grand:</w:t>
            </w:r>
          </w:p>
        </w:tc>
        <w:tc>
          <w:tcPr>
            <w:tcW w:w="1207" w:type="pct"/>
            <w:gridSpan w:val="2"/>
            <w:vAlign w:val="center"/>
          </w:tcPr>
          <w:p w:rsidRPr="00205D93" w:rsidR="00C27C61" w:rsidP="00F02F00" w:rsidRDefault="00C27C61" w14:paraId="7F78DFC3" wp14:textId="77777777">
            <w:pPr>
              <w:pStyle w:val="TableText1"/>
              <w:keepNext/>
              <w:numPr>
                <w:ilvl w:val="0"/>
                <w:numId w:val="200"/>
              </w:numPr>
              <w:spacing w:before="40" w:after="40"/>
              <w:rPr>
                <w:rStyle w:val="ModernTableText"/>
                <w:szCs w:val="17"/>
              </w:rPr>
            </w:pPr>
          </w:p>
        </w:tc>
        <w:tc>
          <w:tcPr>
            <w:tcW w:w="1576" w:type="pct"/>
            <w:gridSpan w:val="5"/>
            <w:vAlign w:val="center"/>
          </w:tcPr>
          <w:p w:rsidRPr="00205D93" w:rsidR="00C27C61" w:rsidP="00F02F00" w:rsidRDefault="00C27C61" w14:paraId="6BB4C62C" wp14:textId="77777777">
            <w:pPr>
              <w:pStyle w:val="TableText1"/>
              <w:keepNext/>
              <w:numPr>
                <w:ilvl w:val="0"/>
                <w:numId w:val="200"/>
              </w:numPr>
              <w:spacing w:before="40" w:after="40"/>
              <w:rPr>
                <w:rStyle w:val="ModernTableText"/>
                <w:szCs w:val="17"/>
              </w:rPr>
            </w:pPr>
          </w:p>
        </w:tc>
        <w:tc>
          <w:tcPr>
            <w:tcW w:w="1214" w:type="pct"/>
            <w:gridSpan w:val="2"/>
            <w:vAlign w:val="center"/>
          </w:tcPr>
          <w:p w:rsidRPr="00205D93" w:rsidR="00C27C61" w:rsidP="00F02F00" w:rsidRDefault="00C27C61" w14:paraId="41087F37" wp14:textId="77777777">
            <w:pPr>
              <w:pStyle w:val="TableText1"/>
              <w:keepNext/>
              <w:numPr>
                <w:ilvl w:val="0"/>
                <w:numId w:val="200"/>
              </w:numPr>
              <w:spacing w:before="40" w:after="40"/>
              <w:rPr>
                <w:rStyle w:val="ModernTableText"/>
                <w:szCs w:val="17"/>
              </w:rPr>
            </w:pPr>
          </w:p>
        </w:tc>
      </w:tr>
      <w:tr xmlns:wp14="http://schemas.microsoft.com/office/word/2010/wordml" w:rsidRPr="005652B9" w:rsidR="00C27C61" w:rsidTr="00A9500D" w14:paraId="152A8A2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492" w:type="pct"/>
            <w:vMerge/>
            <w:vAlign w:val="center"/>
          </w:tcPr>
          <w:p w:rsidRPr="005652B9" w:rsidR="00C27C61" w:rsidP="00A9500D" w:rsidRDefault="00C27C61" w14:paraId="3EB5B443" wp14:textId="77777777">
            <w:pPr>
              <w:pStyle w:val="TableHeading"/>
              <w:spacing w:before="40" w:after="40"/>
              <w:rPr>
                <w:rStyle w:val="ModernTableText"/>
                <w:noProof/>
                <w:color w:val="FF0000"/>
                <w:sz w:val="17"/>
                <w:szCs w:val="17"/>
              </w:rPr>
            </w:pPr>
          </w:p>
        </w:tc>
        <w:tc>
          <w:tcPr>
            <w:tcW w:w="511" w:type="pct"/>
            <w:vAlign w:val="center"/>
          </w:tcPr>
          <w:p w:rsidRPr="003D2F8B" w:rsidR="00C27C61" w:rsidP="00A9500D" w:rsidRDefault="00C27C61" w14:paraId="29003269" wp14:textId="77777777">
            <w:pPr>
              <w:pStyle w:val="TableHeading"/>
              <w:spacing w:before="40" w:after="40"/>
              <w:rPr>
                <w:rStyle w:val="ModernTableText"/>
                <w:noProof/>
                <w:szCs w:val="17"/>
              </w:rPr>
            </w:pPr>
            <w:r w:rsidRPr="003D2F8B">
              <w:rPr>
                <w:rStyle w:val="ModernTableText"/>
                <w:noProof/>
                <w:szCs w:val="17"/>
              </w:rPr>
              <w:t>Section:</w:t>
            </w:r>
          </w:p>
        </w:tc>
        <w:tc>
          <w:tcPr>
            <w:tcW w:w="1207" w:type="pct"/>
            <w:gridSpan w:val="2"/>
            <w:vAlign w:val="center"/>
          </w:tcPr>
          <w:p w:rsidRPr="003D2F8B" w:rsidR="00C27C61" w:rsidP="00F02F00" w:rsidRDefault="00C27C61" w14:paraId="3849B6AC" wp14:textId="77777777">
            <w:pPr>
              <w:pStyle w:val="TableText1"/>
              <w:numPr>
                <w:ilvl w:val="0"/>
                <w:numId w:val="201"/>
              </w:numPr>
              <w:spacing w:before="40" w:after="40"/>
              <w:rPr>
                <w:rStyle w:val="ModernTableText"/>
                <w:szCs w:val="17"/>
              </w:rPr>
            </w:pPr>
          </w:p>
        </w:tc>
        <w:tc>
          <w:tcPr>
            <w:tcW w:w="1576" w:type="pct"/>
            <w:gridSpan w:val="5"/>
            <w:vAlign w:val="center"/>
          </w:tcPr>
          <w:p w:rsidRPr="003D2F8B" w:rsidR="00C27C61" w:rsidP="00F02F00" w:rsidRDefault="00C27C61" w14:paraId="167E1A08" wp14:textId="77777777">
            <w:pPr>
              <w:pStyle w:val="TableText1"/>
              <w:numPr>
                <w:ilvl w:val="0"/>
                <w:numId w:val="201"/>
              </w:numPr>
              <w:spacing w:before="40" w:after="40"/>
              <w:rPr>
                <w:rStyle w:val="ModernTableText"/>
                <w:szCs w:val="17"/>
              </w:rPr>
            </w:pPr>
          </w:p>
        </w:tc>
        <w:tc>
          <w:tcPr>
            <w:tcW w:w="1214" w:type="pct"/>
            <w:gridSpan w:val="2"/>
            <w:vAlign w:val="center"/>
          </w:tcPr>
          <w:p w:rsidRPr="003D2F8B" w:rsidR="00C27C61" w:rsidP="00F02F00" w:rsidRDefault="00C27C61" w14:paraId="3C982766" wp14:textId="77777777">
            <w:pPr>
              <w:pStyle w:val="TableText1"/>
              <w:numPr>
                <w:ilvl w:val="0"/>
                <w:numId w:val="201"/>
              </w:numPr>
              <w:spacing w:before="40" w:after="40"/>
              <w:rPr>
                <w:rStyle w:val="ModernTableText"/>
                <w:szCs w:val="17"/>
              </w:rPr>
            </w:pPr>
          </w:p>
        </w:tc>
      </w:tr>
      <w:tr xmlns:wp14="http://schemas.microsoft.com/office/word/2010/wordml" w:rsidRPr="005652B9" w:rsidR="00C27C61" w:rsidTr="00A9500D" w14:paraId="091FC8D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5652B9" w:rsidR="00C27C61" w:rsidP="00A9500D" w:rsidRDefault="00C27C61" w14:paraId="0E939373" wp14:textId="77777777">
            <w:pPr>
              <w:pStyle w:val="ModernBodyText"/>
              <w:spacing w:before="40" w:after="40"/>
              <w:jc w:val="center"/>
              <w:rPr>
                <w:rStyle w:val="Modern2nd-levelTableheader"/>
                <w:color w:val="FFFFFF"/>
                <w:sz w:val="21"/>
                <w:szCs w:val="21"/>
              </w:rPr>
            </w:pPr>
            <w:r w:rsidRPr="005652B9">
              <w:rPr>
                <w:rStyle w:val="Modern2nd-levelTableheader"/>
                <w:color w:val="FFFFFF"/>
                <w:sz w:val="21"/>
                <w:szCs w:val="21"/>
              </w:rPr>
              <w:t>Report Output</w:t>
            </w:r>
          </w:p>
        </w:tc>
      </w:tr>
      <w:tr xmlns:wp14="http://schemas.microsoft.com/office/word/2010/wordml" w:rsidRPr="005652B9" w:rsidR="00C27C61" w:rsidTr="00A9500D" w14:paraId="36A17E4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310"/>
          <w:jc w:val="center"/>
        </w:trPr>
        <w:tc>
          <w:tcPr>
            <w:tcW w:w="1003" w:type="pct"/>
            <w:gridSpan w:val="2"/>
          </w:tcPr>
          <w:p w:rsidRPr="003D2F8B" w:rsidR="00C27C61" w:rsidP="00A9500D" w:rsidRDefault="00C27C61" w14:paraId="647CCEA4" wp14:textId="77777777">
            <w:pPr>
              <w:pStyle w:val="TableHeading"/>
              <w:spacing w:before="40" w:after="40"/>
              <w:rPr>
                <w:rStyle w:val="ModernTableText"/>
                <w:noProof/>
                <w:szCs w:val="18"/>
              </w:rPr>
            </w:pPr>
            <w:r w:rsidRPr="003D2F8B">
              <w:rPr>
                <w:rStyle w:val="ModernTableText"/>
                <w:noProof/>
                <w:szCs w:val="18"/>
              </w:rPr>
              <w:t>Report Output Format:</w:t>
            </w:r>
          </w:p>
        </w:tc>
        <w:tc>
          <w:tcPr>
            <w:tcW w:w="3997" w:type="pct"/>
            <w:gridSpan w:val="9"/>
            <w:vAlign w:val="center"/>
          </w:tcPr>
          <w:p w:rsidRPr="003D2F8B" w:rsidR="00C27C61" w:rsidP="00A9500D" w:rsidRDefault="00C27C61" w14:paraId="3951EA9C" wp14:textId="77777777">
            <w:pPr>
              <w:pStyle w:val="TableText1"/>
              <w:spacing w:before="40" w:after="40"/>
              <w:rPr>
                <w:rStyle w:val="ModernTableText"/>
                <w:noProof/>
                <w:szCs w:val="18"/>
              </w:rPr>
            </w:pPr>
            <w:r w:rsidRPr="003D2F8B">
              <w:rPr>
                <w:rStyle w:val="ModernTableText"/>
                <w:rFonts w:ascii="Wingdings" w:hAnsi="Wingdings" w:eastAsia="Wingdings" w:cs="Wingdings"/>
                <w:noProof/>
                <w:szCs w:val="18"/>
              </w:rPr>
              <w:t>þ</w:t>
            </w:r>
            <w:r w:rsidRPr="003D2F8B">
              <w:rPr>
                <w:rStyle w:val="ModernTableText"/>
                <w:noProof/>
                <w:szCs w:val="18"/>
              </w:rPr>
              <w:t xml:space="preserve"> PDF (preferred)                        </w:t>
            </w:r>
            <w:r>
              <w:rPr>
                <w:rStyle w:val="ModernTableText"/>
                <w:rFonts w:ascii="Wingdings" w:hAnsi="Wingdings" w:eastAsia="Wingdings" w:cs="Wingdings"/>
                <w:noProof/>
                <w:szCs w:val="18"/>
              </w:rPr>
              <w:t>¨</w:t>
            </w:r>
            <w:r w:rsidRPr="003D2F8B">
              <w:rPr>
                <w:rStyle w:val="ModernTableText"/>
                <w:noProof/>
                <w:szCs w:val="18"/>
              </w:rPr>
              <w:t xml:space="preserve"> HTML                             </w:t>
            </w:r>
            <w:r w:rsidRPr="003D2F8B">
              <w:rPr>
                <w:rStyle w:val="ModernTableText"/>
                <w:rFonts w:ascii="Wingdings 2" w:hAnsi="Wingdings 2" w:eastAsia="Wingdings 2" w:cs="Wingdings 2"/>
                <w:noProof/>
                <w:szCs w:val="18"/>
              </w:rPr>
              <w:t>£</w:t>
            </w:r>
            <w:r w:rsidRPr="003D2F8B">
              <w:rPr>
                <w:rStyle w:val="ModernTableText"/>
                <w:noProof/>
                <w:szCs w:val="18"/>
              </w:rPr>
              <w:t xml:space="preserve"> Excel 2000                         </w:t>
            </w:r>
            <w:r>
              <w:rPr>
                <w:rStyle w:val="ModernTableText"/>
                <w:rFonts w:ascii="Wingdings 2" w:hAnsi="Wingdings 2" w:eastAsia="Wingdings 2" w:cs="Wingdings 2"/>
                <w:noProof/>
                <w:szCs w:val="18"/>
              </w:rPr>
              <w:t>R</w:t>
            </w:r>
            <w:r w:rsidRPr="003D2F8B">
              <w:rPr>
                <w:rStyle w:val="ModernTableText"/>
                <w:noProof/>
                <w:szCs w:val="18"/>
              </w:rPr>
              <w:t xml:space="preserve"> Excel   2002                         </w:t>
            </w:r>
            <w:r w:rsidRPr="003D2F8B">
              <w:rPr>
                <w:rStyle w:val="ModernTableText"/>
                <w:rFonts w:ascii="Wingdings 2" w:hAnsi="Wingdings 2" w:eastAsia="Wingdings 2" w:cs="Wingdings 2"/>
                <w:noProof/>
                <w:szCs w:val="18"/>
              </w:rPr>
              <w:t>£</w:t>
            </w:r>
            <w:r w:rsidRPr="003D2F8B">
              <w:rPr>
                <w:rStyle w:val="ModernTableText"/>
                <w:noProof/>
                <w:szCs w:val="18"/>
              </w:rPr>
              <w:t xml:space="preserve"> Text CSV Format</w:t>
            </w:r>
          </w:p>
        </w:tc>
      </w:tr>
      <w:tr xmlns:wp14="http://schemas.microsoft.com/office/word/2010/wordml" w:rsidRPr="005652B9" w:rsidR="00C27C61" w:rsidTr="00A9500D" w14:paraId="09703DF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tcPr>
          <w:p w:rsidRPr="003D2F8B" w:rsidR="00C27C61" w:rsidP="00A9500D" w:rsidRDefault="00C27C61" w14:paraId="3A0FEBC4" wp14:textId="77777777">
            <w:pPr>
              <w:pStyle w:val="TableHeading"/>
              <w:spacing w:before="40" w:after="40"/>
              <w:rPr>
                <w:rStyle w:val="ModernTableText"/>
                <w:noProof/>
                <w:szCs w:val="18"/>
              </w:rPr>
            </w:pPr>
            <w:r w:rsidRPr="003D2F8B">
              <w:rPr>
                <w:rStyle w:val="ModernTableText"/>
                <w:noProof/>
                <w:szCs w:val="18"/>
              </w:rPr>
              <w:t>Reporting Portal:</w:t>
            </w:r>
          </w:p>
        </w:tc>
        <w:tc>
          <w:tcPr>
            <w:tcW w:w="3997" w:type="pct"/>
            <w:gridSpan w:val="9"/>
            <w:vAlign w:val="center"/>
          </w:tcPr>
          <w:p w:rsidRPr="003D2F8B" w:rsidR="00C27C61" w:rsidP="00A9500D" w:rsidRDefault="00C27C61" w14:paraId="11548AEA" wp14:textId="77777777">
            <w:pPr>
              <w:pStyle w:val="TableText1"/>
              <w:spacing w:before="40" w:after="40"/>
              <w:rPr>
                <w:rStyle w:val="ModernTableText"/>
                <w:noProof/>
                <w:szCs w:val="18"/>
              </w:rPr>
            </w:pPr>
            <w:r w:rsidRPr="003D2F8B">
              <w:rPr>
                <w:rStyle w:val="ModernTableText"/>
                <w:rFonts w:ascii="Wingdings" w:hAnsi="Wingdings" w:eastAsia="Wingdings" w:cs="Wingdings"/>
                <w:noProof/>
                <w:szCs w:val="18"/>
              </w:rPr>
              <w:t>þ</w:t>
            </w:r>
            <w:r w:rsidRPr="003D2F8B">
              <w:rPr>
                <w:rStyle w:val="ModernTableText"/>
                <w:noProof/>
                <w:szCs w:val="18"/>
              </w:rPr>
              <w:t xml:space="preserve"> Web Portal                                </w:t>
            </w:r>
            <w:r w:rsidRPr="003D2F8B">
              <w:rPr>
                <w:rStyle w:val="ModernTableText"/>
                <w:rFonts w:ascii="Wingdings" w:hAnsi="Wingdings" w:eastAsia="Wingdings" w:cs="Wingdings"/>
                <w:noProof/>
                <w:szCs w:val="18"/>
              </w:rPr>
              <w:t>þ</w:t>
            </w:r>
            <w:r w:rsidRPr="003D2F8B">
              <w:rPr>
                <w:rStyle w:val="ModernTableText"/>
                <w:noProof/>
                <w:szCs w:val="18"/>
              </w:rPr>
              <w:t xml:space="preserve"> EDMS                            </w:t>
            </w:r>
            <w:r w:rsidRPr="003D2F8B">
              <w:rPr>
                <w:rStyle w:val="ModernTableText"/>
                <w:rFonts w:ascii="Wingdings 2" w:hAnsi="Wingdings 2" w:eastAsia="Wingdings 2" w:cs="Wingdings 2"/>
                <w:noProof/>
                <w:szCs w:val="18"/>
              </w:rPr>
              <w:t>£</w:t>
            </w:r>
            <w:r w:rsidRPr="003D2F8B">
              <w:rPr>
                <w:rStyle w:val="ModernTableText"/>
                <w:noProof/>
                <w:szCs w:val="18"/>
              </w:rPr>
              <w:t xml:space="preserve"> Email Link                      </w:t>
            </w:r>
          </w:p>
        </w:tc>
      </w:tr>
      <w:tr xmlns:wp14="http://schemas.microsoft.com/office/word/2010/wordml" w:rsidRPr="005652B9" w:rsidR="00C27C61" w:rsidTr="00A9500D" w14:paraId="56AA88F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Merge w:val="restart"/>
            <w:vAlign w:val="center"/>
          </w:tcPr>
          <w:p w:rsidRPr="003D2F8B" w:rsidR="00C27C61" w:rsidP="00A9500D" w:rsidRDefault="00C27C61" w14:paraId="1CA7166E" wp14:textId="77777777">
            <w:pPr>
              <w:pStyle w:val="TableHeading"/>
              <w:spacing w:before="40" w:after="40"/>
              <w:rPr>
                <w:rStyle w:val="ModernTableText"/>
                <w:noProof/>
                <w:szCs w:val="18"/>
              </w:rPr>
            </w:pPr>
            <w:r w:rsidRPr="003D2F8B">
              <w:rPr>
                <w:rStyle w:val="ModernTableText"/>
                <w:noProof/>
                <w:szCs w:val="18"/>
              </w:rPr>
              <w:t>Report Output Distribution Group(s):</w:t>
            </w:r>
          </w:p>
        </w:tc>
        <w:tc>
          <w:tcPr>
            <w:tcW w:w="1215" w:type="pct"/>
            <w:gridSpan w:val="3"/>
            <w:vMerge w:val="restart"/>
            <w:vAlign w:val="center"/>
          </w:tcPr>
          <w:p w:rsidRPr="003D2F8B" w:rsidR="00C27C61" w:rsidP="00A9500D" w:rsidRDefault="00C27C61" w14:paraId="7B4F5718" wp14:textId="77777777">
            <w:pPr>
              <w:pStyle w:val="TableText1"/>
              <w:spacing w:before="40" w:after="40"/>
              <w:rPr>
                <w:rStyle w:val="ModernTableText"/>
                <w:noProof/>
                <w:szCs w:val="18"/>
              </w:rPr>
            </w:pPr>
            <w:r w:rsidRPr="003D2F8B">
              <w:rPr>
                <w:rStyle w:val="ModernTableText"/>
                <w:rFonts w:ascii="Wingdings 2" w:hAnsi="Wingdings 2" w:eastAsia="Wingdings 2" w:cs="Wingdings 2"/>
                <w:noProof/>
                <w:szCs w:val="18"/>
              </w:rPr>
              <w:t>£</w:t>
            </w:r>
            <w:r w:rsidRPr="003D2F8B">
              <w:rPr>
                <w:rStyle w:val="ModernTableText"/>
                <w:noProof/>
                <w:szCs w:val="18"/>
              </w:rPr>
              <w:t xml:space="preserve"> No</w:t>
            </w:r>
          </w:p>
          <w:p w:rsidRPr="003D2F8B" w:rsidR="00C27C61" w:rsidP="00A9500D" w:rsidRDefault="00C27C61" w14:paraId="41FC5689" wp14:textId="77777777">
            <w:pPr>
              <w:pStyle w:val="TableText1"/>
              <w:spacing w:before="40" w:after="40"/>
              <w:rPr>
                <w:rStyle w:val="ModernTableText"/>
                <w:noProof/>
                <w:szCs w:val="18"/>
              </w:rPr>
            </w:pPr>
            <w:r w:rsidRPr="003D2F8B">
              <w:rPr>
                <w:rStyle w:val="ModernTableText"/>
                <w:rFonts w:ascii="Wingdings 2" w:hAnsi="Wingdings 2" w:eastAsia="Wingdings 2" w:cs="Wingdings 2"/>
                <w:noProof/>
                <w:szCs w:val="18"/>
              </w:rPr>
              <w:t>£</w:t>
            </w:r>
            <w:r w:rsidRPr="003D2F8B">
              <w:rPr>
                <w:rStyle w:val="ModernTableText"/>
                <w:noProof/>
                <w:szCs w:val="18"/>
              </w:rPr>
              <w:t xml:space="preserve"> Yes (if yes, complete distribution list)</w:t>
            </w:r>
          </w:p>
        </w:tc>
        <w:tc>
          <w:tcPr>
            <w:tcW w:w="2782" w:type="pct"/>
            <w:gridSpan w:val="6"/>
            <w:tcBorders>
              <w:top w:val="single" w:color="616161" w:sz="4" w:space="0"/>
            </w:tcBorders>
            <w:vAlign w:val="center"/>
          </w:tcPr>
          <w:p w:rsidRPr="003D2F8B" w:rsidR="00C27C61" w:rsidP="00A9500D" w:rsidRDefault="00C27C61" w14:paraId="56B015E7" wp14:textId="77777777">
            <w:pPr>
              <w:pStyle w:val="TableText1"/>
              <w:spacing w:before="40" w:after="40"/>
              <w:rPr>
                <w:rStyle w:val="ModernTableText"/>
                <w:b/>
                <w:bCs/>
                <w:szCs w:val="18"/>
              </w:rPr>
            </w:pPr>
            <w:r w:rsidRPr="003D2F8B">
              <w:rPr>
                <w:rStyle w:val="ModernTableText"/>
                <w:b/>
                <w:bCs/>
                <w:szCs w:val="18"/>
              </w:rPr>
              <w:t>Output Distribution Group List</w:t>
            </w:r>
          </w:p>
        </w:tc>
      </w:tr>
      <w:tr xmlns:wp14="http://schemas.microsoft.com/office/word/2010/wordml" w:rsidRPr="005652B9" w:rsidR="00C27C61" w:rsidTr="00A9500D" w14:paraId="1B1F319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Merge/>
          </w:tcPr>
          <w:p w:rsidRPr="003D2F8B" w:rsidR="00C27C61" w:rsidP="00A9500D" w:rsidRDefault="00C27C61" w14:paraId="2E2E9389" wp14:textId="77777777">
            <w:pPr>
              <w:pStyle w:val="TableHeading"/>
              <w:spacing w:before="40" w:after="40"/>
              <w:rPr>
                <w:rStyle w:val="ModernTableText"/>
                <w:szCs w:val="18"/>
              </w:rPr>
            </w:pPr>
          </w:p>
        </w:tc>
        <w:tc>
          <w:tcPr>
            <w:tcW w:w="1215" w:type="pct"/>
            <w:gridSpan w:val="3"/>
            <w:vMerge/>
          </w:tcPr>
          <w:p w:rsidRPr="003D2F8B" w:rsidR="00C27C61" w:rsidP="00A9500D" w:rsidRDefault="00C27C61" w14:paraId="1756EAAF" wp14:textId="77777777">
            <w:pPr>
              <w:pStyle w:val="TableText1"/>
              <w:spacing w:before="40" w:after="40"/>
              <w:rPr>
                <w:rStyle w:val="ModernTableText"/>
                <w:szCs w:val="18"/>
              </w:rPr>
            </w:pPr>
          </w:p>
        </w:tc>
        <w:tc>
          <w:tcPr>
            <w:tcW w:w="1568" w:type="pct"/>
            <w:gridSpan w:val="4"/>
            <w:vAlign w:val="center"/>
          </w:tcPr>
          <w:p w:rsidRPr="003D2F8B" w:rsidR="00C27C61" w:rsidP="00F02F00" w:rsidRDefault="00C27C61" w14:paraId="7C50A035" wp14:textId="77777777">
            <w:pPr>
              <w:pStyle w:val="TableText1"/>
              <w:numPr>
                <w:ilvl w:val="0"/>
                <w:numId w:val="202"/>
              </w:numPr>
              <w:spacing w:before="40" w:after="40"/>
              <w:rPr>
                <w:rStyle w:val="ModernTableText"/>
                <w:szCs w:val="18"/>
                <w:u w:val="single"/>
              </w:rPr>
            </w:pPr>
          </w:p>
        </w:tc>
        <w:tc>
          <w:tcPr>
            <w:tcW w:w="1214" w:type="pct"/>
            <w:gridSpan w:val="2"/>
            <w:vAlign w:val="center"/>
          </w:tcPr>
          <w:p w:rsidRPr="003D2F8B" w:rsidR="00C27C61" w:rsidP="00F02F00" w:rsidRDefault="00C27C61" w14:paraId="3326FAE8" wp14:textId="77777777">
            <w:pPr>
              <w:pStyle w:val="TableText1"/>
              <w:numPr>
                <w:ilvl w:val="0"/>
                <w:numId w:val="202"/>
              </w:numPr>
              <w:spacing w:before="40" w:after="40"/>
              <w:rPr>
                <w:rStyle w:val="ModernTableText"/>
                <w:szCs w:val="18"/>
              </w:rPr>
            </w:pPr>
          </w:p>
        </w:tc>
      </w:tr>
      <w:tr xmlns:wp14="http://schemas.microsoft.com/office/word/2010/wordml" w:rsidRPr="005652B9" w:rsidR="00C27C61" w:rsidTr="00A9500D" w14:paraId="5CE4D5E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Merge/>
          </w:tcPr>
          <w:p w:rsidRPr="003D2F8B" w:rsidR="00C27C61" w:rsidP="00A9500D" w:rsidRDefault="00C27C61" w14:paraId="0AABB6D3" wp14:textId="77777777">
            <w:pPr>
              <w:pStyle w:val="TableHeading"/>
              <w:spacing w:before="40" w:after="40"/>
              <w:rPr>
                <w:rStyle w:val="ModernTableText"/>
                <w:szCs w:val="18"/>
              </w:rPr>
            </w:pPr>
          </w:p>
        </w:tc>
        <w:tc>
          <w:tcPr>
            <w:tcW w:w="1215" w:type="pct"/>
            <w:gridSpan w:val="3"/>
            <w:vMerge/>
            <w:vAlign w:val="center"/>
          </w:tcPr>
          <w:p w:rsidRPr="003D2F8B" w:rsidR="00C27C61" w:rsidP="00A9500D" w:rsidRDefault="00C27C61" w14:paraId="18819E0F" wp14:textId="77777777">
            <w:pPr>
              <w:pStyle w:val="TableText1"/>
              <w:spacing w:before="40" w:after="40"/>
              <w:rPr>
                <w:rStyle w:val="ModernTableText"/>
                <w:szCs w:val="18"/>
              </w:rPr>
            </w:pPr>
          </w:p>
        </w:tc>
        <w:tc>
          <w:tcPr>
            <w:tcW w:w="1568" w:type="pct"/>
            <w:gridSpan w:val="4"/>
            <w:vAlign w:val="center"/>
          </w:tcPr>
          <w:p w:rsidRPr="003D2F8B" w:rsidR="00C27C61" w:rsidP="00F02F00" w:rsidRDefault="00C27C61" w14:paraId="70EAACCA" wp14:textId="77777777">
            <w:pPr>
              <w:pStyle w:val="TableText1"/>
              <w:numPr>
                <w:ilvl w:val="0"/>
                <w:numId w:val="202"/>
              </w:numPr>
              <w:spacing w:before="40" w:after="40"/>
              <w:rPr>
                <w:rStyle w:val="ModernTableText"/>
                <w:szCs w:val="18"/>
                <w:u w:val="single"/>
              </w:rPr>
            </w:pPr>
          </w:p>
        </w:tc>
        <w:tc>
          <w:tcPr>
            <w:tcW w:w="1214" w:type="pct"/>
            <w:gridSpan w:val="2"/>
            <w:vAlign w:val="center"/>
          </w:tcPr>
          <w:p w:rsidRPr="003D2F8B" w:rsidR="00C27C61" w:rsidP="00F02F00" w:rsidRDefault="00C27C61" w14:paraId="0B4A2B26" wp14:textId="77777777">
            <w:pPr>
              <w:pStyle w:val="TableText1"/>
              <w:numPr>
                <w:ilvl w:val="0"/>
                <w:numId w:val="202"/>
              </w:numPr>
              <w:spacing w:before="40" w:after="40"/>
              <w:rPr>
                <w:rStyle w:val="ModernTableText"/>
                <w:szCs w:val="18"/>
              </w:rPr>
            </w:pPr>
          </w:p>
        </w:tc>
      </w:tr>
      <w:tr xmlns:wp14="http://schemas.microsoft.com/office/word/2010/wordml" w:rsidRPr="005652B9" w:rsidR="00C27C61" w:rsidTr="00A9500D" w14:paraId="1F8F0B4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003" w:type="pct"/>
            <w:gridSpan w:val="2"/>
            <w:vMerge/>
          </w:tcPr>
          <w:p w:rsidRPr="003D2F8B" w:rsidR="00C27C61" w:rsidP="00A9500D" w:rsidRDefault="00C27C61" w14:paraId="3AC25536" wp14:textId="77777777">
            <w:pPr>
              <w:pStyle w:val="TableHeading"/>
              <w:spacing w:before="40" w:after="40"/>
              <w:rPr>
                <w:rStyle w:val="ModernTableText"/>
                <w:szCs w:val="18"/>
              </w:rPr>
            </w:pPr>
          </w:p>
        </w:tc>
        <w:tc>
          <w:tcPr>
            <w:tcW w:w="1215" w:type="pct"/>
            <w:gridSpan w:val="3"/>
            <w:vMerge/>
            <w:vAlign w:val="center"/>
          </w:tcPr>
          <w:p w:rsidRPr="003D2F8B" w:rsidR="00C27C61" w:rsidP="00A9500D" w:rsidRDefault="00C27C61" w14:paraId="73593889" wp14:textId="77777777">
            <w:pPr>
              <w:pStyle w:val="TableText1"/>
              <w:spacing w:before="40" w:after="40"/>
              <w:rPr>
                <w:rStyle w:val="ModernTableText"/>
                <w:szCs w:val="18"/>
              </w:rPr>
            </w:pPr>
          </w:p>
        </w:tc>
        <w:tc>
          <w:tcPr>
            <w:tcW w:w="1568" w:type="pct"/>
            <w:gridSpan w:val="4"/>
            <w:vAlign w:val="center"/>
          </w:tcPr>
          <w:p w:rsidRPr="003D2F8B" w:rsidR="00C27C61" w:rsidP="00F02F00" w:rsidRDefault="00C27C61" w14:paraId="0A4B9AF5" wp14:textId="77777777">
            <w:pPr>
              <w:pStyle w:val="TableText1"/>
              <w:numPr>
                <w:ilvl w:val="0"/>
                <w:numId w:val="202"/>
              </w:numPr>
              <w:spacing w:before="40" w:after="40"/>
              <w:rPr>
                <w:rStyle w:val="ModernTableText"/>
                <w:szCs w:val="18"/>
                <w:u w:val="single"/>
              </w:rPr>
            </w:pPr>
          </w:p>
        </w:tc>
        <w:tc>
          <w:tcPr>
            <w:tcW w:w="1214" w:type="pct"/>
            <w:gridSpan w:val="2"/>
            <w:vAlign w:val="center"/>
          </w:tcPr>
          <w:p w:rsidRPr="003D2F8B" w:rsidR="00C27C61" w:rsidP="00F02F00" w:rsidRDefault="00C27C61" w14:paraId="16870501" wp14:textId="77777777">
            <w:pPr>
              <w:pStyle w:val="TableText1"/>
              <w:numPr>
                <w:ilvl w:val="0"/>
                <w:numId w:val="202"/>
              </w:numPr>
              <w:spacing w:before="40" w:after="40"/>
              <w:rPr>
                <w:rStyle w:val="ModernTableText"/>
                <w:szCs w:val="18"/>
              </w:rPr>
            </w:pPr>
          </w:p>
        </w:tc>
      </w:tr>
      <w:tr xmlns:wp14="http://schemas.microsoft.com/office/word/2010/wordml" w:rsidRPr="005652B9" w:rsidR="00C27C61" w:rsidTr="00A9500D" w14:paraId="29F0813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3D2F8B" w:rsidR="00C27C61" w:rsidP="00A9500D" w:rsidRDefault="00C27C61" w14:paraId="0D5B1828" wp14:textId="77777777">
            <w:pPr>
              <w:pStyle w:val="ModernBodyText"/>
              <w:spacing w:before="40" w:after="40"/>
              <w:jc w:val="center"/>
              <w:rPr>
                <w:rStyle w:val="Modern2nd-levelTableheader"/>
                <w:sz w:val="18"/>
                <w:szCs w:val="18"/>
              </w:rPr>
            </w:pPr>
            <w:r w:rsidRPr="003D2F8B">
              <w:rPr>
                <w:rStyle w:val="Modern2nd-levelTableheader"/>
                <w:sz w:val="18"/>
                <w:szCs w:val="18"/>
              </w:rPr>
              <w:t>Report Retention</w:t>
            </w:r>
          </w:p>
        </w:tc>
      </w:tr>
      <w:tr xmlns:wp14="http://schemas.microsoft.com/office/word/2010/wordml" w:rsidRPr="005652B9" w:rsidR="00C27C61" w:rsidTr="00A9500D" w14:paraId="077646A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03" w:type="pct"/>
            <w:gridSpan w:val="2"/>
            <w:tcBorders>
              <w:top w:val="single" w:color="616161" w:sz="2" w:space="0"/>
              <w:left w:val="single" w:color="616161" w:sz="2" w:space="0"/>
              <w:right w:val="single" w:color="616161" w:sz="2" w:space="0"/>
            </w:tcBorders>
            <w:vAlign w:val="center"/>
          </w:tcPr>
          <w:p w:rsidRPr="003D2F8B" w:rsidR="00C27C61" w:rsidP="00A9500D" w:rsidRDefault="00C27C61" w14:paraId="475EB0E3" wp14:textId="77777777">
            <w:pPr>
              <w:pStyle w:val="ModernBodyText"/>
              <w:spacing w:before="40" w:after="40"/>
              <w:jc w:val="left"/>
              <w:rPr>
                <w:rStyle w:val="Modern2nd-levelTableheader"/>
                <w:noProof/>
                <w:sz w:val="18"/>
                <w:szCs w:val="18"/>
              </w:rPr>
            </w:pPr>
            <w:r w:rsidRPr="003D2F8B">
              <w:rPr>
                <w:rStyle w:val="Modern2nd-levelTableheader"/>
                <w:noProof/>
                <w:sz w:val="18"/>
                <w:szCs w:val="18"/>
              </w:rPr>
              <w:t>Report Retention Type:</w:t>
            </w:r>
          </w:p>
        </w:tc>
        <w:tc>
          <w:tcPr>
            <w:tcW w:w="3997" w:type="pct"/>
            <w:gridSpan w:val="9"/>
            <w:tcBorders>
              <w:top w:val="single" w:color="616161" w:sz="2" w:space="0"/>
              <w:left w:val="single" w:color="616161" w:sz="2" w:space="0"/>
              <w:bottom w:val="single" w:color="616161" w:sz="2" w:space="0"/>
              <w:right w:val="single" w:color="616161" w:sz="2" w:space="0"/>
            </w:tcBorders>
            <w:vAlign w:val="center"/>
          </w:tcPr>
          <w:p w:rsidRPr="003D2F8B" w:rsidR="00C27C61" w:rsidP="00A9500D" w:rsidRDefault="00C27C61" w14:paraId="56209F1F" wp14:textId="77777777">
            <w:pPr>
              <w:pStyle w:val="TableText1"/>
              <w:spacing w:before="40" w:after="40"/>
              <w:rPr>
                <w:rStyle w:val="ModernTableText"/>
                <w:noProof/>
                <w:szCs w:val="18"/>
              </w:rPr>
            </w:pPr>
            <w:r w:rsidRPr="003D2F8B">
              <w:rPr>
                <w:rStyle w:val="ModernTableText"/>
                <w:rFonts w:ascii="Wingdings 2" w:hAnsi="Wingdings 2" w:eastAsia="Wingdings 2" w:cs="Wingdings 2"/>
                <w:noProof/>
                <w:szCs w:val="18"/>
              </w:rPr>
              <w:t>£</w:t>
            </w:r>
            <w:r w:rsidRPr="003D2F8B">
              <w:rPr>
                <w:rStyle w:val="ModernTableText"/>
                <w:noProof/>
                <w:szCs w:val="18"/>
              </w:rPr>
              <w:t xml:space="preserve"> Cognos                                    </w:t>
            </w:r>
            <w:r w:rsidRPr="003D2F8B">
              <w:rPr>
                <w:rStyle w:val="ModernTableText"/>
                <w:rFonts w:ascii="Wingdings" w:hAnsi="Wingdings" w:eastAsia="Wingdings" w:cs="Wingdings"/>
                <w:noProof/>
                <w:szCs w:val="18"/>
              </w:rPr>
              <w:t>þ</w:t>
            </w:r>
            <w:r w:rsidRPr="003D2F8B">
              <w:rPr>
                <w:rStyle w:val="ModernTableText"/>
                <w:noProof/>
                <w:szCs w:val="18"/>
              </w:rPr>
              <w:t xml:space="preserve"> EDMS</w:t>
            </w:r>
          </w:p>
        </w:tc>
      </w:tr>
      <w:tr xmlns:wp14="http://schemas.microsoft.com/office/word/2010/wordml" w:rsidRPr="005652B9" w:rsidR="00C27C61" w:rsidTr="00A9500D" w14:paraId="4CDE667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03" w:type="pct"/>
            <w:gridSpan w:val="2"/>
            <w:tcBorders>
              <w:top w:val="single" w:color="616161" w:sz="2" w:space="0"/>
              <w:left w:val="single" w:color="616161" w:sz="2" w:space="0"/>
              <w:right w:val="single" w:color="616161" w:sz="2" w:space="0"/>
            </w:tcBorders>
            <w:vAlign w:val="center"/>
          </w:tcPr>
          <w:p w:rsidRPr="003D2F8B" w:rsidR="00C27C61" w:rsidP="00A9500D" w:rsidRDefault="00C27C61" w14:paraId="6A0BD49D" wp14:textId="77777777">
            <w:pPr>
              <w:pStyle w:val="ModernBodyText"/>
              <w:spacing w:before="40" w:after="40"/>
              <w:jc w:val="left"/>
              <w:rPr>
                <w:rStyle w:val="Modern2nd-levelTableheader"/>
                <w:noProof/>
                <w:sz w:val="18"/>
                <w:szCs w:val="18"/>
              </w:rPr>
            </w:pPr>
            <w:r w:rsidRPr="003D2F8B">
              <w:rPr>
                <w:rStyle w:val="Modern2nd-levelTableheader"/>
                <w:noProof/>
                <w:sz w:val="18"/>
                <w:szCs w:val="18"/>
              </w:rPr>
              <w:t>Report Output Versions:</w:t>
            </w:r>
          </w:p>
        </w:tc>
        <w:tc>
          <w:tcPr>
            <w:tcW w:w="1215" w:type="pct"/>
            <w:gridSpan w:val="3"/>
            <w:tcBorders>
              <w:top w:val="single" w:color="616161" w:sz="2" w:space="0"/>
              <w:left w:val="single" w:color="616161" w:sz="2" w:space="0"/>
              <w:bottom w:val="single" w:color="616161" w:sz="2" w:space="0"/>
              <w:right w:val="single" w:color="616161" w:sz="2" w:space="0"/>
            </w:tcBorders>
            <w:vAlign w:val="center"/>
          </w:tcPr>
          <w:p w:rsidRPr="003D2F8B" w:rsidR="00C27C61" w:rsidP="00A9500D" w:rsidRDefault="00C27C61" w14:paraId="2AEC26E1" wp14:textId="77777777">
            <w:pPr>
              <w:pStyle w:val="ModernBodyText"/>
              <w:spacing w:before="40" w:after="40"/>
              <w:jc w:val="left"/>
              <w:rPr>
                <w:rStyle w:val="Modern2nd-levelTableheader"/>
                <w:noProof/>
                <w:color w:val="FFFFFF"/>
                <w:sz w:val="18"/>
                <w:szCs w:val="18"/>
              </w:rPr>
            </w:pPr>
            <w:r w:rsidRPr="003D2F8B">
              <w:rPr>
                <w:rStyle w:val="ModernTableText"/>
                <w:rFonts w:ascii="Wingdings" w:hAnsi="Wingdings" w:eastAsia="Wingdings" w:cs="Wingdings"/>
                <w:noProof/>
                <w:szCs w:val="18"/>
              </w:rPr>
              <w:t>þ</w:t>
            </w:r>
            <w:r w:rsidRPr="003D2F8B">
              <w:rPr>
                <w:rStyle w:val="ModernTableText"/>
                <w:noProof/>
                <w:szCs w:val="18"/>
              </w:rPr>
              <w:t xml:space="preserve"> Number Of Occurrences:  </w:t>
            </w:r>
          </w:p>
        </w:tc>
        <w:tc>
          <w:tcPr>
            <w:tcW w:w="2782" w:type="pct"/>
            <w:gridSpan w:val="6"/>
            <w:tcBorders>
              <w:top w:val="single" w:color="616161" w:sz="2" w:space="0"/>
              <w:left w:val="nil"/>
              <w:bottom w:val="single" w:color="616161" w:sz="2" w:space="0"/>
              <w:right w:val="single" w:color="616161" w:sz="2" w:space="0"/>
            </w:tcBorders>
            <w:vAlign w:val="center"/>
          </w:tcPr>
          <w:p w:rsidRPr="003D2F8B" w:rsidR="00C27C61" w:rsidP="00A9500D" w:rsidRDefault="00C27C61" w14:paraId="5C2C6BA9" wp14:textId="77777777">
            <w:pPr>
              <w:pStyle w:val="TableText1"/>
              <w:spacing w:before="40" w:after="40"/>
              <w:rPr>
                <w:rStyle w:val="ModernTableText"/>
                <w:noProof/>
                <w:szCs w:val="18"/>
              </w:rPr>
            </w:pPr>
            <w:r w:rsidRPr="003D2F8B">
              <w:rPr>
                <w:rStyle w:val="ModernTableText"/>
                <w:rFonts w:ascii="Wingdings" w:hAnsi="Wingdings" w:eastAsia="Wingdings" w:cs="Wingdings"/>
                <w:noProof/>
                <w:szCs w:val="18"/>
              </w:rPr>
              <w:t>þ</w:t>
            </w:r>
            <w:r w:rsidRPr="003D2F8B">
              <w:rPr>
                <w:rStyle w:val="ModernTableText"/>
                <w:noProof/>
                <w:szCs w:val="18"/>
              </w:rPr>
              <w:t xml:space="preserve">Duration:   7         </w:t>
            </w:r>
            <w:r w:rsidRPr="003D2F8B">
              <w:rPr>
                <w:rStyle w:val="ModernTableText"/>
                <w:rFonts w:ascii="Wingdings 2" w:hAnsi="Wingdings 2" w:eastAsia="Wingdings 2" w:cs="Wingdings 2"/>
                <w:noProof/>
                <w:szCs w:val="18"/>
              </w:rPr>
              <w:t>£</w:t>
            </w:r>
            <w:r w:rsidRPr="003D2F8B">
              <w:rPr>
                <w:rStyle w:val="ModernTableText"/>
                <w:noProof/>
                <w:szCs w:val="18"/>
              </w:rPr>
              <w:t xml:space="preserve"> Days       </w:t>
            </w:r>
            <w:r w:rsidRPr="003D2F8B">
              <w:rPr>
                <w:rStyle w:val="ModernTableText"/>
                <w:rFonts w:ascii="Wingdings 2" w:hAnsi="Wingdings 2" w:eastAsia="Wingdings 2" w:cs="Wingdings 2"/>
                <w:noProof/>
                <w:szCs w:val="18"/>
              </w:rPr>
              <w:t>£</w:t>
            </w:r>
            <w:r w:rsidRPr="003D2F8B">
              <w:rPr>
                <w:rStyle w:val="ModernTableText"/>
                <w:noProof/>
                <w:szCs w:val="18"/>
              </w:rPr>
              <w:t xml:space="preserve"> Months       </w:t>
            </w:r>
            <w:r w:rsidRPr="003D2F8B">
              <w:rPr>
                <w:rStyle w:val="ModernTableText"/>
                <w:rFonts w:ascii="Wingdings" w:hAnsi="Wingdings" w:eastAsia="Wingdings" w:cs="Wingdings"/>
                <w:noProof/>
                <w:szCs w:val="18"/>
              </w:rPr>
              <w:t>þ</w:t>
            </w:r>
            <w:r w:rsidRPr="003D2F8B">
              <w:rPr>
                <w:rStyle w:val="ModernTableText"/>
                <w:noProof/>
                <w:szCs w:val="18"/>
              </w:rPr>
              <w:t xml:space="preserve"> Years                                                                          </w:t>
            </w:r>
          </w:p>
        </w:tc>
      </w:tr>
      <w:tr xmlns:wp14="http://schemas.microsoft.com/office/word/2010/wordml" w:rsidRPr="005652B9" w:rsidR="00C27C61" w:rsidTr="00A9500D" w14:paraId="625D7E8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48"/>
          <w:jc w:val="center"/>
        </w:trPr>
        <w:tc>
          <w:tcPr>
            <w:tcW w:w="1003" w:type="pct"/>
            <w:gridSpan w:val="2"/>
            <w:tcBorders>
              <w:top w:val="single" w:color="616161" w:sz="2" w:space="0"/>
              <w:left w:val="single" w:color="616161" w:sz="2" w:space="0"/>
              <w:right w:val="single" w:color="616161" w:sz="2" w:space="0"/>
            </w:tcBorders>
            <w:vAlign w:val="center"/>
          </w:tcPr>
          <w:p w:rsidRPr="003D2F8B" w:rsidR="00C27C61" w:rsidP="00A9500D" w:rsidRDefault="00C27C61" w14:paraId="5C0F6058" wp14:textId="77777777">
            <w:pPr>
              <w:pStyle w:val="ModernBodyText"/>
              <w:spacing w:before="40" w:after="40"/>
              <w:jc w:val="left"/>
              <w:rPr>
                <w:rStyle w:val="Modern2nd-levelTableheader"/>
                <w:noProof/>
                <w:sz w:val="18"/>
                <w:szCs w:val="18"/>
              </w:rPr>
            </w:pPr>
            <w:r w:rsidRPr="003D2F8B">
              <w:rPr>
                <w:rStyle w:val="Modern2nd-levelTableheader"/>
                <w:noProof/>
                <w:sz w:val="18"/>
                <w:szCs w:val="18"/>
              </w:rPr>
              <w:t>Report Run History Log:</w:t>
            </w:r>
          </w:p>
        </w:tc>
        <w:tc>
          <w:tcPr>
            <w:tcW w:w="1215" w:type="pct"/>
            <w:gridSpan w:val="3"/>
            <w:tcBorders>
              <w:top w:val="single" w:color="616161" w:sz="2" w:space="0"/>
              <w:left w:val="single" w:color="616161" w:sz="2" w:space="0"/>
              <w:bottom w:val="single" w:color="616161" w:sz="2" w:space="0"/>
              <w:right w:val="single" w:color="616161" w:sz="2" w:space="0"/>
            </w:tcBorders>
            <w:vAlign w:val="center"/>
          </w:tcPr>
          <w:p w:rsidRPr="003D2F8B" w:rsidR="00C27C61" w:rsidP="00A9500D" w:rsidRDefault="00C27C61" w14:paraId="4A47388A" wp14:textId="77777777">
            <w:pPr>
              <w:pStyle w:val="ModernBodyText"/>
              <w:spacing w:before="40" w:after="40"/>
              <w:jc w:val="left"/>
              <w:rPr>
                <w:rStyle w:val="Modern2nd-levelTableheader"/>
                <w:noProof/>
                <w:color w:val="FFFFFF"/>
                <w:sz w:val="18"/>
                <w:szCs w:val="18"/>
              </w:rPr>
            </w:pPr>
            <w:r w:rsidRPr="003D2F8B">
              <w:rPr>
                <w:rStyle w:val="ModernTableText"/>
                <w:rFonts w:ascii="Wingdings 2" w:hAnsi="Wingdings 2" w:eastAsia="Wingdings 2" w:cs="Wingdings 2"/>
                <w:noProof/>
                <w:szCs w:val="18"/>
              </w:rPr>
              <w:t>£</w:t>
            </w:r>
            <w:r w:rsidRPr="003D2F8B">
              <w:rPr>
                <w:rStyle w:val="ModernTableText"/>
                <w:noProof/>
                <w:szCs w:val="18"/>
              </w:rPr>
              <w:t xml:space="preserve"> Number Of Occurrences:  </w:t>
            </w:r>
          </w:p>
        </w:tc>
        <w:tc>
          <w:tcPr>
            <w:tcW w:w="2782" w:type="pct"/>
            <w:gridSpan w:val="6"/>
            <w:tcBorders>
              <w:top w:val="single" w:color="616161" w:sz="2" w:space="0"/>
              <w:left w:val="nil"/>
              <w:bottom w:val="single" w:color="616161" w:sz="2" w:space="0"/>
              <w:right w:val="single" w:color="616161" w:sz="2" w:space="0"/>
            </w:tcBorders>
            <w:vAlign w:val="center"/>
          </w:tcPr>
          <w:p w:rsidRPr="003D2F8B" w:rsidR="00C27C61" w:rsidP="00A9500D" w:rsidRDefault="00C27C61" w14:paraId="56D22F66" wp14:textId="77777777">
            <w:pPr>
              <w:pStyle w:val="TableText1"/>
              <w:spacing w:before="40" w:after="40"/>
              <w:rPr>
                <w:rStyle w:val="ModernTableText"/>
                <w:noProof/>
                <w:szCs w:val="18"/>
              </w:rPr>
            </w:pPr>
            <w:r w:rsidRPr="003D2F8B">
              <w:rPr>
                <w:rStyle w:val="ModernTableText"/>
                <w:rFonts w:ascii="Wingdings 2" w:hAnsi="Wingdings 2" w:eastAsia="Wingdings 2" w:cs="Wingdings 2"/>
                <w:noProof/>
                <w:szCs w:val="18"/>
              </w:rPr>
              <w:t>£</w:t>
            </w:r>
            <w:r w:rsidRPr="003D2F8B">
              <w:rPr>
                <w:rStyle w:val="ModernTableText"/>
                <w:noProof/>
                <w:szCs w:val="18"/>
              </w:rPr>
              <w:t xml:space="preserve">Duration:            </w:t>
            </w:r>
            <w:r w:rsidRPr="003D2F8B">
              <w:rPr>
                <w:rStyle w:val="ModernTableText"/>
                <w:rFonts w:ascii="Wingdings 2" w:hAnsi="Wingdings 2" w:eastAsia="Wingdings 2" w:cs="Wingdings 2"/>
                <w:noProof/>
                <w:szCs w:val="18"/>
              </w:rPr>
              <w:t>£</w:t>
            </w:r>
            <w:r w:rsidRPr="003D2F8B">
              <w:rPr>
                <w:rStyle w:val="ModernTableText"/>
                <w:noProof/>
                <w:szCs w:val="18"/>
              </w:rPr>
              <w:t xml:space="preserve"> Days       </w:t>
            </w:r>
            <w:r w:rsidRPr="003D2F8B">
              <w:rPr>
                <w:rStyle w:val="ModernTableText"/>
                <w:rFonts w:ascii="Wingdings 2" w:hAnsi="Wingdings 2" w:eastAsia="Wingdings 2" w:cs="Wingdings 2"/>
                <w:noProof/>
                <w:szCs w:val="18"/>
              </w:rPr>
              <w:t>£</w:t>
            </w:r>
            <w:r w:rsidRPr="003D2F8B">
              <w:rPr>
                <w:rStyle w:val="ModernTableText"/>
                <w:noProof/>
                <w:szCs w:val="18"/>
              </w:rPr>
              <w:t xml:space="preserve"> Months       </w:t>
            </w:r>
            <w:r w:rsidRPr="003D2F8B">
              <w:rPr>
                <w:rStyle w:val="ModernTableText"/>
                <w:rFonts w:ascii="Wingdings 2" w:hAnsi="Wingdings 2" w:eastAsia="Wingdings 2" w:cs="Wingdings 2"/>
                <w:noProof/>
                <w:szCs w:val="18"/>
              </w:rPr>
              <w:t>£</w:t>
            </w:r>
            <w:r w:rsidRPr="003D2F8B">
              <w:rPr>
                <w:rStyle w:val="ModernTableText"/>
                <w:noProof/>
                <w:szCs w:val="18"/>
              </w:rPr>
              <w:t xml:space="preserve"> Years                                                                          </w:t>
            </w:r>
          </w:p>
        </w:tc>
      </w:tr>
      <w:tr xmlns:wp14="http://schemas.microsoft.com/office/word/2010/wordml" w:rsidRPr="005652B9" w:rsidR="00C27C61" w:rsidTr="00A9500D" w14:paraId="39BB833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5652B9" w:rsidR="00C27C61" w:rsidP="00A9500D" w:rsidRDefault="00C27C61" w14:paraId="0EA12AA9" wp14:textId="77777777">
            <w:pPr>
              <w:pStyle w:val="ModernBodyText"/>
              <w:spacing w:before="40" w:after="40"/>
              <w:jc w:val="center"/>
              <w:rPr>
                <w:rStyle w:val="Modern2nd-levelTableheader"/>
                <w:noProof/>
                <w:color w:val="FFFFFF"/>
                <w:sz w:val="21"/>
                <w:szCs w:val="21"/>
              </w:rPr>
            </w:pPr>
            <w:r w:rsidRPr="005652B9">
              <w:rPr>
                <w:rStyle w:val="Modern2nd-levelTableheader"/>
                <w:noProof/>
                <w:color w:val="FFFFFF"/>
                <w:sz w:val="21"/>
                <w:szCs w:val="21"/>
              </w:rPr>
              <w:t>Report Special Processing</w:t>
            </w:r>
          </w:p>
        </w:tc>
      </w:tr>
      <w:tr xmlns:wp14="http://schemas.microsoft.com/office/word/2010/wordml" w:rsidRPr="005652B9" w:rsidR="00C27C61" w:rsidTr="00A9500D" w14:paraId="376875B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11"/>
          </w:tcPr>
          <w:p w:rsidR="00C27C61" w:rsidP="00A9500D" w:rsidRDefault="00C27C61" w14:paraId="1BF05BB4" wp14:textId="77777777">
            <w:pPr>
              <w:pStyle w:val="TableHeading"/>
              <w:spacing w:before="40" w:after="40"/>
              <w:rPr>
                <w:rStyle w:val="ModernTableText"/>
                <w:b w:val="0"/>
                <w:bCs w:val="0"/>
                <w:noProof/>
                <w:szCs w:val="18"/>
              </w:rPr>
            </w:pPr>
            <w:r>
              <w:rPr>
                <w:rStyle w:val="ModernTableText"/>
                <w:b w:val="0"/>
                <w:bCs w:val="0"/>
                <w:noProof/>
                <w:szCs w:val="18"/>
              </w:rPr>
              <w:t xml:space="preserve">Report provides the list of Claims paid having DOS end date greater than CFI Waiver SA End Date. </w:t>
            </w:r>
          </w:p>
          <w:p w:rsidR="00C27C61" w:rsidP="00A9500D" w:rsidRDefault="00C27C61" w14:paraId="6D74FFE8" wp14:textId="77777777">
            <w:pPr>
              <w:keepLines/>
              <w:spacing w:before="40" w:after="40"/>
              <w:jc w:val="left"/>
              <w:rPr>
                <w:rStyle w:val="ModernTableText"/>
                <w:noProof/>
                <w:szCs w:val="18"/>
              </w:rPr>
            </w:pPr>
          </w:p>
          <w:p w:rsidRPr="00291FA1" w:rsidR="00C27C61" w:rsidP="00A9500D" w:rsidRDefault="00C27C61" w14:paraId="7694BD52" wp14:textId="77777777">
            <w:pPr>
              <w:keepLines/>
              <w:spacing w:before="40" w:after="40"/>
              <w:jc w:val="left"/>
              <w:rPr>
                <w:rStyle w:val="ModernTableText"/>
                <w:b/>
                <w:noProof/>
                <w:szCs w:val="18"/>
              </w:rPr>
            </w:pPr>
            <w:r w:rsidRPr="00291FA1">
              <w:rPr>
                <w:rStyle w:val="ModernTableText"/>
                <w:b/>
                <w:noProof/>
                <w:szCs w:val="18"/>
              </w:rPr>
              <w:t>Report Query:</w:t>
            </w:r>
          </w:p>
          <w:p w:rsidR="00C27C61" w:rsidP="00A9500D" w:rsidRDefault="00C27C61" w14:paraId="37D862B3" wp14:textId="77777777">
            <w:pPr>
              <w:keepLines/>
              <w:spacing w:before="40" w:after="40"/>
              <w:jc w:val="left"/>
              <w:rPr>
                <w:rStyle w:val="ModernTableText"/>
                <w:noProof/>
                <w:szCs w:val="18"/>
              </w:rPr>
            </w:pPr>
          </w:p>
          <w:p w:rsidRPr="0099653B" w:rsidR="00C27C61" w:rsidP="00A9500D" w:rsidRDefault="00C27C61" w14:paraId="35CD22F6" wp14:textId="77777777">
            <w:pPr>
              <w:keepLines/>
              <w:spacing w:before="40" w:after="40"/>
              <w:jc w:val="left"/>
              <w:rPr>
                <w:rStyle w:val="ModernTableText"/>
                <w:noProof/>
                <w:szCs w:val="18"/>
              </w:rPr>
            </w:pPr>
            <w:r w:rsidRPr="0099653B">
              <w:rPr>
                <w:rStyle w:val="ModernTableText"/>
                <w:noProof/>
                <w:szCs w:val="18"/>
              </w:rPr>
              <w:t>Join A-DTL-TB to A-HDR-TB using A-AUTH-ID</w:t>
            </w:r>
            <w:r>
              <w:rPr>
                <w:rStyle w:val="ModernTableText"/>
                <w:noProof/>
                <w:szCs w:val="18"/>
              </w:rPr>
              <w:t xml:space="preserve"> where A-MEDIA-TY-CD="A" and A-SRC-CD="O"</w:t>
            </w:r>
          </w:p>
          <w:p w:rsidRPr="007E08F5" w:rsidR="00C27C61" w:rsidP="00A9500D" w:rsidRDefault="00C27C61" w14:paraId="6EAD93DF" wp14:textId="77777777">
            <w:pPr>
              <w:spacing w:before="40" w:after="40"/>
              <w:jc w:val="left"/>
              <w:rPr>
                <w:rStyle w:val="ModernTableText"/>
                <w:noProof/>
                <w:szCs w:val="18"/>
              </w:rPr>
            </w:pPr>
            <w:r w:rsidRPr="007E08F5">
              <w:rPr>
                <w:rStyle w:val="ModernTableText"/>
                <w:noProof/>
                <w:szCs w:val="18"/>
              </w:rPr>
              <w:t>Join A-HDR-LI-SUBM-PROV-ID-TB to P-ALT-ID-TB using P-ALT-ID-TB.P-SYS-ID [Where ‘selection criteria Provider ID’ = P-ALT-ID-TB.P-ALT-ID] and  [Where A-HDR-LI-SUBM-PROV-ID-TB.A-TXN-LVL-CD = 'SV" and A-HDR-LI-SUBM-PROV-ID-TB.A-USED-PROV-ID-IND = "Y"]</w:t>
            </w:r>
          </w:p>
          <w:p w:rsidR="00C27C61" w:rsidP="00A9500D" w:rsidRDefault="00C27C61" w14:paraId="4FAF6462" wp14:textId="77777777">
            <w:pPr>
              <w:pStyle w:val="TableHeading"/>
              <w:spacing w:before="40" w:after="40"/>
              <w:rPr>
                <w:rStyle w:val="ModernTableText"/>
                <w:b w:val="0"/>
                <w:bCs w:val="0"/>
                <w:noProof/>
                <w:szCs w:val="18"/>
              </w:rPr>
            </w:pPr>
            <w:r w:rsidRPr="007E08F5">
              <w:rPr>
                <w:rStyle w:val="ModernTableText"/>
                <w:b w:val="0"/>
                <w:bCs w:val="0"/>
                <w:noProof/>
                <w:szCs w:val="18"/>
              </w:rPr>
              <w:t>Join P-DTL-TB to A-HDR-LI-SUBM-PROV-ID-TB using A-HDR-LI-SUBM-PROV-ID-TB.P-SYS-ID</w:t>
            </w:r>
          </w:p>
          <w:p w:rsidRPr="00DF7A24" w:rsidR="00C27C61" w:rsidP="00A9500D" w:rsidRDefault="00C27C61" w14:paraId="441AF615" wp14:textId="77777777">
            <w:pPr>
              <w:pStyle w:val="TableHeading"/>
              <w:spacing w:before="40" w:after="40"/>
              <w:rPr>
                <w:rStyle w:val="ModernTableText"/>
                <w:b w:val="0"/>
                <w:bCs w:val="0"/>
                <w:noProof/>
                <w:szCs w:val="18"/>
              </w:rPr>
            </w:pPr>
            <w:r>
              <w:rPr>
                <w:rStyle w:val="ModernTableText"/>
                <w:b w:val="0"/>
                <w:bCs w:val="0"/>
                <w:noProof/>
                <w:szCs w:val="18"/>
              </w:rPr>
              <w:t xml:space="preserve">JOIN A-TCN-TB to A-DTL-TB </w:t>
            </w:r>
            <w:r w:rsidRPr="00DF7A24">
              <w:rPr>
                <w:rStyle w:val="ModernTableText"/>
                <w:b w:val="0"/>
                <w:bCs w:val="0"/>
                <w:noProof/>
                <w:szCs w:val="18"/>
              </w:rPr>
              <w:t>using A-AUTH-ID</w:t>
            </w:r>
          </w:p>
          <w:p w:rsidRPr="00BC2A41" w:rsidR="00C27C61" w:rsidP="00A9500D" w:rsidRDefault="00C27C61" w14:paraId="6690CE96" wp14:textId="77777777">
            <w:pPr>
              <w:pStyle w:val="TableHeading"/>
              <w:spacing w:before="40" w:after="40"/>
              <w:rPr>
                <w:rStyle w:val="ModernTableText"/>
                <w:b w:val="0"/>
                <w:bCs w:val="0"/>
                <w:noProof/>
                <w:szCs w:val="18"/>
              </w:rPr>
            </w:pPr>
            <w:r w:rsidRPr="00DF7A24">
              <w:rPr>
                <w:rStyle w:val="ModernTableText"/>
                <w:b w:val="0"/>
                <w:bCs w:val="0"/>
                <w:noProof/>
                <w:szCs w:val="18"/>
              </w:rPr>
              <w:t>JOIN</w:t>
            </w:r>
            <w:r w:rsidRPr="00BC2A41">
              <w:rPr>
                <w:rStyle w:val="ModernTableText"/>
                <w:b w:val="0"/>
                <w:bCs w:val="0"/>
                <w:noProof/>
                <w:szCs w:val="18"/>
              </w:rPr>
              <w:t xml:space="preserve"> C-LI-TB to A-TCN-TB using C-TCN-NUM and B-SYS-ID and C-LI-STAT-CD in ('O','P') and C8</w:t>
            </w:r>
            <w:r>
              <w:rPr>
                <w:rStyle w:val="ModernTableText"/>
                <w:b w:val="0"/>
                <w:bCs w:val="0"/>
                <w:noProof/>
                <w:szCs w:val="18"/>
              </w:rPr>
              <w:t>-</w:t>
            </w:r>
            <w:r w:rsidRPr="00BC2A41">
              <w:rPr>
                <w:rStyle w:val="ModernTableText"/>
                <w:b w:val="0"/>
                <w:bCs w:val="0"/>
                <w:noProof/>
                <w:szCs w:val="18"/>
              </w:rPr>
              <w:t>LI</w:t>
            </w:r>
            <w:r>
              <w:rPr>
                <w:rStyle w:val="ModernTableText"/>
                <w:b w:val="0"/>
                <w:bCs w:val="0"/>
                <w:noProof/>
                <w:szCs w:val="18"/>
              </w:rPr>
              <w:t>-</w:t>
            </w:r>
            <w:r w:rsidRPr="00BC2A41">
              <w:rPr>
                <w:rStyle w:val="ModernTableText"/>
                <w:b w:val="0"/>
                <w:bCs w:val="0"/>
                <w:noProof/>
                <w:szCs w:val="18"/>
              </w:rPr>
              <w:t>LAST</w:t>
            </w:r>
            <w:r>
              <w:rPr>
                <w:rStyle w:val="ModernTableText"/>
                <w:b w:val="0"/>
                <w:bCs w:val="0"/>
                <w:noProof/>
                <w:szCs w:val="18"/>
              </w:rPr>
              <w:t>-</w:t>
            </w:r>
            <w:r w:rsidRPr="00BC2A41">
              <w:rPr>
                <w:rStyle w:val="ModernTableText"/>
                <w:b w:val="0"/>
                <w:bCs w:val="0"/>
                <w:noProof/>
                <w:szCs w:val="18"/>
              </w:rPr>
              <w:t>DOS</w:t>
            </w:r>
            <w:r>
              <w:rPr>
                <w:rStyle w:val="ModernTableText"/>
                <w:b w:val="0"/>
                <w:bCs w:val="0"/>
                <w:noProof/>
                <w:szCs w:val="18"/>
              </w:rPr>
              <w:t>-</w:t>
            </w:r>
            <w:r w:rsidRPr="00BC2A41">
              <w:rPr>
                <w:rStyle w:val="ModernTableText"/>
                <w:b w:val="0"/>
                <w:bCs w:val="0"/>
                <w:noProof/>
                <w:szCs w:val="18"/>
              </w:rPr>
              <w:t xml:space="preserve">DT &gt;= </w:t>
            </w:r>
            <w:r>
              <w:rPr>
                <w:rStyle w:val="ModernTableText"/>
                <w:b w:val="0"/>
                <w:bCs w:val="0"/>
                <w:noProof/>
                <w:szCs w:val="18"/>
              </w:rPr>
              <w:t>[ A1-38 System parameter Date] and ( (</w:t>
            </w:r>
            <w:r w:rsidRPr="00BC2A41">
              <w:rPr>
                <w:rStyle w:val="ModernTableText"/>
                <w:b w:val="0"/>
                <w:bCs w:val="0"/>
                <w:noProof/>
                <w:szCs w:val="18"/>
              </w:rPr>
              <w:t>C8</w:t>
            </w:r>
            <w:r>
              <w:rPr>
                <w:rStyle w:val="ModernTableText"/>
                <w:b w:val="0"/>
                <w:bCs w:val="0"/>
                <w:noProof/>
                <w:szCs w:val="18"/>
              </w:rPr>
              <w:t>-</w:t>
            </w:r>
            <w:r w:rsidRPr="00BC2A41">
              <w:rPr>
                <w:rStyle w:val="ModernTableText"/>
                <w:b w:val="0"/>
                <w:bCs w:val="0"/>
                <w:noProof/>
                <w:szCs w:val="18"/>
              </w:rPr>
              <w:t>LI</w:t>
            </w:r>
            <w:r>
              <w:rPr>
                <w:rStyle w:val="ModernTableText"/>
                <w:b w:val="0"/>
                <w:bCs w:val="0"/>
                <w:noProof/>
                <w:szCs w:val="18"/>
              </w:rPr>
              <w:t>-FIRST-</w:t>
            </w:r>
            <w:r w:rsidRPr="00BC2A41">
              <w:rPr>
                <w:rStyle w:val="ModernTableText"/>
                <w:b w:val="0"/>
                <w:bCs w:val="0"/>
                <w:noProof/>
                <w:szCs w:val="18"/>
              </w:rPr>
              <w:t>DOS</w:t>
            </w:r>
            <w:r>
              <w:rPr>
                <w:rStyle w:val="ModernTableText"/>
                <w:b w:val="0"/>
                <w:bCs w:val="0"/>
                <w:noProof/>
                <w:szCs w:val="18"/>
              </w:rPr>
              <w:t>-</w:t>
            </w:r>
            <w:r w:rsidRPr="00BC2A41">
              <w:rPr>
                <w:rStyle w:val="ModernTableText"/>
                <w:b w:val="0"/>
                <w:bCs w:val="0"/>
                <w:noProof/>
                <w:szCs w:val="18"/>
              </w:rPr>
              <w:t>DT</w:t>
            </w:r>
            <w:r>
              <w:rPr>
                <w:rStyle w:val="ModernTableText"/>
                <w:b w:val="0"/>
                <w:bCs w:val="0"/>
                <w:noProof/>
                <w:szCs w:val="18"/>
              </w:rPr>
              <w:t xml:space="preserve"> and </w:t>
            </w:r>
            <w:r w:rsidRPr="00BC2A41">
              <w:rPr>
                <w:rStyle w:val="ModernTableText"/>
                <w:b w:val="0"/>
                <w:bCs w:val="0"/>
                <w:noProof/>
                <w:szCs w:val="18"/>
              </w:rPr>
              <w:t>C8</w:t>
            </w:r>
            <w:r>
              <w:rPr>
                <w:rStyle w:val="ModernTableText"/>
                <w:b w:val="0"/>
                <w:bCs w:val="0"/>
                <w:noProof/>
                <w:szCs w:val="18"/>
              </w:rPr>
              <w:t>-</w:t>
            </w:r>
            <w:r w:rsidRPr="00BC2A41">
              <w:rPr>
                <w:rStyle w:val="ModernTableText"/>
                <w:b w:val="0"/>
                <w:bCs w:val="0"/>
                <w:noProof/>
                <w:szCs w:val="18"/>
              </w:rPr>
              <w:t>LI</w:t>
            </w:r>
            <w:r>
              <w:rPr>
                <w:rStyle w:val="ModernTableText"/>
                <w:b w:val="0"/>
                <w:bCs w:val="0"/>
                <w:noProof/>
                <w:szCs w:val="18"/>
              </w:rPr>
              <w:t>-</w:t>
            </w:r>
            <w:r w:rsidRPr="00BC2A41">
              <w:rPr>
                <w:rStyle w:val="ModernTableText"/>
                <w:b w:val="0"/>
                <w:bCs w:val="0"/>
                <w:noProof/>
                <w:szCs w:val="18"/>
              </w:rPr>
              <w:t>LAST</w:t>
            </w:r>
            <w:r>
              <w:rPr>
                <w:rStyle w:val="ModernTableText"/>
                <w:b w:val="0"/>
                <w:bCs w:val="0"/>
                <w:noProof/>
                <w:szCs w:val="18"/>
              </w:rPr>
              <w:t>-</w:t>
            </w:r>
            <w:r w:rsidRPr="00BC2A41">
              <w:rPr>
                <w:rStyle w:val="ModernTableText"/>
                <w:b w:val="0"/>
                <w:bCs w:val="0"/>
                <w:noProof/>
                <w:szCs w:val="18"/>
              </w:rPr>
              <w:t>DOS</w:t>
            </w:r>
            <w:r>
              <w:rPr>
                <w:rStyle w:val="ModernTableText"/>
                <w:b w:val="0"/>
                <w:bCs w:val="0"/>
                <w:noProof/>
                <w:szCs w:val="18"/>
              </w:rPr>
              <w:t>-</w:t>
            </w:r>
            <w:r w:rsidRPr="00BC2A41">
              <w:rPr>
                <w:rStyle w:val="ModernTableText"/>
                <w:b w:val="0"/>
                <w:bCs w:val="0"/>
                <w:noProof/>
                <w:szCs w:val="18"/>
              </w:rPr>
              <w:t>DT</w:t>
            </w:r>
            <w:r>
              <w:rPr>
                <w:rStyle w:val="ModernTableText"/>
                <w:b w:val="0"/>
                <w:bCs w:val="0"/>
                <w:noProof/>
                <w:szCs w:val="18"/>
              </w:rPr>
              <w:t xml:space="preserve"> &gt; A-DTL-TB.A-LI-END-DT))</w:t>
            </w:r>
          </w:p>
          <w:p w:rsidRPr="00291FA1" w:rsidR="00C27C61" w:rsidP="00A9500D" w:rsidRDefault="00C27C61" w14:paraId="380A4B8A" wp14:textId="77777777">
            <w:pPr>
              <w:pStyle w:val="TableHeading"/>
              <w:spacing w:before="40" w:after="40"/>
              <w:rPr>
                <w:rStyle w:val="ModernTableText"/>
                <w:b w:val="0"/>
                <w:bCs w:val="0"/>
                <w:noProof/>
                <w:szCs w:val="18"/>
              </w:rPr>
            </w:pPr>
            <w:r w:rsidRPr="00DF7A24">
              <w:rPr>
                <w:rStyle w:val="ModernTableText"/>
                <w:b w:val="0"/>
                <w:bCs w:val="0"/>
                <w:noProof/>
                <w:szCs w:val="18"/>
              </w:rPr>
              <w:t>JOIN</w:t>
            </w:r>
            <w:r w:rsidRPr="00BC2A41">
              <w:rPr>
                <w:rStyle w:val="ModernTableText"/>
                <w:b w:val="0"/>
                <w:bCs w:val="0"/>
                <w:noProof/>
                <w:szCs w:val="18"/>
              </w:rPr>
              <w:t xml:space="preserve"> C-HDR-PARENT-TB to C-LI-TB using C-TCN-NUM and B-SYS-ID</w:t>
            </w:r>
            <w:r>
              <w:rPr>
                <w:rStyle w:val="ModernTableText"/>
                <w:b w:val="0"/>
                <w:bCs w:val="0"/>
                <w:noProof/>
                <w:szCs w:val="18"/>
              </w:rPr>
              <w:t xml:space="preserve"> and C-STAT-</w:t>
            </w:r>
            <w:r w:rsidRPr="00566858">
              <w:rPr>
                <w:rStyle w:val="ModernTableText"/>
                <w:b w:val="0"/>
                <w:bCs w:val="0"/>
                <w:noProof/>
                <w:szCs w:val="18"/>
              </w:rPr>
              <w:t>CD in ('O','P')</w:t>
            </w:r>
            <w:r>
              <w:rPr>
                <w:rStyle w:val="ModernTableText"/>
                <w:b w:val="0"/>
                <w:bCs w:val="0"/>
                <w:noProof/>
                <w:szCs w:val="18"/>
              </w:rPr>
              <w:t xml:space="preserve"> and C-ADJUD-</w:t>
            </w:r>
            <w:r w:rsidRPr="00566858">
              <w:rPr>
                <w:rStyle w:val="ModernTableText"/>
                <w:b w:val="0"/>
                <w:bCs w:val="0"/>
                <w:noProof/>
                <w:szCs w:val="18"/>
              </w:rPr>
              <w:t>DT &gt;= '04/01/2013'</w:t>
            </w:r>
            <w:r>
              <w:rPr>
                <w:rStyle w:val="ModernTableText"/>
                <w:b w:val="0"/>
                <w:bCs w:val="0"/>
                <w:noProof/>
                <w:szCs w:val="18"/>
              </w:rPr>
              <w:t xml:space="preserve"> and (C-CR-CD is null or C-CR-</w:t>
            </w:r>
            <w:r w:rsidRPr="00566858">
              <w:rPr>
                <w:rStyle w:val="ModernTableText"/>
                <w:b w:val="0"/>
                <w:bCs w:val="0"/>
                <w:noProof/>
                <w:szCs w:val="18"/>
              </w:rPr>
              <w:t>CD &lt;&gt; 'C')</w:t>
            </w:r>
          </w:p>
        </w:tc>
      </w:tr>
    </w:tbl>
    <w:p xmlns:wp14="http://schemas.microsoft.com/office/word/2010/wordml" w:rsidRPr="005652B9" w:rsidR="00C27C61" w:rsidP="00C27C61" w:rsidRDefault="00C27C61" w14:paraId="46F37A0C" wp14:textId="77777777">
      <w:pPr>
        <w:rPr>
          <w:sz w:val="19"/>
          <w:szCs w:val="19"/>
        </w:rPr>
      </w:pPr>
    </w:p>
    <w:p xmlns:wp14="http://schemas.microsoft.com/office/word/2010/wordml" w:rsidRPr="005652B9" w:rsidR="00C27C61" w:rsidP="00C27C61" w:rsidRDefault="00C27C61" w14:paraId="6ECEDE5E" wp14:textId="77777777">
      <w:pPr>
        <w:pStyle w:val="Heading6"/>
      </w:pPr>
      <w:r w:rsidRPr="005652B9">
        <w:br w:type="page"/>
      </w:r>
      <w:r w:rsidRPr="005652B9">
        <w:t>Report Layout – OPR-SRA-</w:t>
      </w:r>
      <w:r>
        <w:t>133</w:t>
      </w:r>
      <w:r w:rsidRPr="005652B9">
        <w:t xml:space="preserve"> </w:t>
      </w:r>
      <w:r>
        <w:t>–</w:t>
      </w:r>
      <w:r w:rsidRPr="005652B9">
        <w:t xml:space="preserve"> </w:t>
      </w:r>
      <w:r w:rsidRPr="0009295E">
        <w:t>Claims paid beyond CFI Waiver SA End date</w:t>
      </w:r>
      <w:r w:rsidRPr="003B0661">
        <w:rPr>
          <w:rFonts w:cs="Arial"/>
          <w:sz w:val="18"/>
          <w:szCs w:val="17"/>
        </w:rPr>
        <w:t xml:space="preserve"> - Report</w:t>
      </w:r>
    </w:p>
    <w:tbl>
      <w:tblPr>
        <w:tblW w:w="5000" w:type="pct"/>
        <w:jc w:val="center"/>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963"/>
        <w:gridCol w:w="656"/>
        <w:gridCol w:w="878"/>
        <w:gridCol w:w="835"/>
        <w:gridCol w:w="469"/>
        <w:gridCol w:w="219"/>
        <w:gridCol w:w="740"/>
        <w:gridCol w:w="662"/>
        <w:gridCol w:w="302"/>
        <w:gridCol w:w="319"/>
        <w:gridCol w:w="950"/>
        <w:gridCol w:w="832"/>
        <w:gridCol w:w="1065"/>
        <w:gridCol w:w="150"/>
        <w:gridCol w:w="814"/>
        <w:gridCol w:w="829"/>
        <w:gridCol w:w="374"/>
        <w:gridCol w:w="1399"/>
        <w:gridCol w:w="967"/>
        <w:gridCol w:w="967"/>
        <w:tblGridChange w:id="330">
          <w:tblGrid>
            <w:gridCol w:w="963"/>
            <w:gridCol w:w="656"/>
            <w:gridCol w:w="878"/>
            <w:gridCol w:w="835"/>
            <w:gridCol w:w="469"/>
            <w:gridCol w:w="219"/>
            <w:gridCol w:w="740"/>
            <w:gridCol w:w="662"/>
            <w:gridCol w:w="302"/>
            <w:gridCol w:w="319"/>
            <w:gridCol w:w="950"/>
            <w:gridCol w:w="832"/>
            <w:gridCol w:w="1065"/>
            <w:gridCol w:w="150"/>
            <w:gridCol w:w="814"/>
            <w:gridCol w:w="829"/>
            <w:gridCol w:w="374"/>
            <w:gridCol w:w="1399"/>
            <w:gridCol w:w="967"/>
            <w:gridCol w:w="967"/>
          </w:tblGrid>
        </w:tblGridChange>
      </w:tblGrid>
      <w:tr xmlns:wp14="http://schemas.microsoft.com/office/word/2010/wordml" w:rsidRPr="005652B9" w:rsidR="00C27C61" w:rsidTr="00A9500D" w14:paraId="156388D6" wp14:textId="77777777">
        <w:tblPrEx>
          <w:tblCellMar>
            <w:top w:w="0" w:type="dxa"/>
            <w:bottom w:w="0" w:type="dxa"/>
          </w:tblCellMar>
        </w:tblPrEx>
        <w:trPr>
          <w:cantSplit/>
          <w:trHeight w:val="432" w:hRule="exact"/>
          <w:tblHeader/>
          <w:jc w:val="center"/>
        </w:trPr>
        <w:tc>
          <w:tcPr>
            <w:tcW w:w="5000" w:type="pct"/>
            <w:gridSpan w:val="20"/>
            <w:tcBorders>
              <w:top w:val="single" w:color="auto" w:sz="4" w:space="0"/>
              <w:left w:val="single" w:color="auto" w:sz="4" w:space="0"/>
              <w:bottom w:val="single" w:color="auto" w:sz="4" w:space="0"/>
              <w:right w:val="single" w:color="auto" w:sz="4" w:space="0"/>
            </w:tcBorders>
            <w:shd w:val="clear" w:color="auto" w:fill="FF0000"/>
            <w:vAlign w:val="center"/>
          </w:tcPr>
          <w:p w:rsidRPr="00642FC8" w:rsidR="00C27C61" w:rsidP="00A9500D" w:rsidRDefault="00C27C61" w14:paraId="53E8AFBE" wp14:textId="77777777">
            <w:pPr>
              <w:ind w:left="437" w:right="81"/>
              <w:jc w:val="center"/>
              <w:rPr>
                <w:rFonts w:eastAsia="MS Mincho" w:cs="Arial"/>
                <w:szCs w:val="20"/>
              </w:rPr>
            </w:pPr>
            <w:r w:rsidRPr="005652B9">
              <w:rPr>
                <w:rFonts w:cs="Arial"/>
                <w:sz w:val="19"/>
                <w:szCs w:val="19"/>
              </w:rPr>
              <w:br w:type="page"/>
            </w:r>
            <w:r w:rsidRPr="005652B9">
              <w:rPr>
                <w:rFonts w:cs="Arial"/>
                <w:sz w:val="19"/>
                <w:szCs w:val="19"/>
              </w:rPr>
              <w:br w:type="page"/>
            </w:r>
            <w:r w:rsidRPr="00642FC8">
              <w:rPr>
                <w:rFonts w:eastAsia="MS Mincho" w:cs="Arial"/>
                <w:szCs w:val="20"/>
              </w:rPr>
              <w:t>NH MMIS REPORT LAYOUT</w:t>
            </w:r>
          </w:p>
        </w:tc>
      </w:tr>
      <w:tr xmlns:wp14="http://schemas.microsoft.com/office/word/2010/wordml" w:rsidRPr="005652B9" w:rsidR="00C27C61" w:rsidTr="00A9500D" w14:paraId="0C6B9E40" wp14:textId="77777777">
        <w:tblPrEx>
          <w:tblCellMar>
            <w:top w:w="0" w:type="dxa"/>
            <w:bottom w:w="0" w:type="dxa"/>
          </w:tblCellMar>
        </w:tblPrEx>
        <w:trPr>
          <w:cantSplit/>
          <w:trHeight w:val="1710"/>
          <w:jc w:val="center"/>
        </w:trPr>
        <w:tc>
          <w:tcPr>
            <w:tcW w:w="1397" w:type="pct"/>
            <w:gridSpan w:val="6"/>
            <w:tcBorders>
              <w:top w:val="single" w:color="auto" w:sz="4" w:space="0"/>
              <w:bottom w:val="nil"/>
              <w:right w:val="nil"/>
            </w:tcBorders>
            <w:vAlign w:val="center"/>
          </w:tcPr>
          <w:p w:rsidRPr="00ED327C" w:rsidR="00C27C61" w:rsidP="00A9500D" w:rsidRDefault="00C27C61" w14:paraId="026D5302" wp14:textId="77777777">
            <w:pPr>
              <w:pStyle w:val="TableText1"/>
              <w:spacing w:before="40" w:after="40"/>
              <w:rPr>
                <w:rStyle w:val="ModernTableText"/>
                <w:b/>
                <w:bCs/>
                <w:color w:val="000000"/>
                <w:sz w:val="20"/>
                <w:szCs w:val="20"/>
              </w:rPr>
            </w:pPr>
            <w:r w:rsidRPr="00ED327C">
              <w:rPr>
                <w:rStyle w:val="ModernTableText"/>
                <w:b/>
                <w:bCs/>
                <w:color w:val="000000"/>
                <w:sz w:val="20"/>
                <w:szCs w:val="20"/>
              </w:rPr>
              <w:t>Enterprise Operational</w:t>
            </w:r>
          </w:p>
          <w:p w:rsidRPr="00ED327C" w:rsidR="00C27C61" w:rsidP="00A9500D" w:rsidRDefault="00C27C61" w14:paraId="0BC8F7D2" wp14:textId="77777777">
            <w:pPr>
              <w:pStyle w:val="TableText1"/>
              <w:spacing w:before="40" w:after="40"/>
              <w:rPr>
                <w:rStyle w:val="ModernTableText"/>
                <w:b/>
                <w:bCs/>
                <w:color w:val="000000"/>
                <w:sz w:val="20"/>
                <w:szCs w:val="20"/>
              </w:rPr>
            </w:pPr>
            <w:r w:rsidRPr="00ED327C">
              <w:rPr>
                <w:rStyle w:val="ModernTableText"/>
                <w:b/>
                <w:bCs/>
                <w:color w:val="000000"/>
                <w:sz w:val="20"/>
                <w:szCs w:val="20"/>
              </w:rPr>
              <w:t>Reports (EOR)</w:t>
            </w:r>
          </w:p>
          <w:p w:rsidRPr="00ED327C" w:rsidR="00C27C61" w:rsidP="00A9500D" w:rsidRDefault="00C27C61" w14:paraId="4AC9EB54" wp14:textId="77777777">
            <w:pPr>
              <w:pStyle w:val="TableText1"/>
              <w:spacing w:before="40" w:after="40"/>
              <w:rPr>
                <w:rStyle w:val="ModernTableText"/>
                <w:b/>
                <w:bCs/>
                <w:color w:val="000000"/>
                <w:sz w:val="20"/>
                <w:szCs w:val="20"/>
              </w:rPr>
            </w:pPr>
            <w:r>
              <w:rPr>
                <w:rStyle w:val="ModernTableText"/>
                <w:b/>
                <w:bCs/>
                <w:color w:val="000000"/>
                <w:sz w:val="20"/>
                <w:szCs w:val="20"/>
              </w:rPr>
              <w:t>Report ID:  OPR-SRA-133</w:t>
            </w:r>
          </w:p>
        </w:tc>
        <w:tc>
          <w:tcPr>
            <w:tcW w:w="2315" w:type="pct"/>
            <w:gridSpan w:val="10"/>
            <w:tcBorders>
              <w:top w:val="nil"/>
              <w:left w:val="nil"/>
              <w:bottom w:val="nil"/>
              <w:right w:val="nil"/>
            </w:tcBorders>
            <w:vAlign w:val="center"/>
          </w:tcPr>
          <w:p w:rsidRPr="0099653B" w:rsidR="00C27C61" w:rsidP="00A9500D" w:rsidRDefault="00C27C61" w14:paraId="2F7A392C" wp14:textId="77777777">
            <w:pPr>
              <w:tabs>
                <w:tab w:val="center" w:pos="1853"/>
              </w:tabs>
              <w:jc w:val="center"/>
              <w:rPr>
                <w:b/>
                <w:szCs w:val="20"/>
              </w:rPr>
            </w:pPr>
            <w:r w:rsidRPr="0099653B">
              <w:rPr>
                <w:b/>
                <w:szCs w:val="20"/>
              </w:rPr>
              <w:t>Line of Business:  &lt;LOB Cd – Desc&gt;</w:t>
            </w:r>
          </w:p>
          <w:p w:rsidRPr="0099653B" w:rsidR="00C27C61" w:rsidP="00A9500D" w:rsidRDefault="00C27C61" w14:paraId="579B9678" wp14:textId="77777777">
            <w:pPr>
              <w:tabs>
                <w:tab w:val="center" w:pos="1853"/>
              </w:tabs>
              <w:spacing w:before="120"/>
              <w:jc w:val="center"/>
              <w:rPr>
                <w:rFonts w:cs="Arial"/>
                <w:b/>
                <w:bCs/>
                <w:szCs w:val="20"/>
              </w:rPr>
            </w:pPr>
            <w:r w:rsidRPr="0099653B">
              <w:rPr>
                <w:rFonts w:cs="Arial"/>
                <w:b/>
                <w:bCs/>
                <w:szCs w:val="20"/>
              </w:rPr>
              <w:t>Department of Health and Human Services</w:t>
            </w:r>
          </w:p>
          <w:p w:rsidRPr="0099653B" w:rsidR="00C27C61" w:rsidP="00A9500D" w:rsidRDefault="00C27C61" w14:paraId="7637A72C" wp14:textId="77777777">
            <w:pPr>
              <w:tabs>
                <w:tab w:val="center" w:pos="1853"/>
              </w:tabs>
              <w:spacing w:before="120"/>
              <w:jc w:val="center"/>
              <w:rPr>
                <w:rFonts w:cs="Arial"/>
                <w:b/>
                <w:bCs/>
                <w:szCs w:val="20"/>
              </w:rPr>
            </w:pPr>
            <w:r>
              <w:rPr>
                <w:rFonts w:cs="Arial"/>
                <w:b/>
                <w:bCs/>
                <w:szCs w:val="20"/>
              </w:rPr>
              <w:t>Claims paid beyond CFI Waiver SA End date</w:t>
            </w:r>
            <w:r w:rsidRPr="00BF4585">
              <w:rPr>
                <w:rFonts w:cs="Arial"/>
                <w:b/>
                <w:bCs/>
                <w:szCs w:val="20"/>
              </w:rPr>
              <w:t xml:space="preserve"> - Report</w:t>
            </w:r>
          </w:p>
          <w:p w:rsidRPr="0099653B" w:rsidR="00C27C61" w:rsidP="00A9500D" w:rsidRDefault="00C27C61" w14:paraId="165C1118" wp14:textId="77777777">
            <w:pPr>
              <w:pStyle w:val="DSDHead4"/>
              <w:tabs>
                <w:tab w:val="center" w:pos="1853"/>
              </w:tabs>
              <w:spacing w:before="120" w:after="120"/>
              <w:rPr>
                <w:rStyle w:val="ModernTableText"/>
                <w:rFonts w:cs="Arial"/>
                <w:b w:val="0"/>
                <w:bCs/>
                <w:color w:val="FF0000"/>
                <w:sz w:val="20"/>
              </w:rPr>
            </w:pPr>
            <w:r w:rsidRPr="0099653B">
              <w:rPr>
                <w:rFonts w:ascii="Arial" w:hAnsi="Arial" w:cs="Arial"/>
                <w:bCs/>
                <w:sz w:val="20"/>
              </w:rPr>
              <w:t>As of MM/DD/CCYY</w:t>
            </w:r>
          </w:p>
        </w:tc>
        <w:tc>
          <w:tcPr>
            <w:tcW w:w="1288" w:type="pct"/>
            <w:gridSpan w:val="4"/>
            <w:tcBorders>
              <w:top w:val="single" w:color="auto" w:sz="4" w:space="0"/>
              <w:left w:val="nil"/>
              <w:bottom w:val="nil"/>
            </w:tcBorders>
          </w:tcPr>
          <w:p w:rsidRPr="005652B9" w:rsidR="00C27C61" w:rsidP="00A9500D" w:rsidRDefault="003A7664" w14:paraId="19991D7E" wp14:textId="77777777">
            <w:pPr>
              <w:jc w:val="right"/>
              <w:rPr>
                <w:sz w:val="19"/>
                <w:szCs w:val="19"/>
              </w:rPr>
            </w:pPr>
            <w:r w:rsidRPr="005652B9">
              <w:rPr>
                <w:noProof/>
                <w:sz w:val="19"/>
                <w:szCs w:val="19"/>
              </w:rPr>
              <w:drawing>
                <wp:inline xmlns:wp14="http://schemas.microsoft.com/office/word/2010/wordprocessingDrawing" distT="0" distB="0" distL="0" distR="0" wp14:anchorId="04BAC607" wp14:editId="7777777">
                  <wp:extent cx="1295400" cy="1285875"/>
                  <wp:effectExtent l="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5400" cy="1285875"/>
                          </a:xfrm>
                          <a:prstGeom prst="rect">
                            <a:avLst/>
                          </a:prstGeom>
                          <a:noFill/>
                          <a:ln>
                            <a:noFill/>
                          </a:ln>
                        </pic:spPr>
                      </pic:pic>
                    </a:graphicData>
                  </a:graphic>
                </wp:inline>
              </w:drawing>
            </w:r>
          </w:p>
        </w:tc>
      </w:tr>
      <w:tr xmlns:wp14="http://schemas.microsoft.com/office/word/2010/wordml" w:rsidRPr="005652B9" w:rsidR="00C27C61" w:rsidTr="00A9500D" w14:paraId="07E015CF" wp14:textId="77777777">
        <w:tblPrEx>
          <w:tblCellMar>
            <w:top w:w="0" w:type="dxa"/>
            <w:bottom w:w="0" w:type="dxa"/>
          </w:tblCellMar>
        </w:tblPrEx>
        <w:trPr>
          <w:cantSplit/>
          <w:trHeight w:val="135"/>
          <w:jc w:val="center"/>
        </w:trPr>
        <w:tc>
          <w:tcPr>
            <w:tcW w:w="5000" w:type="pct"/>
            <w:gridSpan w:val="20"/>
            <w:tcBorders>
              <w:top w:val="nil"/>
              <w:bottom w:val="nil"/>
            </w:tcBorders>
            <w:vAlign w:val="center"/>
          </w:tcPr>
          <w:p w:rsidRPr="005652B9" w:rsidR="00C27C61" w:rsidP="00A9500D" w:rsidRDefault="00C27C61" w14:paraId="1B950021" wp14:textId="77777777">
            <w:pPr>
              <w:pStyle w:val="Figure"/>
              <w:rPr>
                <w:rFonts w:ascii="Arial" w:hAnsi="Arial" w:cs="Arial"/>
                <w:bCs w:val="0"/>
                <w:color w:val="FFFFFF"/>
                <w:sz w:val="23"/>
                <w:szCs w:val="23"/>
              </w:rPr>
            </w:pPr>
          </w:p>
        </w:tc>
      </w:tr>
      <w:tr xmlns:wp14="http://schemas.microsoft.com/office/word/2010/wordml" w:rsidRPr="003D4CC0" w:rsidR="00C27C61" w:rsidTr="00A9500D" w14:paraId="37869BA4" wp14:textId="77777777">
        <w:tblPrEx>
          <w:tblCellMar>
            <w:top w:w="0" w:type="dxa"/>
            <w:bottom w:w="0" w:type="dxa"/>
          </w:tblCellMar>
        </w:tblPrEx>
        <w:trPr>
          <w:cantSplit/>
          <w:trHeight w:val="360"/>
          <w:jc w:val="center"/>
        </w:trPr>
        <w:tc>
          <w:tcPr>
            <w:tcW w:w="1989" w:type="pct"/>
            <w:gridSpan w:val="9"/>
            <w:tcBorders>
              <w:top w:val="nil"/>
              <w:bottom w:val="nil"/>
            </w:tcBorders>
            <w:shd w:val="clear" w:color="auto" w:fill="356BA1"/>
            <w:vAlign w:val="center"/>
          </w:tcPr>
          <w:p w:rsidRPr="003D4CC0" w:rsidR="00C27C61" w:rsidP="00A9500D" w:rsidRDefault="00C27C61" w14:paraId="7FC3FD7D" wp14:textId="77777777">
            <w:pPr>
              <w:pStyle w:val="Figure"/>
              <w:spacing w:before="60" w:after="60"/>
              <w:rPr>
                <w:rFonts w:ascii="Arial" w:hAnsi="Arial" w:cs="Arial"/>
                <w:bCs w:val="0"/>
                <w:color w:val="FFFFFF"/>
                <w:sz w:val="23"/>
                <w:szCs w:val="23"/>
              </w:rPr>
            </w:pPr>
            <w:r>
              <w:rPr>
                <w:rFonts w:ascii="Arial" w:hAnsi="Arial" w:cs="Arial"/>
                <w:bCs w:val="0"/>
                <w:color w:val="FFFFFF"/>
                <w:sz w:val="23"/>
                <w:szCs w:val="23"/>
              </w:rPr>
              <w:t>SA LI Svc Prov ID</w:t>
            </w:r>
            <w:r w:rsidRPr="003D4CC0">
              <w:rPr>
                <w:rFonts w:ascii="Arial" w:hAnsi="Arial" w:cs="Arial"/>
                <w:bCs w:val="0"/>
                <w:color w:val="FFFFFF"/>
                <w:sz w:val="23"/>
                <w:szCs w:val="23"/>
              </w:rPr>
              <w:t>:   XXXXXXXXXXXXXXXXXXXXX</w:t>
            </w:r>
          </w:p>
        </w:tc>
        <w:tc>
          <w:tcPr>
            <w:tcW w:w="3011" w:type="pct"/>
            <w:gridSpan w:val="11"/>
            <w:tcBorders>
              <w:top w:val="nil"/>
              <w:bottom w:val="nil"/>
            </w:tcBorders>
            <w:shd w:val="clear" w:color="auto" w:fill="356BA1"/>
            <w:vAlign w:val="center"/>
          </w:tcPr>
          <w:p w:rsidRPr="003D4CC0" w:rsidR="00C27C61" w:rsidP="00A9500D" w:rsidRDefault="00C27C61" w14:paraId="0525442B" wp14:textId="77777777">
            <w:pPr>
              <w:pStyle w:val="Figure"/>
              <w:spacing w:before="60" w:after="60"/>
              <w:rPr>
                <w:rFonts w:ascii="Arial" w:hAnsi="Arial" w:cs="Arial"/>
                <w:bCs w:val="0"/>
                <w:color w:val="FFFFFF"/>
                <w:sz w:val="23"/>
                <w:szCs w:val="23"/>
              </w:rPr>
            </w:pPr>
            <w:r>
              <w:rPr>
                <w:rFonts w:ascii="Arial" w:hAnsi="Arial" w:cs="Arial"/>
                <w:bCs w:val="0"/>
                <w:color w:val="FFFFFF"/>
                <w:sz w:val="23"/>
                <w:szCs w:val="23"/>
              </w:rPr>
              <w:t>SA LI Svc Prov Nam</w:t>
            </w:r>
            <w:r w:rsidRPr="003D4CC0">
              <w:rPr>
                <w:rFonts w:ascii="Arial" w:hAnsi="Arial" w:cs="Arial"/>
                <w:bCs w:val="0"/>
                <w:color w:val="FFFFFF"/>
                <w:sz w:val="23"/>
                <w:szCs w:val="23"/>
              </w:rPr>
              <w:t>e:  XXXXXXXXXXXXXXXXXXXXX</w:t>
            </w:r>
          </w:p>
        </w:tc>
      </w:tr>
      <w:tr xmlns:wp14="http://schemas.microsoft.com/office/word/2010/wordml" w:rsidRPr="003D4CC0" w:rsidR="00C27C61" w:rsidTr="00A9500D" w14:paraId="16EC8500" wp14:textId="77777777">
        <w:tblPrEx>
          <w:tblCellMar>
            <w:top w:w="0" w:type="dxa"/>
            <w:bottom w:w="0" w:type="dxa"/>
          </w:tblCellMar>
        </w:tblPrEx>
        <w:trPr>
          <w:cantSplit/>
          <w:trHeight w:val="351"/>
          <w:jc w:val="center"/>
        </w:trPr>
        <w:tc>
          <w:tcPr>
            <w:tcW w:w="5000" w:type="pct"/>
            <w:gridSpan w:val="20"/>
            <w:tcBorders>
              <w:top w:val="nil"/>
              <w:bottom w:val="nil"/>
            </w:tcBorders>
            <w:shd w:val="clear" w:color="auto" w:fill="FDD461"/>
            <w:vAlign w:val="center"/>
          </w:tcPr>
          <w:p w:rsidRPr="003D4CC0" w:rsidR="00C27C61" w:rsidP="00A9500D" w:rsidRDefault="00C27C61" w14:paraId="59D93583" wp14:textId="77777777">
            <w:pPr>
              <w:pStyle w:val="Figure"/>
              <w:ind w:left="-35"/>
              <w:rPr>
                <w:rFonts w:ascii="Arial Bold" w:hAnsi="Arial Bold" w:cs="Arial"/>
                <w:bCs w:val="0"/>
                <w:sz w:val="23"/>
                <w:szCs w:val="23"/>
              </w:rPr>
            </w:pPr>
            <w:r w:rsidRPr="003D4CC0">
              <w:rPr>
                <w:rStyle w:val="ModernTableText"/>
                <w:rFonts w:ascii="Arial Bold" w:hAnsi="Arial Bold"/>
              </w:rPr>
              <w:t xml:space="preserve">  </w:t>
            </w:r>
            <w:r w:rsidRPr="003D4CC0">
              <w:rPr>
                <w:rStyle w:val="ModernTableText"/>
                <w:rFonts w:ascii="Arial Bold" w:hAnsi="Arial Bold"/>
                <w:sz w:val="23"/>
                <w:szCs w:val="23"/>
              </w:rPr>
              <w:t xml:space="preserve">SA Ty Cd </w:t>
            </w:r>
            <w:r w:rsidRPr="003D4CC0">
              <w:rPr>
                <w:rFonts w:ascii="Arial Bold" w:hAnsi="Arial Bold" w:cs="Arial"/>
                <w:bCs w:val="0"/>
                <w:sz w:val="23"/>
                <w:szCs w:val="23"/>
              </w:rPr>
              <w:t xml:space="preserve">- Desc:  XX </w:t>
            </w:r>
            <w:r>
              <w:rPr>
                <w:rFonts w:ascii="Arial Bold" w:hAnsi="Arial Bold" w:cs="Arial"/>
                <w:bCs w:val="0"/>
                <w:sz w:val="23"/>
                <w:szCs w:val="23"/>
              </w:rPr>
              <w:t>–</w:t>
            </w:r>
            <w:r w:rsidRPr="003D4CC0">
              <w:rPr>
                <w:rFonts w:ascii="Arial Bold" w:hAnsi="Arial Bold" w:cs="Arial"/>
                <w:bCs w:val="0"/>
                <w:sz w:val="23"/>
                <w:szCs w:val="23"/>
              </w:rPr>
              <w:t xml:space="preserve"> XXXXXXXXXXXXXXX</w:t>
            </w:r>
          </w:p>
        </w:tc>
      </w:tr>
      <w:tr xmlns:wp14="http://schemas.microsoft.com/office/word/2010/wordml" w:rsidRPr="005652B9" w:rsidR="00C27C61" w:rsidTr="00A9500D" w14:paraId="060EFD6E" wp14:textId="77777777">
        <w:tblPrEx>
          <w:tblCellMar>
            <w:top w:w="0" w:type="dxa"/>
            <w:bottom w:w="0" w:type="dxa"/>
          </w:tblCellMar>
        </w:tblPrEx>
        <w:trPr>
          <w:cantSplit/>
          <w:trHeight w:val="360"/>
          <w:jc w:val="center"/>
        </w:trPr>
        <w:tc>
          <w:tcPr>
            <w:tcW w:w="335"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C27C61" w:rsidP="00A9500D" w:rsidRDefault="00C27C61" w14:paraId="06A8E8E7" wp14:textId="77777777">
            <w:pPr>
              <w:pStyle w:val="Figure"/>
              <w:spacing w:before="120" w:after="120"/>
              <w:jc w:val="center"/>
              <w:rPr>
                <w:rFonts w:ascii="Arial" w:hAnsi="Arial" w:cs="Arial"/>
                <w:sz w:val="15"/>
                <w:szCs w:val="15"/>
              </w:rPr>
            </w:pPr>
            <w:r w:rsidRPr="005652B9">
              <w:rPr>
                <w:rFonts w:ascii="Arial" w:hAnsi="Arial" w:cs="Arial"/>
                <w:sz w:val="15"/>
                <w:szCs w:val="15"/>
              </w:rPr>
              <w:t xml:space="preserve">SA </w:t>
            </w:r>
            <w:r>
              <w:rPr>
                <w:rFonts w:ascii="Arial" w:hAnsi="Arial" w:cs="Arial"/>
                <w:sz w:val="15"/>
                <w:szCs w:val="15"/>
              </w:rPr>
              <w:t>I</w:t>
            </w:r>
            <w:r w:rsidRPr="005652B9">
              <w:rPr>
                <w:rFonts w:ascii="Arial" w:hAnsi="Arial" w:cs="Arial"/>
                <w:sz w:val="15"/>
                <w:szCs w:val="15"/>
              </w:rPr>
              <w:t>D</w:t>
            </w:r>
          </w:p>
        </w:tc>
        <w:tc>
          <w:tcPr>
            <w:tcW w:w="228"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C27C61" w:rsidP="00A9500D" w:rsidRDefault="00C27C61" w14:paraId="6F5DF91F" wp14:textId="77777777">
            <w:pPr>
              <w:pStyle w:val="Figure"/>
              <w:spacing w:before="120" w:after="120"/>
              <w:jc w:val="center"/>
              <w:rPr>
                <w:rFonts w:ascii="Arial" w:hAnsi="Arial" w:cs="Arial"/>
                <w:sz w:val="15"/>
                <w:szCs w:val="15"/>
              </w:rPr>
            </w:pPr>
            <w:r w:rsidRPr="005652B9">
              <w:rPr>
                <w:rFonts w:ascii="Arial" w:hAnsi="Arial" w:cs="Arial"/>
                <w:sz w:val="15"/>
                <w:szCs w:val="15"/>
              </w:rPr>
              <w:t>SA LI Num</w:t>
            </w:r>
          </w:p>
        </w:tc>
        <w:tc>
          <w:tcPr>
            <w:tcW w:w="305"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C27C61" w:rsidP="00A9500D" w:rsidRDefault="00C27C61" w14:paraId="31505AED" wp14:textId="77777777">
            <w:pPr>
              <w:pStyle w:val="Figure"/>
              <w:spacing w:before="120" w:after="120"/>
              <w:jc w:val="center"/>
              <w:rPr>
                <w:rFonts w:ascii="Arial" w:hAnsi="Arial" w:cs="Arial"/>
                <w:sz w:val="15"/>
                <w:szCs w:val="15"/>
              </w:rPr>
            </w:pPr>
            <w:r>
              <w:rPr>
                <w:rFonts w:ascii="Arial" w:hAnsi="Arial" w:cs="Arial"/>
                <w:sz w:val="15"/>
                <w:szCs w:val="15"/>
              </w:rPr>
              <w:t>SA LI Apprvd Begin Date</w:t>
            </w:r>
          </w:p>
        </w:tc>
        <w:tc>
          <w:tcPr>
            <w:tcW w:w="290"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C27C61" w:rsidP="00A9500D" w:rsidRDefault="00C27C61" w14:paraId="59D3A5ED" wp14:textId="77777777">
            <w:pPr>
              <w:pStyle w:val="Figure"/>
              <w:spacing w:before="120" w:after="120"/>
              <w:rPr>
                <w:rFonts w:ascii="Arial" w:hAnsi="Arial" w:cs="Arial"/>
                <w:sz w:val="15"/>
                <w:szCs w:val="15"/>
              </w:rPr>
            </w:pPr>
            <w:r>
              <w:rPr>
                <w:rFonts w:ascii="Arial" w:hAnsi="Arial" w:cs="Arial"/>
                <w:sz w:val="15"/>
                <w:szCs w:val="15"/>
              </w:rPr>
              <w:t>SA LI Apprvd End Date</w:t>
            </w:r>
          </w:p>
        </w:tc>
        <w:tc>
          <w:tcPr>
            <w:tcW w:w="239" w:type="pct"/>
            <w:gridSpan w:val="2"/>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C27C61" w:rsidP="00A9500D" w:rsidRDefault="00C27C61" w14:paraId="50693E8B" wp14:textId="77777777">
            <w:pPr>
              <w:pStyle w:val="Figure"/>
              <w:spacing w:before="120" w:after="120"/>
              <w:jc w:val="center"/>
              <w:rPr>
                <w:rFonts w:ascii="Arial" w:hAnsi="Arial" w:cs="Arial"/>
                <w:sz w:val="15"/>
                <w:szCs w:val="15"/>
              </w:rPr>
            </w:pPr>
            <w:r>
              <w:rPr>
                <w:rFonts w:ascii="Arial" w:hAnsi="Arial" w:cs="Arial"/>
                <w:bCs w:val="0"/>
                <w:color w:val="000000"/>
                <w:sz w:val="15"/>
                <w:szCs w:val="15"/>
              </w:rPr>
              <w:t>TCN</w:t>
            </w:r>
          </w:p>
        </w:tc>
        <w:tc>
          <w:tcPr>
            <w:tcW w:w="257"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C27C61" w:rsidP="00A9500D" w:rsidRDefault="00C27C61" w14:paraId="66158679" wp14:textId="77777777">
            <w:pPr>
              <w:pStyle w:val="Figure"/>
              <w:spacing w:before="120" w:after="120"/>
              <w:jc w:val="center"/>
              <w:rPr>
                <w:rFonts w:ascii="Arial" w:hAnsi="Arial" w:cs="Arial"/>
                <w:sz w:val="15"/>
                <w:szCs w:val="15"/>
              </w:rPr>
            </w:pPr>
            <w:r>
              <w:rPr>
                <w:rFonts w:ascii="Arial" w:hAnsi="Arial" w:cs="Arial"/>
                <w:bCs w:val="0"/>
                <w:color w:val="000000"/>
                <w:sz w:val="15"/>
                <w:szCs w:val="15"/>
              </w:rPr>
              <w:t>Claim LI Num</w:t>
            </w:r>
          </w:p>
        </w:tc>
        <w:tc>
          <w:tcPr>
            <w:tcW w:w="230"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C27C61" w:rsidP="00A9500D" w:rsidRDefault="00C27C61" w14:paraId="4D5CBCDF" wp14:textId="77777777">
            <w:pPr>
              <w:pStyle w:val="Figure"/>
              <w:spacing w:before="120" w:after="120"/>
              <w:jc w:val="center"/>
              <w:rPr>
                <w:rFonts w:ascii="Arial" w:hAnsi="Arial" w:cs="Arial"/>
                <w:sz w:val="15"/>
                <w:szCs w:val="15"/>
              </w:rPr>
            </w:pPr>
            <w:r>
              <w:rPr>
                <w:rFonts w:ascii="Arial" w:hAnsi="Arial" w:cs="Arial"/>
                <w:bCs w:val="0"/>
                <w:color w:val="000000"/>
                <w:sz w:val="15"/>
                <w:szCs w:val="15"/>
              </w:rPr>
              <w:t>DOS Begin Date</w:t>
            </w:r>
          </w:p>
        </w:tc>
        <w:tc>
          <w:tcPr>
            <w:tcW w:w="216" w:type="pct"/>
            <w:gridSpan w:val="2"/>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C27C61" w:rsidP="00A9500D" w:rsidRDefault="00C27C61" w14:paraId="61D12675" wp14:textId="77777777">
            <w:pPr>
              <w:pStyle w:val="Figure"/>
              <w:spacing w:before="120" w:after="120"/>
              <w:jc w:val="center"/>
              <w:rPr>
                <w:rFonts w:ascii="Arial" w:hAnsi="Arial" w:cs="Arial"/>
                <w:sz w:val="15"/>
                <w:szCs w:val="15"/>
              </w:rPr>
            </w:pPr>
            <w:r>
              <w:rPr>
                <w:rFonts w:ascii="Arial" w:hAnsi="Arial" w:cs="Arial"/>
                <w:bCs w:val="0"/>
                <w:color w:val="000000"/>
                <w:sz w:val="15"/>
                <w:szCs w:val="15"/>
              </w:rPr>
              <w:t>DOS End Date</w:t>
            </w:r>
          </w:p>
        </w:tc>
        <w:tc>
          <w:tcPr>
            <w:tcW w:w="330"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C27C61" w:rsidP="00A9500D" w:rsidRDefault="00C27C61" w14:paraId="3A5D2B41" wp14:textId="77777777">
            <w:pPr>
              <w:pStyle w:val="Figure"/>
              <w:spacing w:before="120" w:after="120"/>
              <w:jc w:val="center"/>
              <w:rPr>
                <w:rFonts w:ascii="Arial" w:hAnsi="Arial" w:cs="Arial"/>
                <w:sz w:val="15"/>
                <w:szCs w:val="15"/>
              </w:rPr>
            </w:pPr>
            <w:r>
              <w:rPr>
                <w:rFonts w:ascii="Arial" w:hAnsi="Arial" w:cs="Arial"/>
                <w:sz w:val="15"/>
                <w:szCs w:val="15"/>
              </w:rPr>
              <w:t>Mbr ID</w:t>
            </w:r>
          </w:p>
        </w:tc>
        <w:tc>
          <w:tcPr>
            <w:tcW w:w="289"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C27C61" w:rsidP="00A9500D" w:rsidRDefault="00C27C61" w14:paraId="0427C3CA" wp14:textId="77777777">
            <w:pPr>
              <w:pStyle w:val="Figure"/>
              <w:spacing w:before="40" w:after="40"/>
              <w:jc w:val="center"/>
              <w:rPr>
                <w:rFonts w:ascii="Arial" w:hAnsi="Arial" w:cs="Arial"/>
                <w:bCs w:val="0"/>
                <w:sz w:val="15"/>
                <w:szCs w:val="15"/>
              </w:rPr>
            </w:pPr>
            <w:r>
              <w:rPr>
                <w:rFonts w:ascii="Arial" w:hAnsi="Arial" w:cs="Arial"/>
                <w:bCs w:val="0"/>
                <w:color w:val="000000"/>
                <w:sz w:val="15"/>
                <w:szCs w:val="15"/>
              </w:rPr>
              <w:t>Mbr Name-Full</w:t>
            </w:r>
          </w:p>
        </w:tc>
        <w:tc>
          <w:tcPr>
            <w:tcW w:w="370"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C27C61" w:rsidP="00A9500D" w:rsidRDefault="00C27C61" w14:paraId="1032A512" wp14:textId="77777777">
            <w:pPr>
              <w:pStyle w:val="Figure"/>
              <w:spacing w:before="40" w:after="40"/>
              <w:jc w:val="center"/>
              <w:rPr>
                <w:rFonts w:ascii="Arial" w:hAnsi="Arial" w:cs="Arial"/>
                <w:bCs w:val="0"/>
                <w:sz w:val="15"/>
                <w:szCs w:val="15"/>
              </w:rPr>
            </w:pPr>
            <w:r w:rsidRPr="005652B9">
              <w:rPr>
                <w:rFonts w:ascii="Arial" w:hAnsi="Arial" w:cs="Arial"/>
                <w:bCs w:val="0"/>
                <w:color w:val="000000"/>
                <w:sz w:val="15"/>
                <w:szCs w:val="15"/>
              </w:rPr>
              <w:t>SA LI Svc Cd-</w:t>
            </w:r>
            <w:r>
              <w:rPr>
                <w:rFonts w:ascii="Arial" w:hAnsi="Arial" w:cs="Arial"/>
                <w:bCs w:val="0"/>
                <w:color w:val="000000"/>
                <w:sz w:val="15"/>
                <w:szCs w:val="15"/>
              </w:rPr>
              <w:t>From</w:t>
            </w:r>
          </w:p>
        </w:tc>
        <w:tc>
          <w:tcPr>
            <w:tcW w:w="335" w:type="pct"/>
            <w:gridSpan w:val="2"/>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C27C61" w:rsidP="00A9500D" w:rsidRDefault="00C27C61" w14:paraId="74BB6BC9" wp14:textId="77777777">
            <w:pPr>
              <w:pStyle w:val="Figure"/>
              <w:spacing w:before="40" w:after="40"/>
              <w:jc w:val="center"/>
              <w:rPr>
                <w:rFonts w:ascii="Arial" w:hAnsi="Arial" w:cs="Arial"/>
                <w:bCs w:val="0"/>
                <w:sz w:val="15"/>
                <w:szCs w:val="15"/>
              </w:rPr>
            </w:pPr>
            <w:r w:rsidRPr="005652B9">
              <w:rPr>
                <w:rFonts w:ascii="Arial" w:hAnsi="Arial" w:cs="Arial"/>
                <w:bCs w:val="0"/>
                <w:color w:val="000000"/>
                <w:sz w:val="15"/>
                <w:szCs w:val="15"/>
              </w:rPr>
              <w:t>SA LI Svc Cd-To</w:t>
            </w:r>
          </w:p>
        </w:tc>
        <w:tc>
          <w:tcPr>
            <w:tcW w:w="418" w:type="pct"/>
            <w:gridSpan w:val="2"/>
            <w:tcBorders>
              <w:top w:val="single" w:color="auto" w:sz="2" w:space="0"/>
              <w:left w:val="single" w:color="auto" w:sz="2" w:space="0"/>
              <w:bottom w:val="single" w:color="auto" w:sz="2" w:space="0"/>
              <w:right w:val="single" w:color="auto" w:sz="2" w:space="0"/>
            </w:tcBorders>
            <w:shd w:val="clear" w:color="auto" w:fill="D9D9D9"/>
            <w:vAlign w:val="center"/>
          </w:tcPr>
          <w:p w:rsidR="00C27C61" w:rsidP="00A9500D" w:rsidRDefault="00C27C61" w14:paraId="5A8C0171" wp14:textId="77777777">
            <w:pPr>
              <w:pStyle w:val="Figure"/>
              <w:spacing w:before="40" w:after="40"/>
              <w:jc w:val="center"/>
              <w:rPr>
                <w:rFonts w:ascii="Arial" w:hAnsi="Arial" w:cs="Arial"/>
                <w:bCs w:val="0"/>
                <w:sz w:val="15"/>
                <w:szCs w:val="15"/>
              </w:rPr>
            </w:pPr>
            <w:r>
              <w:rPr>
                <w:rFonts w:ascii="Arial" w:hAnsi="Arial" w:cs="Arial"/>
                <w:bCs w:val="0"/>
                <w:sz w:val="15"/>
                <w:szCs w:val="15"/>
              </w:rPr>
              <w:t>SA LI Apprvd Units</w:t>
            </w:r>
          </w:p>
          <w:p w:rsidRPr="005652B9" w:rsidR="00C27C61" w:rsidP="00A9500D" w:rsidRDefault="00C27C61" w14:paraId="19775E3E" wp14:textId="77777777">
            <w:pPr>
              <w:pStyle w:val="Figure"/>
              <w:spacing w:before="40" w:after="40"/>
              <w:jc w:val="center"/>
              <w:rPr>
                <w:rFonts w:ascii="Arial" w:hAnsi="Arial" w:cs="Arial"/>
                <w:bCs w:val="0"/>
                <w:sz w:val="15"/>
                <w:szCs w:val="15"/>
              </w:rPr>
            </w:pPr>
          </w:p>
        </w:tc>
        <w:tc>
          <w:tcPr>
            <w:tcW w:w="486" w:type="pct"/>
            <w:tcBorders>
              <w:top w:val="single" w:color="auto" w:sz="2" w:space="0"/>
              <w:left w:val="single" w:color="auto" w:sz="2" w:space="0"/>
              <w:bottom w:val="single" w:color="auto" w:sz="2" w:space="0"/>
              <w:right w:val="single" w:color="auto" w:sz="2" w:space="0"/>
            </w:tcBorders>
            <w:shd w:val="clear" w:color="auto" w:fill="D9D9D9"/>
            <w:vAlign w:val="center"/>
          </w:tcPr>
          <w:p w:rsidR="00C27C61" w:rsidP="00A9500D" w:rsidRDefault="00C27C61" w14:paraId="2029D145" wp14:textId="77777777">
            <w:pPr>
              <w:pStyle w:val="Figure"/>
              <w:spacing w:before="40" w:after="40"/>
              <w:jc w:val="center"/>
              <w:rPr>
                <w:rFonts w:ascii="Arial" w:hAnsi="Arial" w:cs="Arial"/>
                <w:bCs w:val="0"/>
                <w:sz w:val="15"/>
                <w:szCs w:val="15"/>
              </w:rPr>
            </w:pPr>
            <w:r>
              <w:rPr>
                <w:rFonts w:ascii="Arial" w:hAnsi="Arial" w:cs="Arial"/>
                <w:bCs w:val="0"/>
                <w:sz w:val="15"/>
                <w:szCs w:val="15"/>
              </w:rPr>
              <w:t xml:space="preserve">SA LI Apprvd Amt </w:t>
            </w:r>
          </w:p>
          <w:p w:rsidRPr="005652B9" w:rsidR="00C27C61" w:rsidP="00A9500D" w:rsidRDefault="00C27C61" w14:paraId="1CED7396" wp14:textId="77777777">
            <w:pPr>
              <w:pStyle w:val="Figure"/>
              <w:spacing w:before="40" w:after="40"/>
              <w:jc w:val="center"/>
              <w:rPr>
                <w:rFonts w:ascii="Arial" w:hAnsi="Arial" w:cs="Arial"/>
                <w:bCs w:val="0"/>
                <w:sz w:val="15"/>
                <w:szCs w:val="15"/>
              </w:rPr>
            </w:pPr>
          </w:p>
        </w:tc>
        <w:tc>
          <w:tcPr>
            <w:tcW w:w="336" w:type="pct"/>
            <w:tcBorders>
              <w:top w:val="single" w:color="auto" w:sz="2" w:space="0"/>
              <w:left w:val="single" w:color="auto" w:sz="2" w:space="0"/>
              <w:bottom w:val="single" w:color="auto" w:sz="2" w:space="0"/>
              <w:right w:val="single" w:color="auto" w:sz="2" w:space="0"/>
            </w:tcBorders>
            <w:shd w:val="clear" w:color="auto" w:fill="D9D9D9"/>
            <w:vAlign w:val="center"/>
          </w:tcPr>
          <w:p w:rsidR="00C27C61" w:rsidP="00A9500D" w:rsidRDefault="00C27C61" w14:paraId="6F7A8801" wp14:textId="77777777">
            <w:pPr>
              <w:pStyle w:val="Figure"/>
              <w:spacing w:before="40" w:after="40"/>
              <w:jc w:val="center"/>
              <w:rPr>
                <w:rFonts w:ascii="Arial" w:hAnsi="Arial" w:cs="Arial"/>
                <w:bCs w:val="0"/>
                <w:sz w:val="15"/>
                <w:szCs w:val="15"/>
              </w:rPr>
            </w:pPr>
            <w:r>
              <w:rPr>
                <w:rFonts w:ascii="Arial" w:hAnsi="Arial" w:cs="Arial"/>
                <w:bCs w:val="0"/>
                <w:sz w:val="15"/>
                <w:szCs w:val="15"/>
              </w:rPr>
              <w:t xml:space="preserve">SA LI Used Units </w:t>
            </w:r>
          </w:p>
          <w:p w:rsidRPr="005652B9" w:rsidR="00C27C61" w:rsidDel="009F4E1A" w:rsidP="00A9500D" w:rsidRDefault="00C27C61" w14:paraId="78557938" wp14:textId="77777777">
            <w:pPr>
              <w:pStyle w:val="Figure"/>
              <w:spacing w:before="40" w:after="40"/>
              <w:jc w:val="center"/>
              <w:rPr>
                <w:rFonts w:ascii="Arial" w:hAnsi="Arial" w:cs="Arial"/>
                <w:bCs w:val="0"/>
                <w:sz w:val="15"/>
                <w:szCs w:val="15"/>
              </w:rPr>
            </w:pPr>
          </w:p>
        </w:tc>
        <w:tc>
          <w:tcPr>
            <w:tcW w:w="336" w:type="pct"/>
            <w:tcBorders>
              <w:top w:val="single" w:color="auto" w:sz="2" w:space="0"/>
              <w:left w:val="single" w:color="auto" w:sz="2" w:space="0"/>
              <w:bottom w:val="single" w:color="auto" w:sz="2" w:space="0"/>
              <w:right w:val="single" w:color="auto" w:sz="2" w:space="0"/>
            </w:tcBorders>
            <w:shd w:val="clear" w:color="auto" w:fill="D9D9D9"/>
            <w:vAlign w:val="center"/>
          </w:tcPr>
          <w:p w:rsidRPr="005652B9" w:rsidR="00C27C61" w:rsidP="00A9500D" w:rsidRDefault="00C27C61" w14:paraId="6233014E" wp14:textId="77777777">
            <w:pPr>
              <w:pStyle w:val="Figure"/>
              <w:spacing w:before="40" w:after="40"/>
              <w:jc w:val="center"/>
              <w:rPr>
                <w:rFonts w:ascii="Arial" w:hAnsi="Arial" w:cs="Arial"/>
                <w:bCs w:val="0"/>
                <w:sz w:val="15"/>
                <w:szCs w:val="15"/>
              </w:rPr>
            </w:pPr>
            <w:r>
              <w:rPr>
                <w:rFonts w:ascii="Arial" w:hAnsi="Arial" w:cs="Arial"/>
                <w:bCs w:val="0"/>
                <w:sz w:val="15"/>
                <w:szCs w:val="15"/>
              </w:rPr>
              <w:t>SA LI Used Amt</w:t>
            </w:r>
          </w:p>
        </w:tc>
      </w:tr>
      <w:tr xmlns:wp14="http://schemas.microsoft.com/office/word/2010/wordml" w:rsidRPr="005652B9" w:rsidR="00C27C61" w:rsidTr="00A9500D" w14:paraId="5C86CD0D" wp14:textId="77777777">
        <w:tblPrEx>
          <w:tblCellMar>
            <w:top w:w="0" w:type="dxa"/>
            <w:bottom w:w="0" w:type="dxa"/>
          </w:tblCellMar>
        </w:tblPrEx>
        <w:trPr>
          <w:cantSplit/>
          <w:trHeight w:val="360"/>
          <w:jc w:val="center"/>
        </w:trPr>
        <w:tc>
          <w:tcPr>
            <w:tcW w:w="335" w:type="pct"/>
            <w:tcBorders>
              <w:top w:val="single" w:color="auto" w:sz="2" w:space="0"/>
              <w:left w:val="single" w:color="auto" w:sz="2" w:space="0"/>
              <w:bottom w:val="single" w:color="auto" w:sz="2" w:space="0"/>
              <w:right w:val="single" w:color="auto" w:sz="2" w:space="0"/>
            </w:tcBorders>
            <w:vAlign w:val="center"/>
          </w:tcPr>
          <w:p w:rsidRPr="00764CA8" w:rsidR="00C27C61" w:rsidP="00A9500D" w:rsidRDefault="00C27C61" w14:paraId="25E065F0" wp14:textId="77777777">
            <w:pPr>
              <w:jc w:val="left"/>
              <w:rPr>
                <w:sz w:val="17"/>
                <w:szCs w:val="17"/>
              </w:rPr>
            </w:pPr>
            <w:r w:rsidRPr="00764CA8">
              <w:rPr>
                <w:sz w:val="17"/>
                <w:szCs w:val="17"/>
              </w:rPr>
              <w:t>XXXXX</w:t>
            </w:r>
          </w:p>
        </w:tc>
        <w:tc>
          <w:tcPr>
            <w:tcW w:w="228"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1BA52146" wp14:textId="77777777">
            <w:pPr>
              <w:pStyle w:val="TableText"/>
              <w:spacing w:before="0" w:after="0"/>
              <w:rPr>
                <w:lang w:val="en-US" w:eastAsia="en-US"/>
              </w:rPr>
            </w:pPr>
            <w:r w:rsidRPr="00105EB0">
              <w:rPr>
                <w:lang w:val="en-US" w:eastAsia="en-US"/>
              </w:rPr>
              <w:t>999</w:t>
            </w:r>
          </w:p>
        </w:tc>
        <w:tc>
          <w:tcPr>
            <w:tcW w:w="305" w:type="pct"/>
            <w:tcBorders>
              <w:top w:val="single" w:color="auto" w:sz="2" w:space="0"/>
              <w:left w:val="single" w:color="auto" w:sz="2" w:space="0"/>
              <w:bottom w:val="single" w:color="auto" w:sz="2" w:space="0"/>
              <w:right w:val="single" w:color="auto" w:sz="2" w:space="0"/>
            </w:tcBorders>
            <w:vAlign w:val="center"/>
          </w:tcPr>
          <w:p w:rsidRPr="00764CA8" w:rsidR="00C27C61" w:rsidP="00A9500D" w:rsidRDefault="00C27C61" w14:paraId="69F5C76B" wp14:textId="77777777">
            <w:pPr>
              <w:jc w:val="left"/>
              <w:rPr>
                <w:sz w:val="17"/>
                <w:szCs w:val="17"/>
              </w:rPr>
            </w:pPr>
            <w:r w:rsidRPr="00105EB0">
              <w:t>999</w:t>
            </w:r>
          </w:p>
        </w:tc>
        <w:tc>
          <w:tcPr>
            <w:tcW w:w="290"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0BC96F20" wp14:textId="77777777">
            <w:pPr>
              <w:pStyle w:val="TableText"/>
              <w:spacing w:before="0" w:after="0"/>
              <w:rPr>
                <w:lang w:val="en-US" w:eastAsia="en-US"/>
              </w:rPr>
            </w:pPr>
            <w:r w:rsidRPr="00105EB0">
              <w:rPr>
                <w:lang w:val="en-US" w:eastAsia="en-US"/>
              </w:rPr>
              <w:t>999</w:t>
            </w:r>
          </w:p>
        </w:tc>
        <w:tc>
          <w:tcPr>
            <w:tcW w:w="239" w:type="pct"/>
            <w:gridSpan w:val="2"/>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47E926A9" wp14:textId="77777777">
            <w:pPr>
              <w:pStyle w:val="TableText"/>
              <w:spacing w:before="0" w:after="0"/>
              <w:rPr>
                <w:lang w:val="en-US" w:eastAsia="en-US"/>
              </w:rPr>
            </w:pPr>
            <w:r w:rsidRPr="00105EB0">
              <w:rPr>
                <w:lang w:val="en-US" w:eastAsia="en-US"/>
              </w:rPr>
              <w:t>999</w:t>
            </w:r>
          </w:p>
        </w:tc>
        <w:tc>
          <w:tcPr>
            <w:tcW w:w="257"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06FC4508" wp14:textId="77777777">
            <w:pPr>
              <w:pStyle w:val="TableText"/>
              <w:spacing w:before="0" w:after="0"/>
              <w:rPr>
                <w:lang w:val="en-US" w:eastAsia="en-US"/>
              </w:rPr>
            </w:pPr>
            <w:r w:rsidRPr="00105EB0">
              <w:rPr>
                <w:lang w:val="en-US" w:eastAsia="en-US"/>
              </w:rPr>
              <w:t>999</w:t>
            </w:r>
          </w:p>
        </w:tc>
        <w:tc>
          <w:tcPr>
            <w:tcW w:w="230"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7CF75158" wp14:textId="77777777">
            <w:pPr>
              <w:pStyle w:val="TableText"/>
              <w:spacing w:before="0" w:after="0"/>
              <w:rPr>
                <w:lang w:val="en-US" w:eastAsia="en-US"/>
              </w:rPr>
            </w:pPr>
            <w:r w:rsidRPr="00105EB0">
              <w:rPr>
                <w:lang w:val="en-US" w:eastAsia="en-US"/>
              </w:rPr>
              <w:t>999</w:t>
            </w:r>
          </w:p>
        </w:tc>
        <w:tc>
          <w:tcPr>
            <w:tcW w:w="216" w:type="pct"/>
            <w:gridSpan w:val="2"/>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5313B933" wp14:textId="77777777">
            <w:pPr>
              <w:pStyle w:val="TableText"/>
              <w:spacing w:before="0" w:after="0"/>
              <w:rPr>
                <w:lang w:val="en-US" w:eastAsia="en-US"/>
              </w:rPr>
            </w:pPr>
            <w:r w:rsidRPr="00105EB0">
              <w:rPr>
                <w:lang w:val="en-US" w:eastAsia="en-US"/>
              </w:rPr>
              <w:t>999</w:t>
            </w:r>
          </w:p>
        </w:tc>
        <w:tc>
          <w:tcPr>
            <w:tcW w:w="330"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13C5D14E" wp14:textId="77777777">
            <w:pPr>
              <w:pStyle w:val="TableText"/>
              <w:spacing w:before="0" w:after="0"/>
              <w:rPr>
                <w:lang w:val="en-US" w:eastAsia="en-US"/>
              </w:rPr>
            </w:pPr>
            <w:r w:rsidRPr="00105EB0">
              <w:rPr>
                <w:lang w:val="en-US" w:eastAsia="en-US"/>
              </w:rPr>
              <w:t>999</w:t>
            </w:r>
          </w:p>
        </w:tc>
        <w:tc>
          <w:tcPr>
            <w:tcW w:w="289"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7AAA5232" wp14:textId="77777777">
            <w:pPr>
              <w:pStyle w:val="TableText"/>
              <w:spacing w:before="0" w:after="0"/>
              <w:rPr>
                <w:lang w:val="en-US" w:eastAsia="en-US"/>
              </w:rPr>
            </w:pPr>
            <w:r>
              <w:rPr>
                <w:lang w:val="en-US" w:eastAsia="en-US"/>
              </w:rPr>
              <w:t>999</w:t>
            </w:r>
          </w:p>
        </w:tc>
        <w:tc>
          <w:tcPr>
            <w:tcW w:w="370"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4C6FD24D" wp14:textId="77777777">
            <w:pPr>
              <w:pStyle w:val="TableText"/>
              <w:spacing w:before="0" w:after="0"/>
              <w:rPr>
                <w:lang w:val="en-US" w:eastAsia="en-US"/>
              </w:rPr>
            </w:pPr>
            <w:r w:rsidRPr="00105EB0">
              <w:rPr>
                <w:lang w:val="en-US" w:eastAsia="en-US"/>
              </w:rPr>
              <w:t>999</w:t>
            </w:r>
          </w:p>
        </w:tc>
        <w:tc>
          <w:tcPr>
            <w:tcW w:w="335" w:type="pct"/>
            <w:gridSpan w:val="2"/>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6186F60E" wp14:textId="77777777">
            <w:pPr>
              <w:pStyle w:val="TableText"/>
              <w:spacing w:before="0" w:after="0"/>
              <w:rPr>
                <w:lang w:val="en-US" w:eastAsia="en-US"/>
              </w:rPr>
            </w:pPr>
            <w:r w:rsidRPr="00105EB0">
              <w:rPr>
                <w:lang w:val="en-US" w:eastAsia="en-US"/>
              </w:rPr>
              <w:t>999</w:t>
            </w:r>
          </w:p>
        </w:tc>
        <w:tc>
          <w:tcPr>
            <w:tcW w:w="418" w:type="pct"/>
            <w:gridSpan w:val="2"/>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13F417DB" wp14:textId="77777777">
            <w:pPr>
              <w:pStyle w:val="TableText"/>
              <w:spacing w:before="0" w:after="0"/>
              <w:rPr>
                <w:lang w:val="en-US" w:eastAsia="en-US"/>
              </w:rPr>
            </w:pPr>
            <w:r w:rsidRPr="00105EB0">
              <w:rPr>
                <w:lang w:val="en-US" w:eastAsia="en-US"/>
              </w:rPr>
              <w:t>999</w:t>
            </w:r>
          </w:p>
        </w:tc>
        <w:tc>
          <w:tcPr>
            <w:tcW w:w="486"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677087BA" wp14:textId="77777777">
            <w:pPr>
              <w:pStyle w:val="TableText"/>
              <w:spacing w:before="0" w:after="0"/>
              <w:rPr>
                <w:lang w:val="en-US" w:eastAsia="en-US"/>
              </w:rPr>
            </w:pPr>
            <w:r w:rsidRPr="00105EB0">
              <w:rPr>
                <w:lang w:val="en-US" w:eastAsia="en-US"/>
              </w:rPr>
              <w:t>999</w:t>
            </w:r>
          </w:p>
        </w:tc>
        <w:tc>
          <w:tcPr>
            <w:tcW w:w="336"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28BBF80E" wp14:textId="77777777">
            <w:pPr>
              <w:pStyle w:val="TableText"/>
              <w:spacing w:before="0" w:after="0"/>
              <w:rPr>
                <w:lang w:val="en-US" w:eastAsia="en-US"/>
              </w:rPr>
            </w:pPr>
            <w:r w:rsidRPr="00105EB0">
              <w:rPr>
                <w:lang w:val="en-US" w:eastAsia="en-US"/>
              </w:rPr>
              <w:t>999</w:t>
            </w:r>
          </w:p>
        </w:tc>
        <w:tc>
          <w:tcPr>
            <w:tcW w:w="336"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23393734" wp14:textId="77777777">
            <w:pPr>
              <w:pStyle w:val="TableText"/>
              <w:spacing w:before="0" w:after="0"/>
              <w:rPr>
                <w:lang w:val="en-US" w:eastAsia="en-US"/>
              </w:rPr>
            </w:pPr>
            <w:r w:rsidRPr="00105EB0">
              <w:rPr>
                <w:lang w:val="en-US" w:eastAsia="en-US"/>
              </w:rPr>
              <w:t>999</w:t>
            </w:r>
          </w:p>
        </w:tc>
      </w:tr>
      <w:tr xmlns:wp14="http://schemas.microsoft.com/office/word/2010/wordml" w:rsidRPr="005652B9" w:rsidR="00C27C61" w:rsidTr="00A9500D" w14:paraId="2A6313FB" wp14:textId="77777777">
        <w:tblPrEx>
          <w:tblCellMar>
            <w:top w:w="0" w:type="dxa"/>
            <w:bottom w:w="0" w:type="dxa"/>
          </w:tblCellMar>
        </w:tblPrEx>
        <w:trPr>
          <w:cantSplit/>
          <w:trHeight w:val="360"/>
          <w:jc w:val="center"/>
        </w:trPr>
        <w:tc>
          <w:tcPr>
            <w:tcW w:w="335" w:type="pct"/>
            <w:tcBorders>
              <w:top w:val="single" w:color="auto" w:sz="2" w:space="0"/>
              <w:left w:val="single" w:color="auto" w:sz="2" w:space="0"/>
              <w:bottom w:val="single" w:color="auto" w:sz="2" w:space="0"/>
              <w:right w:val="single" w:color="auto" w:sz="2" w:space="0"/>
            </w:tcBorders>
            <w:vAlign w:val="center"/>
          </w:tcPr>
          <w:p w:rsidRPr="00764CA8" w:rsidR="00C27C61" w:rsidP="00A9500D" w:rsidRDefault="00C27C61" w14:paraId="001C2E58" wp14:textId="77777777">
            <w:pPr>
              <w:jc w:val="left"/>
              <w:rPr>
                <w:sz w:val="17"/>
                <w:szCs w:val="17"/>
              </w:rPr>
            </w:pPr>
            <w:r w:rsidRPr="00764CA8">
              <w:rPr>
                <w:sz w:val="17"/>
                <w:szCs w:val="17"/>
              </w:rPr>
              <w:t>XXXXX</w:t>
            </w:r>
          </w:p>
        </w:tc>
        <w:tc>
          <w:tcPr>
            <w:tcW w:w="228"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049809A8" wp14:textId="77777777">
            <w:pPr>
              <w:pStyle w:val="TableText"/>
              <w:spacing w:before="0" w:after="0"/>
              <w:rPr>
                <w:lang w:val="en-US" w:eastAsia="en-US"/>
              </w:rPr>
            </w:pPr>
            <w:r w:rsidRPr="00105EB0">
              <w:rPr>
                <w:lang w:val="en-US" w:eastAsia="en-US"/>
              </w:rPr>
              <w:t>999</w:t>
            </w:r>
          </w:p>
        </w:tc>
        <w:tc>
          <w:tcPr>
            <w:tcW w:w="305" w:type="pct"/>
            <w:tcBorders>
              <w:top w:val="single" w:color="auto" w:sz="2" w:space="0"/>
              <w:left w:val="single" w:color="auto" w:sz="2" w:space="0"/>
              <w:bottom w:val="single" w:color="auto" w:sz="2" w:space="0"/>
              <w:right w:val="single" w:color="auto" w:sz="2" w:space="0"/>
            </w:tcBorders>
            <w:vAlign w:val="center"/>
          </w:tcPr>
          <w:p w:rsidRPr="00764CA8" w:rsidR="00C27C61" w:rsidP="00A9500D" w:rsidRDefault="00C27C61" w14:paraId="0041F2E2" wp14:textId="77777777">
            <w:pPr>
              <w:jc w:val="left"/>
              <w:rPr>
                <w:sz w:val="17"/>
                <w:szCs w:val="17"/>
              </w:rPr>
            </w:pPr>
            <w:r w:rsidRPr="00105EB0">
              <w:t>999</w:t>
            </w:r>
          </w:p>
        </w:tc>
        <w:tc>
          <w:tcPr>
            <w:tcW w:w="290"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0C4FF327" wp14:textId="77777777">
            <w:pPr>
              <w:pStyle w:val="TableText"/>
              <w:spacing w:before="0" w:after="0"/>
              <w:rPr>
                <w:lang w:val="en-US" w:eastAsia="en-US"/>
              </w:rPr>
            </w:pPr>
            <w:r w:rsidRPr="00105EB0">
              <w:rPr>
                <w:lang w:val="en-US" w:eastAsia="en-US"/>
              </w:rPr>
              <w:t>999</w:t>
            </w:r>
          </w:p>
        </w:tc>
        <w:tc>
          <w:tcPr>
            <w:tcW w:w="239" w:type="pct"/>
            <w:gridSpan w:val="2"/>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6DF73342" wp14:textId="77777777">
            <w:pPr>
              <w:pStyle w:val="TableText"/>
              <w:spacing w:before="0" w:after="0"/>
              <w:rPr>
                <w:lang w:val="en-US" w:eastAsia="en-US"/>
              </w:rPr>
            </w:pPr>
            <w:r w:rsidRPr="00105EB0">
              <w:rPr>
                <w:lang w:val="en-US" w:eastAsia="en-US"/>
              </w:rPr>
              <w:t>999</w:t>
            </w:r>
          </w:p>
        </w:tc>
        <w:tc>
          <w:tcPr>
            <w:tcW w:w="257"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32B95582" wp14:textId="77777777">
            <w:pPr>
              <w:pStyle w:val="TableText"/>
              <w:spacing w:before="0" w:after="0"/>
              <w:rPr>
                <w:lang w:val="en-US" w:eastAsia="en-US"/>
              </w:rPr>
            </w:pPr>
            <w:r w:rsidRPr="00105EB0">
              <w:rPr>
                <w:lang w:val="en-US" w:eastAsia="en-US"/>
              </w:rPr>
              <w:t>999</w:t>
            </w:r>
          </w:p>
        </w:tc>
        <w:tc>
          <w:tcPr>
            <w:tcW w:w="230"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233E50DC" wp14:textId="77777777">
            <w:pPr>
              <w:pStyle w:val="TableText"/>
              <w:spacing w:before="0" w:after="0"/>
              <w:rPr>
                <w:lang w:val="en-US" w:eastAsia="en-US"/>
              </w:rPr>
            </w:pPr>
            <w:r w:rsidRPr="00105EB0">
              <w:rPr>
                <w:lang w:val="en-US" w:eastAsia="en-US"/>
              </w:rPr>
              <w:t>999</w:t>
            </w:r>
          </w:p>
        </w:tc>
        <w:tc>
          <w:tcPr>
            <w:tcW w:w="216" w:type="pct"/>
            <w:gridSpan w:val="2"/>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645480F7" wp14:textId="77777777">
            <w:pPr>
              <w:pStyle w:val="TableText"/>
              <w:spacing w:before="0" w:after="0"/>
              <w:rPr>
                <w:lang w:val="en-US" w:eastAsia="en-US"/>
              </w:rPr>
            </w:pPr>
            <w:r w:rsidRPr="00105EB0">
              <w:rPr>
                <w:lang w:val="en-US" w:eastAsia="en-US"/>
              </w:rPr>
              <w:t>999</w:t>
            </w:r>
          </w:p>
        </w:tc>
        <w:tc>
          <w:tcPr>
            <w:tcW w:w="330"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27373B1E" wp14:textId="77777777">
            <w:pPr>
              <w:pStyle w:val="TableText"/>
              <w:spacing w:before="0" w:after="0"/>
              <w:rPr>
                <w:lang w:val="en-US" w:eastAsia="en-US"/>
              </w:rPr>
            </w:pPr>
            <w:r w:rsidRPr="00105EB0">
              <w:rPr>
                <w:lang w:val="en-US" w:eastAsia="en-US"/>
              </w:rPr>
              <w:t>999</w:t>
            </w:r>
          </w:p>
        </w:tc>
        <w:tc>
          <w:tcPr>
            <w:tcW w:w="289"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26ECA698" wp14:textId="77777777">
            <w:pPr>
              <w:pStyle w:val="TableText"/>
              <w:spacing w:before="0" w:after="0"/>
              <w:rPr>
                <w:lang w:val="en-US" w:eastAsia="en-US"/>
              </w:rPr>
            </w:pPr>
            <w:r>
              <w:rPr>
                <w:lang w:val="en-US" w:eastAsia="en-US"/>
              </w:rPr>
              <w:t>99</w:t>
            </w:r>
          </w:p>
        </w:tc>
        <w:tc>
          <w:tcPr>
            <w:tcW w:w="370"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254DC8D4" wp14:textId="77777777">
            <w:pPr>
              <w:pStyle w:val="TableText"/>
              <w:spacing w:before="0" w:after="0"/>
              <w:rPr>
                <w:lang w:val="en-US" w:eastAsia="en-US"/>
              </w:rPr>
            </w:pPr>
            <w:r w:rsidRPr="00105EB0">
              <w:rPr>
                <w:lang w:val="en-US" w:eastAsia="en-US"/>
              </w:rPr>
              <w:t>999</w:t>
            </w:r>
          </w:p>
        </w:tc>
        <w:tc>
          <w:tcPr>
            <w:tcW w:w="335" w:type="pct"/>
            <w:gridSpan w:val="2"/>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130A4ED2" wp14:textId="77777777">
            <w:pPr>
              <w:pStyle w:val="TableText"/>
              <w:spacing w:before="0" w:after="0"/>
              <w:rPr>
                <w:lang w:val="en-US" w:eastAsia="en-US"/>
              </w:rPr>
            </w:pPr>
            <w:r w:rsidRPr="00105EB0">
              <w:rPr>
                <w:lang w:val="en-US" w:eastAsia="en-US"/>
              </w:rPr>
              <w:t>999</w:t>
            </w:r>
          </w:p>
        </w:tc>
        <w:tc>
          <w:tcPr>
            <w:tcW w:w="418" w:type="pct"/>
            <w:gridSpan w:val="2"/>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3B458585" wp14:textId="77777777">
            <w:pPr>
              <w:pStyle w:val="TableText"/>
              <w:spacing w:before="0" w:after="0"/>
              <w:rPr>
                <w:lang w:val="en-US" w:eastAsia="en-US"/>
              </w:rPr>
            </w:pPr>
            <w:r w:rsidRPr="00105EB0">
              <w:rPr>
                <w:lang w:val="en-US" w:eastAsia="en-US"/>
              </w:rPr>
              <w:t>999</w:t>
            </w:r>
          </w:p>
        </w:tc>
        <w:tc>
          <w:tcPr>
            <w:tcW w:w="486"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06822AE1" wp14:textId="77777777">
            <w:pPr>
              <w:pStyle w:val="TableText"/>
              <w:spacing w:before="0" w:after="0"/>
              <w:rPr>
                <w:lang w:val="en-US" w:eastAsia="en-US"/>
              </w:rPr>
            </w:pPr>
            <w:r w:rsidRPr="00105EB0">
              <w:rPr>
                <w:lang w:val="en-US" w:eastAsia="en-US"/>
              </w:rPr>
              <w:t>999</w:t>
            </w:r>
          </w:p>
        </w:tc>
        <w:tc>
          <w:tcPr>
            <w:tcW w:w="336"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55EE5EF0" wp14:textId="77777777">
            <w:pPr>
              <w:pStyle w:val="TableText"/>
              <w:spacing w:before="0" w:after="0"/>
              <w:rPr>
                <w:lang w:val="en-US" w:eastAsia="en-US"/>
              </w:rPr>
            </w:pPr>
            <w:r w:rsidRPr="00105EB0">
              <w:rPr>
                <w:lang w:val="en-US" w:eastAsia="en-US"/>
              </w:rPr>
              <w:t>999</w:t>
            </w:r>
          </w:p>
        </w:tc>
        <w:tc>
          <w:tcPr>
            <w:tcW w:w="336" w:type="pct"/>
            <w:tcBorders>
              <w:top w:val="single" w:color="auto" w:sz="2" w:space="0"/>
              <w:left w:val="single" w:color="auto" w:sz="2" w:space="0"/>
              <w:bottom w:val="single" w:color="auto" w:sz="2" w:space="0"/>
              <w:right w:val="single" w:color="auto" w:sz="2" w:space="0"/>
            </w:tcBorders>
            <w:vAlign w:val="center"/>
          </w:tcPr>
          <w:p w:rsidRPr="00105EB0" w:rsidR="00C27C61" w:rsidP="00A9500D" w:rsidRDefault="00C27C61" w14:paraId="719D3C5C" wp14:textId="77777777">
            <w:pPr>
              <w:pStyle w:val="TableText"/>
              <w:spacing w:before="0" w:after="0"/>
              <w:rPr>
                <w:lang w:val="en-US" w:eastAsia="en-US"/>
              </w:rPr>
            </w:pPr>
            <w:r w:rsidRPr="00105EB0">
              <w:rPr>
                <w:lang w:val="en-US" w:eastAsia="en-US"/>
              </w:rPr>
              <w:t>999</w:t>
            </w:r>
          </w:p>
        </w:tc>
      </w:tr>
      <w:tr xmlns:wp14="http://schemas.microsoft.com/office/word/2010/wordml" w:rsidRPr="005652B9" w:rsidR="00C27C61" w:rsidTr="00A9500D" w14:paraId="61479C46" wp14:textId="77777777">
        <w:tblPrEx>
          <w:tblCellMar>
            <w:top w:w="0" w:type="dxa"/>
            <w:bottom w:w="0" w:type="dxa"/>
          </w:tblCellMar>
        </w:tblPrEx>
        <w:trPr>
          <w:cantSplit/>
          <w:trHeight w:val="360"/>
          <w:jc w:val="center"/>
        </w:trPr>
        <w:tc>
          <w:tcPr>
            <w:tcW w:w="5000" w:type="pct"/>
            <w:gridSpan w:val="20"/>
            <w:tcBorders>
              <w:top w:val="nil"/>
              <w:bottom w:val="nil"/>
            </w:tcBorders>
          </w:tcPr>
          <w:p w:rsidRPr="005652B9" w:rsidR="00C27C61" w:rsidP="00A9500D" w:rsidRDefault="00C27C61" w14:paraId="2B25DDD1" wp14:textId="77777777">
            <w:pPr>
              <w:pStyle w:val="Figure"/>
              <w:spacing w:before="60" w:after="60"/>
              <w:jc w:val="right"/>
              <w:rPr>
                <w:rFonts w:ascii="Arial" w:hAnsi="Arial" w:cs="Arial"/>
                <w:sz w:val="17"/>
                <w:szCs w:val="17"/>
              </w:rPr>
            </w:pPr>
          </w:p>
        </w:tc>
      </w:tr>
      <w:tr xmlns:wp14="http://schemas.microsoft.com/office/word/2010/wordml" w:rsidRPr="005652B9" w:rsidR="00C27C61" w:rsidTr="00A9500D" w14:paraId="1F2FEFC7" wp14:textId="77777777">
        <w:tblPrEx>
          <w:tblCellMar>
            <w:top w:w="0" w:type="dxa"/>
            <w:bottom w:w="0" w:type="dxa"/>
          </w:tblCellMar>
        </w:tblPrEx>
        <w:trPr>
          <w:cantSplit/>
          <w:trHeight w:val="360"/>
          <w:jc w:val="center"/>
        </w:trPr>
        <w:tc>
          <w:tcPr>
            <w:tcW w:w="1321" w:type="pct"/>
            <w:gridSpan w:val="5"/>
            <w:tcBorders>
              <w:top w:val="nil"/>
              <w:bottom w:val="single" w:color="000000" w:sz="4" w:space="0"/>
            </w:tcBorders>
          </w:tcPr>
          <w:p w:rsidRPr="005652B9" w:rsidR="00C27C61" w:rsidP="00A9500D" w:rsidRDefault="00C27C61" w14:paraId="3926DE74" wp14:textId="77777777">
            <w:pPr>
              <w:pStyle w:val="Figure"/>
              <w:spacing w:before="60" w:after="60"/>
              <w:rPr>
                <w:rFonts w:ascii="Arial" w:hAnsi="Arial" w:cs="Arial"/>
                <w:sz w:val="17"/>
                <w:szCs w:val="17"/>
              </w:rPr>
            </w:pPr>
            <w:r w:rsidRPr="005652B9">
              <w:rPr>
                <w:rFonts w:ascii="Arial" w:hAnsi="Arial" w:cs="Arial"/>
                <w:sz w:val="17"/>
                <w:szCs w:val="17"/>
              </w:rPr>
              <w:t xml:space="preserve">Run Date: MM/DD/CCYY </w:t>
            </w:r>
          </w:p>
        </w:tc>
        <w:tc>
          <w:tcPr>
            <w:tcW w:w="1820" w:type="pct"/>
            <w:gridSpan w:val="9"/>
            <w:tcBorders>
              <w:top w:val="nil"/>
              <w:bottom w:val="single" w:color="000000" w:sz="4" w:space="0"/>
            </w:tcBorders>
          </w:tcPr>
          <w:p w:rsidRPr="005652B9" w:rsidR="00C27C61" w:rsidP="00A9500D" w:rsidRDefault="00C27C61" w14:paraId="0CC7DF7D" wp14:textId="77777777">
            <w:pPr>
              <w:pStyle w:val="Figure"/>
              <w:spacing w:before="60" w:after="60"/>
              <w:jc w:val="center"/>
              <w:rPr>
                <w:rFonts w:ascii="Arial" w:hAnsi="Arial" w:cs="Arial"/>
                <w:sz w:val="17"/>
                <w:szCs w:val="17"/>
              </w:rPr>
            </w:pPr>
            <w:r w:rsidRPr="005652B9">
              <w:rPr>
                <w:rFonts w:ascii="Arial" w:hAnsi="Arial" w:cs="Arial"/>
                <w:sz w:val="17"/>
                <w:szCs w:val="17"/>
              </w:rPr>
              <w:t>Page:  X of Y</w:t>
            </w:r>
          </w:p>
        </w:tc>
        <w:tc>
          <w:tcPr>
            <w:tcW w:w="1859" w:type="pct"/>
            <w:gridSpan w:val="6"/>
            <w:tcBorders>
              <w:top w:val="nil"/>
              <w:bottom w:val="single" w:color="000000" w:sz="4" w:space="0"/>
            </w:tcBorders>
          </w:tcPr>
          <w:p w:rsidRPr="005652B9" w:rsidR="00C27C61" w:rsidP="00A9500D" w:rsidRDefault="00C27C61" w14:paraId="7CF65A91" wp14:textId="77777777">
            <w:pPr>
              <w:pStyle w:val="Figure"/>
              <w:spacing w:before="60" w:after="60"/>
              <w:jc w:val="right"/>
              <w:rPr>
                <w:rFonts w:ascii="Arial" w:hAnsi="Arial" w:cs="Arial"/>
                <w:sz w:val="17"/>
                <w:szCs w:val="17"/>
              </w:rPr>
            </w:pPr>
            <w:r w:rsidRPr="005652B9">
              <w:rPr>
                <w:rFonts w:ascii="Arial" w:hAnsi="Arial" w:cs="Arial"/>
                <w:sz w:val="17"/>
                <w:szCs w:val="17"/>
              </w:rPr>
              <w:t xml:space="preserve">Run Time: HH:MM:SS </w:t>
            </w:r>
          </w:p>
        </w:tc>
      </w:tr>
    </w:tbl>
    <w:p xmlns:wp14="http://schemas.microsoft.com/office/word/2010/wordml" w:rsidR="00C27C61" w:rsidP="00C27C61" w:rsidRDefault="00C27C61" w14:paraId="1AF8F8EC" wp14:textId="77777777"/>
    <w:p xmlns:wp14="http://schemas.microsoft.com/office/word/2010/wordml" w:rsidR="00C27C61" w:rsidP="00C27C61" w:rsidRDefault="00C27C61" w14:paraId="1B7172F4" wp14:textId="77777777">
      <w:pPr>
        <w:pStyle w:val="Heading6"/>
      </w:pPr>
      <w:r w:rsidRPr="005652B9" w:rsidDel="00A45419">
        <w:t xml:space="preserve"> </w:t>
      </w:r>
    </w:p>
    <w:p xmlns:wp14="http://schemas.microsoft.com/office/word/2010/wordml" w:rsidRPr="005652B9" w:rsidR="00C27C61" w:rsidP="00C27C61" w:rsidRDefault="00C27C61" w14:paraId="3179AECF" wp14:textId="77777777">
      <w:pPr>
        <w:pStyle w:val="Heading6"/>
      </w:pPr>
      <w:r>
        <w:br w:type="page"/>
      </w:r>
      <w:r w:rsidRPr="00E1428A">
        <w:rPr>
          <w:bCs/>
        </w:rPr>
        <w:t>Report Specification – OPR-SRA-13</w:t>
      </w:r>
      <w:r>
        <w:rPr>
          <w:bCs/>
        </w:rPr>
        <w:t>3</w:t>
      </w:r>
      <w:r w:rsidRPr="00E1428A">
        <w:rPr>
          <w:bCs/>
        </w:rPr>
        <w:t xml:space="preserve"> - </w:t>
      </w:r>
      <w:r w:rsidRPr="0009295E">
        <w:rPr>
          <w:bCs/>
        </w:rPr>
        <w:t>Claims paid beyond CFI Waiver SA End date</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651"/>
        <w:gridCol w:w="1188"/>
        <w:gridCol w:w="1491"/>
        <w:gridCol w:w="1114"/>
        <w:gridCol w:w="1143"/>
        <w:gridCol w:w="2628"/>
        <w:gridCol w:w="5175"/>
      </w:tblGrid>
      <w:tr xmlns:wp14="http://schemas.microsoft.com/office/word/2010/wordml" w:rsidRPr="005652B9" w:rsidR="00C27C61" w:rsidTr="00A9500D" w14:paraId="2AA5E0BD" wp14:textId="77777777">
        <w:tblPrEx>
          <w:tblCellMar>
            <w:top w:w="0" w:type="dxa"/>
            <w:bottom w:w="0" w:type="dxa"/>
          </w:tblCellMar>
        </w:tblPrEx>
        <w:trPr>
          <w:cantSplit/>
          <w:trHeight w:val="432" w:hRule="exact"/>
          <w:tblHeader/>
          <w:jc w:val="center"/>
        </w:trPr>
        <w:tc>
          <w:tcPr>
            <w:tcW w:w="5000" w:type="pct"/>
            <w:gridSpan w:val="7"/>
            <w:tcBorders>
              <w:top w:val="single" w:color="auto" w:sz="4" w:space="0"/>
              <w:left w:val="single" w:color="auto" w:sz="4" w:space="0"/>
              <w:bottom w:val="single" w:color="auto" w:sz="4" w:space="0"/>
              <w:right w:val="single" w:color="auto" w:sz="4" w:space="0"/>
            </w:tcBorders>
            <w:shd w:val="clear" w:color="auto" w:fill="FF0000"/>
            <w:vAlign w:val="center"/>
          </w:tcPr>
          <w:p w:rsidRPr="006874E4" w:rsidR="00C27C61" w:rsidP="00A9500D" w:rsidRDefault="00C27C61" w14:paraId="57A04277" wp14:textId="77777777">
            <w:pPr>
              <w:jc w:val="center"/>
              <w:rPr>
                <w:rFonts w:eastAsia="MS Mincho" w:cs="Arial"/>
                <w:szCs w:val="20"/>
              </w:rPr>
            </w:pPr>
            <w:r w:rsidRPr="006874E4">
              <w:rPr>
                <w:rFonts w:eastAsia="MS Mincho" w:cs="Arial"/>
                <w:szCs w:val="20"/>
              </w:rPr>
              <w:t>NH MMIS REPORT SPECIFICATION</w:t>
            </w:r>
          </w:p>
        </w:tc>
      </w:tr>
      <w:tr xmlns:wp14="http://schemas.microsoft.com/office/word/2010/wordml" w:rsidRPr="005652B9" w:rsidR="00C27C61" w:rsidTr="00A9500D" w14:paraId="0A9FEC3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74" w:type="pct"/>
            <w:vMerge w:val="restart"/>
            <w:tcBorders>
              <w:top w:val="single" w:color="auto" w:sz="4" w:space="0"/>
            </w:tcBorders>
            <w:vAlign w:val="center"/>
          </w:tcPr>
          <w:p w:rsidRPr="003D2F8B" w:rsidR="00C27C61" w:rsidP="00A9500D" w:rsidRDefault="00C27C61" w14:paraId="14E8C636" wp14:textId="77777777">
            <w:pPr>
              <w:pStyle w:val="BodytextChar"/>
              <w:spacing w:before="40" w:after="40"/>
              <w:jc w:val="center"/>
              <w:rPr>
                <w:rStyle w:val="ModernBodyTextChar"/>
                <w:rFonts w:cs="Arial"/>
                <w:b/>
                <w:noProof/>
                <w:color w:val="000000"/>
                <w:sz w:val="18"/>
                <w:szCs w:val="18"/>
              </w:rPr>
            </w:pPr>
            <w:r w:rsidRPr="003D2F8B">
              <w:rPr>
                <w:rStyle w:val="ModernTableText"/>
                <w:rFonts w:cs="Arial"/>
                <w:b/>
                <w:noProof/>
                <w:color w:val="000000"/>
                <w:szCs w:val="18"/>
              </w:rPr>
              <w:t>Presentation Type:</w:t>
            </w:r>
          </w:p>
        </w:tc>
        <w:tc>
          <w:tcPr>
            <w:tcW w:w="4426" w:type="pct"/>
            <w:gridSpan w:val="6"/>
            <w:tcBorders>
              <w:top w:val="single" w:color="auto" w:sz="4" w:space="0"/>
            </w:tcBorders>
            <w:vAlign w:val="center"/>
          </w:tcPr>
          <w:p w:rsidRPr="003D2F8B" w:rsidR="00C27C61" w:rsidP="00A9500D" w:rsidRDefault="00C27C61" w14:paraId="3C3C098B" wp14:textId="77777777">
            <w:pPr>
              <w:pStyle w:val="Header"/>
              <w:pBdr>
                <w:bottom w:val="none" w:color="auto" w:sz="0" w:space="0"/>
              </w:pBdr>
              <w:spacing w:before="40" w:after="40"/>
              <w:rPr>
                <w:rStyle w:val="ModernBodyTextChar"/>
                <w:b w:val="0"/>
                <w:noProof/>
                <w:sz w:val="18"/>
                <w:szCs w:val="18"/>
              </w:rPr>
            </w:pPr>
            <w:r w:rsidRPr="00105EB0">
              <w:rPr>
                <w:rStyle w:val="ModernTableText"/>
                <w:rFonts w:ascii="Wingdings" w:hAnsi="Wingdings" w:eastAsia="Wingdings" w:cs="Wingdings"/>
                <w:b w:val="0"/>
                <w:noProof/>
                <w:szCs w:val="18"/>
                <w:lang w:val="en-US" w:eastAsia="en-US"/>
              </w:rPr>
              <w:t>þ</w:t>
            </w:r>
            <w:r w:rsidRPr="00105EB0">
              <w:rPr>
                <w:rStyle w:val="ModernTableText"/>
                <w:b w:val="0"/>
                <w:noProof/>
                <w:szCs w:val="18"/>
                <w:lang w:val="en-US" w:eastAsia="en-US"/>
              </w:rPr>
              <w:t xml:space="preserve"> List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Crosstab Object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Repeater Object        </w:t>
            </w:r>
          </w:p>
        </w:tc>
      </w:tr>
      <w:tr xmlns:wp14="http://schemas.microsoft.com/office/word/2010/wordml" w:rsidRPr="005652B9" w:rsidR="00C27C61" w:rsidTr="00A9500D" w14:paraId="72B094B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8"/>
          <w:jc w:val="center"/>
        </w:trPr>
        <w:tc>
          <w:tcPr>
            <w:tcW w:w="574" w:type="pct"/>
            <w:vMerge/>
            <w:vAlign w:val="center"/>
          </w:tcPr>
          <w:p w:rsidRPr="003D2F8B" w:rsidR="00C27C61" w:rsidP="00A9500D" w:rsidRDefault="00C27C61" w14:paraId="1941C783" wp14:textId="77777777">
            <w:pPr>
              <w:pStyle w:val="BodytextChar"/>
              <w:spacing w:before="40" w:after="40"/>
              <w:rPr>
                <w:rStyle w:val="ModernTableText"/>
                <w:rFonts w:cs="Arial"/>
                <w:noProof/>
                <w:color w:val="000000"/>
                <w:szCs w:val="18"/>
              </w:rPr>
            </w:pPr>
          </w:p>
        </w:tc>
        <w:tc>
          <w:tcPr>
            <w:tcW w:w="413" w:type="pct"/>
            <w:vMerge w:val="restart"/>
            <w:tcBorders>
              <w:top w:val="single" w:color="616161" w:sz="2" w:space="0"/>
            </w:tcBorders>
            <w:vAlign w:val="center"/>
          </w:tcPr>
          <w:p w:rsidRPr="00105EB0" w:rsidR="00C27C61" w:rsidP="00A9500D" w:rsidRDefault="00C27C61" w14:paraId="6BA79391" wp14:textId="77777777">
            <w:pPr>
              <w:pStyle w:val="Header"/>
              <w:pBdr>
                <w:bottom w:val="none" w:color="auto" w:sz="0" w:space="0"/>
              </w:pBdr>
              <w:spacing w:before="40" w:after="40"/>
              <w:jc w:val="center"/>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Chart Object</w:t>
            </w:r>
          </w:p>
        </w:tc>
        <w:tc>
          <w:tcPr>
            <w:tcW w:w="905" w:type="pct"/>
            <w:gridSpan w:val="2"/>
            <w:tcBorders>
              <w:top w:val="single" w:color="616161" w:sz="2" w:space="0"/>
            </w:tcBorders>
            <w:vAlign w:val="center"/>
          </w:tcPr>
          <w:p w:rsidRPr="00105EB0" w:rsidR="00C27C61" w:rsidP="00A9500D" w:rsidRDefault="00C27C61" w14:paraId="2CE6261B"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Type:</w:t>
            </w:r>
          </w:p>
          <w:p w:rsidRPr="00105EB0" w:rsidR="00C27C61" w:rsidP="00A9500D" w:rsidRDefault="00C27C61" w14:paraId="607D17C4"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Column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Bar                                                               </w:t>
            </w:r>
          </w:p>
        </w:tc>
        <w:tc>
          <w:tcPr>
            <w:tcW w:w="3108" w:type="pct"/>
            <w:gridSpan w:val="3"/>
            <w:tcBorders>
              <w:top w:val="single" w:color="616161" w:sz="2" w:space="0"/>
            </w:tcBorders>
          </w:tcPr>
          <w:p w:rsidRPr="00105EB0" w:rsidR="00C27C61" w:rsidP="00A9500D" w:rsidRDefault="00C27C61" w14:paraId="2090F214"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b w:val="0"/>
                <w:noProof/>
                <w:szCs w:val="18"/>
                <w:lang w:val="en-US" w:eastAsia="en-US"/>
              </w:rPr>
              <w:t>If Chart Object, select Chart Attributes:</w:t>
            </w:r>
          </w:p>
          <w:p w:rsidRPr="00105EB0" w:rsidR="00C27C61" w:rsidP="00A9500D" w:rsidRDefault="00C27C61" w14:paraId="4CEE3329"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Stacked 100% 3D</w:t>
            </w:r>
          </w:p>
        </w:tc>
      </w:tr>
      <w:tr xmlns:wp14="http://schemas.microsoft.com/office/word/2010/wordml" w:rsidRPr="005652B9" w:rsidR="00C27C61" w:rsidTr="00A9500D" w14:paraId="284559E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574" w:type="pct"/>
            <w:vMerge/>
            <w:vAlign w:val="center"/>
          </w:tcPr>
          <w:p w:rsidRPr="003D2F8B" w:rsidR="00C27C61" w:rsidP="00A9500D" w:rsidRDefault="00C27C61" w14:paraId="26032344" wp14:textId="77777777">
            <w:pPr>
              <w:pStyle w:val="BodytextChar"/>
              <w:spacing w:before="40" w:after="40"/>
              <w:rPr>
                <w:rStyle w:val="ModernTableText"/>
                <w:rFonts w:cs="Arial"/>
                <w:noProof/>
                <w:color w:val="000000"/>
                <w:szCs w:val="18"/>
              </w:rPr>
            </w:pPr>
          </w:p>
        </w:tc>
        <w:tc>
          <w:tcPr>
            <w:tcW w:w="413" w:type="pct"/>
            <w:vMerge/>
          </w:tcPr>
          <w:p w:rsidRPr="00105EB0" w:rsidR="00C27C61" w:rsidP="00A9500D" w:rsidRDefault="00C27C61" w14:paraId="0B65BDA0" wp14:textId="77777777">
            <w:pPr>
              <w:pStyle w:val="Header"/>
              <w:pBdr>
                <w:bottom w:val="none" w:color="auto" w:sz="0" w:space="0"/>
              </w:pBdr>
              <w:spacing w:before="40" w:after="40"/>
              <w:rPr>
                <w:rStyle w:val="ModernTableText"/>
                <w:b w:val="0"/>
                <w:noProof/>
                <w:szCs w:val="18"/>
                <w:lang w:val="en-US" w:eastAsia="en-US"/>
              </w:rPr>
            </w:pPr>
          </w:p>
        </w:tc>
        <w:tc>
          <w:tcPr>
            <w:tcW w:w="905" w:type="pct"/>
            <w:gridSpan w:val="2"/>
            <w:tcBorders>
              <w:top w:val="single" w:color="616161" w:sz="2" w:space="0"/>
            </w:tcBorders>
            <w:vAlign w:val="center"/>
          </w:tcPr>
          <w:p w:rsidRPr="00105EB0" w:rsidR="00C27C61" w:rsidP="00A9500D" w:rsidRDefault="00C27C61" w14:paraId="1C0FDE96"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Line                                        </w:t>
            </w:r>
          </w:p>
        </w:tc>
        <w:tc>
          <w:tcPr>
            <w:tcW w:w="3108" w:type="pct"/>
            <w:gridSpan w:val="3"/>
          </w:tcPr>
          <w:p w:rsidRPr="00105EB0" w:rsidR="00C27C61" w:rsidP="00A9500D" w:rsidRDefault="00C27C61" w14:paraId="4901C71A"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With Markers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p>
        </w:tc>
      </w:tr>
      <w:tr xmlns:wp14="http://schemas.microsoft.com/office/word/2010/wordml" w:rsidRPr="005652B9" w:rsidR="00C27C61" w:rsidTr="00A9500D" w14:paraId="50283B8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254"/>
          <w:jc w:val="center"/>
        </w:trPr>
        <w:tc>
          <w:tcPr>
            <w:tcW w:w="574" w:type="pct"/>
            <w:vMerge/>
            <w:vAlign w:val="center"/>
          </w:tcPr>
          <w:p w:rsidRPr="003D2F8B" w:rsidR="00C27C61" w:rsidP="00A9500D" w:rsidRDefault="00C27C61" w14:paraId="657DD654" wp14:textId="77777777">
            <w:pPr>
              <w:pStyle w:val="BodytextChar"/>
              <w:spacing w:before="40" w:after="40"/>
              <w:rPr>
                <w:rStyle w:val="ModernTableText"/>
                <w:rFonts w:cs="Arial"/>
                <w:noProof/>
                <w:color w:val="000000"/>
                <w:szCs w:val="18"/>
              </w:rPr>
            </w:pPr>
          </w:p>
        </w:tc>
        <w:tc>
          <w:tcPr>
            <w:tcW w:w="413" w:type="pct"/>
            <w:vMerge/>
          </w:tcPr>
          <w:p w:rsidRPr="00105EB0" w:rsidR="00C27C61" w:rsidP="00A9500D" w:rsidRDefault="00C27C61" w14:paraId="4DC04347" wp14:textId="77777777">
            <w:pPr>
              <w:pStyle w:val="Header"/>
              <w:pBdr>
                <w:bottom w:val="none" w:color="auto" w:sz="0" w:space="0"/>
              </w:pBdr>
              <w:spacing w:before="40" w:after="40"/>
              <w:rPr>
                <w:rStyle w:val="ModernTableText"/>
                <w:b w:val="0"/>
                <w:noProof/>
                <w:szCs w:val="18"/>
                <w:lang w:val="en-US" w:eastAsia="en-US"/>
              </w:rPr>
            </w:pPr>
          </w:p>
        </w:tc>
        <w:tc>
          <w:tcPr>
            <w:tcW w:w="905" w:type="pct"/>
            <w:gridSpan w:val="2"/>
            <w:tcBorders>
              <w:top w:val="single" w:color="616161" w:sz="2" w:space="0"/>
            </w:tcBorders>
            <w:vAlign w:val="center"/>
          </w:tcPr>
          <w:p w:rsidRPr="00105EB0" w:rsidR="00C27C61" w:rsidP="00A9500D" w:rsidRDefault="00C27C61" w14:paraId="7F34676F"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Pie</w:t>
            </w:r>
          </w:p>
        </w:tc>
        <w:tc>
          <w:tcPr>
            <w:tcW w:w="3108" w:type="pct"/>
            <w:gridSpan w:val="3"/>
          </w:tcPr>
          <w:p w:rsidRPr="00105EB0" w:rsidR="00C27C61" w:rsidP="00A9500D" w:rsidRDefault="00C27C61" w14:paraId="35B561EC" wp14:textId="77777777">
            <w:pPr>
              <w:pStyle w:val="Header"/>
              <w:pBdr>
                <w:bottom w:val="none" w:color="auto" w:sz="0" w:space="0"/>
              </w:pBdr>
              <w:spacing w:before="40" w:after="40"/>
              <w:rPr>
                <w:rStyle w:val="ModernTableText"/>
                <w:b w:val="0"/>
                <w:noProof/>
                <w:szCs w:val="18"/>
                <w:lang w:val="en-US" w:eastAsia="en-US"/>
              </w:rPr>
            </w:pP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3D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w:t>
            </w:r>
            <w:r w:rsidRPr="00105EB0">
              <w:rPr>
                <w:rStyle w:val="ModernTableText"/>
                <w:rFonts w:ascii="Wingdings 2" w:hAnsi="Wingdings 2" w:eastAsia="Wingdings 2" w:cs="Wingdings 2"/>
                <w:b w:val="0"/>
                <w:noProof/>
                <w:szCs w:val="18"/>
                <w:lang w:val="en-US" w:eastAsia="en-US"/>
              </w:rPr>
              <w:t>£</w:t>
            </w:r>
            <w:r w:rsidRPr="00105EB0">
              <w:rPr>
                <w:rStyle w:val="ModernTableText"/>
                <w:b w:val="0"/>
                <w:noProof/>
                <w:szCs w:val="18"/>
                <w:lang w:val="en-US" w:eastAsia="en-US"/>
              </w:rPr>
              <w:t xml:space="preserve"> Donut 3D                    </w:t>
            </w:r>
          </w:p>
        </w:tc>
      </w:tr>
      <w:tr xmlns:wp14="http://schemas.microsoft.com/office/word/2010/wordml" w:rsidRPr="005652B9" w:rsidR="00C27C61" w:rsidTr="00A9500D" w14:paraId="4BA2374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7"/>
            <w:tcBorders>
              <w:top w:val="single" w:color="616161" w:sz="2" w:space="0"/>
              <w:bottom w:val="single" w:color="616161" w:sz="2" w:space="0"/>
            </w:tcBorders>
            <w:shd w:val="clear" w:color="auto" w:fill="191919"/>
            <w:vAlign w:val="center"/>
          </w:tcPr>
          <w:p w:rsidRPr="005652B9" w:rsidR="00C27C61" w:rsidP="00A9500D" w:rsidRDefault="00C27C61" w14:paraId="785C089B" wp14:textId="77777777">
            <w:pPr>
              <w:pStyle w:val="TableText1"/>
              <w:spacing w:before="40" w:after="40"/>
              <w:jc w:val="center"/>
              <w:rPr>
                <w:rStyle w:val="ModernTableText"/>
                <w:rFonts w:ascii="Arial Black" w:hAnsi="Arial Black" w:cs="Arial"/>
                <w:bCs/>
                <w:noProof/>
                <w:color w:val="FFFFFF"/>
                <w:sz w:val="19"/>
                <w:szCs w:val="19"/>
              </w:rPr>
            </w:pPr>
            <w:r w:rsidRPr="005652B9">
              <w:rPr>
                <w:rStyle w:val="ModernTableText"/>
                <w:rFonts w:ascii="Arial Black" w:hAnsi="Arial Black" w:cs="Arial"/>
                <w:bCs/>
                <w:noProof/>
                <w:color w:val="FFFFFF"/>
                <w:sz w:val="19"/>
                <w:szCs w:val="19"/>
              </w:rPr>
              <w:t>Report Section Heading (opt)</w:t>
            </w:r>
          </w:p>
        </w:tc>
      </w:tr>
      <w:tr xmlns:wp14="http://schemas.microsoft.com/office/word/2010/wordml" w:rsidRPr="005652B9" w:rsidR="00C27C61" w:rsidTr="00A9500D" w14:paraId="60B0930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05" w:type="pct"/>
            <w:gridSpan w:val="3"/>
            <w:tcBorders>
              <w:top w:val="single" w:color="616161" w:sz="2" w:space="0"/>
              <w:bottom w:val="single" w:color="616161" w:sz="2" w:space="0"/>
            </w:tcBorders>
            <w:vAlign w:val="center"/>
          </w:tcPr>
          <w:p w:rsidRPr="003D2F8B" w:rsidR="00C27C61" w:rsidP="00A9500D" w:rsidRDefault="00C27C61" w14:paraId="63897C8C" wp14:textId="77777777">
            <w:pPr>
              <w:pStyle w:val="TableText1"/>
              <w:spacing w:before="40" w:after="40"/>
              <w:jc w:val="center"/>
              <w:rPr>
                <w:rStyle w:val="ModernTableText"/>
                <w:rFonts w:cs="Arial"/>
                <w:b/>
                <w:noProof/>
                <w:szCs w:val="18"/>
              </w:rPr>
            </w:pPr>
            <w:r w:rsidRPr="003D2F8B">
              <w:rPr>
                <w:rStyle w:val="ModernTableText"/>
                <w:rFonts w:cs="Arial"/>
                <w:b/>
                <w:bCs/>
                <w:noProof/>
                <w:szCs w:val="18"/>
              </w:rPr>
              <w:t>Report Section Label (opt)</w:t>
            </w:r>
          </w:p>
        </w:tc>
        <w:tc>
          <w:tcPr>
            <w:tcW w:w="1697" w:type="pct"/>
            <w:gridSpan w:val="3"/>
            <w:tcBorders>
              <w:top w:val="single" w:color="616161" w:sz="2" w:space="0"/>
              <w:bottom w:val="single" w:color="616161" w:sz="2" w:space="0"/>
            </w:tcBorders>
            <w:vAlign w:val="center"/>
          </w:tcPr>
          <w:p w:rsidRPr="003D2F8B" w:rsidR="00C27C61" w:rsidP="00A9500D" w:rsidRDefault="00C27C61" w14:paraId="5C22A68D" wp14:textId="77777777">
            <w:pPr>
              <w:pStyle w:val="TableText1"/>
              <w:spacing w:before="40" w:after="40"/>
              <w:jc w:val="center"/>
              <w:rPr>
                <w:rStyle w:val="ModernTableText"/>
                <w:rFonts w:cs="Arial"/>
                <w:b/>
                <w:noProof/>
                <w:szCs w:val="18"/>
              </w:rPr>
            </w:pPr>
            <w:r w:rsidRPr="003D2F8B">
              <w:rPr>
                <w:rStyle w:val="ModernTableText"/>
                <w:rFonts w:cs="Arial"/>
                <w:b/>
                <w:noProof/>
                <w:szCs w:val="18"/>
              </w:rPr>
              <w:t>Report Section Description (opt)</w:t>
            </w:r>
          </w:p>
        </w:tc>
        <w:tc>
          <w:tcPr>
            <w:tcW w:w="1798" w:type="pct"/>
            <w:tcBorders>
              <w:top w:val="single" w:color="616161" w:sz="2" w:space="0"/>
              <w:bottom w:val="single" w:color="616161" w:sz="2" w:space="0"/>
            </w:tcBorders>
            <w:vAlign w:val="center"/>
          </w:tcPr>
          <w:p w:rsidRPr="003D2F8B" w:rsidR="00C27C61" w:rsidP="00A9500D" w:rsidRDefault="00C27C61" w14:paraId="77D50DC9" wp14:textId="77777777">
            <w:pPr>
              <w:pStyle w:val="TableText1"/>
              <w:spacing w:before="40" w:after="40"/>
              <w:jc w:val="center"/>
              <w:rPr>
                <w:rStyle w:val="ModernTableText"/>
                <w:rFonts w:cs="Arial"/>
                <w:b/>
                <w:noProof/>
                <w:szCs w:val="18"/>
              </w:rPr>
            </w:pPr>
            <w:r w:rsidRPr="003D2F8B">
              <w:rPr>
                <w:rStyle w:val="ModernTableText"/>
                <w:rFonts w:cs="Arial"/>
                <w:b/>
                <w:noProof/>
                <w:szCs w:val="18"/>
              </w:rPr>
              <w:t>Report Section Processing Rules (opt)</w:t>
            </w:r>
          </w:p>
        </w:tc>
      </w:tr>
      <w:tr xmlns:wp14="http://schemas.microsoft.com/office/word/2010/wordml" w:rsidRPr="005652B9" w:rsidR="00C27C61" w:rsidTr="00A9500D" w14:paraId="6FFF64A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05" w:type="pct"/>
            <w:gridSpan w:val="3"/>
            <w:tcBorders>
              <w:top w:val="single" w:color="616161" w:sz="2" w:space="0"/>
              <w:bottom w:val="single" w:color="616161" w:sz="2" w:space="0"/>
            </w:tcBorders>
          </w:tcPr>
          <w:p w:rsidRPr="003D2F8B" w:rsidR="00C27C61" w:rsidP="00A9500D" w:rsidRDefault="00C27C61" w14:paraId="5B21742B" wp14:textId="77777777">
            <w:pPr>
              <w:pStyle w:val="TableTextACSSC"/>
              <w:rPr>
                <w:rFonts w:ascii="Arial" w:hAnsi="Arial" w:cs="Arial"/>
                <w:sz w:val="18"/>
                <w:szCs w:val="18"/>
              </w:rPr>
            </w:pPr>
            <w:r w:rsidRPr="003D2F8B">
              <w:rPr>
                <w:rFonts w:ascii="Arial" w:hAnsi="Arial" w:cs="Arial"/>
                <w:sz w:val="18"/>
                <w:szCs w:val="18"/>
              </w:rPr>
              <w:t>Line of Business</w:t>
            </w:r>
          </w:p>
        </w:tc>
        <w:tc>
          <w:tcPr>
            <w:tcW w:w="1697" w:type="pct"/>
            <w:gridSpan w:val="3"/>
            <w:tcBorders>
              <w:top w:val="single" w:color="616161" w:sz="2" w:space="0"/>
              <w:bottom w:val="single" w:color="616161" w:sz="2" w:space="0"/>
            </w:tcBorders>
          </w:tcPr>
          <w:p w:rsidRPr="003D2F8B" w:rsidR="00C27C61" w:rsidP="00A9500D" w:rsidRDefault="00C27C61" w14:paraId="11A7BB2D" wp14:textId="77777777">
            <w:pPr>
              <w:pStyle w:val="TableTextACSSC"/>
              <w:rPr>
                <w:rFonts w:ascii="Arial" w:hAnsi="Arial" w:cs="Arial"/>
                <w:sz w:val="18"/>
                <w:szCs w:val="18"/>
              </w:rPr>
            </w:pPr>
            <w:r w:rsidRPr="003D2F8B">
              <w:rPr>
                <w:rFonts w:ascii="Arial" w:hAnsi="Arial" w:cs="Arial"/>
                <w:sz w:val="18"/>
                <w:szCs w:val="18"/>
              </w:rPr>
              <w:t>The line of business code and description.</w:t>
            </w:r>
          </w:p>
        </w:tc>
        <w:tc>
          <w:tcPr>
            <w:tcW w:w="1798" w:type="pct"/>
            <w:tcBorders>
              <w:top w:val="single" w:color="616161" w:sz="2" w:space="0"/>
              <w:bottom w:val="single" w:color="616161" w:sz="2" w:space="0"/>
            </w:tcBorders>
          </w:tcPr>
          <w:p w:rsidRPr="003D2F8B" w:rsidR="00C27C61" w:rsidP="00A9500D" w:rsidRDefault="00C27C61" w14:paraId="0965D402" wp14:textId="77777777">
            <w:pPr>
              <w:pStyle w:val="TableTextACSSC"/>
              <w:rPr>
                <w:rFonts w:ascii="Arial" w:hAnsi="Arial" w:cs="Arial"/>
                <w:sz w:val="18"/>
                <w:szCs w:val="18"/>
              </w:rPr>
            </w:pPr>
            <w:r w:rsidRPr="003D2F8B">
              <w:rPr>
                <w:rFonts w:ascii="Arial" w:hAnsi="Arial" w:cs="Arial"/>
                <w:sz w:val="18"/>
                <w:szCs w:val="18"/>
              </w:rPr>
              <w:t>Using R-VV-DOMAIN-NAM = ‘R-LOB-CD’, join to R-VV-TB.R-VV-CD using A-HDR-TB.R-LOB-CD to get the short description.</w:t>
            </w:r>
          </w:p>
        </w:tc>
      </w:tr>
      <w:tr xmlns:wp14="http://schemas.microsoft.com/office/word/2010/wordml" w:rsidRPr="005652B9" w:rsidR="00C27C61" w:rsidTr="00A9500D" w14:paraId="106C9C7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05" w:type="pct"/>
            <w:gridSpan w:val="3"/>
            <w:tcBorders>
              <w:top w:val="single" w:color="616161" w:sz="2" w:space="0"/>
              <w:bottom w:val="single" w:color="616161" w:sz="2" w:space="0"/>
            </w:tcBorders>
          </w:tcPr>
          <w:p w:rsidRPr="003D2F8B" w:rsidR="00C27C61" w:rsidP="00A9500D" w:rsidRDefault="00C27C61" w14:paraId="106CA4BF" wp14:textId="77777777">
            <w:pPr>
              <w:pStyle w:val="TableTextACSSC"/>
              <w:rPr>
                <w:rFonts w:ascii="Arial" w:hAnsi="Arial" w:cs="Arial"/>
                <w:sz w:val="18"/>
                <w:szCs w:val="18"/>
              </w:rPr>
            </w:pPr>
            <w:r w:rsidRPr="003D2F8B">
              <w:rPr>
                <w:rFonts w:ascii="Arial" w:hAnsi="Arial" w:cs="Arial"/>
                <w:sz w:val="18"/>
                <w:szCs w:val="18"/>
              </w:rPr>
              <w:t>As of:  MM/DD/CCYY</w:t>
            </w:r>
          </w:p>
        </w:tc>
        <w:tc>
          <w:tcPr>
            <w:tcW w:w="1697" w:type="pct"/>
            <w:gridSpan w:val="3"/>
            <w:tcBorders>
              <w:top w:val="single" w:color="616161" w:sz="2" w:space="0"/>
              <w:bottom w:val="single" w:color="616161" w:sz="2" w:space="0"/>
            </w:tcBorders>
          </w:tcPr>
          <w:p w:rsidRPr="003D2F8B" w:rsidR="00C27C61" w:rsidP="00A9500D" w:rsidRDefault="00C27C61" w14:paraId="1AE18FDC" wp14:textId="77777777">
            <w:pPr>
              <w:pStyle w:val="TableTextACSSC"/>
              <w:rPr>
                <w:rFonts w:ascii="Arial" w:hAnsi="Arial" w:cs="Arial"/>
                <w:sz w:val="18"/>
                <w:szCs w:val="18"/>
              </w:rPr>
            </w:pPr>
            <w:r w:rsidRPr="003D2F8B">
              <w:rPr>
                <w:rFonts w:ascii="Arial" w:hAnsi="Arial" w:cs="Arial"/>
                <w:sz w:val="18"/>
                <w:szCs w:val="18"/>
              </w:rPr>
              <w:t xml:space="preserve">Page Heading. </w:t>
            </w:r>
          </w:p>
        </w:tc>
        <w:tc>
          <w:tcPr>
            <w:tcW w:w="1798" w:type="pct"/>
            <w:tcBorders>
              <w:top w:val="single" w:color="616161" w:sz="2" w:space="0"/>
              <w:bottom w:val="single" w:color="616161" w:sz="2" w:space="0"/>
            </w:tcBorders>
          </w:tcPr>
          <w:p w:rsidRPr="003D2F8B" w:rsidR="00C27C61" w:rsidP="00A9500D" w:rsidRDefault="00C27C61" w14:paraId="165CD385" wp14:textId="77777777">
            <w:pPr>
              <w:pStyle w:val="TableTextACSSC"/>
              <w:rPr>
                <w:rFonts w:ascii="Arial" w:hAnsi="Arial" w:cs="Arial"/>
                <w:sz w:val="18"/>
                <w:szCs w:val="18"/>
              </w:rPr>
            </w:pPr>
            <w:r w:rsidRPr="003D2F8B">
              <w:rPr>
                <w:rFonts w:ascii="Arial" w:hAnsi="Arial" w:cs="Arial"/>
                <w:sz w:val="18"/>
                <w:szCs w:val="18"/>
              </w:rPr>
              <w:t>Populate with System date</w:t>
            </w:r>
          </w:p>
        </w:tc>
      </w:tr>
      <w:tr xmlns:wp14="http://schemas.microsoft.com/office/word/2010/wordml" w:rsidRPr="005652B9" w:rsidR="00C27C61" w:rsidTr="00A9500D" w14:paraId="3944B82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1505" w:type="pct"/>
            <w:gridSpan w:val="3"/>
            <w:tcBorders>
              <w:top w:val="single" w:color="616161" w:sz="2" w:space="0"/>
              <w:bottom w:val="single" w:color="616161" w:sz="2" w:space="0"/>
            </w:tcBorders>
          </w:tcPr>
          <w:p w:rsidRPr="003D2F8B" w:rsidR="00C27C61" w:rsidP="00A9500D" w:rsidRDefault="00C27C61" w14:paraId="0323B321" wp14:textId="77777777">
            <w:pPr>
              <w:pStyle w:val="TableTextIndent1ACSSC"/>
              <w:numPr>
                <w:ilvl w:val="0"/>
                <w:numId w:val="0"/>
              </w:numPr>
              <w:rPr>
                <w:rFonts w:ascii="Arial" w:hAnsi="Arial" w:cs="Arial"/>
                <w:sz w:val="18"/>
                <w:szCs w:val="18"/>
              </w:rPr>
            </w:pPr>
            <w:r w:rsidRPr="003D2F8B">
              <w:rPr>
                <w:rFonts w:ascii="Arial" w:hAnsi="Arial" w:cs="Arial"/>
                <w:sz w:val="18"/>
                <w:szCs w:val="18"/>
              </w:rPr>
              <w:t>SA LI Svc Prov ID - Name</w:t>
            </w:r>
          </w:p>
        </w:tc>
        <w:tc>
          <w:tcPr>
            <w:tcW w:w="1697" w:type="pct"/>
            <w:gridSpan w:val="3"/>
            <w:tcBorders>
              <w:top w:val="single" w:color="616161" w:sz="2" w:space="0"/>
              <w:bottom w:val="single" w:color="616161" w:sz="2" w:space="0"/>
            </w:tcBorders>
          </w:tcPr>
          <w:p w:rsidRPr="003D2F8B" w:rsidR="00C27C61" w:rsidP="00A9500D" w:rsidRDefault="00C27C61" w14:paraId="3287B89C" wp14:textId="77777777">
            <w:pPr>
              <w:pStyle w:val="TableTextACSSC"/>
              <w:rPr>
                <w:rFonts w:ascii="Arial" w:hAnsi="Arial" w:cs="Arial"/>
                <w:sz w:val="18"/>
                <w:szCs w:val="18"/>
              </w:rPr>
            </w:pPr>
            <w:r w:rsidRPr="003D2F8B">
              <w:rPr>
                <w:rFonts w:ascii="Arial" w:hAnsi="Arial" w:cs="Arial"/>
                <w:sz w:val="18"/>
                <w:szCs w:val="18"/>
              </w:rPr>
              <w:t>This field displays the Servicing provider id number and name.</w:t>
            </w:r>
          </w:p>
        </w:tc>
        <w:tc>
          <w:tcPr>
            <w:tcW w:w="1798" w:type="pct"/>
            <w:tcBorders>
              <w:top w:val="single" w:color="616161" w:sz="2" w:space="0"/>
              <w:bottom w:val="single" w:color="616161" w:sz="2" w:space="0"/>
            </w:tcBorders>
          </w:tcPr>
          <w:p w:rsidRPr="003D2F8B" w:rsidR="00C27C61" w:rsidP="00A9500D" w:rsidRDefault="00C27C61" w14:paraId="4BD55B43" wp14:textId="77777777">
            <w:pPr>
              <w:pStyle w:val="TableText1"/>
              <w:rPr>
                <w:rFonts w:cs="Arial"/>
                <w:color w:val="000000"/>
                <w:sz w:val="18"/>
                <w:szCs w:val="18"/>
              </w:rPr>
            </w:pPr>
            <w:r w:rsidRPr="003D2F8B">
              <w:rPr>
                <w:rFonts w:cs="Arial"/>
                <w:color w:val="000000"/>
                <w:sz w:val="18"/>
                <w:szCs w:val="18"/>
              </w:rPr>
              <w:t xml:space="preserve">A-HDR-LI-SUBM-PROV-ID-TB. A-PROV-ID  </w:t>
            </w:r>
          </w:p>
          <w:p w:rsidRPr="003D2F8B" w:rsidR="00C27C61" w:rsidP="00A9500D" w:rsidRDefault="00C27C61" w14:paraId="4C096F77" wp14:textId="77777777">
            <w:pPr>
              <w:pStyle w:val="TableTextACSSC"/>
              <w:rPr>
                <w:rFonts w:ascii="Arial" w:hAnsi="Arial" w:cs="Arial"/>
                <w:sz w:val="18"/>
                <w:szCs w:val="18"/>
              </w:rPr>
            </w:pPr>
            <w:r w:rsidRPr="003D2F8B">
              <w:rPr>
                <w:rFonts w:ascii="Arial" w:hAnsi="Arial" w:cs="Arial"/>
                <w:sz w:val="18"/>
                <w:szCs w:val="18"/>
              </w:rPr>
              <w:t>P-DTL-TB. P-SORT-NAM</w:t>
            </w:r>
          </w:p>
        </w:tc>
      </w:tr>
      <w:tr xmlns:wp14="http://schemas.microsoft.com/office/word/2010/wordml" w:rsidRPr="005652B9" w:rsidR="00C27C61" w:rsidTr="00A9500D" w14:paraId="5B3B66C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trHeight w:val="508"/>
          <w:jc w:val="center"/>
        </w:trPr>
        <w:tc>
          <w:tcPr>
            <w:tcW w:w="1505" w:type="pct"/>
            <w:gridSpan w:val="3"/>
            <w:tcBorders>
              <w:top w:val="single" w:color="616161" w:sz="2" w:space="0"/>
              <w:bottom w:val="single" w:color="616161" w:sz="2" w:space="0"/>
            </w:tcBorders>
          </w:tcPr>
          <w:p w:rsidRPr="003D2F8B" w:rsidR="00C27C61" w:rsidP="00A9500D" w:rsidRDefault="00C27C61" w14:paraId="657D89AA" wp14:textId="77777777">
            <w:pPr>
              <w:pStyle w:val="TableTextIndent1ACSSC"/>
              <w:numPr>
                <w:ilvl w:val="0"/>
                <w:numId w:val="0"/>
              </w:numPr>
              <w:rPr>
                <w:rFonts w:ascii="Arial" w:hAnsi="Arial" w:cs="Arial"/>
                <w:sz w:val="18"/>
                <w:szCs w:val="18"/>
              </w:rPr>
            </w:pPr>
            <w:r w:rsidRPr="003D2F8B">
              <w:rPr>
                <w:rFonts w:ascii="Arial" w:hAnsi="Arial" w:cs="Arial"/>
                <w:sz w:val="18"/>
                <w:szCs w:val="18"/>
              </w:rPr>
              <w:t>SA Ty Cd – Desc</w:t>
            </w:r>
          </w:p>
        </w:tc>
        <w:tc>
          <w:tcPr>
            <w:tcW w:w="1697" w:type="pct"/>
            <w:gridSpan w:val="3"/>
            <w:tcBorders>
              <w:top w:val="single" w:color="616161" w:sz="2" w:space="0"/>
              <w:bottom w:val="single" w:color="616161" w:sz="2" w:space="0"/>
            </w:tcBorders>
          </w:tcPr>
          <w:p w:rsidRPr="003D2F8B" w:rsidR="00C27C61" w:rsidP="00A9500D" w:rsidRDefault="00C27C61" w14:paraId="3C32F06D" wp14:textId="77777777">
            <w:pPr>
              <w:pStyle w:val="TableTextACSSC"/>
              <w:rPr>
                <w:rFonts w:ascii="Arial" w:hAnsi="Arial" w:cs="Arial"/>
                <w:sz w:val="18"/>
                <w:szCs w:val="18"/>
              </w:rPr>
            </w:pPr>
            <w:r w:rsidRPr="003D2F8B">
              <w:rPr>
                <w:rFonts w:ascii="Arial" w:hAnsi="Arial" w:cs="Arial"/>
                <w:sz w:val="18"/>
                <w:szCs w:val="18"/>
              </w:rPr>
              <w:t>This field displays the SA authorization type code and description.</w:t>
            </w:r>
          </w:p>
        </w:tc>
        <w:tc>
          <w:tcPr>
            <w:tcW w:w="1798" w:type="pct"/>
            <w:tcBorders>
              <w:top w:val="single" w:color="616161" w:sz="2" w:space="0"/>
              <w:bottom w:val="single" w:color="616161" w:sz="2" w:space="0"/>
            </w:tcBorders>
          </w:tcPr>
          <w:p w:rsidRPr="003D2F8B" w:rsidR="00C27C61" w:rsidP="00A9500D" w:rsidRDefault="00C27C61" w14:paraId="744AC95A" wp14:textId="77777777">
            <w:pPr>
              <w:pStyle w:val="TableTextACSSC"/>
              <w:rPr>
                <w:rFonts w:ascii="Arial" w:hAnsi="Arial" w:cs="Arial"/>
                <w:sz w:val="18"/>
                <w:szCs w:val="18"/>
              </w:rPr>
            </w:pPr>
            <w:r w:rsidRPr="003D2F8B">
              <w:rPr>
                <w:rFonts w:ascii="Arial" w:hAnsi="Arial" w:cs="Arial"/>
                <w:sz w:val="18"/>
                <w:szCs w:val="18"/>
              </w:rPr>
              <w:t>Using R-VV-DOMAIN-NAM = ‘A-TY-CD’, join to R-VV-TB.R-VV-CD using A-DTL-TB.A-TY-CD to get the short description.</w:t>
            </w:r>
          </w:p>
        </w:tc>
      </w:tr>
      <w:tr xmlns:wp14="http://schemas.microsoft.com/office/word/2010/wordml" w:rsidRPr="005652B9" w:rsidR="00C27C61" w:rsidTr="00A9500D" w14:paraId="08602A1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5000" w:type="pct"/>
            <w:gridSpan w:val="7"/>
            <w:tcBorders>
              <w:top w:val="single" w:color="616161" w:sz="2" w:space="0"/>
              <w:bottom w:val="single" w:color="616161" w:sz="2" w:space="0"/>
            </w:tcBorders>
            <w:shd w:val="clear" w:color="auto" w:fill="191919"/>
          </w:tcPr>
          <w:p w:rsidRPr="005652B9" w:rsidR="00C27C61" w:rsidP="00A9500D" w:rsidRDefault="00C27C61" w14:paraId="0AE900D0" wp14:textId="77777777">
            <w:pPr>
              <w:pStyle w:val="TableText1"/>
              <w:spacing w:before="40" w:after="40"/>
              <w:jc w:val="center"/>
              <w:rPr>
                <w:rStyle w:val="ModernTableText"/>
                <w:rFonts w:ascii="Arial Black" w:hAnsi="Arial Black" w:cs="Arial"/>
                <w:bCs/>
                <w:noProof/>
                <w:color w:val="FFFFFF"/>
                <w:sz w:val="19"/>
                <w:szCs w:val="19"/>
              </w:rPr>
            </w:pPr>
            <w:r w:rsidRPr="005652B9">
              <w:rPr>
                <w:rStyle w:val="ModernTableText"/>
                <w:rFonts w:ascii="Arial Black" w:hAnsi="Arial Black" w:cs="Arial"/>
                <w:bCs/>
                <w:noProof/>
                <w:color w:val="FFFFFF"/>
                <w:sz w:val="19"/>
                <w:szCs w:val="19"/>
              </w:rPr>
              <w:t>Chart Header (opt)</w:t>
            </w:r>
          </w:p>
        </w:tc>
      </w:tr>
      <w:tr xmlns:wp14="http://schemas.microsoft.com/office/word/2010/wordml" w:rsidRPr="005652B9" w:rsidR="00C27C61" w:rsidTr="00A9500D" w14:paraId="0D84071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2289" w:type="pct"/>
            <w:gridSpan w:val="5"/>
            <w:tcBorders>
              <w:top w:val="single" w:color="616161" w:sz="2" w:space="0"/>
              <w:bottom w:val="single" w:color="616161" w:sz="2" w:space="0"/>
            </w:tcBorders>
          </w:tcPr>
          <w:p w:rsidRPr="003D2F8B" w:rsidR="00C27C61" w:rsidP="00A9500D" w:rsidRDefault="00C27C61" w14:paraId="6517123C" wp14:textId="77777777">
            <w:pPr>
              <w:pStyle w:val="TableText1"/>
              <w:spacing w:before="40" w:after="40"/>
              <w:jc w:val="center"/>
              <w:rPr>
                <w:rStyle w:val="ModernTableText"/>
                <w:rFonts w:cs="Arial"/>
                <w:b/>
                <w:szCs w:val="17"/>
              </w:rPr>
            </w:pPr>
            <w:r w:rsidRPr="003D2F8B">
              <w:rPr>
                <w:rStyle w:val="ModernTableText"/>
                <w:rFonts w:cs="Arial"/>
                <w:b/>
                <w:szCs w:val="17"/>
              </w:rPr>
              <w:t>Chart Title</w:t>
            </w:r>
          </w:p>
        </w:tc>
        <w:tc>
          <w:tcPr>
            <w:tcW w:w="2711" w:type="pct"/>
            <w:gridSpan w:val="2"/>
            <w:tcBorders>
              <w:top w:val="single" w:color="616161" w:sz="2" w:space="0"/>
              <w:bottom w:val="single" w:color="616161" w:sz="2" w:space="0"/>
            </w:tcBorders>
          </w:tcPr>
          <w:p w:rsidRPr="003D2F8B" w:rsidR="00C27C61" w:rsidP="00A9500D" w:rsidRDefault="00C27C61" w14:paraId="300CF696" wp14:textId="77777777">
            <w:pPr>
              <w:pStyle w:val="TableText1"/>
              <w:spacing w:before="40" w:after="40"/>
              <w:jc w:val="center"/>
              <w:rPr>
                <w:rStyle w:val="ModernTableText"/>
                <w:rFonts w:cs="Arial"/>
                <w:b/>
                <w:noProof/>
                <w:szCs w:val="17"/>
              </w:rPr>
            </w:pPr>
            <w:r w:rsidRPr="003D2F8B">
              <w:rPr>
                <w:rStyle w:val="ModernTableText"/>
                <w:rFonts w:cs="Arial"/>
                <w:b/>
                <w:noProof/>
                <w:szCs w:val="17"/>
              </w:rPr>
              <w:t>Chart Sub-title</w:t>
            </w:r>
          </w:p>
        </w:tc>
      </w:tr>
      <w:tr xmlns:wp14="http://schemas.microsoft.com/office/word/2010/wordml" w:rsidRPr="005652B9" w:rsidR="00C27C61" w:rsidTr="00A9500D" w14:paraId="7F299D8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CellMar>
            <w:top w:w="0" w:type="dxa"/>
            <w:bottom w:w="0" w:type="dxa"/>
          </w:tblCellMar>
        </w:tblPrEx>
        <w:trPr>
          <w:cantSplit/>
          <w:jc w:val="center"/>
        </w:trPr>
        <w:tc>
          <w:tcPr>
            <w:tcW w:w="2289" w:type="pct"/>
            <w:gridSpan w:val="5"/>
            <w:tcBorders>
              <w:top w:val="single" w:color="616161" w:sz="2" w:space="0"/>
              <w:right w:val="single" w:color="616161" w:sz="2" w:space="0"/>
            </w:tcBorders>
          </w:tcPr>
          <w:p w:rsidRPr="003D2F8B" w:rsidR="00C27C61" w:rsidP="00A9500D" w:rsidRDefault="00C27C61" w14:paraId="7BD047DA" wp14:textId="77777777">
            <w:pPr>
              <w:pStyle w:val="TableText1"/>
              <w:spacing w:before="40" w:after="40"/>
              <w:rPr>
                <w:rStyle w:val="ModernTableText"/>
                <w:rFonts w:cs="Arial"/>
                <w:color w:val="000000"/>
                <w:szCs w:val="17"/>
              </w:rPr>
            </w:pPr>
            <w:r w:rsidRPr="003D2F8B">
              <w:rPr>
                <w:rStyle w:val="ModernTableText"/>
                <w:rFonts w:cs="Arial"/>
                <w:color w:val="000000"/>
                <w:szCs w:val="17"/>
              </w:rPr>
              <w:t>N/A</w:t>
            </w:r>
          </w:p>
        </w:tc>
        <w:tc>
          <w:tcPr>
            <w:tcW w:w="2711" w:type="pct"/>
            <w:gridSpan w:val="2"/>
            <w:tcBorders>
              <w:top w:val="single" w:color="616161" w:sz="2" w:space="0"/>
              <w:right w:val="single" w:color="616161" w:sz="2" w:space="0"/>
            </w:tcBorders>
          </w:tcPr>
          <w:p w:rsidRPr="003D2F8B" w:rsidR="00C27C61" w:rsidP="00A9500D" w:rsidRDefault="00C27C61" w14:paraId="0AEF01B4" wp14:textId="77777777">
            <w:pPr>
              <w:pStyle w:val="TableText1"/>
              <w:spacing w:before="40" w:after="40"/>
              <w:rPr>
                <w:rStyle w:val="ModernTableText"/>
                <w:rFonts w:cs="Arial"/>
                <w:color w:val="000000"/>
                <w:szCs w:val="17"/>
              </w:rPr>
            </w:pPr>
            <w:r w:rsidRPr="003D2F8B">
              <w:rPr>
                <w:rStyle w:val="ModernTableText"/>
                <w:rFonts w:cs="Arial"/>
                <w:color w:val="000000"/>
                <w:szCs w:val="17"/>
              </w:rPr>
              <w:t>N/A</w:t>
            </w:r>
          </w:p>
        </w:tc>
      </w:tr>
    </w:tbl>
    <w:p xmlns:wp14="http://schemas.microsoft.com/office/word/2010/wordml" w:rsidR="00C27C61" w:rsidP="00C27C61" w:rsidRDefault="00C27C61" w14:paraId="64C49343" wp14:textId="77777777"/>
    <w:p xmlns:wp14="http://schemas.microsoft.com/office/word/2010/wordml" w:rsidR="00C27C61" w:rsidP="00C27C61" w:rsidRDefault="00C27C61" w14:paraId="7A025BF3" wp14:textId="77777777">
      <w: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2144"/>
        <w:gridCol w:w="1546"/>
        <w:gridCol w:w="167"/>
        <w:gridCol w:w="1578"/>
        <w:gridCol w:w="2015"/>
        <w:gridCol w:w="1540"/>
        <w:gridCol w:w="2505"/>
        <w:gridCol w:w="2899"/>
        <w:tblGridChange w:id="331">
          <w:tblGrid>
            <w:gridCol w:w="2144"/>
            <w:gridCol w:w="1546"/>
            <w:gridCol w:w="167"/>
            <w:gridCol w:w="1578"/>
            <w:gridCol w:w="2015"/>
            <w:gridCol w:w="1540"/>
            <w:gridCol w:w="2505"/>
            <w:gridCol w:w="2899"/>
          </w:tblGrid>
        </w:tblGridChange>
      </w:tblGrid>
      <w:tr xmlns:wp14="http://schemas.microsoft.com/office/word/2010/wordml" w:rsidRPr="005652B9" w:rsidR="00C27C61" w:rsidTr="00A9500D" w14:paraId="4FBC15D4" wp14:textId="77777777">
        <w:tblPrEx>
          <w:tblCellMar>
            <w:top w:w="0" w:type="dxa"/>
            <w:bottom w:w="0" w:type="dxa"/>
          </w:tblCellMar>
        </w:tblPrEx>
        <w:trPr>
          <w:cantSplit/>
          <w:tblHeader/>
          <w:jc w:val="center"/>
        </w:trPr>
        <w:tc>
          <w:tcPr>
            <w:tcW w:w="5000" w:type="pct"/>
            <w:gridSpan w:val="8"/>
            <w:tcBorders>
              <w:top w:val="single" w:color="616161" w:sz="2" w:space="0"/>
              <w:bottom w:val="single" w:color="616161" w:sz="2" w:space="0"/>
            </w:tcBorders>
            <w:shd w:val="clear" w:color="auto" w:fill="191919"/>
          </w:tcPr>
          <w:p w:rsidRPr="005652B9" w:rsidR="00C27C61" w:rsidP="00A9500D" w:rsidRDefault="00C27C61" w14:paraId="734BFE17" wp14:textId="77777777">
            <w:pPr>
              <w:pStyle w:val="TableText1"/>
              <w:spacing w:before="40" w:after="40"/>
              <w:jc w:val="center"/>
              <w:rPr>
                <w:rStyle w:val="ModernTableText"/>
                <w:rFonts w:ascii="Arial Black" w:hAnsi="Arial Black" w:cs="Arial"/>
                <w:bCs/>
                <w:noProof/>
                <w:color w:val="FFFFFF"/>
                <w:sz w:val="19"/>
                <w:szCs w:val="19"/>
              </w:rPr>
            </w:pPr>
            <w:r w:rsidRPr="005652B9">
              <w:rPr>
                <w:rStyle w:val="ModernTableText"/>
                <w:rFonts w:ascii="Arial Black" w:hAnsi="Arial Black" w:cs="Arial"/>
                <w:bCs/>
                <w:noProof/>
                <w:color w:val="FFFFFF"/>
                <w:sz w:val="19"/>
                <w:szCs w:val="19"/>
              </w:rPr>
              <w:t>Report Body</w:t>
            </w:r>
          </w:p>
        </w:tc>
      </w:tr>
      <w:tr xmlns:wp14="http://schemas.microsoft.com/office/word/2010/wordml" w:rsidRPr="005652B9" w:rsidR="00C27C61" w:rsidTr="00A9500D" w14:paraId="1AA13456" wp14:textId="77777777">
        <w:tblPrEx>
          <w:tblCellMar>
            <w:top w:w="0" w:type="dxa"/>
            <w:bottom w:w="0" w:type="dxa"/>
          </w:tblCellMar>
        </w:tblPrEx>
        <w:trPr>
          <w:cantSplit/>
          <w:tblHeader/>
          <w:jc w:val="center"/>
        </w:trPr>
        <w:tc>
          <w:tcPr>
            <w:tcW w:w="745" w:type="pct"/>
            <w:tcBorders>
              <w:top w:val="single" w:color="616161" w:sz="2" w:space="0"/>
            </w:tcBorders>
            <w:vAlign w:val="center"/>
          </w:tcPr>
          <w:p w:rsidRPr="003D2F8B" w:rsidR="00C27C61" w:rsidP="00A9500D" w:rsidRDefault="00C27C61" w14:paraId="61C65A91" wp14:textId="77777777">
            <w:pPr>
              <w:pStyle w:val="TableText1"/>
              <w:spacing w:before="40" w:after="40"/>
              <w:rPr>
                <w:rStyle w:val="ModernTableText"/>
                <w:rFonts w:cs="Arial"/>
                <w:b/>
                <w:szCs w:val="17"/>
              </w:rPr>
            </w:pPr>
            <w:r w:rsidRPr="003D2F8B">
              <w:rPr>
                <w:rStyle w:val="ModernTableText"/>
                <w:rFonts w:cs="Arial"/>
                <w:b/>
                <w:szCs w:val="17"/>
              </w:rPr>
              <w:t>Field Type</w:t>
            </w:r>
          </w:p>
        </w:tc>
        <w:tc>
          <w:tcPr>
            <w:tcW w:w="537" w:type="pct"/>
            <w:tcBorders>
              <w:top w:val="single" w:color="616161" w:sz="2" w:space="0"/>
            </w:tcBorders>
            <w:vAlign w:val="center"/>
          </w:tcPr>
          <w:p w:rsidRPr="003D2F8B" w:rsidR="00C27C61" w:rsidP="00A9500D" w:rsidRDefault="00C27C61" w14:paraId="5C10EFAA" wp14:textId="77777777">
            <w:pPr>
              <w:pStyle w:val="TableHeading"/>
              <w:keepLines w:val="0"/>
              <w:spacing w:before="40" w:after="40"/>
              <w:rPr>
                <w:rStyle w:val="ModernTableText"/>
                <w:rFonts w:cs="Arial"/>
                <w:szCs w:val="17"/>
              </w:rPr>
            </w:pPr>
            <w:r w:rsidRPr="003D2F8B">
              <w:rPr>
                <w:rStyle w:val="ModernTableText"/>
                <w:rFonts w:cs="Arial"/>
                <w:szCs w:val="17"/>
              </w:rPr>
              <w:t>Business Label</w:t>
            </w:r>
          </w:p>
        </w:tc>
        <w:tc>
          <w:tcPr>
            <w:tcW w:w="606" w:type="pct"/>
            <w:gridSpan w:val="2"/>
            <w:tcBorders>
              <w:top w:val="single" w:color="616161" w:sz="2" w:space="0"/>
            </w:tcBorders>
            <w:vAlign w:val="center"/>
          </w:tcPr>
          <w:p w:rsidRPr="003D2F8B" w:rsidR="00C27C61" w:rsidP="00A9500D" w:rsidRDefault="00C27C61" w14:paraId="1FA60B86" wp14:textId="77777777">
            <w:pPr>
              <w:pStyle w:val="TableText1"/>
              <w:spacing w:before="40" w:after="40"/>
              <w:rPr>
                <w:rStyle w:val="ModernTableText"/>
                <w:rFonts w:cs="Arial"/>
                <w:b/>
                <w:noProof/>
                <w:szCs w:val="17"/>
              </w:rPr>
            </w:pPr>
            <w:r w:rsidRPr="003D2F8B">
              <w:rPr>
                <w:rStyle w:val="ModernTableText"/>
                <w:rFonts w:cs="Arial"/>
                <w:b/>
                <w:noProof/>
                <w:szCs w:val="17"/>
              </w:rPr>
              <w:t>Field Description</w:t>
            </w:r>
          </w:p>
        </w:tc>
        <w:tc>
          <w:tcPr>
            <w:tcW w:w="700" w:type="pct"/>
            <w:tcBorders>
              <w:top w:val="single" w:color="616161" w:sz="2" w:space="0"/>
            </w:tcBorders>
            <w:vAlign w:val="center"/>
          </w:tcPr>
          <w:p w:rsidRPr="003D2F8B" w:rsidR="00C27C61" w:rsidP="00A9500D" w:rsidRDefault="00C27C61" w14:paraId="76C45226" wp14:textId="77777777">
            <w:pPr>
              <w:pStyle w:val="TableText1"/>
              <w:spacing w:before="40" w:after="40"/>
              <w:rPr>
                <w:rStyle w:val="ModernTableText"/>
                <w:rFonts w:cs="Arial"/>
                <w:b/>
                <w:noProof/>
                <w:szCs w:val="17"/>
              </w:rPr>
            </w:pPr>
            <w:r w:rsidRPr="003D2F8B">
              <w:rPr>
                <w:rStyle w:val="ModernTableText"/>
                <w:rFonts w:cs="Arial"/>
                <w:b/>
                <w:noProof/>
                <w:szCs w:val="17"/>
              </w:rPr>
              <w:t>Source Table</w:t>
            </w:r>
          </w:p>
        </w:tc>
        <w:tc>
          <w:tcPr>
            <w:tcW w:w="1405" w:type="pct"/>
            <w:gridSpan w:val="2"/>
            <w:tcBorders>
              <w:top w:val="single" w:color="616161" w:sz="2" w:space="0"/>
            </w:tcBorders>
            <w:vAlign w:val="center"/>
          </w:tcPr>
          <w:p w:rsidRPr="003D2F8B" w:rsidR="00C27C61" w:rsidP="00A9500D" w:rsidRDefault="00C27C61" w14:paraId="434D1413" wp14:textId="77777777">
            <w:pPr>
              <w:pStyle w:val="TableText1"/>
              <w:spacing w:before="40" w:after="40"/>
              <w:rPr>
                <w:rStyle w:val="ModernTableText"/>
                <w:rFonts w:cs="Arial"/>
                <w:b/>
                <w:noProof/>
                <w:szCs w:val="17"/>
              </w:rPr>
            </w:pPr>
            <w:r w:rsidRPr="003D2F8B">
              <w:rPr>
                <w:rStyle w:val="ModernTableText"/>
                <w:rFonts w:cs="Arial"/>
                <w:b/>
                <w:noProof/>
                <w:szCs w:val="17"/>
              </w:rPr>
              <w:t>Source Column</w:t>
            </w:r>
          </w:p>
        </w:tc>
        <w:tc>
          <w:tcPr>
            <w:tcW w:w="1007" w:type="pct"/>
            <w:tcBorders>
              <w:top w:val="single" w:color="616161" w:sz="2" w:space="0"/>
            </w:tcBorders>
            <w:vAlign w:val="center"/>
          </w:tcPr>
          <w:p w:rsidRPr="003D2F8B" w:rsidR="00C27C61" w:rsidP="00A9500D" w:rsidRDefault="00C27C61" w14:paraId="5E62411C" wp14:textId="77777777">
            <w:pPr>
              <w:pStyle w:val="TableText1"/>
              <w:spacing w:before="40" w:after="40"/>
              <w:rPr>
                <w:rStyle w:val="ModernTableText"/>
                <w:rFonts w:cs="Arial"/>
                <w:b/>
                <w:noProof/>
                <w:szCs w:val="17"/>
              </w:rPr>
            </w:pPr>
            <w:r w:rsidRPr="003D2F8B">
              <w:rPr>
                <w:rStyle w:val="ModernTableText"/>
                <w:rFonts w:cs="Arial"/>
                <w:b/>
                <w:noProof/>
                <w:szCs w:val="17"/>
              </w:rPr>
              <w:t>Source Column Processing Rules</w:t>
            </w:r>
          </w:p>
        </w:tc>
      </w:tr>
      <w:tr xmlns:wp14="http://schemas.microsoft.com/office/word/2010/wordml" w:rsidRPr="005652B9" w:rsidR="00C27C61" w:rsidTr="00A9500D" w14:paraId="7D2F6D6C" wp14:textId="77777777">
        <w:tblPrEx>
          <w:tblCellMar>
            <w:top w:w="0" w:type="dxa"/>
            <w:bottom w:w="0" w:type="dxa"/>
          </w:tblCellMar>
        </w:tblPrEx>
        <w:trPr>
          <w:cantSplit/>
          <w:jc w:val="center"/>
        </w:trPr>
        <w:tc>
          <w:tcPr>
            <w:tcW w:w="745" w:type="pct"/>
            <w:vAlign w:val="center"/>
          </w:tcPr>
          <w:p w:rsidRPr="006874E4" w:rsidR="00C27C61" w:rsidP="00A9500D" w:rsidRDefault="00C27C61" w14:paraId="3B8F2A8F" wp14:textId="77777777">
            <w:pPr>
              <w:pStyle w:val="TableText"/>
              <w:keepNext w:val="0"/>
              <w:keepLines w:val="0"/>
              <w:rPr>
                <w:rStyle w:val="BodytextChar"/>
                <w:sz w:val="18"/>
                <w:szCs w:val="18"/>
              </w:rPr>
            </w:pPr>
            <w:r w:rsidRPr="006874E4">
              <w:rPr>
                <w:rStyle w:val="BodytextChar"/>
                <w:sz w:val="18"/>
                <w:szCs w:val="18"/>
              </w:rPr>
              <w:t>Column</w:t>
            </w:r>
          </w:p>
        </w:tc>
        <w:tc>
          <w:tcPr>
            <w:tcW w:w="537" w:type="pct"/>
            <w:vAlign w:val="center"/>
          </w:tcPr>
          <w:p w:rsidRPr="006874E4" w:rsidR="00C27C61" w:rsidP="00A9500D" w:rsidRDefault="00C27C61" w14:paraId="6D5D776A" wp14:textId="77777777">
            <w:pPr>
              <w:pStyle w:val="TableText"/>
              <w:keepNext w:val="0"/>
              <w:keepLines w:val="0"/>
              <w:rPr>
                <w:rStyle w:val="BodytextChar"/>
                <w:sz w:val="18"/>
                <w:szCs w:val="18"/>
              </w:rPr>
            </w:pPr>
            <w:r w:rsidRPr="006874E4">
              <w:rPr>
                <w:rStyle w:val="BodytextChar"/>
                <w:sz w:val="18"/>
                <w:szCs w:val="18"/>
              </w:rPr>
              <w:t>SA ID</w:t>
            </w:r>
          </w:p>
        </w:tc>
        <w:tc>
          <w:tcPr>
            <w:tcW w:w="606" w:type="pct"/>
            <w:gridSpan w:val="2"/>
            <w:vAlign w:val="center"/>
          </w:tcPr>
          <w:p w:rsidRPr="006874E4" w:rsidR="00C27C61" w:rsidP="00A9500D" w:rsidRDefault="00C27C61" w14:paraId="03EA313C" wp14:textId="77777777">
            <w:pPr>
              <w:pStyle w:val="TableText"/>
              <w:keepNext w:val="0"/>
              <w:keepLines w:val="0"/>
              <w:rPr>
                <w:rStyle w:val="BodytextChar"/>
                <w:sz w:val="18"/>
                <w:szCs w:val="18"/>
              </w:rPr>
            </w:pPr>
            <w:r w:rsidRPr="006874E4">
              <w:rPr>
                <w:rStyle w:val="BodytextChar"/>
                <w:sz w:val="18"/>
                <w:szCs w:val="18"/>
              </w:rPr>
              <w:t>This field displays the SA ID.</w:t>
            </w:r>
          </w:p>
        </w:tc>
        <w:tc>
          <w:tcPr>
            <w:tcW w:w="700" w:type="pct"/>
            <w:vAlign w:val="center"/>
          </w:tcPr>
          <w:p w:rsidRPr="006874E4" w:rsidR="00C27C61" w:rsidP="00A9500D" w:rsidRDefault="00C27C61" w14:paraId="319C1DBF" wp14:textId="77777777">
            <w:pPr>
              <w:pStyle w:val="TableText"/>
              <w:keepNext w:val="0"/>
              <w:keepLines w:val="0"/>
              <w:rPr>
                <w:rStyle w:val="BodytextChar"/>
                <w:sz w:val="18"/>
                <w:szCs w:val="18"/>
              </w:rPr>
            </w:pPr>
            <w:r w:rsidRPr="006874E4">
              <w:rPr>
                <w:rStyle w:val="BodytextChar"/>
                <w:sz w:val="18"/>
                <w:szCs w:val="18"/>
              </w:rPr>
              <w:t>A_DTL_TB</w:t>
            </w:r>
          </w:p>
        </w:tc>
        <w:tc>
          <w:tcPr>
            <w:tcW w:w="1405" w:type="pct"/>
            <w:gridSpan w:val="2"/>
            <w:vAlign w:val="center"/>
          </w:tcPr>
          <w:p w:rsidRPr="006874E4" w:rsidR="00C27C61" w:rsidP="00A9500D" w:rsidRDefault="00C27C61" w14:paraId="26F91B28" wp14:textId="77777777">
            <w:pPr>
              <w:pStyle w:val="TableText"/>
              <w:keepNext w:val="0"/>
              <w:keepLines w:val="0"/>
              <w:rPr>
                <w:rStyle w:val="BodytextChar"/>
                <w:sz w:val="18"/>
                <w:szCs w:val="18"/>
              </w:rPr>
            </w:pPr>
            <w:r w:rsidRPr="006874E4">
              <w:rPr>
                <w:rStyle w:val="BodytextChar"/>
                <w:sz w:val="18"/>
                <w:szCs w:val="18"/>
              </w:rPr>
              <w:t>A_AUTH_ID</w:t>
            </w:r>
          </w:p>
        </w:tc>
        <w:tc>
          <w:tcPr>
            <w:tcW w:w="1007" w:type="pct"/>
            <w:vAlign w:val="center"/>
          </w:tcPr>
          <w:p w:rsidRPr="006874E4" w:rsidR="00C27C61" w:rsidP="00A9500D" w:rsidRDefault="00C27C61" w14:paraId="36C4901A" wp14:textId="77777777">
            <w:pPr>
              <w:pStyle w:val="TableText"/>
              <w:keepNext w:val="0"/>
              <w:keepLines w:val="0"/>
              <w:rPr>
                <w:rStyle w:val="BodytextChar"/>
                <w:sz w:val="18"/>
                <w:szCs w:val="18"/>
              </w:rPr>
            </w:pPr>
          </w:p>
        </w:tc>
      </w:tr>
      <w:tr xmlns:wp14="http://schemas.microsoft.com/office/word/2010/wordml" w:rsidRPr="005652B9" w:rsidR="00C27C61" w:rsidTr="00A9500D" w14:paraId="4BAAFBDB" wp14:textId="77777777">
        <w:tblPrEx>
          <w:tblCellMar>
            <w:top w:w="0" w:type="dxa"/>
            <w:bottom w:w="0" w:type="dxa"/>
          </w:tblCellMar>
        </w:tblPrEx>
        <w:trPr>
          <w:cantSplit/>
          <w:jc w:val="center"/>
        </w:trPr>
        <w:tc>
          <w:tcPr>
            <w:tcW w:w="745" w:type="pct"/>
            <w:vAlign w:val="center"/>
          </w:tcPr>
          <w:p w:rsidRPr="006874E4" w:rsidR="00C27C61" w:rsidP="00A9500D" w:rsidRDefault="00C27C61" w14:paraId="3C1422F5" wp14:textId="77777777">
            <w:pPr>
              <w:pStyle w:val="TableText"/>
              <w:keepNext w:val="0"/>
              <w:keepLines w:val="0"/>
              <w:rPr>
                <w:rStyle w:val="BodytextChar"/>
                <w:sz w:val="18"/>
                <w:szCs w:val="18"/>
              </w:rPr>
            </w:pPr>
            <w:r w:rsidRPr="006874E4">
              <w:rPr>
                <w:rStyle w:val="BodytextChar"/>
                <w:sz w:val="18"/>
                <w:szCs w:val="18"/>
              </w:rPr>
              <w:t>Column</w:t>
            </w:r>
          </w:p>
        </w:tc>
        <w:tc>
          <w:tcPr>
            <w:tcW w:w="537" w:type="pct"/>
            <w:vAlign w:val="center"/>
          </w:tcPr>
          <w:p w:rsidRPr="006874E4" w:rsidR="00C27C61" w:rsidP="00A9500D" w:rsidRDefault="00C27C61" w14:paraId="0B108A5F" wp14:textId="77777777">
            <w:pPr>
              <w:pStyle w:val="TableText"/>
              <w:keepNext w:val="0"/>
              <w:keepLines w:val="0"/>
              <w:rPr>
                <w:rStyle w:val="BodytextChar"/>
                <w:sz w:val="18"/>
                <w:szCs w:val="18"/>
              </w:rPr>
            </w:pPr>
            <w:r w:rsidRPr="006874E4">
              <w:rPr>
                <w:rStyle w:val="BodytextChar"/>
                <w:sz w:val="18"/>
                <w:szCs w:val="18"/>
              </w:rPr>
              <w:t>SA LI Num</w:t>
            </w:r>
          </w:p>
        </w:tc>
        <w:tc>
          <w:tcPr>
            <w:tcW w:w="606" w:type="pct"/>
            <w:gridSpan w:val="2"/>
            <w:vAlign w:val="center"/>
          </w:tcPr>
          <w:p w:rsidRPr="006874E4" w:rsidR="00C27C61" w:rsidP="00A9500D" w:rsidRDefault="00C27C61" w14:paraId="04A0423C" wp14:textId="77777777">
            <w:pPr>
              <w:pStyle w:val="TableText"/>
              <w:keepNext w:val="0"/>
              <w:keepLines w:val="0"/>
              <w:rPr>
                <w:rStyle w:val="BodytextChar"/>
                <w:sz w:val="18"/>
                <w:szCs w:val="18"/>
              </w:rPr>
            </w:pPr>
            <w:r w:rsidRPr="006874E4">
              <w:rPr>
                <w:rStyle w:val="BodytextChar"/>
                <w:sz w:val="18"/>
                <w:szCs w:val="18"/>
              </w:rPr>
              <w:t>This field displays the</w:t>
            </w:r>
            <w:r>
              <w:rPr>
                <w:rStyle w:val="BodytextChar"/>
                <w:sz w:val="18"/>
                <w:szCs w:val="18"/>
              </w:rPr>
              <w:t xml:space="preserve"> SA</w:t>
            </w:r>
            <w:r w:rsidRPr="006874E4">
              <w:rPr>
                <w:rStyle w:val="BodytextChar"/>
                <w:sz w:val="18"/>
                <w:szCs w:val="18"/>
              </w:rPr>
              <w:t xml:space="preserve"> line item</w:t>
            </w:r>
            <w:r>
              <w:rPr>
                <w:rStyle w:val="BodytextChar"/>
                <w:sz w:val="18"/>
                <w:szCs w:val="18"/>
              </w:rPr>
              <w:t xml:space="preserve"> number</w:t>
            </w:r>
            <w:r w:rsidRPr="006874E4">
              <w:rPr>
                <w:rStyle w:val="BodytextChar"/>
                <w:sz w:val="18"/>
                <w:szCs w:val="18"/>
              </w:rPr>
              <w:t>.</w:t>
            </w:r>
          </w:p>
        </w:tc>
        <w:tc>
          <w:tcPr>
            <w:tcW w:w="700" w:type="pct"/>
            <w:vAlign w:val="center"/>
          </w:tcPr>
          <w:p w:rsidRPr="006874E4" w:rsidR="00C27C61" w:rsidP="00A9500D" w:rsidRDefault="00C27C61" w14:paraId="0A52870E" wp14:textId="77777777">
            <w:pPr>
              <w:pStyle w:val="TableText"/>
              <w:keepNext w:val="0"/>
              <w:keepLines w:val="0"/>
              <w:rPr>
                <w:rStyle w:val="BodytextChar"/>
                <w:sz w:val="18"/>
                <w:szCs w:val="18"/>
              </w:rPr>
            </w:pPr>
            <w:r w:rsidRPr="006874E4">
              <w:rPr>
                <w:rStyle w:val="BodytextChar"/>
                <w:sz w:val="18"/>
                <w:szCs w:val="18"/>
              </w:rPr>
              <w:t>A_DTL_TB</w:t>
            </w:r>
          </w:p>
        </w:tc>
        <w:tc>
          <w:tcPr>
            <w:tcW w:w="1405" w:type="pct"/>
            <w:gridSpan w:val="2"/>
            <w:vAlign w:val="center"/>
          </w:tcPr>
          <w:p w:rsidRPr="006874E4" w:rsidR="00C27C61" w:rsidP="00A9500D" w:rsidRDefault="00C27C61" w14:paraId="04F13108" wp14:textId="77777777">
            <w:pPr>
              <w:pStyle w:val="TableText"/>
              <w:keepNext w:val="0"/>
              <w:keepLines w:val="0"/>
              <w:rPr>
                <w:rStyle w:val="BodytextChar"/>
                <w:sz w:val="18"/>
                <w:szCs w:val="18"/>
              </w:rPr>
            </w:pPr>
            <w:r w:rsidRPr="006874E4">
              <w:rPr>
                <w:rStyle w:val="BodytextChar"/>
                <w:sz w:val="18"/>
                <w:szCs w:val="18"/>
              </w:rPr>
              <w:t>A_LI_NUM</w:t>
            </w:r>
          </w:p>
        </w:tc>
        <w:tc>
          <w:tcPr>
            <w:tcW w:w="1007" w:type="pct"/>
            <w:vAlign w:val="center"/>
          </w:tcPr>
          <w:p w:rsidRPr="006874E4" w:rsidR="00C27C61" w:rsidP="00A9500D" w:rsidRDefault="00C27C61" w14:paraId="5788F993" wp14:textId="77777777">
            <w:pPr>
              <w:pStyle w:val="TableText"/>
              <w:keepNext w:val="0"/>
              <w:keepLines w:val="0"/>
              <w:rPr>
                <w:rStyle w:val="BodytextChar"/>
                <w:sz w:val="18"/>
                <w:szCs w:val="18"/>
              </w:rPr>
            </w:pPr>
          </w:p>
        </w:tc>
      </w:tr>
      <w:tr xmlns:wp14="http://schemas.microsoft.com/office/word/2010/wordml" w:rsidRPr="005652B9" w:rsidR="00C27C61" w:rsidTr="00A9500D" w14:paraId="1914975E" wp14:textId="77777777">
        <w:tblPrEx>
          <w:tblCellMar>
            <w:top w:w="0" w:type="dxa"/>
            <w:bottom w:w="0" w:type="dxa"/>
          </w:tblCellMar>
        </w:tblPrEx>
        <w:trPr>
          <w:cantSplit/>
          <w:jc w:val="center"/>
        </w:trPr>
        <w:tc>
          <w:tcPr>
            <w:tcW w:w="745" w:type="pct"/>
            <w:vAlign w:val="center"/>
          </w:tcPr>
          <w:p w:rsidRPr="006874E4" w:rsidR="00C27C61" w:rsidP="00A9500D" w:rsidRDefault="00C27C61" w14:paraId="23EA50C6" wp14:textId="77777777">
            <w:pPr>
              <w:pStyle w:val="TableText"/>
              <w:keepNext w:val="0"/>
              <w:keepLines w:val="0"/>
              <w:rPr>
                <w:rStyle w:val="BodytextChar"/>
                <w:sz w:val="18"/>
                <w:szCs w:val="18"/>
              </w:rPr>
            </w:pPr>
            <w:r>
              <w:rPr>
                <w:rStyle w:val="BodytextChar"/>
                <w:sz w:val="18"/>
                <w:szCs w:val="18"/>
              </w:rPr>
              <w:t>Column</w:t>
            </w:r>
          </w:p>
        </w:tc>
        <w:tc>
          <w:tcPr>
            <w:tcW w:w="537" w:type="pct"/>
            <w:vAlign w:val="center"/>
          </w:tcPr>
          <w:p w:rsidRPr="006874E4" w:rsidR="00C27C61" w:rsidP="00A9500D" w:rsidRDefault="00C27C61" w14:paraId="5867D9BC" wp14:textId="77777777">
            <w:pPr>
              <w:pStyle w:val="TableText"/>
              <w:keepNext w:val="0"/>
              <w:keepLines w:val="0"/>
              <w:rPr>
                <w:rStyle w:val="BodytextChar"/>
                <w:sz w:val="18"/>
                <w:szCs w:val="18"/>
              </w:rPr>
            </w:pPr>
            <w:r>
              <w:rPr>
                <w:rStyle w:val="BodytextChar"/>
                <w:sz w:val="18"/>
                <w:szCs w:val="18"/>
              </w:rPr>
              <w:t>SA LI Begin Date</w:t>
            </w:r>
          </w:p>
        </w:tc>
        <w:tc>
          <w:tcPr>
            <w:tcW w:w="606" w:type="pct"/>
            <w:gridSpan w:val="2"/>
            <w:vAlign w:val="center"/>
          </w:tcPr>
          <w:p w:rsidRPr="006874E4" w:rsidR="00C27C61" w:rsidP="00A9500D" w:rsidRDefault="00C27C61" w14:paraId="714C761F" wp14:textId="77777777">
            <w:pPr>
              <w:pStyle w:val="TableText"/>
              <w:keepNext w:val="0"/>
              <w:keepLines w:val="0"/>
              <w:rPr>
                <w:rStyle w:val="BodytextChar"/>
                <w:sz w:val="18"/>
                <w:szCs w:val="18"/>
              </w:rPr>
            </w:pPr>
            <w:r>
              <w:rPr>
                <w:rStyle w:val="BodytextChar"/>
                <w:sz w:val="18"/>
                <w:szCs w:val="18"/>
              </w:rPr>
              <w:t>This field displays the approved begin date of the SA Line Item</w:t>
            </w:r>
          </w:p>
        </w:tc>
        <w:tc>
          <w:tcPr>
            <w:tcW w:w="700" w:type="pct"/>
            <w:vAlign w:val="center"/>
          </w:tcPr>
          <w:p w:rsidRPr="006874E4" w:rsidR="00C27C61" w:rsidP="00A9500D" w:rsidRDefault="00C27C61" w14:paraId="125CB148" wp14:textId="77777777">
            <w:pPr>
              <w:pStyle w:val="TableText"/>
              <w:keepNext w:val="0"/>
              <w:keepLines w:val="0"/>
              <w:rPr>
                <w:rStyle w:val="BodytextChar"/>
                <w:sz w:val="18"/>
                <w:szCs w:val="18"/>
              </w:rPr>
            </w:pPr>
            <w:r w:rsidRPr="006874E4">
              <w:rPr>
                <w:rStyle w:val="BodytextChar"/>
                <w:sz w:val="18"/>
                <w:szCs w:val="18"/>
              </w:rPr>
              <w:t>A_DTL_TB</w:t>
            </w:r>
          </w:p>
        </w:tc>
        <w:tc>
          <w:tcPr>
            <w:tcW w:w="1405" w:type="pct"/>
            <w:gridSpan w:val="2"/>
            <w:vAlign w:val="center"/>
          </w:tcPr>
          <w:p w:rsidRPr="006874E4" w:rsidR="00C27C61" w:rsidP="00A9500D" w:rsidRDefault="00C27C61" w14:paraId="401DE068" wp14:textId="77777777">
            <w:pPr>
              <w:pStyle w:val="TableText"/>
              <w:keepNext w:val="0"/>
              <w:keepLines w:val="0"/>
              <w:rPr>
                <w:rStyle w:val="BodytextChar"/>
                <w:sz w:val="18"/>
                <w:szCs w:val="18"/>
              </w:rPr>
            </w:pPr>
            <w:r>
              <w:rPr>
                <w:rStyle w:val="BodytextChar"/>
                <w:sz w:val="18"/>
                <w:szCs w:val="18"/>
              </w:rPr>
              <w:t>A_BEG_DT</w:t>
            </w:r>
          </w:p>
        </w:tc>
        <w:tc>
          <w:tcPr>
            <w:tcW w:w="1007" w:type="pct"/>
            <w:vAlign w:val="center"/>
          </w:tcPr>
          <w:p w:rsidRPr="006874E4" w:rsidR="00C27C61" w:rsidP="00A9500D" w:rsidRDefault="00C27C61" w14:paraId="66D0BF2C" wp14:textId="77777777">
            <w:pPr>
              <w:pStyle w:val="TableText"/>
              <w:keepNext w:val="0"/>
              <w:keepLines w:val="0"/>
              <w:rPr>
                <w:rStyle w:val="BodytextChar"/>
                <w:sz w:val="18"/>
                <w:szCs w:val="18"/>
              </w:rPr>
            </w:pPr>
          </w:p>
        </w:tc>
      </w:tr>
      <w:tr xmlns:wp14="http://schemas.microsoft.com/office/word/2010/wordml" w:rsidRPr="005652B9" w:rsidR="00C27C61" w:rsidTr="00A9500D" w14:paraId="70A0E9E9" wp14:textId="77777777">
        <w:tblPrEx>
          <w:tblCellMar>
            <w:top w:w="0" w:type="dxa"/>
            <w:bottom w:w="0" w:type="dxa"/>
          </w:tblCellMar>
        </w:tblPrEx>
        <w:trPr>
          <w:cantSplit/>
          <w:jc w:val="center"/>
        </w:trPr>
        <w:tc>
          <w:tcPr>
            <w:tcW w:w="745" w:type="pct"/>
            <w:vAlign w:val="center"/>
          </w:tcPr>
          <w:p w:rsidR="00C27C61" w:rsidP="00A9500D" w:rsidRDefault="00C27C61" w14:paraId="6C21F038" wp14:textId="77777777">
            <w:pPr>
              <w:pStyle w:val="TableText"/>
              <w:keepNext w:val="0"/>
              <w:keepLines w:val="0"/>
              <w:rPr>
                <w:rStyle w:val="BodytextChar"/>
                <w:sz w:val="18"/>
                <w:szCs w:val="18"/>
              </w:rPr>
            </w:pPr>
            <w:r>
              <w:rPr>
                <w:rStyle w:val="BodytextChar"/>
                <w:sz w:val="18"/>
                <w:szCs w:val="18"/>
              </w:rPr>
              <w:t>Column</w:t>
            </w:r>
          </w:p>
        </w:tc>
        <w:tc>
          <w:tcPr>
            <w:tcW w:w="537" w:type="pct"/>
            <w:vAlign w:val="center"/>
          </w:tcPr>
          <w:p w:rsidR="00C27C61" w:rsidP="00A9500D" w:rsidRDefault="00C27C61" w14:paraId="0015946A" wp14:textId="77777777">
            <w:pPr>
              <w:pStyle w:val="TableText"/>
              <w:keepNext w:val="0"/>
              <w:keepLines w:val="0"/>
              <w:rPr>
                <w:rStyle w:val="BodytextChar"/>
                <w:sz w:val="18"/>
                <w:szCs w:val="18"/>
              </w:rPr>
            </w:pPr>
            <w:r>
              <w:rPr>
                <w:rStyle w:val="BodytextChar"/>
                <w:sz w:val="18"/>
                <w:szCs w:val="18"/>
              </w:rPr>
              <w:t>SA LI End Date</w:t>
            </w:r>
          </w:p>
        </w:tc>
        <w:tc>
          <w:tcPr>
            <w:tcW w:w="606" w:type="pct"/>
            <w:gridSpan w:val="2"/>
            <w:vAlign w:val="center"/>
          </w:tcPr>
          <w:p w:rsidR="00C27C61" w:rsidP="00A9500D" w:rsidRDefault="00C27C61" w14:paraId="7F3ED5D3" wp14:textId="77777777">
            <w:pPr>
              <w:pStyle w:val="TableText"/>
              <w:keepNext w:val="0"/>
              <w:keepLines w:val="0"/>
              <w:rPr>
                <w:rStyle w:val="BodytextChar"/>
                <w:sz w:val="18"/>
                <w:szCs w:val="18"/>
              </w:rPr>
            </w:pPr>
            <w:r>
              <w:rPr>
                <w:rStyle w:val="BodytextChar"/>
                <w:sz w:val="18"/>
                <w:szCs w:val="18"/>
              </w:rPr>
              <w:t>This field displays the approved end date of the SA Line Item</w:t>
            </w:r>
          </w:p>
        </w:tc>
        <w:tc>
          <w:tcPr>
            <w:tcW w:w="700" w:type="pct"/>
            <w:vAlign w:val="center"/>
          </w:tcPr>
          <w:p w:rsidRPr="006874E4" w:rsidR="00C27C61" w:rsidP="00A9500D" w:rsidRDefault="00C27C61" w14:paraId="0710DB56" wp14:textId="77777777">
            <w:pPr>
              <w:pStyle w:val="TableText"/>
              <w:keepNext w:val="0"/>
              <w:keepLines w:val="0"/>
              <w:rPr>
                <w:rStyle w:val="BodytextChar"/>
                <w:sz w:val="18"/>
                <w:szCs w:val="18"/>
              </w:rPr>
            </w:pPr>
            <w:r w:rsidRPr="006874E4">
              <w:rPr>
                <w:rStyle w:val="BodytextChar"/>
                <w:sz w:val="18"/>
                <w:szCs w:val="18"/>
              </w:rPr>
              <w:t>A_DTL_TB</w:t>
            </w:r>
          </w:p>
        </w:tc>
        <w:tc>
          <w:tcPr>
            <w:tcW w:w="1405" w:type="pct"/>
            <w:gridSpan w:val="2"/>
            <w:vAlign w:val="center"/>
          </w:tcPr>
          <w:p w:rsidR="00C27C61" w:rsidP="00A9500D" w:rsidRDefault="00C27C61" w14:paraId="597A5D28" wp14:textId="77777777">
            <w:pPr>
              <w:pStyle w:val="TableText"/>
              <w:keepNext w:val="0"/>
              <w:keepLines w:val="0"/>
              <w:rPr>
                <w:rStyle w:val="BodytextChar"/>
                <w:sz w:val="18"/>
                <w:szCs w:val="18"/>
              </w:rPr>
            </w:pPr>
            <w:r>
              <w:rPr>
                <w:rStyle w:val="BodytextChar"/>
                <w:sz w:val="18"/>
                <w:szCs w:val="18"/>
              </w:rPr>
              <w:t>A_END_DT</w:t>
            </w:r>
          </w:p>
        </w:tc>
        <w:tc>
          <w:tcPr>
            <w:tcW w:w="1007" w:type="pct"/>
            <w:vAlign w:val="center"/>
          </w:tcPr>
          <w:p w:rsidRPr="006874E4" w:rsidR="00C27C61" w:rsidP="00A9500D" w:rsidRDefault="00C27C61" w14:paraId="6AAEE565" wp14:textId="77777777">
            <w:pPr>
              <w:pStyle w:val="TableText"/>
              <w:keepNext w:val="0"/>
              <w:keepLines w:val="0"/>
              <w:rPr>
                <w:rStyle w:val="BodytextChar"/>
                <w:sz w:val="18"/>
                <w:szCs w:val="18"/>
              </w:rPr>
            </w:pPr>
          </w:p>
        </w:tc>
      </w:tr>
      <w:tr xmlns:wp14="http://schemas.microsoft.com/office/word/2010/wordml" w:rsidRPr="005652B9" w:rsidR="00C27C61" w:rsidTr="00A9500D" w14:paraId="1A092F24" wp14:textId="77777777">
        <w:tblPrEx>
          <w:tblCellMar>
            <w:top w:w="0" w:type="dxa"/>
            <w:bottom w:w="0" w:type="dxa"/>
          </w:tblCellMar>
        </w:tblPrEx>
        <w:trPr>
          <w:cantSplit/>
          <w:jc w:val="center"/>
        </w:trPr>
        <w:tc>
          <w:tcPr>
            <w:tcW w:w="745" w:type="pct"/>
            <w:tcBorders>
              <w:bottom w:val="single" w:color="616161" w:sz="2" w:space="0"/>
            </w:tcBorders>
            <w:vAlign w:val="center"/>
          </w:tcPr>
          <w:p w:rsidRPr="006874E4" w:rsidR="00C27C61" w:rsidP="00A9500D" w:rsidRDefault="00C27C61" w14:paraId="19CF510D" wp14:textId="77777777">
            <w:pPr>
              <w:pStyle w:val="TableText"/>
              <w:keepNext w:val="0"/>
              <w:keepLines w:val="0"/>
              <w:rPr>
                <w:rStyle w:val="BodytextChar"/>
                <w:sz w:val="18"/>
                <w:szCs w:val="18"/>
              </w:rPr>
            </w:pPr>
            <w:r w:rsidRPr="006874E4">
              <w:rPr>
                <w:rStyle w:val="BodytextChar"/>
                <w:sz w:val="18"/>
                <w:szCs w:val="18"/>
              </w:rPr>
              <w:t>Column</w:t>
            </w:r>
          </w:p>
        </w:tc>
        <w:tc>
          <w:tcPr>
            <w:tcW w:w="537" w:type="pct"/>
            <w:tcBorders>
              <w:bottom w:val="single" w:color="616161" w:sz="2" w:space="0"/>
            </w:tcBorders>
            <w:vAlign w:val="center"/>
          </w:tcPr>
          <w:p w:rsidRPr="006874E4" w:rsidR="00C27C61" w:rsidP="00A9500D" w:rsidRDefault="00C27C61" w14:paraId="3A26737C" wp14:textId="77777777">
            <w:pPr>
              <w:pStyle w:val="TableText"/>
              <w:keepNext w:val="0"/>
              <w:keepLines w:val="0"/>
              <w:rPr>
                <w:rStyle w:val="BodytextChar"/>
                <w:sz w:val="18"/>
                <w:szCs w:val="18"/>
              </w:rPr>
            </w:pPr>
            <w:r>
              <w:rPr>
                <w:rStyle w:val="BodytextChar"/>
                <w:sz w:val="18"/>
                <w:szCs w:val="18"/>
              </w:rPr>
              <w:t>TCN</w:t>
            </w:r>
          </w:p>
        </w:tc>
        <w:tc>
          <w:tcPr>
            <w:tcW w:w="606" w:type="pct"/>
            <w:gridSpan w:val="2"/>
            <w:tcBorders>
              <w:bottom w:val="single" w:color="616161" w:sz="2" w:space="0"/>
            </w:tcBorders>
            <w:vAlign w:val="center"/>
          </w:tcPr>
          <w:p w:rsidRPr="00DA760D" w:rsidR="00C27C61" w:rsidP="00A9500D" w:rsidRDefault="00C27C61" w14:paraId="4756303A" wp14:textId="77777777">
            <w:pPr>
              <w:pStyle w:val="TableText"/>
              <w:keepNext w:val="0"/>
              <w:keepLines w:val="0"/>
              <w:rPr>
                <w:rStyle w:val="BodytextChar"/>
                <w:color w:val="000000"/>
                <w:sz w:val="18"/>
                <w:szCs w:val="18"/>
              </w:rPr>
            </w:pPr>
            <w:r w:rsidRPr="006874E4">
              <w:rPr>
                <w:rStyle w:val="BodytextChar"/>
                <w:sz w:val="18"/>
                <w:szCs w:val="18"/>
              </w:rPr>
              <w:t xml:space="preserve">This field displays the </w:t>
            </w:r>
            <w:r>
              <w:rPr>
                <w:rStyle w:val="BodytextChar"/>
                <w:sz w:val="18"/>
                <w:szCs w:val="18"/>
              </w:rPr>
              <w:t>TCN of the Claims applied to the SA</w:t>
            </w:r>
          </w:p>
        </w:tc>
        <w:tc>
          <w:tcPr>
            <w:tcW w:w="700" w:type="pct"/>
            <w:tcBorders>
              <w:bottom w:val="single" w:color="616161" w:sz="2" w:space="0"/>
            </w:tcBorders>
            <w:vAlign w:val="center"/>
          </w:tcPr>
          <w:p w:rsidRPr="00DA760D" w:rsidR="00C27C61" w:rsidP="00A9500D" w:rsidRDefault="00C27C61" w14:paraId="58979CB5" wp14:textId="77777777">
            <w:pPr>
              <w:pStyle w:val="TableText"/>
              <w:keepNext w:val="0"/>
              <w:keepLines w:val="0"/>
              <w:rPr>
                <w:rStyle w:val="BodytextChar"/>
                <w:color w:val="000000"/>
                <w:sz w:val="18"/>
                <w:szCs w:val="18"/>
              </w:rPr>
            </w:pPr>
            <w:r>
              <w:rPr>
                <w:rStyle w:val="BodytextChar"/>
                <w:sz w:val="18"/>
                <w:szCs w:val="18"/>
              </w:rPr>
              <w:t>C_LI_TB</w:t>
            </w:r>
          </w:p>
        </w:tc>
        <w:tc>
          <w:tcPr>
            <w:tcW w:w="1405" w:type="pct"/>
            <w:gridSpan w:val="2"/>
            <w:tcBorders>
              <w:bottom w:val="single" w:color="616161" w:sz="2" w:space="0"/>
            </w:tcBorders>
            <w:vAlign w:val="center"/>
          </w:tcPr>
          <w:p w:rsidRPr="006874E4" w:rsidR="00C27C61" w:rsidP="00A9500D" w:rsidRDefault="00C27C61" w14:paraId="7A4A68E9" wp14:textId="77777777">
            <w:pPr>
              <w:pStyle w:val="TableText"/>
              <w:keepNext w:val="0"/>
              <w:keepLines w:val="0"/>
              <w:tabs>
                <w:tab w:val="center" w:pos="1497"/>
              </w:tabs>
              <w:rPr>
                <w:rStyle w:val="BodytextChar"/>
                <w:sz w:val="18"/>
                <w:szCs w:val="18"/>
              </w:rPr>
            </w:pPr>
            <w:r>
              <w:rPr>
                <w:rStyle w:val="BodytextChar"/>
                <w:sz w:val="18"/>
                <w:szCs w:val="18"/>
              </w:rPr>
              <w:t>C_TCN_NUM</w:t>
            </w:r>
          </w:p>
        </w:tc>
        <w:tc>
          <w:tcPr>
            <w:tcW w:w="1007" w:type="pct"/>
            <w:tcBorders>
              <w:bottom w:val="single" w:color="616161" w:sz="2" w:space="0"/>
            </w:tcBorders>
            <w:vAlign w:val="center"/>
          </w:tcPr>
          <w:p w:rsidRPr="006874E4" w:rsidR="00C27C61" w:rsidP="00A9500D" w:rsidRDefault="00C27C61" w14:paraId="252F69CB" wp14:textId="77777777">
            <w:pPr>
              <w:pStyle w:val="TableText"/>
              <w:keepNext w:val="0"/>
              <w:keepLines w:val="0"/>
              <w:rPr>
                <w:rStyle w:val="BodytextChar"/>
                <w:sz w:val="18"/>
                <w:szCs w:val="18"/>
              </w:rPr>
            </w:pPr>
          </w:p>
        </w:tc>
      </w:tr>
      <w:tr xmlns:wp14="http://schemas.microsoft.com/office/word/2010/wordml" w:rsidRPr="001C7694" w:rsidR="00C27C61" w:rsidTr="00A9500D" w14:paraId="053B0D6D" wp14:textId="77777777">
        <w:tblPrEx>
          <w:tblCellMar>
            <w:top w:w="0" w:type="dxa"/>
            <w:bottom w:w="0" w:type="dxa"/>
          </w:tblCellMar>
        </w:tblPrEx>
        <w:trPr>
          <w:cantSplit/>
          <w:jc w:val="center"/>
        </w:trPr>
        <w:tc>
          <w:tcPr>
            <w:tcW w:w="745" w:type="pct"/>
            <w:tcBorders>
              <w:bottom w:val="single" w:color="616161" w:sz="2" w:space="0"/>
            </w:tcBorders>
            <w:vAlign w:val="center"/>
          </w:tcPr>
          <w:p w:rsidRPr="006874E4" w:rsidR="00C27C61" w:rsidP="00A9500D" w:rsidRDefault="00C27C61" w14:paraId="053519D4" wp14:textId="77777777">
            <w:pPr>
              <w:pStyle w:val="TableText"/>
              <w:keepNext w:val="0"/>
              <w:keepLines w:val="0"/>
              <w:rPr>
                <w:rStyle w:val="BodytextChar"/>
                <w:sz w:val="18"/>
                <w:szCs w:val="18"/>
              </w:rPr>
            </w:pPr>
            <w:r w:rsidRPr="006874E4">
              <w:rPr>
                <w:rStyle w:val="BodytextChar"/>
                <w:sz w:val="18"/>
                <w:szCs w:val="18"/>
              </w:rPr>
              <w:t>Column</w:t>
            </w:r>
          </w:p>
        </w:tc>
        <w:tc>
          <w:tcPr>
            <w:tcW w:w="537" w:type="pct"/>
            <w:tcBorders>
              <w:bottom w:val="single" w:color="616161" w:sz="2" w:space="0"/>
            </w:tcBorders>
            <w:vAlign w:val="center"/>
          </w:tcPr>
          <w:p w:rsidRPr="006874E4" w:rsidR="00C27C61" w:rsidP="00A9500D" w:rsidRDefault="00C27C61" w14:paraId="1638380C" wp14:textId="77777777">
            <w:pPr>
              <w:pStyle w:val="TableText"/>
              <w:keepNext w:val="0"/>
              <w:keepLines w:val="0"/>
              <w:rPr>
                <w:rStyle w:val="BodytextChar"/>
                <w:sz w:val="18"/>
                <w:szCs w:val="18"/>
              </w:rPr>
            </w:pPr>
            <w:r>
              <w:rPr>
                <w:rStyle w:val="BodytextChar"/>
                <w:sz w:val="18"/>
                <w:szCs w:val="18"/>
              </w:rPr>
              <w:t>Claim</w:t>
            </w:r>
            <w:r w:rsidRPr="006874E4">
              <w:rPr>
                <w:rStyle w:val="BodytextChar"/>
                <w:sz w:val="18"/>
                <w:szCs w:val="18"/>
              </w:rPr>
              <w:t xml:space="preserve"> LI Num</w:t>
            </w:r>
          </w:p>
        </w:tc>
        <w:tc>
          <w:tcPr>
            <w:tcW w:w="606" w:type="pct"/>
            <w:gridSpan w:val="2"/>
            <w:tcBorders>
              <w:bottom w:val="single" w:color="616161" w:sz="2" w:space="0"/>
            </w:tcBorders>
            <w:vAlign w:val="center"/>
          </w:tcPr>
          <w:p w:rsidRPr="00DA760D" w:rsidR="00C27C61" w:rsidP="00A9500D" w:rsidRDefault="00C27C61" w14:paraId="1FECC52D" wp14:textId="77777777">
            <w:pPr>
              <w:pStyle w:val="TableText"/>
              <w:keepNext w:val="0"/>
              <w:keepLines w:val="0"/>
              <w:rPr>
                <w:rStyle w:val="BodytextChar"/>
                <w:color w:val="000000"/>
                <w:sz w:val="18"/>
                <w:szCs w:val="18"/>
              </w:rPr>
            </w:pPr>
            <w:r w:rsidRPr="006874E4">
              <w:rPr>
                <w:rStyle w:val="BodytextChar"/>
                <w:sz w:val="18"/>
                <w:szCs w:val="18"/>
              </w:rPr>
              <w:t>This field displays the</w:t>
            </w:r>
            <w:r>
              <w:rPr>
                <w:rStyle w:val="BodytextChar"/>
                <w:sz w:val="18"/>
                <w:szCs w:val="18"/>
              </w:rPr>
              <w:t xml:space="preserve"> Claims</w:t>
            </w:r>
            <w:r w:rsidRPr="006874E4">
              <w:rPr>
                <w:rStyle w:val="BodytextChar"/>
                <w:sz w:val="18"/>
                <w:szCs w:val="18"/>
              </w:rPr>
              <w:t xml:space="preserve"> line item</w:t>
            </w:r>
            <w:r>
              <w:rPr>
                <w:rStyle w:val="BodytextChar"/>
                <w:sz w:val="18"/>
                <w:szCs w:val="18"/>
              </w:rPr>
              <w:t xml:space="preserve"> number</w:t>
            </w:r>
            <w:r w:rsidRPr="006874E4">
              <w:rPr>
                <w:rStyle w:val="BodytextChar"/>
                <w:sz w:val="18"/>
                <w:szCs w:val="18"/>
              </w:rPr>
              <w:t>.</w:t>
            </w:r>
          </w:p>
        </w:tc>
        <w:tc>
          <w:tcPr>
            <w:tcW w:w="700" w:type="pct"/>
            <w:tcBorders>
              <w:bottom w:val="single" w:color="616161" w:sz="2" w:space="0"/>
            </w:tcBorders>
            <w:vAlign w:val="center"/>
          </w:tcPr>
          <w:p w:rsidRPr="00DA760D" w:rsidR="00C27C61" w:rsidP="00A9500D" w:rsidRDefault="00C27C61" w14:paraId="66BDB0E7" wp14:textId="77777777">
            <w:pPr>
              <w:pStyle w:val="TableText"/>
              <w:keepNext w:val="0"/>
              <w:keepLines w:val="0"/>
              <w:rPr>
                <w:rStyle w:val="BodytextChar"/>
                <w:color w:val="000000"/>
                <w:sz w:val="18"/>
                <w:szCs w:val="18"/>
              </w:rPr>
            </w:pPr>
            <w:r>
              <w:rPr>
                <w:rStyle w:val="BodytextChar"/>
                <w:sz w:val="18"/>
                <w:szCs w:val="18"/>
              </w:rPr>
              <w:t>C_LI_TB</w:t>
            </w:r>
          </w:p>
        </w:tc>
        <w:tc>
          <w:tcPr>
            <w:tcW w:w="1405" w:type="pct"/>
            <w:gridSpan w:val="2"/>
            <w:tcBorders>
              <w:bottom w:val="single" w:color="616161" w:sz="2" w:space="0"/>
            </w:tcBorders>
            <w:vAlign w:val="center"/>
          </w:tcPr>
          <w:p w:rsidRPr="006874E4" w:rsidR="00C27C61" w:rsidP="00A9500D" w:rsidRDefault="00C27C61" w14:paraId="33D71DCD" wp14:textId="77777777">
            <w:pPr>
              <w:pStyle w:val="TableText"/>
              <w:keepNext w:val="0"/>
              <w:keepLines w:val="0"/>
              <w:rPr>
                <w:rStyle w:val="BodytextChar"/>
                <w:sz w:val="18"/>
                <w:szCs w:val="18"/>
              </w:rPr>
            </w:pPr>
            <w:r>
              <w:rPr>
                <w:rStyle w:val="BodytextChar"/>
                <w:sz w:val="18"/>
                <w:szCs w:val="18"/>
              </w:rPr>
              <w:t>C</w:t>
            </w:r>
            <w:r w:rsidRPr="006874E4">
              <w:rPr>
                <w:rStyle w:val="BodytextChar"/>
                <w:sz w:val="18"/>
                <w:szCs w:val="18"/>
              </w:rPr>
              <w:t>_LI_NUM</w:t>
            </w:r>
          </w:p>
        </w:tc>
        <w:tc>
          <w:tcPr>
            <w:tcW w:w="1007" w:type="pct"/>
            <w:tcBorders>
              <w:bottom w:val="single" w:color="616161" w:sz="2" w:space="0"/>
            </w:tcBorders>
            <w:vAlign w:val="center"/>
          </w:tcPr>
          <w:p w:rsidRPr="006874E4" w:rsidR="00C27C61" w:rsidP="00A9500D" w:rsidRDefault="00C27C61" w14:paraId="76B29B4C" wp14:textId="77777777">
            <w:pPr>
              <w:pStyle w:val="TableText"/>
              <w:keepNext w:val="0"/>
              <w:keepLines w:val="0"/>
              <w:rPr>
                <w:rStyle w:val="BodytextChar"/>
                <w:sz w:val="18"/>
                <w:szCs w:val="18"/>
              </w:rPr>
            </w:pPr>
          </w:p>
        </w:tc>
      </w:tr>
      <w:tr xmlns:wp14="http://schemas.microsoft.com/office/word/2010/wordml" w:rsidRPr="001C7694" w:rsidR="00C27C61" w:rsidTr="00A9500D" w14:paraId="135825C6" wp14:textId="77777777">
        <w:tblPrEx>
          <w:tblCellMar>
            <w:top w:w="0" w:type="dxa"/>
            <w:bottom w:w="0" w:type="dxa"/>
          </w:tblCellMar>
        </w:tblPrEx>
        <w:trPr>
          <w:cantSplit/>
          <w:jc w:val="center"/>
        </w:trPr>
        <w:tc>
          <w:tcPr>
            <w:tcW w:w="745" w:type="pct"/>
            <w:tcBorders>
              <w:bottom w:val="single" w:color="616161" w:sz="2" w:space="0"/>
            </w:tcBorders>
            <w:vAlign w:val="center"/>
          </w:tcPr>
          <w:p w:rsidRPr="006874E4" w:rsidR="00C27C61" w:rsidP="00A9500D" w:rsidRDefault="00C27C61" w14:paraId="1C71BD2E" wp14:textId="77777777">
            <w:pPr>
              <w:pStyle w:val="TableText"/>
              <w:keepNext w:val="0"/>
              <w:keepLines w:val="0"/>
              <w:rPr>
                <w:rStyle w:val="BodytextChar"/>
                <w:sz w:val="18"/>
                <w:szCs w:val="18"/>
              </w:rPr>
            </w:pPr>
            <w:r>
              <w:rPr>
                <w:rStyle w:val="BodytextChar"/>
                <w:sz w:val="18"/>
                <w:szCs w:val="18"/>
              </w:rPr>
              <w:t>Column</w:t>
            </w:r>
          </w:p>
        </w:tc>
        <w:tc>
          <w:tcPr>
            <w:tcW w:w="537" w:type="pct"/>
            <w:tcBorders>
              <w:bottom w:val="single" w:color="616161" w:sz="2" w:space="0"/>
            </w:tcBorders>
            <w:vAlign w:val="center"/>
          </w:tcPr>
          <w:p w:rsidRPr="006874E4" w:rsidR="00C27C61" w:rsidP="00A9500D" w:rsidRDefault="00C27C61" w14:paraId="1E549F67" wp14:textId="77777777">
            <w:pPr>
              <w:pStyle w:val="TableText"/>
              <w:keepNext w:val="0"/>
              <w:keepLines w:val="0"/>
              <w:rPr>
                <w:rStyle w:val="BodytextChar"/>
                <w:sz w:val="18"/>
                <w:szCs w:val="18"/>
              </w:rPr>
            </w:pPr>
            <w:r>
              <w:rPr>
                <w:rStyle w:val="BodytextChar"/>
                <w:sz w:val="18"/>
                <w:szCs w:val="18"/>
              </w:rPr>
              <w:t>DOS Begin Date</w:t>
            </w:r>
          </w:p>
        </w:tc>
        <w:tc>
          <w:tcPr>
            <w:tcW w:w="606" w:type="pct"/>
            <w:gridSpan w:val="2"/>
            <w:tcBorders>
              <w:bottom w:val="single" w:color="616161" w:sz="2" w:space="0"/>
            </w:tcBorders>
            <w:vAlign w:val="center"/>
          </w:tcPr>
          <w:p w:rsidRPr="006874E4" w:rsidR="00C27C61" w:rsidP="00A9500D" w:rsidRDefault="00C27C61" w14:paraId="2780B14F" wp14:textId="77777777">
            <w:pPr>
              <w:pStyle w:val="TableText"/>
              <w:keepNext w:val="0"/>
              <w:keepLines w:val="0"/>
              <w:rPr>
                <w:rStyle w:val="BodytextChar"/>
                <w:sz w:val="18"/>
                <w:szCs w:val="18"/>
              </w:rPr>
            </w:pPr>
            <w:r>
              <w:rPr>
                <w:rStyle w:val="BodytextChar"/>
                <w:sz w:val="18"/>
                <w:szCs w:val="18"/>
              </w:rPr>
              <w:t>This field displays the first date of service of the claim Line item</w:t>
            </w:r>
          </w:p>
        </w:tc>
        <w:tc>
          <w:tcPr>
            <w:tcW w:w="700" w:type="pct"/>
            <w:tcBorders>
              <w:bottom w:val="single" w:color="616161" w:sz="2" w:space="0"/>
            </w:tcBorders>
            <w:vAlign w:val="center"/>
          </w:tcPr>
          <w:p w:rsidRPr="006874E4" w:rsidR="00C27C61" w:rsidP="00A9500D" w:rsidRDefault="00C27C61" w14:paraId="36B8994B" wp14:textId="77777777">
            <w:pPr>
              <w:pStyle w:val="TableText"/>
              <w:keepNext w:val="0"/>
              <w:keepLines w:val="0"/>
              <w:rPr>
                <w:rStyle w:val="BodytextChar"/>
                <w:sz w:val="18"/>
                <w:szCs w:val="18"/>
              </w:rPr>
            </w:pPr>
            <w:r>
              <w:rPr>
                <w:rStyle w:val="BodytextChar"/>
                <w:sz w:val="18"/>
                <w:szCs w:val="18"/>
              </w:rPr>
              <w:t>C_LI_TB</w:t>
            </w:r>
          </w:p>
        </w:tc>
        <w:tc>
          <w:tcPr>
            <w:tcW w:w="1405" w:type="pct"/>
            <w:gridSpan w:val="2"/>
            <w:tcBorders>
              <w:bottom w:val="single" w:color="616161" w:sz="2" w:space="0"/>
            </w:tcBorders>
            <w:vAlign w:val="center"/>
          </w:tcPr>
          <w:p w:rsidRPr="006874E4" w:rsidR="00C27C61" w:rsidP="00A9500D" w:rsidRDefault="00C27C61" w14:paraId="53157B87" wp14:textId="77777777">
            <w:pPr>
              <w:pStyle w:val="TableText"/>
              <w:keepNext w:val="0"/>
              <w:keepLines w:val="0"/>
              <w:rPr>
                <w:rStyle w:val="BodytextChar"/>
                <w:sz w:val="18"/>
                <w:szCs w:val="18"/>
              </w:rPr>
            </w:pPr>
            <w:r w:rsidRPr="005B5774">
              <w:rPr>
                <w:rStyle w:val="BodytextChar"/>
                <w:sz w:val="18"/>
                <w:szCs w:val="18"/>
              </w:rPr>
              <w:t>C8_LI_FIRST_DOS_DT</w:t>
            </w:r>
          </w:p>
        </w:tc>
        <w:tc>
          <w:tcPr>
            <w:tcW w:w="1007" w:type="pct"/>
            <w:tcBorders>
              <w:bottom w:val="single" w:color="616161" w:sz="2" w:space="0"/>
            </w:tcBorders>
            <w:vAlign w:val="center"/>
          </w:tcPr>
          <w:p w:rsidRPr="006874E4" w:rsidR="00C27C61" w:rsidP="00A9500D" w:rsidRDefault="00C27C61" w14:paraId="2E11F6EC" wp14:textId="77777777">
            <w:pPr>
              <w:pStyle w:val="TableText"/>
              <w:keepNext w:val="0"/>
              <w:keepLines w:val="0"/>
              <w:rPr>
                <w:rStyle w:val="BodytextChar"/>
                <w:sz w:val="18"/>
                <w:szCs w:val="18"/>
              </w:rPr>
            </w:pPr>
          </w:p>
        </w:tc>
      </w:tr>
      <w:tr xmlns:wp14="http://schemas.microsoft.com/office/word/2010/wordml" w:rsidRPr="001C7694" w:rsidR="00C27C61" w:rsidTr="00A9500D" w14:paraId="3AF67F4A" wp14:textId="77777777">
        <w:tblPrEx>
          <w:tblCellMar>
            <w:top w:w="0" w:type="dxa"/>
            <w:bottom w:w="0" w:type="dxa"/>
          </w:tblCellMar>
        </w:tblPrEx>
        <w:trPr>
          <w:cantSplit/>
          <w:jc w:val="center"/>
        </w:trPr>
        <w:tc>
          <w:tcPr>
            <w:tcW w:w="745" w:type="pct"/>
            <w:tcBorders>
              <w:bottom w:val="single" w:color="616161" w:sz="2" w:space="0"/>
            </w:tcBorders>
            <w:vAlign w:val="center"/>
          </w:tcPr>
          <w:p w:rsidRPr="006874E4" w:rsidR="00C27C61" w:rsidP="00A9500D" w:rsidRDefault="00C27C61" w14:paraId="7753E8F9" wp14:textId="77777777">
            <w:pPr>
              <w:pStyle w:val="TableText"/>
              <w:keepNext w:val="0"/>
              <w:keepLines w:val="0"/>
              <w:rPr>
                <w:rStyle w:val="BodytextChar"/>
                <w:sz w:val="18"/>
                <w:szCs w:val="18"/>
              </w:rPr>
            </w:pPr>
            <w:r>
              <w:rPr>
                <w:rStyle w:val="BodytextChar"/>
                <w:sz w:val="18"/>
                <w:szCs w:val="18"/>
              </w:rPr>
              <w:t>Column</w:t>
            </w:r>
          </w:p>
        </w:tc>
        <w:tc>
          <w:tcPr>
            <w:tcW w:w="537" w:type="pct"/>
            <w:tcBorders>
              <w:bottom w:val="single" w:color="616161" w:sz="2" w:space="0"/>
            </w:tcBorders>
            <w:vAlign w:val="center"/>
          </w:tcPr>
          <w:p w:rsidRPr="006874E4" w:rsidR="00C27C61" w:rsidP="00A9500D" w:rsidRDefault="00C27C61" w14:paraId="2F9092F6" wp14:textId="77777777">
            <w:pPr>
              <w:pStyle w:val="TableText"/>
              <w:keepNext w:val="0"/>
              <w:keepLines w:val="0"/>
              <w:rPr>
                <w:rStyle w:val="BodytextChar"/>
                <w:sz w:val="18"/>
                <w:szCs w:val="18"/>
              </w:rPr>
            </w:pPr>
            <w:r>
              <w:rPr>
                <w:rStyle w:val="BodytextChar"/>
                <w:sz w:val="18"/>
                <w:szCs w:val="18"/>
              </w:rPr>
              <w:t>DOS End Date</w:t>
            </w:r>
          </w:p>
        </w:tc>
        <w:tc>
          <w:tcPr>
            <w:tcW w:w="606" w:type="pct"/>
            <w:gridSpan w:val="2"/>
            <w:tcBorders>
              <w:bottom w:val="single" w:color="616161" w:sz="2" w:space="0"/>
            </w:tcBorders>
            <w:vAlign w:val="center"/>
          </w:tcPr>
          <w:p w:rsidRPr="006874E4" w:rsidR="00C27C61" w:rsidP="00A9500D" w:rsidRDefault="00C27C61" w14:paraId="68CFA24D" wp14:textId="77777777">
            <w:pPr>
              <w:pStyle w:val="TableText"/>
              <w:keepNext w:val="0"/>
              <w:keepLines w:val="0"/>
              <w:rPr>
                <w:rStyle w:val="BodytextChar"/>
                <w:sz w:val="18"/>
                <w:szCs w:val="18"/>
              </w:rPr>
            </w:pPr>
            <w:r>
              <w:rPr>
                <w:rStyle w:val="BodytextChar"/>
                <w:sz w:val="18"/>
                <w:szCs w:val="18"/>
              </w:rPr>
              <w:t>This field displays the last date of service of the claim Line item</w:t>
            </w:r>
          </w:p>
        </w:tc>
        <w:tc>
          <w:tcPr>
            <w:tcW w:w="700" w:type="pct"/>
            <w:tcBorders>
              <w:bottom w:val="single" w:color="616161" w:sz="2" w:space="0"/>
            </w:tcBorders>
            <w:vAlign w:val="center"/>
          </w:tcPr>
          <w:p w:rsidRPr="006874E4" w:rsidR="00C27C61" w:rsidP="00A9500D" w:rsidRDefault="00C27C61" w14:paraId="43CB516E" wp14:textId="77777777">
            <w:pPr>
              <w:pStyle w:val="TableText"/>
              <w:keepNext w:val="0"/>
              <w:keepLines w:val="0"/>
              <w:rPr>
                <w:rStyle w:val="BodytextChar"/>
                <w:sz w:val="18"/>
                <w:szCs w:val="18"/>
              </w:rPr>
            </w:pPr>
            <w:r>
              <w:rPr>
                <w:rStyle w:val="BodytextChar"/>
                <w:sz w:val="18"/>
                <w:szCs w:val="18"/>
              </w:rPr>
              <w:t>C_LI_TB</w:t>
            </w:r>
          </w:p>
        </w:tc>
        <w:tc>
          <w:tcPr>
            <w:tcW w:w="1405" w:type="pct"/>
            <w:gridSpan w:val="2"/>
            <w:tcBorders>
              <w:bottom w:val="single" w:color="616161" w:sz="2" w:space="0"/>
            </w:tcBorders>
            <w:vAlign w:val="center"/>
          </w:tcPr>
          <w:p w:rsidRPr="00D63836" w:rsidR="00C27C61" w:rsidP="00A9500D" w:rsidRDefault="00C27C61" w14:paraId="436CCC42" wp14:textId="77777777">
            <w:pPr>
              <w:pStyle w:val="TableText1"/>
              <w:spacing w:before="40" w:after="40"/>
              <w:rPr>
                <w:rFonts w:cs="Arial"/>
                <w:bCs/>
                <w:color w:val="000000"/>
                <w:sz w:val="17"/>
                <w:szCs w:val="17"/>
              </w:rPr>
            </w:pPr>
            <w:r>
              <w:rPr>
                <w:rStyle w:val="BodytextChar"/>
                <w:sz w:val="18"/>
                <w:szCs w:val="18"/>
              </w:rPr>
              <w:t>C8_LI_LAST</w:t>
            </w:r>
            <w:r w:rsidRPr="005B5774">
              <w:rPr>
                <w:rStyle w:val="BodytextChar"/>
                <w:sz w:val="18"/>
                <w:szCs w:val="18"/>
              </w:rPr>
              <w:t>_DOS_DT</w:t>
            </w:r>
          </w:p>
        </w:tc>
        <w:tc>
          <w:tcPr>
            <w:tcW w:w="1007" w:type="pct"/>
            <w:tcBorders>
              <w:bottom w:val="single" w:color="616161" w:sz="2" w:space="0"/>
            </w:tcBorders>
            <w:vAlign w:val="center"/>
          </w:tcPr>
          <w:p w:rsidRPr="00105EB0" w:rsidR="00C27C61" w:rsidP="00A9500D" w:rsidRDefault="00C27C61" w14:paraId="56E66AF1" wp14:textId="77777777">
            <w:pPr>
              <w:pStyle w:val="TableText"/>
              <w:keepNext w:val="0"/>
              <w:keepLines w:val="0"/>
              <w:rPr>
                <w:rFonts w:ascii="Arial Narrow" w:hAnsi="Arial Narrow"/>
                <w:color w:val="000000"/>
                <w:sz w:val="20"/>
                <w:lang w:val="en-US" w:eastAsia="en-US"/>
              </w:rPr>
            </w:pPr>
          </w:p>
        </w:tc>
      </w:tr>
      <w:tr xmlns:wp14="http://schemas.microsoft.com/office/word/2010/wordml" w:rsidRPr="001C7694" w:rsidR="00C27C61" w:rsidTr="00A9500D" w14:paraId="297A0444" wp14:textId="77777777">
        <w:tblPrEx>
          <w:tblCellMar>
            <w:top w:w="0" w:type="dxa"/>
            <w:bottom w:w="0" w:type="dxa"/>
          </w:tblCellMar>
        </w:tblPrEx>
        <w:trPr>
          <w:cantSplit/>
          <w:jc w:val="center"/>
        </w:trPr>
        <w:tc>
          <w:tcPr>
            <w:tcW w:w="745" w:type="pct"/>
            <w:tcBorders>
              <w:bottom w:val="single" w:color="616161" w:sz="2" w:space="0"/>
            </w:tcBorders>
            <w:vAlign w:val="center"/>
          </w:tcPr>
          <w:p w:rsidRPr="006874E4" w:rsidR="00C27C61" w:rsidP="00A9500D" w:rsidRDefault="00C27C61" w14:paraId="74003C83" wp14:textId="77777777">
            <w:pPr>
              <w:pStyle w:val="TableText"/>
              <w:keepNext w:val="0"/>
              <w:keepLines w:val="0"/>
              <w:rPr>
                <w:rStyle w:val="BodytextChar"/>
                <w:sz w:val="18"/>
                <w:szCs w:val="18"/>
              </w:rPr>
            </w:pPr>
            <w:r w:rsidRPr="006874E4">
              <w:rPr>
                <w:rStyle w:val="BodytextChar"/>
                <w:sz w:val="18"/>
                <w:szCs w:val="18"/>
              </w:rPr>
              <w:t>Column</w:t>
            </w:r>
          </w:p>
        </w:tc>
        <w:tc>
          <w:tcPr>
            <w:tcW w:w="537" w:type="pct"/>
            <w:tcBorders>
              <w:bottom w:val="single" w:color="616161" w:sz="2" w:space="0"/>
            </w:tcBorders>
            <w:vAlign w:val="center"/>
          </w:tcPr>
          <w:p w:rsidRPr="006874E4" w:rsidR="00C27C61" w:rsidP="00A9500D" w:rsidRDefault="00C27C61" w14:paraId="08BE6526" wp14:textId="77777777">
            <w:pPr>
              <w:pStyle w:val="TableText"/>
              <w:keepNext w:val="0"/>
              <w:keepLines w:val="0"/>
              <w:rPr>
                <w:rStyle w:val="BodytextChar"/>
                <w:sz w:val="18"/>
                <w:szCs w:val="18"/>
              </w:rPr>
            </w:pPr>
            <w:r w:rsidRPr="006874E4">
              <w:rPr>
                <w:rStyle w:val="BodytextChar"/>
                <w:sz w:val="18"/>
                <w:szCs w:val="18"/>
              </w:rPr>
              <w:t>Mbr ID</w:t>
            </w:r>
          </w:p>
        </w:tc>
        <w:tc>
          <w:tcPr>
            <w:tcW w:w="606" w:type="pct"/>
            <w:gridSpan w:val="2"/>
            <w:tcBorders>
              <w:bottom w:val="single" w:color="616161" w:sz="2" w:space="0"/>
            </w:tcBorders>
            <w:vAlign w:val="center"/>
          </w:tcPr>
          <w:p w:rsidRPr="00DA760D" w:rsidR="00C27C61" w:rsidP="00A9500D" w:rsidRDefault="00C27C61" w14:paraId="2E134DD9" wp14:textId="77777777">
            <w:pPr>
              <w:pStyle w:val="TableTextACSSC"/>
            </w:pPr>
            <w:r w:rsidRPr="00DA760D">
              <w:t>Member Current Alternate Identification.</w:t>
            </w:r>
          </w:p>
          <w:p w:rsidRPr="006874E4" w:rsidR="00C27C61" w:rsidP="00A9500D" w:rsidRDefault="00C27C61" w14:paraId="4410578E" wp14:textId="77777777">
            <w:pPr>
              <w:pStyle w:val="TableText"/>
              <w:keepNext w:val="0"/>
              <w:keepLines w:val="0"/>
              <w:rPr>
                <w:rStyle w:val="BodytextChar"/>
                <w:sz w:val="18"/>
                <w:szCs w:val="18"/>
              </w:rPr>
            </w:pPr>
            <w:r w:rsidRPr="00105EB0">
              <w:rPr>
                <w:color w:val="000000"/>
                <w:lang w:val="en-US" w:eastAsia="en-US"/>
              </w:rPr>
              <w:t>This number identified a member (MBR) to the system</w:t>
            </w:r>
          </w:p>
        </w:tc>
        <w:tc>
          <w:tcPr>
            <w:tcW w:w="700" w:type="pct"/>
            <w:tcBorders>
              <w:bottom w:val="single" w:color="616161" w:sz="2" w:space="0"/>
            </w:tcBorders>
            <w:vAlign w:val="center"/>
          </w:tcPr>
          <w:p w:rsidRPr="006874E4" w:rsidR="00C27C61" w:rsidP="00A9500D" w:rsidRDefault="00C27C61" w14:paraId="140C9196" wp14:textId="77777777">
            <w:pPr>
              <w:pStyle w:val="TableText"/>
              <w:keepNext w:val="0"/>
              <w:keepLines w:val="0"/>
              <w:rPr>
                <w:rStyle w:val="BodytextChar"/>
                <w:sz w:val="18"/>
                <w:szCs w:val="18"/>
              </w:rPr>
            </w:pPr>
            <w:r w:rsidRPr="00DA760D">
              <w:rPr>
                <w:rStyle w:val="BodytextChar"/>
                <w:color w:val="000000"/>
                <w:sz w:val="18"/>
                <w:szCs w:val="18"/>
              </w:rPr>
              <w:t>A_HDR_TB</w:t>
            </w:r>
          </w:p>
        </w:tc>
        <w:tc>
          <w:tcPr>
            <w:tcW w:w="1405" w:type="pct"/>
            <w:gridSpan w:val="2"/>
            <w:tcBorders>
              <w:bottom w:val="single" w:color="616161" w:sz="2" w:space="0"/>
            </w:tcBorders>
            <w:vAlign w:val="center"/>
          </w:tcPr>
          <w:p w:rsidRPr="006874E4" w:rsidR="00C27C61" w:rsidP="00A9500D" w:rsidRDefault="00C27C61" w14:paraId="099F733A" wp14:textId="77777777">
            <w:pPr>
              <w:pStyle w:val="TableText"/>
              <w:keepNext w:val="0"/>
              <w:keepLines w:val="0"/>
              <w:rPr>
                <w:rStyle w:val="BodytextChar"/>
                <w:sz w:val="18"/>
                <w:szCs w:val="18"/>
              </w:rPr>
            </w:pPr>
            <w:r w:rsidRPr="006874E4">
              <w:rPr>
                <w:rStyle w:val="BodytextChar"/>
                <w:sz w:val="18"/>
                <w:szCs w:val="18"/>
              </w:rPr>
              <w:t>A_SUBM_MBR_ALT_ID</w:t>
            </w:r>
          </w:p>
        </w:tc>
        <w:tc>
          <w:tcPr>
            <w:tcW w:w="1007" w:type="pct"/>
            <w:tcBorders>
              <w:bottom w:val="single" w:color="616161" w:sz="2" w:space="0"/>
            </w:tcBorders>
            <w:vAlign w:val="center"/>
          </w:tcPr>
          <w:p w:rsidRPr="00DA760D" w:rsidR="00C27C61" w:rsidP="00A9500D" w:rsidRDefault="00C27C61" w14:paraId="7782362C" wp14:textId="77777777">
            <w:pPr>
              <w:pStyle w:val="TableText"/>
              <w:keepNext w:val="0"/>
              <w:keepLines w:val="0"/>
              <w:rPr>
                <w:rStyle w:val="BodytextChar"/>
                <w:color w:val="000000"/>
                <w:sz w:val="18"/>
                <w:szCs w:val="18"/>
              </w:rPr>
            </w:pPr>
          </w:p>
        </w:tc>
      </w:tr>
      <w:tr xmlns:wp14="http://schemas.microsoft.com/office/word/2010/wordml" w:rsidRPr="001C7694" w:rsidR="00C27C61" w:rsidTr="00A9500D" w14:paraId="1F6B0481" wp14:textId="77777777">
        <w:tblPrEx>
          <w:tblCellMar>
            <w:top w:w="0" w:type="dxa"/>
            <w:bottom w:w="0" w:type="dxa"/>
          </w:tblCellMar>
        </w:tblPrEx>
        <w:trPr>
          <w:cantSplit/>
          <w:jc w:val="center"/>
        </w:trPr>
        <w:tc>
          <w:tcPr>
            <w:tcW w:w="745" w:type="pct"/>
            <w:tcBorders>
              <w:bottom w:val="single" w:color="616161" w:sz="2" w:space="0"/>
            </w:tcBorders>
            <w:vAlign w:val="center"/>
          </w:tcPr>
          <w:p w:rsidRPr="006874E4" w:rsidR="00C27C61" w:rsidP="00A9500D" w:rsidRDefault="00C27C61" w14:paraId="5D2C3F12" wp14:textId="77777777">
            <w:pPr>
              <w:pStyle w:val="TableText"/>
              <w:keepNext w:val="0"/>
              <w:keepLines w:val="0"/>
              <w:rPr>
                <w:rStyle w:val="BodytextChar"/>
                <w:sz w:val="18"/>
                <w:szCs w:val="18"/>
              </w:rPr>
            </w:pPr>
            <w:r w:rsidRPr="006874E4">
              <w:rPr>
                <w:rStyle w:val="BodytextChar"/>
                <w:sz w:val="18"/>
                <w:szCs w:val="18"/>
              </w:rPr>
              <w:t>Column</w:t>
            </w:r>
          </w:p>
        </w:tc>
        <w:tc>
          <w:tcPr>
            <w:tcW w:w="537" w:type="pct"/>
            <w:tcBorders>
              <w:bottom w:val="single" w:color="616161" w:sz="2" w:space="0"/>
            </w:tcBorders>
            <w:vAlign w:val="center"/>
          </w:tcPr>
          <w:p w:rsidRPr="006874E4" w:rsidR="00C27C61" w:rsidP="00A9500D" w:rsidRDefault="00C27C61" w14:paraId="6EFC55FC" wp14:textId="77777777">
            <w:pPr>
              <w:pStyle w:val="TableText"/>
              <w:keepNext w:val="0"/>
              <w:keepLines w:val="0"/>
              <w:rPr>
                <w:rStyle w:val="BodytextChar"/>
                <w:sz w:val="18"/>
                <w:szCs w:val="18"/>
              </w:rPr>
            </w:pPr>
            <w:r w:rsidRPr="006874E4">
              <w:rPr>
                <w:rStyle w:val="BodytextChar"/>
                <w:sz w:val="18"/>
                <w:szCs w:val="18"/>
              </w:rPr>
              <w:t>Mbr Name-Full</w:t>
            </w:r>
          </w:p>
        </w:tc>
        <w:tc>
          <w:tcPr>
            <w:tcW w:w="606" w:type="pct"/>
            <w:gridSpan w:val="2"/>
            <w:tcBorders>
              <w:bottom w:val="single" w:color="616161" w:sz="2" w:space="0"/>
            </w:tcBorders>
            <w:vAlign w:val="center"/>
          </w:tcPr>
          <w:p w:rsidRPr="00DA760D" w:rsidR="00C27C61" w:rsidP="00A9500D" w:rsidRDefault="00C27C61" w14:paraId="36250E5F" wp14:textId="77777777">
            <w:pPr>
              <w:pStyle w:val="TableText"/>
              <w:keepNext w:val="0"/>
              <w:keepLines w:val="0"/>
              <w:rPr>
                <w:rStyle w:val="BodytextChar"/>
                <w:color w:val="000000"/>
                <w:sz w:val="18"/>
                <w:szCs w:val="18"/>
              </w:rPr>
            </w:pPr>
            <w:r w:rsidRPr="00DA760D">
              <w:rPr>
                <w:rStyle w:val="BodytextChar"/>
                <w:color w:val="000000"/>
                <w:sz w:val="18"/>
                <w:szCs w:val="18"/>
              </w:rPr>
              <w:t>Member Name Full.</w:t>
            </w:r>
          </w:p>
          <w:p w:rsidRPr="00DA760D" w:rsidR="00C27C61" w:rsidP="00A9500D" w:rsidRDefault="00C27C61" w14:paraId="1B6821B3" wp14:textId="77777777">
            <w:pPr>
              <w:pStyle w:val="TableText"/>
              <w:keepNext w:val="0"/>
              <w:keepLines w:val="0"/>
              <w:rPr>
                <w:rStyle w:val="BodytextChar"/>
                <w:color w:val="000000"/>
                <w:sz w:val="18"/>
                <w:szCs w:val="18"/>
              </w:rPr>
            </w:pPr>
            <w:r w:rsidRPr="00DA760D">
              <w:rPr>
                <w:rStyle w:val="BodytextChar"/>
                <w:color w:val="000000"/>
                <w:sz w:val="18"/>
                <w:szCs w:val="18"/>
              </w:rPr>
              <w:t>This field consists of the following concatenated:</w:t>
            </w:r>
          </w:p>
          <w:p w:rsidRPr="00DA760D" w:rsidR="00C27C61" w:rsidP="00A9500D" w:rsidRDefault="00C27C61" w14:paraId="28B43237" wp14:textId="77777777">
            <w:pPr>
              <w:pStyle w:val="TableText"/>
              <w:keepNext w:val="0"/>
              <w:keepLines w:val="0"/>
              <w:rPr>
                <w:rStyle w:val="BodytextChar"/>
                <w:color w:val="000000"/>
                <w:sz w:val="18"/>
                <w:szCs w:val="18"/>
              </w:rPr>
            </w:pPr>
            <w:r w:rsidRPr="00DA760D">
              <w:rPr>
                <w:rStyle w:val="BodytextChar"/>
                <w:color w:val="000000"/>
                <w:sz w:val="18"/>
                <w:szCs w:val="18"/>
              </w:rPr>
              <w:t>Member Last Name</w:t>
            </w:r>
          </w:p>
          <w:p w:rsidRPr="00DA760D" w:rsidR="00C27C61" w:rsidP="00A9500D" w:rsidRDefault="00C27C61" w14:paraId="12334102" wp14:textId="77777777">
            <w:pPr>
              <w:pStyle w:val="TableText"/>
              <w:keepNext w:val="0"/>
              <w:keepLines w:val="0"/>
              <w:rPr>
                <w:rStyle w:val="BodytextChar"/>
                <w:color w:val="000000"/>
                <w:sz w:val="18"/>
                <w:szCs w:val="18"/>
              </w:rPr>
            </w:pPr>
            <w:r w:rsidRPr="00DA760D">
              <w:rPr>
                <w:rStyle w:val="BodytextChar"/>
                <w:color w:val="000000"/>
                <w:sz w:val="18"/>
                <w:szCs w:val="18"/>
              </w:rPr>
              <w:t>Member Suffix</w:t>
            </w:r>
          </w:p>
          <w:p w:rsidRPr="00DA760D" w:rsidR="00C27C61" w:rsidP="00A9500D" w:rsidRDefault="00C27C61" w14:paraId="19F8A2FB" wp14:textId="77777777">
            <w:pPr>
              <w:pStyle w:val="TableText"/>
              <w:keepNext w:val="0"/>
              <w:keepLines w:val="0"/>
              <w:rPr>
                <w:rStyle w:val="BodytextChar"/>
                <w:color w:val="000000"/>
                <w:sz w:val="18"/>
                <w:szCs w:val="18"/>
              </w:rPr>
            </w:pPr>
            <w:r w:rsidRPr="00DA760D">
              <w:rPr>
                <w:rStyle w:val="BodytextChar"/>
                <w:color w:val="000000"/>
                <w:sz w:val="18"/>
                <w:szCs w:val="18"/>
              </w:rPr>
              <w:t>Member First Name</w:t>
            </w:r>
          </w:p>
          <w:p w:rsidRPr="006874E4" w:rsidR="00C27C61" w:rsidP="00A9500D" w:rsidRDefault="00C27C61" w14:paraId="432ABE38" wp14:textId="77777777">
            <w:pPr>
              <w:pStyle w:val="TableText"/>
              <w:keepNext w:val="0"/>
              <w:keepLines w:val="0"/>
              <w:rPr>
                <w:rStyle w:val="BodytextChar"/>
                <w:sz w:val="18"/>
                <w:szCs w:val="18"/>
              </w:rPr>
            </w:pPr>
            <w:r w:rsidRPr="00DA760D">
              <w:rPr>
                <w:rStyle w:val="BodytextChar"/>
                <w:color w:val="000000"/>
                <w:sz w:val="18"/>
                <w:szCs w:val="18"/>
              </w:rPr>
              <w:t>Member Middle Initial</w:t>
            </w:r>
          </w:p>
        </w:tc>
        <w:tc>
          <w:tcPr>
            <w:tcW w:w="700" w:type="pct"/>
            <w:tcBorders>
              <w:bottom w:val="single" w:color="616161" w:sz="2" w:space="0"/>
            </w:tcBorders>
            <w:vAlign w:val="center"/>
          </w:tcPr>
          <w:p w:rsidRPr="006874E4" w:rsidR="00C27C61" w:rsidP="00A9500D" w:rsidRDefault="00C27C61" w14:paraId="04C8009D" wp14:textId="77777777">
            <w:pPr>
              <w:pStyle w:val="TableText"/>
              <w:keepNext w:val="0"/>
              <w:keepLines w:val="0"/>
              <w:rPr>
                <w:rStyle w:val="BodytextChar"/>
                <w:sz w:val="18"/>
                <w:szCs w:val="18"/>
              </w:rPr>
            </w:pPr>
            <w:r w:rsidRPr="00DA760D">
              <w:rPr>
                <w:rStyle w:val="BodytextChar"/>
                <w:color w:val="000000"/>
                <w:sz w:val="18"/>
                <w:szCs w:val="18"/>
              </w:rPr>
              <w:t>B_DTL_TB</w:t>
            </w:r>
          </w:p>
        </w:tc>
        <w:tc>
          <w:tcPr>
            <w:tcW w:w="1405" w:type="pct"/>
            <w:gridSpan w:val="2"/>
            <w:tcBorders>
              <w:bottom w:val="single" w:color="616161" w:sz="2" w:space="0"/>
            </w:tcBorders>
            <w:vAlign w:val="center"/>
          </w:tcPr>
          <w:p w:rsidRPr="006874E4" w:rsidR="00C27C61" w:rsidP="00A9500D" w:rsidRDefault="00C27C61" w14:paraId="678960A8" wp14:textId="77777777">
            <w:pPr>
              <w:pStyle w:val="TableText"/>
              <w:keepNext w:val="0"/>
              <w:keepLines w:val="0"/>
              <w:rPr>
                <w:rStyle w:val="BodytextChar"/>
                <w:sz w:val="18"/>
                <w:szCs w:val="18"/>
              </w:rPr>
            </w:pPr>
            <w:r w:rsidRPr="006874E4">
              <w:rPr>
                <w:rStyle w:val="BodytextChar"/>
                <w:sz w:val="18"/>
                <w:szCs w:val="18"/>
              </w:rPr>
              <w:t>B_LAST_NAM</w:t>
            </w:r>
          </w:p>
          <w:p w:rsidRPr="006874E4" w:rsidR="00C27C61" w:rsidP="00A9500D" w:rsidRDefault="00C27C61" w14:paraId="6131567A" wp14:textId="77777777">
            <w:pPr>
              <w:pStyle w:val="TableText"/>
              <w:keepNext w:val="0"/>
              <w:keepLines w:val="0"/>
              <w:rPr>
                <w:rStyle w:val="BodytextChar"/>
                <w:sz w:val="18"/>
                <w:szCs w:val="18"/>
              </w:rPr>
            </w:pPr>
            <w:r w:rsidRPr="006874E4">
              <w:rPr>
                <w:rStyle w:val="BodytextChar"/>
                <w:sz w:val="18"/>
                <w:szCs w:val="18"/>
              </w:rPr>
              <w:t>B_SFX_NAM</w:t>
            </w:r>
          </w:p>
          <w:p w:rsidRPr="006874E4" w:rsidR="00C27C61" w:rsidP="00A9500D" w:rsidRDefault="00C27C61" w14:paraId="026F686A" wp14:textId="77777777">
            <w:pPr>
              <w:pStyle w:val="TableText"/>
              <w:keepNext w:val="0"/>
              <w:keepLines w:val="0"/>
              <w:rPr>
                <w:rStyle w:val="BodytextChar"/>
                <w:sz w:val="18"/>
                <w:szCs w:val="18"/>
              </w:rPr>
            </w:pPr>
            <w:r w:rsidRPr="006874E4">
              <w:rPr>
                <w:rStyle w:val="BodytextChar"/>
                <w:sz w:val="18"/>
                <w:szCs w:val="18"/>
              </w:rPr>
              <w:t>B_FIRST_NAM</w:t>
            </w:r>
          </w:p>
          <w:p w:rsidRPr="006874E4" w:rsidR="00C27C61" w:rsidP="00A9500D" w:rsidRDefault="00C27C61" w14:paraId="3B1F64EE" wp14:textId="77777777">
            <w:pPr>
              <w:pStyle w:val="TableText"/>
              <w:keepNext w:val="0"/>
              <w:keepLines w:val="0"/>
              <w:rPr>
                <w:rStyle w:val="BodytextChar"/>
                <w:sz w:val="18"/>
                <w:szCs w:val="18"/>
              </w:rPr>
            </w:pPr>
            <w:r w:rsidRPr="006874E4">
              <w:rPr>
                <w:rStyle w:val="BodytextChar"/>
                <w:sz w:val="18"/>
                <w:szCs w:val="18"/>
              </w:rPr>
              <w:t>B_MID_NAM</w:t>
            </w:r>
          </w:p>
        </w:tc>
        <w:tc>
          <w:tcPr>
            <w:tcW w:w="1007" w:type="pct"/>
            <w:tcBorders>
              <w:bottom w:val="single" w:color="616161" w:sz="2" w:space="0"/>
            </w:tcBorders>
            <w:vAlign w:val="center"/>
          </w:tcPr>
          <w:p w:rsidRPr="006874E4" w:rsidR="00C27C61" w:rsidP="00A9500D" w:rsidRDefault="00C27C61" w14:paraId="60634010" wp14:textId="77777777">
            <w:pPr>
              <w:pStyle w:val="TableText"/>
              <w:keepNext w:val="0"/>
              <w:keepLines w:val="0"/>
              <w:rPr>
                <w:rStyle w:val="BodytextChar"/>
                <w:sz w:val="18"/>
                <w:szCs w:val="18"/>
              </w:rPr>
            </w:pPr>
            <w:r w:rsidRPr="006874E4">
              <w:rPr>
                <w:rStyle w:val="BodytextChar"/>
                <w:sz w:val="18"/>
                <w:szCs w:val="18"/>
              </w:rPr>
              <w:t>Concatenate.</w:t>
            </w:r>
          </w:p>
          <w:p w:rsidRPr="006874E4" w:rsidR="00C27C61" w:rsidP="00A9500D" w:rsidRDefault="00C27C61" w14:paraId="49EB302A" wp14:textId="77777777">
            <w:pPr>
              <w:pStyle w:val="TableText"/>
              <w:keepNext w:val="0"/>
              <w:keepLines w:val="0"/>
              <w:rPr>
                <w:rStyle w:val="BodytextChar"/>
                <w:sz w:val="18"/>
                <w:szCs w:val="18"/>
              </w:rPr>
            </w:pPr>
            <w:r w:rsidRPr="006874E4">
              <w:rPr>
                <w:rStyle w:val="BodytextChar"/>
                <w:sz w:val="18"/>
                <w:szCs w:val="18"/>
              </w:rPr>
              <w:t>Format as:</w:t>
            </w:r>
          </w:p>
          <w:p w:rsidRPr="006874E4" w:rsidR="00C27C61" w:rsidP="00A9500D" w:rsidRDefault="00C27C61" w14:paraId="7D4128FB" wp14:textId="77777777">
            <w:pPr>
              <w:pStyle w:val="TableText"/>
              <w:keepNext w:val="0"/>
              <w:keepLines w:val="0"/>
              <w:rPr>
                <w:rStyle w:val="BodytextChar"/>
                <w:sz w:val="18"/>
                <w:szCs w:val="18"/>
              </w:rPr>
            </w:pPr>
            <w:r w:rsidRPr="006874E4">
              <w:rPr>
                <w:rStyle w:val="BodytextChar"/>
                <w:sz w:val="18"/>
                <w:szCs w:val="18"/>
              </w:rPr>
              <w:t>LLLLLLLLLLL SSS., FFFFFFFF I.</w:t>
            </w:r>
          </w:p>
        </w:tc>
      </w:tr>
      <w:tr xmlns:wp14="http://schemas.microsoft.com/office/word/2010/wordml" w:rsidRPr="001C7694" w:rsidR="00C27C61" w:rsidTr="00A9500D" w14:paraId="218289C8" wp14:textId="77777777">
        <w:tblPrEx>
          <w:tblCellMar>
            <w:top w:w="0" w:type="dxa"/>
            <w:bottom w:w="0" w:type="dxa"/>
          </w:tblCellMar>
        </w:tblPrEx>
        <w:trPr>
          <w:cantSplit/>
          <w:jc w:val="center"/>
        </w:trPr>
        <w:tc>
          <w:tcPr>
            <w:tcW w:w="745" w:type="pct"/>
            <w:tcBorders>
              <w:bottom w:val="single" w:color="616161" w:sz="2" w:space="0"/>
            </w:tcBorders>
            <w:vAlign w:val="center"/>
          </w:tcPr>
          <w:p w:rsidRPr="006874E4" w:rsidR="00C27C61" w:rsidP="00A9500D" w:rsidRDefault="00C27C61" w14:paraId="2C764311" wp14:textId="77777777">
            <w:pPr>
              <w:pStyle w:val="TableText"/>
              <w:keepNext w:val="0"/>
              <w:keepLines w:val="0"/>
              <w:rPr>
                <w:rStyle w:val="BodytextChar"/>
                <w:sz w:val="18"/>
                <w:szCs w:val="18"/>
              </w:rPr>
            </w:pPr>
            <w:r w:rsidRPr="006874E4">
              <w:rPr>
                <w:rStyle w:val="BodytextChar"/>
                <w:sz w:val="18"/>
                <w:szCs w:val="18"/>
              </w:rPr>
              <w:t>Column</w:t>
            </w:r>
          </w:p>
        </w:tc>
        <w:tc>
          <w:tcPr>
            <w:tcW w:w="537" w:type="pct"/>
            <w:tcBorders>
              <w:bottom w:val="single" w:color="616161" w:sz="2" w:space="0"/>
            </w:tcBorders>
            <w:vAlign w:val="center"/>
          </w:tcPr>
          <w:p w:rsidRPr="006874E4" w:rsidR="00C27C61" w:rsidP="00A9500D" w:rsidRDefault="00C27C61" w14:paraId="5B2BC408" wp14:textId="77777777">
            <w:pPr>
              <w:pStyle w:val="TableText"/>
              <w:keepNext w:val="0"/>
              <w:keepLines w:val="0"/>
              <w:rPr>
                <w:rStyle w:val="BodytextChar"/>
                <w:sz w:val="18"/>
                <w:szCs w:val="18"/>
              </w:rPr>
            </w:pPr>
            <w:r w:rsidRPr="006874E4">
              <w:rPr>
                <w:rStyle w:val="BodytextChar"/>
                <w:sz w:val="18"/>
                <w:szCs w:val="18"/>
              </w:rPr>
              <w:t>SA LI-Svc Cd-From</w:t>
            </w:r>
          </w:p>
        </w:tc>
        <w:tc>
          <w:tcPr>
            <w:tcW w:w="606" w:type="pct"/>
            <w:gridSpan w:val="2"/>
            <w:tcBorders>
              <w:bottom w:val="single" w:color="616161" w:sz="2" w:space="0"/>
            </w:tcBorders>
            <w:vAlign w:val="center"/>
          </w:tcPr>
          <w:p w:rsidRPr="006874E4" w:rsidR="00C27C61" w:rsidP="00A9500D" w:rsidRDefault="00C27C61" w14:paraId="7912722E" wp14:textId="77777777">
            <w:pPr>
              <w:pStyle w:val="TableText"/>
              <w:keepNext w:val="0"/>
              <w:keepLines w:val="0"/>
              <w:rPr>
                <w:rStyle w:val="BodytextChar"/>
                <w:sz w:val="18"/>
                <w:szCs w:val="18"/>
              </w:rPr>
            </w:pPr>
            <w:r w:rsidRPr="006874E4">
              <w:rPr>
                <w:rStyle w:val="BodytextChar"/>
                <w:sz w:val="18"/>
                <w:szCs w:val="18"/>
              </w:rPr>
              <w:t>From Service code.  The service code may be a procedure code, revenue code, etc.</w:t>
            </w:r>
          </w:p>
        </w:tc>
        <w:tc>
          <w:tcPr>
            <w:tcW w:w="700" w:type="pct"/>
            <w:tcBorders>
              <w:bottom w:val="single" w:color="616161" w:sz="2" w:space="0"/>
            </w:tcBorders>
            <w:vAlign w:val="center"/>
          </w:tcPr>
          <w:p w:rsidRPr="006874E4" w:rsidR="00C27C61" w:rsidP="00A9500D" w:rsidRDefault="00C27C61" w14:paraId="7D4D7AB5" wp14:textId="77777777">
            <w:pPr>
              <w:pStyle w:val="TableText"/>
              <w:keepNext w:val="0"/>
              <w:keepLines w:val="0"/>
              <w:rPr>
                <w:rStyle w:val="BodytextChar"/>
                <w:sz w:val="18"/>
                <w:szCs w:val="18"/>
              </w:rPr>
            </w:pPr>
            <w:r>
              <w:rPr>
                <w:rStyle w:val="BodytextChar"/>
                <w:sz w:val="18"/>
                <w:szCs w:val="18"/>
              </w:rPr>
              <w:t>A_DTL_TB</w:t>
            </w:r>
          </w:p>
        </w:tc>
        <w:tc>
          <w:tcPr>
            <w:tcW w:w="1405" w:type="pct"/>
            <w:gridSpan w:val="2"/>
            <w:tcBorders>
              <w:bottom w:val="single" w:color="616161" w:sz="2" w:space="0"/>
            </w:tcBorders>
            <w:vAlign w:val="center"/>
          </w:tcPr>
          <w:p w:rsidRPr="008512C1" w:rsidR="00C27C61" w:rsidP="00A9500D" w:rsidRDefault="00C27C61" w14:paraId="5AB54C35" wp14:textId="77777777">
            <w:pPr>
              <w:pStyle w:val="TableText"/>
              <w:keepNext w:val="0"/>
              <w:keepLines w:val="0"/>
              <w:rPr>
                <w:rStyle w:val="BodytextChar"/>
                <w:sz w:val="18"/>
                <w:szCs w:val="18"/>
              </w:rPr>
            </w:pPr>
            <w:r w:rsidRPr="006874E4">
              <w:rPr>
                <w:rStyle w:val="BodytextChar"/>
                <w:sz w:val="18"/>
                <w:szCs w:val="18"/>
              </w:rPr>
              <w:t>A_LI_SVC_FROM_CD</w:t>
            </w:r>
          </w:p>
        </w:tc>
        <w:tc>
          <w:tcPr>
            <w:tcW w:w="1007" w:type="pct"/>
            <w:tcBorders>
              <w:bottom w:val="single" w:color="616161" w:sz="2" w:space="0"/>
            </w:tcBorders>
            <w:vAlign w:val="center"/>
          </w:tcPr>
          <w:p w:rsidRPr="008512C1" w:rsidR="00C27C61" w:rsidP="00A9500D" w:rsidRDefault="00C27C61" w14:paraId="665A678B" wp14:textId="77777777">
            <w:pPr>
              <w:pStyle w:val="TableText"/>
              <w:keepNext w:val="0"/>
              <w:keepLines w:val="0"/>
              <w:rPr>
                <w:rStyle w:val="BodytextChar"/>
                <w:sz w:val="18"/>
                <w:szCs w:val="18"/>
              </w:rPr>
            </w:pPr>
          </w:p>
        </w:tc>
      </w:tr>
      <w:tr xmlns:wp14="http://schemas.microsoft.com/office/word/2010/wordml" w:rsidRPr="001C7694" w:rsidR="00C27C61" w:rsidTr="00A9500D" w14:paraId="36F43600" wp14:textId="77777777">
        <w:tblPrEx>
          <w:tblCellMar>
            <w:top w:w="0" w:type="dxa"/>
            <w:bottom w:w="0" w:type="dxa"/>
          </w:tblCellMar>
        </w:tblPrEx>
        <w:trPr>
          <w:cantSplit/>
          <w:jc w:val="center"/>
        </w:trPr>
        <w:tc>
          <w:tcPr>
            <w:tcW w:w="745" w:type="pct"/>
            <w:tcBorders>
              <w:bottom w:val="single" w:color="616161" w:sz="2" w:space="0"/>
            </w:tcBorders>
            <w:vAlign w:val="center"/>
          </w:tcPr>
          <w:p w:rsidRPr="006874E4" w:rsidR="00C27C61" w:rsidP="00A9500D" w:rsidRDefault="00C27C61" w14:paraId="29B9E8B8" wp14:textId="77777777">
            <w:pPr>
              <w:pStyle w:val="TableText"/>
              <w:keepNext w:val="0"/>
              <w:keepLines w:val="0"/>
              <w:rPr>
                <w:rStyle w:val="BodytextChar"/>
                <w:sz w:val="18"/>
                <w:szCs w:val="18"/>
              </w:rPr>
            </w:pPr>
            <w:r w:rsidRPr="006874E4">
              <w:rPr>
                <w:rStyle w:val="BodytextChar"/>
                <w:sz w:val="18"/>
                <w:szCs w:val="18"/>
              </w:rPr>
              <w:t>Column</w:t>
            </w:r>
          </w:p>
        </w:tc>
        <w:tc>
          <w:tcPr>
            <w:tcW w:w="537" w:type="pct"/>
            <w:tcBorders>
              <w:bottom w:val="single" w:color="616161" w:sz="2" w:space="0"/>
            </w:tcBorders>
            <w:vAlign w:val="center"/>
          </w:tcPr>
          <w:p w:rsidRPr="006874E4" w:rsidR="00C27C61" w:rsidP="00A9500D" w:rsidRDefault="00C27C61" w14:paraId="04C07FC8" wp14:textId="77777777">
            <w:pPr>
              <w:pStyle w:val="TableText"/>
              <w:keepNext w:val="0"/>
              <w:keepLines w:val="0"/>
              <w:rPr>
                <w:rStyle w:val="BodytextChar"/>
                <w:sz w:val="18"/>
                <w:szCs w:val="18"/>
              </w:rPr>
            </w:pPr>
            <w:r w:rsidRPr="006874E4">
              <w:rPr>
                <w:rStyle w:val="BodytextChar"/>
                <w:sz w:val="18"/>
                <w:szCs w:val="18"/>
              </w:rPr>
              <w:t>SA LI-Svc Cd-To</w:t>
            </w:r>
          </w:p>
        </w:tc>
        <w:tc>
          <w:tcPr>
            <w:tcW w:w="606" w:type="pct"/>
            <w:gridSpan w:val="2"/>
            <w:tcBorders>
              <w:bottom w:val="single" w:color="616161" w:sz="2" w:space="0"/>
            </w:tcBorders>
            <w:vAlign w:val="center"/>
          </w:tcPr>
          <w:p w:rsidRPr="006874E4" w:rsidR="00C27C61" w:rsidP="00A9500D" w:rsidRDefault="00C27C61" w14:paraId="3F1E3AE1" wp14:textId="77777777">
            <w:pPr>
              <w:pStyle w:val="TableText"/>
              <w:keepNext w:val="0"/>
              <w:keepLines w:val="0"/>
              <w:rPr>
                <w:rStyle w:val="BodytextChar"/>
                <w:sz w:val="18"/>
                <w:szCs w:val="18"/>
              </w:rPr>
            </w:pPr>
            <w:r w:rsidRPr="006874E4">
              <w:rPr>
                <w:rStyle w:val="BodytextChar"/>
                <w:sz w:val="18"/>
                <w:szCs w:val="18"/>
              </w:rPr>
              <w:t>Thru Service code.  The service code may be a procedure code, revenue code, etc.</w:t>
            </w:r>
          </w:p>
        </w:tc>
        <w:tc>
          <w:tcPr>
            <w:tcW w:w="700" w:type="pct"/>
            <w:tcBorders>
              <w:bottom w:val="single" w:color="616161" w:sz="2" w:space="0"/>
            </w:tcBorders>
            <w:vAlign w:val="center"/>
          </w:tcPr>
          <w:p w:rsidRPr="006874E4" w:rsidR="00C27C61" w:rsidP="00A9500D" w:rsidRDefault="00C27C61" w14:paraId="3CE38963" wp14:textId="77777777">
            <w:pPr>
              <w:pStyle w:val="TableText"/>
              <w:keepNext w:val="0"/>
              <w:keepLines w:val="0"/>
              <w:rPr>
                <w:rStyle w:val="BodytextChar"/>
                <w:sz w:val="18"/>
                <w:szCs w:val="18"/>
              </w:rPr>
            </w:pPr>
            <w:r w:rsidRPr="006874E4">
              <w:rPr>
                <w:rStyle w:val="BodytextChar"/>
                <w:sz w:val="18"/>
                <w:szCs w:val="18"/>
              </w:rPr>
              <w:t>A_DTL_TB</w:t>
            </w:r>
          </w:p>
        </w:tc>
        <w:tc>
          <w:tcPr>
            <w:tcW w:w="1405" w:type="pct"/>
            <w:gridSpan w:val="2"/>
            <w:tcBorders>
              <w:bottom w:val="single" w:color="616161" w:sz="2" w:space="0"/>
            </w:tcBorders>
            <w:vAlign w:val="center"/>
          </w:tcPr>
          <w:p w:rsidRPr="008512C1" w:rsidR="00C27C61" w:rsidP="00A9500D" w:rsidRDefault="00C27C61" w14:paraId="0FD21930" wp14:textId="77777777">
            <w:pPr>
              <w:pStyle w:val="TableText"/>
              <w:keepNext w:val="0"/>
              <w:keepLines w:val="0"/>
              <w:rPr>
                <w:rStyle w:val="BodytextChar"/>
                <w:sz w:val="18"/>
                <w:szCs w:val="18"/>
              </w:rPr>
            </w:pPr>
            <w:r w:rsidRPr="006874E4">
              <w:rPr>
                <w:rStyle w:val="BodytextChar"/>
                <w:sz w:val="18"/>
                <w:szCs w:val="18"/>
              </w:rPr>
              <w:t>A_LI_SVC_THRU_CD</w:t>
            </w:r>
          </w:p>
        </w:tc>
        <w:tc>
          <w:tcPr>
            <w:tcW w:w="1007" w:type="pct"/>
            <w:tcBorders>
              <w:bottom w:val="single" w:color="616161" w:sz="2" w:space="0"/>
            </w:tcBorders>
            <w:vAlign w:val="center"/>
          </w:tcPr>
          <w:p w:rsidRPr="008512C1" w:rsidR="00C27C61" w:rsidP="00A9500D" w:rsidRDefault="00C27C61" w14:paraId="430A24E9" wp14:textId="77777777">
            <w:pPr>
              <w:pStyle w:val="TableText"/>
              <w:keepNext w:val="0"/>
              <w:keepLines w:val="0"/>
              <w:rPr>
                <w:rStyle w:val="BodytextChar"/>
                <w:sz w:val="18"/>
                <w:szCs w:val="18"/>
              </w:rPr>
            </w:pPr>
          </w:p>
        </w:tc>
      </w:tr>
      <w:tr xmlns:wp14="http://schemas.microsoft.com/office/word/2010/wordml" w:rsidRPr="001C7694" w:rsidR="00C27C61" w:rsidTr="00A9500D" w14:paraId="0C30D053" wp14:textId="77777777">
        <w:tblPrEx>
          <w:tblCellMar>
            <w:top w:w="0" w:type="dxa"/>
            <w:bottom w:w="0" w:type="dxa"/>
          </w:tblCellMar>
        </w:tblPrEx>
        <w:trPr>
          <w:cantSplit/>
          <w:jc w:val="center"/>
        </w:trPr>
        <w:tc>
          <w:tcPr>
            <w:tcW w:w="745" w:type="pct"/>
            <w:tcBorders>
              <w:bottom w:val="single" w:color="616161" w:sz="2" w:space="0"/>
            </w:tcBorders>
            <w:vAlign w:val="center"/>
          </w:tcPr>
          <w:p w:rsidRPr="006874E4" w:rsidR="00C27C61" w:rsidP="00A9500D" w:rsidRDefault="00C27C61" w14:paraId="749F8883" wp14:textId="77777777">
            <w:pPr>
              <w:pStyle w:val="TableText"/>
              <w:keepNext w:val="0"/>
              <w:keepLines w:val="0"/>
              <w:rPr>
                <w:rStyle w:val="BodytextChar"/>
                <w:sz w:val="18"/>
                <w:szCs w:val="18"/>
              </w:rPr>
            </w:pPr>
            <w:r w:rsidRPr="006874E4">
              <w:rPr>
                <w:rStyle w:val="BodytextChar"/>
                <w:sz w:val="18"/>
                <w:szCs w:val="18"/>
              </w:rPr>
              <w:t>Column</w:t>
            </w:r>
          </w:p>
        </w:tc>
        <w:tc>
          <w:tcPr>
            <w:tcW w:w="537" w:type="pct"/>
            <w:tcBorders>
              <w:bottom w:val="single" w:color="616161" w:sz="2" w:space="0"/>
            </w:tcBorders>
            <w:vAlign w:val="center"/>
          </w:tcPr>
          <w:p w:rsidRPr="006874E4" w:rsidR="00C27C61" w:rsidP="00A9500D" w:rsidRDefault="00C27C61" w14:paraId="702EB52F" wp14:textId="77777777">
            <w:pPr>
              <w:pStyle w:val="TableText"/>
              <w:keepNext w:val="0"/>
              <w:keepLines w:val="0"/>
              <w:rPr>
                <w:rStyle w:val="BodytextChar"/>
                <w:sz w:val="18"/>
                <w:szCs w:val="18"/>
              </w:rPr>
            </w:pPr>
            <w:r>
              <w:rPr>
                <w:rStyle w:val="BodytextChar"/>
                <w:sz w:val="18"/>
                <w:szCs w:val="18"/>
              </w:rPr>
              <w:t>SA LI Approved Units</w:t>
            </w:r>
          </w:p>
        </w:tc>
        <w:tc>
          <w:tcPr>
            <w:tcW w:w="606" w:type="pct"/>
            <w:gridSpan w:val="2"/>
            <w:tcBorders>
              <w:bottom w:val="single" w:color="616161" w:sz="2" w:space="0"/>
            </w:tcBorders>
            <w:vAlign w:val="center"/>
          </w:tcPr>
          <w:p w:rsidRPr="006874E4" w:rsidR="00C27C61" w:rsidP="00A9500D" w:rsidRDefault="00C27C61" w14:paraId="15DFE976" wp14:textId="77777777">
            <w:pPr>
              <w:pStyle w:val="TableText"/>
              <w:keepNext w:val="0"/>
              <w:keepLines w:val="0"/>
              <w:rPr>
                <w:rStyle w:val="BodytextChar"/>
                <w:sz w:val="18"/>
                <w:szCs w:val="18"/>
              </w:rPr>
            </w:pPr>
            <w:r w:rsidRPr="006874E4">
              <w:rPr>
                <w:rStyle w:val="BodytextChar"/>
                <w:sz w:val="18"/>
                <w:szCs w:val="18"/>
              </w:rPr>
              <w:t xml:space="preserve">This is the </w:t>
            </w:r>
            <w:r>
              <w:rPr>
                <w:rStyle w:val="BodytextChar"/>
                <w:sz w:val="18"/>
                <w:szCs w:val="18"/>
              </w:rPr>
              <w:t>approved units for the SA Line Item</w:t>
            </w:r>
          </w:p>
        </w:tc>
        <w:tc>
          <w:tcPr>
            <w:tcW w:w="700" w:type="pct"/>
            <w:tcBorders>
              <w:bottom w:val="single" w:color="616161" w:sz="2" w:space="0"/>
            </w:tcBorders>
            <w:vAlign w:val="center"/>
          </w:tcPr>
          <w:p w:rsidRPr="006874E4" w:rsidR="00C27C61" w:rsidP="00A9500D" w:rsidRDefault="00C27C61" w14:paraId="45FEEA58" wp14:textId="77777777">
            <w:pPr>
              <w:pStyle w:val="TableText"/>
              <w:keepNext w:val="0"/>
              <w:keepLines w:val="0"/>
              <w:rPr>
                <w:rStyle w:val="BodytextChar"/>
                <w:sz w:val="18"/>
                <w:szCs w:val="18"/>
              </w:rPr>
            </w:pPr>
            <w:r w:rsidRPr="006874E4">
              <w:rPr>
                <w:rStyle w:val="BodytextChar"/>
                <w:sz w:val="18"/>
                <w:szCs w:val="18"/>
              </w:rPr>
              <w:t>A_DTL_TB</w:t>
            </w:r>
          </w:p>
        </w:tc>
        <w:tc>
          <w:tcPr>
            <w:tcW w:w="1405" w:type="pct"/>
            <w:gridSpan w:val="2"/>
            <w:tcBorders>
              <w:bottom w:val="single" w:color="616161" w:sz="2" w:space="0"/>
            </w:tcBorders>
            <w:vAlign w:val="center"/>
          </w:tcPr>
          <w:p w:rsidRPr="006874E4" w:rsidR="00C27C61" w:rsidP="00A9500D" w:rsidRDefault="00C27C61" w14:paraId="42822FD5" wp14:textId="77777777">
            <w:pPr>
              <w:pStyle w:val="TableText"/>
              <w:keepNext w:val="0"/>
              <w:keepLines w:val="0"/>
              <w:rPr>
                <w:rStyle w:val="BodytextChar"/>
                <w:sz w:val="18"/>
                <w:szCs w:val="18"/>
              </w:rPr>
            </w:pPr>
            <w:r w:rsidRPr="00C93C01">
              <w:rPr>
                <w:rStyle w:val="BodytextChar"/>
                <w:sz w:val="18"/>
                <w:szCs w:val="18"/>
              </w:rPr>
              <w:t>A_LI_APP_UNIT_AMT</w:t>
            </w:r>
          </w:p>
        </w:tc>
        <w:tc>
          <w:tcPr>
            <w:tcW w:w="1007" w:type="pct"/>
            <w:tcBorders>
              <w:bottom w:val="single" w:color="616161" w:sz="2" w:space="0"/>
            </w:tcBorders>
            <w:vAlign w:val="center"/>
          </w:tcPr>
          <w:p w:rsidRPr="008512C1" w:rsidR="00C27C61" w:rsidDel="00C304DB" w:rsidP="00A9500D" w:rsidRDefault="00C27C61" w14:paraId="62CE04A6" wp14:textId="77777777">
            <w:pPr>
              <w:pStyle w:val="TableText"/>
              <w:keepNext w:val="0"/>
              <w:keepLines w:val="0"/>
              <w:rPr>
                <w:szCs w:val="20"/>
              </w:rPr>
            </w:pPr>
          </w:p>
        </w:tc>
      </w:tr>
      <w:tr xmlns:wp14="http://schemas.microsoft.com/office/word/2010/wordml" w:rsidRPr="001C7694" w:rsidR="00C27C61" w:rsidTr="00A9500D" w14:paraId="22CCE8F5" wp14:textId="77777777">
        <w:tblPrEx>
          <w:tblCellMar>
            <w:top w:w="0" w:type="dxa"/>
            <w:bottom w:w="0" w:type="dxa"/>
          </w:tblCellMar>
        </w:tblPrEx>
        <w:trPr>
          <w:cantSplit/>
          <w:jc w:val="center"/>
        </w:trPr>
        <w:tc>
          <w:tcPr>
            <w:tcW w:w="745" w:type="pct"/>
            <w:tcBorders>
              <w:bottom w:val="single" w:color="616161" w:sz="2" w:space="0"/>
            </w:tcBorders>
            <w:vAlign w:val="center"/>
          </w:tcPr>
          <w:p w:rsidRPr="006874E4" w:rsidR="00C27C61" w:rsidP="00A9500D" w:rsidRDefault="00C27C61" w14:paraId="1D788E62" wp14:textId="77777777">
            <w:pPr>
              <w:pStyle w:val="TableText"/>
              <w:keepNext w:val="0"/>
              <w:keepLines w:val="0"/>
              <w:rPr>
                <w:rStyle w:val="BodytextChar"/>
                <w:sz w:val="18"/>
                <w:szCs w:val="18"/>
              </w:rPr>
            </w:pPr>
            <w:r w:rsidRPr="006874E4">
              <w:rPr>
                <w:rStyle w:val="BodytextChar"/>
                <w:sz w:val="18"/>
                <w:szCs w:val="18"/>
              </w:rPr>
              <w:t>Column</w:t>
            </w:r>
          </w:p>
        </w:tc>
        <w:tc>
          <w:tcPr>
            <w:tcW w:w="537" w:type="pct"/>
            <w:tcBorders>
              <w:bottom w:val="single" w:color="616161" w:sz="2" w:space="0"/>
            </w:tcBorders>
            <w:vAlign w:val="center"/>
          </w:tcPr>
          <w:p w:rsidRPr="006874E4" w:rsidR="00C27C61" w:rsidP="00A9500D" w:rsidRDefault="00C27C61" w14:paraId="452ABB2A" wp14:textId="77777777">
            <w:pPr>
              <w:pStyle w:val="TableText"/>
              <w:keepNext w:val="0"/>
              <w:keepLines w:val="0"/>
              <w:rPr>
                <w:rStyle w:val="BodytextChar"/>
                <w:sz w:val="18"/>
                <w:szCs w:val="18"/>
              </w:rPr>
            </w:pPr>
            <w:r>
              <w:rPr>
                <w:rStyle w:val="BodytextChar"/>
                <w:sz w:val="18"/>
                <w:szCs w:val="18"/>
              </w:rPr>
              <w:t>SA LI Approved Amt</w:t>
            </w:r>
          </w:p>
        </w:tc>
        <w:tc>
          <w:tcPr>
            <w:tcW w:w="606" w:type="pct"/>
            <w:gridSpan w:val="2"/>
            <w:tcBorders>
              <w:bottom w:val="single" w:color="616161" w:sz="2" w:space="0"/>
            </w:tcBorders>
            <w:vAlign w:val="center"/>
          </w:tcPr>
          <w:p w:rsidRPr="006874E4" w:rsidR="00C27C61" w:rsidP="00A9500D" w:rsidRDefault="00C27C61" w14:paraId="02E61EC7" wp14:textId="77777777">
            <w:pPr>
              <w:pStyle w:val="TableText"/>
              <w:keepNext w:val="0"/>
              <w:keepLines w:val="0"/>
              <w:rPr>
                <w:rStyle w:val="BodytextChar"/>
                <w:sz w:val="18"/>
                <w:szCs w:val="18"/>
              </w:rPr>
            </w:pPr>
            <w:r w:rsidRPr="006874E4">
              <w:rPr>
                <w:rStyle w:val="BodytextChar"/>
                <w:sz w:val="18"/>
                <w:szCs w:val="18"/>
              </w:rPr>
              <w:t xml:space="preserve">This is the </w:t>
            </w:r>
            <w:r>
              <w:rPr>
                <w:rStyle w:val="BodytextChar"/>
                <w:sz w:val="18"/>
                <w:szCs w:val="18"/>
              </w:rPr>
              <w:t>approved amount for the SA Line Item</w:t>
            </w:r>
          </w:p>
        </w:tc>
        <w:tc>
          <w:tcPr>
            <w:tcW w:w="700" w:type="pct"/>
            <w:tcBorders>
              <w:bottom w:val="single" w:color="616161" w:sz="2" w:space="0"/>
            </w:tcBorders>
            <w:vAlign w:val="center"/>
          </w:tcPr>
          <w:p w:rsidRPr="006874E4" w:rsidR="00C27C61" w:rsidP="00A9500D" w:rsidRDefault="00C27C61" w14:paraId="16349CA2" wp14:textId="77777777">
            <w:pPr>
              <w:pStyle w:val="TableText"/>
              <w:keepNext w:val="0"/>
              <w:keepLines w:val="0"/>
              <w:rPr>
                <w:rStyle w:val="BodytextChar"/>
                <w:sz w:val="18"/>
                <w:szCs w:val="18"/>
              </w:rPr>
            </w:pPr>
            <w:r w:rsidRPr="006874E4">
              <w:rPr>
                <w:rStyle w:val="BodytextChar"/>
                <w:sz w:val="18"/>
                <w:szCs w:val="18"/>
              </w:rPr>
              <w:t>A_DTL_TB</w:t>
            </w:r>
          </w:p>
        </w:tc>
        <w:tc>
          <w:tcPr>
            <w:tcW w:w="1405" w:type="pct"/>
            <w:gridSpan w:val="2"/>
            <w:tcBorders>
              <w:bottom w:val="single" w:color="616161" w:sz="2" w:space="0"/>
            </w:tcBorders>
            <w:vAlign w:val="center"/>
          </w:tcPr>
          <w:p w:rsidRPr="006874E4" w:rsidR="00C27C61" w:rsidP="00A9500D" w:rsidRDefault="00C27C61" w14:paraId="673CBBB7" wp14:textId="77777777">
            <w:pPr>
              <w:pStyle w:val="TableText"/>
              <w:keepNext w:val="0"/>
              <w:keepLines w:val="0"/>
              <w:rPr>
                <w:rStyle w:val="BodytextChar"/>
                <w:sz w:val="18"/>
                <w:szCs w:val="18"/>
              </w:rPr>
            </w:pPr>
            <w:r w:rsidRPr="00C93C01">
              <w:rPr>
                <w:rStyle w:val="BodytextChar"/>
                <w:sz w:val="18"/>
                <w:szCs w:val="18"/>
              </w:rPr>
              <w:t>A_LI_APP_AMT</w:t>
            </w:r>
          </w:p>
        </w:tc>
        <w:tc>
          <w:tcPr>
            <w:tcW w:w="1007" w:type="pct"/>
            <w:tcBorders>
              <w:bottom w:val="single" w:color="616161" w:sz="2" w:space="0"/>
            </w:tcBorders>
            <w:vAlign w:val="center"/>
          </w:tcPr>
          <w:p w:rsidRPr="006874E4" w:rsidR="00C27C61" w:rsidP="00A9500D" w:rsidRDefault="00C27C61" w14:paraId="21A191BD" wp14:textId="77777777">
            <w:pPr>
              <w:pStyle w:val="TableText"/>
              <w:keepNext w:val="0"/>
              <w:keepLines w:val="0"/>
              <w:rPr>
                <w:rStyle w:val="BodytextChar"/>
                <w:sz w:val="18"/>
                <w:szCs w:val="18"/>
              </w:rPr>
            </w:pPr>
          </w:p>
        </w:tc>
      </w:tr>
      <w:tr xmlns:wp14="http://schemas.microsoft.com/office/word/2010/wordml" w:rsidRPr="001C7694" w:rsidR="00C27C61" w:rsidTr="00A9500D" w14:paraId="5785AE50" wp14:textId="77777777">
        <w:tblPrEx>
          <w:tblCellMar>
            <w:top w:w="0" w:type="dxa"/>
            <w:bottom w:w="0" w:type="dxa"/>
          </w:tblCellMar>
        </w:tblPrEx>
        <w:trPr>
          <w:cantSplit/>
          <w:jc w:val="center"/>
        </w:trPr>
        <w:tc>
          <w:tcPr>
            <w:tcW w:w="745" w:type="pct"/>
            <w:tcBorders>
              <w:bottom w:val="single" w:color="616161" w:sz="2" w:space="0"/>
            </w:tcBorders>
            <w:vAlign w:val="center"/>
          </w:tcPr>
          <w:p w:rsidRPr="006874E4" w:rsidR="00C27C61" w:rsidP="00A9500D" w:rsidRDefault="00C27C61" w14:paraId="07C811B1" wp14:textId="77777777">
            <w:pPr>
              <w:pStyle w:val="TOC2"/>
              <w:ind w:left="0"/>
              <w:rPr>
                <w:rStyle w:val="BodytextChar"/>
                <w:sz w:val="18"/>
                <w:szCs w:val="18"/>
              </w:rPr>
            </w:pPr>
            <w:r w:rsidRPr="006874E4">
              <w:rPr>
                <w:rStyle w:val="BodytextChar"/>
                <w:sz w:val="18"/>
                <w:szCs w:val="18"/>
              </w:rPr>
              <w:t>Column</w:t>
            </w:r>
          </w:p>
        </w:tc>
        <w:tc>
          <w:tcPr>
            <w:tcW w:w="537" w:type="pct"/>
            <w:tcBorders>
              <w:bottom w:val="single" w:color="616161" w:sz="2" w:space="0"/>
            </w:tcBorders>
            <w:vAlign w:val="center"/>
          </w:tcPr>
          <w:p w:rsidRPr="006874E4" w:rsidR="00C27C61" w:rsidP="00A9500D" w:rsidRDefault="00C27C61" w14:paraId="0EAD88DB" wp14:textId="77777777">
            <w:pPr>
              <w:pStyle w:val="TableText"/>
              <w:keepNext w:val="0"/>
              <w:keepLines w:val="0"/>
              <w:rPr>
                <w:rStyle w:val="BodytextChar"/>
                <w:sz w:val="18"/>
                <w:szCs w:val="18"/>
              </w:rPr>
            </w:pPr>
            <w:r>
              <w:rPr>
                <w:rStyle w:val="BodytextChar"/>
                <w:sz w:val="18"/>
                <w:szCs w:val="18"/>
              </w:rPr>
              <w:t>SA LI Used units</w:t>
            </w:r>
          </w:p>
        </w:tc>
        <w:tc>
          <w:tcPr>
            <w:tcW w:w="606" w:type="pct"/>
            <w:gridSpan w:val="2"/>
            <w:tcBorders>
              <w:bottom w:val="single" w:color="616161" w:sz="2" w:space="0"/>
            </w:tcBorders>
            <w:vAlign w:val="center"/>
          </w:tcPr>
          <w:p w:rsidRPr="006874E4" w:rsidR="00C27C61" w:rsidP="00A9500D" w:rsidRDefault="00C27C61" w14:paraId="3E1A9AD3" wp14:textId="77777777">
            <w:pPr>
              <w:pStyle w:val="TableText"/>
              <w:keepNext w:val="0"/>
              <w:keepLines w:val="0"/>
              <w:rPr>
                <w:rStyle w:val="BodytextChar"/>
                <w:sz w:val="18"/>
                <w:szCs w:val="18"/>
              </w:rPr>
            </w:pPr>
            <w:r w:rsidRPr="006874E4">
              <w:rPr>
                <w:rStyle w:val="BodytextChar"/>
                <w:sz w:val="18"/>
                <w:szCs w:val="18"/>
              </w:rPr>
              <w:t xml:space="preserve">This is the actual units used </w:t>
            </w:r>
            <w:r>
              <w:rPr>
                <w:rStyle w:val="BodytextChar"/>
                <w:sz w:val="18"/>
                <w:szCs w:val="18"/>
              </w:rPr>
              <w:t>by the applied claims for this line item</w:t>
            </w:r>
          </w:p>
        </w:tc>
        <w:tc>
          <w:tcPr>
            <w:tcW w:w="700" w:type="pct"/>
            <w:tcBorders>
              <w:bottom w:val="single" w:color="616161" w:sz="2" w:space="0"/>
            </w:tcBorders>
            <w:vAlign w:val="center"/>
          </w:tcPr>
          <w:p w:rsidRPr="006874E4" w:rsidR="00C27C61" w:rsidP="00A9500D" w:rsidRDefault="00C27C61" w14:paraId="7832F8F4" wp14:textId="77777777">
            <w:pPr>
              <w:pStyle w:val="TableText"/>
              <w:keepNext w:val="0"/>
              <w:keepLines w:val="0"/>
              <w:rPr>
                <w:rStyle w:val="BodytextChar"/>
                <w:sz w:val="18"/>
                <w:szCs w:val="18"/>
              </w:rPr>
            </w:pPr>
            <w:r w:rsidRPr="006874E4">
              <w:rPr>
                <w:rStyle w:val="BodytextChar"/>
                <w:sz w:val="18"/>
                <w:szCs w:val="18"/>
              </w:rPr>
              <w:t>A_DTL_TB</w:t>
            </w:r>
          </w:p>
        </w:tc>
        <w:tc>
          <w:tcPr>
            <w:tcW w:w="1405" w:type="pct"/>
            <w:gridSpan w:val="2"/>
            <w:tcBorders>
              <w:bottom w:val="single" w:color="616161" w:sz="2" w:space="0"/>
            </w:tcBorders>
            <w:vAlign w:val="center"/>
          </w:tcPr>
          <w:p w:rsidRPr="006874E4" w:rsidR="00C27C61" w:rsidP="00A9500D" w:rsidRDefault="00C27C61" w14:paraId="07A01700" wp14:textId="77777777">
            <w:pPr>
              <w:pStyle w:val="TableText"/>
              <w:keepNext w:val="0"/>
              <w:keepLines w:val="0"/>
              <w:rPr>
                <w:rStyle w:val="BodytextChar"/>
                <w:sz w:val="18"/>
                <w:szCs w:val="18"/>
              </w:rPr>
            </w:pPr>
            <w:r w:rsidRPr="006874E4">
              <w:rPr>
                <w:rStyle w:val="BodytextChar"/>
                <w:sz w:val="18"/>
                <w:szCs w:val="18"/>
              </w:rPr>
              <w:t>A_LI_USED_UNIT_AMT</w:t>
            </w:r>
          </w:p>
        </w:tc>
        <w:tc>
          <w:tcPr>
            <w:tcW w:w="1007" w:type="pct"/>
            <w:tcBorders>
              <w:bottom w:val="single" w:color="616161" w:sz="2" w:space="0"/>
            </w:tcBorders>
            <w:vAlign w:val="center"/>
          </w:tcPr>
          <w:p w:rsidRPr="00FB55ED" w:rsidR="00C27C61" w:rsidP="00A9500D" w:rsidRDefault="00C27C61" w14:paraId="7CA517D0" wp14:textId="77777777">
            <w:pPr>
              <w:pStyle w:val="TableText"/>
              <w:keepNext w:val="0"/>
              <w:keepLines w:val="0"/>
              <w:rPr>
                <w:rStyle w:val="BodytextChar"/>
                <w:sz w:val="18"/>
                <w:szCs w:val="18"/>
              </w:rPr>
            </w:pPr>
          </w:p>
        </w:tc>
      </w:tr>
      <w:tr xmlns:wp14="http://schemas.microsoft.com/office/word/2010/wordml" w:rsidRPr="001C7694" w:rsidR="00C27C61" w:rsidTr="00A9500D" w14:paraId="6841D872" wp14:textId="77777777">
        <w:tblPrEx>
          <w:tblCellMar>
            <w:top w:w="0" w:type="dxa"/>
            <w:bottom w:w="0" w:type="dxa"/>
          </w:tblCellMar>
        </w:tblPrEx>
        <w:trPr>
          <w:cantSplit/>
          <w:jc w:val="center"/>
        </w:trPr>
        <w:tc>
          <w:tcPr>
            <w:tcW w:w="745" w:type="pct"/>
            <w:tcBorders>
              <w:bottom w:val="single" w:color="616161" w:sz="2" w:space="0"/>
            </w:tcBorders>
            <w:vAlign w:val="center"/>
          </w:tcPr>
          <w:p w:rsidRPr="006874E4" w:rsidR="00C27C61" w:rsidP="00A9500D" w:rsidRDefault="00C27C61" w14:paraId="5396288A" wp14:textId="77777777">
            <w:pPr>
              <w:pStyle w:val="TOC2"/>
              <w:ind w:left="0"/>
              <w:rPr>
                <w:rStyle w:val="BodytextChar"/>
                <w:sz w:val="18"/>
                <w:szCs w:val="18"/>
              </w:rPr>
            </w:pPr>
            <w:r w:rsidRPr="006874E4">
              <w:rPr>
                <w:rStyle w:val="BodytextChar"/>
                <w:sz w:val="18"/>
                <w:szCs w:val="18"/>
              </w:rPr>
              <w:t>Column</w:t>
            </w:r>
          </w:p>
        </w:tc>
        <w:tc>
          <w:tcPr>
            <w:tcW w:w="537" w:type="pct"/>
            <w:tcBorders>
              <w:bottom w:val="single" w:color="616161" w:sz="2" w:space="0"/>
            </w:tcBorders>
            <w:vAlign w:val="center"/>
          </w:tcPr>
          <w:p w:rsidR="00C27C61" w:rsidP="00A9500D" w:rsidRDefault="00C27C61" w14:paraId="0ECC3161" wp14:textId="77777777">
            <w:pPr>
              <w:pStyle w:val="TableText"/>
              <w:keepNext w:val="0"/>
              <w:keepLines w:val="0"/>
              <w:rPr>
                <w:rStyle w:val="BodytextChar"/>
                <w:sz w:val="18"/>
                <w:szCs w:val="18"/>
              </w:rPr>
            </w:pPr>
            <w:r>
              <w:rPr>
                <w:rStyle w:val="BodytextChar"/>
                <w:sz w:val="18"/>
                <w:szCs w:val="18"/>
              </w:rPr>
              <w:t>SA LI Used Amt</w:t>
            </w:r>
          </w:p>
        </w:tc>
        <w:tc>
          <w:tcPr>
            <w:tcW w:w="606" w:type="pct"/>
            <w:gridSpan w:val="2"/>
            <w:tcBorders>
              <w:bottom w:val="single" w:color="616161" w:sz="2" w:space="0"/>
            </w:tcBorders>
            <w:vAlign w:val="center"/>
          </w:tcPr>
          <w:p w:rsidRPr="006874E4" w:rsidR="00C27C61" w:rsidP="00A9500D" w:rsidRDefault="00C27C61" w14:paraId="24145674" wp14:textId="77777777">
            <w:pPr>
              <w:pStyle w:val="TableText"/>
              <w:keepNext w:val="0"/>
              <w:keepLines w:val="0"/>
              <w:rPr>
                <w:rStyle w:val="BodytextChar"/>
                <w:sz w:val="18"/>
                <w:szCs w:val="18"/>
              </w:rPr>
            </w:pPr>
            <w:r w:rsidRPr="006874E4">
              <w:rPr>
                <w:rStyle w:val="BodytextChar"/>
                <w:sz w:val="18"/>
                <w:szCs w:val="18"/>
              </w:rPr>
              <w:t xml:space="preserve">This is the actual </w:t>
            </w:r>
            <w:r>
              <w:rPr>
                <w:rStyle w:val="BodytextChar"/>
                <w:sz w:val="18"/>
                <w:szCs w:val="18"/>
              </w:rPr>
              <w:t>amount</w:t>
            </w:r>
            <w:r w:rsidRPr="006874E4">
              <w:rPr>
                <w:rStyle w:val="BodytextChar"/>
                <w:sz w:val="18"/>
                <w:szCs w:val="18"/>
              </w:rPr>
              <w:t xml:space="preserve"> used </w:t>
            </w:r>
            <w:r>
              <w:rPr>
                <w:rStyle w:val="BodytextChar"/>
                <w:sz w:val="18"/>
                <w:szCs w:val="18"/>
              </w:rPr>
              <w:t>by the applied claims for this line item</w:t>
            </w:r>
          </w:p>
        </w:tc>
        <w:tc>
          <w:tcPr>
            <w:tcW w:w="700" w:type="pct"/>
            <w:tcBorders>
              <w:bottom w:val="single" w:color="616161" w:sz="2" w:space="0"/>
            </w:tcBorders>
            <w:vAlign w:val="center"/>
          </w:tcPr>
          <w:p w:rsidRPr="006874E4" w:rsidR="00C27C61" w:rsidP="00A9500D" w:rsidRDefault="00C27C61" w14:paraId="231772B9" wp14:textId="77777777">
            <w:pPr>
              <w:pStyle w:val="TableText"/>
              <w:keepNext w:val="0"/>
              <w:keepLines w:val="0"/>
              <w:rPr>
                <w:rStyle w:val="BodytextChar"/>
                <w:sz w:val="18"/>
                <w:szCs w:val="18"/>
              </w:rPr>
            </w:pPr>
            <w:r w:rsidRPr="006874E4">
              <w:rPr>
                <w:rStyle w:val="BodytextChar"/>
                <w:sz w:val="18"/>
                <w:szCs w:val="18"/>
              </w:rPr>
              <w:t>A_DTL_TB</w:t>
            </w:r>
          </w:p>
        </w:tc>
        <w:tc>
          <w:tcPr>
            <w:tcW w:w="1405" w:type="pct"/>
            <w:gridSpan w:val="2"/>
            <w:tcBorders>
              <w:bottom w:val="single" w:color="616161" w:sz="2" w:space="0"/>
            </w:tcBorders>
            <w:vAlign w:val="center"/>
          </w:tcPr>
          <w:p w:rsidRPr="006874E4" w:rsidR="00C27C61" w:rsidP="00A9500D" w:rsidRDefault="00C27C61" w14:paraId="5E03CFB6" wp14:textId="77777777">
            <w:pPr>
              <w:pStyle w:val="TableText"/>
              <w:keepNext w:val="0"/>
              <w:keepLines w:val="0"/>
              <w:rPr>
                <w:rStyle w:val="BodytextChar"/>
                <w:sz w:val="18"/>
                <w:szCs w:val="18"/>
              </w:rPr>
            </w:pPr>
            <w:r w:rsidRPr="00C93C01">
              <w:rPr>
                <w:rStyle w:val="BodytextChar"/>
                <w:sz w:val="18"/>
                <w:szCs w:val="18"/>
              </w:rPr>
              <w:t>A_LI_USED_AMT</w:t>
            </w:r>
          </w:p>
        </w:tc>
        <w:tc>
          <w:tcPr>
            <w:tcW w:w="1007" w:type="pct"/>
            <w:tcBorders>
              <w:bottom w:val="single" w:color="616161" w:sz="2" w:space="0"/>
            </w:tcBorders>
            <w:vAlign w:val="center"/>
          </w:tcPr>
          <w:p w:rsidRPr="00FB55ED" w:rsidR="00C27C61" w:rsidDel="00C857BE" w:rsidP="00A9500D" w:rsidRDefault="00C27C61" w14:paraId="7786F049" wp14:textId="77777777">
            <w:pPr>
              <w:pStyle w:val="TableText"/>
              <w:keepNext w:val="0"/>
              <w:keepLines w:val="0"/>
              <w:rPr>
                <w:rStyle w:val="BodytextChar"/>
                <w:sz w:val="18"/>
                <w:szCs w:val="18"/>
              </w:rPr>
            </w:pPr>
          </w:p>
        </w:tc>
      </w:tr>
      <w:tr xmlns:wp14="http://schemas.microsoft.com/office/word/2010/wordml" w:rsidRPr="005652B9" w:rsidR="00C27C61" w:rsidTr="00A9500D" w14:paraId="771DA79A"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Pr="005652B9" w:rsidR="00C27C61" w:rsidP="00A9500D" w:rsidRDefault="00C27C61" w14:paraId="0EEAB786" wp14:textId="77777777">
            <w:pPr>
              <w:pStyle w:val="TableText1"/>
              <w:spacing w:before="40" w:after="40"/>
              <w:jc w:val="center"/>
              <w:rPr>
                <w:rStyle w:val="ModernTableText"/>
                <w:rFonts w:ascii="Arial Black" w:hAnsi="Arial Black" w:cs="Arial"/>
                <w:bCs/>
                <w:noProof/>
                <w:color w:val="FFFFFF"/>
                <w:sz w:val="19"/>
                <w:szCs w:val="19"/>
              </w:rPr>
            </w:pPr>
            <w:r w:rsidRPr="005652B9">
              <w:rPr>
                <w:rStyle w:val="ModernTableText"/>
                <w:rFonts w:ascii="Arial Black" w:hAnsi="Arial Black" w:cs="Arial"/>
                <w:bCs/>
                <w:noProof/>
                <w:color w:val="FFFFFF"/>
                <w:sz w:val="19"/>
                <w:szCs w:val="19"/>
              </w:rPr>
              <w:t>Chart Footer (opt)</w:t>
            </w:r>
          </w:p>
        </w:tc>
      </w:tr>
      <w:tr xmlns:wp14="http://schemas.microsoft.com/office/word/2010/wordml" w:rsidRPr="005652B9" w:rsidR="00C27C61" w:rsidTr="00A9500D" w14:paraId="48EDADD4" wp14:textId="77777777">
        <w:tblPrEx>
          <w:tblCellMar>
            <w:top w:w="0" w:type="dxa"/>
            <w:bottom w:w="0" w:type="dxa"/>
          </w:tblCellMar>
        </w:tblPrEx>
        <w:trPr>
          <w:cantSplit/>
          <w:jc w:val="center"/>
        </w:trPr>
        <w:tc>
          <w:tcPr>
            <w:tcW w:w="1340" w:type="pct"/>
            <w:gridSpan w:val="3"/>
            <w:tcBorders>
              <w:top w:val="single" w:color="616161" w:sz="2" w:space="0"/>
              <w:bottom w:val="single" w:color="616161" w:sz="2" w:space="0"/>
            </w:tcBorders>
            <w:vAlign w:val="center"/>
          </w:tcPr>
          <w:p w:rsidRPr="003D2F8B" w:rsidR="00C27C61" w:rsidP="00A9500D" w:rsidRDefault="00C27C61" w14:paraId="12DC41E0" wp14:textId="77777777">
            <w:pPr>
              <w:pStyle w:val="TableText1"/>
              <w:rPr>
                <w:rStyle w:val="ModernTableText"/>
                <w:b/>
                <w:szCs w:val="17"/>
              </w:rPr>
            </w:pPr>
            <w:r w:rsidRPr="003D2F8B">
              <w:rPr>
                <w:rStyle w:val="ModernTableText"/>
                <w:b/>
                <w:szCs w:val="17"/>
              </w:rPr>
              <w:t>Chart Footnote Label (opt)</w:t>
            </w:r>
          </w:p>
        </w:tc>
        <w:tc>
          <w:tcPr>
            <w:tcW w:w="1783" w:type="pct"/>
            <w:gridSpan w:val="3"/>
            <w:tcBorders>
              <w:top w:val="single" w:color="616161" w:sz="2" w:space="0"/>
              <w:bottom w:val="single" w:color="616161" w:sz="2" w:space="0"/>
            </w:tcBorders>
            <w:vAlign w:val="center"/>
          </w:tcPr>
          <w:p w:rsidRPr="003D2F8B" w:rsidR="00C27C61" w:rsidP="00A9500D" w:rsidRDefault="00C27C61" w14:paraId="284F228E" wp14:textId="77777777">
            <w:pPr>
              <w:pStyle w:val="TableText1"/>
              <w:rPr>
                <w:rStyle w:val="ModernTableText"/>
                <w:b/>
                <w:szCs w:val="17"/>
              </w:rPr>
            </w:pPr>
            <w:r w:rsidRPr="003D2F8B">
              <w:rPr>
                <w:rStyle w:val="ModernTableText"/>
                <w:b/>
                <w:szCs w:val="17"/>
              </w:rPr>
              <w:t>Chart Footnote Description (opt)</w:t>
            </w:r>
          </w:p>
        </w:tc>
        <w:tc>
          <w:tcPr>
            <w:tcW w:w="1876" w:type="pct"/>
            <w:gridSpan w:val="2"/>
            <w:tcBorders>
              <w:top w:val="single" w:color="616161" w:sz="2" w:space="0"/>
              <w:bottom w:val="single" w:color="616161" w:sz="2" w:space="0"/>
            </w:tcBorders>
            <w:vAlign w:val="center"/>
          </w:tcPr>
          <w:p w:rsidRPr="003D2F8B" w:rsidR="00C27C61" w:rsidP="00A9500D" w:rsidRDefault="00C27C61" w14:paraId="2383C9D8" wp14:textId="77777777">
            <w:pPr>
              <w:pStyle w:val="TableText1"/>
              <w:rPr>
                <w:rStyle w:val="ModernTableText"/>
                <w:b/>
                <w:szCs w:val="17"/>
              </w:rPr>
            </w:pPr>
            <w:r w:rsidRPr="003D2F8B">
              <w:rPr>
                <w:rStyle w:val="ModernTableText"/>
                <w:b/>
                <w:szCs w:val="17"/>
              </w:rPr>
              <w:t>Chart Footnote Processing Rules (opt)</w:t>
            </w:r>
          </w:p>
        </w:tc>
      </w:tr>
      <w:tr xmlns:wp14="http://schemas.microsoft.com/office/word/2010/wordml" w:rsidRPr="005652B9" w:rsidR="00C27C61" w:rsidTr="00A9500D" w14:paraId="0968E44F" wp14:textId="77777777">
        <w:tblPrEx>
          <w:tblCellMar>
            <w:top w:w="0" w:type="dxa"/>
            <w:bottom w:w="0" w:type="dxa"/>
          </w:tblCellMar>
        </w:tblPrEx>
        <w:trPr>
          <w:cantSplit/>
          <w:jc w:val="center"/>
        </w:trPr>
        <w:tc>
          <w:tcPr>
            <w:tcW w:w="1340" w:type="pct"/>
            <w:gridSpan w:val="3"/>
            <w:tcBorders>
              <w:top w:val="single" w:color="616161" w:sz="2" w:space="0"/>
              <w:bottom w:val="single" w:color="616161" w:sz="2" w:space="0"/>
            </w:tcBorders>
            <w:vAlign w:val="center"/>
          </w:tcPr>
          <w:p w:rsidRPr="005652B9" w:rsidR="00C27C61" w:rsidP="00A9500D" w:rsidRDefault="00C27C61" w14:paraId="73C4A816" wp14:textId="77777777">
            <w:pPr>
              <w:pStyle w:val="TableText1"/>
              <w:rPr>
                <w:rStyle w:val="ModernTableText"/>
                <w:szCs w:val="19"/>
              </w:rPr>
            </w:pPr>
            <w:r w:rsidRPr="005652B9">
              <w:rPr>
                <w:rStyle w:val="ModernTableText"/>
                <w:szCs w:val="19"/>
              </w:rPr>
              <w:t>N/A</w:t>
            </w:r>
          </w:p>
        </w:tc>
        <w:tc>
          <w:tcPr>
            <w:tcW w:w="1783" w:type="pct"/>
            <w:gridSpan w:val="3"/>
            <w:tcBorders>
              <w:top w:val="single" w:color="616161" w:sz="2" w:space="0"/>
              <w:bottom w:val="single" w:color="616161" w:sz="2" w:space="0"/>
            </w:tcBorders>
            <w:vAlign w:val="center"/>
          </w:tcPr>
          <w:p w:rsidRPr="005652B9" w:rsidR="00C27C61" w:rsidP="00A9500D" w:rsidRDefault="00C27C61" w14:paraId="3745415C" wp14:textId="77777777">
            <w:pPr>
              <w:pStyle w:val="TableText1"/>
              <w:rPr>
                <w:rStyle w:val="ModernTableText"/>
                <w:szCs w:val="19"/>
              </w:rPr>
            </w:pPr>
            <w:r w:rsidRPr="005652B9">
              <w:rPr>
                <w:rStyle w:val="ModernTableText"/>
                <w:szCs w:val="19"/>
              </w:rPr>
              <w:t>N/A</w:t>
            </w:r>
          </w:p>
        </w:tc>
        <w:tc>
          <w:tcPr>
            <w:tcW w:w="1876" w:type="pct"/>
            <w:gridSpan w:val="2"/>
            <w:tcBorders>
              <w:top w:val="single" w:color="616161" w:sz="2" w:space="0"/>
              <w:bottom w:val="single" w:color="616161" w:sz="2" w:space="0"/>
            </w:tcBorders>
            <w:vAlign w:val="center"/>
          </w:tcPr>
          <w:p w:rsidRPr="005652B9" w:rsidR="00C27C61" w:rsidP="00A9500D" w:rsidRDefault="00C27C61" w14:paraId="6232444D" wp14:textId="77777777">
            <w:pPr>
              <w:pStyle w:val="TableText1"/>
              <w:rPr>
                <w:rStyle w:val="ModernTableText"/>
                <w:szCs w:val="19"/>
              </w:rPr>
            </w:pPr>
            <w:r w:rsidRPr="005652B9">
              <w:rPr>
                <w:rStyle w:val="ModernTableText"/>
                <w:szCs w:val="19"/>
              </w:rPr>
              <w:t>N/A</w:t>
            </w:r>
          </w:p>
        </w:tc>
      </w:tr>
      <w:tr xmlns:wp14="http://schemas.microsoft.com/office/word/2010/wordml" w:rsidRPr="005652B9" w:rsidR="00C27C61" w:rsidTr="00A9500D" w14:paraId="50A38891" wp14:textId="77777777">
        <w:tblPrEx>
          <w:tblCellMar>
            <w:top w:w="0" w:type="dxa"/>
            <w:bottom w:w="0" w:type="dxa"/>
          </w:tblCellMar>
        </w:tblPrEx>
        <w:trPr>
          <w:cantSplit/>
          <w:jc w:val="center"/>
        </w:trPr>
        <w:tc>
          <w:tcPr>
            <w:tcW w:w="5000" w:type="pct"/>
            <w:gridSpan w:val="8"/>
            <w:tcBorders>
              <w:top w:val="single" w:color="616161" w:sz="2" w:space="0"/>
              <w:bottom w:val="single" w:color="616161" w:sz="2" w:space="0"/>
            </w:tcBorders>
            <w:shd w:val="clear" w:color="auto" w:fill="191919"/>
            <w:vAlign w:val="center"/>
          </w:tcPr>
          <w:p w:rsidRPr="005652B9" w:rsidR="00C27C61" w:rsidP="00A9500D" w:rsidRDefault="00C27C61" w14:paraId="341096AD" wp14:textId="77777777">
            <w:pPr>
              <w:pStyle w:val="TableText1"/>
              <w:spacing w:before="40" w:after="40"/>
              <w:jc w:val="center"/>
              <w:rPr>
                <w:rStyle w:val="ModernTableText"/>
                <w:rFonts w:ascii="Arial Black" w:hAnsi="Arial Black" w:cs="Arial"/>
                <w:bCs/>
                <w:noProof/>
                <w:color w:val="FFFFFF"/>
                <w:sz w:val="19"/>
                <w:szCs w:val="19"/>
              </w:rPr>
            </w:pPr>
            <w:r w:rsidRPr="005652B9">
              <w:rPr>
                <w:rStyle w:val="ModernTableText"/>
                <w:rFonts w:ascii="Arial Black" w:hAnsi="Arial Black" w:cs="Arial"/>
                <w:bCs/>
                <w:noProof/>
                <w:color w:val="FFFFFF"/>
                <w:sz w:val="19"/>
                <w:szCs w:val="19"/>
              </w:rPr>
              <w:t>Report Footnote (opt)</w:t>
            </w:r>
          </w:p>
        </w:tc>
      </w:tr>
      <w:tr xmlns:wp14="http://schemas.microsoft.com/office/word/2010/wordml" w:rsidRPr="005652B9" w:rsidR="00C27C61" w:rsidTr="00A9500D" w14:paraId="6D7CA80E" wp14:textId="77777777">
        <w:tblPrEx>
          <w:tblCellMar>
            <w:top w:w="0" w:type="dxa"/>
            <w:bottom w:w="0" w:type="dxa"/>
          </w:tblCellMar>
        </w:tblPrEx>
        <w:trPr>
          <w:cantSplit/>
          <w:jc w:val="center"/>
        </w:trPr>
        <w:tc>
          <w:tcPr>
            <w:tcW w:w="1340" w:type="pct"/>
            <w:gridSpan w:val="3"/>
            <w:tcBorders>
              <w:top w:val="single" w:color="616161" w:sz="2" w:space="0"/>
            </w:tcBorders>
            <w:vAlign w:val="center"/>
          </w:tcPr>
          <w:p w:rsidRPr="003D2F8B" w:rsidR="00C27C61" w:rsidP="00A9500D" w:rsidRDefault="00C27C61" w14:paraId="2A37EA52" wp14:textId="77777777">
            <w:pPr>
              <w:pStyle w:val="TableHeading"/>
              <w:keepLines w:val="0"/>
              <w:spacing w:before="40" w:after="40"/>
              <w:jc w:val="center"/>
              <w:rPr>
                <w:rStyle w:val="ModernTableText"/>
                <w:rFonts w:cs="Arial"/>
                <w:szCs w:val="18"/>
              </w:rPr>
            </w:pPr>
            <w:r w:rsidRPr="003D2F8B">
              <w:rPr>
                <w:rStyle w:val="ModernTableText"/>
                <w:rFonts w:cs="Arial"/>
                <w:szCs w:val="18"/>
              </w:rPr>
              <w:t>Report Footnote Label (opt)</w:t>
            </w:r>
          </w:p>
        </w:tc>
        <w:tc>
          <w:tcPr>
            <w:tcW w:w="1783" w:type="pct"/>
            <w:gridSpan w:val="3"/>
            <w:tcBorders>
              <w:top w:val="single" w:color="616161" w:sz="2" w:space="0"/>
            </w:tcBorders>
            <w:vAlign w:val="center"/>
          </w:tcPr>
          <w:p w:rsidRPr="003D2F8B" w:rsidR="00C27C61" w:rsidP="00A9500D" w:rsidRDefault="00C27C61" w14:paraId="552ED47A" wp14:textId="77777777">
            <w:pPr>
              <w:pStyle w:val="TableText1"/>
              <w:spacing w:before="40" w:after="40"/>
              <w:jc w:val="center"/>
              <w:rPr>
                <w:rStyle w:val="ModernTableText"/>
                <w:rFonts w:cs="Arial"/>
                <w:b/>
                <w:noProof/>
                <w:szCs w:val="18"/>
              </w:rPr>
            </w:pPr>
            <w:r w:rsidRPr="003D2F8B">
              <w:rPr>
                <w:rStyle w:val="ModernTableText"/>
                <w:rFonts w:cs="Arial"/>
                <w:b/>
                <w:noProof/>
                <w:szCs w:val="18"/>
              </w:rPr>
              <w:t>Report Footnote Description (opt)</w:t>
            </w:r>
          </w:p>
        </w:tc>
        <w:tc>
          <w:tcPr>
            <w:tcW w:w="1876" w:type="pct"/>
            <w:gridSpan w:val="2"/>
            <w:tcBorders>
              <w:top w:val="single" w:color="616161" w:sz="2" w:space="0"/>
            </w:tcBorders>
            <w:vAlign w:val="center"/>
          </w:tcPr>
          <w:p w:rsidRPr="003D2F8B" w:rsidR="00C27C61" w:rsidP="00A9500D" w:rsidRDefault="00C27C61" w14:paraId="0BD02DC5" wp14:textId="77777777">
            <w:pPr>
              <w:pStyle w:val="TableText1"/>
              <w:spacing w:before="40" w:after="40"/>
              <w:jc w:val="center"/>
              <w:rPr>
                <w:rStyle w:val="ModernTableText"/>
                <w:rFonts w:cs="Arial"/>
                <w:b/>
                <w:noProof/>
                <w:szCs w:val="18"/>
              </w:rPr>
            </w:pPr>
            <w:r w:rsidRPr="003D2F8B">
              <w:rPr>
                <w:rStyle w:val="ModernTableText"/>
                <w:rFonts w:cs="Arial"/>
                <w:b/>
                <w:noProof/>
                <w:szCs w:val="18"/>
              </w:rPr>
              <w:t>Report Footnote Processing Rules (opt)</w:t>
            </w:r>
          </w:p>
        </w:tc>
      </w:tr>
      <w:tr xmlns:wp14="http://schemas.microsoft.com/office/word/2010/wordml" w:rsidRPr="001C7694" w:rsidR="00C27C61" w:rsidTr="00A9500D" w14:paraId="75E3AEA1" wp14:textId="77777777">
        <w:tblPrEx>
          <w:tblCellMar>
            <w:top w:w="0" w:type="dxa"/>
            <w:bottom w:w="0" w:type="dxa"/>
          </w:tblCellMar>
        </w:tblPrEx>
        <w:trPr>
          <w:cantSplit/>
          <w:jc w:val="center"/>
        </w:trPr>
        <w:tc>
          <w:tcPr>
            <w:tcW w:w="1340" w:type="pct"/>
            <w:gridSpan w:val="3"/>
            <w:vAlign w:val="center"/>
          </w:tcPr>
          <w:p w:rsidRPr="003D2F8B" w:rsidR="00C27C61" w:rsidP="00A9500D" w:rsidRDefault="00C27C61" w14:paraId="327BD5A1" wp14:textId="77777777">
            <w:pPr>
              <w:pStyle w:val="TableText1"/>
              <w:rPr>
                <w:rStyle w:val="ModernTableText"/>
                <w:szCs w:val="18"/>
              </w:rPr>
            </w:pPr>
            <w:r w:rsidRPr="003D2F8B">
              <w:rPr>
                <w:rStyle w:val="ModernTableText"/>
                <w:szCs w:val="18"/>
              </w:rPr>
              <w:t>N/A</w:t>
            </w:r>
          </w:p>
        </w:tc>
        <w:tc>
          <w:tcPr>
            <w:tcW w:w="1783" w:type="pct"/>
            <w:gridSpan w:val="3"/>
            <w:vAlign w:val="center"/>
          </w:tcPr>
          <w:p w:rsidRPr="003D2F8B" w:rsidR="00C27C61" w:rsidP="00A9500D" w:rsidRDefault="00C27C61" w14:paraId="13C8A4DE" wp14:textId="77777777">
            <w:pPr>
              <w:pStyle w:val="TableText1"/>
              <w:rPr>
                <w:rStyle w:val="ModernTableText"/>
                <w:szCs w:val="18"/>
              </w:rPr>
            </w:pPr>
            <w:r w:rsidRPr="003D2F8B">
              <w:rPr>
                <w:rStyle w:val="ModernTableText"/>
                <w:szCs w:val="18"/>
              </w:rPr>
              <w:t>N/A</w:t>
            </w:r>
          </w:p>
        </w:tc>
        <w:tc>
          <w:tcPr>
            <w:tcW w:w="1876" w:type="pct"/>
            <w:gridSpan w:val="2"/>
            <w:vAlign w:val="center"/>
          </w:tcPr>
          <w:p w:rsidRPr="003D2F8B" w:rsidR="00C27C61" w:rsidP="00A9500D" w:rsidRDefault="00C27C61" w14:paraId="18B5D2F0" wp14:textId="77777777">
            <w:pPr>
              <w:pStyle w:val="TableText1"/>
              <w:rPr>
                <w:rStyle w:val="ModernTableText"/>
                <w:szCs w:val="18"/>
              </w:rPr>
            </w:pPr>
            <w:r w:rsidRPr="003D2F8B">
              <w:rPr>
                <w:rStyle w:val="ModernTableText"/>
                <w:szCs w:val="18"/>
              </w:rPr>
              <w:t>N/A</w:t>
            </w:r>
          </w:p>
        </w:tc>
      </w:tr>
    </w:tbl>
    <w:p xmlns:wp14="http://schemas.microsoft.com/office/word/2010/wordml" w:rsidR="00C27C61" w:rsidP="00C27C61" w:rsidRDefault="00C27C61" w14:paraId="616B3502" wp14:textId="77777777"/>
    <w:p xmlns:wp14="http://schemas.microsoft.com/office/word/2010/wordml" w:rsidR="00C27C61" w:rsidP="00C27C61" w:rsidRDefault="00C27C61" w14:paraId="3381BC4F" wp14:textId="77777777"/>
    <w:p xmlns:wp14="http://schemas.microsoft.com/office/word/2010/wordml" w:rsidR="00D0385C" w:rsidP="00C27C61" w:rsidRDefault="00D0385C" w14:paraId="5F0173EA" wp14:textId="77777777"/>
    <w:p xmlns:wp14="http://schemas.microsoft.com/office/word/2010/wordml" w:rsidR="00D0385C" w:rsidP="00C27C61" w:rsidRDefault="00D0385C" w14:paraId="1F524515" wp14:textId="77777777"/>
    <w:p xmlns:wp14="http://schemas.microsoft.com/office/word/2010/wordml" w:rsidR="00D0385C" w:rsidP="00C27C61" w:rsidRDefault="00D0385C" w14:paraId="41415F9B" wp14:textId="77777777"/>
    <w:p xmlns:wp14="http://schemas.microsoft.com/office/word/2010/wordml" w:rsidR="00D0385C" w:rsidP="00C27C61" w:rsidRDefault="00D0385C" w14:paraId="5FA708D8" wp14:textId="77777777"/>
    <w:p xmlns:wp14="http://schemas.microsoft.com/office/word/2010/wordml" w:rsidR="00D0385C" w:rsidP="00C27C61" w:rsidRDefault="00D0385C" w14:paraId="6E48D351" wp14:textId="77777777"/>
    <w:p xmlns:wp14="http://schemas.microsoft.com/office/word/2010/wordml" w:rsidR="00D0385C" w:rsidP="00C27C61" w:rsidRDefault="00D0385C" w14:paraId="3A7B9259" wp14:textId="77777777"/>
    <w:p xmlns:wp14="http://schemas.microsoft.com/office/word/2010/wordml" w:rsidR="00D0385C" w:rsidP="00C27C61" w:rsidRDefault="00D0385C" w14:paraId="70CACE5C" wp14:textId="77777777"/>
    <w:p xmlns:wp14="http://schemas.microsoft.com/office/word/2010/wordml" w:rsidR="00D0385C" w:rsidP="00C27C61" w:rsidRDefault="00D0385C" w14:paraId="29CCCC98" wp14:textId="77777777"/>
    <w:p xmlns:wp14="http://schemas.microsoft.com/office/word/2010/wordml" w:rsidR="00D0385C" w:rsidP="00C27C61" w:rsidRDefault="00D0385C" w14:paraId="728E960B" wp14:textId="77777777"/>
    <w:p xmlns:wp14="http://schemas.microsoft.com/office/word/2010/wordml" w:rsidR="00D0385C" w:rsidP="00C27C61" w:rsidRDefault="00D0385C" w14:paraId="5BCE6DF3" wp14:textId="77777777"/>
    <w:p xmlns:wp14="http://schemas.microsoft.com/office/word/2010/wordml" w:rsidR="00D0385C" w:rsidP="00C27C61" w:rsidRDefault="00D0385C" w14:paraId="6C1FDF70" wp14:textId="77777777"/>
    <w:p xmlns:wp14="http://schemas.microsoft.com/office/word/2010/wordml" w:rsidR="00D0385C" w:rsidP="00C27C61" w:rsidRDefault="00D0385C" w14:paraId="1A3D86B1" wp14:textId="77777777"/>
    <w:p xmlns:wp14="http://schemas.microsoft.com/office/word/2010/wordml" w:rsidR="00D0385C" w:rsidP="00C27C61" w:rsidRDefault="00D0385C" w14:paraId="0191B3CF" wp14:textId="77777777"/>
    <w:p xmlns:wp14="http://schemas.microsoft.com/office/word/2010/wordml" w:rsidR="00D0385C" w:rsidP="00C27C61" w:rsidRDefault="00D0385C" w14:paraId="6B808A33" wp14:textId="77777777"/>
    <w:p xmlns:wp14="http://schemas.microsoft.com/office/word/2010/wordml" w:rsidRPr="005652B9" w:rsidR="001F6E03" w:rsidP="00D0385C" w:rsidRDefault="001F6E03" w14:paraId="76D882E1" wp14:textId="77777777">
      <w:pPr>
        <w:pStyle w:val="Heading5"/>
      </w:pPr>
      <w:bookmarkStart w:name="_Toc214963357" w:id="332"/>
      <w:r w:rsidRPr="00EA7252">
        <w:t>Report</w:t>
      </w:r>
      <w:r w:rsidRPr="005652B9">
        <w:t xml:space="preserve"> Definition – OPR-SRA-1</w:t>
      </w:r>
      <w:r>
        <w:t>34</w:t>
      </w:r>
      <w:r w:rsidRPr="005652B9">
        <w:t xml:space="preserve"> </w:t>
      </w:r>
      <w:r>
        <w:t>–</w:t>
      </w:r>
      <w:r w:rsidRPr="005652B9">
        <w:t xml:space="preserve"> </w:t>
      </w:r>
      <w:bookmarkStart w:name="_Toc28895228" w:id="333"/>
      <w:r w:rsidRPr="00E253A0">
        <w:t>Service Authorization New Comments Report</w:t>
      </w:r>
      <w:bookmarkEnd w:id="332"/>
      <w:bookmarkEnd w:id="333"/>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19"/>
        <w:gridCol w:w="1474"/>
        <w:gridCol w:w="1684"/>
        <w:gridCol w:w="1649"/>
        <w:gridCol w:w="17"/>
        <w:gridCol w:w="1911"/>
        <w:gridCol w:w="2420"/>
        <w:gridCol w:w="319"/>
        <w:gridCol w:w="1960"/>
        <w:gridCol w:w="1537"/>
      </w:tblGrid>
      <w:tr xmlns:wp14="http://schemas.microsoft.com/office/word/2010/wordml" w:rsidR="001F6E03" w:rsidTr="00D0385C" w14:paraId="541EE6F8" wp14:textId="77777777">
        <w:trPr>
          <w:cantSplit/>
          <w:trHeight w:val="432" w:hRule="exact"/>
          <w:tblHeader/>
          <w:jc w:val="center"/>
        </w:trPr>
        <w:tc>
          <w:tcPr>
            <w:tcW w:w="5000" w:type="pct"/>
            <w:gridSpan w:val="10"/>
            <w:tcBorders>
              <w:top w:val="single" w:color="auto" w:sz="4" w:space="0"/>
              <w:left w:val="single" w:color="auto" w:sz="4" w:space="0"/>
              <w:bottom w:val="single" w:color="auto" w:sz="4" w:space="0"/>
              <w:right w:val="single" w:color="auto" w:sz="4" w:space="0"/>
            </w:tcBorders>
            <w:shd w:val="clear" w:color="auto" w:fill="FF0000"/>
            <w:vAlign w:val="center"/>
          </w:tcPr>
          <w:p w:rsidRPr="00FF7891" w:rsidR="001F6E03" w:rsidP="00D0385C" w:rsidRDefault="001F6E03" w14:paraId="1C4A05B6" wp14:textId="77777777">
            <w:pPr>
              <w:jc w:val="center"/>
              <w:rPr>
                <w:rFonts w:eastAsia="MS Mincho"/>
                <w:szCs w:val="20"/>
              </w:rPr>
            </w:pPr>
            <w:r>
              <w:rPr>
                <w:sz w:val="19"/>
                <w:szCs w:val="19"/>
              </w:rPr>
              <w:br w:type="page"/>
            </w:r>
            <w:r>
              <w:rPr>
                <w:sz w:val="19"/>
                <w:szCs w:val="19"/>
              </w:rPr>
              <w:br w:type="page"/>
            </w:r>
            <w:r>
              <w:rPr>
                <w:sz w:val="19"/>
                <w:szCs w:val="19"/>
              </w:rPr>
              <w:br w:type="page"/>
            </w:r>
            <w:r>
              <w:rPr>
                <w:sz w:val="19"/>
                <w:szCs w:val="19"/>
              </w:rPr>
              <w:br w:type="page"/>
            </w:r>
            <w:r w:rsidRPr="00FF7891">
              <w:rPr>
                <w:rFonts w:eastAsia="MS Mincho"/>
                <w:szCs w:val="20"/>
              </w:rPr>
              <w:t>NH MMIS REPORT DEFINITION</w:t>
            </w:r>
          </w:p>
        </w:tc>
      </w:tr>
      <w:tr xmlns:wp14="http://schemas.microsoft.com/office/word/2010/wordml" w:rsidR="001F6E03" w:rsidTr="00D0385C" w14:paraId="68A78CC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Borders>
              <w:top w:val="single" w:color="auto" w:sz="4" w:space="0"/>
            </w:tcBorders>
            <w:vAlign w:val="center"/>
          </w:tcPr>
          <w:p w:rsidRPr="00205D93" w:rsidR="001F6E03" w:rsidP="00D0385C" w:rsidRDefault="001F6E03" w14:paraId="6B56F1C3" wp14:textId="77777777">
            <w:pPr>
              <w:pStyle w:val="TableHeading"/>
              <w:spacing w:before="40" w:after="40"/>
              <w:rPr>
                <w:rStyle w:val="ModernTableText"/>
                <w:noProof/>
                <w:szCs w:val="17"/>
              </w:rPr>
            </w:pPr>
            <w:r w:rsidRPr="00205D93">
              <w:rPr>
                <w:rStyle w:val="ModernTableText"/>
                <w:noProof/>
                <w:szCs w:val="17"/>
              </w:rPr>
              <w:t>Report Type:</w:t>
            </w:r>
          </w:p>
        </w:tc>
        <w:tc>
          <w:tcPr>
            <w:tcW w:w="3995" w:type="pct"/>
            <w:gridSpan w:val="8"/>
            <w:tcBorders>
              <w:top w:val="single" w:color="auto" w:sz="4" w:space="0"/>
            </w:tcBorders>
            <w:vAlign w:val="center"/>
          </w:tcPr>
          <w:p w:rsidRPr="00205D93" w:rsidR="001F6E03" w:rsidP="00D0385C" w:rsidRDefault="001F6E03" w14:paraId="4268C032"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Standard</w:t>
            </w:r>
            <w:r w:rsidRPr="00205D93">
              <w:rPr>
                <w:rStyle w:val="ModernTableText"/>
                <w:noProof/>
                <w:szCs w:val="17"/>
              </w:rPr>
              <w:tab/>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Customized</w:t>
            </w:r>
          </w:p>
        </w:tc>
      </w:tr>
      <w:tr xmlns:wp14="http://schemas.microsoft.com/office/word/2010/wordml" w:rsidR="001F6E03" w:rsidTr="00D0385C" w14:paraId="571EE27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Borders>
              <w:top w:val="single" w:color="616161" w:sz="2" w:space="0"/>
            </w:tcBorders>
            <w:vAlign w:val="center"/>
          </w:tcPr>
          <w:p w:rsidRPr="00205D93" w:rsidR="001F6E03" w:rsidP="00D0385C" w:rsidRDefault="001F6E03" w14:paraId="64083982" wp14:textId="77777777">
            <w:pPr>
              <w:pStyle w:val="TableHeading"/>
              <w:spacing w:before="40" w:after="40"/>
              <w:rPr>
                <w:rStyle w:val="ModernTableText"/>
                <w:noProof/>
                <w:szCs w:val="17"/>
              </w:rPr>
            </w:pPr>
            <w:r w:rsidRPr="00205D93">
              <w:rPr>
                <w:rStyle w:val="ModernTableText"/>
                <w:noProof/>
                <w:szCs w:val="17"/>
              </w:rPr>
              <w:t>Client Name:</w:t>
            </w:r>
          </w:p>
        </w:tc>
        <w:tc>
          <w:tcPr>
            <w:tcW w:w="3995" w:type="pct"/>
            <w:gridSpan w:val="8"/>
            <w:tcBorders>
              <w:top w:val="single" w:color="616161" w:sz="2" w:space="0"/>
            </w:tcBorders>
            <w:vAlign w:val="center"/>
          </w:tcPr>
          <w:p w:rsidRPr="00205D93" w:rsidR="001F6E03" w:rsidP="00D0385C" w:rsidRDefault="001F6E03" w14:paraId="32396537" wp14:textId="77777777">
            <w:pPr>
              <w:pStyle w:val="TableText1"/>
              <w:spacing w:before="40" w:after="40"/>
              <w:rPr>
                <w:rStyle w:val="ModernTableText"/>
                <w:szCs w:val="17"/>
              </w:rPr>
            </w:pPr>
            <w:r w:rsidRPr="00205D93">
              <w:rPr>
                <w:rStyle w:val="ModernTableText"/>
                <w:szCs w:val="17"/>
              </w:rPr>
              <w:t>New Hampshire</w:t>
            </w:r>
          </w:p>
        </w:tc>
      </w:tr>
      <w:tr xmlns:wp14="http://schemas.microsoft.com/office/word/2010/wordml" w:rsidR="001F6E03" w:rsidTr="00D0385C" w14:paraId="3D31A38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Borders>
              <w:top w:val="single" w:color="616161" w:sz="2" w:space="0"/>
            </w:tcBorders>
            <w:vAlign w:val="center"/>
          </w:tcPr>
          <w:p w:rsidRPr="00205D93" w:rsidR="001F6E03" w:rsidP="00D0385C" w:rsidRDefault="001F6E03" w14:paraId="447B71E0" wp14:textId="77777777">
            <w:pPr>
              <w:pStyle w:val="TableHeading"/>
              <w:spacing w:before="40" w:after="40"/>
              <w:rPr>
                <w:rStyle w:val="ModernTableText"/>
                <w:noProof/>
                <w:szCs w:val="17"/>
              </w:rPr>
            </w:pPr>
            <w:r w:rsidRPr="00205D93">
              <w:rPr>
                <w:rStyle w:val="ModernTableText"/>
                <w:noProof/>
                <w:szCs w:val="17"/>
              </w:rPr>
              <w:t>Client Report ID:</w:t>
            </w:r>
          </w:p>
        </w:tc>
        <w:tc>
          <w:tcPr>
            <w:tcW w:w="3995" w:type="pct"/>
            <w:gridSpan w:val="8"/>
            <w:tcBorders>
              <w:top w:val="single" w:color="616161" w:sz="2" w:space="0"/>
            </w:tcBorders>
            <w:vAlign w:val="center"/>
          </w:tcPr>
          <w:p w:rsidRPr="00205D93" w:rsidR="001F6E03" w:rsidP="00D0385C" w:rsidRDefault="001F6E03" w14:paraId="033A42EA" wp14:textId="77777777">
            <w:pPr>
              <w:pStyle w:val="TableText1"/>
              <w:spacing w:before="40" w:after="40"/>
              <w:rPr>
                <w:rStyle w:val="ModernTableText"/>
                <w:szCs w:val="17"/>
              </w:rPr>
            </w:pPr>
            <w:r w:rsidRPr="00205D93">
              <w:rPr>
                <w:rStyle w:val="ModernTableText"/>
                <w:szCs w:val="17"/>
              </w:rPr>
              <w:t>OPR-SRA-1</w:t>
            </w:r>
            <w:r>
              <w:rPr>
                <w:rStyle w:val="ModernTableText"/>
                <w:szCs w:val="17"/>
              </w:rPr>
              <w:t>34</w:t>
            </w:r>
          </w:p>
        </w:tc>
      </w:tr>
      <w:tr xmlns:wp14="http://schemas.microsoft.com/office/word/2010/wordml" w:rsidR="001F6E03" w:rsidTr="00D0385C" w14:paraId="1E60188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91"/>
          <w:jc w:val="center"/>
        </w:trPr>
        <w:tc>
          <w:tcPr>
            <w:tcW w:w="1005" w:type="pct"/>
            <w:gridSpan w:val="2"/>
            <w:tcBorders>
              <w:top w:val="single" w:color="616161" w:sz="2" w:space="0"/>
            </w:tcBorders>
            <w:vAlign w:val="center"/>
          </w:tcPr>
          <w:p w:rsidRPr="00205D93" w:rsidR="001F6E03" w:rsidP="00D0385C" w:rsidRDefault="001F6E03" w14:paraId="6B9A9703" wp14:textId="77777777">
            <w:pPr>
              <w:pStyle w:val="TableHeading"/>
              <w:spacing w:before="40" w:after="40"/>
              <w:rPr>
                <w:rStyle w:val="ModernTableText"/>
                <w:noProof/>
                <w:szCs w:val="17"/>
              </w:rPr>
            </w:pPr>
            <w:r w:rsidRPr="00205D93">
              <w:rPr>
                <w:rStyle w:val="ModernTableText"/>
                <w:noProof/>
                <w:szCs w:val="17"/>
              </w:rPr>
              <w:t>Client Line Of Business:</w:t>
            </w:r>
          </w:p>
        </w:tc>
        <w:tc>
          <w:tcPr>
            <w:tcW w:w="3995" w:type="pct"/>
            <w:gridSpan w:val="8"/>
            <w:tcBorders>
              <w:top w:val="single" w:color="616161" w:sz="2" w:space="0"/>
            </w:tcBorders>
            <w:vAlign w:val="center"/>
          </w:tcPr>
          <w:p w:rsidRPr="00205D93" w:rsidR="001F6E03" w:rsidP="00D0385C" w:rsidRDefault="001F6E03" w14:paraId="34AC171A" wp14:textId="77777777">
            <w:pPr>
              <w:pStyle w:val="TableText1"/>
              <w:spacing w:before="40" w:after="40"/>
              <w:rPr>
                <w:rStyle w:val="ModernTableText"/>
                <w:szCs w:val="17"/>
              </w:rPr>
            </w:pPr>
            <w:r w:rsidRPr="00205D93">
              <w:rPr>
                <w:rStyle w:val="ModernTableText"/>
                <w:szCs w:val="17"/>
              </w:rPr>
              <w:t>Medicaid</w:t>
            </w:r>
          </w:p>
        </w:tc>
      </w:tr>
      <w:tr xmlns:wp14="http://schemas.microsoft.com/office/word/2010/wordml" w:rsidR="001F6E03" w:rsidTr="00D0385C" w14:paraId="08E90D6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64"/>
          <w:jc w:val="center"/>
        </w:trPr>
        <w:tc>
          <w:tcPr>
            <w:tcW w:w="1005" w:type="pct"/>
            <w:gridSpan w:val="2"/>
            <w:tcBorders>
              <w:top w:val="single" w:color="616161" w:sz="2" w:space="0"/>
            </w:tcBorders>
            <w:vAlign w:val="center"/>
          </w:tcPr>
          <w:p w:rsidRPr="00205D93" w:rsidR="001F6E03" w:rsidP="00D0385C" w:rsidRDefault="001F6E03" w14:paraId="2086D6C8" wp14:textId="77777777">
            <w:pPr>
              <w:pStyle w:val="TableHeading"/>
              <w:spacing w:before="40" w:after="40"/>
              <w:rPr>
                <w:rStyle w:val="ModernTableText"/>
                <w:noProof/>
                <w:szCs w:val="17"/>
              </w:rPr>
            </w:pPr>
            <w:r w:rsidRPr="00205D93">
              <w:rPr>
                <w:rStyle w:val="ModernTableText"/>
                <w:noProof/>
                <w:szCs w:val="17"/>
              </w:rPr>
              <w:t>Client Division / Department:</w:t>
            </w:r>
          </w:p>
        </w:tc>
        <w:tc>
          <w:tcPr>
            <w:tcW w:w="3995" w:type="pct"/>
            <w:gridSpan w:val="8"/>
            <w:tcBorders>
              <w:top w:val="single" w:color="616161" w:sz="2" w:space="0"/>
            </w:tcBorders>
            <w:vAlign w:val="center"/>
          </w:tcPr>
          <w:p w:rsidRPr="00205D93" w:rsidR="001F6E03" w:rsidP="00D0385C" w:rsidRDefault="001F6E03" w14:paraId="7921B1B8" wp14:textId="77777777">
            <w:pPr>
              <w:pStyle w:val="TableText1"/>
              <w:spacing w:before="40" w:after="40"/>
              <w:rPr>
                <w:rStyle w:val="ModernTableText"/>
                <w:szCs w:val="17"/>
              </w:rPr>
            </w:pPr>
            <w:r w:rsidRPr="00205D93">
              <w:rPr>
                <w:rStyle w:val="ModernTableText"/>
                <w:szCs w:val="17"/>
              </w:rPr>
              <w:t>DHHS</w:t>
            </w:r>
          </w:p>
        </w:tc>
      </w:tr>
      <w:tr xmlns:wp14="http://schemas.microsoft.com/office/word/2010/wordml" w:rsidR="001F6E03" w:rsidTr="00D0385C" w14:paraId="32243D7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trPr>
        <w:tc>
          <w:tcPr>
            <w:tcW w:w="1005" w:type="pct"/>
            <w:gridSpan w:val="2"/>
            <w:tcBorders>
              <w:top w:val="single" w:color="616161" w:sz="2" w:space="0"/>
              <w:bottom w:val="single" w:color="616161" w:sz="2" w:space="0"/>
            </w:tcBorders>
            <w:vAlign w:val="center"/>
          </w:tcPr>
          <w:p w:rsidRPr="00205D93" w:rsidR="001F6E03" w:rsidP="00D0385C" w:rsidRDefault="001F6E03" w14:paraId="41EF63F9" wp14:textId="77777777">
            <w:pPr>
              <w:pStyle w:val="TableHeading"/>
              <w:spacing w:before="40" w:after="40"/>
              <w:rPr>
                <w:rStyle w:val="ModernTableText"/>
                <w:noProof/>
                <w:szCs w:val="17"/>
              </w:rPr>
            </w:pPr>
            <w:r w:rsidRPr="00205D93">
              <w:rPr>
                <w:rStyle w:val="ModernTableText"/>
                <w:noProof/>
                <w:szCs w:val="17"/>
              </w:rPr>
              <w:t>Report Title:</w:t>
            </w:r>
          </w:p>
        </w:tc>
        <w:tc>
          <w:tcPr>
            <w:tcW w:w="3995" w:type="pct"/>
            <w:gridSpan w:val="8"/>
            <w:tcBorders>
              <w:top w:val="single" w:color="616161" w:sz="2" w:space="0"/>
              <w:bottom w:val="single" w:color="616161" w:sz="2" w:space="0"/>
            </w:tcBorders>
            <w:vAlign w:val="center"/>
          </w:tcPr>
          <w:p w:rsidRPr="00E96437" w:rsidR="001F6E03" w:rsidP="00D0385C" w:rsidRDefault="001F6E03" w14:paraId="13891311" wp14:textId="77777777">
            <w:pPr>
              <w:pStyle w:val="TableText1"/>
              <w:spacing w:before="40" w:after="40"/>
              <w:rPr>
                <w:rStyle w:val="ModernTableText"/>
                <w:szCs w:val="17"/>
              </w:rPr>
            </w:pPr>
            <w:r w:rsidRPr="00E96437">
              <w:rPr>
                <w:rStyle w:val="ModernTableText"/>
              </w:rPr>
              <w:t>Service Authorization New Comments Report</w:t>
            </w:r>
          </w:p>
        </w:tc>
      </w:tr>
      <w:tr xmlns:wp14="http://schemas.microsoft.com/office/word/2010/wordml" w:rsidR="001F6E03" w:rsidTr="00D0385C" w14:paraId="53EC765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trPr>
        <w:tc>
          <w:tcPr>
            <w:tcW w:w="1005" w:type="pct"/>
            <w:gridSpan w:val="2"/>
            <w:tcBorders>
              <w:top w:val="single" w:color="616161" w:sz="2" w:space="0"/>
              <w:bottom w:val="single" w:color="616161" w:sz="2" w:space="0"/>
            </w:tcBorders>
            <w:vAlign w:val="center"/>
          </w:tcPr>
          <w:p w:rsidRPr="00205D93" w:rsidR="001F6E03" w:rsidP="00D0385C" w:rsidRDefault="001F6E03" w14:paraId="74B7274D" wp14:textId="77777777">
            <w:pPr>
              <w:pStyle w:val="TableHeading"/>
              <w:spacing w:before="40" w:after="40"/>
              <w:rPr>
                <w:rStyle w:val="ModernTableText"/>
                <w:noProof/>
                <w:szCs w:val="17"/>
              </w:rPr>
            </w:pPr>
            <w:r w:rsidRPr="00205D93">
              <w:rPr>
                <w:rStyle w:val="ModernTableText"/>
                <w:noProof/>
                <w:szCs w:val="17"/>
              </w:rPr>
              <w:t>Report Description:</w:t>
            </w:r>
          </w:p>
        </w:tc>
        <w:tc>
          <w:tcPr>
            <w:tcW w:w="3995" w:type="pct"/>
            <w:gridSpan w:val="8"/>
            <w:tcBorders>
              <w:top w:val="single" w:color="616161" w:sz="2" w:space="0"/>
              <w:bottom w:val="single" w:color="616161" w:sz="2" w:space="0"/>
            </w:tcBorders>
            <w:vAlign w:val="center"/>
          </w:tcPr>
          <w:p w:rsidRPr="006808FB" w:rsidR="001F6E03" w:rsidP="00D0385C" w:rsidRDefault="001F6E03" w14:paraId="218998D3" wp14:textId="77777777">
            <w:pPr>
              <w:pStyle w:val="TableText1"/>
              <w:spacing w:before="40" w:after="40"/>
              <w:rPr>
                <w:rStyle w:val="ModernTableText"/>
              </w:rPr>
            </w:pPr>
            <w:r w:rsidRPr="006808FB">
              <w:rPr>
                <w:rStyle w:val="ModernTableText"/>
              </w:rPr>
              <w:t xml:space="preserve">This is a standard consolidated SA report that includes all Providers.  This report displays SA’s where comment activity has occurred on the reporting date.  This will display comments entered from both internal and provider users.   </w:t>
            </w:r>
          </w:p>
          <w:p w:rsidRPr="00E96437" w:rsidR="001F6E03" w:rsidP="00D0385C" w:rsidRDefault="001F6E03" w14:paraId="3B3A9020" wp14:textId="77777777">
            <w:pPr>
              <w:pStyle w:val="TableText1"/>
              <w:spacing w:before="40" w:after="40"/>
              <w:rPr>
                <w:rStyle w:val="ModernTableText"/>
                <w:szCs w:val="17"/>
              </w:rPr>
            </w:pPr>
          </w:p>
        </w:tc>
      </w:tr>
      <w:tr xmlns:wp14="http://schemas.microsoft.com/office/word/2010/wordml" w:rsidR="001F6E03" w:rsidTr="00D0385C" w14:paraId="01FBDD1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1F6E03" w:rsidP="00D0385C" w:rsidRDefault="001F6E03" w14:paraId="70BB2D5C" wp14:textId="77777777">
            <w:pPr>
              <w:pStyle w:val="TableHeading"/>
              <w:spacing w:before="40" w:after="40"/>
              <w:rPr>
                <w:rStyle w:val="ModernTableText"/>
                <w:noProof/>
                <w:szCs w:val="17"/>
              </w:rPr>
            </w:pPr>
            <w:r w:rsidRPr="00205D93">
              <w:rPr>
                <w:rStyle w:val="ModernTableText"/>
                <w:noProof/>
                <w:szCs w:val="17"/>
              </w:rPr>
              <w:t>Report Source State Code:</w:t>
            </w:r>
          </w:p>
        </w:tc>
        <w:tc>
          <w:tcPr>
            <w:tcW w:w="3995" w:type="pct"/>
            <w:gridSpan w:val="8"/>
            <w:vAlign w:val="center"/>
          </w:tcPr>
          <w:p w:rsidRPr="00205D93" w:rsidR="001F6E03" w:rsidP="00D0385C" w:rsidRDefault="001F6E03" w14:paraId="6B5EE1CF" wp14:textId="77777777">
            <w:pPr>
              <w:pStyle w:val="TableText1"/>
              <w:spacing w:before="40" w:after="40"/>
              <w:rPr>
                <w:rStyle w:val="ModernTableText"/>
                <w:szCs w:val="17"/>
              </w:rPr>
            </w:pPr>
            <w:r w:rsidRPr="00205D93">
              <w:rPr>
                <w:rStyle w:val="ModernTableText"/>
                <w:szCs w:val="17"/>
              </w:rPr>
              <w:t>NH</w:t>
            </w:r>
          </w:p>
        </w:tc>
      </w:tr>
      <w:tr xmlns:wp14="http://schemas.microsoft.com/office/word/2010/wordml" w:rsidR="001F6E03" w:rsidTr="00D0385C" w14:paraId="6F1BFFE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1F6E03" w:rsidP="00D0385C" w:rsidRDefault="001F6E03" w14:paraId="1B934478" wp14:textId="77777777">
            <w:pPr>
              <w:pStyle w:val="TableHeading"/>
              <w:spacing w:before="40" w:after="40"/>
              <w:rPr>
                <w:rStyle w:val="ModernTableText"/>
                <w:noProof/>
                <w:szCs w:val="17"/>
              </w:rPr>
            </w:pPr>
            <w:r w:rsidRPr="00205D93">
              <w:rPr>
                <w:rStyle w:val="ModernTableText"/>
                <w:noProof/>
                <w:szCs w:val="17"/>
              </w:rPr>
              <w:t>Report Source Type:</w:t>
            </w:r>
          </w:p>
        </w:tc>
        <w:tc>
          <w:tcPr>
            <w:tcW w:w="3995" w:type="pct"/>
            <w:gridSpan w:val="8"/>
            <w:vAlign w:val="center"/>
          </w:tcPr>
          <w:p w:rsidRPr="00205D93" w:rsidR="001F6E03" w:rsidP="00D0385C" w:rsidRDefault="001F6E03" w14:paraId="5CC202E8" wp14:textId="77777777">
            <w:pPr>
              <w:pStyle w:val="TableText1"/>
              <w:spacing w:before="40" w:after="40"/>
              <w:rPr>
                <w:rStyle w:val="ModernTableText"/>
                <w:noProof/>
                <w:szCs w:val="17"/>
              </w:rPr>
            </w:pPr>
            <w:r w:rsidRPr="00871884">
              <w:rPr>
                <w:rStyle w:val="ModernTableText"/>
                <w:rFonts w:ascii="Wingdings 2" w:hAnsi="Wingdings 2" w:eastAsia="Wingdings 2" w:cs="Wingdings 2"/>
                <w:noProof/>
                <w:szCs w:val="23"/>
              </w:rPr>
              <w:t>£</w:t>
            </w:r>
            <w:r w:rsidRPr="00871884">
              <w:rPr>
                <w:rStyle w:val="ModernTableText"/>
                <w:noProof/>
                <w:szCs w:val="23"/>
              </w:rPr>
              <w:t xml:space="preserve"> </w:t>
            </w:r>
            <w:r w:rsidRPr="00871884">
              <w:rPr>
                <w:rStyle w:val="ModernTableText"/>
                <w:noProof/>
                <w:szCs w:val="17"/>
              </w:rPr>
              <w:t>OLTP</w:t>
            </w:r>
            <w:r w:rsidRPr="00871884">
              <w:rPr>
                <w:rStyle w:val="ModernTableText"/>
                <w:noProof/>
                <w:szCs w:val="17"/>
              </w:rPr>
              <w:tab/>
            </w:r>
            <w:r w:rsidRPr="00871884">
              <w:rPr>
                <w:rStyle w:val="ModernTableText"/>
                <w:noProof/>
                <w:szCs w:val="17"/>
              </w:rPr>
              <w:tab/>
            </w:r>
            <w:r w:rsidRPr="00871884">
              <w:rPr>
                <w:rStyle w:val="ModernTableText"/>
                <w:rFonts w:ascii="Wingdings" w:hAnsi="Wingdings" w:eastAsia="Wingdings" w:cs="Wingdings"/>
                <w:noProof/>
                <w:szCs w:val="23"/>
              </w:rPr>
              <w:t>þ</w:t>
            </w:r>
            <w:r w:rsidRPr="00871884">
              <w:rPr>
                <w:rStyle w:val="ModernTableText"/>
                <w:noProof/>
                <w:szCs w:val="23"/>
              </w:rPr>
              <w:t xml:space="preserve"> </w:t>
            </w:r>
            <w:r w:rsidRPr="00871884">
              <w:rPr>
                <w:rStyle w:val="ModernTableText"/>
                <w:noProof/>
                <w:szCs w:val="17"/>
              </w:rPr>
              <w:t>OLAP</w:t>
            </w:r>
            <w:r w:rsidRPr="00205D93">
              <w:rPr>
                <w:rStyle w:val="ModernTableText"/>
                <w:noProof/>
                <w:szCs w:val="17"/>
              </w:rPr>
              <w:t xml:space="preserve"> </w:t>
            </w:r>
          </w:p>
        </w:tc>
      </w:tr>
      <w:tr xmlns:wp14="http://schemas.microsoft.com/office/word/2010/wordml" w:rsidR="001F6E03" w:rsidTr="00D0385C" w14:paraId="28AAAF5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1F6E03" w:rsidP="00D0385C" w:rsidRDefault="001F6E03" w14:paraId="5FACCAC5" wp14:textId="77777777">
            <w:pPr>
              <w:pStyle w:val="TableHeading"/>
              <w:spacing w:before="40" w:after="40"/>
              <w:rPr>
                <w:rStyle w:val="ModernTableText"/>
                <w:noProof/>
                <w:szCs w:val="17"/>
              </w:rPr>
            </w:pPr>
            <w:r w:rsidRPr="00205D93">
              <w:rPr>
                <w:rStyle w:val="ModernTableText"/>
                <w:noProof/>
                <w:szCs w:val="17"/>
              </w:rPr>
              <w:t>Report Source Type Component:</w:t>
            </w:r>
          </w:p>
        </w:tc>
        <w:tc>
          <w:tcPr>
            <w:tcW w:w="3995" w:type="pct"/>
            <w:gridSpan w:val="8"/>
            <w:vAlign w:val="center"/>
          </w:tcPr>
          <w:p w:rsidRPr="00871884" w:rsidR="001F6E03" w:rsidP="00D0385C" w:rsidRDefault="001F6E03" w14:paraId="2ABC28D8" wp14:textId="77777777">
            <w:pPr>
              <w:pStyle w:val="TableText1"/>
              <w:tabs>
                <w:tab w:val="left" w:pos="2052"/>
                <w:tab w:val="left" w:pos="2232"/>
                <w:tab w:val="left" w:pos="4032"/>
                <w:tab w:val="left" w:pos="6012"/>
                <w:tab w:val="left" w:pos="6552"/>
              </w:tabs>
              <w:spacing w:before="40" w:after="40"/>
              <w:rPr>
                <w:rStyle w:val="ModernTableText"/>
                <w:noProof/>
                <w:szCs w:val="17"/>
              </w:rPr>
            </w:pPr>
            <w:r w:rsidRPr="00871884">
              <w:rPr>
                <w:rStyle w:val="ModernTableText"/>
                <w:rFonts w:ascii="Wingdings 2" w:hAnsi="Wingdings 2" w:eastAsia="Wingdings 2" w:cs="Wingdings 2"/>
                <w:noProof/>
                <w:szCs w:val="23"/>
              </w:rPr>
              <w:t>£</w:t>
            </w:r>
            <w:r w:rsidRPr="00871884">
              <w:rPr>
                <w:rStyle w:val="ModernTableText"/>
                <w:noProof/>
                <w:szCs w:val="17"/>
              </w:rPr>
              <w:t xml:space="preserve"> Provider</w:t>
            </w:r>
            <w:r w:rsidRPr="00871884">
              <w:rPr>
                <w:rStyle w:val="ModernTableText"/>
                <w:noProof/>
                <w:szCs w:val="17"/>
              </w:rPr>
              <w:tab/>
            </w:r>
            <w:r w:rsidRPr="00871884">
              <w:rPr>
                <w:rStyle w:val="ModernTableText"/>
                <w:noProof/>
                <w:szCs w:val="17"/>
              </w:rPr>
              <w:t xml:space="preserve">  </w:t>
            </w:r>
            <w:r w:rsidRPr="00871884">
              <w:rPr>
                <w:rStyle w:val="ModernTableText"/>
                <w:rFonts w:ascii="Wingdings 2" w:hAnsi="Wingdings 2" w:eastAsia="Wingdings 2" w:cs="Wingdings 2"/>
                <w:noProof/>
                <w:szCs w:val="23"/>
              </w:rPr>
              <w:t>£</w:t>
            </w:r>
            <w:r w:rsidRPr="00871884">
              <w:rPr>
                <w:rStyle w:val="ModernTableText"/>
                <w:noProof/>
                <w:szCs w:val="23"/>
              </w:rPr>
              <w:t xml:space="preserve"> </w:t>
            </w:r>
            <w:r w:rsidRPr="00871884">
              <w:rPr>
                <w:rStyle w:val="ModernTableText"/>
                <w:noProof/>
                <w:szCs w:val="17"/>
              </w:rPr>
              <w:t>Member</w:t>
            </w:r>
            <w:r w:rsidRPr="00871884">
              <w:rPr>
                <w:rStyle w:val="ModernTableText"/>
                <w:noProof/>
                <w:szCs w:val="17"/>
              </w:rPr>
              <w:tab/>
            </w:r>
            <w:r w:rsidRPr="00871884">
              <w:rPr>
                <w:rStyle w:val="ModernTableText"/>
                <w:rFonts w:ascii="Wingdings" w:hAnsi="Wingdings" w:eastAsia="Wingdings" w:cs="Wingdings"/>
                <w:noProof/>
                <w:szCs w:val="23"/>
              </w:rPr>
              <w:t>þ</w:t>
            </w:r>
            <w:r w:rsidRPr="00871884">
              <w:rPr>
                <w:rStyle w:val="ModernTableText"/>
                <w:noProof/>
                <w:szCs w:val="17"/>
              </w:rPr>
              <w:t xml:space="preserve"> Operations</w:t>
            </w:r>
            <w:r w:rsidRPr="00871884">
              <w:rPr>
                <w:rStyle w:val="ModernTableText"/>
                <w:noProof/>
                <w:szCs w:val="17"/>
              </w:rPr>
              <w:tab/>
            </w:r>
            <w:r w:rsidRPr="00871884">
              <w:rPr>
                <w:rStyle w:val="ModernTableText"/>
                <w:rFonts w:ascii="Wingdings 2" w:hAnsi="Wingdings 2" w:eastAsia="Wingdings 2" w:cs="Wingdings 2"/>
                <w:noProof/>
                <w:szCs w:val="23"/>
              </w:rPr>
              <w:t>£</w:t>
            </w:r>
            <w:r w:rsidRPr="00871884">
              <w:rPr>
                <w:rStyle w:val="ModernTableText"/>
                <w:noProof/>
                <w:szCs w:val="23"/>
              </w:rPr>
              <w:t xml:space="preserve"> </w:t>
            </w:r>
            <w:r w:rsidRPr="00871884">
              <w:rPr>
                <w:rStyle w:val="ModernTableText"/>
                <w:noProof/>
                <w:szCs w:val="17"/>
              </w:rPr>
              <w:t>Program</w:t>
            </w:r>
          </w:p>
        </w:tc>
      </w:tr>
      <w:tr xmlns:wp14="http://schemas.microsoft.com/office/word/2010/wordml" w:rsidR="001F6E03" w:rsidTr="00D0385C" w14:paraId="17C07E7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1F6E03" w:rsidP="00D0385C" w:rsidRDefault="001F6E03" w14:paraId="5615676A"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1F6E03" w:rsidTr="00D0385C" w14:paraId="6B7758C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175"/>
          <w:jc w:val="center"/>
        </w:trPr>
        <w:tc>
          <w:tcPr>
            <w:tcW w:w="1005" w:type="pct"/>
            <w:gridSpan w:val="2"/>
            <w:vAlign w:val="center"/>
          </w:tcPr>
          <w:p w:rsidRPr="00205D93" w:rsidR="001F6E03" w:rsidP="00D0385C" w:rsidRDefault="001F6E03" w14:paraId="1882765E" wp14:textId="77777777">
            <w:pPr>
              <w:pStyle w:val="TableHeading"/>
              <w:spacing w:before="40" w:after="40"/>
              <w:rPr>
                <w:rStyle w:val="ModernTableText"/>
                <w:noProof/>
                <w:szCs w:val="17"/>
              </w:rPr>
            </w:pPr>
            <w:r w:rsidRPr="00205D93">
              <w:rPr>
                <w:rStyle w:val="ModernTableText"/>
                <w:noProof/>
                <w:szCs w:val="17"/>
              </w:rPr>
              <w:t>Report Generated by:</w:t>
            </w:r>
          </w:p>
        </w:tc>
        <w:tc>
          <w:tcPr>
            <w:tcW w:w="3995" w:type="pct"/>
            <w:gridSpan w:val="8"/>
            <w:vAlign w:val="center"/>
          </w:tcPr>
          <w:p w:rsidRPr="00205D93" w:rsidR="001F6E03" w:rsidP="00D0385C" w:rsidRDefault="001F6E03" w14:paraId="379C8B24" wp14:textId="77777777">
            <w:pPr>
              <w:pStyle w:val="TableText1"/>
              <w:tabs>
                <w:tab w:val="left" w:pos="2052"/>
                <w:tab w:val="left" w:pos="2232"/>
                <w:tab w:val="left" w:pos="4032"/>
                <w:tab w:val="left" w:pos="6012"/>
                <w:tab w:val="left" w:pos="7812"/>
                <w:tab w:val="left" w:pos="9792"/>
              </w:tabs>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EQR</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EFADS</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EMAR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ESUR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  </w:t>
            </w:r>
          </w:p>
        </w:tc>
      </w:tr>
      <w:tr xmlns:wp14="http://schemas.microsoft.com/office/word/2010/wordml" w:rsidR="001F6E03" w:rsidTr="00D0385C" w14:paraId="53ADF25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Align w:val="center"/>
          </w:tcPr>
          <w:p w:rsidRPr="00205D93" w:rsidR="001F6E03" w:rsidP="00D0385C" w:rsidRDefault="001F6E03" w14:paraId="3BEE2A87" wp14:textId="77777777">
            <w:pPr>
              <w:pStyle w:val="TableText1"/>
              <w:spacing w:before="40" w:after="40"/>
              <w:rPr>
                <w:rStyle w:val="ModernTableText"/>
                <w:b/>
                <w:noProof/>
                <w:szCs w:val="17"/>
              </w:rPr>
            </w:pPr>
            <w:r w:rsidRPr="00205D93">
              <w:rPr>
                <w:rStyle w:val="ModernTableText"/>
                <w:b/>
                <w:noProof/>
                <w:szCs w:val="17"/>
              </w:rPr>
              <w:t>Report Screen Tip (optional):</w:t>
            </w:r>
          </w:p>
        </w:tc>
        <w:tc>
          <w:tcPr>
            <w:tcW w:w="3995" w:type="pct"/>
            <w:gridSpan w:val="8"/>
            <w:vAlign w:val="center"/>
          </w:tcPr>
          <w:p w:rsidRPr="00205D93" w:rsidR="001F6E03" w:rsidP="00D0385C" w:rsidRDefault="001F6E03" w14:paraId="5118C3B5" wp14:textId="77777777">
            <w:pPr>
              <w:pStyle w:val="TableText1"/>
              <w:spacing w:before="40" w:after="40"/>
              <w:rPr>
                <w:rStyle w:val="ModernTableText"/>
                <w:szCs w:val="17"/>
                <w:u w:val="single"/>
              </w:rPr>
            </w:pPr>
          </w:p>
        </w:tc>
      </w:tr>
      <w:tr xmlns:wp14="http://schemas.microsoft.com/office/word/2010/wordml" w:rsidR="001F6E03" w:rsidTr="00D0385C" w14:paraId="26D8D21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Align w:val="center"/>
          </w:tcPr>
          <w:p w:rsidRPr="00205D93" w:rsidR="001F6E03" w:rsidP="00D0385C" w:rsidRDefault="001F6E03" w14:paraId="0CF63785" wp14:textId="77777777">
            <w:pPr>
              <w:pStyle w:val="TableHeading"/>
              <w:spacing w:before="40" w:after="40"/>
              <w:rPr>
                <w:rStyle w:val="ModernTableText"/>
                <w:noProof/>
                <w:szCs w:val="17"/>
              </w:rPr>
            </w:pPr>
            <w:r w:rsidRPr="00205D93">
              <w:rPr>
                <w:rStyle w:val="ModernTableText"/>
                <w:noProof/>
                <w:szCs w:val="17"/>
              </w:rPr>
              <w:t>Report Calendar Type:</w:t>
            </w:r>
          </w:p>
        </w:tc>
        <w:tc>
          <w:tcPr>
            <w:tcW w:w="3995" w:type="pct"/>
            <w:gridSpan w:val="8"/>
            <w:vAlign w:val="center"/>
          </w:tcPr>
          <w:p w:rsidRPr="00205D93" w:rsidR="001F6E03" w:rsidP="00D0385C" w:rsidRDefault="001F6E03" w14:paraId="77583D24" wp14:textId="77777777">
            <w:pPr>
              <w:pStyle w:val="TableText1"/>
              <w:tabs>
                <w:tab w:val="left" w:pos="2052"/>
                <w:tab w:val="left" w:pos="4032"/>
              </w:tabs>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State Fiscal</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Federal Fiscal</w:t>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17"/>
              </w:rPr>
              <w:t xml:space="preserve"> Calendar</w:t>
            </w:r>
          </w:p>
        </w:tc>
      </w:tr>
      <w:tr xmlns:wp14="http://schemas.microsoft.com/office/word/2010/wordml" w:rsidR="001F6E03" w:rsidTr="00D0385C" w14:paraId="491A38F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1F6E03" w:rsidP="00D0385C" w:rsidRDefault="001F6E03" w14:paraId="187067B8" wp14:textId="77777777">
            <w:pPr>
              <w:pStyle w:val="TableHeading"/>
              <w:spacing w:before="40" w:after="40"/>
              <w:rPr>
                <w:rStyle w:val="ModernTableText"/>
                <w:noProof/>
                <w:szCs w:val="17"/>
              </w:rPr>
            </w:pPr>
            <w:r w:rsidRPr="00205D93">
              <w:rPr>
                <w:rStyle w:val="ModernTableText"/>
                <w:noProof/>
                <w:szCs w:val="17"/>
              </w:rPr>
              <w:t>Report Frequency Type:</w:t>
            </w:r>
          </w:p>
        </w:tc>
        <w:tc>
          <w:tcPr>
            <w:tcW w:w="585" w:type="pct"/>
          </w:tcPr>
          <w:p w:rsidRPr="00205D93" w:rsidR="001F6E03" w:rsidP="00D0385C" w:rsidRDefault="001F6E03" w14:paraId="40097127"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Scheduled</w:t>
            </w:r>
          </w:p>
          <w:p w:rsidRPr="00205D93" w:rsidR="001F6E03" w:rsidP="00D0385C" w:rsidRDefault="001F6E03" w14:paraId="7AABFA4A"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On Request</w:t>
            </w:r>
          </w:p>
        </w:tc>
        <w:tc>
          <w:tcPr>
            <w:tcW w:w="2084" w:type="pct"/>
            <w:gridSpan w:val="4"/>
            <w:tcBorders>
              <w:top w:val="single" w:color="616161" w:sz="2" w:space="0"/>
              <w:bottom w:val="single" w:color="616161" w:sz="2" w:space="0"/>
              <w:right w:val="nil"/>
            </w:tcBorders>
          </w:tcPr>
          <w:p w:rsidRPr="00205D93" w:rsidR="001F6E03" w:rsidP="00D0385C" w:rsidRDefault="001F6E03" w14:paraId="4DCEF260" wp14:textId="77777777">
            <w:pPr>
              <w:pStyle w:val="TableText1"/>
              <w:spacing w:before="40" w:after="40"/>
              <w:rPr>
                <w:rStyle w:val="ModernTableText"/>
                <w:noProof/>
                <w:szCs w:val="17"/>
              </w:rPr>
            </w:pPr>
            <w:r w:rsidRPr="00205D93">
              <w:rPr>
                <w:rStyle w:val="ModernTableText"/>
                <w:noProof/>
                <w:szCs w:val="17"/>
              </w:rPr>
              <w:t>If scheduled, select timeframe below:</w:t>
            </w:r>
          </w:p>
          <w:p w:rsidRPr="00205D93" w:rsidR="001F6E03" w:rsidP="00D0385C" w:rsidRDefault="001F6E03" w14:paraId="08E4C041" wp14:textId="77777777">
            <w:pPr>
              <w:pStyle w:val="TableText1"/>
              <w:spacing w:before="40" w:after="40"/>
              <w:rPr>
                <w:rStyle w:val="ModernTableText"/>
                <w:noProof/>
                <w:szCs w:val="17"/>
              </w:rPr>
            </w:pPr>
            <w:r w:rsidRPr="00E96437">
              <w:rPr>
                <w:rStyle w:val="ModernTableText"/>
                <w:rFonts w:ascii="Wingdings" w:hAnsi="Wingdings" w:eastAsia="Wingdings" w:cs="Wingdings"/>
                <w:noProof/>
                <w:szCs w:val="23"/>
              </w:rPr>
              <w:t>þ</w:t>
            </w:r>
            <w:r w:rsidRPr="00E96437">
              <w:rPr>
                <w:rStyle w:val="ModernTableText"/>
                <w:noProof/>
                <w:szCs w:val="17"/>
              </w:rPr>
              <w:t xml:space="preserve"> Daily</w:t>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w:t>
            </w:r>
          </w:p>
        </w:tc>
        <w:tc>
          <w:tcPr>
            <w:tcW w:w="1326" w:type="pct"/>
            <w:gridSpan w:val="3"/>
            <w:tcBorders>
              <w:top w:val="single" w:color="616161" w:sz="2" w:space="0"/>
              <w:left w:val="nil"/>
            </w:tcBorders>
          </w:tcPr>
          <w:p w:rsidRPr="00205D93" w:rsidR="001F6E03" w:rsidP="00D0385C" w:rsidRDefault="001F6E03" w14:paraId="5FD4BC3F"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001F6E03" w:rsidTr="00D0385C" w14:paraId="7546312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1F6E03" w:rsidP="00D0385C" w:rsidRDefault="001F6E03" w14:paraId="0F47C5AF" wp14:textId="77777777">
            <w:pPr>
              <w:pStyle w:val="TableHeading"/>
              <w:spacing w:before="40" w:after="40"/>
              <w:rPr>
                <w:rStyle w:val="ModernTableText"/>
                <w:noProof/>
                <w:szCs w:val="17"/>
              </w:rPr>
            </w:pPr>
            <w:r w:rsidRPr="00205D93">
              <w:rPr>
                <w:rStyle w:val="ModernTableText"/>
                <w:noProof/>
                <w:szCs w:val="17"/>
              </w:rPr>
              <w:t>Report Data Accumulation Type:</w:t>
            </w:r>
          </w:p>
        </w:tc>
        <w:tc>
          <w:tcPr>
            <w:tcW w:w="585" w:type="pct"/>
          </w:tcPr>
          <w:p w:rsidRPr="00205D93" w:rsidR="001F6E03" w:rsidP="00D0385C" w:rsidRDefault="001F6E03" w14:paraId="16BBE173"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Prompt</w:t>
            </w:r>
          </w:p>
        </w:tc>
        <w:tc>
          <w:tcPr>
            <w:tcW w:w="2084" w:type="pct"/>
            <w:gridSpan w:val="4"/>
            <w:tcBorders>
              <w:top w:val="single" w:color="616161" w:sz="2" w:space="0"/>
              <w:right w:val="nil"/>
            </w:tcBorders>
            <w:vAlign w:val="center"/>
          </w:tcPr>
          <w:p w:rsidRPr="00205D93" w:rsidR="001F6E03" w:rsidP="00D0385C" w:rsidRDefault="001F6E03" w14:paraId="268EA6D0" wp14:textId="77777777">
            <w:pPr>
              <w:pStyle w:val="TableText1"/>
              <w:spacing w:before="40" w:after="40"/>
              <w:rPr>
                <w:rStyle w:val="ModernTableText"/>
                <w:noProof/>
                <w:szCs w:val="17"/>
              </w:rPr>
            </w:pPr>
            <w:r w:rsidRPr="00205D93">
              <w:rPr>
                <w:rStyle w:val="ModernTableText"/>
                <w:noProof/>
                <w:szCs w:val="17"/>
              </w:rPr>
              <w:t>If no prompt, select report data accumulation type below:</w:t>
            </w:r>
          </w:p>
          <w:p w:rsidRPr="00205D93" w:rsidR="001F6E03" w:rsidP="00D0385C" w:rsidRDefault="001F6E03" w14:paraId="3830DE75"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Daily  </w:t>
            </w:r>
            <w:r w:rsidRPr="00205D93">
              <w:rPr>
                <w:rStyle w:val="ModernTableText"/>
                <w:rFonts w:ascii="Wingdings 2" w:hAnsi="Wingdings 2" w:eastAsia="Wingdings 2" w:cs="Wingdings 2"/>
                <w:noProof/>
                <w:szCs w:val="23"/>
              </w:rPr>
              <w:t>£</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  </w:t>
            </w:r>
            <w:r w:rsidRPr="00205D93">
              <w:rPr>
                <w:rStyle w:val="ModernTableText"/>
                <w:rFonts w:ascii="Wingdings 2" w:hAnsi="Wingdings 2" w:eastAsia="Wingdings 2" w:cs="Wingdings 2"/>
                <w:noProof/>
                <w:szCs w:val="23"/>
              </w:rPr>
              <w:t>£</w:t>
            </w:r>
            <w:r w:rsidRPr="00205D93">
              <w:rPr>
                <w:rStyle w:val="ModernTableText"/>
                <w:noProof/>
                <w:szCs w:val="17"/>
              </w:rPr>
              <w:t xml:space="preserve"> YTD</w:t>
            </w:r>
          </w:p>
        </w:tc>
        <w:tc>
          <w:tcPr>
            <w:tcW w:w="1326" w:type="pct"/>
            <w:gridSpan w:val="3"/>
            <w:tcBorders>
              <w:top w:val="single" w:color="616161" w:sz="2" w:space="0"/>
              <w:left w:val="nil"/>
            </w:tcBorders>
          </w:tcPr>
          <w:p w:rsidRPr="00205D93" w:rsidR="001F6E03" w:rsidP="00D0385C" w:rsidRDefault="001F6E03" w14:paraId="4299C939"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001F6E03" w:rsidTr="00D0385C" w14:paraId="0B75F1C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647"/>
          <w:jc w:val="center"/>
        </w:trPr>
        <w:tc>
          <w:tcPr>
            <w:tcW w:w="1005" w:type="pct"/>
            <w:gridSpan w:val="2"/>
            <w:vMerge w:val="restart"/>
            <w:tcBorders>
              <w:top w:val="single" w:color="616161" w:sz="4" w:space="0"/>
              <w:left w:val="single" w:color="616161" w:sz="4" w:space="0"/>
              <w:right w:val="single" w:color="616161" w:sz="4" w:space="0"/>
            </w:tcBorders>
            <w:vAlign w:val="center"/>
          </w:tcPr>
          <w:p w:rsidRPr="00205D93" w:rsidR="001F6E03" w:rsidP="00D0385C" w:rsidRDefault="001F6E03" w14:paraId="0F863AD2" wp14:textId="77777777">
            <w:pPr>
              <w:pStyle w:val="TableText1"/>
              <w:keepNext/>
              <w:spacing w:before="40" w:after="40"/>
              <w:rPr>
                <w:rStyle w:val="ModernTableText"/>
                <w:b/>
                <w:noProof/>
                <w:szCs w:val="17"/>
              </w:rPr>
            </w:pPr>
            <w:r w:rsidRPr="00205D93">
              <w:rPr>
                <w:rStyle w:val="ModernTableText"/>
                <w:b/>
                <w:noProof/>
                <w:szCs w:val="17"/>
              </w:rPr>
              <w:t>Report Selection Criteria:</w:t>
            </w:r>
          </w:p>
        </w:tc>
        <w:tc>
          <w:tcPr>
            <w:tcW w:w="1164" w:type="pct"/>
            <w:gridSpan w:val="3"/>
            <w:tcBorders>
              <w:top w:val="single" w:color="616161" w:sz="4" w:space="0"/>
              <w:left w:val="single" w:color="616161" w:sz="4" w:space="0"/>
              <w:right w:val="single" w:color="616161" w:sz="4" w:space="0"/>
            </w:tcBorders>
            <w:vAlign w:val="center"/>
          </w:tcPr>
          <w:p w:rsidRPr="00205D93" w:rsidR="001F6E03" w:rsidP="00D0385C" w:rsidRDefault="001F6E03" w14:paraId="0FEB0143" wp14:textId="77777777">
            <w:pPr>
              <w:pStyle w:val="TableText1"/>
              <w:keepNext/>
              <w:spacing w:before="40" w:after="40"/>
              <w:jc w:val="center"/>
              <w:rPr>
                <w:rStyle w:val="ModernTableText"/>
                <w:b/>
                <w:noProof/>
                <w:szCs w:val="17"/>
              </w:rPr>
            </w:pPr>
            <w:r w:rsidRPr="00205D93">
              <w:rPr>
                <w:rStyle w:val="ModernTableText"/>
                <w:b/>
                <w:noProof/>
                <w:szCs w:val="17"/>
              </w:rPr>
              <w:t>Report Field</w:t>
            </w:r>
          </w:p>
        </w:tc>
        <w:tc>
          <w:tcPr>
            <w:tcW w:w="2297" w:type="pct"/>
            <w:gridSpan w:val="4"/>
            <w:tcBorders>
              <w:top w:val="single" w:color="616161" w:sz="4" w:space="0"/>
              <w:left w:val="single" w:color="616161" w:sz="4" w:space="0"/>
              <w:bottom w:val="single" w:color="616161" w:sz="4" w:space="0"/>
              <w:right w:val="single" w:color="616161" w:sz="4" w:space="0"/>
            </w:tcBorders>
            <w:vAlign w:val="center"/>
          </w:tcPr>
          <w:p w:rsidRPr="00205D93" w:rsidR="001F6E03" w:rsidP="00D0385C" w:rsidRDefault="001F6E03" w14:paraId="3FC778A3" wp14:textId="77777777">
            <w:pPr>
              <w:pStyle w:val="TableText1"/>
              <w:keepNext/>
              <w:spacing w:before="40" w:after="40"/>
              <w:jc w:val="center"/>
              <w:rPr>
                <w:rStyle w:val="ModernTableText"/>
                <w:b/>
                <w:noProof/>
                <w:szCs w:val="17"/>
              </w:rPr>
            </w:pPr>
            <w:r w:rsidRPr="00205D93">
              <w:rPr>
                <w:rStyle w:val="ModernTableText"/>
                <w:b/>
                <w:noProof/>
                <w:szCs w:val="17"/>
              </w:rPr>
              <w:t>Report Parameters (optional)</w:t>
            </w:r>
          </w:p>
          <w:p w:rsidRPr="00205D93" w:rsidR="001F6E03" w:rsidP="00D0385C" w:rsidRDefault="001F6E03" w14:paraId="1AEB88DA" wp14:textId="77777777">
            <w:pPr>
              <w:pStyle w:val="TableText1"/>
              <w:keepNext/>
              <w:spacing w:before="40" w:after="40"/>
              <w:jc w:val="center"/>
              <w:rPr>
                <w:rStyle w:val="ModernTableText"/>
                <w:b/>
                <w:noProof/>
                <w:szCs w:val="17"/>
              </w:rPr>
            </w:pPr>
            <w:r w:rsidRPr="00205D93">
              <w:rPr>
                <w:rStyle w:val="ModernTableText"/>
                <w:b/>
                <w:noProof/>
                <w:szCs w:val="17"/>
                <w:u w:val="single"/>
              </w:rPr>
              <w:t>Note</w:t>
            </w:r>
            <w:r w:rsidRPr="00205D93">
              <w:rPr>
                <w:rStyle w:val="ModernTableText"/>
                <w:b/>
                <w:noProof/>
                <w:szCs w:val="17"/>
              </w:rPr>
              <w:t>:  If populated, Prompt must = No</w:t>
            </w:r>
          </w:p>
        </w:tc>
        <w:tc>
          <w:tcPr>
            <w:tcW w:w="534" w:type="pct"/>
            <w:tcBorders>
              <w:top w:val="single" w:color="616161" w:sz="4" w:space="0"/>
              <w:left w:val="single" w:color="616161" w:sz="4" w:space="0"/>
              <w:bottom w:val="single" w:color="616161" w:sz="4" w:space="0"/>
              <w:right w:val="single" w:color="616161" w:sz="4" w:space="0"/>
            </w:tcBorders>
            <w:vAlign w:val="center"/>
          </w:tcPr>
          <w:p w:rsidRPr="00205D93" w:rsidR="001F6E03" w:rsidP="00D0385C" w:rsidRDefault="001F6E03" w14:paraId="0D905112" wp14:textId="77777777">
            <w:pPr>
              <w:pStyle w:val="TableText1"/>
              <w:keepNext/>
              <w:spacing w:before="40" w:after="40"/>
              <w:jc w:val="center"/>
              <w:rPr>
                <w:rStyle w:val="ModernTableText"/>
                <w:b/>
                <w:noProof/>
                <w:szCs w:val="17"/>
              </w:rPr>
            </w:pPr>
            <w:r w:rsidRPr="00205D93">
              <w:rPr>
                <w:rStyle w:val="ModernTableText"/>
                <w:b/>
                <w:noProof/>
                <w:szCs w:val="17"/>
              </w:rPr>
              <w:t>Prompt</w:t>
            </w:r>
          </w:p>
        </w:tc>
      </w:tr>
      <w:tr xmlns:wp14="http://schemas.microsoft.com/office/word/2010/wordml" w:rsidR="001F6E03" w:rsidTr="00D0385C" w14:paraId="7518A62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205D93" w:rsidR="001F6E03" w:rsidP="00D0385C" w:rsidRDefault="001F6E03" w14:paraId="4843E1B9"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BC5A9B" w:rsidR="001F6E03" w:rsidP="00D0385C" w:rsidRDefault="001F6E03" w14:paraId="1528695B" wp14:textId="77777777">
            <w:pPr>
              <w:pStyle w:val="TableText1"/>
              <w:keepNext/>
              <w:numPr>
                <w:ilvl w:val="0"/>
                <w:numId w:val="211"/>
              </w:numPr>
              <w:spacing w:before="40" w:after="40"/>
              <w:rPr>
                <w:rStyle w:val="ModernTableText"/>
                <w:noProof/>
                <w:sz w:val="17"/>
                <w:szCs w:val="17"/>
              </w:rPr>
            </w:pPr>
            <w:r>
              <w:rPr>
                <w:rStyle w:val="ModernTableText"/>
                <w:noProof/>
                <w:sz w:val="17"/>
                <w:szCs w:val="17"/>
              </w:rPr>
              <w:t>SA Hdr Stat Cd - Desc</w:t>
            </w:r>
          </w:p>
          <w:p w:rsidRPr="00BC5A9B" w:rsidR="001F6E03" w:rsidP="00D0385C" w:rsidRDefault="001F6E03" w14:paraId="4C5304A4" wp14:textId="77777777">
            <w:pPr>
              <w:pStyle w:val="TableText1"/>
              <w:keepNext/>
              <w:numPr>
                <w:ilvl w:val="0"/>
                <w:numId w:val="211"/>
              </w:numPr>
              <w:spacing w:before="40" w:after="40"/>
              <w:rPr>
                <w:rStyle w:val="ModernTableText"/>
                <w:szCs w:val="17"/>
              </w:rPr>
            </w:pPr>
            <w:r w:rsidRPr="00BC5A9B">
              <w:rPr>
                <w:rStyle w:val="ModernTableText"/>
                <w:noProof/>
                <w:sz w:val="17"/>
                <w:szCs w:val="17"/>
              </w:rPr>
              <w:t>A-HDR-TB.A-HDR-STAT-CD</w:t>
            </w:r>
          </w:p>
        </w:tc>
        <w:tc>
          <w:tcPr>
            <w:tcW w:w="2297" w:type="pct"/>
            <w:gridSpan w:val="4"/>
            <w:tcBorders>
              <w:top w:val="single" w:color="616161" w:sz="4" w:space="0"/>
              <w:left w:val="single" w:color="616161" w:sz="4" w:space="0"/>
              <w:bottom w:val="single" w:color="616161" w:sz="4" w:space="0"/>
              <w:right w:val="single" w:color="616161" w:sz="4" w:space="0"/>
            </w:tcBorders>
            <w:vAlign w:val="center"/>
          </w:tcPr>
          <w:p w:rsidRPr="00BC5A9B" w:rsidR="001F6E03" w:rsidP="00D0385C" w:rsidRDefault="001F6E03" w14:paraId="7338F94F" wp14:textId="77777777">
            <w:pPr>
              <w:pStyle w:val="TableText1"/>
              <w:keepNext/>
              <w:spacing w:before="40" w:after="40"/>
              <w:rPr>
                <w:rStyle w:val="ModernTableText"/>
                <w:noProof/>
                <w:szCs w:val="17"/>
              </w:rPr>
            </w:pPr>
            <w:r w:rsidRPr="00BC5A9B">
              <w:rPr>
                <w:rStyle w:val="ModernTableText"/>
                <w:noProof/>
                <w:sz w:val="17"/>
                <w:szCs w:val="17"/>
              </w:rPr>
              <w:t>A-HDR-STAT-CD &lt;&gt; 'R' (Rejected)</w:t>
            </w: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1F6E03" w:rsidP="00D0385C" w:rsidRDefault="001F6E03" w14:paraId="3DB2ED9F" wp14:textId="77777777">
            <w:pPr>
              <w:keepNext/>
              <w:jc w:val="center"/>
              <w:rPr>
                <w:rStyle w:val="ModernTableText"/>
                <w:noProof/>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1F6E03" w:rsidTr="00D0385C" w14:paraId="7754A40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205D93" w:rsidR="001F6E03" w:rsidP="00D0385C" w:rsidRDefault="001F6E03" w14:paraId="7554F542"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BC5A9B" w:rsidR="001F6E03" w:rsidP="00D0385C" w:rsidRDefault="001F6E03" w14:paraId="73BE0229" wp14:textId="77777777">
            <w:pPr>
              <w:pStyle w:val="TableText1"/>
              <w:keepNext/>
              <w:numPr>
                <w:ilvl w:val="0"/>
                <w:numId w:val="211"/>
              </w:numPr>
              <w:spacing w:before="40" w:after="40"/>
              <w:rPr>
                <w:rStyle w:val="ModernTableText"/>
                <w:szCs w:val="17"/>
              </w:rPr>
            </w:pPr>
            <w:r w:rsidRPr="00BC5A9B">
              <w:rPr>
                <w:rStyle w:val="ModernTableText"/>
                <w:szCs w:val="17"/>
              </w:rPr>
              <w:t>LOB Cd</w:t>
            </w:r>
            <w:r>
              <w:rPr>
                <w:rStyle w:val="ModernTableText"/>
                <w:szCs w:val="17"/>
              </w:rPr>
              <w:t xml:space="preserve"> Desc</w:t>
            </w:r>
            <w:r w:rsidRPr="00BC5A9B">
              <w:rPr>
                <w:rStyle w:val="ModernTableText"/>
                <w:szCs w:val="17"/>
              </w:rPr>
              <w:br/>
            </w:r>
            <w:r w:rsidRPr="00BC5A9B">
              <w:rPr>
                <w:rStyle w:val="ModernTableText"/>
                <w:szCs w:val="17"/>
              </w:rPr>
              <w:t>A-HDR -TB.R-LOB-CD</w:t>
            </w:r>
          </w:p>
        </w:tc>
        <w:tc>
          <w:tcPr>
            <w:tcW w:w="2297" w:type="pct"/>
            <w:gridSpan w:val="4"/>
            <w:tcBorders>
              <w:top w:val="single" w:color="616161" w:sz="4" w:space="0"/>
              <w:left w:val="single" w:color="616161" w:sz="4" w:space="0"/>
              <w:bottom w:val="single" w:color="616161" w:sz="4" w:space="0"/>
              <w:right w:val="single" w:color="616161" w:sz="4" w:space="0"/>
            </w:tcBorders>
            <w:vAlign w:val="center"/>
          </w:tcPr>
          <w:p w:rsidRPr="00BC5A9B" w:rsidR="001F6E03" w:rsidP="00D0385C" w:rsidRDefault="001F6E03" w14:paraId="50F233D5" wp14:textId="77777777">
            <w:pPr>
              <w:pStyle w:val="TableText1"/>
              <w:keepNext/>
              <w:spacing w:before="40" w:after="40"/>
              <w:rPr>
                <w:rStyle w:val="ModernTableText"/>
                <w:szCs w:val="17"/>
              </w:rPr>
            </w:pP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1F6E03" w:rsidP="00D0385C" w:rsidRDefault="001F6E03" w14:paraId="5C94151E" wp14:textId="77777777">
            <w:pPr>
              <w:keepNext/>
              <w:jc w:val="center"/>
              <w:rPr>
                <w:rStyle w:val="ModernTableText"/>
                <w:noProof/>
                <w:szCs w:val="23"/>
              </w:rPr>
            </w:pPr>
            <w:r w:rsidRPr="00BC5A9B">
              <w:rPr>
                <w:rStyle w:val="ModernTableText"/>
                <w:rFonts w:ascii="Wingdings" w:hAnsi="Wingdings" w:eastAsia="Wingdings" w:cs="Wingdings"/>
                <w:noProof/>
                <w:szCs w:val="23"/>
              </w:rPr>
              <w:t>þ</w:t>
            </w:r>
            <w:r w:rsidRPr="00BC5A9B">
              <w:rPr>
                <w:rStyle w:val="ModernTableText"/>
                <w:noProof/>
                <w:szCs w:val="23"/>
              </w:rPr>
              <w:t xml:space="preserve"> </w:t>
            </w:r>
            <w:r w:rsidRPr="00BC5A9B">
              <w:rPr>
                <w:rStyle w:val="ModernTableText"/>
                <w:noProof/>
                <w:szCs w:val="17"/>
              </w:rPr>
              <w:t xml:space="preserve">No  </w:t>
            </w:r>
            <w:r w:rsidRPr="00BC5A9B">
              <w:rPr>
                <w:rStyle w:val="ModernTableText"/>
                <w:rFonts w:ascii="Wingdings 2" w:hAnsi="Wingdings 2" w:eastAsia="Wingdings 2" w:cs="Wingdings 2"/>
                <w:noProof/>
                <w:szCs w:val="23"/>
              </w:rPr>
              <w:t>£</w:t>
            </w:r>
            <w:r w:rsidRPr="00BC5A9B">
              <w:rPr>
                <w:rStyle w:val="ModernTableText"/>
                <w:noProof/>
                <w:szCs w:val="17"/>
              </w:rPr>
              <w:t xml:space="preserve"> Yes</w:t>
            </w:r>
          </w:p>
        </w:tc>
      </w:tr>
      <w:tr xmlns:wp14="http://schemas.microsoft.com/office/word/2010/wordml" w:rsidR="001F6E03" w:rsidTr="00D0385C" w14:paraId="528D86C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205D93" w:rsidR="001F6E03" w:rsidP="00D0385C" w:rsidRDefault="001F6E03" w14:paraId="48ACCE14"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F05CB8" w:rsidR="001F6E03" w:rsidP="00D0385C" w:rsidRDefault="001F6E03" w14:paraId="21375D4B" wp14:textId="77777777">
            <w:pPr>
              <w:pStyle w:val="TableText1"/>
              <w:keepNext/>
              <w:numPr>
                <w:ilvl w:val="0"/>
                <w:numId w:val="211"/>
              </w:numPr>
              <w:spacing w:before="40" w:after="40"/>
              <w:rPr>
                <w:rStyle w:val="ModernTableText"/>
                <w:szCs w:val="17"/>
              </w:rPr>
            </w:pPr>
            <w:r>
              <w:rPr>
                <w:rStyle w:val="ModernTableText"/>
                <w:szCs w:val="17"/>
              </w:rPr>
              <w:t>Prov ID</w:t>
            </w:r>
            <w:r w:rsidRPr="00F05CB8">
              <w:rPr>
                <w:rStyle w:val="ModernTableText"/>
                <w:szCs w:val="17"/>
              </w:rPr>
              <w:br/>
            </w:r>
            <w:r>
              <w:rPr>
                <w:rStyle w:val="ModernTableText"/>
                <w:szCs w:val="17"/>
              </w:rPr>
              <w:t>P_ALT_ID_TB.P_ALT_ID</w:t>
            </w:r>
          </w:p>
        </w:tc>
        <w:tc>
          <w:tcPr>
            <w:tcW w:w="2297" w:type="pct"/>
            <w:gridSpan w:val="4"/>
            <w:tcBorders>
              <w:top w:val="single" w:color="616161" w:sz="4" w:space="0"/>
              <w:left w:val="single" w:color="616161" w:sz="4" w:space="0"/>
              <w:bottom w:val="single" w:color="616161" w:sz="4" w:space="0"/>
              <w:right w:val="single" w:color="616161" w:sz="4" w:space="0"/>
            </w:tcBorders>
          </w:tcPr>
          <w:p w:rsidR="002338A9" w:rsidP="002338A9" w:rsidRDefault="002338A9" w14:paraId="0C0F9A2D" wp14:textId="77777777">
            <w:pPr>
              <w:pStyle w:val="TableText1"/>
              <w:keepNext/>
              <w:spacing w:before="40" w:after="40"/>
              <w:rPr>
                <w:rStyle w:val="ModernTableText"/>
                <w:szCs w:val="17"/>
              </w:rPr>
            </w:pPr>
            <w:r>
              <w:rPr>
                <w:rStyle w:val="ModernTableText"/>
                <w:szCs w:val="17"/>
              </w:rPr>
              <w:t>Scheduled:  Default to all providers</w:t>
            </w:r>
          </w:p>
          <w:p w:rsidR="002338A9" w:rsidP="002338A9" w:rsidRDefault="002338A9" w14:paraId="7C081F24" wp14:textId="77777777">
            <w:pPr>
              <w:pStyle w:val="TableText1"/>
              <w:keepNext/>
              <w:spacing w:before="40" w:after="40"/>
              <w:rPr>
                <w:rStyle w:val="ModernTableText"/>
                <w:szCs w:val="17"/>
              </w:rPr>
            </w:pPr>
            <w:r>
              <w:rPr>
                <w:rStyle w:val="ModernTableText"/>
                <w:szCs w:val="17"/>
              </w:rPr>
              <w:t>On-Request: User selectable provider(s)</w:t>
            </w:r>
          </w:p>
          <w:p w:rsidR="002338A9" w:rsidP="002338A9" w:rsidRDefault="002338A9" w14:paraId="034F2E94" wp14:textId="77777777">
            <w:pPr>
              <w:pStyle w:val="TableText1"/>
              <w:keepNext/>
              <w:spacing w:before="40" w:after="40"/>
              <w:rPr>
                <w:rStyle w:val="ModernTableText"/>
                <w:szCs w:val="17"/>
              </w:rPr>
            </w:pPr>
          </w:p>
          <w:p w:rsidR="002338A9" w:rsidP="002338A9" w:rsidRDefault="002338A9" w14:paraId="2465DBB2" wp14:textId="77777777">
            <w:pPr>
              <w:pStyle w:val="TableText1"/>
              <w:keepNext/>
              <w:spacing w:before="40" w:after="40"/>
              <w:rPr>
                <w:rStyle w:val="ModernTableText"/>
                <w:szCs w:val="17"/>
              </w:rPr>
            </w:pPr>
            <w:r w:rsidRPr="000B52DA">
              <w:rPr>
                <w:rStyle w:val="ModernTableText"/>
                <w:szCs w:val="17"/>
              </w:rPr>
              <w:t>See Report Special Processing &amp; Source Column Processing Logic below</w:t>
            </w:r>
          </w:p>
          <w:p w:rsidRPr="00F05CB8" w:rsidR="001F6E03" w:rsidP="00D0385C" w:rsidRDefault="001F6E03" w14:paraId="25F46DFC" wp14:textId="77777777">
            <w:pPr>
              <w:pStyle w:val="TableText1"/>
              <w:keepNext/>
              <w:spacing w:before="40" w:after="40"/>
              <w:rPr>
                <w:rStyle w:val="ModernTableText"/>
                <w:szCs w:val="17"/>
              </w:rPr>
            </w:pPr>
          </w:p>
        </w:tc>
        <w:tc>
          <w:tcPr>
            <w:tcW w:w="534" w:type="pct"/>
            <w:tcBorders>
              <w:top w:val="single" w:color="616161" w:sz="4" w:space="0"/>
              <w:left w:val="single" w:color="616161" w:sz="4" w:space="0"/>
              <w:bottom w:val="single" w:color="616161" w:sz="4" w:space="0"/>
              <w:right w:val="single" w:color="616161" w:sz="4" w:space="0"/>
            </w:tcBorders>
            <w:vAlign w:val="center"/>
          </w:tcPr>
          <w:p w:rsidRPr="00F05CB8" w:rsidR="001F6E03" w:rsidP="00D0385C" w:rsidRDefault="001F6E03" w14:paraId="27ADE245" wp14:textId="77777777">
            <w:pPr>
              <w:keepNext/>
              <w:jc w:val="center"/>
              <w:rPr>
                <w:noProof/>
                <w:sz w:val="18"/>
                <w:szCs w:val="19"/>
              </w:rPr>
            </w:pPr>
            <w:r w:rsidRPr="00F05CB8">
              <w:rPr>
                <w:rStyle w:val="ModernTableText"/>
                <w:rFonts w:ascii="Wingdings 2" w:hAnsi="Wingdings 2" w:eastAsia="Wingdings 2" w:cs="Wingdings 2"/>
                <w:noProof/>
                <w:szCs w:val="23"/>
              </w:rPr>
              <w:t>£</w:t>
            </w:r>
            <w:r w:rsidRPr="00F05CB8">
              <w:rPr>
                <w:rStyle w:val="ModernTableText"/>
                <w:noProof/>
                <w:szCs w:val="23"/>
              </w:rPr>
              <w:t xml:space="preserve"> </w:t>
            </w:r>
            <w:r w:rsidRPr="00F05CB8">
              <w:rPr>
                <w:rStyle w:val="ModernTableText"/>
                <w:noProof/>
                <w:szCs w:val="17"/>
              </w:rPr>
              <w:t xml:space="preserve">No  </w:t>
            </w:r>
            <w:r w:rsidRPr="00F05CB8">
              <w:rPr>
                <w:rStyle w:val="ModernTableText"/>
                <w:rFonts w:ascii="Wingdings" w:hAnsi="Wingdings" w:eastAsia="Wingdings" w:cs="Wingdings"/>
                <w:noProof/>
                <w:szCs w:val="23"/>
              </w:rPr>
              <w:t>þ</w:t>
            </w:r>
            <w:r w:rsidRPr="00F05CB8">
              <w:rPr>
                <w:rStyle w:val="ModernTableText"/>
                <w:noProof/>
                <w:szCs w:val="17"/>
              </w:rPr>
              <w:t xml:space="preserve"> Yes</w:t>
            </w:r>
          </w:p>
        </w:tc>
      </w:tr>
      <w:tr xmlns:wp14="http://schemas.microsoft.com/office/word/2010/wordml" w:rsidR="001F6E03" w:rsidTr="00D0385C" w14:paraId="4016C47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205D93" w:rsidR="001F6E03" w:rsidP="00D0385C" w:rsidRDefault="001F6E03" w14:paraId="198E26F8"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F05CB8" w:rsidR="001F6E03" w:rsidP="00D0385C" w:rsidRDefault="001F6E03" w14:paraId="3496573B" wp14:textId="77777777">
            <w:pPr>
              <w:pStyle w:val="TableText1"/>
              <w:numPr>
                <w:ilvl w:val="0"/>
                <w:numId w:val="211"/>
              </w:numPr>
              <w:spacing w:before="40" w:after="40"/>
              <w:rPr>
                <w:rStyle w:val="ModernTableText"/>
                <w:szCs w:val="17"/>
              </w:rPr>
            </w:pPr>
            <w:r w:rsidRPr="00F05CB8">
              <w:rPr>
                <w:rStyle w:val="ModernTableText"/>
                <w:szCs w:val="17"/>
              </w:rPr>
              <w:t>Report</w:t>
            </w:r>
            <w:r>
              <w:rPr>
                <w:rStyle w:val="ModernTableText"/>
                <w:szCs w:val="17"/>
              </w:rPr>
              <w:t>ing</w:t>
            </w:r>
            <w:r w:rsidRPr="00F05CB8">
              <w:rPr>
                <w:rStyle w:val="ModernTableText"/>
                <w:szCs w:val="17"/>
              </w:rPr>
              <w:t xml:space="preserve"> Date</w:t>
            </w:r>
          </w:p>
          <w:p w:rsidRPr="00F05CB8" w:rsidR="001F6E03" w:rsidP="00D0385C" w:rsidRDefault="001F6E03" w14:paraId="06890E8B" wp14:textId="77777777">
            <w:pPr>
              <w:pStyle w:val="TableText1"/>
              <w:numPr>
                <w:ilvl w:val="0"/>
                <w:numId w:val="211"/>
              </w:numPr>
              <w:spacing w:before="40" w:after="40"/>
              <w:rPr>
                <w:rStyle w:val="ModernTableText"/>
                <w:szCs w:val="17"/>
              </w:rPr>
            </w:pPr>
            <w:r>
              <w:rPr>
                <w:rStyle w:val="ModernTableText"/>
                <w:szCs w:val="17"/>
              </w:rPr>
              <w:t>A_CMNT</w:t>
            </w:r>
            <w:r w:rsidRPr="00F05CB8">
              <w:rPr>
                <w:rStyle w:val="ModernTableText"/>
                <w:szCs w:val="17"/>
              </w:rPr>
              <w:t>_TB.G_AUD_ADD_TS</w:t>
            </w:r>
            <w:r w:rsidRPr="00F05CB8">
              <w:rPr>
                <w:rStyle w:val="ModernTableText"/>
                <w:szCs w:val="17"/>
              </w:rPr>
              <w:br/>
            </w:r>
            <w:r w:rsidRPr="00F05CB8">
              <w:rPr>
                <w:rStyle w:val="ModernTableText"/>
                <w:szCs w:val="17"/>
              </w:rPr>
              <w:t xml:space="preserve"> </w:t>
            </w:r>
          </w:p>
        </w:tc>
        <w:tc>
          <w:tcPr>
            <w:tcW w:w="2297" w:type="pct"/>
            <w:gridSpan w:val="4"/>
            <w:tcBorders>
              <w:top w:val="single" w:color="616161" w:sz="4" w:space="0"/>
              <w:left w:val="single" w:color="616161" w:sz="4" w:space="0"/>
              <w:bottom w:val="single" w:color="616161" w:sz="4" w:space="0"/>
              <w:right w:val="single" w:color="616161" w:sz="4" w:space="0"/>
            </w:tcBorders>
          </w:tcPr>
          <w:p w:rsidR="00707BF0" w:rsidP="00707BF0" w:rsidRDefault="00707BF0" w14:paraId="1FF2263B" wp14:textId="77777777">
            <w:pPr>
              <w:pStyle w:val="TableText1"/>
              <w:spacing w:before="40" w:after="40"/>
              <w:rPr>
                <w:rStyle w:val="ModernTableText"/>
                <w:szCs w:val="17"/>
              </w:rPr>
            </w:pPr>
            <w:r>
              <w:rPr>
                <w:rStyle w:val="ModernTableText"/>
                <w:szCs w:val="17"/>
              </w:rPr>
              <w:t>Scheduled:  A_CMNT_TB.G_AUD_ADD_TS = Reporting Date</w:t>
            </w:r>
            <w:r w:rsidRPr="00D70223">
              <w:rPr>
                <w:rStyle w:val="ModernTableText"/>
                <w:szCs w:val="17"/>
              </w:rPr>
              <w:t xml:space="preserve"> </w:t>
            </w:r>
            <w:r>
              <w:rPr>
                <w:rStyle w:val="ModernTableText"/>
                <w:szCs w:val="17"/>
              </w:rPr>
              <w:t>(</w:t>
            </w:r>
            <w:r w:rsidRPr="00D70223">
              <w:rPr>
                <w:rStyle w:val="ModernTableText"/>
                <w:szCs w:val="17"/>
              </w:rPr>
              <w:t>CURR_DT_V.</w:t>
            </w:r>
            <w:r>
              <w:rPr>
                <w:rStyle w:val="ModernTableText"/>
                <w:szCs w:val="17"/>
              </w:rPr>
              <w:t xml:space="preserve">DT-Current) </w:t>
            </w:r>
          </w:p>
          <w:p w:rsidRPr="008F4823" w:rsidR="00707BF0" w:rsidP="00707BF0" w:rsidRDefault="00707BF0" w14:paraId="1FC20F83" wp14:textId="77777777">
            <w:pPr>
              <w:pStyle w:val="TableText1"/>
              <w:spacing w:before="40" w:after="40"/>
              <w:rPr>
                <w:rStyle w:val="ModernTableText"/>
                <w:szCs w:val="17"/>
              </w:rPr>
            </w:pPr>
            <w:r w:rsidRPr="008F4823">
              <w:rPr>
                <w:rStyle w:val="ModernTableText"/>
                <w:szCs w:val="17"/>
              </w:rPr>
              <w:t>On-Request</w:t>
            </w:r>
            <w:r>
              <w:rPr>
                <w:rStyle w:val="ModernTableText"/>
                <w:szCs w:val="17"/>
              </w:rPr>
              <w:t xml:space="preserve">:  </w:t>
            </w:r>
            <w:r w:rsidRPr="008F4823">
              <w:rPr>
                <w:rStyle w:val="ModernTableText"/>
                <w:szCs w:val="17"/>
              </w:rPr>
              <w:t>A_CMNT_TB.G_AUD_ADD_TS = Reporting Date</w:t>
            </w:r>
            <w:r>
              <w:rPr>
                <w:rStyle w:val="ModernTableText"/>
                <w:szCs w:val="17"/>
              </w:rPr>
              <w:t xml:space="preserve"> </w:t>
            </w:r>
            <w:r w:rsidRPr="008F4823">
              <w:rPr>
                <w:rStyle w:val="ModernTableText"/>
                <w:szCs w:val="17"/>
              </w:rPr>
              <w:t>(user entered date)</w:t>
            </w:r>
          </w:p>
          <w:p w:rsidRPr="00F05CB8" w:rsidR="001F6E03" w:rsidP="00D0385C" w:rsidRDefault="001F6E03" w14:paraId="7DB7917E" wp14:textId="77777777">
            <w:pPr>
              <w:pStyle w:val="TableText1"/>
              <w:spacing w:before="40" w:after="40"/>
              <w:rPr>
                <w:rStyle w:val="ModernTableText"/>
                <w:szCs w:val="17"/>
              </w:rPr>
            </w:pPr>
          </w:p>
        </w:tc>
        <w:tc>
          <w:tcPr>
            <w:tcW w:w="534" w:type="pct"/>
            <w:tcBorders>
              <w:top w:val="single" w:color="616161" w:sz="4" w:space="0"/>
              <w:left w:val="single" w:color="616161" w:sz="4" w:space="0"/>
              <w:bottom w:val="single" w:color="616161" w:sz="4" w:space="0"/>
              <w:right w:val="single" w:color="616161" w:sz="4" w:space="0"/>
            </w:tcBorders>
            <w:vAlign w:val="center"/>
          </w:tcPr>
          <w:p w:rsidRPr="00DF6897" w:rsidR="001F6E03" w:rsidP="00D0385C" w:rsidRDefault="001F6E03" w14:paraId="74E0DB6C" wp14:textId="77777777">
            <w:pPr>
              <w:jc w:val="center"/>
              <w:rPr>
                <w:rStyle w:val="ModernTableText"/>
                <w:noProof/>
                <w:szCs w:val="23"/>
                <w:highlight w:val="yellow"/>
              </w:rPr>
            </w:pPr>
            <w:r w:rsidRPr="00F05CB8">
              <w:rPr>
                <w:rStyle w:val="ModernTableText"/>
                <w:rFonts w:ascii="Wingdings 2" w:hAnsi="Wingdings 2" w:eastAsia="Wingdings 2" w:cs="Wingdings 2"/>
                <w:noProof/>
                <w:szCs w:val="23"/>
              </w:rPr>
              <w:t>£</w:t>
            </w:r>
            <w:r w:rsidRPr="00F05CB8">
              <w:rPr>
                <w:rStyle w:val="ModernTableText"/>
                <w:noProof/>
                <w:szCs w:val="23"/>
              </w:rPr>
              <w:t xml:space="preserve"> </w:t>
            </w:r>
            <w:r w:rsidRPr="00F05CB8">
              <w:rPr>
                <w:rStyle w:val="ModernTableText"/>
                <w:noProof/>
                <w:szCs w:val="17"/>
              </w:rPr>
              <w:t xml:space="preserve">No  </w:t>
            </w:r>
            <w:r w:rsidRPr="00F05CB8">
              <w:rPr>
                <w:rStyle w:val="ModernTableText"/>
                <w:rFonts w:ascii="Wingdings" w:hAnsi="Wingdings" w:eastAsia="Wingdings" w:cs="Wingdings"/>
                <w:noProof/>
                <w:szCs w:val="23"/>
              </w:rPr>
              <w:t>þ</w:t>
            </w:r>
            <w:r w:rsidRPr="00F05CB8">
              <w:rPr>
                <w:rStyle w:val="ModernTableText"/>
                <w:noProof/>
                <w:szCs w:val="17"/>
              </w:rPr>
              <w:t xml:space="preserve"> Yes</w:t>
            </w:r>
          </w:p>
        </w:tc>
      </w:tr>
      <w:tr xmlns:wp14="http://schemas.microsoft.com/office/word/2010/wordml" w:rsidR="001F6E03" w:rsidTr="00D0385C" w14:paraId="1D546EE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1F6E03" w:rsidP="00D0385C" w:rsidRDefault="001F6E03" w14:paraId="736B3B6C" wp14:textId="77777777">
            <w:pPr>
              <w:pStyle w:val="ModernBodyT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1F6E03" w:rsidTr="00D0385C" w14:paraId="00688B0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restart"/>
            <w:vAlign w:val="center"/>
          </w:tcPr>
          <w:p w:rsidRPr="00205D93" w:rsidR="001F6E03" w:rsidP="00D0385C" w:rsidRDefault="001F6E03" w14:paraId="7BA719E7" wp14:textId="77777777">
            <w:pPr>
              <w:pStyle w:val="TableHeading"/>
              <w:spacing w:before="40" w:after="40"/>
              <w:rPr>
                <w:rStyle w:val="ModernTableText"/>
                <w:noProof/>
                <w:szCs w:val="17"/>
              </w:rPr>
            </w:pPr>
            <w:r w:rsidRPr="00205D93">
              <w:rPr>
                <w:rStyle w:val="ModernTableText"/>
                <w:noProof/>
                <w:szCs w:val="17"/>
              </w:rPr>
              <w:t>Sort By:</w:t>
            </w:r>
          </w:p>
        </w:tc>
        <w:tc>
          <w:tcPr>
            <w:tcW w:w="1828" w:type="pct"/>
            <w:gridSpan w:val="4"/>
            <w:vAlign w:val="center"/>
          </w:tcPr>
          <w:p w:rsidRPr="00205D93" w:rsidR="001F6E03" w:rsidP="00D0385C" w:rsidRDefault="001F6E03" w14:paraId="6FD535C2" wp14:textId="77777777">
            <w:pPr>
              <w:pStyle w:val="TableText1"/>
              <w:numPr>
                <w:ilvl w:val="0"/>
                <w:numId w:val="210"/>
              </w:numPr>
              <w:spacing w:before="40" w:after="40"/>
              <w:rPr>
                <w:rStyle w:val="ModernTableText"/>
                <w:szCs w:val="17"/>
              </w:rPr>
            </w:pPr>
            <w:r w:rsidRPr="00205D93">
              <w:rPr>
                <w:rStyle w:val="ModernTableText"/>
                <w:szCs w:val="17"/>
              </w:rPr>
              <w:t>LOB Cd</w:t>
            </w:r>
            <w:r>
              <w:rPr>
                <w:rStyle w:val="ModernTableText"/>
                <w:szCs w:val="17"/>
              </w:rPr>
              <w:t xml:space="preserve"> – Desc</w:t>
            </w:r>
          </w:p>
        </w:tc>
        <w:tc>
          <w:tcPr>
            <w:tcW w:w="2167" w:type="pct"/>
            <w:gridSpan w:val="4"/>
          </w:tcPr>
          <w:p w:rsidRPr="00205D93" w:rsidR="001F6E03" w:rsidP="00D0385C" w:rsidRDefault="001F6E03" w14:paraId="1561BC96" wp14:textId="77777777">
            <w:pPr>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1F6E03" w:rsidTr="00D0385C" w14:paraId="0199FAA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205D93" w:rsidR="001F6E03" w:rsidP="00D0385C" w:rsidRDefault="001F6E03" w14:paraId="6D43981B" wp14:textId="77777777">
            <w:pPr>
              <w:pStyle w:val="TableHeading"/>
              <w:spacing w:before="40" w:after="40"/>
              <w:rPr>
                <w:rStyle w:val="ModernTableText"/>
                <w:noProof/>
                <w:szCs w:val="17"/>
              </w:rPr>
            </w:pPr>
          </w:p>
        </w:tc>
        <w:tc>
          <w:tcPr>
            <w:tcW w:w="1828" w:type="pct"/>
            <w:gridSpan w:val="4"/>
            <w:vAlign w:val="center"/>
          </w:tcPr>
          <w:p w:rsidRPr="000307E1" w:rsidR="001F6E03" w:rsidP="00D0385C" w:rsidRDefault="001F6E03" w14:paraId="21F7F74C" wp14:textId="77777777">
            <w:pPr>
              <w:pStyle w:val="TableText1"/>
              <w:numPr>
                <w:ilvl w:val="0"/>
                <w:numId w:val="210"/>
              </w:numPr>
              <w:spacing w:before="40" w:after="40"/>
              <w:rPr>
                <w:rStyle w:val="ModernTableText"/>
                <w:szCs w:val="17"/>
              </w:rPr>
            </w:pPr>
            <w:r>
              <w:rPr>
                <w:rStyle w:val="ModernTableText"/>
                <w:szCs w:val="17"/>
              </w:rPr>
              <w:t>Prov ID</w:t>
            </w:r>
          </w:p>
        </w:tc>
        <w:tc>
          <w:tcPr>
            <w:tcW w:w="2167" w:type="pct"/>
            <w:gridSpan w:val="4"/>
          </w:tcPr>
          <w:p w:rsidRPr="000307E1" w:rsidR="001F6E03" w:rsidP="00D0385C" w:rsidRDefault="001F6E03" w14:paraId="1F258D57" wp14:textId="77777777">
            <w:pPr>
              <w:rPr>
                <w:noProof/>
                <w:sz w:val="18"/>
                <w:szCs w:val="19"/>
              </w:rPr>
            </w:pPr>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p>
        </w:tc>
      </w:tr>
      <w:tr xmlns:wp14="http://schemas.microsoft.com/office/word/2010/wordml" w:rsidR="001F6E03" w:rsidTr="00D0385C" w14:paraId="2158685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205D93" w:rsidR="001F6E03" w:rsidP="00D0385C" w:rsidRDefault="001F6E03" w14:paraId="0A0D402A" wp14:textId="77777777">
            <w:pPr>
              <w:pStyle w:val="TableHeading"/>
              <w:spacing w:before="40" w:after="40"/>
              <w:rPr>
                <w:rStyle w:val="ModernTableText"/>
                <w:noProof/>
                <w:szCs w:val="17"/>
              </w:rPr>
            </w:pPr>
          </w:p>
        </w:tc>
        <w:tc>
          <w:tcPr>
            <w:tcW w:w="1828" w:type="pct"/>
            <w:gridSpan w:val="4"/>
            <w:vAlign w:val="center"/>
          </w:tcPr>
          <w:p w:rsidRPr="000307E1" w:rsidR="001F6E03" w:rsidP="00D0385C" w:rsidRDefault="001F6E03" w14:paraId="4B1751BE" wp14:textId="77777777">
            <w:pPr>
              <w:pStyle w:val="TableText1"/>
              <w:numPr>
                <w:ilvl w:val="0"/>
                <w:numId w:val="210"/>
              </w:numPr>
              <w:spacing w:before="40" w:after="40"/>
              <w:rPr>
                <w:rStyle w:val="ModernTableText"/>
                <w:szCs w:val="17"/>
              </w:rPr>
            </w:pPr>
            <w:r>
              <w:rPr>
                <w:rStyle w:val="ModernTableText"/>
                <w:szCs w:val="17"/>
              </w:rPr>
              <w:t>SA Subm Mbr ID</w:t>
            </w:r>
          </w:p>
        </w:tc>
        <w:tc>
          <w:tcPr>
            <w:tcW w:w="2167" w:type="pct"/>
            <w:gridSpan w:val="4"/>
            <w:vAlign w:val="center"/>
          </w:tcPr>
          <w:p w:rsidRPr="000307E1" w:rsidR="001F6E03" w:rsidP="00D0385C" w:rsidRDefault="001F6E03" w14:paraId="65F12A68" wp14:textId="77777777">
            <w:pPr>
              <w:pStyle w:val="TableText1"/>
              <w:spacing w:before="40" w:after="40"/>
              <w:rPr>
                <w:rStyle w:val="ModernTableText"/>
                <w:noProof/>
                <w:szCs w:val="23"/>
              </w:rPr>
            </w:pPr>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p>
        </w:tc>
      </w:tr>
      <w:tr xmlns:wp14="http://schemas.microsoft.com/office/word/2010/wordml" w:rsidR="001F6E03" w:rsidTr="00D0385C" w14:paraId="41DDC7A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205D93" w:rsidR="001F6E03" w:rsidP="00D0385C" w:rsidRDefault="001F6E03" w14:paraId="085A157D" wp14:textId="77777777">
            <w:pPr>
              <w:pStyle w:val="TableHeading"/>
              <w:spacing w:before="40" w:after="40"/>
              <w:rPr>
                <w:rStyle w:val="ModernTableText"/>
                <w:noProof/>
                <w:szCs w:val="17"/>
              </w:rPr>
            </w:pPr>
          </w:p>
        </w:tc>
        <w:tc>
          <w:tcPr>
            <w:tcW w:w="1828" w:type="pct"/>
            <w:gridSpan w:val="4"/>
            <w:vAlign w:val="center"/>
          </w:tcPr>
          <w:p w:rsidRPr="000307E1" w:rsidR="001F6E03" w:rsidP="00D0385C" w:rsidRDefault="001F6E03" w14:paraId="32D7B3D4" wp14:textId="77777777">
            <w:pPr>
              <w:pStyle w:val="TableText1"/>
              <w:numPr>
                <w:ilvl w:val="0"/>
                <w:numId w:val="210"/>
              </w:numPr>
              <w:spacing w:before="40" w:after="40"/>
              <w:rPr>
                <w:rStyle w:val="ModernTableText"/>
                <w:szCs w:val="17"/>
              </w:rPr>
            </w:pPr>
            <w:r w:rsidRPr="000307E1">
              <w:rPr>
                <w:rStyle w:val="ModernTableText"/>
                <w:szCs w:val="17"/>
              </w:rPr>
              <w:t xml:space="preserve">SA </w:t>
            </w:r>
            <w:r>
              <w:rPr>
                <w:rStyle w:val="ModernTableText"/>
                <w:szCs w:val="17"/>
              </w:rPr>
              <w:t>Auth ID</w:t>
            </w:r>
          </w:p>
        </w:tc>
        <w:tc>
          <w:tcPr>
            <w:tcW w:w="2167" w:type="pct"/>
            <w:gridSpan w:val="4"/>
            <w:vAlign w:val="center"/>
          </w:tcPr>
          <w:p w:rsidRPr="000307E1" w:rsidR="001F6E03" w:rsidP="00D0385C" w:rsidRDefault="001F6E03" w14:paraId="40FCFD50" wp14:textId="77777777">
            <w:pPr>
              <w:pStyle w:val="TableText1"/>
              <w:spacing w:before="40" w:after="40"/>
              <w:rPr>
                <w:rStyle w:val="ModernTableText"/>
                <w:noProof/>
                <w:szCs w:val="17"/>
              </w:rPr>
            </w:pPr>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p>
        </w:tc>
      </w:tr>
      <w:tr xmlns:wp14="http://schemas.microsoft.com/office/word/2010/wordml" w:rsidR="001F6E03" w:rsidTr="00D0385C" w14:paraId="7A70AF0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restart"/>
            <w:vAlign w:val="center"/>
          </w:tcPr>
          <w:p w:rsidRPr="00205D93" w:rsidR="001F6E03" w:rsidP="00D0385C" w:rsidRDefault="001F6E03" w14:paraId="3BEBF797" wp14:textId="77777777">
            <w:pPr>
              <w:pStyle w:val="TableHeading"/>
              <w:spacing w:before="40" w:after="40"/>
              <w:rPr>
                <w:rStyle w:val="ModernTableText"/>
                <w:noProof/>
                <w:szCs w:val="17"/>
              </w:rPr>
            </w:pPr>
            <w:r w:rsidRPr="00205D93">
              <w:rPr>
                <w:rStyle w:val="ModernTableText"/>
                <w:noProof/>
                <w:szCs w:val="17"/>
              </w:rPr>
              <w:t>Control Break</w:t>
            </w:r>
          </w:p>
        </w:tc>
        <w:tc>
          <w:tcPr>
            <w:tcW w:w="512" w:type="pct"/>
            <w:vAlign w:val="center"/>
          </w:tcPr>
          <w:p w:rsidRPr="00205D93" w:rsidR="001F6E03" w:rsidP="00D0385C" w:rsidRDefault="001F6E03" w14:paraId="2C628499" wp14:textId="77777777">
            <w:pPr>
              <w:pStyle w:val="TableHeading"/>
              <w:spacing w:before="40" w:after="40"/>
              <w:rPr>
                <w:rStyle w:val="ModernTableText"/>
                <w:noProof/>
                <w:szCs w:val="17"/>
              </w:rPr>
            </w:pPr>
            <w:r w:rsidRPr="00205D93">
              <w:rPr>
                <w:rStyle w:val="ModernTableText"/>
                <w:noProof/>
                <w:szCs w:val="17"/>
              </w:rPr>
              <w:t>Page:</w:t>
            </w:r>
          </w:p>
        </w:tc>
        <w:tc>
          <w:tcPr>
            <w:tcW w:w="1158" w:type="pct"/>
            <w:gridSpan w:val="2"/>
            <w:vAlign w:val="center"/>
          </w:tcPr>
          <w:p w:rsidRPr="000307E1" w:rsidR="001F6E03" w:rsidP="00D0385C" w:rsidRDefault="001F6E03" w14:paraId="567ED519" wp14:textId="77777777">
            <w:pPr>
              <w:pStyle w:val="TableText1"/>
              <w:numPr>
                <w:ilvl w:val="0"/>
                <w:numId w:val="209"/>
              </w:numPr>
              <w:spacing w:before="40" w:after="40"/>
              <w:rPr>
                <w:rStyle w:val="ModernTableText"/>
                <w:szCs w:val="17"/>
              </w:rPr>
            </w:pPr>
          </w:p>
        </w:tc>
        <w:tc>
          <w:tcPr>
            <w:tcW w:w="1622" w:type="pct"/>
            <w:gridSpan w:val="4"/>
            <w:vAlign w:val="center"/>
          </w:tcPr>
          <w:p w:rsidRPr="000307E1" w:rsidR="001F6E03" w:rsidP="00D0385C" w:rsidRDefault="001F6E03" w14:paraId="12C7182B" wp14:textId="77777777">
            <w:pPr>
              <w:pStyle w:val="TableText1"/>
              <w:numPr>
                <w:ilvl w:val="0"/>
                <w:numId w:val="209"/>
              </w:numPr>
              <w:spacing w:before="40" w:after="40"/>
              <w:rPr>
                <w:rStyle w:val="ModernTableText"/>
                <w:szCs w:val="17"/>
              </w:rPr>
            </w:pPr>
          </w:p>
        </w:tc>
        <w:tc>
          <w:tcPr>
            <w:tcW w:w="1215" w:type="pct"/>
            <w:gridSpan w:val="2"/>
            <w:vAlign w:val="center"/>
          </w:tcPr>
          <w:p w:rsidRPr="00205D93" w:rsidR="001F6E03" w:rsidP="00D0385C" w:rsidRDefault="001F6E03" w14:paraId="706A2612" wp14:textId="77777777">
            <w:pPr>
              <w:pStyle w:val="TableText1"/>
              <w:numPr>
                <w:ilvl w:val="0"/>
                <w:numId w:val="209"/>
              </w:numPr>
              <w:spacing w:before="40" w:after="40"/>
              <w:rPr>
                <w:rStyle w:val="ModernTableText"/>
                <w:szCs w:val="17"/>
              </w:rPr>
            </w:pPr>
          </w:p>
        </w:tc>
      </w:tr>
      <w:tr xmlns:wp14="http://schemas.microsoft.com/office/word/2010/wordml" w:rsidR="001F6E03" w:rsidTr="00D0385C" w14:paraId="154A063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tcBorders>
              <w:bottom w:val="single" w:color="616161" w:sz="2" w:space="0"/>
            </w:tcBorders>
            <w:vAlign w:val="center"/>
          </w:tcPr>
          <w:p w:rsidRPr="00205D93" w:rsidR="001F6E03" w:rsidP="00D0385C" w:rsidRDefault="001F6E03" w14:paraId="29002B9B" wp14:textId="77777777">
            <w:pPr>
              <w:pStyle w:val="TableHeading"/>
              <w:spacing w:before="40" w:after="40"/>
              <w:rPr>
                <w:rStyle w:val="ModernTableText"/>
                <w:noProof/>
                <w:szCs w:val="17"/>
              </w:rPr>
            </w:pPr>
          </w:p>
        </w:tc>
        <w:tc>
          <w:tcPr>
            <w:tcW w:w="512" w:type="pct"/>
            <w:tcBorders>
              <w:bottom w:val="single" w:color="616161" w:sz="2" w:space="0"/>
            </w:tcBorders>
            <w:vAlign w:val="center"/>
          </w:tcPr>
          <w:p w:rsidRPr="00205D93" w:rsidR="001F6E03" w:rsidP="00D0385C" w:rsidRDefault="001F6E03" w14:paraId="3824A85C"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tcBorders>
              <w:bottom w:val="single" w:color="616161" w:sz="2" w:space="0"/>
            </w:tcBorders>
            <w:vAlign w:val="center"/>
          </w:tcPr>
          <w:p w:rsidRPr="00205D93" w:rsidR="001F6E03" w:rsidP="00D0385C" w:rsidRDefault="001F6E03" w14:paraId="0018B85A" wp14:textId="77777777">
            <w:pPr>
              <w:pStyle w:val="TableText1"/>
              <w:numPr>
                <w:ilvl w:val="0"/>
                <w:numId w:val="208"/>
              </w:numPr>
              <w:spacing w:before="40" w:after="40"/>
              <w:rPr>
                <w:rStyle w:val="ModernTableText"/>
                <w:szCs w:val="17"/>
              </w:rPr>
            </w:pPr>
          </w:p>
        </w:tc>
        <w:tc>
          <w:tcPr>
            <w:tcW w:w="1622" w:type="pct"/>
            <w:gridSpan w:val="4"/>
            <w:tcBorders>
              <w:bottom w:val="single" w:color="616161" w:sz="2" w:space="0"/>
            </w:tcBorders>
            <w:vAlign w:val="center"/>
          </w:tcPr>
          <w:p w:rsidRPr="00205D93" w:rsidR="001F6E03" w:rsidP="00D0385C" w:rsidRDefault="001F6E03" w14:paraId="78FCEB00" wp14:textId="77777777">
            <w:pPr>
              <w:pStyle w:val="TableText1"/>
              <w:numPr>
                <w:ilvl w:val="0"/>
                <w:numId w:val="208"/>
              </w:numPr>
              <w:spacing w:before="40" w:after="40"/>
              <w:rPr>
                <w:rStyle w:val="ModernTableText"/>
                <w:szCs w:val="17"/>
              </w:rPr>
            </w:pPr>
          </w:p>
        </w:tc>
        <w:tc>
          <w:tcPr>
            <w:tcW w:w="1215" w:type="pct"/>
            <w:gridSpan w:val="2"/>
            <w:tcBorders>
              <w:bottom w:val="single" w:color="616161" w:sz="2" w:space="0"/>
            </w:tcBorders>
            <w:vAlign w:val="center"/>
          </w:tcPr>
          <w:p w:rsidRPr="00205D93" w:rsidR="001F6E03" w:rsidP="00D0385C" w:rsidRDefault="001F6E03" w14:paraId="399FEACA" wp14:textId="77777777">
            <w:pPr>
              <w:pStyle w:val="TableText1"/>
              <w:numPr>
                <w:ilvl w:val="0"/>
                <w:numId w:val="208"/>
              </w:numPr>
              <w:spacing w:before="40" w:after="40"/>
              <w:rPr>
                <w:rStyle w:val="ModernTableText"/>
                <w:szCs w:val="17"/>
              </w:rPr>
            </w:pPr>
          </w:p>
        </w:tc>
      </w:tr>
      <w:tr xmlns:wp14="http://schemas.microsoft.com/office/word/2010/wordml" w:rsidR="001F6E03" w:rsidTr="00D0385C" w14:paraId="44547B6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restart"/>
            <w:vAlign w:val="center"/>
          </w:tcPr>
          <w:p w:rsidRPr="00205D93" w:rsidR="001F6E03" w:rsidP="00D0385C" w:rsidRDefault="001F6E03" w14:paraId="2D941590" wp14:textId="77777777">
            <w:pPr>
              <w:pStyle w:val="TableHeading"/>
              <w:spacing w:before="40" w:after="40"/>
              <w:rPr>
                <w:rStyle w:val="ModernTableText"/>
                <w:noProof/>
                <w:szCs w:val="17"/>
              </w:rPr>
            </w:pPr>
            <w:r w:rsidRPr="00205D93">
              <w:rPr>
                <w:rStyle w:val="ModernTableText"/>
                <w:noProof/>
                <w:szCs w:val="17"/>
              </w:rPr>
              <w:t>Total</w:t>
            </w:r>
          </w:p>
        </w:tc>
        <w:tc>
          <w:tcPr>
            <w:tcW w:w="512" w:type="pct"/>
            <w:vAlign w:val="center"/>
          </w:tcPr>
          <w:p w:rsidRPr="00205D93" w:rsidR="001F6E03" w:rsidP="00D0385C" w:rsidRDefault="001F6E03" w14:paraId="0058BAD3" wp14:textId="77777777">
            <w:pPr>
              <w:pStyle w:val="TableHeading"/>
              <w:spacing w:before="40" w:after="40"/>
              <w:rPr>
                <w:rStyle w:val="ModernTableText"/>
                <w:noProof/>
                <w:szCs w:val="17"/>
              </w:rPr>
            </w:pPr>
            <w:r w:rsidRPr="00205D93">
              <w:rPr>
                <w:rStyle w:val="ModernTableText"/>
                <w:noProof/>
                <w:szCs w:val="17"/>
              </w:rPr>
              <w:t>Grand:</w:t>
            </w:r>
          </w:p>
        </w:tc>
        <w:tc>
          <w:tcPr>
            <w:tcW w:w="1158" w:type="pct"/>
            <w:gridSpan w:val="2"/>
            <w:vAlign w:val="center"/>
          </w:tcPr>
          <w:p w:rsidRPr="00205D93" w:rsidR="001F6E03" w:rsidP="00D0385C" w:rsidRDefault="001F6E03" w14:paraId="33538403" wp14:textId="77777777">
            <w:pPr>
              <w:pStyle w:val="TableText1"/>
              <w:numPr>
                <w:ilvl w:val="0"/>
                <w:numId w:val="207"/>
              </w:numPr>
              <w:spacing w:before="40" w:after="40"/>
              <w:rPr>
                <w:rStyle w:val="ModernTableText"/>
                <w:szCs w:val="17"/>
              </w:rPr>
            </w:pPr>
          </w:p>
        </w:tc>
        <w:tc>
          <w:tcPr>
            <w:tcW w:w="1622" w:type="pct"/>
            <w:gridSpan w:val="4"/>
            <w:vAlign w:val="center"/>
          </w:tcPr>
          <w:p w:rsidRPr="00205D93" w:rsidR="001F6E03" w:rsidP="00D0385C" w:rsidRDefault="001F6E03" w14:paraId="15EFF49A" wp14:textId="77777777">
            <w:pPr>
              <w:pStyle w:val="TableText1"/>
              <w:numPr>
                <w:ilvl w:val="0"/>
                <w:numId w:val="207"/>
              </w:numPr>
              <w:spacing w:before="40" w:after="40"/>
              <w:rPr>
                <w:rStyle w:val="ModernTableText"/>
                <w:szCs w:val="17"/>
              </w:rPr>
            </w:pPr>
          </w:p>
        </w:tc>
        <w:tc>
          <w:tcPr>
            <w:tcW w:w="1215" w:type="pct"/>
            <w:gridSpan w:val="2"/>
            <w:vAlign w:val="center"/>
          </w:tcPr>
          <w:p w:rsidRPr="00205D93" w:rsidR="001F6E03" w:rsidP="00D0385C" w:rsidRDefault="001F6E03" w14:paraId="4F037147" wp14:textId="77777777">
            <w:pPr>
              <w:pStyle w:val="TableText1"/>
              <w:numPr>
                <w:ilvl w:val="0"/>
                <w:numId w:val="207"/>
              </w:numPr>
              <w:spacing w:before="40" w:after="40"/>
              <w:rPr>
                <w:rStyle w:val="ModernTableText"/>
                <w:szCs w:val="17"/>
              </w:rPr>
            </w:pPr>
          </w:p>
        </w:tc>
      </w:tr>
      <w:tr xmlns:wp14="http://schemas.microsoft.com/office/word/2010/wordml" w:rsidR="001F6E03" w:rsidTr="00D0385C" w14:paraId="00DA689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ign w:val="center"/>
          </w:tcPr>
          <w:p w:rsidRPr="00205D93" w:rsidR="001F6E03" w:rsidP="00D0385C" w:rsidRDefault="001F6E03" w14:paraId="5757009C" wp14:textId="77777777">
            <w:pPr>
              <w:pStyle w:val="TableHeading"/>
              <w:spacing w:before="40" w:after="40"/>
              <w:rPr>
                <w:rStyle w:val="ModernTableText"/>
                <w:noProof/>
                <w:szCs w:val="17"/>
              </w:rPr>
            </w:pPr>
          </w:p>
        </w:tc>
        <w:tc>
          <w:tcPr>
            <w:tcW w:w="512" w:type="pct"/>
            <w:vAlign w:val="center"/>
          </w:tcPr>
          <w:p w:rsidRPr="00205D93" w:rsidR="001F6E03" w:rsidP="00D0385C" w:rsidRDefault="001F6E03" w14:paraId="192E21F1"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vAlign w:val="center"/>
          </w:tcPr>
          <w:p w:rsidRPr="00205D93" w:rsidR="001F6E03" w:rsidP="00D0385C" w:rsidRDefault="001F6E03" w14:paraId="44678876" wp14:textId="77777777">
            <w:pPr>
              <w:pStyle w:val="TableText1"/>
              <w:numPr>
                <w:ilvl w:val="0"/>
                <w:numId w:val="206"/>
              </w:numPr>
              <w:spacing w:before="40" w:after="40"/>
              <w:rPr>
                <w:rStyle w:val="ModernTableText"/>
                <w:szCs w:val="17"/>
              </w:rPr>
            </w:pPr>
          </w:p>
        </w:tc>
        <w:tc>
          <w:tcPr>
            <w:tcW w:w="1622" w:type="pct"/>
            <w:gridSpan w:val="4"/>
            <w:vAlign w:val="center"/>
          </w:tcPr>
          <w:p w:rsidRPr="00205D93" w:rsidR="001F6E03" w:rsidP="00D0385C" w:rsidRDefault="001F6E03" w14:paraId="28F129FA" wp14:textId="77777777">
            <w:pPr>
              <w:pStyle w:val="TableText1"/>
              <w:numPr>
                <w:ilvl w:val="0"/>
                <w:numId w:val="206"/>
              </w:numPr>
              <w:spacing w:before="40" w:after="40"/>
              <w:rPr>
                <w:rStyle w:val="ModernTableText"/>
                <w:szCs w:val="17"/>
              </w:rPr>
            </w:pPr>
          </w:p>
        </w:tc>
        <w:tc>
          <w:tcPr>
            <w:tcW w:w="1215" w:type="pct"/>
            <w:gridSpan w:val="2"/>
            <w:vAlign w:val="center"/>
          </w:tcPr>
          <w:p w:rsidRPr="00205D93" w:rsidR="001F6E03" w:rsidP="00D0385C" w:rsidRDefault="001F6E03" w14:paraId="55953B1B" wp14:textId="77777777">
            <w:pPr>
              <w:pStyle w:val="TableText1"/>
              <w:numPr>
                <w:ilvl w:val="0"/>
                <w:numId w:val="206"/>
              </w:numPr>
              <w:spacing w:before="40" w:after="40"/>
              <w:rPr>
                <w:rStyle w:val="ModernTableText"/>
                <w:szCs w:val="17"/>
              </w:rPr>
            </w:pPr>
          </w:p>
        </w:tc>
      </w:tr>
      <w:tr xmlns:wp14="http://schemas.microsoft.com/office/word/2010/wordml" w:rsidR="001F6E03" w:rsidTr="00D0385C" w14:paraId="4A69D90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restart"/>
            <w:vAlign w:val="center"/>
          </w:tcPr>
          <w:p w:rsidRPr="00205D93" w:rsidR="001F6E03" w:rsidP="00D0385C" w:rsidRDefault="001F6E03" w14:paraId="716305F1" wp14:textId="77777777">
            <w:pPr>
              <w:pStyle w:val="TableHeading"/>
              <w:spacing w:before="40" w:after="40"/>
              <w:rPr>
                <w:rStyle w:val="ModernTableText"/>
                <w:noProof/>
                <w:szCs w:val="17"/>
              </w:rPr>
            </w:pPr>
            <w:r w:rsidRPr="00205D93">
              <w:rPr>
                <w:rStyle w:val="ModernTableText"/>
                <w:noProof/>
                <w:szCs w:val="17"/>
              </w:rPr>
              <w:t>Counts</w:t>
            </w:r>
          </w:p>
        </w:tc>
        <w:tc>
          <w:tcPr>
            <w:tcW w:w="512" w:type="pct"/>
            <w:vAlign w:val="center"/>
          </w:tcPr>
          <w:p w:rsidRPr="00205D93" w:rsidR="001F6E03" w:rsidP="00D0385C" w:rsidRDefault="001F6E03" w14:paraId="5AA10004" wp14:textId="77777777">
            <w:pPr>
              <w:pStyle w:val="TableHeading"/>
              <w:spacing w:before="40" w:after="40"/>
              <w:rPr>
                <w:rStyle w:val="ModernTableText"/>
                <w:noProof/>
                <w:szCs w:val="17"/>
              </w:rPr>
            </w:pPr>
            <w:r w:rsidRPr="00205D93">
              <w:rPr>
                <w:rStyle w:val="ModernTableText"/>
                <w:noProof/>
                <w:szCs w:val="17"/>
              </w:rPr>
              <w:t>Grand:</w:t>
            </w:r>
          </w:p>
        </w:tc>
        <w:tc>
          <w:tcPr>
            <w:tcW w:w="1158" w:type="pct"/>
            <w:gridSpan w:val="2"/>
            <w:vAlign w:val="center"/>
          </w:tcPr>
          <w:p w:rsidRPr="00205D93" w:rsidR="001F6E03" w:rsidP="00D0385C" w:rsidRDefault="001F6E03" w14:paraId="48D333DC" wp14:textId="77777777">
            <w:pPr>
              <w:pStyle w:val="TableText1"/>
              <w:numPr>
                <w:ilvl w:val="0"/>
                <w:numId w:val="205"/>
              </w:numPr>
              <w:spacing w:before="40" w:after="40"/>
              <w:rPr>
                <w:rStyle w:val="ModernTableText"/>
                <w:szCs w:val="17"/>
              </w:rPr>
            </w:pPr>
          </w:p>
        </w:tc>
        <w:tc>
          <w:tcPr>
            <w:tcW w:w="1622" w:type="pct"/>
            <w:gridSpan w:val="4"/>
            <w:vAlign w:val="center"/>
          </w:tcPr>
          <w:p w:rsidRPr="00205D93" w:rsidR="001F6E03" w:rsidP="00D0385C" w:rsidRDefault="001F6E03" w14:paraId="6CEC5866" wp14:textId="77777777">
            <w:pPr>
              <w:pStyle w:val="TableText1"/>
              <w:numPr>
                <w:ilvl w:val="0"/>
                <w:numId w:val="205"/>
              </w:numPr>
              <w:spacing w:before="40" w:after="40"/>
              <w:rPr>
                <w:rStyle w:val="ModernTableText"/>
                <w:szCs w:val="17"/>
              </w:rPr>
            </w:pPr>
          </w:p>
        </w:tc>
        <w:tc>
          <w:tcPr>
            <w:tcW w:w="1215" w:type="pct"/>
            <w:gridSpan w:val="2"/>
            <w:vAlign w:val="center"/>
          </w:tcPr>
          <w:p w:rsidRPr="00205D93" w:rsidR="001F6E03" w:rsidP="00D0385C" w:rsidRDefault="001F6E03" w14:paraId="7A6AB1B7" wp14:textId="77777777">
            <w:pPr>
              <w:pStyle w:val="TableText1"/>
              <w:numPr>
                <w:ilvl w:val="0"/>
                <w:numId w:val="205"/>
              </w:numPr>
              <w:spacing w:before="40" w:after="40"/>
              <w:rPr>
                <w:rStyle w:val="ModernTableText"/>
                <w:szCs w:val="17"/>
              </w:rPr>
            </w:pPr>
          </w:p>
        </w:tc>
      </w:tr>
      <w:tr xmlns:wp14="http://schemas.microsoft.com/office/word/2010/wordml" w:rsidR="001F6E03" w:rsidTr="00D0385C" w14:paraId="081E38E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ign w:val="center"/>
          </w:tcPr>
          <w:p w:rsidRPr="00205D93" w:rsidR="001F6E03" w:rsidP="00D0385C" w:rsidRDefault="001F6E03" w14:paraId="38528073" wp14:textId="77777777">
            <w:pPr>
              <w:pStyle w:val="TableHeading"/>
              <w:spacing w:before="40" w:after="40"/>
              <w:rPr>
                <w:rStyle w:val="ModernTableText"/>
                <w:noProof/>
                <w:color w:val="FF0000"/>
                <w:szCs w:val="17"/>
              </w:rPr>
            </w:pPr>
          </w:p>
        </w:tc>
        <w:tc>
          <w:tcPr>
            <w:tcW w:w="512" w:type="pct"/>
            <w:vAlign w:val="center"/>
          </w:tcPr>
          <w:p w:rsidRPr="00205D93" w:rsidR="001F6E03" w:rsidP="00D0385C" w:rsidRDefault="001F6E03" w14:paraId="1D1F3B61"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vAlign w:val="center"/>
          </w:tcPr>
          <w:p w:rsidRPr="00205D93" w:rsidR="001F6E03" w:rsidP="00D0385C" w:rsidRDefault="001F6E03" w14:paraId="7ED476FB" wp14:textId="77777777">
            <w:pPr>
              <w:pStyle w:val="TableText1"/>
              <w:numPr>
                <w:ilvl w:val="0"/>
                <w:numId w:val="204"/>
              </w:numPr>
              <w:spacing w:before="40" w:after="40"/>
              <w:rPr>
                <w:rStyle w:val="ModernTableText"/>
                <w:szCs w:val="17"/>
              </w:rPr>
            </w:pPr>
          </w:p>
        </w:tc>
        <w:tc>
          <w:tcPr>
            <w:tcW w:w="1622" w:type="pct"/>
            <w:gridSpan w:val="4"/>
            <w:vAlign w:val="center"/>
          </w:tcPr>
          <w:p w:rsidRPr="00205D93" w:rsidR="001F6E03" w:rsidP="00D0385C" w:rsidRDefault="001F6E03" w14:paraId="5FC95034" wp14:textId="77777777">
            <w:pPr>
              <w:pStyle w:val="TableText1"/>
              <w:numPr>
                <w:ilvl w:val="0"/>
                <w:numId w:val="204"/>
              </w:numPr>
              <w:spacing w:before="40" w:after="40"/>
              <w:rPr>
                <w:rStyle w:val="ModernTableText"/>
                <w:szCs w:val="17"/>
              </w:rPr>
            </w:pPr>
          </w:p>
        </w:tc>
        <w:tc>
          <w:tcPr>
            <w:tcW w:w="1215" w:type="pct"/>
            <w:gridSpan w:val="2"/>
            <w:vAlign w:val="center"/>
          </w:tcPr>
          <w:p w:rsidRPr="00205D93" w:rsidR="001F6E03" w:rsidP="00D0385C" w:rsidRDefault="001F6E03" w14:paraId="228C12D6" wp14:textId="77777777">
            <w:pPr>
              <w:pStyle w:val="TableText1"/>
              <w:numPr>
                <w:ilvl w:val="0"/>
                <w:numId w:val="204"/>
              </w:numPr>
              <w:spacing w:before="40" w:after="40"/>
              <w:rPr>
                <w:rStyle w:val="ModernTableText"/>
                <w:szCs w:val="17"/>
              </w:rPr>
            </w:pPr>
          </w:p>
        </w:tc>
      </w:tr>
      <w:tr xmlns:wp14="http://schemas.microsoft.com/office/word/2010/wordml" w:rsidR="001F6E03" w:rsidTr="00D0385C" w14:paraId="75D80F4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1F6E03" w:rsidP="00D0385C" w:rsidRDefault="001F6E03" w14:paraId="7F7E6AED" wp14:textId="77777777">
            <w:pPr>
              <w:pStyle w:val="ModernBodyText"/>
              <w:keepN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1F6E03" w:rsidTr="00D0385C" w14:paraId="22D433D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10"/>
          <w:jc w:val="center"/>
        </w:trPr>
        <w:tc>
          <w:tcPr>
            <w:tcW w:w="1005" w:type="pct"/>
            <w:gridSpan w:val="2"/>
          </w:tcPr>
          <w:p w:rsidRPr="00205D93" w:rsidR="001F6E03" w:rsidP="00D0385C" w:rsidRDefault="001F6E03" w14:paraId="4BA9A839" wp14:textId="77777777">
            <w:pPr>
              <w:pStyle w:val="TableHeading"/>
              <w:spacing w:before="40" w:after="40"/>
              <w:rPr>
                <w:rStyle w:val="ModernTableText"/>
                <w:noProof/>
                <w:szCs w:val="17"/>
              </w:rPr>
            </w:pPr>
            <w:r w:rsidRPr="00205D93">
              <w:rPr>
                <w:rStyle w:val="ModernTableText"/>
                <w:noProof/>
                <w:szCs w:val="17"/>
              </w:rPr>
              <w:t>Report Output Format:</w:t>
            </w:r>
          </w:p>
        </w:tc>
        <w:tc>
          <w:tcPr>
            <w:tcW w:w="3995" w:type="pct"/>
            <w:gridSpan w:val="8"/>
            <w:vAlign w:val="center"/>
          </w:tcPr>
          <w:p w:rsidRPr="00DF6897" w:rsidR="001F6E03" w:rsidP="00D0385C" w:rsidRDefault="001F6E03" w14:paraId="2E085E8B" wp14:textId="77777777">
            <w:pPr>
              <w:pStyle w:val="TableText1"/>
              <w:spacing w:before="40" w:after="40"/>
              <w:rPr>
                <w:rStyle w:val="ModernTableText"/>
                <w:noProof/>
                <w:szCs w:val="17"/>
                <w:highlight w:val="yellow"/>
              </w:rPr>
            </w:pPr>
            <w:r w:rsidRPr="00A31DB4">
              <w:rPr>
                <w:rStyle w:val="ModernTableText"/>
                <w:rFonts w:ascii="Wingdings 2" w:hAnsi="Wingdings 2" w:eastAsia="Wingdings 2" w:cs="Wingdings 2"/>
                <w:noProof/>
                <w:szCs w:val="23"/>
              </w:rPr>
              <w:t>£</w:t>
            </w:r>
            <w:r w:rsidRPr="00A31DB4">
              <w:rPr>
                <w:rStyle w:val="ModernTableText"/>
                <w:noProof/>
                <w:szCs w:val="17"/>
              </w:rPr>
              <w:t xml:space="preserve"> PDF (preferred)                       </w:t>
            </w:r>
            <w:r w:rsidRPr="00A31DB4">
              <w:rPr>
                <w:rStyle w:val="ModernTableText"/>
                <w:rFonts w:ascii="Wingdings 2" w:hAnsi="Wingdings 2" w:eastAsia="Wingdings 2" w:cs="Wingdings 2"/>
                <w:noProof/>
                <w:szCs w:val="23"/>
              </w:rPr>
              <w:t>£</w:t>
            </w:r>
            <w:r w:rsidRPr="002177F2">
              <w:rPr>
                <w:rStyle w:val="ModernTableText"/>
                <w:noProof/>
                <w:szCs w:val="17"/>
              </w:rPr>
              <w:t xml:space="preserve">HTML                             </w:t>
            </w:r>
            <w:r w:rsidRPr="002177F2">
              <w:rPr>
                <w:rStyle w:val="ModernTableText"/>
                <w:rFonts w:ascii="Wingdings" w:hAnsi="Wingdings" w:eastAsia="Wingdings" w:cs="Wingdings"/>
                <w:noProof/>
                <w:szCs w:val="23"/>
              </w:rPr>
              <w:t>þ</w:t>
            </w:r>
            <w:r w:rsidRPr="002177F2">
              <w:rPr>
                <w:rStyle w:val="ModernTableText"/>
                <w:noProof/>
                <w:szCs w:val="17"/>
              </w:rPr>
              <w:t xml:space="preserve"> Excel 200</w:t>
            </w:r>
            <w:r>
              <w:rPr>
                <w:rStyle w:val="ModernTableText"/>
                <w:noProof/>
                <w:szCs w:val="17"/>
              </w:rPr>
              <w:t>7</w:t>
            </w:r>
            <w:r w:rsidRPr="00A31DB4">
              <w:rPr>
                <w:rStyle w:val="ModernTableText"/>
                <w:noProof/>
                <w:szCs w:val="17"/>
              </w:rPr>
              <w:t xml:space="preserve">                       </w:t>
            </w:r>
            <w:r w:rsidRPr="00A31DB4">
              <w:rPr>
                <w:rStyle w:val="ModernTableText"/>
                <w:rFonts w:ascii="Wingdings 2" w:hAnsi="Wingdings 2" w:eastAsia="Wingdings 2" w:cs="Wingdings 2"/>
                <w:noProof/>
                <w:szCs w:val="23"/>
              </w:rPr>
              <w:t>£</w:t>
            </w:r>
            <w:r w:rsidRPr="00A31DB4">
              <w:rPr>
                <w:rStyle w:val="ModernTableText"/>
                <w:noProof/>
                <w:szCs w:val="17"/>
              </w:rPr>
              <w:t xml:space="preserve"> Excel   2002                         </w:t>
            </w:r>
            <w:r w:rsidRPr="00A31DB4">
              <w:rPr>
                <w:rStyle w:val="ModernTableText"/>
                <w:rFonts w:ascii="Wingdings 2" w:hAnsi="Wingdings 2" w:eastAsia="Wingdings 2" w:cs="Wingdings 2"/>
                <w:noProof/>
                <w:szCs w:val="23"/>
              </w:rPr>
              <w:t>£</w:t>
            </w:r>
            <w:r w:rsidRPr="00A31DB4">
              <w:rPr>
                <w:rStyle w:val="ModernTableText"/>
                <w:noProof/>
                <w:szCs w:val="17"/>
              </w:rPr>
              <w:t xml:space="preserve"> Text CSV Format</w:t>
            </w:r>
          </w:p>
        </w:tc>
      </w:tr>
      <w:tr xmlns:wp14="http://schemas.microsoft.com/office/word/2010/wordml" w:rsidR="001F6E03" w:rsidTr="00D0385C" w14:paraId="3B3BBE5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Pr>
          <w:p w:rsidRPr="00205D93" w:rsidR="001F6E03" w:rsidP="00D0385C" w:rsidRDefault="001F6E03" w14:paraId="4249507A" wp14:textId="77777777">
            <w:pPr>
              <w:pStyle w:val="TableHeading"/>
              <w:spacing w:before="40" w:after="40"/>
              <w:rPr>
                <w:rStyle w:val="ModernTableText"/>
                <w:noProof/>
                <w:szCs w:val="17"/>
              </w:rPr>
            </w:pPr>
            <w:r w:rsidRPr="00205D93">
              <w:rPr>
                <w:rStyle w:val="ModernTableText"/>
                <w:noProof/>
                <w:szCs w:val="17"/>
              </w:rPr>
              <w:t>Reporting Portal:</w:t>
            </w:r>
          </w:p>
        </w:tc>
        <w:tc>
          <w:tcPr>
            <w:tcW w:w="3995" w:type="pct"/>
            <w:gridSpan w:val="8"/>
            <w:vAlign w:val="center"/>
          </w:tcPr>
          <w:p w:rsidRPr="00DF6897" w:rsidR="001F6E03" w:rsidP="00D0385C" w:rsidRDefault="001F6E03" w14:paraId="1C3A1910" wp14:textId="77777777">
            <w:pPr>
              <w:pStyle w:val="TableText1"/>
              <w:spacing w:before="40" w:after="40"/>
              <w:rPr>
                <w:rStyle w:val="ModernTableText"/>
                <w:noProof/>
                <w:szCs w:val="17"/>
                <w:highlight w:val="yellow"/>
              </w:rPr>
            </w:pPr>
            <w:r w:rsidRPr="00A31DB4">
              <w:rPr>
                <w:rStyle w:val="ModernTableText"/>
                <w:rFonts w:ascii="Wingdings 2" w:hAnsi="Wingdings 2" w:eastAsia="Wingdings 2" w:cs="Wingdings 2"/>
                <w:noProof/>
                <w:szCs w:val="23"/>
              </w:rPr>
              <w:t>£</w:t>
            </w:r>
            <w:r w:rsidRPr="00A31DB4">
              <w:rPr>
                <w:rStyle w:val="ModernTableText"/>
                <w:noProof/>
                <w:szCs w:val="17"/>
              </w:rPr>
              <w:t xml:space="preserve"> Web Portal                                </w:t>
            </w:r>
            <w:r w:rsidRPr="00A31DB4">
              <w:rPr>
                <w:rStyle w:val="ModernTableText"/>
                <w:rFonts w:ascii="Wingdings" w:hAnsi="Wingdings" w:eastAsia="Wingdings" w:cs="Wingdings"/>
                <w:noProof/>
                <w:szCs w:val="23"/>
              </w:rPr>
              <w:t>þ</w:t>
            </w:r>
            <w:r w:rsidRPr="00A31DB4">
              <w:rPr>
                <w:rStyle w:val="ModernTableText"/>
                <w:noProof/>
                <w:szCs w:val="17"/>
              </w:rPr>
              <w:t xml:space="preserve"> EDMS                            </w:t>
            </w:r>
            <w:r w:rsidRPr="00A31DB4">
              <w:rPr>
                <w:rStyle w:val="ModernTableText"/>
                <w:rFonts w:ascii="Wingdings 2" w:hAnsi="Wingdings 2" w:eastAsia="Wingdings 2" w:cs="Wingdings 2"/>
                <w:noProof/>
                <w:szCs w:val="23"/>
              </w:rPr>
              <w:t>£</w:t>
            </w:r>
            <w:r w:rsidRPr="00A31DB4">
              <w:rPr>
                <w:rStyle w:val="ModernTableText"/>
                <w:noProof/>
                <w:szCs w:val="23"/>
              </w:rPr>
              <w:t xml:space="preserve"> </w:t>
            </w:r>
            <w:r w:rsidRPr="00A31DB4">
              <w:rPr>
                <w:rStyle w:val="ModernTableText"/>
                <w:noProof/>
                <w:szCs w:val="17"/>
              </w:rPr>
              <w:t xml:space="preserve">Email Link     </w:t>
            </w:r>
            <w:r w:rsidRPr="00DF6897">
              <w:rPr>
                <w:rStyle w:val="ModernTableText"/>
                <w:noProof/>
                <w:szCs w:val="17"/>
                <w:highlight w:val="yellow"/>
              </w:rPr>
              <w:t xml:space="preserve">                 </w:t>
            </w:r>
          </w:p>
        </w:tc>
      </w:tr>
      <w:tr xmlns:wp14="http://schemas.microsoft.com/office/word/2010/wordml" w:rsidR="001F6E03" w:rsidTr="00D0385C" w14:paraId="45FAA73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restart"/>
            <w:vAlign w:val="center"/>
          </w:tcPr>
          <w:p w:rsidRPr="00205D93" w:rsidR="001F6E03" w:rsidP="00D0385C" w:rsidRDefault="001F6E03" w14:paraId="71F9C9F8" wp14:textId="77777777">
            <w:pPr>
              <w:pStyle w:val="TableHeading"/>
              <w:spacing w:before="40" w:after="40"/>
              <w:rPr>
                <w:rStyle w:val="ModernTableText"/>
                <w:noProof/>
                <w:szCs w:val="17"/>
              </w:rPr>
            </w:pPr>
            <w:r w:rsidRPr="00205D93">
              <w:rPr>
                <w:rStyle w:val="ModernTableText"/>
                <w:noProof/>
                <w:szCs w:val="17"/>
              </w:rPr>
              <w:t>Report Output Distribution Group(s):</w:t>
            </w:r>
          </w:p>
        </w:tc>
        <w:tc>
          <w:tcPr>
            <w:tcW w:w="1164" w:type="pct"/>
            <w:gridSpan w:val="3"/>
            <w:vMerge w:val="restart"/>
          </w:tcPr>
          <w:p w:rsidRPr="00205D93" w:rsidR="001F6E03" w:rsidP="00D0385C" w:rsidRDefault="001F6E03" w14:paraId="381E94DA"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No</w:t>
            </w:r>
          </w:p>
          <w:p w:rsidRPr="00205D93" w:rsidR="001F6E03" w:rsidP="00D0385C" w:rsidRDefault="001F6E03" w14:paraId="3F225073"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Yes (if yes, complete distribution list)</w:t>
            </w:r>
          </w:p>
        </w:tc>
        <w:tc>
          <w:tcPr>
            <w:tcW w:w="2831" w:type="pct"/>
            <w:gridSpan w:val="5"/>
            <w:tcBorders>
              <w:top w:val="single" w:color="616161" w:sz="4" w:space="0"/>
            </w:tcBorders>
            <w:vAlign w:val="center"/>
          </w:tcPr>
          <w:p w:rsidRPr="00205D93" w:rsidR="001F6E03" w:rsidP="00D0385C" w:rsidRDefault="001F6E03" w14:paraId="38EBD776" wp14:textId="77777777">
            <w:pPr>
              <w:pStyle w:val="TableText1"/>
              <w:spacing w:before="40" w:after="40"/>
              <w:rPr>
                <w:rStyle w:val="ModernTableText"/>
                <w:b/>
                <w:bCs/>
                <w:szCs w:val="17"/>
              </w:rPr>
            </w:pPr>
            <w:r w:rsidRPr="00205D93">
              <w:rPr>
                <w:rStyle w:val="ModernTableText"/>
                <w:b/>
                <w:bCs/>
                <w:szCs w:val="17"/>
              </w:rPr>
              <w:t>Output Distribution Group List</w:t>
            </w:r>
          </w:p>
        </w:tc>
      </w:tr>
      <w:tr xmlns:wp14="http://schemas.microsoft.com/office/word/2010/wordml" w:rsidR="001F6E03" w:rsidTr="00D0385C" w14:paraId="000CBB8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tcPr>
          <w:p w:rsidRPr="00205D93" w:rsidR="001F6E03" w:rsidP="00D0385C" w:rsidRDefault="001F6E03" w14:paraId="5B2F7827" wp14:textId="77777777">
            <w:pPr>
              <w:pStyle w:val="TableHeading"/>
              <w:spacing w:before="40" w:after="40"/>
              <w:rPr>
                <w:rStyle w:val="ModernTableText"/>
                <w:szCs w:val="17"/>
              </w:rPr>
            </w:pPr>
          </w:p>
        </w:tc>
        <w:tc>
          <w:tcPr>
            <w:tcW w:w="1164" w:type="pct"/>
            <w:gridSpan w:val="3"/>
            <w:vMerge/>
          </w:tcPr>
          <w:p w:rsidRPr="00205D93" w:rsidR="001F6E03" w:rsidP="00D0385C" w:rsidRDefault="001F6E03" w14:paraId="602FD7B7" wp14:textId="77777777">
            <w:pPr>
              <w:pStyle w:val="TableText1"/>
              <w:spacing w:before="40" w:after="40"/>
              <w:rPr>
                <w:rStyle w:val="ModernTableText"/>
                <w:szCs w:val="17"/>
              </w:rPr>
            </w:pPr>
          </w:p>
        </w:tc>
        <w:tc>
          <w:tcPr>
            <w:tcW w:w="1616" w:type="pct"/>
            <w:gridSpan w:val="3"/>
            <w:vAlign w:val="center"/>
          </w:tcPr>
          <w:p w:rsidRPr="00205D93" w:rsidR="001F6E03" w:rsidP="00D0385C" w:rsidRDefault="001F6E03" w14:paraId="570485E5" wp14:textId="77777777">
            <w:pPr>
              <w:pStyle w:val="TableText1"/>
              <w:numPr>
                <w:ilvl w:val="0"/>
                <w:numId w:val="212"/>
              </w:numPr>
              <w:spacing w:before="40" w:after="40"/>
              <w:rPr>
                <w:rStyle w:val="ModernTableText"/>
                <w:szCs w:val="17"/>
                <w:u w:val="single"/>
              </w:rPr>
            </w:pPr>
          </w:p>
        </w:tc>
        <w:tc>
          <w:tcPr>
            <w:tcW w:w="1215" w:type="pct"/>
            <w:gridSpan w:val="2"/>
            <w:vAlign w:val="center"/>
          </w:tcPr>
          <w:p w:rsidRPr="00205D93" w:rsidR="001F6E03" w:rsidP="00D0385C" w:rsidRDefault="001F6E03" w14:paraId="6AA4F0F0" wp14:textId="77777777">
            <w:pPr>
              <w:pStyle w:val="TableText1"/>
              <w:numPr>
                <w:ilvl w:val="0"/>
                <w:numId w:val="212"/>
              </w:numPr>
              <w:spacing w:before="40" w:after="40"/>
              <w:rPr>
                <w:rStyle w:val="ModernTableText"/>
                <w:szCs w:val="17"/>
              </w:rPr>
            </w:pPr>
          </w:p>
        </w:tc>
      </w:tr>
      <w:tr xmlns:wp14="http://schemas.microsoft.com/office/word/2010/wordml" w:rsidR="001F6E03" w:rsidTr="00D0385C" w14:paraId="5556804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tcPr>
          <w:p w:rsidRPr="00205D93" w:rsidR="001F6E03" w:rsidP="00D0385C" w:rsidRDefault="001F6E03" w14:paraId="7B2CDC32" wp14:textId="77777777">
            <w:pPr>
              <w:pStyle w:val="TableHeading"/>
              <w:spacing w:before="40" w:after="40"/>
              <w:rPr>
                <w:rStyle w:val="ModernTableText"/>
                <w:szCs w:val="17"/>
              </w:rPr>
            </w:pPr>
          </w:p>
        </w:tc>
        <w:tc>
          <w:tcPr>
            <w:tcW w:w="1164" w:type="pct"/>
            <w:gridSpan w:val="3"/>
            <w:vMerge/>
            <w:vAlign w:val="center"/>
          </w:tcPr>
          <w:p w:rsidRPr="00205D93" w:rsidR="001F6E03" w:rsidP="00D0385C" w:rsidRDefault="001F6E03" w14:paraId="2F71E41E" wp14:textId="77777777">
            <w:pPr>
              <w:pStyle w:val="TableText1"/>
              <w:spacing w:before="40" w:after="40"/>
              <w:rPr>
                <w:rStyle w:val="ModernTableText"/>
                <w:szCs w:val="17"/>
              </w:rPr>
            </w:pPr>
          </w:p>
        </w:tc>
        <w:tc>
          <w:tcPr>
            <w:tcW w:w="1616" w:type="pct"/>
            <w:gridSpan w:val="3"/>
            <w:vAlign w:val="center"/>
          </w:tcPr>
          <w:p w:rsidRPr="00205D93" w:rsidR="001F6E03" w:rsidP="00D0385C" w:rsidRDefault="001F6E03" w14:paraId="507C5DDB" wp14:textId="77777777">
            <w:pPr>
              <w:pStyle w:val="TableText1"/>
              <w:numPr>
                <w:ilvl w:val="0"/>
                <w:numId w:val="212"/>
              </w:numPr>
              <w:spacing w:before="40" w:after="40"/>
              <w:rPr>
                <w:rStyle w:val="ModernTableText"/>
                <w:szCs w:val="17"/>
                <w:u w:val="single"/>
              </w:rPr>
            </w:pPr>
          </w:p>
        </w:tc>
        <w:tc>
          <w:tcPr>
            <w:tcW w:w="1215" w:type="pct"/>
            <w:gridSpan w:val="2"/>
            <w:vAlign w:val="center"/>
          </w:tcPr>
          <w:p w:rsidRPr="00205D93" w:rsidR="001F6E03" w:rsidP="00D0385C" w:rsidRDefault="001F6E03" w14:paraId="063F5CA8" wp14:textId="77777777">
            <w:pPr>
              <w:pStyle w:val="TableText1"/>
              <w:numPr>
                <w:ilvl w:val="0"/>
                <w:numId w:val="212"/>
              </w:numPr>
              <w:spacing w:before="40" w:after="40"/>
              <w:rPr>
                <w:rStyle w:val="ModernTableText"/>
                <w:szCs w:val="17"/>
              </w:rPr>
            </w:pPr>
          </w:p>
        </w:tc>
      </w:tr>
      <w:tr xmlns:wp14="http://schemas.microsoft.com/office/word/2010/wordml" w:rsidR="001F6E03" w:rsidTr="00D0385C" w14:paraId="4358FDD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tcPr>
          <w:p w:rsidRPr="00205D93" w:rsidR="001F6E03" w:rsidP="00D0385C" w:rsidRDefault="001F6E03" w14:paraId="67C4B608" wp14:textId="77777777">
            <w:pPr>
              <w:pStyle w:val="TableHeading"/>
              <w:spacing w:before="40" w:after="40"/>
              <w:rPr>
                <w:rStyle w:val="ModernTableText"/>
                <w:szCs w:val="17"/>
              </w:rPr>
            </w:pPr>
          </w:p>
        </w:tc>
        <w:tc>
          <w:tcPr>
            <w:tcW w:w="1164" w:type="pct"/>
            <w:gridSpan w:val="3"/>
            <w:vMerge/>
            <w:vAlign w:val="center"/>
          </w:tcPr>
          <w:p w:rsidRPr="00205D93" w:rsidR="001F6E03" w:rsidP="00D0385C" w:rsidRDefault="001F6E03" w14:paraId="0BDE2D63" wp14:textId="77777777">
            <w:pPr>
              <w:pStyle w:val="TableText1"/>
              <w:spacing w:before="40" w:after="40"/>
              <w:rPr>
                <w:rStyle w:val="ModernTableText"/>
                <w:szCs w:val="17"/>
              </w:rPr>
            </w:pPr>
          </w:p>
        </w:tc>
        <w:tc>
          <w:tcPr>
            <w:tcW w:w="1616" w:type="pct"/>
            <w:gridSpan w:val="3"/>
            <w:vAlign w:val="center"/>
          </w:tcPr>
          <w:p w:rsidRPr="00205D93" w:rsidR="001F6E03" w:rsidP="00D0385C" w:rsidRDefault="001F6E03" w14:paraId="76346E0B" wp14:textId="77777777">
            <w:pPr>
              <w:pStyle w:val="TableText1"/>
              <w:numPr>
                <w:ilvl w:val="0"/>
                <w:numId w:val="212"/>
              </w:numPr>
              <w:spacing w:before="40" w:after="40"/>
              <w:rPr>
                <w:rStyle w:val="ModernTableText"/>
                <w:szCs w:val="17"/>
                <w:u w:val="single"/>
              </w:rPr>
            </w:pPr>
          </w:p>
        </w:tc>
        <w:tc>
          <w:tcPr>
            <w:tcW w:w="1215" w:type="pct"/>
            <w:gridSpan w:val="2"/>
            <w:vAlign w:val="center"/>
          </w:tcPr>
          <w:p w:rsidRPr="00205D93" w:rsidR="001F6E03" w:rsidP="00D0385C" w:rsidRDefault="001F6E03" w14:paraId="6E8CF746" wp14:textId="77777777">
            <w:pPr>
              <w:pStyle w:val="TableText1"/>
              <w:numPr>
                <w:ilvl w:val="0"/>
                <w:numId w:val="212"/>
              </w:numPr>
              <w:spacing w:before="40" w:after="40"/>
              <w:rPr>
                <w:rStyle w:val="ModernTableText"/>
                <w:szCs w:val="17"/>
              </w:rPr>
            </w:pPr>
          </w:p>
        </w:tc>
      </w:tr>
      <w:tr xmlns:wp14="http://schemas.microsoft.com/office/word/2010/wordml" w:rsidR="001F6E03" w:rsidTr="00D0385C" w14:paraId="6D966A2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Pr="00205D93" w:rsidR="001F6E03" w:rsidP="00D0385C" w:rsidRDefault="001F6E03" w14:paraId="2E94B5ED" wp14:textId="77777777">
            <w:pPr>
              <w:pStyle w:val="ModernBodyText"/>
              <w:spacing w:before="40" w:after="40"/>
              <w:jc w:val="center"/>
              <w:rPr>
                <w:rStyle w:val="Modern2nd-levelTableheader"/>
                <w:sz w:val="18"/>
                <w:szCs w:val="21"/>
              </w:rPr>
            </w:pPr>
            <w:r w:rsidRPr="00205D93">
              <w:rPr>
                <w:rStyle w:val="Modern2nd-levelTableheader"/>
                <w:sz w:val="18"/>
                <w:szCs w:val="21"/>
              </w:rPr>
              <w:t>Report Retention</w:t>
            </w:r>
          </w:p>
        </w:tc>
      </w:tr>
      <w:tr xmlns:wp14="http://schemas.microsoft.com/office/word/2010/wordml" w:rsidR="001F6E03" w:rsidTr="00D0385C" w14:paraId="4E24A06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1F6E03" w:rsidP="00D0385C" w:rsidRDefault="001F6E03" w14:paraId="0208A69C"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Retention Type:</w:t>
            </w:r>
          </w:p>
        </w:tc>
        <w:tc>
          <w:tcPr>
            <w:tcW w:w="3995" w:type="pct"/>
            <w:gridSpan w:val="8"/>
            <w:tcBorders>
              <w:top w:val="single" w:color="616161" w:sz="2" w:space="0"/>
              <w:left w:val="single" w:color="616161" w:sz="2" w:space="0"/>
              <w:bottom w:val="single" w:color="616161" w:sz="2" w:space="0"/>
              <w:right w:val="single" w:color="616161" w:sz="2" w:space="0"/>
            </w:tcBorders>
            <w:vAlign w:val="center"/>
          </w:tcPr>
          <w:p w:rsidRPr="00205D93" w:rsidR="001F6E03" w:rsidP="00D0385C" w:rsidRDefault="001F6E03" w14:paraId="37D6EADE" wp14:textId="77777777">
            <w:pPr>
              <w:pStyle w:val="TableText1"/>
              <w:spacing w:before="40" w:after="40"/>
              <w:rPr>
                <w:rStyle w:val="ModernTableText"/>
                <w:noProof/>
                <w:szCs w:val="17"/>
              </w:rPr>
            </w:pPr>
            <w:r w:rsidRPr="00DF6897">
              <w:rPr>
                <w:rStyle w:val="ModernTableText"/>
                <w:rFonts w:ascii="Wingdings 2" w:hAnsi="Wingdings 2" w:eastAsia="Wingdings 2" w:cs="Wingdings 2"/>
                <w:noProof/>
                <w:szCs w:val="23"/>
              </w:rPr>
              <w:t>£</w:t>
            </w:r>
            <w:r w:rsidRPr="00DF6897">
              <w:rPr>
                <w:rStyle w:val="ModernTableText"/>
                <w:noProof/>
                <w:szCs w:val="17"/>
              </w:rPr>
              <w:t xml:space="preserve"> Cognos                                    </w:t>
            </w:r>
            <w:r w:rsidRPr="00DF6897">
              <w:rPr>
                <w:rStyle w:val="ModernTableText"/>
                <w:rFonts w:ascii="Wingdings" w:hAnsi="Wingdings" w:eastAsia="Wingdings" w:cs="Wingdings"/>
                <w:noProof/>
                <w:szCs w:val="23"/>
              </w:rPr>
              <w:t>þ</w:t>
            </w:r>
            <w:r w:rsidRPr="00DF6897">
              <w:rPr>
                <w:rStyle w:val="ModernTableText"/>
                <w:noProof/>
                <w:szCs w:val="17"/>
              </w:rPr>
              <w:t xml:space="preserve"> EDMS</w:t>
            </w:r>
          </w:p>
        </w:tc>
      </w:tr>
      <w:tr xmlns:wp14="http://schemas.microsoft.com/office/word/2010/wordml" w:rsidR="001F6E03" w:rsidTr="00D0385C" w14:paraId="55C27B9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1F6E03" w:rsidP="00D0385C" w:rsidRDefault="001F6E03" w14:paraId="74DD49BE"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Output Versions:</w:t>
            </w:r>
          </w:p>
        </w:tc>
        <w:tc>
          <w:tcPr>
            <w:tcW w:w="1164" w:type="pct"/>
            <w:gridSpan w:val="3"/>
            <w:tcBorders>
              <w:top w:val="single" w:color="616161" w:sz="2" w:space="0"/>
              <w:left w:val="single" w:color="616161" w:sz="2" w:space="0"/>
              <w:bottom w:val="single" w:color="616161" w:sz="2" w:space="0"/>
              <w:right w:val="single" w:color="616161" w:sz="2" w:space="0"/>
            </w:tcBorders>
            <w:vAlign w:val="center"/>
          </w:tcPr>
          <w:p w:rsidRPr="00205D93" w:rsidR="001F6E03" w:rsidP="00D0385C" w:rsidRDefault="001F6E03" w14:paraId="7CD4A6A8" wp14:textId="77777777">
            <w:pPr>
              <w:pStyle w:val="ModernBodyText"/>
              <w:spacing w:before="40" w:after="40"/>
              <w:jc w:val="left"/>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831" w:type="pct"/>
            <w:gridSpan w:val="5"/>
            <w:tcBorders>
              <w:top w:val="single" w:color="616161" w:sz="2" w:space="0"/>
              <w:left w:val="nil"/>
              <w:bottom w:val="single" w:color="616161" w:sz="2" w:space="0"/>
              <w:right w:val="single" w:color="616161" w:sz="2" w:space="0"/>
            </w:tcBorders>
            <w:vAlign w:val="center"/>
          </w:tcPr>
          <w:p w:rsidRPr="00205D93" w:rsidR="001F6E03" w:rsidP="00D0385C" w:rsidRDefault="001F6E03" w14:paraId="24FB991D" wp14:textId="77777777">
            <w:pPr>
              <w:pStyle w:val="TableText1"/>
              <w:spacing w:before="40" w:after="40"/>
              <w:rPr>
                <w:rStyle w:val="ModernTableText"/>
                <w:noProof/>
                <w:szCs w:val="17"/>
              </w:rPr>
            </w:pPr>
            <w:r w:rsidRPr="00A31DB4">
              <w:rPr>
                <w:rStyle w:val="ModernTableText"/>
                <w:rFonts w:ascii="Wingdings" w:hAnsi="Wingdings" w:eastAsia="Wingdings" w:cs="Wingdings"/>
                <w:noProof/>
                <w:szCs w:val="23"/>
              </w:rPr>
              <w:t>þ</w:t>
            </w:r>
            <w:r w:rsidRPr="00A31DB4">
              <w:rPr>
                <w:rStyle w:val="ModernTableText"/>
                <w:noProof/>
                <w:szCs w:val="17"/>
              </w:rPr>
              <w:t xml:space="preserve">Duration:     7       </w:t>
            </w:r>
            <w:r w:rsidRPr="00A31DB4">
              <w:rPr>
                <w:rStyle w:val="ModernTableText"/>
                <w:rFonts w:ascii="Wingdings 2" w:hAnsi="Wingdings 2" w:eastAsia="Wingdings 2" w:cs="Wingdings 2"/>
                <w:noProof/>
                <w:szCs w:val="23"/>
              </w:rPr>
              <w:t>£</w:t>
            </w:r>
            <w:r w:rsidRPr="00A31DB4">
              <w:rPr>
                <w:rStyle w:val="ModernTableText"/>
                <w:noProof/>
                <w:szCs w:val="17"/>
              </w:rPr>
              <w:t xml:space="preserve"> Days       </w:t>
            </w:r>
            <w:r w:rsidRPr="00A31DB4">
              <w:rPr>
                <w:rStyle w:val="ModernTableText"/>
                <w:rFonts w:ascii="Wingdings 2" w:hAnsi="Wingdings 2" w:eastAsia="Wingdings 2" w:cs="Wingdings 2"/>
                <w:noProof/>
                <w:szCs w:val="23"/>
              </w:rPr>
              <w:t>£</w:t>
            </w:r>
            <w:r w:rsidRPr="00A31DB4">
              <w:rPr>
                <w:rStyle w:val="ModernTableText"/>
                <w:noProof/>
                <w:szCs w:val="17"/>
              </w:rPr>
              <w:t xml:space="preserve"> Months       </w:t>
            </w:r>
            <w:r w:rsidRPr="00A31DB4">
              <w:rPr>
                <w:rStyle w:val="ModernTableText"/>
                <w:rFonts w:ascii="Wingdings" w:hAnsi="Wingdings" w:eastAsia="Wingdings" w:cs="Wingdings"/>
                <w:noProof/>
                <w:szCs w:val="23"/>
              </w:rPr>
              <w:t>þ</w:t>
            </w:r>
            <w:r w:rsidRPr="00A31DB4">
              <w:rPr>
                <w:rStyle w:val="ModernTableText"/>
                <w:noProof/>
                <w:szCs w:val="17"/>
              </w:rPr>
              <w:t>Years</w:t>
            </w:r>
            <w:r w:rsidRPr="00205D93">
              <w:rPr>
                <w:rStyle w:val="ModernTableText"/>
                <w:noProof/>
                <w:szCs w:val="17"/>
              </w:rPr>
              <w:t xml:space="preserve">                                                                          </w:t>
            </w:r>
          </w:p>
        </w:tc>
      </w:tr>
      <w:tr xmlns:wp14="http://schemas.microsoft.com/office/word/2010/wordml" w:rsidR="001F6E03" w:rsidTr="00D0385C" w14:paraId="556721C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1F6E03" w:rsidP="00D0385C" w:rsidRDefault="001F6E03" w14:paraId="241FA160"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Run History Log:</w:t>
            </w:r>
          </w:p>
        </w:tc>
        <w:tc>
          <w:tcPr>
            <w:tcW w:w="1164" w:type="pct"/>
            <w:gridSpan w:val="3"/>
            <w:tcBorders>
              <w:top w:val="single" w:color="616161" w:sz="2" w:space="0"/>
              <w:left w:val="single" w:color="616161" w:sz="2" w:space="0"/>
              <w:bottom w:val="single" w:color="616161" w:sz="2" w:space="0"/>
              <w:right w:val="single" w:color="616161" w:sz="2" w:space="0"/>
            </w:tcBorders>
            <w:vAlign w:val="center"/>
          </w:tcPr>
          <w:p w:rsidRPr="00205D93" w:rsidR="001F6E03" w:rsidP="00D0385C" w:rsidRDefault="001F6E03" w14:paraId="3CC474FA" wp14:textId="77777777">
            <w:pPr>
              <w:pStyle w:val="ModernBodyText"/>
              <w:spacing w:before="40" w:after="40"/>
              <w:jc w:val="left"/>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831" w:type="pct"/>
            <w:gridSpan w:val="5"/>
            <w:tcBorders>
              <w:top w:val="single" w:color="616161" w:sz="2" w:space="0"/>
              <w:left w:val="nil"/>
              <w:bottom w:val="single" w:color="616161" w:sz="2" w:space="0"/>
              <w:right w:val="single" w:color="616161" w:sz="2" w:space="0"/>
            </w:tcBorders>
            <w:vAlign w:val="center"/>
          </w:tcPr>
          <w:p w:rsidRPr="00205D93" w:rsidR="001F6E03" w:rsidP="00D0385C" w:rsidRDefault="001F6E03" w14:paraId="25C7E467"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Duration:            </w:t>
            </w:r>
            <w:r w:rsidRPr="00205D93">
              <w:rPr>
                <w:rStyle w:val="ModernTableText"/>
                <w:rFonts w:ascii="Wingdings 2" w:hAnsi="Wingdings 2" w:eastAsia="Wingdings 2" w:cs="Wingdings 2"/>
                <w:noProof/>
                <w:szCs w:val="23"/>
              </w:rPr>
              <w:t>£</w:t>
            </w:r>
            <w:r w:rsidRPr="00205D93">
              <w:rPr>
                <w:rStyle w:val="ModernTableText"/>
                <w:noProof/>
                <w:szCs w:val="17"/>
              </w:rPr>
              <w:t xml:space="preserve"> Days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Months       </w:t>
            </w:r>
            <w:r w:rsidRPr="00205D93">
              <w:rPr>
                <w:rStyle w:val="ModernTableText"/>
                <w:rFonts w:ascii="Wingdings 2" w:hAnsi="Wingdings 2" w:eastAsia="Wingdings 2" w:cs="Wingdings 2"/>
                <w:noProof/>
                <w:szCs w:val="23"/>
              </w:rPr>
              <w:t>£</w:t>
            </w:r>
            <w:r w:rsidRPr="00205D93">
              <w:rPr>
                <w:rStyle w:val="ModernTableText"/>
                <w:noProof/>
                <w:szCs w:val="17"/>
              </w:rPr>
              <w:t xml:space="preserve"> Years                                                                          </w:t>
            </w:r>
          </w:p>
        </w:tc>
      </w:tr>
      <w:tr xmlns:wp14="http://schemas.microsoft.com/office/word/2010/wordml" w:rsidR="001F6E03" w:rsidTr="00D0385C" w14:paraId="4915D96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1F6E03" w:rsidP="00D0385C" w:rsidRDefault="001F6E03" w14:paraId="3206A9DE" wp14:textId="77777777">
            <w:pPr>
              <w:pStyle w:val="ModernBodyText"/>
              <w:keepN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1F6E03" w:rsidTr="00D0385C" w14:paraId="4A85DF5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vAlign w:val="center"/>
          </w:tcPr>
          <w:p w:rsidR="001F6E03" w:rsidP="00D0385C" w:rsidRDefault="001F6E03" w14:paraId="202526D2" wp14:textId="77777777">
            <w:pPr>
              <w:keepLines/>
              <w:spacing w:before="40" w:after="40"/>
              <w:rPr>
                <w:rStyle w:val="ModernTableText"/>
                <w:noProof/>
                <w:spacing w:val="-2"/>
                <w:szCs w:val="18"/>
              </w:rPr>
            </w:pPr>
            <w:r w:rsidRPr="0099653B">
              <w:rPr>
                <w:rStyle w:val="ModernTableText"/>
                <w:noProof/>
                <w:spacing w:val="-2"/>
                <w:szCs w:val="18"/>
              </w:rPr>
              <w:t>Join A-DTL-TB to A-HDR-TB using A-AUTH-ID</w:t>
            </w:r>
          </w:p>
          <w:p w:rsidRPr="009D11F7" w:rsidR="001F6E03" w:rsidP="00D0385C" w:rsidRDefault="001F6E03" w14:paraId="2EAA0809" wp14:textId="77777777">
            <w:pPr>
              <w:keepLines/>
              <w:spacing w:before="40" w:after="40"/>
              <w:rPr>
                <w:rStyle w:val="ModernTableText"/>
                <w:noProof/>
                <w:spacing w:val="-2"/>
                <w:szCs w:val="17"/>
              </w:rPr>
            </w:pPr>
            <w:r w:rsidRPr="009D11F7">
              <w:rPr>
                <w:rStyle w:val="ModernTableText"/>
                <w:noProof/>
                <w:spacing w:val="-2"/>
                <w:szCs w:val="17"/>
              </w:rPr>
              <w:t>Join B-DTL-TB to A-HDR-TB using B-SYS-ID</w:t>
            </w:r>
          </w:p>
          <w:p w:rsidR="001F6E03" w:rsidP="00D14C6B" w:rsidRDefault="001F6E03" w14:paraId="75B3436B" wp14:textId="77777777">
            <w:pPr>
              <w:pStyle w:val="TableHeading"/>
              <w:spacing w:before="40" w:after="40"/>
              <w:rPr>
                <w:rStyle w:val="Modern2nd-levelTableheader"/>
                <w:b/>
                <w:bCs/>
                <w:noProof/>
                <w:spacing w:val="-2"/>
                <w:sz w:val="18"/>
                <w:szCs w:val="17"/>
              </w:rPr>
            </w:pPr>
            <w:r w:rsidRPr="009D11F7">
              <w:rPr>
                <w:rStyle w:val="ModernTableText"/>
                <w:b w:val="0"/>
                <w:bCs w:val="0"/>
                <w:noProof/>
                <w:spacing w:val="-2"/>
                <w:szCs w:val="17"/>
              </w:rPr>
              <w:t>Join P-DTL-TB to A-HDR-LI-SUBM-PROV-ID-TB using A-HDR-LI-SUBM-PROV-ID-TB.P-SYS-ID [Where A-TXN-LVL-CD = '</w:t>
            </w:r>
            <w:r>
              <w:rPr>
                <w:rStyle w:val="ModernTableText"/>
                <w:b w:val="0"/>
                <w:bCs w:val="0"/>
                <w:noProof/>
                <w:spacing w:val="-2"/>
                <w:szCs w:val="17"/>
              </w:rPr>
              <w:t>RQ</w:t>
            </w:r>
            <w:r w:rsidRPr="009D11F7">
              <w:rPr>
                <w:rStyle w:val="ModernTableText"/>
                <w:b w:val="0"/>
                <w:bCs w:val="0"/>
                <w:noProof/>
                <w:spacing w:val="-2"/>
                <w:szCs w:val="17"/>
              </w:rPr>
              <w:t>" and A-USED-PROV-ID-IND = "Y"] = P-DTL-TB.P-SYS-ID</w:t>
            </w:r>
          </w:p>
          <w:p w:rsidRPr="008F4823" w:rsidR="0012087A" w:rsidP="0012087A" w:rsidRDefault="0012087A" w14:paraId="523E05A9" wp14:textId="77777777">
            <w:pPr>
              <w:pStyle w:val="TableHeading"/>
              <w:spacing w:before="40" w:after="40"/>
              <w:rPr>
                <w:rStyle w:val="ModernTableText"/>
                <w:b w:val="0"/>
                <w:bCs w:val="0"/>
                <w:noProof/>
                <w:spacing w:val="-2"/>
                <w:szCs w:val="17"/>
              </w:rPr>
            </w:pPr>
            <w:r w:rsidRPr="008F4823">
              <w:rPr>
                <w:rStyle w:val="ModernTableText"/>
                <w:b w:val="0"/>
                <w:bCs w:val="0"/>
                <w:noProof/>
                <w:spacing w:val="-2"/>
                <w:szCs w:val="17"/>
              </w:rPr>
              <w:t>Join P-DTL-TB to A-HDR-LI-SUBM-PROV-ID-TB using A-HDR-LI-SUBM-PROV-ID-TB.P-SYS-ID [Where A-TXN-LVL-CD = 'EV' AND A-USED-PROV-ID-IND = "Y"</w:t>
            </w:r>
            <w:r>
              <w:rPr>
                <w:rStyle w:val="ModernTableText"/>
                <w:noProof/>
                <w:spacing w:val="-2"/>
                <w:szCs w:val="17"/>
              </w:rPr>
              <w:t xml:space="preserve"> </w:t>
            </w:r>
            <w:r w:rsidRPr="00745C0D">
              <w:rPr>
                <w:rStyle w:val="ModernTableText"/>
                <w:b w:val="0"/>
                <w:bCs w:val="0"/>
                <w:noProof/>
                <w:spacing w:val="-2"/>
                <w:szCs w:val="17"/>
              </w:rPr>
              <w:t>and A_PROV_ENTY_ID_CD = ‘77’]</w:t>
            </w:r>
            <w:r w:rsidRPr="008F4823">
              <w:rPr>
                <w:rStyle w:val="ModernTableText"/>
                <w:b w:val="0"/>
                <w:bCs w:val="0"/>
                <w:noProof/>
                <w:spacing w:val="-2"/>
                <w:szCs w:val="17"/>
              </w:rPr>
              <w:t> </w:t>
            </w:r>
            <w:r>
              <w:rPr>
                <w:rStyle w:val="ModernTableText"/>
                <w:b w:val="0"/>
                <w:bCs w:val="0"/>
                <w:noProof/>
                <w:spacing w:val="-2"/>
                <w:szCs w:val="17"/>
              </w:rPr>
              <w:t xml:space="preserve">= </w:t>
            </w:r>
            <w:r w:rsidRPr="008F4823">
              <w:rPr>
                <w:rStyle w:val="ModernTableText"/>
                <w:b w:val="0"/>
                <w:bCs w:val="0"/>
                <w:noProof/>
                <w:spacing w:val="-2"/>
                <w:szCs w:val="17"/>
              </w:rPr>
              <w:t>P-DTL-TB.P-SYS-ID</w:t>
            </w:r>
          </w:p>
          <w:p w:rsidRPr="00205D93" w:rsidR="0012087A" w:rsidP="00D0385C" w:rsidRDefault="0012087A" w14:paraId="3F5D1F17" wp14:textId="77777777">
            <w:pPr>
              <w:rPr>
                <w:rStyle w:val="Modern2nd-levelTableheader"/>
                <w:b w:val="0"/>
                <w:bCs w:val="0"/>
                <w:noProof/>
                <w:spacing w:val="-2"/>
                <w:sz w:val="18"/>
                <w:szCs w:val="17"/>
              </w:rPr>
            </w:pPr>
          </w:p>
        </w:tc>
      </w:tr>
    </w:tbl>
    <w:p xmlns:wp14="http://schemas.microsoft.com/office/word/2010/wordml" w:rsidR="001F6E03" w:rsidP="001F6E03" w:rsidRDefault="001F6E03" w14:paraId="62B48D55" wp14:textId="77777777"/>
    <w:p xmlns:wp14="http://schemas.microsoft.com/office/word/2010/wordml" w:rsidR="001F6E03" w:rsidP="001F6E03" w:rsidRDefault="001F6E03" w14:paraId="5C0E44EC" wp14:textId="77777777">
      <w:pPr>
        <w:pStyle w:val="Heading6"/>
        <w:rPr>
          <w:rStyle w:val="ModernTableText"/>
        </w:rPr>
      </w:pPr>
      <w:r>
        <w:br w:type="page"/>
      </w:r>
      <w:r>
        <w:t xml:space="preserve">Report Layout – OPR-SRA-134 - Service Authorization </w:t>
      </w:r>
      <w:r w:rsidRPr="00E96437">
        <w:rPr>
          <w:rStyle w:val="ModernTableText"/>
        </w:rPr>
        <w:t>New Comments Report</w:t>
      </w:r>
    </w:p>
    <w:p xmlns:wp14="http://schemas.microsoft.com/office/word/2010/wordml" w:rsidRPr="001F6E03" w:rsidR="001F6E03" w:rsidP="001F6E03" w:rsidRDefault="001F6E03" w14:paraId="30ACECBE" wp14:textId="77777777">
      <w:pPr>
        <w:pStyle w:val="Heading6"/>
        <w:rPr>
          <w:b/>
          <w:bCs/>
          <w:sz w:val="19"/>
        </w:rPr>
      </w:pPr>
      <w:r>
        <w:rPr>
          <w:b/>
          <w:bCs/>
        </w:rPr>
        <w:t xml:space="preserve"> </w:t>
      </w:r>
      <w:r w:rsidRPr="00D56378" w:rsidR="003A7664">
        <w:rPr>
          <w:noProof/>
        </w:rPr>
        <w:drawing>
          <wp:inline xmlns:wp14="http://schemas.microsoft.com/office/word/2010/wordprocessingDrawing" distT="0" distB="0" distL="0" distR="0" wp14:anchorId="28F45EDD" wp14:editId="7777777">
            <wp:extent cx="9144000" cy="243840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144000" cy="2438400"/>
                    </a:xfrm>
                    <a:prstGeom prst="rect">
                      <a:avLst/>
                    </a:prstGeom>
                    <a:noFill/>
                    <a:ln>
                      <a:noFill/>
                    </a:ln>
                  </pic:spPr>
                </pic:pic>
              </a:graphicData>
            </a:graphic>
          </wp:inline>
        </w:drawing>
      </w:r>
      <w:r>
        <w:rPr>
          <w:b/>
          <w:bCs/>
        </w:rPr>
        <w:br w:type="page"/>
      </w:r>
      <w:r w:rsidRPr="001F6E03">
        <w:rPr>
          <w:bCs/>
        </w:rPr>
        <w:t xml:space="preserve">Report Specification – OPR-SRA-134 - </w:t>
      </w:r>
      <w:r>
        <w:t xml:space="preserve">Service Authorization </w:t>
      </w:r>
      <w:r w:rsidRPr="00E96437">
        <w:rPr>
          <w:rStyle w:val="ModernTableText"/>
        </w:rPr>
        <w:t>New Comments Report</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62"/>
        <w:gridCol w:w="1407"/>
        <w:gridCol w:w="1753"/>
        <w:gridCol w:w="1220"/>
        <w:gridCol w:w="1220"/>
        <w:gridCol w:w="2291"/>
        <w:gridCol w:w="4714"/>
        <w:gridCol w:w="23"/>
      </w:tblGrid>
      <w:tr xmlns:wp14="http://schemas.microsoft.com/office/word/2010/wordml" w:rsidR="001F6E03" w:rsidTr="00D0385C" w14:paraId="0E9D510F" wp14:textId="77777777">
        <w:trPr>
          <w:cantSplit/>
          <w:trHeight w:val="432" w:hRule="exact"/>
          <w:tblHeader/>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FF0000"/>
            <w:vAlign w:val="center"/>
          </w:tcPr>
          <w:p w:rsidRPr="003246D6" w:rsidR="001F6E03" w:rsidP="00D0385C" w:rsidRDefault="001F6E03" w14:paraId="79CC77A8" wp14:textId="77777777">
            <w:pPr>
              <w:jc w:val="center"/>
              <w:rPr>
                <w:rFonts w:eastAsia="MS Mincho"/>
                <w:szCs w:val="20"/>
              </w:rPr>
            </w:pPr>
            <w:r w:rsidRPr="003246D6">
              <w:rPr>
                <w:rFonts w:eastAsia="MS Mincho"/>
                <w:szCs w:val="20"/>
              </w:rPr>
              <w:t>NH MMIS REPORT SPECIFICATION</w:t>
            </w:r>
          </w:p>
        </w:tc>
      </w:tr>
      <w:tr xmlns:wp14="http://schemas.microsoft.com/office/word/2010/wordml" w:rsidR="001F6E03" w:rsidTr="00D0385C" w14:paraId="12CECC3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612" w:type="pct"/>
            <w:vMerge w:val="restart"/>
            <w:tcBorders>
              <w:top w:val="single" w:color="auto" w:sz="4" w:space="0"/>
            </w:tcBorders>
            <w:vAlign w:val="center"/>
          </w:tcPr>
          <w:p w:rsidRPr="00205D93" w:rsidR="001F6E03" w:rsidP="00D0385C" w:rsidRDefault="001F6E03" w14:paraId="14B81D79" wp14:textId="77777777">
            <w:pPr>
              <w:spacing w:before="40" w:after="40"/>
              <w:jc w:val="center"/>
              <w:rPr>
                <w:rStyle w:val="ModernBodyTextChar"/>
                <w:rFonts w:cs="Arial"/>
                <w:b/>
                <w:noProof/>
                <w:color w:val="000000"/>
                <w:sz w:val="18"/>
                <w:szCs w:val="21"/>
              </w:rPr>
            </w:pPr>
            <w:r w:rsidRPr="00205D93">
              <w:rPr>
                <w:rStyle w:val="ModernTableText"/>
                <w:rFonts w:cs="Arial"/>
                <w:b/>
                <w:noProof/>
                <w:color w:val="000000"/>
                <w:szCs w:val="17"/>
              </w:rPr>
              <w:t>Presentation Type:</w:t>
            </w:r>
          </w:p>
        </w:tc>
        <w:tc>
          <w:tcPr>
            <w:tcW w:w="4388" w:type="pct"/>
            <w:gridSpan w:val="7"/>
            <w:tcBorders>
              <w:top w:val="single" w:color="auto" w:sz="4" w:space="0"/>
            </w:tcBorders>
            <w:vAlign w:val="center"/>
          </w:tcPr>
          <w:p w:rsidRPr="00205D93" w:rsidR="001F6E03" w:rsidP="00D0385C" w:rsidRDefault="001F6E03" w14:paraId="443493F8" wp14:textId="77777777">
            <w:pPr>
              <w:pStyle w:val="Header"/>
              <w:pBdr>
                <w:bottom w:val="none" w:color="auto" w:sz="0" w:space="0"/>
              </w:pBdr>
              <w:spacing w:before="40" w:after="40"/>
              <w:rPr>
                <w:rStyle w:val="ModernBodyTextChar"/>
                <w:b w:val="0"/>
                <w:noProof/>
                <w:sz w:val="18"/>
                <w:szCs w:val="21"/>
              </w:rPr>
            </w:pPr>
            <w:r w:rsidRPr="00933A4C">
              <w:rPr>
                <w:rStyle w:val="ModernTableText"/>
                <w:rFonts w:ascii="Wingdings" w:hAnsi="Wingdings" w:eastAsia="Wingdings" w:cs="Wingdings"/>
                <w:b w:val="0"/>
                <w:noProof/>
                <w:szCs w:val="23"/>
                <w:lang w:val="en-US" w:eastAsia="en-US"/>
              </w:rPr>
              <w:t>þ</w:t>
            </w:r>
            <w:r w:rsidRPr="00933A4C">
              <w:rPr>
                <w:rStyle w:val="ModernTableText"/>
                <w:b w:val="0"/>
                <w:noProof/>
                <w:szCs w:val="17"/>
                <w:lang w:val="en-US" w:eastAsia="en-US"/>
              </w:rPr>
              <w:t xml:space="preserve"> List Object                                                                    </w:t>
            </w:r>
            <w:r w:rsidRPr="00933A4C">
              <w:rPr>
                <w:rStyle w:val="ModernTableText"/>
                <w:rFonts w:ascii="Wingdings 2" w:hAnsi="Wingdings 2" w:eastAsia="Wingdings 2" w:cs="Wingdings 2"/>
                <w:b w:val="0"/>
                <w:noProof/>
                <w:szCs w:val="17"/>
                <w:lang w:val="en-US" w:eastAsia="en-US"/>
              </w:rPr>
              <w:t>£</w:t>
            </w:r>
            <w:r w:rsidRPr="00933A4C">
              <w:rPr>
                <w:rStyle w:val="ModernTableText"/>
                <w:b w:val="0"/>
                <w:noProof/>
                <w:szCs w:val="17"/>
                <w:lang w:val="en-US" w:eastAsia="en-US"/>
              </w:rPr>
              <w:t xml:space="preserve">  Crosstab Object                                                                          </w:t>
            </w:r>
            <w:r w:rsidRPr="00933A4C">
              <w:rPr>
                <w:rStyle w:val="ModernTableText"/>
                <w:rFonts w:ascii="Wingdings 2" w:hAnsi="Wingdings 2" w:eastAsia="Wingdings 2" w:cs="Wingdings 2"/>
                <w:b w:val="0"/>
                <w:noProof/>
                <w:szCs w:val="17"/>
                <w:lang w:val="en-US" w:eastAsia="en-US"/>
              </w:rPr>
              <w:t>£</w:t>
            </w:r>
            <w:r w:rsidRPr="00933A4C">
              <w:rPr>
                <w:rStyle w:val="ModernTableText"/>
                <w:b w:val="0"/>
                <w:noProof/>
                <w:szCs w:val="17"/>
                <w:lang w:val="en-US" w:eastAsia="en-US"/>
              </w:rPr>
              <w:t xml:space="preserve">  Repeater Object</w:t>
            </w:r>
            <w:r w:rsidRPr="00105EB0">
              <w:rPr>
                <w:rStyle w:val="ModernTableText"/>
                <w:b w:val="0"/>
                <w:noProof/>
                <w:szCs w:val="17"/>
                <w:lang w:val="en-US" w:eastAsia="en-US"/>
              </w:rPr>
              <w:t xml:space="preserve">        </w:t>
            </w:r>
          </w:p>
        </w:tc>
      </w:tr>
      <w:tr xmlns:wp14="http://schemas.microsoft.com/office/word/2010/wordml" w:rsidR="001F6E03" w:rsidTr="00D0385C" w14:paraId="09E28A6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8"/>
          <w:jc w:val="center"/>
        </w:trPr>
        <w:tc>
          <w:tcPr>
            <w:tcW w:w="612" w:type="pct"/>
            <w:vMerge/>
            <w:vAlign w:val="center"/>
          </w:tcPr>
          <w:p w:rsidRPr="00205D93" w:rsidR="001F6E03" w:rsidP="00D0385C" w:rsidRDefault="001F6E03" w14:paraId="7A49959A" wp14:textId="77777777">
            <w:pPr>
              <w:spacing w:before="40" w:after="40"/>
              <w:rPr>
                <w:rStyle w:val="ModernTableText"/>
                <w:rFonts w:cs="Arial"/>
                <w:noProof/>
                <w:color w:val="000000"/>
                <w:szCs w:val="17"/>
              </w:rPr>
            </w:pPr>
          </w:p>
        </w:tc>
        <w:tc>
          <w:tcPr>
            <w:tcW w:w="489" w:type="pct"/>
            <w:vMerge w:val="restart"/>
            <w:tcBorders>
              <w:top w:val="single" w:color="616161" w:sz="2" w:space="0"/>
            </w:tcBorders>
            <w:vAlign w:val="center"/>
          </w:tcPr>
          <w:p w:rsidRPr="00105EB0" w:rsidR="001F6E03" w:rsidP="00D0385C" w:rsidRDefault="001F6E03" w14:paraId="3DB6901A" wp14:textId="77777777">
            <w:pPr>
              <w:pStyle w:val="Header"/>
              <w:pBdr>
                <w:bottom w:val="none" w:color="auto" w:sz="0" w:space="0"/>
              </w:pBdr>
              <w:spacing w:before="40" w:after="40"/>
              <w:jc w:val="center"/>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Chart Object</w:t>
            </w:r>
          </w:p>
        </w:tc>
        <w:tc>
          <w:tcPr>
            <w:tcW w:w="1033" w:type="pct"/>
            <w:gridSpan w:val="2"/>
            <w:tcBorders>
              <w:top w:val="single" w:color="616161" w:sz="2" w:space="0"/>
            </w:tcBorders>
            <w:vAlign w:val="center"/>
          </w:tcPr>
          <w:p w:rsidRPr="00105EB0" w:rsidR="001F6E03" w:rsidP="00D0385C" w:rsidRDefault="001F6E03" w14:paraId="30EC9822"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Type:</w:t>
            </w:r>
          </w:p>
          <w:p w:rsidRPr="00105EB0" w:rsidR="001F6E03" w:rsidP="00D0385C" w:rsidRDefault="001F6E03" w14:paraId="3DE0955E"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Column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Bar                                                               </w:t>
            </w:r>
          </w:p>
        </w:tc>
        <w:tc>
          <w:tcPr>
            <w:tcW w:w="2866" w:type="pct"/>
            <w:gridSpan w:val="4"/>
            <w:tcBorders>
              <w:top w:val="single" w:color="616161" w:sz="2" w:space="0"/>
            </w:tcBorders>
          </w:tcPr>
          <w:p w:rsidRPr="00105EB0" w:rsidR="001F6E03" w:rsidP="00D0385C" w:rsidRDefault="001F6E03" w14:paraId="43085A21"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Attributes:</w:t>
            </w:r>
          </w:p>
          <w:p w:rsidRPr="00105EB0" w:rsidR="001F6E03" w:rsidP="00D0385C" w:rsidRDefault="001F6E03" w14:paraId="688AF563"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3D</w:t>
            </w:r>
          </w:p>
        </w:tc>
      </w:tr>
      <w:tr xmlns:wp14="http://schemas.microsoft.com/office/word/2010/wordml" w:rsidR="001F6E03" w:rsidTr="00D0385C" w14:paraId="4EF5EDB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trPr>
        <w:tc>
          <w:tcPr>
            <w:tcW w:w="612" w:type="pct"/>
            <w:vMerge/>
            <w:vAlign w:val="center"/>
          </w:tcPr>
          <w:p w:rsidRPr="00205D93" w:rsidR="001F6E03" w:rsidP="00D0385C" w:rsidRDefault="001F6E03" w14:paraId="6F1DDFEA" wp14:textId="77777777">
            <w:pPr>
              <w:spacing w:before="40" w:after="40"/>
              <w:rPr>
                <w:rStyle w:val="ModernTableText"/>
                <w:rFonts w:cs="Arial"/>
                <w:noProof/>
                <w:color w:val="000000"/>
                <w:szCs w:val="17"/>
              </w:rPr>
            </w:pPr>
          </w:p>
        </w:tc>
        <w:tc>
          <w:tcPr>
            <w:tcW w:w="489" w:type="pct"/>
            <w:vMerge/>
          </w:tcPr>
          <w:p w:rsidRPr="00105EB0" w:rsidR="001F6E03" w:rsidP="00D0385C" w:rsidRDefault="001F6E03" w14:paraId="1752919B" wp14:textId="77777777">
            <w:pPr>
              <w:pStyle w:val="Header"/>
              <w:pBdr>
                <w:bottom w:val="none" w:color="auto" w:sz="0" w:space="0"/>
              </w:pBdr>
              <w:spacing w:before="40" w:after="40"/>
              <w:rPr>
                <w:rStyle w:val="ModernTableText"/>
                <w:b w:val="0"/>
                <w:noProof/>
                <w:szCs w:val="17"/>
                <w:lang w:val="en-US" w:eastAsia="en-US"/>
              </w:rPr>
            </w:pPr>
          </w:p>
        </w:tc>
        <w:tc>
          <w:tcPr>
            <w:tcW w:w="1033" w:type="pct"/>
            <w:gridSpan w:val="2"/>
            <w:tcBorders>
              <w:top w:val="single" w:color="616161" w:sz="2" w:space="0"/>
            </w:tcBorders>
            <w:vAlign w:val="center"/>
          </w:tcPr>
          <w:p w:rsidRPr="00105EB0" w:rsidR="001F6E03" w:rsidP="00D0385C" w:rsidRDefault="001F6E03" w14:paraId="48BFFF89"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Line                                        </w:t>
            </w:r>
          </w:p>
        </w:tc>
        <w:tc>
          <w:tcPr>
            <w:tcW w:w="2866" w:type="pct"/>
            <w:gridSpan w:val="4"/>
          </w:tcPr>
          <w:p w:rsidRPr="00105EB0" w:rsidR="001F6E03" w:rsidP="00D0385C" w:rsidRDefault="001F6E03" w14:paraId="5AAABF54"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With Markers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p>
        </w:tc>
      </w:tr>
      <w:tr xmlns:wp14="http://schemas.microsoft.com/office/word/2010/wordml" w:rsidR="001F6E03" w:rsidTr="00D0385C" w14:paraId="101BED4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trPr>
        <w:tc>
          <w:tcPr>
            <w:tcW w:w="612" w:type="pct"/>
            <w:vMerge/>
            <w:vAlign w:val="center"/>
          </w:tcPr>
          <w:p w:rsidRPr="00205D93" w:rsidR="001F6E03" w:rsidP="00D0385C" w:rsidRDefault="001F6E03" w14:paraId="30AE6A73" wp14:textId="77777777">
            <w:pPr>
              <w:spacing w:before="40" w:after="40"/>
              <w:rPr>
                <w:rStyle w:val="ModernTableText"/>
                <w:rFonts w:cs="Arial"/>
                <w:noProof/>
                <w:color w:val="000000"/>
                <w:szCs w:val="17"/>
              </w:rPr>
            </w:pPr>
          </w:p>
        </w:tc>
        <w:tc>
          <w:tcPr>
            <w:tcW w:w="489" w:type="pct"/>
            <w:vMerge/>
          </w:tcPr>
          <w:p w:rsidRPr="00105EB0" w:rsidR="001F6E03" w:rsidP="00D0385C" w:rsidRDefault="001F6E03" w14:paraId="0EE8C4E9" wp14:textId="77777777">
            <w:pPr>
              <w:pStyle w:val="Header"/>
              <w:pBdr>
                <w:bottom w:val="none" w:color="auto" w:sz="0" w:space="0"/>
              </w:pBdr>
              <w:spacing w:before="40" w:after="40"/>
              <w:rPr>
                <w:rStyle w:val="ModernTableText"/>
                <w:b w:val="0"/>
                <w:noProof/>
                <w:szCs w:val="17"/>
                <w:lang w:val="en-US" w:eastAsia="en-US"/>
              </w:rPr>
            </w:pPr>
          </w:p>
        </w:tc>
        <w:tc>
          <w:tcPr>
            <w:tcW w:w="1033" w:type="pct"/>
            <w:gridSpan w:val="2"/>
            <w:tcBorders>
              <w:top w:val="single" w:color="616161" w:sz="2" w:space="0"/>
            </w:tcBorders>
            <w:vAlign w:val="center"/>
          </w:tcPr>
          <w:p w:rsidRPr="00105EB0" w:rsidR="001F6E03" w:rsidP="00D0385C" w:rsidRDefault="001F6E03" w14:paraId="2B77B20F"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Pie</w:t>
            </w:r>
          </w:p>
        </w:tc>
        <w:tc>
          <w:tcPr>
            <w:tcW w:w="2866" w:type="pct"/>
            <w:gridSpan w:val="4"/>
          </w:tcPr>
          <w:p w:rsidRPr="00105EB0" w:rsidR="001F6E03" w:rsidP="00D0385C" w:rsidRDefault="001F6E03" w14:paraId="57E9BFAF"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3D                    </w:t>
            </w:r>
          </w:p>
        </w:tc>
      </w:tr>
      <w:tr xmlns:wp14="http://schemas.microsoft.com/office/word/2010/wordml" w:rsidR="001F6E03" w:rsidTr="00D0385C" w14:paraId="2D32EFE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8"/>
            <w:tcBorders>
              <w:top w:val="single" w:color="616161" w:sz="2" w:space="0"/>
              <w:bottom w:val="single" w:color="616161" w:sz="2" w:space="0"/>
            </w:tcBorders>
            <w:shd w:val="clear" w:color="auto" w:fill="191919"/>
            <w:vAlign w:val="center"/>
          </w:tcPr>
          <w:p w:rsidRPr="00205D93" w:rsidR="001F6E03" w:rsidP="00D0385C" w:rsidRDefault="001F6E03" w14:paraId="6B4C0A79" wp14:textId="77777777">
            <w:pPr>
              <w:pStyle w:val="TableText1"/>
              <w:spacing w:before="40" w:after="40"/>
              <w:jc w:val="center"/>
              <w:rPr>
                <w:rStyle w:val="ModernTableText"/>
                <w:rFonts w:ascii="Arial Black" w:hAnsi="Arial Black" w:cs="Arial"/>
                <w:bCs/>
                <w:noProof/>
                <w:color w:val="FFFFFF"/>
                <w:sz w:val="19"/>
                <w:szCs w:val="19"/>
              </w:rPr>
            </w:pPr>
            <w:r w:rsidRPr="00205D93">
              <w:rPr>
                <w:rStyle w:val="ModernTableText"/>
                <w:rFonts w:ascii="Arial Black" w:hAnsi="Arial Black" w:cs="Arial"/>
                <w:bCs/>
                <w:noProof/>
                <w:color w:val="FFFFFF"/>
                <w:sz w:val="19"/>
                <w:szCs w:val="19"/>
              </w:rPr>
              <w:t>Report Section Heading (opt)</w:t>
            </w:r>
          </w:p>
        </w:tc>
      </w:tr>
      <w:tr xmlns:wp14="http://schemas.microsoft.com/office/word/2010/wordml" w:rsidR="001F6E03" w:rsidTr="00D0385C" w14:paraId="512DCFE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vAlign w:val="center"/>
          </w:tcPr>
          <w:p w:rsidRPr="00205D93" w:rsidR="001F6E03" w:rsidP="00D0385C" w:rsidRDefault="001F6E03" w14:paraId="69F3E045" wp14:textId="77777777">
            <w:pPr>
              <w:pStyle w:val="TableText1"/>
              <w:spacing w:before="40" w:after="40"/>
              <w:jc w:val="center"/>
              <w:rPr>
                <w:rStyle w:val="ModernTableText"/>
                <w:rFonts w:cs="Arial"/>
                <w:b/>
                <w:noProof/>
                <w:szCs w:val="18"/>
              </w:rPr>
            </w:pPr>
            <w:r w:rsidRPr="00205D93">
              <w:rPr>
                <w:rStyle w:val="ModernTableText"/>
                <w:rFonts w:cs="Arial"/>
                <w:b/>
                <w:bCs/>
                <w:noProof/>
                <w:szCs w:val="18"/>
              </w:rPr>
              <w:t>Report Section Label (opt)</w:t>
            </w:r>
          </w:p>
        </w:tc>
        <w:tc>
          <w:tcPr>
            <w:tcW w:w="1644" w:type="pct"/>
            <w:gridSpan w:val="3"/>
            <w:tcBorders>
              <w:top w:val="single" w:color="616161" w:sz="2" w:space="0"/>
              <w:bottom w:val="single" w:color="616161" w:sz="2" w:space="0"/>
            </w:tcBorders>
            <w:vAlign w:val="center"/>
          </w:tcPr>
          <w:p w:rsidRPr="00205D93" w:rsidR="001F6E03" w:rsidP="00D0385C" w:rsidRDefault="001F6E03" w14:paraId="2A841877"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Description (opt)</w:t>
            </w:r>
          </w:p>
        </w:tc>
        <w:tc>
          <w:tcPr>
            <w:tcW w:w="1646" w:type="pct"/>
            <w:gridSpan w:val="2"/>
            <w:tcBorders>
              <w:top w:val="single" w:color="616161" w:sz="2" w:space="0"/>
              <w:bottom w:val="single" w:color="616161" w:sz="2" w:space="0"/>
            </w:tcBorders>
            <w:vAlign w:val="center"/>
          </w:tcPr>
          <w:p w:rsidRPr="00205D93" w:rsidR="001F6E03" w:rsidP="00D0385C" w:rsidRDefault="001F6E03" w14:paraId="7C6D0FBD"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Processing Rules (opt)</w:t>
            </w:r>
          </w:p>
        </w:tc>
      </w:tr>
      <w:tr xmlns:wp14="http://schemas.microsoft.com/office/word/2010/wordml" w:rsidR="001F6E03" w:rsidTr="00D0385C" w14:paraId="335E2F7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tcPr>
          <w:p w:rsidRPr="00B25719" w:rsidR="001F6E03" w:rsidP="00D0385C" w:rsidRDefault="001F6E03" w14:paraId="681C17F1" wp14:textId="77777777">
            <w:pPr>
              <w:pStyle w:val="TableTextACSSC"/>
              <w:rPr>
                <w:rFonts w:ascii="Arial" w:hAnsi="Arial" w:cs="Arial"/>
                <w:sz w:val="18"/>
                <w:szCs w:val="18"/>
              </w:rPr>
            </w:pPr>
            <w:r>
              <w:rPr>
                <w:rFonts w:ascii="Arial" w:hAnsi="Arial" w:cs="Arial"/>
                <w:sz w:val="18"/>
                <w:szCs w:val="18"/>
              </w:rPr>
              <w:t xml:space="preserve">LOB Cd </w:t>
            </w:r>
            <w:r w:rsidR="00417651">
              <w:rPr>
                <w:rFonts w:ascii="Arial" w:hAnsi="Arial" w:cs="Arial"/>
                <w:sz w:val="18"/>
                <w:szCs w:val="18"/>
              </w:rPr>
              <w:t>–</w:t>
            </w:r>
            <w:r>
              <w:rPr>
                <w:rFonts w:ascii="Arial" w:hAnsi="Arial" w:cs="Arial"/>
                <w:sz w:val="18"/>
                <w:szCs w:val="18"/>
              </w:rPr>
              <w:t xml:space="preserve"> Desc</w:t>
            </w:r>
          </w:p>
        </w:tc>
        <w:tc>
          <w:tcPr>
            <w:tcW w:w="1644" w:type="pct"/>
            <w:gridSpan w:val="3"/>
            <w:tcBorders>
              <w:top w:val="single" w:color="616161" w:sz="2" w:space="0"/>
              <w:bottom w:val="single" w:color="616161" w:sz="2" w:space="0"/>
            </w:tcBorders>
          </w:tcPr>
          <w:p w:rsidRPr="00B25719" w:rsidR="001F6E03" w:rsidP="00D0385C" w:rsidRDefault="001F6E03" w14:paraId="6B90D6CD" wp14:textId="77777777">
            <w:pPr>
              <w:pStyle w:val="TableTextACSSC"/>
              <w:rPr>
                <w:rFonts w:ascii="Arial" w:hAnsi="Arial" w:cs="Arial"/>
                <w:sz w:val="18"/>
                <w:szCs w:val="18"/>
              </w:rPr>
            </w:pPr>
            <w:r w:rsidRPr="00B25719">
              <w:rPr>
                <w:rFonts w:ascii="Arial" w:hAnsi="Arial" w:cs="Arial"/>
                <w:sz w:val="18"/>
                <w:szCs w:val="18"/>
              </w:rPr>
              <w:t>The line of business code and description.</w:t>
            </w:r>
          </w:p>
        </w:tc>
        <w:tc>
          <w:tcPr>
            <w:tcW w:w="1646" w:type="pct"/>
            <w:gridSpan w:val="2"/>
            <w:tcBorders>
              <w:top w:val="single" w:color="616161" w:sz="2" w:space="0"/>
              <w:bottom w:val="single" w:color="616161" w:sz="2" w:space="0"/>
            </w:tcBorders>
          </w:tcPr>
          <w:p w:rsidRPr="00B25719" w:rsidR="001F6E03" w:rsidP="00D0385C" w:rsidRDefault="001F6E03" w14:paraId="12AB9814" wp14:textId="77777777">
            <w:pPr>
              <w:pStyle w:val="TableTextACSSC"/>
              <w:rPr>
                <w:rFonts w:ascii="Arial" w:hAnsi="Arial" w:cs="Arial"/>
                <w:sz w:val="18"/>
                <w:szCs w:val="18"/>
              </w:rPr>
            </w:pPr>
            <w:r w:rsidRPr="00B25719">
              <w:rPr>
                <w:rFonts w:ascii="Arial" w:hAnsi="Arial" w:cs="Arial"/>
                <w:sz w:val="18"/>
                <w:szCs w:val="18"/>
              </w:rPr>
              <w:t>Using R-VV-DOMAIN-NAM = ‘R-LOB-CD’, join to R-VV-TB.R-VV-CD using A-HDR-TB.R-LOB-CD to get the short description.</w:t>
            </w:r>
          </w:p>
        </w:tc>
      </w:tr>
      <w:tr xmlns:wp14="http://schemas.microsoft.com/office/word/2010/wordml" w:rsidR="001F6E03" w:rsidTr="00D0385C" w14:paraId="492AAFF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vAlign w:val="center"/>
          </w:tcPr>
          <w:p w:rsidRPr="00B25719" w:rsidR="001F6E03" w:rsidP="00D0385C" w:rsidRDefault="001F6E03" w14:paraId="47BBABA4" wp14:textId="77777777">
            <w:pPr>
              <w:pStyle w:val="TableTextACSSC"/>
              <w:rPr>
                <w:rFonts w:ascii="Arial" w:hAnsi="Arial" w:cs="Arial"/>
                <w:sz w:val="18"/>
                <w:szCs w:val="18"/>
              </w:rPr>
            </w:pPr>
            <w:r w:rsidRPr="00B25719">
              <w:rPr>
                <w:rFonts w:ascii="Arial" w:hAnsi="Arial" w:cs="Arial"/>
                <w:sz w:val="18"/>
                <w:szCs w:val="18"/>
              </w:rPr>
              <w:t xml:space="preserve">MM/DD/CCYY </w:t>
            </w:r>
          </w:p>
        </w:tc>
        <w:tc>
          <w:tcPr>
            <w:tcW w:w="1644" w:type="pct"/>
            <w:gridSpan w:val="3"/>
            <w:tcBorders>
              <w:top w:val="single" w:color="616161" w:sz="2" w:space="0"/>
              <w:bottom w:val="single" w:color="616161" w:sz="2" w:space="0"/>
            </w:tcBorders>
            <w:vAlign w:val="center"/>
          </w:tcPr>
          <w:p w:rsidRPr="00B25719" w:rsidR="001F6E03" w:rsidP="00D0385C" w:rsidRDefault="001F6E03" w14:paraId="0D054422" wp14:textId="77777777">
            <w:pPr>
              <w:pStyle w:val="TableTextACSSC"/>
              <w:rPr>
                <w:rFonts w:ascii="Arial" w:hAnsi="Arial" w:cs="Arial"/>
                <w:sz w:val="18"/>
                <w:szCs w:val="18"/>
              </w:rPr>
            </w:pPr>
            <w:r w:rsidRPr="00B25719">
              <w:rPr>
                <w:rFonts w:ascii="Arial" w:hAnsi="Arial" w:cs="Arial"/>
                <w:sz w:val="18"/>
                <w:szCs w:val="18"/>
              </w:rPr>
              <w:t xml:space="preserve">Page Heading. </w:t>
            </w:r>
            <w:r>
              <w:rPr>
                <w:rFonts w:ascii="Arial" w:hAnsi="Arial" w:cs="Arial"/>
                <w:sz w:val="18"/>
                <w:szCs w:val="18"/>
              </w:rPr>
              <w:t>Daily</w:t>
            </w:r>
            <w:r w:rsidRPr="00B25719">
              <w:rPr>
                <w:rFonts w:ascii="Arial" w:hAnsi="Arial" w:cs="Arial"/>
                <w:sz w:val="18"/>
                <w:szCs w:val="18"/>
              </w:rPr>
              <w:t xml:space="preserve"> report ends as of date.</w:t>
            </w:r>
          </w:p>
        </w:tc>
        <w:tc>
          <w:tcPr>
            <w:tcW w:w="1646" w:type="pct"/>
            <w:gridSpan w:val="2"/>
            <w:tcBorders>
              <w:top w:val="single" w:color="616161" w:sz="2" w:space="0"/>
              <w:bottom w:val="single" w:color="616161" w:sz="2" w:space="0"/>
            </w:tcBorders>
          </w:tcPr>
          <w:p w:rsidRPr="00B25719" w:rsidR="001F6E03" w:rsidP="00D0385C" w:rsidRDefault="001F6E03" w14:paraId="56A149A5" wp14:textId="77777777">
            <w:pPr>
              <w:pStyle w:val="TableTextACSSC"/>
              <w:rPr>
                <w:rFonts w:ascii="Arial" w:hAnsi="Arial" w:cs="Arial"/>
                <w:sz w:val="18"/>
                <w:szCs w:val="18"/>
              </w:rPr>
            </w:pPr>
            <w:r w:rsidRPr="00BC5A9B">
              <w:rPr>
                <w:rFonts w:ascii="Arial" w:hAnsi="Arial" w:cs="Arial"/>
                <w:sz w:val="18"/>
                <w:szCs w:val="18"/>
              </w:rPr>
              <w:t xml:space="preserve">Display the prompted parameterized </w:t>
            </w:r>
            <w:r>
              <w:rPr>
                <w:rFonts w:ascii="Arial" w:hAnsi="Arial" w:cs="Arial"/>
                <w:sz w:val="18"/>
                <w:szCs w:val="18"/>
              </w:rPr>
              <w:t>Report Date</w:t>
            </w:r>
          </w:p>
        </w:tc>
      </w:tr>
      <w:tr xmlns:wp14="http://schemas.microsoft.com/office/word/2010/wordml" w:rsidR="001F6E03" w:rsidTr="00D0385C" w14:paraId="4D57C6D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4992" w:type="pct"/>
            <w:gridSpan w:val="7"/>
            <w:tcBorders>
              <w:top w:val="single" w:color="616161" w:sz="2" w:space="0"/>
              <w:bottom w:val="single" w:color="616161" w:sz="2" w:space="0"/>
            </w:tcBorders>
            <w:shd w:val="clear" w:color="auto" w:fill="191919"/>
          </w:tcPr>
          <w:p w:rsidR="001F6E03" w:rsidP="00D0385C" w:rsidRDefault="001F6E03" w14:paraId="47F75ED8"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1F6E03" w:rsidTr="00D0385C" w14:paraId="32E16B2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2558" w:type="pct"/>
            <w:gridSpan w:val="5"/>
            <w:tcBorders>
              <w:top w:val="single" w:color="616161" w:sz="2" w:space="0"/>
              <w:bottom w:val="single" w:color="616161" w:sz="2" w:space="0"/>
            </w:tcBorders>
          </w:tcPr>
          <w:p w:rsidRPr="00205D93" w:rsidR="001F6E03" w:rsidP="00D0385C" w:rsidRDefault="001F6E03" w14:paraId="33AE5FAF" wp14:textId="77777777">
            <w:pPr>
              <w:pStyle w:val="TableText1"/>
              <w:spacing w:before="40" w:after="40"/>
              <w:jc w:val="center"/>
              <w:rPr>
                <w:rStyle w:val="ModernTableText"/>
                <w:rFonts w:cs="Arial"/>
                <w:b/>
                <w:szCs w:val="17"/>
              </w:rPr>
            </w:pPr>
            <w:r w:rsidRPr="00205D93">
              <w:rPr>
                <w:rStyle w:val="ModernTableText"/>
                <w:rFonts w:cs="Arial"/>
                <w:b/>
                <w:szCs w:val="17"/>
              </w:rPr>
              <w:t>Chart Title</w:t>
            </w:r>
          </w:p>
        </w:tc>
        <w:tc>
          <w:tcPr>
            <w:tcW w:w="2434" w:type="pct"/>
            <w:gridSpan w:val="2"/>
            <w:tcBorders>
              <w:top w:val="single" w:color="616161" w:sz="2" w:space="0"/>
              <w:bottom w:val="single" w:color="616161" w:sz="2" w:space="0"/>
            </w:tcBorders>
          </w:tcPr>
          <w:p w:rsidRPr="00205D93" w:rsidR="001F6E03" w:rsidP="00D0385C" w:rsidRDefault="001F6E03" w14:paraId="01D82B4A"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Sub-title</w:t>
            </w:r>
          </w:p>
        </w:tc>
      </w:tr>
      <w:tr xmlns:wp14="http://schemas.microsoft.com/office/word/2010/wordml" w:rsidR="001F6E03" w:rsidTr="00D0385C" w14:paraId="7CB3026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2558" w:type="pct"/>
            <w:gridSpan w:val="5"/>
            <w:tcBorders>
              <w:top w:val="single" w:color="616161" w:sz="2" w:space="0"/>
              <w:right w:val="single" w:color="616161" w:sz="2" w:space="0"/>
            </w:tcBorders>
          </w:tcPr>
          <w:p w:rsidRPr="00205D93" w:rsidR="001F6E03" w:rsidP="00D0385C" w:rsidRDefault="001F6E03" w14:paraId="0603F59D"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c>
          <w:tcPr>
            <w:tcW w:w="2434" w:type="pct"/>
            <w:gridSpan w:val="2"/>
            <w:tcBorders>
              <w:top w:val="single" w:color="616161" w:sz="2" w:space="0"/>
              <w:right w:val="single" w:color="616161" w:sz="2" w:space="0"/>
            </w:tcBorders>
          </w:tcPr>
          <w:p w:rsidRPr="00205D93" w:rsidR="001F6E03" w:rsidP="00D0385C" w:rsidRDefault="001F6E03" w14:paraId="50385B6A"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r>
    </w:tbl>
    <w:p xmlns:wp14="http://schemas.microsoft.com/office/word/2010/wordml" w:rsidR="001F6E03" w:rsidP="001F6E03" w:rsidRDefault="001F6E03" w14:paraId="5474C1C3" wp14:textId="77777777">
      <w:pPr>
        <w:rPr>
          <w:sz w:val="19"/>
          <w:szCs w:val="19"/>
        </w:rPr>
      </w:pP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768"/>
        <w:gridCol w:w="1230"/>
        <w:gridCol w:w="1838"/>
        <w:gridCol w:w="269"/>
        <w:gridCol w:w="3381"/>
        <w:gridCol w:w="2460"/>
        <w:gridCol w:w="120"/>
        <w:gridCol w:w="4328"/>
      </w:tblGrid>
      <w:tr xmlns:wp14="http://schemas.microsoft.com/office/word/2010/wordml" w:rsidRPr="003F4256" w:rsidR="001F6E03" w:rsidTr="00D0385C" w14:paraId="63077226" wp14:textId="77777777">
        <w:trPr>
          <w:cantSplit/>
          <w:tblHeader/>
          <w:jc w:val="center"/>
        </w:trPr>
        <w:tc>
          <w:tcPr>
            <w:tcW w:w="5000" w:type="pct"/>
            <w:gridSpan w:val="8"/>
            <w:tcBorders>
              <w:top w:val="single" w:color="616161" w:sz="2" w:space="0"/>
              <w:bottom w:val="single" w:color="616161" w:sz="2" w:space="0"/>
            </w:tcBorders>
            <w:shd w:val="clear" w:color="auto" w:fill="191919"/>
          </w:tcPr>
          <w:p w:rsidRPr="003F4256" w:rsidR="001F6E03" w:rsidP="00D0385C" w:rsidRDefault="001F6E03" w14:paraId="50EA18B2" wp14:textId="77777777">
            <w:pPr>
              <w:pStyle w:val="TableText1"/>
              <w:spacing w:before="40" w:after="40"/>
              <w:jc w:val="center"/>
              <w:rPr>
                <w:rStyle w:val="ModernTableText"/>
                <w:rFonts w:ascii="Arial Black" w:hAnsi="Arial Black" w:cs="Arial"/>
                <w:bCs/>
                <w:noProof/>
                <w:color w:val="FFFFFF"/>
                <w:sz w:val="16"/>
                <w:szCs w:val="19"/>
              </w:rPr>
            </w:pPr>
            <w:r w:rsidRPr="003F4256">
              <w:rPr>
                <w:rStyle w:val="ModernTableText"/>
                <w:rFonts w:ascii="Arial Black" w:hAnsi="Arial Black" w:cs="Arial"/>
                <w:bCs/>
                <w:noProof/>
                <w:color w:val="FFFFFF"/>
                <w:sz w:val="16"/>
                <w:szCs w:val="19"/>
              </w:rPr>
              <w:t>Report Body</w:t>
            </w:r>
          </w:p>
        </w:tc>
      </w:tr>
      <w:tr xmlns:wp14="http://schemas.microsoft.com/office/word/2010/wordml" w:rsidRPr="003F4256" w:rsidR="001F6E03" w:rsidTr="00D0385C" w14:paraId="674167FB" wp14:textId="77777777">
        <w:trPr>
          <w:cantSplit/>
          <w:tblHeader/>
          <w:jc w:val="center"/>
        </w:trPr>
        <w:tc>
          <w:tcPr>
            <w:tcW w:w="263" w:type="pct"/>
            <w:tcBorders>
              <w:top w:val="single" w:color="616161" w:sz="2" w:space="0"/>
            </w:tcBorders>
            <w:vAlign w:val="center"/>
          </w:tcPr>
          <w:p w:rsidRPr="003F4256" w:rsidR="001F6E03" w:rsidP="00D0385C" w:rsidRDefault="001F6E03" w14:paraId="7B8829F5" wp14:textId="77777777">
            <w:pPr>
              <w:pStyle w:val="TableText1"/>
              <w:spacing w:before="40" w:after="40"/>
              <w:rPr>
                <w:rStyle w:val="ModernTableText"/>
                <w:rFonts w:cs="Arial"/>
                <w:b/>
                <w:sz w:val="16"/>
                <w:szCs w:val="17"/>
              </w:rPr>
            </w:pPr>
            <w:r w:rsidRPr="003F4256">
              <w:rPr>
                <w:rStyle w:val="ModernTableText"/>
                <w:rFonts w:cs="Arial"/>
                <w:b/>
                <w:sz w:val="16"/>
                <w:szCs w:val="17"/>
              </w:rPr>
              <w:t>Field Type</w:t>
            </w:r>
          </w:p>
        </w:tc>
        <w:tc>
          <w:tcPr>
            <w:tcW w:w="427" w:type="pct"/>
            <w:tcBorders>
              <w:top w:val="single" w:color="616161" w:sz="2" w:space="0"/>
            </w:tcBorders>
            <w:vAlign w:val="center"/>
          </w:tcPr>
          <w:p w:rsidRPr="003F4256" w:rsidR="001F6E03" w:rsidP="00D0385C" w:rsidRDefault="001F6E03" w14:paraId="70094FDB" wp14:textId="77777777">
            <w:pPr>
              <w:pStyle w:val="TableHeading"/>
              <w:spacing w:before="40" w:after="40"/>
              <w:rPr>
                <w:rStyle w:val="ModernTableText"/>
                <w:rFonts w:cs="Arial"/>
                <w:sz w:val="16"/>
                <w:szCs w:val="17"/>
              </w:rPr>
            </w:pPr>
            <w:r w:rsidRPr="003F4256">
              <w:rPr>
                <w:rStyle w:val="ModernTableText"/>
                <w:rFonts w:cs="Arial"/>
                <w:sz w:val="16"/>
                <w:szCs w:val="17"/>
              </w:rPr>
              <w:t>Business Label</w:t>
            </w:r>
          </w:p>
        </w:tc>
        <w:tc>
          <w:tcPr>
            <w:tcW w:w="644" w:type="pct"/>
            <w:tcBorders>
              <w:top w:val="single" w:color="616161" w:sz="2" w:space="0"/>
            </w:tcBorders>
            <w:vAlign w:val="center"/>
          </w:tcPr>
          <w:p w:rsidRPr="003F4256" w:rsidR="001F6E03" w:rsidP="00D0385C" w:rsidRDefault="001F6E03" w14:paraId="5A54F1D5"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Field Description</w:t>
            </w:r>
          </w:p>
        </w:tc>
        <w:tc>
          <w:tcPr>
            <w:tcW w:w="1279" w:type="pct"/>
            <w:gridSpan w:val="2"/>
            <w:tcBorders>
              <w:top w:val="single" w:color="616161" w:sz="2" w:space="0"/>
            </w:tcBorders>
            <w:vAlign w:val="center"/>
          </w:tcPr>
          <w:p w:rsidRPr="003F4256" w:rsidR="001F6E03" w:rsidP="00D0385C" w:rsidRDefault="001F6E03" w14:paraId="353BEE86"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Table</w:t>
            </w:r>
          </w:p>
        </w:tc>
        <w:tc>
          <w:tcPr>
            <w:tcW w:w="907" w:type="pct"/>
            <w:gridSpan w:val="2"/>
            <w:tcBorders>
              <w:top w:val="single" w:color="616161" w:sz="2" w:space="0"/>
            </w:tcBorders>
            <w:vAlign w:val="center"/>
          </w:tcPr>
          <w:p w:rsidRPr="003F4256" w:rsidR="001F6E03" w:rsidP="00D0385C" w:rsidRDefault="001F6E03" w14:paraId="5F90344F"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Column</w:t>
            </w:r>
          </w:p>
        </w:tc>
        <w:tc>
          <w:tcPr>
            <w:tcW w:w="1481" w:type="pct"/>
            <w:tcBorders>
              <w:top w:val="single" w:color="616161" w:sz="2" w:space="0"/>
            </w:tcBorders>
            <w:vAlign w:val="center"/>
          </w:tcPr>
          <w:p w:rsidRPr="003F4256" w:rsidR="001F6E03" w:rsidP="00D0385C" w:rsidRDefault="001F6E03" w14:paraId="723042D6"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Column Processing Rules</w:t>
            </w:r>
          </w:p>
        </w:tc>
      </w:tr>
      <w:tr xmlns:wp14="http://schemas.microsoft.com/office/word/2010/wordml" w:rsidRPr="003F4256" w:rsidR="001F6E03" w:rsidTr="00D0385C" w14:paraId="7496CB5F" wp14:textId="77777777">
        <w:trPr>
          <w:cantSplit/>
          <w:jc w:val="center"/>
        </w:trPr>
        <w:tc>
          <w:tcPr>
            <w:tcW w:w="263" w:type="pct"/>
            <w:vAlign w:val="center"/>
          </w:tcPr>
          <w:p w:rsidRPr="003F4256" w:rsidR="001F6E03" w:rsidP="00D0385C" w:rsidRDefault="001F6E03" w14:paraId="62ACE09F" wp14:textId="77777777">
            <w:pPr>
              <w:jc w:val="left"/>
              <w:rPr>
                <w:rStyle w:val="BodytextChar"/>
                <w:rFonts w:cs="Arial"/>
                <w:sz w:val="16"/>
                <w:szCs w:val="18"/>
              </w:rPr>
            </w:pPr>
            <w:r w:rsidRPr="003F4256">
              <w:rPr>
                <w:rStyle w:val="BodytextChar"/>
                <w:rFonts w:cs="Arial"/>
                <w:sz w:val="16"/>
                <w:szCs w:val="18"/>
              </w:rPr>
              <w:t>Column</w:t>
            </w:r>
          </w:p>
        </w:tc>
        <w:tc>
          <w:tcPr>
            <w:tcW w:w="427" w:type="pct"/>
            <w:vAlign w:val="center"/>
          </w:tcPr>
          <w:p w:rsidRPr="003F4256" w:rsidR="001F6E03" w:rsidP="00D0385C" w:rsidRDefault="001F6E03" w14:paraId="171B1DB6" wp14:textId="77777777">
            <w:pPr>
              <w:spacing w:after="0"/>
              <w:jc w:val="left"/>
              <w:rPr>
                <w:rStyle w:val="BodytextChar"/>
                <w:rFonts w:cs="Arial"/>
                <w:sz w:val="16"/>
                <w:szCs w:val="18"/>
              </w:rPr>
            </w:pPr>
            <w:r w:rsidRPr="00AB685C">
              <w:rPr>
                <w:rStyle w:val="BodytextChar"/>
                <w:rFonts w:cs="Arial"/>
                <w:sz w:val="16"/>
                <w:szCs w:val="18"/>
              </w:rPr>
              <w:t>Prov ID</w:t>
            </w:r>
          </w:p>
        </w:tc>
        <w:tc>
          <w:tcPr>
            <w:tcW w:w="644" w:type="pct"/>
            <w:vAlign w:val="center"/>
          </w:tcPr>
          <w:p w:rsidRPr="00B25719" w:rsidR="001F6E03" w:rsidP="00D0385C" w:rsidRDefault="001F6E03" w14:paraId="5FDB886B" wp14:textId="77777777">
            <w:pPr>
              <w:spacing w:before="40" w:after="40"/>
              <w:jc w:val="left"/>
              <w:rPr>
                <w:rStyle w:val="BodytextChar"/>
                <w:rFonts w:cs="Arial"/>
                <w:sz w:val="16"/>
                <w:szCs w:val="18"/>
              </w:rPr>
            </w:pPr>
            <w:r>
              <w:rPr>
                <w:rStyle w:val="BodytextChar"/>
                <w:rFonts w:cs="Arial"/>
                <w:sz w:val="16"/>
                <w:szCs w:val="18"/>
              </w:rPr>
              <w:t>This is the Requesting Provider's Medicaid ID</w:t>
            </w:r>
          </w:p>
        </w:tc>
        <w:tc>
          <w:tcPr>
            <w:tcW w:w="1279" w:type="pct"/>
            <w:gridSpan w:val="2"/>
            <w:vAlign w:val="center"/>
          </w:tcPr>
          <w:p w:rsidRPr="00B25719" w:rsidR="001F6E03" w:rsidP="00D0385C" w:rsidRDefault="001F6E03" w14:paraId="683C3C7D" wp14:textId="77777777">
            <w:pPr>
              <w:spacing w:before="40" w:after="40"/>
              <w:jc w:val="left"/>
              <w:rPr>
                <w:rStyle w:val="BodytextChar"/>
                <w:rFonts w:cs="Arial"/>
                <w:sz w:val="16"/>
                <w:szCs w:val="18"/>
              </w:rPr>
            </w:pPr>
            <w:r w:rsidRPr="00111E67">
              <w:rPr>
                <w:rStyle w:val="BodytextChar"/>
                <w:rFonts w:cs="Arial"/>
                <w:sz w:val="16"/>
                <w:szCs w:val="18"/>
              </w:rPr>
              <w:t>P_ALT_ID_TB</w:t>
            </w:r>
          </w:p>
        </w:tc>
        <w:tc>
          <w:tcPr>
            <w:tcW w:w="907" w:type="pct"/>
            <w:gridSpan w:val="2"/>
            <w:vAlign w:val="center"/>
          </w:tcPr>
          <w:p w:rsidRPr="00B25719" w:rsidR="001F6E03" w:rsidP="00D0385C" w:rsidRDefault="001F6E03" w14:paraId="02F0A314" wp14:textId="77777777">
            <w:pPr>
              <w:spacing w:before="40" w:after="40"/>
              <w:jc w:val="left"/>
              <w:rPr>
                <w:rStyle w:val="BodytextChar"/>
                <w:rFonts w:cs="Arial"/>
                <w:sz w:val="16"/>
                <w:szCs w:val="18"/>
              </w:rPr>
            </w:pPr>
            <w:r w:rsidRPr="00111E67">
              <w:rPr>
                <w:rStyle w:val="BodytextChar"/>
                <w:rFonts w:cs="Arial"/>
                <w:sz w:val="16"/>
                <w:szCs w:val="18"/>
              </w:rPr>
              <w:t>P_ALT_ID</w:t>
            </w:r>
          </w:p>
        </w:tc>
        <w:tc>
          <w:tcPr>
            <w:tcW w:w="1481" w:type="pct"/>
          </w:tcPr>
          <w:p w:rsidR="001F6E03" w:rsidP="00D0385C" w:rsidRDefault="001F6E03" w14:paraId="406AEC31" wp14:textId="77777777">
            <w:pPr>
              <w:pStyle w:val="TableTextACSSC"/>
              <w:rPr>
                <w:rFonts w:ascii="Arial" w:hAnsi="Arial" w:cs="Arial"/>
                <w:sz w:val="18"/>
                <w:szCs w:val="18"/>
              </w:rPr>
            </w:pPr>
            <w:r>
              <w:rPr>
                <w:rFonts w:ascii="Arial" w:hAnsi="Arial" w:cs="Arial"/>
                <w:sz w:val="18"/>
                <w:szCs w:val="18"/>
              </w:rPr>
              <w:t>Display P_ALT_ID_TB.P_ALT_ID</w:t>
            </w:r>
          </w:p>
          <w:p w:rsidR="001F6E03" w:rsidP="00D0385C" w:rsidRDefault="001F6E03" w14:paraId="14C57AC4" wp14:textId="77777777">
            <w:pPr>
              <w:pStyle w:val="TableTextACSSC"/>
              <w:rPr>
                <w:rFonts w:ascii="Arial" w:hAnsi="Arial" w:cs="Arial"/>
                <w:sz w:val="18"/>
                <w:szCs w:val="18"/>
              </w:rPr>
            </w:pPr>
            <w:r>
              <w:rPr>
                <w:rFonts w:ascii="Arial" w:hAnsi="Arial" w:cs="Arial"/>
                <w:sz w:val="18"/>
                <w:szCs w:val="18"/>
              </w:rPr>
              <w:t>Where A_HDR_LI_SUBM_PROV_ID_TB.</w:t>
            </w:r>
            <w:r w:rsidRPr="00BC5A9B">
              <w:rPr>
                <w:rFonts w:ascii="Arial" w:hAnsi="Arial" w:cs="Arial"/>
                <w:sz w:val="18"/>
                <w:szCs w:val="18"/>
              </w:rPr>
              <w:t>A_TXN_LVL_CD</w:t>
            </w:r>
            <w:r>
              <w:rPr>
                <w:rFonts w:ascii="Arial" w:hAnsi="Arial" w:cs="Arial"/>
                <w:sz w:val="18"/>
                <w:szCs w:val="18"/>
              </w:rPr>
              <w:t xml:space="preserve"> = 'RQ' (Requesting)  and</w:t>
            </w:r>
          </w:p>
          <w:p w:rsidR="001F6E03" w:rsidP="00D0385C" w:rsidRDefault="001F6E03" w14:paraId="0B70F680" wp14:textId="77777777">
            <w:pPr>
              <w:pStyle w:val="TableTextACSSC"/>
              <w:rPr>
                <w:rFonts w:ascii="Arial" w:hAnsi="Arial" w:cs="Arial"/>
                <w:sz w:val="18"/>
                <w:szCs w:val="18"/>
              </w:rPr>
            </w:pPr>
            <w:r w:rsidRPr="00BC5A9B">
              <w:rPr>
                <w:rFonts w:ascii="Arial" w:hAnsi="Arial" w:cs="Arial"/>
                <w:sz w:val="18"/>
                <w:szCs w:val="18"/>
              </w:rPr>
              <w:t>A_USED_PROV_ID_IND</w:t>
            </w:r>
            <w:r>
              <w:rPr>
                <w:rFonts w:ascii="Arial" w:hAnsi="Arial" w:cs="Arial"/>
                <w:sz w:val="18"/>
                <w:szCs w:val="18"/>
              </w:rPr>
              <w:t xml:space="preserve"> = 'Y'   and</w:t>
            </w:r>
          </w:p>
          <w:p w:rsidR="001F6E03" w:rsidP="00D0385C" w:rsidRDefault="001F6E03" w14:paraId="61D2301D" wp14:textId="77777777">
            <w:pPr>
              <w:pStyle w:val="TableTextACSSC"/>
              <w:rPr>
                <w:rFonts w:ascii="Arial" w:hAnsi="Arial" w:cs="Arial"/>
                <w:sz w:val="18"/>
                <w:szCs w:val="18"/>
              </w:rPr>
            </w:pPr>
            <w:r>
              <w:rPr>
                <w:rFonts w:ascii="Arial" w:hAnsi="Arial" w:cs="Arial"/>
                <w:sz w:val="18"/>
                <w:szCs w:val="18"/>
              </w:rPr>
              <w:t>P_SYS_ID = P_DTL_TB.P_SYS_ID</w:t>
            </w:r>
          </w:p>
          <w:p w:rsidRPr="00B25719" w:rsidR="001F6E03" w:rsidP="00D0385C" w:rsidRDefault="001F6E03" w14:paraId="318B6B29" wp14:textId="77777777">
            <w:pPr>
              <w:pStyle w:val="TableText1"/>
              <w:spacing w:before="40" w:after="40"/>
              <w:rPr>
                <w:rStyle w:val="BodytextChar"/>
                <w:rFonts w:cs="Arial"/>
                <w:spacing w:val="0"/>
                <w:sz w:val="16"/>
                <w:szCs w:val="18"/>
              </w:rPr>
            </w:pPr>
            <w:r>
              <w:rPr>
                <w:rFonts w:cs="Arial"/>
                <w:sz w:val="18"/>
                <w:szCs w:val="18"/>
              </w:rPr>
              <w:t>and P_DTL_TB.</w:t>
            </w:r>
            <w:r>
              <w:t xml:space="preserve"> </w:t>
            </w:r>
            <w:r w:rsidRPr="00874B66">
              <w:rPr>
                <w:rFonts w:cs="Arial"/>
                <w:sz w:val="18"/>
                <w:szCs w:val="18"/>
              </w:rPr>
              <w:t>P_ALT_ID_TY_CD</w:t>
            </w:r>
            <w:r>
              <w:rPr>
                <w:rFonts w:cs="Arial"/>
                <w:sz w:val="18"/>
                <w:szCs w:val="18"/>
              </w:rPr>
              <w:t xml:space="preserve"> = '1D' (MCAID ID) and current date is between P_ALT_ID_TB.</w:t>
            </w:r>
            <w:r w:rsidRPr="00874B66">
              <w:rPr>
                <w:rFonts w:cs="Arial"/>
                <w:sz w:val="18"/>
                <w:szCs w:val="18"/>
              </w:rPr>
              <w:t>P_ALT_ID_BEG_DT</w:t>
            </w:r>
            <w:r>
              <w:rPr>
                <w:rFonts w:cs="Arial"/>
                <w:sz w:val="18"/>
                <w:szCs w:val="18"/>
              </w:rPr>
              <w:t xml:space="preserve"> and P_ALT_ID_TB.</w:t>
            </w:r>
            <w:r w:rsidRPr="00874B66">
              <w:rPr>
                <w:rFonts w:cs="Arial"/>
                <w:sz w:val="18"/>
                <w:szCs w:val="18"/>
              </w:rPr>
              <w:t>P_ALT_ID_</w:t>
            </w:r>
            <w:r>
              <w:rPr>
                <w:rFonts w:cs="Arial"/>
                <w:sz w:val="18"/>
                <w:szCs w:val="18"/>
              </w:rPr>
              <w:t>END</w:t>
            </w:r>
            <w:r w:rsidRPr="00874B66">
              <w:rPr>
                <w:rFonts w:cs="Arial"/>
                <w:sz w:val="18"/>
                <w:szCs w:val="18"/>
              </w:rPr>
              <w:t>_DT</w:t>
            </w:r>
          </w:p>
        </w:tc>
      </w:tr>
      <w:tr xmlns:wp14="http://schemas.microsoft.com/office/word/2010/wordml" w:rsidRPr="003F4256" w:rsidR="001F6E03" w:rsidTr="00D0385C" w14:paraId="1B2AF2EA" wp14:textId="77777777">
        <w:trPr>
          <w:cantSplit/>
          <w:jc w:val="center"/>
        </w:trPr>
        <w:tc>
          <w:tcPr>
            <w:tcW w:w="263" w:type="pct"/>
            <w:vAlign w:val="center"/>
          </w:tcPr>
          <w:p w:rsidRPr="003F4256" w:rsidR="001F6E03" w:rsidP="00D0385C" w:rsidRDefault="001F6E03" w14:paraId="3B0D2D02" wp14:textId="77777777">
            <w:pPr>
              <w:jc w:val="left"/>
              <w:rPr>
                <w:rStyle w:val="BodytextChar"/>
                <w:rFonts w:cs="Arial"/>
                <w:sz w:val="16"/>
                <w:szCs w:val="18"/>
              </w:rPr>
            </w:pPr>
            <w:r w:rsidRPr="003F4256">
              <w:rPr>
                <w:rStyle w:val="BodytextChar"/>
                <w:rFonts w:cs="Arial"/>
                <w:sz w:val="16"/>
                <w:szCs w:val="18"/>
              </w:rPr>
              <w:t>Column</w:t>
            </w:r>
          </w:p>
        </w:tc>
        <w:tc>
          <w:tcPr>
            <w:tcW w:w="427" w:type="pct"/>
            <w:vAlign w:val="center"/>
          </w:tcPr>
          <w:p w:rsidRPr="003F4256" w:rsidR="001F6E03" w:rsidP="00D0385C" w:rsidRDefault="001F6E03" w14:paraId="51E130EF" wp14:textId="77777777">
            <w:pPr>
              <w:spacing w:after="0"/>
              <w:jc w:val="left"/>
              <w:rPr>
                <w:rStyle w:val="BodytextChar"/>
                <w:rFonts w:cs="Arial"/>
                <w:sz w:val="16"/>
                <w:szCs w:val="18"/>
              </w:rPr>
            </w:pPr>
            <w:r w:rsidRPr="00DD1FB1">
              <w:rPr>
                <w:rStyle w:val="BodytextChar"/>
                <w:rFonts w:cs="Arial"/>
                <w:sz w:val="16"/>
                <w:szCs w:val="18"/>
              </w:rPr>
              <w:t>Prov Name</w:t>
            </w:r>
          </w:p>
        </w:tc>
        <w:tc>
          <w:tcPr>
            <w:tcW w:w="644" w:type="pct"/>
            <w:vAlign w:val="center"/>
          </w:tcPr>
          <w:p w:rsidRPr="00B25719" w:rsidR="001F6E03" w:rsidP="00D0385C" w:rsidRDefault="001F6E03" w14:paraId="5571E811" wp14:textId="77777777">
            <w:pPr>
              <w:spacing w:before="40" w:after="40"/>
              <w:jc w:val="left"/>
              <w:rPr>
                <w:rStyle w:val="BodytextChar"/>
                <w:rFonts w:cs="Arial"/>
                <w:sz w:val="16"/>
                <w:szCs w:val="18"/>
              </w:rPr>
            </w:pPr>
            <w:r>
              <w:rPr>
                <w:rStyle w:val="BodytextChar"/>
                <w:rFonts w:cs="Arial"/>
                <w:sz w:val="16"/>
                <w:szCs w:val="18"/>
              </w:rPr>
              <w:t>This is the Requesting Provider's Name</w:t>
            </w:r>
          </w:p>
        </w:tc>
        <w:tc>
          <w:tcPr>
            <w:tcW w:w="1279" w:type="pct"/>
            <w:gridSpan w:val="2"/>
            <w:vAlign w:val="center"/>
          </w:tcPr>
          <w:p w:rsidRPr="00B25719" w:rsidR="001F6E03" w:rsidP="00D0385C" w:rsidRDefault="001F6E03" w14:paraId="62F754BA" wp14:textId="77777777">
            <w:pPr>
              <w:spacing w:before="40" w:after="40"/>
              <w:jc w:val="left"/>
              <w:rPr>
                <w:rStyle w:val="BodytextChar"/>
                <w:rFonts w:cs="Arial"/>
                <w:sz w:val="16"/>
                <w:szCs w:val="18"/>
              </w:rPr>
            </w:pPr>
            <w:r>
              <w:rPr>
                <w:rStyle w:val="BodytextChar"/>
                <w:rFonts w:cs="Arial"/>
                <w:sz w:val="16"/>
                <w:szCs w:val="18"/>
              </w:rPr>
              <w:t>P_DTL_TB</w:t>
            </w:r>
          </w:p>
        </w:tc>
        <w:tc>
          <w:tcPr>
            <w:tcW w:w="907" w:type="pct"/>
            <w:gridSpan w:val="2"/>
            <w:vAlign w:val="center"/>
          </w:tcPr>
          <w:p w:rsidRPr="00B25719" w:rsidR="001F6E03" w:rsidP="00D0385C" w:rsidRDefault="001F6E03" w14:paraId="0B8AF739" wp14:textId="77777777">
            <w:pPr>
              <w:spacing w:before="40" w:after="40"/>
              <w:jc w:val="left"/>
              <w:rPr>
                <w:rStyle w:val="BodytextChar"/>
                <w:rFonts w:cs="Arial"/>
                <w:sz w:val="16"/>
                <w:szCs w:val="18"/>
              </w:rPr>
            </w:pPr>
            <w:r>
              <w:rPr>
                <w:rStyle w:val="BodytextChar"/>
                <w:rFonts w:cs="Arial"/>
                <w:sz w:val="16"/>
                <w:szCs w:val="18"/>
              </w:rPr>
              <w:t>P_NAM</w:t>
            </w:r>
          </w:p>
        </w:tc>
        <w:tc>
          <w:tcPr>
            <w:tcW w:w="1481" w:type="pct"/>
          </w:tcPr>
          <w:p w:rsidR="001F6E03" w:rsidP="00D0385C" w:rsidRDefault="001F6E03" w14:paraId="049A5FE4" wp14:textId="77777777">
            <w:pPr>
              <w:pStyle w:val="TableTextACSSC"/>
              <w:rPr>
                <w:rFonts w:ascii="Arial" w:hAnsi="Arial" w:cs="Arial"/>
                <w:sz w:val="18"/>
                <w:szCs w:val="18"/>
              </w:rPr>
            </w:pPr>
            <w:r>
              <w:rPr>
                <w:rFonts w:ascii="Arial" w:hAnsi="Arial" w:cs="Arial"/>
                <w:sz w:val="18"/>
                <w:szCs w:val="18"/>
              </w:rPr>
              <w:t>Display P_DTL_TB.P_NAM</w:t>
            </w:r>
          </w:p>
          <w:p w:rsidR="001F6E03" w:rsidP="00D0385C" w:rsidRDefault="001F6E03" w14:paraId="393A4969" wp14:textId="77777777">
            <w:pPr>
              <w:pStyle w:val="TableTextACSSC"/>
              <w:rPr>
                <w:rFonts w:ascii="Arial" w:hAnsi="Arial" w:cs="Arial"/>
                <w:sz w:val="18"/>
                <w:szCs w:val="18"/>
              </w:rPr>
            </w:pPr>
            <w:r>
              <w:rPr>
                <w:rFonts w:ascii="Arial" w:hAnsi="Arial" w:cs="Arial"/>
                <w:sz w:val="18"/>
                <w:szCs w:val="18"/>
              </w:rPr>
              <w:t>Obtain the provider name (P_NAM) by using the P_SYS_ID obtained in the 'Provider ID' query above:  P_ALT_ID_TB.P_SYS_ID = P_DTL_TB.P_SYS_ID</w:t>
            </w:r>
            <w:r>
              <w:t xml:space="preserve"> </w:t>
            </w:r>
          </w:p>
          <w:p w:rsidRPr="00B25719" w:rsidR="001F6E03" w:rsidP="00D0385C" w:rsidRDefault="001F6E03" w14:paraId="0AB19033" wp14:textId="77777777">
            <w:pPr>
              <w:pStyle w:val="TableText1"/>
              <w:spacing w:before="40" w:after="40"/>
              <w:rPr>
                <w:rStyle w:val="BodytextChar"/>
                <w:rFonts w:cs="Arial"/>
                <w:spacing w:val="0"/>
                <w:sz w:val="16"/>
                <w:szCs w:val="18"/>
              </w:rPr>
            </w:pPr>
          </w:p>
        </w:tc>
      </w:tr>
      <w:tr xmlns:wp14="http://schemas.microsoft.com/office/word/2010/wordml" w:rsidRPr="003F4256" w:rsidR="00D14C6B" w:rsidTr="00D0385C" w14:paraId="3090B064" wp14:textId="77777777">
        <w:trPr>
          <w:cantSplit/>
          <w:jc w:val="center"/>
        </w:trPr>
        <w:tc>
          <w:tcPr>
            <w:tcW w:w="263" w:type="pct"/>
            <w:vAlign w:val="center"/>
          </w:tcPr>
          <w:p w:rsidRPr="003F4256" w:rsidR="00D14C6B" w:rsidP="00D14C6B" w:rsidRDefault="00D14C6B" w14:paraId="4F2B1CF6" wp14:textId="77777777">
            <w:pPr>
              <w:jc w:val="left"/>
              <w:rPr>
                <w:rStyle w:val="BodytextChar"/>
                <w:rFonts w:cs="Arial"/>
                <w:sz w:val="16"/>
                <w:szCs w:val="18"/>
              </w:rPr>
            </w:pPr>
            <w:r>
              <w:rPr>
                <w:rStyle w:val="BodytextChar"/>
                <w:rFonts w:cs="Arial"/>
                <w:sz w:val="16"/>
                <w:szCs w:val="18"/>
              </w:rPr>
              <w:t>Column</w:t>
            </w:r>
          </w:p>
        </w:tc>
        <w:tc>
          <w:tcPr>
            <w:tcW w:w="427" w:type="pct"/>
            <w:vAlign w:val="center"/>
          </w:tcPr>
          <w:p w:rsidR="00D14C6B" w:rsidP="00D14C6B" w:rsidRDefault="00D14C6B" w14:paraId="371EC1FD" wp14:textId="77777777">
            <w:pPr>
              <w:spacing w:after="0"/>
              <w:jc w:val="left"/>
              <w:rPr>
                <w:rStyle w:val="BodytextChar"/>
                <w:rFonts w:cs="Arial"/>
                <w:sz w:val="16"/>
                <w:szCs w:val="18"/>
              </w:rPr>
            </w:pPr>
            <w:r>
              <w:rPr>
                <w:rStyle w:val="BodytextChar"/>
                <w:rFonts w:cs="Arial"/>
                <w:sz w:val="16"/>
                <w:szCs w:val="18"/>
              </w:rPr>
              <w:t>Submitter Prov ID</w:t>
            </w:r>
          </w:p>
          <w:p w:rsidRPr="00DD1FB1" w:rsidR="00D14C6B" w:rsidP="00D14C6B" w:rsidRDefault="00D14C6B" w14:paraId="0446E646" wp14:textId="77777777">
            <w:pPr>
              <w:spacing w:after="0"/>
              <w:jc w:val="left"/>
              <w:rPr>
                <w:rStyle w:val="BodytextChar"/>
                <w:rFonts w:cs="Arial"/>
                <w:sz w:val="16"/>
                <w:szCs w:val="18"/>
              </w:rPr>
            </w:pPr>
          </w:p>
        </w:tc>
        <w:tc>
          <w:tcPr>
            <w:tcW w:w="644" w:type="pct"/>
            <w:vAlign w:val="center"/>
          </w:tcPr>
          <w:p w:rsidR="00D14C6B" w:rsidP="00D14C6B" w:rsidRDefault="00D14C6B" w14:paraId="269D4CA0" wp14:textId="77777777">
            <w:pPr>
              <w:spacing w:before="40" w:after="40"/>
              <w:jc w:val="left"/>
              <w:rPr>
                <w:rStyle w:val="BodytextChar"/>
                <w:rFonts w:cs="Arial"/>
                <w:sz w:val="16"/>
                <w:szCs w:val="18"/>
              </w:rPr>
            </w:pPr>
            <w:r>
              <w:rPr>
                <w:rStyle w:val="BodytextChar"/>
                <w:rFonts w:cs="Arial"/>
                <w:sz w:val="16"/>
                <w:szCs w:val="18"/>
              </w:rPr>
              <w:t>This is the Submitting Provider’s ID</w:t>
            </w:r>
          </w:p>
        </w:tc>
        <w:tc>
          <w:tcPr>
            <w:tcW w:w="1279" w:type="pct"/>
            <w:gridSpan w:val="2"/>
            <w:vAlign w:val="center"/>
          </w:tcPr>
          <w:p w:rsidR="00D14C6B" w:rsidP="00D14C6B" w:rsidRDefault="00D14C6B" w14:paraId="31E5FAB1" wp14:textId="77777777">
            <w:pPr>
              <w:spacing w:before="40" w:after="40"/>
              <w:jc w:val="left"/>
              <w:rPr>
                <w:rStyle w:val="BodytextChar"/>
                <w:rFonts w:cs="Arial"/>
                <w:sz w:val="16"/>
                <w:szCs w:val="18"/>
              </w:rPr>
            </w:pPr>
            <w:r>
              <w:rPr>
                <w:rStyle w:val="BodytextChar"/>
                <w:rFonts w:cs="Arial"/>
                <w:sz w:val="16"/>
                <w:szCs w:val="18"/>
              </w:rPr>
              <w:t>A_HDR_LI_SUBM_PROV_ID_TB</w:t>
            </w:r>
          </w:p>
          <w:p w:rsidR="00D14C6B" w:rsidP="00D14C6B" w:rsidRDefault="00D14C6B" w14:paraId="5744417B" wp14:textId="77777777">
            <w:pPr>
              <w:spacing w:before="40" w:after="40"/>
              <w:jc w:val="left"/>
              <w:rPr>
                <w:rStyle w:val="BodytextChar"/>
                <w:rFonts w:cs="Arial"/>
                <w:sz w:val="16"/>
                <w:szCs w:val="18"/>
              </w:rPr>
            </w:pPr>
            <w:r>
              <w:rPr>
                <w:rStyle w:val="BodytextChar"/>
                <w:rFonts w:cs="Arial"/>
                <w:sz w:val="16"/>
                <w:szCs w:val="18"/>
              </w:rPr>
              <w:t>OR</w:t>
            </w:r>
          </w:p>
          <w:p w:rsidR="00D14C6B" w:rsidP="00D14C6B" w:rsidRDefault="00D14C6B" w14:paraId="7DE1F93D" wp14:textId="77777777">
            <w:pPr>
              <w:spacing w:before="40" w:after="40"/>
              <w:jc w:val="left"/>
              <w:rPr>
                <w:rStyle w:val="BodytextChar"/>
                <w:rFonts w:cs="Arial"/>
                <w:sz w:val="16"/>
                <w:szCs w:val="18"/>
              </w:rPr>
            </w:pPr>
            <w:r>
              <w:rPr>
                <w:rStyle w:val="BodytextChar"/>
                <w:rFonts w:cs="Arial"/>
                <w:sz w:val="16"/>
                <w:szCs w:val="18"/>
              </w:rPr>
              <w:t>P_ALT_ID_TB</w:t>
            </w:r>
          </w:p>
        </w:tc>
        <w:tc>
          <w:tcPr>
            <w:tcW w:w="907" w:type="pct"/>
            <w:gridSpan w:val="2"/>
            <w:vAlign w:val="center"/>
          </w:tcPr>
          <w:p w:rsidR="00D14C6B" w:rsidP="00D14C6B" w:rsidRDefault="00D14C6B" w14:paraId="153949A3" wp14:textId="77777777">
            <w:pPr>
              <w:spacing w:before="40" w:after="40"/>
              <w:jc w:val="left"/>
              <w:rPr>
                <w:rStyle w:val="BodytextChar"/>
                <w:rFonts w:cs="Arial"/>
                <w:sz w:val="16"/>
                <w:szCs w:val="18"/>
              </w:rPr>
            </w:pPr>
            <w:r>
              <w:rPr>
                <w:rStyle w:val="BodytextChar"/>
                <w:rFonts w:cs="Arial"/>
                <w:sz w:val="16"/>
                <w:szCs w:val="18"/>
              </w:rPr>
              <w:t>A_PROV_ID</w:t>
            </w:r>
          </w:p>
          <w:p w:rsidR="00D14C6B" w:rsidP="00D14C6B" w:rsidRDefault="00D14C6B" w14:paraId="030CF465" wp14:textId="77777777">
            <w:pPr>
              <w:spacing w:before="40" w:after="40"/>
              <w:jc w:val="left"/>
              <w:rPr>
                <w:rStyle w:val="BodytextChar"/>
                <w:sz w:val="16"/>
                <w:szCs w:val="18"/>
              </w:rPr>
            </w:pPr>
            <w:r>
              <w:rPr>
                <w:rStyle w:val="BodytextChar"/>
                <w:sz w:val="16"/>
                <w:szCs w:val="18"/>
              </w:rPr>
              <w:t>OR</w:t>
            </w:r>
          </w:p>
          <w:p w:rsidR="00D14C6B" w:rsidP="00D14C6B" w:rsidRDefault="00D14C6B" w14:paraId="2951E4DC" wp14:textId="77777777">
            <w:pPr>
              <w:spacing w:before="40" w:after="40"/>
              <w:jc w:val="left"/>
              <w:rPr>
                <w:rStyle w:val="BodytextChar"/>
                <w:rFonts w:cs="Arial"/>
                <w:sz w:val="16"/>
                <w:szCs w:val="18"/>
              </w:rPr>
            </w:pPr>
            <w:r w:rsidRPr="00111E67">
              <w:rPr>
                <w:rStyle w:val="BodytextChar"/>
                <w:rFonts w:cs="Arial"/>
                <w:sz w:val="16"/>
                <w:szCs w:val="18"/>
              </w:rPr>
              <w:t>P_ALT_ID</w:t>
            </w:r>
          </w:p>
        </w:tc>
        <w:tc>
          <w:tcPr>
            <w:tcW w:w="1481" w:type="pct"/>
          </w:tcPr>
          <w:p w:rsidR="00D14C6B" w:rsidP="00D14C6B" w:rsidRDefault="00D14C6B" w14:paraId="4D25174A" wp14:textId="77777777">
            <w:pPr>
              <w:pStyle w:val="TableTextACSSC"/>
              <w:rPr>
                <w:sz w:val="18"/>
              </w:rPr>
            </w:pPr>
            <w:r>
              <w:rPr>
                <w:rFonts w:ascii="Arial" w:hAnsi="Arial" w:cs="Arial"/>
                <w:sz w:val="18"/>
                <w:szCs w:val="18"/>
              </w:rPr>
              <w:t>I</w:t>
            </w:r>
            <w:r>
              <w:rPr>
                <w:sz w:val="18"/>
              </w:rPr>
              <w:t xml:space="preserve">f row exists where A_HDR_LI_SUBM_PROV_ID_TB.A_TXN_LVL_CD = ‘EV’ and A_HDR_LI_SUBM_PROV_ID_TB.A_PROV_ENTY_ID_CD = ‘77’ </w:t>
            </w:r>
          </w:p>
          <w:p w:rsidR="00D14C6B" w:rsidP="00D14C6B" w:rsidRDefault="00D14C6B" w14:paraId="4F6B1F36" wp14:textId="77777777">
            <w:pPr>
              <w:pStyle w:val="TableTextACSSC"/>
              <w:rPr>
                <w:sz w:val="18"/>
              </w:rPr>
            </w:pPr>
            <w:r>
              <w:rPr>
                <w:sz w:val="18"/>
              </w:rPr>
              <w:t xml:space="preserve">Map A_HDR_LI_SUBM_PROV_ID_TB.A_PROV_ID </w:t>
            </w:r>
          </w:p>
          <w:p w:rsidR="00D14C6B" w:rsidP="00D14C6B" w:rsidRDefault="00D14C6B" w14:paraId="6FDE547B" wp14:textId="77777777">
            <w:pPr>
              <w:pStyle w:val="TableTextACSSC"/>
              <w:rPr>
                <w:rFonts w:cs="Arial"/>
                <w:sz w:val="18"/>
              </w:rPr>
            </w:pPr>
            <w:r>
              <w:rPr>
                <w:rFonts w:cs="Arial"/>
                <w:sz w:val="18"/>
              </w:rPr>
              <w:t>ELSE</w:t>
            </w:r>
          </w:p>
          <w:p w:rsidR="00D14C6B" w:rsidP="00D14C6B" w:rsidRDefault="00D14C6B" w14:paraId="0B1D8639" wp14:textId="77777777">
            <w:pPr>
              <w:pStyle w:val="TableTextACSSC"/>
              <w:rPr>
                <w:rFonts w:cs="Arial"/>
                <w:sz w:val="18"/>
              </w:rPr>
            </w:pPr>
            <w:r>
              <w:rPr>
                <w:rFonts w:cs="Arial"/>
                <w:sz w:val="18"/>
              </w:rPr>
              <w:t>Map the same ID as found in the ‘Prov ID’ business label above (Default).</w:t>
            </w:r>
          </w:p>
          <w:p w:rsidR="00D14C6B" w:rsidP="00D14C6B" w:rsidRDefault="00D14C6B" w14:paraId="002D5ADD" wp14:textId="77777777">
            <w:pPr>
              <w:pStyle w:val="TableTextACSSC"/>
              <w:rPr>
                <w:rFonts w:cs="Arial"/>
                <w:sz w:val="18"/>
              </w:rPr>
            </w:pPr>
          </w:p>
          <w:p w:rsidR="00D14C6B" w:rsidP="00D14C6B" w:rsidRDefault="00D14C6B" w14:paraId="23AC0DD9" wp14:textId="77777777">
            <w:pPr>
              <w:pStyle w:val="TableTextACSSC"/>
              <w:rPr>
                <w:rFonts w:ascii="Arial" w:hAnsi="Arial" w:cs="Arial"/>
                <w:sz w:val="18"/>
                <w:szCs w:val="18"/>
              </w:rPr>
            </w:pPr>
          </w:p>
        </w:tc>
      </w:tr>
      <w:tr xmlns:wp14="http://schemas.microsoft.com/office/word/2010/wordml" w:rsidRPr="003F4256" w:rsidR="00D14C6B" w:rsidTr="00D0385C" w14:paraId="07CA5880" wp14:textId="77777777">
        <w:trPr>
          <w:cantSplit/>
          <w:jc w:val="center"/>
        </w:trPr>
        <w:tc>
          <w:tcPr>
            <w:tcW w:w="263" w:type="pct"/>
            <w:vAlign w:val="center"/>
          </w:tcPr>
          <w:p w:rsidR="00D14C6B" w:rsidP="00D14C6B" w:rsidRDefault="00D14C6B" w14:paraId="21616844" wp14:textId="77777777">
            <w:pPr>
              <w:jc w:val="left"/>
              <w:rPr>
                <w:rStyle w:val="BodytextChar"/>
                <w:rFonts w:cs="Arial"/>
                <w:sz w:val="16"/>
                <w:szCs w:val="18"/>
              </w:rPr>
            </w:pPr>
            <w:r>
              <w:rPr>
                <w:rStyle w:val="BodytextChar"/>
                <w:rFonts w:cs="Arial"/>
                <w:sz w:val="16"/>
                <w:szCs w:val="18"/>
              </w:rPr>
              <w:t>Column</w:t>
            </w:r>
          </w:p>
        </w:tc>
        <w:tc>
          <w:tcPr>
            <w:tcW w:w="427" w:type="pct"/>
            <w:vAlign w:val="center"/>
          </w:tcPr>
          <w:p w:rsidR="00D14C6B" w:rsidP="00D14C6B" w:rsidRDefault="00D14C6B" w14:paraId="3C09C46E" wp14:textId="77777777">
            <w:pPr>
              <w:spacing w:after="0"/>
              <w:jc w:val="left"/>
              <w:rPr>
                <w:rStyle w:val="BodytextChar"/>
                <w:rFonts w:cs="Arial"/>
                <w:sz w:val="16"/>
                <w:szCs w:val="18"/>
              </w:rPr>
            </w:pPr>
            <w:r>
              <w:rPr>
                <w:rStyle w:val="BodytextChar"/>
                <w:rFonts w:cs="Arial"/>
                <w:sz w:val="16"/>
                <w:szCs w:val="18"/>
              </w:rPr>
              <w:t>SubmitterProv Name</w:t>
            </w:r>
          </w:p>
          <w:p w:rsidR="00D14C6B" w:rsidP="00D14C6B" w:rsidRDefault="00D14C6B" w14:paraId="06025DC8" wp14:textId="77777777">
            <w:pPr>
              <w:spacing w:after="0"/>
              <w:jc w:val="left"/>
              <w:rPr>
                <w:rStyle w:val="BodytextChar"/>
                <w:rFonts w:cs="Arial"/>
                <w:sz w:val="16"/>
                <w:szCs w:val="18"/>
              </w:rPr>
            </w:pPr>
          </w:p>
        </w:tc>
        <w:tc>
          <w:tcPr>
            <w:tcW w:w="644" w:type="pct"/>
            <w:vAlign w:val="center"/>
          </w:tcPr>
          <w:p w:rsidR="00D14C6B" w:rsidP="00D14C6B" w:rsidRDefault="00D14C6B" w14:paraId="399869F4" wp14:textId="77777777">
            <w:pPr>
              <w:spacing w:before="40" w:after="40"/>
              <w:jc w:val="left"/>
              <w:rPr>
                <w:rStyle w:val="BodytextChar"/>
                <w:rFonts w:cs="Arial"/>
                <w:sz w:val="16"/>
                <w:szCs w:val="18"/>
              </w:rPr>
            </w:pPr>
            <w:r>
              <w:rPr>
                <w:rStyle w:val="BodytextChar"/>
                <w:rFonts w:cs="Arial"/>
                <w:sz w:val="16"/>
                <w:szCs w:val="18"/>
              </w:rPr>
              <w:t>This is the Submitting Provider’s Name</w:t>
            </w:r>
          </w:p>
        </w:tc>
        <w:tc>
          <w:tcPr>
            <w:tcW w:w="1279" w:type="pct"/>
            <w:gridSpan w:val="2"/>
            <w:vAlign w:val="center"/>
          </w:tcPr>
          <w:p w:rsidR="00D14C6B" w:rsidP="00D14C6B" w:rsidRDefault="00D14C6B" w14:paraId="74714F49" wp14:textId="77777777">
            <w:pPr>
              <w:spacing w:before="40" w:after="40"/>
              <w:jc w:val="left"/>
              <w:rPr>
                <w:rStyle w:val="BodytextChar"/>
                <w:rFonts w:cs="Arial"/>
                <w:sz w:val="16"/>
                <w:szCs w:val="18"/>
              </w:rPr>
            </w:pPr>
            <w:r>
              <w:rPr>
                <w:rStyle w:val="BodytextChar"/>
                <w:rFonts w:cs="Arial"/>
                <w:sz w:val="16"/>
                <w:szCs w:val="18"/>
              </w:rPr>
              <w:t>P_DTL_TB</w:t>
            </w:r>
          </w:p>
        </w:tc>
        <w:tc>
          <w:tcPr>
            <w:tcW w:w="907" w:type="pct"/>
            <w:gridSpan w:val="2"/>
            <w:vAlign w:val="center"/>
          </w:tcPr>
          <w:p w:rsidR="00D14C6B" w:rsidP="00D14C6B" w:rsidRDefault="00D14C6B" w14:paraId="2F232EB1" wp14:textId="77777777">
            <w:pPr>
              <w:spacing w:before="40" w:after="40"/>
              <w:jc w:val="left"/>
              <w:rPr>
                <w:rStyle w:val="BodytextChar"/>
                <w:rFonts w:cs="Arial"/>
                <w:sz w:val="16"/>
                <w:szCs w:val="18"/>
              </w:rPr>
            </w:pPr>
            <w:r>
              <w:rPr>
                <w:rStyle w:val="BodytextChar"/>
                <w:rFonts w:cs="Arial"/>
                <w:sz w:val="16"/>
                <w:szCs w:val="18"/>
              </w:rPr>
              <w:t>P_NAM</w:t>
            </w:r>
          </w:p>
        </w:tc>
        <w:tc>
          <w:tcPr>
            <w:tcW w:w="1481" w:type="pct"/>
          </w:tcPr>
          <w:p w:rsidR="00D14C6B" w:rsidP="00D14C6B" w:rsidRDefault="00D14C6B" w14:paraId="2AE5493D" wp14:textId="77777777">
            <w:pPr>
              <w:pStyle w:val="TableTextACSSC"/>
              <w:rPr>
                <w:rFonts w:ascii="Arial" w:hAnsi="Arial" w:cs="Arial"/>
                <w:sz w:val="18"/>
                <w:szCs w:val="18"/>
              </w:rPr>
            </w:pPr>
            <w:r>
              <w:rPr>
                <w:rFonts w:ascii="Arial" w:hAnsi="Arial" w:cs="Arial"/>
                <w:sz w:val="18"/>
                <w:szCs w:val="18"/>
              </w:rPr>
              <w:t>Display P_DTL_TB.P_NAM</w:t>
            </w:r>
          </w:p>
          <w:p w:rsidR="00D14C6B" w:rsidP="00D14C6B" w:rsidRDefault="00D14C6B" w14:paraId="152D29B3" wp14:textId="77777777">
            <w:pPr>
              <w:pStyle w:val="TableTextACSSC"/>
              <w:rPr>
                <w:sz w:val="18"/>
              </w:rPr>
            </w:pPr>
            <w:r>
              <w:rPr>
                <w:rFonts w:ascii="Arial" w:hAnsi="Arial" w:cs="Arial"/>
                <w:sz w:val="18"/>
                <w:szCs w:val="18"/>
              </w:rPr>
              <w:t>I</w:t>
            </w:r>
            <w:r>
              <w:rPr>
                <w:sz w:val="18"/>
              </w:rPr>
              <w:t xml:space="preserve">f row exists where A_HDR_LI_SUBM_PROV_ID_TB.A_TXN_LVL_CD = ‘EV’ and A_HDR_LI_SUBM_PROV_ID_TB.A_PROV_ENTY_ID_CD = ‘77’ </w:t>
            </w:r>
          </w:p>
          <w:p w:rsidR="00D14C6B" w:rsidP="00D14C6B" w:rsidRDefault="00D14C6B" w14:paraId="4BB78947" wp14:textId="77777777">
            <w:pPr>
              <w:pStyle w:val="TableTextACSSC"/>
              <w:rPr>
                <w:rFonts w:ascii="Arial" w:hAnsi="Arial" w:cs="Arial"/>
                <w:sz w:val="18"/>
                <w:szCs w:val="18"/>
              </w:rPr>
            </w:pPr>
            <w:r>
              <w:rPr>
                <w:rFonts w:ascii="Arial" w:hAnsi="Arial" w:cs="Arial"/>
                <w:sz w:val="18"/>
                <w:szCs w:val="18"/>
              </w:rPr>
              <w:t>Then obtain the provider name (P_NAM) by using the P_SYS_ID found:  P_DTL_TB.P_SYS_ID</w:t>
            </w:r>
            <w:r>
              <w:t xml:space="preserve"> = </w:t>
            </w:r>
            <w:r>
              <w:rPr>
                <w:rFonts w:ascii="Arial" w:hAnsi="Arial" w:cs="Arial"/>
                <w:sz w:val="18"/>
                <w:szCs w:val="18"/>
              </w:rPr>
              <w:t>A_HDR_LI_SUBM_PROV_ID_TB.P_SYS_ID</w:t>
            </w:r>
          </w:p>
          <w:p w:rsidR="00D14C6B" w:rsidP="00D14C6B" w:rsidRDefault="00D14C6B" w14:paraId="4D777C52" wp14:textId="77777777">
            <w:pPr>
              <w:pStyle w:val="TableTextACSSC"/>
              <w:rPr>
                <w:rFonts w:cs="Arial"/>
                <w:sz w:val="18"/>
              </w:rPr>
            </w:pPr>
            <w:r>
              <w:rPr>
                <w:rFonts w:cs="Arial"/>
                <w:sz w:val="18"/>
              </w:rPr>
              <w:t>ELSE</w:t>
            </w:r>
          </w:p>
          <w:p w:rsidR="00D14C6B" w:rsidP="00D14C6B" w:rsidRDefault="00D14C6B" w14:paraId="59B32403" wp14:textId="77777777">
            <w:pPr>
              <w:pStyle w:val="TableTextACSSC"/>
              <w:rPr>
                <w:rFonts w:cs="Arial"/>
                <w:sz w:val="18"/>
              </w:rPr>
            </w:pPr>
            <w:r>
              <w:rPr>
                <w:rFonts w:cs="Arial"/>
                <w:sz w:val="18"/>
              </w:rPr>
              <w:t>Map the same name as found in the ‘Prov Name’ business label above (Default).</w:t>
            </w:r>
          </w:p>
          <w:p w:rsidR="00D14C6B" w:rsidP="00D14C6B" w:rsidRDefault="00D14C6B" w14:paraId="568BC674" wp14:textId="77777777">
            <w:pPr>
              <w:pStyle w:val="TableTextACSSC"/>
              <w:rPr>
                <w:rFonts w:ascii="Arial" w:hAnsi="Arial" w:cs="Arial"/>
                <w:sz w:val="18"/>
                <w:szCs w:val="18"/>
              </w:rPr>
            </w:pPr>
          </w:p>
          <w:p w:rsidR="00D14C6B" w:rsidP="00D14C6B" w:rsidRDefault="00D14C6B" w14:paraId="6299A253" wp14:textId="77777777">
            <w:pPr>
              <w:pStyle w:val="TableTextACSSC"/>
              <w:rPr>
                <w:rFonts w:ascii="Arial" w:hAnsi="Arial" w:cs="Arial"/>
                <w:sz w:val="18"/>
                <w:szCs w:val="18"/>
              </w:rPr>
            </w:pPr>
          </w:p>
        </w:tc>
      </w:tr>
      <w:tr xmlns:wp14="http://schemas.microsoft.com/office/word/2010/wordml" w:rsidRPr="003F4256" w:rsidR="00D14C6B" w:rsidTr="00D0385C" w14:paraId="376BB9DF" wp14:textId="77777777">
        <w:trPr>
          <w:cantSplit/>
          <w:jc w:val="center"/>
        </w:trPr>
        <w:tc>
          <w:tcPr>
            <w:tcW w:w="263" w:type="pct"/>
            <w:vAlign w:val="center"/>
          </w:tcPr>
          <w:p w:rsidRPr="003F4256" w:rsidR="00D14C6B" w:rsidP="00D14C6B" w:rsidRDefault="00D14C6B" w14:paraId="38F833A6" wp14:textId="77777777">
            <w:pPr>
              <w:jc w:val="left"/>
              <w:rPr>
                <w:rStyle w:val="BodytextChar"/>
                <w:rFonts w:cs="Arial"/>
                <w:sz w:val="16"/>
                <w:szCs w:val="18"/>
              </w:rPr>
            </w:pPr>
            <w:r w:rsidRPr="003F4256">
              <w:rPr>
                <w:rStyle w:val="BodytextChar"/>
                <w:rFonts w:cs="Arial"/>
                <w:sz w:val="16"/>
                <w:szCs w:val="18"/>
              </w:rPr>
              <w:t>Column</w:t>
            </w:r>
          </w:p>
        </w:tc>
        <w:tc>
          <w:tcPr>
            <w:tcW w:w="427" w:type="pct"/>
            <w:vAlign w:val="center"/>
          </w:tcPr>
          <w:p w:rsidRPr="003F4256" w:rsidR="00D14C6B" w:rsidP="00D14C6B" w:rsidRDefault="00D14C6B" w14:paraId="72E41D88" wp14:textId="77777777">
            <w:pPr>
              <w:spacing w:after="0"/>
              <w:jc w:val="left"/>
              <w:rPr>
                <w:rStyle w:val="BodytextChar"/>
                <w:rFonts w:cs="Arial"/>
                <w:sz w:val="16"/>
                <w:szCs w:val="18"/>
              </w:rPr>
            </w:pPr>
            <w:r>
              <w:rPr>
                <w:rStyle w:val="BodytextChar"/>
                <w:rFonts w:cs="Arial"/>
                <w:sz w:val="16"/>
                <w:szCs w:val="18"/>
              </w:rPr>
              <w:t>SA Subm Mbr ID</w:t>
            </w:r>
          </w:p>
          <w:p w:rsidRPr="003F4256" w:rsidR="00D14C6B" w:rsidP="00D14C6B" w:rsidRDefault="00D14C6B" w14:paraId="5BD73AE3" wp14:textId="77777777">
            <w:pPr>
              <w:spacing w:before="40" w:after="40"/>
              <w:jc w:val="left"/>
              <w:rPr>
                <w:rStyle w:val="BodytextChar"/>
                <w:rFonts w:cs="Arial"/>
                <w:sz w:val="16"/>
                <w:szCs w:val="18"/>
              </w:rPr>
            </w:pPr>
          </w:p>
        </w:tc>
        <w:tc>
          <w:tcPr>
            <w:tcW w:w="644" w:type="pct"/>
            <w:vAlign w:val="center"/>
          </w:tcPr>
          <w:p w:rsidRPr="00B25719" w:rsidR="00D14C6B" w:rsidP="00D14C6B" w:rsidRDefault="00D14C6B" w14:paraId="16C0B0DC" wp14:textId="77777777">
            <w:pPr>
              <w:spacing w:before="40" w:after="40"/>
              <w:jc w:val="left"/>
              <w:rPr>
                <w:rStyle w:val="BodytextChar"/>
                <w:rFonts w:cs="Arial"/>
                <w:sz w:val="16"/>
                <w:szCs w:val="18"/>
              </w:rPr>
            </w:pPr>
            <w:r w:rsidRPr="00B25719">
              <w:rPr>
                <w:rStyle w:val="BodytextChar"/>
                <w:rFonts w:cs="Arial"/>
                <w:sz w:val="16"/>
                <w:szCs w:val="18"/>
              </w:rPr>
              <w:t>Member Current Alternate Identification.</w:t>
            </w:r>
          </w:p>
          <w:p w:rsidRPr="00B25719" w:rsidR="00D14C6B" w:rsidP="00D14C6B" w:rsidRDefault="00D14C6B" w14:paraId="1DD3F695" wp14:textId="77777777">
            <w:pPr>
              <w:spacing w:before="40" w:after="40"/>
              <w:jc w:val="left"/>
              <w:rPr>
                <w:rStyle w:val="BodytextChar"/>
                <w:rFonts w:cs="Arial"/>
                <w:sz w:val="16"/>
                <w:szCs w:val="18"/>
              </w:rPr>
            </w:pPr>
            <w:r w:rsidRPr="00B25719">
              <w:rPr>
                <w:rStyle w:val="BodytextChar"/>
                <w:rFonts w:cs="Arial"/>
                <w:sz w:val="16"/>
                <w:szCs w:val="18"/>
              </w:rPr>
              <w:t>This number identified a member (MBR) to the system</w:t>
            </w:r>
          </w:p>
        </w:tc>
        <w:tc>
          <w:tcPr>
            <w:tcW w:w="1279" w:type="pct"/>
            <w:gridSpan w:val="2"/>
            <w:vAlign w:val="center"/>
          </w:tcPr>
          <w:p w:rsidRPr="00B25719" w:rsidR="00D14C6B" w:rsidP="00D14C6B" w:rsidRDefault="00D14C6B" w14:paraId="5FF5A792" wp14:textId="77777777">
            <w:pPr>
              <w:spacing w:before="40" w:after="40"/>
              <w:jc w:val="left"/>
              <w:rPr>
                <w:rStyle w:val="BodytextChar"/>
                <w:rFonts w:cs="Arial"/>
                <w:sz w:val="16"/>
                <w:szCs w:val="18"/>
              </w:rPr>
            </w:pPr>
            <w:r w:rsidRPr="00B25719">
              <w:rPr>
                <w:rStyle w:val="BodytextChar"/>
                <w:rFonts w:cs="Arial"/>
                <w:sz w:val="16"/>
                <w:szCs w:val="18"/>
              </w:rPr>
              <w:t>A_HDR_TB</w:t>
            </w:r>
          </w:p>
        </w:tc>
        <w:tc>
          <w:tcPr>
            <w:tcW w:w="907" w:type="pct"/>
            <w:gridSpan w:val="2"/>
            <w:vAlign w:val="center"/>
          </w:tcPr>
          <w:p w:rsidRPr="00B25719" w:rsidR="00D14C6B" w:rsidP="00D14C6B" w:rsidRDefault="00D14C6B" w14:paraId="1D433F5F" wp14:textId="77777777">
            <w:pPr>
              <w:spacing w:before="40" w:after="40"/>
              <w:jc w:val="left"/>
              <w:rPr>
                <w:rStyle w:val="BodytextChar"/>
                <w:rFonts w:cs="Arial"/>
                <w:sz w:val="16"/>
                <w:szCs w:val="18"/>
              </w:rPr>
            </w:pPr>
            <w:r w:rsidRPr="00B25719">
              <w:rPr>
                <w:rStyle w:val="BodytextChar"/>
                <w:rFonts w:cs="Arial"/>
                <w:sz w:val="16"/>
                <w:szCs w:val="18"/>
              </w:rPr>
              <w:t>A_SUBM_MBR_ALT_ID</w:t>
            </w:r>
          </w:p>
        </w:tc>
        <w:tc>
          <w:tcPr>
            <w:tcW w:w="1481" w:type="pct"/>
            <w:vAlign w:val="center"/>
          </w:tcPr>
          <w:p w:rsidRPr="00B25719" w:rsidR="00D14C6B" w:rsidP="00D14C6B" w:rsidRDefault="00D14C6B" w14:paraId="57D6AAD2" wp14:textId="77777777">
            <w:pPr>
              <w:pStyle w:val="TableText1"/>
              <w:spacing w:before="40" w:after="40"/>
              <w:rPr>
                <w:rStyle w:val="BodytextChar"/>
                <w:rFonts w:cs="Arial"/>
                <w:spacing w:val="0"/>
                <w:sz w:val="16"/>
                <w:szCs w:val="18"/>
              </w:rPr>
            </w:pPr>
          </w:p>
        </w:tc>
      </w:tr>
      <w:tr xmlns:wp14="http://schemas.microsoft.com/office/word/2010/wordml" w:rsidRPr="003F4256" w:rsidR="00D14C6B" w:rsidTr="00D0385C" w14:paraId="1913FC8C" wp14:textId="77777777">
        <w:trPr>
          <w:cantSplit/>
          <w:jc w:val="center"/>
        </w:trPr>
        <w:tc>
          <w:tcPr>
            <w:tcW w:w="263" w:type="pct"/>
            <w:vAlign w:val="center"/>
          </w:tcPr>
          <w:p w:rsidRPr="003F4256" w:rsidR="00D14C6B" w:rsidP="00D14C6B" w:rsidRDefault="00D14C6B" w14:paraId="4D93F993" wp14:textId="77777777">
            <w:pPr>
              <w:jc w:val="left"/>
              <w:rPr>
                <w:rStyle w:val="BodytextChar"/>
                <w:rFonts w:cs="Arial"/>
                <w:sz w:val="16"/>
                <w:szCs w:val="18"/>
              </w:rPr>
            </w:pPr>
            <w:r>
              <w:rPr>
                <w:rStyle w:val="BodytextChar"/>
                <w:rFonts w:cs="Arial"/>
                <w:sz w:val="16"/>
                <w:szCs w:val="18"/>
              </w:rPr>
              <w:t>Column</w:t>
            </w:r>
          </w:p>
        </w:tc>
        <w:tc>
          <w:tcPr>
            <w:tcW w:w="427" w:type="pct"/>
            <w:vAlign w:val="center"/>
          </w:tcPr>
          <w:p w:rsidRPr="003F4256" w:rsidR="00D14C6B" w:rsidP="00D14C6B" w:rsidRDefault="00D14C6B" w14:paraId="3D5961AD" wp14:textId="77777777">
            <w:pPr>
              <w:spacing w:after="0"/>
              <w:jc w:val="left"/>
              <w:rPr>
                <w:rStyle w:val="BodytextChar"/>
                <w:rFonts w:cs="Arial"/>
                <w:sz w:val="16"/>
                <w:szCs w:val="18"/>
              </w:rPr>
            </w:pPr>
            <w:r w:rsidRPr="00DD1FB1">
              <w:rPr>
                <w:rStyle w:val="BodytextChar"/>
                <w:rFonts w:cs="Arial"/>
                <w:sz w:val="16"/>
                <w:szCs w:val="18"/>
              </w:rPr>
              <w:t>Mbr First Name</w:t>
            </w:r>
          </w:p>
        </w:tc>
        <w:tc>
          <w:tcPr>
            <w:tcW w:w="644" w:type="pct"/>
            <w:vAlign w:val="center"/>
          </w:tcPr>
          <w:p w:rsidRPr="00B25719" w:rsidR="00D14C6B" w:rsidP="00D14C6B" w:rsidRDefault="00D14C6B" w14:paraId="1F27932A" wp14:textId="77777777">
            <w:pPr>
              <w:pStyle w:val="TableText"/>
              <w:rPr>
                <w:rStyle w:val="BodytextChar"/>
                <w:sz w:val="16"/>
                <w:szCs w:val="18"/>
              </w:rPr>
            </w:pPr>
            <w:r>
              <w:rPr>
                <w:rStyle w:val="BodytextChar"/>
                <w:sz w:val="16"/>
                <w:szCs w:val="18"/>
              </w:rPr>
              <w:t>This is the Member's First name.</w:t>
            </w:r>
          </w:p>
        </w:tc>
        <w:tc>
          <w:tcPr>
            <w:tcW w:w="1279" w:type="pct"/>
            <w:gridSpan w:val="2"/>
            <w:vAlign w:val="center"/>
          </w:tcPr>
          <w:p w:rsidRPr="00B25719" w:rsidR="00D14C6B" w:rsidP="00D14C6B" w:rsidRDefault="00D14C6B" w14:paraId="68C85D5A" wp14:textId="77777777">
            <w:pPr>
              <w:spacing w:before="40" w:after="40"/>
              <w:jc w:val="left"/>
              <w:rPr>
                <w:rStyle w:val="BodytextChar"/>
                <w:rFonts w:cs="Arial"/>
                <w:sz w:val="16"/>
                <w:szCs w:val="18"/>
              </w:rPr>
            </w:pPr>
            <w:r>
              <w:rPr>
                <w:rStyle w:val="BodytextChar"/>
                <w:rFonts w:cs="Arial"/>
                <w:sz w:val="16"/>
                <w:szCs w:val="18"/>
              </w:rPr>
              <w:t>B_DTL_TB</w:t>
            </w:r>
          </w:p>
        </w:tc>
        <w:tc>
          <w:tcPr>
            <w:tcW w:w="907" w:type="pct"/>
            <w:gridSpan w:val="2"/>
            <w:vAlign w:val="center"/>
          </w:tcPr>
          <w:p w:rsidRPr="00B25719" w:rsidR="00D14C6B" w:rsidP="00D14C6B" w:rsidRDefault="00D14C6B" w14:paraId="67F2AE4C" wp14:textId="77777777">
            <w:pPr>
              <w:spacing w:before="40" w:after="40"/>
              <w:jc w:val="left"/>
              <w:rPr>
                <w:rStyle w:val="BodytextChar"/>
                <w:rFonts w:cs="Arial"/>
                <w:sz w:val="16"/>
                <w:szCs w:val="18"/>
              </w:rPr>
            </w:pPr>
            <w:r>
              <w:rPr>
                <w:rStyle w:val="BodytextChar"/>
                <w:rFonts w:cs="Arial"/>
                <w:sz w:val="16"/>
                <w:szCs w:val="18"/>
              </w:rPr>
              <w:t>B_FIRST_NAM</w:t>
            </w:r>
          </w:p>
        </w:tc>
        <w:tc>
          <w:tcPr>
            <w:tcW w:w="1481" w:type="pct"/>
            <w:vAlign w:val="center"/>
          </w:tcPr>
          <w:p w:rsidRPr="00DF6897" w:rsidR="00D14C6B" w:rsidP="00D14C6B" w:rsidRDefault="00D14C6B" w14:paraId="30FB49DC"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D14C6B" w:rsidTr="00D0385C" w14:paraId="4B0C30D0" wp14:textId="77777777">
        <w:trPr>
          <w:cantSplit/>
          <w:jc w:val="center"/>
        </w:trPr>
        <w:tc>
          <w:tcPr>
            <w:tcW w:w="263" w:type="pct"/>
            <w:vAlign w:val="center"/>
          </w:tcPr>
          <w:p w:rsidRPr="003F4256" w:rsidR="00D14C6B" w:rsidP="00D14C6B" w:rsidRDefault="00D14C6B" w14:paraId="3391B6E1" wp14:textId="77777777">
            <w:pPr>
              <w:jc w:val="left"/>
              <w:rPr>
                <w:rStyle w:val="BodytextChar"/>
                <w:rFonts w:cs="Arial"/>
                <w:sz w:val="16"/>
                <w:szCs w:val="18"/>
              </w:rPr>
            </w:pPr>
            <w:r>
              <w:rPr>
                <w:rStyle w:val="BodytextChar"/>
                <w:rFonts w:cs="Arial"/>
                <w:sz w:val="16"/>
                <w:szCs w:val="18"/>
              </w:rPr>
              <w:t>Column</w:t>
            </w:r>
          </w:p>
        </w:tc>
        <w:tc>
          <w:tcPr>
            <w:tcW w:w="427" w:type="pct"/>
            <w:vAlign w:val="center"/>
          </w:tcPr>
          <w:p w:rsidRPr="003F4256" w:rsidR="00D14C6B" w:rsidP="00D14C6B" w:rsidRDefault="00D14C6B" w14:paraId="6396C8C8" wp14:textId="77777777">
            <w:pPr>
              <w:spacing w:after="0"/>
              <w:jc w:val="left"/>
              <w:rPr>
                <w:rStyle w:val="BodytextChar"/>
                <w:rFonts w:cs="Arial"/>
                <w:sz w:val="16"/>
                <w:szCs w:val="18"/>
              </w:rPr>
            </w:pPr>
            <w:r w:rsidRPr="00DD1FB1">
              <w:rPr>
                <w:rStyle w:val="BodytextChar"/>
                <w:rFonts w:cs="Arial"/>
                <w:sz w:val="16"/>
                <w:szCs w:val="18"/>
              </w:rPr>
              <w:t>Mbr Mid Name</w:t>
            </w:r>
          </w:p>
        </w:tc>
        <w:tc>
          <w:tcPr>
            <w:tcW w:w="644" w:type="pct"/>
            <w:vAlign w:val="center"/>
          </w:tcPr>
          <w:p w:rsidRPr="00B25719" w:rsidR="00D14C6B" w:rsidP="00D14C6B" w:rsidRDefault="00D14C6B" w14:paraId="2070490E" wp14:textId="77777777">
            <w:pPr>
              <w:pStyle w:val="TableText"/>
              <w:rPr>
                <w:rStyle w:val="BodytextChar"/>
                <w:sz w:val="16"/>
                <w:szCs w:val="18"/>
              </w:rPr>
            </w:pPr>
            <w:r>
              <w:rPr>
                <w:rStyle w:val="BodytextChar"/>
                <w:sz w:val="16"/>
                <w:szCs w:val="18"/>
              </w:rPr>
              <w:t>This is the Member's Middle name.</w:t>
            </w:r>
          </w:p>
        </w:tc>
        <w:tc>
          <w:tcPr>
            <w:tcW w:w="1279" w:type="pct"/>
            <w:gridSpan w:val="2"/>
            <w:vAlign w:val="center"/>
          </w:tcPr>
          <w:p w:rsidRPr="00B25719" w:rsidR="00D14C6B" w:rsidP="00D14C6B" w:rsidRDefault="00D14C6B" w14:paraId="695BE004" wp14:textId="77777777">
            <w:pPr>
              <w:spacing w:before="40" w:after="40"/>
              <w:jc w:val="left"/>
              <w:rPr>
                <w:rStyle w:val="BodytextChar"/>
                <w:rFonts w:cs="Arial"/>
                <w:sz w:val="16"/>
                <w:szCs w:val="18"/>
              </w:rPr>
            </w:pPr>
            <w:r>
              <w:rPr>
                <w:rStyle w:val="BodytextChar"/>
                <w:rFonts w:cs="Arial"/>
                <w:sz w:val="16"/>
                <w:szCs w:val="18"/>
              </w:rPr>
              <w:t>B_DTL_TB</w:t>
            </w:r>
          </w:p>
        </w:tc>
        <w:tc>
          <w:tcPr>
            <w:tcW w:w="907" w:type="pct"/>
            <w:gridSpan w:val="2"/>
            <w:vAlign w:val="center"/>
          </w:tcPr>
          <w:p w:rsidRPr="00B25719" w:rsidR="00D14C6B" w:rsidP="00D14C6B" w:rsidRDefault="00D14C6B" w14:paraId="31342DB9" wp14:textId="77777777">
            <w:pPr>
              <w:spacing w:before="40" w:after="40"/>
              <w:jc w:val="left"/>
              <w:rPr>
                <w:rStyle w:val="BodytextChar"/>
                <w:rFonts w:cs="Arial"/>
                <w:sz w:val="16"/>
                <w:szCs w:val="18"/>
              </w:rPr>
            </w:pPr>
            <w:r w:rsidRPr="00DD1FB1">
              <w:rPr>
                <w:rStyle w:val="BodytextChar"/>
                <w:rFonts w:cs="Arial"/>
                <w:sz w:val="16"/>
                <w:szCs w:val="18"/>
              </w:rPr>
              <w:t>B_MID_NAM</w:t>
            </w:r>
          </w:p>
        </w:tc>
        <w:tc>
          <w:tcPr>
            <w:tcW w:w="1481" w:type="pct"/>
            <w:vAlign w:val="center"/>
          </w:tcPr>
          <w:p w:rsidRPr="00DF6897" w:rsidR="00D14C6B" w:rsidP="00D14C6B" w:rsidRDefault="00D14C6B" w14:paraId="240126A6"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D14C6B" w:rsidTr="00D0385C" w14:paraId="11EA6605" wp14:textId="77777777">
        <w:trPr>
          <w:cantSplit/>
          <w:jc w:val="center"/>
        </w:trPr>
        <w:tc>
          <w:tcPr>
            <w:tcW w:w="263" w:type="pct"/>
            <w:vAlign w:val="center"/>
          </w:tcPr>
          <w:p w:rsidRPr="003F4256" w:rsidR="00D14C6B" w:rsidP="00D14C6B" w:rsidRDefault="00D14C6B" w14:paraId="561A78A6" wp14:textId="77777777">
            <w:pPr>
              <w:jc w:val="left"/>
              <w:rPr>
                <w:rStyle w:val="BodytextChar"/>
                <w:rFonts w:cs="Arial"/>
                <w:sz w:val="16"/>
                <w:szCs w:val="18"/>
              </w:rPr>
            </w:pPr>
            <w:r>
              <w:rPr>
                <w:rStyle w:val="BodytextChar"/>
                <w:rFonts w:cs="Arial"/>
                <w:sz w:val="16"/>
                <w:szCs w:val="18"/>
              </w:rPr>
              <w:t>Column</w:t>
            </w:r>
          </w:p>
        </w:tc>
        <w:tc>
          <w:tcPr>
            <w:tcW w:w="427" w:type="pct"/>
            <w:vAlign w:val="center"/>
          </w:tcPr>
          <w:p w:rsidRPr="003F4256" w:rsidR="00D14C6B" w:rsidP="00D14C6B" w:rsidRDefault="00D14C6B" w14:paraId="32A0058D" wp14:textId="77777777">
            <w:pPr>
              <w:spacing w:after="0"/>
              <w:jc w:val="left"/>
              <w:rPr>
                <w:rStyle w:val="BodytextChar"/>
                <w:rFonts w:cs="Arial"/>
                <w:sz w:val="16"/>
                <w:szCs w:val="18"/>
              </w:rPr>
            </w:pPr>
            <w:r w:rsidRPr="00DD1FB1">
              <w:rPr>
                <w:rStyle w:val="BodytextChar"/>
                <w:rFonts w:cs="Arial"/>
                <w:sz w:val="16"/>
                <w:szCs w:val="18"/>
              </w:rPr>
              <w:t>Mbr Last Name</w:t>
            </w:r>
          </w:p>
        </w:tc>
        <w:tc>
          <w:tcPr>
            <w:tcW w:w="644" w:type="pct"/>
            <w:vAlign w:val="center"/>
          </w:tcPr>
          <w:p w:rsidRPr="00B25719" w:rsidR="00D14C6B" w:rsidP="00D14C6B" w:rsidRDefault="00D14C6B" w14:paraId="506F6E26" wp14:textId="77777777">
            <w:pPr>
              <w:pStyle w:val="TableText"/>
              <w:rPr>
                <w:rStyle w:val="BodytextChar"/>
                <w:sz w:val="16"/>
                <w:szCs w:val="18"/>
              </w:rPr>
            </w:pPr>
            <w:r>
              <w:rPr>
                <w:rStyle w:val="BodytextChar"/>
                <w:sz w:val="16"/>
                <w:szCs w:val="18"/>
              </w:rPr>
              <w:t>This is the Member's Last name.</w:t>
            </w:r>
          </w:p>
        </w:tc>
        <w:tc>
          <w:tcPr>
            <w:tcW w:w="1279" w:type="pct"/>
            <w:gridSpan w:val="2"/>
            <w:vAlign w:val="center"/>
          </w:tcPr>
          <w:p w:rsidRPr="00B25719" w:rsidR="00D14C6B" w:rsidP="00D14C6B" w:rsidRDefault="00D14C6B" w14:paraId="083B241B" wp14:textId="77777777">
            <w:pPr>
              <w:spacing w:before="40" w:after="40"/>
              <w:jc w:val="left"/>
              <w:rPr>
                <w:rStyle w:val="BodytextChar"/>
                <w:rFonts w:cs="Arial"/>
                <w:sz w:val="16"/>
                <w:szCs w:val="18"/>
              </w:rPr>
            </w:pPr>
            <w:r>
              <w:rPr>
                <w:rStyle w:val="BodytextChar"/>
                <w:rFonts w:cs="Arial"/>
                <w:sz w:val="16"/>
                <w:szCs w:val="18"/>
              </w:rPr>
              <w:t>B_DTL_TB</w:t>
            </w:r>
          </w:p>
        </w:tc>
        <w:tc>
          <w:tcPr>
            <w:tcW w:w="907" w:type="pct"/>
            <w:gridSpan w:val="2"/>
            <w:vAlign w:val="center"/>
          </w:tcPr>
          <w:p w:rsidRPr="00B25719" w:rsidR="00D14C6B" w:rsidP="00D14C6B" w:rsidRDefault="00D14C6B" w14:paraId="13E64703" wp14:textId="77777777">
            <w:pPr>
              <w:spacing w:before="40" w:after="40"/>
              <w:jc w:val="left"/>
              <w:rPr>
                <w:rStyle w:val="BodytextChar"/>
                <w:rFonts w:cs="Arial"/>
                <w:sz w:val="16"/>
                <w:szCs w:val="18"/>
              </w:rPr>
            </w:pPr>
            <w:r>
              <w:rPr>
                <w:rStyle w:val="BodytextChar"/>
                <w:rFonts w:cs="Arial"/>
                <w:sz w:val="16"/>
                <w:szCs w:val="18"/>
              </w:rPr>
              <w:t>B_LAST_NAM</w:t>
            </w:r>
          </w:p>
        </w:tc>
        <w:tc>
          <w:tcPr>
            <w:tcW w:w="1481" w:type="pct"/>
            <w:vAlign w:val="center"/>
          </w:tcPr>
          <w:p w:rsidRPr="00DF6897" w:rsidR="00D14C6B" w:rsidP="00D14C6B" w:rsidRDefault="00D14C6B" w14:paraId="0A277882"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D14C6B" w:rsidTr="00D0385C" w14:paraId="60ECF38B" wp14:textId="77777777">
        <w:trPr>
          <w:cantSplit/>
          <w:jc w:val="center"/>
        </w:trPr>
        <w:tc>
          <w:tcPr>
            <w:tcW w:w="263" w:type="pct"/>
            <w:vAlign w:val="center"/>
          </w:tcPr>
          <w:p w:rsidRPr="003F4256" w:rsidR="00D14C6B" w:rsidP="00D14C6B" w:rsidRDefault="00D14C6B" w14:paraId="6849F292" wp14:textId="77777777">
            <w:pPr>
              <w:jc w:val="left"/>
              <w:rPr>
                <w:rStyle w:val="BodytextChar"/>
                <w:rFonts w:cs="Arial"/>
                <w:sz w:val="16"/>
                <w:szCs w:val="18"/>
              </w:rPr>
            </w:pPr>
            <w:r w:rsidRPr="003F4256">
              <w:rPr>
                <w:rStyle w:val="BodytextChar"/>
                <w:rFonts w:cs="Arial"/>
                <w:sz w:val="16"/>
                <w:szCs w:val="18"/>
              </w:rPr>
              <w:t>Column</w:t>
            </w:r>
          </w:p>
        </w:tc>
        <w:tc>
          <w:tcPr>
            <w:tcW w:w="427" w:type="pct"/>
            <w:vAlign w:val="center"/>
          </w:tcPr>
          <w:p w:rsidRPr="003F4256" w:rsidR="00D14C6B" w:rsidP="00D14C6B" w:rsidRDefault="00D14C6B" w14:paraId="7EAA9F83" wp14:textId="77777777">
            <w:pPr>
              <w:spacing w:after="0"/>
              <w:jc w:val="left"/>
              <w:rPr>
                <w:rStyle w:val="BodytextChar"/>
                <w:rFonts w:cs="Arial"/>
                <w:sz w:val="16"/>
                <w:szCs w:val="18"/>
              </w:rPr>
            </w:pPr>
            <w:r w:rsidRPr="003F4256">
              <w:rPr>
                <w:rStyle w:val="BodytextChar"/>
                <w:rFonts w:cs="Arial"/>
                <w:sz w:val="16"/>
                <w:szCs w:val="18"/>
              </w:rPr>
              <w:t xml:space="preserve">SA </w:t>
            </w:r>
            <w:r>
              <w:rPr>
                <w:rStyle w:val="BodytextChar"/>
                <w:rFonts w:cs="Arial"/>
                <w:sz w:val="16"/>
                <w:szCs w:val="18"/>
              </w:rPr>
              <w:t>Auth ID</w:t>
            </w:r>
          </w:p>
        </w:tc>
        <w:tc>
          <w:tcPr>
            <w:tcW w:w="644" w:type="pct"/>
            <w:vAlign w:val="center"/>
          </w:tcPr>
          <w:p w:rsidRPr="00B25719" w:rsidR="00D14C6B" w:rsidP="00D14C6B" w:rsidRDefault="00D14C6B" w14:paraId="384A7DCF" wp14:textId="77777777">
            <w:pPr>
              <w:pStyle w:val="TableText"/>
              <w:rPr>
                <w:rStyle w:val="BodytextChar"/>
                <w:sz w:val="16"/>
                <w:szCs w:val="18"/>
              </w:rPr>
            </w:pPr>
            <w:r w:rsidRPr="00B25719">
              <w:rPr>
                <w:rStyle w:val="BodytextChar"/>
                <w:sz w:val="16"/>
                <w:szCs w:val="18"/>
              </w:rPr>
              <w:t>This field displays the SA ID.</w:t>
            </w:r>
          </w:p>
        </w:tc>
        <w:tc>
          <w:tcPr>
            <w:tcW w:w="1279" w:type="pct"/>
            <w:gridSpan w:val="2"/>
            <w:vAlign w:val="center"/>
          </w:tcPr>
          <w:p w:rsidRPr="00B25719" w:rsidR="00D14C6B" w:rsidP="00D14C6B" w:rsidRDefault="00D14C6B" w14:paraId="44E10A07" wp14:textId="77777777">
            <w:pPr>
              <w:spacing w:before="40" w:after="40"/>
              <w:jc w:val="left"/>
              <w:rPr>
                <w:rStyle w:val="BodytextChar"/>
                <w:rFonts w:cs="Arial"/>
                <w:sz w:val="16"/>
                <w:szCs w:val="18"/>
              </w:rPr>
            </w:pPr>
            <w:r w:rsidRPr="00B25719">
              <w:rPr>
                <w:rStyle w:val="BodytextChar"/>
                <w:rFonts w:cs="Arial"/>
                <w:sz w:val="16"/>
                <w:szCs w:val="18"/>
              </w:rPr>
              <w:t>A_DTL_TB</w:t>
            </w:r>
          </w:p>
        </w:tc>
        <w:tc>
          <w:tcPr>
            <w:tcW w:w="907" w:type="pct"/>
            <w:gridSpan w:val="2"/>
            <w:vAlign w:val="center"/>
          </w:tcPr>
          <w:p w:rsidRPr="00B25719" w:rsidR="00D14C6B" w:rsidP="00D14C6B" w:rsidRDefault="00D14C6B" w14:paraId="3D50BB8D" wp14:textId="77777777">
            <w:pPr>
              <w:spacing w:before="40" w:after="40"/>
              <w:jc w:val="left"/>
              <w:rPr>
                <w:rStyle w:val="BodytextChar"/>
                <w:rFonts w:cs="Arial"/>
                <w:sz w:val="16"/>
                <w:szCs w:val="18"/>
              </w:rPr>
            </w:pPr>
            <w:r w:rsidRPr="00B25719">
              <w:rPr>
                <w:rStyle w:val="BodytextChar"/>
                <w:rFonts w:cs="Arial"/>
                <w:sz w:val="16"/>
                <w:szCs w:val="18"/>
              </w:rPr>
              <w:t>A_AUTH_ID</w:t>
            </w:r>
          </w:p>
        </w:tc>
        <w:tc>
          <w:tcPr>
            <w:tcW w:w="1481" w:type="pct"/>
            <w:vAlign w:val="center"/>
          </w:tcPr>
          <w:p w:rsidRPr="00DF6897" w:rsidR="00D14C6B" w:rsidP="00D14C6B" w:rsidRDefault="00D14C6B" w14:paraId="71DDBE37"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D14C6B" w:rsidTr="00D0385C" w14:paraId="2ABCBD82" wp14:textId="77777777">
        <w:trPr>
          <w:cantSplit/>
          <w:jc w:val="center"/>
        </w:trPr>
        <w:tc>
          <w:tcPr>
            <w:tcW w:w="263" w:type="pct"/>
            <w:vAlign w:val="center"/>
          </w:tcPr>
          <w:p w:rsidRPr="003F4256" w:rsidR="00D14C6B" w:rsidP="00D14C6B" w:rsidRDefault="00D14C6B" w14:paraId="7791AAE6" wp14:textId="77777777">
            <w:pPr>
              <w:jc w:val="left"/>
              <w:rPr>
                <w:rStyle w:val="BodytextChar"/>
                <w:rFonts w:cs="Arial"/>
                <w:sz w:val="16"/>
                <w:szCs w:val="18"/>
              </w:rPr>
            </w:pPr>
            <w:r w:rsidRPr="003F4256">
              <w:rPr>
                <w:rStyle w:val="BodytextChar"/>
                <w:rFonts w:cs="Arial"/>
                <w:sz w:val="16"/>
                <w:szCs w:val="18"/>
              </w:rPr>
              <w:t>Column</w:t>
            </w:r>
          </w:p>
        </w:tc>
        <w:tc>
          <w:tcPr>
            <w:tcW w:w="427" w:type="pct"/>
            <w:vAlign w:val="center"/>
          </w:tcPr>
          <w:p w:rsidRPr="003F4256" w:rsidR="00D14C6B" w:rsidP="00D14C6B" w:rsidRDefault="00D14C6B" w14:paraId="5C65E9FD" wp14:textId="77777777">
            <w:pPr>
              <w:pStyle w:val="TableText"/>
              <w:rPr>
                <w:rStyle w:val="BodytextChar"/>
                <w:sz w:val="16"/>
                <w:szCs w:val="18"/>
              </w:rPr>
            </w:pPr>
            <w:r w:rsidRPr="006808FB">
              <w:rPr>
                <w:rStyle w:val="BodytextChar"/>
                <w:sz w:val="16"/>
                <w:szCs w:val="18"/>
              </w:rPr>
              <w:t>SA Hdr Stat Cd - Desc</w:t>
            </w:r>
            <w:r w:rsidRPr="003F4256" w:rsidDel="00A40C04">
              <w:rPr>
                <w:rStyle w:val="BodytextChar"/>
                <w:sz w:val="16"/>
                <w:szCs w:val="18"/>
              </w:rPr>
              <w:t xml:space="preserve"> </w:t>
            </w:r>
          </w:p>
        </w:tc>
        <w:tc>
          <w:tcPr>
            <w:tcW w:w="644" w:type="pct"/>
            <w:vAlign w:val="center"/>
          </w:tcPr>
          <w:p w:rsidRPr="00DF6897" w:rsidR="00D14C6B" w:rsidP="00D14C6B" w:rsidRDefault="00D14C6B" w14:paraId="1B7E9E53" wp14:textId="77777777">
            <w:pPr>
              <w:pStyle w:val="TableText"/>
              <w:rPr>
                <w:rStyle w:val="BodytextChar"/>
                <w:sz w:val="16"/>
                <w:szCs w:val="18"/>
                <w:highlight w:val="yellow"/>
              </w:rPr>
            </w:pPr>
            <w:r w:rsidRPr="00874B66">
              <w:rPr>
                <w:rStyle w:val="BodytextChar"/>
                <w:sz w:val="16"/>
                <w:szCs w:val="18"/>
              </w:rPr>
              <w:t>This field displays the</w:t>
            </w:r>
            <w:r>
              <w:rPr>
                <w:rStyle w:val="BodytextChar"/>
                <w:sz w:val="16"/>
                <w:szCs w:val="18"/>
              </w:rPr>
              <w:t xml:space="preserve"> authorization's header status.</w:t>
            </w:r>
          </w:p>
        </w:tc>
        <w:tc>
          <w:tcPr>
            <w:tcW w:w="1279" w:type="pct"/>
            <w:gridSpan w:val="2"/>
            <w:vAlign w:val="center"/>
          </w:tcPr>
          <w:p w:rsidRPr="00B25719" w:rsidR="00D14C6B" w:rsidP="00D14C6B" w:rsidRDefault="00D14C6B" w14:paraId="792021B4" wp14:textId="77777777">
            <w:pPr>
              <w:spacing w:before="40" w:after="40"/>
              <w:jc w:val="left"/>
              <w:rPr>
                <w:rStyle w:val="BodytextChar"/>
                <w:rFonts w:cs="Arial"/>
                <w:sz w:val="16"/>
                <w:szCs w:val="18"/>
              </w:rPr>
            </w:pPr>
            <w:r w:rsidRPr="00B25719">
              <w:rPr>
                <w:rStyle w:val="BodytextChar"/>
                <w:rFonts w:cs="Arial"/>
                <w:sz w:val="16"/>
                <w:szCs w:val="18"/>
              </w:rPr>
              <w:t>A_HDR_TB</w:t>
            </w:r>
          </w:p>
        </w:tc>
        <w:tc>
          <w:tcPr>
            <w:tcW w:w="907" w:type="pct"/>
            <w:gridSpan w:val="2"/>
            <w:vAlign w:val="center"/>
          </w:tcPr>
          <w:p w:rsidRPr="00B25719" w:rsidR="00D14C6B" w:rsidP="00D14C6B" w:rsidRDefault="00D14C6B" w14:paraId="1E18C74C" wp14:textId="77777777">
            <w:pPr>
              <w:spacing w:before="40" w:after="40"/>
              <w:jc w:val="left"/>
              <w:rPr>
                <w:rStyle w:val="BodytextChar"/>
                <w:rFonts w:cs="Arial"/>
                <w:sz w:val="16"/>
                <w:szCs w:val="18"/>
              </w:rPr>
            </w:pPr>
            <w:r w:rsidRPr="00B25719">
              <w:rPr>
                <w:rStyle w:val="BodytextChar"/>
                <w:rFonts w:cs="Arial"/>
                <w:sz w:val="16"/>
                <w:szCs w:val="18"/>
              </w:rPr>
              <w:t>A_HDR_STAT_CD</w:t>
            </w:r>
          </w:p>
        </w:tc>
        <w:tc>
          <w:tcPr>
            <w:tcW w:w="1481" w:type="pct"/>
            <w:vAlign w:val="center"/>
          </w:tcPr>
          <w:p w:rsidRPr="006808FB" w:rsidR="00D14C6B" w:rsidP="00D14C6B" w:rsidRDefault="00D14C6B" w14:paraId="44274CD0" wp14:textId="77777777">
            <w:pPr>
              <w:spacing w:before="40" w:after="40"/>
              <w:jc w:val="left"/>
              <w:rPr>
                <w:rStyle w:val="BodytextChar"/>
                <w:rFonts w:cs="Arial"/>
                <w:sz w:val="16"/>
                <w:szCs w:val="18"/>
              </w:rPr>
            </w:pPr>
            <w:r w:rsidRPr="006808FB">
              <w:rPr>
                <w:rStyle w:val="BodytextChar"/>
                <w:rFonts w:cs="Arial"/>
                <w:sz w:val="16"/>
                <w:szCs w:val="18"/>
              </w:rPr>
              <w:t>Using R-VV-DOMAIN-NAM = ‘A-HDR-STAT-CD’, join to R-VV-TB.R-VV-CD using A-HDR-TB.A-HDR-STAT-CD to get the short description.</w:t>
            </w:r>
          </w:p>
          <w:p w:rsidRPr="00DF6897" w:rsidR="00D14C6B" w:rsidP="00D14C6B" w:rsidRDefault="00D14C6B" w14:paraId="57D3A3DB"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D14C6B" w:rsidTr="00D0385C" w14:paraId="0115D311" wp14:textId="77777777">
        <w:trPr>
          <w:cantSplit/>
          <w:jc w:val="center"/>
        </w:trPr>
        <w:tc>
          <w:tcPr>
            <w:tcW w:w="263" w:type="pct"/>
            <w:vAlign w:val="center"/>
          </w:tcPr>
          <w:p w:rsidRPr="003F4256" w:rsidR="00D14C6B" w:rsidP="00D14C6B" w:rsidRDefault="00D14C6B" w14:paraId="18449BD7" wp14:textId="77777777">
            <w:pPr>
              <w:jc w:val="left"/>
              <w:rPr>
                <w:rStyle w:val="BodytextChar"/>
                <w:rFonts w:cs="Arial"/>
                <w:sz w:val="16"/>
                <w:szCs w:val="18"/>
              </w:rPr>
            </w:pPr>
            <w:r w:rsidRPr="003F4256">
              <w:rPr>
                <w:rStyle w:val="BodytextChar"/>
                <w:rFonts w:cs="Arial"/>
                <w:sz w:val="16"/>
                <w:szCs w:val="18"/>
              </w:rPr>
              <w:t>Column</w:t>
            </w:r>
          </w:p>
        </w:tc>
        <w:tc>
          <w:tcPr>
            <w:tcW w:w="427" w:type="pct"/>
            <w:vAlign w:val="center"/>
          </w:tcPr>
          <w:p w:rsidRPr="003F4256" w:rsidR="00D14C6B" w:rsidP="00D14C6B" w:rsidRDefault="00D14C6B" w14:paraId="5DBA2B97" wp14:textId="77777777">
            <w:pPr>
              <w:pStyle w:val="TableText"/>
              <w:rPr>
                <w:rStyle w:val="BodytextChar"/>
                <w:sz w:val="16"/>
                <w:szCs w:val="18"/>
              </w:rPr>
            </w:pPr>
            <w:r w:rsidRPr="00C901BE">
              <w:rPr>
                <w:rStyle w:val="BodytextChar"/>
                <w:sz w:val="16"/>
                <w:szCs w:val="18"/>
              </w:rPr>
              <w:t>SA Recd Dt</w:t>
            </w:r>
          </w:p>
        </w:tc>
        <w:tc>
          <w:tcPr>
            <w:tcW w:w="644" w:type="pct"/>
            <w:vAlign w:val="center"/>
          </w:tcPr>
          <w:p w:rsidRPr="00DF6897" w:rsidR="00D14C6B" w:rsidP="00D14C6B" w:rsidRDefault="00D14C6B" w14:paraId="1AE9B38D" wp14:textId="77777777">
            <w:pPr>
              <w:pStyle w:val="TableText"/>
              <w:rPr>
                <w:rStyle w:val="BodytextChar"/>
                <w:color w:val="000000"/>
                <w:sz w:val="16"/>
                <w:szCs w:val="18"/>
                <w:highlight w:val="yellow"/>
              </w:rPr>
            </w:pPr>
            <w:r w:rsidRPr="00807FD9">
              <w:rPr>
                <w:rStyle w:val="BodytextChar"/>
                <w:color w:val="000000"/>
                <w:sz w:val="16"/>
                <w:szCs w:val="18"/>
              </w:rPr>
              <w:t>This field displays the date the SA was received</w:t>
            </w:r>
          </w:p>
        </w:tc>
        <w:tc>
          <w:tcPr>
            <w:tcW w:w="1279" w:type="pct"/>
            <w:gridSpan w:val="2"/>
            <w:vAlign w:val="center"/>
          </w:tcPr>
          <w:p w:rsidRPr="00B25719" w:rsidR="00D14C6B" w:rsidP="00D14C6B" w:rsidRDefault="00D14C6B" w14:paraId="66958339" wp14:textId="77777777">
            <w:pPr>
              <w:spacing w:before="40" w:after="40"/>
              <w:jc w:val="left"/>
              <w:rPr>
                <w:rStyle w:val="BodytextChar"/>
                <w:rFonts w:cs="Arial"/>
                <w:color w:val="000000"/>
                <w:sz w:val="16"/>
                <w:szCs w:val="18"/>
              </w:rPr>
            </w:pPr>
            <w:r w:rsidRPr="00B25719">
              <w:rPr>
                <w:rStyle w:val="BodytextChar"/>
                <w:rFonts w:cs="Arial"/>
                <w:color w:val="000000"/>
                <w:sz w:val="16"/>
                <w:szCs w:val="18"/>
              </w:rPr>
              <w:t>A_HDR_</w:t>
            </w:r>
            <w:r>
              <w:rPr>
                <w:rStyle w:val="BodytextChar"/>
                <w:rFonts w:cs="Arial"/>
                <w:color w:val="000000"/>
                <w:sz w:val="16"/>
                <w:szCs w:val="18"/>
              </w:rPr>
              <w:t>TB</w:t>
            </w:r>
          </w:p>
        </w:tc>
        <w:tc>
          <w:tcPr>
            <w:tcW w:w="907" w:type="pct"/>
            <w:gridSpan w:val="2"/>
            <w:vAlign w:val="center"/>
          </w:tcPr>
          <w:p w:rsidRPr="00B25719" w:rsidR="00D14C6B" w:rsidP="00D14C6B" w:rsidRDefault="00D14C6B" w14:paraId="4C45E517" wp14:textId="77777777">
            <w:pPr>
              <w:spacing w:before="40" w:after="40"/>
              <w:jc w:val="left"/>
              <w:rPr>
                <w:rStyle w:val="BodytextChar"/>
                <w:rFonts w:cs="Arial"/>
                <w:color w:val="000000"/>
                <w:sz w:val="16"/>
                <w:szCs w:val="18"/>
              </w:rPr>
            </w:pPr>
            <w:r w:rsidRPr="00B25719">
              <w:rPr>
                <w:rStyle w:val="BodytextChar"/>
                <w:rFonts w:cs="Arial"/>
                <w:color w:val="000000"/>
                <w:sz w:val="16"/>
                <w:szCs w:val="18"/>
              </w:rPr>
              <w:t>A_</w:t>
            </w:r>
            <w:r w:rsidRPr="00B25719" w:rsidDel="008909C7">
              <w:rPr>
                <w:rStyle w:val="BodytextChar"/>
                <w:rFonts w:cs="Arial"/>
                <w:color w:val="000000"/>
                <w:sz w:val="16"/>
                <w:szCs w:val="18"/>
              </w:rPr>
              <w:t xml:space="preserve"> </w:t>
            </w:r>
            <w:r>
              <w:rPr>
                <w:rStyle w:val="BodytextChar"/>
                <w:rFonts w:cs="Arial"/>
                <w:color w:val="000000"/>
                <w:sz w:val="16"/>
                <w:szCs w:val="18"/>
              </w:rPr>
              <w:t>SUBM_DT</w:t>
            </w:r>
          </w:p>
        </w:tc>
        <w:tc>
          <w:tcPr>
            <w:tcW w:w="1481" w:type="pct"/>
            <w:vAlign w:val="center"/>
          </w:tcPr>
          <w:p w:rsidRPr="00DF6897" w:rsidR="00D14C6B" w:rsidP="00D14C6B" w:rsidRDefault="00D14C6B" w14:paraId="325CE300" wp14:textId="77777777">
            <w:pPr>
              <w:pStyle w:val="TableText1"/>
              <w:spacing w:before="40" w:after="40"/>
              <w:rPr>
                <w:rStyle w:val="BodytextChar"/>
                <w:rFonts w:cs="Arial"/>
                <w:color w:val="000000"/>
                <w:sz w:val="16"/>
                <w:szCs w:val="18"/>
                <w:highlight w:val="yellow"/>
              </w:rPr>
            </w:pPr>
            <w:r w:rsidRPr="00DF6897">
              <w:rPr>
                <w:rStyle w:val="BodytextChar"/>
                <w:rFonts w:cs="Arial"/>
                <w:sz w:val="16"/>
                <w:szCs w:val="18"/>
                <w:highlight w:val="yellow"/>
              </w:rPr>
              <w:t xml:space="preserve"> </w:t>
            </w:r>
          </w:p>
        </w:tc>
      </w:tr>
      <w:tr xmlns:wp14="http://schemas.microsoft.com/office/word/2010/wordml" w:rsidRPr="003F4256" w:rsidR="00D14C6B" w:rsidTr="00D0385C" w14:paraId="794D8A65" wp14:textId="77777777">
        <w:trPr>
          <w:cantSplit/>
          <w:jc w:val="center"/>
        </w:trPr>
        <w:tc>
          <w:tcPr>
            <w:tcW w:w="263" w:type="pct"/>
            <w:vAlign w:val="center"/>
          </w:tcPr>
          <w:p w:rsidRPr="003F4256" w:rsidR="00D14C6B" w:rsidP="00D14C6B" w:rsidRDefault="00D14C6B" w14:paraId="78AB4C54" wp14:textId="77777777">
            <w:pPr>
              <w:jc w:val="left"/>
              <w:rPr>
                <w:rStyle w:val="BodytextChar"/>
                <w:rFonts w:cs="Arial"/>
                <w:sz w:val="16"/>
                <w:szCs w:val="18"/>
              </w:rPr>
            </w:pPr>
            <w:r w:rsidRPr="003F4256">
              <w:rPr>
                <w:rStyle w:val="BodytextChar"/>
                <w:rFonts w:cs="Arial"/>
                <w:sz w:val="16"/>
                <w:szCs w:val="18"/>
              </w:rPr>
              <w:t>Column</w:t>
            </w:r>
          </w:p>
        </w:tc>
        <w:tc>
          <w:tcPr>
            <w:tcW w:w="427" w:type="pct"/>
            <w:vAlign w:val="center"/>
          </w:tcPr>
          <w:p w:rsidRPr="003F4256" w:rsidR="00D14C6B" w:rsidP="00D14C6B" w:rsidRDefault="00D14C6B" w14:paraId="27F5F418" wp14:textId="77777777">
            <w:pPr>
              <w:pStyle w:val="TableText"/>
              <w:rPr>
                <w:rStyle w:val="BodytextChar"/>
                <w:sz w:val="16"/>
                <w:szCs w:val="18"/>
              </w:rPr>
            </w:pPr>
            <w:r w:rsidRPr="003F4256">
              <w:rPr>
                <w:rStyle w:val="BodytextChar"/>
                <w:sz w:val="16"/>
                <w:szCs w:val="18"/>
              </w:rPr>
              <w:t>Date Comment Entered</w:t>
            </w:r>
          </w:p>
        </w:tc>
        <w:tc>
          <w:tcPr>
            <w:tcW w:w="644" w:type="pct"/>
            <w:vAlign w:val="center"/>
          </w:tcPr>
          <w:p w:rsidRPr="00DF6897" w:rsidR="00D14C6B" w:rsidP="00D14C6B" w:rsidRDefault="00D14C6B" w14:paraId="79DBC535" wp14:textId="77777777">
            <w:pPr>
              <w:pStyle w:val="TableText"/>
              <w:rPr>
                <w:rStyle w:val="BodytextChar"/>
                <w:color w:val="000000"/>
                <w:sz w:val="16"/>
                <w:szCs w:val="18"/>
                <w:highlight w:val="yellow"/>
              </w:rPr>
            </w:pPr>
            <w:r w:rsidRPr="00B25719">
              <w:rPr>
                <w:rStyle w:val="BodytextChar"/>
                <w:color w:val="000000"/>
                <w:sz w:val="16"/>
                <w:szCs w:val="18"/>
              </w:rPr>
              <w:t>Date that the comment was submitted.</w:t>
            </w:r>
          </w:p>
        </w:tc>
        <w:tc>
          <w:tcPr>
            <w:tcW w:w="1279" w:type="pct"/>
            <w:gridSpan w:val="2"/>
          </w:tcPr>
          <w:p w:rsidRPr="00B25719" w:rsidR="00D14C6B" w:rsidP="00D14C6B" w:rsidRDefault="00D14C6B" w14:paraId="0F787CF9" wp14:textId="77777777">
            <w:pPr>
              <w:spacing w:before="40" w:after="40"/>
              <w:jc w:val="left"/>
              <w:rPr>
                <w:rStyle w:val="BodytextChar"/>
                <w:rFonts w:cs="Arial"/>
                <w:sz w:val="16"/>
                <w:szCs w:val="18"/>
              </w:rPr>
            </w:pPr>
            <w:r w:rsidRPr="00B25719">
              <w:rPr>
                <w:rStyle w:val="BodytextChar"/>
                <w:rFonts w:cs="Arial"/>
                <w:sz w:val="16"/>
                <w:szCs w:val="18"/>
              </w:rPr>
              <w:t>A_CMNT_TB</w:t>
            </w:r>
          </w:p>
        </w:tc>
        <w:tc>
          <w:tcPr>
            <w:tcW w:w="907" w:type="pct"/>
            <w:gridSpan w:val="2"/>
            <w:vAlign w:val="center"/>
          </w:tcPr>
          <w:p w:rsidRPr="00B25719" w:rsidR="00D14C6B" w:rsidP="00D14C6B" w:rsidRDefault="00D14C6B" w14:paraId="0E0BC8A2" wp14:textId="77777777">
            <w:pPr>
              <w:spacing w:before="40" w:after="40"/>
              <w:jc w:val="left"/>
              <w:rPr>
                <w:rStyle w:val="BodytextChar"/>
                <w:rFonts w:cs="Arial"/>
                <w:color w:val="000000"/>
                <w:sz w:val="16"/>
                <w:szCs w:val="18"/>
              </w:rPr>
            </w:pPr>
            <w:r>
              <w:rPr>
                <w:rStyle w:val="BodytextChar"/>
                <w:rFonts w:cs="Arial"/>
                <w:color w:val="000000"/>
                <w:sz w:val="16"/>
                <w:szCs w:val="18"/>
              </w:rPr>
              <w:t>G_AUD_ADD_TS</w:t>
            </w:r>
          </w:p>
        </w:tc>
        <w:tc>
          <w:tcPr>
            <w:tcW w:w="1481" w:type="pct"/>
            <w:vAlign w:val="center"/>
          </w:tcPr>
          <w:p w:rsidRPr="00DF6897" w:rsidR="00D14C6B" w:rsidP="00D14C6B" w:rsidRDefault="00D14C6B" w14:paraId="2C5FBC5F" wp14:textId="77777777">
            <w:pPr>
              <w:pStyle w:val="TableText1"/>
              <w:spacing w:before="40" w:after="40"/>
              <w:rPr>
                <w:rStyle w:val="BodytextChar"/>
                <w:rFonts w:cs="Arial"/>
                <w:color w:val="000000"/>
                <w:sz w:val="16"/>
                <w:szCs w:val="18"/>
                <w:highlight w:val="yellow"/>
              </w:rPr>
            </w:pPr>
          </w:p>
        </w:tc>
      </w:tr>
      <w:tr xmlns:wp14="http://schemas.microsoft.com/office/word/2010/wordml" w:rsidRPr="003F4256" w:rsidR="00D14C6B" w:rsidTr="00D0385C" w14:paraId="655A2D88" wp14:textId="77777777">
        <w:trPr>
          <w:cantSplit/>
          <w:jc w:val="center"/>
        </w:trPr>
        <w:tc>
          <w:tcPr>
            <w:tcW w:w="263" w:type="pct"/>
            <w:vAlign w:val="center"/>
          </w:tcPr>
          <w:p w:rsidRPr="003F4256" w:rsidR="00D14C6B" w:rsidP="00D14C6B" w:rsidRDefault="00D14C6B" w14:paraId="32DB8C0A" wp14:textId="77777777">
            <w:pPr>
              <w:jc w:val="left"/>
              <w:rPr>
                <w:rStyle w:val="BodytextChar"/>
                <w:rFonts w:cs="Arial"/>
                <w:sz w:val="16"/>
                <w:szCs w:val="18"/>
              </w:rPr>
            </w:pPr>
            <w:r w:rsidRPr="003F4256">
              <w:rPr>
                <w:rStyle w:val="BodytextChar"/>
                <w:rFonts w:cs="Arial"/>
                <w:sz w:val="16"/>
                <w:szCs w:val="18"/>
              </w:rPr>
              <w:t>Column</w:t>
            </w:r>
          </w:p>
        </w:tc>
        <w:tc>
          <w:tcPr>
            <w:tcW w:w="427" w:type="pct"/>
            <w:vAlign w:val="center"/>
          </w:tcPr>
          <w:p w:rsidRPr="003F4256" w:rsidR="00D14C6B" w:rsidP="00D14C6B" w:rsidRDefault="00D14C6B" w14:paraId="2809EBD7" wp14:textId="77777777">
            <w:pPr>
              <w:spacing w:before="40" w:after="40"/>
              <w:jc w:val="left"/>
              <w:rPr>
                <w:rStyle w:val="BodytextChar"/>
                <w:rFonts w:cs="Arial"/>
                <w:sz w:val="16"/>
                <w:szCs w:val="18"/>
              </w:rPr>
            </w:pPr>
            <w:r w:rsidRPr="003F4256">
              <w:rPr>
                <w:rStyle w:val="BodytextChar"/>
                <w:rFonts w:cs="Arial"/>
                <w:sz w:val="16"/>
                <w:szCs w:val="18"/>
              </w:rPr>
              <w:t>Comment User Name</w:t>
            </w:r>
          </w:p>
        </w:tc>
        <w:tc>
          <w:tcPr>
            <w:tcW w:w="644" w:type="pct"/>
            <w:vAlign w:val="center"/>
          </w:tcPr>
          <w:p w:rsidRPr="006C7385" w:rsidR="00D14C6B" w:rsidP="00D14C6B" w:rsidRDefault="00D14C6B" w14:paraId="76F97504" wp14:textId="77777777">
            <w:pPr>
              <w:jc w:val="left"/>
              <w:rPr>
                <w:rStyle w:val="BodytextChar"/>
                <w:rFonts w:cs="Arial"/>
                <w:sz w:val="16"/>
                <w:szCs w:val="18"/>
              </w:rPr>
            </w:pPr>
            <w:r>
              <w:rPr>
                <w:rStyle w:val="BodytextChar"/>
                <w:rFonts w:cs="Arial"/>
                <w:sz w:val="16"/>
                <w:szCs w:val="18"/>
              </w:rPr>
              <w:t>Comment User Name</w:t>
            </w:r>
          </w:p>
          <w:p w:rsidRPr="006C7385" w:rsidR="00D14C6B" w:rsidP="00D14C6B" w:rsidRDefault="00D14C6B" w14:paraId="1E880063" wp14:textId="77777777">
            <w:pPr>
              <w:jc w:val="left"/>
              <w:rPr>
                <w:rStyle w:val="BodytextChar"/>
                <w:rFonts w:cs="Arial"/>
                <w:sz w:val="16"/>
                <w:szCs w:val="18"/>
              </w:rPr>
            </w:pPr>
            <w:r w:rsidRPr="006C7385">
              <w:rPr>
                <w:rStyle w:val="BodytextChar"/>
                <w:rFonts w:cs="Arial"/>
                <w:sz w:val="16"/>
                <w:szCs w:val="18"/>
              </w:rPr>
              <w:t>This field consists of the following concatenated:</w:t>
            </w:r>
          </w:p>
          <w:p w:rsidRPr="006C7385" w:rsidR="00D14C6B" w:rsidP="00D14C6B" w:rsidRDefault="00D14C6B" w14:paraId="5718F4F0" wp14:textId="77777777">
            <w:pPr>
              <w:numPr>
                <w:ilvl w:val="0"/>
                <w:numId w:val="17"/>
              </w:numPr>
              <w:spacing w:after="0"/>
              <w:jc w:val="left"/>
              <w:rPr>
                <w:rStyle w:val="BodytextChar"/>
                <w:rFonts w:cs="Arial"/>
                <w:sz w:val="16"/>
                <w:szCs w:val="18"/>
              </w:rPr>
            </w:pPr>
            <w:r>
              <w:rPr>
                <w:rStyle w:val="BodytextChar"/>
                <w:rFonts w:cs="Arial"/>
                <w:sz w:val="16"/>
                <w:szCs w:val="18"/>
              </w:rPr>
              <w:t>User</w:t>
            </w:r>
            <w:r w:rsidRPr="006C7385">
              <w:rPr>
                <w:rStyle w:val="BodytextChar"/>
                <w:rFonts w:cs="Arial"/>
                <w:sz w:val="16"/>
                <w:szCs w:val="18"/>
              </w:rPr>
              <w:t xml:space="preserve"> Last Name</w:t>
            </w:r>
          </w:p>
          <w:p w:rsidR="00D14C6B" w:rsidP="00D14C6B" w:rsidRDefault="00D14C6B" w14:paraId="219A3385" wp14:textId="77777777">
            <w:pPr>
              <w:numPr>
                <w:ilvl w:val="0"/>
                <w:numId w:val="17"/>
              </w:numPr>
              <w:spacing w:after="0"/>
              <w:jc w:val="left"/>
              <w:rPr>
                <w:rStyle w:val="BodytextChar"/>
                <w:rFonts w:cs="Arial"/>
                <w:sz w:val="16"/>
                <w:szCs w:val="18"/>
              </w:rPr>
            </w:pPr>
            <w:r>
              <w:rPr>
                <w:rStyle w:val="BodytextChar"/>
                <w:rFonts w:cs="Arial"/>
                <w:sz w:val="16"/>
                <w:szCs w:val="18"/>
              </w:rPr>
              <w:t>User</w:t>
            </w:r>
            <w:r w:rsidRPr="006C7385">
              <w:rPr>
                <w:rStyle w:val="BodytextChar"/>
                <w:rFonts w:cs="Arial"/>
                <w:sz w:val="16"/>
                <w:szCs w:val="18"/>
              </w:rPr>
              <w:t xml:space="preserve"> First Name</w:t>
            </w:r>
          </w:p>
          <w:p w:rsidRPr="00DF6897" w:rsidR="00D14C6B" w:rsidP="00D14C6B" w:rsidRDefault="00D14C6B" w14:paraId="7D182EF2" wp14:textId="77777777">
            <w:pPr>
              <w:pStyle w:val="TableText"/>
              <w:rPr>
                <w:rStyle w:val="BodytextChar"/>
                <w:color w:val="000000"/>
                <w:sz w:val="16"/>
                <w:szCs w:val="18"/>
                <w:highlight w:val="yellow"/>
              </w:rPr>
            </w:pPr>
          </w:p>
        </w:tc>
        <w:tc>
          <w:tcPr>
            <w:tcW w:w="1279" w:type="pct"/>
            <w:gridSpan w:val="2"/>
          </w:tcPr>
          <w:p w:rsidR="00D14C6B" w:rsidP="00D14C6B" w:rsidRDefault="00D14C6B" w14:paraId="090E1805" wp14:textId="77777777">
            <w:pPr>
              <w:spacing w:before="40" w:after="40"/>
              <w:jc w:val="left"/>
              <w:rPr>
                <w:rStyle w:val="BodytextChar"/>
                <w:rFonts w:cs="Arial"/>
                <w:sz w:val="16"/>
                <w:szCs w:val="18"/>
              </w:rPr>
            </w:pPr>
          </w:p>
          <w:p w:rsidR="00D14C6B" w:rsidP="00D14C6B" w:rsidRDefault="00D14C6B" w14:paraId="3DC1B405" wp14:textId="77777777">
            <w:pPr>
              <w:spacing w:before="40" w:after="40"/>
              <w:jc w:val="left"/>
              <w:rPr>
                <w:rStyle w:val="BodytextChar"/>
                <w:rFonts w:cs="Arial"/>
                <w:sz w:val="16"/>
                <w:szCs w:val="18"/>
              </w:rPr>
            </w:pPr>
            <w:r>
              <w:rPr>
                <w:rStyle w:val="BodytextChar"/>
                <w:rFonts w:cs="Arial"/>
                <w:sz w:val="16"/>
                <w:szCs w:val="18"/>
              </w:rPr>
              <w:t>G_USER_TB</w:t>
            </w:r>
          </w:p>
          <w:p w:rsidR="00D14C6B" w:rsidP="00D14C6B" w:rsidRDefault="00D14C6B" w14:paraId="432FFB47" wp14:textId="77777777">
            <w:pPr>
              <w:spacing w:before="40" w:after="40"/>
              <w:jc w:val="left"/>
              <w:rPr>
                <w:rStyle w:val="BodytextChar"/>
                <w:rFonts w:cs="Arial"/>
                <w:sz w:val="16"/>
                <w:szCs w:val="18"/>
              </w:rPr>
            </w:pPr>
          </w:p>
          <w:p w:rsidRPr="00B25719" w:rsidR="00D14C6B" w:rsidP="00D14C6B" w:rsidRDefault="00D14C6B" w14:paraId="2B7197D3" wp14:textId="77777777">
            <w:pPr>
              <w:spacing w:before="40" w:after="40"/>
              <w:jc w:val="left"/>
              <w:rPr>
                <w:rStyle w:val="BodytextChar"/>
                <w:rFonts w:cs="Arial"/>
                <w:sz w:val="16"/>
                <w:szCs w:val="18"/>
              </w:rPr>
            </w:pPr>
          </w:p>
        </w:tc>
        <w:tc>
          <w:tcPr>
            <w:tcW w:w="907" w:type="pct"/>
            <w:gridSpan w:val="2"/>
            <w:vAlign w:val="center"/>
          </w:tcPr>
          <w:p w:rsidR="00D14C6B" w:rsidP="00D14C6B" w:rsidRDefault="00D14C6B" w14:paraId="5A24597A" wp14:textId="77777777">
            <w:pPr>
              <w:spacing w:before="40" w:after="40"/>
              <w:jc w:val="left"/>
              <w:rPr>
                <w:rStyle w:val="BodytextChar"/>
                <w:rFonts w:cs="Arial"/>
                <w:color w:val="000000"/>
                <w:sz w:val="16"/>
                <w:szCs w:val="18"/>
              </w:rPr>
            </w:pPr>
            <w:r>
              <w:rPr>
                <w:rStyle w:val="BodytextChar"/>
                <w:rFonts w:cs="Arial"/>
                <w:color w:val="000000"/>
                <w:sz w:val="16"/>
                <w:szCs w:val="18"/>
              </w:rPr>
              <w:t>G_LAST_NAM</w:t>
            </w:r>
          </w:p>
          <w:p w:rsidR="00D14C6B" w:rsidP="00D14C6B" w:rsidRDefault="00D14C6B" w14:paraId="47E533F8" wp14:textId="77777777">
            <w:pPr>
              <w:spacing w:before="40" w:after="40"/>
              <w:jc w:val="left"/>
              <w:rPr>
                <w:rStyle w:val="BodytextChar"/>
                <w:rFonts w:cs="Arial"/>
                <w:color w:val="000000"/>
                <w:sz w:val="16"/>
                <w:szCs w:val="18"/>
              </w:rPr>
            </w:pPr>
            <w:r>
              <w:rPr>
                <w:rStyle w:val="BodytextChar"/>
                <w:rFonts w:cs="Arial"/>
                <w:color w:val="000000"/>
                <w:sz w:val="16"/>
                <w:szCs w:val="18"/>
              </w:rPr>
              <w:t>G_FIRST_NAM</w:t>
            </w:r>
          </w:p>
          <w:p w:rsidRPr="00B25719" w:rsidR="00D14C6B" w:rsidP="00D14C6B" w:rsidRDefault="00D14C6B" w14:paraId="4D946C3D" wp14:textId="77777777">
            <w:pPr>
              <w:spacing w:before="40" w:after="40"/>
              <w:jc w:val="left"/>
              <w:rPr>
                <w:rStyle w:val="BodytextChar"/>
                <w:rFonts w:cs="Arial"/>
                <w:color w:val="000000"/>
                <w:sz w:val="16"/>
                <w:szCs w:val="18"/>
              </w:rPr>
            </w:pPr>
          </w:p>
        </w:tc>
        <w:tc>
          <w:tcPr>
            <w:tcW w:w="1481" w:type="pct"/>
            <w:vAlign w:val="center"/>
          </w:tcPr>
          <w:p w:rsidRPr="006C7385" w:rsidR="00D14C6B" w:rsidP="00D14C6B" w:rsidRDefault="00D14C6B" w14:paraId="07ACB9B8" wp14:textId="77777777">
            <w:pPr>
              <w:spacing w:before="40" w:after="40"/>
              <w:rPr>
                <w:rStyle w:val="BodytextChar"/>
                <w:rFonts w:cs="Arial"/>
                <w:sz w:val="16"/>
                <w:szCs w:val="18"/>
              </w:rPr>
            </w:pPr>
            <w:r w:rsidRPr="006C7385">
              <w:rPr>
                <w:rStyle w:val="BodytextChar"/>
                <w:rFonts w:cs="Arial"/>
                <w:sz w:val="16"/>
                <w:szCs w:val="18"/>
              </w:rPr>
              <w:t>Concatenate.</w:t>
            </w:r>
          </w:p>
          <w:p w:rsidRPr="006C7385" w:rsidR="00D14C6B" w:rsidP="00D14C6B" w:rsidRDefault="00D14C6B" w14:paraId="1FD6B44F" wp14:textId="77777777">
            <w:pPr>
              <w:spacing w:before="40" w:after="40"/>
              <w:rPr>
                <w:rStyle w:val="BodytextChar"/>
                <w:rFonts w:cs="Arial"/>
                <w:sz w:val="16"/>
                <w:szCs w:val="18"/>
              </w:rPr>
            </w:pPr>
            <w:r w:rsidRPr="006C7385">
              <w:rPr>
                <w:rStyle w:val="BodytextChar"/>
                <w:rFonts w:cs="Arial"/>
                <w:sz w:val="16"/>
                <w:szCs w:val="18"/>
              </w:rPr>
              <w:t>Format as:</w:t>
            </w:r>
          </w:p>
          <w:p w:rsidR="00D14C6B" w:rsidP="00D14C6B" w:rsidRDefault="00D14C6B" w14:paraId="4E1988C7" wp14:textId="77777777">
            <w:pPr>
              <w:pStyle w:val="TableText1"/>
              <w:spacing w:before="40" w:after="40"/>
              <w:rPr>
                <w:rStyle w:val="BodytextChar"/>
                <w:rFonts w:cs="Arial"/>
                <w:spacing w:val="0"/>
                <w:sz w:val="16"/>
                <w:szCs w:val="18"/>
              </w:rPr>
            </w:pPr>
            <w:r w:rsidRPr="006C7385">
              <w:rPr>
                <w:rStyle w:val="BodytextChar"/>
                <w:rFonts w:cs="Arial"/>
                <w:spacing w:val="0"/>
                <w:sz w:val="16"/>
                <w:szCs w:val="18"/>
              </w:rPr>
              <w:t>LLLLLLLLLLL</w:t>
            </w:r>
            <w:r>
              <w:rPr>
                <w:rStyle w:val="BodytextChar"/>
                <w:rFonts w:cs="Arial"/>
                <w:spacing w:val="0"/>
                <w:sz w:val="16"/>
                <w:szCs w:val="18"/>
              </w:rPr>
              <w:t>,</w:t>
            </w:r>
            <w:r w:rsidRPr="006C7385">
              <w:rPr>
                <w:rStyle w:val="BodytextChar"/>
                <w:rFonts w:cs="Arial"/>
                <w:spacing w:val="0"/>
                <w:sz w:val="16"/>
                <w:szCs w:val="18"/>
              </w:rPr>
              <w:t xml:space="preserve"> </w:t>
            </w:r>
            <w:r>
              <w:rPr>
                <w:rStyle w:val="BodytextChar"/>
                <w:rFonts w:cs="Arial"/>
                <w:spacing w:val="0"/>
                <w:sz w:val="16"/>
                <w:szCs w:val="18"/>
              </w:rPr>
              <w:t>FFF</w:t>
            </w:r>
          </w:p>
          <w:p w:rsidR="00D14C6B" w:rsidP="00D14C6B" w:rsidRDefault="00D14C6B" w14:paraId="0236434A" wp14:textId="77777777">
            <w:pPr>
              <w:pStyle w:val="TableText1"/>
              <w:spacing w:before="40" w:after="40"/>
              <w:rPr>
                <w:rStyle w:val="BodytextChar"/>
                <w:rFonts w:cs="Arial"/>
                <w:sz w:val="16"/>
                <w:szCs w:val="18"/>
              </w:rPr>
            </w:pPr>
          </w:p>
          <w:p w:rsidRPr="00DF6897" w:rsidR="00D14C6B" w:rsidP="00D14C6B" w:rsidRDefault="00D14C6B" w14:paraId="219A44C3" wp14:textId="77777777">
            <w:pPr>
              <w:pStyle w:val="TableText1"/>
              <w:spacing w:before="40" w:after="40"/>
              <w:rPr>
                <w:rStyle w:val="BodytextChar"/>
                <w:rFonts w:cs="Arial"/>
                <w:color w:val="000000"/>
                <w:sz w:val="16"/>
                <w:szCs w:val="18"/>
                <w:highlight w:val="yellow"/>
              </w:rPr>
            </w:pPr>
            <w:r>
              <w:rPr>
                <w:rStyle w:val="BodytextChar"/>
                <w:rFonts w:cs="Arial"/>
                <w:sz w:val="16"/>
                <w:szCs w:val="18"/>
              </w:rPr>
              <w:t>Obtained names by joining the A_CMNT_TB.</w:t>
            </w:r>
            <w:r w:rsidRPr="00B25719" w:rsidDel="000E2CC1">
              <w:rPr>
                <w:rStyle w:val="BodytextChar"/>
                <w:rFonts w:cs="Arial"/>
                <w:sz w:val="16"/>
                <w:szCs w:val="18"/>
              </w:rPr>
              <w:t xml:space="preserve"> </w:t>
            </w:r>
            <w:r>
              <w:rPr>
                <w:rStyle w:val="BodytextChar"/>
                <w:rFonts w:cs="Arial"/>
                <w:sz w:val="16"/>
                <w:szCs w:val="18"/>
              </w:rPr>
              <w:t>G_AUD_USER_ID to G_USER_TB_G_USER_ID</w:t>
            </w:r>
          </w:p>
        </w:tc>
      </w:tr>
      <w:tr xmlns:wp14="http://schemas.microsoft.com/office/word/2010/wordml" w:rsidRPr="003F4256" w:rsidR="00D14C6B" w:rsidTr="00D0385C" w14:paraId="77CA66CD" wp14:textId="77777777">
        <w:trPr>
          <w:cantSplit/>
          <w:jc w:val="center"/>
        </w:trPr>
        <w:tc>
          <w:tcPr>
            <w:tcW w:w="263" w:type="pct"/>
            <w:tcBorders>
              <w:bottom w:val="single" w:color="616161" w:sz="2" w:space="0"/>
            </w:tcBorders>
            <w:vAlign w:val="center"/>
          </w:tcPr>
          <w:p w:rsidRPr="003F4256" w:rsidR="00D14C6B" w:rsidP="00D14C6B" w:rsidRDefault="00D14C6B" w14:paraId="64FE0B28" wp14:textId="77777777">
            <w:pPr>
              <w:jc w:val="left"/>
              <w:rPr>
                <w:rStyle w:val="BodytextChar"/>
                <w:rFonts w:cs="Arial"/>
                <w:sz w:val="16"/>
                <w:szCs w:val="18"/>
              </w:rPr>
            </w:pPr>
            <w:r>
              <w:rPr>
                <w:rStyle w:val="BodytextChar"/>
                <w:rFonts w:cs="Arial"/>
                <w:sz w:val="16"/>
                <w:szCs w:val="18"/>
              </w:rPr>
              <w:t>Column</w:t>
            </w:r>
          </w:p>
        </w:tc>
        <w:tc>
          <w:tcPr>
            <w:tcW w:w="427" w:type="pct"/>
            <w:tcBorders>
              <w:bottom w:val="single" w:color="616161" w:sz="2" w:space="0"/>
            </w:tcBorders>
            <w:vAlign w:val="center"/>
          </w:tcPr>
          <w:p w:rsidRPr="003F4256" w:rsidR="00D14C6B" w:rsidP="00D14C6B" w:rsidRDefault="00D14C6B" w14:paraId="71491BF6" wp14:textId="77777777">
            <w:pPr>
              <w:spacing w:before="40" w:after="40"/>
              <w:jc w:val="left"/>
              <w:rPr>
                <w:rStyle w:val="BodytextChar"/>
                <w:rFonts w:cs="Arial"/>
                <w:sz w:val="16"/>
                <w:szCs w:val="18"/>
              </w:rPr>
            </w:pPr>
            <w:r>
              <w:rPr>
                <w:rStyle w:val="BodytextChar"/>
                <w:rFonts w:cs="Arial"/>
                <w:sz w:val="16"/>
                <w:szCs w:val="18"/>
              </w:rPr>
              <w:t>Comment</w:t>
            </w:r>
          </w:p>
        </w:tc>
        <w:tc>
          <w:tcPr>
            <w:tcW w:w="644" w:type="pct"/>
            <w:tcBorders>
              <w:bottom w:val="single" w:color="616161" w:sz="2" w:space="0"/>
            </w:tcBorders>
            <w:vAlign w:val="center"/>
          </w:tcPr>
          <w:p w:rsidRPr="00DF6897" w:rsidR="00D14C6B" w:rsidP="00D14C6B" w:rsidRDefault="00D14C6B" w14:paraId="58C4106F" wp14:textId="77777777">
            <w:pPr>
              <w:pStyle w:val="TableText"/>
              <w:rPr>
                <w:rStyle w:val="BodytextChar"/>
                <w:color w:val="000000"/>
                <w:sz w:val="16"/>
                <w:szCs w:val="18"/>
                <w:highlight w:val="yellow"/>
              </w:rPr>
            </w:pPr>
            <w:r w:rsidRPr="00B25719">
              <w:rPr>
                <w:rStyle w:val="BodytextChar"/>
                <w:color w:val="000000"/>
                <w:sz w:val="16"/>
                <w:szCs w:val="18"/>
              </w:rPr>
              <w:t>Comment entered by a</w:t>
            </w:r>
            <w:r>
              <w:rPr>
                <w:rStyle w:val="BodytextChar"/>
                <w:color w:val="000000"/>
                <w:sz w:val="16"/>
                <w:szCs w:val="18"/>
              </w:rPr>
              <w:t>ny user.</w:t>
            </w:r>
          </w:p>
        </w:tc>
        <w:tc>
          <w:tcPr>
            <w:tcW w:w="1279" w:type="pct"/>
            <w:gridSpan w:val="2"/>
            <w:tcBorders>
              <w:bottom w:val="single" w:color="616161" w:sz="2" w:space="0"/>
            </w:tcBorders>
            <w:vAlign w:val="center"/>
          </w:tcPr>
          <w:p w:rsidRPr="00B25719" w:rsidR="00D14C6B" w:rsidP="00D14C6B" w:rsidRDefault="00D14C6B" w14:paraId="7A948CD1" wp14:textId="77777777">
            <w:pPr>
              <w:spacing w:before="40" w:after="40"/>
              <w:jc w:val="left"/>
              <w:rPr>
                <w:rStyle w:val="BodytextChar"/>
                <w:rFonts w:cs="Arial"/>
                <w:sz w:val="16"/>
                <w:szCs w:val="18"/>
              </w:rPr>
            </w:pPr>
            <w:r w:rsidRPr="00B25719">
              <w:rPr>
                <w:rStyle w:val="BodytextChar"/>
                <w:rFonts w:cs="Arial"/>
                <w:sz w:val="16"/>
                <w:szCs w:val="18"/>
              </w:rPr>
              <w:t>A_CMNT_TB</w:t>
            </w:r>
          </w:p>
        </w:tc>
        <w:tc>
          <w:tcPr>
            <w:tcW w:w="907" w:type="pct"/>
            <w:gridSpan w:val="2"/>
            <w:tcBorders>
              <w:bottom w:val="single" w:color="616161" w:sz="2" w:space="0"/>
            </w:tcBorders>
            <w:vAlign w:val="center"/>
          </w:tcPr>
          <w:p w:rsidRPr="00DF6897" w:rsidR="00D14C6B" w:rsidP="00D14C6B" w:rsidRDefault="00D14C6B" w14:paraId="13638D0D" wp14:textId="77777777">
            <w:pPr>
              <w:spacing w:before="40" w:after="40"/>
              <w:jc w:val="left"/>
              <w:rPr>
                <w:rStyle w:val="BodytextChar"/>
                <w:rFonts w:cs="Arial"/>
                <w:color w:val="000000"/>
                <w:sz w:val="16"/>
                <w:szCs w:val="18"/>
                <w:highlight w:val="yellow"/>
              </w:rPr>
            </w:pPr>
            <w:r w:rsidRPr="00B25719">
              <w:rPr>
                <w:rStyle w:val="BodytextChar"/>
                <w:rFonts w:cs="Arial"/>
                <w:color w:val="000000"/>
                <w:sz w:val="16"/>
                <w:szCs w:val="18"/>
              </w:rPr>
              <w:t>A_CMNT_TEXT_CLOB</w:t>
            </w:r>
          </w:p>
        </w:tc>
        <w:tc>
          <w:tcPr>
            <w:tcW w:w="1481" w:type="pct"/>
            <w:tcBorders>
              <w:bottom w:val="single" w:color="616161" w:sz="2" w:space="0"/>
            </w:tcBorders>
            <w:vAlign w:val="center"/>
          </w:tcPr>
          <w:p w:rsidRPr="00DF6897" w:rsidR="00D14C6B" w:rsidP="00D14C6B" w:rsidRDefault="00D14C6B" w14:paraId="05081344" wp14:textId="77777777">
            <w:pPr>
              <w:pStyle w:val="TableText1"/>
              <w:spacing w:before="40" w:after="40"/>
              <w:rPr>
                <w:rStyle w:val="BodytextChar"/>
                <w:rFonts w:cs="Arial"/>
                <w:color w:val="000000"/>
                <w:sz w:val="16"/>
                <w:szCs w:val="18"/>
                <w:highlight w:val="yellow"/>
              </w:rPr>
            </w:pPr>
            <w:r>
              <w:rPr>
                <w:rStyle w:val="BodytextChar"/>
                <w:rFonts w:cs="Arial"/>
                <w:color w:val="000000"/>
                <w:sz w:val="16"/>
                <w:szCs w:val="18"/>
              </w:rPr>
              <w:t>**There may</w:t>
            </w:r>
            <w:r w:rsidRPr="00874B66">
              <w:rPr>
                <w:rStyle w:val="BodytextChar"/>
                <w:rFonts w:cs="Arial"/>
                <w:color w:val="000000"/>
                <w:sz w:val="16"/>
                <w:szCs w:val="18"/>
              </w:rPr>
              <w:t xml:space="preserve"> be multiple comments</w:t>
            </w:r>
            <w:r>
              <w:rPr>
                <w:rStyle w:val="BodytextChar"/>
                <w:rFonts w:cs="Arial"/>
                <w:color w:val="000000"/>
                <w:sz w:val="16"/>
                <w:szCs w:val="18"/>
              </w:rPr>
              <w:t xml:space="preserve"> (table rows)</w:t>
            </w:r>
            <w:r w:rsidRPr="00874B66">
              <w:rPr>
                <w:rStyle w:val="BodytextChar"/>
                <w:rFonts w:cs="Arial"/>
                <w:color w:val="000000"/>
                <w:sz w:val="16"/>
                <w:szCs w:val="18"/>
              </w:rPr>
              <w:t xml:space="preserve"> in same day.</w:t>
            </w:r>
          </w:p>
        </w:tc>
      </w:tr>
      <w:tr xmlns:wp14="http://schemas.microsoft.com/office/word/2010/wordml" w:rsidR="00D14C6B" w:rsidTr="00D0385C" w14:paraId="6DF35F19" wp14:textId="77777777">
        <w:trPr>
          <w:cantSplit/>
          <w:jc w:val="center"/>
        </w:trPr>
        <w:tc>
          <w:tcPr>
            <w:tcW w:w="5000" w:type="pct"/>
            <w:gridSpan w:val="8"/>
            <w:tcBorders>
              <w:top w:val="single" w:color="616161" w:sz="2" w:space="0"/>
              <w:bottom w:val="single" w:color="616161" w:sz="2" w:space="0"/>
            </w:tcBorders>
            <w:shd w:val="clear" w:color="auto" w:fill="191919"/>
            <w:vAlign w:val="center"/>
          </w:tcPr>
          <w:p w:rsidR="00D14C6B" w:rsidP="00D14C6B" w:rsidRDefault="00D14C6B" w14:paraId="2A88A31C"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D14C6B" w:rsidTr="00D0385C" w14:paraId="42B6912E" wp14:textId="77777777">
        <w:trPr>
          <w:cantSplit/>
          <w:jc w:val="center"/>
        </w:trPr>
        <w:tc>
          <w:tcPr>
            <w:tcW w:w="1433" w:type="pct"/>
            <w:gridSpan w:val="4"/>
            <w:tcBorders>
              <w:top w:val="single" w:color="616161" w:sz="2" w:space="0"/>
              <w:bottom w:val="single" w:color="616161" w:sz="2" w:space="0"/>
            </w:tcBorders>
            <w:vAlign w:val="center"/>
          </w:tcPr>
          <w:p w:rsidRPr="00205D93" w:rsidR="00D14C6B" w:rsidP="00D14C6B" w:rsidRDefault="00D14C6B" w14:paraId="4FD53E1C" wp14:textId="77777777">
            <w:pPr>
              <w:pStyle w:val="TableHeading"/>
              <w:spacing w:before="40" w:after="40"/>
              <w:jc w:val="center"/>
              <w:rPr>
                <w:rStyle w:val="ModernTableText"/>
                <w:rFonts w:cs="Arial"/>
                <w:szCs w:val="17"/>
              </w:rPr>
            </w:pPr>
            <w:r w:rsidRPr="00205D93">
              <w:rPr>
                <w:rStyle w:val="ModernTableText"/>
                <w:rFonts w:cs="Arial"/>
                <w:szCs w:val="17"/>
              </w:rPr>
              <w:t>Chart Footnote Label (opt)</w:t>
            </w:r>
          </w:p>
        </w:tc>
        <w:tc>
          <w:tcPr>
            <w:tcW w:w="2040" w:type="pct"/>
            <w:gridSpan w:val="2"/>
            <w:tcBorders>
              <w:top w:val="single" w:color="616161" w:sz="2" w:space="0"/>
              <w:bottom w:val="single" w:color="616161" w:sz="2" w:space="0"/>
            </w:tcBorders>
            <w:vAlign w:val="center"/>
          </w:tcPr>
          <w:p w:rsidRPr="00205D93" w:rsidR="00D14C6B" w:rsidP="00D14C6B" w:rsidRDefault="00D14C6B" w14:paraId="2A487B19"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Description (opt)</w:t>
            </w:r>
          </w:p>
        </w:tc>
        <w:tc>
          <w:tcPr>
            <w:tcW w:w="1527" w:type="pct"/>
            <w:gridSpan w:val="2"/>
            <w:tcBorders>
              <w:top w:val="single" w:color="616161" w:sz="2" w:space="0"/>
              <w:bottom w:val="single" w:color="616161" w:sz="2" w:space="0"/>
            </w:tcBorders>
            <w:vAlign w:val="center"/>
          </w:tcPr>
          <w:p w:rsidRPr="00205D93" w:rsidR="00D14C6B" w:rsidP="00D14C6B" w:rsidRDefault="00D14C6B" w14:paraId="0F558EE8"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Processing Rules (opt)</w:t>
            </w:r>
          </w:p>
        </w:tc>
      </w:tr>
      <w:tr xmlns:wp14="http://schemas.microsoft.com/office/word/2010/wordml" w:rsidR="00D14C6B" w:rsidTr="00D0385C" w14:paraId="3E0E5347" wp14:textId="77777777">
        <w:trPr>
          <w:cantSplit/>
          <w:jc w:val="center"/>
        </w:trPr>
        <w:tc>
          <w:tcPr>
            <w:tcW w:w="1433" w:type="pct"/>
            <w:gridSpan w:val="4"/>
            <w:tcBorders>
              <w:top w:val="single" w:color="616161" w:sz="2" w:space="0"/>
              <w:bottom w:val="single" w:color="616161" w:sz="2" w:space="0"/>
            </w:tcBorders>
            <w:vAlign w:val="center"/>
          </w:tcPr>
          <w:p w:rsidRPr="00205D93" w:rsidR="00D14C6B" w:rsidP="00D14C6B" w:rsidRDefault="00D14C6B" w14:paraId="575395F0"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2040" w:type="pct"/>
            <w:gridSpan w:val="2"/>
            <w:tcBorders>
              <w:top w:val="single" w:color="616161" w:sz="2" w:space="0"/>
              <w:bottom w:val="single" w:color="616161" w:sz="2" w:space="0"/>
            </w:tcBorders>
            <w:vAlign w:val="center"/>
          </w:tcPr>
          <w:p w:rsidRPr="00205D93" w:rsidR="00D14C6B" w:rsidP="00D14C6B" w:rsidRDefault="00D14C6B" w14:paraId="46A210A1"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527" w:type="pct"/>
            <w:gridSpan w:val="2"/>
            <w:tcBorders>
              <w:top w:val="single" w:color="616161" w:sz="2" w:space="0"/>
              <w:bottom w:val="single" w:color="616161" w:sz="2" w:space="0"/>
            </w:tcBorders>
            <w:vAlign w:val="center"/>
          </w:tcPr>
          <w:p w:rsidRPr="00205D93" w:rsidR="00D14C6B" w:rsidP="00D14C6B" w:rsidRDefault="00D14C6B" w14:paraId="10FA7D55"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r>
      <w:tr xmlns:wp14="http://schemas.microsoft.com/office/word/2010/wordml" w:rsidR="00D14C6B" w:rsidTr="00D0385C" w14:paraId="26632288" wp14:textId="77777777">
        <w:trPr>
          <w:cantSplit/>
          <w:jc w:val="center"/>
        </w:trPr>
        <w:tc>
          <w:tcPr>
            <w:tcW w:w="5000" w:type="pct"/>
            <w:gridSpan w:val="8"/>
            <w:tcBorders>
              <w:top w:val="single" w:color="616161" w:sz="2" w:space="0"/>
              <w:bottom w:val="single" w:color="616161" w:sz="2" w:space="0"/>
            </w:tcBorders>
            <w:shd w:val="clear" w:color="auto" w:fill="191919"/>
            <w:vAlign w:val="center"/>
          </w:tcPr>
          <w:p w:rsidRPr="00205D93" w:rsidR="00D14C6B" w:rsidP="00D14C6B" w:rsidRDefault="00D14C6B" w14:paraId="2733F8D2" wp14:textId="77777777">
            <w:pPr>
              <w:pStyle w:val="TableText1"/>
              <w:spacing w:before="40" w:after="40"/>
              <w:jc w:val="center"/>
              <w:rPr>
                <w:rStyle w:val="ModernTableText"/>
                <w:rFonts w:cs="Arial"/>
                <w:bCs/>
                <w:noProof/>
                <w:color w:val="FFFFFF"/>
                <w:szCs w:val="19"/>
              </w:rPr>
            </w:pPr>
            <w:r w:rsidRPr="00205D93">
              <w:rPr>
                <w:rStyle w:val="ModernTableText"/>
                <w:rFonts w:cs="Arial"/>
                <w:bCs/>
                <w:noProof/>
                <w:color w:val="FFFFFF"/>
                <w:szCs w:val="19"/>
              </w:rPr>
              <w:t>Report Footnote (opt)</w:t>
            </w:r>
          </w:p>
        </w:tc>
      </w:tr>
      <w:tr xmlns:wp14="http://schemas.microsoft.com/office/word/2010/wordml" w:rsidR="00D14C6B" w:rsidTr="00D0385C" w14:paraId="2F182BE3" wp14:textId="77777777">
        <w:trPr>
          <w:cantSplit/>
          <w:jc w:val="center"/>
        </w:trPr>
        <w:tc>
          <w:tcPr>
            <w:tcW w:w="1433" w:type="pct"/>
            <w:gridSpan w:val="4"/>
            <w:tcBorders>
              <w:top w:val="single" w:color="616161" w:sz="2" w:space="0"/>
            </w:tcBorders>
            <w:vAlign w:val="center"/>
          </w:tcPr>
          <w:p w:rsidRPr="00205D93" w:rsidR="00D14C6B" w:rsidP="00D14C6B" w:rsidRDefault="00D14C6B" w14:paraId="649F52F5" wp14:textId="77777777">
            <w:pPr>
              <w:pStyle w:val="TableHeading"/>
              <w:spacing w:before="40" w:after="40"/>
              <w:jc w:val="center"/>
              <w:rPr>
                <w:rStyle w:val="ModernTableText"/>
                <w:rFonts w:cs="Arial"/>
                <w:szCs w:val="17"/>
              </w:rPr>
            </w:pPr>
            <w:r w:rsidRPr="00205D93">
              <w:rPr>
                <w:rStyle w:val="ModernTableText"/>
                <w:rFonts w:cs="Arial"/>
                <w:szCs w:val="17"/>
              </w:rPr>
              <w:t>Report Footnote Label (opt)</w:t>
            </w:r>
          </w:p>
        </w:tc>
        <w:tc>
          <w:tcPr>
            <w:tcW w:w="2040" w:type="pct"/>
            <w:gridSpan w:val="2"/>
            <w:tcBorders>
              <w:top w:val="single" w:color="616161" w:sz="2" w:space="0"/>
            </w:tcBorders>
            <w:vAlign w:val="center"/>
          </w:tcPr>
          <w:p w:rsidRPr="00205D93" w:rsidR="00D14C6B" w:rsidP="00D14C6B" w:rsidRDefault="00D14C6B" w14:paraId="087FF0C6"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Description (opt)</w:t>
            </w:r>
          </w:p>
        </w:tc>
        <w:tc>
          <w:tcPr>
            <w:tcW w:w="1527" w:type="pct"/>
            <w:gridSpan w:val="2"/>
            <w:tcBorders>
              <w:top w:val="single" w:color="616161" w:sz="2" w:space="0"/>
            </w:tcBorders>
            <w:vAlign w:val="center"/>
          </w:tcPr>
          <w:p w:rsidRPr="00205D93" w:rsidR="00D14C6B" w:rsidP="00D14C6B" w:rsidRDefault="00D14C6B" w14:paraId="61541A8C"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Processing Rules (opt)</w:t>
            </w:r>
          </w:p>
        </w:tc>
      </w:tr>
      <w:tr xmlns:wp14="http://schemas.microsoft.com/office/word/2010/wordml" w:rsidR="00D14C6B" w:rsidTr="00D0385C" w14:paraId="20155033" wp14:textId="77777777">
        <w:trPr>
          <w:cantSplit/>
          <w:jc w:val="center"/>
        </w:trPr>
        <w:tc>
          <w:tcPr>
            <w:tcW w:w="1433" w:type="pct"/>
            <w:gridSpan w:val="4"/>
            <w:vAlign w:val="center"/>
          </w:tcPr>
          <w:p w:rsidR="00D14C6B" w:rsidP="00D14C6B" w:rsidRDefault="00D14C6B" w14:paraId="2BC257DC"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2040" w:type="pct"/>
            <w:gridSpan w:val="2"/>
            <w:vAlign w:val="center"/>
          </w:tcPr>
          <w:p w:rsidR="00D14C6B" w:rsidP="00D14C6B" w:rsidRDefault="00D14C6B" w14:paraId="08495C37"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1527" w:type="pct"/>
            <w:gridSpan w:val="2"/>
            <w:vAlign w:val="center"/>
          </w:tcPr>
          <w:p w:rsidR="00D14C6B" w:rsidP="00D14C6B" w:rsidRDefault="00D14C6B" w14:paraId="6807757A"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r>
    </w:tbl>
    <w:p xmlns:wp14="http://schemas.microsoft.com/office/word/2010/wordml" w:rsidR="001F6E03" w:rsidP="001F6E03" w:rsidRDefault="001F6E03" w14:paraId="52976036" wp14:textId="77777777"/>
    <w:p xmlns:wp14="http://schemas.microsoft.com/office/word/2010/wordml" w:rsidR="001F6E03" w:rsidP="001F6E03" w:rsidRDefault="001F6E03" w14:paraId="34E1E61E" wp14:textId="77777777"/>
    <w:p xmlns:wp14="http://schemas.microsoft.com/office/word/2010/wordml" w:rsidR="001F6E03" w:rsidP="001F6E03" w:rsidRDefault="001F6E03" w14:paraId="7938105B" wp14:textId="77777777"/>
    <w:p xmlns:wp14="http://schemas.microsoft.com/office/word/2010/wordml" w:rsidR="001F6E03" w:rsidP="001F6E03" w:rsidRDefault="001F6E03" w14:paraId="24BEE8FE" wp14:textId="77777777"/>
    <w:p xmlns:wp14="http://schemas.microsoft.com/office/word/2010/wordml" w:rsidR="001F6E03" w:rsidP="001F6E03" w:rsidRDefault="001F6E03" w14:paraId="3D92EC61" wp14:textId="77777777"/>
    <w:p xmlns:wp14="http://schemas.microsoft.com/office/word/2010/wordml" w:rsidR="001F6E03" w:rsidP="001F6E03" w:rsidRDefault="001F6E03" w14:paraId="217A2EF1" wp14:textId="77777777"/>
    <w:p xmlns:wp14="http://schemas.microsoft.com/office/word/2010/wordml" w:rsidR="001F6E03" w:rsidP="001F6E03" w:rsidRDefault="001F6E03" w14:paraId="478B3BEC" wp14:textId="77777777"/>
    <w:p xmlns:wp14="http://schemas.microsoft.com/office/word/2010/wordml" w:rsidR="001F6E03" w:rsidP="001F6E03" w:rsidRDefault="001F6E03" w14:paraId="78B32017" wp14:textId="77777777"/>
    <w:p xmlns:wp14="http://schemas.microsoft.com/office/word/2010/wordml" w:rsidR="001F6E03" w:rsidP="001F6E03" w:rsidRDefault="001F6E03" w14:paraId="21437AA2" wp14:textId="77777777"/>
    <w:p xmlns:wp14="http://schemas.microsoft.com/office/word/2010/wordml" w:rsidR="001F6E03" w:rsidP="001F6E03" w:rsidRDefault="001F6E03" w14:paraId="1B26AD4D" wp14:textId="77777777"/>
    <w:p xmlns:wp14="http://schemas.microsoft.com/office/word/2010/wordml" w:rsidR="001F6E03" w:rsidP="001F6E03" w:rsidRDefault="001F6E03" w14:paraId="471A901C" wp14:textId="77777777"/>
    <w:p xmlns:wp14="http://schemas.microsoft.com/office/word/2010/wordml" w:rsidR="001F6E03" w:rsidP="001F6E03" w:rsidRDefault="001F6E03" w14:paraId="07D9BE80" wp14:textId="77777777"/>
    <w:p xmlns:wp14="http://schemas.microsoft.com/office/word/2010/wordml" w:rsidR="001F6E03" w:rsidP="001F6E03" w:rsidRDefault="001F6E03" w14:paraId="61266C73" wp14:textId="77777777"/>
    <w:p xmlns:wp14="http://schemas.microsoft.com/office/word/2010/wordml" w:rsidR="001F6E03" w:rsidP="001F6E03" w:rsidRDefault="001F6E03" w14:paraId="24365699" wp14:textId="77777777"/>
    <w:p xmlns:wp14="http://schemas.microsoft.com/office/word/2010/wordml" w:rsidR="001F6E03" w:rsidP="001F6E03" w:rsidRDefault="001F6E03" w14:paraId="6F9B7EFE" wp14:textId="77777777"/>
    <w:p xmlns:wp14="http://schemas.microsoft.com/office/word/2010/wordml" w:rsidR="001F6E03" w:rsidP="001F6E03" w:rsidRDefault="001F6E03" w14:paraId="5E8B254C" wp14:textId="77777777"/>
    <w:p xmlns:wp14="http://schemas.microsoft.com/office/word/2010/wordml" w:rsidR="001F6E03" w:rsidP="001F6E03" w:rsidRDefault="001F6E03" w14:paraId="43691E7D" wp14:textId="77777777"/>
    <w:p xmlns:wp14="http://schemas.microsoft.com/office/word/2010/wordml" w:rsidR="001F6E03" w:rsidP="001F6E03" w:rsidRDefault="001F6E03" w14:paraId="4940DBA7" wp14:textId="77777777"/>
    <w:p xmlns:wp14="http://schemas.microsoft.com/office/word/2010/wordml" w:rsidR="001F6E03" w:rsidP="00D0385C" w:rsidRDefault="001F6E03" w14:paraId="1FC15CC2" wp14:textId="77777777">
      <w:pPr>
        <w:pStyle w:val="Heading5"/>
      </w:pPr>
      <w:bookmarkStart w:name="_Toc28895229" w:id="334"/>
      <w:bookmarkStart w:name="_Toc214963358" w:id="335"/>
      <w:r w:rsidRPr="00EA7252">
        <w:t>Report</w:t>
      </w:r>
      <w:r w:rsidRPr="005652B9">
        <w:t xml:space="preserve"> Definition – OPR-SRA-1</w:t>
      </w:r>
      <w:r>
        <w:t>35</w:t>
      </w:r>
      <w:r w:rsidRPr="005652B9">
        <w:t xml:space="preserve"> </w:t>
      </w:r>
      <w:r>
        <w:t>–</w:t>
      </w:r>
      <w:r w:rsidRPr="005652B9">
        <w:t xml:space="preserve"> </w:t>
      </w:r>
      <w:r w:rsidRPr="00E253A0">
        <w:t>Service Authorization New Comments to Inbox Report</w:t>
      </w:r>
      <w:bookmarkEnd w:id="334"/>
      <w:bookmarkEnd w:id="335"/>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19"/>
        <w:gridCol w:w="1474"/>
        <w:gridCol w:w="1684"/>
        <w:gridCol w:w="1649"/>
        <w:gridCol w:w="17"/>
        <w:gridCol w:w="1911"/>
        <w:gridCol w:w="2420"/>
        <w:gridCol w:w="302"/>
        <w:gridCol w:w="17"/>
        <w:gridCol w:w="1960"/>
        <w:gridCol w:w="1537"/>
      </w:tblGrid>
      <w:tr xmlns:wp14="http://schemas.microsoft.com/office/word/2010/wordml" w:rsidR="001F6E03" w:rsidTr="00D0385C" w14:paraId="6898976B" wp14:textId="77777777">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Pr="00FF7891" w:rsidR="001F6E03" w:rsidP="00D0385C" w:rsidRDefault="001F6E03" w14:paraId="56A86EBA" wp14:textId="77777777">
            <w:pPr>
              <w:jc w:val="center"/>
              <w:rPr>
                <w:rFonts w:eastAsia="MS Mincho"/>
                <w:szCs w:val="20"/>
              </w:rPr>
            </w:pPr>
            <w:r>
              <w:rPr>
                <w:sz w:val="19"/>
                <w:szCs w:val="19"/>
              </w:rPr>
              <w:br w:type="page"/>
            </w:r>
            <w:r>
              <w:rPr>
                <w:sz w:val="19"/>
                <w:szCs w:val="19"/>
              </w:rPr>
              <w:br w:type="page"/>
            </w:r>
            <w:r>
              <w:rPr>
                <w:sz w:val="19"/>
                <w:szCs w:val="19"/>
              </w:rPr>
              <w:br w:type="page"/>
            </w:r>
            <w:r>
              <w:rPr>
                <w:sz w:val="19"/>
                <w:szCs w:val="19"/>
              </w:rPr>
              <w:br w:type="page"/>
            </w:r>
            <w:r w:rsidRPr="00FF7891">
              <w:rPr>
                <w:rFonts w:eastAsia="MS Mincho"/>
                <w:szCs w:val="20"/>
              </w:rPr>
              <w:t>NH MMIS REPORT DEFINITION</w:t>
            </w:r>
          </w:p>
        </w:tc>
      </w:tr>
      <w:tr xmlns:wp14="http://schemas.microsoft.com/office/word/2010/wordml" w:rsidR="001F6E03" w:rsidTr="00D0385C" w14:paraId="18B8184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Borders>
              <w:top w:val="single" w:color="auto" w:sz="4" w:space="0"/>
            </w:tcBorders>
            <w:vAlign w:val="center"/>
          </w:tcPr>
          <w:p w:rsidRPr="00205D93" w:rsidR="001F6E03" w:rsidP="00D0385C" w:rsidRDefault="001F6E03" w14:paraId="0EFB08F5" wp14:textId="77777777">
            <w:pPr>
              <w:pStyle w:val="TableHeading"/>
              <w:spacing w:before="40" w:after="40"/>
              <w:rPr>
                <w:rStyle w:val="ModernTableText"/>
                <w:noProof/>
                <w:szCs w:val="17"/>
              </w:rPr>
            </w:pPr>
            <w:r w:rsidRPr="00205D93">
              <w:rPr>
                <w:rStyle w:val="ModernTableText"/>
                <w:noProof/>
                <w:szCs w:val="17"/>
              </w:rPr>
              <w:t>Report Type:</w:t>
            </w:r>
          </w:p>
        </w:tc>
        <w:tc>
          <w:tcPr>
            <w:tcW w:w="3995" w:type="pct"/>
            <w:gridSpan w:val="9"/>
            <w:tcBorders>
              <w:top w:val="single" w:color="auto" w:sz="4" w:space="0"/>
            </w:tcBorders>
            <w:vAlign w:val="center"/>
          </w:tcPr>
          <w:p w:rsidRPr="00205D93" w:rsidR="001F6E03" w:rsidP="00D0385C" w:rsidRDefault="001F6E03" w14:paraId="4A076457"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Standard</w:t>
            </w:r>
            <w:r w:rsidRPr="00205D93">
              <w:rPr>
                <w:rStyle w:val="ModernTableText"/>
                <w:noProof/>
                <w:szCs w:val="17"/>
              </w:rPr>
              <w:tab/>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Customized</w:t>
            </w:r>
          </w:p>
        </w:tc>
      </w:tr>
      <w:tr xmlns:wp14="http://schemas.microsoft.com/office/word/2010/wordml" w:rsidR="001F6E03" w:rsidTr="00D0385C" w14:paraId="560C156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Borders>
              <w:top w:val="single" w:color="616161" w:sz="2" w:space="0"/>
            </w:tcBorders>
            <w:vAlign w:val="center"/>
          </w:tcPr>
          <w:p w:rsidRPr="00205D93" w:rsidR="001F6E03" w:rsidP="00D0385C" w:rsidRDefault="001F6E03" w14:paraId="2BF6733C" wp14:textId="77777777">
            <w:pPr>
              <w:pStyle w:val="TableHeading"/>
              <w:spacing w:before="40" w:after="40"/>
              <w:rPr>
                <w:rStyle w:val="ModernTableText"/>
                <w:noProof/>
                <w:szCs w:val="17"/>
              </w:rPr>
            </w:pPr>
            <w:r w:rsidRPr="00205D93">
              <w:rPr>
                <w:rStyle w:val="ModernTableText"/>
                <w:noProof/>
                <w:szCs w:val="17"/>
              </w:rPr>
              <w:t>Client Name:</w:t>
            </w:r>
          </w:p>
        </w:tc>
        <w:tc>
          <w:tcPr>
            <w:tcW w:w="3995" w:type="pct"/>
            <w:gridSpan w:val="9"/>
            <w:tcBorders>
              <w:top w:val="single" w:color="616161" w:sz="2" w:space="0"/>
            </w:tcBorders>
            <w:vAlign w:val="center"/>
          </w:tcPr>
          <w:p w:rsidRPr="00205D93" w:rsidR="001F6E03" w:rsidP="00D0385C" w:rsidRDefault="001F6E03" w14:paraId="2E5EBCCA" wp14:textId="77777777">
            <w:pPr>
              <w:pStyle w:val="TableText1"/>
              <w:spacing w:before="40" w:after="40"/>
              <w:rPr>
                <w:rStyle w:val="ModernTableText"/>
                <w:szCs w:val="17"/>
              </w:rPr>
            </w:pPr>
            <w:r w:rsidRPr="00205D93">
              <w:rPr>
                <w:rStyle w:val="ModernTableText"/>
                <w:szCs w:val="17"/>
              </w:rPr>
              <w:t>New Hampshire</w:t>
            </w:r>
          </w:p>
        </w:tc>
      </w:tr>
      <w:tr xmlns:wp14="http://schemas.microsoft.com/office/word/2010/wordml" w:rsidR="001F6E03" w:rsidTr="00D0385C" w14:paraId="11401A3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Borders>
              <w:top w:val="single" w:color="616161" w:sz="2" w:space="0"/>
            </w:tcBorders>
            <w:vAlign w:val="center"/>
          </w:tcPr>
          <w:p w:rsidRPr="00205D93" w:rsidR="001F6E03" w:rsidP="00D0385C" w:rsidRDefault="001F6E03" w14:paraId="3E4F312F" wp14:textId="77777777">
            <w:pPr>
              <w:pStyle w:val="TableHeading"/>
              <w:spacing w:before="40" w:after="40"/>
              <w:rPr>
                <w:rStyle w:val="ModernTableText"/>
                <w:noProof/>
                <w:szCs w:val="17"/>
              </w:rPr>
            </w:pPr>
            <w:r w:rsidRPr="00205D93">
              <w:rPr>
                <w:rStyle w:val="ModernTableText"/>
                <w:noProof/>
                <w:szCs w:val="17"/>
              </w:rPr>
              <w:t>Client Report ID:</w:t>
            </w:r>
          </w:p>
        </w:tc>
        <w:tc>
          <w:tcPr>
            <w:tcW w:w="3995" w:type="pct"/>
            <w:gridSpan w:val="9"/>
            <w:tcBorders>
              <w:top w:val="single" w:color="616161" w:sz="2" w:space="0"/>
            </w:tcBorders>
            <w:vAlign w:val="center"/>
          </w:tcPr>
          <w:p w:rsidRPr="00205D93" w:rsidR="001F6E03" w:rsidP="00D0385C" w:rsidRDefault="001F6E03" w14:paraId="4A711C23" wp14:textId="77777777">
            <w:pPr>
              <w:pStyle w:val="TableText1"/>
              <w:spacing w:before="40" w:after="40"/>
              <w:rPr>
                <w:rStyle w:val="ModernTableText"/>
                <w:szCs w:val="17"/>
              </w:rPr>
            </w:pPr>
            <w:r w:rsidRPr="00205D93">
              <w:rPr>
                <w:rStyle w:val="ModernTableText"/>
                <w:szCs w:val="17"/>
              </w:rPr>
              <w:t>OPR-SRA-1</w:t>
            </w:r>
            <w:r>
              <w:rPr>
                <w:rStyle w:val="ModernTableText"/>
                <w:szCs w:val="17"/>
              </w:rPr>
              <w:t>35</w:t>
            </w:r>
          </w:p>
        </w:tc>
      </w:tr>
      <w:tr xmlns:wp14="http://schemas.microsoft.com/office/word/2010/wordml" w:rsidR="001F6E03" w:rsidTr="00D0385C" w14:paraId="3A7C421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91"/>
          <w:jc w:val="center"/>
        </w:trPr>
        <w:tc>
          <w:tcPr>
            <w:tcW w:w="1005" w:type="pct"/>
            <w:gridSpan w:val="2"/>
            <w:tcBorders>
              <w:top w:val="single" w:color="616161" w:sz="2" w:space="0"/>
            </w:tcBorders>
            <w:vAlign w:val="center"/>
          </w:tcPr>
          <w:p w:rsidRPr="00205D93" w:rsidR="001F6E03" w:rsidP="00D0385C" w:rsidRDefault="001F6E03" w14:paraId="0F33C97F" wp14:textId="77777777">
            <w:pPr>
              <w:pStyle w:val="TableHeading"/>
              <w:spacing w:before="40" w:after="40"/>
              <w:rPr>
                <w:rStyle w:val="ModernTableText"/>
                <w:noProof/>
                <w:szCs w:val="17"/>
              </w:rPr>
            </w:pPr>
            <w:r w:rsidRPr="00205D93">
              <w:rPr>
                <w:rStyle w:val="ModernTableText"/>
                <w:noProof/>
                <w:szCs w:val="17"/>
              </w:rPr>
              <w:t>Client Line Of Business:</w:t>
            </w:r>
          </w:p>
        </w:tc>
        <w:tc>
          <w:tcPr>
            <w:tcW w:w="3995" w:type="pct"/>
            <w:gridSpan w:val="9"/>
            <w:tcBorders>
              <w:top w:val="single" w:color="616161" w:sz="2" w:space="0"/>
            </w:tcBorders>
            <w:vAlign w:val="center"/>
          </w:tcPr>
          <w:p w:rsidRPr="00205D93" w:rsidR="001F6E03" w:rsidP="00D0385C" w:rsidRDefault="001F6E03" w14:paraId="28234FD6" wp14:textId="77777777">
            <w:pPr>
              <w:pStyle w:val="TableText1"/>
              <w:spacing w:before="40" w:after="40"/>
              <w:rPr>
                <w:rStyle w:val="ModernTableText"/>
                <w:szCs w:val="17"/>
              </w:rPr>
            </w:pPr>
            <w:r w:rsidRPr="00205D93">
              <w:rPr>
                <w:rStyle w:val="ModernTableText"/>
                <w:szCs w:val="17"/>
              </w:rPr>
              <w:t>Medicaid</w:t>
            </w:r>
          </w:p>
        </w:tc>
      </w:tr>
      <w:tr xmlns:wp14="http://schemas.microsoft.com/office/word/2010/wordml" w:rsidR="001F6E03" w:rsidTr="00D0385C" w14:paraId="3B64899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64"/>
          <w:jc w:val="center"/>
        </w:trPr>
        <w:tc>
          <w:tcPr>
            <w:tcW w:w="1005" w:type="pct"/>
            <w:gridSpan w:val="2"/>
            <w:tcBorders>
              <w:top w:val="single" w:color="616161" w:sz="2" w:space="0"/>
            </w:tcBorders>
            <w:vAlign w:val="center"/>
          </w:tcPr>
          <w:p w:rsidRPr="00D667B6" w:rsidR="001F6E03" w:rsidP="00D0385C" w:rsidRDefault="001F6E03" w14:paraId="2AEF6815" wp14:textId="77777777">
            <w:pPr>
              <w:pStyle w:val="TableHeading"/>
              <w:spacing w:before="40" w:after="40"/>
              <w:rPr>
                <w:rStyle w:val="ModernTableText"/>
                <w:noProof/>
                <w:szCs w:val="17"/>
              </w:rPr>
            </w:pPr>
            <w:r w:rsidRPr="00D667B6">
              <w:rPr>
                <w:rStyle w:val="ModernTableText"/>
                <w:noProof/>
                <w:szCs w:val="17"/>
              </w:rPr>
              <w:t>Client Division / Department:</w:t>
            </w:r>
          </w:p>
        </w:tc>
        <w:tc>
          <w:tcPr>
            <w:tcW w:w="3995" w:type="pct"/>
            <w:gridSpan w:val="9"/>
            <w:tcBorders>
              <w:top w:val="single" w:color="616161" w:sz="2" w:space="0"/>
            </w:tcBorders>
            <w:vAlign w:val="center"/>
          </w:tcPr>
          <w:p w:rsidRPr="00D667B6" w:rsidR="001F6E03" w:rsidP="00D0385C" w:rsidRDefault="001F6E03" w14:paraId="50D14B6A" wp14:textId="77777777">
            <w:pPr>
              <w:pStyle w:val="TableText1"/>
              <w:spacing w:before="40" w:after="40"/>
              <w:rPr>
                <w:rStyle w:val="ModernTableText"/>
                <w:szCs w:val="17"/>
              </w:rPr>
            </w:pPr>
            <w:r w:rsidRPr="00D667B6">
              <w:rPr>
                <w:rStyle w:val="ModernTableText"/>
                <w:szCs w:val="17"/>
              </w:rPr>
              <w:t>DHHS</w:t>
            </w:r>
          </w:p>
        </w:tc>
      </w:tr>
      <w:tr xmlns:wp14="http://schemas.microsoft.com/office/word/2010/wordml" w:rsidR="001F6E03" w:rsidTr="00D0385C" w14:paraId="18A1455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trPr>
        <w:tc>
          <w:tcPr>
            <w:tcW w:w="1005" w:type="pct"/>
            <w:gridSpan w:val="2"/>
            <w:tcBorders>
              <w:top w:val="single" w:color="616161" w:sz="2" w:space="0"/>
              <w:bottom w:val="single" w:color="616161" w:sz="2" w:space="0"/>
            </w:tcBorders>
            <w:vAlign w:val="center"/>
          </w:tcPr>
          <w:p w:rsidRPr="00D667B6" w:rsidR="001F6E03" w:rsidP="00D0385C" w:rsidRDefault="001F6E03" w14:paraId="205D5C5E" wp14:textId="77777777">
            <w:pPr>
              <w:pStyle w:val="TableHeading"/>
              <w:spacing w:before="40" w:after="40"/>
              <w:rPr>
                <w:rStyle w:val="ModernTableText"/>
                <w:noProof/>
                <w:szCs w:val="17"/>
              </w:rPr>
            </w:pPr>
            <w:r w:rsidRPr="00D667B6">
              <w:rPr>
                <w:rStyle w:val="ModernTableText"/>
                <w:noProof/>
                <w:szCs w:val="17"/>
              </w:rPr>
              <w:t>Report Title:</w:t>
            </w:r>
          </w:p>
        </w:tc>
        <w:tc>
          <w:tcPr>
            <w:tcW w:w="3995" w:type="pct"/>
            <w:gridSpan w:val="9"/>
            <w:tcBorders>
              <w:top w:val="single" w:color="616161" w:sz="2" w:space="0"/>
              <w:bottom w:val="single" w:color="616161" w:sz="2" w:space="0"/>
            </w:tcBorders>
            <w:vAlign w:val="center"/>
          </w:tcPr>
          <w:p w:rsidRPr="00D667B6" w:rsidR="001F6E03" w:rsidP="00D0385C" w:rsidRDefault="001F6E03" w14:paraId="5F6058F9" wp14:textId="77777777">
            <w:pPr>
              <w:pStyle w:val="TableText1"/>
              <w:spacing w:before="40" w:after="40"/>
              <w:rPr>
                <w:rStyle w:val="ModernTableText"/>
                <w:szCs w:val="17"/>
              </w:rPr>
            </w:pPr>
            <w:r w:rsidRPr="00D667B6">
              <w:rPr>
                <w:rStyle w:val="ModernTableText"/>
              </w:rPr>
              <w:t>Service Authorization New Comments to Inbox Report</w:t>
            </w:r>
          </w:p>
        </w:tc>
      </w:tr>
      <w:tr xmlns:wp14="http://schemas.microsoft.com/office/word/2010/wordml" w:rsidR="001F6E03" w:rsidTr="00D0385C" w14:paraId="32DC99B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trPr>
        <w:tc>
          <w:tcPr>
            <w:tcW w:w="1005" w:type="pct"/>
            <w:gridSpan w:val="2"/>
            <w:tcBorders>
              <w:top w:val="single" w:color="616161" w:sz="2" w:space="0"/>
              <w:bottom w:val="single" w:color="616161" w:sz="2" w:space="0"/>
            </w:tcBorders>
            <w:vAlign w:val="center"/>
          </w:tcPr>
          <w:p w:rsidRPr="00D667B6" w:rsidR="001F6E03" w:rsidP="00D0385C" w:rsidRDefault="001F6E03" w14:paraId="28FEE4FF" wp14:textId="77777777">
            <w:pPr>
              <w:pStyle w:val="TableHeading"/>
              <w:spacing w:before="40" w:after="40"/>
              <w:rPr>
                <w:rStyle w:val="ModernTableText"/>
                <w:noProof/>
                <w:szCs w:val="17"/>
              </w:rPr>
            </w:pPr>
            <w:r w:rsidRPr="00D667B6">
              <w:rPr>
                <w:rStyle w:val="ModernTableText"/>
                <w:noProof/>
                <w:szCs w:val="17"/>
              </w:rPr>
              <w:t>Report Description:</w:t>
            </w:r>
          </w:p>
        </w:tc>
        <w:tc>
          <w:tcPr>
            <w:tcW w:w="3995" w:type="pct"/>
            <w:gridSpan w:val="9"/>
            <w:tcBorders>
              <w:top w:val="single" w:color="616161" w:sz="2" w:space="0"/>
              <w:bottom w:val="single" w:color="616161" w:sz="2" w:space="0"/>
            </w:tcBorders>
            <w:vAlign w:val="center"/>
          </w:tcPr>
          <w:p w:rsidRPr="00D667B6" w:rsidR="001F6E03" w:rsidP="00D0385C" w:rsidRDefault="001F6E03" w14:paraId="63F31B7C" wp14:textId="77777777">
            <w:pPr>
              <w:pStyle w:val="CommentText"/>
              <w:rPr>
                <w:rStyle w:val="ModernTableText"/>
                <w:szCs w:val="17"/>
              </w:rPr>
            </w:pPr>
            <w:r w:rsidRPr="00D667B6">
              <w:rPr>
                <w:rStyle w:val="ModernTableText"/>
                <w:szCs w:val="17"/>
              </w:rPr>
              <w:t xml:space="preserve">This is a standard SA report that will be going to each provider’s INBOX. </w:t>
            </w:r>
            <w:r>
              <w:rPr>
                <w:rStyle w:val="ModernTableText"/>
                <w:szCs w:val="17"/>
              </w:rPr>
              <w:t xml:space="preserve"> </w:t>
            </w:r>
            <w:r w:rsidRPr="00D667B6">
              <w:rPr>
                <w:rStyle w:val="ModernTableText"/>
                <w:szCs w:val="17"/>
              </w:rPr>
              <w:t>A separate report will be created for each provider and output into EDMS for later placement into the provider’s Inbox.</w:t>
            </w:r>
            <w:r>
              <w:rPr>
                <w:rStyle w:val="ModernTableText"/>
                <w:szCs w:val="17"/>
              </w:rPr>
              <w:t xml:space="preserve">  </w:t>
            </w:r>
            <w:r>
              <w:t xml:space="preserve">This report displays SA’s where comment activity has occurred on the reporting date.  </w:t>
            </w:r>
            <w:r w:rsidRPr="00ED5A6F">
              <w:t xml:space="preserve">This will display comments from </w:t>
            </w:r>
            <w:r>
              <w:t xml:space="preserve">internal and </w:t>
            </w:r>
            <w:r w:rsidRPr="00ED5A6F">
              <w:t>provider users.</w:t>
            </w:r>
            <w:r>
              <w:t xml:space="preserve">  </w:t>
            </w:r>
          </w:p>
        </w:tc>
      </w:tr>
      <w:tr xmlns:wp14="http://schemas.microsoft.com/office/word/2010/wordml" w:rsidR="001F6E03" w:rsidTr="00D0385C" w14:paraId="2D2B2C5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D667B6" w:rsidR="001F6E03" w:rsidP="00D0385C" w:rsidRDefault="001F6E03" w14:paraId="1656C140" wp14:textId="77777777">
            <w:pPr>
              <w:pStyle w:val="TableHeading"/>
              <w:spacing w:before="40" w:after="40"/>
              <w:rPr>
                <w:rStyle w:val="ModernTableText"/>
                <w:noProof/>
                <w:szCs w:val="17"/>
              </w:rPr>
            </w:pPr>
            <w:r w:rsidRPr="00D667B6">
              <w:rPr>
                <w:rStyle w:val="ModernTableText"/>
                <w:noProof/>
                <w:szCs w:val="17"/>
              </w:rPr>
              <w:t>Report Source State Code:</w:t>
            </w:r>
          </w:p>
        </w:tc>
        <w:tc>
          <w:tcPr>
            <w:tcW w:w="3995" w:type="pct"/>
            <w:gridSpan w:val="9"/>
            <w:vAlign w:val="center"/>
          </w:tcPr>
          <w:p w:rsidRPr="00D667B6" w:rsidR="001F6E03" w:rsidP="00D0385C" w:rsidRDefault="001F6E03" w14:paraId="23AEDD7C" wp14:textId="77777777">
            <w:pPr>
              <w:pStyle w:val="TableText1"/>
              <w:spacing w:before="40" w:after="40"/>
              <w:rPr>
                <w:rStyle w:val="ModernTableText"/>
                <w:szCs w:val="17"/>
              </w:rPr>
            </w:pPr>
            <w:r w:rsidRPr="00D667B6">
              <w:rPr>
                <w:rStyle w:val="ModernTableText"/>
                <w:szCs w:val="17"/>
              </w:rPr>
              <w:t>NH</w:t>
            </w:r>
          </w:p>
        </w:tc>
      </w:tr>
      <w:tr xmlns:wp14="http://schemas.microsoft.com/office/word/2010/wordml" w:rsidR="001F6E03" w:rsidTr="00D0385C" w14:paraId="2737E92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D667B6" w:rsidR="001F6E03" w:rsidP="00D0385C" w:rsidRDefault="001F6E03" w14:paraId="224F2E5D" wp14:textId="77777777">
            <w:pPr>
              <w:pStyle w:val="TableHeading"/>
              <w:spacing w:before="40" w:after="40"/>
              <w:rPr>
                <w:rStyle w:val="ModernTableText"/>
                <w:noProof/>
                <w:szCs w:val="17"/>
              </w:rPr>
            </w:pPr>
            <w:r w:rsidRPr="00D667B6">
              <w:rPr>
                <w:rStyle w:val="ModernTableText"/>
                <w:noProof/>
                <w:szCs w:val="17"/>
              </w:rPr>
              <w:t>Report Source Type:</w:t>
            </w:r>
          </w:p>
        </w:tc>
        <w:tc>
          <w:tcPr>
            <w:tcW w:w="3995" w:type="pct"/>
            <w:gridSpan w:val="9"/>
            <w:vAlign w:val="center"/>
          </w:tcPr>
          <w:p w:rsidRPr="00D667B6" w:rsidR="001F6E03" w:rsidP="00D0385C" w:rsidRDefault="001F6E03" w14:paraId="149BCF17" wp14:textId="77777777">
            <w:pPr>
              <w:pStyle w:val="TableText1"/>
              <w:spacing w:before="40" w:after="40"/>
              <w:rPr>
                <w:rStyle w:val="ModernTableText"/>
                <w:noProof/>
                <w:szCs w:val="17"/>
              </w:rPr>
            </w:pPr>
            <w:r w:rsidRPr="00D667B6">
              <w:rPr>
                <w:rStyle w:val="ModernTableText"/>
                <w:rFonts w:ascii="Wingdings 2" w:hAnsi="Wingdings 2" w:eastAsia="Wingdings 2" w:cs="Wingdings 2"/>
                <w:noProof/>
                <w:szCs w:val="23"/>
              </w:rPr>
              <w:t>£</w:t>
            </w:r>
            <w:r w:rsidRPr="00D667B6">
              <w:rPr>
                <w:rStyle w:val="ModernTableText"/>
                <w:noProof/>
                <w:szCs w:val="23"/>
              </w:rPr>
              <w:t xml:space="preserve"> </w:t>
            </w:r>
            <w:r w:rsidRPr="00D667B6">
              <w:rPr>
                <w:rStyle w:val="ModernTableText"/>
                <w:noProof/>
                <w:szCs w:val="17"/>
              </w:rPr>
              <w:t>OLTP</w:t>
            </w:r>
            <w:r w:rsidRPr="00D667B6">
              <w:rPr>
                <w:rStyle w:val="ModernTableText"/>
                <w:noProof/>
                <w:szCs w:val="17"/>
              </w:rPr>
              <w:tab/>
            </w:r>
            <w:r w:rsidRPr="00D667B6">
              <w:rPr>
                <w:rStyle w:val="ModernTableText"/>
                <w:noProof/>
                <w:szCs w:val="17"/>
              </w:rPr>
              <w:tab/>
            </w:r>
            <w:r w:rsidRPr="00D667B6">
              <w:rPr>
                <w:rStyle w:val="ModernTableText"/>
                <w:rFonts w:ascii="Wingdings" w:hAnsi="Wingdings" w:eastAsia="Wingdings" w:cs="Wingdings"/>
                <w:noProof/>
                <w:szCs w:val="23"/>
              </w:rPr>
              <w:t>þ</w:t>
            </w:r>
            <w:r w:rsidRPr="00D667B6">
              <w:rPr>
                <w:rStyle w:val="ModernTableText"/>
                <w:noProof/>
                <w:szCs w:val="23"/>
              </w:rPr>
              <w:t xml:space="preserve"> </w:t>
            </w:r>
            <w:r w:rsidRPr="00D667B6">
              <w:rPr>
                <w:rStyle w:val="ModernTableText"/>
                <w:noProof/>
                <w:szCs w:val="17"/>
              </w:rPr>
              <w:t xml:space="preserve">OLAP </w:t>
            </w:r>
          </w:p>
        </w:tc>
      </w:tr>
      <w:tr xmlns:wp14="http://schemas.microsoft.com/office/word/2010/wordml" w:rsidR="001F6E03" w:rsidTr="00D0385C" w14:paraId="67E9F4C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1F6E03" w:rsidP="00D0385C" w:rsidRDefault="001F6E03" w14:paraId="6FFD699D" wp14:textId="77777777">
            <w:pPr>
              <w:pStyle w:val="TableHeading"/>
              <w:spacing w:before="40" w:after="40"/>
              <w:rPr>
                <w:rStyle w:val="ModernTableText"/>
                <w:noProof/>
                <w:szCs w:val="17"/>
              </w:rPr>
            </w:pPr>
            <w:r w:rsidRPr="00205D93">
              <w:rPr>
                <w:rStyle w:val="ModernTableText"/>
                <w:noProof/>
                <w:szCs w:val="17"/>
              </w:rPr>
              <w:t>Report Source Type Component:</w:t>
            </w:r>
          </w:p>
        </w:tc>
        <w:tc>
          <w:tcPr>
            <w:tcW w:w="3995" w:type="pct"/>
            <w:gridSpan w:val="9"/>
            <w:vAlign w:val="center"/>
          </w:tcPr>
          <w:p w:rsidRPr="00D667B6" w:rsidR="001F6E03" w:rsidP="00D0385C" w:rsidRDefault="001F6E03" w14:paraId="13B902D6" wp14:textId="77777777">
            <w:pPr>
              <w:pStyle w:val="TableText1"/>
              <w:tabs>
                <w:tab w:val="left" w:pos="2052"/>
                <w:tab w:val="left" w:pos="2232"/>
                <w:tab w:val="left" w:pos="4032"/>
                <w:tab w:val="left" w:pos="6012"/>
                <w:tab w:val="left" w:pos="6552"/>
              </w:tabs>
              <w:spacing w:before="40" w:after="40"/>
              <w:rPr>
                <w:rStyle w:val="ModernTableText"/>
                <w:noProof/>
                <w:szCs w:val="17"/>
              </w:rPr>
            </w:pPr>
            <w:r w:rsidRPr="00D667B6">
              <w:rPr>
                <w:rStyle w:val="ModernTableText"/>
                <w:rFonts w:ascii="Wingdings 2" w:hAnsi="Wingdings 2" w:eastAsia="Wingdings 2" w:cs="Wingdings 2"/>
                <w:noProof/>
                <w:szCs w:val="23"/>
              </w:rPr>
              <w:t>£</w:t>
            </w:r>
            <w:r w:rsidRPr="00D667B6">
              <w:rPr>
                <w:rStyle w:val="ModernTableText"/>
                <w:noProof/>
                <w:szCs w:val="17"/>
              </w:rPr>
              <w:t xml:space="preserve"> Provider</w:t>
            </w:r>
            <w:r w:rsidRPr="00D667B6">
              <w:rPr>
                <w:rStyle w:val="ModernTableText"/>
                <w:noProof/>
                <w:szCs w:val="17"/>
              </w:rPr>
              <w:tab/>
            </w:r>
            <w:r w:rsidRPr="00D667B6">
              <w:rPr>
                <w:rStyle w:val="ModernTableText"/>
                <w:noProof/>
                <w:szCs w:val="17"/>
              </w:rPr>
              <w:t xml:space="preserve">  </w:t>
            </w:r>
            <w:r w:rsidRPr="00D667B6">
              <w:rPr>
                <w:rStyle w:val="ModernTableText"/>
                <w:rFonts w:ascii="Wingdings 2" w:hAnsi="Wingdings 2" w:eastAsia="Wingdings 2" w:cs="Wingdings 2"/>
                <w:noProof/>
                <w:szCs w:val="23"/>
              </w:rPr>
              <w:t>£</w:t>
            </w:r>
            <w:r w:rsidRPr="00D667B6">
              <w:rPr>
                <w:rStyle w:val="ModernTableText"/>
                <w:noProof/>
                <w:szCs w:val="23"/>
              </w:rPr>
              <w:t xml:space="preserve"> </w:t>
            </w:r>
            <w:r w:rsidRPr="00D667B6">
              <w:rPr>
                <w:rStyle w:val="ModernTableText"/>
                <w:noProof/>
                <w:szCs w:val="17"/>
              </w:rPr>
              <w:t>Member</w:t>
            </w:r>
            <w:r w:rsidRPr="00D667B6">
              <w:rPr>
                <w:rStyle w:val="ModernTableText"/>
                <w:noProof/>
                <w:szCs w:val="17"/>
              </w:rPr>
              <w:tab/>
            </w:r>
            <w:r w:rsidRPr="00D667B6">
              <w:rPr>
                <w:rStyle w:val="ModernTableText"/>
                <w:rFonts w:ascii="Wingdings" w:hAnsi="Wingdings" w:eastAsia="Wingdings" w:cs="Wingdings"/>
                <w:noProof/>
                <w:szCs w:val="23"/>
              </w:rPr>
              <w:t>þ</w:t>
            </w:r>
            <w:r w:rsidRPr="00D667B6">
              <w:rPr>
                <w:rStyle w:val="ModernTableText"/>
                <w:noProof/>
                <w:szCs w:val="17"/>
              </w:rPr>
              <w:t xml:space="preserve"> Operations</w:t>
            </w:r>
            <w:r w:rsidRPr="00D667B6">
              <w:rPr>
                <w:rStyle w:val="ModernTableText"/>
                <w:noProof/>
                <w:szCs w:val="17"/>
              </w:rPr>
              <w:tab/>
            </w:r>
            <w:r w:rsidRPr="00D667B6">
              <w:rPr>
                <w:rStyle w:val="ModernTableText"/>
                <w:rFonts w:ascii="Wingdings 2" w:hAnsi="Wingdings 2" w:eastAsia="Wingdings 2" w:cs="Wingdings 2"/>
                <w:noProof/>
                <w:szCs w:val="23"/>
              </w:rPr>
              <w:t>£</w:t>
            </w:r>
            <w:r w:rsidRPr="00D667B6">
              <w:rPr>
                <w:rStyle w:val="ModernTableText"/>
                <w:noProof/>
                <w:szCs w:val="23"/>
              </w:rPr>
              <w:t xml:space="preserve"> </w:t>
            </w:r>
            <w:r w:rsidRPr="00D667B6">
              <w:rPr>
                <w:rStyle w:val="ModernTableText"/>
                <w:noProof/>
                <w:szCs w:val="17"/>
              </w:rPr>
              <w:t>Program</w:t>
            </w:r>
          </w:p>
        </w:tc>
      </w:tr>
      <w:tr xmlns:wp14="http://schemas.microsoft.com/office/word/2010/wordml" w:rsidR="001F6E03" w:rsidTr="00D0385C" w14:paraId="4AF31F7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D667B6" w:rsidR="001F6E03" w:rsidP="00D0385C" w:rsidRDefault="001F6E03" w14:paraId="5EBFB93D" wp14:textId="77777777">
            <w:pPr>
              <w:pStyle w:val="ModernBodyText"/>
              <w:spacing w:before="40" w:after="40"/>
              <w:jc w:val="center"/>
              <w:rPr>
                <w:rStyle w:val="Modern2nd-levelTableheader"/>
                <w:sz w:val="21"/>
                <w:szCs w:val="21"/>
              </w:rPr>
            </w:pPr>
            <w:r w:rsidRPr="00D667B6">
              <w:rPr>
                <w:rStyle w:val="Modern2nd-levelTableheader"/>
                <w:sz w:val="21"/>
                <w:szCs w:val="21"/>
              </w:rPr>
              <w:t>Report Generation</w:t>
            </w:r>
          </w:p>
        </w:tc>
      </w:tr>
      <w:tr xmlns:wp14="http://schemas.microsoft.com/office/word/2010/wordml" w:rsidR="001F6E03" w:rsidTr="00D0385C" w14:paraId="774838D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175"/>
          <w:jc w:val="center"/>
        </w:trPr>
        <w:tc>
          <w:tcPr>
            <w:tcW w:w="1005" w:type="pct"/>
            <w:gridSpan w:val="2"/>
            <w:vAlign w:val="center"/>
          </w:tcPr>
          <w:p w:rsidRPr="00205D93" w:rsidR="001F6E03" w:rsidP="00D0385C" w:rsidRDefault="001F6E03" w14:paraId="7E57290F" wp14:textId="77777777">
            <w:pPr>
              <w:pStyle w:val="TableHeading"/>
              <w:spacing w:before="40" w:after="40"/>
              <w:rPr>
                <w:rStyle w:val="ModernTableText"/>
                <w:noProof/>
                <w:szCs w:val="17"/>
              </w:rPr>
            </w:pPr>
            <w:r w:rsidRPr="00205D93">
              <w:rPr>
                <w:rStyle w:val="ModernTableText"/>
                <w:noProof/>
                <w:szCs w:val="17"/>
              </w:rPr>
              <w:t>Report Generated by:</w:t>
            </w:r>
          </w:p>
        </w:tc>
        <w:tc>
          <w:tcPr>
            <w:tcW w:w="3995" w:type="pct"/>
            <w:gridSpan w:val="9"/>
            <w:vAlign w:val="center"/>
          </w:tcPr>
          <w:p w:rsidRPr="00D667B6" w:rsidR="001F6E03" w:rsidP="00D0385C" w:rsidRDefault="001F6E03" w14:paraId="6CFC3E03" wp14:textId="77777777">
            <w:pPr>
              <w:pStyle w:val="TableText1"/>
              <w:tabs>
                <w:tab w:val="left" w:pos="2052"/>
                <w:tab w:val="left" w:pos="2232"/>
                <w:tab w:val="left" w:pos="4032"/>
                <w:tab w:val="left" w:pos="6012"/>
                <w:tab w:val="left" w:pos="7812"/>
                <w:tab w:val="left" w:pos="9792"/>
              </w:tabs>
              <w:spacing w:before="40" w:after="40"/>
              <w:rPr>
                <w:rStyle w:val="ModernTableText"/>
                <w:noProof/>
                <w:szCs w:val="17"/>
              </w:rPr>
            </w:pPr>
            <w:r w:rsidRPr="00D667B6">
              <w:rPr>
                <w:rStyle w:val="ModernTableText"/>
                <w:rFonts w:ascii="Wingdings" w:hAnsi="Wingdings" w:eastAsia="Wingdings" w:cs="Wingdings"/>
                <w:noProof/>
                <w:szCs w:val="23"/>
              </w:rPr>
              <w:t>þ</w:t>
            </w:r>
            <w:r w:rsidRPr="00D667B6">
              <w:rPr>
                <w:rStyle w:val="ModernTableText"/>
                <w:noProof/>
                <w:szCs w:val="17"/>
              </w:rPr>
              <w:t xml:space="preserve"> EQR</w:t>
            </w:r>
            <w:r w:rsidRPr="00D667B6">
              <w:rPr>
                <w:rStyle w:val="ModernTableText"/>
                <w:noProof/>
                <w:szCs w:val="17"/>
              </w:rPr>
              <w:tab/>
            </w:r>
            <w:r w:rsidRPr="00D667B6">
              <w:rPr>
                <w:rStyle w:val="ModernTableText"/>
                <w:noProof/>
                <w:szCs w:val="17"/>
              </w:rPr>
              <w:t xml:space="preserve">  </w:t>
            </w:r>
            <w:r w:rsidRPr="00D667B6">
              <w:rPr>
                <w:rStyle w:val="ModernTableText"/>
                <w:rFonts w:ascii="Wingdings 2" w:hAnsi="Wingdings 2" w:eastAsia="Wingdings 2" w:cs="Wingdings 2"/>
                <w:noProof/>
                <w:szCs w:val="23"/>
              </w:rPr>
              <w:t>£</w:t>
            </w:r>
            <w:r w:rsidRPr="00D667B6">
              <w:rPr>
                <w:rStyle w:val="ModernTableText"/>
                <w:noProof/>
                <w:szCs w:val="17"/>
              </w:rPr>
              <w:t xml:space="preserve"> EFADS</w:t>
            </w:r>
            <w:r w:rsidRPr="00D667B6">
              <w:rPr>
                <w:rStyle w:val="ModernTableText"/>
                <w:noProof/>
                <w:szCs w:val="17"/>
              </w:rPr>
              <w:tab/>
            </w:r>
            <w:r w:rsidRPr="00D667B6">
              <w:rPr>
                <w:rStyle w:val="ModernTableText"/>
                <w:rFonts w:ascii="Wingdings 2" w:hAnsi="Wingdings 2" w:eastAsia="Wingdings 2" w:cs="Wingdings 2"/>
                <w:noProof/>
                <w:szCs w:val="23"/>
              </w:rPr>
              <w:t>£</w:t>
            </w:r>
            <w:r w:rsidRPr="00D667B6">
              <w:rPr>
                <w:rStyle w:val="ModernTableText"/>
                <w:noProof/>
                <w:szCs w:val="17"/>
              </w:rPr>
              <w:t xml:space="preserve"> EMAR</w:t>
            </w:r>
            <w:r w:rsidRPr="00D667B6">
              <w:rPr>
                <w:rStyle w:val="ModernTableText"/>
                <w:noProof/>
                <w:szCs w:val="17"/>
              </w:rPr>
              <w:tab/>
            </w:r>
            <w:r w:rsidRPr="00D667B6">
              <w:rPr>
                <w:rStyle w:val="ModernTableText"/>
                <w:rFonts w:ascii="Wingdings 2" w:hAnsi="Wingdings 2" w:eastAsia="Wingdings 2" w:cs="Wingdings 2"/>
                <w:noProof/>
                <w:szCs w:val="23"/>
              </w:rPr>
              <w:t>£</w:t>
            </w:r>
            <w:r w:rsidRPr="00D667B6">
              <w:rPr>
                <w:rStyle w:val="ModernTableText"/>
                <w:noProof/>
                <w:szCs w:val="17"/>
              </w:rPr>
              <w:t xml:space="preserve">  ESUR</w:t>
            </w:r>
            <w:r w:rsidRPr="00D667B6">
              <w:rPr>
                <w:rStyle w:val="ModernTableText"/>
                <w:noProof/>
                <w:szCs w:val="17"/>
              </w:rPr>
              <w:tab/>
            </w:r>
            <w:r w:rsidRPr="00D667B6">
              <w:rPr>
                <w:rStyle w:val="ModernTableText"/>
                <w:rFonts w:ascii="Wingdings 2" w:hAnsi="Wingdings 2" w:eastAsia="Wingdings 2" w:cs="Wingdings 2"/>
                <w:noProof/>
                <w:szCs w:val="23"/>
              </w:rPr>
              <w:t>£</w:t>
            </w:r>
            <w:r w:rsidRPr="00D667B6">
              <w:rPr>
                <w:rStyle w:val="ModernTableText"/>
                <w:noProof/>
                <w:szCs w:val="17"/>
              </w:rPr>
              <w:t xml:space="preserve"> Other – Please explain:  </w:t>
            </w:r>
          </w:p>
        </w:tc>
      </w:tr>
      <w:tr xmlns:wp14="http://schemas.microsoft.com/office/word/2010/wordml" w:rsidR="001F6E03" w:rsidTr="00D0385C" w14:paraId="1191E05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Align w:val="center"/>
          </w:tcPr>
          <w:p w:rsidRPr="00205D93" w:rsidR="001F6E03" w:rsidP="00D0385C" w:rsidRDefault="001F6E03" w14:paraId="7CDDE8CF" wp14:textId="77777777">
            <w:pPr>
              <w:pStyle w:val="TableText1"/>
              <w:spacing w:before="40" w:after="40"/>
              <w:rPr>
                <w:rStyle w:val="ModernTableText"/>
                <w:b/>
                <w:noProof/>
                <w:szCs w:val="17"/>
              </w:rPr>
            </w:pPr>
            <w:r w:rsidRPr="00205D93">
              <w:rPr>
                <w:rStyle w:val="ModernTableText"/>
                <w:b/>
                <w:noProof/>
                <w:szCs w:val="17"/>
              </w:rPr>
              <w:t>Report Screen Tip (optional):</w:t>
            </w:r>
          </w:p>
        </w:tc>
        <w:tc>
          <w:tcPr>
            <w:tcW w:w="3995" w:type="pct"/>
            <w:gridSpan w:val="9"/>
            <w:vAlign w:val="center"/>
          </w:tcPr>
          <w:p w:rsidRPr="00205D93" w:rsidR="001F6E03" w:rsidP="00D0385C" w:rsidRDefault="001F6E03" w14:paraId="555EEC81" wp14:textId="77777777">
            <w:pPr>
              <w:pStyle w:val="TableText1"/>
              <w:spacing w:before="40" w:after="40"/>
              <w:rPr>
                <w:rStyle w:val="ModernTableText"/>
                <w:szCs w:val="17"/>
                <w:u w:val="single"/>
              </w:rPr>
            </w:pPr>
          </w:p>
        </w:tc>
      </w:tr>
      <w:tr xmlns:wp14="http://schemas.microsoft.com/office/word/2010/wordml" w:rsidR="001F6E03" w:rsidTr="00D0385C" w14:paraId="0A4EF8B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Align w:val="center"/>
          </w:tcPr>
          <w:p w:rsidRPr="00205D93" w:rsidR="001F6E03" w:rsidP="00D0385C" w:rsidRDefault="001F6E03" w14:paraId="48C83DCB" wp14:textId="77777777">
            <w:pPr>
              <w:pStyle w:val="TableHeading"/>
              <w:spacing w:before="40" w:after="40"/>
              <w:rPr>
                <w:rStyle w:val="ModernTableText"/>
                <w:noProof/>
                <w:szCs w:val="17"/>
              </w:rPr>
            </w:pPr>
            <w:r w:rsidRPr="00205D93">
              <w:rPr>
                <w:rStyle w:val="ModernTableText"/>
                <w:noProof/>
                <w:szCs w:val="17"/>
              </w:rPr>
              <w:t>Report Calendar Type:</w:t>
            </w:r>
          </w:p>
        </w:tc>
        <w:tc>
          <w:tcPr>
            <w:tcW w:w="3995" w:type="pct"/>
            <w:gridSpan w:val="9"/>
            <w:vAlign w:val="center"/>
          </w:tcPr>
          <w:p w:rsidRPr="00205D93" w:rsidR="001F6E03" w:rsidP="00D0385C" w:rsidRDefault="001F6E03" w14:paraId="2330A23E" wp14:textId="77777777">
            <w:pPr>
              <w:pStyle w:val="TableText1"/>
              <w:tabs>
                <w:tab w:val="left" w:pos="2052"/>
                <w:tab w:val="left" w:pos="4032"/>
              </w:tabs>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State Fiscal</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Federal Fiscal</w:t>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17"/>
              </w:rPr>
              <w:t xml:space="preserve"> Calendar</w:t>
            </w:r>
          </w:p>
        </w:tc>
      </w:tr>
      <w:tr xmlns:wp14="http://schemas.microsoft.com/office/word/2010/wordml" w:rsidR="001F6E03" w:rsidTr="00D0385C" w14:paraId="4B8784A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1F6E03" w:rsidP="00D0385C" w:rsidRDefault="001F6E03" w14:paraId="53D61582" wp14:textId="77777777">
            <w:pPr>
              <w:pStyle w:val="TableHeading"/>
              <w:spacing w:before="40" w:after="40"/>
              <w:rPr>
                <w:rStyle w:val="ModernTableText"/>
                <w:noProof/>
                <w:szCs w:val="17"/>
              </w:rPr>
            </w:pPr>
            <w:r w:rsidRPr="00205D93">
              <w:rPr>
                <w:rStyle w:val="ModernTableText"/>
                <w:noProof/>
                <w:szCs w:val="17"/>
              </w:rPr>
              <w:t>Report Frequency Type:</w:t>
            </w:r>
          </w:p>
        </w:tc>
        <w:tc>
          <w:tcPr>
            <w:tcW w:w="585" w:type="pct"/>
          </w:tcPr>
          <w:p w:rsidRPr="00205D93" w:rsidR="001F6E03" w:rsidP="00D0385C" w:rsidRDefault="001F6E03" w14:paraId="387D1738"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Scheduled</w:t>
            </w:r>
          </w:p>
          <w:p w:rsidRPr="00205D93" w:rsidR="001F6E03" w:rsidP="00D0385C" w:rsidRDefault="001F6E03" w14:paraId="2BBBF248"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On Request</w:t>
            </w:r>
          </w:p>
        </w:tc>
        <w:tc>
          <w:tcPr>
            <w:tcW w:w="2084" w:type="pct"/>
            <w:gridSpan w:val="4"/>
            <w:tcBorders>
              <w:top w:val="single" w:color="616161" w:sz="2" w:space="0"/>
              <w:bottom w:val="single" w:color="616161" w:sz="2" w:space="0"/>
              <w:right w:val="nil"/>
            </w:tcBorders>
          </w:tcPr>
          <w:p w:rsidRPr="00205D93" w:rsidR="001F6E03" w:rsidP="00D0385C" w:rsidRDefault="001F6E03" w14:paraId="7C9BF055" wp14:textId="77777777">
            <w:pPr>
              <w:pStyle w:val="TableText1"/>
              <w:spacing w:before="40" w:after="40"/>
              <w:rPr>
                <w:rStyle w:val="ModernTableText"/>
                <w:noProof/>
                <w:szCs w:val="17"/>
              </w:rPr>
            </w:pPr>
            <w:r w:rsidRPr="00205D93">
              <w:rPr>
                <w:rStyle w:val="ModernTableText"/>
                <w:noProof/>
                <w:szCs w:val="17"/>
              </w:rPr>
              <w:t>If scheduled, select timeframe below:</w:t>
            </w:r>
          </w:p>
          <w:p w:rsidRPr="00205D93" w:rsidR="001F6E03" w:rsidP="00D0385C" w:rsidRDefault="001F6E03" w14:paraId="0F290147" wp14:textId="77777777">
            <w:pPr>
              <w:pStyle w:val="TableText1"/>
              <w:spacing w:before="40" w:after="40"/>
              <w:rPr>
                <w:rStyle w:val="ModernTableText"/>
                <w:noProof/>
                <w:szCs w:val="17"/>
              </w:rPr>
            </w:pPr>
            <w:r w:rsidRPr="00E96437">
              <w:rPr>
                <w:rStyle w:val="ModernTableText"/>
                <w:rFonts w:ascii="Wingdings" w:hAnsi="Wingdings" w:eastAsia="Wingdings" w:cs="Wingdings"/>
                <w:noProof/>
                <w:szCs w:val="23"/>
              </w:rPr>
              <w:t>þ</w:t>
            </w:r>
            <w:r w:rsidRPr="00E96437">
              <w:rPr>
                <w:rStyle w:val="ModernTableText"/>
                <w:noProof/>
                <w:szCs w:val="17"/>
              </w:rPr>
              <w:t xml:space="preserve"> Daily</w:t>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w:t>
            </w:r>
          </w:p>
        </w:tc>
        <w:tc>
          <w:tcPr>
            <w:tcW w:w="1326" w:type="pct"/>
            <w:gridSpan w:val="4"/>
            <w:tcBorders>
              <w:top w:val="single" w:color="616161" w:sz="2" w:space="0"/>
              <w:left w:val="nil"/>
            </w:tcBorders>
          </w:tcPr>
          <w:p w:rsidRPr="00205D93" w:rsidR="001F6E03" w:rsidP="00D0385C" w:rsidRDefault="001F6E03" w14:paraId="3BCB8FA6"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001F6E03" w:rsidTr="00D0385C" w14:paraId="3BA6585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1F6E03" w:rsidP="00D0385C" w:rsidRDefault="001F6E03" w14:paraId="50986FCA" wp14:textId="77777777">
            <w:pPr>
              <w:pStyle w:val="TableHeading"/>
              <w:spacing w:before="40" w:after="40"/>
              <w:rPr>
                <w:rStyle w:val="ModernTableText"/>
                <w:noProof/>
                <w:szCs w:val="17"/>
              </w:rPr>
            </w:pPr>
            <w:r w:rsidRPr="00205D93">
              <w:rPr>
                <w:rStyle w:val="ModernTableText"/>
                <w:noProof/>
                <w:szCs w:val="17"/>
              </w:rPr>
              <w:t>Report Data Accumulation Type:</w:t>
            </w:r>
          </w:p>
        </w:tc>
        <w:tc>
          <w:tcPr>
            <w:tcW w:w="585" w:type="pct"/>
          </w:tcPr>
          <w:p w:rsidRPr="00205D93" w:rsidR="001F6E03" w:rsidP="00D0385C" w:rsidRDefault="001F6E03" w14:paraId="1F5A7973"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Prompt</w:t>
            </w:r>
          </w:p>
        </w:tc>
        <w:tc>
          <w:tcPr>
            <w:tcW w:w="2084" w:type="pct"/>
            <w:gridSpan w:val="4"/>
            <w:tcBorders>
              <w:top w:val="single" w:color="616161" w:sz="2" w:space="0"/>
              <w:right w:val="nil"/>
            </w:tcBorders>
            <w:vAlign w:val="center"/>
          </w:tcPr>
          <w:p w:rsidRPr="00205D93" w:rsidR="001F6E03" w:rsidP="00D0385C" w:rsidRDefault="001F6E03" w14:paraId="6B773F6A" wp14:textId="77777777">
            <w:pPr>
              <w:pStyle w:val="TableText1"/>
              <w:spacing w:before="40" w:after="40"/>
              <w:rPr>
                <w:rStyle w:val="ModernTableText"/>
                <w:noProof/>
                <w:szCs w:val="17"/>
              </w:rPr>
            </w:pPr>
            <w:r w:rsidRPr="00205D93">
              <w:rPr>
                <w:rStyle w:val="ModernTableText"/>
                <w:noProof/>
                <w:szCs w:val="17"/>
              </w:rPr>
              <w:t>If no prompt, select report data accumulation type below:</w:t>
            </w:r>
          </w:p>
          <w:p w:rsidRPr="00205D93" w:rsidR="001F6E03" w:rsidP="00D0385C" w:rsidRDefault="001F6E03" w14:paraId="1036D73F"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Daily  </w:t>
            </w:r>
            <w:r w:rsidRPr="00205D93">
              <w:rPr>
                <w:rStyle w:val="ModernTableText"/>
                <w:rFonts w:ascii="Wingdings 2" w:hAnsi="Wingdings 2" w:eastAsia="Wingdings 2" w:cs="Wingdings 2"/>
                <w:noProof/>
                <w:szCs w:val="23"/>
              </w:rPr>
              <w:t>£</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  </w:t>
            </w:r>
            <w:r w:rsidRPr="00205D93">
              <w:rPr>
                <w:rStyle w:val="ModernTableText"/>
                <w:rFonts w:ascii="Wingdings 2" w:hAnsi="Wingdings 2" w:eastAsia="Wingdings 2" w:cs="Wingdings 2"/>
                <w:noProof/>
                <w:szCs w:val="23"/>
              </w:rPr>
              <w:t>£</w:t>
            </w:r>
            <w:r w:rsidRPr="00205D93">
              <w:rPr>
                <w:rStyle w:val="ModernTableText"/>
                <w:noProof/>
                <w:szCs w:val="17"/>
              </w:rPr>
              <w:t xml:space="preserve"> YTD</w:t>
            </w:r>
          </w:p>
        </w:tc>
        <w:tc>
          <w:tcPr>
            <w:tcW w:w="1326" w:type="pct"/>
            <w:gridSpan w:val="4"/>
            <w:tcBorders>
              <w:top w:val="single" w:color="616161" w:sz="2" w:space="0"/>
              <w:left w:val="nil"/>
            </w:tcBorders>
          </w:tcPr>
          <w:p w:rsidRPr="00205D93" w:rsidR="001F6E03" w:rsidP="00D0385C" w:rsidRDefault="001F6E03" w14:paraId="5D0DBC07"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001F6E03" w:rsidTr="00D0385C" w14:paraId="7BD6A05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647"/>
          <w:jc w:val="center"/>
        </w:trPr>
        <w:tc>
          <w:tcPr>
            <w:tcW w:w="1005" w:type="pct"/>
            <w:gridSpan w:val="2"/>
            <w:vMerge w:val="restart"/>
            <w:tcBorders>
              <w:top w:val="single" w:color="616161" w:sz="4" w:space="0"/>
              <w:left w:val="single" w:color="616161" w:sz="4" w:space="0"/>
              <w:right w:val="single" w:color="616161" w:sz="4" w:space="0"/>
            </w:tcBorders>
            <w:vAlign w:val="center"/>
          </w:tcPr>
          <w:p w:rsidRPr="006A0FFC" w:rsidR="001F6E03" w:rsidP="00D0385C" w:rsidRDefault="001F6E03" w14:paraId="2FD70D9A" wp14:textId="77777777">
            <w:pPr>
              <w:pStyle w:val="TableText1"/>
              <w:keepNext/>
              <w:spacing w:before="40" w:after="40"/>
              <w:rPr>
                <w:rStyle w:val="ModernTableText"/>
                <w:b/>
                <w:noProof/>
                <w:color w:val="FF0000"/>
                <w:szCs w:val="17"/>
              </w:rPr>
            </w:pPr>
            <w:r w:rsidRPr="006A0FFC">
              <w:rPr>
                <w:rStyle w:val="ModernTableText"/>
                <w:b/>
                <w:noProof/>
                <w:szCs w:val="17"/>
              </w:rPr>
              <w:t>Report Selection Criteria:</w:t>
            </w:r>
          </w:p>
        </w:tc>
        <w:tc>
          <w:tcPr>
            <w:tcW w:w="1164" w:type="pct"/>
            <w:gridSpan w:val="3"/>
            <w:tcBorders>
              <w:top w:val="single" w:color="616161" w:sz="4" w:space="0"/>
              <w:left w:val="single" w:color="616161" w:sz="4" w:space="0"/>
              <w:right w:val="single" w:color="616161" w:sz="4" w:space="0"/>
            </w:tcBorders>
            <w:vAlign w:val="center"/>
          </w:tcPr>
          <w:p w:rsidRPr="00205D93" w:rsidR="001F6E03" w:rsidP="00D0385C" w:rsidRDefault="001F6E03" w14:paraId="27AD4454" wp14:textId="77777777">
            <w:pPr>
              <w:pStyle w:val="TableText1"/>
              <w:keepNext/>
              <w:spacing w:before="40" w:after="40"/>
              <w:jc w:val="center"/>
              <w:rPr>
                <w:rStyle w:val="ModernTableText"/>
                <w:b/>
                <w:noProof/>
                <w:szCs w:val="17"/>
              </w:rPr>
            </w:pPr>
            <w:r w:rsidRPr="00205D93">
              <w:rPr>
                <w:rStyle w:val="ModernTableText"/>
                <w:b/>
                <w:noProof/>
                <w:szCs w:val="17"/>
              </w:rPr>
              <w:t>Report Field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Pr="00205D93" w:rsidR="001F6E03" w:rsidP="00D0385C" w:rsidRDefault="001F6E03" w14:paraId="6026BC4C" wp14:textId="77777777">
            <w:pPr>
              <w:pStyle w:val="TableText1"/>
              <w:keepNext/>
              <w:spacing w:before="40" w:after="40"/>
              <w:jc w:val="center"/>
              <w:rPr>
                <w:rStyle w:val="ModernTableText"/>
                <w:b/>
                <w:noProof/>
                <w:szCs w:val="17"/>
              </w:rPr>
            </w:pPr>
            <w:r w:rsidRPr="00205D93">
              <w:rPr>
                <w:rStyle w:val="ModernTableText"/>
                <w:b/>
                <w:noProof/>
                <w:szCs w:val="17"/>
              </w:rPr>
              <w:t>Report Parameters (optional)</w:t>
            </w:r>
          </w:p>
          <w:p w:rsidRPr="00205D93" w:rsidR="001F6E03" w:rsidP="00D0385C" w:rsidRDefault="001F6E03" w14:paraId="61BD0C08" wp14:textId="77777777">
            <w:pPr>
              <w:pStyle w:val="TableText1"/>
              <w:keepNext/>
              <w:spacing w:before="40" w:after="40"/>
              <w:jc w:val="center"/>
              <w:rPr>
                <w:rStyle w:val="ModernTableText"/>
                <w:b/>
                <w:noProof/>
                <w:szCs w:val="17"/>
              </w:rPr>
            </w:pPr>
            <w:r w:rsidRPr="00205D93">
              <w:rPr>
                <w:rStyle w:val="ModernTableText"/>
                <w:b/>
                <w:noProof/>
                <w:szCs w:val="17"/>
                <w:u w:val="single"/>
              </w:rPr>
              <w:t>Note</w:t>
            </w:r>
            <w:r w:rsidRPr="00205D93">
              <w:rPr>
                <w:rStyle w:val="ModernTableText"/>
                <w:b/>
                <w:noProof/>
                <w:szCs w:val="17"/>
              </w:rPr>
              <w:t>:  If populated, Prompt must = No</w:t>
            </w:r>
          </w:p>
        </w:tc>
        <w:tc>
          <w:tcPr>
            <w:tcW w:w="534" w:type="pct"/>
            <w:tcBorders>
              <w:top w:val="single" w:color="616161" w:sz="4" w:space="0"/>
              <w:left w:val="single" w:color="616161" w:sz="4" w:space="0"/>
              <w:bottom w:val="single" w:color="616161" w:sz="4" w:space="0"/>
              <w:right w:val="single" w:color="616161" w:sz="4" w:space="0"/>
            </w:tcBorders>
            <w:vAlign w:val="center"/>
          </w:tcPr>
          <w:p w:rsidRPr="00205D93" w:rsidR="001F6E03" w:rsidP="00D0385C" w:rsidRDefault="001F6E03" w14:paraId="4AD5BC52" wp14:textId="77777777">
            <w:pPr>
              <w:pStyle w:val="TableText1"/>
              <w:keepNext/>
              <w:spacing w:before="40" w:after="40"/>
              <w:jc w:val="center"/>
              <w:rPr>
                <w:rStyle w:val="ModernTableText"/>
                <w:b/>
                <w:noProof/>
                <w:szCs w:val="17"/>
              </w:rPr>
            </w:pPr>
            <w:r w:rsidRPr="00205D93">
              <w:rPr>
                <w:rStyle w:val="ModernTableText"/>
                <w:b/>
                <w:noProof/>
                <w:szCs w:val="17"/>
              </w:rPr>
              <w:t>Prompt</w:t>
            </w:r>
          </w:p>
        </w:tc>
      </w:tr>
      <w:tr xmlns:wp14="http://schemas.microsoft.com/office/word/2010/wordml" w:rsidR="001F6E03" w:rsidTr="00D0385C" w14:paraId="04A284B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6A0FFC" w:rsidR="001F6E03" w:rsidP="00D0385C" w:rsidRDefault="001F6E03" w14:paraId="77CC68CD" wp14:textId="77777777">
            <w:pPr>
              <w:pStyle w:val="TableText1"/>
              <w:keepNext/>
              <w:spacing w:before="40" w:after="40"/>
              <w:rPr>
                <w:rStyle w:val="ModernTableText"/>
                <w:b/>
                <w:color w:val="FF0000"/>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BC5A9B" w:rsidR="001F6E03" w:rsidP="00D0385C" w:rsidRDefault="001F6E03" w14:paraId="2A9004CB" wp14:textId="77777777">
            <w:pPr>
              <w:pStyle w:val="TableText1"/>
              <w:keepNext/>
              <w:numPr>
                <w:ilvl w:val="0"/>
                <w:numId w:val="213"/>
              </w:numPr>
              <w:spacing w:before="40" w:after="40"/>
              <w:rPr>
                <w:rStyle w:val="ModernTableText"/>
                <w:noProof/>
                <w:sz w:val="17"/>
                <w:szCs w:val="17"/>
              </w:rPr>
            </w:pPr>
            <w:r>
              <w:rPr>
                <w:rStyle w:val="ModernTableText"/>
                <w:noProof/>
                <w:sz w:val="17"/>
                <w:szCs w:val="17"/>
              </w:rPr>
              <w:t>SA Hdr Stat Cd - Desc</w:t>
            </w:r>
          </w:p>
          <w:p w:rsidRPr="00BC5A9B" w:rsidR="001F6E03" w:rsidP="00D0385C" w:rsidRDefault="001F6E03" w14:paraId="621B42CD" wp14:textId="77777777">
            <w:pPr>
              <w:pStyle w:val="TableText1"/>
              <w:keepNext/>
              <w:spacing w:before="40" w:after="40"/>
              <w:rPr>
                <w:rStyle w:val="ModernTableText"/>
                <w:szCs w:val="17"/>
              </w:rPr>
            </w:pPr>
            <w:r>
              <w:rPr>
                <w:rStyle w:val="ModernTableText"/>
                <w:noProof/>
                <w:sz w:val="17"/>
                <w:szCs w:val="17"/>
              </w:rPr>
              <w:t xml:space="preserve">         </w:t>
            </w:r>
            <w:r w:rsidRPr="00BC5A9B">
              <w:rPr>
                <w:rStyle w:val="ModernTableText"/>
                <w:noProof/>
                <w:sz w:val="17"/>
                <w:szCs w:val="17"/>
              </w:rPr>
              <w:t>A-HDR-TB.A-HDR-STAT-CD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Pr="00BC5A9B" w:rsidR="001F6E03" w:rsidP="00D0385C" w:rsidRDefault="001F6E03" w14:paraId="7766690C" wp14:textId="77777777">
            <w:pPr>
              <w:pStyle w:val="TableText1"/>
              <w:keepNext/>
              <w:spacing w:before="40" w:after="40"/>
              <w:rPr>
                <w:rStyle w:val="ModernTableText"/>
                <w:noProof/>
                <w:szCs w:val="17"/>
              </w:rPr>
            </w:pPr>
            <w:r w:rsidRPr="00BC5A9B">
              <w:rPr>
                <w:rStyle w:val="ModernTableText"/>
                <w:noProof/>
                <w:sz w:val="17"/>
                <w:szCs w:val="17"/>
              </w:rPr>
              <w:t>A-HDR-STAT-CD &lt;&gt; 'R' (Rejected)</w:t>
            </w: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1F6E03" w:rsidP="00D0385C" w:rsidRDefault="001F6E03" w14:paraId="6F18DF0C" wp14:textId="77777777">
            <w:pPr>
              <w:keepNext/>
              <w:jc w:val="center"/>
              <w:rPr>
                <w:rStyle w:val="ModernTableText"/>
                <w:noProof/>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1F6E03" w:rsidTr="00D0385C" w14:paraId="194B42F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6A0FFC" w:rsidR="001F6E03" w:rsidP="00D0385C" w:rsidRDefault="001F6E03" w14:paraId="2E8FEA25" wp14:textId="77777777">
            <w:pPr>
              <w:pStyle w:val="TableText1"/>
              <w:keepNext/>
              <w:spacing w:before="40" w:after="40"/>
              <w:rPr>
                <w:rStyle w:val="ModernTableText"/>
                <w:b/>
                <w:color w:val="FF0000"/>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BC5A9B" w:rsidR="001F6E03" w:rsidP="00D0385C" w:rsidRDefault="001F6E03" w14:paraId="4A2D1D34" wp14:textId="77777777">
            <w:pPr>
              <w:pStyle w:val="TableText1"/>
              <w:keepNext/>
              <w:numPr>
                <w:ilvl w:val="0"/>
                <w:numId w:val="213"/>
              </w:numPr>
              <w:spacing w:before="40" w:after="40"/>
              <w:rPr>
                <w:rStyle w:val="ModernTableText"/>
                <w:szCs w:val="17"/>
              </w:rPr>
            </w:pPr>
            <w:r w:rsidRPr="00BC5A9B">
              <w:rPr>
                <w:rStyle w:val="ModernTableText"/>
                <w:szCs w:val="17"/>
              </w:rPr>
              <w:t>LOB Cd</w:t>
            </w:r>
            <w:r>
              <w:rPr>
                <w:rStyle w:val="ModernTableText"/>
                <w:szCs w:val="17"/>
              </w:rPr>
              <w:t xml:space="preserve"> - Desc</w:t>
            </w:r>
            <w:r w:rsidRPr="00BC5A9B">
              <w:rPr>
                <w:rStyle w:val="ModernTableText"/>
                <w:szCs w:val="17"/>
              </w:rPr>
              <w:br/>
            </w:r>
            <w:r w:rsidRPr="00BC5A9B">
              <w:rPr>
                <w:rStyle w:val="ModernTableText"/>
                <w:szCs w:val="17"/>
              </w:rPr>
              <w:t>A-HDR -TB.R-LOB-CD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Pr="00BC5A9B" w:rsidR="001F6E03" w:rsidP="00D0385C" w:rsidRDefault="001F6E03" w14:paraId="0E014472" wp14:textId="77777777">
            <w:pPr>
              <w:pStyle w:val="TableText1"/>
              <w:keepNext/>
              <w:spacing w:before="40" w:after="40"/>
              <w:rPr>
                <w:rStyle w:val="ModernTableText"/>
                <w:szCs w:val="17"/>
              </w:rPr>
            </w:pP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1F6E03" w:rsidP="00D0385C" w:rsidRDefault="001F6E03" w14:paraId="27EEA84C" wp14:textId="77777777">
            <w:pPr>
              <w:keepNext/>
              <w:jc w:val="center"/>
              <w:rPr>
                <w:rStyle w:val="ModernTableText"/>
                <w:noProof/>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1F6E03" w:rsidTr="00D0385C" w14:paraId="35DABE5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6A0FFC" w:rsidR="001F6E03" w:rsidP="00D0385C" w:rsidRDefault="001F6E03" w14:paraId="73EAA54B" wp14:textId="77777777">
            <w:pPr>
              <w:pStyle w:val="TableText1"/>
              <w:keepNext/>
              <w:spacing w:before="40" w:after="40"/>
              <w:rPr>
                <w:rStyle w:val="ModernTableText"/>
                <w:b/>
                <w:color w:val="FF0000"/>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F05CB8" w:rsidR="001F6E03" w:rsidP="00D0385C" w:rsidRDefault="001F6E03" w14:paraId="3E9701F4" wp14:textId="77777777">
            <w:pPr>
              <w:pStyle w:val="TableText1"/>
              <w:keepNext/>
              <w:numPr>
                <w:ilvl w:val="0"/>
                <w:numId w:val="213"/>
              </w:numPr>
              <w:spacing w:before="40" w:after="40"/>
              <w:rPr>
                <w:rStyle w:val="ModernTableText"/>
                <w:szCs w:val="17"/>
              </w:rPr>
            </w:pPr>
            <w:r>
              <w:rPr>
                <w:rStyle w:val="ModernTableText"/>
                <w:szCs w:val="17"/>
              </w:rPr>
              <w:t>Prov ID</w:t>
            </w:r>
            <w:r w:rsidRPr="00F05CB8">
              <w:rPr>
                <w:rStyle w:val="ModernTableText"/>
                <w:szCs w:val="17"/>
              </w:rPr>
              <w:br/>
            </w:r>
            <w:r>
              <w:rPr>
                <w:rStyle w:val="ModernTableText"/>
                <w:szCs w:val="17"/>
              </w:rPr>
              <w:t>P_ALT_ID_TB.P_ALT_ID</w:t>
            </w:r>
          </w:p>
        </w:tc>
        <w:tc>
          <w:tcPr>
            <w:tcW w:w="2297" w:type="pct"/>
            <w:gridSpan w:val="5"/>
            <w:tcBorders>
              <w:top w:val="single" w:color="616161" w:sz="4" w:space="0"/>
              <w:left w:val="single" w:color="616161" w:sz="4" w:space="0"/>
              <w:bottom w:val="single" w:color="616161" w:sz="4" w:space="0"/>
              <w:right w:val="single" w:color="616161" w:sz="4" w:space="0"/>
            </w:tcBorders>
          </w:tcPr>
          <w:p w:rsidR="00D14C6B" w:rsidP="00D14C6B" w:rsidRDefault="00D14C6B" w14:paraId="383EC249" wp14:textId="77777777">
            <w:pPr>
              <w:pStyle w:val="TableText1"/>
              <w:keepNext/>
              <w:spacing w:before="40" w:after="40"/>
              <w:rPr>
                <w:rStyle w:val="ModernTableText"/>
                <w:szCs w:val="17"/>
              </w:rPr>
            </w:pPr>
            <w:r w:rsidRPr="000B52DA">
              <w:rPr>
                <w:rStyle w:val="ModernTableText"/>
                <w:szCs w:val="17"/>
              </w:rPr>
              <w:t>See Report Special Processing &amp; Source Column Processing Logic below</w:t>
            </w:r>
          </w:p>
          <w:p w:rsidRPr="00F05CB8" w:rsidR="001F6E03" w:rsidP="00D14C6B" w:rsidRDefault="001F6E03" w14:paraId="5510DC60" wp14:textId="77777777">
            <w:pPr>
              <w:pStyle w:val="TableText1"/>
              <w:keepNext/>
              <w:spacing w:before="40" w:after="40"/>
              <w:rPr>
                <w:rStyle w:val="ModernTableText"/>
                <w:szCs w:val="17"/>
              </w:rPr>
            </w:pP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1F6E03" w:rsidP="00D0385C" w:rsidRDefault="001F6E03" w14:paraId="1554D098" wp14:textId="77777777">
            <w:pPr>
              <w:keepNext/>
              <w:jc w:val="center"/>
              <w:rPr>
                <w:rStyle w:val="ModernTableText"/>
                <w:noProof/>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1F6E03" w:rsidTr="00D0385C" w14:paraId="533E199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6A0FFC" w:rsidR="001F6E03" w:rsidP="00D0385C" w:rsidRDefault="001F6E03" w14:paraId="66AB74D2" wp14:textId="77777777">
            <w:pPr>
              <w:pStyle w:val="TableText1"/>
              <w:keepNext/>
              <w:spacing w:before="40" w:after="40"/>
              <w:rPr>
                <w:rStyle w:val="ModernTableText"/>
                <w:b/>
                <w:color w:val="FF0000"/>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F05CB8" w:rsidR="001F6E03" w:rsidP="00D0385C" w:rsidRDefault="001F6E03" w14:paraId="501A126F" wp14:textId="77777777">
            <w:pPr>
              <w:pStyle w:val="TableText1"/>
              <w:numPr>
                <w:ilvl w:val="0"/>
                <w:numId w:val="213"/>
              </w:numPr>
              <w:spacing w:before="40" w:after="40"/>
              <w:rPr>
                <w:rStyle w:val="ModernTableText"/>
                <w:szCs w:val="17"/>
              </w:rPr>
            </w:pPr>
            <w:r w:rsidRPr="00F05CB8">
              <w:rPr>
                <w:rStyle w:val="ModernTableText"/>
                <w:szCs w:val="17"/>
              </w:rPr>
              <w:t>Report</w:t>
            </w:r>
            <w:r>
              <w:rPr>
                <w:rStyle w:val="ModernTableText"/>
                <w:szCs w:val="17"/>
              </w:rPr>
              <w:t>ing</w:t>
            </w:r>
            <w:r w:rsidRPr="00F05CB8">
              <w:rPr>
                <w:rStyle w:val="ModernTableText"/>
                <w:szCs w:val="17"/>
              </w:rPr>
              <w:t xml:space="preserve"> Date</w:t>
            </w:r>
          </w:p>
          <w:p w:rsidRPr="00F05CB8" w:rsidR="001F6E03" w:rsidP="00D0385C" w:rsidRDefault="001F6E03" w14:paraId="17A4F7FF" wp14:textId="77777777">
            <w:pPr>
              <w:pStyle w:val="TableText1"/>
              <w:spacing w:before="40" w:after="40"/>
              <w:rPr>
                <w:rStyle w:val="ModernTableText"/>
                <w:szCs w:val="17"/>
              </w:rPr>
            </w:pPr>
            <w:r>
              <w:rPr>
                <w:rStyle w:val="ModernTableText"/>
                <w:szCs w:val="17"/>
              </w:rPr>
              <w:t xml:space="preserve">        </w:t>
            </w:r>
            <w:r w:rsidRPr="00F05CB8">
              <w:rPr>
                <w:rStyle w:val="ModernTableText"/>
                <w:szCs w:val="17"/>
              </w:rPr>
              <w:t>A-</w:t>
            </w:r>
            <w:r>
              <w:rPr>
                <w:rStyle w:val="ModernTableText"/>
                <w:szCs w:val="17"/>
              </w:rPr>
              <w:t>CMNT</w:t>
            </w:r>
            <w:r w:rsidRPr="00F05CB8">
              <w:rPr>
                <w:rStyle w:val="ModernTableText"/>
                <w:szCs w:val="17"/>
              </w:rPr>
              <w:t>_TB.G_AUD_ADD_TS</w:t>
            </w:r>
            <w:r w:rsidRPr="00F05CB8">
              <w:rPr>
                <w:rStyle w:val="ModernTableText"/>
                <w:szCs w:val="17"/>
              </w:rPr>
              <w:br/>
            </w:r>
            <w:r w:rsidRPr="00F05CB8">
              <w:rPr>
                <w:rStyle w:val="ModernTableText"/>
                <w:szCs w:val="17"/>
              </w:rPr>
              <w:t xml:space="preserve"> </w:t>
            </w:r>
          </w:p>
        </w:tc>
        <w:tc>
          <w:tcPr>
            <w:tcW w:w="2297" w:type="pct"/>
            <w:gridSpan w:val="5"/>
            <w:tcBorders>
              <w:top w:val="single" w:color="616161" w:sz="4" w:space="0"/>
              <w:left w:val="single" w:color="616161" w:sz="4" w:space="0"/>
              <w:bottom w:val="single" w:color="616161" w:sz="4" w:space="0"/>
              <w:right w:val="single" w:color="616161" w:sz="4" w:space="0"/>
            </w:tcBorders>
          </w:tcPr>
          <w:p w:rsidRPr="00F05CB8" w:rsidR="001F6E03" w:rsidP="00D14C6B" w:rsidRDefault="00D14C6B" w14:paraId="51A13351" wp14:textId="77777777">
            <w:pPr>
              <w:pStyle w:val="TableText1"/>
              <w:spacing w:before="40" w:after="40"/>
              <w:rPr>
                <w:rStyle w:val="ModernTableText"/>
                <w:szCs w:val="17"/>
              </w:rPr>
            </w:pPr>
            <w:r w:rsidRPr="009215F5">
              <w:rPr>
                <w:rStyle w:val="ModernTableText"/>
                <w:szCs w:val="17"/>
              </w:rPr>
              <w:t>A_CMNT_TB.G_AUD_ADD_TS = Reporting Date (CURR_DT_V.DT-Current).</w:t>
            </w: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1F6E03" w:rsidP="00D0385C" w:rsidRDefault="001F6E03" w14:paraId="447FDDBE" wp14:textId="77777777">
            <w:pPr>
              <w:keepNext/>
              <w:jc w:val="center"/>
              <w:rPr>
                <w:rStyle w:val="ModernTableText"/>
                <w:noProof/>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1F6E03" w:rsidTr="00D0385C" w14:paraId="78BA4FD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shd w:val="clear" w:color="auto" w:fill="000000"/>
          </w:tcPr>
          <w:p w:rsidRPr="006A0FFC" w:rsidR="001F6E03" w:rsidP="00D0385C" w:rsidRDefault="001F6E03" w14:paraId="61216E01" wp14:textId="77777777">
            <w:pPr>
              <w:pStyle w:val="ModernBodyText"/>
              <w:keepNext/>
              <w:spacing w:before="40" w:after="40"/>
              <w:jc w:val="center"/>
              <w:rPr>
                <w:color w:val="FF0000"/>
              </w:rPr>
            </w:pPr>
            <w:r w:rsidRPr="006A0FFC">
              <w:rPr>
                <w:rStyle w:val="Modern2nd-levelTableheader"/>
                <w:color w:val="FFFFFF"/>
                <w:sz w:val="21"/>
                <w:szCs w:val="21"/>
              </w:rPr>
              <w:t>Report Control Breaks, Totals, Counts, and Sorts</w:t>
            </w:r>
          </w:p>
        </w:tc>
      </w:tr>
      <w:tr xmlns:wp14="http://schemas.microsoft.com/office/word/2010/wordml" w:rsidR="001F6E03" w:rsidTr="00D0385C" w14:paraId="248AC38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restart"/>
            <w:vAlign w:val="center"/>
          </w:tcPr>
          <w:p w:rsidRPr="00205D93" w:rsidR="001F6E03" w:rsidP="00D0385C" w:rsidRDefault="001F6E03" w14:paraId="2A9830E0" wp14:textId="77777777">
            <w:pPr>
              <w:pStyle w:val="TableHeading"/>
              <w:spacing w:before="40" w:after="40"/>
              <w:rPr>
                <w:rStyle w:val="ModernTableText"/>
                <w:noProof/>
                <w:szCs w:val="17"/>
              </w:rPr>
            </w:pPr>
            <w:r w:rsidRPr="00205D93">
              <w:rPr>
                <w:rStyle w:val="ModernTableText"/>
                <w:noProof/>
                <w:szCs w:val="17"/>
              </w:rPr>
              <w:t>Sort By:</w:t>
            </w:r>
          </w:p>
        </w:tc>
        <w:tc>
          <w:tcPr>
            <w:tcW w:w="1828" w:type="pct"/>
            <w:gridSpan w:val="4"/>
            <w:vAlign w:val="center"/>
          </w:tcPr>
          <w:p w:rsidRPr="00205D93" w:rsidR="001F6E03" w:rsidP="00D0385C" w:rsidRDefault="001F6E03" w14:paraId="2F830A79" wp14:textId="77777777">
            <w:pPr>
              <w:pStyle w:val="TableText1"/>
              <w:numPr>
                <w:ilvl w:val="0"/>
                <w:numId w:val="214"/>
              </w:numPr>
              <w:spacing w:before="40" w:after="40"/>
              <w:rPr>
                <w:rStyle w:val="ModernTableText"/>
                <w:szCs w:val="17"/>
              </w:rPr>
            </w:pPr>
            <w:r w:rsidRPr="00205D93">
              <w:rPr>
                <w:rStyle w:val="ModernTableText"/>
                <w:szCs w:val="17"/>
              </w:rPr>
              <w:t>LOB Cd</w:t>
            </w:r>
            <w:r>
              <w:rPr>
                <w:rStyle w:val="ModernTableText"/>
                <w:szCs w:val="17"/>
              </w:rPr>
              <w:t xml:space="preserve"> </w:t>
            </w:r>
            <w:r w:rsidR="00152E7B">
              <w:rPr>
                <w:rStyle w:val="ModernTableText"/>
                <w:szCs w:val="17"/>
              </w:rPr>
              <w:t>–</w:t>
            </w:r>
            <w:r>
              <w:rPr>
                <w:rStyle w:val="ModernTableText"/>
                <w:szCs w:val="17"/>
              </w:rPr>
              <w:t xml:space="preserve"> Desc</w:t>
            </w:r>
          </w:p>
        </w:tc>
        <w:tc>
          <w:tcPr>
            <w:tcW w:w="2167" w:type="pct"/>
            <w:gridSpan w:val="5"/>
          </w:tcPr>
          <w:p w:rsidRPr="00205D93" w:rsidR="001F6E03" w:rsidP="00D0385C" w:rsidRDefault="001F6E03" w14:paraId="40FF726C" wp14:textId="77777777">
            <w:pPr>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1F6E03" w:rsidTr="00D0385C" w14:paraId="5105283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205D93" w:rsidR="001F6E03" w:rsidP="00D0385C" w:rsidRDefault="001F6E03" w14:paraId="7E98732F" wp14:textId="77777777">
            <w:pPr>
              <w:pStyle w:val="TableHeading"/>
              <w:spacing w:before="40" w:after="40"/>
              <w:rPr>
                <w:rStyle w:val="ModernTableText"/>
                <w:noProof/>
                <w:szCs w:val="17"/>
              </w:rPr>
            </w:pPr>
          </w:p>
        </w:tc>
        <w:tc>
          <w:tcPr>
            <w:tcW w:w="1828" w:type="pct"/>
            <w:gridSpan w:val="4"/>
            <w:vAlign w:val="center"/>
          </w:tcPr>
          <w:p w:rsidRPr="00205D93" w:rsidR="001F6E03" w:rsidP="00D0385C" w:rsidRDefault="001F6E03" w14:paraId="256795A8" wp14:textId="77777777">
            <w:pPr>
              <w:pStyle w:val="TableText1"/>
              <w:numPr>
                <w:ilvl w:val="0"/>
                <w:numId w:val="214"/>
              </w:numPr>
              <w:spacing w:before="40" w:after="40"/>
              <w:rPr>
                <w:rStyle w:val="ModernTableText"/>
                <w:szCs w:val="17"/>
              </w:rPr>
            </w:pPr>
            <w:r>
              <w:rPr>
                <w:rStyle w:val="ModernTableText"/>
                <w:szCs w:val="17"/>
              </w:rPr>
              <w:t>Prov ID</w:t>
            </w:r>
          </w:p>
        </w:tc>
        <w:tc>
          <w:tcPr>
            <w:tcW w:w="2167" w:type="pct"/>
            <w:gridSpan w:val="5"/>
          </w:tcPr>
          <w:p w:rsidRPr="00205D93" w:rsidR="001F6E03" w:rsidP="00D0385C" w:rsidRDefault="001F6E03" w14:paraId="544464C6" wp14:textId="77777777">
            <w:pPr>
              <w:rPr>
                <w:noProof/>
                <w:sz w:val="18"/>
                <w:szCs w:val="19"/>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1F6E03" w:rsidTr="00D0385C" w14:paraId="258D968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205D93" w:rsidR="001F6E03" w:rsidP="00D0385C" w:rsidRDefault="001F6E03" w14:paraId="7C8647D3" wp14:textId="77777777">
            <w:pPr>
              <w:pStyle w:val="TableHeading"/>
              <w:spacing w:before="40" w:after="40"/>
              <w:rPr>
                <w:rStyle w:val="ModernTableText"/>
                <w:noProof/>
                <w:szCs w:val="17"/>
              </w:rPr>
            </w:pPr>
          </w:p>
        </w:tc>
        <w:tc>
          <w:tcPr>
            <w:tcW w:w="1828" w:type="pct"/>
            <w:gridSpan w:val="4"/>
            <w:vAlign w:val="center"/>
          </w:tcPr>
          <w:p w:rsidRPr="00D667B6" w:rsidR="001F6E03" w:rsidP="00D0385C" w:rsidRDefault="001F6E03" w14:paraId="569B504A" wp14:textId="77777777">
            <w:pPr>
              <w:pStyle w:val="TableText1"/>
              <w:numPr>
                <w:ilvl w:val="0"/>
                <w:numId w:val="214"/>
              </w:numPr>
              <w:spacing w:before="40" w:after="40"/>
              <w:rPr>
                <w:rStyle w:val="ModernTableText"/>
                <w:szCs w:val="17"/>
              </w:rPr>
            </w:pPr>
            <w:r w:rsidRPr="006808FB">
              <w:rPr>
                <w:bCs/>
                <w:sz w:val="18"/>
              </w:rPr>
              <w:t>SA Subm Mbr ID</w:t>
            </w:r>
          </w:p>
        </w:tc>
        <w:tc>
          <w:tcPr>
            <w:tcW w:w="2167" w:type="pct"/>
            <w:gridSpan w:val="5"/>
            <w:vAlign w:val="center"/>
          </w:tcPr>
          <w:p w:rsidRPr="00205D93" w:rsidR="001F6E03" w:rsidP="00D0385C" w:rsidRDefault="001F6E03" w14:paraId="19BAB227" wp14:textId="77777777">
            <w:pPr>
              <w:pStyle w:val="TableText1"/>
              <w:spacing w:before="40" w:after="40"/>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1F6E03" w:rsidTr="00D0385C" w14:paraId="02B5E6A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205D93" w:rsidR="001F6E03" w:rsidP="00D0385C" w:rsidRDefault="001F6E03" w14:paraId="054030BF" wp14:textId="77777777">
            <w:pPr>
              <w:pStyle w:val="TableHeading"/>
              <w:spacing w:before="40" w:after="40"/>
              <w:rPr>
                <w:rStyle w:val="ModernTableText"/>
                <w:noProof/>
                <w:szCs w:val="17"/>
              </w:rPr>
            </w:pPr>
          </w:p>
        </w:tc>
        <w:tc>
          <w:tcPr>
            <w:tcW w:w="1828" w:type="pct"/>
            <w:gridSpan w:val="4"/>
            <w:vAlign w:val="center"/>
          </w:tcPr>
          <w:p w:rsidRPr="00205D93" w:rsidR="001F6E03" w:rsidP="00D0385C" w:rsidRDefault="001F6E03" w14:paraId="0887697C" wp14:textId="77777777">
            <w:pPr>
              <w:pStyle w:val="TableText1"/>
              <w:numPr>
                <w:ilvl w:val="0"/>
                <w:numId w:val="214"/>
              </w:numPr>
              <w:spacing w:before="40" w:after="40"/>
              <w:rPr>
                <w:rStyle w:val="ModernTableText"/>
                <w:b/>
                <w:bCs/>
                <w:spacing w:val="0"/>
                <w:szCs w:val="17"/>
              </w:rPr>
            </w:pPr>
            <w:r w:rsidRPr="006808FB">
              <w:rPr>
                <w:bCs/>
                <w:sz w:val="18"/>
              </w:rPr>
              <w:t>SA Auth ID</w:t>
            </w:r>
          </w:p>
        </w:tc>
        <w:tc>
          <w:tcPr>
            <w:tcW w:w="2167" w:type="pct"/>
            <w:gridSpan w:val="5"/>
            <w:vAlign w:val="center"/>
          </w:tcPr>
          <w:p w:rsidRPr="00205D93" w:rsidR="001F6E03" w:rsidP="00D0385C" w:rsidRDefault="001F6E03" w14:paraId="79192AC4"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1F6E03" w:rsidTr="00D0385C" w14:paraId="452937F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restart"/>
            <w:vAlign w:val="center"/>
          </w:tcPr>
          <w:p w:rsidRPr="00205D93" w:rsidR="001F6E03" w:rsidP="00D0385C" w:rsidRDefault="001F6E03" w14:paraId="738CB02C" wp14:textId="77777777">
            <w:pPr>
              <w:pStyle w:val="TableHeading"/>
              <w:spacing w:before="40" w:after="40"/>
              <w:rPr>
                <w:rStyle w:val="ModernTableText"/>
                <w:noProof/>
                <w:szCs w:val="17"/>
              </w:rPr>
            </w:pPr>
            <w:r w:rsidRPr="00205D93">
              <w:rPr>
                <w:rStyle w:val="ModernTableText"/>
                <w:noProof/>
                <w:szCs w:val="17"/>
              </w:rPr>
              <w:t>Control Break</w:t>
            </w:r>
          </w:p>
        </w:tc>
        <w:tc>
          <w:tcPr>
            <w:tcW w:w="512" w:type="pct"/>
            <w:vAlign w:val="center"/>
          </w:tcPr>
          <w:p w:rsidRPr="00205D93" w:rsidR="001F6E03" w:rsidP="00D0385C" w:rsidRDefault="001F6E03" w14:paraId="52FB2F5F" wp14:textId="77777777">
            <w:pPr>
              <w:pStyle w:val="TableHeading"/>
              <w:spacing w:before="40" w:after="40"/>
              <w:rPr>
                <w:rStyle w:val="ModernTableText"/>
                <w:noProof/>
                <w:szCs w:val="17"/>
              </w:rPr>
            </w:pPr>
            <w:r w:rsidRPr="00205D93">
              <w:rPr>
                <w:rStyle w:val="ModernTableText"/>
                <w:noProof/>
                <w:szCs w:val="17"/>
              </w:rPr>
              <w:t>Page:</w:t>
            </w:r>
          </w:p>
        </w:tc>
        <w:tc>
          <w:tcPr>
            <w:tcW w:w="1158" w:type="pct"/>
            <w:gridSpan w:val="2"/>
            <w:vAlign w:val="center"/>
          </w:tcPr>
          <w:p w:rsidRPr="00205D93" w:rsidR="001F6E03" w:rsidP="00D0385C" w:rsidRDefault="001F6E03" w14:paraId="25DD3341" wp14:textId="77777777">
            <w:pPr>
              <w:pStyle w:val="TableText1"/>
              <w:numPr>
                <w:ilvl w:val="0"/>
                <w:numId w:val="215"/>
              </w:numPr>
              <w:spacing w:before="40" w:after="40"/>
              <w:rPr>
                <w:rStyle w:val="ModernTableText"/>
                <w:szCs w:val="17"/>
              </w:rPr>
            </w:pPr>
            <w:r>
              <w:rPr>
                <w:rStyle w:val="ModernTableText"/>
                <w:szCs w:val="17"/>
              </w:rPr>
              <w:t xml:space="preserve"> </w:t>
            </w:r>
          </w:p>
        </w:tc>
        <w:tc>
          <w:tcPr>
            <w:tcW w:w="1616" w:type="pct"/>
            <w:gridSpan w:val="4"/>
            <w:vAlign w:val="center"/>
          </w:tcPr>
          <w:p w:rsidRPr="00205D93" w:rsidR="001F6E03" w:rsidP="00D0385C" w:rsidRDefault="001F6E03" w14:paraId="23DD831B" wp14:textId="77777777">
            <w:pPr>
              <w:pStyle w:val="TableText1"/>
              <w:numPr>
                <w:ilvl w:val="0"/>
                <w:numId w:val="215"/>
              </w:numPr>
              <w:spacing w:before="40" w:after="40"/>
              <w:rPr>
                <w:rStyle w:val="ModernTableText"/>
                <w:szCs w:val="17"/>
              </w:rPr>
            </w:pPr>
            <w:r>
              <w:rPr>
                <w:rStyle w:val="ModernTableText"/>
                <w:szCs w:val="17"/>
              </w:rPr>
              <w:t xml:space="preserve"> </w:t>
            </w:r>
          </w:p>
        </w:tc>
        <w:tc>
          <w:tcPr>
            <w:tcW w:w="1221" w:type="pct"/>
            <w:gridSpan w:val="3"/>
            <w:vAlign w:val="center"/>
          </w:tcPr>
          <w:p w:rsidRPr="00205D93" w:rsidR="001F6E03" w:rsidP="00D0385C" w:rsidRDefault="001F6E03" w14:paraId="40A54906" wp14:textId="77777777">
            <w:pPr>
              <w:pStyle w:val="TableText1"/>
              <w:numPr>
                <w:ilvl w:val="0"/>
                <w:numId w:val="215"/>
              </w:numPr>
              <w:spacing w:before="40" w:after="40"/>
              <w:rPr>
                <w:rStyle w:val="ModernTableText"/>
                <w:szCs w:val="17"/>
              </w:rPr>
            </w:pPr>
          </w:p>
        </w:tc>
      </w:tr>
      <w:tr xmlns:wp14="http://schemas.microsoft.com/office/word/2010/wordml" w:rsidR="001F6E03" w:rsidTr="00D0385C" w14:paraId="4DE7E57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tcBorders>
              <w:bottom w:val="single" w:color="616161" w:sz="2" w:space="0"/>
            </w:tcBorders>
            <w:vAlign w:val="center"/>
          </w:tcPr>
          <w:p w:rsidRPr="00205D93" w:rsidR="001F6E03" w:rsidP="00D0385C" w:rsidRDefault="001F6E03" w14:paraId="6F63F708" wp14:textId="77777777">
            <w:pPr>
              <w:pStyle w:val="TableHeading"/>
              <w:spacing w:before="40" w:after="40"/>
              <w:rPr>
                <w:rStyle w:val="ModernTableText"/>
                <w:noProof/>
                <w:szCs w:val="17"/>
              </w:rPr>
            </w:pPr>
          </w:p>
        </w:tc>
        <w:tc>
          <w:tcPr>
            <w:tcW w:w="512" w:type="pct"/>
            <w:tcBorders>
              <w:bottom w:val="single" w:color="616161" w:sz="2" w:space="0"/>
            </w:tcBorders>
            <w:vAlign w:val="center"/>
          </w:tcPr>
          <w:p w:rsidRPr="00205D93" w:rsidR="001F6E03" w:rsidP="00D0385C" w:rsidRDefault="001F6E03" w14:paraId="06CD0AF1"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tcBorders>
              <w:bottom w:val="single" w:color="616161" w:sz="2" w:space="0"/>
            </w:tcBorders>
            <w:vAlign w:val="center"/>
          </w:tcPr>
          <w:p w:rsidRPr="00205D93" w:rsidR="001F6E03" w:rsidP="00D0385C" w:rsidRDefault="001F6E03" w14:paraId="28CE8CB7" wp14:textId="77777777">
            <w:pPr>
              <w:pStyle w:val="TableText1"/>
              <w:numPr>
                <w:ilvl w:val="0"/>
                <w:numId w:val="216"/>
              </w:numPr>
              <w:spacing w:before="40" w:after="40"/>
              <w:rPr>
                <w:rStyle w:val="ModernTableText"/>
                <w:szCs w:val="17"/>
              </w:rPr>
            </w:pPr>
            <w:r>
              <w:rPr>
                <w:rStyle w:val="ModernTableText"/>
                <w:szCs w:val="17"/>
              </w:rPr>
              <w:t xml:space="preserve"> </w:t>
            </w:r>
          </w:p>
        </w:tc>
        <w:tc>
          <w:tcPr>
            <w:tcW w:w="1616" w:type="pct"/>
            <w:gridSpan w:val="4"/>
            <w:tcBorders>
              <w:bottom w:val="single" w:color="616161" w:sz="2" w:space="0"/>
            </w:tcBorders>
            <w:vAlign w:val="center"/>
          </w:tcPr>
          <w:p w:rsidRPr="00205D93" w:rsidR="001F6E03" w:rsidP="00D0385C" w:rsidRDefault="001F6E03" w14:paraId="1895D3B7" wp14:textId="77777777">
            <w:pPr>
              <w:pStyle w:val="TableText1"/>
              <w:numPr>
                <w:ilvl w:val="0"/>
                <w:numId w:val="216"/>
              </w:numPr>
              <w:spacing w:before="40" w:after="40"/>
              <w:rPr>
                <w:rStyle w:val="ModernTableText"/>
                <w:szCs w:val="17"/>
              </w:rPr>
            </w:pPr>
            <w:r>
              <w:rPr>
                <w:rStyle w:val="ModernTableText"/>
                <w:szCs w:val="17"/>
              </w:rPr>
              <w:t xml:space="preserve"> </w:t>
            </w:r>
          </w:p>
        </w:tc>
        <w:tc>
          <w:tcPr>
            <w:tcW w:w="1221" w:type="pct"/>
            <w:gridSpan w:val="3"/>
            <w:tcBorders>
              <w:bottom w:val="single" w:color="616161" w:sz="2" w:space="0"/>
            </w:tcBorders>
            <w:vAlign w:val="center"/>
          </w:tcPr>
          <w:p w:rsidRPr="00205D93" w:rsidR="001F6E03" w:rsidP="00D0385C" w:rsidRDefault="001F6E03" w14:paraId="074F5E7F" wp14:textId="77777777">
            <w:pPr>
              <w:pStyle w:val="TableText1"/>
              <w:numPr>
                <w:ilvl w:val="0"/>
                <w:numId w:val="216"/>
              </w:numPr>
              <w:spacing w:before="40" w:after="40"/>
              <w:rPr>
                <w:rStyle w:val="ModernTableText"/>
                <w:szCs w:val="17"/>
              </w:rPr>
            </w:pPr>
          </w:p>
        </w:tc>
      </w:tr>
      <w:tr xmlns:wp14="http://schemas.microsoft.com/office/word/2010/wordml" w:rsidR="001F6E03" w:rsidTr="00D0385C" w14:paraId="29B0138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restart"/>
            <w:vAlign w:val="center"/>
          </w:tcPr>
          <w:p w:rsidRPr="00205D93" w:rsidR="001F6E03" w:rsidP="00D0385C" w:rsidRDefault="001F6E03" w14:paraId="2B300AFB" wp14:textId="77777777">
            <w:pPr>
              <w:pStyle w:val="TableHeading"/>
              <w:spacing w:before="40" w:after="40"/>
              <w:rPr>
                <w:rStyle w:val="ModernTableText"/>
                <w:noProof/>
                <w:szCs w:val="17"/>
              </w:rPr>
            </w:pPr>
            <w:r w:rsidRPr="00205D93">
              <w:rPr>
                <w:rStyle w:val="ModernTableText"/>
                <w:noProof/>
                <w:szCs w:val="17"/>
              </w:rPr>
              <w:t>Total</w:t>
            </w:r>
          </w:p>
        </w:tc>
        <w:tc>
          <w:tcPr>
            <w:tcW w:w="512" w:type="pct"/>
            <w:vAlign w:val="center"/>
          </w:tcPr>
          <w:p w:rsidRPr="00205D93" w:rsidR="001F6E03" w:rsidP="00D0385C" w:rsidRDefault="001F6E03" w14:paraId="1ABA2351" wp14:textId="77777777">
            <w:pPr>
              <w:pStyle w:val="TableHeading"/>
              <w:spacing w:before="40" w:after="40"/>
              <w:rPr>
                <w:rStyle w:val="ModernTableText"/>
                <w:noProof/>
                <w:szCs w:val="17"/>
              </w:rPr>
            </w:pPr>
            <w:r w:rsidRPr="00205D93">
              <w:rPr>
                <w:rStyle w:val="ModernTableText"/>
                <w:noProof/>
                <w:szCs w:val="17"/>
              </w:rPr>
              <w:t>Grand:</w:t>
            </w:r>
          </w:p>
        </w:tc>
        <w:tc>
          <w:tcPr>
            <w:tcW w:w="1158" w:type="pct"/>
            <w:gridSpan w:val="2"/>
            <w:vAlign w:val="center"/>
          </w:tcPr>
          <w:p w:rsidRPr="00205D93" w:rsidR="001F6E03" w:rsidP="00D0385C" w:rsidRDefault="001F6E03" w14:paraId="0A8A12CC" wp14:textId="77777777">
            <w:pPr>
              <w:pStyle w:val="TableText1"/>
              <w:numPr>
                <w:ilvl w:val="0"/>
                <w:numId w:val="218"/>
              </w:numPr>
              <w:spacing w:before="40" w:after="40"/>
              <w:rPr>
                <w:rStyle w:val="ModernTableText"/>
                <w:szCs w:val="17"/>
              </w:rPr>
            </w:pPr>
          </w:p>
        </w:tc>
        <w:tc>
          <w:tcPr>
            <w:tcW w:w="1616" w:type="pct"/>
            <w:gridSpan w:val="4"/>
            <w:vAlign w:val="center"/>
          </w:tcPr>
          <w:p w:rsidRPr="00205D93" w:rsidR="001F6E03" w:rsidP="00D0385C" w:rsidRDefault="001F6E03" w14:paraId="17C8C9E7" wp14:textId="77777777">
            <w:pPr>
              <w:pStyle w:val="TableText1"/>
              <w:numPr>
                <w:ilvl w:val="0"/>
                <w:numId w:val="218"/>
              </w:numPr>
              <w:spacing w:before="40" w:after="40"/>
              <w:rPr>
                <w:rStyle w:val="ModernTableText"/>
                <w:szCs w:val="17"/>
              </w:rPr>
            </w:pPr>
          </w:p>
        </w:tc>
        <w:tc>
          <w:tcPr>
            <w:tcW w:w="1221" w:type="pct"/>
            <w:gridSpan w:val="3"/>
            <w:vAlign w:val="center"/>
          </w:tcPr>
          <w:p w:rsidRPr="00205D93" w:rsidR="001F6E03" w:rsidP="00D0385C" w:rsidRDefault="001F6E03" w14:paraId="42009474" wp14:textId="77777777">
            <w:pPr>
              <w:pStyle w:val="TableText1"/>
              <w:numPr>
                <w:ilvl w:val="0"/>
                <w:numId w:val="218"/>
              </w:numPr>
              <w:spacing w:before="40" w:after="40"/>
              <w:rPr>
                <w:rStyle w:val="ModernTableText"/>
                <w:szCs w:val="17"/>
              </w:rPr>
            </w:pPr>
          </w:p>
        </w:tc>
      </w:tr>
      <w:tr xmlns:wp14="http://schemas.microsoft.com/office/word/2010/wordml" w:rsidR="001F6E03" w:rsidTr="00D0385C" w14:paraId="2ACB2D3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ign w:val="center"/>
          </w:tcPr>
          <w:p w:rsidRPr="00205D93" w:rsidR="001F6E03" w:rsidP="00D0385C" w:rsidRDefault="001F6E03" w14:paraId="4D33C114" wp14:textId="77777777">
            <w:pPr>
              <w:pStyle w:val="TableHeading"/>
              <w:spacing w:before="40" w:after="40"/>
              <w:rPr>
                <w:rStyle w:val="ModernTableText"/>
                <w:noProof/>
                <w:szCs w:val="17"/>
              </w:rPr>
            </w:pPr>
          </w:p>
        </w:tc>
        <w:tc>
          <w:tcPr>
            <w:tcW w:w="512" w:type="pct"/>
            <w:vAlign w:val="center"/>
          </w:tcPr>
          <w:p w:rsidRPr="00205D93" w:rsidR="001F6E03" w:rsidP="00D0385C" w:rsidRDefault="001F6E03" w14:paraId="5CE2D15B"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vAlign w:val="center"/>
          </w:tcPr>
          <w:p w:rsidRPr="00205D93" w:rsidR="001F6E03" w:rsidP="00D0385C" w:rsidRDefault="001F6E03" w14:paraId="1CB7B1C3" wp14:textId="77777777">
            <w:pPr>
              <w:pStyle w:val="TableText1"/>
              <w:numPr>
                <w:ilvl w:val="0"/>
                <w:numId w:val="219"/>
              </w:numPr>
              <w:spacing w:before="40" w:after="40"/>
              <w:rPr>
                <w:rStyle w:val="ModernTableText"/>
                <w:szCs w:val="17"/>
              </w:rPr>
            </w:pPr>
          </w:p>
        </w:tc>
        <w:tc>
          <w:tcPr>
            <w:tcW w:w="1616" w:type="pct"/>
            <w:gridSpan w:val="4"/>
            <w:vAlign w:val="center"/>
          </w:tcPr>
          <w:p w:rsidRPr="00205D93" w:rsidR="001F6E03" w:rsidP="00D0385C" w:rsidRDefault="001F6E03" w14:paraId="458217B7" wp14:textId="77777777">
            <w:pPr>
              <w:pStyle w:val="TableText1"/>
              <w:numPr>
                <w:ilvl w:val="0"/>
                <w:numId w:val="219"/>
              </w:numPr>
              <w:spacing w:before="40" w:after="40"/>
              <w:rPr>
                <w:rStyle w:val="ModernTableText"/>
                <w:szCs w:val="17"/>
              </w:rPr>
            </w:pPr>
          </w:p>
        </w:tc>
        <w:tc>
          <w:tcPr>
            <w:tcW w:w="1221" w:type="pct"/>
            <w:gridSpan w:val="3"/>
            <w:vAlign w:val="center"/>
          </w:tcPr>
          <w:p w:rsidRPr="00205D93" w:rsidR="001F6E03" w:rsidP="00D0385C" w:rsidRDefault="001F6E03" w14:paraId="305E9AD0" wp14:textId="77777777">
            <w:pPr>
              <w:pStyle w:val="TableText1"/>
              <w:numPr>
                <w:ilvl w:val="0"/>
                <w:numId w:val="219"/>
              </w:numPr>
              <w:spacing w:before="40" w:after="40"/>
              <w:rPr>
                <w:rStyle w:val="ModernTableText"/>
                <w:szCs w:val="17"/>
              </w:rPr>
            </w:pPr>
          </w:p>
        </w:tc>
      </w:tr>
      <w:tr xmlns:wp14="http://schemas.microsoft.com/office/word/2010/wordml" w:rsidR="001F6E03" w:rsidTr="00D0385C" w14:paraId="3854EB4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restart"/>
            <w:vAlign w:val="center"/>
          </w:tcPr>
          <w:p w:rsidRPr="00205D93" w:rsidR="001F6E03" w:rsidP="00D0385C" w:rsidRDefault="001F6E03" w14:paraId="25C3FB59" wp14:textId="77777777">
            <w:pPr>
              <w:pStyle w:val="TableHeading"/>
              <w:spacing w:before="40" w:after="40"/>
              <w:rPr>
                <w:rStyle w:val="ModernTableText"/>
                <w:noProof/>
                <w:szCs w:val="17"/>
              </w:rPr>
            </w:pPr>
            <w:r w:rsidRPr="00205D93">
              <w:rPr>
                <w:rStyle w:val="ModernTableText"/>
                <w:noProof/>
                <w:szCs w:val="17"/>
              </w:rPr>
              <w:t>Counts</w:t>
            </w:r>
          </w:p>
        </w:tc>
        <w:tc>
          <w:tcPr>
            <w:tcW w:w="512" w:type="pct"/>
            <w:vAlign w:val="center"/>
          </w:tcPr>
          <w:p w:rsidRPr="00205D93" w:rsidR="001F6E03" w:rsidP="00D0385C" w:rsidRDefault="001F6E03" w14:paraId="3D3DDFF8" wp14:textId="77777777">
            <w:pPr>
              <w:pStyle w:val="TableHeading"/>
              <w:spacing w:before="40" w:after="40"/>
              <w:rPr>
                <w:rStyle w:val="ModernTableText"/>
                <w:noProof/>
                <w:szCs w:val="17"/>
              </w:rPr>
            </w:pPr>
            <w:r w:rsidRPr="00205D93">
              <w:rPr>
                <w:rStyle w:val="ModernTableText"/>
                <w:noProof/>
                <w:szCs w:val="17"/>
              </w:rPr>
              <w:t>Grand:</w:t>
            </w:r>
          </w:p>
        </w:tc>
        <w:tc>
          <w:tcPr>
            <w:tcW w:w="1158" w:type="pct"/>
            <w:gridSpan w:val="2"/>
            <w:vAlign w:val="center"/>
          </w:tcPr>
          <w:p w:rsidRPr="00205D93" w:rsidR="001F6E03" w:rsidP="00D0385C" w:rsidRDefault="001F6E03" w14:paraId="4CE27D49" wp14:textId="77777777">
            <w:pPr>
              <w:pStyle w:val="TableText1"/>
              <w:numPr>
                <w:ilvl w:val="0"/>
                <w:numId w:val="220"/>
              </w:numPr>
              <w:spacing w:before="40" w:after="40"/>
              <w:rPr>
                <w:rStyle w:val="ModernTableText"/>
                <w:szCs w:val="17"/>
              </w:rPr>
            </w:pPr>
          </w:p>
        </w:tc>
        <w:tc>
          <w:tcPr>
            <w:tcW w:w="1616" w:type="pct"/>
            <w:gridSpan w:val="4"/>
            <w:vAlign w:val="center"/>
          </w:tcPr>
          <w:p w:rsidRPr="00205D93" w:rsidR="001F6E03" w:rsidP="00D0385C" w:rsidRDefault="001F6E03" w14:paraId="3B396D26" wp14:textId="77777777">
            <w:pPr>
              <w:pStyle w:val="TableText1"/>
              <w:numPr>
                <w:ilvl w:val="0"/>
                <w:numId w:val="220"/>
              </w:numPr>
              <w:spacing w:before="40" w:after="40"/>
              <w:rPr>
                <w:rStyle w:val="ModernTableText"/>
                <w:szCs w:val="17"/>
              </w:rPr>
            </w:pPr>
          </w:p>
        </w:tc>
        <w:tc>
          <w:tcPr>
            <w:tcW w:w="1221" w:type="pct"/>
            <w:gridSpan w:val="3"/>
            <w:vAlign w:val="center"/>
          </w:tcPr>
          <w:p w:rsidRPr="00205D93" w:rsidR="001F6E03" w:rsidP="00D0385C" w:rsidRDefault="001F6E03" w14:paraId="397726C4" wp14:textId="77777777">
            <w:pPr>
              <w:pStyle w:val="TableText1"/>
              <w:numPr>
                <w:ilvl w:val="0"/>
                <w:numId w:val="220"/>
              </w:numPr>
              <w:spacing w:before="40" w:after="40"/>
              <w:rPr>
                <w:rStyle w:val="ModernTableText"/>
                <w:szCs w:val="17"/>
              </w:rPr>
            </w:pPr>
          </w:p>
        </w:tc>
      </w:tr>
      <w:tr xmlns:wp14="http://schemas.microsoft.com/office/word/2010/wordml" w:rsidR="001F6E03" w:rsidTr="00D0385C" w14:paraId="35E1E80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ign w:val="center"/>
          </w:tcPr>
          <w:p w:rsidRPr="00205D93" w:rsidR="001F6E03" w:rsidP="00D0385C" w:rsidRDefault="001F6E03" w14:paraId="2F8AFD22" wp14:textId="77777777">
            <w:pPr>
              <w:pStyle w:val="TableHeading"/>
              <w:spacing w:before="40" w:after="40"/>
              <w:rPr>
                <w:rStyle w:val="ModernTableText"/>
                <w:noProof/>
                <w:color w:val="FF0000"/>
                <w:szCs w:val="17"/>
              </w:rPr>
            </w:pPr>
          </w:p>
        </w:tc>
        <w:tc>
          <w:tcPr>
            <w:tcW w:w="512" w:type="pct"/>
            <w:vAlign w:val="center"/>
          </w:tcPr>
          <w:p w:rsidRPr="00205D93" w:rsidR="001F6E03" w:rsidP="00D0385C" w:rsidRDefault="001F6E03" w14:paraId="704D9B4E"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vAlign w:val="center"/>
          </w:tcPr>
          <w:p w:rsidRPr="00205D93" w:rsidR="001F6E03" w:rsidP="00D0385C" w:rsidRDefault="001F6E03" w14:paraId="4D4A8008" wp14:textId="77777777">
            <w:pPr>
              <w:pStyle w:val="TableText1"/>
              <w:numPr>
                <w:ilvl w:val="0"/>
                <w:numId w:val="221"/>
              </w:numPr>
              <w:spacing w:before="40" w:after="40"/>
              <w:rPr>
                <w:rStyle w:val="ModernTableText"/>
                <w:szCs w:val="17"/>
              </w:rPr>
            </w:pPr>
          </w:p>
        </w:tc>
        <w:tc>
          <w:tcPr>
            <w:tcW w:w="1616" w:type="pct"/>
            <w:gridSpan w:val="4"/>
            <w:vAlign w:val="center"/>
          </w:tcPr>
          <w:p w:rsidRPr="00205D93" w:rsidR="001F6E03" w:rsidP="00D0385C" w:rsidRDefault="001F6E03" w14:paraId="4EA91DE2" wp14:textId="77777777">
            <w:pPr>
              <w:pStyle w:val="TableText1"/>
              <w:numPr>
                <w:ilvl w:val="0"/>
                <w:numId w:val="221"/>
              </w:numPr>
              <w:spacing w:before="40" w:after="40"/>
              <w:rPr>
                <w:rStyle w:val="ModernTableText"/>
                <w:szCs w:val="17"/>
              </w:rPr>
            </w:pPr>
          </w:p>
        </w:tc>
        <w:tc>
          <w:tcPr>
            <w:tcW w:w="1221" w:type="pct"/>
            <w:gridSpan w:val="3"/>
            <w:vAlign w:val="center"/>
          </w:tcPr>
          <w:p w:rsidRPr="00205D93" w:rsidR="001F6E03" w:rsidP="00D0385C" w:rsidRDefault="001F6E03" w14:paraId="2EFCFA57" wp14:textId="77777777">
            <w:pPr>
              <w:pStyle w:val="TableText1"/>
              <w:numPr>
                <w:ilvl w:val="0"/>
                <w:numId w:val="221"/>
              </w:numPr>
              <w:spacing w:before="40" w:after="40"/>
              <w:rPr>
                <w:rStyle w:val="ModernTableText"/>
                <w:szCs w:val="17"/>
              </w:rPr>
            </w:pPr>
          </w:p>
        </w:tc>
      </w:tr>
      <w:tr xmlns:wp14="http://schemas.microsoft.com/office/word/2010/wordml" w:rsidR="001F6E03" w:rsidTr="00D0385C" w14:paraId="1747246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1F6E03" w:rsidP="00D0385C" w:rsidRDefault="001F6E03" w14:paraId="161DE63C" wp14:textId="77777777">
            <w:pPr>
              <w:pStyle w:val="ModernBodyText"/>
              <w:keepN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1F6E03" w:rsidTr="00D0385C" w14:paraId="4C7A578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10"/>
          <w:jc w:val="center"/>
        </w:trPr>
        <w:tc>
          <w:tcPr>
            <w:tcW w:w="1005" w:type="pct"/>
            <w:gridSpan w:val="2"/>
          </w:tcPr>
          <w:p w:rsidRPr="00205D93" w:rsidR="001F6E03" w:rsidP="00D0385C" w:rsidRDefault="001F6E03" w14:paraId="4D2FEDF0" wp14:textId="77777777">
            <w:pPr>
              <w:pStyle w:val="TableHeading"/>
              <w:spacing w:before="40" w:after="40"/>
              <w:rPr>
                <w:rStyle w:val="ModernTableText"/>
                <w:noProof/>
                <w:szCs w:val="17"/>
              </w:rPr>
            </w:pPr>
            <w:r w:rsidRPr="00205D93">
              <w:rPr>
                <w:rStyle w:val="ModernTableText"/>
                <w:noProof/>
                <w:szCs w:val="17"/>
              </w:rPr>
              <w:t>Report Output Format:</w:t>
            </w:r>
          </w:p>
        </w:tc>
        <w:tc>
          <w:tcPr>
            <w:tcW w:w="3995" w:type="pct"/>
            <w:gridSpan w:val="9"/>
            <w:vAlign w:val="center"/>
          </w:tcPr>
          <w:p w:rsidRPr="007F2256" w:rsidR="001F6E03" w:rsidP="00D0385C" w:rsidRDefault="001F6E03" w14:paraId="5C5A85F4" wp14:textId="77777777">
            <w:pPr>
              <w:pStyle w:val="TableText1"/>
              <w:spacing w:before="40" w:after="40"/>
              <w:rPr>
                <w:rStyle w:val="ModernTableText"/>
                <w:noProof/>
                <w:szCs w:val="17"/>
              </w:rPr>
            </w:pPr>
            <w:r w:rsidRPr="007F2256">
              <w:rPr>
                <w:rStyle w:val="ModernTableText"/>
                <w:rFonts w:ascii="Wingdings 2" w:hAnsi="Wingdings 2" w:eastAsia="Wingdings 2" w:cs="Wingdings 2"/>
                <w:noProof/>
                <w:szCs w:val="23"/>
              </w:rPr>
              <w:t>£</w:t>
            </w:r>
            <w:r w:rsidRPr="007F2256">
              <w:rPr>
                <w:rStyle w:val="ModernTableText"/>
                <w:noProof/>
                <w:szCs w:val="17"/>
              </w:rPr>
              <w:t xml:space="preserve"> PDF (preferred)                       </w:t>
            </w:r>
            <w:r w:rsidRPr="007F2256">
              <w:rPr>
                <w:rStyle w:val="ModernTableText"/>
                <w:rFonts w:ascii="Wingdings 2" w:hAnsi="Wingdings 2" w:eastAsia="Wingdings 2" w:cs="Wingdings 2"/>
                <w:noProof/>
                <w:szCs w:val="23"/>
              </w:rPr>
              <w:t>£</w:t>
            </w:r>
            <w:r w:rsidRPr="007F2256">
              <w:rPr>
                <w:rStyle w:val="ModernTableText"/>
                <w:noProof/>
                <w:szCs w:val="17"/>
              </w:rPr>
              <w:t xml:space="preserve">HTML                             </w:t>
            </w:r>
            <w:r w:rsidRPr="007F2256">
              <w:rPr>
                <w:rStyle w:val="ModernTableText"/>
                <w:rFonts w:ascii="Wingdings" w:hAnsi="Wingdings" w:eastAsia="Wingdings" w:cs="Wingdings"/>
                <w:noProof/>
                <w:szCs w:val="23"/>
              </w:rPr>
              <w:t>þ</w:t>
            </w:r>
            <w:r w:rsidRPr="007F2256">
              <w:rPr>
                <w:rStyle w:val="ModernTableText"/>
                <w:noProof/>
                <w:szCs w:val="17"/>
              </w:rPr>
              <w:t xml:space="preserve"> Excel 200</w:t>
            </w:r>
            <w:r>
              <w:rPr>
                <w:rStyle w:val="ModernTableText"/>
                <w:noProof/>
                <w:szCs w:val="17"/>
              </w:rPr>
              <w:t>7</w:t>
            </w:r>
            <w:r w:rsidRPr="007F2256">
              <w:rPr>
                <w:rStyle w:val="ModernTableText"/>
                <w:noProof/>
                <w:szCs w:val="17"/>
              </w:rPr>
              <w:t xml:space="preserve">                      </w:t>
            </w:r>
            <w:r w:rsidRPr="007F2256">
              <w:rPr>
                <w:rStyle w:val="ModernTableText"/>
                <w:rFonts w:ascii="Wingdings 2" w:hAnsi="Wingdings 2" w:eastAsia="Wingdings 2" w:cs="Wingdings 2"/>
                <w:noProof/>
                <w:szCs w:val="23"/>
              </w:rPr>
              <w:t>£</w:t>
            </w:r>
            <w:r w:rsidRPr="007F2256">
              <w:rPr>
                <w:rStyle w:val="ModernTableText"/>
                <w:noProof/>
                <w:szCs w:val="17"/>
              </w:rPr>
              <w:t xml:space="preserve"> Excel   2002                         </w:t>
            </w:r>
            <w:r w:rsidRPr="007F2256">
              <w:rPr>
                <w:rStyle w:val="ModernTableText"/>
                <w:rFonts w:ascii="Wingdings 2" w:hAnsi="Wingdings 2" w:eastAsia="Wingdings 2" w:cs="Wingdings 2"/>
                <w:noProof/>
                <w:szCs w:val="23"/>
              </w:rPr>
              <w:t>£</w:t>
            </w:r>
            <w:r w:rsidRPr="007F2256">
              <w:rPr>
                <w:rStyle w:val="ModernTableText"/>
                <w:noProof/>
                <w:szCs w:val="17"/>
              </w:rPr>
              <w:t xml:space="preserve"> Text CSV Format</w:t>
            </w:r>
          </w:p>
        </w:tc>
      </w:tr>
      <w:tr xmlns:wp14="http://schemas.microsoft.com/office/word/2010/wordml" w:rsidR="001F6E03" w:rsidTr="00D0385C" w14:paraId="3D6CC41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Pr>
          <w:p w:rsidRPr="00205D93" w:rsidR="001F6E03" w:rsidP="00D0385C" w:rsidRDefault="001F6E03" w14:paraId="0FE21130" wp14:textId="77777777">
            <w:pPr>
              <w:pStyle w:val="TableHeading"/>
              <w:spacing w:before="40" w:after="40"/>
              <w:rPr>
                <w:rStyle w:val="ModernTableText"/>
                <w:noProof/>
                <w:szCs w:val="17"/>
              </w:rPr>
            </w:pPr>
            <w:r w:rsidRPr="00205D93">
              <w:rPr>
                <w:rStyle w:val="ModernTableText"/>
                <w:noProof/>
                <w:szCs w:val="17"/>
              </w:rPr>
              <w:t>Reporting Portal:</w:t>
            </w:r>
          </w:p>
        </w:tc>
        <w:tc>
          <w:tcPr>
            <w:tcW w:w="3995" w:type="pct"/>
            <w:gridSpan w:val="9"/>
            <w:vAlign w:val="center"/>
          </w:tcPr>
          <w:p w:rsidRPr="007F2256" w:rsidR="001F6E03" w:rsidP="00D0385C" w:rsidRDefault="001F6E03" w14:paraId="5E8137AA" wp14:textId="77777777">
            <w:pPr>
              <w:pStyle w:val="TableText1"/>
              <w:spacing w:before="40" w:after="40"/>
              <w:rPr>
                <w:rStyle w:val="ModernTableText"/>
                <w:noProof/>
                <w:szCs w:val="17"/>
              </w:rPr>
            </w:pPr>
            <w:r w:rsidRPr="007F2256">
              <w:rPr>
                <w:rStyle w:val="ModernTableText"/>
                <w:rFonts w:ascii="Wingdings 2" w:hAnsi="Wingdings 2" w:eastAsia="Wingdings 2" w:cs="Wingdings 2"/>
                <w:noProof/>
                <w:szCs w:val="23"/>
              </w:rPr>
              <w:t>£</w:t>
            </w:r>
            <w:r w:rsidRPr="007F2256">
              <w:rPr>
                <w:rStyle w:val="ModernTableText"/>
                <w:noProof/>
                <w:szCs w:val="17"/>
              </w:rPr>
              <w:t xml:space="preserve"> Web Portal                                </w:t>
            </w:r>
            <w:r w:rsidRPr="007F2256">
              <w:rPr>
                <w:rStyle w:val="ModernTableText"/>
                <w:rFonts w:ascii="Wingdings" w:hAnsi="Wingdings" w:eastAsia="Wingdings" w:cs="Wingdings"/>
                <w:noProof/>
                <w:szCs w:val="23"/>
              </w:rPr>
              <w:t>þ</w:t>
            </w:r>
            <w:r w:rsidRPr="007F2256">
              <w:rPr>
                <w:rStyle w:val="ModernTableText"/>
                <w:noProof/>
                <w:szCs w:val="17"/>
              </w:rPr>
              <w:t xml:space="preserve"> EDMS                            </w:t>
            </w:r>
            <w:r w:rsidRPr="007F2256">
              <w:rPr>
                <w:rStyle w:val="ModernTableText"/>
                <w:rFonts w:ascii="Wingdings 2" w:hAnsi="Wingdings 2" w:eastAsia="Wingdings 2" w:cs="Wingdings 2"/>
                <w:noProof/>
                <w:szCs w:val="23"/>
              </w:rPr>
              <w:t>£</w:t>
            </w:r>
            <w:r w:rsidRPr="007F2256">
              <w:rPr>
                <w:rStyle w:val="ModernTableText"/>
                <w:noProof/>
                <w:szCs w:val="23"/>
              </w:rPr>
              <w:t xml:space="preserve"> </w:t>
            </w:r>
            <w:r w:rsidRPr="007F2256">
              <w:rPr>
                <w:rStyle w:val="ModernTableText"/>
                <w:noProof/>
                <w:szCs w:val="17"/>
              </w:rPr>
              <w:t xml:space="preserve">Email Link                      </w:t>
            </w:r>
          </w:p>
        </w:tc>
      </w:tr>
      <w:tr xmlns:wp14="http://schemas.microsoft.com/office/word/2010/wordml" w:rsidR="001F6E03" w:rsidTr="00D0385C" w14:paraId="3A37CE0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restart"/>
            <w:vAlign w:val="center"/>
          </w:tcPr>
          <w:p w:rsidRPr="00205D93" w:rsidR="001F6E03" w:rsidP="00D0385C" w:rsidRDefault="001F6E03" w14:paraId="6E215FA9" wp14:textId="77777777">
            <w:pPr>
              <w:pStyle w:val="TableHeading"/>
              <w:spacing w:before="40" w:after="40"/>
              <w:rPr>
                <w:rStyle w:val="ModernTableText"/>
                <w:noProof/>
                <w:szCs w:val="17"/>
              </w:rPr>
            </w:pPr>
            <w:r w:rsidRPr="00205D93">
              <w:rPr>
                <w:rStyle w:val="ModernTableText"/>
                <w:noProof/>
                <w:szCs w:val="17"/>
              </w:rPr>
              <w:t>Report Output Distribution Group(s):</w:t>
            </w:r>
          </w:p>
        </w:tc>
        <w:tc>
          <w:tcPr>
            <w:tcW w:w="1164" w:type="pct"/>
            <w:gridSpan w:val="3"/>
            <w:vMerge w:val="restart"/>
          </w:tcPr>
          <w:p w:rsidRPr="00205D93" w:rsidR="001F6E03" w:rsidP="00D0385C" w:rsidRDefault="001F6E03" w14:paraId="593BAE01"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No</w:t>
            </w:r>
          </w:p>
          <w:p w:rsidRPr="00205D93" w:rsidR="001F6E03" w:rsidP="00D0385C" w:rsidRDefault="001F6E03" w14:paraId="0DC0A3C0"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Yes (if yes, complete distribution list)</w:t>
            </w:r>
          </w:p>
        </w:tc>
        <w:tc>
          <w:tcPr>
            <w:tcW w:w="2831" w:type="pct"/>
            <w:gridSpan w:val="6"/>
            <w:tcBorders>
              <w:top w:val="single" w:color="616161" w:sz="4" w:space="0"/>
            </w:tcBorders>
            <w:vAlign w:val="center"/>
          </w:tcPr>
          <w:p w:rsidRPr="00205D93" w:rsidR="001F6E03" w:rsidP="00D0385C" w:rsidRDefault="001F6E03" w14:paraId="4D163F71" wp14:textId="77777777">
            <w:pPr>
              <w:pStyle w:val="TableText1"/>
              <w:spacing w:before="40" w:after="40"/>
              <w:rPr>
                <w:rStyle w:val="ModernTableText"/>
                <w:b/>
                <w:bCs/>
                <w:szCs w:val="17"/>
              </w:rPr>
            </w:pPr>
            <w:r w:rsidRPr="00205D93">
              <w:rPr>
                <w:rStyle w:val="ModernTableText"/>
                <w:b/>
                <w:bCs/>
                <w:szCs w:val="17"/>
              </w:rPr>
              <w:t>Output Distribution Group List</w:t>
            </w:r>
          </w:p>
        </w:tc>
      </w:tr>
      <w:tr xmlns:wp14="http://schemas.microsoft.com/office/word/2010/wordml" w:rsidR="001F6E03" w:rsidTr="00D0385C" w14:paraId="0509DFD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tcPr>
          <w:p w:rsidRPr="00205D93" w:rsidR="001F6E03" w:rsidP="00D0385C" w:rsidRDefault="001F6E03" w14:paraId="46AB9ECB" wp14:textId="77777777">
            <w:pPr>
              <w:pStyle w:val="TableHeading"/>
              <w:spacing w:before="40" w:after="40"/>
              <w:rPr>
                <w:rStyle w:val="ModernTableText"/>
                <w:szCs w:val="17"/>
              </w:rPr>
            </w:pPr>
          </w:p>
        </w:tc>
        <w:tc>
          <w:tcPr>
            <w:tcW w:w="1164" w:type="pct"/>
            <w:gridSpan w:val="3"/>
            <w:vMerge/>
          </w:tcPr>
          <w:p w:rsidRPr="00205D93" w:rsidR="001F6E03" w:rsidP="00D0385C" w:rsidRDefault="001F6E03" w14:paraId="34119605" wp14:textId="77777777">
            <w:pPr>
              <w:pStyle w:val="TableText1"/>
              <w:spacing w:before="40" w:after="40"/>
              <w:rPr>
                <w:rStyle w:val="ModernTableText"/>
                <w:szCs w:val="17"/>
              </w:rPr>
            </w:pPr>
          </w:p>
        </w:tc>
        <w:tc>
          <w:tcPr>
            <w:tcW w:w="1616" w:type="pct"/>
            <w:gridSpan w:val="4"/>
            <w:vAlign w:val="center"/>
          </w:tcPr>
          <w:p w:rsidRPr="00205D93" w:rsidR="001F6E03" w:rsidP="00D0385C" w:rsidRDefault="001F6E03" w14:paraId="0E69B595" wp14:textId="77777777">
            <w:pPr>
              <w:pStyle w:val="TableText1"/>
              <w:numPr>
                <w:ilvl w:val="0"/>
                <w:numId w:val="217"/>
              </w:numPr>
              <w:spacing w:before="40" w:after="40"/>
              <w:rPr>
                <w:rStyle w:val="ModernTableText"/>
                <w:szCs w:val="17"/>
                <w:u w:val="single"/>
              </w:rPr>
            </w:pPr>
          </w:p>
        </w:tc>
        <w:tc>
          <w:tcPr>
            <w:tcW w:w="1215" w:type="pct"/>
            <w:gridSpan w:val="2"/>
            <w:vAlign w:val="center"/>
          </w:tcPr>
          <w:p w:rsidRPr="00205D93" w:rsidR="001F6E03" w:rsidP="00D0385C" w:rsidRDefault="001F6E03" w14:paraId="29B499B5" wp14:textId="77777777">
            <w:pPr>
              <w:pStyle w:val="TableText1"/>
              <w:numPr>
                <w:ilvl w:val="0"/>
                <w:numId w:val="217"/>
              </w:numPr>
              <w:spacing w:before="40" w:after="40"/>
              <w:rPr>
                <w:rStyle w:val="ModernTableText"/>
                <w:szCs w:val="17"/>
              </w:rPr>
            </w:pPr>
          </w:p>
        </w:tc>
      </w:tr>
      <w:tr xmlns:wp14="http://schemas.microsoft.com/office/word/2010/wordml" w:rsidR="001F6E03" w:rsidTr="00D0385C" w14:paraId="1D6AA1D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tcPr>
          <w:p w:rsidRPr="00205D93" w:rsidR="001F6E03" w:rsidP="00D0385C" w:rsidRDefault="001F6E03" w14:paraId="3E45D72C" wp14:textId="77777777">
            <w:pPr>
              <w:pStyle w:val="TableHeading"/>
              <w:spacing w:before="40" w:after="40"/>
              <w:rPr>
                <w:rStyle w:val="ModernTableText"/>
                <w:szCs w:val="17"/>
              </w:rPr>
            </w:pPr>
          </w:p>
        </w:tc>
        <w:tc>
          <w:tcPr>
            <w:tcW w:w="1164" w:type="pct"/>
            <w:gridSpan w:val="3"/>
            <w:vMerge/>
            <w:vAlign w:val="center"/>
          </w:tcPr>
          <w:p w:rsidRPr="00205D93" w:rsidR="001F6E03" w:rsidP="00D0385C" w:rsidRDefault="001F6E03" w14:paraId="7A0E1B56" wp14:textId="77777777">
            <w:pPr>
              <w:pStyle w:val="TableText1"/>
              <w:spacing w:before="40" w:after="40"/>
              <w:rPr>
                <w:rStyle w:val="ModernTableText"/>
                <w:szCs w:val="17"/>
              </w:rPr>
            </w:pPr>
          </w:p>
        </w:tc>
        <w:tc>
          <w:tcPr>
            <w:tcW w:w="1616" w:type="pct"/>
            <w:gridSpan w:val="4"/>
            <w:vAlign w:val="center"/>
          </w:tcPr>
          <w:p w:rsidRPr="00205D93" w:rsidR="001F6E03" w:rsidP="00D0385C" w:rsidRDefault="001F6E03" w14:paraId="0B12115B" wp14:textId="77777777">
            <w:pPr>
              <w:pStyle w:val="TableText1"/>
              <w:numPr>
                <w:ilvl w:val="0"/>
                <w:numId w:val="217"/>
              </w:numPr>
              <w:spacing w:before="40" w:after="40"/>
              <w:rPr>
                <w:rStyle w:val="ModernTableText"/>
                <w:szCs w:val="17"/>
                <w:u w:val="single"/>
              </w:rPr>
            </w:pPr>
          </w:p>
        </w:tc>
        <w:tc>
          <w:tcPr>
            <w:tcW w:w="1215" w:type="pct"/>
            <w:gridSpan w:val="2"/>
            <w:vAlign w:val="center"/>
          </w:tcPr>
          <w:p w:rsidRPr="00205D93" w:rsidR="001F6E03" w:rsidP="00D0385C" w:rsidRDefault="001F6E03" w14:paraId="128D3F59" wp14:textId="77777777">
            <w:pPr>
              <w:pStyle w:val="TableText1"/>
              <w:numPr>
                <w:ilvl w:val="0"/>
                <w:numId w:val="217"/>
              </w:numPr>
              <w:spacing w:before="40" w:after="40"/>
              <w:rPr>
                <w:rStyle w:val="ModernTableText"/>
                <w:szCs w:val="17"/>
              </w:rPr>
            </w:pPr>
          </w:p>
        </w:tc>
      </w:tr>
      <w:tr xmlns:wp14="http://schemas.microsoft.com/office/word/2010/wordml" w:rsidR="001F6E03" w:rsidTr="00D0385C" w14:paraId="0506188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tcPr>
          <w:p w:rsidRPr="00205D93" w:rsidR="001F6E03" w:rsidP="00D0385C" w:rsidRDefault="001F6E03" w14:paraId="6DDEF41F" wp14:textId="77777777">
            <w:pPr>
              <w:pStyle w:val="TableHeading"/>
              <w:spacing w:before="40" w:after="40"/>
              <w:rPr>
                <w:rStyle w:val="ModernTableText"/>
                <w:szCs w:val="17"/>
              </w:rPr>
            </w:pPr>
          </w:p>
        </w:tc>
        <w:tc>
          <w:tcPr>
            <w:tcW w:w="1164" w:type="pct"/>
            <w:gridSpan w:val="3"/>
            <w:vMerge/>
            <w:vAlign w:val="center"/>
          </w:tcPr>
          <w:p w:rsidRPr="00205D93" w:rsidR="001F6E03" w:rsidP="00D0385C" w:rsidRDefault="001F6E03" w14:paraId="23D6B948" wp14:textId="77777777">
            <w:pPr>
              <w:pStyle w:val="TableText1"/>
              <w:spacing w:before="40" w:after="40"/>
              <w:rPr>
                <w:rStyle w:val="ModernTableText"/>
                <w:szCs w:val="17"/>
              </w:rPr>
            </w:pPr>
          </w:p>
        </w:tc>
        <w:tc>
          <w:tcPr>
            <w:tcW w:w="1616" w:type="pct"/>
            <w:gridSpan w:val="4"/>
            <w:vAlign w:val="center"/>
          </w:tcPr>
          <w:p w:rsidRPr="00205D93" w:rsidR="001F6E03" w:rsidP="00D0385C" w:rsidRDefault="001F6E03" w14:paraId="6069BE34" wp14:textId="77777777">
            <w:pPr>
              <w:pStyle w:val="TableText1"/>
              <w:numPr>
                <w:ilvl w:val="0"/>
                <w:numId w:val="217"/>
              </w:numPr>
              <w:spacing w:before="40" w:after="40"/>
              <w:rPr>
                <w:rStyle w:val="ModernTableText"/>
                <w:szCs w:val="17"/>
                <w:u w:val="single"/>
              </w:rPr>
            </w:pPr>
          </w:p>
        </w:tc>
        <w:tc>
          <w:tcPr>
            <w:tcW w:w="1215" w:type="pct"/>
            <w:gridSpan w:val="2"/>
            <w:vAlign w:val="center"/>
          </w:tcPr>
          <w:p w:rsidRPr="00205D93" w:rsidR="001F6E03" w:rsidP="00D0385C" w:rsidRDefault="001F6E03" w14:paraId="2BEB495F" wp14:textId="77777777">
            <w:pPr>
              <w:pStyle w:val="TableText1"/>
              <w:numPr>
                <w:ilvl w:val="0"/>
                <w:numId w:val="217"/>
              </w:numPr>
              <w:spacing w:before="40" w:after="40"/>
              <w:rPr>
                <w:rStyle w:val="ModernTableText"/>
                <w:szCs w:val="17"/>
              </w:rPr>
            </w:pPr>
          </w:p>
        </w:tc>
      </w:tr>
      <w:tr xmlns:wp14="http://schemas.microsoft.com/office/word/2010/wordml" w:rsidR="001F6E03" w:rsidTr="00D0385C" w14:paraId="64CDFED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205D93" w:rsidR="001F6E03" w:rsidP="00D0385C" w:rsidRDefault="001F6E03" w14:paraId="1E3856BC" wp14:textId="77777777">
            <w:pPr>
              <w:pStyle w:val="ModernBodyText"/>
              <w:spacing w:before="40" w:after="40"/>
              <w:jc w:val="center"/>
              <w:rPr>
                <w:rStyle w:val="Modern2nd-levelTableheader"/>
                <w:sz w:val="18"/>
                <w:szCs w:val="21"/>
              </w:rPr>
            </w:pPr>
            <w:r w:rsidRPr="00205D93">
              <w:rPr>
                <w:rStyle w:val="Modern2nd-levelTableheader"/>
                <w:sz w:val="18"/>
                <w:szCs w:val="21"/>
              </w:rPr>
              <w:t>Report Retention</w:t>
            </w:r>
          </w:p>
        </w:tc>
      </w:tr>
      <w:tr xmlns:wp14="http://schemas.microsoft.com/office/word/2010/wordml" w:rsidR="001F6E03" w:rsidTr="00D0385C" w14:paraId="5A40B39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1F6E03" w:rsidP="00D0385C" w:rsidRDefault="001F6E03" w14:paraId="7E1B80EC"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Retention Type:</w:t>
            </w:r>
          </w:p>
        </w:tc>
        <w:tc>
          <w:tcPr>
            <w:tcW w:w="3995" w:type="pct"/>
            <w:gridSpan w:val="9"/>
            <w:tcBorders>
              <w:top w:val="single" w:color="616161" w:sz="2" w:space="0"/>
              <w:left w:val="single" w:color="616161" w:sz="2" w:space="0"/>
              <w:bottom w:val="single" w:color="616161" w:sz="2" w:space="0"/>
              <w:right w:val="single" w:color="616161" w:sz="2" w:space="0"/>
            </w:tcBorders>
            <w:vAlign w:val="center"/>
          </w:tcPr>
          <w:p w:rsidRPr="00205D93" w:rsidR="001F6E03" w:rsidP="00D0385C" w:rsidRDefault="001F6E03" w14:paraId="3C3F0188" wp14:textId="77777777">
            <w:pPr>
              <w:pStyle w:val="TableText1"/>
              <w:spacing w:before="40" w:after="40"/>
              <w:rPr>
                <w:rStyle w:val="ModernTableText"/>
                <w:noProof/>
                <w:szCs w:val="17"/>
              </w:rPr>
            </w:pPr>
            <w:r w:rsidRPr="00DF6897">
              <w:rPr>
                <w:rStyle w:val="ModernTableText"/>
                <w:rFonts w:ascii="Wingdings 2" w:hAnsi="Wingdings 2" w:eastAsia="Wingdings 2" w:cs="Wingdings 2"/>
                <w:noProof/>
                <w:szCs w:val="23"/>
              </w:rPr>
              <w:t>£</w:t>
            </w:r>
            <w:r w:rsidRPr="00DF6897">
              <w:rPr>
                <w:rStyle w:val="ModernTableText"/>
                <w:noProof/>
                <w:szCs w:val="17"/>
              </w:rPr>
              <w:t xml:space="preserve"> Cognos                                    </w:t>
            </w:r>
            <w:r w:rsidRPr="00DF6897">
              <w:rPr>
                <w:rStyle w:val="ModernTableText"/>
                <w:rFonts w:ascii="Wingdings" w:hAnsi="Wingdings" w:eastAsia="Wingdings" w:cs="Wingdings"/>
                <w:noProof/>
                <w:szCs w:val="23"/>
              </w:rPr>
              <w:t>þ</w:t>
            </w:r>
            <w:r w:rsidRPr="00DF6897">
              <w:rPr>
                <w:rStyle w:val="ModernTableText"/>
                <w:noProof/>
                <w:szCs w:val="17"/>
              </w:rPr>
              <w:t xml:space="preserve"> EDMS</w:t>
            </w:r>
          </w:p>
        </w:tc>
      </w:tr>
      <w:tr xmlns:wp14="http://schemas.microsoft.com/office/word/2010/wordml" w:rsidR="001F6E03" w:rsidTr="00D0385C" w14:paraId="69E5F8A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1F6E03" w:rsidP="00D0385C" w:rsidRDefault="001F6E03" w14:paraId="62F04628"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Output Versions:</w:t>
            </w:r>
          </w:p>
        </w:tc>
        <w:tc>
          <w:tcPr>
            <w:tcW w:w="1164" w:type="pct"/>
            <w:gridSpan w:val="3"/>
            <w:tcBorders>
              <w:top w:val="single" w:color="616161" w:sz="2" w:space="0"/>
              <w:left w:val="single" w:color="616161" w:sz="2" w:space="0"/>
              <w:bottom w:val="single" w:color="616161" w:sz="2" w:space="0"/>
              <w:right w:val="single" w:color="616161" w:sz="2" w:space="0"/>
            </w:tcBorders>
            <w:vAlign w:val="center"/>
          </w:tcPr>
          <w:p w:rsidRPr="00E77FE0" w:rsidR="001F6E03" w:rsidP="00D0385C" w:rsidRDefault="001F6E03" w14:paraId="7BB05160" wp14:textId="77777777">
            <w:pPr>
              <w:pStyle w:val="ModernBodyText"/>
              <w:spacing w:before="40" w:after="40"/>
              <w:jc w:val="left"/>
              <w:rPr>
                <w:rStyle w:val="Modern2nd-levelTableheader"/>
                <w:noProof/>
                <w:color w:val="FFFFFF"/>
                <w:sz w:val="18"/>
                <w:szCs w:val="21"/>
              </w:rPr>
            </w:pPr>
            <w:r w:rsidRPr="00E77FE0">
              <w:rPr>
                <w:rStyle w:val="ModernTableText"/>
                <w:rFonts w:ascii="Wingdings 2" w:hAnsi="Wingdings 2" w:eastAsia="Wingdings 2" w:cs="Wingdings 2"/>
                <w:noProof/>
                <w:szCs w:val="23"/>
              </w:rPr>
              <w:t>£</w:t>
            </w:r>
            <w:r w:rsidRPr="00E77FE0">
              <w:rPr>
                <w:rStyle w:val="ModernTableText"/>
                <w:noProof/>
                <w:szCs w:val="17"/>
              </w:rPr>
              <w:t xml:space="preserve"> Number Of Occurrences:  </w:t>
            </w:r>
          </w:p>
        </w:tc>
        <w:tc>
          <w:tcPr>
            <w:tcW w:w="2831" w:type="pct"/>
            <w:gridSpan w:val="6"/>
            <w:tcBorders>
              <w:top w:val="single" w:color="616161" w:sz="2" w:space="0"/>
              <w:left w:val="nil"/>
              <w:bottom w:val="single" w:color="616161" w:sz="2" w:space="0"/>
              <w:right w:val="single" w:color="616161" w:sz="2" w:space="0"/>
            </w:tcBorders>
            <w:vAlign w:val="center"/>
          </w:tcPr>
          <w:p w:rsidRPr="00E77FE0" w:rsidR="001F6E03" w:rsidP="00D0385C" w:rsidRDefault="001F6E03" w14:paraId="063AB6F5" wp14:textId="77777777">
            <w:pPr>
              <w:pStyle w:val="TableText1"/>
              <w:spacing w:before="40" w:after="40"/>
              <w:rPr>
                <w:rStyle w:val="ModernTableText"/>
                <w:noProof/>
                <w:szCs w:val="17"/>
              </w:rPr>
            </w:pPr>
            <w:r w:rsidRPr="00E77FE0">
              <w:rPr>
                <w:rStyle w:val="ModernTableText"/>
                <w:rFonts w:ascii="Wingdings" w:hAnsi="Wingdings" w:eastAsia="Wingdings" w:cs="Wingdings"/>
                <w:noProof/>
                <w:szCs w:val="23"/>
              </w:rPr>
              <w:t>þ</w:t>
            </w:r>
            <w:r w:rsidRPr="00E77FE0">
              <w:rPr>
                <w:rStyle w:val="ModernTableText"/>
                <w:noProof/>
                <w:szCs w:val="17"/>
              </w:rPr>
              <w:t xml:space="preserve">Duration:     7       </w:t>
            </w:r>
            <w:r w:rsidRPr="00E77FE0">
              <w:rPr>
                <w:rStyle w:val="ModernTableText"/>
                <w:rFonts w:ascii="Wingdings 2" w:hAnsi="Wingdings 2" w:eastAsia="Wingdings 2" w:cs="Wingdings 2"/>
                <w:noProof/>
                <w:szCs w:val="23"/>
              </w:rPr>
              <w:t>£</w:t>
            </w:r>
            <w:r w:rsidRPr="00E77FE0">
              <w:rPr>
                <w:rStyle w:val="ModernTableText"/>
                <w:noProof/>
                <w:szCs w:val="17"/>
              </w:rPr>
              <w:t xml:space="preserve"> Days       </w:t>
            </w:r>
            <w:r w:rsidRPr="00E77FE0">
              <w:rPr>
                <w:rStyle w:val="ModernTableText"/>
                <w:rFonts w:ascii="Wingdings 2" w:hAnsi="Wingdings 2" w:eastAsia="Wingdings 2" w:cs="Wingdings 2"/>
                <w:noProof/>
                <w:szCs w:val="23"/>
              </w:rPr>
              <w:t>£</w:t>
            </w:r>
            <w:r w:rsidRPr="00E77FE0">
              <w:rPr>
                <w:rStyle w:val="ModernTableText"/>
                <w:noProof/>
                <w:szCs w:val="17"/>
              </w:rPr>
              <w:t xml:space="preserve"> Months       </w:t>
            </w:r>
            <w:r w:rsidRPr="00E77FE0">
              <w:rPr>
                <w:rStyle w:val="ModernTableText"/>
                <w:rFonts w:ascii="Wingdings" w:hAnsi="Wingdings" w:eastAsia="Wingdings" w:cs="Wingdings"/>
                <w:noProof/>
                <w:szCs w:val="23"/>
              </w:rPr>
              <w:t>þ</w:t>
            </w:r>
            <w:r w:rsidRPr="00E77FE0">
              <w:rPr>
                <w:rStyle w:val="ModernTableText"/>
                <w:noProof/>
                <w:szCs w:val="17"/>
              </w:rPr>
              <w:t xml:space="preserve">Years                                                                          </w:t>
            </w:r>
          </w:p>
        </w:tc>
      </w:tr>
      <w:tr xmlns:wp14="http://schemas.microsoft.com/office/word/2010/wordml" w:rsidR="001F6E03" w:rsidTr="00D0385C" w14:paraId="285877B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1F6E03" w:rsidP="00D0385C" w:rsidRDefault="001F6E03" w14:paraId="34AB2D66"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Run History Log:</w:t>
            </w:r>
          </w:p>
        </w:tc>
        <w:tc>
          <w:tcPr>
            <w:tcW w:w="1164" w:type="pct"/>
            <w:gridSpan w:val="3"/>
            <w:tcBorders>
              <w:top w:val="single" w:color="616161" w:sz="2" w:space="0"/>
              <w:left w:val="single" w:color="616161" w:sz="2" w:space="0"/>
              <w:bottom w:val="single" w:color="616161" w:sz="2" w:space="0"/>
              <w:right w:val="single" w:color="616161" w:sz="2" w:space="0"/>
            </w:tcBorders>
            <w:vAlign w:val="center"/>
          </w:tcPr>
          <w:p w:rsidRPr="00205D93" w:rsidR="001F6E03" w:rsidP="00D0385C" w:rsidRDefault="001F6E03" w14:paraId="06DAF417" wp14:textId="77777777">
            <w:pPr>
              <w:pStyle w:val="ModernBodyText"/>
              <w:spacing w:before="40" w:after="40"/>
              <w:jc w:val="left"/>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831" w:type="pct"/>
            <w:gridSpan w:val="6"/>
            <w:tcBorders>
              <w:top w:val="single" w:color="616161" w:sz="2" w:space="0"/>
              <w:left w:val="nil"/>
              <w:bottom w:val="single" w:color="616161" w:sz="2" w:space="0"/>
              <w:right w:val="single" w:color="616161" w:sz="2" w:space="0"/>
            </w:tcBorders>
            <w:vAlign w:val="center"/>
          </w:tcPr>
          <w:p w:rsidRPr="00205D93" w:rsidR="001F6E03" w:rsidP="00D0385C" w:rsidRDefault="001F6E03" w14:paraId="1E584B99"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Duration:            </w:t>
            </w:r>
            <w:r w:rsidRPr="00205D93">
              <w:rPr>
                <w:rStyle w:val="ModernTableText"/>
                <w:rFonts w:ascii="Wingdings 2" w:hAnsi="Wingdings 2" w:eastAsia="Wingdings 2" w:cs="Wingdings 2"/>
                <w:noProof/>
                <w:szCs w:val="23"/>
              </w:rPr>
              <w:t>£</w:t>
            </w:r>
            <w:r w:rsidRPr="00205D93">
              <w:rPr>
                <w:rStyle w:val="ModernTableText"/>
                <w:noProof/>
                <w:szCs w:val="17"/>
              </w:rPr>
              <w:t xml:space="preserve"> Days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Months       </w:t>
            </w:r>
            <w:r w:rsidRPr="00205D93">
              <w:rPr>
                <w:rStyle w:val="ModernTableText"/>
                <w:rFonts w:ascii="Wingdings 2" w:hAnsi="Wingdings 2" w:eastAsia="Wingdings 2" w:cs="Wingdings 2"/>
                <w:noProof/>
                <w:szCs w:val="23"/>
              </w:rPr>
              <w:t>£</w:t>
            </w:r>
            <w:r w:rsidRPr="00205D93">
              <w:rPr>
                <w:rStyle w:val="ModernTableText"/>
                <w:noProof/>
                <w:szCs w:val="17"/>
              </w:rPr>
              <w:t xml:space="preserve"> Years                                                                          </w:t>
            </w:r>
          </w:p>
        </w:tc>
      </w:tr>
      <w:tr xmlns:wp14="http://schemas.microsoft.com/office/word/2010/wordml" w:rsidR="001F6E03" w:rsidTr="00D0385C" w14:paraId="2BA644E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1F6E03" w:rsidP="00D0385C" w:rsidRDefault="001F6E03" w14:paraId="23B7D4D4" wp14:textId="77777777">
            <w:pPr>
              <w:pStyle w:val="ModernBodyText"/>
              <w:keepN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1F6E03" w:rsidTr="00D0385C" w14:paraId="28181E5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vAlign w:val="center"/>
          </w:tcPr>
          <w:p w:rsidR="001F6E03" w:rsidP="00D0385C" w:rsidRDefault="001F6E03" w14:paraId="67EDCDC9" wp14:textId="77777777">
            <w:pPr>
              <w:keepLines/>
              <w:spacing w:before="40" w:after="40"/>
              <w:rPr>
                <w:rStyle w:val="ModernTableText"/>
                <w:noProof/>
                <w:spacing w:val="-2"/>
                <w:szCs w:val="18"/>
              </w:rPr>
            </w:pPr>
            <w:r w:rsidRPr="0099653B">
              <w:rPr>
                <w:rStyle w:val="ModernTableText"/>
                <w:noProof/>
                <w:spacing w:val="-2"/>
                <w:szCs w:val="18"/>
              </w:rPr>
              <w:t>Join A-DTL-TB to A-HDR-TB using A-AUTH-ID</w:t>
            </w:r>
          </w:p>
          <w:p w:rsidRPr="009D11F7" w:rsidR="001F6E03" w:rsidP="00D0385C" w:rsidRDefault="001F6E03" w14:paraId="0D82F3C8" wp14:textId="77777777">
            <w:pPr>
              <w:keepLines/>
              <w:spacing w:before="40" w:after="40"/>
              <w:rPr>
                <w:rStyle w:val="ModernTableText"/>
                <w:noProof/>
                <w:spacing w:val="-2"/>
                <w:szCs w:val="17"/>
              </w:rPr>
            </w:pPr>
            <w:r w:rsidRPr="009D11F7">
              <w:rPr>
                <w:rStyle w:val="ModernTableText"/>
                <w:noProof/>
                <w:spacing w:val="-2"/>
                <w:szCs w:val="17"/>
              </w:rPr>
              <w:t>Join B-DTL-TB to A-HDR-TB using B-SYS-ID</w:t>
            </w:r>
          </w:p>
          <w:p w:rsidRPr="009D11F7" w:rsidR="001F6E03" w:rsidP="00D0385C" w:rsidRDefault="001F6E03" w14:paraId="779A6FA5" wp14:textId="77777777">
            <w:pPr>
              <w:pStyle w:val="TableHeading"/>
              <w:spacing w:before="40" w:after="40"/>
              <w:rPr>
                <w:rStyle w:val="ModernTableText"/>
                <w:b w:val="0"/>
                <w:bCs w:val="0"/>
                <w:noProof/>
                <w:spacing w:val="-2"/>
                <w:szCs w:val="17"/>
              </w:rPr>
            </w:pPr>
            <w:r w:rsidRPr="009D11F7">
              <w:rPr>
                <w:rStyle w:val="ModernTableText"/>
                <w:b w:val="0"/>
                <w:bCs w:val="0"/>
                <w:noProof/>
                <w:spacing w:val="-2"/>
                <w:szCs w:val="17"/>
              </w:rPr>
              <w:t>Join P-DTL-TB to A-HDR-LI-SUBM-PROV-ID-TB using A-HDR-LI-SUBM-PROV-ID-TB.P-SYS-ID [Where A-TXN-LVL-CD = '</w:t>
            </w:r>
            <w:r>
              <w:rPr>
                <w:rStyle w:val="ModernTableText"/>
                <w:b w:val="0"/>
                <w:bCs w:val="0"/>
                <w:noProof/>
                <w:spacing w:val="-2"/>
                <w:szCs w:val="17"/>
              </w:rPr>
              <w:t>RQ</w:t>
            </w:r>
            <w:r w:rsidRPr="009D11F7">
              <w:rPr>
                <w:rStyle w:val="ModernTableText"/>
                <w:b w:val="0"/>
                <w:bCs w:val="0"/>
                <w:noProof/>
                <w:spacing w:val="-2"/>
                <w:szCs w:val="17"/>
              </w:rPr>
              <w:t>" and A-USED-PROV-ID-IND = "Y"] = P-DTL-TB.P-SYS-ID</w:t>
            </w:r>
          </w:p>
          <w:p w:rsidR="001F6E03" w:rsidP="007D0777" w:rsidRDefault="007D0777" w14:paraId="65813968" wp14:textId="77777777">
            <w:pPr>
              <w:keepLines/>
              <w:spacing w:before="40" w:after="40"/>
              <w:jc w:val="left"/>
              <w:rPr>
                <w:rStyle w:val="ModernTableText"/>
                <w:noProof/>
                <w:spacing w:val="-2"/>
                <w:szCs w:val="17"/>
              </w:rPr>
            </w:pPr>
            <w:r w:rsidRPr="008F4823">
              <w:rPr>
                <w:rStyle w:val="ModernTableText"/>
                <w:noProof/>
                <w:spacing w:val="-2"/>
                <w:szCs w:val="17"/>
              </w:rPr>
              <w:t>Join P-DTL-TB to A-HDR-LI-SUBM-PROV-ID-TB using A-HDR-LI-SUBM-PROV-ID-TB.P-SYS-ID [Where A-TXN-LVL-CD = 'EV' AND A-USED-PROV-ID-IND = "Y"</w:t>
            </w:r>
            <w:r>
              <w:rPr>
                <w:rStyle w:val="ModernTableText"/>
                <w:noProof/>
                <w:spacing w:val="-2"/>
                <w:szCs w:val="17"/>
              </w:rPr>
              <w:t xml:space="preserve"> and A_PROV_ENTY_ID_CD = ‘77’</w:t>
            </w:r>
            <w:r w:rsidRPr="008F4823">
              <w:rPr>
                <w:rStyle w:val="ModernTableText"/>
                <w:noProof/>
                <w:spacing w:val="-2"/>
                <w:szCs w:val="17"/>
              </w:rPr>
              <w:t>]</w:t>
            </w:r>
            <w:r>
              <w:rPr>
                <w:rStyle w:val="ModernTableText"/>
                <w:noProof/>
                <w:spacing w:val="-2"/>
                <w:szCs w:val="17"/>
              </w:rPr>
              <w:t xml:space="preserve"> </w:t>
            </w:r>
            <w:r w:rsidRPr="008F4823">
              <w:rPr>
                <w:rStyle w:val="ModernTableText"/>
                <w:noProof/>
                <w:spacing w:val="-2"/>
                <w:szCs w:val="17"/>
              </w:rPr>
              <w:t> = P-DTL-TB.P-SYS-ID</w:t>
            </w:r>
          </w:p>
          <w:p w:rsidRPr="007D0777" w:rsidR="007D0777" w:rsidP="007D0777" w:rsidRDefault="007D0777" w14:paraId="59BBCE39" wp14:textId="77777777">
            <w:pPr>
              <w:keepLines/>
              <w:spacing w:before="40" w:after="40"/>
              <w:jc w:val="left"/>
              <w:rPr>
                <w:noProof/>
                <w:spacing w:val="-2"/>
                <w:sz w:val="18"/>
                <w:szCs w:val="17"/>
              </w:rPr>
            </w:pPr>
          </w:p>
          <w:p w:rsidRPr="00152E7B" w:rsidR="001F6E03" w:rsidP="00D0385C" w:rsidRDefault="001F6E03" w14:paraId="01B30FFF" wp14:textId="77777777">
            <w:pPr>
              <w:pStyle w:val="TableTextACSSC"/>
              <w:rPr>
                <w:rFonts w:ascii="Arial" w:hAnsi="Arial" w:cs="Arial"/>
                <w:szCs w:val="20"/>
              </w:rPr>
            </w:pPr>
            <w:r w:rsidRPr="00152E7B">
              <w:rPr>
                <w:rFonts w:ascii="Arial" w:hAnsi="Arial" w:cs="Arial"/>
              </w:rPr>
              <w:t>All Requesting Providers will automatically have their individual report routed to their provider inbox if activity (new comments exist).</w:t>
            </w:r>
          </w:p>
          <w:p w:rsidRPr="00152E7B" w:rsidR="001F6E03" w:rsidP="00D0385C" w:rsidRDefault="001F6E03" w14:paraId="79363F28" wp14:textId="77777777">
            <w:pPr>
              <w:pStyle w:val="TableTextACSSC"/>
              <w:rPr>
                <w:rFonts w:ascii="Arial" w:hAnsi="Arial" w:cs="Arial"/>
                <w:szCs w:val="20"/>
              </w:rPr>
            </w:pPr>
            <w:r w:rsidRPr="00152E7B">
              <w:rPr>
                <w:rFonts w:ascii="Arial" w:hAnsi="Arial" w:cs="Arial"/>
              </w:rPr>
              <w:t xml:space="preserve">After this Excel report is generated and stored in EDMS, it is then </w:t>
            </w:r>
            <w:r w:rsidRPr="00152E7B">
              <w:rPr>
                <w:rFonts w:ascii="Arial" w:hAnsi="Arial" w:cs="Arial"/>
                <w:b/>
                <w:bCs/>
              </w:rPr>
              <w:t>copied</w:t>
            </w:r>
            <w:r w:rsidRPr="00152E7B">
              <w:rPr>
                <w:rFonts w:ascii="Arial" w:hAnsi="Arial" w:cs="Arial"/>
              </w:rPr>
              <w:t xml:space="preserve"> and delivered to appropriate providers. </w:t>
            </w:r>
          </w:p>
          <w:p w:rsidRPr="00152E7B" w:rsidR="001F6E03" w:rsidP="00D0385C" w:rsidRDefault="001F6E03" w14:paraId="75CAF80C" wp14:textId="77777777">
            <w:pPr>
              <w:pStyle w:val="TableTextACSSC"/>
              <w:spacing w:before="120"/>
              <w:rPr>
                <w:rFonts w:ascii="Arial" w:hAnsi="Arial" w:cs="Arial"/>
                <w:b/>
                <w:bCs/>
              </w:rPr>
            </w:pPr>
            <w:r w:rsidRPr="00152E7B">
              <w:rPr>
                <w:rFonts w:ascii="Arial" w:hAnsi="Arial" w:cs="Arial"/>
                <w:b/>
                <w:bCs/>
              </w:rPr>
              <w:t>Report file contents:</w:t>
            </w:r>
          </w:p>
          <w:p w:rsidRPr="00152E7B" w:rsidR="001F6E03" w:rsidP="00D0385C" w:rsidRDefault="001F6E03" w14:paraId="44AB5B0B" wp14:textId="77777777">
            <w:pPr>
              <w:pStyle w:val="TableTextACSSC"/>
              <w:spacing w:after="0"/>
              <w:ind w:left="255" w:hanging="255"/>
              <w:rPr>
                <w:rFonts w:ascii="Arial" w:hAnsi="Arial" w:cs="Arial"/>
              </w:rPr>
            </w:pPr>
            <w:r w:rsidRPr="00152E7B">
              <w:rPr>
                <w:rFonts w:ascii="Arial" w:hAnsi="Arial" w:cs="Arial"/>
              </w:rPr>
              <w:t></w:t>
            </w:r>
            <w:r w:rsidRPr="00152E7B">
              <w:rPr>
                <w:rFonts w:ascii="Arial" w:hAnsi="Arial" w:cs="Arial"/>
                <w:sz w:val="14"/>
                <w:szCs w:val="14"/>
              </w:rPr>
              <w:t xml:space="preserve">     </w:t>
            </w:r>
            <w:r w:rsidRPr="00152E7B">
              <w:rPr>
                <w:rFonts w:ascii="Arial" w:hAnsi="Arial" w:cs="Arial"/>
              </w:rPr>
              <w:t>EDMS</w:t>
            </w:r>
          </w:p>
          <w:p w:rsidRPr="00152E7B" w:rsidR="001F6E03" w:rsidP="00D0385C" w:rsidRDefault="001F6E03" w14:paraId="1218471A" wp14:textId="77777777">
            <w:pPr>
              <w:pStyle w:val="TableTextACSSC"/>
              <w:spacing w:after="120"/>
              <w:ind w:left="446" w:hanging="187"/>
              <w:rPr>
                <w:rFonts w:ascii="Arial" w:hAnsi="Arial" w:cs="Arial"/>
              </w:rPr>
            </w:pPr>
            <w:r w:rsidRPr="00152E7B">
              <w:rPr>
                <w:rFonts w:ascii="Arial" w:hAnsi="Arial" w:cs="Arial"/>
              </w:rPr>
              <w:t></w:t>
            </w:r>
            <w:r w:rsidRPr="00152E7B">
              <w:rPr>
                <w:rFonts w:ascii="Arial" w:hAnsi="Arial" w:cs="Arial"/>
              </w:rPr>
              <w:t>A separate Excel file containing each provider's report will be stored in the Doc Repository.</w:t>
            </w:r>
          </w:p>
          <w:p w:rsidRPr="00152E7B" w:rsidR="001F6E03" w:rsidP="00D0385C" w:rsidRDefault="001F6E03" w14:paraId="792A1591" wp14:textId="77777777">
            <w:pPr>
              <w:pStyle w:val="TableTextACSSC"/>
              <w:numPr>
                <w:ilvl w:val="0"/>
                <w:numId w:val="203"/>
              </w:numPr>
              <w:tabs>
                <w:tab w:val="clear" w:pos="216"/>
                <w:tab w:val="clear" w:pos="432"/>
                <w:tab w:val="clear" w:pos="648"/>
                <w:tab w:val="clear" w:pos="864"/>
              </w:tabs>
              <w:spacing w:after="0"/>
              <w:ind w:left="255" w:hanging="255"/>
              <w:rPr>
                <w:rFonts w:ascii="Arial" w:hAnsi="Arial" w:cs="Arial"/>
              </w:rPr>
            </w:pPr>
            <w:r w:rsidRPr="00152E7B">
              <w:rPr>
                <w:rFonts w:ascii="Arial" w:hAnsi="Arial" w:cs="Arial"/>
              </w:rPr>
              <w:t>Inbox</w:t>
            </w:r>
          </w:p>
          <w:p w:rsidRPr="00205D93" w:rsidR="001F6E03" w:rsidP="00D0385C" w:rsidRDefault="001F6E03" w14:paraId="719E3698" wp14:textId="77777777">
            <w:pPr>
              <w:pStyle w:val="TableTextACSSC"/>
              <w:spacing w:after="120"/>
              <w:ind w:left="446" w:hanging="187"/>
              <w:rPr>
                <w:rStyle w:val="Modern2nd-levelTableheader"/>
                <w:b w:val="0"/>
                <w:bCs w:val="0"/>
                <w:noProof/>
                <w:spacing w:val="-2"/>
                <w:sz w:val="18"/>
                <w:szCs w:val="17"/>
              </w:rPr>
            </w:pPr>
            <w:r w:rsidRPr="00152E7B">
              <w:rPr>
                <w:rFonts w:ascii="Arial" w:hAnsi="Arial" w:cs="Arial"/>
              </w:rPr>
              <w:t></w:t>
            </w:r>
            <w:r w:rsidRPr="00152E7B">
              <w:rPr>
                <w:rFonts w:ascii="Arial" w:hAnsi="Arial" w:cs="Arial"/>
              </w:rPr>
              <w:t>Eac</w:t>
            </w:r>
            <w:r w:rsidRPr="00727E49">
              <w:rPr>
                <w:rFonts w:ascii="Arial" w:hAnsi="Arial" w:cs="Arial"/>
              </w:rPr>
              <w:t>h provider that has comment activity will have their report delivered to their Provider Message Center (Inbox) using an EDMSTriggerIndicator = ‘A’ (SA Report)</w:t>
            </w:r>
          </w:p>
        </w:tc>
      </w:tr>
    </w:tbl>
    <w:p xmlns:wp14="http://schemas.microsoft.com/office/word/2010/wordml" w:rsidR="001F6E03" w:rsidP="001F6E03" w:rsidRDefault="001F6E03" w14:paraId="07CD68EA" wp14:textId="77777777"/>
    <w:p xmlns:wp14="http://schemas.microsoft.com/office/word/2010/wordml" w:rsidR="001F6E03" w:rsidP="001F6E03" w:rsidRDefault="001F6E03" w14:paraId="35D3A8B5" wp14:textId="77777777">
      <w:pPr>
        <w:pStyle w:val="Heading6"/>
        <w:rPr>
          <w:rStyle w:val="ModernTableText"/>
        </w:rPr>
      </w:pPr>
      <w:r>
        <w:br w:type="page"/>
      </w:r>
      <w:r>
        <w:t xml:space="preserve">Report Layout – OPR-SRA-135 - Service Authorization </w:t>
      </w:r>
      <w:r w:rsidRPr="00FE656C">
        <w:rPr>
          <w:rStyle w:val="ModernTableText"/>
        </w:rPr>
        <w:t>New Comments to Inbox Report</w:t>
      </w:r>
    </w:p>
    <w:p xmlns:wp14="http://schemas.microsoft.com/office/word/2010/wordml" w:rsidRPr="00417651" w:rsidR="00417651" w:rsidP="00D0385C" w:rsidRDefault="001F6E03" w14:paraId="7FDE0BDC" wp14:textId="77777777">
      <w:pPr>
        <w:pStyle w:val="Heading6"/>
      </w:pPr>
      <w:r w:rsidRPr="00417651">
        <w:rPr>
          <w:b/>
          <w:bCs/>
        </w:rPr>
        <w:t xml:space="preserve"> </w:t>
      </w:r>
      <w:r w:rsidRPr="00D56378" w:rsidR="003A7664">
        <w:rPr>
          <w:noProof/>
        </w:rPr>
        <w:drawing>
          <wp:inline xmlns:wp14="http://schemas.microsoft.com/office/word/2010/wordprocessingDrawing" distT="0" distB="0" distL="0" distR="0" wp14:anchorId="15F1E38E" wp14:editId="7777777">
            <wp:extent cx="9144000" cy="266700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144000" cy="2667000"/>
                    </a:xfrm>
                    <a:prstGeom prst="rect">
                      <a:avLst/>
                    </a:prstGeom>
                    <a:noFill/>
                    <a:ln>
                      <a:noFill/>
                    </a:ln>
                  </pic:spPr>
                </pic:pic>
              </a:graphicData>
            </a:graphic>
          </wp:inline>
        </w:drawing>
      </w:r>
    </w:p>
    <w:p xmlns:wp14="http://schemas.microsoft.com/office/word/2010/wordml" w:rsidRPr="00417651" w:rsidR="00417651" w:rsidP="00F54E78" w:rsidRDefault="00417651" w14:paraId="475F0FEE" wp14:textId="77777777">
      <w:pPr>
        <w:pStyle w:val="Heading6"/>
        <w:numPr>
          <w:ilvl w:val="0"/>
          <w:numId w:val="0"/>
        </w:numPr>
      </w:pPr>
    </w:p>
    <w:p xmlns:wp14="http://schemas.microsoft.com/office/word/2010/wordml" w:rsidRPr="00417651" w:rsidR="00417651" w:rsidP="00D0385C" w:rsidRDefault="00417651" w14:paraId="2FB98E32" wp14:textId="77777777">
      <w:pPr>
        <w:pStyle w:val="Heading6"/>
      </w:pPr>
    </w:p>
    <w:p xmlns:wp14="http://schemas.microsoft.com/office/word/2010/wordml" w:rsidRPr="00417651" w:rsidR="00417651" w:rsidP="00D0385C" w:rsidRDefault="00417651" w14:paraId="6F5B0519" wp14:textId="77777777">
      <w:pPr>
        <w:pStyle w:val="Heading6"/>
      </w:pPr>
    </w:p>
    <w:p xmlns:wp14="http://schemas.microsoft.com/office/word/2010/wordml" w:rsidRPr="00417651" w:rsidR="00417651" w:rsidP="00D0385C" w:rsidRDefault="00417651" w14:paraId="78AC2102" wp14:textId="77777777">
      <w:pPr>
        <w:pStyle w:val="Heading6"/>
      </w:pPr>
    </w:p>
    <w:p xmlns:wp14="http://schemas.microsoft.com/office/word/2010/wordml" w:rsidRPr="00417651" w:rsidR="00417651" w:rsidP="00D0385C" w:rsidRDefault="00417651" w14:paraId="6F877E1B" wp14:textId="77777777">
      <w:pPr>
        <w:pStyle w:val="Heading6"/>
      </w:pPr>
    </w:p>
    <w:p xmlns:wp14="http://schemas.microsoft.com/office/word/2010/wordml" w:rsidRPr="00417651" w:rsidR="00417651" w:rsidP="00D0385C" w:rsidRDefault="00417651" w14:paraId="0306E35D" wp14:textId="77777777">
      <w:pPr>
        <w:pStyle w:val="Heading6"/>
      </w:pPr>
    </w:p>
    <w:p xmlns:wp14="http://schemas.microsoft.com/office/word/2010/wordml" w:rsidRPr="00417651" w:rsidR="00417651" w:rsidP="00D0385C" w:rsidRDefault="00417651" w14:paraId="04917CE6" wp14:textId="77777777">
      <w:pPr>
        <w:pStyle w:val="Heading6"/>
      </w:pPr>
    </w:p>
    <w:p xmlns:wp14="http://schemas.microsoft.com/office/word/2010/wordml" w:rsidRPr="00417651" w:rsidR="00417651" w:rsidP="00D0385C" w:rsidRDefault="00417651" w14:paraId="77575BAA" wp14:textId="77777777">
      <w:pPr>
        <w:pStyle w:val="Heading6"/>
      </w:pPr>
    </w:p>
    <w:p xmlns:wp14="http://schemas.microsoft.com/office/word/2010/wordml" w:rsidRPr="00417651" w:rsidR="00417651" w:rsidP="00D0385C" w:rsidRDefault="00417651" w14:paraId="6F36CC96" wp14:textId="77777777">
      <w:pPr>
        <w:pStyle w:val="Heading6"/>
      </w:pPr>
    </w:p>
    <w:p xmlns:wp14="http://schemas.microsoft.com/office/word/2010/wordml" w:rsidRPr="00417651" w:rsidR="00417651" w:rsidP="00D0385C" w:rsidRDefault="00417651" w14:paraId="18199D6A" wp14:textId="77777777">
      <w:pPr>
        <w:pStyle w:val="Heading6"/>
      </w:pPr>
    </w:p>
    <w:p xmlns:wp14="http://schemas.microsoft.com/office/word/2010/wordml" w:rsidRPr="00417651" w:rsidR="00417651" w:rsidP="00D0385C" w:rsidRDefault="00417651" w14:paraId="2766091F" wp14:textId="77777777">
      <w:pPr>
        <w:pStyle w:val="Heading6"/>
      </w:pPr>
    </w:p>
    <w:p xmlns:wp14="http://schemas.microsoft.com/office/word/2010/wordml" w:rsidRPr="00417651" w:rsidR="00417651" w:rsidP="00D0385C" w:rsidRDefault="00417651" w14:paraId="0DC61A73" wp14:textId="77777777">
      <w:pPr>
        <w:pStyle w:val="Heading6"/>
      </w:pPr>
    </w:p>
    <w:p xmlns:wp14="http://schemas.microsoft.com/office/word/2010/wordml" w:rsidR="001F6E03" w:rsidP="00D0385C" w:rsidRDefault="001F6E03" w14:paraId="69AC1116" wp14:textId="77777777">
      <w:pPr>
        <w:pStyle w:val="Heading6"/>
      </w:pPr>
      <w:r w:rsidRPr="00417651">
        <w:rPr>
          <w:bCs/>
        </w:rPr>
        <w:t xml:space="preserve">Report Specification – OPR-SRA-135 - </w:t>
      </w:r>
      <w:r>
        <w:t xml:space="preserve">Service Authorization </w:t>
      </w:r>
      <w:r w:rsidRPr="0091348C">
        <w:rPr>
          <w:rStyle w:val="ModernTableText"/>
        </w:rPr>
        <w:t>New Comments to Inbox Report</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62"/>
        <w:gridCol w:w="1407"/>
        <w:gridCol w:w="1753"/>
        <w:gridCol w:w="1220"/>
        <w:gridCol w:w="1220"/>
        <w:gridCol w:w="2291"/>
        <w:gridCol w:w="4714"/>
        <w:gridCol w:w="23"/>
      </w:tblGrid>
      <w:tr xmlns:wp14="http://schemas.microsoft.com/office/word/2010/wordml" w:rsidR="001F6E03" w:rsidTr="00D0385C" w14:paraId="6AB3824D" wp14:textId="77777777">
        <w:trPr>
          <w:cantSplit/>
          <w:trHeight w:val="432" w:hRule="exact"/>
          <w:tblHeader/>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FF0000"/>
            <w:vAlign w:val="center"/>
          </w:tcPr>
          <w:p w:rsidRPr="003246D6" w:rsidR="001F6E03" w:rsidP="00D0385C" w:rsidRDefault="001F6E03" w14:paraId="66FF1426" wp14:textId="77777777">
            <w:pPr>
              <w:jc w:val="center"/>
              <w:rPr>
                <w:rFonts w:eastAsia="MS Mincho"/>
                <w:szCs w:val="20"/>
              </w:rPr>
            </w:pPr>
            <w:r w:rsidRPr="003246D6">
              <w:rPr>
                <w:rFonts w:eastAsia="MS Mincho"/>
                <w:szCs w:val="20"/>
              </w:rPr>
              <w:t>NH MMIS REPORT SPECIFICATION</w:t>
            </w:r>
          </w:p>
        </w:tc>
      </w:tr>
      <w:tr xmlns:wp14="http://schemas.microsoft.com/office/word/2010/wordml" w:rsidR="001F6E03" w:rsidTr="00D0385C" w14:paraId="70EF374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612" w:type="pct"/>
            <w:vMerge w:val="restart"/>
            <w:tcBorders>
              <w:top w:val="single" w:color="auto" w:sz="4" w:space="0"/>
            </w:tcBorders>
            <w:vAlign w:val="center"/>
          </w:tcPr>
          <w:p w:rsidRPr="00205D93" w:rsidR="001F6E03" w:rsidP="00D0385C" w:rsidRDefault="001F6E03" w14:paraId="2C445E38" wp14:textId="77777777">
            <w:pPr>
              <w:spacing w:before="40" w:after="40"/>
              <w:jc w:val="center"/>
              <w:rPr>
                <w:rStyle w:val="ModernBodyTextChar"/>
                <w:rFonts w:cs="Arial"/>
                <w:b/>
                <w:noProof/>
                <w:color w:val="000000"/>
                <w:sz w:val="18"/>
                <w:szCs w:val="21"/>
              </w:rPr>
            </w:pPr>
            <w:r w:rsidRPr="00205D93">
              <w:rPr>
                <w:rStyle w:val="ModernTableText"/>
                <w:rFonts w:cs="Arial"/>
                <w:b/>
                <w:noProof/>
                <w:color w:val="000000"/>
                <w:szCs w:val="17"/>
              </w:rPr>
              <w:t>Presentation Type:</w:t>
            </w:r>
          </w:p>
        </w:tc>
        <w:tc>
          <w:tcPr>
            <w:tcW w:w="4388" w:type="pct"/>
            <w:gridSpan w:val="7"/>
            <w:tcBorders>
              <w:top w:val="single" w:color="auto" w:sz="4" w:space="0"/>
            </w:tcBorders>
            <w:vAlign w:val="center"/>
          </w:tcPr>
          <w:p w:rsidRPr="00205D93" w:rsidR="001F6E03" w:rsidP="00D0385C" w:rsidRDefault="001F6E03" w14:paraId="2BE1FA8B" wp14:textId="77777777">
            <w:pPr>
              <w:pStyle w:val="Header"/>
              <w:pBdr>
                <w:bottom w:val="none" w:color="auto" w:sz="0" w:space="0"/>
              </w:pBdr>
              <w:spacing w:before="40" w:after="40"/>
              <w:rPr>
                <w:rStyle w:val="ModernBodyTextChar"/>
                <w:b w:val="0"/>
                <w:noProof/>
                <w:sz w:val="18"/>
                <w:szCs w:val="21"/>
              </w:rPr>
            </w:pPr>
            <w:r w:rsidRPr="001B173B">
              <w:rPr>
                <w:rStyle w:val="ModernTableText"/>
                <w:rFonts w:ascii="Wingdings" w:hAnsi="Wingdings" w:eastAsia="Wingdings" w:cs="Wingdings"/>
                <w:b w:val="0"/>
                <w:noProof/>
                <w:szCs w:val="23"/>
                <w:lang w:val="en-US" w:eastAsia="en-US"/>
              </w:rPr>
              <w:t>þ</w:t>
            </w:r>
            <w:r w:rsidRPr="001B173B">
              <w:rPr>
                <w:rStyle w:val="ModernTableText"/>
                <w:b w:val="0"/>
                <w:noProof/>
                <w:szCs w:val="17"/>
                <w:lang w:val="en-US" w:eastAsia="en-US"/>
              </w:rPr>
              <w:t xml:space="preserve"> List Object                                                                    </w:t>
            </w:r>
            <w:r w:rsidRPr="001B173B">
              <w:rPr>
                <w:rStyle w:val="ModernTableText"/>
                <w:rFonts w:ascii="Wingdings 2" w:hAnsi="Wingdings 2" w:eastAsia="Wingdings 2" w:cs="Wingdings 2"/>
                <w:b w:val="0"/>
                <w:noProof/>
                <w:szCs w:val="17"/>
                <w:lang w:val="en-US" w:eastAsia="en-US"/>
              </w:rPr>
              <w:t>£</w:t>
            </w:r>
            <w:r w:rsidRPr="001B173B">
              <w:rPr>
                <w:rStyle w:val="ModernTableText"/>
                <w:b w:val="0"/>
                <w:noProof/>
                <w:szCs w:val="17"/>
                <w:lang w:val="en-US" w:eastAsia="en-US"/>
              </w:rPr>
              <w:t xml:space="preserve">  Crosstab Object                                                                          </w:t>
            </w:r>
            <w:r w:rsidRPr="001B173B">
              <w:rPr>
                <w:rStyle w:val="ModernTableText"/>
                <w:rFonts w:ascii="Wingdings 2" w:hAnsi="Wingdings 2" w:eastAsia="Wingdings 2" w:cs="Wingdings 2"/>
                <w:b w:val="0"/>
                <w:noProof/>
                <w:szCs w:val="17"/>
                <w:lang w:val="en-US" w:eastAsia="en-US"/>
              </w:rPr>
              <w:t>£</w:t>
            </w:r>
            <w:r w:rsidRPr="001B173B">
              <w:rPr>
                <w:rStyle w:val="ModernTableText"/>
                <w:b w:val="0"/>
                <w:noProof/>
                <w:szCs w:val="17"/>
                <w:lang w:val="en-US" w:eastAsia="en-US"/>
              </w:rPr>
              <w:t xml:space="preserve">  Repeater Object</w:t>
            </w:r>
            <w:r w:rsidRPr="00105EB0">
              <w:rPr>
                <w:rStyle w:val="ModernTableText"/>
                <w:b w:val="0"/>
                <w:noProof/>
                <w:szCs w:val="17"/>
                <w:lang w:val="en-US" w:eastAsia="en-US"/>
              </w:rPr>
              <w:t xml:space="preserve">        </w:t>
            </w:r>
          </w:p>
        </w:tc>
      </w:tr>
      <w:tr xmlns:wp14="http://schemas.microsoft.com/office/word/2010/wordml" w:rsidR="001F6E03" w:rsidTr="00D0385C" w14:paraId="1CD9A5E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8"/>
          <w:jc w:val="center"/>
        </w:trPr>
        <w:tc>
          <w:tcPr>
            <w:tcW w:w="612" w:type="pct"/>
            <w:vMerge/>
            <w:vAlign w:val="center"/>
          </w:tcPr>
          <w:p w:rsidRPr="00205D93" w:rsidR="001F6E03" w:rsidP="00D0385C" w:rsidRDefault="001F6E03" w14:paraId="337A4412" wp14:textId="77777777">
            <w:pPr>
              <w:spacing w:before="40" w:after="40"/>
              <w:rPr>
                <w:rStyle w:val="ModernTableText"/>
                <w:rFonts w:cs="Arial"/>
                <w:noProof/>
                <w:color w:val="000000"/>
                <w:szCs w:val="17"/>
              </w:rPr>
            </w:pPr>
          </w:p>
        </w:tc>
        <w:tc>
          <w:tcPr>
            <w:tcW w:w="489" w:type="pct"/>
            <w:vMerge w:val="restart"/>
            <w:tcBorders>
              <w:top w:val="single" w:color="616161" w:sz="2" w:space="0"/>
            </w:tcBorders>
            <w:vAlign w:val="center"/>
          </w:tcPr>
          <w:p w:rsidRPr="00105EB0" w:rsidR="001F6E03" w:rsidP="00D0385C" w:rsidRDefault="001F6E03" w14:paraId="683F4E20" wp14:textId="77777777">
            <w:pPr>
              <w:pStyle w:val="Header"/>
              <w:pBdr>
                <w:bottom w:val="none" w:color="auto" w:sz="0" w:space="0"/>
              </w:pBdr>
              <w:spacing w:before="40" w:after="40"/>
              <w:jc w:val="center"/>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Chart Object</w:t>
            </w:r>
          </w:p>
        </w:tc>
        <w:tc>
          <w:tcPr>
            <w:tcW w:w="1033" w:type="pct"/>
            <w:gridSpan w:val="2"/>
            <w:tcBorders>
              <w:top w:val="single" w:color="616161" w:sz="2" w:space="0"/>
            </w:tcBorders>
            <w:vAlign w:val="center"/>
          </w:tcPr>
          <w:p w:rsidRPr="00105EB0" w:rsidR="001F6E03" w:rsidP="00D0385C" w:rsidRDefault="001F6E03" w14:paraId="160BC12E"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Type:</w:t>
            </w:r>
          </w:p>
          <w:p w:rsidRPr="00105EB0" w:rsidR="001F6E03" w:rsidP="00D0385C" w:rsidRDefault="001F6E03" w14:paraId="39D65228"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Column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Bar                                                               </w:t>
            </w:r>
          </w:p>
        </w:tc>
        <w:tc>
          <w:tcPr>
            <w:tcW w:w="2866" w:type="pct"/>
            <w:gridSpan w:val="4"/>
            <w:tcBorders>
              <w:top w:val="single" w:color="616161" w:sz="2" w:space="0"/>
            </w:tcBorders>
          </w:tcPr>
          <w:p w:rsidRPr="00105EB0" w:rsidR="001F6E03" w:rsidP="00D0385C" w:rsidRDefault="001F6E03" w14:paraId="45C0ED4F"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Attributes:</w:t>
            </w:r>
          </w:p>
          <w:p w:rsidRPr="00105EB0" w:rsidR="001F6E03" w:rsidP="00D0385C" w:rsidRDefault="001F6E03" w14:paraId="2239E0F8"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3D</w:t>
            </w:r>
          </w:p>
        </w:tc>
      </w:tr>
      <w:tr xmlns:wp14="http://schemas.microsoft.com/office/word/2010/wordml" w:rsidR="001F6E03" w:rsidTr="00D0385C" w14:paraId="26E516E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trPr>
        <w:tc>
          <w:tcPr>
            <w:tcW w:w="612" w:type="pct"/>
            <w:vMerge/>
            <w:vAlign w:val="center"/>
          </w:tcPr>
          <w:p w:rsidRPr="00205D93" w:rsidR="001F6E03" w:rsidP="00D0385C" w:rsidRDefault="001F6E03" w14:paraId="235591D3" wp14:textId="77777777">
            <w:pPr>
              <w:spacing w:before="40" w:after="40"/>
              <w:rPr>
                <w:rStyle w:val="ModernTableText"/>
                <w:rFonts w:cs="Arial"/>
                <w:noProof/>
                <w:color w:val="000000"/>
                <w:szCs w:val="17"/>
              </w:rPr>
            </w:pPr>
          </w:p>
        </w:tc>
        <w:tc>
          <w:tcPr>
            <w:tcW w:w="489" w:type="pct"/>
            <w:vMerge/>
          </w:tcPr>
          <w:p w:rsidRPr="00105EB0" w:rsidR="001F6E03" w:rsidP="00D0385C" w:rsidRDefault="001F6E03" w14:paraId="20E65462" wp14:textId="77777777">
            <w:pPr>
              <w:pStyle w:val="Header"/>
              <w:pBdr>
                <w:bottom w:val="none" w:color="auto" w:sz="0" w:space="0"/>
              </w:pBdr>
              <w:spacing w:before="40" w:after="40"/>
              <w:rPr>
                <w:rStyle w:val="ModernTableText"/>
                <w:b w:val="0"/>
                <w:noProof/>
                <w:szCs w:val="17"/>
                <w:lang w:val="en-US" w:eastAsia="en-US"/>
              </w:rPr>
            </w:pPr>
          </w:p>
        </w:tc>
        <w:tc>
          <w:tcPr>
            <w:tcW w:w="1033" w:type="pct"/>
            <w:gridSpan w:val="2"/>
            <w:tcBorders>
              <w:top w:val="single" w:color="616161" w:sz="2" w:space="0"/>
            </w:tcBorders>
            <w:vAlign w:val="center"/>
          </w:tcPr>
          <w:p w:rsidRPr="00105EB0" w:rsidR="001F6E03" w:rsidP="00D0385C" w:rsidRDefault="001F6E03" w14:paraId="059CA798"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Line                                        </w:t>
            </w:r>
          </w:p>
        </w:tc>
        <w:tc>
          <w:tcPr>
            <w:tcW w:w="2866" w:type="pct"/>
            <w:gridSpan w:val="4"/>
          </w:tcPr>
          <w:p w:rsidRPr="00105EB0" w:rsidR="001F6E03" w:rsidP="00D0385C" w:rsidRDefault="001F6E03" w14:paraId="47A2BEB2"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With Markers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p>
        </w:tc>
      </w:tr>
      <w:tr xmlns:wp14="http://schemas.microsoft.com/office/word/2010/wordml" w:rsidR="001F6E03" w:rsidTr="00D0385C" w14:paraId="5707956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trPr>
        <w:tc>
          <w:tcPr>
            <w:tcW w:w="612" w:type="pct"/>
            <w:vMerge/>
            <w:vAlign w:val="center"/>
          </w:tcPr>
          <w:p w:rsidRPr="00205D93" w:rsidR="001F6E03" w:rsidP="00D0385C" w:rsidRDefault="001F6E03" w14:paraId="644BCDDF" wp14:textId="77777777">
            <w:pPr>
              <w:spacing w:before="40" w:after="40"/>
              <w:rPr>
                <w:rStyle w:val="ModernTableText"/>
                <w:rFonts w:cs="Arial"/>
                <w:noProof/>
                <w:color w:val="000000"/>
                <w:szCs w:val="17"/>
              </w:rPr>
            </w:pPr>
          </w:p>
        </w:tc>
        <w:tc>
          <w:tcPr>
            <w:tcW w:w="489" w:type="pct"/>
            <w:vMerge/>
          </w:tcPr>
          <w:p w:rsidRPr="00105EB0" w:rsidR="001F6E03" w:rsidP="00D0385C" w:rsidRDefault="001F6E03" w14:paraId="2F180976" wp14:textId="77777777">
            <w:pPr>
              <w:pStyle w:val="Header"/>
              <w:pBdr>
                <w:bottom w:val="none" w:color="auto" w:sz="0" w:space="0"/>
              </w:pBdr>
              <w:spacing w:before="40" w:after="40"/>
              <w:rPr>
                <w:rStyle w:val="ModernTableText"/>
                <w:b w:val="0"/>
                <w:noProof/>
                <w:szCs w:val="17"/>
                <w:lang w:val="en-US" w:eastAsia="en-US"/>
              </w:rPr>
            </w:pPr>
          </w:p>
        </w:tc>
        <w:tc>
          <w:tcPr>
            <w:tcW w:w="1033" w:type="pct"/>
            <w:gridSpan w:val="2"/>
            <w:tcBorders>
              <w:top w:val="single" w:color="616161" w:sz="2" w:space="0"/>
            </w:tcBorders>
            <w:vAlign w:val="center"/>
          </w:tcPr>
          <w:p w:rsidRPr="00105EB0" w:rsidR="001F6E03" w:rsidP="00D0385C" w:rsidRDefault="001F6E03" w14:paraId="467DBF53"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Pie</w:t>
            </w:r>
          </w:p>
        </w:tc>
        <w:tc>
          <w:tcPr>
            <w:tcW w:w="2866" w:type="pct"/>
            <w:gridSpan w:val="4"/>
          </w:tcPr>
          <w:p w:rsidRPr="00105EB0" w:rsidR="001F6E03" w:rsidP="00D0385C" w:rsidRDefault="001F6E03" w14:paraId="0D4A40F9"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3D                    </w:t>
            </w:r>
          </w:p>
        </w:tc>
      </w:tr>
      <w:tr xmlns:wp14="http://schemas.microsoft.com/office/word/2010/wordml" w:rsidR="001F6E03" w:rsidTr="00D0385C" w14:paraId="5431617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8"/>
            <w:tcBorders>
              <w:top w:val="single" w:color="616161" w:sz="2" w:space="0"/>
              <w:bottom w:val="single" w:color="616161" w:sz="2" w:space="0"/>
            </w:tcBorders>
            <w:shd w:val="clear" w:color="auto" w:fill="191919"/>
            <w:vAlign w:val="center"/>
          </w:tcPr>
          <w:p w:rsidRPr="00205D93" w:rsidR="001F6E03" w:rsidP="00D0385C" w:rsidRDefault="001F6E03" w14:paraId="28E3C7B9" wp14:textId="77777777">
            <w:pPr>
              <w:pStyle w:val="TableText1"/>
              <w:spacing w:before="40" w:after="40"/>
              <w:jc w:val="center"/>
              <w:rPr>
                <w:rStyle w:val="ModernTableText"/>
                <w:rFonts w:ascii="Arial Black" w:hAnsi="Arial Black" w:cs="Arial"/>
                <w:bCs/>
                <w:noProof/>
                <w:color w:val="FFFFFF"/>
                <w:sz w:val="19"/>
                <w:szCs w:val="19"/>
              </w:rPr>
            </w:pPr>
            <w:r w:rsidRPr="00205D93">
              <w:rPr>
                <w:rStyle w:val="ModernTableText"/>
                <w:rFonts w:ascii="Arial Black" w:hAnsi="Arial Black" w:cs="Arial"/>
                <w:bCs/>
                <w:noProof/>
                <w:color w:val="FFFFFF"/>
                <w:sz w:val="19"/>
                <w:szCs w:val="19"/>
              </w:rPr>
              <w:t>Report Section Heading (opt)</w:t>
            </w:r>
          </w:p>
        </w:tc>
      </w:tr>
      <w:tr xmlns:wp14="http://schemas.microsoft.com/office/word/2010/wordml" w:rsidR="001F6E03" w:rsidTr="00D0385C" w14:paraId="01A7897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vAlign w:val="center"/>
          </w:tcPr>
          <w:p w:rsidRPr="00205D93" w:rsidR="001F6E03" w:rsidP="00D0385C" w:rsidRDefault="001F6E03" w14:paraId="25401C9B" wp14:textId="77777777">
            <w:pPr>
              <w:pStyle w:val="TableText1"/>
              <w:spacing w:before="40" w:after="40"/>
              <w:jc w:val="center"/>
              <w:rPr>
                <w:rStyle w:val="ModernTableText"/>
                <w:rFonts w:cs="Arial"/>
                <w:b/>
                <w:noProof/>
                <w:szCs w:val="18"/>
              </w:rPr>
            </w:pPr>
            <w:r w:rsidRPr="00205D93">
              <w:rPr>
                <w:rStyle w:val="ModernTableText"/>
                <w:rFonts w:cs="Arial"/>
                <w:b/>
                <w:bCs/>
                <w:noProof/>
                <w:szCs w:val="18"/>
              </w:rPr>
              <w:t>Report Section Label (opt)</w:t>
            </w:r>
          </w:p>
        </w:tc>
        <w:tc>
          <w:tcPr>
            <w:tcW w:w="1644" w:type="pct"/>
            <w:gridSpan w:val="3"/>
            <w:tcBorders>
              <w:top w:val="single" w:color="616161" w:sz="2" w:space="0"/>
              <w:bottom w:val="single" w:color="616161" w:sz="2" w:space="0"/>
            </w:tcBorders>
            <w:vAlign w:val="center"/>
          </w:tcPr>
          <w:p w:rsidRPr="00205D93" w:rsidR="001F6E03" w:rsidP="00D0385C" w:rsidRDefault="001F6E03" w14:paraId="41E244C8"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Description (opt)</w:t>
            </w:r>
          </w:p>
        </w:tc>
        <w:tc>
          <w:tcPr>
            <w:tcW w:w="1646" w:type="pct"/>
            <w:gridSpan w:val="2"/>
            <w:tcBorders>
              <w:top w:val="single" w:color="616161" w:sz="2" w:space="0"/>
              <w:bottom w:val="single" w:color="616161" w:sz="2" w:space="0"/>
            </w:tcBorders>
            <w:vAlign w:val="center"/>
          </w:tcPr>
          <w:p w:rsidRPr="00205D93" w:rsidR="001F6E03" w:rsidP="00D0385C" w:rsidRDefault="001F6E03" w14:paraId="019CF3B6"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Processing Rules (opt)</w:t>
            </w:r>
          </w:p>
        </w:tc>
      </w:tr>
      <w:tr xmlns:wp14="http://schemas.microsoft.com/office/word/2010/wordml" w:rsidR="001F6E03" w:rsidTr="00D0385C" w14:paraId="7F7699F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tcPr>
          <w:p w:rsidRPr="001B173B" w:rsidR="001F6E03" w:rsidP="00D0385C" w:rsidRDefault="001F6E03" w14:paraId="08308532" wp14:textId="77777777">
            <w:pPr>
              <w:pStyle w:val="TableTextACSSC"/>
              <w:rPr>
                <w:rFonts w:ascii="Arial" w:hAnsi="Arial" w:cs="Arial"/>
                <w:sz w:val="18"/>
                <w:szCs w:val="18"/>
              </w:rPr>
            </w:pPr>
            <w:r>
              <w:rPr>
                <w:rFonts w:ascii="Arial" w:hAnsi="Arial" w:cs="Arial"/>
                <w:sz w:val="18"/>
                <w:szCs w:val="18"/>
              </w:rPr>
              <w:t>LOB Cd - Desc</w:t>
            </w:r>
          </w:p>
        </w:tc>
        <w:tc>
          <w:tcPr>
            <w:tcW w:w="1644" w:type="pct"/>
            <w:gridSpan w:val="3"/>
            <w:tcBorders>
              <w:top w:val="single" w:color="616161" w:sz="2" w:space="0"/>
              <w:bottom w:val="single" w:color="616161" w:sz="2" w:space="0"/>
            </w:tcBorders>
          </w:tcPr>
          <w:p w:rsidRPr="001B173B" w:rsidR="001F6E03" w:rsidP="00D0385C" w:rsidRDefault="001F6E03" w14:paraId="451E127D" wp14:textId="77777777">
            <w:pPr>
              <w:pStyle w:val="TableTextACSSC"/>
              <w:rPr>
                <w:rFonts w:ascii="Arial" w:hAnsi="Arial" w:cs="Arial"/>
                <w:sz w:val="18"/>
                <w:szCs w:val="18"/>
              </w:rPr>
            </w:pPr>
            <w:r w:rsidRPr="001B173B">
              <w:rPr>
                <w:rFonts w:ascii="Arial" w:hAnsi="Arial" w:cs="Arial"/>
                <w:sz w:val="18"/>
                <w:szCs w:val="18"/>
              </w:rPr>
              <w:t>The line of business code and description.</w:t>
            </w:r>
          </w:p>
        </w:tc>
        <w:tc>
          <w:tcPr>
            <w:tcW w:w="1646" w:type="pct"/>
            <w:gridSpan w:val="2"/>
            <w:tcBorders>
              <w:top w:val="single" w:color="616161" w:sz="2" w:space="0"/>
              <w:bottom w:val="single" w:color="616161" w:sz="2" w:space="0"/>
            </w:tcBorders>
          </w:tcPr>
          <w:p w:rsidRPr="001B173B" w:rsidR="001F6E03" w:rsidP="00D0385C" w:rsidRDefault="001F6E03" w14:paraId="18DB6D09" wp14:textId="77777777">
            <w:pPr>
              <w:pStyle w:val="TableTextACSSC"/>
              <w:rPr>
                <w:rFonts w:ascii="Arial" w:hAnsi="Arial" w:cs="Arial"/>
                <w:sz w:val="18"/>
                <w:szCs w:val="18"/>
              </w:rPr>
            </w:pPr>
            <w:r w:rsidRPr="001B173B">
              <w:rPr>
                <w:rFonts w:ascii="Arial" w:hAnsi="Arial" w:cs="Arial"/>
                <w:sz w:val="18"/>
                <w:szCs w:val="18"/>
              </w:rPr>
              <w:t>Using R-VV-DOMAIN-NAM = ‘R-LOB-CD’, join to R-VV-TB.R-VV-CD using A-HDR-TB.R-LOB-CD to get the short description.</w:t>
            </w:r>
          </w:p>
        </w:tc>
      </w:tr>
      <w:tr xmlns:wp14="http://schemas.microsoft.com/office/word/2010/wordml" w:rsidR="001F6E03" w:rsidTr="00D0385C" w14:paraId="31601C7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vAlign w:val="center"/>
          </w:tcPr>
          <w:p w:rsidRPr="001B173B" w:rsidR="001F6E03" w:rsidP="00D0385C" w:rsidRDefault="001F6E03" w14:paraId="65557A0D" wp14:textId="77777777">
            <w:pPr>
              <w:pStyle w:val="TableTextACSSC"/>
              <w:rPr>
                <w:rFonts w:ascii="Arial" w:hAnsi="Arial" w:cs="Arial"/>
                <w:sz w:val="18"/>
                <w:szCs w:val="18"/>
              </w:rPr>
            </w:pPr>
            <w:r w:rsidRPr="001B173B">
              <w:rPr>
                <w:rFonts w:ascii="Arial" w:hAnsi="Arial" w:cs="Arial"/>
                <w:sz w:val="18"/>
                <w:szCs w:val="18"/>
              </w:rPr>
              <w:t xml:space="preserve">MM/DD/CCYY </w:t>
            </w:r>
          </w:p>
        </w:tc>
        <w:tc>
          <w:tcPr>
            <w:tcW w:w="1644" w:type="pct"/>
            <w:gridSpan w:val="3"/>
            <w:tcBorders>
              <w:top w:val="single" w:color="616161" w:sz="2" w:space="0"/>
              <w:bottom w:val="single" w:color="616161" w:sz="2" w:space="0"/>
            </w:tcBorders>
            <w:vAlign w:val="center"/>
          </w:tcPr>
          <w:p w:rsidRPr="001B173B" w:rsidR="001F6E03" w:rsidP="00D0385C" w:rsidRDefault="001F6E03" w14:paraId="5F31039A" wp14:textId="77777777">
            <w:pPr>
              <w:pStyle w:val="TableTextACSSC"/>
              <w:rPr>
                <w:rFonts w:ascii="Arial" w:hAnsi="Arial" w:cs="Arial"/>
                <w:sz w:val="18"/>
                <w:szCs w:val="18"/>
              </w:rPr>
            </w:pPr>
            <w:r w:rsidRPr="001B173B">
              <w:rPr>
                <w:rFonts w:ascii="Arial" w:hAnsi="Arial" w:cs="Arial"/>
                <w:sz w:val="18"/>
                <w:szCs w:val="18"/>
              </w:rPr>
              <w:t>Page Heading. Daily report ends as of date.</w:t>
            </w:r>
          </w:p>
        </w:tc>
        <w:tc>
          <w:tcPr>
            <w:tcW w:w="1646" w:type="pct"/>
            <w:gridSpan w:val="2"/>
            <w:tcBorders>
              <w:top w:val="single" w:color="616161" w:sz="2" w:space="0"/>
              <w:bottom w:val="single" w:color="616161" w:sz="2" w:space="0"/>
            </w:tcBorders>
          </w:tcPr>
          <w:p w:rsidRPr="001B173B" w:rsidR="001F6E03" w:rsidP="00D0385C" w:rsidRDefault="001F6E03" w14:paraId="19B12E90" wp14:textId="77777777">
            <w:pPr>
              <w:pStyle w:val="TableTextACSSC"/>
              <w:rPr>
                <w:rFonts w:ascii="Arial" w:hAnsi="Arial" w:cs="Arial"/>
                <w:sz w:val="18"/>
                <w:szCs w:val="18"/>
              </w:rPr>
            </w:pPr>
            <w:r w:rsidRPr="001B173B">
              <w:rPr>
                <w:rFonts w:ascii="Arial" w:hAnsi="Arial" w:cs="Arial"/>
                <w:sz w:val="18"/>
                <w:szCs w:val="18"/>
              </w:rPr>
              <w:t xml:space="preserve">Display the prompted parameterized Report </w:t>
            </w:r>
            <w:r>
              <w:rPr>
                <w:rFonts w:ascii="Arial" w:hAnsi="Arial" w:cs="Arial"/>
                <w:sz w:val="18"/>
                <w:szCs w:val="18"/>
              </w:rPr>
              <w:t>Date</w:t>
            </w:r>
          </w:p>
        </w:tc>
      </w:tr>
      <w:tr xmlns:wp14="http://schemas.microsoft.com/office/word/2010/wordml" w:rsidR="001F6E03" w:rsidTr="00D0385C" w14:paraId="0ED1030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4992" w:type="pct"/>
            <w:gridSpan w:val="7"/>
            <w:tcBorders>
              <w:top w:val="single" w:color="616161" w:sz="2" w:space="0"/>
              <w:bottom w:val="single" w:color="616161" w:sz="2" w:space="0"/>
            </w:tcBorders>
            <w:shd w:val="clear" w:color="auto" w:fill="191919"/>
          </w:tcPr>
          <w:p w:rsidR="001F6E03" w:rsidP="00D0385C" w:rsidRDefault="001F6E03" w14:paraId="20F60D6F"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1F6E03" w:rsidTr="00D0385C" w14:paraId="64ED4A4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2558" w:type="pct"/>
            <w:gridSpan w:val="5"/>
            <w:tcBorders>
              <w:top w:val="single" w:color="616161" w:sz="2" w:space="0"/>
              <w:bottom w:val="single" w:color="616161" w:sz="2" w:space="0"/>
            </w:tcBorders>
          </w:tcPr>
          <w:p w:rsidRPr="00205D93" w:rsidR="001F6E03" w:rsidP="00D0385C" w:rsidRDefault="001F6E03" w14:paraId="08CA6AF3" wp14:textId="77777777">
            <w:pPr>
              <w:pStyle w:val="TableText1"/>
              <w:spacing w:before="40" w:after="40"/>
              <w:jc w:val="center"/>
              <w:rPr>
                <w:rStyle w:val="ModernTableText"/>
                <w:rFonts w:cs="Arial"/>
                <w:b/>
                <w:szCs w:val="17"/>
              </w:rPr>
            </w:pPr>
            <w:r w:rsidRPr="00205D93">
              <w:rPr>
                <w:rStyle w:val="ModernTableText"/>
                <w:rFonts w:cs="Arial"/>
                <w:b/>
                <w:szCs w:val="17"/>
              </w:rPr>
              <w:t>Chart Title</w:t>
            </w:r>
          </w:p>
        </w:tc>
        <w:tc>
          <w:tcPr>
            <w:tcW w:w="2434" w:type="pct"/>
            <w:gridSpan w:val="2"/>
            <w:tcBorders>
              <w:top w:val="single" w:color="616161" w:sz="2" w:space="0"/>
              <w:bottom w:val="single" w:color="616161" w:sz="2" w:space="0"/>
            </w:tcBorders>
          </w:tcPr>
          <w:p w:rsidRPr="00205D93" w:rsidR="001F6E03" w:rsidP="00D0385C" w:rsidRDefault="001F6E03" w14:paraId="070F8A35"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Sub-title</w:t>
            </w:r>
          </w:p>
        </w:tc>
      </w:tr>
      <w:tr xmlns:wp14="http://schemas.microsoft.com/office/word/2010/wordml" w:rsidR="001F6E03" w:rsidTr="00D0385C" w14:paraId="354F2E5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2558" w:type="pct"/>
            <w:gridSpan w:val="5"/>
            <w:tcBorders>
              <w:top w:val="single" w:color="616161" w:sz="2" w:space="0"/>
              <w:right w:val="single" w:color="616161" w:sz="2" w:space="0"/>
            </w:tcBorders>
          </w:tcPr>
          <w:p w:rsidRPr="00205D93" w:rsidR="001F6E03" w:rsidP="00D0385C" w:rsidRDefault="001F6E03" w14:paraId="1D35D657"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c>
          <w:tcPr>
            <w:tcW w:w="2434" w:type="pct"/>
            <w:gridSpan w:val="2"/>
            <w:tcBorders>
              <w:top w:val="single" w:color="616161" w:sz="2" w:space="0"/>
              <w:right w:val="single" w:color="616161" w:sz="2" w:space="0"/>
            </w:tcBorders>
          </w:tcPr>
          <w:p w:rsidRPr="00205D93" w:rsidR="001F6E03" w:rsidP="00D0385C" w:rsidRDefault="001F6E03" w14:paraId="266F58D1"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r>
    </w:tbl>
    <w:p xmlns:wp14="http://schemas.microsoft.com/office/word/2010/wordml" w:rsidR="001F6E03" w:rsidP="001F6E03" w:rsidRDefault="001F6E03" w14:paraId="04B5080A" wp14:textId="77777777">
      <w:pPr>
        <w:rPr>
          <w:sz w:val="19"/>
          <w:szCs w:val="19"/>
        </w:rPr>
      </w:pP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285"/>
        <w:gridCol w:w="1303"/>
        <w:gridCol w:w="1841"/>
        <w:gridCol w:w="3275"/>
        <w:gridCol w:w="2362"/>
        <w:gridCol w:w="4328"/>
      </w:tblGrid>
      <w:tr xmlns:wp14="http://schemas.microsoft.com/office/word/2010/wordml" w:rsidRPr="003F4256" w:rsidR="001F6E03" w:rsidTr="00D0385C" w14:paraId="6FE2FD23" wp14:textId="77777777">
        <w:trPr>
          <w:cantSplit/>
          <w:tblHeader/>
          <w:jc w:val="center"/>
        </w:trPr>
        <w:tc>
          <w:tcPr>
            <w:tcW w:w="5000" w:type="pct"/>
            <w:gridSpan w:val="6"/>
            <w:tcBorders>
              <w:top w:val="single" w:color="616161" w:sz="2" w:space="0"/>
              <w:bottom w:val="single" w:color="616161" w:sz="2" w:space="0"/>
            </w:tcBorders>
            <w:shd w:val="clear" w:color="auto" w:fill="191919"/>
          </w:tcPr>
          <w:p w:rsidRPr="003F4256" w:rsidR="001F6E03" w:rsidP="00D0385C" w:rsidRDefault="001F6E03" w14:paraId="3EB81956" wp14:textId="77777777">
            <w:pPr>
              <w:pStyle w:val="TableText1"/>
              <w:spacing w:before="40" w:after="40"/>
              <w:jc w:val="center"/>
              <w:rPr>
                <w:rStyle w:val="ModernTableText"/>
                <w:rFonts w:ascii="Arial Black" w:hAnsi="Arial Black" w:cs="Arial"/>
                <w:bCs/>
                <w:noProof/>
                <w:color w:val="FFFFFF"/>
                <w:sz w:val="16"/>
                <w:szCs w:val="19"/>
              </w:rPr>
            </w:pPr>
            <w:r w:rsidRPr="003F4256">
              <w:rPr>
                <w:rStyle w:val="ModernTableText"/>
                <w:rFonts w:ascii="Arial Black" w:hAnsi="Arial Black" w:cs="Arial"/>
                <w:bCs/>
                <w:noProof/>
                <w:color w:val="FFFFFF"/>
                <w:sz w:val="16"/>
                <w:szCs w:val="19"/>
              </w:rPr>
              <w:t>Report Body</w:t>
            </w:r>
          </w:p>
        </w:tc>
      </w:tr>
      <w:tr xmlns:wp14="http://schemas.microsoft.com/office/word/2010/wordml" w:rsidRPr="003F4256" w:rsidR="001F6E03" w:rsidTr="00D0385C" w14:paraId="5FAF97BD" wp14:textId="77777777">
        <w:trPr>
          <w:cantSplit/>
          <w:tblHeader/>
          <w:jc w:val="center"/>
        </w:trPr>
        <w:tc>
          <w:tcPr>
            <w:tcW w:w="451" w:type="pct"/>
            <w:tcBorders>
              <w:top w:val="single" w:color="616161" w:sz="2" w:space="0"/>
            </w:tcBorders>
            <w:vAlign w:val="center"/>
          </w:tcPr>
          <w:p w:rsidRPr="003F4256" w:rsidR="001F6E03" w:rsidP="00D0385C" w:rsidRDefault="001F6E03" w14:paraId="15BB9C51" wp14:textId="77777777">
            <w:pPr>
              <w:pStyle w:val="TableText1"/>
              <w:spacing w:before="40" w:after="40"/>
              <w:rPr>
                <w:rStyle w:val="ModernTableText"/>
                <w:rFonts w:cs="Arial"/>
                <w:b/>
                <w:sz w:val="16"/>
                <w:szCs w:val="17"/>
              </w:rPr>
            </w:pPr>
            <w:r w:rsidRPr="003F4256">
              <w:rPr>
                <w:rStyle w:val="ModernTableText"/>
                <w:rFonts w:cs="Arial"/>
                <w:b/>
                <w:sz w:val="16"/>
                <w:szCs w:val="17"/>
              </w:rPr>
              <w:t>Field Type</w:t>
            </w:r>
          </w:p>
        </w:tc>
        <w:tc>
          <w:tcPr>
            <w:tcW w:w="457" w:type="pct"/>
            <w:tcBorders>
              <w:top w:val="single" w:color="616161" w:sz="2" w:space="0"/>
            </w:tcBorders>
            <w:vAlign w:val="center"/>
          </w:tcPr>
          <w:p w:rsidRPr="003F4256" w:rsidR="001F6E03" w:rsidP="00D0385C" w:rsidRDefault="001F6E03" w14:paraId="0ED6C1B7" wp14:textId="77777777">
            <w:pPr>
              <w:pStyle w:val="TableHeading"/>
              <w:spacing w:before="40" w:after="40"/>
              <w:rPr>
                <w:rStyle w:val="ModernTableText"/>
                <w:rFonts w:cs="Arial"/>
                <w:sz w:val="16"/>
                <w:szCs w:val="17"/>
              </w:rPr>
            </w:pPr>
            <w:r w:rsidRPr="003F4256">
              <w:rPr>
                <w:rStyle w:val="ModernTableText"/>
                <w:rFonts w:cs="Arial"/>
                <w:sz w:val="16"/>
                <w:szCs w:val="17"/>
              </w:rPr>
              <w:t>Business Label</w:t>
            </w:r>
          </w:p>
        </w:tc>
        <w:tc>
          <w:tcPr>
            <w:tcW w:w="644" w:type="pct"/>
            <w:tcBorders>
              <w:top w:val="single" w:color="616161" w:sz="2" w:space="0"/>
            </w:tcBorders>
            <w:vAlign w:val="center"/>
          </w:tcPr>
          <w:p w:rsidRPr="003F4256" w:rsidR="001F6E03" w:rsidP="00D0385C" w:rsidRDefault="001F6E03" w14:paraId="10225656"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Field Description</w:t>
            </w:r>
          </w:p>
        </w:tc>
        <w:tc>
          <w:tcPr>
            <w:tcW w:w="1142" w:type="pct"/>
            <w:tcBorders>
              <w:top w:val="single" w:color="616161" w:sz="2" w:space="0"/>
            </w:tcBorders>
            <w:vAlign w:val="center"/>
          </w:tcPr>
          <w:p w:rsidRPr="003F4256" w:rsidR="001F6E03" w:rsidP="00D0385C" w:rsidRDefault="001F6E03" w14:paraId="7EE7CB52"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Table</w:t>
            </w:r>
          </w:p>
        </w:tc>
        <w:tc>
          <w:tcPr>
            <w:tcW w:w="825" w:type="pct"/>
            <w:tcBorders>
              <w:top w:val="single" w:color="616161" w:sz="2" w:space="0"/>
            </w:tcBorders>
            <w:vAlign w:val="center"/>
          </w:tcPr>
          <w:p w:rsidRPr="003F4256" w:rsidR="001F6E03" w:rsidP="00D0385C" w:rsidRDefault="001F6E03" w14:paraId="5D3982C6"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Column</w:t>
            </w:r>
          </w:p>
        </w:tc>
        <w:tc>
          <w:tcPr>
            <w:tcW w:w="1481" w:type="pct"/>
            <w:tcBorders>
              <w:top w:val="single" w:color="616161" w:sz="2" w:space="0"/>
            </w:tcBorders>
            <w:vAlign w:val="center"/>
          </w:tcPr>
          <w:p w:rsidRPr="003F4256" w:rsidR="001F6E03" w:rsidP="00D0385C" w:rsidRDefault="001F6E03" w14:paraId="0C1CF5CC"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Column Processing Rules</w:t>
            </w:r>
          </w:p>
        </w:tc>
      </w:tr>
      <w:tr xmlns:wp14="http://schemas.microsoft.com/office/word/2010/wordml" w:rsidRPr="003F4256" w:rsidR="001F6E03" w:rsidTr="00D0385C" w14:paraId="41C8D894" wp14:textId="77777777">
        <w:trPr>
          <w:cantSplit/>
          <w:jc w:val="center"/>
        </w:trPr>
        <w:tc>
          <w:tcPr>
            <w:tcW w:w="451" w:type="pct"/>
            <w:vAlign w:val="center"/>
          </w:tcPr>
          <w:p w:rsidRPr="003F4256" w:rsidR="001F6E03" w:rsidP="00D0385C" w:rsidRDefault="001F6E03" w14:paraId="65CFE67B" wp14:textId="77777777">
            <w:pPr>
              <w:jc w:val="left"/>
              <w:rPr>
                <w:rStyle w:val="BodytextChar"/>
                <w:rFonts w:cs="Arial"/>
                <w:sz w:val="16"/>
                <w:szCs w:val="18"/>
              </w:rPr>
            </w:pPr>
            <w:r w:rsidRPr="003F4256">
              <w:rPr>
                <w:rStyle w:val="BodytextChar"/>
                <w:rFonts w:cs="Arial"/>
                <w:sz w:val="16"/>
                <w:szCs w:val="18"/>
              </w:rPr>
              <w:t>Column</w:t>
            </w:r>
          </w:p>
        </w:tc>
        <w:tc>
          <w:tcPr>
            <w:tcW w:w="457" w:type="pct"/>
            <w:vAlign w:val="center"/>
          </w:tcPr>
          <w:p w:rsidRPr="003F4256" w:rsidR="001F6E03" w:rsidP="00D0385C" w:rsidRDefault="001F6E03" w14:paraId="251087AF" wp14:textId="77777777">
            <w:pPr>
              <w:spacing w:after="0"/>
              <w:jc w:val="left"/>
              <w:rPr>
                <w:rStyle w:val="BodytextChar"/>
                <w:rFonts w:cs="Arial"/>
                <w:sz w:val="16"/>
                <w:szCs w:val="18"/>
              </w:rPr>
            </w:pPr>
            <w:r w:rsidRPr="00AB685C">
              <w:rPr>
                <w:rStyle w:val="BodytextChar"/>
                <w:rFonts w:cs="Arial"/>
                <w:sz w:val="16"/>
                <w:szCs w:val="18"/>
              </w:rPr>
              <w:t>Prov ID</w:t>
            </w:r>
          </w:p>
        </w:tc>
        <w:tc>
          <w:tcPr>
            <w:tcW w:w="644" w:type="pct"/>
            <w:vAlign w:val="center"/>
          </w:tcPr>
          <w:p w:rsidRPr="006C7385" w:rsidR="001F6E03" w:rsidP="00D0385C" w:rsidRDefault="001F6E03" w14:paraId="647AC5C9" wp14:textId="77777777">
            <w:pPr>
              <w:spacing w:before="40" w:after="40"/>
              <w:jc w:val="left"/>
              <w:rPr>
                <w:rStyle w:val="BodytextChar"/>
                <w:rFonts w:cs="Arial"/>
                <w:sz w:val="16"/>
                <w:szCs w:val="18"/>
              </w:rPr>
            </w:pPr>
            <w:r>
              <w:rPr>
                <w:rStyle w:val="BodytextChar"/>
                <w:rFonts w:cs="Arial"/>
                <w:sz w:val="16"/>
                <w:szCs w:val="18"/>
              </w:rPr>
              <w:t>This is the Requesting Provider's Medicaid ID</w:t>
            </w:r>
          </w:p>
        </w:tc>
        <w:tc>
          <w:tcPr>
            <w:tcW w:w="1142" w:type="pct"/>
            <w:vAlign w:val="center"/>
          </w:tcPr>
          <w:p w:rsidRPr="006C7385" w:rsidR="001F6E03" w:rsidP="00D0385C" w:rsidRDefault="001F6E03" w14:paraId="162E7868" wp14:textId="77777777">
            <w:pPr>
              <w:spacing w:before="40" w:after="40"/>
              <w:jc w:val="left"/>
              <w:rPr>
                <w:rStyle w:val="BodytextChar"/>
                <w:rFonts w:cs="Arial"/>
                <w:sz w:val="16"/>
                <w:szCs w:val="18"/>
              </w:rPr>
            </w:pPr>
            <w:r w:rsidRPr="00111E67">
              <w:rPr>
                <w:rStyle w:val="BodytextChar"/>
                <w:rFonts w:cs="Arial"/>
                <w:sz w:val="16"/>
                <w:szCs w:val="18"/>
              </w:rPr>
              <w:t>P_ALT_ID_TB</w:t>
            </w:r>
          </w:p>
        </w:tc>
        <w:tc>
          <w:tcPr>
            <w:tcW w:w="825" w:type="pct"/>
            <w:vAlign w:val="center"/>
          </w:tcPr>
          <w:p w:rsidRPr="006C7385" w:rsidR="001F6E03" w:rsidP="00D0385C" w:rsidRDefault="001F6E03" w14:paraId="56431969" wp14:textId="77777777">
            <w:pPr>
              <w:spacing w:before="40" w:after="40"/>
              <w:jc w:val="left"/>
              <w:rPr>
                <w:rStyle w:val="BodytextChar"/>
                <w:rFonts w:cs="Arial"/>
                <w:sz w:val="16"/>
                <w:szCs w:val="18"/>
              </w:rPr>
            </w:pPr>
            <w:r w:rsidRPr="00111E67">
              <w:rPr>
                <w:rStyle w:val="BodytextChar"/>
                <w:rFonts w:cs="Arial"/>
                <w:sz w:val="16"/>
                <w:szCs w:val="18"/>
              </w:rPr>
              <w:t>P_ALT_ID</w:t>
            </w:r>
          </w:p>
        </w:tc>
        <w:tc>
          <w:tcPr>
            <w:tcW w:w="1481" w:type="pct"/>
          </w:tcPr>
          <w:p w:rsidR="001F6E03" w:rsidP="00D0385C" w:rsidRDefault="001F6E03" w14:paraId="69B5AE42" wp14:textId="77777777">
            <w:pPr>
              <w:pStyle w:val="TableTextACSSC"/>
              <w:rPr>
                <w:rFonts w:ascii="Arial" w:hAnsi="Arial" w:cs="Arial"/>
                <w:sz w:val="18"/>
                <w:szCs w:val="18"/>
              </w:rPr>
            </w:pPr>
            <w:r>
              <w:rPr>
                <w:rFonts w:ascii="Arial" w:hAnsi="Arial" w:cs="Arial"/>
                <w:sz w:val="18"/>
                <w:szCs w:val="18"/>
              </w:rPr>
              <w:t>Display P_ALT_ID_TB.P_ALT_ID</w:t>
            </w:r>
          </w:p>
          <w:p w:rsidR="001F6E03" w:rsidP="00D0385C" w:rsidRDefault="001F6E03" w14:paraId="2D8E9227" wp14:textId="77777777">
            <w:pPr>
              <w:pStyle w:val="TableTextACSSC"/>
              <w:rPr>
                <w:rFonts w:ascii="Arial" w:hAnsi="Arial" w:cs="Arial"/>
                <w:sz w:val="18"/>
                <w:szCs w:val="18"/>
              </w:rPr>
            </w:pPr>
            <w:r>
              <w:rPr>
                <w:rFonts w:ascii="Arial" w:hAnsi="Arial" w:cs="Arial"/>
                <w:sz w:val="18"/>
                <w:szCs w:val="18"/>
              </w:rPr>
              <w:t>Where A_HDR_LI_SUBM_PROV_ID_TB.</w:t>
            </w:r>
            <w:r w:rsidRPr="00BC5A9B">
              <w:rPr>
                <w:rFonts w:ascii="Arial" w:hAnsi="Arial" w:cs="Arial"/>
                <w:sz w:val="18"/>
                <w:szCs w:val="18"/>
              </w:rPr>
              <w:t>A_TXN_LVL_CD</w:t>
            </w:r>
            <w:r>
              <w:rPr>
                <w:rFonts w:ascii="Arial" w:hAnsi="Arial" w:cs="Arial"/>
                <w:sz w:val="18"/>
                <w:szCs w:val="18"/>
              </w:rPr>
              <w:t xml:space="preserve"> = 'RQ' (Requesting)  and</w:t>
            </w:r>
          </w:p>
          <w:p w:rsidR="001F6E03" w:rsidP="00D0385C" w:rsidRDefault="001F6E03" w14:paraId="61D7B444" wp14:textId="77777777">
            <w:pPr>
              <w:pStyle w:val="TableTextACSSC"/>
              <w:rPr>
                <w:rFonts w:ascii="Arial" w:hAnsi="Arial" w:cs="Arial"/>
                <w:sz w:val="18"/>
                <w:szCs w:val="18"/>
              </w:rPr>
            </w:pPr>
            <w:r w:rsidRPr="00BC5A9B">
              <w:rPr>
                <w:rFonts w:ascii="Arial" w:hAnsi="Arial" w:cs="Arial"/>
                <w:sz w:val="18"/>
                <w:szCs w:val="18"/>
              </w:rPr>
              <w:t>A_USED_PROV_ID_IND</w:t>
            </w:r>
            <w:r>
              <w:rPr>
                <w:rFonts w:ascii="Arial" w:hAnsi="Arial" w:cs="Arial"/>
                <w:sz w:val="18"/>
                <w:szCs w:val="18"/>
              </w:rPr>
              <w:t xml:space="preserve"> = 'Y'   and</w:t>
            </w:r>
          </w:p>
          <w:p w:rsidR="001F6E03" w:rsidP="00D0385C" w:rsidRDefault="001F6E03" w14:paraId="0B06A56E" wp14:textId="77777777">
            <w:pPr>
              <w:pStyle w:val="TableTextACSSC"/>
              <w:rPr>
                <w:rFonts w:ascii="Arial" w:hAnsi="Arial" w:cs="Arial"/>
                <w:sz w:val="18"/>
                <w:szCs w:val="18"/>
              </w:rPr>
            </w:pPr>
            <w:r>
              <w:rPr>
                <w:rFonts w:ascii="Arial" w:hAnsi="Arial" w:cs="Arial"/>
                <w:sz w:val="18"/>
                <w:szCs w:val="18"/>
              </w:rPr>
              <w:t>P_SYS_ID = P_DTL_TB.P_SYS_ID</w:t>
            </w:r>
          </w:p>
          <w:p w:rsidRPr="003F4256" w:rsidR="001F6E03" w:rsidP="00D0385C" w:rsidRDefault="001F6E03" w14:paraId="26DA043E" wp14:textId="77777777">
            <w:pPr>
              <w:pStyle w:val="TableText1"/>
              <w:spacing w:before="40" w:after="40"/>
              <w:rPr>
                <w:rStyle w:val="BodytextChar"/>
                <w:rFonts w:cs="Arial"/>
                <w:spacing w:val="0"/>
                <w:sz w:val="16"/>
                <w:szCs w:val="18"/>
              </w:rPr>
            </w:pPr>
            <w:r>
              <w:rPr>
                <w:rFonts w:cs="Arial"/>
                <w:sz w:val="18"/>
                <w:szCs w:val="18"/>
              </w:rPr>
              <w:t>and P_DTL_TB.</w:t>
            </w:r>
            <w:r>
              <w:t xml:space="preserve"> </w:t>
            </w:r>
            <w:r w:rsidRPr="00874B66">
              <w:rPr>
                <w:rFonts w:cs="Arial"/>
                <w:sz w:val="18"/>
                <w:szCs w:val="18"/>
              </w:rPr>
              <w:t>P_ALT_ID_TY_CD</w:t>
            </w:r>
            <w:r>
              <w:rPr>
                <w:rFonts w:cs="Arial"/>
                <w:sz w:val="18"/>
                <w:szCs w:val="18"/>
              </w:rPr>
              <w:t xml:space="preserve"> = '1D' (MCAID ID) and current date is between P_ALT_ID_TB.</w:t>
            </w:r>
            <w:r w:rsidRPr="00874B66">
              <w:rPr>
                <w:rFonts w:cs="Arial"/>
                <w:sz w:val="18"/>
                <w:szCs w:val="18"/>
              </w:rPr>
              <w:t>P_ALT_ID_BEG_DT</w:t>
            </w:r>
            <w:r>
              <w:rPr>
                <w:rFonts w:cs="Arial"/>
                <w:sz w:val="18"/>
                <w:szCs w:val="18"/>
              </w:rPr>
              <w:t xml:space="preserve"> and P_ALT_ID_TB.</w:t>
            </w:r>
            <w:r w:rsidRPr="00874B66">
              <w:rPr>
                <w:rFonts w:cs="Arial"/>
                <w:sz w:val="18"/>
                <w:szCs w:val="18"/>
              </w:rPr>
              <w:t>P_ALT_ID_</w:t>
            </w:r>
            <w:r>
              <w:rPr>
                <w:rFonts w:cs="Arial"/>
                <w:sz w:val="18"/>
                <w:szCs w:val="18"/>
              </w:rPr>
              <w:t>END</w:t>
            </w:r>
            <w:r w:rsidRPr="00874B66">
              <w:rPr>
                <w:rFonts w:cs="Arial"/>
                <w:sz w:val="18"/>
                <w:szCs w:val="18"/>
              </w:rPr>
              <w:t>_DT</w:t>
            </w:r>
          </w:p>
        </w:tc>
      </w:tr>
      <w:tr xmlns:wp14="http://schemas.microsoft.com/office/word/2010/wordml" w:rsidRPr="003F4256" w:rsidR="001F6E03" w:rsidTr="00D0385C" w14:paraId="70025472" wp14:textId="77777777">
        <w:trPr>
          <w:cantSplit/>
          <w:jc w:val="center"/>
        </w:trPr>
        <w:tc>
          <w:tcPr>
            <w:tcW w:w="451" w:type="pct"/>
            <w:vAlign w:val="center"/>
          </w:tcPr>
          <w:p w:rsidRPr="003F4256" w:rsidR="001F6E03" w:rsidP="00D0385C" w:rsidRDefault="001F6E03" w14:paraId="68B20C5C" wp14:textId="77777777">
            <w:pPr>
              <w:jc w:val="left"/>
              <w:rPr>
                <w:rStyle w:val="BodytextChar"/>
                <w:rFonts w:cs="Arial"/>
                <w:sz w:val="16"/>
                <w:szCs w:val="18"/>
              </w:rPr>
            </w:pPr>
            <w:r w:rsidRPr="003F4256">
              <w:rPr>
                <w:rStyle w:val="BodytextChar"/>
                <w:rFonts w:cs="Arial"/>
                <w:sz w:val="16"/>
                <w:szCs w:val="18"/>
              </w:rPr>
              <w:t>Column</w:t>
            </w:r>
          </w:p>
        </w:tc>
        <w:tc>
          <w:tcPr>
            <w:tcW w:w="457" w:type="pct"/>
            <w:vAlign w:val="center"/>
          </w:tcPr>
          <w:p w:rsidRPr="003F4256" w:rsidR="001F6E03" w:rsidP="00D0385C" w:rsidRDefault="001F6E03" w14:paraId="296FF284" wp14:textId="77777777">
            <w:pPr>
              <w:spacing w:after="0"/>
              <w:jc w:val="left"/>
              <w:rPr>
                <w:rStyle w:val="BodytextChar"/>
                <w:rFonts w:cs="Arial"/>
                <w:sz w:val="16"/>
                <w:szCs w:val="18"/>
              </w:rPr>
            </w:pPr>
            <w:r w:rsidRPr="00DD1FB1">
              <w:rPr>
                <w:rStyle w:val="BodytextChar"/>
                <w:rFonts w:cs="Arial"/>
                <w:sz w:val="16"/>
                <w:szCs w:val="18"/>
              </w:rPr>
              <w:t>Prov Name</w:t>
            </w:r>
          </w:p>
        </w:tc>
        <w:tc>
          <w:tcPr>
            <w:tcW w:w="644" w:type="pct"/>
            <w:vAlign w:val="center"/>
          </w:tcPr>
          <w:p w:rsidRPr="006C7385" w:rsidR="001F6E03" w:rsidP="00D0385C" w:rsidRDefault="001F6E03" w14:paraId="17DC30E8" wp14:textId="77777777">
            <w:pPr>
              <w:spacing w:before="40" w:after="40"/>
              <w:jc w:val="left"/>
              <w:rPr>
                <w:rStyle w:val="BodytextChar"/>
                <w:rFonts w:cs="Arial"/>
                <w:sz w:val="16"/>
                <w:szCs w:val="18"/>
              </w:rPr>
            </w:pPr>
            <w:r>
              <w:rPr>
                <w:rStyle w:val="BodytextChar"/>
                <w:rFonts w:cs="Arial"/>
                <w:sz w:val="16"/>
                <w:szCs w:val="18"/>
              </w:rPr>
              <w:t>This is the Requesting Provider's Name</w:t>
            </w:r>
          </w:p>
        </w:tc>
        <w:tc>
          <w:tcPr>
            <w:tcW w:w="1142" w:type="pct"/>
            <w:vAlign w:val="center"/>
          </w:tcPr>
          <w:p w:rsidRPr="006C7385" w:rsidR="001F6E03" w:rsidP="00D0385C" w:rsidRDefault="001F6E03" w14:paraId="08383609" wp14:textId="77777777">
            <w:pPr>
              <w:spacing w:before="40" w:after="40"/>
              <w:jc w:val="left"/>
              <w:rPr>
                <w:rStyle w:val="BodytextChar"/>
                <w:rFonts w:cs="Arial"/>
                <w:sz w:val="16"/>
                <w:szCs w:val="18"/>
              </w:rPr>
            </w:pPr>
            <w:r>
              <w:rPr>
                <w:rStyle w:val="BodytextChar"/>
                <w:rFonts w:cs="Arial"/>
                <w:sz w:val="16"/>
                <w:szCs w:val="18"/>
              </w:rPr>
              <w:t>P_DTL_TB</w:t>
            </w:r>
          </w:p>
        </w:tc>
        <w:tc>
          <w:tcPr>
            <w:tcW w:w="825" w:type="pct"/>
            <w:vAlign w:val="center"/>
          </w:tcPr>
          <w:p w:rsidRPr="006C7385" w:rsidR="001F6E03" w:rsidP="00D0385C" w:rsidRDefault="001F6E03" w14:paraId="1BEB3AEA" wp14:textId="77777777">
            <w:pPr>
              <w:spacing w:before="40" w:after="40"/>
              <w:jc w:val="left"/>
              <w:rPr>
                <w:rStyle w:val="BodytextChar"/>
                <w:rFonts w:cs="Arial"/>
                <w:sz w:val="16"/>
                <w:szCs w:val="18"/>
              </w:rPr>
            </w:pPr>
            <w:r>
              <w:rPr>
                <w:rStyle w:val="BodytextChar"/>
                <w:rFonts w:cs="Arial"/>
                <w:sz w:val="16"/>
                <w:szCs w:val="18"/>
              </w:rPr>
              <w:t>P_NAM</w:t>
            </w:r>
          </w:p>
        </w:tc>
        <w:tc>
          <w:tcPr>
            <w:tcW w:w="1481" w:type="pct"/>
          </w:tcPr>
          <w:p w:rsidR="001F6E03" w:rsidP="00D0385C" w:rsidRDefault="001F6E03" w14:paraId="683FB0A9" wp14:textId="77777777">
            <w:pPr>
              <w:pStyle w:val="TableTextACSSC"/>
              <w:rPr>
                <w:rFonts w:ascii="Arial" w:hAnsi="Arial" w:cs="Arial"/>
                <w:sz w:val="18"/>
                <w:szCs w:val="18"/>
              </w:rPr>
            </w:pPr>
            <w:r>
              <w:rPr>
                <w:rFonts w:ascii="Arial" w:hAnsi="Arial" w:cs="Arial"/>
                <w:sz w:val="18"/>
                <w:szCs w:val="18"/>
              </w:rPr>
              <w:t>Display P_DTL_TB.P_NAM</w:t>
            </w:r>
          </w:p>
          <w:p w:rsidRPr="003F4256" w:rsidR="001F6E03" w:rsidP="00D0385C" w:rsidRDefault="001F6E03" w14:paraId="6079FE42" wp14:textId="77777777">
            <w:pPr>
              <w:pStyle w:val="TableText1"/>
              <w:spacing w:before="40" w:after="40"/>
              <w:rPr>
                <w:rStyle w:val="BodytextChar"/>
                <w:rFonts w:cs="Arial"/>
                <w:spacing w:val="0"/>
                <w:sz w:val="16"/>
                <w:szCs w:val="18"/>
              </w:rPr>
            </w:pPr>
            <w:r>
              <w:rPr>
                <w:rFonts w:cs="Arial"/>
                <w:sz w:val="18"/>
                <w:szCs w:val="18"/>
              </w:rPr>
              <w:t>Obtain the provider name (P_NAM) by using the P_SYS_ID obtained in the 'Provider ID' query above:  P_ALT_ID_TB.P_SYS_ID = P_DTL_TB.P_SYS_ID</w:t>
            </w:r>
            <w:r>
              <w:t xml:space="preserve"> </w:t>
            </w:r>
          </w:p>
        </w:tc>
      </w:tr>
      <w:tr xmlns:wp14="http://schemas.microsoft.com/office/word/2010/wordml" w:rsidRPr="003F4256" w:rsidR="00F54E78" w:rsidTr="00D0385C" w14:paraId="741D7B05" wp14:textId="77777777">
        <w:trPr>
          <w:cantSplit/>
          <w:jc w:val="center"/>
        </w:trPr>
        <w:tc>
          <w:tcPr>
            <w:tcW w:w="451" w:type="pct"/>
            <w:vAlign w:val="center"/>
          </w:tcPr>
          <w:p w:rsidRPr="003F4256" w:rsidR="00F54E78" w:rsidP="00F54E78" w:rsidRDefault="00F54E78" w14:paraId="3D5C88C2" wp14:textId="77777777">
            <w:pPr>
              <w:jc w:val="left"/>
              <w:rPr>
                <w:rStyle w:val="BodytextChar"/>
                <w:rFonts w:cs="Arial"/>
                <w:sz w:val="16"/>
                <w:szCs w:val="18"/>
              </w:rPr>
            </w:pPr>
            <w:r>
              <w:rPr>
                <w:rStyle w:val="BodytextChar"/>
                <w:rFonts w:cs="Arial"/>
                <w:sz w:val="16"/>
                <w:szCs w:val="18"/>
              </w:rPr>
              <w:t>Column</w:t>
            </w:r>
          </w:p>
        </w:tc>
        <w:tc>
          <w:tcPr>
            <w:tcW w:w="457" w:type="pct"/>
            <w:vAlign w:val="center"/>
          </w:tcPr>
          <w:p w:rsidR="00F54E78" w:rsidP="00F54E78" w:rsidRDefault="00F54E78" w14:paraId="467AB3B3" wp14:textId="77777777">
            <w:pPr>
              <w:spacing w:after="0"/>
              <w:jc w:val="left"/>
              <w:rPr>
                <w:rStyle w:val="BodytextChar"/>
                <w:rFonts w:cs="Arial"/>
                <w:sz w:val="16"/>
                <w:szCs w:val="18"/>
              </w:rPr>
            </w:pPr>
            <w:r>
              <w:rPr>
                <w:rStyle w:val="BodytextChar"/>
                <w:rFonts w:cs="Arial"/>
                <w:sz w:val="16"/>
                <w:szCs w:val="18"/>
              </w:rPr>
              <w:t>Submitter Prov ID</w:t>
            </w:r>
          </w:p>
          <w:p w:rsidRPr="00DD1FB1" w:rsidR="00F54E78" w:rsidP="00F54E78" w:rsidRDefault="00F54E78" w14:paraId="656EA8ED" wp14:textId="77777777">
            <w:pPr>
              <w:spacing w:after="0"/>
              <w:jc w:val="left"/>
              <w:rPr>
                <w:rStyle w:val="BodytextChar"/>
                <w:rFonts w:cs="Arial"/>
                <w:sz w:val="16"/>
                <w:szCs w:val="18"/>
              </w:rPr>
            </w:pPr>
          </w:p>
        </w:tc>
        <w:tc>
          <w:tcPr>
            <w:tcW w:w="644" w:type="pct"/>
            <w:vAlign w:val="center"/>
          </w:tcPr>
          <w:p w:rsidR="00F54E78" w:rsidP="00F54E78" w:rsidRDefault="00F54E78" w14:paraId="3EA17AA5" wp14:textId="77777777">
            <w:pPr>
              <w:spacing w:before="40" w:after="40"/>
              <w:jc w:val="left"/>
              <w:rPr>
                <w:rStyle w:val="BodytextChar"/>
                <w:rFonts w:cs="Arial"/>
                <w:sz w:val="16"/>
                <w:szCs w:val="18"/>
              </w:rPr>
            </w:pPr>
            <w:r>
              <w:rPr>
                <w:rStyle w:val="BodytextChar"/>
                <w:rFonts w:cs="Arial"/>
                <w:sz w:val="16"/>
                <w:szCs w:val="18"/>
              </w:rPr>
              <w:t>This is the Submitting Provider’s ID</w:t>
            </w:r>
          </w:p>
        </w:tc>
        <w:tc>
          <w:tcPr>
            <w:tcW w:w="1142" w:type="pct"/>
            <w:vAlign w:val="center"/>
          </w:tcPr>
          <w:p w:rsidR="00F54E78" w:rsidP="00F54E78" w:rsidRDefault="00F54E78" w14:paraId="6433BA3D" wp14:textId="77777777">
            <w:pPr>
              <w:spacing w:before="40" w:after="40"/>
              <w:jc w:val="left"/>
              <w:rPr>
                <w:rStyle w:val="BodytextChar"/>
                <w:rFonts w:cs="Arial"/>
                <w:sz w:val="16"/>
                <w:szCs w:val="18"/>
              </w:rPr>
            </w:pPr>
            <w:r>
              <w:rPr>
                <w:rStyle w:val="BodytextChar"/>
                <w:rFonts w:cs="Arial"/>
                <w:sz w:val="16"/>
                <w:szCs w:val="18"/>
              </w:rPr>
              <w:t>A_HDR_LI_SUBM_PROV_ID_TB</w:t>
            </w:r>
          </w:p>
          <w:p w:rsidR="00F54E78" w:rsidP="00F54E78" w:rsidRDefault="00F54E78" w14:paraId="15CA85A0" wp14:textId="77777777">
            <w:pPr>
              <w:spacing w:before="40" w:after="40"/>
              <w:jc w:val="left"/>
              <w:rPr>
                <w:rStyle w:val="BodytextChar"/>
                <w:rFonts w:cs="Arial"/>
                <w:sz w:val="16"/>
                <w:szCs w:val="18"/>
              </w:rPr>
            </w:pPr>
            <w:r>
              <w:rPr>
                <w:rStyle w:val="BodytextChar"/>
                <w:rFonts w:cs="Arial"/>
                <w:sz w:val="16"/>
                <w:szCs w:val="18"/>
              </w:rPr>
              <w:t>OR</w:t>
            </w:r>
          </w:p>
          <w:p w:rsidR="00F54E78" w:rsidP="00F54E78" w:rsidRDefault="00F54E78" w14:paraId="1E6B08CF" wp14:textId="77777777">
            <w:pPr>
              <w:spacing w:before="40" w:after="40"/>
              <w:jc w:val="left"/>
              <w:rPr>
                <w:rStyle w:val="BodytextChar"/>
                <w:rFonts w:cs="Arial"/>
                <w:sz w:val="16"/>
                <w:szCs w:val="18"/>
              </w:rPr>
            </w:pPr>
            <w:r>
              <w:rPr>
                <w:rStyle w:val="BodytextChar"/>
                <w:rFonts w:cs="Arial"/>
                <w:sz w:val="16"/>
                <w:szCs w:val="18"/>
              </w:rPr>
              <w:t>P_ALT_ID_TB</w:t>
            </w:r>
          </w:p>
        </w:tc>
        <w:tc>
          <w:tcPr>
            <w:tcW w:w="825" w:type="pct"/>
            <w:vAlign w:val="center"/>
          </w:tcPr>
          <w:p w:rsidR="00F54E78" w:rsidP="00F54E78" w:rsidRDefault="00F54E78" w14:paraId="235B35FF" wp14:textId="77777777">
            <w:pPr>
              <w:spacing w:before="40" w:after="40"/>
              <w:jc w:val="left"/>
              <w:rPr>
                <w:rStyle w:val="BodytextChar"/>
                <w:rFonts w:cs="Arial"/>
                <w:sz w:val="16"/>
                <w:szCs w:val="18"/>
              </w:rPr>
            </w:pPr>
            <w:r>
              <w:rPr>
                <w:rStyle w:val="BodytextChar"/>
                <w:rFonts w:cs="Arial"/>
                <w:sz w:val="16"/>
                <w:szCs w:val="18"/>
              </w:rPr>
              <w:t>A_PROV_ID</w:t>
            </w:r>
          </w:p>
          <w:p w:rsidR="00F54E78" w:rsidP="00F54E78" w:rsidRDefault="00F54E78" w14:paraId="6FA40335" wp14:textId="77777777">
            <w:pPr>
              <w:spacing w:before="40" w:after="40"/>
              <w:jc w:val="left"/>
              <w:rPr>
                <w:rStyle w:val="BodytextChar"/>
                <w:sz w:val="16"/>
                <w:szCs w:val="18"/>
              </w:rPr>
            </w:pPr>
            <w:r>
              <w:rPr>
                <w:rStyle w:val="BodytextChar"/>
                <w:sz w:val="16"/>
                <w:szCs w:val="18"/>
              </w:rPr>
              <w:t>OR</w:t>
            </w:r>
          </w:p>
          <w:p w:rsidR="00F54E78" w:rsidP="00F54E78" w:rsidRDefault="00F54E78" w14:paraId="65ABDC44" wp14:textId="77777777">
            <w:pPr>
              <w:spacing w:before="40" w:after="40"/>
              <w:jc w:val="left"/>
              <w:rPr>
                <w:rStyle w:val="BodytextChar"/>
                <w:rFonts w:cs="Arial"/>
                <w:sz w:val="16"/>
                <w:szCs w:val="18"/>
              </w:rPr>
            </w:pPr>
            <w:r w:rsidRPr="00111E67">
              <w:rPr>
                <w:rStyle w:val="BodytextChar"/>
                <w:rFonts w:cs="Arial"/>
                <w:sz w:val="16"/>
                <w:szCs w:val="18"/>
              </w:rPr>
              <w:t>P_ALT_ID</w:t>
            </w:r>
          </w:p>
        </w:tc>
        <w:tc>
          <w:tcPr>
            <w:tcW w:w="1481" w:type="pct"/>
          </w:tcPr>
          <w:p w:rsidR="00F54E78" w:rsidP="00F54E78" w:rsidRDefault="00F54E78" w14:paraId="7300A0EE" wp14:textId="77777777">
            <w:pPr>
              <w:pStyle w:val="TableTextACSSC"/>
              <w:rPr>
                <w:sz w:val="18"/>
              </w:rPr>
            </w:pPr>
            <w:r>
              <w:rPr>
                <w:rFonts w:ascii="Arial" w:hAnsi="Arial" w:cs="Arial"/>
                <w:sz w:val="18"/>
                <w:szCs w:val="18"/>
              </w:rPr>
              <w:t>I</w:t>
            </w:r>
            <w:r>
              <w:rPr>
                <w:sz w:val="18"/>
              </w:rPr>
              <w:t xml:space="preserve">f row exists where A_HDR_LI_SUBM_PROV_ID_TB.A_TXN_LVL_CD = ‘EV’ and A_HDR_LI_SUBM_PROV_ID_TB.A_PROV_ENTY_ID_CD = ‘77’ </w:t>
            </w:r>
          </w:p>
          <w:p w:rsidR="00F54E78" w:rsidP="00F54E78" w:rsidRDefault="00F54E78" w14:paraId="5C61806E" wp14:textId="77777777">
            <w:pPr>
              <w:pStyle w:val="TableTextACSSC"/>
              <w:rPr>
                <w:sz w:val="18"/>
              </w:rPr>
            </w:pPr>
            <w:r>
              <w:rPr>
                <w:sz w:val="18"/>
              </w:rPr>
              <w:t xml:space="preserve">Map A_HDR_LI_SUBM_PROV_ID_TB.A_PROV_ID </w:t>
            </w:r>
          </w:p>
          <w:p w:rsidR="00F54E78" w:rsidP="00F54E78" w:rsidRDefault="00F54E78" w14:paraId="1BDCCE1E" wp14:textId="77777777">
            <w:pPr>
              <w:pStyle w:val="TableTextACSSC"/>
              <w:rPr>
                <w:rFonts w:cs="Arial"/>
                <w:sz w:val="18"/>
              </w:rPr>
            </w:pPr>
            <w:r>
              <w:rPr>
                <w:rFonts w:cs="Arial"/>
                <w:sz w:val="18"/>
              </w:rPr>
              <w:t>ELSE</w:t>
            </w:r>
          </w:p>
          <w:p w:rsidR="00F54E78" w:rsidP="00F54E78" w:rsidRDefault="00F54E78" w14:paraId="0B703E8A" wp14:textId="77777777">
            <w:pPr>
              <w:pStyle w:val="TableTextACSSC"/>
              <w:rPr>
                <w:rFonts w:cs="Arial"/>
                <w:sz w:val="18"/>
              </w:rPr>
            </w:pPr>
            <w:r>
              <w:rPr>
                <w:rFonts w:cs="Arial"/>
                <w:sz w:val="18"/>
              </w:rPr>
              <w:t>Map the same ID as found in the ‘Prov ID’ business label above (Default).</w:t>
            </w:r>
          </w:p>
          <w:p w:rsidR="00F54E78" w:rsidP="00F54E78" w:rsidRDefault="00F54E78" w14:paraId="00F8EA0A" wp14:textId="77777777">
            <w:pPr>
              <w:pStyle w:val="TableTextACSSC"/>
              <w:rPr>
                <w:rFonts w:cs="Arial"/>
                <w:sz w:val="18"/>
              </w:rPr>
            </w:pPr>
          </w:p>
          <w:p w:rsidR="00F54E78" w:rsidP="00F54E78" w:rsidRDefault="00F54E78" w14:paraId="1DCB68CE" wp14:textId="77777777">
            <w:pPr>
              <w:pStyle w:val="TableTextACSSC"/>
              <w:rPr>
                <w:rFonts w:ascii="Arial" w:hAnsi="Arial" w:cs="Arial"/>
                <w:sz w:val="18"/>
                <w:szCs w:val="18"/>
              </w:rPr>
            </w:pPr>
          </w:p>
        </w:tc>
      </w:tr>
      <w:tr xmlns:wp14="http://schemas.microsoft.com/office/word/2010/wordml" w:rsidRPr="003F4256" w:rsidR="00F54E78" w:rsidTr="00D0385C" w14:paraId="27F94202" wp14:textId="77777777">
        <w:trPr>
          <w:cantSplit/>
          <w:jc w:val="center"/>
        </w:trPr>
        <w:tc>
          <w:tcPr>
            <w:tcW w:w="451" w:type="pct"/>
            <w:vAlign w:val="center"/>
          </w:tcPr>
          <w:p w:rsidRPr="003F4256" w:rsidR="00F54E78" w:rsidP="00F54E78" w:rsidRDefault="00F54E78" w14:paraId="2BF5860B" wp14:textId="77777777">
            <w:pPr>
              <w:jc w:val="left"/>
              <w:rPr>
                <w:rStyle w:val="BodytextChar"/>
                <w:rFonts w:cs="Arial"/>
                <w:sz w:val="16"/>
                <w:szCs w:val="18"/>
              </w:rPr>
            </w:pPr>
            <w:r>
              <w:rPr>
                <w:rStyle w:val="BodytextChar"/>
                <w:rFonts w:cs="Arial"/>
                <w:sz w:val="16"/>
                <w:szCs w:val="18"/>
              </w:rPr>
              <w:t>Column</w:t>
            </w:r>
          </w:p>
        </w:tc>
        <w:tc>
          <w:tcPr>
            <w:tcW w:w="457" w:type="pct"/>
            <w:vAlign w:val="center"/>
          </w:tcPr>
          <w:p w:rsidR="00F54E78" w:rsidP="00F54E78" w:rsidRDefault="00F54E78" w14:paraId="5E26D8FF" wp14:textId="77777777">
            <w:pPr>
              <w:spacing w:after="0"/>
              <w:jc w:val="left"/>
              <w:rPr>
                <w:rStyle w:val="BodytextChar"/>
                <w:rFonts w:cs="Arial"/>
                <w:sz w:val="16"/>
                <w:szCs w:val="18"/>
              </w:rPr>
            </w:pPr>
            <w:r>
              <w:rPr>
                <w:rStyle w:val="BodytextChar"/>
                <w:rFonts w:cs="Arial"/>
                <w:sz w:val="16"/>
                <w:szCs w:val="18"/>
              </w:rPr>
              <w:t>Submitter Prov Name</w:t>
            </w:r>
          </w:p>
          <w:p w:rsidRPr="00DD1FB1" w:rsidR="00F54E78" w:rsidP="00F54E78" w:rsidRDefault="00F54E78" w14:paraId="0E487B91" wp14:textId="77777777">
            <w:pPr>
              <w:spacing w:after="0"/>
              <w:jc w:val="left"/>
              <w:rPr>
                <w:rStyle w:val="BodytextChar"/>
                <w:rFonts w:cs="Arial"/>
                <w:sz w:val="16"/>
                <w:szCs w:val="18"/>
              </w:rPr>
            </w:pPr>
          </w:p>
        </w:tc>
        <w:tc>
          <w:tcPr>
            <w:tcW w:w="644" w:type="pct"/>
            <w:vAlign w:val="center"/>
          </w:tcPr>
          <w:p w:rsidR="00F54E78" w:rsidP="00F54E78" w:rsidRDefault="00F54E78" w14:paraId="47A2D66A" wp14:textId="77777777">
            <w:pPr>
              <w:spacing w:before="40" w:after="40"/>
              <w:jc w:val="left"/>
              <w:rPr>
                <w:rStyle w:val="BodytextChar"/>
                <w:rFonts w:cs="Arial"/>
                <w:sz w:val="16"/>
                <w:szCs w:val="18"/>
              </w:rPr>
            </w:pPr>
            <w:r>
              <w:rPr>
                <w:rStyle w:val="BodytextChar"/>
                <w:rFonts w:cs="Arial"/>
                <w:sz w:val="16"/>
                <w:szCs w:val="18"/>
              </w:rPr>
              <w:t>This is the Submitting Provider’s Name</w:t>
            </w:r>
          </w:p>
        </w:tc>
        <w:tc>
          <w:tcPr>
            <w:tcW w:w="1142" w:type="pct"/>
            <w:vAlign w:val="center"/>
          </w:tcPr>
          <w:p w:rsidR="00F54E78" w:rsidP="00F54E78" w:rsidRDefault="00F54E78" w14:paraId="44CAC79A" wp14:textId="77777777">
            <w:pPr>
              <w:spacing w:before="40" w:after="40"/>
              <w:jc w:val="left"/>
              <w:rPr>
                <w:rStyle w:val="BodytextChar"/>
                <w:rFonts w:cs="Arial"/>
                <w:sz w:val="16"/>
                <w:szCs w:val="18"/>
              </w:rPr>
            </w:pPr>
            <w:r>
              <w:rPr>
                <w:rStyle w:val="BodytextChar"/>
                <w:rFonts w:cs="Arial"/>
                <w:sz w:val="16"/>
                <w:szCs w:val="18"/>
              </w:rPr>
              <w:t>P_DTL_TB</w:t>
            </w:r>
          </w:p>
        </w:tc>
        <w:tc>
          <w:tcPr>
            <w:tcW w:w="825" w:type="pct"/>
            <w:vAlign w:val="center"/>
          </w:tcPr>
          <w:p w:rsidR="00F54E78" w:rsidP="00F54E78" w:rsidRDefault="00F54E78" w14:paraId="50F0FC8F" wp14:textId="77777777">
            <w:pPr>
              <w:spacing w:before="40" w:after="40"/>
              <w:jc w:val="left"/>
              <w:rPr>
                <w:rStyle w:val="BodytextChar"/>
                <w:rFonts w:cs="Arial"/>
                <w:sz w:val="16"/>
                <w:szCs w:val="18"/>
              </w:rPr>
            </w:pPr>
            <w:r>
              <w:rPr>
                <w:rStyle w:val="BodytextChar"/>
                <w:rFonts w:cs="Arial"/>
                <w:sz w:val="16"/>
                <w:szCs w:val="18"/>
              </w:rPr>
              <w:t>P_NAM</w:t>
            </w:r>
          </w:p>
        </w:tc>
        <w:tc>
          <w:tcPr>
            <w:tcW w:w="1481" w:type="pct"/>
          </w:tcPr>
          <w:p w:rsidR="00F54E78" w:rsidP="00F54E78" w:rsidRDefault="00F54E78" w14:paraId="30C210C8" wp14:textId="77777777">
            <w:pPr>
              <w:pStyle w:val="TableTextACSSC"/>
              <w:rPr>
                <w:rFonts w:ascii="Arial" w:hAnsi="Arial" w:cs="Arial"/>
                <w:sz w:val="18"/>
                <w:szCs w:val="18"/>
              </w:rPr>
            </w:pPr>
            <w:r>
              <w:rPr>
                <w:rFonts w:ascii="Arial" w:hAnsi="Arial" w:cs="Arial"/>
                <w:sz w:val="18"/>
                <w:szCs w:val="18"/>
              </w:rPr>
              <w:t>Display P_DTL_TB.P_NAM</w:t>
            </w:r>
          </w:p>
          <w:p w:rsidR="00F54E78" w:rsidP="00F54E78" w:rsidRDefault="00F54E78" w14:paraId="74540F06" wp14:textId="77777777">
            <w:pPr>
              <w:pStyle w:val="TableTextACSSC"/>
              <w:rPr>
                <w:sz w:val="18"/>
              </w:rPr>
            </w:pPr>
            <w:r>
              <w:rPr>
                <w:rFonts w:ascii="Arial" w:hAnsi="Arial" w:cs="Arial"/>
                <w:sz w:val="18"/>
                <w:szCs w:val="18"/>
              </w:rPr>
              <w:t>I</w:t>
            </w:r>
            <w:r>
              <w:rPr>
                <w:sz w:val="18"/>
              </w:rPr>
              <w:t xml:space="preserve">f row exists where A_HDR_LI_SUBM_PROV_ID_TB.A_TXN_LVL_CD = ‘EV’ and A_HDR_LI_SUBM_PROV_ID_TB.A_PROV_ENTY_ID_CD = ‘77’ </w:t>
            </w:r>
          </w:p>
          <w:p w:rsidR="00F54E78" w:rsidP="00F54E78" w:rsidRDefault="00F54E78" w14:paraId="25478024" wp14:textId="77777777">
            <w:pPr>
              <w:pStyle w:val="TableTextACSSC"/>
              <w:rPr>
                <w:rFonts w:ascii="Arial" w:hAnsi="Arial" w:cs="Arial"/>
                <w:sz w:val="18"/>
                <w:szCs w:val="18"/>
              </w:rPr>
            </w:pPr>
            <w:r>
              <w:rPr>
                <w:rFonts w:ascii="Arial" w:hAnsi="Arial" w:cs="Arial"/>
                <w:sz w:val="18"/>
                <w:szCs w:val="18"/>
              </w:rPr>
              <w:t>Then obtain the provider name (P_NAM) by using the P_SYS_ID found:  P_DTL_TB.P_SYS_ID</w:t>
            </w:r>
            <w:r>
              <w:t xml:space="preserve"> = </w:t>
            </w:r>
            <w:r>
              <w:rPr>
                <w:rFonts w:ascii="Arial" w:hAnsi="Arial" w:cs="Arial"/>
                <w:sz w:val="18"/>
                <w:szCs w:val="18"/>
              </w:rPr>
              <w:t>A_HDR_LI_SUBM_PROV_ID_TB.P_SYS_ID</w:t>
            </w:r>
          </w:p>
          <w:p w:rsidR="00F54E78" w:rsidP="00F54E78" w:rsidRDefault="00F54E78" w14:paraId="31B0BDEF" wp14:textId="77777777">
            <w:pPr>
              <w:pStyle w:val="TableTextACSSC"/>
              <w:rPr>
                <w:rFonts w:cs="Arial"/>
                <w:sz w:val="18"/>
              </w:rPr>
            </w:pPr>
            <w:r>
              <w:rPr>
                <w:rFonts w:cs="Arial"/>
                <w:sz w:val="18"/>
              </w:rPr>
              <w:t>ELSE</w:t>
            </w:r>
          </w:p>
          <w:p w:rsidR="00F54E78" w:rsidP="00F54E78" w:rsidRDefault="00F54E78" w14:paraId="44FA9414" wp14:textId="77777777">
            <w:pPr>
              <w:pStyle w:val="TableTextACSSC"/>
              <w:rPr>
                <w:rFonts w:cs="Arial"/>
                <w:sz w:val="18"/>
              </w:rPr>
            </w:pPr>
            <w:r>
              <w:rPr>
                <w:rFonts w:cs="Arial"/>
                <w:sz w:val="18"/>
              </w:rPr>
              <w:t>Map the same name as found in the ‘Prov Name’ business label above (Default).</w:t>
            </w:r>
          </w:p>
          <w:p w:rsidR="00F54E78" w:rsidP="00F54E78" w:rsidRDefault="00F54E78" w14:paraId="67AADE0D" wp14:textId="77777777">
            <w:pPr>
              <w:pStyle w:val="TableTextACSSC"/>
              <w:rPr>
                <w:rFonts w:ascii="Arial" w:hAnsi="Arial" w:cs="Arial"/>
                <w:sz w:val="18"/>
                <w:szCs w:val="18"/>
              </w:rPr>
            </w:pPr>
          </w:p>
          <w:p w:rsidR="00F54E78" w:rsidP="00F54E78" w:rsidRDefault="00F54E78" w14:paraId="6E4D3F53" wp14:textId="77777777">
            <w:pPr>
              <w:pStyle w:val="TableTextACSSC"/>
              <w:rPr>
                <w:rFonts w:ascii="Arial" w:hAnsi="Arial" w:cs="Arial"/>
                <w:sz w:val="18"/>
                <w:szCs w:val="18"/>
              </w:rPr>
            </w:pPr>
          </w:p>
        </w:tc>
      </w:tr>
      <w:tr xmlns:wp14="http://schemas.microsoft.com/office/word/2010/wordml" w:rsidRPr="003F4256" w:rsidR="001F6E03" w:rsidTr="00D0385C" w14:paraId="202B6D58" wp14:textId="77777777">
        <w:trPr>
          <w:cantSplit/>
          <w:jc w:val="center"/>
        </w:trPr>
        <w:tc>
          <w:tcPr>
            <w:tcW w:w="451" w:type="pct"/>
            <w:vAlign w:val="center"/>
          </w:tcPr>
          <w:p w:rsidRPr="003F4256" w:rsidR="001F6E03" w:rsidP="00D0385C" w:rsidRDefault="001F6E03" w14:paraId="50A486B7" wp14:textId="77777777">
            <w:pPr>
              <w:jc w:val="left"/>
              <w:rPr>
                <w:rStyle w:val="BodytextChar"/>
                <w:rFonts w:cs="Arial"/>
                <w:sz w:val="16"/>
                <w:szCs w:val="18"/>
              </w:rPr>
            </w:pPr>
            <w:r w:rsidRPr="003F4256">
              <w:rPr>
                <w:rStyle w:val="BodytextChar"/>
                <w:rFonts w:cs="Arial"/>
                <w:sz w:val="16"/>
                <w:szCs w:val="18"/>
              </w:rPr>
              <w:t>Column</w:t>
            </w:r>
          </w:p>
        </w:tc>
        <w:tc>
          <w:tcPr>
            <w:tcW w:w="457" w:type="pct"/>
            <w:vAlign w:val="center"/>
          </w:tcPr>
          <w:p w:rsidRPr="003F4256" w:rsidR="001F6E03" w:rsidP="00D0385C" w:rsidRDefault="001F6E03" w14:paraId="2B6254A7" wp14:textId="77777777">
            <w:pPr>
              <w:spacing w:after="0"/>
              <w:jc w:val="left"/>
              <w:rPr>
                <w:rStyle w:val="BodytextChar"/>
                <w:rFonts w:cs="Arial"/>
                <w:sz w:val="16"/>
                <w:szCs w:val="18"/>
              </w:rPr>
            </w:pPr>
            <w:r>
              <w:rPr>
                <w:rStyle w:val="BodytextChar"/>
                <w:rFonts w:cs="Arial"/>
                <w:sz w:val="16"/>
                <w:szCs w:val="18"/>
              </w:rPr>
              <w:t>SA Subm Mbr ID</w:t>
            </w:r>
          </w:p>
          <w:p w:rsidRPr="003F4256" w:rsidR="001F6E03" w:rsidP="00D0385C" w:rsidRDefault="001F6E03" w14:paraId="60EC8803" wp14:textId="77777777">
            <w:pPr>
              <w:spacing w:before="40" w:after="40"/>
              <w:jc w:val="left"/>
              <w:rPr>
                <w:rStyle w:val="BodytextChar"/>
                <w:rFonts w:cs="Arial"/>
                <w:sz w:val="16"/>
                <w:szCs w:val="18"/>
              </w:rPr>
            </w:pPr>
          </w:p>
        </w:tc>
        <w:tc>
          <w:tcPr>
            <w:tcW w:w="644" w:type="pct"/>
            <w:vAlign w:val="center"/>
          </w:tcPr>
          <w:p w:rsidRPr="006C7385" w:rsidR="001F6E03" w:rsidP="00D0385C" w:rsidRDefault="001F6E03" w14:paraId="2EA60896" wp14:textId="77777777">
            <w:pPr>
              <w:spacing w:before="40" w:after="40"/>
              <w:jc w:val="left"/>
              <w:rPr>
                <w:rStyle w:val="BodytextChar"/>
                <w:rFonts w:cs="Arial"/>
                <w:sz w:val="16"/>
                <w:szCs w:val="18"/>
              </w:rPr>
            </w:pPr>
            <w:r w:rsidRPr="006C7385">
              <w:rPr>
                <w:rStyle w:val="BodytextChar"/>
                <w:rFonts w:cs="Arial"/>
                <w:sz w:val="16"/>
                <w:szCs w:val="18"/>
              </w:rPr>
              <w:t>Member Current Alternate Identification.</w:t>
            </w:r>
          </w:p>
          <w:p w:rsidRPr="006C7385" w:rsidR="001F6E03" w:rsidP="00D0385C" w:rsidRDefault="001F6E03" w14:paraId="13249DBC" wp14:textId="77777777">
            <w:pPr>
              <w:spacing w:before="40" w:after="40"/>
              <w:jc w:val="left"/>
              <w:rPr>
                <w:rStyle w:val="BodytextChar"/>
                <w:rFonts w:cs="Arial"/>
                <w:sz w:val="16"/>
                <w:szCs w:val="18"/>
              </w:rPr>
            </w:pPr>
            <w:r w:rsidRPr="006C7385">
              <w:rPr>
                <w:rStyle w:val="BodytextChar"/>
                <w:rFonts w:cs="Arial"/>
                <w:sz w:val="16"/>
                <w:szCs w:val="18"/>
              </w:rPr>
              <w:t>This number identified a member (MBR) to the system</w:t>
            </w:r>
          </w:p>
        </w:tc>
        <w:tc>
          <w:tcPr>
            <w:tcW w:w="1142" w:type="pct"/>
            <w:vAlign w:val="center"/>
          </w:tcPr>
          <w:p w:rsidRPr="006C7385" w:rsidR="001F6E03" w:rsidP="00D0385C" w:rsidRDefault="001F6E03" w14:paraId="244E6D95" wp14:textId="77777777">
            <w:pPr>
              <w:spacing w:before="40" w:after="40"/>
              <w:jc w:val="left"/>
              <w:rPr>
                <w:rStyle w:val="BodytextChar"/>
                <w:rFonts w:cs="Arial"/>
                <w:sz w:val="16"/>
                <w:szCs w:val="18"/>
              </w:rPr>
            </w:pPr>
            <w:r w:rsidRPr="006C7385">
              <w:rPr>
                <w:rStyle w:val="BodytextChar"/>
                <w:rFonts w:cs="Arial"/>
                <w:sz w:val="16"/>
                <w:szCs w:val="18"/>
              </w:rPr>
              <w:t>A_HDR_TB</w:t>
            </w:r>
          </w:p>
        </w:tc>
        <w:tc>
          <w:tcPr>
            <w:tcW w:w="825" w:type="pct"/>
            <w:vAlign w:val="center"/>
          </w:tcPr>
          <w:p w:rsidRPr="006C7385" w:rsidR="001F6E03" w:rsidP="00D0385C" w:rsidRDefault="001F6E03" w14:paraId="23AF88D9" wp14:textId="77777777">
            <w:pPr>
              <w:spacing w:before="40" w:after="40"/>
              <w:jc w:val="left"/>
              <w:rPr>
                <w:rStyle w:val="BodytextChar"/>
                <w:rFonts w:cs="Arial"/>
                <w:sz w:val="16"/>
                <w:szCs w:val="18"/>
              </w:rPr>
            </w:pPr>
            <w:r w:rsidRPr="006C7385">
              <w:rPr>
                <w:rStyle w:val="BodytextChar"/>
                <w:rFonts w:cs="Arial"/>
                <w:sz w:val="16"/>
                <w:szCs w:val="18"/>
              </w:rPr>
              <w:t>A_SUBM_MBR_ALT_ID</w:t>
            </w:r>
          </w:p>
        </w:tc>
        <w:tc>
          <w:tcPr>
            <w:tcW w:w="1481" w:type="pct"/>
            <w:vAlign w:val="center"/>
          </w:tcPr>
          <w:p w:rsidRPr="003F4256" w:rsidR="001F6E03" w:rsidP="00D0385C" w:rsidRDefault="001F6E03" w14:paraId="2741C968" wp14:textId="77777777">
            <w:pPr>
              <w:pStyle w:val="TableText1"/>
              <w:spacing w:before="40" w:after="40"/>
              <w:rPr>
                <w:rStyle w:val="BodytextChar"/>
                <w:rFonts w:cs="Arial"/>
                <w:spacing w:val="0"/>
                <w:sz w:val="16"/>
                <w:szCs w:val="18"/>
              </w:rPr>
            </w:pPr>
          </w:p>
        </w:tc>
      </w:tr>
      <w:tr xmlns:wp14="http://schemas.microsoft.com/office/word/2010/wordml" w:rsidRPr="003F4256" w:rsidR="001F6E03" w:rsidTr="00D0385C" w14:paraId="014C4861" wp14:textId="77777777">
        <w:trPr>
          <w:cantSplit/>
          <w:jc w:val="center"/>
        </w:trPr>
        <w:tc>
          <w:tcPr>
            <w:tcW w:w="451" w:type="pct"/>
            <w:vAlign w:val="center"/>
          </w:tcPr>
          <w:p w:rsidRPr="003F4256" w:rsidR="001F6E03" w:rsidP="00D0385C" w:rsidRDefault="001F6E03" w14:paraId="7820BD24" wp14:textId="77777777">
            <w:pPr>
              <w:jc w:val="left"/>
              <w:rPr>
                <w:rStyle w:val="BodytextChar"/>
                <w:rFonts w:cs="Arial"/>
                <w:sz w:val="16"/>
                <w:szCs w:val="18"/>
              </w:rPr>
            </w:pPr>
            <w:r>
              <w:rPr>
                <w:rStyle w:val="BodytextChar"/>
                <w:rFonts w:cs="Arial"/>
                <w:sz w:val="16"/>
                <w:szCs w:val="18"/>
              </w:rPr>
              <w:t>Column</w:t>
            </w:r>
          </w:p>
        </w:tc>
        <w:tc>
          <w:tcPr>
            <w:tcW w:w="457" w:type="pct"/>
            <w:vAlign w:val="center"/>
          </w:tcPr>
          <w:p w:rsidRPr="003F4256" w:rsidR="001F6E03" w:rsidP="00D0385C" w:rsidRDefault="001F6E03" w14:paraId="7FE923FB" wp14:textId="77777777">
            <w:pPr>
              <w:spacing w:after="0"/>
              <w:jc w:val="left"/>
              <w:rPr>
                <w:rStyle w:val="BodytextChar"/>
                <w:rFonts w:cs="Arial"/>
                <w:sz w:val="16"/>
                <w:szCs w:val="18"/>
              </w:rPr>
            </w:pPr>
            <w:r w:rsidRPr="00DD1FB1">
              <w:rPr>
                <w:rStyle w:val="BodytextChar"/>
                <w:rFonts w:cs="Arial"/>
                <w:sz w:val="16"/>
                <w:szCs w:val="18"/>
              </w:rPr>
              <w:t>Mbr First Name</w:t>
            </w:r>
          </w:p>
        </w:tc>
        <w:tc>
          <w:tcPr>
            <w:tcW w:w="644" w:type="pct"/>
            <w:vAlign w:val="center"/>
          </w:tcPr>
          <w:p w:rsidRPr="006C7385" w:rsidR="001F6E03" w:rsidP="00D0385C" w:rsidRDefault="001F6E03" w14:paraId="3A12020C" wp14:textId="77777777">
            <w:pPr>
              <w:pStyle w:val="TableText"/>
              <w:rPr>
                <w:rStyle w:val="BodytextChar"/>
                <w:sz w:val="16"/>
                <w:szCs w:val="18"/>
              </w:rPr>
            </w:pPr>
            <w:r>
              <w:rPr>
                <w:rStyle w:val="BodytextChar"/>
                <w:sz w:val="16"/>
                <w:szCs w:val="18"/>
              </w:rPr>
              <w:t>This is the Member's First name.</w:t>
            </w:r>
          </w:p>
        </w:tc>
        <w:tc>
          <w:tcPr>
            <w:tcW w:w="1142" w:type="pct"/>
            <w:vAlign w:val="center"/>
          </w:tcPr>
          <w:p w:rsidRPr="006C7385" w:rsidR="001F6E03" w:rsidP="00D0385C" w:rsidRDefault="001F6E03" w14:paraId="13B99233" wp14:textId="77777777">
            <w:pPr>
              <w:spacing w:before="40" w:after="40"/>
              <w:jc w:val="left"/>
              <w:rPr>
                <w:rStyle w:val="BodytextChar"/>
                <w:rFonts w:cs="Arial"/>
                <w:sz w:val="16"/>
                <w:szCs w:val="18"/>
              </w:rPr>
            </w:pPr>
            <w:r>
              <w:rPr>
                <w:rStyle w:val="BodytextChar"/>
                <w:rFonts w:cs="Arial"/>
                <w:sz w:val="16"/>
                <w:szCs w:val="18"/>
              </w:rPr>
              <w:t>B_DTL_TB</w:t>
            </w:r>
          </w:p>
        </w:tc>
        <w:tc>
          <w:tcPr>
            <w:tcW w:w="825" w:type="pct"/>
            <w:vAlign w:val="center"/>
          </w:tcPr>
          <w:p w:rsidRPr="006C7385" w:rsidR="001F6E03" w:rsidP="00D0385C" w:rsidRDefault="001F6E03" w14:paraId="69F4CFCE" wp14:textId="77777777">
            <w:pPr>
              <w:spacing w:before="40" w:after="40"/>
              <w:jc w:val="left"/>
              <w:rPr>
                <w:rStyle w:val="BodytextChar"/>
                <w:rFonts w:cs="Arial"/>
                <w:sz w:val="16"/>
                <w:szCs w:val="18"/>
              </w:rPr>
            </w:pPr>
            <w:r>
              <w:rPr>
                <w:rStyle w:val="BodytextChar"/>
                <w:rFonts w:cs="Arial"/>
                <w:sz w:val="16"/>
                <w:szCs w:val="18"/>
              </w:rPr>
              <w:t>B_FIRST_NAM</w:t>
            </w:r>
          </w:p>
        </w:tc>
        <w:tc>
          <w:tcPr>
            <w:tcW w:w="1481" w:type="pct"/>
            <w:vAlign w:val="center"/>
          </w:tcPr>
          <w:p w:rsidRPr="006C7385" w:rsidR="001F6E03" w:rsidP="00D0385C" w:rsidRDefault="001F6E03" w14:paraId="3D1FDAFC" wp14:textId="77777777">
            <w:pPr>
              <w:pStyle w:val="TableText1"/>
              <w:spacing w:before="40" w:after="40"/>
              <w:rPr>
                <w:rStyle w:val="BodytextChar"/>
                <w:rFonts w:cs="Arial"/>
                <w:spacing w:val="0"/>
                <w:sz w:val="16"/>
                <w:szCs w:val="18"/>
              </w:rPr>
            </w:pPr>
          </w:p>
        </w:tc>
      </w:tr>
      <w:tr xmlns:wp14="http://schemas.microsoft.com/office/word/2010/wordml" w:rsidRPr="003F4256" w:rsidR="001F6E03" w:rsidTr="00D0385C" w14:paraId="6B01820D" wp14:textId="77777777">
        <w:trPr>
          <w:cantSplit/>
          <w:jc w:val="center"/>
        </w:trPr>
        <w:tc>
          <w:tcPr>
            <w:tcW w:w="451" w:type="pct"/>
            <w:vAlign w:val="center"/>
          </w:tcPr>
          <w:p w:rsidRPr="003F4256" w:rsidR="001F6E03" w:rsidP="00D0385C" w:rsidRDefault="001F6E03" w14:paraId="6B0B2FF8" wp14:textId="77777777">
            <w:pPr>
              <w:jc w:val="left"/>
              <w:rPr>
                <w:rStyle w:val="BodytextChar"/>
                <w:rFonts w:cs="Arial"/>
                <w:sz w:val="16"/>
                <w:szCs w:val="18"/>
              </w:rPr>
            </w:pPr>
            <w:r>
              <w:rPr>
                <w:rStyle w:val="BodytextChar"/>
                <w:rFonts w:cs="Arial"/>
                <w:sz w:val="16"/>
                <w:szCs w:val="18"/>
              </w:rPr>
              <w:t>Column</w:t>
            </w:r>
          </w:p>
        </w:tc>
        <w:tc>
          <w:tcPr>
            <w:tcW w:w="457" w:type="pct"/>
            <w:vAlign w:val="center"/>
          </w:tcPr>
          <w:p w:rsidRPr="003F4256" w:rsidR="001F6E03" w:rsidP="00D0385C" w:rsidRDefault="001F6E03" w14:paraId="335C269F" wp14:textId="77777777">
            <w:pPr>
              <w:spacing w:after="0"/>
              <w:jc w:val="left"/>
              <w:rPr>
                <w:rStyle w:val="BodytextChar"/>
                <w:rFonts w:cs="Arial"/>
                <w:sz w:val="16"/>
                <w:szCs w:val="18"/>
              </w:rPr>
            </w:pPr>
            <w:r w:rsidRPr="00DD1FB1">
              <w:rPr>
                <w:rStyle w:val="BodytextChar"/>
                <w:rFonts w:cs="Arial"/>
                <w:sz w:val="16"/>
                <w:szCs w:val="18"/>
              </w:rPr>
              <w:t>Mbr Mid Name</w:t>
            </w:r>
          </w:p>
        </w:tc>
        <w:tc>
          <w:tcPr>
            <w:tcW w:w="644" w:type="pct"/>
            <w:vAlign w:val="center"/>
          </w:tcPr>
          <w:p w:rsidRPr="006C7385" w:rsidR="001F6E03" w:rsidP="00D0385C" w:rsidRDefault="001F6E03" w14:paraId="19A66C54" wp14:textId="77777777">
            <w:pPr>
              <w:pStyle w:val="TableText"/>
              <w:rPr>
                <w:rStyle w:val="BodytextChar"/>
                <w:sz w:val="16"/>
                <w:szCs w:val="18"/>
              </w:rPr>
            </w:pPr>
            <w:r>
              <w:rPr>
                <w:rStyle w:val="BodytextChar"/>
                <w:sz w:val="16"/>
                <w:szCs w:val="18"/>
              </w:rPr>
              <w:t>This is the Member's Middle name.</w:t>
            </w:r>
          </w:p>
        </w:tc>
        <w:tc>
          <w:tcPr>
            <w:tcW w:w="1142" w:type="pct"/>
            <w:vAlign w:val="center"/>
          </w:tcPr>
          <w:p w:rsidRPr="006C7385" w:rsidR="001F6E03" w:rsidP="00D0385C" w:rsidRDefault="001F6E03" w14:paraId="4489AA91" wp14:textId="77777777">
            <w:pPr>
              <w:spacing w:before="40" w:after="40"/>
              <w:jc w:val="left"/>
              <w:rPr>
                <w:rStyle w:val="BodytextChar"/>
                <w:rFonts w:cs="Arial"/>
                <w:sz w:val="16"/>
                <w:szCs w:val="18"/>
              </w:rPr>
            </w:pPr>
            <w:r>
              <w:rPr>
                <w:rStyle w:val="BodytextChar"/>
                <w:rFonts w:cs="Arial"/>
                <w:sz w:val="16"/>
                <w:szCs w:val="18"/>
              </w:rPr>
              <w:t>B_DTL_TB</w:t>
            </w:r>
          </w:p>
        </w:tc>
        <w:tc>
          <w:tcPr>
            <w:tcW w:w="825" w:type="pct"/>
            <w:vAlign w:val="center"/>
          </w:tcPr>
          <w:p w:rsidRPr="006C7385" w:rsidR="001F6E03" w:rsidP="00D0385C" w:rsidRDefault="001F6E03" w14:paraId="4F006084" wp14:textId="77777777">
            <w:pPr>
              <w:spacing w:before="40" w:after="40"/>
              <w:jc w:val="left"/>
              <w:rPr>
                <w:rStyle w:val="BodytextChar"/>
                <w:rFonts w:cs="Arial"/>
                <w:sz w:val="16"/>
                <w:szCs w:val="18"/>
              </w:rPr>
            </w:pPr>
            <w:r>
              <w:rPr>
                <w:rStyle w:val="BodytextChar"/>
                <w:rFonts w:cs="Arial"/>
                <w:sz w:val="16"/>
                <w:szCs w:val="18"/>
              </w:rPr>
              <w:t>B_MID_NAM</w:t>
            </w:r>
          </w:p>
        </w:tc>
        <w:tc>
          <w:tcPr>
            <w:tcW w:w="1481" w:type="pct"/>
            <w:vAlign w:val="center"/>
          </w:tcPr>
          <w:p w:rsidRPr="006C7385" w:rsidR="001F6E03" w:rsidP="00D0385C" w:rsidRDefault="001F6E03" w14:paraId="39A10DBC" wp14:textId="77777777">
            <w:pPr>
              <w:pStyle w:val="TableText1"/>
              <w:spacing w:before="40" w:after="40"/>
              <w:rPr>
                <w:rStyle w:val="BodytextChar"/>
                <w:rFonts w:cs="Arial"/>
                <w:spacing w:val="0"/>
                <w:sz w:val="16"/>
                <w:szCs w:val="18"/>
              </w:rPr>
            </w:pPr>
          </w:p>
        </w:tc>
      </w:tr>
      <w:tr xmlns:wp14="http://schemas.microsoft.com/office/word/2010/wordml" w:rsidRPr="003F4256" w:rsidR="001F6E03" w:rsidTr="00D0385C" w14:paraId="419C3B15" wp14:textId="77777777">
        <w:trPr>
          <w:cantSplit/>
          <w:jc w:val="center"/>
        </w:trPr>
        <w:tc>
          <w:tcPr>
            <w:tcW w:w="451" w:type="pct"/>
            <w:vAlign w:val="center"/>
          </w:tcPr>
          <w:p w:rsidRPr="003F4256" w:rsidR="001F6E03" w:rsidP="00D0385C" w:rsidRDefault="001F6E03" w14:paraId="6AECCDFB" wp14:textId="77777777">
            <w:pPr>
              <w:jc w:val="left"/>
              <w:rPr>
                <w:rStyle w:val="BodytextChar"/>
                <w:rFonts w:cs="Arial"/>
                <w:sz w:val="16"/>
                <w:szCs w:val="18"/>
              </w:rPr>
            </w:pPr>
            <w:r>
              <w:rPr>
                <w:rStyle w:val="BodytextChar"/>
                <w:rFonts w:cs="Arial"/>
                <w:sz w:val="16"/>
                <w:szCs w:val="18"/>
              </w:rPr>
              <w:t>Column</w:t>
            </w:r>
          </w:p>
        </w:tc>
        <w:tc>
          <w:tcPr>
            <w:tcW w:w="457" w:type="pct"/>
            <w:vAlign w:val="center"/>
          </w:tcPr>
          <w:p w:rsidRPr="003F4256" w:rsidR="001F6E03" w:rsidP="00D0385C" w:rsidRDefault="001F6E03" w14:paraId="03150AB8" wp14:textId="77777777">
            <w:pPr>
              <w:spacing w:after="0"/>
              <w:jc w:val="left"/>
              <w:rPr>
                <w:rStyle w:val="BodytextChar"/>
                <w:rFonts w:cs="Arial"/>
                <w:sz w:val="16"/>
                <w:szCs w:val="18"/>
              </w:rPr>
            </w:pPr>
            <w:r w:rsidRPr="00DD1FB1">
              <w:rPr>
                <w:rStyle w:val="BodytextChar"/>
                <w:rFonts w:cs="Arial"/>
                <w:sz w:val="16"/>
                <w:szCs w:val="18"/>
              </w:rPr>
              <w:t>Mbr Last Name</w:t>
            </w:r>
          </w:p>
        </w:tc>
        <w:tc>
          <w:tcPr>
            <w:tcW w:w="644" w:type="pct"/>
            <w:vAlign w:val="center"/>
          </w:tcPr>
          <w:p w:rsidRPr="006C7385" w:rsidR="001F6E03" w:rsidP="00D0385C" w:rsidRDefault="001F6E03" w14:paraId="5C52C4C6" wp14:textId="77777777">
            <w:pPr>
              <w:pStyle w:val="TableText"/>
              <w:rPr>
                <w:rStyle w:val="BodytextChar"/>
                <w:sz w:val="16"/>
                <w:szCs w:val="18"/>
              </w:rPr>
            </w:pPr>
            <w:r>
              <w:rPr>
                <w:rStyle w:val="BodytextChar"/>
                <w:sz w:val="16"/>
                <w:szCs w:val="18"/>
              </w:rPr>
              <w:t>This is the Member's Last name.</w:t>
            </w:r>
          </w:p>
        </w:tc>
        <w:tc>
          <w:tcPr>
            <w:tcW w:w="1142" w:type="pct"/>
            <w:vAlign w:val="center"/>
          </w:tcPr>
          <w:p w:rsidRPr="006C7385" w:rsidR="001F6E03" w:rsidP="00D0385C" w:rsidRDefault="001F6E03" w14:paraId="4A8183D9" wp14:textId="77777777">
            <w:pPr>
              <w:spacing w:before="40" w:after="40"/>
              <w:jc w:val="left"/>
              <w:rPr>
                <w:rStyle w:val="BodytextChar"/>
                <w:rFonts w:cs="Arial"/>
                <w:sz w:val="16"/>
                <w:szCs w:val="18"/>
              </w:rPr>
            </w:pPr>
            <w:r>
              <w:rPr>
                <w:rStyle w:val="BodytextChar"/>
                <w:rFonts w:cs="Arial"/>
                <w:sz w:val="16"/>
                <w:szCs w:val="18"/>
              </w:rPr>
              <w:t>B_DTL_TB</w:t>
            </w:r>
          </w:p>
        </w:tc>
        <w:tc>
          <w:tcPr>
            <w:tcW w:w="825" w:type="pct"/>
            <w:vAlign w:val="center"/>
          </w:tcPr>
          <w:p w:rsidRPr="006C7385" w:rsidR="001F6E03" w:rsidP="00D0385C" w:rsidRDefault="001F6E03" w14:paraId="484BA94C" wp14:textId="77777777">
            <w:pPr>
              <w:spacing w:before="40" w:after="40"/>
              <w:jc w:val="left"/>
              <w:rPr>
                <w:rStyle w:val="BodytextChar"/>
                <w:rFonts w:cs="Arial"/>
                <w:sz w:val="16"/>
                <w:szCs w:val="18"/>
              </w:rPr>
            </w:pPr>
            <w:r>
              <w:rPr>
                <w:rStyle w:val="BodytextChar"/>
                <w:rFonts w:cs="Arial"/>
                <w:sz w:val="16"/>
                <w:szCs w:val="18"/>
              </w:rPr>
              <w:t>B_LAST_NAM</w:t>
            </w:r>
          </w:p>
        </w:tc>
        <w:tc>
          <w:tcPr>
            <w:tcW w:w="1481" w:type="pct"/>
            <w:vAlign w:val="center"/>
          </w:tcPr>
          <w:p w:rsidRPr="006C7385" w:rsidR="001F6E03" w:rsidP="00D0385C" w:rsidRDefault="001F6E03" w14:paraId="5A2678A4" wp14:textId="77777777">
            <w:pPr>
              <w:pStyle w:val="TableText1"/>
              <w:spacing w:before="40" w:after="40"/>
              <w:rPr>
                <w:rStyle w:val="BodytextChar"/>
                <w:rFonts w:cs="Arial"/>
                <w:spacing w:val="0"/>
                <w:sz w:val="16"/>
                <w:szCs w:val="18"/>
              </w:rPr>
            </w:pPr>
          </w:p>
        </w:tc>
      </w:tr>
      <w:tr xmlns:wp14="http://schemas.microsoft.com/office/word/2010/wordml" w:rsidRPr="003F4256" w:rsidR="001F6E03" w:rsidTr="00D0385C" w14:paraId="53C364C7" wp14:textId="77777777">
        <w:trPr>
          <w:cantSplit/>
          <w:jc w:val="center"/>
        </w:trPr>
        <w:tc>
          <w:tcPr>
            <w:tcW w:w="451" w:type="pct"/>
            <w:vAlign w:val="center"/>
          </w:tcPr>
          <w:p w:rsidRPr="003F4256" w:rsidR="001F6E03" w:rsidP="00D0385C" w:rsidRDefault="001F6E03" w14:paraId="26A988CB" wp14:textId="77777777">
            <w:pPr>
              <w:jc w:val="left"/>
              <w:rPr>
                <w:rStyle w:val="BodytextChar"/>
                <w:rFonts w:cs="Arial"/>
                <w:sz w:val="16"/>
                <w:szCs w:val="18"/>
              </w:rPr>
            </w:pPr>
            <w:r w:rsidRPr="003F4256">
              <w:rPr>
                <w:rStyle w:val="BodytextChar"/>
                <w:rFonts w:cs="Arial"/>
                <w:sz w:val="16"/>
                <w:szCs w:val="18"/>
              </w:rPr>
              <w:t>Column</w:t>
            </w:r>
          </w:p>
        </w:tc>
        <w:tc>
          <w:tcPr>
            <w:tcW w:w="457" w:type="pct"/>
            <w:vAlign w:val="center"/>
          </w:tcPr>
          <w:p w:rsidRPr="003F4256" w:rsidR="001F6E03" w:rsidP="00D0385C" w:rsidRDefault="001F6E03" w14:paraId="5C1029AC" wp14:textId="77777777">
            <w:pPr>
              <w:spacing w:after="0"/>
              <w:jc w:val="left"/>
              <w:rPr>
                <w:rStyle w:val="BodytextChar"/>
                <w:rFonts w:cs="Arial"/>
                <w:sz w:val="16"/>
                <w:szCs w:val="18"/>
              </w:rPr>
            </w:pPr>
            <w:r w:rsidRPr="00AB685C">
              <w:rPr>
                <w:rStyle w:val="BodytextChar"/>
                <w:rFonts w:cs="Arial"/>
                <w:sz w:val="16"/>
                <w:szCs w:val="18"/>
              </w:rPr>
              <w:t>SA Auth ID</w:t>
            </w:r>
          </w:p>
        </w:tc>
        <w:tc>
          <w:tcPr>
            <w:tcW w:w="644" w:type="pct"/>
            <w:vAlign w:val="center"/>
          </w:tcPr>
          <w:p w:rsidRPr="006C7385" w:rsidR="001F6E03" w:rsidP="00D0385C" w:rsidRDefault="001F6E03" w14:paraId="2B1444F5" wp14:textId="77777777">
            <w:pPr>
              <w:pStyle w:val="TableText"/>
              <w:rPr>
                <w:rStyle w:val="BodytextChar"/>
                <w:sz w:val="16"/>
                <w:szCs w:val="18"/>
              </w:rPr>
            </w:pPr>
            <w:r w:rsidRPr="006C7385">
              <w:rPr>
                <w:rStyle w:val="BodytextChar"/>
                <w:sz w:val="16"/>
                <w:szCs w:val="18"/>
              </w:rPr>
              <w:t>This field displays the SA ID.</w:t>
            </w:r>
          </w:p>
        </w:tc>
        <w:tc>
          <w:tcPr>
            <w:tcW w:w="1142" w:type="pct"/>
            <w:vAlign w:val="center"/>
          </w:tcPr>
          <w:p w:rsidRPr="006C7385" w:rsidR="001F6E03" w:rsidP="00D0385C" w:rsidRDefault="001F6E03" w14:paraId="591E7B99" wp14:textId="77777777">
            <w:pPr>
              <w:spacing w:before="40" w:after="40"/>
              <w:jc w:val="left"/>
              <w:rPr>
                <w:rStyle w:val="BodytextChar"/>
                <w:rFonts w:cs="Arial"/>
                <w:sz w:val="16"/>
                <w:szCs w:val="18"/>
              </w:rPr>
            </w:pPr>
            <w:r w:rsidRPr="006C7385">
              <w:rPr>
                <w:rStyle w:val="BodytextChar"/>
                <w:rFonts w:cs="Arial"/>
                <w:sz w:val="16"/>
                <w:szCs w:val="18"/>
              </w:rPr>
              <w:t>A_DTL_TB</w:t>
            </w:r>
          </w:p>
        </w:tc>
        <w:tc>
          <w:tcPr>
            <w:tcW w:w="825" w:type="pct"/>
            <w:vAlign w:val="center"/>
          </w:tcPr>
          <w:p w:rsidRPr="006C7385" w:rsidR="001F6E03" w:rsidP="00D0385C" w:rsidRDefault="001F6E03" w14:paraId="416738D6" wp14:textId="77777777">
            <w:pPr>
              <w:spacing w:before="40" w:after="40"/>
              <w:jc w:val="left"/>
              <w:rPr>
                <w:rStyle w:val="BodytextChar"/>
                <w:rFonts w:cs="Arial"/>
                <w:sz w:val="16"/>
                <w:szCs w:val="18"/>
              </w:rPr>
            </w:pPr>
            <w:r w:rsidRPr="006C7385">
              <w:rPr>
                <w:rStyle w:val="BodytextChar"/>
                <w:rFonts w:cs="Arial"/>
                <w:sz w:val="16"/>
                <w:szCs w:val="18"/>
              </w:rPr>
              <w:t>A_AUTH_ID</w:t>
            </w:r>
          </w:p>
        </w:tc>
        <w:tc>
          <w:tcPr>
            <w:tcW w:w="1481" w:type="pct"/>
            <w:vAlign w:val="center"/>
          </w:tcPr>
          <w:p w:rsidRPr="006C7385" w:rsidR="001F6E03" w:rsidP="00D0385C" w:rsidRDefault="001F6E03" w14:paraId="0857A4E4" wp14:textId="77777777">
            <w:pPr>
              <w:pStyle w:val="TableText1"/>
              <w:spacing w:before="40" w:after="40"/>
              <w:rPr>
                <w:rStyle w:val="BodytextChar"/>
                <w:rFonts w:cs="Arial"/>
                <w:spacing w:val="0"/>
                <w:sz w:val="16"/>
                <w:szCs w:val="18"/>
              </w:rPr>
            </w:pPr>
          </w:p>
        </w:tc>
      </w:tr>
      <w:tr xmlns:wp14="http://schemas.microsoft.com/office/word/2010/wordml" w:rsidRPr="003F4256" w:rsidR="001F6E03" w:rsidTr="00D0385C" w14:paraId="7765DC7D" wp14:textId="77777777">
        <w:trPr>
          <w:cantSplit/>
          <w:jc w:val="center"/>
        </w:trPr>
        <w:tc>
          <w:tcPr>
            <w:tcW w:w="451" w:type="pct"/>
            <w:vAlign w:val="center"/>
          </w:tcPr>
          <w:p w:rsidRPr="003F4256" w:rsidR="001F6E03" w:rsidP="00D0385C" w:rsidRDefault="001F6E03" w14:paraId="16E57D6F" wp14:textId="77777777">
            <w:pPr>
              <w:jc w:val="left"/>
              <w:rPr>
                <w:rStyle w:val="BodytextChar"/>
                <w:rFonts w:cs="Arial"/>
                <w:sz w:val="16"/>
                <w:szCs w:val="18"/>
              </w:rPr>
            </w:pPr>
            <w:r w:rsidRPr="003F4256">
              <w:rPr>
                <w:rStyle w:val="BodytextChar"/>
                <w:rFonts w:cs="Arial"/>
                <w:sz w:val="16"/>
                <w:szCs w:val="18"/>
              </w:rPr>
              <w:t>Column</w:t>
            </w:r>
          </w:p>
        </w:tc>
        <w:tc>
          <w:tcPr>
            <w:tcW w:w="457" w:type="pct"/>
            <w:vAlign w:val="center"/>
          </w:tcPr>
          <w:p w:rsidRPr="003F4256" w:rsidR="001F6E03" w:rsidP="00D0385C" w:rsidRDefault="001F6E03" w14:paraId="3E719C80" wp14:textId="77777777">
            <w:pPr>
              <w:pStyle w:val="TableText"/>
              <w:rPr>
                <w:rStyle w:val="BodytextChar"/>
                <w:sz w:val="16"/>
                <w:szCs w:val="18"/>
              </w:rPr>
            </w:pPr>
            <w:r w:rsidRPr="006808FB">
              <w:rPr>
                <w:rStyle w:val="BodytextChar"/>
                <w:sz w:val="16"/>
                <w:szCs w:val="18"/>
              </w:rPr>
              <w:t>SA Hdr Stat Cd - Desc</w:t>
            </w:r>
            <w:r w:rsidRPr="003F4256" w:rsidDel="008F0C35">
              <w:rPr>
                <w:rStyle w:val="BodytextChar"/>
                <w:sz w:val="16"/>
                <w:szCs w:val="18"/>
              </w:rPr>
              <w:t xml:space="preserve"> </w:t>
            </w:r>
          </w:p>
        </w:tc>
        <w:tc>
          <w:tcPr>
            <w:tcW w:w="644" w:type="pct"/>
            <w:vAlign w:val="center"/>
          </w:tcPr>
          <w:p w:rsidRPr="00DF6897" w:rsidR="001F6E03" w:rsidP="00D0385C" w:rsidRDefault="001F6E03" w14:paraId="642A0BDD" wp14:textId="77777777">
            <w:pPr>
              <w:pStyle w:val="TableText"/>
              <w:rPr>
                <w:rStyle w:val="BodytextChar"/>
                <w:sz w:val="16"/>
                <w:szCs w:val="18"/>
                <w:highlight w:val="yellow"/>
              </w:rPr>
            </w:pPr>
            <w:r w:rsidRPr="00874B66">
              <w:rPr>
                <w:rStyle w:val="BodytextChar"/>
                <w:sz w:val="16"/>
                <w:szCs w:val="18"/>
              </w:rPr>
              <w:t>This field displays the</w:t>
            </w:r>
            <w:r>
              <w:rPr>
                <w:rStyle w:val="BodytextChar"/>
                <w:sz w:val="16"/>
                <w:szCs w:val="18"/>
              </w:rPr>
              <w:t xml:space="preserve"> authorization's header status.</w:t>
            </w:r>
          </w:p>
        </w:tc>
        <w:tc>
          <w:tcPr>
            <w:tcW w:w="1142" w:type="pct"/>
            <w:vAlign w:val="center"/>
          </w:tcPr>
          <w:p w:rsidRPr="00B25719" w:rsidR="001F6E03" w:rsidP="00D0385C" w:rsidRDefault="001F6E03" w14:paraId="34397DF2" wp14:textId="77777777">
            <w:pPr>
              <w:spacing w:before="40" w:after="40"/>
              <w:jc w:val="left"/>
              <w:rPr>
                <w:rStyle w:val="BodytextChar"/>
                <w:rFonts w:cs="Arial"/>
                <w:sz w:val="16"/>
                <w:szCs w:val="18"/>
              </w:rPr>
            </w:pPr>
            <w:r w:rsidRPr="00B25719">
              <w:rPr>
                <w:rStyle w:val="BodytextChar"/>
                <w:rFonts w:cs="Arial"/>
                <w:sz w:val="16"/>
                <w:szCs w:val="18"/>
              </w:rPr>
              <w:t>A_HDR_TB</w:t>
            </w:r>
          </w:p>
        </w:tc>
        <w:tc>
          <w:tcPr>
            <w:tcW w:w="825" w:type="pct"/>
            <w:vAlign w:val="center"/>
          </w:tcPr>
          <w:p w:rsidRPr="00B25719" w:rsidR="001F6E03" w:rsidP="00D0385C" w:rsidRDefault="001F6E03" w14:paraId="4DE61E2C" wp14:textId="77777777">
            <w:pPr>
              <w:spacing w:before="40" w:after="40"/>
              <w:jc w:val="left"/>
              <w:rPr>
                <w:rStyle w:val="BodytextChar"/>
                <w:rFonts w:cs="Arial"/>
                <w:sz w:val="16"/>
                <w:szCs w:val="18"/>
              </w:rPr>
            </w:pPr>
            <w:r w:rsidRPr="00B25719">
              <w:rPr>
                <w:rStyle w:val="BodytextChar"/>
                <w:rFonts w:cs="Arial"/>
                <w:sz w:val="16"/>
                <w:szCs w:val="18"/>
              </w:rPr>
              <w:t>A_HDR_STAT_CD</w:t>
            </w:r>
          </w:p>
        </w:tc>
        <w:tc>
          <w:tcPr>
            <w:tcW w:w="1481" w:type="pct"/>
            <w:vAlign w:val="center"/>
          </w:tcPr>
          <w:p w:rsidRPr="00F77BD7" w:rsidR="001F6E03" w:rsidP="00D0385C" w:rsidRDefault="001F6E03" w14:paraId="020AB99F" wp14:textId="77777777">
            <w:pPr>
              <w:spacing w:before="40" w:after="40"/>
              <w:jc w:val="left"/>
              <w:rPr>
                <w:rStyle w:val="BodytextChar"/>
                <w:rFonts w:cs="Arial"/>
                <w:sz w:val="16"/>
                <w:szCs w:val="18"/>
              </w:rPr>
            </w:pPr>
            <w:r w:rsidRPr="00F77BD7">
              <w:rPr>
                <w:rStyle w:val="BodytextChar"/>
                <w:rFonts w:cs="Arial"/>
                <w:sz w:val="16"/>
                <w:szCs w:val="18"/>
              </w:rPr>
              <w:t>Using R-VV-DOMAIN-NAM = ‘A-HDR-STAT-CD’, join to R-VV-TB.R-VV-CD using A-HDR-TB.A-HDR-STAT-CD to get the short description.</w:t>
            </w:r>
          </w:p>
          <w:p w:rsidRPr="00DF6897" w:rsidR="001F6E03" w:rsidP="00D0385C" w:rsidRDefault="001F6E03" w14:paraId="0691D342"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1F6E03" w:rsidTr="00D0385C" w14:paraId="68EC23ED" wp14:textId="77777777">
        <w:trPr>
          <w:cantSplit/>
          <w:jc w:val="center"/>
        </w:trPr>
        <w:tc>
          <w:tcPr>
            <w:tcW w:w="451" w:type="pct"/>
            <w:vAlign w:val="center"/>
          </w:tcPr>
          <w:p w:rsidRPr="003F4256" w:rsidR="001F6E03" w:rsidP="00D0385C" w:rsidRDefault="001F6E03" w14:paraId="65C73532" wp14:textId="77777777">
            <w:pPr>
              <w:jc w:val="left"/>
              <w:rPr>
                <w:rStyle w:val="BodytextChar"/>
                <w:rFonts w:cs="Arial"/>
                <w:sz w:val="16"/>
                <w:szCs w:val="18"/>
              </w:rPr>
            </w:pPr>
            <w:r w:rsidRPr="003F4256">
              <w:rPr>
                <w:rStyle w:val="BodytextChar"/>
                <w:rFonts w:cs="Arial"/>
                <w:sz w:val="16"/>
                <w:szCs w:val="18"/>
              </w:rPr>
              <w:t>Column</w:t>
            </w:r>
          </w:p>
        </w:tc>
        <w:tc>
          <w:tcPr>
            <w:tcW w:w="457" w:type="pct"/>
            <w:vAlign w:val="center"/>
          </w:tcPr>
          <w:p w:rsidRPr="003F4256" w:rsidR="001F6E03" w:rsidP="00D0385C" w:rsidRDefault="001F6E03" w14:paraId="1309CC4E" wp14:textId="77777777">
            <w:pPr>
              <w:pStyle w:val="TableText"/>
              <w:rPr>
                <w:rStyle w:val="BodytextChar"/>
                <w:sz w:val="16"/>
                <w:szCs w:val="18"/>
              </w:rPr>
            </w:pPr>
            <w:r w:rsidRPr="003F4256">
              <w:rPr>
                <w:rStyle w:val="BodytextChar"/>
                <w:sz w:val="16"/>
                <w:szCs w:val="18"/>
              </w:rPr>
              <w:t xml:space="preserve">SA </w:t>
            </w:r>
            <w:r>
              <w:rPr>
                <w:rStyle w:val="BodytextChar"/>
                <w:sz w:val="16"/>
                <w:szCs w:val="18"/>
              </w:rPr>
              <w:t>Recd Dt</w:t>
            </w:r>
            <w:r w:rsidRPr="003F4256" w:rsidDel="00104EF5">
              <w:rPr>
                <w:rStyle w:val="BodytextChar"/>
                <w:sz w:val="16"/>
                <w:szCs w:val="18"/>
              </w:rPr>
              <w:t xml:space="preserve"> </w:t>
            </w:r>
          </w:p>
        </w:tc>
        <w:tc>
          <w:tcPr>
            <w:tcW w:w="644" w:type="pct"/>
            <w:vAlign w:val="center"/>
          </w:tcPr>
          <w:p w:rsidRPr="00DF6897" w:rsidR="001F6E03" w:rsidP="00D0385C" w:rsidRDefault="001F6E03" w14:paraId="24B0BDFD" wp14:textId="77777777">
            <w:pPr>
              <w:pStyle w:val="TableText"/>
              <w:rPr>
                <w:rStyle w:val="BodytextChar"/>
                <w:color w:val="000000"/>
                <w:sz w:val="16"/>
                <w:szCs w:val="18"/>
                <w:highlight w:val="yellow"/>
              </w:rPr>
            </w:pPr>
            <w:r w:rsidRPr="00807FD9">
              <w:rPr>
                <w:rStyle w:val="BodytextChar"/>
                <w:color w:val="000000"/>
                <w:sz w:val="16"/>
                <w:szCs w:val="18"/>
              </w:rPr>
              <w:t>This field displays the date the SA was received</w:t>
            </w:r>
          </w:p>
        </w:tc>
        <w:tc>
          <w:tcPr>
            <w:tcW w:w="1142" w:type="pct"/>
            <w:vAlign w:val="center"/>
          </w:tcPr>
          <w:p w:rsidRPr="00B25719" w:rsidR="001F6E03" w:rsidP="00D0385C" w:rsidRDefault="001F6E03" w14:paraId="23C6724B" wp14:textId="77777777">
            <w:pPr>
              <w:spacing w:before="40" w:after="40"/>
              <w:jc w:val="left"/>
              <w:rPr>
                <w:rStyle w:val="BodytextChar"/>
                <w:rFonts w:cs="Arial"/>
                <w:color w:val="000000"/>
                <w:sz w:val="16"/>
                <w:szCs w:val="18"/>
              </w:rPr>
            </w:pPr>
            <w:r w:rsidRPr="00B25719">
              <w:rPr>
                <w:rStyle w:val="BodytextChar"/>
                <w:rFonts w:cs="Arial"/>
                <w:color w:val="000000"/>
                <w:sz w:val="16"/>
                <w:szCs w:val="18"/>
              </w:rPr>
              <w:t>A_HDR_</w:t>
            </w:r>
            <w:r>
              <w:rPr>
                <w:rStyle w:val="BodytextChar"/>
                <w:rFonts w:cs="Arial"/>
                <w:color w:val="000000"/>
                <w:sz w:val="16"/>
                <w:szCs w:val="18"/>
              </w:rPr>
              <w:t>TB</w:t>
            </w:r>
          </w:p>
        </w:tc>
        <w:tc>
          <w:tcPr>
            <w:tcW w:w="825" w:type="pct"/>
            <w:vAlign w:val="center"/>
          </w:tcPr>
          <w:p w:rsidRPr="00B25719" w:rsidR="001F6E03" w:rsidP="00D0385C" w:rsidRDefault="001F6E03" w14:paraId="41EB3113" wp14:textId="77777777">
            <w:pPr>
              <w:spacing w:before="40" w:after="40"/>
              <w:jc w:val="left"/>
              <w:rPr>
                <w:rStyle w:val="BodytextChar"/>
                <w:rFonts w:cs="Arial"/>
                <w:color w:val="000000"/>
                <w:sz w:val="16"/>
                <w:szCs w:val="18"/>
              </w:rPr>
            </w:pPr>
            <w:r w:rsidRPr="00B25719">
              <w:rPr>
                <w:rStyle w:val="BodytextChar"/>
                <w:rFonts w:cs="Arial"/>
                <w:color w:val="000000"/>
                <w:sz w:val="16"/>
                <w:szCs w:val="18"/>
              </w:rPr>
              <w:t>A_</w:t>
            </w:r>
            <w:r w:rsidRPr="00B25719" w:rsidDel="008909C7">
              <w:rPr>
                <w:rStyle w:val="BodytextChar"/>
                <w:rFonts w:cs="Arial"/>
                <w:color w:val="000000"/>
                <w:sz w:val="16"/>
                <w:szCs w:val="18"/>
              </w:rPr>
              <w:t xml:space="preserve"> </w:t>
            </w:r>
            <w:r>
              <w:rPr>
                <w:rStyle w:val="BodytextChar"/>
                <w:rFonts w:cs="Arial"/>
                <w:color w:val="000000"/>
                <w:sz w:val="16"/>
                <w:szCs w:val="18"/>
              </w:rPr>
              <w:t>SUBM_DT</w:t>
            </w:r>
          </w:p>
        </w:tc>
        <w:tc>
          <w:tcPr>
            <w:tcW w:w="1481" w:type="pct"/>
            <w:vAlign w:val="center"/>
          </w:tcPr>
          <w:p w:rsidRPr="00DF6897" w:rsidR="001F6E03" w:rsidP="00D0385C" w:rsidRDefault="001F6E03" w14:paraId="6C1031F9" wp14:textId="77777777">
            <w:pPr>
              <w:pStyle w:val="TableText1"/>
              <w:spacing w:before="40" w:after="40"/>
              <w:rPr>
                <w:rStyle w:val="BodytextChar"/>
                <w:rFonts w:cs="Arial"/>
                <w:color w:val="000000"/>
                <w:sz w:val="16"/>
                <w:szCs w:val="18"/>
                <w:highlight w:val="yellow"/>
              </w:rPr>
            </w:pPr>
            <w:r w:rsidRPr="00DF6897">
              <w:rPr>
                <w:rStyle w:val="BodytextChar"/>
                <w:rFonts w:cs="Arial"/>
                <w:sz w:val="16"/>
                <w:szCs w:val="18"/>
                <w:highlight w:val="yellow"/>
              </w:rPr>
              <w:t xml:space="preserve"> </w:t>
            </w:r>
          </w:p>
        </w:tc>
      </w:tr>
      <w:tr xmlns:wp14="http://schemas.microsoft.com/office/word/2010/wordml" w:rsidRPr="003F4256" w:rsidR="001F6E03" w:rsidTr="00D0385C" w14:paraId="46A2EB8E" wp14:textId="77777777">
        <w:trPr>
          <w:cantSplit/>
          <w:jc w:val="center"/>
        </w:trPr>
        <w:tc>
          <w:tcPr>
            <w:tcW w:w="451" w:type="pct"/>
            <w:vAlign w:val="center"/>
          </w:tcPr>
          <w:p w:rsidRPr="003F4256" w:rsidR="001F6E03" w:rsidP="00D0385C" w:rsidRDefault="001F6E03" w14:paraId="6E4EAD5A" wp14:textId="77777777">
            <w:pPr>
              <w:jc w:val="left"/>
              <w:rPr>
                <w:rStyle w:val="BodytextChar"/>
                <w:rFonts w:cs="Arial"/>
                <w:sz w:val="16"/>
                <w:szCs w:val="18"/>
              </w:rPr>
            </w:pPr>
            <w:r w:rsidRPr="003F4256">
              <w:rPr>
                <w:rStyle w:val="BodytextChar"/>
                <w:rFonts w:cs="Arial"/>
                <w:sz w:val="16"/>
                <w:szCs w:val="18"/>
              </w:rPr>
              <w:t>Column</w:t>
            </w:r>
          </w:p>
        </w:tc>
        <w:tc>
          <w:tcPr>
            <w:tcW w:w="457" w:type="pct"/>
            <w:vAlign w:val="center"/>
          </w:tcPr>
          <w:p w:rsidRPr="003F4256" w:rsidR="001F6E03" w:rsidP="00D0385C" w:rsidRDefault="001F6E03" w14:paraId="492E51B7" wp14:textId="77777777">
            <w:pPr>
              <w:pStyle w:val="TableText"/>
              <w:rPr>
                <w:rStyle w:val="BodytextChar"/>
                <w:sz w:val="16"/>
                <w:szCs w:val="18"/>
              </w:rPr>
            </w:pPr>
            <w:r w:rsidRPr="003F4256">
              <w:rPr>
                <w:rStyle w:val="BodytextChar"/>
                <w:sz w:val="16"/>
                <w:szCs w:val="18"/>
              </w:rPr>
              <w:t>Date Comment Entered</w:t>
            </w:r>
          </w:p>
        </w:tc>
        <w:tc>
          <w:tcPr>
            <w:tcW w:w="644" w:type="pct"/>
            <w:vAlign w:val="center"/>
          </w:tcPr>
          <w:p w:rsidRPr="00DF6897" w:rsidR="001F6E03" w:rsidP="00D0385C" w:rsidRDefault="001F6E03" w14:paraId="3E99DE0E" wp14:textId="77777777">
            <w:pPr>
              <w:pStyle w:val="TableText"/>
              <w:rPr>
                <w:rStyle w:val="BodytextChar"/>
                <w:color w:val="000000"/>
                <w:sz w:val="16"/>
                <w:szCs w:val="18"/>
                <w:highlight w:val="yellow"/>
              </w:rPr>
            </w:pPr>
            <w:r w:rsidRPr="00B25719">
              <w:rPr>
                <w:rStyle w:val="BodytextChar"/>
                <w:color w:val="000000"/>
                <w:sz w:val="16"/>
                <w:szCs w:val="18"/>
              </w:rPr>
              <w:t>Date that the comment was submitted.</w:t>
            </w:r>
          </w:p>
        </w:tc>
        <w:tc>
          <w:tcPr>
            <w:tcW w:w="1142" w:type="pct"/>
          </w:tcPr>
          <w:p w:rsidRPr="00B25719" w:rsidR="001F6E03" w:rsidP="00D0385C" w:rsidRDefault="001F6E03" w14:paraId="20EB689F" wp14:textId="77777777">
            <w:pPr>
              <w:spacing w:before="40" w:after="40"/>
              <w:jc w:val="left"/>
              <w:rPr>
                <w:rStyle w:val="BodytextChar"/>
                <w:rFonts w:cs="Arial"/>
                <w:sz w:val="16"/>
                <w:szCs w:val="18"/>
              </w:rPr>
            </w:pPr>
            <w:r w:rsidRPr="00B25719">
              <w:rPr>
                <w:rStyle w:val="BodytextChar"/>
                <w:rFonts w:cs="Arial"/>
                <w:sz w:val="16"/>
                <w:szCs w:val="18"/>
              </w:rPr>
              <w:t>A_CMNT_TB</w:t>
            </w:r>
          </w:p>
        </w:tc>
        <w:tc>
          <w:tcPr>
            <w:tcW w:w="825" w:type="pct"/>
            <w:vAlign w:val="center"/>
          </w:tcPr>
          <w:p w:rsidRPr="00B25719" w:rsidR="001F6E03" w:rsidP="00D0385C" w:rsidRDefault="001F6E03" w14:paraId="0F9BD1EA" wp14:textId="77777777">
            <w:pPr>
              <w:spacing w:before="40" w:after="40"/>
              <w:jc w:val="left"/>
              <w:rPr>
                <w:rStyle w:val="BodytextChar"/>
                <w:rFonts w:cs="Arial"/>
                <w:color w:val="000000"/>
                <w:sz w:val="16"/>
                <w:szCs w:val="18"/>
              </w:rPr>
            </w:pPr>
            <w:r>
              <w:rPr>
                <w:rStyle w:val="BodytextChar"/>
                <w:rFonts w:cs="Arial"/>
                <w:color w:val="000000"/>
                <w:sz w:val="16"/>
                <w:szCs w:val="18"/>
              </w:rPr>
              <w:t>G_AUD_ADD_TS</w:t>
            </w:r>
          </w:p>
        </w:tc>
        <w:tc>
          <w:tcPr>
            <w:tcW w:w="1481" w:type="pct"/>
            <w:vAlign w:val="center"/>
          </w:tcPr>
          <w:p w:rsidRPr="00DF6897" w:rsidR="001F6E03" w:rsidP="00D0385C" w:rsidRDefault="001F6E03" w14:paraId="5BB99A36" wp14:textId="77777777">
            <w:pPr>
              <w:pStyle w:val="TableText1"/>
              <w:spacing w:before="40" w:after="40"/>
              <w:rPr>
                <w:rStyle w:val="BodytextChar"/>
                <w:rFonts w:cs="Arial"/>
                <w:color w:val="000000"/>
                <w:sz w:val="16"/>
                <w:szCs w:val="18"/>
                <w:highlight w:val="yellow"/>
              </w:rPr>
            </w:pPr>
          </w:p>
        </w:tc>
      </w:tr>
      <w:tr xmlns:wp14="http://schemas.microsoft.com/office/word/2010/wordml" w:rsidRPr="003F4256" w:rsidR="001F6E03" w:rsidTr="00D0385C" w14:paraId="412D98D1" wp14:textId="77777777">
        <w:trPr>
          <w:cantSplit/>
          <w:jc w:val="center"/>
        </w:trPr>
        <w:tc>
          <w:tcPr>
            <w:tcW w:w="451" w:type="pct"/>
            <w:vAlign w:val="center"/>
          </w:tcPr>
          <w:p w:rsidRPr="003F4256" w:rsidR="001F6E03" w:rsidP="00D0385C" w:rsidRDefault="001F6E03" w14:paraId="6347547D" wp14:textId="77777777">
            <w:pPr>
              <w:jc w:val="left"/>
              <w:rPr>
                <w:rStyle w:val="BodytextChar"/>
                <w:rFonts w:cs="Arial"/>
                <w:sz w:val="16"/>
                <w:szCs w:val="18"/>
              </w:rPr>
            </w:pPr>
            <w:r w:rsidRPr="003F4256">
              <w:rPr>
                <w:rStyle w:val="BodytextChar"/>
                <w:rFonts w:cs="Arial"/>
                <w:sz w:val="16"/>
                <w:szCs w:val="18"/>
              </w:rPr>
              <w:t>Column</w:t>
            </w:r>
          </w:p>
        </w:tc>
        <w:tc>
          <w:tcPr>
            <w:tcW w:w="457" w:type="pct"/>
            <w:vAlign w:val="center"/>
          </w:tcPr>
          <w:p w:rsidRPr="003F4256" w:rsidR="001F6E03" w:rsidP="00D0385C" w:rsidRDefault="001F6E03" w14:paraId="2756D68C" wp14:textId="77777777">
            <w:pPr>
              <w:spacing w:before="40" w:after="40"/>
              <w:jc w:val="left"/>
              <w:rPr>
                <w:rStyle w:val="BodytextChar"/>
                <w:rFonts w:cs="Arial"/>
                <w:sz w:val="16"/>
                <w:szCs w:val="18"/>
              </w:rPr>
            </w:pPr>
            <w:r w:rsidRPr="003F4256">
              <w:rPr>
                <w:rStyle w:val="BodytextChar"/>
                <w:rFonts w:cs="Arial"/>
                <w:sz w:val="16"/>
                <w:szCs w:val="18"/>
              </w:rPr>
              <w:t>Comment User Name</w:t>
            </w:r>
          </w:p>
        </w:tc>
        <w:tc>
          <w:tcPr>
            <w:tcW w:w="644" w:type="pct"/>
            <w:vAlign w:val="center"/>
          </w:tcPr>
          <w:p w:rsidRPr="006C7385" w:rsidR="001F6E03" w:rsidP="00D0385C" w:rsidRDefault="001F6E03" w14:paraId="67A5B0EF" wp14:textId="77777777">
            <w:pPr>
              <w:jc w:val="left"/>
              <w:rPr>
                <w:rStyle w:val="BodytextChar"/>
                <w:rFonts w:cs="Arial"/>
                <w:sz w:val="16"/>
                <w:szCs w:val="18"/>
              </w:rPr>
            </w:pPr>
            <w:r>
              <w:rPr>
                <w:rStyle w:val="BodytextChar"/>
                <w:rFonts w:cs="Arial"/>
                <w:sz w:val="16"/>
                <w:szCs w:val="18"/>
              </w:rPr>
              <w:t>Comment User Name</w:t>
            </w:r>
          </w:p>
          <w:p w:rsidRPr="006C7385" w:rsidR="001F6E03" w:rsidP="00D0385C" w:rsidRDefault="001F6E03" w14:paraId="6880459B" wp14:textId="77777777">
            <w:pPr>
              <w:jc w:val="left"/>
              <w:rPr>
                <w:rStyle w:val="BodytextChar"/>
                <w:rFonts w:cs="Arial"/>
                <w:sz w:val="16"/>
                <w:szCs w:val="18"/>
              </w:rPr>
            </w:pPr>
            <w:r w:rsidRPr="006C7385">
              <w:rPr>
                <w:rStyle w:val="BodytextChar"/>
                <w:rFonts w:cs="Arial"/>
                <w:sz w:val="16"/>
                <w:szCs w:val="18"/>
              </w:rPr>
              <w:t>This field consists of the following concatenated:</w:t>
            </w:r>
          </w:p>
          <w:p w:rsidRPr="006C7385" w:rsidR="001F6E03" w:rsidP="00D0385C" w:rsidRDefault="001F6E03" w14:paraId="09C3151A" wp14:textId="77777777">
            <w:pPr>
              <w:numPr>
                <w:ilvl w:val="0"/>
                <w:numId w:val="17"/>
              </w:numPr>
              <w:spacing w:after="0"/>
              <w:jc w:val="left"/>
              <w:rPr>
                <w:rStyle w:val="BodytextChar"/>
                <w:rFonts w:cs="Arial"/>
                <w:sz w:val="16"/>
                <w:szCs w:val="18"/>
              </w:rPr>
            </w:pPr>
            <w:r>
              <w:rPr>
                <w:rStyle w:val="BodytextChar"/>
                <w:rFonts w:cs="Arial"/>
                <w:sz w:val="16"/>
                <w:szCs w:val="18"/>
              </w:rPr>
              <w:t>User</w:t>
            </w:r>
            <w:r w:rsidRPr="006C7385">
              <w:rPr>
                <w:rStyle w:val="BodytextChar"/>
                <w:rFonts w:cs="Arial"/>
                <w:sz w:val="16"/>
                <w:szCs w:val="18"/>
              </w:rPr>
              <w:t xml:space="preserve"> Last Name</w:t>
            </w:r>
          </w:p>
          <w:p w:rsidR="001F6E03" w:rsidP="00D0385C" w:rsidRDefault="001F6E03" w14:paraId="3E01842F" wp14:textId="77777777">
            <w:pPr>
              <w:numPr>
                <w:ilvl w:val="0"/>
                <w:numId w:val="17"/>
              </w:numPr>
              <w:spacing w:after="0"/>
              <w:jc w:val="left"/>
              <w:rPr>
                <w:rStyle w:val="BodytextChar"/>
                <w:rFonts w:cs="Arial"/>
                <w:sz w:val="16"/>
                <w:szCs w:val="18"/>
              </w:rPr>
            </w:pPr>
            <w:r>
              <w:rPr>
                <w:rStyle w:val="BodytextChar"/>
                <w:rFonts w:cs="Arial"/>
                <w:sz w:val="16"/>
                <w:szCs w:val="18"/>
              </w:rPr>
              <w:t>User</w:t>
            </w:r>
            <w:r w:rsidRPr="006C7385">
              <w:rPr>
                <w:rStyle w:val="BodytextChar"/>
                <w:rFonts w:cs="Arial"/>
                <w:sz w:val="16"/>
                <w:szCs w:val="18"/>
              </w:rPr>
              <w:t xml:space="preserve"> First Name</w:t>
            </w:r>
          </w:p>
          <w:p w:rsidRPr="00DF6897" w:rsidR="001F6E03" w:rsidP="00D0385C" w:rsidRDefault="001F6E03" w14:paraId="37DC7802" wp14:textId="77777777">
            <w:pPr>
              <w:pStyle w:val="TableText"/>
              <w:rPr>
                <w:rStyle w:val="BodytextChar"/>
                <w:color w:val="000000"/>
                <w:sz w:val="16"/>
                <w:szCs w:val="18"/>
                <w:highlight w:val="yellow"/>
              </w:rPr>
            </w:pPr>
          </w:p>
        </w:tc>
        <w:tc>
          <w:tcPr>
            <w:tcW w:w="1142" w:type="pct"/>
          </w:tcPr>
          <w:p w:rsidR="001F6E03" w:rsidP="00D0385C" w:rsidRDefault="001F6E03" w14:paraId="1A34E213" wp14:textId="77777777">
            <w:pPr>
              <w:spacing w:before="40" w:after="40"/>
              <w:jc w:val="left"/>
              <w:rPr>
                <w:rStyle w:val="BodytextChar"/>
                <w:rFonts w:cs="Arial"/>
                <w:sz w:val="16"/>
                <w:szCs w:val="18"/>
              </w:rPr>
            </w:pPr>
          </w:p>
          <w:p w:rsidRPr="00B25719" w:rsidR="001F6E03" w:rsidP="00D0385C" w:rsidRDefault="001F6E03" w14:paraId="7DB79DCB" wp14:textId="77777777">
            <w:pPr>
              <w:spacing w:before="40" w:after="40"/>
              <w:jc w:val="left"/>
              <w:rPr>
                <w:rStyle w:val="BodytextChar"/>
                <w:rFonts w:cs="Arial"/>
                <w:sz w:val="16"/>
                <w:szCs w:val="18"/>
              </w:rPr>
            </w:pPr>
            <w:r>
              <w:rPr>
                <w:rStyle w:val="BodytextChar"/>
                <w:rFonts w:cs="Arial"/>
                <w:sz w:val="16"/>
                <w:szCs w:val="18"/>
              </w:rPr>
              <w:t>G_USER_TB</w:t>
            </w:r>
          </w:p>
        </w:tc>
        <w:tc>
          <w:tcPr>
            <w:tcW w:w="825" w:type="pct"/>
            <w:vAlign w:val="center"/>
          </w:tcPr>
          <w:p w:rsidR="001F6E03" w:rsidP="00D0385C" w:rsidRDefault="001F6E03" w14:paraId="1B8F09DF" wp14:textId="77777777">
            <w:pPr>
              <w:spacing w:before="40" w:after="40"/>
              <w:jc w:val="left"/>
              <w:rPr>
                <w:rStyle w:val="BodytextChar"/>
                <w:rFonts w:cs="Arial"/>
                <w:color w:val="000000"/>
                <w:sz w:val="16"/>
                <w:szCs w:val="18"/>
              </w:rPr>
            </w:pPr>
            <w:r>
              <w:rPr>
                <w:rStyle w:val="BodytextChar"/>
                <w:rFonts w:cs="Arial"/>
                <w:color w:val="000000"/>
                <w:sz w:val="16"/>
                <w:szCs w:val="18"/>
              </w:rPr>
              <w:t>G_FIRST_NAM</w:t>
            </w:r>
          </w:p>
          <w:p w:rsidRPr="00B25719" w:rsidR="001F6E03" w:rsidP="00D0385C" w:rsidRDefault="001F6E03" w14:paraId="08BBA5BF" wp14:textId="77777777">
            <w:pPr>
              <w:spacing w:before="40" w:after="40"/>
              <w:jc w:val="left"/>
              <w:rPr>
                <w:rStyle w:val="BodytextChar"/>
                <w:rFonts w:cs="Arial"/>
                <w:color w:val="000000"/>
                <w:sz w:val="16"/>
                <w:szCs w:val="18"/>
              </w:rPr>
            </w:pPr>
            <w:r>
              <w:rPr>
                <w:rStyle w:val="BodytextChar"/>
                <w:rFonts w:cs="Arial"/>
                <w:color w:val="000000"/>
                <w:sz w:val="16"/>
                <w:szCs w:val="18"/>
              </w:rPr>
              <w:t>G_LAST_NAM</w:t>
            </w:r>
          </w:p>
        </w:tc>
        <w:tc>
          <w:tcPr>
            <w:tcW w:w="1481" w:type="pct"/>
            <w:vAlign w:val="center"/>
          </w:tcPr>
          <w:p w:rsidRPr="006C7385" w:rsidR="001F6E03" w:rsidP="00D0385C" w:rsidRDefault="001F6E03" w14:paraId="13E07EA6" wp14:textId="77777777">
            <w:pPr>
              <w:spacing w:before="40" w:after="40"/>
              <w:rPr>
                <w:rStyle w:val="BodytextChar"/>
                <w:rFonts w:cs="Arial"/>
                <w:sz w:val="16"/>
                <w:szCs w:val="18"/>
              </w:rPr>
            </w:pPr>
            <w:r w:rsidRPr="006C7385">
              <w:rPr>
                <w:rStyle w:val="BodytextChar"/>
                <w:rFonts w:cs="Arial"/>
                <w:sz w:val="16"/>
                <w:szCs w:val="18"/>
              </w:rPr>
              <w:t>Concatenate.</w:t>
            </w:r>
          </w:p>
          <w:p w:rsidRPr="006C7385" w:rsidR="001F6E03" w:rsidP="00D0385C" w:rsidRDefault="001F6E03" w14:paraId="3E633C33" wp14:textId="77777777">
            <w:pPr>
              <w:spacing w:before="40" w:after="40"/>
              <w:rPr>
                <w:rStyle w:val="BodytextChar"/>
                <w:rFonts w:cs="Arial"/>
                <w:sz w:val="16"/>
                <w:szCs w:val="18"/>
              </w:rPr>
            </w:pPr>
            <w:r w:rsidRPr="006C7385">
              <w:rPr>
                <w:rStyle w:val="BodytextChar"/>
                <w:rFonts w:cs="Arial"/>
                <w:sz w:val="16"/>
                <w:szCs w:val="18"/>
              </w:rPr>
              <w:t>Format as:</w:t>
            </w:r>
          </w:p>
          <w:p w:rsidR="001F6E03" w:rsidP="00D0385C" w:rsidRDefault="001F6E03" w14:paraId="50A73051" wp14:textId="77777777">
            <w:pPr>
              <w:pStyle w:val="TableText1"/>
              <w:spacing w:before="40" w:after="40"/>
              <w:rPr>
                <w:rStyle w:val="BodytextChar"/>
                <w:rFonts w:cs="Arial"/>
                <w:spacing w:val="0"/>
                <w:sz w:val="16"/>
                <w:szCs w:val="18"/>
              </w:rPr>
            </w:pPr>
            <w:r w:rsidRPr="006C7385">
              <w:rPr>
                <w:rStyle w:val="BodytextChar"/>
                <w:rFonts w:cs="Arial"/>
                <w:spacing w:val="0"/>
                <w:sz w:val="16"/>
                <w:szCs w:val="18"/>
              </w:rPr>
              <w:t>LLLLLLLLLLL</w:t>
            </w:r>
            <w:r>
              <w:rPr>
                <w:rStyle w:val="BodytextChar"/>
                <w:rFonts w:cs="Arial"/>
                <w:spacing w:val="0"/>
                <w:sz w:val="16"/>
                <w:szCs w:val="18"/>
              </w:rPr>
              <w:t>,</w:t>
            </w:r>
            <w:r w:rsidRPr="006C7385">
              <w:rPr>
                <w:rStyle w:val="BodytextChar"/>
                <w:rFonts w:cs="Arial"/>
                <w:spacing w:val="0"/>
                <w:sz w:val="16"/>
                <w:szCs w:val="18"/>
              </w:rPr>
              <w:t xml:space="preserve"> </w:t>
            </w:r>
            <w:r>
              <w:rPr>
                <w:rStyle w:val="BodytextChar"/>
                <w:rFonts w:cs="Arial"/>
                <w:spacing w:val="0"/>
                <w:sz w:val="16"/>
                <w:szCs w:val="18"/>
              </w:rPr>
              <w:t>FFF</w:t>
            </w:r>
          </w:p>
          <w:p w:rsidR="001F6E03" w:rsidP="00D0385C" w:rsidRDefault="001F6E03" w14:paraId="0A28B4ED" wp14:textId="77777777">
            <w:pPr>
              <w:pStyle w:val="TableText1"/>
              <w:spacing w:before="40" w:after="40"/>
              <w:rPr>
                <w:rStyle w:val="BodytextChar"/>
                <w:rFonts w:cs="Arial"/>
                <w:spacing w:val="0"/>
                <w:sz w:val="16"/>
                <w:szCs w:val="18"/>
              </w:rPr>
            </w:pPr>
          </w:p>
          <w:p w:rsidRPr="006C7385" w:rsidR="001F6E03" w:rsidP="00D0385C" w:rsidRDefault="001F6E03" w14:paraId="7615F48F" wp14:textId="77777777">
            <w:pPr>
              <w:pStyle w:val="TableText1"/>
              <w:spacing w:before="40" w:after="40"/>
              <w:rPr>
                <w:rStyle w:val="BodytextChar"/>
                <w:rFonts w:cs="Arial"/>
                <w:color w:val="000000"/>
                <w:sz w:val="16"/>
                <w:szCs w:val="18"/>
              </w:rPr>
            </w:pPr>
            <w:r>
              <w:rPr>
                <w:rStyle w:val="BodytextChar"/>
                <w:rFonts w:cs="Arial"/>
                <w:sz w:val="16"/>
                <w:szCs w:val="18"/>
              </w:rPr>
              <w:t>Obtained names by joining the A_CMNT_TB.</w:t>
            </w:r>
            <w:r w:rsidRPr="00B25719" w:rsidDel="000E2CC1">
              <w:rPr>
                <w:rStyle w:val="BodytextChar"/>
                <w:rFonts w:cs="Arial"/>
                <w:sz w:val="16"/>
                <w:szCs w:val="18"/>
              </w:rPr>
              <w:t xml:space="preserve"> </w:t>
            </w:r>
            <w:r>
              <w:rPr>
                <w:rStyle w:val="BodytextChar"/>
                <w:rFonts w:cs="Arial"/>
                <w:sz w:val="16"/>
                <w:szCs w:val="18"/>
              </w:rPr>
              <w:t>G_AUD_USER_ID to G_USER_TB_G_USER_ID</w:t>
            </w:r>
          </w:p>
        </w:tc>
      </w:tr>
      <w:tr xmlns:wp14="http://schemas.microsoft.com/office/word/2010/wordml" w:rsidRPr="003F4256" w:rsidR="001F6E03" w:rsidTr="00D0385C" w14:paraId="196D3E2C" wp14:textId="77777777">
        <w:trPr>
          <w:cantSplit/>
          <w:jc w:val="center"/>
        </w:trPr>
        <w:tc>
          <w:tcPr>
            <w:tcW w:w="451" w:type="pct"/>
            <w:tcBorders>
              <w:bottom w:val="single" w:color="616161" w:sz="2" w:space="0"/>
            </w:tcBorders>
            <w:vAlign w:val="center"/>
          </w:tcPr>
          <w:p w:rsidRPr="003F4256" w:rsidR="001F6E03" w:rsidP="00D0385C" w:rsidRDefault="001F6E03" w14:paraId="02118ECD" wp14:textId="77777777">
            <w:pPr>
              <w:jc w:val="left"/>
              <w:rPr>
                <w:rStyle w:val="BodytextChar"/>
                <w:rFonts w:cs="Arial"/>
                <w:sz w:val="16"/>
                <w:szCs w:val="18"/>
              </w:rPr>
            </w:pPr>
            <w:r>
              <w:rPr>
                <w:rStyle w:val="BodytextChar"/>
                <w:rFonts w:cs="Arial"/>
                <w:sz w:val="16"/>
                <w:szCs w:val="18"/>
              </w:rPr>
              <w:t>Column</w:t>
            </w:r>
          </w:p>
        </w:tc>
        <w:tc>
          <w:tcPr>
            <w:tcW w:w="457" w:type="pct"/>
            <w:tcBorders>
              <w:bottom w:val="single" w:color="616161" w:sz="2" w:space="0"/>
            </w:tcBorders>
            <w:vAlign w:val="center"/>
          </w:tcPr>
          <w:p w:rsidRPr="003F4256" w:rsidR="001F6E03" w:rsidP="00D0385C" w:rsidRDefault="001F6E03" w14:paraId="30CA1182" wp14:textId="77777777">
            <w:pPr>
              <w:spacing w:before="40" w:after="40"/>
              <w:jc w:val="left"/>
              <w:rPr>
                <w:rStyle w:val="BodytextChar"/>
                <w:rFonts w:cs="Arial"/>
                <w:sz w:val="16"/>
                <w:szCs w:val="18"/>
              </w:rPr>
            </w:pPr>
            <w:r>
              <w:rPr>
                <w:rStyle w:val="BodytextChar"/>
                <w:rFonts w:cs="Arial"/>
                <w:sz w:val="16"/>
                <w:szCs w:val="18"/>
              </w:rPr>
              <w:t>Comment</w:t>
            </w:r>
          </w:p>
        </w:tc>
        <w:tc>
          <w:tcPr>
            <w:tcW w:w="644" w:type="pct"/>
            <w:tcBorders>
              <w:bottom w:val="single" w:color="616161" w:sz="2" w:space="0"/>
            </w:tcBorders>
            <w:vAlign w:val="center"/>
          </w:tcPr>
          <w:p w:rsidRPr="00DF6897" w:rsidR="001F6E03" w:rsidP="00D0385C" w:rsidRDefault="001F6E03" w14:paraId="7DA81481" wp14:textId="77777777">
            <w:pPr>
              <w:pStyle w:val="TableText"/>
              <w:rPr>
                <w:rStyle w:val="BodytextChar"/>
                <w:color w:val="000000"/>
                <w:sz w:val="16"/>
                <w:szCs w:val="18"/>
                <w:highlight w:val="yellow"/>
              </w:rPr>
            </w:pPr>
            <w:r w:rsidRPr="00B25719">
              <w:rPr>
                <w:rStyle w:val="BodytextChar"/>
                <w:color w:val="000000"/>
                <w:sz w:val="16"/>
                <w:szCs w:val="18"/>
              </w:rPr>
              <w:t>Comment entered by a</w:t>
            </w:r>
            <w:r>
              <w:rPr>
                <w:rStyle w:val="BodytextChar"/>
                <w:color w:val="000000"/>
                <w:sz w:val="16"/>
                <w:szCs w:val="18"/>
              </w:rPr>
              <w:t>ny user.</w:t>
            </w:r>
          </w:p>
        </w:tc>
        <w:tc>
          <w:tcPr>
            <w:tcW w:w="1142" w:type="pct"/>
            <w:tcBorders>
              <w:bottom w:val="single" w:color="616161" w:sz="2" w:space="0"/>
            </w:tcBorders>
            <w:vAlign w:val="center"/>
          </w:tcPr>
          <w:p w:rsidRPr="00B25719" w:rsidR="001F6E03" w:rsidP="00D0385C" w:rsidRDefault="001F6E03" w14:paraId="32A5035E" wp14:textId="77777777">
            <w:pPr>
              <w:spacing w:before="40" w:after="40"/>
              <w:jc w:val="left"/>
              <w:rPr>
                <w:rStyle w:val="BodytextChar"/>
                <w:rFonts w:cs="Arial"/>
                <w:sz w:val="16"/>
                <w:szCs w:val="18"/>
              </w:rPr>
            </w:pPr>
            <w:r w:rsidRPr="00B25719">
              <w:rPr>
                <w:rStyle w:val="BodytextChar"/>
                <w:rFonts w:cs="Arial"/>
                <w:sz w:val="16"/>
                <w:szCs w:val="18"/>
              </w:rPr>
              <w:t>A_CMNT_TB</w:t>
            </w:r>
          </w:p>
        </w:tc>
        <w:tc>
          <w:tcPr>
            <w:tcW w:w="825" w:type="pct"/>
            <w:tcBorders>
              <w:bottom w:val="single" w:color="616161" w:sz="2" w:space="0"/>
            </w:tcBorders>
            <w:vAlign w:val="center"/>
          </w:tcPr>
          <w:p w:rsidRPr="00DF6897" w:rsidR="001F6E03" w:rsidP="00D0385C" w:rsidRDefault="001F6E03" w14:paraId="462C8A82" wp14:textId="77777777">
            <w:pPr>
              <w:spacing w:before="40" w:after="40"/>
              <w:jc w:val="left"/>
              <w:rPr>
                <w:rStyle w:val="BodytextChar"/>
                <w:rFonts w:cs="Arial"/>
                <w:color w:val="000000"/>
                <w:sz w:val="16"/>
                <w:szCs w:val="18"/>
                <w:highlight w:val="yellow"/>
              </w:rPr>
            </w:pPr>
            <w:r w:rsidRPr="00B25719">
              <w:rPr>
                <w:rStyle w:val="BodytextChar"/>
                <w:rFonts w:cs="Arial"/>
                <w:color w:val="000000"/>
                <w:sz w:val="16"/>
                <w:szCs w:val="18"/>
              </w:rPr>
              <w:t>A_CMNT_TEXT_CLOB</w:t>
            </w:r>
          </w:p>
        </w:tc>
        <w:tc>
          <w:tcPr>
            <w:tcW w:w="1481" w:type="pct"/>
            <w:tcBorders>
              <w:bottom w:val="single" w:color="616161" w:sz="2" w:space="0"/>
            </w:tcBorders>
            <w:vAlign w:val="center"/>
          </w:tcPr>
          <w:p w:rsidRPr="00DF6897" w:rsidR="001F6E03" w:rsidP="00D0385C" w:rsidRDefault="001F6E03" w14:paraId="5487B634" wp14:textId="77777777">
            <w:pPr>
              <w:pStyle w:val="TableText1"/>
              <w:spacing w:before="40" w:after="40"/>
              <w:rPr>
                <w:rStyle w:val="BodytextChar"/>
                <w:rFonts w:cs="Arial"/>
                <w:color w:val="000000"/>
                <w:sz w:val="16"/>
                <w:szCs w:val="18"/>
                <w:highlight w:val="yellow"/>
              </w:rPr>
            </w:pPr>
            <w:r>
              <w:rPr>
                <w:rStyle w:val="BodytextChar"/>
                <w:rFonts w:cs="Arial"/>
                <w:color w:val="000000"/>
                <w:sz w:val="16"/>
                <w:szCs w:val="18"/>
              </w:rPr>
              <w:t>**There may</w:t>
            </w:r>
            <w:r w:rsidRPr="00874B66">
              <w:rPr>
                <w:rStyle w:val="BodytextChar"/>
                <w:rFonts w:cs="Arial"/>
                <w:color w:val="000000"/>
                <w:sz w:val="16"/>
                <w:szCs w:val="18"/>
              </w:rPr>
              <w:t xml:space="preserve"> be multiple comments</w:t>
            </w:r>
            <w:r>
              <w:rPr>
                <w:rStyle w:val="BodytextChar"/>
                <w:rFonts w:cs="Arial"/>
                <w:color w:val="000000"/>
                <w:sz w:val="16"/>
                <w:szCs w:val="18"/>
              </w:rPr>
              <w:t xml:space="preserve"> (table rows)</w:t>
            </w:r>
            <w:r w:rsidRPr="00874B66">
              <w:rPr>
                <w:rStyle w:val="BodytextChar"/>
                <w:rFonts w:cs="Arial"/>
                <w:color w:val="000000"/>
                <w:sz w:val="16"/>
                <w:szCs w:val="18"/>
              </w:rPr>
              <w:t xml:space="preserve"> in same day.</w:t>
            </w:r>
          </w:p>
        </w:tc>
      </w:tr>
    </w:tbl>
    <w:p xmlns:wp14="http://schemas.microsoft.com/office/word/2010/wordml" w:rsidR="001F6E03" w:rsidP="001F6E03" w:rsidRDefault="001F6E03" w14:paraId="071AEB83" wp14:textId="77777777">
      <w: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4125"/>
        <w:gridCol w:w="5873"/>
        <w:gridCol w:w="4396"/>
      </w:tblGrid>
      <w:tr xmlns:wp14="http://schemas.microsoft.com/office/word/2010/wordml" w:rsidR="001F6E03" w:rsidTr="00D0385C" w14:paraId="17D10CD4" wp14:textId="77777777">
        <w:trPr>
          <w:cantSplit/>
          <w:jc w:val="center"/>
        </w:trPr>
        <w:tc>
          <w:tcPr>
            <w:tcW w:w="5000" w:type="pct"/>
            <w:gridSpan w:val="3"/>
            <w:tcBorders>
              <w:top w:val="single" w:color="616161" w:sz="2" w:space="0"/>
              <w:bottom w:val="single" w:color="616161" w:sz="2" w:space="0"/>
            </w:tcBorders>
            <w:shd w:val="clear" w:color="auto" w:fill="191919"/>
            <w:vAlign w:val="center"/>
          </w:tcPr>
          <w:p w:rsidR="001F6E03" w:rsidP="00D0385C" w:rsidRDefault="001F6E03" w14:paraId="55FC8068"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1F6E03" w:rsidTr="00D0385C" w14:paraId="6EDDCB23" wp14:textId="77777777">
        <w:trPr>
          <w:cantSplit/>
          <w:jc w:val="center"/>
        </w:trPr>
        <w:tc>
          <w:tcPr>
            <w:tcW w:w="1433" w:type="pct"/>
            <w:tcBorders>
              <w:top w:val="single" w:color="616161" w:sz="2" w:space="0"/>
              <w:bottom w:val="single" w:color="616161" w:sz="2" w:space="0"/>
            </w:tcBorders>
            <w:vAlign w:val="center"/>
          </w:tcPr>
          <w:p w:rsidRPr="00205D93" w:rsidR="001F6E03" w:rsidP="00D0385C" w:rsidRDefault="001F6E03" w14:paraId="5638FD2F" wp14:textId="77777777">
            <w:pPr>
              <w:pStyle w:val="TableHeading"/>
              <w:spacing w:before="40" w:after="40"/>
              <w:jc w:val="center"/>
              <w:rPr>
                <w:rStyle w:val="ModernTableText"/>
                <w:rFonts w:cs="Arial"/>
                <w:szCs w:val="17"/>
              </w:rPr>
            </w:pPr>
            <w:r w:rsidRPr="00205D93">
              <w:rPr>
                <w:rStyle w:val="ModernTableText"/>
                <w:rFonts w:cs="Arial"/>
                <w:szCs w:val="17"/>
              </w:rPr>
              <w:t>Chart Footnote Label (opt)</w:t>
            </w:r>
          </w:p>
        </w:tc>
        <w:tc>
          <w:tcPr>
            <w:tcW w:w="2040" w:type="pct"/>
            <w:tcBorders>
              <w:top w:val="single" w:color="616161" w:sz="2" w:space="0"/>
              <w:bottom w:val="single" w:color="616161" w:sz="2" w:space="0"/>
            </w:tcBorders>
            <w:vAlign w:val="center"/>
          </w:tcPr>
          <w:p w:rsidRPr="00205D93" w:rsidR="001F6E03" w:rsidP="00D0385C" w:rsidRDefault="001F6E03" w14:paraId="4DDAF270"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Description (opt)</w:t>
            </w:r>
          </w:p>
        </w:tc>
        <w:tc>
          <w:tcPr>
            <w:tcW w:w="1527" w:type="pct"/>
            <w:tcBorders>
              <w:top w:val="single" w:color="616161" w:sz="2" w:space="0"/>
              <w:bottom w:val="single" w:color="616161" w:sz="2" w:space="0"/>
            </w:tcBorders>
            <w:vAlign w:val="center"/>
          </w:tcPr>
          <w:p w:rsidRPr="00205D93" w:rsidR="001F6E03" w:rsidP="00D0385C" w:rsidRDefault="001F6E03" w14:paraId="742531A5"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Processing Rules (opt)</w:t>
            </w:r>
          </w:p>
        </w:tc>
      </w:tr>
      <w:tr xmlns:wp14="http://schemas.microsoft.com/office/word/2010/wordml" w:rsidR="001F6E03" w:rsidTr="00D0385C" w14:paraId="6161F9E2" wp14:textId="77777777">
        <w:trPr>
          <w:cantSplit/>
          <w:jc w:val="center"/>
        </w:trPr>
        <w:tc>
          <w:tcPr>
            <w:tcW w:w="1433" w:type="pct"/>
            <w:tcBorders>
              <w:top w:val="single" w:color="616161" w:sz="2" w:space="0"/>
              <w:bottom w:val="single" w:color="616161" w:sz="2" w:space="0"/>
            </w:tcBorders>
            <w:vAlign w:val="center"/>
          </w:tcPr>
          <w:p w:rsidRPr="00205D93" w:rsidR="001F6E03" w:rsidP="00D0385C" w:rsidRDefault="001F6E03" w14:paraId="3FD5D96B"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2040" w:type="pct"/>
            <w:tcBorders>
              <w:top w:val="single" w:color="616161" w:sz="2" w:space="0"/>
              <w:bottom w:val="single" w:color="616161" w:sz="2" w:space="0"/>
            </w:tcBorders>
            <w:vAlign w:val="center"/>
          </w:tcPr>
          <w:p w:rsidRPr="00205D93" w:rsidR="001F6E03" w:rsidP="00D0385C" w:rsidRDefault="001F6E03" w14:paraId="35655875"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527" w:type="pct"/>
            <w:tcBorders>
              <w:top w:val="single" w:color="616161" w:sz="2" w:space="0"/>
              <w:bottom w:val="single" w:color="616161" w:sz="2" w:space="0"/>
            </w:tcBorders>
            <w:vAlign w:val="center"/>
          </w:tcPr>
          <w:p w:rsidRPr="00205D93" w:rsidR="001F6E03" w:rsidP="00D0385C" w:rsidRDefault="001F6E03" w14:paraId="165CE0BD"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r>
      <w:tr xmlns:wp14="http://schemas.microsoft.com/office/word/2010/wordml" w:rsidR="001F6E03" w:rsidTr="00D0385C" w14:paraId="624D43F2" wp14:textId="77777777">
        <w:trPr>
          <w:cantSplit/>
          <w:jc w:val="center"/>
        </w:trPr>
        <w:tc>
          <w:tcPr>
            <w:tcW w:w="5000" w:type="pct"/>
            <w:gridSpan w:val="3"/>
            <w:tcBorders>
              <w:top w:val="single" w:color="616161" w:sz="2" w:space="0"/>
              <w:bottom w:val="single" w:color="616161" w:sz="2" w:space="0"/>
            </w:tcBorders>
            <w:shd w:val="clear" w:color="auto" w:fill="191919"/>
            <w:vAlign w:val="center"/>
          </w:tcPr>
          <w:p w:rsidRPr="00205D93" w:rsidR="001F6E03" w:rsidP="00D0385C" w:rsidRDefault="001F6E03" w14:paraId="39F9563B" wp14:textId="77777777">
            <w:pPr>
              <w:pStyle w:val="TableText1"/>
              <w:spacing w:before="40" w:after="40"/>
              <w:jc w:val="center"/>
              <w:rPr>
                <w:rStyle w:val="ModernTableText"/>
                <w:rFonts w:cs="Arial"/>
                <w:bCs/>
                <w:noProof/>
                <w:color w:val="FFFFFF"/>
                <w:szCs w:val="19"/>
              </w:rPr>
            </w:pPr>
            <w:r w:rsidRPr="00205D93">
              <w:rPr>
                <w:rStyle w:val="ModernTableText"/>
                <w:rFonts w:cs="Arial"/>
                <w:bCs/>
                <w:noProof/>
                <w:color w:val="FFFFFF"/>
                <w:szCs w:val="19"/>
              </w:rPr>
              <w:t>Report Footnote (opt)</w:t>
            </w:r>
          </w:p>
        </w:tc>
      </w:tr>
      <w:tr xmlns:wp14="http://schemas.microsoft.com/office/word/2010/wordml" w:rsidR="001F6E03" w:rsidTr="00D0385C" w14:paraId="6C70456F" wp14:textId="77777777">
        <w:trPr>
          <w:cantSplit/>
          <w:jc w:val="center"/>
        </w:trPr>
        <w:tc>
          <w:tcPr>
            <w:tcW w:w="1433" w:type="pct"/>
            <w:tcBorders>
              <w:top w:val="single" w:color="616161" w:sz="2" w:space="0"/>
            </w:tcBorders>
            <w:vAlign w:val="center"/>
          </w:tcPr>
          <w:p w:rsidRPr="00205D93" w:rsidR="001F6E03" w:rsidP="00D0385C" w:rsidRDefault="001F6E03" w14:paraId="62D733FC" wp14:textId="77777777">
            <w:pPr>
              <w:pStyle w:val="TableHeading"/>
              <w:spacing w:before="40" w:after="40"/>
              <w:jc w:val="center"/>
              <w:rPr>
                <w:rStyle w:val="ModernTableText"/>
                <w:rFonts w:cs="Arial"/>
                <w:szCs w:val="17"/>
              </w:rPr>
            </w:pPr>
            <w:r w:rsidRPr="00205D93">
              <w:rPr>
                <w:rStyle w:val="ModernTableText"/>
                <w:rFonts w:cs="Arial"/>
                <w:szCs w:val="17"/>
              </w:rPr>
              <w:t>Report Footnote Label (opt)</w:t>
            </w:r>
          </w:p>
        </w:tc>
        <w:tc>
          <w:tcPr>
            <w:tcW w:w="2040" w:type="pct"/>
            <w:tcBorders>
              <w:top w:val="single" w:color="616161" w:sz="2" w:space="0"/>
            </w:tcBorders>
            <w:vAlign w:val="center"/>
          </w:tcPr>
          <w:p w:rsidRPr="00205D93" w:rsidR="001F6E03" w:rsidP="00D0385C" w:rsidRDefault="001F6E03" w14:paraId="312C5538"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Description (opt)</w:t>
            </w:r>
          </w:p>
        </w:tc>
        <w:tc>
          <w:tcPr>
            <w:tcW w:w="1527" w:type="pct"/>
            <w:tcBorders>
              <w:top w:val="single" w:color="616161" w:sz="2" w:space="0"/>
            </w:tcBorders>
            <w:vAlign w:val="center"/>
          </w:tcPr>
          <w:p w:rsidRPr="00205D93" w:rsidR="001F6E03" w:rsidP="00D0385C" w:rsidRDefault="001F6E03" w14:paraId="0AF644F5"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Processing Rules (opt)</w:t>
            </w:r>
          </w:p>
        </w:tc>
      </w:tr>
      <w:tr xmlns:wp14="http://schemas.microsoft.com/office/word/2010/wordml" w:rsidR="001F6E03" w:rsidTr="00D0385C" w14:paraId="15301AFF" wp14:textId="77777777">
        <w:trPr>
          <w:cantSplit/>
          <w:jc w:val="center"/>
        </w:trPr>
        <w:tc>
          <w:tcPr>
            <w:tcW w:w="1433" w:type="pct"/>
            <w:vAlign w:val="center"/>
          </w:tcPr>
          <w:p w:rsidR="001F6E03" w:rsidP="00D0385C" w:rsidRDefault="001F6E03" w14:paraId="014E68F7"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2040" w:type="pct"/>
            <w:vAlign w:val="center"/>
          </w:tcPr>
          <w:p w:rsidR="001F6E03" w:rsidP="00D0385C" w:rsidRDefault="001F6E03" w14:paraId="10E7782C"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1527" w:type="pct"/>
            <w:vAlign w:val="center"/>
          </w:tcPr>
          <w:p w:rsidR="001F6E03" w:rsidP="00D0385C" w:rsidRDefault="001F6E03" w14:paraId="0428EAD1"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r>
    </w:tbl>
    <w:p xmlns:wp14="http://schemas.microsoft.com/office/word/2010/wordml" w:rsidR="00D0385C" w:rsidP="001F6E03" w:rsidRDefault="00D0385C" w14:paraId="04DE7FF6" wp14:textId="77777777"/>
    <w:p xmlns:wp14="http://schemas.microsoft.com/office/word/2010/wordml" w:rsidR="00D0385C" w:rsidP="001F6E03" w:rsidRDefault="00387850" w14:paraId="77746563" wp14:textId="77777777">
      <w:r>
        <w:br w:type="page"/>
      </w:r>
    </w:p>
    <w:p xmlns:wp14="http://schemas.microsoft.com/office/word/2010/wordml" w:rsidR="00D0385C" w:rsidP="005073B6" w:rsidRDefault="005073B6" w14:paraId="558F8062" wp14:textId="77777777">
      <w:pPr>
        <w:pStyle w:val="Heading5"/>
      </w:pPr>
      <w:bookmarkStart w:name="_Toc214963359" w:id="336"/>
      <w:r w:rsidRPr="005073B6">
        <w:t>Report Definition – OPR-SRA-135A – Service Authorization New Comments to Inbox Report (AA Only)</w:t>
      </w:r>
      <w:bookmarkEnd w:id="336"/>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19"/>
        <w:gridCol w:w="1474"/>
        <w:gridCol w:w="1684"/>
        <w:gridCol w:w="1649"/>
        <w:gridCol w:w="17"/>
        <w:gridCol w:w="1911"/>
        <w:gridCol w:w="2420"/>
        <w:gridCol w:w="302"/>
        <w:gridCol w:w="17"/>
        <w:gridCol w:w="1960"/>
        <w:gridCol w:w="1537"/>
      </w:tblGrid>
      <w:tr xmlns:wp14="http://schemas.microsoft.com/office/word/2010/wordml" w:rsidR="005073B6" w:rsidTr="009E21C0" w14:paraId="7EA0A44B" wp14:textId="77777777">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Pr="00FF7891" w:rsidR="005073B6" w:rsidP="009E21C0" w:rsidRDefault="005073B6" w14:paraId="5EFCEA3A" wp14:textId="77777777">
            <w:pPr>
              <w:jc w:val="center"/>
              <w:rPr>
                <w:rFonts w:eastAsia="MS Mincho"/>
                <w:szCs w:val="20"/>
              </w:rPr>
            </w:pPr>
            <w:r>
              <w:rPr>
                <w:sz w:val="19"/>
                <w:szCs w:val="19"/>
              </w:rPr>
              <w:br w:type="page"/>
            </w:r>
            <w:r>
              <w:rPr>
                <w:sz w:val="19"/>
                <w:szCs w:val="19"/>
              </w:rPr>
              <w:br w:type="page"/>
            </w:r>
            <w:r>
              <w:rPr>
                <w:sz w:val="19"/>
                <w:szCs w:val="19"/>
              </w:rPr>
              <w:br w:type="page"/>
            </w:r>
            <w:r>
              <w:rPr>
                <w:sz w:val="19"/>
                <w:szCs w:val="19"/>
              </w:rPr>
              <w:br w:type="page"/>
            </w:r>
            <w:r w:rsidRPr="00FF7891">
              <w:rPr>
                <w:rFonts w:eastAsia="MS Mincho"/>
                <w:szCs w:val="20"/>
              </w:rPr>
              <w:t>NH MMIS REPORT DEFINITION</w:t>
            </w:r>
          </w:p>
        </w:tc>
      </w:tr>
      <w:tr xmlns:wp14="http://schemas.microsoft.com/office/word/2010/wordml" w:rsidR="005073B6" w:rsidTr="009E21C0" w14:paraId="4A68E76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Borders>
              <w:top w:val="single" w:color="auto" w:sz="4" w:space="0"/>
            </w:tcBorders>
            <w:vAlign w:val="center"/>
          </w:tcPr>
          <w:p w:rsidRPr="00205D93" w:rsidR="005073B6" w:rsidP="009E21C0" w:rsidRDefault="005073B6" w14:paraId="769B4998" wp14:textId="77777777">
            <w:pPr>
              <w:pStyle w:val="TableHeading"/>
              <w:spacing w:before="40" w:after="40"/>
              <w:rPr>
                <w:rStyle w:val="ModernTableText"/>
                <w:noProof/>
                <w:szCs w:val="17"/>
              </w:rPr>
            </w:pPr>
            <w:r w:rsidRPr="00205D93">
              <w:rPr>
                <w:rStyle w:val="ModernTableText"/>
                <w:noProof/>
                <w:szCs w:val="17"/>
              </w:rPr>
              <w:t>Report Type:</w:t>
            </w:r>
          </w:p>
        </w:tc>
        <w:tc>
          <w:tcPr>
            <w:tcW w:w="3995" w:type="pct"/>
            <w:gridSpan w:val="9"/>
            <w:tcBorders>
              <w:top w:val="single" w:color="auto" w:sz="4" w:space="0"/>
            </w:tcBorders>
            <w:vAlign w:val="center"/>
          </w:tcPr>
          <w:p w:rsidRPr="00205D93" w:rsidR="005073B6" w:rsidP="009E21C0" w:rsidRDefault="005073B6" w14:paraId="21D7ECE5"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Standard</w:t>
            </w:r>
            <w:r w:rsidRPr="00205D93">
              <w:rPr>
                <w:rStyle w:val="ModernTableText"/>
                <w:noProof/>
                <w:szCs w:val="17"/>
              </w:rPr>
              <w:tab/>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Customized</w:t>
            </w:r>
          </w:p>
        </w:tc>
      </w:tr>
      <w:tr xmlns:wp14="http://schemas.microsoft.com/office/word/2010/wordml" w:rsidR="005073B6" w:rsidTr="009E21C0" w14:paraId="2DEA2AE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Borders>
              <w:top w:val="single" w:color="616161" w:sz="2" w:space="0"/>
            </w:tcBorders>
            <w:vAlign w:val="center"/>
          </w:tcPr>
          <w:p w:rsidRPr="00205D93" w:rsidR="005073B6" w:rsidP="009E21C0" w:rsidRDefault="005073B6" w14:paraId="2226887A" wp14:textId="77777777">
            <w:pPr>
              <w:pStyle w:val="TableHeading"/>
              <w:spacing w:before="40" w:after="40"/>
              <w:rPr>
                <w:rStyle w:val="ModernTableText"/>
                <w:noProof/>
                <w:szCs w:val="17"/>
              </w:rPr>
            </w:pPr>
            <w:r w:rsidRPr="00205D93">
              <w:rPr>
                <w:rStyle w:val="ModernTableText"/>
                <w:noProof/>
                <w:szCs w:val="17"/>
              </w:rPr>
              <w:t>Client Name:</w:t>
            </w:r>
          </w:p>
        </w:tc>
        <w:tc>
          <w:tcPr>
            <w:tcW w:w="3995" w:type="pct"/>
            <w:gridSpan w:val="9"/>
            <w:tcBorders>
              <w:top w:val="single" w:color="616161" w:sz="2" w:space="0"/>
            </w:tcBorders>
            <w:vAlign w:val="center"/>
          </w:tcPr>
          <w:p w:rsidRPr="00205D93" w:rsidR="005073B6" w:rsidP="009E21C0" w:rsidRDefault="005073B6" w14:paraId="5C63903B" wp14:textId="77777777">
            <w:pPr>
              <w:pStyle w:val="TableText1"/>
              <w:spacing w:before="40" w:after="40"/>
              <w:rPr>
                <w:rStyle w:val="ModernTableText"/>
                <w:szCs w:val="17"/>
              </w:rPr>
            </w:pPr>
            <w:r w:rsidRPr="00205D93">
              <w:rPr>
                <w:rStyle w:val="ModernTableText"/>
                <w:szCs w:val="17"/>
              </w:rPr>
              <w:t>New Hampshire</w:t>
            </w:r>
          </w:p>
        </w:tc>
      </w:tr>
      <w:tr xmlns:wp14="http://schemas.microsoft.com/office/word/2010/wordml" w:rsidR="005073B6" w:rsidTr="009E21C0" w14:paraId="47641BD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Borders>
              <w:top w:val="single" w:color="616161" w:sz="2" w:space="0"/>
            </w:tcBorders>
            <w:vAlign w:val="center"/>
          </w:tcPr>
          <w:p w:rsidRPr="00205D93" w:rsidR="005073B6" w:rsidP="009E21C0" w:rsidRDefault="005073B6" w14:paraId="07AC00B3" wp14:textId="77777777">
            <w:pPr>
              <w:pStyle w:val="TableHeading"/>
              <w:spacing w:before="40" w:after="40"/>
              <w:rPr>
                <w:rStyle w:val="ModernTableText"/>
                <w:noProof/>
                <w:szCs w:val="17"/>
              </w:rPr>
            </w:pPr>
            <w:r w:rsidRPr="00205D93">
              <w:rPr>
                <w:rStyle w:val="ModernTableText"/>
                <w:noProof/>
                <w:szCs w:val="17"/>
              </w:rPr>
              <w:t>Client Report ID:</w:t>
            </w:r>
          </w:p>
        </w:tc>
        <w:tc>
          <w:tcPr>
            <w:tcW w:w="3995" w:type="pct"/>
            <w:gridSpan w:val="9"/>
            <w:tcBorders>
              <w:top w:val="single" w:color="616161" w:sz="2" w:space="0"/>
            </w:tcBorders>
            <w:vAlign w:val="center"/>
          </w:tcPr>
          <w:p w:rsidRPr="00205D93" w:rsidR="005073B6" w:rsidP="009E21C0" w:rsidRDefault="005073B6" w14:paraId="7D61E42D" wp14:textId="77777777">
            <w:pPr>
              <w:pStyle w:val="TableText1"/>
              <w:spacing w:before="40" w:after="40"/>
              <w:rPr>
                <w:rStyle w:val="ModernTableText"/>
                <w:szCs w:val="17"/>
              </w:rPr>
            </w:pPr>
            <w:r w:rsidRPr="00205D93">
              <w:rPr>
                <w:rStyle w:val="ModernTableText"/>
                <w:szCs w:val="17"/>
              </w:rPr>
              <w:t>OPR-SRA-1</w:t>
            </w:r>
            <w:r>
              <w:rPr>
                <w:rStyle w:val="ModernTableText"/>
                <w:szCs w:val="17"/>
              </w:rPr>
              <w:t>35A</w:t>
            </w:r>
          </w:p>
        </w:tc>
      </w:tr>
      <w:tr xmlns:wp14="http://schemas.microsoft.com/office/word/2010/wordml" w:rsidR="005073B6" w:rsidTr="009E21C0" w14:paraId="264CD7C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91"/>
          <w:jc w:val="center"/>
        </w:trPr>
        <w:tc>
          <w:tcPr>
            <w:tcW w:w="1005" w:type="pct"/>
            <w:gridSpan w:val="2"/>
            <w:tcBorders>
              <w:top w:val="single" w:color="616161" w:sz="2" w:space="0"/>
            </w:tcBorders>
            <w:vAlign w:val="center"/>
          </w:tcPr>
          <w:p w:rsidRPr="00205D93" w:rsidR="005073B6" w:rsidP="009E21C0" w:rsidRDefault="005073B6" w14:paraId="212FAEC6" wp14:textId="77777777">
            <w:pPr>
              <w:pStyle w:val="TableHeading"/>
              <w:spacing w:before="40" w:after="40"/>
              <w:rPr>
                <w:rStyle w:val="ModernTableText"/>
                <w:noProof/>
                <w:szCs w:val="17"/>
              </w:rPr>
            </w:pPr>
            <w:r w:rsidRPr="00205D93">
              <w:rPr>
                <w:rStyle w:val="ModernTableText"/>
                <w:noProof/>
                <w:szCs w:val="17"/>
              </w:rPr>
              <w:t>Client Line Of Business:</w:t>
            </w:r>
          </w:p>
        </w:tc>
        <w:tc>
          <w:tcPr>
            <w:tcW w:w="3995" w:type="pct"/>
            <w:gridSpan w:val="9"/>
            <w:tcBorders>
              <w:top w:val="single" w:color="616161" w:sz="2" w:space="0"/>
            </w:tcBorders>
            <w:vAlign w:val="center"/>
          </w:tcPr>
          <w:p w:rsidRPr="00205D93" w:rsidR="005073B6" w:rsidP="009E21C0" w:rsidRDefault="005073B6" w14:paraId="0B094B2B" wp14:textId="77777777">
            <w:pPr>
              <w:pStyle w:val="TableText1"/>
              <w:spacing w:before="40" w:after="40"/>
              <w:rPr>
                <w:rStyle w:val="ModernTableText"/>
                <w:szCs w:val="17"/>
              </w:rPr>
            </w:pPr>
            <w:r w:rsidRPr="00205D93">
              <w:rPr>
                <w:rStyle w:val="ModernTableText"/>
                <w:szCs w:val="17"/>
              </w:rPr>
              <w:t>Medicaid</w:t>
            </w:r>
          </w:p>
        </w:tc>
      </w:tr>
      <w:tr xmlns:wp14="http://schemas.microsoft.com/office/word/2010/wordml" w:rsidR="005073B6" w:rsidTr="009E21C0" w14:paraId="59BC606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64"/>
          <w:jc w:val="center"/>
        </w:trPr>
        <w:tc>
          <w:tcPr>
            <w:tcW w:w="1005" w:type="pct"/>
            <w:gridSpan w:val="2"/>
            <w:tcBorders>
              <w:top w:val="single" w:color="616161" w:sz="2" w:space="0"/>
            </w:tcBorders>
            <w:vAlign w:val="center"/>
          </w:tcPr>
          <w:p w:rsidRPr="00D667B6" w:rsidR="005073B6" w:rsidP="009E21C0" w:rsidRDefault="005073B6" w14:paraId="5B5AC7DF" wp14:textId="77777777">
            <w:pPr>
              <w:pStyle w:val="TableHeading"/>
              <w:spacing w:before="40" w:after="40"/>
              <w:rPr>
                <w:rStyle w:val="ModernTableText"/>
                <w:noProof/>
                <w:szCs w:val="17"/>
              </w:rPr>
            </w:pPr>
            <w:r w:rsidRPr="00D667B6">
              <w:rPr>
                <w:rStyle w:val="ModernTableText"/>
                <w:noProof/>
                <w:szCs w:val="17"/>
              </w:rPr>
              <w:t>Client Division / Department:</w:t>
            </w:r>
          </w:p>
        </w:tc>
        <w:tc>
          <w:tcPr>
            <w:tcW w:w="3995" w:type="pct"/>
            <w:gridSpan w:val="9"/>
            <w:tcBorders>
              <w:top w:val="single" w:color="616161" w:sz="2" w:space="0"/>
            </w:tcBorders>
            <w:vAlign w:val="center"/>
          </w:tcPr>
          <w:p w:rsidRPr="00D667B6" w:rsidR="005073B6" w:rsidP="009E21C0" w:rsidRDefault="005073B6" w14:paraId="49AEBCD1" wp14:textId="77777777">
            <w:pPr>
              <w:pStyle w:val="TableText1"/>
              <w:spacing w:before="40" w:after="40"/>
              <w:rPr>
                <w:rStyle w:val="ModernTableText"/>
                <w:szCs w:val="17"/>
              </w:rPr>
            </w:pPr>
            <w:r w:rsidRPr="00D667B6">
              <w:rPr>
                <w:rStyle w:val="ModernTableText"/>
                <w:szCs w:val="17"/>
              </w:rPr>
              <w:t>DHHS</w:t>
            </w:r>
          </w:p>
        </w:tc>
      </w:tr>
      <w:tr xmlns:wp14="http://schemas.microsoft.com/office/word/2010/wordml" w:rsidR="005073B6" w:rsidTr="009E21C0" w14:paraId="39864F9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trPr>
        <w:tc>
          <w:tcPr>
            <w:tcW w:w="1005" w:type="pct"/>
            <w:gridSpan w:val="2"/>
            <w:tcBorders>
              <w:top w:val="single" w:color="616161" w:sz="2" w:space="0"/>
              <w:bottom w:val="single" w:color="616161" w:sz="2" w:space="0"/>
            </w:tcBorders>
            <w:vAlign w:val="center"/>
          </w:tcPr>
          <w:p w:rsidRPr="00D667B6" w:rsidR="005073B6" w:rsidP="009E21C0" w:rsidRDefault="005073B6" w14:paraId="08801022" wp14:textId="77777777">
            <w:pPr>
              <w:pStyle w:val="TableHeading"/>
              <w:spacing w:before="40" w:after="40"/>
              <w:rPr>
                <w:rStyle w:val="ModernTableText"/>
                <w:noProof/>
                <w:szCs w:val="17"/>
              </w:rPr>
            </w:pPr>
            <w:r w:rsidRPr="00D667B6">
              <w:rPr>
                <w:rStyle w:val="ModernTableText"/>
                <w:noProof/>
                <w:szCs w:val="17"/>
              </w:rPr>
              <w:t>Report Title:</w:t>
            </w:r>
          </w:p>
        </w:tc>
        <w:tc>
          <w:tcPr>
            <w:tcW w:w="3995" w:type="pct"/>
            <w:gridSpan w:val="9"/>
            <w:tcBorders>
              <w:top w:val="single" w:color="616161" w:sz="2" w:space="0"/>
              <w:bottom w:val="single" w:color="616161" w:sz="2" w:space="0"/>
            </w:tcBorders>
            <w:vAlign w:val="center"/>
          </w:tcPr>
          <w:p w:rsidRPr="00D667B6" w:rsidR="005073B6" w:rsidP="009E21C0" w:rsidRDefault="005073B6" w14:paraId="13C0C591" wp14:textId="77777777">
            <w:pPr>
              <w:pStyle w:val="TableText1"/>
              <w:spacing w:before="40" w:after="40"/>
              <w:rPr>
                <w:rStyle w:val="ModernTableText"/>
                <w:szCs w:val="17"/>
              </w:rPr>
            </w:pPr>
            <w:r w:rsidRPr="00D667B6">
              <w:rPr>
                <w:rStyle w:val="ModernTableText"/>
              </w:rPr>
              <w:t>Service Authorization New Comments to Inbox Report</w:t>
            </w:r>
            <w:r>
              <w:rPr>
                <w:rStyle w:val="ModernTableText"/>
              </w:rPr>
              <w:t xml:space="preserve"> (AA Only)</w:t>
            </w:r>
          </w:p>
        </w:tc>
      </w:tr>
      <w:tr xmlns:wp14="http://schemas.microsoft.com/office/word/2010/wordml" w:rsidR="005073B6" w:rsidTr="009E21C0" w14:paraId="1D13381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trPr>
        <w:tc>
          <w:tcPr>
            <w:tcW w:w="1005" w:type="pct"/>
            <w:gridSpan w:val="2"/>
            <w:tcBorders>
              <w:top w:val="single" w:color="616161" w:sz="2" w:space="0"/>
              <w:bottom w:val="single" w:color="616161" w:sz="2" w:space="0"/>
            </w:tcBorders>
            <w:vAlign w:val="center"/>
          </w:tcPr>
          <w:p w:rsidRPr="00D667B6" w:rsidR="005073B6" w:rsidP="009E21C0" w:rsidRDefault="005073B6" w14:paraId="7DD21DF0" wp14:textId="77777777">
            <w:pPr>
              <w:pStyle w:val="TableHeading"/>
              <w:spacing w:before="40" w:after="40"/>
              <w:rPr>
                <w:rStyle w:val="ModernTableText"/>
                <w:noProof/>
                <w:szCs w:val="17"/>
              </w:rPr>
            </w:pPr>
            <w:r w:rsidRPr="00D667B6">
              <w:rPr>
                <w:rStyle w:val="ModernTableText"/>
                <w:noProof/>
                <w:szCs w:val="17"/>
              </w:rPr>
              <w:t>Report Description:</w:t>
            </w:r>
          </w:p>
        </w:tc>
        <w:tc>
          <w:tcPr>
            <w:tcW w:w="3995" w:type="pct"/>
            <w:gridSpan w:val="9"/>
            <w:tcBorders>
              <w:top w:val="single" w:color="616161" w:sz="2" w:space="0"/>
              <w:bottom w:val="single" w:color="616161" w:sz="2" w:space="0"/>
            </w:tcBorders>
            <w:vAlign w:val="center"/>
          </w:tcPr>
          <w:p w:rsidR="005073B6" w:rsidP="009E21C0" w:rsidRDefault="005073B6" w14:paraId="77511109" wp14:textId="77777777">
            <w:pPr>
              <w:pStyle w:val="CommentText"/>
              <w:rPr>
                <w:b/>
                <w:bCs/>
              </w:rPr>
            </w:pPr>
            <w:r w:rsidRPr="00D667B6">
              <w:rPr>
                <w:rStyle w:val="ModernTableText"/>
                <w:szCs w:val="17"/>
              </w:rPr>
              <w:t>This is a standard SA report that will be going to each provider’s</w:t>
            </w:r>
            <w:r>
              <w:rPr>
                <w:rStyle w:val="ModernTableText"/>
                <w:szCs w:val="17"/>
              </w:rPr>
              <w:t xml:space="preserve"> </w:t>
            </w:r>
            <w:r w:rsidRPr="004C42D4">
              <w:rPr>
                <w:rStyle w:val="ModernTableText"/>
                <w:szCs w:val="17"/>
              </w:rPr>
              <w:t>(AA)</w:t>
            </w:r>
            <w:r w:rsidRPr="00D667B6">
              <w:rPr>
                <w:rStyle w:val="ModernTableText"/>
                <w:szCs w:val="17"/>
              </w:rPr>
              <w:t xml:space="preserve"> INBOX. </w:t>
            </w:r>
            <w:r>
              <w:rPr>
                <w:rStyle w:val="ModernTableText"/>
                <w:szCs w:val="17"/>
              </w:rPr>
              <w:t xml:space="preserve"> This </w:t>
            </w:r>
            <w:r>
              <w:rPr>
                <w:rFonts w:ascii="Verdana" w:hAnsi="Verdana"/>
                <w:color w:val="000000"/>
                <w:sz w:val="17"/>
                <w:szCs w:val="17"/>
              </w:rPr>
              <w:t xml:space="preserve">report will list the AA authorizations that have been entered for another provider. </w:t>
            </w:r>
            <w:r>
              <w:t xml:space="preserve">This report displays SA’s where comment activity has occurred on the reporting date.  </w:t>
            </w:r>
            <w:r w:rsidRPr="00ED5A6F">
              <w:t xml:space="preserve">This will display comments from </w:t>
            </w:r>
            <w:r>
              <w:t xml:space="preserve">internal and </w:t>
            </w:r>
            <w:r w:rsidRPr="00ED5A6F">
              <w:t>provider users.</w:t>
            </w:r>
            <w:r>
              <w:t xml:space="preserve"> </w:t>
            </w:r>
            <w:r w:rsidRPr="00BC6259">
              <w:rPr>
                <w:b/>
                <w:bCs/>
              </w:rPr>
              <w:t xml:space="preserve"> </w:t>
            </w:r>
          </w:p>
          <w:p w:rsidRPr="00D667B6" w:rsidR="005073B6" w:rsidP="009E21C0" w:rsidRDefault="005073B6" w14:paraId="53DEEC76" wp14:textId="77777777">
            <w:pPr>
              <w:pStyle w:val="CommentText"/>
              <w:rPr>
                <w:rStyle w:val="ModernTableText"/>
                <w:szCs w:val="17"/>
              </w:rPr>
            </w:pPr>
            <w:r w:rsidRPr="00BC6259">
              <w:rPr>
                <w:b/>
                <w:bCs/>
              </w:rPr>
              <w:t>This is a clone of the OPR-SRA-135</w:t>
            </w:r>
            <w:r>
              <w:rPr>
                <w:b/>
                <w:bCs/>
              </w:rPr>
              <w:t xml:space="preserve"> </w:t>
            </w:r>
            <w:r w:rsidR="004A5FF5">
              <w:rPr>
                <w:b/>
                <w:bCs/>
              </w:rPr>
              <w:t>Report</w:t>
            </w:r>
            <w:r w:rsidRPr="00BC6259" w:rsidR="004A5FF5">
              <w:rPr>
                <w:b/>
                <w:bCs/>
              </w:rPr>
              <w:t xml:space="preserve"> but</w:t>
            </w:r>
            <w:r w:rsidRPr="00BC6259">
              <w:rPr>
                <w:b/>
                <w:bCs/>
              </w:rPr>
              <w:t xml:space="preserve"> will only list authorizations submitted by an Area Agency for another provider</w:t>
            </w:r>
            <w:r>
              <w:rPr>
                <w:b/>
                <w:bCs/>
              </w:rPr>
              <w:t>, with only Area Agencies receiving reports.</w:t>
            </w:r>
          </w:p>
        </w:tc>
      </w:tr>
      <w:tr xmlns:wp14="http://schemas.microsoft.com/office/word/2010/wordml" w:rsidR="005073B6" w:rsidTr="009E21C0" w14:paraId="25B85ED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D667B6" w:rsidR="005073B6" w:rsidP="009E21C0" w:rsidRDefault="005073B6" w14:paraId="1B8A578F" wp14:textId="77777777">
            <w:pPr>
              <w:pStyle w:val="TableHeading"/>
              <w:spacing w:before="40" w:after="40"/>
              <w:rPr>
                <w:rStyle w:val="ModernTableText"/>
                <w:noProof/>
                <w:szCs w:val="17"/>
              </w:rPr>
            </w:pPr>
            <w:r w:rsidRPr="00D667B6">
              <w:rPr>
                <w:rStyle w:val="ModernTableText"/>
                <w:noProof/>
                <w:szCs w:val="17"/>
              </w:rPr>
              <w:t>Report Source State Code:</w:t>
            </w:r>
          </w:p>
        </w:tc>
        <w:tc>
          <w:tcPr>
            <w:tcW w:w="3995" w:type="pct"/>
            <w:gridSpan w:val="9"/>
            <w:vAlign w:val="center"/>
          </w:tcPr>
          <w:p w:rsidRPr="00D667B6" w:rsidR="005073B6" w:rsidP="009E21C0" w:rsidRDefault="005073B6" w14:paraId="6FB636C2" wp14:textId="77777777">
            <w:pPr>
              <w:pStyle w:val="TableText1"/>
              <w:spacing w:before="40" w:after="40"/>
              <w:rPr>
                <w:rStyle w:val="ModernTableText"/>
                <w:szCs w:val="17"/>
              </w:rPr>
            </w:pPr>
            <w:r w:rsidRPr="00D667B6">
              <w:rPr>
                <w:rStyle w:val="ModernTableText"/>
                <w:szCs w:val="17"/>
              </w:rPr>
              <w:t>NH</w:t>
            </w:r>
          </w:p>
        </w:tc>
      </w:tr>
      <w:tr xmlns:wp14="http://schemas.microsoft.com/office/word/2010/wordml" w:rsidR="005073B6" w:rsidTr="009E21C0" w14:paraId="69E219C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D667B6" w:rsidR="005073B6" w:rsidP="009E21C0" w:rsidRDefault="005073B6" w14:paraId="287F340B" wp14:textId="77777777">
            <w:pPr>
              <w:pStyle w:val="TableHeading"/>
              <w:spacing w:before="40" w:after="40"/>
              <w:rPr>
                <w:rStyle w:val="ModernTableText"/>
                <w:noProof/>
                <w:szCs w:val="17"/>
              </w:rPr>
            </w:pPr>
            <w:r w:rsidRPr="00D667B6">
              <w:rPr>
                <w:rStyle w:val="ModernTableText"/>
                <w:noProof/>
                <w:szCs w:val="17"/>
              </w:rPr>
              <w:t>Report Source Type:</w:t>
            </w:r>
          </w:p>
        </w:tc>
        <w:tc>
          <w:tcPr>
            <w:tcW w:w="3995" w:type="pct"/>
            <w:gridSpan w:val="9"/>
            <w:vAlign w:val="center"/>
          </w:tcPr>
          <w:p w:rsidRPr="00D667B6" w:rsidR="005073B6" w:rsidP="009E21C0" w:rsidRDefault="005073B6" w14:paraId="3BBDC227" wp14:textId="77777777">
            <w:pPr>
              <w:pStyle w:val="TableText1"/>
              <w:spacing w:before="40" w:after="40"/>
              <w:rPr>
                <w:rStyle w:val="ModernTableText"/>
                <w:noProof/>
                <w:szCs w:val="17"/>
              </w:rPr>
            </w:pPr>
            <w:r w:rsidRPr="00D667B6">
              <w:rPr>
                <w:rStyle w:val="ModernTableText"/>
                <w:rFonts w:ascii="Wingdings 2" w:hAnsi="Wingdings 2" w:eastAsia="Wingdings 2" w:cs="Wingdings 2"/>
                <w:noProof/>
                <w:szCs w:val="23"/>
              </w:rPr>
              <w:t>£</w:t>
            </w:r>
            <w:r w:rsidRPr="00D667B6">
              <w:rPr>
                <w:rStyle w:val="ModernTableText"/>
                <w:noProof/>
                <w:szCs w:val="23"/>
              </w:rPr>
              <w:t xml:space="preserve"> </w:t>
            </w:r>
            <w:r w:rsidRPr="00D667B6">
              <w:rPr>
                <w:rStyle w:val="ModernTableText"/>
                <w:noProof/>
                <w:szCs w:val="17"/>
              </w:rPr>
              <w:t>OLTP</w:t>
            </w:r>
            <w:r w:rsidRPr="00D667B6">
              <w:rPr>
                <w:rStyle w:val="ModernTableText"/>
                <w:noProof/>
                <w:szCs w:val="17"/>
              </w:rPr>
              <w:tab/>
            </w:r>
            <w:r w:rsidRPr="00D667B6">
              <w:rPr>
                <w:rStyle w:val="ModernTableText"/>
                <w:noProof/>
                <w:szCs w:val="17"/>
              </w:rPr>
              <w:tab/>
            </w:r>
            <w:r w:rsidRPr="00D667B6">
              <w:rPr>
                <w:rStyle w:val="ModernTableText"/>
                <w:rFonts w:ascii="Wingdings" w:hAnsi="Wingdings" w:eastAsia="Wingdings" w:cs="Wingdings"/>
                <w:noProof/>
                <w:szCs w:val="23"/>
              </w:rPr>
              <w:t>þ</w:t>
            </w:r>
            <w:r w:rsidRPr="00D667B6">
              <w:rPr>
                <w:rStyle w:val="ModernTableText"/>
                <w:noProof/>
                <w:szCs w:val="23"/>
              </w:rPr>
              <w:t xml:space="preserve"> </w:t>
            </w:r>
            <w:r w:rsidRPr="00D667B6">
              <w:rPr>
                <w:rStyle w:val="ModernTableText"/>
                <w:noProof/>
                <w:szCs w:val="17"/>
              </w:rPr>
              <w:t xml:space="preserve">OLAP </w:t>
            </w:r>
          </w:p>
        </w:tc>
      </w:tr>
      <w:tr xmlns:wp14="http://schemas.microsoft.com/office/word/2010/wordml" w:rsidR="005073B6" w:rsidTr="009E21C0" w14:paraId="2AE39B9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5073B6" w:rsidP="009E21C0" w:rsidRDefault="005073B6" w14:paraId="3D36CD75" wp14:textId="77777777">
            <w:pPr>
              <w:pStyle w:val="TableHeading"/>
              <w:spacing w:before="40" w:after="40"/>
              <w:rPr>
                <w:rStyle w:val="ModernTableText"/>
                <w:noProof/>
                <w:szCs w:val="17"/>
              </w:rPr>
            </w:pPr>
            <w:r w:rsidRPr="00205D93">
              <w:rPr>
                <w:rStyle w:val="ModernTableText"/>
                <w:noProof/>
                <w:szCs w:val="17"/>
              </w:rPr>
              <w:t>Report Source Type Component:</w:t>
            </w:r>
          </w:p>
        </w:tc>
        <w:tc>
          <w:tcPr>
            <w:tcW w:w="3995" w:type="pct"/>
            <w:gridSpan w:val="9"/>
            <w:vAlign w:val="center"/>
          </w:tcPr>
          <w:p w:rsidRPr="00D667B6" w:rsidR="005073B6" w:rsidP="009E21C0" w:rsidRDefault="005073B6" w14:paraId="1FB80E71" wp14:textId="77777777">
            <w:pPr>
              <w:pStyle w:val="TableText1"/>
              <w:tabs>
                <w:tab w:val="left" w:pos="2052"/>
                <w:tab w:val="left" w:pos="2232"/>
                <w:tab w:val="left" w:pos="4032"/>
                <w:tab w:val="left" w:pos="6012"/>
                <w:tab w:val="left" w:pos="6552"/>
              </w:tabs>
              <w:spacing w:before="40" w:after="40"/>
              <w:rPr>
                <w:rStyle w:val="ModernTableText"/>
                <w:noProof/>
                <w:szCs w:val="17"/>
              </w:rPr>
            </w:pPr>
            <w:r w:rsidRPr="00D667B6">
              <w:rPr>
                <w:rStyle w:val="ModernTableText"/>
                <w:rFonts w:ascii="Wingdings 2" w:hAnsi="Wingdings 2" w:eastAsia="Wingdings 2" w:cs="Wingdings 2"/>
                <w:noProof/>
                <w:szCs w:val="23"/>
              </w:rPr>
              <w:t>£</w:t>
            </w:r>
            <w:r w:rsidRPr="00D667B6">
              <w:rPr>
                <w:rStyle w:val="ModernTableText"/>
                <w:noProof/>
                <w:szCs w:val="17"/>
              </w:rPr>
              <w:t xml:space="preserve"> Provider</w:t>
            </w:r>
            <w:r w:rsidRPr="00D667B6">
              <w:rPr>
                <w:rStyle w:val="ModernTableText"/>
                <w:noProof/>
                <w:szCs w:val="17"/>
              </w:rPr>
              <w:tab/>
            </w:r>
            <w:r w:rsidRPr="00D667B6">
              <w:rPr>
                <w:rStyle w:val="ModernTableText"/>
                <w:noProof/>
                <w:szCs w:val="17"/>
              </w:rPr>
              <w:t xml:space="preserve">  </w:t>
            </w:r>
            <w:r w:rsidRPr="00D667B6">
              <w:rPr>
                <w:rStyle w:val="ModernTableText"/>
                <w:rFonts w:ascii="Wingdings 2" w:hAnsi="Wingdings 2" w:eastAsia="Wingdings 2" w:cs="Wingdings 2"/>
                <w:noProof/>
                <w:szCs w:val="23"/>
              </w:rPr>
              <w:t>£</w:t>
            </w:r>
            <w:r w:rsidRPr="00D667B6">
              <w:rPr>
                <w:rStyle w:val="ModernTableText"/>
                <w:noProof/>
                <w:szCs w:val="23"/>
              </w:rPr>
              <w:t xml:space="preserve"> </w:t>
            </w:r>
            <w:r w:rsidRPr="00D667B6">
              <w:rPr>
                <w:rStyle w:val="ModernTableText"/>
                <w:noProof/>
                <w:szCs w:val="17"/>
              </w:rPr>
              <w:t>Member</w:t>
            </w:r>
            <w:r w:rsidRPr="00D667B6">
              <w:rPr>
                <w:rStyle w:val="ModernTableText"/>
                <w:noProof/>
                <w:szCs w:val="17"/>
              </w:rPr>
              <w:tab/>
            </w:r>
            <w:r w:rsidRPr="00D667B6">
              <w:rPr>
                <w:rStyle w:val="ModernTableText"/>
                <w:rFonts w:ascii="Wingdings" w:hAnsi="Wingdings" w:eastAsia="Wingdings" w:cs="Wingdings"/>
                <w:noProof/>
                <w:szCs w:val="23"/>
              </w:rPr>
              <w:t>þ</w:t>
            </w:r>
            <w:r w:rsidRPr="00D667B6">
              <w:rPr>
                <w:rStyle w:val="ModernTableText"/>
                <w:noProof/>
                <w:szCs w:val="17"/>
              </w:rPr>
              <w:t xml:space="preserve"> Operations</w:t>
            </w:r>
            <w:r w:rsidRPr="00D667B6">
              <w:rPr>
                <w:rStyle w:val="ModernTableText"/>
                <w:noProof/>
                <w:szCs w:val="17"/>
              </w:rPr>
              <w:tab/>
            </w:r>
            <w:r w:rsidRPr="00D667B6">
              <w:rPr>
                <w:rStyle w:val="ModernTableText"/>
                <w:rFonts w:ascii="Wingdings 2" w:hAnsi="Wingdings 2" w:eastAsia="Wingdings 2" w:cs="Wingdings 2"/>
                <w:noProof/>
                <w:szCs w:val="23"/>
              </w:rPr>
              <w:t>£</w:t>
            </w:r>
            <w:r w:rsidRPr="00D667B6">
              <w:rPr>
                <w:rStyle w:val="ModernTableText"/>
                <w:noProof/>
                <w:szCs w:val="23"/>
              </w:rPr>
              <w:t xml:space="preserve"> </w:t>
            </w:r>
            <w:r w:rsidRPr="00D667B6">
              <w:rPr>
                <w:rStyle w:val="ModernTableText"/>
                <w:noProof/>
                <w:szCs w:val="17"/>
              </w:rPr>
              <w:t>Program</w:t>
            </w:r>
          </w:p>
        </w:tc>
      </w:tr>
      <w:tr xmlns:wp14="http://schemas.microsoft.com/office/word/2010/wordml" w:rsidR="005073B6" w:rsidTr="009E21C0" w14:paraId="47B4BB3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D667B6" w:rsidR="005073B6" w:rsidP="009E21C0" w:rsidRDefault="005073B6" w14:paraId="66B4C342" wp14:textId="77777777">
            <w:pPr>
              <w:pStyle w:val="ModernBodyText"/>
              <w:spacing w:before="40" w:after="40"/>
              <w:jc w:val="center"/>
              <w:rPr>
                <w:rStyle w:val="Modern2nd-levelTableheader"/>
                <w:sz w:val="21"/>
                <w:szCs w:val="21"/>
              </w:rPr>
            </w:pPr>
            <w:r w:rsidRPr="00D667B6">
              <w:rPr>
                <w:rStyle w:val="Modern2nd-levelTableheader"/>
                <w:sz w:val="21"/>
                <w:szCs w:val="21"/>
              </w:rPr>
              <w:t>Report Generation</w:t>
            </w:r>
          </w:p>
        </w:tc>
      </w:tr>
      <w:tr xmlns:wp14="http://schemas.microsoft.com/office/word/2010/wordml" w:rsidR="005073B6" w:rsidTr="009E21C0" w14:paraId="11B0F03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175"/>
          <w:jc w:val="center"/>
        </w:trPr>
        <w:tc>
          <w:tcPr>
            <w:tcW w:w="1005" w:type="pct"/>
            <w:gridSpan w:val="2"/>
            <w:vAlign w:val="center"/>
          </w:tcPr>
          <w:p w:rsidRPr="00205D93" w:rsidR="005073B6" w:rsidP="009E21C0" w:rsidRDefault="005073B6" w14:paraId="5A3E7626" wp14:textId="77777777">
            <w:pPr>
              <w:pStyle w:val="TableHeading"/>
              <w:spacing w:before="40" w:after="40"/>
              <w:rPr>
                <w:rStyle w:val="ModernTableText"/>
                <w:noProof/>
                <w:szCs w:val="17"/>
              </w:rPr>
            </w:pPr>
            <w:r w:rsidRPr="00205D93">
              <w:rPr>
                <w:rStyle w:val="ModernTableText"/>
                <w:noProof/>
                <w:szCs w:val="17"/>
              </w:rPr>
              <w:t>Report Generated by:</w:t>
            </w:r>
          </w:p>
        </w:tc>
        <w:tc>
          <w:tcPr>
            <w:tcW w:w="3995" w:type="pct"/>
            <w:gridSpan w:val="9"/>
            <w:vAlign w:val="center"/>
          </w:tcPr>
          <w:p w:rsidRPr="00D667B6" w:rsidR="005073B6" w:rsidP="009E21C0" w:rsidRDefault="005073B6" w14:paraId="1FFE11B3" wp14:textId="77777777">
            <w:pPr>
              <w:pStyle w:val="TableText1"/>
              <w:tabs>
                <w:tab w:val="left" w:pos="2052"/>
                <w:tab w:val="left" w:pos="2232"/>
                <w:tab w:val="left" w:pos="4032"/>
                <w:tab w:val="left" w:pos="6012"/>
                <w:tab w:val="left" w:pos="7812"/>
                <w:tab w:val="left" w:pos="9792"/>
              </w:tabs>
              <w:spacing w:before="40" w:after="40"/>
              <w:rPr>
                <w:rStyle w:val="ModernTableText"/>
                <w:noProof/>
                <w:szCs w:val="17"/>
              </w:rPr>
            </w:pPr>
            <w:r w:rsidRPr="00D667B6">
              <w:rPr>
                <w:rStyle w:val="ModernTableText"/>
                <w:rFonts w:ascii="Wingdings" w:hAnsi="Wingdings" w:eastAsia="Wingdings" w:cs="Wingdings"/>
                <w:noProof/>
                <w:szCs w:val="23"/>
              </w:rPr>
              <w:t>þ</w:t>
            </w:r>
            <w:r w:rsidRPr="00D667B6">
              <w:rPr>
                <w:rStyle w:val="ModernTableText"/>
                <w:noProof/>
                <w:szCs w:val="17"/>
              </w:rPr>
              <w:t xml:space="preserve"> EQR</w:t>
            </w:r>
            <w:r w:rsidRPr="00D667B6">
              <w:rPr>
                <w:rStyle w:val="ModernTableText"/>
                <w:noProof/>
                <w:szCs w:val="17"/>
              </w:rPr>
              <w:tab/>
            </w:r>
            <w:r w:rsidRPr="00D667B6">
              <w:rPr>
                <w:rStyle w:val="ModernTableText"/>
                <w:noProof/>
                <w:szCs w:val="17"/>
              </w:rPr>
              <w:t xml:space="preserve">  </w:t>
            </w:r>
            <w:r w:rsidRPr="00D667B6">
              <w:rPr>
                <w:rStyle w:val="ModernTableText"/>
                <w:rFonts w:ascii="Wingdings 2" w:hAnsi="Wingdings 2" w:eastAsia="Wingdings 2" w:cs="Wingdings 2"/>
                <w:noProof/>
                <w:szCs w:val="23"/>
              </w:rPr>
              <w:t>£</w:t>
            </w:r>
            <w:r w:rsidRPr="00D667B6">
              <w:rPr>
                <w:rStyle w:val="ModernTableText"/>
                <w:noProof/>
                <w:szCs w:val="17"/>
              </w:rPr>
              <w:t xml:space="preserve"> EFADS</w:t>
            </w:r>
            <w:r w:rsidRPr="00D667B6">
              <w:rPr>
                <w:rStyle w:val="ModernTableText"/>
                <w:noProof/>
                <w:szCs w:val="17"/>
              </w:rPr>
              <w:tab/>
            </w:r>
            <w:r w:rsidRPr="00D667B6">
              <w:rPr>
                <w:rStyle w:val="ModernTableText"/>
                <w:rFonts w:ascii="Wingdings 2" w:hAnsi="Wingdings 2" w:eastAsia="Wingdings 2" w:cs="Wingdings 2"/>
                <w:noProof/>
                <w:szCs w:val="23"/>
              </w:rPr>
              <w:t>£</w:t>
            </w:r>
            <w:r w:rsidRPr="00D667B6">
              <w:rPr>
                <w:rStyle w:val="ModernTableText"/>
                <w:noProof/>
                <w:szCs w:val="17"/>
              </w:rPr>
              <w:t xml:space="preserve"> EMAR</w:t>
            </w:r>
            <w:r w:rsidRPr="00D667B6">
              <w:rPr>
                <w:rStyle w:val="ModernTableText"/>
                <w:noProof/>
                <w:szCs w:val="17"/>
              </w:rPr>
              <w:tab/>
            </w:r>
            <w:r w:rsidRPr="00D667B6">
              <w:rPr>
                <w:rStyle w:val="ModernTableText"/>
                <w:rFonts w:ascii="Wingdings 2" w:hAnsi="Wingdings 2" w:eastAsia="Wingdings 2" w:cs="Wingdings 2"/>
                <w:noProof/>
                <w:szCs w:val="23"/>
              </w:rPr>
              <w:t>£</w:t>
            </w:r>
            <w:r w:rsidRPr="00D667B6">
              <w:rPr>
                <w:rStyle w:val="ModernTableText"/>
                <w:noProof/>
                <w:szCs w:val="17"/>
              </w:rPr>
              <w:t xml:space="preserve">  ESUR</w:t>
            </w:r>
            <w:r w:rsidRPr="00D667B6">
              <w:rPr>
                <w:rStyle w:val="ModernTableText"/>
                <w:noProof/>
                <w:szCs w:val="17"/>
              </w:rPr>
              <w:tab/>
            </w:r>
            <w:r w:rsidRPr="00D667B6">
              <w:rPr>
                <w:rStyle w:val="ModernTableText"/>
                <w:rFonts w:ascii="Wingdings 2" w:hAnsi="Wingdings 2" w:eastAsia="Wingdings 2" w:cs="Wingdings 2"/>
                <w:noProof/>
                <w:szCs w:val="23"/>
              </w:rPr>
              <w:t>£</w:t>
            </w:r>
            <w:r w:rsidRPr="00D667B6">
              <w:rPr>
                <w:rStyle w:val="ModernTableText"/>
                <w:noProof/>
                <w:szCs w:val="17"/>
              </w:rPr>
              <w:t xml:space="preserve"> Other – Please explain:  </w:t>
            </w:r>
          </w:p>
        </w:tc>
      </w:tr>
      <w:tr xmlns:wp14="http://schemas.microsoft.com/office/word/2010/wordml" w:rsidR="005073B6" w:rsidTr="009E21C0" w14:paraId="5D9D95D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Align w:val="center"/>
          </w:tcPr>
          <w:p w:rsidRPr="00205D93" w:rsidR="005073B6" w:rsidP="009E21C0" w:rsidRDefault="005073B6" w14:paraId="1DD6F175" wp14:textId="77777777">
            <w:pPr>
              <w:pStyle w:val="TableText1"/>
              <w:spacing w:before="40" w:after="40"/>
              <w:rPr>
                <w:rStyle w:val="ModernTableText"/>
                <w:b/>
                <w:noProof/>
                <w:szCs w:val="17"/>
              </w:rPr>
            </w:pPr>
            <w:r w:rsidRPr="00205D93">
              <w:rPr>
                <w:rStyle w:val="ModernTableText"/>
                <w:b/>
                <w:noProof/>
                <w:szCs w:val="17"/>
              </w:rPr>
              <w:t>Report Screen Tip (optional):</w:t>
            </w:r>
          </w:p>
        </w:tc>
        <w:tc>
          <w:tcPr>
            <w:tcW w:w="3995" w:type="pct"/>
            <w:gridSpan w:val="9"/>
            <w:vAlign w:val="center"/>
          </w:tcPr>
          <w:p w:rsidRPr="00205D93" w:rsidR="005073B6" w:rsidP="009E21C0" w:rsidRDefault="005073B6" w14:paraId="45CE2ADF" wp14:textId="77777777">
            <w:pPr>
              <w:pStyle w:val="TableText1"/>
              <w:spacing w:before="40" w:after="40"/>
              <w:rPr>
                <w:rStyle w:val="ModernTableText"/>
                <w:szCs w:val="17"/>
                <w:u w:val="single"/>
              </w:rPr>
            </w:pPr>
          </w:p>
        </w:tc>
      </w:tr>
      <w:tr xmlns:wp14="http://schemas.microsoft.com/office/word/2010/wordml" w:rsidR="005073B6" w:rsidTr="009E21C0" w14:paraId="46D4F1A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Align w:val="center"/>
          </w:tcPr>
          <w:p w:rsidRPr="00205D93" w:rsidR="005073B6" w:rsidP="009E21C0" w:rsidRDefault="005073B6" w14:paraId="2E855316" wp14:textId="77777777">
            <w:pPr>
              <w:pStyle w:val="TableHeading"/>
              <w:spacing w:before="40" w:after="40"/>
              <w:rPr>
                <w:rStyle w:val="ModernTableText"/>
                <w:noProof/>
                <w:szCs w:val="17"/>
              </w:rPr>
            </w:pPr>
            <w:r w:rsidRPr="00205D93">
              <w:rPr>
                <w:rStyle w:val="ModernTableText"/>
                <w:noProof/>
                <w:szCs w:val="17"/>
              </w:rPr>
              <w:t>Report Calendar Type:</w:t>
            </w:r>
          </w:p>
        </w:tc>
        <w:tc>
          <w:tcPr>
            <w:tcW w:w="3995" w:type="pct"/>
            <w:gridSpan w:val="9"/>
            <w:vAlign w:val="center"/>
          </w:tcPr>
          <w:p w:rsidRPr="00205D93" w:rsidR="005073B6" w:rsidP="009E21C0" w:rsidRDefault="005073B6" w14:paraId="628FE4D7" wp14:textId="77777777">
            <w:pPr>
              <w:pStyle w:val="TableText1"/>
              <w:tabs>
                <w:tab w:val="left" w:pos="2052"/>
                <w:tab w:val="left" w:pos="4032"/>
              </w:tabs>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State Fiscal</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Federal Fiscal</w:t>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17"/>
              </w:rPr>
              <w:t xml:space="preserve"> Calendar</w:t>
            </w:r>
          </w:p>
        </w:tc>
      </w:tr>
      <w:tr xmlns:wp14="http://schemas.microsoft.com/office/word/2010/wordml" w:rsidR="005073B6" w:rsidTr="009E21C0" w14:paraId="217C85A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5073B6" w:rsidP="009E21C0" w:rsidRDefault="005073B6" w14:paraId="27BC063B" wp14:textId="77777777">
            <w:pPr>
              <w:pStyle w:val="TableHeading"/>
              <w:spacing w:before="40" w:after="40"/>
              <w:rPr>
                <w:rStyle w:val="ModernTableText"/>
                <w:noProof/>
                <w:szCs w:val="17"/>
              </w:rPr>
            </w:pPr>
            <w:r w:rsidRPr="00205D93">
              <w:rPr>
                <w:rStyle w:val="ModernTableText"/>
                <w:noProof/>
                <w:szCs w:val="17"/>
              </w:rPr>
              <w:t>Report Frequency Type:</w:t>
            </w:r>
          </w:p>
        </w:tc>
        <w:tc>
          <w:tcPr>
            <w:tcW w:w="585" w:type="pct"/>
          </w:tcPr>
          <w:p w:rsidRPr="00205D93" w:rsidR="005073B6" w:rsidP="009E21C0" w:rsidRDefault="005073B6" w14:paraId="6CBB7C45"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Scheduled</w:t>
            </w:r>
          </w:p>
          <w:p w:rsidRPr="00205D93" w:rsidR="005073B6" w:rsidP="009E21C0" w:rsidRDefault="005073B6" w14:paraId="2EF26436"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On Request</w:t>
            </w:r>
          </w:p>
        </w:tc>
        <w:tc>
          <w:tcPr>
            <w:tcW w:w="2084" w:type="pct"/>
            <w:gridSpan w:val="4"/>
            <w:tcBorders>
              <w:top w:val="single" w:color="616161" w:sz="2" w:space="0"/>
              <w:bottom w:val="single" w:color="616161" w:sz="2" w:space="0"/>
              <w:right w:val="nil"/>
            </w:tcBorders>
          </w:tcPr>
          <w:p w:rsidRPr="00205D93" w:rsidR="005073B6" w:rsidP="009E21C0" w:rsidRDefault="005073B6" w14:paraId="487DD954" wp14:textId="77777777">
            <w:pPr>
              <w:pStyle w:val="TableText1"/>
              <w:spacing w:before="40" w:after="40"/>
              <w:rPr>
                <w:rStyle w:val="ModernTableText"/>
                <w:noProof/>
                <w:szCs w:val="17"/>
              </w:rPr>
            </w:pPr>
            <w:r w:rsidRPr="00205D93">
              <w:rPr>
                <w:rStyle w:val="ModernTableText"/>
                <w:noProof/>
                <w:szCs w:val="17"/>
              </w:rPr>
              <w:t>If scheduled, select timeframe below:</w:t>
            </w:r>
          </w:p>
          <w:p w:rsidRPr="00205D93" w:rsidR="005073B6" w:rsidP="009E21C0" w:rsidRDefault="005073B6" w14:paraId="4C2E9925" wp14:textId="77777777">
            <w:pPr>
              <w:pStyle w:val="TableText1"/>
              <w:spacing w:before="40" w:after="40"/>
              <w:rPr>
                <w:rStyle w:val="ModernTableText"/>
                <w:noProof/>
                <w:szCs w:val="17"/>
              </w:rPr>
            </w:pPr>
            <w:r w:rsidRPr="00E96437">
              <w:rPr>
                <w:rStyle w:val="ModernTableText"/>
                <w:rFonts w:ascii="Wingdings" w:hAnsi="Wingdings" w:eastAsia="Wingdings" w:cs="Wingdings"/>
                <w:noProof/>
                <w:szCs w:val="23"/>
              </w:rPr>
              <w:t>þ</w:t>
            </w:r>
            <w:r w:rsidRPr="00E96437">
              <w:rPr>
                <w:rStyle w:val="ModernTableText"/>
                <w:noProof/>
                <w:szCs w:val="17"/>
              </w:rPr>
              <w:t xml:space="preserve"> Daily</w:t>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w:t>
            </w:r>
          </w:p>
        </w:tc>
        <w:tc>
          <w:tcPr>
            <w:tcW w:w="1326" w:type="pct"/>
            <w:gridSpan w:val="4"/>
            <w:tcBorders>
              <w:top w:val="single" w:color="616161" w:sz="2" w:space="0"/>
              <w:left w:val="nil"/>
            </w:tcBorders>
          </w:tcPr>
          <w:p w:rsidRPr="00205D93" w:rsidR="005073B6" w:rsidP="009E21C0" w:rsidRDefault="005073B6" w14:paraId="60A05796"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005073B6" w:rsidTr="009E21C0" w14:paraId="3920592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5073B6" w:rsidP="009E21C0" w:rsidRDefault="005073B6" w14:paraId="37141978" wp14:textId="77777777">
            <w:pPr>
              <w:pStyle w:val="TableHeading"/>
              <w:spacing w:before="40" w:after="40"/>
              <w:rPr>
                <w:rStyle w:val="ModernTableText"/>
                <w:noProof/>
                <w:szCs w:val="17"/>
              </w:rPr>
            </w:pPr>
            <w:r w:rsidRPr="00205D93">
              <w:rPr>
                <w:rStyle w:val="ModernTableText"/>
                <w:noProof/>
                <w:szCs w:val="17"/>
              </w:rPr>
              <w:t>Report Data Accumulation Type:</w:t>
            </w:r>
          </w:p>
        </w:tc>
        <w:tc>
          <w:tcPr>
            <w:tcW w:w="585" w:type="pct"/>
          </w:tcPr>
          <w:p w:rsidRPr="00205D93" w:rsidR="005073B6" w:rsidP="009E21C0" w:rsidRDefault="005073B6" w14:paraId="4B405533"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Prompt</w:t>
            </w:r>
          </w:p>
        </w:tc>
        <w:tc>
          <w:tcPr>
            <w:tcW w:w="2084" w:type="pct"/>
            <w:gridSpan w:val="4"/>
            <w:tcBorders>
              <w:top w:val="single" w:color="616161" w:sz="2" w:space="0"/>
              <w:right w:val="nil"/>
            </w:tcBorders>
            <w:vAlign w:val="center"/>
          </w:tcPr>
          <w:p w:rsidRPr="00205D93" w:rsidR="005073B6" w:rsidP="009E21C0" w:rsidRDefault="005073B6" w14:paraId="36D09685" wp14:textId="77777777">
            <w:pPr>
              <w:pStyle w:val="TableText1"/>
              <w:spacing w:before="40" w:after="40"/>
              <w:rPr>
                <w:rStyle w:val="ModernTableText"/>
                <w:noProof/>
                <w:szCs w:val="17"/>
              </w:rPr>
            </w:pPr>
            <w:r w:rsidRPr="00205D93">
              <w:rPr>
                <w:rStyle w:val="ModernTableText"/>
                <w:noProof/>
                <w:szCs w:val="17"/>
              </w:rPr>
              <w:t>If no prompt, select report data accumulation type below:</w:t>
            </w:r>
          </w:p>
          <w:p w:rsidRPr="00205D93" w:rsidR="005073B6" w:rsidP="009E21C0" w:rsidRDefault="005073B6" w14:paraId="4B02AA5B"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Daily  </w:t>
            </w:r>
            <w:r w:rsidRPr="00205D93">
              <w:rPr>
                <w:rStyle w:val="ModernTableText"/>
                <w:rFonts w:ascii="Wingdings 2" w:hAnsi="Wingdings 2" w:eastAsia="Wingdings 2" w:cs="Wingdings 2"/>
                <w:noProof/>
                <w:szCs w:val="23"/>
              </w:rPr>
              <w:t>£</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  </w:t>
            </w:r>
            <w:r w:rsidRPr="00205D93">
              <w:rPr>
                <w:rStyle w:val="ModernTableText"/>
                <w:rFonts w:ascii="Wingdings 2" w:hAnsi="Wingdings 2" w:eastAsia="Wingdings 2" w:cs="Wingdings 2"/>
                <w:noProof/>
                <w:szCs w:val="23"/>
              </w:rPr>
              <w:t>£</w:t>
            </w:r>
            <w:r w:rsidRPr="00205D93">
              <w:rPr>
                <w:rStyle w:val="ModernTableText"/>
                <w:noProof/>
                <w:szCs w:val="17"/>
              </w:rPr>
              <w:t xml:space="preserve"> YTD</w:t>
            </w:r>
          </w:p>
        </w:tc>
        <w:tc>
          <w:tcPr>
            <w:tcW w:w="1326" w:type="pct"/>
            <w:gridSpan w:val="4"/>
            <w:tcBorders>
              <w:top w:val="single" w:color="616161" w:sz="2" w:space="0"/>
              <w:left w:val="nil"/>
            </w:tcBorders>
          </w:tcPr>
          <w:p w:rsidRPr="00205D93" w:rsidR="005073B6" w:rsidP="009E21C0" w:rsidRDefault="005073B6" w14:paraId="2EA108BC"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005073B6" w:rsidTr="009E21C0" w14:paraId="2F2CCD9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647"/>
          <w:jc w:val="center"/>
        </w:trPr>
        <w:tc>
          <w:tcPr>
            <w:tcW w:w="1005" w:type="pct"/>
            <w:gridSpan w:val="2"/>
            <w:vMerge w:val="restart"/>
            <w:tcBorders>
              <w:top w:val="single" w:color="616161" w:sz="4" w:space="0"/>
              <w:left w:val="single" w:color="616161" w:sz="4" w:space="0"/>
              <w:right w:val="single" w:color="616161" w:sz="4" w:space="0"/>
            </w:tcBorders>
            <w:vAlign w:val="center"/>
          </w:tcPr>
          <w:p w:rsidRPr="006A0FFC" w:rsidR="005073B6" w:rsidP="009E21C0" w:rsidRDefault="005073B6" w14:paraId="1F171CB7" wp14:textId="77777777">
            <w:pPr>
              <w:pStyle w:val="TableText1"/>
              <w:keepNext/>
              <w:spacing w:before="40" w:after="40"/>
              <w:rPr>
                <w:rStyle w:val="ModernTableText"/>
                <w:b/>
                <w:noProof/>
                <w:color w:val="FF0000"/>
                <w:szCs w:val="17"/>
              </w:rPr>
            </w:pPr>
            <w:r w:rsidRPr="006A0FFC">
              <w:rPr>
                <w:rStyle w:val="ModernTableText"/>
                <w:b/>
                <w:noProof/>
                <w:szCs w:val="17"/>
              </w:rPr>
              <w:t>Report Selection Criteria:</w:t>
            </w:r>
          </w:p>
        </w:tc>
        <w:tc>
          <w:tcPr>
            <w:tcW w:w="1164" w:type="pct"/>
            <w:gridSpan w:val="3"/>
            <w:tcBorders>
              <w:top w:val="single" w:color="616161" w:sz="4" w:space="0"/>
              <w:left w:val="single" w:color="616161" w:sz="4" w:space="0"/>
              <w:right w:val="single" w:color="616161" w:sz="4" w:space="0"/>
            </w:tcBorders>
            <w:vAlign w:val="center"/>
          </w:tcPr>
          <w:p w:rsidRPr="00205D93" w:rsidR="005073B6" w:rsidP="009E21C0" w:rsidRDefault="005073B6" w14:paraId="5AF48A91" wp14:textId="77777777">
            <w:pPr>
              <w:pStyle w:val="TableText1"/>
              <w:keepNext/>
              <w:spacing w:before="40" w:after="40"/>
              <w:jc w:val="center"/>
              <w:rPr>
                <w:rStyle w:val="ModernTableText"/>
                <w:b/>
                <w:noProof/>
                <w:szCs w:val="17"/>
              </w:rPr>
            </w:pPr>
            <w:r w:rsidRPr="00205D93">
              <w:rPr>
                <w:rStyle w:val="ModernTableText"/>
                <w:b/>
                <w:noProof/>
                <w:szCs w:val="17"/>
              </w:rPr>
              <w:t>Report Field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Pr="00205D93" w:rsidR="005073B6" w:rsidP="009E21C0" w:rsidRDefault="005073B6" w14:paraId="2CB6D6FF" wp14:textId="77777777">
            <w:pPr>
              <w:pStyle w:val="TableText1"/>
              <w:keepNext/>
              <w:spacing w:before="40" w:after="40"/>
              <w:jc w:val="center"/>
              <w:rPr>
                <w:rStyle w:val="ModernTableText"/>
                <w:b/>
                <w:noProof/>
                <w:szCs w:val="17"/>
              </w:rPr>
            </w:pPr>
            <w:r w:rsidRPr="00205D93">
              <w:rPr>
                <w:rStyle w:val="ModernTableText"/>
                <w:b/>
                <w:noProof/>
                <w:szCs w:val="17"/>
              </w:rPr>
              <w:t>Report Parameters (optional)</w:t>
            </w:r>
          </w:p>
          <w:p w:rsidRPr="00205D93" w:rsidR="005073B6" w:rsidP="009E21C0" w:rsidRDefault="005073B6" w14:paraId="475437D1" wp14:textId="77777777">
            <w:pPr>
              <w:pStyle w:val="TableText1"/>
              <w:keepNext/>
              <w:spacing w:before="40" w:after="40"/>
              <w:jc w:val="center"/>
              <w:rPr>
                <w:rStyle w:val="ModernTableText"/>
                <w:b/>
                <w:noProof/>
                <w:szCs w:val="17"/>
              </w:rPr>
            </w:pPr>
            <w:r w:rsidRPr="00205D93">
              <w:rPr>
                <w:rStyle w:val="ModernTableText"/>
                <w:b/>
                <w:noProof/>
                <w:szCs w:val="17"/>
                <w:u w:val="single"/>
              </w:rPr>
              <w:t>Note</w:t>
            </w:r>
            <w:r w:rsidRPr="00205D93">
              <w:rPr>
                <w:rStyle w:val="ModernTableText"/>
                <w:b/>
                <w:noProof/>
                <w:szCs w:val="17"/>
              </w:rPr>
              <w:t>:  If populated, Prompt must = No</w:t>
            </w:r>
          </w:p>
        </w:tc>
        <w:tc>
          <w:tcPr>
            <w:tcW w:w="534" w:type="pct"/>
            <w:tcBorders>
              <w:top w:val="single" w:color="616161" w:sz="4" w:space="0"/>
              <w:left w:val="single" w:color="616161" w:sz="4" w:space="0"/>
              <w:bottom w:val="single" w:color="616161" w:sz="4" w:space="0"/>
              <w:right w:val="single" w:color="616161" w:sz="4" w:space="0"/>
            </w:tcBorders>
            <w:vAlign w:val="center"/>
          </w:tcPr>
          <w:p w:rsidRPr="00205D93" w:rsidR="005073B6" w:rsidP="009E21C0" w:rsidRDefault="005073B6" w14:paraId="2AB95558" wp14:textId="77777777">
            <w:pPr>
              <w:pStyle w:val="TableText1"/>
              <w:keepNext/>
              <w:spacing w:before="40" w:after="40"/>
              <w:jc w:val="center"/>
              <w:rPr>
                <w:rStyle w:val="ModernTableText"/>
                <w:b/>
                <w:noProof/>
                <w:szCs w:val="17"/>
              </w:rPr>
            </w:pPr>
            <w:r w:rsidRPr="00205D93">
              <w:rPr>
                <w:rStyle w:val="ModernTableText"/>
                <w:b/>
                <w:noProof/>
                <w:szCs w:val="17"/>
              </w:rPr>
              <w:t>Prompt</w:t>
            </w:r>
          </w:p>
        </w:tc>
      </w:tr>
      <w:tr xmlns:wp14="http://schemas.microsoft.com/office/word/2010/wordml" w:rsidR="005073B6" w:rsidTr="009E21C0" w14:paraId="7E7FB87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6A0FFC" w:rsidR="005073B6" w:rsidP="009E21C0" w:rsidRDefault="005073B6" w14:paraId="3E7CD3AC" wp14:textId="77777777">
            <w:pPr>
              <w:pStyle w:val="TableText1"/>
              <w:keepNext/>
              <w:spacing w:before="40" w:after="40"/>
              <w:rPr>
                <w:rStyle w:val="ModernTableText"/>
                <w:b/>
                <w:color w:val="FF0000"/>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BC5A9B" w:rsidR="005073B6" w:rsidP="00EA5020" w:rsidRDefault="005073B6" w14:paraId="726E0F47" wp14:textId="77777777">
            <w:pPr>
              <w:pStyle w:val="TableText1"/>
              <w:keepNext/>
              <w:numPr>
                <w:ilvl w:val="0"/>
                <w:numId w:val="242"/>
              </w:numPr>
              <w:spacing w:before="40" w:after="40"/>
              <w:rPr>
                <w:rStyle w:val="ModernTableText"/>
                <w:noProof/>
                <w:sz w:val="17"/>
                <w:szCs w:val="17"/>
              </w:rPr>
            </w:pPr>
            <w:r>
              <w:rPr>
                <w:rStyle w:val="ModernTableText"/>
                <w:noProof/>
                <w:sz w:val="17"/>
                <w:szCs w:val="17"/>
              </w:rPr>
              <w:t>SA Hdr Stat Cd - Desc</w:t>
            </w:r>
          </w:p>
          <w:p w:rsidRPr="00BC5A9B" w:rsidR="005073B6" w:rsidP="009E21C0" w:rsidRDefault="005073B6" w14:paraId="33B02FA3" wp14:textId="77777777">
            <w:pPr>
              <w:pStyle w:val="TableText1"/>
              <w:keepNext/>
              <w:spacing w:before="40" w:after="40"/>
              <w:rPr>
                <w:rStyle w:val="ModernTableText"/>
                <w:szCs w:val="17"/>
              </w:rPr>
            </w:pPr>
            <w:r>
              <w:rPr>
                <w:rStyle w:val="ModernTableText"/>
                <w:noProof/>
                <w:sz w:val="17"/>
                <w:szCs w:val="17"/>
              </w:rPr>
              <w:t xml:space="preserve">         </w:t>
            </w:r>
            <w:r w:rsidRPr="00BC5A9B">
              <w:rPr>
                <w:rStyle w:val="ModernTableText"/>
                <w:noProof/>
                <w:sz w:val="17"/>
                <w:szCs w:val="17"/>
              </w:rPr>
              <w:t>A-HDR-TB.A-HDR-STAT-CD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Pr="00BC5A9B" w:rsidR="005073B6" w:rsidP="009E21C0" w:rsidRDefault="005073B6" w14:paraId="4EEDB9B9" wp14:textId="77777777">
            <w:pPr>
              <w:pStyle w:val="TableText1"/>
              <w:keepNext/>
              <w:spacing w:before="40" w:after="40"/>
              <w:rPr>
                <w:rStyle w:val="ModernTableText"/>
                <w:noProof/>
                <w:szCs w:val="17"/>
              </w:rPr>
            </w:pPr>
            <w:r w:rsidRPr="00BC5A9B">
              <w:rPr>
                <w:rStyle w:val="ModernTableText"/>
                <w:noProof/>
                <w:sz w:val="17"/>
                <w:szCs w:val="17"/>
              </w:rPr>
              <w:t>A-HDR-STAT-CD &lt;&gt; 'R' (Rejected)</w:t>
            </w: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5073B6" w:rsidP="009E21C0" w:rsidRDefault="005073B6" w14:paraId="4DC5A604" wp14:textId="77777777">
            <w:pPr>
              <w:keepNext/>
              <w:jc w:val="center"/>
              <w:rPr>
                <w:rStyle w:val="ModernTableText"/>
                <w:noProof/>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5073B6" w:rsidTr="009E21C0" w14:paraId="00C2643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6A0FFC" w:rsidR="005073B6" w:rsidP="009E21C0" w:rsidRDefault="005073B6" w14:paraId="7B77B2EE" wp14:textId="77777777">
            <w:pPr>
              <w:pStyle w:val="TableText1"/>
              <w:keepNext/>
              <w:spacing w:before="40" w:after="40"/>
              <w:rPr>
                <w:rStyle w:val="ModernTableText"/>
                <w:b/>
                <w:color w:val="FF0000"/>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BC5A9B" w:rsidR="005073B6" w:rsidP="00EA5020" w:rsidRDefault="005073B6" w14:paraId="77BB4986" wp14:textId="77777777">
            <w:pPr>
              <w:pStyle w:val="TableText1"/>
              <w:keepNext/>
              <w:numPr>
                <w:ilvl w:val="0"/>
                <w:numId w:val="242"/>
              </w:numPr>
              <w:spacing w:before="40" w:after="40"/>
              <w:rPr>
                <w:rStyle w:val="ModernTableText"/>
                <w:szCs w:val="17"/>
              </w:rPr>
            </w:pPr>
            <w:r w:rsidRPr="00BC5A9B">
              <w:rPr>
                <w:rStyle w:val="ModernTableText"/>
                <w:szCs w:val="17"/>
              </w:rPr>
              <w:t>LOB Cd</w:t>
            </w:r>
            <w:r>
              <w:rPr>
                <w:rStyle w:val="ModernTableText"/>
                <w:szCs w:val="17"/>
              </w:rPr>
              <w:t xml:space="preserve"> - Desc</w:t>
            </w:r>
            <w:r w:rsidRPr="00BC5A9B">
              <w:rPr>
                <w:rStyle w:val="ModernTableText"/>
                <w:szCs w:val="17"/>
              </w:rPr>
              <w:br/>
            </w:r>
            <w:r w:rsidRPr="00BC5A9B">
              <w:rPr>
                <w:rStyle w:val="ModernTableText"/>
                <w:szCs w:val="17"/>
              </w:rPr>
              <w:t>A-HDR -TB.R-LOB-CD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Pr="00BC5A9B" w:rsidR="005073B6" w:rsidP="009E21C0" w:rsidRDefault="005073B6" w14:paraId="699BD8B4" wp14:textId="77777777">
            <w:pPr>
              <w:pStyle w:val="TableText1"/>
              <w:keepNext/>
              <w:spacing w:before="40" w:after="40"/>
              <w:rPr>
                <w:rStyle w:val="ModernTableText"/>
                <w:szCs w:val="17"/>
              </w:rPr>
            </w:pP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5073B6" w:rsidP="009E21C0" w:rsidRDefault="005073B6" w14:paraId="59EC77E8" wp14:textId="77777777">
            <w:pPr>
              <w:keepNext/>
              <w:jc w:val="center"/>
              <w:rPr>
                <w:rStyle w:val="ModernTableText"/>
                <w:noProof/>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5073B6" w:rsidTr="009E21C0" w14:paraId="32383AE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6A0FFC" w:rsidR="005073B6" w:rsidP="009E21C0" w:rsidRDefault="005073B6" w14:paraId="257FCE60" wp14:textId="77777777">
            <w:pPr>
              <w:pStyle w:val="TableText1"/>
              <w:keepNext/>
              <w:spacing w:before="40" w:after="40"/>
              <w:rPr>
                <w:rStyle w:val="ModernTableText"/>
                <w:b/>
                <w:color w:val="FF0000"/>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BC5A9B" w:rsidR="005073B6" w:rsidP="00EA5020" w:rsidRDefault="005073B6" w14:paraId="6CA67A26" wp14:textId="77777777">
            <w:pPr>
              <w:pStyle w:val="TableText1"/>
              <w:keepNext/>
              <w:numPr>
                <w:ilvl w:val="0"/>
                <w:numId w:val="242"/>
              </w:numPr>
              <w:spacing w:before="40" w:after="40"/>
              <w:rPr>
                <w:rStyle w:val="ModernTableText"/>
                <w:szCs w:val="17"/>
              </w:rPr>
            </w:pPr>
            <w:r>
              <w:rPr>
                <w:rStyle w:val="ModernTableText"/>
                <w:szCs w:val="17"/>
              </w:rPr>
              <w:t>Submitter Prov ID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Pr="00DA6D31" w:rsidR="005073B6" w:rsidP="009E21C0" w:rsidRDefault="005073B6" w14:paraId="34E2F461" wp14:textId="77777777">
            <w:pPr>
              <w:pStyle w:val="TableText1"/>
              <w:keepNext/>
              <w:spacing w:before="40" w:after="40"/>
              <w:rPr>
                <w:rStyle w:val="ModernTableText"/>
                <w:noProof/>
                <w:szCs w:val="17"/>
              </w:rPr>
            </w:pPr>
            <w:r w:rsidRPr="00DA6D31">
              <w:rPr>
                <w:rStyle w:val="ModernTableText"/>
                <w:noProof/>
                <w:szCs w:val="17"/>
              </w:rPr>
              <w:t xml:space="preserve">If row exists where A_HDR_LI_SUBM_PROV_ID_TB.A_TXN_LVL_CD = ‘EV’ </w:t>
            </w:r>
          </w:p>
          <w:p w:rsidRPr="00DA6D31" w:rsidR="005073B6" w:rsidP="009E21C0" w:rsidRDefault="005073B6" w14:paraId="7C26B947" wp14:textId="77777777">
            <w:pPr>
              <w:pStyle w:val="TableText1"/>
              <w:keepNext/>
              <w:spacing w:before="40" w:after="40"/>
              <w:rPr>
                <w:rStyle w:val="ModernTableText"/>
                <w:noProof/>
                <w:szCs w:val="17"/>
              </w:rPr>
            </w:pPr>
            <w:r w:rsidRPr="00DA6D31">
              <w:rPr>
                <w:rStyle w:val="ModernTableText"/>
                <w:noProof/>
                <w:szCs w:val="17"/>
              </w:rPr>
              <w:t>and A_HDR_LI_SUBM_PROV_ID_TB.A_PROV_ENTY_ID_CD = ‘77’ (AA Provider)</w:t>
            </w:r>
          </w:p>
          <w:p w:rsidRPr="00DA6D31" w:rsidR="005073B6" w:rsidP="009E21C0" w:rsidRDefault="005073B6" w14:paraId="0B185090" wp14:textId="77777777">
            <w:pPr>
              <w:pStyle w:val="TableText1"/>
              <w:keepNext/>
              <w:spacing w:before="40" w:after="40"/>
              <w:rPr>
                <w:rStyle w:val="ModernTableText"/>
                <w:noProof/>
                <w:szCs w:val="17"/>
              </w:rPr>
            </w:pPr>
            <w:r w:rsidRPr="00DA6D31">
              <w:rPr>
                <w:rStyle w:val="ModernTableText"/>
                <w:noProof/>
                <w:szCs w:val="17"/>
              </w:rPr>
              <w:t>AND</w:t>
            </w:r>
          </w:p>
          <w:p w:rsidRPr="00DA6D31" w:rsidR="005073B6" w:rsidP="009E21C0" w:rsidRDefault="005073B6" w14:paraId="70BFB35E" wp14:textId="77777777">
            <w:pPr>
              <w:pStyle w:val="TableText1"/>
              <w:keepNext/>
              <w:spacing w:before="40" w:after="40"/>
              <w:rPr>
                <w:rStyle w:val="ModernTableText"/>
                <w:noProof/>
                <w:szCs w:val="17"/>
              </w:rPr>
            </w:pPr>
            <w:r w:rsidRPr="00DA6D31">
              <w:rPr>
                <w:rStyle w:val="ModernTableText"/>
                <w:noProof/>
                <w:szCs w:val="17"/>
              </w:rPr>
              <w:t>A_HDR_LI_SUBM_PROV_ID_TB.</w:t>
            </w:r>
            <w:r>
              <w:rPr>
                <w:rStyle w:val="ModernTableText"/>
                <w:noProof/>
                <w:szCs w:val="17"/>
              </w:rPr>
              <w:t>P_SYS_ID</w:t>
            </w:r>
            <w:r w:rsidRPr="00DA6D31">
              <w:rPr>
                <w:rStyle w:val="ModernTableText"/>
                <w:noProof/>
                <w:szCs w:val="17"/>
              </w:rPr>
              <w:t xml:space="preserve"> (AA Provider above) &lt;&gt; A_HDR_LI_SUBM_PROV_ID_TB.</w:t>
            </w:r>
            <w:r>
              <w:rPr>
                <w:rStyle w:val="ModernTableText"/>
                <w:noProof/>
                <w:szCs w:val="17"/>
              </w:rPr>
              <w:t>P_SYS_ID</w:t>
            </w:r>
            <w:r w:rsidRPr="00DA6D31">
              <w:rPr>
                <w:rStyle w:val="ModernTableText"/>
                <w:noProof/>
                <w:szCs w:val="17"/>
              </w:rPr>
              <w:t xml:space="preserve"> </w:t>
            </w:r>
          </w:p>
          <w:p w:rsidRPr="00BC5A9B" w:rsidR="005073B6" w:rsidP="009E21C0" w:rsidRDefault="005073B6" w14:paraId="45A69984" wp14:textId="77777777">
            <w:pPr>
              <w:pStyle w:val="TableText1"/>
              <w:keepNext/>
              <w:spacing w:before="40" w:after="40"/>
              <w:rPr>
                <w:rStyle w:val="ModernTableText"/>
                <w:noProof/>
                <w:szCs w:val="17"/>
              </w:rPr>
            </w:pPr>
            <w:r w:rsidRPr="00DA6D31">
              <w:rPr>
                <w:rStyle w:val="ModernTableText"/>
                <w:noProof/>
                <w:szCs w:val="17"/>
              </w:rPr>
              <w:t>where A_TXN_LVL_CD = ‘RQ’ and A_USED_PROV_ID_IND = ‘Y’</w:t>
            </w: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5073B6" w:rsidP="009E21C0" w:rsidRDefault="005073B6" w14:paraId="098ECE2E" wp14:textId="77777777">
            <w:pPr>
              <w:keepNext/>
              <w:jc w:val="center"/>
              <w:rPr>
                <w:rStyle w:val="ModernTableText"/>
                <w:noProof/>
                <w:sz w:val="23"/>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5073B6" w:rsidTr="009E21C0" w14:paraId="6514A64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6A0FFC" w:rsidR="005073B6" w:rsidP="009E21C0" w:rsidRDefault="005073B6" w14:paraId="36AA89D0" wp14:textId="77777777">
            <w:pPr>
              <w:pStyle w:val="TableText1"/>
              <w:keepNext/>
              <w:spacing w:before="40" w:after="40"/>
              <w:rPr>
                <w:rStyle w:val="ModernTableText"/>
                <w:b/>
                <w:color w:val="FF0000"/>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F05CB8" w:rsidR="005073B6" w:rsidP="00EA5020" w:rsidRDefault="005073B6" w14:paraId="0C40C7A9" wp14:textId="77777777">
            <w:pPr>
              <w:pStyle w:val="TableText1"/>
              <w:keepNext/>
              <w:numPr>
                <w:ilvl w:val="0"/>
                <w:numId w:val="242"/>
              </w:numPr>
              <w:spacing w:before="40" w:after="40"/>
              <w:rPr>
                <w:rStyle w:val="ModernTableText"/>
                <w:szCs w:val="17"/>
              </w:rPr>
            </w:pPr>
            <w:r>
              <w:rPr>
                <w:rStyle w:val="ModernTableText"/>
                <w:szCs w:val="17"/>
              </w:rPr>
              <w:t>Prov ID</w:t>
            </w:r>
            <w:r w:rsidRPr="00F05CB8">
              <w:rPr>
                <w:rStyle w:val="ModernTableText"/>
                <w:szCs w:val="17"/>
              </w:rPr>
              <w:br/>
            </w:r>
            <w:r>
              <w:rPr>
                <w:rStyle w:val="ModernTableText"/>
                <w:szCs w:val="17"/>
              </w:rPr>
              <w:t>P_ALT_ID_TB.P_ALT_ID</w:t>
            </w:r>
          </w:p>
        </w:tc>
        <w:tc>
          <w:tcPr>
            <w:tcW w:w="2297" w:type="pct"/>
            <w:gridSpan w:val="5"/>
            <w:tcBorders>
              <w:top w:val="single" w:color="616161" w:sz="4" w:space="0"/>
              <w:left w:val="single" w:color="616161" w:sz="4" w:space="0"/>
              <w:bottom w:val="single" w:color="616161" w:sz="4" w:space="0"/>
              <w:right w:val="single" w:color="616161" w:sz="4" w:space="0"/>
            </w:tcBorders>
          </w:tcPr>
          <w:p w:rsidR="005073B6" w:rsidP="009E21C0" w:rsidRDefault="005073B6" w14:paraId="330308A2" wp14:textId="77777777">
            <w:pPr>
              <w:pStyle w:val="TableText1"/>
              <w:keepNext/>
              <w:spacing w:before="40" w:after="40"/>
              <w:rPr>
                <w:rStyle w:val="ModernTableText"/>
                <w:szCs w:val="17"/>
              </w:rPr>
            </w:pPr>
            <w:r w:rsidRPr="00DA6000">
              <w:rPr>
                <w:rStyle w:val="ModernTableText"/>
                <w:szCs w:val="17"/>
              </w:rPr>
              <w:t>See Report Special Processing &amp; Source Column Processing Logic below</w:t>
            </w:r>
          </w:p>
          <w:p w:rsidRPr="00F05CB8" w:rsidR="005073B6" w:rsidP="009E21C0" w:rsidRDefault="005073B6" w14:paraId="29340C12" wp14:textId="77777777">
            <w:pPr>
              <w:pStyle w:val="TableText1"/>
              <w:keepNext/>
              <w:spacing w:before="40" w:after="40"/>
              <w:rPr>
                <w:rStyle w:val="ModernTableText"/>
                <w:szCs w:val="17"/>
              </w:rPr>
            </w:pP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5073B6" w:rsidP="009E21C0" w:rsidRDefault="005073B6" w14:paraId="433C811C" wp14:textId="77777777">
            <w:pPr>
              <w:keepNext/>
              <w:jc w:val="center"/>
              <w:rPr>
                <w:rStyle w:val="ModernTableText"/>
                <w:noProof/>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5073B6" w:rsidTr="009E21C0" w14:paraId="7E370A4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6A0FFC" w:rsidR="005073B6" w:rsidP="009E21C0" w:rsidRDefault="005073B6" w14:paraId="1EBECA70" wp14:textId="77777777">
            <w:pPr>
              <w:pStyle w:val="TableText1"/>
              <w:keepNext/>
              <w:spacing w:before="40" w:after="40"/>
              <w:rPr>
                <w:rStyle w:val="ModernTableText"/>
                <w:b/>
                <w:color w:val="FF0000"/>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F05CB8" w:rsidR="005073B6" w:rsidP="00EA5020" w:rsidRDefault="005073B6" w14:paraId="7A6FD2CA" wp14:textId="77777777">
            <w:pPr>
              <w:pStyle w:val="TableText1"/>
              <w:numPr>
                <w:ilvl w:val="0"/>
                <w:numId w:val="242"/>
              </w:numPr>
              <w:spacing w:before="40" w:after="40"/>
              <w:rPr>
                <w:rStyle w:val="ModernTableText"/>
                <w:szCs w:val="17"/>
              </w:rPr>
            </w:pPr>
            <w:r w:rsidRPr="00F05CB8">
              <w:rPr>
                <w:rStyle w:val="ModernTableText"/>
                <w:szCs w:val="17"/>
              </w:rPr>
              <w:t>Report</w:t>
            </w:r>
            <w:r>
              <w:rPr>
                <w:rStyle w:val="ModernTableText"/>
                <w:szCs w:val="17"/>
              </w:rPr>
              <w:t>ing</w:t>
            </w:r>
            <w:r w:rsidRPr="00F05CB8">
              <w:rPr>
                <w:rStyle w:val="ModernTableText"/>
                <w:szCs w:val="17"/>
              </w:rPr>
              <w:t xml:space="preserve"> Date</w:t>
            </w:r>
          </w:p>
          <w:p w:rsidRPr="00F05CB8" w:rsidR="005073B6" w:rsidP="009E21C0" w:rsidRDefault="005073B6" w14:paraId="6F6D8B7C" wp14:textId="77777777">
            <w:pPr>
              <w:pStyle w:val="TableText1"/>
              <w:spacing w:before="40" w:after="40"/>
              <w:rPr>
                <w:rStyle w:val="ModernTableText"/>
                <w:szCs w:val="17"/>
              </w:rPr>
            </w:pPr>
            <w:r>
              <w:rPr>
                <w:rStyle w:val="ModernTableText"/>
                <w:szCs w:val="17"/>
              </w:rPr>
              <w:t xml:space="preserve">        </w:t>
            </w:r>
            <w:r w:rsidRPr="00F05CB8">
              <w:rPr>
                <w:rStyle w:val="ModernTableText"/>
                <w:szCs w:val="17"/>
              </w:rPr>
              <w:t>A-</w:t>
            </w:r>
            <w:r>
              <w:rPr>
                <w:rStyle w:val="ModernTableText"/>
                <w:szCs w:val="17"/>
              </w:rPr>
              <w:t>CMNT</w:t>
            </w:r>
            <w:r w:rsidRPr="00F05CB8">
              <w:rPr>
                <w:rStyle w:val="ModernTableText"/>
                <w:szCs w:val="17"/>
              </w:rPr>
              <w:t>_TB.G_AUD_ADD_TS</w:t>
            </w:r>
            <w:r w:rsidRPr="00F05CB8">
              <w:rPr>
                <w:rStyle w:val="ModernTableText"/>
                <w:szCs w:val="17"/>
              </w:rPr>
              <w:br/>
            </w:r>
            <w:r w:rsidRPr="00F05CB8">
              <w:rPr>
                <w:rStyle w:val="ModernTableText"/>
                <w:szCs w:val="17"/>
              </w:rPr>
              <w:t xml:space="preserve"> </w:t>
            </w:r>
          </w:p>
        </w:tc>
        <w:tc>
          <w:tcPr>
            <w:tcW w:w="2297" w:type="pct"/>
            <w:gridSpan w:val="5"/>
            <w:tcBorders>
              <w:top w:val="single" w:color="616161" w:sz="4" w:space="0"/>
              <w:left w:val="single" w:color="616161" w:sz="4" w:space="0"/>
              <w:bottom w:val="single" w:color="616161" w:sz="4" w:space="0"/>
              <w:right w:val="single" w:color="616161" w:sz="4" w:space="0"/>
            </w:tcBorders>
          </w:tcPr>
          <w:p w:rsidRPr="00F05CB8" w:rsidR="005073B6" w:rsidP="009E21C0" w:rsidRDefault="005073B6" w14:paraId="318E0A1D" wp14:textId="77777777">
            <w:pPr>
              <w:pStyle w:val="TableText1"/>
              <w:spacing w:before="40" w:after="40"/>
              <w:rPr>
                <w:rStyle w:val="ModernTableText"/>
                <w:szCs w:val="17"/>
              </w:rPr>
            </w:pPr>
            <w:r w:rsidRPr="009215F5">
              <w:rPr>
                <w:rStyle w:val="ModernTableText"/>
                <w:szCs w:val="17"/>
              </w:rPr>
              <w:t>A_CMNT_TB.G_AUD_ADD_TS = Reporting Date (CURR_DT_V.DT-Current).</w:t>
            </w: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5073B6" w:rsidP="009E21C0" w:rsidRDefault="005073B6" w14:paraId="0DF20DED" wp14:textId="77777777">
            <w:pPr>
              <w:keepNext/>
              <w:jc w:val="center"/>
              <w:rPr>
                <w:rStyle w:val="ModernTableText"/>
                <w:noProof/>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5073B6" w:rsidTr="009E21C0" w14:paraId="0DF30DF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shd w:val="clear" w:color="auto" w:fill="000000"/>
          </w:tcPr>
          <w:p w:rsidRPr="006A0FFC" w:rsidR="005073B6" w:rsidP="009E21C0" w:rsidRDefault="005073B6" w14:paraId="5030790D" wp14:textId="77777777">
            <w:pPr>
              <w:pStyle w:val="ModernBodyText"/>
              <w:keepNext/>
              <w:spacing w:before="40" w:after="40"/>
              <w:jc w:val="center"/>
              <w:rPr>
                <w:color w:val="FF0000"/>
              </w:rPr>
            </w:pPr>
            <w:r w:rsidRPr="006A0FFC">
              <w:rPr>
                <w:rStyle w:val="Modern2nd-levelTableheader"/>
                <w:color w:val="FFFFFF"/>
                <w:sz w:val="21"/>
                <w:szCs w:val="21"/>
              </w:rPr>
              <w:t>Report Control Breaks, Totals, Counts, and Sorts</w:t>
            </w:r>
          </w:p>
        </w:tc>
      </w:tr>
      <w:tr xmlns:wp14="http://schemas.microsoft.com/office/word/2010/wordml" w:rsidR="005073B6" w:rsidTr="009E21C0" w14:paraId="1FFEBE8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restart"/>
            <w:vAlign w:val="center"/>
          </w:tcPr>
          <w:p w:rsidRPr="00205D93" w:rsidR="005073B6" w:rsidP="009E21C0" w:rsidRDefault="005073B6" w14:paraId="7C907B10" wp14:textId="77777777">
            <w:pPr>
              <w:pStyle w:val="TableHeading"/>
              <w:spacing w:before="40" w:after="40"/>
              <w:rPr>
                <w:rStyle w:val="ModernTableText"/>
                <w:noProof/>
                <w:szCs w:val="17"/>
              </w:rPr>
            </w:pPr>
            <w:r w:rsidRPr="00205D93">
              <w:rPr>
                <w:rStyle w:val="ModernTableText"/>
                <w:noProof/>
                <w:szCs w:val="17"/>
              </w:rPr>
              <w:t>Sort By:</w:t>
            </w:r>
          </w:p>
        </w:tc>
        <w:tc>
          <w:tcPr>
            <w:tcW w:w="1828" w:type="pct"/>
            <w:gridSpan w:val="4"/>
            <w:vAlign w:val="center"/>
          </w:tcPr>
          <w:p w:rsidRPr="00205D93" w:rsidR="005073B6" w:rsidP="00EA5020" w:rsidRDefault="005073B6" w14:paraId="7F7C9E67" wp14:textId="77777777">
            <w:pPr>
              <w:pStyle w:val="TableText1"/>
              <w:numPr>
                <w:ilvl w:val="0"/>
                <w:numId w:val="243"/>
              </w:numPr>
              <w:spacing w:before="40" w:after="40"/>
              <w:rPr>
                <w:rStyle w:val="ModernTableText"/>
                <w:szCs w:val="17"/>
              </w:rPr>
            </w:pPr>
            <w:r w:rsidRPr="00205D93">
              <w:rPr>
                <w:rStyle w:val="ModernTableText"/>
                <w:szCs w:val="17"/>
              </w:rPr>
              <w:t>LOB Cd</w:t>
            </w:r>
            <w:r>
              <w:rPr>
                <w:rStyle w:val="ModernTableText"/>
                <w:szCs w:val="17"/>
              </w:rPr>
              <w:t xml:space="preserve"> – Desc</w:t>
            </w:r>
          </w:p>
        </w:tc>
        <w:tc>
          <w:tcPr>
            <w:tcW w:w="2167" w:type="pct"/>
            <w:gridSpan w:val="5"/>
          </w:tcPr>
          <w:p w:rsidRPr="00205D93" w:rsidR="005073B6" w:rsidP="009E21C0" w:rsidRDefault="005073B6" w14:paraId="7211D4FD" wp14:textId="77777777">
            <w:pPr>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5073B6" w:rsidTr="009E21C0" w14:paraId="7E5EE89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205D93" w:rsidR="005073B6" w:rsidP="009E21C0" w:rsidRDefault="005073B6" w14:paraId="1C7E0BF2" wp14:textId="77777777">
            <w:pPr>
              <w:pStyle w:val="TableHeading"/>
              <w:spacing w:before="40" w:after="40"/>
              <w:rPr>
                <w:rStyle w:val="ModernTableText"/>
                <w:noProof/>
                <w:szCs w:val="17"/>
              </w:rPr>
            </w:pPr>
          </w:p>
        </w:tc>
        <w:tc>
          <w:tcPr>
            <w:tcW w:w="1828" w:type="pct"/>
            <w:gridSpan w:val="4"/>
            <w:vAlign w:val="center"/>
          </w:tcPr>
          <w:p w:rsidRPr="00205D93" w:rsidR="005073B6" w:rsidP="00EA5020" w:rsidRDefault="005073B6" w14:paraId="3F9CDF45" wp14:textId="77777777">
            <w:pPr>
              <w:pStyle w:val="TableText1"/>
              <w:numPr>
                <w:ilvl w:val="0"/>
                <w:numId w:val="243"/>
              </w:numPr>
              <w:spacing w:before="40" w:after="40"/>
              <w:rPr>
                <w:rStyle w:val="ModernTableText"/>
                <w:szCs w:val="17"/>
              </w:rPr>
            </w:pPr>
            <w:r>
              <w:rPr>
                <w:rStyle w:val="ModernTableText"/>
                <w:szCs w:val="17"/>
              </w:rPr>
              <w:t xml:space="preserve">Submitter Prov ID </w:t>
            </w:r>
          </w:p>
        </w:tc>
        <w:tc>
          <w:tcPr>
            <w:tcW w:w="2167" w:type="pct"/>
            <w:gridSpan w:val="5"/>
          </w:tcPr>
          <w:p w:rsidRPr="00205D93" w:rsidR="005073B6" w:rsidP="009E21C0" w:rsidRDefault="005073B6" w14:paraId="4AA69158" wp14:textId="77777777">
            <w:pPr>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5073B6" w:rsidTr="009E21C0" w14:paraId="436C5AF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205D93" w:rsidR="005073B6" w:rsidP="009E21C0" w:rsidRDefault="005073B6" w14:paraId="5182163E" wp14:textId="77777777">
            <w:pPr>
              <w:pStyle w:val="TableHeading"/>
              <w:spacing w:before="40" w:after="40"/>
              <w:rPr>
                <w:rStyle w:val="ModernTableText"/>
                <w:noProof/>
                <w:szCs w:val="17"/>
              </w:rPr>
            </w:pPr>
          </w:p>
        </w:tc>
        <w:tc>
          <w:tcPr>
            <w:tcW w:w="1828" w:type="pct"/>
            <w:gridSpan w:val="4"/>
            <w:vAlign w:val="center"/>
          </w:tcPr>
          <w:p w:rsidRPr="00205D93" w:rsidR="005073B6" w:rsidP="00EA5020" w:rsidRDefault="005073B6" w14:paraId="012C8ADA" wp14:textId="77777777">
            <w:pPr>
              <w:pStyle w:val="TableText1"/>
              <w:numPr>
                <w:ilvl w:val="0"/>
                <w:numId w:val="243"/>
              </w:numPr>
              <w:spacing w:before="40" w:after="40"/>
              <w:rPr>
                <w:rStyle w:val="ModernTableText"/>
                <w:szCs w:val="17"/>
              </w:rPr>
            </w:pPr>
            <w:r>
              <w:rPr>
                <w:rStyle w:val="ModernTableText"/>
                <w:szCs w:val="17"/>
              </w:rPr>
              <w:t>Prov ID</w:t>
            </w:r>
          </w:p>
        </w:tc>
        <w:tc>
          <w:tcPr>
            <w:tcW w:w="2167" w:type="pct"/>
            <w:gridSpan w:val="5"/>
          </w:tcPr>
          <w:p w:rsidRPr="00205D93" w:rsidR="005073B6" w:rsidP="009E21C0" w:rsidRDefault="005073B6" w14:paraId="19A621EB" wp14:textId="77777777">
            <w:pPr>
              <w:rPr>
                <w:noProof/>
                <w:sz w:val="18"/>
                <w:szCs w:val="19"/>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5073B6" w:rsidTr="009E21C0" w14:paraId="5CE2433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205D93" w:rsidR="005073B6" w:rsidP="009E21C0" w:rsidRDefault="005073B6" w14:paraId="15DC7309" wp14:textId="77777777">
            <w:pPr>
              <w:pStyle w:val="TableHeading"/>
              <w:spacing w:before="40" w:after="40"/>
              <w:rPr>
                <w:rStyle w:val="ModernTableText"/>
                <w:noProof/>
                <w:szCs w:val="17"/>
              </w:rPr>
            </w:pPr>
          </w:p>
        </w:tc>
        <w:tc>
          <w:tcPr>
            <w:tcW w:w="1828" w:type="pct"/>
            <w:gridSpan w:val="4"/>
            <w:vAlign w:val="center"/>
          </w:tcPr>
          <w:p w:rsidRPr="00D667B6" w:rsidR="005073B6" w:rsidP="00EA5020" w:rsidRDefault="005073B6" w14:paraId="5D7BB7CC" wp14:textId="77777777">
            <w:pPr>
              <w:pStyle w:val="TableText1"/>
              <w:numPr>
                <w:ilvl w:val="0"/>
                <w:numId w:val="243"/>
              </w:numPr>
              <w:spacing w:before="40" w:after="40"/>
              <w:rPr>
                <w:rStyle w:val="ModernTableText"/>
                <w:szCs w:val="17"/>
              </w:rPr>
            </w:pPr>
            <w:r w:rsidRPr="006808FB">
              <w:rPr>
                <w:bCs/>
                <w:sz w:val="18"/>
              </w:rPr>
              <w:t>SA Subm Mbr ID</w:t>
            </w:r>
          </w:p>
        </w:tc>
        <w:tc>
          <w:tcPr>
            <w:tcW w:w="2167" w:type="pct"/>
            <w:gridSpan w:val="5"/>
            <w:vAlign w:val="center"/>
          </w:tcPr>
          <w:p w:rsidRPr="00205D93" w:rsidR="005073B6" w:rsidP="009E21C0" w:rsidRDefault="005073B6" w14:paraId="03DA43CB" wp14:textId="77777777">
            <w:pPr>
              <w:pStyle w:val="TableText1"/>
              <w:spacing w:before="40" w:after="40"/>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5073B6" w:rsidTr="009E21C0" w14:paraId="40AC00E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205D93" w:rsidR="005073B6" w:rsidP="009E21C0" w:rsidRDefault="005073B6" w14:paraId="089988E6" wp14:textId="77777777">
            <w:pPr>
              <w:pStyle w:val="TableHeading"/>
              <w:spacing w:before="40" w:after="40"/>
              <w:rPr>
                <w:rStyle w:val="ModernTableText"/>
                <w:noProof/>
                <w:szCs w:val="17"/>
              </w:rPr>
            </w:pPr>
          </w:p>
        </w:tc>
        <w:tc>
          <w:tcPr>
            <w:tcW w:w="1828" w:type="pct"/>
            <w:gridSpan w:val="4"/>
            <w:vAlign w:val="center"/>
          </w:tcPr>
          <w:p w:rsidRPr="00205D93" w:rsidR="005073B6" w:rsidP="00EA5020" w:rsidRDefault="005073B6" w14:paraId="72930471" wp14:textId="77777777">
            <w:pPr>
              <w:pStyle w:val="TableText1"/>
              <w:numPr>
                <w:ilvl w:val="0"/>
                <w:numId w:val="243"/>
              </w:numPr>
              <w:spacing w:before="40" w:after="40"/>
              <w:rPr>
                <w:rStyle w:val="ModernTableText"/>
                <w:b/>
                <w:bCs/>
                <w:spacing w:val="0"/>
                <w:szCs w:val="17"/>
              </w:rPr>
            </w:pPr>
            <w:r w:rsidRPr="006808FB">
              <w:rPr>
                <w:bCs/>
                <w:sz w:val="18"/>
              </w:rPr>
              <w:t>SA Auth ID</w:t>
            </w:r>
          </w:p>
        </w:tc>
        <w:tc>
          <w:tcPr>
            <w:tcW w:w="2167" w:type="pct"/>
            <w:gridSpan w:val="5"/>
            <w:vAlign w:val="center"/>
          </w:tcPr>
          <w:p w:rsidRPr="00205D93" w:rsidR="005073B6" w:rsidP="009E21C0" w:rsidRDefault="005073B6" w14:paraId="18ECE041"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5073B6" w:rsidTr="009E21C0" w14:paraId="0AB0A07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restart"/>
            <w:vAlign w:val="center"/>
          </w:tcPr>
          <w:p w:rsidRPr="00205D93" w:rsidR="005073B6" w:rsidP="009E21C0" w:rsidRDefault="005073B6" w14:paraId="749C5276" wp14:textId="77777777">
            <w:pPr>
              <w:pStyle w:val="TableHeading"/>
              <w:spacing w:before="40" w:after="40"/>
              <w:rPr>
                <w:rStyle w:val="ModernTableText"/>
                <w:noProof/>
                <w:szCs w:val="17"/>
              </w:rPr>
            </w:pPr>
            <w:r w:rsidRPr="00205D93">
              <w:rPr>
                <w:rStyle w:val="ModernTableText"/>
                <w:noProof/>
                <w:szCs w:val="17"/>
              </w:rPr>
              <w:t>Control Break</w:t>
            </w:r>
          </w:p>
        </w:tc>
        <w:tc>
          <w:tcPr>
            <w:tcW w:w="512" w:type="pct"/>
            <w:vAlign w:val="center"/>
          </w:tcPr>
          <w:p w:rsidRPr="00205D93" w:rsidR="005073B6" w:rsidP="009E21C0" w:rsidRDefault="005073B6" w14:paraId="690215E5" wp14:textId="77777777">
            <w:pPr>
              <w:pStyle w:val="TableHeading"/>
              <w:spacing w:before="40" w:after="40"/>
              <w:rPr>
                <w:rStyle w:val="ModernTableText"/>
                <w:noProof/>
                <w:szCs w:val="17"/>
              </w:rPr>
            </w:pPr>
            <w:r w:rsidRPr="00205D93">
              <w:rPr>
                <w:rStyle w:val="ModernTableText"/>
                <w:noProof/>
                <w:szCs w:val="17"/>
              </w:rPr>
              <w:t>Page:</w:t>
            </w:r>
          </w:p>
        </w:tc>
        <w:tc>
          <w:tcPr>
            <w:tcW w:w="1158" w:type="pct"/>
            <w:gridSpan w:val="2"/>
            <w:vAlign w:val="center"/>
          </w:tcPr>
          <w:p w:rsidRPr="00205D93" w:rsidR="005073B6" w:rsidP="00EA5020" w:rsidRDefault="005073B6" w14:paraId="4CE745D7" wp14:textId="77777777">
            <w:pPr>
              <w:pStyle w:val="TableText1"/>
              <w:numPr>
                <w:ilvl w:val="0"/>
                <w:numId w:val="244"/>
              </w:numPr>
              <w:spacing w:before="40" w:after="40"/>
              <w:rPr>
                <w:rStyle w:val="ModernTableText"/>
                <w:szCs w:val="17"/>
              </w:rPr>
            </w:pPr>
            <w:r>
              <w:rPr>
                <w:rStyle w:val="ModernTableText"/>
                <w:szCs w:val="17"/>
              </w:rPr>
              <w:t xml:space="preserve"> </w:t>
            </w:r>
          </w:p>
        </w:tc>
        <w:tc>
          <w:tcPr>
            <w:tcW w:w="1616" w:type="pct"/>
            <w:gridSpan w:val="4"/>
            <w:vAlign w:val="center"/>
          </w:tcPr>
          <w:p w:rsidRPr="00205D93" w:rsidR="005073B6" w:rsidP="00EA5020" w:rsidRDefault="005073B6" w14:paraId="56885818" wp14:textId="77777777">
            <w:pPr>
              <w:pStyle w:val="TableText1"/>
              <w:numPr>
                <w:ilvl w:val="0"/>
                <w:numId w:val="244"/>
              </w:numPr>
              <w:spacing w:before="40" w:after="40"/>
              <w:rPr>
                <w:rStyle w:val="ModernTableText"/>
                <w:szCs w:val="17"/>
              </w:rPr>
            </w:pPr>
          </w:p>
        </w:tc>
        <w:tc>
          <w:tcPr>
            <w:tcW w:w="1221" w:type="pct"/>
            <w:gridSpan w:val="3"/>
            <w:vAlign w:val="center"/>
          </w:tcPr>
          <w:p w:rsidRPr="00205D93" w:rsidR="005073B6" w:rsidP="00EA5020" w:rsidRDefault="005073B6" w14:paraId="53C6FA77" wp14:textId="77777777">
            <w:pPr>
              <w:pStyle w:val="TableText1"/>
              <w:numPr>
                <w:ilvl w:val="0"/>
                <w:numId w:val="244"/>
              </w:numPr>
              <w:spacing w:before="40" w:after="40"/>
              <w:rPr>
                <w:rStyle w:val="ModernTableText"/>
                <w:szCs w:val="17"/>
              </w:rPr>
            </w:pPr>
          </w:p>
        </w:tc>
      </w:tr>
      <w:tr xmlns:wp14="http://schemas.microsoft.com/office/word/2010/wordml" w:rsidR="005073B6" w:rsidTr="009E21C0" w14:paraId="2146300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tcBorders>
              <w:bottom w:val="single" w:color="616161" w:sz="2" w:space="0"/>
            </w:tcBorders>
            <w:vAlign w:val="center"/>
          </w:tcPr>
          <w:p w:rsidRPr="00205D93" w:rsidR="005073B6" w:rsidP="009E21C0" w:rsidRDefault="005073B6" w14:paraId="368AAD29" wp14:textId="77777777">
            <w:pPr>
              <w:pStyle w:val="TableHeading"/>
              <w:spacing w:before="40" w:after="40"/>
              <w:rPr>
                <w:rStyle w:val="ModernTableText"/>
                <w:noProof/>
                <w:szCs w:val="17"/>
              </w:rPr>
            </w:pPr>
          </w:p>
        </w:tc>
        <w:tc>
          <w:tcPr>
            <w:tcW w:w="512" w:type="pct"/>
            <w:tcBorders>
              <w:bottom w:val="single" w:color="616161" w:sz="2" w:space="0"/>
            </w:tcBorders>
            <w:vAlign w:val="center"/>
          </w:tcPr>
          <w:p w:rsidRPr="00205D93" w:rsidR="005073B6" w:rsidP="009E21C0" w:rsidRDefault="005073B6" w14:paraId="77CA632F"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tcBorders>
              <w:bottom w:val="single" w:color="616161" w:sz="2" w:space="0"/>
            </w:tcBorders>
            <w:vAlign w:val="center"/>
          </w:tcPr>
          <w:p w:rsidRPr="00205D93" w:rsidR="005073B6" w:rsidP="009E21C0" w:rsidRDefault="005073B6" w14:paraId="7D149327" wp14:textId="77777777">
            <w:pPr>
              <w:pStyle w:val="TableText1"/>
              <w:numPr>
                <w:ilvl w:val="0"/>
                <w:numId w:val="216"/>
              </w:numPr>
              <w:spacing w:before="40" w:after="40"/>
              <w:rPr>
                <w:rStyle w:val="ModernTableText"/>
                <w:szCs w:val="17"/>
              </w:rPr>
            </w:pPr>
            <w:r>
              <w:rPr>
                <w:rStyle w:val="ModernTableText"/>
                <w:szCs w:val="17"/>
              </w:rPr>
              <w:t xml:space="preserve"> </w:t>
            </w:r>
          </w:p>
        </w:tc>
        <w:tc>
          <w:tcPr>
            <w:tcW w:w="1616" w:type="pct"/>
            <w:gridSpan w:val="4"/>
            <w:tcBorders>
              <w:bottom w:val="single" w:color="616161" w:sz="2" w:space="0"/>
            </w:tcBorders>
            <w:vAlign w:val="center"/>
          </w:tcPr>
          <w:p w:rsidRPr="00205D93" w:rsidR="005073B6" w:rsidP="009E21C0" w:rsidRDefault="005073B6" w14:paraId="253B9705" wp14:textId="77777777">
            <w:pPr>
              <w:pStyle w:val="TableText1"/>
              <w:numPr>
                <w:ilvl w:val="0"/>
                <w:numId w:val="216"/>
              </w:numPr>
              <w:spacing w:before="40" w:after="40"/>
              <w:rPr>
                <w:rStyle w:val="ModernTableText"/>
                <w:szCs w:val="17"/>
              </w:rPr>
            </w:pPr>
            <w:r>
              <w:rPr>
                <w:rStyle w:val="ModernTableText"/>
                <w:szCs w:val="17"/>
              </w:rPr>
              <w:t xml:space="preserve"> </w:t>
            </w:r>
          </w:p>
        </w:tc>
        <w:tc>
          <w:tcPr>
            <w:tcW w:w="1221" w:type="pct"/>
            <w:gridSpan w:val="3"/>
            <w:tcBorders>
              <w:bottom w:val="single" w:color="616161" w:sz="2" w:space="0"/>
            </w:tcBorders>
            <w:vAlign w:val="center"/>
          </w:tcPr>
          <w:p w:rsidRPr="00205D93" w:rsidR="005073B6" w:rsidP="009E21C0" w:rsidRDefault="005073B6" w14:paraId="1AE8D023" wp14:textId="77777777">
            <w:pPr>
              <w:pStyle w:val="TableText1"/>
              <w:numPr>
                <w:ilvl w:val="0"/>
                <w:numId w:val="216"/>
              </w:numPr>
              <w:spacing w:before="40" w:after="40"/>
              <w:rPr>
                <w:rStyle w:val="ModernTableText"/>
                <w:szCs w:val="17"/>
              </w:rPr>
            </w:pPr>
          </w:p>
        </w:tc>
      </w:tr>
      <w:tr xmlns:wp14="http://schemas.microsoft.com/office/word/2010/wordml" w:rsidR="005073B6" w:rsidTr="009E21C0" w14:paraId="63A9049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restart"/>
            <w:vAlign w:val="center"/>
          </w:tcPr>
          <w:p w:rsidRPr="00205D93" w:rsidR="005073B6" w:rsidP="009E21C0" w:rsidRDefault="005073B6" w14:paraId="0D4DAB49" wp14:textId="77777777">
            <w:pPr>
              <w:pStyle w:val="TableHeading"/>
              <w:spacing w:before="40" w:after="40"/>
              <w:rPr>
                <w:rStyle w:val="ModernTableText"/>
                <w:noProof/>
                <w:szCs w:val="17"/>
              </w:rPr>
            </w:pPr>
            <w:r w:rsidRPr="00205D93">
              <w:rPr>
                <w:rStyle w:val="ModernTableText"/>
                <w:noProof/>
                <w:szCs w:val="17"/>
              </w:rPr>
              <w:t>Total</w:t>
            </w:r>
          </w:p>
        </w:tc>
        <w:tc>
          <w:tcPr>
            <w:tcW w:w="512" w:type="pct"/>
            <w:vAlign w:val="center"/>
          </w:tcPr>
          <w:p w:rsidRPr="00205D93" w:rsidR="005073B6" w:rsidP="009E21C0" w:rsidRDefault="005073B6" w14:paraId="3E25F919" wp14:textId="77777777">
            <w:pPr>
              <w:pStyle w:val="TableHeading"/>
              <w:spacing w:before="40" w:after="40"/>
              <w:rPr>
                <w:rStyle w:val="ModernTableText"/>
                <w:noProof/>
                <w:szCs w:val="17"/>
              </w:rPr>
            </w:pPr>
            <w:r w:rsidRPr="00205D93">
              <w:rPr>
                <w:rStyle w:val="ModernTableText"/>
                <w:noProof/>
                <w:szCs w:val="17"/>
              </w:rPr>
              <w:t>Grand:</w:t>
            </w:r>
          </w:p>
        </w:tc>
        <w:tc>
          <w:tcPr>
            <w:tcW w:w="1158" w:type="pct"/>
            <w:gridSpan w:val="2"/>
            <w:vAlign w:val="center"/>
          </w:tcPr>
          <w:p w:rsidRPr="00205D93" w:rsidR="005073B6" w:rsidP="009E21C0" w:rsidRDefault="005073B6" w14:paraId="5E8E4F6A" wp14:textId="77777777">
            <w:pPr>
              <w:pStyle w:val="TableText1"/>
              <w:numPr>
                <w:ilvl w:val="0"/>
                <w:numId w:val="218"/>
              </w:numPr>
              <w:spacing w:before="40" w:after="40"/>
              <w:rPr>
                <w:rStyle w:val="ModernTableText"/>
                <w:szCs w:val="17"/>
              </w:rPr>
            </w:pPr>
          </w:p>
        </w:tc>
        <w:tc>
          <w:tcPr>
            <w:tcW w:w="1616" w:type="pct"/>
            <w:gridSpan w:val="4"/>
            <w:vAlign w:val="center"/>
          </w:tcPr>
          <w:p w:rsidRPr="00205D93" w:rsidR="005073B6" w:rsidP="009E21C0" w:rsidRDefault="005073B6" w14:paraId="0FAF78FA" wp14:textId="77777777">
            <w:pPr>
              <w:pStyle w:val="TableText1"/>
              <w:numPr>
                <w:ilvl w:val="0"/>
                <w:numId w:val="218"/>
              </w:numPr>
              <w:spacing w:before="40" w:after="40"/>
              <w:rPr>
                <w:rStyle w:val="ModernTableText"/>
                <w:szCs w:val="17"/>
              </w:rPr>
            </w:pPr>
          </w:p>
        </w:tc>
        <w:tc>
          <w:tcPr>
            <w:tcW w:w="1221" w:type="pct"/>
            <w:gridSpan w:val="3"/>
            <w:vAlign w:val="center"/>
          </w:tcPr>
          <w:p w:rsidRPr="00205D93" w:rsidR="005073B6" w:rsidP="009E21C0" w:rsidRDefault="005073B6" w14:paraId="05962373" wp14:textId="77777777">
            <w:pPr>
              <w:pStyle w:val="TableText1"/>
              <w:numPr>
                <w:ilvl w:val="0"/>
                <w:numId w:val="218"/>
              </w:numPr>
              <w:spacing w:before="40" w:after="40"/>
              <w:rPr>
                <w:rStyle w:val="ModernTableText"/>
                <w:szCs w:val="17"/>
              </w:rPr>
            </w:pPr>
          </w:p>
        </w:tc>
      </w:tr>
      <w:tr xmlns:wp14="http://schemas.microsoft.com/office/word/2010/wordml" w:rsidR="005073B6" w:rsidTr="009E21C0" w14:paraId="0EF0469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ign w:val="center"/>
          </w:tcPr>
          <w:p w:rsidRPr="00205D93" w:rsidR="005073B6" w:rsidP="009E21C0" w:rsidRDefault="005073B6" w14:paraId="238E6FED" wp14:textId="77777777">
            <w:pPr>
              <w:pStyle w:val="TableHeading"/>
              <w:spacing w:before="40" w:after="40"/>
              <w:rPr>
                <w:rStyle w:val="ModernTableText"/>
                <w:noProof/>
                <w:szCs w:val="17"/>
              </w:rPr>
            </w:pPr>
          </w:p>
        </w:tc>
        <w:tc>
          <w:tcPr>
            <w:tcW w:w="512" w:type="pct"/>
            <w:vAlign w:val="center"/>
          </w:tcPr>
          <w:p w:rsidRPr="00205D93" w:rsidR="005073B6" w:rsidP="009E21C0" w:rsidRDefault="005073B6" w14:paraId="4F44165E"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vAlign w:val="center"/>
          </w:tcPr>
          <w:p w:rsidRPr="00205D93" w:rsidR="005073B6" w:rsidP="009E21C0" w:rsidRDefault="005073B6" w14:paraId="777DC68E" wp14:textId="77777777">
            <w:pPr>
              <w:pStyle w:val="TableText1"/>
              <w:numPr>
                <w:ilvl w:val="0"/>
                <w:numId w:val="219"/>
              </w:numPr>
              <w:spacing w:before="40" w:after="40"/>
              <w:rPr>
                <w:rStyle w:val="ModernTableText"/>
                <w:szCs w:val="17"/>
              </w:rPr>
            </w:pPr>
          </w:p>
        </w:tc>
        <w:tc>
          <w:tcPr>
            <w:tcW w:w="1616" w:type="pct"/>
            <w:gridSpan w:val="4"/>
            <w:vAlign w:val="center"/>
          </w:tcPr>
          <w:p w:rsidRPr="00205D93" w:rsidR="005073B6" w:rsidP="009E21C0" w:rsidRDefault="005073B6" w14:paraId="361351A7" wp14:textId="77777777">
            <w:pPr>
              <w:pStyle w:val="TableText1"/>
              <w:numPr>
                <w:ilvl w:val="0"/>
                <w:numId w:val="219"/>
              </w:numPr>
              <w:spacing w:before="40" w:after="40"/>
              <w:rPr>
                <w:rStyle w:val="ModernTableText"/>
                <w:szCs w:val="17"/>
              </w:rPr>
            </w:pPr>
          </w:p>
        </w:tc>
        <w:tc>
          <w:tcPr>
            <w:tcW w:w="1221" w:type="pct"/>
            <w:gridSpan w:val="3"/>
            <w:vAlign w:val="center"/>
          </w:tcPr>
          <w:p w:rsidRPr="00205D93" w:rsidR="005073B6" w:rsidP="009E21C0" w:rsidRDefault="005073B6" w14:paraId="5AC2EC89" wp14:textId="77777777">
            <w:pPr>
              <w:pStyle w:val="TableText1"/>
              <w:numPr>
                <w:ilvl w:val="0"/>
                <w:numId w:val="219"/>
              </w:numPr>
              <w:spacing w:before="40" w:after="40"/>
              <w:rPr>
                <w:rStyle w:val="ModernTableText"/>
                <w:szCs w:val="17"/>
              </w:rPr>
            </w:pPr>
          </w:p>
        </w:tc>
      </w:tr>
      <w:tr xmlns:wp14="http://schemas.microsoft.com/office/word/2010/wordml" w:rsidR="005073B6" w:rsidTr="009E21C0" w14:paraId="15B2434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restart"/>
            <w:vAlign w:val="center"/>
          </w:tcPr>
          <w:p w:rsidRPr="00205D93" w:rsidR="005073B6" w:rsidP="009E21C0" w:rsidRDefault="005073B6" w14:paraId="1EBB93DF" wp14:textId="77777777">
            <w:pPr>
              <w:pStyle w:val="TableHeading"/>
              <w:spacing w:before="40" w:after="40"/>
              <w:rPr>
                <w:rStyle w:val="ModernTableText"/>
                <w:noProof/>
                <w:szCs w:val="17"/>
              </w:rPr>
            </w:pPr>
            <w:r w:rsidRPr="00205D93">
              <w:rPr>
                <w:rStyle w:val="ModernTableText"/>
                <w:noProof/>
                <w:szCs w:val="17"/>
              </w:rPr>
              <w:t>Counts</w:t>
            </w:r>
          </w:p>
        </w:tc>
        <w:tc>
          <w:tcPr>
            <w:tcW w:w="512" w:type="pct"/>
            <w:vAlign w:val="center"/>
          </w:tcPr>
          <w:p w:rsidRPr="00205D93" w:rsidR="005073B6" w:rsidP="009E21C0" w:rsidRDefault="005073B6" w14:paraId="4AA27931" wp14:textId="77777777">
            <w:pPr>
              <w:pStyle w:val="TableHeading"/>
              <w:spacing w:before="40" w:after="40"/>
              <w:rPr>
                <w:rStyle w:val="ModernTableText"/>
                <w:noProof/>
                <w:szCs w:val="17"/>
              </w:rPr>
            </w:pPr>
            <w:r w:rsidRPr="00205D93">
              <w:rPr>
                <w:rStyle w:val="ModernTableText"/>
                <w:noProof/>
                <w:szCs w:val="17"/>
              </w:rPr>
              <w:t>Grand:</w:t>
            </w:r>
          </w:p>
        </w:tc>
        <w:tc>
          <w:tcPr>
            <w:tcW w:w="1158" w:type="pct"/>
            <w:gridSpan w:val="2"/>
            <w:vAlign w:val="center"/>
          </w:tcPr>
          <w:p w:rsidRPr="00205D93" w:rsidR="005073B6" w:rsidP="009E21C0" w:rsidRDefault="005073B6" w14:paraId="66D9ED78" wp14:textId="77777777">
            <w:pPr>
              <w:pStyle w:val="TableText1"/>
              <w:numPr>
                <w:ilvl w:val="0"/>
                <w:numId w:val="220"/>
              </w:numPr>
              <w:spacing w:before="40" w:after="40"/>
              <w:rPr>
                <w:rStyle w:val="ModernTableText"/>
                <w:szCs w:val="17"/>
              </w:rPr>
            </w:pPr>
          </w:p>
        </w:tc>
        <w:tc>
          <w:tcPr>
            <w:tcW w:w="1616" w:type="pct"/>
            <w:gridSpan w:val="4"/>
            <w:vAlign w:val="center"/>
          </w:tcPr>
          <w:p w:rsidRPr="00205D93" w:rsidR="005073B6" w:rsidP="009E21C0" w:rsidRDefault="005073B6" w14:paraId="48D659A9" wp14:textId="77777777">
            <w:pPr>
              <w:pStyle w:val="TableText1"/>
              <w:numPr>
                <w:ilvl w:val="0"/>
                <w:numId w:val="220"/>
              </w:numPr>
              <w:spacing w:before="40" w:after="40"/>
              <w:rPr>
                <w:rStyle w:val="ModernTableText"/>
                <w:szCs w:val="17"/>
              </w:rPr>
            </w:pPr>
          </w:p>
        </w:tc>
        <w:tc>
          <w:tcPr>
            <w:tcW w:w="1221" w:type="pct"/>
            <w:gridSpan w:val="3"/>
            <w:vAlign w:val="center"/>
          </w:tcPr>
          <w:p w:rsidRPr="00205D93" w:rsidR="005073B6" w:rsidP="009E21C0" w:rsidRDefault="005073B6" w14:paraId="6AF53EBA" wp14:textId="77777777">
            <w:pPr>
              <w:pStyle w:val="TableText1"/>
              <w:numPr>
                <w:ilvl w:val="0"/>
                <w:numId w:val="220"/>
              </w:numPr>
              <w:spacing w:before="40" w:after="40"/>
              <w:rPr>
                <w:rStyle w:val="ModernTableText"/>
                <w:szCs w:val="17"/>
              </w:rPr>
            </w:pPr>
          </w:p>
        </w:tc>
      </w:tr>
      <w:tr xmlns:wp14="http://schemas.microsoft.com/office/word/2010/wordml" w:rsidR="005073B6" w:rsidTr="009E21C0" w14:paraId="1343E2F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ign w:val="center"/>
          </w:tcPr>
          <w:p w:rsidRPr="00205D93" w:rsidR="005073B6" w:rsidP="009E21C0" w:rsidRDefault="005073B6" w14:paraId="1B350781" wp14:textId="77777777">
            <w:pPr>
              <w:pStyle w:val="TableHeading"/>
              <w:spacing w:before="40" w:after="40"/>
              <w:rPr>
                <w:rStyle w:val="ModernTableText"/>
                <w:noProof/>
                <w:color w:val="FF0000"/>
                <w:szCs w:val="17"/>
              </w:rPr>
            </w:pPr>
          </w:p>
        </w:tc>
        <w:tc>
          <w:tcPr>
            <w:tcW w:w="512" w:type="pct"/>
            <w:vAlign w:val="center"/>
          </w:tcPr>
          <w:p w:rsidRPr="00205D93" w:rsidR="005073B6" w:rsidP="009E21C0" w:rsidRDefault="005073B6" w14:paraId="32225D2D"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vAlign w:val="center"/>
          </w:tcPr>
          <w:p w:rsidRPr="00205D93" w:rsidR="005073B6" w:rsidP="009E21C0" w:rsidRDefault="005073B6" w14:paraId="07F29996" wp14:textId="77777777">
            <w:pPr>
              <w:pStyle w:val="TableText1"/>
              <w:numPr>
                <w:ilvl w:val="0"/>
                <w:numId w:val="221"/>
              </w:numPr>
              <w:spacing w:before="40" w:after="40"/>
              <w:rPr>
                <w:rStyle w:val="ModernTableText"/>
                <w:szCs w:val="17"/>
              </w:rPr>
            </w:pPr>
          </w:p>
        </w:tc>
        <w:tc>
          <w:tcPr>
            <w:tcW w:w="1616" w:type="pct"/>
            <w:gridSpan w:val="4"/>
            <w:vAlign w:val="center"/>
          </w:tcPr>
          <w:p w:rsidRPr="00205D93" w:rsidR="005073B6" w:rsidP="009E21C0" w:rsidRDefault="005073B6" w14:paraId="0C01FB56" wp14:textId="77777777">
            <w:pPr>
              <w:pStyle w:val="TableText1"/>
              <w:numPr>
                <w:ilvl w:val="0"/>
                <w:numId w:val="221"/>
              </w:numPr>
              <w:spacing w:before="40" w:after="40"/>
              <w:rPr>
                <w:rStyle w:val="ModernTableText"/>
                <w:szCs w:val="17"/>
              </w:rPr>
            </w:pPr>
          </w:p>
        </w:tc>
        <w:tc>
          <w:tcPr>
            <w:tcW w:w="1221" w:type="pct"/>
            <w:gridSpan w:val="3"/>
            <w:vAlign w:val="center"/>
          </w:tcPr>
          <w:p w:rsidRPr="00205D93" w:rsidR="005073B6" w:rsidP="009E21C0" w:rsidRDefault="005073B6" w14:paraId="1173E931" wp14:textId="77777777">
            <w:pPr>
              <w:pStyle w:val="TableText1"/>
              <w:numPr>
                <w:ilvl w:val="0"/>
                <w:numId w:val="221"/>
              </w:numPr>
              <w:spacing w:before="40" w:after="40"/>
              <w:rPr>
                <w:rStyle w:val="ModernTableText"/>
                <w:szCs w:val="17"/>
              </w:rPr>
            </w:pPr>
          </w:p>
        </w:tc>
      </w:tr>
      <w:tr xmlns:wp14="http://schemas.microsoft.com/office/word/2010/wordml" w:rsidR="005073B6" w:rsidTr="009E21C0" w14:paraId="2883F36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5073B6" w:rsidP="009E21C0" w:rsidRDefault="005073B6" w14:paraId="55DBA327" wp14:textId="77777777">
            <w:pPr>
              <w:pStyle w:val="ModernBodyText"/>
              <w:keepN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5073B6" w:rsidTr="009E21C0" w14:paraId="2504966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10"/>
          <w:jc w:val="center"/>
        </w:trPr>
        <w:tc>
          <w:tcPr>
            <w:tcW w:w="1005" w:type="pct"/>
            <w:gridSpan w:val="2"/>
          </w:tcPr>
          <w:p w:rsidRPr="00205D93" w:rsidR="005073B6" w:rsidP="009E21C0" w:rsidRDefault="005073B6" w14:paraId="47CFD6C9" wp14:textId="77777777">
            <w:pPr>
              <w:pStyle w:val="TableHeading"/>
              <w:spacing w:before="40" w:after="40"/>
              <w:rPr>
                <w:rStyle w:val="ModernTableText"/>
                <w:noProof/>
                <w:szCs w:val="17"/>
              </w:rPr>
            </w:pPr>
            <w:r w:rsidRPr="00205D93">
              <w:rPr>
                <w:rStyle w:val="ModernTableText"/>
                <w:noProof/>
                <w:szCs w:val="17"/>
              </w:rPr>
              <w:t>Report Output Format:</w:t>
            </w:r>
          </w:p>
        </w:tc>
        <w:tc>
          <w:tcPr>
            <w:tcW w:w="3995" w:type="pct"/>
            <w:gridSpan w:val="9"/>
            <w:vAlign w:val="center"/>
          </w:tcPr>
          <w:p w:rsidRPr="007F2256" w:rsidR="005073B6" w:rsidP="009E21C0" w:rsidRDefault="005073B6" w14:paraId="392F4AC7" wp14:textId="77777777">
            <w:pPr>
              <w:pStyle w:val="TableText1"/>
              <w:spacing w:before="40" w:after="40"/>
              <w:rPr>
                <w:rStyle w:val="ModernTableText"/>
                <w:noProof/>
                <w:szCs w:val="17"/>
              </w:rPr>
            </w:pPr>
            <w:r w:rsidRPr="007F2256">
              <w:rPr>
                <w:rStyle w:val="ModernTableText"/>
                <w:rFonts w:ascii="Wingdings 2" w:hAnsi="Wingdings 2" w:eastAsia="Wingdings 2" w:cs="Wingdings 2"/>
                <w:noProof/>
                <w:szCs w:val="23"/>
              </w:rPr>
              <w:t>£</w:t>
            </w:r>
            <w:r w:rsidRPr="007F2256">
              <w:rPr>
                <w:rStyle w:val="ModernTableText"/>
                <w:noProof/>
                <w:szCs w:val="17"/>
              </w:rPr>
              <w:t xml:space="preserve"> PDF (preferred)                       </w:t>
            </w:r>
            <w:r w:rsidRPr="007F2256">
              <w:rPr>
                <w:rStyle w:val="ModernTableText"/>
                <w:rFonts w:ascii="Wingdings 2" w:hAnsi="Wingdings 2" w:eastAsia="Wingdings 2" w:cs="Wingdings 2"/>
                <w:noProof/>
                <w:szCs w:val="23"/>
              </w:rPr>
              <w:t>£</w:t>
            </w:r>
            <w:r w:rsidRPr="007F2256">
              <w:rPr>
                <w:rStyle w:val="ModernTableText"/>
                <w:noProof/>
                <w:szCs w:val="17"/>
              </w:rPr>
              <w:t xml:space="preserve">HTML                             </w:t>
            </w:r>
            <w:r w:rsidRPr="007F2256">
              <w:rPr>
                <w:rStyle w:val="ModernTableText"/>
                <w:rFonts w:ascii="Wingdings" w:hAnsi="Wingdings" w:eastAsia="Wingdings" w:cs="Wingdings"/>
                <w:noProof/>
                <w:szCs w:val="23"/>
              </w:rPr>
              <w:t>þ</w:t>
            </w:r>
            <w:r w:rsidRPr="007F2256">
              <w:rPr>
                <w:rStyle w:val="ModernTableText"/>
                <w:noProof/>
                <w:szCs w:val="17"/>
              </w:rPr>
              <w:t xml:space="preserve"> Excel 200</w:t>
            </w:r>
            <w:r>
              <w:rPr>
                <w:rStyle w:val="ModernTableText"/>
                <w:noProof/>
                <w:szCs w:val="17"/>
              </w:rPr>
              <w:t>7</w:t>
            </w:r>
            <w:r w:rsidRPr="007F2256">
              <w:rPr>
                <w:rStyle w:val="ModernTableText"/>
                <w:noProof/>
                <w:szCs w:val="17"/>
              </w:rPr>
              <w:t xml:space="preserve">                      </w:t>
            </w:r>
            <w:r w:rsidRPr="007F2256">
              <w:rPr>
                <w:rStyle w:val="ModernTableText"/>
                <w:rFonts w:ascii="Wingdings 2" w:hAnsi="Wingdings 2" w:eastAsia="Wingdings 2" w:cs="Wingdings 2"/>
                <w:noProof/>
                <w:szCs w:val="23"/>
              </w:rPr>
              <w:t>£</w:t>
            </w:r>
            <w:r w:rsidRPr="007F2256">
              <w:rPr>
                <w:rStyle w:val="ModernTableText"/>
                <w:noProof/>
                <w:szCs w:val="17"/>
              </w:rPr>
              <w:t xml:space="preserve"> Excel   2002                         </w:t>
            </w:r>
            <w:r w:rsidRPr="007F2256">
              <w:rPr>
                <w:rStyle w:val="ModernTableText"/>
                <w:rFonts w:ascii="Wingdings 2" w:hAnsi="Wingdings 2" w:eastAsia="Wingdings 2" w:cs="Wingdings 2"/>
                <w:noProof/>
                <w:szCs w:val="23"/>
              </w:rPr>
              <w:t>£</w:t>
            </w:r>
            <w:r w:rsidRPr="007F2256">
              <w:rPr>
                <w:rStyle w:val="ModernTableText"/>
                <w:noProof/>
                <w:szCs w:val="17"/>
              </w:rPr>
              <w:t xml:space="preserve"> Text CSV Format</w:t>
            </w:r>
          </w:p>
        </w:tc>
      </w:tr>
      <w:tr xmlns:wp14="http://schemas.microsoft.com/office/word/2010/wordml" w:rsidR="005073B6" w:rsidTr="009E21C0" w14:paraId="5C2478E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Pr>
          <w:p w:rsidRPr="00205D93" w:rsidR="005073B6" w:rsidP="009E21C0" w:rsidRDefault="005073B6" w14:paraId="5DFDB5D3" wp14:textId="77777777">
            <w:pPr>
              <w:pStyle w:val="TableHeading"/>
              <w:spacing w:before="40" w:after="40"/>
              <w:rPr>
                <w:rStyle w:val="ModernTableText"/>
                <w:noProof/>
                <w:szCs w:val="17"/>
              </w:rPr>
            </w:pPr>
            <w:r w:rsidRPr="00205D93">
              <w:rPr>
                <w:rStyle w:val="ModernTableText"/>
                <w:noProof/>
                <w:szCs w:val="17"/>
              </w:rPr>
              <w:t>Reporting Portal:</w:t>
            </w:r>
          </w:p>
        </w:tc>
        <w:tc>
          <w:tcPr>
            <w:tcW w:w="3995" w:type="pct"/>
            <w:gridSpan w:val="9"/>
            <w:vAlign w:val="center"/>
          </w:tcPr>
          <w:p w:rsidRPr="007F2256" w:rsidR="005073B6" w:rsidP="009E21C0" w:rsidRDefault="005073B6" w14:paraId="1392C160" wp14:textId="77777777">
            <w:pPr>
              <w:pStyle w:val="TableText1"/>
              <w:spacing w:before="40" w:after="40"/>
              <w:rPr>
                <w:rStyle w:val="ModernTableText"/>
                <w:noProof/>
                <w:szCs w:val="17"/>
              </w:rPr>
            </w:pPr>
            <w:r w:rsidRPr="007F2256">
              <w:rPr>
                <w:rStyle w:val="ModernTableText"/>
                <w:rFonts w:ascii="Wingdings 2" w:hAnsi="Wingdings 2" w:eastAsia="Wingdings 2" w:cs="Wingdings 2"/>
                <w:noProof/>
                <w:szCs w:val="23"/>
              </w:rPr>
              <w:t>£</w:t>
            </w:r>
            <w:r w:rsidRPr="007F2256">
              <w:rPr>
                <w:rStyle w:val="ModernTableText"/>
                <w:noProof/>
                <w:szCs w:val="17"/>
              </w:rPr>
              <w:t xml:space="preserve"> Web Portal                                </w:t>
            </w:r>
            <w:r w:rsidRPr="007F2256">
              <w:rPr>
                <w:rStyle w:val="ModernTableText"/>
                <w:rFonts w:ascii="Wingdings" w:hAnsi="Wingdings" w:eastAsia="Wingdings" w:cs="Wingdings"/>
                <w:noProof/>
                <w:szCs w:val="23"/>
              </w:rPr>
              <w:t>þ</w:t>
            </w:r>
            <w:r w:rsidRPr="007F2256">
              <w:rPr>
                <w:rStyle w:val="ModernTableText"/>
                <w:noProof/>
                <w:szCs w:val="17"/>
              </w:rPr>
              <w:t xml:space="preserve"> EDMS                            </w:t>
            </w:r>
            <w:r w:rsidRPr="007F2256">
              <w:rPr>
                <w:rStyle w:val="ModernTableText"/>
                <w:rFonts w:ascii="Wingdings 2" w:hAnsi="Wingdings 2" w:eastAsia="Wingdings 2" w:cs="Wingdings 2"/>
                <w:noProof/>
                <w:szCs w:val="23"/>
              </w:rPr>
              <w:t>£</w:t>
            </w:r>
            <w:r w:rsidRPr="007F2256">
              <w:rPr>
                <w:rStyle w:val="ModernTableText"/>
                <w:noProof/>
                <w:szCs w:val="23"/>
              </w:rPr>
              <w:t xml:space="preserve"> </w:t>
            </w:r>
            <w:r w:rsidRPr="007F2256">
              <w:rPr>
                <w:rStyle w:val="ModernTableText"/>
                <w:noProof/>
                <w:szCs w:val="17"/>
              </w:rPr>
              <w:t xml:space="preserve">Email Link                      </w:t>
            </w:r>
          </w:p>
        </w:tc>
      </w:tr>
      <w:tr xmlns:wp14="http://schemas.microsoft.com/office/word/2010/wordml" w:rsidR="005073B6" w:rsidTr="009E21C0" w14:paraId="70E9236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restart"/>
            <w:vAlign w:val="center"/>
          </w:tcPr>
          <w:p w:rsidRPr="00205D93" w:rsidR="005073B6" w:rsidP="009E21C0" w:rsidRDefault="005073B6" w14:paraId="7BA5A0CB" wp14:textId="77777777">
            <w:pPr>
              <w:pStyle w:val="TableHeading"/>
              <w:spacing w:before="40" w:after="40"/>
              <w:rPr>
                <w:rStyle w:val="ModernTableText"/>
                <w:noProof/>
                <w:szCs w:val="17"/>
              </w:rPr>
            </w:pPr>
            <w:r w:rsidRPr="00205D93">
              <w:rPr>
                <w:rStyle w:val="ModernTableText"/>
                <w:noProof/>
                <w:szCs w:val="17"/>
              </w:rPr>
              <w:t>Report Output Distribution Group(s):</w:t>
            </w:r>
          </w:p>
        </w:tc>
        <w:tc>
          <w:tcPr>
            <w:tcW w:w="1164" w:type="pct"/>
            <w:gridSpan w:val="3"/>
            <w:vMerge w:val="restart"/>
          </w:tcPr>
          <w:p w:rsidRPr="00205D93" w:rsidR="005073B6" w:rsidP="009E21C0" w:rsidRDefault="005073B6" w14:paraId="1607E43C"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No</w:t>
            </w:r>
          </w:p>
          <w:p w:rsidRPr="00205D93" w:rsidR="005073B6" w:rsidP="009E21C0" w:rsidRDefault="005073B6" w14:paraId="65A44212"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Yes (if yes, complete distribution list)</w:t>
            </w:r>
          </w:p>
        </w:tc>
        <w:tc>
          <w:tcPr>
            <w:tcW w:w="2831" w:type="pct"/>
            <w:gridSpan w:val="6"/>
            <w:tcBorders>
              <w:top w:val="single" w:color="616161" w:sz="4" w:space="0"/>
            </w:tcBorders>
            <w:vAlign w:val="center"/>
          </w:tcPr>
          <w:p w:rsidRPr="00205D93" w:rsidR="005073B6" w:rsidP="009E21C0" w:rsidRDefault="005073B6" w14:paraId="3D036BC5" wp14:textId="77777777">
            <w:pPr>
              <w:pStyle w:val="TableText1"/>
              <w:spacing w:before="40" w:after="40"/>
              <w:rPr>
                <w:rStyle w:val="ModernTableText"/>
                <w:b/>
                <w:bCs/>
                <w:szCs w:val="17"/>
              </w:rPr>
            </w:pPr>
            <w:r w:rsidRPr="00205D93">
              <w:rPr>
                <w:rStyle w:val="ModernTableText"/>
                <w:b/>
                <w:bCs/>
                <w:szCs w:val="17"/>
              </w:rPr>
              <w:t>Output Distribution Group List</w:t>
            </w:r>
          </w:p>
        </w:tc>
      </w:tr>
      <w:tr xmlns:wp14="http://schemas.microsoft.com/office/word/2010/wordml" w:rsidR="005073B6" w:rsidTr="009E21C0" w14:paraId="79B2F40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tcPr>
          <w:p w:rsidRPr="00205D93" w:rsidR="005073B6" w:rsidP="009E21C0" w:rsidRDefault="005073B6" w14:paraId="48E9E43F" wp14:textId="77777777">
            <w:pPr>
              <w:pStyle w:val="TableHeading"/>
              <w:spacing w:before="40" w:after="40"/>
              <w:rPr>
                <w:rStyle w:val="ModernTableText"/>
                <w:szCs w:val="17"/>
              </w:rPr>
            </w:pPr>
          </w:p>
        </w:tc>
        <w:tc>
          <w:tcPr>
            <w:tcW w:w="1164" w:type="pct"/>
            <w:gridSpan w:val="3"/>
            <w:vMerge/>
          </w:tcPr>
          <w:p w:rsidRPr="00205D93" w:rsidR="005073B6" w:rsidP="009E21C0" w:rsidRDefault="005073B6" w14:paraId="2D931C55" wp14:textId="77777777">
            <w:pPr>
              <w:pStyle w:val="TableText1"/>
              <w:spacing w:before="40" w:after="40"/>
              <w:rPr>
                <w:rStyle w:val="ModernTableText"/>
                <w:szCs w:val="17"/>
              </w:rPr>
            </w:pPr>
          </w:p>
        </w:tc>
        <w:tc>
          <w:tcPr>
            <w:tcW w:w="1616" w:type="pct"/>
            <w:gridSpan w:val="4"/>
            <w:vAlign w:val="center"/>
          </w:tcPr>
          <w:p w:rsidRPr="00205D93" w:rsidR="005073B6" w:rsidP="009E21C0" w:rsidRDefault="005073B6" w14:paraId="10D16FD1" wp14:textId="77777777">
            <w:pPr>
              <w:pStyle w:val="TableText1"/>
              <w:numPr>
                <w:ilvl w:val="0"/>
                <w:numId w:val="217"/>
              </w:numPr>
              <w:spacing w:before="40" w:after="40"/>
              <w:rPr>
                <w:rStyle w:val="ModernTableText"/>
                <w:szCs w:val="17"/>
                <w:u w:val="single"/>
              </w:rPr>
            </w:pPr>
          </w:p>
        </w:tc>
        <w:tc>
          <w:tcPr>
            <w:tcW w:w="1215" w:type="pct"/>
            <w:gridSpan w:val="2"/>
            <w:vAlign w:val="center"/>
          </w:tcPr>
          <w:p w:rsidRPr="00205D93" w:rsidR="005073B6" w:rsidP="009E21C0" w:rsidRDefault="005073B6" w14:paraId="78766195" wp14:textId="77777777">
            <w:pPr>
              <w:pStyle w:val="TableText1"/>
              <w:numPr>
                <w:ilvl w:val="0"/>
                <w:numId w:val="217"/>
              </w:numPr>
              <w:spacing w:before="40" w:after="40"/>
              <w:rPr>
                <w:rStyle w:val="ModernTableText"/>
                <w:szCs w:val="17"/>
              </w:rPr>
            </w:pPr>
          </w:p>
        </w:tc>
      </w:tr>
      <w:tr xmlns:wp14="http://schemas.microsoft.com/office/word/2010/wordml" w:rsidR="005073B6" w:rsidTr="009E21C0" w14:paraId="383E6BB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tcPr>
          <w:p w:rsidRPr="00205D93" w:rsidR="005073B6" w:rsidP="009E21C0" w:rsidRDefault="005073B6" w14:paraId="36A1E150" wp14:textId="77777777">
            <w:pPr>
              <w:pStyle w:val="TableHeading"/>
              <w:spacing w:before="40" w:after="40"/>
              <w:rPr>
                <w:rStyle w:val="ModernTableText"/>
                <w:szCs w:val="17"/>
              </w:rPr>
            </w:pPr>
          </w:p>
        </w:tc>
        <w:tc>
          <w:tcPr>
            <w:tcW w:w="1164" w:type="pct"/>
            <w:gridSpan w:val="3"/>
            <w:vMerge/>
            <w:vAlign w:val="center"/>
          </w:tcPr>
          <w:p w:rsidRPr="00205D93" w:rsidR="005073B6" w:rsidP="009E21C0" w:rsidRDefault="005073B6" w14:paraId="7F3A645F" wp14:textId="77777777">
            <w:pPr>
              <w:pStyle w:val="TableText1"/>
              <w:spacing w:before="40" w:after="40"/>
              <w:rPr>
                <w:rStyle w:val="ModernTableText"/>
                <w:szCs w:val="17"/>
              </w:rPr>
            </w:pPr>
          </w:p>
        </w:tc>
        <w:tc>
          <w:tcPr>
            <w:tcW w:w="1616" w:type="pct"/>
            <w:gridSpan w:val="4"/>
            <w:vAlign w:val="center"/>
          </w:tcPr>
          <w:p w:rsidRPr="00205D93" w:rsidR="005073B6" w:rsidP="009E21C0" w:rsidRDefault="005073B6" w14:paraId="5EFCF513" wp14:textId="77777777">
            <w:pPr>
              <w:pStyle w:val="TableText1"/>
              <w:numPr>
                <w:ilvl w:val="0"/>
                <w:numId w:val="217"/>
              </w:numPr>
              <w:spacing w:before="40" w:after="40"/>
              <w:rPr>
                <w:rStyle w:val="ModernTableText"/>
                <w:szCs w:val="17"/>
                <w:u w:val="single"/>
              </w:rPr>
            </w:pPr>
          </w:p>
        </w:tc>
        <w:tc>
          <w:tcPr>
            <w:tcW w:w="1215" w:type="pct"/>
            <w:gridSpan w:val="2"/>
            <w:vAlign w:val="center"/>
          </w:tcPr>
          <w:p w:rsidRPr="00205D93" w:rsidR="005073B6" w:rsidP="009E21C0" w:rsidRDefault="005073B6" w14:paraId="72CDB9A0" wp14:textId="77777777">
            <w:pPr>
              <w:pStyle w:val="TableText1"/>
              <w:numPr>
                <w:ilvl w:val="0"/>
                <w:numId w:val="217"/>
              </w:numPr>
              <w:spacing w:before="40" w:after="40"/>
              <w:rPr>
                <w:rStyle w:val="ModernTableText"/>
                <w:szCs w:val="17"/>
              </w:rPr>
            </w:pPr>
          </w:p>
        </w:tc>
      </w:tr>
      <w:tr xmlns:wp14="http://schemas.microsoft.com/office/word/2010/wordml" w:rsidR="005073B6" w:rsidTr="009E21C0" w14:paraId="34DB41D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tcPr>
          <w:p w:rsidRPr="00205D93" w:rsidR="005073B6" w:rsidP="009E21C0" w:rsidRDefault="005073B6" w14:paraId="1BBCA51C" wp14:textId="77777777">
            <w:pPr>
              <w:pStyle w:val="TableHeading"/>
              <w:spacing w:before="40" w:after="40"/>
              <w:rPr>
                <w:rStyle w:val="ModernTableText"/>
                <w:szCs w:val="17"/>
              </w:rPr>
            </w:pPr>
          </w:p>
        </w:tc>
        <w:tc>
          <w:tcPr>
            <w:tcW w:w="1164" w:type="pct"/>
            <w:gridSpan w:val="3"/>
            <w:vMerge/>
            <w:vAlign w:val="center"/>
          </w:tcPr>
          <w:p w:rsidRPr="00205D93" w:rsidR="005073B6" w:rsidP="009E21C0" w:rsidRDefault="005073B6" w14:paraId="2D11E9D5" wp14:textId="77777777">
            <w:pPr>
              <w:pStyle w:val="TableText1"/>
              <w:spacing w:before="40" w:after="40"/>
              <w:rPr>
                <w:rStyle w:val="ModernTableText"/>
                <w:szCs w:val="17"/>
              </w:rPr>
            </w:pPr>
          </w:p>
        </w:tc>
        <w:tc>
          <w:tcPr>
            <w:tcW w:w="1616" w:type="pct"/>
            <w:gridSpan w:val="4"/>
            <w:vAlign w:val="center"/>
          </w:tcPr>
          <w:p w:rsidRPr="00205D93" w:rsidR="005073B6" w:rsidP="009E21C0" w:rsidRDefault="005073B6" w14:paraId="6E4B8110" wp14:textId="77777777">
            <w:pPr>
              <w:pStyle w:val="TableText1"/>
              <w:numPr>
                <w:ilvl w:val="0"/>
                <w:numId w:val="217"/>
              </w:numPr>
              <w:spacing w:before="40" w:after="40"/>
              <w:rPr>
                <w:rStyle w:val="ModernTableText"/>
                <w:szCs w:val="17"/>
                <w:u w:val="single"/>
              </w:rPr>
            </w:pPr>
          </w:p>
        </w:tc>
        <w:tc>
          <w:tcPr>
            <w:tcW w:w="1215" w:type="pct"/>
            <w:gridSpan w:val="2"/>
            <w:vAlign w:val="center"/>
          </w:tcPr>
          <w:p w:rsidRPr="00205D93" w:rsidR="005073B6" w:rsidP="009E21C0" w:rsidRDefault="005073B6" w14:paraId="4FC75FD2" wp14:textId="77777777">
            <w:pPr>
              <w:pStyle w:val="TableText1"/>
              <w:numPr>
                <w:ilvl w:val="0"/>
                <w:numId w:val="217"/>
              </w:numPr>
              <w:spacing w:before="40" w:after="40"/>
              <w:rPr>
                <w:rStyle w:val="ModernTableText"/>
                <w:szCs w:val="17"/>
              </w:rPr>
            </w:pPr>
          </w:p>
        </w:tc>
      </w:tr>
      <w:tr xmlns:wp14="http://schemas.microsoft.com/office/word/2010/wordml" w:rsidR="005073B6" w:rsidTr="009E21C0" w14:paraId="09DAC11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205D93" w:rsidR="005073B6" w:rsidP="009E21C0" w:rsidRDefault="005073B6" w14:paraId="0C34DA93" wp14:textId="77777777">
            <w:pPr>
              <w:pStyle w:val="ModernBodyText"/>
              <w:spacing w:before="40" w:after="40"/>
              <w:jc w:val="center"/>
              <w:rPr>
                <w:rStyle w:val="Modern2nd-levelTableheader"/>
                <w:sz w:val="18"/>
                <w:szCs w:val="21"/>
              </w:rPr>
            </w:pPr>
            <w:r w:rsidRPr="00205D93">
              <w:rPr>
                <w:rStyle w:val="Modern2nd-levelTableheader"/>
                <w:sz w:val="18"/>
                <w:szCs w:val="21"/>
              </w:rPr>
              <w:t>Report Retention</w:t>
            </w:r>
          </w:p>
        </w:tc>
      </w:tr>
      <w:tr xmlns:wp14="http://schemas.microsoft.com/office/word/2010/wordml" w:rsidR="005073B6" w:rsidTr="009E21C0" w14:paraId="1ADF561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5073B6" w:rsidP="009E21C0" w:rsidRDefault="005073B6" w14:paraId="186447D6"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Retention Type:</w:t>
            </w:r>
          </w:p>
        </w:tc>
        <w:tc>
          <w:tcPr>
            <w:tcW w:w="3995" w:type="pct"/>
            <w:gridSpan w:val="9"/>
            <w:tcBorders>
              <w:top w:val="single" w:color="616161" w:sz="2" w:space="0"/>
              <w:left w:val="single" w:color="616161" w:sz="2" w:space="0"/>
              <w:bottom w:val="single" w:color="616161" w:sz="2" w:space="0"/>
              <w:right w:val="single" w:color="616161" w:sz="2" w:space="0"/>
            </w:tcBorders>
            <w:vAlign w:val="center"/>
          </w:tcPr>
          <w:p w:rsidRPr="00205D93" w:rsidR="005073B6" w:rsidP="009E21C0" w:rsidRDefault="005073B6" w14:paraId="460DDDE1" wp14:textId="77777777">
            <w:pPr>
              <w:pStyle w:val="TableText1"/>
              <w:spacing w:before="40" w:after="40"/>
              <w:rPr>
                <w:rStyle w:val="ModernTableText"/>
                <w:noProof/>
                <w:szCs w:val="17"/>
              </w:rPr>
            </w:pPr>
            <w:r w:rsidRPr="00DF6897">
              <w:rPr>
                <w:rStyle w:val="ModernTableText"/>
                <w:rFonts w:ascii="Wingdings 2" w:hAnsi="Wingdings 2" w:eastAsia="Wingdings 2" w:cs="Wingdings 2"/>
                <w:noProof/>
                <w:szCs w:val="23"/>
              </w:rPr>
              <w:t>£</w:t>
            </w:r>
            <w:r w:rsidRPr="00DF6897">
              <w:rPr>
                <w:rStyle w:val="ModernTableText"/>
                <w:noProof/>
                <w:szCs w:val="17"/>
              </w:rPr>
              <w:t xml:space="preserve"> Cognos                                    </w:t>
            </w:r>
            <w:r w:rsidRPr="00DF6897">
              <w:rPr>
                <w:rStyle w:val="ModernTableText"/>
                <w:rFonts w:ascii="Wingdings" w:hAnsi="Wingdings" w:eastAsia="Wingdings" w:cs="Wingdings"/>
                <w:noProof/>
                <w:szCs w:val="23"/>
              </w:rPr>
              <w:t>þ</w:t>
            </w:r>
            <w:r w:rsidRPr="00DF6897">
              <w:rPr>
                <w:rStyle w:val="ModernTableText"/>
                <w:noProof/>
                <w:szCs w:val="17"/>
              </w:rPr>
              <w:t xml:space="preserve"> EDMS</w:t>
            </w:r>
          </w:p>
        </w:tc>
      </w:tr>
      <w:tr xmlns:wp14="http://schemas.microsoft.com/office/word/2010/wordml" w:rsidR="005073B6" w:rsidTr="009E21C0" w14:paraId="3DB4499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5073B6" w:rsidP="009E21C0" w:rsidRDefault="005073B6" w14:paraId="61FD65E3"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Output Versions:</w:t>
            </w:r>
          </w:p>
        </w:tc>
        <w:tc>
          <w:tcPr>
            <w:tcW w:w="1164" w:type="pct"/>
            <w:gridSpan w:val="3"/>
            <w:tcBorders>
              <w:top w:val="single" w:color="616161" w:sz="2" w:space="0"/>
              <w:left w:val="single" w:color="616161" w:sz="2" w:space="0"/>
              <w:bottom w:val="single" w:color="616161" w:sz="2" w:space="0"/>
              <w:right w:val="single" w:color="616161" w:sz="2" w:space="0"/>
            </w:tcBorders>
            <w:vAlign w:val="center"/>
          </w:tcPr>
          <w:p w:rsidRPr="00E77FE0" w:rsidR="005073B6" w:rsidP="009E21C0" w:rsidRDefault="005073B6" w14:paraId="6EAABD80" wp14:textId="77777777">
            <w:pPr>
              <w:pStyle w:val="ModernBodyText"/>
              <w:spacing w:before="40" w:after="40"/>
              <w:jc w:val="left"/>
              <w:rPr>
                <w:rStyle w:val="Modern2nd-levelTableheader"/>
                <w:noProof/>
                <w:color w:val="FFFFFF"/>
                <w:sz w:val="18"/>
                <w:szCs w:val="21"/>
              </w:rPr>
            </w:pPr>
            <w:r w:rsidRPr="00E77FE0">
              <w:rPr>
                <w:rStyle w:val="ModernTableText"/>
                <w:rFonts w:ascii="Wingdings 2" w:hAnsi="Wingdings 2" w:eastAsia="Wingdings 2" w:cs="Wingdings 2"/>
                <w:noProof/>
                <w:szCs w:val="23"/>
              </w:rPr>
              <w:t>£</w:t>
            </w:r>
            <w:r w:rsidRPr="00E77FE0">
              <w:rPr>
                <w:rStyle w:val="ModernTableText"/>
                <w:noProof/>
                <w:szCs w:val="17"/>
              </w:rPr>
              <w:t xml:space="preserve"> Number Of Occurrences:  </w:t>
            </w:r>
          </w:p>
        </w:tc>
        <w:tc>
          <w:tcPr>
            <w:tcW w:w="2831" w:type="pct"/>
            <w:gridSpan w:val="6"/>
            <w:tcBorders>
              <w:top w:val="single" w:color="616161" w:sz="2" w:space="0"/>
              <w:left w:val="nil"/>
              <w:bottom w:val="single" w:color="616161" w:sz="2" w:space="0"/>
              <w:right w:val="single" w:color="616161" w:sz="2" w:space="0"/>
            </w:tcBorders>
            <w:vAlign w:val="center"/>
          </w:tcPr>
          <w:p w:rsidRPr="00E77FE0" w:rsidR="005073B6" w:rsidP="009E21C0" w:rsidRDefault="005073B6" w14:paraId="315F1D37" wp14:textId="77777777">
            <w:pPr>
              <w:pStyle w:val="TableText1"/>
              <w:spacing w:before="40" w:after="40"/>
              <w:rPr>
                <w:rStyle w:val="ModernTableText"/>
                <w:noProof/>
                <w:szCs w:val="17"/>
              </w:rPr>
            </w:pPr>
            <w:r w:rsidRPr="00E77FE0">
              <w:rPr>
                <w:rStyle w:val="ModernTableText"/>
                <w:rFonts w:ascii="Wingdings" w:hAnsi="Wingdings" w:eastAsia="Wingdings" w:cs="Wingdings"/>
                <w:noProof/>
                <w:szCs w:val="23"/>
              </w:rPr>
              <w:t>þ</w:t>
            </w:r>
            <w:r w:rsidRPr="00E77FE0">
              <w:rPr>
                <w:rStyle w:val="ModernTableText"/>
                <w:noProof/>
                <w:szCs w:val="17"/>
              </w:rPr>
              <w:t xml:space="preserve">Duration:     7       </w:t>
            </w:r>
            <w:r w:rsidRPr="00E77FE0">
              <w:rPr>
                <w:rStyle w:val="ModernTableText"/>
                <w:rFonts w:ascii="Wingdings 2" w:hAnsi="Wingdings 2" w:eastAsia="Wingdings 2" w:cs="Wingdings 2"/>
                <w:noProof/>
                <w:szCs w:val="23"/>
              </w:rPr>
              <w:t>£</w:t>
            </w:r>
            <w:r w:rsidRPr="00E77FE0">
              <w:rPr>
                <w:rStyle w:val="ModernTableText"/>
                <w:noProof/>
                <w:szCs w:val="17"/>
              </w:rPr>
              <w:t xml:space="preserve"> Days       </w:t>
            </w:r>
            <w:r w:rsidRPr="00E77FE0">
              <w:rPr>
                <w:rStyle w:val="ModernTableText"/>
                <w:rFonts w:ascii="Wingdings 2" w:hAnsi="Wingdings 2" w:eastAsia="Wingdings 2" w:cs="Wingdings 2"/>
                <w:noProof/>
                <w:szCs w:val="23"/>
              </w:rPr>
              <w:t>£</w:t>
            </w:r>
            <w:r w:rsidRPr="00E77FE0">
              <w:rPr>
                <w:rStyle w:val="ModernTableText"/>
                <w:noProof/>
                <w:szCs w:val="17"/>
              </w:rPr>
              <w:t xml:space="preserve"> Months       </w:t>
            </w:r>
            <w:r w:rsidRPr="00E77FE0">
              <w:rPr>
                <w:rStyle w:val="ModernTableText"/>
                <w:rFonts w:ascii="Wingdings" w:hAnsi="Wingdings" w:eastAsia="Wingdings" w:cs="Wingdings"/>
                <w:noProof/>
                <w:szCs w:val="23"/>
              </w:rPr>
              <w:t>þ</w:t>
            </w:r>
            <w:r w:rsidRPr="00E77FE0">
              <w:rPr>
                <w:rStyle w:val="ModernTableText"/>
                <w:noProof/>
                <w:szCs w:val="17"/>
              </w:rPr>
              <w:t xml:space="preserve">Years                                                                          </w:t>
            </w:r>
          </w:p>
        </w:tc>
      </w:tr>
      <w:tr xmlns:wp14="http://schemas.microsoft.com/office/word/2010/wordml" w:rsidR="005073B6" w:rsidTr="009E21C0" w14:paraId="6D6BB36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5073B6" w:rsidP="009E21C0" w:rsidRDefault="005073B6" w14:paraId="04E43EC5"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Run History Log:</w:t>
            </w:r>
          </w:p>
        </w:tc>
        <w:tc>
          <w:tcPr>
            <w:tcW w:w="1164" w:type="pct"/>
            <w:gridSpan w:val="3"/>
            <w:tcBorders>
              <w:top w:val="single" w:color="616161" w:sz="2" w:space="0"/>
              <w:left w:val="single" w:color="616161" w:sz="2" w:space="0"/>
              <w:bottom w:val="single" w:color="616161" w:sz="2" w:space="0"/>
              <w:right w:val="single" w:color="616161" w:sz="2" w:space="0"/>
            </w:tcBorders>
            <w:vAlign w:val="center"/>
          </w:tcPr>
          <w:p w:rsidRPr="00205D93" w:rsidR="005073B6" w:rsidP="009E21C0" w:rsidRDefault="005073B6" w14:paraId="0254976E" wp14:textId="77777777">
            <w:pPr>
              <w:pStyle w:val="ModernBodyText"/>
              <w:spacing w:before="40" w:after="40"/>
              <w:jc w:val="left"/>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831" w:type="pct"/>
            <w:gridSpan w:val="6"/>
            <w:tcBorders>
              <w:top w:val="single" w:color="616161" w:sz="2" w:space="0"/>
              <w:left w:val="nil"/>
              <w:bottom w:val="single" w:color="616161" w:sz="2" w:space="0"/>
              <w:right w:val="single" w:color="616161" w:sz="2" w:space="0"/>
            </w:tcBorders>
            <w:vAlign w:val="center"/>
          </w:tcPr>
          <w:p w:rsidRPr="00205D93" w:rsidR="005073B6" w:rsidP="009E21C0" w:rsidRDefault="005073B6" w14:paraId="5878028D"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Duration:            </w:t>
            </w:r>
            <w:r w:rsidRPr="00205D93">
              <w:rPr>
                <w:rStyle w:val="ModernTableText"/>
                <w:rFonts w:ascii="Wingdings 2" w:hAnsi="Wingdings 2" w:eastAsia="Wingdings 2" w:cs="Wingdings 2"/>
                <w:noProof/>
                <w:szCs w:val="23"/>
              </w:rPr>
              <w:t>£</w:t>
            </w:r>
            <w:r w:rsidRPr="00205D93">
              <w:rPr>
                <w:rStyle w:val="ModernTableText"/>
                <w:noProof/>
                <w:szCs w:val="17"/>
              </w:rPr>
              <w:t xml:space="preserve"> Days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Months       </w:t>
            </w:r>
            <w:r w:rsidRPr="00205D93">
              <w:rPr>
                <w:rStyle w:val="ModernTableText"/>
                <w:rFonts w:ascii="Wingdings 2" w:hAnsi="Wingdings 2" w:eastAsia="Wingdings 2" w:cs="Wingdings 2"/>
                <w:noProof/>
                <w:szCs w:val="23"/>
              </w:rPr>
              <w:t>£</w:t>
            </w:r>
            <w:r w:rsidRPr="00205D93">
              <w:rPr>
                <w:rStyle w:val="ModernTableText"/>
                <w:noProof/>
                <w:szCs w:val="17"/>
              </w:rPr>
              <w:t xml:space="preserve"> Years                                                                          </w:t>
            </w:r>
          </w:p>
        </w:tc>
      </w:tr>
      <w:tr xmlns:wp14="http://schemas.microsoft.com/office/word/2010/wordml" w:rsidR="005073B6" w:rsidTr="009E21C0" w14:paraId="5A47EB9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5073B6" w:rsidP="009E21C0" w:rsidRDefault="005073B6" w14:paraId="68BBDD93" wp14:textId="77777777">
            <w:pPr>
              <w:pStyle w:val="ModernBodyText"/>
              <w:keepN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5073B6" w:rsidTr="009E21C0" w14:paraId="1112A46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vAlign w:val="center"/>
          </w:tcPr>
          <w:p w:rsidR="005073B6" w:rsidP="009E21C0" w:rsidRDefault="005073B6" w14:paraId="2F9EAFC6" wp14:textId="77777777">
            <w:pPr>
              <w:keepLines/>
              <w:spacing w:before="40" w:after="40"/>
              <w:rPr>
                <w:rStyle w:val="ModernTableText"/>
                <w:noProof/>
                <w:spacing w:val="-2"/>
                <w:szCs w:val="18"/>
              </w:rPr>
            </w:pPr>
            <w:r w:rsidRPr="0099653B">
              <w:rPr>
                <w:rStyle w:val="ModernTableText"/>
                <w:noProof/>
                <w:spacing w:val="-2"/>
                <w:szCs w:val="18"/>
              </w:rPr>
              <w:t>Join A-DTL-TB to A-HDR-TB using A-AUTH-ID</w:t>
            </w:r>
          </w:p>
          <w:p w:rsidRPr="009D11F7" w:rsidR="005073B6" w:rsidP="009E21C0" w:rsidRDefault="005073B6" w14:paraId="239CBCE3" wp14:textId="77777777">
            <w:pPr>
              <w:keepLines/>
              <w:spacing w:before="40" w:after="40"/>
              <w:rPr>
                <w:rStyle w:val="ModernTableText"/>
                <w:noProof/>
                <w:spacing w:val="-2"/>
                <w:szCs w:val="17"/>
              </w:rPr>
            </w:pPr>
            <w:r w:rsidRPr="009D11F7">
              <w:rPr>
                <w:rStyle w:val="ModernTableText"/>
                <w:noProof/>
                <w:spacing w:val="-2"/>
                <w:szCs w:val="17"/>
              </w:rPr>
              <w:t>Join B-DTL-TB to A-HDR-TB using B-SYS-ID</w:t>
            </w:r>
          </w:p>
          <w:p w:rsidRPr="009D11F7" w:rsidR="005073B6" w:rsidP="009E21C0" w:rsidRDefault="005073B6" w14:paraId="04940144" wp14:textId="77777777">
            <w:pPr>
              <w:pStyle w:val="TableHeading"/>
              <w:spacing w:before="40" w:after="40"/>
              <w:rPr>
                <w:rStyle w:val="ModernTableText"/>
                <w:b w:val="0"/>
                <w:bCs w:val="0"/>
                <w:noProof/>
                <w:spacing w:val="-2"/>
                <w:szCs w:val="17"/>
              </w:rPr>
            </w:pPr>
            <w:r w:rsidRPr="009D11F7">
              <w:rPr>
                <w:rStyle w:val="ModernTableText"/>
                <w:b w:val="0"/>
                <w:bCs w:val="0"/>
                <w:noProof/>
                <w:spacing w:val="-2"/>
                <w:szCs w:val="17"/>
              </w:rPr>
              <w:t>Join P-DTL-TB to A-HDR-LI-SUBM-PROV-ID-TB using A-HDR-LI-SUBM-PROV-ID-TB.P-SYS-ID [Where A-TXN-LVL-CD = '</w:t>
            </w:r>
            <w:r>
              <w:rPr>
                <w:rStyle w:val="ModernTableText"/>
                <w:b w:val="0"/>
                <w:bCs w:val="0"/>
                <w:noProof/>
                <w:spacing w:val="-2"/>
                <w:szCs w:val="17"/>
              </w:rPr>
              <w:t>RQ</w:t>
            </w:r>
            <w:r w:rsidRPr="009D11F7">
              <w:rPr>
                <w:rStyle w:val="ModernTableText"/>
                <w:b w:val="0"/>
                <w:bCs w:val="0"/>
                <w:noProof/>
                <w:spacing w:val="-2"/>
                <w:szCs w:val="17"/>
              </w:rPr>
              <w:t>" and A-USED-PROV-ID-IND = "Y"] = P-DTL-TB.P-SYS-ID</w:t>
            </w:r>
          </w:p>
          <w:p w:rsidRPr="00A817C6" w:rsidR="005073B6" w:rsidP="009E21C0" w:rsidRDefault="005073B6" w14:paraId="42CECE87" wp14:textId="77777777">
            <w:pPr>
              <w:keepLines/>
              <w:spacing w:before="40" w:after="40"/>
              <w:jc w:val="left"/>
              <w:rPr>
                <w:rStyle w:val="ModernTableText"/>
                <w:noProof/>
                <w:spacing w:val="-2"/>
                <w:szCs w:val="17"/>
              </w:rPr>
            </w:pPr>
            <w:r w:rsidRPr="0098031D">
              <w:rPr>
                <w:rStyle w:val="ModernTableText"/>
                <w:noProof/>
                <w:spacing w:val="-2"/>
                <w:szCs w:val="17"/>
              </w:rPr>
              <w:t>Join P-DTL-TB to A-HDR-LI-SUBM-PROV-ID-TB using A-HDR-LI-</w:t>
            </w:r>
            <w:r w:rsidRPr="00A817C6">
              <w:rPr>
                <w:rStyle w:val="ModernTableText"/>
                <w:noProof/>
                <w:spacing w:val="-2"/>
                <w:szCs w:val="17"/>
              </w:rPr>
              <w:t>SUBM-PROV-ID-TB.P-SYS-ID [Where A-TXN-LVL-CD = 'EV' AND A-USED-PROV-ID-IND = "Y" and A_PROV_ENTY_ID_CD = ‘77’]  = P-DTL-TB.P-SYS-ID</w:t>
            </w:r>
          </w:p>
          <w:p w:rsidR="005073B6" w:rsidP="009E21C0" w:rsidRDefault="005073B6" w14:paraId="06ED87E7" wp14:textId="77777777">
            <w:pPr>
              <w:pStyle w:val="TableTextACSSC"/>
            </w:pPr>
          </w:p>
          <w:p w:rsidRPr="00152E7B" w:rsidR="005073B6" w:rsidP="009E21C0" w:rsidRDefault="005073B6" w14:paraId="2B3E4A59" wp14:textId="77777777">
            <w:pPr>
              <w:pStyle w:val="TableTextACSSC"/>
              <w:rPr>
                <w:rFonts w:ascii="Arial" w:hAnsi="Arial" w:cs="Arial"/>
                <w:szCs w:val="20"/>
              </w:rPr>
            </w:pPr>
            <w:r>
              <w:rPr>
                <w:rFonts w:ascii="Arial" w:hAnsi="Arial" w:cs="Arial"/>
              </w:rPr>
              <w:t xml:space="preserve">Area Agency (AA) </w:t>
            </w:r>
            <w:r w:rsidRPr="00152E7B">
              <w:rPr>
                <w:rFonts w:ascii="Arial" w:hAnsi="Arial" w:cs="Arial"/>
              </w:rPr>
              <w:t>Providers will automatically have their individual report routed to their provider inbox if activity (new comments exist).</w:t>
            </w:r>
          </w:p>
          <w:p w:rsidRPr="00152E7B" w:rsidR="005073B6" w:rsidP="009E21C0" w:rsidRDefault="005073B6" w14:paraId="2D1FC6D3" wp14:textId="77777777">
            <w:pPr>
              <w:pStyle w:val="TableTextACSSC"/>
              <w:rPr>
                <w:rFonts w:ascii="Arial" w:hAnsi="Arial" w:cs="Arial"/>
                <w:szCs w:val="20"/>
              </w:rPr>
            </w:pPr>
            <w:r w:rsidRPr="00152E7B">
              <w:rPr>
                <w:rFonts w:ascii="Arial" w:hAnsi="Arial" w:cs="Arial"/>
              </w:rPr>
              <w:t xml:space="preserve">After this Excel report is generated and stored in EDMS, it is then </w:t>
            </w:r>
            <w:r w:rsidRPr="00152E7B">
              <w:rPr>
                <w:rFonts w:ascii="Arial" w:hAnsi="Arial" w:cs="Arial"/>
                <w:b/>
                <w:bCs/>
              </w:rPr>
              <w:t>copied</w:t>
            </w:r>
            <w:r w:rsidRPr="00152E7B">
              <w:rPr>
                <w:rFonts w:ascii="Arial" w:hAnsi="Arial" w:cs="Arial"/>
              </w:rPr>
              <w:t xml:space="preserve"> and delivered to appropriate providers. </w:t>
            </w:r>
          </w:p>
          <w:p w:rsidRPr="00152E7B" w:rsidR="005073B6" w:rsidP="009E21C0" w:rsidRDefault="005073B6" w14:paraId="4D88E184" wp14:textId="77777777">
            <w:pPr>
              <w:pStyle w:val="TableTextACSSC"/>
              <w:spacing w:before="120"/>
              <w:rPr>
                <w:rFonts w:ascii="Arial" w:hAnsi="Arial" w:cs="Arial"/>
                <w:b/>
                <w:bCs/>
              </w:rPr>
            </w:pPr>
            <w:r w:rsidRPr="00152E7B">
              <w:rPr>
                <w:rFonts w:ascii="Arial" w:hAnsi="Arial" w:cs="Arial"/>
                <w:b/>
                <w:bCs/>
              </w:rPr>
              <w:t>Report file contents:</w:t>
            </w:r>
          </w:p>
          <w:p w:rsidRPr="00152E7B" w:rsidR="005073B6" w:rsidP="009E21C0" w:rsidRDefault="005073B6" w14:paraId="07393118" wp14:textId="77777777">
            <w:pPr>
              <w:pStyle w:val="TableTextACSSC"/>
              <w:spacing w:after="0"/>
              <w:ind w:left="255" w:hanging="255"/>
              <w:rPr>
                <w:rFonts w:ascii="Arial" w:hAnsi="Arial" w:cs="Arial"/>
              </w:rPr>
            </w:pPr>
            <w:r w:rsidRPr="00152E7B">
              <w:rPr>
                <w:rFonts w:ascii="Arial" w:hAnsi="Arial" w:cs="Arial"/>
              </w:rPr>
              <w:t></w:t>
            </w:r>
            <w:r w:rsidRPr="00152E7B">
              <w:rPr>
                <w:rFonts w:ascii="Arial" w:hAnsi="Arial" w:cs="Arial"/>
                <w:sz w:val="14"/>
                <w:szCs w:val="14"/>
              </w:rPr>
              <w:t xml:space="preserve">     </w:t>
            </w:r>
            <w:r w:rsidRPr="00152E7B">
              <w:rPr>
                <w:rFonts w:ascii="Arial" w:hAnsi="Arial" w:cs="Arial"/>
              </w:rPr>
              <w:t>EDMS</w:t>
            </w:r>
          </w:p>
          <w:p w:rsidRPr="00152E7B" w:rsidR="005073B6" w:rsidP="009E21C0" w:rsidRDefault="005073B6" w14:paraId="60ECE527" wp14:textId="77777777">
            <w:pPr>
              <w:pStyle w:val="TableTextACSSC"/>
              <w:spacing w:after="120"/>
              <w:ind w:left="446" w:hanging="187"/>
              <w:rPr>
                <w:rFonts w:ascii="Arial" w:hAnsi="Arial" w:cs="Arial"/>
              </w:rPr>
            </w:pPr>
            <w:r w:rsidRPr="00152E7B">
              <w:rPr>
                <w:rFonts w:ascii="Arial" w:hAnsi="Arial" w:cs="Arial"/>
              </w:rPr>
              <w:t></w:t>
            </w:r>
            <w:r w:rsidRPr="00152E7B">
              <w:rPr>
                <w:rFonts w:ascii="Arial" w:hAnsi="Arial" w:cs="Arial"/>
              </w:rPr>
              <w:t xml:space="preserve">A separate Excel file containing each </w:t>
            </w:r>
            <w:r>
              <w:rPr>
                <w:rFonts w:ascii="Arial" w:hAnsi="Arial" w:cs="Arial"/>
              </w:rPr>
              <w:t xml:space="preserve">Area Agency </w:t>
            </w:r>
            <w:r w:rsidRPr="00152E7B">
              <w:rPr>
                <w:rFonts w:ascii="Arial" w:hAnsi="Arial" w:cs="Arial"/>
              </w:rPr>
              <w:t>provider's report will be stored in the Doc Repository.</w:t>
            </w:r>
          </w:p>
          <w:p w:rsidRPr="00152E7B" w:rsidR="005073B6" w:rsidP="009E21C0" w:rsidRDefault="005073B6" w14:paraId="583F576A" wp14:textId="77777777">
            <w:pPr>
              <w:pStyle w:val="TableTextACSSC"/>
              <w:numPr>
                <w:ilvl w:val="0"/>
                <w:numId w:val="203"/>
              </w:numPr>
              <w:tabs>
                <w:tab w:val="clear" w:pos="216"/>
                <w:tab w:val="clear" w:pos="432"/>
                <w:tab w:val="clear" w:pos="648"/>
                <w:tab w:val="clear" w:pos="864"/>
              </w:tabs>
              <w:spacing w:after="0"/>
              <w:ind w:left="255" w:hanging="255"/>
              <w:rPr>
                <w:rFonts w:ascii="Arial" w:hAnsi="Arial" w:cs="Arial"/>
              </w:rPr>
            </w:pPr>
            <w:r w:rsidRPr="00152E7B">
              <w:rPr>
                <w:rFonts w:ascii="Arial" w:hAnsi="Arial" w:cs="Arial"/>
              </w:rPr>
              <w:t>Inbox</w:t>
            </w:r>
          </w:p>
          <w:p w:rsidRPr="00205D93" w:rsidR="005073B6" w:rsidP="009E21C0" w:rsidRDefault="005073B6" w14:paraId="07DAF3A0" wp14:textId="77777777">
            <w:pPr>
              <w:pStyle w:val="TableTextACSSC"/>
              <w:spacing w:after="120"/>
              <w:ind w:left="446" w:hanging="187"/>
              <w:rPr>
                <w:rStyle w:val="Modern2nd-levelTableheader"/>
                <w:b w:val="0"/>
                <w:bCs w:val="0"/>
                <w:noProof/>
                <w:spacing w:val="-2"/>
                <w:sz w:val="18"/>
                <w:szCs w:val="17"/>
              </w:rPr>
            </w:pPr>
            <w:r w:rsidRPr="00152E7B">
              <w:rPr>
                <w:rFonts w:ascii="Arial" w:hAnsi="Arial" w:cs="Arial"/>
              </w:rPr>
              <w:t></w:t>
            </w:r>
            <w:r w:rsidRPr="00152E7B">
              <w:rPr>
                <w:rFonts w:ascii="Arial" w:hAnsi="Arial" w:cs="Arial"/>
              </w:rPr>
              <w:t>Eac</w:t>
            </w:r>
            <w:r w:rsidRPr="00727E49">
              <w:rPr>
                <w:rFonts w:ascii="Arial" w:hAnsi="Arial" w:cs="Arial"/>
              </w:rPr>
              <w:t xml:space="preserve">h </w:t>
            </w:r>
            <w:r>
              <w:rPr>
                <w:rFonts w:ascii="Arial" w:hAnsi="Arial" w:cs="Arial"/>
              </w:rPr>
              <w:t xml:space="preserve">AA </w:t>
            </w:r>
            <w:r w:rsidRPr="00727E49">
              <w:rPr>
                <w:rFonts w:ascii="Arial" w:hAnsi="Arial" w:cs="Arial"/>
              </w:rPr>
              <w:t xml:space="preserve">provider that has comment activity </w:t>
            </w:r>
            <w:r>
              <w:rPr>
                <w:rFonts w:ascii="Arial" w:hAnsi="Arial" w:cs="Arial"/>
              </w:rPr>
              <w:t xml:space="preserve">(Authorizations submitted by an AA for another provider) </w:t>
            </w:r>
            <w:r w:rsidRPr="00727E49">
              <w:rPr>
                <w:rFonts w:ascii="Arial" w:hAnsi="Arial" w:cs="Arial"/>
              </w:rPr>
              <w:t>will have their report delivered to their Provider Message Center (Inbox) using an EDMSTriggerIndicator = ‘A’ (SA Report)</w:t>
            </w:r>
          </w:p>
        </w:tc>
      </w:tr>
    </w:tbl>
    <w:p xmlns:wp14="http://schemas.microsoft.com/office/word/2010/wordml" w:rsidR="00D0385C" w:rsidP="001F6E03" w:rsidRDefault="00D0385C" w14:paraId="0A48B786" wp14:textId="77777777"/>
    <w:p xmlns:wp14="http://schemas.microsoft.com/office/word/2010/wordml" w:rsidRPr="005073B6" w:rsidR="005073B6" w:rsidP="005073B6" w:rsidRDefault="005073B6" w14:paraId="3EA7FF82" wp14:textId="77777777">
      <w:pPr>
        <w:pStyle w:val="Heading6"/>
        <w:rPr>
          <w:sz w:val="18"/>
        </w:rPr>
      </w:pPr>
      <w:r>
        <w:t xml:space="preserve">Report Layout – OPR-SRA-135A - Service Authorization </w:t>
      </w:r>
      <w:r w:rsidRPr="00FE656C">
        <w:rPr>
          <w:rStyle w:val="ModernTableText"/>
        </w:rPr>
        <w:t>New Comments to Inbox Report</w:t>
      </w:r>
      <w:r>
        <w:rPr>
          <w:rStyle w:val="ModernTableText"/>
        </w:rPr>
        <w:t xml:space="preserve"> (AA Only)</w:t>
      </w:r>
    </w:p>
    <w:p xmlns:wp14="http://schemas.microsoft.com/office/word/2010/wordml" w:rsidRPr="00180BB7" w:rsidR="005073B6" w:rsidP="005073B6" w:rsidRDefault="003A7664" w14:paraId="7B9181A7" wp14:textId="77777777">
      <w:pPr>
        <w:pStyle w:val="Heading6"/>
      </w:pPr>
      <w:r w:rsidRPr="004F2509">
        <w:rPr>
          <w:noProof/>
        </w:rPr>
        <w:drawing>
          <wp:inline xmlns:wp14="http://schemas.microsoft.com/office/word/2010/wordprocessingDrawing" distT="0" distB="0" distL="0" distR="0" wp14:anchorId="01C070BC" wp14:editId="7777777">
            <wp:extent cx="9153525" cy="100965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153525" cy="1009650"/>
                    </a:xfrm>
                    <a:prstGeom prst="rect">
                      <a:avLst/>
                    </a:prstGeom>
                    <a:noFill/>
                    <a:ln>
                      <a:noFill/>
                    </a:ln>
                  </pic:spPr>
                </pic:pic>
              </a:graphicData>
            </a:graphic>
          </wp:inline>
        </w:drawing>
      </w:r>
    </w:p>
    <w:p xmlns:wp14="http://schemas.microsoft.com/office/word/2010/wordml" w:rsidR="005073B6" w:rsidP="005073B6" w:rsidRDefault="005073B6" w14:paraId="69911577" wp14:textId="77777777">
      <w:pPr>
        <w:pStyle w:val="Heading6"/>
      </w:pPr>
      <w:r w:rsidRPr="00BC6259">
        <w:rPr>
          <w:b/>
          <w:bCs/>
        </w:rPr>
        <w:br w:type="page"/>
      </w:r>
      <w:r w:rsidRPr="00BC6259">
        <w:rPr>
          <w:bCs/>
        </w:rPr>
        <w:t>Report Specification – OPR-SRA-135</w:t>
      </w:r>
      <w:r>
        <w:rPr>
          <w:bCs/>
        </w:rPr>
        <w:t>A</w:t>
      </w:r>
      <w:r w:rsidRPr="00BC6259">
        <w:rPr>
          <w:bCs/>
        </w:rPr>
        <w:t xml:space="preserve"> - </w:t>
      </w:r>
      <w:r>
        <w:t xml:space="preserve">Service Authorization </w:t>
      </w:r>
      <w:r w:rsidRPr="0091348C">
        <w:rPr>
          <w:rStyle w:val="ModernTableText"/>
        </w:rPr>
        <w:t>New Comments to Inbox Report</w:t>
      </w:r>
      <w:r>
        <w:rPr>
          <w:rStyle w:val="ModernTableText"/>
        </w:rPr>
        <w:t xml:space="preserve"> (AA Only)</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62"/>
        <w:gridCol w:w="1407"/>
        <w:gridCol w:w="1753"/>
        <w:gridCol w:w="1220"/>
        <w:gridCol w:w="1220"/>
        <w:gridCol w:w="2291"/>
        <w:gridCol w:w="4714"/>
        <w:gridCol w:w="23"/>
      </w:tblGrid>
      <w:tr xmlns:wp14="http://schemas.microsoft.com/office/word/2010/wordml" w:rsidR="005073B6" w:rsidTr="009E21C0" w14:paraId="29F659C1" wp14:textId="77777777">
        <w:trPr>
          <w:cantSplit/>
          <w:trHeight w:val="432" w:hRule="exact"/>
          <w:tblHeader/>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FF0000"/>
            <w:vAlign w:val="center"/>
          </w:tcPr>
          <w:p w:rsidRPr="003246D6" w:rsidR="005073B6" w:rsidP="009E21C0" w:rsidRDefault="005073B6" w14:paraId="2CFAD8E7" wp14:textId="77777777">
            <w:pPr>
              <w:jc w:val="center"/>
              <w:rPr>
                <w:rFonts w:eastAsia="MS Mincho"/>
                <w:szCs w:val="20"/>
              </w:rPr>
            </w:pPr>
            <w:r w:rsidRPr="003246D6">
              <w:rPr>
                <w:rFonts w:eastAsia="MS Mincho"/>
                <w:szCs w:val="20"/>
              </w:rPr>
              <w:t>NH MMIS REPORT SPECIFICATION</w:t>
            </w:r>
          </w:p>
        </w:tc>
      </w:tr>
      <w:tr xmlns:wp14="http://schemas.microsoft.com/office/word/2010/wordml" w:rsidR="005073B6" w:rsidTr="009E21C0" w14:paraId="7844604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612" w:type="pct"/>
            <w:vMerge w:val="restart"/>
            <w:tcBorders>
              <w:top w:val="single" w:color="auto" w:sz="4" w:space="0"/>
            </w:tcBorders>
            <w:vAlign w:val="center"/>
          </w:tcPr>
          <w:p w:rsidRPr="00205D93" w:rsidR="005073B6" w:rsidP="009E21C0" w:rsidRDefault="005073B6" w14:paraId="3E349014" wp14:textId="77777777">
            <w:pPr>
              <w:spacing w:before="40" w:after="40"/>
              <w:jc w:val="center"/>
              <w:rPr>
                <w:rStyle w:val="ModernBodyTextChar"/>
                <w:rFonts w:cs="Arial"/>
                <w:b/>
                <w:noProof/>
                <w:color w:val="000000"/>
                <w:sz w:val="18"/>
                <w:szCs w:val="21"/>
              </w:rPr>
            </w:pPr>
            <w:r w:rsidRPr="00205D93">
              <w:rPr>
                <w:rStyle w:val="ModernTableText"/>
                <w:rFonts w:cs="Arial"/>
                <w:b/>
                <w:noProof/>
                <w:color w:val="000000"/>
                <w:szCs w:val="17"/>
              </w:rPr>
              <w:t>Presentation Type:</w:t>
            </w:r>
          </w:p>
        </w:tc>
        <w:tc>
          <w:tcPr>
            <w:tcW w:w="4388" w:type="pct"/>
            <w:gridSpan w:val="7"/>
            <w:tcBorders>
              <w:top w:val="single" w:color="auto" w:sz="4" w:space="0"/>
            </w:tcBorders>
            <w:vAlign w:val="center"/>
          </w:tcPr>
          <w:p w:rsidRPr="00205D93" w:rsidR="005073B6" w:rsidP="009E21C0" w:rsidRDefault="005073B6" w14:paraId="44241381" wp14:textId="77777777">
            <w:pPr>
              <w:pStyle w:val="Header"/>
              <w:pBdr>
                <w:bottom w:val="none" w:color="auto" w:sz="0" w:space="0"/>
              </w:pBdr>
              <w:spacing w:before="40" w:after="40"/>
              <w:rPr>
                <w:rStyle w:val="ModernBodyTextChar"/>
                <w:b w:val="0"/>
                <w:noProof/>
                <w:sz w:val="18"/>
                <w:szCs w:val="21"/>
              </w:rPr>
            </w:pPr>
            <w:r w:rsidRPr="001B173B">
              <w:rPr>
                <w:rStyle w:val="ModernTableText"/>
                <w:rFonts w:ascii="Wingdings" w:hAnsi="Wingdings" w:eastAsia="Wingdings" w:cs="Wingdings"/>
                <w:b w:val="0"/>
                <w:noProof/>
                <w:szCs w:val="23"/>
                <w:lang w:val="en-US" w:eastAsia="en-US"/>
              </w:rPr>
              <w:t>þ</w:t>
            </w:r>
            <w:r w:rsidRPr="001B173B">
              <w:rPr>
                <w:rStyle w:val="ModernTableText"/>
                <w:b w:val="0"/>
                <w:noProof/>
                <w:szCs w:val="17"/>
                <w:lang w:val="en-US" w:eastAsia="en-US"/>
              </w:rPr>
              <w:t xml:space="preserve"> List Object                                                                    </w:t>
            </w:r>
            <w:r w:rsidRPr="001B173B">
              <w:rPr>
                <w:rStyle w:val="ModernTableText"/>
                <w:rFonts w:ascii="Wingdings 2" w:hAnsi="Wingdings 2" w:eastAsia="Wingdings 2" w:cs="Wingdings 2"/>
                <w:b w:val="0"/>
                <w:noProof/>
                <w:szCs w:val="17"/>
                <w:lang w:val="en-US" w:eastAsia="en-US"/>
              </w:rPr>
              <w:t>£</w:t>
            </w:r>
            <w:r w:rsidRPr="001B173B">
              <w:rPr>
                <w:rStyle w:val="ModernTableText"/>
                <w:b w:val="0"/>
                <w:noProof/>
                <w:szCs w:val="17"/>
                <w:lang w:val="en-US" w:eastAsia="en-US"/>
              </w:rPr>
              <w:t xml:space="preserve">  Crosstab Object                                                                          </w:t>
            </w:r>
            <w:r w:rsidRPr="001B173B">
              <w:rPr>
                <w:rStyle w:val="ModernTableText"/>
                <w:rFonts w:ascii="Wingdings 2" w:hAnsi="Wingdings 2" w:eastAsia="Wingdings 2" w:cs="Wingdings 2"/>
                <w:b w:val="0"/>
                <w:noProof/>
                <w:szCs w:val="17"/>
                <w:lang w:val="en-US" w:eastAsia="en-US"/>
              </w:rPr>
              <w:t>£</w:t>
            </w:r>
            <w:r w:rsidRPr="001B173B">
              <w:rPr>
                <w:rStyle w:val="ModernTableText"/>
                <w:b w:val="0"/>
                <w:noProof/>
                <w:szCs w:val="17"/>
                <w:lang w:val="en-US" w:eastAsia="en-US"/>
              </w:rPr>
              <w:t xml:space="preserve">  Repeater Object</w:t>
            </w:r>
            <w:r w:rsidRPr="00105EB0">
              <w:rPr>
                <w:rStyle w:val="ModernTableText"/>
                <w:b w:val="0"/>
                <w:noProof/>
                <w:szCs w:val="17"/>
                <w:lang w:val="en-US" w:eastAsia="en-US"/>
              </w:rPr>
              <w:t xml:space="preserve">        </w:t>
            </w:r>
          </w:p>
        </w:tc>
      </w:tr>
      <w:tr xmlns:wp14="http://schemas.microsoft.com/office/word/2010/wordml" w:rsidR="005073B6" w:rsidTr="009E21C0" w14:paraId="155EFB6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8"/>
          <w:jc w:val="center"/>
        </w:trPr>
        <w:tc>
          <w:tcPr>
            <w:tcW w:w="612" w:type="pct"/>
            <w:vMerge/>
            <w:vAlign w:val="center"/>
          </w:tcPr>
          <w:p w:rsidRPr="00205D93" w:rsidR="005073B6" w:rsidP="009E21C0" w:rsidRDefault="005073B6" w14:paraId="073C72FF" wp14:textId="77777777">
            <w:pPr>
              <w:spacing w:before="40" w:after="40"/>
              <w:rPr>
                <w:rStyle w:val="ModernTableText"/>
                <w:rFonts w:cs="Arial"/>
                <w:noProof/>
                <w:color w:val="000000"/>
                <w:szCs w:val="17"/>
              </w:rPr>
            </w:pPr>
          </w:p>
        </w:tc>
        <w:tc>
          <w:tcPr>
            <w:tcW w:w="489" w:type="pct"/>
            <w:vMerge w:val="restart"/>
            <w:tcBorders>
              <w:top w:val="single" w:color="616161" w:sz="2" w:space="0"/>
            </w:tcBorders>
            <w:vAlign w:val="center"/>
          </w:tcPr>
          <w:p w:rsidRPr="00105EB0" w:rsidR="005073B6" w:rsidP="009E21C0" w:rsidRDefault="005073B6" w14:paraId="012C6C08" wp14:textId="77777777">
            <w:pPr>
              <w:pStyle w:val="Header"/>
              <w:pBdr>
                <w:bottom w:val="none" w:color="auto" w:sz="0" w:space="0"/>
              </w:pBdr>
              <w:spacing w:before="40" w:after="40"/>
              <w:jc w:val="center"/>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Chart Object</w:t>
            </w:r>
          </w:p>
        </w:tc>
        <w:tc>
          <w:tcPr>
            <w:tcW w:w="1033" w:type="pct"/>
            <w:gridSpan w:val="2"/>
            <w:tcBorders>
              <w:top w:val="single" w:color="616161" w:sz="2" w:space="0"/>
            </w:tcBorders>
            <w:vAlign w:val="center"/>
          </w:tcPr>
          <w:p w:rsidRPr="00105EB0" w:rsidR="005073B6" w:rsidP="009E21C0" w:rsidRDefault="005073B6" w14:paraId="73612DC5"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Type:</w:t>
            </w:r>
          </w:p>
          <w:p w:rsidRPr="00105EB0" w:rsidR="005073B6" w:rsidP="009E21C0" w:rsidRDefault="005073B6" w14:paraId="720134CA"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Column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Bar                                                               </w:t>
            </w:r>
          </w:p>
        </w:tc>
        <w:tc>
          <w:tcPr>
            <w:tcW w:w="2866" w:type="pct"/>
            <w:gridSpan w:val="4"/>
            <w:tcBorders>
              <w:top w:val="single" w:color="616161" w:sz="2" w:space="0"/>
            </w:tcBorders>
          </w:tcPr>
          <w:p w:rsidRPr="00105EB0" w:rsidR="005073B6" w:rsidP="009E21C0" w:rsidRDefault="005073B6" w14:paraId="5251660B"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Attributes:</w:t>
            </w:r>
          </w:p>
          <w:p w:rsidRPr="00105EB0" w:rsidR="005073B6" w:rsidP="009E21C0" w:rsidRDefault="005073B6" w14:paraId="00263356"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3D</w:t>
            </w:r>
          </w:p>
        </w:tc>
      </w:tr>
      <w:tr xmlns:wp14="http://schemas.microsoft.com/office/word/2010/wordml" w:rsidR="005073B6" w:rsidTr="009E21C0" w14:paraId="0D9A6A7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trPr>
        <w:tc>
          <w:tcPr>
            <w:tcW w:w="612" w:type="pct"/>
            <w:vMerge/>
            <w:vAlign w:val="center"/>
          </w:tcPr>
          <w:p w:rsidRPr="00205D93" w:rsidR="005073B6" w:rsidP="009E21C0" w:rsidRDefault="005073B6" w14:paraId="237AFADF" wp14:textId="77777777">
            <w:pPr>
              <w:spacing w:before="40" w:after="40"/>
              <w:rPr>
                <w:rStyle w:val="ModernTableText"/>
                <w:rFonts w:cs="Arial"/>
                <w:noProof/>
                <w:color w:val="000000"/>
                <w:szCs w:val="17"/>
              </w:rPr>
            </w:pPr>
          </w:p>
        </w:tc>
        <w:tc>
          <w:tcPr>
            <w:tcW w:w="489" w:type="pct"/>
            <w:vMerge/>
          </w:tcPr>
          <w:p w:rsidRPr="00105EB0" w:rsidR="005073B6" w:rsidP="009E21C0" w:rsidRDefault="005073B6" w14:paraId="2A34CB1C" wp14:textId="77777777">
            <w:pPr>
              <w:pStyle w:val="Header"/>
              <w:pBdr>
                <w:bottom w:val="none" w:color="auto" w:sz="0" w:space="0"/>
              </w:pBdr>
              <w:spacing w:before="40" w:after="40"/>
              <w:rPr>
                <w:rStyle w:val="ModernTableText"/>
                <w:b w:val="0"/>
                <w:noProof/>
                <w:szCs w:val="17"/>
                <w:lang w:val="en-US" w:eastAsia="en-US"/>
              </w:rPr>
            </w:pPr>
          </w:p>
        </w:tc>
        <w:tc>
          <w:tcPr>
            <w:tcW w:w="1033" w:type="pct"/>
            <w:gridSpan w:val="2"/>
            <w:tcBorders>
              <w:top w:val="single" w:color="616161" w:sz="2" w:space="0"/>
            </w:tcBorders>
            <w:vAlign w:val="center"/>
          </w:tcPr>
          <w:p w:rsidRPr="00105EB0" w:rsidR="005073B6" w:rsidP="009E21C0" w:rsidRDefault="005073B6" w14:paraId="76E48614"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Line                                        </w:t>
            </w:r>
          </w:p>
        </w:tc>
        <w:tc>
          <w:tcPr>
            <w:tcW w:w="2866" w:type="pct"/>
            <w:gridSpan w:val="4"/>
          </w:tcPr>
          <w:p w:rsidRPr="00105EB0" w:rsidR="005073B6" w:rsidP="009E21C0" w:rsidRDefault="005073B6" w14:paraId="7ECE79E6"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With Markers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p>
        </w:tc>
      </w:tr>
      <w:tr xmlns:wp14="http://schemas.microsoft.com/office/word/2010/wordml" w:rsidR="005073B6" w:rsidTr="009E21C0" w14:paraId="1D67134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trPr>
        <w:tc>
          <w:tcPr>
            <w:tcW w:w="612" w:type="pct"/>
            <w:vMerge/>
            <w:vAlign w:val="center"/>
          </w:tcPr>
          <w:p w:rsidRPr="00205D93" w:rsidR="005073B6" w:rsidP="009E21C0" w:rsidRDefault="005073B6" w14:paraId="2707CC06" wp14:textId="77777777">
            <w:pPr>
              <w:spacing w:before="40" w:after="40"/>
              <w:rPr>
                <w:rStyle w:val="ModernTableText"/>
                <w:rFonts w:cs="Arial"/>
                <w:noProof/>
                <w:color w:val="000000"/>
                <w:szCs w:val="17"/>
              </w:rPr>
            </w:pPr>
          </w:p>
        </w:tc>
        <w:tc>
          <w:tcPr>
            <w:tcW w:w="489" w:type="pct"/>
            <w:vMerge/>
          </w:tcPr>
          <w:p w:rsidRPr="00105EB0" w:rsidR="005073B6" w:rsidP="009E21C0" w:rsidRDefault="005073B6" w14:paraId="5BD3745A" wp14:textId="77777777">
            <w:pPr>
              <w:pStyle w:val="Header"/>
              <w:pBdr>
                <w:bottom w:val="none" w:color="auto" w:sz="0" w:space="0"/>
              </w:pBdr>
              <w:spacing w:before="40" w:after="40"/>
              <w:rPr>
                <w:rStyle w:val="ModernTableText"/>
                <w:b w:val="0"/>
                <w:noProof/>
                <w:szCs w:val="17"/>
                <w:lang w:val="en-US" w:eastAsia="en-US"/>
              </w:rPr>
            </w:pPr>
          </w:p>
        </w:tc>
        <w:tc>
          <w:tcPr>
            <w:tcW w:w="1033" w:type="pct"/>
            <w:gridSpan w:val="2"/>
            <w:tcBorders>
              <w:top w:val="single" w:color="616161" w:sz="2" w:space="0"/>
            </w:tcBorders>
            <w:vAlign w:val="center"/>
          </w:tcPr>
          <w:p w:rsidRPr="00105EB0" w:rsidR="005073B6" w:rsidP="009E21C0" w:rsidRDefault="005073B6" w14:paraId="5FE576B9"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Pie</w:t>
            </w:r>
          </w:p>
        </w:tc>
        <w:tc>
          <w:tcPr>
            <w:tcW w:w="2866" w:type="pct"/>
            <w:gridSpan w:val="4"/>
          </w:tcPr>
          <w:p w:rsidRPr="00105EB0" w:rsidR="005073B6" w:rsidP="009E21C0" w:rsidRDefault="005073B6" w14:paraId="3F513B52"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3D                    </w:t>
            </w:r>
          </w:p>
        </w:tc>
      </w:tr>
      <w:tr xmlns:wp14="http://schemas.microsoft.com/office/word/2010/wordml" w:rsidR="005073B6" w:rsidTr="009E21C0" w14:paraId="6100BB6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8"/>
            <w:tcBorders>
              <w:top w:val="single" w:color="616161" w:sz="2" w:space="0"/>
              <w:bottom w:val="single" w:color="616161" w:sz="2" w:space="0"/>
            </w:tcBorders>
            <w:shd w:val="clear" w:color="auto" w:fill="191919"/>
            <w:vAlign w:val="center"/>
          </w:tcPr>
          <w:p w:rsidRPr="00205D93" w:rsidR="005073B6" w:rsidP="009E21C0" w:rsidRDefault="005073B6" w14:paraId="2B547E33" wp14:textId="77777777">
            <w:pPr>
              <w:pStyle w:val="TableText1"/>
              <w:spacing w:before="40" w:after="40"/>
              <w:jc w:val="center"/>
              <w:rPr>
                <w:rStyle w:val="ModernTableText"/>
                <w:rFonts w:ascii="Arial Black" w:hAnsi="Arial Black" w:cs="Arial"/>
                <w:bCs/>
                <w:noProof/>
                <w:color w:val="FFFFFF"/>
                <w:sz w:val="19"/>
                <w:szCs w:val="19"/>
              </w:rPr>
            </w:pPr>
            <w:r w:rsidRPr="00205D93">
              <w:rPr>
                <w:rStyle w:val="ModernTableText"/>
                <w:rFonts w:ascii="Arial Black" w:hAnsi="Arial Black" w:cs="Arial"/>
                <w:bCs/>
                <w:noProof/>
                <w:color w:val="FFFFFF"/>
                <w:sz w:val="19"/>
                <w:szCs w:val="19"/>
              </w:rPr>
              <w:t>Report Section Heading (opt)</w:t>
            </w:r>
          </w:p>
        </w:tc>
      </w:tr>
      <w:tr xmlns:wp14="http://schemas.microsoft.com/office/word/2010/wordml" w:rsidR="005073B6" w:rsidTr="009E21C0" w14:paraId="7C1DD97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vAlign w:val="center"/>
          </w:tcPr>
          <w:p w:rsidRPr="00205D93" w:rsidR="005073B6" w:rsidP="009E21C0" w:rsidRDefault="005073B6" w14:paraId="5E34EB1E" wp14:textId="77777777">
            <w:pPr>
              <w:pStyle w:val="TableText1"/>
              <w:spacing w:before="40" w:after="40"/>
              <w:jc w:val="center"/>
              <w:rPr>
                <w:rStyle w:val="ModernTableText"/>
                <w:rFonts w:cs="Arial"/>
                <w:b/>
                <w:noProof/>
                <w:szCs w:val="18"/>
              </w:rPr>
            </w:pPr>
            <w:r w:rsidRPr="00205D93">
              <w:rPr>
                <w:rStyle w:val="ModernTableText"/>
                <w:rFonts w:cs="Arial"/>
                <w:b/>
                <w:bCs/>
                <w:noProof/>
                <w:szCs w:val="18"/>
              </w:rPr>
              <w:t>Report Section Label (opt)</w:t>
            </w:r>
          </w:p>
        </w:tc>
        <w:tc>
          <w:tcPr>
            <w:tcW w:w="1644" w:type="pct"/>
            <w:gridSpan w:val="3"/>
            <w:tcBorders>
              <w:top w:val="single" w:color="616161" w:sz="2" w:space="0"/>
              <w:bottom w:val="single" w:color="616161" w:sz="2" w:space="0"/>
            </w:tcBorders>
            <w:vAlign w:val="center"/>
          </w:tcPr>
          <w:p w:rsidRPr="00205D93" w:rsidR="005073B6" w:rsidP="009E21C0" w:rsidRDefault="005073B6" w14:paraId="7BDA0422"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Description (opt)</w:t>
            </w:r>
          </w:p>
        </w:tc>
        <w:tc>
          <w:tcPr>
            <w:tcW w:w="1646" w:type="pct"/>
            <w:gridSpan w:val="2"/>
            <w:tcBorders>
              <w:top w:val="single" w:color="616161" w:sz="2" w:space="0"/>
              <w:bottom w:val="single" w:color="616161" w:sz="2" w:space="0"/>
            </w:tcBorders>
            <w:vAlign w:val="center"/>
          </w:tcPr>
          <w:p w:rsidRPr="00205D93" w:rsidR="005073B6" w:rsidP="009E21C0" w:rsidRDefault="005073B6" w14:paraId="1132D753"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Processing Rules (opt)</w:t>
            </w:r>
          </w:p>
        </w:tc>
      </w:tr>
      <w:tr xmlns:wp14="http://schemas.microsoft.com/office/word/2010/wordml" w:rsidR="005073B6" w:rsidTr="009E21C0" w14:paraId="348AB38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tcPr>
          <w:p w:rsidRPr="001B173B" w:rsidR="005073B6" w:rsidP="009E21C0" w:rsidRDefault="005073B6" w14:paraId="6EA66965" wp14:textId="77777777">
            <w:pPr>
              <w:pStyle w:val="TableTextACSSC"/>
              <w:rPr>
                <w:rFonts w:ascii="Arial" w:hAnsi="Arial" w:cs="Arial"/>
                <w:sz w:val="18"/>
                <w:szCs w:val="18"/>
              </w:rPr>
            </w:pPr>
            <w:r>
              <w:rPr>
                <w:rFonts w:ascii="Arial" w:hAnsi="Arial" w:cs="Arial"/>
                <w:sz w:val="18"/>
                <w:szCs w:val="18"/>
              </w:rPr>
              <w:t>LOB Cd - Desc</w:t>
            </w:r>
          </w:p>
        </w:tc>
        <w:tc>
          <w:tcPr>
            <w:tcW w:w="1644" w:type="pct"/>
            <w:gridSpan w:val="3"/>
            <w:tcBorders>
              <w:top w:val="single" w:color="616161" w:sz="2" w:space="0"/>
              <w:bottom w:val="single" w:color="616161" w:sz="2" w:space="0"/>
            </w:tcBorders>
          </w:tcPr>
          <w:p w:rsidRPr="001B173B" w:rsidR="005073B6" w:rsidP="009E21C0" w:rsidRDefault="005073B6" w14:paraId="5D39913C" wp14:textId="77777777">
            <w:pPr>
              <w:pStyle w:val="TableTextACSSC"/>
              <w:rPr>
                <w:rFonts w:ascii="Arial" w:hAnsi="Arial" w:cs="Arial"/>
                <w:sz w:val="18"/>
                <w:szCs w:val="18"/>
              </w:rPr>
            </w:pPr>
            <w:r w:rsidRPr="001B173B">
              <w:rPr>
                <w:rFonts w:ascii="Arial" w:hAnsi="Arial" w:cs="Arial"/>
                <w:sz w:val="18"/>
                <w:szCs w:val="18"/>
              </w:rPr>
              <w:t>The line of business code and description.</w:t>
            </w:r>
          </w:p>
        </w:tc>
        <w:tc>
          <w:tcPr>
            <w:tcW w:w="1646" w:type="pct"/>
            <w:gridSpan w:val="2"/>
            <w:tcBorders>
              <w:top w:val="single" w:color="616161" w:sz="2" w:space="0"/>
              <w:bottom w:val="single" w:color="616161" w:sz="2" w:space="0"/>
            </w:tcBorders>
          </w:tcPr>
          <w:p w:rsidRPr="001B173B" w:rsidR="005073B6" w:rsidP="009E21C0" w:rsidRDefault="005073B6" w14:paraId="6E92DF0F" wp14:textId="77777777">
            <w:pPr>
              <w:pStyle w:val="TableTextACSSC"/>
              <w:rPr>
                <w:rFonts w:ascii="Arial" w:hAnsi="Arial" w:cs="Arial"/>
                <w:sz w:val="18"/>
                <w:szCs w:val="18"/>
              </w:rPr>
            </w:pPr>
            <w:r w:rsidRPr="001B173B">
              <w:rPr>
                <w:rFonts w:ascii="Arial" w:hAnsi="Arial" w:cs="Arial"/>
                <w:sz w:val="18"/>
                <w:szCs w:val="18"/>
              </w:rPr>
              <w:t>Using R-VV-DOMAIN-NAM = ‘R-LOB-CD’, join to R-VV-TB.R-VV-CD using A-HDR-TB.R-LOB-CD to get the short description.</w:t>
            </w:r>
          </w:p>
        </w:tc>
      </w:tr>
      <w:tr xmlns:wp14="http://schemas.microsoft.com/office/word/2010/wordml" w:rsidR="005073B6" w:rsidTr="009E21C0" w14:paraId="2ADECF5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vAlign w:val="center"/>
          </w:tcPr>
          <w:p w:rsidRPr="001B173B" w:rsidR="005073B6" w:rsidP="009E21C0" w:rsidRDefault="005073B6" w14:paraId="0D97642C" wp14:textId="77777777">
            <w:pPr>
              <w:pStyle w:val="TableTextACSSC"/>
              <w:rPr>
                <w:rFonts w:ascii="Arial" w:hAnsi="Arial" w:cs="Arial"/>
                <w:sz w:val="18"/>
                <w:szCs w:val="18"/>
              </w:rPr>
            </w:pPr>
            <w:r w:rsidRPr="001B173B">
              <w:rPr>
                <w:rFonts w:ascii="Arial" w:hAnsi="Arial" w:cs="Arial"/>
                <w:sz w:val="18"/>
                <w:szCs w:val="18"/>
              </w:rPr>
              <w:t xml:space="preserve">MM/DD/CCYY </w:t>
            </w:r>
          </w:p>
        </w:tc>
        <w:tc>
          <w:tcPr>
            <w:tcW w:w="1644" w:type="pct"/>
            <w:gridSpan w:val="3"/>
            <w:tcBorders>
              <w:top w:val="single" w:color="616161" w:sz="2" w:space="0"/>
              <w:bottom w:val="single" w:color="616161" w:sz="2" w:space="0"/>
            </w:tcBorders>
            <w:vAlign w:val="center"/>
          </w:tcPr>
          <w:p w:rsidRPr="001B173B" w:rsidR="005073B6" w:rsidP="009E21C0" w:rsidRDefault="005073B6" w14:paraId="64886DF6" wp14:textId="77777777">
            <w:pPr>
              <w:pStyle w:val="TableTextACSSC"/>
              <w:rPr>
                <w:rFonts w:ascii="Arial" w:hAnsi="Arial" w:cs="Arial"/>
                <w:sz w:val="18"/>
                <w:szCs w:val="18"/>
              </w:rPr>
            </w:pPr>
            <w:r w:rsidRPr="001B173B">
              <w:rPr>
                <w:rFonts w:ascii="Arial" w:hAnsi="Arial" w:cs="Arial"/>
                <w:sz w:val="18"/>
                <w:szCs w:val="18"/>
              </w:rPr>
              <w:t>Page Heading. Daily report ends as of date.</w:t>
            </w:r>
          </w:p>
        </w:tc>
        <w:tc>
          <w:tcPr>
            <w:tcW w:w="1646" w:type="pct"/>
            <w:gridSpan w:val="2"/>
            <w:tcBorders>
              <w:top w:val="single" w:color="616161" w:sz="2" w:space="0"/>
              <w:bottom w:val="single" w:color="616161" w:sz="2" w:space="0"/>
            </w:tcBorders>
          </w:tcPr>
          <w:p w:rsidRPr="001B173B" w:rsidR="005073B6" w:rsidP="009E21C0" w:rsidRDefault="005073B6" w14:paraId="04894FA8" wp14:textId="77777777">
            <w:pPr>
              <w:pStyle w:val="TableTextACSSC"/>
              <w:rPr>
                <w:rFonts w:ascii="Arial" w:hAnsi="Arial" w:cs="Arial"/>
                <w:sz w:val="18"/>
                <w:szCs w:val="18"/>
              </w:rPr>
            </w:pPr>
            <w:r w:rsidRPr="001B173B">
              <w:rPr>
                <w:rFonts w:ascii="Arial" w:hAnsi="Arial" w:cs="Arial"/>
                <w:sz w:val="18"/>
                <w:szCs w:val="18"/>
              </w:rPr>
              <w:t xml:space="preserve">Display the prompted parameterized Report </w:t>
            </w:r>
            <w:r>
              <w:rPr>
                <w:rFonts w:ascii="Arial" w:hAnsi="Arial" w:cs="Arial"/>
                <w:sz w:val="18"/>
                <w:szCs w:val="18"/>
              </w:rPr>
              <w:t>Date</w:t>
            </w:r>
          </w:p>
        </w:tc>
      </w:tr>
      <w:tr xmlns:wp14="http://schemas.microsoft.com/office/word/2010/wordml" w:rsidR="005073B6" w:rsidTr="009E21C0" w14:paraId="28E02F6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4992" w:type="pct"/>
            <w:gridSpan w:val="7"/>
            <w:tcBorders>
              <w:top w:val="single" w:color="616161" w:sz="2" w:space="0"/>
              <w:bottom w:val="single" w:color="616161" w:sz="2" w:space="0"/>
            </w:tcBorders>
            <w:shd w:val="clear" w:color="auto" w:fill="191919"/>
          </w:tcPr>
          <w:p w:rsidR="005073B6" w:rsidP="009E21C0" w:rsidRDefault="005073B6" w14:paraId="4A88A497"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5073B6" w:rsidTr="009E21C0" w14:paraId="0E7EB4E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2558" w:type="pct"/>
            <w:gridSpan w:val="5"/>
            <w:tcBorders>
              <w:top w:val="single" w:color="616161" w:sz="2" w:space="0"/>
              <w:bottom w:val="single" w:color="616161" w:sz="2" w:space="0"/>
            </w:tcBorders>
          </w:tcPr>
          <w:p w:rsidRPr="00205D93" w:rsidR="005073B6" w:rsidP="009E21C0" w:rsidRDefault="005073B6" w14:paraId="4F7A04C5" wp14:textId="77777777">
            <w:pPr>
              <w:pStyle w:val="TableText1"/>
              <w:spacing w:before="40" w:after="40"/>
              <w:jc w:val="center"/>
              <w:rPr>
                <w:rStyle w:val="ModernTableText"/>
                <w:rFonts w:cs="Arial"/>
                <w:b/>
                <w:szCs w:val="17"/>
              </w:rPr>
            </w:pPr>
            <w:r w:rsidRPr="00205D93">
              <w:rPr>
                <w:rStyle w:val="ModernTableText"/>
                <w:rFonts w:cs="Arial"/>
                <w:b/>
                <w:szCs w:val="17"/>
              </w:rPr>
              <w:t>Chart Title</w:t>
            </w:r>
          </w:p>
        </w:tc>
        <w:tc>
          <w:tcPr>
            <w:tcW w:w="2434" w:type="pct"/>
            <w:gridSpan w:val="2"/>
            <w:tcBorders>
              <w:top w:val="single" w:color="616161" w:sz="2" w:space="0"/>
              <w:bottom w:val="single" w:color="616161" w:sz="2" w:space="0"/>
            </w:tcBorders>
          </w:tcPr>
          <w:p w:rsidRPr="00205D93" w:rsidR="005073B6" w:rsidP="009E21C0" w:rsidRDefault="005073B6" w14:paraId="7635CCCC"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Sub-title</w:t>
            </w:r>
          </w:p>
        </w:tc>
      </w:tr>
      <w:tr xmlns:wp14="http://schemas.microsoft.com/office/word/2010/wordml" w:rsidR="005073B6" w:rsidTr="009E21C0" w14:paraId="7DFDF49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2558" w:type="pct"/>
            <w:gridSpan w:val="5"/>
            <w:tcBorders>
              <w:top w:val="single" w:color="616161" w:sz="2" w:space="0"/>
              <w:right w:val="single" w:color="616161" w:sz="2" w:space="0"/>
            </w:tcBorders>
          </w:tcPr>
          <w:p w:rsidRPr="00205D93" w:rsidR="005073B6" w:rsidP="009E21C0" w:rsidRDefault="005073B6" w14:paraId="292EC5DB"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c>
          <w:tcPr>
            <w:tcW w:w="2434" w:type="pct"/>
            <w:gridSpan w:val="2"/>
            <w:tcBorders>
              <w:top w:val="single" w:color="616161" w:sz="2" w:space="0"/>
              <w:right w:val="single" w:color="616161" w:sz="2" w:space="0"/>
            </w:tcBorders>
          </w:tcPr>
          <w:p w:rsidRPr="00205D93" w:rsidR="005073B6" w:rsidP="009E21C0" w:rsidRDefault="005073B6" w14:paraId="1B181EBB"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r>
    </w:tbl>
    <w:p xmlns:wp14="http://schemas.microsoft.com/office/word/2010/wordml" w:rsidR="005073B6" w:rsidP="005073B6" w:rsidRDefault="005073B6" w14:paraId="2E749876" wp14:textId="77777777">
      <w:pPr>
        <w:rPr>
          <w:sz w:val="19"/>
          <w:szCs w:val="19"/>
        </w:rPr>
      </w:pP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285"/>
        <w:gridCol w:w="1303"/>
        <w:gridCol w:w="1841"/>
        <w:gridCol w:w="3275"/>
        <w:gridCol w:w="2362"/>
        <w:gridCol w:w="4328"/>
      </w:tblGrid>
      <w:tr xmlns:wp14="http://schemas.microsoft.com/office/word/2010/wordml" w:rsidRPr="003F4256" w:rsidR="005073B6" w:rsidTr="009E21C0" w14:paraId="7F3407ED" wp14:textId="77777777">
        <w:trPr>
          <w:cantSplit/>
          <w:tblHeader/>
          <w:jc w:val="center"/>
        </w:trPr>
        <w:tc>
          <w:tcPr>
            <w:tcW w:w="5000" w:type="pct"/>
            <w:gridSpan w:val="6"/>
            <w:tcBorders>
              <w:top w:val="single" w:color="616161" w:sz="2" w:space="0"/>
              <w:bottom w:val="single" w:color="616161" w:sz="2" w:space="0"/>
            </w:tcBorders>
            <w:shd w:val="clear" w:color="auto" w:fill="191919"/>
          </w:tcPr>
          <w:p w:rsidRPr="003F4256" w:rsidR="005073B6" w:rsidP="009E21C0" w:rsidRDefault="005073B6" w14:paraId="2EE69BEB" wp14:textId="77777777">
            <w:pPr>
              <w:pStyle w:val="TableText1"/>
              <w:spacing w:before="40" w:after="40"/>
              <w:jc w:val="center"/>
              <w:rPr>
                <w:rStyle w:val="ModernTableText"/>
                <w:rFonts w:ascii="Arial Black" w:hAnsi="Arial Black" w:cs="Arial"/>
                <w:bCs/>
                <w:noProof/>
                <w:color w:val="FFFFFF"/>
                <w:sz w:val="16"/>
                <w:szCs w:val="19"/>
              </w:rPr>
            </w:pPr>
            <w:r w:rsidRPr="003F4256">
              <w:rPr>
                <w:rStyle w:val="ModernTableText"/>
                <w:rFonts w:ascii="Arial Black" w:hAnsi="Arial Black" w:cs="Arial"/>
                <w:bCs/>
                <w:noProof/>
                <w:color w:val="FFFFFF"/>
                <w:sz w:val="16"/>
                <w:szCs w:val="19"/>
              </w:rPr>
              <w:t>Report Body</w:t>
            </w:r>
          </w:p>
        </w:tc>
      </w:tr>
      <w:tr xmlns:wp14="http://schemas.microsoft.com/office/word/2010/wordml" w:rsidRPr="003F4256" w:rsidR="005073B6" w:rsidTr="009E21C0" w14:paraId="5DD99391" wp14:textId="77777777">
        <w:trPr>
          <w:cantSplit/>
          <w:tblHeader/>
          <w:jc w:val="center"/>
        </w:trPr>
        <w:tc>
          <w:tcPr>
            <w:tcW w:w="451" w:type="pct"/>
            <w:tcBorders>
              <w:top w:val="single" w:color="616161" w:sz="2" w:space="0"/>
            </w:tcBorders>
            <w:vAlign w:val="center"/>
          </w:tcPr>
          <w:p w:rsidRPr="003F4256" w:rsidR="005073B6" w:rsidP="009E21C0" w:rsidRDefault="005073B6" w14:paraId="54D72F73" wp14:textId="77777777">
            <w:pPr>
              <w:pStyle w:val="TableText1"/>
              <w:spacing w:before="40" w:after="40"/>
              <w:rPr>
                <w:rStyle w:val="ModernTableText"/>
                <w:rFonts w:cs="Arial"/>
                <w:b/>
                <w:sz w:val="16"/>
                <w:szCs w:val="17"/>
              </w:rPr>
            </w:pPr>
            <w:r w:rsidRPr="003F4256">
              <w:rPr>
                <w:rStyle w:val="ModernTableText"/>
                <w:rFonts w:cs="Arial"/>
                <w:b/>
                <w:sz w:val="16"/>
                <w:szCs w:val="17"/>
              </w:rPr>
              <w:t>Field Type</w:t>
            </w:r>
          </w:p>
        </w:tc>
        <w:tc>
          <w:tcPr>
            <w:tcW w:w="457" w:type="pct"/>
            <w:tcBorders>
              <w:top w:val="single" w:color="616161" w:sz="2" w:space="0"/>
            </w:tcBorders>
            <w:vAlign w:val="center"/>
          </w:tcPr>
          <w:p w:rsidRPr="003F4256" w:rsidR="005073B6" w:rsidP="009E21C0" w:rsidRDefault="005073B6" w14:paraId="260C06E6" wp14:textId="77777777">
            <w:pPr>
              <w:pStyle w:val="TableHeading"/>
              <w:spacing w:before="40" w:after="40"/>
              <w:rPr>
                <w:rStyle w:val="ModernTableText"/>
                <w:rFonts w:cs="Arial"/>
                <w:sz w:val="16"/>
                <w:szCs w:val="17"/>
              </w:rPr>
            </w:pPr>
            <w:r w:rsidRPr="003F4256">
              <w:rPr>
                <w:rStyle w:val="ModernTableText"/>
                <w:rFonts w:cs="Arial"/>
                <w:sz w:val="16"/>
                <w:szCs w:val="17"/>
              </w:rPr>
              <w:t>Business Label</w:t>
            </w:r>
          </w:p>
        </w:tc>
        <w:tc>
          <w:tcPr>
            <w:tcW w:w="644" w:type="pct"/>
            <w:tcBorders>
              <w:top w:val="single" w:color="616161" w:sz="2" w:space="0"/>
            </w:tcBorders>
            <w:vAlign w:val="center"/>
          </w:tcPr>
          <w:p w:rsidRPr="003F4256" w:rsidR="005073B6" w:rsidP="009E21C0" w:rsidRDefault="005073B6" w14:paraId="01FD10A6"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Field Description</w:t>
            </w:r>
          </w:p>
        </w:tc>
        <w:tc>
          <w:tcPr>
            <w:tcW w:w="1142" w:type="pct"/>
            <w:tcBorders>
              <w:top w:val="single" w:color="616161" w:sz="2" w:space="0"/>
            </w:tcBorders>
            <w:vAlign w:val="center"/>
          </w:tcPr>
          <w:p w:rsidRPr="003F4256" w:rsidR="005073B6" w:rsidP="009E21C0" w:rsidRDefault="005073B6" w14:paraId="3B9D0008"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Table</w:t>
            </w:r>
          </w:p>
        </w:tc>
        <w:tc>
          <w:tcPr>
            <w:tcW w:w="825" w:type="pct"/>
            <w:tcBorders>
              <w:top w:val="single" w:color="616161" w:sz="2" w:space="0"/>
            </w:tcBorders>
            <w:vAlign w:val="center"/>
          </w:tcPr>
          <w:p w:rsidRPr="003F4256" w:rsidR="005073B6" w:rsidP="009E21C0" w:rsidRDefault="005073B6" w14:paraId="773298DC"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Column</w:t>
            </w:r>
          </w:p>
        </w:tc>
        <w:tc>
          <w:tcPr>
            <w:tcW w:w="1481" w:type="pct"/>
            <w:tcBorders>
              <w:top w:val="single" w:color="616161" w:sz="2" w:space="0"/>
            </w:tcBorders>
            <w:vAlign w:val="center"/>
          </w:tcPr>
          <w:p w:rsidRPr="003F4256" w:rsidR="005073B6" w:rsidP="009E21C0" w:rsidRDefault="005073B6" w14:paraId="2634ED1D"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Column Processing Rules</w:t>
            </w:r>
          </w:p>
        </w:tc>
      </w:tr>
      <w:tr xmlns:wp14="http://schemas.microsoft.com/office/word/2010/wordml" w:rsidRPr="003F4256" w:rsidR="005073B6" w:rsidTr="009E21C0" w14:paraId="7D6866AD" wp14:textId="77777777">
        <w:trPr>
          <w:cantSplit/>
          <w:jc w:val="center"/>
        </w:trPr>
        <w:tc>
          <w:tcPr>
            <w:tcW w:w="451" w:type="pct"/>
            <w:vAlign w:val="center"/>
          </w:tcPr>
          <w:p w:rsidRPr="003F4256" w:rsidR="005073B6" w:rsidP="009E21C0" w:rsidRDefault="005073B6" w14:paraId="63E2722D" wp14:textId="77777777">
            <w:pPr>
              <w:jc w:val="left"/>
              <w:rPr>
                <w:rStyle w:val="BodytextChar"/>
                <w:rFonts w:cs="Arial"/>
                <w:sz w:val="16"/>
                <w:szCs w:val="18"/>
              </w:rPr>
            </w:pPr>
            <w:r w:rsidRPr="003F4256">
              <w:rPr>
                <w:rStyle w:val="BodytextChar"/>
                <w:rFonts w:cs="Arial"/>
                <w:sz w:val="16"/>
                <w:szCs w:val="18"/>
              </w:rPr>
              <w:t>Column</w:t>
            </w:r>
          </w:p>
        </w:tc>
        <w:tc>
          <w:tcPr>
            <w:tcW w:w="457" w:type="pct"/>
            <w:vAlign w:val="center"/>
          </w:tcPr>
          <w:p w:rsidRPr="003F4256" w:rsidR="005073B6" w:rsidP="009E21C0" w:rsidRDefault="005073B6" w14:paraId="24DCDEF5" wp14:textId="77777777">
            <w:pPr>
              <w:spacing w:after="0"/>
              <w:jc w:val="left"/>
              <w:rPr>
                <w:rStyle w:val="BodytextChar"/>
                <w:rFonts w:cs="Arial"/>
                <w:sz w:val="16"/>
                <w:szCs w:val="18"/>
              </w:rPr>
            </w:pPr>
            <w:r w:rsidRPr="00AB685C">
              <w:rPr>
                <w:rStyle w:val="BodytextChar"/>
                <w:rFonts w:cs="Arial"/>
                <w:sz w:val="16"/>
                <w:szCs w:val="18"/>
              </w:rPr>
              <w:t>Prov ID</w:t>
            </w:r>
          </w:p>
        </w:tc>
        <w:tc>
          <w:tcPr>
            <w:tcW w:w="644" w:type="pct"/>
            <w:vAlign w:val="center"/>
          </w:tcPr>
          <w:p w:rsidRPr="006C7385" w:rsidR="005073B6" w:rsidP="009E21C0" w:rsidRDefault="005073B6" w14:paraId="7E8BC82D" wp14:textId="77777777">
            <w:pPr>
              <w:spacing w:before="40" w:after="40"/>
              <w:jc w:val="left"/>
              <w:rPr>
                <w:rStyle w:val="BodytextChar"/>
                <w:rFonts w:cs="Arial"/>
                <w:sz w:val="16"/>
                <w:szCs w:val="18"/>
              </w:rPr>
            </w:pPr>
            <w:r>
              <w:rPr>
                <w:rStyle w:val="BodytextChar"/>
                <w:rFonts w:cs="Arial"/>
                <w:sz w:val="16"/>
                <w:szCs w:val="18"/>
              </w:rPr>
              <w:t>This is the Requesting Provider's Medicaid ID</w:t>
            </w:r>
          </w:p>
        </w:tc>
        <w:tc>
          <w:tcPr>
            <w:tcW w:w="1142" w:type="pct"/>
            <w:vAlign w:val="center"/>
          </w:tcPr>
          <w:p w:rsidRPr="006C7385" w:rsidR="005073B6" w:rsidP="009E21C0" w:rsidRDefault="005073B6" w14:paraId="6F06C8C3" wp14:textId="77777777">
            <w:pPr>
              <w:spacing w:before="40" w:after="40"/>
              <w:jc w:val="left"/>
              <w:rPr>
                <w:rStyle w:val="BodytextChar"/>
                <w:rFonts w:cs="Arial"/>
                <w:sz w:val="16"/>
                <w:szCs w:val="18"/>
              </w:rPr>
            </w:pPr>
            <w:r w:rsidRPr="00111E67">
              <w:rPr>
                <w:rStyle w:val="BodytextChar"/>
                <w:rFonts w:cs="Arial"/>
                <w:sz w:val="16"/>
                <w:szCs w:val="18"/>
              </w:rPr>
              <w:t>P_ALT_ID_TB</w:t>
            </w:r>
          </w:p>
        </w:tc>
        <w:tc>
          <w:tcPr>
            <w:tcW w:w="825" w:type="pct"/>
            <w:vAlign w:val="center"/>
          </w:tcPr>
          <w:p w:rsidRPr="006C7385" w:rsidR="005073B6" w:rsidP="009E21C0" w:rsidRDefault="005073B6" w14:paraId="29482037" wp14:textId="77777777">
            <w:pPr>
              <w:spacing w:before="40" w:after="40"/>
              <w:jc w:val="left"/>
              <w:rPr>
                <w:rStyle w:val="BodytextChar"/>
                <w:rFonts w:cs="Arial"/>
                <w:sz w:val="16"/>
                <w:szCs w:val="18"/>
              </w:rPr>
            </w:pPr>
            <w:r w:rsidRPr="00111E67">
              <w:rPr>
                <w:rStyle w:val="BodytextChar"/>
                <w:rFonts w:cs="Arial"/>
                <w:sz w:val="16"/>
                <w:szCs w:val="18"/>
              </w:rPr>
              <w:t>P_ALT_ID</w:t>
            </w:r>
          </w:p>
        </w:tc>
        <w:tc>
          <w:tcPr>
            <w:tcW w:w="1481" w:type="pct"/>
          </w:tcPr>
          <w:p w:rsidR="005073B6" w:rsidP="009E21C0" w:rsidRDefault="005073B6" w14:paraId="401950AE" wp14:textId="77777777">
            <w:pPr>
              <w:pStyle w:val="TableTextACSSC"/>
              <w:rPr>
                <w:rFonts w:ascii="Arial" w:hAnsi="Arial" w:cs="Arial"/>
                <w:sz w:val="18"/>
                <w:szCs w:val="18"/>
              </w:rPr>
            </w:pPr>
            <w:r>
              <w:rPr>
                <w:rFonts w:ascii="Arial" w:hAnsi="Arial" w:cs="Arial"/>
                <w:sz w:val="18"/>
                <w:szCs w:val="18"/>
              </w:rPr>
              <w:t>Display P_ALT_ID_TB.P_ALT_ID</w:t>
            </w:r>
          </w:p>
          <w:p w:rsidR="005073B6" w:rsidP="009E21C0" w:rsidRDefault="005073B6" w14:paraId="618A456B" wp14:textId="77777777">
            <w:pPr>
              <w:pStyle w:val="TableTextACSSC"/>
              <w:rPr>
                <w:rFonts w:ascii="Arial" w:hAnsi="Arial" w:cs="Arial"/>
                <w:sz w:val="18"/>
                <w:szCs w:val="18"/>
              </w:rPr>
            </w:pPr>
            <w:r>
              <w:rPr>
                <w:rFonts w:ascii="Arial" w:hAnsi="Arial" w:cs="Arial"/>
                <w:sz w:val="18"/>
                <w:szCs w:val="18"/>
              </w:rPr>
              <w:t>Where A_HDR_LI_SUBM_PROV_ID_TB.</w:t>
            </w:r>
            <w:r w:rsidRPr="00BC5A9B">
              <w:rPr>
                <w:rFonts w:ascii="Arial" w:hAnsi="Arial" w:cs="Arial"/>
                <w:sz w:val="18"/>
                <w:szCs w:val="18"/>
              </w:rPr>
              <w:t>A_TXN_LVL_CD</w:t>
            </w:r>
            <w:r>
              <w:rPr>
                <w:rFonts w:ascii="Arial" w:hAnsi="Arial" w:cs="Arial"/>
                <w:sz w:val="18"/>
                <w:szCs w:val="18"/>
              </w:rPr>
              <w:t xml:space="preserve"> = 'RQ' (Requesting)  and</w:t>
            </w:r>
          </w:p>
          <w:p w:rsidR="005073B6" w:rsidP="009E21C0" w:rsidRDefault="005073B6" w14:paraId="5F3C23A4" wp14:textId="77777777">
            <w:pPr>
              <w:pStyle w:val="TableTextACSSC"/>
              <w:rPr>
                <w:rFonts w:ascii="Arial" w:hAnsi="Arial" w:cs="Arial"/>
                <w:sz w:val="18"/>
                <w:szCs w:val="18"/>
              </w:rPr>
            </w:pPr>
            <w:r w:rsidRPr="00BC5A9B">
              <w:rPr>
                <w:rFonts w:ascii="Arial" w:hAnsi="Arial" w:cs="Arial"/>
                <w:sz w:val="18"/>
                <w:szCs w:val="18"/>
              </w:rPr>
              <w:t>A_USED_PROV_ID_IND</w:t>
            </w:r>
            <w:r>
              <w:rPr>
                <w:rFonts w:ascii="Arial" w:hAnsi="Arial" w:cs="Arial"/>
                <w:sz w:val="18"/>
                <w:szCs w:val="18"/>
              </w:rPr>
              <w:t xml:space="preserve"> = 'Y'   and</w:t>
            </w:r>
          </w:p>
          <w:p w:rsidR="005073B6" w:rsidP="009E21C0" w:rsidRDefault="005073B6" w14:paraId="2F4F5E57" wp14:textId="77777777">
            <w:pPr>
              <w:pStyle w:val="TableTextACSSC"/>
              <w:rPr>
                <w:rFonts w:ascii="Arial" w:hAnsi="Arial" w:cs="Arial"/>
                <w:sz w:val="18"/>
                <w:szCs w:val="18"/>
              </w:rPr>
            </w:pPr>
            <w:r>
              <w:rPr>
                <w:rFonts w:ascii="Arial" w:hAnsi="Arial" w:cs="Arial"/>
                <w:sz w:val="18"/>
                <w:szCs w:val="18"/>
              </w:rPr>
              <w:t>P_SYS_ID = P_DTL_TB.P_SYS_ID</w:t>
            </w:r>
          </w:p>
          <w:p w:rsidRPr="003F4256" w:rsidR="005073B6" w:rsidP="009E21C0" w:rsidRDefault="005073B6" w14:paraId="621C95E6" wp14:textId="77777777">
            <w:pPr>
              <w:pStyle w:val="TableText1"/>
              <w:spacing w:before="40" w:after="40"/>
              <w:rPr>
                <w:rStyle w:val="BodytextChar"/>
                <w:rFonts w:cs="Arial"/>
                <w:spacing w:val="0"/>
                <w:sz w:val="16"/>
                <w:szCs w:val="18"/>
              </w:rPr>
            </w:pPr>
            <w:r>
              <w:rPr>
                <w:rFonts w:cs="Arial"/>
                <w:sz w:val="18"/>
                <w:szCs w:val="18"/>
              </w:rPr>
              <w:t>and P_DTL_TB.</w:t>
            </w:r>
            <w:r>
              <w:t xml:space="preserve"> </w:t>
            </w:r>
            <w:r w:rsidRPr="00874B66">
              <w:rPr>
                <w:rFonts w:cs="Arial"/>
                <w:sz w:val="18"/>
                <w:szCs w:val="18"/>
              </w:rPr>
              <w:t>P_ALT_ID_TY_CD</w:t>
            </w:r>
            <w:r>
              <w:rPr>
                <w:rFonts w:cs="Arial"/>
                <w:sz w:val="18"/>
                <w:szCs w:val="18"/>
              </w:rPr>
              <w:t xml:space="preserve"> = '1D' (MCAID ID) and current date is between P_ALT_ID_TB.</w:t>
            </w:r>
            <w:r w:rsidRPr="00874B66">
              <w:rPr>
                <w:rFonts w:cs="Arial"/>
                <w:sz w:val="18"/>
                <w:szCs w:val="18"/>
              </w:rPr>
              <w:t>P_ALT_ID_BEG_DT</w:t>
            </w:r>
            <w:r>
              <w:rPr>
                <w:rFonts w:cs="Arial"/>
                <w:sz w:val="18"/>
                <w:szCs w:val="18"/>
              </w:rPr>
              <w:t xml:space="preserve"> and P_ALT_ID_TB.</w:t>
            </w:r>
            <w:r w:rsidRPr="00874B66">
              <w:rPr>
                <w:rFonts w:cs="Arial"/>
                <w:sz w:val="18"/>
                <w:szCs w:val="18"/>
              </w:rPr>
              <w:t>P_ALT_ID_</w:t>
            </w:r>
            <w:r>
              <w:rPr>
                <w:rFonts w:cs="Arial"/>
                <w:sz w:val="18"/>
                <w:szCs w:val="18"/>
              </w:rPr>
              <w:t>END</w:t>
            </w:r>
            <w:r w:rsidRPr="00874B66">
              <w:rPr>
                <w:rFonts w:cs="Arial"/>
                <w:sz w:val="18"/>
                <w:szCs w:val="18"/>
              </w:rPr>
              <w:t>_DT</w:t>
            </w:r>
          </w:p>
        </w:tc>
      </w:tr>
      <w:tr xmlns:wp14="http://schemas.microsoft.com/office/word/2010/wordml" w:rsidRPr="003F4256" w:rsidR="005073B6" w:rsidTr="009E21C0" w14:paraId="22574EC7" wp14:textId="77777777">
        <w:trPr>
          <w:cantSplit/>
          <w:jc w:val="center"/>
        </w:trPr>
        <w:tc>
          <w:tcPr>
            <w:tcW w:w="451" w:type="pct"/>
            <w:vAlign w:val="center"/>
          </w:tcPr>
          <w:p w:rsidRPr="003F4256" w:rsidR="005073B6" w:rsidP="009E21C0" w:rsidRDefault="005073B6" w14:paraId="733FFA74" wp14:textId="77777777">
            <w:pPr>
              <w:jc w:val="left"/>
              <w:rPr>
                <w:rStyle w:val="BodytextChar"/>
                <w:rFonts w:cs="Arial"/>
                <w:sz w:val="16"/>
                <w:szCs w:val="18"/>
              </w:rPr>
            </w:pPr>
            <w:r w:rsidRPr="003F4256">
              <w:rPr>
                <w:rStyle w:val="BodytextChar"/>
                <w:rFonts w:cs="Arial"/>
                <w:sz w:val="16"/>
                <w:szCs w:val="18"/>
              </w:rPr>
              <w:t>Column</w:t>
            </w:r>
          </w:p>
        </w:tc>
        <w:tc>
          <w:tcPr>
            <w:tcW w:w="457" w:type="pct"/>
            <w:vAlign w:val="center"/>
          </w:tcPr>
          <w:p w:rsidRPr="003F4256" w:rsidR="005073B6" w:rsidP="009E21C0" w:rsidRDefault="005073B6" w14:paraId="0B97B734" wp14:textId="77777777">
            <w:pPr>
              <w:spacing w:after="0"/>
              <w:jc w:val="left"/>
              <w:rPr>
                <w:rStyle w:val="BodytextChar"/>
                <w:rFonts w:cs="Arial"/>
                <w:sz w:val="16"/>
                <w:szCs w:val="18"/>
              </w:rPr>
            </w:pPr>
            <w:r w:rsidRPr="00DD1FB1">
              <w:rPr>
                <w:rStyle w:val="BodytextChar"/>
                <w:rFonts w:cs="Arial"/>
                <w:sz w:val="16"/>
                <w:szCs w:val="18"/>
              </w:rPr>
              <w:t>Prov Name</w:t>
            </w:r>
          </w:p>
        </w:tc>
        <w:tc>
          <w:tcPr>
            <w:tcW w:w="644" w:type="pct"/>
            <w:vAlign w:val="center"/>
          </w:tcPr>
          <w:p w:rsidRPr="006C7385" w:rsidR="005073B6" w:rsidP="009E21C0" w:rsidRDefault="005073B6" w14:paraId="65426FD8" wp14:textId="77777777">
            <w:pPr>
              <w:spacing w:before="40" w:after="40"/>
              <w:jc w:val="left"/>
              <w:rPr>
                <w:rStyle w:val="BodytextChar"/>
                <w:rFonts w:cs="Arial"/>
                <w:sz w:val="16"/>
                <w:szCs w:val="18"/>
              </w:rPr>
            </w:pPr>
            <w:r>
              <w:rPr>
                <w:rStyle w:val="BodytextChar"/>
                <w:rFonts w:cs="Arial"/>
                <w:sz w:val="16"/>
                <w:szCs w:val="18"/>
              </w:rPr>
              <w:t>This is the Requesting Provider's Name</w:t>
            </w:r>
          </w:p>
        </w:tc>
        <w:tc>
          <w:tcPr>
            <w:tcW w:w="1142" w:type="pct"/>
            <w:vAlign w:val="center"/>
          </w:tcPr>
          <w:p w:rsidRPr="006C7385" w:rsidR="005073B6" w:rsidP="009E21C0" w:rsidRDefault="005073B6" w14:paraId="6E536EB1" wp14:textId="77777777">
            <w:pPr>
              <w:spacing w:before="40" w:after="40"/>
              <w:jc w:val="left"/>
              <w:rPr>
                <w:rStyle w:val="BodytextChar"/>
                <w:rFonts w:cs="Arial"/>
                <w:sz w:val="16"/>
                <w:szCs w:val="18"/>
              </w:rPr>
            </w:pPr>
            <w:r>
              <w:rPr>
                <w:rStyle w:val="BodytextChar"/>
                <w:rFonts w:cs="Arial"/>
                <w:sz w:val="16"/>
                <w:szCs w:val="18"/>
              </w:rPr>
              <w:t>P_DTL_TB</w:t>
            </w:r>
          </w:p>
        </w:tc>
        <w:tc>
          <w:tcPr>
            <w:tcW w:w="825" w:type="pct"/>
            <w:vAlign w:val="center"/>
          </w:tcPr>
          <w:p w:rsidRPr="006C7385" w:rsidR="005073B6" w:rsidP="009E21C0" w:rsidRDefault="005073B6" w14:paraId="5D522B14" wp14:textId="77777777">
            <w:pPr>
              <w:spacing w:before="40" w:after="40"/>
              <w:jc w:val="left"/>
              <w:rPr>
                <w:rStyle w:val="BodytextChar"/>
                <w:rFonts w:cs="Arial"/>
                <w:sz w:val="16"/>
                <w:szCs w:val="18"/>
              </w:rPr>
            </w:pPr>
            <w:r>
              <w:rPr>
                <w:rStyle w:val="BodytextChar"/>
                <w:rFonts w:cs="Arial"/>
                <w:sz w:val="16"/>
                <w:szCs w:val="18"/>
              </w:rPr>
              <w:t>P_NAM</w:t>
            </w:r>
          </w:p>
        </w:tc>
        <w:tc>
          <w:tcPr>
            <w:tcW w:w="1481" w:type="pct"/>
          </w:tcPr>
          <w:p w:rsidR="005073B6" w:rsidP="009E21C0" w:rsidRDefault="005073B6" w14:paraId="2BFFBF7D" wp14:textId="77777777">
            <w:pPr>
              <w:pStyle w:val="TableTextACSSC"/>
              <w:rPr>
                <w:rFonts w:ascii="Arial" w:hAnsi="Arial" w:cs="Arial"/>
                <w:sz w:val="18"/>
                <w:szCs w:val="18"/>
              </w:rPr>
            </w:pPr>
            <w:r>
              <w:rPr>
                <w:rFonts w:ascii="Arial" w:hAnsi="Arial" w:cs="Arial"/>
                <w:sz w:val="18"/>
                <w:szCs w:val="18"/>
              </w:rPr>
              <w:t>Display P_DTL_TB.P_NAM</w:t>
            </w:r>
          </w:p>
          <w:p w:rsidRPr="003F4256" w:rsidR="005073B6" w:rsidP="009E21C0" w:rsidRDefault="005073B6" w14:paraId="67521A42" wp14:textId="77777777">
            <w:pPr>
              <w:pStyle w:val="TableText1"/>
              <w:spacing w:before="40" w:after="40"/>
              <w:rPr>
                <w:rStyle w:val="BodytextChar"/>
                <w:rFonts w:cs="Arial"/>
                <w:spacing w:val="0"/>
                <w:sz w:val="16"/>
                <w:szCs w:val="18"/>
              </w:rPr>
            </w:pPr>
            <w:r>
              <w:rPr>
                <w:rFonts w:cs="Arial"/>
                <w:sz w:val="18"/>
                <w:szCs w:val="18"/>
              </w:rPr>
              <w:t>Obtain the provider name (P_NAM) by using the P_SYS_ID obtained in the 'Provider ID' query above:  P_ALT_ID_TB.P_SYS_ID = P_DTL_TB.P_SYS_ID</w:t>
            </w:r>
            <w:r>
              <w:t xml:space="preserve"> </w:t>
            </w:r>
          </w:p>
        </w:tc>
      </w:tr>
      <w:tr xmlns:wp14="http://schemas.microsoft.com/office/word/2010/wordml" w:rsidRPr="003F4256" w:rsidR="005073B6" w:rsidTr="009E21C0" w14:paraId="72828832" wp14:textId="77777777">
        <w:trPr>
          <w:cantSplit/>
          <w:jc w:val="center"/>
        </w:trPr>
        <w:tc>
          <w:tcPr>
            <w:tcW w:w="451" w:type="pct"/>
            <w:vAlign w:val="center"/>
          </w:tcPr>
          <w:p w:rsidRPr="003F4256" w:rsidR="005073B6" w:rsidP="009E21C0" w:rsidRDefault="005073B6" w14:paraId="43CCBE8A" wp14:textId="77777777">
            <w:pPr>
              <w:jc w:val="left"/>
              <w:rPr>
                <w:rStyle w:val="BodytextChar"/>
                <w:rFonts w:cs="Arial"/>
                <w:sz w:val="16"/>
                <w:szCs w:val="18"/>
              </w:rPr>
            </w:pPr>
            <w:r>
              <w:rPr>
                <w:rStyle w:val="BodytextChar"/>
                <w:rFonts w:cs="Arial"/>
                <w:sz w:val="16"/>
                <w:szCs w:val="18"/>
              </w:rPr>
              <w:t>Column</w:t>
            </w:r>
          </w:p>
        </w:tc>
        <w:tc>
          <w:tcPr>
            <w:tcW w:w="457" w:type="pct"/>
            <w:vAlign w:val="center"/>
          </w:tcPr>
          <w:p w:rsidR="005073B6" w:rsidP="009E21C0" w:rsidRDefault="005073B6" w14:paraId="6AC1B1FD" wp14:textId="77777777">
            <w:pPr>
              <w:spacing w:after="0"/>
              <w:jc w:val="left"/>
              <w:rPr>
                <w:rStyle w:val="BodytextChar"/>
                <w:rFonts w:cs="Arial"/>
                <w:sz w:val="16"/>
                <w:szCs w:val="18"/>
              </w:rPr>
            </w:pPr>
            <w:r>
              <w:rPr>
                <w:rStyle w:val="BodytextChar"/>
                <w:rFonts w:cs="Arial"/>
                <w:sz w:val="16"/>
                <w:szCs w:val="18"/>
              </w:rPr>
              <w:t>Submitter Prov ID</w:t>
            </w:r>
          </w:p>
          <w:p w:rsidRPr="00DD1FB1" w:rsidR="005073B6" w:rsidP="009E21C0" w:rsidRDefault="005073B6" w14:paraId="05CC5E8D" wp14:textId="77777777">
            <w:pPr>
              <w:spacing w:after="0"/>
              <w:jc w:val="left"/>
              <w:rPr>
                <w:rStyle w:val="BodytextChar"/>
                <w:rFonts w:cs="Arial"/>
                <w:sz w:val="16"/>
                <w:szCs w:val="18"/>
              </w:rPr>
            </w:pPr>
          </w:p>
        </w:tc>
        <w:tc>
          <w:tcPr>
            <w:tcW w:w="644" w:type="pct"/>
            <w:vAlign w:val="center"/>
          </w:tcPr>
          <w:p w:rsidR="005073B6" w:rsidP="009E21C0" w:rsidRDefault="005073B6" w14:paraId="00E5B359" wp14:textId="77777777">
            <w:pPr>
              <w:spacing w:before="40" w:after="40"/>
              <w:jc w:val="left"/>
              <w:rPr>
                <w:rStyle w:val="BodytextChar"/>
                <w:rFonts w:cs="Arial"/>
                <w:sz w:val="16"/>
                <w:szCs w:val="18"/>
              </w:rPr>
            </w:pPr>
            <w:r>
              <w:rPr>
                <w:rStyle w:val="BodytextChar"/>
                <w:rFonts w:cs="Arial"/>
                <w:sz w:val="16"/>
                <w:szCs w:val="18"/>
              </w:rPr>
              <w:t>This is the Submitting Provider’s ID</w:t>
            </w:r>
          </w:p>
        </w:tc>
        <w:tc>
          <w:tcPr>
            <w:tcW w:w="1142" w:type="pct"/>
            <w:vAlign w:val="center"/>
          </w:tcPr>
          <w:p w:rsidR="005073B6" w:rsidP="009E21C0" w:rsidRDefault="005073B6" w14:paraId="19C655A3" wp14:textId="77777777">
            <w:pPr>
              <w:spacing w:before="40" w:after="40"/>
              <w:jc w:val="left"/>
              <w:rPr>
                <w:rStyle w:val="BodytextChar"/>
                <w:rFonts w:cs="Arial"/>
                <w:sz w:val="16"/>
                <w:szCs w:val="18"/>
              </w:rPr>
            </w:pPr>
            <w:r>
              <w:rPr>
                <w:rStyle w:val="BodytextChar"/>
                <w:rFonts w:cs="Arial"/>
                <w:sz w:val="16"/>
                <w:szCs w:val="18"/>
              </w:rPr>
              <w:t>A_HDR_LI_SUBM_PROV_ID_TB</w:t>
            </w:r>
          </w:p>
          <w:p w:rsidR="005073B6" w:rsidP="009E21C0" w:rsidRDefault="005073B6" w14:paraId="75CADB02" wp14:textId="77777777">
            <w:pPr>
              <w:spacing w:before="40" w:after="40"/>
              <w:jc w:val="left"/>
              <w:rPr>
                <w:rStyle w:val="BodytextChar"/>
                <w:rFonts w:cs="Arial"/>
                <w:sz w:val="16"/>
                <w:szCs w:val="18"/>
              </w:rPr>
            </w:pPr>
            <w:r>
              <w:rPr>
                <w:rStyle w:val="BodytextChar"/>
                <w:rFonts w:cs="Arial"/>
                <w:sz w:val="16"/>
                <w:szCs w:val="18"/>
              </w:rPr>
              <w:t>OR</w:t>
            </w:r>
          </w:p>
          <w:p w:rsidR="005073B6" w:rsidP="009E21C0" w:rsidRDefault="005073B6" w14:paraId="495447F7" wp14:textId="77777777">
            <w:pPr>
              <w:spacing w:before="40" w:after="40"/>
              <w:jc w:val="left"/>
              <w:rPr>
                <w:rStyle w:val="BodytextChar"/>
                <w:rFonts w:cs="Arial"/>
                <w:sz w:val="16"/>
                <w:szCs w:val="18"/>
              </w:rPr>
            </w:pPr>
            <w:r>
              <w:rPr>
                <w:rStyle w:val="BodytextChar"/>
                <w:rFonts w:cs="Arial"/>
                <w:sz w:val="16"/>
                <w:szCs w:val="18"/>
              </w:rPr>
              <w:t>P_ALT_ID_TB</w:t>
            </w:r>
          </w:p>
        </w:tc>
        <w:tc>
          <w:tcPr>
            <w:tcW w:w="825" w:type="pct"/>
            <w:vAlign w:val="center"/>
          </w:tcPr>
          <w:p w:rsidR="005073B6" w:rsidP="009E21C0" w:rsidRDefault="005073B6" w14:paraId="1B671D89" wp14:textId="77777777">
            <w:pPr>
              <w:spacing w:before="40" w:after="40"/>
              <w:jc w:val="left"/>
              <w:rPr>
                <w:rStyle w:val="BodytextChar"/>
                <w:rFonts w:cs="Arial"/>
                <w:sz w:val="16"/>
                <w:szCs w:val="18"/>
              </w:rPr>
            </w:pPr>
            <w:r>
              <w:rPr>
                <w:rStyle w:val="BodytextChar"/>
                <w:rFonts w:cs="Arial"/>
                <w:sz w:val="16"/>
                <w:szCs w:val="18"/>
              </w:rPr>
              <w:t>A_PROV_ID</w:t>
            </w:r>
          </w:p>
          <w:p w:rsidR="005073B6" w:rsidP="009E21C0" w:rsidRDefault="005073B6" w14:paraId="07B8B47A" wp14:textId="77777777">
            <w:pPr>
              <w:spacing w:before="40" w:after="40"/>
              <w:jc w:val="left"/>
              <w:rPr>
                <w:rStyle w:val="BodytextChar"/>
                <w:sz w:val="16"/>
                <w:szCs w:val="18"/>
              </w:rPr>
            </w:pPr>
            <w:r>
              <w:rPr>
                <w:rStyle w:val="BodytextChar"/>
                <w:sz w:val="16"/>
                <w:szCs w:val="18"/>
              </w:rPr>
              <w:t>OR</w:t>
            </w:r>
          </w:p>
          <w:p w:rsidR="005073B6" w:rsidP="009E21C0" w:rsidRDefault="005073B6" w14:paraId="47C5D1B9" wp14:textId="77777777">
            <w:pPr>
              <w:spacing w:before="40" w:after="40"/>
              <w:jc w:val="left"/>
              <w:rPr>
                <w:rStyle w:val="BodytextChar"/>
                <w:rFonts w:cs="Arial"/>
                <w:sz w:val="16"/>
                <w:szCs w:val="18"/>
              </w:rPr>
            </w:pPr>
            <w:r w:rsidRPr="00111E67">
              <w:rPr>
                <w:rStyle w:val="BodytextChar"/>
                <w:rFonts w:cs="Arial"/>
                <w:sz w:val="16"/>
                <w:szCs w:val="18"/>
              </w:rPr>
              <w:t>P_ALT_ID</w:t>
            </w:r>
          </w:p>
        </w:tc>
        <w:tc>
          <w:tcPr>
            <w:tcW w:w="1481" w:type="pct"/>
          </w:tcPr>
          <w:p w:rsidR="005073B6" w:rsidP="009E21C0" w:rsidRDefault="005073B6" w14:paraId="77CC1528" wp14:textId="77777777">
            <w:pPr>
              <w:pStyle w:val="TableTextACSSC"/>
              <w:rPr>
                <w:sz w:val="18"/>
              </w:rPr>
            </w:pPr>
            <w:r>
              <w:rPr>
                <w:rFonts w:ascii="Arial" w:hAnsi="Arial" w:cs="Arial"/>
                <w:sz w:val="18"/>
                <w:szCs w:val="18"/>
              </w:rPr>
              <w:t>I</w:t>
            </w:r>
            <w:r>
              <w:rPr>
                <w:sz w:val="18"/>
              </w:rPr>
              <w:t xml:space="preserve">f row exists where A_HDR_LI_SUBM_PROV_ID_TB.A_TXN_LVL_CD = ‘EV’ and A_HDR_LI_SUBM_PROV_ID_TB.A_PROV_ENTY_ID_CD = ‘77’ </w:t>
            </w:r>
          </w:p>
          <w:p w:rsidR="005073B6" w:rsidP="009E21C0" w:rsidRDefault="005073B6" w14:paraId="5FBE0AF0" wp14:textId="77777777">
            <w:pPr>
              <w:pStyle w:val="TableTextACSSC"/>
              <w:rPr>
                <w:sz w:val="18"/>
              </w:rPr>
            </w:pPr>
            <w:r>
              <w:rPr>
                <w:sz w:val="18"/>
              </w:rPr>
              <w:t xml:space="preserve">Map A_HDR_LI_SUBM_PROV_ID_TB.A_PROV_ID </w:t>
            </w:r>
          </w:p>
          <w:p w:rsidR="005073B6" w:rsidP="009E21C0" w:rsidRDefault="005073B6" w14:paraId="067B59A0" wp14:textId="77777777">
            <w:pPr>
              <w:pStyle w:val="TableTextACSSC"/>
              <w:rPr>
                <w:rFonts w:cs="Arial"/>
                <w:sz w:val="18"/>
              </w:rPr>
            </w:pPr>
            <w:r>
              <w:rPr>
                <w:rFonts w:cs="Arial"/>
                <w:sz w:val="18"/>
              </w:rPr>
              <w:t>ELSE</w:t>
            </w:r>
          </w:p>
          <w:p w:rsidR="005073B6" w:rsidP="009E21C0" w:rsidRDefault="005073B6" w14:paraId="1B071A87" wp14:textId="77777777">
            <w:pPr>
              <w:pStyle w:val="TableTextACSSC"/>
              <w:rPr>
                <w:rFonts w:cs="Arial"/>
                <w:sz w:val="18"/>
              </w:rPr>
            </w:pPr>
            <w:r>
              <w:rPr>
                <w:rFonts w:cs="Arial"/>
                <w:sz w:val="18"/>
              </w:rPr>
              <w:t>Map the same ID as found in the ‘Prov ID’ business label above (Default).</w:t>
            </w:r>
          </w:p>
          <w:p w:rsidR="005073B6" w:rsidP="009E21C0" w:rsidRDefault="005073B6" w14:paraId="0776CA26" wp14:textId="77777777">
            <w:pPr>
              <w:pStyle w:val="TableTextACSSC"/>
              <w:rPr>
                <w:rFonts w:ascii="Arial" w:hAnsi="Arial" w:cs="Arial"/>
                <w:sz w:val="18"/>
                <w:szCs w:val="18"/>
              </w:rPr>
            </w:pPr>
          </w:p>
        </w:tc>
      </w:tr>
      <w:tr xmlns:wp14="http://schemas.microsoft.com/office/word/2010/wordml" w:rsidRPr="003F4256" w:rsidR="005073B6" w:rsidTr="009E21C0" w14:paraId="6BE5178B" wp14:textId="77777777">
        <w:trPr>
          <w:cantSplit/>
          <w:jc w:val="center"/>
        </w:trPr>
        <w:tc>
          <w:tcPr>
            <w:tcW w:w="451" w:type="pct"/>
            <w:vAlign w:val="center"/>
          </w:tcPr>
          <w:p w:rsidRPr="003F4256" w:rsidR="005073B6" w:rsidP="009E21C0" w:rsidRDefault="005073B6" w14:paraId="3C71871B" wp14:textId="77777777">
            <w:pPr>
              <w:jc w:val="left"/>
              <w:rPr>
                <w:rStyle w:val="BodytextChar"/>
                <w:rFonts w:cs="Arial"/>
                <w:sz w:val="16"/>
                <w:szCs w:val="18"/>
              </w:rPr>
            </w:pPr>
            <w:r>
              <w:rPr>
                <w:rStyle w:val="BodytextChar"/>
                <w:rFonts w:cs="Arial"/>
                <w:sz w:val="16"/>
                <w:szCs w:val="18"/>
              </w:rPr>
              <w:t>Column</w:t>
            </w:r>
          </w:p>
        </w:tc>
        <w:tc>
          <w:tcPr>
            <w:tcW w:w="457" w:type="pct"/>
            <w:vAlign w:val="center"/>
          </w:tcPr>
          <w:p w:rsidR="005073B6" w:rsidP="009E21C0" w:rsidRDefault="005073B6" w14:paraId="4BF7ED15" wp14:textId="77777777">
            <w:pPr>
              <w:spacing w:after="0"/>
              <w:jc w:val="left"/>
              <w:rPr>
                <w:rStyle w:val="BodytextChar"/>
                <w:rFonts w:cs="Arial"/>
                <w:sz w:val="16"/>
                <w:szCs w:val="18"/>
              </w:rPr>
            </w:pPr>
            <w:r>
              <w:rPr>
                <w:rStyle w:val="BodytextChar"/>
                <w:rFonts w:cs="Arial"/>
                <w:sz w:val="16"/>
                <w:szCs w:val="18"/>
              </w:rPr>
              <w:t>Submitter Prov Name</w:t>
            </w:r>
          </w:p>
          <w:p w:rsidRPr="00DD1FB1" w:rsidR="005073B6" w:rsidP="009E21C0" w:rsidRDefault="005073B6" w14:paraId="406AE0E1" wp14:textId="77777777">
            <w:pPr>
              <w:spacing w:after="0"/>
              <w:jc w:val="left"/>
              <w:rPr>
                <w:rStyle w:val="BodytextChar"/>
                <w:rFonts w:cs="Arial"/>
                <w:sz w:val="16"/>
                <w:szCs w:val="18"/>
              </w:rPr>
            </w:pPr>
          </w:p>
        </w:tc>
        <w:tc>
          <w:tcPr>
            <w:tcW w:w="644" w:type="pct"/>
            <w:vAlign w:val="center"/>
          </w:tcPr>
          <w:p w:rsidR="005073B6" w:rsidP="009E21C0" w:rsidRDefault="005073B6" w14:paraId="0D407E3B" wp14:textId="77777777">
            <w:pPr>
              <w:spacing w:before="40" w:after="40"/>
              <w:jc w:val="left"/>
              <w:rPr>
                <w:rStyle w:val="BodytextChar"/>
                <w:rFonts w:cs="Arial"/>
                <w:sz w:val="16"/>
                <w:szCs w:val="18"/>
              </w:rPr>
            </w:pPr>
            <w:r>
              <w:rPr>
                <w:rStyle w:val="BodytextChar"/>
                <w:rFonts w:cs="Arial"/>
                <w:sz w:val="16"/>
                <w:szCs w:val="18"/>
              </w:rPr>
              <w:t>This is the Submitting Provider’s Name</w:t>
            </w:r>
          </w:p>
        </w:tc>
        <w:tc>
          <w:tcPr>
            <w:tcW w:w="1142" w:type="pct"/>
            <w:vAlign w:val="center"/>
          </w:tcPr>
          <w:p w:rsidR="005073B6" w:rsidP="009E21C0" w:rsidRDefault="005073B6" w14:paraId="6DF9DEB1" wp14:textId="77777777">
            <w:pPr>
              <w:spacing w:before="40" w:after="40"/>
              <w:jc w:val="left"/>
              <w:rPr>
                <w:rStyle w:val="BodytextChar"/>
                <w:rFonts w:cs="Arial"/>
                <w:sz w:val="16"/>
                <w:szCs w:val="18"/>
              </w:rPr>
            </w:pPr>
            <w:r>
              <w:rPr>
                <w:rStyle w:val="BodytextChar"/>
                <w:rFonts w:cs="Arial"/>
                <w:sz w:val="16"/>
                <w:szCs w:val="18"/>
              </w:rPr>
              <w:t>P_DTL_TB</w:t>
            </w:r>
          </w:p>
        </w:tc>
        <w:tc>
          <w:tcPr>
            <w:tcW w:w="825" w:type="pct"/>
            <w:vAlign w:val="center"/>
          </w:tcPr>
          <w:p w:rsidR="005073B6" w:rsidP="009E21C0" w:rsidRDefault="005073B6" w14:paraId="7E1BB05D" wp14:textId="77777777">
            <w:pPr>
              <w:spacing w:before="40" w:after="40"/>
              <w:jc w:val="left"/>
              <w:rPr>
                <w:rStyle w:val="BodytextChar"/>
                <w:rFonts w:cs="Arial"/>
                <w:sz w:val="16"/>
                <w:szCs w:val="18"/>
              </w:rPr>
            </w:pPr>
            <w:r>
              <w:rPr>
                <w:rStyle w:val="BodytextChar"/>
                <w:rFonts w:cs="Arial"/>
                <w:sz w:val="16"/>
                <w:szCs w:val="18"/>
              </w:rPr>
              <w:t>P_NAM</w:t>
            </w:r>
          </w:p>
        </w:tc>
        <w:tc>
          <w:tcPr>
            <w:tcW w:w="1481" w:type="pct"/>
          </w:tcPr>
          <w:p w:rsidR="005073B6" w:rsidP="009E21C0" w:rsidRDefault="005073B6" w14:paraId="18361941" wp14:textId="77777777">
            <w:pPr>
              <w:pStyle w:val="TableTextACSSC"/>
              <w:rPr>
                <w:rFonts w:ascii="Arial" w:hAnsi="Arial" w:cs="Arial"/>
                <w:sz w:val="18"/>
                <w:szCs w:val="18"/>
              </w:rPr>
            </w:pPr>
            <w:r>
              <w:rPr>
                <w:rFonts w:ascii="Arial" w:hAnsi="Arial" w:cs="Arial"/>
                <w:sz w:val="18"/>
                <w:szCs w:val="18"/>
              </w:rPr>
              <w:t>Display P_DTL_TB.P_NAM</w:t>
            </w:r>
          </w:p>
          <w:p w:rsidR="005073B6" w:rsidP="009E21C0" w:rsidRDefault="005073B6" w14:paraId="23BB3EE7" wp14:textId="77777777">
            <w:pPr>
              <w:pStyle w:val="TableTextACSSC"/>
              <w:rPr>
                <w:sz w:val="18"/>
              </w:rPr>
            </w:pPr>
            <w:r>
              <w:rPr>
                <w:rFonts w:ascii="Arial" w:hAnsi="Arial" w:cs="Arial"/>
                <w:sz w:val="18"/>
                <w:szCs w:val="18"/>
              </w:rPr>
              <w:t>I</w:t>
            </w:r>
            <w:r>
              <w:rPr>
                <w:sz w:val="18"/>
              </w:rPr>
              <w:t xml:space="preserve">f row exists where A_HDR_LI_SUBM_PROV_ID_TB.A_TXN_LVL_CD = ‘EV’ and A_HDR_LI_SUBM_PROV_ID_TB.A_PROV_ENTY_ID_CD = ‘77’ </w:t>
            </w:r>
          </w:p>
          <w:p w:rsidR="005073B6" w:rsidP="009E21C0" w:rsidRDefault="005073B6" w14:paraId="0CA4ACE0" wp14:textId="77777777">
            <w:pPr>
              <w:pStyle w:val="TableTextACSSC"/>
              <w:rPr>
                <w:rFonts w:ascii="Arial" w:hAnsi="Arial" w:cs="Arial"/>
                <w:sz w:val="18"/>
                <w:szCs w:val="18"/>
              </w:rPr>
            </w:pPr>
            <w:r>
              <w:rPr>
                <w:rFonts w:ascii="Arial" w:hAnsi="Arial" w:cs="Arial"/>
                <w:sz w:val="18"/>
                <w:szCs w:val="18"/>
              </w:rPr>
              <w:t>Then obtain the provider name (P_NAM) by using the P_SYS_ID found:  P_DTL_TB.P_SYS_ID</w:t>
            </w:r>
            <w:r>
              <w:t xml:space="preserve"> = </w:t>
            </w:r>
            <w:r>
              <w:rPr>
                <w:rFonts w:ascii="Arial" w:hAnsi="Arial" w:cs="Arial"/>
                <w:sz w:val="18"/>
                <w:szCs w:val="18"/>
              </w:rPr>
              <w:t>A_HDR_LI_S UBM_PROV_ID_TB.P_SYS_ID</w:t>
            </w:r>
          </w:p>
          <w:p w:rsidR="005073B6" w:rsidP="009E21C0" w:rsidRDefault="005073B6" w14:paraId="1855F2A3" wp14:textId="77777777">
            <w:pPr>
              <w:pStyle w:val="TableTextACSSC"/>
              <w:rPr>
                <w:rFonts w:cs="Arial"/>
                <w:sz w:val="18"/>
              </w:rPr>
            </w:pPr>
            <w:r>
              <w:rPr>
                <w:rFonts w:cs="Arial"/>
                <w:sz w:val="18"/>
              </w:rPr>
              <w:t>ELSE</w:t>
            </w:r>
          </w:p>
          <w:p w:rsidR="005073B6" w:rsidP="009E21C0" w:rsidRDefault="005073B6" w14:paraId="03458BA7" wp14:textId="77777777">
            <w:pPr>
              <w:pStyle w:val="TableTextACSSC"/>
              <w:rPr>
                <w:rFonts w:cs="Arial"/>
                <w:sz w:val="18"/>
              </w:rPr>
            </w:pPr>
            <w:r>
              <w:rPr>
                <w:rFonts w:cs="Arial"/>
                <w:sz w:val="18"/>
              </w:rPr>
              <w:t>Map the same name as found in the ‘Prov Name’ business label above (Default).</w:t>
            </w:r>
          </w:p>
          <w:p w:rsidR="005073B6" w:rsidP="009E21C0" w:rsidRDefault="005073B6" w14:paraId="66DE7257" wp14:textId="77777777">
            <w:pPr>
              <w:pStyle w:val="TableTextACSSC"/>
              <w:rPr>
                <w:rFonts w:ascii="Arial" w:hAnsi="Arial" w:cs="Arial"/>
                <w:sz w:val="18"/>
                <w:szCs w:val="18"/>
              </w:rPr>
            </w:pPr>
          </w:p>
        </w:tc>
      </w:tr>
      <w:tr xmlns:wp14="http://schemas.microsoft.com/office/word/2010/wordml" w:rsidRPr="003F4256" w:rsidR="005073B6" w:rsidTr="009E21C0" w14:paraId="7ADCC3B6" wp14:textId="77777777">
        <w:trPr>
          <w:cantSplit/>
          <w:jc w:val="center"/>
        </w:trPr>
        <w:tc>
          <w:tcPr>
            <w:tcW w:w="451" w:type="pct"/>
            <w:vAlign w:val="center"/>
          </w:tcPr>
          <w:p w:rsidRPr="003F4256" w:rsidR="005073B6" w:rsidP="009E21C0" w:rsidRDefault="005073B6" w14:paraId="45BE0840" wp14:textId="77777777">
            <w:pPr>
              <w:jc w:val="left"/>
              <w:rPr>
                <w:rStyle w:val="BodytextChar"/>
                <w:rFonts w:cs="Arial"/>
                <w:sz w:val="16"/>
                <w:szCs w:val="18"/>
              </w:rPr>
            </w:pPr>
            <w:r w:rsidRPr="003F4256">
              <w:rPr>
                <w:rStyle w:val="BodytextChar"/>
                <w:rFonts w:cs="Arial"/>
                <w:sz w:val="16"/>
                <w:szCs w:val="18"/>
              </w:rPr>
              <w:t>Column</w:t>
            </w:r>
          </w:p>
        </w:tc>
        <w:tc>
          <w:tcPr>
            <w:tcW w:w="457" w:type="pct"/>
            <w:vAlign w:val="center"/>
          </w:tcPr>
          <w:p w:rsidRPr="003F4256" w:rsidR="005073B6" w:rsidP="009E21C0" w:rsidRDefault="005073B6" w14:paraId="2FA45001" wp14:textId="77777777">
            <w:pPr>
              <w:spacing w:after="0"/>
              <w:jc w:val="left"/>
              <w:rPr>
                <w:rStyle w:val="BodytextChar"/>
                <w:rFonts w:cs="Arial"/>
                <w:sz w:val="16"/>
                <w:szCs w:val="18"/>
              </w:rPr>
            </w:pPr>
            <w:r>
              <w:rPr>
                <w:rStyle w:val="BodytextChar"/>
                <w:rFonts w:cs="Arial"/>
                <w:sz w:val="16"/>
                <w:szCs w:val="18"/>
              </w:rPr>
              <w:t>SA Subm Mbr ID</w:t>
            </w:r>
          </w:p>
          <w:p w:rsidRPr="003F4256" w:rsidR="005073B6" w:rsidP="009E21C0" w:rsidRDefault="005073B6" w14:paraId="3DBBBE24" wp14:textId="77777777">
            <w:pPr>
              <w:spacing w:before="40" w:after="40"/>
              <w:jc w:val="left"/>
              <w:rPr>
                <w:rStyle w:val="BodytextChar"/>
                <w:rFonts w:cs="Arial"/>
                <w:sz w:val="16"/>
                <w:szCs w:val="18"/>
              </w:rPr>
            </w:pPr>
          </w:p>
        </w:tc>
        <w:tc>
          <w:tcPr>
            <w:tcW w:w="644" w:type="pct"/>
            <w:vAlign w:val="center"/>
          </w:tcPr>
          <w:p w:rsidRPr="006C7385" w:rsidR="005073B6" w:rsidP="009E21C0" w:rsidRDefault="005073B6" w14:paraId="77E316CC" wp14:textId="77777777">
            <w:pPr>
              <w:spacing w:before="40" w:after="40"/>
              <w:jc w:val="left"/>
              <w:rPr>
                <w:rStyle w:val="BodytextChar"/>
                <w:rFonts w:cs="Arial"/>
                <w:sz w:val="16"/>
                <w:szCs w:val="18"/>
              </w:rPr>
            </w:pPr>
            <w:r w:rsidRPr="006C7385">
              <w:rPr>
                <w:rStyle w:val="BodytextChar"/>
                <w:rFonts w:cs="Arial"/>
                <w:sz w:val="16"/>
                <w:szCs w:val="18"/>
              </w:rPr>
              <w:t>Member Current Alternate Identification.</w:t>
            </w:r>
          </w:p>
          <w:p w:rsidRPr="006C7385" w:rsidR="005073B6" w:rsidP="009E21C0" w:rsidRDefault="005073B6" w14:paraId="0DD04DC8" wp14:textId="77777777">
            <w:pPr>
              <w:spacing w:before="40" w:after="40"/>
              <w:jc w:val="left"/>
              <w:rPr>
                <w:rStyle w:val="BodytextChar"/>
                <w:rFonts w:cs="Arial"/>
                <w:sz w:val="16"/>
                <w:szCs w:val="18"/>
              </w:rPr>
            </w:pPr>
            <w:r w:rsidRPr="006C7385">
              <w:rPr>
                <w:rStyle w:val="BodytextChar"/>
                <w:rFonts w:cs="Arial"/>
                <w:sz w:val="16"/>
                <w:szCs w:val="18"/>
              </w:rPr>
              <w:t>This number identified a member (MBR) to the system</w:t>
            </w:r>
          </w:p>
        </w:tc>
        <w:tc>
          <w:tcPr>
            <w:tcW w:w="1142" w:type="pct"/>
            <w:vAlign w:val="center"/>
          </w:tcPr>
          <w:p w:rsidRPr="006C7385" w:rsidR="005073B6" w:rsidP="009E21C0" w:rsidRDefault="005073B6" w14:paraId="20AB3DFB" wp14:textId="77777777">
            <w:pPr>
              <w:spacing w:before="40" w:after="40"/>
              <w:jc w:val="left"/>
              <w:rPr>
                <w:rStyle w:val="BodytextChar"/>
                <w:rFonts w:cs="Arial"/>
                <w:sz w:val="16"/>
                <w:szCs w:val="18"/>
              </w:rPr>
            </w:pPr>
            <w:r w:rsidRPr="006C7385">
              <w:rPr>
                <w:rStyle w:val="BodytextChar"/>
                <w:rFonts w:cs="Arial"/>
                <w:sz w:val="16"/>
                <w:szCs w:val="18"/>
              </w:rPr>
              <w:t>A_HDR_TB</w:t>
            </w:r>
          </w:p>
        </w:tc>
        <w:tc>
          <w:tcPr>
            <w:tcW w:w="825" w:type="pct"/>
            <w:vAlign w:val="center"/>
          </w:tcPr>
          <w:p w:rsidRPr="006C7385" w:rsidR="005073B6" w:rsidP="009E21C0" w:rsidRDefault="005073B6" w14:paraId="02C425B4" wp14:textId="77777777">
            <w:pPr>
              <w:spacing w:before="40" w:after="40"/>
              <w:jc w:val="left"/>
              <w:rPr>
                <w:rStyle w:val="BodytextChar"/>
                <w:rFonts w:cs="Arial"/>
                <w:sz w:val="16"/>
                <w:szCs w:val="18"/>
              </w:rPr>
            </w:pPr>
            <w:r w:rsidRPr="006C7385">
              <w:rPr>
                <w:rStyle w:val="BodytextChar"/>
                <w:rFonts w:cs="Arial"/>
                <w:sz w:val="16"/>
                <w:szCs w:val="18"/>
              </w:rPr>
              <w:t>A_SUBM_MBR_ALT_ID</w:t>
            </w:r>
          </w:p>
        </w:tc>
        <w:tc>
          <w:tcPr>
            <w:tcW w:w="1481" w:type="pct"/>
            <w:vAlign w:val="center"/>
          </w:tcPr>
          <w:p w:rsidRPr="003F4256" w:rsidR="005073B6" w:rsidP="009E21C0" w:rsidRDefault="005073B6" w14:paraId="2A6076CB" wp14:textId="77777777">
            <w:pPr>
              <w:pStyle w:val="TableText1"/>
              <w:spacing w:before="40" w:after="40"/>
              <w:rPr>
                <w:rStyle w:val="BodytextChar"/>
                <w:rFonts w:cs="Arial"/>
                <w:spacing w:val="0"/>
                <w:sz w:val="16"/>
                <w:szCs w:val="18"/>
              </w:rPr>
            </w:pPr>
          </w:p>
        </w:tc>
      </w:tr>
      <w:tr xmlns:wp14="http://schemas.microsoft.com/office/word/2010/wordml" w:rsidRPr="003F4256" w:rsidR="005073B6" w:rsidTr="009E21C0" w14:paraId="0FDF5B41" wp14:textId="77777777">
        <w:trPr>
          <w:cantSplit/>
          <w:jc w:val="center"/>
        </w:trPr>
        <w:tc>
          <w:tcPr>
            <w:tcW w:w="451" w:type="pct"/>
            <w:vAlign w:val="center"/>
          </w:tcPr>
          <w:p w:rsidRPr="003F4256" w:rsidR="005073B6" w:rsidP="009E21C0" w:rsidRDefault="005073B6" w14:paraId="28D51EED" wp14:textId="77777777">
            <w:pPr>
              <w:jc w:val="left"/>
              <w:rPr>
                <w:rStyle w:val="BodytextChar"/>
                <w:rFonts w:cs="Arial"/>
                <w:sz w:val="16"/>
                <w:szCs w:val="18"/>
              </w:rPr>
            </w:pPr>
            <w:r>
              <w:rPr>
                <w:rStyle w:val="BodytextChar"/>
                <w:rFonts w:cs="Arial"/>
                <w:sz w:val="16"/>
                <w:szCs w:val="18"/>
              </w:rPr>
              <w:t>Column</w:t>
            </w:r>
          </w:p>
        </w:tc>
        <w:tc>
          <w:tcPr>
            <w:tcW w:w="457" w:type="pct"/>
            <w:vAlign w:val="center"/>
          </w:tcPr>
          <w:p w:rsidRPr="003F4256" w:rsidR="005073B6" w:rsidP="009E21C0" w:rsidRDefault="005073B6" w14:paraId="7706164F" wp14:textId="77777777">
            <w:pPr>
              <w:spacing w:after="0"/>
              <w:jc w:val="left"/>
              <w:rPr>
                <w:rStyle w:val="BodytextChar"/>
                <w:rFonts w:cs="Arial"/>
                <w:sz w:val="16"/>
                <w:szCs w:val="18"/>
              </w:rPr>
            </w:pPr>
            <w:r w:rsidRPr="00DD1FB1">
              <w:rPr>
                <w:rStyle w:val="BodytextChar"/>
                <w:rFonts w:cs="Arial"/>
                <w:sz w:val="16"/>
                <w:szCs w:val="18"/>
              </w:rPr>
              <w:t>Mbr First Name</w:t>
            </w:r>
          </w:p>
        </w:tc>
        <w:tc>
          <w:tcPr>
            <w:tcW w:w="644" w:type="pct"/>
            <w:vAlign w:val="center"/>
          </w:tcPr>
          <w:p w:rsidRPr="006C7385" w:rsidR="005073B6" w:rsidP="009E21C0" w:rsidRDefault="005073B6" w14:paraId="2A87B368" wp14:textId="77777777">
            <w:pPr>
              <w:pStyle w:val="TableText"/>
              <w:rPr>
                <w:rStyle w:val="BodytextChar"/>
                <w:sz w:val="16"/>
                <w:szCs w:val="18"/>
              </w:rPr>
            </w:pPr>
            <w:r>
              <w:rPr>
                <w:rStyle w:val="BodytextChar"/>
                <w:sz w:val="16"/>
                <w:szCs w:val="18"/>
              </w:rPr>
              <w:t>This is the Member's First name.</w:t>
            </w:r>
          </w:p>
        </w:tc>
        <w:tc>
          <w:tcPr>
            <w:tcW w:w="1142" w:type="pct"/>
            <w:vAlign w:val="center"/>
          </w:tcPr>
          <w:p w:rsidRPr="006C7385" w:rsidR="005073B6" w:rsidP="009E21C0" w:rsidRDefault="005073B6" w14:paraId="71149E59" wp14:textId="77777777">
            <w:pPr>
              <w:spacing w:before="40" w:after="40"/>
              <w:jc w:val="left"/>
              <w:rPr>
                <w:rStyle w:val="BodytextChar"/>
                <w:rFonts w:cs="Arial"/>
                <w:sz w:val="16"/>
                <w:szCs w:val="18"/>
              </w:rPr>
            </w:pPr>
            <w:r>
              <w:rPr>
                <w:rStyle w:val="BodytextChar"/>
                <w:rFonts w:cs="Arial"/>
                <w:sz w:val="16"/>
                <w:szCs w:val="18"/>
              </w:rPr>
              <w:t>B_DTL_TB</w:t>
            </w:r>
          </w:p>
        </w:tc>
        <w:tc>
          <w:tcPr>
            <w:tcW w:w="825" w:type="pct"/>
            <w:vAlign w:val="center"/>
          </w:tcPr>
          <w:p w:rsidRPr="006C7385" w:rsidR="005073B6" w:rsidP="009E21C0" w:rsidRDefault="005073B6" w14:paraId="76134CBB" wp14:textId="77777777">
            <w:pPr>
              <w:spacing w:before="40" w:after="40"/>
              <w:jc w:val="left"/>
              <w:rPr>
                <w:rStyle w:val="BodytextChar"/>
                <w:rFonts w:cs="Arial"/>
                <w:sz w:val="16"/>
                <w:szCs w:val="18"/>
              </w:rPr>
            </w:pPr>
            <w:r>
              <w:rPr>
                <w:rStyle w:val="BodytextChar"/>
                <w:rFonts w:cs="Arial"/>
                <w:sz w:val="16"/>
                <w:szCs w:val="18"/>
              </w:rPr>
              <w:t>B_FIRST_NAM</w:t>
            </w:r>
          </w:p>
        </w:tc>
        <w:tc>
          <w:tcPr>
            <w:tcW w:w="1481" w:type="pct"/>
            <w:vAlign w:val="center"/>
          </w:tcPr>
          <w:p w:rsidRPr="006C7385" w:rsidR="005073B6" w:rsidP="009E21C0" w:rsidRDefault="005073B6" w14:paraId="0012495C" wp14:textId="77777777">
            <w:pPr>
              <w:pStyle w:val="TableText1"/>
              <w:spacing w:before="40" w:after="40"/>
              <w:rPr>
                <w:rStyle w:val="BodytextChar"/>
                <w:rFonts w:cs="Arial"/>
                <w:spacing w:val="0"/>
                <w:sz w:val="16"/>
                <w:szCs w:val="18"/>
              </w:rPr>
            </w:pPr>
          </w:p>
        </w:tc>
      </w:tr>
      <w:tr xmlns:wp14="http://schemas.microsoft.com/office/word/2010/wordml" w:rsidRPr="003F4256" w:rsidR="005073B6" w:rsidTr="009E21C0" w14:paraId="5E7EC9C8" wp14:textId="77777777">
        <w:trPr>
          <w:cantSplit/>
          <w:jc w:val="center"/>
        </w:trPr>
        <w:tc>
          <w:tcPr>
            <w:tcW w:w="451" w:type="pct"/>
            <w:vAlign w:val="center"/>
          </w:tcPr>
          <w:p w:rsidRPr="003F4256" w:rsidR="005073B6" w:rsidP="009E21C0" w:rsidRDefault="005073B6" w14:paraId="42B0DA49" wp14:textId="77777777">
            <w:pPr>
              <w:jc w:val="left"/>
              <w:rPr>
                <w:rStyle w:val="BodytextChar"/>
                <w:rFonts w:cs="Arial"/>
                <w:sz w:val="16"/>
                <w:szCs w:val="18"/>
              </w:rPr>
            </w:pPr>
            <w:r>
              <w:rPr>
                <w:rStyle w:val="BodytextChar"/>
                <w:rFonts w:cs="Arial"/>
                <w:sz w:val="16"/>
                <w:szCs w:val="18"/>
              </w:rPr>
              <w:t>Column</w:t>
            </w:r>
          </w:p>
        </w:tc>
        <w:tc>
          <w:tcPr>
            <w:tcW w:w="457" w:type="pct"/>
            <w:vAlign w:val="center"/>
          </w:tcPr>
          <w:p w:rsidRPr="003F4256" w:rsidR="005073B6" w:rsidP="009E21C0" w:rsidRDefault="005073B6" w14:paraId="2C7B6269" wp14:textId="77777777">
            <w:pPr>
              <w:spacing w:after="0"/>
              <w:jc w:val="left"/>
              <w:rPr>
                <w:rStyle w:val="BodytextChar"/>
                <w:rFonts w:cs="Arial"/>
                <w:sz w:val="16"/>
                <w:szCs w:val="18"/>
              </w:rPr>
            </w:pPr>
            <w:r w:rsidRPr="00DD1FB1">
              <w:rPr>
                <w:rStyle w:val="BodytextChar"/>
                <w:rFonts w:cs="Arial"/>
                <w:sz w:val="16"/>
                <w:szCs w:val="18"/>
              </w:rPr>
              <w:t>Mbr Mid Name</w:t>
            </w:r>
          </w:p>
        </w:tc>
        <w:tc>
          <w:tcPr>
            <w:tcW w:w="644" w:type="pct"/>
            <w:vAlign w:val="center"/>
          </w:tcPr>
          <w:p w:rsidRPr="006C7385" w:rsidR="005073B6" w:rsidP="009E21C0" w:rsidRDefault="005073B6" w14:paraId="5555BD9E" wp14:textId="77777777">
            <w:pPr>
              <w:pStyle w:val="TableText"/>
              <w:rPr>
                <w:rStyle w:val="BodytextChar"/>
                <w:sz w:val="16"/>
                <w:szCs w:val="18"/>
              </w:rPr>
            </w:pPr>
            <w:r>
              <w:rPr>
                <w:rStyle w:val="BodytextChar"/>
                <w:sz w:val="16"/>
                <w:szCs w:val="18"/>
              </w:rPr>
              <w:t>This is the Member's Middle name.</w:t>
            </w:r>
          </w:p>
        </w:tc>
        <w:tc>
          <w:tcPr>
            <w:tcW w:w="1142" w:type="pct"/>
            <w:vAlign w:val="center"/>
          </w:tcPr>
          <w:p w:rsidRPr="006C7385" w:rsidR="005073B6" w:rsidP="009E21C0" w:rsidRDefault="005073B6" w14:paraId="20FCEB8C" wp14:textId="77777777">
            <w:pPr>
              <w:spacing w:before="40" w:after="40"/>
              <w:jc w:val="left"/>
              <w:rPr>
                <w:rStyle w:val="BodytextChar"/>
                <w:rFonts w:cs="Arial"/>
                <w:sz w:val="16"/>
                <w:szCs w:val="18"/>
              </w:rPr>
            </w:pPr>
            <w:r>
              <w:rPr>
                <w:rStyle w:val="BodytextChar"/>
                <w:rFonts w:cs="Arial"/>
                <w:sz w:val="16"/>
                <w:szCs w:val="18"/>
              </w:rPr>
              <w:t>B_DTL_TB</w:t>
            </w:r>
          </w:p>
        </w:tc>
        <w:tc>
          <w:tcPr>
            <w:tcW w:w="825" w:type="pct"/>
            <w:vAlign w:val="center"/>
          </w:tcPr>
          <w:p w:rsidRPr="006C7385" w:rsidR="005073B6" w:rsidP="009E21C0" w:rsidRDefault="005073B6" w14:paraId="3806F1F3" wp14:textId="77777777">
            <w:pPr>
              <w:spacing w:before="40" w:after="40"/>
              <w:jc w:val="left"/>
              <w:rPr>
                <w:rStyle w:val="BodytextChar"/>
                <w:rFonts w:cs="Arial"/>
                <w:sz w:val="16"/>
                <w:szCs w:val="18"/>
              </w:rPr>
            </w:pPr>
            <w:r>
              <w:rPr>
                <w:rStyle w:val="BodytextChar"/>
                <w:rFonts w:cs="Arial"/>
                <w:sz w:val="16"/>
                <w:szCs w:val="18"/>
              </w:rPr>
              <w:t>B_MID_NAM</w:t>
            </w:r>
          </w:p>
        </w:tc>
        <w:tc>
          <w:tcPr>
            <w:tcW w:w="1481" w:type="pct"/>
            <w:vAlign w:val="center"/>
          </w:tcPr>
          <w:p w:rsidRPr="006C7385" w:rsidR="005073B6" w:rsidP="009E21C0" w:rsidRDefault="005073B6" w14:paraId="4328A214" wp14:textId="77777777">
            <w:pPr>
              <w:pStyle w:val="TableText1"/>
              <w:spacing w:before="40" w:after="40"/>
              <w:rPr>
                <w:rStyle w:val="BodytextChar"/>
                <w:rFonts w:cs="Arial"/>
                <w:spacing w:val="0"/>
                <w:sz w:val="16"/>
                <w:szCs w:val="18"/>
              </w:rPr>
            </w:pPr>
          </w:p>
        </w:tc>
      </w:tr>
      <w:tr xmlns:wp14="http://schemas.microsoft.com/office/word/2010/wordml" w:rsidRPr="003F4256" w:rsidR="005073B6" w:rsidTr="009E21C0" w14:paraId="6FCFC262" wp14:textId="77777777">
        <w:trPr>
          <w:cantSplit/>
          <w:jc w:val="center"/>
        </w:trPr>
        <w:tc>
          <w:tcPr>
            <w:tcW w:w="451" w:type="pct"/>
            <w:vAlign w:val="center"/>
          </w:tcPr>
          <w:p w:rsidRPr="003F4256" w:rsidR="005073B6" w:rsidP="009E21C0" w:rsidRDefault="005073B6" w14:paraId="03FF2688" wp14:textId="77777777">
            <w:pPr>
              <w:jc w:val="left"/>
              <w:rPr>
                <w:rStyle w:val="BodytextChar"/>
                <w:rFonts w:cs="Arial"/>
                <w:sz w:val="16"/>
                <w:szCs w:val="18"/>
              </w:rPr>
            </w:pPr>
            <w:r>
              <w:rPr>
                <w:rStyle w:val="BodytextChar"/>
                <w:rFonts w:cs="Arial"/>
                <w:sz w:val="16"/>
                <w:szCs w:val="18"/>
              </w:rPr>
              <w:t>Column</w:t>
            </w:r>
          </w:p>
        </w:tc>
        <w:tc>
          <w:tcPr>
            <w:tcW w:w="457" w:type="pct"/>
            <w:vAlign w:val="center"/>
          </w:tcPr>
          <w:p w:rsidRPr="003F4256" w:rsidR="005073B6" w:rsidP="009E21C0" w:rsidRDefault="005073B6" w14:paraId="11DB15A2" wp14:textId="77777777">
            <w:pPr>
              <w:spacing w:after="0"/>
              <w:jc w:val="left"/>
              <w:rPr>
                <w:rStyle w:val="BodytextChar"/>
                <w:rFonts w:cs="Arial"/>
                <w:sz w:val="16"/>
                <w:szCs w:val="18"/>
              </w:rPr>
            </w:pPr>
            <w:r w:rsidRPr="00DD1FB1">
              <w:rPr>
                <w:rStyle w:val="BodytextChar"/>
                <w:rFonts w:cs="Arial"/>
                <w:sz w:val="16"/>
                <w:szCs w:val="18"/>
              </w:rPr>
              <w:t>Mbr Last Name</w:t>
            </w:r>
          </w:p>
        </w:tc>
        <w:tc>
          <w:tcPr>
            <w:tcW w:w="644" w:type="pct"/>
            <w:vAlign w:val="center"/>
          </w:tcPr>
          <w:p w:rsidRPr="006C7385" w:rsidR="005073B6" w:rsidP="009E21C0" w:rsidRDefault="005073B6" w14:paraId="7FBDB364" wp14:textId="77777777">
            <w:pPr>
              <w:pStyle w:val="TableText"/>
              <w:rPr>
                <w:rStyle w:val="BodytextChar"/>
                <w:sz w:val="16"/>
                <w:szCs w:val="18"/>
              </w:rPr>
            </w:pPr>
            <w:r>
              <w:rPr>
                <w:rStyle w:val="BodytextChar"/>
                <w:sz w:val="16"/>
                <w:szCs w:val="18"/>
              </w:rPr>
              <w:t>This is the Member's Last name.</w:t>
            </w:r>
          </w:p>
        </w:tc>
        <w:tc>
          <w:tcPr>
            <w:tcW w:w="1142" w:type="pct"/>
            <w:vAlign w:val="center"/>
          </w:tcPr>
          <w:p w:rsidRPr="006C7385" w:rsidR="005073B6" w:rsidP="009E21C0" w:rsidRDefault="005073B6" w14:paraId="55D33348" wp14:textId="77777777">
            <w:pPr>
              <w:spacing w:before="40" w:after="40"/>
              <w:jc w:val="left"/>
              <w:rPr>
                <w:rStyle w:val="BodytextChar"/>
                <w:rFonts w:cs="Arial"/>
                <w:sz w:val="16"/>
                <w:szCs w:val="18"/>
              </w:rPr>
            </w:pPr>
            <w:r>
              <w:rPr>
                <w:rStyle w:val="BodytextChar"/>
                <w:rFonts w:cs="Arial"/>
                <w:sz w:val="16"/>
                <w:szCs w:val="18"/>
              </w:rPr>
              <w:t>B_DTL_TB</w:t>
            </w:r>
          </w:p>
        </w:tc>
        <w:tc>
          <w:tcPr>
            <w:tcW w:w="825" w:type="pct"/>
            <w:vAlign w:val="center"/>
          </w:tcPr>
          <w:p w:rsidRPr="006C7385" w:rsidR="005073B6" w:rsidP="009E21C0" w:rsidRDefault="005073B6" w14:paraId="2EA808A4" wp14:textId="77777777">
            <w:pPr>
              <w:spacing w:before="40" w:after="40"/>
              <w:jc w:val="left"/>
              <w:rPr>
                <w:rStyle w:val="BodytextChar"/>
                <w:rFonts w:cs="Arial"/>
                <w:sz w:val="16"/>
                <w:szCs w:val="18"/>
              </w:rPr>
            </w:pPr>
            <w:r>
              <w:rPr>
                <w:rStyle w:val="BodytextChar"/>
                <w:rFonts w:cs="Arial"/>
                <w:sz w:val="16"/>
                <w:szCs w:val="18"/>
              </w:rPr>
              <w:t>B_LAST_NAM</w:t>
            </w:r>
          </w:p>
        </w:tc>
        <w:tc>
          <w:tcPr>
            <w:tcW w:w="1481" w:type="pct"/>
            <w:vAlign w:val="center"/>
          </w:tcPr>
          <w:p w:rsidRPr="006C7385" w:rsidR="005073B6" w:rsidP="009E21C0" w:rsidRDefault="005073B6" w14:paraId="76908393" wp14:textId="77777777">
            <w:pPr>
              <w:pStyle w:val="TableText1"/>
              <w:spacing w:before="40" w:after="40"/>
              <w:rPr>
                <w:rStyle w:val="BodytextChar"/>
                <w:rFonts w:cs="Arial"/>
                <w:spacing w:val="0"/>
                <w:sz w:val="16"/>
                <w:szCs w:val="18"/>
              </w:rPr>
            </w:pPr>
          </w:p>
        </w:tc>
      </w:tr>
      <w:tr xmlns:wp14="http://schemas.microsoft.com/office/word/2010/wordml" w:rsidRPr="003F4256" w:rsidR="005073B6" w:rsidTr="009E21C0" w14:paraId="620CBD1D" wp14:textId="77777777">
        <w:trPr>
          <w:cantSplit/>
          <w:jc w:val="center"/>
        </w:trPr>
        <w:tc>
          <w:tcPr>
            <w:tcW w:w="451" w:type="pct"/>
            <w:vAlign w:val="center"/>
          </w:tcPr>
          <w:p w:rsidRPr="003F4256" w:rsidR="005073B6" w:rsidP="009E21C0" w:rsidRDefault="005073B6" w14:paraId="0C76BFBF" wp14:textId="77777777">
            <w:pPr>
              <w:jc w:val="left"/>
              <w:rPr>
                <w:rStyle w:val="BodytextChar"/>
                <w:rFonts w:cs="Arial"/>
                <w:sz w:val="16"/>
                <w:szCs w:val="18"/>
              </w:rPr>
            </w:pPr>
            <w:r w:rsidRPr="003F4256">
              <w:rPr>
                <w:rStyle w:val="BodytextChar"/>
                <w:rFonts w:cs="Arial"/>
                <w:sz w:val="16"/>
                <w:szCs w:val="18"/>
              </w:rPr>
              <w:t>Column</w:t>
            </w:r>
          </w:p>
        </w:tc>
        <w:tc>
          <w:tcPr>
            <w:tcW w:w="457" w:type="pct"/>
            <w:vAlign w:val="center"/>
          </w:tcPr>
          <w:p w:rsidRPr="003F4256" w:rsidR="005073B6" w:rsidP="009E21C0" w:rsidRDefault="005073B6" w14:paraId="67511503" wp14:textId="77777777">
            <w:pPr>
              <w:spacing w:after="0"/>
              <w:jc w:val="left"/>
              <w:rPr>
                <w:rStyle w:val="BodytextChar"/>
                <w:rFonts w:cs="Arial"/>
                <w:sz w:val="16"/>
                <w:szCs w:val="18"/>
              </w:rPr>
            </w:pPr>
            <w:r w:rsidRPr="00AB685C">
              <w:rPr>
                <w:rStyle w:val="BodytextChar"/>
                <w:rFonts w:cs="Arial"/>
                <w:sz w:val="16"/>
                <w:szCs w:val="18"/>
              </w:rPr>
              <w:t>SA Auth ID</w:t>
            </w:r>
          </w:p>
        </w:tc>
        <w:tc>
          <w:tcPr>
            <w:tcW w:w="644" w:type="pct"/>
            <w:vAlign w:val="center"/>
          </w:tcPr>
          <w:p w:rsidRPr="006C7385" w:rsidR="005073B6" w:rsidP="009E21C0" w:rsidRDefault="005073B6" w14:paraId="2762C10D" wp14:textId="77777777">
            <w:pPr>
              <w:pStyle w:val="TableText"/>
              <w:rPr>
                <w:rStyle w:val="BodytextChar"/>
                <w:sz w:val="16"/>
                <w:szCs w:val="18"/>
              </w:rPr>
            </w:pPr>
            <w:r w:rsidRPr="006C7385">
              <w:rPr>
                <w:rStyle w:val="BodytextChar"/>
                <w:sz w:val="16"/>
                <w:szCs w:val="18"/>
              </w:rPr>
              <w:t>This field displays the SA ID.</w:t>
            </w:r>
          </w:p>
        </w:tc>
        <w:tc>
          <w:tcPr>
            <w:tcW w:w="1142" w:type="pct"/>
            <w:vAlign w:val="center"/>
          </w:tcPr>
          <w:p w:rsidRPr="006C7385" w:rsidR="005073B6" w:rsidP="009E21C0" w:rsidRDefault="005073B6" w14:paraId="44CE11FD" wp14:textId="77777777">
            <w:pPr>
              <w:spacing w:before="40" w:after="40"/>
              <w:jc w:val="left"/>
              <w:rPr>
                <w:rStyle w:val="BodytextChar"/>
                <w:rFonts w:cs="Arial"/>
                <w:sz w:val="16"/>
                <w:szCs w:val="18"/>
              </w:rPr>
            </w:pPr>
            <w:r w:rsidRPr="006C7385">
              <w:rPr>
                <w:rStyle w:val="BodytextChar"/>
                <w:rFonts w:cs="Arial"/>
                <w:sz w:val="16"/>
                <w:szCs w:val="18"/>
              </w:rPr>
              <w:t>A_DTL_TB</w:t>
            </w:r>
          </w:p>
        </w:tc>
        <w:tc>
          <w:tcPr>
            <w:tcW w:w="825" w:type="pct"/>
            <w:vAlign w:val="center"/>
          </w:tcPr>
          <w:p w:rsidRPr="006C7385" w:rsidR="005073B6" w:rsidP="009E21C0" w:rsidRDefault="005073B6" w14:paraId="58DCC79F" wp14:textId="77777777">
            <w:pPr>
              <w:spacing w:before="40" w:after="40"/>
              <w:jc w:val="left"/>
              <w:rPr>
                <w:rStyle w:val="BodytextChar"/>
                <w:rFonts w:cs="Arial"/>
                <w:sz w:val="16"/>
                <w:szCs w:val="18"/>
              </w:rPr>
            </w:pPr>
            <w:r w:rsidRPr="006C7385">
              <w:rPr>
                <w:rStyle w:val="BodytextChar"/>
                <w:rFonts w:cs="Arial"/>
                <w:sz w:val="16"/>
                <w:szCs w:val="18"/>
              </w:rPr>
              <w:t>A_AUTH_ID</w:t>
            </w:r>
          </w:p>
        </w:tc>
        <w:tc>
          <w:tcPr>
            <w:tcW w:w="1481" w:type="pct"/>
            <w:vAlign w:val="center"/>
          </w:tcPr>
          <w:p w:rsidRPr="006C7385" w:rsidR="005073B6" w:rsidP="009E21C0" w:rsidRDefault="005073B6" w14:paraId="33750002" wp14:textId="77777777">
            <w:pPr>
              <w:pStyle w:val="TableText1"/>
              <w:spacing w:before="40" w:after="40"/>
              <w:rPr>
                <w:rStyle w:val="BodytextChar"/>
                <w:rFonts w:cs="Arial"/>
                <w:spacing w:val="0"/>
                <w:sz w:val="16"/>
                <w:szCs w:val="18"/>
              </w:rPr>
            </w:pPr>
          </w:p>
        </w:tc>
      </w:tr>
      <w:tr xmlns:wp14="http://schemas.microsoft.com/office/word/2010/wordml" w:rsidRPr="003F4256" w:rsidR="005073B6" w:rsidTr="009E21C0" w14:paraId="79A310CF" wp14:textId="77777777">
        <w:trPr>
          <w:cantSplit/>
          <w:jc w:val="center"/>
        </w:trPr>
        <w:tc>
          <w:tcPr>
            <w:tcW w:w="451" w:type="pct"/>
            <w:vAlign w:val="center"/>
          </w:tcPr>
          <w:p w:rsidRPr="003F4256" w:rsidR="005073B6" w:rsidP="009E21C0" w:rsidRDefault="005073B6" w14:paraId="7E1A9088" wp14:textId="77777777">
            <w:pPr>
              <w:jc w:val="left"/>
              <w:rPr>
                <w:rStyle w:val="BodytextChar"/>
                <w:rFonts w:cs="Arial"/>
                <w:sz w:val="16"/>
                <w:szCs w:val="18"/>
              </w:rPr>
            </w:pPr>
            <w:r w:rsidRPr="003F4256">
              <w:rPr>
                <w:rStyle w:val="BodytextChar"/>
                <w:rFonts w:cs="Arial"/>
                <w:sz w:val="16"/>
                <w:szCs w:val="18"/>
              </w:rPr>
              <w:t>Column</w:t>
            </w:r>
          </w:p>
        </w:tc>
        <w:tc>
          <w:tcPr>
            <w:tcW w:w="457" w:type="pct"/>
            <w:vAlign w:val="center"/>
          </w:tcPr>
          <w:p w:rsidRPr="003F4256" w:rsidR="005073B6" w:rsidP="009E21C0" w:rsidRDefault="005073B6" w14:paraId="3CF3C250" wp14:textId="77777777">
            <w:pPr>
              <w:pStyle w:val="TableText"/>
              <w:rPr>
                <w:rStyle w:val="BodytextChar"/>
                <w:sz w:val="16"/>
                <w:szCs w:val="18"/>
              </w:rPr>
            </w:pPr>
            <w:r w:rsidRPr="006808FB">
              <w:rPr>
                <w:rStyle w:val="BodytextChar"/>
                <w:sz w:val="16"/>
                <w:szCs w:val="18"/>
              </w:rPr>
              <w:t>SA Hdr Stat Cd - Desc</w:t>
            </w:r>
            <w:r w:rsidRPr="003F4256" w:rsidDel="008F0C35">
              <w:rPr>
                <w:rStyle w:val="BodytextChar"/>
                <w:sz w:val="16"/>
                <w:szCs w:val="18"/>
              </w:rPr>
              <w:t xml:space="preserve"> </w:t>
            </w:r>
          </w:p>
        </w:tc>
        <w:tc>
          <w:tcPr>
            <w:tcW w:w="644" w:type="pct"/>
            <w:vAlign w:val="center"/>
          </w:tcPr>
          <w:p w:rsidRPr="00DF6897" w:rsidR="005073B6" w:rsidP="009E21C0" w:rsidRDefault="005073B6" w14:paraId="2137C332" wp14:textId="77777777">
            <w:pPr>
              <w:pStyle w:val="TableText"/>
              <w:rPr>
                <w:rStyle w:val="BodytextChar"/>
                <w:sz w:val="16"/>
                <w:szCs w:val="18"/>
                <w:highlight w:val="yellow"/>
              </w:rPr>
            </w:pPr>
            <w:r w:rsidRPr="00874B66">
              <w:rPr>
                <w:rStyle w:val="BodytextChar"/>
                <w:sz w:val="16"/>
                <w:szCs w:val="18"/>
              </w:rPr>
              <w:t>This field displays the</w:t>
            </w:r>
            <w:r>
              <w:rPr>
                <w:rStyle w:val="BodytextChar"/>
                <w:sz w:val="16"/>
                <w:szCs w:val="18"/>
              </w:rPr>
              <w:t xml:space="preserve"> authorization's header status.</w:t>
            </w:r>
          </w:p>
        </w:tc>
        <w:tc>
          <w:tcPr>
            <w:tcW w:w="1142" w:type="pct"/>
            <w:vAlign w:val="center"/>
          </w:tcPr>
          <w:p w:rsidRPr="00B25719" w:rsidR="005073B6" w:rsidP="009E21C0" w:rsidRDefault="005073B6" w14:paraId="66BAC25B" wp14:textId="77777777">
            <w:pPr>
              <w:spacing w:before="40" w:after="40"/>
              <w:jc w:val="left"/>
              <w:rPr>
                <w:rStyle w:val="BodytextChar"/>
                <w:rFonts w:cs="Arial"/>
                <w:sz w:val="16"/>
                <w:szCs w:val="18"/>
              </w:rPr>
            </w:pPr>
            <w:r w:rsidRPr="00B25719">
              <w:rPr>
                <w:rStyle w:val="BodytextChar"/>
                <w:rFonts w:cs="Arial"/>
                <w:sz w:val="16"/>
                <w:szCs w:val="18"/>
              </w:rPr>
              <w:t>A_HDR_TB</w:t>
            </w:r>
          </w:p>
        </w:tc>
        <w:tc>
          <w:tcPr>
            <w:tcW w:w="825" w:type="pct"/>
            <w:vAlign w:val="center"/>
          </w:tcPr>
          <w:p w:rsidRPr="00B25719" w:rsidR="005073B6" w:rsidP="009E21C0" w:rsidRDefault="005073B6" w14:paraId="6A9EE632" wp14:textId="77777777">
            <w:pPr>
              <w:spacing w:before="40" w:after="40"/>
              <w:jc w:val="left"/>
              <w:rPr>
                <w:rStyle w:val="BodytextChar"/>
                <w:rFonts w:cs="Arial"/>
                <w:sz w:val="16"/>
                <w:szCs w:val="18"/>
              </w:rPr>
            </w:pPr>
            <w:r w:rsidRPr="00B25719">
              <w:rPr>
                <w:rStyle w:val="BodytextChar"/>
                <w:rFonts w:cs="Arial"/>
                <w:sz w:val="16"/>
                <w:szCs w:val="18"/>
              </w:rPr>
              <w:t>A_HDR_STAT_CD</w:t>
            </w:r>
          </w:p>
        </w:tc>
        <w:tc>
          <w:tcPr>
            <w:tcW w:w="1481" w:type="pct"/>
            <w:vAlign w:val="center"/>
          </w:tcPr>
          <w:p w:rsidRPr="00F77BD7" w:rsidR="005073B6" w:rsidP="009E21C0" w:rsidRDefault="005073B6" w14:paraId="7C6605D5" wp14:textId="77777777">
            <w:pPr>
              <w:spacing w:before="40" w:after="40"/>
              <w:jc w:val="left"/>
              <w:rPr>
                <w:rStyle w:val="BodytextChar"/>
                <w:rFonts w:cs="Arial"/>
                <w:sz w:val="16"/>
                <w:szCs w:val="18"/>
              </w:rPr>
            </w:pPr>
            <w:r w:rsidRPr="00F77BD7">
              <w:rPr>
                <w:rStyle w:val="BodytextChar"/>
                <w:rFonts w:cs="Arial"/>
                <w:sz w:val="16"/>
                <w:szCs w:val="18"/>
              </w:rPr>
              <w:t>Using R-VV-DOMAIN-NAM = ‘A-HDR-STAT-CD’, join to R-VV-TB.R-VV-CD using A-HDR-TB.A-HDR-STAT-CD to get the short description.</w:t>
            </w:r>
          </w:p>
          <w:p w:rsidRPr="00DF6897" w:rsidR="005073B6" w:rsidP="009E21C0" w:rsidRDefault="005073B6" w14:paraId="22F1D405"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5073B6" w:rsidTr="009E21C0" w14:paraId="571F85DA" wp14:textId="77777777">
        <w:trPr>
          <w:cantSplit/>
          <w:jc w:val="center"/>
        </w:trPr>
        <w:tc>
          <w:tcPr>
            <w:tcW w:w="451" w:type="pct"/>
            <w:vAlign w:val="center"/>
          </w:tcPr>
          <w:p w:rsidRPr="003F4256" w:rsidR="005073B6" w:rsidP="009E21C0" w:rsidRDefault="005073B6" w14:paraId="7FDE17FD" wp14:textId="77777777">
            <w:pPr>
              <w:jc w:val="left"/>
              <w:rPr>
                <w:rStyle w:val="BodytextChar"/>
                <w:rFonts w:cs="Arial"/>
                <w:sz w:val="16"/>
                <w:szCs w:val="18"/>
              </w:rPr>
            </w:pPr>
            <w:r w:rsidRPr="003F4256">
              <w:rPr>
                <w:rStyle w:val="BodytextChar"/>
                <w:rFonts w:cs="Arial"/>
                <w:sz w:val="16"/>
                <w:szCs w:val="18"/>
              </w:rPr>
              <w:t>Column</w:t>
            </w:r>
          </w:p>
        </w:tc>
        <w:tc>
          <w:tcPr>
            <w:tcW w:w="457" w:type="pct"/>
            <w:vAlign w:val="center"/>
          </w:tcPr>
          <w:p w:rsidRPr="003F4256" w:rsidR="005073B6" w:rsidP="009E21C0" w:rsidRDefault="005073B6" w14:paraId="119C5BF7" wp14:textId="77777777">
            <w:pPr>
              <w:pStyle w:val="TableText"/>
              <w:rPr>
                <w:rStyle w:val="BodytextChar"/>
                <w:sz w:val="16"/>
                <w:szCs w:val="18"/>
              </w:rPr>
            </w:pPr>
            <w:r w:rsidRPr="003F4256">
              <w:rPr>
                <w:rStyle w:val="BodytextChar"/>
                <w:sz w:val="16"/>
                <w:szCs w:val="18"/>
              </w:rPr>
              <w:t xml:space="preserve">SA </w:t>
            </w:r>
            <w:r>
              <w:rPr>
                <w:rStyle w:val="BodytextChar"/>
                <w:sz w:val="16"/>
                <w:szCs w:val="18"/>
              </w:rPr>
              <w:t>Recd Dt</w:t>
            </w:r>
            <w:r w:rsidRPr="003F4256" w:rsidDel="00104EF5">
              <w:rPr>
                <w:rStyle w:val="BodytextChar"/>
                <w:sz w:val="16"/>
                <w:szCs w:val="18"/>
              </w:rPr>
              <w:t xml:space="preserve"> </w:t>
            </w:r>
          </w:p>
        </w:tc>
        <w:tc>
          <w:tcPr>
            <w:tcW w:w="644" w:type="pct"/>
            <w:vAlign w:val="center"/>
          </w:tcPr>
          <w:p w:rsidRPr="00DF6897" w:rsidR="005073B6" w:rsidP="009E21C0" w:rsidRDefault="005073B6" w14:paraId="0B3BDED8" wp14:textId="77777777">
            <w:pPr>
              <w:pStyle w:val="TableText"/>
              <w:rPr>
                <w:rStyle w:val="BodytextChar"/>
                <w:color w:val="000000"/>
                <w:sz w:val="16"/>
                <w:szCs w:val="18"/>
                <w:highlight w:val="yellow"/>
              </w:rPr>
            </w:pPr>
            <w:r w:rsidRPr="00807FD9">
              <w:rPr>
                <w:rStyle w:val="BodytextChar"/>
                <w:color w:val="000000"/>
                <w:sz w:val="16"/>
                <w:szCs w:val="18"/>
              </w:rPr>
              <w:t>This field displays the date the SA was received</w:t>
            </w:r>
          </w:p>
        </w:tc>
        <w:tc>
          <w:tcPr>
            <w:tcW w:w="1142" w:type="pct"/>
            <w:vAlign w:val="center"/>
          </w:tcPr>
          <w:p w:rsidRPr="00B25719" w:rsidR="005073B6" w:rsidP="009E21C0" w:rsidRDefault="005073B6" w14:paraId="5D94ECB5" wp14:textId="77777777">
            <w:pPr>
              <w:spacing w:before="40" w:after="40"/>
              <w:jc w:val="left"/>
              <w:rPr>
                <w:rStyle w:val="BodytextChar"/>
                <w:rFonts w:cs="Arial"/>
                <w:color w:val="000000"/>
                <w:sz w:val="16"/>
                <w:szCs w:val="18"/>
              </w:rPr>
            </w:pPr>
            <w:r w:rsidRPr="00B25719">
              <w:rPr>
                <w:rStyle w:val="BodytextChar"/>
                <w:rFonts w:cs="Arial"/>
                <w:color w:val="000000"/>
                <w:sz w:val="16"/>
                <w:szCs w:val="18"/>
              </w:rPr>
              <w:t>A_HDR_</w:t>
            </w:r>
            <w:r>
              <w:rPr>
                <w:rStyle w:val="BodytextChar"/>
                <w:rFonts w:cs="Arial"/>
                <w:color w:val="000000"/>
                <w:sz w:val="16"/>
                <w:szCs w:val="18"/>
              </w:rPr>
              <w:t>TB</w:t>
            </w:r>
          </w:p>
        </w:tc>
        <w:tc>
          <w:tcPr>
            <w:tcW w:w="825" w:type="pct"/>
            <w:vAlign w:val="center"/>
          </w:tcPr>
          <w:p w:rsidRPr="00B25719" w:rsidR="005073B6" w:rsidP="009E21C0" w:rsidRDefault="005073B6" w14:paraId="08968019" wp14:textId="77777777">
            <w:pPr>
              <w:spacing w:before="40" w:after="40"/>
              <w:jc w:val="left"/>
              <w:rPr>
                <w:rStyle w:val="BodytextChar"/>
                <w:rFonts w:cs="Arial"/>
                <w:color w:val="000000"/>
                <w:sz w:val="16"/>
                <w:szCs w:val="18"/>
              </w:rPr>
            </w:pPr>
            <w:r w:rsidRPr="00B25719">
              <w:rPr>
                <w:rStyle w:val="BodytextChar"/>
                <w:rFonts w:cs="Arial"/>
                <w:color w:val="000000"/>
                <w:sz w:val="16"/>
                <w:szCs w:val="18"/>
              </w:rPr>
              <w:t>A_</w:t>
            </w:r>
            <w:r w:rsidRPr="00B25719" w:rsidDel="008909C7">
              <w:rPr>
                <w:rStyle w:val="BodytextChar"/>
                <w:rFonts w:cs="Arial"/>
                <w:color w:val="000000"/>
                <w:sz w:val="16"/>
                <w:szCs w:val="18"/>
              </w:rPr>
              <w:t xml:space="preserve"> </w:t>
            </w:r>
            <w:r>
              <w:rPr>
                <w:rStyle w:val="BodytextChar"/>
                <w:rFonts w:cs="Arial"/>
                <w:color w:val="000000"/>
                <w:sz w:val="16"/>
                <w:szCs w:val="18"/>
              </w:rPr>
              <w:t>SUBM_DT</w:t>
            </w:r>
          </w:p>
        </w:tc>
        <w:tc>
          <w:tcPr>
            <w:tcW w:w="1481" w:type="pct"/>
            <w:vAlign w:val="center"/>
          </w:tcPr>
          <w:p w:rsidRPr="00DF6897" w:rsidR="005073B6" w:rsidP="009E21C0" w:rsidRDefault="005073B6" w14:paraId="752553BD" wp14:textId="77777777">
            <w:pPr>
              <w:pStyle w:val="TableText1"/>
              <w:spacing w:before="40" w:after="40"/>
              <w:rPr>
                <w:rStyle w:val="BodytextChar"/>
                <w:rFonts w:cs="Arial"/>
                <w:color w:val="000000"/>
                <w:sz w:val="16"/>
                <w:szCs w:val="18"/>
                <w:highlight w:val="yellow"/>
              </w:rPr>
            </w:pPr>
            <w:r w:rsidRPr="00DF6897">
              <w:rPr>
                <w:rStyle w:val="BodytextChar"/>
                <w:rFonts w:cs="Arial"/>
                <w:sz w:val="16"/>
                <w:szCs w:val="18"/>
                <w:highlight w:val="yellow"/>
              </w:rPr>
              <w:t xml:space="preserve"> </w:t>
            </w:r>
          </w:p>
        </w:tc>
      </w:tr>
      <w:tr xmlns:wp14="http://schemas.microsoft.com/office/word/2010/wordml" w:rsidRPr="003F4256" w:rsidR="005073B6" w:rsidTr="009E21C0" w14:paraId="1F1BF640" wp14:textId="77777777">
        <w:trPr>
          <w:cantSplit/>
          <w:jc w:val="center"/>
        </w:trPr>
        <w:tc>
          <w:tcPr>
            <w:tcW w:w="451" w:type="pct"/>
            <w:vAlign w:val="center"/>
          </w:tcPr>
          <w:p w:rsidRPr="003F4256" w:rsidR="005073B6" w:rsidP="009E21C0" w:rsidRDefault="005073B6" w14:paraId="6AAD2C45" wp14:textId="77777777">
            <w:pPr>
              <w:jc w:val="left"/>
              <w:rPr>
                <w:rStyle w:val="BodytextChar"/>
                <w:rFonts w:cs="Arial"/>
                <w:sz w:val="16"/>
                <w:szCs w:val="18"/>
              </w:rPr>
            </w:pPr>
            <w:r w:rsidRPr="003F4256">
              <w:rPr>
                <w:rStyle w:val="BodytextChar"/>
                <w:rFonts w:cs="Arial"/>
                <w:sz w:val="16"/>
                <w:szCs w:val="18"/>
              </w:rPr>
              <w:t>Column</w:t>
            </w:r>
          </w:p>
        </w:tc>
        <w:tc>
          <w:tcPr>
            <w:tcW w:w="457" w:type="pct"/>
            <w:vAlign w:val="center"/>
          </w:tcPr>
          <w:p w:rsidRPr="003F4256" w:rsidR="005073B6" w:rsidP="009E21C0" w:rsidRDefault="005073B6" w14:paraId="136ADCE3" wp14:textId="77777777">
            <w:pPr>
              <w:pStyle w:val="TableText"/>
              <w:rPr>
                <w:rStyle w:val="BodytextChar"/>
                <w:sz w:val="16"/>
                <w:szCs w:val="18"/>
              </w:rPr>
            </w:pPr>
            <w:r w:rsidRPr="003F4256">
              <w:rPr>
                <w:rStyle w:val="BodytextChar"/>
                <w:sz w:val="16"/>
                <w:szCs w:val="18"/>
              </w:rPr>
              <w:t>Date Comment Entered</w:t>
            </w:r>
          </w:p>
        </w:tc>
        <w:tc>
          <w:tcPr>
            <w:tcW w:w="644" w:type="pct"/>
            <w:vAlign w:val="center"/>
          </w:tcPr>
          <w:p w:rsidRPr="00DF6897" w:rsidR="005073B6" w:rsidP="009E21C0" w:rsidRDefault="005073B6" w14:paraId="14498414" wp14:textId="77777777">
            <w:pPr>
              <w:pStyle w:val="TableText"/>
              <w:rPr>
                <w:rStyle w:val="BodytextChar"/>
                <w:color w:val="000000"/>
                <w:sz w:val="16"/>
                <w:szCs w:val="18"/>
                <w:highlight w:val="yellow"/>
              </w:rPr>
            </w:pPr>
            <w:r w:rsidRPr="00B25719">
              <w:rPr>
                <w:rStyle w:val="BodytextChar"/>
                <w:color w:val="000000"/>
                <w:sz w:val="16"/>
                <w:szCs w:val="18"/>
              </w:rPr>
              <w:t>Date that the comment was submitted.</w:t>
            </w:r>
          </w:p>
        </w:tc>
        <w:tc>
          <w:tcPr>
            <w:tcW w:w="1142" w:type="pct"/>
          </w:tcPr>
          <w:p w:rsidRPr="00B25719" w:rsidR="005073B6" w:rsidP="009E21C0" w:rsidRDefault="005073B6" w14:paraId="748CCDAE" wp14:textId="77777777">
            <w:pPr>
              <w:spacing w:before="40" w:after="40"/>
              <w:jc w:val="left"/>
              <w:rPr>
                <w:rStyle w:val="BodytextChar"/>
                <w:rFonts w:cs="Arial"/>
                <w:sz w:val="16"/>
                <w:szCs w:val="18"/>
              </w:rPr>
            </w:pPr>
            <w:r w:rsidRPr="00B25719">
              <w:rPr>
                <w:rStyle w:val="BodytextChar"/>
                <w:rFonts w:cs="Arial"/>
                <w:sz w:val="16"/>
                <w:szCs w:val="18"/>
              </w:rPr>
              <w:t>A_CMNT_TB</w:t>
            </w:r>
          </w:p>
        </w:tc>
        <w:tc>
          <w:tcPr>
            <w:tcW w:w="825" w:type="pct"/>
            <w:vAlign w:val="center"/>
          </w:tcPr>
          <w:p w:rsidRPr="00B25719" w:rsidR="005073B6" w:rsidP="009E21C0" w:rsidRDefault="005073B6" w14:paraId="2E15131D" wp14:textId="77777777">
            <w:pPr>
              <w:spacing w:before="40" w:after="40"/>
              <w:jc w:val="left"/>
              <w:rPr>
                <w:rStyle w:val="BodytextChar"/>
                <w:rFonts w:cs="Arial"/>
                <w:color w:val="000000"/>
                <w:sz w:val="16"/>
                <w:szCs w:val="18"/>
              </w:rPr>
            </w:pPr>
            <w:r>
              <w:rPr>
                <w:rStyle w:val="BodytextChar"/>
                <w:rFonts w:cs="Arial"/>
                <w:color w:val="000000"/>
                <w:sz w:val="16"/>
                <w:szCs w:val="18"/>
              </w:rPr>
              <w:t>G_AUD_ADD_TS</w:t>
            </w:r>
          </w:p>
        </w:tc>
        <w:tc>
          <w:tcPr>
            <w:tcW w:w="1481" w:type="pct"/>
            <w:vAlign w:val="center"/>
          </w:tcPr>
          <w:p w:rsidRPr="00DF6897" w:rsidR="005073B6" w:rsidP="009E21C0" w:rsidRDefault="005073B6" w14:paraId="1C85BCEB" wp14:textId="77777777">
            <w:pPr>
              <w:pStyle w:val="TableText1"/>
              <w:spacing w:before="40" w:after="40"/>
              <w:rPr>
                <w:rStyle w:val="BodytextChar"/>
                <w:rFonts w:cs="Arial"/>
                <w:color w:val="000000"/>
                <w:sz w:val="16"/>
                <w:szCs w:val="18"/>
                <w:highlight w:val="yellow"/>
              </w:rPr>
            </w:pPr>
          </w:p>
        </w:tc>
      </w:tr>
      <w:tr xmlns:wp14="http://schemas.microsoft.com/office/word/2010/wordml" w:rsidRPr="003F4256" w:rsidR="005073B6" w:rsidTr="009E21C0" w14:paraId="5FB2914D" wp14:textId="77777777">
        <w:trPr>
          <w:cantSplit/>
          <w:jc w:val="center"/>
        </w:trPr>
        <w:tc>
          <w:tcPr>
            <w:tcW w:w="451" w:type="pct"/>
            <w:vAlign w:val="center"/>
          </w:tcPr>
          <w:p w:rsidRPr="003F4256" w:rsidR="005073B6" w:rsidP="009E21C0" w:rsidRDefault="005073B6" w14:paraId="2FA4D00D" wp14:textId="77777777">
            <w:pPr>
              <w:jc w:val="left"/>
              <w:rPr>
                <w:rStyle w:val="BodytextChar"/>
                <w:rFonts w:cs="Arial"/>
                <w:sz w:val="16"/>
                <w:szCs w:val="18"/>
              </w:rPr>
            </w:pPr>
            <w:r w:rsidRPr="003F4256">
              <w:rPr>
                <w:rStyle w:val="BodytextChar"/>
                <w:rFonts w:cs="Arial"/>
                <w:sz w:val="16"/>
                <w:szCs w:val="18"/>
              </w:rPr>
              <w:t>Column</w:t>
            </w:r>
          </w:p>
        </w:tc>
        <w:tc>
          <w:tcPr>
            <w:tcW w:w="457" w:type="pct"/>
            <w:vAlign w:val="center"/>
          </w:tcPr>
          <w:p w:rsidRPr="003F4256" w:rsidR="005073B6" w:rsidP="009E21C0" w:rsidRDefault="005073B6" w14:paraId="116D385B" wp14:textId="77777777">
            <w:pPr>
              <w:spacing w:before="40" w:after="40"/>
              <w:jc w:val="left"/>
              <w:rPr>
                <w:rStyle w:val="BodytextChar"/>
                <w:rFonts w:cs="Arial"/>
                <w:sz w:val="16"/>
                <w:szCs w:val="18"/>
              </w:rPr>
            </w:pPr>
            <w:r w:rsidRPr="003F4256">
              <w:rPr>
                <w:rStyle w:val="BodytextChar"/>
                <w:rFonts w:cs="Arial"/>
                <w:sz w:val="16"/>
                <w:szCs w:val="18"/>
              </w:rPr>
              <w:t>Comment User Name</w:t>
            </w:r>
          </w:p>
        </w:tc>
        <w:tc>
          <w:tcPr>
            <w:tcW w:w="644" w:type="pct"/>
            <w:vAlign w:val="center"/>
          </w:tcPr>
          <w:p w:rsidRPr="006C7385" w:rsidR="005073B6" w:rsidP="009E21C0" w:rsidRDefault="005073B6" w14:paraId="5501A106" wp14:textId="77777777">
            <w:pPr>
              <w:jc w:val="left"/>
              <w:rPr>
                <w:rStyle w:val="BodytextChar"/>
                <w:rFonts w:cs="Arial"/>
                <w:sz w:val="16"/>
                <w:szCs w:val="18"/>
              </w:rPr>
            </w:pPr>
            <w:r>
              <w:rPr>
                <w:rStyle w:val="BodytextChar"/>
                <w:rFonts w:cs="Arial"/>
                <w:sz w:val="16"/>
                <w:szCs w:val="18"/>
              </w:rPr>
              <w:t>Comment User Name</w:t>
            </w:r>
          </w:p>
          <w:p w:rsidRPr="006C7385" w:rsidR="005073B6" w:rsidP="009E21C0" w:rsidRDefault="005073B6" w14:paraId="146E3825" wp14:textId="77777777">
            <w:pPr>
              <w:jc w:val="left"/>
              <w:rPr>
                <w:rStyle w:val="BodytextChar"/>
                <w:rFonts w:cs="Arial"/>
                <w:sz w:val="16"/>
                <w:szCs w:val="18"/>
              </w:rPr>
            </w:pPr>
            <w:r w:rsidRPr="006C7385">
              <w:rPr>
                <w:rStyle w:val="BodytextChar"/>
                <w:rFonts w:cs="Arial"/>
                <w:sz w:val="16"/>
                <w:szCs w:val="18"/>
              </w:rPr>
              <w:t>This field consists of the following concatenated:</w:t>
            </w:r>
          </w:p>
          <w:p w:rsidRPr="006C7385" w:rsidR="005073B6" w:rsidP="009E21C0" w:rsidRDefault="005073B6" w14:paraId="2AA674AE" wp14:textId="77777777">
            <w:pPr>
              <w:numPr>
                <w:ilvl w:val="0"/>
                <w:numId w:val="17"/>
              </w:numPr>
              <w:spacing w:after="0"/>
              <w:jc w:val="left"/>
              <w:rPr>
                <w:rStyle w:val="BodytextChar"/>
                <w:rFonts w:cs="Arial"/>
                <w:sz w:val="16"/>
                <w:szCs w:val="18"/>
              </w:rPr>
            </w:pPr>
            <w:r>
              <w:rPr>
                <w:rStyle w:val="BodytextChar"/>
                <w:rFonts w:cs="Arial"/>
                <w:sz w:val="16"/>
                <w:szCs w:val="18"/>
              </w:rPr>
              <w:t>User</w:t>
            </w:r>
            <w:r w:rsidRPr="006C7385">
              <w:rPr>
                <w:rStyle w:val="BodytextChar"/>
                <w:rFonts w:cs="Arial"/>
                <w:sz w:val="16"/>
                <w:szCs w:val="18"/>
              </w:rPr>
              <w:t xml:space="preserve"> Last Name</w:t>
            </w:r>
          </w:p>
          <w:p w:rsidR="005073B6" w:rsidP="009E21C0" w:rsidRDefault="005073B6" w14:paraId="427E24E2" wp14:textId="77777777">
            <w:pPr>
              <w:numPr>
                <w:ilvl w:val="0"/>
                <w:numId w:val="17"/>
              </w:numPr>
              <w:spacing w:after="0"/>
              <w:jc w:val="left"/>
              <w:rPr>
                <w:rStyle w:val="BodytextChar"/>
                <w:rFonts w:cs="Arial"/>
                <w:sz w:val="16"/>
                <w:szCs w:val="18"/>
              </w:rPr>
            </w:pPr>
            <w:r>
              <w:rPr>
                <w:rStyle w:val="BodytextChar"/>
                <w:rFonts w:cs="Arial"/>
                <w:sz w:val="16"/>
                <w:szCs w:val="18"/>
              </w:rPr>
              <w:t>User</w:t>
            </w:r>
            <w:r w:rsidRPr="006C7385">
              <w:rPr>
                <w:rStyle w:val="BodytextChar"/>
                <w:rFonts w:cs="Arial"/>
                <w:sz w:val="16"/>
                <w:szCs w:val="18"/>
              </w:rPr>
              <w:t xml:space="preserve"> First Name</w:t>
            </w:r>
          </w:p>
          <w:p w:rsidRPr="00DF6897" w:rsidR="005073B6" w:rsidP="009E21C0" w:rsidRDefault="005073B6" w14:paraId="3D918BDB" wp14:textId="77777777">
            <w:pPr>
              <w:pStyle w:val="TableText"/>
              <w:rPr>
                <w:rStyle w:val="BodytextChar"/>
                <w:color w:val="000000"/>
                <w:sz w:val="16"/>
                <w:szCs w:val="18"/>
                <w:highlight w:val="yellow"/>
              </w:rPr>
            </w:pPr>
          </w:p>
        </w:tc>
        <w:tc>
          <w:tcPr>
            <w:tcW w:w="1142" w:type="pct"/>
          </w:tcPr>
          <w:p w:rsidR="005073B6" w:rsidP="009E21C0" w:rsidRDefault="005073B6" w14:paraId="0CA666A7" wp14:textId="77777777">
            <w:pPr>
              <w:spacing w:before="40" w:after="40"/>
              <w:jc w:val="left"/>
              <w:rPr>
                <w:rStyle w:val="BodytextChar"/>
                <w:rFonts w:cs="Arial"/>
                <w:sz w:val="16"/>
                <w:szCs w:val="18"/>
              </w:rPr>
            </w:pPr>
          </w:p>
          <w:p w:rsidRPr="00B25719" w:rsidR="005073B6" w:rsidP="009E21C0" w:rsidRDefault="005073B6" w14:paraId="0311269C" wp14:textId="77777777">
            <w:pPr>
              <w:spacing w:before="40" w:after="40"/>
              <w:jc w:val="left"/>
              <w:rPr>
                <w:rStyle w:val="BodytextChar"/>
                <w:rFonts w:cs="Arial"/>
                <w:sz w:val="16"/>
                <w:szCs w:val="18"/>
              </w:rPr>
            </w:pPr>
            <w:r>
              <w:rPr>
                <w:rStyle w:val="BodytextChar"/>
                <w:rFonts w:cs="Arial"/>
                <w:sz w:val="16"/>
                <w:szCs w:val="18"/>
              </w:rPr>
              <w:t>G_USER_TB</w:t>
            </w:r>
          </w:p>
        </w:tc>
        <w:tc>
          <w:tcPr>
            <w:tcW w:w="825" w:type="pct"/>
            <w:vAlign w:val="center"/>
          </w:tcPr>
          <w:p w:rsidR="005073B6" w:rsidP="009E21C0" w:rsidRDefault="005073B6" w14:paraId="2F7BEC32" wp14:textId="77777777">
            <w:pPr>
              <w:spacing w:before="40" w:after="40"/>
              <w:jc w:val="left"/>
              <w:rPr>
                <w:rStyle w:val="BodytextChar"/>
                <w:rFonts w:cs="Arial"/>
                <w:color w:val="000000"/>
                <w:sz w:val="16"/>
                <w:szCs w:val="18"/>
              </w:rPr>
            </w:pPr>
            <w:r>
              <w:rPr>
                <w:rStyle w:val="BodytextChar"/>
                <w:rFonts w:cs="Arial"/>
                <w:color w:val="000000"/>
                <w:sz w:val="16"/>
                <w:szCs w:val="18"/>
              </w:rPr>
              <w:t>G_FIRST_NAM</w:t>
            </w:r>
          </w:p>
          <w:p w:rsidRPr="00B25719" w:rsidR="005073B6" w:rsidP="009E21C0" w:rsidRDefault="005073B6" w14:paraId="5DCE6F32" wp14:textId="77777777">
            <w:pPr>
              <w:spacing w:before="40" w:after="40"/>
              <w:jc w:val="left"/>
              <w:rPr>
                <w:rStyle w:val="BodytextChar"/>
                <w:rFonts w:cs="Arial"/>
                <w:color w:val="000000"/>
                <w:sz w:val="16"/>
                <w:szCs w:val="18"/>
              </w:rPr>
            </w:pPr>
            <w:r>
              <w:rPr>
                <w:rStyle w:val="BodytextChar"/>
                <w:rFonts w:cs="Arial"/>
                <w:color w:val="000000"/>
                <w:sz w:val="16"/>
                <w:szCs w:val="18"/>
              </w:rPr>
              <w:t>G_LAST_NAM</w:t>
            </w:r>
          </w:p>
        </w:tc>
        <w:tc>
          <w:tcPr>
            <w:tcW w:w="1481" w:type="pct"/>
            <w:vAlign w:val="center"/>
          </w:tcPr>
          <w:p w:rsidRPr="006C7385" w:rsidR="005073B6" w:rsidP="009E21C0" w:rsidRDefault="005073B6" w14:paraId="3422CB9D" wp14:textId="77777777">
            <w:pPr>
              <w:spacing w:before="40" w:after="40"/>
              <w:rPr>
                <w:rStyle w:val="BodytextChar"/>
                <w:rFonts w:cs="Arial"/>
                <w:sz w:val="16"/>
                <w:szCs w:val="18"/>
              </w:rPr>
            </w:pPr>
            <w:r w:rsidRPr="006C7385">
              <w:rPr>
                <w:rStyle w:val="BodytextChar"/>
                <w:rFonts w:cs="Arial"/>
                <w:sz w:val="16"/>
                <w:szCs w:val="18"/>
              </w:rPr>
              <w:t>Concatenate.</w:t>
            </w:r>
          </w:p>
          <w:p w:rsidRPr="006C7385" w:rsidR="005073B6" w:rsidP="009E21C0" w:rsidRDefault="005073B6" w14:paraId="3B5CEAE4" wp14:textId="77777777">
            <w:pPr>
              <w:spacing w:before="40" w:after="40"/>
              <w:rPr>
                <w:rStyle w:val="BodytextChar"/>
                <w:rFonts w:cs="Arial"/>
                <w:sz w:val="16"/>
                <w:szCs w:val="18"/>
              </w:rPr>
            </w:pPr>
            <w:r w:rsidRPr="006C7385">
              <w:rPr>
                <w:rStyle w:val="BodytextChar"/>
                <w:rFonts w:cs="Arial"/>
                <w:sz w:val="16"/>
                <w:szCs w:val="18"/>
              </w:rPr>
              <w:t>Format as:</w:t>
            </w:r>
          </w:p>
          <w:p w:rsidR="005073B6" w:rsidP="009E21C0" w:rsidRDefault="005073B6" w14:paraId="079557FC" wp14:textId="77777777">
            <w:pPr>
              <w:pStyle w:val="TableText1"/>
              <w:spacing w:before="40" w:after="40"/>
              <w:rPr>
                <w:rStyle w:val="BodytextChar"/>
                <w:rFonts w:cs="Arial"/>
                <w:spacing w:val="0"/>
                <w:sz w:val="16"/>
                <w:szCs w:val="18"/>
              </w:rPr>
            </w:pPr>
            <w:r w:rsidRPr="006C7385">
              <w:rPr>
                <w:rStyle w:val="BodytextChar"/>
                <w:rFonts w:cs="Arial"/>
                <w:spacing w:val="0"/>
                <w:sz w:val="16"/>
                <w:szCs w:val="18"/>
              </w:rPr>
              <w:t>LLLLLLLLLLL</w:t>
            </w:r>
            <w:r>
              <w:rPr>
                <w:rStyle w:val="BodytextChar"/>
                <w:rFonts w:cs="Arial"/>
                <w:spacing w:val="0"/>
                <w:sz w:val="16"/>
                <w:szCs w:val="18"/>
              </w:rPr>
              <w:t>,</w:t>
            </w:r>
            <w:r w:rsidRPr="006C7385">
              <w:rPr>
                <w:rStyle w:val="BodytextChar"/>
                <w:rFonts w:cs="Arial"/>
                <w:spacing w:val="0"/>
                <w:sz w:val="16"/>
                <w:szCs w:val="18"/>
              </w:rPr>
              <w:t xml:space="preserve"> </w:t>
            </w:r>
            <w:r>
              <w:rPr>
                <w:rStyle w:val="BodytextChar"/>
                <w:rFonts w:cs="Arial"/>
                <w:spacing w:val="0"/>
                <w:sz w:val="16"/>
                <w:szCs w:val="18"/>
              </w:rPr>
              <w:t>FFF</w:t>
            </w:r>
          </w:p>
          <w:p w:rsidR="005073B6" w:rsidP="009E21C0" w:rsidRDefault="005073B6" w14:paraId="3BA2F1FC" wp14:textId="77777777">
            <w:pPr>
              <w:pStyle w:val="TableText1"/>
              <w:spacing w:before="40" w:after="40"/>
              <w:rPr>
                <w:rStyle w:val="BodytextChar"/>
                <w:rFonts w:cs="Arial"/>
                <w:spacing w:val="0"/>
                <w:sz w:val="16"/>
                <w:szCs w:val="18"/>
              </w:rPr>
            </w:pPr>
          </w:p>
          <w:p w:rsidRPr="006C7385" w:rsidR="005073B6" w:rsidP="009E21C0" w:rsidRDefault="005073B6" w14:paraId="54E92816" wp14:textId="77777777">
            <w:pPr>
              <w:pStyle w:val="TableText1"/>
              <w:spacing w:before="40" w:after="40"/>
              <w:rPr>
                <w:rStyle w:val="BodytextChar"/>
                <w:rFonts w:cs="Arial"/>
                <w:color w:val="000000"/>
                <w:sz w:val="16"/>
                <w:szCs w:val="18"/>
              </w:rPr>
            </w:pPr>
            <w:r>
              <w:rPr>
                <w:rStyle w:val="BodytextChar"/>
                <w:rFonts w:cs="Arial"/>
                <w:sz w:val="16"/>
                <w:szCs w:val="18"/>
              </w:rPr>
              <w:t>Obtained names by joining the A_CMNT_TB.</w:t>
            </w:r>
            <w:r w:rsidRPr="00B25719" w:rsidDel="000E2CC1">
              <w:rPr>
                <w:rStyle w:val="BodytextChar"/>
                <w:rFonts w:cs="Arial"/>
                <w:sz w:val="16"/>
                <w:szCs w:val="18"/>
              </w:rPr>
              <w:t xml:space="preserve"> </w:t>
            </w:r>
            <w:r>
              <w:rPr>
                <w:rStyle w:val="BodytextChar"/>
                <w:rFonts w:cs="Arial"/>
                <w:sz w:val="16"/>
                <w:szCs w:val="18"/>
              </w:rPr>
              <w:t>G_AUD_USER_ID to G_USER_TB_G_USER_ID</w:t>
            </w:r>
          </w:p>
        </w:tc>
      </w:tr>
      <w:tr xmlns:wp14="http://schemas.microsoft.com/office/word/2010/wordml" w:rsidRPr="003F4256" w:rsidR="005073B6" w:rsidTr="009E21C0" w14:paraId="3ABA2545" wp14:textId="77777777">
        <w:trPr>
          <w:cantSplit/>
          <w:jc w:val="center"/>
        </w:trPr>
        <w:tc>
          <w:tcPr>
            <w:tcW w:w="451" w:type="pct"/>
            <w:tcBorders>
              <w:bottom w:val="single" w:color="616161" w:sz="2" w:space="0"/>
            </w:tcBorders>
            <w:vAlign w:val="center"/>
          </w:tcPr>
          <w:p w:rsidRPr="003F4256" w:rsidR="005073B6" w:rsidP="009E21C0" w:rsidRDefault="005073B6" w14:paraId="240F01FE" wp14:textId="77777777">
            <w:pPr>
              <w:jc w:val="left"/>
              <w:rPr>
                <w:rStyle w:val="BodytextChar"/>
                <w:rFonts w:cs="Arial"/>
                <w:sz w:val="16"/>
                <w:szCs w:val="18"/>
              </w:rPr>
            </w:pPr>
            <w:r>
              <w:rPr>
                <w:rStyle w:val="BodytextChar"/>
                <w:rFonts w:cs="Arial"/>
                <w:sz w:val="16"/>
                <w:szCs w:val="18"/>
              </w:rPr>
              <w:t>Column</w:t>
            </w:r>
          </w:p>
        </w:tc>
        <w:tc>
          <w:tcPr>
            <w:tcW w:w="457" w:type="pct"/>
            <w:tcBorders>
              <w:bottom w:val="single" w:color="616161" w:sz="2" w:space="0"/>
            </w:tcBorders>
            <w:vAlign w:val="center"/>
          </w:tcPr>
          <w:p w:rsidRPr="003F4256" w:rsidR="005073B6" w:rsidP="009E21C0" w:rsidRDefault="005073B6" w14:paraId="4E375B83" wp14:textId="77777777">
            <w:pPr>
              <w:spacing w:before="40" w:after="40"/>
              <w:jc w:val="left"/>
              <w:rPr>
                <w:rStyle w:val="BodytextChar"/>
                <w:rFonts w:cs="Arial"/>
                <w:sz w:val="16"/>
                <w:szCs w:val="18"/>
              </w:rPr>
            </w:pPr>
            <w:r>
              <w:rPr>
                <w:rStyle w:val="BodytextChar"/>
                <w:rFonts w:cs="Arial"/>
                <w:sz w:val="16"/>
                <w:szCs w:val="18"/>
              </w:rPr>
              <w:t>Comment</w:t>
            </w:r>
          </w:p>
        </w:tc>
        <w:tc>
          <w:tcPr>
            <w:tcW w:w="644" w:type="pct"/>
            <w:tcBorders>
              <w:bottom w:val="single" w:color="616161" w:sz="2" w:space="0"/>
            </w:tcBorders>
            <w:vAlign w:val="center"/>
          </w:tcPr>
          <w:p w:rsidRPr="00DF6897" w:rsidR="005073B6" w:rsidP="009E21C0" w:rsidRDefault="005073B6" w14:paraId="1C073B64" wp14:textId="77777777">
            <w:pPr>
              <w:pStyle w:val="TableText"/>
              <w:rPr>
                <w:rStyle w:val="BodytextChar"/>
                <w:color w:val="000000"/>
                <w:sz w:val="16"/>
                <w:szCs w:val="18"/>
                <w:highlight w:val="yellow"/>
              </w:rPr>
            </w:pPr>
            <w:r w:rsidRPr="00B25719">
              <w:rPr>
                <w:rStyle w:val="BodytextChar"/>
                <w:color w:val="000000"/>
                <w:sz w:val="16"/>
                <w:szCs w:val="18"/>
              </w:rPr>
              <w:t>Comment entered by a</w:t>
            </w:r>
            <w:r>
              <w:rPr>
                <w:rStyle w:val="BodytextChar"/>
                <w:color w:val="000000"/>
                <w:sz w:val="16"/>
                <w:szCs w:val="18"/>
              </w:rPr>
              <w:t>ny user.</w:t>
            </w:r>
          </w:p>
        </w:tc>
        <w:tc>
          <w:tcPr>
            <w:tcW w:w="1142" w:type="pct"/>
            <w:tcBorders>
              <w:bottom w:val="single" w:color="616161" w:sz="2" w:space="0"/>
            </w:tcBorders>
            <w:vAlign w:val="center"/>
          </w:tcPr>
          <w:p w:rsidRPr="00B25719" w:rsidR="005073B6" w:rsidP="009E21C0" w:rsidRDefault="005073B6" w14:paraId="7D69F55E" wp14:textId="77777777">
            <w:pPr>
              <w:spacing w:before="40" w:after="40"/>
              <w:jc w:val="left"/>
              <w:rPr>
                <w:rStyle w:val="BodytextChar"/>
                <w:rFonts w:cs="Arial"/>
                <w:sz w:val="16"/>
                <w:szCs w:val="18"/>
              </w:rPr>
            </w:pPr>
            <w:r w:rsidRPr="00B25719">
              <w:rPr>
                <w:rStyle w:val="BodytextChar"/>
                <w:rFonts w:cs="Arial"/>
                <w:sz w:val="16"/>
                <w:szCs w:val="18"/>
              </w:rPr>
              <w:t>A_CMNT_TB</w:t>
            </w:r>
          </w:p>
        </w:tc>
        <w:tc>
          <w:tcPr>
            <w:tcW w:w="825" w:type="pct"/>
            <w:tcBorders>
              <w:bottom w:val="single" w:color="616161" w:sz="2" w:space="0"/>
            </w:tcBorders>
            <w:vAlign w:val="center"/>
          </w:tcPr>
          <w:p w:rsidRPr="00DF6897" w:rsidR="005073B6" w:rsidP="009E21C0" w:rsidRDefault="005073B6" w14:paraId="4DA098FD" wp14:textId="77777777">
            <w:pPr>
              <w:spacing w:before="40" w:after="40"/>
              <w:jc w:val="left"/>
              <w:rPr>
                <w:rStyle w:val="BodytextChar"/>
                <w:rFonts w:cs="Arial"/>
                <w:color w:val="000000"/>
                <w:sz w:val="16"/>
                <w:szCs w:val="18"/>
                <w:highlight w:val="yellow"/>
              </w:rPr>
            </w:pPr>
            <w:r w:rsidRPr="00B25719">
              <w:rPr>
                <w:rStyle w:val="BodytextChar"/>
                <w:rFonts w:cs="Arial"/>
                <w:color w:val="000000"/>
                <w:sz w:val="16"/>
                <w:szCs w:val="18"/>
              </w:rPr>
              <w:t>A_CMNT_TEXT_CLOB</w:t>
            </w:r>
          </w:p>
        </w:tc>
        <w:tc>
          <w:tcPr>
            <w:tcW w:w="1481" w:type="pct"/>
            <w:tcBorders>
              <w:bottom w:val="single" w:color="616161" w:sz="2" w:space="0"/>
            </w:tcBorders>
            <w:vAlign w:val="center"/>
          </w:tcPr>
          <w:p w:rsidRPr="00DF6897" w:rsidR="005073B6" w:rsidP="009E21C0" w:rsidRDefault="005073B6" w14:paraId="6E01BD6E" wp14:textId="77777777">
            <w:pPr>
              <w:pStyle w:val="TableText1"/>
              <w:spacing w:before="40" w:after="40"/>
              <w:rPr>
                <w:rStyle w:val="BodytextChar"/>
                <w:rFonts w:cs="Arial"/>
                <w:color w:val="000000"/>
                <w:sz w:val="16"/>
                <w:szCs w:val="18"/>
                <w:highlight w:val="yellow"/>
              </w:rPr>
            </w:pPr>
            <w:r>
              <w:rPr>
                <w:rStyle w:val="BodytextChar"/>
                <w:rFonts w:cs="Arial"/>
                <w:color w:val="000000"/>
                <w:sz w:val="16"/>
                <w:szCs w:val="18"/>
              </w:rPr>
              <w:t>**There may</w:t>
            </w:r>
            <w:r w:rsidRPr="00874B66">
              <w:rPr>
                <w:rStyle w:val="BodytextChar"/>
                <w:rFonts w:cs="Arial"/>
                <w:color w:val="000000"/>
                <w:sz w:val="16"/>
                <w:szCs w:val="18"/>
              </w:rPr>
              <w:t xml:space="preserve"> be multiple comments</w:t>
            </w:r>
            <w:r>
              <w:rPr>
                <w:rStyle w:val="BodytextChar"/>
                <w:rFonts w:cs="Arial"/>
                <w:color w:val="000000"/>
                <w:sz w:val="16"/>
                <w:szCs w:val="18"/>
              </w:rPr>
              <w:t xml:space="preserve"> (table rows)</w:t>
            </w:r>
            <w:r w:rsidRPr="00874B66">
              <w:rPr>
                <w:rStyle w:val="BodytextChar"/>
                <w:rFonts w:cs="Arial"/>
                <w:color w:val="000000"/>
                <w:sz w:val="16"/>
                <w:szCs w:val="18"/>
              </w:rPr>
              <w:t xml:space="preserve"> in same day.</w:t>
            </w:r>
          </w:p>
        </w:tc>
      </w:tr>
    </w:tbl>
    <w:p xmlns:wp14="http://schemas.microsoft.com/office/word/2010/wordml" w:rsidR="005073B6" w:rsidP="005073B6" w:rsidRDefault="005073B6" w14:paraId="16EA4817" wp14:textId="77777777">
      <w:r>
        <w:br w:type="page"/>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4125"/>
        <w:gridCol w:w="5873"/>
        <w:gridCol w:w="4396"/>
      </w:tblGrid>
      <w:tr xmlns:wp14="http://schemas.microsoft.com/office/word/2010/wordml" w:rsidR="005073B6" w:rsidTr="009E21C0" w14:paraId="1B105CD1" wp14:textId="77777777">
        <w:trPr>
          <w:cantSplit/>
          <w:jc w:val="center"/>
        </w:trPr>
        <w:tc>
          <w:tcPr>
            <w:tcW w:w="5000" w:type="pct"/>
            <w:gridSpan w:val="3"/>
            <w:tcBorders>
              <w:top w:val="single" w:color="616161" w:sz="2" w:space="0"/>
              <w:bottom w:val="single" w:color="616161" w:sz="2" w:space="0"/>
            </w:tcBorders>
            <w:shd w:val="clear" w:color="auto" w:fill="191919"/>
            <w:vAlign w:val="center"/>
          </w:tcPr>
          <w:p w:rsidR="005073B6" w:rsidP="009E21C0" w:rsidRDefault="005073B6" w14:paraId="74E76713"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5073B6" w:rsidTr="009E21C0" w14:paraId="694C6B9C" wp14:textId="77777777">
        <w:trPr>
          <w:cantSplit/>
          <w:jc w:val="center"/>
        </w:trPr>
        <w:tc>
          <w:tcPr>
            <w:tcW w:w="1433" w:type="pct"/>
            <w:tcBorders>
              <w:top w:val="single" w:color="616161" w:sz="2" w:space="0"/>
              <w:bottom w:val="single" w:color="616161" w:sz="2" w:space="0"/>
            </w:tcBorders>
            <w:vAlign w:val="center"/>
          </w:tcPr>
          <w:p w:rsidRPr="00205D93" w:rsidR="005073B6" w:rsidP="009E21C0" w:rsidRDefault="005073B6" w14:paraId="6CC2C974" wp14:textId="77777777">
            <w:pPr>
              <w:pStyle w:val="TableHeading"/>
              <w:spacing w:before="40" w:after="40"/>
              <w:jc w:val="center"/>
              <w:rPr>
                <w:rStyle w:val="ModernTableText"/>
                <w:rFonts w:cs="Arial"/>
                <w:szCs w:val="17"/>
              </w:rPr>
            </w:pPr>
            <w:r w:rsidRPr="00205D93">
              <w:rPr>
                <w:rStyle w:val="ModernTableText"/>
                <w:rFonts w:cs="Arial"/>
                <w:szCs w:val="17"/>
              </w:rPr>
              <w:t>Chart Footnote Label (opt)</w:t>
            </w:r>
          </w:p>
        </w:tc>
        <w:tc>
          <w:tcPr>
            <w:tcW w:w="2040" w:type="pct"/>
            <w:tcBorders>
              <w:top w:val="single" w:color="616161" w:sz="2" w:space="0"/>
              <w:bottom w:val="single" w:color="616161" w:sz="2" w:space="0"/>
            </w:tcBorders>
            <w:vAlign w:val="center"/>
          </w:tcPr>
          <w:p w:rsidRPr="00205D93" w:rsidR="005073B6" w:rsidP="009E21C0" w:rsidRDefault="005073B6" w14:paraId="5E0CC2DD"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Description (opt)</w:t>
            </w:r>
          </w:p>
        </w:tc>
        <w:tc>
          <w:tcPr>
            <w:tcW w:w="1527" w:type="pct"/>
            <w:tcBorders>
              <w:top w:val="single" w:color="616161" w:sz="2" w:space="0"/>
              <w:bottom w:val="single" w:color="616161" w:sz="2" w:space="0"/>
            </w:tcBorders>
            <w:vAlign w:val="center"/>
          </w:tcPr>
          <w:p w:rsidRPr="00205D93" w:rsidR="005073B6" w:rsidP="009E21C0" w:rsidRDefault="005073B6" w14:paraId="2A1ADDF5"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Processing Rules (opt)</w:t>
            </w:r>
          </w:p>
        </w:tc>
      </w:tr>
      <w:tr xmlns:wp14="http://schemas.microsoft.com/office/word/2010/wordml" w:rsidR="005073B6" w:rsidTr="009E21C0" w14:paraId="33008970" wp14:textId="77777777">
        <w:trPr>
          <w:cantSplit/>
          <w:jc w:val="center"/>
        </w:trPr>
        <w:tc>
          <w:tcPr>
            <w:tcW w:w="1433" w:type="pct"/>
            <w:tcBorders>
              <w:top w:val="single" w:color="616161" w:sz="2" w:space="0"/>
              <w:bottom w:val="single" w:color="616161" w:sz="2" w:space="0"/>
            </w:tcBorders>
            <w:vAlign w:val="center"/>
          </w:tcPr>
          <w:p w:rsidRPr="00205D93" w:rsidR="005073B6" w:rsidP="009E21C0" w:rsidRDefault="005073B6" w14:paraId="34262555"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2040" w:type="pct"/>
            <w:tcBorders>
              <w:top w:val="single" w:color="616161" w:sz="2" w:space="0"/>
              <w:bottom w:val="single" w:color="616161" w:sz="2" w:space="0"/>
            </w:tcBorders>
            <w:vAlign w:val="center"/>
          </w:tcPr>
          <w:p w:rsidRPr="00205D93" w:rsidR="005073B6" w:rsidP="009E21C0" w:rsidRDefault="005073B6" w14:paraId="02DBCABE"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527" w:type="pct"/>
            <w:tcBorders>
              <w:top w:val="single" w:color="616161" w:sz="2" w:space="0"/>
              <w:bottom w:val="single" w:color="616161" w:sz="2" w:space="0"/>
            </w:tcBorders>
            <w:vAlign w:val="center"/>
          </w:tcPr>
          <w:p w:rsidRPr="00205D93" w:rsidR="005073B6" w:rsidP="009E21C0" w:rsidRDefault="005073B6" w14:paraId="54626B8B"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r>
      <w:tr xmlns:wp14="http://schemas.microsoft.com/office/word/2010/wordml" w:rsidR="005073B6" w:rsidTr="009E21C0" w14:paraId="2D8DDAAB" wp14:textId="77777777">
        <w:trPr>
          <w:cantSplit/>
          <w:jc w:val="center"/>
        </w:trPr>
        <w:tc>
          <w:tcPr>
            <w:tcW w:w="5000" w:type="pct"/>
            <w:gridSpan w:val="3"/>
            <w:tcBorders>
              <w:top w:val="single" w:color="616161" w:sz="2" w:space="0"/>
              <w:bottom w:val="single" w:color="616161" w:sz="2" w:space="0"/>
            </w:tcBorders>
            <w:shd w:val="clear" w:color="auto" w:fill="191919"/>
            <w:vAlign w:val="center"/>
          </w:tcPr>
          <w:p w:rsidRPr="00205D93" w:rsidR="005073B6" w:rsidP="009E21C0" w:rsidRDefault="005073B6" w14:paraId="4B98E1AE" wp14:textId="77777777">
            <w:pPr>
              <w:pStyle w:val="TableText1"/>
              <w:spacing w:before="40" w:after="40"/>
              <w:jc w:val="center"/>
              <w:rPr>
                <w:rStyle w:val="ModernTableText"/>
                <w:rFonts w:cs="Arial"/>
                <w:bCs/>
                <w:noProof/>
                <w:color w:val="FFFFFF"/>
                <w:szCs w:val="19"/>
              </w:rPr>
            </w:pPr>
            <w:r w:rsidRPr="00205D93">
              <w:rPr>
                <w:rStyle w:val="ModernTableText"/>
                <w:rFonts w:cs="Arial"/>
                <w:bCs/>
                <w:noProof/>
                <w:color w:val="FFFFFF"/>
                <w:szCs w:val="19"/>
              </w:rPr>
              <w:t>Report Footnote (opt)</w:t>
            </w:r>
          </w:p>
        </w:tc>
      </w:tr>
      <w:tr xmlns:wp14="http://schemas.microsoft.com/office/word/2010/wordml" w:rsidR="005073B6" w:rsidTr="009E21C0" w14:paraId="6D1B4C99" wp14:textId="77777777">
        <w:trPr>
          <w:cantSplit/>
          <w:jc w:val="center"/>
        </w:trPr>
        <w:tc>
          <w:tcPr>
            <w:tcW w:w="1433" w:type="pct"/>
            <w:tcBorders>
              <w:top w:val="single" w:color="616161" w:sz="2" w:space="0"/>
            </w:tcBorders>
            <w:vAlign w:val="center"/>
          </w:tcPr>
          <w:p w:rsidRPr="00205D93" w:rsidR="005073B6" w:rsidP="009E21C0" w:rsidRDefault="005073B6" w14:paraId="45D83F91" wp14:textId="77777777">
            <w:pPr>
              <w:pStyle w:val="TableHeading"/>
              <w:spacing w:before="40" w:after="40"/>
              <w:jc w:val="center"/>
              <w:rPr>
                <w:rStyle w:val="ModernTableText"/>
                <w:rFonts w:cs="Arial"/>
                <w:szCs w:val="17"/>
              </w:rPr>
            </w:pPr>
            <w:r w:rsidRPr="00205D93">
              <w:rPr>
                <w:rStyle w:val="ModernTableText"/>
                <w:rFonts w:cs="Arial"/>
                <w:szCs w:val="17"/>
              </w:rPr>
              <w:t>Report Footnote Label (opt)</w:t>
            </w:r>
          </w:p>
        </w:tc>
        <w:tc>
          <w:tcPr>
            <w:tcW w:w="2040" w:type="pct"/>
            <w:tcBorders>
              <w:top w:val="single" w:color="616161" w:sz="2" w:space="0"/>
            </w:tcBorders>
            <w:vAlign w:val="center"/>
          </w:tcPr>
          <w:p w:rsidRPr="00205D93" w:rsidR="005073B6" w:rsidP="009E21C0" w:rsidRDefault="005073B6" w14:paraId="26F8426A"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Description (opt)</w:t>
            </w:r>
          </w:p>
        </w:tc>
        <w:tc>
          <w:tcPr>
            <w:tcW w:w="1527" w:type="pct"/>
            <w:tcBorders>
              <w:top w:val="single" w:color="616161" w:sz="2" w:space="0"/>
            </w:tcBorders>
            <w:vAlign w:val="center"/>
          </w:tcPr>
          <w:p w:rsidRPr="00205D93" w:rsidR="005073B6" w:rsidP="009E21C0" w:rsidRDefault="005073B6" w14:paraId="1E25EBF2"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Processing Rules (opt)</w:t>
            </w:r>
          </w:p>
        </w:tc>
      </w:tr>
      <w:tr xmlns:wp14="http://schemas.microsoft.com/office/word/2010/wordml" w:rsidR="005073B6" w:rsidTr="009E21C0" w14:paraId="5ED524E3" wp14:textId="77777777">
        <w:trPr>
          <w:cantSplit/>
          <w:jc w:val="center"/>
        </w:trPr>
        <w:tc>
          <w:tcPr>
            <w:tcW w:w="1433" w:type="pct"/>
            <w:vAlign w:val="center"/>
          </w:tcPr>
          <w:p w:rsidR="005073B6" w:rsidP="009E21C0" w:rsidRDefault="005073B6" w14:paraId="599DDE76"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2040" w:type="pct"/>
            <w:vAlign w:val="center"/>
          </w:tcPr>
          <w:p w:rsidR="005073B6" w:rsidP="009E21C0" w:rsidRDefault="005073B6" w14:paraId="1DA12FBA"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1527" w:type="pct"/>
            <w:vAlign w:val="center"/>
          </w:tcPr>
          <w:p w:rsidR="005073B6" w:rsidP="009E21C0" w:rsidRDefault="005073B6" w14:paraId="612F987D"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r>
    </w:tbl>
    <w:p xmlns:wp14="http://schemas.microsoft.com/office/word/2010/wordml" w:rsidR="005073B6" w:rsidP="005073B6" w:rsidRDefault="005073B6" w14:paraId="7DB09FF1" wp14:textId="77777777"/>
    <w:p xmlns:wp14="http://schemas.microsoft.com/office/word/2010/wordml" w:rsidR="005073B6" w:rsidP="005073B6" w:rsidRDefault="005073B6" w14:paraId="017F7155" wp14:textId="77777777"/>
    <w:p xmlns:wp14="http://schemas.microsoft.com/office/word/2010/wordml" w:rsidR="005073B6" w:rsidP="005073B6" w:rsidRDefault="005073B6" w14:paraId="65E0D4A3" wp14:textId="77777777"/>
    <w:p xmlns:wp14="http://schemas.microsoft.com/office/word/2010/wordml" w:rsidR="005073B6" w:rsidP="005073B6" w:rsidRDefault="005073B6" w14:paraId="4412D959" wp14:textId="77777777"/>
    <w:p xmlns:wp14="http://schemas.microsoft.com/office/word/2010/wordml" w:rsidR="005073B6" w:rsidP="005073B6" w:rsidRDefault="005073B6" w14:paraId="63F53463" wp14:textId="77777777"/>
    <w:p xmlns:wp14="http://schemas.microsoft.com/office/word/2010/wordml" w:rsidR="005073B6" w:rsidP="001F6E03" w:rsidRDefault="005073B6" w14:paraId="55E56485" wp14:textId="77777777"/>
    <w:p xmlns:wp14="http://schemas.microsoft.com/office/word/2010/wordml" w:rsidR="00D0385C" w:rsidP="001F6E03" w:rsidRDefault="00D0385C" w14:paraId="50478401" wp14:textId="77777777"/>
    <w:p xmlns:wp14="http://schemas.microsoft.com/office/word/2010/wordml" w:rsidR="00D0385C" w:rsidP="001F6E03" w:rsidRDefault="00D0385C" w14:paraId="33EBCFF7" wp14:textId="77777777"/>
    <w:p xmlns:wp14="http://schemas.microsoft.com/office/word/2010/wordml" w:rsidR="00D0385C" w:rsidP="001F6E03" w:rsidRDefault="00D0385C" w14:paraId="07A212B3" wp14:textId="77777777"/>
    <w:p xmlns:wp14="http://schemas.microsoft.com/office/word/2010/wordml" w:rsidR="00D0385C" w:rsidP="001F6E03" w:rsidRDefault="00D0385C" w14:paraId="26366F22" wp14:textId="77777777"/>
    <w:p xmlns:wp14="http://schemas.microsoft.com/office/word/2010/wordml" w:rsidR="00D0385C" w:rsidP="001F6E03" w:rsidRDefault="00D0385C" w14:paraId="58E7106E" wp14:textId="77777777"/>
    <w:p xmlns:wp14="http://schemas.microsoft.com/office/word/2010/wordml" w:rsidR="00D0385C" w:rsidP="001F6E03" w:rsidRDefault="00D0385C" w14:paraId="4900654F" wp14:textId="77777777"/>
    <w:p xmlns:wp14="http://schemas.microsoft.com/office/word/2010/wordml" w:rsidR="00D0385C" w:rsidP="001F6E03" w:rsidRDefault="00D0385C" w14:paraId="2A5D67D1" wp14:textId="77777777"/>
    <w:p xmlns:wp14="http://schemas.microsoft.com/office/word/2010/wordml" w:rsidR="00D0385C" w:rsidP="001F6E03" w:rsidRDefault="00D0385C" w14:paraId="3452475D" wp14:textId="77777777"/>
    <w:p xmlns:wp14="http://schemas.microsoft.com/office/word/2010/wordml" w:rsidR="00D0385C" w:rsidP="001F6E03" w:rsidRDefault="00D0385C" w14:paraId="51022026" wp14:textId="77777777"/>
    <w:p xmlns:wp14="http://schemas.microsoft.com/office/word/2010/wordml" w:rsidR="00D0385C" w:rsidP="001F6E03" w:rsidRDefault="00D0385C" w14:paraId="306016B9" wp14:textId="77777777"/>
    <w:p xmlns:wp14="http://schemas.microsoft.com/office/word/2010/wordml" w:rsidR="00D0385C" w:rsidP="001F6E03" w:rsidRDefault="00D0385C" w14:paraId="44D1DF13" wp14:textId="77777777"/>
    <w:p xmlns:wp14="http://schemas.microsoft.com/office/word/2010/wordml" w:rsidR="00D0385C" w:rsidP="001F6E03" w:rsidRDefault="00D0385C" w14:paraId="4DCC34CF" wp14:textId="77777777"/>
    <w:p xmlns:wp14="http://schemas.microsoft.com/office/word/2010/wordml" w:rsidR="00D0385C" w:rsidP="001F6E03" w:rsidRDefault="00D0385C" w14:paraId="48DDB96B" wp14:textId="77777777"/>
    <w:p xmlns:wp14="http://schemas.microsoft.com/office/word/2010/wordml" w:rsidR="00BE45AF" w:rsidP="001F6E03" w:rsidRDefault="00BE45AF" w14:paraId="07BD4E4E" wp14:textId="77777777"/>
    <w:p xmlns:wp14="http://schemas.microsoft.com/office/word/2010/wordml" w:rsidRPr="005652B9" w:rsidR="0084366E" w:rsidP="00D0385C" w:rsidRDefault="0084366E" w14:paraId="61B4828C" wp14:textId="77777777">
      <w:pPr>
        <w:pStyle w:val="Heading5"/>
      </w:pPr>
      <w:bookmarkStart w:name="_Toc28897559" w:id="337"/>
      <w:bookmarkStart w:name="_Toc214963360" w:id="338"/>
      <w:r w:rsidRPr="00EA7252">
        <w:t>Report</w:t>
      </w:r>
      <w:r w:rsidRPr="005652B9">
        <w:t xml:space="preserve"> Definition – </w:t>
      </w:r>
      <w:r w:rsidRPr="00592CDE">
        <w:t>OPR-SRA-136 - Service Authorization New Attachments Report</w:t>
      </w:r>
      <w:bookmarkEnd w:id="337"/>
      <w:bookmarkEnd w:id="338"/>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19"/>
        <w:gridCol w:w="1474"/>
        <w:gridCol w:w="1684"/>
        <w:gridCol w:w="1649"/>
        <w:gridCol w:w="17"/>
        <w:gridCol w:w="1911"/>
        <w:gridCol w:w="2420"/>
        <w:gridCol w:w="302"/>
        <w:gridCol w:w="17"/>
        <w:gridCol w:w="1960"/>
        <w:gridCol w:w="1537"/>
      </w:tblGrid>
      <w:tr xmlns:wp14="http://schemas.microsoft.com/office/word/2010/wordml" w:rsidR="0084366E" w:rsidTr="00D0385C" w14:paraId="0C7FA6CE" wp14:textId="77777777">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Pr="00FF7891" w:rsidR="0084366E" w:rsidP="00D0385C" w:rsidRDefault="0084366E" w14:paraId="4B1B489C" wp14:textId="77777777">
            <w:pPr>
              <w:jc w:val="center"/>
              <w:rPr>
                <w:rFonts w:eastAsia="MS Mincho"/>
                <w:szCs w:val="20"/>
              </w:rPr>
            </w:pPr>
            <w:r>
              <w:rPr>
                <w:sz w:val="19"/>
                <w:szCs w:val="19"/>
              </w:rPr>
              <w:br w:type="page"/>
            </w:r>
            <w:r>
              <w:rPr>
                <w:sz w:val="19"/>
                <w:szCs w:val="19"/>
              </w:rPr>
              <w:br w:type="page"/>
            </w:r>
            <w:r>
              <w:rPr>
                <w:sz w:val="19"/>
                <w:szCs w:val="19"/>
              </w:rPr>
              <w:br w:type="page"/>
            </w:r>
            <w:r>
              <w:rPr>
                <w:sz w:val="19"/>
                <w:szCs w:val="19"/>
              </w:rPr>
              <w:br w:type="page"/>
            </w:r>
            <w:r w:rsidRPr="00FF7891">
              <w:rPr>
                <w:rFonts w:eastAsia="MS Mincho"/>
                <w:szCs w:val="20"/>
              </w:rPr>
              <w:t>NH MMIS REPORT DEFINITION</w:t>
            </w:r>
          </w:p>
        </w:tc>
      </w:tr>
      <w:tr xmlns:wp14="http://schemas.microsoft.com/office/word/2010/wordml" w:rsidR="0084366E" w:rsidTr="00D0385C" w14:paraId="6579BC6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Borders>
              <w:top w:val="single" w:color="auto" w:sz="4" w:space="0"/>
            </w:tcBorders>
            <w:vAlign w:val="center"/>
          </w:tcPr>
          <w:p w:rsidRPr="00205D93" w:rsidR="0084366E" w:rsidP="00D0385C" w:rsidRDefault="0084366E" w14:paraId="653691C0" wp14:textId="77777777">
            <w:pPr>
              <w:pStyle w:val="TableHeading"/>
              <w:spacing w:before="40" w:after="40"/>
              <w:rPr>
                <w:rStyle w:val="ModernTableText"/>
                <w:noProof/>
                <w:szCs w:val="17"/>
              </w:rPr>
            </w:pPr>
            <w:r w:rsidRPr="00205D93">
              <w:rPr>
                <w:rStyle w:val="ModernTableText"/>
                <w:noProof/>
                <w:szCs w:val="17"/>
              </w:rPr>
              <w:t>Report Type:</w:t>
            </w:r>
          </w:p>
        </w:tc>
        <w:tc>
          <w:tcPr>
            <w:tcW w:w="3995" w:type="pct"/>
            <w:gridSpan w:val="9"/>
            <w:tcBorders>
              <w:top w:val="single" w:color="auto" w:sz="4" w:space="0"/>
            </w:tcBorders>
            <w:vAlign w:val="center"/>
          </w:tcPr>
          <w:p w:rsidRPr="00205D93" w:rsidR="0084366E" w:rsidP="00D0385C" w:rsidRDefault="0084366E" w14:paraId="2830C122"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Standard</w:t>
            </w:r>
            <w:r w:rsidRPr="00205D93">
              <w:rPr>
                <w:rStyle w:val="ModernTableText"/>
                <w:noProof/>
                <w:szCs w:val="17"/>
              </w:rPr>
              <w:tab/>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Customized</w:t>
            </w:r>
          </w:p>
        </w:tc>
      </w:tr>
      <w:tr xmlns:wp14="http://schemas.microsoft.com/office/word/2010/wordml" w:rsidR="0084366E" w:rsidTr="00D0385C" w14:paraId="1F628DF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Borders>
              <w:top w:val="single" w:color="616161" w:sz="2" w:space="0"/>
            </w:tcBorders>
            <w:vAlign w:val="center"/>
          </w:tcPr>
          <w:p w:rsidRPr="00205D93" w:rsidR="0084366E" w:rsidP="00D0385C" w:rsidRDefault="0084366E" w14:paraId="30FB43A3" wp14:textId="77777777">
            <w:pPr>
              <w:pStyle w:val="TableHeading"/>
              <w:spacing w:before="40" w:after="40"/>
              <w:rPr>
                <w:rStyle w:val="ModernTableText"/>
                <w:noProof/>
                <w:szCs w:val="17"/>
              </w:rPr>
            </w:pPr>
            <w:r w:rsidRPr="00205D93">
              <w:rPr>
                <w:rStyle w:val="ModernTableText"/>
                <w:noProof/>
                <w:szCs w:val="17"/>
              </w:rPr>
              <w:t>Client Name:</w:t>
            </w:r>
          </w:p>
        </w:tc>
        <w:tc>
          <w:tcPr>
            <w:tcW w:w="3995" w:type="pct"/>
            <w:gridSpan w:val="9"/>
            <w:tcBorders>
              <w:top w:val="single" w:color="616161" w:sz="2" w:space="0"/>
            </w:tcBorders>
            <w:vAlign w:val="center"/>
          </w:tcPr>
          <w:p w:rsidRPr="00205D93" w:rsidR="0084366E" w:rsidP="00D0385C" w:rsidRDefault="0084366E" w14:paraId="4FFB4928" wp14:textId="77777777">
            <w:pPr>
              <w:pStyle w:val="TableText1"/>
              <w:spacing w:before="40" w:after="40"/>
              <w:rPr>
                <w:rStyle w:val="ModernTableText"/>
                <w:szCs w:val="17"/>
              </w:rPr>
            </w:pPr>
            <w:r w:rsidRPr="00205D93">
              <w:rPr>
                <w:rStyle w:val="ModernTableText"/>
                <w:szCs w:val="17"/>
              </w:rPr>
              <w:t>New Hampshire</w:t>
            </w:r>
          </w:p>
        </w:tc>
      </w:tr>
      <w:tr xmlns:wp14="http://schemas.microsoft.com/office/word/2010/wordml" w:rsidR="0084366E" w:rsidTr="00D0385C" w14:paraId="2C050C0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Borders>
              <w:top w:val="single" w:color="616161" w:sz="2" w:space="0"/>
            </w:tcBorders>
            <w:vAlign w:val="center"/>
          </w:tcPr>
          <w:p w:rsidRPr="00205D93" w:rsidR="0084366E" w:rsidP="00D0385C" w:rsidRDefault="0084366E" w14:paraId="6312F664" wp14:textId="77777777">
            <w:pPr>
              <w:pStyle w:val="TableHeading"/>
              <w:spacing w:before="40" w:after="40"/>
              <w:rPr>
                <w:rStyle w:val="ModernTableText"/>
                <w:noProof/>
                <w:szCs w:val="17"/>
              </w:rPr>
            </w:pPr>
            <w:r w:rsidRPr="00205D93">
              <w:rPr>
                <w:rStyle w:val="ModernTableText"/>
                <w:noProof/>
                <w:szCs w:val="17"/>
              </w:rPr>
              <w:t>Client Report ID:</w:t>
            </w:r>
          </w:p>
        </w:tc>
        <w:tc>
          <w:tcPr>
            <w:tcW w:w="3995" w:type="pct"/>
            <w:gridSpan w:val="9"/>
            <w:tcBorders>
              <w:top w:val="single" w:color="616161" w:sz="2" w:space="0"/>
            </w:tcBorders>
            <w:vAlign w:val="center"/>
          </w:tcPr>
          <w:p w:rsidRPr="00205D93" w:rsidR="0084366E" w:rsidP="00D0385C" w:rsidRDefault="0084366E" w14:paraId="56FCBD81" wp14:textId="77777777">
            <w:pPr>
              <w:pStyle w:val="TableText1"/>
              <w:spacing w:before="40" w:after="40"/>
              <w:rPr>
                <w:rStyle w:val="ModernTableText"/>
                <w:szCs w:val="17"/>
              </w:rPr>
            </w:pPr>
            <w:r w:rsidRPr="00205D93">
              <w:rPr>
                <w:rStyle w:val="ModernTableText"/>
                <w:szCs w:val="17"/>
              </w:rPr>
              <w:t>OPR-SRA-1</w:t>
            </w:r>
            <w:r>
              <w:rPr>
                <w:rStyle w:val="ModernTableText"/>
                <w:szCs w:val="17"/>
              </w:rPr>
              <w:t>36</w:t>
            </w:r>
          </w:p>
        </w:tc>
      </w:tr>
      <w:tr xmlns:wp14="http://schemas.microsoft.com/office/word/2010/wordml" w:rsidR="0084366E" w:rsidTr="00D0385C" w14:paraId="0E21D63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91"/>
          <w:jc w:val="center"/>
        </w:trPr>
        <w:tc>
          <w:tcPr>
            <w:tcW w:w="1005" w:type="pct"/>
            <w:gridSpan w:val="2"/>
            <w:tcBorders>
              <w:top w:val="single" w:color="616161" w:sz="2" w:space="0"/>
            </w:tcBorders>
            <w:vAlign w:val="center"/>
          </w:tcPr>
          <w:p w:rsidRPr="00205D93" w:rsidR="0084366E" w:rsidP="00D0385C" w:rsidRDefault="0084366E" w14:paraId="602D330D" wp14:textId="77777777">
            <w:pPr>
              <w:pStyle w:val="TableHeading"/>
              <w:spacing w:before="40" w:after="40"/>
              <w:rPr>
                <w:rStyle w:val="ModernTableText"/>
                <w:noProof/>
                <w:szCs w:val="17"/>
              </w:rPr>
            </w:pPr>
            <w:r w:rsidRPr="00205D93">
              <w:rPr>
                <w:rStyle w:val="ModernTableText"/>
                <w:noProof/>
                <w:szCs w:val="17"/>
              </w:rPr>
              <w:t>Client Line Of Business:</w:t>
            </w:r>
          </w:p>
        </w:tc>
        <w:tc>
          <w:tcPr>
            <w:tcW w:w="3995" w:type="pct"/>
            <w:gridSpan w:val="9"/>
            <w:tcBorders>
              <w:top w:val="single" w:color="616161" w:sz="2" w:space="0"/>
            </w:tcBorders>
            <w:vAlign w:val="center"/>
          </w:tcPr>
          <w:p w:rsidRPr="00205D93" w:rsidR="0084366E" w:rsidP="00D0385C" w:rsidRDefault="0084366E" w14:paraId="2B969FB4" wp14:textId="77777777">
            <w:pPr>
              <w:pStyle w:val="TableText1"/>
              <w:spacing w:before="40" w:after="40"/>
              <w:rPr>
                <w:rStyle w:val="ModernTableText"/>
                <w:szCs w:val="17"/>
              </w:rPr>
            </w:pPr>
            <w:r w:rsidRPr="00205D93">
              <w:rPr>
                <w:rStyle w:val="ModernTableText"/>
                <w:szCs w:val="17"/>
              </w:rPr>
              <w:t>Medicaid</w:t>
            </w:r>
          </w:p>
        </w:tc>
      </w:tr>
      <w:tr xmlns:wp14="http://schemas.microsoft.com/office/word/2010/wordml" w:rsidR="0084366E" w:rsidTr="00D0385C" w14:paraId="5C6523B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64"/>
          <w:jc w:val="center"/>
        </w:trPr>
        <w:tc>
          <w:tcPr>
            <w:tcW w:w="1005" w:type="pct"/>
            <w:gridSpan w:val="2"/>
            <w:tcBorders>
              <w:top w:val="single" w:color="616161" w:sz="2" w:space="0"/>
            </w:tcBorders>
            <w:vAlign w:val="center"/>
          </w:tcPr>
          <w:p w:rsidRPr="00205D93" w:rsidR="0084366E" w:rsidP="00D0385C" w:rsidRDefault="0084366E" w14:paraId="317E2ED8" wp14:textId="77777777">
            <w:pPr>
              <w:pStyle w:val="TableHeading"/>
              <w:spacing w:before="40" w:after="40"/>
              <w:rPr>
                <w:rStyle w:val="ModernTableText"/>
                <w:noProof/>
                <w:szCs w:val="17"/>
              </w:rPr>
            </w:pPr>
            <w:r w:rsidRPr="00205D93">
              <w:rPr>
                <w:rStyle w:val="ModernTableText"/>
                <w:noProof/>
                <w:szCs w:val="17"/>
              </w:rPr>
              <w:t>Client Division / Department:</w:t>
            </w:r>
          </w:p>
        </w:tc>
        <w:tc>
          <w:tcPr>
            <w:tcW w:w="3995" w:type="pct"/>
            <w:gridSpan w:val="9"/>
            <w:tcBorders>
              <w:top w:val="single" w:color="616161" w:sz="2" w:space="0"/>
            </w:tcBorders>
            <w:vAlign w:val="center"/>
          </w:tcPr>
          <w:p w:rsidRPr="00205D93" w:rsidR="0084366E" w:rsidP="00D0385C" w:rsidRDefault="0084366E" w14:paraId="06D5CFA5" wp14:textId="77777777">
            <w:pPr>
              <w:pStyle w:val="TableText1"/>
              <w:spacing w:before="40" w:after="40"/>
              <w:rPr>
                <w:rStyle w:val="ModernTableText"/>
                <w:szCs w:val="17"/>
              </w:rPr>
            </w:pPr>
            <w:r w:rsidRPr="00205D93">
              <w:rPr>
                <w:rStyle w:val="ModernTableText"/>
                <w:szCs w:val="17"/>
              </w:rPr>
              <w:t>DHHS</w:t>
            </w:r>
          </w:p>
        </w:tc>
      </w:tr>
      <w:tr xmlns:wp14="http://schemas.microsoft.com/office/word/2010/wordml" w:rsidR="0084366E" w:rsidTr="00D0385C" w14:paraId="0D6C75E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trPr>
        <w:tc>
          <w:tcPr>
            <w:tcW w:w="1005" w:type="pct"/>
            <w:gridSpan w:val="2"/>
            <w:tcBorders>
              <w:top w:val="single" w:color="616161" w:sz="2" w:space="0"/>
              <w:bottom w:val="single" w:color="616161" w:sz="2" w:space="0"/>
            </w:tcBorders>
            <w:vAlign w:val="center"/>
          </w:tcPr>
          <w:p w:rsidRPr="00205D93" w:rsidR="0084366E" w:rsidP="00D0385C" w:rsidRDefault="0084366E" w14:paraId="0D8AC262" wp14:textId="77777777">
            <w:pPr>
              <w:pStyle w:val="TableHeading"/>
              <w:spacing w:before="40" w:after="40"/>
              <w:rPr>
                <w:rStyle w:val="ModernTableText"/>
                <w:noProof/>
                <w:szCs w:val="17"/>
              </w:rPr>
            </w:pPr>
            <w:r w:rsidRPr="00205D93">
              <w:rPr>
                <w:rStyle w:val="ModernTableText"/>
                <w:noProof/>
                <w:szCs w:val="17"/>
              </w:rPr>
              <w:t>Report Title:</w:t>
            </w:r>
          </w:p>
        </w:tc>
        <w:tc>
          <w:tcPr>
            <w:tcW w:w="3995" w:type="pct"/>
            <w:gridSpan w:val="9"/>
            <w:tcBorders>
              <w:top w:val="single" w:color="616161" w:sz="2" w:space="0"/>
              <w:bottom w:val="single" w:color="616161" w:sz="2" w:space="0"/>
            </w:tcBorders>
            <w:vAlign w:val="center"/>
          </w:tcPr>
          <w:p w:rsidRPr="00E96437" w:rsidR="0084366E" w:rsidP="00D0385C" w:rsidRDefault="0084366E" w14:paraId="6661C9E4" wp14:textId="77777777">
            <w:pPr>
              <w:pStyle w:val="TableText1"/>
              <w:spacing w:before="40" w:after="40"/>
              <w:rPr>
                <w:rStyle w:val="ModernTableText"/>
                <w:szCs w:val="17"/>
              </w:rPr>
            </w:pPr>
            <w:r w:rsidRPr="00E96437">
              <w:rPr>
                <w:rStyle w:val="ModernTableText"/>
              </w:rPr>
              <w:t xml:space="preserve">Service Authorization </w:t>
            </w:r>
            <w:r w:rsidRPr="00EE12DD">
              <w:t>New Attachments Report</w:t>
            </w:r>
          </w:p>
        </w:tc>
      </w:tr>
      <w:tr xmlns:wp14="http://schemas.microsoft.com/office/word/2010/wordml" w:rsidR="0084366E" w:rsidTr="00D0385C" w14:paraId="3B22C60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trPr>
        <w:tc>
          <w:tcPr>
            <w:tcW w:w="1005" w:type="pct"/>
            <w:gridSpan w:val="2"/>
            <w:tcBorders>
              <w:top w:val="single" w:color="616161" w:sz="2" w:space="0"/>
              <w:bottom w:val="single" w:color="616161" w:sz="2" w:space="0"/>
            </w:tcBorders>
            <w:vAlign w:val="center"/>
          </w:tcPr>
          <w:p w:rsidRPr="00205D93" w:rsidR="0084366E" w:rsidP="00D0385C" w:rsidRDefault="0084366E" w14:paraId="7C042D2A" wp14:textId="77777777">
            <w:pPr>
              <w:pStyle w:val="TableHeading"/>
              <w:spacing w:before="40" w:after="40"/>
              <w:rPr>
                <w:rStyle w:val="ModernTableText"/>
                <w:noProof/>
                <w:szCs w:val="17"/>
              </w:rPr>
            </w:pPr>
            <w:r w:rsidRPr="00205D93">
              <w:rPr>
                <w:rStyle w:val="ModernTableText"/>
                <w:noProof/>
                <w:szCs w:val="17"/>
              </w:rPr>
              <w:t>Report Description:</w:t>
            </w:r>
          </w:p>
        </w:tc>
        <w:tc>
          <w:tcPr>
            <w:tcW w:w="3995" w:type="pct"/>
            <w:gridSpan w:val="9"/>
            <w:tcBorders>
              <w:top w:val="single" w:color="616161" w:sz="2" w:space="0"/>
              <w:bottom w:val="single" w:color="616161" w:sz="2" w:space="0"/>
            </w:tcBorders>
            <w:vAlign w:val="center"/>
          </w:tcPr>
          <w:p w:rsidRPr="00E96437" w:rsidR="0084366E" w:rsidP="00D0385C" w:rsidRDefault="0084366E" w14:paraId="2CEE6F06" wp14:textId="77777777">
            <w:pPr>
              <w:pStyle w:val="TableText1"/>
              <w:spacing w:before="40" w:after="40"/>
              <w:rPr>
                <w:rStyle w:val="ModernTableText"/>
                <w:szCs w:val="17"/>
              </w:rPr>
            </w:pPr>
            <w:r w:rsidRPr="002D6F85">
              <w:rPr>
                <w:rStyle w:val="ModernTableText"/>
              </w:rPr>
              <w:t xml:space="preserve">This is a standard consolidated </w:t>
            </w:r>
            <w:r w:rsidRPr="00FF7938">
              <w:rPr>
                <w:rStyle w:val="ModernTableText"/>
              </w:rPr>
              <w:t>SA</w:t>
            </w:r>
            <w:r w:rsidRPr="004C012D">
              <w:rPr>
                <w:rStyle w:val="ModernTableText"/>
              </w:rPr>
              <w:t xml:space="preserve"> report that will include </w:t>
            </w:r>
            <w:r w:rsidRPr="002D6F85">
              <w:rPr>
                <w:rStyle w:val="ModernTableText"/>
              </w:rPr>
              <w:t>control breaks in printing between Requesting Providers.</w:t>
            </w:r>
            <w:r>
              <w:rPr>
                <w:rStyle w:val="ModernTableText"/>
              </w:rPr>
              <w:t xml:space="preserve">  </w:t>
            </w:r>
            <w:r w:rsidRPr="00ED5A6F">
              <w:t xml:space="preserve">This report displays SA’s where </w:t>
            </w:r>
            <w:r>
              <w:t xml:space="preserve">attachment </w:t>
            </w:r>
            <w:r w:rsidRPr="00ED5A6F">
              <w:t>activity has occurred on the reporting date</w:t>
            </w:r>
            <w:r>
              <w:t xml:space="preserve"> from internal and provider users.     </w:t>
            </w:r>
          </w:p>
        </w:tc>
      </w:tr>
      <w:tr xmlns:wp14="http://schemas.microsoft.com/office/word/2010/wordml" w:rsidR="0084366E" w:rsidTr="00D0385C" w14:paraId="022B520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84366E" w:rsidP="00D0385C" w:rsidRDefault="0084366E" w14:paraId="755B4946" wp14:textId="77777777">
            <w:pPr>
              <w:pStyle w:val="TableHeading"/>
              <w:spacing w:before="40" w:after="40"/>
              <w:rPr>
                <w:rStyle w:val="ModernTableText"/>
                <w:noProof/>
                <w:szCs w:val="17"/>
              </w:rPr>
            </w:pPr>
            <w:r w:rsidRPr="00205D93">
              <w:rPr>
                <w:rStyle w:val="ModernTableText"/>
                <w:noProof/>
                <w:szCs w:val="17"/>
              </w:rPr>
              <w:t>Report Source State Code:</w:t>
            </w:r>
          </w:p>
        </w:tc>
        <w:tc>
          <w:tcPr>
            <w:tcW w:w="3995" w:type="pct"/>
            <w:gridSpan w:val="9"/>
            <w:vAlign w:val="center"/>
          </w:tcPr>
          <w:p w:rsidRPr="00205D93" w:rsidR="0084366E" w:rsidP="00D0385C" w:rsidRDefault="0084366E" w14:paraId="3CEFDB7F" wp14:textId="77777777">
            <w:pPr>
              <w:pStyle w:val="TableText1"/>
              <w:spacing w:before="40" w:after="40"/>
              <w:rPr>
                <w:rStyle w:val="ModernTableText"/>
                <w:szCs w:val="17"/>
              </w:rPr>
            </w:pPr>
            <w:r w:rsidRPr="00205D93">
              <w:rPr>
                <w:rStyle w:val="ModernTableText"/>
                <w:szCs w:val="17"/>
              </w:rPr>
              <w:t>NH</w:t>
            </w:r>
          </w:p>
        </w:tc>
      </w:tr>
      <w:tr xmlns:wp14="http://schemas.microsoft.com/office/word/2010/wordml" w:rsidR="0084366E" w:rsidTr="00D0385C" w14:paraId="4D66B51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84366E" w:rsidP="00D0385C" w:rsidRDefault="0084366E" w14:paraId="6A650D5F" wp14:textId="77777777">
            <w:pPr>
              <w:pStyle w:val="TableHeading"/>
              <w:spacing w:before="40" w:after="40"/>
              <w:rPr>
                <w:rStyle w:val="ModernTableText"/>
                <w:noProof/>
                <w:szCs w:val="17"/>
              </w:rPr>
            </w:pPr>
            <w:r w:rsidRPr="00205D93">
              <w:rPr>
                <w:rStyle w:val="ModernTableText"/>
                <w:noProof/>
                <w:szCs w:val="17"/>
              </w:rPr>
              <w:t>Report Source Type:</w:t>
            </w:r>
          </w:p>
        </w:tc>
        <w:tc>
          <w:tcPr>
            <w:tcW w:w="3995" w:type="pct"/>
            <w:gridSpan w:val="9"/>
            <w:vAlign w:val="center"/>
          </w:tcPr>
          <w:p w:rsidRPr="00DB2018" w:rsidR="0084366E" w:rsidP="00D0385C" w:rsidRDefault="0084366E" w14:paraId="6EEEB81F" wp14:textId="77777777">
            <w:pPr>
              <w:pStyle w:val="TableText1"/>
              <w:spacing w:before="40" w:after="40"/>
              <w:rPr>
                <w:rStyle w:val="ModernTableText"/>
                <w:noProof/>
                <w:szCs w:val="17"/>
              </w:rPr>
            </w:pPr>
            <w:r w:rsidRPr="00DB2018">
              <w:rPr>
                <w:rStyle w:val="ModernTableText"/>
                <w:rFonts w:ascii="Wingdings 2" w:hAnsi="Wingdings 2" w:eastAsia="Wingdings 2" w:cs="Wingdings 2"/>
                <w:noProof/>
                <w:szCs w:val="23"/>
              </w:rPr>
              <w:t>£</w:t>
            </w:r>
            <w:r w:rsidRPr="00DB2018">
              <w:rPr>
                <w:rStyle w:val="ModernTableText"/>
                <w:noProof/>
                <w:szCs w:val="23"/>
              </w:rPr>
              <w:t xml:space="preserve"> </w:t>
            </w:r>
            <w:r w:rsidRPr="00DB2018">
              <w:rPr>
                <w:rStyle w:val="ModernTableText"/>
                <w:noProof/>
                <w:szCs w:val="17"/>
              </w:rPr>
              <w:t>OLTP</w:t>
            </w:r>
            <w:r w:rsidRPr="00DB2018">
              <w:rPr>
                <w:rStyle w:val="ModernTableText"/>
                <w:noProof/>
                <w:szCs w:val="17"/>
              </w:rPr>
              <w:tab/>
            </w:r>
            <w:r w:rsidRPr="00DB2018">
              <w:rPr>
                <w:rStyle w:val="ModernTableText"/>
                <w:noProof/>
                <w:szCs w:val="17"/>
              </w:rPr>
              <w:tab/>
            </w:r>
            <w:r w:rsidRPr="00DB2018">
              <w:rPr>
                <w:rStyle w:val="ModernTableText"/>
                <w:rFonts w:ascii="Wingdings" w:hAnsi="Wingdings" w:eastAsia="Wingdings" w:cs="Wingdings"/>
                <w:noProof/>
                <w:szCs w:val="23"/>
              </w:rPr>
              <w:t>þ</w:t>
            </w:r>
            <w:r w:rsidRPr="00DB2018">
              <w:rPr>
                <w:rStyle w:val="ModernTableText"/>
                <w:noProof/>
                <w:szCs w:val="23"/>
              </w:rPr>
              <w:t xml:space="preserve"> </w:t>
            </w:r>
            <w:r w:rsidRPr="00DB2018">
              <w:rPr>
                <w:rStyle w:val="ModernTableText"/>
                <w:noProof/>
                <w:szCs w:val="17"/>
              </w:rPr>
              <w:t xml:space="preserve">OLAP </w:t>
            </w:r>
          </w:p>
        </w:tc>
      </w:tr>
      <w:tr xmlns:wp14="http://schemas.microsoft.com/office/word/2010/wordml" w:rsidR="0084366E" w:rsidTr="00D0385C" w14:paraId="115118C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84366E" w:rsidP="00D0385C" w:rsidRDefault="0084366E" w14:paraId="4F11BC51" wp14:textId="77777777">
            <w:pPr>
              <w:pStyle w:val="TableHeading"/>
              <w:spacing w:before="40" w:after="40"/>
              <w:rPr>
                <w:rStyle w:val="ModernTableText"/>
                <w:noProof/>
                <w:szCs w:val="17"/>
              </w:rPr>
            </w:pPr>
            <w:r w:rsidRPr="00205D93">
              <w:rPr>
                <w:rStyle w:val="ModernTableText"/>
                <w:noProof/>
                <w:szCs w:val="17"/>
              </w:rPr>
              <w:t>Report Source Type Component:</w:t>
            </w:r>
          </w:p>
        </w:tc>
        <w:tc>
          <w:tcPr>
            <w:tcW w:w="3995" w:type="pct"/>
            <w:gridSpan w:val="9"/>
            <w:vAlign w:val="center"/>
          </w:tcPr>
          <w:p w:rsidRPr="00DB2018" w:rsidR="0084366E" w:rsidP="00D0385C" w:rsidRDefault="0084366E" w14:paraId="56C32099" wp14:textId="77777777">
            <w:pPr>
              <w:pStyle w:val="TableText1"/>
              <w:tabs>
                <w:tab w:val="left" w:pos="2052"/>
                <w:tab w:val="left" w:pos="2232"/>
                <w:tab w:val="left" w:pos="4032"/>
                <w:tab w:val="left" w:pos="6012"/>
                <w:tab w:val="left" w:pos="6552"/>
              </w:tabs>
              <w:spacing w:before="40" w:after="40"/>
              <w:rPr>
                <w:rStyle w:val="ModernTableText"/>
                <w:noProof/>
                <w:szCs w:val="17"/>
              </w:rPr>
            </w:pPr>
            <w:r w:rsidRPr="00DB2018">
              <w:rPr>
                <w:rStyle w:val="ModernTableText"/>
                <w:rFonts w:ascii="Wingdings 2" w:hAnsi="Wingdings 2" w:eastAsia="Wingdings 2" w:cs="Wingdings 2"/>
                <w:noProof/>
                <w:szCs w:val="23"/>
              </w:rPr>
              <w:t>£</w:t>
            </w:r>
            <w:r w:rsidRPr="00DB2018">
              <w:rPr>
                <w:rStyle w:val="ModernTableText"/>
                <w:noProof/>
                <w:szCs w:val="17"/>
              </w:rPr>
              <w:t xml:space="preserve"> Provider</w:t>
            </w:r>
            <w:r w:rsidRPr="00DB2018">
              <w:rPr>
                <w:rStyle w:val="ModernTableText"/>
                <w:noProof/>
                <w:szCs w:val="17"/>
              </w:rPr>
              <w:tab/>
            </w:r>
            <w:r w:rsidRPr="00DB2018">
              <w:rPr>
                <w:rStyle w:val="ModernTableText"/>
                <w:noProof/>
                <w:szCs w:val="17"/>
              </w:rPr>
              <w:t xml:space="preserve">  </w:t>
            </w:r>
            <w:r w:rsidRPr="00DB2018">
              <w:rPr>
                <w:rStyle w:val="ModernTableText"/>
                <w:rFonts w:ascii="Wingdings 2" w:hAnsi="Wingdings 2" w:eastAsia="Wingdings 2" w:cs="Wingdings 2"/>
                <w:noProof/>
                <w:szCs w:val="23"/>
              </w:rPr>
              <w:t>£</w:t>
            </w:r>
            <w:r w:rsidRPr="00DB2018">
              <w:rPr>
                <w:rStyle w:val="ModernTableText"/>
                <w:noProof/>
                <w:szCs w:val="23"/>
              </w:rPr>
              <w:t xml:space="preserve"> </w:t>
            </w:r>
            <w:r w:rsidRPr="00DB2018">
              <w:rPr>
                <w:rStyle w:val="ModernTableText"/>
                <w:noProof/>
                <w:szCs w:val="17"/>
              </w:rPr>
              <w:t>Member</w:t>
            </w:r>
            <w:r w:rsidRPr="00DB2018">
              <w:rPr>
                <w:rStyle w:val="ModernTableText"/>
                <w:noProof/>
                <w:szCs w:val="17"/>
              </w:rPr>
              <w:tab/>
            </w:r>
            <w:r w:rsidRPr="00DB2018">
              <w:rPr>
                <w:rStyle w:val="ModernTableText"/>
                <w:rFonts w:ascii="Wingdings" w:hAnsi="Wingdings" w:eastAsia="Wingdings" w:cs="Wingdings"/>
                <w:noProof/>
                <w:szCs w:val="23"/>
              </w:rPr>
              <w:t>þ</w:t>
            </w:r>
            <w:r w:rsidRPr="00DB2018">
              <w:rPr>
                <w:rStyle w:val="ModernTableText"/>
                <w:noProof/>
                <w:szCs w:val="17"/>
              </w:rPr>
              <w:t xml:space="preserve"> Operations</w:t>
            </w:r>
            <w:r w:rsidRPr="00DB2018">
              <w:rPr>
                <w:rStyle w:val="ModernTableText"/>
                <w:noProof/>
                <w:szCs w:val="17"/>
              </w:rPr>
              <w:tab/>
            </w:r>
            <w:r w:rsidRPr="00DB2018">
              <w:rPr>
                <w:rStyle w:val="ModernTableText"/>
                <w:rFonts w:ascii="Wingdings 2" w:hAnsi="Wingdings 2" w:eastAsia="Wingdings 2" w:cs="Wingdings 2"/>
                <w:noProof/>
                <w:szCs w:val="23"/>
              </w:rPr>
              <w:t>£</w:t>
            </w:r>
            <w:r w:rsidRPr="00DB2018">
              <w:rPr>
                <w:rStyle w:val="ModernTableText"/>
                <w:noProof/>
                <w:szCs w:val="23"/>
              </w:rPr>
              <w:t xml:space="preserve"> </w:t>
            </w:r>
            <w:r w:rsidRPr="00DB2018">
              <w:rPr>
                <w:rStyle w:val="ModernTableText"/>
                <w:noProof/>
                <w:szCs w:val="17"/>
              </w:rPr>
              <w:t>Program</w:t>
            </w:r>
          </w:p>
        </w:tc>
      </w:tr>
      <w:tr xmlns:wp14="http://schemas.microsoft.com/office/word/2010/wordml" w:rsidR="0084366E" w:rsidTr="00D0385C" w14:paraId="429ED54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84366E" w:rsidP="00D0385C" w:rsidRDefault="0084366E" w14:paraId="2D14B923"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84366E" w:rsidTr="00D0385C" w14:paraId="7BB2C57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175"/>
          <w:jc w:val="center"/>
        </w:trPr>
        <w:tc>
          <w:tcPr>
            <w:tcW w:w="1005" w:type="pct"/>
            <w:gridSpan w:val="2"/>
            <w:vAlign w:val="center"/>
          </w:tcPr>
          <w:p w:rsidRPr="00205D93" w:rsidR="0084366E" w:rsidP="00D0385C" w:rsidRDefault="0084366E" w14:paraId="1FA21E9D" wp14:textId="77777777">
            <w:pPr>
              <w:pStyle w:val="TableHeading"/>
              <w:spacing w:before="40" w:after="40"/>
              <w:rPr>
                <w:rStyle w:val="ModernTableText"/>
                <w:noProof/>
                <w:szCs w:val="17"/>
              </w:rPr>
            </w:pPr>
            <w:r w:rsidRPr="00205D93">
              <w:rPr>
                <w:rStyle w:val="ModernTableText"/>
                <w:noProof/>
                <w:szCs w:val="17"/>
              </w:rPr>
              <w:t>Report Generated by:</w:t>
            </w:r>
          </w:p>
        </w:tc>
        <w:tc>
          <w:tcPr>
            <w:tcW w:w="3995" w:type="pct"/>
            <w:gridSpan w:val="9"/>
            <w:vAlign w:val="center"/>
          </w:tcPr>
          <w:p w:rsidRPr="00205D93" w:rsidR="0084366E" w:rsidP="00D0385C" w:rsidRDefault="0084366E" w14:paraId="58AE9B1E" wp14:textId="77777777">
            <w:pPr>
              <w:pStyle w:val="TableText1"/>
              <w:tabs>
                <w:tab w:val="left" w:pos="2052"/>
                <w:tab w:val="left" w:pos="2232"/>
                <w:tab w:val="left" w:pos="4032"/>
                <w:tab w:val="left" w:pos="6012"/>
                <w:tab w:val="left" w:pos="7812"/>
                <w:tab w:val="left" w:pos="9792"/>
              </w:tabs>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EQR</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EFADS</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EMAR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ESUR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  </w:t>
            </w:r>
          </w:p>
        </w:tc>
      </w:tr>
      <w:tr xmlns:wp14="http://schemas.microsoft.com/office/word/2010/wordml" w:rsidR="0084366E" w:rsidTr="00D0385C" w14:paraId="2F66A29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Align w:val="center"/>
          </w:tcPr>
          <w:p w:rsidRPr="00205D93" w:rsidR="0084366E" w:rsidP="00D0385C" w:rsidRDefault="0084366E" w14:paraId="79317566" wp14:textId="77777777">
            <w:pPr>
              <w:pStyle w:val="TableText1"/>
              <w:spacing w:before="40" w:after="40"/>
              <w:rPr>
                <w:rStyle w:val="ModernTableText"/>
                <w:b/>
                <w:noProof/>
                <w:szCs w:val="17"/>
              </w:rPr>
            </w:pPr>
            <w:r w:rsidRPr="00205D93">
              <w:rPr>
                <w:rStyle w:val="ModernTableText"/>
                <w:b/>
                <w:noProof/>
                <w:szCs w:val="17"/>
              </w:rPr>
              <w:t>Report Screen Tip (optional):</w:t>
            </w:r>
          </w:p>
        </w:tc>
        <w:tc>
          <w:tcPr>
            <w:tcW w:w="3995" w:type="pct"/>
            <w:gridSpan w:val="9"/>
            <w:vAlign w:val="center"/>
          </w:tcPr>
          <w:p w:rsidRPr="00205D93" w:rsidR="0084366E" w:rsidP="00D0385C" w:rsidRDefault="0084366E" w14:paraId="1E87A056" wp14:textId="77777777">
            <w:pPr>
              <w:pStyle w:val="TableText1"/>
              <w:spacing w:before="40" w:after="40"/>
              <w:rPr>
                <w:rStyle w:val="ModernTableText"/>
                <w:szCs w:val="17"/>
                <w:u w:val="single"/>
              </w:rPr>
            </w:pPr>
          </w:p>
        </w:tc>
      </w:tr>
      <w:tr xmlns:wp14="http://schemas.microsoft.com/office/word/2010/wordml" w:rsidR="0084366E" w:rsidTr="00D0385C" w14:paraId="041C3DB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Align w:val="center"/>
          </w:tcPr>
          <w:p w:rsidRPr="00205D93" w:rsidR="0084366E" w:rsidP="00D0385C" w:rsidRDefault="0084366E" w14:paraId="68516BFF" wp14:textId="77777777">
            <w:pPr>
              <w:pStyle w:val="TableHeading"/>
              <w:spacing w:before="40" w:after="40"/>
              <w:rPr>
                <w:rStyle w:val="ModernTableText"/>
                <w:noProof/>
                <w:szCs w:val="17"/>
              </w:rPr>
            </w:pPr>
            <w:r w:rsidRPr="00205D93">
              <w:rPr>
                <w:rStyle w:val="ModernTableText"/>
                <w:noProof/>
                <w:szCs w:val="17"/>
              </w:rPr>
              <w:t>Report Calendar Type:</w:t>
            </w:r>
          </w:p>
        </w:tc>
        <w:tc>
          <w:tcPr>
            <w:tcW w:w="3995" w:type="pct"/>
            <w:gridSpan w:val="9"/>
            <w:vAlign w:val="center"/>
          </w:tcPr>
          <w:p w:rsidRPr="00205D93" w:rsidR="0084366E" w:rsidP="00D0385C" w:rsidRDefault="0084366E" w14:paraId="3668B7A0" wp14:textId="77777777">
            <w:pPr>
              <w:pStyle w:val="TableText1"/>
              <w:tabs>
                <w:tab w:val="left" w:pos="2052"/>
                <w:tab w:val="left" w:pos="4032"/>
              </w:tabs>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State Fiscal</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Federal Fiscal</w:t>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17"/>
              </w:rPr>
              <w:t xml:space="preserve"> Calendar</w:t>
            </w:r>
          </w:p>
        </w:tc>
      </w:tr>
      <w:tr xmlns:wp14="http://schemas.microsoft.com/office/word/2010/wordml" w:rsidR="0084366E" w:rsidTr="00D0385C" w14:paraId="7FC2F86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84366E" w:rsidP="00D0385C" w:rsidRDefault="0084366E" w14:paraId="6F2E34EE" wp14:textId="77777777">
            <w:pPr>
              <w:pStyle w:val="TableHeading"/>
              <w:spacing w:before="40" w:after="40"/>
              <w:rPr>
                <w:rStyle w:val="ModernTableText"/>
                <w:noProof/>
                <w:szCs w:val="17"/>
              </w:rPr>
            </w:pPr>
            <w:r w:rsidRPr="00205D93">
              <w:rPr>
                <w:rStyle w:val="ModernTableText"/>
                <w:noProof/>
                <w:szCs w:val="17"/>
              </w:rPr>
              <w:t>Report Frequency Type:</w:t>
            </w:r>
          </w:p>
        </w:tc>
        <w:tc>
          <w:tcPr>
            <w:tcW w:w="585" w:type="pct"/>
          </w:tcPr>
          <w:p w:rsidRPr="00205D93" w:rsidR="0084366E" w:rsidP="00D0385C" w:rsidRDefault="0084366E" w14:paraId="7F183952"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Scheduled</w:t>
            </w:r>
          </w:p>
          <w:p w:rsidRPr="00205D93" w:rsidR="0084366E" w:rsidP="00D0385C" w:rsidRDefault="0084366E" w14:paraId="0EC5510B"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On Request</w:t>
            </w:r>
          </w:p>
        </w:tc>
        <w:tc>
          <w:tcPr>
            <w:tcW w:w="2084" w:type="pct"/>
            <w:gridSpan w:val="4"/>
            <w:tcBorders>
              <w:top w:val="single" w:color="616161" w:sz="2" w:space="0"/>
              <w:bottom w:val="single" w:color="616161" w:sz="2" w:space="0"/>
              <w:right w:val="nil"/>
            </w:tcBorders>
          </w:tcPr>
          <w:p w:rsidRPr="00205D93" w:rsidR="0084366E" w:rsidP="00D0385C" w:rsidRDefault="0084366E" w14:paraId="1F2F7CD9" wp14:textId="77777777">
            <w:pPr>
              <w:pStyle w:val="TableText1"/>
              <w:spacing w:before="40" w:after="40"/>
              <w:rPr>
                <w:rStyle w:val="ModernTableText"/>
                <w:noProof/>
                <w:szCs w:val="17"/>
              </w:rPr>
            </w:pPr>
            <w:r w:rsidRPr="00205D93">
              <w:rPr>
                <w:rStyle w:val="ModernTableText"/>
                <w:noProof/>
                <w:szCs w:val="17"/>
              </w:rPr>
              <w:t>If scheduled, select timeframe below:</w:t>
            </w:r>
          </w:p>
          <w:p w:rsidRPr="00205D93" w:rsidR="0084366E" w:rsidP="00D0385C" w:rsidRDefault="0084366E" w14:paraId="4E622866" wp14:textId="77777777">
            <w:pPr>
              <w:pStyle w:val="TableText1"/>
              <w:spacing w:before="40" w:after="40"/>
              <w:rPr>
                <w:rStyle w:val="ModernTableText"/>
                <w:noProof/>
                <w:szCs w:val="17"/>
              </w:rPr>
            </w:pPr>
            <w:r w:rsidRPr="00E96437">
              <w:rPr>
                <w:rStyle w:val="ModernTableText"/>
                <w:rFonts w:ascii="Wingdings" w:hAnsi="Wingdings" w:eastAsia="Wingdings" w:cs="Wingdings"/>
                <w:noProof/>
                <w:szCs w:val="23"/>
              </w:rPr>
              <w:t>þ</w:t>
            </w:r>
            <w:r w:rsidRPr="00E96437">
              <w:rPr>
                <w:rStyle w:val="ModernTableText"/>
                <w:noProof/>
                <w:szCs w:val="17"/>
              </w:rPr>
              <w:t xml:space="preserve"> Daily</w:t>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w:t>
            </w:r>
          </w:p>
        </w:tc>
        <w:tc>
          <w:tcPr>
            <w:tcW w:w="1326" w:type="pct"/>
            <w:gridSpan w:val="4"/>
            <w:tcBorders>
              <w:top w:val="single" w:color="616161" w:sz="2" w:space="0"/>
              <w:left w:val="nil"/>
            </w:tcBorders>
          </w:tcPr>
          <w:p w:rsidRPr="00205D93" w:rsidR="0084366E" w:rsidP="00D0385C" w:rsidRDefault="0084366E" w14:paraId="6B37610C"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0084366E" w:rsidTr="00D0385C" w14:paraId="1931A26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84366E" w:rsidP="00D0385C" w:rsidRDefault="0084366E" w14:paraId="61D75394" wp14:textId="77777777">
            <w:pPr>
              <w:pStyle w:val="TableHeading"/>
              <w:spacing w:before="40" w:after="40"/>
              <w:rPr>
                <w:rStyle w:val="ModernTableText"/>
                <w:noProof/>
                <w:szCs w:val="17"/>
              </w:rPr>
            </w:pPr>
            <w:r w:rsidRPr="00205D93">
              <w:rPr>
                <w:rStyle w:val="ModernTableText"/>
                <w:noProof/>
                <w:szCs w:val="17"/>
              </w:rPr>
              <w:t>Report Data Accumulation Type:</w:t>
            </w:r>
          </w:p>
        </w:tc>
        <w:tc>
          <w:tcPr>
            <w:tcW w:w="585" w:type="pct"/>
          </w:tcPr>
          <w:p w:rsidRPr="00205D93" w:rsidR="0084366E" w:rsidP="00D0385C" w:rsidRDefault="0084366E" w14:paraId="55EA7113"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Prompt</w:t>
            </w:r>
          </w:p>
        </w:tc>
        <w:tc>
          <w:tcPr>
            <w:tcW w:w="2084" w:type="pct"/>
            <w:gridSpan w:val="4"/>
            <w:tcBorders>
              <w:top w:val="single" w:color="616161" w:sz="2" w:space="0"/>
              <w:right w:val="nil"/>
            </w:tcBorders>
            <w:vAlign w:val="center"/>
          </w:tcPr>
          <w:p w:rsidRPr="00205D93" w:rsidR="0084366E" w:rsidP="00D0385C" w:rsidRDefault="0084366E" w14:paraId="497F5FFD" wp14:textId="77777777">
            <w:pPr>
              <w:pStyle w:val="TableText1"/>
              <w:spacing w:before="40" w:after="40"/>
              <w:rPr>
                <w:rStyle w:val="ModernTableText"/>
                <w:noProof/>
                <w:szCs w:val="17"/>
              </w:rPr>
            </w:pPr>
            <w:r w:rsidRPr="00205D93">
              <w:rPr>
                <w:rStyle w:val="ModernTableText"/>
                <w:noProof/>
                <w:szCs w:val="17"/>
              </w:rPr>
              <w:t>If no prompt, select report data accumulation type below:</w:t>
            </w:r>
          </w:p>
          <w:p w:rsidRPr="00205D93" w:rsidR="0084366E" w:rsidP="00D0385C" w:rsidRDefault="0084366E" w14:paraId="3AD4CD8B"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Daily  </w:t>
            </w:r>
            <w:r w:rsidRPr="00205D93">
              <w:rPr>
                <w:rStyle w:val="ModernTableText"/>
                <w:rFonts w:ascii="Wingdings 2" w:hAnsi="Wingdings 2" w:eastAsia="Wingdings 2" w:cs="Wingdings 2"/>
                <w:noProof/>
                <w:szCs w:val="23"/>
              </w:rPr>
              <w:t>£</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  </w:t>
            </w:r>
            <w:r w:rsidRPr="00205D93">
              <w:rPr>
                <w:rStyle w:val="ModernTableText"/>
                <w:rFonts w:ascii="Wingdings 2" w:hAnsi="Wingdings 2" w:eastAsia="Wingdings 2" w:cs="Wingdings 2"/>
                <w:noProof/>
                <w:szCs w:val="23"/>
              </w:rPr>
              <w:t>£</w:t>
            </w:r>
            <w:r w:rsidRPr="00205D93">
              <w:rPr>
                <w:rStyle w:val="ModernTableText"/>
                <w:noProof/>
                <w:szCs w:val="17"/>
              </w:rPr>
              <w:t xml:space="preserve"> YTD</w:t>
            </w:r>
          </w:p>
        </w:tc>
        <w:tc>
          <w:tcPr>
            <w:tcW w:w="1326" w:type="pct"/>
            <w:gridSpan w:val="4"/>
            <w:tcBorders>
              <w:top w:val="single" w:color="616161" w:sz="2" w:space="0"/>
              <w:left w:val="nil"/>
            </w:tcBorders>
          </w:tcPr>
          <w:p w:rsidRPr="00205D93" w:rsidR="0084366E" w:rsidP="00D0385C" w:rsidRDefault="0084366E" w14:paraId="2BC1B2DF"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0084366E" w:rsidTr="00D0385C" w14:paraId="74A3944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647"/>
          <w:jc w:val="center"/>
        </w:trPr>
        <w:tc>
          <w:tcPr>
            <w:tcW w:w="1005" w:type="pct"/>
            <w:gridSpan w:val="2"/>
            <w:vMerge w:val="restart"/>
            <w:tcBorders>
              <w:top w:val="single" w:color="616161" w:sz="4" w:space="0"/>
              <w:left w:val="single" w:color="616161" w:sz="4" w:space="0"/>
              <w:right w:val="single" w:color="616161" w:sz="4" w:space="0"/>
            </w:tcBorders>
            <w:vAlign w:val="center"/>
          </w:tcPr>
          <w:p w:rsidRPr="00205D93" w:rsidR="0084366E" w:rsidP="00D0385C" w:rsidRDefault="0084366E" w14:paraId="7977A828" wp14:textId="77777777">
            <w:pPr>
              <w:pStyle w:val="TableText1"/>
              <w:keepNext/>
              <w:spacing w:before="40" w:after="40"/>
              <w:rPr>
                <w:rStyle w:val="ModernTableText"/>
                <w:b/>
                <w:noProof/>
                <w:szCs w:val="17"/>
              </w:rPr>
            </w:pPr>
            <w:r w:rsidRPr="00205D93">
              <w:rPr>
                <w:rStyle w:val="ModernTableText"/>
                <w:b/>
                <w:noProof/>
                <w:szCs w:val="17"/>
              </w:rPr>
              <w:t>Report Selection Criteria:</w:t>
            </w:r>
          </w:p>
        </w:tc>
        <w:tc>
          <w:tcPr>
            <w:tcW w:w="1164" w:type="pct"/>
            <w:gridSpan w:val="3"/>
            <w:tcBorders>
              <w:top w:val="single" w:color="616161" w:sz="4" w:space="0"/>
              <w:left w:val="single" w:color="616161" w:sz="4" w:space="0"/>
              <w:right w:val="single" w:color="616161" w:sz="4" w:space="0"/>
            </w:tcBorders>
            <w:vAlign w:val="center"/>
          </w:tcPr>
          <w:p w:rsidRPr="00205D93" w:rsidR="0084366E" w:rsidP="00D0385C" w:rsidRDefault="0084366E" w14:paraId="7970F53C" wp14:textId="77777777">
            <w:pPr>
              <w:pStyle w:val="TableText1"/>
              <w:keepNext/>
              <w:spacing w:before="40" w:after="40"/>
              <w:jc w:val="center"/>
              <w:rPr>
                <w:rStyle w:val="ModernTableText"/>
                <w:b/>
                <w:noProof/>
                <w:szCs w:val="17"/>
              </w:rPr>
            </w:pPr>
            <w:r w:rsidRPr="00205D93">
              <w:rPr>
                <w:rStyle w:val="ModernTableText"/>
                <w:b/>
                <w:noProof/>
                <w:szCs w:val="17"/>
              </w:rPr>
              <w:t>Report Field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Pr="00205D93" w:rsidR="0084366E" w:rsidP="00D0385C" w:rsidRDefault="0084366E" w14:paraId="6AA3FAA1" wp14:textId="77777777">
            <w:pPr>
              <w:pStyle w:val="TableText1"/>
              <w:keepNext/>
              <w:spacing w:before="40" w:after="40"/>
              <w:jc w:val="center"/>
              <w:rPr>
                <w:rStyle w:val="ModernTableText"/>
                <w:b/>
                <w:noProof/>
                <w:szCs w:val="17"/>
              </w:rPr>
            </w:pPr>
            <w:r w:rsidRPr="00205D93">
              <w:rPr>
                <w:rStyle w:val="ModernTableText"/>
                <w:b/>
                <w:noProof/>
                <w:szCs w:val="17"/>
              </w:rPr>
              <w:t>Report Parameters (optional)</w:t>
            </w:r>
          </w:p>
          <w:p w:rsidRPr="00205D93" w:rsidR="0084366E" w:rsidP="00D0385C" w:rsidRDefault="0084366E" w14:paraId="16A07AA6" wp14:textId="77777777">
            <w:pPr>
              <w:pStyle w:val="TableText1"/>
              <w:keepNext/>
              <w:spacing w:before="40" w:after="40"/>
              <w:jc w:val="center"/>
              <w:rPr>
                <w:rStyle w:val="ModernTableText"/>
                <w:b/>
                <w:noProof/>
                <w:szCs w:val="17"/>
              </w:rPr>
            </w:pPr>
            <w:r w:rsidRPr="00205D93">
              <w:rPr>
                <w:rStyle w:val="ModernTableText"/>
                <w:b/>
                <w:noProof/>
                <w:szCs w:val="17"/>
                <w:u w:val="single"/>
              </w:rPr>
              <w:t>Note</w:t>
            </w:r>
            <w:r w:rsidRPr="00205D93">
              <w:rPr>
                <w:rStyle w:val="ModernTableText"/>
                <w:b/>
                <w:noProof/>
                <w:szCs w:val="17"/>
              </w:rPr>
              <w:t>:  If populated, Prompt must = No</w:t>
            </w:r>
          </w:p>
        </w:tc>
        <w:tc>
          <w:tcPr>
            <w:tcW w:w="534" w:type="pct"/>
            <w:tcBorders>
              <w:top w:val="single" w:color="616161" w:sz="4" w:space="0"/>
              <w:left w:val="single" w:color="616161" w:sz="4" w:space="0"/>
              <w:bottom w:val="single" w:color="616161" w:sz="4" w:space="0"/>
              <w:right w:val="single" w:color="616161" w:sz="4" w:space="0"/>
            </w:tcBorders>
            <w:vAlign w:val="center"/>
          </w:tcPr>
          <w:p w:rsidRPr="00205D93" w:rsidR="0084366E" w:rsidP="00D0385C" w:rsidRDefault="0084366E" w14:paraId="0982B1FF" wp14:textId="77777777">
            <w:pPr>
              <w:pStyle w:val="TableText1"/>
              <w:keepNext/>
              <w:spacing w:before="40" w:after="40"/>
              <w:jc w:val="center"/>
              <w:rPr>
                <w:rStyle w:val="ModernTableText"/>
                <w:b/>
                <w:noProof/>
                <w:szCs w:val="17"/>
              </w:rPr>
            </w:pPr>
            <w:r w:rsidRPr="00205D93">
              <w:rPr>
                <w:rStyle w:val="ModernTableText"/>
                <w:b/>
                <w:noProof/>
                <w:szCs w:val="17"/>
              </w:rPr>
              <w:t>Prompt</w:t>
            </w:r>
          </w:p>
        </w:tc>
      </w:tr>
      <w:tr xmlns:wp14="http://schemas.microsoft.com/office/word/2010/wordml" w:rsidR="0084366E" w:rsidTr="00D0385C" w14:paraId="797A300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205D93" w:rsidR="0084366E" w:rsidP="00D0385C" w:rsidRDefault="0084366E" w14:paraId="4D078B8E"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CC3606" w:rsidR="00CC3606" w:rsidP="00CC3606" w:rsidRDefault="00CC3606" w14:paraId="33CA9097" wp14:textId="77777777">
            <w:pPr>
              <w:numPr>
                <w:ilvl w:val="0"/>
                <w:numId w:val="251"/>
              </w:numPr>
              <w:rPr>
                <w:rStyle w:val="ModernTableText"/>
                <w:noProof/>
                <w:spacing w:val="-2"/>
                <w:sz w:val="17"/>
                <w:szCs w:val="17"/>
              </w:rPr>
            </w:pPr>
            <w:r w:rsidRPr="00CC3606">
              <w:rPr>
                <w:rStyle w:val="ModernTableText"/>
                <w:noProof/>
                <w:spacing w:val="-2"/>
                <w:sz w:val="17"/>
                <w:szCs w:val="17"/>
              </w:rPr>
              <w:t>SA Hdr Stat Cd - Desc</w:t>
            </w:r>
          </w:p>
          <w:p w:rsidRPr="00BC5A9B" w:rsidR="0084366E" w:rsidP="00D0385C" w:rsidRDefault="0084366E" w14:paraId="7C518AD1" wp14:textId="77777777">
            <w:pPr>
              <w:pStyle w:val="TableText1"/>
              <w:keepNext/>
              <w:spacing w:before="40" w:after="40"/>
              <w:rPr>
                <w:rStyle w:val="ModernTableText"/>
                <w:szCs w:val="17"/>
              </w:rPr>
            </w:pPr>
            <w:r w:rsidRPr="00BC5A9B">
              <w:rPr>
                <w:rStyle w:val="ModernTableText"/>
                <w:noProof/>
                <w:sz w:val="17"/>
                <w:szCs w:val="17"/>
              </w:rPr>
              <w:t>A-HDR-TB.A-HDR-STAT-CD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Pr="00BC5A9B" w:rsidR="0084366E" w:rsidP="00D0385C" w:rsidRDefault="0084366E" w14:paraId="3DC2984B" wp14:textId="77777777">
            <w:pPr>
              <w:pStyle w:val="TableText1"/>
              <w:keepNext/>
              <w:spacing w:before="40" w:after="40"/>
              <w:rPr>
                <w:rStyle w:val="ModernTableText"/>
                <w:noProof/>
                <w:szCs w:val="17"/>
              </w:rPr>
            </w:pPr>
            <w:r w:rsidRPr="00BC5A9B">
              <w:rPr>
                <w:rStyle w:val="ModernTableText"/>
                <w:noProof/>
                <w:sz w:val="17"/>
                <w:szCs w:val="17"/>
              </w:rPr>
              <w:t>A-HDR-STAT-CD &lt;&gt; 'R' (Rejected)</w:t>
            </w: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84366E" w:rsidP="00D0385C" w:rsidRDefault="0084366E" w14:paraId="38D4C2BD" wp14:textId="77777777">
            <w:pPr>
              <w:keepNext/>
              <w:jc w:val="center"/>
              <w:rPr>
                <w:rStyle w:val="ModernTableText"/>
                <w:noProof/>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F54E78" w:rsidTr="00D0385C" w14:paraId="4E5BE89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205D93" w:rsidR="00F54E78" w:rsidP="00F54E78" w:rsidRDefault="00F54E78" w14:paraId="621DBB35"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BC5A9B" w:rsidR="00F54E78" w:rsidP="00CC3606" w:rsidRDefault="00CC3606" w14:paraId="17531B65" wp14:textId="77777777">
            <w:pPr>
              <w:pStyle w:val="TableText1"/>
              <w:keepNext/>
              <w:numPr>
                <w:ilvl w:val="0"/>
                <w:numId w:val="251"/>
              </w:numPr>
              <w:spacing w:before="40" w:after="40"/>
              <w:rPr>
                <w:rStyle w:val="ModernTableText"/>
                <w:szCs w:val="17"/>
              </w:rPr>
            </w:pPr>
            <w:r w:rsidRPr="00CC3606">
              <w:rPr>
                <w:rStyle w:val="ModernTableText"/>
                <w:szCs w:val="17"/>
              </w:rPr>
              <w:t>LOB Cd - Desc</w:t>
            </w:r>
            <w:r w:rsidRPr="00BC5A9B" w:rsidR="00F54E78">
              <w:rPr>
                <w:rStyle w:val="ModernTableText"/>
                <w:szCs w:val="17"/>
              </w:rPr>
              <w:br/>
            </w:r>
            <w:r w:rsidRPr="00BC5A9B" w:rsidR="00F54E78">
              <w:rPr>
                <w:rStyle w:val="ModernTableText"/>
                <w:szCs w:val="17"/>
              </w:rPr>
              <w:t>A-HDR-TB.R-LOB-CD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00F54E78" w:rsidP="00F54E78" w:rsidRDefault="00F54E78" w14:paraId="4C12438A" wp14:textId="77777777">
            <w:pPr>
              <w:pStyle w:val="TableText1"/>
              <w:keepNext/>
              <w:spacing w:before="40" w:after="40"/>
              <w:rPr>
                <w:rStyle w:val="ModernTableText"/>
                <w:noProof/>
                <w:szCs w:val="17"/>
              </w:rPr>
            </w:pPr>
          </w:p>
          <w:p w:rsidRPr="00BC5A9B" w:rsidR="00F54E78" w:rsidP="00F54E78" w:rsidRDefault="00F54E78" w14:paraId="3FCC4F5F" wp14:textId="77777777">
            <w:pPr>
              <w:pStyle w:val="TableText1"/>
              <w:keepNext/>
              <w:spacing w:before="40" w:after="40"/>
              <w:rPr>
                <w:rStyle w:val="ModernTableText"/>
                <w:szCs w:val="17"/>
              </w:rPr>
            </w:pP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F54E78" w:rsidP="00F54E78" w:rsidRDefault="00F54E78" w14:paraId="66E031F5" wp14:textId="77777777">
            <w:pPr>
              <w:keepNext/>
              <w:jc w:val="center"/>
              <w:rPr>
                <w:rStyle w:val="ModernTableText"/>
                <w:noProof/>
                <w:szCs w:val="23"/>
              </w:rPr>
            </w:pPr>
            <w:r w:rsidRPr="00BC5A9B">
              <w:rPr>
                <w:rStyle w:val="ModernTableText"/>
                <w:rFonts w:ascii="Wingdings" w:hAnsi="Wingdings" w:eastAsia="Wingdings" w:cs="Wingdings"/>
                <w:noProof/>
                <w:szCs w:val="23"/>
              </w:rPr>
              <w:t>þ</w:t>
            </w:r>
            <w:r w:rsidRPr="00BC5A9B">
              <w:rPr>
                <w:rStyle w:val="ModernTableText"/>
                <w:noProof/>
                <w:szCs w:val="23"/>
              </w:rPr>
              <w:t xml:space="preserve"> </w:t>
            </w:r>
            <w:r w:rsidRPr="00BC5A9B">
              <w:rPr>
                <w:rStyle w:val="ModernTableText"/>
                <w:noProof/>
                <w:szCs w:val="17"/>
              </w:rPr>
              <w:t xml:space="preserve">No  </w:t>
            </w:r>
            <w:r w:rsidRPr="00BC5A9B">
              <w:rPr>
                <w:rStyle w:val="ModernTableText"/>
                <w:rFonts w:ascii="Wingdings 2" w:hAnsi="Wingdings 2" w:eastAsia="Wingdings 2" w:cs="Wingdings 2"/>
                <w:noProof/>
                <w:szCs w:val="23"/>
              </w:rPr>
              <w:t>£</w:t>
            </w:r>
            <w:r w:rsidRPr="00BC5A9B">
              <w:rPr>
                <w:rStyle w:val="ModernTableText"/>
                <w:noProof/>
                <w:szCs w:val="17"/>
              </w:rPr>
              <w:t xml:space="preserve"> Yes</w:t>
            </w:r>
          </w:p>
        </w:tc>
      </w:tr>
      <w:tr xmlns:wp14="http://schemas.microsoft.com/office/word/2010/wordml" w:rsidR="00F54E78" w:rsidTr="00D0385C" w14:paraId="09A0E7C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205D93" w:rsidR="00F54E78" w:rsidP="00F54E78" w:rsidRDefault="00F54E78" w14:paraId="64F4B3CC"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F05CB8" w:rsidR="00F54E78" w:rsidP="00CC3606" w:rsidRDefault="00CC3606" w14:paraId="17C5D246" wp14:textId="77777777">
            <w:pPr>
              <w:pStyle w:val="TableText1"/>
              <w:keepNext/>
              <w:numPr>
                <w:ilvl w:val="0"/>
                <w:numId w:val="251"/>
              </w:numPr>
              <w:spacing w:before="40" w:after="40"/>
              <w:rPr>
                <w:rStyle w:val="ModernTableText"/>
                <w:szCs w:val="17"/>
              </w:rPr>
            </w:pPr>
            <w:r w:rsidRPr="00CC3606">
              <w:rPr>
                <w:rStyle w:val="ModernTableText"/>
                <w:szCs w:val="17"/>
              </w:rPr>
              <w:t>Prov ID</w:t>
            </w:r>
            <w:r w:rsidRPr="00F05CB8" w:rsidR="00F54E78">
              <w:rPr>
                <w:rStyle w:val="ModernTableText"/>
                <w:szCs w:val="17"/>
              </w:rPr>
              <w:br/>
            </w:r>
            <w:r w:rsidR="00F54E78">
              <w:rPr>
                <w:rStyle w:val="ModernTableText"/>
                <w:szCs w:val="17"/>
              </w:rPr>
              <w:t>P-ALT-ID-TB.P-ALT-ID</w:t>
            </w:r>
          </w:p>
        </w:tc>
        <w:tc>
          <w:tcPr>
            <w:tcW w:w="2297" w:type="pct"/>
            <w:gridSpan w:val="5"/>
            <w:tcBorders>
              <w:top w:val="single" w:color="616161" w:sz="4" w:space="0"/>
              <w:left w:val="single" w:color="616161" w:sz="4" w:space="0"/>
              <w:bottom w:val="single" w:color="616161" w:sz="4" w:space="0"/>
              <w:right w:val="single" w:color="616161" w:sz="4" w:space="0"/>
            </w:tcBorders>
          </w:tcPr>
          <w:p w:rsidR="00F54E78" w:rsidP="00F54E78" w:rsidRDefault="00F54E78" w14:paraId="6FDE3205" wp14:textId="77777777">
            <w:pPr>
              <w:pStyle w:val="TableText1"/>
              <w:keepNext/>
              <w:spacing w:before="40" w:after="40"/>
              <w:rPr>
                <w:rStyle w:val="ModernTableText"/>
                <w:szCs w:val="17"/>
              </w:rPr>
            </w:pPr>
            <w:r>
              <w:rPr>
                <w:rStyle w:val="ModernTableText"/>
                <w:szCs w:val="17"/>
              </w:rPr>
              <w:t>Scheduled:  Default to all providers</w:t>
            </w:r>
          </w:p>
          <w:p w:rsidR="00F54E78" w:rsidP="00F54E78" w:rsidRDefault="00F54E78" w14:paraId="59D0835E" wp14:textId="77777777">
            <w:pPr>
              <w:pStyle w:val="TableText1"/>
              <w:keepNext/>
              <w:spacing w:before="40" w:after="40"/>
              <w:rPr>
                <w:rStyle w:val="ModernTableText"/>
                <w:szCs w:val="17"/>
              </w:rPr>
            </w:pPr>
            <w:r>
              <w:rPr>
                <w:rStyle w:val="ModernTableText"/>
                <w:szCs w:val="17"/>
              </w:rPr>
              <w:t>On-Request: User selectable provider(s)</w:t>
            </w:r>
          </w:p>
          <w:p w:rsidR="00F54E78" w:rsidP="00F54E78" w:rsidRDefault="00F54E78" w14:paraId="3D42F08D" wp14:textId="77777777">
            <w:pPr>
              <w:pStyle w:val="TableText1"/>
              <w:keepNext/>
              <w:spacing w:before="40" w:after="40"/>
              <w:rPr>
                <w:rStyle w:val="ModernTableText"/>
                <w:szCs w:val="17"/>
              </w:rPr>
            </w:pPr>
          </w:p>
          <w:p w:rsidR="00F54E78" w:rsidP="00F54E78" w:rsidRDefault="00F54E78" w14:paraId="6D8FE8C8" wp14:textId="77777777">
            <w:pPr>
              <w:pStyle w:val="TableText1"/>
              <w:keepNext/>
              <w:spacing w:before="40" w:after="40"/>
              <w:rPr>
                <w:rStyle w:val="ModernTableText"/>
                <w:szCs w:val="17"/>
              </w:rPr>
            </w:pPr>
            <w:r w:rsidRPr="000B52DA">
              <w:rPr>
                <w:rStyle w:val="ModernTableText"/>
                <w:szCs w:val="17"/>
              </w:rPr>
              <w:t>See Report Special Processing &amp; Source Column Processing Logic below</w:t>
            </w:r>
          </w:p>
          <w:p w:rsidRPr="00F05CB8" w:rsidR="00F54E78" w:rsidP="00F54E78" w:rsidRDefault="00F54E78" w14:paraId="2CB7085F" wp14:textId="77777777">
            <w:pPr>
              <w:pStyle w:val="TableText1"/>
              <w:keepNext/>
              <w:spacing w:before="40" w:after="40"/>
              <w:rPr>
                <w:rStyle w:val="ModernTableText"/>
                <w:szCs w:val="17"/>
              </w:rPr>
            </w:pPr>
          </w:p>
        </w:tc>
        <w:tc>
          <w:tcPr>
            <w:tcW w:w="534" w:type="pct"/>
            <w:tcBorders>
              <w:top w:val="single" w:color="616161" w:sz="4" w:space="0"/>
              <w:left w:val="single" w:color="616161" w:sz="4" w:space="0"/>
              <w:bottom w:val="single" w:color="616161" w:sz="4" w:space="0"/>
              <w:right w:val="single" w:color="616161" w:sz="4" w:space="0"/>
            </w:tcBorders>
            <w:vAlign w:val="center"/>
          </w:tcPr>
          <w:p w:rsidRPr="00F05CB8" w:rsidR="00F54E78" w:rsidP="00F54E78" w:rsidRDefault="00F54E78" w14:paraId="6EE37D24" wp14:textId="77777777">
            <w:pPr>
              <w:keepNext/>
              <w:jc w:val="center"/>
              <w:rPr>
                <w:noProof/>
                <w:sz w:val="18"/>
                <w:szCs w:val="19"/>
              </w:rPr>
            </w:pPr>
            <w:r w:rsidRPr="00F05CB8">
              <w:rPr>
                <w:rStyle w:val="ModernTableText"/>
                <w:rFonts w:ascii="Wingdings 2" w:hAnsi="Wingdings 2" w:eastAsia="Wingdings 2" w:cs="Wingdings 2"/>
                <w:noProof/>
                <w:szCs w:val="23"/>
              </w:rPr>
              <w:t>£</w:t>
            </w:r>
            <w:r w:rsidRPr="00F05CB8">
              <w:rPr>
                <w:rStyle w:val="ModernTableText"/>
                <w:noProof/>
                <w:szCs w:val="23"/>
              </w:rPr>
              <w:t xml:space="preserve"> </w:t>
            </w:r>
            <w:r w:rsidRPr="00F05CB8">
              <w:rPr>
                <w:rStyle w:val="ModernTableText"/>
                <w:noProof/>
                <w:szCs w:val="17"/>
              </w:rPr>
              <w:t xml:space="preserve">No  </w:t>
            </w:r>
            <w:r w:rsidRPr="00F05CB8">
              <w:rPr>
                <w:rStyle w:val="ModernTableText"/>
                <w:rFonts w:ascii="Wingdings" w:hAnsi="Wingdings" w:eastAsia="Wingdings" w:cs="Wingdings"/>
                <w:noProof/>
                <w:szCs w:val="23"/>
              </w:rPr>
              <w:t>þ</w:t>
            </w:r>
            <w:r w:rsidRPr="00F05CB8">
              <w:rPr>
                <w:rStyle w:val="ModernTableText"/>
                <w:noProof/>
                <w:szCs w:val="17"/>
              </w:rPr>
              <w:t xml:space="preserve"> Yes</w:t>
            </w:r>
          </w:p>
        </w:tc>
      </w:tr>
      <w:tr xmlns:wp14="http://schemas.microsoft.com/office/word/2010/wordml" w:rsidR="00F54E78" w:rsidTr="00D0385C" w14:paraId="5F5478B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205D93" w:rsidR="00F54E78" w:rsidP="00F54E78" w:rsidRDefault="00F54E78" w14:paraId="768FAEA2" wp14:textId="77777777">
            <w:pPr>
              <w:pStyle w:val="TableText1"/>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CC3606" w:rsidR="00CC3606" w:rsidP="00CC3606" w:rsidRDefault="00CC3606" w14:paraId="5701B8E1" wp14:textId="77777777">
            <w:pPr>
              <w:numPr>
                <w:ilvl w:val="0"/>
                <w:numId w:val="251"/>
              </w:numPr>
              <w:rPr>
                <w:rStyle w:val="ModernTableText"/>
                <w:spacing w:val="-2"/>
                <w:szCs w:val="17"/>
              </w:rPr>
            </w:pPr>
            <w:r w:rsidRPr="00CC3606">
              <w:rPr>
                <w:rStyle w:val="ModernTableText"/>
                <w:spacing w:val="-2"/>
                <w:szCs w:val="17"/>
              </w:rPr>
              <w:t>Reporting Date</w:t>
            </w:r>
          </w:p>
          <w:p w:rsidRPr="00F05CB8" w:rsidR="00F54E78" w:rsidP="00F54E78" w:rsidRDefault="00F54E78" w14:paraId="61970865" wp14:textId="77777777">
            <w:pPr>
              <w:pStyle w:val="TableText1"/>
              <w:spacing w:before="40" w:after="40"/>
              <w:rPr>
                <w:rStyle w:val="ModernTableText"/>
                <w:szCs w:val="17"/>
              </w:rPr>
            </w:pPr>
            <w:r w:rsidRPr="00F05CB8">
              <w:rPr>
                <w:rStyle w:val="ModernTableText"/>
                <w:szCs w:val="17"/>
              </w:rPr>
              <w:t xml:space="preserve">       </w:t>
            </w:r>
            <w:r>
              <w:rPr>
                <w:rStyle w:val="ModernTableText"/>
                <w:szCs w:val="17"/>
              </w:rPr>
              <w:t>G</w:t>
            </w:r>
            <w:r w:rsidRPr="00F05CB8">
              <w:rPr>
                <w:rStyle w:val="ModernTableText"/>
                <w:szCs w:val="17"/>
              </w:rPr>
              <w:t>-ATTACH</w:t>
            </w:r>
            <w:r>
              <w:rPr>
                <w:rStyle w:val="ModernTableText"/>
                <w:szCs w:val="17"/>
              </w:rPr>
              <w:t>-</w:t>
            </w:r>
            <w:r w:rsidRPr="00F05CB8">
              <w:rPr>
                <w:rStyle w:val="ModernTableText"/>
                <w:szCs w:val="17"/>
              </w:rPr>
              <w:t>TB.G</w:t>
            </w:r>
            <w:r>
              <w:rPr>
                <w:rStyle w:val="ModernTableText"/>
                <w:szCs w:val="17"/>
              </w:rPr>
              <w:t>-</w:t>
            </w:r>
            <w:r w:rsidRPr="00F05CB8">
              <w:rPr>
                <w:rStyle w:val="ModernTableText"/>
                <w:szCs w:val="17"/>
              </w:rPr>
              <w:t>AUD</w:t>
            </w:r>
            <w:r>
              <w:rPr>
                <w:rStyle w:val="ModernTableText"/>
                <w:szCs w:val="17"/>
              </w:rPr>
              <w:t>-</w:t>
            </w:r>
            <w:r w:rsidRPr="00F05CB8">
              <w:rPr>
                <w:rStyle w:val="ModernTableText"/>
                <w:szCs w:val="17"/>
              </w:rPr>
              <w:t>ADD</w:t>
            </w:r>
            <w:r>
              <w:rPr>
                <w:rStyle w:val="ModernTableText"/>
                <w:szCs w:val="17"/>
              </w:rPr>
              <w:t>-</w:t>
            </w:r>
            <w:r w:rsidRPr="00F05CB8">
              <w:rPr>
                <w:rStyle w:val="ModernTableText"/>
                <w:szCs w:val="17"/>
              </w:rPr>
              <w:t>TS</w:t>
            </w:r>
            <w:r w:rsidRPr="00F05CB8">
              <w:rPr>
                <w:rStyle w:val="ModernTableText"/>
                <w:szCs w:val="17"/>
              </w:rPr>
              <w:br/>
            </w:r>
            <w:r w:rsidRPr="00F05CB8">
              <w:rPr>
                <w:rStyle w:val="ModernTableText"/>
                <w:szCs w:val="17"/>
              </w:rPr>
              <w:t xml:space="preserve"> </w:t>
            </w:r>
          </w:p>
        </w:tc>
        <w:tc>
          <w:tcPr>
            <w:tcW w:w="2297" w:type="pct"/>
            <w:gridSpan w:val="5"/>
            <w:tcBorders>
              <w:top w:val="single" w:color="616161" w:sz="4" w:space="0"/>
              <w:left w:val="single" w:color="616161" w:sz="4" w:space="0"/>
              <w:bottom w:val="single" w:color="616161" w:sz="4" w:space="0"/>
              <w:right w:val="single" w:color="616161" w:sz="4" w:space="0"/>
            </w:tcBorders>
          </w:tcPr>
          <w:p w:rsidR="00F54E78" w:rsidP="00F54E78" w:rsidRDefault="00F54E78" w14:paraId="65B149C1" wp14:textId="77777777">
            <w:pPr>
              <w:pStyle w:val="TableText1"/>
              <w:spacing w:before="40" w:after="40"/>
              <w:rPr>
                <w:rStyle w:val="ModernTableText"/>
                <w:szCs w:val="17"/>
              </w:rPr>
            </w:pPr>
            <w:r>
              <w:rPr>
                <w:rStyle w:val="ModernTableText"/>
                <w:szCs w:val="17"/>
              </w:rPr>
              <w:t>Scheduled:  G_ATTACH_TB.G_AUD_ADD_TS = Reporting Date</w:t>
            </w:r>
            <w:r w:rsidRPr="00D70223">
              <w:rPr>
                <w:rStyle w:val="ModernTableText"/>
                <w:szCs w:val="17"/>
              </w:rPr>
              <w:t xml:space="preserve"> </w:t>
            </w:r>
            <w:r>
              <w:rPr>
                <w:rStyle w:val="ModernTableText"/>
                <w:szCs w:val="17"/>
              </w:rPr>
              <w:t>(</w:t>
            </w:r>
            <w:r w:rsidRPr="00D70223">
              <w:rPr>
                <w:rStyle w:val="ModernTableText"/>
                <w:szCs w:val="17"/>
              </w:rPr>
              <w:t>CURR_DT_V.</w:t>
            </w:r>
            <w:r>
              <w:rPr>
                <w:rStyle w:val="ModernTableText"/>
                <w:szCs w:val="17"/>
              </w:rPr>
              <w:t xml:space="preserve">DT-Current) </w:t>
            </w:r>
          </w:p>
          <w:p w:rsidRPr="008F4823" w:rsidR="00F54E78" w:rsidP="00F54E78" w:rsidRDefault="00F54E78" w14:paraId="1198C6C8" wp14:textId="77777777">
            <w:pPr>
              <w:pStyle w:val="TableText1"/>
              <w:spacing w:before="40" w:after="40"/>
              <w:rPr>
                <w:rStyle w:val="ModernTableText"/>
                <w:szCs w:val="17"/>
              </w:rPr>
            </w:pPr>
            <w:r w:rsidRPr="008F4823">
              <w:rPr>
                <w:rStyle w:val="ModernTableText"/>
                <w:szCs w:val="17"/>
              </w:rPr>
              <w:t>On-Request</w:t>
            </w:r>
            <w:r>
              <w:rPr>
                <w:rStyle w:val="ModernTableText"/>
                <w:szCs w:val="17"/>
              </w:rPr>
              <w:t>:  G</w:t>
            </w:r>
            <w:r w:rsidRPr="008F4823">
              <w:rPr>
                <w:rStyle w:val="ModernTableText"/>
                <w:szCs w:val="17"/>
              </w:rPr>
              <w:t>_</w:t>
            </w:r>
            <w:r>
              <w:rPr>
                <w:rStyle w:val="ModernTableText"/>
                <w:szCs w:val="17"/>
              </w:rPr>
              <w:t>ATTACH</w:t>
            </w:r>
            <w:r w:rsidRPr="008F4823">
              <w:rPr>
                <w:rStyle w:val="ModernTableText"/>
                <w:szCs w:val="17"/>
              </w:rPr>
              <w:t>_TB.G_AUD_ADD_TS = Reporting Date</w:t>
            </w:r>
            <w:r>
              <w:rPr>
                <w:rStyle w:val="ModernTableText"/>
                <w:szCs w:val="17"/>
              </w:rPr>
              <w:t xml:space="preserve"> </w:t>
            </w:r>
            <w:r w:rsidRPr="008F4823">
              <w:rPr>
                <w:rStyle w:val="ModernTableText"/>
                <w:szCs w:val="17"/>
              </w:rPr>
              <w:t>(user entered date)</w:t>
            </w:r>
          </w:p>
          <w:p w:rsidRPr="00F05CB8" w:rsidR="00F54E78" w:rsidP="00F54E78" w:rsidRDefault="00F54E78" w14:paraId="5615A601" wp14:textId="77777777">
            <w:pPr>
              <w:pStyle w:val="TableText1"/>
              <w:spacing w:before="40" w:after="40"/>
              <w:rPr>
                <w:rStyle w:val="ModernTableText"/>
                <w:szCs w:val="17"/>
              </w:rPr>
            </w:pPr>
          </w:p>
        </w:tc>
        <w:tc>
          <w:tcPr>
            <w:tcW w:w="534" w:type="pct"/>
            <w:tcBorders>
              <w:top w:val="single" w:color="616161" w:sz="4" w:space="0"/>
              <w:left w:val="single" w:color="616161" w:sz="4" w:space="0"/>
              <w:bottom w:val="single" w:color="616161" w:sz="4" w:space="0"/>
              <w:right w:val="single" w:color="616161" w:sz="4" w:space="0"/>
            </w:tcBorders>
            <w:vAlign w:val="center"/>
          </w:tcPr>
          <w:p w:rsidRPr="00DF6897" w:rsidR="00F54E78" w:rsidP="00F54E78" w:rsidRDefault="00F54E78" w14:paraId="68ADBAEE" wp14:textId="77777777">
            <w:pPr>
              <w:jc w:val="center"/>
              <w:rPr>
                <w:rStyle w:val="ModernTableText"/>
                <w:noProof/>
                <w:szCs w:val="23"/>
                <w:highlight w:val="yellow"/>
              </w:rPr>
            </w:pPr>
            <w:r w:rsidRPr="00F05CB8">
              <w:rPr>
                <w:rStyle w:val="ModernTableText"/>
                <w:rFonts w:ascii="Wingdings 2" w:hAnsi="Wingdings 2" w:eastAsia="Wingdings 2" w:cs="Wingdings 2"/>
                <w:noProof/>
                <w:szCs w:val="23"/>
              </w:rPr>
              <w:t>£</w:t>
            </w:r>
            <w:r w:rsidRPr="00F05CB8">
              <w:rPr>
                <w:rStyle w:val="ModernTableText"/>
                <w:noProof/>
                <w:szCs w:val="23"/>
              </w:rPr>
              <w:t xml:space="preserve"> </w:t>
            </w:r>
            <w:r w:rsidRPr="00F05CB8">
              <w:rPr>
                <w:rStyle w:val="ModernTableText"/>
                <w:noProof/>
                <w:szCs w:val="17"/>
              </w:rPr>
              <w:t xml:space="preserve">No  </w:t>
            </w:r>
            <w:r w:rsidRPr="00F05CB8">
              <w:rPr>
                <w:rStyle w:val="ModernTableText"/>
                <w:rFonts w:ascii="Wingdings" w:hAnsi="Wingdings" w:eastAsia="Wingdings" w:cs="Wingdings"/>
                <w:noProof/>
                <w:szCs w:val="23"/>
              </w:rPr>
              <w:t>þ</w:t>
            </w:r>
            <w:r w:rsidRPr="00F05CB8">
              <w:rPr>
                <w:rStyle w:val="ModernTableText"/>
                <w:noProof/>
                <w:szCs w:val="17"/>
              </w:rPr>
              <w:t xml:space="preserve"> Yes</w:t>
            </w:r>
          </w:p>
        </w:tc>
      </w:tr>
      <w:tr xmlns:wp14="http://schemas.microsoft.com/office/word/2010/wordml" w:rsidR="0084366E" w:rsidTr="00D0385C" w14:paraId="18C62E5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84366E" w:rsidP="00D0385C" w:rsidRDefault="0084366E" w14:paraId="41944B52" wp14:textId="77777777">
            <w:pPr>
              <w:pStyle w:val="ModernBodyT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84366E" w:rsidTr="00D0385C" w14:paraId="355E372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restart"/>
            <w:vAlign w:val="center"/>
          </w:tcPr>
          <w:p w:rsidRPr="00205D93" w:rsidR="0084366E" w:rsidP="00D0385C" w:rsidRDefault="0084366E" w14:paraId="158CDD3F" wp14:textId="77777777">
            <w:pPr>
              <w:pStyle w:val="TableHeading"/>
              <w:spacing w:before="40" w:after="40"/>
              <w:rPr>
                <w:rStyle w:val="ModernTableText"/>
                <w:noProof/>
                <w:szCs w:val="17"/>
              </w:rPr>
            </w:pPr>
            <w:r w:rsidRPr="00205D93">
              <w:rPr>
                <w:rStyle w:val="ModernTableText"/>
                <w:noProof/>
                <w:szCs w:val="17"/>
              </w:rPr>
              <w:t>Sort By:</w:t>
            </w:r>
          </w:p>
        </w:tc>
        <w:tc>
          <w:tcPr>
            <w:tcW w:w="1828" w:type="pct"/>
            <w:gridSpan w:val="4"/>
            <w:vAlign w:val="center"/>
          </w:tcPr>
          <w:p w:rsidRPr="00205D93" w:rsidR="0084366E" w:rsidP="00CC3606" w:rsidRDefault="00CC3606" w14:paraId="7AC0E3B2" wp14:textId="77777777">
            <w:pPr>
              <w:pStyle w:val="TableText1"/>
              <w:numPr>
                <w:ilvl w:val="0"/>
                <w:numId w:val="252"/>
              </w:numPr>
              <w:spacing w:before="40" w:after="40"/>
              <w:rPr>
                <w:rStyle w:val="ModernTableText"/>
                <w:szCs w:val="17"/>
              </w:rPr>
            </w:pPr>
            <w:r w:rsidRPr="00CC3606">
              <w:rPr>
                <w:rStyle w:val="ModernTableText"/>
                <w:szCs w:val="17"/>
              </w:rPr>
              <w:t>LOB Cd - Desc</w:t>
            </w:r>
          </w:p>
        </w:tc>
        <w:tc>
          <w:tcPr>
            <w:tcW w:w="2167" w:type="pct"/>
            <w:gridSpan w:val="5"/>
          </w:tcPr>
          <w:p w:rsidRPr="00205D93" w:rsidR="0084366E" w:rsidP="00D0385C" w:rsidRDefault="0084366E" w14:paraId="2F629B04" wp14:textId="77777777">
            <w:pPr>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84366E" w:rsidTr="00D0385C" w14:paraId="18CA8FC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205D93" w:rsidR="0084366E" w:rsidP="00D0385C" w:rsidRDefault="0084366E" w14:paraId="5ED1B1AC" wp14:textId="77777777">
            <w:pPr>
              <w:pStyle w:val="TableHeading"/>
              <w:spacing w:before="40" w:after="40"/>
              <w:rPr>
                <w:rStyle w:val="ModernTableText"/>
                <w:noProof/>
                <w:szCs w:val="17"/>
              </w:rPr>
            </w:pPr>
          </w:p>
        </w:tc>
        <w:tc>
          <w:tcPr>
            <w:tcW w:w="1828" w:type="pct"/>
            <w:gridSpan w:val="4"/>
            <w:vAlign w:val="center"/>
          </w:tcPr>
          <w:p w:rsidRPr="00836629" w:rsidR="0084366E" w:rsidP="00CC3606" w:rsidRDefault="00CC3606" w14:paraId="4EDE0270" wp14:textId="77777777">
            <w:pPr>
              <w:pStyle w:val="TableText1"/>
              <w:numPr>
                <w:ilvl w:val="0"/>
                <w:numId w:val="252"/>
              </w:numPr>
              <w:spacing w:before="40" w:after="40"/>
              <w:rPr>
                <w:rStyle w:val="ModernTableText"/>
                <w:szCs w:val="17"/>
              </w:rPr>
            </w:pPr>
            <w:r w:rsidRPr="00CC3606">
              <w:rPr>
                <w:rStyle w:val="ModernTableText"/>
                <w:szCs w:val="17"/>
              </w:rPr>
              <w:t>Prov ID</w:t>
            </w:r>
          </w:p>
        </w:tc>
        <w:tc>
          <w:tcPr>
            <w:tcW w:w="2167" w:type="pct"/>
            <w:gridSpan w:val="5"/>
          </w:tcPr>
          <w:p w:rsidRPr="00836629" w:rsidR="0084366E" w:rsidP="00D0385C" w:rsidRDefault="0084366E" w14:paraId="09A34AF0" wp14:textId="77777777">
            <w:pPr>
              <w:rPr>
                <w:noProof/>
                <w:sz w:val="18"/>
                <w:szCs w:val="19"/>
              </w:rPr>
            </w:pPr>
            <w:r w:rsidRPr="00836629">
              <w:rPr>
                <w:rStyle w:val="ModernTableText"/>
                <w:rFonts w:ascii="Wingdings" w:hAnsi="Wingdings" w:eastAsia="Wingdings" w:cs="Wingdings"/>
                <w:noProof/>
                <w:szCs w:val="23"/>
              </w:rPr>
              <w:t>þ</w:t>
            </w:r>
            <w:r w:rsidRPr="00836629">
              <w:rPr>
                <w:rStyle w:val="ModernTableText"/>
                <w:noProof/>
                <w:szCs w:val="17"/>
              </w:rPr>
              <w:t xml:space="preserve"> Ascending    </w:t>
            </w:r>
            <w:r w:rsidRPr="00836629">
              <w:rPr>
                <w:rStyle w:val="ModernTableText"/>
                <w:rFonts w:ascii="Wingdings 2" w:hAnsi="Wingdings 2" w:eastAsia="Wingdings 2" w:cs="Wingdings 2"/>
                <w:noProof/>
                <w:szCs w:val="23"/>
              </w:rPr>
              <w:t>£</w:t>
            </w:r>
            <w:r w:rsidRPr="00836629">
              <w:rPr>
                <w:rStyle w:val="ModernTableText"/>
                <w:noProof/>
                <w:szCs w:val="17"/>
              </w:rPr>
              <w:t xml:space="preserve"> Descending</w:t>
            </w:r>
          </w:p>
        </w:tc>
      </w:tr>
      <w:tr xmlns:wp14="http://schemas.microsoft.com/office/word/2010/wordml" w:rsidR="0084366E" w:rsidTr="00D0385C" w14:paraId="19E958C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205D93" w:rsidR="0084366E" w:rsidP="00D0385C" w:rsidRDefault="0084366E" w14:paraId="0C9EB1CA" wp14:textId="77777777">
            <w:pPr>
              <w:pStyle w:val="TableHeading"/>
              <w:spacing w:before="40" w:after="40"/>
              <w:rPr>
                <w:rStyle w:val="ModernTableText"/>
                <w:noProof/>
                <w:szCs w:val="17"/>
              </w:rPr>
            </w:pPr>
          </w:p>
        </w:tc>
        <w:tc>
          <w:tcPr>
            <w:tcW w:w="1828" w:type="pct"/>
            <w:gridSpan w:val="4"/>
            <w:vAlign w:val="center"/>
          </w:tcPr>
          <w:p w:rsidRPr="00836629" w:rsidR="0084366E" w:rsidP="00CC3606" w:rsidRDefault="00CC3606" w14:paraId="19A0C3F7" wp14:textId="77777777">
            <w:pPr>
              <w:pStyle w:val="TableText1"/>
              <w:numPr>
                <w:ilvl w:val="0"/>
                <w:numId w:val="252"/>
              </w:numPr>
              <w:spacing w:before="40" w:after="40"/>
              <w:rPr>
                <w:rStyle w:val="ModernTableText"/>
                <w:b/>
                <w:bCs/>
                <w:spacing w:val="0"/>
                <w:szCs w:val="17"/>
              </w:rPr>
            </w:pPr>
            <w:r w:rsidRPr="00CC3606">
              <w:rPr>
                <w:rStyle w:val="ModernTableText"/>
                <w:szCs w:val="17"/>
              </w:rPr>
              <w:t xml:space="preserve">SA Subm Mbr ID  </w:t>
            </w:r>
          </w:p>
        </w:tc>
        <w:tc>
          <w:tcPr>
            <w:tcW w:w="2167" w:type="pct"/>
            <w:gridSpan w:val="5"/>
            <w:vAlign w:val="center"/>
          </w:tcPr>
          <w:p w:rsidRPr="00836629" w:rsidR="0084366E" w:rsidP="00D0385C" w:rsidRDefault="0084366E" w14:paraId="2037D34D" wp14:textId="77777777">
            <w:pPr>
              <w:pStyle w:val="TableText1"/>
              <w:spacing w:before="40" w:after="40"/>
              <w:rPr>
                <w:rStyle w:val="ModernTableText"/>
                <w:noProof/>
                <w:szCs w:val="23"/>
              </w:rPr>
            </w:pPr>
            <w:r w:rsidRPr="00836629">
              <w:rPr>
                <w:rStyle w:val="ModernTableText"/>
                <w:rFonts w:ascii="Wingdings" w:hAnsi="Wingdings" w:eastAsia="Wingdings" w:cs="Wingdings"/>
                <w:noProof/>
                <w:szCs w:val="23"/>
              </w:rPr>
              <w:t>þ</w:t>
            </w:r>
            <w:r w:rsidRPr="00836629">
              <w:rPr>
                <w:rStyle w:val="ModernTableText"/>
                <w:noProof/>
                <w:szCs w:val="17"/>
              </w:rPr>
              <w:t xml:space="preserve"> Ascending    </w:t>
            </w:r>
            <w:r w:rsidRPr="00836629">
              <w:rPr>
                <w:rStyle w:val="ModernTableText"/>
                <w:rFonts w:ascii="Wingdings 2" w:hAnsi="Wingdings 2" w:eastAsia="Wingdings 2" w:cs="Wingdings 2"/>
                <w:noProof/>
                <w:szCs w:val="23"/>
              </w:rPr>
              <w:t>£</w:t>
            </w:r>
            <w:r w:rsidRPr="00836629">
              <w:rPr>
                <w:rStyle w:val="ModernTableText"/>
                <w:noProof/>
                <w:szCs w:val="17"/>
              </w:rPr>
              <w:t xml:space="preserve"> Descending</w:t>
            </w:r>
          </w:p>
        </w:tc>
      </w:tr>
      <w:tr xmlns:wp14="http://schemas.microsoft.com/office/word/2010/wordml" w:rsidR="0084366E" w:rsidTr="00D0385C" w14:paraId="5CC4731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205D93" w:rsidR="0084366E" w:rsidP="00D0385C" w:rsidRDefault="0084366E" w14:paraId="5BF51BBB" wp14:textId="77777777">
            <w:pPr>
              <w:pStyle w:val="TableHeading"/>
              <w:spacing w:before="40" w:after="40"/>
              <w:rPr>
                <w:rStyle w:val="ModernTableText"/>
                <w:noProof/>
                <w:szCs w:val="17"/>
              </w:rPr>
            </w:pPr>
          </w:p>
        </w:tc>
        <w:tc>
          <w:tcPr>
            <w:tcW w:w="1828" w:type="pct"/>
            <w:gridSpan w:val="4"/>
            <w:vAlign w:val="center"/>
          </w:tcPr>
          <w:p w:rsidRPr="00836629" w:rsidR="0084366E" w:rsidP="00CC3606" w:rsidRDefault="00CC3606" w14:paraId="5EFF8E89" wp14:textId="77777777">
            <w:pPr>
              <w:pStyle w:val="TableText1"/>
              <w:numPr>
                <w:ilvl w:val="0"/>
                <w:numId w:val="252"/>
              </w:numPr>
              <w:spacing w:before="40" w:after="40"/>
              <w:rPr>
                <w:rStyle w:val="ModernTableText"/>
                <w:b/>
                <w:bCs/>
                <w:spacing w:val="0"/>
                <w:szCs w:val="17"/>
              </w:rPr>
            </w:pPr>
            <w:r w:rsidRPr="00CC3606">
              <w:rPr>
                <w:rStyle w:val="ModernTableText"/>
                <w:szCs w:val="17"/>
              </w:rPr>
              <w:t>SA Auth ID</w:t>
            </w:r>
            <w:r w:rsidRPr="00CC3606" w:rsidDel="00CC3606">
              <w:rPr>
                <w:rStyle w:val="ModernTableText"/>
                <w:szCs w:val="17"/>
              </w:rPr>
              <w:t xml:space="preserve"> </w:t>
            </w:r>
          </w:p>
        </w:tc>
        <w:tc>
          <w:tcPr>
            <w:tcW w:w="2167" w:type="pct"/>
            <w:gridSpan w:val="5"/>
            <w:vAlign w:val="center"/>
          </w:tcPr>
          <w:p w:rsidRPr="00836629" w:rsidR="0084366E" w:rsidP="00D0385C" w:rsidRDefault="0084366E" w14:paraId="39D4DF0C" wp14:textId="77777777">
            <w:pPr>
              <w:pStyle w:val="TableText1"/>
              <w:spacing w:before="40" w:after="40"/>
              <w:rPr>
                <w:rStyle w:val="ModernTableText"/>
                <w:noProof/>
                <w:szCs w:val="17"/>
              </w:rPr>
            </w:pPr>
            <w:r w:rsidRPr="00836629">
              <w:rPr>
                <w:rStyle w:val="ModernTableText"/>
                <w:rFonts w:ascii="Wingdings" w:hAnsi="Wingdings" w:eastAsia="Wingdings" w:cs="Wingdings"/>
                <w:noProof/>
                <w:szCs w:val="23"/>
              </w:rPr>
              <w:t>þ</w:t>
            </w:r>
            <w:r w:rsidRPr="00836629">
              <w:rPr>
                <w:rStyle w:val="ModernTableText"/>
                <w:noProof/>
                <w:szCs w:val="17"/>
              </w:rPr>
              <w:t xml:space="preserve"> Ascending    </w:t>
            </w:r>
            <w:r w:rsidRPr="00836629">
              <w:rPr>
                <w:rStyle w:val="ModernTableText"/>
                <w:rFonts w:ascii="Wingdings 2" w:hAnsi="Wingdings 2" w:eastAsia="Wingdings 2" w:cs="Wingdings 2"/>
                <w:noProof/>
                <w:szCs w:val="23"/>
              </w:rPr>
              <w:t>£</w:t>
            </w:r>
            <w:r w:rsidRPr="00836629">
              <w:rPr>
                <w:rStyle w:val="ModernTableText"/>
                <w:noProof/>
                <w:szCs w:val="17"/>
              </w:rPr>
              <w:t xml:space="preserve"> Descending</w:t>
            </w:r>
          </w:p>
        </w:tc>
      </w:tr>
      <w:tr xmlns:wp14="http://schemas.microsoft.com/office/word/2010/wordml" w:rsidR="0084366E" w:rsidTr="00D0385C" w14:paraId="09FE5F8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restart"/>
            <w:vAlign w:val="center"/>
          </w:tcPr>
          <w:p w:rsidRPr="00205D93" w:rsidR="0084366E" w:rsidP="00D0385C" w:rsidRDefault="0084366E" w14:paraId="1F2C9388" wp14:textId="77777777">
            <w:pPr>
              <w:pStyle w:val="TableHeading"/>
              <w:spacing w:before="40" w:after="40"/>
              <w:rPr>
                <w:rStyle w:val="ModernTableText"/>
                <w:noProof/>
                <w:szCs w:val="17"/>
              </w:rPr>
            </w:pPr>
            <w:r w:rsidRPr="00205D93">
              <w:rPr>
                <w:rStyle w:val="ModernTableText"/>
                <w:noProof/>
                <w:szCs w:val="17"/>
              </w:rPr>
              <w:t>Control Break</w:t>
            </w:r>
          </w:p>
        </w:tc>
        <w:tc>
          <w:tcPr>
            <w:tcW w:w="512" w:type="pct"/>
            <w:vAlign w:val="center"/>
          </w:tcPr>
          <w:p w:rsidRPr="00205D93" w:rsidR="0084366E" w:rsidP="00D0385C" w:rsidRDefault="0084366E" w14:paraId="674E52FD" wp14:textId="77777777">
            <w:pPr>
              <w:pStyle w:val="TableHeading"/>
              <w:spacing w:before="40" w:after="40"/>
              <w:rPr>
                <w:rStyle w:val="ModernTableText"/>
                <w:noProof/>
                <w:szCs w:val="17"/>
              </w:rPr>
            </w:pPr>
            <w:r w:rsidRPr="00205D93">
              <w:rPr>
                <w:rStyle w:val="ModernTableText"/>
                <w:noProof/>
                <w:szCs w:val="17"/>
              </w:rPr>
              <w:t>Page:</w:t>
            </w:r>
          </w:p>
        </w:tc>
        <w:tc>
          <w:tcPr>
            <w:tcW w:w="1158" w:type="pct"/>
            <w:gridSpan w:val="2"/>
            <w:vAlign w:val="center"/>
          </w:tcPr>
          <w:p w:rsidRPr="00836629" w:rsidR="0084366E" w:rsidP="00CC3606" w:rsidRDefault="0084366E" w14:paraId="6AF0C08D" wp14:textId="77777777">
            <w:pPr>
              <w:pStyle w:val="TableText1"/>
              <w:numPr>
                <w:ilvl w:val="0"/>
                <w:numId w:val="253"/>
              </w:numPr>
              <w:spacing w:before="40" w:after="40"/>
              <w:rPr>
                <w:rStyle w:val="ModernTableText"/>
                <w:szCs w:val="17"/>
              </w:rPr>
            </w:pPr>
          </w:p>
        </w:tc>
        <w:tc>
          <w:tcPr>
            <w:tcW w:w="1616" w:type="pct"/>
            <w:gridSpan w:val="4"/>
            <w:vAlign w:val="center"/>
          </w:tcPr>
          <w:p w:rsidRPr="00836629" w:rsidR="0084366E" w:rsidP="00CC3606" w:rsidRDefault="0084366E" w14:paraId="160DCD02" wp14:textId="77777777">
            <w:pPr>
              <w:pStyle w:val="TableText1"/>
              <w:numPr>
                <w:ilvl w:val="0"/>
                <w:numId w:val="253"/>
              </w:numPr>
              <w:spacing w:before="40" w:after="40"/>
              <w:rPr>
                <w:rStyle w:val="ModernTableText"/>
                <w:szCs w:val="17"/>
              </w:rPr>
            </w:pPr>
          </w:p>
        </w:tc>
        <w:tc>
          <w:tcPr>
            <w:tcW w:w="1221" w:type="pct"/>
            <w:gridSpan w:val="3"/>
            <w:vAlign w:val="center"/>
          </w:tcPr>
          <w:p w:rsidRPr="00836629" w:rsidR="0084366E" w:rsidP="00CC3606" w:rsidRDefault="0084366E" w14:paraId="415D6BEF" wp14:textId="77777777">
            <w:pPr>
              <w:pStyle w:val="TableText1"/>
              <w:numPr>
                <w:ilvl w:val="0"/>
                <w:numId w:val="253"/>
              </w:numPr>
              <w:spacing w:before="40" w:after="40"/>
              <w:rPr>
                <w:rStyle w:val="ModernTableText"/>
                <w:szCs w:val="17"/>
              </w:rPr>
            </w:pPr>
          </w:p>
        </w:tc>
      </w:tr>
      <w:tr xmlns:wp14="http://schemas.microsoft.com/office/word/2010/wordml" w:rsidR="0084366E" w:rsidTr="00D0385C" w14:paraId="29C3544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tcBorders>
              <w:bottom w:val="single" w:color="616161" w:sz="2" w:space="0"/>
            </w:tcBorders>
            <w:vAlign w:val="center"/>
          </w:tcPr>
          <w:p w:rsidRPr="00205D93" w:rsidR="0084366E" w:rsidP="00D0385C" w:rsidRDefault="0084366E" w14:paraId="1D486FC5" wp14:textId="77777777">
            <w:pPr>
              <w:pStyle w:val="TableHeading"/>
              <w:spacing w:before="40" w:after="40"/>
              <w:rPr>
                <w:rStyle w:val="ModernTableText"/>
                <w:noProof/>
                <w:szCs w:val="17"/>
              </w:rPr>
            </w:pPr>
          </w:p>
        </w:tc>
        <w:tc>
          <w:tcPr>
            <w:tcW w:w="512" w:type="pct"/>
            <w:tcBorders>
              <w:bottom w:val="single" w:color="616161" w:sz="2" w:space="0"/>
            </w:tcBorders>
            <w:vAlign w:val="center"/>
          </w:tcPr>
          <w:p w:rsidRPr="00205D93" w:rsidR="0084366E" w:rsidP="00D0385C" w:rsidRDefault="0084366E" w14:paraId="403331A8"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tcBorders>
              <w:bottom w:val="single" w:color="616161" w:sz="2" w:space="0"/>
            </w:tcBorders>
            <w:vAlign w:val="center"/>
          </w:tcPr>
          <w:p w:rsidRPr="00205D93" w:rsidR="0084366E" w:rsidP="0062711F" w:rsidRDefault="0084366E" w14:paraId="162F96A9" wp14:textId="77777777">
            <w:pPr>
              <w:pStyle w:val="TableText1"/>
              <w:numPr>
                <w:ilvl w:val="0"/>
                <w:numId w:val="263"/>
              </w:numPr>
              <w:spacing w:before="40" w:after="40"/>
              <w:rPr>
                <w:rStyle w:val="ModernTableText"/>
                <w:szCs w:val="17"/>
              </w:rPr>
            </w:pPr>
          </w:p>
        </w:tc>
        <w:tc>
          <w:tcPr>
            <w:tcW w:w="1616" w:type="pct"/>
            <w:gridSpan w:val="4"/>
            <w:tcBorders>
              <w:bottom w:val="single" w:color="616161" w:sz="2" w:space="0"/>
            </w:tcBorders>
            <w:vAlign w:val="center"/>
          </w:tcPr>
          <w:p w:rsidRPr="00205D93" w:rsidR="0084366E" w:rsidP="0062711F" w:rsidRDefault="0084366E" w14:paraId="460CDC00" wp14:textId="77777777">
            <w:pPr>
              <w:pStyle w:val="TableText1"/>
              <w:numPr>
                <w:ilvl w:val="0"/>
                <w:numId w:val="263"/>
              </w:numPr>
              <w:spacing w:before="40" w:after="40"/>
              <w:rPr>
                <w:rStyle w:val="ModernTableText"/>
                <w:szCs w:val="17"/>
              </w:rPr>
            </w:pPr>
          </w:p>
        </w:tc>
        <w:tc>
          <w:tcPr>
            <w:tcW w:w="1221" w:type="pct"/>
            <w:gridSpan w:val="3"/>
            <w:tcBorders>
              <w:bottom w:val="single" w:color="616161" w:sz="2" w:space="0"/>
            </w:tcBorders>
            <w:vAlign w:val="center"/>
          </w:tcPr>
          <w:p w:rsidRPr="00205D93" w:rsidR="0084366E" w:rsidP="0062711F" w:rsidRDefault="0084366E" w14:paraId="308EEC77" wp14:textId="77777777">
            <w:pPr>
              <w:pStyle w:val="TableText1"/>
              <w:numPr>
                <w:ilvl w:val="0"/>
                <w:numId w:val="263"/>
              </w:numPr>
              <w:spacing w:before="40" w:after="40"/>
              <w:rPr>
                <w:rStyle w:val="ModernTableText"/>
                <w:szCs w:val="17"/>
              </w:rPr>
            </w:pPr>
          </w:p>
        </w:tc>
      </w:tr>
      <w:tr xmlns:wp14="http://schemas.microsoft.com/office/word/2010/wordml" w:rsidR="0084366E" w:rsidTr="00D0385C" w14:paraId="1C63FEB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restart"/>
            <w:vAlign w:val="center"/>
          </w:tcPr>
          <w:p w:rsidRPr="00205D93" w:rsidR="0084366E" w:rsidP="00D0385C" w:rsidRDefault="0084366E" w14:paraId="02C86BCC" wp14:textId="77777777">
            <w:pPr>
              <w:pStyle w:val="TableHeading"/>
              <w:spacing w:before="40" w:after="40"/>
              <w:rPr>
                <w:rStyle w:val="ModernTableText"/>
                <w:noProof/>
                <w:szCs w:val="17"/>
              </w:rPr>
            </w:pPr>
            <w:r w:rsidRPr="00205D93">
              <w:rPr>
                <w:rStyle w:val="ModernTableText"/>
                <w:noProof/>
                <w:szCs w:val="17"/>
              </w:rPr>
              <w:t>Total</w:t>
            </w:r>
          </w:p>
        </w:tc>
        <w:tc>
          <w:tcPr>
            <w:tcW w:w="512" w:type="pct"/>
            <w:vAlign w:val="center"/>
          </w:tcPr>
          <w:p w:rsidRPr="00205D93" w:rsidR="0084366E" w:rsidP="00D0385C" w:rsidRDefault="0084366E" w14:paraId="6A417775" wp14:textId="77777777">
            <w:pPr>
              <w:pStyle w:val="TableHeading"/>
              <w:spacing w:before="40" w:after="40"/>
              <w:rPr>
                <w:rStyle w:val="ModernTableText"/>
                <w:noProof/>
                <w:szCs w:val="17"/>
              </w:rPr>
            </w:pPr>
            <w:r w:rsidRPr="00205D93">
              <w:rPr>
                <w:rStyle w:val="ModernTableText"/>
                <w:noProof/>
                <w:szCs w:val="17"/>
              </w:rPr>
              <w:t>Grand:</w:t>
            </w:r>
          </w:p>
        </w:tc>
        <w:tc>
          <w:tcPr>
            <w:tcW w:w="1158" w:type="pct"/>
            <w:gridSpan w:val="2"/>
            <w:vAlign w:val="center"/>
          </w:tcPr>
          <w:p w:rsidRPr="00205D93" w:rsidR="0084366E" w:rsidP="00CC3606" w:rsidRDefault="0084366E" w14:paraId="2A35338E" wp14:textId="77777777">
            <w:pPr>
              <w:pStyle w:val="TableText1"/>
              <w:numPr>
                <w:ilvl w:val="0"/>
                <w:numId w:val="254"/>
              </w:numPr>
              <w:spacing w:before="40" w:after="40"/>
              <w:rPr>
                <w:rStyle w:val="ModernTableText"/>
                <w:szCs w:val="17"/>
              </w:rPr>
            </w:pPr>
          </w:p>
        </w:tc>
        <w:tc>
          <w:tcPr>
            <w:tcW w:w="1616" w:type="pct"/>
            <w:gridSpan w:val="4"/>
            <w:vAlign w:val="center"/>
          </w:tcPr>
          <w:p w:rsidRPr="00205D93" w:rsidR="0084366E" w:rsidP="00CC3606" w:rsidRDefault="0084366E" w14:paraId="27C90077" wp14:textId="77777777">
            <w:pPr>
              <w:pStyle w:val="TableText1"/>
              <w:numPr>
                <w:ilvl w:val="0"/>
                <w:numId w:val="254"/>
              </w:numPr>
              <w:spacing w:before="40" w:after="40"/>
              <w:rPr>
                <w:rStyle w:val="ModernTableText"/>
                <w:szCs w:val="17"/>
              </w:rPr>
            </w:pPr>
          </w:p>
        </w:tc>
        <w:tc>
          <w:tcPr>
            <w:tcW w:w="1221" w:type="pct"/>
            <w:gridSpan w:val="3"/>
            <w:vAlign w:val="center"/>
          </w:tcPr>
          <w:p w:rsidRPr="00205D93" w:rsidR="0084366E" w:rsidP="00CC3606" w:rsidRDefault="0084366E" w14:paraId="010CF0F2" wp14:textId="77777777">
            <w:pPr>
              <w:pStyle w:val="TableText1"/>
              <w:numPr>
                <w:ilvl w:val="0"/>
                <w:numId w:val="254"/>
              </w:numPr>
              <w:spacing w:before="40" w:after="40"/>
              <w:rPr>
                <w:rStyle w:val="ModernTableText"/>
                <w:szCs w:val="17"/>
              </w:rPr>
            </w:pPr>
          </w:p>
        </w:tc>
      </w:tr>
      <w:tr xmlns:wp14="http://schemas.microsoft.com/office/word/2010/wordml" w:rsidR="0084366E" w:rsidTr="00D0385C" w14:paraId="507A689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ign w:val="center"/>
          </w:tcPr>
          <w:p w:rsidRPr="00205D93" w:rsidR="0084366E" w:rsidP="00D0385C" w:rsidRDefault="0084366E" w14:paraId="4B797389" wp14:textId="77777777">
            <w:pPr>
              <w:pStyle w:val="TableHeading"/>
              <w:spacing w:before="40" w:after="40"/>
              <w:rPr>
                <w:rStyle w:val="ModernTableText"/>
                <w:noProof/>
                <w:szCs w:val="17"/>
              </w:rPr>
            </w:pPr>
          </w:p>
        </w:tc>
        <w:tc>
          <w:tcPr>
            <w:tcW w:w="512" w:type="pct"/>
            <w:vAlign w:val="center"/>
          </w:tcPr>
          <w:p w:rsidRPr="00205D93" w:rsidR="0084366E" w:rsidP="00D0385C" w:rsidRDefault="0084366E" w14:paraId="3C1B9C56"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vAlign w:val="center"/>
          </w:tcPr>
          <w:p w:rsidRPr="00205D93" w:rsidR="0084366E" w:rsidP="0062711F" w:rsidRDefault="0084366E" w14:paraId="5E161A15" wp14:textId="77777777">
            <w:pPr>
              <w:pStyle w:val="TableText1"/>
              <w:numPr>
                <w:ilvl w:val="0"/>
                <w:numId w:val="264"/>
              </w:numPr>
              <w:spacing w:before="40" w:after="40"/>
              <w:rPr>
                <w:rStyle w:val="ModernTableText"/>
                <w:szCs w:val="17"/>
              </w:rPr>
            </w:pPr>
          </w:p>
        </w:tc>
        <w:tc>
          <w:tcPr>
            <w:tcW w:w="1616" w:type="pct"/>
            <w:gridSpan w:val="4"/>
            <w:vAlign w:val="center"/>
          </w:tcPr>
          <w:p w:rsidRPr="00205D93" w:rsidR="0084366E" w:rsidP="0062711F" w:rsidRDefault="0084366E" w14:paraId="732D2247" wp14:textId="77777777">
            <w:pPr>
              <w:pStyle w:val="TableText1"/>
              <w:numPr>
                <w:ilvl w:val="0"/>
                <w:numId w:val="264"/>
              </w:numPr>
              <w:spacing w:before="40" w:after="40"/>
              <w:rPr>
                <w:rStyle w:val="ModernTableText"/>
                <w:szCs w:val="17"/>
              </w:rPr>
            </w:pPr>
          </w:p>
        </w:tc>
        <w:tc>
          <w:tcPr>
            <w:tcW w:w="1221" w:type="pct"/>
            <w:gridSpan w:val="3"/>
            <w:vAlign w:val="center"/>
          </w:tcPr>
          <w:p w:rsidRPr="00205D93" w:rsidR="0084366E" w:rsidP="0062711F" w:rsidRDefault="0084366E" w14:paraId="4B3A6967" wp14:textId="77777777">
            <w:pPr>
              <w:pStyle w:val="TableText1"/>
              <w:numPr>
                <w:ilvl w:val="0"/>
                <w:numId w:val="264"/>
              </w:numPr>
              <w:spacing w:before="40" w:after="40"/>
              <w:rPr>
                <w:rStyle w:val="ModernTableText"/>
                <w:szCs w:val="17"/>
              </w:rPr>
            </w:pPr>
          </w:p>
        </w:tc>
      </w:tr>
      <w:tr xmlns:wp14="http://schemas.microsoft.com/office/word/2010/wordml" w:rsidR="0084366E" w:rsidTr="00D0385C" w14:paraId="7490AAD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restart"/>
            <w:vAlign w:val="center"/>
          </w:tcPr>
          <w:p w:rsidRPr="00205D93" w:rsidR="0084366E" w:rsidP="00D0385C" w:rsidRDefault="0084366E" w14:paraId="1C7872D4" wp14:textId="77777777">
            <w:pPr>
              <w:pStyle w:val="TableHeading"/>
              <w:spacing w:before="40" w:after="40"/>
              <w:rPr>
                <w:rStyle w:val="ModernTableText"/>
                <w:noProof/>
                <w:szCs w:val="17"/>
              </w:rPr>
            </w:pPr>
            <w:r w:rsidRPr="00205D93">
              <w:rPr>
                <w:rStyle w:val="ModernTableText"/>
                <w:noProof/>
                <w:szCs w:val="17"/>
              </w:rPr>
              <w:t>Counts</w:t>
            </w:r>
          </w:p>
        </w:tc>
        <w:tc>
          <w:tcPr>
            <w:tcW w:w="512" w:type="pct"/>
            <w:vAlign w:val="center"/>
          </w:tcPr>
          <w:p w:rsidRPr="00205D93" w:rsidR="0084366E" w:rsidP="00D0385C" w:rsidRDefault="0084366E" w14:paraId="0636B071" wp14:textId="77777777">
            <w:pPr>
              <w:pStyle w:val="TableHeading"/>
              <w:spacing w:before="40" w:after="40"/>
              <w:rPr>
                <w:rStyle w:val="ModernTableText"/>
                <w:noProof/>
                <w:szCs w:val="17"/>
              </w:rPr>
            </w:pPr>
            <w:r w:rsidRPr="00205D93">
              <w:rPr>
                <w:rStyle w:val="ModernTableText"/>
                <w:noProof/>
                <w:szCs w:val="17"/>
              </w:rPr>
              <w:t>Grand:</w:t>
            </w:r>
          </w:p>
        </w:tc>
        <w:tc>
          <w:tcPr>
            <w:tcW w:w="1158" w:type="pct"/>
            <w:gridSpan w:val="2"/>
            <w:vAlign w:val="center"/>
          </w:tcPr>
          <w:p w:rsidRPr="00205D93" w:rsidR="0084366E" w:rsidP="00CC3606" w:rsidRDefault="0084366E" w14:paraId="4E874E90" wp14:textId="77777777">
            <w:pPr>
              <w:pStyle w:val="TableText1"/>
              <w:numPr>
                <w:ilvl w:val="0"/>
                <w:numId w:val="255"/>
              </w:numPr>
              <w:spacing w:before="40" w:after="40"/>
              <w:rPr>
                <w:rStyle w:val="ModernTableText"/>
                <w:szCs w:val="17"/>
              </w:rPr>
            </w:pPr>
          </w:p>
        </w:tc>
        <w:tc>
          <w:tcPr>
            <w:tcW w:w="1616" w:type="pct"/>
            <w:gridSpan w:val="4"/>
            <w:vAlign w:val="center"/>
          </w:tcPr>
          <w:p w:rsidRPr="00205D93" w:rsidR="0084366E" w:rsidP="00CC3606" w:rsidRDefault="0084366E" w14:paraId="2FC8E8A3" wp14:textId="77777777">
            <w:pPr>
              <w:pStyle w:val="TableText1"/>
              <w:numPr>
                <w:ilvl w:val="0"/>
                <w:numId w:val="255"/>
              </w:numPr>
              <w:spacing w:before="40" w:after="40"/>
              <w:rPr>
                <w:rStyle w:val="ModernTableText"/>
                <w:szCs w:val="17"/>
              </w:rPr>
            </w:pPr>
          </w:p>
        </w:tc>
        <w:tc>
          <w:tcPr>
            <w:tcW w:w="1221" w:type="pct"/>
            <w:gridSpan w:val="3"/>
            <w:vAlign w:val="center"/>
          </w:tcPr>
          <w:p w:rsidRPr="00205D93" w:rsidR="0084366E" w:rsidP="00CC3606" w:rsidRDefault="0084366E" w14:paraId="6FA49B4B" wp14:textId="77777777">
            <w:pPr>
              <w:pStyle w:val="TableText1"/>
              <w:numPr>
                <w:ilvl w:val="0"/>
                <w:numId w:val="255"/>
              </w:numPr>
              <w:spacing w:before="40" w:after="40"/>
              <w:rPr>
                <w:rStyle w:val="ModernTableText"/>
                <w:szCs w:val="17"/>
              </w:rPr>
            </w:pPr>
          </w:p>
        </w:tc>
      </w:tr>
      <w:tr xmlns:wp14="http://schemas.microsoft.com/office/word/2010/wordml" w:rsidR="0084366E" w:rsidTr="00D0385C" w14:paraId="4D6A61A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ign w:val="center"/>
          </w:tcPr>
          <w:p w:rsidRPr="00205D93" w:rsidR="0084366E" w:rsidP="00D0385C" w:rsidRDefault="0084366E" w14:paraId="59596E08" wp14:textId="77777777">
            <w:pPr>
              <w:pStyle w:val="TableHeading"/>
              <w:spacing w:before="40" w:after="40"/>
              <w:rPr>
                <w:rStyle w:val="ModernTableText"/>
                <w:noProof/>
                <w:color w:val="FF0000"/>
                <w:szCs w:val="17"/>
              </w:rPr>
            </w:pPr>
          </w:p>
        </w:tc>
        <w:tc>
          <w:tcPr>
            <w:tcW w:w="512" w:type="pct"/>
            <w:vAlign w:val="center"/>
          </w:tcPr>
          <w:p w:rsidRPr="00205D93" w:rsidR="0084366E" w:rsidP="00D0385C" w:rsidRDefault="0084366E" w14:paraId="7D5D7024"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vAlign w:val="center"/>
          </w:tcPr>
          <w:p w:rsidRPr="00205D93" w:rsidR="0084366E" w:rsidP="0062711F" w:rsidRDefault="0084366E" w14:paraId="5F8515DE" wp14:textId="77777777">
            <w:pPr>
              <w:pStyle w:val="TableText1"/>
              <w:numPr>
                <w:ilvl w:val="0"/>
                <w:numId w:val="265"/>
              </w:numPr>
              <w:spacing w:before="40" w:after="40"/>
              <w:rPr>
                <w:rStyle w:val="ModernTableText"/>
                <w:szCs w:val="17"/>
              </w:rPr>
            </w:pPr>
          </w:p>
        </w:tc>
        <w:tc>
          <w:tcPr>
            <w:tcW w:w="1616" w:type="pct"/>
            <w:gridSpan w:val="4"/>
            <w:vAlign w:val="center"/>
          </w:tcPr>
          <w:p w:rsidRPr="00205D93" w:rsidR="0084366E" w:rsidP="0062711F" w:rsidRDefault="0084366E" w14:paraId="60431708" wp14:textId="77777777">
            <w:pPr>
              <w:pStyle w:val="TableText1"/>
              <w:numPr>
                <w:ilvl w:val="0"/>
                <w:numId w:val="265"/>
              </w:numPr>
              <w:spacing w:before="40" w:after="40"/>
              <w:rPr>
                <w:rStyle w:val="ModernTableText"/>
                <w:szCs w:val="17"/>
              </w:rPr>
            </w:pPr>
          </w:p>
        </w:tc>
        <w:tc>
          <w:tcPr>
            <w:tcW w:w="1221" w:type="pct"/>
            <w:gridSpan w:val="3"/>
            <w:vAlign w:val="center"/>
          </w:tcPr>
          <w:p w:rsidRPr="00205D93" w:rsidR="0084366E" w:rsidP="0062711F" w:rsidRDefault="0084366E" w14:paraId="77681779" wp14:textId="77777777">
            <w:pPr>
              <w:pStyle w:val="TableText1"/>
              <w:numPr>
                <w:ilvl w:val="0"/>
                <w:numId w:val="265"/>
              </w:numPr>
              <w:spacing w:before="40" w:after="40"/>
              <w:rPr>
                <w:rStyle w:val="ModernTableText"/>
                <w:szCs w:val="17"/>
              </w:rPr>
            </w:pPr>
          </w:p>
        </w:tc>
      </w:tr>
      <w:tr xmlns:wp14="http://schemas.microsoft.com/office/word/2010/wordml" w:rsidR="0084366E" w:rsidTr="00D0385C" w14:paraId="6706F8D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84366E" w:rsidP="00D0385C" w:rsidRDefault="0084366E" w14:paraId="1E4A3994" wp14:textId="77777777">
            <w:pPr>
              <w:pStyle w:val="ModernBodyText"/>
              <w:keepN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84366E" w:rsidTr="00D0385C" w14:paraId="7768652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10"/>
          <w:jc w:val="center"/>
        </w:trPr>
        <w:tc>
          <w:tcPr>
            <w:tcW w:w="1005" w:type="pct"/>
            <w:gridSpan w:val="2"/>
          </w:tcPr>
          <w:p w:rsidRPr="00205D93" w:rsidR="0084366E" w:rsidP="00D0385C" w:rsidRDefault="0084366E" w14:paraId="022D88C1" wp14:textId="77777777">
            <w:pPr>
              <w:pStyle w:val="TableHeading"/>
              <w:spacing w:before="40" w:after="40"/>
              <w:rPr>
                <w:rStyle w:val="ModernTableText"/>
                <w:noProof/>
                <w:szCs w:val="17"/>
              </w:rPr>
            </w:pPr>
            <w:r w:rsidRPr="00205D93">
              <w:rPr>
                <w:rStyle w:val="ModernTableText"/>
                <w:noProof/>
                <w:szCs w:val="17"/>
              </w:rPr>
              <w:t>Report Output Format:</w:t>
            </w:r>
          </w:p>
        </w:tc>
        <w:tc>
          <w:tcPr>
            <w:tcW w:w="3995" w:type="pct"/>
            <w:gridSpan w:val="9"/>
            <w:vAlign w:val="center"/>
          </w:tcPr>
          <w:p w:rsidRPr="006800BA" w:rsidR="0084366E" w:rsidP="00D0385C" w:rsidRDefault="0084366E" w14:paraId="3F9A6478" wp14:textId="77777777">
            <w:pPr>
              <w:pStyle w:val="TableText1"/>
              <w:spacing w:before="40" w:after="40"/>
              <w:rPr>
                <w:rStyle w:val="ModernTableText"/>
                <w:noProof/>
                <w:szCs w:val="17"/>
              </w:rPr>
            </w:pPr>
            <w:r w:rsidRPr="006800BA">
              <w:rPr>
                <w:rStyle w:val="ModernTableText"/>
                <w:rFonts w:ascii="Wingdings 2" w:hAnsi="Wingdings 2" w:eastAsia="Wingdings 2" w:cs="Wingdings 2"/>
                <w:noProof/>
                <w:szCs w:val="23"/>
              </w:rPr>
              <w:t>£</w:t>
            </w:r>
            <w:r w:rsidRPr="006800BA">
              <w:rPr>
                <w:rStyle w:val="ModernTableText"/>
                <w:noProof/>
                <w:szCs w:val="17"/>
              </w:rPr>
              <w:t xml:space="preserve"> PDF (preferred)                       </w:t>
            </w:r>
            <w:r w:rsidRPr="006800BA">
              <w:rPr>
                <w:rStyle w:val="ModernTableText"/>
                <w:rFonts w:ascii="Wingdings 2" w:hAnsi="Wingdings 2" w:eastAsia="Wingdings 2" w:cs="Wingdings 2"/>
                <w:noProof/>
                <w:szCs w:val="23"/>
              </w:rPr>
              <w:t>£</w:t>
            </w:r>
            <w:r w:rsidRPr="006800BA">
              <w:rPr>
                <w:rStyle w:val="ModernTableText"/>
                <w:noProof/>
                <w:szCs w:val="17"/>
              </w:rPr>
              <w:t xml:space="preserve">HTML                             </w:t>
            </w:r>
            <w:r w:rsidRPr="006800BA">
              <w:rPr>
                <w:rStyle w:val="ModernTableText"/>
                <w:rFonts w:ascii="Wingdings" w:hAnsi="Wingdings" w:eastAsia="Wingdings" w:cs="Wingdings"/>
                <w:noProof/>
                <w:szCs w:val="23"/>
              </w:rPr>
              <w:t>þ</w:t>
            </w:r>
            <w:r w:rsidRPr="006800BA">
              <w:rPr>
                <w:rStyle w:val="ModernTableText"/>
                <w:noProof/>
                <w:szCs w:val="17"/>
              </w:rPr>
              <w:t xml:space="preserve"> Excel 200</w:t>
            </w:r>
            <w:r>
              <w:rPr>
                <w:rStyle w:val="ModernTableText"/>
                <w:noProof/>
                <w:szCs w:val="17"/>
              </w:rPr>
              <w:t>7</w:t>
            </w:r>
            <w:r w:rsidRPr="006800BA">
              <w:rPr>
                <w:rStyle w:val="ModernTableText"/>
                <w:noProof/>
                <w:szCs w:val="17"/>
              </w:rPr>
              <w:t xml:space="preserve">                         </w:t>
            </w:r>
            <w:r w:rsidRPr="006800BA">
              <w:rPr>
                <w:rStyle w:val="ModernTableText"/>
                <w:rFonts w:ascii="Wingdings 2" w:hAnsi="Wingdings 2" w:eastAsia="Wingdings 2" w:cs="Wingdings 2"/>
                <w:noProof/>
                <w:szCs w:val="23"/>
              </w:rPr>
              <w:t>£</w:t>
            </w:r>
            <w:r w:rsidRPr="006800BA">
              <w:rPr>
                <w:rStyle w:val="ModernTableText"/>
                <w:noProof/>
                <w:szCs w:val="17"/>
              </w:rPr>
              <w:t xml:space="preserve"> Excel   2002                         </w:t>
            </w:r>
            <w:r w:rsidRPr="006800BA">
              <w:rPr>
                <w:rStyle w:val="ModernTableText"/>
                <w:rFonts w:ascii="Wingdings 2" w:hAnsi="Wingdings 2" w:eastAsia="Wingdings 2" w:cs="Wingdings 2"/>
                <w:noProof/>
                <w:szCs w:val="23"/>
              </w:rPr>
              <w:t>£</w:t>
            </w:r>
            <w:r w:rsidRPr="006800BA">
              <w:rPr>
                <w:rStyle w:val="ModernTableText"/>
                <w:noProof/>
                <w:szCs w:val="17"/>
              </w:rPr>
              <w:t xml:space="preserve"> Text CSV Format</w:t>
            </w:r>
          </w:p>
        </w:tc>
      </w:tr>
      <w:tr xmlns:wp14="http://schemas.microsoft.com/office/word/2010/wordml" w:rsidR="0084366E" w:rsidTr="00D0385C" w14:paraId="7489ABD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Pr>
          <w:p w:rsidRPr="00205D93" w:rsidR="0084366E" w:rsidP="00D0385C" w:rsidRDefault="0084366E" w14:paraId="04BD404D" wp14:textId="77777777">
            <w:pPr>
              <w:pStyle w:val="TableHeading"/>
              <w:spacing w:before="40" w:after="40"/>
              <w:rPr>
                <w:rStyle w:val="ModernTableText"/>
                <w:noProof/>
                <w:szCs w:val="17"/>
              </w:rPr>
            </w:pPr>
            <w:r w:rsidRPr="00205D93">
              <w:rPr>
                <w:rStyle w:val="ModernTableText"/>
                <w:noProof/>
                <w:szCs w:val="17"/>
              </w:rPr>
              <w:t>Reporting Portal:</w:t>
            </w:r>
          </w:p>
        </w:tc>
        <w:tc>
          <w:tcPr>
            <w:tcW w:w="3995" w:type="pct"/>
            <w:gridSpan w:val="9"/>
            <w:vAlign w:val="center"/>
          </w:tcPr>
          <w:p w:rsidRPr="006800BA" w:rsidR="0084366E" w:rsidP="00D0385C" w:rsidRDefault="0084366E" w14:paraId="618FAD96" wp14:textId="77777777">
            <w:pPr>
              <w:pStyle w:val="TableText1"/>
              <w:spacing w:before="40" w:after="40"/>
              <w:rPr>
                <w:rStyle w:val="ModernTableText"/>
                <w:noProof/>
                <w:szCs w:val="17"/>
              </w:rPr>
            </w:pPr>
            <w:r w:rsidRPr="006800BA">
              <w:rPr>
                <w:rStyle w:val="ModernTableText"/>
                <w:rFonts w:ascii="Wingdings 2" w:hAnsi="Wingdings 2" w:eastAsia="Wingdings 2" w:cs="Wingdings 2"/>
                <w:noProof/>
                <w:szCs w:val="23"/>
              </w:rPr>
              <w:t>£</w:t>
            </w:r>
            <w:r w:rsidRPr="006800BA">
              <w:rPr>
                <w:rStyle w:val="ModernTableText"/>
                <w:noProof/>
                <w:szCs w:val="17"/>
              </w:rPr>
              <w:t xml:space="preserve"> Web Portal                                </w:t>
            </w:r>
            <w:r w:rsidRPr="006800BA">
              <w:rPr>
                <w:rStyle w:val="ModernTableText"/>
                <w:rFonts w:ascii="Wingdings" w:hAnsi="Wingdings" w:eastAsia="Wingdings" w:cs="Wingdings"/>
                <w:noProof/>
                <w:szCs w:val="23"/>
              </w:rPr>
              <w:t>þ</w:t>
            </w:r>
            <w:r w:rsidRPr="006800BA">
              <w:rPr>
                <w:rStyle w:val="ModernTableText"/>
                <w:noProof/>
                <w:szCs w:val="17"/>
              </w:rPr>
              <w:t xml:space="preserve"> EDMS                            </w:t>
            </w:r>
            <w:r w:rsidRPr="006800BA">
              <w:rPr>
                <w:rStyle w:val="ModernTableText"/>
                <w:rFonts w:ascii="Wingdings 2" w:hAnsi="Wingdings 2" w:eastAsia="Wingdings 2" w:cs="Wingdings 2"/>
                <w:noProof/>
                <w:szCs w:val="23"/>
              </w:rPr>
              <w:t>£</w:t>
            </w:r>
            <w:r w:rsidRPr="006800BA">
              <w:rPr>
                <w:rStyle w:val="ModernTableText"/>
                <w:noProof/>
                <w:szCs w:val="23"/>
              </w:rPr>
              <w:t xml:space="preserve"> </w:t>
            </w:r>
            <w:r w:rsidRPr="006800BA">
              <w:rPr>
                <w:rStyle w:val="ModernTableText"/>
                <w:noProof/>
                <w:szCs w:val="17"/>
              </w:rPr>
              <w:t xml:space="preserve">Email Link                      </w:t>
            </w:r>
          </w:p>
        </w:tc>
      </w:tr>
      <w:tr xmlns:wp14="http://schemas.microsoft.com/office/word/2010/wordml" w:rsidR="0084366E" w:rsidTr="00D0385C" w14:paraId="6861229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restart"/>
            <w:vAlign w:val="center"/>
          </w:tcPr>
          <w:p w:rsidRPr="00205D93" w:rsidR="0084366E" w:rsidP="00D0385C" w:rsidRDefault="0084366E" w14:paraId="5443659A" wp14:textId="77777777">
            <w:pPr>
              <w:pStyle w:val="TableHeading"/>
              <w:spacing w:before="40" w:after="40"/>
              <w:rPr>
                <w:rStyle w:val="ModernTableText"/>
                <w:noProof/>
                <w:szCs w:val="17"/>
              </w:rPr>
            </w:pPr>
            <w:r w:rsidRPr="00205D93">
              <w:rPr>
                <w:rStyle w:val="ModernTableText"/>
                <w:noProof/>
                <w:szCs w:val="17"/>
              </w:rPr>
              <w:t>Report Output Distribution Group(s):</w:t>
            </w:r>
          </w:p>
        </w:tc>
        <w:tc>
          <w:tcPr>
            <w:tcW w:w="1164" w:type="pct"/>
            <w:gridSpan w:val="3"/>
            <w:vMerge w:val="restart"/>
          </w:tcPr>
          <w:p w:rsidRPr="00205D93" w:rsidR="0084366E" w:rsidP="00D0385C" w:rsidRDefault="0084366E" w14:paraId="7CD4F398"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No</w:t>
            </w:r>
          </w:p>
          <w:p w:rsidRPr="00205D93" w:rsidR="0084366E" w:rsidP="00D0385C" w:rsidRDefault="0084366E" w14:paraId="1C63BA61"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Yes (if yes, complete distribution list)</w:t>
            </w:r>
          </w:p>
        </w:tc>
        <w:tc>
          <w:tcPr>
            <w:tcW w:w="2831" w:type="pct"/>
            <w:gridSpan w:val="6"/>
            <w:tcBorders>
              <w:top w:val="single" w:color="616161" w:sz="4" w:space="0"/>
            </w:tcBorders>
            <w:vAlign w:val="center"/>
          </w:tcPr>
          <w:p w:rsidRPr="00205D93" w:rsidR="0084366E" w:rsidP="00D0385C" w:rsidRDefault="0084366E" w14:paraId="2B096C65" wp14:textId="77777777">
            <w:pPr>
              <w:pStyle w:val="TableText1"/>
              <w:spacing w:before="40" w:after="40"/>
              <w:rPr>
                <w:rStyle w:val="ModernTableText"/>
                <w:b/>
                <w:bCs/>
                <w:szCs w:val="17"/>
              </w:rPr>
            </w:pPr>
            <w:r w:rsidRPr="00205D93">
              <w:rPr>
                <w:rStyle w:val="ModernTableText"/>
                <w:b/>
                <w:bCs/>
                <w:szCs w:val="17"/>
              </w:rPr>
              <w:t>Output Distribution Group List</w:t>
            </w:r>
          </w:p>
        </w:tc>
      </w:tr>
      <w:tr xmlns:wp14="http://schemas.microsoft.com/office/word/2010/wordml" w:rsidR="0084366E" w:rsidTr="00D0385C" w14:paraId="3F2B47F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tcPr>
          <w:p w:rsidRPr="00205D93" w:rsidR="0084366E" w:rsidP="00D0385C" w:rsidRDefault="0084366E" w14:paraId="3D8E2E78" wp14:textId="77777777">
            <w:pPr>
              <w:pStyle w:val="TableHeading"/>
              <w:spacing w:before="40" w:after="40"/>
              <w:rPr>
                <w:rStyle w:val="ModernTableText"/>
                <w:szCs w:val="17"/>
              </w:rPr>
            </w:pPr>
          </w:p>
        </w:tc>
        <w:tc>
          <w:tcPr>
            <w:tcW w:w="1164" w:type="pct"/>
            <w:gridSpan w:val="3"/>
            <w:vMerge/>
          </w:tcPr>
          <w:p w:rsidRPr="00205D93" w:rsidR="0084366E" w:rsidP="00D0385C" w:rsidRDefault="0084366E" w14:paraId="76B32791" wp14:textId="77777777">
            <w:pPr>
              <w:pStyle w:val="TableText1"/>
              <w:spacing w:before="40" w:after="40"/>
              <w:rPr>
                <w:rStyle w:val="ModernTableText"/>
                <w:szCs w:val="17"/>
              </w:rPr>
            </w:pPr>
          </w:p>
        </w:tc>
        <w:tc>
          <w:tcPr>
            <w:tcW w:w="1616" w:type="pct"/>
            <w:gridSpan w:val="4"/>
            <w:vAlign w:val="center"/>
          </w:tcPr>
          <w:p w:rsidRPr="00205D93" w:rsidR="0084366E" w:rsidP="00C5031A" w:rsidRDefault="0084366E" w14:paraId="18914FEF" wp14:textId="77777777">
            <w:pPr>
              <w:pStyle w:val="TableText1"/>
              <w:numPr>
                <w:ilvl w:val="0"/>
                <w:numId w:val="256"/>
              </w:numPr>
              <w:spacing w:before="40" w:after="40"/>
              <w:rPr>
                <w:rStyle w:val="ModernTableText"/>
                <w:szCs w:val="17"/>
                <w:u w:val="single"/>
              </w:rPr>
            </w:pPr>
          </w:p>
        </w:tc>
        <w:tc>
          <w:tcPr>
            <w:tcW w:w="1215" w:type="pct"/>
            <w:gridSpan w:val="2"/>
            <w:vAlign w:val="center"/>
          </w:tcPr>
          <w:p w:rsidRPr="00205D93" w:rsidR="0084366E" w:rsidP="00C5031A" w:rsidRDefault="0084366E" w14:paraId="020E4C42" wp14:textId="77777777">
            <w:pPr>
              <w:pStyle w:val="TableText1"/>
              <w:numPr>
                <w:ilvl w:val="0"/>
                <w:numId w:val="256"/>
              </w:numPr>
              <w:spacing w:before="40" w:after="40"/>
              <w:rPr>
                <w:rStyle w:val="ModernTableText"/>
                <w:szCs w:val="17"/>
              </w:rPr>
            </w:pPr>
          </w:p>
        </w:tc>
      </w:tr>
      <w:tr xmlns:wp14="http://schemas.microsoft.com/office/word/2010/wordml" w:rsidR="0084366E" w:rsidTr="00D0385C" w14:paraId="5AD0017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tcPr>
          <w:p w:rsidRPr="00205D93" w:rsidR="0084366E" w:rsidP="00D0385C" w:rsidRDefault="0084366E" w14:paraId="1E568636" wp14:textId="77777777">
            <w:pPr>
              <w:pStyle w:val="TableHeading"/>
              <w:spacing w:before="40" w:after="40"/>
              <w:rPr>
                <w:rStyle w:val="ModernTableText"/>
                <w:szCs w:val="17"/>
              </w:rPr>
            </w:pPr>
          </w:p>
        </w:tc>
        <w:tc>
          <w:tcPr>
            <w:tcW w:w="1164" w:type="pct"/>
            <w:gridSpan w:val="3"/>
            <w:vMerge/>
            <w:vAlign w:val="center"/>
          </w:tcPr>
          <w:p w:rsidRPr="00205D93" w:rsidR="0084366E" w:rsidP="00D0385C" w:rsidRDefault="0084366E" w14:paraId="47E76056" wp14:textId="77777777">
            <w:pPr>
              <w:pStyle w:val="TableText1"/>
              <w:spacing w:before="40" w:after="40"/>
              <w:rPr>
                <w:rStyle w:val="ModernTableText"/>
                <w:szCs w:val="17"/>
              </w:rPr>
            </w:pPr>
          </w:p>
        </w:tc>
        <w:tc>
          <w:tcPr>
            <w:tcW w:w="1616" w:type="pct"/>
            <w:gridSpan w:val="4"/>
            <w:vAlign w:val="center"/>
          </w:tcPr>
          <w:p w:rsidRPr="00205D93" w:rsidR="0084366E" w:rsidP="00C5031A" w:rsidRDefault="0084366E" w14:paraId="545ED2F9" wp14:textId="77777777">
            <w:pPr>
              <w:pStyle w:val="TableText1"/>
              <w:numPr>
                <w:ilvl w:val="0"/>
                <w:numId w:val="256"/>
              </w:numPr>
              <w:spacing w:before="40" w:after="40"/>
              <w:rPr>
                <w:rStyle w:val="ModernTableText"/>
                <w:szCs w:val="17"/>
                <w:u w:val="single"/>
              </w:rPr>
            </w:pPr>
          </w:p>
        </w:tc>
        <w:tc>
          <w:tcPr>
            <w:tcW w:w="1215" w:type="pct"/>
            <w:gridSpan w:val="2"/>
            <w:vAlign w:val="center"/>
          </w:tcPr>
          <w:p w:rsidRPr="00205D93" w:rsidR="0084366E" w:rsidP="00C5031A" w:rsidRDefault="0084366E" w14:paraId="389B2468" wp14:textId="77777777">
            <w:pPr>
              <w:pStyle w:val="TableText1"/>
              <w:numPr>
                <w:ilvl w:val="0"/>
                <w:numId w:val="256"/>
              </w:numPr>
              <w:spacing w:before="40" w:after="40"/>
              <w:rPr>
                <w:rStyle w:val="ModernTableText"/>
                <w:szCs w:val="17"/>
              </w:rPr>
            </w:pPr>
          </w:p>
        </w:tc>
      </w:tr>
      <w:tr xmlns:wp14="http://schemas.microsoft.com/office/word/2010/wordml" w:rsidR="0084366E" w:rsidTr="00D0385C" w14:paraId="67B01BD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tcPr>
          <w:p w:rsidRPr="00205D93" w:rsidR="0084366E" w:rsidP="00D0385C" w:rsidRDefault="0084366E" w14:paraId="5A5437E5" wp14:textId="77777777">
            <w:pPr>
              <w:pStyle w:val="TableHeading"/>
              <w:spacing w:before="40" w:after="40"/>
              <w:rPr>
                <w:rStyle w:val="ModernTableText"/>
                <w:szCs w:val="17"/>
              </w:rPr>
            </w:pPr>
          </w:p>
        </w:tc>
        <w:tc>
          <w:tcPr>
            <w:tcW w:w="1164" w:type="pct"/>
            <w:gridSpan w:val="3"/>
            <w:vMerge/>
            <w:vAlign w:val="center"/>
          </w:tcPr>
          <w:p w:rsidRPr="00205D93" w:rsidR="0084366E" w:rsidP="00D0385C" w:rsidRDefault="0084366E" w14:paraId="21A494EC" wp14:textId="77777777">
            <w:pPr>
              <w:pStyle w:val="TableText1"/>
              <w:spacing w:before="40" w:after="40"/>
              <w:rPr>
                <w:rStyle w:val="ModernTableText"/>
                <w:szCs w:val="17"/>
              </w:rPr>
            </w:pPr>
          </w:p>
        </w:tc>
        <w:tc>
          <w:tcPr>
            <w:tcW w:w="1616" w:type="pct"/>
            <w:gridSpan w:val="4"/>
            <w:vAlign w:val="center"/>
          </w:tcPr>
          <w:p w:rsidRPr="00205D93" w:rsidR="0084366E" w:rsidP="00C5031A" w:rsidRDefault="0084366E" w14:paraId="6A5959D6" wp14:textId="77777777">
            <w:pPr>
              <w:pStyle w:val="TableText1"/>
              <w:numPr>
                <w:ilvl w:val="0"/>
                <w:numId w:val="256"/>
              </w:numPr>
              <w:spacing w:before="40" w:after="40"/>
              <w:rPr>
                <w:rStyle w:val="ModernTableText"/>
                <w:szCs w:val="17"/>
                <w:u w:val="single"/>
              </w:rPr>
            </w:pPr>
          </w:p>
        </w:tc>
        <w:tc>
          <w:tcPr>
            <w:tcW w:w="1215" w:type="pct"/>
            <w:gridSpan w:val="2"/>
            <w:vAlign w:val="center"/>
          </w:tcPr>
          <w:p w:rsidRPr="00205D93" w:rsidR="0084366E" w:rsidP="00C5031A" w:rsidRDefault="0084366E" w14:paraId="2EE2F279" wp14:textId="77777777">
            <w:pPr>
              <w:pStyle w:val="TableText1"/>
              <w:numPr>
                <w:ilvl w:val="0"/>
                <w:numId w:val="256"/>
              </w:numPr>
              <w:spacing w:before="40" w:after="40"/>
              <w:rPr>
                <w:rStyle w:val="ModernTableText"/>
                <w:szCs w:val="17"/>
              </w:rPr>
            </w:pPr>
          </w:p>
        </w:tc>
      </w:tr>
      <w:tr xmlns:wp14="http://schemas.microsoft.com/office/word/2010/wordml" w:rsidR="0084366E" w:rsidTr="00D0385C" w14:paraId="22628A4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205D93" w:rsidR="0084366E" w:rsidP="00D0385C" w:rsidRDefault="0084366E" w14:paraId="76DE0999" wp14:textId="77777777">
            <w:pPr>
              <w:pStyle w:val="ModernBodyText"/>
              <w:spacing w:before="40" w:after="40"/>
              <w:jc w:val="center"/>
              <w:rPr>
                <w:rStyle w:val="Modern2nd-levelTableheader"/>
                <w:sz w:val="18"/>
                <w:szCs w:val="21"/>
              </w:rPr>
            </w:pPr>
            <w:r w:rsidRPr="00205D93">
              <w:rPr>
                <w:rStyle w:val="Modern2nd-levelTableheader"/>
                <w:sz w:val="18"/>
                <w:szCs w:val="21"/>
              </w:rPr>
              <w:t>Report Retention</w:t>
            </w:r>
          </w:p>
        </w:tc>
      </w:tr>
      <w:tr xmlns:wp14="http://schemas.microsoft.com/office/word/2010/wordml" w:rsidR="0084366E" w:rsidTr="00D0385C" w14:paraId="3266053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84366E" w:rsidP="00D0385C" w:rsidRDefault="0084366E" w14:paraId="76545C56"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Retention Type:</w:t>
            </w:r>
          </w:p>
        </w:tc>
        <w:tc>
          <w:tcPr>
            <w:tcW w:w="3995" w:type="pct"/>
            <w:gridSpan w:val="9"/>
            <w:tcBorders>
              <w:top w:val="single" w:color="616161" w:sz="2" w:space="0"/>
              <w:left w:val="single" w:color="616161" w:sz="2" w:space="0"/>
              <w:bottom w:val="single" w:color="616161" w:sz="2" w:space="0"/>
              <w:right w:val="single" w:color="616161" w:sz="2" w:space="0"/>
            </w:tcBorders>
            <w:vAlign w:val="center"/>
          </w:tcPr>
          <w:p w:rsidRPr="00205D93" w:rsidR="0084366E" w:rsidP="00D0385C" w:rsidRDefault="0084366E" w14:paraId="4B6335A8" wp14:textId="77777777">
            <w:pPr>
              <w:pStyle w:val="TableText1"/>
              <w:spacing w:before="40" w:after="40"/>
              <w:rPr>
                <w:rStyle w:val="ModernTableText"/>
                <w:noProof/>
                <w:szCs w:val="17"/>
              </w:rPr>
            </w:pPr>
            <w:r w:rsidRPr="00DF6897">
              <w:rPr>
                <w:rStyle w:val="ModernTableText"/>
                <w:rFonts w:ascii="Wingdings 2" w:hAnsi="Wingdings 2" w:eastAsia="Wingdings 2" w:cs="Wingdings 2"/>
                <w:noProof/>
                <w:szCs w:val="23"/>
              </w:rPr>
              <w:t>£</w:t>
            </w:r>
            <w:r w:rsidRPr="00DF6897">
              <w:rPr>
                <w:rStyle w:val="ModernTableText"/>
                <w:noProof/>
                <w:szCs w:val="17"/>
              </w:rPr>
              <w:t xml:space="preserve"> Cognos                                    </w:t>
            </w:r>
            <w:r w:rsidRPr="00DF6897">
              <w:rPr>
                <w:rStyle w:val="ModernTableText"/>
                <w:rFonts w:ascii="Wingdings" w:hAnsi="Wingdings" w:eastAsia="Wingdings" w:cs="Wingdings"/>
                <w:noProof/>
                <w:szCs w:val="23"/>
              </w:rPr>
              <w:t>þ</w:t>
            </w:r>
            <w:r w:rsidRPr="00DF6897">
              <w:rPr>
                <w:rStyle w:val="ModernTableText"/>
                <w:noProof/>
                <w:szCs w:val="17"/>
              </w:rPr>
              <w:t xml:space="preserve"> EDMS</w:t>
            </w:r>
          </w:p>
        </w:tc>
      </w:tr>
      <w:tr xmlns:wp14="http://schemas.microsoft.com/office/word/2010/wordml" w:rsidR="0084366E" w:rsidTr="00D0385C" w14:paraId="76CD746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84366E" w:rsidP="00D0385C" w:rsidRDefault="0084366E" w14:paraId="33C79ED0"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Output Versions:</w:t>
            </w:r>
          </w:p>
        </w:tc>
        <w:tc>
          <w:tcPr>
            <w:tcW w:w="1164" w:type="pct"/>
            <w:gridSpan w:val="3"/>
            <w:tcBorders>
              <w:top w:val="single" w:color="616161" w:sz="2" w:space="0"/>
              <w:left w:val="single" w:color="616161" w:sz="2" w:space="0"/>
              <w:bottom w:val="single" w:color="616161" w:sz="2" w:space="0"/>
              <w:right w:val="single" w:color="616161" w:sz="2" w:space="0"/>
            </w:tcBorders>
            <w:vAlign w:val="center"/>
          </w:tcPr>
          <w:p w:rsidRPr="00205D93" w:rsidR="0084366E" w:rsidP="00D0385C" w:rsidRDefault="0084366E" w14:paraId="6F2737AB" wp14:textId="77777777">
            <w:pPr>
              <w:pStyle w:val="ModernBodyText"/>
              <w:spacing w:before="40" w:after="40"/>
              <w:jc w:val="left"/>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831" w:type="pct"/>
            <w:gridSpan w:val="6"/>
            <w:tcBorders>
              <w:top w:val="single" w:color="616161" w:sz="2" w:space="0"/>
              <w:left w:val="nil"/>
              <w:bottom w:val="single" w:color="616161" w:sz="2" w:space="0"/>
              <w:right w:val="single" w:color="616161" w:sz="2" w:space="0"/>
            </w:tcBorders>
            <w:vAlign w:val="center"/>
          </w:tcPr>
          <w:p w:rsidRPr="00A34610" w:rsidR="0084366E" w:rsidP="00D0385C" w:rsidRDefault="0084366E" w14:paraId="393FDF97" wp14:textId="77777777">
            <w:pPr>
              <w:pStyle w:val="TableText1"/>
              <w:spacing w:before="40" w:after="40"/>
              <w:rPr>
                <w:rStyle w:val="ModernTableText"/>
                <w:noProof/>
                <w:szCs w:val="17"/>
              </w:rPr>
            </w:pPr>
            <w:r w:rsidRPr="00A34610">
              <w:rPr>
                <w:rStyle w:val="ModernTableText"/>
                <w:rFonts w:ascii="Wingdings" w:hAnsi="Wingdings" w:eastAsia="Wingdings" w:cs="Wingdings"/>
                <w:noProof/>
                <w:szCs w:val="23"/>
              </w:rPr>
              <w:t>þ</w:t>
            </w:r>
            <w:r w:rsidRPr="00A34610">
              <w:rPr>
                <w:rStyle w:val="ModernTableText"/>
                <w:noProof/>
                <w:szCs w:val="17"/>
              </w:rPr>
              <w:t xml:space="preserve">Duration:     7       </w:t>
            </w:r>
            <w:r w:rsidRPr="00A34610">
              <w:rPr>
                <w:rStyle w:val="ModernTableText"/>
                <w:rFonts w:ascii="Wingdings 2" w:hAnsi="Wingdings 2" w:eastAsia="Wingdings 2" w:cs="Wingdings 2"/>
                <w:noProof/>
                <w:szCs w:val="23"/>
              </w:rPr>
              <w:t>£</w:t>
            </w:r>
            <w:r w:rsidRPr="00A34610">
              <w:rPr>
                <w:rStyle w:val="ModernTableText"/>
                <w:noProof/>
                <w:szCs w:val="17"/>
              </w:rPr>
              <w:t xml:space="preserve"> Days       </w:t>
            </w:r>
            <w:r w:rsidRPr="00A34610">
              <w:rPr>
                <w:rStyle w:val="ModernTableText"/>
                <w:rFonts w:ascii="Wingdings 2" w:hAnsi="Wingdings 2" w:eastAsia="Wingdings 2" w:cs="Wingdings 2"/>
                <w:noProof/>
                <w:szCs w:val="23"/>
              </w:rPr>
              <w:t>£</w:t>
            </w:r>
            <w:r w:rsidRPr="00A34610">
              <w:rPr>
                <w:rStyle w:val="ModernTableText"/>
                <w:noProof/>
                <w:szCs w:val="17"/>
              </w:rPr>
              <w:t xml:space="preserve"> Months       </w:t>
            </w:r>
            <w:r w:rsidRPr="00A34610">
              <w:rPr>
                <w:rStyle w:val="ModernTableText"/>
                <w:rFonts w:ascii="Wingdings" w:hAnsi="Wingdings" w:eastAsia="Wingdings" w:cs="Wingdings"/>
                <w:noProof/>
                <w:szCs w:val="23"/>
              </w:rPr>
              <w:t>þ</w:t>
            </w:r>
            <w:r w:rsidRPr="00A34610">
              <w:rPr>
                <w:rStyle w:val="ModernTableText"/>
                <w:noProof/>
                <w:szCs w:val="17"/>
              </w:rPr>
              <w:t xml:space="preserve">Years                                                                          </w:t>
            </w:r>
          </w:p>
        </w:tc>
      </w:tr>
      <w:tr xmlns:wp14="http://schemas.microsoft.com/office/word/2010/wordml" w:rsidR="0084366E" w:rsidTr="00D0385C" w14:paraId="24D13AF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84366E" w:rsidP="00D0385C" w:rsidRDefault="0084366E" w14:paraId="11D94A3F"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Run History Log:</w:t>
            </w:r>
          </w:p>
        </w:tc>
        <w:tc>
          <w:tcPr>
            <w:tcW w:w="1164" w:type="pct"/>
            <w:gridSpan w:val="3"/>
            <w:tcBorders>
              <w:top w:val="single" w:color="616161" w:sz="2" w:space="0"/>
              <w:left w:val="single" w:color="616161" w:sz="2" w:space="0"/>
              <w:bottom w:val="single" w:color="616161" w:sz="2" w:space="0"/>
              <w:right w:val="single" w:color="616161" w:sz="2" w:space="0"/>
            </w:tcBorders>
            <w:vAlign w:val="center"/>
          </w:tcPr>
          <w:p w:rsidRPr="00205D93" w:rsidR="0084366E" w:rsidP="00D0385C" w:rsidRDefault="0084366E" w14:paraId="7C705EB1" wp14:textId="77777777">
            <w:pPr>
              <w:pStyle w:val="ModernBodyText"/>
              <w:spacing w:before="40" w:after="40"/>
              <w:jc w:val="left"/>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831" w:type="pct"/>
            <w:gridSpan w:val="6"/>
            <w:tcBorders>
              <w:top w:val="single" w:color="616161" w:sz="2" w:space="0"/>
              <w:left w:val="nil"/>
              <w:bottom w:val="single" w:color="616161" w:sz="2" w:space="0"/>
              <w:right w:val="single" w:color="616161" w:sz="2" w:space="0"/>
            </w:tcBorders>
            <w:vAlign w:val="center"/>
          </w:tcPr>
          <w:p w:rsidRPr="00A34610" w:rsidR="0084366E" w:rsidP="00D0385C" w:rsidRDefault="0084366E" w14:paraId="62B4A71B" wp14:textId="77777777">
            <w:pPr>
              <w:pStyle w:val="TableText1"/>
              <w:spacing w:before="40" w:after="40"/>
              <w:rPr>
                <w:rStyle w:val="ModernTableText"/>
                <w:noProof/>
                <w:szCs w:val="17"/>
              </w:rPr>
            </w:pPr>
            <w:r w:rsidRPr="00A34610">
              <w:rPr>
                <w:rStyle w:val="ModernTableText"/>
                <w:rFonts w:ascii="Wingdings 2" w:hAnsi="Wingdings 2" w:eastAsia="Wingdings 2" w:cs="Wingdings 2"/>
                <w:noProof/>
                <w:szCs w:val="23"/>
              </w:rPr>
              <w:t>£</w:t>
            </w:r>
            <w:r w:rsidRPr="00A34610">
              <w:rPr>
                <w:rStyle w:val="ModernTableText"/>
                <w:noProof/>
                <w:szCs w:val="17"/>
              </w:rPr>
              <w:t xml:space="preserve">Duration:            </w:t>
            </w:r>
            <w:r w:rsidRPr="00A34610">
              <w:rPr>
                <w:rStyle w:val="ModernTableText"/>
                <w:rFonts w:ascii="Wingdings 2" w:hAnsi="Wingdings 2" w:eastAsia="Wingdings 2" w:cs="Wingdings 2"/>
                <w:noProof/>
                <w:szCs w:val="23"/>
              </w:rPr>
              <w:t>£</w:t>
            </w:r>
            <w:r w:rsidRPr="00A34610">
              <w:rPr>
                <w:rStyle w:val="ModernTableText"/>
                <w:noProof/>
                <w:szCs w:val="17"/>
              </w:rPr>
              <w:t xml:space="preserve"> Days       </w:t>
            </w:r>
            <w:r w:rsidRPr="00A34610">
              <w:rPr>
                <w:rStyle w:val="ModernTableText"/>
                <w:rFonts w:ascii="Wingdings 2" w:hAnsi="Wingdings 2" w:eastAsia="Wingdings 2" w:cs="Wingdings 2"/>
                <w:noProof/>
                <w:szCs w:val="23"/>
              </w:rPr>
              <w:t>£</w:t>
            </w:r>
            <w:r w:rsidRPr="00A34610">
              <w:rPr>
                <w:rStyle w:val="ModernTableText"/>
                <w:noProof/>
                <w:szCs w:val="17"/>
              </w:rPr>
              <w:t xml:space="preserve"> Months       </w:t>
            </w:r>
            <w:r w:rsidRPr="00A34610">
              <w:rPr>
                <w:rStyle w:val="ModernTableText"/>
                <w:rFonts w:ascii="Wingdings 2" w:hAnsi="Wingdings 2" w:eastAsia="Wingdings 2" w:cs="Wingdings 2"/>
                <w:noProof/>
                <w:szCs w:val="23"/>
              </w:rPr>
              <w:t>£</w:t>
            </w:r>
            <w:r w:rsidRPr="00A34610">
              <w:rPr>
                <w:rStyle w:val="ModernTableText"/>
                <w:noProof/>
                <w:szCs w:val="17"/>
              </w:rPr>
              <w:t xml:space="preserve"> Years                                                                          </w:t>
            </w:r>
          </w:p>
        </w:tc>
      </w:tr>
      <w:tr xmlns:wp14="http://schemas.microsoft.com/office/word/2010/wordml" w:rsidR="0084366E" w:rsidTr="00D0385C" w14:paraId="61AE584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84366E" w:rsidP="00D0385C" w:rsidRDefault="0084366E" w14:paraId="44461E60" wp14:textId="77777777">
            <w:pPr>
              <w:pStyle w:val="ModernBodyText"/>
              <w:keepN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84366E" w:rsidTr="00D0385C" w14:paraId="5684B4F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vAlign w:val="center"/>
          </w:tcPr>
          <w:p w:rsidR="0084366E" w:rsidP="00D0385C" w:rsidRDefault="0084366E" w14:paraId="6CFD3347" wp14:textId="77777777">
            <w:pPr>
              <w:keepLines/>
              <w:spacing w:before="40" w:after="40"/>
              <w:rPr>
                <w:rStyle w:val="ModernTableText"/>
                <w:noProof/>
                <w:spacing w:val="-2"/>
                <w:szCs w:val="18"/>
              </w:rPr>
            </w:pPr>
            <w:r w:rsidRPr="0099653B">
              <w:rPr>
                <w:rStyle w:val="ModernTableText"/>
                <w:noProof/>
                <w:spacing w:val="-2"/>
                <w:szCs w:val="18"/>
              </w:rPr>
              <w:t>Join A-DTL-TB to A-HDR-TB using A-AUTH-ID</w:t>
            </w:r>
          </w:p>
          <w:p w:rsidRPr="009D11F7" w:rsidR="0084366E" w:rsidP="00D0385C" w:rsidRDefault="0084366E" w14:paraId="2E0245E6" wp14:textId="77777777">
            <w:pPr>
              <w:keepLines/>
              <w:spacing w:before="40" w:after="40"/>
              <w:rPr>
                <w:rStyle w:val="ModernTableText"/>
                <w:noProof/>
                <w:spacing w:val="-2"/>
                <w:szCs w:val="17"/>
              </w:rPr>
            </w:pPr>
            <w:r w:rsidRPr="009D11F7">
              <w:rPr>
                <w:rStyle w:val="ModernTableText"/>
                <w:noProof/>
                <w:spacing w:val="-2"/>
                <w:szCs w:val="17"/>
              </w:rPr>
              <w:t>Join B-DTL-TB to A-HDR-TB using B-SYS-ID</w:t>
            </w:r>
          </w:p>
          <w:p w:rsidR="00656F59" w:rsidP="00656F59" w:rsidRDefault="0084366E" w14:paraId="5454F85C" wp14:textId="77777777">
            <w:pPr>
              <w:pStyle w:val="TableHeading"/>
              <w:spacing w:before="40" w:after="40"/>
              <w:rPr>
                <w:rStyle w:val="ModernTableText"/>
                <w:b w:val="0"/>
                <w:bCs w:val="0"/>
                <w:noProof/>
                <w:spacing w:val="-2"/>
                <w:szCs w:val="17"/>
              </w:rPr>
            </w:pPr>
            <w:r w:rsidRPr="009D11F7">
              <w:rPr>
                <w:rStyle w:val="ModernTableText"/>
                <w:b w:val="0"/>
                <w:bCs w:val="0"/>
                <w:noProof/>
                <w:spacing w:val="-2"/>
                <w:szCs w:val="17"/>
              </w:rPr>
              <w:t>Join P-DTL-TB to A-HDR-LI-SUBM-PROV-ID-TB using A-HDR-LI-SUBM-PROV-ID-TB.P-SYS-ID [Where A-TXN-LVL-CD = '</w:t>
            </w:r>
            <w:r>
              <w:rPr>
                <w:rStyle w:val="ModernTableText"/>
                <w:b w:val="0"/>
                <w:bCs w:val="0"/>
                <w:noProof/>
                <w:spacing w:val="-2"/>
                <w:szCs w:val="17"/>
              </w:rPr>
              <w:t>RQ</w:t>
            </w:r>
            <w:r w:rsidRPr="009D11F7">
              <w:rPr>
                <w:rStyle w:val="ModernTableText"/>
                <w:b w:val="0"/>
                <w:bCs w:val="0"/>
                <w:noProof/>
                <w:spacing w:val="-2"/>
                <w:szCs w:val="17"/>
              </w:rPr>
              <w:t>" and A-USED-PROV-ID-IND = "Y"] = P-DTL-TB.P-SYS-ID</w:t>
            </w:r>
          </w:p>
          <w:p w:rsidRPr="00205D93" w:rsidR="0084366E" w:rsidP="00656F59" w:rsidRDefault="00656F59" w14:paraId="60938E2C" wp14:textId="77777777">
            <w:pPr>
              <w:keepLines/>
              <w:spacing w:before="40" w:after="40"/>
              <w:jc w:val="left"/>
              <w:rPr>
                <w:rStyle w:val="Modern2nd-levelTableheader"/>
                <w:b w:val="0"/>
                <w:bCs w:val="0"/>
                <w:noProof/>
                <w:spacing w:val="-2"/>
                <w:sz w:val="18"/>
                <w:szCs w:val="17"/>
              </w:rPr>
            </w:pPr>
            <w:r w:rsidRPr="00237297">
              <w:rPr>
                <w:rStyle w:val="ModernTableText"/>
                <w:noProof/>
                <w:spacing w:val="-2"/>
                <w:szCs w:val="17"/>
              </w:rPr>
              <w:t>Join P-DTL-TB to A-HDR-LI-SUBM-PROV-ID-TB using A-HDR-LI-SUBM-PROV-ID-TB.P-SYS-ID [Where A-TXN-LVL-CD = 'EV' AND A-USED-PROV-ID-IND = "Y"</w:t>
            </w:r>
            <w:r w:rsidRPr="00F80231">
              <w:rPr>
                <w:rStyle w:val="ModernTableText"/>
                <w:noProof/>
                <w:spacing w:val="-2"/>
                <w:szCs w:val="17"/>
              </w:rPr>
              <w:t xml:space="preserve"> and A_PROV_ENTY_ID_CD = ‘77’</w:t>
            </w:r>
            <w:r w:rsidRPr="00237297">
              <w:rPr>
                <w:rStyle w:val="ModernTableText"/>
                <w:noProof/>
                <w:spacing w:val="-2"/>
                <w:szCs w:val="17"/>
              </w:rPr>
              <w:t>]  = P-DTL-TB.P-SYS-ID</w:t>
            </w:r>
          </w:p>
        </w:tc>
      </w:tr>
    </w:tbl>
    <w:p xmlns:wp14="http://schemas.microsoft.com/office/word/2010/wordml" w:rsidR="0084366E" w:rsidP="0084366E" w:rsidRDefault="0084366E" w14:paraId="2C64AF1D" wp14:textId="77777777"/>
    <w:p xmlns:wp14="http://schemas.microsoft.com/office/word/2010/wordml" w:rsidR="0084366E" w:rsidP="0084366E" w:rsidRDefault="0084366E" w14:paraId="029BF824" wp14:textId="77777777">
      <w:pPr>
        <w:pStyle w:val="Heading6"/>
      </w:pPr>
      <w:r>
        <w:br w:type="page"/>
      </w:r>
      <w:r>
        <w:t xml:space="preserve">Report Layout – OPR-SRA-136 - Service Authorization </w:t>
      </w:r>
      <w:r w:rsidRPr="00EE12DD">
        <w:t>New Attachments Report</w:t>
      </w:r>
    </w:p>
    <w:p xmlns:wp14="http://schemas.microsoft.com/office/word/2010/wordml" w:rsidR="0084366E" w:rsidP="0084366E" w:rsidRDefault="0084366E" w14:paraId="4CAE9C23" wp14:textId="77777777">
      <w:pPr>
        <w:rPr>
          <w:b/>
          <w:bCs/>
          <w:sz w:val="19"/>
          <w:szCs w:val="19"/>
        </w:rPr>
      </w:pPr>
    </w:p>
    <w:p xmlns:wp14="http://schemas.microsoft.com/office/word/2010/wordml" w:rsidR="0084366E" w:rsidP="0084366E" w:rsidRDefault="003A7664" w14:paraId="1C328E51" wp14:textId="77777777">
      <w:pPr>
        <w:pStyle w:val="Heading6"/>
      </w:pPr>
      <w:r w:rsidRPr="00D56378">
        <w:rPr>
          <w:noProof/>
        </w:rPr>
        <w:drawing>
          <wp:inline xmlns:wp14="http://schemas.microsoft.com/office/word/2010/wordprocessingDrawing" distT="0" distB="0" distL="0" distR="0" wp14:anchorId="239414A0" wp14:editId="7777777">
            <wp:extent cx="9077325" cy="2505075"/>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077325" cy="2505075"/>
                    </a:xfrm>
                    <a:prstGeom prst="rect">
                      <a:avLst/>
                    </a:prstGeom>
                    <a:noFill/>
                    <a:ln>
                      <a:noFill/>
                    </a:ln>
                  </pic:spPr>
                </pic:pic>
              </a:graphicData>
            </a:graphic>
          </wp:inline>
        </w:drawing>
      </w:r>
      <w:r w:rsidR="0084366E">
        <w:rPr>
          <w:b/>
          <w:bCs/>
        </w:rPr>
        <w:br w:type="page"/>
      </w:r>
      <w:r w:rsidR="0084366E">
        <w:rPr>
          <w:bCs/>
        </w:rPr>
        <w:t xml:space="preserve">Report Specification – OPR-SRA-136 - </w:t>
      </w:r>
      <w:r w:rsidR="0084366E">
        <w:t xml:space="preserve">Service Authorization </w:t>
      </w:r>
      <w:r w:rsidRPr="00EE12DD" w:rsidR="0084366E">
        <w:t>New Attachments Report</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62"/>
        <w:gridCol w:w="1407"/>
        <w:gridCol w:w="1753"/>
        <w:gridCol w:w="1220"/>
        <w:gridCol w:w="1220"/>
        <w:gridCol w:w="2291"/>
        <w:gridCol w:w="4714"/>
        <w:gridCol w:w="23"/>
      </w:tblGrid>
      <w:tr xmlns:wp14="http://schemas.microsoft.com/office/word/2010/wordml" w:rsidR="0084366E" w:rsidTr="00D0385C" w14:paraId="536EE1FD" wp14:textId="77777777">
        <w:trPr>
          <w:cantSplit/>
          <w:trHeight w:val="432" w:hRule="exact"/>
          <w:tblHeader/>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FF0000"/>
            <w:vAlign w:val="center"/>
          </w:tcPr>
          <w:p w:rsidRPr="002137CB" w:rsidR="0084366E" w:rsidP="00D0385C" w:rsidRDefault="0084366E" w14:paraId="4BD5E227" wp14:textId="77777777">
            <w:pPr>
              <w:jc w:val="center"/>
              <w:rPr>
                <w:rFonts w:eastAsia="MS Mincho"/>
                <w:szCs w:val="20"/>
              </w:rPr>
            </w:pPr>
            <w:r w:rsidRPr="002137CB">
              <w:rPr>
                <w:rFonts w:eastAsia="MS Mincho"/>
                <w:szCs w:val="20"/>
              </w:rPr>
              <w:t>NH MMIS REPORT SPECIFICATION</w:t>
            </w:r>
          </w:p>
        </w:tc>
      </w:tr>
      <w:tr xmlns:wp14="http://schemas.microsoft.com/office/word/2010/wordml" w:rsidR="0084366E" w:rsidTr="00D0385C" w14:paraId="6B30104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612" w:type="pct"/>
            <w:vMerge w:val="restart"/>
            <w:tcBorders>
              <w:top w:val="single" w:color="auto" w:sz="4" w:space="0"/>
            </w:tcBorders>
            <w:vAlign w:val="center"/>
          </w:tcPr>
          <w:p w:rsidRPr="00205D93" w:rsidR="0084366E" w:rsidP="00D0385C" w:rsidRDefault="0084366E" w14:paraId="50F14349" wp14:textId="77777777">
            <w:pPr>
              <w:spacing w:before="40" w:after="40"/>
              <w:jc w:val="center"/>
              <w:rPr>
                <w:rStyle w:val="ModernBodyTextChar"/>
                <w:rFonts w:cs="Arial"/>
                <w:b/>
                <w:noProof/>
                <w:color w:val="000000"/>
                <w:sz w:val="18"/>
                <w:szCs w:val="21"/>
              </w:rPr>
            </w:pPr>
            <w:r w:rsidRPr="00205D93">
              <w:rPr>
                <w:rStyle w:val="ModernTableText"/>
                <w:rFonts w:cs="Arial"/>
                <w:b/>
                <w:noProof/>
                <w:color w:val="000000"/>
                <w:szCs w:val="17"/>
              </w:rPr>
              <w:t>Presentation Type:</w:t>
            </w:r>
          </w:p>
        </w:tc>
        <w:tc>
          <w:tcPr>
            <w:tcW w:w="4388" w:type="pct"/>
            <w:gridSpan w:val="7"/>
            <w:tcBorders>
              <w:top w:val="single" w:color="auto" w:sz="4" w:space="0"/>
            </w:tcBorders>
            <w:vAlign w:val="center"/>
          </w:tcPr>
          <w:p w:rsidRPr="002137CB" w:rsidR="0084366E" w:rsidP="00D0385C" w:rsidRDefault="0084366E" w14:paraId="445668E0" wp14:textId="77777777">
            <w:pPr>
              <w:pStyle w:val="Header"/>
              <w:pBdr>
                <w:bottom w:val="none" w:color="auto" w:sz="0" w:space="0"/>
              </w:pBdr>
              <w:spacing w:before="40" w:after="40"/>
              <w:rPr>
                <w:rStyle w:val="ModernBodyTextChar"/>
                <w:b w:val="0"/>
                <w:noProof/>
                <w:sz w:val="18"/>
                <w:szCs w:val="21"/>
              </w:rPr>
            </w:pPr>
            <w:r w:rsidRPr="002137CB">
              <w:rPr>
                <w:rStyle w:val="ModernTableText"/>
                <w:rFonts w:ascii="Wingdings" w:hAnsi="Wingdings" w:eastAsia="Wingdings" w:cs="Wingdings"/>
                <w:b w:val="0"/>
                <w:noProof/>
                <w:szCs w:val="23"/>
                <w:lang w:val="en-US" w:eastAsia="en-US"/>
              </w:rPr>
              <w:t>þ</w:t>
            </w:r>
            <w:r w:rsidRPr="002137CB">
              <w:rPr>
                <w:rStyle w:val="ModernTableText"/>
                <w:b w:val="0"/>
                <w:noProof/>
                <w:szCs w:val="17"/>
                <w:lang w:val="en-US" w:eastAsia="en-US"/>
              </w:rPr>
              <w:t xml:space="preserve"> List Object                                                                    </w:t>
            </w:r>
            <w:r w:rsidRPr="002137CB">
              <w:rPr>
                <w:rStyle w:val="ModernTableText"/>
                <w:rFonts w:ascii="Wingdings 2" w:hAnsi="Wingdings 2" w:eastAsia="Wingdings 2" w:cs="Wingdings 2"/>
                <w:b w:val="0"/>
                <w:noProof/>
                <w:szCs w:val="17"/>
                <w:lang w:val="en-US" w:eastAsia="en-US"/>
              </w:rPr>
              <w:t>£</w:t>
            </w:r>
            <w:r w:rsidRPr="002137CB">
              <w:rPr>
                <w:rStyle w:val="ModernTableText"/>
                <w:b w:val="0"/>
                <w:noProof/>
                <w:szCs w:val="17"/>
                <w:lang w:val="en-US" w:eastAsia="en-US"/>
              </w:rPr>
              <w:t xml:space="preserve">  Crosstab Object                                                                          </w:t>
            </w:r>
            <w:r w:rsidRPr="002137CB">
              <w:rPr>
                <w:rStyle w:val="ModernTableText"/>
                <w:rFonts w:ascii="Wingdings 2" w:hAnsi="Wingdings 2" w:eastAsia="Wingdings 2" w:cs="Wingdings 2"/>
                <w:b w:val="0"/>
                <w:noProof/>
                <w:szCs w:val="17"/>
                <w:lang w:val="en-US" w:eastAsia="en-US"/>
              </w:rPr>
              <w:t>£</w:t>
            </w:r>
            <w:r w:rsidRPr="002137CB">
              <w:rPr>
                <w:rStyle w:val="ModernTableText"/>
                <w:b w:val="0"/>
                <w:noProof/>
                <w:szCs w:val="17"/>
                <w:lang w:val="en-US" w:eastAsia="en-US"/>
              </w:rPr>
              <w:t xml:space="preserve">  Repeater Object        </w:t>
            </w:r>
          </w:p>
        </w:tc>
      </w:tr>
      <w:tr xmlns:wp14="http://schemas.microsoft.com/office/word/2010/wordml" w:rsidR="0084366E" w:rsidTr="00D0385C" w14:paraId="5981858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8"/>
          <w:jc w:val="center"/>
        </w:trPr>
        <w:tc>
          <w:tcPr>
            <w:tcW w:w="612" w:type="pct"/>
            <w:vMerge/>
            <w:vAlign w:val="center"/>
          </w:tcPr>
          <w:p w:rsidRPr="00205D93" w:rsidR="0084366E" w:rsidP="00D0385C" w:rsidRDefault="0084366E" w14:paraId="601F73C9" wp14:textId="77777777">
            <w:pPr>
              <w:spacing w:before="40" w:after="40"/>
              <w:rPr>
                <w:rStyle w:val="ModernTableText"/>
                <w:rFonts w:cs="Arial"/>
                <w:noProof/>
                <w:color w:val="000000"/>
                <w:szCs w:val="17"/>
              </w:rPr>
            </w:pPr>
          </w:p>
        </w:tc>
        <w:tc>
          <w:tcPr>
            <w:tcW w:w="489" w:type="pct"/>
            <w:vMerge w:val="restart"/>
            <w:tcBorders>
              <w:top w:val="single" w:color="616161" w:sz="2" w:space="0"/>
            </w:tcBorders>
            <w:vAlign w:val="center"/>
          </w:tcPr>
          <w:p w:rsidRPr="00105EB0" w:rsidR="0084366E" w:rsidP="00D0385C" w:rsidRDefault="0084366E" w14:paraId="44D7BF20" wp14:textId="77777777">
            <w:pPr>
              <w:pStyle w:val="Header"/>
              <w:pBdr>
                <w:bottom w:val="none" w:color="auto" w:sz="0" w:space="0"/>
              </w:pBdr>
              <w:spacing w:before="40" w:after="40"/>
              <w:jc w:val="center"/>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Chart Object</w:t>
            </w:r>
          </w:p>
        </w:tc>
        <w:tc>
          <w:tcPr>
            <w:tcW w:w="1033" w:type="pct"/>
            <w:gridSpan w:val="2"/>
            <w:tcBorders>
              <w:top w:val="single" w:color="616161" w:sz="2" w:space="0"/>
            </w:tcBorders>
            <w:vAlign w:val="center"/>
          </w:tcPr>
          <w:p w:rsidRPr="00105EB0" w:rsidR="0084366E" w:rsidP="00D0385C" w:rsidRDefault="0084366E" w14:paraId="06AC2375"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Type:</w:t>
            </w:r>
          </w:p>
          <w:p w:rsidRPr="00105EB0" w:rsidR="0084366E" w:rsidP="00D0385C" w:rsidRDefault="0084366E" w14:paraId="7CF8F995"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Column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Bar                                                               </w:t>
            </w:r>
          </w:p>
        </w:tc>
        <w:tc>
          <w:tcPr>
            <w:tcW w:w="2866" w:type="pct"/>
            <w:gridSpan w:val="4"/>
            <w:tcBorders>
              <w:top w:val="single" w:color="616161" w:sz="2" w:space="0"/>
            </w:tcBorders>
          </w:tcPr>
          <w:p w:rsidRPr="00105EB0" w:rsidR="0084366E" w:rsidP="00D0385C" w:rsidRDefault="0084366E" w14:paraId="2987AA92"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Attributes:</w:t>
            </w:r>
          </w:p>
          <w:p w:rsidRPr="00105EB0" w:rsidR="0084366E" w:rsidP="00D0385C" w:rsidRDefault="0084366E" w14:paraId="753D80F7"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3D</w:t>
            </w:r>
          </w:p>
        </w:tc>
      </w:tr>
      <w:tr xmlns:wp14="http://schemas.microsoft.com/office/word/2010/wordml" w:rsidR="0084366E" w:rsidTr="00D0385C" w14:paraId="5D15ACA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trPr>
        <w:tc>
          <w:tcPr>
            <w:tcW w:w="612" w:type="pct"/>
            <w:vMerge/>
            <w:vAlign w:val="center"/>
          </w:tcPr>
          <w:p w:rsidRPr="00205D93" w:rsidR="0084366E" w:rsidP="00D0385C" w:rsidRDefault="0084366E" w14:paraId="6896CE02" wp14:textId="77777777">
            <w:pPr>
              <w:spacing w:before="40" w:after="40"/>
              <w:rPr>
                <w:rStyle w:val="ModernTableText"/>
                <w:rFonts w:cs="Arial"/>
                <w:noProof/>
                <w:color w:val="000000"/>
                <w:szCs w:val="17"/>
              </w:rPr>
            </w:pPr>
          </w:p>
        </w:tc>
        <w:tc>
          <w:tcPr>
            <w:tcW w:w="489" w:type="pct"/>
            <w:vMerge/>
          </w:tcPr>
          <w:p w:rsidRPr="00105EB0" w:rsidR="0084366E" w:rsidP="00D0385C" w:rsidRDefault="0084366E" w14:paraId="1F70EA85" wp14:textId="77777777">
            <w:pPr>
              <w:pStyle w:val="Header"/>
              <w:pBdr>
                <w:bottom w:val="none" w:color="auto" w:sz="0" w:space="0"/>
              </w:pBdr>
              <w:spacing w:before="40" w:after="40"/>
              <w:rPr>
                <w:rStyle w:val="ModernTableText"/>
                <w:b w:val="0"/>
                <w:noProof/>
                <w:szCs w:val="17"/>
                <w:lang w:val="en-US" w:eastAsia="en-US"/>
              </w:rPr>
            </w:pPr>
          </w:p>
        </w:tc>
        <w:tc>
          <w:tcPr>
            <w:tcW w:w="1033" w:type="pct"/>
            <w:gridSpan w:val="2"/>
            <w:tcBorders>
              <w:top w:val="single" w:color="616161" w:sz="2" w:space="0"/>
            </w:tcBorders>
            <w:vAlign w:val="center"/>
          </w:tcPr>
          <w:p w:rsidRPr="00105EB0" w:rsidR="0084366E" w:rsidP="00D0385C" w:rsidRDefault="0084366E" w14:paraId="3058FE2A"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Line                                        </w:t>
            </w:r>
          </w:p>
        </w:tc>
        <w:tc>
          <w:tcPr>
            <w:tcW w:w="2866" w:type="pct"/>
            <w:gridSpan w:val="4"/>
          </w:tcPr>
          <w:p w:rsidRPr="00105EB0" w:rsidR="0084366E" w:rsidP="00D0385C" w:rsidRDefault="0084366E" w14:paraId="15C58392"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With Markers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p>
        </w:tc>
      </w:tr>
      <w:tr xmlns:wp14="http://schemas.microsoft.com/office/word/2010/wordml" w:rsidR="0084366E" w:rsidTr="00D0385C" w14:paraId="56E44B7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trPr>
        <w:tc>
          <w:tcPr>
            <w:tcW w:w="612" w:type="pct"/>
            <w:vMerge/>
            <w:vAlign w:val="center"/>
          </w:tcPr>
          <w:p w:rsidRPr="00205D93" w:rsidR="0084366E" w:rsidP="00D0385C" w:rsidRDefault="0084366E" w14:paraId="241AD2E3" wp14:textId="77777777">
            <w:pPr>
              <w:spacing w:before="40" w:after="40"/>
              <w:rPr>
                <w:rStyle w:val="ModernTableText"/>
                <w:rFonts w:cs="Arial"/>
                <w:noProof/>
                <w:color w:val="000000"/>
                <w:szCs w:val="17"/>
              </w:rPr>
            </w:pPr>
          </w:p>
        </w:tc>
        <w:tc>
          <w:tcPr>
            <w:tcW w:w="489" w:type="pct"/>
            <w:vMerge/>
          </w:tcPr>
          <w:p w:rsidRPr="00105EB0" w:rsidR="0084366E" w:rsidP="00D0385C" w:rsidRDefault="0084366E" w14:paraId="456D26C8" wp14:textId="77777777">
            <w:pPr>
              <w:pStyle w:val="Header"/>
              <w:pBdr>
                <w:bottom w:val="none" w:color="auto" w:sz="0" w:space="0"/>
              </w:pBdr>
              <w:spacing w:before="40" w:after="40"/>
              <w:rPr>
                <w:rStyle w:val="ModernTableText"/>
                <w:b w:val="0"/>
                <w:noProof/>
                <w:szCs w:val="17"/>
                <w:lang w:val="en-US" w:eastAsia="en-US"/>
              </w:rPr>
            </w:pPr>
          </w:p>
        </w:tc>
        <w:tc>
          <w:tcPr>
            <w:tcW w:w="1033" w:type="pct"/>
            <w:gridSpan w:val="2"/>
            <w:tcBorders>
              <w:top w:val="single" w:color="616161" w:sz="2" w:space="0"/>
            </w:tcBorders>
            <w:vAlign w:val="center"/>
          </w:tcPr>
          <w:p w:rsidRPr="00105EB0" w:rsidR="0084366E" w:rsidP="00D0385C" w:rsidRDefault="0084366E" w14:paraId="3CB5B83B"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Pie</w:t>
            </w:r>
          </w:p>
        </w:tc>
        <w:tc>
          <w:tcPr>
            <w:tcW w:w="2866" w:type="pct"/>
            <w:gridSpan w:val="4"/>
          </w:tcPr>
          <w:p w:rsidRPr="00105EB0" w:rsidR="0084366E" w:rsidP="00D0385C" w:rsidRDefault="0084366E" w14:paraId="53A444A0"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3D                    </w:t>
            </w:r>
          </w:p>
        </w:tc>
      </w:tr>
      <w:tr xmlns:wp14="http://schemas.microsoft.com/office/word/2010/wordml" w:rsidR="0084366E" w:rsidTr="00D0385C" w14:paraId="01D02E2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8"/>
            <w:tcBorders>
              <w:top w:val="single" w:color="616161" w:sz="2" w:space="0"/>
              <w:bottom w:val="single" w:color="616161" w:sz="2" w:space="0"/>
            </w:tcBorders>
            <w:shd w:val="clear" w:color="auto" w:fill="191919"/>
            <w:vAlign w:val="center"/>
          </w:tcPr>
          <w:p w:rsidRPr="00205D93" w:rsidR="0084366E" w:rsidP="00D0385C" w:rsidRDefault="0084366E" w14:paraId="5F88885E" wp14:textId="77777777">
            <w:pPr>
              <w:pStyle w:val="TableText1"/>
              <w:spacing w:before="40" w:after="40"/>
              <w:jc w:val="center"/>
              <w:rPr>
                <w:rStyle w:val="ModernTableText"/>
                <w:rFonts w:ascii="Arial Black" w:hAnsi="Arial Black" w:cs="Arial"/>
                <w:bCs/>
                <w:noProof/>
                <w:color w:val="FFFFFF"/>
                <w:sz w:val="19"/>
                <w:szCs w:val="19"/>
              </w:rPr>
            </w:pPr>
            <w:r w:rsidRPr="00205D93">
              <w:rPr>
                <w:rStyle w:val="ModernTableText"/>
                <w:rFonts w:ascii="Arial Black" w:hAnsi="Arial Black" w:cs="Arial"/>
                <w:bCs/>
                <w:noProof/>
                <w:color w:val="FFFFFF"/>
                <w:sz w:val="19"/>
                <w:szCs w:val="19"/>
              </w:rPr>
              <w:t>Report Section Heading (opt)</w:t>
            </w:r>
          </w:p>
        </w:tc>
      </w:tr>
      <w:tr xmlns:wp14="http://schemas.microsoft.com/office/word/2010/wordml" w:rsidR="0084366E" w:rsidTr="00D0385C" w14:paraId="3AA64D9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vAlign w:val="center"/>
          </w:tcPr>
          <w:p w:rsidRPr="00205D93" w:rsidR="0084366E" w:rsidP="00D0385C" w:rsidRDefault="0084366E" w14:paraId="674B74E7" wp14:textId="77777777">
            <w:pPr>
              <w:pStyle w:val="TableText1"/>
              <w:spacing w:before="40" w:after="40"/>
              <w:jc w:val="center"/>
              <w:rPr>
                <w:rStyle w:val="ModernTableText"/>
                <w:rFonts w:cs="Arial"/>
                <w:b/>
                <w:noProof/>
                <w:szCs w:val="18"/>
              </w:rPr>
            </w:pPr>
            <w:r w:rsidRPr="00205D93">
              <w:rPr>
                <w:rStyle w:val="ModernTableText"/>
                <w:rFonts w:cs="Arial"/>
                <w:b/>
                <w:bCs/>
                <w:noProof/>
                <w:szCs w:val="18"/>
              </w:rPr>
              <w:t>Report Section Label (opt)</w:t>
            </w:r>
          </w:p>
        </w:tc>
        <w:tc>
          <w:tcPr>
            <w:tcW w:w="1644" w:type="pct"/>
            <w:gridSpan w:val="3"/>
            <w:tcBorders>
              <w:top w:val="single" w:color="616161" w:sz="2" w:space="0"/>
              <w:bottom w:val="single" w:color="616161" w:sz="2" w:space="0"/>
            </w:tcBorders>
            <w:vAlign w:val="center"/>
          </w:tcPr>
          <w:p w:rsidRPr="00205D93" w:rsidR="0084366E" w:rsidP="00D0385C" w:rsidRDefault="0084366E" w14:paraId="4977C1A1"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Description (opt)</w:t>
            </w:r>
          </w:p>
        </w:tc>
        <w:tc>
          <w:tcPr>
            <w:tcW w:w="1646" w:type="pct"/>
            <w:gridSpan w:val="2"/>
            <w:tcBorders>
              <w:top w:val="single" w:color="616161" w:sz="2" w:space="0"/>
              <w:bottom w:val="single" w:color="616161" w:sz="2" w:space="0"/>
            </w:tcBorders>
            <w:vAlign w:val="center"/>
          </w:tcPr>
          <w:p w:rsidRPr="00205D93" w:rsidR="0084366E" w:rsidP="00D0385C" w:rsidRDefault="0084366E" w14:paraId="0B8FB238"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Processing Rules (opt)</w:t>
            </w:r>
          </w:p>
        </w:tc>
      </w:tr>
      <w:tr xmlns:wp14="http://schemas.microsoft.com/office/word/2010/wordml" w:rsidR="0084366E" w:rsidTr="00D0385C" w14:paraId="1179C8A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tcPr>
          <w:p w:rsidRPr="00BC5A9B" w:rsidR="0084366E" w:rsidP="00D0385C" w:rsidRDefault="0084366E" w14:paraId="2C942EA4" wp14:textId="77777777">
            <w:pPr>
              <w:pStyle w:val="TableTextACSSC"/>
              <w:rPr>
                <w:rFonts w:ascii="Arial" w:hAnsi="Arial" w:cs="Arial"/>
                <w:sz w:val="18"/>
                <w:szCs w:val="18"/>
              </w:rPr>
            </w:pPr>
            <w:r w:rsidRPr="00BC5A9B">
              <w:rPr>
                <w:rFonts w:ascii="Arial" w:hAnsi="Arial" w:cs="Arial"/>
                <w:sz w:val="18"/>
                <w:szCs w:val="18"/>
              </w:rPr>
              <w:t>Line of Business</w:t>
            </w:r>
          </w:p>
        </w:tc>
        <w:tc>
          <w:tcPr>
            <w:tcW w:w="1644" w:type="pct"/>
            <w:gridSpan w:val="3"/>
            <w:tcBorders>
              <w:top w:val="single" w:color="616161" w:sz="2" w:space="0"/>
              <w:bottom w:val="single" w:color="616161" w:sz="2" w:space="0"/>
            </w:tcBorders>
          </w:tcPr>
          <w:p w:rsidRPr="00BC5A9B" w:rsidR="0084366E" w:rsidP="00D0385C" w:rsidRDefault="0084366E" w14:paraId="3FAAEEA5" wp14:textId="77777777">
            <w:pPr>
              <w:pStyle w:val="TableTextACSSC"/>
              <w:rPr>
                <w:rFonts w:ascii="Arial" w:hAnsi="Arial" w:cs="Arial"/>
                <w:sz w:val="18"/>
                <w:szCs w:val="18"/>
              </w:rPr>
            </w:pPr>
            <w:r w:rsidRPr="00BC5A9B">
              <w:rPr>
                <w:rFonts w:ascii="Arial" w:hAnsi="Arial" w:cs="Arial"/>
                <w:sz w:val="18"/>
                <w:szCs w:val="18"/>
              </w:rPr>
              <w:t>The line of business code and description.</w:t>
            </w:r>
          </w:p>
        </w:tc>
        <w:tc>
          <w:tcPr>
            <w:tcW w:w="1646" w:type="pct"/>
            <w:gridSpan w:val="2"/>
            <w:tcBorders>
              <w:top w:val="single" w:color="616161" w:sz="2" w:space="0"/>
              <w:bottom w:val="single" w:color="616161" w:sz="2" w:space="0"/>
            </w:tcBorders>
          </w:tcPr>
          <w:p w:rsidRPr="00BC5A9B" w:rsidR="0084366E" w:rsidP="00D0385C" w:rsidRDefault="0084366E" w14:paraId="69D25A57" wp14:textId="77777777">
            <w:pPr>
              <w:pStyle w:val="TableTextACSSC"/>
              <w:rPr>
                <w:rFonts w:ascii="Arial" w:hAnsi="Arial" w:cs="Arial"/>
                <w:sz w:val="18"/>
                <w:szCs w:val="18"/>
              </w:rPr>
            </w:pPr>
            <w:r w:rsidRPr="00BC5A9B">
              <w:rPr>
                <w:rFonts w:ascii="Arial" w:hAnsi="Arial" w:cs="Arial"/>
                <w:sz w:val="18"/>
                <w:szCs w:val="18"/>
              </w:rPr>
              <w:t>Using R-VV-DOMAIN-NAM = ‘R-LOB-CD’, join to R-VV-TB.R-VV-CD using A-HDR-TB.R-LOB-CD to get the short description.</w:t>
            </w:r>
          </w:p>
        </w:tc>
      </w:tr>
      <w:tr xmlns:wp14="http://schemas.microsoft.com/office/word/2010/wordml" w:rsidR="0084366E" w:rsidTr="00D0385C" w14:paraId="0F7F887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vAlign w:val="center"/>
          </w:tcPr>
          <w:p w:rsidRPr="00BC5A9B" w:rsidR="0084366E" w:rsidP="00D0385C" w:rsidRDefault="0084366E" w14:paraId="7798C7AF" wp14:textId="77777777">
            <w:pPr>
              <w:pStyle w:val="TableTextACSSC"/>
              <w:rPr>
                <w:rFonts w:ascii="Arial" w:hAnsi="Arial" w:cs="Arial"/>
                <w:sz w:val="18"/>
                <w:szCs w:val="18"/>
              </w:rPr>
            </w:pPr>
            <w:r w:rsidRPr="00BC5A9B">
              <w:rPr>
                <w:rFonts w:ascii="Arial" w:hAnsi="Arial" w:cs="Arial"/>
                <w:sz w:val="18"/>
                <w:szCs w:val="18"/>
              </w:rPr>
              <w:t xml:space="preserve">MM/DD/CCYY </w:t>
            </w:r>
          </w:p>
        </w:tc>
        <w:tc>
          <w:tcPr>
            <w:tcW w:w="1644" w:type="pct"/>
            <w:gridSpan w:val="3"/>
            <w:tcBorders>
              <w:top w:val="single" w:color="616161" w:sz="2" w:space="0"/>
              <w:bottom w:val="single" w:color="616161" w:sz="2" w:space="0"/>
            </w:tcBorders>
            <w:vAlign w:val="center"/>
          </w:tcPr>
          <w:p w:rsidRPr="00BC5A9B" w:rsidR="0084366E" w:rsidP="00D0385C" w:rsidRDefault="0084366E" w14:paraId="7A76DC8E" wp14:textId="77777777">
            <w:pPr>
              <w:pStyle w:val="TableTextACSSC"/>
              <w:rPr>
                <w:rFonts w:ascii="Arial" w:hAnsi="Arial" w:cs="Arial"/>
                <w:sz w:val="18"/>
                <w:szCs w:val="18"/>
              </w:rPr>
            </w:pPr>
            <w:r w:rsidRPr="00BC5A9B">
              <w:rPr>
                <w:rFonts w:ascii="Arial" w:hAnsi="Arial" w:cs="Arial"/>
                <w:sz w:val="18"/>
                <w:szCs w:val="18"/>
              </w:rPr>
              <w:t xml:space="preserve">Page Heading. </w:t>
            </w:r>
            <w:r>
              <w:rPr>
                <w:rFonts w:ascii="Arial" w:hAnsi="Arial" w:cs="Arial"/>
                <w:sz w:val="18"/>
                <w:szCs w:val="18"/>
              </w:rPr>
              <w:t>Daily</w:t>
            </w:r>
            <w:r w:rsidRPr="00BC5A9B">
              <w:rPr>
                <w:rFonts w:ascii="Arial" w:hAnsi="Arial" w:cs="Arial"/>
                <w:sz w:val="18"/>
                <w:szCs w:val="18"/>
              </w:rPr>
              <w:t xml:space="preserve"> report ends as of date.</w:t>
            </w:r>
          </w:p>
        </w:tc>
        <w:tc>
          <w:tcPr>
            <w:tcW w:w="1646" w:type="pct"/>
            <w:gridSpan w:val="2"/>
            <w:tcBorders>
              <w:top w:val="single" w:color="616161" w:sz="2" w:space="0"/>
              <w:bottom w:val="single" w:color="616161" w:sz="2" w:space="0"/>
            </w:tcBorders>
          </w:tcPr>
          <w:p w:rsidRPr="00BC5A9B" w:rsidR="0084366E" w:rsidP="00D0385C" w:rsidRDefault="0084366E" w14:paraId="522FF0E6" wp14:textId="77777777">
            <w:pPr>
              <w:pStyle w:val="TableTextACSSC"/>
              <w:rPr>
                <w:rFonts w:ascii="Arial" w:hAnsi="Arial" w:cs="Arial"/>
                <w:sz w:val="18"/>
                <w:szCs w:val="18"/>
              </w:rPr>
            </w:pPr>
            <w:r w:rsidRPr="00BC5A9B">
              <w:rPr>
                <w:rFonts w:ascii="Arial" w:hAnsi="Arial" w:cs="Arial"/>
                <w:sz w:val="18"/>
                <w:szCs w:val="18"/>
              </w:rPr>
              <w:t xml:space="preserve">Display the prompted parameterized </w:t>
            </w:r>
            <w:r>
              <w:rPr>
                <w:rFonts w:ascii="Arial" w:hAnsi="Arial" w:cs="Arial"/>
                <w:sz w:val="18"/>
                <w:szCs w:val="18"/>
              </w:rPr>
              <w:t>Report Date</w:t>
            </w:r>
          </w:p>
        </w:tc>
      </w:tr>
      <w:tr xmlns:wp14="http://schemas.microsoft.com/office/word/2010/wordml" w:rsidR="0084366E" w:rsidTr="00D0385C" w14:paraId="5053E77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4992" w:type="pct"/>
            <w:gridSpan w:val="7"/>
            <w:tcBorders>
              <w:top w:val="single" w:color="616161" w:sz="2" w:space="0"/>
              <w:bottom w:val="single" w:color="616161" w:sz="2" w:space="0"/>
            </w:tcBorders>
            <w:shd w:val="clear" w:color="auto" w:fill="191919"/>
          </w:tcPr>
          <w:p w:rsidR="0084366E" w:rsidP="00D0385C" w:rsidRDefault="0084366E" w14:paraId="3F85748E"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84366E" w:rsidTr="00D0385C" w14:paraId="2301683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2558" w:type="pct"/>
            <w:gridSpan w:val="5"/>
            <w:tcBorders>
              <w:top w:val="single" w:color="616161" w:sz="2" w:space="0"/>
              <w:bottom w:val="single" w:color="616161" w:sz="2" w:space="0"/>
            </w:tcBorders>
          </w:tcPr>
          <w:p w:rsidRPr="00205D93" w:rsidR="0084366E" w:rsidP="00D0385C" w:rsidRDefault="0084366E" w14:paraId="0EE1CA1A" wp14:textId="77777777">
            <w:pPr>
              <w:pStyle w:val="TableText1"/>
              <w:spacing w:before="40" w:after="40"/>
              <w:jc w:val="center"/>
              <w:rPr>
                <w:rStyle w:val="ModernTableText"/>
                <w:rFonts w:cs="Arial"/>
                <w:b/>
                <w:szCs w:val="17"/>
              </w:rPr>
            </w:pPr>
            <w:r w:rsidRPr="00205D93">
              <w:rPr>
                <w:rStyle w:val="ModernTableText"/>
                <w:rFonts w:cs="Arial"/>
                <w:b/>
                <w:szCs w:val="17"/>
              </w:rPr>
              <w:t>Chart Title</w:t>
            </w:r>
          </w:p>
        </w:tc>
        <w:tc>
          <w:tcPr>
            <w:tcW w:w="2434" w:type="pct"/>
            <w:gridSpan w:val="2"/>
            <w:tcBorders>
              <w:top w:val="single" w:color="616161" w:sz="2" w:space="0"/>
              <w:bottom w:val="single" w:color="616161" w:sz="2" w:space="0"/>
            </w:tcBorders>
          </w:tcPr>
          <w:p w:rsidRPr="00205D93" w:rsidR="0084366E" w:rsidP="00D0385C" w:rsidRDefault="0084366E" w14:paraId="3F0AA654"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Sub-title</w:t>
            </w:r>
          </w:p>
        </w:tc>
      </w:tr>
      <w:tr xmlns:wp14="http://schemas.microsoft.com/office/word/2010/wordml" w:rsidR="0084366E" w:rsidTr="00D0385C" w14:paraId="3D61EEA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2558" w:type="pct"/>
            <w:gridSpan w:val="5"/>
            <w:tcBorders>
              <w:top w:val="single" w:color="616161" w:sz="2" w:space="0"/>
              <w:right w:val="single" w:color="616161" w:sz="2" w:space="0"/>
            </w:tcBorders>
          </w:tcPr>
          <w:p w:rsidRPr="00205D93" w:rsidR="0084366E" w:rsidP="00D0385C" w:rsidRDefault="0084366E" w14:paraId="66990E13"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c>
          <w:tcPr>
            <w:tcW w:w="2434" w:type="pct"/>
            <w:gridSpan w:val="2"/>
            <w:tcBorders>
              <w:top w:val="single" w:color="616161" w:sz="2" w:space="0"/>
              <w:right w:val="single" w:color="616161" w:sz="2" w:space="0"/>
            </w:tcBorders>
          </w:tcPr>
          <w:p w:rsidRPr="00205D93" w:rsidR="0084366E" w:rsidP="00D0385C" w:rsidRDefault="0084366E" w14:paraId="1894209B"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r>
    </w:tbl>
    <w:p xmlns:wp14="http://schemas.microsoft.com/office/word/2010/wordml" w:rsidR="0084366E" w:rsidP="0084366E" w:rsidRDefault="0084366E" w14:paraId="30819BFE" wp14:textId="77777777">
      <w:pPr>
        <w:rPr>
          <w:sz w:val="19"/>
          <w:szCs w:val="19"/>
        </w:rPr>
      </w:pP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916"/>
        <w:gridCol w:w="1143"/>
        <w:gridCol w:w="1385"/>
        <w:gridCol w:w="419"/>
        <w:gridCol w:w="3877"/>
        <w:gridCol w:w="896"/>
        <w:gridCol w:w="1687"/>
        <w:gridCol w:w="4071"/>
      </w:tblGrid>
      <w:tr xmlns:wp14="http://schemas.microsoft.com/office/word/2010/wordml" w:rsidRPr="003F4256" w:rsidR="0084366E" w:rsidTr="00D0385C" w14:paraId="0B725264" wp14:textId="77777777">
        <w:trPr>
          <w:cantSplit/>
          <w:tblHeader/>
          <w:jc w:val="center"/>
        </w:trPr>
        <w:tc>
          <w:tcPr>
            <w:tcW w:w="5000" w:type="pct"/>
            <w:gridSpan w:val="8"/>
            <w:tcBorders>
              <w:top w:val="single" w:color="616161" w:sz="2" w:space="0"/>
              <w:bottom w:val="single" w:color="616161" w:sz="2" w:space="0"/>
            </w:tcBorders>
            <w:shd w:val="clear" w:color="auto" w:fill="191919"/>
          </w:tcPr>
          <w:p w:rsidRPr="003F4256" w:rsidR="0084366E" w:rsidP="00D0385C" w:rsidRDefault="0084366E" w14:paraId="583AC828" wp14:textId="77777777">
            <w:pPr>
              <w:pStyle w:val="TableText1"/>
              <w:spacing w:before="40" w:after="40"/>
              <w:jc w:val="center"/>
              <w:rPr>
                <w:rStyle w:val="ModernTableText"/>
                <w:rFonts w:ascii="Arial Black" w:hAnsi="Arial Black" w:cs="Arial"/>
                <w:bCs/>
                <w:noProof/>
                <w:color w:val="FFFFFF"/>
                <w:sz w:val="16"/>
                <w:szCs w:val="19"/>
              </w:rPr>
            </w:pPr>
            <w:r w:rsidRPr="003F4256">
              <w:rPr>
                <w:rStyle w:val="ModernTableText"/>
                <w:rFonts w:ascii="Arial Black" w:hAnsi="Arial Black" w:cs="Arial"/>
                <w:bCs/>
                <w:noProof/>
                <w:color w:val="FFFFFF"/>
                <w:sz w:val="16"/>
                <w:szCs w:val="19"/>
              </w:rPr>
              <w:t>Report Body</w:t>
            </w:r>
          </w:p>
        </w:tc>
      </w:tr>
      <w:tr xmlns:wp14="http://schemas.microsoft.com/office/word/2010/wordml" w:rsidRPr="003F4256" w:rsidR="0084366E" w:rsidTr="00C5031A" w14:paraId="340BBE6C" wp14:textId="77777777">
        <w:trPr>
          <w:cantSplit/>
          <w:tblHeader/>
          <w:jc w:val="center"/>
        </w:trPr>
        <w:tc>
          <w:tcPr>
            <w:tcW w:w="397" w:type="pct"/>
            <w:tcBorders>
              <w:top w:val="single" w:color="616161" w:sz="2" w:space="0"/>
            </w:tcBorders>
            <w:vAlign w:val="center"/>
          </w:tcPr>
          <w:p w:rsidRPr="003F4256" w:rsidR="0084366E" w:rsidP="00D0385C" w:rsidRDefault="0084366E" w14:paraId="398CCBD5" wp14:textId="77777777">
            <w:pPr>
              <w:pStyle w:val="TableText1"/>
              <w:spacing w:before="40" w:after="40"/>
              <w:rPr>
                <w:rStyle w:val="ModernTableText"/>
                <w:rFonts w:cs="Arial"/>
                <w:b/>
                <w:sz w:val="16"/>
                <w:szCs w:val="17"/>
              </w:rPr>
            </w:pPr>
            <w:r w:rsidRPr="003F4256">
              <w:rPr>
                <w:rStyle w:val="ModernTableText"/>
                <w:rFonts w:cs="Arial"/>
                <w:b/>
                <w:sz w:val="16"/>
                <w:szCs w:val="17"/>
              </w:rPr>
              <w:t>Field Type</w:t>
            </w:r>
          </w:p>
        </w:tc>
        <w:tc>
          <w:tcPr>
            <w:tcW w:w="476" w:type="pct"/>
            <w:tcBorders>
              <w:top w:val="single" w:color="616161" w:sz="2" w:space="0"/>
            </w:tcBorders>
            <w:vAlign w:val="center"/>
          </w:tcPr>
          <w:p w:rsidRPr="003F4256" w:rsidR="0084366E" w:rsidP="00D0385C" w:rsidRDefault="0084366E" w14:paraId="05A028AB" wp14:textId="77777777">
            <w:pPr>
              <w:pStyle w:val="TableHeading"/>
              <w:spacing w:before="40" w:after="40"/>
              <w:rPr>
                <w:rStyle w:val="ModernTableText"/>
                <w:rFonts w:cs="Arial"/>
                <w:sz w:val="16"/>
                <w:szCs w:val="17"/>
              </w:rPr>
            </w:pPr>
            <w:r w:rsidRPr="003F4256">
              <w:rPr>
                <w:rStyle w:val="ModernTableText"/>
                <w:rFonts w:cs="Arial"/>
                <w:sz w:val="16"/>
                <w:szCs w:val="17"/>
              </w:rPr>
              <w:t>Business Label</w:t>
            </w:r>
          </w:p>
        </w:tc>
        <w:tc>
          <w:tcPr>
            <w:tcW w:w="772" w:type="pct"/>
            <w:gridSpan w:val="2"/>
            <w:tcBorders>
              <w:top w:val="single" w:color="616161" w:sz="2" w:space="0"/>
            </w:tcBorders>
            <w:vAlign w:val="center"/>
          </w:tcPr>
          <w:p w:rsidRPr="003F4256" w:rsidR="0084366E" w:rsidP="00D0385C" w:rsidRDefault="0084366E" w14:paraId="7393A35A"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Field Description</w:t>
            </w:r>
          </w:p>
        </w:tc>
        <w:tc>
          <w:tcPr>
            <w:tcW w:w="1438" w:type="pct"/>
            <w:tcBorders>
              <w:top w:val="single" w:color="616161" w:sz="2" w:space="0"/>
            </w:tcBorders>
            <w:vAlign w:val="center"/>
          </w:tcPr>
          <w:p w:rsidRPr="003F4256" w:rsidR="0084366E" w:rsidP="00D0385C" w:rsidRDefault="0084366E" w14:paraId="0F691B87"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Table</w:t>
            </w:r>
          </w:p>
        </w:tc>
        <w:tc>
          <w:tcPr>
            <w:tcW w:w="1055" w:type="pct"/>
            <w:gridSpan w:val="2"/>
            <w:tcBorders>
              <w:top w:val="single" w:color="616161" w:sz="2" w:space="0"/>
            </w:tcBorders>
            <w:vAlign w:val="center"/>
          </w:tcPr>
          <w:p w:rsidRPr="003F4256" w:rsidR="0084366E" w:rsidP="00D0385C" w:rsidRDefault="0084366E" w14:paraId="684F0195"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Column</w:t>
            </w:r>
          </w:p>
        </w:tc>
        <w:tc>
          <w:tcPr>
            <w:tcW w:w="862" w:type="pct"/>
            <w:tcBorders>
              <w:top w:val="single" w:color="616161" w:sz="2" w:space="0"/>
            </w:tcBorders>
            <w:vAlign w:val="center"/>
          </w:tcPr>
          <w:p w:rsidRPr="003F4256" w:rsidR="0084366E" w:rsidP="00D0385C" w:rsidRDefault="0084366E" w14:paraId="7365D1F6"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Column Processing Rules</w:t>
            </w:r>
          </w:p>
        </w:tc>
      </w:tr>
      <w:tr xmlns:wp14="http://schemas.microsoft.com/office/word/2010/wordml" w:rsidRPr="003F4256" w:rsidR="00C5031A" w:rsidTr="00C5031A" w14:paraId="3DA4B8EA" wp14:textId="77777777">
        <w:trPr>
          <w:cantSplit/>
          <w:tblHeader/>
          <w:jc w:val="center"/>
        </w:trPr>
        <w:tc>
          <w:tcPr>
            <w:tcW w:w="397" w:type="pct"/>
            <w:tcBorders>
              <w:top w:val="single" w:color="616161" w:sz="2" w:space="0"/>
            </w:tcBorders>
            <w:vAlign w:val="center"/>
          </w:tcPr>
          <w:p w:rsidRPr="003F4256" w:rsidR="00C5031A" w:rsidP="00C5031A" w:rsidRDefault="00C5031A" w14:paraId="4FE9301D" wp14:textId="77777777">
            <w:pPr>
              <w:pStyle w:val="TableText1"/>
              <w:spacing w:before="40" w:after="40"/>
              <w:rPr>
                <w:rStyle w:val="ModernTableText"/>
                <w:rFonts w:cs="Arial"/>
                <w:b/>
                <w:sz w:val="16"/>
                <w:szCs w:val="17"/>
              </w:rPr>
            </w:pPr>
            <w:r>
              <w:rPr>
                <w:rStyle w:val="BodytextChar"/>
                <w:rFonts w:cs="Arial"/>
                <w:sz w:val="16"/>
                <w:szCs w:val="18"/>
              </w:rPr>
              <w:t>Column</w:t>
            </w:r>
          </w:p>
        </w:tc>
        <w:tc>
          <w:tcPr>
            <w:tcW w:w="476" w:type="pct"/>
            <w:tcBorders>
              <w:top w:val="single" w:color="616161" w:sz="2" w:space="0"/>
            </w:tcBorders>
            <w:vAlign w:val="center"/>
          </w:tcPr>
          <w:p w:rsidRPr="003F4256" w:rsidR="00C5031A" w:rsidP="00C5031A" w:rsidRDefault="00C5031A" w14:paraId="477B09F1" wp14:textId="77777777">
            <w:pPr>
              <w:pStyle w:val="TableHeading"/>
              <w:spacing w:before="40" w:after="40"/>
              <w:rPr>
                <w:rStyle w:val="ModernTableText"/>
                <w:rFonts w:cs="Arial"/>
                <w:sz w:val="16"/>
                <w:szCs w:val="17"/>
              </w:rPr>
            </w:pPr>
            <w:r>
              <w:rPr>
                <w:rStyle w:val="BodytextChar"/>
                <w:rFonts w:cs="Arial"/>
                <w:sz w:val="16"/>
                <w:szCs w:val="18"/>
              </w:rPr>
              <w:t>Prov ID</w:t>
            </w:r>
          </w:p>
        </w:tc>
        <w:tc>
          <w:tcPr>
            <w:tcW w:w="772" w:type="pct"/>
            <w:gridSpan w:val="2"/>
            <w:tcBorders>
              <w:top w:val="single" w:color="616161" w:sz="2" w:space="0"/>
            </w:tcBorders>
            <w:vAlign w:val="center"/>
          </w:tcPr>
          <w:p w:rsidRPr="003F4256" w:rsidR="00C5031A" w:rsidP="00C5031A" w:rsidRDefault="00C5031A" w14:paraId="0E4B7004" wp14:textId="77777777">
            <w:pPr>
              <w:pStyle w:val="TableText1"/>
              <w:spacing w:before="40" w:after="40"/>
              <w:rPr>
                <w:rStyle w:val="ModernTableText"/>
                <w:rFonts w:cs="Arial"/>
                <w:b/>
                <w:noProof/>
                <w:sz w:val="16"/>
                <w:szCs w:val="17"/>
              </w:rPr>
            </w:pPr>
            <w:r>
              <w:rPr>
                <w:rStyle w:val="BodytextChar"/>
                <w:rFonts w:cs="Arial"/>
                <w:sz w:val="16"/>
                <w:szCs w:val="18"/>
              </w:rPr>
              <w:t>This is the Requesting Provider’s Medicaid ID</w:t>
            </w:r>
          </w:p>
        </w:tc>
        <w:tc>
          <w:tcPr>
            <w:tcW w:w="1438" w:type="pct"/>
            <w:tcBorders>
              <w:top w:val="single" w:color="616161" w:sz="2" w:space="0"/>
            </w:tcBorders>
            <w:vAlign w:val="center"/>
          </w:tcPr>
          <w:p w:rsidRPr="003F4256" w:rsidR="00C5031A" w:rsidP="00C5031A" w:rsidRDefault="00C5031A" w14:paraId="52899B71" wp14:textId="77777777">
            <w:pPr>
              <w:pStyle w:val="TableText1"/>
              <w:spacing w:before="40" w:after="40"/>
              <w:rPr>
                <w:rStyle w:val="ModernTableText"/>
                <w:rFonts w:cs="Arial"/>
                <w:b/>
                <w:noProof/>
                <w:sz w:val="16"/>
                <w:szCs w:val="17"/>
              </w:rPr>
            </w:pPr>
            <w:r>
              <w:rPr>
                <w:rStyle w:val="BodytextChar"/>
                <w:rFonts w:cs="Arial"/>
                <w:sz w:val="16"/>
                <w:szCs w:val="18"/>
              </w:rPr>
              <w:t>P_ALT_ID_TB</w:t>
            </w:r>
          </w:p>
        </w:tc>
        <w:tc>
          <w:tcPr>
            <w:tcW w:w="1055" w:type="pct"/>
            <w:gridSpan w:val="2"/>
            <w:tcBorders>
              <w:top w:val="single" w:color="616161" w:sz="2" w:space="0"/>
            </w:tcBorders>
            <w:vAlign w:val="center"/>
          </w:tcPr>
          <w:p w:rsidRPr="003F4256" w:rsidR="00C5031A" w:rsidP="00C5031A" w:rsidRDefault="00C5031A" w14:paraId="3137899D" wp14:textId="77777777">
            <w:pPr>
              <w:pStyle w:val="TableText1"/>
              <w:spacing w:before="40" w:after="40"/>
              <w:rPr>
                <w:rStyle w:val="ModernTableText"/>
                <w:rFonts w:cs="Arial"/>
                <w:b/>
                <w:noProof/>
                <w:sz w:val="16"/>
                <w:szCs w:val="17"/>
              </w:rPr>
            </w:pPr>
            <w:r>
              <w:rPr>
                <w:rStyle w:val="BodytextChar"/>
                <w:rFonts w:cs="Arial"/>
                <w:sz w:val="16"/>
                <w:szCs w:val="18"/>
              </w:rPr>
              <w:t>P_ALT_ID</w:t>
            </w:r>
          </w:p>
        </w:tc>
        <w:tc>
          <w:tcPr>
            <w:tcW w:w="862" w:type="pct"/>
            <w:tcBorders>
              <w:top w:val="single" w:color="616161" w:sz="2" w:space="0"/>
            </w:tcBorders>
            <w:vAlign w:val="center"/>
          </w:tcPr>
          <w:p w:rsidRPr="00D603EC" w:rsidR="00C5031A" w:rsidP="00C5031A" w:rsidRDefault="00C5031A" w14:paraId="598FE592" wp14:textId="77777777">
            <w:pPr>
              <w:pStyle w:val="TableText1"/>
              <w:spacing w:before="40" w:after="40"/>
              <w:rPr>
                <w:rStyle w:val="BodytextChar"/>
                <w:rFonts w:cs="Arial"/>
                <w:spacing w:val="0"/>
                <w:sz w:val="16"/>
                <w:szCs w:val="18"/>
              </w:rPr>
            </w:pPr>
            <w:r w:rsidRPr="00D603EC">
              <w:rPr>
                <w:rStyle w:val="BodytextChar"/>
                <w:rFonts w:cs="Arial"/>
                <w:spacing w:val="0"/>
                <w:sz w:val="16"/>
                <w:szCs w:val="18"/>
              </w:rPr>
              <w:t>Display P_ALT_ID_TB.P_ALT_ID</w:t>
            </w:r>
          </w:p>
          <w:p w:rsidRPr="00D603EC" w:rsidR="00C5031A" w:rsidP="00C5031A" w:rsidRDefault="00C5031A" w14:paraId="57743B8D" wp14:textId="77777777">
            <w:pPr>
              <w:pStyle w:val="TableText1"/>
              <w:spacing w:before="40" w:after="40"/>
              <w:rPr>
                <w:rStyle w:val="BodytextChar"/>
                <w:rFonts w:cs="Arial"/>
                <w:spacing w:val="0"/>
                <w:sz w:val="16"/>
                <w:szCs w:val="18"/>
              </w:rPr>
            </w:pPr>
            <w:r w:rsidRPr="00D603EC">
              <w:rPr>
                <w:rStyle w:val="BodytextChar"/>
                <w:rFonts w:cs="Arial"/>
                <w:spacing w:val="0"/>
                <w:sz w:val="16"/>
                <w:szCs w:val="18"/>
              </w:rPr>
              <w:t>Where A_HDR_LI_SUBM_PROV_ID_TB.A_TXN_LVL_CD = 'RQ' (Requesting)  and</w:t>
            </w:r>
          </w:p>
          <w:p w:rsidRPr="00D603EC" w:rsidR="00C5031A" w:rsidP="00C5031A" w:rsidRDefault="00C5031A" w14:paraId="02E4BFDF" wp14:textId="77777777">
            <w:pPr>
              <w:pStyle w:val="TableText1"/>
              <w:spacing w:before="40" w:after="40"/>
              <w:rPr>
                <w:rStyle w:val="BodytextChar"/>
                <w:rFonts w:cs="Arial"/>
                <w:spacing w:val="0"/>
                <w:sz w:val="16"/>
                <w:szCs w:val="18"/>
              </w:rPr>
            </w:pPr>
            <w:r w:rsidRPr="00D603EC">
              <w:rPr>
                <w:rStyle w:val="BodytextChar"/>
                <w:rFonts w:cs="Arial"/>
                <w:spacing w:val="0"/>
                <w:sz w:val="16"/>
                <w:szCs w:val="18"/>
              </w:rPr>
              <w:t>A_USED_PROV_ID_IND = 'Y'   and</w:t>
            </w:r>
          </w:p>
          <w:p w:rsidRPr="00D603EC" w:rsidR="00C5031A" w:rsidP="00C5031A" w:rsidRDefault="00C5031A" w14:paraId="1DC9D0E1" wp14:textId="77777777">
            <w:pPr>
              <w:pStyle w:val="TableText1"/>
              <w:spacing w:before="40" w:after="40"/>
              <w:rPr>
                <w:rStyle w:val="BodytextChar"/>
                <w:rFonts w:cs="Arial"/>
                <w:spacing w:val="0"/>
                <w:sz w:val="16"/>
                <w:szCs w:val="18"/>
              </w:rPr>
            </w:pPr>
            <w:r w:rsidRPr="00D603EC">
              <w:rPr>
                <w:rStyle w:val="BodytextChar"/>
                <w:rFonts w:cs="Arial"/>
                <w:spacing w:val="0"/>
                <w:sz w:val="16"/>
                <w:szCs w:val="18"/>
              </w:rPr>
              <w:t>P_SYS_ID = P_DTL_TB.P_SYS_ID</w:t>
            </w:r>
          </w:p>
          <w:p w:rsidRPr="003F4256" w:rsidR="00C5031A" w:rsidP="00C5031A" w:rsidRDefault="00C5031A" w14:paraId="61512B93" wp14:textId="77777777">
            <w:pPr>
              <w:pStyle w:val="TableText1"/>
              <w:spacing w:before="40" w:after="40"/>
              <w:rPr>
                <w:rStyle w:val="ModernTableText"/>
                <w:rFonts w:cs="Arial"/>
                <w:b/>
                <w:noProof/>
                <w:sz w:val="16"/>
                <w:szCs w:val="17"/>
              </w:rPr>
            </w:pPr>
            <w:r w:rsidRPr="00D603EC">
              <w:rPr>
                <w:rStyle w:val="BodytextChar"/>
                <w:rFonts w:cs="Arial"/>
                <w:spacing w:val="0"/>
                <w:sz w:val="16"/>
                <w:szCs w:val="18"/>
              </w:rPr>
              <w:t>and P_DTL_TB. P_ALT_ID_TY_CD = '1D' (MCAID ID) and current date is between P_ALT_ID_TB.P_ALT_ID_BEG_DT and P_ALT_ID_TB.P_ALT_ID_END_DT</w:t>
            </w:r>
          </w:p>
        </w:tc>
      </w:tr>
      <w:tr xmlns:wp14="http://schemas.microsoft.com/office/word/2010/wordml" w:rsidRPr="003F4256" w:rsidR="00C5031A" w:rsidTr="00C5031A" w14:paraId="363059B1" wp14:textId="77777777">
        <w:trPr>
          <w:cantSplit/>
          <w:tblHeader/>
          <w:jc w:val="center"/>
        </w:trPr>
        <w:tc>
          <w:tcPr>
            <w:tcW w:w="397" w:type="pct"/>
            <w:tcBorders>
              <w:top w:val="single" w:color="616161" w:sz="2" w:space="0"/>
            </w:tcBorders>
            <w:vAlign w:val="center"/>
          </w:tcPr>
          <w:p w:rsidRPr="003F4256" w:rsidR="00C5031A" w:rsidP="00C5031A" w:rsidRDefault="00C5031A" w14:paraId="08A24042" wp14:textId="77777777">
            <w:pPr>
              <w:pStyle w:val="TableText1"/>
              <w:spacing w:before="40" w:after="40"/>
              <w:rPr>
                <w:rStyle w:val="ModernTableText"/>
                <w:rFonts w:cs="Arial"/>
                <w:b/>
                <w:sz w:val="16"/>
                <w:szCs w:val="17"/>
              </w:rPr>
            </w:pPr>
            <w:r>
              <w:rPr>
                <w:rStyle w:val="BodytextChar"/>
                <w:rFonts w:cs="Arial"/>
                <w:sz w:val="16"/>
                <w:szCs w:val="18"/>
              </w:rPr>
              <w:t>Column</w:t>
            </w:r>
          </w:p>
        </w:tc>
        <w:tc>
          <w:tcPr>
            <w:tcW w:w="476" w:type="pct"/>
            <w:tcBorders>
              <w:top w:val="single" w:color="616161" w:sz="2" w:space="0"/>
            </w:tcBorders>
            <w:vAlign w:val="center"/>
          </w:tcPr>
          <w:p w:rsidRPr="003F4256" w:rsidR="00C5031A" w:rsidP="00C5031A" w:rsidRDefault="00C5031A" w14:paraId="16914895" wp14:textId="77777777">
            <w:pPr>
              <w:pStyle w:val="TableHeading"/>
              <w:spacing w:before="40" w:after="40"/>
              <w:rPr>
                <w:rStyle w:val="ModernTableText"/>
                <w:rFonts w:cs="Arial"/>
                <w:sz w:val="16"/>
                <w:szCs w:val="17"/>
              </w:rPr>
            </w:pPr>
            <w:r>
              <w:rPr>
                <w:rStyle w:val="BodytextChar"/>
                <w:rFonts w:cs="Arial"/>
                <w:sz w:val="16"/>
                <w:szCs w:val="18"/>
              </w:rPr>
              <w:t>Prov Name</w:t>
            </w:r>
          </w:p>
        </w:tc>
        <w:tc>
          <w:tcPr>
            <w:tcW w:w="772" w:type="pct"/>
            <w:gridSpan w:val="2"/>
            <w:tcBorders>
              <w:top w:val="single" w:color="616161" w:sz="2" w:space="0"/>
            </w:tcBorders>
            <w:vAlign w:val="center"/>
          </w:tcPr>
          <w:p w:rsidRPr="003F4256" w:rsidR="00C5031A" w:rsidP="00C5031A" w:rsidRDefault="00C5031A" w14:paraId="424E68B9" wp14:textId="77777777">
            <w:pPr>
              <w:pStyle w:val="TableText1"/>
              <w:spacing w:before="40" w:after="40"/>
              <w:rPr>
                <w:rStyle w:val="ModernTableText"/>
                <w:rFonts w:cs="Arial"/>
                <w:b/>
                <w:noProof/>
                <w:sz w:val="16"/>
                <w:szCs w:val="17"/>
              </w:rPr>
            </w:pPr>
            <w:r>
              <w:rPr>
                <w:rStyle w:val="BodytextChar"/>
                <w:rFonts w:cs="Arial"/>
                <w:sz w:val="16"/>
                <w:szCs w:val="18"/>
              </w:rPr>
              <w:t>This is the Requesting Provider’s Name</w:t>
            </w:r>
          </w:p>
        </w:tc>
        <w:tc>
          <w:tcPr>
            <w:tcW w:w="1438" w:type="pct"/>
            <w:tcBorders>
              <w:top w:val="single" w:color="616161" w:sz="2" w:space="0"/>
            </w:tcBorders>
            <w:vAlign w:val="center"/>
          </w:tcPr>
          <w:p w:rsidRPr="003F4256" w:rsidR="00C5031A" w:rsidP="00C5031A" w:rsidRDefault="00C5031A" w14:paraId="71C43A01" wp14:textId="77777777">
            <w:pPr>
              <w:pStyle w:val="TableText1"/>
              <w:spacing w:before="40" w:after="40"/>
              <w:rPr>
                <w:rStyle w:val="ModernTableText"/>
                <w:rFonts w:cs="Arial"/>
                <w:b/>
                <w:noProof/>
                <w:sz w:val="16"/>
                <w:szCs w:val="17"/>
              </w:rPr>
            </w:pPr>
            <w:r>
              <w:rPr>
                <w:rStyle w:val="BodytextChar"/>
                <w:rFonts w:cs="Arial"/>
                <w:sz w:val="16"/>
                <w:szCs w:val="18"/>
              </w:rPr>
              <w:t>P_DTL_TB</w:t>
            </w:r>
          </w:p>
        </w:tc>
        <w:tc>
          <w:tcPr>
            <w:tcW w:w="1055" w:type="pct"/>
            <w:gridSpan w:val="2"/>
            <w:tcBorders>
              <w:top w:val="single" w:color="616161" w:sz="2" w:space="0"/>
            </w:tcBorders>
            <w:vAlign w:val="center"/>
          </w:tcPr>
          <w:p w:rsidRPr="003F4256" w:rsidR="00C5031A" w:rsidP="00C5031A" w:rsidRDefault="00C5031A" w14:paraId="20E99A1F" wp14:textId="77777777">
            <w:pPr>
              <w:pStyle w:val="TableText1"/>
              <w:spacing w:before="40" w:after="40"/>
              <w:rPr>
                <w:rStyle w:val="ModernTableText"/>
                <w:rFonts w:cs="Arial"/>
                <w:b/>
                <w:noProof/>
                <w:sz w:val="16"/>
                <w:szCs w:val="17"/>
              </w:rPr>
            </w:pPr>
            <w:r>
              <w:rPr>
                <w:rStyle w:val="BodytextChar"/>
                <w:rFonts w:cs="Arial"/>
                <w:sz w:val="16"/>
                <w:szCs w:val="18"/>
              </w:rPr>
              <w:t>P_NAM</w:t>
            </w:r>
          </w:p>
        </w:tc>
        <w:tc>
          <w:tcPr>
            <w:tcW w:w="862" w:type="pct"/>
            <w:tcBorders>
              <w:top w:val="single" w:color="616161" w:sz="2" w:space="0"/>
            </w:tcBorders>
            <w:vAlign w:val="center"/>
          </w:tcPr>
          <w:p w:rsidRPr="00D603EC" w:rsidR="00C5031A" w:rsidP="00C5031A" w:rsidRDefault="00C5031A" w14:paraId="5900A812" wp14:textId="77777777">
            <w:pPr>
              <w:pStyle w:val="TableText1"/>
              <w:spacing w:before="40" w:after="40"/>
              <w:rPr>
                <w:rStyle w:val="BodytextChar"/>
                <w:rFonts w:cs="Arial"/>
                <w:spacing w:val="0"/>
                <w:sz w:val="16"/>
                <w:szCs w:val="18"/>
              </w:rPr>
            </w:pPr>
            <w:r w:rsidRPr="00D603EC">
              <w:rPr>
                <w:rStyle w:val="BodytextChar"/>
                <w:rFonts w:cs="Arial"/>
                <w:spacing w:val="0"/>
                <w:sz w:val="16"/>
                <w:szCs w:val="18"/>
              </w:rPr>
              <w:t>Display P_DTL_TB.P_NAM</w:t>
            </w:r>
          </w:p>
          <w:p w:rsidRPr="003F4256" w:rsidR="00C5031A" w:rsidP="00C5031A" w:rsidRDefault="00C5031A" w14:paraId="4952FDA4" wp14:textId="77777777">
            <w:pPr>
              <w:pStyle w:val="TableText1"/>
              <w:spacing w:before="40" w:after="40"/>
              <w:rPr>
                <w:rStyle w:val="ModernTableText"/>
                <w:rFonts w:cs="Arial"/>
                <w:b/>
                <w:noProof/>
                <w:sz w:val="16"/>
                <w:szCs w:val="17"/>
              </w:rPr>
            </w:pPr>
            <w:r w:rsidRPr="00D603EC">
              <w:rPr>
                <w:rStyle w:val="BodytextChar"/>
                <w:rFonts w:cs="Arial"/>
                <w:spacing w:val="0"/>
                <w:sz w:val="16"/>
                <w:szCs w:val="18"/>
              </w:rPr>
              <w:t xml:space="preserve">Obtain the provider name (P_NAM) by using the P_SYS_ID obtained in the 'Provider ID' query above:  P_ALT_ID_TB.P_SYS_ID = P_DTL_TB.P_SYS_ID  </w:t>
            </w:r>
          </w:p>
        </w:tc>
      </w:tr>
      <w:tr xmlns:wp14="http://schemas.microsoft.com/office/word/2010/wordml" w:rsidRPr="003F4256" w:rsidR="00C5031A" w:rsidTr="00595716" w14:paraId="4A274F5F" wp14:textId="77777777">
        <w:trPr>
          <w:cantSplit/>
          <w:tblHeader/>
          <w:jc w:val="center"/>
        </w:trPr>
        <w:tc>
          <w:tcPr>
            <w:tcW w:w="397" w:type="pct"/>
            <w:tcBorders>
              <w:top w:val="single" w:color="616161" w:sz="2" w:space="0"/>
            </w:tcBorders>
            <w:vAlign w:val="center"/>
          </w:tcPr>
          <w:p w:rsidRPr="003F4256" w:rsidR="00C5031A" w:rsidP="00C5031A" w:rsidRDefault="00C5031A" w14:paraId="162B4668" wp14:textId="77777777">
            <w:pPr>
              <w:pStyle w:val="TableText1"/>
              <w:spacing w:before="40" w:after="40"/>
              <w:rPr>
                <w:rStyle w:val="ModernTableText"/>
                <w:rFonts w:cs="Arial"/>
                <w:b/>
                <w:sz w:val="16"/>
                <w:szCs w:val="17"/>
              </w:rPr>
            </w:pPr>
            <w:r>
              <w:rPr>
                <w:rStyle w:val="BodytextChar"/>
                <w:rFonts w:cs="Arial"/>
                <w:sz w:val="16"/>
                <w:szCs w:val="18"/>
              </w:rPr>
              <w:t>Column</w:t>
            </w:r>
          </w:p>
        </w:tc>
        <w:tc>
          <w:tcPr>
            <w:tcW w:w="476" w:type="pct"/>
            <w:tcBorders>
              <w:top w:val="single" w:color="616161" w:sz="2" w:space="0"/>
            </w:tcBorders>
            <w:vAlign w:val="center"/>
          </w:tcPr>
          <w:p w:rsidR="00C5031A" w:rsidP="00C5031A" w:rsidRDefault="00C5031A" w14:paraId="310A63B7" wp14:textId="77777777">
            <w:pPr>
              <w:spacing w:after="0"/>
              <w:jc w:val="left"/>
              <w:rPr>
                <w:rStyle w:val="BodytextChar"/>
                <w:rFonts w:cs="Arial"/>
                <w:sz w:val="16"/>
                <w:szCs w:val="18"/>
              </w:rPr>
            </w:pPr>
            <w:r>
              <w:rPr>
                <w:rStyle w:val="BodytextChar"/>
                <w:rFonts w:cs="Arial"/>
                <w:sz w:val="16"/>
                <w:szCs w:val="18"/>
              </w:rPr>
              <w:t>Submitter Prov ID</w:t>
            </w:r>
          </w:p>
          <w:p w:rsidRPr="003F4256" w:rsidR="00C5031A" w:rsidP="00C5031A" w:rsidRDefault="00C5031A" w14:paraId="573161E5" wp14:textId="77777777">
            <w:pPr>
              <w:pStyle w:val="TableHeading"/>
              <w:spacing w:before="40" w:after="40"/>
              <w:rPr>
                <w:rStyle w:val="ModernTableText"/>
                <w:rFonts w:cs="Arial"/>
                <w:sz w:val="16"/>
                <w:szCs w:val="17"/>
              </w:rPr>
            </w:pPr>
          </w:p>
        </w:tc>
        <w:tc>
          <w:tcPr>
            <w:tcW w:w="772" w:type="pct"/>
            <w:gridSpan w:val="2"/>
            <w:tcBorders>
              <w:top w:val="single" w:color="616161" w:sz="2" w:space="0"/>
            </w:tcBorders>
            <w:vAlign w:val="center"/>
          </w:tcPr>
          <w:p w:rsidRPr="003F4256" w:rsidR="00C5031A" w:rsidP="00C5031A" w:rsidRDefault="00C5031A" w14:paraId="3CF3393C" wp14:textId="77777777">
            <w:pPr>
              <w:pStyle w:val="TableText1"/>
              <w:spacing w:before="40" w:after="40"/>
              <w:rPr>
                <w:rStyle w:val="ModernTableText"/>
                <w:rFonts w:cs="Arial"/>
                <w:b/>
                <w:noProof/>
                <w:sz w:val="16"/>
                <w:szCs w:val="17"/>
              </w:rPr>
            </w:pPr>
            <w:r>
              <w:rPr>
                <w:rStyle w:val="BodytextChar"/>
                <w:rFonts w:cs="Arial"/>
                <w:sz w:val="16"/>
                <w:szCs w:val="18"/>
              </w:rPr>
              <w:t>This is the Submitting Provider’s ID</w:t>
            </w:r>
          </w:p>
        </w:tc>
        <w:tc>
          <w:tcPr>
            <w:tcW w:w="1438" w:type="pct"/>
            <w:tcBorders>
              <w:top w:val="single" w:color="616161" w:sz="2" w:space="0"/>
            </w:tcBorders>
            <w:vAlign w:val="center"/>
          </w:tcPr>
          <w:p w:rsidR="00C5031A" w:rsidP="00C5031A" w:rsidRDefault="00C5031A" w14:paraId="2A806D0B" wp14:textId="77777777">
            <w:pPr>
              <w:spacing w:before="40" w:after="40"/>
              <w:jc w:val="left"/>
              <w:rPr>
                <w:rStyle w:val="BodytextChar"/>
                <w:rFonts w:cs="Arial"/>
                <w:sz w:val="16"/>
                <w:szCs w:val="18"/>
              </w:rPr>
            </w:pPr>
            <w:r>
              <w:rPr>
                <w:rStyle w:val="BodytextChar"/>
                <w:rFonts w:cs="Arial"/>
                <w:sz w:val="16"/>
                <w:szCs w:val="18"/>
              </w:rPr>
              <w:t>A_HDR_LI_SUBM_PROV_ID_TB</w:t>
            </w:r>
          </w:p>
          <w:p w:rsidR="00C5031A" w:rsidP="00C5031A" w:rsidRDefault="00C5031A" w14:paraId="1003F9BF" wp14:textId="77777777">
            <w:pPr>
              <w:spacing w:before="40" w:after="40"/>
              <w:jc w:val="left"/>
              <w:rPr>
                <w:rStyle w:val="BodytextChar"/>
                <w:rFonts w:cs="Arial"/>
                <w:sz w:val="16"/>
                <w:szCs w:val="18"/>
              </w:rPr>
            </w:pPr>
            <w:r>
              <w:rPr>
                <w:rStyle w:val="BodytextChar"/>
                <w:rFonts w:cs="Arial"/>
                <w:sz w:val="16"/>
                <w:szCs w:val="18"/>
              </w:rPr>
              <w:t>OR</w:t>
            </w:r>
          </w:p>
          <w:p w:rsidRPr="003F4256" w:rsidR="00C5031A" w:rsidP="00C5031A" w:rsidRDefault="00C5031A" w14:paraId="6A35C909" wp14:textId="77777777">
            <w:pPr>
              <w:pStyle w:val="TableText1"/>
              <w:spacing w:before="40" w:after="40"/>
              <w:rPr>
                <w:rStyle w:val="ModernTableText"/>
                <w:rFonts w:cs="Arial"/>
                <w:b/>
                <w:noProof/>
                <w:sz w:val="16"/>
                <w:szCs w:val="17"/>
              </w:rPr>
            </w:pPr>
            <w:r>
              <w:rPr>
                <w:rStyle w:val="BodytextChar"/>
                <w:rFonts w:cs="Arial"/>
                <w:sz w:val="16"/>
                <w:szCs w:val="18"/>
              </w:rPr>
              <w:t>P_ALT_ID_TB</w:t>
            </w:r>
          </w:p>
        </w:tc>
        <w:tc>
          <w:tcPr>
            <w:tcW w:w="1055" w:type="pct"/>
            <w:gridSpan w:val="2"/>
            <w:tcBorders>
              <w:top w:val="single" w:color="616161" w:sz="2" w:space="0"/>
            </w:tcBorders>
            <w:vAlign w:val="center"/>
          </w:tcPr>
          <w:p w:rsidR="00C5031A" w:rsidP="00C5031A" w:rsidRDefault="00C5031A" w14:paraId="2F56E759" wp14:textId="77777777">
            <w:pPr>
              <w:spacing w:before="40" w:after="40"/>
              <w:jc w:val="left"/>
              <w:rPr>
                <w:rStyle w:val="BodytextChar"/>
                <w:rFonts w:cs="Arial"/>
                <w:sz w:val="16"/>
                <w:szCs w:val="18"/>
              </w:rPr>
            </w:pPr>
            <w:r>
              <w:rPr>
                <w:rStyle w:val="BodytextChar"/>
                <w:rFonts w:cs="Arial"/>
                <w:sz w:val="16"/>
                <w:szCs w:val="18"/>
              </w:rPr>
              <w:t>A_PROV_ID</w:t>
            </w:r>
          </w:p>
          <w:p w:rsidR="00C5031A" w:rsidP="00C5031A" w:rsidRDefault="00C5031A" w14:paraId="3303E1AC" wp14:textId="77777777">
            <w:pPr>
              <w:spacing w:before="40" w:after="40"/>
              <w:jc w:val="left"/>
              <w:rPr>
                <w:rStyle w:val="BodytextChar"/>
                <w:sz w:val="16"/>
                <w:szCs w:val="18"/>
              </w:rPr>
            </w:pPr>
            <w:r>
              <w:rPr>
                <w:rStyle w:val="BodytextChar"/>
                <w:sz w:val="16"/>
                <w:szCs w:val="18"/>
              </w:rPr>
              <w:t>OR</w:t>
            </w:r>
          </w:p>
          <w:p w:rsidRPr="003F4256" w:rsidR="00C5031A" w:rsidP="00C5031A" w:rsidRDefault="00C5031A" w14:paraId="08410ABE" wp14:textId="77777777">
            <w:pPr>
              <w:pStyle w:val="TableText1"/>
              <w:spacing w:before="40" w:after="40"/>
              <w:rPr>
                <w:rStyle w:val="ModernTableText"/>
                <w:rFonts w:cs="Arial"/>
                <w:b/>
                <w:noProof/>
                <w:sz w:val="16"/>
                <w:szCs w:val="17"/>
              </w:rPr>
            </w:pPr>
            <w:r w:rsidRPr="00111E67">
              <w:rPr>
                <w:rStyle w:val="BodytextChar"/>
                <w:rFonts w:cs="Arial"/>
                <w:sz w:val="16"/>
                <w:szCs w:val="18"/>
              </w:rPr>
              <w:t>P_ALT_ID</w:t>
            </w:r>
          </w:p>
        </w:tc>
        <w:tc>
          <w:tcPr>
            <w:tcW w:w="862" w:type="pct"/>
            <w:tcBorders>
              <w:top w:val="single" w:color="616161" w:sz="2" w:space="0"/>
            </w:tcBorders>
          </w:tcPr>
          <w:p w:rsidR="00C5031A" w:rsidP="00C5031A" w:rsidRDefault="00C5031A" w14:paraId="02F7BAD9" wp14:textId="77777777">
            <w:pPr>
              <w:pStyle w:val="TableTextACSSC"/>
              <w:rPr>
                <w:sz w:val="18"/>
              </w:rPr>
            </w:pPr>
            <w:r>
              <w:rPr>
                <w:rFonts w:ascii="Arial" w:hAnsi="Arial" w:cs="Arial"/>
                <w:sz w:val="18"/>
                <w:szCs w:val="18"/>
              </w:rPr>
              <w:t>I</w:t>
            </w:r>
            <w:r>
              <w:rPr>
                <w:sz w:val="18"/>
              </w:rPr>
              <w:t xml:space="preserve">f row exists where A_HDR_LI_SUBM_PROV_ID_TB.A_TXN_LVL_CD = ‘EV’ and A_HDR_LI_SUBM_PROV_ID_TB.A_PROV_ENTY_ID_CD = ‘77’ </w:t>
            </w:r>
          </w:p>
          <w:p w:rsidR="00C5031A" w:rsidP="00C5031A" w:rsidRDefault="00C5031A" w14:paraId="4CFD6327" wp14:textId="77777777">
            <w:pPr>
              <w:pStyle w:val="TableTextACSSC"/>
              <w:rPr>
                <w:sz w:val="18"/>
              </w:rPr>
            </w:pPr>
            <w:r>
              <w:rPr>
                <w:sz w:val="18"/>
              </w:rPr>
              <w:t xml:space="preserve">Map A_HDR_LI_SUBM_PROV_ID_TB.A_PROV_ID </w:t>
            </w:r>
          </w:p>
          <w:p w:rsidR="00C5031A" w:rsidP="00C5031A" w:rsidRDefault="00C5031A" w14:paraId="2E628443" wp14:textId="77777777">
            <w:pPr>
              <w:pStyle w:val="TableTextACSSC"/>
              <w:rPr>
                <w:rFonts w:cs="Arial"/>
                <w:sz w:val="18"/>
              </w:rPr>
            </w:pPr>
            <w:r>
              <w:rPr>
                <w:rFonts w:cs="Arial"/>
                <w:sz w:val="18"/>
              </w:rPr>
              <w:t>ELSE</w:t>
            </w:r>
          </w:p>
          <w:p w:rsidR="00C5031A" w:rsidP="00C5031A" w:rsidRDefault="00C5031A" w14:paraId="3BFEA175" wp14:textId="77777777">
            <w:pPr>
              <w:pStyle w:val="TableTextACSSC"/>
              <w:rPr>
                <w:rFonts w:cs="Arial"/>
                <w:sz w:val="18"/>
              </w:rPr>
            </w:pPr>
            <w:r>
              <w:rPr>
                <w:rFonts w:cs="Arial"/>
                <w:sz w:val="18"/>
              </w:rPr>
              <w:t>Map the same ID as found in the ‘Prov ID’ business label above (Default).</w:t>
            </w:r>
          </w:p>
          <w:p w:rsidR="00C5031A" w:rsidP="00C5031A" w:rsidRDefault="00C5031A" w14:paraId="71155479" wp14:textId="77777777">
            <w:pPr>
              <w:pStyle w:val="TableTextACSSC"/>
              <w:rPr>
                <w:rFonts w:cs="Arial"/>
                <w:sz w:val="18"/>
              </w:rPr>
            </w:pPr>
          </w:p>
          <w:p w:rsidRPr="003F4256" w:rsidR="00C5031A" w:rsidP="00C5031A" w:rsidRDefault="00C5031A" w14:paraId="242B5F89" wp14:textId="77777777">
            <w:pPr>
              <w:pStyle w:val="TableText1"/>
              <w:spacing w:before="40" w:after="40"/>
              <w:rPr>
                <w:rStyle w:val="ModernTableText"/>
                <w:rFonts w:cs="Arial"/>
                <w:b/>
                <w:noProof/>
                <w:sz w:val="16"/>
                <w:szCs w:val="17"/>
              </w:rPr>
            </w:pPr>
          </w:p>
        </w:tc>
      </w:tr>
      <w:tr xmlns:wp14="http://schemas.microsoft.com/office/word/2010/wordml" w:rsidRPr="003F4256" w:rsidR="00C5031A" w:rsidTr="00595716" w14:paraId="735FF993" wp14:textId="77777777">
        <w:trPr>
          <w:cantSplit/>
          <w:tblHeader/>
          <w:jc w:val="center"/>
        </w:trPr>
        <w:tc>
          <w:tcPr>
            <w:tcW w:w="397" w:type="pct"/>
            <w:tcBorders>
              <w:top w:val="single" w:color="616161" w:sz="2" w:space="0"/>
            </w:tcBorders>
            <w:vAlign w:val="center"/>
          </w:tcPr>
          <w:p w:rsidRPr="003F4256" w:rsidR="00C5031A" w:rsidP="00C5031A" w:rsidRDefault="00C5031A" w14:paraId="1FE26FE4" wp14:textId="77777777">
            <w:pPr>
              <w:pStyle w:val="TableText1"/>
              <w:spacing w:before="40" w:after="40"/>
              <w:rPr>
                <w:rStyle w:val="ModernTableText"/>
                <w:rFonts w:cs="Arial"/>
                <w:b/>
                <w:sz w:val="16"/>
                <w:szCs w:val="17"/>
              </w:rPr>
            </w:pPr>
            <w:r>
              <w:rPr>
                <w:rStyle w:val="BodytextChar"/>
                <w:rFonts w:cs="Arial"/>
                <w:sz w:val="16"/>
                <w:szCs w:val="18"/>
              </w:rPr>
              <w:t>Column</w:t>
            </w:r>
          </w:p>
        </w:tc>
        <w:tc>
          <w:tcPr>
            <w:tcW w:w="476" w:type="pct"/>
            <w:tcBorders>
              <w:top w:val="single" w:color="616161" w:sz="2" w:space="0"/>
            </w:tcBorders>
            <w:vAlign w:val="center"/>
          </w:tcPr>
          <w:p w:rsidR="00C5031A" w:rsidP="00C5031A" w:rsidRDefault="00C5031A" w14:paraId="326D631B" wp14:textId="77777777">
            <w:pPr>
              <w:spacing w:after="0"/>
              <w:jc w:val="left"/>
              <w:rPr>
                <w:rStyle w:val="BodytextChar"/>
                <w:rFonts w:cs="Arial"/>
                <w:sz w:val="16"/>
                <w:szCs w:val="18"/>
              </w:rPr>
            </w:pPr>
            <w:r>
              <w:rPr>
                <w:rStyle w:val="BodytextChar"/>
                <w:rFonts w:cs="Arial"/>
                <w:sz w:val="16"/>
                <w:szCs w:val="18"/>
              </w:rPr>
              <w:t>Submitter Prov Name</w:t>
            </w:r>
          </w:p>
          <w:p w:rsidRPr="003F4256" w:rsidR="00C5031A" w:rsidP="00C5031A" w:rsidRDefault="00C5031A" w14:paraId="7E20212D" wp14:textId="77777777">
            <w:pPr>
              <w:pStyle w:val="TableHeading"/>
              <w:spacing w:before="40" w:after="40"/>
              <w:rPr>
                <w:rStyle w:val="ModernTableText"/>
                <w:rFonts w:cs="Arial"/>
                <w:sz w:val="16"/>
                <w:szCs w:val="17"/>
              </w:rPr>
            </w:pPr>
          </w:p>
        </w:tc>
        <w:tc>
          <w:tcPr>
            <w:tcW w:w="772" w:type="pct"/>
            <w:gridSpan w:val="2"/>
            <w:tcBorders>
              <w:top w:val="single" w:color="616161" w:sz="2" w:space="0"/>
            </w:tcBorders>
            <w:vAlign w:val="center"/>
          </w:tcPr>
          <w:p w:rsidRPr="003F4256" w:rsidR="00C5031A" w:rsidP="00C5031A" w:rsidRDefault="00C5031A" w14:paraId="3604F658" wp14:textId="77777777">
            <w:pPr>
              <w:pStyle w:val="TableText1"/>
              <w:spacing w:before="40" w:after="40"/>
              <w:rPr>
                <w:rStyle w:val="ModernTableText"/>
                <w:rFonts w:cs="Arial"/>
                <w:b/>
                <w:noProof/>
                <w:sz w:val="16"/>
                <w:szCs w:val="17"/>
              </w:rPr>
            </w:pPr>
            <w:r>
              <w:rPr>
                <w:rStyle w:val="BodytextChar"/>
                <w:rFonts w:cs="Arial"/>
                <w:sz w:val="16"/>
                <w:szCs w:val="18"/>
              </w:rPr>
              <w:t>This is the Submitting Provider’s Name</w:t>
            </w:r>
          </w:p>
        </w:tc>
        <w:tc>
          <w:tcPr>
            <w:tcW w:w="1438" w:type="pct"/>
            <w:tcBorders>
              <w:top w:val="single" w:color="616161" w:sz="2" w:space="0"/>
            </w:tcBorders>
            <w:vAlign w:val="center"/>
          </w:tcPr>
          <w:p w:rsidRPr="003F4256" w:rsidR="00C5031A" w:rsidP="00C5031A" w:rsidRDefault="00C5031A" w14:paraId="6971750A" wp14:textId="77777777">
            <w:pPr>
              <w:pStyle w:val="TableText1"/>
              <w:spacing w:before="40" w:after="40"/>
              <w:rPr>
                <w:rStyle w:val="ModernTableText"/>
                <w:rFonts w:cs="Arial"/>
                <w:b/>
                <w:noProof/>
                <w:sz w:val="16"/>
                <w:szCs w:val="17"/>
              </w:rPr>
            </w:pPr>
            <w:r>
              <w:rPr>
                <w:rStyle w:val="BodytextChar"/>
                <w:rFonts w:cs="Arial"/>
                <w:sz w:val="16"/>
                <w:szCs w:val="18"/>
              </w:rPr>
              <w:t>P_DTL_TB</w:t>
            </w:r>
          </w:p>
        </w:tc>
        <w:tc>
          <w:tcPr>
            <w:tcW w:w="1055" w:type="pct"/>
            <w:gridSpan w:val="2"/>
            <w:tcBorders>
              <w:top w:val="single" w:color="616161" w:sz="2" w:space="0"/>
            </w:tcBorders>
            <w:vAlign w:val="center"/>
          </w:tcPr>
          <w:p w:rsidRPr="003F4256" w:rsidR="00C5031A" w:rsidP="00C5031A" w:rsidRDefault="00C5031A" w14:paraId="50CC124F" wp14:textId="77777777">
            <w:pPr>
              <w:pStyle w:val="TableText1"/>
              <w:spacing w:before="40" w:after="40"/>
              <w:rPr>
                <w:rStyle w:val="ModernTableText"/>
                <w:rFonts w:cs="Arial"/>
                <w:b/>
                <w:noProof/>
                <w:sz w:val="16"/>
                <w:szCs w:val="17"/>
              </w:rPr>
            </w:pPr>
            <w:r>
              <w:rPr>
                <w:rStyle w:val="BodytextChar"/>
                <w:rFonts w:cs="Arial"/>
                <w:sz w:val="16"/>
                <w:szCs w:val="18"/>
              </w:rPr>
              <w:t>P_NAM</w:t>
            </w:r>
          </w:p>
        </w:tc>
        <w:tc>
          <w:tcPr>
            <w:tcW w:w="862" w:type="pct"/>
            <w:tcBorders>
              <w:top w:val="single" w:color="616161" w:sz="2" w:space="0"/>
            </w:tcBorders>
          </w:tcPr>
          <w:p w:rsidR="00C5031A" w:rsidP="00C5031A" w:rsidRDefault="00C5031A" w14:paraId="714CE1CA" wp14:textId="77777777">
            <w:pPr>
              <w:pStyle w:val="TableTextACSSC"/>
              <w:rPr>
                <w:rFonts w:ascii="Arial" w:hAnsi="Arial" w:cs="Arial"/>
                <w:sz w:val="18"/>
                <w:szCs w:val="18"/>
              </w:rPr>
            </w:pPr>
            <w:r>
              <w:rPr>
                <w:rFonts w:ascii="Arial" w:hAnsi="Arial" w:cs="Arial"/>
                <w:sz w:val="18"/>
                <w:szCs w:val="18"/>
              </w:rPr>
              <w:t>Display P_DTL_TB.P_NAM</w:t>
            </w:r>
          </w:p>
          <w:p w:rsidR="00C5031A" w:rsidP="00C5031A" w:rsidRDefault="00C5031A" w14:paraId="79DE0356" wp14:textId="77777777">
            <w:pPr>
              <w:pStyle w:val="TableTextACSSC"/>
              <w:rPr>
                <w:sz w:val="18"/>
              </w:rPr>
            </w:pPr>
            <w:r>
              <w:rPr>
                <w:rFonts w:ascii="Arial" w:hAnsi="Arial" w:cs="Arial"/>
                <w:sz w:val="18"/>
                <w:szCs w:val="18"/>
              </w:rPr>
              <w:t>I</w:t>
            </w:r>
            <w:r>
              <w:rPr>
                <w:sz w:val="18"/>
              </w:rPr>
              <w:t xml:space="preserve">f row exists where A_HDR_LI_SUBM_PROV_ID_TB.A_TXN_LVL_CD = ‘EV’ and A_HDR_LI_SUBM_PROV_ID_TB.A_PROV_ENTY_ID_CD = ‘77’ </w:t>
            </w:r>
          </w:p>
          <w:p w:rsidR="00C5031A" w:rsidP="00C5031A" w:rsidRDefault="00C5031A" w14:paraId="5DD11E1A" wp14:textId="77777777">
            <w:pPr>
              <w:pStyle w:val="TableTextACSSC"/>
              <w:rPr>
                <w:rFonts w:ascii="Arial" w:hAnsi="Arial" w:cs="Arial"/>
                <w:sz w:val="18"/>
                <w:szCs w:val="18"/>
              </w:rPr>
            </w:pPr>
            <w:r>
              <w:rPr>
                <w:rFonts w:ascii="Arial" w:hAnsi="Arial" w:cs="Arial"/>
                <w:sz w:val="18"/>
                <w:szCs w:val="18"/>
              </w:rPr>
              <w:t>Then obtain the provider name (P_NAM) by using the P_SYS_ID found:  P_DTL_TB.P_SYS_ID</w:t>
            </w:r>
            <w:r>
              <w:t xml:space="preserve"> = </w:t>
            </w:r>
            <w:r>
              <w:rPr>
                <w:rFonts w:ascii="Arial" w:hAnsi="Arial" w:cs="Arial"/>
                <w:sz w:val="18"/>
                <w:szCs w:val="18"/>
              </w:rPr>
              <w:t>A_HDR_LI_SUBM_PROV_ID_TB.P_SYS_ID</w:t>
            </w:r>
          </w:p>
          <w:p w:rsidR="00C5031A" w:rsidP="00C5031A" w:rsidRDefault="00C5031A" w14:paraId="45E844EA" wp14:textId="77777777">
            <w:pPr>
              <w:pStyle w:val="TableTextACSSC"/>
              <w:rPr>
                <w:rFonts w:cs="Arial"/>
                <w:sz w:val="18"/>
              </w:rPr>
            </w:pPr>
            <w:r>
              <w:rPr>
                <w:rFonts w:cs="Arial"/>
                <w:sz w:val="18"/>
              </w:rPr>
              <w:t>ELSE</w:t>
            </w:r>
          </w:p>
          <w:p w:rsidR="00C5031A" w:rsidP="00C5031A" w:rsidRDefault="00C5031A" w14:paraId="6E99580B" wp14:textId="77777777">
            <w:pPr>
              <w:pStyle w:val="TableTextACSSC"/>
              <w:rPr>
                <w:rFonts w:cs="Arial"/>
                <w:sz w:val="18"/>
              </w:rPr>
            </w:pPr>
            <w:r>
              <w:rPr>
                <w:rFonts w:cs="Arial"/>
                <w:sz w:val="18"/>
              </w:rPr>
              <w:t>Map the same name as found in the ‘Prov Name’ business label above (Default).</w:t>
            </w:r>
          </w:p>
          <w:p w:rsidR="00C5031A" w:rsidP="00C5031A" w:rsidRDefault="00C5031A" w14:paraId="756A6F7C" wp14:textId="77777777">
            <w:pPr>
              <w:pStyle w:val="TableTextACSSC"/>
              <w:rPr>
                <w:rFonts w:ascii="Arial" w:hAnsi="Arial" w:cs="Arial"/>
                <w:sz w:val="18"/>
                <w:szCs w:val="18"/>
              </w:rPr>
            </w:pPr>
          </w:p>
          <w:p w:rsidRPr="003F4256" w:rsidR="00C5031A" w:rsidP="00C5031A" w:rsidRDefault="00C5031A" w14:paraId="765960D1" wp14:textId="77777777">
            <w:pPr>
              <w:pStyle w:val="TableText1"/>
              <w:spacing w:before="40" w:after="40"/>
              <w:rPr>
                <w:rStyle w:val="ModernTableText"/>
                <w:rFonts w:cs="Arial"/>
                <w:b/>
                <w:noProof/>
                <w:sz w:val="16"/>
                <w:szCs w:val="17"/>
              </w:rPr>
            </w:pPr>
          </w:p>
        </w:tc>
      </w:tr>
      <w:tr xmlns:wp14="http://schemas.microsoft.com/office/word/2010/wordml" w:rsidRPr="003F4256" w:rsidR="0084366E" w:rsidTr="00C5031A" w14:paraId="6A4FE629" wp14:textId="77777777">
        <w:trPr>
          <w:cantSplit/>
          <w:jc w:val="center"/>
        </w:trPr>
        <w:tc>
          <w:tcPr>
            <w:tcW w:w="397" w:type="pct"/>
            <w:vAlign w:val="center"/>
          </w:tcPr>
          <w:p w:rsidRPr="003F4256" w:rsidR="0084366E" w:rsidP="00D0385C" w:rsidRDefault="0084366E" w14:paraId="64B2D449" wp14:textId="77777777">
            <w:pPr>
              <w:jc w:val="left"/>
              <w:rPr>
                <w:rStyle w:val="BodytextChar"/>
                <w:rFonts w:cs="Arial"/>
                <w:sz w:val="16"/>
                <w:szCs w:val="18"/>
              </w:rPr>
            </w:pPr>
            <w:r w:rsidRPr="003F4256">
              <w:rPr>
                <w:rStyle w:val="BodytextChar"/>
                <w:rFonts w:cs="Arial"/>
                <w:sz w:val="16"/>
                <w:szCs w:val="18"/>
              </w:rPr>
              <w:t>Column</w:t>
            </w:r>
          </w:p>
        </w:tc>
        <w:tc>
          <w:tcPr>
            <w:tcW w:w="476" w:type="pct"/>
            <w:vAlign w:val="center"/>
          </w:tcPr>
          <w:p w:rsidRPr="003F4256" w:rsidR="0084366E" w:rsidP="00D0385C" w:rsidRDefault="0084366E" w14:paraId="6555957F" wp14:textId="77777777">
            <w:pPr>
              <w:spacing w:after="0"/>
              <w:jc w:val="left"/>
              <w:rPr>
                <w:rStyle w:val="BodytextChar"/>
                <w:rFonts w:cs="Arial"/>
                <w:sz w:val="16"/>
                <w:szCs w:val="18"/>
              </w:rPr>
            </w:pPr>
            <w:r w:rsidRPr="003F4256">
              <w:rPr>
                <w:rStyle w:val="BodytextChar"/>
                <w:rFonts w:cs="Arial"/>
                <w:sz w:val="16"/>
                <w:szCs w:val="18"/>
              </w:rPr>
              <w:t>Member Medicaid ID#</w:t>
            </w:r>
          </w:p>
          <w:p w:rsidRPr="003F4256" w:rsidR="0084366E" w:rsidP="00D0385C" w:rsidRDefault="0084366E" w14:paraId="3BEE6F59" wp14:textId="77777777">
            <w:pPr>
              <w:spacing w:before="40" w:after="40"/>
              <w:jc w:val="left"/>
              <w:rPr>
                <w:rStyle w:val="BodytextChar"/>
                <w:rFonts w:cs="Arial"/>
                <w:sz w:val="16"/>
                <w:szCs w:val="18"/>
              </w:rPr>
            </w:pPr>
          </w:p>
        </w:tc>
        <w:tc>
          <w:tcPr>
            <w:tcW w:w="772" w:type="pct"/>
            <w:gridSpan w:val="2"/>
            <w:vAlign w:val="center"/>
          </w:tcPr>
          <w:p w:rsidRPr="00874B66" w:rsidR="0084366E" w:rsidP="00D0385C" w:rsidRDefault="0084366E" w14:paraId="540188DB" wp14:textId="77777777">
            <w:pPr>
              <w:spacing w:before="40" w:after="40"/>
              <w:jc w:val="left"/>
              <w:rPr>
                <w:rStyle w:val="BodytextChar"/>
                <w:rFonts w:cs="Arial"/>
                <w:sz w:val="16"/>
                <w:szCs w:val="18"/>
              </w:rPr>
            </w:pPr>
            <w:r w:rsidRPr="00874B66">
              <w:rPr>
                <w:rStyle w:val="BodytextChar"/>
                <w:rFonts w:cs="Arial"/>
                <w:sz w:val="16"/>
                <w:szCs w:val="18"/>
              </w:rPr>
              <w:t>Member Current Alternate Identification.</w:t>
            </w:r>
          </w:p>
          <w:p w:rsidRPr="00DF6897" w:rsidR="0084366E" w:rsidP="00D0385C" w:rsidRDefault="0084366E" w14:paraId="0072FBE1" wp14:textId="77777777">
            <w:pPr>
              <w:spacing w:before="40" w:after="40"/>
              <w:jc w:val="left"/>
              <w:rPr>
                <w:rStyle w:val="BodytextChar"/>
                <w:rFonts w:cs="Arial"/>
                <w:sz w:val="16"/>
                <w:szCs w:val="18"/>
                <w:highlight w:val="yellow"/>
              </w:rPr>
            </w:pPr>
            <w:r w:rsidRPr="00874B66">
              <w:rPr>
                <w:rStyle w:val="BodytextChar"/>
                <w:rFonts w:cs="Arial"/>
                <w:sz w:val="16"/>
                <w:szCs w:val="18"/>
              </w:rPr>
              <w:t>This number identified a member (MBR) to the system</w:t>
            </w:r>
          </w:p>
        </w:tc>
        <w:tc>
          <w:tcPr>
            <w:tcW w:w="1438" w:type="pct"/>
            <w:vAlign w:val="center"/>
          </w:tcPr>
          <w:p w:rsidRPr="00DF6897" w:rsidR="0084366E" w:rsidP="00D0385C" w:rsidRDefault="0084366E" w14:paraId="323C2D02" wp14:textId="77777777">
            <w:pPr>
              <w:spacing w:before="40" w:after="40"/>
              <w:jc w:val="left"/>
              <w:rPr>
                <w:rStyle w:val="BodytextChar"/>
                <w:rFonts w:cs="Arial"/>
                <w:sz w:val="16"/>
                <w:szCs w:val="18"/>
                <w:highlight w:val="yellow"/>
              </w:rPr>
            </w:pPr>
            <w:r w:rsidRPr="00874B66">
              <w:rPr>
                <w:rStyle w:val="BodytextChar"/>
                <w:rFonts w:cs="Arial"/>
                <w:sz w:val="16"/>
                <w:szCs w:val="18"/>
              </w:rPr>
              <w:t>A_HDR_TB</w:t>
            </w:r>
          </w:p>
        </w:tc>
        <w:tc>
          <w:tcPr>
            <w:tcW w:w="1055" w:type="pct"/>
            <w:gridSpan w:val="2"/>
            <w:vAlign w:val="center"/>
          </w:tcPr>
          <w:p w:rsidRPr="00DF6897" w:rsidR="0084366E" w:rsidP="00D0385C" w:rsidRDefault="0084366E" w14:paraId="52DAFC2D" wp14:textId="77777777">
            <w:pPr>
              <w:spacing w:before="40" w:after="40"/>
              <w:jc w:val="left"/>
              <w:rPr>
                <w:rStyle w:val="BodytextChar"/>
                <w:rFonts w:cs="Arial"/>
                <w:sz w:val="16"/>
                <w:szCs w:val="18"/>
                <w:highlight w:val="yellow"/>
              </w:rPr>
            </w:pPr>
            <w:r w:rsidRPr="00874B66">
              <w:rPr>
                <w:rStyle w:val="BodytextChar"/>
                <w:rFonts w:cs="Arial"/>
                <w:sz w:val="16"/>
                <w:szCs w:val="18"/>
              </w:rPr>
              <w:t>A_SUBM_MBR_ALT_ID</w:t>
            </w:r>
          </w:p>
        </w:tc>
        <w:tc>
          <w:tcPr>
            <w:tcW w:w="862" w:type="pct"/>
            <w:vAlign w:val="center"/>
          </w:tcPr>
          <w:p w:rsidRPr="003F4256" w:rsidR="0084366E" w:rsidP="00D0385C" w:rsidRDefault="0084366E" w14:paraId="4D8F2C3F" wp14:textId="77777777">
            <w:pPr>
              <w:pStyle w:val="TableText1"/>
              <w:spacing w:before="40" w:after="40"/>
              <w:rPr>
                <w:rStyle w:val="BodytextChar"/>
                <w:rFonts w:cs="Arial"/>
                <w:spacing w:val="0"/>
                <w:sz w:val="16"/>
                <w:szCs w:val="18"/>
              </w:rPr>
            </w:pPr>
          </w:p>
        </w:tc>
      </w:tr>
      <w:tr xmlns:wp14="http://schemas.microsoft.com/office/word/2010/wordml" w:rsidRPr="003F4256" w:rsidR="0084366E" w:rsidTr="00C5031A" w14:paraId="78485358" wp14:textId="77777777">
        <w:trPr>
          <w:cantSplit/>
          <w:trHeight w:val="3174"/>
          <w:jc w:val="center"/>
        </w:trPr>
        <w:tc>
          <w:tcPr>
            <w:tcW w:w="397" w:type="pct"/>
            <w:vAlign w:val="center"/>
          </w:tcPr>
          <w:p w:rsidRPr="00807FD9" w:rsidR="0084366E" w:rsidP="00D0385C" w:rsidRDefault="0084366E" w14:paraId="31D9EEC5" wp14:textId="77777777">
            <w:pPr>
              <w:jc w:val="left"/>
              <w:rPr>
                <w:rStyle w:val="BodytextChar"/>
                <w:rFonts w:cs="Arial"/>
                <w:sz w:val="16"/>
                <w:szCs w:val="18"/>
              </w:rPr>
            </w:pPr>
            <w:r w:rsidRPr="00807FD9">
              <w:rPr>
                <w:rStyle w:val="BodytextChar"/>
                <w:rFonts w:cs="Arial"/>
                <w:sz w:val="16"/>
                <w:szCs w:val="18"/>
              </w:rPr>
              <w:t>Column</w:t>
            </w:r>
          </w:p>
        </w:tc>
        <w:tc>
          <w:tcPr>
            <w:tcW w:w="476" w:type="pct"/>
            <w:vAlign w:val="center"/>
          </w:tcPr>
          <w:p w:rsidRPr="00807FD9" w:rsidR="0084366E" w:rsidP="00D0385C" w:rsidRDefault="0084366E" w14:paraId="724C2569" wp14:textId="77777777">
            <w:pPr>
              <w:spacing w:after="0"/>
              <w:jc w:val="left"/>
              <w:rPr>
                <w:rStyle w:val="BodytextChar"/>
                <w:rFonts w:cs="Arial"/>
                <w:sz w:val="16"/>
                <w:szCs w:val="18"/>
              </w:rPr>
            </w:pPr>
            <w:r w:rsidRPr="00807FD9">
              <w:rPr>
                <w:rStyle w:val="BodytextChar"/>
                <w:rFonts w:cs="Arial"/>
                <w:sz w:val="16"/>
                <w:szCs w:val="18"/>
              </w:rPr>
              <w:t>Member Name</w:t>
            </w:r>
          </w:p>
          <w:p w:rsidRPr="00807FD9" w:rsidR="0084366E" w:rsidP="00D0385C" w:rsidRDefault="0084366E" w14:paraId="47ED8F16" wp14:textId="77777777">
            <w:pPr>
              <w:pStyle w:val="TableText"/>
              <w:rPr>
                <w:rStyle w:val="BodytextChar"/>
                <w:sz w:val="16"/>
                <w:szCs w:val="18"/>
              </w:rPr>
            </w:pPr>
          </w:p>
        </w:tc>
        <w:tc>
          <w:tcPr>
            <w:tcW w:w="772" w:type="pct"/>
            <w:gridSpan w:val="2"/>
            <w:vAlign w:val="center"/>
          </w:tcPr>
          <w:p w:rsidRPr="00807FD9" w:rsidR="0084366E" w:rsidP="00D0385C" w:rsidRDefault="0084366E" w14:paraId="6EDC888E" wp14:textId="77777777">
            <w:pPr>
              <w:jc w:val="left"/>
              <w:rPr>
                <w:rStyle w:val="BodytextChar"/>
                <w:rFonts w:cs="Arial"/>
                <w:sz w:val="16"/>
                <w:szCs w:val="18"/>
              </w:rPr>
            </w:pPr>
            <w:r w:rsidRPr="00807FD9">
              <w:rPr>
                <w:rStyle w:val="BodytextChar"/>
                <w:rFonts w:cs="Arial"/>
                <w:sz w:val="16"/>
                <w:szCs w:val="18"/>
              </w:rPr>
              <w:t>Member Name Full.</w:t>
            </w:r>
          </w:p>
          <w:p w:rsidRPr="00807FD9" w:rsidR="0084366E" w:rsidP="00D0385C" w:rsidRDefault="0084366E" w14:paraId="26228830" wp14:textId="77777777">
            <w:pPr>
              <w:jc w:val="left"/>
              <w:rPr>
                <w:rStyle w:val="BodytextChar"/>
                <w:rFonts w:cs="Arial"/>
                <w:sz w:val="16"/>
                <w:szCs w:val="18"/>
              </w:rPr>
            </w:pPr>
            <w:r w:rsidRPr="00807FD9">
              <w:rPr>
                <w:rStyle w:val="BodytextChar"/>
                <w:rFonts w:cs="Arial"/>
                <w:sz w:val="16"/>
                <w:szCs w:val="18"/>
              </w:rPr>
              <w:t>This field consists of the following concatenated:</w:t>
            </w:r>
          </w:p>
          <w:p w:rsidRPr="00807FD9" w:rsidR="0084366E" w:rsidP="00D0385C" w:rsidRDefault="0084366E" w14:paraId="4CC403E7" wp14:textId="77777777">
            <w:pPr>
              <w:numPr>
                <w:ilvl w:val="0"/>
                <w:numId w:val="17"/>
              </w:numPr>
              <w:spacing w:after="0"/>
              <w:jc w:val="left"/>
              <w:rPr>
                <w:rStyle w:val="BodytextChar"/>
                <w:rFonts w:cs="Arial"/>
                <w:sz w:val="16"/>
                <w:szCs w:val="18"/>
              </w:rPr>
            </w:pPr>
            <w:r w:rsidRPr="00807FD9">
              <w:rPr>
                <w:rStyle w:val="BodytextChar"/>
                <w:rFonts w:cs="Arial"/>
                <w:sz w:val="16"/>
                <w:szCs w:val="18"/>
              </w:rPr>
              <w:t>Member Last Name</w:t>
            </w:r>
          </w:p>
          <w:p w:rsidRPr="00807FD9" w:rsidR="0084366E" w:rsidP="00D0385C" w:rsidRDefault="0084366E" w14:paraId="35BCDED4" wp14:textId="77777777">
            <w:pPr>
              <w:numPr>
                <w:ilvl w:val="0"/>
                <w:numId w:val="17"/>
              </w:numPr>
              <w:spacing w:after="0"/>
              <w:jc w:val="left"/>
              <w:rPr>
                <w:rStyle w:val="BodytextChar"/>
                <w:rFonts w:cs="Arial"/>
                <w:sz w:val="16"/>
                <w:szCs w:val="18"/>
              </w:rPr>
            </w:pPr>
            <w:r w:rsidRPr="00807FD9">
              <w:rPr>
                <w:rStyle w:val="BodytextChar"/>
                <w:rFonts w:cs="Arial"/>
                <w:sz w:val="16"/>
                <w:szCs w:val="18"/>
              </w:rPr>
              <w:t>Member Suffix</w:t>
            </w:r>
          </w:p>
          <w:p w:rsidRPr="00807FD9" w:rsidR="0084366E" w:rsidP="00D0385C" w:rsidRDefault="0084366E" w14:paraId="0BE491EF" wp14:textId="77777777">
            <w:pPr>
              <w:numPr>
                <w:ilvl w:val="0"/>
                <w:numId w:val="17"/>
              </w:numPr>
              <w:spacing w:after="0"/>
              <w:jc w:val="left"/>
              <w:rPr>
                <w:rStyle w:val="BodytextChar"/>
                <w:rFonts w:cs="Arial"/>
                <w:sz w:val="16"/>
                <w:szCs w:val="18"/>
              </w:rPr>
            </w:pPr>
            <w:r w:rsidRPr="00807FD9">
              <w:rPr>
                <w:rStyle w:val="BodytextChar"/>
                <w:rFonts w:cs="Arial"/>
                <w:sz w:val="16"/>
                <w:szCs w:val="18"/>
              </w:rPr>
              <w:t>Member First Name</w:t>
            </w:r>
          </w:p>
          <w:p w:rsidRPr="00807FD9" w:rsidR="0084366E" w:rsidP="00D0385C" w:rsidRDefault="0084366E" w14:paraId="30E8B48E" wp14:textId="77777777">
            <w:pPr>
              <w:numPr>
                <w:ilvl w:val="0"/>
                <w:numId w:val="17"/>
              </w:numPr>
              <w:spacing w:after="0"/>
              <w:jc w:val="left"/>
              <w:rPr>
                <w:rStyle w:val="BodytextChar"/>
                <w:rFonts w:cs="Arial"/>
                <w:sz w:val="16"/>
                <w:szCs w:val="18"/>
              </w:rPr>
            </w:pPr>
            <w:r w:rsidRPr="00807FD9">
              <w:rPr>
                <w:rStyle w:val="BodytextChar"/>
                <w:rFonts w:cs="Arial"/>
                <w:sz w:val="16"/>
                <w:szCs w:val="18"/>
              </w:rPr>
              <w:t>Member Middle Initial</w:t>
            </w:r>
          </w:p>
          <w:p w:rsidRPr="00807FD9" w:rsidR="0084366E" w:rsidP="00D0385C" w:rsidRDefault="0084366E" w14:paraId="56051E44" wp14:textId="77777777">
            <w:pPr>
              <w:spacing w:after="0"/>
              <w:ind w:left="720"/>
              <w:jc w:val="left"/>
              <w:rPr>
                <w:rStyle w:val="BodytextChar"/>
                <w:rFonts w:cs="Arial"/>
                <w:sz w:val="16"/>
                <w:szCs w:val="18"/>
              </w:rPr>
            </w:pPr>
            <w:r w:rsidRPr="00807FD9">
              <w:rPr>
                <w:rStyle w:val="BodytextChar"/>
                <w:rFonts w:cs="Arial"/>
                <w:sz w:val="16"/>
                <w:szCs w:val="18"/>
              </w:rPr>
              <w:t xml:space="preserve"> </w:t>
            </w:r>
          </w:p>
        </w:tc>
        <w:tc>
          <w:tcPr>
            <w:tcW w:w="1438" w:type="pct"/>
            <w:vAlign w:val="center"/>
          </w:tcPr>
          <w:p w:rsidRPr="00807FD9" w:rsidR="0084366E" w:rsidP="00D0385C" w:rsidRDefault="0084366E" w14:paraId="068C10AA" wp14:textId="77777777">
            <w:pPr>
              <w:spacing w:before="40" w:after="40"/>
              <w:jc w:val="left"/>
              <w:rPr>
                <w:rStyle w:val="BodytextChar"/>
                <w:rFonts w:cs="Arial"/>
                <w:sz w:val="16"/>
                <w:szCs w:val="18"/>
              </w:rPr>
            </w:pPr>
            <w:r w:rsidRPr="00807FD9">
              <w:rPr>
                <w:rStyle w:val="BodytextChar"/>
                <w:rFonts w:cs="Arial"/>
                <w:sz w:val="16"/>
                <w:szCs w:val="18"/>
              </w:rPr>
              <w:t>B-DTL-TB</w:t>
            </w:r>
          </w:p>
        </w:tc>
        <w:tc>
          <w:tcPr>
            <w:tcW w:w="1055" w:type="pct"/>
            <w:gridSpan w:val="2"/>
            <w:vAlign w:val="center"/>
          </w:tcPr>
          <w:p w:rsidRPr="003265B1" w:rsidR="0084366E" w:rsidP="00D0385C" w:rsidRDefault="0084366E" w14:paraId="5A93F5E1" wp14:textId="77777777">
            <w:pPr>
              <w:spacing w:before="40" w:after="40"/>
              <w:rPr>
                <w:rStyle w:val="BodytextChar"/>
                <w:rFonts w:cs="Arial"/>
                <w:sz w:val="16"/>
                <w:szCs w:val="18"/>
              </w:rPr>
            </w:pPr>
            <w:r w:rsidRPr="003265B1">
              <w:rPr>
                <w:rStyle w:val="BodytextChar"/>
                <w:rFonts w:cs="Arial"/>
                <w:sz w:val="16"/>
                <w:szCs w:val="18"/>
              </w:rPr>
              <w:t>B_LAST_NAM</w:t>
            </w:r>
          </w:p>
          <w:p w:rsidRPr="003265B1" w:rsidR="0084366E" w:rsidP="00D0385C" w:rsidRDefault="0084366E" w14:paraId="07B53879" wp14:textId="77777777">
            <w:pPr>
              <w:spacing w:before="40" w:after="40"/>
              <w:rPr>
                <w:rStyle w:val="BodytextChar"/>
                <w:rFonts w:cs="Arial"/>
                <w:sz w:val="16"/>
                <w:szCs w:val="18"/>
              </w:rPr>
            </w:pPr>
            <w:r w:rsidRPr="003265B1">
              <w:rPr>
                <w:rStyle w:val="BodytextChar"/>
                <w:rFonts w:cs="Arial"/>
                <w:sz w:val="16"/>
                <w:szCs w:val="18"/>
              </w:rPr>
              <w:t>B_SFX_NAM</w:t>
            </w:r>
          </w:p>
          <w:p w:rsidRPr="003265B1" w:rsidR="0084366E" w:rsidP="00D0385C" w:rsidRDefault="0084366E" w14:paraId="477552C5" wp14:textId="77777777">
            <w:pPr>
              <w:spacing w:before="40" w:after="40"/>
              <w:rPr>
                <w:rStyle w:val="BodytextChar"/>
                <w:rFonts w:cs="Arial"/>
                <w:sz w:val="16"/>
                <w:szCs w:val="18"/>
              </w:rPr>
            </w:pPr>
            <w:r w:rsidRPr="003265B1">
              <w:rPr>
                <w:rStyle w:val="BodytextChar"/>
                <w:rFonts w:cs="Arial"/>
                <w:sz w:val="16"/>
                <w:szCs w:val="18"/>
              </w:rPr>
              <w:t>B_FIRST_NAM</w:t>
            </w:r>
          </w:p>
          <w:p w:rsidRPr="00807FD9" w:rsidR="0084366E" w:rsidP="00D0385C" w:rsidRDefault="0084366E" w14:paraId="7FC3ED3E" wp14:textId="77777777">
            <w:pPr>
              <w:spacing w:before="40" w:after="40"/>
              <w:jc w:val="left"/>
              <w:rPr>
                <w:rStyle w:val="BodytextChar"/>
                <w:rFonts w:cs="Arial"/>
                <w:sz w:val="16"/>
                <w:szCs w:val="18"/>
              </w:rPr>
            </w:pPr>
            <w:r w:rsidRPr="003265B1">
              <w:rPr>
                <w:rStyle w:val="BodytextChar"/>
                <w:rFonts w:cs="Arial"/>
                <w:sz w:val="16"/>
                <w:szCs w:val="18"/>
              </w:rPr>
              <w:t>B_MID_NAM</w:t>
            </w:r>
          </w:p>
        </w:tc>
        <w:tc>
          <w:tcPr>
            <w:tcW w:w="862" w:type="pct"/>
            <w:vAlign w:val="center"/>
          </w:tcPr>
          <w:p w:rsidRPr="00807FD9" w:rsidR="0084366E" w:rsidP="00D0385C" w:rsidRDefault="0084366E" w14:paraId="06240168" wp14:textId="77777777">
            <w:pPr>
              <w:spacing w:before="40" w:after="40"/>
              <w:rPr>
                <w:rStyle w:val="BodytextChar"/>
                <w:rFonts w:cs="Arial"/>
                <w:sz w:val="16"/>
                <w:szCs w:val="18"/>
              </w:rPr>
            </w:pPr>
            <w:r w:rsidRPr="00807FD9">
              <w:rPr>
                <w:rStyle w:val="BodytextChar"/>
                <w:rFonts w:cs="Arial"/>
                <w:sz w:val="16"/>
                <w:szCs w:val="18"/>
              </w:rPr>
              <w:t>Concatenate.</w:t>
            </w:r>
          </w:p>
          <w:p w:rsidRPr="00807FD9" w:rsidR="0084366E" w:rsidP="00D0385C" w:rsidRDefault="0084366E" w14:paraId="65080D9C" wp14:textId="77777777">
            <w:pPr>
              <w:spacing w:before="40" w:after="40"/>
              <w:rPr>
                <w:rStyle w:val="BodytextChar"/>
                <w:rFonts w:cs="Arial"/>
                <w:sz w:val="16"/>
                <w:szCs w:val="18"/>
              </w:rPr>
            </w:pPr>
            <w:r w:rsidRPr="00807FD9">
              <w:rPr>
                <w:rStyle w:val="BodytextChar"/>
                <w:rFonts w:cs="Arial"/>
                <w:sz w:val="16"/>
                <w:szCs w:val="18"/>
              </w:rPr>
              <w:t>Format as:</w:t>
            </w:r>
          </w:p>
          <w:p w:rsidRPr="00807FD9" w:rsidR="0084366E" w:rsidP="00D0385C" w:rsidRDefault="0084366E" w14:paraId="63F5DA36" wp14:textId="77777777">
            <w:pPr>
              <w:pStyle w:val="TableText1"/>
              <w:spacing w:before="40" w:after="40"/>
              <w:rPr>
                <w:rStyle w:val="BodytextChar"/>
                <w:rFonts w:cs="Arial"/>
                <w:spacing w:val="0"/>
                <w:sz w:val="16"/>
                <w:szCs w:val="18"/>
              </w:rPr>
            </w:pPr>
            <w:r w:rsidRPr="00807FD9">
              <w:rPr>
                <w:rStyle w:val="BodytextChar"/>
                <w:rFonts w:cs="Arial"/>
                <w:spacing w:val="0"/>
                <w:sz w:val="16"/>
                <w:szCs w:val="18"/>
              </w:rPr>
              <w:t>LLLLLLLLLLL SSS., FFFFFFFF I.</w:t>
            </w:r>
          </w:p>
        </w:tc>
      </w:tr>
      <w:tr xmlns:wp14="http://schemas.microsoft.com/office/word/2010/wordml" w:rsidRPr="003F4256" w:rsidR="0084366E" w:rsidTr="00C5031A" w14:paraId="3490EA0E" wp14:textId="77777777">
        <w:trPr>
          <w:cantSplit/>
          <w:jc w:val="center"/>
        </w:trPr>
        <w:tc>
          <w:tcPr>
            <w:tcW w:w="397" w:type="pct"/>
            <w:vAlign w:val="center"/>
          </w:tcPr>
          <w:p w:rsidRPr="003F4256" w:rsidR="0084366E" w:rsidP="00D0385C" w:rsidRDefault="0084366E" w14:paraId="66AADE66" wp14:textId="77777777">
            <w:pPr>
              <w:jc w:val="left"/>
              <w:rPr>
                <w:rStyle w:val="BodytextChar"/>
                <w:rFonts w:cs="Arial"/>
                <w:sz w:val="16"/>
                <w:szCs w:val="18"/>
              </w:rPr>
            </w:pPr>
            <w:r w:rsidRPr="003F4256">
              <w:rPr>
                <w:rStyle w:val="BodytextChar"/>
                <w:rFonts w:cs="Arial"/>
                <w:sz w:val="16"/>
                <w:szCs w:val="18"/>
              </w:rPr>
              <w:t>Column</w:t>
            </w:r>
          </w:p>
        </w:tc>
        <w:tc>
          <w:tcPr>
            <w:tcW w:w="476" w:type="pct"/>
            <w:vAlign w:val="center"/>
          </w:tcPr>
          <w:p w:rsidRPr="003F4256" w:rsidR="0084366E" w:rsidP="00D0385C" w:rsidRDefault="0084366E" w14:paraId="3CE9ACEE" wp14:textId="77777777">
            <w:pPr>
              <w:spacing w:after="0"/>
              <w:jc w:val="left"/>
              <w:rPr>
                <w:rStyle w:val="BodytextChar"/>
                <w:rFonts w:cs="Arial"/>
                <w:sz w:val="16"/>
                <w:szCs w:val="18"/>
              </w:rPr>
            </w:pPr>
            <w:r w:rsidRPr="003F4256">
              <w:rPr>
                <w:rStyle w:val="BodytextChar"/>
                <w:rFonts w:cs="Arial"/>
                <w:sz w:val="16"/>
                <w:szCs w:val="18"/>
              </w:rPr>
              <w:t>SA Number</w:t>
            </w:r>
          </w:p>
        </w:tc>
        <w:tc>
          <w:tcPr>
            <w:tcW w:w="772" w:type="pct"/>
            <w:gridSpan w:val="2"/>
            <w:vAlign w:val="center"/>
          </w:tcPr>
          <w:p w:rsidRPr="00874B66" w:rsidR="0084366E" w:rsidP="00D0385C" w:rsidRDefault="0084366E" w14:paraId="3822DC30" wp14:textId="77777777">
            <w:pPr>
              <w:pStyle w:val="TableText"/>
              <w:rPr>
                <w:rStyle w:val="BodytextChar"/>
                <w:sz w:val="16"/>
                <w:szCs w:val="18"/>
              </w:rPr>
            </w:pPr>
            <w:r w:rsidRPr="00874B66">
              <w:rPr>
                <w:rStyle w:val="BodytextChar"/>
                <w:sz w:val="16"/>
                <w:szCs w:val="18"/>
              </w:rPr>
              <w:t>This field displays the SA ID.</w:t>
            </w:r>
          </w:p>
        </w:tc>
        <w:tc>
          <w:tcPr>
            <w:tcW w:w="1438" w:type="pct"/>
            <w:vAlign w:val="center"/>
          </w:tcPr>
          <w:p w:rsidRPr="00874B66" w:rsidR="0084366E" w:rsidP="00D0385C" w:rsidRDefault="0084366E" w14:paraId="6EDD45A2" wp14:textId="77777777">
            <w:pPr>
              <w:spacing w:before="40" w:after="40"/>
              <w:jc w:val="left"/>
              <w:rPr>
                <w:rStyle w:val="BodytextChar"/>
                <w:rFonts w:cs="Arial"/>
                <w:sz w:val="16"/>
                <w:szCs w:val="18"/>
              </w:rPr>
            </w:pPr>
            <w:r w:rsidRPr="00874B66">
              <w:rPr>
                <w:rStyle w:val="BodytextChar"/>
                <w:rFonts w:cs="Arial"/>
                <w:sz w:val="16"/>
                <w:szCs w:val="18"/>
              </w:rPr>
              <w:t>A_</w:t>
            </w:r>
            <w:r>
              <w:rPr>
                <w:rStyle w:val="BodytextChar"/>
                <w:rFonts w:cs="Arial"/>
                <w:sz w:val="16"/>
                <w:szCs w:val="18"/>
              </w:rPr>
              <w:t>HDR</w:t>
            </w:r>
            <w:r w:rsidRPr="00874B66">
              <w:rPr>
                <w:rStyle w:val="BodytextChar"/>
                <w:rFonts w:cs="Arial"/>
                <w:sz w:val="16"/>
                <w:szCs w:val="18"/>
              </w:rPr>
              <w:t>_TB</w:t>
            </w:r>
          </w:p>
        </w:tc>
        <w:tc>
          <w:tcPr>
            <w:tcW w:w="1055" w:type="pct"/>
            <w:gridSpan w:val="2"/>
            <w:vAlign w:val="center"/>
          </w:tcPr>
          <w:p w:rsidRPr="00874B66" w:rsidR="0084366E" w:rsidP="00D0385C" w:rsidRDefault="0084366E" w14:paraId="0753DEFB" wp14:textId="77777777">
            <w:pPr>
              <w:spacing w:before="40" w:after="40"/>
              <w:jc w:val="left"/>
              <w:rPr>
                <w:rStyle w:val="BodytextChar"/>
                <w:rFonts w:cs="Arial"/>
                <w:sz w:val="16"/>
                <w:szCs w:val="18"/>
              </w:rPr>
            </w:pPr>
            <w:r w:rsidRPr="00874B66">
              <w:rPr>
                <w:rStyle w:val="BodytextChar"/>
                <w:rFonts w:cs="Arial"/>
                <w:sz w:val="16"/>
                <w:szCs w:val="18"/>
              </w:rPr>
              <w:t>A_AUTH_ID</w:t>
            </w:r>
          </w:p>
        </w:tc>
        <w:tc>
          <w:tcPr>
            <w:tcW w:w="862" w:type="pct"/>
            <w:vAlign w:val="center"/>
          </w:tcPr>
          <w:p w:rsidRPr="00DF6897" w:rsidR="0084366E" w:rsidP="00D0385C" w:rsidRDefault="0084366E" w14:paraId="30066DAC"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84366E" w:rsidTr="00C5031A" w14:paraId="7D8F26DC" wp14:textId="77777777">
        <w:trPr>
          <w:cantSplit/>
          <w:jc w:val="center"/>
        </w:trPr>
        <w:tc>
          <w:tcPr>
            <w:tcW w:w="397" w:type="pct"/>
            <w:vAlign w:val="center"/>
          </w:tcPr>
          <w:p w:rsidRPr="003F4256" w:rsidR="0084366E" w:rsidP="00D0385C" w:rsidRDefault="0084366E" w14:paraId="499F4643" wp14:textId="77777777">
            <w:pPr>
              <w:jc w:val="left"/>
              <w:rPr>
                <w:rStyle w:val="BodytextChar"/>
                <w:rFonts w:cs="Arial"/>
                <w:sz w:val="16"/>
                <w:szCs w:val="18"/>
              </w:rPr>
            </w:pPr>
            <w:r w:rsidRPr="003F4256">
              <w:rPr>
                <w:rStyle w:val="BodytextChar"/>
                <w:rFonts w:cs="Arial"/>
                <w:sz w:val="16"/>
                <w:szCs w:val="18"/>
              </w:rPr>
              <w:t>Column</w:t>
            </w:r>
          </w:p>
        </w:tc>
        <w:tc>
          <w:tcPr>
            <w:tcW w:w="476" w:type="pct"/>
            <w:vAlign w:val="center"/>
          </w:tcPr>
          <w:p w:rsidRPr="003F4256" w:rsidR="0084366E" w:rsidP="00D0385C" w:rsidRDefault="0084366E" w14:paraId="575747E9" wp14:textId="77777777">
            <w:pPr>
              <w:spacing w:after="0"/>
              <w:jc w:val="left"/>
              <w:rPr>
                <w:rStyle w:val="BodytextChar"/>
                <w:rFonts w:cs="Arial"/>
                <w:sz w:val="16"/>
                <w:szCs w:val="18"/>
              </w:rPr>
            </w:pPr>
            <w:r w:rsidRPr="003F4256">
              <w:rPr>
                <w:rStyle w:val="BodytextChar"/>
                <w:rFonts w:cs="Arial"/>
                <w:sz w:val="16"/>
                <w:szCs w:val="18"/>
              </w:rPr>
              <w:t>Header Status</w:t>
            </w:r>
          </w:p>
          <w:p w:rsidRPr="003F4256" w:rsidR="0084366E" w:rsidP="00D0385C" w:rsidRDefault="0084366E" w14:paraId="6065E8CC" wp14:textId="77777777">
            <w:pPr>
              <w:pStyle w:val="TableText"/>
              <w:rPr>
                <w:rStyle w:val="BodytextChar"/>
                <w:sz w:val="16"/>
                <w:szCs w:val="18"/>
              </w:rPr>
            </w:pPr>
          </w:p>
        </w:tc>
        <w:tc>
          <w:tcPr>
            <w:tcW w:w="772" w:type="pct"/>
            <w:gridSpan w:val="2"/>
            <w:vAlign w:val="center"/>
          </w:tcPr>
          <w:p w:rsidRPr="00874B66" w:rsidR="0084366E" w:rsidP="00D0385C" w:rsidRDefault="0084366E" w14:paraId="1EFCCFA0" wp14:textId="77777777">
            <w:pPr>
              <w:pStyle w:val="TableText"/>
              <w:rPr>
                <w:rStyle w:val="BodytextChar"/>
                <w:sz w:val="16"/>
                <w:szCs w:val="18"/>
              </w:rPr>
            </w:pPr>
            <w:r w:rsidRPr="00874B66">
              <w:rPr>
                <w:rStyle w:val="BodytextChar"/>
                <w:sz w:val="16"/>
                <w:szCs w:val="18"/>
              </w:rPr>
              <w:t>This field displays the line item.</w:t>
            </w:r>
          </w:p>
        </w:tc>
        <w:tc>
          <w:tcPr>
            <w:tcW w:w="1438" w:type="pct"/>
            <w:vAlign w:val="center"/>
          </w:tcPr>
          <w:p w:rsidRPr="00874B66" w:rsidR="0084366E" w:rsidP="00D0385C" w:rsidRDefault="0084366E" w14:paraId="0617C687" wp14:textId="77777777">
            <w:pPr>
              <w:spacing w:before="40" w:after="40"/>
              <w:jc w:val="left"/>
              <w:rPr>
                <w:rStyle w:val="BodytextChar"/>
                <w:rFonts w:cs="Arial"/>
                <w:sz w:val="16"/>
                <w:szCs w:val="18"/>
              </w:rPr>
            </w:pPr>
            <w:r w:rsidRPr="00874B66">
              <w:rPr>
                <w:rStyle w:val="BodytextChar"/>
                <w:rFonts w:cs="Arial"/>
                <w:sz w:val="16"/>
                <w:szCs w:val="18"/>
              </w:rPr>
              <w:t>A_</w:t>
            </w:r>
            <w:r>
              <w:rPr>
                <w:rStyle w:val="BodytextChar"/>
                <w:rFonts w:cs="Arial"/>
                <w:sz w:val="16"/>
                <w:szCs w:val="18"/>
              </w:rPr>
              <w:t>HDR</w:t>
            </w:r>
            <w:r w:rsidRPr="00874B66">
              <w:rPr>
                <w:rStyle w:val="BodytextChar"/>
                <w:rFonts w:cs="Arial"/>
                <w:sz w:val="16"/>
                <w:szCs w:val="18"/>
              </w:rPr>
              <w:t>_TB</w:t>
            </w:r>
          </w:p>
        </w:tc>
        <w:tc>
          <w:tcPr>
            <w:tcW w:w="1055" w:type="pct"/>
            <w:gridSpan w:val="2"/>
            <w:vAlign w:val="center"/>
          </w:tcPr>
          <w:p w:rsidRPr="00874B66" w:rsidR="0084366E" w:rsidP="00D0385C" w:rsidRDefault="0084366E" w14:paraId="175C8F46" wp14:textId="77777777">
            <w:pPr>
              <w:spacing w:before="40" w:after="40"/>
              <w:jc w:val="left"/>
              <w:rPr>
                <w:rStyle w:val="BodytextChar"/>
                <w:rFonts w:cs="Arial"/>
                <w:sz w:val="16"/>
                <w:szCs w:val="18"/>
              </w:rPr>
            </w:pPr>
            <w:r w:rsidRPr="00874B66">
              <w:rPr>
                <w:rStyle w:val="BodytextChar"/>
                <w:rFonts w:cs="Arial"/>
                <w:sz w:val="16"/>
                <w:szCs w:val="18"/>
              </w:rPr>
              <w:t>A_</w:t>
            </w:r>
            <w:r>
              <w:rPr>
                <w:rStyle w:val="BodytextChar"/>
                <w:rFonts w:cs="Arial"/>
                <w:sz w:val="16"/>
                <w:szCs w:val="18"/>
              </w:rPr>
              <w:t>HDR_STAT_CD</w:t>
            </w:r>
          </w:p>
        </w:tc>
        <w:tc>
          <w:tcPr>
            <w:tcW w:w="862" w:type="pct"/>
            <w:vAlign w:val="center"/>
          </w:tcPr>
          <w:p w:rsidRPr="00DF6897" w:rsidR="0084366E" w:rsidP="00D0385C" w:rsidRDefault="0084366E" w14:paraId="1EAEF4B7"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84366E" w:rsidTr="00C5031A" w14:paraId="6B07EAF2" wp14:textId="77777777">
        <w:trPr>
          <w:cantSplit/>
          <w:jc w:val="center"/>
        </w:trPr>
        <w:tc>
          <w:tcPr>
            <w:tcW w:w="397" w:type="pct"/>
            <w:vAlign w:val="center"/>
          </w:tcPr>
          <w:p w:rsidRPr="003F4256" w:rsidR="0084366E" w:rsidP="00D0385C" w:rsidRDefault="0084366E" w14:paraId="6779BD7E" wp14:textId="77777777">
            <w:pPr>
              <w:jc w:val="left"/>
              <w:rPr>
                <w:rStyle w:val="BodytextChar"/>
                <w:rFonts w:cs="Arial"/>
                <w:sz w:val="16"/>
                <w:szCs w:val="18"/>
              </w:rPr>
            </w:pPr>
            <w:r w:rsidRPr="003F4256">
              <w:rPr>
                <w:rStyle w:val="BodytextChar"/>
                <w:rFonts w:cs="Arial"/>
                <w:sz w:val="16"/>
                <w:szCs w:val="18"/>
              </w:rPr>
              <w:t>Column</w:t>
            </w:r>
          </w:p>
        </w:tc>
        <w:tc>
          <w:tcPr>
            <w:tcW w:w="476" w:type="pct"/>
            <w:vAlign w:val="center"/>
          </w:tcPr>
          <w:p w:rsidRPr="003F4256" w:rsidR="0084366E" w:rsidP="00D0385C" w:rsidRDefault="0084366E" w14:paraId="5116A2FF" wp14:textId="77777777">
            <w:pPr>
              <w:pStyle w:val="TableText"/>
              <w:rPr>
                <w:rStyle w:val="BodytextChar"/>
                <w:sz w:val="16"/>
                <w:szCs w:val="18"/>
              </w:rPr>
            </w:pPr>
            <w:r w:rsidRPr="003F4256">
              <w:rPr>
                <w:rStyle w:val="BodytextChar"/>
                <w:sz w:val="16"/>
                <w:szCs w:val="18"/>
              </w:rPr>
              <w:t>SA Received Date</w:t>
            </w:r>
            <w:r w:rsidRPr="003F4256" w:rsidDel="00104EF5">
              <w:rPr>
                <w:rStyle w:val="BodytextChar"/>
                <w:sz w:val="16"/>
                <w:szCs w:val="18"/>
              </w:rPr>
              <w:t xml:space="preserve"> </w:t>
            </w:r>
          </w:p>
        </w:tc>
        <w:tc>
          <w:tcPr>
            <w:tcW w:w="772" w:type="pct"/>
            <w:gridSpan w:val="2"/>
            <w:vAlign w:val="center"/>
          </w:tcPr>
          <w:p w:rsidRPr="00DF6897" w:rsidR="0084366E" w:rsidP="00D0385C" w:rsidRDefault="0084366E" w14:paraId="6E4622F5" wp14:textId="77777777">
            <w:pPr>
              <w:pStyle w:val="TableText"/>
              <w:rPr>
                <w:rStyle w:val="BodytextChar"/>
                <w:color w:val="000000"/>
                <w:sz w:val="16"/>
                <w:szCs w:val="18"/>
                <w:highlight w:val="yellow"/>
              </w:rPr>
            </w:pPr>
            <w:r w:rsidRPr="00807FD9">
              <w:rPr>
                <w:rStyle w:val="BodytextChar"/>
                <w:color w:val="000000"/>
                <w:sz w:val="16"/>
                <w:szCs w:val="18"/>
              </w:rPr>
              <w:t>This field displays the date the SA was received</w:t>
            </w:r>
          </w:p>
        </w:tc>
        <w:tc>
          <w:tcPr>
            <w:tcW w:w="1438" w:type="pct"/>
            <w:vAlign w:val="center"/>
          </w:tcPr>
          <w:p w:rsidRPr="00DF6897" w:rsidR="0084366E" w:rsidP="00D0385C" w:rsidRDefault="0084366E" w14:paraId="2F674A36" wp14:textId="77777777">
            <w:pPr>
              <w:spacing w:before="40" w:after="40"/>
              <w:jc w:val="left"/>
              <w:rPr>
                <w:rStyle w:val="BodytextChar"/>
                <w:rFonts w:cs="Arial"/>
                <w:color w:val="000000"/>
                <w:sz w:val="16"/>
                <w:szCs w:val="18"/>
                <w:highlight w:val="yellow"/>
              </w:rPr>
            </w:pPr>
            <w:r w:rsidRPr="00874B66">
              <w:rPr>
                <w:rStyle w:val="BodytextChar"/>
                <w:rFonts w:cs="Arial"/>
                <w:sz w:val="16"/>
                <w:szCs w:val="18"/>
              </w:rPr>
              <w:t>A_</w:t>
            </w:r>
            <w:r>
              <w:rPr>
                <w:rStyle w:val="BodytextChar"/>
                <w:rFonts w:cs="Arial"/>
                <w:sz w:val="16"/>
                <w:szCs w:val="18"/>
              </w:rPr>
              <w:t>HDR</w:t>
            </w:r>
            <w:r w:rsidRPr="00874B66">
              <w:rPr>
                <w:rStyle w:val="BodytextChar"/>
                <w:rFonts w:cs="Arial"/>
                <w:sz w:val="16"/>
                <w:szCs w:val="18"/>
              </w:rPr>
              <w:t>_TB</w:t>
            </w:r>
          </w:p>
        </w:tc>
        <w:tc>
          <w:tcPr>
            <w:tcW w:w="1055" w:type="pct"/>
            <w:gridSpan w:val="2"/>
            <w:vAlign w:val="center"/>
          </w:tcPr>
          <w:p w:rsidRPr="00DF6897" w:rsidR="0084366E" w:rsidP="00D0385C" w:rsidRDefault="0084366E" w14:paraId="53ABD9F6" wp14:textId="77777777">
            <w:pPr>
              <w:spacing w:before="40" w:after="40"/>
              <w:jc w:val="left"/>
              <w:rPr>
                <w:rStyle w:val="BodytextChar"/>
                <w:rFonts w:cs="Arial"/>
                <w:color w:val="000000"/>
                <w:sz w:val="16"/>
                <w:szCs w:val="18"/>
                <w:highlight w:val="yellow"/>
              </w:rPr>
            </w:pPr>
            <w:r w:rsidRPr="00807FD9">
              <w:rPr>
                <w:rStyle w:val="BodytextChar"/>
                <w:rFonts w:cs="Arial"/>
                <w:color w:val="000000"/>
                <w:sz w:val="16"/>
                <w:szCs w:val="18"/>
              </w:rPr>
              <w:t>A_</w:t>
            </w:r>
            <w:r w:rsidRPr="00807FD9" w:rsidDel="008909C7">
              <w:rPr>
                <w:rStyle w:val="BodytextChar"/>
                <w:rFonts w:cs="Arial"/>
                <w:color w:val="000000"/>
                <w:sz w:val="16"/>
                <w:szCs w:val="18"/>
              </w:rPr>
              <w:t xml:space="preserve"> </w:t>
            </w:r>
            <w:r w:rsidRPr="00807FD9">
              <w:rPr>
                <w:rStyle w:val="BodytextChar"/>
                <w:rFonts w:cs="Arial"/>
                <w:color w:val="000000"/>
                <w:sz w:val="16"/>
                <w:szCs w:val="18"/>
              </w:rPr>
              <w:t>SUB_DT</w:t>
            </w:r>
          </w:p>
        </w:tc>
        <w:tc>
          <w:tcPr>
            <w:tcW w:w="862" w:type="pct"/>
            <w:vAlign w:val="center"/>
          </w:tcPr>
          <w:p w:rsidRPr="00DF6897" w:rsidR="0084366E" w:rsidP="00D0385C" w:rsidRDefault="0084366E" w14:paraId="554EF5F4" wp14:textId="77777777">
            <w:pPr>
              <w:pStyle w:val="TableText1"/>
              <w:spacing w:before="40" w:after="40"/>
              <w:rPr>
                <w:rStyle w:val="BodytextChar"/>
                <w:rFonts w:cs="Arial"/>
                <w:color w:val="000000"/>
                <w:sz w:val="16"/>
                <w:szCs w:val="18"/>
                <w:highlight w:val="yellow"/>
              </w:rPr>
            </w:pPr>
            <w:r w:rsidRPr="00DF6897">
              <w:rPr>
                <w:rStyle w:val="BodytextChar"/>
                <w:rFonts w:cs="Arial"/>
                <w:sz w:val="16"/>
                <w:szCs w:val="18"/>
                <w:highlight w:val="yellow"/>
              </w:rPr>
              <w:t xml:space="preserve"> </w:t>
            </w:r>
          </w:p>
        </w:tc>
      </w:tr>
      <w:tr xmlns:wp14="http://schemas.microsoft.com/office/word/2010/wordml" w:rsidRPr="003F4256" w:rsidR="0084366E" w:rsidTr="00C5031A" w14:paraId="4F005837" wp14:textId="77777777">
        <w:trPr>
          <w:cantSplit/>
          <w:jc w:val="center"/>
        </w:trPr>
        <w:tc>
          <w:tcPr>
            <w:tcW w:w="397" w:type="pct"/>
            <w:tcBorders>
              <w:bottom w:val="single" w:color="616161" w:sz="2" w:space="0"/>
            </w:tcBorders>
            <w:vAlign w:val="center"/>
          </w:tcPr>
          <w:p w:rsidRPr="003F4256" w:rsidR="0084366E" w:rsidP="00D0385C" w:rsidRDefault="0084366E" w14:paraId="4622EDEB" wp14:textId="77777777">
            <w:pPr>
              <w:jc w:val="left"/>
              <w:rPr>
                <w:rStyle w:val="BodytextChar"/>
                <w:rFonts w:cs="Arial"/>
                <w:sz w:val="16"/>
                <w:szCs w:val="18"/>
              </w:rPr>
            </w:pPr>
            <w:r w:rsidRPr="003F4256">
              <w:rPr>
                <w:rStyle w:val="BodytextChar"/>
                <w:rFonts w:cs="Arial"/>
                <w:sz w:val="16"/>
                <w:szCs w:val="18"/>
              </w:rPr>
              <w:t>Column</w:t>
            </w:r>
          </w:p>
        </w:tc>
        <w:tc>
          <w:tcPr>
            <w:tcW w:w="476" w:type="pct"/>
            <w:tcBorders>
              <w:bottom w:val="single" w:color="616161" w:sz="2" w:space="0"/>
            </w:tcBorders>
            <w:vAlign w:val="center"/>
          </w:tcPr>
          <w:p w:rsidRPr="003F4256" w:rsidR="0084366E" w:rsidP="00D0385C" w:rsidRDefault="0084366E" w14:paraId="1331C9CB" wp14:textId="77777777">
            <w:pPr>
              <w:spacing w:before="40" w:after="40"/>
              <w:jc w:val="left"/>
              <w:rPr>
                <w:rStyle w:val="BodytextChar"/>
                <w:rFonts w:cs="Arial"/>
                <w:sz w:val="16"/>
                <w:szCs w:val="18"/>
              </w:rPr>
            </w:pPr>
            <w:r>
              <w:rPr>
                <w:rStyle w:val="BodytextChar"/>
                <w:rFonts w:cs="Arial"/>
                <w:sz w:val="16"/>
                <w:szCs w:val="18"/>
              </w:rPr>
              <w:t>File Name</w:t>
            </w:r>
          </w:p>
        </w:tc>
        <w:tc>
          <w:tcPr>
            <w:tcW w:w="772" w:type="pct"/>
            <w:gridSpan w:val="2"/>
            <w:tcBorders>
              <w:bottom w:val="single" w:color="616161" w:sz="2" w:space="0"/>
            </w:tcBorders>
            <w:vAlign w:val="center"/>
          </w:tcPr>
          <w:p w:rsidRPr="00DF6897" w:rsidR="0084366E" w:rsidP="00D0385C" w:rsidRDefault="0084366E" w14:paraId="446DF8C2" wp14:textId="77777777">
            <w:pPr>
              <w:pStyle w:val="TableText"/>
              <w:rPr>
                <w:rStyle w:val="BodytextChar"/>
                <w:color w:val="000000"/>
                <w:sz w:val="16"/>
                <w:szCs w:val="18"/>
                <w:highlight w:val="yellow"/>
              </w:rPr>
            </w:pPr>
            <w:r w:rsidRPr="00874B66">
              <w:rPr>
                <w:rStyle w:val="BodytextChar"/>
                <w:color w:val="000000"/>
                <w:sz w:val="16"/>
                <w:szCs w:val="18"/>
              </w:rPr>
              <w:t>This is the name assigned to the attachment.</w:t>
            </w:r>
          </w:p>
        </w:tc>
        <w:tc>
          <w:tcPr>
            <w:tcW w:w="1438" w:type="pct"/>
            <w:tcBorders>
              <w:bottom w:val="single" w:color="616161" w:sz="2" w:space="0"/>
            </w:tcBorders>
            <w:vAlign w:val="center"/>
          </w:tcPr>
          <w:p w:rsidRPr="00DF6897" w:rsidR="0084366E" w:rsidP="00D0385C" w:rsidRDefault="0084366E" w14:paraId="40CCF883" wp14:textId="77777777">
            <w:pPr>
              <w:spacing w:before="40" w:after="40"/>
              <w:jc w:val="left"/>
              <w:rPr>
                <w:rStyle w:val="BodytextChar"/>
                <w:rFonts w:cs="Arial"/>
                <w:color w:val="000000"/>
                <w:sz w:val="16"/>
                <w:szCs w:val="18"/>
                <w:highlight w:val="yellow"/>
              </w:rPr>
            </w:pPr>
            <w:r w:rsidRPr="003D692B">
              <w:rPr>
                <w:rStyle w:val="BodytextChar"/>
                <w:rFonts w:cs="Arial"/>
                <w:color w:val="000000"/>
                <w:sz w:val="16"/>
                <w:szCs w:val="18"/>
              </w:rPr>
              <w:t>G_ATTACH_TB</w:t>
            </w:r>
          </w:p>
        </w:tc>
        <w:tc>
          <w:tcPr>
            <w:tcW w:w="1055" w:type="pct"/>
            <w:gridSpan w:val="2"/>
            <w:tcBorders>
              <w:bottom w:val="single" w:color="616161" w:sz="2" w:space="0"/>
            </w:tcBorders>
            <w:vAlign w:val="center"/>
          </w:tcPr>
          <w:p w:rsidRPr="00DF6897" w:rsidR="0084366E" w:rsidP="00D0385C" w:rsidRDefault="0084366E" w14:paraId="6DFA8F4D" wp14:textId="77777777">
            <w:pPr>
              <w:spacing w:before="40" w:after="40"/>
              <w:jc w:val="left"/>
              <w:rPr>
                <w:rStyle w:val="BodytextChar"/>
                <w:rFonts w:cs="Arial"/>
                <w:color w:val="000000"/>
                <w:sz w:val="16"/>
                <w:szCs w:val="18"/>
                <w:highlight w:val="yellow"/>
              </w:rPr>
            </w:pPr>
            <w:r w:rsidRPr="003D692B">
              <w:rPr>
                <w:rStyle w:val="BodytextChar"/>
                <w:rFonts w:cs="Arial"/>
                <w:color w:val="000000"/>
                <w:sz w:val="16"/>
                <w:szCs w:val="18"/>
              </w:rPr>
              <w:t>G_ATTACH_DESC</w:t>
            </w:r>
          </w:p>
        </w:tc>
        <w:tc>
          <w:tcPr>
            <w:tcW w:w="862" w:type="pct"/>
            <w:tcBorders>
              <w:bottom w:val="single" w:color="616161" w:sz="2" w:space="0"/>
            </w:tcBorders>
            <w:vAlign w:val="center"/>
          </w:tcPr>
          <w:p w:rsidR="0084366E" w:rsidP="00D0385C" w:rsidRDefault="0084366E" w14:paraId="5142D1E3" wp14:textId="77777777">
            <w:pPr>
              <w:pStyle w:val="TableText1"/>
              <w:spacing w:before="40" w:after="40"/>
              <w:rPr>
                <w:rStyle w:val="BodytextChar"/>
                <w:rFonts w:cs="Arial"/>
                <w:color w:val="000000"/>
                <w:sz w:val="16"/>
                <w:szCs w:val="18"/>
              </w:rPr>
            </w:pPr>
            <w:r>
              <w:rPr>
                <w:rStyle w:val="BodytextChar"/>
                <w:rFonts w:cs="Arial"/>
                <w:color w:val="000000"/>
                <w:sz w:val="16"/>
                <w:szCs w:val="18"/>
              </w:rPr>
              <w:t>Display G_ATTACH_DESC</w:t>
            </w:r>
          </w:p>
          <w:p w:rsidR="0084366E" w:rsidP="00D0385C" w:rsidRDefault="0084366E" w14:paraId="572D6099" wp14:textId="77777777">
            <w:pPr>
              <w:pStyle w:val="TableText1"/>
              <w:spacing w:before="40" w:after="40"/>
              <w:rPr>
                <w:rStyle w:val="BodytextChar"/>
                <w:rFonts w:cs="Arial"/>
                <w:color w:val="000000"/>
                <w:sz w:val="16"/>
                <w:szCs w:val="18"/>
              </w:rPr>
            </w:pPr>
            <w:r>
              <w:rPr>
                <w:rStyle w:val="BodytextChar"/>
                <w:rFonts w:cs="Arial"/>
                <w:color w:val="000000"/>
                <w:sz w:val="16"/>
                <w:szCs w:val="18"/>
              </w:rPr>
              <w:t xml:space="preserve">Where </w:t>
            </w:r>
          </w:p>
          <w:p w:rsidR="0084366E" w:rsidP="00D0385C" w:rsidRDefault="0084366E" w14:paraId="44A73452" wp14:textId="77777777">
            <w:pPr>
              <w:pStyle w:val="TableText1"/>
              <w:spacing w:before="40" w:after="40"/>
              <w:rPr>
                <w:rStyle w:val="BodytextChar"/>
                <w:rFonts w:cs="Arial"/>
                <w:color w:val="000000"/>
                <w:sz w:val="16"/>
                <w:szCs w:val="18"/>
              </w:rPr>
            </w:pPr>
            <w:r>
              <w:rPr>
                <w:rStyle w:val="BodytextChar"/>
                <w:rFonts w:cs="Arial"/>
                <w:color w:val="000000"/>
                <w:sz w:val="16"/>
                <w:szCs w:val="18"/>
              </w:rPr>
              <w:t>A_ATTACH_TB.</w:t>
            </w:r>
            <w:r w:rsidRPr="003D692B">
              <w:rPr>
                <w:rStyle w:val="BodytextChar"/>
                <w:rFonts w:cs="Arial"/>
                <w:color w:val="000000"/>
                <w:sz w:val="16"/>
                <w:szCs w:val="18"/>
              </w:rPr>
              <w:t>G_ATTACH_SK</w:t>
            </w:r>
            <w:r>
              <w:rPr>
                <w:rStyle w:val="BodytextChar"/>
                <w:rFonts w:cs="Arial"/>
                <w:color w:val="000000"/>
                <w:sz w:val="16"/>
                <w:szCs w:val="18"/>
              </w:rPr>
              <w:t xml:space="preserve"> = G_ATTACH_TB.G_ATTACH_SK</w:t>
            </w:r>
          </w:p>
          <w:p w:rsidR="0084366E" w:rsidP="00D0385C" w:rsidRDefault="0084366E" w14:paraId="616A8910" wp14:textId="77777777">
            <w:pPr>
              <w:pStyle w:val="TableText1"/>
              <w:spacing w:before="40" w:after="40"/>
              <w:rPr>
                <w:rStyle w:val="BodytextChar"/>
                <w:rFonts w:cs="Arial"/>
                <w:color w:val="000000"/>
                <w:sz w:val="16"/>
                <w:szCs w:val="18"/>
              </w:rPr>
            </w:pPr>
          </w:p>
          <w:p w:rsidRPr="00DF6897" w:rsidR="0084366E" w:rsidP="00D0385C" w:rsidRDefault="0084366E" w14:paraId="0AE21BCB" wp14:textId="77777777">
            <w:pPr>
              <w:pStyle w:val="TableText1"/>
              <w:spacing w:before="40" w:after="40"/>
              <w:rPr>
                <w:rStyle w:val="BodytextChar"/>
                <w:rFonts w:cs="Arial"/>
                <w:color w:val="000000"/>
                <w:sz w:val="16"/>
                <w:szCs w:val="18"/>
                <w:highlight w:val="yellow"/>
              </w:rPr>
            </w:pPr>
            <w:r>
              <w:rPr>
                <w:rStyle w:val="BodytextChar"/>
                <w:rFonts w:cs="Arial"/>
                <w:color w:val="000000"/>
                <w:sz w:val="16"/>
                <w:szCs w:val="18"/>
              </w:rPr>
              <w:t>**There may</w:t>
            </w:r>
            <w:r w:rsidRPr="00874B66">
              <w:rPr>
                <w:rStyle w:val="BodytextChar"/>
                <w:rFonts w:cs="Arial"/>
                <w:color w:val="000000"/>
                <w:sz w:val="16"/>
                <w:szCs w:val="18"/>
              </w:rPr>
              <w:t xml:space="preserve"> be multiple </w:t>
            </w:r>
            <w:r>
              <w:rPr>
                <w:rStyle w:val="BodytextChar"/>
                <w:rFonts w:cs="Arial"/>
                <w:color w:val="000000"/>
                <w:sz w:val="16"/>
                <w:szCs w:val="18"/>
              </w:rPr>
              <w:t>Attachment</w:t>
            </w:r>
            <w:r w:rsidRPr="00874B66">
              <w:rPr>
                <w:rStyle w:val="BodytextChar"/>
                <w:rFonts w:cs="Arial"/>
                <w:color w:val="000000"/>
                <w:sz w:val="16"/>
                <w:szCs w:val="18"/>
              </w:rPr>
              <w:t>s</w:t>
            </w:r>
            <w:r>
              <w:rPr>
                <w:rStyle w:val="BodytextChar"/>
                <w:rFonts w:cs="Arial"/>
                <w:color w:val="000000"/>
                <w:sz w:val="16"/>
                <w:szCs w:val="18"/>
              </w:rPr>
              <w:t xml:space="preserve"> (table rows)</w:t>
            </w:r>
            <w:r w:rsidRPr="00874B66">
              <w:rPr>
                <w:rStyle w:val="BodytextChar"/>
                <w:rFonts w:cs="Arial"/>
                <w:color w:val="000000"/>
                <w:sz w:val="16"/>
                <w:szCs w:val="18"/>
              </w:rPr>
              <w:t xml:space="preserve"> in same day.</w:t>
            </w:r>
          </w:p>
        </w:tc>
      </w:tr>
      <w:tr xmlns:wp14="http://schemas.microsoft.com/office/word/2010/wordml" w:rsidR="0084366E" w:rsidTr="00D0385C" w14:paraId="4644CB57" wp14:textId="77777777">
        <w:trPr>
          <w:cantSplit/>
          <w:jc w:val="center"/>
        </w:trPr>
        <w:tc>
          <w:tcPr>
            <w:tcW w:w="5000" w:type="pct"/>
            <w:gridSpan w:val="8"/>
            <w:tcBorders>
              <w:top w:val="single" w:color="616161" w:sz="2" w:space="0"/>
              <w:bottom w:val="single" w:color="616161" w:sz="2" w:space="0"/>
            </w:tcBorders>
            <w:shd w:val="clear" w:color="auto" w:fill="191919"/>
            <w:vAlign w:val="center"/>
          </w:tcPr>
          <w:p w:rsidR="0084366E" w:rsidP="00D0385C" w:rsidRDefault="0084366E" w14:paraId="71C09A49"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84366E" w:rsidTr="00D0385C" w14:paraId="5FF0F300" wp14:textId="77777777">
        <w:trPr>
          <w:cantSplit/>
          <w:jc w:val="center"/>
        </w:trPr>
        <w:tc>
          <w:tcPr>
            <w:tcW w:w="1433" w:type="pct"/>
            <w:gridSpan w:val="3"/>
            <w:tcBorders>
              <w:top w:val="single" w:color="616161" w:sz="2" w:space="0"/>
              <w:bottom w:val="single" w:color="616161" w:sz="2" w:space="0"/>
            </w:tcBorders>
            <w:vAlign w:val="center"/>
          </w:tcPr>
          <w:p w:rsidRPr="00205D93" w:rsidR="0084366E" w:rsidP="00D0385C" w:rsidRDefault="0084366E" w14:paraId="103CFBB8" wp14:textId="77777777">
            <w:pPr>
              <w:pStyle w:val="TableHeading"/>
              <w:spacing w:before="40" w:after="40"/>
              <w:jc w:val="center"/>
              <w:rPr>
                <w:rStyle w:val="ModernTableText"/>
                <w:rFonts w:cs="Arial"/>
                <w:szCs w:val="17"/>
              </w:rPr>
            </w:pPr>
            <w:r w:rsidRPr="00205D93">
              <w:rPr>
                <w:rStyle w:val="ModernTableText"/>
                <w:rFonts w:cs="Arial"/>
                <w:szCs w:val="17"/>
              </w:rPr>
              <w:t>Chart Footnote Label (opt)</w:t>
            </w:r>
          </w:p>
        </w:tc>
        <w:tc>
          <w:tcPr>
            <w:tcW w:w="2040" w:type="pct"/>
            <w:gridSpan w:val="3"/>
            <w:tcBorders>
              <w:top w:val="single" w:color="616161" w:sz="2" w:space="0"/>
              <w:bottom w:val="single" w:color="616161" w:sz="2" w:space="0"/>
            </w:tcBorders>
            <w:vAlign w:val="center"/>
          </w:tcPr>
          <w:p w:rsidRPr="00205D93" w:rsidR="0084366E" w:rsidP="00D0385C" w:rsidRDefault="0084366E" w14:paraId="71A97688"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Description (opt)</w:t>
            </w:r>
          </w:p>
        </w:tc>
        <w:tc>
          <w:tcPr>
            <w:tcW w:w="1527" w:type="pct"/>
            <w:gridSpan w:val="2"/>
            <w:tcBorders>
              <w:top w:val="single" w:color="616161" w:sz="2" w:space="0"/>
              <w:bottom w:val="single" w:color="616161" w:sz="2" w:space="0"/>
            </w:tcBorders>
            <w:vAlign w:val="center"/>
          </w:tcPr>
          <w:p w:rsidRPr="00205D93" w:rsidR="0084366E" w:rsidP="00D0385C" w:rsidRDefault="0084366E" w14:paraId="277B52A0"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Processing Rules (opt)</w:t>
            </w:r>
          </w:p>
        </w:tc>
      </w:tr>
      <w:tr xmlns:wp14="http://schemas.microsoft.com/office/word/2010/wordml" w:rsidR="0084366E" w:rsidTr="00D0385C" w14:paraId="3D4C0869" wp14:textId="77777777">
        <w:trPr>
          <w:cantSplit/>
          <w:jc w:val="center"/>
        </w:trPr>
        <w:tc>
          <w:tcPr>
            <w:tcW w:w="1433" w:type="pct"/>
            <w:gridSpan w:val="3"/>
            <w:tcBorders>
              <w:top w:val="single" w:color="616161" w:sz="2" w:space="0"/>
              <w:bottom w:val="single" w:color="616161" w:sz="2" w:space="0"/>
            </w:tcBorders>
            <w:vAlign w:val="center"/>
          </w:tcPr>
          <w:p w:rsidRPr="00205D93" w:rsidR="0084366E" w:rsidP="00D0385C" w:rsidRDefault="0084366E" w14:paraId="4C8E6C5B"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2040" w:type="pct"/>
            <w:gridSpan w:val="3"/>
            <w:tcBorders>
              <w:top w:val="single" w:color="616161" w:sz="2" w:space="0"/>
              <w:bottom w:val="single" w:color="616161" w:sz="2" w:space="0"/>
            </w:tcBorders>
            <w:vAlign w:val="center"/>
          </w:tcPr>
          <w:p w:rsidRPr="00205D93" w:rsidR="0084366E" w:rsidP="00D0385C" w:rsidRDefault="0084366E" w14:paraId="1AA53CB2"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527" w:type="pct"/>
            <w:gridSpan w:val="2"/>
            <w:tcBorders>
              <w:top w:val="single" w:color="616161" w:sz="2" w:space="0"/>
              <w:bottom w:val="single" w:color="616161" w:sz="2" w:space="0"/>
            </w:tcBorders>
            <w:vAlign w:val="center"/>
          </w:tcPr>
          <w:p w:rsidRPr="00205D93" w:rsidR="0084366E" w:rsidP="00D0385C" w:rsidRDefault="0084366E" w14:paraId="6D147E89"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r>
      <w:tr xmlns:wp14="http://schemas.microsoft.com/office/word/2010/wordml" w:rsidR="0084366E" w:rsidTr="00D0385C" w14:paraId="3315C4E3" wp14:textId="77777777">
        <w:trPr>
          <w:cantSplit/>
          <w:jc w:val="center"/>
        </w:trPr>
        <w:tc>
          <w:tcPr>
            <w:tcW w:w="5000" w:type="pct"/>
            <w:gridSpan w:val="8"/>
            <w:tcBorders>
              <w:top w:val="single" w:color="616161" w:sz="2" w:space="0"/>
              <w:bottom w:val="single" w:color="616161" w:sz="2" w:space="0"/>
            </w:tcBorders>
            <w:shd w:val="clear" w:color="auto" w:fill="191919"/>
            <w:vAlign w:val="center"/>
          </w:tcPr>
          <w:p w:rsidRPr="00205D93" w:rsidR="0084366E" w:rsidP="00D0385C" w:rsidRDefault="0084366E" w14:paraId="5EC5F55F" wp14:textId="77777777">
            <w:pPr>
              <w:pStyle w:val="TableText1"/>
              <w:spacing w:before="40" w:after="40"/>
              <w:jc w:val="center"/>
              <w:rPr>
                <w:rStyle w:val="ModernTableText"/>
                <w:rFonts w:cs="Arial"/>
                <w:bCs/>
                <w:noProof/>
                <w:color w:val="FFFFFF"/>
                <w:szCs w:val="19"/>
              </w:rPr>
            </w:pPr>
            <w:r w:rsidRPr="00205D93">
              <w:rPr>
                <w:rStyle w:val="ModernTableText"/>
                <w:rFonts w:cs="Arial"/>
                <w:bCs/>
                <w:noProof/>
                <w:color w:val="FFFFFF"/>
                <w:szCs w:val="19"/>
              </w:rPr>
              <w:t>Report Footnote (opt)</w:t>
            </w:r>
          </w:p>
        </w:tc>
      </w:tr>
      <w:tr xmlns:wp14="http://schemas.microsoft.com/office/word/2010/wordml" w:rsidR="0084366E" w:rsidTr="00D0385C" w14:paraId="05A8923B" wp14:textId="77777777">
        <w:trPr>
          <w:cantSplit/>
          <w:jc w:val="center"/>
        </w:trPr>
        <w:tc>
          <w:tcPr>
            <w:tcW w:w="1433" w:type="pct"/>
            <w:gridSpan w:val="3"/>
            <w:tcBorders>
              <w:top w:val="single" w:color="616161" w:sz="2" w:space="0"/>
            </w:tcBorders>
            <w:vAlign w:val="center"/>
          </w:tcPr>
          <w:p w:rsidRPr="00205D93" w:rsidR="0084366E" w:rsidP="00D0385C" w:rsidRDefault="0084366E" w14:paraId="4084F893" wp14:textId="77777777">
            <w:pPr>
              <w:pStyle w:val="TableHeading"/>
              <w:spacing w:before="40" w:after="40"/>
              <w:jc w:val="center"/>
              <w:rPr>
                <w:rStyle w:val="ModernTableText"/>
                <w:rFonts w:cs="Arial"/>
                <w:szCs w:val="17"/>
              </w:rPr>
            </w:pPr>
            <w:r w:rsidRPr="00205D93">
              <w:rPr>
                <w:rStyle w:val="ModernTableText"/>
                <w:rFonts w:cs="Arial"/>
                <w:szCs w:val="17"/>
              </w:rPr>
              <w:t>Report Footnote Label (opt)</w:t>
            </w:r>
          </w:p>
        </w:tc>
        <w:tc>
          <w:tcPr>
            <w:tcW w:w="2040" w:type="pct"/>
            <w:gridSpan w:val="3"/>
            <w:tcBorders>
              <w:top w:val="single" w:color="616161" w:sz="2" w:space="0"/>
            </w:tcBorders>
            <w:vAlign w:val="center"/>
          </w:tcPr>
          <w:p w:rsidRPr="00205D93" w:rsidR="0084366E" w:rsidP="00D0385C" w:rsidRDefault="0084366E" w14:paraId="3022C591"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Description (opt)</w:t>
            </w:r>
          </w:p>
        </w:tc>
        <w:tc>
          <w:tcPr>
            <w:tcW w:w="1527" w:type="pct"/>
            <w:gridSpan w:val="2"/>
            <w:tcBorders>
              <w:top w:val="single" w:color="616161" w:sz="2" w:space="0"/>
            </w:tcBorders>
            <w:vAlign w:val="center"/>
          </w:tcPr>
          <w:p w:rsidRPr="00205D93" w:rsidR="0084366E" w:rsidP="00D0385C" w:rsidRDefault="0084366E" w14:paraId="7F94AAEA"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Processing Rules (opt)</w:t>
            </w:r>
          </w:p>
        </w:tc>
      </w:tr>
      <w:tr xmlns:wp14="http://schemas.microsoft.com/office/word/2010/wordml" w:rsidR="0084366E" w:rsidTr="00D0385C" w14:paraId="366BFFE7" wp14:textId="77777777">
        <w:trPr>
          <w:cantSplit/>
          <w:jc w:val="center"/>
        </w:trPr>
        <w:tc>
          <w:tcPr>
            <w:tcW w:w="1433" w:type="pct"/>
            <w:gridSpan w:val="3"/>
            <w:vAlign w:val="center"/>
          </w:tcPr>
          <w:p w:rsidR="0084366E" w:rsidP="00D0385C" w:rsidRDefault="0084366E" w14:paraId="75220007"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2040" w:type="pct"/>
            <w:gridSpan w:val="3"/>
            <w:vAlign w:val="center"/>
          </w:tcPr>
          <w:p w:rsidR="0084366E" w:rsidP="00D0385C" w:rsidRDefault="0084366E" w14:paraId="24A9C161"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1527" w:type="pct"/>
            <w:gridSpan w:val="2"/>
            <w:vAlign w:val="center"/>
          </w:tcPr>
          <w:p w:rsidR="0084366E" w:rsidP="00D0385C" w:rsidRDefault="0084366E" w14:paraId="3C58CDB9"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r>
    </w:tbl>
    <w:p xmlns:wp14="http://schemas.microsoft.com/office/word/2010/wordml" w:rsidR="0084366E" w:rsidP="0084366E" w:rsidRDefault="0084366E" w14:paraId="35642D6F" wp14:textId="77777777"/>
    <w:p xmlns:wp14="http://schemas.microsoft.com/office/word/2010/wordml" w:rsidR="0084366E" w:rsidP="0084366E" w:rsidRDefault="0084366E" w14:paraId="7BE55542" wp14:textId="77777777"/>
    <w:p xmlns:wp14="http://schemas.microsoft.com/office/word/2010/wordml" w:rsidR="0084366E" w:rsidP="0084366E" w:rsidRDefault="0084366E" w14:paraId="51D0BCCE" wp14:textId="77777777"/>
    <w:p xmlns:wp14="http://schemas.microsoft.com/office/word/2010/wordml" w:rsidR="0084366E" w:rsidP="0084366E" w:rsidRDefault="0084366E" w14:paraId="46B030AD" wp14:textId="77777777"/>
    <w:p xmlns:wp14="http://schemas.microsoft.com/office/word/2010/wordml" w:rsidR="0084366E" w:rsidP="0084366E" w:rsidRDefault="0084366E" w14:paraId="308BD3F8" wp14:textId="77777777"/>
    <w:p xmlns:wp14="http://schemas.microsoft.com/office/word/2010/wordml" w:rsidR="0084366E" w:rsidP="0084366E" w:rsidRDefault="0084366E" w14:paraId="5A6F69D5" wp14:textId="77777777"/>
    <w:p xmlns:wp14="http://schemas.microsoft.com/office/word/2010/wordml" w:rsidR="0084366E" w:rsidP="0084366E" w:rsidRDefault="0084366E" w14:paraId="6092BB65" wp14:textId="77777777"/>
    <w:p xmlns:wp14="http://schemas.microsoft.com/office/word/2010/wordml" w:rsidR="0084366E" w:rsidP="0084366E" w:rsidRDefault="0084366E" w14:paraId="3FE8298A" wp14:textId="77777777"/>
    <w:p xmlns:wp14="http://schemas.microsoft.com/office/word/2010/wordml" w:rsidR="0084366E" w:rsidP="0084366E" w:rsidRDefault="0084366E" w14:paraId="2F80DB33" wp14:textId="77777777"/>
    <w:p xmlns:wp14="http://schemas.microsoft.com/office/word/2010/wordml" w:rsidR="0084366E" w:rsidP="0084366E" w:rsidRDefault="0084366E" w14:paraId="71C0DA1D" wp14:textId="77777777"/>
    <w:p xmlns:wp14="http://schemas.microsoft.com/office/word/2010/wordml" w:rsidR="0084366E" w:rsidP="0084366E" w:rsidRDefault="0084366E" w14:paraId="053C55BC" wp14:textId="77777777"/>
    <w:p xmlns:wp14="http://schemas.microsoft.com/office/word/2010/wordml" w:rsidR="0084366E" w:rsidP="0084366E" w:rsidRDefault="0084366E" w14:paraId="5793EE9D" wp14:textId="77777777"/>
    <w:p xmlns:wp14="http://schemas.microsoft.com/office/word/2010/wordml" w:rsidR="0084366E" w:rsidP="0084366E" w:rsidRDefault="0084366E" w14:paraId="01DD48F0" wp14:textId="77777777"/>
    <w:p xmlns:wp14="http://schemas.microsoft.com/office/word/2010/wordml" w:rsidRPr="005652B9" w:rsidR="0084366E" w:rsidP="00D0385C" w:rsidRDefault="0084366E" w14:paraId="168815BA" wp14:textId="77777777">
      <w:pPr>
        <w:pStyle w:val="Heading5"/>
      </w:pPr>
      <w:bookmarkStart w:name="_Toc28897560" w:id="339"/>
      <w:bookmarkStart w:name="_Toc214963361" w:id="340"/>
      <w:r w:rsidRPr="00122EF3">
        <w:t>Report Definition – OPR-SRA-137 - Service Authorization New Attachments to Inbox Report</w:t>
      </w:r>
      <w:bookmarkEnd w:id="339"/>
      <w:bookmarkEnd w:id="340"/>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19"/>
        <w:gridCol w:w="1474"/>
        <w:gridCol w:w="1684"/>
        <w:gridCol w:w="1649"/>
        <w:gridCol w:w="17"/>
        <w:gridCol w:w="1911"/>
        <w:gridCol w:w="2420"/>
        <w:gridCol w:w="302"/>
        <w:gridCol w:w="17"/>
        <w:gridCol w:w="1960"/>
        <w:gridCol w:w="1537"/>
      </w:tblGrid>
      <w:tr xmlns:wp14="http://schemas.microsoft.com/office/word/2010/wordml" w:rsidR="0084366E" w:rsidTr="00D0385C" w14:paraId="4CDC4E1E" wp14:textId="77777777">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Pr="00FF7891" w:rsidR="0084366E" w:rsidP="00D0385C" w:rsidRDefault="0084366E" w14:paraId="6F1FD7A8" wp14:textId="77777777">
            <w:pPr>
              <w:jc w:val="center"/>
              <w:rPr>
                <w:rFonts w:eastAsia="MS Mincho"/>
                <w:szCs w:val="20"/>
              </w:rPr>
            </w:pPr>
            <w:r>
              <w:rPr>
                <w:sz w:val="19"/>
                <w:szCs w:val="19"/>
              </w:rPr>
              <w:br w:type="page"/>
            </w:r>
            <w:r>
              <w:rPr>
                <w:sz w:val="19"/>
                <w:szCs w:val="19"/>
              </w:rPr>
              <w:br w:type="page"/>
            </w:r>
            <w:r>
              <w:rPr>
                <w:sz w:val="19"/>
                <w:szCs w:val="19"/>
              </w:rPr>
              <w:br w:type="page"/>
            </w:r>
            <w:r>
              <w:rPr>
                <w:sz w:val="19"/>
                <w:szCs w:val="19"/>
              </w:rPr>
              <w:br w:type="page"/>
            </w:r>
            <w:r w:rsidRPr="00FF7891">
              <w:rPr>
                <w:rFonts w:eastAsia="MS Mincho"/>
                <w:szCs w:val="20"/>
              </w:rPr>
              <w:t>NH MMIS REPORT DEFINITION</w:t>
            </w:r>
          </w:p>
        </w:tc>
      </w:tr>
      <w:tr xmlns:wp14="http://schemas.microsoft.com/office/word/2010/wordml" w:rsidR="0084366E" w:rsidTr="00D0385C" w14:paraId="0632D32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Borders>
              <w:top w:val="single" w:color="auto" w:sz="4" w:space="0"/>
            </w:tcBorders>
            <w:vAlign w:val="center"/>
          </w:tcPr>
          <w:p w:rsidRPr="00205D93" w:rsidR="0084366E" w:rsidP="00D0385C" w:rsidRDefault="0084366E" w14:paraId="3BD87A9E" wp14:textId="77777777">
            <w:pPr>
              <w:pStyle w:val="TableHeading"/>
              <w:spacing w:before="40" w:after="40"/>
              <w:rPr>
                <w:rStyle w:val="ModernTableText"/>
                <w:noProof/>
                <w:szCs w:val="17"/>
              </w:rPr>
            </w:pPr>
            <w:r w:rsidRPr="00205D93">
              <w:rPr>
                <w:rStyle w:val="ModernTableText"/>
                <w:noProof/>
                <w:szCs w:val="17"/>
              </w:rPr>
              <w:t>Report Type:</w:t>
            </w:r>
          </w:p>
        </w:tc>
        <w:tc>
          <w:tcPr>
            <w:tcW w:w="3995" w:type="pct"/>
            <w:gridSpan w:val="9"/>
            <w:tcBorders>
              <w:top w:val="single" w:color="auto" w:sz="4" w:space="0"/>
            </w:tcBorders>
            <w:vAlign w:val="center"/>
          </w:tcPr>
          <w:p w:rsidRPr="00205D93" w:rsidR="0084366E" w:rsidP="00D0385C" w:rsidRDefault="0084366E" w14:paraId="4F06EDB1"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Standard</w:t>
            </w:r>
            <w:r w:rsidRPr="00205D93">
              <w:rPr>
                <w:rStyle w:val="ModernTableText"/>
                <w:noProof/>
                <w:szCs w:val="17"/>
              </w:rPr>
              <w:tab/>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Customized</w:t>
            </w:r>
          </w:p>
        </w:tc>
      </w:tr>
      <w:tr xmlns:wp14="http://schemas.microsoft.com/office/word/2010/wordml" w:rsidR="0084366E" w:rsidTr="00D0385C" w14:paraId="0E881D8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Borders>
              <w:top w:val="single" w:color="616161" w:sz="2" w:space="0"/>
            </w:tcBorders>
            <w:vAlign w:val="center"/>
          </w:tcPr>
          <w:p w:rsidRPr="00205D93" w:rsidR="0084366E" w:rsidP="00D0385C" w:rsidRDefault="0084366E" w14:paraId="45878DC0" wp14:textId="77777777">
            <w:pPr>
              <w:pStyle w:val="TableHeading"/>
              <w:spacing w:before="40" w:after="40"/>
              <w:rPr>
                <w:rStyle w:val="ModernTableText"/>
                <w:noProof/>
                <w:szCs w:val="17"/>
              </w:rPr>
            </w:pPr>
            <w:r w:rsidRPr="00205D93">
              <w:rPr>
                <w:rStyle w:val="ModernTableText"/>
                <w:noProof/>
                <w:szCs w:val="17"/>
              </w:rPr>
              <w:t>Client Name:</w:t>
            </w:r>
          </w:p>
        </w:tc>
        <w:tc>
          <w:tcPr>
            <w:tcW w:w="3995" w:type="pct"/>
            <w:gridSpan w:val="9"/>
            <w:tcBorders>
              <w:top w:val="single" w:color="616161" w:sz="2" w:space="0"/>
            </w:tcBorders>
            <w:vAlign w:val="center"/>
          </w:tcPr>
          <w:p w:rsidRPr="00205D93" w:rsidR="0084366E" w:rsidP="00D0385C" w:rsidRDefault="0084366E" w14:paraId="270FE010" wp14:textId="77777777">
            <w:pPr>
              <w:pStyle w:val="TableText1"/>
              <w:spacing w:before="40" w:after="40"/>
              <w:rPr>
                <w:rStyle w:val="ModernTableText"/>
                <w:szCs w:val="17"/>
              </w:rPr>
            </w:pPr>
            <w:r w:rsidRPr="00205D93">
              <w:rPr>
                <w:rStyle w:val="ModernTableText"/>
                <w:szCs w:val="17"/>
              </w:rPr>
              <w:t>New Hampshire</w:t>
            </w:r>
          </w:p>
        </w:tc>
      </w:tr>
      <w:tr xmlns:wp14="http://schemas.microsoft.com/office/word/2010/wordml" w:rsidR="0084366E" w:rsidTr="00D0385C" w14:paraId="433792A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Borders>
              <w:top w:val="single" w:color="616161" w:sz="2" w:space="0"/>
            </w:tcBorders>
            <w:vAlign w:val="center"/>
          </w:tcPr>
          <w:p w:rsidRPr="00205D93" w:rsidR="0084366E" w:rsidP="00D0385C" w:rsidRDefault="0084366E" w14:paraId="4EB3A2FD" wp14:textId="77777777">
            <w:pPr>
              <w:pStyle w:val="TableHeading"/>
              <w:spacing w:before="40" w:after="40"/>
              <w:rPr>
                <w:rStyle w:val="ModernTableText"/>
                <w:noProof/>
                <w:szCs w:val="17"/>
              </w:rPr>
            </w:pPr>
            <w:r w:rsidRPr="00205D93">
              <w:rPr>
                <w:rStyle w:val="ModernTableText"/>
                <w:noProof/>
                <w:szCs w:val="17"/>
              </w:rPr>
              <w:t>Client Report ID:</w:t>
            </w:r>
          </w:p>
        </w:tc>
        <w:tc>
          <w:tcPr>
            <w:tcW w:w="3995" w:type="pct"/>
            <w:gridSpan w:val="9"/>
            <w:tcBorders>
              <w:top w:val="single" w:color="616161" w:sz="2" w:space="0"/>
            </w:tcBorders>
            <w:vAlign w:val="center"/>
          </w:tcPr>
          <w:p w:rsidRPr="00205D93" w:rsidR="0084366E" w:rsidP="00D0385C" w:rsidRDefault="0084366E" w14:paraId="4D36055C" wp14:textId="77777777">
            <w:pPr>
              <w:pStyle w:val="TableText1"/>
              <w:spacing w:before="40" w:after="40"/>
              <w:rPr>
                <w:rStyle w:val="ModernTableText"/>
                <w:szCs w:val="17"/>
              </w:rPr>
            </w:pPr>
            <w:r w:rsidRPr="00205D93">
              <w:rPr>
                <w:rStyle w:val="ModernTableText"/>
                <w:szCs w:val="17"/>
              </w:rPr>
              <w:t>OPR-SRA-1</w:t>
            </w:r>
            <w:r>
              <w:rPr>
                <w:rStyle w:val="ModernTableText"/>
                <w:szCs w:val="17"/>
              </w:rPr>
              <w:t>37</w:t>
            </w:r>
          </w:p>
        </w:tc>
      </w:tr>
      <w:tr xmlns:wp14="http://schemas.microsoft.com/office/word/2010/wordml" w:rsidR="0084366E" w:rsidTr="00D0385C" w14:paraId="6CEAFE7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91"/>
          <w:jc w:val="center"/>
        </w:trPr>
        <w:tc>
          <w:tcPr>
            <w:tcW w:w="1005" w:type="pct"/>
            <w:gridSpan w:val="2"/>
            <w:tcBorders>
              <w:top w:val="single" w:color="616161" w:sz="2" w:space="0"/>
            </w:tcBorders>
            <w:vAlign w:val="center"/>
          </w:tcPr>
          <w:p w:rsidRPr="00205D93" w:rsidR="0084366E" w:rsidP="00D0385C" w:rsidRDefault="0084366E" w14:paraId="7F5E1AFB" wp14:textId="77777777">
            <w:pPr>
              <w:pStyle w:val="TableHeading"/>
              <w:spacing w:before="40" w:after="40"/>
              <w:rPr>
                <w:rStyle w:val="ModernTableText"/>
                <w:noProof/>
                <w:szCs w:val="17"/>
              </w:rPr>
            </w:pPr>
            <w:r w:rsidRPr="00205D93">
              <w:rPr>
                <w:rStyle w:val="ModernTableText"/>
                <w:noProof/>
                <w:szCs w:val="17"/>
              </w:rPr>
              <w:t>Client Line Of Business:</w:t>
            </w:r>
          </w:p>
        </w:tc>
        <w:tc>
          <w:tcPr>
            <w:tcW w:w="3995" w:type="pct"/>
            <w:gridSpan w:val="9"/>
            <w:tcBorders>
              <w:top w:val="single" w:color="616161" w:sz="2" w:space="0"/>
            </w:tcBorders>
            <w:vAlign w:val="center"/>
          </w:tcPr>
          <w:p w:rsidRPr="00205D93" w:rsidR="0084366E" w:rsidP="00D0385C" w:rsidRDefault="0084366E" w14:paraId="0AC25561" wp14:textId="77777777">
            <w:pPr>
              <w:pStyle w:val="TableText1"/>
              <w:spacing w:before="40" w:after="40"/>
              <w:rPr>
                <w:rStyle w:val="ModernTableText"/>
                <w:szCs w:val="17"/>
              </w:rPr>
            </w:pPr>
            <w:r w:rsidRPr="00205D93">
              <w:rPr>
                <w:rStyle w:val="ModernTableText"/>
                <w:szCs w:val="17"/>
              </w:rPr>
              <w:t>Medicaid</w:t>
            </w:r>
          </w:p>
        </w:tc>
      </w:tr>
      <w:tr xmlns:wp14="http://schemas.microsoft.com/office/word/2010/wordml" w:rsidR="0084366E" w:rsidTr="00D0385C" w14:paraId="52A1358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64"/>
          <w:jc w:val="center"/>
        </w:trPr>
        <w:tc>
          <w:tcPr>
            <w:tcW w:w="1005" w:type="pct"/>
            <w:gridSpan w:val="2"/>
            <w:tcBorders>
              <w:top w:val="single" w:color="616161" w:sz="2" w:space="0"/>
            </w:tcBorders>
            <w:vAlign w:val="center"/>
          </w:tcPr>
          <w:p w:rsidRPr="00205D93" w:rsidR="0084366E" w:rsidP="00D0385C" w:rsidRDefault="0084366E" w14:paraId="76E6C0BA" wp14:textId="77777777">
            <w:pPr>
              <w:pStyle w:val="TableHeading"/>
              <w:spacing w:before="40" w:after="40"/>
              <w:rPr>
                <w:rStyle w:val="ModernTableText"/>
                <w:noProof/>
                <w:szCs w:val="17"/>
              </w:rPr>
            </w:pPr>
            <w:r w:rsidRPr="00205D93">
              <w:rPr>
                <w:rStyle w:val="ModernTableText"/>
                <w:noProof/>
                <w:szCs w:val="17"/>
              </w:rPr>
              <w:t>Client Division / Department:</w:t>
            </w:r>
          </w:p>
        </w:tc>
        <w:tc>
          <w:tcPr>
            <w:tcW w:w="3995" w:type="pct"/>
            <w:gridSpan w:val="9"/>
            <w:tcBorders>
              <w:top w:val="single" w:color="616161" w:sz="2" w:space="0"/>
            </w:tcBorders>
            <w:vAlign w:val="center"/>
          </w:tcPr>
          <w:p w:rsidRPr="00205D93" w:rsidR="0084366E" w:rsidP="00D0385C" w:rsidRDefault="0084366E" w14:paraId="2E9AA29E" wp14:textId="77777777">
            <w:pPr>
              <w:pStyle w:val="TableText1"/>
              <w:spacing w:before="40" w:after="40"/>
              <w:rPr>
                <w:rStyle w:val="ModernTableText"/>
                <w:szCs w:val="17"/>
              </w:rPr>
            </w:pPr>
            <w:r w:rsidRPr="00205D93">
              <w:rPr>
                <w:rStyle w:val="ModernTableText"/>
                <w:szCs w:val="17"/>
              </w:rPr>
              <w:t>DHHS</w:t>
            </w:r>
          </w:p>
        </w:tc>
      </w:tr>
      <w:tr xmlns:wp14="http://schemas.microsoft.com/office/word/2010/wordml" w:rsidR="0084366E" w:rsidTr="00D0385C" w14:paraId="3581D00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trPr>
        <w:tc>
          <w:tcPr>
            <w:tcW w:w="1005" w:type="pct"/>
            <w:gridSpan w:val="2"/>
            <w:tcBorders>
              <w:top w:val="single" w:color="616161" w:sz="2" w:space="0"/>
              <w:bottom w:val="single" w:color="616161" w:sz="2" w:space="0"/>
            </w:tcBorders>
            <w:vAlign w:val="center"/>
          </w:tcPr>
          <w:p w:rsidRPr="00205D93" w:rsidR="0084366E" w:rsidP="00D0385C" w:rsidRDefault="0084366E" w14:paraId="40688D68" wp14:textId="77777777">
            <w:pPr>
              <w:pStyle w:val="TableHeading"/>
              <w:spacing w:before="40" w:after="40"/>
              <w:rPr>
                <w:rStyle w:val="ModernTableText"/>
                <w:noProof/>
                <w:szCs w:val="17"/>
              </w:rPr>
            </w:pPr>
            <w:r w:rsidRPr="00205D93">
              <w:rPr>
                <w:rStyle w:val="ModernTableText"/>
                <w:noProof/>
                <w:szCs w:val="17"/>
              </w:rPr>
              <w:t>Report Title:</w:t>
            </w:r>
          </w:p>
        </w:tc>
        <w:tc>
          <w:tcPr>
            <w:tcW w:w="3995" w:type="pct"/>
            <w:gridSpan w:val="9"/>
            <w:tcBorders>
              <w:top w:val="single" w:color="616161" w:sz="2" w:space="0"/>
              <w:bottom w:val="single" w:color="616161" w:sz="2" w:space="0"/>
            </w:tcBorders>
            <w:vAlign w:val="center"/>
          </w:tcPr>
          <w:p w:rsidRPr="00E96437" w:rsidR="0084366E" w:rsidP="00D0385C" w:rsidRDefault="0084366E" w14:paraId="5C4A7830" wp14:textId="77777777">
            <w:pPr>
              <w:pStyle w:val="TableText1"/>
              <w:spacing w:before="40" w:after="40"/>
              <w:rPr>
                <w:rStyle w:val="ModernTableText"/>
                <w:szCs w:val="17"/>
              </w:rPr>
            </w:pPr>
            <w:r w:rsidRPr="00E96437">
              <w:rPr>
                <w:rStyle w:val="ModernTableText"/>
              </w:rPr>
              <w:t xml:space="preserve">Service Authorization </w:t>
            </w:r>
            <w:r w:rsidRPr="00584C0F">
              <w:rPr>
                <w:rStyle w:val="ModernTableText"/>
              </w:rPr>
              <w:t>New Attachments to Inbox Report</w:t>
            </w:r>
          </w:p>
        </w:tc>
      </w:tr>
      <w:tr xmlns:wp14="http://schemas.microsoft.com/office/word/2010/wordml" w:rsidR="0084366E" w:rsidTr="00D0385C" w14:paraId="69F2E4B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trPr>
        <w:tc>
          <w:tcPr>
            <w:tcW w:w="1005" w:type="pct"/>
            <w:gridSpan w:val="2"/>
            <w:tcBorders>
              <w:top w:val="single" w:color="616161" w:sz="2" w:space="0"/>
              <w:bottom w:val="single" w:color="616161" w:sz="2" w:space="0"/>
            </w:tcBorders>
            <w:vAlign w:val="center"/>
          </w:tcPr>
          <w:p w:rsidRPr="00205D93" w:rsidR="0084366E" w:rsidP="00D0385C" w:rsidRDefault="0084366E" w14:paraId="530C1C70" wp14:textId="77777777">
            <w:pPr>
              <w:pStyle w:val="TableHeading"/>
              <w:spacing w:before="40" w:after="40"/>
              <w:rPr>
                <w:rStyle w:val="ModernTableText"/>
                <w:noProof/>
                <w:szCs w:val="17"/>
              </w:rPr>
            </w:pPr>
            <w:r w:rsidRPr="00205D93">
              <w:rPr>
                <w:rStyle w:val="ModernTableText"/>
                <w:noProof/>
                <w:szCs w:val="17"/>
              </w:rPr>
              <w:t>Report Description:</w:t>
            </w:r>
          </w:p>
        </w:tc>
        <w:tc>
          <w:tcPr>
            <w:tcW w:w="3995" w:type="pct"/>
            <w:gridSpan w:val="9"/>
            <w:tcBorders>
              <w:top w:val="single" w:color="616161" w:sz="2" w:space="0"/>
              <w:bottom w:val="single" w:color="616161" w:sz="2" w:space="0"/>
            </w:tcBorders>
            <w:vAlign w:val="center"/>
          </w:tcPr>
          <w:p w:rsidRPr="00584C0F" w:rsidR="0084366E" w:rsidP="00D0385C" w:rsidRDefault="0084366E" w14:paraId="70CF27A7" wp14:textId="77777777">
            <w:pPr>
              <w:pStyle w:val="CommentText"/>
              <w:rPr>
                <w:rStyle w:val="ModernTableText"/>
                <w:szCs w:val="17"/>
                <w:highlight w:val="yellow"/>
              </w:rPr>
            </w:pPr>
            <w:r w:rsidRPr="00585E20">
              <w:rPr>
                <w:rStyle w:val="ModernTableText"/>
                <w:szCs w:val="17"/>
              </w:rPr>
              <w:t>This is a standard SA report that will be going to each provider’s INBOX. A separate report will be created for each provider and output into EDMS for later placement into the provider’s Inbox.</w:t>
            </w:r>
            <w:r>
              <w:rPr>
                <w:rStyle w:val="ModernTableText"/>
                <w:szCs w:val="17"/>
              </w:rPr>
              <w:t xml:space="preserve"> </w:t>
            </w:r>
            <w:r w:rsidRPr="00ED5A6F">
              <w:t xml:space="preserve">This report displays SA’s where </w:t>
            </w:r>
            <w:r>
              <w:t xml:space="preserve">attachment </w:t>
            </w:r>
            <w:r w:rsidRPr="00ED5A6F">
              <w:t>activity has occurred on the reporting date</w:t>
            </w:r>
            <w:r>
              <w:t xml:space="preserve"> from internal and provider users.     </w:t>
            </w:r>
          </w:p>
        </w:tc>
      </w:tr>
      <w:tr xmlns:wp14="http://schemas.microsoft.com/office/word/2010/wordml" w:rsidR="0084366E" w:rsidTr="00D0385C" w14:paraId="763D744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84366E" w:rsidP="00D0385C" w:rsidRDefault="0084366E" w14:paraId="42CFF16A" wp14:textId="77777777">
            <w:pPr>
              <w:pStyle w:val="TableHeading"/>
              <w:spacing w:before="40" w:after="40"/>
              <w:rPr>
                <w:rStyle w:val="ModernTableText"/>
                <w:noProof/>
                <w:szCs w:val="17"/>
              </w:rPr>
            </w:pPr>
            <w:r w:rsidRPr="00205D93">
              <w:rPr>
                <w:rStyle w:val="ModernTableText"/>
                <w:noProof/>
                <w:szCs w:val="17"/>
              </w:rPr>
              <w:t>Report Source State Code:</w:t>
            </w:r>
          </w:p>
        </w:tc>
        <w:tc>
          <w:tcPr>
            <w:tcW w:w="3995" w:type="pct"/>
            <w:gridSpan w:val="9"/>
            <w:vAlign w:val="center"/>
          </w:tcPr>
          <w:p w:rsidRPr="00205D93" w:rsidR="0084366E" w:rsidP="00D0385C" w:rsidRDefault="0084366E" w14:paraId="083A57EB" wp14:textId="77777777">
            <w:pPr>
              <w:pStyle w:val="TableText1"/>
              <w:spacing w:before="40" w:after="40"/>
              <w:rPr>
                <w:rStyle w:val="ModernTableText"/>
                <w:szCs w:val="17"/>
              </w:rPr>
            </w:pPr>
            <w:r w:rsidRPr="00205D93">
              <w:rPr>
                <w:rStyle w:val="ModernTableText"/>
                <w:szCs w:val="17"/>
              </w:rPr>
              <w:t>NH</w:t>
            </w:r>
          </w:p>
        </w:tc>
      </w:tr>
      <w:tr xmlns:wp14="http://schemas.microsoft.com/office/word/2010/wordml" w:rsidR="0084366E" w:rsidTr="00D0385C" w14:paraId="335A023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84366E" w:rsidP="00D0385C" w:rsidRDefault="0084366E" w14:paraId="51265C1B" wp14:textId="77777777">
            <w:pPr>
              <w:pStyle w:val="TableHeading"/>
              <w:spacing w:before="40" w:after="40"/>
              <w:rPr>
                <w:rStyle w:val="ModernTableText"/>
                <w:noProof/>
                <w:szCs w:val="17"/>
              </w:rPr>
            </w:pPr>
            <w:r w:rsidRPr="00205D93">
              <w:rPr>
                <w:rStyle w:val="ModernTableText"/>
                <w:noProof/>
                <w:szCs w:val="17"/>
              </w:rPr>
              <w:t>Report Source Type:</w:t>
            </w:r>
          </w:p>
        </w:tc>
        <w:tc>
          <w:tcPr>
            <w:tcW w:w="3995" w:type="pct"/>
            <w:gridSpan w:val="9"/>
            <w:vAlign w:val="center"/>
          </w:tcPr>
          <w:p w:rsidRPr="00B802D1" w:rsidR="0084366E" w:rsidP="00D0385C" w:rsidRDefault="0084366E" w14:paraId="7CBFD28F" wp14:textId="77777777">
            <w:pPr>
              <w:pStyle w:val="TableText1"/>
              <w:spacing w:before="40" w:after="40"/>
              <w:rPr>
                <w:rStyle w:val="ModernTableText"/>
                <w:noProof/>
                <w:szCs w:val="17"/>
              </w:rPr>
            </w:pPr>
            <w:r w:rsidRPr="00B802D1">
              <w:rPr>
                <w:rStyle w:val="ModernTableText"/>
                <w:rFonts w:ascii="Wingdings 2" w:hAnsi="Wingdings 2" w:eastAsia="Wingdings 2" w:cs="Wingdings 2"/>
                <w:noProof/>
                <w:szCs w:val="23"/>
              </w:rPr>
              <w:t>£</w:t>
            </w:r>
            <w:r w:rsidRPr="00B802D1">
              <w:rPr>
                <w:rStyle w:val="ModernTableText"/>
                <w:noProof/>
                <w:szCs w:val="23"/>
              </w:rPr>
              <w:t xml:space="preserve"> </w:t>
            </w:r>
            <w:r w:rsidRPr="00B802D1">
              <w:rPr>
                <w:rStyle w:val="ModernTableText"/>
                <w:noProof/>
                <w:szCs w:val="17"/>
              </w:rPr>
              <w:t>OLTP</w:t>
            </w:r>
            <w:r w:rsidRPr="00B802D1">
              <w:rPr>
                <w:rStyle w:val="ModernTableText"/>
                <w:noProof/>
                <w:szCs w:val="17"/>
              </w:rPr>
              <w:tab/>
            </w:r>
            <w:r w:rsidRPr="00B802D1">
              <w:rPr>
                <w:rStyle w:val="ModernTableText"/>
                <w:noProof/>
                <w:szCs w:val="17"/>
              </w:rPr>
              <w:tab/>
            </w:r>
            <w:r w:rsidRPr="00B802D1">
              <w:rPr>
                <w:rStyle w:val="ModernTableText"/>
                <w:rFonts w:ascii="Wingdings" w:hAnsi="Wingdings" w:eastAsia="Wingdings" w:cs="Wingdings"/>
                <w:noProof/>
                <w:szCs w:val="23"/>
              </w:rPr>
              <w:t>þ</w:t>
            </w:r>
            <w:r w:rsidRPr="00B802D1">
              <w:rPr>
                <w:rStyle w:val="ModernTableText"/>
                <w:noProof/>
                <w:szCs w:val="23"/>
              </w:rPr>
              <w:t xml:space="preserve"> </w:t>
            </w:r>
            <w:r w:rsidRPr="00B802D1">
              <w:rPr>
                <w:rStyle w:val="ModernTableText"/>
                <w:noProof/>
                <w:szCs w:val="17"/>
              </w:rPr>
              <w:t xml:space="preserve">OLAP </w:t>
            </w:r>
          </w:p>
        </w:tc>
      </w:tr>
      <w:tr xmlns:wp14="http://schemas.microsoft.com/office/word/2010/wordml" w:rsidR="0084366E" w:rsidTr="00D0385C" w14:paraId="144F6F7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84366E" w:rsidP="00D0385C" w:rsidRDefault="0084366E" w14:paraId="710B054B" wp14:textId="77777777">
            <w:pPr>
              <w:pStyle w:val="TableHeading"/>
              <w:spacing w:before="40" w:after="40"/>
              <w:rPr>
                <w:rStyle w:val="ModernTableText"/>
                <w:noProof/>
                <w:szCs w:val="17"/>
              </w:rPr>
            </w:pPr>
            <w:r w:rsidRPr="00205D93">
              <w:rPr>
                <w:rStyle w:val="ModernTableText"/>
                <w:noProof/>
                <w:szCs w:val="17"/>
              </w:rPr>
              <w:t>Report Source Type Component:</w:t>
            </w:r>
          </w:p>
        </w:tc>
        <w:tc>
          <w:tcPr>
            <w:tcW w:w="3995" w:type="pct"/>
            <w:gridSpan w:val="9"/>
            <w:vAlign w:val="center"/>
          </w:tcPr>
          <w:p w:rsidRPr="00B802D1" w:rsidR="0084366E" w:rsidP="00D0385C" w:rsidRDefault="0084366E" w14:paraId="4B49F50B" wp14:textId="77777777">
            <w:pPr>
              <w:pStyle w:val="TableText1"/>
              <w:tabs>
                <w:tab w:val="left" w:pos="2052"/>
                <w:tab w:val="left" w:pos="2232"/>
                <w:tab w:val="left" w:pos="4032"/>
                <w:tab w:val="left" w:pos="6012"/>
                <w:tab w:val="left" w:pos="6552"/>
              </w:tabs>
              <w:spacing w:before="40" w:after="40"/>
              <w:rPr>
                <w:rStyle w:val="ModernTableText"/>
                <w:noProof/>
                <w:szCs w:val="17"/>
              </w:rPr>
            </w:pPr>
            <w:r w:rsidRPr="00B802D1">
              <w:rPr>
                <w:rStyle w:val="ModernTableText"/>
                <w:rFonts w:ascii="Wingdings 2" w:hAnsi="Wingdings 2" w:eastAsia="Wingdings 2" w:cs="Wingdings 2"/>
                <w:noProof/>
                <w:szCs w:val="23"/>
              </w:rPr>
              <w:t>£</w:t>
            </w:r>
            <w:r w:rsidRPr="00B802D1">
              <w:rPr>
                <w:rStyle w:val="ModernTableText"/>
                <w:noProof/>
                <w:szCs w:val="17"/>
              </w:rPr>
              <w:t xml:space="preserve"> Provider</w:t>
            </w:r>
            <w:r w:rsidRPr="00B802D1">
              <w:rPr>
                <w:rStyle w:val="ModernTableText"/>
                <w:noProof/>
                <w:szCs w:val="17"/>
              </w:rPr>
              <w:tab/>
            </w:r>
            <w:r w:rsidRPr="00B802D1">
              <w:rPr>
                <w:rStyle w:val="ModernTableText"/>
                <w:noProof/>
                <w:szCs w:val="17"/>
              </w:rPr>
              <w:t xml:space="preserve">  </w:t>
            </w:r>
            <w:r w:rsidRPr="00B802D1">
              <w:rPr>
                <w:rStyle w:val="ModernTableText"/>
                <w:rFonts w:ascii="Wingdings 2" w:hAnsi="Wingdings 2" w:eastAsia="Wingdings 2" w:cs="Wingdings 2"/>
                <w:noProof/>
                <w:szCs w:val="23"/>
              </w:rPr>
              <w:t>£</w:t>
            </w:r>
            <w:r w:rsidRPr="00B802D1">
              <w:rPr>
                <w:rStyle w:val="ModernTableText"/>
                <w:noProof/>
                <w:szCs w:val="23"/>
              </w:rPr>
              <w:t xml:space="preserve"> </w:t>
            </w:r>
            <w:r w:rsidRPr="00B802D1">
              <w:rPr>
                <w:rStyle w:val="ModernTableText"/>
                <w:noProof/>
                <w:szCs w:val="17"/>
              </w:rPr>
              <w:t>Member</w:t>
            </w:r>
            <w:r w:rsidRPr="00B802D1">
              <w:rPr>
                <w:rStyle w:val="ModernTableText"/>
                <w:noProof/>
                <w:szCs w:val="17"/>
              </w:rPr>
              <w:tab/>
            </w:r>
            <w:r w:rsidRPr="00B802D1">
              <w:rPr>
                <w:rStyle w:val="ModernTableText"/>
                <w:rFonts w:ascii="Wingdings" w:hAnsi="Wingdings" w:eastAsia="Wingdings" w:cs="Wingdings"/>
                <w:noProof/>
                <w:szCs w:val="23"/>
              </w:rPr>
              <w:t>þ</w:t>
            </w:r>
            <w:r w:rsidRPr="00B802D1">
              <w:rPr>
                <w:rStyle w:val="ModernTableText"/>
                <w:noProof/>
                <w:szCs w:val="17"/>
              </w:rPr>
              <w:t xml:space="preserve"> Operations</w:t>
            </w:r>
            <w:r w:rsidRPr="00B802D1">
              <w:rPr>
                <w:rStyle w:val="ModernTableText"/>
                <w:noProof/>
                <w:szCs w:val="17"/>
              </w:rPr>
              <w:tab/>
            </w:r>
            <w:r w:rsidRPr="00B802D1">
              <w:rPr>
                <w:rStyle w:val="ModernTableText"/>
                <w:rFonts w:ascii="Wingdings 2" w:hAnsi="Wingdings 2" w:eastAsia="Wingdings 2" w:cs="Wingdings 2"/>
                <w:noProof/>
                <w:szCs w:val="23"/>
              </w:rPr>
              <w:t>£</w:t>
            </w:r>
            <w:r w:rsidRPr="00B802D1">
              <w:rPr>
                <w:rStyle w:val="ModernTableText"/>
                <w:noProof/>
                <w:szCs w:val="23"/>
              </w:rPr>
              <w:t xml:space="preserve"> </w:t>
            </w:r>
            <w:r w:rsidRPr="00B802D1">
              <w:rPr>
                <w:rStyle w:val="ModernTableText"/>
                <w:noProof/>
                <w:szCs w:val="17"/>
              </w:rPr>
              <w:t>Program</w:t>
            </w:r>
          </w:p>
        </w:tc>
      </w:tr>
      <w:tr xmlns:wp14="http://schemas.microsoft.com/office/word/2010/wordml" w:rsidR="0084366E" w:rsidTr="00D0385C" w14:paraId="73B11C9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B802D1" w:rsidR="0084366E" w:rsidP="00D0385C" w:rsidRDefault="0084366E" w14:paraId="06271924" wp14:textId="77777777">
            <w:pPr>
              <w:pStyle w:val="ModernBodyText"/>
              <w:spacing w:before="40" w:after="40"/>
              <w:jc w:val="center"/>
              <w:rPr>
                <w:rStyle w:val="Modern2nd-levelTableheader"/>
                <w:sz w:val="21"/>
                <w:szCs w:val="21"/>
              </w:rPr>
            </w:pPr>
            <w:r w:rsidRPr="00B802D1">
              <w:rPr>
                <w:rStyle w:val="Modern2nd-levelTableheader"/>
                <w:sz w:val="21"/>
                <w:szCs w:val="21"/>
              </w:rPr>
              <w:t>Report Generation</w:t>
            </w:r>
          </w:p>
        </w:tc>
      </w:tr>
      <w:tr xmlns:wp14="http://schemas.microsoft.com/office/word/2010/wordml" w:rsidR="0084366E" w:rsidTr="00D0385C" w14:paraId="4659818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175"/>
          <w:jc w:val="center"/>
        </w:trPr>
        <w:tc>
          <w:tcPr>
            <w:tcW w:w="1005" w:type="pct"/>
            <w:gridSpan w:val="2"/>
            <w:vAlign w:val="center"/>
          </w:tcPr>
          <w:p w:rsidRPr="00205D93" w:rsidR="0084366E" w:rsidP="00D0385C" w:rsidRDefault="0084366E" w14:paraId="435B5829" wp14:textId="77777777">
            <w:pPr>
              <w:pStyle w:val="TableHeading"/>
              <w:spacing w:before="40" w:after="40"/>
              <w:rPr>
                <w:rStyle w:val="ModernTableText"/>
                <w:noProof/>
                <w:szCs w:val="17"/>
              </w:rPr>
            </w:pPr>
            <w:r w:rsidRPr="00205D93">
              <w:rPr>
                <w:rStyle w:val="ModernTableText"/>
                <w:noProof/>
                <w:szCs w:val="17"/>
              </w:rPr>
              <w:t>Report Generated by:</w:t>
            </w:r>
          </w:p>
        </w:tc>
        <w:tc>
          <w:tcPr>
            <w:tcW w:w="3995" w:type="pct"/>
            <w:gridSpan w:val="9"/>
            <w:vAlign w:val="center"/>
          </w:tcPr>
          <w:p w:rsidRPr="00B802D1" w:rsidR="0084366E" w:rsidP="00D0385C" w:rsidRDefault="0084366E" w14:paraId="51AAA023" wp14:textId="77777777">
            <w:pPr>
              <w:pStyle w:val="TableText1"/>
              <w:tabs>
                <w:tab w:val="left" w:pos="2052"/>
                <w:tab w:val="left" w:pos="2232"/>
                <w:tab w:val="left" w:pos="4032"/>
                <w:tab w:val="left" w:pos="6012"/>
                <w:tab w:val="left" w:pos="7812"/>
                <w:tab w:val="left" w:pos="9792"/>
              </w:tabs>
              <w:spacing w:before="40" w:after="40"/>
              <w:rPr>
                <w:rStyle w:val="ModernTableText"/>
                <w:noProof/>
                <w:szCs w:val="17"/>
              </w:rPr>
            </w:pPr>
            <w:r w:rsidRPr="00B802D1">
              <w:rPr>
                <w:rStyle w:val="ModernTableText"/>
                <w:rFonts w:ascii="Wingdings" w:hAnsi="Wingdings" w:eastAsia="Wingdings" w:cs="Wingdings"/>
                <w:noProof/>
                <w:szCs w:val="23"/>
              </w:rPr>
              <w:t>þ</w:t>
            </w:r>
            <w:r w:rsidRPr="00B802D1">
              <w:rPr>
                <w:rStyle w:val="ModernTableText"/>
                <w:noProof/>
                <w:szCs w:val="17"/>
              </w:rPr>
              <w:t xml:space="preserve"> EQR</w:t>
            </w:r>
            <w:r w:rsidRPr="00B802D1">
              <w:rPr>
                <w:rStyle w:val="ModernTableText"/>
                <w:noProof/>
                <w:szCs w:val="17"/>
              </w:rPr>
              <w:tab/>
            </w:r>
            <w:r w:rsidRPr="00B802D1">
              <w:rPr>
                <w:rStyle w:val="ModernTableText"/>
                <w:noProof/>
                <w:szCs w:val="17"/>
              </w:rPr>
              <w:t xml:space="preserve">  </w:t>
            </w:r>
            <w:r w:rsidRPr="00B802D1">
              <w:rPr>
                <w:rStyle w:val="ModernTableText"/>
                <w:rFonts w:ascii="Wingdings 2" w:hAnsi="Wingdings 2" w:eastAsia="Wingdings 2" w:cs="Wingdings 2"/>
                <w:noProof/>
                <w:szCs w:val="23"/>
              </w:rPr>
              <w:t>£</w:t>
            </w:r>
            <w:r w:rsidRPr="00B802D1">
              <w:rPr>
                <w:rStyle w:val="ModernTableText"/>
                <w:noProof/>
                <w:szCs w:val="17"/>
              </w:rPr>
              <w:t xml:space="preserve"> EFADS</w:t>
            </w:r>
            <w:r w:rsidRPr="00B802D1">
              <w:rPr>
                <w:rStyle w:val="ModernTableText"/>
                <w:noProof/>
                <w:szCs w:val="17"/>
              </w:rPr>
              <w:tab/>
            </w:r>
            <w:r w:rsidRPr="00B802D1">
              <w:rPr>
                <w:rStyle w:val="ModernTableText"/>
                <w:rFonts w:ascii="Wingdings 2" w:hAnsi="Wingdings 2" w:eastAsia="Wingdings 2" w:cs="Wingdings 2"/>
                <w:noProof/>
                <w:szCs w:val="23"/>
              </w:rPr>
              <w:t>£</w:t>
            </w:r>
            <w:r w:rsidRPr="00B802D1">
              <w:rPr>
                <w:rStyle w:val="ModernTableText"/>
                <w:noProof/>
                <w:szCs w:val="17"/>
              </w:rPr>
              <w:t xml:space="preserve"> EMAR</w:t>
            </w:r>
            <w:r w:rsidRPr="00B802D1">
              <w:rPr>
                <w:rStyle w:val="ModernTableText"/>
                <w:noProof/>
                <w:szCs w:val="17"/>
              </w:rPr>
              <w:tab/>
            </w:r>
            <w:r w:rsidRPr="00B802D1">
              <w:rPr>
                <w:rStyle w:val="ModernTableText"/>
                <w:rFonts w:ascii="Wingdings 2" w:hAnsi="Wingdings 2" w:eastAsia="Wingdings 2" w:cs="Wingdings 2"/>
                <w:noProof/>
                <w:szCs w:val="23"/>
              </w:rPr>
              <w:t>£</w:t>
            </w:r>
            <w:r w:rsidRPr="00B802D1">
              <w:rPr>
                <w:rStyle w:val="ModernTableText"/>
                <w:noProof/>
                <w:szCs w:val="17"/>
              </w:rPr>
              <w:t xml:space="preserve">  ESUR</w:t>
            </w:r>
            <w:r w:rsidRPr="00B802D1">
              <w:rPr>
                <w:rStyle w:val="ModernTableText"/>
                <w:noProof/>
                <w:szCs w:val="17"/>
              </w:rPr>
              <w:tab/>
            </w:r>
            <w:r w:rsidRPr="00B802D1">
              <w:rPr>
                <w:rStyle w:val="ModernTableText"/>
                <w:rFonts w:ascii="Wingdings 2" w:hAnsi="Wingdings 2" w:eastAsia="Wingdings 2" w:cs="Wingdings 2"/>
                <w:noProof/>
                <w:szCs w:val="23"/>
              </w:rPr>
              <w:t>£</w:t>
            </w:r>
            <w:r w:rsidRPr="00B802D1">
              <w:rPr>
                <w:rStyle w:val="ModernTableText"/>
                <w:noProof/>
                <w:szCs w:val="17"/>
              </w:rPr>
              <w:t xml:space="preserve"> Other – Please explain:  </w:t>
            </w:r>
          </w:p>
        </w:tc>
      </w:tr>
      <w:tr xmlns:wp14="http://schemas.microsoft.com/office/word/2010/wordml" w:rsidR="0084366E" w:rsidTr="00D0385C" w14:paraId="7A0A610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Align w:val="center"/>
          </w:tcPr>
          <w:p w:rsidRPr="00205D93" w:rsidR="0084366E" w:rsidP="00D0385C" w:rsidRDefault="0084366E" w14:paraId="42A4B3F0" wp14:textId="77777777">
            <w:pPr>
              <w:pStyle w:val="TableText1"/>
              <w:spacing w:before="40" w:after="40"/>
              <w:rPr>
                <w:rStyle w:val="ModernTableText"/>
                <w:b/>
                <w:noProof/>
                <w:szCs w:val="17"/>
              </w:rPr>
            </w:pPr>
            <w:r w:rsidRPr="00205D93">
              <w:rPr>
                <w:rStyle w:val="ModernTableText"/>
                <w:b/>
                <w:noProof/>
                <w:szCs w:val="17"/>
              </w:rPr>
              <w:t>Report Screen Tip (optional):</w:t>
            </w:r>
          </w:p>
        </w:tc>
        <w:tc>
          <w:tcPr>
            <w:tcW w:w="3995" w:type="pct"/>
            <w:gridSpan w:val="9"/>
            <w:vAlign w:val="center"/>
          </w:tcPr>
          <w:p w:rsidRPr="00205D93" w:rsidR="0084366E" w:rsidP="00D0385C" w:rsidRDefault="0084366E" w14:paraId="19F3E82D" wp14:textId="77777777">
            <w:pPr>
              <w:pStyle w:val="TableText1"/>
              <w:spacing w:before="40" w:after="40"/>
              <w:rPr>
                <w:rStyle w:val="ModernTableText"/>
                <w:szCs w:val="17"/>
                <w:u w:val="single"/>
              </w:rPr>
            </w:pPr>
          </w:p>
        </w:tc>
      </w:tr>
      <w:tr xmlns:wp14="http://schemas.microsoft.com/office/word/2010/wordml" w:rsidR="0084366E" w:rsidTr="00D0385C" w14:paraId="25AD661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Align w:val="center"/>
          </w:tcPr>
          <w:p w:rsidRPr="00205D93" w:rsidR="0084366E" w:rsidP="00D0385C" w:rsidRDefault="0084366E" w14:paraId="1AF5818B" wp14:textId="77777777">
            <w:pPr>
              <w:pStyle w:val="TableHeading"/>
              <w:spacing w:before="40" w:after="40"/>
              <w:rPr>
                <w:rStyle w:val="ModernTableText"/>
                <w:noProof/>
                <w:szCs w:val="17"/>
              </w:rPr>
            </w:pPr>
            <w:r w:rsidRPr="00205D93">
              <w:rPr>
                <w:rStyle w:val="ModernTableText"/>
                <w:noProof/>
                <w:szCs w:val="17"/>
              </w:rPr>
              <w:t>Report Calendar Type:</w:t>
            </w:r>
          </w:p>
        </w:tc>
        <w:tc>
          <w:tcPr>
            <w:tcW w:w="3995" w:type="pct"/>
            <w:gridSpan w:val="9"/>
            <w:vAlign w:val="center"/>
          </w:tcPr>
          <w:p w:rsidRPr="00205D93" w:rsidR="0084366E" w:rsidP="00D0385C" w:rsidRDefault="0084366E" w14:paraId="51FE8EA3" wp14:textId="77777777">
            <w:pPr>
              <w:pStyle w:val="TableText1"/>
              <w:tabs>
                <w:tab w:val="left" w:pos="2052"/>
                <w:tab w:val="left" w:pos="4032"/>
              </w:tabs>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State Fiscal</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Federal Fiscal</w:t>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17"/>
              </w:rPr>
              <w:t xml:space="preserve"> Calendar</w:t>
            </w:r>
          </w:p>
        </w:tc>
      </w:tr>
      <w:tr xmlns:wp14="http://schemas.microsoft.com/office/word/2010/wordml" w:rsidR="0084366E" w:rsidTr="00D0385C" w14:paraId="7F52A6D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84366E" w:rsidP="00D0385C" w:rsidRDefault="0084366E" w14:paraId="6171C471" wp14:textId="77777777">
            <w:pPr>
              <w:pStyle w:val="TableHeading"/>
              <w:spacing w:before="40" w:after="40"/>
              <w:rPr>
                <w:rStyle w:val="ModernTableText"/>
                <w:noProof/>
                <w:szCs w:val="17"/>
              </w:rPr>
            </w:pPr>
            <w:r w:rsidRPr="00205D93">
              <w:rPr>
                <w:rStyle w:val="ModernTableText"/>
                <w:noProof/>
                <w:szCs w:val="17"/>
              </w:rPr>
              <w:t>Report Frequency Type:</w:t>
            </w:r>
          </w:p>
        </w:tc>
        <w:tc>
          <w:tcPr>
            <w:tcW w:w="585" w:type="pct"/>
          </w:tcPr>
          <w:p w:rsidRPr="00205D93" w:rsidR="0084366E" w:rsidP="00D0385C" w:rsidRDefault="0084366E" w14:paraId="43469A7F"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Scheduled</w:t>
            </w:r>
          </w:p>
          <w:p w:rsidRPr="00205D93" w:rsidR="0084366E" w:rsidP="00D0385C" w:rsidRDefault="0084366E" w14:paraId="3C0956A7"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On Request</w:t>
            </w:r>
          </w:p>
        </w:tc>
        <w:tc>
          <w:tcPr>
            <w:tcW w:w="2084" w:type="pct"/>
            <w:gridSpan w:val="4"/>
            <w:tcBorders>
              <w:top w:val="single" w:color="616161" w:sz="2" w:space="0"/>
              <w:bottom w:val="single" w:color="616161" w:sz="2" w:space="0"/>
              <w:right w:val="nil"/>
            </w:tcBorders>
          </w:tcPr>
          <w:p w:rsidRPr="00205D93" w:rsidR="0084366E" w:rsidP="00D0385C" w:rsidRDefault="0084366E" w14:paraId="47FED53A" wp14:textId="77777777">
            <w:pPr>
              <w:pStyle w:val="TableText1"/>
              <w:spacing w:before="40" w:after="40"/>
              <w:rPr>
                <w:rStyle w:val="ModernTableText"/>
                <w:noProof/>
                <w:szCs w:val="17"/>
              </w:rPr>
            </w:pPr>
            <w:r w:rsidRPr="00205D93">
              <w:rPr>
                <w:rStyle w:val="ModernTableText"/>
                <w:noProof/>
                <w:szCs w:val="17"/>
              </w:rPr>
              <w:t>If scheduled, select timeframe below:</w:t>
            </w:r>
          </w:p>
          <w:p w:rsidRPr="00205D93" w:rsidR="0084366E" w:rsidP="00D0385C" w:rsidRDefault="0084366E" w14:paraId="3B58CFEF" wp14:textId="77777777">
            <w:pPr>
              <w:pStyle w:val="TableText1"/>
              <w:spacing w:before="40" w:after="40"/>
              <w:rPr>
                <w:rStyle w:val="ModernTableText"/>
                <w:noProof/>
                <w:szCs w:val="17"/>
              </w:rPr>
            </w:pPr>
            <w:r w:rsidRPr="00E96437">
              <w:rPr>
                <w:rStyle w:val="ModernTableText"/>
                <w:rFonts w:ascii="Wingdings" w:hAnsi="Wingdings" w:eastAsia="Wingdings" w:cs="Wingdings"/>
                <w:noProof/>
                <w:szCs w:val="23"/>
              </w:rPr>
              <w:t>þ</w:t>
            </w:r>
            <w:r w:rsidRPr="00E96437">
              <w:rPr>
                <w:rStyle w:val="ModernTableText"/>
                <w:noProof/>
                <w:szCs w:val="17"/>
              </w:rPr>
              <w:t xml:space="preserve"> Daily</w:t>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w:t>
            </w:r>
          </w:p>
        </w:tc>
        <w:tc>
          <w:tcPr>
            <w:tcW w:w="1326" w:type="pct"/>
            <w:gridSpan w:val="4"/>
            <w:tcBorders>
              <w:top w:val="single" w:color="616161" w:sz="2" w:space="0"/>
              <w:left w:val="nil"/>
            </w:tcBorders>
          </w:tcPr>
          <w:p w:rsidRPr="00205D93" w:rsidR="0084366E" w:rsidP="00D0385C" w:rsidRDefault="0084366E" w14:paraId="04185394"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0084366E" w:rsidTr="00D0385C" w14:paraId="6922F12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84366E" w:rsidP="00D0385C" w:rsidRDefault="0084366E" w14:paraId="138A83FD" wp14:textId="77777777">
            <w:pPr>
              <w:pStyle w:val="TableHeading"/>
              <w:spacing w:before="40" w:after="40"/>
              <w:rPr>
                <w:rStyle w:val="ModernTableText"/>
                <w:noProof/>
                <w:szCs w:val="17"/>
              </w:rPr>
            </w:pPr>
            <w:r w:rsidRPr="00205D93">
              <w:rPr>
                <w:rStyle w:val="ModernTableText"/>
                <w:noProof/>
                <w:szCs w:val="17"/>
              </w:rPr>
              <w:t>Report Data Accumulation Type:</w:t>
            </w:r>
          </w:p>
        </w:tc>
        <w:tc>
          <w:tcPr>
            <w:tcW w:w="585" w:type="pct"/>
          </w:tcPr>
          <w:p w:rsidRPr="00205D93" w:rsidR="0084366E" w:rsidP="00D0385C" w:rsidRDefault="0084366E" w14:paraId="1A8F9BE7"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Prompt</w:t>
            </w:r>
          </w:p>
        </w:tc>
        <w:tc>
          <w:tcPr>
            <w:tcW w:w="2084" w:type="pct"/>
            <w:gridSpan w:val="4"/>
            <w:tcBorders>
              <w:top w:val="single" w:color="616161" w:sz="2" w:space="0"/>
              <w:right w:val="nil"/>
            </w:tcBorders>
            <w:vAlign w:val="center"/>
          </w:tcPr>
          <w:p w:rsidRPr="00205D93" w:rsidR="0084366E" w:rsidP="00D0385C" w:rsidRDefault="0084366E" w14:paraId="56D86286" wp14:textId="77777777">
            <w:pPr>
              <w:pStyle w:val="TableText1"/>
              <w:spacing w:before="40" w:after="40"/>
              <w:rPr>
                <w:rStyle w:val="ModernTableText"/>
                <w:noProof/>
                <w:szCs w:val="17"/>
              </w:rPr>
            </w:pPr>
            <w:r w:rsidRPr="00205D93">
              <w:rPr>
                <w:rStyle w:val="ModernTableText"/>
                <w:noProof/>
                <w:szCs w:val="17"/>
              </w:rPr>
              <w:t>If no prompt, select report data accumulation type below:</w:t>
            </w:r>
          </w:p>
          <w:p w:rsidRPr="00205D93" w:rsidR="0084366E" w:rsidP="00D0385C" w:rsidRDefault="0084366E" w14:paraId="46E93D76"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Daily  </w:t>
            </w:r>
            <w:r w:rsidRPr="00205D93">
              <w:rPr>
                <w:rStyle w:val="ModernTableText"/>
                <w:rFonts w:ascii="Wingdings 2" w:hAnsi="Wingdings 2" w:eastAsia="Wingdings 2" w:cs="Wingdings 2"/>
                <w:noProof/>
                <w:szCs w:val="23"/>
              </w:rPr>
              <w:t>£</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  </w:t>
            </w:r>
            <w:r w:rsidRPr="00205D93">
              <w:rPr>
                <w:rStyle w:val="ModernTableText"/>
                <w:rFonts w:ascii="Wingdings 2" w:hAnsi="Wingdings 2" w:eastAsia="Wingdings 2" w:cs="Wingdings 2"/>
                <w:noProof/>
                <w:szCs w:val="23"/>
              </w:rPr>
              <w:t>£</w:t>
            </w:r>
            <w:r w:rsidRPr="00205D93">
              <w:rPr>
                <w:rStyle w:val="ModernTableText"/>
                <w:noProof/>
                <w:szCs w:val="17"/>
              </w:rPr>
              <w:t xml:space="preserve"> YTD</w:t>
            </w:r>
          </w:p>
        </w:tc>
        <w:tc>
          <w:tcPr>
            <w:tcW w:w="1326" w:type="pct"/>
            <w:gridSpan w:val="4"/>
            <w:tcBorders>
              <w:top w:val="single" w:color="616161" w:sz="2" w:space="0"/>
              <w:left w:val="nil"/>
            </w:tcBorders>
          </w:tcPr>
          <w:p w:rsidRPr="00205D93" w:rsidR="0084366E" w:rsidP="00D0385C" w:rsidRDefault="0084366E" w14:paraId="41261CC3"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0084366E" w:rsidTr="00D0385C" w14:paraId="5A72141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647"/>
          <w:jc w:val="center"/>
        </w:trPr>
        <w:tc>
          <w:tcPr>
            <w:tcW w:w="1005" w:type="pct"/>
            <w:gridSpan w:val="2"/>
            <w:vMerge w:val="restart"/>
            <w:tcBorders>
              <w:top w:val="single" w:color="616161" w:sz="4" w:space="0"/>
              <w:left w:val="single" w:color="616161" w:sz="4" w:space="0"/>
              <w:right w:val="single" w:color="616161" w:sz="4" w:space="0"/>
            </w:tcBorders>
            <w:vAlign w:val="center"/>
          </w:tcPr>
          <w:p w:rsidRPr="00205D93" w:rsidR="0084366E" w:rsidP="00D0385C" w:rsidRDefault="0084366E" w14:paraId="2B2DA76D" wp14:textId="77777777">
            <w:pPr>
              <w:pStyle w:val="TableText1"/>
              <w:keepNext/>
              <w:spacing w:before="40" w:after="40"/>
              <w:rPr>
                <w:rStyle w:val="ModernTableText"/>
                <w:b/>
                <w:noProof/>
                <w:szCs w:val="17"/>
              </w:rPr>
            </w:pPr>
            <w:r w:rsidRPr="00205D93">
              <w:rPr>
                <w:rStyle w:val="ModernTableText"/>
                <w:b/>
                <w:noProof/>
                <w:szCs w:val="17"/>
              </w:rPr>
              <w:t>Report Selection Criteria:</w:t>
            </w:r>
          </w:p>
        </w:tc>
        <w:tc>
          <w:tcPr>
            <w:tcW w:w="1164" w:type="pct"/>
            <w:gridSpan w:val="3"/>
            <w:tcBorders>
              <w:top w:val="single" w:color="616161" w:sz="4" w:space="0"/>
              <w:left w:val="single" w:color="616161" w:sz="4" w:space="0"/>
              <w:right w:val="single" w:color="616161" w:sz="4" w:space="0"/>
            </w:tcBorders>
            <w:vAlign w:val="center"/>
          </w:tcPr>
          <w:p w:rsidRPr="00205D93" w:rsidR="0084366E" w:rsidP="00D0385C" w:rsidRDefault="0084366E" w14:paraId="5E1FCC9B" wp14:textId="77777777">
            <w:pPr>
              <w:pStyle w:val="TableText1"/>
              <w:keepNext/>
              <w:spacing w:before="40" w:after="40"/>
              <w:jc w:val="center"/>
              <w:rPr>
                <w:rStyle w:val="ModernTableText"/>
                <w:b/>
                <w:noProof/>
                <w:szCs w:val="17"/>
              </w:rPr>
            </w:pPr>
            <w:r w:rsidRPr="00205D93">
              <w:rPr>
                <w:rStyle w:val="ModernTableText"/>
                <w:b/>
                <w:noProof/>
                <w:szCs w:val="17"/>
              </w:rPr>
              <w:t>Report Field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Pr="00205D93" w:rsidR="0084366E" w:rsidP="00D0385C" w:rsidRDefault="0084366E" w14:paraId="3BC2DE53" wp14:textId="77777777">
            <w:pPr>
              <w:pStyle w:val="TableText1"/>
              <w:keepNext/>
              <w:spacing w:before="40" w:after="40"/>
              <w:jc w:val="center"/>
              <w:rPr>
                <w:rStyle w:val="ModernTableText"/>
                <w:b/>
                <w:noProof/>
                <w:szCs w:val="17"/>
              </w:rPr>
            </w:pPr>
            <w:r w:rsidRPr="00205D93">
              <w:rPr>
                <w:rStyle w:val="ModernTableText"/>
                <w:b/>
                <w:noProof/>
                <w:szCs w:val="17"/>
              </w:rPr>
              <w:t>Report Parameters (optional)</w:t>
            </w:r>
          </w:p>
          <w:p w:rsidRPr="00205D93" w:rsidR="0084366E" w:rsidP="00D0385C" w:rsidRDefault="0084366E" w14:paraId="7B0CFD7C" wp14:textId="77777777">
            <w:pPr>
              <w:pStyle w:val="TableText1"/>
              <w:keepNext/>
              <w:spacing w:before="40" w:after="40"/>
              <w:jc w:val="center"/>
              <w:rPr>
                <w:rStyle w:val="ModernTableText"/>
                <w:b/>
                <w:noProof/>
                <w:szCs w:val="17"/>
              </w:rPr>
            </w:pPr>
            <w:r w:rsidRPr="00205D93">
              <w:rPr>
                <w:rStyle w:val="ModernTableText"/>
                <w:b/>
                <w:noProof/>
                <w:szCs w:val="17"/>
                <w:u w:val="single"/>
              </w:rPr>
              <w:t>Note</w:t>
            </w:r>
            <w:r w:rsidRPr="00205D93">
              <w:rPr>
                <w:rStyle w:val="ModernTableText"/>
                <w:b/>
                <w:noProof/>
                <w:szCs w:val="17"/>
              </w:rPr>
              <w:t>:  If populated, Prompt must = No</w:t>
            </w:r>
          </w:p>
        </w:tc>
        <w:tc>
          <w:tcPr>
            <w:tcW w:w="534" w:type="pct"/>
            <w:tcBorders>
              <w:top w:val="single" w:color="616161" w:sz="4" w:space="0"/>
              <w:left w:val="single" w:color="616161" w:sz="4" w:space="0"/>
              <w:bottom w:val="single" w:color="616161" w:sz="4" w:space="0"/>
              <w:right w:val="single" w:color="616161" w:sz="4" w:space="0"/>
            </w:tcBorders>
            <w:vAlign w:val="center"/>
          </w:tcPr>
          <w:p w:rsidRPr="00205D93" w:rsidR="0084366E" w:rsidP="00D0385C" w:rsidRDefault="0084366E" w14:paraId="494CC7FA" wp14:textId="77777777">
            <w:pPr>
              <w:pStyle w:val="TableText1"/>
              <w:keepNext/>
              <w:spacing w:before="40" w:after="40"/>
              <w:jc w:val="center"/>
              <w:rPr>
                <w:rStyle w:val="ModernTableText"/>
                <w:b/>
                <w:noProof/>
                <w:szCs w:val="17"/>
              </w:rPr>
            </w:pPr>
            <w:r w:rsidRPr="00205D93">
              <w:rPr>
                <w:rStyle w:val="ModernTableText"/>
                <w:b/>
                <w:noProof/>
                <w:szCs w:val="17"/>
              </w:rPr>
              <w:t>Prompt</w:t>
            </w:r>
          </w:p>
        </w:tc>
      </w:tr>
      <w:tr xmlns:wp14="http://schemas.microsoft.com/office/word/2010/wordml" w:rsidR="0084366E" w:rsidTr="00D0385C" w14:paraId="7FD78CD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205D93" w:rsidR="0084366E" w:rsidP="00D0385C" w:rsidRDefault="0084366E" w14:paraId="6EA8B16A"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9B7869" w:rsidR="00C5031A" w:rsidP="00C5031A" w:rsidRDefault="00C5031A" w14:paraId="4F4BF9B2" wp14:textId="77777777">
            <w:pPr>
              <w:numPr>
                <w:ilvl w:val="0"/>
                <w:numId w:val="257"/>
              </w:numPr>
              <w:rPr>
                <w:rStyle w:val="ModernTableText"/>
                <w:noProof/>
                <w:spacing w:val="-2"/>
                <w:szCs w:val="18"/>
              </w:rPr>
            </w:pPr>
            <w:r w:rsidRPr="009B7869">
              <w:rPr>
                <w:rStyle w:val="ModernTableText"/>
                <w:noProof/>
                <w:spacing w:val="-2"/>
                <w:szCs w:val="18"/>
              </w:rPr>
              <w:t>SA Hdr Stat Cd – Desc</w:t>
            </w:r>
          </w:p>
          <w:p w:rsidRPr="00BC5A9B" w:rsidR="0084366E" w:rsidP="00D0385C" w:rsidRDefault="0084366E" w14:paraId="0E09748A" wp14:textId="77777777">
            <w:pPr>
              <w:pStyle w:val="TableText1"/>
              <w:keepNext/>
              <w:spacing w:before="40" w:after="40"/>
              <w:rPr>
                <w:rStyle w:val="ModernTableText"/>
                <w:szCs w:val="17"/>
              </w:rPr>
            </w:pPr>
            <w:r w:rsidRPr="00BC5A9B">
              <w:rPr>
                <w:rStyle w:val="ModernTableText"/>
                <w:noProof/>
                <w:sz w:val="17"/>
                <w:szCs w:val="17"/>
              </w:rPr>
              <w:t>A-HDR-TB.A-HDR-STAT-CD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Pr="00BC5A9B" w:rsidR="0084366E" w:rsidP="00D0385C" w:rsidRDefault="0084366E" w14:paraId="3394A0A0" wp14:textId="77777777">
            <w:pPr>
              <w:pStyle w:val="TableText1"/>
              <w:keepNext/>
              <w:spacing w:before="40" w:after="40"/>
              <w:rPr>
                <w:rStyle w:val="ModernTableText"/>
                <w:noProof/>
                <w:szCs w:val="17"/>
              </w:rPr>
            </w:pPr>
            <w:r w:rsidRPr="00BC5A9B">
              <w:rPr>
                <w:rStyle w:val="ModernTableText"/>
                <w:noProof/>
                <w:sz w:val="17"/>
                <w:szCs w:val="17"/>
              </w:rPr>
              <w:t>A-HDR-STAT-CD &lt;&gt; 'R' (Rejected)</w:t>
            </w: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84366E" w:rsidP="00D0385C" w:rsidRDefault="0084366E" w14:paraId="66DBDF3F" wp14:textId="77777777">
            <w:pPr>
              <w:keepNext/>
              <w:jc w:val="center"/>
              <w:rPr>
                <w:rStyle w:val="ModernTableText"/>
                <w:noProof/>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5B60DC" w:rsidTr="00D0385C" w14:paraId="6178AB5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205D93" w:rsidR="005B60DC" w:rsidP="005B60DC" w:rsidRDefault="005B60DC" w14:paraId="66CE31F7"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BC5A9B" w:rsidR="005B60DC" w:rsidP="00C5031A" w:rsidRDefault="00C5031A" w14:paraId="4AE74CA1" wp14:textId="77777777">
            <w:pPr>
              <w:pStyle w:val="TableText1"/>
              <w:keepNext/>
              <w:numPr>
                <w:ilvl w:val="0"/>
                <w:numId w:val="257"/>
              </w:numPr>
              <w:spacing w:before="40" w:after="40"/>
              <w:rPr>
                <w:rStyle w:val="ModernTableText"/>
                <w:szCs w:val="17"/>
              </w:rPr>
            </w:pPr>
            <w:r w:rsidRPr="00C5031A">
              <w:rPr>
                <w:rStyle w:val="ModernTableText"/>
                <w:szCs w:val="17"/>
              </w:rPr>
              <w:t>LOB Cd - Desc</w:t>
            </w:r>
            <w:r w:rsidRPr="00BC5A9B" w:rsidR="005B60DC">
              <w:rPr>
                <w:rStyle w:val="ModernTableText"/>
                <w:szCs w:val="17"/>
              </w:rPr>
              <w:br/>
            </w:r>
            <w:r w:rsidRPr="00BC5A9B" w:rsidR="005B60DC">
              <w:rPr>
                <w:rStyle w:val="ModernTableText"/>
                <w:szCs w:val="17"/>
              </w:rPr>
              <w:t>A-HDR-TB.R-LOB-CD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005B60DC" w:rsidP="005B60DC" w:rsidRDefault="005B60DC" w14:paraId="140777DB" wp14:textId="77777777">
            <w:pPr>
              <w:pStyle w:val="TableText1"/>
              <w:keepNext/>
              <w:spacing w:before="40" w:after="40"/>
              <w:rPr>
                <w:rStyle w:val="ModernTableText"/>
                <w:noProof/>
                <w:szCs w:val="17"/>
              </w:rPr>
            </w:pPr>
          </w:p>
          <w:p w:rsidRPr="00BC5A9B" w:rsidR="005B60DC" w:rsidP="005B60DC" w:rsidRDefault="005B60DC" w14:paraId="6F0DE740" wp14:textId="77777777">
            <w:pPr>
              <w:pStyle w:val="TableText1"/>
              <w:keepNext/>
              <w:spacing w:before="40" w:after="40"/>
              <w:rPr>
                <w:rStyle w:val="ModernTableText"/>
                <w:szCs w:val="17"/>
              </w:rPr>
            </w:pP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5B60DC" w:rsidP="005B60DC" w:rsidRDefault="005B60DC" w14:paraId="6565481A" wp14:textId="77777777">
            <w:pPr>
              <w:keepNext/>
              <w:jc w:val="center"/>
              <w:rPr>
                <w:rStyle w:val="ModernTableText"/>
                <w:noProof/>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5B60DC" w:rsidTr="00D0385C" w14:paraId="7DB0435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205D93" w:rsidR="005B60DC" w:rsidP="005B60DC" w:rsidRDefault="005B60DC" w14:paraId="2E6FFCB5"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F05CB8" w:rsidR="005B60DC" w:rsidP="00C5031A" w:rsidRDefault="00C5031A" w14:paraId="0814FF9F" wp14:textId="77777777">
            <w:pPr>
              <w:pStyle w:val="TableText1"/>
              <w:keepNext/>
              <w:numPr>
                <w:ilvl w:val="0"/>
                <w:numId w:val="257"/>
              </w:numPr>
              <w:spacing w:before="40" w:after="40"/>
              <w:rPr>
                <w:rStyle w:val="ModernTableText"/>
                <w:szCs w:val="17"/>
              </w:rPr>
            </w:pPr>
            <w:r>
              <w:rPr>
                <w:rStyle w:val="ModernTableText"/>
                <w:szCs w:val="17"/>
              </w:rPr>
              <w:t>Prov ID</w:t>
            </w:r>
            <w:r w:rsidRPr="00F05CB8" w:rsidR="005B60DC">
              <w:rPr>
                <w:rStyle w:val="ModernTableText"/>
                <w:szCs w:val="17"/>
              </w:rPr>
              <w:br/>
            </w:r>
            <w:r w:rsidR="005B60DC">
              <w:rPr>
                <w:rStyle w:val="ModernTableText"/>
                <w:szCs w:val="17"/>
              </w:rPr>
              <w:t>P-ALT-ID-TB.P-ALT-ID</w:t>
            </w:r>
          </w:p>
        </w:tc>
        <w:tc>
          <w:tcPr>
            <w:tcW w:w="2297" w:type="pct"/>
            <w:gridSpan w:val="5"/>
            <w:tcBorders>
              <w:top w:val="single" w:color="616161" w:sz="4" w:space="0"/>
              <w:left w:val="single" w:color="616161" w:sz="4" w:space="0"/>
              <w:bottom w:val="single" w:color="616161" w:sz="4" w:space="0"/>
              <w:right w:val="single" w:color="616161" w:sz="4" w:space="0"/>
            </w:tcBorders>
          </w:tcPr>
          <w:p w:rsidR="005B60DC" w:rsidP="005B60DC" w:rsidRDefault="005B60DC" w14:paraId="31330C9B" wp14:textId="77777777">
            <w:pPr>
              <w:pStyle w:val="TableText1"/>
              <w:keepNext/>
              <w:spacing w:before="40" w:after="40"/>
              <w:rPr>
                <w:rStyle w:val="ModernTableText"/>
                <w:szCs w:val="17"/>
              </w:rPr>
            </w:pPr>
            <w:r w:rsidRPr="000B52DA">
              <w:rPr>
                <w:rStyle w:val="ModernTableText"/>
                <w:szCs w:val="17"/>
              </w:rPr>
              <w:t>See Report Special Processing &amp; Source Column Processing Logic below</w:t>
            </w:r>
          </w:p>
          <w:p w:rsidRPr="00F05CB8" w:rsidR="005B60DC" w:rsidP="005B60DC" w:rsidRDefault="005B60DC" w14:paraId="06F16068" wp14:textId="77777777">
            <w:pPr>
              <w:pStyle w:val="TableText1"/>
              <w:keepNext/>
              <w:spacing w:before="40" w:after="40"/>
              <w:rPr>
                <w:rStyle w:val="ModernTableText"/>
                <w:szCs w:val="17"/>
              </w:rPr>
            </w:pP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5B60DC" w:rsidP="005B60DC" w:rsidRDefault="005B60DC" w14:paraId="097B6A48" wp14:textId="77777777">
            <w:pPr>
              <w:keepNext/>
              <w:jc w:val="center"/>
              <w:rPr>
                <w:rStyle w:val="ModernTableText"/>
                <w:noProof/>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5B60DC" w:rsidTr="00D0385C" w14:paraId="7CAF501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205D93" w:rsidR="005B60DC" w:rsidP="005B60DC" w:rsidRDefault="005B60DC" w14:paraId="0491A6C8"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F05CB8" w:rsidR="005B60DC" w:rsidP="00C5031A" w:rsidRDefault="005B60DC" w14:paraId="1316B4CA" wp14:textId="77777777">
            <w:pPr>
              <w:pStyle w:val="TableText1"/>
              <w:numPr>
                <w:ilvl w:val="0"/>
                <w:numId w:val="257"/>
              </w:numPr>
              <w:spacing w:before="40" w:after="40"/>
              <w:rPr>
                <w:rStyle w:val="ModernTableText"/>
                <w:szCs w:val="17"/>
              </w:rPr>
            </w:pPr>
            <w:r w:rsidRPr="00F05CB8">
              <w:rPr>
                <w:rStyle w:val="ModernTableText"/>
                <w:szCs w:val="17"/>
              </w:rPr>
              <w:t>Report</w:t>
            </w:r>
            <w:r w:rsidR="00C5031A">
              <w:rPr>
                <w:rStyle w:val="ModernTableText"/>
                <w:szCs w:val="17"/>
              </w:rPr>
              <w:t>ing</w:t>
            </w:r>
            <w:r w:rsidRPr="00F05CB8">
              <w:rPr>
                <w:rStyle w:val="ModernTableText"/>
                <w:szCs w:val="17"/>
              </w:rPr>
              <w:t xml:space="preserve"> Date</w:t>
            </w:r>
          </w:p>
          <w:p w:rsidRPr="00F05CB8" w:rsidR="005B60DC" w:rsidP="005B60DC" w:rsidRDefault="005B60DC" w14:paraId="04DC8A63" wp14:textId="77777777">
            <w:pPr>
              <w:pStyle w:val="TableText1"/>
              <w:spacing w:before="40" w:after="40"/>
              <w:rPr>
                <w:rStyle w:val="ModernTableText"/>
                <w:szCs w:val="17"/>
              </w:rPr>
            </w:pPr>
            <w:r w:rsidRPr="00F05CB8">
              <w:rPr>
                <w:rStyle w:val="ModernTableText"/>
                <w:szCs w:val="17"/>
              </w:rPr>
              <w:t xml:space="preserve">       </w:t>
            </w:r>
            <w:r>
              <w:rPr>
                <w:rStyle w:val="ModernTableText"/>
                <w:szCs w:val="17"/>
              </w:rPr>
              <w:t>G-A</w:t>
            </w:r>
            <w:r w:rsidRPr="00F05CB8">
              <w:rPr>
                <w:rStyle w:val="ModernTableText"/>
                <w:szCs w:val="17"/>
              </w:rPr>
              <w:t>TTACH</w:t>
            </w:r>
            <w:r>
              <w:rPr>
                <w:rStyle w:val="ModernTableText"/>
                <w:szCs w:val="17"/>
              </w:rPr>
              <w:t>-</w:t>
            </w:r>
            <w:r w:rsidRPr="00F05CB8">
              <w:rPr>
                <w:rStyle w:val="ModernTableText"/>
                <w:szCs w:val="17"/>
              </w:rPr>
              <w:t>TB.G</w:t>
            </w:r>
            <w:r>
              <w:rPr>
                <w:rStyle w:val="ModernTableText"/>
                <w:szCs w:val="17"/>
              </w:rPr>
              <w:t>-</w:t>
            </w:r>
            <w:r w:rsidRPr="00F05CB8">
              <w:rPr>
                <w:rStyle w:val="ModernTableText"/>
                <w:szCs w:val="17"/>
              </w:rPr>
              <w:t>AUD</w:t>
            </w:r>
            <w:r>
              <w:rPr>
                <w:rStyle w:val="ModernTableText"/>
                <w:szCs w:val="17"/>
              </w:rPr>
              <w:t>-</w:t>
            </w:r>
            <w:r w:rsidRPr="00F05CB8">
              <w:rPr>
                <w:rStyle w:val="ModernTableText"/>
                <w:szCs w:val="17"/>
              </w:rPr>
              <w:t>ADD</w:t>
            </w:r>
            <w:r>
              <w:rPr>
                <w:rStyle w:val="ModernTableText"/>
                <w:szCs w:val="17"/>
              </w:rPr>
              <w:t>-</w:t>
            </w:r>
            <w:r w:rsidRPr="00F05CB8">
              <w:rPr>
                <w:rStyle w:val="ModernTableText"/>
                <w:szCs w:val="17"/>
              </w:rPr>
              <w:t>TS</w:t>
            </w:r>
            <w:r w:rsidRPr="00F05CB8">
              <w:rPr>
                <w:rStyle w:val="ModernTableText"/>
                <w:szCs w:val="17"/>
              </w:rPr>
              <w:br/>
            </w:r>
            <w:r w:rsidRPr="00F05CB8">
              <w:rPr>
                <w:rStyle w:val="ModernTableText"/>
                <w:szCs w:val="17"/>
              </w:rPr>
              <w:t xml:space="preserve"> </w:t>
            </w:r>
          </w:p>
        </w:tc>
        <w:tc>
          <w:tcPr>
            <w:tcW w:w="2297" w:type="pct"/>
            <w:gridSpan w:val="5"/>
            <w:tcBorders>
              <w:top w:val="single" w:color="616161" w:sz="4" w:space="0"/>
              <w:left w:val="single" w:color="616161" w:sz="4" w:space="0"/>
              <w:bottom w:val="single" w:color="616161" w:sz="4" w:space="0"/>
              <w:right w:val="single" w:color="616161" w:sz="4" w:space="0"/>
            </w:tcBorders>
          </w:tcPr>
          <w:p w:rsidR="005B60DC" w:rsidP="005B60DC" w:rsidRDefault="005B60DC" w14:paraId="64CF8DAF" wp14:textId="77777777">
            <w:pPr>
              <w:pStyle w:val="TableText1"/>
              <w:spacing w:before="40" w:after="40"/>
              <w:rPr>
                <w:rStyle w:val="ModernTableText"/>
                <w:szCs w:val="17"/>
                <w:lang w:val="en-IN"/>
              </w:rPr>
            </w:pPr>
          </w:p>
          <w:p w:rsidRPr="009215F5" w:rsidR="005B60DC" w:rsidP="005B60DC" w:rsidRDefault="005B60DC" w14:paraId="463CE1C1" wp14:textId="77777777">
            <w:pPr>
              <w:pStyle w:val="TableText1"/>
              <w:keepNext/>
              <w:spacing w:before="40" w:after="40"/>
              <w:rPr>
                <w:rStyle w:val="ModernTableText"/>
                <w:szCs w:val="17"/>
              </w:rPr>
            </w:pPr>
            <w:r>
              <w:rPr>
                <w:rStyle w:val="ModernTableText"/>
                <w:szCs w:val="17"/>
              </w:rPr>
              <w:t>G_ATTACH</w:t>
            </w:r>
            <w:r w:rsidRPr="009215F5">
              <w:rPr>
                <w:rStyle w:val="ModernTableText"/>
                <w:szCs w:val="17"/>
              </w:rPr>
              <w:t>_TB.G_AUD_ADD_TS = Reporting Date (CURR_DT_V.DT-Current).</w:t>
            </w:r>
          </w:p>
          <w:p w:rsidRPr="00F05CB8" w:rsidR="005B60DC" w:rsidP="005B60DC" w:rsidRDefault="005B60DC" w14:paraId="7F9E1BBA" wp14:textId="77777777">
            <w:pPr>
              <w:pStyle w:val="TableText1"/>
              <w:spacing w:before="40" w:after="40"/>
              <w:rPr>
                <w:rStyle w:val="ModernTableText"/>
                <w:szCs w:val="17"/>
              </w:rPr>
            </w:pP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5B60DC" w:rsidP="005B60DC" w:rsidRDefault="005B60DC" w14:paraId="54DAC4F0" wp14:textId="77777777">
            <w:pPr>
              <w:keepNext/>
              <w:jc w:val="center"/>
              <w:rPr>
                <w:rStyle w:val="ModernTableText"/>
                <w:noProof/>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84366E" w:rsidTr="00D0385C" w14:paraId="36EA9AC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A27680" w:rsidR="0084366E" w:rsidP="00D0385C" w:rsidRDefault="0084366E" w14:paraId="7AEC591D" wp14:textId="77777777">
            <w:pPr>
              <w:pStyle w:val="ModernBodyText"/>
              <w:spacing w:before="40" w:after="40"/>
              <w:jc w:val="center"/>
              <w:rPr>
                <w:rStyle w:val="Modern2nd-levelTableheader"/>
                <w:color w:val="FFFFFF"/>
                <w:sz w:val="21"/>
                <w:szCs w:val="21"/>
              </w:rPr>
            </w:pPr>
            <w:r w:rsidRPr="00A27680">
              <w:rPr>
                <w:sz w:val="21"/>
                <w:szCs w:val="21"/>
              </w:rPr>
              <w:br w:type="page"/>
            </w:r>
            <w:r w:rsidRPr="00A27680">
              <w:rPr>
                <w:rStyle w:val="Modern2nd-levelTableheader"/>
                <w:color w:val="FFFFFF"/>
                <w:sz w:val="21"/>
                <w:szCs w:val="21"/>
              </w:rPr>
              <w:t>Report Control Breaks, Totals, Counts, and Sorts</w:t>
            </w:r>
          </w:p>
        </w:tc>
      </w:tr>
      <w:tr xmlns:wp14="http://schemas.microsoft.com/office/word/2010/wordml" w:rsidR="0084366E" w:rsidTr="00D0385C" w14:paraId="68EE87E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restart"/>
            <w:vAlign w:val="center"/>
          </w:tcPr>
          <w:p w:rsidRPr="00A27680" w:rsidR="0084366E" w:rsidP="00D0385C" w:rsidRDefault="0084366E" w14:paraId="68583EAA" wp14:textId="77777777">
            <w:pPr>
              <w:pStyle w:val="TableHeading"/>
              <w:spacing w:before="40" w:after="40"/>
              <w:rPr>
                <w:rStyle w:val="ModernTableText"/>
                <w:noProof/>
                <w:szCs w:val="17"/>
              </w:rPr>
            </w:pPr>
            <w:r w:rsidRPr="00A27680">
              <w:rPr>
                <w:rStyle w:val="ModernTableText"/>
                <w:noProof/>
                <w:szCs w:val="17"/>
              </w:rPr>
              <w:t>Sort By:</w:t>
            </w:r>
          </w:p>
        </w:tc>
        <w:tc>
          <w:tcPr>
            <w:tcW w:w="1828" w:type="pct"/>
            <w:gridSpan w:val="4"/>
            <w:vAlign w:val="center"/>
          </w:tcPr>
          <w:p w:rsidRPr="00A27680" w:rsidR="0084366E" w:rsidP="00C5031A" w:rsidRDefault="00C5031A" w14:paraId="510161C2" wp14:textId="77777777">
            <w:pPr>
              <w:pStyle w:val="TableText1"/>
              <w:numPr>
                <w:ilvl w:val="0"/>
                <w:numId w:val="258"/>
              </w:numPr>
              <w:spacing w:before="40" w:after="40"/>
              <w:rPr>
                <w:rStyle w:val="ModernTableText"/>
                <w:szCs w:val="17"/>
              </w:rPr>
            </w:pPr>
            <w:r w:rsidRPr="00C5031A">
              <w:rPr>
                <w:rStyle w:val="ModernTableText"/>
                <w:szCs w:val="17"/>
              </w:rPr>
              <w:t>LOB Cd - Desc</w:t>
            </w:r>
          </w:p>
        </w:tc>
        <w:tc>
          <w:tcPr>
            <w:tcW w:w="2167" w:type="pct"/>
            <w:gridSpan w:val="5"/>
          </w:tcPr>
          <w:p w:rsidRPr="00A27680" w:rsidR="0084366E" w:rsidP="00D0385C" w:rsidRDefault="0084366E" w14:paraId="4CFF408D" wp14:textId="77777777">
            <w:pPr>
              <w:rPr>
                <w:rStyle w:val="ModernTableText"/>
                <w:noProof/>
                <w:szCs w:val="23"/>
              </w:rPr>
            </w:pPr>
            <w:r w:rsidRPr="00A27680">
              <w:rPr>
                <w:rStyle w:val="ModernTableText"/>
                <w:rFonts w:ascii="Wingdings" w:hAnsi="Wingdings" w:eastAsia="Wingdings" w:cs="Wingdings"/>
                <w:noProof/>
                <w:szCs w:val="23"/>
              </w:rPr>
              <w:t>þ</w:t>
            </w:r>
            <w:r w:rsidRPr="00A27680">
              <w:rPr>
                <w:rStyle w:val="ModernTableText"/>
                <w:noProof/>
                <w:szCs w:val="17"/>
              </w:rPr>
              <w:t xml:space="preserve"> Ascending    </w:t>
            </w:r>
            <w:r w:rsidRPr="00A27680">
              <w:rPr>
                <w:rStyle w:val="ModernTableText"/>
                <w:rFonts w:ascii="Wingdings 2" w:hAnsi="Wingdings 2" w:eastAsia="Wingdings 2" w:cs="Wingdings 2"/>
                <w:noProof/>
                <w:szCs w:val="23"/>
              </w:rPr>
              <w:t>£</w:t>
            </w:r>
            <w:r w:rsidRPr="00A27680">
              <w:rPr>
                <w:rStyle w:val="ModernTableText"/>
                <w:noProof/>
                <w:szCs w:val="17"/>
              </w:rPr>
              <w:t xml:space="preserve"> Descending</w:t>
            </w:r>
          </w:p>
        </w:tc>
      </w:tr>
      <w:tr xmlns:wp14="http://schemas.microsoft.com/office/word/2010/wordml" w:rsidR="0084366E" w:rsidTr="00D0385C" w14:paraId="1887FD0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A27680" w:rsidR="0084366E" w:rsidP="00D0385C" w:rsidRDefault="0084366E" w14:paraId="4AE90920" wp14:textId="77777777">
            <w:pPr>
              <w:pStyle w:val="TableHeading"/>
              <w:spacing w:before="40" w:after="40"/>
              <w:rPr>
                <w:rStyle w:val="ModernTableText"/>
                <w:noProof/>
                <w:szCs w:val="17"/>
              </w:rPr>
            </w:pPr>
          </w:p>
        </w:tc>
        <w:tc>
          <w:tcPr>
            <w:tcW w:w="1828" w:type="pct"/>
            <w:gridSpan w:val="4"/>
            <w:vAlign w:val="center"/>
          </w:tcPr>
          <w:p w:rsidRPr="00A27680" w:rsidR="0084366E" w:rsidP="00C5031A" w:rsidRDefault="00C5031A" w14:paraId="75785BA1" wp14:textId="77777777">
            <w:pPr>
              <w:pStyle w:val="TableText1"/>
              <w:numPr>
                <w:ilvl w:val="0"/>
                <w:numId w:val="258"/>
              </w:numPr>
              <w:spacing w:before="40" w:after="40"/>
              <w:rPr>
                <w:rStyle w:val="ModernTableText"/>
                <w:szCs w:val="17"/>
              </w:rPr>
            </w:pPr>
            <w:r>
              <w:rPr>
                <w:rStyle w:val="ModernTableText"/>
                <w:szCs w:val="17"/>
              </w:rPr>
              <w:t>Prov ID</w:t>
            </w:r>
          </w:p>
        </w:tc>
        <w:tc>
          <w:tcPr>
            <w:tcW w:w="2167" w:type="pct"/>
            <w:gridSpan w:val="5"/>
          </w:tcPr>
          <w:p w:rsidRPr="00A27680" w:rsidR="0084366E" w:rsidP="00D0385C" w:rsidRDefault="0084366E" w14:paraId="002DE464" wp14:textId="77777777">
            <w:pPr>
              <w:rPr>
                <w:noProof/>
                <w:sz w:val="18"/>
                <w:szCs w:val="19"/>
              </w:rPr>
            </w:pPr>
            <w:r w:rsidRPr="00A27680">
              <w:rPr>
                <w:rStyle w:val="ModernTableText"/>
                <w:rFonts w:ascii="Wingdings" w:hAnsi="Wingdings" w:eastAsia="Wingdings" w:cs="Wingdings"/>
                <w:noProof/>
                <w:szCs w:val="23"/>
              </w:rPr>
              <w:t>þ</w:t>
            </w:r>
            <w:r w:rsidRPr="00A27680">
              <w:rPr>
                <w:rStyle w:val="ModernTableText"/>
                <w:noProof/>
                <w:szCs w:val="17"/>
              </w:rPr>
              <w:t xml:space="preserve"> Ascending    </w:t>
            </w:r>
            <w:r w:rsidRPr="00A27680">
              <w:rPr>
                <w:rStyle w:val="ModernTableText"/>
                <w:rFonts w:ascii="Wingdings 2" w:hAnsi="Wingdings 2" w:eastAsia="Wingdings 2" w:cs="Wingdings 2"/>
                <w:noProof/>
                <w:szCs w:val="23"/>
              </w:rPr>
              <w:t>£</w:t>
            </w:r>
            <w:r w:rsidRPr="00A27680">
              <w:rPr>
                <w:rStyle w:val="ModernTableText"/>
                <w:noProof/>
                <w:szCs w:val="17"/>
              </w:rPr>
              <w:t xml:space="preserve"> Descending</w:t>
            </w:r>
          </w:p>
        </w:tc>
      </w:tr>
      <w:tr xmlns:wp14="http://schemas.microsoft.com/office/word/2010/wordml" w:rsidR="0084366E" w:rsidTr="00D0385C" w14:paraId="0813AA6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A27680" w:rsidR="0084366E" w:rsidP="00D0385C" w:rsidRDefault="0084366E" w14:paraId="0DCD6872" wp14:textId="77777777">
            <w:pPr>
              <w:pStyle w:val="TableHeading"/>
              <w:spacing w:before="40" w:after="40"/>
              <w:rPr>
                <w:rStyle w:val="ModernTableText"/>
                <w:noProof/>
                <w:szCs w:val="17"/>
              </w:rPr>
            </w:pPr>
          </w:p>
        </w:tc>
        <w:tc>
          <w:tcPr>
            <w:tcW w:w="1828" w:type="pct"/>
            <w:gridSpan w:val="4"/>
            <w:vAlign w:val="center"/>
          </w:tcPr>
          <w:p w:rsidRPr="00A27680" w:rsidR="0084366E" w:rsidP="00C5031A" w:rsidRDefault="00C5031A" w14:paraId="07279391" wp14:textId="77777777">
            <w:pPr>
              <w:pStyle w:val="TableText1"/>
              <w:numPr>
                <w:ilvl w:val="0"/>
                <w:numId w:val="258"/>
              </w:numPr>
              <w:spacing w:before="40" w:after="40"/>
              <w:rPr>
                <w:rStyle w:val="ModernTableText"/>
                <w:spacing w:val="0"/>
                <w:szCs w:val="17"/>
              </w:rPr>
            </w:pPr>
            <w:r w:rsidRPr="00C5031A">
              <w:rPr>
                <w:rStyle w:val="ModernTableText"/>
                <w:szCs w:val="17"/>
              </w:rPr>
              <w:t xml:space="preserve">SA Subm Mbr ID  </w:t>
            </w:r>
          </w:p>
        </w:tc>
        <w:tc>
          <w:tcPr>
            <w:tcW w:w="2167" w:type="pct"/>
            <w:gridSpan w:val="5"/>
            <w:vAlign w:val="center"/>
          </w:tcPr>
          <w:p w:rsidRPr="00A27680" w:rsidR="0084366E" w:rsidP="00D0385C" w:rsidRDefault="0084366E" w14:paraId="0AA84987" wp14:textId="77777777">
            <w:pPr>
              <w:pStyle w:val="TableText1"/>
              <w:spacing w:before="40" w:after="40"/>
              <w:rPr>
                <w:rStyle w:val="ModernTableText"/>
                <w:noProof/>
                <w:szCs w:val="23"/>
              </w:rPr>
            </w:pPr>
            <w:r w:rsidRPr="00A27680">
              <w:rPr>
                <w:rStyle w:val="ModernTableText"/>
                <w:rFonts w:ascii="Wingdings" w:hAnsi="Wingdings" w:eastAsia="Wingdings" w:cs="Wingdings"/>
                <w:noProof/>
                <w:szCs w:val="23"/>
              </w:rPr>
              <w:t>þ</w:t>
            </w:r>
            <w:r w:rsidRPr="00A27680">
              <w:rPr>
                <w:rStyle w:val="ModernTableText"/>
                <w:noProof/>
                <w:szCs w:val="17"/>
              </w:rPr>
              <w:t xml:space="preserve"> Ascending    </w:t>
            </w:r>
            <w:r w:rsidRPr="00A27680">
              <w:rPr>
                <w:rStyle w:val="ModernTableText"/>
                <w:rFonts w:ascii="Wingdings 2" w:hAnsi="Wingdings 2" w:eastAsia="Wingdings 2" w:cs="Wingdings 2"/>
                <w:noProof/>
                <w:szCs w:val="23"/>
              </w:rPr>
              <w:t>£</w:t>
            </w:r>
            <w:r w:rsidRPr="00A27680">
              <w:rPr>
                <w:rStyle w:val="ModernTableText"/>
                <w:noProof/>
                <w:szCs w:val="17"/>
              </w:rPr>
              <w:t xml:space="preserve"> Descending</w:t>
            </w:r>
          </w:p>
        </w:tc>
      </w:tr>
      <w:tr xmlns:wp14="http://schemas.microsoft.com/office/word/2010/wordml" w:rsidR="0084366E" w:rsidTr="00D0385C" w14:paraId="5F9CD3D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A27680" w:rsidR="0084366E" w:rsidP="00D0385C" w:rsidRDefault="0084366E" w14:paraId="5BDE7808" wp14:textId="77777777">
            <w:pPr>
              <w:pStyle w:val="TableHeading"/>
              <w:spacing w:before="40" w:after="40"/>
              <w:rPr>
                <w:rStyle w:val="ModernTableText"/>
                <w:noProof/>
                <w:szCs w:val="17"/>
              </w:rPr>
            </w:pPr>
          </w:p>
        </w:tc>
        <w:tc>
          <w:tcPr>
            <w:tcW w:w="1828" w:type="pct"/>
            <w:gridSpan w:val="4"/>
            <w:vAlign w:val="center"/>
          </w:tcPr>
          <w:p w:rsidRPr="00A27680" w:rsidR="0084366E" w:rsidP="00C5031A" w:rsidRDefault="009D32A6" w14:paraId="7F438604" wp14:textId="77777777">
            <w:pPr>
              <w:pStyle w:val="TableText1"/>
              <w:numPr>
                <w:ilvl w:val="0"/>
                <w:numId w:val="258"/>
              </w:numPr>
              <w:spacing w:before="40" w:after="40"/>
              <w:rPr>
                <w:rStyle w:val="ModernTableText"/>
                <w:szCs w:val="17"/>
              </w:rPr>
            </w:pPr>
            <w:r w:rsidRPr="009D32A6">
              <w:rPr>
                <w:rStyle w:val="ModernTableText"/>
                <w:szCs w:val="17"/>
              </w:rPr>
              <w:t xml:space="preserve">SA Auth ID </w:t>
            </w:r>
          </w:p>
        </w:tc>
        <w:tc>
          <w:tcPr>
            <w:tcW w:w="2167" w:type="pct"/>
            <w:gridSpan w:val="5"/>
            <w:vAlign w:val="center"/>
          </w:tcPr>
          <w:p w:rsidRPr="00A27680" w:rsidR="0084366E" w:rsidP="00D0385C" w:rsidRDefault="0084366E" w14:paraId="110AD9AF" wp14:textId="77777777">
            <w:pPr>
              <w:pStyle w:val="TableText1"/>
              <w:spacing w:before="40" w:after="40"/>
              <w:rPr>
                <w:rStyle w:val="ModernTableText"/>
                <w:noProof/>
                <w:szCs w:val="17"/>
              </w:rPr>
            </w:pPr>
            <w:r w:rsidRPr="00A27680">
              <w:rPr>
                <w:rStyle w:val="ModernTableText"/>
                <w:rFonts w:ascii="Wingdings" w:hAnsi="Wingdings" w:eastAsia="Wingdings" w:cs="Wingdings"/>
                <w:noProof/>
                <w:szCs w:val="23"/>
              </w:rPr>
              <w:t>þ</w:t>
            </w:r>
            <w:r w:rsidRPr="00A27680">
              <w:rPr>
                <w:rStyle w:val="ModernTableText"/>
                <w:noProof/>
                <w:szCs w:val="17"/>
              </w:rPr>
              <w:t xml:space="preserve"> Ascending    </w:t>
            </w:r>
            <w:r w:rsidRPr="00A27680">
              <w:rPr>
                <w:rStyle w:val="ModernTableText"/>
                <w:rFonts w:ascii="Wingdings 2" w:hAnsi="Wingdings 2" w:eastAsia="Wingdings 2" w:cs="Wingdings 2"/>
                <w:noProof/>
                <w:szCs w:val="23"/>
              </w:rPr>
              <w:t>£</w:t>
            </w:r>
            <w:r w:rsidRPr="00A27680">
              <w:rPr>
                <w:rStyle w:val="ModernTableText"/>
                <w:noProof/>
                <w:szCs w:val="17"/>
              </w:rPr>
              <w:t xml:space="preserve"> Descending</w:t>
            </w:r>
          </w:p>
        </w:tc>
      </w:tr>
      <w:tr xmlns:wp14="http://schemas.microsoft.com/office/word/2010/wordml" w:rsidR="0084366E" w:rsidTr="00D0385C" w14:paraId="28C2C2B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restart"/>
            <w:vAlign w:val="center"/>
          </w:tcPr>
          <w:p w:rsidRPr="00A27680" w:rsidR="0084366E" w:rsidP="00D0385C" w:rsidRDefault="0084366E" w14:paraId="3057E56C" wp14:textId="77777777">
            <w:pPr>
              <w:pStyle w:val="TableHeading"/>
              <w:spacing w:before="40" w:after="40"/>
              <w:rPr>
                <w:rStyle w:val="ModernTableText"/>
                <w:noProof/>
                <w:szCs w:val="17"/>
              </w:rPr>
            </w:pPr>
            <w:r w:rsidRPr="00A27680">
              <w:rPr>
                <w:rStyle w:val="ModernTableText"/>
                <w:noProof/>
                <w:szCs w:val="17"/>
              </w:rPr>
              <w:t>Control Break</w:t>
            </w:r>
          </w:p>
        </w:tc>
        <w:tc>
          <w:tcPr>
            <w:tcW w:w="512" w:type="pct"/>
            <w:vAlign w:val="center"/>
          </w:tcPr>
          <w:p w:rsidRPr="00A27680" w:rsidR="0084366E" w:rsidP="00D0385C" w:rsidRDefault="0084366E" w14:paraId="6C527B3D" wp14:textId="77777777">
            <w:pPr>
              <w:pStyle w:val="TableHeading"/>
              <w:spacing w:before="40" w:after="40"/>
              <w:rPr>
                <w:rStyle w:val="ModernTableText"/>
                <w:noProof/>
                <w:szCs w:val="17"/>
              </w:rPr>
            </w:pPr>
            <w:r w:rsidRPr="00A27680">
              <w:rPr>
                <w:rStyle w:val="ModernTableText"/>
                <w:noProof/>
                <w:szCs w:val="17"/>
              </w:rPr>
              <w:t>Page:</w:t>
            </w:r>
          </w:p>
        </w:tc>
        <w:tc>
          <w:tcPr>
            <w:tcW w:w="1158" w:type="pct"/>
            <w:gridSpan w:val="2"/>
            <w:vAlign w:val="center"/>
          </w:tcPr>
          <w:p w:rsidRPr="00A27680" w:rsidR="0084366E" w:rsidP="009D32A6" w:rsidRDefault="0084366E" w14:paraId="667359D3" wp14:textId="77777777">
            <w:pPr>
              <w:pStyle w:val="TableText1"/>
              <w:numPr>
                <w:ilvl w:val="0"/>
                <w:numId w:val="259"/>
              </w:numPr>
              <w:spacing w:before="40" w:after="40"/>
              <w:rPr>
                <w:rStyle w:val="ModernTableText"/>
                <w:szCs w:val="17"/>
              </w:rPr>
            </w:pPr>
          </w:p>
        </w:tc>
        <w:tc>
          <w:tcPr>
            <w:tcW w:w="1616" w:type="pct"/>
            <w:gridSpan w:val="4"/>
            <w:vAlign w:val="center"/>
          </w:tcPr>
          <w:p w:rsidRPr="00A27680" w:rsidR="0084366E" w:rsidP="009D32A6" w:rsidRDefault="0084366E" w14:paraId="4986CF7B" wp14:textId="77777777">
            <w:pPr>
              <w:pStyle w:val="TableText1"/>
              <w:numPr>
                <w:ilvl w:val="0"/>
                <w:numId w:val="259"/>
              </w:numPr>
              <w:spacing w:before="40" w:after="40"/>
              <w:rPr>
                <w:rStyle w:val="ModernTableText"/>
                <w:szCs w:val="17"/>
              </w:rPr>
            </w:pPr>
          </w:p>
        </w:tc>
        <w:tc>
          <w:tcPr>
            <w:tcW w:w="1221" w:type="pct"/>
            <w:gridSpan w:val="3"/>
            <w:vAlign w:val="center"/>
          </w:tcPr>
          <w:p w:rsidRPr="00A27680" w:rsidR="0084366E" w:rsidP="009D32A6" w:rsidRDefault="0084366E" w14:paraId="63BC36C7" wp14:textId="77777777">
            <w:pPr>
              <w:pStyle w:val="TableText1"/>
              <w:numPr>
                <w:ilvl w:val="0"/>
                <w:numId w:val="259"/>
              </w:numPr>
              <w:spacing w:before="40" w:after="40"/>
              <w:rPr>
                <w:rStyle w:val="ModernTableText"/>
                <w:szCs w:val="17"/>
              </w:rPr>
            </w:pPr>
          </w:p>
        </w:tc>
      </w:tr>
      <w:tr xmlns:wp14="http://schemas.microsoft.com/office/word/2010/wordml" w:rsidR="0084366E" w:rsidTr="00D0385C" w14:paraId="3CDBE25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tcBorders>
              <w:bottom w:val="single" w:color="616161" w:sz="2" w:space="0"/>
            </w:tcBorders>
            <w:vAlign w:val="center"/>
          </w:tcPr>
          <w:p w:rsidRPr="00205D93" w:rsidR="0084366E" w:rsidP="00D0385C" w:rsidRDefault="0084366E" w14:paraId="4EB700BF" wp14:textId="77777777">
            <w:pPr>
              <w:pStyle w:val="TableHeading"/>
              <w:spacing w:before="40" w:after="40"/>
              <w:rPr>
                <w:rStyle w:val="ModernTableText"/>
                <w:noProof/>
                <w:szCs w:val="17"/>
              </w:rPr>
            </w:pPr>
          </w:p>
        </w:tc>
        <w:tc>
          <w:tcPr>
            <w:tcW w:w="512" w:type="pct"/>
            <w:tcBorders>
              <w:bottom w:val="single" w:color="616161" w:sz="2" w:space="0"/>
            </w:tcBorders>
            <w:vAlign w:val="center"/>
          </w:tcPr>
          <w:p w:rsidRPr="00205D93" w:rsidR="0084366E" w:rsidP="00D0385C" w:rsidRDefault="0084366E" w14:paraId="798B6B95"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tcBorders>
              <w:bottom w:val="single" w:color="616161" w:sz="2" w:space="0"/>
            </w:tcBorders>
            <w:vAlign w:val="center"/>
          </w:tcPr>
          <w:p w:rsidRPr="00205D93" w:rsidR="0084366E" w:rsidP="0062711F" w:rsidRDefault="0084366E" w14:paraId="2213D20B" wp14:textId="77777777">
            <w:pPr>
              <w:pStyle w:val="TableText1"/>
              <w:numPr>
                <w:ilvl w:val="0"/>
                <w:numId w:val="266"/>
              </w:numPr>
              <w:spacing w:before="40" w:after="40"/>
              <w:rPr>
                <w:rStyle w:val="ModernTableText"/>
                <w:szCs w:val="17"/>
              </w:rPr>
            </w:pPr>
          </w:p>
        </w:tc>
        <w:tc>
          <w:tcPr>
            <w:tcW w:w="1616" w:type="pct"/>
            <w:gridSpan w:val="4"/>
            <w:tcBorders>
              <w:bottom w:val="single" w:color="616161" w:sz="2" w:space="0"/>
            </w:tcBorders>
            <w:vAlign w:val="center"/>
          </w:tcPr>
          <w:p w:rsidRPr="00205D93" w:rsidR="0084366E" w:rsidP="0062711F" w:rsidRDefault="0084366E" w14:paraId="3972971D" wp14:textId="77777777">
            <w:pPr>
              <w:pStyle w:val="TableText1"/>
              <w:numPr>
                <w:ilvl w:val="0"/>
                <w:numId w:val="266"/>
              </w:numPr>
              <w:spacing w:before="40" w:after="40"/>
              <w:rPr>
                <w:rStyle w:val="ModernTableText"/>
                <w:szCs w:val="17"/>
              </w:rPr>
            </w:pPr>
          </w:p>
        </w:tc>
        <w:tc>
          <w:tcPr>
            <w:tcW w:w="1221" w:type="pct"/>
            <w:gridSpan w:val="3"/>
            <w:tcBorders>
              <w:bottom w:val="single" w:color="616161" w:sz="2" w:space="0"/>
            </w:tcBorders>
            <w:vAlign w:val="center"/>
          </w:tcPr>
          <w:p w:rsidRPr="00205D93" w:rsidR="0084366E" w:rsidP="0062711F" w:rsidRDefault="0084366E" w14:paraId="5BDFBB19" wp14:textId="77777777">
            <w:pPr>
              <w:pStyle w:val="TableText1"/>
              <w:numPr>
                <w:ilvl w:val="0"/>
                <w:numId w:val="266"/>
              </w:numPr>
              <w:spacing w:before="40" w:after="40"/>
              <w:rPr>
                <w:rStyle w:val="ModernTableText"/>
                <w:szCs w:val="17"/>
              </w:rPr>
            </w:pPr>
          </w:p>
        </w:tc>
      </w:tr>
      <w:tr xmlns:wp14="http://schemas.microsoft.com/office/word/2010/wordml" w:rsidR="0084366E" w:rsidTr="00D0385C" w14:paraId="4DCB4D4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restart"/>
            <w:vAlign w:val="center"/>
          </w:tcPr>
          <w:p w:rsidRPr="00205D93" w:rsidR="0084366E" w:rsidP="00D0385C" w:rsidRDefault="0084366E" w14:paraId="6777A428" wp14:textId="77777777">
            <w:pPr>
              <w:pStyle w:val="TableHeading"/>
              <w:spacing w:before="40" w:after="40"/>
              <w:rPr>
                <w:rStyle w:val="ModernTableText"/>
                <w:noProof/>
                <w:szCs w:val="17"/>
              </w:rPr>
            </w:pPr>
            <w:r w:rsidRPr="00205D93">
              <w:rPr>
                <w:rStyle w:val="ModernTableText"/>
                <w:noProof/>
                <w:szCs w:val="17"/>
              </w:rPr>
              <w:t>Total</w:t>
            </w:r>
          </w:p>
        </w:tc>
        <w:tc>
          <w:tcPr>
            <w:tcW w:w="512" w:type="pct"/>
            <w:vAlign w:val="center"/>
          </w:tcPr>
          <w:p w:rsidRPr="00205D93" w:rsidR="0084366E" w:rsidP="00D0385C" w:rsidRDefault="0084366E" w14:paraId="74E45970" wp14:textId="77777777">
            <w:pPr>
              <w:pStyle w:val="TableHeading"/>
              <w:spacing w:before="40" w:after="40"/>
              <w:rPr>
                <w:rStyle w:val="ModernTableText"/>
                <w:noProof/>
                <w:szCs w:val="17"/>
              </w:rPr>
            </w:pPr>
            <w:r w:rsidRPr="00205D93">
              <w:rPr>
                <w:rStyle w:val="ModernTableText"/>
                <w:noProof/>
                <w:szCs w:val="17"/>
              </w:rPr>
              <w:t>Grand:</w:t>
            </w:r>
          </w:p>
        </w:tc>
        <w:tc>
          <w:tcPr>
            <w:tcW w:w="1158" w:type="pct"/>
            <w:gridSpan w:val="2"/>
            <w:vAlign w:val="center"/>
          </w:tcPr>
          <w:p w:rsidRPr="00205D93" w:rsidR="0084366E" w:rsidP="009B7869" w:rsidRDefault="0084366E" w14:paraId="03B6AA2A" wp14:textId="77777777">
            <w:pPr>
              <w:pStyle w:val="TableText1"/>
              <w:numPr>
                <w:ilvl w:val="0"/>
                <w:numId w:val="260"/>
              </w:numPr>
              <w:spacing w:before="40" w:after="40"/>
              <w:rPr>
                <w:rStyle w:val="ModernTableText"/>
                <w:szCs w:val="17"/>
              </w:rPr>
            </w:pPr>
          </w:p>
        </w:tc>
        <w:tc>
          <w:tcPr>
            <w:tcW w:w="1616" w:type="pct"/>
            <w:gridSpan w:val="4"/>
            <w:vAlign w:val="center"/>
          </w:tcPr>
          <w:p w:rsidRPr="00205D93" w:rsidR="0084366E" w:rsidP="009B7869" w:rsidRDefault="0084366E" w14:paraId="39662652" wp14:textId="77777777">
            <w:pPr>
              <w:pStyle w:val="TableText1"/>
              <w:numPr>
                <w:ilvl w:val="0"/>
                <w:numId w:val="260"/>
              </w:numPr>
              <w:spacing w:before="40" w:after="40"/>
              <w:rPr>
                <w:rStyle w:val="ModernTableText"/>
                <w:szCs w:val="17"/>
              </w:rPr>
            </w:pPr>
          </w:p>
        </w:tc>
        <w:tc>
          <w:tcPr>
            <w:tcW w:w="1221" w:type="pct"/>
            <w:gridSpan w:val="3"/>
            <w:vAlign w:val="center"/>
          </w:tcPr>
          <w:p w:rsidRPr="00205D93" w:rsidR="0084366E" w:rsidP="009B7869" w:rsidRDefault="0084366E" w14:paraId="18DD8ABA" wp14:textId="77777777">
            <w:pPr>
              <w:pStyle w:val="TableText1"/>
              <w:numPr>
                <w:ilvl w:val="0"/>
                <w:numId w:val="260"/>
              </w:numPr>
              <w:spacing w:before="40" w:after="40"/>
              <w:rPr>
                <w:rStyle w:val="ModernTableText"/>
                <w:szCs w:val="17"/>
              </w:rPr>
            </w:pPr>
          </w:p>
        </w:tc>
      </w:tr>
      <w:tr xmlns:wp14="http://schemas.microsoft.com/office/word/2010/wordml" w:rsidR="0084366E" w:rsidTr="00D0385C" w14:paraId="1A10D7B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ign w:val="center"/>
          </w:tcPr>
          <w:p w:rsidRPr="00205D93" w:rsidR="0084366E" w:rsidP="00D0385C" w:rsidRDefault="0084366E" w14:paraId="13567484" wp14:textId="77777777">
            <w:pPr>
              <w:pStyle w:val="TableHeading"/>
              <w:spacing w:before="40" w:after="40"/>
              <w:rPr>
                <w:rStyle w:val="ModernTableText"/>
                <w:noProof/>
                <w:szCs w:val="17"/>
              </w:rPr>
            </w:pPr>
          </w:p>
        </w:tc>
        <w:tc>
          <w:tcPr>
            <w:tcW w:w="512" w:type="pct"/>
            <w:vAlign w:val="center"/>
          </w:tcPr>
          <w:p w:rsidRPr="00205D93" w:rsidR="0084366E" w:rsidP="00D0385C" w:rsidRDefault="0084366E" w14:paraId="67354C93"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vAlign w:val="center"/>
          </w:tcPr>
          <w:p w:rsidRPr="00205D93" w:rsidR="0084366E" w:rsidP="0062711F" w:rsidRDefault="0084366E" w14:paraId="108CB3EA" wp14:textId="77777777">
            <w:pPr>
              <w:pStyle w:val="TableText1"/>
              <w:numPr>
                <w:ilvl w:val="0"/>
                <w:numId w:val="267"/>
              </w:numPr>
              <w:spacing w:before="40" w:after="40"/>
              <w:rPr>
                <w:rStyle w:val="ModernTableText"/>
                <w:szCs w:val="17"/>
              </w:rPr>
            </w:pPr>
          </w:p>
        </w:tc>
        <w:tc>
          <w:tcPr>
            <w:tcW w:w="1616" w:type="pct"/>
            <w:gridSpan w:val="4"/>
            <w:vAlign w:val="center"/>
          </w:tcPr>
          <w:p w:rsidRPr="00205D93" w:rsidR="0084366E" w:rsidP="0062711F" w:rsidRDefault="0084366E" w14:paraId="511AFA27" wp14:textId="77777777">
            <w:pPr>
              <w:pStyle w:val="TableText1"/>
              <w:numPr>
                <w:ilvl w:val="0"/>
                <w:numId w:val="267"/>
              </w:numPr>
              <w:spacing w:before="40" w:after="40"/>
              <w:rPr>
                <w:rStyle w:val="ModernTableText"/>
                <w:szCs w:val="17"/>
              </w:rPr>
            </w:pPr>
          </w:p>
        </w:tc>
        <w:tc>
          <w:tcPr>
            <w:tcW w:w="1221" w:type="pct"/>
            <w:gridSpan w:val="3"/>
            <w:vAlign w:val="center"/>
          </w:tcPr>
          <w:p w:rsidRPr="00205D93" w:rsidR="0084366E" w:rsidP="0062711F" w:rsidRDefault="0084366E" w14:paraId="3AECAB5C" wp14:textId="77777777">
            <w:pPr>
              <w:pStyle w:val="TableText1"/>
              <w:numPr>
                <w:ilvl w:val="0"/>
                <w:numId w:val="267"/>
              </w:numPr>
              <w:spacing w:before="40" w:after="40"/>
              <w:rPr>
                <w:rStyle w:val="ModernTableText"/>
                <w:szCs w:val="17"/>
              </w:rPr>
            </w:pPr>
          </w:p>
        </w:tc>
      </w:tr>
      <w:tr xmlns:wp14="http://schemas.microsoft.com/office/word/2010/wordml" w:rsidR="0084366E" w:rsidTr="00D0385C" w14:paraId="3C33548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restart"/>
            <w:vAlign w:val="center"/>
          </w:tcPr>
          <w:p w:rsidRPr="00205D93" w:rsidR="0084366E" w:rsidP="00D0385C" w:rsidRDefault="0084366E" w14:paraId="60CF6F05" wp14:textId="77777777">
            <w:pPr>
              <w:pStyle w:val="TableHeading"/>
              <w:spacing w:before="40" w:after="40"/>
              <w:rPr>
                <w:rStyle w:val="ModernTableText"/>
                <w:noProof/>
                <w:szCs w:val="17"/>
              </w:rPr>
            </w:pPr>
            <w:r w:rsidRPr="00205D93">
              <w:rPr>
                <w:rStyle w:val="ModernTableText"/>
                <w:noProof/>
                <w:szCs w:val="17"/>
              </w:rPr>
              <w:t>Counts</w:t>
            </w:r>
          </w:p>
        </w:tc>
        <w:tc>
          <w:tcPr>
            <w:tcW w:w="512" w:type="pct"/>
            <w:vAlign w:val="center"/>
          </w:tcPr>
          <w:p w:rsidRPr="00205D93" w:rsidR="0084366E" w:rsidP="00D0385C" w:rsidRDefault="0084366E" w14:paraId="2CE5F903" wp14:textId="77777777">
            <w:pPr>
              <w:pStyle w:val="TableHeading"/>
              <w:spacing w:before="40" w:after="40"/>
              <w:rPr>
                <w:rStyle w:val="ModernTableText"/>
                <w:noProof/>
                <w:szCs w:val="17"/>
              </w:rPr>
            </w:pPr>
            <w:r w:rsidRPr="00205D93">
              <w:rPr>
                <w:rStyle w:val="ModernTableText"/>
                <w:noProof/>
                <w:szCs w:val="17"/>
              </w:rPr>
              <w:t>Grand:</w:t>
            </w:r>
          </w:p>
        </w:tc>
        <w:tc>
          <w:tcPr>
            <w:tcW w:w="1158" w:type="pct"/>
            <w:gridSpan w:val="2"/>
            <w:vAlign w:val="center"/>
          </w:tcPr>
          <w:p w:rsidRPr="00205D93" w:rsidR="0084366E" w:rsidP="009B7869" w:rsidRDefault="0084366E" w14:paraId="1F368FB7" wp14:textId="77777777">
            <w:pPr>
              <w:pStyle w:val="TableText1"/>
              <w:numPr>
                <w:ilvl w:val="0"/>
                <w:numId w:val="261"/>
              </w:numPr>
              <w:spacing w:before="40" w:after="40"/>
              <w:rPr>
                <w:rStyle w:val="ModernTableText"/>
                <w:szCs w:val="17"/>
              </w:rPr>
            </w:pPr>
          </w:p>
        </w:tc>
        <w:tc>
          <w:tcPr>
            <w:tcW w:w="1616" w:type="pct"/>
            <w:gridSpan w:val="4"/>
            <w:vAlign w:val="center"/>
          </w:tcPr>
          <w:p w:rsidRPr="00205D93" w:rsidR="0084366E" w:rsidP="009B7869" w:rsidRDefault="0084366E" w14:paraId="6CA5A973" wp14:textId="77777777">
            <w:pPr>
              <w:pStyle w:val="TableText1"/>
              <w:numPr>
                <w:ilvl w:val="0"/>
                <w:numId w:val="261"/>
              </w:numPr>
              <w:spacing w:before="40" w:after="40"/>
              <w:rPr>
                <w:rStyle w:val="ModernTableText"/>
                <w:szCs w:val="17"/>
              </w:rPr>
            </w:pPr>
          </w:p>
        </w:tc>
        <w:tc>
          <w:tcPr>
            <w:tcW w:w="1221" w:type="pct"/>
            <w:gridSpan w:val="3"/>
            <w:vAlign w:val="center"/>
          </w:tcPr>
          <w:p w:rsidRPr="00205D93" w:rsidR="0084366E" w:rsidP="009B7869" w:rsidRDefault="0084366E" w14:paraId="43D43260" wp14:textId="77777777">
            <w:pPr>
              <w:pStyle w:val="TableText1"/>
              <w:numPr>
                <w:ilvl w:val="0"/>
                <w:numId w:val="261"/>
              </w:numPr>
              <w:spacing w:before="40" w:after="40"/>
              <w:rPr>
                <w:rStyle w:val="ModernTableText"/>
                <w:szCs w:val="17"/>
              </w:rPr>
            </w:pPr>
          </w:p>
        </w:tc>
      </w:tr>
      <w:tr xmlns:wp14="http://schemas.microsoft.com/office/word/2010/wordml" w:rsidR="0084366E" w:rsidTr="00D0385C" w14:paraId="53A862B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ign w:val="center"/>
          </w:tcPr>
          <w:p w:rsidRPr="00205D93" w:rsidR="0084366E" w:rsidP="00D0385C" w:rsidRDefault="0084366E" w14:paraId="4AC4D8CC" wp14:textId="77777777">
            <w:pPr>
              <w:pStyle w:val="TableHeading"/>
              <w:spacing w:before="40" w:after="40"/>
              <w:rPr>
                <w:rStyle w:val="ModernTableText"/>
                <w:noProof/>
                <w:color w:val="FF0000"/>
                <w:szCs w:val="17"/>
              </w:rPr>
            </w:pPr>
          </w:p>
        </w:tc>
        <w:tc>
          <w:tcPr>
            <w:tcW w:w="512" w:type="pct"/>
            <w:vAlign w:val="center"/>
          </w:tcPr>
          <w:p w:rsidRPr="00205D93" w:rsidR="0084366E" w:rsidP="00D0385C" w:rsidRDefault="0084366E" w14:paraId="52D376AC"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vAlign w:val="center"/>
          </w:tcPr>
          <w:p w:rsidRPr="00205D93" w:rsidR="0084366E" w:rsidP="0062711F" w:rsidRDefault="0084366E" w14:paraId="3F4FC146" wp14:textId="77777777">
            <w:pPr>
              <w:pStyle w:val="TableText1"/>
              <w:numPr>
                <w:ilvl w:val="0"/>
                <w:numId w:val="268"/>
              </w:numPr>
              <w:spacing w:before="40" w:after="40"/>
              <w:rPr>
                <w:rStyle w:val="ModernTableText"/>
                <w:szCs w:val="17"/>
              </w:rPr>
            </w:pPr>
          </w:p>
        </w:tc>
        <w:tc>
          <w:tcPr>
            <w:tcW w:w="1616" w:type="pct"/>
            <w:gridSpan w:val="4"/>
            <w:vAlign w:val="center"/>
          </w:tcPr>
          <w:p w:rsidRPr="00205D93" w:rsidR="0084366E" w:rsidP="0062711F" w:rsidRDefault="0084366E" w14:paraId="71FDA5BA" wp14:textId="77777777">
            <w:pPr>
              <w:pStyle w:val="TableText1"/>
              <w:numPr>
                <w:ilvl w:val="0"/>
                <w:numId w:val="268"/>
              </w:numPr>
              <w:spacing w:before="40" w:after="40"/>
              <w:rPr>
                <w:rStyle w:val="ModernTableText"/>
                <w:szCs w:val="17"/>
              </w:rPr>
            </w:pPr>
          </w:p>
        </w:tc>
        <w:tc>
          <w:tcPr>
            <w:tcW w:w="1221" w:type="pct"/>
            <w:gridSpan w:val="3"/>
            <w:vAlign w:val="center"/>
          </w:tcPr>
          <w:p w:rsidRPr="00205D93" w:rsidR="0084366E" w:rsidP="0062711F" w:rsidRDefault="0084366E" w14:paraId="4A4CE9E0" wp14:textId="77777777">
            <w:pPr>
              <w:pStyle w:val="TableText1"/>
              <w:numPr>
                <w:ilvl w:val="0"/>
                <w:numId w:val="268"/>
              </w:numPr>
              <w:spacing w:before="40" w:after="40"/>
              <w:rPr>
                <w:rStyle w:val="ModernTableText"/>
                <w:szCs w:val="17"/>
              </w:rPr>
            </w:pPr>
          </w:p>
        </w:tc>
      </w:tr>
      <w:tr xmlns:wp14="http://schemas.microsoft.com/office/word/2010/wordml" w:rsidR="0084366E" w:rsidTr="00D0385C" w14:paraId="34040F6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84366E" w:rsidP="00D0385C" w:rsidRDefault="0084366E" w14:paraId="420051B1" wp14:textId="77777777">
            <w:pPr>
              <w:pStyle w:val="ModernBodyText"/>
              <w:keepN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84366E" w:rsidTr="00D0385C" w14:paraId="02755C2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10"/>
          <w:jc w:val="center"/>
        </w:trPr>
        <w:tc>
          <w:tcPr>
            <w:tcW w:w="1005" w:type="pct"/>
            <w:gridSpan w:val="2"/>
          </w:tcPr>
          <w:p w:rsidRPr="00205D93" w:rsidR="0084366E" w:rsidP="00D0385C" w:rsidRDefault="0084366E" w14:paraId="6AE2F98F" wp14:textId="77777777">
            <w:pPr>
              <w:pStyle w:val="TableHeading"/>
              <w:spacing w:before="40" w:after="40"/>
              <w:rPr>
                <w:rStyle w:val="ModernTableText"/>
                <w:noProof/>
                <w:szCs w:val="17"/>
              </w:rPr>
            </w:pPr>
            <w:r w:rsidRPr="00205D93">
              <w:rPr>
                <w:rStyle w:val="ModernTableText"/>
                <w:noProof/>
                <w:szCs w:val="17"/>
              </w:rPr>
              <w:t>Report Output Format:</w:t>
            </w:r>
          </w:p>
        </w:tc>
        <w:tc>
          <w:tcPr>
            <w:tcW w:w="3995" w:type="pct"/>
            <w:gridSpan w:val="9"/>
            <w:vAlign w:val="center"/>
          </w:tcPr>
          <w:p w:rsidRPr="00705504" w:rsidR="0084366E" w:rsidP="00D0385C" w:rsidRDefault="0084366E" w14:paraId="52E12B0F" wp14:textId="77777777">
            <w:pPr>
              <w:pStyle w:val="TableText1"/>
              <w:spacing w:before="40" w:after="40"/>
              <w:rPr>
                <w:rStyle w:val="ModernTableText"/>
                <w:noProof/>
                <w:szCs w:val="17"/>
              </w:rPr>
            </w:pPr>
            <w:r w:rsidRPr="00705504">
              <w:rPr>
                <w:rStyle w:val="ModernTableText"/>
                <w:rFonts w:ascii="Wingdings 2" w:hAnsi="Wingdings 2" w:eastAsia="Wingdings 2" w:cs="Wingdings 2"/>
                <w:noProof/>
                <w:szCs w:val="23"/>
              </w:rPr>
              <w:t>£</w:t>
            </w:r>
            <w:r w:rsidRPr="00705504">
              <w:rPr>
                <w:rStyle w:val="ModernTableText"/>
                <w:noProof/>
                <w:szCs w:val="17"/>
              </w:rPr>
              <w:t xml:space="preserve"> PDF (preferred)                       </w:t>
            </w:r>
            <w:r w:rsidRPr="00705504">
              <w:rPr>
                <w:rStyle w:val="ModernTableText"/>
                <w:rFonts w:ascii="Wingdings 2" w:hAnsi="Wingdings 2" w:eastAsia="Wingdings 2" w:cs="Wingdings 2"/>
                <w:noProof/>
                <w:szCs w:val="23"/>
              </w:rPr>
              <w:t>£</w:t>
            </w:r>
            <w:r w:rsidRPr="00705504">
              <w:rPr>
                <w:rStyle w:val="ModernTableText"/>
                <w:noProof/>
                <w:szCs w:val="17"/>
              </w:rPr>
              <w:t xml:space="preserve">HTML                             </w:t>
            </w:r>
            <w:r w:rsidRPr="00705504">
              <w:rPr>
                <w:rStyle w:val="ModernTableText"/>
                <w:rFonts w:ascii="Wingdings" w:hAnsi="Wingdings" w:eastAsia="Wingdings" w:cs="Wingdings"/>
                <w:noProof/>
                <w:szCs w:val="23"/>
              </w:rPr>
              <w:t>þ</w:t>
            </w:r>
            <w:r w:rsidRPr="00705504">
              <w:rPr>
                <w:rStyle w:val="ModernTableText"/>
                <w:noProof/>
                <w:szCs w:val="17"/>
              </w:rPr>
              <w:t xml:space="preserve"> Excel 200</w:t>
            </w:r>
            <w:r>
              <w:rPr>
                <w:rStyle w:val="ModernTableText"/>
                <w:noProof/>
                <w:szCs w:val="17"/>
              </w:rPr>
              <w:t>7</w:t>
            </w:r>
            <w:r w:rsidRPr="00705504">
              <w:rPr>
                <w:rStyle w:val="ModernTableText"/>
                <w:noProof/>
                <w:szCs w:val="17"/>
              </w:rPr>
              <w:t xml:space="preserve">                         </w:t>
            </w:r>
            <w:r w:rsidRPr="00705504">
              <w:rPr>
                <w:rStyle w:val="ModernTableText"/>
                <w:rFonts w:ascii="Wingdings 2" w:hAnsi="Wingdings 2" w:eastAsia="Wingdings 2" w:cs="Wingdings 2"/>
                <w:noProof/>
                <w:szCs w:val="23"/>
              </w:rPr>
              <w:t>£</w:t>
            </w:r>
            <w:r w:rsidRPr="00705504">
              <w:rPr>
                <w:rStyle w:val="ModernTableText"/>
                <w:noProof/>
                <w:szCs w:val="17"/>
              </w:rPr>
              <w:t xml:space="preserve"> Excel   2002                         </w:t>
            </w:r>
            <w:r w:rsidRPr="00705504">
              <w:rPr>
                <w:rStyle w:val="ModernTableText"/>
                <w:rFonts w:ascii="Wingdings 2" w:hAnsi="Wingdings 2" w:eastAsia="Wingdings 2" w:cs="Wingdings 2"/>
                <w:noProof/>
                <w:szCs w:val="23"/>
              </w:rPr>
              <w:t>£</w:t>
            </w:r>
            <w:r w:rsidRPr="00705504">
              <w:rPr>
                <w:rStyle w:val="ModernTableText"/>
                <w:noProof/>
                <w:szCs w:val="17"/>
              </w:rPr>
              <w:t xml:space="preserve"> Text CSV Format</w:t>
            </w:r>
          </w:p>
        </w:tc>
      </w:tr>
      <w:tr xmlns:wp14="http://schemas.microsoft.com/office/word/2010/wordml" w:rsidR="0084366E" w:rsidTr="00D0385C" w14:paraId="7643F62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Pr>
          <w:p w:rsidRPr="00205D93" w:rsidR="0084366E" w:rsidP="00D0385C" w:rsidRDefault="0084366E" w14:paraId="28579DE7" wp14:textId="77777777">
            <w:pPr>
              <w:pStyle w:val="TableHeading"/>
              <w:spacing w:before="40" w:after="40"/>
              <w:rPr>
                <w:rStyle w:val="ModernTableText"/>
                <w:noProof/>
                <w:szCs w:val="17"/>
              </w:rPr>
            </w:pPr>
            <w:r w:rsidRPr="00205D93">
              <w:rPr>
                <w:rStyle w:val="ModernTableText"/>
                <w:noProof/>
                <w:szCs w:val="17"/>
              </w:rPr>
              <w:t>Reporting Portal:</w:t>
            </w:r>
          </w:p>
        </w:tc>
        <w:tc>
          <w:tcPr>
            <w:tcW w:w="3995" w:type="pct"/>
            <w:gridSpan w:val="9"/>
            <w:vAlign w:val="center"/>
          </w:tcPr>
          <w:p w:rsidRPr="00705504" w:rsidR="0084366E" w:rsidP="00D0385C" w:rsidRDefault="0084366E" w14:paraId="0C2C0BF7" wp14:textId="77777777">
            <w:pPr>
              <w:pStyle w:val="TableText1"/>
              <w:spacing w:before="40" w:after="40"/>
              <w:rPr>
                <w:rStyle w:val="ModernTableText"/>
                <w:noProof/>
                <w:szCs w:val="17"/>
              </w:rPr>
            </w:pPr>
            <w:r w:rsidRPr="00705504">
              <w:rPr>
                <w:rStyle w:val="ModernTableText"/>
                <w:rFonts w:ascii="Wingdings 2" w:hAnsi="Wingdings 2" w:eastAsia="Wingdings 2" w:cs="Wingdings 2"/>
                <w:noProof/>
                <w:szCs w:val="23"/>
              </w:rPr>
              <w:t>£</w:t>
            </w:r>
            <w:r w:rsidRPr="00705504">
              <w:rPr>
                <w:rStyle w:val="ModernTableText"/>
                <w:noProof/>
                <w:szCs w:val="17"/>
              </w:rPr>
              <w:t xml:space="preserve"> Web Portal                                </w:t>
            </w:r>
            <w:r w:rsidRPr="00705504">
              <w:rPr>
                <w:rStyle w:val="ModernTableText"/>
                <w:rFonts w:ascii="Wingdings" w:hAnsi="Wingdings" w:eastAsia="Wingdings" w:cs="Wingdings"/>
                <w:noProof/>
                <w:szCs w:val="23"/>
              </w:rPr>
              <w:t>þ</w:t>
            </w:r>
            <w:r w:rsidRPr="00705504">
              <w:rPr>
                <w:rStyle w:val="ModernTableText"/>
                <w:noProof/>
                <w:szCs w:val="17"/>
              </w:rPr>
              <w:t xml:space="preserve"> EDMS                            </w:t>
            </w:r>
            <w:r w:rsidRPr="00705504">
              <w:rPr>
                <w:rStyle w:val="ModernTableText"/>
                <w:rFonts w:ascii="Wingdings 2" w:hAnsi="Wingdings 2" w:eastAsia="Wingdings 2" w:cs="Wingdings 2"/>
                <w:noProof/>
                <w:szCs w:val="23"/>
              </w:rPr>
              <w:t>£</w:t>
            </w:r>
            <w:r w:rsidRPr="00705504">
              <w:rPr>
                <w:rStyle w:val="ModernTableText"/>
                <w:noProof/>
                <w:szCs w:val="23"/>
              </w:rPr>
              <w:t xml:space="preserve"> </w:t>
            </w:r>
            <w:r w:rsidRPr="00705504">
              <w:rPr>
                <w:rStyle w:val="ModernTableText"/>
                <w:noProof/>
                <w:szCs w:val="17"/>
              </w:rPr>
              <w:t xml:space="preserve">Email Link                      </w:t>
            </w:r>
          </w:p>
        </w:tc>
      </w:tr>
      <w:tr xmlns:wp14="http://schemas.microsoft.com/office/word/2010/wordml" w:rsidR="0084366E" w:rsidTr="00D0385C" w14:paraId="5785C2A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restart"/>
            <w:vAlign w:val="center"/>
          </w:tcPr>
          <w:p w:rsidRPr="00205D93" w:rsidR="0084366E" w:rsidP="00D0385C" w:rsidRDefault="0084366E" w14:paraId="34AB61A9" wp14:textId="77777777">
            <w:pPr>
              <w:pStyle w:val="TableHeading"/>
              <w:spacing w:before="40" w:after="40"/>
              <w:rPr>
                <w:rStyle w:val="ModernTableText"/>
                <w:noProof/>
                <w:szCs w:val="17"/>
              </w:rPr>
            </w:pPr>
            <w:r w:rsidRPr="00205D93">
              <w:rPr>
                <w:rStyle w:val="ModernTableText"/>
                <w:noProof/>
                <w:szCs w:val="17"/>
              </w:rPr>
              <w:t>Report Output Distribution Group(s):</w:t>
            </w:r>
          </w:p>
        </w:tc>
        <w:tc>
          <w:tcPr>
            <w:tcW w:w="1164" w:type="pct"/>
            <w:gridSpan w:val="3"/>
            <w:vMerge w:val="restart"/>
          </w:tcPr>
          <w:p w:rsidRPr="00205D93" w:rsidR="0084366E" w:rsidP="00D0385C" w:rsidRDefault="0084366E" w14:paraId="0860414C"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No</w:t>
            </w:r>
          </w:p>
          <w:p w:rsidRPr="00205D93" w:rsidR="0084366E" w:rsidP="00D0385C" w:rsidRDefault="0084366E" w14:paraId="3419159C"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Yes (if yes, complete distribution list)</w:t>
            </w:r>
          </w:p>
        </w:tc>
        <w:tc>
          <w:tcPr>
            <w:tcW w:w="2831" w:type="pct"/>
            <w:gridSpan w:val="6"/>
            <w:tcBorders>
              <w:top w:val="single" w:color="616161" w:sz="4" w:space="0"/>
            </w:tcBorders>
            <w:vAlign w:val="center"/>
          </w:tcPr>
          <w:p w:rsidRPr="00205D93" w:rsidR="0084366E" w:rsidP="00D0385C" w:rsidRDefault="0084366E" w14:paraId="60369661" wp14:textId="77777777">
            <w:pPr>
              <w:pStyle w:val="TableText1"/>
              <w:spacing w:before="40" w:after="40"/>
              <w:rPr>
                <w:rStyle w:val="ModernTableText"/>
                <w:b/>
                <w:bCs/>
                <w:szCs w:val="17"/>
              </w:rPr>
            </w:pPr>
            <w:r w:rsidRPr="00205D93">
              <w:rPr>
                <w:rStyle w:val="ModernTableText"/>
                <w:b/>
                <w:bCs/>
                <w:szCs w:val="17"/>
              </w:rPr>
              <w:t>Output Distribution Group List</w:t>
            </w:r>
          </w:p>
        </w:tc>
      </w:tr>
      <w:tr xmlns:wp14="http://schemas.microsoft.com/office/word/2010/wordml" w:rsidR="0084366E" w:rsidTr="00D0385C" w14:paraId="0D33AF4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tcPr>
          <w:p w:rsidRPr="00205D93" w:rsidR="0084366E" w:rsidP="00D0385C" w:rsidRDefault="0084366E" w14:paraId="4FB224C0" wp14:textId="77777777">
            <w:pPr>
              <w:pStyle w:val="TableHeading"/>
              <w:spacing w:before="40" w:after="40"/>
              <w:rPr>
                <w:rStyle w:val="ModernTableText"/>
                <w:szCs w:val="17"/>
              </w:rPr>
            </w:pPr>
          </w:p>
        </w:tc>
        <w:tc>
          <w:tcPr>
            <w:tcW w:w="1164" w:type="pct"/>
            <w:gridSpan w:val="3"/>
            <w:vMerge/>
          </w:tcPr>
          <w:p w:rsidRPr="00205D93" w:rsidR="0084366E" w:rsidP="00D0385C" w:rsidRDefault="0084366E" w14:paraId="0D5ECEDF" wp14:textId="77777777">
            <w:pPr>
              <w:pStyle w:val="TableText1"/>
              <w:spacing w:before="40" w:after="40"/>
              <w:rPr>
                <w:rStyle w:val="ModernTableText"/>
                <w:szCs w:val="17"/>
              </w:rPr>
            </w:pPr>
          </w:p>
        </w:tc>
        <w:tc>
          <w:tcPr>
            <w:tcW w:w="1616" w:type="pct"/>
            <w:gridSpan w:val="4"/>
            <w:vAlign w:val="center"/>
          </w:tcPr>
          <w:p w:rsidRPr="00205D93" w:rsidR="0084366E" w:rsidP="009B7869" w:rsidRDefault="0084366E" w14:paraId="250A8485" wp14:textId="77777777">
            <w:pPr>
              <w:pStyle w:val="TableText1"/>
              <w:numPr>
                <w:ilvl w:val="0"/>
                <w:numId w:val="262"/>
              </w:numPr>
              <w:spacing w:before="40" w:after="40"/>
              <w:rPr>
                <w:rStyle w:val="ModernTableText"/>
                <w:szCs w:val="17"/>
                <w:u w:val="single"/>
              </w:rPr>
            </w:pPr>
          </w:p>
        </w:tc>
        <w:tc>
          <w:tcPr>
            <w:tcW w:w="1215" w:type="pct"/>
            <w:gridSpan w:val="2"/>
            <w:vAlign w:val="center"/>
          </w:tcPr>
          <w:p w:rsidRPr="00205D93" w:rsidR="0084366E" w:rsidP="009B7869" w:rsidRDefault="0084366E" w14:paraId="62FC8BFB" wp14:textId="77777777">
            <w:pPr>
              <w:pStyle w:val="TableText1"/>
              <w:numPr>
                <w:ilvl w:val="0"/>
                <w:numId w:val="262"/>
              </w:numPr>
              <w:spacing w:before="40" w:after="40"/>
              <w:rPr>
                <w:rStyle w:val="ModernTableText"/>
                <w:szCs w:val="17"/>
              </w:rPr>
            </w:pPr>
          </w:p>
        </w:tc>
      </w:tr>
      <w:tr xmlns:wp14="http://schemas.microsoft.com/office/word/2010/wordml" w:rsidR="0084366E" w:rsidTr="00D0385C" w14:paraId="382F105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tcPr>
          <w:p w:rsidRPr="00205D93" w:rsidR="0084366E" w:rsidP="00D0385C" w:rsidRDefault="0084366E" w14:paraId="37E2B9A4" wp14:textId="77777777">
            <w:pPr>
              <w:pStyle w:val="TableHeading"/>
              <w:spacing w:before="40" w:after="40"/>
              <w:rPr>
                <w:rStyle w:val="ModernTableText"/>
                <w:szCs w:val="17"/>
              </w:rPr>
            </w:pPr>
          </w:p>
        </w:tc>
        <w:tc>
          <w:tcPr>
            <w:tcW w:w="1164" w:type="pct"/>
            <w:gridSpan w:val="3"/>
            <w:vMerge/>
            <w:vAlign w:val="center"/>
          </w:tcPr>
          <w:p w:rsidRPr="00205D93" w:rsidR="0084366E" w:rsidP="00D0385C" w:rsidRDefault="0084366E" w14:paraId="554E7659" wp14:textId="77777777">
            <w:pPr>
              <w:pStyle w:val="TableText1"/>
              <w:spacing w:before="40" w:after="40"/>
              <w:rPr>
                <w:rStyle w:val="ModernTableText"/>
                <w:szCs w:val="17"/>
              </w:rPr>
            </w:pPr>
          </w:p>
        </w:tc>
        <w:tc>
          <w:tcPr>
            <w:tcW w:w="1616" w:type="pct"/>
            <w:gridSpan w:val="4"/>
            <w:vAlign w:val="center"/>
          </w:tcPr>
          <w:p w:rsidRPr="00205D93" w:rsidR="0084366E" w:rsidP="009B7869" w:rsidRDefault="0084366E" w14:paraId="23918E39" wp14:textId="77777777">
            <w:pPr>
              <w:pStyle w:val="TableText1"/>
              <w:numPr>
                <w:ilvl w:val="0"/>
                <w:numId w:val="262"/>
              </w:numPr>
              <w:spacing w:before="40" w:after="40"/>
              <w:rPr>
                <w:rStyle w:val="ModernTableText"/>
                <w:szCs w:val="17"/>
                <w:u w:val="single"/>
              </w:rPr>
            </w:pPr>
          </w:p>
        </w:tc>
        <w:tc>
          <w:tcPr>
            <w:tcW w:w="1215" w:type="pct"/>
            <w:gridSpan w:val="2"/>
            <w:vAlign w:val="center"/>
          </w:tcPr>
          <w:p w:rsidRPr="00205D93" w:rsidR="0084366E" w:rsidP="009B7869" w:rsidRDefault="0084366E" w14:paraId="09A00BB1" wp14:textId="77777777">
            <w:pPr>
              <w:pStyle w:val="TableText1"/>
              <w:numPr>
                <w:ilvl w:val="0"/>
                <w:numId w:val="262"/>
              </w:numPr>
              <w:spacing w:before="40" w:after="40"/>
              <w:rPr>
                <w:rStyle w:val="ModernTableText"/>
                <w:szCs w:val="17"/>
              </w:rPr>
            </w:pPr>
          </w:p>
        </w:tc>
      </w:tr>
      <w:tr xmlns:wp14="http://schemas.microsoft.com/office/word/2010/wordml" w:rsidR="0084366E" w:rsidTr="00D0385C" w14:paraId="7EEC7BC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tcPr>
          <w:p w:rsidRPr="00205D93" w:rsidR="0084366E" w:rsidP="00D0385C" w:rsidRDefault="0084366E" w14:paraId="7E387066" wp14:textId="77777777">
            <w:pPr>
              <w:pStyle w:val="TableHeading"/>
              <w:spacing w:before="40" w:after="40"/>
              <w:rPr>
                <w:rStyle w:val="ModernTableText"/>
                <w:szCs w:val="17"/>
              </w:rPr>
            </w:pPr>
          </w:p>
        </w:tc>
        <w:tc>
          <w:tcPr>
            <w:tcW w:w="1164" w:type="pct"/>
            <w:gridSpan w:val="3"/>
            <w:vMerge/>
            <w:vAlign w:val="center"/>
          </w:tcPr>
          <w:p w:rsidRPr="00205D93" w:rsidR="0084366E" w:rsidP="00D0385C" w:rsidRDefault="0084366E" w14:paraId="2A541089" wp14:textId="77777777">
            <w:pPr>
              <w:pStyle w:val="TableText1"/>
              <w:spacing w:before="40" w:after="40"/>
              <w:rPr>
                <w:rStyle w:val="ModernTableText"/>
                <w:szCs w:val="17"/>
              </w:rPr>
            </w:pPr>
          </w:p>
        </w:tc>
        <w:tc>
          <w:tcPr>
            <w:tcW w:w="1616" w:type="pct"/>
            <w:gridSpan w:val="4"/>
            <w:vAlign w:val="center"/>
          </w:tcPr>
          <w:p w:rsidRPr="00205D93" w:rsidR="0084366E" w:rsidP="009B7869" w:rsidRDefault="0084366E" w14:paraId="5A3CC687" wp14:textId="77777777">
            <w:pPr>
              <w:pStyle w:val="TableText1"/>
              <w:numPr>
                <w:ilvl w:val="0"/>
                <w:numId w:val="262"/>
              </w:numPr>
              <w:spacing w:before="40" w:after="40"/>
              <w:rPr>
                <w:rStyle w:val="ModernTableText"/>
                <w:szCs w:val="17"/>
                <w:u w:val="single"/>
              </w:rPr>
            </w:pPr>
          </w:p>
        </w:tc>
        <w:tc>
          <w:tcPr>
            <w:tcW w:w="1215" w:type="pct"/>
            <w:gridSpan w:val="2"/>
            <w:vAlign w:val="center"/>
          </w:tcPr>
          <w:p w:rsidRPr="00205D93" w:rsidR="0084366E" w:rsidP="009B7869" w:rsidRDefault="0084366E" w14:paraId="120EBB78" wp14:textId="77777777">
            <w:pPr>
              <w:pStyle w:val="TableText1"/>
              <w:numPr>
                <w:ilvl w:val="0"/>
                <w:numId w:val="262"/>
              </w:numPr>
              <w:spacing w:before="40" w:after="40"/>
              <w:rPr>
                <w:rStyle w:val="ModernTableText"/>
                <w:szCs w:val="17"/>
              </w:rPr>
            </w:pPr>
          </w:p>
        </w:tc>
      </w:tr>
      <w:tr xmlns:wp14="http://schemas.microsoft.com/office/word/2010/wordml" w:rsidR="0084366E" w:rsidTr="00D0385C" w14:paraId="6AA0E3F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205D93" w:rsidR="0084366E" w:rsidP="00D0385C" w:rsidRDefault="0084366E" w14:paraId="53799FA8" wp14:textId="77777777">
            <w:pPr>
              <w:pStyle w:val="ModernBodyText"/>
              <w:spacing w:before="40" w:after="40"/>
              <w:jc w:val="center"/>
              <w:rPr>
                <w:rStyle w:val="Modern2nd-levelTableheader"/>
                <w:sz w:val="18"/>
                <w:szCs w:val="21"/>
              </w:rPr>
            </w:pPr>
            <w:r w:rsidRPr="00205D93">
              <w:rPr>
                <w:rStyle w:val="Modern2nd-levelTableheader"/>
                <w:sz w:val="18"/>
                <w:szCs w:val="21"/>
              </w:rPr>
              <w:t>Report Retention</w:t>
            </w:r>
          </w:p>
        </w:tc>
      </w:tr>
      <w:tr xmlns:wp14="http://schemas.microsoft.com/office/word/2010/wordml" w:rsidR="0084366E" w:rsidTr="00D0385C" w14:paraId="740D8C0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84366E" w:rsidP="00D0385C" w:rsidRDefault="0084366E" w14:paraId="7DE3522C"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Retention Type:</w:t>
            </w:r>
          </w:p>
        </w:tc>
        <w:tc>
          <w:tcPr>
            <w:tcW w:w="3995" w:type="pct"/>
            <w:gridSpan w:val="9"/>
            <w:tcBorders>
              <w:top w:val="single" w:color="616161" w:sz="2" w:space="0"/>
              <w:left w:val="single" w:color="616161" w:sz="2" w:space="0"/>
              <w:bottom w:val="single" w:color="616161" w:sz="2" w:space="0"/>
              <w:right w:val="single" w:color="616161" w:sz="2" w:space="0"/>
            </w:tcBorders>
            <w:vAlign w:val="center"/>
          </w:tcPr>
          <w:p w:rsidRPr="00205D93" w:rsidR="0084366E" w:rsidP="00D0385C" w:rsidRDefault="0084366E" w14:paraId="588B9A1A" wp14:textId="77777777">
            <w:pPr>
              <w:pStyle w:val="TableText1"/>
              <w:spacing w:before="40" w:after="40"/>
              <w:rPr>
                <w:rStyle w:val="ModernTableText"/>
                <w:noProof/>
                <w:szCs w:val="17"/>
              </w:rPr>
            </w:pPr>
            <w:r w:rsidRPr="00DF6897">
              <w:rPr>
                <w:rStyle w:val="ModernTableText"/>
                <w:rFonts w:ascii="Wingdings 2" w:hAnsi="Wingdings 2" w:eastAsia="Wingdings 2" w:cs="Wingdings 2"/>
                <w:noProof/>
                <w:szCs w:val="23"/>
              </w:rPr>
              <w:t>£</w:t>
            </w:r>
            <w:r w:rsidRPr="00DF6897">
              <w:rPr>
                <w:rStyle w:val="ModernTableText"/>
                <w:noProof/>
                <w:szCs w:val="17"/>
              </w:rPr>
              <w:t xml:space="preserve"> Cognos                                    </w:t>
            </w:r>
            <w:r w:rsidRPr="00DF6897">
              <w:rPr>
                <w:rStyle w:val="ModernTableText"/>
                <w:rFonts w:ascii="Wingdings" w:hAnsi="Wingdings" w:eastAsia="Wingdings" w:cs="Wingdings"/>
                <w:noProof/>
                <w:szCs w:val="23"/>
              </w:rPr>
              <w:t>þ</w:t>
            </w:r>
            <w:r w:rsidRPr="00DF6897">
              <w:rPr>
                <w:rStyle w:val="ModernTableText"/>
                <w:noProof/>
                <w:szCs w:val="17"/>
              </w:rPr>
              <w:t xml:space="preserve"> EDMS</w:t>
            </w:r>
          </w:p>
        </w:tc>
      </w:tr>
      <w:tr xmlns:wp14="http://schemas.microsoft.com/office/word/2010/wordml" w:rsidR="0084366E" w:rsidTr="00D0385C" w14:paraId="0944FB2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84366E" w:rsidP="00D0385C" w:rsidRDefault="0084366E" w14:paraId="7329353C"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Output Versions:</w:t>
            </w:r>
          </w:p>
        </w:tc>
        <w:tc>
          <w:tcPr>
            <w:tcW w:w="1164" w:type="pct"/>
            <w:gridSpan w:val="3"/>
            <w:tcBorders>
              <w:top w:val="single" w:color="616161" w:sz="2" w:space="0"/>
              <w:left w:val="single" w:color="616161" w:sz="2" w:space="0"/>
              <w:bottom w:val="single" w:color="616161" w:sz="2" w:space="0"/>
              <w:right w:val="single" w:color="616161" w:sz="2" w:space="0"/>
            </w:tcBorders>
            <w:vAlign w:val="center"/>
          </w:tcPr>
          <w:p w:rsidRPr="00205D93" w:rsidR="0084366E" w:rsidP="00D0385C" w:rsidRDefault="0084366E" w14:paraId="2FEEB509" wp14:textId="77777777">
            <w:pPr>
              <w:pStyle w:val="ModernBodyText"/>
              <w:spacing w:before="40" w:after="40"/>
              <w:jc w:val="left"/>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831" w:type="pct"/>
            <w:gridSpan w:val="6"/>
            <w:tcBorders>
              <w:top w:val="single" w:color="616161" w:sz="2" w:space="0"/>
              <w:left w:val="nil"/>
              <w:bottom w:val="single" w:color="616161" w:sz="2" w:space="0"/>
              <w:right w:val="single" w:color="616161" w:sz="2" w:space="0"/>
            </w:tcBorders>
            <w:vAlign w:val="center"/>
          </w:tcPr>
          <w:p w:rsidRPr="00D86689" w:rsidR="0084366E" w:rsidP="00D0385C" w:rsidRDefault="0084366E" w14:paraId="054EE756" wp14:textId="77777777">
            <w:pPr>
              <w:pStyle w:val="TableText1"/>
              <w:spacing w:before="40" w:after="40"/>
              <w:rPr>
                <w:rStyle w:val="ModernTableText"/>
                <w:noProof/>
                <w:szCs w:val="17"/>
              </w:rPr>
            </w:pPr>
            <w:r w:rsidRPr="00D86689">
              <w:rPr>
                <w:rStyle w:val="ModernTableText"/>
                <w:rFonts w:ascii="Wingdings" w:hAnsi="Wingdings" w:eastAsia="Wingdings" w:cs="Wingdings"/>
                <w:noProof/>
                <w:szCs w:val="23"/>
              </w:rPr>
              <w:t>þ</w:t>
            </w:r>
            <w:r w:rsidRPr="00D86689">
              <w:rPr>
                <w:rStyle w:val="ModernTableText"/>
                <w:noProof/>
                <w:szCs w:val="17"/>
              </w:rPr>
              <w:t xml:space="preserve">Duration:     7       </w:t>
            </w:r>
            <w:r w:rsidRPr="00D86689">
              <w:rPr>
                <w:rStyle w:val="ModernTableText"/>
                <w:rFonts w:ascii="Wingdings 2" w:hAnsi="Wingdings 2" w:eastAsia="Wingdings 2" w:cs="Wingdings 2"/>
                <w:noProof/>
                <w:szCs w:val="23"/>
              </w:rPr>
              <w:t>£</w:t>
            </w:r>
            <w:r w:rsidRPr="00D86689">
              <w:rPr>
                <w:rStyle w:val="ModernTableText"/>
                <w:noProof/>
                <w:szCs w:val="17"/>
              </w:rPr>
              <w:t xml:space="preserve"> Days       </w:t>
            </w:r>
            <w:r w:rsidRPr="00D86689">
              <w:rPr>
                <w:rStyle w:val="ModernTableText"/>
                <w:rFonts w:ascii="Wingdings 2" w:hAnsi="Wingdings 2" w:eastAsia="Wingdings 2" w:cs="Wingdings 2"/>
                <w:noProof/>
                <w:szCs w:val="23"/>
              </w:rPr>
              <w:t>£</w:t>
            </w:r>
            <w:r w:rsidRPr="00D86689">
              <w:rPr>
                <w:rStyle w:val="ModernTableText"/>
                <w:noProof/>
                <w:szCs w:val="17"/>
              </w:rPr>
              <w:t xml:space="preserve"> Months       </w:t>
            </w:r>
            <w:r w:rsidRPr="00D86689">
              <w:rPr>
                <w:rStyle w:val="ModernTableText"/>
                <w:rFonts w:ascii="Wingdings" w:hAnsi="Wingdings" w:eastAsia="Wingdings" w:cs="Wingdings"/>
                <w:noProof/>
                <w:szCs w:val="23"/>
              </w:rPr>
              <w:t>þ</w:t>
            </w:r>
            <w:r w:rsidRPr="00D86689">
              <w:rPr>
                <w:rStyle w:val="ModernTableText"/>
                <w:noProof/>
                <w:szCs w:val="17"/>
              </w:rPr>
              <w:t xml:space="preserve">Years                                                                          </w:t>
            </w:r>
          </w:p>
        </w:tc>
      </w:tr>
      <w:tr xmlns:wp14="http://schemas.microsoft.com/office/word/2010/wordml" w:rsidR="0084366E" w:rsidTr="00D0385C" w14:paraId="1AF8611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84366E" w:rsidP="00D0385C" w:rsidRDefault="0084366E" w14:paraId="0429E3E3"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Run History Log:</w:t>
            </w:r>
          </w:p>
        </w:tc>
        <w:tc>
          <w:tcPr>
            <w:tcW w:w="1164" w:type="pct"/>
            <w:gridSpan w:val="3"/>
            <w:tcBorders>
              <w:top w:val="single" w:color="616161" w:sz="2" w:space="0"/>
              <w:left w:val="single" w:color="616161" w:sz="2" w:space="0"/>
              <w:bottom w:val="single" w:color="616161" w:sz="2" w:space="0"/>
              <w:right w:val="single" w:color="616161" w:sz="2" w:space="0"/>
            </w:tcBorders>
            <w:vAlign w:val="center"/>
          </w:tcPr>
          <w:p w:rsidRPr="00205D93" w:rsidR="0084366E" w:rsidP="00D0385C" w:rsidRDefault="0084366E" w14:paraId="4DBF7A85" wp14:textId="77777777">
            <w:pPr>
              <w:pStyle w:val="ModernBodyText"/>
              <w:spacing w:before="40" w:after="40"/>
              <w:jc w:val="left"/>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831" w:type="pct"/>
            <w:gridSpan w:val="6"/>
            <w:tcBorders>
              <w:top w:val="single" w:color="616161" w:sz="2" w:space="0"/>
              <w:left w:val="nil"/>
              <w:bottom w:val="single" w:color="616161" w:sz="2" w:space="0"/>
              <w:right w:val="single" w:color="616161" w:sz="2" w:space="0"/>
            </w:tcBorders>
            <w:vAlign w:val="center"/>
          </w:tcPr>
          <w:p w:rsidRPr="00D86689" w:rsidR="0084366E" w:rsidP="00D0385C" w:rsidRDefault="0084366E" w14:paraId="4710FDD3" wp14:textId="77777777">
            <w:pPr>
              <w:pStyle w:val="TableText1"/>
              <w:spacing w:before="40" w:after="40"/>
              <w:rPr>
                <w:rStyle w:val="ModernTableText"/>
                <w:noProof/>
                <w:szCs w:val="17"/>
              </w:rPr>
            </w:pPr>
            <w:r w:rsidRPr="00D86689">
              <w:rPr>
                <w:rStyle w:val="ModernTableText"/>
                <w:rFonts w:ascii="Wingdings 2" w:hAnsi="Wingdings 2" w:eastAsia="Wingdings 2" w:cs="Wingdings 2"/>
                <w:noProof/>
                <w:szCs w:val="23"/>
              </w:rPr>
              <w:t>£</w:t>
            </w:r>
            <w:r w:rsidRPr="00D86689">
              <w:rPr>
                <w:rStyle w:val="ModernTableText"/>
                <w:noProof/>
                <w:szCs w:val="17"/>
              </w:rPr>
              <w:t xml:space="preserve">Duration:            </w:t>
            </w:r>
            <w:r w:rsidRPr="00D86689">
              <w:rPr>
                <w:rStyle w:val="ModernTableText"/>
                <w:rFonts w:ascii="Wingdings 2" w:hAnsi="Wingdings 2" w:eastAsia="Wingdings 2" w:cs="Wingdings 2"/>
                <w:noProof/>
                <w:szCs w:val="23"/>
              </w:rPr>
              <w:t>£</w:t>
            </w:r>
            <w:r w:rsidRPr="00D86689">
              <w:rPr>
                <w:rStyle w:val="ModernTableText"/>
                <w:noProof/>
                <w:szCs w:val="17"/>
              </w:rPr>
              <w:t xml:space="preserve"> Days       </w:t>
            </w:r>
            <w:r w:rsidRPr="00D86689">
              <w:rPr>
                <w:rStyle w:val="ModernTableText"/>
                <w:rFonts w:ascii="Wingdings 2" w:hAnsi="Wingdings 2" w:eastAsia="Wingdings 2" w:cs="Wingdings 2"/>
                <w:noProof/>
                <w:szCs w:val="23"/>
              </w:rPr>
              <w:t>£</w:t>
            </w:r>
            <w:r w:rsidRPr="00D86689">
              <w:rPr>
                <w:rStyle w:val="ModernTableText"/>
                <w:noProof/>
                <w:szCs w:val="17"/>
              </w:rPr>
              <w:t xml:space="preserve"> Months       </w:t>
            </w:r>
            <w:r w:rsidRPr="00D86689">
              <w:rPr>
                <w:rStyle w:val="ModernTableText"/>
                <w:rFonts w:ascii="Wingdings 2" w:hAnsi="Wingdings 2" w:eastAsia="Wingdings 2" w:cs="Wingdings 2"/>
                <w:noProof/>
                <w:szCs w:val="23"/>
              </w:rPr>
              <w:t>£</w:t>
            </w:r>
            <w:r w:rsidRPr="00D86689">
              <w:rPr>
                <w:rStyle w:val="ModernTableText"/>
                <w:noProof/>
                <w:szCs w:val="17"/>
              </w:rPr>
              <w:t xml:space="preserve"> Years                                                                          </w:t>
            </w:r>
          </w:p>
        </w:tc>
      </w:tr>
      <w:tr xmlns:wp14="http://schemas.microsoft.com/office/word/2010/wordml" w:rsidR="0084366E" w:rsidTr="00D0385C" w14:paraId="7A9376D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84366E" w:rsidP="00D0385C" w:rsidRDefault="0084366E" w14:paraId="74CC76A5" wp14:textId="77777777">
            <w:pPr>
              <w:pStyle w:val="ModernBodyText"/>
              <w:keepN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84366E" w:rsidTr="00D0385C" w14:paraId="2B54B61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vAlign w:val="center"/>
          </w:tcPr>
          <w:p w:rsidRPr="00D0385C" w:rsidR="0084366E" w:rsidP="00D0385C" w:rsidRDefault="0084366E" w14:paraId="7B19D55E" wp14:textId="77777777">
            <w:pPr>
              <w:keepLines/>
              <w:spacing w:before="40" w:after="40"/>
              <w:rPr>
                <w:rStyle w:val="ModernTableText"/>
                <w:rFonts w:cs="Arial"/>
                <w:noProof/>
                <w:spacing w:val="-2"/>
                <w:szCs w:val="18"/>
              </w:rPr>
            </w:pPr>
            <w:r w:rsidRPr="00D0385C">
              <w:rPr>
                <w:rStyle w:val="ModernTableText"/>
                <w:rFonts w:cs="Arial"/>
                <w:noProof/>
                <w:spacing w:val="-2"/>
                <w:szCs w:val="18"/>
              </w:rPr>
              <w:t>Join A-DTL-TB to A-HDR-TB using A-AUTH-ID</w:t>
            </w:r>
          </w:p>
          <w:p w:rsidRPr="00D0385C" w:rsidR="0084366E" w:rsidP="00D0385C" w:rsidRDefault="0084366E" w14:paraId="61FD8D29" wp14:textId="77777777">
            <w:pPr>
              <w:keepLines/>
              <w:spacing w:before="40" w:after="40"/>
              <w:rPr>
                <w:rStyle w:val="ModernTableText"/>
                <w:rFonts w:cs="Arial"/>
                <w:noProof/>
                <w:spacing w:val="-2"/>
                <w:szCs w:val="18"/>
              </w:rPr>
            </w:pPr>
            <w:r w:rsidRPr="00D0385C">
              <w:rPr>
                <w:rStyle w:val="ModernTableText"/>
                <w:rFonts w:cs="Arial"/>
                <w:noProof/>
                <w:spacing w:val="-2"/>
                <w:szCs w:val="18"/>
              </w:rPr>
              <w:t>Join B-DTL-TB to A-HDR-TB using B-SYS-ID</w:t>
            </w:r>
          </w:p>
          <w:p w:rsidRPr="00D0385C" w:rsidR="0084366E" w:rsidP="00D0385C" w:rsidRDefault="0084366E" w14:paraId="46AEFF51" wp14:textId="77777777">
            <w:pPr>
              <w:pStyle w:val="TableHeading"/>
              <w:spacing w:before="40" w:after="40"/>
              <w:rPr>
                <w:rStyle w:val="ModernTableText"/>
                <w:rFonts w:cs="Arial"/>
                <w:b w:val="0"/>
                <w:bCs w:val="0"/>
                <w:noProof/>
                <w:spacing w:val="-2"/>
                <w:szCs w:val="18"/>
              </w:rPr>
            </w:pPr>
            <w:r w:rsidRPr="00D0385C">
              <w:rPr>
                <w:rStyle w:val="ModernTableText"/>
                <w:rFonts w:cs="Arial"/>
                <w:b w:val="0"/>
                <w:bCs w:val="0"/>
                <w:noProof/>
                <w:spacing w:val="-2"/>
                <w:szCs w:val="18"/>
              </w:rPr>
              <w:t>Join P-DTL-TB to A-HDR-LI-SUBM-PROV-ID-TB using A-HDR-LI-SUBM-PROV-ID-TB.P-SYS-ID [Where A-TXN-LVL-CD = 'RQ" and A-USED-PROV-ID-IND = "Y"] = P-DTL-TB.P-SYS-ID</w:t>
            </w:r>
          </w:p>
          <w:p w:rsidRPr="005B60DC" w:rsidR="0084366E" w:rsidP="005B60DC" w:rsidRDefault="005B60DC" w14:paraId="199C7DFD" wp14:textId="77777777">
            <w:pPr>
              <w:keepLines/>
              <w:spacing w:before="40" w:after="40"/>
              <w:jc w:val="left"/>
              <w:rPr>
                <w:rFonts w:cs="Arial"/>
                <w:noProof/>
                <w:spacing w:val="-2"/>
                <w:sz w:val="18"/>
                <w:szCs w:val="18"/>
              </w:rPr>
            </w:pPr>
            <w:r w:rsidRPr="00237297">
              <w:rPr>
                <w:rStyle w:val="ModernTableText"/>
                <w:rFonts w:cs="Arial"/>
                <w:noProof/>
                <w:spacing w:val="-2"/>
                <w:szCs w:val="18"/>
              </w:rPr>
              <w:t>Join P-DTL-TB to A-HDR-LI-SUBM-PROV-ID-TB using A-HDR-LI-SUBM-PROV-ID-TB.P-SYS-ID [Where A-TXN-LVL-CD = 'EV' AND A-USED-PROV-ID-IND = "Y"</w:t>
            </w:r>
            <w:r w:rsidRPr="00F80231">
              <w:rPr>
                <w:rStyle w:val="ModernTableText"/>
                <w:rFonts w:cs="Arial"/>
                <w:noProof/>
                <w:spacing w:val="-2"/>
                <w:szCs w:val="18"/>
              </w:rPr>
              <w:t xml:space="preserve"> </w:t>
            </w:r>
            <w:r w:rsidRPr="00F80231">
              <w:rPr>
                <w:rStyle w:val="ModernTableText"/>
                <w:noProof/>
                <w:spacing w:val="-2"/>
                <w:szCs w:val="17"/>
              </w:rPr>
              <w:t>and A_PROV_ENTY_ID_CD = ‘77’</w:t>
            </w:r>
            <w:r w:rsidRPr="00237297">
              <w:rPr>
                <w:rStyle w:val="ModernTableText"/>
                <w:rFonts w:cs="Arial"/>
                <w:noProof/>
                <w:spacing w:val="-2"/>
                <w:szCs w:val="18"/>
              </w:rPr>
              <w:t>]  = P-DTL-TB.P-SYS-ID</w:t>
            </w:r>
          </w:p>
          <w:p w:rsidRPr="00D0385C" w:rsidR="0084366E" w:rsidP="00D0385C" w:rsidRDefault="0084366E" w14:paraId="6A8BB68D" wp14:textId="77777777">
            <w:pPr>
              <w:pStyle w:val="TableTextACSSC"/>
              <w:rPr>
                <w:rFonts w:ascii="Arial" w:hAnsi="Arial" w:cs="Arial"/>
                <w:sz w:val="18"/>
                <w:szCs w:val="18"/>
              </w:rPr>
            </w:pPr>
            <w:r w:rsidRPr="00D0385C">
              <w:rPr>
                <w:rFonts w:ascii="Arial" w:hAnsi="Arial" w:cs="Arial"/>
                <w:sz w:val="18"/>
                <w:szCs w:val="18"/>
              </w:rPr>
              <w:t>All Requesting Providers will automatically have their individual report routed to their provider inbox if activity (new attachments exist).</w:t>
            </w:r>
          </w:p>
          <w:p w:rsidRPr="00D0385C" w:rsidR="0084366E" w:rsidP="00D0385C" w:rsidRDefault="0084366E" w14:paraId="2C8B2675" wp14:textId="77777777">
            <w:pPr>
              <w:pStyle w:val="TableTextACSSC"/>
              <w:rPr>
                <w:rFonts w:ascii="Arial" w:hAnsi="Arial" w:cs="Arial"/>
                <w:sz w:val="18"/>
                <w:szCs w:val="18"/>
              </w:rPr>
            </w:pPr>
            <w:r w:rsidRPr="00D0385C">
              <w:rPr>
                <w:rFonts w:ascii="Arial" w:hAnsi="Arial" w:cs="Arial"/>
                <w:sz w:val="18"/>
                <w:szCs w:val="18"/>
              </w:rPr>
              <w:t xml:space="preserve">After this Excel report is generated and stored in EDMS, it is then </w:t>
            </w:r>
            <w:r w:rsidRPr="00D0385C">
              <w:rPr>
                <w:rFonts w:ascii="Arial" w:hAnsi="Arial" w:cs="Arial"/>
                <w:b/>
                <w:bCs/>
                <w:sz w:val="18"/>
                <w:szCs w:val="18"/>
              </w:rPr>
              <w:t>copied</w:t>
            </w:r>
            <w:r w:rsidRPr="00D0385C">
              <w:rPr>
                <w:rFonts w:ascii="Arial" w:hAnsi="Arial" w:cs="Arial"/>
                <w:sz w:val="18"/>
                <w:szCs w:val="18"/>
              </w:rPr>
              <w:t xml:space="preserve"> and delivered to appropriate providers. </w:t>
            </w:r>
          </w:p>
          <w:p w:rsidRPr="00D0385C" w:rsidR="0084366E" w:rsidP="00D0385C" w:rsidRDefault="0084366E" w14:paraId="62E0BFF3" wp14:textId="77777777">
            <w:pPr>
              <w:pStyle w:val="TableTextACSSC"/>
              <w:spacing w:before="120"/>
              <w:rPr>
                <w:rFonts w:ascii="Arial" w:hAnsi="Arial" w:cs="Arial"/>
                <w:b/>
                <w:bCs/>
                <w:sz w:val="18"/>
                <w:szCs w:val="18"/>
              </w:rPr>
            </w:pPr>
            <w:r w:rsidRPr="00D0385C">
              <w:rPr>
                <w:rFonts w:ascii="Arial" w:hAnsi="Arial" w:cs="Arial"/>
                <w:b/>
                <w:bCs/>
                <w:sz w:val="18"/>
                <w:szCs w:val="18"/>
              </w:rPr>
              <w:t>Report file contents:</w:t>
            </w:r>
          </w:p>
          <w:p w:rsidRPr="00D0385C" w:rsidR="0084366E" w:rsidP="00D0385C" w:rsidRDefault="0084366E" w14:paraId="43A7B740" wp14:textId="77777777">
            <w:pPr>
              <w:pStyle w:val="TableTextACSSC"/>
              <w:spacing w:after="0"/>
              <w:ind w:left="255" w:hanging="255"/>
              <w:rPr>
                <w:rFonts w:ascii="Arial" w:hAnsi="Arial" w:cs="Arial"/>
                <w:sz w:val="18"/>
                <w:szCs w:val="18"/>
              </w:rPr>
            </w:pPr>
            <w:r w:rsidRPr="00D0385C">
              <w:rPr>
                <w:rFonts w:ascii="Arial" w:hAnsi="Arial" w:cs="Arial"/>
                <w:sz w:val="18"/>
                <w:szCs w:val="18"/>
              </w:rPr>
              <w:t>     EDMS</w:t>
            </w:r>
          </w:p>
          <w:p w:rsidRPr="00D0385C" w:rsidR="0084366E" w:rsidP="00D0385C" w:rsidRDefault="0084366E" w14:paraId="701E8509" wp14:textId="77777777">
            <w:pPr>
              <w:pStyle w:val="TableTextACSSC"/>
              <w:spacing w:after="120"/>
              <w:ind w:left="446" w:hanging="187"/>
              <w:rPr>
                <w:rFonts w:ascii="Arial" w:hAnsi="Arial" w:cs="Arial"/>
                <w:sz w:val="18"/>
                <w:szCs w:val="18"/>
              </w:rPr>
            </w:pPr>
            <w:r w:rsidRPr="00D0385C">
              <w:rPr>
                <w:rFonts w:ascii="Arial" w:hAnsi="Arial" w:cs="Arial"/>
                <w:sz w:val="18"/>
                <w:szCs w:val="18"/>
              </w:rPr>
              <w:t></w:t>
            </w:r>
            <w:r w:rsidRPr="00D0385C">
              <w:rPr>
                <w:rFonts w:ascii="Arial" w:hAnsi="Arial" w:cs="Arial"/>
                <w:sz w:val="18"/>
                <w:szCs w:val="18"/>
              </w:rPr>
              <w:t>A separate Excel file containing each provider's report will be stored in the Doc Repository.</w:t>
            </w:r>
          </w:p>
          <w:p w:rsidRPr="00D0385C" w:rsidR="0084366E" w:rsidP="00D0385C" w:rsidRDefault="0084366E" w14:paraId="69F7BE52" wp14:textId="77777777">
            <w:pPr>
              <w:pStyle w:val="TableTextACSSC"/>
              <w:numPr>
                <w:ilvl w:val="0"/>
                <w:numId w:val="203"/>
              </w:numPr>
              <w:tabs>
                <w:tab w:val="clear" w:pos="216"/>
                <w:tab w:val="clear" w:pos="432"/>
                <w:tab w:val="clear" w:pos="648"/>
                <w:tab w:val="clear" w:pos="864"/>
              </w:tabs>
              <w:spacing w:after="0"/>
              <w:ind w:left="255" w:hanging="255"/>
              <w:rPr>
                <w:rFonts w:ascii="Arial" w:hAnsi="Arial" w:cs="Arial"/>
                <w:sz w:val="18"/>
                <w:szCs w:val="18"/>
              </w:rPr>
            </w:pPr>
            <w:r w:rsidRPr="00D0385C">
              <w:rPr>
                <w:rFonts w:ascii="Arial" w:hAnsi="Arial" w:cs="Arial"/>
                <w:sz w:val="18"/>
                <w:szCs w:val="18"/>
              </w:rPr>
              <w:t>Inbox</w:t>
            </w:r>
          </w:p>
          <w:p w:rsidRPr="00D0385C" w:rsidR="0084366E" w:rsidP="00D0385C" w:rsidRDefault="0084366E" w14:paraId="337989A3" wp14:textId="77777777">
            <w:pPr>
              <w:pStyle w:val="TableTextACSSC"/>
              <w:spacing w:after="120"/>
              <w:ind w:left="446" w:hanging="187"/>
              <w:rPr>
                <w:rFonts w:ascii="Arial" w:hAnsi="Arial" w:cs="Arial"/>
                <w:sz w:val="18"/>
                <w:szCs w:val="18"/>
              </w:rPr>
            </w:pPr>
            <w:r w:rsidRPr="00D0385C">
              <w:rPr>
                <w:rFonts w:ascii="Arial" w:hAnsi="Arial" w:cs="Arial"/>
                <w:sz w:val="18"/>
                <w:szCs w:val="18"/>
              </w:rPr>
              <w:t></w:t>
            </w:r>
            <w:r w:rsidRPr="00D0385C">
              <w:rPr>
                <w:rFonts w:ascii="Arial" w:hAnsi="Arial" w:cs="Arial"/>
                <w:sz w:val="18"/>
                <w:szCs w:val="18"/>
              </w:rPr>
              <w:t xml:space="preserve">Each provider that has attachment activity will have their report delivered to their Provider Message Center (Inbox) using an </w:t>
            </w:r>
            <w:r w:rsidRPr="00D0385C">
              <w:rPr>
                <w:rFonts w:ascii="Arial" w:hAnsi="Arial" w:cs="Arial"/>
                <w:color w:val="0000FF"/>
                <w:sz w:val="18"/>
                <w:szCs w:val="18"/>
              </w:rPr>
              <w:t>EDMSTriggerIndicator = ‘A’ (SA Report)</w:t>
            </w:r>
          </w:p>
          <w:p w:rsidRPr="00D0385C" w:rsidR="0084366E" w:rsidP="00D0385C" w:rsidRDefault="0084366E" w14:paraId="02614873" wp14:textId="77777777">
            <w:pPr>
              <w:pStyle w:val="TableTextACSSC"/>
              <w:tabs>
                <w:tab w:val="clear" w:pos="432"/>
                <w:tab w:val="clear" w:pos="648"/>
                <w:tab w:val="clear" w:pos="864"/>
              </w:tabs>
              <w:spacing w:after="0"/>
              <w:ind w:left="446"/>
              <w:rPr>
                <w:rFonts w:ascii="Arial" w:hAnsi="Arial" w:cs="Arial"/>
                <w:sz w:val="18"/>
                <w:szCs w:val="18"/>
              </w:rPr>
            </w:pPr>
            <w:r w:rsidRPr="00D0385C">
              <w:rPr>
                <w:rFonts w:ascii="Arial" w:hAnsi="Arial" w:cs="Arial"/>
                <w:sz w:val="18"/>
                <w:szCs w:val="18"/>
              </w:rPr>
              <w:t>.</w:t>
            </w:r>
          </w:p>
          <w:p w:rsidRPr="00D0385C" w:rsidR="0084366E" w:rsidP="00D0385C" w:rsidRDefault="0084366E" w14:paraId="0DFAE634" wp14:textId="77777777">
            <w:pPr>
              <w:rPr>
                <w:rStyle w:val="Modern2nd-levelTableheader"/>
                <w:b w:val="0"/>
                <w:bCs w:val="0"/>
                <w:noProof/>
                <w:spacing w:val="-2"/>
                <w:sz w:val="18"/>
                <w:szCs w:val="18"/>
              </w:rPr>
            </w:pPr>
            <w:r w:rsidRPr="00D0385C">
              <w:rPr>
                <w:rStyle w:val="Modern2nd-levelTableheader"/>
                <w:noProof/>
                <w:spacing w:val="-2"/>
                <w:sz w:val="18"/>
                <w:szCs w:val="18"/>
              </w:rPr>
              <w:t xml:space="preserve">  </w:t>
            </w:r>
          </w:p>
          <w:p w:rsidRPr="00D0385C" w:rsidR="0084366E" w:rsidP="00D0385C" w:rsidRDefault="0084366E" w14:paraId="5F7928A8" wp14:textId="77777777">
            <w:pPr>
              <w:rPr>
                <w:rStyle w:val="Modern2nd-levelTableheader"/>
                <w:b w:val="0"/>
                <w:bCs w:val="0"/>
                <w:noProof/>
                <w:spacing w:val="-2"/>
                <w:sz w:val="18"/>
                <w:szCs w:val="18"/>
              </w:rPr>
            </w:pPr>
          </w:p>
        </w:tc>
      </w:tr>
    </w:tbl>
    <w:p xmlns:wp14="http://schemas.microsoft.com/office/word/2010/wordml" w:rsidR="0084366E" w:rsidP="0084366E" w:rsidRDefault="0084366E" w14:paraId="2D78E1E7" wp14:textId="77777777"/>
    <w:p xmlns:wp14="http://schemas.microsoft.com/office/word/2010/wordml" w:rsidR="0084366E" w:rsidP="0084366E" w:rsidRDefault="0084366E" w14:paraId="607050DD" wp14:textId="77777777">
      <w:pPr>
        <w:pStyle w:val="Heading6"/>
      </w:pPr>
      <w:r>
        <w:br w:type="page"/>
      </w:r>
      <w:r>
        <w:t xml:space="preserve">Report Layout – OPR-SRA-137 - Service Authorization </w:t>
      </w:r>
      <w:r w:rsidRPr="00584C0F">
        <w:rPr>
          <w:rStyle w:val="ModernTableText"/>
        </w:rPr>
        <w:t>New Attachments to Inbox Report</w:t>
      </w:r>
    </w:p>
    <w:p xmlns:wp14="http://schemas.microsoft.com/office/word/2010/wordml" w:rsidR="0084366E" w:rsidP="0084366E" w:rsidRDefault="0084366E" w14:paraId="2525C5AB" wp14:textId="77777777">
      <w:pPr>
        <w:rPr>
          <w:b/>
          <w:bCs/>
          <w:sz w:val="19"/>
          <w:szCs w:val="19"/>
        </w:rPr>
      </w:pPr>
    </w:p>
    <w:p xmlns:wp14="http://schemas.microsoft.com/office/word/2010/wordml" w:rsidR="005B60DC" w:rsidP="0084366E" w:rsidRDefault="003A7664" w14:paraId="7613E1E9" wp14:textId="77777777">
      <w:pPr>
        <w:rPr>
          <w:b/>
          <w:bCs/>
          <w:sz w:val="19"/>
          <w:szCs w:val="19"/>
        </w:rPr>
      </w:pPr>
      <w:r w:rsidRPr="00D56378">
        <w:rPr>
          <w:noProof/>
        </w:rPr>
        <w:drawing>
          <wp:inline xmlns:wp14="http://schemas.microsoft.com/office/word/2010/wordprocessingDrawing" distT="0" distB="0" distL="0" distR="0" wp14:anchorId="563FB69E" wp14:editId="7777777">
            <wp:extent cx="8686800" cy="2162175"/>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686800" cy="2162175"/>
                    </a:xfrm>
                    <a:prstGeom prst="rect">
                      <a:avLst/>
                    </a:prstGeom>
                    <a:noFill/>
                    <a:ln>
                      <a:noFill/>
                    </a:ln>
                  </pic:spPr>
                </pic:pic>
              </a:graphicData>
            </a:graphic>
          </wp:inline>
        </w:drawing>
      </w:r>
    </w:p>
    <w:p xmlns:wp14="http://schemas.microsoft.com/office/word/2010/wordml" w:rsidR="0084366E" w:rsidP="0084366E" w:rsidRDefault="0084366E" w14:paraId="013F4865" wp14:textId="77777777">
      <w:pPr>
        <w:pStyle w:val="Heading6"/>
      </w:pPr>
      <w:r>
        <w:rPr>
          <w:b/>
          <w:bCs/>
        </w:rPr>
        <w:br w:type="page"/>
      </w:r>
      <w:r>
        <w:rPr>
          <w:bCs/>
        </w:rPr>
        <w:t xml:space="preserve">Report Specification – OPR-SRA-137 - </w:t>
      </w:r>
      <w:r>
        <w:t xml:space="preserve">Service Authorization </w:t>
      </w:r>
      <w:r w:rsidRPr="00584C0F">
        <w:rPr>
          <w:rStyle w:val="ModernTableText"/>
        </w:rPr>
        <w:t>New Attachments to Inbox Report</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62"/>
        <w:gridCol w:w="1407"/>
        <w:gridCol w:w="1753"/>
        <w:gridCol w:w="1220"/>
        <w:gridCol w:w="1220"/>
        <w:gridCol w:w="2291"/>
        <w:gridCol w:w="4714"/>
        <w:gridCol w:w="23"/>
      </w:tblGrid>
      <w:tr xmlns:wp14="http://schemas.microsoft.com/office/word/2010/wordml" w:rsidR="0084366E" w:rsidTr="00D0385C" w14:paraId="293162E7" wp14:textId="77777777">
        <w:trPr>
          <w:cantSplit/>
          <w:trHeight w:val="432" w:hRule="exact"/>
          <w:tblHeader/>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FF0000"/>
            <w:vAlign w:val="center"/>
          </w:tcPr>
          <w:p w:rsidRPr="00A8364E" w:rsidR="0084366E" w:rsidP="00D0385C" w:rsidRDefault="0084366E" w14:paraId="41B18FE3" wp14:textId="77777777">
            <w:pPr>
              <w:jc w:val="center"/>
              <w:rPr>
                <w:rFonts w:eastAsia="MS Mincho"/>
                <w:szCs w:val="20"/>
              </w:rPr>
            </w:pPr>
            <w:r w:rsidRPr="00A8364E">
              <w:rPr>
                <w:rFonts w:eastAsia="MS Mincho"/>
                <w:szCs w:val="20"/>
              </w:rPr>
              <w:t>NH MMIS REPORT SPECIFICATION</w:t>
            </w:r>
          </w:p>
        </w:tc>
      </w:tr>
      <w:tr xmlns:wp14="http://schemas.microsoft.com/office/word/2010/wordml" w:rsidR="0084366E" w:rsidTr="00D0385C" w14:paraId="460AF5F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612" w:type="pct"/>
            <w:vMerge w:val="restart"/>
            <w:tcBorders>
              <w:top w:val="single" w:color="auto" w:sz="4" w:space="0"/>
            </w:tcBorders>
            <w:vAlign w:val="center"/>
          </w:tcPr>
          <w:p w:rsidRPr="00205D93" w:rsidR="0084366E" w:rsidP="00D0385C" w:rsidRDefault="0084366E" w14:paraId="77945954" wp14:textId="77777777">
            <w:pPr>
              <w:spacing w:before="40" w:after="40"/>
              <w:jc w:val="center"/>
              <w:rPr>
                <w:rStyle w:val="ModernBodyTextChar"/>
                <w:rFonts w:cs="Arial"/>
                <w:b/>
                <w:noProof/>
                <w:color w:val="000000"/>
                <w:sz w:val="18"/>
                <w:szCs w:val="21"/>
              </w:rPr>
            </w:pPr>
            <w:r w:rsidRPr="00205D93">
              <w:rPr>
                <w:rStyle w:val="ModernTableText"/>
                <w:rFonts w:cs="Arial"/>
                <w:b/>
                <w:noProof/>
                <w:color w:val="000000"/>
                <w:szCs w:val="17"/>
              </w:rPr>
              <w:t>Presentation Type:</w:t>
            </w:r>
          </w:p>
        </w:tc>
        <w:tc>
          <w:tcPr>
            <w:tcW w:w="4388" w:type="pct"/>
            <w:gridSpan w:val="7"/>
            <w:tcBorders>
              <w:top w:val="single" w:color="auto" w:sz="4" w:space="0"/>
            </w:tcBorders>
            <w:vAlign w:val="center"/>
          </w:tcPr>
          <w:p w:rsidRPr="00A8364E" w:rsidR="0084366E" w:rsidP="00D0385C" w:rsidRDefault="0084366E" w14:paraId="0F7F2464" wp14:textId="77777777">
            <w:pPr>
              <w:pStyle w:val="Header"/>
              <w:pBdr>
                <w:bottom w:val="none" w:color="auto" w:sz="0" w:space="0"/>
              </w:pBdr>
              <w:spacing w:before="40" w:after="40"/>
              <w:rPr>
                <w:rStyle w:val="ModernBodyTextChar"/>
                <w:b w:val="0"/>
                <w:noProof/>
                <w:sz w:val="18"/>
                <w:szCs w:val="21"/>
              </w:rPr>
            </w:pPr>
            <w:r w:rsidRPr="00A8364E">
              <w:rPr>
                <w:rStyle w:val="ModernTableText"/>
                <w:rFonts w:ascii="Wingdings" w:hAnsi="Wingdings" w:eastAsia="Wingdings" w:cs="Wingdings"/>
                <w:b w:val="0"/>
                <w:noProof/>
                <w:szCs w:val="23"/>
                <w:lang w:val="en-US" w:eastAsia="en-US"/>
              </w:rPr>
              <w:t>þ</w:t>
            </w:r>
            <w:r w:rsidRPr="00A8364E">
              <w:rPr>
                <w:rStyle w:val="ModernTableText"/>
                <w:b w:val="0"/>
                <w:noProof/>
                <w:szCs w:val="17"/>
                <w:lang w:val="en-US" w:eastAsia="en-US"/>
              </w:rPr>
              <w:t xml:space="preserve"> List Object                                                                    </w:t>
            </w:r>
            <w:r w:rsidRPr="00A8364E">
              <w:rPr>
                <w:rStyle w:val="ModernTableText"/>
                <w:rFonts w:ascii="Wingdings 2" w:hAnsi="Wingdings 2" w:eastAsia="Wingdings 2" w:cs="Wingdings 2"/>
                <w:b w:val="0"/>
                <w:noProof/>
                <w:szCs w:val="17"/>
                <w:lang w:val="en-US" w:eastAsia="en-US"/>
              </w:rPr>
              <w:t>£</w:t>
            </w:r>
            <w:r w:rsidRPr="00A8364E">
              <w:rPr>
                <w:rStyle w:val="ModernTableText"/>
                <w:b w:val="0"/>
                <w:noProof/>
                <w:szCs w:val="17"/>
                <w:lang w:val="en-US" w:eastAsia="en-US"/>
              </w:rPr>
              <w:t xml:space="preserve">  Crosstab Object                                                                          </w:t>
            </w:r>
            <w:r w:rsidRPr="00A8364E">
              <w:rPr>
                <w:rStyle w:val="ModernTableText"/>
                <w:rFonts w:ascii="Wingdings 2" w:hAnsi="Wingdings 2" w:eastAsia="Wingdings 2" w:cs="Wingdings 2"/>
                <w:b w:val="0"/>
                <w:noProof/>
                <w:szCs w:val="17"/>
                <w:lang w:val="en-US" w:eastAsia="en-US"/>
              </w:rPr>
              <w:t>£</w:t>
            </w:r>
            <w:r w:rsidRPr="00A8364E">
              <w:rPr>
                <w:rStyle w:val="ModernTableText"/>
                <w:b w:val="0"/>
                <w:noProof/>
                <w:szCs w:val="17"/>
                <w:lang w:val="en-US" w:eastAsia="en-US"/>
              </w:rPr>
              <w:t xml:space="preserve">  Repeater Object        </w:t>
            </w:r>
          </w:p>
        </w:tc>
      </w:tr>
      <w:tr xmlns:wp14="http://schemas.microsoft.com/office/word/2010/wordml" w:rsidR="0084366E" w:rsidTr="00D0385C" w14:paraId="74344A0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8"/>
          <w:jc w:val="center"/>
        </w:trPr>
        <w:tc>
          <w:tcPr>
            <w:tcW w:w="612" w:type="pct"/>
            <w:vMerge/>
            <w:vAlign w:val="center"/>
          </w:tcPr>
          <w:p w:rsidRPr="00205D93" w:rsidR="0084366E" w:rsidP="00D0385C" w:rsidRDefault="0084366E" w14:paraId="1BA43548" wp14:textId="77777777">
            <w:pPr>
              <w:spacing w:before="40" w:after="40"/>
              <w:rPr>
                <w:rStyle w:val="ModernTableText"/>
                <w:rFonts w:cs="Arial"/>
                <w:noProof/>
                <w:color w:val="000000"/>
                <w:szCs w:val="17"/>
              </w:rPr>
            </w:pPr>
          </w:p>
        </w:tc>
        <w:tc>
          <w:tcPr>
            <w:tcW w:w="489" w:type="pct"/>
            <w:vMerge w:val="restart"/>
            <w:tcBorders>
              <w:top w:val="single" w:color="616161" w:sz="2" w:space="0"/>
            </w:tcBorders>
            <w:vAlign w:val="center"/>
          </w:tcPr>
          <w:p w:rsidRPr="00105EB0" w:rsidR="0084366E" w:rsidP="00D0385C" w:rsidRDefault="0084366E" w14:paraId="6BE9D49B" wp14:textId="77777777">
            <w:pPr>
              <w:pStyle w:val="Header"/>
              <w:pBdr>
                <w:bottom w:val="none" w:color="auto" w:sz="0" w:space="0"/>
              </w:pBdr>
              <w:spacing w:before="40" w:after="40"/>
              <w:jc w:val="center"/>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Chart Object</w:t>
            </w:r>
          </w:p>
        </w:tc>
        <w:tc>
          <w:tcPr>
            <w:tcW w:w="1033" w:type="pct"/>
            <w:gridSpan w:val="2"/>
            <w:tcBorders>
              <w:top w:val="single" w:color="616161" w:sz="2" w:space="0"/>
            </w:tcBorders>
            <w:vAlign w:val="center"/>
          </w:tcPr>
          <w:p w:rsidRPr="00105EB0" w:rsidR="0084366E" w:rsidP="00D0385C" w:rsidRDefault="0084366E" w14:paraId="58BCEE76"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Type:</w:t>
            </w:r>
          </w:p>
          <w:p w:rsidRPr="00105EB0" w:rsidR="0084366E" w:rsidP="00D0385C" w:rsidRDefault="0084366E" w14:paraId="3CD77FE0"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Column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Bar                                                               </w:t>
            </w:r>
          </w:p>
        </w:tc>
        <w:tc>
          <w:tcPr>
            <w:tcW w:w="2866" w:type="pct"/>
            <w:gridSpan w:val="4"/>
            <w:tcBorders>
              <w:top w:val="single" w:color="616161" w:sz="2" w:space="0"/>
            </w:tcBorders>
          </w:tcPr>
          <w:p w:rsidRPr="00105EB0" w:rsidR="0084366E" w:rsidP="00D0385C" w:rsidRDefault="0084366E" w14:paraId="17910A97"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Attributes:</w:t>
            </w:r>
          </w:p>
          <w:p w:rsidRPr="00105EB0" w:rsidR="0084366E" w:rsidP="00D0385C" w:rsidRDefault="0084366E" w14:paraId="784A56F2"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3D</w:t>
            </w:r>
          </w:p>
        </w:tc>
      </w:tr>
      <w:tr xmlns:wp14="http://schemas.microsoft.com/office/word/2010/wordml" w:rsidR="0084366E" w:rsidTr="00D0385C" w14:paraId="0A16038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trPr>
        <w:tc>
          <w:tcPr>
            <w:tcW w:w="612" w:type="pct"/>
            <w:vMerge/>
            <w:vAlign w:val="center"/>
          </w:tcPr>
          <w:p w:rsidRPr="00205D93" w:rsidR="0084366E" w:rsidP="00D0385C" w:rsidRDefault="0084366E" w14:paraId="30D99F44" wp14:textId="77777777">
            <w:pPr>
              <w:spacing w:before="40" w:after="40"/>
              <w:rPr>
                <w:rStyle w:val="ModernTableText"/>
                <w:rFonts w:cs="Arial"/>
                <w:noProof/>
                <w:color w:val="000000"/>
                <w:szCs w:val="17"/>
              </w:rPr>
            </w:pPr>
          </w:p>
        </w:tc>
        <w:tc>
          <w:tcPr>
            <w:tcW w:w="489" w:type="pct"/>
            <w:vMerge/>
          </w:tcPr>
          <w:p w:rsidRPr="00105EB0" w:rsidR="0084366E" w:rsidP="00D0385C" w:rsidRDefault="0084366E" w14:paraId="54D2483E" wp14:textId="77777777">
            <w:pPr>
              <w:pStyle w:val="Header"/>
              <w:pBdr>
                <w:bottom w:val="none" w:color="auto" w:sz="0" w:space="0"/>
              </w:pBdr>
              <w:spacing w:before="40" w:after="40"/>
              <w:rPr>
                <w:rStyle w:val="ModernTableText"/>
                <w:b w:val="0"/>
                <w:noProof/>
                <w:szCs w:val="17"/>
                <w:lang w:val="en-US" w:eastAsia="en-US"/>
              </w:rPr>
            </w:pPr>
          </w:p>
        </w:tc>
        <w:tc>
          <w:tcPr>
            <w:tcW w:w="1033" w:type="pct"/>
            <w:gridSpan w:val="2"/>
            <w:tcBorders>
              <w:top w:val="single" w:color="616161" w:sz="2" w:space="0"/>
            </w:tcBorders>
            <w:vAlign w:val="center"/>
          </w:tcPr>
          <w:p w:rsidRPr="00105EB0" w:rsidR="0084366E" w:rsidP="00D0385C" w:rsidRDefault="0084366E" w14:paraId="03CB4920"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Line                                        </w:t>
            </w:r>
          </w:p>
        </w:tc>
        <w:tc>
          <w:tcPr>
            <w:tcW w:w="2866" w:type="pct"/>
            <w:gridSpan w:val="4"/>
          </w:tcPr>
          <w:p w:rsidRPr="00105EB0" w:rsidR="0084366E" w:rsidP="00D0385C" w:rsidRDefault="0084366E" w14:paraId="243E4B35"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With Markers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p>
        </w:tc>
      </w:tr>
      <w:tr xmlns:wp14="http://schemas.microsoft.com/office/word/2010/wordml" w:rsidR="0084366E" w:rsidTr="00D0385C" w14:paraId="5A1BF3D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trPr>
        <w:tc>
          <w:tcPr>
            <w:tcW w:w="612" w:type="pct"/>
            <w:vMerge/>
            <w:vAlign w:val="center"/>
          </w:tcPr>
          <w:p w:rsidRPr="00205D93" w:rsidR="0084366E" w:rsidP="00D0385C" w:rsidRDefault="0084366E" w14:paraId="73104430" wp14:textId="77777777">
            <w:pPr>
              <w:spacing w:before="40" w:after="40"/>
              <w:rPr>
                <w:rStyle w:val="ModernTableText"/>
                <w:rFonts w:cs="Arial"/>
                <w:noProof/>
                <w:color w:val="000000"/>
                <w:szCs w:val="17"/>
              </w:rPr>
            </w:pPr>
          </w:p>
        </w:tc>
        <w:tc>
          <w:tcPr>
            <w:tcW w:w="489" w:type="pct"/>
            <w:vMerge/>
          </w:tcPr>
          <w:p w:rsidRPr="00105EB0" w:rsidR="0084366E" w:rsidP="00D0385C" w:rsidRDefault="0084366E" w14:paraId="16EAD8FD" wp14:textId="77777777">
            <w:pPr>
              <w:pStyle w:val="Header"/>
              <w:pBdr>
                <w:bottom w:val="none" w:color="auto" w:sz="0" w:space="0"/>
              </w:pBdr>
              <w:spacing w:before="40" w:after="40"/>
              <w:rPr>
                <w:rStyle w:val="ModernTableText"/>
                <w:b w:val="0"/>
                <w:noProof/>
                <w:szCs w:val="17"/>
                <w:lang w:val="en-US" w:eastAsia="en-US"/>
              </w:rPr>
            </w:pPr>
          </w:p>
        </w:tc>
        <w:tc>
          <w:tcPr>
            <w:tcW w:w="1033" w:type="pct"/>
            <w:gridSpan w:val="2"/>
            <w:tcBorders>
              <w:top w:val="single" w:color="616161" w:sz="2" w:space="0"/>
            </w:tcBorders>
            <w:vAlign w:val="center"/>
          </w:tcPr>
          <w:p w:rsidRPr="00105EB0" w:rsidR="0084366E" w:rsidP="00D0385C" w:rsidRDefault="0084366E" w14:paraId="71BFBD66"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Pie</w:t>
            </w:r>
          </w:p>
        </w:tc>
        <w:tc>
          <w:tcPr>
            <w:tcW w:w="2866" w:type="pct"/>
            <w:gridSpan w:val="4"/>
          </w:tcPr>
          <w:p w:rsidRPr="00105EB0" w:rsidR="0084366E" w:rsidP="00D0385C" w:rsidRDefault="0084366E" w14:paraId="11DDE60A"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3D                    </w:t>
            </w:r>
          </w:p>
        </w:tc>
      </w:tr>
      <w:tr xmlns:wp14="http://schemas.microsoft.com/office/word/2010/wordml" w:rsidR="0084366E" w:rsidTr="00D0385C" w14:paraId="0AC56CA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8"/>
            <w:tcBorders>
              <w:top w:val="single" w:color="616161" w:sz="2" w:space="0"/>
              <w:bottom w:val="single" w:color="616161" w:sz="2" w:space="0"/>
            </w:tcBorders>
            <w:shd w:val="clear" w:color="auto" w:fill="191919"/>
            <w:vAlign w:val="center"/>
          </w:tcPr>
          <w:p w:rsidRPr="00205D93" w:rsidR="0084366E" w:rsidP="00D0385C" w:rsidRDefault="0084366E" w14:paraId="3AFE205E" wp14:textId="77777777">
            <w:pPr>
              <w:pStyle w:val="TableText1"/>
              <w:spacing w:before="40" w:after="40"/>
              <w:jc w:val="center"/>
              <w:rPr>
                <w:rStyle w:val="ModernTableText"/>
                <w:rFonts w:ascii="Arial Black" w:hAnsi="Arial Black" w:cs="Arial"/>
                <w:bCs/>
                <w:noProof/>
                <w:color w:val="FFFFFF"/>
                <w:sz w:val="19"/>
                <w:szCs w:val="19"/>
              </w:rPr>
            </w:pPr>
            <w:r w:rsidRPr="00205D93">
              <w:rPr>
                <w:rStyle w:val="ModernTableText"/>
                <w:rFonts w:ascii="Arial Black" w:hAnsi="Arial Black" w:cs="Arial"/>
                <w:bCs/>
                <w:noProof/>
                <w:color w:val="FFFFFF"/>
                <w:sz w:val="19"/>
                <w:szCs w:val="19"/>
              </w:rPr>
              <w:t>Report Section Heading (opt)</w:t>
            </w:r>
          </w:p>
        </w:tc>
      </w:tr>
      <w:tr xmlns:wp14="http://schemas.microsoft.com/office/word/2010/wordml" w:rsidR="0084366E" w:rsidTr="00D0385C" w14:paraId="1227CDF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vAlign w:val="center"/>
          </w:tcPr>
          <w:p w:rsidRPr="00205D93" w:rsidR="0084366E" w:rsidP="00D0385C" w:rsidRDefault="0084366E" w14:paraId="78D9CD87" wp14:textId="77777777">
            <w:pPr>
              <w:pStyle w:val="TableText1"/>
              <w:spacing w:before="40" w:after="40"/>
              <w:jc w:val="center"/>
              <w:rPr>
                <w:rStyle w:val="ModernTableText"/>
                <w:rFonts w:cs="Arial"/>
                <w:b/>
                <w:noProof/>
                <w:szCs w:val="18"/>
              </w:rPr>
            </w:pPr>
            <w:r w:rsidRPr="00205D93">
              <w:rPr>
                <w:rStyle w:val="ModernTableText"/>
                <w:rFonts w:cs="Arial"/>
                <w:b/>
                <w:bCs/>
                <w:noProof/>
                <w:szCs w:val="18"/>
              </w:rPr>
              <w:t>Report Section Label (opt)</w:t>
            </w:r>
          </w:p>
        </w:tc>
        <w:tc>
          <w:tcPr>
            <w:tcW w:w="1644" w:type="pct"/>
            <w:gridSpan w:val="3"/>
            <w:tcBorders>
              <w:top w:val="single" w:color="616161" w:sz="2" w:space="0"/>
              <w:bottom w:val="single" w:color="616161" w:sz="2" w:space="0"/>
            </w:tcBorders>
            <w:vAlign w:val="center"/>
          </w:tcPr>
          <w:p w:rsidRPr="00205D93" w:rsidR="0084366E" w:rsidP="00D0385C" w:rsidRDefault="0084366E" w14:paraId="736E53A2"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Description (opt)</w:t>
            </w:r>
          </w:p>
        </w:tc>
        <w:tc>
          <w:tcPr>
            <w:tcW w:w="1646" w:type="pct"/>
            <w:gridSpan w:val="2"/>
            <w:tcBorders>
              <w:top w:val="single" w:color="616161" w:sz="2" w:space="0"/>
              <w:bottom w:val="single" w:color="616161" w:sz="2" w:space="0"/>
            </w:tcBorders>
            <w:vAlign w:val="center"/>
          </w:tcPr>
          <w:p w:rsidRPr="00205D93" w:rsidR="0084366E" w:rsidP="00D0385C" w:rsidRDefault="0084366E" w14:paraId="5E73AA42"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Processing Rules (opt)</w:t>
            </w:r>
          </w:p>
        </w:tc>
      </w:tr>
      <w:tr xmlns:wp14="http://schemas.microsoft.com/office/word/2010/wordml" w:rsidR="0084366E" w:rsidTr="00D0385C" w14:paraId="2485C36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tcPr>
          <w:p w:rsidRPr="006013D7" w:rsidR="0084366E" w:rsidP="00D0385C" w:rsidRDefault="0084366E" w14:paraId="03FA5DEF" wp14:textId="77777777">
            <w:pPr>
              <w:pStyle w:val="TableTextACSSC"/>
              <w:rPr>
                <w:rFonts w:ascii="Arial" w:hAnsi="Arial" w:cs="Arial"/>
                <w:sz w:val="18"/>
                <w:szCs w:val="18"/>
              </w:rPr>
            </w:pPr>
            <w:r w:rsidRPr="006013D7">
              <w:rPr>
                <w:rFonts w:ascii="Arial" w:hAnsi="Arial" w:cs="Arial"/>
                <w:sz w:val="18"/>
                <w:szCs w:val="18"/>
              </w:rPr>
              <w:t>Line of Business</w:t>
            </w:r>
          </w:p>
        </w:tc>
        <w:tc>
          <w:tcPr>
            <w:tcW w:w="1644" w:type="pct"/>
            <w:gridSpan w:val="3"/>
            <w:tcBorders>
              <w:top w:val="single" w:color="616161" w:sz="2" w:space="0"/>
              <w:bottom w:val="single" w:color="616161" w:sz="2" w:space="0"/>
            </w:tcBorders>
          </w:tcPr>
          <w:p w:rsidRPr="006013D7" w:rsidR="0084366E" w:rsidP="00D0385C" w:rsidRDefault="0084366E" w14:paraId="567B9BD3" wp14:textId="77777777">
            <w:pPr>
              <w:pStyle w:val="TableTextACSSC"/>
              <w:rPr>
                <w:rFonts w:ascii="Arial" w:hAnsi="Arial" w:cs="Arial"/>
                <w:sz w:val="18"/>
                <w:szCs w:val="18"/>
              </w:rPr>
            </w:pPr>
            <w:r w:rsidRPr="006013D7">
              <w:rPr>
                <w:rFonts w:ascii="Arial" w:hAnsi="Arial" w:cs="Arial"/>
                <w:sz w:val="18"/>
                <w:szCs w:val="18"/>
              </w:rPr>
              <w:t>The line of business code and description.</w:t>
            </w:r>
          </w:p>
        </w:tc>
        <w:tc>
          <w:tcPr>
            <w:tcW w:w="1646" w:type="pct"/>
            <w:gridSpan w:val="2"/>
            <w:tcBorders>
              <w:top w:val="single" w:color="616161" w:sz="2" w:space="0"/>
              <w:bottom w:val="single" w:color="616161" w:sz="2" w:space="0"/>
            </w:tcBorders>
          </w:tcPr>
          <w:p w:rsidRPr="006013D7" w:rsidR="0084366E" w:rsidP="00D0385C" w:rsidRDefault="0084366E" w14:paraId="48102A60" wp14:textId="77777777">
            <w:pPr>
              <w:pStyle w:val="TableTextACSSC"/>
              <w:rPr>
                <w:rFonts w:ascii="Arial" w:hAnsi="Arial" w:cs="Arial"/>
                <w:sz w:val="18"/>
                <w:szCs w:val="18"/>
              </w:rPr>
            </w:pPr>
            <w:r w:rsidRPr="006013D7">
              <w:rPr>
                <w:rFonts w:ascii="Arial" w:hAnsi="Arial" w:cs="Arial"/>
                <w:sz w:val="18"/>
                <w:szCs w:val="18"/>
              </w:rPr>
              <w:t>Using R-VV-DOMAIN-NAM = ‘R-LOB-CD’, join to R-VV-TB.R-VV-CD using A-HDR-TB.R-LOB-CD to get the short description.</w:t>
            </w:r>
          </w:p>
        </w:tc>
      </w:tr>
      <w:tr xmlns:wp14="http://schemas.microsoft.com/office/word/2010/wordml" w:rsidR="0084366E" w:rsidTr="00D0385C" w14:paraId="5EC11BF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vAlign w:val="center"/>
          </w:tcPr>
          <w:p w:rsidRPr="006013D7" w:rsidR="0084366E" w:rsidP="00D0385C" w:rsidRDefault="0084366E" w14:paraId="493EF3F4" wp14:textId="77777777">
            <w:pPr>
              <w:pStyle w:val="TableTextACSSC"/>
              <w:rPr>
                <w:rFonts w:ascii="Arial" w:hAnsi="Arial" w:cs="Arial"/>
                <w:sz w:val="18"/>
                <w:szCs w:val="18"/>
              </w:rPr>
            </w:pPr>
            <w:r w:rsidRPr="006013D7">
              <w:rPr>
                <w:rFonts w:ascii="Arial" w:hAnsi="Arial" w:cs="Arial"/>
                <w:sz w:val="18"/>
                <w:szCs w:val="18"/>
              </w:rPr>
              <w:t xml:space="preserve">MM/DD/CCYY </w:t>
            </w:r>
          </w:p>
        </w:tc>
        <w:tc>
          <w:tcPr>
            <w:tcW w:w="1644" w:type="pct"/>
            <w:gridSpan w:val="3"/>
            <w:tcBorders>
              <w:top w:val="single" w:color="616161" w:sz="2" w:space="0"/>
              <w:bottom w:val="single" w:color="616161" w:sz="2" w:space="0"/>
            </w:tcBorders>
            <w:vAlign w:val="center"/>
          </w:tcPr>
          <w:p w:rsidRPr="006013D7" w:rsidR="0084366E" w:rsidP="00D0385C" w:rsidRDefault="0084366E" w14:paraId="055E7B57" wp14:textId="77777777">
            <w:pPr>
              <w:pStyle w:val="TableTextACSSC"/>
              <w:rPr>
                <w:rFonts w:ascii="Arial" w:hAnsi="Arial" w:cs="Arial"/>
                <w:sz w:val="18"/>
                <w:szCs w:val="18"/>
              </w:rPr>
            </w:pPr>
            <w:r w:rsidRPr="006013D7">
              <w:rPr>
                <w:rFonts w:ascii="Arial" w:hAnsi="Arial" w:cs="Arial"/>
                <w:sz w:val="18"/>
                <w:szCs w:val="18"/>
              </w:rPr>
              <w:t xml:space="preserve">Page Heading. </w:t>
            </w:r>
            <w:r>
              <w:rPr>
                <w:rFonts w:ascii="Arial" w:hAnsi="Arial" w:cs="Arial"/>
                <w:sz w:val="18"/>
                <w:szCs w:val="18"/>
              </w:rPr>
              <w:t>Daily</w:t>
            </w:r>
            <w:r w:rsidRPr="006013D7">
              <w:rPr>
                <w:rFonts w:ascii="Arial" w:hAnsi="Arial" w:cs="Arial"/>
                <w:sz w:val="18"/>
                <w:szCs w:val="18"/>
              </w:rPr>
              <w:t xml:space="preserve"> report ends as of date.</w:t>
            </w:r>
          </w:p>
        </w:tc>
        <w:tc>
          <w:tcPr>
            <w:tcW w:w="1646" w:type="pct"/>
            <w:gridSpan w:val="2"/>
            <w:tcBorders>
              <w:top w:val="single" w:color="616161" w:sz="2" w:space="0"/>
              <w:bottom w:val="single" w:color="616161" w:sz="2" w:space="0"/>
            </w:tcBorders>
          </w:tcPr>
          <w:p w:rsidRPr="006013D7" w:rsidR="0084366E" w:rsidP="00D0385C" w:rsidRDefault="0084366E" w14:paraId="0B07F371" wp14:textId="77777777">
            <w:pPr>
              <w:pStyle w:val="TableTextACSSC"/>
              <w:rPr>
                <w:rFonts w:ascii="Arial" w:hAnsi="Arial" w:cs="Arial"/>
                <w:sz w:val="18"/>
                <w:szCs w:val="18"/>
              </w:rPr>
            </w:pPr>
            <w:r w:rsidRPr="006013D7">
              <w:rPr>
                <w:rFonts w:ascii="Arial" w:hAnsi="Arial" w:cs="Arial"/>
                <w:sz w:val="18"/>
                <w:szCs w:val="18"/>
              </w:rPr>
              <w:t xml:space="preserve">Display the </w:t>
            </w:r>
            <w:r>
              <w:rPr>
                <w:rFonts w:ascii="Arial" w:hAnsi="Arial" w:cs="Arial"/>
                <w:sz w:val="18"/>
                <w:szCs w:val="18"/>
              </w:rPr>
              <w:t xml:space="preserve">Report Date (Run Date) </w:t>
            </w:r>
          </w:p>
        </w:tc>
      </w:tr>
      <w:tr xmlns:wp14="http://schemas.microsoft.com/office/word/2010/wordml" w:rsidR="0084366E" w:rsidTr="00D0385C" w14:paraId="4E81560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4992" w:type="pct"/>
            <w:gridSpan w:val="7"/>
            <w:tcBorders>
              <w:top w:val="single" w:color="616161" w:sz="2" w:space="0"/>
              <w:bottom w:val="single" w:color="616161" w:sz="2" w:space="0"/>
            </w:tcBorders>
            <w:shd w:val="clear" w:color="auto" w:fill="191919"/>
          </w:tcPr>
          <w:p w:rsidR="0084366E" w:rsidP="00D0385C" w:rsidRDefault="0084366E" w14:paraId="4A54DF4F"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84366E" w:rsidTr="00D0385C" w14:paraId="69AA663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2558" w:type="pct"/>
            <w:gridSpan w:val="5"/>
            <w:tcBorders>
              <w:top w:val="single" w:color="616161" w:sz="2" w:space="0"/>
              <w:bottom w:val="single" w:color="616161" w:sz="2" w:space="0"/>
            </w:tcBorders>
          </w:tcPr>
          <w:p w:rsidRPr="00205D93" w:rsidR="0084366E" w:rsidP="00D0385C" w:rsidRDefault="0084366E" w14:paraId="296FF3C1" wp14:textId="77777777">
            <w:pPr>
              <w:pStyle w:val="TableText1"/>
              <w:spacing w:before="40" w:after="40"/>
              <w:jc w:val="center"/>
              <w:rPr>
                <w:rStyle w:val="ModernTableText"/>
                <w:rFonts w:cs="Arial"/>
                <w:b/>
                <w:szCs w:val="17"/>
              </w:rPr>
            </w:pPr>
            <w:r w:rsidRPr="00205D93">
              <w:rPr>
                <w:rStyle w:val="ModernTableText"/>
                <w:rFonts w:cs="Arial"/>
                <w:b/>
                <w:szCs w:val="17"/>
              </w:rPr>
              <w:t>Chart Title</w:t>
            </w:r>
          </w:p>
        </w:tc>
        <w:tc>
          <w:tcPr>
            <w:tcW w:w="2434" w:type="pct"/>
            <w:gridSpan w:val="2"/>
            <w:tcBorders>
              <w:top w:val="single" w:color="616161" w:sz="2" w:space="0"/>
              <w:bottom w:val="single" w:color="616161" w:sz="2" w:space="0"/>
            </w:tcBorders>
          </w:tcPr>
          <w:p w:rsidRPr="00205D93" w:rsidR="0084366E" w:rsidP="00D0385C" w:rsidRDefault="0084366E" w14:paraId="586DFE96"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Sub-title</w:t>
            </w:r>
          </w:p>
        </w:tc>
      </w:tr>
      <w:tr xmlns:wp14="http://schemas.microsoft.com/office/word/2010/wordml" w:rsidR="0084366E" w:rsidTr="00D0385C" w14:paraId="6AED58E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2558" w:type="pct"/>
            <w:gridSpan w:val="5"/>
            <w:tcBorders>
              <w:top w:val="single" w:color="616161" w:sz="2" w:space="0"/>
              <w:right w:val="single" w:color="616161" w:sz="2" w:space="0"/>
            </w:tcBorders>
          </w:tcPr>
          <w:p w:rsidRPr="00205D93" w:rsidR="0084366E" w:rsidP="00D0385C" w:rsidRDefault="0084366E" w14:paraId="50B9AF47"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c>
          <w:tcPr>
            <w:tcW w:w="2434" w:type="pct"/>
            <w:gridSpan w:val="2"/>
            <w:tcBorders>
              <w:top w:val="single" w:color="616161" w:sz="2" w:space="0"/>
              <w:right w:val="single" w:color="616161" w:sz="2" w:space="0"/>
            </w:tcBorders>
          </w:tcPr>
          <w:p w:rsidRPr="00205D93" w:rsidR="0084366E" w:rsidP="00D0385C" w:rsidRDefault="0084366E" w14:paraId="24EBEEC2"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r>
    </w:tbl>
    <w:p xmlns:wp14="http://schemas.microsoft.com/office/word/2010/wordml" w:rsidR="0084366E" w:rsidP="0084366E" w:rsidRDefault="0084366E" w14:paraId="0B7FF00F" wp14:textId="77777777">
      <w:pPr>
        <w:rPr>
          <w:sz w:val="19"/>
          <w:szCs w:val="19"/>
        </w:rPr>
      </w:pP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299"/>
        <w:gridCol w:w="1152"/>
        <w:gridCol w:w="1295"/>
        <w:gridCol w:w="322"/>
        <w:gridCol w:w="3236"/>
        <w:gridCol w:w="1146"/>
        <w:gridCol w:w="1799"/>
        <w:gridCol w:w="4145"/>
        <w:tblGridChange w:id="341">
          <w:tblGrid>
            <w:gridCol w:w="1299"/>
            <w:gridCol w:w="1152"/>
            <w:gridCol w:w="1295"/>
            <w:gridCol w:w="322"/>
            <w:gridCol w:w="3236"/>
            <w:gridCol w:w="1146"/>
            <w:gridCol w:w="1799"/>
            <w:gridCol w:w="4145"/>
          </w:tblGrid>
        </w:tblGridChange>
      </w:tblGrid>
      <w:tr xmlns:wp14="http://schemas.microsoft.com/office/word/2010/wordml" w:rsidRPr="003F4256" w:rsidR="0084366E" w:rsidTr="00D0385C" w14:paraId="07C5A8A4" wp14:textId="77777777">
        <w:trPr>
          <w:cantSplit/>
          <w:tblHeader/>
          <w:jc w:val="center"/>
        </w:trPr>
        <w:tc>
          <w:tcPr>
            <w:tcW w:w="5000" w:type="pct"/>
            <w:gridSpan w:val="8"/>
            <w:tcBorders>
              <w:top w:val="single" w:color="616161" w:sz="2" w:space="0"/>
              <w:bottom w:val="single" w:color="616161" w:sz="2" w:space="0"/>
            </w:tcBorders>
            <w:shd w:val="clear" w:color="auto" w:fill="191919"/>
          </w:tcPr>
          <w:p w:rsidRPr="003F4256" w:rsidR="0084366E" w:rsidP="00D0385C" w:rsidRDefault="0084366E" w14:paraId="503F096E" wp14:textId="77777777">
            <w:pPr>
              <w:pStyle w:val="TableText1"/>
              <w:spacing w:before="40" w:after="40"/>
              <w:jc w:val="center"/>
              <w:rPr>
                <w:rStyle w:val="ModernTableText"/>
                <w:rFonts w:ascii="Arial Black" w:hAnsi="Arial Black" w:cs="Arial"/>
                <w:bCs/>
                <w:noProof/>
                <w:color w:val="FFFFFF"/>
                <w:sz w:val="16"/>
                <w:szCs w:val="19"/>
              </w:rPr>
            </w:pPr>
            <w:r w:rsidRPr="003F4256">
              <w:rPr>
                <w:rStyle w:val="ModernTableText"/>
                <w:rFonts w:ascii="Arial Black" w:hAnsi="Arial Black" w:cs="Arial"/>
                <w:bCs/>
                <w:noProof/>
                <w:color w:val="FFFFFF"/>
                <w:sz w:val="16"/>
                <w:szCs w:val="19"/>
              </w:rPr>
              <w:t>Report Body</w:t>
            </w:r>
          </w:p>
        </w:tc>
      </w:tr>
      <w:tr xmlns:wp14="http://schemas.microsoft.com/office/word/2010/wordml" w:rsidRPr="003F4256" w:rsidR="0084366E" w:rsidTr="00642101" w14:paraId="543A16BC" wp14:textId="77777777">
        <w:trPr>
          <w:cantSplit/>
          <w:tblHeader/>
          <w:jc w:val="center"/>
        </w:trPr>
        <w:tc>
          <w:tcPr>
            <w:tcW w:w="451" w:type="pct"/>
            <w:tcBorders>
              <w:top w:val="single" w:color="616161" w:sz="2" w:space="0"/>
            </w:tcBorders>
            <w:vAlign w:val="center"/>
          </w:tcPr>
          <w:p w:rsidRPr="003F4256" w:rsidR="0084366E" w:rsidP="00D0385C" w:rsidRDefault="0084366E" w14:paraId="0F2957DB" wp14:textId="77777777">
            <w:pPr>
              <w:pStyle w:val="TableText1"/>
              <w:spacing w:before="40" w:after="40"/>
              <w:rPr>
                <w:rStyle w:val="ModernTableText"/>
                <w:rFonts w:cs="Arial"/>
                <w:b/>
                <w:sz w:val="16"/>
                <w:szCs w:val="17"/>
              </w:rPr>
            </w:pPr>
            <w:r w:rsidRPr="003F4256">
              <w:rPr>
                <w:rStyle w:val="ModernTableText"/>
                <w:rFonts w:cs="Arial"/>
                <w:b/>
                <w:sz w:val="16"/>
                <w:szCs w:val="17"/>
              </w:rPr>
              <w:t>Field Type</w:t>
            </w:r>
          </w:p>
        </w:tc>
        <w:tc>
          <w:tcPr>
            <w:tcW w:w="400" w:type="pct"/>
            <w:tcBorders>
              <w:top w:val="single" w:color="616161" w:sz="2" w:space="0"/>
            </w:tcBorders>
            <w:vAlign w:val="center"/>
          </w:tcPr>
          <w:p w:rsidRPr="003F4256" w:rsidR="0084366E" w:rsidP="00D0385C" w:rsidRDefault="0084366E" w14:paraId="02A393B1" wp14:textId="77777777">
            <w:pPr>
              <w:pStyle w:val="TableHeading"/>
              <w:spacing w:before="40" w:after="40"/>
              <w:rPr>
                <w:rStyle w:val="ModernTableText"/>
                <w:rFonts w:cs="Arial"/>
                <w:sz w:val="16"/>
                <w:szCs w:val="17"/>
              </w:rPr>
            </w:pPr>
            <w:r w:rsidRPr="003F4256">
              <w:rPr>
                <w:rStyle w:val="ModernTableText"/>
                <w:rFonts w:cs="Arial"/>
                <w:sz w:val="16"/>
                <w:szCs w:val="17"/>
              </w:rPr>
              <w:t>Business Label</w:t>
            </w:r>
          </w:p>
        </w:tc>
        <w:tc>
          <w:tcPr>
            <w:tcW w:w="562" w:type="pct"/>
            <w:gridSpan w:val="2"/>
            <w:tcBorders>
              <w:top w:val="single" w:color="616161" w:sz="2" w:space="0"/>
            </w:tcBorders>
            <w:vAlign w:val="center"/>
          </w:tcPr>
          <w:p w:rsidRPr="003F4256" w:rsidR="0084366E" w:rsidP="00D0385C" w:rsidRDefault="0084366E" w14:paraId="238FD9F8"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Field Description</w:t>
            </w:r>
          </w:p>
        </w:tc>
        <w:tc>
          <w:tcPr>
            <w:tcW w:w="1124" w:type="pct"/>
            <w:tcBorders>
              <w:top w:val="single" w:color="616161" w:sz="2" w:space="0"/>
            </w:tcBorders>
            <w:vAlign w:val="center"/>
          </w:tcPr>
          <w:p w:rsidRPr="003F4256" w:rsidR="0084366E" w:rsidP="00D0385C" w:rsidRDefault="0084366E" w14:paraId="63D62187"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Table</w:t>
            </w:r>
          </w:p>
        </w:tc>
        <w:tc>
          <w:tcPr>
            <w:tcW w:w="1023" w:type="pct"/>
            <w:gridSpan w:val="2"/>
            <w:tcBorders>
              <w:top w:val="single" w:color="616161" w:sz="2" w:space="0"/>
            </w:tcBorders>
            <w:vAlign w:val="center"/>
          </w:tcPr>
          <w:p w:rsidRPr="003F4256" w:rsidR="0084366E" w:rsidP="00D0385C" w:rsidRDefault="0084366E" w14:paraId="5E027770"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Column</w:t>
            </w:r>
          </w:p>
        </w:tc>
        <w:tc>
          <w:tcPr>
            <w:tcW w:w="1440" w:type="pct"/>
            <w:tcBorders>
              <w:top w:val="single" w:color="616161" w:sz="2" w:space="0"/>
            </w:tcBorders>
            <w:vAlign w:val="center"/>
          </w:tcPr>
          <w:p w:rsidRPr="003F4256" w:rsidR="0084366E" w:rsidP="00D0385C" w:rsidRDefault="0084366E" w14:paraId="3C3E647F"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Column Processing Rules</w:t>
            </w:r>
          </w:p>
        </w:tc>
      </w:tr>
      <w:tr xmlns:wp14="http://schemas.microsoft.com/office/word/2010/wordml" w:rsidRPr="003F4256" w:rsidR="00642101" w:rsidTr="009879C2" w14:paraId="519C788C" wp14:textId="77777777">
        <w:trPr>
          <w:cantSplit/>
          <w:jc w:val="center"/>
        </w:trPr>
        <w:tc>
          <w:tcPr>
            <w:tcW w:w="451" w:type="pct"/>
            <w:vAlign w:val="center"/>
          </w:tcPr>
          <w:p w:rsidRPr="00642101" w:rsidR="00642101" w:rsidP="00642101" w:rsidRDefault="00642101" w14:paraId="4746CEA5" wp14:textId="77777777">
            <w:pPr>
              <w:jc w:val="left"/>
              <w:rPr>
                <w:rStyle w:val="BodytextChar"/>
                <w:rFonts w:cs="Arial"/>
                <w:sz w:val="16"/>
                <w:szCs w:val="16"/>
              </w:rPr>
            </w:pPr>
            <w:r w:rsidRPr="00642101">
              <w:rPr>
                <w:rStyle w:val="BodytextChar"/>
                <w:rFonts w:cs="Arial"/>
                <w:sz w:val="16"/>
                <w:szCs w:val="16"/>
              </w:rPr>
              <w:t>Column</w:t>
            </w:r>
          </w:p>
        </w:tc>
        <w:tc>
          <w:tcPr>
            <w:tcW w:w="400" w:type="pct"/>
            <w:vAlign w:val="center"/>
          </w:tcPr>
          <w:p w:rsidRPr="00642101" w:rsidR="00642101" w:rsidP="00642101" w:rsidRDefault="00642101" w14:paraId="63B25D5A" wp14:textId="77777777">
            <w:pPr>
              <w:spacing w:before="40" w:after="40"/>
              <w:jc w:val="left"/>
              <w:rPr>
                <w:rStyle w:val="BodytextChar"/>
                <w:rFonts w:cs="Arial"/>
                <w:sz w:val="16"/>
                <w:szCs w:val="16"/>
              </w:rPr>
            </w:pPr>
            <w:r w:rsidRPr="00642101">
              <w:rPr>
                <w:rStyle w:val="BodytextChar"/>
                <w:rFonts w:cs="Arial"/>
                <w:sz w:val="16"/>
                <w:szCs w:val="16"/>
              </w:rPr>
              <w:t>Prov ID</w:t>
            </w:r>
          </w:p>
        </w:tc>
        <w:tc>
          <w:tcPr>
            <w:tcW w:w="562" w:type="pct"/>
            <w:gridSpan w:val="2"/>
            <w:vAlign w:val="center"/>
          </w:tcPr>
          <w:p w:rsidRPr="00642101" w:rsidR="00642101" w:rsidP="00642101" w:rsidRDefault="00642101" w14:paraId="339C926E" wp14:textId="77777777">
            <w:pPr>
              <w:spacing w:before="40" w:after="40"/>
              <w:jc w:val="left"/>
              <w:rPr>
                <w:rStyle w:val="BodytextChar"/>
                <w:rFonts w:cs="Arial"/>
                <w:sz w:val="16"/>
                <w:szCs w:val="16"/>
                <w:highlight w:val="yellow"/>
              </w:rPr>
            </w:pPr>
            <w:r w:rsidRPr="00642101">
              <w:rPr>
                <w:rStyle w:val="BodytextChar"/>
                <w:rFonts w:cs="Arial"/>
                <w:sz w:val="16"/>
                <w:szCs w:val="16"/>
              </w:rPr>
              <w:t>This is the Requesting Provider's Medicaid ID</w:t>
            </w:r>
          </w:p>
        </w:tc>
        <w:tc>
          <w:tcPr>
            <w:tcW w:w="1124" w:type="pct"/>
            <w:vAlign w:val="center"/>
          </w:tcPr>
          <w:p w:rsidRPr="00642101" w:rsidR="00642101" w:rsidP="00642101" w:rsidRDefault="00642101" w14:paraId="7DB2CEC8" wp14:textId="77777777">
            <w:pPr>
              <w:spacing w:before="40" w:after="40"/>
              <w:jc w:val="left"/>
              <w:rPr>
                <w:rStyle w:val="BodytextChar"/>
                <w:rFonts w:cs="Arial"/>
                <w:sz w:val="16"/>
                <w:szCs w:val="16"/>
                <w:highlight w:val="yellow"/>
              </w:rPr>
            </w:pPr>
            <w:r w:rsidRPr="00642101">
              <w:rPr>
                <w:rStyle w:val="BodytextChar"/>
                <w:rFonts w:cs="Arial"/>
                <w:sz w:val="16"/>
                <w:szCs w:val="16"/>
              </w:rPr>
              <w:t>P_ALT_ID_TB</w:t>
            </w:r>
          </w:p>
        </w:tc>
        <w:tc>
          <w:tcPr>
            <w:tcW w:w="1023" w:type="pct"/>
            <w:gridSpan w:val="2"/>
            <w:vAlign w:val="center"/>
          </w:tcPr>
          <w:p w:rsidRPr="00642101" w:rsidR="00642101" w:rsidP="00642101" w:rsidRDefault="00642101" w14:paraId="1AAE6091" wp14:textId="77777777">
            <w:pPr>
              <w:spacing w:before="40" w:after="40"/>
              <w:jc w:val="left"/>
              <w:rPr>
                <w:rStyle w:val="BodytextChar"/>
                <w:rFonts w:cs="Arial"/>
                <w:sz w:val="16"/>
                <w:szCs w:val="16"/>
                <w:highlight w:val="yellow"/>
              </w:rPr>
            </w:pPr>
            <w:r w:rsidRPr="00642101">
              <w:rPr>
                <w:rStyle w:val="BodytextChar"/>
                <w:rFonts w:cs="Arial"/>
                <w:sz w:val="16"/>
                <w:szCs w:val="16"/>
              </w:rPr>
              <w:t>P_ALT_ID</w:t>
            </w:r>
          </w:p>
        </w:tc>
        <w:tc>
          <w:tcPr>
            <w:tcW w:w="1440" w:type="pct"/>
          </w:tcPr>
          <w:p w:rsidRPr="00642101" w:rsidR="00642101" w:rsidP="00642101" w:rsidRDefault="00642101" w14:paraId="3F66D636" wp14:textId="77777777">
            <w:pPr>
              <w:pStyle w:val="TableTextACSSC"/>
              <w:rPr>
                <w:rFonts w:ascii="Arial" w:hAnsi="Arial" w:cs="Arial"/>
                <w:sz w:val="16"/>
                <w:szCs w:val="16"/>
              </w:rPr>
            </w:pPr>
            <w:r w:rsidRPr="00642101">
              <w:rPr>
                <w:rFonts w:ascii="Arial" w:hAnsi="Arial" w:cs="Arial"/>
                <w:sz w:val="16"/>
                <w:szCs w:val="16"/>
              </w:rPr>
              <w:t>Display P_ALT_ID_TB.P_ALT_ID</w:t>
            </w:r>
          </w:p>
          <w:p w:rsidRPr="00642101" w:rsidR="00642101" w:rsidP="00642101" w:rsidRDefault="00642101" w14:paraId="506497C4" wp14:textId="77777777">
            <w:pPr>
              <w:pStyle w:val="TableTextACSSC"/>
              <w:rPr>
                <w:rFonts w:ascii="Arial" w:hAnsi="Arial" w:cs="Arial"/>
                <w:sz w:val="16"/>
                <w:szCs w:val="16"/>
              </w:rPr>
            </w:pPr>
            <w:r w:rsidRPr="00642101">
              <w:rPr>
                <w:rFonts w:ascii="Arial" w:hAnsi="Arial" w:cs="Arial"/>
                <w:sz w:val="16"/>
                <w:szCs w:val="16"/>
              </w:rPr>
              <w:t>Where A_HDR_LI_SUBM_PROV_ID_TB.A_TXN_LVL_CD = 'RQ' (Requesting)  and</w:t>
            </w:r>
          </w:p>
          <w:p w:rsidRPr="00642101" w:rsidR="00642101" w:rsidP="00642101" w:rsidRDefault="00642101" w14:paraId="2B6F7993" wp14:textId="77777777">
            <w:pPr>
              <w:pStyle w:val="TableTextACSSC"/>
              <w:rPr>
                <w:rFonts w:ascii="Arial" w:hAnsi="Arial" w:cs="Arial"/>
                <w:sz w:val="16"/>
                <w:szCs w:val="16"/>
              </w:rPr>
            </w:pPr>
            <w:r w:rsidRPr="00642101">
              <w:rPr>
                <w:rFonts w:ascii="Arial" w:hAnsi="Arial" w:cs="Arial"/>
                <w:sz w:val="16"/>
                <w:szCs w:val="16"/>
              </w:rPr>
              <w:t>A_USED_PROV_ID_IND = 'Y'   and</w:t>
            </w:r>
          </w:p>
          <w:p w:rsidRPr="00642101" w:rsidR="00642101" w:rsidP="00642101" w:rsidRDefault="00642101" w14:paraId="0B3059EE" wp14:textId="77777777">
            <w:pPr>
              <w:pStyle w:val="TableTextACSSC"/>
              <w:rPr>
                <w:rFonts w:ascii="Arial" w:hAnsi="Arial" w:cs="Arial"/>
                <w:sz w:val="16"/>
                <w:szCs w:val="16"/>
              </w:rPr>
            </w:pPr>
            <w:r w:rsidRPr="00642101">
              <w:rPr>
                <w:rFonts w:ascii="Arial" w:hAnsi="Arial" w:cs="Arial"/>
                <w:sz w:val="16"/>
                <w:szCs w:val="16"/>
              </w:rPr>
              <w:t>P_SYS_ID = P_DTL_TB.P_SYS_ID</w:t>
            </w:r>
          </w:p>
          <w:p w:rsidRPr="00642101" w:rsidR="00642101" w:rsidP="00642101" w:rsidRDefault="00642101" w14:paraId="6CC6924D" wp14:textId="77777777">
            <w:pPr>
              <w:pStyle w:val="TableText1"/>
              <w:spacing w:before="40" w:after="40"/>
              <w:rPr>
                <w:rStyle w:val="BodytextChar"/>
                <w:rFonts w:cs="Arial"/>
                <w:spacing w:val="0"/>
                <w:sz w:val="16"/>
                <w:szCs w:val="16"/>
              </w:rPr>
            </w:pPr>
            <w:r w:rsidRPr="00642101">
              <w:rPr>
                <w:rFonts w:cs="Arial"/>
                <w:sz w:val="16"/>
                <w:szCs w:val="16"/>
              </w:rPr>
              <w:t>and P_DTL_TB.</w:t>
            </w:r>
            <w:r w:rsidRPr="00642101">
              <w:rPr>
                <w:sz w:val="16"/>
                <w:szCs w:val="16"/>
              </w:rPr>
              <w:t xml:space="preserve"> </w:t>
            </w:r>
            <w:r w:rsidRPr="00642101">
              <w:rPr>
                <w:rFonts w:cs="Arial"/>
                <w:sz w:val="16"/>
                <w:szCs w:val="16"/>
              </w:rPr>
              <w:t>P_ALT_ID_TY_CD = '1D' (MCAID ID) and current date is between P_ALT_ID_TB.P_ALT_ID_BEG_DT and P_ALT_ID_TB.P_ALT_ID_END_DT</w:t>
            </w:r>
          </w:p>
        </w:tc>
      </w:tr>
      <w:tr xmlns:wp14="http://schemas.microsoft.com/office/word/2010/wordml" w:rsidRPr="003F4256" w:rsidR="00642101" w:rsidTr="000A79D1" w14:paraId="6C8F85A3" wp14:textId="77777777">
        <w:trPr>
          <w:cantSplit/>
          <w:jc w:val="center"/>
        </w:trPr>
        <w:tc>
          <w:tcPr>
            <w:tcW w:w="451" w:type="pct"/>
            <w:vAlign w:val="center"/>
          </w:tcPr>
          <w:p w:rsidRPr="00642101" w:rsidR="00642101" w:rsidP="00642101" w:rsidRDefault="00642101" w14:paraId="05AFD1C6" wp14:textId="77777777">
            <w:pPr>
              <w:jc w:val="left"/>
              <w:rPr>
                <w:rStyle w:val="BodytextChar"/>
                <w:rFonts w:cs="Arial"/>
                <w:sz w:val="16"/>
                <w:szCs w:val="16"/>
              </w:rPr>
            </w:pPr>
            <w:r w:rsidRPr="00642101">
              <w:rPr>
                <w:rStyle w:val="BodytextChar"/>
                <w:rFonts w:cs="Arial"/>
                <w:sz w:val="16"/>
                <w:szCs w:val="16"/>
              </w:rPr>
              <w:t>Column</w:t>
            </w:r>
          </w:p>
        </w:tc>
        <w:tc>
          <w:tcPr>
            <w:tcW w:w="400" w:type="pct"/>
            <w:vAlign w:val="center"/>
          </w:tcPr>
          <w:p w:rsidRPr="00642101" w:rsidR="00642101" w:rsidP="00642101" w:rsidRDefault="00642101" w14:paraId="7ADECE6C" wp14:textId="77777777">
            <w:pPr>
              <w:spacing w:before="40" w:after="40"/>
              <w:jc w:val="left"/>
              <w:rPr>
                <w:rStyle w:val="BodytextChar"/>
                <w:rFonts w:cs="Arial"/>
                <w:sz w:val="16"/>
                <w:szCs w:val="16"/>
              </w:rPr>
            </w:pPr>
            <w:r w:rsidRPr="00642101">
              <w:rPr>
                <w:rStyle w:val="BodytextChar"/>
                <w:rFonts w:cs="Arial"/>
                <w:sz w:val="16"/>
                <w:szCs w:val="16"/>
              </w:rPr>
              <w:t>Prov Name</w:t>
            </w:r>
          </w:p>
        </w:tc>
        <w:tc>
          <w:tcPr>
            <w:tcW w:w="562" w:type="pct"/>
            <w:gridSpan w:val="2"/>
            <w:vAlign w:val="center"/>
          </w:tcPr>
          <w:p w:rsidRPr="00642101" w:rsidR="00642101" w:rsidP="00642101" w:rsidRDefault="00642101" w14:paraId="0C6368E1" wp14:textId="77777777">
            <w:pPr>
              <w:spacing w:before="40" w:after="40"/>
              <w:jc w:val="left"/>
              <w:rPr>
                <w:rStyle w:val="BodytextChar"/>
                <w:rFonts w:cs="Arial"/>
                <w:sz w:val="16"/>
                <w:szCs w:val="16"/>
              </w:rPr>
            </w:pPr>
            <w:r w:rsidRPr="00642101">
              <w:rPr>
                <w:rStyle w:val="BodytextChar"/>
                <w:rFonts w:cs="Arial"/>
                <w:sz w:val="16"/>
                <w:szCs w:val="16"/>
              </w:rPr>
              <w:t>This is the Requesting Provider's Name</w:t>
            </w:r>
          </w:p>
        </w:tc>
        <w:tc>
          <w:tcPr>
            <w:tcW w:w="1124" w:type="pct"/>
            <w:vAlign w:val="center"/>
          </w:tcPr>
          <w:p w:rsidRPr="00642101" w:rsidR="00642101" w:rsidP="00642101" w:rsidRDefault="00642101" w14:paraId="4D441457" wp14:textId="77777777">
            <w:pPr>
              <w:spacing w:before="40" w:after="40"/>
              <w:jc w:val="left"/>
              <w:rPr>
                <w:rStyle w:val="BodytextChar"/>
                <w:rFonts w:cs="Arial"/>
                <w:sz w:val="16"/>
                <w:szCs w:val="16"/>
              </w:rPr>
            </w:pPr>
            <w:r w:rsidRPr="00642101">
              <w:rPr>
                <w:rStyle w:val="BodytextChar"/>
                <w:rFonts w:cs="Arial"/>
                <w:sz w:val="16"/>
                <w:szCs w:val="16"/>
              </w:rPr>
              <w:t>P_DTL_TB</w:t>
            </w:r>
          </w:p>
        </w:tc>
        <w:tc>
          <w:tcPr>
            <w:tcW w:w="1023" w:type="pct"/>
            <w:gridSpan w:val="2"/>
            <w:vAlign w:val="center"/>
          </w:tcPr>
          <w:p w:rsidRPr="00642101" w:rsidR="00642101" w:rsidP="00642101" w:rsidRDefault="00642101" w14:paraId="48ECFA92" wp14:textId="77777777">
            <w:pPr>
              <w:spacing w:before="40" w:after="40"/>
              <w:jc w:val="left"/>
              <w:rPr>
                <w:rStyle w:val="BodytextChar"/>
                <w:rFonts w:cs="Arial"/>
                <w:sz w:val="16"/>
                <w:szCs w:val="16"/>
              </w:rPr>
            </w:pPr>
            <w:r w:rsidRPr="00642101">
              <w:rPr>
                <w:rStyle w:val="BodytextChar"/>
                <w:rFonts w:cs="Arial"/>
                <w:sz w:val="16"/>
                <w:szCs w:val="16"/>
              </w:rPr>
              <w:t>P_NAM</w:t>
            </w:r>
          </w:p>
        </w:tc>
        <w:tc>
          <w:tcPr>
            <w:tcW w:w="1440" w:type="pct"/>
          </w:tcPr>
          <w:p w:rsidRPr="00642101" w:rsidR="00642101" w:rsidP="00642101" w:rsidRDefault="00642101" w14:paraId="14CE0834" wp14:textId="77777777">
            <w:pPr>
              <w:pStyle w:val="TableTextACSSC"/>
              <w:rPr>
                <w:rFonts w:ascii="Arial" w:hAnsi="Arial" w:cs="Arial"/>
                <w:sz w:val="16"/>
                <w:szCs w:val="16"/>
              </w:rPr>
            </w:pPr>
            <w:r w:rsidRPr="00642101">
              <w:rPr>
                <w:rFonts w:ascii="Arial" w:hAnsi="Arial" w:cs="Arial"/>
                <w:sz w:val="16"/>
                <w:szCs w:val="16"/>
              </w:rPr>
              <w:t>Display P_DTL_TB.P_NAM</w:t>
            </w:r>
          </w:p>
          <w:p w:rsidRPr="00642101" w:rsidR="00642101" w:rsidP="00642101" w:rsidRDefault="00642101" w14:paraId="2DA6B0E3" wp14:textId="77777777">
            <w:pPr>
              <w:pStyle w:val="TableTextACSSC"/>
              <w:rPr>
                <w:rFonts w:ascii="Arial" w:hAnsi="Arial" w:cs="Arial"/>
                <w:sz w:val="16"/>
                <w:szCs w:val="16"/>
              </w:rPr>
            </w:pPr>
            <w:r w:rsidRPr="00642101">
              <w:rPr>
                <w:rFonts w:cs="Arial"/>
                <w:sz w:val="16"/>
                <w:szCs w:val="16"/>
              </w:rPr>
              <w:t>Obtain the provider name (P_NAM) by using the P_SYS_ID obtained in the 'Provider ID' query above:  P_ALT_ID_TB.P_SYS_ID = P_DTL_TB.P_SYS_ID</w:t>
            </w:r>
            <w:r w:rsidRPr="00642101">
              <w:rPr>
                <w:sz w:val="16"/>
                <w:szCs w:val="16"/>
              </w:rPr>
              <w:t xml:space="preserve"> </w:t>
            </w:r>
          </w:p>
        </w:tc>
      </w:tr>
      <w:tr xmlns:wp14="http://schemas.microsoft.com/office/word/2010/wordml" w:rsidRPr="003F4256" w:rsidR="00642101" w:rsidTr="009879C2" w14:paraId="4710AC26" wp14:textId="77777777">
        <w:trPr>
          <w:cantSplit/>
          <w:jc w:val="center"/>
        </w:trPr>
        <w:tc>
          <w:tcPr>
            <w:tcW w:w="451" w:type="pct"/>
            <w:vAlign w:val="center"/>
          </w:tcPr>
          <w:p w:rsidRPr="00642101" w:rsidR="00642101" w:rsidP="00642101" w:rsidRDefault="00642101" w14:paraId="4CDE86C5" wp14:textId="77777777">
            <w:pPr>
              <w:jc w:val="left"/>
              <w:rPr>
                <w:rStyle w:val="BodytextChar"/>
                <w:rFonts w:cs="Arial"/>
                <w:sz w:val="16"/>
                <w:szCs w:val="16"/>
              </w:rPr>
            </w:pPr>
            <w:r w:rsidRPr="00642101">
              <w:rPr>
                <w:rStyle w:val="BodytextChar"/>
                <w:rFonts w:cs="Arial"/>
                <w:sz w:val="16"/>
                <w:szCs w:val="16"/>
              </w:rPr>
              <w:t>Column</w:t>
            </w:r>
          </w:p>
        </w:tc>
        <w:tc>
          <w:tcPr>
            <w:tcW w:w="400" w:type="pct"/>
            <w:vAlign w:val="center"/>
          </w:tcPr>
          <w:p w:rsidRPr="00642101" w:rsidR="00642101" w:rsidP="00642101" w:rsidRDefault="00642101" w14:paraId="4DDC25E7" wp14:textId="77777777">
            <w:pPr>
              <w:spacing w:after="0"/>
              <w:jc w:val="left"/>
              <w:rPr>
                <w:rStyle w:val="BodytextChar"/>
                <w:rFonts w:cs="Arial"/>
                <w:sz w:val="16"/>
                <w:szCs w:val="16"/>
              </w:rPr>
            </w:pPr>
            <w:r w:rsidRPr="00642101">
              <w:rPr>
                <w:rStyle w:val="BodytextChar"/>
                <w:rFonts w:cs="Arial"/>
                <w:sz w:val="16"/>
                <w:szCs w:val="16"/>
              </w:rPr>
              <w:t>Submitter Prov ID</w:t>
            </w:r>
          </w:p>
          <w:p w:rsidRPr="00642101" w:rsidR="00642101" w:rsidP="00642101" w:rsidRDefault="00642101" w14:paraId="3DCA56E3" wp14:textId="77777777">
            <w:pPr>
              <w:spacing w:after="0"/>
              <w:jc w:val="left"/>
              <w:rPr>
                <w:rStyle w:val="BodytextChar"/>
                <w:rFonts w:cs="Arial"/>
                <w:sz w:val="16"/>
                <w:szCs w:val="16"/>
              </w:rPr>
            </w:pPr>
          </w:p>
        </w:tc>
        <w:tc>
          <w:tcPr>
            <w:tcW w:w="562" w:type="pct"/>
            <w:gridSpan w:val="2"/>
            <w:vAlign w:val="center"/>
          </w:tcPr>
          <w:p w:rsidRPr="00642101" w:rsidR="00642101" w:rsidP="00642101" w:rsidRDefault="00642101" w14:paraId="7281C883" wp14:textId="77777777">
            <w:pPr>
              <w:spacing w:before="40" w:after="40"/>
              <w:jc w:val="left"/>
              <w:rPr>
                <w:rStyle w:val="BodytextChar"/>
                <w:rFonts w:cs="Arial"/>
                <w:sz w:val="16"/>
                <w:szCs w:val="16"/>
              </w:rPr>
            </w:pPr>
            <w:r w:rsidRPr="00642101">
              <w:rPr>
                <w:rStyle w:val="BodytextChar"/>
                <w:rFonts w:cs="Arial"/>
                <w:sz w:val="16"/>
                <w:szCs w:val="16"/>
              </w:rPr>
              <w:t>This is the Submitting Provider’s ID</w:t>
            </w:r>
          </w:p>
        </w:tc>
        <w:tc>
          <w:tcPr>
            <w:tcW w:w="1124" w:type="pct"/>
            <w:vAlign w:val="center"/>
          </w:tcPr>
          <w:p w:rsidRPr="00642101" w:rsidR="00642101" w:rsidP="00642101" w:rsidRDefault="00642101" w14:paraId="2064F606" wp14:textId="77777777">
            <w:pPr>
              <w:spacing w:before="40" w:after="40"/>
              <w:jc w:val="left"/>
              <w:rPr>
                <w:rStyle w:val="BodytextChar"/>
                <w:rFonts w:cs="Arial"/>
                <w:sz w:val="16"/>
                <w:szCs w:val="16"/>
              </w:rPr>
            </w:pPr>
            <w:r w:rsidRPr="00642101">
              <w:rPr>
                <w:rStyle w:val="BodytextChar"/>
                <w:rFonts w:cs="Arial"/>
                <w:sz w:val="16"/>
                <w:szCs w:val="16"/>
              </w:rPr>
              <w:t>A_HDR_LI_SUBM_PROV_ID_TB</w:t>
            </w:r>
          </w:p>
          <w:p w:rsidRPr="00642101" w:rsidR="00642101" w:rsidP="00642101" w:rsidRDefault="00642101" w14:paraId="3B68C17A" wp14:textId="77777777">
            <w:pPr>
              <w:spacing w:before="40" w:after="40"/>
              <w:jc w:val="left"/>
              <w:rPr>
                <w:rStyle w:val="BodytextChar"/>
                <w:rFonts w:cs="Arial"/>
                <w:sz w:val="16"/>
                <w:szCs w:val="16"/>
              </w:rPr>
            </w:pPr>
            <w:r w:rsidRPr="00642101">
              <w:rPr>
                <w:rStyle w:val="BodytextChar"/>
                <w:rFonts w:cs="Arial"/>
                <w:sz w:val="16"/>
                <w:szCs w:val="16"/>
              </w:rPr>
              <w:t>OR</w:t>
            </w:r>
          </w:p>
          <w:p w:rsidRPr="00642101" w:rsidR="00642101" w:rsidP="00642101" w:rsidRDefault="00642101" w14:paraId="0BAB6317" wp14:textId="77777777">
            <w:pPr>
              <w:spacing w:before="40" w:after="40"/>
              <w:jc w:val="left"/>
              <w:rPr>
                <w:rStyle w:val="BodytextChar"/>
                <w:rFonts w:cs="Arial"/>
                <w:sz w:val="16"/>
                <w:szCs w:val="16"/>
              </w:rPr>
            </w:pPr>
            <w:r w:rsidRPr="00642101">
              <w:rPr>
                <w:rStyle w:val="BodytextChar"/>
                <w:rFonts w:cs="Arial"/>
                <w:sz w:val="16"/>
                <w:szCs w:val="16"/>
              </w:rPr>
              <w:t>P_ALT_ID_TB</w:t>
            </w:r>
          </w:p>
        </w:tc>
        <w:tc>
          <w:tcPr>
            <w:tcW w:w="1023" w:type="pct"/>
            <w:gridSpan w:val="2"/>
            <w:vAlign w:val="center"/>
          </w:tcPr>
          <w:p w:rsidRPr="00642101" w:rsidR="00642101" w:rsidP="00642101" w:rsidRDefault="00642101" w14:paraId="62C6EC11" wp14:textId="77777777">
            <w:pPr>
              <w:spacing w:before="40" w:after="40"/>
              <w:jc w:val="left"/>
              <w:rPr>
                <w:rStyle w:val="BodytextChar"/>
                <w:rFonts w:cs="Arial"/>
                <w:sz w:val="16"/>
                <w:szCs w:val="16"/>
              </w:rPr>
            </w:pPr>
            <w:r w:rsidRPr="00642101">
              <w:rPr>
                <w:rStyle w:val="BodytextChar"/>
                <w:rFonts w:cs="Arial"/>
                <w:sz w:val="16"/>
                <w:szCs w:val="16"/>
              </w:rPr>
              <w:t>A_PROV_ID</w:t>
            </w:r>
          </w:p>
          <w:p w:rsidRPr="00642101" w:rsidR="00642101" w:rsidP="00642101" w:rsidRDefault="00642101" w14:paraId="3C0589CB" wp14:textId="77777777">
            <w:pPr>
              <w:spacing w:before="40" w:after="40"/>
              <w:jc w:val="left"/>
              <w:rPr>
                <w:rStyle w:val="BodytextChar"/>
                <w:sz w:val="16"/>
                <w:szCs w:val="16"/>
              </w:rPr>
            </w:pPr>
            <w:r w:rsidRPr="00642101">
              <w:rPr>
                <w:rStyle w:val="BodytextChar"/>
                <w:sz w:val="16"/>
                <w:szCs w:val="16"/>
              </w:rPr>
              <w:t>OR</w:t>
            </w:r>
          </w:p>
          <w:p w:rsidRPr="00642101" w:rsidR="00642101" w:rsidP="00642101" w:rsidRDefault="00642101" w14:paraId="29983FF2" wp14:textId="77777777">
            <w:pPr>
              <w:spacing w:before="40" w:after="40"/>
              <w:jc w:val="left"/>
              <w:rPr>
                <w:rStyle w:val="BodytextChar"/>
                <w:rFonts w:cs="Arial"/>
                <w:sz w:val="16"/>
                <w:szCs w:val="16"/>
              </w:rPr>
            </w:pPr>
            <w:r w:rsidRPr="00642101">
              <w:rPr>
                <w:rStyle w:val="BodytextChar"/>
                <w:rFonts w:cs="Arial"/>
                <w:sz w:val="16"/>
                <w:szCs w:val="16"/>
              </w:rPr>
              <w:t>P_ALT_ID</w:t>
            </w:r>
          </w:p>
        </w:tc>
        <w:tc>
          <w:tcPr>
            <w:tcW w:w="1440" w:type="pct"/>
          </w:tcPr>
          <w:p w:rsidRPr="00642101" w:rsidR="00642101" w:rsidP="00642101" w:rsidRDefault="00642101" w14:paraId="1E54C87E" wp14:textId="77777777">
            <w:pPr>
              <w:pStyle w:val="TableTextACSSC"/>
              <w:rPr>
                <w:sz w:val="16"/>
                <w:szCs w:val="16"/>
              </w:rPr>
            </w:pPr>
            <w:r w:rsidRPr="00642101">
              <w:rPr>
                <w:rFonts w:ascii="Arial" w:hAnsi="Arial" w:cs="Arial"/>
                <w:sz w:val="16"/>
                <w:szCs w:val="16"/>
              </w:rPr>
              <w:t>I</w:t>
            </w:r>
            <w:r w:rsidRPr="00642101">
              <w:rPr>
                <w:sz w:val="16"/>
                <w:szCs w:val="16"/>
              </w:rPr>
              <w:t xml:space="preserve">f row exists where A_HDR_LI_SUBM_PROV_ID_TB.A_TXN_LVL_CD = ‘EV’ and A_HDR_LI_SUBM_PROV_ID_TB.A_PROV_ENTY_ID_CD = ‘77’ </w:t>
            </w:r>
          </w:p>
          <w:p w:rsidRPr="00642101" w:rsidR="00642101" w:rsidP="00642101" w:rsidRDefault="00642101" w14:paraId="5A26BCCF" wp14:textId="77777777">
            <w:pPr>
              <w:pStyle w:val="TableTextACSSC"/>
              <w:rPr>
                <w:sz w:val="16"/>
                <w:szCs w:val="16"/>
              </w:rPr>
            </w:pPr>
            <w:r w:rsidRPr="00642101">
              <w:rPr>
                <w:sz w:val="16"/>
                <w:szCs w:val="16"/>
              </w:rPr>
              <w:t xml:space="preserve">Map A_HDR_LI_SUBM_PROV_ID_TB.A_PROV_ID </w:t>
            </w:r>
          </w:p>
          <w:p w:rsidRPr="00642101" w:rsidR="00642101" w:rsidP="00642101" w:rsidRDefault="00642101" w14:paraId="05CCE8A1" wp14:textId="77777777">
            <w:pPr>
              <w:pStyle w:val="TableTextACSSC"/>
              <w:rPr>
                <w:rFonts w:cs="Arial"/>
                <w:sz w:val="16"/>
                <w:szCs w:val="16"/>
              </w:rPr>
            </w:pPr>
            <w:r w:rsidRPr="00642101">
              <w:rPr>
                <w:rFonts w:cs="Arial"/>
                <w:sz w:val="16"/>
                <w:szCs w:val="16"/>
              </w:rPr>
              <w:t>ELSE</w:t>
            </w:r>
          </w:p>
          <w:p w:rsidRPr="00642101" w:rsidR="00642101" w:rsidP="00642101" w:rsidRDefault="00642101" w14:paraId="512ECD6E" wp14:textId="77777777">
            <w:pPr>
              <w:pStyle w:val="TableTextACSSC"/>
              <w:rPr>
                <w:rFonts w:cs="Arial"/>
                <w:sz w:val="16"/>
                <w:szCs w:val="16"/>
              </w:rPr>
            </w:pPr>
            <w:r w:rsidRPr="00642101">
              <w:rPr>
                <w:rFonts w:cs="Arial"/>
                <w:sz w:val="16"/>
                <w:szCs w:val="16"/>
              </w:rPr>
              <w:t>Map the same ID as found in the ‘Prov ID’ business label above (Default).</w:t>
            </w:r>
          </w:p>
          <w:p w:rsidRPr="00642101" w:rsidR="00642101" w:rsidP="00642101" w:rsidRDefault="00642101" w14:paraId="4DBDE098" wp14:textId="77777777">
            <w:pPr>
              <w:pStyle w:val="TableTextACSSC"/>
              <w:rPr>
                <w:rFonts w:cs="Arial"/>
                <w:sz w:val="16"/>
                <w:szCs w:val="16"/>
              </w:rPr>
            </w:pPr>
          </w:p>
          <w:p w:rsidRPr="00642101" w:rsidR="00642101" w:rsidP="00642101" w:rsidRDefault="00642101" w14:paraId="77900250" wp14:textId="77777777">
            <w:pPr>
              <w:pStyle w:val="TableText1"/>
              <w:spacing w:before="40" w:after="40"/>
              <w:rPr>
                <w:rStyle w:val="BodytextChar"/>
                <w:rFonts w:cs="Arial"/>
                <w:spacing w:val="0"/>
                <w:sz w:val="16"/>
                <w:szCs w:val="16"/>
              </w:rPr>
            </w:pPr>
          </w:p>
        </w:tc>
      </w:tr>
      <w:tr xmlns:wp14="http://schemas.microsoft.com/office/word/2010/wordml" w:rsidRPr="003F4256" w:rsidR="00642101" w:rsidTr="009879C2" w14:paraId="247E4164" wp14:textId="77777777">
        <w:trPr>
          <w:cantSplit/>
          <w:jc w:val="center"/>
        </w:trPr>
        <w:tc>
          <w:tcPr>
            <w:tcW w:w="451" w:type="pct"/>
            <w:vAlign w:val="center"/>
          </w:tcPr>
          <w:p w:rsidRPr="00642101" w:rsidR="00642101" w:rsidP="00642101" w:rsidRDefault="00642101" w14:paraId="2D01E921" wp14:textId="77777777">
            <w:pPr>
              <w:jc w:val="left"/>
              <w:rPr>
                <w:rStyle w:val="BodytextChar"/>
                <w:rFonts w:cs="Arial"/>
                <w:sz w:val="16"/>
                <w:szCs w:val="16"/>
              </w:rPr>
            </w:pPr>
            <w:r w:rsidRPr="00642101">
              <w:rPr>
                <w:rStyle w:val="BodytextChar"/>
                <w:rFonts w:cs="Arial"/>
                <w:sz w:val="16"/>
                <w:szCs w:val="16"/>
              </w:rPr>
              <w:t>Column</w:t>
            </w:r>
          </w:p>
        </w:tc>
        <w:tc>
          <w:tcPr>
            <w:tcW w:w="400" w:type="pct"/>
            <w:vAlign w:val="center"/>
          </w:tcPr>
          <w:p w:rsidRPr="00642101" w:rsidR="00642101" w:rsidP="00642101" w:rsidRDefault="00642101" w14:paraId="490C7FF3" wp14:textId="77777777">
            <w:pPr>
              <w:spacing w:after="0"/>
              <w:jc w:val="left"/>
              <w:rPr>
                <w:rStyle w:val="BodytextChar"/>
                <w:rFonts w:cs="Arial"/>
                <w:sz w:val="16"/>
                <w:szCs w:val="16"/>
              </w:rPr>
            </w:pPr>
            <w:r w:rsidRPr="00642101">
              <w:rPr>
                <w:rStyle w:val="BodytextChar"/>
                <w:rFonts w:cs="Arial"/>
                <w:sz w:val="16"/>
                <w:szCs w:val="16"/>
              </w:rPr>
              <w:t>Submitter Prov Name</w:t>
            </w:r>
          </w:p>
          <w:p w:rsidRPr="00642101" w:rsidR="00642101" w:rsidP="00642101" w:rsidRDefault="00642101" w14:paraId="3E2DDC69" wp14:textId="77777777">
            <w:pPr>
              <w:spacing w:after="0"/>
              <w:jc w:val="left"/>
              <w:rPr>
                <w:rStyle w:val="BodytextChar"/>
                <w:rFonts w:cs="Arial"/>
                <w:sz w:val="16"/>
                <w:szCs w:val="16"/>
              </w:rPr>
            </w:pPr>
          </w:p>
        </w:tc>
        <w:tc>
          <w:tcPr>
            <w:tcW w:w="562" w:type="pct"/>
            <w:gridSpan w:val="2"/>
            <w:vAlign w:val="center"/>
          </w:tcPr>
          <w:p w:rsidRPr="00642101" w:rsidR="00642101" w:rsidP="00642101" w:rsidRDefault="00642101" w14:paraId="05480071" wp14:textId="77777777">
            <w:pPr>
              <w:spacing w:before="40" w:after="40"/>
              <w:jc w:val="left"/>
              <w:rPr>
                <w:rStyle w:val="BodytextChar"/>
                <w:rFonts w:cs="Arial"/>
                <w:sz w:val="16"/>
                <w:szCs w:val="16"/>
              </w:rPr>
            </w:pPr>
            <w:r w:rsidRPr="00642101">
              <w:rPr>
                <w:rStyle w:val="BodytextChar"/>
                <w:rFonts w:cs="Arial"/>
                <w:sz w:val="16"/>
                <w:szCs w:val="16"/>
              </w:rPr>
              <w:t>This is the Submitting Provider’s Name</w:t>
            </w:r>
          </w:p>
        </w:tc>
        <w:tc>
          <w:tcPr>
            <w:tcW w:w="1124" w:type="pct"/>
            <w:vAlign w:val="center"/>
          </w:tcPr>
          <w:p w:rsidRPr="00642101" w:rsidR="00642101" w:rsidP="00642101" w:rsidRDefault="00642101" w14:paraId="618FC6DB" wp14:textId="77777777">
            <w:pPr>
              <w:spacing w:before="40" w:after="40"/>
              <w:jc w:val="left"/>
              <w:rPr>
                <w:rStyle w:val="BodytextChar"/>
                <w:rFonts w:cs="Arial"/>
                <w:sz w:val="16"/>
                <w:szCs w:val="16"/>
              </w:rPr>
            </w:pPr>
            <w:r w:rsidRPr="00642101">
              <w:rPr>
                <w:rStyle w:val="BodytextChar"/>
                <w:rFonts w:cs="Arial"/>
                <w:sz w:val="16"/>
                <w:szCs w:val="16"/>
              </w:rPr>
              <w:t>P_DTL_TB</w:t>
            </w:r>
          </w:p>
        </w:tc>
        <w:tc>
          <w:tcPr>
            <w:tcW w:w="1023" w:type="pct"/>
            <w:gridSpan w:val="2"/>
            <w:vAlign w:val="center"/>
          </w:tcPr>
          <w:p w:rsidRPr="00642101" w:rsidR="00642101" w:rsidP="00642101" w:rsidRDefault="00642101" w14:paraId="7B85FE8E" wp14:textId="77777777">
            <w:pPr>
              <w:spacing w:before="40" w:after="40"/>
              <w:jc w:val="left"/>
              <w:rPr>
                <w:rStyle w:val="BodytextChar"/>
                <w:rFonts w:cs="Arial"/>
                <w:sz w:val="16"/>
                <w:szCs w:val="16"/>
              </w:rPr>
            </w:pPr>
            <w:r w:rsidRPr="00642101">
              <w:rPr>
                <w:rStyle w:val="BodytextChar"/>
                <w:rFonts w:cs="Arial"/>
                <w:sz w:val="16"/>
                <w:szCs w:val="16"/>
              </w:rPr>
              <w:t>P_NAM</w:t>
            </w:r>
          </w:p>
        </w:tc>
        <w:tc>
          <w:tcPr>
            <w:tcW w:w="1440" w:type="pct"/>
          </w:tcPr>
          <w:p w:rsidRPr="00642101" w:rsidR="00642101" w:rsidP="00642101" w:rsidRDefault="00642101" w14:paraId="610B520C" wp14:textId="77777777">
            <w:pPr>
              <w:pStyle w:val="TableTextACSSC"/>
              <w:rPr>
                <w:rFonts w:ascii="Arial" w:hAnsi="Arial" w:cs="Arial"/>
                <w:sz w:val="16"/>
                <w:szCs w:val="16"/>
              </w:rPr>
            </w:pPr>
            <w:r w:rsidRPr="00642101">
              <w:rPr>
                <w:rFonts w:ascii="Arial" w:hAnsi="Arial" w:cs="Arial"/>
                <w:sz w:val="16"/>
                <w:szCs w:val="16"/>
              </w:rPr>
              <w:t>Display P_DTL_TB.P_NAM</w:t>
            </w:r>
          </w:p>
          <w:p w:rsidRPr="00642101" w:rsidR="00642101" w:rsidP="00642101" w:rsidRDefault="00642101" w14:paraId="3A606A3B" wp14:textId="77777777">
            <w:pPr>
              <w:pStyle w:val="TableTextACSSC"/>
              <w:rPr>
                <w:sz w:val="16"/>
                <w:szCs w:val="16"/>
              </w:rPr>
            </w:pPr>
            <w:r w:rsidRPr="00642101">
              <w:rPr>
                <w:rFonts w:ascii="Arial" w:hAnsi="Arial" w:cs="Arial"/>
                <w:sz w:val="16"/>
                <w:szCs w:val="16"/>
              </w:rPr>
              <w:t>I</w:t>
            </w:r>
            <w:r w:rsidRPr="00642101">
              <w:rPr>
                <w:sz w:val="16"/>
                <w:szCs w:val="16"/>
              </w:rPr>
              <w:t xml:space="preserve">f row exists where A_HDR_LI_SUBM_PROV_ID_TB.A_TXN_LVL_CD = ‘EV’ and A_HDR_LI_SUBM_PROV_ID_TB.A_PROV_ENTY_ID_CD = ‘77’ </w:t>
            </w:r>
          </w:p>
          <w:p w:rsidRPr="00642101" w:rsidR="00642101" w:rsidP="00642101" w:rsidRDefault="00642101" w14:paraId="5A085695" wp14:textId="77777777">
            <w:pPr>
              <w:pStyle w:val="TableTextACSSC"/>
              <w:rPr>
                <w:rFonts w:ascii="Arial" w:hAnsi="Arial" w:cs="Arial"/>
                <w:sz w:val="16"/>
                <w:szCs w:val="16"/>
              </w:rPr>
            </w:pPr>
            <w:r w:rsidRPr="00642101">
              <w:rPr>
                <w:rFonts w:ascii="Arial" w:hAnsi="Arial" w:cs="Arial"/>
                <w:sz w:val="16"/>
                <w:szCs w:val="16"/>
              </w:rPr>
              <w:t>Then obtain the provider name (P_NAM) by using the P_SYS_ID found:  P_DTL_TB.P_SYS_ID</w:t>
            </w:r>
            <w:r w:rsidRPr="00642101">
              <w:rPr>
                <w:sz w:val="16"/>
                <w:szCs w:val="16"/>
              </w:rPr>
              <w:t xml:space="preserve"> = </w:t>
            </w:r>
            <w:r w:rsidRPr="00642101">
              <w:rPr>
                <w:rFonts w:ascii="Arial" w:hAnsi="Arial" w:cs="Arial"/>
                <w:sz w:val="16"/>
                <w:szCs w:val="16"/>
              </w:rPr>
              <w:t>A_HDR_LI_SUBM_PROV_ID_TB.P_SYS_ID</w:t>
            </w:r>
          </w:p>
          <w:p w:rsidRPr="00642101" w:rsidR="00642101" w:rsidP="00642101" w:rsidRDefault="00642101" w14:paraId="47CA2175" wp14:textId="77777777">
            <w:pPr>
              <w:pStyle w:val="TableTextACSSC"/>
              <w:rPr>
                <w:rFonts w:cs="Arial"/>
                <w:sz w:val="16"/>
                <w:szCs w:val="16"/>
              </w:rPr>
            </w:pPr>
            <w:r w:rsidRPr="00642101">
              <w:rPr>
                <w:rFonts w:cs="Arial"/>
                <w:sz w:val="16"/>
                <w:szCs w:val="16"/>
              </w:rPr>
              <w:t>ELSE</w:t>
            </w:r>
          </w:p>
          <w:p w:rsidRPr="00642101" w:rsidR="00642101" w:rsidP="00642101" w:rsidRDefault="00642101" w14:paraId="7E533719" wp14:textId="77777777">
            <w:pPr>
              <w:pStyle w:val="TableTextACSSC"/>
              <w:rPr>
                <w:rFonts w:cs="Arial"/>
                <w:sz w:val="16"/>
                <w:szCs w:val="16"/>
              </w:rPr>
            </w:pPr>
            <w:r w:rsidRPr="00642101">
              <w:rPr>
                <w:rFonts w:cs="Arial"/>
                <w:sz w:val="16"/>
                <w:szCs w:val="16"/>
              </w:rPr>
              <w:t>Map the same name as found in the ‘Prov Name’ business label above (Default).</w:t>
            </w:r>
          </w:p>
          <w:p w:rsidRPr="00642101" w:rsidR="00642101" w:rsidP="00642101" w:rsidRDefault="00642101" w14:paraId="6E316054" wp14:textId="77777777">
            <w:pPr>
              <w:pStyle w:val="TableTextACSSC"/>
              <w:rPr>
                <w:rFonts w:ascii="Arial" w:hAnsi="Arial" w:cs="Arial"/>
                <w:sz w:val="16"/>
                <w:szCs w:val="16"/>
              </w:rPr>
            </w:pPr>
          </w:p>
          <w:p w:rsidRPr="00642101" w:rsidR="00642101" w:rsidP="00642101" w:rsidRDefault="00642101" w14:paraId="03A8F988" wp14:textId="77777777">
            <w:pPr>
              <w:pStyle w:val="TableText1"/>
              <w:spacing w:before="40" w:after="40"/>
              <w:rPr>
                <w:rStyle w:val="BodytextChar"/>
                <w:rFonts w:cs="Arial"/>
                <w:spacing w:val="0"/>
                <w:sz w:val="16"/>
                <w:szCs w:val="16"/>
              </w:rPr>
            </w:pPr>
          </w:p>
        </w:tc>
      </w:tr>
      <w:tr xmlns:wp14="http://schemas.microsoft.com/office/word/2010/wordml" w:rsidRPr="003F4256" w:rsidR="00642101" w:rsidTr="00642101" w14:paraId="2769F46D" wp14:textId="77777777">
        <w:trPr>
          <w:cantSplit/>
          <w:jc w:val="center"/>
        </w:trPr>
        <w:tc>
          <w:tcPr>
            <w:tcW w:w="451" w:type="pct"/>
            <w:vAlign w:val="center"/>
          </w:tcPr>
          <w:p w:rsidRPr="00642101" w:rsidR="00642101" w:rsidP="00642101" w:rsidRDefault="00642101" w14:paraId="7A54F7B7" wp14:textId="77777777">
            <w:pPr>
              <w:jc w:val="left"/>
              <w:rPr>
                <w:rStyle w:val="BodytextChar"/>
                <w:rFonts w:cs="Arial"/>
                <w:sz w:val="16"/>
                <w:szCs w:val="16"/>
              </w:rPr>
            </w:pPr>
            <w:r w:rsidRPr="00642101">
              <w:rPr>
                <w:rStyle w:val="BodytextChar"/>
                <w:rFonts w:cs="Arial"/>
                <w:sz w:val="16"/>
                <w:szCs w:val="16"/>
              </w:rPr>
              <w:t>Column</w:t>
            </w:r>
          </w:p>
        </w:tc>
        <w:tc>
          <w:tcPr>
            <w:tcW w:w="400" w:type="pct"/>
            <w:vAlign w:val="center"/>
          </w:tcPr>
          <w:p w:rsidRPr="00642101" w:rsidR="00642101" w:rsidP="00642101" w:rsidRDefault="00642101" w14:paraId="75F54019" wp14:textId="77777777">
            <w:pPr>
              <w:pStyle w:val="TableText"/>
              <w:rPr>
                <w:rStyle w:val="BodytextChar"/>
                <w:sz w:val="16"/>
                <w:szCs w:val="16"/>
              </w:rPr>
            </w:pPr>
            <w:r w:rsidRPr="00642101">
              <w:rPr>
                <w:rStyle w:val="BodytextChar"/>
                <w:sz w:val="16"/>
                <w:szCs w:val="16"/>
              </w:rPr>
              <w:t xml:space="preserve">SA Subm Mbr ID </w:t>
            </w:r>
          </w:p>
        </w:tc>
        <w:tc>
          <w:tcPr>
            <w:tcW w:w="562" w:type="pct"/>
            <w:gridSpan w:val="2"/>
            <w:vAlign w:val="center"/>
          </w:tcPr>
          <w:p w:rsidRPr="00642101" w:rsidR="00642101" w:rsidP="00642101" w:rsidRDefault="00642101" w14:paraId="79C3D23A" wp14:textId="77777777">
            <w:pPr>
              <w:spacing w:before="40" w:after="40"/>
              <w:jc w:val="left"/>
              <w:rPr>
                <w:rStyle w:val="BodytextChar"/>
                <w:rFonts w:cs="Arial"/>
                <w:sz w:val="16"/>
                <w:szCs w:val="16"/>
              </w:rPr>
            </w:pPr>
            <w:r w:rsidRPr="00642101">
              <w:rPr>
                <w:rStyle w:val="BodytextChar"/>
                <w:rFonts w:cs="Arial"/>
                <w:sz w:val="16"/>
                <w:szCs w:val="16"/>
              </w:rPr>
              <w:t>Member Current Alternate Identification.</w:t>
            </w:r>
          </w:p>
          <w:p w:rsidRPr="00642101" w:rsidR="00642101" w:rsidP="00642101" w:rsidRDefault="00642101" w14:paraId="1C82707F" wp14:textId="77777777">
            <w:pPr>
              <w:spacing w:after="0"/>
              <w:jc w:val="left"/>
              <w:rPr>
                <w:rStyle w:val="BodytextChar"/>
                <w:rFonts w:cs="Arial"/>
                <w:sz w:val="16"/>
                <w:szCs w:val="16"/>
              </w:rPr>
            </w:pPr>
            <w:r w:rsidRPr="00642101">
              <w:rPr>
                <w:rStyle w:val="BodytextChar"/>
                <w:rFonts w:cs="Arial"/>
                <w:sz w:val="16"/>
                <w:szCs w:val="16"/>
              </w:rPr>
              <w:t>This number identified a member (MBR) to the system</w:t>
            </w:r>
          </w:p>
        </w:tc>
        <w:tc>
          <w:tcPr>
            <w:tcW w:w="1124" w:type="pct"/>
            <w:vAlign w:val="center"/>
          </w:tcPr>
          <w:p w:rsidRPr="00642101" w:rsidR="00642101" w:rsidP="00642101" w:rsidRDefault="00642101" w14:paraId="56108EFC" wp14:textId="77777777">
            <w:pPr>
              <w:spacing w:before="40" w:after="40"/>
              <w:jc w:val="left"/>
              <w:rPr>
                <w:rStyle w:val="BodytextChar"/>
                <w:rFonts w:cs="Arial"/>
                <w:sz w:val="16"/>
                <w:szCs w:val="16"/>
              </w:rPr>
            </w:pPr>
            <w:r w:rsidRPr="00642101">
              <w:rPr>
                <w:rStyle w:val="BodytextChar"/>
                <w:rFonts w:cs="Arial"/>
                <w:sz w:val="16"/>
                <w:szCs w:val="16"/>
              </w:rPr>
              <w:t>A_HDR_TB</w:t>
            </w:r>
          </w:p>
        </w:tc>
        <w:tc>
          <w:tcPr>
            <w:tcW w:w="1023" w:type="pct"/>
            <w:gridSpan w:val="2"/>
            <w:vAlign w:val="center"/>
          </w:tcPr>
          <w:p w:rsidRPr="00642101" w:rsidR="00642101" w:rsidP="00642101" w:rsidRDefault="00642101" w14:paraId="63071E3F" wp14:textId="77777777">
            <w:pPr>
              <w:spacing w:before="40" w:after="40"/>
              <w:jc w:val="left"/>
              <w:rPr>
                <w:rStyle w:val="BodytextChar"/>
                <w:rFonts w:cs="Arial"/>
                <w:sz w:val="16"/>
                <w:szCs w:val="16"/>
              </w:rPr>
            </w:pPr>
            <w:r w:rsidRPr="00642101">
              <w:rPr>
                <w:rStyle w:val="BodytextChar"/>
                <w:rFonts w:cs="Arial"/>
                <w:sz w:val="16"/>
                <w:szCs w:val="16"/>
              </w:rPr>
              <w:t>A_SUBM_MBR_ALT_ID</w:t>
            </w:r>
          </w:p>
        </w:tc>
        <w:tc>
          <w:tcPr>
            <w:tcW w:w="1440" w:type="pct"/>
            <w:vAlign w:val="center"/>
          </w:tcPr>
          <w:p w:rsidRPr="00642101" w:rsidR="00642101" w:rsidP="00642101" w:rsidRDefault="00642101" w14:paraId="2CC9C433" wp14:textId="77777777">
            <w:pPr>
              <w:pStyle w:val="TableText1"/>
              <w:spacing w:before="40" w:after="40"/>
              <w:rPr>
                <w:rStyle w:val="BodytextChar"/>
                <w:rFonts w:cs="Arial"/>
                <w:spacing w:val="0"/>
                <w:sz w:val="16"/>
                <w:szCs w:val="16"/>
              </w:rPr>
            </w:pPr>
          </w:p>
        </w:tc>
      </w:tr>
      <w:tr xmlns:wp14="http://schemas.microsoft.com/office/word/2010/wordml" w:rsidRPr="003F4256" w:rsidR="00642101" w:rsidTr="00642101" w14:paraId="712A2E0C" wp14:textId="77777777">
        <w:trPr>
          <w:cantSplit/>
          <w:trHeight w:val="3174"/>
          <w:jc w:val="center"/>
        </w:trPr>
        <w:tc>
          <w:tcPr>
            <w:tcW w:w="451" w:type="pct"/>
            <w:vAlign w:val="center"/>
          </w:tcPr>
          <w:p w:rsidRPr="00642101" w:rsidR="00642101" w:rsidP="00642101" w:rsidRDefault="00642101" w14:paraId="615CE957" wp14:textId="77777777">
            <w:pPr>
              <w:jc w:val="left"/>
              <w:rPr>
                <w:rStyle w:val="BodytextChar"/>
                <w:rFonts w:cs="Arial"/>
                <w:sz w:val="16"/>
                <w:szCs w:val="16"/>
              </w:rPr>
            </w:pPr>
            <w:r w:rsidRPr="00642101">
              <w:rPr>
                <w:rStyle w:val="BodytextChar"/>
                <w:rFonts w:cs="Arial"/>
                <w:sz w:val="16"/>
                <w:szCs w:val="16"/>
              </w:rPr>
              <w:t>Column</w:t>
            </w:r>
          </w:p>
        </w:tc>
        <w:tc>
          <w:tcPr>
            <w:tcW w:w="400" w:type="pct"/>
            <w:vAlign w:val="center"/>
          </w:tcPr>
          <w:p w:rsidRPr="00642101" w:rsidR="00642101" w:rsidP="00642101" w:rsidRDefault="00642101" w14:paraId="0737AE49" wp14:textId="77777777">
            <w:pPr>
              <w:spacing w:after="0"/>
              <w:jc w:val="left"/>
              <w:rPr>
                <w:rStyle w:val="BodytextChar"/>
                <w:rFonts w:cs="Arial"/>
                <w:sz w:val="16"/>
                <w:szCs w:val="16"/>
              </w:rPr>
            </w:pPr>
            <w:r w:rsidRPr="00642101">
              <w:rPr>
                <w:rStyle w:val="BodytextChar"/>
                <w:rFonts w:cs="Arial"/>
                <w:sz w:val="16"/>
                <w:szCs w:val="16"/>
              </w:rPr>
              <w:t>Mbr First Name</w:t>
            </w:r>
          </w:p>
        </w:tc>
        <w:tc>
          <w:tcPr>
            <w:tcW w:w="562" w:type="pct"/>
            <w:gridSpan w:val="2"/>
            <w:vAlign w:val="center"/>
          </w:tcPr>
          <w:p w:rsidRPr="00642101" w:rsidR="00642101" w:rsidP="00642101" w:rsidRDefault="00642101" w14:paraId="2773B287" wp14:textId="77777777">
            <w:pPr>
              <w:pStyle w:val="TableText"/>
              <w:rPr>
                <w:rStyle w:val="BodytextChar"/>
                <w:sz w:val="16"/>
                <w:szCs w:val="16"/>
              </w:rPr>
            </w:pPr>
            <w:r w:rsidRPr="00642101">
              <w:rPr>
                <w:rStyle w:val="BodytextChar"/>
                <w:sz w:val="16"/>
                <w:szCs w:val="16"/>
              </w:rPr>
              <w:t>This is the Member's First name.</w:t>
            </w:r>
          </w:p>
        </w:tc>
        <w:tc>
          <w:tcPr>
            <w:tcW w:w="1124" w:type="pct"/>
            <w:vAlign w:val="center"/>
          </w:tcPr>
          <w:p w:rsidRPr="00642101" w:rsidR="00642101" w:rsidP="00642101" w:rsidRDefault="00642101" w14:paraId="1BF07AE1" wp14:textId="77777777">
            <w:pPr>
              <w:spacing w:before="40" w:after="40"/>
              <w:jc w:val="left"/>
              <w:rPr>
                <w:rStyle w:val="BodytextChar"/>
                <w:rFonts w:cs="Arial"/>
                <w:sz w:val="16"/>
                <w:szCs w:val="16"/>
              </w:rPr>
            </w:pPr>
            <w:r w:rsidRPr="00642101">
              <w:rPr>
                <w:rStyle w:val="BodytextChar"/>
                <w:rFonts w:cs="Arial"/>
                <w:sz w:val="16"/>
                <w:szCs w:val="16"/>
              </w:rPr>
              <w:t>B_DTL_TB</w:t>
            </w:r>
          </w:p>
        </w:tc>
        <w:tc>
          <w:tcPr>
            <w:tcW w:w="1023" w:type="pct"/>
            <w:gridSpan w:val="2"/>
            <w:vAlign w:val="center"/>
          </w:tcPr>
          <w:p w:rsidRPr="00642101" w:rsidR="00642101" w:rsidP="00642101" w:rsidRDefault="00642101" w14:paraId="25C6A6DF" wp14:textId="77777777">
            <w:pPr>
              <w:spacing w:before="40" w:after="40"/>
              <w:jc w:val="left"/>
              <w:rPr>
                <w:rStyle w:val="BodytextChar"/>
                <w:rFonts w:cs="Arial"/>
                <w:sz w:val="16"/>
                <w:szCs w:val="16"/>
              </w:rPr>
            </w:pPr>
            <w:r w:rsidRPr="00642101">
              <w:rPr>
                <w:rStyle w:val="BodytextChar"/>
                <w:rFonts w:cs="Arial"/>
                <w:sz w:val="16"/>
                <w:szCs w:val="16"/>
              </w:rPr>
              <w:t>B_FIRST_NAM</w:t>
            </w:r>
          </w:p>
        </w:tc>
        <w:tc>
          <w:tcPr>
            <w:tcW w:w="1440" w:type="pct"/>
            <w:vAlign w:val="center"/>
          </w:tcPr>
          <w:p w:rsidRPr="00642101" w:rsidR="00642101" w:rsidP="00642101" w:rsidRDefault="00642101" w14:paraId="4D5EC483" wp14:textId="77777777">
            <w:pPr>
              <w:pStyle w:val="TableText1"/>
              <w:spacing w:before="40" w:after="40"/>
              <w:rPr>
                <w:rStyle w:val="BodytextChar"/>
                <w:rFonts w:cs="Arial"/>
                <w:spacing w:val="0"/>
                <w:sz w:val="16"/>
                <w:szCs w:val="16"/>
                <w:highlight w:val="yellow"/>
              </w:rPr>
            </w:pPr>
          </w:p>
        </w:tc>
      </w:tr>
      <w:tr xmlns:wp14="http://schemas.microsoft.com/office/word/2010/wordml" w:rsidRPr="003F4256" w:rsidR="00642101" w:rsidTr="00642101" w14:paraId="525976B6" wp14:textId="77777777">
        <w:trPr>
          <w:cantSplit/>
          <w:jc w:val="center"/>
        </w:trPr>
        <w:tc>
          <w:tcPr>
            <w:tcW w:w="451" w:type="pct"/>
            <w:vAlign w:val="center"/>
          </w:tcPr>
          <w:p w:rsidRPr="00642101" w:rsidR="00642101" w:rsidP="00642101" w:rsidRDefault="00642101" w14:paraId="461AFF57" wp14:textId="77777777">
            <w:pPr>
              <w:jc w:val="left"/>
              <w:rPr>
                <w:rStyle w:val="BodytextChar"/>
                <w:rFonts w:cs="Arial"/>
                <w:sz w:val="16"/>
                <w:szCs w:val="16"/>
              </w:rPr>
            </w:pPr>
            <w:r w:rsidRPr="00642101">
              <w:rPr>
                <w:rStyle w:val="BodytextChar"/>
                <w:rFonts w:cs="Arial"/>
                <w:sz w:val="16"/>
                <w:szCs w:val="16"/>
              </w:rPr>
              <w:t>Column</w:t>
            </w:r>
          </w:p>
        </w:tc>
        <w:tc>
          <w:tcPr>
            <w:tcW w:w="400" w:type="pct"/>
            <w:vAlign w:val="center"/>
          </w:tcPr>
          <w:p w:rsidRPr="00642101" w:rsidR="00642101" w:rsidP="00642101" w:rsidRDefault="00642101" w14:paraId="2BB1FBF2" wp14:textId="77777777">
            <w:pPr>
              <w:pStyle w:val="TableText"/>
              <w:rPr>
                <w:rStyle w:val="BodytextChar"/>
                <w:sz w:val="16"/>
                <w:szCs w:val="16"/>
              </w:rPr>
            </w:pPr>
            <w:r w:rsidRPr="00642101">
              <w:rPr>
                <w:rStyle w:val="BodytextChar"/>
                <w:sz w:val="16"/>
                <w:szCs w:val="16"/>
              </w:rPr>
              <w:t>Mbr Mid Name</w:t>
            </w:r>
          </w:p>
        </w:tc>
        <w:tc>
          <w:tcPr>
            <w:tcW w:w="562" w:type="pct"/>
            <w:gridSpan w:val="2"/>
            <w:vAlign w:val="center"/>
          </w:tcPr>
          <w:p w:rsidRPr="00642101" w:rsidR="00642101" w:rsidP="00642101" w:rsidRDefault="00642101" w14:paraId="2604B6A4" wp14:textId="77777777">
            <w:pPr>
              <w:pStyle w:val="TableText"/>
              <w:rPr>
                <w:rStyle w:val="BodytextChar"/>
                <w:sz w:val="16"/>
                <w:szCs w:val="16"/>
              </w:rPr>
            </w:pPr>
            <w:r w:rsidRPr="00642101">
              <w:rPr>
                <w:rStyle w:val="BodytextChar"/>
                <w:sz w:val="16"/>
                <w:szCs w:val="16"/>
              </w:rPr>
              <w:t>This is the Member's Middle name.</w:t>
            </w:r>
          </w:p>
        </w:tc>
        <w:tc>
          <w:tcPr>
            <w:tcW w:w="1124" w:type="pct"/>
            <w:vAlign w:val="center"/>
          </w:tcPr>
          <w:p w:rsidRPr="00642101" w:rsidR="00642101" w:rsidP="00642101" w:rsidRDefault="00642101" w14:paraId="0414FC9E" wp14:textId="77777777">
            <w:pPr>
              <w:spacing w:before="40" w:after="40"/>
              <w:jc w:val="left"/>
              <w:rPr>
                <w:rStyle w:val="BodytextChar"/>
                <w:rFonts w:cs="Arial"/>
                <w:sz w:val="16"/>
                <w:szCs w:val="16"/>
              </w:rPr>
            </w:pPr>
            <w:r w:rsidRPr="00642101">
              <w:rPr>
                <w:rStyle w:val="BodytextChar"/>
                <w:rFonts w:cs="Arial"/>
                <w:sz w:val="16"/>
                <w:szCs w:val="16"/>
              </w:rPr>
              <w:t>B_DTL_TB</w:t>
            </w:r>
          </w:p>
        </w:tc>
        <w:tc>
          <w:tcPr>
            <w:tcW w:w="1023" w:type="pct"/>
            <w:gridSpan w:val="2"/>
            <w:vAlign w:val="center"/>
          </w:tcPr>
          <w:p w:rsidRPr="00642101" w:rsidR="00642101" w:rsidP="00642101" w:rsidRDefault="00642101" w14:paraId="2ACADE21" wp14:textId="77777777">
            <w:pPr>
              <w:spacing w:before="40" w:after="40"/>
              <w:jc w:val="left"/>
              <w:rPr>
                <w:rStyle w:val="BodytextChar"/>
                <w:rFonts w:cs="Arial"/>
                <w:sz w:val="16"/>
                <w:szCs w:val="16"/>
              </w:rPr>
            </w:pPr>
            <w:r w:rsidRPr="00642101">
              <w:rPr>
                <w:rStyle w:val="BodytextChar"/>
                <w:rFonts w:cs="Arial"/>
                <w:sz w:val="16"/>
                <w:szCs w:val="16"/>
              </w:rPr>
              <w:t>B_MID_NAM</w:t>
            </w:r>
          </w:p>
        </w:tc>
        <w:tc>
          <w:tcPr>
            <w:tcW w:w="1440" w:type="pct"/>
            <w:vAlign w:val="center"/>
          </w:tcPr>
          <w:p w:rsidRPr="00642101" w:rsidR="00642101" w:rsidP="00642101" w:rsidRDefault="00642101" w14:paraId="1BBBB306" wp14:textId="77777777">
            <w:pPr>
              <w:pStyle w:val="TableText1"/>
              <w:spacing w:before="40" w:after="40"/>
              <w:rPr>
                <w:rStyle w:val="BodytextChar"/>
                <w:rFonts w:cs="Arial"/>
                <w:spacing w:val="0"/>
                <w:sz w:val="16"/>
                <w:szCs w:val="16"/>
                <w:highlight w:val="yellow"/>
              </w:rPr>
            </w:pPr>
          </w:p>
        </w:tc>
      </w:tr>
      <w:tr xmlns:wp14="http://schemas.microsoft.com/office/word/2010/wordml" w:rsidRPr="003F4256" w:rsidR="00642101" w:rsidTr="00642101" w14:paraId="50C1EE24" wp14:textId="77777777">
        <w:trPr>
          <w:cantSplit/>
          <w:jc w:val="center"/>
        </w:trPr>
        <w:tc>
          <w:tcPr>
            <w:tcW w:w="451" w:type="pct"/>
            <w:vAlign w:val="center"/>
          </w:tcPr>
          <w:p w:rsidRPr="00642101" w:rsidR="00642101" w:rsidP="00642101" w:rsidRDefault="00642101" w14:paraId="32DB928C" wp14:textId="77777777">
            <w:pPr>
              <w:jc w:val="left"/>
              <w:rPr>
                <w:rStyle w:val="BodytextChar"/>
                <w:rFonts w:cs="Arial"/>
                <w:sz w:val="16"/>
                <w:szCs w:val="16"/>
              </w:rPr>
            </w:pPr>
            <w:r w:rsidRPr="00642101">
              <w:rPr>
                <w:rStyle w:val="BodytextChar"/>
                <w:rFonts w:cs="Arial"/>
                <w:sz w:val="16"/>
                <w:szCs w:val="16"/>
              </w:rPr>
              <w:t>Column</w:t>
            </w:r>
          </w:p>
        </w:tc>
        <w:tc>
          <w:tcPr>
            <w:tcW w:w="400" w:type="pct"/>
            <w:vAlign w:val="center"/>
          </w:tcPr>
          <w:p w:rsidRPr="00642101" w:rsidR="00642101" w:rsidP="00642101" w:rsidRDefault="00642101" w14:paraId="6FBC77B4" wp14:textId="77777777">
            <w:pPr>
              <w:pStyle w:val="TableText"/>
              <w:rPr>
                <w:rStyle w:val="BodytextChar"/>
                <w:sz w:val="16"/>
                <w:szCs w:val="16"/>
              </w:rPr>
            </w:pPr>
            <w:r w:rsidRPr="00642101">
              <w:rPr>
                <w:rStyle w:val="BodytextChar"/>
                <w:sz w:val="16"/>
                <w:szCs w:val="16"/>
              </w:rPr>
              <w:t>Mbr Last Name</w:t>
            </w:r>
          </w:p>
        </w:tc>
        <w:tc>
          <w:tcPr>
            <w:tcW w:w="562" w:type="pct"/>
            <w:gridSpan w:val="2"/>
            <w:vAlign w:val="center"/>
          </w:tcPr>
          <w:p w:rsidRPr="00642101" w:rsidR="00642101" w:rsidP="00642101" w:rsidRDefault="00642101" w14:paraId="5F873B71" wp14:textId="77777777">
            <w:pPr>
              <w:pStyle w:val="TableText"/>
              <w:rPr>
                <w:rStyle w:val="BodytextChar"/>
                <w:color w:val="000000"/>
                <w:sz w:val="16"/>
                <w:szCs w:val="16"/>
                <w:highlight w:val="yellow"/>
              </w:rPr>
            </w:pPr>
            <w:r w:rsidRPr="00642101">
              <w:rPr>
                <w:rStyle w:val="BodytextChar"/>
                <w:sz w:val="16"/>
                <w:szCs w:val="16"/>
              </w:rPr>
              <w:t>This is the Member's Last name.</w:t>
            </w:r>
          </w:p>
        </w:tc>
        <w:tc>
          <w:tcPr>
            <w:tcW w:w="1124" w:type="pct"/>
            <w:vAlign w:val="center"/>
          </w:tcPr>
          <w:p w:rsidRPr="00642101" w:rsidR="00642101" w:rsidP="00642101" w:rsidRDefault="00642101" w14:paraId="05BA5A4B" wp14:textId="77777777">
            <w:pPr>
              <w:spacing w:before="40" w:after="40"/>
              <w:jc w:val="left"/>
              <w:rPr>
                <w:rStyle w:val="BodytextChar"/>
                <w:rFonts w:cs="Arial"/>
                <w:color w:val="000000"/>
                <w:sz w:val="16"/>
                <w:szCs w:val="16"/>
                <w:highlight w:val="yellow"/>
              </w:rPr>
            </w:pPr>
            <w:r w:rsidRPr="00642101">
              <w:rPr>
                <w:rStyle w:val="BodytextChar"/>
                <w:rFonts w:cs="Arial"/>
                <w:sz w:val="16"/>
                <w:szCs w:val="16"/>
              </w:rPr>
              <w:t>B_DTL_TB</w:t>
            </w:r>
          </w:p>
        </w:tc>
        <w:tc>
          <w:tcPr>
            <w:tcW w:w="1023" w:type="pct"/>
            <w:gridSpan w:val="2"/>
            <w:vAlign w:val="center"/>
          </w:tcPr>
          <w:p w:rsidRPr="00642101" w:rsidR="00642101" w:rsidP="00642101" w:rsidRDefault="00642101" w14:paraId="5B9EA3FF" wp14:textId="77777777">
            <w:pPr>
              <w:spacing w:before="40" w:after="40"/>
              <w:jc w:val="left"/>
              <w:rPr>
                <w:rStyle w:val="BodytextChar"/>
                <w:rFonts w:cs="Arial"/>
                <w:color w:val="000000"/>
                <w:sz w:val="16"/>
                <w:szCs w:val="16"/>
                <w:highlight w:val="yellow"/>
              </w:rPr>
            </w:pPr>
            <w:r w:rsidRPr="00642101">
              <w:rPr>
                <w:rStyle w:val="BodytextChar"/>
                <w:rFonts w:cs="Arial"/>
                <w:sz w:val="16"/>
                <w:szCs w:val="16"/>
              </w:rPr>
              <w:t>B_LAST_NAM</w:t>
            </w:r>
          </w:p>
        </w:tc>
        <w:tc>
          <w:tcPr>
            <w:tcW w:w="1440" w:type="pct"/>
            <w:vAlign w:val="center"/>
          </w:tcPr>
          <w:p w:rsidRPr="00642101" w:rsidR="00642101" w:rsidP="00642101" w:rsidRDefault="00642101" w14:paraId="775708FD" wp14:textId="77777777">
            <w:pPr>
              <w:pStyle w:val="TableText1"/>
              <w:spacing w:before="40" w:after="40"/>
              <w:rPr>
                <w:rStyle w:val="BodytextChar"/>
                <w:rFonts w:cs="Arial"/>
                <w:color w:val="000000"/>
                <w:sz w:val="16"/>
                <w:szCs w:val="16"/>
                <w:highlight w:val="yellow"/>
              </w:rPr>
            </w:pPr>
          </w:p>
        </w:tc>
      </w:tr>
      <w:tr xmlns:wp14="http://schemas.microsoft.com/office/word/2010/wordml" w:rsidRPr="003F4256" w:rsidR="00642101" w:rsidTr="00642101" w14:paraId="040B04B8" wp14:textId="77777777">
        <w:trPr>
          <w:cantSplit/>
          <w:jc w:val="center"/>
        </w:trPr>
        <w:tc>
          <w:tcPr>
            <w:tcW w:w="451" w:type="pct"/>
            <w:vAlign w:val="center"/>
          </w:tcPr>
          <w:p w:rsidRPr="00642101" w:rsidR="00642101" w:rsidP="00642101" w:rsidRDefault="00642101" w14:paraId="119ACFDF" wp14:textId="77777777">
            <w:pPr>
              <w:jc w:val="left"/>
              <w:rPr>
                <w:rStyle w:val="BodytextChar"/>
                <w:rFonts w:cs="Arial"/>
                <w:sz w:val="16"/>
                <w:szCs w:val="16"/>
              </w:rPr>
            </w:pPr>
            <w:r w:rsidRPr="00642101">
              <w:rPr>
                <w:rStyle w:val="BodytextChar"/>
                <w:rFonts w:cs="Arial"/>
                <w:sz w:val="16"/>
                <w:szCs w:val="16"/>
              </w:rPr>
              <w:t>Column</w:t>
            </w:r>
          </w:p>
        </w:tc>
        <w:tc>
          <w:tcPr>
            <w:tcW w:w="400" w:type="pct"/>
            <w:vAlign w:val="center"/>
          </w:tcPr>
          <w:p w:rsidRPr="00642101" w:rsidR="00642101" w:rsidP="00642101" w:rsidRDefault="00642101" w14:paraId="75EB6851" wp14:textId="77777777">
            <w:pPr>
              <w:spacing w:before="40" w:after="40"/>
              <w:jc w:val="left"/>
              <w:rPr>
                <w:rStyle w:val="BodytextChar"/>
                <w:rFonts w:cs="Arial"/>
                <w:sz w:val="16"/>
                <w:szCs w:val="16"/>
              </w:rPr>
            </w:pPr>
            <w:r w:rsidRPr="00642101">
              <w:rPr>
                <w:rStyle w:val="BodytextChar"/>
                <w:rFonts w:cs="Arial"/>
                <w:sz w:val="16"/>
                <w:szCs w:val="16"/>
              </w:rPr>
              <w:t xml:space="preserve">SA Auth ID </w:t>
            </w:r>
          </w:p>
        </w:tc>
        <w:tc>
          <w:tcPr>
            <w:tcW w:w="562" w:type="pct"/>
            <w:gridSpan w:val="2"/>
            <w:vAlign w:val="center"/>
          </w:tcPr>
          <w:p w:rsidRPr="00642101" w:rsidR="00642101" w:rsidP="00642101" w:rsidRDefault="00642101" w14:paraId="4D99C266" wp14:textId="77777777">
            <w:pPr>
              <w:pStyle w:val="TableText"/>
              <w:rPr>
                <w:rStyle w:val="BodytextChar"/>
                <w:color w:val="000000"/>
                <w:sz w:val="16"/>
                <w:szCs w:val="16"/>
                <w:highlight w:val="yellow"/>
              </w:rPr>
            </w:pPr>
            <w:r w:rsidRPr="00642101">
              <w:rPr>
                <w:rStyle w:val="BodytextChar"/>
                <w:sz w:val="16"/>
                <w:szCs w:val="16"/>
              </w:rPr>
              <w:t>This field displays the SA ID.</w:t>
            </w:r>
          </w:p>
        </w:tc>
        <w:tc>
          <w:tcPr>
            <w:tcW w:w="1124" w:type="pct"/>
            <w:vAlign w:val="center"/>
          </w:tcPr>
          <w:p w:rsidRPr="00642101" w:rsidR="00642101" w:rsidP="00642101" w:rsidRDefault="00642101" w14:paraId="3ACC2C89" wp14:textId="77777777">
            <w:pPr>
              <w:spacing w:before="40" w:after="40"/>
              <w:jc w:val="left"/>
              <w:rPr>
                <w:rStyle w:val="BodytextChar"/>
                <w:rFonts w:cs="Arial"/>
                <w:color w:val="000000"/>
                <w:sz w:val="16"/>
                <w:szCs w:val="16"/>
                <w:highlight w:val="yellow"/>
              </w:rPr>
            </w:pPr>
            <w:r w:rsidRPr="00642101">
              <w:rPr>
                <w:rStyle w:val="BodytextChar"/>
                <w:rFonts w:cs="Arial"/>
                <w:sz w:val="16"/>
                <w:szCs w:val="16"/>
              </w:rPr>
              <w:t>A_HDR_TB</w:t>
            </w:r>
          </w:p>
        </w:tc>
        <w:tc>
          <w:tcPr>
            <w:tcW w:w="1023" w:type="pct"/>
            <w:gridSpan w:val="2"/>
            <w:vAlign w:val="center"/>
          </w:tcPr>
          <w:p w:rsidRPr="00642101" w:rsidR="00642101" w:rsidP="00642101" w:rsidRDefault="00642101" w14:paraId="7B2A6468" wp14:textId="77777777">
            <w:pPr>
              <w:spacing w:before="40" w:after="40"/>
              <w:jc w:val="left"/>
              <w:rPr>
                <w:rStyle w:val="BodytextChar"/>
                <w:rFonts w:cs="Arial"/>
                <w:color w:val="000000"/>
                <w:sz w:val="16"/>
                <w:szCs w:val="16"/>
                <w:highlight w:val="yellow"/>
              </w:rPr>
            </w:pPr>
            <w:r w:rsidRPr="00642101">
              <w:rPr>
                <w:rStyle w:val="BodytextChar"/>
                <w:rFonts w:cs="Arial"/>
                <w:sz w:val="16"/>
                <w:szCs w:val="16"/>
              </w:rPr>
              <w:t>A_AUTH_ID</w:t>
            </w:r>
          </w:p>
        </w:tc>
        <w:tc>
          <w:tcPr>
            <w:tcW w:w="1440" w:type="pct"/>
            <w:vAlign w:val="center"/>
          </w:tcPr>
          <w:p w:rsidRPr="00642101" w:rsidR="00642101" w:rsidP="00642101" w:rsidRDefault="00642101" w14:paraId="31FAD901" wp14:textId="77777777">
            <w:pPr>
              <w:pStyle w:val="TableText1"/>
              <w:spacing w:before="40" w:after="40"/>
              <w:rPr>
                <w:rStyle w:val="BodytextChar"/>
                <w:rFonts w:cs="Arial"/>
                <w:color w:val="000000"/>
                <w:sz w:val="16"/>
                <w:szCs w:val="16"/>
                <w:highlight w:val="yellow"/>
              </w:rPr>
            </w:pPr>
          </w:p>
        </w:tc>
      </w:tr>
      <w:tr xmlns:wp14="http://schemas.microsoft.com/office/word/2010/wordml" w:rsidRPr="003F4256" w:rsidR="00642101" w:rsidTr="00642101" w14:paraId="23CA4FE9" wp14:textId="77777777">
        <w:trPr>
          <w:cantSplit/>
          <w:jc w:val="center"/>
        </w:trPr>
        <w:tc>
          <w:tcPr>
            <w:tcW w:w="451" w:type="pct"/>
            <w:vAlign w:val="center"/>
          </w:tcPr>
          <w:p w:rsidRPr="00642101" w:rsidR="00642101" w:rsidP="00642101" w:rsidRDefault="00642101" w14:paraId="45A845B9" wp14:textId="77777777">
            <w:pPr>
              <w:jc w:val="left"/>
              <w:rPr>
                <w:rStyle w:val="BodytextChar"/>
                <w:rFonts w:cs="Arial"/>
                <w:sz w:val="16"/>
                <w:szCs w:val="16"/>
              </w:rPr>
            </w:pPr>
            <w:r w:rsidRPr="003F4256">
              <w:rPr>
                <w:rStyle w:val="BodytextChar"/>
                <w:rFonts w:cs="Arial"/>
                <w:sz w:val="16"/>
                <w:szCs w:val="18"/>
              </w:rPr>
              <w:t>Column</w:t>
            </w:r>
          </w:p>
        </w:tc>
        <w:tc>
          <w:tcPr>
            <w:tcW w:w="400" w:type="pct"/>
            <w:vAlign w:val="center"/>
          </w:tcPr>
          <w:p w:rsidRPr="00642101" w:rsidR="00642101" w:rsidP="00642101" w:rsidRDefault="00642101" w14:paraId="4FDC195A" wp14:textId="77777777">
            <w:pPr>
              <w:spacing w:before="40" w:after="40"/>
              <w:jc w:val="left"/>
              <w:rPr>
                <w:rStyle w:val="BodytextChar"/>
                <w:rFonts w:cs="Arial"/>
                <w:sz w:val="16"/>
                <w:szCs w:val="16"/>
              </w:rPr>
            </w:pPr>
            <w:r>
              <w:rPr>
                <w:rStyle w:val="BodytextChar"/>
                <w:rFonts w:cs="Arial"/>
                <w:sz w:val="16"/>
                <w:szCs w:val="18"/>
              </w:rPr>
              <w:t xml:space="preserve">SA Hdr Stat Cd – Desc </w:t>
            </w:r>
          </w:p>
        </w:tc>
        <w:tc>
          <w:tcPr>
            <w:tcW w:w="562" w:type="pct"/>
            <w:gridSpan w:val="2"/>
            <w:vAlign w:val="center"/>
          </w:tcPr>
          <w:p w:rsidRPr="00642101" w:rsidR="00642101" w:rsidP="00642101" w:rsidRDefault="00642101" w14:paraId="701A69F6" wp14:textId="77777777">
            <w:pPr>
              <w:pStyle w:val="TableText"/>
              <w:rPr>
                <w:rStyle w:val="BodytextChar"/>
                <w:sz w:val="16"/>
                <w:szCs w:val="16"/>
              </w:rPr>
            </w:pPr>
            <w:r w:rsidRPr="00874B66">
              <w:rPr>
                <w:rStyle w:val="BodytextChar"/>
                <w:sz w:val="16"/>
                <w:szCs w:val="18"/>
              </w:rPr>
              <w:t>This field displays the line item.</w:t>
            </w:r>
          </w:p>
        </w:tc>
        <w:tc>
          <w:tcPr>
            <w:tcW w:w="1124" w:type="pct"/>
            <w:vAlign w:val="center"/>
          </w:tcPr>
          <w:p w:rsidRPr="00642101" w:rsidR="00642101" w:rsidP="00642101" w:rsidRDefault="00642101" w14:paraId="2CE03F2D" wp14:textId="77777777">
            <w:pPr>
              <w:spacing w:before="40" w:after="40"/>
              <w:jc w:val="left"/>
              <w:rPr>
                <w:rStyle w:val="BodytextChar"/>
                <w:rFonts w:cs="Arial"/>
                <w:sz w:val="16"/>
                <w:szCs w:val="16"/>
              </w:rPr>
            </w:pPr>
            <w:r w:rsidRPr="00874B66">
              <w:rPr>
                <w:rStyle w:val="BodytextChar"/>
                <w:rFonts w:cs="Arial"/>
                <w:sz w:val="16"/>
                <w:szCs w:val="18"/>
              </w:rPr>
              <w:t>A_</w:t>
            </w:r>
            <w:r>
              <w:rPr>
                <w:rStyle w:val="BodytextChar"/>
                <w:rFonts w:cs="Arial"/>
                <w:sz w:val="16"/>
                <w:szCs w:val="18"/>
              </w:rPr>
              <w:t>HDR</w:t>
            </w:r>
            <w:r w:rsidRPr="00874B66">
              <w:rPr>
                <w:rStyle w:val="BodytextChar"/>
                <w:rFonts w:cs="Arial"/>
                <w:sz w:val="16"/>
                <w:szCs w:val="18"/>
              </w:rPr>
              <w:t>_TB</w:t>
            </w:r>
          </w:p>
        </w:tc>
        <w:tc>
          <w:tcPr>
            <w:tcW w:w="1023" w:type="pct"/>
            <w:gridSpan w:val="2"/>
            <w:vAlign w:val="center"/>
          </w:tcPr>
          <w:p w:rsidRPr="00642101" w:rsidR="00642101" w:rsidP="00642101" w:rsidRDefault="00642101" w14:paraId="2DA552DF" wp14:textId="77777777">
            <w:pPr>
              <w:spacing w:before="40" w:after="40"/>
              <w:jc w:val="left"/>
              <w:rPr>
                <w:rStyle w:val="BodytextChar"/>
                <w:rFonts w:cs="Arial"/>
                <w:sz w:val="16"/>
                <w:szCs w:val="16"/>
              </w:rPr>
            </w:pPr>
            <w:r w:rsidRPr="00874B66">
              <w:rPr>
                <w:rStyle w:val="BodytextChar"/>
                <w:rFonts w:cs="Arial"/>
                <w:sz w:val="16"/>
                <w:szCs w:val="18"/>
              </w:rPr>
              <w:t>A_</w:t>
            </w:r>
            <w:r>
              <w:rPr>
                <w:rStyle w:val="BodytextChar"/>
                <w:rFonts w:cs="Arial"/>
                <w:sz w:val="16"/>
                <w:szCs w:val="18"/>
              </w:rPr>
              <w:t>HDR_STAT_CD</w:t>
            </w:r>
          </w:p>
        </w:tc>
        <w:tc>
          <w:tcPr>
            <w:tcW w:w="1440" w:type="pct"/>
            <w:vAlign w:val="center"/>
          </w:tcPr>
          <w:p w:rsidRPr="00642101" w:rsidR="00642101" w:rsidDel="00CA6427" w:rsidP="00642101" w:rsidRDefault="00642101" w14:paraId="3E3FFB83" wp14:textId="77777777">
            <w:pPr>
              <w:pStyle w:val="TableText1"/>
              <w:spacing w:before="40" w:after="40"/>
              <w:rPr>
                <w:rStyle w:val="BodytextChar"/>
                <w:rFonts w:cs="Arial"/>
                <w:color w:val="000000"/>
                <w:sz w:val="16"/>
                <w:szCs w:val="16"/>
              </w:rPr>
            </w:pPr>
            <w:r w:rsidRPr="00753254">
              <w:rPr>
                <w:rStyle w:val="BodytextChar"/>
                <w:rFonts w:cs="Arial"/>
                <w:sz w:val="16"/>
                <w:szCs w:val="18"/>
              </w:rPr>
              <w:t>Using R-VV-DOMAIN-NAM = ‘A-HDR-STAT-CD’, join to R-VV-TB.R-VV-CD using A-HDR-TB.A-HDR-STAT-CD to get the short description.</w:t>
            </w:r>
          </w:p>
        </w:tc>
      </w:tr>
      <w:tr xmlns:wp14="http://schemas.microsoft.com/office/word/2010/wordml" w:rsidRPr="003F4256" w:rsidR="00642101" w:rsidTr="00642101" w14:paraId="509F0B56" wp14:textId="77777777">
        <w:trPr>
          <w:cantSplit/>
          <w:jc w:val="center"/>
        </w:trPr>
        <w:tc>
          <w:tcPr>
            <w:tcW w:w="451" w:type="pct"/>
            <w:vAlign w:val="center"/>
          </w:tcPr>
          <w:p w:rsidRPr="00642101" w:rsidR="00642101" w:rsidP="00642101" w:rsidRDefault="00642101" w14:paraId="1AC3C887" wp14:textId="77777777">
            <w:pPr>
              <w:jc w:val="left"/>
              <w:rPr>
                <w:rStyle w:val="BodytextChar"/>
                <w:rFonts w:cs="Arial"/>
                <w:sz w:val="16"/>
                <w:szCs w:val="16"/>
              </w:rPr>
            </w:pPr>
            <w:r w:rsidRPr="003F4256">
              <w:rPr>
                <w:rStyle w:val="BodytextChar"/>
                <w:rFonts w:cs="Arial"/>
                <w:sz w:val="16"/>
                <w:szCs w:val="18"/>
              </w:rPr>
              <w:t>Column</w:t>
            </w:r>
          </w:p>
        </w:tc>
        <w:tc>
          <w:tcPr>
            <w:tcW w:w="400" w:type="pct"/>
            <w:vAlign w:val="center"/>
          </w:tcPr>
          <w:p w:rsidRPr="00642101" w:rsidR="00642101" w:rsidP="00642101" w:rsidRDefault="00642101" w14:paraId="47306FDC" wp14:textId="77777777">
            <w:pPr>
              <w:spacing w:before="40" w:after="40"/>
              <w:jc w:val="left"/>
              <w:rPr>
                <w:rStyle w:val="BodytextChar"/>
                <w:rFonts w:cs="Arial"/>
                <w:sz w:val="16"/>
                <w:szCs w:val="16"/>
              </w:rPr>
            </w:pPr>
            <w:r>
              <w:rPr>
                <w:rStyle w:val="BodytextChar"/>
                <w:sz w:val="16"/>
                <w:szCs w:val="18"/>
              </w:rPr>
              <w:t xml:space="preserve">SA Recd Dt </w:t>
            </w:r>
          </w:p>
        </w:tc>
        <w:tc>
          <w:tcPr>
            <w:tcW w:w="562" w:type="pct"/>
            <w:gridSpan w:val="2"/>
            <w:vAlign w:val="center"/>
          </w:tcPr>
          <w:p w:rsidRPr="00642101" w:rsidR="00642101" w:rsidP="00642101" w:rsidRDefault="00642101" w14:paraId="556984E7" wp14:textId="77777777">
            <w:pPr>
              <w:pStyle w:val="TableText"/>
              <w:rPr>
                <w:rStyle w:val="BodytextChar"/>
                <w:sz w:val="16"/>
                <w:szCs w:val="16"/>
              </w:rPr>
            </w:pPr>
            <w:r w:rsidRPr="00807FD9">
              <w:rPr>
                <w:rStyle w:val="BodytextChar"/>
                <w:color w:val="000000"/>
                <w:sz w:val="16"/>
                <w:szCs w:val="18"/>
              </w:rPr>
              <w:t>This field displays the date the SA was received</w:t>
            </w:r>
          </w:p>
        </w:tc>
        <w:tc>
          <w:tcPr>
            <w:tcW w:w="1124" w:type="pct"/>
            <w:vAlign w:val="center"/>
          </w:tcPr>
          <w:p w:rsidRPr="00642101" w:rsidR="00642101" w:rsidP="00642101" w:rsidRDefault="00642101" w14:paraId="5DDA3A16" wp14:textId="77777777">
            <w:pPr>
              <w:spacing w:before="40" w:after="40"/>
              <w:jc w:val="left"/>
              <w:rPr>
                <w:rStyle w:val="BodytextChar"/>
                <w:rFonts w:cs="Arial"/>
                <w:sz w:val="16"/>
                <w:szCs w:val="16"/>
              </w:rPr>
            </w:pPr>
            <w:r w:rsidRPr="00874B66">
              <w:rPr>
                <w:rStyle w:val="BodytextChar"/>
                <w:rFonts w:cs="Arial"/>
                <w:sz w:val="16"/>
                <w:szCs w:val="18"/>
              </w:rPr>
              <w:t>A_</w:t>
            </w:r>
            <w:r>
              <w:rPr>
                <w:rStyle w:val="BodytextChar"/>
                <w:rFonts w:cs="Arial"/>
                <w:sz w:val="16"/>
                <w:szCs w:val="18"/>
              </w:rPr>
              <w:t>HDR</w:t>
            </w:r>
            <w:r w:rsidRPr="00874B66">
              <w:rPr>
                <w:rStyle w:val="BodytextChar"/>
                <w:rFonts w:cs="Arial"/>
                <w:sz w:val="16"/>
                <w:szCs w:val="18"/>
              </w:rPr>
              <w:t>_TB</w:t>
            </w:r>
          </w:p>
        </w:tc>
        <w:tc>
          <w:tcPr>
            <w:tcW w:w="1023" w:type="pct"/>
            <w:gridSpan w:val="2"/>
            <w:vAlign w:val="center"/>
          </w:tcPr>
          <w:p w:rsidRPr="00642101" w:rsidR="00642101" w:rsidP="00642101" w:rsidRDefault="00642101" w14:paraId="5EFA9C83" wp14:textId="77777777">
            <w:pPr>
              <w:spacing w:before="40" w:after="40"/>
              <w:jc w:val="left"/>
              <w:rPr>
                <w:rStyle w:val="BodytextChar"/>
                <w:rFonts w:cs="Arial"/>
                <w:sz w:val="16"/>
                <w:szCs w:val="16"/>
              </w:rPr>
            </w:pPr>
            <w:r w:rsidRPr="00807FD9">
              <w:rPr>
                <w:rStyle w:val="BodytextChar"/>
                <w:rFonts w:cs="Arial"/>
                <w:color w:val="000000"/>
                <w:sz w:val="16"/>
                <w:szCs w:val="18"/>
              </w:rPr>
              <w:t>A_</w:t>
            </w:r>
            <w:r w:rsidRPr="00807FD9" w:rsidDel="008909C7">
              <w:rPr>
                <w:rStyle w:val="BodytextChar"/>
                <w:rFonts w:cs="Arial"/>
                <w:color w:val="000000"/>
                <w:sz w:val="16"/>
                <w:szCs w:val="18"/>
              </w:rPr>
              <w:t xml:space="preserve"> </w:t>
            </w:r>
            <w:r w:rsidRPr="00807FD9">
              <w:rPr>
                <w:rStyle w:val="BodytextChar"/>
                <w:rFonts w:cs="Arial"/>
                <w:color w:val="000000"/>
                <w:sz w:val="16"/>
                <w:szCs w:val="18"/>
              </w:rPr>
              <w:t>SUB</w:t>
            </w:r>
            <w:r>
              <w:rPr>
                <w:rStyle w:val="BodytextChar"/>
                <w:rFonts w:cs="Arial"/>
                <w:color w:val="000000"/>
                <w:sz w:val="16"/>
                <w:szCs w:val="18"/>
              </w:rPr>
              <w:t>M</w:t>
            </w:r>
            <w:r w:rsidRPr="00807FD9">
              <w:rPr>
                <w:rStyle w:val="BodytextChar"/>
                <w:rFonts w:cs="Arial"/>
                <w:color w:val="000000"/>
                <w:sz w:val="16"/>
                <w:szCs w:val="18"/>
              </w:rPr>
              <w:t>_DT</w:t>
            </w:r>
          </w:p>
        </w:tc>
        <w:tc>
          <w:tcPr>
            <w:tcW w:w="1440" w:type="pct"/>
            <w:vAlign w:val="center"/>
          </w:tcPr>
          <w:p w:rsidRPr="00642101" w:rsidR="00642101" w:rsidDel="00CA6427" w:rsidP="00642101" w:rsidRDefault="00642101" w14:paraId="7E235B9D" wp14:textId="77777777">
            <w:pPr>
              <w:pStyle w:val="TableText1"/>
              <w:spacing w:before="40" w:after="40"/>
              <w:rPr>
                <w:rStyle w:val="BodytextChar"/>
                <w:rFonts w:cs="Arial"/>
                <w:color w:val="000000"/>
                <w:sz w:val="16"/>
                <w:szCs w:val="16"/>
              </w:rPr>
            </w:pPr>
            <w:r w:rsidRPr="00DF6897">
              <w:rPr>
                <w:rStyle w:val="BodytextChar"/>
                <w:rFonts w:cs="Arial"/>
                <w:sz w:val="16"/>
                <w:szCs w:val="18"/>
                <w:highlight w:val="yellow"/>
              </w:rPr>
              <w:t xml:space="preserve"> </w:t>
            </w:r>
          </w:p>
        </w:tc>
      </w:tr>
      <w:tr xmlns:wp14="http://schemas.microsoft.com/office/word/2010/wordml" w:rsidRPr="003F4256" w:rsidR="00642101" w:rsidTr="00642101" w14:paraId="17C1FFFA" wp14:textId="77777777">
        <w:trPr>
          <w:cantSplit/>
          <w:jc w:val="center"/>
        </w:trPr>
        <w:tc>
          <w:tcPr>
            <w:tcW w:w="451" w:type="pct"/>
            <w:vAlign w:val="center"/>
          </w:tcPr>
          <w:p w:rsidR="00642101" w:rsidP="00642101" w:rsidRDefault="00642101" w14:paraId="3B64002A" wp14:textId="77777777">
            <w:pPr>
              <w:jc w:val="left"/>
              <w:rPr>
                <w:rStyle w:val="BodytextChar"/>
                <w:rFonts w:cs="Arial"/>
                <w:sz w:val="16"/>
                <w:szCs w:val="16"/>
              </w:rPr>
            </w:pPr>
            <w:r w:rsidRPr="003F4256">
              <w:rPr>
                <w:rStyle w:val="BodytextChar"/>
                <w:rFonts w:cs="Arial"/>
                <w:sz w:val="16"/>
                <w:szCs w:val="18"/>
              </w:rPr>
              <w:t>Column</w:t>
            </w:r>
          </w:p>
        </w:tc>
        <w:tc>
          <w:tcPr>
            <w:tcW w:w="400" w:type="pct"/>
            <w:vAlign w:val="center"/>
          </w:tcPr>
          <w:p w:rsidRPr="00642101" w:rsidR="00642101" w:rsidP="00642101" w:rsidRDefault="00642101" w14:paraId="0F6FDE98" wp14:textId="77777777">
            <w:pPr>
              <w:spacing w:before="40" w:after="40"/>
              <w:jc w:val="left"/>
              <w:rPr>
                <w:rStyle w:val="BodytextChar"/>
                <w:rFonts w:cs="Arial"/>
                <w:sz w:val="16"/>
                <w:szCs w:val="16"/>
              </w:rPr>
            </w:pPr>
            <w:r>
              <w:rPr>
                <w:rStyle w:val="BodytextChar"/>
                <w:rFonts w:cs="Arial"/>
                <w:sz w:val="16"/>
                <w:szCs w:val="18"/>
              </w:rPr>
              <w:t>Rpt File Name</w:t>
            </w:r>
          </w:p>
        </w:tc>
        <w:tc>
          <w:tcPr>
            <w:tcW w:w="562" w:type="pct"/>
            <w:gridSpan w:val="2"/>
            <w:vAlign w:val="center"/>
          </w:tcPr>
          <w:p w:rsidRPr="00642101" w:rsidR="00642101" w:rsidP="00642101" w:rsidRDefault="00642101" w14:paraId="4AEA8D6C" wp14:textId="77777777">
            <w:pPr>
              <w:pStyle w:val="TableText"/>
              <w:rPr>
                <w:rStyle w:val="BodytextChar"/>
                <w:sz w:val="16"/>
                <w:szCs w:val="16"/>
              </w:rPr>
            </w:pPr>
            <w:r w:rsidRPr="00874B66">
              <w:rPr>
                <w:rStyle w:val="BodytextChar"/>
                <w:color w:val="000000"/>
                <w:sz w:val="16"/>
                <w:szCs w:val="18"/>
              </w:rPr>
              <w:t>This is the name assigned to the attachment.</w:t>
            </w:r>
          </w:p>
        </w:tc>
        <w:tc>
          <w:tcPr>
            <w:tcW w:w="1124" w:type="pct"/>
            <w:vAlign w:val="center"/>
          </w:tcPr>
          <w:p w:rsidRPr="00642101" w:rsidR="00642101" w:rsidP="00642101" w:rsidRDefault="00642101" w14:paraId="3122AB61" wp14:textId="77777777">
            <w:pPr>
              <w:spacing w:before="40" w:after="40"/>
              <w:jc w:val="left"/>
              <w:rPr>
                <w:rStyle w:val="BodytextChar"/>
                <w:rFonts w:cs="Arial"/>
                <w:sz w:val="16"/>
                <w:szCs w:val="16"/>
              </w:rPr>
            </w:pPr>
            <w:r w:rsidRPr="003D692B">
              <w:rPr>
                <w:rStyle w:val="BodytextChar"/>
                <w:rFonts w:cs="Arial"/>
                <w:color w:val="000000"/>
                <w:sz w:val="16"/>
                <w:szCs w:val="18"/>
              </w:rPr>
              <w:t>G_ATTACH_TB</w:t>
            </w:r>
          </w:p>
        </w:tc>
        <w:tc>
          <w:tcPr>
            <w:tcW w:w="1023" w:type="pct"/>
            <w:gridSpan w:val="2"/>
            <w:vAlign w:val="center"/>
          </w:tcPr>
          <w:p w:rsidRPr="00642101" w:rsidR="00642101" w:rsidP="00642101" w:rsidRDefault="00642101" w14:paraId="106BA2FB" wp14:textId="77777777">
            <w:pPr>
              <w:spacing w:before="40" w:after="40"/>
              <w:jc w:val="left"/>
              <w:rPr>
                <w:rStyle w:val="BodytextChar"/>
                <w:rFonts w:cs="Arial"/>
                <w:sz w:val="16"/>
                <w:szCs w:val="16"/>
              </w:rPr>
            </w:pPr>
            <w:r w:rsidRPr="003D692B">
              <w:rPr>
                <w:rStyle w:val="BodytextChar"/>
                <w:rFonts w:cs="Arial"/>
                <w:color w:val="000000"/>
                <w:sz w:val="16"/>
                <w:szCs w:val="18"/>
              </w:rPr>
              <w:t>G_ATTACH_DESC</w:t>
            </w:r>
          </w:p>
        </w:tc>
        <w:tc>
          <w:tcPr>
            <w:tcW w:w="1440" w:type="pct"/>
            <w:vAlign w:val="center"/>
          </w:tcPr>
          <w:p w:rsidR="00642101" w:rsidP="00642101" w:rsidRDefault="00642101" w14:paraId="376D30BE" wp14:textId="77777777">
            <w:pPr>
              <w:pStyle w:val="TableText1"/>
              <w:spacing w:before="40" w:after="40"/>
              <w:rPr>
                <w:rStyle w:val="BodytextChar"/>
                <w:rFonts w:cs="Arial"/>
                <w:color w:val="000000"/>
                <w:sz w:val="16"/>
                <w:szCs w:val="18"/>
              </w:rPr>
            </w:pPr>
            <w:r>
              <w:rPr>
                <w:rStyle w:val="BodytextChar"/>
                <w:rFonts w:cs="Arial"/>
                <w:color w:val="000000"/>
                <w:sz w:val="16"/>
                <w:szCs w:val="18"/>
              </w:rPr>
              <w:t>Display G_ATTACH_DESC</w:t>
            </w:r>
          </w:p>
          <w:p w:rsidR="00642101" w:rsidP="00642101" w:rsidRDefault="00642101" w14:paraId="25EBCD2A" wp14:textId="77777777">
            <w:pPr>
              <w:pStyle w:val="TableText1"/>
              <w:spacing w:before="40" w:after="40"/>
              <w:rPr>
                <w:rStyle w:val="BodytextChar"/>
                <w:rFonts w:cs="Arial"/>
                <w:color w:val="000000"/>
                <w:sz w:val="16"/>
                <w:szCs w:val="18"/>
              </w:rPr>
            </w:pPr>
            <w:r>
              <w:rPr>
                <w:rStyle w:val="BodytextChar"/>
                <w:rFonts w:cs="Arial"/>
                <w:color w:val="000000"/>
                <w:sz w:val="16"/>
                <w:szCs w:val="18"/>
              </w:rPr>
              <w:t xml:space="preserve">Where </w:t>
            </w:r>
          </w:p>
          <w:p w:rsidR="00642101" w:rsidP="00642101" w:rsidRDefault="00642101" w14:paraId="54F94A31" wp14:textId="77777777">
            <w:pPr>
              <w:pStyle w:val="TableText1"/>
              <w:spacing w:before="40" w:after="40"/>
              <w:rPr>
                <w:rStyle w:val="BodytextChar"/>
                <w:rFonts w:cs="Arial"/>
                <w:color w:val="000000"/>
                <w:sz w:val="16"/>
                <w:szCs w:val="18"/>
              </w:rPr>
            </w:pPr>
            <w:r>
              <w:rPr>
                <w:rStyle w:val="BodytextChar"/>
                <w:rFonts w:cs="Arial"/>
                <w:color w:val="000000"/>
                <w:sz w:val="16"/>
                <w:szCs w:val="18"/>
              </w:rPr>
              <w:t>A_ATTACH_TB.</w:t>
            </w:r>
            <w:r w:rsidRPr="003D692B">
              <w:rPr>
                <w:rStyle w:val="BodytextChar"/>
                <w:rFonts w:cs="Arial"/>
                <w:color w:val="000000"/>
                <w:sz w:val="16"/>
                <w:szCs w:val="18"/>
              </w:rPr>
              <w:t>G_ATTACH_SK</w:t>
            </w:r>
            <w:r>
              <w:rPr>
                <w:rStyle w:val="BodytextChar"/>
                <w:rFonts w:cs="Arial"/>
                <w:color w:val="000000"/>
                <w:sz w:val="16"/>
                <w:szCs w:val="18"/>
              </w:rPr>
              <w:t xml:space="preserve"> = G_ATTACH_TB.G_ATTACH_SK</w:t>
            </w:r>
          </w:p>
          <w:p w:rsidR="00642101" w:rsidP="00642101" w:rsidRDefault="00642101" w14:paraId="12755743" wp14:textId="77777777">
            <w:pPr>
              <w:pStyle w:val="TableText1"/>
              <w:spacing w:before="40" w:after="40"/>
              <w:rPr>
                <w:rStyle w:val="BodytextChar"/>
                <w:rFonts w:cs="Arial"/>
                <w:color w:val="000000"/>
                <w:sz w:val="16"/>
                <w:szCs w:val="18"/>
              </w:rPr>
            </w:pPr>
          </w:p>
          <w:p w:rsidRPr="00642101" w:rsidR="00642101" w:rsidDel="00CA6427" w:rsidP="00642101" w:rsidRDefault="00642101" w14:paraId="15ACB600" wp14:textId="77777777">
            <w:pPr>
              <w:pStyle w:val="TableText1"/>
              <w:spacing w:before="40" w:after="40"/>
              <w:rPr>
                <w:rStyle w:val="BodytextChar"/>
                <w:rFonts w:cs="Arial"/>
                <w:color w:val="000000"/>
                <w:sz w:val="16"/>
                <w:szCs w:val="16"/>
              </w:rPr>
            </w:pPr>
            <w:r>
              <w:rPr>
                <w:rStyle w:val="BodytextChar"/>
                <w:rFonts w:cs="Arial"/>
                <w:color w:val="000000"/>
                <w:sz w:val="16"/>
                <w:szCs w:val="18"/>
              </w:rPr>
              <w:t>**There may</w:t>
            </w:r>
            <w:r w:rsidRPr="00874B66">
              <w:rPr>
                <w:rStyle w:val="BodytextChar"/>
                <w:rFonts w:cs="Arial"/>
                <w:color w:val="000000"/>
                <w:sz w:val="16"/>
                <w:szCs w:val="18"/>
              </w:rPr>
              <w:t xml:space="preserve"> be multiple </w:t>
            </w:r>
            <w:r>
              <w:rPr>
                <w:rStyle w:val="BodytextChar"/>
                <w:rFonts w:cs="Arial"/>
                <w:color w:val="000000"/>
                <w:sz w:val="16"/>
                <w:szCs w:val="18"/>
              </w:rPr>
              <w:t>attachment</w:t>
            </w:r>
            <w:r w:rsidRPr="00874B66">
              <w:rPr>
                <w:rStyle w:val="BodytextChar"/>
                <w:rFonts w:cs="Arial"/>
                <w:color w:val="000000"/>
                <w:sz w:val="16"/>
                <w:szCs w:val="18"/>
              </w:rPr>
              <w:t>s</w:t>
            </w:r>
            <w:r>
              <w:rPr>
                <w:rStyle w:val="BodytextChar"/>
                <w:rFonts w:cs="Arial"/>
                <w:color w:val="000000"/>
                <w:sz w:val="16"/>
                <w:szCs w:val="18"/>
              </w:rPr>
              <w:t xml:space="preserve"> (table rows)</w:t>
            </w:r>
            <w:r w:rsidRPr="00874B66">
              <w:rPr>
                <w:rStyle w:val="BodytextChar"/>
                <w:rFonts w:cs="Arial"/>
                <w:color w:val="000000"/>
                <w:sz w:val="16"/>
                <w:szCs w:val="18"/>
              </w:rPr>
              <w:t xml:space="preserve"> in same day.</w:t>
            </w:r>
          </w:p>
        </w:tc>
      </w:tr>
      <w:tr xmlns:wp14="http://schemas.microsoft.com/office/word/2010/wordml" w:rsidR="00642101" w:rsidTr="00D0385C" w14:paraId="0816BE09" wp14:textId="77777777">
        <w:trPr>
          <w:cantSplit/>
          <w:jc w:val="center"/>
        </w:trPr>
        <w:tc>
          <w:tcPr>
            <w:tcW w:w="5000" w:type="pct"/>
            <w:gridSpan w:val="8"/>
            <w:tcBorders>
              <w:top w:val="single" w:color="616161" w:sz="2" w:space="0"/>
              <w:bottom w:val="single" w:color="616161" w:sz="2" w:space="0"/>
            </w:tcBorders>
            <w:shd w:val="clear" w:color="auto" w:fill="191919"/>
            <w:vAlign w:val="center"/>
          </w:tcPr>
          <w:p w:rsidR="00642101" w:rsidP="00642101" w:rsidRDefault="00642101" w14:paraId="35474A57"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642101" w:rsidTr="00642101" w14:paraId="31441C8E" wp14:textId="77777777">
        <w:trPr>
          <w:cantSplit/>
          <w:jc w:val="center"/>
        </w:trPr>
        <w:tc>
          <w:tcPr>
            <w:tcW w:w="1301" w:type="pct"/>
            <w:gridSpan w:val="3"/>
            <w:tcBorders>
              <w:top w:val="single" w:color="616161" w:sz="2" w:space="0"/>
              <w:bottom w:val="single" w:color="616161" w:sz="2" w:space="0"/>
            </w:tcBorders>
            <w:vAlign w:val="center"/>
          </w:tcPr>
          <w:p w:rsidRPr="00205D93" w:rsidR="00642101" w:rsidP="00642101" w:rsidRDefault="00642101" w14:paraId="47593003" wp14:textId="77777777">
            <w:pPr>
              <w:pStyle w:val="TableHeading"/>
              <w:spacing w:before="40" w:after="40"/>
              <w:jc w:val="center"/>
              <w:rPr>
                <w:rStyle w:val="ModernTableText"/>
                <w:rFonts w:cs="Arial"/>
                <w:szCs w:val="17"/>
              </w:rPr>
            </w:pPr>
            <w:r w:rsidRPr="00205D93">
              <w:rPr>
                <w:rStyle w:val="ModernTableText"/>
                <w:rFonts w:cs="Arial"/>
                <w:szCs w:val="17"/>
              </w:rPr>
              <w:t>Chart Footnote Label (opt)</w:t>
            </w:r>
          </w:p>
        </w:tc>
        <w:tc>
          <w:tcPr>
            <w:tcW w:w="1634" w:type="pct"/>
            <w:gridSpan w:val="3"/>
            <w:tcBorders>
              <w:top w:val="single" w:color="616161" w:sz="2" w:space="0"/>
              <w:bottom w:val="single" w:color="616161" w:sz="2" w:space="0"/>
            </w:tcBorders>
            <w:vAlign w:val="center"/>
          </w:tcPr>
          <w:p w:rsidRPr="00205D93" w:rsidR="00642101" w:rsidP="00642101" w:rsidRDefault="00642101" w14:paraId="7232B692"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Description (opt)</w:t>
            </w:r>
          </w:p>
        </w:tc>
        <w:tc>
          <w:tcPr>
            <w:tcW w:w="2065" w:type="pct"/>
            <w:gridSpan w:val="2"/>
            <w:tcBorders>
              <w:top w:val="single" w:color="616161" w:sz="2" w:space="0"/>
              <w:bottom w:val="single" w:color="616161" w:sz="2" w:space="0"/>
            </w:tcBorders>
            <w:vAlign w:val="center"/>
          </w:tcPr>
          <w:p w:rsidRPr="00205D93" w:rsidR="00642101" w:rsidP="00642101" w:rsidRDefault="00642101" w14:paraId="5D131EB4"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Processing Rules (opt)</w:t>
            </w:r>
          </w:p>
        </w:tc>
      </w:tr>
      <w:tr xmlns:wp14="http://schemas.microsoft.com/office/word/2010/wordml" w:rsidR="00642101" w:rsidTr="00642101" w14:paraId="578F1AC5" wp14:textId="77777777">
        <w:trPr>
          <w:cantSplit/>
          <w:jc w:val="center"/>
        </w:trPr>
        <w:tc>
          <w:tcPr>
            <w:tcW w:w="1301" w:type="pct"/>
            <w:gridSpan w:val="3"/>
            <w:tcBorders>
              <w:top w:val="single" w:color="616161" w:sz="2" w:space="0"/>
              <w:bottom w:val="single" w:color="616161" w:sz="2" w:space="0"/>
            </w:tcBorders>
            <w:vAlign w:val="center"/>
          </w:tcPr>
          <w:p w:rsidRPr="00205D93" w:rsidR="00642101" w:rsidP="00642101" w:rsidRDefault="00642101" w14:paraId="509E1EC3"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634" w:type="pct"/>
            <w:gridSpan w:val="3"/>
            <w:tcBorders>
              <w:top w:val="single" w:color="616161" w:sz="2" w:space="0"/>
              <w:bottom w:val="single" w:color="616161" w:sz="2" w:space="0"/>
            </w:tcBorders>
            <w:vAlign w:val="center"/>
          </w:tcPr>
          <w:p w:rsidRPr="00205D93" w:rsidR="00642101" w:rsidP="00642101" w:rsidRDefault="00642101" w14:paraId="2BF3808F"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2065" w:type="pct"/>
            <w:gridSpan w:val="2"/>
            <w:tcBorders>
              <w:top w:val="single" w:color="616161" w:sz="2" w:space="0"/>
              <w:bottom w:val="single" w:color="616161" w:sz="2" w:space="0"/>
            </w:tcBorders>
            <w:vAlign w:val="center"/>
          </w:tcPr>
          <w:p w:rsidRPr="00205D93" w:rsidR="00642101" w:rsidP="00642101" w:rsidRDefault="00642101" w14:paraId="0CA8B983"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r>
      <w:tr xmlns:wp14="http://schemas.microsoft.com/office/word/2010/wordml" w:rsidR="00642101" w:rsidTr="00D0385C" w14:paraId="5333E29D" wp14:textId="77777777">
        <w:trPr>
          <w:cantSplit/>
          <w:jc w:val="center"/>
        </w:trPr>
        <w:tc>
          <w:tcPr>
            <w:tcW w:w="5000" w:type="pct"/>
            <w:gridSpan w:val="8"/>
            <w:tcBorders>
              <w:top w:val="single" w:color="616161" w:sz="2" w:space="0"/>
              <w:bottom w:val="single" w:color="616161" w:sz="2" w:space="0"/>
            </w:tcBorders>
            <w:shd w:val="clear" w:color="auto" w:fill="191919"/>
            <w:vAlign w:val="center"/>
          </w:tcPr>
          <w:p w:rsidRPr="00205D93" w:rsidR="00642101" w:rsidP="00642101" w:rsidRDefault="00642101" w14:paraId="54948009" wp14:textId="77777777">
            <w:pPr>
              <w:pStyle w:val="TableText1"/>
              <w:spacing w:before="40" w:after="40"/>
              <w:jc w:val="center"/>
              <w:rPr>
                <w:rStyle w:val="ModernTableText"/>
                <w:rFonts w:cs="Arial"/>
                <w:bCs/>
                <w:noProof/>
                <w:color w:val="FFFFFF"/>
                <w:szCs w:val="19"/>
              </w:rPr>
            </w:pPr>
            <w:r w:rsidRPr="00205D93">
              <w:rPr>
                <w:rStyle w:val="ModernTableText"/>
                <w:rFonts w:cs="Arial"/>
                <w:bCs/>
                <w:noProof/>
                <w:color w:val="FFFFFF"/>
                <w:szCs w:val="19"/>
              </w:rPr>
              <w:t>Report Footnote (opt)</w:t>
            </w:r>
          </w:p>
        </w:tc>
      </w:tr>
      <w:tr xmlns:wp14="http://schemas.microsoft.com/office/word/2010/wordml" w:rsidR="00642101" w:rsidTr="00642101" w14:paraId="4F4A1F3D" wp14:textId="77777777">
        <w:trPr>
          <w:cantSplit/>
          <w:jc w:val="center"/>
        </w:trPr>
        <w:tc>
          <w:tcPr>
            <w:tcW w:w="1301" w:type="pct"/>
            <w:gridSpan w:val="3"/>
            <w:tcBorders>
              <w:top w:val="single" w:color="616161" w:sz="2" w:space="0"/>
            </w:tcBorders>
            <w:vAlign w:val="center"/>
          </w:tcPr>
          <w:p w:rsidRPr="00205D93" w:rsidR="00642101" w:rsidP="00642101" w:rsidRDefault="00642101" w14:paraId="61EB9C2F" wp14:textId="77777777">
            <w:pPr>
              <w:pStyle w:val="TableHeading"/>
              <w:spacing w:before="40" w:after="40"/>
              <w:jc w:val="center"/>
              <w:rPr>
                <w:rStyle w:val="ModernTableText"/>
                <w:rFonts w:cs="Arial"/>
                <w:szCs w:val="17"/>
              </w:rPr>
            </w:pPr>
            <w:r w:rsidRPr="00205D93">
              <w:rPr>
                <w:rStyle w:val="ModernTableText"/>
                <w:rFonts w:cs="Arial"/>
                <w:szCs w:val="17"/>
              </w:rPr>
              <w:t>Report Footnote Label (opt)</w:t>
            </w:r>
          </w:p>
        </w:tc>
        <w:tc>
          <w:tcPr>
            <w:tcW w:w="1634" w:type="pct"/>
            <w:gridSpan w:val="3"/>
            <w:tcBorders>
              <w:top w:val="single" w:color="616161" w:sz="2" w:space="0"/>
            </w:tcBorders>
            <w:vAlign w:val="center"/>
          </w:tcPr>
          <w:p w:rsidRPr="00205D93" w:rsidR="00642101" w:rsidP="00642101" w:rsidRDefault="00642101" w14:paraId="0EE58A7B"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Description (opt)</w:t>
            </w:r>
          </w:p>
        </w:tc>
        <w:tc>
          <w:tcPr>
            <w:tcW w:w="2065" w:type="pct"/>
            <w:gridSpan w:val="2"/>
            <w:tcBorders>
              <w:top w:val="single" w:color="616161" w:sz="2" w:space="0"/>
            </w:tcBorders>
            <w:vAlign w:val="center"/>
          </w:tcPr>
          <w:p w:rsidRPr="00205D93" w:rsidR="00642101" w:rsidP="00642101" w:rsidRDefault="00642101" w14:paraId="3C5E7A37"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Processing Rules (opt)</w:t>
            </w:r>
          </w:p>
        </w:tc>
      </w:tr>
      <w:tr xmlns:wp14="http://schemas.microsoft.com/office/word/2010/wordml" w:rsidR="00642101" w:rsidTr="00642101" w14:paraId="5E5B4CC3" wp14:textId="77777777">
        <w:trPr>
          <w:cantSplit/>
          <w:jc w:val="center"/>
        </w:trPr>
        <w:tc>
          <w:tcPr>
            <w:tcW w:w="1301" w:type="pct"/>
            <w:gridSpan w:val="3"/>
            <w:vAlign w:val="center"/>
          </w:tcPr>
          <w:p w:rsidR="00642101" w:rsidP="00642101" w:rsidRDefault="00642101" w14:paraId="3A1E0A2D"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1634" w:type="pct"/>
            <w:gridSpan w:val="3"/>
            <w:vAlign w:val="center"/>
          </w:tcPr>
          <w:p w:rsidR="00642101" w:rsidP="00642101" w:rsidRDefault="00642101" w14:paraId="467FA8D0"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2065" w:type="pct"/>
            <w:gridSpan w:val="2"/>
            <w:vAlign w:val="center"/>
          </w:tcPr>
          <w:p w:rsidR="00642101" w:rsidP="00642101" w:rsidRDefault="00642101" w14:paraId="23D7DAC8"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r>
    </w:tbl>
    <w:p xmlns:wp14="http://schemas.microsoft.com/office/word/2010/wordml" w:rsidR="00D0385C" w:rsidP="0084366E" w:rsidRDefault="00D0385C" w14:paraId="511858FA" wp14:textId="77777777"/>
    <w:p xmlns:wp14="http://schemas.microsoft.com/office/word/2010/wordml" w:rsidR="0084366E" w:rsidP="001F6E03" w:rsidRDefault="0084366E" w14:paraId="3AA4D03A" wp14:textId="77777777"/>
    <w:p xmlns:wp14="http://schemas.microsoft.com/office/word/2010/wordml" w:rsidRPr="00387850" w:rsidR="00387850" w:rsidP="00B15FD4" w:rsidRDefault="00387850" w14:paraId="72A693BC" wp14:textId="77777777">
      <w:pPr>
        <w:pStyle w:val="Heading5"/>
      </w:pPr>
      <w:r>
        <w:br w:type="page"/>
      </w:r>
      <w:bookmarkStart w:name="_Toc214963362" w:id="342"/>
      <w:r w:rsidRPr="00387850">
        <w:t>Report Definition – OPR-SRA-137A - Service Authorization New Attachments to Inbox Report (AA Only)</w:t>
      </w:r>
      <w:bookmarkEnd w:id="342"/>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419"/>
        <w:gridCol w:w="1474"/>
        <w:gridCol w:w="1684"/>
        <w:gridCol w:w="1649"/>
        <w:gridCol w:w="17"/>
        <w:gridCol w:w="1911"/>
        <w:gridCol w:w="2420"/>
        <w:gridCol w:w="302"/>
        <w:gridCol w:w="17"/>
        <w:gridCol w:w="1960"/>
        <w:gridCol w:w="1537"/>
      </w:tblGrid>
      <w:tr xmlns:wp14="http://schemas.microsoft.com/office/word/2010/wordml" w:rsidR="00387850" w:rsidTr="009E21C0" w14:paraId="292A7325" wp14:textId="77777777">
        <w:trPr>
          <w:cantSplit/>
          <w:trHeight w:val="432" w:hRule="exact"/>
          <w:tblHeader/>
          <w:jc w:val="center"/>
        </w:trPr>
        <w:tc>
          <w:tcPr>
            <w:tcW w:w="5000" w:type="pct"/>
            <w:gridSpan w:val="11"/>
            <w:tcBorders>
              <w:top w:val="single" w:color="auto" w:sz="4" w:space="0"/>
              <w:left w:val="single" w:color="auto" w:sz="4" w:space="0"/>
              <w:bottom w:val="single" w:color="auto" w:sz="4" w:space="0"/>
              <w:right w:val="single" w:color="auto" w:sz="4" w:space="0"/>
            </w:tcBorders>
            <w:shd w:val="clear" w:color="auto" w:fill="FF0000"/>
            <w:vAlign w:val="center"/>
          </w:tcPr>
          <w:p w:rsidRPr="00FF7891" w:rsidR="00387850" w:rsidP="009E21C0" w:rsidRDefault="00387850" w14:paraId="33B18CFA" wp14:textId="77777777">
            <w:pPr>
              <w:jc w:val="center"/>
              <w:rPr>
                <w:rFonts w:eastAsia="MS Mincho"/>
                <w:szCs w:val="20"/>
              </w:rPr>
            </w:pPr>
            <w:r>
              <w:rPr>
                <w:sz w:val="19"/>
                <w:szCs w:val="19"/>
              </w:rPr>
              <w:br w:type="page"/>
            </w:r>
            <w:r>
              <w:rPr>
                <w:sz w:val="19"/>
                <w:szCs w:val="19"/>
              </w:rPr>
              <w:br w:type="page"/>
            </w:r>
            <w:r>
              <w:rPr>
                <w:sz w:val="19"/>
                <w:szCs w:val="19"/>
              </w:rPr>
              <w:br w:type="page"/>
            </w:r>
            <w:r>
              <w:rPr>
                <w:sz w:val="19"/>
                <w:szCs w:val="19"/>
              </w:rPr>
              <w:br w:type="page"/>
            </w:r>
            <w:r w:rsidRPr="00FF7891">
              <w:rPr>
                <w:rFonts w:eastAsia="MS Mincho"/>
                <w:szCs w:val="20"/>
              </w:rPr>
              <w:t>NH MMIS REPORT DEFINITION</w:t>
            </w:r>
          </w:p>
        </w:tc>
      </w:tr>
      <w:tr xmlns:wp14="http://schemas.microsoft.com/office/word/2010/wordml" w:rsidR="00387850" w:rsidTr="009E21C0" w14:paraId="20A51AD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Borders>
              <w:top w:val="single" w:color="auto" w:sz="4" w:space="0"/>
            </w:tcBorders>
            <w:vAlign w:val="center"/>
          </w:tcPr>
          <w:p w:rsidRPr="00205D93" w:rsidR="00387850" w:rsidP="009E21C0" w:rsidRDefault="00387850" w14:paraId="1FF33161" wp14:textId="77777777">
            <w:pPr>
              <w:pStyle w:val="TableHeading"/>
              <w:spacing w:before="40" w:after="40"/>
              <w:rPr>
                <w:rStyle w:val="ModernTableText"/>
                <w:noProof/>
                <w:szCs w:val="17"/>
              </w:rPr>
            </w:pPr>
            <w:r w:rsidRPr="00205D93">
              <w:rPr>
                <w:rStyle w:val="ModernTableText"/>
                <w:noProof/>
                <w:szCs w:val="17"/>
              </w:rPr>
              <w:t>Report Type:</w:t>
            </w:r>
          </w:p>
        </w:tc>
        <w:tc>
          <w:tcPr>
            <w:tcW w:w="3995" w:type="pct"/>
            <w:gridSpan w:val="9"/>
            <w:tcBorders>
              <w:top w:val="single" w:color="auto" w:sz="4" w:space="0"/>
            </w:tcBorders>
            <w:vAlign w:val="center"/>
          </w:tcPr>
          <w:p w:rsidRPr="00205D93" w:rsidR="00387850" w:rsidP="009E21C0" w:rsidRDefault="00387850" w14:paraId="5EB7CA07"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Standard</w:t>
            </w:r>
            <w:r w:rsidRPr="00205D93">
              <w:rPr>
                <w:rStyle w:val="ModernTableText"/>
                <w:noProof/>
                <w:szCs w:val="17"/>
              </w:rPr>
              <w:tab/>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Customized</w:t>
            </w:r>
          </w:p>
        </w:tc>
      </w:tr>
      <w:tr xmlns:wp14="http://schemas.microsoft.com/office/word/2010/wordml" w:rsidR="00387850" w:rsidTr="009E21C0" w14:paraId="496DD1C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Borders>
              <w:top w:val="single" w:color="616161" w:sz="2" w:space="0"/>
            </w:tcBorders>
            <w:vAlign w:val="center"/>
          </w:tcPr>
          <w:p w:rsidRPr="00205D93" w:rsidR="00387850" w:rsidP="009E21C0" w:rsidRDefault="00387850" w14:paraId="52006B02" wp14:textId="77777777">
            <w:pPr>
              <w:pStyle w:val="TableHeading"/>
              <w:spacing w:before="40" w:after="40"/>
              <w:rPr>
                <w:rStyle w:val="ModernTableText"/>
                <w:noProof/>
                <w:szCs w:val="17"/>
              </w:rPr>
            </w:pPr>
            <w:r w:rsidRPr="00205D93">
              <w:rPr>
                <w:rStyle w:val="ModernTableText"/>
                <w:noProof/>
                <w:szCs w:val="17"/>
              </w:rPr>
              <w:t>Client Name:</w:t>
            </w:r>
          </w:p>
        </w:tc>
        <w:tc>
          <w:tcPr>
            <w:tcW w:w="3995" w:type="pct"/>
            <w:gridSpan w:val="9"/>
            <w:tcBorders>
              <w:top w:val="single" w:color="616161" w:sz="2" w:space="0"/>
            </w:tcBorders>
            <w:vAlign w:val="center"/>
          </w:tcPr>
          <w:p w:rsidRPr="00205D93" w:rsidR="00387850" w:rsidP="009E21C0" w:rsidRDefault="00387850" w14:paraId="752DE272" wp14:textId="77777777">
            <w:pPr>
              <w:pStyle w:val="TableText1"/>
              <w:spacing w:before="40" w:after="40"/>
              <w:rPr>
                <w:rStyle w:val="ModernTableText"/>
                <w:szCs w:val="17"/>
              </w:rPr>
            </w:pPr>
            <w:r w:rsidRPr="00205D93">
              <w:rPr>
                <w:rStyle w:val="ModernTableText"/>
                <w:szCs w:val="17"/>
              </w:rPr>
              <w:t>New Hampshire</w:t>
            </w:r>
          </w:p>
        </w:tc>
      </w:tr>
      <w:tr xmlns:wp14="http://schemas.microsoft.com/office/word/2010/wordml" w:rsidR="00387850" w:rsidTr="009E21C0" w14:paraId="5E92BC6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Borders>
              <w:top w:val="single" w:color="616161" w:sz="2" w:space="0"/>
            </w:tcBorders>
            <w:vAlign w:val="center"/>
          </w:tcPr>
          <w:p w:rsidRPr="00205D93" w:rsidR="00387850" w:rsidP="009E21C0" w:rsidRDefault="00387850" w14:paraId="0F4D446A" wp14:textId="77777777">
            <w:pPr>
              <w:pStyle w:val="TableHeading"/>
              <w:spacing w:before="40" w:after="40"/>
              <w:rPr>
                <w:rStyle w:val="ModernTableText"/>
                <w:noProof/>
                <w:szCs w:val="17"/>
              </w:rPr>
            </w:pPr>
            <w:r w:rsidRPr="00205D93">
              <w:rPr>
                <w:rStyle w:val="ModernTableText"/>
                <w:noProof/>
                <w:szCs w:val="17"/>
              </w:rPr>
              <w:t>Client Report ID:</w:t>
            </w:r>
          </w:p>
        </w:tc>
        <w:tc>
          <w:tcPr>
            <w:tcW w:w="3995" w:type="pct"/>
            <w:gridSpan w:val="9"/>
            <w:tcBorders>
              <w:top w:val="single" w:color="616161" w:sz="2" w:space="0"/>
            </w:tcBorders>
            <w:vAlign w:val="center"/>
          </w:tcPr>
          <w:p w:rsidRPr="00205D93" w:rsidR="00387850" w:rsidP="009E21C0" w:rsidRDefault="00387850" w14:paraId="31ED7DAF" wp14:textId="77777777">
            <w:pPr>
              <w:pStyle w:val="TableText1"/>
              <w:spacing w:before="40" w:after="40"/>
              <w:rPr>
                <w:rStyle w:val="ModernTableText"/>
                <w:szCs w:val="17"/>
              </w:rPr>
            </w:pPr>
            <w:r w:rsidRPr="00205D93">
              <w:rPr>
                <w:rStyle w:val="ModernTableText"/>
                <w:szCs w:val="17"/>
              </w:rPr>
              <w:t>OPR-SRA-1</w:t>
            </w:r>
            <w:r>
              <w:rPr>
                <w:rStyle w:val="ModernTableText"/>
                <w:szCs w:val="17"/>
              </w:rPr>
              <w:t>37A</w:t>
            </w:r>
          </w:p>
        </w:tc>
      </w:tr>
      <w:tr xmlns:wp14="http://schemas.microsoft.com/office/word/2010/wordml" w:rsidR="00387850" w:rsidTr="009E21C0" w14:paraId="53CC4EC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91"/>
          <w:jc w:val="center"/>
        </w:trPr>
        <w:tc>
          <w:tcPr>
            <w:tcW w:w="1005" w:type="pct"/>
            <w:gridSpan w:val="2"/>
            <w:tcBorders>
              <w:top w:val="single" w:color="616161" w:sz="2" w:space="0"/>
            </w:tcBorders>
            <w:vAlign w:val="center"/>
          </w:tcPr>
          <w:p w:rsidRPr="00205D93" w:rsidR="00387850" w:rsidP="009E21C0" w:rsidRDefault="00387850" w14:paraId="32AC178A" wp14:textId="77777777">
            <w:pPr>
              <w:pStyle w:val="TableHeading"/>
              <w:spacing w:before="40" w:after="40"/>
              <w:rPr>
                <w:rStyle w:val="ModernTableText"/>
                <w:noProof/>
                <w:szCs w:val="17"/>
              </w:rPr>
            </w:pPr>
            <w:r w:rsidRPr="00205D93">
              <w:rPr>
                <w:rStyle w:val="ModernTableText"/>
                <w:noProof/>
                <w:szCs w:val="17"/>
              </w:rPr>
              <w:t>Client Line Of Business:</w:t>
            </w:r>
          </w:p>
        </w:tc>
        <w:tc>
          <w:tcPr>
            <w:tcW w:w="3995" w:type="pct"/>
            <w:gridSpan w:val="9"/>
            <w:tcBorders>
              <w:top w:val="single" w:color="616161" w:sz="2" w:space="0"/>
            </w:tcBorders>
            <w:vAlign w:val="center"/>
          </w:tcPr>
          <w:p w:rsidRPr="00205D93" w:rsidR="00387850" w:rsidP="009E21C0" w:rsidRDefault="00387850" w14:paraId="50AA7E51" wp14:textId="77777777">
            <w:pPr>
              <w:pStyle w:val="TableText1"/>
              <w:spacing w:before="40" w:after="40"/>
              <w:rPr>
                <w:rStyle w:val="ModernTableText"/>
                <w:szCs w:val="17"/>
              </w:rPr>
            </w:pPr>
            <w:r w:rsidRPr="00205D93">
              <w:rPr>
                <w:rStyle w:val="ModernTableText"/>
                <w:szCs w:val="17"/>
              </w:rPr>
              <w:t>Medicaid</w:t>
            </w:r>
          </w:p>
        </w:tc>
      </w:tr>
      <w:tr xmlns:wp14="http://schemas.microsoft.com/office/word/2010/wordml" w:rsidR="00387850" w:rsidTr="009E21C0" w14:paraId="51F03C0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64"/>
          <w:jc w:val="center"/>
        </w:trPr>
        <w:tc>
          <w:tcPr>
            <w:tcW w:w="1005" w:type="pct"/>
            <w:gridSpan w:val="2"/>
            <w:tcBorders>
              <w:top w:val="single" w:color="616161" w:sz="2" w:space="0"/>
            </w:tcBorders>
            <w:vAlign w:val="center"/>
          </w:tcPr>
          <w:p w:rsidRPr="00205D93" w:rsidR="00387850" w:rsidP="009E21C0" w:rsidRDefault="00387850" w14:paraId="3260AFF4" wp14:textId="77777777">
            <w:pPr>
              <w:pStyle w:val="TableHeading"/>
              <w:spacing w:before="40" w:after="40"/>
              <w:rPr>
                <w:rStyle w:val="ModernTableText"/>
                <w:noProof/>
                <w:szCs w:val="17"/>
              </w:rPr>
            </w:pPr>
            <w:r w:rsidRPr="00205D93">
              <w:rPr>
                <w:rStyle w:val="ModernTableText"/>
                <w:noProof/>
                <w:szCs w:val="17"/>
              </w:rPr>
              <w:t>Client Division / Department:</w:t>
            </w:r>
          </w:p>
        </w:tc>
        <w:tc>
          <w:tcPr>
            <w:tcW w:w="3995" w:type="pct"/>
            <w:gridSpan w:val="9"/>
            <w:tcBorders>
              <w:top w:val="single" w:color="616161" w:sz="2" w:space="0"/>
            </w:tcBorders>
            <w:vAlign w:val="center"/>
          </w:tcPr>
          <w:p w:rsidRPr="00205D93" w:rsidR="00387850" w:rsidP="009E21C0" w:rsidRDefault="00387850" w14:paraId="553BB8A0" wp14:textId="77777777">
            <w:pPr>
              <w:pStyle w:val="TableText1"/>
              <w:spacing w:before="40" w:after="40"/>
              <w:rPr>
                <w:rStyle w:val="ModernTableText"/>
                <w:szCs w:val="17"/>
              </w:rPr>
            </w:pPr>
            <w:r w:rsidRPr="00205D93">
              <w:rPr>
                <w:rStyle w:val="ModernTableText"/>
                <w:szCs w:val="17"/>
              </w:rPr>
              <w:t>DHHS</w:t>
            </w:r>
          </w:p>
        </w:tc>
      </w:tr>
      <w:tr xmlns:wp14="http://schemas.microsoft.com/office/word/2010/wordml" w:rsidR="00387850" w:rsidTr="009E21C0" w14:paraId="25B4CEC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trPr>
        <w:tc>
          <w:tcPr>
            <w:tcW w:w="1005" w:type="pct"/>
            <w:gridSpan w:val="2"/>
            <w:tcBorders>
              <w:top w:val="single" w:color="616161" w:sz="2" w:space="0"/>
              <w:bottom w:val="single" w:color="616161" w:sz="2" w:space="0"/>
            </w:tcBorders>
            <w:vAlign w:val="center"/>
          </w:tcPr>
          <w:p w:rsidRPr="00205D93" w:rsidR="00387850" w:rsidP="009E21C0" w:rsidRDefault="00387850" w14:paraId="0F9C49F7" wp14:textId="77777777">
            <w:pPr>
              <w:pStyle w:val="TableHeading"/>
              <w:spacing w:before="40" w:after="40"/>
              <w:rPr>
                <w:rStyle w:val="ModernTableText"/>
                <w:noProof/>
                <w:szCs w:val="17"/>
              </w:rPr>
            </w:pPr>
            <w:r w:rsidRPr="00205D93">
              <w:rPr>
                <w:rStyle w:val="ModernTableText"/>
                <w:noProof/>
                <w:szCs w:val="17"/>
              </w:rPr>
              <w:t>Report Title:</w:t>
            </w:r>
          </w:p>
        </w:tc>
        <w:tc>
          <w:tcPr>
            <w:tcW w:w="3995" w:type="pct"/>
            <w:gridSpan w:val="9"/>
            <w:tcBorders>
              <w:top w:val="single" w:color="616161" w:sz="2" w:space="0"/>
              <w:bottom w:val="single" w:color="616161" w:sz="2" w:space="0"/>
            </w:tcBorders>
            <w:vAlign w:val="center"/>
          </w:tcPr>
          <w:p w:rsidRPr="00E96437" w:rsidR="00387850" w:rsidP="009E21C0" w:rsidRDefault="00387850" w14:paraId="02477D24" wp14:textId="77777777">
            <w:pPr>
              <w:pStyle w:val="TableText1"/>
              <w:spacing w:before="40" w:after="40"/>
              <w:rPr>
                <w:rStyle w:val="ModernTableText"/>
                <w:szCs w:val="17"/>
              </w:rPr>
            </w:pPr>
            <w:r w:rsidRPr="00E96437">
              <w:rPr>
                <w:rStyle w:val="ModernTableText"/>
              </w:rPr>
              <w:t xml:space="preserve">Service Authorization </w:t>
            </w:r>
            <w:r w:rsidRPr="00584C0F">
              <w:rPr>
                <w:rStyle w:val="ModernTableText"/>
              </w:rPr>
              <w:t>New Attachments to Inbox Report</w:t>
            </w:r>
            <w:r>
              <w:rPr>
                <w:rStyle w:val="ModernTableText"/>
              </w:rPr>
              <w:t xml:space="preserve"> (AA Only)</w:t>
            </w:r>
          </w:p>
        </w:tc>
      </w:tr>
      <w:tr xmlns:wp14="http://schemas.microsoft.com/office/word/2010/wordml" w:rsidR="00387850" w:rsidTr="009E21C0" w14:paraId="12133A5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trPr>
        <w:tc>
          <w:tcPr>
            <w:tcW w:w="1005" w:type="pct"/>
            <w:gridSpan w:val="2"/>
            <w:tcBorders>
              <w:top w:val="single" w:color="616161" w:sz="2" w:space="0"/>
              <w:bottom w:val="single" w:color="616161" w:sz="2" w:space="0"/>
            </w:tcBorders>
            <w:vAlign w:val="center"/>
          </w:tcPr>
          <w:p w:rsidRPr="00205D93" w:rsidR="00387850" w:rsidP="009E21C0" w:rsidRDefault="00387850" w14:paraId="4722036D" wp14:textId="77777777">
            <w:pPr>
              <w:pStyle w:val="TableHeading"/>
              <w:spacing w:before="40" w:after="40"/>
              <w:rPr>
                <w:rStyle w:val="ModernTableText"/>
                <w:noProof/>
                <w:szCs w:val="17"/>
              </w:rPr>
            </w:pPr>
            <w:r w:rsidRPr="00205D93">
              <w:rPr>
                <w:rStyle w:val="ModernTableText"/>
                <w:noProof/>
                <w:szCs w:val="17"/>
              </w:rPr>
              <w:t>Report Description:</w:t>
            </w:r>
          </w:p>
        </w:tc>
        <w:tc>
          <w:tcPr>
            <w:tcW w:w="3995" w:type="pct"/>
            <w:gridSpan w:val="9"/>
            <w:tcBorders>
              <w:top w:val="single" w:color="616161" w:sz="2" w:space="0"/>
              <w:bottom w:val="single" w:color="616161" w:sz="2" w:space="0"/>
            </w:tcBorders>
            <w:vAlign w:val="center"/>
          </w:tcPr>
          <w:p w:rsidR="00387850" w:rsidP="009E21C0" w:rsidRDefault="00387850" w14:paraId="71D87543" wp14:textId="77777777">
            <w:pPr>
              <w:pStyle w:val="CommentText"/>
              <w:rPr>
                <w:b/>
                <w:bCs/>
              </w:rPr>
            </w:pPr>
            <w:r w:rsidRPr="00D667B6">
              <w:rPr>
                <w:rStyle w:val="ModernTableText"/>
                <w:szCs w:val="17"/>
              </w:rPr>
              <w:t>This is a standard SA report that will be going to each provider’s</w:t>
            </w:r>
            <w:r>
              <w:rPr>
                <w:rStyle w:val="ModernTableText"/>
                <w:szCs w:val="17"/>
              </w:rPr>
              <w:t xml:space="preserve"> </w:t>
            </w:r>
            <w:r w:rsidRPr="00387850">
              <w:rPr>
                <w:rStyle w:val="ModernTableText"/>
                <w:szCs w:val="17"/>
              </w:rPr>
              <w:t>(AA)</w:t>
            </w:r>
            <w:r w:rsidRPr="00D667B6">
              <w:rPr>
                <w:rStyle w:val="ModernTableText"/>
                <w:szCs w:val="17"/>
              </w:rPr>
              <w:t xml:space="preserve"> INBOX. </w:t>
            </w:r>
            <w:r>
              <w:rPr>
                <w:rStyle w:val="ModernTableText"/>
                <w:szCs w:val="17"/>
              </w:rPr>
              <w:t xml:space="preserve"> This </w:t>
            </w:r>
            <w:r>
              <w:rPr>
                <w:rFonts w:ascii="Verdana" w:hAnsi="Verdana"/>
                <w:color w:val="000000"/>
                <w:sz w:val="17"/>
                <w:szCs w:val="17"/>
              </w:rPr>
              <w:t xml:space="preserve">report will list the AA authorizations that have been entered for another provider. </w:t>
            </w:r>
            <w:r>
              <w:t xml:space="preserve">This report displays SA’s where attachment activity has occurred on the reporting date.  </w:t>
            </w:r>
            <w:r w:rsidRPr="00ED5A6F">
              <w:t xml:space="preserve">This will display </w:t>
            </w:r>
            <w:r>
              <w:t>attachments</w:t>
            </w:r>
            <w:r w:rsidRPr="00ED5A6F">
              <w:t xml:space="preserve"> from </w:t>
            </w:r>
            <w:r>
              <w:t xml:space="preserve">internal and </w:t>
            </w:r>
            <w:r w:rsidRPr="00ED5A6F">
              <w:t>provider users.</w:t>
            </w:r>
            <w:r>
              <w:t xml:space="preserve"> </w:t>
            </w:r>
            <w:r w:rsidRPr="00BC6259">
              <w:rPr>
                <w:b/>
                <w:bCs/>
              </w:rPr>
              <w:t xml:space="preserve"> </w:t>
            </w:r>
          </w:p>
          <w:p w:rsidRPr="00584C0F" w:rsidR="00387850" w:rsidP="009E21C0" w:rsidRDefault="00387850" w14:paraId="50D860A1" wp14:textId="77777777">
            <w:pPr>
              <w:pStyle w:val="CommentText"/>
              <w:rPr>
                <w:rStyle w:val="ModernTableText"/>
                <w:szCs w:val="17"/>
                <w:highlight w:val="yellow"/>
              </w:rPr>
            </w:pPr>
            <w:r w:rsidRPr="003A60A9">
              <w:rPr>
                <w:b/>
                <w:bCs/>
              </w:rPr>
              <w:t>This is a clone of the OPR-SRA-13</w:t>
            </w:r>
            <w:r>
              <w:rPr>
                <w:b/>
                <w:bCs/>
              </w:rPr>
              <w:t>7 Report</w:t>
            </w:r>
            <w:r w:rsidRPr="003A60A9">
              <w:rPr>
                <w:b/>
                <w:bCs/>
              </w:rPr>
              <w:t xml:space="preserve"> but will only list authorizations submitted by an Area Agency for another provider</w:t>
            </w:r>
            <w:r>
              <w:rPr>
                <w:b/>
                <w:bCs/>
              </w:rPr>
              <w:t>, with only Area Agencies receiving reports.</w:t>
            </w:r>
            <w:r>
              <w:t xml:space="preserve">  </w:t>
            </w:r>
          </w:p>
        </w:tc>
      </w:tr>
      <w:tr xmlns:wp14="http://schemas.microsoft.com/office/word/2010/wordml" w:rsidR="00387850" w:rsidTr="009E21C0" w14:paraId="4A504D4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387850" w:rsidP="009E21C0" w:rsidRDefault="00387850" w14:paraId="0103EA4D" wp14:textId="77777777">
            <w:pPr>
              <w:pStyle w:val="TableHeading"/>
              <w:spacing w:before="40" w:after="40"/>
              <w:rPr>
                <w:rStyle w:val="ModernTableText"/>
                <w:noProof/>
                <w:szCs w:val="17"/>
              </w:rPr>
            </w:pPr>
            <w:r w:rsidRPr="00205D93">
              <w:rPr>
                <w:rStyle w:val="ModernTableText"/>
                <w:noProof/>
                <w:szCs w:val="17"/>
              </w:rPr>
              <w:t>Report Source State Code:</w:t>
            </w:r>
          </w:p>
        </w:tc>
        <w:tc>
          <w:tcPr>
            <w:tcW w:w="3995" w:type="pct"/>
            <w:gridSpan w:val="9"/>
            <w:vAlign w:val="center"/>
          </w:tcPr>
          <w:p w:rsidRPr="00205D93" w:rsidR="00387850" w:rsidP="009E21C0" w:rsidRDefault="00387850" w14:paraId="299A2D94" wp14:textId="77777777">
            <w:pPr>
              <w:pStyle w:val="TableText1"/>
              <w:spacing w:before="40" w:after="40"/>
              <w:rPr>
                <w:rStyle w:val="ModernTableText"/>
                <w:szCs w:val="17"/>
              </w:rPr>
            </w:pPr>
            <w:r w:rsidRPr="00205D93">
              <w:rPr>
                <w:rStyle w:val="ModernTableText"/>
                <w:szCs w:val="17"/>
              </w:rPr>
              <w:t>NH</w:t>
            </w:r>
          </w:p>
        </w:tc>
      </w:tr>
      <w:tr xmlns:wp14="http://schemas.microsoft.com/office/word/2010/wordml" w:rsidR="00387850" w:rsidTr="009E21C0" w14:paraId="45A66DD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387850" w:rsidP="009E21C0" w:rsidRDefault="00387850" w14:paraId="53F7A97E" wp14:textId="77777777">
            <w:pPr>
              <w:pStyle w:val="TableHeading"/>
              <w:spacing w:before="40" w:after="40"/>
              <w:rPr>
                <w:rStyle w:val="ModernTableText"/>
                <w:noProof/>
                <w:szCs w:val="17"/>
              </w:rPr>
            </w:pPr>
            <w:r w:rsidRPr="00205D93">
              <w:rPr>
                <w:rStyle w:val="ModernTableText"/>
                <w:noProof/>
                <w:szCs w:val="17"/>
              </w:rPr>
              <w:t>Report Source Type:</w:t>
            </w:r>
          </w:p>
        </w:tc>
        <w:tc>
          <w:tcPr>
            <w:tcW w:w="3995" w:type="pct"/>
            <w:gridSpan w:val="9"/>
            <w:vAlign w:val="center"/>
          </w:tcPr>
          <w:p w:rsidRPr="00B802D1" w:rsidR="00387850" w:rsidP="009E21C0" w:rsidRDefault="00387850" w14:paraId="18687309" wp14:textId="77777777">
            <w:pPr>
              <w:pStyle w:val="TableText1"/>
              <w:spacing w:before="40" w:after="40"/>
              <w:rPr>
                <w:rStyle w:val="ModernTableText"/>
                <w:noProof/>
                <w:szCs w:val="17"/>
              </w:rPr>
            </w:pPr>
            <w:r w:rsidRPr="00B802D1">
              <w:rPr>
                <w:rStyle w:val="ModernTableText"/>
                <w:rFonts w:ascii="Wingdings 2" w:hAnsi="Wingdings 2" w:eastAsia="Wingdings 2" w:cs="Wingdings 2"/>
                <w:noProof/>
                <w:szCs w:val="23"/>
              </w:rPr>
              <w:t>£</w:t>
            </w:r>
            <w:r w:rsidRPr="00B802D1">
              <w:rPr>
                <w:rStyle w:val="ModernTableText"/>
                <w:noProof/>
                <w:szCs w:val="23"/>
              </w:rPr>
              <w:t xml:space="preserve"> </w:t>
            </w:r>
            <w:r w:rsidRPr="00B802D1">
              <w:rPr>
                <w:rStyle w:val="ModernTableText"/>
                <w:noProof/>
                <w:szCs w:val="17"/>
              </w:rPr>
              <w:t>OLTP</w:t>
            </w:r>
            <w:r w:rsidRPr="00B802D1">
              <w:rPr>
                <w:rStyle w:val="ModernTableText"/>
                <w:noProof/>
                <w:szCs w:val="17"/>
              </w:rPr>
              <w:tab/>
            </w:r>
            <w:r w:rsidRPr="00B802D1">
              <w:rPr>
                <w:rStyle w:val="ModernTableText"/>
                <w:noProof/>
                <w:szCs w:val="17"/>
              </w:rPr>
              <w:tab/>
            </w:r>
            <w:r w:rsidRPr="00B802D1">
              <w:rPr>
                <w:rStyle w:val="ModernTableText"/>
                <w:rFonts w:ascii="Wingdings" w:hAnsi="Wingdings" w:eastAsia="Wingdings" w:cs="Wingdings"/>
                <w:noProof/>
                <w:szCs w:val="23"/>
              </w:rPr>
              <w:t>þ</w:t>
            </w:r>
            <w:r w:rsidRPr="00B802D1">
              <w:rPr>
                <w:rStyle w:val="ModernTableText"/>
                <w:noProof/>
                <w:szCs w:val="23"/>
              </w:rPr>
              <w:t xml:space="preserve"> </w:t>
            </w:r>
            <w:r w:rsidRPr="00B802D1">
              <w:rPr>
                <w:rStyle w:val="ModernTableText"/>
                <w:noProof/>
                <w:szCs w:val="17"/>
              </w:rPr>
              <w:t xml:space="preserve">OLAP </w:t>
            </w:r>
          </w:p>
        </w:tc>
      </w:tr>
      <w:tr xmlns:wp14="http://schemas.microsoft.com/office/word/2010/wordml" w:rsidR="00387850" w:rsidTr="009E21C0" w14:paraId="791CAEF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387850" w:rsidP="009E21C0" w:rsidRDefault="00387850" w14:paraId="6454A880" wp14:textId="77777777">
            <w:pPr>
              <w:pStyle w:val="TableHeading"/>
              <w:spacing w:before="40" w:after="40"/>
              <w:rPr>
                <w:rStyle w:val="ModernTableText"/>
                <w:noProof/>
                <w:szCs w:val="17"/>
              </w:rPr>
            </w:pPr>
            <w:r w:rsidRPr="00205D93">
              <w:rPr>
                <w:rStyle w:val="ModernTableText"/>
                <w:noProof/>
                <w:szCs w:val="17"/>
              </w:rPr>
              <w:t>Report Source Type Component:</w:t>
            </w:r>
          </w:p>
        </w:tc>
        <w:tc>
          <w:tcPr>
            <w:tcW w:w="3995" w:type="pct"/>
            <w:gridSpan w:val="9"/>
            <w:vAlign w:val="center"/>
          </w:tcPr>
          <w:p w:rsidRPr="00B802D1" w:rsidR="00387850" w:rsidP="009E21C0" w:rsidRDefault="00387850" w14:paraId="322525CF" wp14:textId="77777777">
            <w:pPr>
              <w:pStyle w:val="TableText1"/>
              <w:tabs>
                <w:tab w:val="left" w:pos="2052"/>
                <w:tab w:val="left" w:pos="2232"/>
                <w:tab w:val="left" w:pos="4032"/>
                <w:tab w:val="left" w:pos="6012"/>
                <w:tab w:val="left" w:pos="6552"/>
              </w:tabs>
              <w:spacing w:before="40" w:after="40"/>
              <w:rPr>
                <w:rStyle w:val="ModernTableText"/>
                <w:noProof/>
                <w:szCs w:val="17"/>
              </w:rPr>
            </w:pPr>
            <w:r w:rsidRPr="00B802D1">
              <w:rPr>
                <w:rStyle w:val="ModernTableText"/>
                <w:rFonts w:ascii="Wingdings 2" w:hAnsi="Wingdings 2" w:eastAsia="Wingdings 2" w:cs="Wingdings 2"/>
                <w:noProof/>
                <w:szCs w:val="23"/>
              </w:rPr>
              <w:t>£</w:t>
            </w:r>
            <w:r w:rsidRPr="00B802D1">
              <w:rPr>
                <w:rStyle w:val="ModernTableText"/>
                <w:noProof/>
                <w:szCs w:val="17"/>
              </w:rPr>
              <w:t xml:space="preserve"> Provider</w:t>
            </w:r>
            <w:r w:rsidRPr="00B802D1">
              <w:rPr>
                <w:rStyle w:val="ModernTableText"/>
                <w:noProof/>
                <w:szCs w:val="17"/>
              </w:rPr>
              <w:tab/>
            </w:r>
            <w:r w:rsidRPr="00B802D1">
              <w:rPr>
                <w:rStyle w:val="ModernTableText"/>
                <w:noProof/>
                <w:szCs w:val="17"/>
              </w:rPr>
              <w:t xml:space="preserve">  </w:t>
            </w:r>
            <w:r w:rsidRPr="00B802D1">
              <w:rPr>
                <w:rStyle w:val="ModernTableText"/>
                <w:rFonts w:ascii="Wingdings 2" w:hAnsi="Wingdings 2" w:eastAsia="Wingdings 2" w:cs="Wingdings 2"/>
                <w:noProof/>
                <w:szCs w:val="23"/>
              </w:rPr>
              <w:t>£</w:t>
            </w:r>
            <w:r w:rsidRPr="00B802D1">
              <w:rPr>
                <w:rStyle w:val="ModernTableText"/>
                <w:noProof/>
                <w:szCs w:val="23"/>
              </w:rPr>
              <w:t xml:space="preserve"> </w:t>
            </w:r>
            <w:r w:rsidRPr="00B802D1">
              <w:rPr>
                <w:rStyle w:val="ModernTableText"/>
                <w:noProof/>
                <w:szCs w:val="17"/>
              </w:rPr>
              <w:t>Member</w:t>
            </w:r>
            <w:r w:rsidRPr="00B802D1">
              <w:rPr>
                <w:rStyle w:val="ModernTableText"/>
                <w:noProof/>
                <w:szCs w:val="17"/>
              </w:rPr>
              <w:tab/>
            </w:r>
            <w:r w:rsidRPr="00B802D1">
              <w:rPr>
                <w:rStyle w:val="ModernTableText"/>
                <w:rFonts w:ascii="Wingdings" w:hAnsi="Wingdings" w:eastAsia="Wingdings" w:cs="Wingdings"/>
                <w:noProof/>
                <w:szCs w:val="23"/>
              </w:rPr>
              <w:t>þ</w:t>
            </w:r>
            <w:r w:rsidRPr="00B802D1">
              <w:rPr>
                <w:rStyle w:val="ModernTableText"/>
                <w:noProof/>
                <w:szCs w:val="17"/>
              </w:rPr>
              <w:t xml:space="preserve"> Operations</w:t>
            </w:r>
            <w:r w:rsidRPr="00B802D1">
              <w:rPr>
                <w:rStyle w:val="ModernTableText"/>
                <w:noProof/>
                <w:szCs w:val="17"/>
              </w:rPr>
              <w:tab/>
            </w:r>
            <w:r w:rsidRPr="00B802D1">
              <w:rPr>
                <w:rStyle w:val="ModernTableText"/>
                <w:rFonts w:ascii="Wingdings 2" w:hAnsi="Wingdings 2" w:eastAsia="Wingdings 2" w:cs="Wingdings 2"/>
                <w:noProof/>
                <w:szCs w:val="23"/>
              </w:rPr>
              <w:t>£</w:t>
            </w:r>
            <w:r w:rsidRPr="00B802D1">
              <w:rPr>
                <w:rStyle w:val="ModernTableText"/>
                <w:noProof/>
                <w:szCs w:val="23"/>
              </w:rPr>
              <w:t xml:space="preserve"> </w:t>
            </w:r>
            <w:r w:rsidRPr="00B802D1">
              <w:rPr>
                <w:rStyle w:val="ModernTableText"/>
                <w:noProof/>
                <w:szCs w:val="17"/>
              </w:rPr>
              <w:t>Program</w:t>
            </w:r>
          </w:p>
        </w:tc>
      </w:tr>
      <w:tr xmlns:wp14="http://schemas.microsoft.com/office/word/2010/wordml" w:rsidR="00387850" w:rsidTr="009E21C0" w14:paraId="2630818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B802D1" w:rsidR="00387850" w:rsidP="009E21C0" w:rsidRDefault="00387850" w14:paraId="75CB9E02" wp14:textId="77777777">
            <w:pPr>
              <w:pStyle w:val="ModernBodyText"/>
              <w:spacing w:before="40" w:after="40"/>
              <w:jc w:val="center"/>
              <w:rPr>
                <w:rStyle w:val="Modern2nd-levelTableheader"/>
                <w:sz w:val="21"/>
                <w:szCs w:val="21"/>
              </w:rPr>
            </w:pPr>
            <w:r w:rsidRPr="00B802D1">
              <w:rPr>
                <w:rStyle w:val="Modern2nd-levelTableheader"/>
                <w:sz w:val="21"/>
                <w:szCs w:val="21"/>
              </w:rPr>
              <w:t>Report Generation</w:t>
            </w:r>
          </w:p>
        </w:tc>
      </w:tr>
      <w:tr xmlns:wp14="http://schemas.microsoft.com/office/word/2010/wordml" w:rsidR="00387850" w:rsidTr="009E21C0" w14:paraId="2AD8B0F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175"/>
          <w:jc w:val="center"/>
        </w:trPr>
        <w:tc>
          <w:tcPr>
            <w:tcW w:w="1005" w:type="pct"/>
            <w:gridSpan w:val="2"/>
            <w:vAlign w:val="center"/>
          </w:tcPr>
          <w:p w:rsidRPr="00205D93" w:rsidR="00387850" w:rsidP="009E21C0" w:rsidRDefault="00387850" w14:paraId="4F414559" wp14:textId="77777777">
            <w:pPr>
              <w:pStyle w:val="TableHeading"/>
              <w:spacing w:before="40" w:after="40"/>
              <w:rPr>
                <w:rStyle w:val="ModernTableText"/>
                <w:noProof/>
                <w:szCs w:val="17"/>
              </w:rPr>
            </w:pPr>
            <w:r w:rsidRPr="00205D93">
              <w:rPr>
                <w:rStyle w:val="ModernTableText"/>
                <w:noProof/>
                <w:szCs w:val="17"/>
              </w:rPr>
              <w:t>Report Generated by:</w:t>
            </w:r>
          </w:p>
        </w:tc>
        <w:tc>
          <w:tcPr>
            <w:tcW w:w="3995" w:type="pct"/>
            <w:gridSpan w:val="9"/>
            <w:vAlign w:val="center"/>
          </w:tcPr>
          <w:p w:rsidRPr="00B802D1" w:rsidR="00387850" w:rsidP="009E21C0" w:rsidRDefault="00387850" w14:paraId="1CF689EB" wp14:textId="77777777">
            <w:pPr>
              <w:pStyle w:val="TableText1"/>
              <w:tabs>
                <w:tab w:val="left" w:pos="2052"/>
                <w:tab w:val="left" w:pos="2232"/>
                <w:tab w:val="left" w:pos="4032"/>
                <w:tab w:val="left" w:pos="6012"/>
                <w:tab w:val="left" w:pos="7812"/>
                <w:tab w:val="left" w:pos="9792"/>
              </w:tabs>
              <w:spacing w:before="40" w:after="40"/>
              <w:rPr>
                <w:rStyle w:val="ModernTableText"/>
                <w:noProof/>
                <w:szCs w:val="17"/>
              </w:rPr>
            </w:pPr>
            <w:r w:rsidRPr="00B802D1">
              <w:rPr>
                <w:rStyle w:val="ModernTableText"/>
                <w:rFonts w:ascii="Wingdings" w:hAnsi="Wingdings" w:eastAsia="Wingdings" w:cs="Wingdings"/>
                <w:noProof/>
                <w:szCs w:val="23"/>
              </w:rPr>
              <w:t>þ</w:t>
            </w:r>
            <w:r w:rsidRPr="00B802D1">
              <w:rPr>
                <w:rStyle w:val="ModernTableText"/>
                <w:noProof/>
                <w:szCs w:val="17"/>
              </w:rPr>
              <w:t xml:space="preserve"> EQR</w:t>
            </w:r>
            <w:r w:rsidRPr="00B802D1">
              <w:rPr>
                <w:rStyle w:val="ModernTableText"/>
                <w:noProof/>
                <w:szCs w:val="17"/>
              </w:rPr>
              <w:tab/>
            </w:r>
            <w:r w:rsidRPr="00B802D1">
              <w:rPr>
                <w:rStyle w:val="ModernTableText"/>
                <w:noProof/>
                <w:szCs w:val="17"/>
              </w:rPr>
              <w:t xml:space="preserve">  </w:t>
            </w:r>
            <w:r w:rsidRPr="00B802D1">
              <w:rPr>
                <w:rStyle w:val="ModernTableText"/>
                <w:rFonts w:ascii="Wingdings 2" w:hAnsi="Wingdings 2" w:eastAsia="Wingdings 2" w:cs="Wingdings 2"/>
                <w:noProof/>
                <w:szCs w:val="23"/>
              </w:rPr>
              <w:t>£</w:t>
            </w:r>
            <w:r w:rsidRPr="00B802D1">
              <w:rPr>
                <w:rStyle w:val="ModernTableText"/>
                <w:noProof/>
                <w:szCs w:val="17"/>
              </w:rPr>
              <w:t xml:space="preserve"> EFADS</w:t>
            </w:r>
            <w:r w:rsidRPr="00B802D1">
              <w:rPr>
                <w:rStyle w:val="ModernTableText"/>
                <w:noProof/>
                <w:szCs w:val="17"/>
              </w:rPr>
              <w:tab/>
            </w:r>
            <w:r w:rsidRPr="00B802D1">
              <w:rPr>
                <w:rStyle w:val="ModernTableText"/>
                <w:rFonts w:ascii="Wingdings 2" w:hAnsi="Wingdings 2" w:eastAsia="Wingdings 2" w:cs="Wingdings 2"/>
                <w:noProof/>
                <w:szCs w:val="23"/>
              </w:rPr>
              <w:t>£</w:t>
            </w:r>
            <w:r w:rsidRPr="00B802D1">
              <w:rPr>
                <w:rStyle w:val="ModernTableText"/>
                <w:noProof/>
                <w:szCs w:val="17"/>
              </w:rPr>
              <w:t xml:space="preserve"> EMAR</w:t>
            </w:r>
            <w:r w:rsidRPr="00B802D1">
              <w:rPr>
                <w:rStyle w:val="ModernTableText"/>
                <w:noProof/>
                <w:szCs w:val="17"/>
              </w:rPr>
              <w:tab/>
            </w:r>
            <w:r w:rsidRPr="00B802D1">
              <w:rPr>
                <w:rStyle w:val="ModernTableText"/>
                <w:rFonts w:ascii="Wingdings 2" w:hAnsi="Wingdings 2" w:eastAsia="Wingdings 2" w:cs="Wingdings 2"/>
                <w:noProof/>
                <w:szCs w:val="23"/>
              </w:rPr>
              <w:t>£</w:t>
            </w:r>
            <w:r w:rsidRPr="00B802D1">
              <w:rPr>
                <w:rStyle w:val="ModernTableText"/>
                <w:noProof/>
                <w:szCs w:val="17"/>
              </w:rPr>
              <w:t xml:space="preserve">  ESUR</w:t>
            </w:r>
            <w:r w:rsidRPr="00B802D1">
              <w:rPr>
                <w:rStyle w:val="ModernTableText"/>
                <w:noProof/>
                <w:szCs w:val="17"/>
              </w:rPr>
              <w:tab/>
            </w:r>
            <w:r w:rsidRPr="00B802D1">
              <w:rPr>
                <w:rStyle w:val="ModernTableText"/>
                <w:rFonts w:ascii="Wingdings 2" w:hAnsi="Wingdings 2" w:eastAsia="Wingdings 2" w:cs="Wingdings 2"/>
                <w:noProof/>
                <w:szCs w:val="23"/>
              </w:rPr>
              <w:t>£</w:t>
            </w:r>
            <w:r w:rsidRPr="00B802D1">
              <w:rPr>
                <w:rStyle w:val="ModernTableText"/>
                <w:noProof/>
                <w:szCs w:val="17"/>
              </w:rPr>
              <w:t xml:space="preserve"> Other – Please explain:  </w:t>
            </w:r>
          </w:p>
        </w:tc>
      </w:tr>
      <w:tr xmlns:wp14="http://schemas.microsoft.com/office/word/2010/wordml" w:rsidR="00387850" w:rsidTr="009E21C0" w14:paraId="0BDE95A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Align w:val="center"/>
          </w:tcPr>
          <w:p w:rsidRPr="00205D93" w:rsidR="00387850" w:rsidP="009E21C0" w:rsidRDefault="00387850" w14:paraId="6D60C629" wp14:textId="77777777">
            <w:pPr>
              <w:pStyle w:val="TableText1"/>
              <w:spacing w:before="40" w:after="40"/>
              <w:rPr>
                <w:rStyle w:val="ModernTableText"/>
                <w:b/>
                <w:noProof/>
                <w:szCs w:val="17"/>
              </w:rPr>
            </w:pPr>
            <w:r w:rsidRPr="00205D93">
              <w:rPr>
                <w:rStyle w:val="ModernTableText"/>
                <w:b/>
                <w:noProof/>
                <w:szCs w:val="17"/>
              </w:rPr>
              <w:t>Report Screen Tip (optional):</w:t>
            </w:r>
          </w:p>
        </w:tc>
        <w:tc>
          <w:tcPr>
            <w:tcW w:w="3995" w:type="pct"/>
            <w:gridSpan w:val="9"/>
            <w:vAlign w:val="center"/>
          </w:tcPr>
          <w:p w:rsidRPr="00205D93" w:rsidR="00387850" w:rsidP="009E21C0" w:rsidRDefault="00387850" w14:paraId="64B26319" wp14:textId="77777777">
            <w:pPr>
              <w:pStyle w:val="TableText1"/>
              <w:spacing w:before="40" w:after="40"/>
              <w:rPr>
                <w:rStyle w:val="ModernTableText"/>
                <w:szCs w:val="17"/>
                <w:u w:val="single"/>
              </w:rPr>
            </w:pPr>
          </w:p>
        </w:tc>
      </w:tr>
      <w:tr xmlns:wp14="http://schemas.microsoft.com/office/word/2010/wordml" w:rsidR="00387850" w:rsidTr="009E21C0" w14:paraId="705575D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Align w:val="center"/>
          </w:tcPr>
          <w:p w:rsidRPr="00205D93" w:rsidR="00387850" w:rsidP="009E21C0" w:rsidRDefault="00387850" w14:paraId="12D92C5E" wp14:textId="77777777">
            <w:pPr>
              <w:pStyle w:val="TableHeading"/>
              <w:spacing w:before="40" w:after="40"/>
              <w:rPr>
                <w:rStyle w:val="ModernTableText"/>
                <w:noProof/>
                <w:szCs w:val="17"/>
              </w:rPr>
            </w:pPr>
            <w:r w:rsidRPr="00205D93">
              <w:rPr>
                <w:rStyle w:val="ModernTableText"/>
                <w:noProof/>
                <w:szCs w:val="17"/>
              </w:rPr>
              <w:t>Report Calendar Type:</w:t>
            </w:r>
          </w:p>
        </w:tc>
        <w:tc>
          <w:tcPr>
            <w:tcW w:w="3995" w:type="pct"/>
            <w:gridSpan w:val="9"/>
            <w:vAlign w:val="center"/>
          </w:tcPr>
          <w:p w:rsidRPr="00205D93" w:rsidR="00387850" w:rsidP="009E21C0" w:rsidRDefault="00387850" w14:paraId="3B6203A8" wp14:textId="77777777">
            <w:pPr>
              <w:pStyle w:val="TableText1"/>
              <w:tabs>
                <w:tab w:val="left" w:pos="2052"/>
                <w:tab w:val="left" w:pos="4032"/>
              </w:tabs>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State Fiscal</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Federal Fiscal</w:t>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17"/>
              </w:rPr>
              <w:t xml:space="preserve"> Calendar</w:t>
            </w:r>
          </w:p>
        </w:tc>
      </w:tr>
      <w:tr xmlns:wp14="http://schemas.microsoft.com/office/word/2010/wordml" w:rsidR="00387850" w:rsidTr="009E21C0" w14:paraId="5D6CA33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387850" w:rsidP="009E21C0" w:rsidRDefault="00387850" w14:paraId="255EF5B9" wp14:textId="77777777">
            <w:pPr>
              <w:pStyle w:val="TableHeading"/>
              <w:spacing w:before="40" w:after="40"/>
              <w:rPr>
                <w:rStyle w:val="ModernTableText"/>
                <w:noProof/>
                <w:szCs w:val="17"/>
              </w:rPr>
            </w:pPr>
            <w:r w:rsidRPr="00205D93">
              <w:rPr>
                <w:rStyle w:val="ModernTableText"/>
                <w:noProof/>
                <w:szCs w:val="17"/>
              </w:rPr>
              <w:t>Report Frequency Type:</w:t>
            </w:r>
          </w:p>
        </w:tc>
        <w:tc>
          <w:tcPr>
            <w:tcW w:w="585" w:type="pct"/>
          </w:tcPr>
          <w:p w:rsidRPr="00205D93" w:rsidR="00387850" w:rsidP="009E21C0" w:rsidRDefault="00387850" w14:paraId="04404CC2"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Scheduled</w:t>
            </w:r>
          </w:p>
          <w:p w:rsidRPr="00205D93" w:rsidR="00387850" w:rsidP="009E21C0" w:rsidRDefault="00387850" w14:paraId="3592F23E"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On Request</w:t>
            </w:r>
          </w:p>
        </w:tc>
        <w:tc>
          <w:tcPr>
            <w:tcW w:w="2084" w:type="pct"/>
            <w:gridSpan w:val="4"/>
            <w:tcBorders>
              <w:top w:val="single" w:color="616161" w:sz="2" w:space="0"/>
              <w:bottom w:val="single" w:color="616161" w:sz="2" w:space="0"/>
              <w:right w:val="nil"/>
            </w:tcBorders>
          </w:tcPr>
          <w:p w:rsidRPr="00205D93" w:rsidR="00387850" w:rsidP="009E21C0" w:rsidRDefault="00387850" w14:paraId="1B5AAF75" wp14:textId="77777777">
            <w:pPr>
              <w:pStyle w:val="TableText1"/>
              <w:spacing w:before="40" w:after="40"/>
              <w:rPr>
                <w:rStyle w:val="ModernTableText"/>
                <w:noProof/>
                <w:szCs w:val="17"/>
              </w:rPr>
            </w:pPr>
            <w:r w:rsidRPr="00205D93">
              <w:rPr>
                <w:rStyle w:val="ModernTableText"/>
                <w:noProof/>
                <w:szCs w:val="17"/>
              </w:rPr>
              <w:t>If scheduled, select timeframe below:</w:t>
            </w:r>
          </w:p>
          <w:p w:rsidRPr="00205D93" w:rsidR="00387850" w:rsidP="009E21C0" w:rsidRDefault="00387850" w14:paraId="015A1A08" wp14:textId="77777777">
            <w:pPr>
              <w:pStyle w:val="TableText1"/>
              <w:spacing w:before="40" w:after="40"/>
              <w:rPr>
                <w:rStyle w:val="ModernTableText"/>
                <w:noProof/>
                <w:szCs w:val="17"/>
              </w:rPr>
            </w:pPr>
            <w:r w:rsidRPr="00E96437">
              <w:rPr>
                <w:rStyle w:val="ModernTableText"/>
                <w:rFonts w:ascii="Wingdings" w:hAnsi="Wingdings" w:eastAsia="Wingdings" w:cs="Wingdings"/>
                <w:noProof/>
                <w:szCs w:val="23"/>
              </w:rPr>
              <w:t>þ</w:t>
            </w:r>
            <w:r w:rsidRPr="00E96437">
              <w:rPr>
                <w:rStyle w:val="ModernTableText"/>
                <w:noProof/>
                <w:szCs w:val="17"/>
              </w:rPr>
              <w:t xml:space="preserve"> Daily</w:t>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w:t>
            </w:r>
          </w:p>
        </w:tc>
        <w:tc>
          <w:tcPr>
            <w:tcW w:w="1326" w:type="pct"/>
            <w:gridSpan w:val="4"/>
            <w:tcBorders>
              <w:top w:val="single" w:color="616161" w:sz="2" w:space="0"/>
              <w:left w:val="nil"/>
            </w:tcBorders>
          </w:tcPr>
          <w:p w:rsidRPr="00205D93" w:rsidR="00387850" w:rsidP="009E21C0" w:rsidRDefault="00387850" w14:paraId="35184EE9"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00387850" w:rsidTr="009E21C0" w14:paraId="21D8B85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Align w:val="center"/>
          </w:tcPr>
          <w:p w:rsidRPr="00205D93" w:rsidR="00387850" w:rsidP="009E21C0" w:rsidRDefault="00387850" w14:paraId="224EB56B" wp14:textId="77777777">
            <w:pPr>
              <w:pStyle w:val="TableHeading"/>
              <w:spacing w:before="40" w:after="40"/>
              <w:rPr>
                <w:rStyle w:val="ModernTableText"/>
                <w:noProof/>
                <w:szCs w:val="17"/>
              </w:rPr>
            </w:pPr>
            <w:r w:rsidRPr="00205D93">
              <w:rPr>
                <w:rStyle w:val="ModernTableText"/>
                <w:noProof/>
                <w:szCs w:val="17"/>
              </w:rPr>
              <w:t>Report Data Accumulation Type:</w:t>
            </w:r>
          </w:p>
        </w:tc>
        <w:tc>
          <w:tcPr>
            <w:tcW w:w="585" w:type="pct"/>
          </w:tcPr>
          <w:p w:rsidRPr="00205D93" w:rsidR="00387850" w:rsidP="009E21C0" w:rsidRDefault="00387850" w14:paraId="38A013FE"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Prompt</w:t>
            </w:r>
          </w:p>
        </w:tc>
        <w:tc>
          <w:tcPr>
            <w:tcW w:w="2084" w:type="pct"/>
            <w:gridSpan w:val="4"/>
            <w:tcBorders>
              <w:top w:val="single" w:color="616161" w:sz="2" w:space="0"/>
              <w:right w:val="nil"/>
            </w:tcBorders>
            <w:vAlign w:val="center"/>
          </w:tcPr>
          <w:p w:rsidRPr="00205D93" w:rsidR="00387850" w:rsidP="009E21C0" w:rsidRDefault="00387850" w14:paraId="053CCC51" wp14:textId="77777777">
            <w:pPr>
              <w:pStyle w:val="TableText1"/>
              <w:spacing w:before="40" w:after="40"/>
              <w:rPr>
                <w:rStyle w:val="ModernTableText"/>
                <w:noProof/>
                <w:szCs w:val="17"/>
              </w:rPr>
            </w:pPr>
            <w:r w:rsidRPr="00205D93">
              <w:rPr>
                <w:rStyle w:val="ModernTableText"/>
                <w:noProof/>
                <w:szCs w:val="17"/>
              </w:rPr>
              <w:t>If no prompt, select report data accumulation type below:</w:t>
            </w:r>
          </w:p>
          <w:p w:rsidRPr="00205D93" w:rsidR="00387850" w:rsidP="009E21C0" w:rsidRDefault="00387850" w14:paraId="08273F51"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Daily  </w:t>
            </w:r>
            <w:r w:rsidRPr="00205D93">
              <w:rPr>
                <w:rStyle w:val="ModernTableText"/>
                <w:rFonts w:ascii="Wingdings 2" w:hAnsi="Wingdings 2" w:eastAsia="Wingdings 2" w:cs="Wingdings 2"/>
                <w:noProof/>
                <w:szCs w:val="23"/>
              </w:rPr>
              <w:t>£</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  </w:t>
            </w:r>
            <w:r w:rsidRPr="00205D93">
              <w:rPr>
                <w:rStyle w:val="ModernTableText"/>
                <w:rFonts w:ascii="Wingdings 2" w:hAnsi="Wingdings 2" w:eastAsia="Wingdings 2" w:cs="Wingdings 2"/>
                <w:noProof/>
                <w:szCs w:val="23"/>
              </w:rPr>
              <w:t>£</w:t>
            </w:r>
            <w:r w:rsidRPr="00205D93">
              <w:rPr>
                <w:rStyle w:val="ModernTableText"/>
                <w:noProof/>
                <w:szCs w:val="17"/>
              </w:rPr>
              <w:t xml:space="preserve"> YTD</w:t>
            </w:r>
          </w:p>
        </w:tc>
        <w:tc>
          <w:tcPr>
            <w:tcW w:w="1326" w:type="pct"/>
            <w:gridSpan w:val="4"/>
            <w:tcBorders>
              <w:top w:val="single" w:color="616161" w:sz="2" w:space="0"/>
              <w:left w:val="nil"/>
            </w:tcBorders>
          </w:tcPr>
          <w:p w:rsidRPr="00205D93" w:rsidR="00387850" w:rsidP="009E21C0" w:rsidRDefault="00387850" w14:paraId="5F36A765"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00387850" w:rsidTr="009E21C0" w14:paraId="7FF5E59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647"/>
          <w:jc w:val="center"/>
        </w:trPr>
        <w:tc>
          <w:tcPr>
            <w:tcW w:w="1005" w:type="pct"/>
            <w:gridSpan w:val="2"/>
            <w:vMerge w:val="restart"/>
            <w:tcBorders>
              <w:top w:val="single" w:color="616161" w:sz="4" w:space="0"/>
              <w:left w:val="single" w:color="616161" w:sz="4" w:space="0"/>
              <w:right w:val="single" w:color="616161" w:sz="4" w:space="0"/>
            </w:tcBorders>
            <w:vAlign w:val="center"/>
          </w:tcPr>
          <w:p w:rsidRPr="00205D93" w:rsidR="00387850" w:rsidP="009E21C0" w:rsidRDefault="00387850" w14:paraId="13F34FD2" wp14:textId="77777777">
            <w:pPr>
              <w:pStyle w:val="TableText1"/>
              <w:keepNext/>
              <w:spacing w:before="40" w:after="40"/>
              <w:rPr>
                <w:rStyle w:val="ModernTableText"/>
                <w:b/>
                <w:noProof/>
                <w:szCs w:val="17"/>
              </w:rPr>
            </w:pPr>
            <w:r w:rsidRPr="00205D93">
              <w:rPr>
                <w:rStyle w:val="ModernTableText"/>
                <w:b/>
                <w:noProof/>
                <w:szCs w:val="17"/>
              </w:rPr>
              <w:t>Report Selection Criteria:</w:t>
            </w:r>
          </w:p>
        </w:tc>
        <w:tc>
          <w:tcPr>
            <w:tcW w:w="1164" w:type="pct"/>
            <w:gridSpan w:val="3"/>
            <w:tcBorders>
              <w:top w:val="single" w:color="616161" w:sz="4" w:space="0"/>
              <w:left w:val="single" w:color="616161" w:sz="4" w:space="0"/>
              <w:right w:val="single" w:color="616161" w:sz="4" w:space="0"/>
            </w:tcBorders>
            <w:vAlign w:val="center"/>
          </w:tcPr>
          <w:p w:rsidRPr="00205D93" w:rsidR="00387850" w:rsidP="009E21C0" w:rsidRDefault="00387850" w14:paraId="393C5389" wp14:textId="77777777">
            <w:pPr>
              <w:pStyle w:val="TableText1"/>
              <w:keepNext/>
              <w:spacing w:before="40" w:after="40"/>
              <w:jc w:val="center"/>
              <w:rPr>
                <w:rStyle w:val="ModernTableText"/>
                <w:b/>
                <w:noProof/>
                <w:szCs w:val="17"/>
              </w:rPr>
            </w:pPr>
            <w:r w:rsidRPr="00205D93">
              <w:rPr>
                <w:rStyle w:val="ModernTableText"/>
                <w:b/>
                <w:noProof/>
                <w:szCs w:val="17"/>
              </w:rPr>
              <w:t>Report Field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Pr="00205D93" w:rsidR="00387850" w:rsidP="009E21C0" w:rsidRDefault="00387850" w14:paraId="542088E1" wp14:textId="77777777">
            <w:pPr>
              <w:pStyle w:val="TableText1"/>
              <w:keepNext/>
              <w:spacing w:before="40" w:after="40"/>
              <w:jc w:val="center"/>
              <w:rPr>
                <w:rStyle w:val="ModernTableText"/>
                <w:b/>
                <w:noProof/>
                <w:szCs w:val="17"/>
              </w:rPr>
            </w:pPr>
            <w:r w:rsidRPr="00205D93">
              <w:rPr>
                <w:rStyle w:val="ModernTableText"/>
                <w:b/>
                <w:noProof/>
                <w:szCs w:val="17"/>
              </w:rPr>
              <w:t>Report Parameters (optional)</w:t>
            </w:r>
          </w:p>
          <w:p w:rsidRPr="00205D93" w:rsidR="00387850" w:rsidP="009E21C0" w:rsidRDefault="00387850" w14:paraId="4FB58A92" wp14:textId="77777777">
            <w:pPr>
              <w:pStyle w:val="TableText1"/>
              <w:keepNext/>
              <w:spacing w:before="40" w:after="40"/>
              <w:jc w:val="center"/>
              <w:rPr>
                <w:rStyle w:val="ModernTableText"/>
                <w:b/>
                <w:noProof/>
                <w:szCs w:val="17"/>
              </w:rPr>
            </w:pPr>
            <w:r w:rsidRPr="00205D93">
              <w:rPr>
                <w:rStyle w:val="ModernTableText"/>
                <w:b/>
                <w:noProof/>
                <w:szCs w:val="17"/>
                <w:u w:val="single"/>
              </w:rPr>
              <w:t>Note</w:t>
            </w:r>
            <w:r w:rsidRPr="00205D93">
              <w:rPr>
                <w:rStyle w:val="ModernTableText"/>
                <w:b/>
                <w:noProof/>
                <w:szCs w:val="17"/>
              </w:rPr>
              <w:t>:  If populated, Prompt must = No</w:t>
            </w:r>
          </w:p>
        </w:tc>
        <w:tc>
          <w:tcPr>
            <w:tcW w:w="534" w:type="pct"/>
            <w:tcBorders>
              <w:top w:val="single" w:color="616161" w:sz="4" w:space="0"/>
              <w:left w:val="single" w:color="616161" w:sz="4" w:space="0"/>
              <w:bottom w:val="single" w:color="616161" w:sz="4" w:space="0"/>
              <w:right w:val="single" w:color="616161" w:sz="4" w:space="0"/>
            </w:tcBorders>
            <w:vAlign w:val="center"/>
          </w:tcPr>
          <w:p w:rsidRPr="00205D93" w:rsidR="00387850" w:rsidP="009E21C0" w:rsidRDefault="00387850" w14:paraId="35BAAC35" wp14:textId="77777777">
            <w:pPr>
              <w:pStyle w:val="TableText1"/>
              <w:keepNext/>
              <w:spacing w:before="40" w:after="40"/>
              <w:jc w:val="center"/>
              <w:rPr>
                <w:rStyle w:val="ModernTableText"/>
                <w:b/>
                <w:noProof/>
                <w:szCs w:val="17"/>
              </w:rPr>
            </w:pPr>
            <w:r w:rsidRPr="00205D93">
              <w:rPr>
                <w:rStyle w:val="ModernTableText"/>
                <w:b/>
                <w:noProof/>
                <w:szCs w:val="17"/>
              </w:rPr>
              <w:t>Prompt</w:t>
            </w:r>
          </w:p>
        </w:tc>
      </w:tr>
      <w:tr xmlns:wp14="http://schemas.microsoft.com/office/word/2010/wordml" w:rsidR="00387850" w:rsidTr="009E21C0" w14:paraId="46FABAD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611"/>
          <w:jc w:val="center"/>
        </w:trPr>
        <w:tc>
          <w:tcPr>
            <w:tcW w:w="1005" w:type="pct"/>
            <w:gridSpan w:val="2"/>
            <w:vMerge/>
            <w:tcBorders>
              <w:left w:val="single" w:color="616161" w:sz="4" w:space="0"/>
              <w:right w:val="single" w:color="616161" w:sz="4" w:space="0"/>
            </w:tcBorders>
          </w:tcPr>
          <w:p w:rsidRPr="00205D93" w:rsidR="00387850" w:rsidP="009E21C0" w:rsidRDefault="00387850" w14:paraId="1E51C427"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BC5A9B" w:rsidR="00387850" w:rsidP="00EA5020" w:rsidRDefault="00387850" w14:paraId="5A708C0A" wp14:textId="77777777">
            <w:pPr>
              <w:pStyle w:val="TableText1"/>
              <w:keepNext/>
              <w:numPr>
                <w:ilvl w:val="0"/>
                <w:numId w:val="245"/>
              </w:numPr>
              <w:spacing w:before="40" w:after="40"/>
              <w:rPr>
                <w:rStyle w:val="ModernTableText"/>
                <w:noProof/>
                <w:sz w:val="17"/>
                <w:szCs w:val="17"/>
              </w:rPr>
            </w:pPr>
            <w:r>
              <w:rPr>
                <w:rStyle w:val="ModernTableText"/>
                <w:noProof/>
                <w:sz w:val="17"/>
                <w:szCs w:val="17"/>
              </w:rPr>
              <w:t>SA Hdr Stat Cd - Desc</w:t>
            </w:r>
          </w:p>
          <w:p w:rsidRPr="00BC5A9B" w:rsidR="00387850" w:rsidP="009E21C0" w:rsidRDefault="00387850" w14:paraId="7129DC6E" wp14:textId="77777777">
            <w:pPr>
              <w:pStyle w:val="TableText1"/>
              <w:keepNext/>
              <w:spacing w:before="40" w:after="40"/>
              <w:rPr>
                <w:rStyle w:val="ModernTableText"/>
                <w:szCs w:val="17"/>
              </w:rPr>
            </w:pPr>
            <w:r w:rsidRPr="00BC5A9B">
              <w:rPr>
                <w:rStyle w:val="ModernTableText"/>
                <w:noProof/>
                <w:sz w:val="17"/>
                <w:szCs w:val="17"/>
              </w:rPr>
              <w:t>A-HDR-TB.A-HDR-STAT-CD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Pr="00BC5A9B" w:rsidR="00387850" w:rsidP="009E21C0" w:rsidRDefault="00387850" w14:paraId="38D13BE6" wp14:textId="77777777">
            <w:pPr>
              <w:pStyle w:val="TableText1"/>
              <w:keepNext/>
              <w:spacing w:before="40" w:after="40"/>
              <w:rPr>
                <w:rStyle w:val="ModernTableText"/>
                <w:noProof/>
                <w:szCs w:val="17"/>
              </w:rPr>
            </w:pPr>
            <w:r w:rsidRPr="00BC5A9B">
              <w:rPr>
                <w:rStyle w:val="ModernTableText"/>
                <w:noProof/>
                <w:sz w:val="17"/>
                <w:szCs w:val="17"/>
              </w:rPr>
              <w:t>A-HDR-STAT-CD &lt;&gt; 'R' (Rejected)</w:t>
            </w: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387850" w:rsidP="009E21C0" w:rsidRDefault="00387850" w14:paraId="1ECDD425" wp14:textId="77777777">
            <w:pPr>
              <w:keepNext/>
              <w:jc w:val="center"/>
              <w:rPr>
                <w:rStyle w:val="ModernTableText"/>
                <w:noProof/>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387850" w:rsidTr="009E21C0" w14:paraId="1756EE6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205D93" w:rsidR="00387850" w:rsidP="009E21C0" w:rsidRDefault="00387850" w14:paraId="30C8D416"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BC5A9B" w:rsidR="00387850" w:rsidP="00EA5020" w:rsidRDefault="00387850" w14:paraId="74C94989" wp14:textId="77777777">
            <w:pPr>
              <w:pStyle w:val="TableText1"/>
              <w:keepNext/>
              <w:numPr>
                <w:ilvl w:val="0"/>
                <w:numId w:val="245"/>
              </w:numPr>
              <w:spacing w:before="40" w:after="40"/>
              <w:rPr>
                <w:rStyle w:val="ModernTableText"/>
                <w:szCs w:val="17"/>
              </w:rPr>
            </w:pPr>
            <w:r w:rsidRPr="00BC5A9B">
              <w:rPr>
                <w:rStyle w:val="ModernTableText"/>
                <w:szCs w:val="17"/>
              </w:rPr>
              <w:t>LOB Cd</w:t>
            </w:r>
            <w:r>
              <w:rPr>
                <w:rStyle w:val="ModernTableText"/>
                <w:szCs w:val="17"/>
              </w:rPr>
              <w:t xml:space="preserve"> - Desc</w:t>
            </w:r>
            <w:r w:rsidRPr="00BC5A9B">
              <w:rPr>
                <w:rStyle w:val="ModernTableText"/>
                <w:szCs w:val="17"/>
              </w:rPr>
              <w:br/>
            </w:r>
            <w:r w:rsidRPr="00BC5A9B">
              <w:rPr>
                <w:rStyle w:val="ModernTableText"/>
                <w:szCs w:val="17"/>
              </w:rPr>
              <w:t>A-HDR-TB.R-LOB-CD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Pr="00BC5A9B" w:rsidR="00387850" w:rsidP="009E21C0" w:rsidRDefault="00387850" w14:paraId="66AC4DF1" wp14:textId="77777777">
            <w:pPr>
              <w:pStyle w:val="TableText1"/>
              <w:keepNext/>
              <w:spacing w:before="40" w:after="40"/>
              <w:rPr>
                <w:rStyle w:val="ModernTableText"/>
                <w:szCs w:val="17"/>
              </w:rPr>
            </w:pPr>
            <w:r>
              <w:rPr>
                <w:rStyle w:val="ModernTableText"/>
                <w:noProof/>
                <w:szCs w:val="17"/>
              </w:rPr>
              <w:t xml:space="preserve"> </w:t>
            </w: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387850" w:rsidP="009E21C0" w:rsidRDefault="00387850" w14:paraId="0031287C" wp14:textId="77777777">
            <w:pPr>
              <w:keepNext/>
              <w:jc w:val="center"/>
              <w:rPr>
                <w:rStyle w:val="ModernTableText"/>
                <w:noProof/>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387850" w:rsidTr="009E21C0" w14:paraId="656009F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205D93" w:rsidR="00387850" w:rsidP="009E21C0" w:rsidRDefault="00387850" w14:paraId="3C290CD0"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BC5A9B" w:rsidR="00387850" w:rsidP="00EA5020" w:rsidRDefault="00387850" w14:paraId="621B7B6D" wp14:textId="77777777">
            <w:pPr>
              <w:pStyle w:val="TableText1"/>
              <w:keepNext/>
              <w:numPr>
                <w:ilvl w:val="0"/>
                <w:numId w:val="245"/>
              </w:numPr>
              <w:spacing w:before="40" w:after="40"/>
              <w:rPr>
                <w:rStyle w:val="ModernTableText"/>
                <w:szCs w:val="17"/>
              </w:rPr>
            </w:pPr>
            <w:r>
              <w:rPr>
                <w:rStyle w:val="ModernTableText"/>
                <w:szCs w:val="17"/>
              </w:rPr>
              <w:t>Submitter Prov ID</w:t>
            </w:r>
          </w:p>
        </w:tc>
        <w:tc>
          <w:tcPr>
            <w:tcW w:w="2297" w:type="pct"/>
            <w:gridSpan w:val="5"/>
            <w:tcBorders>
              <w:top w:val="single" w:color="616161" w:sz="4" w:space="0"/>
              <w:left w:val="single" w:color="616161" w:sz="4" w:space="0"/>
              <w:bottom w:val="single" w:color="616161" w:sz="4" w:space="0"/>
              <w:right w:val="single" w:color="616161" w:sz="4" w:space="0"/>
            </w:tcBorders>
            <w:vAlign w:val="center"/>
          </w:tcPr>
          <w:p w:rsidRPr="00DA6D31" w:rsidR="00387850" w:rsidP="009E21C0" w:rsidRDefault="00387850" w14:paraId="07910312" wp14:textId="77777777">
            <w:pPr>
              <w:pStyle w:val="TableText1"/>
              <w:keepNext/>
              <w:spacing w:before="40" w:after="40"/>
              <w:rPr>
                <w:rStyle w:val="ModernTableText"/>
                <w:noProof/>
                <w:szCs w:val="17"/>
              </w:rPr>
            </w:pPr>
            <w:r w:rsidRPr="00DA6D31">
              <w:rPr>
                <w:rStyle w:val="ModernTableText"/>
                <w:noProof/>
                <w:szCs w:val="17"/>
              </w:rPr>
              <w:t xml:space="preserve">If row exists where A_HDR_LI_SUBM_PROV_ID_TB.A_TXN_LVL_CD = ‘EV’ </w:t>
            </w:r>
          </w:p>
          <w:p w:rsidRPr="00DA6D31" w:rsidR="00387850" w:rsidP="009E21C0" w:rsidRDefault="00387850" w14:paraId="1E825BDF" wp14:textId="77777777">
            <w:pPr>
              <w:pStyle w:val="TableText1"/>
              <w:keepNext/>
              <w:spacing w:before="40" w:after="40"/>
              <w:rPr>
                <w:rStyle w:val="ModernTableText"/>
                <w:noProof/>
                <w:szCs w:val="17"/>
              </w:rPr>
            </w:pPr>
            <w:r w:rsidRPr="00DA6D31">
              <w:rPr>
                <w:rStyle w:val="ModernTableText"/>
                <w:noProof/>
                <w:szCs w:val="17"/>
              </w:rPr>
              <w:t>and A_HDR_LI_SUBM_PROV_ID_TB.A_PROV_ENTY_ID_CD = ‘77’ (AA Provider)</w:t>
            </w:r>
          </w:p>
          <w:p w:rsidRPr="00DA6D31" w:rsidR="00387850" w:rsidP="009E21C0" w:rsidRDefault="00387850" w14:paraId="7CDBFC32" wp14:textId="77777777">
            <w:pPr>
              <w:pStyle w:val="TableText1"/>
              <w:keepNext/>
              <w:spacing w:before="40" w:after="40"/>
              <w:rPr>
                <w:rStyle w:val="ModernTableText"/>
                <w:noProof/>
                <w:szCs w:val="17"/>
              </w:rPr>
            </w:pPr>
            <w:r w:rsidRPr="00DA6D31">
              <w:rPr>
                <w:rStyle w:val="ModernTableText"/>
                <w:noProof/>
                <w:szCs w:val="17"/>
              </w:rPr>
              <w:t>AND</w:t>
            </w:r>
          </w:p>
          <w:p w:rsidRPr="00DA6D31" w:rsidR="00387850" w:rsidP="009E21C0" w:rsidRDefault="00387850" w14:paraId="7EEB7876" wp14:textId="77777777">
            <w:pPr>
              <w:pStyle w:val="TableText1"/>
              <w:keepNext/>
              <w:spacing w:before="40" w:after="40"/>
              <w:rPr>
                <w:rStyle w:val="ModernTableText"/>
                <w:noProof/>
                <w:szCs w:val="17"/>
              </w:rPr>
            </w:pPr>
            <w:r w:rsidRPr="00DA6D31">
              <w:rPr>
                <w:rStyle w:val="ModernTableText"/>
                <w:noProof/>
                <w:szCs w:val="17"/>
              </w:rPr>
              <w:t>A_HDR_LI_SUBM_PROV_ID_TB.</w:t>
            </w:r>
            <w:r>
              <w:rPr>
                <w:rStyle w:val="ModernTableText"/>
                <w:noProof/>
                <w:szCs w:val="17"/>
              </w:rPr>
              <w:t>P_SYS_ID</w:t>
            </w:r>
            <w:r w:rsidRPr="00DA6D31">
              <w:rPr>
                <w:rStyle w:val="ModernTableText"/>
                <w:noProof/>
                <w:szCs w:val="17"/>
              </w:rPr>
              <w:t xml:space="preserve"> (AA Provider above) &lt;&gt; A_HDR_LI_SUBM_PROV_ID_TB.</w:t>
            </w:r>
            <w:r>
              <w:rPr>
                <w:rStyle w:val="ModernTableText"/>
                <w:noProof/>
                <w:szCs w:val="17"/>
              </w:rPr>
              <w:t>P_SYS_ID</w:t>
            </w:r>
            <w:r w:rsidRPr="00DA6D31">
              <w:rPr>
                <w:rStyle w:val="ModernTableText"/>
                <w:noProof/>
                <w:szCs w:val="17"/>
              </w:rPr>
              <w:t xml:space="preserve"> </w:t>
            </w:r>
          </w:p>
          <w:p w:rsidRPr="00BC5A9B" w:rsidR="00387850" w:rsidP="009E21C0" w:rsidRDefault="00387850" w14:paraId="2BF8AA0C" wp14:textId="77777777">
            <w:pPr>
              <w:pStyle w:val="TableText1"/>
              <w:keepNext/>
              <w:spacing w:before="40" w:after="40"/>
              <w:rPr>
                <w:rStyle w:val="ModernTableText"/>
                <w:noProof/>
                <w:szCs w:val="17"/>
              </w:rPr>
            </w:pPr>
            <w:r w:rsidRPr="00DA6D31">
              <w:rPr>
                <w:rStyle w:val="ModernTableText"/>
                <w:noProof/>
                <w:szCs w:val="17"/>
              </w:rPr>
              <w:t>where A_TXN_LVL_CD = ‘RQ’ and A_USED_PROV_ID_IND = ‘Y’</w:t>
            </w: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387850" w:rsidP="009E21C0" w:rsidRDefault="00387850" w14:paraId="3D377245" wp14:textId="77777777">
            <w:pPr>
              <w:keepNext/>
              <w:jc w:val="center"/>
              <w:rPr>
                <w:rStyle w:val="ModernTableText"/>
                <w:noProof/>
                <w:sz w:val="23"/>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387850" w:rsidTr="009E21C0" w14:paraId="276440D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205D93" w:rsidR="00387850" w:rsidP="009E21C0" w:rsidRDefault="00387850" w14:paraId="312EE851"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F05CB8" w:rsidR="00387850" w:rsidP="00EA5020" w:rsidRDefault="00387850" w14:paraId="4CAF42C7" wp14:textId="77777777">
            <w:pPr>
              <w:pStyle w:val="TableText1"/>
              <w:keepNext/>
              <w:numPr>
                <w:ilvl w:val="0"/>
                <w:numId w:val="245"/>
              </w:numPr>
              <w:spacing w:before="40" w:after="40"/>
              <w:rPr>
                <w:rStyle w:val="ModernTableText"/>
                <w:szCs w:val="17"/>
              </w:rPr>
            </w:pPr>
            <w:r>
              <w:rPr>
                <w:rStyle w:val="ModernTableText"/>
                <w:szCs w:val="17"/>
              </w:rPr>
              <w:t>Prov ID</w:t>
            </w:r>
            <w:r w:rsidRPr="00F05CB8" w:rsidDel="00221CF0">
              <w:rPr>
                <w:rStyle w:val="ModernTableText"/>
                <w:szCs w:val="17"/>
              </w:rPr>
              <w:t xml:space="preserve"> </w:t>
            </w:r>
            <w:r w:rsidRPr="00F05CB8">
              <w:rPr>
                <w:rStyle w:val="ModernTableText"/>
                <w:szCs w:val="17"/>
              </w:rPr>
              <w:br/>
            </w:r>
            <w:r>
              <w:rPr>
                <w:rStyle w:val="ModernTableText"/>
                <w:szCs w:val="17"/>
              </w:rPr>
              <w:t>P-ALT-ID-TB.P-ALT-ID</w:t>
            </w:r>
          </w:p>
        </w:tc>
        <w:tc>
          <w:tcPr>
            <w:tcW w:w="2297" w:type="pct"/>
            <w:gridSpan w:val="5"/>
            <w:tcBorders>
              <w:top w:val="single" w:color="616161" w:sz="4" w:space="0"/>
              <w:left w:val="single" w:color="616161" w:sz="4" w:space="0"/>
              <w:bottom w:val="single" w:color="616161" w:sz="4" w:space="0"/>
              <w:right w:val="single" w:color="616161" w:sz="4" w:space="0"/>
            </w:tcBorders>
          </w:tcPr>
          <w:p w:rsidRPr="00F05CB8" w:rsidR="00387850" w:rsidP="009E21C0" w:rsidRDefault="00387850" w14:paraId="42D878F5" wp14:textId="77777777">
            <w:pPr>
              <w:pStyle w:val="TableText1"/>
              <w:keepNext/>
              <w:spacing w:before="40" w:after="40"/>
              <w:rPr>
                <w:rStyle w:val="ModernTableText"/>
                <w:szCs w:val="17"/>
              </w:rPr>
            </w:pPr>
            <w:r w:rsidRPr="00DA6000">
              <w:rPr>
                <w:rStyle w:val="ModernTableText"/>
                <w:szCs w:val="17"/>
              </w:rPr>
              <w:t xml:space="preserve">See Report Special Processing &amp; Source Column Processing Logic </w:t>
            </w: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387850" w:rsidP="009E21C0" w:rsidRDefault="00387850" w14:paraId="1E32B61D" wp14:textId="77777777">
            <w:pPr>
              <w:keepNext/>
              <w:jc w:val="center"/>
              <w:rPr>
                <w:rStyle w:val="ModernTableText"/>
                <w:noProof/>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387850" w:rsidTr="009E21C0" w14:paraId="5C4860D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1005" w:type="pct"/>
            <w:gridSpan w:val="2"/>
            <w:vMerge/>
            <w:tcBorders>
              <w:left w:val="single" w:color="616161" w:sz="4" w:space="0"/>
              <w:right w:val="single" w:color="616161" w:sz="4" w:space="0"/>
            </w:tcBorders>
          </w:tcPr>
          <w:p w:rsidRPr="00205D93" w:rsidR="00387850" w:rsidP="009E21C0" w:rsidRDefault="00387850" w14:paraId="5CCF058C" wp14:textId="77777777">
            <w:pPr>
              <w:pStyle w:val="TableText1"/>
              <w:keepNext/>
              <w:spacing w:before="40" w:after="40"/>
              <w:rPr>
                <w:rStyle w:val="ModernTableText"/>
                <w:b/>
                <w:szCs w:val="17"/>
              </w:rPr>
            </w:pPr>
          </w:p>
        </w:tc>
        <w:tc>
          <w:tcPr>
            <w:tcW w:w="1164" w:type="pct"/>
            <w:gridSpan w:val="3"/>
            <w:tcBorders>
              <w:top w:val="single" w:color="616161" w:sz="4" w:space="0"/>
              <w:left w:val="single" w:color="616161" w:sz="4" w:space="0"/>
              <w:bottom w:val="single" w:color="616161" w:sz="4" w:space="0"/>
              <w:right w:val="single" w:color="616161" w:sz="4" w:space="0"/>
            </w:tcBorders>
          </w:tcPr>
          <w:p w:rsidRPr="00F05CB8" w:rsidR="00387850" w:rsidP="00EA5020" w:rsidRDefault="00387850" w14:paraId="482BB9B2" wp14:textId="77777777">
            <w:pPr>
              <w:pStyle w:val="TableText1"/>
              <w:numPr>
                <w:ilvl w:val="0"/>
                <w:numId w:val="245"/>
              </w:numPr>
              <w:spacing w:before="40" w:after="40"/>
              <w:rPr>
                <w:rStyle w:val="ModernTableText"/>
                <w:szCs w:val="17"/>
              </w:rPr>
            </w:pPr>
            <w:r w:rsidRPr="00F05CB8">
              <w:rPr>
                <w:rStyle w:val="ModernTableText"/>
                <w:szCs w:val="17"/>
              </w:rPr>
              <w:t>Report</w:t>
            </w:r>
            <w:r>
              <w:rPr>
                <w:rStyle w:val="ModernTableText"/>
                <w:szCs w:val="17"/>
              </w:rPr>
              <w:t>ing</w:t>
            </w:r>
            <w:r w:rsidRPr="00F05CB8">
              <w:rPr>
                <w:rStyle w:val="ModernTableText"/>
                <w:szCs w:val="17"/>
              </w:rPr>
              <w:t xml:space="preserve"> Date</w:t>
            </w:r>
          </w:p>
          <w:p w:rsidRPr="00F05CB8" w:rsidR="00387850" w:rsidP="009E21C0" w:rsidRDefault="00387850" w14:paraId="365C36D8" wp14:textId="77777777">
            <w:pPr>
              <w:pStyle w:val="TableText1"/>
              <w:spacing w:before="40" w:after="40"/>
              <w:rPr>
                <w:rStyle w:val="ModernTableText"/>
                <w:szCs w:val="17"/>
              </w:rPr>
            </w:pPr>
            <w:r w:rsidRPr="00F05CB8">
              <w:rPr>
                <w:rStyle w:val="ModernTableText"/>
                <w:szCs w:val="17"/>
              </w:rPr>
              <w:t xml:space="preserve">       </w:t>
            </w:r>
            <w:r>
              <w:rPr>
                <w:rStyle w:val="ModernTableText"/>
                <w:szCs w:val="17"/>
              </w:rPr>
              <w:t>G-A</w:t>
            </w:r>
            <w:r w:rsidRPr="00F05CB8">
              <w:rPr>
                <w:rStyle w:val="ModernTableText"/>
                <w:szCs w:val="17"/>
              </w:rPr>
              <w:t>TTACH</w:t>
            </w:r>
            <w:r>
              <w:rPr>
                <w:rStyle w:val="ModernTableText"/>
                <w:szCs w:val="17"/>
              </w:rPr>
              <w:t>-</w:t>
            </w:r>
            <w:r w:rsidRPr="00F05CB8">
              <w:rPr>
                <w:rStyle w:val="ModernTableText"/>
                <w:szCs w:val="17"/>
              </w:rPr>
              <w:t>TB.G</w:t>
            </w:r>
            <w:r>
              <w:rPr>
                <w:rStyle w:val="ModernTableText"/>
                <w:szCs w:val="17"/>
              </w:rPr>
              <w:t>-</w:t>
            </w:r>
            <w:r w:rsidRPr="00F05CB8">
              <w:rPr>
                <w:rStyle w:val="ModernTableText"/>
                <w:szCs w:val="17"/>
              </w:rPr>
              <w:t>AUD</w:t>
            </w:r>
            <w:r>
              <w:rPr>
                <w:rStyle w:val="ModernTableText"/>
                <w:szCs w:val="17"/>
              </w:rPr>
              <w:t>-</w:t>
            </w:r>
            <w:r w:rsidRPr="00F05CB8">
              <w:rPr>
                <w:rStyle w:val="ModernTableText"/>
                <w:szCs w:val="17"/>
              </w:rPr>
              <w:t>ADD</w:t>
            </w:r>
            <w:r>
              <w:rPr>
                <w:rStyle w:val="ModernTableText"/>
                <w:szCs w:val="17"/>
              </w:rPr>
              <w:t>-</w:t>
            </w:r>
            <w:r w:rsidRPr="00F05CB8">
              <w:rPr>
                <w:rStyle w:val="ModernTableText"/>
                <w:szCs w:val="17"/>
              </w:rPr>
              <w:t>TS</w:t>
            </w:r>
            <w:r w:rsidRPr="00F05CB8">
              <w:rPr>
                <w:rStyle w:val="ModernTableText"/>
                <w:szCs w:val="17"/>
              </w:rPr>
              <w:br/>
            </w:r>
            <w:r w:rsidRPr="00F05CB8">
              <w:rPr>
                <w:rStyle w:val="ModernTableText"/>
                <w:szCs w:val="17"/>
              </w:rPr>
              <w:t xml:space="preserve"> </w:t>
            </w:r>
          </w:p>
        </w:tc>
        <w:tc>
          <w:tcPr>
            <w:tcW w:w="2297" w:type="pct"/>
            <w:gridSpan w:val="5"/>
            <w:tcBorders>
              <w:top w:val="single" w:color="616161" w:sz="4" w:space="0"/>
              <w:left w:val="single" w:color="616161" w:sz="4" w:space="0"/>
              <w:bottom w:val="single" w:color="616161" w:sz="4" w:space="0"/>
              <w:right w:val="single" w:color="616161" w:sz="4" w:space="0"/>
            </w:tcBorders>
          </w:tcPr>
          <w:p w:rsidRPr="009215F5" w:rsidR="00387850" w:rsidP="009E21C0" w:rsidRDefault="00387850" w14:paraId="23670946" wp14:textId="77777777">
            <w:pPr>
              <w:pStyle w:val="TableText1"/>
              <w:keepNext/>
              <w:spacing w:before="40" w:after="40"/>
              <w:rPr>
                <w:rStyle w:val="ModernTableText"/>
                <w:szCs w:val="17"/>
              </w:rPr>
            </w:pPr>
            <w:r>
              <w:rPr>
                <w:rStyle w:val="ModernTableText"/>
                <w:szCs w:val="17"/>
                <w:lang w:val="en-IN"/>
              </w:rPr>
              <w:t>G-ATTACH-</w:t>
            </w:r>
            <w:r w:rsidRPr="004C6EC0">
              <w:rPr>
                <w:rStyle w:val="ModernTableText"/>
                <w:szCs w:val="17"/>
                <w:lang w:val="en-IN"/>
              </w:rPr>
              <w:t>TB.G</w:t>
            </w:r>
            <w:r>
              <w:rPr>
                <w:rStyle w:val="ModernTableText"/>
                <w:szCs w:val="17"/>
                <w:lang w:val="en-IN"/>
              </w:rPr>
              <w:t>-</w:t>
            </w:r>
            <w:r w:rsidRPr="004C6EC0">
              <w:rPr>
                <w:rStyle w:val="ModernTableText"/>
                <w:szCs w:val="17"/>
                <w:lang w:val="en-IN"/>
              </w:rPr>
              <w:t>AUD</w:t>
            </w:r>
            <w:r>
              <w:rPr>
                <w:rStyle w:val="ModernTableText"/>
                <w:szCs w:val="17"/>
                <w:lang w:val="en-IN"/>
              </w:rPr>
              <w:t>-</w:t>
            </w:r>
            <w:r w:rsidRPr="004C6EC0">
              <w:rPr>
                <w:rStyle w:val="ModernTableText"/>
                <w:szCs w:val="17"/>
                <w:lang w:val="en-IN"/>
              </w:rPr>
              <w:t>ADD</w:t>
            </w:r>
            <w:r>
              <w:rPr>
                <w:rStyle w:val="ModernTableText"/>
                <w:szCs w:val="17"/>
                <w:lang w:val="en-IN"/>
              </w:rPr>
              <w:t>-</w:t>
            </w:r>
            <w:r w:rsidRPr="004C6EC0">
              <w:rPr>
                <w:rStyle w:val="ModernTableText"/>
                <w:szCs w:val="17"/>
                <w:lang w:val="en-IN"/>
              </w:rPr>
              <w:t xml:space="preserve">TS = </w:t>
            </w:r>
            <w:r w:rsidRPr="009215F5">
              <w:rPr>
                <w:rStyle w:val="ModernTableText"/>
                <w:szCs w:val="17"/>
              </w:rPr>
              <w:t>Reporting Date (CURR_DT_V.DT-Current).</w:t>
            </w:r>
          </w:p>
          <w:p w:rsidRPr="00F05CB8" w:rsidR="00387850" w:rsidP="009E21C0" w:rsidRDefault="00387850" w14:paraId="6E9B8FD6" wp14:textId="77777777">
            <w:pPr>
              <w:pStyle w:val="TableText1"/>
              <w:spacing w:before="40" w:after="40"/>
              <w:rPr>
                <w:rStyle w:val="ModernTableText"/>
                <w:szCs w:val="17"/>
              </w:rPr>
            </w:pPr>
          </w:p>
        </w:tc>
        <w:tc>
          <w:tcPr>
            <w:tcW w:w="534" w:type="pct"/>
            <w:tcBorders>
              <w:top w:val="single" w:color="616161" w:sz="4" w:space="0"/>
              <w:left w:val="single" w:color="616161" w:sz="4" w:space="0"/>
              <w:bottom w:val="single" w:color="616161" w:sz="4" w:space="0"/>
              <w:right w:val="single" w:color="616161" w:sz="4" w:space="0"/>
            </w:tcBorders>
            <w:vAlign w:val="center"/>
          </w:tcPr>
          <w:p w:rsidRPr="00BC5A9B" w:rsidR="00387850" w:rsidP="009E21C0" w:rsidRDefault="00387850" w14:paraId="08736263" wp14:textId="77777777">
            <w:pPr>
              <w:keepNext/>
              <w:jc w:val="center"/>
              <w:rPr>
                <w:rStyle w:val="ModernTableText"/>
                <w:noProof/>
                <w:szCs w:val="23"/>
              </w:rPr>
            </w:pPr>
            <w:r w:rsidRPr="00BC5A9B">
              <w:rPr>
                <w:rStyle w:val="ModernTableText"/>
                <w:rFonts w:ascii="Wingdings" w:hAnsi="Wingdings" w:eastAsia="Wingdings" w:cs="Wingdings"/>
                <w:noProof/>
                <w:sz w:val="23"/>
                <w:szCs w:val="23"/>
              </w:rPr>
              <w:t>þ</w:t>
            </w:r>
            <w:r w:rsidRPr="00BC5A9B">
              <w:rPr>
                <w:rStyle w:val="ModernTableText"/>
                <w:noProof/>
                <w:sz w:val="23"/>
                <w:szCs w:val="23"/>
              </w:rPr>
              <w:t xml:space="preserve"> </w:t>
            </w:r>
            <w:r w:rsidRPr="00BC5A9B">
              <w:rPr>
                <w:rStyle w:val="ModernTableText"/>
                <w:noProof/>
                <w:sz w:val="17"/>
                <w:szCs w:val="17"/>
              </w:rPr>
              <w:t xml:space="preserve">No  </w:t>
            </w:r>
            <w:r w:rsidRPr="00BC5A9B">
              <w:rPr>
                <w:rStyle w:val="ModernTableText"/>
                <w:rFonts w:ascii="Wingdings 2" w:hAnsi="Wingdings 2" w:eastAsia="Wingdings 2" w:cs="Wingdings 2"/>
                <w:noProof/>
                <w:sz w:val="23"/>
                <w:szCs w:val="23"/>
              </w:rPr>
              <w:t>£</w:t>
            </w:r>
            <w:r w:rsidRPr="00BC5A9B">
              <w:rPr>
                <w:rStyle w:val="ModernTableText"/>
                <w:noProof/>
                <w:sz w:val="17"/>
                <w:szCs w:val="17"/>
              </w:rPr>
              <w:t xml:space="preserve"> Yes</w:t>
            </w:r>
          </w:p>
        </w:tc>
      </w:tr>
      <w:tr xmlns:wp14="http://schemas.microsoft.com/office/word/2010/wordml" w:rsidR="00387850" w:rsidTr="009E21C0" w14:paraId="5AC5599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A27680" w:rsidR="00387850" w:rsidP="009E21C0" w:rsidRDefault="00387850" w14:paraId="42E0A866" wp14:textId="77777777">
            <w:pPr>
              <w:pStyle w:val="ModernBodyText"/>
              <w:spacing w:before="40" w:after="40"/>
              <w:jc w:val="center"/>
              <w:rPr>
                <w:rStyle w:val="Modern2nd-levelTableheader"/>
                <w:color w:val="FFFFFF"/>
                <w:sz w:val="21"/>
                <w:szCs w:val="21"/>
              </w:rPr>
            </w:pPr>
            <w:r w:rsidRPr="00A27680">
              <w:rPr>
                <w:sz w:val="21"/>
                <w:szCs w:val="21"/>
              </w:rPr>
              <w:br w:type="page"/>
            </w:r>
            <w:r w:rsidRPr="00A27680">
              <w:rPr>
                <w:rStyle w:val="Modern2nd-levelTableheader"/>
                <w:color w:val="FFFFFF"/>
                <w:sz w:val="21"/>
                <w:szCs w:val="21"/>
              </w:rPr>
              <w:t>Report Control Breaks, Totals, Counts, and Sorts</w:t>
            </w:r>
          </w:p>
        </w:tc>
      </w:tr>
      <w:tr xmlns:wp14="http://schemas.microsoft.com/office/word/2010/wordml" w:rsidR="00387850" w:rsidTr="009E21C0" w14:paraId="4BE1050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restart"/>
            <w:vAlign w:val="center"/>
          </w:tcPr>
          <w:p w:rsidRPr="00A27680" w:rsidR="00387850" w:rsidP="009E21C0" w:rsidRDefault="00387850" w14:paraId="07F49487" wp14:textId="77777777">
            <w:pPr>
              <w:pStyle w:val="TableHeading"/>
              <w:spacing w:before="40" w:after="40"/>
              <w:rPr>
                <w:rStyle w:val="ModernTableText"/>
                <w:noProof/>
                <w:szCs w:val="17"/>
              </w:rPr>
            </w:pPr>
            <w:r w:rsidRPr="00A27680">
              <w:rPr>
                <w:rStyle w:val="ModernTableText"/>
                <w:noProof/>
                <w:szCs w:val="17"/>
              </w:rPr>
              <w:t>Sort By:</w:t>
            </w:r>
          </w:p>
        </w:tc>
        <w:tc>
          <w:tcPr>
            <w:tcW w:w="1828" w:type="pct"/>
            <w:gridSpan w:val="4"/>
            <w:vAlign w:val="center"/>
          </w:tcPr>
          <w:p w:rsidRPr="00A27680" w:rsidR="00387850" w:rsidP="00EA5020" w:rsidRDefault="00387850" w14:paraId="6DF780C5" wp14:textId="77777777">
            <w:pPr>
              <w:pStyle w:val="TableText1"/>
              <w:numPr>
                <w:ilvl w:val="0"/>
                <w:numId w:val="246"/>
              </w:numPr>
              <w:spacing w:before="40" w:after="40"/>
              <w:rPr>
                <w:rStyle w:val="ModernTableText"/>
                <w:szCs w:val="17"/>
              </w:rPr>
            </w:pPr>
            <w:r w:rsidRPr="00A27680">
              <w:rPr>
                <w:rStyle w:val="ModernTableText"/>
                <w:szCs w:val="17"/>
              </w:rPr>
              <w:t>LOB Cd</w:t>
            </w:r>
            <w:r>
              <w:rPr>
                <w:rStyle w:val="ModernTableText"/>
                <w:szCs w:val="17"/>
              </w:rPr>
              <w:t xml:space="preserve"> - Desc</w:t>
            </w:r>
          </w:p>
        </w:tc>
        <w:tc>
          <w:tcPr>
            <w:tcW w:w="2167" w:type="pct"/>
            <w:gridSpan w:val="5"/>
          </w:tcPr>
          <w:p w:rsidRPr="00A27680" w:rsidR="00387850" w:rsidP="009E21C0" w:rsidRDefault="00387850" w14:paraId="219815E0" wp14:textId="77777777">
            <w:pPr>
              <w:rPr>
                <w:rStyle w:val="ModernTableText"/>
                <w:noProof/>
                <w:szCs w:val="23"/>
              </w:rPr>
            </w:pPr>
            <w:r w:rsidRPr="00A27680">
              <w:rPr>
                <w:rStyle w:val="ModernTableText"/>
                <w:rFonts w:ascii="Wingdings" w:hAnsi="Wingdings" w:eastAsia="Wingdings" w:cs="Wingdings"/>
                <w:noProof/>
                <w:szCs w:val="23"/>
              </w:rPr>
              <w:t>þ</w:t>
            </w:r>
            <w:r w:rsidRPr="00A27680">
              <w:rPr>
                <w:rStyle w:val="ModernTableText"/>
                <w:noProof/>
                <w:szCs w:val="17"/>
              </w:rPr>
              <w:t xml:space="preserve"> Ascending    </w:t>
            </w:r>
            <w:r w:rsidRPr="00A27680">
              <w:rPr>
                <w:rStyle w:val="ModernTableText"/>
                <w:rFonts w:ascii="Wingdings 2" w:hAnsi="Wingdings 2" w:eastAsia="Wingdings 2" w:cs="Wingdings 2"/>
                <w:noProof/>
                <w:szCs w:val="23"/>
              </w:rPr>
              <w:t>£</w:t>
            </w:r>
            <w:r w:rsidRPr="00A27680">
              <w:rPr>
                <w:rStyle w:val="ModernTableText"/>
                <w:noProof/>
                <w:szCs w:val="17"/>
              </w:rPr>
              <w:t xml:space="preserve"> Descending</w:t>
            </w:r>
          </w:p>
        </w:tc>
      </w:tr>
      <w:tr xmlns:wp14="http://schemas.microsoft.com/office/word/2010/wordml" w:rsidR="00387850" w:rsidTr="009E21C0" w14:paraId="750A373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A27680" w:rsidR="00387850" w:rsidP="009E21C0" w:rsidRDefault="00387850" w14:paraId="70EA292B" wp14:textId="77777777">
            <w:pPr>
              <w:pStyle w:val="TableHeading"/>
              <w:spacing w:before="40" w:after="40"/>
              <w:rPr>
                <w:rStyle w:val="ModernTableText"/>
                <w:noProof/>
                <w:szCs w:val="17"/>
              </w:rPr>
            </w:pPr>
          </w:p>
        </w:tc>
        <w:tc>
          <w:tcPr>
            <w:tcW w:w="1828" w:type="pct"/>
            <w:gridSpan w:val="4"/>
            <w:vAlign w:val="center"/>
          </w:tcPr>
          <w:p w:rsidRPr="00A27680" w:rsidR="00387850" w:rsidP="00EA5020" w:rsidRDefault="00387850" w14:paraId="62ADEB57" wp14:textId="77777777">
            <w:pPr>
              <w:pStyle w:val="TableText1"/>
              <w:numPr>
                <w:ilvl w:val="0"/>
                <w:numId w:val="246"/>
              </w:numPr>
              <w:spacing w:before="40" w:after="40"/>
              <w:rPr>
                <w:rStyle w:val="ModernTableText"/>
                <w:szCs w:val="17"/>
              </w:rPr>
            </w:pPr>
            <w:r>
              <w:rPr>
                <w:rStyle w:val="ModernTableText"/>
                <w:szCs w:val="17"/>
              </w:rPr>
              <w:t xml:space="preserve">Submitter Prov ID </w:t>
            </w:r>
          </w:p>
        </w:tc>
        <w:tc>
          <w:tcPr>
            <w:tcW w:w="2167" w:type="pct"/>
            <w:gridSpan w:val="5"/>
          </w:tcPr>
          <w:p w:rsidRPr="00A27680" w:rsidR="00387850" w:rsidP="009E21C0" w:rsidRDefault="00387850" w14:paraId="721EB486" wp14:textId="77777777">
            <w:pPr>
              <w:rPr>
                <w:rStyle w:val="ModernTableText"/>
                <w:noProof/>
                <w:szCs w:val="23"/>
              </w:rPr>
            </w:pPr>
            <w:r w:rsidRPr="00A27680">
              <w:rPr>
                <w:rStyle w:val="ModernTableText"/>
                <w:rFonts w:ascii="Wingdings" w:hAnsi="Wingdings" w:eastAsia="Wingdings" w:cs="Wingdings"/>
                <w:noProof/>
                <w:szCs w:val="23"/>
              </w:rPr>
              <w:t>þ</w:t>
            </w:r>
            <w:r w:rsidRPr="00A27680">
              <w:rPr>
                <w:rStyle w:val="ModernTableText"/>
                <w:noProof/>
                <w:szCs w:val="17"/>
              </w:rPr>
              <w:t xml:space="preserve"> Ascending    </w:t>
            </w:r>
            <w:r w:rsidRPr="00A27680">
              <w:rPr>
                <w:rStyle w:val="ModernTableText"/>
                <w:rFonts w:ascii="Wingdings 2" w:hAnsi="Wingdings 2" w:eastAsia="Wingdings 2" w:cs="Wingdings 2"/>
                <w:noProof/>
                <w:szCs w:val="23"/>
              </w:rPr>
              <w:t>£</w:t>
            </w:r>
            <w:r w:rsidRPr="00A27680">
              <w:rPr>
                <w:rStyle w:val="ModernTableText"/>
                <w:noProof/>
                <w:szCs w:val="17"/>
              </w:rPr>
              <w:t xml:space="preserve"> Descending</w:t>
            </w:r>
          </w:p>
        </w:tc>
      </w:tr>
      <w:tr xmlns:wp14="http://schemas.microsoft.com/office/word/2010/wordml" w:rsidR="00387850" w:rsidTr="009E21C0" w14:paraId="504DCE4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A27680" w:rsidR="00387850" w:rsidP="009E21C0" w:rsidRDefault="00387850" w14:paraId="40ED4967" wp14:textId="77777777">
            <w:pPr>
              <w:pStyle w:val="TableHeading"/>
              <w:spacing w:before="40" w:after="40"/>
              <w:rPr>
                <w:rStyle w:val="ModernTableText"/>
                <w:noProof/>
                <w:szCs w:val="17"/>
              </w:rPr>
            </w:pPr>
          </w:p>
        </w:tc>
        <w:tc>
          <w:tcPr>
            <w:tcW w:w="1828" w:type="pct"/>
            <w:gridSpan w:val="4"/>
            <w:vAlign w:val="center"/>
          </w:tcPr>
          <w:p w:rsidRPr="00A27680" w:rsidR="00387850" w:rsidP="00EA5020" w:rsidRDefault="00387850" w14:paraId="4EE12B82" wp14:textId="77777777">
            <w:pPr>
              <w:pStyle w:val="TableText1"/>
              <w:numPr>
                <w:ilvl w:val="0"/>
                <w:numId w:val="246"/>
              </w:numPr>
              <w:spacing w:before="40" w:after="40"/>
              <w:rPr>
                <w:rStyle w:val="ModernTableText"/>
                <w:szCs w:val="17"/>
              </w:rPr>
            </w:pPr>
            <w:r>
              <w:rPr>
                <w:rStyle w:val="ModernTableText"/>
                <w:szCs w:val="17"/>
              </w:rPr>
              <w:t>Prov ID</w:t>
            </w:r>
          </w:p>
        </w:tc>
        <w:tc>
          <w:tcPr>
            <w:tcW w:w="2167" w:type="pct"/>
            <w:gridSpan w:val="5"/>
          </w:tcPr>
          <w:p w:rsidRPr="00A27680" w:rsidR="00387850" w:rsidP="009E21C0" w:rsidRDefault="00387850" w14:paraId="3A40EC44" wp14:textId="77777777">
            <w:pPr>
              <w:rPr>
                <w:noProof/>
                <w:sz w:val="18"/>
                <w:szCs w:val="19"/>
              </w:rPr>
            </w:pPr>
            <w:r w:rsidRPr="00A27680">
              <w:rPr>
                <w:rStyle w:val="ModernTableText"/>
                <w:rFonts w:ascii="Wingdings" w:hAnsi="Wingdings" w:eastAsia="Wingdings" w:cs="Wingdings"/>
                <w:noProof/>
                <w:szCs w:val="23"/>
              </w:rPr>
              <w:t>þ</w:t>
            </w:r>
            <w:r w:rsidRPr="00A27680">
              <w:rPr>
                <w:rStyle w:val="ModernTableText"/>
                <w:noProof/>
                <w:szCs w:val="17"/>
              </w:rPr>
              <w:t xml:space="preserve"> Ascending    </w:t>
            </w:r>
            <w:r w:rsidRPr="00A27680">
              <w:rPr>
                <w:rStyle w:val="ModernTableText"/>
                <w:rFonts w:ascii="Wingdings 2" w:hAnsi="Wingdings 2" w:eastAsia="Wingdings 2" w:cs="Wingdings 2"/>
                <w:noProof/>
                <w:szCs w:val="23"/>
              </w:rPr>
              <w:t>£</w:t>
            </w:r>
            <w:r w:rsidRPr="00A27680">
              <w:rPr>
                <w:rStyle w:val="ModernTableText"/>
                <w:noProof/>
                <w:szCs w:val="17"/>
              </w:rPr>
              <w:t xml:space="preserve"> Descending</w:t>
            </w:r>
          </w:p>
        </w:tc>
      </w:tr>
      <w:tr xmlns:wp14="http://schemas.microsoft.com/office/word/2010/wordml" w:rsidR="00387850" w:rsidTr="009E21C0" w14:paraId="42C740B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A27680" w:rsidR="00387850" w:rsidP="009E21C0" w:rsidRDefault="00387850" w14:paraId="4D775C05" wp14:textId="77777777">
            <w:pPr>
              <w:pStyle w:val="TableHeading"/>
              <w:spacing w:before="40" w:after="40"/>
              <w:rPr>
                <w:rStyle w:val="ModernTableText"/>
                <w:noProof/>
                <w:szCs w:val="17"/>
              </w:rPr>
            </w:pPr>
          </w:p>
        </w:tc>
        <w:tc>
          <w:tcPr>
            <w:tcW w:w="1828" w:type="pct"/>
            <w:gridSpan w:val="4"/>
            <w:vAlign w:val="center"/>
          </w:tcPr>
          <w:p w:rsidRPr="00A27680" w:rsidR="00387850" w:rsidP="00EA5020" w:rsidRDefault="00387850" w14:paraId="2C54BD72" wp14:textId="77777777">
            <w:pPr>
              <w:pStyle w:val="TableText1"/>
              <w:numPr>
                <w:ilvl w:val="0"/>
                <w:numId w:val="246"/>
              </w:numPr>
              <w:spacing w:before="40" w:after="40"/>
              <w:rPr>
                <w:rStyle w:val="ModernTableText"/>
                <w:spacing w:val="0"/>
                <w:szCs w:val="17"/>
              </w:rPr>
            </w:pPr>
            <w:r>
              <w:rPr>
                <w:rStyle w:val="ModernTableText"/>
                <w:szCs w:val="17"/>
              </w:rPr>
              <w:t xml:space="preserve">SA Subm Mbr ID  </w:t>
            </w:r>
          </w:p>
        </w:tc>
        <w:tc>
          <w:tcPr>
            <w:tcW w:w="2167" w:type="pct"/>
            <w:gridSpan w:val="5"/>
            <w:vAlign w:val="center"/>
          </w:tcPr>
          <w:p w:rsidRPr="00A27680" w:rsidR="00387850" w:rsidP="009E21C0" w:rsidRDefault="00387850" w14:paraId="3529D95F" wp14:textId="77777777">
            <w:pPr>
              <w:pStyle w:val="TableText1"/>
              <w:spacing w:before="40" w:after="40"/>
              <w:rPr>
                <w:rStyle w:val="ModernTableText"/>
                <w:noProof/>
                <w:szCs w:val="23"/>
              </w:rPr>
            </w:pPr>
            <w:r w:rsidRPr="00A27680">
              <w:rPr>
                <w:rStyle w:val="ModernTableText"/>
                <w:rFonts w:ascii="Wingdings" w:hAnsi="Wingdings" w:eastAsia="Wingdings" w:cs="Wingdings"/>
                <w:noProof/>
                <w:szCs w:val="23"/>
              </w:rPr>
              <w:t>þ</w:t>
            </w:r>
            <w:r w:rsidRPr="00A27680">
              <w:rPr>
                <w:rStyle w:val="ModernTableText"/>
                <w:noProof/>
                <w:szCs w:val="17"/>
              </w:rPr>
              <w:t xml:space="preserve"> Ascending    </w:t>
            </w:r>
            <w:r w:rsidRPr="00A27680">
              <w:rPr>
                <w:rStyle w:val="ModernTableText"/>
                <w:rFonts w:ascii="Wingdings 2" w:hAnsi="Wingdings 2" w:eastAsia="Wingdings 2" w:cs="Wingdings 2"/>
                <w:noProof/>
                <w:szCs w:val="23"/>
              </w:rPr>
              <w:t>£</w:t>
            </w:r>
            <w:r w:rsidRPr="00A27680">
              <w:rPr>
                <w:rStyle w:val="ModernTableText"/>
                <w:noProof/>
                <w:szCs w:val="17"/>
              </w:rPr>
              <w:t xml:space="preserve"> Descending</w:t>
            </w:r>
          </w:p>
        </w:tc>
      </w:tr>
      <w:tr xmlns:wp14="http://schemas.microsoft.com/office/word/2010/wordml" w:rsidR="00387850" w:rsidTr="009E21C0" w14:paraId="2F3DF68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ign w:val="center"/>
          </w:tcPr>
          <w:p w:rsidRPr="00A27680" w:rsidR="00387850" w:rsidP="009E21C0" w:rsidRDefault="00387850" w14:paraId="6D0ECE8C" wp14:textId="77777777">
            <w:pPr>
              <w:pStyle w:val="TableHeading"/>
              <w:spacing w:before="40" w:after="40"/>
              <w:rPr>
                <w:rStyle w:val="ModernTableText"/>
                <w:noProof/>
                <w:szCs w:val="17"/>
              </w:rPr>
            </w:pPr>
          </w:p>
        </w:tc>
        <w:tc>
          <w:tcPr>
            <w:tcW w:w="1828" w:type="pct"/>
            <w:gridSpan w:val="4"/>
            <w:vAlign w:val="center"/>
          </w:tcPr>
          <w:p w:rsidRPr="00A27680" w:rsidR="00387850" w:rsidP="00EA5020" w:rsidRDefault="00387850" w14:paraId="5AE14314" wp14:textId="77777777">
            <w:pPr>
              <w:pStyle w:val="TableText1"/>
              <w:numPr>
                <w:ilvl w:val="0"/>
                <w:numId w:val="246"/>
              </w:numPr>
              <w:spacing w:before="40" w:after="40"/>
              <w:rPr>
                <w:rStyle w:val="ModernTableText"/>
                <w:szCs w:val="17"/>
              </w:rPr>
            </w:pPr>
            <w:r w:rsidRPr="00A27680">
              <w:rPr>
                <w:rStyle w:val="ModernTableText"/>
                <w:szCs w:val="17"/>
              </w:rPr>
              <w:t xml:space="preserve">SA </w:t>
            </w:r>
            <w:r>
              <w:rPr>
                <w:rStyle w:val="ModernTableText"/>
                <w:szCs w:val="17"/>
              </w:rPr>
              <w:t>Auth ID</w:t>
            </w:r>
          </w:p>
        </w:tc>
        <w:tc>
          <w:tcPr>
            <w:tcW w:w="2167" w:type="pct"/>
            <w:gridSpan w:val="5"/>
            <w:vAlign w:val="center"/>
          </w:tcPr>
          <w:p w:rsidRPr="00A27680" w:rsidR="00387850" w:rsidP="009E21C0" w:rsidRDefault="00387850" w14:paraId="2FE31474" wp14:textId="77777777">
            <w:pPr>
              <w:pStyle w:val="TableText1"/>
              <w:spacing w:before="40" w:after="40"/>
              <w:rPr>
                <w:rStyle w:val="ModernTableText"/>
                <w:noProof/>
                <w:szCs w:val="17"/>
              </w:rPr>
            </w:pPr>
            <w:r w:rsidRPr="00A27680">
              <w:rPr>
                <w:rStyle w:val="ModernTableText"/>
                <w:rFonts w:ascii="Wingdings" w:hAnsi="Wingdings" w:eastAsia="Wingdings" w:cs="Wingdings"/>
                <w:noProof/>
                <w:szCs w:val="23"/>
              </w:rPr>
              <w:t>þ</w:t>
            </w:r>
            <w:r w:rsidRPr="00A27680">
              <w:rPr>
                <w:rStyle w:val="ModernTableText"/>
                <w:noProof/>
                <w:szCs w:val="17"/>
              </w:rPr>
              <w:t xml:space="preserve"> Ascending    </w:t>
            </w:r>
            <w:r w:rsidRPr="00A27680">
              <w:rPr>
                <w:rStyle w:val="ModernTableText"/>
                <w:rFonts w:ascii="Wingdings 2" w:hAnsi="Wingdings 2" w:eastAsia="Wingdings 2" w:cs="Wingdings 2"/>
                <w:noProof/>
                <w:szCs w:val="23"/>
              </w:rPr>
              <w:t>£</w:t>
            </w:r>
            <w:r w:rsidRPr="00A27680">
              <w:rPr>
                <w:rStyle w:val="ModernTableText"/>
                <w:noProof/>
                <w:szCs w:val="17"/>
              </w:rPr>
              <w:t xml:space="preserve"> Descending</w:t>
            </w:r>
          </w:p>
        </w:tc>
      </w:tr>
      <w:tr xmlns:wp14="http://schemas.microsoft.com/office/word/2010/wordml" w:rsidR="00387850" w:rsidTr="009E21C0" w14:paraId="467547B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restart"/>
            <w:vAlign w:val="center"/>
          </w:tcPr>
          <w:p w:rsidRPr="00A27680" w:rsidR="00387850" w:rsidP="009E21C0" w:rsidRDefault="00387850" w14:paraId="25920F7D" wp14:textId="77777777">
            <w:pPr>
              <w:pStyle w:val="TableHeading"/>
              <w:spacing w:before="40" w:after="40"/>
              <w:rPr>
                <w:rStyle w:val="ModernTableText"/>
                <w:noProof/>
                <w:szCs w:val="17"/>
              </w:rPr>
            </w:pPr>
            <w:r w:rsidRPr="00A27680">
              <w:rPr>
                <w:rStyle w:val="ModernTableText"/>
                <w:noProof/>
                <w:szCs w:val="17"/>
              </w:rPr>
              <w:t>Control Break</w:t>
            </w:r>
          </w:p>
        </w:tc>
        <w:tc>
          <w:tcPr>
            <w:tcW w:w="512" w:type="pct"/>
            <w:vAlign w:val="center"/>
          </w:tcPr>
          <w:p w:rsidRPr="00A27680" w:rsidR="00387850" w:rsidP="009E21C0" w:rsidRDefault="00387850" w14:paraId="2F462A77" wp14:textId="77777777">
            <w:pPr>
              <w:pStyle w:val="TableHeading"/>
              <w:spacing w:before="40" w:after="40"/>
              <w:rPr>
                <w:rStyle w:val="ModernTableText"/>
                <w:noProof/>
                <w:szCs w:val="17"/>
              </w:rPr>
            </w:pPr>
            <w:r w:rsidRPr="00A27680">
              <w:rPr>
                <w:rStyle w:val="ModernTableText"/>
                <w:noProof/>
                <w:szCs w:val="17"/>
              </w:rPr>
              <w:t>Page:</w:t>
            </w:r>
          </w:p>
        </w:tc>
        <w:tc>
          <w:tcPr>
            <w:tcW w:w="1158" w:type="pct"/>
            <w:gridSpan w:val="2"/>
            <w:vAlign w:val="center"/>
          </w:tcPr>
          <w:p w:rsidRPr="00A27680" w:rsidR="00387850" w:rsidP="00EA5020" w:rsidRDefault="00387850" w14:paraId="131F8F3A" wp14:textId="77777777">
            <w:pPr>
              <w:pStyle w:val="TableText1"/>
              <w:numPr>
                <w:ilvl w:val="0"/>
                <w:numId w:val="247"/>
              </w:numPr>
              <w:spacing w:before="40" w:after="40"/>
              <w:rPr>
                <w:rStyle w:val="ModernTableText"/>
                <w:szCs w:val="17"/>
              </w:rPr>
            </w:pPr>
            <w:r>
              <w:rPr>
                <w:rStyle w:val="ModernTableText"/>
                <w:szCs w:val="17"/>
              </w:rPr>
              <w:t xml:space="preserve"> </w:t>
            </w:r>
          </w:p>
        </w:tc>
        <w:tc>
          <w:tcPr>
            <w:tcW w:w="1616" w:type="pct"/>
            <w:gridSpan w:val="4"/>
            <w:vAlign w:val="center"/>
          </w:tcPr>
          <w:p w:rsidRPr="00A27680" w:rsidR="00387850" w:rsidP="00EA5020" w:rsidRDefault="00387850" w14:paraId="3D3FEB64" wp14:textId="77777777">
            <w:pPr>
              <w:pStyle w:val="TableText1"/>
              <w:numPr>
                <w:ilvl w:val="0"/>
                <w:numId w:val="247"/>
              </w:numPr>
              <w:spacing w:before="40" w:after="40"/>
              <w:rPr>
                <w:rStyle w:val="ModernTableText"/>
                <w:szCs w:val="17"/>
              </w:rPr>
            </w:pPr>
          </w:p>
        </w:tc>
        <w:tc>
          <w:tcPr>
            <w:tcW w:w="1221" w:type="pct"/>
            <w:gridSpan w:val="3"/>
            <w:vAlign w:val="center"/>
          </w:tcPr>
          <w:p w:rsidRPr="00A27680" w:rsidR="00387850" w:rsidP="00EA5020" w:rsidRDefault="00387850" w14:paraId="255B9A72" wp14:textId="77777777">
            <w:pPr>
              <w:pStyle w:val="TableText1"/>
              <w:numPr>
                <w:ilvl w:val="0"/>
                <w:numId w:val="247"/>
              </w:numPr>
              <w:spacing w:before="40" w:after="40"/>
              <w:rPr>
                <w:rStyle w:val="ModernTableText"/>
                <w:szCs w:val="17"/>
              </w:rPr>
            </w:pPr>
          </w:p>
        </w:tc>
      </w:tr>
      <w:tr xmlns:wp14="http://schemas.microsoft.com/office/word/2010/wordml" w:rsidR="00387850" w:rsidTr="009E21C0" w14:paraId="5E6295D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tcBorders>
              <w:bottom w:val="single" w:color="616161" w:sz="2" w:space="0"/>
            </w:tcBorders>
            <w:vAlign w:val="center"/>
          </w:tcPr>
          <w:p w:rsidRPr="00205D93" w:rsidR="00387850" w:rsidP="009E21C0" w:rsidRDefault="00387850" w14:paraId="037F5658" wp14:textId="77777777">
            <w:pPr>
              <w:pStyle w:val="TableHeading"/>
              <w:spacing w:before="40" w:after="40"/>
              <w:rPr>
                <w:rStyle w:val="ModernTableText"/>
                <w:noProof/>
                <w:szCs w:val="17"/>
              </w:rPr>
            </w:pPr>
          </w:p>
        </w:tc>
        <w:tc>
          <w:tcPr>
            <w:tcW w:w="512" w:type="pct"/>
            <w:tcBorders>
              <w:bottom w:val="single" w:color="616161" w:sz="2" w:space="0"/>
            </w:tcBorders>
            <w:vAlign w:val="center"/>
          </w:tcPr>
          <w:p w:rsidRPr="00205D93" w:rsidR="00387850" w:rsidP="009E21C0" w:rsidRDefault="00387850" w14:paraId="30441771"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tcBorders>
              <w:bottom w:val="single" w:color="616161" w:sz="2" w:space="0"/>
            </w:tcBorders>
            <w:vAlign w:val="center"/>
          </w:tcPr>
          <w:p w:rsidRPr="00205D93" w:rsidR="00387850" w:rsidP="0062711F" w:rsidRDefault="00387850" w14:paraId="7E3E758D" wp14:textId="77777777">
            <w:pPr>
              <w:pStyle w:val="TableText1"/>
              <w:numPr>
                <w:ilvl w:val="0"/>
                <w:numId w:val="263"/>
              </w:numPr>
              <w:spacing w:before="40" w:after="40"/>
              <w:rPr>
                <w:rStyle w:val="ModernTableText"/>
                <w:szCs w:val="17"/>
              </w:rPr>
            </w:pPr>
          </w:p>
        </w:tc>
        <w:tc>
          <w:tcPr>
            <w:tcW w:w="1616" w:type="pct"/>
            <w:gridSpan w:val="4"/>
            <w:tcBorders>
              <w:bottom w:val="single" w:color="616161" w:sz="2" w:space="0"/>
            </w:tcBorders>
            <w:vAlign w:val="center"/>
          </w:tcPr>
          <w:p w:rsidRPr="00205D93" w:rsidR="00387850" w:rsidP="0062711F" w:rsidRDefault="00387850" w14:paraId="3786A56A" wp14:textId="77777777">
            <w:pPr>
              <w:pStyle w:val="TableText1"/>
              <w:numPr>
                <w:ilvl w:val="0"/>
                <w:numId w:val="263"/>
              </w:numPr>
              <w:spacing w:before="40" w:after="40"/>
              <w:rPr>
                <w:rStyle w:val="ModernTableText"/>
                <w:szCs w:val="17"/>
              </w:rPr>
            </w:pPr>
          </w:p>
        </w:tc>
        <w:tc>
          <w:tcPr>
            <w:tcW w:w="1221" w:type="pct"/>
            <w:gridSpan w:val="3"/>
            <w:tcBorders>
              <w:bottom w:val="single" w:color="616161" w:sz="2" w:space="0"/>
            </w:tcBorders>
            <w:vAlign w:val="center"/>
          </w:tcPr>
          <w:p w:rsidRPr="00205D93" w:rsidR="00387850" w:rsidP="0062711F" w:rsidRDefault="00387850" w14:paraId="3087506E" wp14:textId="77777777">
            <w:pPr>
              <w:pStyle w:val="TableText1"/>
              <w:numPr>
                <w:ilvl w:val="0"/>
                <w:numId w:val="263"/>
              </w:numPr>
              <w:spacing w:before="40" w:after="40"/>
              <w:rPr>
                <w:rStyle w:val="ModernTableText"/>
                <w:szCs w:val="17"/>
              </w:rPr>
            </w:pPr>
          </w:p>
        </w:tc>
      </w:tr>
      <w:tr xmlns:wp14="http://schemas.microsoft.com/office/word/2010/wordml" w:rsidR="00387850" w:rsidTr="009E21C0" w14:paraId="0E43ECB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restart"/>
            <w:vAlign w:val="center"/>
          </w:tcPr>
          <w:p w:rsidRPr="00205D93" w:rsidR="00387850" w:rsidP="009E21C0" w:rsidRDefault="00387850" w14:paraId="11DCC223" wp14:textId="77777777">
            <w:pPr>
              <w:pStyle w:val="TableHeading"/>
              <w:spacing w:before="40" w:after="40"/>
              <w:rPr>
                <w:rStyle w:val="ModernTableText"/>
                <w:noProof/>
                <w:szCs w:val="17"/>
              </w:rPr>
            </w:pPr>
            <w:r w:rsidRPr="00205D93">
              <w:rPr>
                <w:rStyle w:val="ModernTableText"/>
                <w:noProof/>
                <w:szCs w:val="17"/>
              </w:rPr>
              <w:t>Total</w:t>
            </w:r>
          </w:p>
        </w:tc>
        <w:tc>
          <w:tcPr>
            <w:tcW w:w="512" w:type="pct"/>
            <w:vAlign w:val="center"/>
          </w:tcPr>
          <w:p w:rsidRPr="00205D93" w:rsidR="00387850" w:rsidP="009E21C0" w:rsidRDefault="00387850" w14:paraId="5CFAADA9" wp14:textId="77777777">
            <w:pPr>
              <w:pStyle w:val="TableHeading"/>
              <w:spacing w:before="40" w:after="40"/>
              <w:rPr>
                <w:rStyle w:val="ModernTableText"/>
                <w:noProof/>
                <w:szCs w:val="17"/>
              </w:rPr>
            </w:pPr>
            <w:r w:rsidRPr="00205D93">
              <w:rPr>
                <w:rStyle w:val="ModernTableText"/>
                <w:noProof/>
                <w:szCs w:val="17"/>
              </w:rPr>
              <w:t>Grand:</w:t>
            </w:r>
          </w:p>
        </w:tc>
        <w:tc>
          <w:tcPr>
            <w:tcW w:w="1158" w:type="pct"/>
            <w:gridSpan w:val="2"/>
            <w:vAlign w:val="center"/>
          </w:tcPr>
          <w:p w:rsidRPr="00205D93" w:rsidR="00387850" w:rsidP="0062711F" w:rsidRDefault="00387850" w14:paraId="4F8F558A" wp14:textId="77777777">
            <w:pPr>
              <w:pStyle w:val="TableText1"/>
              <w:numPr>
                <w:ilvl w:val="0"/>
                <w:numId w:val="267"/>
              </w:numPr>
              <w:spacing w:before="40" w:after="40"/>
              <w:rPr>
                <w:rStyle w:val="ModernTableText"/>
                <w:szCs w:val="17"/>
              </w:rPr>
            </w:pPr>
          </w:p>
        </w:tc>
        <w:tc>
          <w:tcPr>
            <w:tcW w:w="1616" w:type="pct"/>
            <w:gridSpan w:val="4"/>
            <w:vAlign w:val="center"/>
          </w:tcPr>
          <w:p w:rsidRPr="00205D93" w:rsidR="00387850" w:rsidP="0062711F" w:rsidRDefault="00387850" w14:paraId="195A6791" wp14:textId="77777777">
            <w:pPr>
              <w:pStyle w:val="TableText1"/>
              <w:numPr>
                <w:ilvl w:val="0"/>
                <w:numId w:val="267"/>
              </w:numPr>
              <w:spacing w:before="40" w:after="40"/>
              <w:rPr>
                <w:rStyle w:val="ModernTableText"/>
                <w:szCs w:val="17"/>
              </w:rPr>
            </w:pPr>
          </w:p>
        </w:tc>
        <w:tc>
          <w:tcPr>
            <w:tcW w:w="1221" w:type="pct"/>
            <w:gridSpan w:val="3"/>
            <w:vAlign w:val="center"/>
          </w:tcPr>
          <w:p w:rsidRPr="00205D93" w:rsidR="00387850" w:rsidP="0062711F" w:rsidRDefault="00387850" w14:paraId="161DAC7C" wp14:textId="77777777">
            <w:pPr>
              <w:pStyle w:val="TableText1"/>
              <w:numPr>
                <w:ilvl w:val="0"/>
                <w:numId w:val="267"/>
              </w:numPr>
              <w:spacing w:before="40" w:after="40"/>
              <w:rPr>
                <w:rStyle w:val="ModernTableText"/>
                <w:szCs w:val="17"/>
              </w:rPr>
            </w:pPr>
          </w:p>
        </w:tc>
      </w:tr>
      <w:tr xmlns:wp14="http://schemas.microsoft.com/office/word/2010/wordml" w:rsidR="00387850" w:rsidTr="009E21C0" w14:paraId="635E2EB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ign w:val="center"/>
          </w:tcPr>
          <w:p w:rsidRPr="00205D93" w:rsidR="00387850" w:rsidP="009E21C0" w:rsidRDefault="00387850" w14:paraId="1940DFA0" wp14:textId="77777777">
            <w:pPr>
              <w:pStyle w:val="TableHeading"/>
              <w:spacing w:before="40" w:after="40"/>
              <w:rPr>
                <w:rStyle w:val="ModernTableText"/>
                <w:noProof/>
                <w:szCs w:val="17"/>
              </w:rPr>
            </w:pPr>
          </w:p>
        </w:tc>
        <w:tc>
          <w:tcPr>
            <w:tcW w:w="512" w:type="pct"/>
            <w:vAlign w:val="center"/>
          </w:tcPr>
          <w:p w:rsidRPr="00205D93" w:rsidR="00387850" w:rsidP="009E21C0" w:rsidRDefault="00387850" w14:paraId="59876D8A"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vAlign w:val="center"/>
          </w:tcPr>
          <w:p w:rsidRPr="00205D93" w:rsidR="00387850" w:rsidP="0062711F" w:rsidRDefault="00387850" w14:paraId="781D8F56" wp14:textId="77777777">
            <w:pPr>
              <w:pStyle w:val="TableText1"/>
              <w:numPr>
                <w:ilvl w:val="0"/>
                <w:numId w:val="264"/>
              </w:numPr>
              <w:spacing w:before="40" w:after="40"/>
              <w:rPr>
                <w:rStyle w:val="ModernTableText"/>
                <w:szCs w:val="17"/>
              </w:rPr>
            </w:pPr>
          </w:p>
        </w:tc>
        <w:tc>
          <w:tcPr>
            <w:tcW w:w="1616" w:type="pct"/>
            <w:gridSpan w:val="4"/>
            <w:vAlign w:val="center"/>
          </w:tcPr>
          <w:p w:rsidRPr="00205D93" w:rsidR="00387850" w:rsidP="0062711F" w:rsidRDefault="00387850" w14:paraId="79641153" wp14:textId="77777777">
            <w:pPr>
              <w:pStyle w:val="TableText1"/>
              <w:numPr>
                <w:ilvl w:val="0"/>
                <w:numId w:val="264"/>
              </w:numPr>
              <w:spacing w:before="40" w:after="40"/>
              <w:rPr>
                <w:rStyle w:val="ModernTableText"/>
                <w:szCs w:val="17"/>
              </w:rPr>
            </w:pPr>
          </w:p>
        </w:tc>
        <w:tc>
          <w:tcPr>
            <w:tcW w:w="1221" w:type="pct"/>
            <w:gridSpan w:val="3"/>
            <w:vAlign w:val="center"/>
          </w:tcPr>
          <w:p w:rsidRPr="00205D93" w:rsidR="00387850" w:rsidP="0062711F" w:rsidRDefault="00387850" w14:paraId="0C52309A" wp14:textId="77777777">
            <w:pPr>
              <w:pStyle w:val="TableText1"/>
              <w:numPr>
                <w:ilvl w:val="0"/>
                <w:numId w:val="264"/>
              </w:numPr>
              <w:spacing w:before="40" w:after="40"/>
              <w:rPr>
                <w:rStyle w:val="ModernTableText"/>
                <w:szCs w:val="17"/>
              </w:rPr>
            </w:pPr>
          </w:p>
        </w:tc>
      </w:tr>
      <w:tr xmlns:wp14="http://schemas.microsoft.com/office/word/2010/wordml" w:rsidR="00387850" w:rsidTr="009E21C0" w14:paraId="21E5224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restart"/>
            <w:vAlign w:val="center"/>
          </w:tcPr>
          <w:p w:rsidRPr="00205D93" w:rsidR="00387850" w:rsidP="009E21C0" w:rsidRDefault="00387850" w14:paraId="2D7A48CC" wp14:textId="77777777">
            <w:pPr>
              <w:pStyle w:val="TableHeading"/>
              <w:spacing w:before="40" w:after="40"/>
              <w:rPr>
                <w:rStyle w:val="ModernTableText"/>
                <w:noProof/>
                <w:szCs w:val="17"/>
              </w:rPr>
            </w:pPr>
            <w:r w:rsidRPr="00205D93">
              <w:rPr>
                <w:rStyle w:val="ModernTableText"/>
                <w:noProof/>
                <w:szCs w:val="17"/>
              </w:rPr>
              <w:t>Counts</w:t>
            </w:r>
          </w:p>
        </w:tc>
        <w:tc>
          <w:tcPr>
            <w:tcW w:w="512" w:type="pct"/>
            <w:vAlign w:val="center"/>
          </w:tcPr>
          <w:p w:rsidRPr="00205D93" w:rsidR="00387850" w:rsidP="009E21C0" w:rsidRDefault="00387850" w14:paraId="1BF4A19E" wp14:textId="77777777">
            <w:pPr>
              <w:pStyle w:val="TableHeading"/>
              <w:spacing w:before="40" w:after="40"/>
              <w:rPr>
                <w:rStyle w:val="ModernTableText"/>
                <w:noProof/>
                <w:szCs w:val="17"/>
              </w:rPr>
            </w:pPr>
            <w:r w:rsidRPr="00205D93">
              <w:rPr>
                <w:rStyle w:val="ModernTableText"/>
                <w:noProof/>
                <w:szCs w:val="17"/>
              </w:rPr>
              <w:t>Grand:</w:t>
            </w:r>
          </w:p>
        </w:tc>
        <w:tc>
          <w:tcPr>
            <w:tcW w:w="1158" w:type="pct"/>
            <w:gridSpan w:val="2"/>
            <w:vAlign w:val="center"/>
          </w:tcPr>
          <w:p w:rsidRPr="00205D93" w:rsidR="00387850" w:rsidP="0062711F" w:rsidRDefault="00387850" w14:paraId="5AE72330" wp14:textId="77777777">
            <w:pPr>
              <w:pStyle w:val="TableText1"/>
              <w:numPr>
                <w:ilvl w:val="0"/>
                <w:numId w:val="268"/>
              </w:numPr>
              <w:spacing w:before="40" w:after="40"/>
              <w:rPr>
                <w:rStyle w:val="ModernTableText"/>
                <w:szCs w:val="17"/>
              </w:rPr>
            </w:pPr>
          </w:p>
        </w:tc>
        <w:tc>
          <w:tcPr>
            <w:tcW w:w="1616" w:type="pct"/>
            <w:gridSpan w:val="4"/>
            <w:vAlign w:val="center"/>
          </w:tcPr>
          <w:p w:rsidRPr="00205D93" w:rsidR="00387850" w:rsidP="0062711F" w:rsidRDefault="00387850" w14:paraId="70E89BAA" wp14:textId="77777777">
            <w:pPr>
              <w:pStyle w:val="TableText1"/>
              <w:numPr>
                <w:ilvl w:val="0"/>
                <w:numId w:val="268"/>
              </w:numPr>
              <w:spacing w:before="40" w:after="40"/>
              <w:rPr>
                <w:rStyle w:val="ModernTableText"/>
                <w:szCs w:val="17"/>
              </w:rPr>
            </w:pPr>
          </w:p>
        </w:tc>
        <w:tc>
          <w:tcPr>
            <w:tcW w:w="1221" w:type="pct"/>
            <w:gridSpan w:val="3"/>
            <w:vAlign w:val="center"/>
          </w:tcPr>
          <w:p w:rsidRPr="00205D93" w:rsidR="00387850" w:rsidP="0062711F" w:rsidRDefault="00387850" w14:paraId="0EC5C7D4" wp14:textId="77777777">
            <w:pPr>
              <w:pStyle w:val="TableText1"/>
              <w:numPr>
                <w:ilvl w:val="0"/>
                <w:numId w:val="268"/>
              </w:numPr>
              <w:spacing w:before="40" w:after="40"/>
              <w:rPr>
                <w:rStyle w:val="ModernTableText"/>
                <w:szCs w:val="17"/>
              </w:rPr>
            </w:pPr>
          </w:p>
        </w:tc>
      </w:tr>
      <w:tr xmlns:wp14="http://schemas.microsoft.com/office/word/2010/wordml" w:rsidR="00387850" w:rsidTr="009E21C0" w14:paraId="2FC2F33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93" w:type="pct"/>
            <w:vMerge/>
            <w:vAlign w:val="center"/>
          </w:tcPr>
          <w:p w:rsidRPr="00205D93" w:rsidR="00387850" w:rsidP="009E21C0" w:rsidRDefault="00387850" w14:paraId="06E4C58B" wp14:textId="77777777">
            <w:pPr>
              <w:pStyle w:val="TableHeading"/>
              <w:spacing w:before="40" w:after="40"/>
              <w:rPr>
                <w:rStyle w:val="ModernTableText"/>
                <w:noProof/>
                <w:color w:val="FF0000"/>
                <w:szCs w:val="17"/>
              </w:rPr>
            </w:pPr>
          </w:p>
        </w:tc>
        <w:tc>
          <w:tcPr>
            <w:tcW w:w="512" w:type="pct"/>
            <w:vAlign w:val="center"/>
          </w:tcPr>
          <w:p w:rsidRPr="00205D93" w:rsidR="00387850" w:rsidP="009E21C0" w:rsidRDefault="00387850" w14:paraId="2250ED21" wp14:textId="77777777">
            <w:pPr>
              <w:pStyle w:val="TableHeading"/>
              <w:spacing w:before="40" w:after="40"/>
              <w:rPr>
                <w:rStyle w:val="ModernTableText"/>
                <w:noProof/>
                <w:szCs w:val="17"/>
              </w:rPr>
            </w:pPr>
            <w:r w:rsidRPr="00205D93">
              <w:rPr>
                <w:rStyle w:val="ModernTableText"/>
                <w:noProof/>
                <w:szCs w:val="17"/>
              </w:rPr>
              <w:t>Section:</w:t>
            </w:r>
          </w:p>
        </w:tc>
        <w:tc>
          <w:tcPr>
            <w:tcW w:w="1158" w:type="pct"/>
            <w:gridSpan w:val="2"/>
            <w:vAlign w:val="center"/>
          </w:tcPr>
          <w:p w:rsidRPr="00205D93" w:rsidR="00387850" w:rsidP="0062711F" w:rsidRDefault="00387850" w14:paraId="32925941" wp14:textId="77777777">
            <w:pPr>
              <w:pStyle w:val="TableText1"/>
              <w:numPr>
                <w:ilvl w:val="0"/>
                <w:numId w:val="265"/>
              </w:numPr>
              <w:spacing w:before="40" w:after="40"/>
              <w:rPr>
                <w:rStyle w:val="ModernTableText"/>
                <w:szCs w:val="17"/>
              </w:rPr>
            </w:pPr>
          </w:p>
        </w:tc>
        <w:tc>
          <w:tcPr>
            <w:tcW w:w="1616" w:type="pct"/>
            <w:gridSpan w:val="4"/>
            <w:vAlign w:val="center"/>
          </w:tcPr>
          <w:p w:rsidRPr="00205D93" w:rsidR="00387850" w:rsidP="0062711F" w:rsidRDefault="00387850" w14:paraId="552BB431" wp14:textId="77777777">
            <w:pPr>
              <w:pStyle w:val="TableText1"/>
              <w:numPr>
                <w:ilvl w:val="0"/>
                <w:numId w:val="265"/>
              </w:numPr>
              <w:spacing w:before="40" w:after="40"/>
              <w:rPr>
                <w:rStyle w:val="ModernTableText"/>
                <w:szCs w:val="17"/>
              </w:rPr>
            </w:pPr>
          </w:p>
        </w:tc>
        <w:tc>
          <w:tcPr>
            <w:tcW w:w="1221" w:type="pct"/>
            <w:gridSpan w:val="3"/>
            <w:vAlign w:val="center"/>
          </w:tcPr>
          <w:p w:rsidRPr="00205D93" w:rsidR="00387850" w:rsidP="0062711F" w:rsidRDefault="00387850" w14:paraId="2554E76F" wp14:textId="77777777">
            <w:pPr>
              <w:pStyle w:val="TableText1"/>
              <w:numPr>
                <w:ilvl w:val="0"/>
                <w:numId w:val="265"/>
              </w:numPr>
              <w:spacing w:before="40" w:after="40"/>
              <w:rPr>
                <w:rStyle w:val="ModernTableText"/>
                <w:szCs w:val="17"/>
              </w:rPr>
            </w:pPr>
          </w:p>
        </w:tc>
      </w:tr>
      <w:tr xmlns:wp14="http://schemas.microsoft.com/office/word/2010/wordml" w:rsidR="00387850" w:rsidTr="009E21C0" w14:paraId="2C6C3E8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387850" w:rsidP="009E21C0" w:rsidRDefault="00387850" w14:paraId="67839F4D" wp14:textId="77777777">
            <w:pPr>
              <w:pStyle w:val="ModernBodyText"/>
              <w:keepN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387850" w:rsidTr="009E21C0" w14:paraId="50804AE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10"/>
          <w:jc w:val="center"/>
        </w:trPr>
        <w:tc>
          <w:tcPr>
            <w:tcW w:w="1005" w:type="pct"/>
            <w:gridSpan w:val="2"/>
          </w:tcPr>
          <w:p w:rsidRPr="00205D93" w:rsidR="00387850" w:rsidP="009E21C0" w:rsidRDefault="00387850" w14:paraId="585FD003" wp14:textId="77777777">
            <w:pPr>
              <w:pStyle w:val="TableHeading"/>
              <w:spacing w:before="40" w:after="40"/>
              <w:rPr>
                <w:rStyle w:val="ModernTableText"/>
                <w:noProof/>
                <w:szCs w:val="17"/>
              </w:rPr>
            </w:pPr>
            <w:r w:rsidRPr="00205D93">
              <w:rPr>
                <w:rStyle w:val="ModernTableText"/>
                <w:noProof/>
                <w:szCs w:val="17"/>
              </w:rPr>
              <w:t>Report Output Format:</w:t>
            </w:r>
          </w:p>
        </w:tc>
        <w:tc>
          <w:tcPr>
            <w:tcW w:w="3995" w:type="pct"/>
            <w:gridSpan w:val="9"/>
            <w:vAlign w:val="center"/>
          </w:tcPr>
          <w:p w:rsidRPr="00705504" w:rsidR="00387850" w:rsidP="009E21C0" w:rsidRDefault="00387850" w14:paraId="45B56AC7" wp14:textId="77777777">
            <w:pPr>
              <w:pStyle w:val="TableText1"/>
              <w:spacing w:before="40" w:after="40"/>
              <w:rPr>
                <w:rStyle w:val="ModernTableText"/>
                <w:noProof/>
                <w:szCs w:val="17"/>
              </w:rPr>
            </w:pPr>
            <w:r w:rsidRPr="00705504">
              <w:rPr>
                <w:rStyle w:val="ModernTableText"/>
                <w:rFonts w:ascii="Wingdings 2" w:hAnsi="Wingdings 2" w:eastAsia="Wingdings 2" w:cs="Wingdings 2"/>
                <w:noProof/>
                <w:szCs w:val="23"/>
              </w:rPr>
              <w:t>£</w:t>
            </w:r>
            <w:r w:rsidRPr="00705504">
              <w:rPr>
                <w:rStyle w:val="ModernTableText"/>
                <w:noProof/>
                <w:szCs w:val="17"/>
              </w:rPr>
              <w:t xml:space="preserve"> PDF (preferred)                       </w:t>
            </w:r>
            <w:r w:rsidRPr="00705504">
              <w:rPr>
                <w:rStyle w:val="ModernTableText"/>
                <w:rFonts w:ascii="Wingdings 2" w:hAnsi="Wingdings 2" w:eastAsia="Wingdings 2" w:cs="Wingdings 2"/>
                <w:noProof/>
                <w:szCs w:val="23"/>
              </w:rPr>
              <w:t>£</w:t>
            </w:r>
            <w:r w:rsidRPr="00705504">
              <w:rPr>
                <w:rStyle w:val="ModernTableText"/>
                <w:noProof/>
                <w:szCs w:val="17"/>
              </w:rPr>
              <w:t xml:space="preserve">HTML                             </w:t>
            </w:r>
            <w:r w:rsidRPr="00705504">
              <w:rPr>
                <w:rStyle w:val="ModernTableText"/>
                <w:rFonts w:ascii="Wingdings" w:hAnsi="Wingdings" w:eastAsia="Wingdings" w:cs="Wingdings"/>
                <w:noProof/>
                <w:szCs w:val="23"/>
              </w:rPr>
              <w:t>þ</w:t>
            </w:r>
            <w:r w:rsidRPr="00705504">
              <w:rPr>
                <w:rStyle w:val="ModernTableText"/>
                <w:noProof/>
                <w:szCs w:val="17"/>
              </w:rPr>
              <w:t xml:space="preserve"> Excel 200</w:t>
            </w:r>
            <w:r>
              <w:rPr>
                <w:rStyle w:val="ModernTableText"/>
                <w:noProof/>
                <w:szCs w:val="17"/>
              </w:rPr>
              <w:t>7</w:t>
            </w:r>
            <w:r w:rsidRPr="00705504">
              <w:rPr>
                <w:rStyle w:val="ModernTableText"/>
                <w:noProof/>
                <w:szCs w:val="17"/>
              </w:rPr>
              <w:t xml:space="preserve">                         </w:t>
            </w:r>
            <w:r w:rsidRPr="00705504">
              <w:rPr>
                <w:rStyle w:val="ModernTableText"/>
                <w:rFonts w:ascii="Wingdings 2" w:hAnsi="Wingdings 2" w:eastAsia="Wingdings 2" w:cs="Wingdings 2"/>
                <w:noProof/>
                <w:szCs w:val="23"/>
              </w:rPr>
              <w:t>£</w:t>
            </w:r>
            <w:r w:rsidRPr="00705504">
              <w:rPr>
                <w:rStyle w:val="ModernTableText"/>
                <w:noProof/>
                <w:szCs w:val="17"/>
              </w:rPr>
              <w:t xml:space="preserve"> Excel   2002                         </w:t>
            </w:r>
            <w:r w:rsidRPr="00705504">
              <w:rPr>
                <w:rStyle w:val="ModernTableText"/>
                <w:rFonts w:ascii="Wingdings 2" w:hAnsi="Wingdings 2" w:eastAsia="Wingdings 2" w:cs="Wingdings 2"/>
                <w:noProof/>
                <w:szCs w:val="23"/>
              </w:rPr>
              <w:t>£</w:t>
            </w:r>
            <w:r w:rsidRPr="00705504">
              <w:rPr>
                <w:rStyle w:val="ModernTableText"/>
                <w:noProof/>
                <w:szCs w:val="17"/>
              </w:rPr>
              <w:t xml:space="preserve"> Text CSV Format</w:t>
            </w:r>
          </w:p>
        </w:tc>
      </w:tr>
      <w:tr xmlns:wp14="http://schemas.microsoft.com/office/word/2010/wordml" w:rsidR="00387850" w:rsidTr="009E21C0" w14:paraId="2BB89D8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tcPr>
          <w:p w:rsidRPr="00205D93" w:rsidR="00387850" w:rsidP="009E21C0" w:rsidRDefault="00387850" w14:paraId="5FE510D4" wp14:textId="77777777">
            <w:pPr>
              <w:pStyle w:val="TableHeading"/>
              <w:spacing w:before="40" w:after="40"/>
              <w:rPr>
                <w:rStyle w:val="ModernTableText"/>
                <w:noProof/>
                <w:szCs w:val="17"/>
              </w:rPr>
            </w:pPr>
            <w:r w:rsidRPr="00205D93">
              <w:rPr>
                <w:rStyle w:val="ModernTableText"/>
                <w:noProof/>
                <w:szCs w:val="17"/>
              </w:rPr>
              <w:t>Reporting Portal:</w:t>
            </w:r>
          </w:p>
        </w:tc>
        <w:tc>
          <w:tcPr>
            <w:tcW w:w="3995" w:type="pct"/>
            <w:gridSpan w:val="9"/>
            <w:vAlign w:val="center"/>
          </w:tcPr>
          <w:p w:rsidRPr="00705504" w:rsidR="00387850" w:rsidP="009E21C0" w:rsidRDefault="00387850" w14:paraId="737AC86E" wp14:textId="77777777">
            <w:pPr>
              <w:pStyle w:val="TableText1"/>
              <w:spacing w:before="40" w:after="40"/>
              <w:rPr>
                <w:rStyle w:val="ModernTableText"/>
                <w:noProof/>
                <w:szCs w:val="17"/>
              </w:rPr>
            </w:pPr>
            <w:r w:rsidRPr="00705504">
              <w:rPr>
                <w:rStyle w:val="ModernTableText"/>
                <w:rFonts w:ascii="Wingdings 2" w:hAnsi="Wingdings 2" w:eastAsia="Wingdings 2" w:cs="Wingdings 2"/>
                <w:noProof/>
                <w:szCs w:val="23"/>
              </w:rPr>
              <w:t>£</w:t>
            </w:r>
            <w:r w:rsidRPr="00705504">
              <w:rPr>
                <w:rStyle w:val="ModernTableText"/>
                <w:noProof/>
                <w:szCs w:val="17"/>
              </w:rPr>
              <w:t xml:space="preserve"> Web Portal                                </w:t>
            </w:r>
            <w:r w:rsidRPr="00705504">
              <w:rPr>
                <w:rStyle w:val="ModernTableText"/>
                <w:rFonts w:ascii="Wingdings" w:hAnsi="Wingdings" w:eastAsia="Wingdings" w:cs="Wingdings"/>
                <w:noProof/>
                <w:szCs w:val="23"/>
              </w:rPr>
              <w:t>þ</w:t>
            </w:r>
            <w:r w:rsidRPr="00705504">
              <w:rPr>
                <w:rStyle w:val="ModernTableText"/>
                <w:noProof/>
                <w:szCs w:val="17"/>
              </w:rPr>
              <w:t xml:space="preserve"> EDMS                            </w:t>
            </w:r>
            <w:r w:rsidRPr="00705504">
              <w:rPr>
                <w:rStyle w:val="ModernTableText"/>
                <w:rFonts w:ascii="Wingdings 2" w:hAnsi="Wingdings 2" w:eastAsia="Wingdings 2" w:cs="Wingdings 2"/>
                <w:noProof/>
                <w:szCs w:val="23"/>
              </w:rPr>
              <w:t>£</w:t>
            </w:r>
            <w:r w:rsidRPr="00705504">
              <w:rPr>
                <w:rStyle w:val="ModernTableText"/>
                <w:noProof/>
                <w:szCs w:val="23"/>
              </w:rPr>
              <w:t xml:space="preserve"> </w:t>
            </w:r>
            <w:r w:rsidRPr="00705504">
              <w:rPr>
                <w:rStyle w:val="ModernTableText"/>
                <w:noProof/>
                <w:szCs w:val="17"/>
              </w:rPr>
              <w:t xml:space="preserve">Email Link                      </w:t>
            </w:r>
          </w:p>
        </w:tc>
      </w:tr>
      <w:tr xmlns:wp14="http://schemas.microsoft.com/office/word/2010/wordml" w:rsidR="00387850" w:rsidTr="009E21C0" w14:paraId="76366F5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val="restart"/>
            <w:vAlign w:val="center"/>
          </w:tcPr>
          <w:p w:rsidRPr="00205D93" w:rsidR="00387850" w:rsidP="009E21C0" w:rsidRDefault="00387850" w14:paraId="11D3B4E8" wp14:textId="77777777">
            <w:pPr>
              <w:pStyle w:val="TableHeading"/>
              <w:spacing w:before="40" w:after="40"/>
              <w:rPr>
                <w:rStyle w:val="ModernTableText"/>
                <w:noProof/>
                <w:szCs w:val="17"/>
              </w:rPr>
            </w:pPr>
            <w:r w:rsidRPr="00205D93">
              <w:rPr>
                <w:rStyle w:val="ModernTableText"/>
                <w:noProof/>
                <w:szCs w:val="17"/>
              </w:rPr>
              <w:t>Report Output Distribution Group(s):</w:t>
            </w:r>
          </w:p>
        </w:tc>
        <w:tc>
          <w:tcPr>
            <w:tcW w:w="1164" w:type="pct"/>
            <w:gridSpan w:val="3"/>
            <w:vMerge w:val="restart"/>
          </w:tcPr>
          <w:p w:rsidRPr="00205D93" w:rsidR="00387850" w:rsidP="009E21C0" w:rsidRDefault="00387850" w14:paraId="7F48CF73"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No</w:t>
            </w:r>
          </w:p>
          <w:p w:rsidRPr="00205D93" w:rsidR="00387850" w:rsidP="009E21C0" w:rsidRDefault="00387850" w14:paraId="1B4625D5"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Yes (if yes, complete distribution list)</w:t>
            </w:r>
          </w:p>
        </w:tc>
        <w:tc>
          <w:tcPr>
            <w:tcW w:w="2831" w:type="pct"/>
            <w:gridSpan w:val="6"/>
            <w:tcBorders>
              <w:top w:val="single" w:color="616161" w:sz="4" w:space="0"/>
            </w:tcBorders>
            <w:vAlign w:val="center"/>
          </w:tcPr>
          <w:p w:rsidRPr="00205D93" w:rsidR="00387850" w:rsidP="009E21C0" w:rsidRDefault="00387850" w14:paraId="0FAFA7A1" wp14:textId="77777777">
            <w:pPr>
              <w:pStyle w:val="TableText1"/>
              <w:spacing w:before="40" w:after="40"/>
              <w:rPr>
                <w:rStyle w:val="ModernTableText"/>
                <w:b/>
                <w:bCs/>
                <w:szCs w:val="17"/>
              </w:rPr>
            </w:pPr>
            <w:r w:rsidRPr="00205D93">
              <w:rPr>
                <w:rStyle w:val="ModernTableText"/>
                <w:b/>
                <w:bCs/>
                <w:szCs w:val="17"/>
              </w:rPr>
              <w:t>Output Distribution Group List</w:t>
            </w:r>
          </w:p>
        </w:tc>
      </w:tr>
      <w:tr xmlns:wp14="http://schemas.microsoft.com/office/word/2010/wordml" w:rsidR="00387850" w:rsidTr="009E21C0" w14:paraId="089D19A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tcPr>
          <w:p w:rsidRPr="00205D93" w:rsidR="00387850" w:rsidP="009E21C0" w:rsidRDefault="00387850" w14:paraId="67FA0F78" wp14:textId="77777777">
            <w:pPr>
              <w:pStyle w:val="TableHeading"/>
              <w:spacing w:before="40" w:after="40"/>
              <w:rPr>
                <w:rStyle w:val="ModernTableText"/>
                <w:szCs w:val="17"/>
              </w:rPr>
            </w:pPr>
          </w:p>
        </w:tc>
        <w:tc>
          <w:tcPr>
            <w:tcW w:w="1164" w:type="pct"/>
            <w:gridSpan w:val="3"/>
            <w:vMerge/>
          </w:tcPr>
          <w:p w:rsidRPr="00205D93" w:rsidR="00387850" w:rsidP="009E21C0" w:rsidRDefault="00387850" w14:paraId="0FA49C94" wp14:textId="77777777">
            <w:pPr>
              <w:pStyle w:val="TableText1"/>
              <w:spacing w:before="40" w:after="40"/>
              <w:rPr>
                <w:rStyle w:val="ModernTableText"/>
                <w:szCs w:val="17"/>
              </w:rPr>
            </w:pPr>
          </w:p>
        </w:tc>
        <w:tc>
          <w:tcPr>
            <w:tcW w:w="1616" w:type="pct"/>
            <w:gridSpan w:val="4"/>
            <w:vAlign w:val="center"/>
          </w:tcPr>
          <w:p w:rsidRPr="00205D93" w:rsidR="00387850" w:rsidP="009B7869" w:rsidRDefault="00387850" w14:paraId="77E53291" wp14:textId="77777777">
            <w:pPr>
              <w:pStyle w:val="TableText1"/>
              <w:numPr>
                <w:ilvl w:val="0"/>
                <w:numId w:val="262"/>
              </w:numPr>
              <w:spacing w:before="40" w:after="40"/>
              <w:rPr>
                <w:rStyle w:val="ModernTableText"/>
                <w:szCs w:val="17"/>
                <w:u w:val="single"/>
              </w:rPr>
            </w:pPr>
          </w:p>
        </w:tc>
        <w:tc>
          <w:tcPr>
            <w:tcW w:w="1215" w:type="pct"/>
            <w:gridSpan w:val="2"/>
            <w:vAlign w:val="center"/>
          </w:tcPr>
          <w:p w:rsidRPr="00205D93" w:rsidR="00387850" w:rsidP="009B7869" w:rsidRDefault="00387850" w14:paraId="10BAD92C" wp14:textId="77777777">
            <w:pPr>
              <w:pStyle w:val="TableText1"/>
              <w:numPr>
                <w:ilvl w:val="0"/>
                <w:numId w:val="262"/>
              </w:numPr>
              <w:spacing w:before="40" w:after="40"/>
              <w:rPr>
                <w:rStyle w:val="ModernTableText"/>
                <w:szCs w:val="17"/>
              </w:rPr>
            </w:pPr>
          </w:p>
        </w:tc>
      </w:tr>
      <w:tr xmlns:wp14="http://schemas.microsoft.com/office/word/2010/wordml" w:rsidR="00387850" w:rsidTr="009E21C0" w14:paraId="1B972EC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tcPr>
          <w:p w:rsidRPr="00205D93" w:rsidR="00387850" w:rsidP="009E21C0" w:rsidRDefault="00387850" w14:paraId="68600BFA" wp14:textId="77777777">
            <w:pPr>
              <w:pStyle w:val="TableHeading"/>
              <w:spacing w:before="40" w:after="40"/>
              <w:rPr>
                <w:rStyle w:val="ModernTableText"/>
                <w:szCs w:val="17"/>
              </w:rPr>
            </w:pPr>
          </w:p>
        </w:tc>
        <w:tc>
          <w:tcPr>
            <w:tcW w:w="1164" w:type="pct"/>
            <w:gridSpan w:val="3"/>
            <w:vMerge/>
            <w:vAlign w:val="center"/>
          </w:tcPr>
          <w:p w:rsidRPr="00205D93" w:rsidR="00387850" w:rsidP="009E21C0" w:rsidRDefault="00387850" w14:paraId="47EA53B7" wp14:textId="77777777">
            <w:pPr>
              <w:pStyle w:val="TableText1"/>
              <w:spacing w:before="40" w:after="40"/>
              <w:rPr>
                <w:rStyle w:val="ModernTableText"/>
                <w:szCs w:val="17"/>
              </w:rPr>
            </w:pPr>
          </w:p>
        </w:tc>
        <w:tc>
          <w:tcPr>
            <w:tcW w:w="1616" w:type="pct"/>
            <w:gridSpan w:val="4"/>
            <w:vAlign w:val="center"/>
          </w:tcPr>
          <w:p w:rsidRPr="00205D93" w:rsidR="00387850" w:rsidP="009B7869" w:rsidRDefault="00387850" w14:paraId="4941EADF" wp14:textId="77777777">
            <w:pPr>
              <w:pStyle w:val="TableText1"/>
              <w:numPr>
                <w:ilvl w:val="0"/>
                <w:numId w:val="262"/>
              </w:numPr>
              <w:spacing w:before="40" w:after="40"/>
              <w:rPr>
                <w:rStyle w:val="ModernTableText"/>
                <w:szCs w:val="17"/>
                <w:u w:val="single"/>
              </w:rPr>
            </w:pPr>
          </w:p>
        </w:tc>
        <w:tc>
          <w:tcPr>
            <w:tcW w:w="1215" w:type="pct"/>
            <w:gridSpan w:val="2"/>
            <w:vAlign w:val="center"/>
          </w:tcPr>
          <w:p w:rsidRPr="00205D93" w:rsidR="00387850" w:rsidP="009B7869" w:rsidRDefault="00387850" w14:paraId="4A583890" wp14:textId="77777777">
            <w:pPr>
              <w:pStyle w:val="TableText1"/>
              <w:numPr>
                <w:ilvl w:val="0"/>
                <w:numId w:val="262"/>
              </w:numPr>
              <w:spacing w:before="40" w:after="40"/>
              <w:rPr>
                <w:rStyle w:val="ModernTableText"/>
                <w:szCs w:val="17"/>
              </w:rPr>
            </w:pPr>
          </w:p>
        </w:tc>
      </w:tr>
      <w:tr xmlns:wp14="http://schemas.microsoft.com/office/word/2010/wordml" w:rsidR="00387850" w:rsidTr="009E21C0" w14:paraId="0E05769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005" w:type="pct"/>
            <w:gridSpan w:val="2"/>
            <w:vMerge/>
          </w:tcPr>
          <w:p w:rsidRPr="00205D93" w:rsidR="00387850" w:rsidP="009E21C0" w:rsidRDefault="00387850" w14:paraId="400E5D2E" wp14:textId="77777777">
            <w:pPr>
              <w:pStyle w:val="TableHeading"/>
              <w:spacing w:before="40" w:after="40"/>
              <w:rPr>
                <w:rStyle w:val="ModernTableText"/>
                <w:szCs w:val="17"/>
              </w:rPr>
            </w:pPr>
          </w:p>
        </w:tc>
        <w:tc>
          <w:tcPr>
            <w:tcW w:w="1164" w:type="pct"/>
            <w:gridSpan w:val="3"/>
            <w:vMerge/>
            <w:vAlign w:val="center"/>
          </w:tcPr>
          <w:p w:rsidRPr="00205D93" w:rsidR="00387850" w:rsidP="009E21C0" w:rsidRDefault="00387850" w14:paraId="0563C62F" wp14:textId="77777777">
            <w:pPr>
              <w:pStyle w:val="TableText1"/>
              <w:spacing w:before="40" w:after="40"/>
              <w:rPr>
                <w:rStyle w:val="ModernTableText"/>
                <w:szCs w:val="17"/>
              </w:rPr>
            </w:pPr>
          </w:p>
        </w:tc>
        <w:tc>
          <w:tcPr>
            <w:tcW w:w="1616" w:type="pct"/>
            <w:gridSpan w:val="4"/>
            <w:vAlign w:val="center"/>
          </w:tcPr>
          <w:p w:rsidRPr="00205D93" w:rsidR="00387850" w:rsidP="009B7869" w:rsidRDefault="00387850" w14:paraId="50E6AE38" wp14:textId="77777777">
            <w:pPr>
              <w:pStyle w:val="TableText1"/>
              <w:numPr>
                <w:ilvl w:val="0"/>
                <w:numId w:val="262"/>
              </w:numPr>
              <w:spacing w:before="40" w:after="40"/>
              <w:rPr>
                <w:rStyle w:val="ModernTableText"/>
                <w:szCs w:val="17"/>
                <w:u w:val="single"/>
              </w:rPr>
            </w:pPr>
          </w:p>
        </w:tc>
        <w:tc>
          <w:tcPr>
            <w:tcW w:w="1215" w:type="pct"/>
            <w:gridSpan w:val="2"/>
            <w:vAlign w:val="center"/>
          </w:tcPr>
          <w:p w:rsidRPr="00205D93" w:rsidR="00387850" w:rsidP="009B7869" w:rsidRDefault="00387850" w14:paraId="2B70741B" wp14:textId="77777777">
            <w:pPr>
              <w:pStyle w:val="TableText1"/>
              <w:numPr>
                <w:ilvl w:val="0"/>
                <w:numId w:val="262"/>
              </w:numPr>
              <w:spacing w:before="40" w:after="40"/>
              <w:rPr>
                <w:rStyle w:val="ModernTableText"/>
                <w:szCs w:val="17"/>
              </w:rPr>
            </w:pPr>
          </w:p>
        </w:tc>
      </w:tr>
      <w:tr xmlns:wp14="http://schemas.microsoft.com/office/word/2010/wordml" w:rsidR="00387850" w:rsidTr="009E21C0" w14:paraId="5848590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Pr="00205D93" w:rsidR="00387850" w:rsidP="009E21C0" w:rsidRDefault="00387850" w14:paraId="02DACFBD" wp14:textId="77777777">
            <w:pPr>
              <w:pStyle w:val="ModernBodyText"/>
              <w:spacing w:before="40" w:after="40"/>
              <w:jc w:val="center"/>
              <w:rPr>
                <w:rStyle w:val="Modern2nd-levelTableheader"/>
                <w:sz w:val="18"/>
                <w:szCs w:val="21"/>
              </w:rPr>
            </w:pPr>
            <w:r w:rsidRPr="00205D93">
              <w:rPr>
                <w:rStyle w:val="Modern2nd-levelTableheader"/>
                <w:sz w:val="18"/>
                <w:szCs w:val="21"/>
              </w:rPr>
              <w:t>Report Retention</w:t>
            </w:r>
          </w:p>
        </w:tc>
      </w:tr>
      <w:tr xmlns:wp14="http://schemas.microsoft.com/office/word/2010/wordml" w:rsidR="00387850" w:rsidTr="009E21C0" w14:paraId="22CA97F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387850" w:rsidP="009E21C0" w:rsidRDefault="00387850" w14:paraId="44954317"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Retention Type:</w:t>
            </w:r>
          </w:p>
        </w:tc>
        <w:tc>
          <w:tcPr>
            <w:tcW w:w="3995" w:type="pct"/>
            <w:gridSpan w:val="9"/>
            <w:tcBorders>
              <w:top w:val="single" w:color="616161" w:sz="2" w:space="0"/>
              <w:left w:val="single" w:color="616161" w:sz="2" w:space="0"/>
              <w:bottom w:val="single" w:color="616161" w:sz="2" w:space="0"/>
              <w:right w:val="single" w:color="616161" w:sz="2" w:space="0"/>
            </w:tcBorders>
            <w:vAlign w:val="center"/>
          </w:tcPr>
          <w:p w:rsidRPr="00205D93" w:rsidR="00387850" w:rsidP="009E21C0" w:rsidRDefault="00387850" w14:paraId="68705392" wp14:textId="77777777">
            <w:pPr>
              <w:pStyle w:val="TableText1"/>
              <w:spacing w:before="40" w:after="40"/>
              <w:rPr>
                <w:rStyle w:val="ModernTableText"/>
                <w:noProof/>
                <w:szCs w:val="17"/>
              </w:rPr>
            </w:pPr>
            <w:r w:rsidRPr="00DF6897">
              <w:rPr>
                <w:rStyle w:val="ModernTableText"/>
                <w:rFonts w:ascii="Wingdings 2" w:hAnsi="Wingdings 2" w:eastAsia="Wingdings 2" w:cs="Wingdings 2"/>
                <w:noProof/>
                <w:szCs w:val="23"/>
              </w:rPr>
              <w:t>£</w:t>
            </w:r>
            <w:r w:rsidRPr="00DF6897">
              <w:rPr>
                <w:rStyle w:val="ModernTableText"/>
                <w:noProof/>
                <w:szCs w:val="17"/>
              </w:rPr>
              <w:t xml:space="preserve"> Cognos                                    </w:t>
            </w:r>
            <w:r w:rsidRPr="00DF6897">
              <w:rPr>
                <w:rStyle w:val="ModernTableText"/>
                <w:rFonts w:ascii="Wingdings" w:hAnsi="Wingdings" w:eastAsia="Wingdings" w:cs="Wingdings"/>
                <w:noProof/>
                <w:szCs w:val="23"/>
              </w:rPr>
              <w:t>þ</w:t>
            </w:r>
            <w:r w:rsidRPr="00DF6897">
              <w:rPr>
                <w:rStyle w:val="ModernTableText"/>
                <w:noProof/>
                <w:szCs w:val="17"/>
              </w:rPr>
              <w:t xml:space="preserve"> EDMS</w:t>
            </w:r>
          </w:p>
        </w:tc>
      </w:tr>
      <w:tr xmlns:wp14="http://schemas.microsoft.com/office/word/2010/wordml" w:rsidR="00387850" w:rsidTr="009E21C0" w14:paraId="02CF403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387850" w:rsidP="009E21C0" w:rsidRDefault="00387850" w14:paraId="4F266E51"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Output Versions:</w:t>
            </w:r>
          </w:p>
        </w:tc>
        <w:tc>
          <w:tcPr>
            <w:tcW w:w="1164" w:type="pct"/>
            <w:gridSpan w:val="3"/>
            <w:tcBorders>
              <w:top w:val="single" w:color="616161" w:sz="2" w:space="0"/>
              <w:left w:val="single" w:color="616161" w:sz="2" w:space="0"/>
              <w:bottom w:val="single" w:color="616161" w:sz="2" w:space="0"/>
              <w:right w:val="single" w:color="616161" w:sz="2" w:space="0"/>
            </w:tcBorders>
            <w:vAlign w:val="center"/>
          </w:tcPr>
          <w:p w:rsidRPr="00205D93" w:rsidR="00387850" w:rsidP="009E21C0" w:rsidRDefault="00387850" w14:paraId="72E39856" wp14:textId="77777777">
            <w:pPr>
              <w:pStyle w:val="ModernBodyText"/>
              <w:spacing w:before="40" w:after="40"/>
              <w:jc w:val="left"/>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831" w:type="pct"/>
            <w:gridSpan w:val="6"/>
            <w:tcBorders>
              <w:top w:val="single" w:color="616161" w:sz="2" w:space="0"/>
              <w:left w:val="nil"/>
              <w:bottom w:val="single" w:color="616161" w:sz="2" w:space="0"/>
              <w:right w:val="single" w:color="616161" w:sz="2" w:space="0"/>
            </w:tcBorders>
            <w:vAlign w:val="center"/>
          </w:tcPr>
          <w:p w:rsidRPr="00D86689" w:rsidR="00387850" w:rsidP="009E21C0" w:rsidRDefault="00387850" w14:paraId="5A12B615" wp14:textId="77777777">
            <w:pPr>
              <w:pStyle w:val="TableText1"/>
              <w:spacing w:before="40" w:after="40"/>
              <w:rPr>
                <w:rStyle w:val="ModernTableText"/>
                <w:noProof/>
                <w:szCs w:val="17"/>
              </w:rPr>
            </w:pPr>
            <w:r w:rsidRPr="00D86689">
              <w:rPr>
                <w:rStyle w:val="ModernTableText"/>
                <w:rFonts w:ascii="Wingdings" w:hAnsi="Wingdings" w:eastAsia="Wingdings" w:cs="Wingdings"/>
                <w:noProof/>
                <w:szCs w:val="23"/>
              </w:rPr>
              <w:t>þ</w:t>
            </w:r>
            <w:r w:rsidRPr="00D86689">
              <w:rPr>
                <w:rStyle w:val="ModernTableText"/>
                <w:noProof/>
                <w:szCs w:val="17"/>
              </w:rPr>
              <w:t xml:space="preserve">Duration:     7       </w:t>
            </w:r>
            <w:r w:rsidRPr="00D86689">
              <w:rPr>
                <w:rStyle w:val="ModernTableText"/>
                <w:rFonts w:ascii="Wingdings 2" w:hAnsi="Wingdings 2" w:eastAsia="Wingdings 2" w:cs="Wingdings 2"/>
                <w:noProof/>
                <w:szCs w:val="23"/>
              </w:rPr>
              <w:t>£</w:t>
            </w:r>
            <w:r w:rsidRPr="00D86689">
              <w:rPr>
                <w:rStyle w:val="ModernTableText"/>
                <w:noProof/>
                <w:szCs w:val="17"/>
              </w:rPr>
              <w:t xml:space="preserve"> Days       </w:t>
            </w:r>
            <w:r w:rsidRPr="00D86689">
              <w:rPr>
                <w:rStyle w:val="ModernTableText"/>
                <w:rFonts w:ascii="Wingdings 2" w:hAnsi="Wingdings 2" w:eastAsia="Wingdings 2" w:cs="Wingdings 2"/>
                <w:noProof/>
                <w:szCs w:val="23"/>
              </w:rPr>
              <w:t>£</w:t>
            </w:r>
            <w:r w:rsidRPr="00D86689">
              <w:rPr>
                <w:rStyle w:val="ModernTableText"/>
                <w:noProof/>
                <w:szCs w:val="17"/>
              </w:rPr>
              <w:t xml:space="preserve"> Months       </w:t>
            </w:r>
            <w:r w:rsidRPr="00D86689">
              <w:rPr>
                <w:rStyle w:val="ModernTableText"/>
                <w:rFonts w:ascii="Wingdings" w:hAnsi="Wingdings" w:eastAsia="Wingdings" w:cs="Wingdings"/>
                <w:noProof/>
                <w:szCs w:val="23"/>
              </w:rPr>
              <w:t>þ</w:t>
            </w:r>
            <w:r w:rsidRPr="00D86689">
              <w:rPr>
                <w:rStyle w:val="ModernTableText"/>
                <w:noProof/>
                <w:szCs w:val="17"/>
              </w:rPr>
              <w:t xml:space="preserve">Years                                                                          </w:t>
            </w:r>
          </w:p>
        </w:tc>
      </w:tr>
      <w:tr xmlns:wp14="http://schemas.microsoft.com/office/word/2010/wordml" w:rsidR="00387850" w:rsidTr="009E21C0" w14:paraId="4184C04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1005" w:type="pct"/>
            <w:gridSpan w:val="2"/>
            <w:tcBorders>
              <w:top w:val="single" w:color="616161" w:sz="2" w:space="0"/>
              <w:left w:val="single" w:color="616161" w:sz="2" w:space="0"/>
              <w:right w:val="single" w:color="616161" w:sz="2" w:space="0"/>
            </w:tcBorders>
            <w:vAlign w:val="center"/>
          </w:tcPr>
          <w:p w:rsidRPr="00205D93" w:rsidR="00387850" w:rsidP="009E21C0" w:rsidRDefault="00387850" w14:paraId="303DAA66" wp14:textId="77777777">
            <w:pPr>
              <w:pStyle w:val="ModernBodyText"/>
              <w:spacing w:before="40" w:after="40"/>
              <w:jc w:val="left"/>
              <w:rPr>
                <w:rStyle w:val="Modern2nd-levelTableheader"/>
                <w:noProof/>
                <w:sz w:val="18"/>
                <w:szCs w:val="17"/>
              </w:rPr>
            </w:pPr>
            <w:r w:rsidRPr="00205D93">
              <w:rPr>
                <w:rStyle w:val="Modern2nd-levelTableheader"/>
                <w:noProof/>
                <w:sz w:val="18"/>
                <w:szCs w:val="17"/>
              </w:rPr>
              <w:t>Report Run History Log:</w:t>
            </w:r>
          </w:p>
        </w:tc>
        <w:tc>
          <w:tcPr>
            <w:tcW w:w="1164" w:type="pct"/>
            <w:gridSpan w:val="3"/>
            <w:tcBorders>
              <w:top w:val="single" w:color="616161" w:sz="2" w:space="0"/>
              <w:left w:val="single" w:color="616161" w:sz="2" w:space="0"/>
              <w:bottom w:val="single" w:color="616161" w:sz="2" w:space="0"/>
              <w:right w:val="single" w:color="616161" w:sz="2" w:space="0"/>
            </w:tcBorders>
            <w:vAlign w:val="center"/>
          </w:tcPr>
          <w:p w:rsidRPr="00205D93" w:rsidR="00387850" w:rsidP="009E21C0" w:rsidRDefault="00387850" w14:paraId="144DBDF3" wp14:textId="77777777">
            <w:pPr>
              <w:pStyle w:val="ModernBodyText"/>
              <w:spacing w:before="40" w:after="40"/>
              <w:jc w:val="left"/>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831" w:type="pct"/>
            <w:gridSpan w:val="6"/>
            <w:tcBorders>
              <w:top w:val="single" w:color="616161" w:sz="2" w:space="0"/>
              <w:left w:val="nil"/>
              <w:bottom w:val="single" w:color="616161" w:sz="2" w:space="0"/>
              <w:right w:val="single" w:color="616161" w:sz="2" w:space="0"/>
            </w:tcBorders>
            <w:vAlign w:val="center"/>
          </w:tcPr>
          <w:p w:rsidRPr="00D86689" w:rsidR="00387850" w:rsidP="009E21C0" w:rsidRDefault="00387850" w14:paraId="6DAF7ED2" wp14:textId="77777777">
            <w:pPr>
              <w:pStyle w:val="TableText1"/>
              <w:spacing w:before="40" w:after="40"/>
              <w:rPr>
                <w:rStyle w:val="ModernTableText"/>
                <w:noProof/>
                <w:szCs w:val="17"/>
              </w:rPr>
            </w:pPr>
            <w:r w:rsidRPr="00D86689">
              <w:rPr>
                <w:rStyle w:val="ModernTableText"/>
                <w:rFonts w:ascii="Wingdings 2" w:hAnsi="Wingdings 2" w:eastAsia="Wingdings 2" w:cs="Wingdings 2"/>
                <w:noProof/>
                <w:szCs w:val="23"/>
              </w:rPr>
              <w:t>£</w:t>
            </w:r>
            <w:r w:rsidRPr="00D86689">
              <w:rPr>
                <w:rStyle w:val="ModernTableText"/>
                <w:noProof/>
                <w:szCs w:val="17"/>
              </w:rPr>
              <w:t xml:space="preserve">Duration:            </w:t>
            </w:r>
            <w:r w:rsidRPr="00D86689">
              <w:rPr>
                <w:rStyle w:val="ModernTableText"/>
                <w:rFonts w:ascii="Wingdings 2" w:hAnsi="Wingdings 2" w:eastAsia="Wingdings 2" w:cs="Wingdings 2"/>
                <w:noProof/>
                <w:szCs w:val="23"/>
              </w:rPr>
              <w:t>£</w:t>
            </w:r>
            <w:r w:rsidRPr="00D86689">
              <w:rPr>
                <w:rStyle w:val="ModernTableText"/>
                <w:noProof/>
                <w:szCs w:val="17"/>
              </w:rPr>
              <w:t xml:space="preserve"> Days       </w:t>
            </w:r>
            <w:r w:rsidRPr="00D86689">
              <w:rPr>
                <w:rStyle w:val="ModernTableText"/>
                <w:rFonts w:ascii="Wingdings 2" w:hAnsi="Wingdings 2" w:eastAsia="Wingdings 2" w:cs="Wingdings 2"/>
                <w:noProof/>
                <w:szCs w:val="23"/>
              </w:rPr>
              <w:t>£</w:t>
            </w:r>
            <w:r w:rsidRPr="00D86689">
              <w:rPr>
                <w:rStyle w:val="ModernTableText"/>
                <w:noProof/>
                <w:szCs w:val="17"/>
              </w:rPr>
              <w:t xml:space="preserve"> Months       </w:t>
            </w:r>
            <w:r w:rsidRPr="00D86689">
              <w:rPr>
                <w:rStyle w:val="ModernTableText"/>
                <w:rFonts w:ascii="Wingdings 2" w:hAnsi="Wingdings 2" w:eastAsia="Wingdings 2" w:cs="Wingdings 2"/>
                <w:noProof/>
                <w:szCs w:val="23"/>
              </w:rPr>
              <w:t>£</w:t>
            </w:r>
            <w:r w:rsidRPr="00D86689">
              <w:rPr>
                <w:rStyle w:val="ModernTableText"/>
                <w:noProof/>
                <w:szCs w:val="17"/>
              </w:rPr>
              <w:t xml:space="preserve"> Years                                                                          </w:t>
            </w:r>
          </w:p>
        </w:tc>
      </w:tr>
      <w:tr xmlns:wp14="http://schemas.microsoft.com/office/word/2010/wordml" w:rsidR="00387850" w:rsidTr="009E21C0" w14:paraId="7A1CD14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shd w:val="clear" w:color="auto" w:fill="191919"/>
            <w:vAlign w:val="center"/>
          </w:tcPr>
          <w:p w:rsidR="00387850" w:rsidP="009E21C0" w:rsidRDefault="00387850" w14:paraId="370738E9" wp14:textId="77777777">
            <w:pPr>
              <w:pStyle w:val="ModernBodyText"/>
              <w:keepN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387850" w:rsidTr="009E21C0" w14:paraId="63FED55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1"/>
            <w:tcBorders>
              <w:top w:val="single" w:color="616161" w:sz="2" w:space="0"/>
              <w:left w:val="single" w:color="616161" w:sz="2" w:space="0"/>
              <w:bottom w:val="single" w:color="616161" w:sz="2" w:space="0"/>
              <w:right w:val="single" w:color="616161" w:sz="2" w:space="0"/>
            </w:tcBorders>
            <w:vAlign w:val="center"/>
          </w:tcPr>
          <w:p w:rsidRPr="00D0385C" w:rsidR="00387850" w:rsidP="009E21C0" w:rsidRDefault="00387850" w14:paraId="32B3E0B0" wp14:textId="77777777">
            <w:pPr>
              <w:keepLines/>
              <w:spacing w:before="40" w:after="40"/>
              <w:rPr>
                <w:rStyle w:val="ModernTableText"/>
                <w:rFonts w:cs="Arial"/>
                <w:noProof/>
                <w:spacing w:val="-2"/>
                <w:szCs w:val="18"/>
              </w:rPr>
            </w:pPr>
            <w:r w:rsidRPr="00D0385C">
              <w:rPr>
                <w:rStyle w:val="ModernTableText"/>
                <w:rFonts w:cs="Arial"/>
                <w:noProof/>
                <w:spacing w:val="-2"/>
                <w:szCs w:val="18"/>
              </w:rPr>
              <w:t>Join A-DTL-TB to A-HDR-TB using A-AUTH-ID</w:t>
            </w:r>
          </w:p>
          <w:p w:rsidRPr="00D0385C" w:rsidR="00387850" w:rsidP="009E21C0" w:rsidRDefault="00387850" w14:paraId="4DB1E7D5" wp14:textId="77777777">
            <w:pPr>
              <w:keepLines/>
              <w:spacing w:before="40" w:after="40"/>
              <w:rPr>
                <w:rStyle w:val="ModernTableText"/>
                <w:rFonts w:cs="Arial"/>
                <w:noProof/>
                <w:spacing w:val="-2"/>
                <w:szCs w:val="18"/>
              </w:rPr>
            </w:pPr>
            <w:r w:rsidRPr="00D0385C">
              <w:rPr>
                <w:rStyle w:val="ModernTableText"/>
                <w:rFonts w:cs="Arial"/>
                <w:noProof/>
                <w:spacing w:val="-2"/>
                <w:szCs w:val="18"/>
              </w:rPr>
              <w:t>Join B-DTL-TB to A-HDR-TB using B-SYS-ID</w:t>
            </w:r>
          </w:p>
          <w:p w:rsidRPr="00D0385C" w:rsidR="00387850" w:rsidP="009E21C0" w:rsidRDefault="00387850" w14:paraId="6B0A2A10" wp14:textId="77777777">
            <w:pPr>
              <w:pStyle w:val="TableHeading"/>
              <w:spacing w:before="40" w:after="40"/>
              <w:rPr>
                <w:rStyle w:val="ModernTableText"/>
                <w:rFonts w:cs="Arial"/>
                <w:b w:val="0"/>
                <w:bCs w:val="0"/>
                <w:noProof/>
                <w:spacing w:val="-2"/>
                <w:szCs w:val="18"/>
              </w:rPr>
            </w:pPr>
            <w:r w:rsidRPr="00D0385C">
              <w:rPr>
                <w:rStyle w:val="ModernTableText"/>
                <w:rFonts w:cs="Arial"/>
                <w:b w:val="0"/>
                <w:bCs w:val="0"/>
                <w:noProof/>
                <w:spacing w:val="-2"/>
                <w:szCs w:val="18"/>
              </w:rPr>
              <w:t>Join P-DTL-TB to A-HDR-LI-SUBM-PROV-ID-TB using A-HDR-LI-SUBM-PROV-ID-TB.P-SYS-ID [Where A-TXN-LVL-CD = 'RQ" and A-USED-PROV-ID-IND = "Y"] = P-DTL-TB.P-SYS-ID</w:t>
            </w:r>
          </w:p>
          <w:p w:rsidRPr="00A817C6" w:rsidR="00387850" w:rsidP="009E21C0" w:rsidRDefault="00387850" w14:paraId="40EFB1FD" wp14:textId="77777777">
            <w:pPr>
              <w:keepLines/>
              <w:spacing w:before="40" w:after="40"/>
              <w:jc w:val="left"/>
              <w:rPr>
                <w:rStyle w:val="ModernTableText"/>
                <w:noProof/>
                <w:spacing w:val="-2"/>
                <w:szCs w:val="17"/>
              </w:rPr>
            </w:pPr>
            <w:r w:rsidRPr="0098031D">
              <w:rPr>
                <w:rStyle w:val="ModernTableText"/>
                <w:noProof/>
                <w:spacing w:val="-2"/>
                <w:szCs w:val="17"/>
              </w:rPr>
              <w:t>Join P-DTL-TB to A-HDR-LI-SUBM-PROV-ID-TB using A-HDR-LI-</w:t>
            </w:r>
            <w:r w:rsidRPr="00A817C6">
              <w:rPr>
                <w:rStyle w:val="ModernTableText"/>
                <w:noProof/>
                <w:spacing w:val="-2"/>
                <w:szCs w:val="17"/>
              </w:rPr>
              <w:t>SUBM-PROV-ID-TB.P-SYS-ID [Where A-TXN-LVL-CD = 'EV' AND A-USED-PROV-ID-IND = "Y" and A_PROV_ENTY_ID_CD = ‘77’]  = P-DTL-TB.P-SYS-ID</w:t>
            </w:r>
          </w:p>
          <w:p w:rsidRPr="00D0385C" w:rsidR="00387850" w:rsidP="009E21C0" w:rsidRDefault="00387850" w14:paraId="27479C2B" wp14:textId="77777777">
            <w:pPr>
              <w:pStyle w:val="TableTextACSSC"/>
              <w:rPr>
                <w:rFonts w:ascii="Arial" w:hAnsi="Arial" w:cs="Arial"/>
                <w:sz w:val="18"/>
                <w:szCs w:val="18"/>
              </w:rPr>
            </w:pPr>
          </w:p>
          <w:p w:rsidRPr="00D0385C" w:rsidR="00387850" w:rsidP="009E21C0" w:rsidRDefault="00387850" w14:paraId="6BC2A1B5" wp14:textId="77777777">
            <w:pPr>
              <w:pStyle w:val="TableTextACSSC"/>
              <w:rPr>
                <w:rFonts w:ascii="Arial" w:hAnsi="Arial" w:cs="Arial"/>
                <w:sz w:val="18"/>
                <w:szCs w:val="18"/>
              </w:rPr>
            </w:pPr>
            <w:r>
              <w:rPr>
                <w:rFonts w:ascii="Arial" w:hAnsi="Arial" w:cs="Arial"/>
                <w:sz w:val="18"/>
                <w:szCs w:val="18"/>
              </w:rPr>
              <w:t>A</w:t>
            </w:r>
            <w:r>
              <w:rPr>
                <w:sz w:val="18"/>
              </w:rPr>
              <w:t xml:space="preserve">rea Agency (AA) </w:t>
            </w:r>
            <w:r w:rsidRPr="00D0385C">
              <w:rPr>
                <w:rFonts w:ascii="Arial" w:hAnsi="Arial" w:cs="Arial"/>
                <w:sz w:val="18"/>
                <w:szCs w:val="18"/>
              </w:rPr>
              <w:t>Providers will automatically have their individual report routed to their provider inbox if activity (new attachments exist).</w:t>
            </w:r>
          </w:p>
          <w:p w:rsidRPr="00D0385C" w:rsidR="00387850" w:rsidP="009E21C0" w:rsidRDefault="00387850" w14:paraId="1B1D20D6" wp14:textId="77777777">
            <w:pPr>
              <w:pStyle w:val="TableTextACSSC"/>
              <w:rPr>
                <w:rFonts w:ascii="Arial" w:hAnsi="Arial" w:cs="Arial"/>
                <w:sz w:val="18"/>
                <w:szCs w:val="18"/>
              </w:rPr>
            </w:pPr>
            <w:r w:rsidRPr="00D0385C">
              <w:rPr>
                <w:rFonts w:ascii="Arial" w:hAnsi="Arial" w:cs="Arial"/>
                <w:sz w:val="18"/>
                <w:szCs w:val="18"/>
              </w:rPr>
              <w:t xml:space="preserve">After this Excel report is generated and stored in EDMS, it is then </w:t>
            </w:r>
            <w:r w:rsidRPr="00D0385C">
              <w:rPr>
                <w:rFonts w:ascii="Arial" w:hAnsi="Arial" w:cs="Arial"/>
                <w:b/>
                <w:bCs/>
                <w:sz w:val="18"/>
                <w:szCs w:val="18"/>
              </w:rPr>
              <w:t>copied</w:t>
            </w:r>
            <w:r w:rsidRPr="00D0385C">
              <w:rPr>
                <w:rFonts w:ascii="Arial" w:hAnsi="Arial" w:cs="Arial"/>
                <w:sz w:val="18"/>
                <w:szCs w:val="18"/>
              </w:rPr>
              <w:t xml:space="preserve"> and delivered to appropriate providers. </w:t>
            </w:r>
          </w:p>
          <w:p w:rsidRPr="00D0385C" w:rsidR="00387850" w:rsidP="009E21C0" w:rsidRDefault="00387850" w14:paraId="1D007371" wp14:textId="77777777">
            <w:pPr>
              <w:pStyle w:val="TableTextACSSC"/>
              <w:spacing w:before="120"/>
              <w:rPr>
                <w:rFonts w:ascii="Arial" w:hAnsi="Arial" w:cs="Arial"/>
                <w:b/>
                <w:bCs/>
                <w:sz w:val="18"/>
                <w:szCs w:val="18"/>
              </w:rPr>
            </w:pPr>
            <w:r w:rsidRPr="00D0385C">
              <w:rPr>
                <w:rFonts w:ascii="Arial" w:hAnsi="Arial" w:cs="Arial"/>
                <w:b/>
                <w:bCs/>
                <w:sz w:val="18"/>
                <w:szCs w:val="18"/>
              </w:rPr>
              <w:t>Report file contents:</w:t>
            </w:r>
          </w:p>
          <w:p w:rsidRPr="00D0385C" w:rsidR="00387850" w:rsidP="009E21C0" w:rsidRDefault="00387850" w14:paraId="62CE8344" wp14:textId="77777777">
            <w:pPr>
              <w:pStyle w:val="TableTextACSSC"/>
              <w:spacing w:after="0"/>
              <w:ind w:left="255" w:hanging="255"/>
              <w:rPr>
                <w:rFonts w:ascii="Arial" w:hAnsi="Arial" w:cs="Arial"/>
                <w:sz w:val="18"/>
                <w:szCs w:val="18"/>
              </w:rPr>
            </w:pPr>
            <w:r w:rsidRPr="00D0385C">
              <w:rPr>
                <w:rFonts w:ascii="Arial" w:hAnsi="Arial" w:cs="Arial"/>
                <w:sz w:val="18"/>
                <w:szCs w:val="18"/>
              </w:rPr>
              <w:t>     EDMS</w:t>
            </w:r>
          </w:p>
          <w:p w:rsidRPr="00D0385C" w:rsidR="00387850" w:rsidP="009E21C0" w:rsidRDefault="00387850" w14:paraId="7C597922" wp14:textId="77777777">
            <w:pPr>
              <w:pStyle w:val="TableTextACSSC"/>
              <w:spacing w:after="120"/>
              <w:ind w:left="446" w:hanging="187"/>
              <w:rPr>
                <w:rFonts w:ascii="Arial" w:hAnsi="Arial" w:cs="Arial"/>
                <w:sz w:val="18"/>
                <w:szCs w:val="18"/>
              </w:rPr>
            </w:pPr>
            <w:r w:rsidRPr="00D0385C">
              <w:rPr>
                <w:rFonts w:ascii="Arial" w:hAnsi="Arial" w:cs="Arial"/>
                <w:sz w:val="18"/>
                <w:szCs w:val="18"/>
              </w:rPr>
              <w:t></w:t>
            </w:r>
            <w:r w:rsidRPr="00D0385C">
              <w:rPr>
                <w:rFonts w:ascii="Arial" w:hAnsi="Arial" w:cs="Arial"/>
                <w:sz w:val="18"/>
                <w:szCs w:val="18"/>
              </w:rPr>
              <w:t xml:space="preserve">A separate Excel file containing each </w:t>
            </w:r>
            <w:r>
              <w:rPr>
                <w:rFonts w:ascii="Arial" w:hAnsi="Arial" w:cs="Arial"/>
                <w:sz w:val="18"/>
                <w:szCs w:val="18"/>
              </w:rPr>
              <w:t xml:space="preserve">Area Agency </w:t>
            </w:r>
            <w:r w:rsidRPr="00D0385C">
              <w:rPr>
                <w:rFonts w:ascii="Arial" w:hAnsi="Arial" w:cs="Arial"/>
                <w:sz w:val="18"/>
                <w:szCs w:val="18"/>
              </w:rPr>
              <w:t>provider's report will be stored in the Doc Repository.</w:t>
            </w:r>
          </w:p>
          <w:p w:rsidRPr="00D0385C" w:rsidR="00387850" w:rsidP="009E21C0" w:rsidRDefault="00387850" w14:paraId="03E6BE7A" wp14:textId="77777777">
            <w:pPr>
              <w:pStyle w:val="TableTextACSSC"/>
              <w:numPr>
                <w:ilvl w:val="0"/>
                <w:numId w:val="203"/>
              </w:numPr>
              <w:tabs>
                <w:tab w:val="clear" w:pos="216"/>
                <w:tab w:val="clear" w:pos="432"/>
                <w:tab w:val="clear" w:pos="648"/>
                <w:tab w:val="clear" w:pos="864"/>
              </w:tabs>
              <w:spacing w:after="0"/>
              <w:ind w:left="255" w:hanging="255"/>
              <w:rPr>
                <w:rFonts w:ascii="Arial" w:hAnsi="Arial" w:cs="Arial"/>
                <w:sz w:val="18"/>
                <w:szCs w:val="18"/>
              </w:rPr>
            </w:pPr>
            <w:r w:rsidRPr="00D0385C">
              <w:rPr>
                <w:rFonts w:ascii="Arial" w:hAnsi="Arial" w:cs="Arial"/>
                <w:sz w:val="18"/>
                <w:szCs w:val="18"/>
              </w:rPr>
              <w:t>Inbox</w:t>
            </w:r>
          </w:p>
          <w:p w:rsidRPr="00D0385C" w:rsidR="00387850" w:rsidP="009E21C0" w:rsidRDefault="00387850" w14:paraId="08C5EC43" wp14:textId="77777777">
            <w:pPr>
              <w:pStyle w:val="TableTextACSSC"/>
              <w:spacing w:after="120"/>
              <w:ind w:left="446" w:hanging="187"/>
              <w:rPr>
                <w:rFonts w:ascii="Arial" w:hAnsi="Arial" w:cs="Arial"/>
                <w:sz w:val="18"/>
                <w:szCs w:val="18"/>
              </w:rPr>
            </w:pPr>
            <w:r w:rsidRPr="00D0385C">
              <w:rPr>
                <w:rFonts w:ascii="Arial" w:hAnsi="Arial" w:cs="Arial"/>
                <w:sz w:val="18"/>
                <w:szCs w:val="18"/>
              </w:rPr>
              <w:t></w:t>
            </w:r>
            <w:r w:rsidRPr="00D0385C">
              <w:rPr>
                <w:rFonts w:ascii="Arial" w:hAnsi="Arial" w:cs="Arial"/>
                <w:sz w:val="18"/>
                <w:szCs w:val="18"/>
              </w:rPr>
              <w:t xml:space="preserve">Each </w:t>
            </w:r>
            <w:r>
              <w:rPr>
                <w:rFonts w:ascii="Arial" w:hAnsi="Arial" w:cs="Arial"/>
                <w:sz w:val="18"/>
                <w:szCs w:val="18"/>
              </w:rPr>
              <w:t xml:space="preserve">AA </w:t>
            </w:r>
            <w:r w:rsidRPr="00D0385C">
              <w:rPr>
                <w:rFonts w:ascii="Arial" w:hAnsi="Arial" w:cs="Arial"/>
                <w:sz w:val="18"/>
                <w:szCs w:val="18"/>
              </w:rPr>
              <w:t xml:space="preserve">provider that has attachment activity </w:t>
            </w:r>
            <w:r>
              <w:rPr>
                <w:rFonts w:ascii="Arial" w:hAnsi="Arial" w:cs="Arial"/>
                <w:sz w:val="18"/>
                <w:szCs w:val="18"/>
              </w:rPr>
              <w:t xml:space="preserve">(Authorizations submitted by an AA for another provider) </w:t>
            </w:r>
            <w:r w:rsidRPr="00D0385C">
              <w:rPr>
                <w:rFonts w:ascii="Arial" w:hAnsi="Arial" w:cs="Arial"/>
                <w:sz w:val="18"/>
                <w:szCs w:val="18"/>
              </w:rPr>
              <w:t xml:space="preserve">will have their report delivered to their Provider Message Center (Inbox) using an </w:t>
            </w:r>
            <w:r w:rsidRPr="00387850">
              <w:rPr>
                <w:rFonts w:ascii="Arial" w:hAnsi="Arial" w:cs="Arial"/>
                <w:color w:val="auto"/>
                <w:sz w:val="18"/>
                <w:szCs w:val="18"/>
              </w:rPr>
              <w:t>EDMSTriggerIndicator = ‘A’ (SA Report)</w:t>
            </w:r>
          </w:p>
          <w:p w:rsidRPr="00D0385C" w:rsidR="00387850" w:rsidP="009E21C0" w:rsidRDefault="00387850" w14:paraId="77D63B4E" wp14:textId="77777777">
            <w:pPr>
              <w:pStyle w:val="TableTextACSSC"/>
              <w:tabs>
                <w:tab w:val="clear" w:pos="432"/>
                <w:tab w:val="clear" w:pos="648"/>
                <w:tab w:val="clear" w:pos="864"/>
              </w:tabs>
              <w:spacing w:after="0"/>
              <w:ind w:left="446"/>
              <w:rPr>
                <w:rFonts w:ascii="Arial" w:hAnsi="Arial" w:cs="Arial"/>
                <w:sz w:val="18"/>
                <w:szCs w:val="18"/>
              </w:rPr>
            </w:pPr>
            <w:r w:rsidRPr="00D0385C">
              <w:rPr>
                <w:rFonts w:ascii="Arial" w:hAnsi="Arial" w:cs="Arial"/>
                <w:sz w:val="18"/>
                <w:szCs w:val="18"/>
              </w:rPr>
              <w:t>.</w:t>
            </w:r>
          </w:p>
          <w:p w:rsidRPr="00D0385C" w:rsidR="00387850" w:rsidP="009E21C0" w:rsidRDefault="00387850" w14:paraId="27B8F768" wp14:textId="77777777">
            <w:pPr>
              <w:rPr>
                <w:rStyle w:val="Modern2nd-levelTableheader"/>
                <w:b w:val="0"/>
                <w:bCs w:val="0"/>
                <w:noProof/>
                <w:spacing w:val="-2"/>
                <w:sz w:val="18"/>
                <w:szCs w:val="18"/>
              </w:rPr>
            </w:pPr>
            <w:r w:rsidRPr="00D0385C">
              <w:rPr>
                <w:rStyle w:val="Modern2nd-levelTableheader"/>
                <w:noProof/>
                <w:spacing w:val="-2"/>
                <w:sz w:val="18"/>
                <w:szCs w:val="18"/>
              </w:rPr>
              <w:t xml:space="preserve">  </w:t>
            </w:r>
          </w:p>
          <w:p w:rsidRPr="00D0385C" w:rsidR="00387850" w:rsidP="009E21C0" w:rsidRDefault="00387850" w14:paraId="0D9EAB41" wp14:textId="77777777">
            <w:pPr>
              <w:rPr>
                <w:rStyle w:val="Modern2nd-levelTableheader"/>
                <w:b w:val="0"/>
                <w:bCs w:val="0"/>
                <w:noProof/>
                <w:spacing w:val="-2"/>
                <w:sz w:val="18"/>
                <w:szCs w:val="18"/>
              </w:rPr>
            </w:pPr>
          </w:p>
        </w:tc>
      </w:tr>
    </w:tbl>
    <w:p xmlns:wp14="http://schemas.microsoft.com/office/word/2010/wordml" w:rsidR="00387850" w:rsidP="00387850" w:rsidRDefault="00387850" w14:paraId="5DB3D5FA" wp14:textId="77777777"/>
    <w:p xmlns:wp14="http://schemas.microsoft.com/office/word/2010/wordml" w:rsidR="00387850" w:rsidP="00387850" w:rsidRDefault="00387850" w14:paraId="49F3D7B9" wp14:textId="77777777">
      <w:pPr>
        <w:pStyle w:val="Heading6"/>
      </w:pPr>
      <w:r>
        <w:br w:type="page"/>
      </w:r>
      <w:r>
        <w:t xml:space="preserve">Report Layout – OPR-SRA-137A - Service Authorization </w:t>
      </w:r>
      <w:r w:rsidRPr="00584C0F">
        <w:rPr>
          <w:rStyle w:val="ModernTableText"/>
        </w:rPr>
        <w:t>New Attachments to Inbox Report</w:t>
      </w:r>
      <w:r>
        <w:rPr>
          <w:rStyle w:val="ModernTableText"/>
        </w:rPr>
        <w:t xml:space="preserve"> (AA Only)</w:t>
      </w:r>
    </w:p>
    <w:p xmlns:wp14="http://schemas.microsoft.com/office/word/2010/wordml" w:rsidR="00387850" w:rsidP="00387850" w:rsidRDefault="003A7664" w14:paraId="2FC6148B" wp14:textId="77777777">
      <w:pPr>
        <w:pStyle w:val="Heading6"/>
      </w:pPr>
      <w:r w:rsidRPr="006C48CB">
        <w:rPr>
          <w:b/>
          <w:noProof/>
        </w:rPr>
        <w:drawing>
          <wp:inline xmlns:wp14="http://schemas.microsoft.com/office/word/2010/wordprocessingDrawing" distT="0" distB="0" distL="0" distR="0" wp14:anchorId="4E90379F" wp14:editId="7777777">
            <wp:extent cx="9134475" cy="1143000"/>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134475" cy="1143000"/>
                    </a:xfrm>
                    <a:prstGeom prst="rect">
                      <a:avLst/>
                    </a:prstGeom>
                    <a:noFill/>
                    <a:ln>
                      <a:noFill/>
                    </a:ln>
                  </pic:spPr>
                </pic:pic>
              </a:graphicData>
            </a:graphic>
          </wp:inline>
        </w:drawing>
      </w:r>
      <w:r w:rsidR="00387850">
        <w:rPr>
          <w:b/>
          <w:bCs/>
        </w:rPr>
        <w:br w:type="page"/>
      </w:r>
      <w:r w:rsidR="00387850">
        <w:rPr>
          <w:bCs/>
        </w:rPr>
        <w:t xml:space="preserve">Report Specification – OPR-SRA-137A - </w:t>
      </w:r>
      <w:r w:rsidR="00387850">
        <w:t xml:space="preserve">Service Authorization </w:t>
      </w:r>
      <w:r w:rsidRPr="00584C0F" w:rsidR="00387850">
        <w:rPr>
          <w:rStyle w:val="ModernTableText"/>
        </w:rPr>
        <w:t>New Attachments to Inbox Report</w:t>
      </w:r>
      <w:r w:rsidR="00387850">
        <w:rPr>
          <w:rStyle w:val="ModernTableText"/>
        </w:rPr>
        <w:t xml:space="preserve"> (AA Only)</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62"/>
        <w:gridCol w:w="1407"/>
        <w:gridCol w:w="1753"/>
        <w:gridCol w:w="1220"/>
        <w:gridCol w:w="1220"/>
        <w:gridCol w:w="2291"/>
        <w:gridCol w:w="4714"/>
        <w:gridCol w:w="23"/>
      </w:tblGrid>
      <w:tr xmlns:wp14="http://schemas.microsoft.com/office/word/2010/wordml" w:rsidR="00387850" w:rsidTr="009E21C0" w14:paraId="65A8CB63" wp14:textId="77777777">
        <w:trPr>
          <w:cantSplit/>
          <w:trHeight w:val="432" w:hRule="exact"/>
          <w:tblHeader/>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FF0000"/>
            <w:vAlign w:val="center"/>
          </w:tcPr>
          <w:p w:rsidRPr="00A8364E" w:rsidR="00387850" w:rsidP="009E21C0" w:rsidRDefault="00387850" w14:paraId="4EB0549B" wp14:textId="77777777">
            <w:pPr>
              <w:jc w:val="center"/>
              <w:rPr>
                <w:rFonts w:eastAsia="MS Mincho"/>
                <w:szCs w:val="20"/>
              </w:rPr>
            </w:pPr>
            <w:r w:rsidRPr="00A8364E">
              <w:rPr>
                <w:rFonts w:eastAsia="MS Mincho"/>
                <w:szCs w:val="20"/>
              </w:rPr>
              <w:t>NH MMIS REPORT SPECIFICATION</w:t>
            </w:r>
          </w:p>
        </w:tc>
      </w:tr>
      <w:tr xmlns:wp14="http://schemas.microsoft.com/office/word/2010/wordml" w:rsidR="00387850" w:rsidTr="009E21C0" w14:paraId="3022387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612" w:type="pct"/>
            <w:vMerge w:val="restart"/>
            <w:tcBorders>
              <w:top w:val="single" w:color="auto" w:sz="4" w:space="0"/>
            </w:tcBorders>
            <w:vAlign w:val="center"/>
          </w:tcPr>
          <w:p w:rsidRPr="00205D93" w:rsidR="00387850" w:rsidP="009E21C0" w:rsidRDefault="00387850" w14:paraId="087DA091" wp14:textId="77777777">
            <w:pPr>
              <w:spacing w:before="40" w:after="40"/>
              <w:jc w:val="center"/>
              <w:rPr>
                <w:rStyle w:val="ModernBodyTextChar"/>
                <w:rFonts w:cs="Arial"/>
                <w:b/>
                <w:noProof/>
                <w:color w:val="000000"/>
                <w:sz w:val="18"/>
                <w:szCs w:val="21"/>
              </w:rPr>
            </w:pPr>
            <w:r w:rsidRPr="00205D93">
              <w:rPr>
                <w:rStyle w:val="ModernTableText"/>
                <w:rFonts w:cs="Arial"/>
                <w:b/>
                <w:noProof/>
                <w:color w:val="000000"/>
                <w:szCs w:val="17"/>
              </w:rPr>
              <w:t>Presentation Type:</w:t>
            </w:r>
          </w:p>
        </w:tc>
        <w:tc>
          <w:tcPr>
            <w:tcW w:w="4388" w:type="pct"/>
            <w:gridSpan w:val="7"/>
            <w:tcBorders>
              <w:top w:val="single" w:color="auto" w:sz="4" w:space="0"/>
            </w:tcBorders>
            <w:vAlign w:val="center"/>
          </w:tcPr>
          <w:p w:rsidRPr="00A8364E" w:rsidR="00387850" w:rsidP="009E21C0" w:rsidRDefault="00387850" w14:paraId="031A692D" wp14:textId="77777777">
            <w:pPr>
              <w:pStyle w:val="Header"/>
              <w:pBdr>
                <w:bottom w:val="none" w:color="auto" w:sz="0" w:space="0"/>
              </w:pBdr>
              <w:spacing w:before="40" w:after="40"/>
              <w:rPr>
                <w:rStyle w:val="ModernBodyTextChar"/>
                <w:b w:val="0"/>
                <w:noProof/>
                <w:sz w:val="18"/>
                <w:szCs w:val="21"/>
              </w:rPr>
            </w:pPr>
            <w:r w:rsidRPr="00A8364E">
              <w:rPr>
                <w:rStyle w:val="ModernTableText"/>
                <w:rFonts w:ascii="Wingdings" w:hAnsi="Wingdings" w:eastAsia="Wingdings" w:cs="Wingdings"/>
                <w:b w:val="0"/>
                <w:noProof/>
                <w:szCs w:val="23"/>
                <w:lang w:val="en-US" w:eastAsia="en-US"/>
              </w:rPr>
              <w:t>þ</w:t>
            </w:r>
            <w:r w:rsidRPr="00A8364E">
              <w:rPr>
                <w:rStyle w:val="ModernTableText"/>
                <w:b w:val="0"/>
                <w:noProof/>
                <w:szCs w:val="17"/>
                <w:lang w:val="en-US" w:eastAsia="en-US"/>
              </w:rPr>
              <w:t xml:space="preserve"> List Object                                                                    </w:t>
            </w:r>
            <w:r w:rsidRPr="00A8364E">
              <w:rPr>
                <w:rStyle w:val="ModernTableText"/>
                <w:rFonts w:ascii="Wingdings 2" w:hAnsi="Wingdings 2" w:eastAsia="Wingdings 2" w:cs="Wingdings 2"/>
                <w:b w:val="0"/>
                <w:noProof/>
                <w:szCs w:val="17"/>
                <w:lang w:val="en-US" w:eastAsia="en-US"/>
              </w:rPr>
              <w:t>£</w:t>
            </w:r>
            <w:r w:rsidRPr="00A8364E">
              <w:rPr>
                <w:rStyle w:val="ModernTableText"/>
                <w:b w:val="0"/>
                <w:noProof/>
                <w:szCs w:val="17"/>
                <w:lang w:val="en-US" w:eastAsia="en-US"/>
              </w:rPr>
              <w:t xml:space="preserve">  Crosstab Object                                                                          </w:t>
            </w:r>
            <w:r w:rsidRPr="00A8364E">
              <w:rPr>
                <w:rStyle w:val="ModernTableText"/>
                <w:rFonts w:ascii="Wingdings 2" w:hAnsi="Wingdings 2" w:eastAsia="Wingdings 2" w:cs="Wingdings 2"/>
                <w:b w:val="0"/>
                <w:noProof/>
                <w:szCs w:val="17"/>
                <w:lang w:val="en-US" w:eastAsia="en-US"/>
              </w:rPr>
              <w:t>£</w:t>
            </w:r>
            <w:r w:rsidRPr="00A8364E">
              <w:rPr>
                <w:rStyle w:val="ModernTableText"/>
                <w:b w:val="0"/>
                <w:noProof/>
                <w:szCs w:val="17"/>
                <w:lang w:val="en-US" w:eastAsia="en-US"/>
              </w:rPr>
              <w:t xml:space="preserve">  Repeater Object        </w:t>
            </w:r>
          </w:p>
        </w:tc>
      </w:tr>
      <w:tr xmlns:wp14="http://schemas.microsoft.com/office/word/2010/wordml" w:rsidR="00387850" w:rsidTr="009E21C0" w14:paraId="6BF0301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8"/>
          <w:jc w:val="center"/>
        </w:trPr>
        <w:tc>
          <w:tcPr>
            <w:tcW w:w="612" w:type="pct"/>
            <w:vMerge/>
            <w:vAlign w:val="center"/>
          </w:tcPr>
          <w:p w:rsidRPr="00205D93" w:rsidR="00387850" w:rsidP="009E21C0" w:rsidRDefault="00387850" w14:paraId="65D9661F" wp14:textId="77777777">
            <w:pPr>
              <w:spacing w:before="40" w:after="40"/>
              <w:rPr>
                <w:rStyle w:val="ModernTableText"/>
                <w:rFonts w:cs="Arial"/>
                <w:noProof/>
                <w:color w:val="000000"/>
                <w:szCs w:val="17"/>
              </w:rPr>
            </w:pPr>
          </w:p>
        </w:tc>
        <w:tc>
          <w:tcPr>
            <w:tcW w:w="489" w:type="pct"/>
            <w:vMerge w:val="restart"/>
            <w:tcBorders>
              <w:top w:val="single" w:color="616161" w:sz="2" w:space="0"/>
            </w:tcBorders>
            <w:vAlign w:val="center"/>
          </w:tcPr>
          <w:p w:rsidRPr="00105EB0" w:rsidR="00387850" w:rsidP="009E21C0" w:rsidRDefault="00387850" w14:paraId="65A8BE37" wp14:textId="77777777">
            <w:pPr>
              <w:pStyle w:val="Header"/>
              <w:pBdr>
                <w:bottom w:val="none" w:color="auto" w:sz="0" w:space="0"/>
              </w:pBdr>
              <w:spacing w:before="40" w:after="40"/>
              <w:jc w:val="center"/>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Chart Object</w:t>
            </w:r>
          </w:p>
        </w:tc>
        <w:tc>
          <w:tcPr>
            <w:tcW w:w="1033" w:type="pct"/>
            <w:gridSpan w:val="2"/>
            <w:tcBorders>
              <w:top w:val="single" w:color="616161" w:sz="2" w:space="0"/>
            </w:tcBorders>
            <w:vAlign w:val="center"/>
          </w:tcPr>
          <w:p w:rsidRPr="00105EB0" w:rsidR="00387850" w:rsidP="009E21C0" w:rsidRDefault="00387850" w14:paraId="4FD99987"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Type:</w:t>
            </w:r>
          </w:p>
          <w:p w:rsidRPr="00105EB0" w:rsidR="00387850" w:rsidP="009E21C0" w:rsidRDefault="00387850" w14:paraId="1EDCAD18"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Column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Bar                                                               </w:t>
            </w:r>
          </w:p>
        </w:tc>
        <w:tc>
          <w:tcPr>
            <w:tcW w:w="2866" w:type="pct"/>
            <w:gridSpan w:val="4"/>
            <w:tcBorders>
              <w:top w:val="single" w:color="616161" w:sz="2" w:space="0"/>
            </w:tcBorders>
          </w:tcPr>
          <w:p w:rsidRPr="00105EB0" w:rsidR="00387850" w:rsidP="009E21C0" w:rsidRDefault="00387850" w14:paraId="48978598"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Attributes:</w:t>
            </w:r>
          </w:p>
          <w:p w:rsidRPr="00105EB0" w:rsidR="00387850" w:rsidP="009E21C0" w:rsidRDefault="00387850" w14:paraId="6C0EFB18"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3D</w:t>
            </w:r>
          </w:p>
        </w:tc>
      </w:tr>
      <w:tr xmlns:wp14="http://schemas.microsoft.com/office/word/2010/wordml" w:rsidR="00387850" w:rsidTr="009E21C0" w14:paraId="5C6D987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trPr>
        <w:tc>
          <w:tcPr>
            <w:tcW w:w="612" w:type="pct"/>
            <w:vMerge/>
            <w:vAlign w:val="center"/>
          </w:tcPr>
          <w:p w:rsidRPr="00205D93" w:rsidR="00387850" w:rsidP="009E21C0" w:rsidRDefault="00387850" w14:paraId="4E995B57" wp14:textId="77777777">
            <w:pPr>
              <w:spacing w:before="40" w:after="40"/>
              <w:rPr>
                <w:rStyle w:val="ModernTableText"/>
                <w:rFonts w:cs="Arial"/>
                <w:noProof/>
                <w:color w:val="000000"/>
                <w:szCs w:val="17"/>
              </w:rPr>
            </w:pPr>
          </w:p>
        </w:tc>
        <w:tc>
          <w:tcPr>
            <w:tcW w:w="489" w:type="pct"/>
            <w:vMerge/>
          </w:tcPr>
          <w:p w:rsidRPr="00105EB0" w:rsidR="00387850" w:rsidP="009E21C0" w:rsidRDefault="00387850" w14:paraId="33DA7CFC" wp14:textId="77777777">
            <w:pPr>
              <w:pStyle w:val="Header"/>
              <w:pBdr>
                <w:bottom w:val="none" w:color="auto" w:sz="0" w:space="0"/>
              </w:pBdr>
              <w:spacing w:before="40" w:after="40"/>
              <w:rPr>
                <w:rStyle w:val="ModernTableText"/>
                <w:b w:val="0"/>
                <w:noProof/>
                <w:szCs w:val="17"/>
                <w:lang w:val="en-US" w:eastAsia="en-US"/>
              </w:rPr>
            </w:pPr>
          </w:p>
        </w:tc>
        <w:tc>
          <w:tcPr>
            <w:tcW w:w="1033" w:type="pct"/>
            <w:gridSpan w:val="2"/>
            <w:tcBorders>
              <w:top w:val="single" w:color="616161" w:sz="2" w:space="0"/>
            </w:tcBorders>
            <w:vAlign w:val="center"/>
          </w:tcPr>
          <w:p w:rsidRPr="00105EB0" w:rsidR="00387850" w:rsidP="009E21C0" w:rsidRDefault="00387850" w14:paraId="4820E5BE"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Line                                        </w:t>
            </w:r>
          </w:p>
        </w:tc>
        <w:tc>
          <w:tcPr>
            <w:tcW w:w="2866" w:type="pct"/>
            <w:gridSpan w:val="4"/>
          </w:tcPr>
          <w:p w:rsidRPr="00105EB0" w:rsidR="00387850" w:rsidP="009E21C0" w:rsidRDefault="00387850" w14:paraId="04CC91F9"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With Markers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p>
        </w:tc>
      </w:tr>
      <w:tr xmlns:wp14="http://schemas.microsoft.com/office/word/2010/wordml" w:rsidR="00387850" w:rsidTr="009E21C0" w14:paraId="0202505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trPr>
        <w:tc>
          <w:tcPr>
            <w:tcW w:w="612" w:type="pct"/>
            <w:vMerge/>
            <w:vAlign w:val="center"/>
          </w:tcPr>
          <w:p w:rsidRPr="00205D93" w:rsidR="00387850" w:rsidP="009E21C0" w:rsidRDefault="00387850" w14:paraId="54B70834" wp14:textId="77777777">
            <w:pPr>
              <w:spacing w:before="40" w:after="40"/>
              <w:rPr>
                <w:rStyle w:val="ModernTableText"/>
                <w:rFonts w:cs="Arial"/>
                <w:noProof/>
                <w:color w:val="000000"/>
                <w:szCs w:val="17"/>
              </w:rPr>
            </w:pPr>
          </w:p>
        </w:tc>
        <w:tc>
          <w:tcPr>
            <w:tcW w:w="489" w:type="pct"/>
            <w:vMerge/>
          </w:tcPr>
          <w:p w:rsidRPr="00105EB0" w:rsidR="00387850" w:rsidP="009E21C0" w:rsidRDefault="00387850" w14:paraId="7D6F9CDF" wp14:textId="77777777">
            <w:pPr>
              <w:pStyle w:val="Header"/>
              <w:pBdr>
                <w:bottom w:val="none" w:color="auto" w:sz="0" w:space="0"/>
              </w:pBdr>
              <w:spacing w:before="40" w:after="40"/>
              <w:rPr>
                <w:rStyle w:val="ModernTableText"/>
                <w:b w:val="0"/>
                <w:noProof/>
                <w:szCs w:val="17"/>
                <w:lang w:val="en-US" w:eastAsia="en-US"/>
              </w:rPr>
            </w:pPr>
          </w:p>
        </w:tc>
        <w:tc>
          <w:tcPr>
            <w:tcW w:w="1033" w:type="pct"/>
            <w:gridSpan w:val="2"/>
            <w:tcBorders>
              <w:top w:val="single" w:color="616161" w:sz="2" w:space="0"/>
            </w:tcBorders>
            <w:vAlign w:val="center"/>
          </w:tcPr>
          <w:p w:rsidRPr="00105EB0" w:rsidR="00387850" w:rsidP="009E21C0" w:rsidRDefault="00387850" w14:paraId="58F60067"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Pie</w:t>
            </w:r>
          </w:p>
        </w:tc>
        <w:tc>
          <w:tcPr>
            <w:tcW w:w="2866" w:type="pct"/>
            <w:gridSpan w:val="4"/>
          </w:tcPr>
          <w:p w:rsidRPr="00105EB0" w:rsidR="00387850" w:rsidP="009E21C0" w:rsidRDefault="00387850" w14:paraId="36117431"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3D                    </w:t>
            </w:r>
          </w:p>
        </w:tc>
      </w:tr>
      <w:tr xmlns:wp14="http://schemas.microsoft.com/office/word/2010/wordml" w:rsidR="00387850" w:rsidTr="009E21C0" w14:paraId="733D2D6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8"/>
            <w:tcBorders>
              <w:top w:val="single" w:color="616161" w:sz="2" w:space="0"/>
              <w:bottom w:val="single" w:color="616161" w:sz="2" w:space="0"/>
            </w:tcBorders>
            <w:shd w:val="clear" w:color="auto" w:fill="191919"/>
            <w:vAlign w:val="center"/>
          </w:tcPr>
          <w:p w:rsidRPr="00205D93" w:rsidR="00387850" w:rsidP="009E21C0" w:rsidRDefault="00387850" w14:paraId="13EAAC7B" wp14:textId="77777777">
            <w:pPr>
              <w:pStyle w:val="TableText1"/>
              <w:spacing w:before="40" w:after="40"/>
              <w:jc w:val="center"/>
              <w:rPr>
                <w:rStyle w:val="ModernTableText"/>
                <w:rFonts w:ascii="Arial Black" w:hAnsi="Arial Black" w:cs="Arial"/>
                <w:bCs/>
                <w:noProof/>
                <w:color w:val="FFFFFF"/>
                <w:sz w:val="19"/>
                <w:szCs w:val="19"/>
              </w:rPr>
            </w:pPr>
            <w:r w:rsidRPr="00205D93">
              <w:rPr>
                <w:rStyle w:val="ModernTableText"/>
                <w:rFonts w:ascii="Arial Black" w:hAnsi="Arial Black" w:cs="Arial"/>
                <w:bCs/>
                <w:noProof/>
                <w:color w:val="FFFFFF"/>
                <w:sz w:val="19"/>
                <w:szCs w:val="19"/>
              </w:rPr>
              <w:t>Report Section Heading (opt)</w:t>
            </w:r>
          </w:p>
        </w:tc>
      </w:tr>
      <w:tr xmlns:wp14="http://schemas.microsoft.com/office/word/2010/wordml" w:rsidR="00387850" w:rsidTr="009E21C0" w14:paraId="478575B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vAlign w:val="center"/>
          </w:tcPr>
          <w:p w:rsidRPr="00205D93" w:rsidR="00387850" w:rsidP="009E21C0" w:rsidRDefault="00387850" w14:paraId="54821CC0" wp14:textId="77777777">
            <w:pPr>
              <w:pStyle w:val="TableText1"/>
              <w:spacing w:before="40" w:after="40"/>
              <w:jc w:val="center"/>
              <w:rPr>
                <w:rStyle w:val="ModernTableText"/>
                <w:rFonts w:cs="Arial"/>
                <w:b/>
                <w:noProof/>
                <w:szCs w:val="18"/>
              </w:rPr>
            </w:pPr>
            <w:r w:rsidRPr="00205D93">
              <w:rPr>
                <w:rStyle w:val="ModernTableText"/>
                <w:rFonts w:cs="Arial"/>
                <w:b/>
                <w:bCs/>
                <w:noProof/>
                <w:szCs w:val="18"/>
              </w:rPr>
              <w:t>Report Section Label (opt)</w:t>
            </w:r>
          </w:p>
        </w:tc>
        <w:tc>
          <w:tcPr>
            <w:tcW w:w="1644" w:type="pct"/>
            <w:gridSpan w:val="3"/>
            <w:tcBorders>
              <w:top w:val="single" w:color="616161" w:sz="2" w:space="0"/>
              <w:bottom w:val="single" w:color="616161" w:sz="2" w:space="0"/>
            </w:tcBorders>
            <w:vAlign w:val="center"/>
          </w:tcPr>
          <w:p w:rsidRPr="00205D93" w:rsidR="00387850" w:rsidP="009E21C0" w:rsidRDefault="00387850" w14:paraId="614A2B82"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Description (opt)</w:t>
            </w:r>
          </w:p>
        </w:tc>
        <w:tc>
          <w:tcPr>
            <w:tcW w:w="1646" w:type="pct"/>
            <w:gridSpan w:val="2"/>
            <w:tcBorders>
              <w:top w:val="single" w:color="616161" w:sz="2" w:space="0"/>
              <w:bottom w:val="single" w:color="616161" w:sz="2" w:space="0"/>
            </w:tcBorders>
            <w:vAlign w:val="center"/>
          </w:tcPr>
          <w:p w:rsidRPr="00205D93" w:rsidR="00387850" w:rsidP="009E21C0" w:rsidRDefault="00387850" w14:paraId="5657EBBA"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Processing Rules (opt)</w:t>
            </w:r>
          </w:p>
        </w:tc>
      </w:tr>
      <w:tr xmlns:wp14="http://schemas.microsoft.com/office/word/2010/wordml" w:rsidR="00387850" w:rsidTr="009E21C0" w14:paraId="291A203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tcPr>
          <w:p w:rsidRPr="006013D7" w:rsidR="00387850" w:rsidP="009E21C0" w:rsidRDefault="00387850" w14:paraId="01614A67" wp14:textId="77777777">
            <w:pPr>
              <w:pStyle w:val="TableTextACSSC"/>
              <w:rPr>
                <w:rFonts w:ascii="Arial" w:hAnsi="Arial" w:cs="Arial"/>
                <w:sz w:val="18"/>
                <w:szCs w:val="18"/>
              </w:rPr>
            </w:pPr>
            <w:r w:rsidRPr="006013D7">
              <w:rPr>
                <w:rFonts w:ascii="Arial" w:hAnsi="Arial" w:cs="Arial"/>
                <w:sz w:val="18"/>
                <w:szCs w:val="18"/>
              </w:rPr>
              <w:t>Line of Business</w:t>
            </w:r>
          </w:p>
        </w:tc>
        <w:tc>
          <w:tcPr>
            <w:tcW w:w="1644" w:type="pct"/>
            <w:gridSpan w:val="3"/>
            <w:tcBorders>
              <w:top w:val="single" w:color="616161" w:sz="2" w:space="0"/>
              <w:bottom w:val="single" w:color="616161" w:sz="2" w:space="0"/>
            </w:tcBorders>
          </w:tcPr>
          <w:p w:rsidRPr="006013D7" w:rsidR="00387850" w:rsidP="009E21C0" w:rsidRDefault="00387850" w14:paraId="3695FF8B" wp14:textId="77777777">
            <w:pPr>
              <w:pStyle w:val="TableTextACSSC"/>
              <w:rPr>
                <w:rFonts w:ascii="Arial" w:hAnsi="Arial" w:cs="Arial"/>
                <w:sz w:val="18"/>
                <w:szCs w:val="18"/>
              </w:rPr>
            </w:pPr>
            <w:r w:rsidRPr="006013D7">
              <w:rPr>
                <w:rFonts w:ascii="Arial" w:hAnsi="Arial" w:cs="Arial"/>
                <w:sz w:val="18"/>
                <w:szCs w:val="18"/>
              </w:rPr>
              <w:t>The line of business code and description.</w:t>
            </w:r>
          </w:p>
        </w:tc>
        <w:tc>
          <w:tcPr>
            <w:tcW w:w="1646" w:type="pct"/>
            <w:gridSpan w:val="2"/>
            <w:tcBorders>
              <w:top w:val="single" w:color="616161" w:sz="2" w:space="0"/>
              <w:bottom w:val="single" w:color="616161" w:sz="2" w:space="0"/>
            </w:tcBorders>
          </w:tcPr>
          <w:p w:rsidRPr="006013D7" w:rsidR="00387850" w:rsidP="009E21C0" w:rsidRDefault="00387850" w14:paraId="2E64EEAA" wp14:textId="77777777">
            <w:pPr>
              <w:pStyle w:val="TableTextACSSC"/>
              <w:rPr>
                <w:rFonts w:ascii="Arial" w:hAnsi="Arial" w:cs="Arial"/>
                <w:sz w:val="18"/>
                <w:szCs w:val="18"/>
              </w:rPr>
            </w:pPr>
            <w:r w:rsidRPr="006013D7">
              <w:rPr>
                <w:rFonts w:ascii="Arial" w:hAnsi="Arial" w:cs="Arial"/>
                <w:sz w:val="18"/>
                <w:szCs w:val="18"/>
              </w:rPr>
              <w:t>Using R-VV-DOMAIN-NAM = ‘R-LOB-CD’, join to R-VV-TB.R-VV-CD using A-HDR-TB.R-LOB-CD to get the short description.</w:t>
            </w:r>
          </w:p>
        </w:tc>
      </w:tr>
      <w:tr xmlns:wp14="http://schemas.microsoft.com/office/word/2010/wordml" w:rsidR="00387850" w:rsidTr="009E21C0" w14:paraId="0ABC4F6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vAlign w:val="center"/>
          </w:tcPr>
          <w:p w:rsidRPr="006013D7" w:rsidR="00387850" w:rsidP="009E21C0" w:rsidRDefault="00387850" w14:paraId="06483470" wp14:textId="77777777">
            <w:pPr>
              <w:pStyle w:val="TableTextACSSC"/>
              <w:rPr>
                <w:rFonts w:ascii="Arial" w:hAnsi="Arial" w:cs="Arial"/>
                <w:sz w:val="18"/>
                <w:szCs w:val="18"/>
              </w:rPr>
            </w:pPr>
            <w:r w:rsidRPr="006013D7">
              <w:rPr>
                <w:rFonts w:ascii="Arial" w:hAnsi="Arial" w:cs="Arial"/>
                <w:sz w:val="18"/>
                <w:szCs w:val="18"/>
              </w:rPr>
              <w:t xml:space="preserve">MM/DD/CCYY </w:t>
            </w:r>
          </w:p>
        </w:tc>
        <w:tc>
          <w:tcPr>
            <w:tcW w:w="1644" w:type="pct"/>
            <w:gridSpan w:val="3"/>
            <w:tcBorders>
              <w:top w:val="single" w:color="616161" w:sz="2" w:space="0"/>
              <w:bottom w:val="single" w:color="616161" w:sz="2" w:space="0"/>
            </w:tcBorders>
            <w:vAlign w:val="center"/>
          </w:tcPr>
          <w:p w:rsidRPr="006013D7" w:rsidR="00387850" w:rsidP="009E21C0" w:rsidRDefault="00387850" w14:paraId="7A8726B8" wp14:textId="77777777">
            <w:pPr>
              <w:pStyle w:val="TableTextACSSC"/>
              <w:rPr>
                <w:rFonts w:ascii="Arial" w:hAnsi="Arial" w:cs="Arial"/>
                <w:sz w:val="18"/>
                <w:szCs w:val="18"/>
              </w:rPr>
            </w:pPr>
            <w:r w:rsidRPr="006013D7">
              <w:rPr>
                <w:rFonts w:ascii="Arial" w:hAnsi="Arial" w:cs="Arial"/>
                <w:sz w:val="18"/>
                <w:szCs w:val="18"/>
              </w:rPr>
              <w:t xml:space="preserve">Page Heading. </w:t>
            </w:r>
            <w:r>
              <w:rPr>
                <w:rFonts w:ascii="Arial" w:hAnsi="Arial" w:cs="Arial"/>
                <w:sz w:val="18"/>
                <w:szCs w:val="18"/>
              </w:rPr>
              <w:t>Daily</w:t>
            </w:r>
            <w:r w:rsidRPr="006013D7">
              <w:rPr>
                <w:rFonts w:ascii="Arial" w:hAnsi="Arial" w:cs="Arial"/>
                <w:sz w:val="18"/>
                <w:szCs w:val="18"/>
              </w:rPr>
              <w:t xml:space="preserve"> report ends as of date.</w:t>
            </w:r>
          </w:p>
        </w:tc>
        <w:tc>
          <w:tcPr>
            <w:tcW w:w="1646" w:type="pct"/>
            <w:gridSpan w:val="2"/>
            <w:tcBorders>
              <w:top w:val="single" w:color="616161" w:sz="2" w:space="0"/>
              <w:bottom w:val="single" w:color="616161" w:sz="2" w:space="0"/>
            </w:tcBorders>
          </w:tcPr>
          <w:p w:rsidRPr="006013D7" w:rsidR="00387850" w:rsidP="009E21C0" w:rsidRDefault="00387850" w14:paraId="02F21FFC" wp14:textId="77777777">
            <w:pPr>
              <w:pStyle w:val="TableTextACSSC"/>
              <w:rPr>
                <w:rFonts w:ascii="Arial" w:hAnsi="Arial" w:cs="Arial"/>
                <w:sz w:val="18"/>
                <w:szCs w:val="18"/>
              </w:rPr>
            </w:pPr>
            <w:r w:rsidRPr="006013D7">
              <w:rPr>
                <w:rFonts w:ascii="Arial" w:hAnsi="Arial" w:cs="Arial"/>
                <w:sz w:val="18"/>
                <w:szCs w:val="18"/>
              </w:rPr>
              <w:t xml:space="preserve">Display the </w:t>
            </w:r>
            <w:r>
              <w:rPr>
                <w:rFonts w:ascii="Arial" w:hAnsi="Arial" w:cs="Arial"/>
                <w:sz w:val="18"/>
                <w:szCs w:val="18"/>
              </w:rPr>
              <w:t xml:space="preserve">Report Date (Run Date) </w:t>
            </w:r>
          </w:p>
        </w:tc>
      </w:tr>
      <w:tr xmlns:wp14="http://schemas.microsoft.com/office/word/2010/wordml" w:rsidR="00387850" w:rsidTr="009E21C0" w14:paraId="066D7F7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4992" w:type="pct"/>
            <w:gridSpan w:val="7"/>
            <w:tcBorders>
              <w:top w:val="single" w:color="616161" w:sz="2" w:space="0"/>
              <w:bottom w:val="single" w:color="616161" w:sz="2" w:space="0"/>
            </w:tcBorders>
            <w:shd w:val="clear" w:color="auto" w:fill="191919"/>
          </w:tcPr>
          <w:p w:rsidR="00387850" w:rsidP="009E21C0" w:rsidRDefault="00387850" w14:paraId="56B7A541"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387850" w:rsidTr="009E21C0" w14:paraId="4366F92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2558" w:type="pct"/>
            <w:gridSpan w:val="5"/>
            <w:tcBorders>
              <w:top w:val="single" w:color="616161" w:sz="2" w:space="0"/>
              <w:bottom w:val="single" w:color="616161" w:sz="2" w:space="0"/>
            </w:tcBorders>
          </w:tcPr>
          <w:p w:rsidRPr="00205D93" w:rsidR="00387850" w:rsidP="009E21C0" w:rsidRDefault="00387850" w14:paraId="514ED24E" wp14:textId="77777777">
            <w:pPr>
              <w:pStyle w:val="TableText1"/>
              <w:spacing w:before="40" w:after="40"/>
              <w:jc w:val="center"/>
              <w:rPr>
                <w:rStyle w:val="ModernTableText"/>
                <w:rFonts w:cs="Arial"/>
                <w:b/>
                <w:szCs w:val="17"/>
              </w:rPr>
            </w:pPr>
            <w:r w:rsidRPr="00205D93">
              <w:rPr>
                <w:rStyle w:val="ModernTableText"/>
                <w:rFonts w:cs="Arial"/>
                <w:b/>
                <w:szCs w:val="17"/>
              </w:rPr>
              <w:t>Chart Title</w:t>
            </w:r>
          </w:p>
        </w:tc>
        <w:tc>
          <w:tcPr>
            <w:tcW w:w="2434" w:type="pct"/>
            <w:gridSpan w:val="2"/>
            <w:tcBorders>
              <w:top w:val="single" w:color="616161" w:sz="2" w:space="0"/>
              <w:bottom w:val="single" w:color="616161" w:sz="2" w:space="0"/>
            </w:tcBorders>
          </w:tcPr>
          <w:p w:rsidRPr="00205D93" w:rsidR="00387850" w:rsidP="009E21C0" w:rsidRDefault="00387850" w14:paraId="25231960"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Sub-title</w:t>
            </w:r>
          </w:p>
        </w:tc>
      </w:tr>
      <w:tr xmlns:wp14="http://schemas.microsoft.com/office/word/2010/wordml" w:rsidR="00387850" w:rsidTr="009E21C0" w14:paraId="69BB767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2558" w:type="pct"/>
            <w:gridSpan w:val="5"/>
            <w:tcBorders>
              <w:top w:val="single" w:color="616161" w:sz="2" w:space="0"/>
              <w:right w:val="single" w:color="616161" w:sz="2" w:space="0"/>
            </w:tcBorders>
          </w:tcPr>
          <w:p w:rsidRPr="00205D93" w:rsidR="00387850" w:rsidP="009E21C0" w:rsidRDefault="00387850" w14:paraId="42372D63"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c>
          <w:tcPr>
            <w:tcW w:w="2434" w:type="pct"/>
            <w:gridSpan w:val="2"/>
            <w:tcBorders>
              <w:top w:val="single" w:color="616161" w:sz="2" w:space="0"/>
              <w:right w:val="single" w:color="616161" w:sz="2" w:space="0"/>
            </w:tcBorders>
          </w:tcPr>
          <w:p w:rsidRPr="00205D93" w:rsidR="00387850" w:rsidP="009E21C0" w:rsidRDefault="00387850" w14:paraId="09DEBF8F"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r>
    </w:tbl>
    <w:p xmlns:wp14="http://schemas.microsoft.com/office/word/2010/wordml" w:rsidR="00387850" w:rsidP="00387850" w:rsidRDefault="00387850" w14:paraId="5D7B754B" wp14:textId="77777777">
      <w:pPr>
        <w:rPr>
          <w:sz w:val="19"/>
          <w:szCs w:val="19"/>
        </w:rPr>
      </w:pP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871"/>
        <w:gridCol w:w="1099"/>
        <w:gridCol w:w="1413"/>
        <w:gridCol w:w="446"/>
        <w:gridCol w:w="3719"/>
        <w:gridCol w:w="970"/>
        <w:gridCol w:w="1548"/>
        <w:gridCol w:w="4328"/>
      </w:tblGrid>
      <w:tr xmlns:wp14="http://schemas.microsoft.com/office/word/2010/wordml" w:rsidRPr="003F4256" w:rsidR="00387850" w:rsidTr="009E21C0" w14:paraId="2756BB6F" wp14:textId="77777777">
        <w:trPr>
          <w:cantSplit/>
          <w:tblHeader/>
          <w:jc w:val="center"/>
        </w:trPr>
        <w:tc>
          <w:tcPr>
            <w:tcW w:w="5000" w:type="pct"/>
            <w:gridSpan w:val="8"/>
            <w:tcBorders>
              <w:top w:val="single" w:color="616161" w:sz="2" w:space="0"/>
              <w:bottom w:val="single" w:color="616161" w:sz="2" w:space="0"/>
            </w:tcBorders>
            <w:shd w:val="clear" w:color="auto" w:fill="191919"/>
          </w:tcPr>
          <w:p w:rsidRPr="003F4256" w:rsidR="00387850" w:rsidP="009E21C0" w:rsidRDefault="00387850" w14:paraId="26B919CA" wp14:textId="77777777">
            <w:pPr>
              <w:pStyle w:val="TableText1"/>
              <w:spacing w:before="40" w:after="40"/>
              <w:jc w:val="center"/>
              <w:rPr>
                <w:rStyle w:val="ModernTableText"/>
                <w:rFonts w:ascii="Arial Black" w:hAnsi="Arial Black" w:cs="Arial"/>
                <w:bCs/>
                <w:noProof/>
                <w:color w:val="FFFFFF"/>
                <w:sz w:val="16"/>
                <w:szCs w:val="19"/>
              </w:rPr>
            </w:pPr>
            <w:r w:rsidRPr="003F4256">
              <w:rPr>
                <w:rStyle w:val="ModernTableText"/>
                <w:rFonts w:ascii="Arial Black" w:hAnsi="Arial Black" w:cs="Arial"/>
                <w:bCs/>
                <w:noProof/>
                <w:color w:val="FFFFFF"/>
                <w:sz w:val="16"/>
                <w:szCs w:val="19"/>
              </w:rPr>
              <w:t>Report Body</w:t>
            </w:r>
          </w:p>
        </w:tc>
      </w:tr>
      <w:tr xmlns:wp14="http://schemas.microsoft.com/office/word/2010/wordml" w:rsidRPr="003F4256" w:rsidR="00387850" w:rsidTr="009E21C0" w14:paraId="66D41E43" wp14:textId="77777777">
        <w:trPr>
          <w:cantSplit/>
          <w:tblHeader/>
          <w:jc w:val="center"/>
        </w:trPr>
        <w:tc>
          <w:tcPr>
            <w:tcW w:w="306" w:type="pct"/>
            <w:tcBorders>
              <w:top w:val="single" w:color="616161" w:sz="2" w:space="0"/>
            </w:tcBorders>
            <w:vAlign w:val="center"/>
          </w:tcPr>
          <w:p w:rsidRPr="003F4256" w:rsidR="00387850" w:rsidP="009E21C0" w:rsidRDefault="00387850" w14:paraId="068962D0" wp14:textId="77777777">
            <w:pPr>
              <w:pStyle w:val="TableText1"/>
              <w:spacing w:before="40" w:after="40"/>
              <w:rPr>
                <w:rStyle w:val="ModernTableText"/>
                <w:rFonts w:cs="Arial"/>
                <w:b/>
                <w:sz w:val="16"/>
                <w:szCs w:val="17"/>
              </w:rPr>
            </w:pPr>
            <w:r w:rsidRPr="003F4256">
              <w:rPr>
                <w:rStyle w:val="ModernTableText"/>
                <w:rFonts w:cs="Arial"/>
                <w:b/>
                <w:sz w:val="16"/>
                <w:szCs w:val="17"/>
              </w:rPr>
              <w:t>Field Type</w:t>
            </w:r>
          </w:p>
        </w:tc>
        <w:tc>
          <w:tcPr>
            <w:tcW w:w="385" w:type="pct"/>
            <w:tcBorders>
              <w:top w:val="single" w:color="616161" w:sz="2" w:space="0"/>
            </w:tcBorders>
            <w:vAlign w:val="center"/>
          </w:tcPr>
          <w:p w:rsidRPr="003F4256" w:rsidR="00387850" w:rsidP="009E21C0" w:rsidRDefault="00387850" w14:paraId="2E58D5C9" wp14:textId="77777777">
            <w:pPr>
              <w:pStyle w:val="TableHeading"/>
              <w:spacing w:before="40" w:after="40"/>
              <w:rPr>
                <w:rStyle w:val="ModernTableText"/>
                <w:rFonts w:cs="Arial"/>
                <w:sz w:val="16"/>
                <w:szCs w:val="17"/>
              </w:rPr>
            </w:pPr>
            <w:r w:rsidRPr="003F4256">
              <w:rPr>
                <w:rStyle w:val="ModernTableText"/>
                <w:rFonts w:cs="Arial"/>
                <w:sz w:val="16"/>
                <w:szCs w:val="17"/>
              </w:rPr>
              <w:t>Business Label</w:t>
            </w:r>
          </w:p>
        </w:tc>
        <w:tc>
          <w:tcPr>
            <w:tcW w:w="652" w:type="pct"/>
            <w:gridSpan w:val="2"/>
            <w:tcBorders>
              <w:top w:val="single" w:color="616161" w:sz="2" w:space="0"/>
            </w:tcBorders>
            <w:vAlign w:val="center"/>
          </w:tcPr>
          <w:p w:rsidRPr="003F4256" w:rsidR="00387850" w:rsidP="009E21C0" w:rsidRDefault="00387850" w14:paraId="07D6273B"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Field Description</w:t>
            </w:r>
          </w:p>
        </w:tc>
        <w:tc>
          <w:tcPr>
            <w:tcW w:w="1295" w:type="pct"/>
            <w:tcBorders>
              <w:top w:val="single" w:color="616161" w:sz="2" w:space="0"/>
            </w:tcBorders>
            <w:vAlign w:val="center"/>
          </w:tcPr>
          <w:p w:rsidRPr="003F4256" w:rsidR="00387850" w:rsidP="009E21C0" w:rsidRDefault="00387850" w14:paraId="04336085"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Table</w:t>
            </w:r>
          </w:p>
        </w:tc>
        <w:tc>
          <w:tcPr>
            <w:tcW w:w="881" w:type="pct"/>
            <w:gridSpan w:val="2"/>
            <w:tcBorders>
              <w:top w:val="single" w:color="616161" w:sz="2" w:space="0"/>
            </w:tcBorders>
            <w:vAlign w:val="center"/>
          </w:tcPr>
          <w:p w:rsidRPr="003F4256" w:rsidR="00387850" w:rsidP="009E21C0" w:rsidRDefault="00387850" w14:paraId="7322A3C7"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Column</w:t>
            </w:r>
          </w:p>
        </w:tc>
        <w:tc>
          <w:tcPr>
            <w:tcW w:w="1481" w:type="pct"/>
            <w:tcBorders>
              <w:top w:val="single" w:color="616161" w:sz="2" w:space="0"/>
            </w:tcBorders>
            <w:vAlign w:val="center"/>
          </w:tcPr>
          <w:p w:rsidRPr="003F4256" w:rsidR="00387850" w:rsidP="009E21C0" w:rsidRDefault="00387850" w14:paraId="12987867"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Column Processing Rules</w:t>
            </w:r>
          </w:p>
        </w:tc>
      </w:tr>
      <w:tr xmlns:wp14="http://schemas.microsoft.com/office/word/2010/wordml" w:rsidRPr="003F4256" w:rsidR="00387850" w:rsidTr="009E21C0" w14:paraId="703B9FF9" wp14:textId="77777777">
        <w:trPr>
          <w:cantSplit/>
          <w:jc w:val="center"/>
        </w:trPr>
        <w:tc>
          <w:tcPr>
            <w:tcW w:w="306" w:type="pct"/>
            <w:vAlign w:val="center"/>
          </w:tcPr>
          <w:p w:rsidRPr="003F4256" w:rsidR="00387850" w:rsidP="009E21C0" w:rsidRDefault="00387850" w14:paraId="6F3D23CB" wp14:textId="77777777">
            <w:pPr>
              <w:jc w:val="left"/>
              <w:rPr>
                <w:rStyle w:val="BodytextChar"/>
                <w:rFonts w:cs="Arial"/>
                <w:sz w:val="16"/>
                <w:szCs w:val="18"/>
              </w:rPr>
            </w:pPr>
            <w:r w:rsidRPr="003F4256">
              <w:rPr>
                <w:rStyle w:val="BodytextChar"/>
                <w:rFonts w:cs="Arial"/>
                <w:sz w:val="16"/>
                <w:szCs w:val="18"/>
              </w:rPr>
              <w:t>Column</w:t>
            </w:r>
          </w:p>
        </w:tc>
        <w:tc>
          <w:tcPr>
            <w:tcW w:w="385" w:type="pct"/>
            <w:vAlign w:val="center"/>
          </w:tcPr>
          <w:p w:rsidRPr="003F4256" w:rsidR="00387850" w:rsidP="009E21C0" w:rsidRDefault="00387850" w14:paraId="4CC43B3E" wp14:textId="77777777">
            <w:pPr>
              <w:spacing w:before="40" w:after="40"/>
              <w:jc w:val="left"/>
              <w:rPr>
                <w:rStyle w:val="BodytextChar"/>
                <w:rFonts w:cs="Arial"/>
                <w:sz w:val="16"/>
                <w:szCs w:val="18"/>
              </w:rPr>
            </w:pPr>
            <w:r w:rsidRPr="00AB685C">
              <w:rPr>
                <w:rStyle w:val="BodytextChar"/>
                <w:rFonts w:cs="Arial"/>
                <w:sz w:val="16"/>
                <w:szCs w:val="18"/>
              </w:rPr>
              <w:t>Prov ID</w:t>
            </w:r>
          </w:p>
        </w:tc>
        <w:tc>
          <w:tcPr>
            <w:tcW w:w="652" w:type="pct"/>
            <w:gridSpan w:val="2"/>
            <w:vAlign w:val="center"/>
          </w:tcPr>
          <w:p w:rsidRPr="00DF6897" w:rsidR="00387850" w:rsidP="009E21C0" w:rsidRDefault="00387850" w14:paraId="1E7762D3" wp14:textId="77777777">
            <w:pPr>
              <w:spacing w:before="40" w:after="40"/>
              <w:jc w:val="left"/>
              <w:rPr>
                <w:rStyle w:val="BodytextChar"/>
                <w:rFonts w:cs="Arial"/>
                <w:sz w:val="16"/>
                <w:szCs w:val="18"/>
                <w:highlight w:val="yellow"/>
              </w:rPr>
            </w:pPr>
            <w:r>
              <w:rPr>
                <w:rStyle w:val="BodytextChar"/>
                <w:rFonts w:cs="Arial"/>
                <w:sz w:val="16"/>
                <w:szCs w:val="18"/>
              </w:rPr>
              <w:t>This is the Requesting Provider's Medicaid ID</w:t>
            </w:r>
          </w:p>
        </w:tc>
        <w:tc>
          <w:tcPr>
            <w:tcW w:w="1295" w:type="pct"/>
            <w:vAlign w:val="center"/>
          </w:tcPr>
          <w:p w:rsidRPr="00DF6897" w:rsidR="00387850" w:rsidP="009E21C0" w:rsidRDefault="00387850" w14:paraId="60FB9B0B" wp14:textId="77777777">
            <w:pPr>
              <w:spacing w:before="40" w:after="40"/>
              <w:jc w:val="left"/>
              <w:rPr>
                <w:rStyle w:val="BodytextChar"/>
                <w:rFonts w:cs="Arial"/>
                <w:sz w:val="16"/>
                <w:szCs w:val="18"/>
                <w:highlight w:val="yellow"/>
              </w:rPr>
            </w:pPr>
            <w:r w:rsidRPr="00111E67">
              <w:rPr>
                <w:rStyle w:val="BodytextChar"/>
                <w:rFonts w:cs="Arial"/>
                <w:sz w:val="16"/>
                <w:szCs w:val="18"/>
              </w:rPr>
              <w:t>P_ALT_ID_TB</w:t>
            </w:r>
          </w:p>
        </w:tc>
        <w:tc>
          <w:tcPr>
            <w:tcW w:w="881" w:type="pct"/>
            <w:gridSpan w:val="2"/>
            <w:vAlign w:val="center"/>
          </w:tcPr>
          <w:p w:rsidRPr="00DF6897" w:rsidR="00387850" w:rsidP="009E21C0" w:rsidRDefault="00387850" w14:paraId="4535BEE4" wp14:textId="77777777">
            <w:pPr>
              <w:spacing w:before="40" w:after="40"/>
              <w:jc w:val="left"/>
              <w:rPr>
                <w:rStyle w:val="BodytextChar"/>
                <w:rFonts w:cs="Arial"/>
                <w:sz w:val="16"/>
                <w:szCs w:val="18"/>
                <w:highlight w:val="yellow"/>
              </w:rPr>
            </w:pPr>
            <w:r w:rsidRPr="00111E67">
              <w:rPr>
                <w:rStyle w:val="BodytextChar"/>
                <w:rFonts w:cs="Arial"/>
                <w:sz w:val="16"/>
                <w:szCs w:val="18"/>
              </w:rPr>
              <w:t>P_ALT_ID</w:t>
            </w:r>
          </w:p>
        </w:tc>
        <w:tc>
          <w:tcPr>
            <w:tcW w:w="1481" w:type="pct"/>
          </w:tcPr>
          <w:p w:rsidR="00387850" w:rsidP="009E21C0" w:rsidRDefault="00387850" w14:paraId="570238D0" wp14:textId="77777777">
            <w:pPr>
              <w:pStyle w:val="TableTextACSSC"/>
              <w:rPr>
                <w:rFonts w:ascii="Arial" w:hAnsi="Arial" w:cs="Arial"/>
                <w:sz w:val="18"/>
                <w:szCs w:val="18"/>
              </w:rPr>
            </w:pPr>
            <w:r>
              <w:rPr>
                <w:rFonts w:ascii="Arial" w:hAnsi="Arial" w:cs="Arial"/>
                <w:sz w:val="18"/>
                <w:szCs w:val="18"/>
              </w:rPr>
              <w:t>Display P_ALT_ID_TB.P_ALT_ID</w:t>
            </w:r>
          </w:p>
          <w:p w:rsidR="00387850" w:rsidP="009E21C0" w:rsidRDefault="00387850" w14:paraId="13116252" wp14:textId="77777777">
            <w:pPr>
              <w:pStyle w:val="TableTextACSSC"/>
              <w:rPr>
                <w:rFonts w:ascii="Arial" w:hAnsi="Arial" w:cs="Arial"/>
                <w:sz w:val="18"/>
                <w:szCs w:val="18"/>
              </w:rPr>
            </w:pPr>
            <w:r>
              <w:rPr>
                <w:rFonts w:ascii="Arial" w:hAnsi="Arial" w:cs="Arial"/>
                <w:sz w:val="18"/>
                <w:szCs w:val="18"/>
              </w:rPr>
              <w:t>Where A_HDR_LI_SUBM_PROV_ID_TB.</w:t>
            </w:r>
            <w:r w:rsidRPr="00BC5A9B">
              <w:rPr>
                <w:rFonts w:ascii="Arial" w:hAnsi="Arial" w:cs="Arial"/>
                <w:sz w:val="18"/>
                <w:szCs w:val="18"/>
              </w:rPr>
              <w:t>A_TXN_LVL_CD</w:t>
            </w:r>
            <w:r>
              <w:rPr>
                <w:rFonts w:ascii="Arial" w:hAnsi="Arial" w:cs="Arial"/>
                <w:sz w:val="18"/>
                <w:szCs w:val="18"/>
              </w:rPr>
              <w:t xml:space="preserve"> = 'RQ' (Requesting)  and</w:t>
            </w:r>
          </w:p>
          <w:p w:rsidR="00387850" w:rsidP="009E21C0" w:rsidRDefault="00387850" w14:paraId="426B2EDC" wp14:textId="77777777">
            <w:pPr>
              <w:pStyle w:val="TableTextACSSC"/>
              <w:rPr>
                <w:rFonts w:ascii="Arial" w:hAnsi="Arial" w:cs="Arial"/>
                <w:sz w:val="18"/>
                <w:szCs w:val="18"/>
              </w:rPr>
            </w:pPr>
            <w:r w:rsidRPr="00BC5A9B">
              <w:rPr>
                <w:rFonts w:ascii="Arial" w:hAnsi="Arial" w:cs="Arial"/>
                <w:sz w:val="18"/>
                <w:szCs w:val="18"/>
              </w:rPr>
              <w:t>A_USED_PROV_ID_IND</w:t>
            </w:r>
            <w:r>
              <w:rPr>
                <w:rFonts w:ascii="Arial" w:hAnsi="Arial" w:cs="Arial"/>
                <w:sz w:val="18"/>
                <w:szCs w:val="18"/>
              </w:rPr>
              <w:t xml:space="preserve"> = 'Y'   and</w:t>
            </w:r>
          </w:p>
          <w:p w:rsidR="00387850" w:rsidP="009E21C0" w:rsidRDefault="00387850" w14:paraId="3FC01A53" wp14:textId="77777777">
            <w:pPr>
              <w:pStyle w:val="TableTextACSSC"/>
              <w:rPr>
                <w:rFonts w:ascii="Arial" w:hAnsi="Arial" w:cs="Arial"/>
                <w:sz w:val="18"/>
                <w:szCs w:val="18"/>
              </w:rPr>
            </w:pPr>
            <w:r>
              <w:rPr>
                <w:rFonts w:ascii="Arial" w:hAnsi="Arial" w:cs="Arial"/>
                <w:sz w:val="18"/>
                <w:szCs w:val="18"/>
              </w:rPr>
              <w:t>P_SYS_ID = P_DTL_TB.P_SYS_ID</w:t>
            </w:r>
          </w:p>
          <w:p w:rsidRPr="003F4256" w:rsidR="00387850" w:rsidP="009E21C0" w:rsidRDefault="00387850" w14:paraId="5766E432" wp14:textId="77777777">
            <w:pPr>
              <w:pStyle w:val="TableText1"/>
              <w:spacing w:before="40" w:after="40"/>
              <w:rPr>
                <w:rStyle w:val="BodytextChar"/>
                <w:rFonts w:cs="Arial"/>
                <w:spacing w:val="0"/>
                <w:sz w:val="16"/>
                <w:szCs w:val="18"/>
              </w:rPr>
            </w:pPr>
            <w:r>
              <w:rPr>
                <w:rFonts w:cs="Arial"/>
                <w:sz w:val="18"/>
                <w:szCs w:val="18"/>
              </w:rPr>
              <w:t>and P_DTL_TB.</w:t>
            </w:r>
            <w:r>
              <w:t xml:space="preserve"> </w:t>
            </w:r>
            <w:r w:rsidRPr="00874B66">
              <w:rPr>
                <w:rFonts w:cs="Arial"/>
                <w:sz w:val="18"/>
                <w:szCs w:val="18"/>
              </w:rPr>
              <w:t>P_ALT_ID_TY_CD</w:t>
            </w:r>
            <w:r>
              <w:rPr>
                <w:rFonts w:cs="Arial"/>
                <w:sz w:val="18"/>
                <w:szCs w:val="18"/>
              </w:rPr>
              <w:t xml:space="preserve"> = '1D' (MCAID ID) and current date is between P_ALT_ID_TB.</w:t>
            </w:r>
            <w:r w:rsidRPr="00874B66">
              <w:rPr>
                <w:rFonts w:cs="Arial"/>
                <w:sz w:val="18"/>
                <w:szCs w:val="18"/>
              </w:rPr>
              <w:t>P_ALT_ID_BEG_DT</w:t>
            </w:r>
            <w:r>
              <w:rPr>
                <w:rFonts w:cs="Arial"/>
                <w:sz w:val="18"/>
                <w:szCs w:val="18"/>
              </w:rPr>
              <w:t xml:space="preserve"> and P_ALT_ID_TB.</w:t>
            </w:r>
            <w:r w:rsidRPr="00874B66">
              <w:rPr>
                <w:rFonts w:cs="Arial"/>
                <w:sz w:val="18"/>
                <w:szCs w:val="18"/>
              </w:rPr>
              <w:t>P_ALT_ID_</w:t>
            </w:r>
            <w:r>
              <w:rPr>
                <w:rFonts w:cs="Arial"/>
                <w:sz w:val="18"/>
                <w:szCs w:val="18"/>
              </w:rPr>
              <w:t>END</w:t>
            </w:r>
            <w:r w:rsidRPr="00874B66">
              <w:rPr>
                <w:rFonts w:cs="Arial"/>
                <w:sz w:val="18"/>
                <w:szCs w:val="18"/>
              </w:rPr>
              <w:t>_DT</w:t>
            </w:r>
          </w:p>
        </w:tc>
      </w:tr>
      <w:tr xmlns:wp14="http://schemas.microsoft.com/office/word/2010/wordml" w:rsidRPr="003F4256" w:rsidR="00387850" w:rsidTr="009E21C0" w14:paraId="406EA00B" wp14:textId="77777777">
        <w:trPr>
          <w:cantSplit/>
          <w:jc w:val="center"/>
        </w:trPr>
        <w:tc>
          <w:tcPr>
            <w:tcW w:w="306" w:type="pct"/>
            <w:vAlign w:val="center"/>
          </w:tcPr>
          <w:p w:rsidRPr="003F4256" w:rsidR="00387850" w:rsidP="009E21C0" w:rsidRDefault="00387850" w14:paraId="743E1251" wp14:textId="77777777">
            <w:pPr>
              <w:jc w:val="left"/>
              <w:rPr>
                <w:rStyle w:val="BodytextChar"/>
                <w:rFonts w:cs="Arial"/>
                <w:sz w:val="16"/>
                <w:szCs w:val="18"/>
              </w:rPr>
            </w:pPr>
            <w:r w:rsidRPr="003F4256">
              <w:rPr>
                <w:rStyle w:val="BodytextChar"/>
                <w:rFonts w:cs="Arial"/>
                <w:sz w:val="16"/>
                <w:szCs w:val="18"/>
              </w:rPr>
              <w:t>Column</w:t>
            </w:r>
          </w:p>
        </w:tc>
        <w:tc>
          <w:tcPr>
            <w:tcW w:w="385" w:type="pct"/>
            <w:vAlign w:val="center"/>
          </w:tcPr>
          <w:p w:rsidRPr="003F4256" w:rsidR="00387850" w:rsidP="009E21C0" w:rsidRDefault="00387850" w14:paraId="22FBA7C8" wp14:textId="77777777">
            <w:pPr>
              <w:spacing w:after="0"/>
              <w:jc w:val="left"/>
              <w:rPr>
                <w:rStyle w:val="BodytextChar"/>
                <w:rFonts w:cs="Arial"/>
                <w:sz w:val="16"/>
                <w:szCs w:val="18"/>
              </w:rPr>
            </w:pPr>
            <w:r w:rsidRPr="00DD1FB1">
              <w:rPr>
                <w:rStyle w:val="BodytextChar"/>
                <w:rFonts w:cs="Arial"/>
                <w:sz w:val="16"/>
                <w:szCs w:val="18"/>
              </w:rPr>
              <w:t>Prov Name</w:t>
            </w:r>
          </w:p>
        </w:tc>
        <w:tc>
          <w:tcPr>
            <w:tcW w:w="652" w:type="pct"/>
            <w:gridSpan w:val="2"/>
            <w:vAlign w:val="center"/>
          </w:tcPr>
          <w:p w:rsidRPr="00874B66" w:rsidR="00387850" w:rsidP="009E21C0" w:rsidRDefault="00387850" w14:paraId="5271C5A1" wp14:textId="77777777">
            <w:pPr>
              <w:spacing w:before="40" w:after="40"/>
              <w:jc w:val="left"/>
              <w:rPr>
                <w:rStyle w:val="BodytextChar"/>
                <w:rFonts w:cs="Arial"/>
                <w:sz w:val="16"/>
                <w:szCs w:val="18"/>
              </w:rPr>
            </w:pPr>
            <w:r>
              <w:rPr>
                <w:rStyle w:val="BodytextChar"/>
                <w:rFonts w:cs="Arial"/>
                <w:sz w:val="16"/>
                <w:szCs w:val="18"/>
              </w:rPr>
              <w:t>This is the Requesting Provider's Name</w:t>
            </w:r>
          </w:p>
        </w:tc>
        <w:tc>
          <w:tcPr>
            <w:tcW w:w="1295" w:type="pct"/>
            <w:vAlign w:val="center"/>
          </w:tcPr>
          <w:p w:rsidRPr="00874B66" w:rsidR="00387850" w:rsidP="009E21C0" w:rsidRDefault="00387850" w14:paraId="3C5EBBA1" wp14:textId="77777777">
            <w:pPr>
              <w:spacing w:before="40" w:after="40"/>
              <w:jc w:val="left"/>
              <w:rPr>
                <w:rStyle w:val="BodytextChar"/>
                <w:rFonts w:cs="Arial"/>
                <w:sz w:val="16"/>
                <w:szCs w:val="18"/>
              </w:rPr>
            </w:pPr>
            <w:r>
              <w:rPr>
                <w:rStyle w:val="BodytextChar"/>
                <w:rFonts w:cs="Arial"/>
                <w:sz w:val="16"/>
                <w:szCs w:val="18"/>
              </w:rPr>
              <w:t>P_DTL_TB</w:t>
            </w:r>
          </w:p>
        </w:tc>
        <w:tc>
          <w:tcPr>
            <w:tcW w:w="881" w:type="pct"/>
            <w:gridSpan w:val="2"/>
            <w:vAlign w:val="center"/>
          </w:tcPr>
          <w:p w:rsidRPr="00874B66" w:rsidR="00387850" w:rsidP="009E21C0" w:rsidRDefault="00387850" w14:paraId="2C3A9BA3" wp14:textId="77777777">
            <w:pPr>
              <w:spacing w:before="40" w:after="40"/>
              <w:jc w:val="left"/>
              <w:rPr>
                <w:rStyle w:val="BodytextChar"/>
                <w:rFonts w:cs="Arial"/>
                <w:sz w:val="16"/>
                <w:szCs w:val="18"/>
              </w:rPr>
            </w:pPr>
            <w:r>
              <w:rPr>
                <w:rStyle w:val="BodytextChar"/>
                <w:rFonts w:cs="Arial"/>
                <w:sz w:val="16"/>
                <w:szCs w:val="18"/>
              </w:rPr>
              <w:t>P_NAM</w:t>
            </w:r>
          </w:p>
        </w:tc>
        <w:tc>
          <w:tcPr>
            <w:tcW w:w="1481" w:type="pct"/>
          </w:tcPr>
          <w:p w:rsidR="00387850" w:rsidP="009E21C0" w:rsidRDefault="00387850" w14:paraId="2867E781" wp14:textId="77777777">
            <w:pPr>
              <w:pStyle w:val="TableTextACSSC"/>
              <w:rPr>
                <w:rFonts w:ascii="Arial" w:hAnsi="Arial" w:cs="Arial"/>
                <w:sz w:val="18"/>
                <w:szCs w:val="18"/>
              </w:rPr>
            </w:pPr>
            <w:r>
              <w:rPr>
                <w:rFonts w:ascii="Arial" w:hAnsi="Arial" w:cs="Arial"/>
                <w:sz w:val="18"/>
                <w:szCs w:val="18"/>
              </w:rPr>
              <w:t>Display P_DTL_TB.P_NAM</w:t>
            </w:r>
          </w:p>
          <w:p w:rsidRPr="003F4256" w:rsidR="00387850" w:rsidP="009E21C0" w:rsidRDefault="00387850" w14:paraId="0EECBD0B" wp14:textId="77777777">
            <w:pPr>
              <w:pStyle w:val="TableText1"/>
              <w:spacing w:before="40" w:after="40"/>
              <w:rPr>
                <w:rStyle w:val="BodytextChar"/>
                <w:rFonts w:cs="Arial"/>
                <w:spacing w:val="0"/>
                <w:sz w:val="16"/>
                <w:szCs w:val="18"/>
              </w:rPr>
            </w:pPr>
            <w:r>
              <w:rPr>
                <w:rFonts w:cs="Arial"/>
                <w:sz w:val="18"/>
                <w:szCs w:val="18"/>
              </w:rPr>
              <w:t>Obtain the provider name (P_NAM) by using the P_SYS_ID obtained in the 'Provider ID' query above:  P_ALT_ID_TB.P_SYS_ID = P_DTL_TB.P_SYS_ID</w:t>
            </w:r>
            <w:r>
              <w:t xml:space="preserve"> </w:t>
            </w:r>
          </w:p>
        </w:tc>
      </w:tr>
      <w:tr xmlns:wp14="http://schemas.microsoft.com/office/word/2010/wordml" w:rsidRPr="003F4256" w:rsidR="00387850" w:rsidTr="009E21C0" w14:paraId="58E0FF73" wp14:textId="77777777">
        <w:trPr>
          <w:cantSplit/>
          <w:jc w:val="center"/>
        </w:trPr>
        <w:tc>
          <w:tcPr>
            <w:tcW w:w="306" w:type="pct"/>
            <w:vAlign w:val="center"/>
          </w:tcPr>
          <w:p w:rsidRPr="003F4256" w:rsidR="00387850" w:rsidP="009E21C0" w:rsidRDefault="00387850" w14:paraId="29437D9E" wp14:textId="77777777">
            <w:pPr>
              <w:jc w:val="left"/>
              <w:rPr>
                <w:rStyle w:val="BodytextChar"/>
                <w:rFonts w:cs="Arial"/>
                <w:sz w:val="16"/>
                <w:szCs w:val="18"/>
              </w:rPr>
            </w:pPr>
            <w:r>
              <w:rPr>
                <w:rStyle w:val="BodytextChar"/>
                <w:rFonts w:cs="Arial"/>
                <w:sz w:val="16"/>
                <w:szCs w:val="18"/>
              </w:rPr>
              <w:t>Column</w:t>
            </w:r>
          </w:p>
        </w:tc>
        <w:tc>
          <w:tcPr>
            <w:tcW w:w="385" w:type="pct"/>
            <w:vAlign w:val="center"/>
          </w:tcPr>
          <w:p w:rsidR="00387850" w:rsidP="009E21C0" w:rsidRDefault="00387850" w14:paraId="2B86A9B0" wp14:textId="77777777">
            <w:pPr>
              <w:spacing w:after="0"/>
              <w:jc w:val="left"/>
              <w:rPr>
                <w:rStyle w:val="BodytextChar"/>
                <w:rFonts w:cs="Arial"/>
                <w:sz w:val="16"/>
                <w:szCs w:val="18"/>
              </w:rPr>
            </w:pPr>
            <w:r>
              <w:rPr>
                <w:rStyle w:val="BodytextChar"/>
                <w:rFonts w:cs="Arial"/>
                <w:sz w:val="16"/>
                <w:szCs w:val="18"/>
              </w:rPr>
              <w:t>Submitter Prov ID</w:t>
            </w:r>
          </w:p>
          <w:p w:rsidRPr="003F4256" w:rsidR="00387850" w:rsidP="009E21C0" w:rsidRDefault="00387850" w14:paraId="43DA004D" wp14:textId="77777777">
            <w:pPr>
              <w:spacing w:after="0"/>
              <w:jc w:val="left"/>
              <w:rPr>
                <w:rStyle w:val="BodytextChar"/>
                <w:rFonts w:cs="Arial"/>
                <w:sz w:val="16"/>
                <w:szCs w:val="18"/>
              </w:rPr>
            </w:pPr>
          </w:p>
        </w:tc>
        <w:tc>
          <w:tcPr>
            <w:tcW w:w="652" w:type="pct"/>
            <w:gridSpan w:val="2"/>
            <w:vAlign w:val="center"/>
          </w:tcPr>
          <w:p w:rsidRPr="00874B66" w:rsidR="00387850" w:rsidP="009E21C0" w:rsidRDefault="00387850" w14:paraId="41DAA2C5" wp14:textId="77777777">
            <w:pPr>
              <w:spacing w:before="40" w:after="40"/>
              <w:jc w:val="left"/>
              <w:rPr>
                <w:rStyle w:val="BodytextChar"/>
                <w:rFonts w:cs="Arial"/>
                <w:sz w:val="16"/>
                <w:szCs w:val="18"/>
              </w:rPr>
            </w:pPr>
            <w:r>
              <w:rPr>
                <w:rStyle w:val="BodytextChar"/>
                <w:rFonts w:cs="Arial"/>
                <w:sz w:val="16"/>
                <w:szCs w:val="18"/>
              </w:rPr>
              <w:t>This is the Submitting Provider’s ID</w:t>
            </w:r>
          </w:p>
        </w:tc>
        <w:tc>
          <w:tcPr>
            <w:tcW w:w="1295" w:type="pct"/>
            <w:vAlign w:val="center"/>
          </w:tcPr>
          <w:p w:rsidR="00387850" w:rsidP="009E21C0" w:rsidRDefault="00387850" w14:paraId="6B891701" wp14:textId="77777777">
            <w:pPr>
              <w:spacing w:before="40" w:after="40"/>
              <w:jc w:val="left"/>
              <w:rPr>
                <w:rStyle w:val="BodytextChar"/>
                <w:rFonts w:cs="Arial"/>
                <w:sz w:val="16"/>
                <w:szCs w:val="18"/>
              </w:rPr>
            </w:pPr>
            <w:r>
              <w:rPr>
                <w:rStyle w:val="BodytextChar"/>
                <w:rFonts w:cs="Arial"/>
                <w:sz w:val="16"/>
                <w:szCs w:val="18"/>
              </w:rPr>
              <w:t>A_HDR_LI_SUBM_PROV_ID_TB</w:t>
            </w:r>
          </w:p>
          <w:p w:rsidR="00387850" w:rsidP="009E21C0" w:rsidRDefault="00387850" w14:paraId="2E7A1A4A" wp14:textId="77777777">
            <w:pPr>
              <w:spacing w:before="40" w:after="40"/>
              <w:jc w:val="left"/>
              <w:rPr>
                <w:rStyle w:val="BodytextChar"/>
                <w:rFonts w:cs="Arial"/>
                <w:sz w:val="16"/>
                <w:szCs w:val="18"/>
              </w:rPr>
            </w:pPr>
            <w:r>
              <w:rPr>
                <w:rStyle w:val="BodytextChar"/>
                <w:rFonts w:cs="Arial"/>
                <w:sz w:val="16"/>
                <w:szCs w:val="18"/>
              </w:rPr>
              <w:t>OR</w:t>
            </w:r>
          </w:p>
          <w:p w:rsidRPr="00874B66" w:rsidR="00387850" w:rsidP="009E21C0" w:rsidRDefault="00387850" w14:paraId="0F123A1B" wp14:textId="77777777">
            <w:pPr>
              <w:spacing w:before="40" w:after="40"/>
              <w:jc w:val="left"/>
              <w:rPr>
                <w:rStyle w:val="BodytextChar"/>
                <w:rFonts w:cs="Arial"/>
                <w:sz w:val="16"/>
                <w:szCs w:val="18"/>
              </w:rPr>
            </w:pPr>
            <w:r>
              <w:rPr>
                <w:rStyle w:val="BodytextChar"/>
                <w:rFonts w:cs="Arial"/>
                <w:sz w:val="16"/>
                <w:szCs w:val="18"/>
              </w:rPr>
              <w:t>P_ALT_ID_TB</w:t>
            </w:r>
          </w:p>
        </w:tc>
        <w:tc>
          <w:tcPr>
            <w:tcW w:w="881" w:type="pct"/>
            <w:gridSpan w:val="2"/>
            <w:vAlign w:val="center"/>
          </w:tcPr>
          <w:p w:rsidR="00387850" w:rsidP="009E21C0" w:rsidRDefault="00387850" w14:paraId="37EF1EFC" wp14:textId="77777777">
            <w:pPr>
              <w:spacing w:before="40" w:after="40"/>
              <w:jc w:val="left"/>
              <w:rPr>
                <w:rStyle w:val="BodytextChar"/>
                <w:rFonts w:cs="Arial"/>
                <w:sz w:val="16"/>
                <w:szCs w:val="18"/>
              </w:rPr>
            </w:pPr>
            <w:r>
              <w:rPr>
                <w:rStyle w:val="BodytextChar"/>
                <w:rFonts w:cs="Arial"/>
                <w:sz w:val="16"/>
                <w:szCs w:val="18"/>
              </w:rPr>
              <w:t>A_PROV_ID</w:t>
            </w:r>
          </w:p>
          <w:p w:rsidR="00387850" w:rsidP="009E21C0" w:rsidRDefault="00387850" w14:paraId="28A6EC5D" wp14:textId="77777777">
            <w:pPr>
              <w:spacing w:before="40" w:after="40"/>
              <w:jc w:val="left"/>
              <w:rPr>
                <w:rStyle w:val="BodytextChar"/>
                <w:sz w:val="16"/>
                <w:szCs w:val="18"/>
              </w:rPr>
            </w:pPr>
            <w:r>
              <w:rPr>
                <w:rStyle w:val="BodytextChar"/>
                <w:sz w:val="16"/>
                <w:szCs w:val="18"/>
              </w:rPr>
              <w:t>OR</w:t>
            </w:r>
          </w:p>
          <w:p w:rsidRPr="00874B66" w:rsidR="00387850" w:rsidP="009E21C0" w:rsidRDefault="00387850" w14:paraId="7A123923" wp14:textId="77777777">
            <w:pPr>
              <w:spacing w:before="40" w:after="40"/>
              <w:jc w:val="left"/>
              <w:rPr>
                <w:rStyle w:val="BodytextChar"/>
                <w:rFonts w:cs="Arial"/>
                <w:sz w:val="16"/>
                <w:szCs w:val="18"/>
              </w:rPr>
            </w:pPr>
            <w:r w:rsidRPr="00111E67">
              <w:rPr>
                <w:rStyle w:val="BodytextChar"/>
                <w:rFonts w:cs="Arial"/>
                <w:sz w:val="16"/>
                <w:szCs w:val="18"/>
              </w:rPr>
              <w:t>P_ALT_ID</w:t>
            </w:r>
          </w:p>
        </w:tc>
        <w:tc>
          <w:tcPr>
            <w:tcW w:w="1481" w:type="pct"/>
          </w:tcPr>
          <w:p w:rsidR="00387850" w:rsidP="009E21C0" w:rsidRDefault="00387850" w14:paraId="0B58D427" wp14:textId="77777777">
            <w:pPr>
              <w:pStyle w:val="TableTextACSSC"/>
              <w:rPr>
                <w:sz w:val="18"/>
              </w:rPr>
            </w:pPr>
            <w:r>
              <w:rPr>
                <w:rFonts w:ascii="Arial" w:hAnsi="Arial" w:cs="Arial"/>
                <w:sz w:val="18"/>
                <w:szCs w:val="18"/>
              </w:rPr>
              <w:t>I</w:t>
            </w:r>
            <w:r>
              <w:rPr>
                <w:sz w:val="18"/>
              </w:rPr>
              <w:t xml:space="preserve">f row exists where A_HDR_LI_SUBM_PROV_ID_TB.A_TXN_LVL_CD = ‘EV’ and A_HDR_LI_SUBM_PROV_ID_TB.A_PROV_ENTY_ID_CD = ‘77’ </w:t>
            </w:r>
          </w:p>
          <w:p w:rsidR="00387850" w:rsidP="009E21C0" w:rsidRDefault="00387850" w14:paraId="23F7BB58" wp14:textId="77777777">
            <w:pPr>
              <w:pStyle w:val="TableTextACSSC"/>
              <w:rPr>
                <w:sz w:val="18"/>
              </w:rPr>
            </w:pPr>
            <w:r>
              <w:rPr>
                <w:sz w:val="18"/>
              </w:rPr>
              <w:t xml:space="preserve">Map A_HDR_LI_SUBM_PROV_ID_TB.A_PROV_ID </w:t>
            </w:r>
          </w:p>
          <w:p w:rsidR="00387850" w:rsidP="009E21C0" w:rsidRDefault="00387850" w14:paraId="06AA59E4" wp14:textId="77777777">
            <w:pPr>
              <w:pStyle w:val="TableTextACSSC"/>
              <w:rPr>
                <w:rFonts w:cs="Arial"/>
                <w:sz w:val="18"/>
              </w:rPr>
            </w:pPr>
            <w:r>
              <w:rPr>
                <w:rFonts w:cs="Arial"/>
                <w:sz w:val="18"/>
              </w:rPr>
              <w:t>ELSE</w:t>
            </w:r>
          </w:p>
          <w:p w:rsidRPr="003F4256" w:rsidR="00387850" w:rsidP="009E21C0" w:rsidRDefault="00387850" w14:paraId="5BE7CE0B" wp14:textId="77777777">
            <w:pPr>
              <w:pStyle w:val="TableTextACSSC"/>
              <w:rPr>
                <w:rStyle w:val="BodytextChar"/>
                <w:rFonts w:cs="Arial"/>
                <w:sz w:val="16"/>
                <w:szCs w:val="18"/>
              </w:rPr>
            </w:pPr>
            <w:r>
              <w:rPr>
                <w:rFonts w:cs="Arial"/>
                <w:sz w:val="18"/>
              </w:rPr>
              <w:t>Map the same ID as found in the ‘Prov ID’ business label above (Default).</w:t>
            </w:r>
          </w:p>
        </w:tc>
      </w:tr>
      <w:tr xmlns:wp14="http://schemas.microsoft.com/office/word/2010/wordml" w:rsidRPr="003F4256" w:rsidR="00387850" w:rsidTr="009E21C0" w14:paraId="383C02AD" wp14:textId="77777777">
        <w:trPr>
          <w:cantSplit/>
          <w:jc w:val="center"/>
        </w:trPr>
        <w:tc>
          <w:tcPr>
            <w:tcW w:w="306" w:type="pct"/>
            <w:vAlign w:val="center"/>
          </w:tcPr>
          <w:p w:rsidRPr="003F4256" w:rsidR="00387850" w:rsidP="009E21C0" w:rsidRDefault="00387850" w14:paraId="2A823BE3" wp14:textId="77777777">
            <w:pPr>
              <w:jc w:val="left"/>
              <w:rPr>
                <w:rStyle w:val="BodytextChar"/>
                <w:rFonts w:cs="Arial"/>
                <w:sz w:val="16"/>
                <w:szCs w:val="18"/>
              </w:rPr>
            </w:pPr>
            <w:r>
              <w:rPr>
                <w:rStyle w:val="BodytextChar"/>
                <w:rFonts w:cs="Arial"/>
                <w:sz w:val="16"/>
                <w:szCs w:val="18"/>
              </w:rPr>
              <w:t>Column</w:t>
            </w:r>
          </w:p>
        </w:tc>
        <w:tc>
          <w:tcPr>
            <w:tcW w:w="385" w:type="pct"/>
            <w:vAlign w:val="center"/>
          </w:tcPr>
          <w:p w:rsidR="00387850" w:rsidP="009E21C0" w:rsidRDefault="00387850" w14:paraId="136B302E" wp14:textId="77777777">
            <w:pPr>
              <w:spacing w:after="0"/>
              <w:jc w:val="left"/>
              <w:rPr>
                <w:rStyle w:val="BodytextChar"/>
                <w:rFonts w:cs="Arial"/>
                <w:sz w:val="16"/>
                <w:szCs w:val="18"/>
              </w:rPr>
            </w:pPr>
            <w:r>
              <w:rPr>
                <w:rStyle w:val="BodytextChar"/>
                <w:rFonts w:cs="Arial"/>
                <w:sz w:val="16"/>
                <w:szCs w:val="18"/>
              </w:rPr>
              <w:t>Submitter Prov Name</w:t>
            </w:r>
          </w:p>
          <w:p w:rsidRPr="003F4256" w:rsidR="00387850" w:rsidP="009E21C0" w:rsidRDefault="00387850" w14:paraId="22664858" wp14:textId="77777777">
            <w:pPr>
              <w:spacing w:after="0"/>
              <w:jc w:val="left"/>
              <w:rPr>
                <w:rStyle w:val="BodytextChar"/>
                <w:rFonts w:cs="Arial"/>
                <w:sz w:val="16"/>
                <w:szCs w:val="18"/>
              </w:rPr>
            </w:pPr>
          </w:p>
        </w:tc>
        <w:tc>
          <w:tcPr>
            <w:tcW w:w="652" w:type="pct"/>
            <w:gridSpan w:val="2"/>
            <w:vAlign w:val="center"/>
          </w:tcPr>
          <w:p w:rsidRPr="00874B66" w:rsidR="00387850" w:rsidP="009E21C0" w:rsidRDefault="00387850" w14:paraId="31E32FE2" wp14:textId="77777777">
            <w:pPr>
              <w:spacing w:before="40" w:after="40"/>
              <w:jc w:val="left"/>
              <w:rPr>
                <w:rStyle w:val="BodytextChar"/>
                <w:rFonts w:cs="Arial"/>
                <w:sz w:val="16"/>
                <w:szCs w:val="18"/>
              </w:rPr>
            </w:pPr>
            <w:r>
              <w:rPr>
                <w:rStyle w:val="BodytextChar"/>
                <w:rFonts w:cs="Arial"/>
                <w:sz w:val="16"/>
                <w:szCs w:val="18"/>
              </w:rPr>
              <w:t>This is the Submitting Provider’s Name</w:t>
            </w:r>
          </w:p>
        </w:tc>
        <w:tc>
          <w:tcPr>
            <w:tcW w:w="1295" w:type="pct"/>
            <w:vAlign w:val="center"/>
          </w:tcPr>
          <w:p w:rsidRPr="00874B66" w:rsidR="00387850" w:rsidP="009E21C0" w:rsidRDefault="00387850" w14:paraId="48C512AB" wp14:textId="77777777">
            <w:pPr>
              <w:spacing w:before="40" w:after="40"/>
              <w:jc w:val="left"/>
              <w:rPr>
                <w:rStyle w:val="BodytextChar"/>
                <w:rFonts w:cs="Arial"/>
                <w:sz w:val="16"/>
                <w:szCs w:val="18"/>
              </w:rPr>
            </w:pPr>
            <w:r>
              <w:rPr>
                <w:rStyle w:val="BodytextChar"/>
                <w:rFonts w:cs="Arial"/>
                <w:sz w:val="16"/>
                <w:szCs w:val="18"/>
              </w:rPr>
              <w:t>P_DTL_TB</w:t>
            </w:r>
          </w:p>
        </w:tc>
        <w:tc>
          <w:tcPr>
            <w:tcW w:w="881" w:type="pct"/>
            <w:gridSpan w:val="2"/>
            <w:vAlign w:val="center"/>
          </w:tcPr>
          <w:p w:rsidRPr="00874B66" w:rsidR="00387850" w:rsidP="009E21C0" w:rsidRDefault="00387850" w14:paraId="1D90157D" wp14:textId="77777777">
            <w:pPr>
              <w:spacing w:before="40" w:after="40"/>
              <w:jc w:val="left"/>
              <w:rPr>
                <w:rStyle w:val="BodytextChar"/>
                <w:rFonts w:cs="Arial"/>
                <w:sz w:val="16"/>
                <w:szCs w:val="18"/>
              </w:rPr>
            </w:pPr>
            <w:r>
              <w:rPr>
                <w:rStyle w:val="BodytextChar"/>
                <w:rFonts w:cs="Arial"/>
                <w:sz w:val="16"/>
                <w:szCs w:val="18"/>
              </w:rPr>
              <w:t>P_NAM</w:t>
            </w:r>
          </w:p>
        </w:tc>
        <w:tc>
          <w:tcPr>
            <w:tcW w:w="1481" w:type="pct"/>
          </w:tcPr>
          <w:p w:rsidR="00387850" w:rsidP="009E21C0" w:rsidRDefault="00387850" w14:paraId="462E9B43" wp14:textId="77777777">
            <w:pPr>
              <w:pStyle w:val="TableTextACSSC"/>
              <w:rPr>
                <w:rFonts w:ascii="Arial" w:hAnsi="Arial" w:cs="Arial"/>
                <w:sz w:val="18"/>
                <w:szCs w:val="18"/>
              </w:rPr>
            </w:pPr>
            <w:r>
              <w:rPr>
                <w:rFonts w:ascii="Arial" w:hAnsi="Arial" w:cs="Arial"/>
                <w:sz w:val="18"/>
                <w:szCs w:val="18"/>
              </w:rPr>
              <w:t>Display P_DTL_TB.P_NAM</w:t>
            </w:r>
          </w:p>
          <w:p w:rsidR="00387850" w:rsidP="009E21C0" w:rsidRDefault="00387850" w14:paraId="0D6783D7" wp14:textId="77777777">
            <w:pPr>
              <w:pStyle w:val="TableTextACSSC"/>
              <w:rPr>
                <w:sz w:val="18"/>
              </w:rPr>
            </w:pPr>
            <w:r>
              <w:rPr>
                <w:rFonts w:ascii="Arial" w:hAnsi="Arial" w:cs="Arial"/>
                <w:sz w:val="18"/>
                <w:szCs w:val="18"/>
              </w:rPr>
              <w:t>I</w:t>
            </w:r>
            <w:r>
              <w:rPr>
                <w:sz w:val="18"/>
              </w:rPr>
              <w:t xml:space="preserve">f row exists where A_HDR_LI_SUBM_PROV_ID_TB.A_TXN_LVL_CD = ‘EV’ and A_HDR_LI_SUBM_PROV_ID_TB.A_PROV_ENTY_ID_CD = ‘77’ </w:t>
            </w:r>
          </w:p>
          <w:p w:rsidR="00387850" w:rsidP="009E21C0" w:rsidRDefault="00387850" w14:paraId="549DE05C" wp14:textId="77777777">
            <w:pPr>
              <w:pStyle w:val="TableTextACSSC"/>
              <w:rPr>
                <w:rFonts w:ascii="Arial" w:hAnsi="Arial" w:cs="Arial"/>
                <w:sz w:val="18"/>
                <w:szCs w:val="18"/>
              </w:rPr>
            </w:pPr>
            <w:r>
              <w:rPr>
                <w:rFonts w:ascii="Arial" w:hAnsi="Arial" w:cs="Arial"/>
                <w:sz w:val="18"/>
                <w:szCs w:val="18"/>
              </w:rPr>
              <w:t>Then obtain the provider name (P_NAM) by using the P_SYS_ID found:  P_DTL_TB.P_SYS_ID</w:t>
            </w:r>
            <w:r>
              <w:t xml:space="preserve"> = </w:t>
            </w:r>
            <w:r>
              <w:rPr>
                <w:rFonts w:ascii="Arial" w:hAnsi="Arial" w:cs="Arial"/>
                <w:sz w:val="18"/>
                <w:szCs w:val="18"/>
              </w:rPr>
              <w:t>A_HDR_LI_SUBM_PROV_ID_TB.P_SYS_ID</w:t>
            </w:r>
          </w:p>
          <w:p w:rsidR="00387850" w:rsidP="009E21C0" w:rsidRDefault="00387850" w14:paraId="53712369" wp14:textId="77777777">
            <w:pPr>
              <w:pStyle w:val="TableTextACSSC"/>
              <w:rPr>
                <w:rFonts w:cs="Arial"/>
                <w:sz w:val="18"/>
              </w:rPr>
            </w:pPr>
            <w:r>
              <w:rPr>
                <w:rFonts w:cs="Arial"/>
                <w:sz w:val="18"/>
              </w:rPr>
              <w:t>ELSE</w:t>
            </w:r>
          </w:p>
          <w:p w:rsidRPr="003F4256" w:rsidR="00387850" w:rsidP="009E21C0" w:rsidRDefault="00387850" w14:paraId="1B4FF516" wp14:textId="77777777">
            <w:pPr>
              <w:pStyle w:val="TableTextACSSC"/>
              <w:rPr>
                <w:rStyle w:val="BodytextChar"/>
                <w:rFonts w:cs="Arial"/>
                <w:sz w:val="16"/>
                <w:szCs w:val="18"/>
              </w:rPr>
            </w:pPr>
            <w:r>
              <w:rPr>
                <w:rFonts w:cs="Arial"/>
                <w:sz w:val="18"/>
              </w:rPr>
              <w:t>Map the same name as found in the ‘Prov Name’ business label above (Default).</w:t>
            </w:r>
          </w:p>
        </w:tc>
      </w:tr>
      <w:tr xmlns:wp14="http://schemas.microsoft.com/office/word/2010/wordml" w:rsidRPr="003F4256" w:rsidR="00387850" w:rsidTr="009E21C0" w14:paraId="11349965" wp14:textId="77777777">
        <w:trPr>
          <w:cantSplit/>
          <w:jc w:val="center"/>
        </w:trPr>
        <w:tc>
          <w:tcPr>
            <w:tcW w:w="306" w:type="pct"/>
            <w:vAlign w:val="center"/>
          </w:tcPr>
          <w:p w:rsidRPr="003F4256" w:rsidR="00387850" w:rsidP="009E21C0" w:rsidRDefault="00387850" w14:paraId="057C398F" wp14:textId="77777777">
            <w:pPr>
              <w:jc w:val="left"/>
              <w:rPr>
                <w:rStyle w:val="BodytextChar"/>
                <w:rFonts w:cs="Arial"/>
                <w:sz w:val="16"/>
                <w:szCs w:val="18"/>
              </w:rPr>
            </w:pPr>
            <w:r w:rsidRPr="003F4256">
              <w:rPr>
                <w:rStyle w:val="BodytextChar"/>
                <w:rFonts w:cs="Arial"/>
                <w:sz w:val="16"/>
                <w:szCs w:val="18"/>
              </w:rPr>
              <w:t>Column</w:t>
            </w:r>
          </w:p>
        </w:tc>
        <w:tc>
          <w:tcPr>
            <w:tcW w:w="385" w:type="pct"/>
            <w:vAlign w:val="center"/>
          </w:tcPr>
          <w:p w:rsidR="00387850" w:rsidP="009E21C0" w:rsidRDefault="00387850" w14:paraId="52AD7326" wp14:textId="77777777">
            <w:pPr>
              <w:spacing w:after="0"/>
              <w:jc w:val="left"/>
              <w:rPr>
                <w:rStyle w:val="BodytextChar"/>
                <w:rFonts w:cs="Arial"/>
                <w:sz w:val="16"/>
                <w:szCs w:val="18"/>
              </w:rPr>
            </w:pPr>
            <w:r>
              <w:rPr>
                <w:rStyle w:val="BodytextChar"/>
                <w:rFonts w:cs="Arial"/>
                <w:sz w:val="16"/>
                <w:szCs w:val="18"/>
              </w:rPr>
              <w:t>SA Subm Mbr ID</w:t>
            </w:r>
          </w:p>
          <w:p w:rsidRPr="003F4256" w:rsidR="00387850" w:rsidP="009E21C0" w:rsidRDefault="00387850" w14:paraId="2F8457EF" wp14:textId="77777777">
            <w:pPr>
              <w:spacing w:after="0"/>
              <w:jc w:val="left"/>
              <w:rPr>
                <w:rStyle w:val="BodytextChar"/>
                <w:rFonts w:cs="Arial"/>
                <w:sz w:val="16"/>
                <w:szCs w:val="18"/>
              </w:rPr>
            </w:pPr>
          </w:p>
        </w:tc>
        <w:tc>
          <w:tcPr>
            <w:tcW w:w="652" w:type="pct"/>
            <w:gridSpan w:val="2"/>
            <w:vAlign w:val="center"/>
          </w:tcPr>
          <w:p w:rsidRPr="00874B66" w:rsidR="00387850" w:rsidP="009E21C0" w:rsidRDefault="00387850" w14:paraId="64637109" wp14:textId="77777777">
            <w:pPr>
              <w:spacing w:before="40" w:after="40"/>
              <w:jc w:val="left"/>
              <w:rPr>
                <w:rStyle w:val="BodytextChar"/>
                <w:rFonts w:cs="Arial"/>
                <w:sz w:val="16"/>
                <w:szCs w:val="18"/>
              </w:rPr>
            </w:pPr>
            <w:r w:rsidRPr="00874B66">
              <w:rPr>
                <w:rStyle w:val="BodytextChar"/>
                <w:rFonts w:cs="Arial"/>
                <w:sz w:val="16"/>
                <w:szCs w:val="18"/>
              </w:rPr>
              <w:t>Member Current Alternate Identification.</w:t>
            </w:r>
          </w:p>
          <w:p w:rsidRPr="00874B66" w:rsidR="00387850" w:rsidP="009E21C0" w:rsidRDefault="00387850" w14:paraId="092EC548" wp14:textId="77777777">
            <w:pPr>
              <w:spacing w:before="40" w:after="40"/>
              <w:jc w:val="left"/>
              <w:rPr>
                <w:rStyle w:val="BodytextChar"/>
                <w:rFonts w:cs="Arial"/>
                <w:sz w:val="16"/>
                <w:szCs w:val="18"/>
              </w:rPr>
            </w:pPr>
            <w:r w:rsidRPr="00874B66">
              <w:rPr>
                <w:rStyle w:val="BodytextChar"/>
                <w:rFonts w:cs="Arial"/>
                <w:sz w:val="16"/>
                <w:szCs w:val="18"/>
              </w:rPr>
              <w:t>This number identified a member (MBR) to the system</w:t>
            </w:r>
          </w:p>
        </w:tc>
        <w:tc>
          <w:tcPr>
            <w:tcW w:w="1295" w:type="pct"/>
            <w:vAlign w:val="center"/>
          </w:tcPr>
          <w:p w:rsidRPr="00874B66" w:rsidR="00387850" w:rsidP="009E21C0" w:rsidRDefault="00387850" w14:paraId="0640476A" wp14:textId="77777777">
            <w:pPr>
              <w:spacing w:before="40" w:after="40"/>
              <w:jc w:val="left"/>
              <w:rPr>
                <w:rStyle w:val="BodytextChar"/>
                <w:rFonts w:cs="Arial"/>
                <w:sz w:val="16"/>
                <w:szCs w:val="18"/>
              </w:rPr>
            </w:pPr>
            <w:r w:rsidRPr="00874B66">
              <w:rPr>
                <w:rStyle w:val="BodytextChar"/>
                <w:rFonts w:cs="Arial"/>
                <w:sz w:val="16"/>
                <w:szCs w:val="18"/>
              </w:rPr>
              <w:t>A_HDR_TB</w:t>
            </w:r>
          </w:p>
        </w:tc>
        <w:tc>
          <w:tcPr>
            <w:tcW w:w="881" w:type="pct"/>
            <w:gridSpan w:val="2"/>
            <w:vAlign w:val="center"/>
          </w:tcPr>
          <w:p w:rsidRPr="00874B66" w:rsidR="00387850" w:rsidP="009E21C0" w:rsidRDefault="00387850" w14:paraId="71B4EF91" wp14:textId="77777777">
            <w:pPr>
              <w:spacing w:before="40" w:after="40"/>
              <w:jc w:val="left"/>
              <w:rPr>
                <w:rStyle w:val="BodytextChar"/>
                <w:rFonts w:cs="Arial"/>
                <w:sz w:val="16"/>
                <w:szCs w:val="18"/>
              </w:rPr>
            </w:pPr>
            <w:r w:rsidRPr="00874B66">
              <w:rPr>
                <w:rStyle w:val="BodytextChar"/>
                <w:rFonts w:cs="Arial"/>
                <w:sz w:val="16"/>
                <w:szCs w:val="18"/>
              </w:rPr>
              <w:t>A_SUBM_MBR_ALT_ID</w:t>
            </w:r>
          </w:p>
        </w:tc>
        <w:tc>
          <w:tcPr>
            <w:tcW w:w="1481" w:type="pct"/>
            <w:vAlign w:val="center"/>
          </w:tcPr>
          <w:p w:rsidRPr="003F4256" w:rsidR="00387850" w:rsidP="009E21C0" w:rsidRDefault="00387850" w14:paraId="48ECA40E" wp14:textId="77777777">
            <w:pPr>
              <w:pStyle w:val="TableText1"/>
              <w:spacing w:before="40" w:after="40"/>
              <w:rPr>
                <w:rStyle w:val="BodytextChar"/>
                <w:rFonts w:cs="Arial"/>
                <w:spacing w:val="0"/>
                <w:sz w:val="16"/>
                <w:szCs w:val="18"/>
              </w:rPr>
            </w:pPr>
          </w:p>
        </w:tc>
      </w:tr>
      <w:tr xmlns:wp14="http://schemas.microsoft.com/office/word/2010/wordml" w:rsidRPr="003F4256" w:rsidR="00387850" w:rsidTr="009E21C0" w14:paraId="50D6E589" wp14:textId="77777777">
        <w:trPr>
          <w:cantSplit/>
          <w:jc w:val="center"/>
        </w:trPr>
        <w:tc>
          <w:tcPr>
            <w:tcW w:w="306" w:type="pct"/>
            <w:vAlign w:val="center"/>
          </w:tcPr>
          <w:p w:rsidRPr="00807FD9" w:rsidR="00387850" w:rsidDel="00120A4D" w:rsidP="009E21C0" w:rsidRDefault="00387850" w14:paraId="412C156A" wp14:textId="77777777">
            <w:pPr>
              <w:jc w:val="left"/>
              <w:rPr>
                <w:rStyle w:val="BodytextChar"/>
                <w:rFonts w:cs="Arial"/>
                <w:sz w:val="16"/>
                <w:szCs w:val="18"/>
              </w:rPr>
            </w:pPr>
            <w:r>
              <w:rPr>
                <w:rStyle w:val="BodytextChar"/>
                <w:rFonts w:cs="Arial"/>
                <w:sz w:val="16"/>
                <w:szCs w:val="18"/>
              </w:rPr>
              <w:t>Column</w:t>
            </w:r>
          </w:p>
        </w:tc>
        <w:tc>
          <w:tcPr>
            <w:tcW w:w="385" w:type="pct"/>
            <w:vAlign w:val="center"/>
          </w:tcPr>
          <w:p w:rsidRPr="00807FD9" w:rsidR="00387850" w:rsidDel="00120A4D" w:rsidP="009E21C0" w:rsidRDefault="00387850" w14:paraId="3FDABAE5" wp14:textId="77777777">
            <w:pPr>
              <w:spacing w:after="0"/>
              <w:jc w:val="left"/>
              <w:rPr>
                <w:rStyle w:val="BodytextChar"/>
                <w:rFonts w:cs="Arial"/>
                <w:sz w:val="16"/>
                <w:szCs w:val="18"/>
              </w:rPr>
            </w:pPr>
            <w:r w:rsidRPr="00DD1FB1">
              <w:rPr>
                <w:rStyle w:val="BodytextChar"/>
                <w:rFonts w:cs="Arial"/>
                <w:sz w:val="16"/>
                <w:szCs w:val="18"/>
              </w:rPr>
              <w:t>Mbr First Name</w:t>
            </w:r>
          </w:p>
        </w:tc>
        <w:tc>
          <w:tcPr>
            <w:tcW w:w="652" w:type="pct"/>
            <w:gridSpan w:val="2"/>
            <w:vAlign w:val="center"/>
          </w:tcPr>
          <w:p w:rsidRPr="00807FD9" w:rsidR="00387850" w:rsidDel="00120A4D" w:rsidP="009E21C0" w:rsidRDefault="00387850" w14:paraId="48F4CD45" wp14:textId="77777777">
            <w:pPr>
              <w:jc w:val="left"/>
              <w:rPr>
                <w:rStyle w:val="BodytextChar"/>
                <w:rFonts w:cs="Arial"/>
                <w:sz w:val="16"/>
                <w:szCs w:val="18"/>
              </w:rPr>
            </w:pPr>
            <w:r>
              <w:rPr>
                <w:rStyle w:val="BodytextChar"/>
                <w:sz w:val="16"/>
                <w:szCs w:val="18"/>
              </w:rPr>
              <w:t>This is the Member's First name.</w:t>
            </w:r>
          </w:p>
        </w:tc>
        <w:tc>
          <w:tcPr>
            <w:tcW w:w="1295" w:type="pct"/>
            <w:vAlign w:val="center"/>
          </w:tcPr>
          <w:p w:rsidRPr="00807FD9" w:rsidR="00387850" w:rsidDel="00120A4D" w:rsidP="009E21C0" w:rsidRDefault="00387850" w14:paraId="78BE515D" wp14:textId="77777777">
            <w:pPr>
              <w:spacing w:before="40" w:after="40"/>
              <w:jc w:val="left"/>
              <w:rPr>
                <w:rStyle w:val="BodytextChar"/>
                <w:rFonts w:cs="Arial"/>
                <w:sz w:val="16"/>
                <w:szCs w:val="18"/>
              </w:rPr>
            </w:pPr>
            <w:r>
              <w:rPr>
                <w:rStyle w:val="BodytextChar"/>
                <w:rFonts w:cs="Arial"/>
                <w:sz w:val="16"/>
                <w:szCs w:val="18"/>
              </w:rPr>
              <w:t>B_DTL_TB</w:t>
            </w:r>
          </w:p>
        </w:tc>
        <w:tc>
          <w:tcPr>
            <w:tcW w:w="881" w:type="pct"/>
            <w:gridSpan w:val="2"/>
            <w:vAlign w:val="center"/>
          </w:tcPr>
          <w:p w:rsidRPr="003265B1" w:rsidR="00387850" w:rsidDel="00120A4D" w:rsidP="009E21C0" w:rsidRDefault="00387850" w14:paraId="37FA2CBB" wp14:textId="77777777">
            <w:pPr>
              <w:spacing w:before="40" w:after="40"/>
              <w:rPr>
                <w:rStyle w:val="BodytextChar"/>
                <w:rFonts w:cs="Arial"/>
                <w:sz w:val="16"/>
                <w:szCs w:val="18"/>
              </w:rPr>
            </w:pPr>
            <w:r>
              <w:rPr>
                <w:rStyle w:val="BodytextChar"/>
                <w:rFonts w:cs="Arial"/>
                <w:sz w:val="16"/>
                <w:szCs w:val="18"/>
              </w:rPr>
              <w:t>B_FIRST_NAM</w:t>
            </w:r>
          </w:p>
        </w:tc>
        <w:tc>
          <w:tcPr>
            <w:tcW w:w="1481" w:type="pct"/>
            <w:vAlign w:val="center"/>
          </w:tcPr>
          <w:p w:rsidRPr="00807FD9" w:rsidR="00387850" w:rsidDel="00120A4D" w:rsidP="009E21C0" w:rsidRDefault="00387850" w14:paraId="1E416C9E" wp14:textId="77777777">
            <w:pPr>
              <w:spacing w:before="40" w:after="40"/>
              <w:rPr>
                <w:rStyle w:val="BodytextChar"/>
                <w:rFonts w:cs="Arial"/>
                <w:sz w:val="16"/>
                <w:szCs w:val="18"/>
              </w:rPr>
            </w:pPr>
          </w:p>
        </w:tc>
      </w:tr>
      <w:tr xmlns:wp14="http://schemas.microsoft.com/office/word/2010/wordml" w:rsidRPr="003F4256" w:rsidR="00387850" w:rsidTr="009E21C0" w14:paraId="4D0D7EB2" wp14:textId="77777777">
        <w:trPr>
          <w:cantSplit/>
          <w:jc w:val="center"/>
        </w:trPr>
        <w:tc>
          <w:tcPr>
            <w:tcW w:w="306" w:type="pct"/>
            <w:vAlign w:val="center"/>
          </w:tcPr>
          <w:p w:rsidRPr="00807FD9" w:rsidR="00387850" w:rsidDel="00120A4D" w:rsidP="009E21C0" w:rsidRDefault="00387850" w14:paraId="643B636C" wp14:textId="77777777">
            <w:pPr>
              <w:jc w:val="left"/>
              <w:rPr>
                <w:rStyle w:val="BodytextChar"/>
                <w:rFonts w:cs="Arial"/>
                <w:sz w:val="16"/>
                <w:szCs w:val="18"/>
              </w:rPr>
            </w:pPr>
            <w:r>
              <w:rPr>
                <w:rStyle w:val="BodytextChar"/>
                <w:rFonts w:cs="Arial"/>
                <w:sz w:val="16"/>
                <w:szCs w:val="18"/>
              </w:rPr>
              <w:t>Column</w:t>
            </w:r>
          </w:p>
        </w:tc>
        <w:tc>
          <w:tcPr>
            <w:tcW w:w="385" w:type="pct"/>
            <w:vAlign w:val="center"/>
          </w:tcPr>
          <w:p w:rsidRPr="00807FD9" w:rsidR="00387850" w:rsidDel="00120A4D" w:rsidP="009E21C0" w:rsidRDefault="00387850" w14:paraId="54ED9CBE" wp14:textId="77777777">
            <w:pPr>
              <w:spacing w:after="0"/>
              <w:jc w:val="left"/>
              <w:rPr>
                <w:rStyle w:val="BodytextChar"/>
                <w:rFonts w:cs="Arial"/>
                <w:sz w:val="16"/>
                <w:szCs w:val="18"/>
              </w:rPr>
            </w:pPr>
            <w:r w:rsidRPr="00DD1FB1">
              <w:rPr>
                <w:rStyle w:val="BodytextChar"/>
                <w:rFonts w:cs="Arial"/>
                <w:sz w:val="16"/>
                <w:szCs w:val="18"/>
              </w:rPr>
              <w:t>Mbr Mid Name</w:t>
            </w:r>
          </w:p>
        </w:tc>
        <w:tc>
          <w:tcPr>
            <w:tcW w:w="652" w:type="pct"/>
            <w:gridSpan w:val="2"/>
            <w:vAlign w:val="center"/>
          </w:tcPr>
          <w:p w:rsidRPr="00807FD9" w:rsidR="00387850" w:rsidDel="00120A4D" w:rsidP="009E21C0" w:rsidRDefault="00387850" w14:paraId="08EE8F7B" wp14:textId="77777777">
            <w:pPr>
              <w:jc w:val="left"/>
              <w:rPr>
                <w:rStyle w:val="BodytextChar"/>
                <w:rFonts w:cs="Arial"/>
                <w:sz w:val="16"/>
                <w:szCs w:val="18"/>
              </w:rPr>
            </w:pPr>
            <w:r>
              <w:rPr>
                <w:rStyle w:val="BodytextChar"/>
                <w:sz w:val="16"/>
                <w:szCs w:val="18"/>
              </w:rPr>
              <w:t>This is the Member's Middle name.</w:t>
            </w:r>
          </w:p>
        </w:tc>
        <w:tc>
          <w:tcPr>
            <w:tcW w:w="1295" w:type="pct"/>
            <w:vAlign w:val="center"/>
          </w:tcPr>
          <w:p w:rsidRPr="00807FD9" w:rsidR="00387850" w:rsidDel="00120A4D" w:rsidP="009E21C0" w:rsidRDefault="00387850" w14:paraId="102A8477" wp14:textId="77777777">
            <w:pPr>
              <w:spacing w:before="40" w:after="40"/>
              <w:jc w:val="left"/>
              <w:rPr>
                <w:rStyle w:val="BodytextChar"/>
                <w:rFonts w:cs="Arial"/>
                <w:sz w:val="16"/>
                <w:szCs w:val="18"/>
              </w:rPr>
            </w:pPr>
            <w:r>
              <w:rPr>
                <w:rStyle w:val="BodytextChar"/>
                <w:rFonts w:cs="Arial"/>
                <w:sz w:val="16"/>
                <w:szCs w:val="18"/>
              </w:rPr>
              <w:t>B_DTL_TB</w:t>
            </w:r>
          </w:p>
        </w:tc>
        <w:tc>
          <w:tcPr>
            <w:tcW w:w="881" w:type="pct"/>
            <w:gridSpan w:val="2"/>
            <w:vAlign w:val="center"/>
          </w:tcPr>
          <w:p w:rsidRPr="003265B1" w:rsidR="00387850" w:rsidDel="00120A4D" w:rsidP="009E21C0" w:rsidRDefault="00387850" w14:paraId="5D9F505B" wp14:textId="77777777">
            <w:pPr>
              <w:spacing w:before="40" w:after="40"/>
              <w:rPr>
                <w:rStyle w:val="BodytextChar"/>
                <w:rFonts w:cs="Arial"/>
                <w:sz w:val="16"/>
                <w:szCs w:val="18"/>
              </w:rPr>
            </w:pPr>
            <w:r w:rsidRPr="00DD1FB1">
              <w:rPr>
                <w:rStyle w:val="BodytextChar"/>
                <w:rFonts w:cs="Arial"/>
                <w:sz w:val="16"/>
                <w:szCs w:val="18"/>
              </w:rPr>
              <w:t>B_MID_NAM</w:t>
            </w:r>
          </w:p>
        </w:tc>
        <w:tc>
          <w:tcPr>
            <w:tcW w:w="1481" w:type="pct"/>
            <w:vAlign w:val="center"/>
          </w:tcPr>
          <w:p w:rsidRPr="00807FD9" w:rsidR="00387850" w:rsidDel="00120A4D" w:rsidP="009E21C0" w:rsidRDefault="00387850" w14:paraId="32564413" wp14:textId="77777777">
            <w:pPr>
              <w:spacing w:before="40" w:after="40"/>
              <w:rPr>
                <w:rStyle w:val="BodytextChar"/>
                <w:rFonts w:cs="Arial"/>
                <w:sz w:val="16"/>
                <w:szCs w:val="18"/>
              </w:rPr>
            </w:pPr>
          </w:p>
        </w:tc>
      </w:tr>
      <w:tr xmlns:wp14="http://schemas.microsoft.com/office/word/2010/wordml" w:rsidRPr="003F4256" w:rsidR="00387850" w:rsidTr="009E21C0" w14:paraId="77149E39" wp14:textId="77777777">
        <w:trPr>
          <w:cantSplit/>
          <w:jc w:val="center"/>
        </w:trPr>
        <w:tc>
          <w:tcPr>
            <w:tcW w:w="306" w:type="pct"/>
            <w:vAlign w:val="center"/>
          </w:tcPr>
          <w:p w:rsidRPr="00807FD9" w:rsidR="00387850" w:rsidDel="00120A4D" w:rsidP="009E21C0" w:rsidRDefault="00387850" w14:paraId="14F9FB87" wp14:textId="77777777">
            <w:pPr>
              <w:jc w:val="left"/>
              <w:rPr>
                <w:rStyle w:val="BodytextChar"/>
                <w:rFonts w:cs="Arial"/>
                <w:sz w:val="16"/>
                <w:szCs w:val="18"/>
              </w:rPr>
            </w:pPr>
            <w:r>
              <w:rPr>
                <w:rStyle w:val="BodytextChar"/>
                <w:rFonts w:cs="Arial"/>
                <w:sz w:val="16"/>
                <w:szCs w:val="18"/>
              </w:rPr>
              <w:t>Column</w:t>
            </w:r>
          </w:p>
        </w:tc>
        <w:tc>
          <w:tcPr>
            <w:tcW w:w="385" w:type="pct"/>
            <w:vAlign w:val="center"/>
          </w:tcPr>
          <w:p w:rsidRPr="00807FD9" w:rsidR="00387850" w:rsidDel="00120A4D" w:rsidP="009E21C0" w:rsidRDefault="00387850" w14:paraId="4B17CDCD" wp14:textId="77777777">
            <w:pPr>
              <w:spacing w:after="0"/>
              <w:jc w:val="left"/>
              <w:rPr>
                <w:rStyle w:val="BodytextChar"/>
                <w:rFonts w:cs="Arial"/>
                <w:sz w:val="16"/>
                <w:szCs w:val="18"/>
              </w:rPr>
            </w:pPr>
            <w:r w:rsidRPr="00DD1FB1">
              <w:rPr>
                <w:rStyle w:val="BodytextChar"/>
                <w:rFonts w:cs="Arial"/>
                <w:sz w:val="16"/>
                <w:szCs w:val="18"/>
              </w:rPr>
              <w:t>Mbr Last Name</w:t>
            </w:r>
          </w:p>
        </w:tc>
        <w:tc>
          <w:tcPr>
            <w:tcW w:w="652" w:type="pct"/>
            <w:gridSpan w:val="2"/>
            <w:vAlign w:val="center"/>
          </w:tcPr>
          <w:p w:rsidRPr="00807FD9" w:rsidR="00387850" w:rsidDel="00120A4D" w:rsidP="009E21C0" w:rsidRDefault="00387850" w14:paraId="55C9EDAE" wp14:textId="77777777">
            <w:pPr>
              <w:jc w:val="left"/>
              <w:rPr>
                <w:rStyle w:val="BodytextChar"/>
                <w:rFonts w:cs="Arial"/>
                <w:sz w:val="16"/>
                <w:szCs w:val="18"/>
              </w:rPr>
            </w:pPr>
            <w:r>
              <w:rPr>
                <w:rStyle w:val="BodytextChar"/>
                <w:sz w:val="16"/>
                <w:szCs w:val="18"/>
              </w:rPr>
              <w:t>This is the Member's Last name.</w:t>
            </w:r>
          </w:p>
        </w:tc>
        <w:tc>
          <w:tcPr>
            <w:tcW w:w="1295" w:type="pct"/>
            <w:vAlign w:val="center"/>
          </w:tcPr>
          <w:p w:rsidRPr="00807FD9" w:rsidR="00387850" w:rsidDel="00120A4D" w:rsidP="009E21C0" w:rsidRDefault="00387850" w14:paraId="6E0B0DE3" wp14:textId="77777777">
            <w:pPr>
              <w:spacing w:before="40" w:after="40"/>
              <w:jc w:val="left"/>
              <w:rPr>
                <w:rStyle w:val="BodytextChar"/>
                <w:rFonts w:cs="Arial"/>
                <w:sz w:val="16"/>
                <w:szCs w:val="18"/>
              </w:rPr>
            </w:pPr>
            <w:r>
              <w:rPr>
                <w:rStyle w:val="BodytextChar"/>
                <w:rFonts w:cs="Arial"/>
                <w:sz w:val="16"/>
                <w:szCs w:val="18"/>
              </w:rPr>
              <w:t>B_DTL_TB</w:t>
            </w:r>
          </w:p>
        </w:tc>
        <w:tc>
          <w:tcPr>
            <w:tcW w:w="881" w:type="pct"/>
            <w:gridSpan w:val="2"/>
            <w:vAlign w:val="center"/>
          </w:tcPr>
          <w:p w:rsidRPr="003265B1" w:rsidR="00387850" w:rsidDel="00120A4D" w:rsidP="009E21C0" w:rsidRDefault="00387850" w14:paraId="32A8CFCE" wp14:textId="77777777">
            <w:pPr>
              <w:spacing w:before="40" w:after="40"/>
              <w:rPr>
                <w:rStyle w:val="BodytextChar"/>
                <w:rFonts w:cs="Arial"/>
                <w:sz w:val="16"/>
                <w:szCs w:val="18"/>
              </w:rPr>
            </w:pPr>
            <w:r>
              <w:rPr>
                <w:rStyle w:val="BodytextChar"/>
                <w:rFonts w:cs="Arial"/>
                <w:sz w:val="16"/>
                <w:szCs w:val="18"/>
              </w:rPr>
              <w:t>B_LAST_NAM</w:t>
            </w:r>
          </w:p>
        </w:tc>
        <w:tc>
          <w:tcPr>
            <w:tcW w:w="1481" w:type="pct"/>
            <w:vAlign w:val="center"/>
          </w:tcPr>
          <w:p w:rsidRPr="00807FD9" w:rsidR="00387850" w:rsidDel="00120A4D" w:rsidP="009E21C0" w:rsidRDefault="00387850" w14:paraId="3799A510" wp14:textId="77777777">
            <w:pPr>
              <w:spacing w:before="40" w:after="40"/>
              <w:rPr>
                <w:rStyle w:val="BodytextChar"/>
                <w:rFonts w:cs="Arial"/>
                <w:sz w:val="16"/>
                <w:szCs w:val="18"/>
              </w:rPr>
            </w:pPr>
          </w:p>
        </w:tc>
      </w:tr>
      <w:tr xmlns:wp14="http://schemas.microsoft.com/office/word/2010/wordml" w:rsidRPr="003F4256" w:rsidR="00387850" w:rsidTr="009E21C0" w14:paraId="03A2A003" wp14:textId="77777777">
        <w:trPr>
          <w:cantSplit/>
          <w:trHeight w:val="3174"/>
          <w:jc w:val="center"/>
        </w:trPr>
        <w:tc>
          <w:tcPr>
            <w:tcW w:w="306" w:type="pct"/>
            <w:vAlign w:val="center"/>
          </w:tcPr>
          <w:p w:rsidRPr="003F4256" w:rsidR="00387850" w:rsidP="009E21C0" w:rsidRDefault="00387850" w14:paraId="2C2FC223" wp14:textId="77777777">
            <w:pPr>
              <w:jc w:val="left"/>
              <w:rPr>
                <w:rStyle w:val="BodytextChar"/>
                <w:rFonts w:cs="Arial"/>
                <w:sz w:val="16"/>
                <w:szCs w:val="18"/>
              </w:rPr>
            </w:pPr>
            <w:r w:rsidRPr="003F4256">
              <w:rPr>
                <w:rStyle w:val="BodytextChar"/>
                <w:rFonts w:cs="Arial"/>
                <w:sz w:val="16"/>
                <w:szCs w:val="18"/>
              </w:rPr>
              <w:t>Column</w:t>
            </w:r>
          </w:p>
        </w:tc>
        <w:tc>
          <w:tcPr>
            <w:tcW w:w="385" w:type="pct"/>
            <w:vAlign w:val="center"/>
          </w:tcPr>
          <w:p w:rsidR="00387850" w:rsidP="009E21C0" w:rsidRDefault="00387850" w14:paraId="29AB36F6" wp14:textId="77777777">
            <w:pPr>
              <w:spacing w:after="0"/>
              <w:jc w:val="left"/>
              <w:rPr>
                <w:rStyle w:val="BodytextChar"/>
                <w:rFonts w:cs="Arial"/>
                <w:sz w:val="16"/>
                <w:szCs w:val="18"/>
              </w:rPr>
            </w:pPr>
            <w:r>
              <w:rPr>
                <w:rStyle w:val="BodytextChar"/>
                <w:rFonts w:cs="Arial"/>
                <w:sz w:val="16"/>
                <w:szCs w:val="18"/>
              </w:rPr>
              <w:t>SA Auth ID</w:t>
            </w:r>
          </w:p>
          <w:p w:rsidRPr="003F4256" w:rsidR="00387850" w:rsidP="009E21C0" w:rsidRDefault="00387850" w14:paraId="7CD66F12" wp14:textId="77777777">
            <w:pPr>
              <w:spacing w:after="0"/>
              <w:jc w:val="left"/>
              <w:rPr>
                <w:rStyle w:val="BodytextChar"/>
                <w:rFonts w:cs="Arial"/>
                <w:sz w:val="16"/>
                <w:szCs w:val="18"/>
              </w:rPr>
            </w:pPr>
          </w:p>
        </w:tc>
        <w:tc>
          <w:tcPr>
            <w:tcW w:w="652" w:type="pct"/>
            <w:gridSpan w:val="2"/>
            <w:vAlign w:val="center"/>
          </w:tcPr>
          <w:p w:rsidRPr="00874B66" w:rsidR="00387850" w:rsidP="009E21C0" w:rsidRDefault="00387850" w14:paraId="455F9170" wp14:textId="77777777">
            <w:pPr>
              <w:pStyle w:val="TableText"/>
              <w:rPr>
                <w:rStyle w:val="BodytextChar"/>
                <w:sz w:val="16"/>
                <w:szCs w:val="18"/>
              </w:rPr>
            </w:pPr>
            <w:r w:rsidRPr="00874B66">
              <w:rPr>
                <w:rStyle w:val="BodytextChar"/>
                <w:sz w:val="16"/>
                <w:szCs w:val="18"/>
              </w:rPr>
              <w:t>This field displays the SA ID.</w:t>
            </w:r>
          </w:p>
        </w:tc>
        <w:tc>
          <w:tcPr>
            <w:tcW w:w="1295" w:type="pct"/>
            <w:vAlign w:val="center"/>
          </w:tcPr>
          <w:p w:rsidRPr="00874B66" w:rsidR="00387850" w:rsidP="009E21C0" w:rsidRDefault="00387850" w14:paraId="44CF73E2" wp14:textId="77777777">
            <w:pPr>
              <w:spacing w:before="40" w:after="40"/>
              <w:jc w:val="left"/>
              <w:rPr>
                <w:rStyle w:val="BodytextChar"/>
                <w:rFonts w:cs="Arial"/>
                <w:sz w:val="16"/>
                <w:szCs w:val="18"/>
              </w:rPr>
            </w:pPr>
            <w:r w:rsidRPr="00874B66">
              <w:rPr>
                <w:rStyle w:val="BodytextChar"/>
                <w:rFonts w:cs="Arial"/>
                <w:sz w:val="16"/>
                <w:szCs w:val="18"/>
              </w:rPr>
              <w:t>A_</w:t>
            </w:r>
            <w:r>
              <w:rPr>
                <w:rStyle w:val="BodytextChar"/>
                <w:rFonts w:cs="Arial"/>
                <w:sz w:val="16"/>
                <w:szCs w:val="18"/>
              </w:rPr>
              <w:t>HDR</w:t>
            </w:r>
            <w:r w:rsidRPr="00874B66">
              <w:rPr>
                <w:rStyle w:val="BodytextChar"/>
                <w:rFonts w:cs="Arial"/>
                <w:sz w:val="16"/>
                <w:szCs w:val="18"/>
              </w:rPr>
              <w:t>_TB</w:t>
            </w:r>
          </w:p>
        </w:tc>
        <w:tc>
          <w:tcPr>
            <w:tcW w:w="881" w:type="pct"/>
            <w:gridSpan w:val="2"/>
            <w:vAlign w:val="center"/>
          </w:tcPr>
          <w:p w:rsidRPr="00874B66" w:rsidR="00387850" w:rsidP="009E21C0" w:rsidRDefault="00387850" w14:paraId="23679C6E" wp14:textId="77777777">
            <w:pPr>
              <w:spacing w:before="40" w:after="40"/>
              <w:jc w:val="left"/>
              <w:rPr>
                <w:rStyle w:val="BodytextChar"/>
                <w:rFonts w:cs="Arial"/>
                <w:sz w:val="16"/>
                <w:szCs w:val="18"/>
              </w:rPr>
            </w:pPr>
            <w:r w:rsidRPr="00874B66">
              <w:rPr>
                <w:rStyle w:val="BodytextChar"/>
                <w:rFonts w:cs="Arial"/>
                <w:sz w:val="16"/>
                <w:szCs w:val="18"/>
              </w:rPr>
              <w:t>A_AUTH_ID</w:t>
            </w:r>
          </w:p>
        </w:tc>
        <w:tc>
          <w:tcPr>
            <w:tcW w:w="1481" w:type="pct"/>
            <w:vAlign w:val="center"/>
          </w:tcPr>
          <w:p w:rsidRPr="00DF6897" w:rsidR="00387850" w:rsidP="009E21C0" w:rsidRDefault="00387850" w14:paraId="389A41D0"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387850" w:rsidTr="009E21C0" w14:paraId="366DF392" wp14:textId="77777777">
        <w:trPr>
          <w:cantSplit/>
          <w:jc w:val="center"/>
        </w:trPr>
        <w:tc>
          <w:tcPr>
            <w:tcW w:w="306" w:type="pct"/>
            <w:vAlign w:val="center"/>
          </w:tcPr>
          <w:p w:rsidRPr="003F4256" w:rsidR="00387850" w:rsidP="009E21C0" w:rsidRDefault="00387850" w14:paraId="06C3C8B9" wp14:textId="77777777">
            <w:pPr>
              <w:jc w:val="left"/>
              <w:rPr>
                <w:rStyle w:val="BodytextChar"/>
                <w:rFonts w:cs="Arial"/>
                <w:sz w:val="16"/>
                <w:szCs w:val="18"/>
              </w:rPr>
            </w:pPr>
            <w:r w:rsidRPr="003F4256">
              <w:rPr>
                <w:rStyle w:val="BodytextChar"/>
                <w:rFonts w:cs="Arial"/>
                <w:sz w:val="16"/>
                <w:szCs w:val="18"/>
              </w:rPr>
              <w:t>Column</w:t>
            </w:r>
          </w:p>
        </w:tc>
        <w:tc>
          <w:tcPr>
            <w:tcW w:w="385" w:type="pct"/>
            <w:vAlign w:val="center"/>
          </w:tcPr>
          <w:p w:rsidRPr="003F4256" w:rsidR="00387850" w:rsidP="009E21C0" w:rsidRDefault="00387850" w14:paraId="4757BBF0" wp14:textId="77777777">
            <w:pPr>
              <w:spacing w:after="0"/>
              <w:jc w:val="left"/>
              <w:rPr>
                <w:rStyle w:val="BodytextChar"/>
                <w:sz w:val="16"/>
                <w:szCs w:val="18"/>
              </w:rPr>
            </w:pPr>
            <w:r>
              <w:rPr>
                <w:rStyle w:val="BodytextChar"/>
                <w:rFonts w:cs="Arial"/>
                <w:sz w:val="16"/>
                <w:szCs w:val="18"/>
              </w:rPr>
              <w:t>SA Hdr Stat Cd – Desc</w:t>
            </w:r>
          </w:p>
        </w:tc>
        <w:tc>
          <w:tcPr>
            <w:tcW w:w="652" w:type="pct"/>
            <w:gridSpan w:val="2"/>
            <w:vAlign w:val="center"/>
          </w:tcPr>
          <w:p w:rsidRPr="00874B66" w:rsidR="00387850" w:rsidP="009E21C0" w:rsidRDefault="00387850" w14:paraId="3C1A8536" wp14:textId="77777777">
            <w:pPr>
              <w:pStyle w:val="TableText"/>
              <w:rPr>
                <w:rStyle w:val="BodytextChar"/>
                <w:sz w:val="16"/>
                <w:szCs w:val="18"/>
              </w:rPr>
            </w:pPr>
            <w:r w:rsidRPr="00874B66">
              <w:rPr>
                <w:rStyle w:val="BodytextChar"/>
                <w:sz w:val="16"/>
                <w:szCs w:val="18"/>
              </w:rPr>
              <w:t>This field displays the line item.</w:t>
            </w:r>
          </w:p>
        </w:tc>
        <w:tc>
          <w:tcPr>
            <w:tcW w:w="1295" w:type="pct"/>
            <w:vAlign w:val="center"/>
          </w:tcPr>
          <w:p w:rsidRPr="00874B66" w:rsidR="00387850" w:rsidP="009E21C0" w:rsidRDefault="00387850" w14:paraId="79F9FFB6" wp14:textId="77777777">
            <w:pPr>
              <w:spacing w:before="40" w:after="40"/>
              <w:jc w:val="left"/>
              <w:rPr>
                <w:rStyle w:val="BodytextChar"/>
                <w:rFonts w:cs="Arial"/>
                <w:sz w:val="16"/>
                <w:szCs w:val="18"/>
              </w:rPr>
            </w:pPr>
            <w:r w:rsidRPr="00874B66">
              <w:rPr>
                <w:rStyle w:val="BodytextChar"/>
                <w:rFonts w:cs="Arial"/>
                <w:sz w:val="16"/>
                <w:szCs w:val="18"/>
              </w:rPr>
              <w:t>A_</w:t>
            </w:r>
            <w:r>
              <w:rPr>
                <w:rStyle w:val="BodytextChar"/>
                <w:rFonts w:cs="Arial"/>
                <w:sz w:val="16"/>
                <w:szCs w:val="18"/>
              </w:rPr>
              <w:t>HDR</w:t>
            </w:r>
            <w:r w:rsidRPr="00874B66">
              <w:rPr>
                <w:rStyle w:val="BodytextChar"/>
                <w:rFonts w:cs="Arial"/>
                <w:sz w:val="16"/>
                <w:szCs w:val="18"/>
              </w:rPr>
              <w:t>_TB</w:t>
            </w:r>
          </w:p>
        </w:tc>
        <w:tc>
          <w:tcPr>
            <w:tcW w:w="881" w:type="pct"/>
            <w:gridSpan w:val="2"/>
            <w:vAlign w:val="center"/>
          </w:tcPr>
          <w:p w:rsidRPr="00874B66" w:rsidR="00387850" w:rsidP="009E21C0" w:rsidRDefault="00387850" w14:paraId="60E18D0B" wp14:textId="77777777">
            <w:pPr>
              <w:spacing w:before="40" w:after="40"/>
              <w:jc w:val="left"/>
              <w:rPr>
                <w:rStyle w:val="BodytextChar"/>
                <w:rFonts w:cs="Arial"/>
                <w:sz w:val="16"/>
                <w:szCs w:val="18"/>
              </w:rPr>
            </w:pPr>
            <w:r w:rsidRPr="00874B66">
              <w:rPr>
                <w:rStyle w:val="BodytextChar"/>
                <w:rFonts w:cs="Arial"/>
                <w:sz w:val="16"/>
                <w:szCs w:val="18"/>
              </w:rPr>
              <w:t>A_</w:t>
            </w:r>
            <w:r>
              <w:rPr>
                <w:rStyle w:val="BodytextChar"/>
                <w:rFonts w:cs="Arial"/>
                <w:sz w:val="16"/>
                <w:szCs w:val="18"/>
              </w:rPr>
              <w:t>HDR_STAT_CD</w:t>
            </w:r>
          </w:p>
        </w:tc>
        <w:tc>
          <w:tcPr>
            <w:tcW w:w="1481" w:type="pct"/>
            <w:vAlign w:val="center"/>
          </w:tcPr>
          <w:p w:rsidRPr="00DF6897" w:rsidR="00387850" w:rsidP="009E21C0" w:rsidRDefault="00387850" w14:paraId="7EAD8E75" wp14:textId="77777777">
            <w:pPr>
              <w:pStyle w:val="TableText1"/>
              <w:spacing w:before="40" w:after="40"/>
              <w:rPr>
                <w:rStyle w:val="BodytextChar"/>
                <w:rFonts w:cs="Arial"/>
                <w:spacing w:val="0"/>
                <w:sz w:val="16"/>
                <w:szCs w:val="18"/>
                <w:highlight w:val="yellow"/>
              </w:rPr>
            </w:pPr>
            <w:r w:rsidRPr="00753254">
              <w:rPr>
                <w:rStyle w:val="BodytextChar"/>
                <w:rFonts w:cs="Arial"/>
                <w:sz w:val="16"/>
                <w:szCs w:val="18"/>
              </w:rPr>
              <w:t>Using R-VV-DOMAIN-NAM = ‘A-HDR-STAT-CD’, join to R-VV-TB.R-VV-CD using A-HDR-TB.A-HDR-STAT-CD to get the short description.</w:t>
            </w:r>
          </w:p>
        </w:tc>
      </w:tr>
      <w:tr xmlns:wp14="http://schemas.microsoft.com/office/word/2010/wordml" w:rsidRPr="003F4256" w:rsidR="00387850" w:rsidTr="009E21C0" w14:paraId="68FF36FC" wp14:textId="77777777">
        <w:trPr>
          <w:cantSplit/>
          <w:jc w:val="center"/>
        </w:trPr>
        <w:tc>
          <w:tcPr>
            <w:tcW w:w="306" w:type="pct"/>
            <w:vAlign w:val="center"/>
          </w:tcPr>
          <w:p w:rsidRPr="003F4256" w:rsidR="00387850" w:rsidP="009E21C0" w:rsidRDefault="00387850" w14:paraId="6C14E0F3" wp14:textId="77777777">
            <w:pPr>
              <w:jc w:val="left"/>
              <w:rPr>
                <w:rStyle w:val="BodytextChar"/>
                <w:rFonts w:cs="Arial"/>
                <w:sz w:val="16"/>
                <w:szCs w:val="18"/>
              </w:rPr>
            </w:pPr>
            <w:r w:rsidRPr="003F4256">
              <w:rPr>
                <w:rStyle w:val="BodytextChar"/>
                <w:rFonts w:cs="Arial"/>
                <w:sz w:val="16"/>
                <w:szCs w:val="18"/>
              </w:rPr>
              <w:t>Column</w:t>
            </w:r>
          </w:p>
        </w:tc>
        <w:tc>
          <w:tcPr>
            <w:tcW w:w="385" w:type="pct"/>
            <w:vAlign w:val="center"/>
          </w:tcPr>
          <w:p w:rsidRPr="003F4256" w:rsidR="00387850" w:rsidP="009E21C0" w:rsidRDefault="00387850" w14:paraId="4429DA43" wp14:textId="77777777">
            <w:pPr>
              <w:pStyle w:val="TableText"/>
              <w:rPr>
                <w:rStyle w:val="BodytextChar"/>
                <w:sz w:val="16"/>
                <w:szCs w:val="18"/>
              </w:rPr>
            </w:pPr>
            <w:r>
              <w:rPr>
                <w:rStyle w:val="BodytextChar"/>
                <w:sz w:val="16"/>
                <w:szCs w:val="18"/>
              </w:rPr>
              <w:t>SA Recd Dt</w:t>
            </w:r>
          </w:p>
        </w:tc>
        <w:tc>
          <w:tcPr>
            <w:tcW w:w="652" w:type="pct"/>
            <w:gridSpan w:val="2"/>
            <w:vAlign w:val="center"/>
          </w:tcPr>
          <w:p w:rsidRPr="00DF6897" w:rsidR="00387850" w:rsidP="009E21C0" w:rsidRDefault="00387850" w14:paraId="219F900F" wp14:textId="77777777">
            <w:pPr>
              <w:pStyle w:val="TableText"/>
              <w:rPr>
                <w:rStyle w:val="BodytextChar"/>
                <w:color w:val="000000"/>
                <w:sz w:val="16"/>
                <w:szCs w:val="18"/>
                <w:highlight w:val="yellow"/>
              </w:rPr>
            </w:pPr>
            <w:r w:rsidRPr="00807FD9">
              <w:rPr>
                <w:rStyle w:val="BodytextChar"/>
                <w:color w:val="000000"/>
                <w:sz w:val="16"/>
                <w:szCs w:val="18"/>
              </w:rPr>
              <w:t>This field displays the date the SA was received</w:t>
            </w:r>
          </w:p>
        </w:tc>
        <w:tc>
          <w:tcPr>
            <w:tcW w:w="1295" w:type="pct"/>
            <w:vAlign w:val="center"/>
          </w:tcPr>
          <w:p w:rsidRPr="00DF6897" w:rsidR="00387850" w:rsidP="009E21C0" w:rsidRDefault="00387850" w14:paraId="26E8BE1C" wp14:textId="77777777">
            <w:pPr>
              <w:spacing w:before="40" w:after="40"/>
              <w:jc w:val="left"/>
              <w:rPr>
                <w:rStyle w:val="BodytextChar"/>
                <w:rFonts w:cs="Arial"/>
                <w:color w:val="000000"/>
                <w:sz w:val="16"/>
                <w:szCs w:val="18"/>
                <w:highlight w:val="yellow"/>
              </w:rPr>
            </w:pPr>
            <w:r w:rsidRPr="00874B66">
              <w:rPr>
                <w:rStyle w:val="BodytextChar"/>
                <w:rFonts w:cs="Arial"/>
                <w:sz w:val="16"/>
                <w:szCs w:val="18"/>
              </w:rPr>
              <w:t>A_</w:t>
            </w:r>
            <w:r>
              <w:rPr>
                <w:rStyle w:val="BodytextChar"/>
                <w:rFonts w:cs="Arial"/>
                <w:sz w:val="16"/>
                <w:szCs w:val="18"/>
              </w:rPr>
              <w:t>HDR</w:t>
            </w:r>
            <w:r w:rsidRPr="00874B66">
              <w:rPr>
                <w:rStyle w:val="BodytextChar"/>
                <w:rFonts w:cs="Arial"/>
                <w:sz w:val="16"/>
                <w:szCs w:val="18"/>
              </w:rPr>
              <w:t>_TB</w:t>
            </w:r>
          </w:p>
        </w:tc>
        <w:tc>
          <w:tcPr>
            <w:tcW w:w="881" w:type="pct"/>
            <w:gridSpan w:val="2"/>
            <w:vAlign w:val="center"/>
          </w:tcPr>
          <w:p w:rsidRPr="00DF6897" w:rsidR="00387850" w:rsidP="009E21C0" w:rsidRDefault="00387850" w14:paraId="58B59B58" wp14:textId="77777777">
            <w:pPr>
              <w:spacing w:before="40" w:after="40"/>
              <w:jc w:val="left"/>
              <w:rPr>
                <w:rStyle w:val="BodytextChar"/>
                <w:rFonts w:cs="Arial"/>
                <w:color w:val="000000"/>
                <w:sz w:val="16"/>
                <w:szCs w:val="18"/>
                <w:highlight w:val="yellow"/>
              </w:rPr>
            </w:pPr>
            <w:r w:rsidRPr="00807FD9">
              <w:rPr>
                <w:rStyle w:val="BodytextChar"/>
                <w:rFonts w:cs="Arial"/>
                <w:color w:val="000000"/>
                <w:sz w:val="16"/>
                <w:szCs w:val="18"/>
              </w:rPr>
              <w:t>A_</w:t>
            </w:r>
            <w:r w:rsidRPr="00807FD9" w:rsidDel="008909C7">
              <w:rPr>
                <w:rStyle w:val="BodytextChar"/>
                <w:rFonts w:cs="Arial"/>
                <w:color w:val="000000"/>
                <w:sz w:val="16"/>
                <w:szCs w:val="18"/>
              </w:rPr>
              <w:t xml:space="preserve"> </w:t>
            </w:r>
            <w:r w:rsidRPr="00807FD9">
              <w:rPr>
                <w:rStyle w:val="BodytextChar"/>
                <w:rFonts w:cs="Arial"/>
                <w:color w:val="000000"/>
                <w:sz w:val="16"/>
                <w:szCs w:val="18"/>
              </w:rPr>
              <w:t>SUB</w:t>
            </w:r>
            <w:r>
              <w:rPr>
                <w:rStyle w:val="BodytextChar"/>
                <w:rFonts w:cs="Arial"/>
                <w:color w:val="000000"/>
                <w:sz w:val="16"/>
                <w:szCs w:val="18"/>
              </w:rPr>
              <w:t>M</w:t>
            </w:r>
            <w:r w:rsidRPr="00807FD9">
              <w:rPr>
                <w:rStyle w:val="BodytextChar"/>
                <w:rFonts w:cs="Arial"/>
                <w:color w:val="000000"/>
                <w:sz w:val="16"/>
                <w:szCs w:val="18"/>
              </w:rPr>
              <w:t>_DT</w:t>
            </w:r>
          </w:p>
        </w:tc>
        <w:tc>
          <w:tcPr>
            <w:tcW w:w="1481" w:type="pct"/>
            <w:vAlign w:val="center"/>
          </w:tcPr>
          <w:p w:rsidRPr="00DF6897" w:rsidR="00387850" w:rsidP="009E21C0" w:rsidRDefault="00387850" w14:paraId="455E230F" wp14:textId="77777777">
            <w:pPr>
              <w:pStyle w:val="TableText1"/>
              <w:spacing w:before="40" w:after="40"/>
              <w:rPr>
                <w:rStyle w:val="BodytextChar"/>
                <w:rFonts w:cs="Arial"/>
                <w:color w:val="000000"/>
                <w:sz w:val="16"/>
                <w:szCs w:val="18"/>
                <w:highlight w:val="yellow"/>
              </w:rPr>
            </w:pPr>
            <w:r w:rsidRPr="00DF6897">
              <w:rPr>
                <w:rStyle w:val="BodytextChar"/>
                <w:rFonts w:cs="Arial"/>
                <w:sz w:val="16"/>
                <w:szCs w:val="18"/>
                <w:highlight w:val="yellow"/>
              </w:rPr>
              <w:t xml:space="preserve"> </w:t>
            </w:r>
          </w:p>
        </w:tc>
      </w:tr>
      <w:tr xmlns:wp14="http://schemas.microsoft.com/office/word/2010/wordml" w:rsidRPr="003F4256" w:rsidR="00387850" w:rsidTr="009E21C0" w14:paraId="7D7A4C61" wp14:textId="77777777">
        <w:trPr>
          <w:cantSplit/>
          <w:jc w:val="center"/>
        </w:trPr>
        <w:tc>
          <w:tcPr>
            <w:tcW w:w="306" w:type="pct"/>
            <w:vAlign w:val="center"/>
          </w:tcPr>
          <w:p w:rsidRPr="003F4256" w:rsidR="00387850" w:rsidP="009E21C0" w:rsidRDefault="00387850" w14:paraId="1D78BBCF" wp14:textId="77777777">
            <w:pPr>
              <w:jc w:val="left"/>
              <w:rPr>
                <w:rStyle w:val="BodytextChar"/>
                <w:rFonts w:cs="Arial"/>
                <w:sz w:val="16"/>
                <w:szCs w:val="18"/>
              </w:rPr>
            </w:pPr>
            <w:r w:rsidRPr="003F4256">
              <w:rPr>
                <w:rStyle w:val="BodytextChar"/>
                <w:rFonts w:cs="Arial"/>
                <w:sz w:val="16"/>
                <w:szCs w:val="18"/>
              </w:rPr>
              <w:t>Column</w:t>
            </w:r>
          </w:p>
        </w:tc>
        <w:tc>
          <w:tcPr>
            <w:tcW w:w="385" w:type="pct"/>
            <w:vAlign w:val="center"/>
          </w:tcPr>
          <w:p w:rsidRPr="003F4256" w:rsidR="00387850" w:rsidP="009E21C0" w:rsidRDefault="00387850" w14:paraId="60FA8DC4" wp14:textId="77777777">
            <w:pPr>
              <w:spacing w:before="40" w:after="40"/>
              <w:jc w:val="left"/>
              <w:rPr>
                <w:rStyle w:val="BodytextChar"/>
                <w:rFonts w:cs="Arial"/>
                <w:sz w:val="16"/>
                <w:szCs w:val="18"/>
              </w:rPr>
            </w:pPr>
            <w:r>
              <w:rPr>
                <w:rStyle w:val="BodytextChar"/>
                <w:rFonts w:cs="Arial"/>
                <w:sz w:val="16"/>
                <w:szCs w:val="18"/>
              </w:rPr>
              <w:t>Rpt File Name</w:t>
            </w:r>
          </w:p>
        </w:tc>
        <w:tc>
          <w:tcPr>
            <w:tcW w:w="652" w:type="pct"/>
            <w:gridSpan w:val="2"/>
            <w:vAlign w:val="center"/>
          </w:tcPr>
          <w:p w:rsidRPr="00DF6897" w:rsidR="00387850" w:rsidP="009E21C0" w:rsidRDefault="00387850" w14:paraId="7E9309C3" wp14:textId="77777777">
            <w:pPr>
              <w:pStyle w:val="TableText"/>
              <w:rPr>
                <w:rStyle w:val="BodytextChar"/>
                <w:color w:val="000000"/>
                <w:sz w:val="16"/>
                <w:szCs w:val="18"/>
                <w:highlight w:val="yellow"/>
              </w:rPr>
            </w:pPr>
            <w:r w:rsidRPr="00874B66">
              <w:rPr>
                <w:rStyle w:val="BodytextChar"/>
                <w:color w:val="000000"/>
                <w:sz w:val="16"/>
                <w:szCs w:val="18"/>
              </w:rPr>
              <w:t>This is the name assigned to the attachment.</w:t>
            </w:r>
          </w:p>
        </w:tc>
        <w:tc>
          <w:tcPr>
            <w:tcW w:w="1295" w:type="pct"/>
            <w:vAlign w:val="center"/>
          </w:tcPr>
          <w:p w:rsidRPr="00DF6897" w:rsidR="00387850" w:rsidP="009E21C0" w:rsidRDefault="00387850" w14:paraId="1CA4FBE2" wp14:textId="77777777">
            <w:pPr>
              <w:spacing w:before="40" w:after="40"/>
              <w:jc w:val="left"/>
              <w:rPr>
                <w:rStyle w:val="BodytextChar"/>
                <w:rFonts w:cs="Arial"/>
                <w:color w:val="000000"/>
                <w:sz w:val="16"/>
                <w:szCs w:val="18"/>
                <w:highlight w:val="yellow"/>
              </w:rPr>
            </w:pPr>
            <w:r w:rsidRPr="003D692B">
              <w:rPr>
                <w:rStyle w:val="BodytextChar"/>
                <w:rFonts w:cs="Arial"/>
                <w:color w:val="000000"/>
                <w:sz w:val="16"/>
                <w:szCs w:val="18"/>
              </w:rPr>
              <w:t>G_ATTACH_TB</w:t>
            </w:r>
          </w:p>
        </w:tc>
        <w:tc>
          <w:tcPr>
            <w:tcW w:w="881" w:type="pct"/>
            <w:gridSpan w:val="2"/>
            <w:vAlign w:val="center"/>
          </w:tcPr>
          <w:p w:rsidRPr="00DF6897" w:rsidR="00387850" w:rsidP="009E21C0" w:rsidRDefault="00387850" w14:paraId="4A38938F" wp14:textId="77777777">
            <w:pPr>
              <w:spacing w:before="40" w:after="40"/>
              <w:jc w:val="left"/>
              <w:rPr>
                <w:rStyle w:val="BodytextChar"/>
                <w:rFonts w:cs="Arial"/>
                <w:color w:val="000000"/>
                <w:sz w:val="16"/>
                <w:szCs w:val="18"/>
                <w:highlight w:val="yellow"/>
              </w:rPr>
            </w:pPr>
            <w:r w:rsidRPr="003D692B">
              <w:rPr>
                <w:rStyle w:val="BodytextChar"/>
                <w:rFonts w:cs="Arial"/>
                <w:color w:val="000000"/>
                <w:sz w:val="16"/>
                <w:szCs w:val="18"/>
              </w:rPr>
              <w:t>G_ATTACH_DESC</w:t>
            </w:r>
          </w:p>
        </w:tc>
        <w:tc>
          <w:tcPr>
            <w:tcW w:w="1481" w:type="pct"/>
            <w:vAlign w:val="center"/>
          </w:tcPr>
          <w:p w:rsidR="00387850" w:rsidP="009E21C0" w:rsidRDefault="00387850" w14:paraId="63318AC1" wp14:textId="77777777">
            <w:pPr>
              <w:pStyle w:val="TableText1"/>
              <w:spacing w:before="40" w:after="40"/>
              <w:rPr>
                <w:rStyle w:val="BodytextChar"/>
                <w:rFonts w:cs="Arial"/>
                <w:color w:val="000000"/>
                <w:sz w:val="16"/>
                <w:szCs w:val="18"/>
              </w:rPr>
            </w:pPr>
            <w:r>
              <w:rPr>
                <w:rStyle w:val="BodytextChar"/>
                <w:rFonts w:cs="Arial"/>
                <w:color w:val="000000"/>
                <w:sz w:val="16"/>
                <w:szCs w:val="18"/>
              </w:rPr>
              <w:t>Display G_ATTACH_DESC</w:t>
            </w:r>
          </w:p>
          <w:p w:rsidR="00387850" w:rsidP="009E21C0" w:rsidRDefault="00387850" w14:paraId="393D2755" wp14:textId="77777777">
            <w:pPr>
              <w:pStyle w:val="TableText1"/>
              <w:spacing w:before="40" w:after="40"/>
              <w:rPr>
                <w:rStyle w:val="BodytextChar"/>
                <w:rFonts w:cs="Arial"/>
                <w:color w:val="000000"/>
                <w:sz w:val="16"/>
                <w:szCs w:val="18"/>
              </w:rPr>
            </w:pPr>
            <w:r>
              <w:rPr>
                <w:rStyle w:val="BodytextChar"/>
                <w:rFonts w:cs="Arial"/>
                <w:color w:val="000000"/>
                <w:sz w:val="16"/>
                <w:szCs w:val="18"/>
              </w:rPr>
              <w:t xml:space="preserve">Where </w:t>
            </w:r>
          </w:p>
          <w:p w:rsidR="00387850" w:rsidP="009E21C0" w:rsidRDefault="00387850" w14:paraId="0CC6CEBC" wp14:textId="77777777">
            <w:pPr>
              <w:pStyle w:val="TableText1"/>
              <w:spacing w:before="40" w:after="40"/>
              <w:rPr>
                <w:rStyle w:val="BodytextChar"/>
                <w:rFonts w:cs="Arial"/>
                <w:color w:val="000000"/>
                <w:sz w:val="16"/>
                <w:szCs w:val="18"/>
              </w:rPr>
            </w:pPr>
            <w:r>
              <w:rPr>
                <w:rStyle w:val="BodytextChar"/>
                <w:rFonts w:cs="Arial"/>
                <w:color w:val="000000"/>
                <w:sz w:val="16"/>
                <w:szCs w:val="18"/>
              </w:rPr>
              <w:t>A_ATTACH_TB.</w:t>
            </w:r>
            <w:r w:rsidRPr="003D692B">
              <w:rPr>
                <w:rStyle w:val="BodytextChar"/>
                <w:rFonts w:cs="Arial"/>
                <w:color w:val="000000"/>
                <w:sz w:val="16"/>
                <w:szCs w:val="18"/>
              </w:rPr>
              <w:t>G_ATTACH_SK</w:t>
            </w:r>
            <w:r>
              <w:rPr>
                <w:rStyle w:val="BodytextChar"/>
                <w:rFonts w:cs="Arial"/>
                <w:color w:val="000000"/>
                <w:sz w:val="16"/>
                <w:szCs w:val="18"/>
              </w:rPr>
              <w:t xml:space="preserve"> = G_ATTACH_TB.G_ATTACH_SK</w:t>
            </w:r>
          </w:p>
          <w:p w:rsidR="00387850" w:rsidP="009E21C0" w:rsidRDefault="00387850" w14:paraId="4854BA12" wp14:textId="77777777">
            <w:pPr>
              <w:pStyle w:val="TableText1"/>
              <w:spacing w:before="40" w:after="40"/>
              <w:rPr>
                <w:rStyle w:val="BodytextChar"/>
                <w:rFonts w:cs="Arial"/>
                <w:color w:val="000000"/>
                <w:sz w:val="16"/>
                <w:szCs w:val="18"/>
              </w:rPr>
            </w:pPr>
          </w:p>
          <w:p w:rsidRPr="00DF6897" w:rsidR="00387850" w:rsidP="009E21C0" w:rsidRDefault="00387850" w14:paraId="0AE69F94" wp14:textId="77777777">
            <w:pPr>
              <w:pStyle w:val="TableText1"/>
              <w:spacing w:before="40" w:after="40"/>
              <w:rPr>
                <w:rStyle w:val="BodytextChar"/>
                <w:rFonts w:cs="Arial"/>
                <w:color w:val="000000"/>
                <w:sz w:val="16"/>
                <w:szCs w:val="18"/>
                <w:highlight w:val="yellow"/>
              </w:rPr>
            </w:pPr>
            <w:r>
              <w:rPr>
                <w:rStyle w:val="BodytextChar"/>
                <w:rFonts w:cs="Arial"/>
                <w:color w:val="000000"/>
                <w:sz w:val="16"/>
                <w:szCs w:val="18"/>
              </w:rPr>
              <w:t>**There may</w:t>
            </w:r>
            <w:r w:rsidRPr="00874B66">
              <w:rPr>
                <w:rStyle w:val="BodytextChar"/>
                <w:rFonts w:cs="Arial"/>
                <w:color w:val="000000"/>
                <w:sz w:val="16"/>
                <w:szCs w:val="18"/>
              </w:rPr>
              <w:t xml:space="preserve"> be multiple </w:t>
            </w:r>
            <w:r>
              <w:rPr>
                <w:rStyle w:val="BodytextChar"/>
                <w:rFonts w:cs="Arial"/>
                <w:color w:val="000000"/>
                <w:sz w:val="16"/>
                <w:szCs w:val="18"/>
              </w:rPr>
              <w:t>attachment</w:t>
            </w:r>
            <w:r w:rsidRPr="00874B66">
              <w:rPr>
                <w:rStyle w:val="BodytextChar"/>
                <w:rFonts w:cs="Arial"/>
                <w:color w:val="000000"/>
                <w:sz w:val="16"/>
                <w:szCs w:val="18"/>
              </w:rPr>
              <w:t>s</w:t>
            </w:r>
            <w:r>
              <w:rPr>
                <w:rStyle w:val="BodytextChar"/>
                <w:rFonts w:cs="Arial"/>
                <w:color w:val="000000"/>
                <w:sz w:val="16"/>
                <w:szCs w:val="18"/>
              </w:rPr>
              <w:t xml:space="preserve"> (table rows)</w:t>
            </w:r>
            <w:r w:rsidRPr="00874B66">
              <w:rPr>
                <w:rStyle w:val="BodytextChar"/>
                <w:rFonts w:cs="Arial"/>
                <w:color w:val="000000"/>
                <w:sz w:val="16"/>
                <w:szCs w:val="18"/>
              </w:rPr>
              <w:t xml:space="preserve"> in same day.</w:t>
            </w:r>
          </w:p>
        </w:tc>
      </w:tr>
      <w:tr xmlns:wp14="http://schemas.microsoft.com/office/word/2010/wordml" w:rsidR="00387850" w:rsidTr="009E21C0" w14:paraId="04B76DA4" wp14:textId="77777777">
        <w:trPr>
          <w:cantSplit/>
          <w:jc w:val="center"/>
        </w:trPr>
        <w:tc>
          <w:tcPr>
            <w:tcW w:w="5000" w:type="pct"/>
            <w:gridSpan w:val="8"/>
            <w:tcBorders>
              <w:top w:val="single" w:color="616161" w:sz="2" w:space="0"/>
              <w:bottom w:val="single" w:color="616161" w:sz="2" w:space="0"/>
            </w:tcBorders>
            <w:shd w:val="clear" w:color="auto" w:fill="191919"/>
            <w:vAlign w:val="center"/>
          </w:tcPr>
          <w:p w:rsidR="00387850" w:rsidP="009E21C0" w:rsidRDefault="00387850" w14:paraId="29713ED0"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387850" w:rsidTr="009E21C0" w14:paraId="07A02BBE" wp14:textId="77777777">
        <w:trPr>
          <w:cantSplit/>
          <w:jc w:val="center"/>
        </w:trPr>
        <w:tc>
          <w:tcPr>
            <w:tcW w:w="1185" w:type="pct"/>
            <w:gridSpan w:val="3"/>
            <w:tcBorders>
              <w:top w:val="single" w:color="616161" w:sz="2" w:space="0"/>
              <w:bottom w:val="single" w:color="616161" w:sz="2" w:space="0"/>
            </w:tcBorders>
            <w:vAlign w:val="center"/>
          </w:tcPr>
          <w:p w:rsidRPr="00205D93" w:rsidR="00387850" w:rsidP="009E21C0" w:rsidRDefault="00387850" w14:paraId="725AA9F1" wp14:textId="77777777">
            <w:pPr>
              <w:pStyle w:val="TableHeading"/>
              <w:spacing w:before="40" w:after="40"/>
              <w:jc w:val="center"/>
              <w:rPr>
                <w:rStyle w:val="ModernTableText"/>
                <w:rFonts w:cs="Arial"/>
                <w:szCs w:val="17"/>
              </w:rPr>
            </w:pPr>
            <w:r w:rsidRPr="00205D93">
              <w:rPr>
                <w:rStyle w:val="ModernTableText"/>
                <w:rFonts w:cs="Arial"/>
                <w:szCs w:val="17"/>
              </w:rPr>
              <w:t>Chart Footnote Label (opt)</w:t>
            </w:r>
          </w:p>
        </w:tc>
        <w:tc>
          <w:tcPr>
            <w:tcW w:w="1793" w:type="pct"/>
            <w:gridSpan w:val="3"/>
            <w:tcBorders>
              <w:top w:val="single" w:color="616161" w:sz="2" w:space="0"/>
              <w:bottom w:val="single" w:color="616161" w:sz="2" w:space="0"/>
            </w:tcBorders>
            <w:vAlign w:val="center"/>
          </w:tcPr>
          <w:p w:rsidRPr="00205D93" w:rsidR="00387850" w:rsidP="009E21C0" w:rsidRDefault="00387850" w14:paraId="7644E769"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Description (opt)</w:t>
            </w:r>
          </w:p>
        </w:tc>
        <w:tc>
          <w:tcPr>
            <w:tcW w:w="2022" w:type="pct"/>
            <w:gridSpan w:val="2"/>
            <w:tcBorders>
              <w:top w:val="single" w:color="616161" w:sz="2" w:space="0"/>
              <w:bottom w:val="single" w:color="616161" w:sz="2" w:space="0"/>
            </w:tcBorders>
            <w:vAlign w:val="center"/>
          </w:tcPr>
          <w:p w:rsidRPr="00205D93" w:rsidR="00387850" w:rsidP="009E21C0" w:rsidRDefault="00387850" w14:paraId="6468E6D6"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Processing Rules (opt)</w:t>
            </w:r>
          </w:p>
        </w:tc>
      </w:tr>
      <w:tr xmlns:wp14="http://schemas.microsoft.com/office/word/2010/wordml" w:rsidR="00387850" w:rsidTr="009E21C0" w14:paraId="51BFE096" wp14:textId="77777777">
        <w:trPr>
          <w:cantSplit/>
          <w:jc w:val="center"/>
        </w:trPr>
        <w:tc>
          <w:tcPr>
            <w:tcW w:w="1185" w:type="pct"/>
            <w:gridSpan w:val="3"/>
            <w:tcBorders>
              <w:top w:val="single" w:color="616161" w:sz="2" w:space="0"/>
              <w:bottom w:val="single" w:color="616161" w:sz="2" w:space="0"/>
            </w:tcBorders>
            <w:vAlign w:val="center"/>
          </w:tcPr>
          <w:p w:rsidRPr="00205D93" w:rsidR="00387850" w:rsidP="009E21C0" w:rsidRDefault="00387850" w14:paraId="7ECF8437"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793" w:type="pct"/>
            <w:gridSpan w:val="3"/>
            <w:tcBorders>
              <w:top w:val="single" w:color="616161" w:sz="2" w:space="0"/>
              <w:bottom w:val="single" w:color="616161" w:sz="2" w:space="0"/>
            </w:tcBorders>
            <w:vAlign w:val="center"/>
          </w:tcPr>
          <w:p w:rsidRPr="00205D93" w:rsidR="00387850" w:rsidP="009E21C0" w:rsidRDefault="00387850" w14:paraId="7E25A764"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2022" w:type="pct"/>
            <w:gridSpan w:val="2"/>
            <w:tcBorders>
              <w:top w:val="single" w:color="616161" w:sz="2" w:space="0"/>
              <w:bottom w:val="single" w:color="616161" w:sz="2" w:space="0"/>
            </w:tcBorders>
            <w:vAlign w:val="center"/>
          </w:tcPr>
          <w:p w:rsidRPr="00205D93" w:rsidR="00387850" w:rsidP="009E21C0" w:rsidRDefault="00387850" w14:paraId="6FA7155A"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r>
      <w:tr xmlns:wp14="http://schemas.microsoft.com/office/word/2010/wordml" w:rsidR="00387850" w:rsidTr="009E21C0" w14:paraId="2F6AD6CC" wp14:textId="77777777">
        <w:trPr>
          <w:cantSplit/>
          <w:jc w:val="center"/>
        </w:trPr>
        <w:tc>
          <w:tcPr>
            <w:tcW w:w="5000" w:type="pct"/>
            <w:gridSpan w:val="8"/>
            <w:tcBorders>
              <w:top w:val="single" w:color="616161" w:sz="2" w:space="0"/>
              <w:bottom w:val="single" w:color="616161" w:sz="2" w:space="0"/>
            </w:tcBorders>
            <w:shd w:val="clear" w:color="auto" w:fill="191919"/>
            <w:vAlign w:val="center"/>
          </w:tcPr>
          <w:p w:rsidRPr="00205D93" w:rsidR="00387850" w:rsidP="009E21C0" w:rsidRDefault="00387850" w14:paraId="4881A050" wp14:textId="77777777">
            <w:pPr>
              <w:pStyle w:val="TableText1"/>
              <w:spacing w:before="40" w:after="40"/>
              <w:jc w:val="center"/>
              <w:rPr>
                <w:rStyle w:val="ModernTableText"/>
                <w:rFonts w:cs="Arial"/>
                <w:bCs/>
                <w:noProof/>
                <w:color w:val="FFFFFF"/>
                <w:szCs w:val="19"/>
              </w:rPr>
            </w:pPr>
            <w:r w:rsidRPr="00205D93">
              <w:rPr>
                <w:rStyle w:val="ModernTableText"/>
                <w:rFonts w:cs="Arial"/>
                <w:bCs/>
                <w:noProof/>
                <w:color w:val="FFFFFF"/>
                <w:szCs w:val="19"/>
              </w:rPr>
              <w:t>Report Footnote (opt)</w:t>
            </w:r>
          </w:p>
        </w:tc>
      </w:tr>
      <w:tr xmlns:wp14="http://schemas.microsoft.com/office/word/2010/wordml" w:rsidR="00387850" w:rsidTr="009E21C0" w14:paraId="122B31DC" wp14:textId="77777777">
        <w:trPr>
          <w:cantSplit/>
          <w:jc w:val="center"/>
        </w:trPr>
        <w:tc>
          <w:tcPr>
            <w:tcW w:w="1185" w:type="pct"/>
            <w:gridSpan w:val="3"/>
            <w:tcBorders>
              <w:top w:val="single" w:color="616161" w:sz="2" w:space="0"/>
            </w:tcBorders>
            <w:vAlign w:val="center"/>
          </w:tcPr>
          <w:p w:rsidRPr="00205D93" w:rsidR="00387850" w:rsidP="009E21C0" w:rsidRDefault="00387850" w14:paraId="1609D9D7" wp14:textId="77777777">
            <w:pPr>
              <w:pStyle w:val="TableHeading"/>
              <w:spacing w:before="40" w:after="40"/>
              <w:jc w:val="center"/>
              <w:rPr>
                <w:rStyle w:val="ModernTableText"/>
                <w:rFonts w:cs="Arial"/>
                <w:szCs w:val="17"/>
              </w:rPr>
            </w:pPr>
            <w:r w:rsidRPr="00205D93">
              <w:rPr>
                <w:rStyle w:val="ModernTableText"/>
                <w:rFonts w:cs="Arial"/>
                <w:szCs w:val="17"/>
              </w:rPr>
              <w:t>Report Footnote Label (opt)</w:t>
            </w:r>
          </w:p>
        </w:tc>
        <w:tc>
          <w:tcPr>
            <w:tcW w:w="1793" w:type="pct"/>
            <w:gridSpan w:val="3"/>
            <w:tcBorders>
              <w:top w:val="single" w:color="616161" w:sz="2" w:space="0"/>
            </w:tcBorders>
            <w:vAlign w:val="center"/>
          </w:tcPr>
          <w:p w:rsidRPr="00205D93" w:rsidR="00387850" w:rsidP="009E21C0" w:rsidRDefault="00387850" w14:paraId="0D3665DF"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Description (opt)</w:t>
            </w:r>
          </w:p>
        </w:tc>
        <w:tc>
          <w:tcPr>
            <w:tcW w:w="2022" w:type="pct"/>
            <w:gridSpan w:val="2"/>
            <w:tcBorders>
              <w:top w:val="single" w:color="616161" w:sz="2" w:space="0"/>
            </w:tcBorders>
            <w:vAlign w:val="center"/>
          </w:tcPr>
          <w:p w:rsidRPr="00205D93" w:rsidR="00387850" w:rsidP="009E21C0" w:rsidRDefault="00387850" w14:paraId="15903DF5"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Processing Rules (opt)</w:t>
            </w:r>
          </w:p>
        </w:tc>
      </w:tr>
      <w:tr xmlns:wp14="http://schemas.microsoft.com/office/word/2010/wordml" w:rsidR="00387850" w:rsidTr="009E21C0" w14:paraId="578AE2FB" wp14:textId="77777777">
        <w:trPr>
          <w:cantSplit/>
          <w:jc w:val="center"/>
        </w:trPr>
        <w:tc>
          <w:tcPr>
            <w:tcW w:w="1185" w:type="pct"/>
            <w:gridSpan w:val="3"/>
            <w:vAlign w:val="center"/>
          </w:tcPr>
          <w:p w:rsidR="00387850" w:rsidP="009E21C0" w:rsidRDefault="00387850" w14:paraId="3766B26B"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1793" w:type="pct"/>
            <w:gridSpan w:val="3"/>
            <w:vAlign w:val="center"/>
          </w:tcPr>
          <w:p w:rsidR="00387850" w:rsidP="009E21C0" w:rsidRDefault="00387850" w14:paraId="0C429DC5"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2022" w:type="pct"/>
            <w:gridSpan w:val="2"/>
            <w:vAlign w:val="center"/>
          </w:tcPr>
          <w:p w:rsidR="00387850" w:rsidP="009E21C0" w:rsidRDefault="00387850" w14:paraId="3F3BB3C3"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r>
    </w:tbl>
    <w:p xmlns:wp14="http://schemas.microsoft.com/office/word/2010/wordml" w:rsidR="00D0385C" w:rsidP="001F6E03" w:rsidRDefault="00D0385C" w14:paraId="08FF76B9" wp14:textId="77777777"/>
    <w:p xmlns:wp14="http://schemas.microsoft.com/office/word/2010/wordml" w:rsidR="00D0385C" w:rsidP="001F6E03" w:rsidRDefault="00D0385C" w14:paraId="2EB43085" wp14:textId="77777777"/>
    <w:p xmlns:wp14="http://schemas.microsoft.com/office/word/2010/wordml" w:rsidR="0084366E" w:rsidP="00D0385C" w:rsidRDefault="0084366E" w14:paraId="122E66B6" wp14:textId="77777777">
      <w:pPr>
        <w:pStyle w:val="Heading5"/>
      </w:pPr>
      <w:bookmarkStart w:name="_Toc80739348" w:id="343"/>
      <w:bookmarkStart w:name="_Toc80739349" w:id="344"/>
      <w:bookmarkStart w:name="_Toc80739350" w:id="345"/>
      <w:bookmarkStart w:name="_Toc80739351" w:id="346"/>
      <w:bookmarkStart w:name="_Toc80739352" w:id="347"/>
      <w:bookmarkStart w:name="_Toc80739353" w:id="348"/>
      <w:bookmarkStart w:name="_Toc80739354" w:id="349"/>
      <w:bookmarkStart w:name="_Toc80739355" w:id="350"/>
      <w:bookmarkStart w:name="_Toc80739356" w:id="351"/>
      <w:bookmarkStart w:name="_Toc28897159" w:id="352"/>
      <w:bookmarkStart w:name="_Toc19783051" w:id="353"/>
      <w:bookmarkStart w:name="_Toc214963363" w:id="354"/>
      <w:bookmarkEnd w:id="343"/>
      <w:bookmarkEnd w:id="344"/>
      <w:bookmarkEnd w:id="345"/>
      <w:bookmarkEnd w:id="346"/>
      <w:bookmarkEnd w:id="347"/>
      <w:bookmarkEnd w:id="348"/>
      <w:bookmarkEnd w:id="349"/>
      <w:bookmarkEnd w:id="350"/>
      <w:bookmarkEnd w:id="351"/>
      <w:r w:rsidRPr="006E6865">
        <w:t xml:space="preserve">Report Definition – OPR-SRA-138 - </w:t>
      </w:r>
      <w:bookmarkEnd w:id="353"/>
      <w:r w:rsidRPr="006E6865">
        <w:t xml:space="preserve">Service Authorization </w:t>
      </w:r>
      <w:r>
        <w:t>Status</w:t>
      </w:r>
      <w:r w:rsidRPr="006E6865">
        <w:t xml:space="preserve"> Report</w:t>
      </w:r>
      <w:bookmarkEnd w:id="352"/>
      <w:bookmarkEnd w:id="354"/>
    </w:p>
    <w:tbl>
      <w:tblPr>
        <w:tblW w:w="5000" w:type="pct"/>
        <w:jc w:val="center"/>
        <w:tblBorders>
          <w:insideH w:val="single" w:color="808080" w:sz="2" w:space="0"/>
          <w:insideV w:val="single" w:color="808080" w:sz="2" w:space="0"/>
        </w:tblBorders>
        <w:tblLayout w:type="fixed"/>
        <w:tblLook w:val="0000" w:firstRow="0" w:lastRow="0" w:firstColumn="0" w:lastColumn="0" w:noHBand="0" w:noVBand="0"/>
      </w:tblPr>
      <w:tblGrid>
        <w:gridCol w:w="1119"/>
        <w:gridCol w:w="1174"/>
        <w:gridCol w:w="2734"/>
        <w:gridCol w:w="2346"/>
        <w:gridCol w:w="1974"/>
        <w:gridCol w:w="2121"/>
        <w:gridCol w:w="167"/>
        <w:gridCol w:w="1143"/>
        <w:gridCol w:w="1612"/>
      </w:tblGrid>
      <w:tr xmlns:wp14="http://schemas.microsoft.com/office/word/2010/wordml" w:rsidR="0084366E" w:rsidTr="00D0385C" w14:paraId="5CE0E602" wp14:textId="77777777">
        <w:trPr>
          <w:cantSplit/>
          <w:trHeight w:val="432" w:hRule="exact"/>
          <w:tblHeader/>
          <w:jc w:val="center"/>
        </w:trPr>
        <w:tc>
          <w:tcPr>
            <w:tcW w:w="5000" w:type="pct"/>
            <w:gridSpan w:val="9"/>
            <w:tcBorders>
              <w:top w:val="single" w:color="auto" w:sz="4" w:space="0"/>
              <w:left w:val="single" w:color="auto" w:sz="4" w:space="0"/>
              <w:bottom w:val="single" w:color="auto" w:sz="4" w:space="0"/>
              <w:right w:val="single" w:color="auto" w:sz="4" w:space="0"/>
            </w:tcBorders>
            <w:shd w:val="clear" w:color="auto" w:fill="FF0000"/>
            <w:vAlign w:val="center"/>
          </w:tcPr>
          <w:p w:rsidRPr="00FF7891" w:rsidR="0084366E" w:rsidP="00D0385C" w:rsidRDefault="0084366E" w14:paraId="5C4E3E8E" wp14:textId="77777777">
            <w:pPr>
              <w:jc w:val="center"/>
              <w:rPr>
                <w:rFonts w:eastAsia="MS Mincho"/>
                <w:szCs w:val="20"/>
              </w:rPr>
            </w:pPr>
            <w:r>
              <w:rPr>
                <w:sz w:val="19"/>
                <w:szCs w:val="19"/>
              </w:rPr>
              <w:br w:type="page"/>
            </w:r>
            <w:r>
              <w:rPr>
                <w:sz w:val="19"/>
                <w:szCs w:val="19"/>
              </w:rPr>
              <w:br w:type="page"/>
            </w:r>
            <w:r>
              <w:rPr>
                <w:sz w:val="19"/>
                <w:szCs w:val="19"/>
              </w:rPr>
              <w:br w:type="page"/>
            </w:r>
            <w:r>
              <w:rPr>
                <w:sz w:val="19"/>
                <w:szCs w:val="19"/>
              </w:rPr>
              <w:br w:type="page"/>
            </w:r>
            <w:r w:rsidRPr="00FF7891">
              <w:rPr>
                <w:rFonts w:eastAsia="MS Mincho"/>
                <w:szCs w:val="20"/>
              </w:rPr>
              <w:t>NH MMIS REPORT DEFINITION</w:t>
            </w:r>
          </w:p>
        </w:tc>
      </w:tr>
      <w:tr xmlns:wp14="http://schemas.microsoft.com/office/word/2010/wordml" w:rsidR="0084366E" w:rsidTr="00D0385C" w14:paraId="6C30DC1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797" w:type="pct"/>
            <w:gridSpan w:val="2"/>
            <w:tcBorders>
              <w:top w:val="single" w:color="auto" w:sz="4" w:space="0"/>
            </w:tcBorders>
            <w:vAlign w:val="center"/>
          </w:tcPr>
          <w:p w:rsidRPr="00205D93" w:rsidR="0084366E" w:rsidP="00D0385C" w:rsidRDefault="0084366E" w14:paraId="5E3ED21D" wp14:textId="77777777">
            <w:pPr>
              <w:pStyle w:val="TableHeading"/>
              <w:spacing w:before="40" w:after="40"/>
              <w:rPr>
                <w:rStyle w:val="ModernTableText"/>
                <w:noProof/>
                <w:szCs w:val="17"/>
              </w:rPr>
            </w:pPr>
            <w:r w:rsidRPr="00205D93">
              <w:rPr>
                <w:rStyle w:val="ModernTableText"/>
                <w:noProof/>
                <w:szCs w:val="17"/>
              </w:rPr>
              <w:t>Report Type:</w:t>
            </w:r>
          </w:p>
        </w:tc>
        <w:tc>
          <w:tcPr>
            <w:tcW w:w="4203" w:type="pct"/>
            <w:gridSpan w:val="7"/>
            <w:tcBorders>
              <w:top w:val="single" w:color="auto" w:sz="4" w:space="0"/>
            </w:tcBorders>
            <w:vAlign w:val="center"/>
          </w:tcPr>
          <w:p w:rsidRPr="00205D93" w:rsidR="0084366E" w:rsidP="00D0385C" w:rsidRDefault="0084366E" w14:paraId="4C086987"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Standard</w:t>
            </w:r>
            <w:r w:rsidRPr="00205D93">
              <w:rPr>
                <w:rStyle w:val="ModernTableText"/>
                <w:noProof/>
                <w:szCs w:val="17"/>
              </w:rPr>
              <w:tab/>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Customized</w:t>
            </w:r>
          </w:p>
        </w:tc>
      </w:tr>
      <w:tr xmlns:wp14="http://schemas.microsoft.com/office/word/2010/wordml" w:rsidR="0084366E" w:rsidTr="00D0385C" w14:paraId="109FF4A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797" w:type="pct"/>
            <w:gridSpan w:val="2"/>
            <w:tcBorders>
              <w:top w:val="single" w:color="616161" w:sz="2" w:space="0"/>
            </w:tcBorders>
            <w:vAlign w:val="center"/>
          </w:tcPr>
          <w:p w:rsidRPr="00205D93" w:rsidR="0084366E" w:rsidP="00D0385C" w:rsidRDefault="0084366E" w14:paraId="0F4649D1" wp14:textId="77777777">
            <w:pPr>
              <w:pStyle w:val="TableHeading"/>
              <w:spacing w:before="40" w:after="40"/>
              <w:rPr>
                <w:rStyle w:val="ModernTableText"/>
                <w:noProof/>
                <w:szCs w:val="17"/>
              </w:rPr>
            </w:pPr>
            <w:r w:rsidRPr="00205D93">
              <w:rPr>
                <w:rStyle w:val="ModernTableText"/>
                <w:noProof/>
                <w:szCs w:val="17"/>
              </w:rPr>
              <w:t>Client Name:</w:t>
            </w:r>
          </w:p>
        </w:tc>
        <w:tc>
          <w:tcPr>
            <w:tcW w:w="4203" w:type="pct"/>
            <w:gridSpan w:val="7"/>
            <w:tcBorders>
              <w:top w:val="single" w:color="616161" w:sz="2" w:space="0"/>
            </w:tcBorders>
            <w:vAlign w:val="center"/>
          </w:tcPr>
          <w:p w:rsidRPr="00205D93" w:rsidR="0084366E" w:rsidP="00D0385C" w:rsidRDefault="0084366E" w14:paraId="36B5E748" wp14:textId="77777777">
            <w:pPr>
              <w:pStyle w:val="TableText1"/>
              <w:spacing w:before="40" w:after="40"/>
              <w:rPr>
                <w:rStyle w:val="ModernTableText"/>
                <w:szCs w:val="17"/>
              </w:rPr>
            </w:pPr>
            <w:r w:rsidRPr="00205D93">
              <w:rPr>
                <w:rStyle w:val="ModernTableText"/>
                <w:szCs w:val="17"/>
              </w:rPr>
              <w:t>New Hampshire</w:t>
            </w:r>
          </w:p>
        </w:tc>
      </w:tr>
      <w:tr xmlns:wp14="http://schemas.microsoft.com/office/word/2010/wordml" w:rsidR="0084366E" w:rsidTr="00D0385C" w14:paraId="6E22A4A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797" w:type="pct"/>
            <w:gridSpan w:val="2"/>
            <w:tcBorders>
              <w:top w:val="single" w:color="616161" w:sz="2" w:space="0"/>
            </w:tcBorders>
            <w:vAlign w:val="center"/>
          </w:tcPr>
          <w:p w:rsidRPr="00205D93" w:rsidR="0084366E" w:rsidP="00D0385C" w:rsidRDefault="0084366E" w14:paraId="110B17D6" wp14:textId="77777777">
            <w:pPr>
              <w:pStyle w:val="TableHeading"/>
              <w:spacing w:before="40" w:after="40"/>
              <w:rPr>
                <w:rStyle w:val="ModernTableText"/>
                <w:noProof/>
                <w:szCs w:val="17"/>
              </w:rPr>
            </w:pPr>
            <w:r w:rsidRPr="00205D93">
              <w:rPr>
                <w:rStyle w:val="ModernTableText"/>
                <w:noProof/>
                <w:szCs w:val="17"/>
              </w:rPr>
              <w:t>Client Report ID:</w:t>
            </w:r>
          </w:p>
        </w:tc>
        <w:tc>
          <w:tcPr>
            <w:tcW w:w="4203" w:type="pct"/>
            <w:gridSpan w:val="7"/>
            <w:tcBorders>
              <w:top w:val="single" w:color="616161" w:sz="2" w:space="0"/>
            </w:tcBorders>
            <w:vAlign w:val="center"/>
          </w:tcPr>
          <w:p w:rsidRPr="00205D93" w:rsidR="0084366E" w:rsidP="00D0385C" w:rsidRDefault="0084366E" w14:paraId="69CF8BC0" wp14:textId="77777777">
            <w:pPr>
              <w:pStyle w:val="TableText1"/>
              <w:spacing w:before="40" w:after="40"/>
              <w:rPr>
                <w:rStyle w:val="ModernTableText"/>
                <w:szCs w:val="17"/>
              </w:rPr>
            </w:pPr>
            <w:r w:rsidRPr="00205D93">
              <w:rPr>
                <w:rStyle w:val="ModernTableText"/>
                <w:szCs w:val="17"/>
              </w:rPr>
              <w:t>OPR-SRA-1</w:t>
            </w:r>
            <w:r>
              <w:rPr>
                <w:rStyle w:val="ModernTableText"/>
                <w:szCs w:val="17"/>
              </w:rPr>
              <w:t>38</w:t>
            </w:r>
          </w:p>
        </w:tc>
      </w:tr>
      <w:tr xmlns:wp14="http://schemas.microsoft.com/office/word/2010/wordml" w:rsidR="0084366E" w:rsidTr="00D0385C" w14:paraId="7913270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91"/>
          <w:jc w:val="center"/>
        </w:trPr>
        <w:tc>
          <w:tcPr>
            <w:tcW w:w="797" w:type="pct"/>
            <w:gridSpan w:val="2"/>
            <w:tcBorders>
              <w:top w:val="single" w:color="616161" w:sz="2" w:space="0"/>
            </w:tcBorders>
            <w:vAlign w:val="center"/>
          </w:tcPr>
          <w:p w:rsidRPr="00205D93" w:rsidR="0084366E" w:rsidP="00D0385C" w:rsidRDefault="0084366E" w14:paraId="3BC3F3CE" wp14:textId="77777777">
            <w:pPr>
              <w:pStyle w:val="TableHeading"/>
              <w:spacing w:before="40" w:after="40"/>
              <w:rPr>
                <w:rStyle w:val="ModernTableText"/>
                <w:noProof/>
                <w:szCs w:val="17"/>
              </w:rPr>
            </w:pPr>
            <w:r w:rsidRPr="00205D93">
              <w:rPr>
                <w:rStyle w:val="ModernTableText"/>
                <w:noProof/>
                <w:szCs w:val="17"/>
              </w:rPr>
              <w:t>Client Line Of Business:</w:t>
            </w:r>
          </w:p>
        </w:tc>
        <w:tc>
          <w:tcPr>
            <w:tcW w:w="4203" w:type="pct"/>
            <w:gridSpan w:val="7"/>
            <w:tcBorders>
              <w:top w:val="single" w:color="616161" w:sz="2" w:space="0"/>
            </w:tcBorders>
            <w:vAlign w:val="center"/>
          </w:tcPr>
          <w:p w:rsidRPr="00205D93" w:rsidR="0084366E" w:rsidP="00D0385C" w:rsidRDefault="0084366E" w14:paraId="09D2BD1B" wp14:textId="77777777">
            <w:pPr>
              <w:pStyle w:val="TableText1"/>
              <w:spacing w:before="40" w:after="40"/>
              <w:rPr>
                <w:rStyle w:val="ModernTableText"/>
                <w:szCs w:val="17"/>
              </w:rPr>
            </w:pPr>
            <w:r w:rsidRPr="00205D93">
              <w:rPr>
                <w:rStyle w:val="ModernTableText"/>
                <w:szCs w:val="17"/>
              </w:rPr>
              <w:t>Medicaid</w:t>
            </w:r>
          </w:p>
        </w:tc>
      </w:tr>
      <w:tr xmlns:wp14="http://schemas.microsoft.com/office/word/2010/wordml" w:rsidR="0084366E" w:rsidTr="00D0385C" w14:paraId="490D220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64"/>
          <w:jc w:val="center"/>
        </w:trPr>
        <w:tc>
          <w:tcPr>
            <w:tcW w:w="797" w:type="pct"/>
            <w:gridSpan w:val="2"/>
            <w:tcBorders>
              <w:top w:val="single" w:color="616161" w:sz="2" w:space="0"/>
            </w:tcBorders>
            <w:vAlign w:val="center"/>
          </w:tcPr>
          <w:p w:rsidRPr="00205D93" w:rsidR="0084366E" w:rsidP="00D0385C" w:rsidRDefault="0084366E" w14:paraId="6F690114" wp14:textId="77777777">
            <w:pPr>
              <w:pStyle w:val="TableHeading"/>
              <w:spacing w:before="40" w:after="40"/>
              <w:rPr>
                <w:rStyle w:val="ModernTableText"/>
                <w:noProof/>
                <w:szCs w:val="17"/>
              </w:rPr>
            </w:pPr>
            <w:r w:rsidRPr="00205D93">
              <w:rPr>
                <w:rStyle w:val="ModernTableText"/>
                <w:noProof/>
                <w:szCs w:val="17"/>
              </w:rPr>
              <w:t>Client Division / Department:</w:t>
            </w:r>
          </w:p>
        </w:tc>
        <w:tc>
          <w:tcPr>
            <w:tcW w:w="4203" w:type="pct"/>
            <w:gridSpan w:val="7"/>
            <w:tcBorders>
              <w:top w:val="single" w:color="616161" w:sz="2" w:space="0"/>
            </w:tcBorders>
            <w:vAlign w:val="center"/>
          </w:tcPr>
          <w:p w:rsidRPr="00205D93" w:rsidR="0084366E" w:rsidP="00D0385C" w:rsidRDefault="0084366E" w14:paraId="4F29A43B" wp14:textId="77777777">
            <w:pPr>
              <w:pStyle w:val="TableText1"/>
              <w:spacing w:before="40" w:after="40"/>
              <w:rPr>
                <w:rStyle w:val="ModernTableText"/>
                <w:szCs w:val="17"/>
              </w:rPr>
            </w:pPr>
            <w:r w:rsidRPr="00205D93">
              <w:rPr>
                <w:rStyle w:val="ModernTableText"/>
                <w:szCs w:val="17"/>
              </w:rPr>
              <w:t>DHHS</w:t>
            </w:r>
          </w:p>
        </w:tc>
      </w:tr>
      <w:tr xmlns:wp14="http://schemas.microsoft.com/office/word/2010/wordml" w:rsidR="0084366E" w:rsidTr="00D0385C" w14:paraId="161B57F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trPr>
        <w:tc>
          <w:tcPr>
            <w:tcW w:w="797" w:type="pct"/>
            <w:gridSpan w:val="2"/>
            <w:tcBorders>
              <w:top w:val="single" w:color="616161" w:sz="2" w:space="0"/>
              <w:bottom w:val="single" w:color="616161" w:sz="2" w:space="0"/>
            </w:tcBorders>
            <w:vAlign w:val="center"/>
          </w:tcPr>
          <w:p w:rsidRPr="00205D93" w:rsidR="0084366E" w:rsidP="00D0385C" w:rsidRDefault="0084366E" w14:paraId="23376F52" wp14:textId="77777777">
            <w:pPr>
              <w:pStyle w:val="TableHeading"/>
              <w:spacing w:before="40" w:after="40"/>
              <w:rPr>
                <w:rStyle w:val="ModernTableText"/>
                <w:noProof/>
                <w:szCs w:val="17"/>
              </w:rPr>
            </w:pPr>
            <w:r w:rsidRPr="00205D93">
              <w:rPr>
                <w:rStyle w:val="ModernTableText"/>
                <w:noProof/>
                <w:szCs w:val="17"/>
              </w:rPr>
              <w:t>Report Title:</w:t>
            </w:r>
          </w:p>
        </w:tc>
        <w:tc>
          <w:tcPr>
            <w:tcW w:w="4203" w:type="pct"/>
            <w:gridSpan w:val="7"/>
            <w:tcBorders>
              <w:top w:val="single" w:color="616161" w:sz="2" w:space="0"/>
              <w:bottom w:val="single" w:color="616161" w:sz="2" w:space="0"/>
            </w:tcBorders>
            <w:vAlign w:val="center"/>
          </w:tcPr>
          <w:p w:rsidRPr="00E96437" w:rsidR="0084366E" w:rsidP="00D0385C" w:rsidRDefault="0084366E" w14:paraId="3610DC33" wp14:textId="77777777">
            <w:pPr>
              <w:pStyle w:val="TableText1"/>
              <w:spacing w:before="40" w:after="40"/>
              <w:rPr>
                <w:rStyle w:val="ModernTableText"/>
                <w:szCs w:val="17"/>
              </w:rPr>
            </w:pPr>
            <w:r w:rsidRPr="00111E67">
              <w:rPr>
                <w:rStyle w:val="ModernTableText"/>
              </w:rPr>
              <w:t>Service Authorization Status Report</w:t>
            </w:r>
          </w:p>
        </w:tc>
      </w:tr>
      <w:tr xmlns:wp14="http://schemas.microsoft.com/office/word/2010/wordml" w:rsidR="0084366E" w:rsidTr="00D0385C" w14:paraId="5EA84EE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trPr>
        <w:tc>
          <w:tcPr>
            <w:tcW w:w="797" w:type="pct"/>
            <w:gridSpan w:val="2"/>
            <w:tcBorders>
              <w:top w:val="single" w:color="616161" w:sz="2" w:space="0"/>
              <w:bottom w:val="single" w:color="616161" w:sz="2" w:space="0"/>
            </w:tcBorders>
            <w:vAlign w:val="center"/>
          </w:tcPr>
          <w:p w:rsidRPr="00205D93" w:rsidR="0084366E" w:rsidP="00D0385C" w:rsidRDefault="0084366E" w14:paraId="137ECBA0" wp14:textId="77777777">
            <w:pPr>
              <w:pStyle w:val="TableHeading"/>
              <w:spacing w:before="40" w:after="40"/>
              <w:rPr>
                <w:rStyle w:val="ModernTableText"/>
                <w:noProof/>
                <w:szCs w:val="17"/>
              </w:rPr>
            </w:pPr>
            <w:r w:rsidRPr="00205D93">
              <w:rPr>
                <w:rStyle w:val="ModernTableText"/>
                <w:noProof/>
                <w:szCs w:val="17"/>
              </w:rPr>
              <w:t>Report Description:</w:t>
            </w:r>
          </w:p>
        </w:tc>
        <w:tc>
          <w:tcPr>
            <w:tcW w:w="4203" w:type="pct"/>
            <w:gridSpan w:val="7"/>
            <w:tcBorders>
              <w:top w:val="single" w:color="616161" w:sz="2" w:space="0"/>
              <w:bottom w:val="single" w:color="616161" w:sz="2" w:space="0"/>
            </w:tcBorders>
            <w:vAlign w:val="center"/>
          </w:tcPr>
          <w:p w:rsidRPr="00E96437" w:rsidR="0084366E" w:rsidP="00D0385C" w:rsidRDefault="0084366E" w14:paraId="29582395" wp14:textId="77777777">
            <w:pPr>
              <w:pStyle w:val="TableText1"/>
              <w:spacing w:before="40" w:after="40"/>
              <w:rPr>
                <w:rStyle w:val="ModernTableText"/>
                <w:szCs w:val="17"/>
              </w:rPr>
            </w:pPr>
            <w:r w:rsidRPr="00CD6EB2">
              <w:rPr>
                <w:rStyle w:val="ModernTableText"/>
                <w:szCs w:val="22"/>
              </w:rPr>
              <w:t>This is a standard consolidated SA report that includes all Providers.  This report displays authorization status activity to date that has occurred</w:t>
            </w:r>
            <w:r>
              <w:rPr>
                <w:rStyle w:val="ModernTableText"/>
              </w:rPr>
              <w:t>.</w:t>
            </w:r>
          </w:p>
        </w:tc>
      </w:tr>
      <w:tr xmlns:wp14="http://schemas.microsoft.com/office/word/2010/wordml" w:rsidR="0084366E" w:rsidTr="00D0385C" w14:paraId="101A252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797" w:type="pct"/>
            <w:gridSpan w:val="2"/>
            <w:vAlign w:val="center"/>
          </w:tcPr>
          <w:p w:rsidRPr="00205D93" w:rsidR="0084366E" w:rsidP="00D0385C" w:rsidRDefault="0084366E" w14:paraId="353AE6EB" wp14:textId="77777777">
            <w:pPr>
              <w:pStyle w:val="TableHeading"/>
              <w:spacing w:before="40" w:after="40"/>
              <w:rPr>
                <w:rStyle w:val="ModernTableText"/>
                <w:noProof/>
                <w:szCs w:val="17"/>
              </w:rPr>
            </w:pPr>
            <w:r w:rsidRPr="00205D93">
              <w:rPr>
                <w:rStyle w:val="ModernTableText"/>
                <w:noProof/>
                <w:szCs w:val="17"/>
              </w:rPr>
              <w:t>Report Source State Code:</w:t>
            </w:r>
          </w:p>
        </w:tc>
        <w:tc>
          <w:tcPr>
            <w:tcW w:w="4203" w:type="pct"/>
            <w:gridSpan w:val="7"/>
            <w:vAlign w:val="center"/>
          </w:tcPr>
          <w:p w:rsidRPr="00205D93" w:rsidR="0084366E" w:rsidP="00D0385C" w:rsidRDefault="0084366E" w14:paraId="2C441966" wp14:textId="77777777">
            <w:pPr>
              <w:pStyle w:val="TableText1"/>
              <w:spacing w:before="40" w:after="40"/>
              <w:rPr>
                <w:rStyle w:val="ModernTableText"/>
                <w:szCs w:val="17"/>
              </w:rPr>
            </w:pPr>
            <w:r w:rsidRPr="00205D93">
              <w:rPr>
                <w:rStyle w:val="ModernTableText"/>
                <w:szCs w:val="17"/>
              </w:rPr>
              <w:t>NH</w:t>
            </w:r>
          </w:p>
        </w:tc>
      </w:tr>
      <w:tr xmlns:wp14="http://schemas.microsoft.com/office/word/2010/wordml" w:rsidR="0084366E" w:rsidTr="00D0385C" w14:paraId="6E414E6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797" w:type="pct"/>
            <w:gridSpan w:val="2"/>
            <w:vAlign w:val="center"/>
          </w:tcPr>
          <w:p w:rsidRPr="00205D93" w:rsidR="0084366E" w:rsidP="00D0385C" w:rsidRDefault="0084366E" w14:paraId="0BB86183" wp14:textId="77777777">
            <w:pPr>
              <w:pStyle w:val="TableHeading"/>
              <w:spacing w:before="40" w:after="40"/>
              <w:rPr>
                <w:rStyle w:val="ModernTableText"/>
                <w:noProof/>
                <w:szCs w:val="17"/>
              </w:rPr>
            </w:pPr>
            <w:r w:rsidRPr="00205D93">
              <w:rPr>
                <w:rStyle w:val="ModernTableText"/>
                <w:noProof/>
                <w:szCs w:val="17"/>
              </w:rPr>
              <w:t>Report Source Type:</w:t>
            </w:r>
          </w:p>
        </w:tc>
        <w:tc>
          <w:tcPr>
            <w:tcW w:w="4203" w:type="pct"/>
            <w:gridSpan w:val="7"/>
            <w:vAlign w:val="center"/>
          </w:tcPr>
          <w:p w:rsidRPr="00205D93" w:rsidR="0084366E" w:rsidP="00D0385C" w:rsidRDefault="0084366E" w14:paraId="0740699D" wp14:textId="77777777">
            <w:pPr>
              <w:pStyle w:val="TableText1"/>
              <w:spacing w:before="40" w:after="40"/>
              <w:rPr>
                <w:rStyle w:val="ModernTableText"/>
                <w:noProof/>
                <w:szCs w:val="17"/>
              </w:rPr>
            </w:pPr>
            <w:r w:rsidRPr="00871884">
              <w:rPr>
                <w:rStyle w:val="ModernTableText"/>
                <w:rFonts w:ascii="Wingdings 2" w:hAnsi="Wingdings 2" w:eastAsia="Wingdings 2" w:cs="Wingdings 2"/>
                <w:noProof/>
                <w:szCs w:val="23"/>
              </w:rPr>
              <w:t>£</w:t>
            </w:r>
            <w:r w:rsidRPr="00871884">
              <w:rPr>
                <w:rStyle w:val="ModernTableText"/>
                <w:noProof/>
                <w:szCs w:val="23"/>
              </w:rPr>
              <w:t xml:space="preserve"> </w:t>
            </w:r>
            <w:r w:rsidRPr="00871884">
              <w:rPr>
                <w:rStyle w:val="ModernTableText"/>
                <w:noProof/>
                <w:szCs w:val="17"/>
              </w:rPr>
              <w:t>OLTP</w:t>
            </w:r>
            <w:r w:rsidRPr="00871884">
              <w:rPr>
                <w:rStyle w:val="ModernTableText"/>
                <w:noProof/>
                <w:szCs w:val="17"/>
              </w:rPr>
              <w:tab/>
            </w:r>
            <w:r w:rsidRPr="00871884">
              <w:rPr>
                <w:rStyle w:val="ModernTableText"/>
                <w:noProof/>
                <w:szCs w:val="17"/>
              </w:rPr>
              <w:tab/>
            </w:r>
            <w:r w:rsidRPr="00871884">
              <w:rPr>
                <w:rStyle w:val="ModernTableText"/>
                <w:rFonts w:ascii="Wingdings" w:hAnsi="Wingdings" w:eastAsia="Wingdings" w:cs="Wingdings"/>
                <w:noProof/>
                <w:szCs w:val="23"/>
              </w:rPr>
              <w:t>þ</w:t>
            </w:r>
            <w:r w:rsidRPr="00871884">
              <w:rPr>
                <w:rStyle w:val="ModernTableText"/>
                <w:noProof/>
                <w:szCs w:val="23"/>
              </w:rPr>
              <w:t xml:space="preserve"> </w:t>
            </w:r>
            <w:r w:rsidRPr="00871884">
              <w:rPr>
                <w:rStyle w:val="ModernTableText"/>
                <w:noProof/>
                <w:szCs w:val="17"/>
              </w:rPr>
              <w:t>OLAP</w:t>
            </w:r>
            <w:r w:rsidRPr="00205D93">
              <w:rPr>
                <w:rStyle w:val="ModernTableText"/>
                <w:noProof/>
                <w:szCs w:val="17"/>
              </w:rPr>
              <w:t xml:space="preserve"> </w:t>
            </w:r>
          </w:p>
        </w:tc>
      </w:tr>
      <w:tr xmlns:wp14="http://schemas.microsoft.com/office/word/2010/wordml" w:rsidR="0084366E" w:rsidTr="00D0385C" w14:paraId="5F6F898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797" w:type="pct"/>
            <w:gridSpan w:val="2"/>
            <w:vAlign w:val="center"/>
          </w:tcPr>
          <w:p w:rsidRPr="00205D93" w:rsidR="0084366E" w:rsidP="00D0385C" w:rsidRDefault="0084366E" w14:paraId="0CE5EB3F" wp14:textId="77777777">
            <w:pPr>
              <w:pStyle w:val="TableHeading"/>
              <w:spacing w:before="40" w:after="40"/>
              <w:rPr>
                <w:rStyle w:val="ModernTableText"/>
                <w:noProof/>
                <w:szCs w:val="17"/>
              </w:rPr>
            </w:pPr>
            <w:r w:rsidRPr="00205D93">
              <w:rPr>
                <w:rStyle w:val="ModernTableText"/>
                <w:noProof/>
                <w:szCs w:val="17"/>
              </w:rPr>
              <w:t>Report Source Type Component:</w:t>
            </w:r>
          </w:p>
        </w:tc>
        <w:tc>
          <w:tcPr>
            <w:tcW w:w="4203" w:type="pct"/>
            <w:gridSpan w:val="7"/>
            <w:vAlign w:val="center"/>
          </w:tcPr>
          <w:p w:rsidRPr="00871884" w:rsidR="0084366E" w:rsidP="00D0385C" w:rsidRDefault="0084366E" w14:paraId="2E37255B" wp14:textId="77777777">
            <w:pPr>
              <w:pStyle w:val="TableText1"/>
              <w:tabs>
                <w:tab w:val="left" w:pos="2052"/>
                <w:tab w:val="left" w:pos="2232"/>
                <w:tab w:val="left" w:pos="4032"/>
                <w:tab w:val="left" w:pos="6012"/>
                <w:tab w:val="left" w:pos="6552"/>
              </w:tabs>
              <w:spacing w:before="40" w:after="40"/>
              <w:rPr>
                <w:rStyle w:val="ModernTableText"/>
                <w:noProof/>
                <w:szCs w:val="17"/>
              </w:rPr>
            </w:pPr>
            <w:r w:rsidRPr="00871884">
              <w:rPr>
                <w:rStyle w:val="ModernTableText"/>
                <w:rFonts w:ascii="Wingdings 2" w:hAnsi="Wingdings 2" w:eastAsia="Wingdings 2" w:cs="Wingdings 2"/>
                <w:noProof/>
                <w:szCs w:val="23"/>
              </w:rPr>
              <w:t>£</w:t>
            </w:r>
            <w:r w:rsidRPr="00871884">
              <w:rPr>
                <w:rStyle w:val="ModernTableText"/>
                <w:noProof/>
                <w:szCs w:val="17"/>
              </w:rPr>
              <w:t xml:space="preserve"> Provider</w:t>
            </w:r>
            <w:r w:rsidRPr="00871884">
              <w:rPr>
                <w:rStyle w:val="ModernTableText"/>
                <w:noProof/>
                <w:szCs w:val="17"/>
              </w:rPr>
              <w:tab/>
            </w:r>
            <w:r w:rsidRPr="00871884">
              <w:rPr>
                <w:rStyle w:val="ModernTableText"/>
                <w:noProof/>
                <w:szCs w:val="17"/>
              </w:rPr>
              <w:t xml:space="preserve">  </w:t>
            </w:r>
            <w:r w:rsidRPr="00871884">
              <w:rPr>
                <w:rStyle w:val="ModernTableText"/>
                <w:rFonts w:ascii="Wingdings 2" w:hAnsi="Wingdings 2" w:eastAsia="Wingdings 2" w:cs="Wingdings 2"/>
                <w:noProof/>
                <w:szCs w:val="23"/>
              </w:rPr>
              <w:t>£</w:t>
            </w:r>
            <w:r w:rsidRPr="00871884">
              <w:rPr>
                <w:rStyle w:val="ModernTableText"/>
                <w:noProof/>
                <w:szCs w:val="23"/>
              </w:rPr>
              <w:t xml:space="preserve"> </w:t>
            </w:r>
            <w:r w:rsidRPr="00871884">
              <w:rPr>
                <w:rStyle w:val="ModernTableText"/>
                <w:noProof/>
                <w:szCs w:val="17"/>
              </w:rPr>
              <w:t>Member</w:t>
            </w:r>
            <w:r w:rsidRPr="00871884">
              <w:rPr>
                <w:rStyle w:val="ModernTableText"/>
                <w:noProof/>
                <w:szCs w:val="17"/>
              </w:rPr>
              <w:tab/>
            </w:r>
            <w:r w:rsidRPr="00871884">
              <w:rPr>
                <w:rStyle w:val="ModernTableText"/>
                <w:rFonts w:ascii="Wingdings" w:hAnsi="Wingdings" w:eastAsia="Wingdings" w:cs="Wingdings"/>
                <w:noProof/>
                <w:szCs w:val="23"/>
              </w:rPr>
              <w:t>þ</w:t>
            </w:r>
            <w:r w:rsidRPr="00871884">
              <w:rPr>
                <w:rStyle w:val="ModernTableText"/>
                <w:noProof/>
                <w:szCs w:val="17"/>
              </w:rPr>
              <w:t xml:space="preserve"> Operations</w:t>
            </w:r>
            <w:r w:rsidRPr="00871884">
              <w:rPr>
                <w:rStyle w:val="ModernTableText"/>
                <w:noProof/>
                <w:szCs w:val="17"/>
              </w:rPr>
              <w:tab/>
            </w:r>
            <w:r w:rsidRPr="00871884">
              <w:rPr>
                <w:rStyle w:val="ModernTableText"/>
                <w:rFonts w:ascii="Wingdings 2" w:hAnsi="Wingdings 2" w:eastAsia="Wingdings 2" w:cs="Wingdings 2"/>
                <w:noProof/>
                <w:szCs w:val="23"/>
              </w:rPr>
              <w:t>£</w:t>
            </w:r>
            <w:r w:rsidRPr="00871884">
              <w:rPr>
                <w:rStyle w:val="ModernTableText"/>
                <w:noProof/>
                <w:szCs w:val="23"/>
              </w:rPr>
              <w:t xml:space="preserve"> </w:t>
            </w:r>
            <w:r w:rsidRPr="00871884">
              <w:rPr>
                <w:rStyle w:val="ModernTableText"/>
                <w:noProof/>
                <w:szCs w:val="17"/>
              </w:rPr>
              <w:t>Program</w:t>
            </w:r>
          </w:p>
        </w:tc>
      </w:tr>
      <w:tr xmlns:wp14="http://schemas.microsoft.com/office/word/2010/wordml" w:rsidR="0084366E" w:rsidTr="00D0385C" w14:paraId="409ABD6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9"/>
            <w:tcBorders>
              <w:top w:val="single" w:color="616161" w:sz="2" w:space="0"/>
              <w:left w:val="single" w:color="616161" w:sz="2" w:space="0"/>
              <w:bottom w:val="single" w:color="616161" w:sz="2" w:space="0"/>
              <w:right w:val="single" w:color="616161" w:sz="2" w:space="0"/>
            </w:tcBorders>
            <w:shd w:val="clear" w:color="auto" w:fill="191919"/>
            <w:vAlign w:val="center"/>
          </w:tcPr>
          <w:p w:rsidR="0084366E" w:rsidP="00D0385C" w:rsidRDefault="0084366E" w14:paraId="2C86C9E5"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84366E" w:rsidTr="00D0385C" w14:paraId="2C83D9B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175"/>
          <w:jc w:val="center"/>
        </w:trPr>
        <w:tc>
          <w:tcPr>
            <w:tcW w:w="797" w:type="pct"/>
            <w:gridSpan w:val="2"/>
            <w:vAlign w:val="center"/>
          </w:tcPr>
          <w:p w:rsidRPr="00205D93" w:rsidR="0084366E" w:rsidP="00D0385C" w:rsidRDefault="0084366E" w14:paraId="1BD60430" wp14:textId="77777777">
            <w:pPr>
              <w:pStyle w:val="TableHeading"/>
              <w:spacing w:before="40" w:after="40"/>
              <w:rPr>
                <w:rStyle w:val="ModernTableText"/>
                <w:noProof/>
                <w:szCs w:val="17"/>
              </w:rPr>
            </w:pPr>
            <w:r w:rsidRPr="00205D93">
              <w:rPr>
                <w:rStyle w:val="ModernTableText"/>
                <w:noProof/>
                <w:szCs w:val="17"/>
              </w:rPr>
              <w:t>Report Generated by:</w:t>
            </w:r>
          </w:p>
        </w:tc>
        <w:tc>
          <w:tcPr>
            <w:tcW w:w="4203" w:type="pct"/>
            <w:gridSpan w:val="7"/>
            <w:vAlign w:val="center"/>
          </w:tcPr>
          <w:p w:rsidRPr="00205D93" w:rsidR="0084366E" w:rsidP="00D0385C" w:rsidRDefault="0084366E" w14:paraId="507EE6F5" wp14:textId="77777777">
            <w:pPr>
              <w:pStyle w:val="TableText1"/>
              <w:tabs>
                <w:tab w:val="left" w:pos="2052"/>
                <w:tab w:val="left" w:pos="2232"/>
                <w:tab w:val="left" w:pos="4032"/>
                <w:tab w:val="left" w:pos="6012"/>
                <w:tab w:val="left" w:pos="7812"/>
                <w:tab w:val="left" w:pos="9792"/>
              </w:tabs>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EQR</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EFADS</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EMAR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ESUR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  </w:t>
            </w:r>
          </w:p>
        </w:tc>
      </w:tr>
      <w:tr xmlns:wp14="http://schemas.microsoft.com/office/word/2010/wordml" w:rsidR="0084366E" w:rsidTr="00D0385C" w14:paraId="6C8489A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797" w:type="pct"/>
            <w:gridSpan w:val="2"/>
            <w:vAlign w:val="center"/>
          </w:tcPr>
          <w:p w:rsidRPr="00205D93" w:rsidR="0084366E" w:rsidP="00D0385C" w:rsidRDefault="0084366E" w14:paraId="647706ED" wp14:textId="77777777">
            <w:pPr>
              <w:pStyle w:val="TableText1"/>
              <w:spacing w:before="40" w:after="40"/>
              <w:rPr>
                <w:rStyle w:val="ModernTableText"/>
                <w:b/>
                <w:noProof/>
                <w:szCs w:val="17"/>
              </w:rPr>
            </w:pPr>
            <w:r w:rsidRPr="00205D93">
              <w:rPr>
                <w:rStyle w:val="ModernTableText"/>
                <w:b/>
                <w:noProof/>
                <w:szCs w:val="17"/>
              </w:rPr>
              <w:t>Report Screen Tip (optional):</w:t>
            </w:r>
          </w:p>
        </w:tc>
        <w:tc>
          <w:tcPr>
            <w:tcW w:w="4203" w:type="pct"/>
            <w:gridSpan w:val="7"/>
            <w:vAlign w:val="center"/>
          </w:tcPr>
          <w:p w:rsidRPr="00205D93" w:rsidR="0084366E" w:rsidP="00D0385C" w:rsidRDefault="0084366E" w14:paraId="2182871C" wp14:textId="77777777">
            <w:pPr>
              <w:pStyle w:val="TableText1"/>
              <w:spacing w:before="40" w:after="40"/>
              <w:rPr>
                <w:rStyle w:val="ModernTableText"/>
                <w:szCs w:val="17"/>
                <w:u w:val="single"/>
              </w:rPr>
            </w:pPr>
          </w:p>
        </w:tc>
      </w:tr>
      <w:tr xmlns:wp14="http://schemas.microsoft.com/office/word/2010/wordml" w:rsidR="0084366E" w:rsidTr="00D0385C" w14:paraId="66257DF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797" w:type="pct"/>
            <w:gridSpan w:val="2"/>
            <w:vAlign w:val="center"/>
          </w:tcPr>
          <w:p w:rsidRPr="00205D93" w:rsidR="0084366E" w:rsidP="00D0385C" w:rsidRDefault="0084366E" w14:paraId="25AC6D02" wp14:textId="77777777">
            <w:pPr>
              <w:pStyle w:val="TableHeading"/>
              <w:spacing w:before="40" w:after="40"/>
              <w:rPr>
                <w:rStyle w:val="ModernTableText"/>
                <w:noProof/>
                <w:szCs w:val="17"/>
              </w:rPr>
            </w:pPr>
            <w:r w:rsidRPr="00205D93">
              <w:rPr>
                <w:rStyle w:val="ModernTableText"/>
                <w:noProof/>
                <w:szCs w:val="17"/>
              </w:rPr>
              <w:t>Report Calendar Type:</w:t>
            </w:r>
          </w:p>
        </w:tc>
        <w:tc>
          <w:tcPr>
            <w:tcW w:w="4203" w:type="pct"/>
            <w:gridSpan w:val="7"/>
            <w:vAlign w:val="center"/>
          </w:tcPr>
          <w:p w:rsidRPr="00205D93" w:rsidR="0084366E" w:rsidP="00D0385C" w:rsidRDefault="0084366E" w14:paraId="74D91B25" wp14:textId="77777777">
            <w:pPr>
              <w:pStyle w:val="TableText1"/>
              <w:tabs>
                <w:tab w:val="left" w:pos="2052"/>
                <w:tab w:val="left" w:pos="4032"/>
              </w:tabs>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State Fiscal</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Federal Fiscal</w:t>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17"/>
              </w:rPr>
              <w:t xml:space="preserve"> Calendar</w:t>
            </w:r>
          </w:p>
        </w:tc>
      </w:tr>
      <w:tr xmlns:wp14="http://schemas.microsoft.com/office/word/2010/wordml" w:rsidR="0084366E" w:rsidTr="00D0385C" w14:paraId="5A22E83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797" w:type="pct"/>
            <w:gridSpan w:val="2"/>
            <w:vAlign w:val="center"/>
          </w:tcPr>
          <w:p w:rsidRPr="00205D93" w:rsidR="0084366E" w:rsidP="00D0385C" w:rsidRDefault="0084366E" w14:paraId="563B6F47" wp14:textId="77777777">
            <w:pPr>
              <w:pStyle w:val="TableHeading"/>
              <w:spacing w:before="40" w:after="40"/>
              <w:rPr>
                <w:rStyle w:val="ModernTableText"/>
                <w:noProof/>
                <w:szCs w:val="17"/>
              </w:rPr>
            </w:pPr>
            <w:r w:rsidRPr="00205D93">
              <w:rPr>
                <w:rStyle w:val="ModernTableText"/>
                <w:noProof/>
                <w:szCs w:val="17"/>
              </w:rPr>
              <w:t>Report Frequency Type:</w:t>
            </w:r>
          </w:p>
        </w:tc>
        <w:tc>
          <w:tcPr>
            <w:tcW w:w="950" w:type="pct"/>
          </w:tcPr>
          <w:p w:rsidRPr="00205D93" w:rsidR="0084366E" w:rsidP="00D0385C" w:rsidRDefault="0084366E" w14:paraId="499AA872"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Scheduled</w:t>
            </w:r>
          </w:p>
          <w:p w:rsidRPr="00205D93" w:rsidR="0084366E" w:rsidP="00D0385C" w:rsidRDefault="0084366E" w14:paraId="10FF2FC5"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On Request</w:t>
            </w:r>
          </w:p>
        </w:tc>
        <w:tc>
          <w:tcPr>
            <w:tcW w:w="2238" w:type="pct"/>
            <w:gridSpan w:val="3"/>
            <w:tcBorders>
              <w:top w:val="single" w:color="616161" w:sz="2" w:space="0"/>
              <w:bottom w:val="single" w:color="616161" w:sz="2" w:space="0"/>
              <w:right w:val="nil"/>
            </w:tcBorders>
          </w:tcPr>
          <w:p w:rsidRPr="00205D93" w:rsidR="0084366E" w:rsidP="00D0385C" w:rsidRDefault="0084366E" w14:paraId="76C7675D" wp14:textId="77777777">
            <w:pPr>
              <w:pStyle w:val="TableText1"/>
              <w:spacing w:before="40" w:after="40"/>
              <w:rPr>
                <w:rStyle w:val="ModernTableText"/>
                <w:noProof/>
                <w:szCs w:val="17"/>
              </w:rPr>
            </w:pPr>
            <w:r w:rsidRPr="00205D93">
              <w:rPr>
                <w:rStyle w:val="ModernTableText"/>
                <w:noProof/>
                <w:szCs w:val="17"/>
              </w:rPr>
              <w:t>If scheduled, select timeframe below:</w:t>
            </w:r>
          </w:p>
          <w:p w:rsidRPr="00205D93" w:rsidR="0084366E" w:rsidP="00D0385C" w:rsidRDefault="0084366E" w14:paraId="20004185"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Pr>
                <w:rStyle w:val="ModernTableText"/>
                <w:noProof/>
                <w:szCs w:val="23"/>
              </w:rPr>
              <w:t xml:space="preserve"> </w:t>
            </w:r>
            <w:r w:rsidRPr="00E96437">
              <w:rPr>
                <w:rStyle w:val="ModernTableText"/>
                <w:noProof/>
                <w:szCs w:val="17"/>
              </w:rPr>
              <w:t>Daily</w:t>
            </w:r>
            <w:r w:rsidRPr="00205D93">
              <w:rPr>
                <w:rStyle w:val="ModernTableText"/>
                <w:noProof/>
                <w:szCs w:val="17"/>
              </w:rPr>
              <w:t xml:space="preserve">   </w:t>
            </w:r>
            <w:r w:rsidRPr="00E96437">
              <w:rPr>
                <w:rStyle w:val="ModernTableText"/>
                <w:rFonts w:ascii="Wingdings" w:hAnsi="Wingdings" w:eastAsia="Wingdings" w:cs="Wingdings"/>
                <w:noProof/>
                <w:szCs w:val="23"/>
              </w:rPr>
              <w:t>þ</w:t>
            </w:r>
            <w:r>
              <w:rPr>
                <w:rStyle w:val="ModernTableText"/>
                <w:noProof/>
                <w:szCs w:val="23"/>
              </w:rPr>
              <w:t xml:space="preserve"> </w:t>
            </w:r>
            <w:r w:rsidRPr="00205D93">
              <w:rPr>
                <w:rStyle w:val="ModernTableText"/>
                <w:noProof/>
                <w:szCs w:val="17"/>
              </w:rPr>
              <w:t xml:space="preserve">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w:t>
            </w:r>
          </w:p>
        </w:tc>
        <w:tc>
          <w:tcPr>
            <w:tcW w:w="1015" w:type="pct"/>
            <w:gridSpan w:val="3"/>
            <w:tcBorders>
              <w:top w:val="single" w:color="616161" w:sz="2" w:space="0"/>
              <w:left w:val="nil"/>
            </w:tcBorders>
          </w:tcPr>
          <w:p w:rsidRPr="00205D93" w:rsidR="0084366E" w:rsidP="00D0385C" w:rsidRDefault="0084366E" w14:paraId="3DA5D5F1"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Other - Please explain:</w:t>
            </w:r>
            <w:r>
              <w:rPr>
                <w:rStyle w:val="ModernTableText"/>
                <w:noProof/>
                <w:szCs w:val="17"/>
              </w:rPr>
              <w:t xml:space="preserve">   Runs after the weekly Payment cycle.</w:t>
            </w:r>
          </w:p>
        </w:tc>
      </w:tr>
      <w:tr xmlns:wp14="http://schemas.microsoft.com/office/word/2010/wordml" w:rsidR="0084366E" w:rsidTr="00D0385C" w14:paraId="0EE6FFA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797" w:type="pct"/>
            <w:gridSpan w:val="2"/>
            <w:vAlign w:val="center"/>
          </w:tcPr>
          <w:p w:rsidRPr="00205D93" w:rsidR="0084366E" w:rsidP="00D0385C" w:rsidRDefault="0084366E" w14:paraId="27A039F2" wp14:textId="77777777">
            <w:pPr>
              <w:pStyle w:val="TableHeading"/>
              <w:spacing w:before="40" w:after="40"/>
              <w:rPr>
                <w:rStyle w:val="ModernTableText"/>
                <w:noProof/>
                <w:szCs w:val="17"/>
              </w:rPr>
            </w:pPr>
            <w:r w:rsidRPr="00205D93">
              <w:rPr>
                <w:rStyle w:val="ModernTableText"/>
                <w:noProof/>
                <w:szCs w:val="17"/>
              </w:rPr>
              <w:t>Report Data Accumulation Type:</w:t>
            </w:r>
          </w:p>
        </w:tc>
        <w:tc>
          <w:tcPr>
            <w:tcW w:w="950" w:type="pct"/>
          </w:tcPr>
          <w:p w:rsidRPr="00205D93" w:rsidR="0084366E" w:rsidP="00D0385C" w:rsidRDefault="0084366E" w14:paraId="7606A9E0"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Prompt</w:t>
            </w:r>
          </w:p>
        </w:tc>
        <w:tc>
          <w:tcPr>
            <w:tcW w:w="2238" w:type="pct"/>
            <w:gridSpan w:val="3"/>
            <w:tcBorders>
              <w:top w:val="single" w:color="616161" w:sz="2" w:space="0"/>
              <w:right w:val="nil"/>
            </w:tcBorders>
            <w:vAlign w:val="center"/>
          </w:tcPr>
          <w:p w:rsidRPr="00205D93" w:rsidR="0084366E" w:rsidP="00D0385C" w:rsidRDefault="0084366E" w14:paraId="5B6ECDF1" wp14:textId="77777777">
            <w:pPr>
              <w:pStyle w:val="TableText1"/>
              <w:spacing w:before="40" w:after="40"/>
              <w:rPr>
                <w:rStyle w:val="ModernTableText"/>
                <w:noProof/>
                <w:szCs w:val="17"/>
              </w:rPr>
            </w:pPr>
            <w:r w:rsidRPr="00205D93">
              <w:rPr>
                <w:rStyle w:val="ModernTableText"/>
                <w:noProof/>
                <w:szCs w:val="17"/>
              </w:rPr>
              <w:t>If no prompt, select report data accumulation type below:</w:t>
            </w:r>
          </w:p>
          <w:p w:rsidRPr="00205D93" w:rsidR="0084366E" w:rsidP="00D0385C" w:rsidRDefault="0084366E" w14:paraId="33BB1635"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Daily  </w:t>
            </w:r>
            <w:r w:rsidRPr="00205D93">
              <w:rPr>
                <w:rStyle w:val="ModernTableText"/>
                <w:rFonts w:ascii="Wingdings" w:hAnsi="Wingdings" w:eastAsia="Wingdings" w:cs="Wingdings"/>
                <w:noProof/>
                <w:szCs w:val="23"/>
              </w:rPr>
              <w:t>þ</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  </w:t>
            </w:r>
            <w:r w:rsidRPr="00205D93">
              <w:rPr>
                <w:rStyle w:val="ModernTableText"/>
                <w:rFonts w:ascii="Wingdings 2" w:hAnsi="Wingdings 2" w:eastAsia="Wingdings 2" w:cs="Wingdings 2"/>
                <w:noProof/>
                <w:szCs w:val="23"/>
              </w:rPr>
              <w:t>£</w:t>
            </w:r>
            <w:r w:rsidRPr="00205D93">
              <w:rPr>
                <w:rStyle w:val="ModernTableText"/>
                <w:noProof/>
                <w:szCs w:val="17"/>
              </w:rPr>
              <w:t xml:space="preserve"> YTD</w:t>
            </w:r>
          </w:p>
        </w:tc>
        <w:tc>
          <w:tcPr>
            <w:tcW w:w="1015" w:type="pct"/>
            <w:gridSpan w:val="3"/>
            <w:tcBorders>
              <w:top w:val="single" w:color="616161" w:sz="2" w:space="0"/>
              <w:left w:val="nil"/>
            </w:tcBorders>
          </w:tcPr>
          <w:p w:rsidRPr="00205D93" w:rsidR="0084366E" w:rsidP="00D0385C" w:rsidRDefault="0084366E" w14:paraId="4ECA0833"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0084366E" w:rsidTr="00D0385C" w14:paraId="327A14E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647"/>
          <w:jc w:val="center"/>
        </w:trPr>
        <w:tc>
          <w:tcPr>
            <w:tcW w:w="797" w:type="pct"/>
            <w:gridSpan w:val="2"/>
            <w:vMerge w:val="restart"/>
            <w:tcBorders>
              <w:top w:val="single" w:color="616161" w:sz="4" w:space="0"/>
              <w:left w:val="single" w:color="616161" w:sz="4" w:space="0"/>
              <w:right w:val="single" w:color="616161" w:sz="4" w:space="0"/>
            </w:tcBorders>
            <w:vAlign w:val="center"/>
          </w:tcPr>
          <w:p w:rsidRPr="00205D93" w:rsidR="0084366E" w:rsidP="00D0385C" w:rsidRDefault="0084366E" w14:paraId="277629B5" wp14:textId="77777777">
            <w:pPr>
              <w:pStyle w:val="TableText1"/>
              <w:keepNext/>
              <w:spacing w:before="40" w:after="40"/>
              <w:rPr>
                <w:rStyle w:val="ModernTableText"/>
                <w:b/>
                <w:noProof/>
                <w:szCs w:val="17"/>
              </w:rPr>
            </w:pPr>
            <w:r w:rsidRPr="00205D93">
              <w:rPr>
                <w:rStyle w:val="ModernTableText"/>
                <w:b/>
                <w:noProof/>
                <w:szCs w:val="17"/>
              </w:rPr>
              <w:t>Report Selection Criteria:</w:t>
            </w:r>
          </w:p>
        </w:tc>
        <w:tc>
          <w:tcPr>
            <w:tcW w:w="1765" w:type="pct"/>
            <w:gridSpan w:val="2"/>
            <w:tcBorders>
              <w:top w:val="single" w:color="616161" w:sz="4" w:space="0"/>
              <w:left w:val="single" w:color="616161" w:sz="4" w:space="0"/>
              <w:right w:val="single" w:color="616161" w:sz="4" w:space="0"/>
            </w:tcBorders>
            <w:vAlign w:val="center"/>
          </w:tcPr>
          <w:p w:rsidRPr="00205D93" w:rsidR="0084366E" w:rsidP="00D0385C" w:rsidRDefault="0084366E" w14:paraId="0C0CF6AD" wp14:textId="77777777">
            <w:pPr>
              <w:pStyle w:val="TableText1"/>
              <w:keepNext/>
              <w:spacing w:before="40" w:after="40"/>
              <w:jc w:val="center"/>
              <w:rPr>
                <w:rStyle w:val="ModernTableText"/>
                <w:b/>
                <w:noProof/>
                <w:szCs w:val="17"/>
              </w:rPr>
            </w:pPr>
            <w:r w:rsidRPr="00205D93">
              <w:rPr>
                <w:rStyle w:val="ModernTableText"/>
                <w:b/>
                <w:noProof/>
                <w:szCs w:val="17"/>
              </w:rPr>
              <w:t>Report Field</w:t>
            </w:r>
          </w:p>
        </w:tc>
        <w:tc>
          <w:tcPr>
            <w:tcW w:w="1878" w:type="pct"/>
            <w:gridSpan w:val="4"/>
            <w:tcBorders>
              <w:top w:val="single" w:color="616161" w:sz="4" w:space="0"/>
              <w:left w:val="single" w:color="616161" w:sz="4" w:space="0"/>
              <w:bottom w:val="single" w:color="616161" w:sz="4" w:space="0"/>
              <w:right w:val="single" w:color="616161" w:sz="4" w:space="0"/>
            </w:tcBorders>
            <w:vAlign w:val="center"/>
          </w:tcPr>
          <w:p w:rsidRPr="00205D93" w:rsidR="0084366E" w:rsidP="00D0385C" w:rsidRDefault="0084366E" w14:paraId="4D1D9D8B" wp14:textId="77777777">
            <w:pPr>
              <w:pStyle w:val="TableText1"/>
              <w:keepNext/>
              <w:spacing w:before="40" w:after="40"/>
              <w:jc w:val="center"/>
              <w:rPr>
                <w:rStyle w:val="ModernTableText"/>
                <w:b/>
                <w:noProof/>
                <w:szCs w:val="17"/>
              </w:rPr>
            </w:pPr>
            <w:r w:rsidRPr="00205D93">
              <w:rPr>
                <w:rStyle w:val="ModernTableText"/>
                <w:b/>
                <w:noProof/>
                <w:szCs w:val="17"/>
              </w:rPr>
              <w:t>Report Parameters (optional)</w:t>
            </w:r>
          </w:p>
          <w:p w:rsidRPr="00205D93" w:rsidR="0084366E" w:rsidP="00D0385C" w:rsidRDefault="0084366E" w14:paraId="2EDBE6DD" wp14:textId="77777777">
            <w:pPr>
              <w:pStyle w:val="TableText1"/>
              <w:keepNext/>
              <w:spacing w:before="40" w:after="40"/>
              <w:jc w:val="center"/>
              <w:rPr>
                <w:rStyle w:val="ModernTableText"/>
                <w:b/>
                <w:noProof/>
                <w:szCs w:val="17"/>
              </w:rPr>
            </w:pPr>
            <w:r w:rsidRPr="00205D93">
              <w:rPr>
                <w:rStyle w:val="ModernTableText"/>
                <w:b/>
                <w:noProof/>
                <w:szCs w:val="17"/>
                <w:u w:val="single"/>
              </w:rPr>
              <w:t>Note</w:t>
            </w:r>
            <w:r w:rsidRPr="00205D93">
              <w:rPr>
                <w:rStyle w:val="ModernTableText"/>
                <w:b/>
                <w:noProof/>
                <w:szCs w:val="17"/>
              </w:rPr>
              <w:t>:  If populated, Prompt must = No</w:t>
            </w:r>
          </w:p>
        </w:tc>
        <w:tc>
          <w:tcPr>
            <w:tcW w:w="560" w:type="pct"/>
            <w:tcBorders>
              <w:top w:val="single" w:color="616161" w:sz="4" w:space="0"/>
              <w:left w:val="single" w:color="616161" w:sz="4" w:space="0"/>
              <w:bottom w:val="single" w:color="616161" w:sz="4" w:space="0"/>
              <w:right w:val="single" w:color="616161" w:sz="4" w:space="0"/>
            </w:tcBorders>
            <w:vAlign w:val="center"/>
          </w:tcPr>
          <w:p w:rsidRPr="00205D93" w:rsidR="0084366E" w:rsidP="00D0385C" w:rsidRDefault="0084366E" w14:paraId="48D0EFBB" wp14:textId="77777777">
            <w:pPr>
              <w:pStyle w:val="TableText1"/>
              <w:keepNext/>
              <w:spacing w:before="40" w:after="40"/>
              <w:jc w:val="center"/>
              <w:rPr>
                <w:rStyle w:val="ModernTableText"/>
                <w:b/>
                <w:noProof/>
                <w:szCs w:val="17"/>
              </w:rPr>
            </w:pPr>
            <w:r w:rsidRPr="00205D93">
              <w:rPr>
                <w:rStyle w:val="ModernTableText"/>
                <w:b/>
                <w:noProof/>
                <w:szCs w:val="17"/>
              </w:rPr>
              <w:t>Prompt</w:t>
            </w:r>
          </w:p>
        </w:tc>
      </w:tr>
      <w:tr xmlns:wp14="http://schemas.microsoft.com/office/word/2010/wordml" w:rsidR="0084366E" w:rsidTr="00D0385C" w14:paraId="3C44F28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797" w:type="pct"/>
            <w:gridSpan w:val="2"/>
            <w:vMerge/>
            <w:tcBorders>
              <w:left w:val="single" w:color="616161" w:sz="4" w:space="0"/>
              <w:right w:val="single" w:color="616161" w:sz="4" w:space="0"/>
            </w:tcBorders>
          </w:tcPr>
          <w:p w:rsidRPr="00205D93" w:rsidR="0084366E" w:rsidP="00D0385C" w:rsidRDefault="0084366E" w14:paraId="39E3055F" wp14:textId="77777777">
            <w:pPr>
              <w:pStyle w:val="TableText1"/>
              <w:keepNext/>
              <w:spacing w:before="40" w:after="40"/>
              <w:rPr>
                <w:rStyle w:val="ModernTableText"/>
                <w:b/>
                <w:szCs w:val="17"/>
              </w:rPr>
            </w:pPr>
          </w:p>
        </w:tc>
        <w:tc>
          <w:tcPr>
            <w:tcW w:w="1765" w:type="pct"/>
            <w:gridSpan w:val="2"/>
            <w:tcBorders>
              <w:top w:val="single" w:color="616161" w:sz="4" w:space="0"/>
              <w:left w:val="single" w:color="616161" w:sz="4" w:space="0"/>
              <w:bottom w:val="single" w:color="616161" w:sz="4" w:space="0"/>
              <w:right w:val="single" w:color="616161" w:sz="4" w:space="0"/>
            </w:tcBorders>
          </w:tcPr>
          <w:p w:rsidRPr="00386B2F" w:rsidR="0084366E" w:rsidP="0084366E" w:rsidRDefault="0084366E" w14:paraId="71ED57A1" wp14:textId="77777777">
            <w:pPr>
              <w:pStyle w:val="TableText1"/>
              <w:keepNext/>
              <w:numPr>
                <w:ilvl w:val="0"/>
                <w:numId w:val="223"/>
              </w:numPr>
              <w:spacing w:before="40" w:after="40"/>
              <w:rPr>
                <w:rStyle w:val="ModernTableText"/>
                <w:noProof/>
                <w:sz w:val="17"/>
                <w:szCs w:val="17"/>
              </w:rPr>
            </w:pPr>
            <w:r w:rsidRPr="00386B2F">
              <w:rPr>
                <w:rStyle w:val="ModernTableText"/>
                <w:noProof/>
                <w:sz w:val="17"/>
                <w:szCs w:val="17"/>
              </w:rPr>
              <w:t>Header Status Code</w:t>
            </w:r>
          </w:p>
          <w:p w:rsidRPr="00386B2F" w:rsidR="0084366E" w:rsidP="00D0385C" w:rsidRDefault="0084366E" w14:paraId="06A18747" wp14:textId="77777777">
            <w:pPr>
              <w:pStyle w:val="TableText1"/>
              <w:keepNext/>
              <w:spacing w:before="40" w:after="40"/>
              <w:rPr>
                <w:rStyle w:val="ModernTableText"/>
                <w:szCs w:val="17"/>
              </w:rPr>
            </w:pPr>
            <w:r>
              <w:rPr>
                <w:rStyle w:val="ModernTableText"/>
                <w:noProof/>
                <w:sz w:val="17"/>
                <w:szCs w:val="17"/>
              </w:rPr>
              <w:t xml:space="preserve">         </w:t>
            </w:r>
            <w:r w:rsidRPr="00386B2F">
              <w:rPr>
                <w:rStyle w:val="ModernTableText"/>
                <w:noProof/>
                <w:sz w:val="17"/>
                <w:szCs w:val="17"/>
              </w:rPr>
              <w:t>A-HDR-TB.A-HDR-STAT-CD</w:t>
            </w:r>
          </w:p>
        </w:tc>
        <w:tc>
          <w:tcPr>
            <w:tcW w:w="1878" w:type="pct"/>
            <w:gridSpan w:val="4"/>
            <w:tcBorders>
              <w:top w:val="single" w:color="616161" w:sz="4" w:space="0"/>
              <w:left w:val="single" w:color="616161" w:sz="4" w:space="0"/>
              <w:bottom w:val="single" w:color="616161" w:sz="4" w:space="0"/>
              <w:right w:val="single" w:color="616161" w:sz="4" w:space="0"/>
            </w:tcBorders>
            <w:vAlign w:val="center"/>
          </w:tcPr>
          <w:p w:rsidRPr="00386B2F" w:rsidR="0084366E" w:rsidP="00D0385C" w:rsidRDefault="0084366E" w14:paraId="51ABDD37" wp14:textId="77777777">
            <w:pPr>
              <w:pStyle w:val="TableText1"/>
              <w:keepNext/>
              <w:spacing w:before="40" w:after="40"/>
              <w:rPr>
                <w:rStyle w:val="ModernTableText"/>
                <w:noProof/>
                <w:szCs w:val="17"/>
              </w:rPr>
            </w:pPr>
            <w:r w:rsidRPr="00386B2F">
              <w:rPr>
                <w:rStyle w:val="ModernTableText"/>
                <w:noProof/>
                <w:sz w:val="17"/>
                <w:szCs w:val="17"/>
              </w:rPr>
              <w:t>A-HDR-STAT-CD &lt;&gt; 'R' (Rejected)</w:t>
            </w:r>
          </w:p>
        </w:tc>
        <w:tc>
          <w:tcPr>
            <w:tcW w:w="560" w:type="pct"/>
            <w:tcBorders>
              <w:top w:val="single" w:color="616161" w:sz="4" w:space="0"/>
              <w:left w:val="single" w:color="616161" w:sz="4" w:space="0"/>
              <w:bottom w:val="single" w:color="616161" w:sz="4" w:space="0"/>
              <w:right w:val="single" w:color="616161" w:sz="4" w:space="0"/>
            </w:tcBorders>
            <w:vAlign w:val="center"/>
          </w:tcPr>
          <w:p w:rsidRPr="00386B2F" w:rsidR="0084366E" w:rsidP="00D0385C" w:rsidRDefault="0084366E" w14:paraId="62F4B0A9" wp14:textId="77777777">
            <w:pPr>
              <w:keepNext/>
              <w:jc w:val="center"/>
              <w:rPr>
                <w:rStyle w:val="ModernTableText"/>
                <w:noProof/>
                <w:szCs w:val="23"/>
              </w:rPr>
            </w:pPr>
            <w:r w:rsidRPr="00386B2F">
              <w:rPr>
                <w:rStyle w:val="ModernTableText"/>
                <w:rFonts w:ascii="Wingdings" w:hAnsi="Wingdings" w:eastAsia="Wingdings" w:cs="Wingdings"/>
                <w:noProof/>
                <w:sz w:val="23"/>
                <w:szCs w:val="23"/>
              </w:rPr>
              <w:t>þ</w:t>
            </w:r>
            <w:r w:rsidRPr="00386B2F">
              <w:rPr>
                <w:rStyle w:val="ModernTableText"/>
                <w:noProof/>
                <w:sz w:val="23"/>
                <w:szCs w:val="23"/>
              </w:rPr>
              <w:t xml:space="preserve"> </w:t>
            </w:r>
            <w:r w:rsidRPr="00386B2F">
              <w:rPr>
                <w:rStyle w:val="ModernTableText"/>
                <w:noProof/>
                <w:sz w:val="17"/>
                <w:szCs w:val="17"/>
              </w:rPr>
              <w:t xml:space="preserve">No  </w:t>
            </w:r>
            <w:r w:rsidRPr="00386B2F">
              <w:rPr>
                <w:rStyle w:val="ModernTableText"/>
                <w:rFonts w:ascii="Wingdings 2" w:hAnsi="Wingdings 2" w:eastAsia="Wingdings 2" w:cs="Wingdings 2"/>
                <w:noProof/>
                <w:sz w:val="23"/>
                <w:szCs w:val="23"/>
              </w:rPr>
              <w:t>£</w:t>
            </w:r>
            <w:r w:rsidRPr="00386B2F">
              <w:rPr>
                <w:rStyle w:val="ModernTableText"/>
                <w:noProof/>
                <w:sz w:val="17"/>
                <w:szCs w:val="17"/>
              </w:rPr>
              <w:t xml:space="preserve"> Yes</w:t>
            </w:r>
          </w:p>
        </w:tc>
      </w:tr>
      <w:tr xmlns:wp14="http://schemas.microsoft.com/office/word/2010/wordml" w:rsidR="0084366E" w:rsidTr="00D0385C" w14:paraId="425ED3F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797" w:type="pct"/>
            <w:gridSpan w:val="2"/>
            <w:vMerge/>
            <w:tcBorders>
              <w:left w:val="single" w:color="616161" w:sz="4" w:space="0"/>
              <w:right w:val="single" w:color="616161" w:sz="4" w:space="0"/>
            </w:tcBorders>
          </w:tcPr>
          <w:p w:rsidRPr="00205D93" w:rsidR="0084366E" w:rsidP="00D0385C" w:rsidRDefault="0084366E" w14:paraId="62900FE8" wp14:textId="77777777">
            <w:pPr>
              <w:pStyle w:val="TableText1"/>
              <w:keepNext/>
              <w:spacing w:before="40" w:after="40"/>
              <w:rPr>
                <w:rStyle w:val="ModernTableText"/>
                <w:b/>
                <w:szCs w:val="17"/>
              </w:rPr>
            </w:pPr>
          </w:p>
        </w:tc>
        <w:tc>
          <w:tcPr>
            <w:tcW w:w="1765" w:type="pct"/>
            <w:gridSpan w:val="2"/>
            <w:tcBorders>
              <w:top w:val="single" w:color="616161" w:sz="4" w:space="0"/>
              <w:left w:val="single" w:color="616161" w:sz="4" w:space="0"/>
              <w:bottom w:val="single" w:color="616161" w:sz="4" w:space="0"/>
              <w:right w:val="single" w:color="616161" w:sz="4" w:space="0"/>
            </w:tcBorders>
          </w:tcPr>
          <w:p w:rsidRPr="00394993" w:rsidR="0084366E" w:rsidP="0084366E" w:rsidRDefault="0084366E" w14:paraId="3813E0A3" wp14:textId="77777777">
            <w:pPr>
              <w:pStyle w:val="TableText1"/>
              <w:keepNext/>
              <w:numPr>
                <w:ilvl w:val="0"/>
                <w:numId w:val="223"/>
              </w:numPr>
              <w:spacing w:before="40" w:after="40"/>
              <w:rPr>
                <w:rStyle w:val="ModernTableText"/>
                <w:b/>
                <w:szCs w:val="17"/>
              </w:rPr>
            </w:pPr>
            <w:r w:rsidRPr="00394993">
              <w:rPr>
                <w:rStyle w:val="ModernTableText"/>
                <w:b/>
                <w:szCs w:val="17"/>
              </w:rPr>
              <w:t>LOB Cd</w:t>
            </w:r>
            <w:r w:rsidRPr="00394993">
              <w:rPr>
                <w:rStyle w:val="ModernTableText"/>
                <w:b/>
                <w:szCs w:val="17"/>
              </w:rPr>
              <w:br/>
            </w:r>
            <w:r w:rsidRPr="00394993">
              <w:rPr>
                <w:rStyle w:val="ModernTableText"/>
                <w:b/>
                <w:szCs w:val="17"/>
              </w:rPr>
              <w:t>A-HDR -TB.R-LOB-CD</w:t>
            </w:r>
          </w:p>
        </w:tc>
        <w:tc>
          <w:tcPr>
            <w:tcW w:w="1878" w:type="pct"/>
            <w:gridSpan w:val="4"/>
            <w:tcBorders>
              <w:top w:val="single" w:color="616161" w:sz="4" w:space="0"/>
              <w:left w:val="single" w:color="616161" w:sz="4" w:space="0"/>
              <w:bottom w:val="single" w:color="616161" w:sz="4" w:space="0"/>
              <w:right w:val="single" w:color="616161" w:sz="4" w:space="0"/>
            </w:tcBorders>
            <w:vAlign w:val="center"/>
          </w:tcPr>
          <w:p w:rsidRPr="00386B2F" w:rsidR="0084366E" w:rsidP="00D0385C" w:rsidRDefault="0084366E" w14:paraId="484D76FD" wp14:textId="77777777">
            <w:pPr>
              <w:pStyle w:val="TableText1"/>
              <w:keepNext/>
              <w:spacing w:before="40" w:after="40"/>
              <w:rPr>
                <w:rStyle w:val="ModernTableText"/>
                <w:szCs w:val="17"/>
              </w:rPr>
            </w:pPr>
          </w:p>
        </w:tc>
        <w:tc>
          <w:tcPr>
            <w:tcW w:w="560" w:type="pct"/>
            <w:tcBorders>
              <w:top w:val="single" w:color="616161" w:sz="4" w:space="0"/>
              <w:left w:val="single" w:color="616161" w:sz="4" w:space="0"/>
              <w:bottom w:val="single" w:color="616161" w:sz="4" w:space="0"/>
              <w:right w:val="single" w:color="616161" w:sz="4" w:space="0"/>
            </w:tcBorders>
            <w:vAlign w:val="center"/>
          </w:tcPr>
          <w:p w:rsidRPr="00386B2F" w:rsidR="0084366E" w:rsidP="00D0385C" w:rsidRDefault="0084366E" w14:paraId="3539B1E9" wp14:textId="77777777">
            <w:pPr>
              <w:keepNext/>
              <w:jc w:val="center"/>
              <w:rPr>
                <w:rStyle w:val="ModernTableText"/>
                <w:noProof/>
                <w:szCs w:val="23"/>
              </w:rPr>
            </w:pPr>
            <w:r w:rsidRPr="00386B2F">
              <w:rPr>
                <w:rStyle w:val="ModernTableText"/>
                <w:rFonts w:ascii="Wingdings" w:hAnsi="Wingdings" w:eastAsia="Wingdings" w:cs="Wingdings"/>
                <w:noProof/>
                <w:szCs w:val="23"/>
              </w:rPr>
              <w:t>þ</w:t>
            </w:r>
            <w:r w:rsidRPr="00386B2F">
              <w:rPr>
                <w:rStyle w:val="ModernTableText"/>
                <w:noProof/>
                <w:szCs w:val="23"/>
              </w:rPr>
              <w:t xml:space="preserve"> </w:t>
            </w:r>
            <w:r w:rsidRPr="00386B2F">
              <w:rPr>
                <w:rStyle w:val="ModernTableText"/>
                <w:noProof/>
                <w:szCs w:val="17"/>
              </w:rPr>
              <w:t xml:space="preserve">No  </w:t>
            </w:r>
            <w:r w:rsidRPr="00386B2F">
              <w:rPr>
                <w:rStyle w:val="ModernTableText"/>
                <w:rFonts w:ascii="Wingdings 2" w:hAnsi="Wingdings 2" w:eastAsia="Wingdings 2" w:cs="Wingdings 2"/>
                <w:noProof/>
                <w:szCs w:val="23"/>
              </w:rPr>
              <w:t>£</w:t>
            </w:r>
            <w:r w:rsidRPr="00386B2F">
              <w:rPr>
                <w:rStyle w:val="ModernTableText"/>
                <w:noProof/>
                <w:szCs w:val="17"/>
              </w:rPr>
              <w:t xml:space="preserve"> Yes</w:t>
            </w:r>
          </w:p>
        </w:tc>
      </w:tr>
      <w:tr xmlns:wp14="http://schemas.microsoft.com/office/word/2010/wordml" w:rsidR="0084366E" w:rsidTr="00D0385C" w14:paraId="47ECFD4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797" w:type="pct"/>
            <w:gridSpan w:val="2"/>
            <w:vMerge/>
            <w:tcBorders>
              <w:left w:val="single" w:color="616161" w:sz="4" w:space="0"/>
              <w:right w:val="single" w:color="616161" w:sz="4" w:space="0"/>
            </w:tcBorders>
          </w:tcPr>
          <w:p w:rsidRPr="00205D93" w:rsidR="0084366E" w:rsidP="00D0385C" w:rsidRDefault="0084366E" w14:paraId="179632F5" wp14:textId="77777777">
            <w:pPr>
              <w:pStyle w:val="TableText1"/>
              <w:keepNext/>
              <w:spacing w:before="40" w:after="40"/>
              <w:rPr>
                <w:rStyle w:val="ModernTableText"/>
                <w:b/>
                <w:szCs w:val="17"/>
              </w:rPr>
            </w:pPr>
          </w:p>
        </w:tc>
        <w:tc>
          <w:tcPr>
            <w:tcW w:w="1765" w:type="pct"/>
            <w:gridSpan w:val="2"/>
            <w:tcBorders>
              <w:top w:val="single" w:color="616161" w:sz="4" w:space="0"/>
              <w:left w:val="single" w:color="616161" w:sz="4" w:space="0"/>
              <w:bottom w:val="single" w:color="616161" w:sz="4" w:space="0"/>
              <w:right w:val="single" w:color="616161" w:sz="4" w:space="0"/>
            </w:tcBorders>
          </w:tcPr>
          <w:p w:rsidRPr="00394993" w:rsidR="0084366E" w:rsidP="0084366E" w:rsidRDefault="0084366E" w14:paraId="10AD9738" wp14:textId="77777777">
            <w:pPr>
              <w:pStyle w:val="TableText1"/>
              <w:numPr>
                <w:ilvl w:val="0"/>
                <w:numId w:val="223"/>
              </w:numPr>
              <w:spacing w:before="40" w:after="40"/>
              <w:rPr>
                <w:rStyle w:val="ModernTableText"/>
                <w:b/>
                <w:szCs w:val="17"/>
              </w:rPr>
            </w:pPr>
            <w:r w:rsidRPr="00394993">
              <w:rPr>
                <w:rStyle w:val="ModernTableText"/>
                <w:b/>
                <w:szCs w:val="17"/>
              </w:rPr>
              <w:t>Prov ID ***</w:t>
            </w:r>
          </w:p>
          <w:p w:rsidRPr="00394993" w:rsidR="0084366E" w:rsidP="00D0385C" w:rsidRDefault="0084366E" w14:paraId="2F5677A0" wp14:textId="77777777">
            <w:pPr>
              <w:pStyle w:val="TableText1"/>
              <w:spacing w:before="40" w:after="40"/>
              <w:ind w:left="360"/>
              <w:rPr>
                <w:rStyle w:val="ModernTableText"/>
                <w:b/>
                <w:szCs w:val="17"/>
              </w:rPr>
            </w:pPr>
            <w:r w:rsidRPr="00394993">
              <w:rPr>
                <w:rStyle w:val="ModernTableText"/>
                <w:b/>
                <w:szCs w:val="17"/>
              </w:rPr>
              <w:t>P_ALT_ID_TB.P_ALT_ID</w:t>
            </w:r>
          </w:p>
        </w:tc>
        <w:tc>
          <w:tcPr>
            <w:tcW w:w="1878" w:type="pct"/>
            <w:gridSpan w:val="4"/>
            <w:tcBorders>
              <w:top w:val="single" w:color="616161" w:sz="4" w:space="0"/>
              <w:left w:val="single" w:color="616161" w:sz="4" w:space="0"/>
              <w:bottom w:val="single" w:color="616161" w:sz="4" w:space="0"/>
              <w:right w:val="single" w:color="616161" w:sz="4" w:space="0"/>
            </w:tcBorders>
          </w:tcPr>
          <w:p w:rsidR="00642101" w:rsidP="00642101" w:rsidRDefault="00642101" w14:paraId="34BE58A7" wp14:textId="77777777">
            <w:pPr>
              <w:pStyle w:val="TableText1"/>
              <w:spacing w:before="40" w:after="40"/>
              <w:rPr>
                <w:rStyle w:val="ModernTableText"/>
                <w:szCs w:val="17"/>
              </w:rPr>
            </w:pPr>
            <w:r w:rsidRPr="000B52DA">
              <w:rPr>
                <w:rStyle w:val="ModernTableText"/>
                <w:szCs w:val="17"/>
              </w:rPr>
              <w:t>See Report Special Processing &amp; Source Column Processing Logic below</w:t>
            </w:r>
          </w:p>
          <w:p w:rsidR="0084366E" w:rsidP="00D0385C" w:rsidRDefault="0084366E" w14:paraId="02FEFFF1" wp14:textId="77777777">
            <w:pPr>
              <w:pStyle w:val="TableText1"/>
              <w:spacing w:before="40" w:after="40"/>
              <w:rPr>
                <w:rStyle w:val="ModernTableText"/>
                <w:szCs w:val="17"/>
              </w:rPr>
            </w:pPr>
            <w:r>
              <w:rPr>
                <w:rStyle w:val="ModernTableText"/>
                <w:szCs w:val="17"/>
              </w:rPr>
              <w:t>*** user can select either a single provider OR option#5 below (All Provider's)</w:t>
            </w:r>
          </w:p>
        </w:tc>
        <w:tc>
          <w:tcPr>
            <w:tcW w:w="560" w:type="pct"/>
            <w:tcBorders>
              <w:top w:val="single" w:color="616161" w:sz="4" w:space="0"/>
              <w:left w:val="single" w:color="616161" w:sz="4" w:space="0"/>
              <w:bottom w:val="single" w:color="616161" w:sz="4" w:space="0"/>
              <w:right w:val="single" w:color="616161" w:sz="4" w:space="0"/>
            </w:tcBorders>
            <w:vAlign w:val="center"/>
          </w:tcPr>
          <w:p w:rsidRPr="009765EF" w:rsidR="0084366E" w:rsidP="00D0385C" w:rsidRDefault="0084366E" w14:paraId="4CCA4D04" wp14:textId="77777777">
            <w:pPr>
              <w:jc w:val="center"/>
              <w:rPr>
                <w:rStyle w:val="ModernTableText"/>
                <w:noProof/>
                <w:szCs w:val="23"/>
              </w:rPr>
            </w:pPr>
            <w:r w:rsidRPr="00386B2F">
              <w:rPr>
                <w:rStyle w:val="ModernTableText"/>
                <w:rFonts w:ascii="Wingdings 2" w:hAnsi="Wingdings 2" w:eastAsia="Wingdings 2" w:cs="Wingdings 2"/>
                <w:noProof/>
                <w:szCs w:val="23"/>
              </w:rPr>
              <w:t>£</w:t>
            </w:r>
            <w:r w:rsidRPr="00386B2F">
              <w:rPr>
                <w:rStyle w:val="ModernTableText"/>
                <w:noProof/>
                <w:szCs w:val="23"/>
              </w:rPr>
              <w:t xml:space="preserve"> </w:t>
            </w:r>
            <w:r w:rsidRPr="00386B2F">
              <w:rPr>
                <w:rStyle w:val="ModernTableText"/>
                <w:noProof/>
                <w:szCs w:val="17"/>
              </w:rPr>
              <w:t xml:space="preserve">No  </w:t>
            </w:r>
            <w:r w:rsidRPr="00386B2F">
              <w:rPr>
                <w:rStyle w:val="ModernTableText"/>
                <w:rFonts w:ascii="Wingdings" w:hAnsi="Wingdings" w:eastAsia="Wingdings" w:cs="Wingdings"/>
                <w:noProof/>
                <w:szCs w:val="23"/>
              </w:rPr>
              <w:t>þ</w:t>
            </w:r>
            <w:r w:rsidRPr="00386B2F">
              <w:rPr>
                <w:rStyle w:val="ModernTableText"/>
                <w:noProof/>
                <w:szCs w:val="17"/>
              </w:rPr>
              <w:t xml:space="preserve"> Yes</w:t>
            </w:r>
          </w:p>
        </w:tc>
      </w:tr>
      <w:tr xmlns:wp14="http://schemas.microsoft.com/office/word/2010/wordml" w:rsidR="0084366E" w:rsidTr="00D0385C" w14:paraId="51C9994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797" w:type="pct"/>
            <w:gridSpan w:val="2"/>
            <w:vMerge/>
            <w:tcBorders>
              <w:left w:val="single" w:color="616161" w:sz="4" w:space="0"/>
              <w:right w:val="single" w:color="616161" w:sz="4" w:space="0"/>
            </w:tcBorders>
          </w:tcPr>
          <w:p w:rsidRPr="00205D93" w:rsidR="0084366E" w:rsidP="00D0385C" w:rsidRDefault="0084366E" w14:paraId="626E9035" wp14:textId="77777777">
            <w:pPr>
              <w:pStyle w:val="TableText1"/>
              <w:keepNext/>
              <w:spacing w:before="40" w:after="40"/>
              <w:rPr>
                <w:rStyle w:val="ModernTableText"/>
                <w:b/>
                <w:szCs w:val="17"/>
              </w:rPr>
            </w:pPr>
          </w:p>
        </w:tc>
        <w:tc>
          <w:tcPr>
            <w:tcW w:w="1765" w:type="pct"/>
            <w:gridSpan w:val="2"/>
            <w:tcBorders>
              <w:top w:val="single" w:color="616161" w:sz="4" w:space="0"/>
              <w:left w:val="single" w:color="616161" w:sz="4" w:space="0"/>
              <w:bottom w:val="single" w:color="616161" w:sz="4" w:space="0"/>
              <w:right w:val="single" w:color="616161" w:sz="4" w:space="0"/>
            </w:tcBorders>
          </w:tcPr>
          <w:p w:rsidRPr="00394993" w:rsidR="0084366E" w:rsidP="0084366E" w:rsidRDefault="0084366E" w14:paraId="7E7D6252" wp14:textId="77777777">
            <w:pPr>
              <w:pStyle w:val="TableText1"/>
              <w:numPr>
                <w:ilvl w:val="0"/>
                <w:numId w:val="223"/>
              </w:numPr>
              <w:spacing w:before="40" w:after="40"/>
              <w:rPr>
                <w:rStyle w:val="ModernTableText"/>
                <w:b/>
                <w:szCs w:val="17"/>
              </w:rPr>
            </w:pPr>
            <w:r w:rsidRPr="00394993">
              <w:rPr>
                <w:rStyle w:val="ModernTableText"/>
                <w:b/>
                <w:szCs w:val="17"/>
              </w:rPr>
              <w:t>All Provider's ***</w:t>
            </w:r>
          </w:p>
        </w:tc>
        <w:tc>
          <w:tcPr>
            <w:tcW w:w="1878" w:type="pct"/>
            <w:gridSpan w:val="4"/>
            <w:tcBorders>
              <w:top w:val="single" w:color="616161" w:sz="4" w:space="0"/>
              <w:left w:val="single" w:color="616161" w:sz="4" w:space="0"/>
              <w:bottom w:val="single" w:color="616161" w:sz="4" w:space="0"/>
              <w:right w:val="single" w:color="616161" w:sz="4" w:space="0"/>
            </w:tcBorders>
          </w:tcPr>
          <w:p w:rsidR="0084366E" w:rsidP="00D0385C" w:rsidRDefault="0084366E" w14:paraId="61D7E56D" wp14:textId="77777777">
            <w:pPr>
              <w:pStyle w:val="TableText1"/>
              <w:spacing w:before="40" w:after="40"/>
              <w:rPr>
                <w:rStyle w:val="ModernTableText"/>
                <w:szCs w:val="17"/>
              </w:rPr>
            </w:pPr>
            <w:r>
              <w:rPr>
                <w:rStyle w:val="ModernTableText"/>
                <w:szCs w:val="17"/>
              </w:rPr>
              <w:t xml:space="preserve">User can select to have all providers appear on the report or a single provider.  </w:t>
            </w:r>
          </w:p>
          <w:p w:rsidR="0084366E" w:rsidP="00D0385C" w:rsidRDefault="0084366E" w14:paraId="33AFC50E" wp14:textId="77777777">
            <w:pPr>
              <w:pStyle w:val="TableText1"/>
              <w:spacing w:before="40" w:after="40"/>
              <w:rPr>
                <w:rStyle w:val="ModernTableText"/>
                <w:szCs w:val="17"/>
              </w:rPr>
            </w:pPr>
            <w:r>
              <w:rPr>
                <w:rStyle w:val="ModernTableText"/>
                <w:szCs w:val="17"/>
              </w:rPr>
              <w:t xml:space="preserve">*** user can select this 'all' option or individual provider above </w:t>
            </w:r>
          </w:p>
        </w:tc>
        <w:tc>
          <w:tcPr>
            <w:tcW w:w="560" w:type="pct"/>
            <w:tcBorders>
              <w:top w:val="single" w:color="616161" w:sz="4" w:space="0"/>
              <w:left w:val="single" w:color="616161" w:sz="4" w:space="0"/>
              <w:bottom w:val="single" w:color="616161" w:sz="4" w:space="0"/>
              <w:right w:val="single" w:color="616161" w:sz="4" w:space="0"/>
            </w:tcBorders>
            <w:vAlign w:val="center"/>
          </w:tcPr>
          <w:p w:rsidRPr="00386B2F" w:rsidR="0084366E" w:rsidP="00D0385C" w:rsidRDefault="0084366E" w14:paraId="537DB69A" wp14:textId="77777777">
            <w:pPr>
              <w:jc w:val="center"/>
              <w:rPr>
                <w:rStyle w:val="ModernTableText"/>
                <w:noProof/>
                <w:szCs w:val="23"/>
              </w:rPr>
            </w:pPr>
            <w:r w:rsidRPr="00386B2F">
              <w:rPr>
                <w:rStyle w:val="ModernTableText"/>
                <w:rFonts w:ascii="Wingdings 2" w:hAnsi="Wingdings 2" w:eastAsia="Wingdings 2" w:cs="Wingdings 2"/>
                <w:noProof/>
                <w:szCs w:val="23"/>
              </w:rPr>
              <w:t>£</w:t>
            </w:r>
            <w:r w:rsidRPr="00386B2F">
              <w:rPr>
                <w:rStyle w:val="ModernTableText"/>
                <w:noProof/>
                <w:szCs w:val="23"/>
              </w:rPr>
              <w:t xml:space="preserve"> </w:t>
            </w:r>
            <w:r w:rsidRPr="00386B2F">
              <w:rPr>
                <w:rStyle w:val="ModernTableText"/>
                <w:noProof/>
                <w:szCs w:val="17"/>
              </w:rPr>
              <w:t xml:space="preserve">No  </w:t>
            </w:r>
            <w:r w:rsidRPr="00386B2F">
              <w:rPr>
                <w:rStyle w:val="ModernTableText"/>
                <w:rFonts w:ascii="Wingdings" w:hAnsi="Wingdings" w:eastAsia="Wingdings" w:cs="Wingdings"/>
                <w:noProof/>
                <w:szCs w:val="23"/>
              </w:rPr>
              <w:t>þ</w:t>
            </w:r>
            <w:r w:rsidRPr="00386B2F">
              <w:rPr>
                <w:rStyle w:val="ModernTableText"/>
                <w:noProof/>
                <w:szCs w:val="17"/>
              </w:rPr>
              <w:t xml:space="preserve"> Yes</w:t>
            </w:r>
          </w:p>
        </w:tc>
      </w:tr>
      <w:tr xmlns:wp14="http://schemas.microsoft.com/office/word/2010/wordml" w:rsidR="0084366E" w:rsidTr="00D0385C" w14:paraId="242706F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797" w:type="pct"/>
            <w:gridSpan w:val="2"/>
            <w:vMerge/>
            <w:tcBorders>
              <w:left w:val="single" w:color="616161" w:sz="4" w:space="0"/>
              <w:right w:val="single" w:color="616161" w:sz="4" w:space="0"/>
            </w:tcBorders>
          </w:tcPr>
          <w:p w:rsidRPr="00205D93" w:rsidR="0084366E" w:rsidP="00D0385C" w:rsidRDefault="0084366E" w14:paraId="01CDF220" wp14:textId="77777777">
            <w:pPr>
              <w:pStyle w:val="TableText1"/>
              <w:keepNext/>
              <w:spacing w:before="40" w:after="40"/>
              <w:rPr>
                <w:rStyle w:val="ModernTableText"/>
                <w:b/>
                <w:szCs w:val="17"/>
              </w:rPr>
            </w:pPr>
          </w:p>
        </w:tc>
        <w:tc>
          <w:tcPr>
            <w:tcW w:w="1765" w:type="pct"/>
            <w:gridSpan w:val="2"/>
            <w:tcBorders>
              <w:top w:val="single" w:color="616161" w:sz="4" w:space="0"/>
              <w:left w:val="single" w:color="616161" w:sz="4" w:space="0"/>
              <w:bottom w:val="single" w:color="616161" w:sz="4" w:space="0"/>
              <w:right w:val="single" w:color="616161" w:sz="4" w:space="0"/>
            </w:tcBorders>
          </w:tcPr>
          <w:p w:rsidRPr="00394993" w:rsidR="0084366E" w:rsidP="0084366E" w:rsidRDefault="0084366E" w14:paraId="3D824625" wp14:textId="77777777">
            <w:pPr>
              <w:pStyle w:val="TableText1"/>
              <w:numPr>
                <w:ilvl w:val="0"/>
                <w:numId w:val="223"/>
              </w:numPr>
              <w:spacing w:before="40" w:after="40"/>
              <w:rPr>
                <w:rStyle w:val="ModernTableText"/>
                <w:b/>
                <w:szCs w:val="17"/>
              </w:rPr>
            </w:pPr>
            <w:r w:rsidRPr="00394993">
              <w:rPr>
                <w:rStyle w:val="ModernTableText"/>
                <w:b/>
                <w:szCs w:val="17"/>
              </w:rPr>
              <w:t>Weekly Report Date</w:t>
            </w:r>
          </w:p>
          <w:p w:rsidRPr="00394993" w:rsidR="0084366E" w:rsidP="00D0385C" w:rsidRDefault="0084366E" w14:paraId="0A8DB014" wp14:textId="77777777">
            <w:pPr>
              <w:pStyle w:val="TableText1"/>
              <w:spacing w:before="40" w:after="40"/>
              <w:ind w:left="360"/>
              <w:rPr>
                <w:rStyle w:val="ModernTableText"/>
                <w:b/>
                <w:szCs w:val="17"/>
              </w:rPr>
            </w:pPr>
            <w:r w:rsidRPr="00394993">
              <w:rPr>
                <w:rStyle w:val="ModernTableText"/>
                <w:b/>
                <w:szCs w:val="17"/>
              </w:rPr>
              <w:br/>
            </w:r>
            <w:r w:rsidRPr="00394993">
              <w:rPr>
                <w:rStyle w:val="ModernTableText"/>
                <w:b/>
                <w:szCs w:val="17"/>
              </w:rPr>
              <w:t xml:space="preserve"> </w:t>
            </w:r>
          </w:p>
        </w:tc>
        <w:tc>
          <w:tcPr>
            <w:tcW w:w="1878" w:type="pct"/>
            <w:gridSpan w:val="4"/>
            <w:tcBorders>
              <w:top w:val="single" w:color="616161" w:sz="4" w:space="0"/>
              <w:left w:val="single" w:color="616161" w:sz="4" w:space="0"/>
              <w:bottom w:val="single" w:color="616161" w:sz="4" w:space="0"/>
              <w:right w:val="single" w:color="616161" w:sz="4" w:space="0"/>
            </w:tcBorders>
          </w:tcPr>
          <w:p w:rsidRPr="00AB34DC" w:rsidR="0084366E" w:rsidP="00D0385C" w:rsidRDefault="0084366E" w14:paraId="4C82346D" wp14:textId="77777777">
            <w:pPr>
              <w:pStyle w:val="TableText1"/>
              <w:spacing w:before="40" w:after="40"/>
              <w:rPr>
                <w:rStyle w:val="ModernTableText"/>
                <w:szCs w:val="17"/>
              </w:rPr>
            </w:pPr>
            <w:r>
              <w:rPr>
                <w:rStyle w:val="ModernTableText"/>
                <w:szCs w:val="17"/>
              </w:rPr>
              <w:t>See Report Special Processing Logic Below.</w:t>
            </w:r>
          </w:p>
        </w:tc>
        <w:tc>
          <w:tcPr>
            <w:tcW w:w="560" w:type="pct"/>
            <w:tcBorders>
              <w:top w:val="single" w:color="616161" w:sz="4" w:space="0"/>
              <w:left w:val="single" w:color="616161" w:sz="4" w:space="0"/>
              <w:bottom w:val="single" w:color="616161" w:sz="4" w:space="0"/>
              <w:right w:val="single" w:color="616161" w:sz="4" w:space="0"/>
            </w:tcBorders>
            <w:vAlign w:val="center"/>
          </w:tcPr>
          <w:p w:rsidRPr="009765EF" w:rsidR="0084366E" w:rsidP="00D0385C" w:rsidRDefault="0084366E" w14:paraId="19C15C5D" wp14:textId="77777777">
            <w:pPr>
              <w:jc w:val="center"/>
              <w:rPr>
                <w:rStyle w:val="ModernTableText"/>
                <w:noProof/>
                <w:szCs w:val="23"/>
              </w:rPr>
            </w:pPr>
            <w:r w:rsidRPr="009765EF">
              <w:rPr>
                <w:rStyle w:val="ModernTableText"/>
                <w:rFonts w:ascii="Wingdings 2" w:hAnsi="Wingdings 2" w:eastAsia="Wingdings 2" w:cs="Wingdings 2"/>
                <w:noProof/>
                <w:szCs w:val="23"/>
              </w:rPr>
              <w:t>£</w:t>
            </w:r>
            <w:r w:rsidRPr="009765EF">
              <w:rPr>
                <w:rStyle w:val="ModernTableText"/>
                <w:noProof/>
                <w:szCs w:val="23"/>
              </w:rPr>
              <w:t xml:space="preserve"> </w:t>
            </w:r>
            <w:r w:rsidRPr="009765EF">
              <w:rPr>
                <w:rStyle w:val="ModernTableText"/>
                <w:noProof/>
                <w:szCs w:val="17"/>
              </w:rPr>
              <w:t xml:space="preserve">No  </w:t>
            </w:r>
            <w:r w:rsidRPr="009765EF">
              <w:rPr>
                <w:rStyle w:val="ModernTableText"/>
                <w:rFonts w:ascii="Wingdings" w:hAnsi="Wingdings" w:eastAsia="Wingdings" w:cs="Wingdings"/>
                <w:noProof/>
                <w:szCs w:val="23"/>
              </w:rPr>
              <w:t>þ</w:t>
            </w:r>
            <w:r w:rsidRPr="009765EF">
              <w:rPr>
                <w:rStyle w:val="ModernTableText"/>
                <w:noProof/>
                <w:szCs w:val="17"/>
              </w:rPr>
              <w:t xml:space="preserve"> Yes</w:t>
            </w:r>
          </w:p>
        </w:tc>
      </w:tr>
      <w:tr xmlns:wp14="http://schemas.microsoft.com/office/word/2010/wordml" w:rsidR="00BC4126" w:rsidTr="00D0385C" w14:paraId="2989A74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797" w:type="pct"/>
            <w:gridSpan w:val="2"/>
            <w:vMerge w:val="restart"/>
            <w:vAlign w:val="center"/>
          </w:tcPr>
          <w:p w:rsidRPr="00205D93" w:rsidR="00BC4126" w:rsidP="00D0385C" w:rsidRDefault="00BC4126" w14:paraId="1D44AA88" wp14:textId="77777777">
            <w:pPr>
              <w:pStyle w:val="TableHeading"/>
              <w:spacing w:before="40" w:after="40"/>
              <w:rPr>
                <w:rStyle w:val="ModernTableText"/>
                <w:noProof/>
                <w:szCs w:val="17"/>
              </w:rPr>
            </w:pPr>
            <w:r w:rsidRPr="00205D93">
              <w:rPr>
                <w:rStyle w:val="ModernTableText"/>
                <w:noProof/>
                <w:szCs w:val="17"/>
              </w:rPr>
              <w:t>Sort By:</w:t>
            </w:r>
          </w:p>
        </w:tc>
        <w:tc>
          <w:tcPr>
            <w:tcW w:w="2451" w:type="pct"/>
            <w:gridSpan w:val="3"/>
            <w:vAlign w:val="center"/>
          </w:tcPr>
          <w:p w:rsidRPr="00205D93" w:rsidR="00BC4126" w:rsidP="0084366E" w:rsidRDefault="00BC4126" w14:paraId="1714BF7E" wp14:textId="77777777">
            <w:pPr>
              <w:pStyle w:val="TableText1"/>
              <w:numPr>
                <w:ilvl w:val="0"/>
                <w:numId w:val="225"/>
              </w:numPr>
              <w:spacing w:before="40" w:after="40"/>
              <w:rPr>
                <w:rStyle w:val="ModernTableText"/>
                <w:szCs w:val="17"/>
              </w:rPr>
            </w:pPr>
            <w:r w:rsidRPr="00205D93">
              <w:rPr>
                <w:rStyle w:val="ModernTableText"/>
                <w:szCs w:val="17"/>
              </w:rPr>
              <w:t>LOB Cd</w:t>
            </w:r>
            <w:r>
              <w:rPr>
                <w:rStyle w:val="ModernTableText"/>
                <w:szCs w:val="17"/>
              </w:rPr>
              <w:t xml:space="preserve"> - Desc</w:t>
            </w:r>
          </w:p>
        </w:tc>
        <w:tc>
          <w:tcPr>
            <w:tcW w:w="1752" w:type="pct"/>
            <w:gridSpan w:val="4"/>
          </w:tcPr>
          <w:p w:rsidRPr="00205D93" w:rsidR="00BC4126" w:rsidP="00D0385C" w:rsidRDefault="00BC4126" w14:paraId="5B40D5ED" wp14:textId="77777777">
            <w:pPr>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BC4126" w:rsidTr="00D0385C" w14:paraId="708B519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797" w:type="pct"/>
            <w:gridSpan w:val="2"/>
            <w:vMerge/>
            <w:vAlign w:val="center"/>
          </w:tcPr>
          <w:p w:rsidRPr="00205D93" w:rsidR="00BC4126" w:rsidP="00D0385C" w:rsidRDefault="00BC4126" w14:paraId="1248DBB4" wp14:textId="77777777">
            <w:pPr>
              <w:pStyle w:val="TableHeading"/>
              <w:spacing w:before="40" w:after="40"/>
              <w:rPr>
                <w:rStyle w:val="ModernTableText"/>
                <w:noProof/>
                <w:szCs w:val="17"/>
              </w:rPr>
            </w:pPr>
          </w:p>
        </w:tc>
        <w:tc>
          <w:tcPr>
            <w:tcW w:w="2451" w:type="pct"/>
            <w:gridSpan w:val="3"/>
            <w:vAlign w:val="center"/>
          </w:tcPr>
          <w:p w:rsidRPr="000307E1" w:rsidR="00BC4126" w:rsidP="0084366E" w:rsidRDefault="00BC4126" w14:paraId="2D59AA9C" wp14:textId="77777777">
            <w:pPr>
              <w:pStyle w:val="TableText1"/>
              <w:numPr>
                <w:ilvl w:val="0"/>
                <w:numId w:val="225"/>
              </w:numPr>
              <w:spacing w:before="40" w:after="40"/>
              <w:rPr>
                <w:rStyle w:val="ModernTableText"/>
                <w:szCs w:val="17"/>
              </w:rPr>
            </w:pPr>
            <w:r>
              <w:rPr>
                <w:rStyle w:val="ModernTableText"/>
                <w:szCs w:val="17"/>
              </w:rPr>
              <w:t>Prov ID</w:t>
            </w:r>
          </w:p>
        </w:tc>
        <w:tc>
          <w:tcPr>
            <w:tcW w:w="1752" w:type="pct"/>
            <w:gridSpan w:val="4"/>
          </w:tcPr>
          <w:p w:rsidRPr="000307E1" w:rsidR="00BC4126" w:rsidP="00D0385C" w:rsidRDefault="00BC4126" w14:paraId="021E2C70" wp14:textId="77777777">
            <w:pPr>
              <w:rPr>
                <w:noProof/>
                <w:sz w:val="18"/>
                <w:szCs w:val="19"/>
              </w:rPr>
            </w:pPr>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p>
        </w:tc>
      </w:tr>
      <w:tr xmlns:wp14="http://schemas.microsoft.com/office/word/2010/wordml" w:rsidR="00BC4126" w:rsidTr="00D0385C" w14:paraId="778BCD3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797" w:type="pct"/>
            <w:gridSpan w:val="2"/>
            <w:vMerge/>
            <w:vAlign w:val="center"/>
          </w:tcPr>
          <w:p w:rsidRPr="00205D93" w:rsidR="00BC4126" w:rsidP="00D0385C" w:rsidRDefault="00BC4126" w14:paraId="577DBF0D" wp14:textId="77777777">
            <w:pPr>
              <w:pStyle w:val="TableHeading"/>
              <w:spacing w:before="40" w:after="40"/>
              <w:rPr>
                <w:rStyle w:val="ModernTableText"/>
                <w:noProof/>
                <w:szCs w:val="17"/>
              </w:rPr>
            </w:pPr>
          </w:p>
        </w:tc>
        <w:tc>
          <w:tcPr>
            <w:tcW w:w="2451" w:type="pct"/>
            <w:gridSpan w:val="3"/>
            <w:vAlign w:val="center"/>
          </w:tcPr>
          <w:p w:rsidRPr="000307E1" w:rsidR="00BC4126" w:rsidP="0084366E" w:rsidRDefault="00BC4126" w14:paraId="2407BE42" wp14:textId="77777777">
            <w:pPr>
              <w:pStyle w:val="TableText1"/>
              <w:numPr>
                <w:ilvl w:val="0"/>
                <w:numId w:val="225"/>
              </w:numPr>
              <w:spacing w:before="40" w:after="40"/>
              <w:rPr>
                <w:rStyle w:val="ModernTableText"/>
                <w:szCs w:val="17"/>
              </w:rPr>
            </w:pPr>
            <w:r>
              <w:rPr>
                <w:rStyle w:val="ModernTableText"/>
                <w:szCs w:val="17"/>
              </w:rPr>
              <w:t>SA Subm Mbr ID</w:t>
            </w:r>
          </w:p>
        </w:tc>
        <w:tc>
          <w:tcPr>
            <w:tcW w:w="1752" w:type="pct"/>
            <w:gridSpan w:val="4"/>
            <w:vAlign w:val="center"/>
          </w:tcPr>
          <w:p w:rsidRPr="000307E1" w:rsidR="00BC4126" w:rsidP="00D0385C" w:rsidRDefault="00BC4126" w14:paraId="3E325236" wp14:textId="77777777">
            <w:pPr>
              <w:pStyle w:val="TableText1"/>
              <w:spacing w:before="40" w:after="40"/>
              <w:rPr>
                <w:rStyle w:val="ModernTableText"/>
                <w:noProof/>
                <w:szCs w:val="23"/>
              </w:rPr>
            </w:pPr>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p>
        </w:tc>
      </w:tr>
      <w:tr xmlns:wp14="http://schemas.microsoft.com/office/word/2010/wordml" w:rsidR="00BC4126" w:rsidTr="00D0385C" w14:paraId="6816E2C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797" w:type="pct"/>
            <w:gridSpan w:val="2"/>
            <w:vMerge/>
            <w:vAlign w:val="center"/>
          </w:tcPr>
          <w:p w:rsidRPr="00205D93" w:rsidR="00BC4126" w:rsidP="00D0385C" w:rsidRDefault="00BC4126" w14:paraId="31A351F8" wp14:textId="77777777">
            <w:pPr>
              <w:pStyle w:val="TableHeading"/>
              <w:spacing w:before="40" w:after="40"/>
              <w:rPr>
                <w:rStyle w:val="ModernTableText"/>
                <w:noProof/>
                <w:szCs w:val="17"/>
              </w:rPr>
            </w:pPr>
          </w:p>
        </w:tc>
        <w:tc>
          <w:tcPr>
            <w:tcW w:w="2451" w:type="pct"/>
            <w:gridSpan w:val="3"/>
            <w:vAlign w:val="center"/>
          </w:tcPr>
          <w:p w:rsidRPr="000307E1" w:rsidR="00BC4126" w:rsidP="0084366E" w:rsidRDefault="00BC4126" w14:paraId="1DAD8B04" wp14:textId="77777777">
            <w:pPr>
              <w:pStyle w:val="TableText1"/>
              <w:numPr>
                <w:ilvl w:val="0"/>
                <w:numId w:val="225"/>
              </w:numPr>
              <w:spacing w:before="40" w:after="40"/>
              <w:rPr>
                <w:rStyle w:val="ModernTableText"/>
                <w:szCs w:val="17"/>
              </w:rPr>
            </w:pPr>
            <w:r w:rsidRPr="000307E1">
              <w:rPr>
                <w:rStyle w:val="ModernTableText"/>
                <w:szCs w:val="17"/>
              </w:rPr>
              <w:t xml:space="preserve">SA </w:t>
            </w:r>
            <w:r>
              <w:rPr>
                <w:rStyle w:val="ModernTableText"/>
                <w:szCs w:val="17"/>
              </w:rPr>
              <w:t>Auth ID</w:t>
            </w:r>
          </w:p>
        </w:tc>
        <w:tc>
          <w:tcPr>
            <w:tcW w:w="1752" w:type="pct"/>
            <w:gridSpan w:val="4"/>
            <w:vAlign w:val="center"/>
          </w:tcPr>
          <w:p w:rsidRPr="000307E1" w:rsidR="00BC4126" w:rsidP="00D0385C" w:rsidRDefault="00BC4126" w14:paraId="5B87ADE0" wp14:textId="77777777">
            <w:pPr>
              <w:pStyle w:val="TableText1"/>
              <w:spacing w:before="40" w:after="40"/>
              <w:rPr>
                <w:rStyle w:val="ModernTableText"/>
                <w:noProof/>
                <w:szCs w:val="17"/>
              </w:rPr>
            </w:pPr>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p>
        </w:tc>
      </w:tr>
      <w:tr xmlns:wp14="http://schemas.microsoft.com/office/word/2010/wordml" w:rsidR="00BC4126" w:rsidTr="00D0385C" w14:paraId="12AA0F7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797" w:type="pct"/>
            <w:gridSpan w:val="2"/>
            <w:vMerge/>
            <w:vAlign w:val="center"/>
          </w:tcPr>
          <w:p w:rsidRPr="00205D93" w:rsidR="00BC4126" w:rsidP="00642101" w:rsidRDefault="00BC4126" w14:paraId="4514DB07" wp14:textId="77777777">
            <w:pPr>
              <w:pStyle w:val="TableHeading"/>
              <w:spacing w:before="40" w:after="40"/>
              <w:rPr>
                <w:rStyle w:val="ModernTableText"/>
                <w:noProof/>
                <w:szCs w:val="17"/>
              </w:rPr>
            </w:pPr>
          </w:p>
        </w:tc>
        <w:tc>
          <w:tcPr>
            <w:tcW w:w="2451" w:type="pct"/>
            <w:gridSpan w:val="3"/>
            <w:vAlign w:val="center"/>
          </w:tcPr>
          <w:p w:rsidRPr="000307E1" w:rsidR="00BC4126" w:rsidP="00642101" w:rsidRDefault="00BC4126" w14:paraId="584DB7B4" wp14:textId="77777777">
            <w:pPr>
              <w:pStyle w:val="TableText1"/>
              <w:numPr>
                <w:ilvl w:val="0"/>
                <w:numId w:val="225"/>
              </w:numPr>
              <w:spacing w:before="40" w:after="40"/>
              <w:rPr>
                <w:rStyle w:val="ModernTableText"/>
                <w:szCs w:val="17"/>
              </w:rPr>
            </w:pPr>
            <w:r>
              <w:rPr>
                <w:rStyle w:val="ModernTableText"/>
                <w:szCs w:val="17"/>
              </w:rPr>
              <w:t>SA LI Num</w:t>
            </w:r>
          </w:p>
        </w:tc>
        <w:tc>
          <w:tcPr>
            <w:tcW w:w="1752" w:type="pct"/>
            <w:gridSpan w:val="4"/>
            <w:vAlign w:val="center"/>
          </w:tcPr>
          <w:p w:rsidRPr="000307E1" w:rsidR="00BC4126" w:rsidP="00642101" w:rsidRDefault="00BC4126" w14:paraId="6A8010E3" wp14:textId="77777777">
            <w:pPr>
              <w:pStyle w:val="TableText1"/>
              <w:spacing w:before="40" w:after="40"/>
              <w:rPr>
                <w:rStyle w:val="ModernTableText"/>
                <w:noProof/>
                <w:szCs w:val="23"/>
              </w:rPr>
            </w:pPr>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p>
        </w:tc>
      </w:tr>
      <w:tr xmlns:wp14="http://schemas.microsoft.com/office/word/2010/wordml" w:rsidR="0084366E" w:rsidTr="00D0385C" w14:paraId="2A7CCB3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389" w:type="pct"/>
            <w:vMerge w:val="restart"/>
            <w:vAlign w:val="center"/>
          </w:tcPr>
          <w:p w:rsidRPr="00205D93" w:rsidR="0084366E" w:rsidP="00D0385C" w:rsidRDefault="0084366E" w14:paraId="2EEA45EB" wp14:textId="77777777">
            <w:pPr>
              <w:pStyle w:val="TableHeading"/>
              <w:spacing w:before="40" w:after="40"/>
              <w:rPr>
                <w:rStyle w:val="ModernTableText"/>
                <w:noProof/>
                <w:szCs w:val="17"/>
              </w:rPr>
            </w:pPr>
            <w:r w:rsidRPr="00205D93">
              <w:rPr>
                <w:rStyle w:val="ModernTableText"/>
                <w:noProof/>
                <w:szCs w:val="17"/>
              </w:rPr>
              <w:t>Control Break</w:t>
            </w:r>
          </w:p>
        </w:tc>
        <w:tc>
          <w:tcPr>
            <w:tcW w:w="408" w:type="pct"/>
            <w:vAlign w:val="center"/>
          </w:tcPr>
          <w:p w:rsidRPr="00205D93" w:rsidR="0084366E" w:rsidP="00D0385C" w:rsidRDefault="0084366E" w14:paraId="7C65F2C7" wp14:textId="77777777">
            <w:pPr>
              <w:pStyle w:val="TableHeading"/>
              <w:spacing w:before="40" w:after="40"/>
              <w:rPr>
                <w:rStyle w:val="ModernTableText"/>
                <w:noProof/>
                <w:szCs w:val="17"/>
              </w:rPr>
            </w:pPr>
            <w:r w:rsidRPr="00205D93">
              <w:rPr>
                <w:rStyle w:val="ModernTableText"/>
                <w:noProof/>
                <w:szCs w:val="17"/>
              </w:rPr>
              <w:t>Page:</w:t>
            </w:r>
          </w:p>
        </w:tc>
        <w:tc>
          <w:tcPr>
            <w:tcW w:w="1765" w:type="pct"/>
            <w:gridSpan w:val="2"/>
            <w:vAlign w:val="center"/>
          </w:tcPr>
          <w:p w:rsidRPr="000307E1" w:rsidR="0084366E" w:rsidP="0084366E" w:rsidRDefault="0084366E" w14:paraId="03D8BA8D" wp14:textId="77777777">
            <w:pPr>
              <w:pStyle w:val="TableText1"/>
              <w:numPr>
                <w:ilvl w:val="0"/>
                <w:numId w:val="224"/>
              </w:numPr>
              <w:spacing w:before="40" w:after="40"/>
              <w:rPr>
                <w:rStyle w:val="ModernTableText"/>
                <w:szCs w:val="17"/>
              </w:rPr>
            </w:pPr>
            <w:r>
              <w:rPr>
                <w:rStyle w:val="ModernTableText"/>
                <w:szCs w:val="17"/>
              </w:rPr>
              <w:t xml:space="preserve"> </w:t>
            </w:r>
          </w:p>
        </w:tc>
        <w:tc>
          <w:tcPr>
            <w:tcW w:w="1481" w:type="pct"/>
            <w:gridSpan w:val="3"/>
            <w:vAlign w:val="center"/>
          </w:tcPr>
          <w:p w:rsidRPr="000307E1" w:rsidR="0084366E" w:rsidP="0084366E" w:rsidRDefault="0084366E" w14:paraId="69A0658A" wp14:textId="77777777">
            <w:pPr>
              <w:pStyle w:val="TableText1"/>
              <w:numPr>
                <w:ilvl w:val="0"/>
                <w:numId w:val="224"/>
              </w:numPr>
              <w:spacing w:before="40" w:after="40"/>
              <w:rPr>
                <w:rStyle w:val="ModernTableText"/>
                <w:szCs w:val="17"/>
              </w:rPr>
            </w:pPr>
            <w:r>
              <w:rPr>
                <w:rStyle w:val="ModernTableText"/>
                <w:szCs w:val="17"/>
              </w:rPr>
              <w:t xml:space="preserve"> </w:t>
            </w:r>
          </w:p>
        </w:tc>
        <w:tc>
          <w:tcPr>
            <w:tcW w:w="957" w:type="pct"/>
            <w:gridSpan w:val="2"/>
            <w:vAlign w:val="center"/>
          </w:tcPr>
          <w:p w:rsidRPr="00205D93" w:rsidR="0084366E" w:rsidP="0084366E" w:rsidRDefault="0084366E" w14:paraId="171D9CA0" wp14:textId="77777777">
            <w:pPr>
              <w:pStyle w:val="TableText1"/>
              <w:numPr>
                <w:ilvl w:val="0"/>
                <w:numId w:val="224"/>
              </w:numPr>
              <w:spacing w:before="40" w:after="40"/>
              <w:rPr>
                <w:rStyle w:val="ModernTableText"/>
                <w:szCs w:val="17"/>
              </w:rPr>
            </w:pPr>
          </w:p>
        </w:tc>
      </w:tr>
      <w:tr xmlns:wp14="http://schemas.microsoft.com/office/word/2010/wordml" w:rsidR="0084366E" w:rsidTr="00D0385C" w14:paraId="7C51656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389" w:type="pct"/>
            <w:vMerge/>
            <w:tcBorders>
              <w:bottom w:val="single" w:color="616161" w:sz="2" w:space="0"/>
            </w:tcBorders>
            <w:vAlign w:val="center"/>
          </w:tcPr>
          <w:p w:rsidRPr="00205D93" w:rsidR="0084366E" w:rsidP="00D0385C" w:rsidRDefault="0084366E" w14:paraId="6CBF5FA5" wp14:textId="77777777">
            <w:pPr>
              <w:pStyle w:val="TableHeading"/>
              <w:spacing w:before="40" w:after="40"/>
              <w:rPr>
                <w:rStyle w:val="ModernTableText"/>
                <w:noProof/>
                <w:szCs w:val="17"/>
              </w:rPr>
            </w:pPr>
          </w:p>
        </w:tc>
        <w:tc>
          <w:tcPr>
            <w:tcW w:w="408" w:type="pct"/>
            <w:tcBorders>
              <w:bottom w:val="single" w:color="616161" w:sz="2" w:space="0"/>
            </w:tcBorders>
            <w:vAlign w:val="center"/>
          </w:tcPr>
          <w:p w:rsidRPr="00205D93" w:rsidR="0084366E" w:rsidP="00D0385C" w:rsidRDefault="0084366E" w14:paraId="4E020ECE" wp14:textId="77777777">
            <w:pPr>
              <w:pStyle w:val="TableHeading"/>
              <w:spacing w:before="40" w:after="40"/>
              <w:rPr>
                <w:rStyle w:val="ModernTableText"/>
                <w:noProof/>
                <w:szCs w:val="17"/>
              </w:rPr>
            </w:pPr>
            <w:r w:rsidRPr="00205D93">
              <w:rPr>
                <w:rStyle w:val="ModernTableText"/>
                <w:noProof/>
                <w:szCs w:val="17"/>
              </w:rPr>
              <w:t>Section:</w:t>
            </w:r>
          </w:p>
        </w:tc>
        <w:tc>
          <w:tcPr>
            <w:tcW w:w="1765" w:type="pct"/>
            <w:gridSpan w:val="2"/>
            <w:tcBorders>
              <w:bottom w:val="single" w:color="616161" w:sz="2" w:space="0"/>
            </w:tcBorders>
            <w:vAlign w:val="center"/>
          </w:tcPr>
          <w:p w:rsidRPr="00205D93" w:rsidR="0084366E" w:rsidP="00727E49" w:rsidRDefault="0084366E" w14:paraId="5EB90A49" wp14:textId="77777777">
            <w:pPr>
              <w:pStyle w:val="TableText1"/>
              <w:numPr>
                <w:ilvl w:val="0"/>
                <w:numId w:val="232"/>
              </w:numPr>
              <w:spacing w:before="40" w:after="40"/>
              <w:rPr>
                <w:rStyle w:val="ModernTableText"/>
                <w:szCs w:val="17"/>
              </w:rPr>
            </w:pPr>
          </w:p>
        </w:tc>
        <w:tc>
          <w:tcPr>
            <w:tcW w:w="1481" w:type="pct"/>
            <w:gridSpan w:val="3"/>
            <w:tcBorders>
              <w:bottom w:val="single" w:color="616161" w:sz="2" w:space="0"/>
            </w:tcBorders>
            <w:vAlign w:val="center"/>
          </w:tcPr>
          <w:p w:rsidRPr="00205D93" w:rsidR="0084366E" w:rsidP="00727E49" w:rsidRDefault="0084366E" w14:paraId="66DFB2A5" wp14:textId="77777777">
            <w:pPr>
              <w:pStyle w:val="TableText1"/>
              <w:numPr>
                <w:ilvl w:val="0"/>
                <w:numId w:val="232"/>
              </w:numPr>
              <w:spacing w:before="40" w:after="40"/>
              <w:rPr>
                <w:rStyle w:val="ModernTableText"/>
                <w:szCs w:val="17"/>
              </w:rPr>
            </w:pPr>
          </w:p>
        </w:tc>
        <w:tc>
          <w:tcPr>
            <w:tcW w:w="957" w:type="pct"/>
            <w:gridSpan w:val="2"/>
            <w:tcBorders>
              <w:bottom w:val="single" w:color="616161" w:sz="2" w:space="0"/>
            </w:tcBorders>
            <w:vAlign w:val="center"/>
          </w:tcPr>
          <w:p w:rsidRPr="00205D93" w:rsidR="0084366E" w:rsidP="00727E49" w:rsidRDefault="0084366E" w14:paraId="566B1958" wp14:textId="77777777">
            <w:pPr>
              <w:pStyle w:val="TableText1"/>
              <w:numPr>
                <w:ilvl w:val="0"/>
                <w:numId w:val="232"/>
              </w:numPr>
              <w:spacing w:before="40" w:after="40"/>
              <w:rPr>
                <w:rStyle w:val="ModernTableText"/>
                <w:szCs w:val="17"/>
              </w:rPr>
            </w:pPr>
          </w:p>
        </w:tc>
      </w:tr>
      <w:tr xmlns:wp14="http://schemas.microsoft.com/office/word/2010/wordml" w:rsidR="0084366E" w:rsidTr="00D0385C" w14:paraId="3CB79EC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389" w:type="pct"/>
            <w:vMerge w:val="restart"/>
            <w:vAlign w:val="center"/>
          </w:tcPr>
          <w:p w:rsidRPr="00205D93" w:rsidR="0084366E" w:rsidP="00D0385C" w:rsidRDefault="0084366E" w14:paraId="5F5665E9" wp14:textId="77777777">
            <w:pPr>
              <w:pStyle w:val="TableHeading"/>
              <w:spacing w:before="40" w:after="40"/>
              <w:rPr>
                <w:rStyle w:val="ModernTableText"/>
                <w:noProof/>
                <w:szCs w:val="17"/>
              </w:rPr>
            </w:pPr>
            <w:r w:rsidRPr="00205D93">
              <w:rPr>
                <w:rStyle w:val="ModernTableText"/>
                <w:noProof/>
                <w:szCs w:val="17"/>
              </w:rPr>
              <w:t>Total</w:t>
            </w:r>
          </w:p>
        </w:tc>
        <w:tc>
          <w:tcPr>
            <w:tcW w:w="408" w:type="pct"/>
            <w:vAlign w:val="center"/>
          </w:tcPr>
          <w:p w:rsidRPr="00205D93" w:rsidR="0084366E" w:rsidP="00D0385C" w:rsidRDefault="0084366E" w14:paraId="0ACF8529" wp14:textId="77777777">
            <w:pPr>
              <w:pStyle w:val="TableHeading"/>
              <w:spacing w:before="40" w:after="40"/>
              <w:rPr>
                <w:rStyle w:val="ModernTableText"/>
                <w:noProof/>
                <w:szCs w:val="17"/>
              </w:rPr>
            </w:pPr>
            <w:r w:rsidRPr="00205D93">
              <w:rPr>
                <w:rStyle w:val="ModernTableText"/>
                <w:noProof/>
                <w:szCs w:val="17"/>
              </w:rPr>
              <w:t>Grand:</w:t>
            </w:r>
          </w:p>
        </w:tc>
        <w:tc>
          <w:tcPr>
            <w:tcW w:w="1765" w:type="pct"/>
            <w:gridSpan w:val="2"/>
            <w:vAlign w:val="center"/>
          </w:tcPr>
          <w:p w:rsidRPr="00205D93" w:rsidR="0084366E" w:rsidP="00727E49" w:rsidRDefault="0084366E" w14:paraId="3DFB72D7" wp14:textId="77777777">
            <w:pPr>
              <w:pStyle w:val="TableText1"/>
              <w:numPr>
                <w:ilvl w:val="0"/>
                <w:numId w:val="234"/>
              </w:numPr>
              <w:spacing w:before="40" w:after="40"/>
              <w:rPr>
                <w:rStyle w:val="ModernTableText"/>
                <w:szCs w:val="17"/>
              </w:rPr>
            </w:pPr>
          </w:p>
        </w:tc>
        <w:tc>
          <w:tcPr>
            <w:tcW w:w="1481" w:type="pct"/>
            <w:gridSpan w:val="3"/>
            <w:vAlign w:val="center"/>
          </w:tcPr>
          <w:p w:rsidRPr="00205D93" w:rsidR="0084366E" w:rsidP="00727E49" w:rsidRDefault="0084366E" w14:paraId="225EE481" wp14:textId="77777777">
            <w:pPr>
              <w:pStyle w:val="TableText1"/>
              <w:numPr>
                <w:ilvl w:val="0"/>
                <w:numId w:val="234"/>
              </w:numPr>
              <w:spacing w:before="40" w:after="40"/>
              <w:rPr>
                <w:rStyle w:val="ModernTableText"/>
                <w:szCs w:val="17"/>
              </w:rPr>
            </w:pPr>
          </w:p>
        </w:tc>
        <w:tc>
          <w:tcPr>
            <w:tcW w:w="957" w:type="pct"/>
            <w:gridSpan w:val="2"/>
            <w:vAlign w:val="center"/>
          </w:tcPr>
          <w:p w:rsidRPr="00205D93" w:rsidR="0084366E" w:rsidP="00727E49" w:rsidRDefault="0084366E" w14:paraId="3A467B4F" wp14:textId="77777777">
            <w:pPr>
              <w:pStyle w:val="TableText1"/>
              <w:numPr>
                <w:ilvl w:val="0"/>
                <w:numId w:val="234"/>
              </w:numPr>
              <w:spacing w:before="40" w:after="40"/>
              <w:rPr>
                <w:rStyle w:val="ModernTableText"/>
                <w:szCs w:val="17"/>
              </w:rPr>
            </w:pPr>
          </w:p>
        </w:tc>
      </w:tr>
      <w:tr xmlns:wp14="http://schemas.microsoft.com/office/word/2010/wordml" w:rsidR="0084366E" w:rsidTr="00D0385C" w14:paraId="1DEA95E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389" w:type="pct"/>
            <w:vMerge/>
            <w:vAlign w:val="center"/>
          </w:tcPr>
          <w:p w:rsidRPr="00205D93" w:rsidR="0084366E" w:rsidP="00D0385C" w:rsidRDefault="0084366E" w14:paraId="6FC43A58" wp14:textId="77777777">
            <w:pPr>
              <w:pStyle w:val="TableHeading"/>
              <w:spacing w:before="40" w:after="40"/>
              <w:rPr>
                <w:rStyle w:val="ModernTableText"/>
                <w:noProof/>
                <w:szCs w:val="17"/>
              </w:rPr>
            </w:pPr>
          </w:p>
        </w:tc>
        <w:tc>
          <w:tcPr>
            <w:tcW w:w="408" w:type="pct"/>
            <w:vAlign w:val="center"/>
          </w:tcPr>
          <w:p w:rsidRPr="00205D93" w:rsidR="0084366E" w:rsidP="00D0385C" w:rsidRDefault="0084366E" w14:paraId="70C4E679" wp14:textId="77777777">
            <w:pPr>
              <w:pStyle w:val="TableHeading"/>
              <w:spacing w:before="40" w:after="40"/>
              <w:rPr>
                <w:rStyle w:val="ModernTableText"/>
                <w:noProof/>
                <w:szCs w:val="17"/>
              </w:rPr>
            </w:pPr>
            <w:r w:rsidRPr="00205D93">
              <w:rPr>
                <w:rStyle w:val="ModernTableText"/>
                <w:noProof/>
                <w:szCs w:val="17"/>
              </w:rPr>
              <w:t>Section:</w:t>
            </w:r>
          </w:p>
        </w:tc>
        <w:tc>
          <w:tcPr>
            <w:tcW w:w="1765" w:type="pct"/>
            <w:gridSpan w:val="2"/>
            <w:vAlign w:val="center"/>
          </w:tcPr>
          <w:p w:rsidRPr="00205D93" w:rsidR="0084366E" w:rsidP="00727E49" w:rsidRDefault="0084366E" w14:paraId="7A90292A" wp14:textId="77777777">
            <w:pPr>
              <w:pStyle w:val="TableText1"/>
              <w:numPr>
                <w:ilvl w:val="0"/>
                <w:numId w:val="235"/>
              </w:numPr>
              <w:spacing w:before="40" w:after="40"/>
              <w:rPr>
                <w:rStyle w:val="ModernTableText"/>
                <w:szCs w:val="17"/>
              </w:rPr>
            </w:pPr>
          </w:p>
        </w:tc>
        <w:tc>
          <w:tcPr>
            <w:tcW w:w="1481" w:type="pct"/>
            <w:gridSpan w:val="3"/>
            <w:vAlign w:val="center"/>
          </w:tcPr>
          <w:p w:rsidRPr="00205D93" w:rsidR="0084366E" w:rsidP="00727E49" w:rsidRDefault="0084366E" w14:paraId="1ECBA369" wp14:textId="77777777">
            <w:pPr>
              <w:pStyle w:val="TableText1"/>
              <w:numPr>
                <w:ilvl w:val="0"/>
                <w:numId w:val="235"/>
              </w:numPr>
              <w:spacing w:before="40" w:after="40"/>
              <w:rPr>
                <w:rStyle w:val="ModernTableText"/>
                <w:szCs w:val="17"/>
              </w:rPr>
            </w:pPr>
          </w:p>
        </w:tc>
        <w:tc>
          <w:tcPr>
            <w:tcW w:w="957" w:type="pct"/>
            <w:gridSpan w:val="2"/>
            <w:vAlign w:val="center"/>
          </w:tcPr>
          <w:p w:rsidRPr="00205D93" w:rsidR="0084366E" w:rsidP="00727E49" w:rsidRDefault="0084366E" w14:paraId="2E90E154" wp14:textId="77777777">
            <w:pPr>
              <w:pStyle w:val="TableText1"/>
              <w:numPr>
                <w:ilvl w:val="0"/>
                <w:numId w:val="235"/>
              </w:numPr>
              <w:spacing w:before="40" w:after="40"/>
              <w:rPr>
                <w:rStyle w:val="ModernTableText"/>
                <w:szCs w:val="17"/>
              </w:rPr>
            </w:pPr>
          </w:p>
        </w:tc>
      </w:tr>
      <w:tr xmlns:wp14="http://schemas.microsoft.com/office/word/2010/wordml" w:rsidR="0084366E" w:rsidTr="00D0385C" w14:paraId="7D2CBF4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389" w:type="pct"/>
            <w:vMerge w:val="restart"/>
            <w:vAlign w:val="center"/>
          </w:tcPr>
          <w:p w:rsidRPr="00205D93" w:rsidR="0084366E" w:rsidP="00D0385C" w:rsidRDefault="0084366E" w14:paraId="6CAEC55E" wp14:textId="77777777">
            <w:pPr>
              <w:pStyle w:val="TableHeading"/>
              <w:spacing w:before="40" w:after="40"/>
              <w:rPr>
                <w:rStyle w:val="ModernTableText"/>
                <w:noProof/>
                <w:szCs w:val="17"/>
              </w:rPr>
            </w:pPr>
            <w:r w:rsidRPr="00205D93">
              <w:rPr>
                <w:rStyle w:val="ModernTableText"/>
                <w:noProof/>
                <w:szCs w:val="17"/>
              </w:rPr>
              <w:t>Counts</w:t>
            </w:r>
          </w:p>
        </w:tc>
        <w:tc>
          <w:tcPr>
            <w:tcW w:w="408" w:type="pct"/>
            <w:vAlign w:val="center"/>
          </w:tcPr>
          <w:p w:rsidRPr="00205D93" w:rsidR="0084366E" w:rsidP="00D0385C" w:rsidRDefault="0084366E" w14:paraId="0B5AFA56" wp14:textId="77777777">
            <w:pPr>
              <w:pStyle w:val="TableHeading"/>
              <w:spacing w:before="40" w:after="40"/>
              <w:rPr>
                <w:rStyle w:val="ModernTableText"/>
                <w:noProof/>
                <w:szCs w:val="17"/>
              </w:rPr>
            </w:pPr>
            <w:r w:rsidRPr="00205D93">
              <w:rPr>
                <w:rStyle w:val="ModernTableText"/>
                <w:noProof/>
                <w:szCs w:val="17"/>
              </w:rPr>
              <w:t>Grand:</w:t>
            </w:r>
          </w:p>
        </w:tc>
        <w:tc>
          <w:tcPr>
            <w:tcW w:w="1765" w:type="pct"/>
            <w:gridSpan w:val="2"/>
            <w:vAlign w:val="center"/>
          </w:tcPr>
          <w:p w:rsidRPr="00205D93" w:rsidR="0084366E" w:rsidP="00727E49" w:rsidRDefault="0084366E" w14:paraId="1659240D" wp14:textId="77777777">
            <w:pPr>
              <w:pStyle w:val="TableText1"/>
              <w:numPr>
                <w:ilvl w:val="0"/>
                <w:numId w:val="236"/>
              </w:numPr>
              <w:spacing w:before="40" w:after="40"/>
              <w:rPr>
                <w:rStyle w:val="ModernTableText"/>
                <w:szCs w:val="17"/>
              </w:rPr>
            </w:pPr>
          </w:p>
        </w:tc>
        <w:tc>
          <w:tcPr>
            <w:tcW w:w="1481" w:type="pct"/>
            <w:gridSpan w:val="3"/>
            <w:vAlign w:val="center"/>
          </w:tcPr>
          <w:p w:rsidRPr="00205D93" w:rsidR="0084366E" w:rsidP="00727E49" w:rsidRDefault="0084366E" w14:paraId="1D012D42" wp14:textId="77777777">
            <w:pPr>
              <w:pStyle w:val="TableText1"/>
              <w:numPr>
                <w:ilvl w:val="0"/>
                <w:numId w:val="236"/>
              </w:numPr>
              <w:spacing w:before="40" w:after="40"/>
              <w:rPr>
                <w:rStyle w:val="ModernTableText"/>
                <w:szCs w:val="17"/>
              </w:rPr>
            </w:pPr>
          </w:p>
        </w:tc>
        <w:tc>
          <w:tcPr>
            <w:tcW w:w="957" w:type="pct"/>
            <w:gridSpan w:val="2"/>
            <w:vAlign w:val="center"/>
          </w:tcPr>
          <w:p w:rsidRPr="00205D93" w:rsidR="0084366E" w:rsidP="00727E49" w:rsidRDefault="0084366E" w14:paraId="0EF79826" wp14:textId="77777777">
            <w:pPr>
              <w:pStyle w:val="TableText1"/>
              <w:numPr>
                <w:ilvl w:val="0"/>
                <w:numId w:val="236"/>
              </w:numPr>
              <w:spacing w:before="40" w:after="40"/>
              <w:rPr>
                <w:rStyle w:val="ModernTableText"/>
                <w:szCs w:val="17"/>
              </w:rPr>
            </w:pPr>
          </w:p>
        </w:tc>
      </w:tr>
      <w:tr xmlns:wp14="http://schemas.microsoft.com/office/word/2010/wordml" w:rsidR="0084366E" w:rsidTr="00D0385C" w14:paraId="1507130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389" w:type="pct"/>
            <w:vMerge/>
            <w:vAlign w:val="center"/>
          </w:tcPr>
          <w:p w:rsidRPr="00205D93" w:rsidR="0084366E" w:rsidP="00D0385C" w:rsidRDefault="0084366E" w14:paraId="6783A9DD" wp14:textId="77777777">
            <w:pPr>
              <w:pStyle w:val="TableHeading"/>
              <w:spacing w:before="40" w:after="40"/>
              <w:rPr>
                <w:rStyle w:val="ModernTableText"/>
                <w:noProof/>
                <w:color w:val="FF0000"/>
                <w:szCs w:val="17"/>
              </w:rPr>
            </w:pPr>
          </w:p>
        </w:tc>
        <w:tc>
          <w:tcPr>
            <w:tcW w:w="408" w:type="pct"/>
            <w:vAlign w:val="center"/>
          </w:tcPr>
          <w:p w:rsidRPr="00205D93" w:rsidR="0084366E" w:rsidP="00D0385C" w:rsidRDefault="0084366E" w14:paraId="09AEEE2E" wp14:textId="77777777">
            <w:pPr>
              <w:pStyle w:val="TableHeading"/>
              <w:spacing w:before="40" w:after="40"/>
              <w:rPr>
                <w:rStyle w:val="ModernTableText"/>
                <w:noProof/>
                <w:szCs w:val="17"/>
              </w:rPr>
            </w:pPr>
            <w:r w:rsidRPr="00205D93">
              <w:rPr>
                <w:rStyle w:val="ModernTableText"/>
                <w:noProof/>
                <w:szCs w:val="17"/>
              </w:rPr>
              <w:t>Section:</w:t>
            </w:r>
          </w:p>
        </w:tc>
        <w:tc>
          <w:tcPr>
            <w:tcW w:w="1765" w:type="pct"/>
            <w:gridSpan w:val="2"/>
            <w:vAlign w:val="center"/>
          </w:tcPr>
          <w:p w:rsidRPr="00205D93" w:rsidR="0084366E" w:rsidP="00727E49" w:rsidRDefault="0084366E" w14:paraId="11BDC3CA" wp14:textId="77777777">
            <w:pPr>
              <w:pStyle w:val="TableText1"/>
              <w:numPr>
                <w:ilvl w:val="0"/>
                <w:numId w:val="237"/>
              </w:numPr>
              <w:spacing w:before="40" w:after="40"/>
              <w:rPr>
                <w:rStyle w:val="ModernTableText"/>
                <w:szCs w:val="17"/>
              </w:rPr>
            </w:pPr>
          </w:p>
        </w:tc>
        <w:tc>
          <w:tcPr>
            <w:tcW w:w="1481" w:type="pct"/>
            <w:gridSpan w:val="3"/>
            <w:vAlign w:val="center"/>
          </w:tcPr>
          <w:p w:rsidRPr="00205D93" w:rsidR="0084366E" w:rsidP="00727E49" w:rsidRDefault="0084366E" w14:paraId="60C36AE4" wp14:textId="77777777">
            <w:pPr>
              <w:pStyle w:val="TableText1"/>
              <w:numPr>
                <w:ilvl w:val="0"/>
                <w:numId w:val="237"/>
              </w:numPr>
              <w:spacing w:before="40" w:after="40"/>
              <w:rPr>
                <w:rStyle w:val="ModernTableText"/>
                <w:szCs w:val="17"/>
              </w:rPr>
            </w:pPr>
          </w:p>
        </w:tc>
        <w:tc>
          <w:tcPr>
            <w:tcW w:w="957" w:type="pct"/>
            <w:gridSpan w:val="2"/>
            <w:vAlign w:val="center"/>
          </w:tcPr>
          <w:p w:rsidRPr="00205D93" w:rsidR="0084366E" w:rsidP="00727E49" w:rsidRDefault="0084366E" w14:paraId="2F2221F0" wp14:textId="77777777">
            <w:pPr>
              <w:pStyle w:val="TableText1"/>
              <w:numPr>
                <w:ilvl w:val="0"/>
                <w:numId w:val="237"/>
              </w:numPr>
              <w:spacing w:before="40" w:after="40"/>
              <w:rPr>
                <w:rStyle w:val="ModernTableText"/>
                <w:szCs w:val="17"/>
              </w:rPr>
            </w:pPr>
          </w:p>
        </w:tc>
      </w:tr>
      <w:tr xmlns:wp14="http://schemas.microsoft.com/office/word/2010/wordml" w:rsidR="0084366E" w:rsidTr="00D0385C" w14:paraId="23A001D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9"/>
            <w:tcBorders>
              <w:top w:val="single" w:color="616161" w:sz="2" w:space="0"/>
              <w:left w:val="single" w:color="616161" w:sz="2" w:space="0"/>
              <w:bottom w:val="single" w:color="616161" w:sz="2" w:space="0"/>
              <w:right w:val="single" w:color="616161" w:sz="2" w:space="0"/>
            </w:tcBorders>
            <w:shd w:val="clear" w:color="auto" w:fill="191919"/>
            <w:vAlign w:val="center"/>
          </w:tcPr>
          <w:p w:rsidR="0084366E" w:rsidP="00D0385C" w:rsidRDefault="0084366E" w14:paraId="7A573ECD" wp14:textId="77777777">
            <w:pPr>
              <w:pStyle w:val="ModernBodyText"/>
              <w:keepN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84366E" w:rsidTr="00D0385C" w14:paraId="5A90E6C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10"/>
          <w:jc w:val="center"/>
        </w:trPr>
        <w:tc>
          <w:tcPr>
            <w:tcW w:w="797" w:type="pct"/>
            <w:gridSpan w:val="2"/>
          </w:tcPr>
          <w:p w:rsidRPr="00205D93" w:rsidR="0084366E" w:rsidP="00D0385C" w:rsidRDefault="0084366E" w14:paraId="433E3975" wp14:textId="77777777">
            <w:pPr>
              <w:pStyle w:val="TableHeading"/>
              <w:spacing w:before="40" w:after="40"/>
              <w:rPr>
                <w:rStyle w:val="ModernTableText"/>
                <w:noProof/>
                <w:szCs w:val="17"/>
              </w:rPr>
            </w:pPr>
            <w:r w:rsidRPr="00205D93">
              <w:rPr>
                <w:rStyle w:val="ModernTableText"/>
                <w:noProof/>
                <w:szCs w:val="17"/>
              </w:rPr>
              <w:t>Report Output Format:</w:t>
            </w:r>
          </w:p>
        </w:tc>
        <w:tc>
          <w:tcPr>
            <w:tcW w:w="4203" w:type="pct"/>
            <w:gridSpan w:val="7"/>
            <w:vAlign w:val="center"/>
          </w:tcPr>
          <w:p w:rsidRPr="00DF6897" w:rsidR="0084366E" w:rsidP="00D0385C" w:rsidRDefault="0084366E" w14:paraId="5C4B15AF" wp14:textId="77777777">
            <w:pPr>
              <w:pStyle w:val="TableText1"/>
              <w:spacing w:before="40" w:after="40"/>
              <w:rPr>
                <w:rStyle w:val="ModernTableText"/>
                <w:noProof/>
                <w:szCs w:val="17"/>
                <w:highlight w:val="yellow"/>
              </w:rPr>
            </w:pPr>
            <w:r w:rsidRPr="00A31DB4">
              <w:rPr>
                <w:rStyle w:val="ModernTableText"/>
                <w:rFonts w:ascii="Wingdings 2" w:hAnsi="Wingdings 2" w:eastAsia="Wingdings 2" w:cs="Wingdings 2"/>
                <w:noProof/>
                <w:szCs w:val="23"/>
              </w:rPr>
              <w:t>£</w:t>
            </w:r>
            <w:r w:rsidRPr="00A31DB4">
              <w:rPr>
                <w:rStyle w:val="ModernTableText"/>
                <w:noProof/>
                <w:szCs w:val="17"/>
              </w:rPr>
              <w:t xml:space="preserve"> PDF (preferred)                       </w:t>
            </w:r>
            <w:r w:rsidRPr="00A31DB4">
              <w:rPr>
                <w:rStyle w:val="ModernTableText"/>
                <w:rFonts w:ascii="Wingdings 2" w:hAnsi="Wingdings 2" w:eastAsia="Wingdings 2" w:cs="Wingdings 2"/>
                <w:noProof/>
                <w:szCs w:val="23"/>
              </w:rPr>
              <w:t>£</w:t>
            </w:r>
            <w:r w:rsidRPr="002177F2">
              <w:rPr>
                <w:rStyle w:val="ModernTableText"/>
                <w:noProof/>
                <w:szCs w:val="17"/>
              </w:rPr>
              <w:t xml:space="preserve">HTML                             </w:t>
            </w:r>
            <w:r w:rsidRPr="002177F2">
              <w:rPr>
                <w:rStyle w:val="ModernTableText"/>
                <w:rFonts w:ascii="Wingdings" w:hAnsi="Wingdings" w:eastAsia="Wingdings" w:cs="Wingdings"/>
                <w:noProof/>
                <w:szCs w:val="23"/>
              </w:rPr>
              <w:t>þ</w:t>
            </w:r>
            <w:r w:rsidRPr="002177F2">
              <w:rPr>
                <w:rStyle w:val="ModernTableText"/>
                <w:noProof/>
                <w:szCs w:val="17"/>
              </w:rPr>
              <w:t xml:space="preserve"> Excel 200</w:t>
            </w:r>
            <w:r>
              <w:rPr>
                <w:rStyle w:val="ModernTableText"/>
                <w:noProof/>
                <w:szCs w:val="17"/>
              </w:rPr>
              <w:t>7</w:t>
            </w:r>
            <w:r w:rsidRPr="00A31DB4">
              <w:rPr>
                <w:rStyle w:val="ModernTableText"/>
                <w:noProof/>
                <w:szCs w:val="17"/>
              </w:rPr>
              <w:t xml:space="preserve">                       </w:t>
            </w:r>
            <w:r w:rsidRPr="00A31DB4">
              <w:rPr>
                <w:rStyle w:val="ModernTableText"/>
                <w:rFonts w:ascii="Wingdings 2" w:hAnsi="Wingdings 2" w:eastAsia="Wingdings 2" w:cs="Wingdings 2"/>
                <w:noProof/>
                <w:szCs w:val="23"/>
              </w:rPr>
              <w:t>£</w:t>
            </w:r>
            <w:r w:rsidRPr="00A31DB4">
              <w:rPr>
                <w:rStyle w:val="ModernTableText"/>
                <w:noProof/>
                <w:szCs w:val="17"/>
              </w:rPr>
              <w:t xml:space="preserve"> Excel   2002                         </w:t>
            </w:r>
            <w:r w:rsidRPr="00A31DB4">
              <w:rPr>
                <w:rStyle w:val="ModernTableText"/>
                <w:rFonts w:ascii="Wingdings 2" w:hAnsi="Wingdings 2" w:eastAsia="Wingdings 2" w:cs="Wingdings 2"/>
                <w:noProof/>
                <w:szCs w:val="23"/>
              </w:rPr>
              <w:t>£</w:t>
            </w:r>
            <w:r w:rsidRPr="00A31DB4">
              <w:rPr>
                <w:rStyle w:val="ModernTableText"/>
                <w:noProof/>
                <w:szCs w:val="17"/>
              </w:rPr>
              <w:t xml:space="preserve"> Text CSV Format</w:t>
            </w:r>
          </w:p>
        </w:tc>
      </w:tr>
      <w:tr xmlns:wp14="http://schemas.microsoft.com/office/word/2010/wordml" w:rsidR="0084366E" w:rsidTr="00D0385C" w14:paraId="683AC72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797" w:type="pct"/>
            <w:gridSpan w:val="2"/>
          </w:tcPr>
          <w:p w:rsidRPr="00205D93" w:rsidR="0084366E" w:rsidP="00D0385C" w:rsidRDefault="0084366E" w14:paraId="1F317EA1" wp14:textId="77777777">
            <w:pPr>
              <w:pStyle w:val="TableHeading"/>
              <w:spacing w:before="40" w:after="40"/>
              <w:rPr>
                <w:rStyle w:val="ModernTableText"/>
                <w:noProof/>
                <w:szCs w:val="17"/>
              </w:rPr>
            </w:pPr>
            <w:r w:rsidRPr="00205D93">
              <w:rPr>
                <w:rStyle w:val="ModernTableText"/>
                <w:noProof/>
                <w:szCs w:val="17"/>
              </w:rPr>
              <w:t>Reporting Portal:</w:t>
            </w:r>
          </w:p>
        </w:tc>
        <w:tc>
          <w:tcPr>
            <w:tcW w:w="4203" w:type="pct"/>
            <w:gridSpan w:val="7"/>
            <w:vAlign w:val="center"/>
          </w:tcPr>
          <w:p w:rsidRPr="00DF6897" w:rsidR="0084366E" w:rsidP="00D0385C" w:rsidRDefault="0084366E" w14:paraId="6CA1C335" wp14:textId="77777777">
            <w:pPr>
              <w:pStyle w:val="TableText1"/>
              <w:spacing w:before="40" w:after="40"/>
              <w:rPr>
                <w:rStyle w:val="ModernTableText"/>
                <w:noProof/>
                <w:szCs w:val="17"/>
                <w:highlight w:val="yellow"/>
              </w:rPr>
            </w:pPr>
            <w:r w:rsidRPr="00A31DB4">
              <w:rPr>
                <w:rStyle w:val="ModernTableText"/>
                <w:rFonts w:ascii="Wingdings 2" w:hAnsi="Wingdings 2" w:eastAsia="Wingdings 2" w:cs="Wingdings 2"/>
                <w:noProof/>
                <w:szCs w:val="23"/>
              </w:rPr>
              <w:t>£</w:t>
            </w:r>
            <w:r w:rsidRPr="00A31DB4">
              <w:rPr>
                <w:rStyle w:val="ModernTableText"/>
                <w:noProof/>
                <w:szCs w:val="17"/>
              </w:rPr>
              <w:t xml:space="preserve"> Web Portal                                </w:t>
            </w:r>
            <w:r w:rsidRPr="00A31DB4">
              <w:rPr>
                <w:rStyle w:val="ModernTableText"/>
                <w:rFonts w:ascii="Wingdings" w:hAnsi="Wingdings" w:eastAsia="Wingdings" w:cs="Wingdings"/>
                <w:noProof/>
                <w:szCs w:val="23"/>
              </w:rPr>
              <w:t>þ</w:t>
            </w:r>
            <w:r w:rsidRPr="00A31DB4">
              <w:rPr>
                <w:rStyle w:val="ModernTableText"/>
                <w:noProof/>
                <w:szCs w:val="17"/>
              </w:rPr>
              <w:t xml:space="preserve"> EDMS                            </w:t>
            </w:r>
            <w:r w:rsidRPr="00A31DB4">
              <w:rPr>
                <w:rStyle w:val="ModernTableText"/>
                <w:rFonts w:ascii="Wingdings 2" w:hAnsi="Wingdings 2" w:eastAsia="Wingdings 2" w:cs="Wingdings 2"/>
                <w:noProof/>
                <w:szCs w:val="23"/>
              </w:rPr>
              <w:t>£</w:t>
            </w:r>
            <w:r w:rsidRPr="00A31DB4">
              <w:rPr>
                <w:rStyle w:val="ModernTableText"/>
                <w:noProof/>
                <w:szCs w:val="23"/>
              </w:rPr>
              <w:t xml:space="preserve"> </w:t>
            </w:r>
            <w:r w:rsidRPr="00A31DB4">
              <w:rPr>
                <w:rStyle w:val="ModernTableText"/>
                <w:noProof/>
                <w:szCs w:val="17"/>
              </w:rPr>
              <w:t xml:space="preserve">Email Link     </w:t>
            </w:r>
            <w:r w:rsidRPr="00DF6897">
              <w:rPr>
                <w:rStyle w:val="ModernTableText"/>
                <w:noProof/>
                <w:szCs w:val="17"/>
                <w:highlight w:val="yellow"/>
              </w:rPr>
              <w:t xml:space="preserve">                 </w:t>
            </w:r>
          </w:p>
        </w:tc>
      </w:tr>
      <w:tr xmlns:wp14="http://schemas.microsoft.com/office/word/2010/wordml" w:rsidR="0084366E" w:rsidTr="00D0385C" w14:paraId="4C6DD6B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797" w:type="pct"/>
            <w:gridSpan w:val="2"/>
            <w:vMerge w:val="restart"/>
            <w:vAlign w:val="center"/>
          </w:tcPr>
          <w:p w:rsidRPr="00205D93" w:rsidR="0084366E" w:rsidP="00D0385C" w:rsidRDefault="0084366E" w14:paraId="76556991" wp14:textId="77777777">
            <w:pPr>
              <w:pStyle w:val="TableHeading"/>
              <w:spacing w:before="40" w:after="40"/>
              <w:rPr>
                <w:rStyle w:val="ModernTableText"/>
                <w:noProof/>
                <w:szCs w:val="17"/>
              </w:rPr>
            </w:pPr>
            <w:r w:rsidRPr="00205D93">
              <w:rPr>
                <w:rStyle w:val="ModernTableText"/>
                <w:noProof/>
                <w:szCs w:val="17"/>
              </w:rPr>
              <w:t>Report Output Distribution Group(s):</w:t>
            </w:r>
          </w:p>
        </w:tc>
        <w:tc>
          <w:tcPr>
            <w:tcW w:w="1765" w:type="pct"/>
            <w:gridSpan w:val="2"/>
            <w:vMerge w:val="restart"/>
          </w:tcPr>
          <w:p w:rsidRPr="00205D93" w:rsidR="0084366E" w:rsidP="00D0385C" w:rsidRDefault="0084366E" w14:paraId="2E0D5875"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No</w:t>
            </w:r>
          </w:p>
          <w:p w:rsidRPr="00205D93" w:rsidR="0084366E" w:rsidP="00D0385C" w:rsidRDefault="0084366E" w14:paraId="1D43210B"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Yes (if yes, complete distribution list)</w:t>
            </w:r>
          </w:p>
        </w:tc>
        <w:tc>
          <w:tcPr>
            <w:tcW w:w="2438" w:type="pct"/>
            <w:gridSpan w:val="5"/>
            <w:tcBorders>
              <w:top w:val="single" w:color="616161" w:sz="4" w:space="0"/>
            </w:tcBorders>
            <w:vAlign w:val="center"/>
          </w:tcPr>
          <w:p w:rsidRPr="00205D93" w:rsidR="0084366E" w:rsidP="00D0385C" w:rsidRDefault="0084366E" w14:paraId="1A47680E" wp14:textId="77777777">
            <w:pPr>
              <w:pStyle w:val="TableText1"/>
              <w:spacing w:before="40" w:after="40"/>
              <w:rPr>
                <w:rStyle w:val="ModernTableText"/>
                <w:b/>
                <w:bCs/>
                <w:szCs w:val="17"/>
              </w:rPr>
            </w:pPr>
            <w:r w:rsidRPr="00205D93">
              <w:rPr>
                <w:rStyle w:val="ModernTableText"/>
                <w:b/>
                <w:bCs/>
                <w:szCs w:val="17"/>
              </w:rPr>
              <w:t>Output Distribution Group List</w:t>
            </w:r>
          </w:p>
        </w:tc>
      </w:tr>
      <w:tr xmlns:wp14="http://schemas.microsoft.com/office/word/2010/wordml" w:rsidR="0084366E" w:rsidTr="00D0385C" w14:paraId="62016A8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797" w:type="pct"/>
            <w:gridSpan w:val="2"/>
            <w:vMerge/>
          </w:tcPr>
          <w:p w:rsidRPr="00205D93" w:rsidR="0084366E" w:rsidP="00D0385C" w:rsidRDefault="0084366E" w14:paraId="7C4C54D1" wp14:textId="77777777">
            <w:pPr>
              <w:pStyle w:val="TableHeading"/>
              <w:spacing w:before="40" w:after="40"/>
              <w:rPr>
                <w:rStyle w:val="ModernTableText"/>
                <w:szCs w:val="17"/>
              </w:rPr>
            </w:pPr>
          </w:p>
        </w:tc>
        <w:tc>
          <w:tcPr>
            <w:tcW w:w="1765" w:type="pct"/>
            <w:gridSpan w:val="2"/>
            <w:vMerge/>
          </w:tcPr>
          <w:p w:rsidRPr="00205D93" w:rsidR="0084366E" w:rsidP="00D0385C" w:rsidRDefault="0084366E" w14:paraId="41FB58C8" wp14:textId="77777777">
            <w:pPr>
              <w:pStyle w:val="TableText1"/>
              <w:spacing w:before="40" w:after="40"/>
              <w:rPr>
                <w:rStyle w:val="ModernTableText"/>
                <w:szCs w:val="17"/>
              </w:rPr>
            </w:pPr>
          </w:p>
        </w:tc>
        <w:tc>
          <w:tcPr>
            <w:tcW w:w="1481" w:type="pct"/>
            <w:gridSpan w:val="3"/>
            <w:vAlign w:val="center"/>
          </w:tcPr>
          <w:p w:rsidRPr="00205D93" w:rsidR="0084366E" w:rsidP="00727E49" w:rsidRDefault="0084366E" w14:paraId="2803D369" wp14:textId="77777777">
            <w:pPr>
              <w:pStyle w:val="TableText1"/>
              <w:numPr>
                <w:ilvl w:val="0"/>
                <w:numId w:val="233"/>
              </w:numPr>
              <w:spacing w:before="40" w:after="40"/>
              <w:rPr>
                <w:rStyle w:val="ModernTableText"/>
                <w:szCs w:val="17"/>
                <w:u w:val="single"/>
              </w:rPr>
            </w:pPr>
          </w:p>
        </w:tc>
        <w:tc>
          <w:tcPr>
            <w:tcW w:w="957" w:type="pct"/>
            <w:gridSpan w:val="2"/>
            <w:vAlign w:val="center"/>
          </w:tcPr>
          <w:p w:rsidRPr="00205D93" w:rsidR="0084366E" w:rsidP="00727E49" w:rsidRDefault="0084366E" w14:paraId="484CC189" wp14:textId="77777777">
            <w:pPr>
              <w:pStyle w:val="TableText1"/>
              <w:numPr>
                <w:ilvl w:val="0"/>
                <w:numId w:val="233"/>
              </w:numPr>
              <w:spacing w:before="40" w:after="40"/>
              <w:rPr>
                <w:rStyle w:val="ModernTableText"/>
                <w:szCs w:val="17"/>
              </w:rPr>
            </w:pPr>
          </w:p>
        </w:tc>
      </w:tr>
      <w:tr xmlns:wp14="http://schemas.microsoft.com/office/word/2010/wordml" w:rsidR="0084366E" w:rsidTr="00D0385C" w14:paraId="0FD5E3A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797" w:type="pct"/>
            <w:gridSpan w:val="2"/>
            <w:vMerge/>
          </w:tcPr>
          <w:p w:rsidRPr="00205D93" w:rsidR="0084366E" w:rsidP="00D0385C" w:rsidRDefault="0084366E" w14:paraId="503DED6F" wp14:textId="77777777">
            <w:pPr>
              <w:pStyle w:val="TableHeading"/>
              <w:spacing w:before="40" w:after="40"/>
              <w:rPr>
                <w:rStyle w:val="ModernTableText"/>
                <w:szCs w:val="17"/>
              </w:rPr>
            </w:pPr>
          </w:p>
        </w:tc>
        <w:tc>
          <w:tcPr>
            <w:tcW w:w="1765" w:type="pct"/>
            <w:gridSpan w:val="2"/>
            <w:vMerge/>
            <w:vAlign w:val="center"/>
          </w:tcPr>
          <w:p w:rsidRPr="00205D93" w:rsidR="0084366E" w:rsidP="00D0385C" w:rsidRDefault="0084366E" w14:paraId="23DD2F65" wp14:textId="77777777">
            <w:pPr>
              <w:pStyle w:val="TableText1"/>
              <w:spacing w:before="40" w:after="40"/>
              <w:rPr>
                <w:rStyle w:val="ModernTableText"/>
                <w:szCs w:val="17"/>
              </w:rPr>
            </w:pPr>
          </w:p>
        </w:tc>
        <w:tc>
          <w:tcPr>
            <w:tcW w:w="1481" w:type="pct"/>
            <w:gridSpan w:val="3"/>
            <w:vAlign w:val="center"/>
          </w:tcPr>
          <w:p w:rsidRPr="00205D93" w:rsidR="0084366E" w:rsidP="00727E49" w:rsidRDefault="0084366E" w14:paraId="61D280DC" wp14:textId="77777777">
            <w:pPr>
              <w:pStyle w:val="TableText1"/>
              <w:numPr>
                <w:ilvl w:val="0"/>
                <w:numId w:val="233"/>
              </w:numPr>
              <w:spacing w:before="40" w:after="40"/>
              <w:rPr>
                <w:rStyle w:val="ModernTableText"/>
                <w:szCs w:val="17"/>
                <w:u w:val="single"/>
              </w:rPr>
            </w:pPr>
          </w:p>
        </w:tc>
        <w:tc>
          <w:tcPr>
            <w:tcW w:w="957" w:type="pct"/>
            <w:gridSpan w:val="2"/>
            <w:vAlign w:val="center"/>
          </w:tcPr>
          <w:p w:rsidRPr="00205D93" w:rsidR="0084366E" w:rsidP="00727E49" w:rsidRDefault="0084366E" w14:paraId="779A11C6" wp14:textId="77777777">
            <w:pPr>
              <w:pStyle w:val="TableText1"/>
              <w:numPr>
                <w:ilvl w:val="0"/>
                <w:numId w:val="233"/>
              </w:numPr>
              <w:spacing w:before="40" w:after="40"/>
              <w:rPr>
                <w:rStyle w:val="ModernTableText"/>
                <w:szCs w:val="17"/>
              </w:rPr>
            </w:pPr>
          </w:p>
        </w:tc>
      </w:tr>
      <w:tr xmlns:wp14="http://schemas.microsoft.com/office/word/2010/wordml" w:rsidR="0084366E" w:rsidTr="00D0385C" w14:paraId="28D0C42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797" w:type="pct"/>
            <w:gridSpan w:val="2"/>
            <w:vMerge/>
          </w:tcPr>
          <w:p w:rsidRPr="00205D93" w:rsidR="0084366E" w:rsidP="00D0385C" w:rsidRDefault="0084366E" w14:paraId="02272E2C" wp14:textId="77777777">
            <w:pPr>
              <w:pStyle w:val="TableHeading"/>
              <w:spacing w:before="40" w:after="40"/>
              <w:rPr>
                <w:rStyle w:val="ModernTableText"/>
                <w:szCs w:val="17"/>
              </w:rPr>
            </w:pPr>
          </w:p>
        </w:tc>
        <w:tc>
          <w:tcPr>
            <w:tcW w:w="1765" w:type="pct"/>
            <w:gridSpan w:val="2"/>
            <w:vMerge/>
            <w:vAlign w:val="center"/>
          </w:tcPr>
          <w:p w:rsidRPr="00205D93" w:rsidR="0084366E" w:rsidP="00D0385C" w:rsidRDefault="0084366E" w14:paraId="67BC47F1" wp14:textId="77777777">
            <w:pPr>
              <w:pStyle w:val="TableText1"/>
              <w:spacing w:before="40" w:after="40"/>
              <w:rPr>
                <w:rStyle w:val="ModernTableText"/>
                <w:szCs w:val="17"/>
              </w:rPr>
            </w:pPr>
          </w:p>
        </w:tc>
        <w:tc>
          <w:tcPr>
            <w:tcW w:w="1481" w:type="pct"/>
            <w:gridSpan w:val="3"/>
            <w:vAlign w:val="center"/>
          </w:tcPr>
          <w:p w:rsidRPr="00205D93" w:rsidR="0084366E" w:rsidP="00727E49" w:rsidRDefault="0084366E" w14:paraId="421C5F19" wp14:textId="77777777">
            <w:pPr>
              <w:pStyle w:val="TableText1"/>
              <w:numPr>
                <w:ilvl w:val="0"/>
                <w:numId w:val="233"/>
              </w:numPr>
              <w:spacing w:before="40" w:after="40"/>
              <w:rPr>
                <w:rStyle w:val="ModernTableText"/>
                <w:szCs w:val="17"/>
                <w:u w:val="single"/>
              </w:rPr>
            </w:pPr>
          </w:p>
        </w:tc>
        <w:tc>
          <w:tcPr>
            <w:tcW w:w="957" w:type="pct"/>
            <w:gridSpan w:val="2"/>
            <w:vAlign w:val="center"/>
          </w:tcPr>
          <w:p w:rsidRPr="00205D93" w:rsidR="0084366E" w:rsidP="00727E49" w:rsidRDefault="0084366E" w14:paraId="2A6F52D7" wp14:textId="77777777">
            <w:pPr>
              <w:pStyle w:val="TableText1"/>
              <w:numPr>
                <w:ilvl w:val="0"/>
                <w:numId w:val="233"/>
              </w:numPr>
              <w:spacing w:before="40" w:after="40"/>
              <w:rPr>
                <w:rStyle w:val="ModernTableText"/>
                <w:szCs w:val="17"/>
              </w:rPr>
            </w:pPr>
          </w:p>
        </w:tc>
      </w:tr>
      <w:tr xmlns:wp14="http://schemas.microsoft.com/office/word/2010/wordml" w:rsidR="0084366E" w:rsidTr="00D0385C" w14:paraId="25EB690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9"/>
            <w:tcBorders>
              <w:top w:val="single" w:color="616161" w:sz="2" w:space="0"/>
              <w:left w:val="single" w:color="616161" w:sz="2" w:space="0"/>
              <w:bottom w:val="single" w:color="616161" w:sz="2" w:space="0"/>
              <w:right w:val="single" w:color="616161" w:sz="2" w:space="0"/>
            </w:tcBorders>
            <w:shd w:val="clear" w:color="auto" w:fill="191919"/>
            <w:vAlign w:val="center"/>
          </w:tcPr>
          <w:p w:rsidRPr="00205D93" w:rsidR="0084366E" w:rsidP="00D0385C" w:rsidRDefault="0084366E" w14:paraId="5792CD8B" wp14:textId="77777777">
            <w:pPr>
              <w:pStyle w:val="ModernBodyText"/>
              <w:spacing w:before="40" w:after="40"/>
              <w:jc w:val="center"/>
              <w:rPr>
                <w:rStyle w:val="Modern2nd-levelTableheader"/>
                <w:sz w:val="18"/>
                <w:szCs w:val="21"/>
              </w:rPr>
            </w:pPr>
            <w:r w:rsidRPr="00205D93">
              <w:rPr>
                <w:rStyle w:val="Modern2nd-levelTableheader"/>
                <w:sz w:val="18"/>
                <w:szCs w:val="21"/>
              </w:rPr>
              <w:t>Report Retention</w:t>
            </w:r>
          </w:p>
        </w:tc>
      </w:tr>
      <w:tr xmlns:wp14="http://schemas.microsoft.com/office/word/2010/wordml" w:rsidR="0084366E" w:rsidTr="00D0385C" w14:paraId="5D15C16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797" w:type="pct"/>
            <w:gridSpan w:val="2"/>
            <w:tcBorders>
              <w:top w:val="single" w:color="616161" w:sz="2" w:space="0"/>
              <w:left w:val="single" w:color="616161" w:sz="2" w:space="0"/>
              <w:right w:val="single" w:color="616161" w:sz="2" w:space="0"/>
            </w:tcBorders>
            <w:vAlign w:val="center"/>
          </w:tcPr>
          <w:p w:rsidRPr="00205D93" w:rsidR="0084366E" w:rsidP="00D0385C" w:rsidRDefault="0084366E" w14:paraId="3FFD9A6C" wp14:textId="77777777">
            <w:pPr>
              <w:pStyle w:val="ModernBodyText"/>
              <w:spacing w:before="40" w:after="40"/>
              <w:rPr>
                <w:rStyle w:val="Modern2nd-levelTableheader"/>
                <w:noProof/>
                <w:sz w:val="18"/>
                <w:szCs w:val="17"/>
              </w:rPr>
            </w:pPr>
            <w:r w:rsidRPr="00205D93">
              <w:rPr>
                <w:rStyle w:val="Modern2nd-levelTableheader"/>
                <w:noProof/>
                <w:sz w:val="18"/>
                <w:szCs w:val="17"/>
              </w:rPr>
              <w:t>Report Retention Type:</w:t>
            </w:r>
          </w:p>
        </w:tc>
        <w:tc>
          <w:tcPr>
            <w:tcW w:w="4203" w:type="pct"/>
            <w:gridSpan w:val="7"/>
            <w:tcBorders>
              <w:top w:val="single" w:color="616161" w:sz="2" w:space="0"/>
              <w:left w:val="single" w:color="616161" w:sz="2" w:space="0"/>
              <w:bottom w:val="single" w:color="616161" w:sz="2" w:space="0"/>
              <w:right w:val="single" w:color="616161" w:sz="2" w:space="0"/>
            </w:tcBorders>
            <w:vAlign w:val="center"/>
          </w:tcPr>
          <w:p w:rsidRPr="00205D93" w:rsidR="0084366E" w:rsidP="00D0385C" w:rsidRDefault="0084366E" w14:paraId="6A42E879" wp14:textId="77777777">
            <w:pPr>
              <w:pStyle w:val="TableText1"/>
              <w:spacing w:before="40" w:after="40"/>
              <w:rPr>
                <w:rStyle w:val="ModernTableText"/>
                <w:noProof/>
                <w:szCs w:val="17"/>
              </w:rPr>
            </w:pPr>
            <w:r w:rsidRPr="00DF6897">
              <w:rPr>
                <w:rStyle w:val="ModernTableText"/>
                <w:rFonts w:ascii="Wingdings 2" w:hAnsi="Wingdings 2" w:eastAsia="Wingdings 2" w:cs="Wingdings 2"/>
                <w:noProof/>
                <w:szCs w:val="23"/>
              </w:rPr>
              <w:t>£</w:t>
            </w:r>
            <w:r w:rsidRPr="00DF6897">
              <w:rPr>
                <w:rStyle w:val="ModernTableText"/>
                <w:noProof/>
                <w:szCs w:val="17"/>
              </w:rPr>
              <w:t xml:space="preserve"> Cognos                                    </w:t>
            </w:r>
            <w:r w:rsidRPr="00DF6897">
              <w:rPr>
                <w:rStyle w:val="ModernTableText"/>
                <w:rFonts w:ascii="Wingdings" w:hAnsi="Wingdings" w:eastAsia="Wingdings" w:cs="Wingdings"/>
                <w:noProof/>
                <w:szCs w:val="23"/>
              </w:rPr>
              <w:t>þ</w:t>
            </w:r>
            <w:r w:rsidRPr="00DF6897">
              <w:rPr>
                <w:rStyle w:val="ModernTableText"/>
                <w:noProof/>
                <w:szCs w:val="17"/>
              </w:rPr>
              <w:t xml:space="preserve"> EDMS</w:t>
            </w:r>
          </w:p>
        </w:tc>
      </w:tr>
      <w:tr xmlns:wp14="http://schemas.microsoft.com/office/word/2010/wordml" w:rsidR="0084366E" w:rsidTr="00D0385C" w14:paraId="304DF7B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797" w:type="pct"/>
            <w:gridSpan w:val="2"/>
            <w:tcBorders>
              <w:top w:val="single" w:color="616161" w:sz="2" w:space="0"/>
              <w:left w:val="single" w:color="616161" w:sz="2" w:space="0"/>
              <w:right w:val="single" w:color="616161" w:sz="2" w:space="0"/>
            </w:tcBorders>
            <w:vAlign w:val="center"/>
          </w:tcPr>
          <w:p w:rsidRPr="00205D93" w:rsidR="0084366E" w:rsidP="00D0385C" w:rsidRDefault="0084366E" w14:paraId="594094E0" wp14:textId="77777777">
            <w:pPr>
              <w:pStyle w:val="ModernBodyText"/>
              <w:spacing w:before="40" w:after="40"/>
              <w:rPr>
                <w:rStyle w:val="Modern2nd-levelTableheader"/>
                <w:noProof/>
                <w:sz w:val="18"/>
                <w:szCs w:val="17"/>
              </w:rPr>
            </w:pPr>
            <w:r w:rsidRPr="00205D93">
              <w:rPr>
                <w:rStyle w:val="Modern2nd-levelTableheader"/>
                <w:noProof/>
                <w:sz w:val="18"/>
                <w:szCs w:val="17"/>
              </w:rPr>
              <w:t>Report Output Versions:</w:t>
            </w:r>
          </w:p>
        </w:tc>
        <w:tc>
          <w:tcPr>
            <w:tcW w:w="1765" w:type="pct"/>
            <w:gridSpan w:val="2"/>
            <w:tcBorders>
              <w:top w:val="single" w:color="616161" w:sz="2" w:space="0"/>
              <w:left w:val="single" w:color="616161" w:sz="2" w:space="0"/>
              <w:bottom w:val="single" w:color="616161" w:sz="2" w:space="0"/>
              <w:right w:val="single" w:color="616161" w:sz="2" w:space="0"/>
            </w:tcBorders>
            <w:vAlign w:val="center"/>
          </w:tcPr>
          <w:p w:rsidRPr="00205D93" w:rsidR="0084366E" w:rsidP="00D0385C" w:rsidRDefault="0084366E" w14:paraId="3D6E1068" wp14:textId="77777777">
            <w:pPr>
              <w:pStyle w:val="ModernBodyText"/>
              <w:spacing w:before="40" w:after="40"/>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438" w:type="pct"/>
            <w:gridSpan w:val="5"/>
            <w:tcBorders>
              <w:top w:val="single" w:color="616161" w:sz="2" w:space="0"/>
              <w:left w:val="nil"/>
              <w:bottom w:val="single" w:color="616161" w:sz="2" w:space="0"/>
              <w:right w:val="single" w:color="616161" w:sz="2" w:space="0"/>
            </w:tcBorders>
            <w:vAlign w:val="center"/>
          </w:tcPr>
          <w:p w:rsidRPr="00205D93" w:rsidR="0084366E" w:rsidP="00D0385C" w:rsidRDefault="0084366E" w14:paraId="2D951974" wp14:textId="77777777">
            <w:pPr>
              <w:pStyle w:val="TableText1"/>
              <w:spacing w:before="40" w:after="40"/>
              <w:rPr>
                <w:rStyle w:val="ModernTableText"/>
                <w:noProof/>
                <w:szCs w:val="17"/>
              </w:rPr>
            </w:pPr>
            <w:r w:rsidRPr="00A31DB4">
              <w:rPr>
                <w:rStyle w:val="ModernTableText"/>
                <w:rFonts w:ascii="Wingdings" w:hAnsi="Wingdings" w:eastAsia="Wingdings" w:cs="Wingdings"/>
                <w:noProof/>
                <w:szCs w:val="23"/>
              </w:rPr>
              <w:t>þ</w:t>
            </w:r>
            <w:r w:rsidRPr="00A31DB4">
              <w:rPr>
                <w:rStyle w:val="ModernTableText"/>
                <w:noProof/>
                <w:szCs w:val="17"/>
              </w:rPr>
              <w:t xml:space="preserve">Duration:     7       </w:t>
            </w:r>
            <w:r w:rsidRPr="00A31DB4">
              <w:rPr>
                <w:rStyle w:val="ModernTableText"/>
                <w:rFonts w:ascii="Wingdings 2" w:hAnsi="Wingdings 2" w:eastAsia="Wingdings 2" w:cs="Wingdings 2"/>
                <w:noProof/>
                <w:szCs w:val="23"/>
              </w:rPr>
              <w:t>£</w:t>
            </w:r>
            <w:r w:rsidRPr="00A31DB4">
              <w:rPr>
                <w:rStyle w:val="ModernTableText"/>
                <w:noProof/>
                <w:szCs w:val="17"/>
              </w:rPr>
              <w:t xml:space="preserve"> Days       </w:t>
            </w:r>
            <w:r w:rsidRPr="00A31DB4">
              <w:rPr>
                <w:rStyle w:val="ModernTableText"/>
                <w:rFonts w:ascii="Wingdings 2" w:hAnsi="Wingdings 2" w:eastAsia="Wingdings 2" w:cs="Wingdings 2"/>
                <w:noProof/>
                <w:szCs w:val="23"/>
              </w:rPr>
              <w:t>£</w:t>
            </w:r>
            <w:r w:rsidRPr="00A31DB4">
              <w:rPr>
                <w:rStyle w:val="ModernTableText"/>
                <w:noProof/>
                <w:szCs w:val="17"/>
              </w:rPr>
              <w:t xml:space="preserve"> Months       </w:t>
            </w:r>
            <w:r w:rsidRPr="00A31DB4">
              <w:rPr>
                <w:rStyle w:val="ModernTableText"/>
                <w:rFonts w:ascii="Wingdings" w:hAnsi="Wingdings" w:eastAsia="Wingdings" w:cs="Wingdings"/>
                <w:noProof/>
                <w:szCs w:val="23"/>
              </w:rPr>
              <w:t>þ</w:t>
            </w:r>
            <w:r w:rsidRPr="00A31DB4">
              <w:rPr>
                <w:rStyle w:val="ModernTableText"/>
                <w:noProof/>
                <w:szCs w:val="17"/>
              </w:rPr>
              <w:t>Years</w:t>
            </w:r>
            <w:r w:rsidRPr="00205D93">
              <w:rPr>
                <w:rStyle w:val="ModernTableText"/>
                <w:noProof/>
                <w:szCs w:val="17"/>
              </w:rPr>
              <w:t xml:space="preserve">                                                                          </w:t>
            </w:r>
          </w:p>
        </w:tc>
      </w:tr>
      <w:tr xmlns:wp14="http://schemas.microsoft.com/office/word/2010/wordml" w:rsidR="0084366E" w:rsidTr="00D0385C" w14:paraId="0B37EDF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797" w:type="pct"/>
            <w:gridSpan w:val="2"/>
            <w:tcBorders>
              <w:top w:val="single" w:color="616161" w:sz="2" w:space="0"/>
              <w:left w:val="single" w:color="616161" w:sz="2" w:space="0"/>
              <w:right w:val="single" w:color="616161" w:sz="2" w:space="0"/>
            </w:tcBorders>
            <w:vAlign w:val="center"/>
          </w:tcPr>
          <w:p w:rsidRPr="00205D93" w:rsidR="0084366E" w:rsidP="00D0385C" w:rsidRDefault="0084366E" w14:paraId="7E148BAE" wp14:textId="77777777">
            <w:pPr>
              <w:pStyle w:val="ModernBodyText"/>
              <w:spacing w:before="40" w:after="40"/>
              <w:rPr>
                <w:rStyle w:val="Modern2nd-levelTableheader"/>
                <w:noProof/>
                <w:sz w:val="18"/>
                <w:szCs w:val="17"/>
              </w:rPr>
            </w:pPr>
            <w:r w:rsidRPr="00205D93">
              <w:rPr>
                <w:rStyle w:val="Modern2nd-levelTableheader"/>
                <w:noProof/>
                <w:sz w:val="18"/>
                <w:szCs w:val="17"/>
              </w:rPr>
              <w:t>Report Run History Log:</w:t>
            </w:r>
          </w:p>
        </w:tc>
        <w:tc>
          <w:tcPr>
            <w:tcW w:w="1765" w:type="pct"/>
            <w:gridSpan w:val="2"/>
            <w:tcBorders>
              <w:top w:val="single" w:color="616161" w:sz="2" w:space="0"/>
              <w:left w:val="single" w:color="616161" w:sz="2" w:space="0"/>
              <w:bottom w:val="single" w:color="616161" w:sz="2" w:space="0"/>
              <w:right w:val="single" w:color="616161" w:sz="2" w:space="0"/>
            </w:tcBorders>
            <w:vAlign w:val="center"/>
          </w:tcPr>
          <w:p w:rsidRPr="00205D93" w:rsidR="0084366E" w:rsidP="00D0385C" w:rsidRDefault="0084366E" w14:paraId="56C64BFF" wp14:textId="77777777">
            <w:pPr>
              <w:pStyle w:val="ModernBodyText"/>
              <w:spacing w:before="40" w:after="40"/>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438" w:type="pct"/>
            <w:gridSpan w:val="5"/>
            <w:tcBorders>
              <w:top w:val="single" w:color="616161" w:sz="2" w:space="0"/>
              <w:left w:val="nil"/>
              <w:bottom w:val="single" w:color="616161" w:sz="2" w:space="0"/>
              <w:right w:val="single" w:color="616161" w:sz="2" w:space="0"/>
            </w:tcBorders>
            <w:vAlign w:val="center"/>
          </w:tcPr>
          <w:p w:rsidRPr="00205D93" w:rsidR="0084366E" w:rsidP="00D0385C" w:rsidRDefault="0084366E" w14:paraId="6F175ABB"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Duration:            </w:t>
            </w:r>
            <w:r w:rsidRPr="00205D93">
              <w:rPr>
                <w:rStyle w:val="ModernTableText"/>
                <w:rFonts w:ascii="Wingdings 2" w:hAnsi="Wingdings 2" w:eastAsia="Wingdings 2" w:cs="Wingdings 2"/>
                <w:noProof/>
                <w:szCs w:val="23"/>
              </w:rPr>
              <w:t>£</w:t>
            </w:r>
            <w:r w:rsidRPr="00205D93">
              <w:rPr>
                <w:rStyle w:val="ModernTableText"/>
                <w:noProof/>
                <w:szCs w:val="17"/>
              </w:rPr>
              <w:t xml:space="preserve"> Days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Months       </w:t>
            </w:r>
            <w:r w:rsidRPr="00205D93">
              <w:rPr>
                <w:rStyle w:val="ModernTableText"/>
                <w:rFonts w:ascii="Wingdings 2" w:hAnsi="Wingdings 2" w:eastAsia="Wingdings 2" w:cs="Wingdings 2"/>
                <w:noProof/>
                <w:szCs w:val="23"/>
              </w:rPr>
              <w:t>£</w:t>
            </w:r>
            <w:r w:rsidRPr="00205D93">
              <w:rPr>
                <w:rStyle w:val="ModernTableText"/>
                <w:noProof/>
                <w:szCs w:val="17"/>
              </w:rPr>
              <w:t xml:space="preserve"> Years                                                                          </w:t>
            </w:r>
          </w:p>
        </w:tc>
      </w:tr>
      <w:tr xmlns:wp14="http://schemas.microsoft.com/office/word/2010/wordml" w:rsidR="0084366E" w:rsidTr="00D0385C" w14:paraId="3879545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9"/>
            <w:tcBorders>
              <w:top w:val="single" w:color="616161" w:sz="2" w:space="0"/>
              <w:left w:val="single" w:color="616161" w:sz="2" w:space="0"/>
              <w:bottom w:val="single" w:color="616161" w:sz="2" w:space="0"/>
              <w:right w:val="single" w:color="616161" w:sz="2" w:space="0"/>
            </w:tcBorders>
            <w:shd w:val="clear" w:color="auto" w:fill="191919"/>
            <w:vAlign w:val="center"/>
          </w:tcPr>
          <w:p w:rsidR="0084366E" w:rsidP="00D0385C" w:rsidRDefault="0084366E" w14:paraId="770B2E9D" wp14:textId="77777777">
            <w:pPr>
              <w:pStyle w:val="ModernBodyText"/>
              <w:keepN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84366E" w:rsidTr="00371E6A" w14:paraId="6C13111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8833"/>
          <w:jc w:val="center"/>
        </w:trPr>
        <w:tc>
          <w:tcPr>
            <w:tcW w:w="5000" w:type="pct"/>
            <w:gridSpan w:val="9"/>
            <w:tcBorders>
              <w:top w:val="single" w:color="616161" w:sz="2" w:space="0"/>
              <w:left w:val="single" w:color="616161" w:sz="2" w:space="0"/>
              <w:bottom w:val="single" w:color="616161" w:sz="2" w:space="0"/>
              <w:right w:val="single" w:color="616161" w:sz="2" w:space="0"/>
            </w:tcBorders>
            <w:vAlign w:val="center"/>
          </w:tcPr>
          <w:p w:rsidRPr="00D0385C" w:rsidR="0084366E" w:rsidP="00D0385C" w:rsidRDefault="0084366E" w14:paraId="367F033E" wp14:textId="77777777">
            <w:pPr>
              <w:keepLines/>
              <w:spacing w:before="40" w:after="40"/>
              <w:rPr>
                <w:rStyle w:val="ModernTableText"/>
                <w:rFonts w:cs="Arial"/>
                <w:noProof/>
                <w:spacing w:val="-2"/>
                <w:szCs w:val="18"/>
              </w:rPr>
            </w:pPr>
            <w:r w:rsidRPr="00D0385C">
              <w:rPr>
                <w:rStyle w:val="ModernTableText"/>
                <w:rFonts w:cs="Arial"/>
                <w:noProof/>
                <w:spacing w:val="-2"/>
                <w:szCs w:val="18"/>
              </w:rPr>
              <w:t>Join A-DTL-TB to A-HDR-TB using A-AUTH-ID</w:t>
            </w:r>
          </w:p>
          <w:p w:rsidRPr="00D0385C" w:rsidR="0084366E" w:rsidP="00D0385C" w:rsidRDefault="0084366E" w14:paraId="5EF0CA1D" wp14:textId="77777777">
            <w:pPr>
              <w:keepLines/>
              <w:spacing w:before="40" w:after="40"/>
              <w:rPr>
                <w:rStyle w:val="ModernTableText"/>
                <w:rFonts w:cs="Arial"/>
                <w:noProof/>
                <w:spacing w:val="-2"/>
                <w:szCs w:val="18"/>
              </w:rPr>
            </w:pPr>
            <w:r w:rsidRPr="00D0385C">
              <w:rPr>
                <w:rStyle w:val="ModernTableText"/>
                <w:rFonts w:cs="Arial"/>
                <w:noProof/>
                <w:spacing w:val="-2"/>
                <w:szCs w:val="18"/>
              </w:rPr>
              <w:t>Join B-DTL-TB to A-HDR-TB using B-SYS-ID</w:t>
            </w:r>
          </w:p>
          <w:p w:rsidRPr="00D0385C" w:rsidR="0084366E" w:rsidP="00D0385C" w:rsidRDefault="0084366E" w14:paraId="3CAB7CC0" wp14:textId="77777777">
            <w:pPr>
              <w:pStyle w:val="TableHeading"/>
              <w:spacing w:before="40" w:after="40"/>
              <w:rPr>
                <w:rStyle w:val="ModernTableText"/>
                <w:rFonts w:cs="Arial"/>
                <w:b w:val="0"/>
                <w:bCs w:val="0"/>
                <w:noProof/>
                <w:spacing w:val="-2"/>
                <w:szCs w:val="18"/>
              </w:rPr>
            </w:pPr>
            <w:r w:rsidRPr="00D0385C">
              <w:rPr>
                <w:rStyle w:val="ModernTableText"/>
                <w:rFonts w:cs="Arial"/>
                <w:b w:val="0"/>
                <w:bCs w:val="0"/>
                <w:noProof/>
                <w:spacing w:val="-2"/>
                <w:szCs w:val="18"/>
              </w:rPr>
              <w:t>Join P-DTL-TB to A-HDR-LI-SUBM-PROV-ID-TB using A-HDR-LI-SUBM-PROV-ID-TB.P-SYS-ID [Where A-TXN-LVL-CD = 'RQ" and A-USED-PROV-ID-IND = "Y"] = P-DTL-TB.P-SYS-ID</w:t>
            </w:r>
          </w:p>
          <w:p w:rsidRPr="00656C12" w:rsidR="00656C12" w:rsidP="00656C12" w:rsidRDefault="00656C12" w14:paraId="023EBC45" wp14:textId="77777777">
            <w:pPr>
              <w:keepLines/>
              <w:spacing w:before="40" w:after="40"/>
              <w:jc w:val="left"/>
              <w:rPr>
                <w:rStyle w:val="ModernTableText"/>
                <w:noProof/>
                <w:spacing w:val="-2"/>
                <w:szCs w:val="17"/>
              </w:rPr>
            </w:pPr>
            <w:r w:rsidRPr="005E65D8">
              <w:rPr>
                <w:rStyle w:val="ModernTableText"/>
                <w:noProof/>
                <w:spacing w:val="-2"/>
                <w:szCs w:val="17"/>
              </w:rPr>
              <w:t xml:space="preserve">Join P-DTL-TB to A-HDR-LI-SUBM-PROV-ID-TB using A-HDR-LI-SUBM-PROV-ID-TB.P-SYS-ID [Where A-TXN-LVL-CD = 'EV' AND A-USED-PROV-ID-IND = "Y" </w:t>
            </w:r>
            <w:r w:rsidRPr="005E65D8">
              <w:rPr>
                <w:rStyle w:val="ModernTableText"/>
                <w:b/>
                <w:bCs/>
                <w:noProof/>
                <w:spacing w:val="-2"/>
                <w:szCs w:val="17"/>
              </w:rPr>
              <w:t>and A_PROV_ENTY_ID_CD = ‘77’</w:t>
            </w:r>
            <w:r w:rsidRPr="005E65D8">
              <w:rPr>
                <w:rStyle w:val="ModernTableText"/>
                <w:noProof/>
                <w:spacing w:val="-2"/>
                <w:szCs w:val="17"/>
              </w:rPr>
              <w:t>] </w:t>
            </w:r>
            <w:r w:rsidRPr="00656C12">
              <w:rPr>
                <w:rStyle w:val="ModernTableText"/>
                <w:noProof/>
                <w:spacing w:val="-2"/>
                <w:szCs w:val="17"/>
              </w:rPr>
              <w:t xml:space="preserve"> = P-DTL-TB.P-SYS-ID</w:t>
            </w:r>
          </w:p>
          <w:p w:rsidRPr="00656C12" w:rsidR="00656C12" w:rsidP="00656C12" w:rsidRDefault="00656C12" w14:paraId="6A39C988" wp14:textId="77777777">
            <w:pPr>
              <w:keepLines/>
              <w:spacing w:before="40" w:after="40"/>
              <w:jc w:val="left"/>
              <w:rPr>
                <w:rStyle w:val="ModernTableText"/>
                <w:noProof/>
                <w:spacing w:val="-2"/>
                <w:szCs w:val="17"/>
              </w:rPr>
            </w:pPr>
            <w:r w:rsidRPr="00656C12">
              <w:rPr>
                <w:rStyle w:val="ModernTableText"/>
                <w:noProof/>
                <w:spacing w:val="-2"/>
                <w:szCs w:val="17"/>
              </w:rPr>
              <w:t xml:space="preserve">Join P-DTL-TB to A-HDR-LI-SUBM-PROV-ID-TB using A-HDR-LI-SUBM-PROV-ID-TB.P-SYS-ID [Where A-TXN-LVL-CD = 'SV' AND A-USED-PROV-ID-IND = "Y"]  </w:t>
            </w:r>
          </w:p>
          <w:p w:rsidRPr="00371E6A" w:rsidR="00656C12" w:rsidP="00371E6A" w:rsidRDefault="00656C12" w14:paraId="13C40456" wp14:textId="77777777">
            <w:pPr>
              <w:keepLines/>
              <w:spacing w:before="40" w:after="40"/>
              <w:jc w:val="left"/>
              <w:rPr>
                <w:rStyle w:val="ModernTableText"/>
                <w:noProof/>
                <w:spacing w:val="-2"/>
                <w:szCs w:val="17"/>
              </w:rPr>
            </w:pPr>
            <w:r w:rsidRPr="00656C12">
              <w:rPr>
                <w:rStyle w:val="ModernTableText"/>
                <w:noProof/>
                <w:spacing w:val="-2"/>
                <w:szCs w:val="17"/>
              </w:rPr>
              <w:t>= P-DTL-TB.P-SYS-ID</w:t>
            </w:r>
          </w:p>
          <w:p w:rsidRPr="009E3E38" w:rsidR="00656C12" w:rsidP="00656C12" w:rsidRDefault="00656C12" w14:paraId="28E70212" wp14:textId="77777777">
            <w:pPr>
              <w:keepLines/>
              <w:spacing w:before="40" w:after="40"/>
              <w:rPr>
                <w:rStyle w:val="ModernTableText"/>
                <w:rFonts w:cs="Arial"/>
                <w:b/>
                <w:bCs/>
                <w:noProof/>
                <w:spacing w:val="-2"/>
                <w:szCs w:val="18"/>
                <w:u w:val="single"/>
              </w:rPr>
            </w:pPr>
            <w:r w:rsidRPr="009E3E38">
              <w:rPr>
                <w:rStyle w:val="ModernTableText"/>
                <w:rFonts w:cs="Arial"/>
                <w:b/>
                <w:bCs/>
                <w:noProof/>
                <w:spacing w:val="-2"/>
                <w:szCs w:val="18"/>
                <w:u w:val="single"/>
              </w:rPr>
              <w:t>Weekly Report Date (overview):</w:t>
            </w:r>
          </w:p>
          <w:p w:rsidR="00656C12" w:rsidP="00656C12" w:rsidRDefault="00656C12" w14:paraId="5AA95AC5" wp14:textId="77777777">
            <w:pPr>
              <w:pStyle w:val="ListParagraph"/>
              <w:numPr>
                <w:ilvl w:val="0"/>
                <w:numId w:val="240"/>
              </w:numPr>
              <w:rPr>
                <w:rFonts w:eastAsia="Times New Roman"/>
              </w:rPr>
            </w:pPr>
            <w:r>
              <w:rPr>
                <w:rFonts w:eastAsia="Times New Roman"/>
              </w:rPr>
              <w:t>Report only includes authorizations that meet the Look Back and Look Ahead criteria</w:t>
            </w:r>
          </w:p>
          <w:p w:rsidR="00656C12" w:rsidP="00656C12" w:rsidRDefault="00656C12" w14:paraId="4918E681" wp14:textId="77777777">
            <w:pPr>
              <w:pStyle w:val="ListParagraph"/>
              <w:numPr>
                <w:ilvl w:val="0"/>
                <w:numId w:val="240"/>
              </w:numPr>
              <w:rPr>
                <w:rFonts w:eastAsia="Times New Roman"/>
              </w:rPr>
            </w:pPr>
            <w:r>
              <w:rPr>
                <w:rFonts w:eastAsia="Times New Roman"/>
              </w:rPr>
              <w:t>LOOK BACK DATE is 18 months prior to Report Date, unless the servicing provider has a provider type of ‘030’ or ‘031’ which will use 36 months.</w:t>
            </w:r>
          </w:p>
          <w:p w:rsidR="00656C12" w:rsidP="00656C12" w:rsidRDefault="00656C12" w14:paraId="4C3C9914" wp14:textId="77777777">
            <w:pPr>
              <w:pStyle w:val="ListParagraph"/>
              <w:numPr>
                <w:ilvl w:val="0"/>
                <w:numId w:val="240"/>
              </w:numPr>
              <w:rPr>
                <w:rFonts w:eastAsia="Times New Roman"/>
              </w:rPr>
            </w:pPr>
            <w:r>
              <w:rPr>
                <w:rFonts w:eastAsia="Times New Roman"/>
              </w:rPr>
              <w:t>LOOK AHEAD DATE will be 24  months into the future from Report Date.</w:t>
            </w:r>
          </w:p>
          <w:p w:rsidRPr="00371E6A" w:rsidR="0084366E" w:rsidP="00371E6A" w:rsidRDefault="00656C12" w14:paraId="788F604C" wp14:textId="77777777">
            <w:pPr>
              <w:pStyle w:val="ListParagraph"/>
              <w:numPr>
                <w:ilvl w:val="1"/>
                <w:numId w:val="240"/>
              </w:numPr>
              <w:rPr>
                <w:rStyle w:val="ModernTableText"/>
                <w:rFonts w:ascii="Calibri" w:hAnsi="Calibri" w:eastAsia="Times New Roman"/>
                <w:sz w:val="22"/>
              </w:rPr>
            </w:pPr>
            <w:r>
              <w:rPr>
                <w:rFonts w:eastAsia="Times New Roman"/>
              </w:rPr>
              <w:t>System uses the Header Approved Dates if authorization is approved, else it uses the latest line Requested Dates.</w:t>
            </w:r>
          </w:p>
          <w:p w:rsidRPr="00D0385C" w:rsidR="0084366E" w:rsidP="00D0385C" w:rsidRDefault="0084366E" w14:paraId="17B69218" wp14:textId="77777777">
            <w:pPr>
              <w:pStyle w:val="TableTextACSSC"/>
              <w:rPr>
                <w:rFonts w:ascii="Arial" w:hAnsi="Arial" w:cs="Arial"/>
                <w:sz w:val="18"/>
                <w:szCs w:val="18"/>
              </w:rPr>
            </w:pPr>
            <w:r w:rsidRPr="00656C12">
              <w:rPr>
                <w:rFonts w:ascii="Arial" w:hAnsi="Arial" w:cs="Arial"/>
                <w:b/>
                <w:bCs/>
                <w:sz w:val="18"/>
                <w:szCs w:val="18"/>
              </w:rPr>
              <w:t>Weekly Report Date</w:t>
            </w:r>
            <w:r w:rsidRPr="009E3E38" w:rsidR="00656C12">
              <w:rPr>
                <w:rFonts w:ascii="Arial" w:hAnsi="Arial" w:cs="Arial"/>
                <w:b/>
                <w:bCs/>
                <w:sz w:val="18"/>
                <w:szCs w:val="18"/>
                <w:u w:val="single"/>
              </w:rPr>
              <w:t xml:space="preserve"> </w:t>
            </w:r>
            <w:r w:rsidRPr="009E3E38" w:rsidR="00656C12">
              <w:rPr>
                <w:rFonts w:cs="Arial"/>
                <w:b/>
                <w:bCs/>
                <w:szCs w:val="18"/>
                <w:u w:val="single"/>
              </w:rPr>
              <w:t>(Technical)</w:t>
            </w:r>
            <w:r w:rsidRPr="00D0385C">
              <w:rPr>
                <w:rFonts w:ascii="Arial" w:hAnsi="Arial" w:cs="Arial"/>
                <w:sz w:val="18"/>
                <w:szCs w:val="18"/>
              </w:rPr>
              <w:t>:</w:t>
            </w:r>
          </w:p>
          <w:p w:rsidRPr="00D0385C" w:rsidR="0084366E" w:rsidP="00D0385C" w:rsidRDefault="0084366E" w14:paraId="3DCB3055" wp14:textId="77777777">
            <w:pPr>
              <w:pStyle w:val="TableTextACSSC"/>
              <w:rPr>
                <w:rFonts w:ascii="Arial" w:hAnsi="Arial" w:cs="Arial"/>
                <w:sz w:val="18"/>
                <w:szCs w:val="18"/>
              </w:rPr>
            </w:pPr>
            <w:r w:rsidRPr="00D0385C">
              <w:rPr>
                <w:rFonts w:ascii="Arial" w:hAnsi="Arial" w:cs="Arial"/>
                <w:sz w:val="18"/>
                <w:szCs w:val="18"/>
              </w:rPr>
              <w:t>Look Back and Look Ahead Dates work in unison.  If SA fails either calculation then SA will not appear on the report.</w:t>
            </w:r>
          </w:p>
          <w:p w:rsidRPr="00D0385C" w:rsidR="0084366E" w:rsidP="00D0385C" w:rsidRDefault="0084366E" w14:paraId="0DA19D5B" wp14:textId="77777777">
            <w:pPr>
              <w:pStyle w:val="TableTextACSSC"/>
              <w:rPr>
                <w:rFonts w:ascii="Arial" w:hAnsi="Arial" w:cs="Arial"/>
                <w:sz w:val="18"/>
                <w:szCs w:val="18"/>
              </w:rPr>
            </w:pPr>
            <w:r w:rsidRPr="00D0385C">
              <w:rPr>
                <w:rFonts w:ascii="Arial" w:hAnsi="Arial" w:cs="Arial"/>
                <w:sz w:val="18"/>
                <w:szCs w:val="18"/>
                <w:u w:val="single"/>
              </w:rPr>
              <w:t>LOOK BACK DATE CALCULATION</w:t>
            </w:r>
            <w:r w:rsidRPr="00D0385C">
              <w:rPr>
                <w:rFonts w:ascii="Arial" w:hAnsi="Arial" w:cs="Arial"/>
                <w:sz w:val="18"/>
                <w:szCs w:val="18"/>
              </w:rPr>
              <w:t>:  Report uses the below calculation to determine how far back authorizations will be selected for the report.</w:t>
            </w:r>
          </w:p>
          <w:p w:rsidRPr="00D0385C" w:rsidR="0084366E" w:rsidP="00D0385C" w:rsidRDefault="0084366E" w14:paraId="2E2DC200" wp14:textId="77777777">
            <w:pPr>
              <w:rPr>
                <w:rStyle w:val="ModernTableText"/>
                <w:rFonts w:cs="Arial"/>
                <w:noProof/>
                <w:spacing w:val="-2"/>
                <w:szCs w:val="18"/>
              </w:rPr>
            </w:pPr>
            <w:r w:rsidRPr="00D0385C">
              <w:rPr>
                <w:rStyle w:val="ModernTableText"/>
                <w:rFonts w:cs="Arial"/>
                <w:noProof/>
                <w:spacing w:val="-2"/>
                <w:szCs w:val="18"/>
              </w:rPr>
              <w:t xml:space="preserve">Look Back Date Calculation (Rolling Date):  </w:t>
            </w:r>
            <w:r w:rsidRPr="00D0385C">
              <w:rPr>
                <w:rFonts w:cs="Arial"/>
                <w:color w:val="1F4E79"/>
                <w:sz w:val="18"/>
                <w:szCs w:val="18"/>
              </w:rPr>
              <w:t>Weekly Payment Cycle End Date</w:t>
            </w:r>
            <w:r w:rsidRPr="00D0385C" w:rsidDel="00417CD7">
              <w:rPr>
                <w:rStyle w:val="ModernTableText"/>
                <w:rFonts w:cs="Arial"/>
                <w:noProof/>
                <w:spacing w:val="-2"/>
                <w:szCs w:val="18"/>
              </w:rPr>
              <w:t xml:space="preserve"> </w:t>
            </w:r>
            <w:r w:rsidRPr="00D0385C">
              <w:rPr>
                <w:rStyle w:val="ModernTableText"/>
                <w:rFonts w:cs="Arial"/>
                <w:noProof/>
                <w:spacing w:val="-2"/>
                <w:szCs w:val="18"/>
              </w:rPr>
              <w:t>– 18 months</w:t>
            </w:r>
            <w:r w:rsidR="00656C12">
              <w:rPr>
                <w:rStyle w:val="ModernTableText"/>
                <w:rFonts w:cs="Arial"/>
                <w:noProof/>
                <w:spacing w:val="-2"/>
                <w:szCs w:val="18"/>
              </w:rPr>
              <w:t xml:space="preserve"> Default)</w:t>
            </w:r>
            <w:r w:rsidRPr="00D0385C" w:rsidR="00656C12">
              <w:rPr>
                <w:rStyle w:val="ModernTableText"/>
                <w:rFonts w:cs="Arial"/>
                <w:noProof/>
                <w:spacing w:val="-2"/>
                <w:szCs w:val="18"/>
              </w:rPr>
              <w:t>.</w:t>
            </w:r>
            <w:r w:rsidR="00656C12">
              <w:rPr>
                <w:rStyle w:val="ModernTableText"/>
                <w:rFonts w:cs="Arial"/>
                <w:noProof/>
                <w:spacing w:val="-2"/>
                <w:szCs w:val="18"/>
              </w:rPr>
              <w:t xml:space="preserve"> If any line Servicing Provider has provider types of 30 or 31 then look back 36 months</w:t>
            </w:r>
            <w:r w:rsidRPr="00656C12" w:rsidR="00656C12">
              <w:rPr>
                <w:rStyle w:val="ModernTableText"/>
                <w:rFonts w:cs="Arial"/>
                <w:noProof/>
                <w:spacing w:val="-2"/>
                <w:szCs w:val="18"/>
              </w:rPr>
              <w:t xml:space="preserve">.  Compare P_TY_TB.P_TY_CD  where P_TY_TB.P_SYS_ID = A_HDR_LI_SUBM_PROV_ID_TB.P_SYS_ID where A_TXN_LVL_CD = ‘SV’ and A_USED_PROV_ID_IND=’Y’ (search all lines and if any line provider has one of these type codes).  NOTE: Multiple rows may be returned.    </w:t>
            </w:r>
          </w:p>
          <w:p w:rsidRPr="00D0385C" w:rsidR="0084366E" w:rsidP="00D0385C" w:rsidRDefault="0084366E" w14:paraId="6AE593AA" wp14:textId="77777777">
            <w:pPr>
              <w:rPr>
                <w:rStyle w:val="ModernTableText"/>
                <w:rFonts w:cs="Arial"/>
                <w:noProof/>
                <w:spacing w:val="-2"/>
                <w:szCs w:val="18"/>
              </w:rPr>
            </w:pPr>
            <w:r w:rsidRPr="00D0385C">
              <w:rPr>
                <w:rStyle w:val="ModernTableText"/>
                <w:rFonts w:cs="Arial"/>
                <w:noProof/>
                <w:spacing w:val="-2"/>
                <w:szCs w:val="18"/>
              </w:rPr>
              <w:t xml:space="preserve">SA look back calculation:  A_DTL_TB.A_LI_REQ_BEG_DT (Latest on any line) &gt;= Look Back Date then the SA will appear on the report.  .  </w:t>
            </w:r>
          </w:p>
          <w:p w:rsidRPr="00371E6A" w:rsidR="0084366E" w:rsidP="00D0385C" w:rsidRDefault="0084366E" w14:paraId="34A75051" wp14:textId="77777777">
            <w:pPr>
              <w:pStyle w:val="TableTextACSSC"/>
              <w:rPr>
                <w:rFonts w:ascii="Arial" w:hAnsi="Arial" w:cs="Arial"/>
                <w:sz w:val="18"/>
                <w:szCs w:val="18"/>
              </w:rPr>
            </w:pPr>
            <w:r w:rsidRPr="00D0385C">
              <w:rPr>
                <w:rStyle w:val="ModernTableText"/>
                <w:rFonts w:cs="Arial"/>
                <w:szCs w:val="18"/>
              </w:rPr>
              <w:t xml:space="preserve">Example look back cutoff: Reporting on 12/25/2019 (which would calculate the look back cutoff date as 06/25/2018). An SA with a Requested Begin Date of 06/25/2018 would appear on the report, but not an SA with a Requested Begin Date of 06/24/2018 (missed cutoff). </w:t>
            </w:r>
          </w:p>
          <w:p w:rsidRPr="00D0385C" w:rsidR="0084366E" w:rsidP="00D0385C" w:rsidRDefault="0084366E" w14:paraId="67683DB0" wp14:textId="77777777">
            <w:pPr>
              <w:pStyle w:val="TableTextACSSC"/>
              <w:rPr>
                <w:rFonts w:ascii="Arial" w:hAnsi="Arial" w:cs="Arial"/>
                <w:sz w:val="18"/>
                <w:szCs w:val="18"/>
              </w:rPr>
            </w:pPr>
            <w:r w:rsidRPr="00D0385C">
              <w:rPr>
                <w:rFonts w:ascii="Arial" w:hAnsi="Arial" w:cs="Arial"/>
                <w:sz w:val="18"/>
                <w:szCs w:val="18"/>
                <w:u w:val="single"/>
              </w:rPr>
              <w:t>LOOK AHEAD DATE CALCULATION</w:t>
            </w:r>
            <w:r w:rsidRPr="00D0385C">
              <w:rPr>
                <w:rFonts w:ascii="Arial" w:hAnsi="Arial" w:cs="Arial"/>
                <w:sz w:val="18"/>
                <w:szCs w:val="18"/>
              </w:rPr>
              <w:t>:  Report uses the below calculation to determine how far into the future authorizations will be selected for the report.</w:t>
            </w:r>
          </w:p>
          <w:p w:rsidRPr="00D0385C" w:rsidR="0084366E" w:rsidP="00D0385C" w:rsidRDefault="0084366E" w14:paraId="652A157F" wp14:textId="77777777">
            <w:pPr>
              <w:pStyle w:val="TableText1"/>
              <w:spacing w:before="40" w:after="40"/>
              <w:rPr>
                <w:rStyle w:val="ModernTableText"/>
                <w:rFonts w:cs="Arial"/>
                <w:szCs w:val="18"/>
                <w:lang w:val="en-IN"/>
              </w:rPr>
            </w:pPr>
            <w:r w:rsidRPr="00D0385C">
              <w:rPr>
                <w:rStyle w:val="ModernTableText"/>
                <w:rFonts w:cs="Arial"/>
                <w:szCs w:val="18"/>
              </w:rPr>
              <w:t xml:space="preserve">Look Ahead Date Calculation (Rolling Date):  </w:t>
            </w:r>
            <w:r w:rsidRPr="00D0385C">
              <w:rPr>
                <w:rFonts w:cs="Arial"/>
                <w:color w:val="1F4E79"/>
                <w:sz w:val="18"/>
                <w:szCs w:val="18"/>
              </w:rPr>
              <w:t>Weekly Payment Cycle End Date</w:t>
            </w:r>
            <w:r w:rsidRPr="00D0385C" w:rsidDel="00417CD7">
              <w:rPr>
                <w:rStyle w:val="ModernTableText"/>
                <w:rFonts w:cs="Arial"/>
                <w:szCs w:val="18"/>
              </w:rPr>
              <w:t xml:space="preserve"> </w:t>
            </w:r>
            <w:r w:rsidRPr="00D0385C">
              <w:rPr>
                <w:rStyle w:val="ModernTableText"/>
                <w:rFonts w:cs="Arial"/>
                <w:szCs w:val="18"/>
              </w:rPr>
              <w:t xml:space="preserve">+ </w:t>
            </w:r>
            <w:r w:rsidRPr="00097552" w:rsidR="00656C12">
              <w:rPr>
                <w:rStyle w:val="ModernTableText"/>
                <w:rFonts w:cs="Arial"/>
                <w:color w:val="FF0000"/>
                <w:szCs w:val="18"/>
              </w:rPr>
              <w:t>24</w:t>
            </w:r>
            <w:r w:rsidRPr="00D0385C" w:rsidR="00656C12">
              <w:rPr>
                <w:rStyle w:val="ModernTableText"/>
                <w:rFonts w:cs="Arial"/>
                <w:szCs w:val="18"/>
              </w:rPr>
              <w:t xml:space="preserve"> </w:t>
            </w:r>
            <w:r w:rsidRPr="00D0385C">
              <w:rPr>
                <w:rStyle w:val="ModernTableText"/>
                <w:rFonts w:cs="Arial"/>
                <w:szCs w:val="18"/>
              </w:rPr>
              <w:t xml:space="preserve"> months.</w:t>
            </w:r>
          </w:p>
          <w:p w:rsidRPr="00D0385C" w:rsidR="0084366E" w:rsidP="00D0385C" w:rsidRDefault="0084366E" w14:paraId="31747504" wp14:textId="77777777">
            <w:pPr>
              <w:pStyle w:val="TableText1"/>
              <w:spacing w:before="40" w:after="40"/>
              <w:rPr>
                <w:rStyle w:val="ModernTableText"/>
                <w:rFonts w:cs="Arial"/>
                <w:szCs w:val="18"/>
              </w:rPr>
            </w:pPr>
            <w:r w:rsidRPr="00D0385C">
              <w:rPr>
                <w:rStyle w:val="ModernTableText"/>
                <w:rFonts w:cs="Arial"/>
                <w:szCs w:val="18"/>
              </w:rPr>
              <w:t xml:space="preserve">SA look ahead calculation:  A_HDR_TB.A_HDR_STAT_CD = 'A' (Approved) and A_HDR_TB.A_END_DT is less or equal to Look Ahead Date </w:t>
            </w:r>
            <w:r w:rsidRPr="00D0385C">
              <w:rPr>
                <w:rStyle w:val="ModernTableText"/>
                <w:rFonts w:cs="Arial"/>
                <w:noProof/>
                <w:szCs w:val="18"/>
              </w:rPr>
              <w:t xml:space="preserve">then the SA will appear on the report.  </w:t>
            </w:r>
            <w:r w:rsidRPr="00D0385C">
              <w:rPr>
                <w:rStyle w:val="ModernTableText"/>
                <w:rFonts w:cs="Arial"/>
                <w:szCs w:val="18"/>
              </w:rPr>
              <w:t xml:space="preserve">.  </w:t>
            </w:r>
          </w:p>
          <w:p w:rsidRPr="00D0385C" w:rsidR="0084366E" w:rsidP="00D0385C" w:rsidRDefault="0084366E" w14:paraId="6F3C14CB" wp14:textId="77777777">
            <w:pPr>
              <w:pStyle w:val="TableText1"/>
              <w:spacing w:before="40" w:after="40"/>
              <w:rPr>
                <w:rStyle w:val="ModernTableText"/>
                <w:rFonts w:cs="Arial"/>
                <w:szCs w:val="18"/>
              </w:rPr>
            </w:pPr>
            <w:r w:rsidRPr="00D0385C">
              <w:rPr>
                <w:rStyle w:val="ModernTableText"/>
                <w:rFonts w:cs="Arial"/>
                <w:szCs w:val="18"/>
              </w:rPr>
              <w:t xml:space="preserve">A_HDR_TB.A_HDR_STAT_CD &lt;&gt; 'A' (Approved) analyze all line A_LI_REQ_END_DT's (Requested Dates) to obtain the latest date, and A_DTL_TB.A_LI_REQ_END_DT (latest) is less or equal to Look Ahead Date </w:t>
            </w:r>
            <w:r w:rsidRPr="00D0385C">
              <w:rPr>
                <w:rStyle w:val="ModernTableText"/>
                <w:rFonts w:cs="Arial"/>
                <w:noProof/>
                <w:szCs w:val="18"/>
              </w:rPr>
              <w:t xml:space="preserve">then the SA will appear on the report.  </w:t>
            </w:r>
            <w:r w:rsidRPr="00D0385C">
              <w:rPr>
                <w:rStyle w:val="ModernTableText"/>
                <w:rFonts w:cs="Arial"/>
                <w:szCs w:val="18"/>
              </w:rPr>
              <w:t xml:space="preserve">  </w:t>
            </w:r>
          </w:p>
          <w:p w:rsidRPr="00D0385C" w:rsidR="0084366E" w:rsidP="00D0385C" w:rsidRDefault="0084366E" w14:paraId="2D7DFD93" wp14:textId="77777777">
            <w:pPr>
              <w:pStyle w:val="TableTextACSSC"/>
              <w:rPr>
                <w:rFonts w:ascii="Arial" w:hAnsi="Arial" w:cs="Arial"/>
                <w:sz w:val="18"/>
                <w:szCs w:val="18"/>
              </w:rPr>
            </w:pPr>
            <w:r w:rsidRPr="00D0385C">
              <w:rPr>
                <w:rStyle w:val="ModernTableText"/>
                <w:rFonts w:cs="Arial"/>
                <w:szCs w:val="18"/>
              </w:rPr>
              <w:t xml:space="preserve">Example look ahead cutoff: Reporting on 12/31/2019 (which would calculate the look ahead cutoff date as </w:t>
            </w:r>
            <w:r w:rsidR="00656C12">
              <w:rPr>
                <w:rStyle w:val="ModernTableText"/>
                <w:rFonts w:cs="Arial"/>
                <w:szCs w:val="18"/>
              </w:rPr>
              <w:t>12/31/2021</w:t>
            </w:r>
            <w:r w:rsidRPr="00D0385C">
              <w:rPr>
                <w:rStyle w:val="ModernTableText"/>
                <w:rFonts w:cs="Arial"/>
                <w:szCs w:val="18"/>
              </w:rPr>
              <w:t>). An SA with an Approved End Date of 03/31/2020 would appear on the report, but not an SA with an Approved End Date of 04/01/</w:t>
            </w:r>
            <w:r w:rsidRPr="00D0385C" w:rsidR="00656C12">
              <w:rPr>
                <w:rStyle w:val="ModernTableText"/>
                <w:rFonts w:cs="Arial"/>
                <w:szCs w:val="18"/>
              </w:rPr>
              <w:t>202</w:t>
            </w:r>
            <w:r w:rsidR="00656C12">
              <w:rPr>
                <w:rStyle w:val="ModernTableText"/>
                <w:rFonts w:cs="Arial"/>
                <w:szCs w:val="18"/>
              </w:rPr>
              <w:t>2</w:t>
            </w:r>
            <w:r w:rsidRPr="00D0385C">
              <w:rPr>
                <w:rStyle w:val="ModernTableText"/>
                <w:rFonts w:cs="Arial"/>
                <w:szCs w:val="18"/>
              </w:rPr>
              <w:t xml:space="preserve"> (missed cutoff).</w:t>
            </w:r>
          </w:p>
          <w:p w:rsidRPr="00D0385C" w:rsidR="0084366E" w:rsidP="00D0385C" w:rsidRDefault="0084366E" w14:paraId="57B5205D" wp14:textId="77777777">
            <w:pPr>
              <w:keepLines/>
              <w:spacing w:before="40" w:after="40"/>
              <w:rPr>
                <w:rStyle w:val="ModernTableText"/>
                <w:rFonts w:cs="Arial"/>
                <w:color w:val="000000"/>
                <w:szCs w:val="18"/>
              </w:rPr>
            </w:pPr>
            <w:r w:rsidRPr="00D0385C">
              <w:rPr>
                <w:rStyle w:val="ModernTableText"/>
                <w:rFonts w:cs="Arial"/>
                <w:noProof/>
                <w:spacing w:val="-2"/>
                <w:szCs w:val="18"/>
              </w:rPr>
              <w:t xml:space="preserve">For Scheduled -   </w:t>
            </w:r>
            <w:r w:rsidRPr="00D0385C">
              <w:rPr>
                <w:rStyle w:val="ModernTableText"/>
                <w:rFonts w:cs="Arial"/>
                <w:color w:val="000000"/>
                <w:szCs w:val="18"/>
              </w:rPr>
              <w:t>Weekly Report Date should be considered as Weekly Payment Cycle End Date as this report runs after Payment Cycle End Date</w:t>
            </w:r>
          </w:p>
          <w:p w:rsidRPr="00371E6A" w:rsidR="0084366E" w:rsidP="00371E6A" w:rsidRDefault="0084366E" w14:paraId="5D242313" wp14:textId="77777777">
            <w:pPr>
              <w:keepLines/>
              <w:spacing w:before="40" w:after="40"/>
              <w:rPr>
                <w:rStyle w:val="Modern2nd-levelTableheader"/>
                <w:rFonts w:cs="Arial"/>
                <w:b w:val="0"/>
                <w:bCs w:val="0"/>
                <w:noProof/>
                <w:spacing w:val="-2"/>
                <w:sz w:val="18"/>
                <w:szCs w:val="18"/>
                <w:highlight w:val="yellow"/>
              </w:rPr>
            </w:pPr>
            <w:r w:rsidRPr="00D0385C">
              <w:rPr>
                <w:rStyle w:val="ModernTableText"/>
                <w:rFonts w:cs="Arial"/>
                <w:color w:val="000000"/>
                <w:szCs w:val="18"/>
              </w:rPr>
              <w:t xml:space="preserve">For On-Request – Weekly Report Date should be considered as the Date selected by the user in the prompt </w:t>
            </w:r>
          </w:p>
        </w:tc>
      </w:tr>
    </w:tbl>
    <w:p xmlns:wp14="http://schemas.microsoft.com/office/word/2010/wordml" w:rsidR="0084366E" w:rsidP="0084366E" w:rsidRDefault="0084366E" w14:paraId="6202924D" wp14:textId="77777777">
      <w:pPr>
        <w:pStyle w:val="Heading6"/>
        <w:rPr>
          <w:b/>
          <w:bCs/>
          <w:sz w:val="19"/>
        </w:rPr>
      </w:pPr>
      <w:r>
        <w:t xml:space="preserve">Report Layout – OPR-SRA-138 - </w:t>
      </w:r>
      <w:r w:rsidRPr="00B5494D">
        <w:t xml:space="preserve">Service Authorization </w:t>
      </w:r>
      <w:r>
        <w:t>Status Report</w:t>
      </w:r>
    </w:p>
    <w:tbl>
      <w:tblPr>
        <w:tblW w:w="4923" w:type="pct"/>
        <w:tblInd w:w="118" w:type="dxa"/>
        <w:tblLayout w:type="fixed"/>
        <w:tblLook w:val="04A0" w:firstRow="1" w:lastRow="0" w:firstColumn="1" w:lastColumn="0" w:noHBand="0" w:noVBand="1"/>
      </w:tblPr>
      <w:tblGrid>
        <w:gridCol w:w="498"/>
        <w:gridCol w:w="705"/>
        <w:gridCol w:w="538"/>
        <w:gridCol w:w="708"/>
        <w:gridCol w:w="669"/>
        <w:gridCol w:w="417"/>
        <w:gridCol w:w="402"/>
        <w:gridCol w:w="541"/>
        <w:gridCol w:w="626"/>
        <w:gridCol w:w="368"/>
        <w:gridCol w:w="544"/>
        <w:gridCol w:w="604"/>
        <w:gridCol w:w="604"/>
        <w:gridCol w:w="604"/>
        <w:gridCol w:w="604"/>
        <w:gridCol w:w="417"/>
        <w:gridCol w:w="368"/>
        <w:gridCol w:w="368"/>
        <w:gridCol w:w="368"/>
        <w:gridCol w:w="368"/>
        <w:gridCol w:w="402"/>
        <w:gridCol w:w="349"/>
        <w:gridCol w:w="402"/>
        <w:gridCol w:w="383"/>
        <w:gridCol w:w="383"/>
        <w:gridCol w:w="567"/>
        <w:gridCol w:w="570"/>
        <w:gridCol w:w="791"/>
      </w:tblGrid>
      <w:tr xmlns:wp14="http://schemas.microsoft.com/office/word/2010/wordml" w:rsidRPr="0023550B" w:rsidR="00BC4126" w:rsidTr="001F22B5" w14:paraId="625565A0" wp14:textId="77777777">
        <w:trPr>
          <w:trHeight w:val="420"/>
        </w:trPr>
        <w:tc>
          <w:tcPr>
            <w:tcW w:w="865" w:type="pct"/>
            <w:gridSpan w:val="4"/>
            <w:tcBorders>
              <w:top w:val="single" w:color="auto" w:sz="8" w:space="0"/>
              <w:left w:val="single" w:color="auto" w:sz="8" w:space="0"/>
              <w:bottom w:val="nil"/>
              <w:right w:val="nil"/>
            </w:tcBorders>
            <w:noWrap/>
            <w:vAlign w:val="center"/>
            <w:hideMark/>
          </w:tcPr>
          <w:p w:rsidRPr="0023550B" w:rsidR="00BC4126" w:rsidP="00D847CD" w:rsidRDefault="00BC4126" w14:paraId="29A6FCED" wp14:textId="77777777">
            <w:pPr>
              <w:spacing w:after="0"/>
              <w:jc w:val="left"/>
              <w:rPr>
                <w:rFonts w:cs="Arial"/>
                <w:b/>
                <w:bCs/>
                <w:color w:val="000000"/>
                <w:szCs w:val="20"/>
              </w:rPr>
            </w:pPr>
            <w:r w:rsidRPr="0023550B">
              <w:rPr>
                <w:rFonts w:cs="Arial"/>
                <w:b/>
                <w:bCs/>
                <w:color w:val="000000"/>
                <w:szCs w:val="20"/>
              </w:rPr>
              <w:t>Enterprise Operational Reports (EOR)</w:t>
            </w:r>
          </w:p>
        </w:tc>
        <w:tc>
          <w:tcPr>
            <w:tcW w:w="383" w:type="pct"/>
            <w:gridSpan w:val="2"/>
            <w:tcBorders>
              <w:top w:val="single" w:color="auto" w:sz="8" w:space="0"/>
              <w:left w:val="nil"/>
              <w:bottom w:val="nil"/>
              <w:right w:val="nil"/>
            </w:tcBorders>
            <w:noWrap/>
            <w:vAlign w:val="bottom"/>
            <w:hideMark/>
          </w:tcPr>
          <w:p w:rsidRPr="0023550B" w:rsidR="00BC4126" w:rsidP="00D847CD" w:rsidRDefault="00BC4126" w14:paraId="6E7BEAA2" wp14:textId="77777777">
            <w:pPr>
              <w:spacing w:after="0"/>
              <w:jc w:val="left"/>
              <w:rPr>
                <w:rFonts w:ascii="Tahoma" w:hAnsi="Tahoma" w:cs="Tahoma"/>
                <w:color w:val="000000"/>
                <w:szCs w:val="20"/>
              </w:rPr>
            </w:pPr>
            <w:r w:rsidRPr="0023550B">
              <w:rPr>
                <w:rFonts w:ascii="Tahoma" w:hAnsi="Tahoma" w:cs="Tahoma"/>
                <w:color w:val="000000"/>
                <w:szCs w:val="20"/>
              </w:rPr>
              <w:t> </w:t>
            </w:r>
          </w:p>
        </w:tc>
        <w:tc>
          <w:tcPr>
            <w:tcW w:w="142" w:type="pct"/>
            <w:tcBorders>
              <w:top w:val="single" w:color="auto" w:sz="8" w:space="0"/>
              <w:left w:val="nil"/>
              <w:bottom w:val="nil"/>
              <w:right w:val="nil"/>
            </w:tcBorders>
            <w:noWrap/>
            <w:vAlign w:val="bottom"/>
            <w:hideMark/>
          </w:tcPr>
          <w:p w:rsidRPr="0023550B" w:rsidR="00BC4126" w:rsidP="00D847CD" w:rsidRDefault="00BC4126" w14:paraId="63E4A9CD" wp14:textId="77777777">
            <w:pPr>
              <w:spacing w:after="0"/>
              <w:jc w:val="left"/>
              <w:rPr>
                <w:rFonts w:ascii="Tahoma" w:hAnsi="Tahoma" w:cs="Tahoma"/>
                <w:color w:val="000000"/>
                <w:szCs w:val="20"/>
              </w:rPr>
            </w:pPr>
            <w:r w:rsidRPr="0023550B">
              <w:rPr>
                <w:rFonts w:ascii="Tahoma" w:hAnsi="Tahoma" w:cs="Tahoma"/>
                <w:color w:val="000000"/>
                <w:szCs w:val="20"/>
              </w:rPr>
              <w:t> </w:t>
            </w:r>
          </w:p>
        </w:tc>
        <w:tc>
          <w:tcPr>
            <w:tcW w:w="191" w:type="pct"/>
            <w:tcBorders>
              <w:top w:val="single" w:color="auto" w:sz="8" w:space="0"/>
              <w:left w:val="nil"/>
              <w:bottom w:val="nil"/>
              <w:right w:val="nil"/>
            </w:tcBorders>
            <w:noWrap/>
            <w:vAlign w:val="bottom"/>
            <w:hideMark/>
          </w:tcPr>
          <w:p w:rsidRPr="0023550B" w:rsidR="00BC4126" w:rsidP="00D847CD" w:rsidRDefault="00BC4126" w14:paraId="4F6584BE" wp14:textId="77777777">
            <w:pPr>
              <w:spacing w:after="0"/>
              <w:jc w:val="left"/>
              <w:rPr>
                <w:rFonts w:ascii="Tahoma" w:hAnsi="Tahoma" w:cs="Tahoma"/>
                <w:color w:val="000000"/>
                <w:szCs w:val="20"/>
              </w:rPr>
            </w:pPr>
            <w:r w:rsidRPr="0023550B">
              <w:rPr>
                <w:rFonts w:ascii="Tahoma" w:hAnsi="Tahoma" w:cs="Tahoma"/>
                <w:color w:val="000000"/>
                <w:szCs w:val="20"/>
              </w:rPr>
              <w:t> </w:t>
            </w:r>
          </w:p>
        </w:tc>
        <w:tc>
          <w:tcPr>
            <w:tcW w:w="221" w:type="pct"/>
            <w:tcBorders>
              <w:top w:val="single" w:color="auto" w:sz="8" w:space="0"/>
              <w:left w:val="nil"/>
              <w:bottom w:val="nil"/>
              <w:right w:val="nil"/>
            </w:tcBorders>
            <w:noWrap/>
            <w:vAlign w:val="bottom"/>
            <w:hideMark/>
          </w:tcPr>
          <w:p w:rsidRPr="0023550B" w:rsidR="00BC4126" w:rsidP="00D847CD" w:rsidRDefault="00BC4126" w14:paraId="09AF38FC" wp14:textId="77777777">
            <w:pPr>
              <w:spacing w:after="0"/>
              <w:jc w:val="left"/>
              <w:rPr>
                <w:rFonts w:ascii="Tahoma" w:hAnsi="Tahoma" w:cs="Tahoma"/>
                <w:color w:val="000000"/>
                <w:szCs w:val="20"/>
              </w:rPr>
            </w:pPr>
            <w:r w:rsidRPr="0023550B">
              <w:rPr>
                <w:rFonts w:ascii="Tahoma" w:hAnsi="Tahoma" w:cs="Tahoma"/>
                <w:color w:val="000000"/>
                <w:szCs w:val="20"/>
              </w:rPr>
              <w:t> </w:t>
            </w:r>
          </w:p>
        </w:tc>
        <w:tc>
          <w:tcPr>
            <w:tcW w:w="130" w:type="pct"/>
            <w:tcBorders>
              <w:top w:val="single" w:color="auto" w:sz="8" w:space="0"/>
              <w:left w:val="nil"/>
              <w:bottom w:val="nil"/>
              <w:right w:val="nil"/>
            </w:tcBorders>
            <w:noWrap/>
            <w:vAlign w:val="bottom"/>
            <w:hideMark/>
          </w:tcPr>
          <w:p w:rsidRPr="0023550B" w:rsidR="00BC4126" w:rsidP="00D847CD" w:rsidRDefault="00BC4126" w14:paraId="15AA318D" wp14:textId="77777777">
            <w:pPr>
              <w:spacing w:after="0"/>
              <w:jc w:val="left"/>
              <w:rPr>
                <w:rFonts w:ascii="Tahoma" w:hAnsi="Tahoma" w:cs="Tahoma"/>
                <w:color w:val="000000"/>
                <w:szCs w:val="20"/>
              </w:rPr>
            </w:pPr>
            <w:r w:rsidRPr="0023550B">
              <w:rPr>
                <w:rFonts w:ascii="Tahoma" w:hAnsi="Tahoma" w:cs="Tahoma"/>
                <w:color w:val="000000"/>
                <w:szCs w:val="20"/>
              </w:rPr>
              <w:t> </w:t>
            </w:r>
          </w:p>
        </w:tc>
        <w:tc>
          <w:tcPr>
            <w:tcW w:w="192" w:type="pct"/>
            <w:tcBorders>
              <w:top w:val="single" w:color="auto" w:sz="8" w:space="0"/>
              <w:left w:val="nil"/>
              <w:bottom w:val="nil"/>
              <w:right w:val="nil"/>
            </w:tcBorders>
            <w:noWrap/>
            <w:vAlign w:val="bottom"/>
            <w:hideMark/>
          </w:tcPr>
          <w:p w:rsidRPr="0023550B" w:rsidR="00BC4126" w:rsidP="00D847CD" w:rsidRDefault="00BC4126" w14:paraId="01512BE8" wp14:textId="77777777">
            <w:pPr>
              <w:spacing w:after="0"/>
              <w:jc w:val="left"/>
              <w:rPr>
                <w:rFonts w:ascii="Tahoma" w:hAnsi="Tahoma" w:cs="Tahoma"/>
                <w:color w:val="000000"/>
                <w:szCs w:val="20"/>
              </w:rPr>
            </w:pPr>
            <w:r w:rsidRPr="0023550B">
              <w:rPr>
                <w:rFonts w:ascii="Tahoma" w:hAnsi="Tahoma" w:cs="Tahoma"/>
                <w:color w:val="000000"/>
                <w:szCs w:val="20"/>
              </w:rPr>
              <w:t> </w:t>
            </w:r>
          </w:p>
        </w:tc>
        <w:tc>
          <w:tcPr>
            <w:tcW w:w="213" w:type="pct"/>
            <w:tcBorders>
              <w:top w:val="single" w:color="auto" w:sz="8" w:space="0"/>
              <w:left w:val="nil"/>
              <w:bottom w:val="nil"/>
              <w:right w:val="nil"/>
            </w:tcBorders>
            <w:noWrap/>
            <w:vAlign w:val="bottom"/>
            <w:hideMark/>
          </w:tcPr>
          <w:p w:rsidRPr="0023550B" w:rsidR="00BC4126" w:rsidP="00D847CD" w:rsidRDefault="00BC4126" w14:paraId="0DA70637" wp14:textId="77777777">
            <w:pPr>
              <w:spacing w:after="0"/>
              <w:jc w:val="left"/>
              <w:rPr>
                <w:rFonts w:ascii="Tahoma" w:hAnsi="Tahoma" w:cs="Tahoma"/>
                <w:color w:val="000000"/>
                <w:szCs w:val="20"/>
              </w:rPr>
            </w:pPr>
            <w:r w:rsidRPr="0023550B">
              <w:rPr>
                <w:rFonts w:ascii="Tahoma" w:hAnsi="Tahoma" w:cs="Tahoma"/>
                <w:color w:val="000000"/>
                <w:szCs w:val="20"/>
              </w:rPr>
              <w:t> </w:t>
            </w:r>
          </w:p>
        </w:tc>
        <w:tc>
          <w:tcPr>
            <w:tcW w:w="1306" w:type="pct"/>
            <w:gridSpan w:val="8"/>
            <w:tcBorders>
              <w:top w:val="single" w:color="auto" w:sz="8" w:space="0"/>
              <w:left w:val="nil"/>
              <w:bottom w:val="nil"/>
              <w:right w:val="nil"/>
            </w:tcBorders>
            <w:noWrap/>
            <w:vAlign w:val="center"/>
            <w:hideMark/>
          </w:tcPr>
          <w:p w:rsidRPr="0023550B" w:rsidR="00BC4126" w:rsidP="00D847CD" w:rsidRDefault="00BC4126" w14:paraId="2026146C" wp14:textId="77777777">
            <w:pPr>
              <w:spacing w:after="0"/>
              <w:jc w:val="center"/>
              <w:rPr>
                <w:rFonts w:cs="Arial"/>
                <w:b/>
                <w:bCs/>
                <w:color w:val="000000"/>
                <w:sz w:val="24"/>
              </w:rPr>
            </w:pPr>
            <w:r w:rsidRPr="0023550B">
              <w:rPr>
                <w:rFonts w:cs="Arial"/>
                <w:b/>
                <w:bCs/>
                <w:color w:val="000000"/>
                <w:sz w:val="24"/>
              </w:rPr>
              <w:t>LOB Cd - Desc: XXX - XXXXXXXXXX</w:t>
            </w:r>
          </w:p>
        </w:tc>
        <w:tc>
          <w:tcPr>
            <w:tcW w:w="142" w:type="pct"/>
            <w:tcBorders>
              <w:top w:val="single" w:color="auto" w:sz="8" w:space="0"/>
              <w:left w:val="nil"/>
              <w:bottom w:val="nil"/>
              <w:right w:val="nil"/>
            </w:tcBorders>
            <w:noWrap/>
            <w:vAlign w:val="bottom"/>
            <w:hideMark/>
          </w:tcPr>
          <w:p w:rsidRPr="0023550B" w:rsidR="00BC4126" w:rsidP="00D847CD" w:rsidRDefault="00BC4126" w14:paraId="46624170" wp14:textId="77777777">
            <w:pPr>
              <w:spacing w:after="0"/>
              <w:jc w:val="left"/>
              <w:rPr>
                <w:rFonts w:ascii="Tahoma" w:hAnsi="Tahoma" w:cs="Tahoma"/>
                <w:color w:val="000000"/>
                <w:szCs w:val="20"/>
              </w:rPr>
            </w:pPr>
            <w:r w:rsidRPr="0023550B">
              <w:rPr>
                <w:rFonts w:ascii="Tahoma" w:hAnsi="Tahoma" w:cs="Tahoma"/>
                <w:color w:val="000000"/>
                <w:szCs w:val="20"/>
              </w:rPr>
              <w:t> </w:t>
            </w:r>
          </w:p>
        </w:tc>
        <w:tc>
          <w:tcPr>
            <w:tcW w:w="123" w:type="pct"/>
            <w:tcBorders>
              <w:top w:val="single" w:color="auto" w:sz="8" w:space="0"/>
              <w:left w:val="nil"/>
              <w:bottom w:val="nil"/>
              <w:right w:val="nil"/>
            </w:tcBorders>
            <w:noWrap/>
            <w:vAlign w:val="bottom"/>
            <w:hideMark/>
          </w:tcPr>
          <w:p w:rsidRPr="0023550B" w:rsidR="00BC4126" w:rsidP="00D847CD" w:rsidRDefault="00BC4126" w14:paraId="4B8484D5" wp14:textId="77777777">
            <w:pPr>
              <w:spacing w:after="0"/>
              <w:jc w:val="left"/>
              <w:rPr>
                <w:rFonts w:ascii="Tahoma" w:hAnsi="Tahoma" w:cs="Tahoma"/>
                <w:color w:val="000000"/>
                <w:szCs w:val="20"/>
              </w:rPr>
            </w:pPr>
            <w:r w:rsidRPr="0023550B">
              <w:rPr>
                <w:rFonts w:ascii="Tahoma" w:hAnsi="Tahoma" w:cs="Tahoma"/>
                <w:color w:val="000000"/>
                <w:szCs w:val="20"/>
              </w:rPr>
              <w:t> </w:t>
            </w:r>
          </w:p>
        </w:tc>
        <w:tc>
          <w:tcPr>
            <w:tcW w:w="142" w:type="pct"/>
            <w:tcBorders>
              <w:top w:val="single" w:color="auto" w:sz="8" w:space="0"/>
              <w:left w:val="nil"/>
              <w:bottom w:val="nil"/>
              <w:right w:val="nil"/>
            </w:tcBorders>
            <w:noWrap/>
            <w:vAlign w:val="bottom"/>
            <w:hideMark/>
          </w:tcPr>
          <w:p w:rsidRPr="0023550B" w:rsidR="00BC4126" w:rsidP="00D847CD" w:rsidRDefault="00BC4126" w14:paraId="4F8F56C0" wp14:textId="77777777">
            <w:pPr>
              <w:spacing w:after="0"/>
              <w:jc w:val="left"/>
              <w:rPr>
                <w:rFonts w:ascii="Tahoma" w:hAnsi="Tahoma" w:cs="Tahoma"/>
                <w:color w:val="000000"/>
                <w:szCs w:val="20"/>
              </w:rPr>
            </w:pPr>
            <w:r w:rsidRPr="0023550B">
              <w:rPr>
                <w:rFonts w:ascii="Tahoma" w:hAnsi="Tahoma" w:cs="Tahoma"/>
                <w:color w:val="000000"/>
                <w:szCs w:val="20"/>
              </w:rPr>
              <w:t> </w:t>
            </w:r>
          </w:p>
        </w:tc>
        <w:tc>
          <w:tcPr>
            <w:tcW w:w="135" w:type="pct"/>
            <w:tcBorders>
              <w:top w:val="single" w:color="auto" w:sz="8" w:space="0"/>
              <w:left w:val="nil"/>
              <w:bottom w:val="nil"/>
              <w:right w:val="nil"/>
            </w:tcBorders>
            <w:noWrap/>
            <w:vAlign w:val="bottom"/>
            <w:hideMark/>
          </w:tcPr>
          <w:p w:rsidRPr="0023550B" w:rsidR="00BC4126" w:rsidP="00D847CD" w:rsidRDefault="00BC4126" w14:paraId="649CC1FA" wp14:textId="77777777">
            <w:pPr>
              <w:spacing w:after="0"/>
              <w:jc w:val="left"/>
              <w:rPr>
                <w:rFonts w:ascii="Tahoma" w:hAnsi="Tahoma" w:cs="Tahoma"/>
                <w:color w:val="000000"/>
                <w:szCs w:val="20"/>
              </w:rPr>
            </w:pPr>
            <w:r w:rsidRPr="0023550B">
              <w:rPr>
                <w:rFonts w:ascii="Tahoma" w:hAnsi="Tahoma" w:cs="Tahoma"/>
                <w:color w:val="000000"/>
                <w:szCs w:val="20"/>
              </w:rPr>
              <w:t> </w:t>
            </w:r>
          </w:p>
        </w:tc>
        <w:tc>
          <w:tcPr>
            <w:tcW w:w="135" w:type="pct"/>
            <w:tcBorders>
              <w:top w:val="single" w:color="auto" w:sz="8" w:space="0"/>
              <w:left w:val="nil"/>
              <w:bottom w:val="nil"/>
              <w:right w:val="nil"/>
            </w:tcBorders>
            <w:noWrap/>
            <w:vAlign w:val="bottom"/>
            <w:hideMark/>
          </w:tcPr>
          <w:p w:rsidRPr="0023550B" w:rsidR="00BC4126" w:rsidP="00D847CD" w:rsidRDefault="00BC4126" w14:paraId="10EF996B" wp14:textId="77777777">
            <w:pPr>
              <w:spacing w:after="0"/>
              <w:jc w:val="left"/>
              <w:rPr>
                <w:rFonts w:ascii="Tahoma" w:hAnsi="Tahoma" w:cs="Tahoma"/>
                <w:color w:val="000000"/>
                <w:szCs w:val="20"/>
              </w:rPr>
            </w:pPr>
            <w:r w:rsidRPr="0023550B">
              <w:rPr>
                <w:rFonts w:ascii="Tahoma" w:hAnsi="Tahoma" w:cs="Tahoma"/>
                <w:color w:val="000000"/>
                <w:szCs w:val="20"/>
              </w:rPr>
              <w:t> </w:t>
            </w:r>
          </w:p>
        </w:tc>
        <w:tc>
          <w:tcPr>
            <w:tcW w:w="200" w:type="pct"/>
            <w:tcBorders>
              <w:top w:val="single" w:color="auto" w:sz="8" w:space="0"/>
              <w:left w:val="nil"/>
              <w:bottom w:val="nil"/>
              <w:right w:val="nil"/>
            </w:tcBorders>
            <w:noWrap/>
            <w:vAlign w:val="bottom"/>
            <w:hideMark/>
          </w:tcPr>
          <w:p w:rsidRPr="0023550B" w:rsidR="00BC4126" w:rsidP="00D847CD" w:rsidRDefault="00BC4126" w14:paraId="5E3886A4" wp14:textId="77777777">
            <w:pPr>
              <w:spacing w:after="0"/>
              <w:jc w:val="left"/>
              <w:rPr>
                <w:rFonts w:ascii="Tahoma" w:hAnsi="Tahoma" w:cs="Tahoma"/>
                <w:color w:val="000000"/>
                <w:szCs w:val="20"/>
              </w:rPr>
            </w:pPr>
            <w:r w:rsidRPr="0023550B">
              <w:rPr>
                <w:rFonts w:ascii="Tahoma" w:hAnsi="Tahoma" w:cs="Tahoma"/>
                <w:color w:val="000000"/>
                <w:szCs w:val="20"/>
              </w:rPr>
              <w:t> </w:t>
            </w:r>
          </w:p>
        </w:tc>
        <w:tc>
          <w:tcPr>
            <w:tcW w:w="201" w:type="pct"/>
            <w:tcBorders>
              <w:top w:val="single" w:color="auto" w:sz="8" w:space="0"/>
              <w:left w:val="nil"/>
              <w:bottom w:val="nil"/>
              <w:right w:val="nil"/>
            </w:tcBorders>
            <w:noWrap/>
            <w:vAlign w:val="bottom"/>
            <w:hideMark/>
          </w:tcPr>
          <w:p w:rsidRPr="0023550B" w:rsidR="00BC4126" w:rsidP="00D847CD" w:rsidRDefault="00BC4126" w14:paraId="4ECEB114" wp14:textId="77777777">
            <w:pPr>
              <w:spacing w:after="0"/>
              <w:jc w:val="left"/>
              <w:rPr>
                <w:rFonts w:ascii="Tahoma" w:hAnsi="Tahoma" w:cs="Tahoma"/>
                <w:color w:val="000000"/>
                <w:szCs w:val="20"/>
              </w:rPr>
            </w:pPr>
            <w:r w:rsidRPr="0023550B">
              <w:rPr>
                <w:rFonts w:ascii="Tahoma" w:hAnsi="Tahoma" w:cs="Tahoma"/>
                <w:color w:val="000000"/>
                <w:szCs w:val="20"/>
              </w:rPr>
              <w:t> </w:t>
            </w:r>
          </w:p>
        </w:tc>
        <w:tc>
          <w:tcPr>
            <w:tcW w:w="278" w:type="pct"/>
            <w:vMerge w:val="restart"/>
            <w:tcBorders>
              <w:top w:val="nil"/>
              <w:left w:val="nil"/>
              <w:bottom w:val="nil"/>
              <w:right w:val="nil"/>
            </w:tcBorders>
            <w:noWrap/>
            <w:vAlign w:val="bottom"/>
            <w:hideMark/>
          </w:tcPr>
          <w:p w:rsidRPr="0023550B" w:rsidR="00BC4126" w:rsidP="00D847CD" w:rsidRDefault="003A7664" w14:paraId="14B5651D" wp14:textId="77777777">
            <w:pPr>
              <w:spacing w:after="0"/>
              <w:jc w:val="left"/>
              <w:rPr>
                <w:rFonts w:ascii="Tahoma" w:hAnsi="Tahoma" w:cs="Tahoma"/>
                <w:color w:val="000000"/>
                <w:szCs w:val="20"/>
              </w:rPr>
            </w:pPr>
            <w:r>
              <w:rPr>
                <w:noProof/>
              </w:rPr>
              <w:drawing>
                <wp:anchor xmlns:wp14="http://schemas.microsoft.com/office/word/2010/wordprocessingDrawing" distT="0" distB="0" distL="114300" distR="114300" simplePos="0" relativeHeight="251656704" behindDoc="0" locked="0" layoutInCell="1" allowOverlap="1" wp14:anchorId="7EB45A51" wp14:editId="7777777">
                  <wp:simplePos x="0" y="0"/>
                  <wp:positionH relativeFrom="column">
                    <wp:posOffset>0</wp:posOffset>
                  </wp:positionH>
                  <wp:positionV relativeFrom="paragraph">
                    <wp:posOffset>0</wp:posOffset>
                  </wp:positionV>
                  <wp:extent cx="714375" cy="714375"/>
                  <wp:effectExtent l="0" t="0" r="0" b="0"/>
                  <wp:wrapNone/>
                  <wp:docPr id="127643729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Layout w:type="fixed"/>
              <w:tblCellMar>
                <w:left w:w="0" w:type="dxa"/>
                <w:right w:w="0" w:type="dxa"/>
              </w:tblCellMar>
              <w:tblLook w:val="04A0" w:firstRow="1" w:lastRow="0" w:firstColumn="1" w:lastColumn="0" w:noHBand="0" w:noVBand="1"/>
            </w:tblPr>
            <w:tblGrid>
              <w:gridCol w:w="1440"/>
            </w:tblGrid>
            <w:tr w:rsidRPr="0023550B" w:rsidR="00BC4126" w:rsidTr="00D847CD" w14:paraId="0D8BF348" wp14:textId="77777777">
              <w:trPr>
                <w:trHeight w:val="230"/>
                <w:tblCellSpacing w:w="0" w:type="dxa"/>
              </w:trPr>
              <w:tc>
                <w:tcPr>
                  <w:tcW w:w="1440" w:type="dxa"/>
                  <w:vMerge w:val="restart"/>
                  <w:tcBorders>
                    <w:top w:val="single" w:color="auto" w:sz="8" w:space="0"/>
                    <w:left w:val="nil"/>
                    <w:bottom w:val="nil"/>
                    <w:right w:val="single" w:color="auto" w:sz="8" w:space="0"/>
                  </w:tcBorders>
                  <w:noWrap/>
                  <w:vAlign w:val="bottom"/>
                  <w:hideMark/>
                </w:tcPr>
                <w:p w:rsidRPr="0023550B" w:rsidR="00BC4126" w:rsidP="00D847CD" w:rsidRDefault="00BC4126" w14:paraId="5EDB29A5" wp14:textId="77777777">
                  <w:pPr>
                    <w:spacing w:after="0"/>
                    <w:jc w:val="left"/>
                    <w:rPr>
                      <w:rFonts w:ascii="Tahoma" w:hAnsi="Tahoma" w:cs="Tahoma"/>
                      <w:color w:val="000000"/>
                      <w:szCs w:val="20"/>
                    </w:rPr>
                  </w:pPr>
                  <w:r w:rsidRPr="0023550B">
                    <w:rPr>
                      <w:rFonts w:ascii="Tahoma" w:hAnsi="Tahoma" w:cs="Tahoma"/>
                      <w:color w:val="000000"/>
                      <w:szCs w:val="20"/>
                    </w:rPr>
                    <w:t> </w:t>
                  </w:r>
                </w:p>
              </w:tc>
            </w:tr>
            <w:tr w:rsidRPr="0023550B" w:rsidR="00BC4126" w:rsidTr="00D847CD" w14:paraId="72883D27" wp14:textId="77777777">
              <w:trPr>
                <w:trHeight w:val="230"/>
                <w:tblCellSpacing w:w="0" w:type="dxa"/>
              </w:trPr>
              <w:tc>
                <w:tcPr>
                  <w:tcW w:w="584" w:type="dxa"/>
                  <w:vMerge/>
                  <w:tcBorders>
                    <w:top w:val="single" w:color="auto" w:sz="8" w:space="0"/>
                    <w:left w:val="nil"/>
                    <w:bottom w:val="nil"/>
                    <w:right w:val="single" w:color="auto" w:sz="8" w:space="0"/>
                  </w:tcBorders>
                  <w:vAlign w:val="center"/>
                  <w:hideMark/>
                </w:tcPr>
                <w:p w:rsidRPr="0023550B" w:rsidR="00BC4126" w:rsidP="00D847CD" w:rsidRDefault="00BC4126" w14:paraId="2B53900C" wp14:textId="77777777">
                  <w:pPr>
                    <w:spacing w:after="0"/>
                    <w:jc w:val="left"/>
                    <w:rPr>
                      <w:rFonts w:ascii="Tahoma" w:hAnsi="Tahoma" w:cs="Tahoma"/>
                      <w:color w:val="000000"/>
                      <w:szCs w:val="20"/>
                    </w:rPr>
                  </w:pPr>
                </w:p>
              </w:tc>
            </w:tr>
          </w:tbl>
          <w:p w:rsidRPr="0023550B" w:rsidR="00BC4126" w:rsidP="00D847CD" w:rsidRDefault="00BC4126" w14:paraId="097AEA3F" wp14:textId="77777777">
            <w:pPr>
              <w:spacing w:after="0"/>
              <w:jc w:val="left"/>
              <w:rPr>
                <w:rFonts w:ascii="Tahoma" w:hAnsi="Tahoma" w:cs="Tahoma"/>
                <w:color w:val="000000"/>
                <w:szCs w:val="20"/>
              </w:rPr>
            </w:pPr>
          </w:p>
        </w:tc>
      </w:tr>
      <w:tr xmlns:wp14="http://schemas.microsoft.com/office/word/2010/wordml" w:rsidRPr="0023550B" w:rsidR="00BC4126" w:rsidTr="001F22B5" w14:paraId="7F0A20AC" wp14:textId="77777777">
        <w:trPr>
          <w:trHeight w:val="390"/>
        </w:trPr>
        <w:tc>
          <w:tcPr>
            <w:tcW w:w="865" w:type="pct"/>
            <w:gridSpan w:val="4"/>
            <w:tcBorders>
              <w:top w:val="nil"/>
              <w:left w:val="single" w:color="auto" w:sz="8" w:space="0"/>
              <w:bottom w:val="nil"/>
              <w:right w:val="nil"/>
            </w:tcBorders>
            <w:noWrap/>
            <w:vAlign w:val="center"/>
            <w:hideMark/>
          </w:tcPr>
          <w:p w:rsidRPr="0023550B" w:rsidR="00BC4126" w:rsidP="00D847CD" w:rsidRDefault="00BC4126" w14:paraId="3755D142" wp14:textId="77777777">
            <w:pPr>
              <w:spacing w:after="0"/>
              <w:jc w:val="left"/>
              <w:rPr>
                <w:rFonts w:cs="Arial"/>
                <w:b/>
                <w:bCs/>
                <w:color w:val="000000"/>
                <w:sz w:val="18"/>
                <w:szCs w:val="18"/>
              </w:rPr>
            </w:pPr>
            <w:r w:rsidRPr="0023550B">
              <w:rPr>
                <w:rFonts w:cs="Arial"/>
                <w:b/>
                <w:bCs/>
                <w:color w:val="000000"/>
                <w:sz w:val="18"/>
                <w:szCs w:val="18"/>
              </w:rPr>
              <w:t>Report ID: OPR-SRA-138</w:t>
            </w:r>
          </w:p>
        </w:tc>
        <w:tc>
          <w:tcPr>
            <w:tcW w:w="383" w:type="pct"/>
            <w:gridSpan w:val="2"/>
            <w:vMerge w:val="restart"/>
            <w:tcBorders>
              <w:top w:val="nil"/>
              <w:left w:val="nil"/>
              <w:bottom w:val="nil"/>
              <w:right w:val="nil"/>
            </w:tcBorders>
            <w:noWrap/>
            <w:vAlign w:val="bottom"/>
            <w:hideMark/>
          </w:tcPr>
          <w:p w:rsidRPr="0023550B" w:rsidR="00BC4126" w:rsidP="00D847CD" w:rsidRDefault="00BC4126" w14:paraId="411DF495" wp14:textId="77777777">
            <w:pPr>
              <w:spacing w:after="0"/>
              <w:jc w:val="left"/>
              <w:rPr>
                <w:rFonts w:cs="Arial"/>
                <w:b/>
                <w:bCs/>
                <w:color w:val="000000"/>
                <w:sz w:val="18"/>
                <w:szCs w:val="18"/>
              </w:rPr>
            </w:pPr>
          </w:p>
        </w:tc>
        <w:tc>
          <w:tcPr>
            <w:tcW w:w="142" w:type="pct"/>
            <w:vMerge w:val="restart"/>
            <w:tcBorders>
              <w:top w:val="nil"/>
              <w:left w:val="nil"/>
              <w:bottom w:val="nil"/>
              <w:right w:val="nil"/>
            </w:tcBorders>
            <w:noWrap/>
            <w:vAlign w:val="bottom"/>
            <w:hideMark/>
          </w:tcPr>
          <w:p w:rsidRPr="0023550B" w:rsidR="00BC4126" w:rsidP="00D847CD" w:rsidRDefault="00BC4126" w14:paraId="76A68B42" wp14:textId="77777777">
            <w:pPr>
              <w:spacing w:after="0"/>
              <w:jc w:val="left"/>
              <w:rPr>
                <w:rFonts w:ascii="Times New Roman" w:hAnsi="Times New Roman"/>
                <w:szCs w:val="20"/>
              </w:rPr>
            </w:pPr>
          </w:p>
        </w:tc>
        <w:tc>
          <w:tcPr>
            <w:tcW w:w="191" w:type="pct"/>
            <w:vMerge w:val="restart"/>
            <w:tcBorders>
              <w:top w:val="nil"/>
              <w:left w:val="nil"/>
              <w:bottom w:val="nil"/>
              <w:right w:val="nil"/>
            </w:tcBorders>
            <w:noWrap/>
            <w:vAlign w:val="bottom"/>
            <w:hideMark/>
          </w:tcPr>
          <w:p w:rsidRPr="0023550B" w:rsidR="00BC4126" w:rsidP="00D847CD" w:rsidRDefault="00BC4126" w14:paraId="17740577" wp14:textId="77777777">
            <w:pPr>
              <w:spacing w:after="0"/>
              <w:jc w:val="left"/>
              <w:rPr>
                <w:rFonts w:ascii="Times New Roman" w:hAnsi="Times New Roman"/>
                <w:szCs w:val="20"/>
              </w:rPr>
            </w:pPr>
          </w:p>
        </w:tc>
        <w:tc>
          <w:tcPr>
            <w:tcW w:w="221" w:type="pct"/>
            <w:vMerge w:val="restart"/>
            <w:tcBorders>
              <w:top w:val="nil"/>
              <w:left w:val="nil"/>
              <w:bottom w:val="nil"/>
              <w:right w:val="nil"/>
            </w:tcBorders>
            <w:noWrap/>
            <w:vAlign w:val="bottom"/>
            <w:hideMark/>
          </w:tcPr>
          <w:p w:rsidRPr="0023550B" w:rsidR="00BC4126" w:rsidP="00D847CD" w:rsidRDefault="00BC4126" w14:paraId="2BEF1B7D" wp14:textId="77777777">
            <w:pPr>
              <w:spacing w:after="0"/>
              <w:jc w:val="left"/>
              <w:rPr>
                <w:rFonts w:ascii="Times New Roman" w:hAnsi="Times New Roman"/>
                <w:szCs w:val="20"/>
              </w:rPr>
            </w:pPr>
          </w:p>
        </w:tc>
        <w:tc>
          <w:tcPr>
            <w:tcW w:w="130" w:type="pct"/>
            <w:vMerge w:val="restart"/>
            <w:tcBorders>
              <w:top w:val="nil"/>
              <w:left w:val="nil"/>
              <w:bottom w:val="nil"/>
              <w:right w:val="nil"/>
            </w:tcBorders>
            <w:noWrap/>
            <w:vAlign w:val="bottom"/>
            <w:hideMark/>
          </w:tcPr>
          <w:p w:rsidRPr="0023550B" w:rsidR="00BC4126" w:rsidP="00D847CD" w:rsidRDefault="00BC4126" w14:paraId="10E10F51" wp14:textId="77777777">
            <w:pPr>
              <w:spacing w:after="0"/>
              <w:jc w:val="left"/>
              <w:rPr>
                <w:rFonts w:ascii="Times New Roman" w:hAnsi="Times New Roman"/>
                <w:szCs w:val="20"/>
              </w:rPr>
            </w:pPr>
          </w:p>
        </w:tc>
        <w:tc>
          <w:tcPr>
            <w:tcW w:w="192" w:type="pct"/>
            <w:vMerge w:val="restart"/>
            <w:tcBorders>
              <w:top w:val="nil"/>
              <w:left w:val="nil"/>
              <w:bottom w:val="nil"/>
              <w:right w:val="nil"/>
            </w:tcBorders>
            <w:noWrap/>
            <w:vAlign w:val="bottom"/>
            <w:hideMark/>
          </w:tcPr>
          <w:p w:rsidRPr="0023550B" w:rsidR="00BC4126" w:rsidP="00D847CD" w:rsidRDefault="00BC4126" w14:paraId="673ACA81" wp14:textId="77777777">
            <w:pPr>
              <w:spacing w:after="0"/>
              <w:jc w:val="left"/>
              <w:rPr>
                <w:rFonts w:ascii="Times New Roman" w:hAnsi="Times New Roman"/>
                <w:szCs w:val="20"/>
              </w:rPr>
            </w:pPr>
          </w:p>
        </w:tc>
        <w:tc>
          <w:tcPr>
            <w:tcW w:w="213" w:type="pct"/>
            <w:vMerge w:val="restart"/>
            <w:tcBorders>
              <w:top w:val="nil"/>
              <w:left w:val="nil"/>
              <w:bottom w:val="nil"/>
              <w:right w:val="nil"/>
            </w:tcBorders>
            <w:noWrap/>
            <w:vAlign w:val="bottom"/>
            <w:hideMark/>
          </w:tcPr>
          <w:p w:rsidRPr="0023550B" w:rsidR="00BC4126" w:rsidP="00D847CD" w:rsidRDefault="00BC4126" w14:paraId="352BE31E" wp14:textId="77777777">
            <w:pPr>
              <w:spacing w:after="0"/>
              <w:jc w:val="left"/>
              <w:rPr>
                <w:rFonts w:ascii="Times New Roman" w:hAnsi="Times New Roman"/>
                <w:szCs w:val="20"/>
              </w:rPr>
            </w:pPr>
          </w:p>
        </w:tc>
        <w:tc>
          <w:tcPr>
            <w:tcW w:w="1306" w:type="pct"/>
            <w:gridSpan w:val="8"/>
            <w:tcBorders>
              <w:top w:val="nil"/>
              <w:left w:val="nil"/>
              <w:bottom w:val="nil"/>
              <w:right w:val="nil"/>
            </w:tcBorders>
            <w:noWrap/>
            <w:vAlign w:val="center"/>
            <w:hideMark/>
          </w:tcPr>
          <w:p w:rsidRPr="0023550B" w:rsidR="00BC4126" w:rsidP="00D847CD" w:rsidRDefault="00BC4126" w14:paraId="4F66C730" wp14:textId="77777777">
            <w:pPr>
              <w:spacing w:after="0"/>
              <w:jc w:val="center"/>
              <w:rPr>
                <w:rFonts w:cs="Arial"/>
                <w:b/>
                <w:bCs/>
                <w:color w:val="000000"/>
                <w:sz w:val="22"/>
                <w:szCs w:val="22"/>
              </w:rPr>
            </w:pPr>
            <w:r w:rsidRPr="0023550B">
              <w:rPr>
                <w:rFonts w:cs="Arial"/>
                <w:b/>
                <w:bCs/>
                <w:color w:val="000000"/>
                <w:sz w:val="22"/>
                <w:szCs w:val="22"/>
              </w:rPr>
              <w:t>Department of Health and Human Services</w:t>
            </w:r>
          </w:p>
        </w:tc>
        <w:tc>
          <w:tcPr>
            <w:tcW w:w="142" w:type="pct"/>
            <w:vMerge w:val="restart"/>
            <w:tcBorders>
              <w:top w:val="nil"/>
              <w:left w:val="nil"/>
              <w:bottom w:val="nil"/>
              <w:right w:val="nil"/>
            </w:tcBorders>
            <w:noWrap/>
            <w:vAlign w:val="bottom"/>
            <w:hideMark/>
          </w:tcPr>
          <w:p w:rsidRPr="0023550B" w:rsidR="00BC4126" w:rsidP="00D847CD" w:rsidRDefault="00BC4126" w14:paraId="653C9E7B" wp14:textId="77777777">
            <w:pPr>
              <w:spacing w:after="0"/>
              <w:jc w:val="center"/>
              <w:rPr>
                <w:rFonts w:cs="Arial"/>
                <w:b/>
                <w:bCs/>
                <w:color w:val="000000"/>
                <w:sz w:val="22"/>
                <w:szCs w:val="22"/>
              </w:rPr>
            </w:pPr>
          </w:p>
        </w:tc>
        <w:tc>
          <w:tcPr>
            <w:tcW w:w="123" w:type="pct"/>
            <w:vMerge w:val="restart"/>
            <w:tcBorders>
              <w:top w:val="nil"/>
              <w:left w:val="nil"/>
              <w:bottom w:val="nil"/>
              <w:right w:val="nil"/>
            </w:tcBorders>
            <w:noWrap/>
            <w:vAlign w:val="bottom"/>
            <w:hideMark/>
          </w:tcPr>
          <w:p w:rsidRPr="0023550B" w:rsidR="00BC4126" w:rsidP="00D847CD" w:rsidRDefault="00BC4126" w14:paraId="47A2C910" wp14:textId="77777777">
            <w:pPr>
              <w:spacing w:after="0"/>
              <w:jc w:val="left"/>
              <w:rPr>
                <w:rFonts w:ascii="Times New Roman" w:hAnsi="Times New Roman"/>
                <w:szCs w:val="20"/>
              </w:rPr>
            </w:pPr>
          </w:p>
        </w:tc>
        <w:tc>
          <w:tcPr>
            <w:tcW w:w="142" w:type="pct"/>
            <w:vMerge w:val="restart"/>
            <w:tcBorders>
              <w:top w:val="nil"/>
              <w:left w:val="nil"/>
              <w:bottom w:val="nil"/>
              <w:right w:val="nil"/>
            </w:tcBorders>
            <w:noWrap/>
            <w:vAlign w:val="bottom"/>
            <w:hideMark/>
          </w:tcPr>
          <w:p w:rsidRPr="0023550B" w:rsidR="00BC4126" w:rsidP="00D847CD" w:rsidRDefault="00BC4126" w14:paraId="10BEE8EC" wp14:textId="77777777">
            <w:pPr>
              <w:spacing w:after="0"/>
              <w:jc w:val="left"/>
              <w:rPr>
                <w:rFonts w:ascii="Times New Roman" w:hAnsi="Times New Roman"/>
                <w:szCs w:val="20"/>
              </w:rPr>
            </w:pPr>
          </w:p>
        </w:tc>
        <w:tc>
          <w:tcPr>
            <w:tcW w:w="135" w:type="pct"/>
            <w:vMerge w:val="restart"/>
            <w:tcBorders>
              <w:top w:val="nil"/>
              <w:left w:val="nil"/>
              <w:bottom w:val="nil"/>
              <w:right w:val="nil"/>
            </w:tcBorders>
            <w:noWrap/>
            <w:vAlign w:val="bottom"/>
            <w:hideMark/>
          </w:tcPr>
          <w:p w:rsidRPr="0023550B" w:rsidR="00BC4126" w:rsidP="00D847CD" w:rsidRDefault="00BC4126" w14:paraId="274012B1" wp14:textId="77777777">
            <w:pPr>
              <w:spacing w:after="0"/>
              <w:jc w:val="left"/>
              <w:rPr>
                <w:rFonts w:ascii="Times New Roman" w:hAnsi="Times New Roman"/>
                <w:szCs w:val="20"/>
              </w:rPr>
            </w:pPr>
          </w:p>
        </w:tc>
        <w:tc>
          <w:tcPr>
            <w:tcW w:w="135" w:type="pct"/>
            <w:vMerge w:val="restart"/>
            <w:tcBorders>
              <w:top w:val="nil"/>
              <w:left w:val="nil"/>
              <w:bottom w:val="nil"/>
              <w:right w:val="nil"/>
            </w:tcBorders>
            <w:noWrap/>
            <w:vAlign w:val="bottom"/>
            <w:hideMark/>
          </w:tcPr>
          <w:p w:rsidRPr="0023550B" w:rsidR="00BC4126" w:rsidP="00D847CD" w:rsidRDefault="00BC4126" w14:paraId="1EF1CF08" wp14:textId="77777777">
            <w:pPr>
              <w:spacing w:after="0"/>
              <w:jc w:val="left"/>
              <w:rPr>
                <w:rFonts w:ascii="Times New Roman" w:hAnsi="Times New Roman"/>
                <w:szCs w:val="20"/>
              </w:rPr>
            </w:pPr>
          </w:p>
        </w:tc>
        <w:tc>
          <w:tcPr>
            <w:tcW w:w="200" w:type="pct"/>
            <w:vMerge w:val="restart"/>
            <w:tcBorders>
              <w:top w:val="nil"/>
              <w:left w:val="nil"/>
              <w:bottom w:val="nil"/>
              <w:right w:val="nil"/>
            </w:tcBorders>
            <w:noWrap/>
            <w:vAlign w:val="bottom"/>
            <w:hideMark/>
          </w:tcPr>
          <w:p w:rsidRPr="0023550B" w:rsidR="00BC4126" w:rsidP="00D847CD" w:rsidRDefault="00BC4126" w14:paraId="495A833F" wp14:textId="77777777">
            <w:pPr>
              <w:spacing w:after="0"/>
              <w:jc w:val="left"/>
              <w:rPr>
                <w:rFonts w:ascii="Times New Roman" w:hAnsi="Times New Roman"/>
                <w:szCs w:val="20"/>
              </w:rPr>
            </w:pPr>
          </w:p>
        </w:tc>
        <w:tc>
          <w:tcPr>
            <w:tcW w:w="201" w:type="pct"/>
            <w:vMerge w:val="restart"/>
            <w:tcBorders>
              <w:top w:val="nil"/>
              <w:left w:val="nil"/>
              <w:bottom w:val="nil"/>
              <w:right w:val="nil"/>
            </w:tcBorders>
            <w:noWrap/>
            <w:vAlign w:val="bottom"/>
            <w:hideMark/>
          </w:tcPr>
          <w:p w:rsidRPr="0023550B" w:rsidR="00BC4126" w:rsidP="00D847CD" w:rsidRDefault="00BC4126" w14:paraId="0B74D533" wp14:textId="77777777">
            <w:pPr>
              <w:spacing w:after="0"/>
              <w:jc w:val="left"/>
              <w:rPr>
                <w:rFonts w:ascii="Times New Roman" w:hAnsi="Times New Roman"/>
                <w:szCs w:val="20"/>
              </w:rPr>
            </w:pPr>
          </w:p>
        </w:tc>
        <w:tc>
          <w:tcPr>
            <w:tcW w:w="278" w:type="pct"/>
            <w:vMerge/>
            <w:tcBorders>
              <w:top w:val="nil"/>
              <w:left w:val="nil"/>
              <w:bottom w:val="nil"/>
              <w:right w:val="nil"/>
            </w:tcBorders>
            <w:vAlign w:val="center"/>
            <w:hideMark/>
          </w:tcPr>
          <w:p w:rsidRPr="0023550B" w:rsidR="00BC4126" w:rsidP="00D847CD" w:rsidRDefault="00BC4126" w14:paraId="331BF345" wp14:textId="77777777">
            <w:pPr>
              <w:spacing w:after="0"/>
              <w:jc w:val="left"/>
              <w:rPr>
                <w:rFonts w:ascii="Tahoma" w:hAnsi="Tahoma" w:cs="Tahoma"/>
                <w:color w:val="000000"/>
                <w:szCs w:val="20"/>
              </w:rPr>
            </w:pPr>
          </w:p>
        </w:tc>
      </w:tr>
      <w:tr xmlns:wp14="http://schemas.microsoft.com/office/word/2010/wordml" w:rsidRPr="0023550B" w:rsidR="00BC4126" w:rsidTr="001F22B5" w14:paraId="1123CC99" wp14:textId="77777777">
        <w:trPr>
          <w:trHeight w:val="390"/>
        </w:trPr>
        <w:tc>
          <w:tcPr>
            <w:tcW w:w="176" w:type="pct"/>
            <w:tcBorders>
              <w:top w:val="nil"/>
              <w:left w:val="single" w:color="auto" w:sz="8" w:space="0"/>
              <w:bottom w:val="nil"/>
              <w:right w:val="nil"/>
            </w:tcBorders>
            <w:noWrap/>
            <w:vAlign w:val="bottom"/>
            <w:hideMark/>
          </w:tcPr>
          <w:p w:rsidRPr="0023550B" w:rsidR="00BC4126" w:rsidP="00D847CD" w:rsidRDefault="00BC4126" w14:paraId="4474F8A0" wp14:textId="77777777">
            <w:pPr>
              <w:spacing w:after="0"/>
              <w:jc w:val="left"/>
              <w:rPr>
                <w:rFonts w:ascii="Tahoma" w:hAnsi="Tahoma" w:cs="Tahoma"/>
                <w:color w:val="000000"/>
                <w:szCs w:val="20"/>
              </w:rPr>
            </w:pPr>
            <w:r w:rsidRPr="0023550B">
              <w:rPr>
                <w:rFonts w:ascii="Tahoma" w:hAnsi="Tahoma" w:cs="Tahoma"/>
                <w:color w:val="000000"/>
                <w:szCs w:val="20"/>
              </w:rPr>
              <w:t> </w:t>
            </w:r>
          </w:p>
        </w:tc>
        <w:tc>
          <w:tcPr>
            <w:tcW w:w="249" w:type="pct"/>
            <w:tcBorders>
              <w:top w:val="nil"/>
              <w:left w:val="nil"/>
              <w:bottom w:val="nil"/>
              <w:right w:val="nil"/>
            </w:tcBorders>
            <w:noWrap/>
            <w:vAlign w:val="bottom"/>
            <w:hideMark/>
          </w:tcPr>
          <w:p w:rsidRPr="0023550B" w:rsidR="00BC4126" w:rsidP="00D847CD" w:rsidRDefault="00BC4126" w14:paraId="04BE59BF" wp14:textId="77777777">
            <w:pPr>
              <w:spacing w:after="0"/>
              <w:jc w:val="left"/>
              <w:rPr>
                <w:rFonts w:ascii="Tahoma" w:hAnsi="Tahoma" w:cs="Tahoma"/>
                <w:color w:val="000000"/>
                <w:szCs w:val="20"/>
              </w:rPr>
            </w:pPr>
          </w:p>
        </w:tc>
        <w:tc>
          <w:tcPr>
            <w:tcW w:w="190" w:type="pct"/>
            <w:tcBorders>
              <w:top w:val="nil"/>
              <w:left w:val="nil"/>
              <w:bottom w:val="nil"/>
              <w:right w:val="nil"/>
            </w:tcBorders>
            <w:noWrap/>
            <w:vAlign w:val="bottom"/>
            <w:hideMark/>
          </w:tcPr>
          <w:p w:rsidRPr="0023550B" w:rsidR="00BC4126" w:rsidP="00D847CD" w:rsidRDefault="00BC4126" w14:paraId="507BF6D0" wp14:textId="77777777">
            <w:pPr>
              <w:spacing w:after="0"/>
              <w:jc w:val="left"/>
              <w:rPr>
                <w:rFonts w:ascii="Times New Roman" w:hAnsi="Times New Roman"/>
                <w:szCs w:val="20"/>
              </w:rPr>
            </w:pPr>
          </w:p>
        </w:tc>
        <w:tc>
          <w:tcPr>
            <w:tcW w:w="250" w:type="pct"/>
            <w:tcBorders>
              <w:top w:val="nil"/>
              <w:left w:val="nil"/>
              <w:bottom w:val="nil"/>
              <w:right w:val="nil"/>
            </w:tcBorders>
            <w:noWrap/>
            <w:vAlign w:val="bottom"/>
            <w:hideMark/>
          </w:tcPr>
          <w:p w:rsidRPr="0023550B" w:rsidR="00BC4126" w:rsidP="00D847CD" w:rsidRDefault="00BC4126" w14:paraId="7DCD5188" wp14:textId="77777777">
            <w:pPr>
              <w:spacing w:after="0"/>
              <w:jc w:val="left"/>
              <w:rPr>
                <w:rFonts w:ascii="Times New Roman" w:hAnsi="Times New Roman"/>
                <w:szCs w:val="20"/>
              </w:rPr>
            </w:pPr>
          </w:p>
        </w:tc>
        <w:tc>
          <w:tcPr>
            <w:tcW w:w="383" w:type="pct"/>
            <w:gridSpan w:val="2"/>
            <w:vMerge/>
            <w:tcBorders>
              <w:top w:val="nil"/>
              <w:left w:val="nil"/>
              <w:bottom w:val="nil"/>
              <w:right w:val="nil"/>
            </w:tcBorders>
            <w:vAlign w:val="center"/>
            <w:hideMark/>
          </w:tcPr>
          <w:p w:rsidRPr="0023550B" w:rsidR="00BC4126" w:rsidP="00D847CD" w:rsidRDefault="00BC4126" w14:paraId="60DFC3C0" wp14:textId="77777777">
            <w:pPr>
              <w:spacing w:after="0"/>
              <w:jc w:val="left"/>
              <w:rPr>
                <w:rFonts w:cs="Arial"/>
                <w:b/>
                <w:bCs/>
                <w:color w:val="000000"/>
                <w:sz w:val="18"/>
                <w:szCs w:val="18"/>
              </w:rPr>
            </w:pPr>
          </w:p>
        </w:tc>
        <w:tc>
          <w:tcPr>
            <w:tcW w:w="142" w:type="pct"/>
            <w:vMerge/>
            <w:tcBorders>
              <w:top w:val="nil"/>
              <w:left w:val="nil"/>
              <w:bottom w:val="nil"/>
              <w:right w:val="nil"/>
            </w:tcBorders>
            <w:vAlign w:val="center"/>
            <w:hideMark/>
          </w:tcPr>
          <w:p w:rsidRPr="0023550B" w:rsidR="00BC4126" w:rsidP="00D847CD" w:rsidRDefault="00BC4126" w14:paraId="71F87C62" wp14:textId="77777777">
            <w:pPr>
              <w:spacing w:after="0"/>
              <w:jc w:val="left"/>
              <w:rPr>
                <w:rFonts w:ascii="Times New Roman" w:hAnsi="Times New Roman"/>
                <w:szCs w:val="20"/>
              </w:rPr>
            </w:pPr>
          </w:p>
        </w:tc>
        <w:tc>
          <w:tcPr>
            <w:tcW w:w="191" w:type="pct"/>
            <w:vMerge/>
            <w:tcBorders>
              <w:top w:val="nil"/>
              <w:left w:val="nil"/>
              <w:bottom w:val="nil"/>
              <w:right w:val="nil"/>
            </w:tcBorders>
            <w:vAlign w:val="center"/>
            <w:hideMark/>
          </w:tcPr>
          <w:p w:rsidRPr="0023550B" w:rsidR="00BC4126" w:rsidP="00D847CD" w:rsidRDefault="00BC4126" w14:paraId="3301E1C1" wp14:textId="77777777">
            <w:pPr>
              <w:spacing w:after="0"/>
              <w:jc w:val="left"/>
              <w:rPr>
                <w:rFonts w:ascii="Times New Roman" w:hAnsi="Times New Roman"/>
                <w:szCs w:val="20"/>
              </w:rPr>
            </w:pPr>
          </w:p>
        </w:tc>
        <w:tc>
          <w:tcPr>
            <w:tcW w:w="221" w:type="pct"/>
            <w:vMerge/>
            <w:tcBorders>
              <w:top w:val="nil"/>
              <w:left w:val="nil"/>
              <w:bottom w:val="nil"/>
              <w:right w:val="nil"/>
            </w:tcBorders>
            <w:vAlign w:val="center"/>
            <w:hideMark/>
          </w:tcPr>
          <w:p w:rsidRPr="0023550B" w:rsidR="00BC4126" w:rsidP="00D847CD" w:rsidRDefault="00BC4126" w14:paraId="7A1107E0" wp14:textId="77777777">
            <w:pPr>
              <w:spacing w:after="0"/>
              <w:jc w:val="left"/>
              <w:rPr>
                <w:rFonts w:ascii="Times New Roman" w:hAnsi="Times New Roman"/>
                <w:szCs w:val="20"/>
              </w:rPr>
            </w:pPr>
          </w:p>
        </w:tc>
        <w:tc>
          <w:tcPr>
            <w:tcW w:w="130" w:type="pct"/>
            <w:vMerge/>
            <w:tcBorders>
              <w:top w:val="nil"/>
              <w:left w:val="nil"/>
              <w:bottom w:val="nil"/>
              <w:right w:val="nil"/>
            </w:tcBorders>
            <w:vAlign w:val="center"/>
            <w:hideMark/>
          </w:tcPr>
          <w:p w:rsidRPr="0023550B" w:rsidR="00BC4126" w:rsidP="00D847CD" w:rsidRDefault="00BC4126" w14:paraId="66072FD6" wp14:textId="77777777">
            <w:pPr>
              <w:spacing w:after="0"/>
              <w:jc w:val="left"/>
              <w:rPr>
                <w:rFonts w:ascii="Times New Roman" w:hAnsi="Times New Roman"/>
                <w:szCs w:val="20"/>
              </w:rPr>
            </w:pPr>
          </w:p>
        </w:tc>
        <w:tc>
          <w:tcPr>
            <w:tcW w:w="192" w:type="pct"/>
            <w:vMerge/>
            <w:tcBorders>
              <w:top w:val="nil"/>
              <w:left w:val="nil"/>
              <w:bottom w:val="nil"/>
              <w:right w:val="nil"/>
            </w:tcBorders>
            <w:vAlign w:val="center"/>
            <w:hideMark/>
          </w:tcPr>
          <w:p w:rsidRPr="0023550B" w:rsidR="00BC4126" w:rsidP="00D847CD" w:rsidRDefault="00BC4126" w14:paraId="5BB39817" wp14:textId="77777777">
            <w:pPr>
              <w:spacing w:after="0"/>
              <w:jc w:val="left"/>
              <w:rPr>
                <w:rFonts w:ascii="Times New Roman" w:hAnsi="Times New Roman"/>
                <w:szCs w:val="20"/>
              </w:rPr>
            </w:pPr>
          </w:p>
        </w:tc>
        <w:tc>
          <w:tcPr>
            <w:tcW w:w="213" w:type="pct"/>
            <w:vMerge/>
            <w:tcBorders>
              <w:top w:val="nil"/>
              <w:left w:val="nil"/>
              <w:bottom w:val="nil"/>
              <w:right w:val="nil"/>
            </w:tcBorders>
            <w:vAlign w:val="center"/>
            <w:hideMark/>
          </w:tcPr>
          <w:p w:rsidRPr="0023550B" w:rsidR="00BC4126" w:rsidP="00D847CD" w:rsidRDefault="00BC4126" w14:paraId="075B066A" wp14:textId="77777777">
            <w:pPr>
              <w:spacing w:after="0"/>
              <w:jc w:val="left"/>
              <w:rPr>
                <w:rFonts w:ascii="Times New Roman" w:hAnsi="Times New Roman"/>
                <w:szCs w:val="20"/>
              </w:rPr>
            </w:pPr>
          </w:p>
        </w:tc>
        <w:tc>
          <w:tcPr>
            <w:tcW w:w="1306" w:type="pct"/>
            <w:gridSpan w:val="8"/>
            <w:tcBorders>
              <w:top w:val="nil"/>
              <w:left w:val="nil"/>
              <w:bottom w:val="nil"/>
              <w:right w:val="nil"/>
            </w:tcBorders>
            <w:noWrap/>
            <w:vAlign w:val="center"/>
            <w:hideMark/>
          </w:tcPr>
          <w:p w:rsidRPr="0023550B" w:rsidR="00BC4126" w:rsidP="00D847CD" w:rsidRDefault="00BC4126" w14:paraId="25E3F62B" wp14:textId="77777777">
            <w:pPr>
              <w:spacing w:after="0"/>
              <w:jc w:val="center"/>
              <w:rPr>
                <w:rFonts w:cs="Arial"/>
                <w:b/>
                <w:bCs/>
                <w:color w:val="000000"/>
                <w:sz w:val="22"/>
                <w:szCs w:val="22"/>
              </w:rPr>
            </w:pPr>
            <w:r w:rsidRPr="0023550B">
              <w:rPr>
                <w:rFonts w:cs="Arial"/>
                <w:b/>
                <w:bCs/>
                <w:color w:val="000000"/>
                <w:sz w:val="22"/>
                <w:szCs w:val="22"/>
              </w:rPr>
              <w:t>Service Authorization Status Report</w:t>
            </w:r>
          </w:p>
        </w:tc>
        <w:tc>
          <w:tcPr>
            <w:tcW w:w="142" w:type="pct"/>
            <w:vMerge/>
            <w:tcBorders>
              <w:top w:val="nil"/>
              <w:left w:val="nil"/>
              <w:bottom w:val="nil"/>
              <w:right w:val="nil"/>
            </w:tcBorders>
            <w:vAlign w:val="center"/>
            <w:hideMark/>
          </w:tcPr>
          <w:p w:rsidRPr="0023550B" w:rsidR="00BC4126" w:rsidP="00D847CD" w:rsidRDefault="00BC4126" w14:paraId="58F1115E" wp14:textId="77777777">
            <w:pPr>
              <w:spacing w:after="0"/>
              <w:jc w:val="left"/>
              <w:rPr>
                <w:rFonts w:cs="Arial"/>
                <w:b/>
                <w:bCs/>
                <w:color w:val="000000"/>
                <w:sz w:val="22"/>
                <w:szCs w:val="22"/>
              </w:rPr>
            </w:pPr>
          </w:p>
        </w:tc>
        <w:tc>
          <w:tcPr>
            <w:tcW w:w="123" w:type="pct"/>
            <w:vMerge/>
            <w:tcBorders>
              <w:top w:val="nil"/>
              <w:left w:val="nil"/>
              <w:bottom w:val="nil"/>
              <w:right w:val="nil"/>
            </w:tcBorders>
            <w:vAlign w:val="center"/>
            <w:hideMark/>
          </w:tcPr>
          <w:p w:rsidRPr="0023550B" w:rsidR="00BC4126" w:rsidP="00D847CD" w:rsidRDefault="00BC4126" w14:paraId="012A99F1" wp14:textId="77777777">
            <w:pPr>
              <w:spacing w:after="0"/>
              <w:jc w:val="left"/>
              <w:rPr>
                <w:rFonts w:ascii="Times New Roman" w:hAnsi="Times New Roman"/>
                <w:szCs w:val="20"/>
              </w:rPr>
            </w:pPr>
          </w:p>
        </w:tc>
        <w:tc>
          <w:tcPr>
            <w:tcW w:w="142" w:type="pct"/>
            <w:vMerge/>
            <w:tcBorders>
              <w:top w:val="nil"/>
              <w:left w:val="nil"/>
              <w:bottom w:val="nil"/>
              <w:right w:val="nil"/>
            </w:tcBorders>
            <w:vAlign w:val="center"/>
            <w:hideMark/>
          </w:tcPr>
          <w:p w:rsidRPr="0023550B" w:rsidR="00BC4126" w:rsidP="00D847CD" w:rsidRDefault="00BC4126" w14:paraId="54D6D97E" wp14:textId="77777777">
            <w:pPr>
              <w:spacing w:after="0"/>
              <w:jc w:val="left"/>
              <w:rPr>
                <w:rFonts w:ascii="Times New Roman" w:hAnsi="Times New Roman"/>
                <w:szCs w:val="20"/>
              </w:rPr>
            </w:pPr>
          </w:p>
        </w:tc>
        <w:tc>
          <w:tcPr>
            <w:tcW w:w="135" w:type="pct"/>
            <w:vMerge/>
            <w:tcBorders>
              <w:top w:val="nil"/>
              <w:left w:val="nil"/>
              <w:bottom w:val="nil"/>
              <w:right w:val="nil"/>
            </w:tcBorders>
            <w:vAlign w:val="center"/>
            <w:hideMark/>
          </w:tcPr>
          <w:p w:rsidRPr="0023550B" w:rsidR="00BC4126" w:rsidP="00D847CD" w:rsidRDefault="00BC4126" w14:paraId="157F1E50" wp14:textId="77777777">
            <w:pPr>
              <w:spacing w:after="0"/>
              <w:jc w:val="left"/>
              <w:rPr>
                <w:rFonts w:ascii="Times New Roman" w:hAnsi="Times New Roman"/>
                <w:szCs w:val="20"/>
              </w:rPr>
            </w:pPr>
          </w:p>
        </w:tc>
        <w:tc>
          <w:tcPr>
            <w:tcW w:w="135" w:type="pct"/>
            <w:vMerge/>
            <w:tcBorders>
              <w:top w:val="nil"/>
              <w:left w:val="nil"/>
              <w:bottom w:val="nil"/>
              <w:right w:val="nil"/>
            </w:tcBorders>
            <w:vAlign w:val="center"/>
            <w:hideMark/>
          </w:tcPr>
          <w:p w:rsidRPr="0023550B" w:rsidR="00BC4126" w:rsidP="00D847CD" w:rsidRDefault="00BC4126" w14:paraId="17619CE3" wp14:textId="77777777">
            <w:pPr>
              <w:spacing w:after="0"/>
              <w:jc w:val="left"/>
              <w:rPr>
                <w:rFonts w:ascii="Times New Roman" w:hAnsi="Times New Roman"/>
                <w:szCs w:val="20"/>
              </w:rPr>
            </w:pPr>
          </w:p>
        </w:tc>
        <w:tc>
          <w:tcPr>
            <w:tcW w:w="200" w:type="pct"/>
            <w:vMerge/>
            <w:tcBorders>
              <w:top w:val="nil"/>
              <w:left w:val="nil"/>
              <w:bottom w:val="nil"/>
              <w:right w:val="nil"/>
            </w:tcBorders>
            <w:vAlign w:val="center"/>
            <w:hideMark/>
          </w:tcPr>
          <w:p w:rsidRPr="0023550B" w:rsidR="00BC4126" w:rsidP="00D847CD" w:rsidRDefault="00BC4126" w14:paraId="6460D3AE" wp14:textId="77777777">
            <w:pPr>
              <w:spacing w:after="0"/>
              <w:jc w:val="left"/>
              <w:rPr>
                <w:rFonts w:ascii="Times New Roman" w:hAnsi="Times New Roman"/>
                <w:szCs w:val="20"/>
              </w:rPr>
            </w:pPr>
          </w:p>
        </w:tc>
        <w:tc>
          <w:tcPr>
            <w:tcW w:w="201" w:type="pct"/>
            <w:vMerge/>
            <w:tcBorders>
              <w:top w:val="nil"/>
              <w:left w:val="nil"/>
              <w:bottom w:val="nil"/>
              <w:right w:val="nil"/>
            </w:tcBorders>
            <w:vAlign w:val="center"/>
            <w:hideMark/>
          </w:tcPr>
          <w:p w:rsidRPr="0023550B" w:rsidR="00BC4126" w:rsidP="00D847CD" w:rsidRDefault="00BC4126" w14:paraId="7DCB1561" wp14:textId="77777777">
            <w:pPr>
              <w:spacing w:after="0"/>
              <w:jc w:val="left"/>
              <w:rPr>
                <w:rFonts w:ascii="Times New Roman" w:hAnsi="Times New Roman"/>
                <w:szCs w:val="20"/>
              </w:rPr>
            </w:pPr>
          </w:p>
        </w:tc>
        <w:tc>
          <w:tcPr>
            <w:tcW w:w="278" w:type="pct"/>
            <w:vMerge/>
            <w:tcBorders>
              <w:top w:val="nil"/>
              <w:left w:val="nil"/>
              <w:bottom w:val="nil"/>
              <w:right w:val="nil"/>
            </w:tcBorders>
            <w:vAlign w:val="center"/>
            <w:hideMark/>
          </w:tcPr>
          <w:p w:rsidRPr="0023550B" w:rsidR="00BC4126" w:rsidP="00D847CD" w:rsidRDefault="00BC4126" w14:paraId="75FEBA7F" wp14:textId="77777777">
            <w:pPr>
              <w:spacing w:after="0"/>
              <w:jc w:val="left"/>
              <w:rPr>
                <w:rFonts w:ascii="Tahoma" w:hAnsi="Tahoma" w:cs="Tahoma"/>
                <w:color w:val="000000"/>
                <w:szCs w:val="20"/>
              </w:rPr>
            </w:pPr>
          </w:p>
        </w:tc>
      </w:tr>
      <w:tr xmlns:wp14="http://schemas.microsoft.com/office/word/2010/wordml" w:rsidRPr="0023550B" w:rsidR="00BC4126" w:rsidTr="001F22B5" w14:paraId="14753FBD" wp14:textId="77777777">
        <w:trPr>
          <w:trHeight w:val="420"/>
        </w:trPr>
        <w:tc>
          <w:tcPr>
            <w:tcW w:w="176" w:type="pct"/>
            <w:tcBorders>
              <w:top w:val="nil"/>
              <w:left w:val="single" w:color="auto" w:sz="8" w:space="0"/>
              <w:bottom w:val="nil"/>
              <w:right w:val="nil"/>
            </w:tcBorders>
            <w:noWrap/>
            <w:vAlign w:val="bottom"/>
            <w:hideMark/>
          </w:tcPr>
          <w:p w:rsidRPr="0023550B" w:rsidR="00BC4126" w:rsidP="00D847CD" w:rsidRDefault="00BC4126" w14:paraId="5E6F60B5" wp14:textId="77777777">
            <w:pPr>
              <w:spacing w:after="0"/>
              <w:jc w:val="left"/>
              <w:rPr>
                <w:rFonts w:ascii="Tahoma" w:hAnsi="Tahoma" w:cs="Tahoma"/>
                <w:color w:val="000000"/>
                <w:szCs w:val="20"/>
              </w:rPr>
            </w:pPr>
            <w:r w:rsidRPr="0023550B">
              <w:rPr>
                <w:rFonts w:ascii="Tahoma" w:hAnsi="Tahoma" w:cs="Tahoma"/>
                <w:color w:val="000000"/>
                <w:szCs w:val="20"/>
              </w:rPr>
              <w:t> </w:t>
            </w:r>
          </w:p>
        </w:tc>
        <w:tc>
          <w:tcPr>
            <w:tcW w:w="249" w:type="pct"/>
            <w:tcBorders>
              <w:top w:val="nil"/>
              <w:left w:val="nil"/>
              <w:bottom w:val="nil"/>
              <w:right w:val="nil"/>
            </w:tcBorders>
            <w:noWrap/>
            <w:vAlign w:val="bottom"/>
            <w:hideMark/>
          </w:tcPr>
          <w:p w:rsidRPr="0023550B" w:rsidR="00BC4126" w:rsidP="00D847CD" w:rsidRDefault="00BC4126" w14:paraId="11F5F7D2" wp14:textId="77777777">
            <w:pPr>
              <w:spacing w:after="0"/>
              <w:jc w:val="left"/>
              <w:rPr>
                <w:rFonts w:ascii="Tahoma" w:hAnsi="Tahoma" w:cs="Tahoma"/>
                <w:color w:val="000000"/>
                <w:szCs w:val="20"/>
              </w:rPr>
            </w:pPr>
          </w:p>
        </w:tc>
        <w:tc>
          <w:tcPr>
            <w:tcW w:w="190" w:type="pct"/>
            <w:tcBorders>
              <w:top w:val="nil"/>
              <w:left w:val="nil"/>
              <w:bottom w:val="nil"/>
              <w:right w:val="nil"/>
            </w:tcBorders>
            <w:noWrap/>
            <w:vAlign w:val="bottom"/>
            <w:hideMark/>
          </w:tcPr>
          <w:p w:rsidRPr="0023550B" w:rsidR="00BC4126" w:rsidP="00D847CD" w:rsidRDefault="00BC4126" w14:paraId="16D2454A" wp14:textId="77777777">
            <w:pPr>
              <w:spacing w:after="0"/>
              <w:jc w:val="left"/>
              <w:rPr>
                <w:rFonts w:ascii="Times New Roman" w:hAnsi="Times New Roman"/>
                <w:szCs w:val="20"/>
              </w:rPr>
            </w:pPr>
          </w:p>
        </w:tc>
        <w:tc>
          <w:tcPr>
            <w:tcW w:w="250" w:type="pct"/>
            <w:tcBorders>
              <w:top w:val="nil"/>
              <w:left w:val="nil"/>
              <w:bottom w:val="nil"/>
              <w:right w:val="nil"/>
            </w:tcBorders>
            <w:noWrap/>
            <w:vAlign w:val="bottom"/>
            <w:hideMark/>
          </w:tcPr>
          <w:p w:rsidRPr="0023550B" w:rsidR="00BC4126" w:rsidP="00D847CD" w:rsidRDefault="00BC4126" w14:paraId="59DDECE8" wp14:textId="77777777">
            <w:pPr>
              <w:spacing w:after="0"/>
              <w:jc w:val="left"/>
              <w:rPr>
                <w:rFonts w:ascii="Times New Roman" w:hAnsi="Times New Roman"/>
                <w:szCs w:val="20"/>
              </w:rPr>
            </w:pPr>
          </w:p>
        </w:tc>
        <w:tc>
          <w:tcPr>
            <w:tcW w:w="383" w:type="pct"/>
            <w:gridSpan w:val="2"/>
            <w:tcBorders>
              <w:top w:val="nil"/>
              <w:left w:val="nil"/>
              <w:bottom w:val="nil"/>
              <w:right w:val="nil"/>
            </w:tcBorders>
            <w:noWrap/>
            <w:vAlign w:val="bottom"/>
            <w:hideMark/>
          </w:tcPr>
          <w:p w:rsidRPr="0023550B" w:rsidR="00BC4126" w:rsidP="00D847CD" w:rsidRDefault="00BC4126" w14:paraId="7B6B4F1F" wp14:textId="77777777">
            <w:pPr>
              <w:spacing w:after="0"/>
              <w:jc w:val="left"/>
              <w:rPr>
                <w:rFonts w:ascii="Times New Roman" w:hAnsi="Times New Roman"/>
                <w:szCs w:val="20"/>
              </w:rPr>
            </w:pPr>
          </w:p>
        </w:tc>
        <w:tc>
          <w:tcPr>
            <w:tcW w:w="142" w:type="pct"/>
            <w:tcBorders>
              <w:top w:val="nil"/>
              <w:left w:val="nil"/>
              <w:bottom w:val="nil"/>
              <w:right w:val="nil"/>
            </w:tcBorders>
            <w:noWrap/>
            <w:vAlign w:val="bottom"/>
            <w:hideMark/>
          </w:tcPr>
          <w:p w:rsidRPr="0023550B" w:rsidR="00BC4126" w:rsidP="00D847CD" w:rsidRDefault="00BC4126" w14:paraId="2DF911E7" wp14:textId="77777777">
            <w:pPr>
              <w:spacing w:after="0"/>
              <w:jc w:val="left"/>
              <w:rPr>
                <w:rFonts w:ascii="Times New Roman" w:hAnsi="Times New Roman"/>
                <w:szCs w:val="20"/>
              </w:rPr>
            </w:pPr>
          </w:p>
        </w:tc>
        <w:tc>
          <w:tcPr>
            <w:tcW w:w="191" w:type="pct"/>
            <w:tcBorders>
              <w:top w:val="nil"/>
              <w:left w:val="nil"/>
              <w:bottom w:val="nil"/>
              <w:right w:val="nil"/>
            </w:tcBorders>
            <w:noWrap/>
            <w:vAlign w:val="bottom"/>
            <w:hideMark/>
          </w:tcPr>
          <w:p w:rsidRPr="0023550B" w:rsidR="00BC4126" w:rsidP="00D847CD" w:rsidRDefault="00BC4126" w14:paraId="6865DF4C" wp14:textId="77777777">
            <w:pPr>
              <w:spacing w:after="0"/>
              <w:jc w:val="left"/>
              <w:rPr>
                <w:rFonts w:ascii="Times New Roman" w:hAnsi="Times New Roman"/>
                <w:szCs w:val="20"/>
              </w:rPr>
            </w:pPr>
          </w:p>
        </w:tc>
        <w:tc>
          <w:tcPr>
            <w:tcW w:w="221" w:type="pct"/>
            <w:tcBorders>
              <w:top w:val="nil"/>
              <w:left w:val="nil"/>
              <w:bottom w:val="nil"/>
              <w:right w:val="nil"/>
            </w:tcBorders>
            <w:noWrap/>
            <w:vAlign w:val="bottom"/>
            <w:hideMark/>
          </w:tcPr>
          <w:p w:rsidRPr="0023550B" w:rsidR="00BC4126" w:rsidP="00D847CD" w:rsidRDefault="00BC4126" w14:paraId="3BF04951" wp14:textId="77777777">
            <w:pPr>
              <w:spacing w:after="0"/>
              <w:jc w:val="left"/>
              <w:rPr>
                <w:rFonts w:ascii="Times New Roman" w:hAnsi="Times New Roman"/>
                <w:szCs w:val="20"/>
              </w:rPr>
            </w:pPr>
          </w:p>
        </w:tc>
        <w:tc>
          <w:tcPr>
            <w:tcW w:w="130" w:type="pct"/>
            <w:tcBorders>
              <w:top w:val="nil"/>
              <w:left w:val="nil"/>
              <w:bottom w:val="nil"/>
              <w:right w:val="nil"/>
            </w:tcBorders>
            <w:noWrap/>
            <w:vAlign w:val="bottom"/>
            <w:hideMark/>
          </w:tcPr>
          <w:p w:rsidRPr="0023550B" w:rsidR="00BC4126" w:rsidP="00D847CD" w:rsidRDefault="00BC4126" w14:paraId="20D6D3D2" wp14:textId="77777777">
            <w:pPr>
              <w:spacing w:after="0"/>
              <w:jc w:val="left"/>
              <w:rPr>
                <w:rFonts w:ascii="Times New Roman" w:hAnsi="Times New Roman"/>
                <w:szCs w:val="20"/>
              </w:rPr>
            </w:pPr>
          </w:p>
        </w:tc>
        <w:tc>
          <w:tcPr>
            <w:tcW w:w="192" w:type="pct"/>
            <w:tcBorders>
              <w:top w:val="nil"/>
              <w:left w:val="nil"/>
              <w:bottom w:val="nil"/>
              <w:right w:val="nil"/>
            </w:tcBorders>
            <w:noWrap/>
            <w:vAlign w:val="bottom"/>
            <w:hideMark/>
          </w:tcPr>
          <w:p w:rsidRPr="0023550B" w:rsidR="00BC4126" w:rsidP="00D847CD" w:rsidRDefault="00BC4126" w14:paraId="71688755" wp14:textId="77777777">
            <w:pPr>
              <w:spacing w:after="0"/>
              <w:jc w:val="left"/>
              <w:rPr>
                <w:rFonts w:ascii="Times New Roman" w:hAnsi="Times New Roman"/>
                <w:szCs w:val="20"/>
              </w:rPr>
            </w:pPr>
          </w:p>
        </w:tc>
        <w:tc>
          <w:tcPr>
            <w:tcW w:w="213" w:type="pct"/>
            <w:tcBorders>
              <w:top w:val="nil"/>
              <w:left w:val="nil"/>
              <w:bottom w:val="nil"/>
              <w:right w:val="nil"/>
            </w:tcBorders>
            <w:noWrap/>
            <w:vAlign w:val="bottom"/>
            <w:hideMark/>
          </w:tcPr>
          <w:p w:rsidRPr="0023550B" w:rsidR="00BC4126" w:rsidP="00D847CD" w:rsidRDefault="00BC4126" w14:paraId="4386B799" wp14:textId="77777777">
            <w:pPr>
              <w:spacing w:after="0"/>
              <w:jc w:val="left"/>
              <w:rPr>
                <w:rFonts w:ascii="Times New Roman" w:hAnsi="Times New Roman"/>
                <w:szCs w:val="20"/>
              </w:rPr>
            </w:pPr>
          </w:p>
        </w:tc>
        <w:tc>
          <w:tcPr>
            <w:tcW w:w="1306" w:type="pct"/>
            <w:gridSpan w:val="8"/>
            <w:tcBorders>
              <w:top w:val="nil"/>
              <w:left w:val="nil"/>
              <w:bottom w:val="nil"/>
              <w:right w:val="nil"/>
            </w:tcBorders>
            <w:noWrap/>
            <w:vAlign w:val="center"/>
            <w:hideMark/>
          </w:tcPr>
          <w:p w:rsidRPr="0023550B" w:rsidR="00BC4126" w:rsidP="00D847CD" w:rsidRDefault="00BC4126" w14:paraId="63953A9C" wp14:textId="77777777">
            <w:pPr>
              <w:spacing w:after="0"/>
              <w:jc w:val="center"/>
              <w:rPr>
                <w:rFonts w:cs="Arial"/>
                <w:b/>
                <w:bCs/>
                <w:color w:val="000000"/>
                <w:sz w:val="24"/>
              </w:rPr>
            </w:pPr>
            <w:r w:rsidRPr="0023550B">
              <w:rPr>
                <w:rFonts w:cs="Arial"/>
                <w:b/>
                <w:bCs/>
                <w:color w:val="000000"/>
                <w:sz w:val="24"/>
              </w:rPr>
              <w:t>Weekly Report Date: MM/DD/YYYY</w:t>
            </w:r>
          </w:p>
        </w:tc>
        <w:tc>
          <w:tcPr>
            <w:tcW w:w="142" w:type="pct"/>
            <w:tcBorders>
              <w:top w:val="nil"/>
              <w:left w:val="nil"/>
              <w:bottom w:val="nil"/>
              <w:right w:val="nil"/>
            </w:tcBorders>
            <w:noWrap/>
            <w:vAlign w:val="bottom"/>
            <w:hideMark/>
          </w:tcPr>
          <w:p w:rsidRPr="0023550B" w:rsidR="00BC4126" w:rsidP="00D847CD" w:rsidRDefault="00BC4126" w14:paraId="6519FFAC" wp14:textId="77777777">
            <w:pPr>
              <w:spacing w:after="0"/>
              <w:jc w:val="center"/>
              <w:rPr>
                <w:rFonts w:cs="Arial"/>
                <w:b/>
                <w:bCs/>
                <w:color w:val="000000"/>
                <w:sz w:val="24"/>
              </w:rPr>
            </w:pPr>
          </w:p>
        </w:tc>
        <w:tc>
          <w:tcPr>
            <w:tcW w:w="123" w:type="pct"/>
            <w:tcBorders>
              <w:top w:val="nil"/>
              <w:left w:val="nil"/>
              <w:bottom w:val="nil"/>
              <w:right w:val="nil"/>
            </w:tcBorders>
            <w:noWrap/>
            <w:vAlign w:val="bottom"/>
            <w:hideMark/>
          </w:tcPr>
          <w:p w:rsidRPr="0023550B" w:rsidR="00BC4126" w:rsidP="00D847CD" w:rsidRDefault="00BC4126" w14:paraId="6DC517F8" wp14:textId="77777777">
            <w:pPr>
              <w:spacing w:after="0"/>
              <w:jc w:val="left"/>
              <w:rPr>
                <w:rFonts w:ascii="Times New Roman" w:hAnsi="Times New Roman"/>
                <w:szCs w:val="20"/>
              </w:rPr>
            </w:pPr>
          </w:p>
        </w:tc>
        <w:tc>
          <w:tcPr>
            <w:tcW w:w="142" w:type="pct"/>
            <w:tcBorders>
              <w:top w:val="nil"/>
              <w:left w:val="nil"/>
              <w:bottom w:val="nil"/>
              <w:right w:val="nil"/>
            </w:tcBorders>
            <w:noWrap/>
            <w:vAlign w:val="bottom"/>
            <w:hideMark/>
          </w:tcPr>
          <w:p w:rsidRPr="0023550B" w:rsidR="00BC4126" w:rsidP="00D847CD" w:rsidRDefault="00BC4126" w14:paraId="63903793" wp14:textId="77777777">
            <w:pPr>
              <w:spacing w:after="0"/>
              <w:jc w:val="left"/>
              <w:rPr>
                <w:rFonts w:ascii="Times New Roman" w:hAnsi="Times New Roman"/>
                <w:szCs w:val="20"/>
              </w:rPr>
            </w:pPr>
          </w:p>
        </w:tc>
        <w:tc>
          <w:tcPr>
            <w:tcW w:w="135" w:type="pct"/>
            <w:tcBorders>
              <w:top w:val="nil"/>
              <w:left w:val="nil"/>
              <w:bottom w:val="nil"/>
              <w:right w:val="nil"/>
            </w:tcBorders>
            <w:noWrap/>
            <w:vAlign w:val="bottom"/>
            <w:hideMark/>
          </w:tcPr>
          <w:p w:rsidRPr="0023550B" w:rsidR="00BC4126" w:rsidP="00D847CD" w:rsidRDefault="00BC4126" w14:paraId="1D9F6F01" wp14:textId="77777777">
            <w:pPr>
              <w:spacing w:after="0"/>
              <w:jc w:val="left"/>
              <w:rPr>
                <w:rFonts w:ascii="Times New Roman" w:hAnsi="Times New Roman"/>
                <w:szCs w:val="20"/>
              </w:rPr>
            </w:pPr>
          </w:p>
        </w:tc>
        <w:tc>
          <w:tcPr>
            <w:tcW w:w="135" w:type="pct"/>
            <w:tcBorders>
              <w:top w:val="nil"/>
              <w:left w:val="nil"/>
              <w:bottom w:val="nil"/>
              <w:right w:val="nil"/>
            </w:tcBorders>
            <w:noWrap/>
            <w:vAlign w:val="bottom"/>
            <w:hideMark/>
          </w:tcPr>
          <w:p w:rsidRPr="0023550B" w:rsidR="00BC4126" w:rsidP="00D847CD" w:rsidRDefault="00BC4126" w14:paraId="3F51A1FC" wp14:textId="77777777">
            <w:pPr>
              <w:spacing w:after="0"/>
              <w:jc w:val="left"/>
              <w:rPr>
                <w:rFonts w:ascii="Times New Roman" w:hAnsi="Times New Roman"/>
                <w:szCs w:val="20"/>
              </w:rPr>
            </w:pPr>
          </w:p>
        </w:tc>
        <w:tc>
          <w:tcPr>
            <w:tcW w:w="200" w:type="pct"/>
            <w:tcBorders>
              <w:top w:val="nil"/>
              <w:left w:val="nil"/>
              <w:bottom w:val="nil"/>
              <w:right w:val="nil"/>
            </w:tcBorders>
            <w:noWrap/>
            <w:vAlign w:val="bottom"/>
            <w:hideMark/>
          </w:tcPr>
          <w:p w:rsidRPr="0023550B" w:rsidR="00BC4126" w:rsidP="00D847CD" w:rsidRDefault="00BC4126" w14:paraId="770860FE" wp14:textId="77777777">
            <w:pPr>
              <w:spacing w:after="0"/>
              <w:jc w:val="left"/>
              <w:rPr>
                <w:rFonts w:ascii="Times New Roman" w:hAnsi="Times New Roman"/>
                <w:szCs w:val="20"/>
              </w:rPr>
            </w:pPr>
          </w:p>
        </w:tc>
        <w:tc>
          <w:tcPr>
            <w:tcW w:w="201" w:type="pct"/>
            <w:tcBorders>
              <w:top w:val="nil"/>
              <w:left w:val="nil"/>
              <w:bottom w:val="nil"/>
              <w:right w:val="nil"/>
            </w:tcBorders>
            <w:noWrap/>
            <w:vAlign w:val="bottom"/>
            <w:hideMark/>
          </w:tcPr>
          <w:p w:rsidRPr="0023550B" w:rsidR="00BC4126" w:rsidP="00D847CD" w:rsidRDefault="00BC4126" w14:paraId="5D5A9BD6" wp14:textId="77777777">
            <w:pPr>
              <w:spacing w:after="0"/>
              <w:jc w:val="left"/>
              <w:rPr>
                <w:rFonts w:ascii="Times New Roman" w:hAnsi="Times New Roman"/>
                <w:szCs w:val="20"/>
              </w:rPr>
            </w:pPr>
          </w:p>
        </w:tc>
        <w:tc>
          <w:tcPr>
            <w:tcW w:w="278" w:type="pct"/>
            <w:vMerge/>
            <w:tcBorders>
              <w:top w:val="nil"/>
              <w:left w:val="nil"/>
              <w:bottom w:val="nil"/>
              <w:right w:val="nil"/>
            </w:tcBorders>
            <w:vAlign w:val="center"/>
            <w:hideMark/>
          </w:tcPr>
          <w:p w:rsidRPr="0023550B" w:rsidR="00BC4126" w:rsidP="00D847CD" w:rsidRDefault="00BC4126" w14:paraId="2E0F62E3" wp14:textId="77777777">
            <w:pPr>
              <w:spacing w:after="0"/>
              <w:jc w:val="left"/>
              <w:rPr>
                <w:rFonts w:ascii="Tahoma" w:hAnsi="Tahoma" w:cs="Tahoma"/>
                <w:color w:val="000000"/>
                <w:szCs w:val="20"/>
              </w:rPr>
            </w:pPr>
          </w:p>
        </w:tc>
      </w:tr>
      <w:tr xmlns:wp14="http://schemas.microsoft.com/office/word/2010/wordml" w:rsidRPr="0023550B" w:rsidR="00BC4126" w:rsidTr="001F22B5" w14:paraId="1DF8BA61" wp14:textId="77777777">
        <w:trPr>
          <w:trHeight w:val="255"/>
        </w:trPr>
        <w:tc>
          <w:tcPr>
            <w:tcW w:w="176" w:type="pct"/>
            <w:tcBorders>
              <w:top w:val="nil"/>
              <w:left w:val="single" w:color="auto" w:sz="8" w:space="0"/>
              <w:bottom w:val="nil"/>
              <w:right w:val="nil"/>
            </w:tcBorders>
            <w:noWrap/>
            <w:vAlign w:val="bottom"/>
            <w:hideMark/>
          </w:tcPr>
          <w:p w:rsidRPr="0023550B" w:rsidR="00BC4126" w:rsidP="00D847CD" w:rsidRDefault="00BC4126" w14:paraId="365DB198" wp14:textId="77777777">
            <w:pPr>
              <w:spacing w:after="0"/>
              <w:jc w:val="left"/>
              <w:rPr>
                <w:rFonts w:ascii="Tahoma" w:hAnsi="Tahoma" w:cs="Tahoma"/>
                <w:color w:val="000000"/>
                <w:szCs w:val="20"/>
              </w:rPr>
            </w:pPr>
            <w:r w:rsidRPr="0023550B">
              <w:rPr>
                <w:rFonts w:ascii="Tahoma" w:hAnsi="Tahoma" w:cs="Tahoma"/>
                <w:color w:val="000000"/>
                <w:szCs w:val="20"/>
              </w:rPr>
              <w:t> </w:t>
            </w:r>
          </w:p>
        </w:tc>
        <w:tc>
          <w:tcPr>
            <w:tcW w:w="249" w:type="pct"/>
            <w:tcBorders>
              <w:top w:val="nil"/>
              <w:left w:val="nil"/>
              <w:bottom w:val="nil"/>
              <w:right w:val="nil"/>
            </w:tcBorders>
            <w:noWrap/>
            <w:vAlign w:val="bottom"/>
            <w:hideMark/>
          </w:tcPr>
          <w:p w:rsidRPr="0023550B" w:rsidR="00BC4126" w:rsidP="00D847CD" w:rsidRDefault="00BC4126" w14:paraId="1FF0E2C8" wp14:textId="77777777">
            <w:pPr>
              <w:spacing w:after="0"/>
              <w:jc w:val="left"/>
              <w:rPr>
                <w:rFonts w:ascii="Tahoma" w:hAnsi="Tahoma" w:cs="Tahoma"/>
                <w:color w:val="000000"/>
                <w:szCs w:val="20"/>
              </w:rPr>
            </w:pPr>
          </w:p>
        </w:tc>
        <w:tc>
          <w:tcPr>
            <w:tcW w:w="190" w:type="pct"/>
            <w:tcBorders>
              <w:top w:val="nil"/>
              <w:left w:val="nil"/>
              <w:bottom w:val="nil"/>
              <w:right w:val="nil"/>
            </w:tcBorders>
            <w:noWrap/>
            <w:vAlign w:val="bottom"/>
            <w:hideMark/>
          </w:tcPr>
          <w:p w:rsidRPr="0023550B" w:rsidR="00BC4126" w:rsidP="00D847CD" w:rsidRDefault="00BC4126" w14:paraId="236A5EFC" wp14:textId="77777777">
            <w:pPr>
              <w:spacing w:after="0"/>
              <w:jc w:val="left"/>
              <w:rPr>
                <w:rFonts w:ascii="Times New Roman" w:hAnsi="Times New Roman"/>
                <w:szCs w:val="20"/>
              </w:rPr>
            </w:pPr>
          </w:p>
        </w:tc>
        <w:tc>
          <w:tcPr>
            <w:tcW w:w="250" w:type="pct"/>
            <w:tcBorders>
              <w:top w:val="nil"/>
              <w:left w:val="nil"/>
              <w:bottom w:val="nil"/>
              <w:right w:val="nil"/>
            </w:tcBorders>
            <w:noWrap/>
            <w:vAlign w:val="bottom"/>
            <w:hideMark/>
          </w:tcPr>
          <w:p w:rsidRPr="0023550B" w:rsidR="00BC4126" w:rsidP="00D847CD" w:rsidRDefault="00BC4126" w14:paraId="38AAD2C6" wp14:textId="77777777">
            <w:pPr>
              <w:spacing w:after="0"/>
              <w:jc w:val="left"/>
              <w:rPr>
                <w:rFonts w:ascii="Times New Roman" w:hAnsi="Times New Roman"/>
                <w:szCs w:val="20"/>
              </w:rPr>
            </w:pPr>
          </w:p>
        </w:tc>
        <w:tc>
          <w:tcPr>
            <w:tcW w:w="236" w:type="pct"/>
            <w:tcBorders>
              <w:top w:val="nil"/>
              <w:left w:val="nil"/>
              <w:bottom w:val="nil"/>
              <w:right w:val="nil"/>
            </w:tcBorders>
            <w:noWrap/>
            <w:vAlign w:val="bottom"/>
            <w:hideMark/>
          </w:tcPr>
          <w:p w:rsidRPr="0023550B" w:rsidR="00BC4126" w:rsidP="00D847CD" w:rsidRDefault="00BC4126" w14:paraId="735BE518" wp14:textId="77777777">
            <w:pPr>
              <w:spacing w:after="0"/>
              <w:jc w:val="left"/>
              <w:rPr>
                <w:rFonts w:ascii="Times New Roman" w:hAnsi="Times New Roman"/>
                <w:szCs w:val="20"/>
              </w:rPr>
            </w:pPr>
          </w:p>
        </w:tc>
        <w:tc>
          <w:tcPr>
            <w:tcW w:w="147" w:type="pct"/>
            <w:tcBorders>
              <w:top w:val="nil"/>
              <w:left w:val="nil"/>
              <w:bottom w:val="nil"/>
              <w:right w:val="nil"/>
            </w:tcBorders>
            <w:noWrap/>
            <w:vAlign w:val="bottom"/>
            <w:hideMark/>
          </w:tcPr>
          <w:p w:rsidRPr="0023550B" w:rsidR="00BC4126" w:rsidP="00D847CD" w:rsidRDefault="00BC4126" w14:paraId="49A8D76A" wp14:textId="77777777">
            <w:pPr>
              <w:spacing w:after="0"/>
              <w:jc w:val="left"/>
              <w:rPr>
                <w:rFonts w:ascii="Times New Roman" w:hAnsi="Times New Roman"/>
                <w:szCs w:val="20"/>
              </w:rPr>
            </w:pPr>
          </w:p>
        </w:tc>
        <w:tc>
          <w:tcPr>
            <w:tcW w:w="142" w:type="pct"/>
            <w:tcBorders>
              <w:top w:val="nil"/>
              <w:left w:val="nil"/>
              <w:bottom w:val="nil"/>
              <w:right w:val="nil"/>
            </w:tcBorders>
            <w:noWrap/>
            <w:vAlign w:val="bottom"/>
            <w:hideMark/>
          </w:tcPr>
          <w:p w:rsidRPr="0023550B" w:rsidR="00BC4126" w:rsidP="00D847CD" w:rsidRDefault="00BC4126" w14:paraId="218B1F83" wp14:textId="77777777">
            <w:pPr>
              <w:spacing w:after="0"/>
              <w:jc w:val="left"/>
              <w:rPr>
                <w:rFonts w:ascii="Times New Roman" w:hAnsi="Times New Roman"/>
                <w:szCs w:val="20"/>
              </w:rPr>
            </w:pPr>
          </w:p>
        </w:tc>
        <w:tc>
          <w:tcPr>
            <w:tcW w:w="191" w:type="pct"/>
            <w:tcBorders>
              <w:top w:val="nil"/>
              <w:left w:val="nil"/>
              <w:bottom w:val="nil"/>
              <w:right w:val="nil"/>
            </w:tcBorders>
            <w:noWrap/>
            <w:vAlign w:val="bottom"/>
            <w:hideMark/>
          </w:tcPr>
          <w:p w:rsidRPr="0023550B" w:rsidR="00BC4126" w:rsidP="00D847CD" w:rsidRDefault="00BC4126" w14:paraId="10F3F067" wp14:textId="77777777">
            <w:pPr>
              <w:spacing w:after="0"/>
              <w:jc w:val="left"/>
              <w:rPr>
                <w:rFonts w:ascii="Times New Roman" w:hAnsi="Times New Roman"/>
                <w:szCs w:val="20"/>
              </w:rPr>
            </w:pPr>
          </w:p>
        </w:tc>
        <w:tc>
          <w:tcPr>
            <w:tcW w:w="221" w:type="pct"/>
            <w:tcBorders>
              <w:top w:val="nil"/>
              <w:left w:val="nil"/>
              <w:bottom w:val="nil"/>
              <w:right w:val="nil"/>
            </w:tcBorders>
            <w:noWrap/>
            <w:vAlign w:val="bottom"/>
            <w:hideMark/>
          </w:tcPr>
          <w:p w:rsidRPr="0023550B" w:rsidR="00BC4126" w:rsidP="00D847CD" w:rsidRDefault="00BC4126" w14:paraId="260EDBA0" wp14:textId="77777777">
            <w:pPr>
              <w:spacing w:after="0"/>
              <w:jc w:val="left"/>
              <w:rPr>
                <w:rFonts w:ascii="Times New Roman" w:hAnsi="Times New Roman"/>
                <w:szCs w:val="20"/>
              </w:rPr>
            </w:pPr>
          </w:p>
        </w:tc>
        <w:tc>
          <w:tcPr>
            <w:tcW w:w="130" w:type="pct"/>
            <w:tcBorders>
              <w:top w:val="nil"/>
              <w:left w:val="nil"/>
              <w:bottom w:val="nil"/>
              <w:right w:val="nil"/>
            </w:tcBorders>
            <w:noWrap/>
            <w:vAlign w:val="bottom"/>
            <w:hideMark/>
          </w:tcPr>
          <w:p w:rsidRPr="0023550B" w:rsidR="00BC4126" w:rsidP="00D847CD" w:rsidRDefault="00BC4126" w14:paraId="3C6A8BF2" wp14:textId="77777777">
            <w:pPr>
              <w:spacing w:after="0"/>
              <w:jc w:val="left"/>
              <w:rPr>
                <w:rFonts w:ascii="Times New Roman" w:hAnsi="Times New Roman"/>
                <w:szCs w:val="20"/>
              </w:rPr>
            </w:pPr>
          </w:p>
        </w:tc>
        <w:tc>
          <w:tcPr>
            <w:tcW w:w="192" w:type="pct"/>
            <w:tcBorders>
              <w:top w:val="nil"/>
              <w:left w:val="nil"/>
              <w:bottom w:val="nil"/>
              <w:right w:val="nil"/>
            </w:tcBorders>
            <w:noWrap/>
            <w:vAlign w:val="bottom"/>
            <w:hideMark/>
          </w:tcPr>
          <w:p w:rsidRPr="0023550B" w:rsidR="00BC4126" w:rsidP="00D847CD" w:rsidRDefault="00BC4126" w14:paraId="0EE1D3B7" wp14:textId="77777777">
            <w:pPr>
              <w:spacing w:after="0"/>
              <w:jc w:val="left"/>
              <w:rPr>
                <w:rFonts w:ascii="Times New Roman" w:hAnsi="Times New Roman"/>
                <w:szCs w:val="20"/>
              </w:rPr>
            </w:pPr>
          </w:p>
        </w:tc>
        <w:tc>
          <w:tcPr>
            <w:tcW w:w="213" w:type="pct"/>
            <w:tcBorders>
              <w:top w:val="nil"/>
              <w:left w:val="nil"/>
              <w:bottom w:val="nil"/>
              <w:right w:val="nil"/>
            </w:tcBorders>
            <w:noWrap/>
            <w:vAlign w:val="bottom"/>
            <w:hideMark/>
          </w:tcPr>
          <w:p w:rsidRPr="0023550B" w:rsidR="00BC4126" w:rsidP="00D847CD" w:rsidRDefault="00BC4126" w14:paraId="46B5456C" wp14:textId="77777777">
            <w:pPr>
              <w:spacing w:after="0"/>
              <w:jc w:val="left"/>
              <w:rPr>
                <w:rFonts w:ascii="Times New Roman" w:hAnsi="Times New Roman"/>
                <w:szCs w:val="20"/>
              </w:rPr>
            </w:pPr>
          </w:p>
        </w:tc>
        <w:tc>
          <w:tcPr>
            <w:tcW w:w="213" w:type="pct"/>
            <w:tcBorders>
              <w:top w:val="nil"/>
              <w:left w:val="nil"/>
              <w:bottom w:val="nil"/>
              <w:right w:val="nil"/>
            </w:tcBorders>
            <w:noWrap/>
            <w:vAlign w:val="bottom"/>
            <w:hideMark/>
          </w:tcPr>
          <w:p w:rsidRPr="0023550B" w:rsidR="00BC4126" w:rsidP="00D847CD" w:rsidRDefault="00BC4126" w14:paraId="5A5C862D" wp14:textId="77777777">
            <w:pPr>
              <w:spacing w:after="0"/>
              <w:jc w:val="left"/>
              <w:rPr>
                <w:rFonts w:ascii="Times New Roman" w:hAnsi="Times New Roman"/>
                <w:szCs w:val="20"/>
              </w:rPr>
            </w:pPr>
          </w:p>
        </w:tc>
        <w:tc>
          <w:tcPr>
            <w:tcW w:w="213" w:type="pct"/>
            <w:tcBorders>
              <w:top w:val="nil"/>
              <w:left w:val="nil"/>
              <w:bottom w:val="nil"/>
              <w:right w:val="nil"/>
            </w:tcBorders>
            <w:noWrap/>
            <w:vAlign w:val="bottom"/>
            <w:hideMark/>
          </w:tcPr>
          <w:p w:rsidRPr="0023550B" w:rsidR="00BC4126" w:rsidP="00D847CD" w:rsidRDefault="00BC4126" w14:paraId="56258A44" wp14:textId="77777777">
            <w:pPr>
              <w:spacing w:after="0"/>
              <w:jc w:val="left"/>
              <w:rPr>
                <w:rFonts w:ascii="Times New Roman" w:hAnsi="Times New Roman"/>
                <w:szCs w:val="20"/>
              </w:rPr>
            </w:pPr>
          </w:p>
        </w:tc>
        <w:tc>
          <w:tcPr>
            <w:tcW w:w="213" w:type="pct"/>
            <w:tcBorders>
              <w:top w:val="nil"/>
              <w:left w:val="nil"/>
              <w:bottom w:val="nil"/>
              <w:right w:val="nil"/>
            </w:tcBorders>
            <w:noWrap/>
            <w:vAlign w:val="bottom"/>
            <w:hideMark/>
          </w:tcPr>
          <w:p w:rsidRPr="0023550B" w:rsidR="00BC4126" w:rsidP="00D847CD" w:rsidRDefault="00BC4126" w14:paraId="6A47E964" wp14:textId="77777777">
            <w:pPr>
              <w:spacing w:after="0"/>
              <w:jc w:val="left"/>
              <w:rPr>
                <w:rFonts w:ascii="Times New Roman" w:hAnsi="Times New Roman"/>
                <w:szCs w:val="20"/>
              </w:rPr>
            </w:pPr>
          </w:p>
        </w:tc>
        <w:tc>
          <w:tcPr>
            <w:tcW w:w="147" w:type="pct"/>
            <w:tcBorders>
              <w:top w:val="nil"/>
              <w:left w:val="nil"/>
              <w:bottom w:val="nil"/>
              <w:right w:val="nil"/>
            </w:tcBorders>
            <w:noWrap/>
            <w:vAlign w:val="bottom"/>
            <w:hideMark/>
          </w:tcPr>
          <w:p w:rsidRPr="0023550B" w:rsidR="00BC4126" w:rsidP="00D847CD" w:rsidRDefault="00BC4126" w14:paraId="52817F8F" wp14:textId="77777777">
            <w:pPr>
              <w:spacing w:after="0"/>
              <w:jc w:val="left"/>
              <w:rPr>
                <w:rFonts w:ascii="Times New Roman" w:hAnsi="Times New Roman"/>
                <w:szCs w:val="20"/>
              </w:rPr>
            </w:pPr>
          </w:p>
        </w:tc>
        <w:tc>
          <w:tcPr>
            <w:tcW w:w="130" w:type="pct"/>
            <w:tcBorders>
              <w:top w:val="nil"/>
              <w:left w:val="nil"/>
              <w:bottom w:val="nil"/>
              <w:right w:val="nil"/>
            </w:tcBorders>
            <w:noWrap/>
            <w:vAlign w:val="bottom"/>
            <w:hideMark/>
          </w:tcPr>
          <w:p w:rsidRPr="0023550B" w:rsidR="00BC4126" w:rsidP="00D847CD" w:rsidRDefault="00BC4126" w14:paraId="32EAEF07" wp14:textId="77777777">
            <w:pPr>
              <w:spacing w:after="0"/>
              <w:jc w:val="left"/>
              <w:rPr>
                <w:rFonts w:ascii="Times New Roman" w:hAnsi="Times New Roman"/>
                <w:szCs w:val="20"/>
              </w:rPr>
            </w:pPr>
          </w:p>
        </w:tc>
        <w:tc>
          <w:tcPr>
            <w:tcW w:w="130" w:type="pct"/>
            <w:tcBorders>
              <w:top w:val="nil"/>
              <w:left w:val="nil"/>
              <w:bottom w:val="nil"/>
              <w:right w:val="nil"/>
            </w:tcBorders>
            <w:noWrap/>
            <w:vAlign w:val="bottom"/>
            <w:hideMark/>
          </w:tcPr>
          <w:p w:rsidRPr="0023550B" w:rsidR="00BC4126" w:rsidP="00D847CD" w:rsidRDefault="00BC4126" w14:paraId="65834088" wp14:textId="77777777">
            <w:pPr>
              <w:spacing w:after="0"/>
              <w:jc w:val="left"/>
              <w:rPr>
                <w:rFonts w:ascii="Times New Roman" w:hAnsi="Times New Roman"/>
                <w:szCs w:val="20"/>
              </w:rPr>
            </w:pPr>
          </w:p>
        </w:tc>
        <w:tc>
          <w:tcPr>
            <w:tcW w:w="130" w:type="pct"/>
            <w:tcBorders>
              <w:top w:val="nil"/>
              <w:left w:val="nil"/>
              <w:bottom w:val="nil"/>
              <w:right w:val="nil"/>
            </w:tcBorders>
            <w:noWrap/>
            <w:vAlign w:val="bottom"/>
            <w:hideMark/>
          </w:tcPr>
          <w:p w:rsidRPr="0023550B" w:rsidR="00BC4126" w:rsidP="00D847CD" w:rsidRDefault="00BC4126" w14:paraId="6F41B4C5" wp14:textId="77777777">
            <w:pPr>
              <w:spacing w:after="0"/>
              <w:jc w:val="left"/>
              <w:rPr>
                <w:rFonts w:ascii="Times New Roman" w:hAnsi="Times New Roman"/>
                <w:szCs w:val="20"/>
              </w:rPr>
            </w:pPr>
          </w:p>
        </w:tc>
        <w:tc>
          <w:tcPr>
            <w:tcW w:w="130" w:type="pct"/>
            <w:tcBorders>
              <w:top w:val="nil"/>
              <w:left w:val="nil"/>
              <w:bottom w:val="nil"/>
              <w:right w:val="nil"/>
            </w:tcBorders>
            <w:noWrap/>
            <w:vAlign w:val="bottom"/>
            <w:hideMark/>
          </w:tcPr>
          <w:p w:rsidRPr="0023550B" w:rsidR="00BC4126" w:rsidP="00D847CD" w:rsidRDefault="00BC4126" w14:paraId="7826CA8F" wp14:textId="77777777">
            <w:pPr>
              <w:spacing w:after="0"/>
              <w:jc w:val="left"/>
              <w:rPr>
                <w:rFonts w:ascii="Times New Roman" w:hAnsi="Times New Roman"/>
                <w:szCs w:val="20"/>
              </w:rPr>
            </w:pPr>
          </w:p>
        </w:tc>
        <w:tc>
          <w:tcPr>
            <w:tcW w:w="142" w:type="pct"/>
            <w:tcBorders>
              <w:top w:val="nil"/>
              <w:left w:val="nil"/>
              <w:bottom w:val="nil"/>
              <w:right w:val="nil"/>
            </w:tcBorders>
            <w:noWrap/>
            <w:vAlign w:val="bottom"/>
            <w:hideMark/>
          </w:tcPr>
          <w:p w:rsidRPr="0023550B" w:rsidR="00BC4126" w:rsidP="00D847CD" w:rsidRDefault="00BC4126" w14:paraId="0944F0D4" wp14:textId="77777777">
            <w:pPr>
              <w:spacing w:after="0"/>
              <w:jc w:val="left"/>
              <w:rPr>
                <w:rFonts w:ascii="Times New Roman" w:hAnsi="Times New Roman"/>
                <w:szCs w:val="20"/>
              </w:rPr>
            </w:pPr>
          </w:p>
        </w:tc>
        <w:tc>
          <w:tcPr>
            <w:tcW w:w="123" w:type="pct"/>
            <w:tcBorders>
              <w:top w:val="nil"/>
              <w:left w:val="nil"/>
              <w:bottom w:val="nil"/>
              <w:right w:val="nil"/>
            </w:tcBorders>
            <w:noWrap/>
            <w:vAlign w:val="bottom"/>
            <w:hideMark/>
          </w:tcPr>
          <w:p w:rsidRPr="0023550B" w:rsidR="00BC4126" w:rsidP="00D847CD" w:rsidRDefault="00BC4126" w14:paraId="0E8DA56E" wp14:textId="77777777">
            <w:pPr>
              <w:spacing w:after="0"/>
              <w:jc w:val="left"/>
              <w:rPr>
                <w:rFonts w:ascii="Times New Roman" w:hAnsi="Times New Roman"/>
                <w:szCs w:val="20"/>
              </w:rPr>
            </w:pPr>
          </w:p>
        </w:tc>
        <w:tc>
          <w:tcPr>
            <w:tcW w:w="142" w:type="pct"/>
            <w:tcBorders>
              <w:top w:val="nil"/>
              <w:left w:val="nil"/>
              <w:bottom w:val="nil"/>
              <w:right w:val="nil"/>
            </w:tcBorders>
            <w:noWrap/>
            <w:vAlign w:val="bottom"/>
            <w:hideMark/>
          </w:tcPr>
          <w:p w:rsidRPr="0023550B" w:rsidR="00BC4126" w:rsidP="00D847CD" w:rsidRDefault="00BC4126" w14:paraId="7D209475" wp14:textId="77777777">
            <w:pPr>
              <w:spacing w:after="0"/>
              <w:jc w:val="left"/>
              <w:rPr>
                <w:rFonts w:ascii="Times New Roman" w:hAnsi="Times New Roman"/>
                <w:szCs w:val="20"/>
              </w:rPr>
            </w:pPr>
          </w:p>
        </w:tc>
        <w:tc>
          <w:tcPr>
            <w:tcW w:w="135" w:type="pct"/>
            <w:tcBorders>
              <w:top w:val="nil"/>
              <w:left w:val="nil"/>
              <w:bottom w:val="nil"/>
              <w:right w:val="nil"/>
            </w:tcBorders>
            <w:noWrap/>
            <w:vAlign w:val="bottom"/>
            <w:hideMark/>
          </w:tcPr>
          <w:p w:rsidRPr="0023550B" w:rsidR="00BC4126" w:rsidP="00D847CD" w:rsidRDefault="00BC4126" w14:paraId="093231AA" wp14:textId="77777777">
            <w:pPr>
              <w:spacing w:after="0"/>
              <w:jc w:val="left"/>
              <w:rPr>
                <w:rFonts w:ascii="Times New Roman" w:hAnsi="Times New Roman"/>
                <w:szCs w:val="20"/>
              </w:rPr>
            </w:pPr>
          </w:p>
        </w:tc>
        <w:tc>
          <w:tcPr>
            <w:tcW w:w="135" w:type="pct"/>
            <w:tcBorders>
              <w:top w:val="nil"/>
              <w:left w:val="nil"/>
              <w:bottom w:val="nil"/>
              <w:right w:val="nil"/>
            </w:tcBorders>
            <w:noWrap/>
            <w:vAlign w:val="bottom"/>
            <w:hideMark/>
          </w:tcPr>
          <w:p w:rsidRPr="0023550B" w:rsidR="00BC4126" w:rsidP="00D847CD" w:rsidRDefault="00BC4126" w14:paraId="344C2E79" wp14:textId="77777777">
            <w:pPr>
              <w:spacing w:after="0"/>
              <w:jc w:val="left"/>
              <w:rPr>
                <w:rFonts w:ascii="Times New Roman" w:hAnsi="Times New Roman"/>
                <w:szCs w:val="20"/>
              </w:rPr>
            </w:pPr>
          </w:p>
        </w:tc>
        <w:tc>
          <w:tcPr>
            <w:tcW w:w="200" w:type="pct"/>
            <w:tcBorders>
              <w:top w:val="nil"/>
              <w:left w:val="nil"/>
              <w:bottom w:val="nil"/>
              <w:right w:val="nil"/>
            </w:tcBorders>
            <w:noWrap/>
            <w:vAlign w:val="bottom"/>
            <w:hideMark/>
          </w:tcPr>
          <w:p w:rsidRPr="0023550B" w:rsidR="00BC4126" w:rsidP="00D847CD" w:rsidRDefault="00BC4126" w14:paraId="34D64E50" wp14:textId="77777777">
            <w:pPr>
              <w:spacing w:after="0"/>
              <w:jc w:val="left"/>
              <w:rPr>
                <w:rFonts w:ascii="Times New Roman" w:hAnsi="Times New Roman"/>
                <w:szCs w:val="20"/>
              </w:rPr>
            </w:pPr>
          </w:p>
        </w:tc>
        <w:tc>
          <w:tcPr>
            <w:tcW w:w="201" w:type="pct"/>
            <w:tcBorders>
              <w:top w:val="nil"/>
              <w:left w:val="nil"/>
              <w:bottom w:val="nil"/>
              <w:right w:val="nil"/>
            </w:tcBorders>
            <w:noWrap/>
            <w:vAlign w:val="bottom"/>
            <w:hideMark/>
          </w:tcPr>
          <w:p w:rsidRPr="0023550B" w:rsidR="00BC4126" w:rsidP="00D847CD" w:rsidRDefault="00BC4126" w14:paraId="04CEDCE7" wp14:textId="77777777">
            <w:pPr>
              <w:spacing w:after="0"/>
              <w:jc w:val="left"/>
              <w:rPr>
                <w:rFonts w:ascii="Times New Roman" w:hAnsi="Times New Roman"/>
                <w:szCs w:val="20"/>
              </w:rPr>
            </w:pPr>
          </w:p>
        </w:tc>
        <w:tc>
          <w:tcPr>
            <w:tcW w:w="278" w:type="pct"/>
            <w:vMerge/>
            <w:tcBorders>
              <w:top w:val="nil"/>
              <w:left w:val="nil"/>
              <w:bottom w:val="nil"/>
              <w:right w:val="nil"/>
            </w:tcBorders>
            <w:vAlign w:val="center"/>
            <w:hideMark/>
          </w:tcPr>
          <w:p w:rsidRPr="0023550B" w:rsidR="00BC4126" w:rsidP="00D847CD" w:rsidRDefault="00BC4126" w14:paraId="7C99936F" wp14:textId="77777777">
            <w:pPr>
              <w:spacing w:after="0"/>
              <w:jc w:val="left"/>
              <w:rPr>
                <w:rFonts w:ascii="Tahoma" w:hAnsi="Tahoma" w:cs="Tahoma"/>
                <w:color w:val="000000"/>
                <w:szCs w:val="20"/>
              </w:rPr>
            </w:pPr>
          </w:p>
        </w:tc>
      </w:tr>
      <w:tr xmlns:wp14="http://schemas.microsoft.com/office/word/2010/wordml" w:rsidRPr="0023550B" w:rsidR="00BC4126" w:rsidTr="001F22B5" w14:paraId="7B9EE0BA" wp14:textId="77777777">
        <w:trPr>
          <w:trHeight w:val="270"/>
        </w:trPr>
        <w:tc>
          <w:tcPr>
            <w:tcW w:w="176" w:type="pct"/>
            <w:tcBorders>
              <w:top w:val="single" w:color="6699CC" w:sz="8" w:space="0"/>
              <w:left w:val="single" w:color="auto" w:sz="8" w:space="0"/>
              <w:bottom w:val="single" w:color="6699CC" w:sz="8" w:space="0"/>
              <w:right w:val="single" w:color="6699CC" w:sz="8" w:space="0"/>
            </w:tcBorders>
            <w:shd w:val="clear" w:color="000000" w:fill="CCCCCC"/>
            <w:noWrap/>
            <w:vAlign w:val="center"/>
            <w:hideMark/>
          </w:tcPr>
          <w:p w:rsidRPr="0023550B" w:rsidR="00BC4126" w:rsidP="00D847CD" w:rsidRDefault="00BC4126" w14:paraId="650E2A16" wp14:textId="77777777">
            <w:pPr>
              <w:spacing w:after="0"/>
              <w:jc w:val="center"/>
              <w:rPr>
                <w:rFonts w:cs="Arial"/>
                <w:b/>
                <w:bCs/>
                <w:color w:val="000000"/>
                <w:sz w:val="18"/>
                <w:szCs w:val="18"/>
              </w:rPr>
            </w:pPr>
            <w:r w:rsidRPr="0023550B">
              <w:rPr>
                <w:rFonts w:cs="Arial"/>
                <w:b/>
                <w:bCs/>
                <w:color w:val="000000"/>
                <w:sz w:val="18"/>
                <w:szCs w:val="18"/>
              </w:rPr>
              <w:t>Prov ID</w:t>
            </w:r>
          </w:p>
        </w:tc>
        <w:tc>
          <w:tcPr>
            <w:tcW w:w="249"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3B5A390A" wp14:textId="77777777">
            <w:pPr>
              <w:spacing w:after="0"/>
              <w:jc w:val="center"/>
              <w:rPr>
                <w:rFonts w:cs="Arial"/>
                <w:b/>
                <w:bCs/>
                <w:color w:val="000000"/>
                <w:sz w:val="18"/>
                <w:szCs w:val="18"/>
              </w:rPr>
            </w:pPr>
            <w:r w:rsidRPr="0023550B">
              <w:rPr>
                <w:rFonts w:cs="Arial"/>
                <w:b/>
                <w:bCs/>
                <w:color w:val="000000"/>
                <w:sz w:val="18"/>
                <w:szCs w:val="18"/>
              </w:rPr>
              <w:t>Prov Name</w:t>
            </w:r>
          </w:p>
        </w:tc>
        <w:tc>
          <w:tcPr>
            <w:tcW w:w="190"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5C784A04" wp14:textId="77777777">
            <w:pPr>
              <w:spacing w:after="0"/>
              <w:jc w:val="center"/>
              <w:rPr>
                <w:rFonts w:cs="Arial"/>
                <w:b/>
                <w:bCs/>
                <w:color w:val="000000"/>
                <w:sz w:val="18"/>
                <w:szCs w:val="18"/>
              </w:rPr>
            </w:pPr>
            <w:r w:rsidRPr="0023550B">
              <w:rPr>
                <w:rFonts w:cs="Arial"/>
                <w:b/>
                <w:bCs/>
                <w:color w:val="000000"/>
                <w:sz w:val="18"/>
                <w:szCs w:val="18"/>
              </w:rPr>
              <w:t>Submitter Prov ID</w:t>
            </w:r>
          </w:p>
        </w:tc>
        <w:tc>
          <w:tcPr>
            <w:tcW w:w="250"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07414F36" wp14:textId="77777777">
            <w:pPr>
              <w:spacing w:after="0"/>
              <w:jc w:val="center"/>
              <w:rPr>
                <w:rFonts w:cs="Arial"/>
                <w:b/>
                <w:bCs/>
                <w:color w:val="000000"/>
                <w:sz w:val="18"/>
                <w:szCs w:val="18"/>
              </w:rPr>
            </w:pPr>
            <w:r w:rsidRPr="0023550B">
              <w:rPr>
                <w:rFonts w:cs="Arial"/>
                <w:b/>
                <w:bCs/>
                <w:color w:val="000000"/>
                <w:sz w:val="18"/>
                <w:szCs w:val="18"/>
              </w:rPr>
              <w:t>Submitter Prov Name</w:t>
            </w:r>
          </w:p>
        </w:tc>
        <w:tc>
          <w:tcPr>
            <w:tcW w:w="236"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5123CDD5" wp14:textId="77777777">
            <w:pPr>
              <w:spacing w:after="0"/>
              <w:jc w:val="center"/>
              <w:rPr>
                <w:rFonts w:cs="Arial"/>
                <w:b/>
                <w:bCs/>
                <w:color w:val="000000"/>
                <w:sz w:val="18"/>
                <w:szCs w:val="18"/>
              </w:rPr>
            </w:pPr>
            <w:r w:rsidRPr="0023550B">
              <w:rPr>
                <w:rFonts w:cs="Arial"/>
                <w:b/>
                <w:bCs/>
                <w:color w:val="000000"/>
                <w:sz w:val="18"/>
                <w:szCs w:val="18"/>
              </w:rPr>
              <w:t>SA Subm Mbr ID</w:t>
            </w:r>
          </w:p>
        </w:tc>
        <w:tc>
          <w:tcPr>
            <w:tcW w:w="147"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45842B66" wp14:textId="77777777">
            <w:pPr>
              <w:spacing w:after="0"/>
              <w:jc w:val="center"/>
              <w:rPr>
                <w:rFonts w:cs="Arial"/>
                <w:b/>
                <w:bCs/>
                <w:color w:val="000000"/>
                <w:sz w:val="18"/>
                <w:szCs w:val="18"/>
              </w:rPr>
            </w:pPr>
            <w:r w:rsidRPr="0023550B">
              <w:rPr>
                <w:rFonts w:cs="Arial"/>
                <w:b/>
                <w:bCs/>
                <w:color w:val="000000"/>
                <w:sz w:val="18"/>
                <w:szCs w:val="18"/>
              </w:rPr>
              <w:t>Mbr First Name</w:t>
            </w:r>
          </w:p>
        </w:tc>
        <w:tc>
          <w:tcPr>
            <w:tcW w:w="14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49CF4191" wp14:textId="77777777">
            <w:pPr>
              <w:spacing w:after="0"/>
              <w:jc w:val="center"/>
              <w:rPr>
                <w:rFonts w:cs="Arial"/>
                <w:b/>
                <w:bCs/>
                <w:color w:val="000000"/>
                <w:sz w:val="18"/>
                <w:szCs w:val="18"/>
              </w:rPr>
            </w:pPr>
            <w:r w:rsidRPr="0023550B">
              <w:rPr>
                <w:rFonts w:cs="Arial"/>
                <w:b/>
                <w:bCs/>
                <w:color w:val="000000"/>
                <w:sz w:val="18"/>
                <w:szCs w:val="18"/>
              </w:rPr>
              <w:t>Mbr Mid Name</w:t>
            </w:r>
          </w:p>
        </w:tc>
        <w:tc>
          <w:tcPr>
            <w:tcW w:w="191"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6F274684" wp14:textId="77777777">
            <w:pPr>
              <w:spacing w:after="0"/>
              <w:jc w:val="center"/>
              <w:rPr>
                <w:rFonts w:cs="Arial"/>
                <w:b/>
                <w:bCs/>
                <w:color w:val="000000"/>
                <w:sz w:val="18"/>
                <w:szCs w:val="18"/>
              </w:rPr>
            </w:pPr>
            <w:r w:rsidRPr="0023550B">
              <w:rPr>
                <w:rFonts w:cs="Arial"/>
                <w:b/>
                <w:bCs/>
                <w:color w:val="000000"/>
                <w:sz w:val="18"/>
                <w:szCs w:val="18"/>
              </w:rPr>
              <w:t>Mbr Last Name</w:t>
            </w:r>
          </w:p>
        </w:tc>
        <w:tc>
          <w:tcPr>
            <w:tcW w:w="221"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700FDDBC" wp14:textId="77777777">
            <w:pPr>
              <w:spacing w:after="0"/>
              <w:jc w:val="center"/>
              <w:rPr>
                <w:rFonts w:cs="Arial"/>
                <w:b/>
                <w:bCs/>
                <w:color w:val="000000"/>
                <w:sz w:val="18"/>
                <w:szCs w:val="18"/>
              </w:rPr>
            </w:pPr>
            <w:r w:rsidRPr="0023550B">
              <w:rPr>
                <w:rFonts w:cs="Arial"/>
                <w:b/>
                <w:bCs/>
                <w:color w:val="000000"/>
                <w:sz w:val="18"/>
                <w:szCs w:val="18"/>
              </w:rPr>
              <w:t>SA Auth ID</w:t>
            </w:r>
          </w:p>
        </w:tc>
        <w:tc>
          <w:tcPr>
            <w:tcW w:w="130"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23F141E3" wp14:textId="77777777">
            <w:pPr>
              <w:spacing w:after="0"/>
              <w:jc w:val="center"/>
              <w:rPr>
                <w:rFonts w:cs="Arial"/>
                <w:b/>
                <w:bCs/>
                <w:color w:val="000000"/>
                <w:sz w:val="18"/>
                <w:szCs w:val="18"/>
              </w:rPr>
            </w:pPr>
            <w:r w:rsidRPr="0023550B">
              <w:rPr>
                <w:rFonts w:cs="Arial"/>
                <w:b/>
                <w:bCs/>
                <w:color w:val="000000"/>
                <w:sz w:val="18"/>
                <w:szCs w:val="18"/>
              </w:rPr>
              <w:t>SA LI Num</w:t>
            </w:r>
          </w:p>
        </w:tc>
        <w:tc>
          <w:tcPr>
            <w:tcW w:w="19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3E21F74C" wp14:textId="77777777">
            <w:pPr>
              <w:spacing w:after="0"/>
              <w:jc w:val="center"/>
              <w:rPr>
                <w:rFonts w:cs="Arial"/>
                <w:b/>
                <w:bCs/>
                <w:color w:val="000000"/>
                <w:sz w:val="18"/>
                <w:szCs w:val="18"/>
              </w:rPr>
            </w:pPr>
            <w:r w:rsidRPr="0023550B">
              <w:rPr>
                <w:rFonts w:cs="Arial"/>
                <w:b/>
                <w:bCs/>
                <w:color w:val="000000"/>
                <w:sz w:val="18"/>
                <w:szCs w:val="18"/>
              </w:rPr>
              <w:t>SA LI Stat Cd - Desc</w:t>
            </w:r>
          </w:p>
        </w:tc>
        <w:tc>
          <w:tcPr>
            <w:tcW w:w="213"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17CC3F28" wp14:textId="77777777">
            <w:pPr>
              <w:spacing w:after="0"/>
              <w:jc w:val="center"/>
              <w:rPr>
                <w:rFonts w:cs="Arial"/>
                <w:b/>
                <w:bCs/>
                <w:color w:val="000000"/>
                <w:sz w:val="18"/>
                <w:szCs w:val="18"/>
              </w:rPr>
            </w:pPr>
            <w:r w:rsidRPr="0023550B">
              <w:rPr>
                <w:rFonts w:cs="Arial"/>
                <w:b/>
                <w:bCs/>
                <w:color w:val="000000"/>
                <w:sz w:val="18"/>
                <w:szCs w:val="18"/>
              </w:rPr>
              <w:t>SA LI Req Beg Dt</w:t>
            </w:r>
          </w:p>
        </w:tc>
        <w:tc>
          <w:tcPr>
            <w:tcW w:w="213"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3A488FDE" wp14:textId="77777777">
            <w:pPr>
              <w:spacing w:after="0"/>
              <w:jc w:val="center"/>
              <w:rPr>
                <w:rFonts w:cs="Arial"/>
                <w:b/>
                <w:bCs/>
                <w:color w:val="000000"/>
                <w:sz w:val="18"/>
                <w:szCs w:val="18"/>
              </w:rPr>
            </w:pPr>
            <w:r w:rsidRPr="0023550B">
              <w:rPr>
                <w:rFonts w:cs="Arial"/>
                <w:b/>
                <w:bCs/>
                <w:color w:val="000000"/>
                <w:sz w:val="18"/>
                <w:szCs w:val="18"/>
              </w:rPr>
              <w:t>SA LI Req End Dt</w:t>
            </w:r>
          </w:p>
        </w:tc>
        <w:tc>
          <w:tcPr>
            <w:tcW w:w="213"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698EC07E" wp14:textId="77777777">
            <w:pPr>
              <w:spacing w:after="0"/>
              <w:jc w:val="center"/>
              <w:rPr>
                <w:rFonts w:cs="Arial"/>
                <w:b/>
                <w:bCs/>
                <w:color w:val="000000"/>
                <w:sz w:val="18"/>
                <w:szCs w:val="18"/>
              </w:rPr>
            </w:pPr>
            <w:r w:rsidRPr="0023550B">
              <w:rPr>
                <w:rFonts w:cs="Arial"/>
                <w:b/>
                <w:bCs/>
                <w:color w:val="000000"/>
                <w:sz w:val="18"/>
                <w:szCs w:val="18"/>
              </w:rPr>
              <w:t>SA LI Beg Dt</w:t>
            </w:r>
          </w:p>
        </w:tc>
        <w:tc>
          <w:tcPr>
            <w:tcW w:w="213"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7F98953B" wp14:textId="77777777">
            <w:pPr>
              <w:spacing w:after="0"/>
              <w:jc w:val="center"/>
              <w:rPr>
                <w:rFonts w:cs="Arial"/>
                <w:b/>
                <w:bCs/>
                <w:color w:val="000000"/>
                <w:sz w:val="18"/>
                <w:szCs w:val="18"/>
              </w:rPr>
            </w:pPr>
            <w:r w:rsidRPr="0023550B">
              <w:rPr>
                <w:rFonts w:cs="Arial"/>
                <w:b/>
                <w:bCs/>
                <w:color w:val="000000"/>
                <w:sz w:val="18"/>
                <w:szCs w:val="18"/>
              </w:rPr>
              <w:t>SA LI End Dt</w:t>
            </w:r>
          </w:p>
        </w:tc>
        <w:tc>
          <w:tcPr>
            <w:tcW w:w="147"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3D1215A6" wp14:textId="77777777">
            <w:pPr>
              <w:spacing w:after="0"/>
              <w:jc w:val="center"/>
              <w:rPr>
                <w:rFonts w:cs="Arial"/>
                <w:b/>
                <w:bCs/>
                <w:color w:val="000000"/>
                <w:sz w:val="18"/>
                <w:szCs w:val="18"/>
              </w:rPr>
            </w:pPr>
            <w:r w:rsidRPr="0023550B">
              <w:rPr>
                <w:rFonts w:cs="Arial"/>
                <w:b/>
                <w:bCs/>
                <w:color w:val="000000"/>
                <w:sz w:val="18"/>
                <w:szCs w:val="18"/>
              </w:rPr>
              <w:t>SA LI Svc From Cd</w:t>
            </w:r>
          </w:p>
        </w:tc>
        <w:tc>
          <w:tcPr>
            <w:tcW w:w="130"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1CBFC3A0" wp14:textId="77777777">
            <w:pPr>
              <w:spacing w:after="0"/>
              <w:jc w:val="center"/>
              <w:rPr>
                <w:rFonts w:cs="Arial"/>
                <w:b/>
                <w:bCs/>
                <w:color w:val="000000"/>
                <w:sz w:val="18"/>
                <w:szCs w:val="18"/>
              </w:rPr>
            </w:pPr>
            <w:r w:rsidRPr="0023550B">
              <w:rPr>
                <w:rFonts w:cs="Arial"/>
                <w:b/>
                <w:bCs/>
                <w:color w:val="000000"/>
                <w:sz w:val="18"/>
                <w:szCs w:val="18"/>
              </w:rPr>
              <w:t>SA Proc Mod 1st Cd</w:t>
            </w:r>
          </w:p>
        </w:tc>
        <w:tc>
          <w:tcPr>
            <w:tcW w:w="130"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58D876BC" wp14:textId="77777777">
            <w:pPr>
              <w:spacing w:after="0"/>
              <w:jc w:val="center"/>
              <w:rPr>
                <w:rFonts w:cs="Arial"/>
                <w:b/>
                <w:bCs/>
                <w:color w:val="000000"/>
                <w:sz w:val="18"/>
                <w:szCs w:val="18"/>
              </w:rPr>
            </w:pPr>
            <w:r w:rsidRPr="0023550B">
              <w:rPr>
                <w:rFonts w:cs="Arial"/>
                <w:b/>
                <w:bCs/>
                <w:color w:val="000000"/>
                <w:sz w:val="18"/>
                <w:szCs w:val="18"/>
              </w:rPr>
              <w:t>SA Proc Mod 2nd Cd</w:t>
            </w:r>
          </w:p>
        </w:tc>
        <w:tc>
          <w:tcPr>
            <w:tcW w:w="130"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31CAB426" wp14:textId="77777777">
            <w:pPr>
              <w:spacing w:after="0"/>
              <w:jc w:val="center"/>
              <w:rPr>
                <w:rFonts w:cs="Arial"/>
                <w:b/>
                <w:bCs/>
                <w:color w:val="000000"/>
                <w:sz w:val="18"/>
                <w:szCs w:val="18"/>
              </w:rPr>
            </w:pPr>
            <w:r w:rsidRPr="0023550B">
              <w:rPr>
                <w:rFonts w:cs="Arial"/>
                <w:b/>
                <w:bCs/>
                <w:color w:val="000000"/>
                <w:sz w:val="18"/>
                <w:szCs w:val="18"/>
              </w:rPr>
              <w:t>SA Proc Mod 3rd Cd</w:t>
            </w:r>
          </w:p>
        </w:tc>
        <w:tc>
          <w:tcPr>
            <w:tcW w:w="130"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56E17272" wp14:textId="77777777">
            <w:pPr>
              <w:spacing w:after="0"/>
              <w:jc w:val="center"/>
              <w:rPr>
                <w:rFonts w:cs="Arial"/>
                <w:b/>
                <w:bCs/>
                <w:color w:val="000000"/>
                <w:sz w:val="18"/>
                <w:szCs w:val="18"/>
              </w:rPr>
            </w:pPr>
            <w:r w:rsidRPr="0023550B">
              <w:rPr>
                <w:rFonts w:cs="Arial"/>
                <w:b/>
                <w:bCs/>
                <w:color w:val="000000"/>
                <w:sz w:val="18"/>
                <w:szCs w:val="18"/>
              </w:rPr>
              <w:t>SA Proc Mod 4th Cd</w:t>
            </w:r>
          </w:p>
        </w:tc>
        <w:tc>
          <w:tcPr>
            <w:tcW w:w="14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5FC2D90A" wp14:textId="77777777">
            <w:pPr>
              <w:spacing w:after="0"/>
              <w:jc w:val="center"/>
              <w:rPr>
                <w:rFonts w:cs="Arial"/>
                <w:b/>
                <w:bCs/>
                <w:color w:val="000000"/>
                <w:sz w:val="18"/>
                <w:szCs w:val="18"/>
              </w:rPr>
            </w:pPr>
            <w:r w:rsidRPr="0023550B">
              <w:rPr>
                <w:rFonts w:cs="Arial"/>
                <w:b/>
                <w:bCs/>
                <w:color w:val="000000"/>
                <w:sz w:val="18"/>
                <w:szCs w:val="18"/>
              </w:rPr>
              <w:t>SA LI Rev Cd</w:t>
            </w:r>
          </w:p>
        </w:tc>
        <w:tc>
          <w:tcPr>
            <w:tcW w:w="123"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02B62216" wp14:textId="77777777">
            <w:pPr>
              <w:spacing w:after="0"/>
              <w:jc w:val="center"/>
              <w:rPr>
                <w:rFonts w:cs="Arial"/>
                <w:b/>
                <w:bCs/>
                <w:color w:val="000000"/>
                <w:sz w:val="18"/>
                <w:szCs w:val="18"/>
              </w:rPr>
            </w:pPr>
            <w:r w:rsidRPr="0023550B">
              <w:rPr>
                <w:rFonts w:cs="Arial"/>
                <w:b/>
                <w:bCs/>
                <w:color w:val="000000"/>
                <w:sz w:val="18"/>
                <w:szCs w:val="18"/>
              </w:rPr>
              <w:t>SA LI App Amt</w:t>
            </w:r>
          </w:p>
        </w:tc>
        <w:tc>
          <w:tcPr>
            <w:tcW w:w="14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5A3DCD38" wp14:textId="77777777">
            <w:pPr>
              <w:spacing w:after="0"/>
              <w:jc w:val="center"/>
              <w:rPr>
                <w:rFonts w:cs="Arial"/>
                <w:b/>
                <w:bCs/>
                <w:color w:val="000000"/>
                <w:sz w:val="18"/>
                <w:szCs w:val="18"/>
              </w:rPr>
            </w:pPr>
            <w:r w:rsidRPr="0023550B">
              <w:rPr>
                <w:rFonts w:cs="Arial"/>
                <w:b/>
                <w:bCs/>
                <w:color w:val="000000"/>
                <w:sz w:val="18"/>
                <w:szCs w:val="18"/>
              </w:rPr>
              <w:t>SA LI App Unit Amt</w:t>
            </w:r>
          </w:p>
        </w:tc>
        <w:tc>
          <w:tcPr>
            <w:tcW w:w="135"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29F7FE3B" wp14:textId="77777777">
            <w:pPr>
              <w:spacing w:after="0"/>
              <w:jc w:val="center"/>
              <w:rPr>
                <w:rFonts w:cs="Arial"/>
                <w:b/>
                <w:bCs/>
                <w:color w:val="000000"/>
                <w:sz w:val="18"/>
                <w:szCs w:val="18"/>
              </w:rPr>
            </w:pPr>
            <w:r w:rsidRPr="0023550B">
              <w:rPr>
                <w:rFonts w:cs="Arial"/>
                <w:b/>
                <w:bCs/>
                <w:color w:val="000000"/>
                <w:sz w:val="18"/>
                <w:szCs w:val="18"/>
              </w:rPr>
              <w:t>SA LI Used Amt</w:t>
            </w:r>
          </w:p>
        </w:tc>
        <w:tc>
          <w:tcPr>
            <w:tcW w:w="135"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1CEB0345" wp14:textId="77777777">
            <w:pPr>
              <w:spacing w:after="0"/>
              <w:jc w:val="center"/>
              <w:rPr>
                <w:rFonts w:cs="Arial"/>
                <w:b/>
                <w:bCs/>
                <w:color w:val="000000"/>
                <w:sz w:val="18"/>
                <w:szCs w:val="18"/>
              </w:rPr>
            </w:pPr>
            <w:r w:rsidRPr="0023550B">
              <w:rPr>
                <w:rFonts w:cs="Arial"/>
                <w:b/>
                <w:bCs/>
                <w:color w:val="000000"/>
                <w:sz w:val="18"/>
                <w:szCs w:val="18"/>
              </w:rPr>
              <w:t>SA LI Used Unit Amt</w:t>
            </w:r>
          </w:p>
        </w:tc>
        <w:tc>
          <w:tcPr>
            <w:tcW w:w="200"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2FB05962" wp14:textId="77777777">
            <w:pPr>
              <w:spacing w:after="0"/>
              <w:jc w:val="center"/>
              <w:rPr>
                <w:rFonts w:cs="Arial"/>
                <w:b/>
                <w:bCs/>
                <w:color w:val="000000"/>
                <w:sz w:val="18"/>
                <w:szCs w:val="18"/>
              </w:rPr>
            </w:pPr>
            <w:r w:rsidRPr="0023550B">
              <w:rPr>
                <w:rFonts w:cs="Arial"/>
                <w:b/>
                <w:bCs/>
                <w:color w:val="000000"/>
                <w:sz w:val="18"/>
                <w:szCs w:val="18"/>
              </w:rPr>
              <w:t>Remaining Amount ($)</w:t>
            </w:r>
          </w:p>
        </w:tc>
        <w:tc>
          <w:tcPr>
            <w:tcW w:w="201"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BC4126" w:rsidP="00D847CD" w:rsidRDefault="00BC4126" w14:paraId="022A02B4" wp14:textId="77777777">
            <w:pPr>
              <w:spacing w:after="0"/>
              <w:jc w:val="center"/>
              <w:rPr>
                <w:rFonts w:cs="Arial"/>
                <w:b/>
                <w:bCs/>
                <w:color w:val="000000"/>
                <w:sz w:val="18"/>
                <w:szCs w:val="18"/>
              </w:rPr>
            </w:pPr>
            <w:r w:rsidRPr="0023550B">
              <w:rPr>
                <w:rFonts w:cs="Arial"/>
                <w:b/>
                <w:bCs/>
                <w:color w:val="000000"/>
                <w:sz w:val="18"/>
                <w:szCs w:val="18"/>
              </w:rPr>
              <w:t>Remaining Units</w:t>
            </w:r>
          </w:p>
        </w:tc>
        <w:tc>
          <w:tcPr>
            <w:tcW w:w="278" w:type="pct"/>
            <w:tcBorders>
              <w:top w:val="single" w:color="6699CC" w:sz="8" w:space="0"/>
              <w:left w:val="nil"/>
              <w:bottom w:val="single" w:color="6699CC" w:sz="8" w:space="0"/>
              <w:right w:val="single" w:color="auto" w:sz="8" w:space="0"/>
            </w:tcBorders>
            <w:shd w:val="clear" w:color="000000" w:fill="CCCCCC"/>
            <w:noWrap/>
            <w:vAlign w:val="center"/>
            <w:hideMark/>
          </w:tcPr>
          <w:p w:rsidRPr="0023550B" w:rsidR="00BC4126" w:rsidP="00D847CD" w:rsidRDefault="00BC4126" w14:paraId="5C0B69AA" wp14:textId="77777777">
            <w:pPr>
              <w:spacing w:after="0"/>
              <w:jc w:val="center"/>
              <w:rPr>
                <w:rFonts w:cs="Arial"/>
                <w:b/>
                <w:bCs/>
                <w:color w:val="000000"/>
                <w:sz w:val="18"/>
                <w:szCs w:val="18"/>
              </w:rPr>
            </w:pPr>
            <w:r w:rsidRPr="0023550B">
              <w:rPr>
                <w:rFonts w:cs="Arial"/>
                <w:b/>
                <w:bCs/>
                <w:color w:val="000000"/>
                <w:sz w:val="18"/>
                <w:szCs w:val="18"/>
              </w:rPr>
              <w:t>Clm Billed Dt</w:t>
            </w:r>
          </w:p>
        </w:tc>
      </w:tr>
      <w:tr xmlns:wp14="http://schemas.microsoft.com/office/word/2010/wordml" w:rsidRPr="0023550B" w:rsidR="00BC4126" w:rsidTr="001F22B5" w14:paraId="18D5A1D9" wp14:textId="77777777">
        <w:trPr>
          <w:trHeight w:val="270"/>
        </w:trPr>
        <w:tc>
          <w:tcPr>
            <w:tcW w:w="176" w:type="pct"/>
            <w:tcBorders>
              <w:top w:val="single" w:color="CCCCCC" w:sz="8" w:space="0"/>
              <w:left w:val="single" w:color="auto" w:sz="8" w:space="0"/>
              <w:bottom w:val="single" w:color="CCCCCC" w:sz="8" w:space="0"/>
              <w:right w:val="single" w:color="CCCCCC" w:sz="8" w:space="0"/>
            </w:tcBorders>
            <w:shd w:val="clear" w:color="000000" w:fill="FFFFFF"/>
            <w:noWrap/>
            <w:vAlign w:val="center"/>
            <w:hideMark/>
          </w:tcPr>
          <w:p w:rsidRPr="0023550B" w:rsidR="00BC4126" w:rsidP="00D847CD" w:rsidRDefault="00BC4126" w14:paraId="40BB0765" wp14:textId="77777777">
            <w:pPr>
              <w:spacing w:after="0"/>
              <w:jc w:val="center"/>
              <w:rPr>
                <w:rFonts w:cs="Arial"/>
                <w:color w:val="000000"/>
                <w:sz w:val="16"/>
                <w:szCs w:val="16"/>
              </w:rPr>
            </w:pPr>
            <w:r w:rsidRPr="0023550B">
              <w:rPr>
                <w:rFonts w:cs="Arial"/>
                <w:color w:val="000000"/>
                <w:sz w:val="16"/>
                <w:szCs w:val="16"/>
              </w:rPr>
              <w:t>XXXXXXX</w:t>
            </w:r>
          </w:p>
        </w:tc>
        <w:tc>
          <w:tcPr>
            <w:tcW w:w="249"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6A3BDC60" wp14:textId="77777777">
            <w:pPr>
              <w:spacing w:after="0"/>
              <w:jc w:val="left"/>
              <w:rPr>
                <w:rFonts w:cs="Arial"/>
                <w:color w:val="000000"/>
                <w:sz w:val="16"/>
                <w:szCs w:val="16"/>
              </w:rPr>
            </w:pPr>
            <w:r w:rsidRPr="0023550B">
              <w:rPr>
                <w:rFonts w:cs="Arial"/>
                <w:color w:val="000000"/>
                <w:sz w:val="16"/>
                <w:szCs w:val="16"/>
              </w:rPr>
              <w:t>XXXXXXXXXXXX</w:t>
            </w:r>
          </w:p>
        </w:tc>
        <w:tc>
          <w:tcPr>
            <w:tcW w:w="190"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19C97265" wp14:textId="77777777">
            <w:pPr>
              <w:spacing w:after="0"/>
              <w:jc w:val="center"/>
              <w:rPr>
                <w:rFonts w:cs="Arial"/>
                <w:color w:val="000000"/>
                <w:sz w:val="16"/>
                <w:szCs w:val="16"/>
              </w:rPr>
            </w:pPr>
            <w:r w:rsidRPr="0023550B">
              <w:rPr>
                <w:rFonts w:cs="Arial"/>
                <w:color w:val="000000"/>
                <w:sz w:val="16"/>
                <w:szCs w:val="16"/>
              </w:rPr>
              <w:t>XXXXXXX</w:t>
            </w:r>
          </w:p>
        </w:tc>
        <w:tc>
          <w:tcPr>
            <w:tcW w:w="250"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14D87418" wp14:textId="77777777">
            <w:pPr>
              <w:spacing w:after="0"/>
              <w:jc w:val="left"/>
              <w:rPr>
                <w:rFonts w:cs="Arial"/>
                <w:color w:val="000000"/>
                <w:sz w:val="16"/>
                <w:szCs w:val="16"/>
              </w:rPr>
            </w:pPr>
            <w:r w:rsidRPr="0023550B">
              <w:rPr>
                <w:rFonts w:cs="Arial"/>
                <w:color w:val="000000"/>
                <w:sz w:val="16"/>
                <w:szCs w:val="16"/>
              </w:rPr>
              <w:t>XXXXXXXXXXXX</w:t>
            </w:r>
          </w:p>
        </w:tc>
        <w:tc>
          <w:tcPr>
            <w:tcW w:w="236"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3CAA00BB" wp14:textId="77777777">
            <w:pPr>
              <w:spacing w:after="0"/>
              <w:jc w:val="center"/>
              <w:rPr>
                <w:rFonts w:cs="Arial"/>
                <w:color w:val="000000"/>
                <w:sz w:val="16"/>
                <w:szCs w:val="16"/>
              </w:rPr>
            </w:pPr>
            <w:r w:rsidRPr="0023550B">
              <w:rPr>
                <w:rFonts w:cs="Arial"/>
                <w:color w:val="000000"/>
                <w:sz w:val="16"/>
                <w:szCs w:val="16"/>
              </w:rPr>
              <w:t>XXXXXXXXXXX</w:t>
            </w:r>
          </w:p>
        </w:tc>
        <w:tc>
          <w:tcPr>
            <w:tcW w:w="147"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6BCB65BE" wp14:textId="77777777">
            <w:pPr>
              <w:spacing w:after="0"/>
              <w:jc w:val="left"/>
              <w:rPr>
                <w:rFonts w:cs="Arial"/>
                <w:color w:val="000000"/>
                <w:sz w:val="16"/>
                <w:szCs w:val="16"/>
              </w:rPr>
            </w:pPr>
            <w:r w:rsidRPr="0023550B">
              <w:rPr>
                <w:rFonts w:cs="Arial"/>
                <w:color w:val="000000"/>
                <w:sz w:val="16"/>
                <w:szCs w:val="16"/>
              </w:rPr>
              <w:t>XXXXX</w:t>
            </w:r>
          </w:p>
        </w:tc>
        <w:tc>
          <w:tcPr>
            <w:tcW w:w="142" w:type="pct"/>
            <w:tcBorders>
              <w:top w:val="single" w:color="CCCCCC" w:sz="8" w:space="0"/>
              <w:left w:val="nil"/>
              <w:bottom w:val="single" w:color="CCCCCC" w:sz="8" w:space="0"/>
              <w:right w:val="single" w:color="CCCCCC" w:sz="8" w:space="0"/>
            </w:tcBorders>
            <w:shd w:val="clear" w:color="000000" w:fill="FFFFFF"/>
            <w:noWrap/>
            <w:vAlign w:val="bottom"/>
            <w:hideMark/>
          </w:tcPr>
          <w:p w:rsidRPr="0023550B" w:rsidR="00BC4126" w:rsidP="00D847CD" w:rsidRDefault="00BC4126" w14:paraId="76155012" wp14:textId="77777777">
            <w:pPr>
              <w:spacing w:after="0"/>
              <w:jc w:val="left"/>
              <w:rPr>
                <w:rFonts w:ascii="Tahoma" w:hAnsi="Tahoma" w:cs="Tahoma"/>
                <w:color w:val="000000"/>
                <w:szCs w:val="20"/>
              </w:rPr>
            </w:pPr>
            <w:r w:rsidRPr="0023550B">
              <w:rPr>
                <w:rFonts w:ascii="Tahoma" w:hAnsi="Tahoma" w:cs="Tahoma"/>
                <w:color w:val="000000"/>
                <w:szCs w:val="20"/>
              </w:rPr>
              <w:t>X</w:t>
            </w:r>
          </w:p>
        </w:tc>
        <w:tc>
          <w:tcPr>
            <w:tcW w:w="191"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67F68202" wp14:textId="77777777">
            <w:pPr>
              <w:spacing w:after="0"/>
              <w:jc w:val="left"/>
              <w:rPr>
                <w:rFonts w:cs="Arial"/>
                <w:color w:val="000000"/>
                <w:sz w:val="16"/>
                <w:szCs w:val="16"/>
              </w:rPr>
            </w:pPr>
            <w:r w:rsidRPr="0023550B">
              <w:rPr>
                <w:rFonts w:cs="Arial"/>
                <w:color w:val="000000"/>
                <w:sz w:val="16"/>
                <w:szCs w:val="16"/>
              </w:rPr>
              <w:t>XXXXXXXX</w:t>
            </w:r>
          </w:p>
        </w:tc>
        <w:tc>
          <w:tcPr>
            <w:tcW w:w="221"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7FD660B2" wp14:textId="77777777">
            <w:pPr>
              <w:spacing w:after="0"/>
              <w:jc w:val="center"/>
              <w:rPr>
                <w:rFonts w:cs="Arial"/>
                <w:color w:val="000000"/>
                <w:sz w:val="16"/>
                <w:szCs w:val="16"/>
              </w:rPr>
            </w:pPr>
            <w:r w:rsidRPr="0023550B">
              <w:rPr>
                <w:rFonts w:cs="Arial"/>
                <w:color w:val="000000"/>
                <w:sz w:val="16"/>
                <w:szCs w:val="16"/>
              </w:rPr>
              <w:t>XXXXXXXXXX</w:t>
            </w:r>
          </w:p>
        </w:tc>
        <w:tc>
          <w:tcPr>
            <w:tcW w:w="130"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2B3059C8" wp14:textId="77777777">
            <w:pPr>
              <w:spacing w:after="0"/>
              <w:jc w:val="center"/>
              <w:rPr>
                <w:rFonts w:cs="Arial"/>
                <w:color w:val="000000"/>
                <w:sz w:val="16"/>
                <w:szCs w:val="16"/>
              </w:rPr>
            </w:pPr>
            <w:r w:rsidRPr="0023550B">
              <w:rPr>
                <w:rFonts w:cs="Arial"/>
                <w:color w:val="000000"/>
                <w:sz w:val="16"/>
                <w:szCs w:val="16"/>
              </w:rPr>
              <w:t>X</w:t>
            </w:r>
          </w:p>
        </w:tc>
        <w:tc>
          <w:tcPr>
            <w:tcW w:w="19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7E960F08" wp14:textId="77777777">
            <w:pPr>
              <w:spacing w:after="0"/>
              <w:jc w:val="left"/>
              <w:rPr>
                <w:rFonts w:cs="Arial"/>
                <w:color w:val="000000"/>
                <w:sz w:val="16"/>
                <w:szCs w:val="16"/>
              </w:rPr>
            </w:pPr>
            <w:r w:rsidRPr="0023550B">
              <w:rPr>
                <w:rFonts w:cs="Arial"/>
                <w:color w:val="000000"/>
                <w:sz w:val="16"/>
                <w:szCs w:val="16"/>
              </w:rPr>
              <w:t>X - XXXXXXXX</w:t>
            </w:r>
          </w:p>
        </w:tc>
        <w:tc>
          <w:tcPr>
            <w:tcW w:w="213"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4D4F4408" wp14:textId="77777777">
            <w:pPr>
              <w:spacing w:after="0"/>
              <w:jc w:val="center"/>
              <w:rPr>
                <w:rFonts w:cs="Arial"/>
                <w:color w:val="000000"/>
                <w:sz w:val="16"/>
                <w:szCs w:val="16"/>
              </w:rPr>
            </w:pPr>
            <w:r w:rsidRPr="0023550B">
              <w:rPr>
                <w:rFonts w:cs="Arial"/>
                <w:color w:val="000000"/>
                <w:sz w:val="16"/>
                <w:szCs w:val="16"/>
              </w:rPr>
              <w:t>MM/DD/YYYY</w:t>
            </w:r>
          </w:p>
        </w:tc>
        <w:tc>
          <w:tcPr>
            <w:tcW w:w="213"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68FACCA3" wp14:textId="77777777">
            <w:pPr>
              <w:spacing w:after="0"/>
              <w:jc w:val="center"/>
              <w:rPr>
                <w:rFonts w:cs="Arial"/>
                <w:color w:val="000000"/>
                <w:sz w:val="16"/>
                <w:szCs w:val="16"/>
              </w:rPr>
            </w:pPr>
            <w:r w:rsidRPr="0023550B">
              <w:rPr>
                <w:rFonts w:cs="Arial"/>
                <w:color w:val="000000"/>
                <w:sz w:val="16"/>
                <w:szCs w:val="16"/>
              </w:rPr>
              <w:t>MM/DD/YYYY</w:t>
            </w:r>
          </w:p>
        </w:tc>
        <w:tc>
          <w:tcPr>
            <w:tcW w:w="213"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4A309CB0" wp14:textId="77777777">
            <w:pPr>
              <w:spacing w:after="0"/>
              <w:jc w:val="center"/>
              <w:rPr>
                <w:rFonts w:cs="Arial"/>
                <w:color w:val="000000"/>
                <w:sz w:val="16"/>
                <w:szCs w:val="16"/>
              </w:rPr>
            </w:pPr>
            <w:r w:rsidRPr="0023550B">
              <w:rPr>
                <w:rFonts w:cs="Arial"/>
                <w:color w:val="000000"/>
                <w:sz w:val="16"/>
                <w:szCs w:val="16"/>
              </w:rPr>
              <w:t>MM/DD/YYYY</w:t>
            </w:r>
          </w:p>
        </w:tc>
        <w:tc>
          <w:tcPr>
            <w:tcW w:w="213"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02D5CBAD" wp14:textId="77777777">
            <w:pPr>
              <w:spacing w:after="0"/>
              <w:jc w:val="center"/>
              <w:rPr>
                <w:rFonts w:cs="Arial"/>
                <w:color w:val="000000"/>
                <w:sz w:val="16"/>
                <w:szCs w:val="16"/>
              </w:rPr>
            </w:pPr>
            <w:r w:rsidRPr="0023550B">
              <w:rPr>
                <w:rFonts w:cs="Arial"/>
                <w:color w:val="000000"/>
                <w:sz w:val="16"/>
                <w:szCs w:val="16"/>
              </w:rPr>
              <w:t>MM/DD/YYYY</w:t>
            </w:r>
          </w:p>
        </w:tc>
        <w:tc>
          <w:tcPr>
            <w:tcW w:w="147"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48BE7602" wp14:textId="77777777">
            <w:pPr>
              <w:spacing w:after="0"/>
              <w:jc w:val="center"/>
              <w:rPr>
                <w:rFonts w:cs="Arial"/>
                <w:color w:val="000000"/>
                <w:sz w:val="16"/>
                <w:szCs w:val="16"/>
              </w:rPr>
            </w:pPr>
            <w:r w:rsidRPr="0023550B">
              <w:rPr>
                <w:rFonts w:cs="Arial"/>
                <w:color w:val="000000"/>
                <w:sz w:val="16"/>
                <w:szCs w:val="16"/>
              </w:rPr>
              <w:t>XXXXX</w:t>
            </w:r>
          </w:p>
        </w:tc>
        <w:tc>
          <w:tcPr>
            <w:tcW w:w="130"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5C251BC6" wp14:textId="77777777">
            <w:pPr>
              <w:spacing w:after="0"/>
              <w:jc w:val="center"/>
              <w:rPr>
                <w:rFonts w:cs="Arial"/>
                <w:color w:val="000000"/>
                <w:sz w:val="16"/>
                <w:szCs w:val="16"/>
              </w:rPr>
            </w:pPr>
            <w:r w:rsidRPr="0023550B">
              <w:rPr>
                <w:rFonts w:cs="Arial"/>
                <w:color w:val="000000"/>
                <w:sz w:val="16"/>
                <w:szCs w:val="16"/>
              </w:rPr>
              <w:t>XX</w:t>
            </w:r>
          </w:p>
        </w:tc>
        <w:tc>
          <w:tcPr>
            <w:tcW w:w="130"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37563E63" wp14:textId="77777777">
            <w:pPr>
              <w:spacing w:after="0"/>
              <w:jc w:val="center"/>
              <w:rPr>
                <w:rFonts w:cs="Arial"/>
                <w:color w:val="000000"/>
                <w:sz w:val="16"/>
                <w:szCs w:val="16"/>
              </w:rPr>
            </w:pPr>
            <w:r w:rsidRPr="0023550B">
              <w:rPr>
                <w:rFonts w:cs="Arial"/>
                <w:color w:val="000000"/>
                <w:sz w:val="16"/>
                <w:szCs w:val="16"/>
              </w:rPr>
              <w:t>XX</w:t>
            </w:r>
          </w:p>
        </w:tc>
        <w:tc>
          <w:tcPr>
            <w:tcW w:w="130"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07EA93B3" wp14:textId="77777777">
            <w:pPr>
              <w:spacing w:after="0"/>
              <w:jc w:val="center"/>
              <w:rPr>
                <w:rFonts w:cs="Arial"/>
                <w:color w:val="000000"/>
                <w:sz w:val="16"/>
                <w:szCs w:val="16"/>
              </w:rPr>
            </w:pPr>
            <w:r w:rsidRPr="0023550B">
              <w:rPr>
                <w:rFonts w:cs="Arial"/>
                <w:color w:val="000000"/>
                <w:sz w:val="16"/>
                <w:szCs w:val="16"/>
              </w:rPr>
              <w:t>XX</w:t>
            </w:r>
          </w:p>
        </w:tc>
        <w:tc>
          <w:tcPr>
            <w:tcW w:w="130"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4DCF83BF" wp14:textId="77777777">
            <w:pPr>
              <w:spacing w:after="0"/>
              <w:jc w:val="center"/>
              <w:rPr>
                <w:rFonts w:cs="Arial"/>
                <w:color w:val="000000"/>
                <w:sz w:val="16"/>
                <w:szCs w:val="16"/>
              </w:rPr>
            </w:pPr>
            <w:r w:rsidRPr="0023550B">
              <w:rPr>
                <w:rFonts w:cs="Arial"/>
                <w:color w:val="000000"/>
                <w:sz w:val="16"/>
                <w:szCs w:val="16"/>
              </w:rPr>
              <w:t>XX</w:t>
            </w:r>
          </w:p>
        </w:tc>
        <w:tc>
          <w:tcPr>
            <w:tcW w:w="142" w:type="pct"/>
            <w:tcBorders>
              <w:top w:val="single" w:color="CCCCCC" w:sz="8" w:space="0"/>
              <w:left w:val="nil"/>
              <w:bottom w:val="single" w:color="CCCCCC" w:sz="8" w:space="0"/>
              <w:right w:val="single" w:color="CCCCCC" w:sz="8" w:space="0"/>
            </w:tcBorders>
            <w:shd w:val="clear" w:color="000000" w:fill="FFFFFF"/>
            <w:noWrap/>
            <w:vAlign w:val="bottom"/>
            <w:hideMark/>
          </w:tcPr>
          <w:p w:rsidRPr="0023550B" w:rsidR="00BC4126" w:rsidP="00D847CD" w:rsidRDefault="00BC4126" w14:paraId="735E6899" wp14:textId="77777777">
            <w:pPr>
              <w:spacing w:after="0"/>
              <w:jc w:val="left"/>
              <w:rPr>
                <w:rFonts w:ascii="Tahoma" w:hAnsi="Tahoma" w:cs="Tahoma"/>
                <w:color w:val="000000"/>
                <w:szCs w:val="20"/>
              </w:rPr>
            </w:pPr>
            <w:r w:rsidRPr="0023550B">
              <w:rPr>
                <w:rFonts w:ascii="Tahoma" w:hAnsi="Tahoma" w:cs="Tahoma"/>
                <w:color w:val="000000"/>
                <w:szCs w:val="20"/>
              </w:rPr>
              <w:t>xxxxx</w:t>
            </w:r>
          </w:p>
        </w:tc>
        <w:tc>
          <w:tcPr>
            <w:tcW w:w="123"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4E679C30" wp14:textId="77777777">
            <w:pPr>
              <w:spacing w:after="0"/>
              <w:jc w:val="right"/>
              <w:rPr>
                <w:rFonts w:cs="Arial"/>
                <w:color w:val="000000"/>
                <w:sz w:val="16"/>
                <w:szCs w:val="16"/>
              </w:rPr>
            </w:pPr>
            <w:r w:rsidRPr="0023550B">
              <w:rPr>
                <w:rFonts w:cs="Arial"/>
                <w:color w:val="000000"/>
                <w:sz w:val="16"/>
                <w:szCs w:val="16"/>
              </w:rPr>
              <w:t>0.00</w:t>
            </w:r>
          </w:p>
        </w:tc>
        <w:tc>
          <w:tcPr>
            <w:tcW w:w="14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120C6F51" wp14:textId="77777777">
            <w:pPr>
              <w:spacing w:after="0"/>
              <w:jc w:val="right"/>
              <w:rPr>
                <w:rFonts w:cs="Arial"/>
                <w:color w:val="000000"/>
                <w:sz w:val="16"/>
                <w:szCs w:val="16"/>
              </w:rPr>
            </w:pPr>
            <w:r w:rsidRPr="0023550B">
              <w:rPr>
                <w:rFonts w:cs="Arial"/>
                <w:color w:val="000000"/>
                <w:sz w:val="16"/>
                <w:szCs w:val="16"/>
              </w:rPr>
              <w:t>99,999</w:t>
            </w:r>
          </w:p>
        </w:tc>
        <w:tc>
          <w:tcPr>
            <w:tcW w:w="135"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5BEE17DA" wp14:textId="77777777">
            <w:pPr>
              <w:spacing w:after="0"/>
              <w:jc w:val="right"/>
              <w:rPr>
                <w:rFonts w:cs="Arial"/>
                <w:color w:val="000000"/>
                <w:sz w:val="16"/>
                <w:szCs w:val="16"/>
              </w:rPr>
            </w:pPr>
            <w:r w:rsidRPr="0023550B">
              <w:rPr>
                <w:rFonts w:cs="Arial"/>
                <w:color w:val="000000"/>
                <w:sz w:val="16"/>
                <w:szCs w:val="16"/>
              </w:rPr>
              <w:t>0.00</w:t>
            </w:r>
          </w:p>
        </w:tc>
        <w:tc>
          <w:tcPr>
            <w:tcW w:w="135"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1EA329AA" wp14:textId="77777777">
            <w:pPr>
              <w:spacing w:after="0"/>
              <w:jc w:val="right"/>
              <w:rPr>
                <w:rFonts w:cs="Arial"/>
                <w:color w:val="000000"/>
                <w:sz w:val="16"/>
                <w:szCs w:val="16"/>
              </w:rPr>
            </w:pPr>
            <w:r w:rsidRPr="0023550B">
              <w:rPr>
                <w:rFonts w:cs="Arial"/>
                <w:color w:val="000000"/>
                <w:sz w:val="16"/>
                <w:szCs w:val="16"/>
              </w:rPr>
              <w:t>999</w:t>
            </w:r>
          </w:p>
        </w:tc>
        <w:tc>
          <w:tcPr>
            <w:tcW w:w="200"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2F4B133F" wp14:textId="77777777">
            <w:pPr>
              <w:spacing w:after="0"/>
              <w:jc w:val="right"/>
              <w:rPr>
                <w:rFonts w:cs="Arial"/>
                <w:color w:val="000000"/>
                <w:sz w:val="16"/>
                <w:szCs w:val="16"/>
              </w:rPr>
            </w:pPr>
            <w:r w:rsidRPr="0023550B">
              <w:rPr>
                <w:rFonts w:cs="Arial"/>
                <w:color w:val="000000"/>
                <w:sz w:val="16"/>
                <w:szCs w:val="16"/>
              </w:rPr>
              <w:t>0.00</w:t>
            </w:r>
          </w:p>
        </w:tc>
        <w:tc>
          <w:tcPr>
            <w:tcW w:w="201"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BC4126" w:rsidP="00D847CD" w:rsidRDefault="00BC4126" w14:paraId="72DEE085" wp14:textId="77777777">
            <w:pPr>
              <w:spacing w:after="0"/>
              <w:jc w:val="right"/>
              <w:rPr>
                <w:rFonts w:cs="Arial"/>
                <w:color w:val="000000"/>
                <w:sz w:val="16"/>
                <w:szCs w:val="16"/>
              </w:rPr>
            </w:pPr>
            <w:r w:rsidRPr="0023550B">
              <w:rPr>
                <w:rFonts w:cs="Arial"/>
                <w:color w:val="000000"/>
                <w:sz w:val="16"/>
                <w:szCs w:val="16"/>
              </w:rPr>
              <w:t>99,999</w:t>
            </w:r>
          </w:p>
        </w:tc>
        <w:tc>
          <w:tcPr>
            <w:tcW w:w="278" w:type="pct"/>
            <w:tcBorders>
              <w:top w:val="single" w:color="CCCCCC" w:sz="8" w:space="0"/>
              <w:left w:val="nil"/>
              <w:bottom w:val="single" w:color="CCCCCC" w:sz="8" w:space="0"/>
              <w:right w:val="single" w:color="auto" w:sz="8" w:space="0"/>
            </w:tcBorders>
            <w:shd w:val="clear" w:color="000000" w:fill="FFFFFF"/>
            <w:noWrap/>
            <w:vAlign w:val="center"/>
            <w:hideMark/>
          </w:tcPr>
          <w:p w:rsidRPr="0023550B" w:rsidR="00BC4126" w:rsidP="00D847CD" w:rsidRDefault="00BC4126" w14:paraId="1474917B" wp14:textId="77777777">
            <w:pPr>
              <w:spacing w:after="0"/>
              <w:jc w:val="center"/>
              <w:rPr>
                <w:rFonts w:cs="Arial"/>
                <w:color w:val="000000"/>
                <w:sz w:val="16"/>
                <w:szCs w:val="16"/>
              </w:rPr>
            </w:pPr>
            <w:r w:rsidRPr="0023550B">
              <w:rPr>
                <w:rFonts w:cs="Arial"/>
                <w:color w:val="000000"/>
                <w:sz w:val="16"/>
                <w:szCs w:val="16"/>
              </w:rPr>
              <w:t>MM/DD/YYYY</w:t>
            </w:r>
          </w:p>
        </w:tc>
      </w:tr>
      <w:tr xmlns:wp14="http://schemas.microsoft.com/office/word/2010/wordml" w:rsidRPr="0023550B" w:rsidR="00BC4126" w:rsidTr="001F22B5" w14:paraId="71D22E15" wp14:textId="77777777">
        <w:trPr>
          <w:trHeight w:val="270"/>
        </w:trPr>
        <w:tc>
          <w:tcPr>
            <w:tcW w:w="176" w:type="pct"/>
            <w:tcBorders>
              <w:top w:val="nil"/>
              <w:left w:val="single" w:color="auto" w:sz="8" w:space="0"/>
              <w:bottom w:val="single" w:color="CCCCCC" w:sz="8" w:space="0"/>
              <w:right w:val="single" w:color="CCCCCC" w:sz="8" w:space="0"/>
            </w:tcBorders>
            <w:shd w:val="clear" w:color="000000" w:fill="FFFFFF"/>
            <w:noWrap/>
            <w:vAlign w:val="center"/>
            <w:hideMark/>
          </w:tcPr>
          <w:p w:rsidRPr="0023550B" w:rsidR="00BC4126" w:rsidP="00D847CD" w:rsidRDefault="00BC4126" w14:paraId="5C43AAA3" wp14:textId="77777777">
            <w:pPr>
              <w:spacing w:after="0"/>
              <w:jc w:val="center"/>
              <w:rPr>
                <w:rFonts w:cs="Arial"/>
                <w:color w:val="000000"/>
                <w:sz w:val="16"/>
                <w:szCs w:val="16"/>
              </w:rPr>
            </w:pPr>
            <w:r w:rsidRPr="0023550B">
              <w:rPr>
                <w:rFonts w:cs="Arial"/>
                <w:color w:val="000000"/>
                <w:sz w:val="16"/>
                <w:szCs w:val="16"/>
              </w:rPr>
              <w:t>XXXXXXX</w:t>
            </w:r>
          </w:p>
        </w:tc>
        <w:tc>
          <w:tcPr>
            <w:tcW w:w="249"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6B8F5D41" wp14:textId="77777777">
            <w:pPr>
              <w:spacing w:after="0"/>
              <w:jc w:val="left"/>
              <w:rPr>
                <w:rFonts w:cs="Arial"/>
                <w:color w:val="000000"/>
                <w:sz w:val="16"/>
                <w:szCs w:val="16"/>
              </w:rPr>
            </w:pPr>
            <w:r w:rsidRPr="0023550B">
              <w:rPr>
                <w:rFonts w:cs="Arial"/>
                <w:color w:val="000000"/>
                <w:sz w:val="16"/>
                <w:szCs w:val="16"/>
              </w:rPr>
              <w:t>XXXXXXXXXXXX</w:t>
            </w:r>
          </w:p>
        </w:tc>
        <w:tc>
          <w:tcPr>
            <w:tcW w:w="190"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26F42349" wp14:textId="77777777">
            <w:pPr>
              <w:spacing w:after="0"/>
              <w:jc w:val="center"/>
              <w:rPr>
                <w:rFonts w:cs="Arial"/>
                <w:color w:val="000000"/>
                <w:sz w:val="16"/>
                <w:szCs w:val="16"/>
              </w:rPr>
            </w:pPr>
            <w:r w:rsidRPr="0023550B">
              <w:rPr>
                <w:rFonts w:cs="Arial"/>
                <w:color w:val="000000"/>
                <w:sz w:val="16"/>
                <w:szCs w:val="16"/>
              </w:rPr>
              <w:t>XXXXXXX</w:t>
            </w:r>
          </w:p>
        </w:tc>
        <w:tc>
          <w:tcPr>
            <w:tcW w:w="250"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0CA92EE2" wp14:textId="77777777">
            <w:pPr>
              <w:spacing w:after="0"/>
              <w:jc w:val="left"/>
              <w:rPr>
                <w:rFonts w:cs="Arial"/>
                <w:color w:val="000000"/>
                <w:sz w:val="16"/>
                <w:szCs w:val="16"/>
              </w:rPr>
            </w:pPr>
            <w:r w:rsidRPr="0023550B">
              <w:rPr>
                <w:rFonts w:cs="Arial"/>
                <w:color w:val="000000"/>
                <w:sz w:val="16"/>
                <w:szCs w:val="16"/>
              </w:rPr>
              <w:t>XXXXXXXXXXXX</w:t>
            </w:r>
          </w:p>
        </w:tc>
        <w:tc>
          <w:tcPr>
            <w:tcW w:w="236"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5687918A" wp14:textId="77777777">
            <w:pPr>
              <w:spacing w:after="0"/>
              <w:jc w:val="center"/>
              <w:rPr>
                <w:rFonts w:cs="Arial"/>
                <w:color w:val="000000"/>
                <w:sz w:val="16"/>
                <w:szCs w:val="16"/>
              </w:rPr>
            </w:pPr>
            <w:r w:rsidRPr="0023550B">
              <w:rPr>
                <w:rFonts w:cs="Arial"/>
                <w:color w:val="000000"/>
                <w:sz w:val="16"/>
                <w:szCs w:val="16"/>
              </w:rPr>
              <w:t>XXXXXXXXXXX</w:t>
            </w:r>
          </w:p>
        </w:tc>
        <w:tc>
          <w:tcPr>
            <w:tcW w:w="147"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4975B963" wp14:textId="77777777">
            <w:pPr>
              <w:spacing w:after="0"/>
              <w:jc w:val="left"/>
              <w:rPr>
                <w:rFonts w:cs="Arial"/>
                <w:color w:val="000000"/>
                <w:sz w:val="16"/>
                <w:szCs w:val="16"/>
              </w:rPr>
            </w:pPr>
            <w:r w:rsidRPr="0023550B">
              <w:rPr>
                <w:rFonts w:cs="Arial"/>
                <w:color w:val="000000"/>
                <w:sz w:val="16"/>
                <w:szCs w:val="16"/>
              </w:rPr>
              <w:t>XXXXX</w:t>
            </w:r>
          </w:p>
        </w:tc>
        <w:tc>
          <w:tcPr>
            <w:tcW w:w="142" w:type="pct"/>
            <w:tcBorders>
              <w:top w:val="nil"/>
              <w:left w:val="nil"/>
              <w:bottom w:val="single" w:color="CCCCCC" w:sz="8" w:space="0"/>
              <w:right w:val="single" w:color="CCCCCC" w:sz="8" w:space="0"/>
            </w:tcBorders>
            <w:shd w:val="clear" w:color="000000" w:fill="FFFFFF"/>
            <w:noWrap/>
            <w:vAlign w:val="bottom"/>
            <w:hideMark/>
          </w:tcPr>
          <w:p w:rsidRPr="0023550B" w:rsidR="00BC4126" w:rsidP="00D847CD" w:rsidRDefault="00BC4126" w14:paraId="5FD1C452" wp14:textId="77777777">
            <w:pPr>
              <w:spacing w:after="0"/>
              <w:jc w:val="left"/>
              <w:rPr>
                <w:rFonts w:ascii="Tahoma" w:hAnsi="Tahoma" w:cs="Tahoma"/>
                <w:color w:val="000000"/>
                <w:szCs w:val="20"/>
              </w:rPr>
            </w:pPr>
            <w:r w:rsidRPr="0023550B">
              <w:rPr>
                <w:rFonts w:ascii="Tahoma" w:hAnsi="Tahoma" w:cs="Tahoma"/>
                <w:color w:val="000000"/>
                <w:szCs w:val="20"/>
              </w:rPr>
              <w:t>X</w:t>
            </w:r>
          </w:p>
        </w:tc>
        <w:tc>
          <w:tcPr>
            <w:tcW w:w="191"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07A01A9C" wp14:textId="77777777">
            <w:pPr>
              <w:spacing w:after="0"/>
              <w:jc w:val="left"/>
              <w:rPr>
                <w:rFonts w:cs="Arial"/>
                <w:color w:val="000000"/>
                <w:sz w:val="16"/>
                <w:szCs w:val="16"/>
              </w:rPr>
            </w:pPr>
            <w:r w:rsidRPr="0023550B">
              <w:rPr>
                <w:rFonts w:cs="Arial"/>
                <w:color w:val="000000"/>
                <w:sz w:val="16"/>
                <w:szCs w:val="16"/>
              </w:rPr>
              <w:t>XXXXXXXX</w:t>
            </w:r>
          </w:p>
        </w:tc>
        <w:tc>
          <w:tcPr>
            <w:tcW w:w="221"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0C9F2661" wp14:textId="77777777">
            <w:pPr>
              <w:spacing w:after="0"/>
              <w:jc w:val="center"/>
              <w:rPr>
                <w:rFonts w:cs="Arial"/>
                <w:color w:val="000000"/>
                <w:sz w:val="16"/>
                <w:szCs w:val="16"/>
              </w:rPr>
            </w:pPr>
            <w:r w:rsidRPr="0023550B">
              <w:rPr>
                <w:rFonts w:cs="Arial"/>
                <w:color w:val="000000"/>
                <w:sz w:val="16"/>
                <w:szCs w:val="16"/>
              </w:rPr>
              <w:t>XXXXXXXXXX</w:t>
            </w:r>
          </w:p>
        </w:tc>
        <w:tc>
          <w:tcPr>
            <w:tcW w:w="130"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50201B64" wp14:textId="77777777">
            <w:pPr>
              <w:spacing w:after="0"/>
              <w:jc w:val="center"/>
              <w:rPr>
                <w:rFonts w:cs="Arial"/>
                <w:color w:val="000000"/>
                <w:sz w:val="16"/>
                <w:szCs w:val="16"/>
              </w:rPr>
            </w:pPr>
            <w:r w:rsidRPr="0023550B">
              <w:rPr>
                <w:rFonts w:cs="Arial"/>
                <w:color w:val="000000"/>
                <w:sz w:val="16"/>
                <w:szCs w:val="16"/>
              </w:rPr>
              <w:t>X</w:t>
            </w:r>
          </w:p>
        </w:tc>
        <w:tc>
          <w:tcPr>
            <w:tcW w:w="192"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5F71409C" wp14:textId="77777777">
            <w:pPr>
              <w:spacing w:after="0"/>
              <w:jc w:val="left"/>
              <w:rPr>
                <w:rFonts w:cs="Arial"/>
                <w:color w:val="000000"/>
                <w:sz w:val="16"/>
                <w:szCs w:val="16"/>
              </w:rPr>
            </w:pPr>
            <w:r w:rsidRPr="0023550B">
              <w:rPr>
                <w:rFonts w:cs="Arial"/>
                <w:color w:val="000000"/>
                <w:sz w:val="16"/>
                <w:szCs w:val="16"/>
              </w:rPr>
              <w:t>X - XXXXXXXX</w:t>
            </w:r>
          </w:p>
        </w:tc>
        <w:tc>
          <w:tcPr>
            <w:tcW w:w="213"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3FD298A9" wp14:textId="77777777">
            <w:pPr>
              <w:spacing w:after="0"/>
              <w:jc w:val="center"/>
              <w:rPr>
                <w:rFonts w:cs="Arial"/>
                <w:color w:val="000000"/>
                <w:sz w:val="16"/>
                <w:szCs w:val="16"/>
              </w:rPr>
            </w:pPr>
            <w:r w:rsidRPr="0023550B">
              <w:rPr>
                <w:rFonts w:cs="Arial"/>
                <w:color w:val="000000"/>
                <w:sz w:val="16"/>
                <w:szCs w:val="16"/>
              </w:rPr>
              <w:t>MM/DD/YYYY</w:t>
            </w:r>
          </w:p>
        </w:tc>
        <w:tc>
          <w:tcPr>
            <w:tcW w:w="213"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2F2FABF6" wp14:textId="77777777">
            <w:pPr>
              <w:spacing w:after="0"/>
              <w:jc w:val="center"/>
              <w:rPr>
                <w:rFonts w:cs="Arial"/>
                <w:color w:val="000000"/>
                <w:sz w:val="16"/>
                <w:szCs w:val="16"/>
              </w:rPr>
            </w:pPr>
            <w:r w:rsidRPr="0023550B">
              <w:rPr>
                <w:rFonts w:cs="Arial"/>
                <w:color w:val="000000"/>
                <w:sz w:val="16"/>
                <w:szCs w:val="16"/>
              </w:rPr>
              <w:t>MM/DD/YYYY</w:t>
            </w:r>
          </w:p>
        </w:tc>
        <w:tc>
          <w:tcPr>
            <w:tcW w:w="213"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743AF1DC" wp14:textId="77777777">
            <w:pPr>
              <w:spacing w:after="0"/>
              <w:jc w:val="center"/>
              <w:rPr>
                <w:rFonts w:cs="Arial"/>
                <w:color w:val="000000"/>
                <w:sz w:val="16"/>
                <w:szCs w:val="16"/>
              </w:rPr>
            </w:pPr>
            <w:r w:rsidRPr="0023550B">
              <w:rPr>
                <w:rFonts w:cs="Arial"/>
                <w:color w:val="000000"/>
                <w:sz w:val="16"/>
                <w:szCs w:val="16"/>
              </w:rPr>
              <w:t>MM/DD/YYYY</w:t>
            </w:r>
          </w:p>
        </w:tc>
        <w:tc>
          <w:tcPr>
            <w:tcW w:w="213"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1D74ECE9" wp14:textId="77777777">
            <w:pPr>
              <w:spacing w:after="0"/>
              <w:jc w:val="center"/>
              <w:rPr>
                <w:rFonts w:cs="Arial"/>
                <w:color w:val="000000"/>
                <w:sz w:val="16"/>
                <w:szCs w:val="16"/>
              </w:rPr>
            </w:pPr>
            <w:r w:rsidRPr="0023550B">
              <w:rPr>
                <w:rFonts w:cs="Arial"/>
                <w:color w:val="000000"/>
                <w:sz w:val="16"/>
                <w:szCs w:val="16"/>
              </w:rPr>
              <w:t>MM/DD/YYYY</w:t>
            </w:r>
          </w:p>
        </w:tc>
        <w:tc>
          <w:tcPr>
            <w:tcW w:w="147"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2CB43D94" wp14:textId="77777777">
            <w:pPr>
              <w:spacing w:after="0"/>
              <w:jc w:val="center"/>
              <w:rPr>
                <w:rFonts w:cs="Arial"/>
                <w:color w:val="000000"/>
                <w:sz w:val="16"/>
                <w:szCs w:val="16"/>
              </w:rPr>
            </w:pPr>
            <w:r w:rsidRPr="0023550B">
              <w:rPr>
                <w:rFonts w:cs="Arial"/>
                <w:color w:val="000000"/>
                <w:sz w:val="16"/>
                <w:szCs w:val="16"/>
              </w:rPr>
              <w:t>XXXXX</w:t>
            </w:r>
          </w:p>
        </w:tc>
        <w:tc>
          <w:tcPr>
            <w:tcW w:w="130"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1A5F047A" wp14:textId="77777777">
            <w:pPr>
              <w:spacing w:after="0"/>
              <w:jc w:val="center"/>
              <w:rPr>
                <w:rFonts w:cs="Arial"/>
                <w:color w:val="000000"/>
                <w:sz w:val="16"/>
                <w:szCs w:val="16"/>
              </w:rPr>
            </w:pPr>
            <w:r w:rsidRPr="0023550B">
              <w:rPr>
                <w:rFonts w:cs="Arial"/>
                <w:color w:val="000000"/>
                <w:sz w:val="16"/>
                <w:szCs w:val="16"/>
              </w:rPr>
              <w:t>XX</w:t>
            </w:r>
          </w:p>
        </w:tc>
        <w:tc>
          <w:tcPr>
            <w:tcW w:w="130"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5D5DB50E" wp14:textId="77777777">
            <w:pPr>
              <w:spacing w:after="0"/>
              <w:jc w:val="center"/>
              <w:rPr>
                <w:rFonts w:cs="Arial"/>
                <w:color w:val="000000"/>
                <w:sz w:val="16"/>
                <w:szCs w:val="16"/>
              </w:rPr>
            </w:pPr>
            <w:r w:rsidRPr="0023550B">
              <w:rPr>
                <w:rFonts w:cs="Arial"/>
                <w:color w:val="000000"/>
                <w:sz w:val="16"/>
                <w:szCs w:val="16"/>
              </w:rPr>
              <w:t>XX</w:t>
            </w:r>
          </w:p>
        </w:tc>
        <w:tc>
          <w:tcPr>
            <w:tcW w:w="130"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75CA17EA" wp14:textId="77777777">
            <w:pPr>
              <w:spacing w:after="0"/>
              <w:jc w:val="center"/>
              <w:rPr>
                <w:rFonts w:cs="Arial"/>
                <w:color w:val="000000"/>
                <w:sz w:val="16"/>
                <w:szCs w:val="16"/>
              </w:rPr>
            </w:pPr>
            <w:r w:rsidRPr="0023550B">
              <w:rPr>
                <w:rFonts w:cs="Arial"/>
                <w:color w:val="000000"/>
                <w:sz w:val="16"/>
                <w:szCs w:val="16"/>
              </w:rPr>
              <w:t>XX</w:t>
            </w:r>
          </w:p>
        </w:tc>
        <w:tc>
          <w:tcPr>
            <w:tcW w:w="130"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681F5F2D" wp14:textId="77777777">
            <w:pPr>
              <w:spacing w:after="0"/>
              <w:jc w:val="center"/>
              <w:rPr>
                <w:rFonts w:cs="Arial"/>
                <w:color w:val="000000"/>
                <w:sz w:val="16"/>
                <w:szCs w:val="16"/>
              </w:rPr>
            </w:pPr>
            <w:r w:rsidRPr="0023550B">
              <w:rPr>
                <w:rFonts w:cs="Arial"/>
                <w:color w:val="000000"/>
                <w:sz w:val="16"/>
                <w:szCs w:val="16"/>
              </w:rPr>
              <w:t>XX</w:t>
            </w:r>
          </w:p>
        </w:tc>
        <w:tc>
          <w:tcPr>
            <w:tcW w:w="142" w:type="pct"/>
            <w:tcBorders>
              <w:top w:val="nil"/>
              <w:left w:val="nil"/>
              <w:bottom w:val="single" w:color="CCCCCC" w:sz="8" w:space="0"/>
              <w:right w:val="single" w:color="CCCCCC" w:sz="8" w:space="0"/>
            </w:tcBorders>
            <w:shd w:val="clear" w:color="000000" w:fill="FFFFFF"/>
            <w:noWrap/>
            <w:vAlign w:val="bottom"/>
            <w:hideMark/>
          </w:tcPr>
          <w:p w:rsidRPr="0023550B" w:rsidR="00BC4126" w:rsidP="00D847CD" w:rsidRDefault="00BC4126" w14:paraId="0EC75343" wp14:textId="77777777">
            <w:pPr>
              <w:spacing w:after="0"/>
              <w:jc w:val="left"/>
              <w:rPr>
                <w:rFonts w:ascii="Tahoma" w:hAnsi="Tahoma" w:cs="Tahoma"/>
                <w:color w:val="000000"/>
                <w:szCs w:val="20"/>
              </w:rPr>
            </w:pPr>
            <w:r w:rsidRPr="0023550B">
              <w:rPr>
                <w:rFonts w:ascii="Tahoma" w:hAnsi="Tahoma" w:cs="Tahoma"/>
                <w:color w:val="000000"/>
                <w:szCs w:val="20"/>
              </w:rPr>
              <w:t>xxxxx</w:t>
            </w:r>
          </w:p>
        </w:tc>
        <w:tc>
          <w:tcPr>
            <w:tcW w:w="123"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7B21D907" wp14:textId="77777777">
            <w:pPr>
              <w:spacing w:after="0"/>
              <w:jc w:val="right"/>
              <w:rPr>
                <w:rFonts w:cs="Arial"/>
                <w:color w:val="000000"/>
                <w:sz w:val="16"/>
                <w:szCs w:val="16"/>
              </w:rPr>
            </w:pPr>
            <w:r w:rsidRPr="0023550B">
              <w:rPr>
                <w:rFonts w:cs="Arial"/>
                <w:color w:val="000000"/>
                <w:sz w:val="16"/>
                <w:szCs w:val="16"/>
              </w:rPr>
              <w:t>0.00</w:t>
            </w:r>
          </w:p>
        </w:tc>
        <w:tc>
          <w:tcPr>
            <w:tcW w:w="142"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750C434B" wp14:textId="77777777">
            <w:pPr>
              <w:spacing w:after="0"/>
              <w:jc w:val="right"/>
              <w:rPr>
                <w:rFonts w:cs="Arial"/>
                <w:color w:val="000000"/>
                <w:sz w:val="16"/>
                <w:szCs w:val="16"/>
              </w:rPr>
            </w:pPr>
            <w:r w:rsidRPr="0023550B">
              <w:rPr>
                <w:rFonts w:cs="Arial"/>
                <w:color w:val="000000"/>
                <w:sz w:val="16"/>
                <w:szCs w:val="16"/>
              </w:rPr>
              <w:t>99,999</w:t>
            </w:r>
          </w:p>
        </w:tc>
        <w:tc>
          <w:tcPr>
            <w:tcW w:w="135"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6F849003" wp14:textId="77777777">
            <w:pPr>
              <w:spacing w:after="0"/>
              <w:jc w:val="right"/>
              <w:rPr>
                <w:rFonts w:cs="Arial"/>
                <w:color w:val="000000"/>
                <w:sz w:val="16"/>
                <w:szCs w:val="16"/>
              </w:rPr>
            </w:pPr>
            <w:r w:rsidRPr="0023550B">
              <w:rPr>
                <w:rFonts w:cs="Arial"/>
                <w:color w:val="000000"/>
                <w:sz w:val="16"/>
                <w:szCs w:val="16"/>
              </w:rPr>
              <w:t>0.00</w:t>
            </w:r>
          </w:p>
        </w:tc>
        <w:tc>
          <w:tcPr>
            <w:tcW w:w="135"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70F9CB41" wp14:textId="77777777">
            <w:pPr>
              <w:spacing w:after="0"/>
              <w:jc w:val="right"/>
              <w:rPr>
                <w:rFonts w:cs="Arial"/>
                <w:color w:val="000000"/>
                <w:sz w:val="16"/>
                <w:szCs w:val="16"/>
              </w:rPr>
            </w:pPr>
            <w:r w:rsidRPr="0023550B">
              <w:rPr>
                <w:rFonts w:cs="Arial"/>
                <w:color w:val="000000"/>
                <w:sz w:val="16"/>
                <w:szCs w:val="16"/>
              </w:rPr>
              <w:t>999</w:t>
            </w:r>
          </w:p>
        </w:tc>
        <w:tc>
          <w:tcPr>
            <w:tcW w:w="200"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4DD65A6F" wp14:textId="77777777">
            <w:pPr>
              <w:spacing w:after="0"/>
              <w:jc w:val="right"/>
              <w:rPr>
                <w:rFonts w:cs="Arial"/>
                <w:color w:val="000000"/>
                <w:sz w:val="16"/>
                <w:szCs w:val="16"/>
              </w:rPr>
            </w:pPr>
            <w:r w:rsidRPr="0023550B">
              <w:rPr>
                <w:rFonts w:cs="Arial"/>
                <w:color w:val="000000"/>
                <w:sz w:val="16"/>
                <w:szCs w:val="16"/>
              </w:rPr>
              <w:t>0.00</w:t>
            </w:r>
          </w:p>
        </w:tc>
        <w:tc>
          <w:tcPr>
            <w:tcW w:w="201"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33B31828" wp14:textId="77777777">
            <w:pPr>
              <w:spacing w:after="0"/>
              <w:jc w:val="right"/>
              <w:rPr>
                <w:rFonts w:cs="Arial"/>
                <w:color w:val="000000"/>
                <w:sz w:val="16"/>
                <w:szCs w:val="16"/>
              </w:rPr>
            </w:pPr>
            <w:r w:rsidRPr="0023550B">
              <w:rPr>
                <w:rFonts w:cs="Arial"/>
                <w:color w:val="000000"/>
                <w:sz w:val="16"/>
                <w:szCs w:val="16"/>
              </w:rPr>
              <w:t>99,999</w:t>
            </w:r>
          </w:p>
        </w:tc>
        <w:tc>
          <w:tcPr>
            <w:tcW w:w="278" w:type="pct"/>
            <w:tcBorders>
              <w:top w:val="nil"/>
              <w:left w:val="nil"/>
              <w:bottom w:val="single" w:color="CCCCCC" w:sz="8" w:space="0"/>
              <w:right w:val="single" w:color="auto" w:sz="8" w:space="0"/>
            </w:tcBorders>
            <w:shd w:val="clear" w:color="000000" w:fill="FFFFFF"/>
            <w:noWrap/>
            <w:vAlign w:val="center"/>
            <w:hideMark/>
          </w:tcPr>
          <w:p w:rsidRPr="0023550B" w:rsidR="00BC4126" w:rsidP="00D847CD" w:rsidRDefault="00BC4126" w14:paraId="2B4A05CC" wp14:textId="77777777">
            <w:pPr>
              <w:spacing w:after="0"/>
              <w:jc w:val="center"/>
              <w:rPr>
                <w:rFonts w:cs="Arial"/>
                <w:color w:val="000000"/>
                <w:sz w:val="16"/>
                <w:szCs w:val="16"/>
              </w:rPr>
            </w:pPr>
            <w:r w:rsidRPr="0023550B">
              <w:rPr>
                <w:rFonts w:cs="Arial"/>
                <w:color w:val="000000"/>
                <w:sz w:val="16"/>
                <w:szCs w:val="16"/>
              </w:rPr>
              <w:t>MM/DD/YYYY</w:t>
            </w:r>
          </w:p>
        </w:tc>
      </w:tr>
      <w:tr xmlns:wp14="http://schemas.microsoft.com/office/word/2010/wordml" w:rsidRPr="0023550B" w:rsidR="00BC4126" w:rsidTr="001F22B5" w14:paraId="2F6F9307" wp14:textId="77777777">
        <w:trPr>
          <w:trHeight w:val="270"/>
        </w:trPr>
        <w:tc>
          <w:tcPr>
            <w:tcW w:w="176" w:type="pct"/>
            <w:tcBorders>
              <w:top w:val="nil"/>
              <w:left w:val="single" w:color="auto" w:sz="8" w:space="0"/>
              <w:bottom w:val="single" w:color="CCCCCC" w:sz="8" w:space="0"/>
              <w:right w:val="single" w:color="CCCCCC" w:sz="8" w:space="0"/>
            </w:tcBorders>
            <w:shd w:val="clear" w:color="000000" w:fill="FFFFFF"/>
            <w:noWrap/>
            <w:vAlign w:val="center"/>
            <w:hideMark/>
          </w:tcPr>
          <w:p w:rsidRPr="0023550B" w:rsidR="00BC4126" w:rsidP="00D847CD" w:rsidRDefault="00BC4126" w14:paraId="2B26DB4E" wp14:textId="77777777">
            <w:pPr>
              <w:spacing w:after="0"/>
              <w:jc w:val="center"/>
              <w:rPr>
                <w:rFonts w:cs="Arial"/>
                <w:color w:val="000000"/>
                <w:sz w:val="16"/>
                <w:szCs w:val="16"/>
              </w:rPr>
            </w:pPr>
            <w:r w:rsidRPr="0023550B">
              <w:rPr>
                <w:rFonts w:cs="Arial"/>
                <w:color w:val="000000"/>
                <w:sz w:val="16"/>
                <w:szCs w:val="16"/>
              </w:rPr>
              <w:t>XXXXXXX</w:t>
            </w:r>
          </w:p>
        </w:tc>
        <w:tc>
          <w:tcPr>
            <w:tcW w:w="249"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5FC4429B" wp14:textId="77777777">
            <w:pPr>
              <w:spacing w:after="0"/>
              <w:jc w:val="left"/>
              <w:rPr>
                <w:rFonts w:cs="Arial"/>
                <w:color w:val="000000"/>
                <w:sz w:val="16"/>
                <w:szCs w:val="16"/>
              </w:rPr>
            </w:pPr>
            <w:r w:rsidRPr="0023550B">
              <w:rPr>
                <w:rFonts w:cs="Arial"/>
                <w:color w:val="000000"/>
                <w:sz w:val="16"/>
                <w:szCs w:val="16"/>
              </w:rPr>
              <w:t>XXXXXXXXXXXX</w:t>
            </w:r>
          </w:p>
        </w:tc>
        <w:tc>
          <w:tcPr>
            <w:tcW w:w="190"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0DF0DD08" wp14:textId="77777777">
            <w:pPr>
              <w:spacing w:after="0"/>
              <w:jc w:val="center"/>
              <w:rPr>
                <w:rFonts w:cs="Arial"/>
                <w:color w:val="000000"/>
                <w:sz w:val="16"/>
                <w:szCs w:val="16"/>
              </w:rPr>
            </w:pPr>
            <w:r w:rsidRPr="0023550B">
              <w:rPr>
                <w:rFonts w:cs="Arial"/>
                <w:color w:val="000000"/>
                <w:sz w:val="16"/>
                <w:szCs w:val="16"/>
              </w:rPr>
              <w:t>XXXXXXX</w:t>
            </w:r>
          </w:p>
        </w:tc>
        <w:tc>
          <w:tcPr>
            <w:tcW w:w="250"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1A6B3421" wp14:textId="77777777">
            <w:pPr>
              <w:spacing w:after="0"/>
              <w:jc w:val="left"/>
              <w:rPr>
                <w:rFonts w:cs="Arial"/>
                <w:color w:val="000000"/>
                <w:sz w:val="16"/>
                <w:szCs w:val="16"/>
              </w:rPr>
            </w:pPr>
            <w:r w:rsidRPr="0023550B">
              <w:rPr>
                <w:rFonts w:cs="Arial"/>
                <w:color w:val="000000"/>
                <w:sz w:val="16"/>
                <w:szCs w:val="16"/>
              </w:rPr>
              <w:t>XXXXXXXXXXXX</w:t>
            </w:r>
          </w:p>
        </w:tc>
        <w:tc>
          <w:tcPr>
            <w:tcW w:w="236"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28220D06" wp14:textId="77777777">
            <w:pPr>
              <w:spacing w:after="0"/>
              <w:jc w:val="center"/>
              <w:rPr>
                <w:rFonts w:cs="Arial"/>
                <w:color w:val="000000"/>
                <w:sz w:val="16"/>
                <w:szCs w:val="16"/>
              </w:rPr>
            </w:pPr>
            <w:r w:rsidRPr="0023550B">
              <w:rPr>
                <w:rFonts w:cs="Arial"/>
                <w:color w:val="000000"/>
                <w:sz w:val="16"/>
                <w:szCs w:val="16"/>
              </w:rPr>
              <w:t>XXXXXXXXXXX</w:t>
            </w:r>
          </w:p>
        </w:tc>
        <w:tc>
          <w:tcPr>
            <w:tcW w:w="147"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57AD5370" wp14:textId="77777777">
            <w:pPr>
              <w:spacing w:after="0"/>
              <w:jc w:val="left"/>
              <w:rPr>
                <w:rFonts w:cs="Arial"/>
                <w:color w:val="000000"/>
                <w:sz w:val="16"/>
                <w:szCs w:val="16"/>
              </w:rPr>
            </w:pPr>
            <w:r w:rsidRPr="0023550B">
              <w:rPr>
                <w:rFonts w:cs="Arial"/>
                <w:color w:val="000000"/>
                <w:sz w:val="16"/>
                <w:szCs w:val="16"/>
              </w:rPr>
              <w:t>XXXXX</w:t>
            </w:r>
          </w:p>
        </w:tc>
        <w:tc>
          <w:tcPr>
            <w:tcW w:w="142" w:type="pct"/>
            <w:tcBorders>
              <w:top w:val="nil"/>
              <w:left w:val="nil"/>
              <w:bottom w:val="single" w:color="CCCCCC" w:sz="8" w:space="0"/>
              <w:right w:val="single" w:color="CCCCCC" w:sz="8" w:space="0"/>
            </w:tcBorders>
            <w:shd w:val="clear" w:color="000000" w:fill="FFFFFF"/>
            <w:noWrap/>
            <w:vAlign w:val="bottom"/>
            <w:hideMark/>
          </w:tcPr>
          <w:p w:rsidRPr="0023550B" w:rsidR="00BC4126" w:rsidP="00D847CD" w:rsidRDefault="00BC4126" w14:paraId="66617132" wp14:textId="77777777">
            <w:pPr>
              <w:spacing w:after="0"/>
              <w:jc w:val="left"/>
              <w:rPr>
                <w:rFonts w:ascii="Tahoma" w:hAnsi="Tahoma" w:cs="Tahoma"/>
                <w:color w:val="000000"/>
                <w:szCs w:val="20"/>
              </w:rPr>
            </w:pPr>
            <w:r w:rsidRPr="0023550B">
              <w:rPr>
                <w:rFonts w:ascii="Tahoma" w:hAnsi="Tahoma" w:cs="Tahoma"/>
                <w:color w:val="000000"/>
                <w:szCs w:val="20"/>
              </w:rPr>
              <w:t>X</w:t>
            </w:r>
          </w:p>
        </w:tc>
        <w:tc>
          <w:tcPr>
            <w:tcW w:w="191"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4E79F60E" wp14:textId="77777777">
            <w:pPr>
              <w:spacing w:after="0"/>
              <w:jc w:val="left"/>
              <w:rPr>
                <w:rFonts w:cs="Arial"/>
                <w:color w:val="000000"/>
                <w:sz w:val="16"/>
                <w:szCs w:val="16"/>
              </w:rPr>
            </w:pPr>
            <w:r w:rsidRPr="0023550B">
              <w:rPr>
                <w:rFonts w:cs="Arial"/>
                <w:color w:val="000000"/>
                <w:sz w:val="16"/>
                <w:szCs w:val="16"/>
              </w:rPr>
              <w:t>XXXXXXXX</w:t>
            </w:r>
          </w:p>
        </w:tc>
        <w:tc>
          <w:tcPr>
            <w:tcW w:w="221"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60F36F3E" wp14:textId="77777777">
            <w:pPr>
              <w:spacing w:after="0"/>
              <w:jc w:val="center"/>
              <w:rPr>
                <w:rFonts w:cs="Arial"/>
                <w:color w:val="000000"/>
                <w:sz w:val="16"/>
                <w:szCs w:val="16"/>
              </w:rPr>
            </w:pPr>
            <w:r w:rsidRPr="0023550B">
              <w:rPr>
                <w:rFonts w:cs="Arial"/>
                <w:color w:val="000000"/>
                <w:sz w:val="16"/>
                <w:szCs w:val="16"/>
              </w:rPr>
              <w:t>XXXXXXXXXX</w:t>
            </w:r>
          </w:p>
        </w:tc>
        <w:tc>
          <w:tcPr>
            <w:tcW w:w="130"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5BB060D9" wp14:textId="77777777">
            <w:pPr>
              <w:spacing w:after="0"/>
              <w:jc w:val="center"/>
              <w:rPr>
                <w:rFonts w:cs="Arial"/>
                <w:color w:val="000000"/>
                <w:sz w:val="16"/>
                <w:szCs w:val="16"/>
              </w:rPr>
            </w:pPr>
            <w:r w:rsidRPr="0023550B">
              <w:rPr>
                <w:rFonts w:cs="Arial"/>
                <w:color w:val="000000"/>
                <w:sz w:val="16"/>
                <w:szCs w:val="16"/>
              </w:rPr>
              <w:t>X</w:t>
            </w:r>
          </w:p>
        </w:tc>
        <w:tc>
          <w:tcPr>
            <w:tcW w:w="192"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33714178" wp14:textId="77777777">
            <w:pPr>
              <w:spacing w:after="0"/>
              <w:jc w:val="left"/>
              <w:rPr>
                <w:rFonts w:cs="Arial"/>
                <w:color w:val="000000"/>
                <w:sz w:val="16"/>
                <w:szCs w:val="16"/>
              </w:rPr>
            </w:pPr>
            <w:r w:rsidRPr="0023550B">
              <w:rPr>
                <w:rFonts w:cs="Arial"/>
                <w:color w:val="000000"/>
                <w:sz w:val="16"/>
                <w:szCs w:val="16"/>
              </w:rPr>
              <w:t>X - XXXXXXXX</w:t>
            </w:r>
          </w:p>
        </w:tc>
        <w:tc>
          <w:tcPr>
            <w:tcW w:w="213"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4D4D7780" wp14:textId="77777777">
            <w:pPr>
              <w:spacing w:after="0"/>
              <w:jc w:val="center"/>
              <w:rPr>
                <w:rFonts w:cs="Arial"/>
                <w:color w:val="000000"/>
                <w:sz w:val="16"/>
                <w:szCs w:val="16"/>
              </w:rPr>
            </w:pPr>
            <w:r w:rsidRPr="0023550B">
              <w:rPr>
                <w:rFonts w:cs="Arial"/>
                <w:color w:val="000000"/>
                <w:sz w:val="16"/>
                <w:szCs w:val="16"/>
              </w:rPr>
              <w:t>MM/DD/YYYY</w:t>
            </w:r>
          </w:p>
        </w:tc>
        <w:tc>
          <w:tcPr>
            <w:tcW w:w="213"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50139999" wp14:textId="77777777">
            <w:pPr>
              <w:spacing w:after="0"/>
              <w:jc w:val="center"/>
              <w:rPr>
                <w:rFonts w:cs="Arial"/>
                <w:color w:val="000000"/>
                <w:sz w:val="16"/>
                <w:szCs w:val="16"/>
              </w:rPr>
            </w:pPr>
            <w:r w:rsidRPr="0023550B">
              <w:rPr>
                <w:rFonts w:cs="Arial"/>
                <w:color w:val="000000"/>
                <w:sz w:val="16"/>
                <w:szCs w:val="16"/>
              </w:rPr>
              <w:t>MM/DD/YYYY</w:t>
            </w:r>
          </w:p>
        </w:tc>
        <w:tc>
          <w:tcPr>
            <w:tcW w:w="213"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7E253CDF" wp14:textId="77777777">
            <w:pPr>
              <w:spacing w:after="0"/>
              <w:jc w:val="center"/>
              <w:rPr>
                <w:rFonts w:cs="Arial"/>
                <w:color w:val="000000"/>
                <w:sz w:val="16"/>
                <w:szCs w:val="16"/>
              </w:rPr>
            </w:pPr>
            <w:r w:rsidRPr="0023550B">
              <w:rPr>
                <w:rFonts w:cs="Arial"/>
                <w:color w:val="000000"/>
                <w:sz w:val="16"/>
                <w:szCs w:val="16"/>
              </w:rPr>
              <w:t>MM/DD/YYYY</w:t>
            </w:r>
          </w:p>
        </w:tc>
        <w:tc>
          <w:tcPr>
            <w:tcW w:w="213"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1BE9D672" wp14:textId="77777777">
            <w:pPr>
              <w:spacing w:after="0"/>
              <w:jc w:val="center"/>
              <w:rPr>
                <w:rFonts w:cs="Arial"/>
                <w:color w:val="000000"/>
                <w:sz w:val="16"/>
                <w:szCs w:val="16"/>
              </w:rPr>
            </w:pPr>
            <w:r w:rsidRPr="0023550B">
              <w:rPr>
                <w:rFonts w:cs="Arial"/>
                <w:color w:val="000000"/>
                <w:sz w:val="16"/>
                <w:szCs w:val="16"/>
              </w:rPr>
              <w:t>MM/DD/YYYY</w:t>
            </w:r>
          </w:p>
        </w:tc>
        <w:tc>
          <w:tcPr>
            <w:tcW w:w="147"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49EE18C6" wp14:textId="77777777">
            <w:pPr>
              <w:spacing w:after="0"/>
              <w:jc w:val="center"/>
              <w:rPr>
                <w:rFonts w:cs="Arial"/>
                <w:color w:val="000000"/>
                <w:sz w:val="16"/>
                <w:szCs w:val="16"/>
              </w:rPr>
            </w:pPr>
            <w:r w:rsidRPr="0023550B">
              <w:rPr>
                <w:rFonts w:cs="Arial"/>
                <w:color w:val="000000"/>
                <w:sz w:val="16"/>
                <w:szCs w:val="16"/>
              </w:rPr>
              <w:t>XXXXX</w:t>
            </w:r>
          </w:p>
        </w:tc>
        <w:tc>
          <w:tcPr>
            <w:tcW w:w="130"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3CECC4AC" wp14:textId="77777777">
            <w:pPr>
              <w:spacing w:after="0"/>
              <w:jc w:val="center"/>
              <w:rPr>
                <w:rFonts w:cs="Arial"/>
                <w:color w:val="000000"/>
                <w:sz w:val="16"/>
                <w:szCs w:val="16"/>
              </w:rPr>
            </w:pPr>
            <w:r w:rsidRPr="0023550B">
              <w:rPr>
                <w:rFonts w:cs="Arial"/>
                <w:color w:val="000000"/>
                <w:sz w:val="16"/>
                <w:szCs w:val="16"/>
              </w:rPr>
              <w:t>XX</w:t>
            </w:r>
          </w:p>
        </w:tc>
        <w:tc>
          <w:tcPr>
            <w:tcW w:w="130"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5CC5DA80" wp14:textId="77777777">
            <w:pPr>
              <w:spacing w:after="0"/>
              <w:jc w:val="center"/>
              <w:rPr>
                <w:rFonts w:cs="Arial"/>
                <w:color w:val="000000"/>
                <w:sz w:val="16"/>
                <w:szCs w:val="16"/>
              </w:rPr>
            </w:pPr>
            <w:r w:rsidRPr="0023550B">
              <w:rPr>
                <w:rFonts w:cs="Arial"/>
                <w:color w:val="000000"/>
                <w:sz w:val="16"/>
                <w:szCs w:val="16"/>
              </w:rPr>
              <w:t>XX</w:t>
            </w:r>
          </w:p>
        </w:tc>
        <w:tc>
          <w:tcPr>
            <w:tcW w:w="130"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7235C7B9" wp14:textId="77777777">
            <w:pPr>
              <w:spacing w:after="0"/>
              <w:jc w:val="center"/>
              <w:rPr>
                <w:rFonts w:cs="Arial"/>
                <w:color w:val="000000"/>
                <w:sz w:val="16"/>
                <w:szCs w:val="16"/>
              </w:rPr>
            </w:pPr>
            <w:r w:rsidRPr="0023550B">
              <w:rPr>
                <w:rFonts w:cs="Arial"/>
                <w:color w:val="000000"/>
                <w:sz w:val="16"/>
                <w:szCs w:val="16"/>
              </w:rPr>
              <w:t>XX</w:t>
            </w:r>
          </w:p>
        </w:tc>
        <w:tc>
          <w:tcPr>
            <w:tcW w:w="130"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5BEA606A" wp14:textId="77777777">
            <w:pPr>
              <w:spacing w:after="0"/>
              <w:jc w:val="center"/>
              <w:rPr>
                <w:rFonts w:cs="Arial"/>
                <w:color w:val="000000"/>
                <w:sz w:val="16"/>
                <w:szCs w:val="16"/>
              </w:rPr>
            </w:pPr>
            <w:r w:rsidRPr="0023550B">
              <w:rPr>
                <w:rFonts w:cs="Arial"/>
                <w:color w:val="000000"/>
                <w:sz w:val="16"/>
                <w:szCs w:val="16"/>
              </w:rPr>
              <w:t>XX</w:t>
            </w:r>
          </w:p>
        </w:tc>
        <w:tc>
          <w:tcPr>
            <w:tcW w:w="142" w:type="pct"/>
            <w:tcBorders>
              <w:top w:val="nil"/>
              <w:left w:val="nil"/>
              <w:bottom w:val="single" w:color="CCCCCC" w:sz="8" w:space="0"/>
              <w:right w:val="single" w:color="CCCCCC" w:sz="8" w:space="0"/>
            </w:tcBorders>
            <w:shd w:val="clear" w:color="000000" w:fill="FFFFFF"/>
            <w:noWrap/>
            <w:vAlign w:val="bottom"/>
            <w:hideMark/>
          </w:tcPr>
          <w:p w:rsidRPr="0023550B" w:rsidR="00BC4126" w:rsidP="00D847CD" w:rsidRDefault="00BC4126" w14:paraId="152ED9D1" wp14:textId="77777777">
            <w:pPr>
              <w:spacing w:after="0"/>
              <w:jc w:val="left"/>
              <w:rPr>
                <w:rFonts w:ascii="Tahoma" w:hAnsi="Tahoma" w:cs="Tahoma"/>
                <w:color w:val="000000"/>
                <w:szCs w:val="20"/>
              </w:rPr>
            </w:pPr>
            <w:r w:rsidRPr="0023550B">
              <w:rPr>
                <w:rFonts w:ascii="Tahoma" w:hAnsi="Tahoma" w:cs="Tahoma"/>
                <w:color w:val="000000"/>
                <w:szCs w:val="20"/>
              </w:rPr>
              <w:t>xxxxx</w:t>
            </w:r>
          </w:p>
        </w:tc>
        <w:tc>
          <w:tcPr>
            <w:tcW w:w="123"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03731E46" wp14:textId="77777777">
            <w:pPr>
              <w:spacing w:after="0"/>
              <w:jc w:val="right"/>
              <w:rPr>
                <w:rFonts w:cs="Arial"/>
                <w:color w:val="000000"/>
                <w:sz w:val="16"/>
                <w:szCs w:val="16"/>
              </w:rPr>
            </w:pPr>
            <w:r w:rsidRPr="0023550B">
              <w:rPr>
                <w:rFonts w:cs="Arial"/>
                <w:color w:val="000000"/>
                <w:sz w:val="16"/>
                <w:szCs w:val="16"/>
              </w:rPr>
              <w:t>0.00</w:t>
            </w:r>
          </w:p>
        </w:tc>
        <w:tc>
          <w:tcPr>
            <w:tcW w:w="142"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183746CD" wp14:textId="77777777">
            <w:pPr>
              <w:spacing w:after="0"/>
              <w:jc w:val="right"/>
              <w:rPr>
                <w:rFonts w:cs="Arial"/>
                <w:color w:val="000000"/>
                <w:sz w:val="16"/>
                <w:szCs w:val="16"/>
              </w:rPr>
            </w:pPr>
            <w:r w:rsidRPr="0023550B">
              <w:rPr>
                <w:rFonts w:cs="Arial"/>
                <w:color w:val="000000"/>
                <w:sz w:val="16"/>
                <w:szCs w:val="16"/>
              </w:rPr>
              <w:t>99,999</w:t>
            </w:r>
          </w:p>
        </w:tc>
        <w:tc>
          <w:tcPr>
            <w:tcW w:w="135"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37558CE3" wp14:textId="77777777">
            <w:pPr>
              <w:spacing w:after="0"/>
              <w:jc w:val="right"/>
              <w:rPr>
                <w:rFonts w:cs="Arial"/>
                <w:color w:val="000000"/>
                <w:sz w:val="16"/>
                <w:szCs w:val="16"/>
              </w:rPr>
            </w:pPr>
            <w:r w:rsidRPr="0023550B">
              <w:rPr>
                <w:rFonts w:cs="Arial"/>
                <w:color w:val="000000"/>
                <w:sz w:val="16"/>
                <w:szCs w:val="16"/>
              </w:rPr>
              <w:t>0.00</w:t>
            </w:r>
          </w:p>
        </w:tc>
        <w:tc>
          <w:tcPr>
            <w:tcW w:w="135"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3212615B" wp14:textId="77777777">
            <w:pPr>
              <w:spacing w:after="0"/>
              <w:jc w:val="right"/>
              <w:rPr>
                <w:rFonts w:cs="Arial"/>
                <w:color w:val="000000"/>
                <w:sz w:val="16"/>
                <w:szCs w:val="16"/>
              </w:rPr>
            </w:pPr>
            <w:r w:rsidRPr="0023550B">
              <w:rPr>
                <w:rFonts w:cs="Arial"/>
                <w:color w:val="000000"/>
                <w:sz w:val="16"/>
                <w:szCs w:val="16"/>
              </w:rPr>
              <w:t>999</w:t>
            </w:r>
          </w:p>
        </w:tc>
        <w:tc>
          <w:tcPr>
            <w:tcW w:w="200"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0B492422" wp14:textId="77777777">
            <w:pPr>
              <w:spacing w:after="0"/>
              <w:jc w:val="right"/>
              <w:rPr>
                <w:rFonts w:cs="Arial"/>
                <w:color w:val="000000"/>
                <w:sz w:val="16"/>
                <w:szCs w:val="16"/>
              </w:rPr>
            </w:pPr>
            <w:r w:rsidRPr="0023550B">
              <w:rPr>
                <w:rFonts w:cs="Arial"/>
                <w:color w:val="000000"/>
                <w:sz w:val="16"/>
                <w:szCs w:val="16"/>
              </w:rPr>
              <w:t>0.00</w:t>
            </w:r>
          </w:p>
        </w:tc>
        <w:tc>
          <w:tcPr>
            <w:tcW w:w="201" w:type="pct"/>
            <w:tcBorders>
              <w:top w:val="nil"/>
              <w:left w:val="nil"/>
              <w:bottom w:val="single" w:color="CCCCCC" w:sz="8" w:space="0"/>
              <w:right w:val="single" w:color="CCCCCC" w:sz="8" w:space="0"/>
            </w:tcBorders>
            <w:shd w:val="clear" w:color="000000" w:fill="FFFFFF"/>
            <w:noWrap/>
            <w:vAlign w:val="center"/>
            <w:hideMark/>
          </w:tcPr>
          <w:p w:rsidRPr="0023550B" w:rsidR="00BC4126" w:rsidP="00D847CD" w:rsidRDefault="00BC4126" w14:paraId="10A2C36C" wp14:textId="77777777">
            <w:pPr>
              <w:spacing w:after="0"/>
              <w:jc w:val="right"/>
              <w:rPr>
                <w:rFonts w:cs="Arial"/>
                <w:color w:val="000000"/>
                <w:sz w:val="16"/>
                <w:szCs w:val="16"/>
              </w:rPr>
            </w:pPr>
            <w:r w:rsidRPr="0023550B">
              <w:rPr>
                <w:rFonts w:cs="Arial"/>
                <w:color w:val="000000"/>
                <w:sz w:val="16"/>
                <w:szCs w:val="16"/>
              </w:rPr>
              <w:t>99,999</w:t>
            </w:r>
          </w:p>
        </w:tc>
        <w:tc>
          <w:tcPr>
            <w:tcW w:w="278" w:type="pct"/>
            <w:tcBorders>
              <w:top w:val="nil"/>
              <w:left w:val="nil"/>
              <w:bottom w:val="single" w:color="CCCCCC" w:sz="8" w:space="0"/>
              <w:right w:val="single" w:color="auto" w:sz="8" w:space="0"/>
            </w:tcBorders>
            <w:shd w:val="clear" w:color="000000" w:fill="FFFFFF"/>
            <w:noWrap/>
            <w:vAlign w:val="center"/>
            <w:hideMark/>
          </w:tcPr>
          <w:p w:rsidRPr="0023550B" w:rsidR="00BC4126" w:rsidP="00D847CD" w:rsidRDefault="00BC4126" w14:paraId="4FA0DFA0" wp14:textId="77777777">
            <w:pPr>
              <w:spacing w:after="0"/>
              <w:jc w:val="center"/>
              <w:rPr>
                <w:rFonts w:cs="Arial"/>
                <w:color w:val="000000"/>
                <w:sz w:val="16"/>
                <w:szCs w:val="16"/>
              </w:rPr>
            </w:pPr>
            <w:r w:rsidRPr="0023550B">
              <w:rPr>
                <w:rFonts w:cs="Arial"/>
                <w:color w:val="000000"/>
                <w:sz w:val="16"/>
                <w:szCs w:val="16"/>
              </w:rPr>
              <w:t>MM/DD/YYYY</w:t>
            </w:r>
          </w:p>
        </w:tc>
      </w:tr>
      <w:tr xmlns:wp14="http://schemas.microsoft.com/office/word/2010/wordml" w:rsidRPr="0023550B" w:rsidR="00BC4126" w:rsidTr="001F22B5" w14:paraId="0CA51783" wp14:textId="77777777">
        <w:trPr>
          <w:trHeight w:val="255"/>
        </w:trPr>
        <w:tc>
          <w:tcPr>
            <w:tcW w:w="2124" w:type="pct"/>
            <w:gridSpan w:val="11"/>
            <w:tcBorders>
              <w:top w:val="nil"/>
              <w:left w:val="single" w:color="auto" w:sz="8" w:space="0"/>
              <w:bottom w:val="single" w:color="auto" w:sz="8" w:space="0"/>
              <w:right w:val="nil"/>
            </w:tcBorders>
            <w:noWrap/>
            <w:hideMark/>
          </w:tcPr>
          <w:p w:rsidRPr="0023550B" w:rsidR="00BC4126" w:rsidP="00D847CD" w:rsidRDefault="00BC4126" w14:paraId="06AD1924" wp14:textId="77777777">
            <w:pPr>
              <w:spacing w:after="0"/>
              <w:jc w:val="left"/>
              <w:rPr>
                <w:rFonts w:cs="Arial"/>
                <w:b/>
                <w:bCs/>
                <w:color w:val="000000"/>
                <w:szCs w:val="20"/>
              </w:rPr>
            </w:pPr>
            <w:r w:rsidRPr="0023550B">
              <w:rPr>
                <w:rFonts w:cs="Arial"/>
                <w:b/>
                <w:bCs/>
                <w:color w:val="000000"/>
                <w:szCs w:val="20"/>
              </w:rPr>
              <w:t xml:space="preserve">Run Date: </w:t>
            </w:r>
            <w:r w:rsidRPr="0023550B">
              <w:rPr>
                <w:rFonts w:cs="Arial"/>
                <w:b/>
                <w:bCs/>
                <w:color w:val="000000"/>
                <w:sz w:val="18"/>
                <w:szCs w:val="18"/>
              </w:rPr>
              <w:t>MM/DD/YYYY</w:t>
            </w:r>
          </w:p>
        </w:tc>
        <w:tc>
          <w:tcPr>
            <w:tcW w:w="1518" w:type="pct"/>
            <w:gridSpan w:val="9"/>
            <w:tcBorders>
              <w:top w:val="nil"/>
              <w:left w:val="nil"/>
              <w:bottom w:val="single" w:color="auto" w:sz="8" w:space="0"/>
              <w:right w:val="nil"/>
            </w:tcBorders>
            <w:noWrap/>
            <w:hideMark/>
          </w:tcPr>
          <w:p w:rsidRPr="0023550B" w:rsidR="00BC4126" w:rsidP="00D847CD" w:rsidRDefault="00BC4126" w14:paraId="27889D3F" wp14:textId="77777777">
            <w:pPr>
              <w:spacing w:after="0"/>
              <w:jc w:val="center"/>
              <w:rPr>
                <w:rFonts w:cs="Arial"/>
                <w:b/>
                <w:bCs/>
                <w:color w:val="000000"/>
                <w:sz w:val="18"/>
                <w:szCs w:val="18"/>
              </w:rPr>
            </w:pPr>
            <w:r w:rsidRPr="0023550B">
              <w:rPr>
                <w:rFonts w:cs="Arial"/>
                <w:b/>
                <w:bCs/>
                <w:color w:val="000000"/>
                <w:sz w:val="18"/>
                <w:szCs w:val="18"/>
              </w:rPr>
              <w:t>Page: X of Y</w:t>
            </w:r>
          </w:p>
        </w:tc>
        <w:tc>
          <w:tcPr>
            <w:tcW w:w="1357" w:type="pct"/>
            <w:gridSpan w:val="8"/>
            <w:tcBorders>
              <w:top w:val="nil"/>
              <w:left w:val="nil"/>
              <w:bottom w:val="single" w:color="auto" w:sz="8" w:space="0"/>
              <w:right w:val="single" w:color="000000" w:sz="8" w:space="0"/>
            </w:tcBorders>
            <w:noWrap/>
            <w:hideMark/>
          </w:tcPr>
          <w:p w:rsidRPr="0023550B" w:rsidR="00BC4126" w:rsidP="00D847CD" w:rsidRDefault="00BC4126" w14:paraId="28D14F86" wp14:textId="77777777">
            <w:pPr>
              <w:spacing w:after="0"/>
              <w:jc w:val="right"/>
              <w:rPr>
                <w:rFonts w:cs="Arial"/>
                <w:b/>
                <w:bCs/>
                <w:color w:val="000000"/>
                <w:sz w:val="18"/>
                <w:szCs w:val="18"/>
              </w:rPr>
            </w:pPr>
            <w:r w:rsidRPr="0023550B">
              <w:rPr>
                <w:rFonts w:cs="Arial"/>
                <w:b/>
                <w:bCs/>
                <w:color w:val="000000"/>
                <w:sz w:val="18"/>
                <w:szCs w:val="18"/>
              </w:rPr>
              <w:t>Run Time: HH:MM:SS</w:t>
            </w:r>
          </w:p>
        </w:tc>
      </w:tr>
    </w:tbl>
    <w:p xmlns:wp14="http://schemas.microsoft.com/office/word/2010/wordml" w:rsidR="0084366E" w:rsidP="0084366E" w:rsidRDefault="0084366E" w14:paraId="1295CBE4" wp14:textId="77777777">
      <w:pPr>
        <w:pStyle w:val="Heading6"/>
      </w:pPr>
      <w:r>
        <w:rPr>
          <w:b/>
          <w:bCs/>
        </w:rPr>
        <w:br w:type="page"/>
      </w:r>
      <w:r w:rsidRPr="00D10824">
        <w:rPr>
          <w:bCs/>
        </w:rPr>
        <w:t xml:space="preserve">Report Specification – OPR-SRA-138 - </w:t>
      </w:r>
      <w:r w:rsidRPr="00D10824">
        <w:t xml:space="preserve">Service Authorization </w:t>
      </w:r>
      <w:r>
        <w:t>Status</w:t>
      </w:r>
      <w:r w:rsidRPr="00D10824">
        <w:t xml:space="preserve"> Report</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762"/>
        <w:gridCol w:w="1407"/>
        <w:gridCol w:w="1753"/>
        <w:gridCol w:w="1220"/>
        <w:gridCol w:w="1220"/>
        <w:gridCol w:w="2291"/>
        <w:gridCol w:w="4714"/>
        <w:gridCol w:w="23"/>
      </w:tblGrid>
      <w:tr xmlns:wp14="http://schemas.microsoft.com/office/word/2010/wordml" w:rsidR="0084366E" w:rsidTr="00D0385C" w14:paraId="2C99A4B7" wp14:textId="77777777">
        <w:trPr>
          <w:cantSplit/>
          <w:trHeight w:val="432" w:hRule="exact"/>
          <w:tblHeader/>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FF0000"/>
            <w:vAlign w:val="center"/>
          </w:tcPr>
          <w:p w:rsidRPr="003246D6" w:rsidR="0084366E" w:rsidP="00D0385C" w:rsidRDefault="0084366E" w14:paraId="1C5E2CEC" wp14:textId="77777777">
            <w:pPr>
              <w:jc w:val="center"/>
              <w:rPr>
                <w:rFonts w:eastAsia="MS Mincho"/>
                <w:szCs w:val="20"/>
              </w:rPr>
            </w:pPr>
            <w:r w:rsidRPr="003246D6">
              <w:rPr>
                <w:rFonts w:eastAsia="MS Mincho"/>
                <w:szCs w:val="20"/>
              </w:rPr>
              <w:t>NH MMIS REPORT SPECIFICATION</w:t>
            </w:r>
          </w:p>
        </w:tc>
      </w:tr>
      <w:tr xmlns:wp14="http://schemas.microsoft.com/office/word/2010/wordml" w:rsidR="0084366E" w:rsidTr="00D0385C" w14:paraId="25AA9E1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612" w:type="pct"/>
            <w:vMerge w:val="restart"/>
            <w:tcBorders>
              <w:top w:val="single" w:color="auto" w:sz="4" w:space="0"/>
            </w:tcBorders>
            <w:vAlign w:val="center"/>
          </w:tcPr>
          <w:p w:rsidRPr="00205D93" w:rsidR="0084366E" w:rsidP="00D0385C" w:rsidRDefault="0084366E" w14:paraId="09752D50" wp14:textId="77777777">
            <w:pPr>
              <w:spacing w:before="40" w:after="40"/>
              <w:jc w:val="center"/>
              <w:rPr>
                <w:rStyle w:val="ModernBodyTextChar"/>
                <w:rFonts w:cs="Arial"/>
                <w:b/>
                <w:noProof/>
                <w:color w:val="000000"/>
                <w:sz w:val="18"/>
                <w:szCs w:val="21"/>
              </w:rPr>
            </w:pPr>
            <w:r w:rsidRPr="00205D93">
              <w:rPr>
                <w:rStyle w:val="ModernTableText"/>
                <w:rFonts w:cs="Arial"/>
                <w:b/>
                <w:noProof/>
                <w:color w:val="000000"/>
                <w:szCs w:val="17"/>
              </w:rPr>
              <w:t>Presentation Type:</w:t>
            </w:r>
          </w:p>
        </w:tc>
        <w:tc>
          <w:tcPr>
            <w:tcW w:w="4388" w:type="pct"/>
            <w:gridSpan w:val="7"/>
            <w:tcBorders>
              <w:top w:val="single" w:color="auto" w:sz="4" w:space="0"/>
            </w:tcBorders>
            <w:vAlign w:val="center"/>
          </w:tcPr>
          <w:p w:rsidRPr="00205D93" w:rsidR="0084366E" w:rsidP="00D0385C" w:rsidRDefault="0084366E" w14:paraId="30FE613A" wp14:textId="77777777">
            <w:pPr>
              <w:pStyle w:val="Header"/>
              <w:pBdr>
                <w:bottom w:val="none" w:color="auto" w:sz="0" w:space="0"/>
              </w:pBdr>
              <w:spacing w:before="40" w:after="40"/>
              <w:rPr>
                <w:rStyle w:val="ModernBodyTextChar"/>
                <w:b w:val="0"/>
                <w:noProof/>
                <w:sz w:val="18"/>
                <w:szCs w:val="21"/>
              </w:rPr>
            </w:pPr>
            <w:r w:rsidRPr="00933A4C">
              <w:rPr>
                <w:rStyle w:val="ModernTableText"/>
                <w:rFonts w:ascii="Wingdings" w:hAnsi="Wingdings" w:eastAsia="Wingdings" w:cs="Wingdings"/>
                <w:b w:val="0"/>
                <w:noProof/>
                <w:szCs w:val="23"/>
                <w:lang w:val="en-US" w:eastAsia="en-US"/>
              </w:rPr>
              <w:t>þ</w:t>
            </w:r>
            <w:r w:rsidRPr="00933A4C">
              <w:rPr>
                <w:rStyle w:val="ModernTableText"/>
                <w:b w:val="0"/>
                <w:noProof/>
                <w:szCs w:val="17"/>
                <w:lang w:val="en-US" w:eastAsia="en-US"/>
              </w:rPr>
              <w:t xml:space="preserve"> List Object                                                                    </w:t>
            </w:r>
            <w:r w:rsidRPr="00933A4C">
              <w:rPr>
                <w:rStyle w:val="ModernTableText"/>
                <w:rFonts w:ascii="Wingdings 2" w:hAnsi="Wingdings 2" w:eastAsia="Wingdings 2" w:cs="Wingdings 2"/>
                <w:b w:val="0"/>
                <w:noProof/>
                <w:szCs w:val="17"/>
                <w:lang w:val="en-US" w:eastAsia="en-US"/>
              </w:rPr>
              <w:t>£</w:t>
            </w:r>
            <w:r w:rsidRPr="00933A4C">
              <w:rPr>
                <w:rStyle w:val="ModernTableText"/>
                <w:b w:val="0"/>
                <w:noProof/>
                <w:szCs w:val="17"/>
                <w:lang w:val="en-US" w:eastAsia="en-US"/>
              </w:rPr>
              <w:t xml:space="preserve">  Crosstab Object                                                                          </w:t>
            </w:r>
            <w:r w:rsidRPr="00933A4C">
              <w:rPr>
                <w:rStyle w:val="ModernTableText"/>
                <w:rFonts w:ascii="Wingdings 2" w:hAnsi="Wingdings 2" w:eastAsia="Wingdings 2" w:cs="Wingdings 2"/>
                <w:b w:val="0"/>
                <w:noProof/>
                <w:szCs w:val="17"/>
                <w:lang w:val="en-US" w:eastAsia="en-US"/>
              </w:rPr>
              <w:t>£</w:t>
            </w:r>
            <w:r w:rsidRPr="00933A4C">
              <w:rPr>
                <w:rStyle w:val="ModernTableText"/>
                <w:b w:val="0"/>
                <w:noProof/>
                <w:szCs w:val="17"/>
                <w:lang w:val="en-US" w:eastAsia="en-US"/>
              </w:rPr>
              <w:t xml:space="preserve">  Repeater Object</w:t>
            </w:r>
            <w:r w:rsidRPr="00105EB0">
              <w:rPr>
                <w:rStyle w:val="ModernTableText"/>
                <w:b w:val="0"/>
                <w:noProof/>
                <w:szCs w:val="17"/>
                <w:lang w:val="en-US" w:eastAsia="en-US"/>
              </w:rPr>
              <w:t xml:space="preserve">        </w:t>
            </w:r>
          </w:p>
        </w:tc>
      </w:tr>
      <w:tr xmlns:wp14="http://schemas.microsoft.com/office/word/2010/wordml" w:rsidR="0084366E" w:rsidTr="00D0385C" w14:paraId="624A318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8"/>
          <w:jc w:val="center"/>
        </w:trPr>
        <w:tc>
          <w:tcPr>
            <w:tcW w:w="612" w:type="pct"/>
            <w:vMerge/>
            <w:vAlign w:val="center"/>
          </w:tcPr>
          <w:p w:rsidRPr="00205D93" w:rsidR="0084366E" w:rsidP="00D0385C" w:rsidRDefault="0084366E" w14:paraId="49822AE2" wp14:textId="77777777">
            <w:pPr>
              <w:spacing w:before="40" w:after="40"/>
              <w:rPr>
                <w:rStyle w:val="ModernTableText"/>
                <w:rFonts w:cs="Arial"/>
                <w:noProof/>
                <w:color w:val="000000"/>
                <w:szCs w:val="17"/>
              </w:rPr>
            </w:pPr>
          </w:p>
        </w:tc>
        <w:tc>
          <w:tcPr>
            <w:tcW w:w="489" w:type="pct"/>
            <w:vMerge w:val="restart"/>
            <w:tcBorders>
              <w:top w:val="single" w:color="616161" w:sz="2" w:space="0"/>
            </w:tcBorders>
            <w:vAlign w:val="center"/>
          </w:tcPr>
          <w:p w:rsidRPr="00105EB0" w:rsidR="0084366E" w:rsidP="00D0385C" w:rsidRDefault="0084366E" w14:paraId="711F3509" wp14:textId="77777777">
            <w:pPr>
              <w:pStyle w:val="Header"/>
              <w:pBdr>
                <w:bottom w:val="none" w:color="auto" w:sz="0" w:space="0"/>
              </w:pBdr>
              <w:spacing w:before="40" w:after="40"/>
              <w:jc w:val="center"/>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Chart Object</w:t>
            </w:r>
          </w:p>
        </w:tc>
        <w:tc>
          <w:tcPr>
            <w:tcW w:w="1033" w:type="pct"/>
            <w:gridSpan w:val="2"/>
            <w:tcBorders>
              <w:top w:val="single" w:color="616161" w:sz="2" w:space="0"/>
            </w:tcBorders>
            <w:vAlign w:val="center"/>
          </w:tcPr>
          <w:p w:rsidRPr="00105EB0" w:rsidR="0084366E" w:rsidP="00D0385C" w:rsidRDefault="0084366E" w14:paraId="08B77C23"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Type:</w:t>
            </w:r>
          </w:p>
          <w:p w:rsidRPr="00105EB0" w:rsidR="0084366E" w:rsidP="00D0385C" w:rsidRDefault="0084366E" w14:paraId="1BE1FF02"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Column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Bar                                                               </w:t>
            </w:r>
          </w:p>
        </w:tc>
        <w:tc>
          <w:tcPr>
            <w:tcW w:w="2866" w:type="pct"/>
            <w:gridSpan w:val="4"/>
            <w:tcBorders>
              <w:top w:val="single" w:color="616161" w:sz="2" w:space="0"/>
            </w:tcBorders>
          </w:tcPr>
          <w:p w:rsidRPr="00105EB0" w:rsidR="0084366E" w:rsidP="00D0385C" w:rsidRDefault="0084366E" w14:paraId="7293509C"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Attributes:</w:t>
            </w:r>
          </w:p>
          <w:p w:rsidRPr="00105EB0" w:rsidR="0084366E" w:rsidP="00D0385C" w:rsidRDefault="0084366E" w14:paraId="2611BBC2"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3D</w:t>
            </w:r>
          </w:p>
        </w:tc>
      </w:tr>
      <w:tr xmlns:wp14="http://schemas.microsoft.com/office/word/2010/wordml" w:rsidR="0084366E" w:rsidTr="00D0385C" w14:paraId="466A758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trPr>
        <w:tc>
          <w:tcPr>
            <w:tcW w:w="612" w:type="pct"/>
            <w:vMerge/>
            <w:vAlign w:val="center"/>
          </w:tcPr>
          <w:p w:rsidRPr="00205D93" w:rsidR="0084366E" w:rsidP="00D0385C" w:rsidRDefault="0084366E" w14:paraId="3F21EDEB" wp14:textId="77777777">
            <w:pPr>
              <w:spacing w:before="40" w:after="40"/>
              <w:rPr>
                <w:rStyle w:val="ModernTableText"/>
                <w:rFonts w:cs="Arial"/>
                <w:noProof/>
                <w:color w:val="000000"/>
                <w:szCs w:val="17"/>
              </w:rPr>
            </w:pPr>
          </w:p>
        </w:tc>
        <w:tc>
          <w:tcPr>
            <w:tcW w:w="489" w:type="pct"/>
            <w:vMerge/>
          </w:tcPr>
          <w:p w:rsidRPr="00105EB0" w:rsidR="0084366E" w:rsidP="00D0385C" w:rsidRDefault="0084366E" w14:paraId="7F0EB446" wp14:textId="77777777">
            <w:pPr>
              <w:pStyle w:val="Header"/>
              <w:pBdr>
                <w:bottom w:val="none" w:color="auto" w:sz="0" w:space="0"/>
              </w:pBdr>
              <w:spacing w:before="40" w:after="40"/>
              <w:rPr>
                <w:rStyle w:val="ModernTableText"/>
                <w:b w:val="0"/>
                <w:noProof/>
                <w:szCs w:val="17"/>
                <w:lang w:val="en-US" w:eastAsia="en-US"/>
              </w:rPr>
            </w:pPr>
          </w:p>
        </w:tc>
        <w:tc>
          <w:tcPr>
            <w:tcW w:w="1033" w:type="pct"/>
            <w:gridSpan w:val="2"/>
            <w:tcBorders>
              <w:top w:val="single" w:color="616161" w:sz="2" w:space="0"/>
            </w:tcBorders>
            <w:vAlign w:val="center"/>
          </w:tcPr>
          <w:p w:rsidRPr="00105EB0" w:rsidR="0084366E" w:rsidP="00D0385C" w:rsidRDefault="0084366E" w14:paraId="2F079AF0"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Line                                        </w:t>
            </w:r>
          </w:p>
        </w:tc>
        <w:tc>
          <w:tcPr>
            <w:tcW w:w="2866" w:type="pct"/>
            <w:gridSpan w:val="4"/>
          </w:tcPr>
          <w:p w:rsidRPr="00105EB0" w:rsidR="0084366E" w:rsidP="00D0385C" w:rsidRDefault="0084366E" w14:paraId="470942D9"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With Markers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p>
        </w:tc>
      </w:tr>
      <w:tr xmlns:wp14="http://schemas.microsoft.com/office/word/2010/wordml" w:rsidR="0084366E" w:rsidTr="00D0385C" w14:paraId="210AC25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trPr>
        <w:tc>
          <w:tcPr>
            <w:tcW w:w="612" w:type="pct"/>
            <w:vMerge/>
            <w:vAlign w:val="center"/>
          </w:tcPr>
          <w:p w:rsidRPr="00205D93" w:rsidR="0084366E" w:rsidP="00D0385C" w:rsidRDefault="0084366E" w14:paraId="4D47D881" wp14:textId="77777777">
            <w:pPr>
              <w:spacing w:before="40" w:after="40"/>
              <w:rPr>
                <w:rStyle w:val="ModernTableText"/>
                <w:rFonts w:cs="Arial"/>
                <w:noProof/>
                <w:color w:val="000000"/>
                <w:szCs w:val="17"/>
              </w:rPr>
            </w:pPr>
          </w:p>
        </w:tc>
        <w:tc>
          <w:tcPr>
            <w:tcW w:w="489" w:type="pct"/>
            <w:vMerge/>
          </w:tcPr>
          <w:p w:rsidRPr="00105EB0" w:rsidR="0084366E" w:rsidP="00D0385C" w:rsidRDefault="0084366E" w14:paraId="2D66D429" wp14:textId="77777777">
            <w:pPr>
              <w:pStyle w:val="Header"/>
              <w:pBdr>
                <w:bottom w:val="none" w:color="auto" w:sz="0" w:space="0"/>
              </w:pBdr>
              <w:spacing w:before="40" w:after="40"/>
              <w:rPr>
                <w:rStyle w:val="ModernTableText"/>
                <w:b w:val="0"/>
                <w:noProof/>
                <w:szCs w:val="17"/>
                <w:lang w:val="en-US" w:eastAsia="en-US"/>
              </w:rPr>
            </w:pPr>
          </w:p>
        </w:tc>
        <w:tc>
          <w:tcPr>
            <w:tcW w:w="1033" w:type="pct"/>
            <w:gridSpan w:val="2"/>
            <w:tcBorders>
              <w:top w:val="single" w:color="616161" w:sz="2" w:space="0"/>
            </w:tcBorders>
            <w:vAlign w:val="center"/>
          </w:tcPr>
          <w:p w:rsidRPr="00105EB0" w:rsidR="0084366E" w:rsidP="00D0385C" w:rsidRDefault="0084366E" w14:paraId="6944CD68"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Pie</w:t>
            </w:r>
          </w:p>
        </w:tc>
        <w:tc>
          <w:tcPr>
            <w:tcW w:w="2866" w:type="pct"/>
            <w:gridSpan w:val="4"/>
          </w:tcPr>
          <w:p w:rsidRPr="00105EB0" w:rsidR="0084366E" w:rsidP="00D0385C" w:rsidRDefault="0084366E" w14:paraId="3B5BD83E"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3D                    </w:t>
            </w:r>
          </w:p>
        </w:tc>
      </w:tr>
      <w:tr xmlns:wp14="http://schemas.microsoft.com/office/word/2010/wordml" w:rsidR="0084366E" w:rsidTr="00D0385C" w14:paraId="10C997D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8"/>
            <w:tcBorders>
              <w:top w:val="single" w:color="616161" w:sz="2" w:space="0"/>
              <w:bottom w:val="single" w:color="616161" w:sz="2" w:space="0"/>
            </w:tcBorders>
            <w:shd w:val="clear" w:color="auto" w:fill="191919"/>
            <w:vAlign w:val="center"/>
          </w:tcPr>
          <w:p w:rsidRPr="00205D93" w:rsidR="0084366E" w:rsidP="00D0385C" w:rsidRDefault="0084366E" w14:paraId="53ABE0DC" wp14:textId="77777777">
            <w:pPr>
              <w:pStyle w:val="TableText1"/>
              <w:spacing w:before="40" w:after="40"/>
              <w:jc w:val="center"/>
              <w:rPr>
                <w:rStyle w:val="ModernTableText"/>
                <w:rFonts w:ascii="Arial Black" w:hAnsi="Arial Black" w:cs="Arial"/>
                <w:bCs/>
                <w:noProof/>
                <w:color w:val="FFFFFF"/>
                <w:sz w:val="19"/>
                <w:szCs w:val="19"/>
              </w:rPr>
            </w:pPr>
            <w:r w:rsidRPr="00205D93">
              <w:rPr>
                <w:rStyle w:val="ModernTableText"/>
                <w:rFonts w:ascii="Arial Black" w:hAnsi="Arial Black" w:cs="Arial"/>
                <w:bCs/>
                <w:noProof/>
                <w:color w:val="FFFFFF"/>
                <w:sz w:val="19"/>
                <w:szCs w:val="19"/>
              </w:rPr>
              <w:t>Report Section Heading (opt)</w:t>
            </w:r>
          </w:p>
        </w:tc>
      </w:tr>
      <w:tr xmlns:wp14="http://schemas.microsoft.com/office/word/2010/wordml" w:rsidR="0084366E" w:rsidTr="00D0385C" w14:paraId="0F7CF59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vAlign w:val="center"/>
          </w:tcPr>
          <w:p w:rsidRPr="00205D93" w:rsidR="0084366E" w:rsidP="00D0385C" w:rsidRDefault="0084366E" w14:paraId="1EDF8085" wp14:textId="77777777">
            <w:pPr>
              <w:pStyle w:val="TableText1"/>
              <w:spacing w:before="40" w:after="40"/>
              <w:jc w:val="center"/>
              <w:rPr>
                <w:rStyle w:val="ModernTableText"/>
                <w:rFonts w:cs="Arial"/>
                <w:b/>
                <w:noProof/>
                <w:szCs w:val="18"/>
              </w:rPr>
            </w:pPr>
            <w:r w:rsidRPr="00205D93">
              <w:rPr>
                <w:rStyle w:val="ModernTableText"/>
                <w:rFonts w:cs="Arial"/>
                <w:b/>
                <w:bCs/>
                <w:noProof/>
                <w:szCs w:val="18"/>
              </w:rPr>
              <w:t>Report Section Label (opt)</w:t>
            </w:r>
          </w:p>
        </w:tc>
        <w:tc>
          <w:tcPr>
            <w:tcW w:w="1644" w:type="pct"/>
            <w:gridSpan w:val="3"/>
            <w:tcBorders>
              <w:top w:val="single" w:color="616161" w:sz="2" w:space="0"/>
              <w:bottom w:val="single" w:color="616161" w:sz="2" w:space="0"/>
            </w:tcBorders>
            <w:vAlign w:val="center"/>
          </w:tcPr>
          <w:p w:rsidRPr="00205D93" w:rsidR="0084366E" w:rsidP="00D0385C" w:rsidRDefault="0084366E" w14:paraId="30DFAC92"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Description (opt)</w:t>
            </w:r>
          </w:p>
        </w:tc>
        <w:tc>
          <w:tcPr>
            <w:tcW w:w="1646" w:type="pct"/>
            <w:gridSpan w:val="2"/>
            <w:tcBorders>
              <w:top w:val="single" w:color="616161" w:sz="2" w:space="0"/>
              <w:bottom w:val="single" w:color="616161" w:sz="2" w:space="0"/>
            </w:tcBorders>
            <w:vAlign w:val="center"/>
          </w:tcPr>
          <w:p w:rsidRPr="00205D93" w:rsidR="0084366E" w:rsidP="00D0385C" w:rsidRDefault="0084366E" w14:paraId="0EEC2FA7"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Processing Rules (opt)</w:t>
            </w:r>
          </w:p>
        </w:tc>
      </w:tr>
      <w:tr xmlns:wp14="http://schemas.microsoft.com/office/word/2010/wordml" w:rsidR="0084366E" w:rsidTr="00D0385C" w14:paraId="071F860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tcPr>
          <w:p w:rsidRPr="00111E67" w:rsidR="0084366E" w:rsidP="00D0385C" w:rsidRDefault="0084366E" w14:paraId="734B7B60" wp14:textId="77777777">
            <w:pPr>
              <w:pStyle w:val="TableTextACSSC"/>
              <w:rPr>
                <w:rFonts w:ascii="Arial" w:hAnsi="Arial" w:cs="Arial"/>
                <w:sz w:val="18"/>
                <w:szCs w:val="18"/>
              </w:rPr>
            </w:pPr>
            <w:r>
              <w:rPr>
                <w:rFonts w:ascii="Arial" w:hAnsi="Arial" w:cs="Arial"/>
                <w:sz w:val="18"/>
                <w:szCs w:val="18"/>
              </w:rPr>
              <w:t>LOB Cd - Desc</w:t>
            </w:r>
          </w:p>
        </w:tc>
        <w:tc>
          <w:tcPr>
            <w:tcW w:w="1644" w:type="pct"/>
            <w:gridSpan w:val="3"/>
            <w:tcBorders>
              <w:top w:val="single" w:color="616161" w:sz="2" w:space="0"/>
              <w:bottom w:val="single" w:color="616161" w:sz="2" w:space="0"/>
            </w:tcBorders>
          </w:tcPr>
          <w:p w:rsidRPr="00111E67" w:rsidR="0084366E" w:rsidP="00D0385C" w:rsidRDefault="0084366E" w14:paraId="7885DC03" wp14:textId="77777777">
            <w:pPr>
              <w:pStyle w:val="TableTextACSSC"/>
              <w:rPr>
                <w:rFonts w:ascii="Arial" w:hAnsi="Arial" w:cs="Arial"/>
                <w:sz w:val="18"/>
                <w:szCs w:val="18"/>
              </w:rPr>
            </w:pPr>
            <w:r w:rsidRPr="00111E67">
              <w:rPr>
                <w:rFonts w:ascii="Arial" w:hAnsi="Arial" w:cs="Arial"/>
                <w:sz w:val="18"/>
                <w:szCs w:val="18"/>
              </w:rPr>
              <w:t>The line of business code and description.</w:t>
            </w:r>
          </w:p>
        </w:tc>
        <w:tc>
          <w:tcPr>
            <w:tcW w:w="1646" w:type="pct"/>
            <w:gridSpan w:val="2"/>
            <w:tcBorders>
              <w:top w:val="single" w:color="616161" w:sz="2" w:space="0"/>
              <w:bottom w:val="single" w:color="616161" w:sz="2" w:space="0"/>
            </w:tcBorders>
          </w:tcPr>
          <w:p w:rsidRPr="00111E67" w:rsidR="0084366E" w:rsidP="00D0385C" w:rsidRDefault="0084366E" w14:paraId="1A9B2E37" wp14:textId="77777777">
            <w:pPr>
              <w:pStyle w:val="TableTextACSSC"/>
              <w:rPr>
                <w:rFonts w:ascii="Arial" w:hAnsi="Arial" w:cs="Arial"/>
                <w:sz w:val="18"/>
                <w:szCs w:val="18"/>
              </w:rPr>
            </w:pPr>
            <w:r w:rsidRPr="00111E67">
              <w:rPr>
                <w:rFonts w:ascii="Arial" w:hAnsi="Arial" w:cs="Arial"/>
                <w:sz w:val="18"/>
                <w:szCs w:val="18"/>
              </w:rPr>
              <w:t>Using R-VV-DOMAIN-NAM = ‘R-LOB-CD’, join to R-VV-TB.R-VV-CD using A-HDR-TB.R-LOB-CD to get the short description.</w:t>
            </w:r>
          </w:p>
        </w:tc>
      </w:tr>
      <w:tr xmlns:wp14="http://schemas.microsoft.com/office/word/2010/wordml" w:rsidR="0084366E" w:rsidTr="00D0385C" w14:paraId="4173CA3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10" w:type="pct"/>
            <w:gridSpan w:val="3"/>
            <w:tcBorders>
              <w:top w:val="single" w:color="616161" w:sz="2" w:space="0"/>
              <w:bottom w:val="single" w:color="616161" w:sz="2" w:space="0"/>
            </w:tcBorders>
            <w:vAlign w:val="center"/>
          </w:tcPr>
          <w:p w:rsidRPr="003265B1" w:rsidR="0084366E" w:rsidP="00D0385C" w:rsidRDefault="0084366E" w14:paraId="1E51F130" wp14:textId="77777777">
            <w:pPr>
              <w:pStyle w:val="TableTextACSSC"/>
              <w:rPr>
                <w:rFonts w:ascii="Arial" w:hAnsi="Arial" w:cs="Arial"/>
                <w:sz w:val="18"/>
                <w:szCs w:val="18"/>
              </w:rPr>
            </w:pPr>
            <w:r w:rsidRPr="003265B1">
              <w:rPr>
                <w:rFonts w:ascii="Arial" w:hAnsi="Arial" w:cs="Arial"/>
                <w:sz w:val="18"/>
                <w:szCs w:val="18"/>
              </w:rPr>
              <w:t xml:space="preserve">MM/DD/CCYY  </w:t>
            </w:r>
          </w:p>
        </w:tc>
        <w:tc>
          <w:tcPr>
            <w:tcW w:w="1644" w:type="pct"/>
            <w:gridSpan w:val="3"/>
            <w:tcBorders>
              <w:top w:val="single" w:color="616161" w:sz="2" w:space="0"/>
              <w:bottom w:val="single" w:color="616161" w:sz="2" w:space="0"/>
            </w:tcBorders>
            <w:vAlign w:val="center"/>
          </w:tcPr>
          <w:p w:rsidRPr="003265B1" w:rsidR="0084366E" w:rsidP="00D0385C" w:rsidRDefault="0084366E" w14:paraId="251F85B2" wp14:textId="77777777">
            <w:pPr>
              <w:pStyle w:val="TableTextACSSC"/>
              <w:rPr>
                <w:rFonts w:ascii="Arial" w:hAnsi="Arial" w:cs="Arial"/>
                <w:sz w:val="18"/>
                <w:szCs w:val="18"/>
              </w:rPr>
            </w:pPr>
            <w:r>
              <w:rPr>
                <w:rFonts w:ascii="Arial" w:hAnsi="Arial" w:cs="Arial"/>
                <w:sz w:val="18"/>
                <w:szCs w:val="18"/>
              </w:rPr>
              <w:t>Weekly Report Date</w:t>
            </w:r>
            <w:r w:rsidRPr="003265B1">
              <w:rPr>
                <w:rFonts w:ascii="Arial" w:hAnsi="Arial" w:cs="Arial"/>
                <w:sz w:val="18"/>
                <w:szCs w:val="18"/>
              </w:rPr>
              <w:t xml:space="preserve">  </w:t>
            </w:r>
          </w:p>
        </w:tc>
        <w:tc>
          <w:tcPr>
            <w:tcW w:w="1646" w:type="pct"/>
            <w:gridSpan w:val="2"/>
            <w:tcBorders>
              <w:top w:val="single" w:color="616161" w:sz="2" w:space="0"/>
              <w:bottom w:val="single" w:color="616161" w:sz="2" w:space="0"/>
            </w:tcBorders>
          </w:tcPr>
          <w:p w:rsidR="0084366E" w:rsidP="00D0385C" w:rsidRDefault="0084366E" w14:paraId="4A22904A" wp14:textId="77777777">
            <w:pPr>
              <w:pStyle w:val="TableTextACSSC"/>
              <w:rPr>
                <w:rFonts w:ascii="Arial" w:hAnsi="Arial" w:cs="Arial"/>
                <w:sz w:val="18"/>
                <w:szCs w:val="18"/>
              </w:rPr>
            </w:pPr>
            <w:r>
              <w:rPr>
                <w:rFonts w:ascii="Arial" w:hAnsi="Arial" w:cs="Arial"/>
                <w:sz w:val="18"/>
                <w:szCs w:val="18"/>
              </w:rPr>
              <w:t xml:space="preserve">Scheduled:  Display the weekly reporting date </w:t>
            </w:r>
          </w:p>
          <w:p w:rsidRPr="00B7194B" w:rsidR="0084366E" w:rsidP="00D0385C" w:rsidRDefault="0084366E" w14:paraId="6A5F01CF" wp14:textId="77777777">
            <w:pPr>
              <w:pStyle w:val="TableTextACSSC"/>
              <w:rPr>
                <w:rFonts w:ascii="Arial" w:hAnsi="Arial" w:cs="Arial"/>
                <w:sz w:val="18"/>
                <w:szCs w:val="18"/>
                <w:highlight w:val="yellow"/>
              </w:rPr>
            </w:pPr>
            <w:r>
              <w:rPr>
                <w:rFonts w:ascii="Arial" w:hAnsi="Arial" w:cs="Arial"/>
                <w:sz w:val="18"/>
                <w:szCs w:val="18"/>
              </w:rPr>
              <w:t xml:space="preserve">On Request:  Display the </w:t>
            </w:r>
            <w:r w:rsidRPr="00205D93">
              <w:rPr>
                <w:rFonts w:ascii="Arial" w:hAnsi="Arial" w:cs="Arial"/>
                <w:sz w:val="18"/>
                <w:szCs w:val="18"/>
              </w:rPr>
              <w:t xml:space="preserve">prompted parameterized </w:t>
            </w:r>
            <w:r>
              <w:rPr>
                <w:rFonts w:ascii="Arial" w:hAnsi="Arial" w:cs="Arial"/>
                <w:sz w:val="18"/>
                <w:szCs w:val="18"/>
              </w:rPr>
              <w:t>date.</w:t>
            </w:r>
          </w:p>
        </w:tc>
      </w:tr>
      <w:tr xmlns:wp14="http://schemas.microsoft.com/office/word/2010/wordml" w:rsidR="0084366E" w:rsidTr="00D0385C" w14:paraId="7E61814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4992" w:type="pct"/>
            <w:gridSpan w:val="7"/>
            <w:tcBorders>
              <w:top w:val="single" w:color="616161" w:sz="2" w:space="0"/>
              <w:bottom w:val="single" w:color="616161" w:sz="2" w:space="0"/>
            </w:tcBorders>
            <w:shd w:val="clear" w:color="auto" w:fill="191919"/>
          </w:tcPr>
          <w:p w:rsidR="0084366E" w:rsidP="00D0385C" w:rsidRDefault="0084366E" w14:paraId="451500F6"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84366E" w:rsidTr="00D0385C" w14:paraId="11DC9C1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2558" w:type="pct"/>
            <w:gridSpan w:val="5"/>
            <w:tcBorders>
              <w:top w:val="single" w:color="616161" w:sz="2" w:space="0"/>
              <w:bottom w:val="single" w:color="616161" w:sz="2" w:space="0"/>
            </w:tcBorders>
          </w:tcPr>
          <w:p w:rsidRPr="00205D93" w:rsidR="0084366E" w:rsidP="00D0385C" w:rsidRDefault="0084366E" w14:paraId="586B1583" wp14:textId="77777777">
            <w:pPr>
              <w:pStyle w:val="TableText1"/>
              <w:spacing w:before="40" w:after="40"/>
              <w:jc w:val="center"/>
              <w:rPr>
                <w:rStyle w:val="ModernTableText"/>
                <w:rFonts w:cs="Arial"/>
                <w:b/>
                <w:szCs w:val="17"/>
              </w:rPr>
            </w:pPr>
            <w:r w:rsidRPr="00205D93">
              <w:rPr>
                <w:rStyle w:val="ModernTableText"/>
                <w:rFonts w:cs="Arial"/>
                <w:b/>
                <w:szCs w:val="17"/>
              </w:rPr>
              <w:t>Chart Title</w:t>
            </w:r>
          </w:p>
        </w:tc>
        <w:tc>
          <w:tcPr>
            <w:tcW w:w="2434" w:type="pct"/>
            <w:gridSpan w:val="2"/>
            <w:tcBorders>
              <w:top w:val="single" w:color="616161" w:sz="2" w:space="0"/>
              <w:bottom w:val="single" w:color="616161" w:sz="2" w:space="0"/>
            </w:tcBorders>
          </w:tcPr>
          <w:p w:rsidRPr="00205D93" w:rsidR="0084366E" w:rsidP="00D0385C" w:rsidRDefault="0084366E" w14:paraId="76E513CB"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Sub-title</w:t>
            </w:r>
          </w:p>
        </w:tc>
      </w:tr>
      <w:tr xmlns:wp14="http://schemas.microsoft.com/office/word/2010/wordml" w:rsidR="0084366E" w:rsidTr="00D0385C" w14:paraId="7BDA02B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8" w:type="pct"/>
          <w:cantSplit/>
          <w:jc w:val="center"/>
        </w:trPr>
        <w:tc>
          <w:tcPr>
            <w:tcW w:w="2558" w:type="pct"/>
            <w:gridSpan w:val="5"/>
            <w:tcBorders>
              <w:top w:val="single" w:color="616161" w:sz="2" w:space="0"/>
              <w:right w:val="single" w:color="616161" w:sz="2" w:space="0"/>
            </w:tcBorders>
          </w:tcPr>
          <w:p w:rsidRPr="00205D93" w:rsidR="0084366E" w:rsidP="00D0385C" w:rsidRDefault="0084366E" w14:paraId="748E8FC2"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c>
          <w:tcPr>
            <w:tcW w:w="2434" w:type="pct"/>
            <w:gridSpan w:val="2"/>
            <w:tcBorders>
              <w:top w:val="single" w:color="616161" w:sz="2" w:space="0"/>
              <w:right w:val="single" w:color="616161" w:sz="2" w:space="0"/>
            </w:tcBorders>
          </w:tcPr>
          <w:p w:rsidRPr="00205D93" w:rsidR="0084366E" w:rsidP="00D0385C" w:rsidRDefault="0084366E" w14:paraId="02D5F228"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r>
    </w:tbl>
    <w:p xmlns:wp14="http://schemas.microsoft.com/office/word/2010/wordml" w:rsidR="0084366E" w:rsidP="0084366E" w:rsidRDefault="0084366E" w14:paraId="5309C24E" wp14:textId="77777777">
      <w:pPr>
        <w:rPr>
          <w:sz w:val="19"/>
          <w:szCs w:val="19"/>
        </w:rPr>
      </w:pP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1285"/>
        <w:gridCol w:w="1449"/>
        <w:gridCol w:w="1841"/>
        <w:gridCol w:w="3142"/>
        <w:gridCol w:w="2349"/>
        <w:gridCol w:w="4328"/>
      </w:tblGrid>
      <w:tr xmlns:wp14="http://schemas.microsoft.com/office/word/2010/wordml" w:rsidRPr="003F4256" w:rsidR="0084366E" w:rsidTr="00D0385C" w14:paraId="6D5B90B2" wp14:textId="77777777">
        <w:trPr>
          <w:cantSplit/>
          <w:tblHeader/>
          <w:jc w:val="center"/>
        </w:trPr>
        <w:tc>
          <w:tcPr>
            <w:tcW w:w="5000" w:type="pct"/>
            <w:gridSpan w:val="6"/>
            <w:tcBorders>
              <w:top w:val="single" w:color="616161" w:sz="2" w:space="0"/>
              <w:bottom w:val="single" w:color="616161" w:sz="2" w:space="0"/>
            </w:tcBorders>
            <w:shd w:val="clear" w:color="auto" w:fill="191919"/>
          </w:tcPr>
          <w:p w:rsidRPr="003F4256" w:rsidR="0084366E" w:rsidP="00D0385C" w:rsidRDefault="0084366E" w14:paraId="52A5B4D3" wp14:textId="77777777">
            <w:pPr>
              <w:pStyle w:val="TableText1"/>
              <w:spacing w:before="40" w:after="40"/>
              <w:jc w:val="center"/>
              <w:rPr>
                <w:rStyle w:val="ModernTableText"/>
                <w:rFonts w:ascii="Arial Black" w:hAnsi="Arial Black" w:cs="Arial"/>
                <w:bCs/>
                <w:noProof/>
                <w:color w:val="FFFFFF"/>
                <w:sz w:val="16"/>
                <w:szCs w:val="19"/>
              </w:rPr>
            </w:pPr>
            <w:r w:rsidRPr="003F4256">
              <w:rPr>
                <w:rStyle w:val="ModernTableText"/>
                <w:rFonts w:ascii="Arial Black" w:hAnsi="Arial Black" w:cs="Arial"/>
                <w:bCs/>
                <w:noProof/>
                <w:color w:val="FFFFFF"/>
                <w:sz w:val="16"/>
                <w:szCs w:val="19"/>
              </w:rPr>
              <w:t>Report Body</w:t>
            </w:r>
          </w:p>
        </w:tc>
      </w:tr>
      <w:tr xmlns:wp14="http://schemas.microsoft.com/office/word/2010/wordml" w:rsidRPr="003F4256" w:rsidR="0084366E" w:rsidTr="00D0385C" w14:paraId="07688D55" wp14:textId="77777777">
        <w:trPr>
          <w:cantSplit/>
          <w:tblHeader/>
          <w:jc w:val="center"/>
        </w:trPr>
        <w:tc>
          <w:tcPr>
            <w:tcW w:w="451" w:type="pct"/>
            <w:tcBorders>
              <w:top w:val="single" w:color="616161" w:sz="2" w:space="0"/>
            </w:tcBorders>
            <w:vAlign w:val="center"/>
          </w:tcPr>
          <w:p w:rsidRPr="003F4256" w:rsidR="0084366E" w:rsidP="00D0385C" w:rsidRDefault="0084366E" w14:paraId="7592B868" wp14:textId="77777777">
            <w:pPr>
              <w:pStyle w:val="TableText1"/>
              <w:spacing w:before="40" w:after="40"/>
              <w:rPr>
                <w:rStyle w:val="ModernTableText"/>
                <w:rFonts w:cs="Arial"/>
                <w:b/>
                <w:sz w:val="16"/>
                <w:szCs w:val="17"/>
              </w:rPr>
            </w:pPr>
            <w:r w:rsidRPr="003F4256">
              <w:rPr>
                <w:rStyle w:val="ModernTableText"/>
                <w:rFonts w:cs="Arial"/>
                <w:b/>
                <w:sz w:val="16"/>
                <w:szCs w:val="17"/>
              </w:rPr>
              <w:t>Field Type</w:t>
            </w:r>
          </w:p>
        </w:tc>
        <w:tc>
          <w:tcPr>
            <w:tcW w:w="508" w:type="pct"/>
            <w:tcBorders>
              <w:top w:val="single" w:color="616161" w:sz="2" w:space="0"/>
            </w:tcBorders>
            <w:vAlign w:val="center"/>
          </w:tcPr>
          <w:p w:rsidRPr="003F4256" w:rsidR="0084366E" w:rsidP="00D0385C" w:rsidRDefault="0084366E" w14:paraId="76489AD9" wp14:textId="77777777">
            <w:pPr>
              <w:pStyle w:val="TableHeading"/>
              <w:spacing w:before="40" w:after="40"/>
              <w:rPr>
                <w:rStyle w:val="ModernTableText"/>
                <w:rFonts w:cs="Arial"/>
                <w:sz w:val="16"/>
                <w:szCs w:val="17"/>
              </w:rPr>
            </w:pPr>
            <w:r w:rsidRPr="003F4256">
              <w:rPr>
                <w:rStyle w:val="ModernTableText"/>
                <w:rFonts w:cs="Arial"/>
                <w:sz w:val="16"/>
                <w:szCs w:val="17"/>
              </w:rPr>
              <w:t>Business Label</w:t>
            </w:r>
          </w:p>
        </w:tc>
        <w:tc>
          <w:tcPr>
            <w:tcW w:w="644" w:type="pct"/>
            <w:tcBorders>
              <w:top w:val="single" w:color="616161" w:sz="2" w:space="0"/>
            </w:tcBorders>
            <w:vAlign w:val="center"/>
          </w:tcPr>
          <w:p w:rsidRPr="003F4256" w:rsidR="0084366E" w:rsidP="00D0385C" w:rsidRDefault="0084366E" w14:paraId="54D7F6F9"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Field Description</w:t>
            </w:r>
          </w:p>
        </w:tc>
        <w:tc>
          <w:tcPr>
            <w:tcW w:w="1096" w:type="pct"/>
            <w:tcBorders>
              <w:top w:val="single" w:color="616161" w:sz="2" w:space="0"/>
            </w:tcBorders>
            <w:vAlign w:val="center"/>
          </w:tcPr>
          <w:p w:rsidRPr="003F4256" w:rsidR="0084366E" w:rsidP="00D0385C" w:rsidRDefault="0084366E" w14:paraId="1BBC7EB3"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Table</w:t>
            </w:r>
          </w:p>
        </w:tc>
        <w:tc>
          <w:tcPr>
            <w:tcW w:w="820" w:type="pct"/>
            <w:tcBorders>
              <w:top w:val="single" w:color="616161" w:sz="2" w:space="0"/>
            </w:tcBorders>
            <w:vAlign w:val="center"/>
          </w:tcPr>
          <w:p w:rsidRPr="003F4256" w:rsidR="0084366E" w:rsidP="00D0385C" w:rsidRDefault="0084366E" w14:paraId="1D7B7349"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Column</w:t>
            </w:r>
          </w:p>
        </w:tc>
        <w:tc>
          <w:tcPr>
            <w:tcW w:w="1481" w:type="pct"/>
            <w:tcBorders>
              <w:top w:val="single" w:color="616161" w:sz="2" w:space="0"/>
            </w:tcBorders>
            <w:vAlign w:val="center"/>
          </w:tcPr>
          <w:p w:rsidRPr="003F4256" w:rsidR="0084366E" w:rsidP="00D0385C" w:rsidRDefault="0084366E" w14:paraId="4DC8DDE7"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Column Processing Rules</w:t>
            </w:r>
          </w:p>
        </w:tc>
      </w:tr>
      <w:tr xmlns:wp14="http://schemas.microsoft.com/office/word/2010/wordml" w:rsidRPr="003F4256" w:rsidR="0084366E" w:rsidTr="00D0385C" w14:paraId="79D0BE3B" wp14:textId="77777777">
        <w:trPr>
          <w:cantSplit/>
          <w:jc w:val="center"/>
        </w:trPr>
        <w:tc>
          <w:tcPr>
            <w:tcW w:w="451" w:type="pct"/>
            <w:vAlign w:val="center"/>
          </w:tcPr>
          <w:p w:rsidRPr="003F4256" w:rsidR="0084366E" w:rsidP="00D0385C" w:rsidRDefault="0084366E" w14:paraId="0375E852" wp14:textId="77777777">
            <w:pPr>
              <w:rPr>
                <w:rStyle w:val="BodytextChar"/>
                <w:rFonts w:cs="Arial"/>
                <w:sz w:val="16"/>
                <w:szCs w:val="18"/>
              </w:rPr>
            </w:pPr>
            <w:r w:rsidRPr="003F4256">
              <w:rPr>
                <w:rStyle w:val="BodytextChar"/>
                <w:rFonts w:cs="Arial"/>
                <w:sz w:val="16"/>
                <w:szCs w:val="18"/>
              </w:rPr>
              <w:t>Column</w:t>
            </w:r>
          </w:p>
        </w:tc>
        <w:tc>
          <w:tcPr>
            <w:tcW w:w="508" w:type="pct"/>
            <w:vAlign w:val="center"/>
          </w:tcPr>
          <w:p w:rsidRPr="003F4256" w:rsidR="0084366E" w:rsidP="00D0385C" w:rsidRDefault="0084366E" w14:paraId="01A76773" wp14:textId="77777777">
            <w:pPr>
              <w:spacing w:after="0"/>
              <w:rPr>
                <w:rStyle w:val="BodytextChar"/>
                <w:rFonts w:cs="Arial"/>
                <w:sz w:val="16"/>
                <w:szCs w:val="18"/>
              </w:rPr>
            </w:pPr>
            <w:r w:rsidRPr="00AB685C">
              <w:rPr>
                <w:rStyle w:val="BodytextChar"/>
                <w:rFonts w:cs="Arial"/>
                <w:sz w:val="16"/>
                <w:szCs w:val="18"/>
              </w:rPr>
              <w:t>Prov ID</w:t>
            </w:r>
          </w:p>
        </w:tc>
        <w:tc>
          <w:tcPr>
            <w:tcW w:w="644" w:type="pct"/>
            <w:vAlign w:val="center"/>
          </w:tcPr>
          <w:p w:rsidRPr="00DF275F" w:rsidR="0084366E" w:rsidP="00D0385C" w:rsidRDefault="0084366E" w14:paraId="26F94BD9" wp14:textId="77777777">
            <w:pPr>
              <w:spacing w:before="40" w:after="40"/>
              <w:rPr>
                <w:rStyle w:val="BodytextChar"/>
                <w:rFonts w:cs="Arial"/>
                <w:sz w:val="16"/>
                <w:szCs w:val="18"/>
                <w:highlight w:val="yellow"/>
              </w:rPr>
            </w:pPr>
            <w:r w:rsidRPr="003B4EA8">
              <w:rPr>
                <w:rStyle w:val="BodytextChar"/>
                <w:rFonts w:cs="Arial"/>
                <w:sz w:val="16"/>
                <w:szCs w:val="18"/>
              </w:rPr>
              <w:t>This is the Requesting Provider's Medicaid ID</w:t>
            </w:r>
          </w:p>
        </w:tc>
        <w:tc>
          <w:tcPr>
            <w:tcW w:w="1096" w:type="pct"/>
            <w:vAlign w:val="center"/>
          </w:tcPr>
          <w:p w:rsidRPr="00111E67" w:rsidR="0084366E" w:rsidP="00D0385C" w:rsidRDefault="0084366E" w14:paraId="67B5DB2D" wp14:textId="77777777">
            <w:pPr>
              <w:spacing w:before="40" w:after="40"/>
              <w:rPr>
                <w:rStyle w:val="BodytextChar"/>
                <w:rFonts w:cs="Arial"/>
                <w:sz w:val="16"/>
                <w:szCs w:val="18"/>
              </w:rPr>
            </w:pPr>
            <w:r w:rsidRPr="00111E67">
              <w:rPr>
                <w:rStyle w:val="BodytextChar"/>
                <w:rFonts w:cs="Arial"/>
                <w:sz w:val="16"/>
                <w:szCs w:val="18"/>
              </w:rPr>
              <w:t>P_ALT_ID_TB</w:t>
            </w:r>
          </w:p>
        </w:tc>
        <w:tc>
          <w:tcPr>
            <w:tcW w:w="820" w:type="pct"/>
            <w:vAlign w:val="center"/>
          </w:tcPr>
          <w:p w:rsidRPr="00111E67" w:rsidR="0084366E" w:rsidP="00D0385C" w:rsidRDefault="0084366E" w14:paraId="6A9B2C99" wp14:textId="77777777">
            <w:pPr>
              <w:spacing w:before="40" w:after="40"/>
              <w:rPr>
                <w:rStyle w:val="BodytextChar"/>
                <w:rFonts w:cs="Arial"/>
                <w:sz w:val="16"/>
                <w:szCs w:val="18"/>
              </w:rPr>
            </w:pPr>
            <w:r w:rsidRPr="00111E67">
              <w:rPr>
                <w:rStyle w:val="BodytextChar"/>
                <w:rFonts w:cs="Arial"/>
                <w:sz w:val="16"/>
                <w:szCs w:val="18"/>
              </w:rPr>
              <w:t>P_ALT_ID</w:t>
            </w:r>
          </w:p>
        </w:tc>
        <w:tc>
          <w:tcPr>
            <w:tcW w:w="1481" w:type="pct"/>
            <w:vAlign w:val="center"/>
          </w:tcPr>
          <w:p w:rsidRPr="00111E67" w:rsidR="0084366E" w:rsidP="00D0385C" w:rsidRDefault="0084366E" w14:paraId="4AD7BB0A" wp14:textId="77777777">
            <w:pPr>
              <w:pStyle w:val="TableTextACSSC"/>
              <w:rPr>
                <w:rFonts w:ascii="Arial" w:hAnsi="Arial" w:cs="Arial"/>
                <w:sz w:val="18"/>
                <w:szCs w:val="18"/>
              </w:rPr>
            </w:pPr>
            <w:r w:rsidRPr="00111E67">
              <w:rPr>
                <w:rFonts w:ascii="Arial" w:hAnsi="Arial" w:cs="Arial"/>
                <w:sz w:val="18"/>
                <w:szCs w:val="18"/>
              </w:rPr>
              <w:t>Display P_ALT_ID_TB.P_ALT_ID</w:t>
            </w:r>
          </w:p>
          <w:p w:rsidRPr="00111E67" w:rsidR="0084366E" w:rsidP="00D0385C" w:rsidRDefault="0084366E" w14:paraId="545D5041" wp14:textId="77777777">
            <w:pPr>
              <w:pStyle w:val="TableTextACSSC"/>
              <w:rPr>
                <w:rFonts w:ascii="Arial" w:hAnsi="Arial" w:cs="Arial"/>
                <w:sz w:val="18"/>
                <w:szCs w:val="18"/>
              </w:rPr>
            </w:pPr>
            <w:r w:rsidRPr="00111E67">
              <w:rPr>
                <w:rFonts w:ascii="Arial" w:hAnsi="Arial" w:cs="Arial"/>
                <w:sz w:val="18"/>
                <w:szCs w:val="18"/>
              </w:rPr>
              <w:t>Where A_HDR_LI_SUBM_PROV_ID_TB.A_TXN_LVL_CD = 'RQ' (Requesting)  and</w:t>
            </w:r>
          </w:p>
          <w:p w:rsidRPr="00111E67" w:rsidR="0084366E" w:rsidP="00D0385C" w:rsidRDefault="0084366E" w14:paraId="0ECFBDE3" wp14:textId="77777777">
            <w:pPr>
              <w:pStyle w:val="TableTextACSSC"/>
              <w:rPr>
                <w:rFonts w:ascii="Arial" w:hAnsi="Arial" w:cs="Arial"/>
                <w:sz w:val="18"/>
                <w:szCs w:val="18"/>
              </w:rPr>
            </w:pPr>
            <w:r w:rsidRPr="00111E67">
              <w:rPr>
                <w:rFonts w:ascii="Arial" w:hAnsi="Arial" w:cs="Arial"/>
                <w:sz w:val="18"/>
                <w:szCs w:val="18"/>
              </w:rPr>
              <w:t>A_USED_PROV_ID_IND = 'Y'   and</w:t>
            </w:r>
          </w:p>
          <w:p w:rsidRPr="00111E67" w:rsidR="0084366E" w:rsidP="00D0385C" w:rsidRDefault="0084366E" w14:paraId="4B440943" wp14:textId="77777777">
            <w:pPr>
              <w:pStyle w:val="TableTextACSSC"/>
              <w:rPr>
                <w:rFonts w:ascii="Arial" w:hAnsi="Arial" w:cs="Arial"/>
                <w:sz w:val="18"/>
                <w:szCs w:val="18"/>
              </w:rPr>
            </w:pPr>
            <w:r w:rsidRPr="00111E67">
              <w:rPr>
                <w:rFonts w:ascii="Arial" w:hAnsi="Arial" w:cs="Arial"/>
                <w:sz w:val="18"/>
                <w:szCs w:val="18"/>
              </w:rPr>
              <w:t>P_SYS_ID = P_DTL_TB.P_SYS_ID</w:t>
            </w:r>
          </w:p>
          <w:p w:rsidRPr="00DF275F" w:rsidR="0084366E" w:rsidP="00D0385C" w:rsidRDefault="0084366E" w14:paraId="226E19B0" wp14:textId="77777777">
            <w:pPr>
              <w:pStyle w:val="TableText1"/>
              <w:spacing w:before="40" w:after="40"/>
              <w:rPr>
                <w:rStyle w:val="BodytextChar"/>
                <w:rFonts w:cs="Arial"/>
                <w:spacing w:val="0"/>
                <w:sz w:val="16"/>
                <w:szCs w:val="18"/>
                <w:highlight w:val="yellow"/>
              </w:rPr>
            </w:pPr>
            <w:r w:rsidRPr="00111E67">
              <w:rPr>
                <w:rFonts w:cs="Arial"/>
                <w:sz w:val="18"/>
                <w:szCs w:val="18"/>
              </w:rPr>
              <w:t>and P_DTL_TB.</w:t>
            </w:r>
            <w:r w:rsidRPr="00111E67">
              <w:t xml:space="preserve"> </w:t>
            </w:r>
            <w:r w:rsidRPr="00111E67">
              <w:rPr>
                <w:rFonts w:cs="Arial"/>
                <w:sz w:val="18"/>
                <w:szCs w:val="18"/>
              </w:rPr>
              <w:t xml:space="preserve">P_ALT_ID_TY_CD = '1D' (MCAID ID) </w:t>
            </w:r>
            <w:r w:rsidRPr="00013172">
              <w:rPr>
                <w:rFonts w:cs="Arial"/>
                <w:sz w:val="18"/>
                <w:szCs w:val="18"/>
              </w:rPr>
              <w:t>and current date is between P_</w:t>
            </w:r>
            <w:r>
              <w:rPr>
                <w:rFonts w:cs="Arial"/>
                <w:sz w:val="18"/>
                <w:szCs w:val="18"/>
              </w:rPr>
              <w:t>ALT_ID</w:t>
            </w:r>
            <w:r w:rsidRPr="00013172">
              <w:rPr>
                <w:rFonts w:cs="Arial"/>
                <w:sz w:val="18"/>
                <w:szCs w:val="18"/>
              </w:rPr>
              <w:t>_TB.P_ALT_ID_BEG_DT and P_</w:t>
            </w:r>
            <w:r>
              <w:rPr>
                <w:rFonts w:cs="Arial"/>
                <w:sz w:val="18"/>
                <w:szCs w:val="18"/>
              </w:rPr>
              <w:t>ALT_ID</w:t>
            </w:r>
            <w:r w:rsidRPr="00013172">
              <w:rPr>
                <w:rFonts w:cs="Arial"/>
                <w:sz w:val="18"/>
                <w:szCs w:val="18"/>
              </w:rPr>
              <w:t>_TB</w:t>
            </w:r>
            <w:r w:rsidRPr="00111E67">
              <w:rPr>
                <w:rFonts w:cs="Arial"/>
                <w:sz w:val="18"/>
                <w:szCs w:val="18"/>
              </w:rPr>
              <w:t>.P_ALT_ID_END_DT</w:t>
            </w:r>
          </w:p>
        </w:tc>
      </w:tr>
      <w:tr xmlns:wp14="http://schemas.microsoft.com/office/word/2010/wordml" w:rsidRPr="003F4256" w:rsidR="0084366E" w:rsidTr="00D0385C" w14:paraId="180EA5F9" wp14:textId="77777777">
        <w:trPr>
          <w:cantSplit/>
          <w:jc w:val="center"/>
        </w:trPr>
        <w:tc>
          <w:tcPr>
            <w:tcW w:w="451" w:type="pct"/>
            <w:vAlign w:val="center"/>
          </w:tcPr>
          <w:p w:rsidRPr="003F4256" w:rsidR="0084366E" w:rsidP="00D0385C" w:rsidRDefault="0084366E" w14:paraId="1CC0DEFE" wp14:textId="77777777">
            <w:pPr>
              <w:rPr>
                <w:rStyle w:val="BodytextChar"/>
                <w:rFonts w:cs="Arial"/>
                <w:sz w:val="16"/>
                <w:szCs w:val="18"/>
              </w:rPr>
            </w:pPr>
            <w:r w:rsidRPr="003F4256">
              <w:rPr>
                <w:rStyle w:val="BodytextChar"/>
                <w:rFonts w:cs="Arial"/>
                <w:sz w:val="16"/>
                <w:szCs w:val="18"/>
              </w:rPr>
              <w:t>Column</w:t>
            </w:r>
          </w:p>
        </w:tc>
        <w:tc>
          <w:tcPr>
            <w:tcW w:w="508" w:type="pct"/>
            <w:vAlign w:val="center"/>
          </w:tcPr>
          <w:p w:rsidRPr="00826E86" w:rsidR="0084366E" w:rsidP="00D0385C" w:rsidRDefault="0084366E" w14:paraId="612CDB21" wp14:textId="77777777">
            <w:pPr>
              <w:spacing w:after="0"/>
              <w:rPr>
                <w:rStyle w:val="BodytextChar"/>
                <w:rFonts w:cs="Arial"/>
                <w:sz w:val="16"/>
                <w:szCs w:val="18"/>
              </w:rPr>
            </w:pPr>
            <w:r w:rsidRPr="00DD1FB1">
              <w:rPr>
                <w:rStyle w:val="BodytextChar"/>
                <w:rFonts w:cs="Arial"/>
                <w:sz w:val="16"/>
                <w:szCs w:val="18"/>
              </w:rPr>
              <w:t>Prov Name</w:t>
            </w:r>
          </w:p>
        </w:tc>
        <w:tc>
          <w:tcPr>
            <w:tcW w:w="644" w:type="pct"/>
            <w:vAlign w:val="center"/>
          </w:tcPr>
          <w:p w:rsidRPr="00111E67" w:rsidR="0084366E" w:rsidP="00D0385C" w:rsidRDefault="0084366E" w14:paraId="0755EA86" wp14:textId="77777777">
            <w:pPr>
              <w:spacing w:before="40" w:after="40"/>
              <w:rPr>
                <w:rStyle w:val="BodytextChar"/>
                <w:rFonts w:cs="Arial"/>
                <w:sz w:val="16"/>
                <w:szCs w:val="18"/>
              </w:rPr>
            </w:pPr>
            <w:r w:rsidRPr="003B4EA8">
              <w:rPr>
                <w:rStyle w:val="BodytextChar"/>
                <w:rFonts w:cs="Arial"/>
                <w:sz w:val="16"/>
                <w:szCs w:val="18"/>
              </w:rPr>
              <w:t>This is the Requesting Provider's Name</w:t>
            </w:r>
          </w:p>
        </w:tc>
        <w:tc>
          <w:tcPr>
            <w:tcW w:w="1096" w:type="pct"/>
            <w:vAlign w:val="center"/>
          </w:tcPr>
          <w:p w:rsidRPr="00111E67" w:rsidR="0084366E" w:rsidP="00D0385C" w:rsidRDefault="0084366E" w14:paraId="20373760" wp14:textId="77777777">
            <w:pPr>
              <w:spacing w:before="40" w:after="40"/>
              <w:rPr>
                <w:rStyle w:val="BodytextChar"/>
                <w:rFonts w:cs="Arial"/>
                <w:sz w:val="16"/>
                <w:szCs w:val="18"/>
              </w:rPr>
            </w:pPr>
            <w:r>
              <w:rPr>
                <w:rStyle w:val="BodytextChar"/>
                <w:rFonts w:cs="Arial"/>
                <w:sz w:val="16"/>
                <w:szCs w:val="18"/>
              </w:rPr>
              <w:t>P_DTL_TB</w:t>
            </w:r>
          </w:p>
        </w:tc>
        <w:tc>
          <w:tcPr>
            <w:tcW w:w="820" w:type="pct"/>
            <w:vAlign w:val="center"/>
          </w:tcPr>
          <w:p w:rsidRPr="00111E67" w:rsidR="0084366E" w:rsidP="00D0385C" w:rsidRDefault="0084366E" w14:paraId="16A5EF54" wp14:textId="77777777">
            <w:pPr>
              <w:spacing w:before="40" w:after="40"/>
              <w:rPr>
                <w:rStyle w:val="BodytextChar"/>
                <w:rFonts w:cs="Arial"/>
                <w:sz w:val="16"/>
                <w:szCs w:val="18"/>
              </w:rPr>
            </w:pPr>
            <w:r>
              <w:rPr>
                <w:rStyle w:val="BodytextChar"/>
                <w:rFonts w:cs="Arial"/>
                <w:sz w:val="16"/>
                <w:szCs w:val="18"/>
              </w:rPr>
              <w:t>P_NAM</w:t>
            </w:r>
          </w:p>
        </w:tc>
        <w:tc>
          <w:tcPr>
            <w:tcW w:w="1481" w:type="pct"/>
            <w:vAlign w:val="center"/>
          </w:tcPr>
          <w:p w:rsidRPr="00111E67" w:rsidR="0084366E" w:rsidP="00D0385C" w:rsidRDefault="0084366E" w14:paraId="7BD91859" wp14:textId="77777777">
            <w:pPr>
              <w:pStyle w:val="TableTextACSSC"/>
              <w:rPr>
                <w:rFonts w:ascii="Arial" w:hAnsi="Arial" w:cs="Arial"/>
                <w:sz w:val="18"/>
                <w:szCs w:val="18"/>
              </w:rPr>
            </w:pPr>
            <w:r w:rsidRPr="00111E67">
              <w:rPr>
                <w:rFonts w:ascii="Arial" w:hAnsi="Arial" w:cs="Arial"/>
                <w:sz w:val="18"/>
                <w:szCs w:val="18"/>
              </w:rPr>
              <w:t>Display P_DTL_TB.P_NAM</w:t>
            </w:r>
          </w:p>
          <w:p w:rsidRPr="00925875" w:rsidR="0084366E" w:rsidP="00D0385C" w:rsidRDefault="0084366E" w14:paraId="4304189D" wp14:textId="77777777">
            <w:pPr>
              <w:pStyle w:val="TableText1"/>
              <w:spacing w:before="40" w:after="40"/>
              <w:rPr>
                <w:rStyle w:val="BodytextChar"/>
                <w:rFonts w:cs="Arial"/>
                <w:spacing w:val="0"/>
                <w:sz w:val="16"/>
                <w:szCs w:val="18"/>
              </w:rPr>
            </w:pPr>
            <w:r>
              <w:rPr>
                <w:rFonts w:cs="Arial"/>
                <w:sz w:val="18"/>
                <w:szCs w:val="18"/>
              </w:rPr>
              <w:t>Obtain the provider name (P_NAM) by using the P_SYS_ID obtained in the 'Provider ID' query above:  P_ALT_ID_TB.P_SYS_ID = P_DTL_TB.P_SYS_ID</w:t>
            </w:r>
            <w:r>
              <w:t xml:space="preserve"> </w:t>
            </w:r>
          </w:p>
        </w:tc>
      </w:tr>
      <w:tr xmlns:wp14="http://schemas.microsoft.com/office/word/2010/wordml" w:rsidRPr="003F4256" w:rsidR="00BC4126" w:rsidTr="009879C2" w14:paraId="169D0AC1" wp14:textId="77777777">
        <w:trPr>
          <w:cantSplit/>
          <w:jc w:val="center"/>
        </w:trPr>
        <w:tc>
          <w:tcPr>
            <w:tcW w:w="451" w:type="pct"/>
            <w:vAlign w:val="center"/>
          </w:tcPr>
          <w:p w:rsidRPr="003F4256" w:rsidR="00BC4126" w:rsidP="00BC4126" w:rsidRDefault="00BC4126" w14:paraId="2E3CF51C" wp14:textId="77777777">
            <w:pPr>
              <w:rPr>
                <w:rStyle w:val="BodytextChar"/>
                <w:rFonts w:cs="Arial"/>
                <w:sz w:val="16"/>
                <w:szCs w:val="18"/>
              </w:rPr>
            </w:pPr>
            <w:r>
              <w:rPr>
                <w:rStyle w:val="BodytextChar"/>
                <w:rFonts w:cs="Arial"/>
                <w:sz w:val="16"/>
                <w:szCs w:val="18"/>
              </w:rPr>
              <w:t>Column</w:t>
            </w:r>
          </w:p>
        </w:tc>
        <w:tc>
          <w:tcPr>
            <w:tcW w:w="508" w:type="pct"/>
            <w:vAlign w:val="center"/>
          </w:tcPr>
          <w:p w:rsidR="00BC4126" w:rsidP="00BC4126" w:rsidRDefault="00BC4126" w14:paraId="6243CEF3" wp14:textId="77777777">
            <w:pPr>
              <w:spacing w:after="0"/>
              <w:jc w:val="left"/>
              <w:rPr>
                <w:rStyle w:val="BodytextChar"/>
                <w:rFonts w:cs="Arial"/>
                <w:sz w:val="16"/>
                <w:szCs w:val="18"/>
              </w:rPr>
            </w:pPr>
            <w:r>
              <w:rPr>
                <w:rStyle w:val="BodytextChar"/>
                <w:rFonts w:cs="Arial"/>
                <w:sz w:val="16"/>
                <w:szCs w:val="18"/>
              </w:rPr>
              <w:t>Submitter Prov ID</w:t>
            </w:r>
          </w:p>
          <w:p w:rsidRPr="00DD1FB1" w:rsidR="00BC4126" w:rsidP="00BC4126" w:rsidRDefault="00BC4126" w14:paraId="476E3855" wp14:textId="77777777">
            <w:pPr>
              <w:spacing w:after="0"/>
              <w:rPr>
                <w:rStyle w:val="BodytextChar"/>
                <w:rFonts w:cs="Arial"/>
                <w:sz w:val="16"/>
                <w:szCs w:val="18"/>
              </w:rPr>
            </w:pPr>
          </w:p>
        </w:tc>
        <w:tc>
          <w:tcPr>
            <w:tcW w:w="644" w:type="pct"/>
            <w:vAlign w:val="center"/>
          </w:tcPr>
          <w:p w:rsidRPr="003B4EA8" w:rsidR="00BC4126" w:rsidP="00BC4126" w:rsidRDefault="00BC4126" w14:paraId="0EB47D3D" wp14:textId="77777777">
            <w:pPr>
              <w:spacing w:before="40" w:after="40"/>
              <w:rPr>
                <w:rStyle w:val="BodytextChar"/>
                <w:rFonts w:cs="Arial"/>
                <w:sz w:val="16"/>
                <w:szCs w:val="18"/>
              </w:rPr>
            </w:pPr>
            <w:r>
              <w:rPr>
                <w:rStyle w:val="BodytextChar"/>
                <w:rFonts w:cs="Arial"/>
                <w:sz w:val="16"/>
                <w:szCs w:val="18"/>
              </w:rPr>
              <w:t>This is the Submitting Provider’s ID</w:t>
            </w:r>
          </w:p>
        </w:tc>
        <w:tc>
          <w:tcPr>
            <w:tcW w:w="1096" w:type="pct"/>
            <w:vAlign w:val="center"/>
          </w:tcPr>
          <w:p w:rsidR="00BC4126" w:rsidP="00BC4126" w:rsidRDefault="00BC4126" w14:paraId="0706D5BD" wp14:textId="77777777">
            <w:pPr>
              <w:spacing w:before="40" w:after="40"/>
              <w:jc w:val="left"/>
              <w:rPr>
                <w:rStyle w:val="BodytextChar"/>
                <w:rFonts w:cs="Arial"/>
                <w:sz w:val="16"/>
                <w:szCs w:val="18"/>
              </w:rPr>
            </w:pPr>
            <w:r>
              <w:rPr>
                <w:rStyle w:val="BodytextChar"/>
                <w:rFonts w:cs="Arial"/>
                <w:sz w:val="16"/>
                <w:szCs w:val="18"/>
              </w:rPr>
              <w:t>A_HDR_LI_SUBM_PROV_ID_TB</w:t>
            </w:r>
          </w:p>
          <w:p w:rsidR="00BC4126" w:rsidP="00BC4126" w:rsidRDefault="00BC4126" w14:paraId="3879EA5D" wp14:textId="77777777">
            <w:pPr>
              <w:spacing w:before="40" w:after="40"/>
              <w:jc w:val="left"/>
              <w:rPr>
                <w:rStyle w:val="BodytextChar"/>
                <w:rFonts w:cs="Arial"/>
                <w:sz w:val="16"/>
                <w:szCs w:val="18"/>
              </w:rPr>
            </w:pPr>
            <w:r>
              <w:rPr>
                <w:rStyle w:val="BodytextChar"/>
                <w:rFonts w:cs="Arial"/>
                <w:sz w:val="16"/>
                <w:szCs w:val="18"/>
              </w:rPr>
              <w:t>OR</w:t>
            </w:r>
          </w:p>
          <w:p w:rsidR="00BC4126" w:rsidP="00BC4126" w:rsidRDefault="00BC4126" w14:paraId="5F1C652C" wp14:textId="77777777">
            <w:pPr>
              <w:spacing w:before="40" w:after="40"/>
              <w:rPr>
                <w:rStyle w:val="BodytextChar"/>
                <w:rFonts w:cs="Arial"/>
                <w:sz w:val="16"/>
                <w:szCs w:val="18"/>
              </w:rPr>
            </w:pPr>
            <w:r>
              <w:rPr>
                <w:rStyle w:val="BodytextChar"/>
                <w:rFonts w:cs="Arial"/>
                <w:sz w:val="16"/>
                <w:szCs w:val="18"/>
              </w:rPr>
              <w:t>P_ALT_ID_TB</w:t>
            </w:r>
          </w:p>
        </w:tc>
        <w:tc>
          <w:tcPr>
            <w:tcW w:w="820" w:type="pct"/>
            <w:vAlign w:val="center"/>
          </w:tcPr>
          <w:p w:rsidR="00BC4126" w:rsidP="00BC4126" w:rsidRDefault="00BC4126" w14:paraId="52271E83" wp14:textId="77777777">
            <w:pPr>
              <w:spacing w:before="40" w:after="40"/>
              <w:jc w:val="left"/>
              <w:rPr>
                <w:rStyle w:val="BodytextChar"/>
                <w:rFonts w:cs="Arial"/>
                <w:sz w:val="16"/>
                <w:szCs w:val="18"/>
              </w:rPr>
            </w:pPr>
            <w:r>
              <w:rPr>
                <w:rStyle w:val="BodytextChar"/>
                <w:rFonts w:cs="Arial"/>
                <w:sz w:val="16"/>
                <w:szCs w:val="18"/>
              </w:rPr>
              <w:t>A_PROV_ID</w:t>
            </w:r>
          </w:p>
          <w:p w:rsidR="00BC4126" w:rsidP="00BC4126" w:rsidRDefault="00BC4126" w14:paraId="06ED04B1" wp14:textId="77777777">
            <w:pPr>
              <w:spacing w:before="40" w:after="40"/>
              <w:jc w:val="left"/>
              <w:rPr>
                <w:rStyle w:val="BodytextChar"/>
                <w:sz w:val="16"/>
                <w:szCs w:val="18"/>
              </w:rPr>
            </w:pPr>
            <w:r>
              <w:rPr>
                <w:rStyle w:val="BodytextChar"/>
                <w:sz w:val="16"/>
                <w:szCs w:val="18"/>
              </w:rPr>
              <w:t>OR</w:t>
            </w:r>
          </w:p>
          <w:p w:rsidR="00BC4126" w:rsidP="00BC4126" w:rsidRDefault="00BC4126" w14:paraId="087D36CC" wp14:textId="77777777">
            <w:pPr>
              <w:spacing w:before="40" w:after="40"/>
              <w:rPr>
                <w:rStyle w:val="BodytextChar"/>
                <w:rFonts w:cs="Arial"/>
                <w:sz w:val="16"/>
                <w:szCs w:val="18"/>
              </w:rPr>
            </w:pPr>
            <w:r w:rsidRPr="00111E67">
              <w:rPr>
                <w:rStyle w:val="BodytextChar"/>
                <w:rFonts w:cs="Arial"/>
                <w:sz w:val="16"/>
                <w:szCs w:val="18"/>
              </w:rPr>
              <w:t>P_ALT_ID</w:t>
            </w:r>
          </w:p>
        </w:tc>
        <w:tc>
          <w:tcPr>
            <w:tcW w:w="1481" w:type="pct"/>
          </w:tcPr>
          <w:p w:rsidR="00BC4126" w:rsidP="00BC4126" w:rsidRDefault="00BC4126" w14:paraId="3679DC51" wp14:textId="77777777">
            <w:pPr>
              <w:pStyle w:val="TableTextACSSC"/>
              <w:rPr>
                <w:sz w:val="18"/>
              </w:rPr>
            </w:pPr>
            <w:r>
              <w:rPr>
                <w:rFonts w:ascii="Arial" w:hAnsi="Arial" w:cs="Arial"/>
                <w:sz w:val="18"/>
                <w:szCs w:val="18"/>
              </w:rPr>
              <w:t>I</w:t>
            </w:r>
            <w:r>
              <w:rPr>
                <w:sz w:val="18"/>
              </w:rPr>
              <w:t xml:space="preserve">f row exists where A_HDR_LI_SUBM_PROV_ID_TB.A_TXN_LVL_CD = ‘EV’ and A_HDR_LI_SUBM_PROV_ID_TB.A_PROV_ENTY_ID_CD = ‘77’ </w:t>
            </w:r>
          </w:p>
          <w:p w:rsidR="00BC4126" w:rsidP="00BC4126" w:rsidRDefault="00BC4126" w14:paraId="3AF1DEDA" wp14:textId="77777777">
            <w:pPr>
              <w:pStyle w:val="TableTextACSSC"/>
              <w:rPr>
                <w:sz w:val="18"/>
              </w:rPr>
            </w:pPr>
            <w:r>
              <w:rPr>
                <w:sz w:val="18"/>
              </w:rPr>
              <w:t xml:space="preserve">Map A_HDR_LI_SUBM_PROV_ID_TB.A_PROV_ID </w:t>
            </w:r>
          </w:p>
          <w:p w:rsidR="00BC4126" w:rsidP="00BC4126" w:rsidRDefault="00BC4126" w14:paraId="41CFD75A" wp14:textId="77777777">
            <w:pPr>
              <w:pStyle w:val="TableTextACSSC"/>
              <w:rPr>
                <w:rFonts w:cs="Arial"/>
                <w:sz w:val="18"/>
              </w:rPr>
            </w:pPr>
            <w:r>
              <w:rPr>
                <w:rFonts w:cs="Arial"/>
                <w:sz w:val="18"/>
              </w:rPr>
              <w:t>ELSE</w:t>
            </w:r>
          </w:p>
          <w:p w:rsidR="00BC4126" w:rsidP="00BC4126" w:rsidRDefault="00BC4126" w14:paraId="4047E8EA" wp14:textId="77777777">
            <w:pPr>
              <w:pStyle w:val="TableTextACSSC"/>
              <w:rPr>
                <w:rFonts w:cs="Arial"/>
                <w:sz w:val="18"/>
              </w:rPr>
            </w:pPr>
            <w:r>
              <w:rPr>
                <w:rFonts w:cs="Arial"/>
                <w:sz w:val="18"/>
              </w:rPr>
              <w:t>Map the same ID as found in the ‘Prov ID’ business label above (Default)</w:t>
            </w:r>
          </w:p>
          <w:p w:rsidRPr="00111E67" w:rsidR="00BC4126" w:rsidP="00BC4126" w:rsidRDefault="00BC4126" w14:paraId="77E05C47" wp14:textId="77777777">
            <w:pPr>
              <w:pStyle w:val="TableTextACSSC"/>
              <w:rPr>
                <w:rFonts w:ascii="Arial" w:hAnsi="Arial" w:cs="Arial"/>
                <w:sz w:val="18"/>
                <w:szCs w:val="18"/>
              </w:rPr>
            </w:pPr>
          </w:p>
        </w:tc>
      </w:tr>
      <w:tr xmlns:wp14="http://schemas.microsoft.com/office/word/2010/wordml" w:rsidRPr="003F4256" w:rsidR="00BC4126" w:rsidTr="009879C2" w14:paraId="022F34DB" wp14:textId="77777777">
        <w:trPr>
          <w:cantSplit/>
          <w:jc w:val="center"/>
        </w:trPr>
        <w:tc>
          <w:tcPr>
            <w:tcW w:w="451" w:type="pct"/>
            <w:vAlign w:val="center"/>
          </w:tcPr>
          <w:p w:rsidRPr="003F4256" w:rsidR="00BC4126" w:rsidP="00BC4126" w:rsidRDefault="00BC4126" w14:paraId="3F8B2042" wp14:textId="77777777">
            <w:pPr>
              <w:rPr>
                <w:rStyle w:val="BodytextChar"/>
                <w:rFonts w:cs="Arial"/>
                <w:sz w:val="16"/>
                <w:szCs w:val="18"/>
              </w:rPr>
            </w:pPr>
            <w:r>
              <w:rPr>
                <w:rStyle w:val="BodytextChar"/>
                <w:rFonts w:cs="Arial"/>
                <w:sz w:val="16"/>
                <w:szCs w:val="18"/>
              </w:rPr>
              <w:t>Column</w:t>
            </w:r>
          </w:p>
        </w:tc>
        <w:tc>
          <w:tcPr>
            <w:tcW w:w="508" w:type="pct"/>
            <w:vAlign w:val="center"/>
          </w:tcPr>
          <w:p w:rsidR="00BC4126" w:rsidP="00BC4126" w:rsidRDefault="00BC4126" w14:paraId="7B5C985D" wp14:textId="77777777">
            <w:pPr>
              <w:spacing w:after="0"/>
              <w:jc w:val="left"/>
              <w:rPr>
                <w:rStyle w:val="BodytextChar"/>
                <w:rFonts w:cs="Arial"/>
                <w:sz w:val="16"/>
                <w:szCs w:val="18"/>
              </w:rPr>
            </w:pPr>
            <w:r>
              <w:rPr>
                <w:rStyle w:val="BodytextChar"/>
                <w:rFonts w:cs="Arial"/>
                <w:sz w:val="16"/>
                <w:szCs w:val="18"/>
              </w:rPr>
              <w:t>Submitter Prov Name</w:t>
            </w:r>
          </w:p>
          <w:p w:rsidRPr="00DD1FB1" w:rsidR="00BC4126" w:rsidP="00BC4126" w:rsidRDefault="00BC4126" w14:paraId="4A5FC765" wp14:textId="77777777">
            <w:pPr>
              <w:spacing w:after="0"/>
              <w:rPr>
                <w:rStyle w:val="BodytextChar"/>
                <w:rFonts w:cs="Arial"/>
                <w:sz w:val="16"/>
                <w:szCs w:val="18"/>
              </w:rPr>
            </w:pPr>
          </w:p>
        </w:tc>
        <w:tc>
          <w:tcPr>
            <w:tcW w:w="644" w:type="pct"/>
            <w:vAlign w:val="center"/>
          </w:tcPr>
          <w:p w:rsidRPr="003B4EA8" w:rsidR="00BC4126" w:rsidP="00BC4126" w:rsidRDefault="00BC4126" w14:paraId="7F0889E4" wp14:textId="77777777">
            <w:pPr>
              <w:spacing w:before="40" w:after="40"/>
              <w:rPr>
                <w:rStyle w:val="BodytextChar"/>
                <w:rFonts w:cs="Arial"/>
                <w:sz w:val="16"/>
                <w:szCs w:val="18"/>
              </w:rPr>
            </w:pPr>
            <w:r>
              <w:rPr>
                <w:rStyle w:val="BodytextChar"/>
                <w:rFonts w:cs="Arial"/>
                <w:sz w:val="16"/>
                <w:szCs w:val="18"/>
              </w:rPr>
              <w:t>This is the Submitting Provider’s Name</w:t>
            </w:r>
          </w:p>
        </w:tc>
        <w:tc>
          <w:tcPr>
            <w:tcW w:w="1096" w:type="pct"/>
            <w:vAlign w:val="center"/>
          </w:tcPr>
          <w:p w:rsidR="00BC4126" w:rsidP="00BC4126" w:rsidRDefault="00BC4126" w14:paraId="7F5E13D0" wp14:textId="77777777">
            <w:pPr>
              <w:spacing w:before="40" w:after="40"/>
              <w:rPr>
                <w:rStyle w:val="BodytextChar"/>
                <w:rFonts w:cs="Arial"/>
                <w:sz w:val="16"/>
                <w:szCs w:val="18"/>
              </w:rPr>
            </w:pPr>
            <w:r>
              <w:rPr>
                <w:rStyle w:val="BodytextChar"/>
                <w:rFonts w:cs="Arial"/>
                <w:sz w:val="16"/>
                <w:szCs w:val="18"/>
              </w:rPr>
              <w:t>P_DTL_TB</w:t>
            </w:r>
          </w:p>
        </w:tc>
        <w:tc>
          <w:tcPr>
            <w:tcW w:w="820" w:type="pct"/>
            <w:vAlign w:val="center"/>
          </w:tcPr>
          <w:p w:rsidR="00BC4126" w:rsidP="00BC4126" w:rsidRDefault="00BC4126" w14:paraId="6C32BEDD" wp14:textId="77777777">
            <w:pPr>
              <w:spacing w:before="40" w:after="40"/>
              <w:rPr>
                <w:rStyle w:val="BodytextChar"/>
                <w:rFonts w:cs="Arial"/>
                <w:sz w:val="16"/>
                <w:szCs w:val="18"/>
              </w:rPr>
            </w:pPr>
            <w:r>
              <w:rPr>
                <w:rStyle w:val="BodytextChar"/>
                <w:rFonts w:cs="Arial"/>
                <w:sz w:val="16"/>
                <w:szCs w:val="18"/>
              </w:rPr>
              <w:t>P_NAM</w:t>
            </w:r>
          </w:p>
        </w:tc>
        <w:tc>
          <w:tcPr>
            <w:tcW w:w="1481" w:type="pct"/>
          </w:tcPr>
          <w:p w:rsidR="00BC4126" w:rsidP="00BC4126" w:rsidRDefault="00BC4126" w14:paraId="575D9289" wp14:textId="77777777">
            <w:pPr>
              <w:pStyle w:val="TableTextACSSC"/>
              <w:rPr>
                <w:rFonts w:ascii="Arial" w:hAnsi="Arial" w:cs="Arial"/>
                <w:sz w:val="18"/>
                <w:szCs w:val="18"/>
              </w:rPr>
            </w:pPr>
            <w:r>
              <w:rPr>
                <w:rFonts w:ascii="Arial" w:hAnsi="Arial" w:cs="Arial"/>
                <w:sz w:val="18"/>
                <w:szCs w:val="18"/>
              </w:rPr>
              <w:t>Display P_DTL_TB.P_NAM</w:t>
            </w:r>
          </w:p>
          <w:p w:rsidR="00BC4126" w:rsidP="00BC4126" w:rsidRDefault="00BC4126" w14:paraId="58BAD5F9" wp14:textId="77777777">
            <w:pPr>
              <w:pStyle w:val="TableTextACSSC"/>
              <w:rPr>
                <w:sz w:val="18"/>
              </w:rPr>
            </w:pPr>
            <w:r>
              <w:rPr>
                <w:rFonts w:ascii="Arial" w:hAnsi="Arial" w:cs="Arial"/>
                <w:sz w:val="18"/>
                <w:szCs w:val="18"/>
              </w:rPr>
              <w:t>I</w:t>
            </w:r>
            <w:r>
              <w:rPr>
                <w:sz w:val="18"/>
              </w:rPr>
              <w:t xml:space="preserve">f row exists where A_HDR_LI_SUBM_PROV_ID_TB.A_TXN_LVL_CD = ‘EV’ and A_HDR_LI_SUBM_PROV_ID_TB.A_PROV_ENTY_ID_CD = ‘77’ </w:t>
            </w:r>
          </w:p>
          <w:p w:rsidR="00BC4126" w:rsidP="00BC4126" w:rsidRDefault="00BC4126" w14:paraId="6DE5CEBB" wp14:textId="77777777">
            <w:pPr>
              <w:pStyle w:val="TableTextACSSC"/>
              <w:rPr>
                <w:sz w:val="18"/>
              </w:rPr>
            </w:pPr>
            <w:r>
              <w:rPr>
                <w:sz w:val="18"/>
              </w:rPr>
              <w:t>Then obtain the provider name (P_NAM) by using the P_SYS_ID found:  P_DTL_TB.P_SYS_ID = A_HDR_LI_SUBM_PROV_ID_TB.P_SYS_ID</w:t>
            </w:r>
          </w:p>
          <w:p w:rsidR="00BC4126" w:rsidP="00BC4126" w:rsidRDefault="00BC4126" w14:paraId="2467B026" wp14:textId="77777777">
            <w:pPr>
              <w:pStyle w:val="TableTextACSSC"/>
              <w:rPr>
                <w:rFonts w:cs="Arial"/>
                <w:sz w:val="18"/>
              </w:rPr>
            </w:pPr>
            <w:r>
              <w:rPr>
                <w:rFonts w:cs="Arial"/>
                <w:sz w:val="18"/>
              </w:rPr>
              <w:t>ELSE</w:t>
            </w:r>
          </w:p>
          <w:p w:rsidR="00BC4126" w:rsidP="00BC4126" w:rsidRDefault="00BC4126" w14:paraId="13C4EBF2" wp14:textId="77777777">
            <w:pPr>
              <w:pStyle w:val="TableTextACSSC"/>
              <w:rPr>
                <w:rFonts w:cs="Arial"/>
                <w:sz w:val="18"/>
              </w:rPr>
            </w:pPr>
            <w:r>
              <w:rPr>
                <w:rFonts w:cs="Arial"/>
                <w:sz w:val="18"/>
              </w:rPr>
              <w:t>Map the same name as found in the ‘Prov Name’ business label above (Default).</w:t>
            </w:r>
          </w:p>
          <w:p w:rsidR="00BC4126" w:rsidP="00BC4126" w:rsidRDefault="00BC4126" w14:paraId="39C50ECE" wp14:textId="77777777">
            <w:pPr>
              <w:pStyle w:val="TableTextACSSC"/>
              <w:rPr>
                <w:rFonts w:ascii="Arial" w:hAnsi="Arial" w:cs="Arial"/>
                <w:sz w:val="18"/>
                <w:szCs w:val="18"/>
              </w:rPr>
            </w:pPr>
          </w:p>
          <w:p w:rsidR="00BC4126" w:rsidP="00BC4126" w:rsidRDefault="00BC4126" w14:paraId="7C486702" wp14:textId="77777777">
            <w:pPr>
              <w:pStyle w:val="TableTextACSSC"/>
              <w:rPr>
                <w:rFonts w:ascii="Arial" w:hAnsi="Arial" w:cs="Arial"/>
                <w:sz w:val="18"/>
                <w:szCs w:val="18"/>
              </w:rPr>
            </w:pPr>
          </w:p>
          <w:p w:rsidRPr="00111E67" w:rsidR="00BC4126" w:rsidP="00BC4126" w:rsidRDefault="00BC4126" w14:paraId="7F01845E" wp14:textId="77777777">
            <w:pPr>
              <w:pStyle w:val="TableTextACSSC"/>
              <w:rPr>
                <w:rFonts w:ascii="Arial" w:hAnsi="Arial" w:cs="Arial"/>
                <w:sz w:val="18"/>
                <w:szCs w:val="18"/>
              </w:rPr>
            </w:pPr>
          </w:p>
        </w:tc>
      </w:tr>
      <w:tr xmlns:wp14="http://schemas.microsoft.com/office/word/2010/wordml" w:rsidRPr="003F4256" w:rsidR="0084366E" w:rsidTr="00D0385C" w14:paraId="7200AA12" wp14:textId="77777777">
        <w:trPr>
          <w:cantSplit/>
          <w:jc w:val="center"/>
        </w:trPr>
        <w:tc>
          <w:tcPr>
            <w:tcW w:w="451" w:type="pct"/>
            <w:vAlign w:val="center"/>
          </w:tcPr>
          <w:p w:rsidRPr="003F4256" w:rsidR="0084366E" w:rsidP="00D0385C" w:rsidRDefault="0084366E" w14:paraId="6E8D42FD" wp14:textId="77777777">
            <w:pPr>
              <w:rPr>
                <w:rStyle w:val="BodytextChar"/>
                <w:rFonts w:cs="Arial"/>
                <w:sz w:val="16"/>
                <w:szCs w:val="18"/>
              </w:rPr>
            </w:pPr>
            <w:r w:rsidRPr="003F4256">
              <w:rPr>
                <w:rStyle w:val="BodytextChar"/>
                <w:rFonts w:cs="Arial"/>
                <w:sz w:val="16"/>
                <w:szCs w:val="18"/>
              </w:rPr>
              <w:t>Column</w:t>
            </w:r>
          </w:p>
        </w:tc>
        <w:tc>
          <w:tcPr>
            <w:tcW w:w="508" w:type="pct"/>
            <w:vAlign w:val="center"/>
          </w:tcPr>
          <w:p w:rsidRPr="003F4256" w:rsidR="0084366E" w:rsidP="00D0385C" w:rsidRDefault="0084366E" w14:paraId="55847948" wp14:textId="77777777">
            <w:pPr>
              <w:spacing w:after="0"/>
              <w:rPr>
                <w:rStyle w:val="BodytextChar"/>
                <w:rFonts w:cs="Arial"/>
                <w:sz w:val="16"/>
                <w:szCs w:val="18"/>
              </w:rPr>
            </w:pPr>
            <w:r>
              <w:rPr>
                <w:rStyle w:val="BodytextChar"/>
                <w:rFonts w:cs="Arial"/>
                <w:sz w:val="16"/>
                <w:szCs w:val="18"/>
              </w:rPr>
              <w:t>SA Subm Mbr ID</w:t>
            </w:r>
          </w:p>
        </w:tc>
        <w:tc>
          <w:tcPr>
            <w:tcW w:w="644" w:type="pct"/>
            <w:vAlign w:val="center"/>
          </w:tcPr>
          <w:p w:rsidRPr="00111E67" w:rsidR="0084366E" w:rsidP="00D0385C" w:rsidRDefault="0084366E" w14:paraId="4E60B930" wp14:textId="77777777">
            <w:pPr>
              <w:spacing w:before="40" w:after="40"/>
              <w:rPr>
                <w:rStyle w:val="BodytextChar"/>
                <w:rFonts w:cs="Arial"/>
                <w:sz w:val="16"/>
                <w:szCs w:val="18"/>
              </w:rPr>
            </w:pPr>
            <w:r w:rsidRPr="00111E67">
              <w:rPr>
                <w:rStyle w:val="BodytextChar"/>
                <w:rFonts w:cs="Arial"/>
                <w:sz w:val="16"/>
                <w:szCs w:val="18"/>
              </w:rPr>
              <w:t>Member Current Alternate Identification.</w:t>
            </w:r>
          </w:p>
          <w:p w:rsidRPr="00111E67" w:rsidR="0084366E" w:rsidP="00D0385C" w:rsidRDefault="0084366E" w14:paraId="2EC5651F" wp14:textId="77777777">
            <w:pPr>
              <w:spacing w:before="40" w:after="40"/>
              <w:rPr>
                <w:rStyle w:val="BodytextChar"/>
                <w:rFonts w:cs="Arial"/>
                <w:sz w:val="16"/>
                <w:szCs w:val="18"/>
              </w:rPr>
            </w:pPr>
            <w:r w:rsidRPr="00111E67">
              <w:rPr>
                <w:rStyle w:val="BodytextChar"/>
                <w:rFonts w:cs="Arial"/>
                <w:sz w:val="16"/>
                <w:szCs w:val="18"/>
              </w:rPr>
              <w:t>This number identified a member (MBR) to the system</w:t>
            </w:r>
          </w:p>
        </w:tc>
        <w:tc>
          <w:tcPr>
            <w:tcW w:w="1096" w:type="pct"/>
            <w:vAlign w:val="center"/>
          </w:tcPr>
          <w:p w:rsidRPr="00111E67" w:rsidR="0084366E" w:rsidP="00D0385C" w:rsidRDefault="0084366E" w14:paraId="6E5EE324" wp14:textId="77777777">
            <w:pPr>
              <w:spacing w:before="40" w:after="40"/>
              <w:rPr>
                <w:rStyle w:val="BodytextChar"/>
                <w:rFonts w:cs="Arial"/>
                <w:sz w:val="16"/>
                <w:szCs w:val="18"/>
              </w:rPr>
            </w:pPr>
            <w:r w:rsidRPr="00111E67">
              <w:rPr>
                <w:rStyle w:val="BodytextChar"/>
                <w:rFonts w:cs="Arial"/>
                <w:sz w:val="16"/>
                <w:szCs w:val="18"/>
              </w:rPr>
              <w:t>A_HDR_TB</w:t>
            </w:r>
          </w:p>
        </w:tc>
        <w:tc>
          <w:tcPr>
            <w:tcW w:w="820" w:type="pct"/>
            <w:vAlign w:val="center"/>
          </w:tcPr>
          <w:p w:rsidRPr="00111E67" w:rsidR="0084366E" w:rsidP="00D0385C" w:rsidRDefault="0084366E" w14:paraId="2DFC86C2" wp14:textId="77777777">
            <w:pPr>
              <w:spacing w:before="40" w:after="40"/>
              <w:rPr>
                <w:rStyle w:val="BodytextChar"/>
                <w:rFonts w:cs="Arial"/>
                <w:sz w:val="16"/>
                <w:szCs w:val="18"/>
              </w:rPr>
            </w:pPr>
            <w:r w:rsidRPr="00111E67">
              <w:rPr>
                <w:rStyle w:val="BodytextChar"/>
                <w:rFonts w:cs="Arial"/>
                <w:sz w:val="16"/>
                <w:szCs w:val="18"/>
              </w:rPr>
              <w:t>A_SUBM_MBR_ALT_ID</w:t>
            </w:r>
          </w:p>
        </w:tc>
        <w:tc>
          <w:tcPr>
            <w:tcW w:w="1481" w:type="pct"/>
            <w:vAlign w:val="center"/>
          </w:tcPr>
          <w:p w:rsidRPr="00910EC0" w:rsidR="0084366E" w:rsidP="00D0385C" w:rsidRDefault="0084366E" w14:paraId="0E31F02C"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84366E" w:rsidTr="00D0385C" w14:paraId="34BC2972" wp14:textId="77777777">
        <w:trPr>
          <w:cantSplit/>
          <w:jc w:val="center"/>
        </w:trPr>
        <w:tc>
          <w:tcPr>
            <w:tcW w:w="451" w:type="pct"/>
            <w:vAlign w:val="center"/>
          </w:tcPr>
          <w:p w:rsidRPr="003F4256" w:rsidR="0084366E" w:rsidP="00D0385C" w:rsidRDefault="0084366E" w14:paraId="591F9114" wp14:textId="77777777">
            <w:pPr>
              <w:rPr>
                <w:rStyle w:val="BodytextChar"/>
                <w:rFonts w:cs="Arial"/>
                <w:sz w:val="16"/>
                <w:szCs w:val="18"/>
              </w:rPr>
            </w:pPr>
            <w:r>
              <w:rPr>
                <w:rStyle w:val="BodytextChar"/>
                <w:rFonts w:cs="Arial"/>
                <w:sz w:val="16"/>
                <w:szCs w:val="18"/>
              </w:rPr>
              <w:t>Column</w:t>
            </w:r>
          </w:p>
        </w:tc>
        <w:tc>
          <w:tcPr>
            <w:tcW w:w="508" w:type="pct"/>
            <w:vAlign w:val="center"/>
          </w:tcPr>
          <w:p w:rsidRPr="003F4256" w:rsidR="0084366E" w:rsidP="00D0385C" w:rsidRDefault="0084366E" w14:paraId="37A96813" wp14:textId="77777777">
            <w:pPr>
              <w:spacing w:after="0"/>
              <w:rPr>
                <w:rStyle w:val="BodytextChar"/>
                <w:rFonts w:cs="Arial"/>
                <w:sz w:val="16"/>
                <w:szCs w:val="18"/>
              </w:rPr>
            </w:pPr>
            <w:r w:rsidRPr="00DD1FB1">
              <w:rPr>
                <w:rStyle w:val="BodytextChar"/>
                <w:rFonts w:cs="Arial"/>
                <w:sz w:val="16"/>
                <w:szCs w:val="18"/>
              </w:rPr>
              <w:t>Mbr First Name</w:t>
            </w:r>
          </w:p>
        </w:tc>
        <w:tc>
          <w:tcPr>
            <w:tcW w:w="644" w:type="pct"/>
            <w:vAlign w:val="center"/>
          </w:tcPr>
          <w:p w:rsidRPr="00111E67" w:rsidR="0084366E" w:rsidP="00D0385C" w:rsidRDefault="0084366E" w14:paraId="1BB6C49B" wp14:textId="77777777">
            <w:pPr>
              <w:pStyle w:val="TableText"/>
              <w:rPr>
                <w:rStyle w:val="BodytextChar"/>
                <w:sz w:val="16"/>
                <w:szCs w:val="18"/>
              </w:rPr>
            </w:pPr>
            <w:r>
              <w:rPr>
                <w:rStyle w:val="BodytextChar"/>
                <w:sz w:val="16"/>
                <w:szCs w:val="18"/>
              </w:rPr>
              <w:t>This is the Member's First name.</w:t>
            </w:r>
          </w:p>
        </w:tc>
        <w:tc>
          <w:tcPr>
            <w:tcW w:w="1096" w:type="pct"/>
            <w:vAlign w:val="center"/>
          </w:tcPr>
          <w:p w:rsidRPr="00111E67" w:rsidR="0084366E" w:rsidP="00D0385C" w:rsidRDefault="0084366E" w14:paraId="4EF45082" wp14:textId="77777777">
            <w:pPr>
              <w:spacing w:before="40" w:after="40"/>
              <w:rPr>
                <w:rStyle w:val="BodytextChar"/>
                <w:rFonts w:cs="Arial"/>
                <w:sz w:val="16"/>
                <w:szCs w:val="18"/>
              </w:rPr>
            </w:pPr>
            <w:r>
              <w:rPr>
                <w:rStyle w:val="BodytextChar"/>
                <w:rFonts w:cs="Arial"/>
                <w:sz w:val="16"/>
                <w:szCs w:val="18"/>
              </w:rPr>
              <w:t>B_DTL_TB</w:t>
            </w:r>
          </w:p>
        </w:tc>
        <w:tc>
          <w:tcPr>
            <w:tcW w:w="820" w:type="pct"/>
            <w:vAlign w:val="center"/>
          </w:tcPr>
          <w:p w:rsidRPr="00111E67" w:rsidR="0084366E" w:rsidP="00D0385C" w:rsidRDefault="0084366E" w14:paraId="3D21441D" wp14:textId="77777777">
            <w:pPr>
              <w:spacing w:before="40" w:after="40"/>
              <w:rPr>
                <w:rStyle w:val="BodytextChar"/>
                <w:rFonts w:cs="Arial"/>
                <w:sz w:val="16"/>
                <w:szCs w:val="18"/>
              </w:rPr>
            </w:pPr>
            <w:r>
              <w:rPr>
                <w:rStyle w:val="BodytextChar"/>
                <w:rFonts w:cs="Arial"/>
                <w:sz w:val="16"/>
                <w:szCs w:val="18"/>
              </w:rPr>
              <w:t>B_FIRST_NAM</w:t>
            </w:r>
          </w:p>
        </w:tc>
        <w:tc>
          <w:tcPr>
            <w:tcW w:w="1481" w:type="pct"/>
            <w:vAlign w:val="center"/>
          </w:tcPr>
          <w:p w:rsidRPr="00910EC0" w:rsidR="0084366E" w:rsidP="00D0385C" w:rsidRDefault="0084366E" w14:paraId="1D43E0C1"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84366E" w:rsidTr="00D0385C" w14:paraId="0F91B3FA" wp14:textId="77777777">
        <w:trPr>
          <w:cantSplit/>
          <w:jc w:val="center"/>
        </w:trPr>
        <w:tc>
          <w:tcPr>
            <w:tcW w:w="451" w:type="pct"/>
            <w:vAlign w:val="center"/>
          </w:tcPr>
          <w:p w:rsidRPr="003F4256" w:rsidR="0084366E" w:rsidP="00D0385C" w:rsidRDefault="0084366E" w14:paraId="1D85D101" wp14:textId="77777777">
            <w:pPr>
              <w:rPr>
                <w:rStyle w:val="BodytextChar"/>
                <w:rFonts w:cs="Arial"/>
                <w:sz w:val="16"/>
                <w:szCs w:val="18"/>
              </w:rPr>
            </w:pPr>
            <w:r>
              <w:rPr>
                <w:rStyle w:val="BodytextChar"/>
                <w:rFonts w:cs="Arial"/>
                <w:sz w:val="16"/>
                <w:szCs w:val="18"/>
              </w:rPr>
              <w:t>Column</w:t>
            </w:r>
          </w:p>
        </w:tc>
        <w:tc>
          <w:tcPr>
            <w:tcW w:w="508" w:type="pct"/>
            <w:vAlign w:val="center"/>
          </w:tcPr>
          <w:p w:rsidRPr="003F4256" w:rsidR="0084366E" w:rsidP="00D0385C" w:rsidRDefault="0084366E" w14:paraId="6DF9A7B6" wp14:textId="77777777">
            <w:pPr>
              <w:spacing w:after="0"/>
              <w:rPr>
                <w:rStyle w:val="BodytextChar"/>
                <w:rFonts w:cs="Arial"/>
                <w:sz w:val="16"/>
                <w:szCs w:val="18"/>
              </w:rPr>
            </w:pPr>
            <w:r w:rsidRPr="00DD1FB1">
              <w:rPr>
                <w:rStyle w:val="BodytextChar"/>
                <w:rFonts w:cs="Arial"/>
                <w:sz w:val="16"/>
                <w:szCs w:val="18"/>
              </w:rPr>
              <w:t>Mbr Mid Name</w:t>
            </w:r>
          </w:p>
        </w:tc>
        <w:tc>
          <w:tcPr>
            <w:tcW w:w="644" w:type="pct"/>
            <w:vAlign w:val="center"/>
          </w:tcPr>
          <w:p w:rsidRPr="00111E67" w:rsidR="0084366E" w:rsidP="00D0385C" w:rsidRDefault="0084366E" w14:paraId="310A75C6" wp14:textId="77777777">
            <w:pPr>
              <w:pStyle w:val="TableText"/>
              <w:rPr>
                <w:rStyle w:val="BodytextChar"/>
                <w:sz w:val="16"/>
                <w:szCs w:val="18"/>
              </w:rPr>
            </w:pPr>
            <w:r>
              <w:rPr>
                <w:rStyle w:val="BodytextChar"/>
                <w:sz w:val="16"/>
                <w:szCs w:val="18"/>
              </w:rPr>
              <w:t>This is the Member's Middle name.</w:t>
            </w:r>
          </w:p>
        </w:tc>
        <w:tc>
          <w:tcPr>
            <w:tcW w:w="1096" w:type="pct"/>
            <w:vAlign w:val="center"/>
          </w:tcPr>
          <w:p w:rsidRPr="00111E67" w:rsidR="0084366E" w:rsidP="00D0385C" w:rsidRDefault="0084366E" w14:paraId="76F4AF12" wp14:textId="77777777">
            <w:pPr>
              <w:spacing w:before="40" w:after="40"/>
              <w:rPr>
                <w:rStyle w:val="BodytextChar"/>
                <w:rFonts w:cs="Arial"/>
                <w:sz w:val="16"/>
                <w:szCs w:val="18"/>
              </w:rPr>
            </w:pPr>
            <w:r>
              <w:rPr>
                <w:rStyle w:val="BodytextChar"/>
                <w:rFonts w:cs="Arial"/>
                <w:sz w:val="16"/>
                <w:szCs w:val="18"/>
              </w:rPr>
              <w:t>B_DTL_TB</w:t>
            </w:r>
          </w:p>
        </w:tc>
        <w:tc>
          <w:tcPr>
            <w:tcW w:w="820" w:type="pct"/>
            <w:vAlign w:val="center"/>
          </w:tcPr>
          <w:p w:rsidRPr="00111E67" w:rsidR="0084366E" w:rsidP="00D0385C" w:rsidRDefault="0084366E" w14:paraId="5D3C4184" wp14:textId="77777777">
            <w:pPr>
              <w:spacing w:before="40" w:after="40"/>
              <w:rPr>
                <w:rStyle w:val="BodytextChar"/>
                <w:rFonts w:cs="Arial"/>
                <w:sz w:val="16"/>
                <w:szCs w:val="18"/>
              </w:rPr>
            </w:pPr>
            <w:r w:rsidRPr="00DD1FB1">
              <w:rPr>
                <w:rStyle w:val="BodytextChar"/>
                <w:rFonts w:cs="Arial"/>
                <w:sz w:val="16"/>
                <w:szCs w:val="18"/>
              </w:rPr>
              <w:t>B_MID_NAM</w:t>
            </w:r>
          </w:p>
        </w:tc>
        <w:tc>
          <w:tcPr>
            <w:tcW w:w="1481" w:type="pct"/>
            <w:vAlign w:val="center"/>
          </w:tcPr>
          <w:p w:rsidRPr="00910EC0" w:rsidR="0084366E" w:rsidP="00D0385C" w:rsidRDefault="0084366E" w14:paraId="2CB8617E"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84366E" w:rsidTr="00D0385C" w14:paraId="142B5D86" wp14:textId="77777777">
        <w:trPr>
          <w:cantSplit/>
          <w:jc w:val="center"/>
        </w:trPr>
        <w:tc>
          <w:tcPr>
            <w:tcW w:w="451" w:type="pct"/>
            <w:vAlign w:val="center"/>
          </w:tcPr>
          <w:p w:rsidRPr="003F4256" w:rsidR="0084366E" w:rsidP="00D0385C" w:rsidRDefault="0084366E" w14:paraId="1E3C2E11" wp14:textId="77777777">
            <w:pPr>
              <w:rPr>
                <w:rStyle w:val="BodytextChar"/>
                <w:rFonts w:cs="Arial"/>
                <w:sz w:val="16"/>
                <w:szCs w:val="18"/>
              </w:rPr>
            </w:pPr>
            <w:r>
              <w:rPr>
                <w:rStyle w:val="BodytextChar"/>
                <w:rFonts w:cs="Arial"/>
                <w:sz w:val="16"/>
                <w:szCs w:val="18"/>
              </w:rPr>
              <w:t>Column</w:t>
            </w:r>
          </w:p>
        </w:tc>
        <w:tc>
          <w:tcPr>
            <w:tcW w:w="508" w:type="pct"/>
            <w:vAlign w:val="center"/>
          </w:tcPr>
          <w:p w:rsidRPr="003F4256" w:rsidR="0084366E" w:rsidP="00D0385C" w:rsidRDefault="0084366E" w14:paraId="68C253A7" wp14:textId="77777777">
            <w:pPr>
              <w:spacing w:after="0"/>
              <w:rPr>
                <w:rStyle w:val="BodytextChar"/>
                <w:rFonts w:cs="Arial"/>
                <w:sz w:val="16"/>
                <w:szCs w:val="18"/>
              </w:rPr>
            </w:pPr>
            <w:r w:rsidRPr="00DD1FB1">
              <w:rPr>
                <w:rStyle w:val="BodytextChar"/>
                <w:rFonts w:cs="Arial"/>
                <w:sz w:val="16"/>
                <w:szCs w:val="18"/>
              </w:rPr>
              <w:t>Mbr Last Name</w:t>
            </w:r>
          </w:p>
        </w:tc>
        <w:tc>
          <w:tcPr>
            <w:tcW w:w="644" w:type="pct"/>
            <w:vAlign w:val="center"/>
          </w:tcPr>
          <w:p w:rsidRPr="00111E67" w:rsidR="0084366E" w:rsidP="00D0385C" w:rsidRDefault="0084366E" w14:paraId="44E18841" wp14:textId="77777777">
            <w:pPr>
              <w:pStyle w:val="TableText"/>
              <w:rPr>
                <w:rStyle w:val="BodytextChar"/>
                <w:sz w:val="16"/>
                <w:szCs w:val="18"/>
              </w:rPr>
            </w:pPr>
            <w:r>
              <w:rPr>
                <w:rStyle w:val="BodytextChar"/>
                <w:sz w:val="16"/>
                <w:szCs w:val="18"/>
              </w:rPr>
              <w:t>This is the Member's Last</w:t>
            </w:r>
            <w:r w:rsidR="004A5FF5">
              <w:rPr>
                <w:rStyle w:val="BodytextChar"/>
                <w:sz w:val="16"/>
                <w:szCs w:val="18"/>
              </w:rPr>
              <w:t xml:space="preserve"> </w:t>
            </w:r>
            <w:r>
              <w:rPr>
                <w:rStyle w:val="BodytextChar"/>
                <w:sz w:val="16"/>
                <w:szCs w:val="18"/>
              </w:rPr>
              <w:t>name.</w:t>
            </w:r>
          </w:p>
        </w:tc>
        <w:tc>
          <w:tcPr>
            <w:tcW w:w="1096" w:type="pct"/>
            <w:vAlign w:val="center"/>
          </w:tcPr>
          <w:p w:rsidRPr="00111E67" w:rsidR="0084366E" w:rsidP="00D0385C" w:rsidRDefault="0084366E" w14:paraId="7FF2C51E" wp14:textId="77777777">
            <w:pPr>
              <w:spacing w:before="40" w:after="40"/>
              <w:rPr>
                <w:rStyle w:val="BodytextChar"/>
                <w:rFonts w:cs="Arial"/>
                <w:sz w:val="16"/>
                <w:szCs w:val="18"/>
              </w:rPr>
            </w:pPr>
            <w:r>
              <w:rPr>
                <w:rStyle w:val="BodytextChar"/>
                <w:rFonts w:cs="Arial"/>
                <w:sz w:val="16"/>
                <w:szCs w:val="18"/>
              </w:rPr>
              <w:t>B_DTL_TB</w:t>
            </w:r>
          </w:p>
        </w:tc>
        <w:tc>
          <w:tcPr>
            <w:tcW w:w="820" w:type="pct"/>
            <w:vAlign w:val="center"/>
          </w:tcPr>
          <w:p w:rsidRPr="00111E67" w:rsidR="0084366E" w:rsidP="00D0385C" w:rsidRDefault="0084366E" w14:paraId="2BC23FDA" wp14:textId="77777777">
            <w:pPr>
              <w:spacing w:before="40" w:after="40"/>
              <w:rPr>
                <w:rStyle w:val="BodytextChar"/>
                <w:rFonts w:cs="Arial"/>
                <w:sz w:val="16"/>
                <w:szCs w:val="18"/>
              </w:rPr>
            </w:pPr>
            <w:r>
              <w:rPr>
                <w:rStyle w:val="BodytextChar"/>
                <w:rFonts w:cs="Arial"/>
                <w:sz w:val="16"/>
                <w:szCs w:val="18"/>
              </w:rPr>
              <w:t>B_LAST_NAM</w:t>
            </w:r>
          </w:p>
        </w:tc>
        <w:tc>
          <w:tcPr>
            <w:tcW w:w="1481" w:type="pct"/>
            <w:vAlign w:val="center"/>
          </w:tcPr>
          <w:p w:rsidRPr="00910EC0" w:rsidR="0084366E" w:rsidP="00D0385C" w:rsidRDefault="0084366E" w14:paraId="1117F76E"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84366E" w:rsidTr="00D0385C" w14:paraId="7D2491FA" wp14:textId="77777777">
        <w:trPr>
          <w:cantSplit/>
          <w:jc w:val="center"/>
        </w:trPr>
        <w:tc>
          <w:tcPr>
            <w:tcW w:w="451" w:type="pct"/>
            <w:vAlign w:val="center"/>
          </w:tcPr>
          <w:p w:rsidRPr="003F4256" w:rsidR="0084366E" w:rsidP="00D0385C" w:rsidRDefault="0084366E" w14:paraId="3F5BF02F" wp14:textId="77777777">
            <w:pPr>
              <w:rPr>
                <w:rStyle w:val="BodytextChar"/>
                <w:rFonts w:cs="Arial"/>
                <w:sz w:val="16"/>
                <w:szCs w:val="18"/>
              </w:rPr>
            </w:pPr>
            <w:r w:rsidRPr="003F4256">
              <w:rPr>
                <w:rStyle w:val="BodytextChar"/>
                <w:rFonts w:cs="Arial"/>
                <w:sz w:val="16"/>
                <w:szCs w:val="18"/>
              </w:rPr>
              <w:t>Column</w:t>
            </w:r>
          </w:p>
        </w:tc>
        <w:tc>
          <w:tcPr>
            <w:tcW w:w="508" w:type="pct"/>
            <w:vAlign w:val="center"/>
          </w:tcPr>
          <w:p w:rsidRPr="003F4256" w:rsidR="0084366E" w:rsidP="00D0385C" w:rsidRDefault="0084366E" w14:paraId="3859ACE9" wp14:textId="77777777">
            <w:pPr>
              <w:spacing w:after="0"/>
              <w:rPr>
                <w:rStyle w:val="BodytextChar"/>
                <w:rFonts w:cs="Arial"/>
                <w:sz w:val="16"/>
                <w:szCs w:val="18"/>
              </w:rPr>
            </w:pPr>
            <w:r w:rsidRPr="003F4256">
              <w:rPr>
                <w:rStyle w:val="BodytextChar"/>
                <w:rFonts w:cs="Arial"/>
                <w:sz w:val="16"/>
                <w:szCs w:val="18"/>
              </w:rPr>
              <w:t xml:space="preserve">SA </w:t>
            </w:r>
            <w:r>
              <w:rPr>
                <w:rStyle w:val="BodytextChar"/>
                <w:rFonts w:cs="Arial"/>
                <w:sz w:val="16"/>
                <w:szCs w:val="18"/>
              </w:rPr>
              <w:t>Auth ID</w:t>
            </w:r>
          </w:p>
        </w:tc>
        <w:tc>
          <w:tcPr>
            <w:tcW w:w="644" w:type="pct"/>
            <w:vAlign w:val="center"/>
          </w:tcPr>
          <w:p w:rsidRPr="00111E67" w:rsidR="0084366E" w:rsidP="00D0385C" w:rsidRDefault="0084366E" w14:paraId="3AAE5E14" wp14:textId="77777777">
            <w:pPr>
              <w:pStyle w:val="TableText"/>
              <w:rPr>
                <w:rStyle w:val="BodytextChar"/>
                <w:sz w:val="16"/>
                <w:szCs w:val="18"/>
              </w:rPr>
            </w:pPr>
            <w:r w:rsidRPr="00111E67">
              <w:rPr>
                <w:rStyle w:val="BodytextChar"/>
                <w:sz w:val="16"/>
                <w:szCs w:val="18"/>
              </w:rPr>
              <w:t>This field displays the SA ID.</w:t>
            </w:r>
          </w:p>
        </w:tc>
        <w:tc>
          <w:tcPr>
            <w:tcW w:w="1096" w:type="pct"/>
            <w:vAlign w:val="center"/>
          </w:tcPr>
          <w:p w:rsidRPr="00111E67" w:rsidR="0084366E" w:rsidP="00D0385C" w:rsidRDefault="0084366E" w14:paraId="26A3207F"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HDR</w:t>
            </w:r>
            <w:r w:rsidRPr="00111E67">
              <w:rPr>
                <w:rStyle w:val="BodytextChar"/>
                <w:rFonts w:cs="Arial"/>
                <w:sz w:val="16"/>
                <w:szCs w:val="18"/>
              </w:rPr>
              <w:t>_TB</w:t>
            </w:r>
          </w:p>
        </w:tc>
        <w:tc>
          <w:tcPr>
            <w:tcW w:w="820" w:type="pct"/>
            <w:vAlign w:val="center"/>
          </w:tcPr>
          <w:p w:rsidRPr="00111E67" w:rsidR="0084366E" w:rsidP="00D0385C" w:rsidRDefault="0084366E" w14:paraId="58C7BF60" wp14:textId="77777777">
            <w:pPr>
              <w:spacing w:before="40" w:after="40"/>
              <w:rPr>
                <w:rStyle w:val="BodytextChar"/>
                <w:rFonts w:cs="Arial"/>
                <w:sz w:val="16"/>
                <w:szCs w:val="18"/>
              </w:rPr>
            </w:pPr>
            <w:r w:rsidRPr="00111E67">
              <w:rPr>
                <w:rStyle w:val="BodytextChar"/>
                <w:rFonts w:cs="Arial"/>
                <w:sz w:val="16"/>
                <w:szCs w:val="18"/>
              </w:rPr>
              <w:t>A_AUTH_ID</w:t>
            </w:r>
          </w:p>
        </w:tc>
        <w:tc>
          <w:tcPr>
            <w:tcW w:w="1481" w:type="pct"/>
            <w:vAlign w:val="center"/>
          </w:tcPr>
          <w:p w:rsidRPr="00910EC0" w:rsidR="0084366E" w:rsidP="00D0385C" w:rsidRDefault="0084366E" w14:paraId="3CB97867"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84366E" w:rsidTr="00D0385C" w14:paraId="0E5028C0" wp14:textId="77777777">
        <w:trPr>
          <w:cantSplit/>
          <w:jc w:val="center"/>
        </w:trPr>
        <w:tc>
          <w:tcPr>
            <w:tcW w:w="451" w:type="pct"/>
            <w:vAlign w:val="center"/>
          </w:tcPr>
          <w:p w:rsidRPr="003F4256" w:rsidR="0084366E" w:rsidP="00D0385C" w:rsidRDefault="0084366E" w14:paraId="51BB4A05" wp14:textId="77777777">
            <w:pPr>
              <w:rPr>
                <w:rStyle w:val="BodytextChar"/>
                <w:rFonts w:cs="Arial"/>
                <w:sz w:val="16"/>
                <w:szCs w:val="18"/>
              </w:rPr>
            </w:pPr>
            <w:r w:rsidRPr="003F4256">
              <w:rPr>
                <w:rStyle w:val="BodytextChar"/>
                <w:rFonts w:cs="Arial"/>
                <w:sz w:val="16"/>
                <w:szCs w:val="18"/>
              </w:rPr>
              <w:t>Column</w:t>
            </w:r>
          </w:p>
        </w:tc>
        <w:tc>
          <w:tcPr>
            <w:tcW w:w="508" w:type="pct"/>
            <w:vAlign w:val="center"/>
          </w:tcPr>
          <w:p w:rsidRPr="003F4256" w:rsidR="0084366E" w:rsidP="00D0385C" w:rsidRDefault="0084366E" w14:paraId="21018DB0" wp14:textId="77777777">
            <w:pPr>
              <w:spacing w:after="0"/>
              <w:rPr>
                <w:rStyle w:val="BodytextChar"/>
                <w:rFonts w:cs="Arial"/>
                <w:sz w:val="16"/>
                <w:szCs w:val="18"/>
              </w:rPr>
            </w:pPr>
            <w:r>
              <w:rPr>
                <w:rStyle w:val="BodytextChar"/>
                <w:rFonts w:cs="Arial"/>
                <w:sz w:val="16"/>
                <w:szCs w:val="18"/>
              </w:rPr>
              <w:t>SA LI Num</w:t>
            </w:r>
          </w:p>
          <w:p w:rsidRPr="003F4256" w:rsidR="0084366E" w:rsidP="00D0385C" w:rsidRDefault="0084366E" w14:paraId="658FDDC1" wp14:textId="77777777">
            <w:pPr>
              <w:pStyle w:val="TableText"/>
              <w:rPr>
                <w:rStyle w:val="BodytextChar"/>
                <w:sz w:val="16"/>
                <w:szCs w:val="18"/>
              </w:rPr>
            </w:pPr>
          </w:p>
        </w:tc>
        <w:tc>
          <w:tcPr>
            <w:tcW w:w="644" w:type="pct"/>
            <w:vAlign w:val="center"/>
          </w:tcPr>
          <w:p w:rsidRPr="00111E67" w:rsidR="0084366E" w:rsidP="00D0385C" w:rsidRDefault="0084366E" w14:paraId="33501B38" wp14:textId="77777777">
            <w:pPr>
              <w:pStyle w:val="TableText"/>
              <w:rPr>
                <w:rStyle w:val="BodytextChar"/>
                <w:sz w:val="16"/>
                <w:szCs w:val="18"/>
              </w:rPr>
            </w:pPr>
            <w:r w:rsidRPr="00111E67">
              <w:rPr>
                <w:rStyle w:val="BodytextChar"/>
                <w:sz w:val="16"/>
                <w:szCs w:val="18"/>
              </w:rPr>
              <w:t xml:space="preserve">This field displays the authorization's </w:t>
            </w:r>
            <w:r>
              <w:rPr>
                <w:rStyle w:val="BodytextChar"/>
                <w:sz w:val="16"/>
                <w:szCs w:val="18"/>
              </w:rPr>
              <w:t>line number.</w:t>
            </w:r>
          </w:p>
        </w:tc>
        <w:tc>
          <w:tcPr>
            <w:tcW w:w="1096" w:type="pct"/>
            <w:vAlign w:val="center"/>
          </w:tcPr>
          <w:p w:rsidRPr="00111E67" w:rsidR="0084366E" w:rsidP="00D0385C" w:rsidRDefault="0084366E" w14:paraId="494E62AF"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p>
        </w:tc>
        <w:tc>
          <w:tcPr>
            <w:tcW w:w="820" w:type="pct"/>
            <w:vAlign w:val="center"/>
          </w:tcPr>
          <w:p w:rsidRPr="00111E67" w:rsidR="0084366E" w:rsidP="00D0385C" w:rsidRDefault="0084366E" w14:paraId="6038B3B6"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LI_NUM</w:t>
            </w:r>
          </w:p>
        </w:tc>
        <w:tc>
          <w:tcPr>
            <w:tcW w:w="1481" w:type="pct"/>
            <w:vAlign w:val="center"/>
          </w:tcPr>
          <w:p w:rsidRPr="00910EC0" w:rsidR="0084366E" w:rsidP="00D0385C" w:rsidRDefault="0084366E" w14:paraId="06A7416F"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84366E" w:rsidTr="00D0385C" w14:paraId="567B107E" wp14:textId="77777777">
        <w:trPr>
          <w:cantSplit/>
          <w:jc w:val="center"/>
        </w:trPr>
        <w:tc>
          <w:tcPr>
            <w:tcW w:w="451" w:type="pct"/>
            <w:vAlign w:val="center"/>
          </w:tcPr>
          <w:p w:rsidRPr="003F4256" w:rsidR="0084366E" w:rsidP="00D0385C" w:rsidRDefault="0084366E" w14:paraId="1F4A8A24" wp14:textId="77777777">
            <w:pPr>
              <w:rPr>
                <w:rStyle w:val="BodytextChar"/>
                <w:rFonts w:cs="Arial"/>
                <w:sz w:val="16"/>
                <w:szCs w:val="18"/>
              </w:rPr>
            </w:pPr>
            <w:r w:rsidRPr="003F4256">
              <w:rPr>
                <w:rStyle w:val="BodytextChar"/>
                <w:rFonts w:cs="Arial"/>
                <w:sz w:val="16"/>
                <w:szCs w:val="18"/>
              </w:rPr>
              <w:t>Column</w:t>
            </w:r>
          </w:p>
        </w:tc>
        <w:tc>
          <w:tcPr>
            <w:tcW w:w="508" w:type="pct"/>
            <w:vAlign w:val="center"/>
          </w:tcPr>
          <w:p w:rsidRPr="003F4256" w:rsidR="0084366E" w:rsidP="00D0385C" w:rsidRDefault="0084366E" w14:paraId="2A5F194D" wp14:textId="77777777">
            <w:pPr>
              <w:pStyle w:val="TableText"/>
              <w:rPr>
                <w:rStyle w:val="BodytextChar"/>
                <w:sz w:val="16"/>
                <w:szCs w:val="18"/>
              </w:rPr>
            </w:pPr>
            <w:r>
              <w:rPr>
                <w:rStyle w:val="BodytextChar"/>
                <w:sz w:val="16"/>
                <w:szCs w:val="18"/>
              </w:rPr>
              <w:t>SA LI Stat Cd - Desc</w:t>
            </w:r>
            <w:r w:rsidRPr="003F4256" w:rsidDel="00104EF5">
              <w:rPr>
                <w:rStyle w:val="BodytextChar"/>
                <w:sz w:val="16"/>
                <w:szCs w:val="18"/>
              </w:rPr>
              <w:t xml:space="preserve"> </w:t>
            </w:r>
          </w:p>
        </w:tc>
        <w:tc>
          <w:tcPr>
            <w:tcW w:w="644" w:type="pct"/>
            <w:vAlign w:val="center"/>
          </w:tcPr>
          <w:p w:rsidRPr="00111E67" w:rsidR="0084366E" w:rsidP="00D0385C" w:rsidRDefault="0084366E" w14:paraId="7A094087" wp14:textId="77777777">
            <w:pPr>
              <w:pStyle w:val="TableText"/>
              <w:rPr>
                <w:rStyle w:val="BodytextChar"/>
                <w:sz w:val="16"/>
                <w:szCs w:val="18"/>
              </w:rPr>
            </w:pPr>
            <w:r w:rsidRPr="00111E67">
              <w:rPr>
                <w:rStyle w:val="BodytextChar"/>
                <w:sz w:val="16"/>
                <w:szCs w:val="18"/>
              </w:rPr>
              <w:t xml:space="preserve">This field displays the authorization's </w:t>
            </w:r>
            <w:r>
              <w:rPr>
                <w:rStyle w:val="BodytextChar"/>
                <w:sz w:val="16"/>
                <w:szCs w:val="18"/>
              </w:rPr>
              <w:t>line</w:t>
            </w:r>
            <w:r w:rsidRPr="00111E67">
              <w:rPr>
                <w:rStyle w:val="BodytextChar"/>
                <w:sz w:val="16"/>
                <w:szCs w:val="18"/>
              </w:rPr>
              <w:t xml:space="preserve"> status.</w:t>
            </w:r>
          </w:p>
        </w:tc>
        <w:tc>
          <w:tcPr>
            <w:tcW w:w="1096" w:type="pct"/>
            <w:vAlign w:val="center"/>
          </w:tcPr>
          <w:p w:rsidRPr="00111E67" w:rsidR="0084366E" w:rsidP="00D0385C" w:rsidRDefault="0084366E" w14:paraId="197A5382"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p>
        </w:tc>
        <w:tc>
          <w:tcPr>
            <w:tcW w:w="820" w:type="pct"/>
            <w:vAlign w:val="center"/>
          </w:tcPr>
          <w:p w:rsidRPr="00111E67" w:rsidR="0084366E" w:rsidP="00D0385C" w:rsidRDefault="0084366E" w14:paraId="13788D7A" wp14:textId="77777777">
            <w:pPr>
              <w:spacing w:before="40" w:after="40"/>
              <w:rPr>
                <w:rStyle w:val="BodytextChar"/>
                <w:rFonts w:cs="Arial"/>
                <w:sz w:val="16"/>
                <w:szCs w:val="18"/>
              </w:rPr>
            </w:pPr>
            <w:r>
              <w:rPr>
                <w:rStyle w:val="BodytextChar"/>
                <w:rFonts w:cs="Arial"/>
                <w:sz w:val="16"/>
                <w:szCs w:val="18"/>
              </w:rPr>
              <w:t>A_LI_STAT_CD</w:t>
            </w:r>
          </w:p>
        </w:tc>
        <w:tc>
          <w:tcPr>
            <w:tcW w:w="1481" w:type="pct"/>
            <w:vAlign w:val="center"/>
          </w:tcPr>
          <w:p w:rsidRPr="00752CD3" w:rsidR="0084366E" w:rsidP="00D0385C" w:rsidRDefault="0084366E" w14:paraId="42FACE65" wp14:textId="77777777">
            <w:pPr>
              <w:keepNext/>
              <w:keepLines/>
              <w:spacing w:before="40"/>
              <w:outlineLvl w:val="1"/>
              <w:rPr>
                <w:rStyle w:val="BodytextChar"/>
                <w:rFonts w:ascii="Calibri" w:hAnsi="Calibri" w:cs="Arial"/>
                <w:sz w:val="16"/>
                <w:szCs w:val="18"/>
              </w:rPr>
            </w:pPr>
            <w:r w:rsidRPr="00752CD3">
              <w:rPr>
                <w:rStyle w:val="BodytextChar"/>
                <w:rFonts w:ascii="Calibri" w:hAnsi="Calibri" w:cs="Arial"/>
                <w:sz w:val="16"/>
                <w:szCs w:val="18"/>
              </w:rPr>
              <w:t>Using R-VV-DOMAIN-NAM = ‘A-LI-STAT-CD’, join to R-VV-TB.R-VV-CD using A-DTL-TB.A-LI-STAT-CD to get the short description.</w:t>
            </w:r>
          </w:p>
          <w:p w:rsidRPr="00910EC0" w:rsidR="0084366E" w:rsidP="00D0385C" w:rsidRDefault="0084366E" w14:paraId="34941B3E"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84366E" w:rsidTr="00D0385C" w14:paraId="02B8F404" wp14:textId="77777777">
        <w:trPr>
          <w:cantSplit/>
          <w:jc w:val="center"/>
        </w:trPr>
        <w:tc>
          <w:tcPr>
            <w:tcW w:w="451" w:type="pct"/>
            <w:vAlign w:val="center"/>
          </w:tcPr>
          <w:p w:rsidRPr="003F4256" w:rsidR="0084366E" w:rsidP="00D0385C" w:rsidRDefault="0084366E" w14:paraId="174AD3C6" wp14:textId="77777777">
            <w:pPr>
              <w:rPr>
                <w:rStyle w:val="BodytextChar"/>
                <w:rFonts w:cs="Arial"/>
                <w:sz w:val="16"/>
                <w:szCs w:val="18"/>
              </w:rPr>
            </w:pPr>
            <w:r w:rsidRPr="003F4256">
              <w:rPr>
                <w:rStyle w:val="BodytextChar"/>
                <w:rFonts w:cs="Arial"/>
                <w:sz w:val="16"/>
                <w:szCs w:val="18"/>
              </w:rPr>
              <w:t>Column</w:t>
            </w:r>
          </w:p>
        </w:tc>
        <w:tc>
          <w:tcPr>
            <w:tcW w:w="508" w:type="pct"/>
            <w:vAlign w:val="center"/>
          </w:tcPr>
          <w:p w:rsidRPr="003F4256" w:rsidR="0084366E" w:rsidP="00D0385C" w:rsidRDefault="0084366E" w14:paraId="281E2B18" wp14:textId="77777777">
            <w:pPr>
              <w:pStyle w:val="TableText"/>
              <w:rPr>
                <w:rStyle w:val="BodytextChar"/>
                <w:sz w:val="16"/>
                <w:szCs w:val="18"/>
              </w:rPr>
            </w:pPr>
            <w:r>
              <w:rPr>
                <w:rStyle w:val="BodytextChar"/>
                <w:sz w:val="16"/>
                <w:szCs w:val="18"/>
              </w:rPr>
              <w:t>SA LI Req Beg Dt</w:t>
            </w:r>
          </w:p>
        </w:tc>
        <w:tc>
          <w:tcPr>
            <w:tcW w:w="644" w:type="pct"/>
            <w:vAlign w:val="center"/>
          </w:tcPr>
          <w:p w:rsidRPr="00111E67" w:rsidR="0084366E" w:rsidP="00D0385C" w:rsidRDefault="0084366E" w14:paraId="08632879" wp14:textId="77777777">
            <w:pPr>
              <w:pStyle w:val="TableText"/>
              <w:rPr>
                <w:rStyle w:val="BodytextChar"/>
                <w:sz w:val="16"/>
                <w:szCs w:val="18"/>
              </w:rPr>
            </w:pPr>
            <w:r>
              <w:rPr>
                <w:rStyle w:val="BodytextChar"/>
                <w:sz w:val="16"/>
                <w:szCs w:val="18"/>
              </w:rPr>
              <w:t>This field displays the provider's requested begin date</w:t>
            </w:r>
            <w:r w:rsidRPr="00111E67">
              <w:rPr>
                <w:rStyle w:val="BodytextChar"/>
                <w:sz w:val="16"/>
                <w:szCs w:val="18"/>
              </w:rPr>
              <w:t>.</w:t>
            </w:r>
          </w:p>
        </w:tc>
        <w:tc>
          <w:tcPr>
            <w:tcW w:w="1096" w:type="pct"/>
          </w:tcPr>
          <w:p w:rsidRPr="00111E67" w:rsidR="0084366E" w:rsidP="00D0385C" w:rsidRDefault="0084366E" w14:paraId="6AE969D3"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p>
        </w:tc>
        <w:tc>
          <w:tcPr>
            <w:tcW w:w="820" w:type="pct"/>
            <w:vAlign w:val="center"/>
          </w:tcPr>
          <w:p w:rsidRPr="00111E67" w:rsidR="0084366E" w:rsidP="00D0385C" w:rsidRDefault="0084366E" w14:paraId="26EBFDFB" wp14:textId="77777777">
            <w:pPr>
              <w:spacing w:before="40" w:after="40"/>
              <w:rPr>
                <w:rStyle w:val="BodytextChar"/>
                <w:rFonts w:cs="Arial"/>
                <w:sz w:val="16"/>
                <w:szCs w:val="18"/>
              </w:rPr>
            </w:pPr>
            <w:r>
              <w:rPr>
                <w:rStyle w:val="BodytextChar"/>
                <w:rFonts w:cs="Arial"/>
                <w:sz w:val="16"/>
                <w:szCs w:val="18"/>
              </w:rPr>
              <w:t>A_LI_REQ_BEG_DT</w:t>
            </w:r>
          </w:p>
        </w:tc>
        <w:tc>
          <w:tcPr>
            <w:tcW w:w="1481" w:type="pct"/>
            <w:vAlign w:val="center"/>
          </w:tcPr>
          <w:p w:rsidRPr="00910EC0" w:rsidR="0084366E" w:rsidP="00D0385C" w:rsidRDefault="0084366E" w14:paraId="0A66BC52"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84366E" w:rsidTr="00D0385C" w14:paraId="14469F48" wp14:textId="77777777">
        <w:trPr>
          <w:cantSplit/>
          <w:jc w:val="center"/>
        </w:trPr>
        <w:tc>
          <w:tcPr>
            <w:tcW w:w="451" w:type="pct"/>
            <w:vAlign w:val="center"/>
          </w:tcPr>
          <w:p w:rsidRPr="003F4256" w:rsidR="0084366E" w:rsidP="00D0385C" w:rsidRDefault="0084366E" w14:paraId="2B03DB61" wp14:textId="77777777">
            <w:pPr>
              <w:rPr>
                <w:rStyle w:val="BodytextChar"/>
                <w:rFonts w:cs="Arial"/>
                <w:sz w:val="16"/>
                <w:szCs w:val="18"/>
              </w:rPr>
            </w:pPr>
            <w:r w:rsidRPr="003F4256">
              <w:rPr>
                <w:rStyle w:val="BodytextChar"/>
                <w:rFonts w:cs="Arial"/>
                <w:sz w:val="16"/>
                <w:szCs w:val="18"/>
              </w:rPr>
              <w:t>Column</w:t>
            </w:r>
          </w:p>
        </w:tc>
        <w:tc>
          <w:tcPr>
            <w:tcW w:w="508" w:type="pct"/>
            <w:vAlign w:val="center"/>
          </w:tcPr>
          <w:p w:rsidRPr="003F4256" w:rsidR="0084366E" w:rsidP="00D0385C" w:rsidRDefault="0084366E" w14:paraId="64E281C1" wp14:textId="77777777">
            <w:pPr>
              <w:spacing w:before="40" w:after="40"/>
              <w:jc w:val="left"/>
              <w:rPr>
                <w:rStyle w:val="BodytextChar"/>
                <w:rFonts w:cs="Arial"/>
                <w:sz w:val="16"/>
                <w:szCs w:val="18"/>
              </w:rPr>
            </w:pPr>
            <w:r w:rsidRPr="00826E86">
              <w:rPr>
                <w:rStyle w:val="BodytextChar"/>
                <w:rFonts w:cs="Arial"/>
                <w:sz w:val="16"/>
                <w:szCs w:val="18"/>
              </w:rPr>
              <w:t xml:space="preserve">SA </w:t>
            </w:r>
            <w:r>
              <w:rPr>
                <w:rStyle w:val="BodytextChar"/>
                <w:rFonts w:cs="Arial"/>
                <w:sz w:val="16"/>
                <w:szCs w:val="18"/>
              </w:rPr>
              <w:t xml:space="preserve">LI </w:t>
            </w:r>
            <w:r w:rsidRPr="00826E86">
              <w:rPr>
                <w:rStyle w:val="BodytextChar"/>
                <w:rFonts w:cs="Arial"/>
                <w:sz w:val="16"/>
                <w:szCs w:val="18"/>
              </w:rPr>
              <w:t>Req End</w:t>
            </w:r>
            <w:r>
              <w:rPr>
                <w:rStyle w:val="BodytextChar"/>
                <w:rFonts w:cs="Arial"/>
                <w:sz w:val="16"/>
                <w:szCs w:val="18"/>
              </w:rPr>
              <w:t xml:space="preserve"> Dt</w:t>
            </w:r>
          </w:p>
        </w:tc>
        <w:tc>
          <w:tcPr>
            <w:tcW w:w="644" w:type="pct"/>
            <w:vAlign w:val="center"/>
          </w:tcPr>
          <w:p w:rsidRPr="00910EC0" w:rsidR="0084366E" w:rsidP="00D0385C" w:rsidRDefault="0084366E" w14:paraId="2F8C84C3" wp14:textId="77777777">
            <w:pPr>
              <w:pStyle w:val="TableText"/>
              <w:rPr>
                <w:rStyle w:val="BodytextChar"/>
                <w:sz w:val="16"/>
                <w:szCs w:val="18"/>
                <w:highlight w:val="yellow"/>
              </w:rPr>
            </w:pPr>
            <w:r>
              <w:rPr>
                <w:rStyle w:val="BodytextChar"/>
                <w:sz w:val="16"/>
                <w:szCs w:val="18"/>
              </w:rPr>
              <w:t>This field displays the provider's requested end date</w:t>
            </w:r>
            <w:r w:rsidRPr="00111E67">
              <w:rPr>
                <w:rStyle w:val="BodytextChar"/>
                <w:sz w:val="16"/>
                <w:szCs w:val="18"/>
              </w:rPr>
              <w:t>.</w:t>
            </w:r>
          </w:p>
        </w:tc>
        <w:tc>
          <w:tcPr>
            <w:tcW w:w="1096" w:type="pct"/>
          </w:tcPr>
          <w:p w:rsidRPr="00111E67" w:rsidR="0084366E" w:rsidP="00D0385C" w:rsidRDefault="0084366E" w14:paraId="2C395C9E"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p>
        </w:tc>
        <w:tc>
          <w:tcPr>
            <w:tcW w:w="820" w:type="pct"/>
            <w:vAlign w:val="center"/>
          </w:tcPr>
          <w:p w:rsidRPr="00111E67" w:rsidR="0084366E" w:rsidP="00D0385C" w:rsidRDefault="0084366E" w14:paraId="606C1972" wp14:textId="77777777">
            <w:pPr>
              <w:spacing w:before="40" w:after="40"/>
              <w:rPr>
                <w:rStyle w:val="BodytextChar"/>
                <w:rFonts w:cs="Arial"/>
                <w:sz w:val="16"/>
                <w:szCs w:val="18"/>
              </w:rPr>
            </w:pPr>
            <w:r>
              <w:rPr>
                <w:rStyle w:val="BodytextChar"/>
                <w:rFonts w:cs="Arial"/>
                <w:sz w:val="16"/>
                <w:szCs w:val="18"/>
              </w:rPr>
              <w:t>A_LI_REQ_END_DT</w:t>
            </w:r>
          </w:p>
        </w:tc>
        <w:tc>
          <w:tcPr>
            <w:tcW w:w="1481" w:type="pct"/>
            <w:vAlign w:val="center"/>
          </w:tcPr>
          <w:p w:rsidRPr="00910EC0" w:rsidR="0084366E" w:rsidP="00D0385C" w:rsidRDefault="0084366E" w14:paraId="38FCF290"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84366E" w:rsidTr="00D0385C" w14:paraId="0FC20635" wp14:textId="77777777">
        <w:trPr>
          <w:cantSplit/>
          <w:jc w:val="center"/>
        </w:trPr>
        <w:tc>
          <w:tcPr>
            <w:tcW w:w="451" w:type="pct"/>
            <w:vAlign w:val="center"/>
          </w:tcPr>
          <w:p w:rsidRPr="003F4256" w:rsidR="0084366E" w:rsidP="00D0385C" w:rsidRDefault="0084366E" w14:paraId="3958A2E2" wp14:textId="77777777">
            <w:pPr>
              <w:rPr>
                <w:rStyle w:val="BodytextChar"/>
                <w:rFonts w:cs="Arial"/>
                <w:sz w:val="16"/>
                <w:szCs w:val="18"/>
              </w:rPr>
            </w:pPr>
            <w:r>
              <w:rPr>
                <w:rStyle w:val="BodytextChar"/>
                <w:rFonts w:cs="Arial"/>
                <w:sz w:val="16"/>
                <w:szCs w:val="18"/>
              </w:rPr>
              <w:t>Column</w:t>
            </w:r>
          </w:p>
        </w:tc>
        <w:tc>
          <w:tcPr>
            <w:tcW w:w="508" w:type="pct"/>
            <w:vAlign w:val="center"/>
          </w:tcPr>
          <w:p w:rsidRPr="003F4256" w:rsidR="0084366E" w:rsidP="00D0385C" w:rsidRDefault="0084366E" w14:paraId="29837C9D" wp14:textId="77777777">
            <w:pPr>
              <w:spacing w:before="40" w:after="40"/>
              <w:jc w:val="left"/>
              <w:rPr>
                <w:rStyle w:val="BodytextChar"/>
                <w:rFonts w:cs="Arial"/>
                <w:sz w:val="16"/>
                <w:szCs w:val="18"/>
              </w:rPr>
            </w:pPr>
            <w:r w:rsidRPr="00826E86">
              <w:rPr>
                <w:rStyle w:val="BodytextChar"/>
                <w:rFonts w:cs="Arial"/>
                <w:sz w:val="16"/>
                <w:szCs w:val="18"/>
              </w:rPr>
              <w:t xml:space="preserve">SA </w:t>
            </w:r>
            <w:r>
              <w:rPr>
                <w:rStyle w:val="BodytextChar"/>
                <w:rFonts w:cs="Arial"/>
                <w:sz w:val="16"/>
                <w:szCs w:val="18"/>
              </w:rPr>
              <w:t>LI Beg Dt</w:t>
            </w:r>
          </w:p>
        </w:tc>
        <w:tc>
          <w:tcPr>
            <w:tcW w:w="644" w:type="pct"/>
            <w:vAlign w:val="center"/>
          </w:tcPr>
          <w:p w:rsidRPr="00910EC0" w:rsidR="0084366E" w:rsidP="00D0385C" w:rsidRDefault="0084366E" w14:paraId="0D8782EB" wp14:textId="77777777">
            <w:pPr>
              <w:pStyle w:val="TableText"/>
              <w:rPr>
                <w:rStyle w:val="BodytextChar"/>
                <w:sz w:val="16"/>
                <w:szCs w:val="18"/>
                <w:highlight w:val="yellow"/>
              </w:rPr>
            </w:pPr>
            <w:r>
              <w:rPr>
                <w:rStyle w:val="BodytextChar"/>
                <w:sz w:val="16"/>
                <w:szCs w:val="18"/>
              </w:rPr>
              <w:t>This field displays the approved begin date</w:t>
            </w:r>
            <w:r w:rsidRPr="00111E67">
              <w:rPr>
                <w:rStyle w:val="BodytextChar"/>
                <w:sz w:val="16"/>
                <w:szCs w:val="18"/>
              </w:rPr>
              <w:t>.</w:t>
            </w:r>
          </w:p>
        </w:tc>
        <w:tc>
          <w:tcPr>
            <w:tcW w:w="1096" w:type="pct"/>
          </w:tcPr>
          <w:p w:rsidRPr="00111E67" w:rsidR="0084366E" w:rsidP="00D0385C" w:rsidRDefault="0084366E" w14:paraId="1DC73843"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p>
        </w:tc>
        <w:tc>
          <w:tcPr>
            <w:tcW w:w="820" w:type="pct"/>
            <w:vAlign w:val="center"/>
          </w:tcPr>
          <w:p w:rsidRPr="00111E67" w:rsidR="0084366E" w:rsidP="00D0385C" w:rsidRDefault="0084366E" w14:paraId="13B029CC" wp14:textId="77777777">
            <w:pPr>
              <w:spacing w:before="40" w:after="40"/>
              <w:rPr>
                <w:rStyle w:val="BodytextChar"/>
                <w:rFonts w:cs="Arial"/>
                <w:sz w:val="16"/>
                <w:szCs w:val="18"/>
              </w:rPr>
            </w:pPr>
            <w:r>
              <w:rPr>
                <w:rStyle w:val="BodytextChar"/>
                <w:rFonts w:cs="Arial"/>
                <w:sz w:val="16"/>
                <w:szCs w:val="18"/>
              </w:rPr>
              <w:t>A_LI_BEG_DT</w:t>
            </w:r>
          </w:p>
        </w:tc>
        <w:tc>
          <w:tcPr>
            <w:tcW w:w="1481" w:type="pct"/>
            <w:vAlign w:val="center"/>
          </w:tcPr>
          <w:p w:rsidRPr="00910EC0" w:rsidR="0084366E" w:rsidP="00D0385C" w:rsidRDefault="0084366E" w14:paraId="17D05058" wp14:textId="77777777">
            <w:pPr>
              <w:pStyle w:val="TableText1"/>
              <w:spacing w:before="40" w:after="40"/>
              <w:rPr>
                <w:rStyle w:val="BodytextChar"/>
                <w:rFonts w:cs="Arial"/>
                <w:spacing w:val="0"/>
                <w:sz w:val="16"/>
                <w:szCs w:val="18"/>
                <w:highlight w:val="yellow"/>
              </w:rPr>
            </w:pPr>
            <w:r w:rsidRPr="00AE2B3D">
              <w:rPr>
                <w:rStyle w:val="BodytextChar"/>
                <w:rFonts w:cs="Arial"/>
                <w:spacing w:val="0"/>
                <w:sz w:val="16"/>
                <w:szCs w:val="18"/>
              </w:rPr>
              <w:t>Leave blank if A_DTL_TB.A_LI_STAT_CD = V or D</w:t>
            </w:r>
          </w:p>
        </w:tc>
      </w:tr>
      <w:tr xmlns:wp14="http://schemas.microsoft.com/office/word/2010/wordml" w:rsidRPr="003F4256" w:rsidR="0084366E" w:rsidTr="00D0385C" w14:paraId="2AA7CA3D" wp14:textId="77777777">
        <w:trPr>
          <w:cantSplit/>
          <w:jc w:val="center"/>
        </w:trPr>
        <w:tc>
          <w:tcPr>
            <w:tcW w:w="451" w:type="pct"/>
          </w:tcPr>
          <w:p w:rsidR="0084366E" w:rsidP="00D0385C" w:rsidRDefault="0084366E" w14:paraId="123CF020" wp14:textId="77777777">
            <w:r w:rsidRPr="00EA7F2C">
              <w:rPr>
                <w:rStyle w:val="BodytextChar"/>
                <w:rFonts w:cs="Arial"/>
                <w:sz w:val="16"/>
                <w:szCs w:val="18"/>
              </w:rPr>
              <w:t>Column</w:t>
            </w:r>
          </w:p>
        </w:tc>
        <w:tc>
          <w:tcPr>
            <w:tcW w:w="508" w:type="pct"/>
            <w:vAlign w:val="center"/>
          </w:tcPr>
          <w:p w:rsidRPr="00826E86" w:rsidR="0084366E" w:rsidP="00D0385C" w:rsidRDefault="0084366E" w14:paraId="22E84C4F" wp14:textId="77777777">
            <w:pPr>
              <w:spacing w:before="40" w:after="40"/>
              <w:jc w:val="left"/>
              <w:rPr>
                <w:rStyle w:val="BodytextChar"/>
                <w:rFonts w:cs="Arial"/>
                <w:sz w:val="16"/>
                <w:szCs w:val="18"/>
              </w:rPr>
            </w:pPr>
            <w:r w:rsidRPr="00826E86">
              <w:rPr>
                <w:rStyle w:val="BodytextChar"/>
                <w:rFonts w:cs="Arial"/>
                <w:sz w:val="16"/>
                <w:szCs w:val="18"/>
              </w:rPr>
              <w:t xml:space="preserve">SA </w:t>
            </w:r>
            <w:r>
              <w:rPr>
                <w:rStyle w:val="BodytextChar"/>
                <w:rFonts w:cs="Arial"/>
                <w:sz w:val="16"/>
                <w:szCs w:val="18"/>
              </w:rPr>
              <w:t>LI End Dt</w:t>
            </w:r>
          </w:p>
        </w:tc>
        <w:tc>
          <w:tcPr>
            <w:tcW w:w="644" w:type="pct"/>
          </w:tcPr>
          <w:p w:rsidR="0084366E" w:rsidP="00D0385C" w:rsidRDefault="0084366E" w14:paraId="2C4C9630" wp14:textId="77777777">
            <w:r>
              <w:rPr>
                <w:rStyle w:val="BodytextChar"/>
                <w:sz w:val="16"/>
                <w:szCs w:val="18"/>
              </w:rPr>
              <w:t>This field displays the approved end date</w:t>
            </w:r>
            <w:r w:rsidRPr="00111E67">
              <w:rPr>
                <w:rStyle w:val="BodytextChar"/>
                <w:sz w:val="16"/>
                <w:szCs w:val="18"/>
              </w:rPr>
              <w:t>.</w:t>
            </w:r>
          </w:p>
        </w:tc>
        <w:tc>
          <w:tcPr>
            <w:tcW w:w="1096" w:type="pct"/>
          </w:tcPr>
          <w:p w:rsidRPr="00111E67" w:rsidR="0084366E" w:rsidP="00D0385C" w:rsidRDefault="0084366E" w14:paraId="3492F3CB"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p>
        </w:tc>
        <w:tc>
          <w:tcPr>
            <w:tcW w:w="820" w:type="pct"/>
            <w:vAlign w:val="center"/>
          </w:tcPr>
          <w:p w:rsidRPr="00111E67" w:rsidR="0084366E" w:rsidP="00D0385C" w:rsidRDefault="0084366E" w14:paraId="6EA818E9" wp14:textId="77777777">
            <w:pPr>
              <w:spacing w:before="40" w:after="40"/>
              <w:rPr>
                <w:rStyle w:val="BodytextChar"/>
                <w:rFonts w:cs="Arial"/>
                <w:sz w:val="16"/>
                <w:szCs w:val="18"/>
              </w:rPr>
            </w:pPr>
            <w:r>
              <w:rPr>
                <w:rStyle w:val="BodytextChar"/>
                <w:rFonts w:cs="Arial"/>
                <w:sz w:val="16"/>
                <w:szCs w:val="18"/>
              </w:rPr>
              <w:t>A_LI_END_DT</w:t>
            </w:r>
          </w:p>
        </w:tc>
        <w:tc>
          <w:tcPr>
            <w:tcW w:w="1481" w:type="pct"/>
            <w:vAlign w:val="center"/>
          </w:tcPr>
          <w:p w:rsidR="0084366E" w:rsidP="00D0385C" w:rsidRDefault="0084366E" w14:paraId="7974F9EB" wp14:textId="77777777">
            <w:r w:rsidRPr="00AE2B3D">
              <w:rPr>
                <w:rStyle w:val="BodytextChar"/>
                <w:rFonts w:cs="Arial"/>
                <w:sz w:val="16"/>
                <w:szCs w:val="18"/>
              </w:rPr>
              <w:t>Leave blank if A_DTL_TB.A_LI_STAT_CD = V or D</w:t>
            </w:r>
          </w:p>
        </w:tc>
      </w:tr>
      <w:tr xmlns:wp14="http://schemas.microsoft.com/office/word/2010/wordml" w:rsidRPr="003F4256" w:rsidR="0084366E" w:rsidTr="00D0385C" w14:paraId="0EFCC4A4" wp14:textId="77777777">
        <w:trPr>
          <w:cantSplit/>
          <w:jc w:val="center"/>
        </w:trPr>
        <w:tc>
          <w:tcPr>
            <w:tcW w:w="451" w:type="pct"/>
          </w:tcPr>
          <w:p w:rsidR="0084366E" w:rsidP="00D0385C" w:rsidRDefault="0084366E" w14:paraId="46D10797" wp14:textId="77777777">
            <w:r w:rsidRPr="00EA7F2C">
              <w:rPr>
                <w:rStyle w:val="BodytextChar"/>
                <w:rFonts w:cs="Arial"/>
                <w:sz w:val="16"/>
                <w:szCs w:val="18"/>
              </w:rPr>
              <w:t>Column</w:t>
            </w:r>
          </w:p>
        </w:tc>
        <w:tc>
          <w:tcPr>
            <w:tcW w:w="508" w:type="pct"/>
            <w:vAlign w:val="center"/>
          </w:tcPr>
          <w:p w:rsidRPr="00826E86" w:rsidR="0084366E" w:rsidP="00D0385C" w:rsidRDefault="0084366E" w14:paraId="26A4B489" wp14:textId="77777777">
            <w:pPr>
              <w:spacing w:before="40" w:after="40"/>
              <w:rPr>
                <w:rStyle w:val="BodytextChar"/>
                <w:rFonts w:cs="Arial"/>
                <w:sz w:val="16"/>
                <w:szCs w:val="18"/>
              </w:rPr>
            </w:pPr>
            <w:r>
              <w:rPr>
                <w:rStyle w:val="BodytextChar"/>
                <w:rFonts w:cs="Arial"/>
                <w:sz w:val="16"/>
                <w:szCs w:val="18"/>
              </w:rPr>
              <w:t>SA LI Svc From Cd</w:t>
            </w:r>
          </w:p>
        </w:tc>
        <w:tc>
          <w:tcPr>
            <w:tcW w:w="644" w:type="pct"/>
          </w:tcPr>
          <w:p w:rsidR="0084366E" w:rsidP="00D0385C" w:rsidRDefault="0084366E" w14:paraId="2F1C6F07" wp14:textId="77777777">
            <w:r w:rsidRPr="00205D93">
              <w:rPr>
                <w:rStyle w:val="BodytextChar"/>
                <w:sz w:val="18"/>
                <w:szCs w:val="18"/>
              </w:rPr>
              <w:t>From Service code.  The service code may be a procedure code, revenue code, etc.</w:t>
            </w:r>
          </w:p>
        </w:tc>
        <w:tc>
          <w:tcPr>
            <w:tcW w:w="1096" w:type="pct"/>
          </w:tcPr>
          <w:p w:rsidR="0084366E" w:rsidP="00D0385C" w:rsidRDefault="0084366E" w14:paraId="1B9BDA1C" wp14:textId="77777777">
            <w:r w:rsidRPr="000F3194">
              <w:rPr>
                <w:rStyle w:val="BodytextChar"/>
                <w:rFonts w:cs="Arial"/>
                <w:sz w:val="16"/>
                <w:szCs w:val="18"/>
              </w:rPr>
              <w:t>A_DTL_TB</w:t>
            </w:r>
          </w:p>
        </w:tc>
        <w:tc>
          <w:tcPr>
            <w:tcW w:w="820" w:type="pct"/>
          </w:tcPr>
          <w:p w:rsidR="0084366E" w:rsidP="00D0385C" w:rsidRDefault="0084366E" w14:paraId="22AED2BE" wp14:textId="77777777">
            <w:r w:rsidRPr="00111E67">
              <w:rPr>
                <w:rStyle w:val="BodytextChar"/>
                <w:sz w:val="16"/>
                <w:szCs w:val="18"/>
              </w:rPr>
              <w:t>A_LI_SVC_FROM_CD</w:t>
            </w:r>
          </w:p>
        </w:tc>
        <w:tc>
          <w:tcPr>
            <w:tcW w:w="1481" w:type="pct"/>
          </w:tcPr>
          <w:p w:rsidR="0084366E" w:rsidP="00D0385C" w:rsidRDefault="0084366E" w14:paraId="606D5ECF" wp14:textId="77777777">
            <w:r>
              <w:rPr>
                <w:rStyle w:val="BodytextChar"/>
                <w:sz w:val="16"/>
                <w:szCs w:val="18"/>
              </w:rPr>
              <w:t xml:space="preserve">If </w:t>
            </w:r>
            <w:r w:rsidRPr="00111E67">
              <w:rPr>
                <w:rStyle w:val="BodytextChar"/>
                <w:sz w:val="16"/>
                <w:szCs w:val="18"/>
              </w:rPr>
              <w:t>A_LI_SVC_</w:t>
            </w:r>
            <w:r>
              <w:rPr>
                <w:rStyle w:val="BodytextChar"/>
                <w:sz w:val="16"/>
                <w:szCs w:val="18"/>
              </w:rPr>
              <w:t>TY</w:t>
            </w:r>
            <w:r w:rsidRPr="00111E67">
              <w:rPr>
                <w:rStyle w:val="BodytextChar"/>
                <w:sz w:val="16"/>
                <w:szCs w:val="18"/>
              </w:rPr>
              <w:t>_CD</w:t>
            </w:r>
            <w:r>
              <w:rPr>
                <w:rStyle w:val="BodytextChar"/>
                <w:sz w:val="16"/>
                <w:szCs w:val="18"/>
              </w:rPr>
              <w:t xml:space="preserve"> value is 3 or 4 then do not populate the value column</w:t>
            </w:r>
          </w:p>
        </w:tc>
      </w:tr>
      <w:tr xmlns:wp14="http://schemas.microsoft.com/office/word/2010/wordml" w:rsidRPr="003F4256" w:rsidR="0084366E" w:rsidTr="00D0385C" w14:paraId="762477D8" wp14:textId="77777777">
        <w:trPr>
          <w:cantSplit/>
          <w:jc w:val="center"/>
        </w:trPr>
        <w:tc>
          <w:tcPr>
            <w:tcW w:w="451" w:type="pct"/>
          </w:tcPr>
          <w:p w:rsidRPr="00EA7F2C" w:rsidR="0084366E" w:rsidP="00D0385C" w:rsidRDefault="0084366E" w14:paraId="4DB29432" wp14:textId="77777777">
            <w:pPr>
              <w:rPr>
                <w:rStyle w:val="BodytextChar"/>
                <w:rFonts w:cs="Arial"/>
                <w:sz w:val="16"/>
                <w:szCs w:val="18"/>
              </w:rPr>
            </w:pPr>
            <w:r w:rsidRPr="007D2811">
              <w:rPr>
                <w:rStyle w:val="BodytextChar"/>
                <w:rFonts w:cs="Arial"/>
                <w:sz w:val="16"/>
                <w:szCs w:val="18"/>
              </w:rPr>
              <w:t>Column</w:t>
            </w:r>
          </w:p>
        </w:tc>
        <w:tc>
          <w:tcPr>
            <w:tcW w:w="508" w:type="pct"/>
            <w:vAlign w:val="center"/>
          </w:tcPr>
          <w:p w:rsidRPr="00826E86" w:rsidR="0084366E" w:rsidP="00D0385C" w:rsidRDefault="0084366E" w14:paraId="727350B7" wp14:textId="77777777">
            <w:pPr>
              <w:spacing w:before="40" w:after="40"/>
              <w:rPr>
                <w:rStyle w:val="BodytextChar"/>
                <w:rFonts w:cs="Arial"/>
                <w:sz w:val="16"/>
                <w:szCs w:val="18"/>
              </w:rPr>
            </w:pPr>
            <w:r w:rsidRPr="00C2078A">
              <w:rPr>
                <w:rStyle w:val="BodytextChar"/>
                <w:rFonts w:cs="Arial"/>
                <w:sz w:val="16"/>
                <w:szCs w:val="18"/>
              </w:rPr>
              <w:t>SA Proc Mod 1st Cd</w:t>
            </w:r>
          </w:p>
        </w:tc>
        <w:tc>
          <w:tcPr>
            <w:tcW w:w="644" w:type="pct"/>
          </w:tcPr>
          <w:p w:rsidR="0084366E" w:rsidP="00D0385C" w:rsidRDefault="0084366E" w14:paraId="6E4406ED" wp14:textId="77777777">
            <w:pPr>
              <w:rPr>
                <w:rStyle w:val="BodytextChar"/>
                <w:sz w:val="16"/>
                <w:szCs w:val="18"/>
              </w:rPr>
            </w:pPr>
            <w:r>
              <w:rPr>
                <w:rStyle w:val="BodytextChar"/>
                <w:sz w:val="16"/>
                <w:szCs w:val="18"/>
              </w:rPr>
              <w:t>This field is the first modifier.</w:t>
            </w:r>
          </w:p>
        </w:tc>
        <w:tc>
          <w:tcPr>
            <w:tcW w:w="1096" w:type="pct"/>
          </w:tcPr>
          <w:p w:rsidRPr="000F3194" w:rsidR="0084366E" w:rsidP="00D0385C" w:rsidRDefault="0084366E" w14:paraId="18A35F21" wp14:textId="77777777">
            <w:pPr>
              <w:rPr>
                <w:rStyle w:val="BodytextChar"/>
                <w:rFonts w:cs="Arial"/>
                <w:sz w:val="16"/>
                <w:szCs w:val="18"/>
              </w:rPr>
            </w:pPr>
            <w:r w:rsidRPr="001B4B89">
              <w:rPr>
                <w:rStyle w:val="BodytextChar"/>
                <w:rFonts w:cs="Arial"/>
                <w:sz w:val="16"/>
                <w:szCs w:val="18"/>
              </w:rPr>
              <w:t>A_DTL_TB</w:t>
            </w:r>
          </w:p>
        </w:tc>
        <w:tc>
          <w:tcPr>
            <w:tcW w:w="820" w:type="pct"/>
          </w:tcPr>
          <w:p w:rsidRPr="00111E67" w:rsidR="0084366E" w:rsidP="00D0385C" w:rsidRDefault="0084366E" w14:paraId="0C024BC3" wp14:textId="77777777">
            <w:pPr>
              <w:rPr>
                <w:rStyle w:val="BodytextChar"/>
                <w:sz w:val="16"/>
                <w:szCs w:val="18"/>
              </w:rPr>
            </w:pPr>
            <w:r w:rsidRPr="00156FFB">
              <w:rPr>
                <w:rStyle w:val="BodytextChar"/>
                <w:sz w:val="16"/>
                <w:szCs w:val="18"/>
              </w:rPr>
              <w:t>A_PROC_MOD_1ST_CD</w:t>
            </w:r>
          </w:p>
        </w:tc>
        <w:tc>
          <w:tcPr>
            <w:tcW w:w="1481" w:type="pct"/>
          </w:tcPr>
          <w:p w:rsidR="0084366E" w:rsidP="00D0385C" w:rsidRDefault="0084366E" w14:paraId="2AB2B43E" wp14:textId="77777777">
            <w:pPr>
              <w:rPr>
                <w:rStyle w:val="BodytextChar"/>
                <w:sz w:val="16"/>
                <w:szCs w:val="18"/>
              </w:rPr>
            </w:pPr>
          </w:p>
        </w:tc>
      </w:tr>
      <w:tr xmlns:wp14="http://schemas.microsoft.com/office/word/2010/wordml" w:rsidRPr="003F4256" w:rsidR="0084366E" w:rsidTr="00D0385C" w14:paraId="12CCDB03" wp14:textId="77777777">
        <w:trPr>
          <w:cantSplit/>
          <w:jc w:val="center"/>
        </w:trPr>
        <w:tc>
          <w:tcPr>
            <w:tcW w:w="451" w:type="pct"/>
          </w:tcPr>
          <w:p w:rsidRPr="00EA7F2C" w:rsidR="0084366E" w:rsidP="00D0385C" w:rsidRDefault="0084366E" w14:paraId="12E21E0A" wp14:textId="77777777">
            <w:pPr>
              <w:rPr>
                <w:rStyle w:val="BodytextChar"/>
                <w:rFonts w:cs="Arial"/>
                <w:sz w:val="16"/>
                <w:szCs w:val="18"/>
              </w:rPr>
            </w:pPr>
            <w:r w:rsidRPr="007D2811">
              <w:rPr>
                <w:rStyle w:val="BodytextChar"/>
                <w:rFonts w:cs="Arial"/>
                <w:sz w:val="16"/>
                <w:szCs w:val="18"/>
              </w:rPr>
              <w:t>Column</w:t>
            </w:r>
          </w:p>
        </w:tc>
        <w:tc>
          <w:tcPr>
            <w:tcW w:w="508" w:type="pct"/>
            <w:vAlign w:val="center"/>
          </w:tcPr>
          <w:p w:rsidRPr="00826E86" w:rsidR="0084366E" w:rsidP="00D0385C" w:rsidRDefault="0084366E" w14:paraId="55672B1B" wp14:textId="77777777">
            <w:pPr>
              <w:spacing w:before="40" w:after="40"/>
              <w:rPr>
                <w:rStyle w:val="BodytextChar"/>
                <w:rFonts w:cs="Arial"/>
                <w:sz w:val="16"/>
                <w:szCs w:val="18"/>
              </w:rPr>
            </w:pPr>
            <w:r w:rsidRPr="00C2078A">
              <w:rPr>
                <w:rStyle w:val="BodytextChar"/>
                <w:rFonts w:cs="Arial"/>
                <w:sz w:val="16"/>
                <w:szCs w:val="18"/>
              </w:rPr>
              <w:t>SA Proc Mod 2nd Cd</w:t>
            </w:r>
          </w:p>
        </w:tc>
        <w:tc>
          <w:tcPr>
            <w:tcW w:w="644" w:type="pct"/>
          </w:tcPr>
          <w:p w:rsidR="0084366E" w:rsidP="00D0385C" w:rsidRDefault="0084366E" w14:paraId="760DC5C3" wp14:textId="77777777">
            <w:pPr>
              <w:rPr>
                <w:rStyle w:val="BodytextChar"/>
                <w:sz w:val="16"/>
                <w:szCs w:val="18"/>
              </w:rPr>
            </w:pPr>
            <w:r>
              <w:rPr>
                <w:rStyle w:val="BodytextChar"/>
                <w:sz w:val="16"/>
                <w:szCs w:val="18"/>
              </w:rPr>
              <w:t>This field is the second modifier.</w:t>
            </w:r>
          </w:p>
        </w:tc>
        <w:tc>
          <w:tcPr>
            <w:tcW w:w="1096" w:type="pct"/>
          </w:tcPr>
          <w:p w:rsidRPr="000F3194" w:rsidR="0084366E" w:rsidP="00D0385C" w:rsidRDefault="0084366E" w14:paraId="00253995" wp14:textId="77777777">
            <w:pPr>
              <w:rPr>
                <w:rStyle w:val="BodytextChar"/>
                <w:rFonts w:cs="Arial"/>
                <w:sz w:val="16"/>
                <w:szCs w:val="18"/>
              </w:rPr>
            </w:pPr>
            <w:r w:rsidRPr="001B4B89">
              <w:rPr>
                <w:rStyle w:val="BodytextChar"/>
                <w:rFonts w:cs="Arial"/>
                <w:sz w:val="16"/>
                <w:szCs w:val="18"/>
              </w:rPr>
              <w:t>A_DTL_TB</w:t>
            </w:r>
          </w:p>
        </w:tc>
        <w:tc>
          <w:tcPr>
            <w:tcW w:w="820" w:type="pct"/>
          </w:tcPr>
          <w:p w:rsidRPr="00111E67" w:rsidR="0084366E" w:rsidP="00D0385C" w:rsidRDefault="0084366E" w14:paraId="5F505743" wp14:textId="77777777">
            <w:pPr>
              <w:rPr>
                <w:rStyle w:val="BodytextChar"/>
                <w:sz w:val="16"/>
                <w:szCs w:val="18"/>
              </w:rPr>
            </w:pPr>
            <w:r w:rsidRPr="00156FFB">
              <w:rPr>
                <w:rStyle w:val="BodytextChar"/>
                <w:sz w:val="16"/>
                <w:szCs w:val="18"/>
              </w:rPr>
              <w:t>A_PROC_MOD_2ND_CD</w:t>
            </w:r>
          </w:p>
        </w:tc>
        <w:tc>
          <w:tcPr>
            <w:tcW w:w="1481" w:type="pct"/>
          </w:tcPr>
          <w:p w:rsidR="0084366E" w:rsidP="00D0385C" w:rsidRDefault="0084366E" w14:paraId="731ED524" wp14:textId="77777777">
            <w:pPr>
              <w:rPr>
                <w:rStyle w:val="BodytextChar"/>
                <w:sz w:val="16"/>
                <w:szCs w:val="18"/>
              </w:rPr>
            </w:pPr>
          </w:p>
        </w:tc>
      </w:tr>
      <w:tr xmlns:wp14="http://schemas.microsoft.com/office/word/2010/wordml" w:rsidRPr="003F4256" w:rsidR="0084366E" w:rsidTr="00D0385C" w14:paraId="24990B65" wp14:textId="77777777">
        <w:trPr>
          <w:cantSplit/>
          <w:jc w:val="center"/>
        </w:trPr>
        <w:tc>
          <w:tcPr>
            <w:tcW w:w="451" w:type="pct"/>
          </w:tcPr>
          <w:p w:rsidRPr="00EA7F2C" w:rsidR="0084366E" w:rsidP="00D0385C" w:rsidRDefault="0084366E" w14:paraId="366E464F" wp14:textId="77777777">
            <w:pPr>
              <w:rPr>
                <w:rStyle w:val="BodytextChar"/>
                <w:rFonts w:cs="Arial"/>
                <w:sz w:val="16"/>
                <w:szCs w:val="18"/>
              </w:rPr>
            </w:pPr>
            <w:r w:rsidRPr="007D2811">
              <w:rPr>
                <w:rStyle w:val="BodytextChar"/>
                <w:rFonts w:cs="Arial"/>
                <w:sz w:val="16"/>
                <w:szCs w:val="18"/>
              </w:rPr>
              <w:t>Column</w:t>
            </w:r>
          </w:p>
        </w:tc>
        <w:tc>
          <w:tcPr>
            <w:tcW w:w="508" w:type="pct"/>
            <w:vAlign w:val="center"/>
          </w:tcPr>
          <w:p w:rsidRPr="00826E86" w:rsidR="0084366E" w:rsidP="00D0385C" w:rsidRDefault="0084366E" w14:paraId="7BB5D368" wp14:textId="77777777">
            <w:pPr>
              <w:spacing w:before="40" w:after="40"/>
              <w:rPr>
                <w:rStyle w:val="BodytextChar"/>
                <w:rFonts w:cs="Arial"/>
                <w:sz w:val="16"/>
                <w:szCs w:val="18"/>
              </w:rPr>
            </w:pPr>
            <w:r w:rsidRPr="00C2078A">
              <w:rPr>
                <w:rStyle w:val="BodytextChar"/>
                <w:rFonts w:cs="Arial"/>
                <w:sz w:val="16"/>
                <w:szCs w:val="18"/>
              </w:rPr>
              <w:t>SA Proc Mod 3rd Cd</w:t>
            </w:r>
          </w:p>
        </w:tc>
        <w:tc>
          <w:tcPr>
            <w:tcW w:w="644" w:type="pct"/>
          </w:tcPr>
          <w:p w:rsidR="0084366E" w:rsidP="00D0385C" w:rsidRDefault="0084366E" w14:paraId="3656C5F4" wp14:textId="77777777">
            <w:pPr>
              <w:rPr>
                <w:rStyle w:val="BodytextChar"/>
                <w:sz w:val="16"/>
                <w:szCs w:val="18"/>
              </w:rPr>
            </w:pPr>
            <w:r>
              <w:rPr>
                <w:rStyle w:val="BodytextChar"/>
                <w:sz w:val="16"/>
                <w:szCs w:val="18"/>
              </w:rPr>
              <w:t>This field is the third modifier.</w:t>
            </w:r>
          </w:p>
        </w:tc>
        <w:tc>
          <w:tcPr>
            <w:tcW w:w="1096" w:type="pct"/>
          </w:tcPr>
          <w:p w:rsidRPr="000F3194" w:rsidR="0084366E" w:rsidP="00D0385C" w:rsidRDefault="0084366E" w14:paraId="4608D50C" wp14:textId="77777777">
            <w:pPr>
              <w:rPr>
                <w:rStyle w:val="BodytextChar"/>
                <w:rFonts w:cs="Arial"/>
                <w:sz w:val="16"/>
                <w:szCs w:val="18"/>
              </w:rPr>
            </w:pPr>
            <w:r w:rsidRPr="001B4B89">
              <w:rPr>
                <w:rStyle w:val="BodytextChar"/>
                <w:rFonts w:cs="Arial"/>
                <w:sz w:val="16"/>
                <w:szCs w:val="18"/>
              </w:rPr>
              <w:t>A_DTL_TB</w:t>
            </w:r>
          </w:p>
        </w:tc>
        <w:tc>
          <w:tcPr>
            <w:tcW w:w="820" w:type="pct"/>
          </w:tcPr>
          <w:p w:rsidRPr="00111E67" w:rsidR="0084366E" w:rsidP="00D0385C" w:rsidRDefault="0084366E" w14:paraId="22DB7D3F" wp14:textId="77777777">
            <w:pPr>
              <w:rPr>
                <w:rStyle w:val="BodytextChar"/>
                <w:sz w:val="16"/>
                <w:szCs w:val="18"/>
              </w:rPr>
            </w:pPr>
            <w:r w:rsidRPr="00156FFB">
              <w:rPr>
                <w:rStyle w:val="BodytextChar"/>
                <w:sz w:val="16"/>
                <w:szCs w:val="18"/>
              </w:rPr>
              <w:t>A_PROC_MOD_3RD_CD</w:t>
            </w:r>
          </w:p>
        </w:tc>
        <w:tc>
          <w:tcPr>
            <w:tcW w:w="1481" w:type="pct"/>
          </w:tcPr>
          <w:p w:rsidR="0084366E" w:rsidP="00D0385C" w:rsidRDefault="0084366E" w14:paraId="6BB69B78" wp14:textId="77777777">
            <w:pPr>
              <w:rPr>
                <w:rStyle w:val="BodytextChar"/>
                <w:sz w:val="16"/>
                <w:szCs w:val="18"/>
              </w:rPr>
            </w:pPr>
          </w:p>
        </w:tc>
      </w:tr>
      <w:tr xmlns:wp14="http://schemas.microsoft.com/office/word/2010/wordml" w:rsidRPr="003F4256" w:rsidR="0084366E" w:rsidTr="00D0385C" w14:paraId="1FA43D93" wp14:textId="77777777">
        <w:trPr>
          <w:cantSplit/>
          <w:jc w:val="center"/>
        </w:trPr>
        <w:tc>
          <w:tcPr>
            <w:tcW w:w="451" w:type="pct"/>
          </w:tcPr>
          <w:p w:rsidRPr="00EA7F2C" w:rsidR="0084366E" w:rsidP="00D0385C" w:rsidRDefault="0084366E" w14:paraId="0F672333" wp14:textId="77777777">
            <w:pPr>
              <w:rPr>
                <w:rStyle w:val="BodytextChar"/>
                <w:rFonts w:cs="Arial"/>
                <w:sz w:val="16"/>
                <w:szCs w:val="18"/>
              </w:rPr>
            </w:pPr>
            <w:r w:rsidRPr="007D2811">
              <w:rPr>
                <w:rStyle w:val="BodytextChar"/>
                <w:rFonts w:cs="Arial"/>
                <w:sz w:val="16"/>
                <w:szCs w:val="18"/>
              </w:rPr>
              <w:t>Column</w:t>
            </w:r>
          </w:p>
        </w:tc>
        <w:tc>
          <w:tcPr>
            <w:tcW w:w="508" w:type="pct"/>
            <w:vAlign w:val="center"/>
          </w:tcPr>
          <w:p w:rsidRPr="00826E86" w:rsidR="0084366E" w:rsidP="00D0385C" w:rsidRDefault="0084366E" w14:paraId="69DAD972" wp14:textId="77777777">
            <w:pPr>
              <w:spacing w:before="40" w:after="40"/>
              <w:rPr>
                <w:rStyle w:val="BodytextChar"/>
                <w:rFonts w:cs="Arial"/>
                <w:sz w:val="16"/>
                <w:szCs w:val="18"/>
              </w:rPr>
            </w:pPr>
            <w:r w:rsidRPr="00C2078A">
              <w:rPr>
                <w:rStyle w:val="BodytextChar"/>
                <w:rFonts w:cs="Arial"/>
                <w:sz w:val="16"/>
                <w:szCs w:val="18"/>
              </w:rPr>
              <w:t>SA Proc Mod 4th Cd</w:t>
            </w:r>
          </w:p>
        </w:tc>
        <w:tc>
          <w:tcPr>
            <w:tcW w:w="644" w:type="pct"/>
          </w:tcPr>
          <w:p w:rsidR="0084366E" w:rsidP="00D0385C" w:rsidRDefault="0084366E" w14:paraId="7135B479" wp14:textId="77777777">
            <w:pPr>
              <w:rPr>
                <w:rStyle w:val="BodytextChar"/>
                <w:sz w:val="16"/>
                <w:szCs w:val="18"/>
              </w:rPr>
            </w:pPr>
            <w:r>
              <w:rPr>
                <w:rStyle w:val="BodytextChar"/>
                <w:sz w:val="16"/>
                <w:szCs w:val="18"/>
              </w:rPr>
              <w:t>This field is the fourth modifier.</w:t>
            </w:r>
          </w:p>
        </w:tc>
        <w:tc>
          <w:tcPr>
            <w:tcW w:w="1096" w:type="pct"/>
          </w:tcPr>
          <w:p w:rsidRPr="000F3194" w:rsidR="0084366E" w:rsidP="00D0385C" w:rsidRDefault="0084366E" w14:paraId="3FC4DECE" wp14:textId="77777777">
            <w:pPr>
              <w:rPr>
                <w:rStyle w:val="BodytextChar"/>
                <w:rFonts w:cs="Arial"/>
                <w:sz w:val="16"/>
                <w:szCs w:val="18"/>
              </w:rPr>
            </w:pPr>
            <w:r w:rsidRPr="001B4B89">
              <w:rPr>
                <w:rStyle w:val="BodytextChar"/>
                <w:rFonts w:cs="Arial"/>
                <w:sz w:val="16"/>
                <w:szCs w:val="18"/>
              </w:rPr>
              <w:t>A_DTL_TB</w:t>
            </w:r>
          </w:p>
        </w:tc>
        <w:tc>
          <w:tcPr>
            <w:tcW w:w="820" w:type="pct"/>
          </w:tcPr>
          <w:p w:rsidRPr="00111E67" w:rsidR="0084366E" w:rsidP="00D0385C" w:rsidRDefault="0084366E" w14:paraId="4A9661CD" wp14:textId="77777777">
            <w:pPr>
              <w:rPr>
                <w:rStyle w:val="BodytextChar"/>
                <w:sz w:val="16"/>
                <w:szCs w:val="18"/>
              </w:rPr>
            </w:pPr>
            <w:r w:rsidRPr="00156FFB">
              <w:rPr>
                <w:rStyle w:val="BodytextChar"/>
                <w:sz w:val="16"/>
                <w:szCs w:val="18"/>
              </w:rPr>
              <w:t>A_PROC_MOD_4TH_CD</w:t>
            </w:r>
          </w:p>
        </w:tc>
        <w:tc>
          <w:tcPr>
            <w:tcW w:w="1481" w:type="pct"/>
          </w:tcPr>
          <w:p w:rsidR="0084366E" w:rsidP="00D0385C" w:rsidRDefault="0084366E" w14:paraId="4CC8985A" wp14:textId="77777777">
            <w:pPr>
              <w:rPr>
                <w:rStyle w:val="BodytextChar"/>
                <w:sz w:val="16"/>
                <w:szCs w:val="18"/>
              </w:rPr>
            </w:pPr>
          </w:p>
        </w:tc>
      </w:tr>
      <w:tr xmlns:wp14="http://schemas.microsoft.com/office/word/2010/wordml" w:rsidRPr="003F4256" w:rsidR="0084366E" w:rsidTr="00D0385C" w14:paraId="0AC1AF2E" wp14:textId="77777777">
        <w:trPr>
          <w:cantSplit/>
          <w:jc w:val="center"/>
        </w:trPr>
        <w:tc>
          <w:tcPr>
            <w:tcW w:w="451" w:type="pct"/>
          </w:tcPr>
          <w:p w:rsidRPr="00EA7F2C" w:rsidR="0084366E" w:rsidP="00D0385C" w:rsidRDefault="0084366E" w14:paraId="43DB3669" wp14:textId="77777777">
            <w:pPr>
              <w:rPr>
                <w:rStyle w:val="BodytextChar"/>
                <w:rFonts w:cs="Arial"/>
                <w:sz w:val="16"/>
                <w:szCs w:val="18"/>
              </w:rPr>
            </w:pPr>
            <w:r w:rsidRPr="007D2811">
              <w:rPr>
                <w:rStyle w:val="BodytextChar"/>
                <w:rFonts w:cs="Arial"/>
                <w:sz w:val="16"/>
                <w:szCs w:val="18"/>
              </w:rPr>
              <w:t>Column</w:t>
            </w:r>
          </w:p>
        </w:tc>
        <w:tc>
          <w:tcPr>
            <w:tcW w:w="508" w:type="pct"/>
            <w:vAlign w:val="center"/>
          </w:tcPr>
          <w:p w:rsidRPr="00826E86" w:rsidR="0084366E" w:rsidP="00D0385C" w:rsidRDefault="0084366E" w14:paraId="57A5381F" wp14:textId="77777777">
            <w:pPr>
              <w:spacing w:before="40" w:after="40"/>
              <w:rPr>
                <w:rStyle w:val="BodytextChar"/>
                <w:rFonts w:cs="Arial"/>
                <w:sz w:val="16"/>
                <w:szCs w:val="18"/>
              </w:rPr>
            </w:pPr>
            <w:r>
              <w:rPr>
                <w:rStyle w:val="BodytextChar"/>
                <w:rFonts w:cs="Arial"/>
                <w:sz w:val="16"/>
                <w:szCs w:val="18"/>
              </w:rPr>
              <w:t>SA LI Rev Cd</w:t>
            </w:r>
          </w:p>
        </w:tc>
        <w:tc>
          <w:tcPr>
            <w:tcW w:w="644" w:type="pct"/>
          </w:tcPr>
          <w:p w:rsidR="0084366E" w:rsidP="00D0385C" w:rsidRDefault="0084366E" w14:paraId="22188DEE" wp14:textId="77777777">
            <w:pPr>
              <w:rPr>
                <w:rStyle w:val="BodytextChar"/>
                <w:sz w:val="16"/>
                <w:szCs w:val="18"/>
              </w:rPr>
            </w:pPr>
            <w:r>
              <w:rPr>
                <w:rStyle w:val="BodytextChar"/>
                <w:sz w:val="16"/>
                <w:szCs w:val="18"/>
              </w:rPr>
              <w:t>This is the Revenue Code</w:t>
            </w:r>
          </w:p>
        </w:tc>
        <w:tc>
          <w:tcPr>
            <w:tcW w:w="1096" w:type="pct"/>
          </w:tcPr>
          <w:p w:rsidR="0084366E" w:rsidP="00D0385C" w:rsidRDefault="0084366E" w14:paraId="72F19E89" wp14:textId="77777777">
            <w:pPr>
              <w:rPr>
                <w:rStyle w:val="BodytextChar"/>
                <w:rFonts w:cs="Arial"/>
                <w:sz w:val="16"/>
                <w:szCs w:val="18"/>
              </w:rPr>
            </w:pPr>
            <w:r>
              <w:rPr>
                <w:rStyle w:val="BodytextChar"/>
                <w:rFonts w:cs="Arial"/>
                <w:sz w:val="16"/>
                <w:szCs w:val="18"/>
              </w:rPr>
              <w:t>A_DTL_TB</w:t>
            </w:r>
          </w:p>
          <w:p w:rsidRPr="000F3194" w:rsidR="0084366E" w:rsidP="00D0385C" w:rsidRDefault="0084366E" w14:paraId="25DBF5FA" wp14:textId="77777777">
            <w:pPr>
              <w:rPr>
                <w:rStyle w:val="BodytextChar"/>
                <w:rFonts w:cs="Arial"/>
                <w:sz w:val="16"/>
                <w:szCs w:val="18"/>
              </w:rPr>
            </w:pPr>
            <w:r>
              <w:rPr>
                <w:rStyle w:val="BodytextChar"/>
                <w:rFonts w:cs="Arial"/>
                <w:sz w:val="16"/>
                <w:szCs w:val="18"/>
              </w:rPr>
              <w:t>A_DTL_TB</w:t>
            </w:r>
          </w:p>
        </w:tc>
        <w:tc>
          <w:tcPr>
            <w:tcW w:w="820" w:type="pct"/>
          </w:tcPr>
          <w:p w:rsidR="0084366E" w:rsidP="00D0385C" w:rsidRDefault="0084366E" w14:paraId="77E56C60" wp14:textId="77777777">
            <w:pPr>
              <w:rPr>
                <w:rStyle w:val="BodytextChar"/>
                <w:sz w:val="16"/>
                <w:szCs w:val="18"/>
              </w:rPr>
            </w:pPr>
            <w:r>
              <w:rPr>
                <w:rStyle w:val="BodytextChar"/>
                <w:sz w:val="16"/>
                <w:szCs w:val="18"/>
              </w:rPr>
              <w:t>A_LI_SVC_FROM_CD</w:t>
            </w:r>
          </w:p>
          <w:p w:rsidRPr="00111E67" w:rsidR="0084366E" w:rsidP="00D0385C" w:rsidRDefault="0084366E" w14:paraId="01807CA3" wp14:textId="77777777">
            <w:pPr>
              <w:rPr>
                <w:rStyle w:val="BodytextChar"/>
                <w:sz w:val="16"/>
                <w:szCs w:val="18"/>
              </w:rPr>
            </w:pPr>
            <w:r>
              <w:rPr>
                <w:rStyle w:val="BodytextChar"/>
                <w:sz w:val="16"/>
                <w:szCs w:val="18"/>
              </w:rPr>
              <w:t>A_LI_REV_CD</w:t>
            </w:r>
          </w:p>
        </w:tc>
        <w:tc>
          <w:tcPr>
            <w:tcW w:w="1481" w:type="pct"/>
          </w:tcPr>
          <w:p w:rsidR="0084366E" w:rsidP="00D0385C" w:rsidRDefault="0084366E" w14:paraId="3F792A5D" wp14:textId="77777777">
            <w:pPr>
              <w:jc w:val="left"/>
              <w:rPr>
                <w:rStyle w:val="BodytextChar"/>
                <w:sz w:val="16"/>
                <w:szCs w:val="18"/>
              </w:rPr>
            </w:pPr>
            <w:r>
              <w:rPr>
                <w:rStyle w:val="BodytextChar"/>
                <w:rFonts w:cs="Arial"/>
                <w:sz w:val="16"/>
                <w:szCs w:val="18"/>
              </w:rPr>
              <w:t xml:space="preserve">If </w:t>
            </w:r>
            <w:r>
              <w:rPr>
                <w:rStyle w:val="BodytextChar"/>
                <w:sz w:val="16"/>
                <w:szCs w:val="18"/>
              </w:rPr>
              <w:t>A_LI_SVC_TY_CD is 3 or 4 then it should be populated from A_LI_SVC_FROM_CD else it should be populated from the A_LI_REV_CD</w:t>
            </w:r>
          </w:p>
          <w:p w:rsidR="0084366E" w:rsidP="00D0385C" w:rsidRDefault="0084366E" w14:paraId="62916EA0" wp14:textId="77777777">
            <w:pPr>
              <w:rPr>
                <w:rStyle w:val="BodytextChar"/>
                <w:sz w:val="16"/>
                <w:szCs w:val="18"/>
              </w:rPr>
            </w:pPr>
          </w:p>
        </w:tc>
      </w:tr>
      <w:tr xmlns:wp14="http://schemas.microsoft.com/office/word/2010/wordml" w:rsidRPr="003F4256" w:rsidR="0084366E" w:rsidTr="00D0385C" w14:paraId="42C0ACB8" wp14:textId="77777777">
        <w:trPr>
          <w:cantSplit/>
          <w:jc w:val="center"/>
        </w:trPr>
        <w:tc>
          <w:tcPr>
            <w:tcW w:w="451" w:type="pct"/>
          </w:tcPr>
          <w:p w:rsidR="0084366E" w:rsidP="00D0385C" w:rsidRDefault="0084366E" w14:paraId="44589B4D" wp14:textId="77777777">
            <w:r w:rsidRPr="00EA7F2C">
              <w:rPr>
                <w:rStyle w:val="BodytextChar"/>
                <w:rFonts w:cs="Arial"/>
                <w:sz w:val="16"/>
                <w:szCs w:val="18"/>
              </w:rPr>
              <w:t>Column</w:t>
            </w:r>
          </w:p>
        </w:tc>
        <w:tc>
          <w:tcPr>
            <w:tcW w:w="508" w:type="pct"/>
            <w:vAlign w:val="center"/>
          </w:tcPr>
          <w:p w:rsidRPr="00826E86" w:rsidR="0084366E" w:rsidP="00D0385C" w:rsidRDefault="0084366E" w14:paraId="4BF6D085" wp14:textId="77777777">
            <w:pPr>
              <w:spacing w:before="40" w:after="40"/>
              <w:rPr>
                <w:rStyle w:val="BodytextChar"/>
                <w:rFonts w:cs="Arial"/>
                <w:sz w:val="16"/>
                <w:szCs w:val="18"/>
              </w:rPr>
            </w:pPr>
            <w:r w:rsidRPr="00C2078A">
              <w:rPr>
                <w:rStyle w:val="BodytextChar"/>
                <w:rFonts w:cs="Arial"/>
                <w:sz w:val="16"/>
                <w:szCs w:val="18"/>
              </w:rPr>
              <w:t>SA LI App Amt</w:t>
            </w:r>
          </w:p>
        </w:tc>
        <w:tc>
          <w:tcPr>
            <w:tcW w:w="644" w:type="pct"/>
          </w:tcPr>
          <w:p w:rsidR="0084366E" w:rsidP="00D0385C" w:rsidRDefault="0084366E" w14:paraId="5D2274F1" wp14:textId="77777777">
            <w:r>
              <w:rPr>
                <w:rStyle w:val="BodytextChar"/>
                <w:sz w:val="16"/>
                <w:szCs w:val="18"/>
              </w:rPr>
              <w:t>This field displays the approved amount.</w:t>
            </w:r>
          </w:p>
        </w:tc>
        <w:tc>
          <w:tcPr>
            <w:tcW w:w="1096" w:type="pct"/>
          </w:tcPr>
          <w:p w:rsidR="0084366E" w:rsidP="00D0385C" w:rsidRDefault="0084366E" w14:paraId="0ED471BA" wp14:textId="77777777">
            <w:r w:rsidRPr="000F3194">
              <w:rPr>
                <w:rStyle w:val="BodytextChar"/>
                <w:rFonts w:cs="Arial"/>
                <w:sz w:val="16"/>
                <w:szCs w:val="18"/>
              </w:rPr>
              <w:t>A_DTL_TB</w:t>
            </w:r>
          </w:p>
        </w:tc>
        <w:tc>
          <w:tcPr>
            <w:tcW w:w="820" w:type="pct"/>
          </w:tcPr>
          <w:p w:rsidR="0084366E" w:rsidP="00D0385C" w:rsidRDefault="0084366E" w14:paraId="28C9D685" wp14:textId="77777777">
            <w:r w:rsidRPr="00111E67">
              <w:rPr>
                <w:rStyle w:val="BodytextChar"/>
                <w:sz w:val="16"/>
                <w:szCs w:val="18"/>
              </w:rPr>
              <w:t>A_LI_APP_AMT</w:t>
            </w:r>
          </w:p>
        </w:tc>
        <w:tc>
          <w:tcPr>
            <w:tcW w:w="1481" w:type="pct"/>
          </w:tcPr>
          <w:p w:rsidR="0084366E" w:rsidP="00D0385C" w:rsidRDefault="0084366E" w14:paraId="2EA285AA" wp14:textId="77777777">
            <w:r>
              <w:rPr>
                <w:rStyle w:val="BodytextChar"/>
                <w:sz w:val="16"/>
                <w:szCs w:val="18"/>
              </w:rPr>
              <w:t xml:space="preserve"> </w:t>
            </w:r>
          </w:p>
        </w:tc>
      </w:tr>
      <w:tr xmlns:wp14="http://schemas.microsoft.com/office/word/2010/wordml" w:rsidRPr="003F4256" w:rsidR="0084366E" w:rsidTr="00D0385C" w14:paraId="3EE3B29E" wp14:textId="77777777">
        <w:trPr>
          <w:cantSplit/>
          <w:jc w:val="center"/>
        </w:trPr>
        <w:tc>
          <w:tcPr>
            <w:tcW w:w="451" w:type="pct"/>
          </w:tcPr>
          <w:p w:rsidR="0084366E" w:rsidP="00D0385C" w:rsidRDefault="0084366E" w14:paraId="6631A6C0" wp14:textId="77777777">
            <w:r w:rsidRPr="00EA7F2C">
              <w:rPr>
                <w:rStyle w:val="BodytextChar"/>
                <w:rFonts w:cs="Arial"/>
                <w:sz w:val="16"/>
                <w:szCs w:val="18"/>
              </w:rPr>
              <w:t>Column</w:t>
            </w:r>
          </w:p>
        </w:tc>
        <w:tc>
          <w:tcPr>
            <w:tcW w:w="508" w:type="pct"/>
            <w:vAlign w:val="center"/>
          </w:tcPr>
          <w:p w:rsidRPr="00826E86" w:rsidR="0084366E" w:rsidP="00D0385C" w:rsidRDefault="0084366E" w14:paraId="3473D960" wp14:textId="77777777">
            <w:pPr>
              <w:spacing w:before="40" w:after="40"/>
              <w:rPr>
                <w:rStyle w:val="BodytextChar"/>
                <w:rFonts w:cs="Arial"/>
                <w:sz w:val="16"/>
                <w:szCs w:val="18"/>
              </w:rPr>
            </w:pPr>
            <w:r w:rsidRPr="00C2078A">
              <w:rPr>
                <w:rStyle w:val="BodytextChar"/>
                <w:rFonts w:cs="Arial"/>
                <w:sz w:val="16"/>
                <w:szCs w:val="18"/>
              </w:rPr>
              <w:t>SA LI App Unit Amt</w:t>
            </w:r>
          </w:p>
        </w:tc>
        <w:tc>
          <w:tcPr>
            <w:tcW w:w="644" w:type="pct"/>
          </w:tcPr>
          <w:p w:rsidR="0084366E" w:rsidP="00D0385C" w:rsidRDefault="0084366E" w14:paraId="1FF5EB25" wp14:textId="77777777">
            <w:r>
              <w:rPr>
                <w:rStyle w:val="BodytextChar"/>
                <w:sz w:val="16"/>
                <w:szCs w:val="18"/>
              </w:rPr>
              <w:t>This field displays the approved units.</w:t>
            </w:r>
          </w:p>
        </w:tc>
        <w:tc>
          <w:tcPr>
            <w:tcW w:w="1096" w:type="pct"/>
          </w:tcPr>
          <w:p w:rsidR="0084366E" w:rsidP="00D0385C" w:rsidRDefault="0084366E" w14:paraId="44B18D3E" wp14:textId="77777777">
            <w:r w:rsidRPr="000F3194">
              <w:rPr>
                <w:rStyle w:val="BodytextChar"/>
                <w:rFonts w:cs="Arial"/>
                <w:sz w:val="16"/>
                <w:szCs w:val="18"/>
              </w:rPr>
              <w:t>A_DTL_TB</w:t>
            </w:r>
          </w:p>
        </w:tc>
        <w:tc>
          <w:tcPr>
            <w:tcW w:w="820" w:type="pct"/>
          </w:tcPr>
          <w:p w:rsidR="0084366E" w:rsidP="00D0385C" w:rsidRDefault="0084366E" w14:paraId="7D288027" wp14:textId="77777777">
            <w:r w:rsidRPr="00111E67">
              <w:rPr>
                <w:rStyle w:val="BodytextChar"/>
                <w:sz w:val="16"/>
                <w:szCs w:val="18"/>
              </w:rPr>
              <w:t>A_LI_APP_UNIT_AMT</w:t>
            </w:r>
          </w:p>
        </w:tc>
        <w:tc>
          <w:tcPr>
            <w:tcW w:w="1481" w:type="pct"/>
          </w:tcPr>
          <w:p w:rsidR="0084366E" w:rsidP="00D0385C" w:rsidRDefault="0084366E" w14:paraId="58BC89FB" wp14:textId="77777777">
            <w:r>
              <w:rPr>
                <w:rStyle w:val="BodytextChar"/>
                <w:sz w:val="16"/>
                <w:szCs w:val="18"/>
              </w:rPr>
              <w:t xml:space="preserve"> </w:t>
            </w:r>
          </w:p>
        </w:tc>
      </w:tr>
      <w:tr xmlns:wp14="http://schemas.microsoft.com/office/word/2010/wordml" w:rsidRPr="003F4256" w:rsidR="0084366E" w:rsidTr="00D0385C" w14:paraId="7639E1BB" wp14:textId="77777777">
        <w:trPr>
          <w:cantSplit/>
          <w:jc w:val="center"/>
        </w:trPr>
        <w:tc>
          <w:tcPr>
            <w:tcW w:w="451" w:type="pct"/>
          </w:tcPr>
          <w:p w:rsidR="0084366E" w:rsidP="00D0385C" w:rsidRDefault="0084366E" w14:paraId="78664F9B" wp14:textId="77777777">
            <w:r w:rsidRPr="00EA7F2C">
              <w:rPr>
                <w:rStyle w:val="BodytextChar"/>
                <w:rFonts w:cs="Arial"/>
                <w:sz w:val="16"/>
                <w:szCs w:val="18"/>
              </w:rPr>
              <w:t>Column</w:t>
            </w:r>
          </w:p>
        </w:tc>
        <w:tc>
          <w:tcPr>
            <w:tcW w:w="508" w:type="pct"/>
            <w:vAlign w:val="center"/>
          </w:tcPr>
          <w:p w:rsidRPr="00826E86" w:rsidR="0084366E" w:rsidP="00D0385C" w:rsidRDefault="0084366E" w14:paraId="23282F5F" wp14:textId="77777777">
            <w:pPr>
              <w:spacing w:before="40" w:after="40"/>
              <w:rPr>
                <w:rStyle w:val="BodytextChar"/>
                <w:rFonts w:cs="Arial"/>
                <w:sz w:val="16"/>
                <w:szCs w:val="18"/>
              </w:rPr>
            </w:pPr>
            <w:r w:rsidRPr="00C2078A">
              <w:rPr>
                <w:rStyle w:val="BodytextChar"/>
                <w:rFonts w:cs="Arial"/>
                <w:sz w:val="16"/>
                <w:szCs w:val="18"/>
              </w:rPr>
              <w:t>SA LI Used Amt</w:t>
            </w:r>
          </w:p>
        </w:tc>
        <w:tc>
          <w:tcPr>
            <w:tcW w:w="644" w:type="pct"/>
          </w:tcPr>
          <w:p w:rsidR="0084366E" w:rsidP="00D0385C" w:rsidRDefault="0084366E" w14:paraId="68931D7B" wp14:textId="77777777">
            <w:r>
              <w:rPr>
                <w:rStyle w:val="BodytextChar"/>
                <w:sz w:val="16"/>
                <w:szCs w:val="18"/>
              </w:rPr>
              <w:t>This field displays the approved amount that claims has used to date.</w:t>
            </w:r>
          </w:p>
        </w:tc>
        <w:tc>
          <w:tcPr>
            <w:tcW w:w="1096" w:type="pct"/>
          </w:tcPr>
          <w:p w:rsidR="0084366E" w:rsidP="00D0385C" w:rsidRDefault="0084366E" w14:paraId="2FA654DA" wp14:textId="77777777">
            <w:r w:rsidRPr="000F3194">
              <w:rPr>
                <w:rStyle w:val="BodytextChar"/>
                <w:rFonts w:cs="Arial"/>
                <w:sz w:val="16"/>
                <w:szCs w:val="18"/>
              </w:rPr>
              <w:t>A_DTL_TB</w:t>
            </w:r>
          </w:p>
        </w:tc>
        <w:tc>
          <w:tcPr>
            <w:tcW w:w="820" w:type="pct"/>
          </w:tcPr>
          <w:p w:rsidR="0084366E" w:rsidP="00D0385C" w:rsidRDefault="0084366E" w14:paraId="4BB64E2F" wp14:textId="77777777">
            <w:r w:rsidRPr="00111E67">
              <w:rPr>
                <w:rStyle w:val="BodytextChar"/>
                <w:sz w:val="16"/>
                <w:szCs w:val="18"/>
              </w:rPr>
              <w:t>A_LI_USED_AMT</w:t>
            </w:r>
          </w:p>
        </w:tc>
        <w:tc>
          <w:tcPr>
            <w:tcW w:w="1481" w:type="pct"/>
          </w:tcPr>
          <w:p w:rsidR="0084366E" w:rsidP="00D0385C" w:rsidRDefault="0084366E" w14:paraId="632CBB1B" wp14:textId="77777777"/>
        </w:tc>
      </w:tr>
      <w:tr xmlns:wp14="http://schemas.microsoft.com/office/word/2010/wordml" w:rsidRPr="003F4256" w:rsidR="0084366E" w:rsidTr="00D0385C" w14:paraId="41732A9D" wp14:textId="77777777">
        <w:trPr>
          <w:cantSplit/>
          <w:jc w:val="center"/>
        </w:trPr>
        <w:tc>
          <w:tcPr>
            <w:tcW w:w="451" w:type="pct"/>
          </w:tcPr>
          <w:p w:rsidR="0084366E" w:rsidP="00D0385C" w:rsidRDefault="0084366E" w14:paraId="263113AA" wp14:textId="77777777">
            <w:r w:rsidRPr="00EA7F2C">
              <w:rPr>
                <w:rStyle w:val="BodytextChar"/>
                <w:rFonts w:cs="Arial"/>
                <w:sz w:val="16"/>
                <w:szCs w:val="18"/>
              </w:rPr>
              <w:t>Column</w:t>
            </w:r>
          </w:p>
        </w:tc>
        <w:tc>
          <w:tcPr>
            <w:tcW w:w="508" w:type="pct"/>
            <w:vAlign w:val="center"/>
          </w:tcPr>
          <w:p w:rsidRPr="00826E86" w:rsidR="0084366E" w:rsidP="00D0385C" w:rsidRDefault="0084366E" w14:paraId="0E6F9BF9" wp14:textId="77777777">
            <w:pPr>
              <w:spacing w:before="40" w:after="40"/>
              <w:rPr>
                <w:rStyle w:val="BodytextChar"/>
                <w:rFonts w:cs="Arial"/>
                <w:sz w:val="16"/>
                <w:szCs w:val="18"/>
              </w:rPr>
            </w:pPr>
            <w:r w:rsidRPr="00C2078A">
              <w:rPr>
                <w:rStyle w:val="BodytextChar"/>
                <w:rFonts w:cs="Arial"/>
                <w:sz w:val="16"/>
                <w:szCs w:val="18"/>
              </w:rPr>
              <w:t>SA LI Used Unit Amt</w:t>
            </w:r>
          </w:p>
        </w:tc>
        <w:tc>
          <w:tcPr>
            <w:tcW w:w="644" w:type="pct"/>
          </w:tcPr>
          <w:p w:rsidR="0084366E" w:rsidP="00D0385C" w:rsidRDefault="0084366E" w14:paraId="470BBFD9" wp14:textId="77777777">
            <w:r>
              <w:rPr>
                <w:rStyle w:val="BodytextChar"/>
                <w:sz w:val="16"/>
                <w:szCs w:val="18"/>
              </w:rPr>
              <w:t>This field displays the approved units that claims has used to date.</w:t>
            </w:r>
          </w:p>
        </w:tc>
        <w:tc>
          <w:tcPr>
            <w:tcW w:w="1096" w:type="pct"/>
          </w:tcPr>
          <w:p w:rsidR="0084366E" w:rsidP="00D0385C" w:rsidRDefault="0084366E" w14:paraId="6220300B" wp14:textId="77777777">
            <w:r w:rsidRPr="000F3194">
              <w:rPr>
                <w:rStyle w:val="BodytextChar"/>
                <w:rFonts w:cs="Arial"/>
                <w:sz w:val="16"/>
                <w:szCs w:val="18"/>
              </w:rPr>
              <w:t>A_DTL_TB</w:t>
            </w:r>
          </w:p>
        </w:tc>
        <w:tc>
          <w:tcPr>
            <w:tcW w:w="820" w:type="pct"/>
          </w:tcPr>
          <w:p w:rsidRPr="00111E67" w:rsidR="0084366E" w:rsidP="00D0385C" w:rsidRDefault="0084366E" w14:paraId="6AD00288" wp14:textId="77777777">
            <w:pPr>
              <w:rPr>
                <w:rStyle w:val="BodytextChar"/>
                <w:sz w:val="16"/>
                <w:szCs w:val="18"/>
              </w:rPr>
            </w:pPr>
            <w:r w:rsidRPr="00111E67">
              <w:rPr>
                <w:rStyle w:val="BodytextChar"/>
                <w:sz w:val="16"/>
                <w:szCs w:val="18"/>
              </w:rPr>
              <w:t>A_LI_USED_UNIT_AMT</w:t>
            </w:r>
          </w:p>
          <w:p w:rsidR="0084366E" w:rsidP="00D0385C" w:rsidRDefault="0084366E" w14:paraId="17354A7C" wp14:textId="77777777"/>
        </w:tc>
        <w:tc>
          <w:tcPr>
            <w:tcW w:w="1481" w:type="pct"/>
          </w:tcPr>
          <w:p w:rsidR="0084366E" w:rsidP="00D0385C" w:rsidRDefault="0084366E" w14:paraId="6644C875" wp14:textId="77777777"/>
        </w:tc>
      </w:tr>
      <w:tr xmlns:wp14="http://schemas.microsoft.com/office/word/2010/wordml" w:rsidRPr="003F4256" w:rsidR="0084366E" w:rsidTr="00D0385C" w14:paraId="177B1B8D" wp14:textId="77777777">
        <w:trPr>
          <w:cantSplit/>
          <w:jc w:val="center"/>
        </w:trPr>
        <w:tc>
          <w:tcPr>
            <w:tcW w:w="451" w:type="pct"/>
          </w:tcPr>
          <w:p w:rsidR="0084366E" w:rsidP="00D0385C" w:rsidRDefault="0084366E" w14:paraId="6A1EEDF1" wp14:textId="77777777">
            <w:r w:rsidRPr="00EA7F2C">
              <w:rPr>
                <w:rStyle w:val="BodytextChar"/>
                <w:rFonts w:cs="Arial"/>
                <w:sz w:val="16"/>
                <w:szCs w:val="18"/>
              </w:rPr>
              <w:t>Column</w:t>
            </w:r>
          </w:p>
        </w:tc>
        <w:tc>
          <w:tcPr>
            <w:tcW w:w="508" w:type="pct"/>
            <w:vAlign w:val="center"/>
          </w:tcPr>
          <w:p w:rsidRPr="00826E86" w:rsidR="0084366E" w:rsidP="00D0385C" w:rsidRDefault="0084366E" w14:paraId="42B1B251" wp14:textId="77777777">
            <w:pPr>
              <w:spacing w:before="40" w:after="40"/>
              <w:rPr>
                <w:rStyle w:val="BodytextChar"/>
                <w:rFonts w:cs="Arial"/>
                <w:sz w:val="16"/>
                <w:szCs w:val="18"/>
              </w:rPr>
            </w:pPr>
            <w:r w:rsidRPr="00826E86">
              <w:rPr>
                <w:rStyle w:val="BodytextChar"/>
                <w:rFonts w:cs="Arial"/>
                <w:sz w:val="16"/>
                <w:szCs w:val="18"/>
              </w:rPr>
              <w:t>Remaining</w:t>
            </w:r>
          </w:p>
          <w:p w:rsidRPr="00826E86" w:rsidR="0084366E" w:rsidP="00D0385C" w:rsidRDefault="0084366E" w14:paraId="7411AD43" wp14:textId="77777777">
            <w:pPr>
              <w:spacing w:before="40" w:after="40"/>
              <w:rPr>
                <w:rStyle w:val="BodytextChar"/>
                <w:rFonts w:cs="Arial"/>
                <w:sz w:val="16"/>
                <w:szCs w:val="18"/>
              </w:rPr>
            </w:pPr>
            <w:r w:rsidRPr="00826E86">
              <w:rPr>
                <w:rStyle w:val="BodytextChar"/>
                <w:rFonts w:cs="Arial"/>
                <w:sz w:val="16"/>
                <w:szCs w:val="18"/>
              </w:rPr>
              <w:t xml:space="preserve"> Amount ($)</w:t>
            </w:r>
          </w:p>
        </w:tc>
        <w:tc>
          <w:tcPr>
            <w:tcW w:w="644" w:type="pct"/>
          </w:tcPr>
          <w:p w:rsidR="0084366E" w:rsidP="00D0385C" w:rsidRDefault="0084366E" w14:paraId="102437F4" wp14:textId="77777777">
            <w:r>
              <w:rPr>
                <w:rStyle w:val="BodytextChar"/>
                <w:sz w:val="16"/>
                <w:szCs w:val="18"/>
              </w:rPr>
              <w:t>Amount remaining to be billed.</w:t>
            </w:r>
          </w:p>
        </w:tc>
        <w:tc>
          <w:tcPr>
            <w:tcW w:w="1096" w:type="pct"/>
          </w:tcPr>
          <w:p w:rsidR="0084366E" w:rsidP="00D0385C" w:rsidRDefault="0084366E" w14:paraId="6FBA9A76" wp14:textId="77777777">
            <w:r>
              <w:rPr>
                <w:rStyle w:val="BodytextChar"/>
                <w:sz w:val="16"/>
                <w:szCs w:val="18"/>
              </w:rPr>
              <w:t>N/A</w:t>
            </w:r>
          </w:p>
        </w:tc>
        <w:tc>
          <w:tcPr>
            <w:tcW w:w="820" w:type="pct"/>
          </w:tcPr>
          <w:p w:rsidR="0084366E" w:rsidP="00D0385C" w:rsidRDefault="0084366E" w14:paraId="1675FBB0" wp14:textId="77777777">
            <w:r>
              <w:rPr>
                <w:rStyle w:val="BodytextChar"/>
                <w:sz w:val="16"/>
                <w:szCs w:val="18"/>
              </w:rPr>
              <w:t>N/A</w:t>
            </w:r>
          </w:p>
        </w:tc>
        <w:tc>
          <w:tcPr>
            <w:tcW w:w="1481" w:type="pct"/>
          </w:tcPr>
          <w:p w:rsidR="0084366E" w:rsidP="00D0385C" w:rsidRDefault="0084366E" w14:paraId="3681137E" wp14:textId="77777777">
            <w:pPr>
              <w:jc w:val="left"/>
            </w:pPr>
            <w:r>
              <w:rPr>
                <w:rStyle w:val="BodytextChar"/>
                <w:sz w:val="16"/>
                <w:szCs w:val="18"/>
              </w:rPr>
              <w:t>Computed amount = A_DTL_TB.A_LI_APP_AMT - A_DTL_TB.A_LI_USED_AMT</w:t>
            </w:r>
          </w:p>
        </w:tc>
      </w:tr>
      <w:tr xmlns:wp14="http://schemas.microsoft.com/office/word/2010/wordml" w:rsidRPr="003F4256" w:rsidR="0084366E" w:rsidTr="00D0385C" w14:paraId="3A290A01" wp14:textId="77777777">
        <w:trPr>
          <w:cantSplit/>
          <w:jc w:val="center"/>
        </w:trPr>
        <w:tc>
          <w:tcPr>
            <w:tcW w:w="451" w:type="pct"/>
          </w:tcPr>
          <w:p w:rsidR="0084366E" w:rsidP="00D0385C" w:rsidRDefault="0084366E" w14:paraId="092ACE4C" wp14:textId="77777777">
            <w:r w:rsidRPr="00EA7F2C">
              <w:rPr>
                <w:rStyle w:val="BodytextChar"/>
                <w:rFonts w:cs="Arial"/>
                <w:sz w:val="16"/>
                <w:szCs w:val="18"/>
              </w:rPr>
              <w:t>Column</w:t>
            </w:r>
          </w:p>
        </w:tc>
        <w:tc>
          <w:tcPr>
            <w:tcW w:w="508" w:type="pct"/>
            <w:vAlign w:val="center"/>
          </w:tcPr>
          <w:p w:rsidRPr="00826E86" w:rsidR="0084366E" w:rsidP="00D0385C" w:rsidRDefault="0084366E" w14:paraId="0066E7F5" wp14:textId="77777777">
            <w:pPr>
              <w:spacing w:before="40" w:after="40"/>
              <w:rPr>
                <w:rStyle w:val="BodytextChar"/>
                <w:rFonts w:cs="Arial"/>
                <w:sz w:val="16"/>
                <w:szCs w:val="18"/>
              </w:rPr>
            </w:pPr>
            <w:r w:rsidRPr="00826E86">
              <w:rPr>
                <w:rStyle w:val="BodytextChar"/>
                <w:rFonts w:cs="Arial"/>
                <w:sz w:val="16"/>
                <w:szCs w:val="18"/>
              </w:rPr>
              <w:t>Remaining</w:t>
            </w:r>
          </w:p>
          <w:p w:rsidRPr="00826E86" w:rsidR="0084366E" w:rsidP="00D0385C" w:rsidRDefault="0084366E" w14:paraId="2E8C1651" wp14:textId="77777777">
            <w:pPr>
              <w:spacing w:before="40" w:after="40"/>
              <w:rPr>
                <w:rStyle w:val="BodytextChar"/>
                <w:rFonts w:cs="Arial"/>
                <w:sz w:val="16"/>
                <w:szCs w:val="18"/>
              </w:rPr>
            </w:pPr>
            <w:r w:rsidRPr="00826E86">
              <w:rPr>
                <w:rStyle w:val="BodytextChar"/>
                <w:rFonts w:cs="Arial"/>
                <w:sz w:val="16"/>
                <w:szCs w:val="18"/>
              </w:rPr>
              <w:t xml:space="preserve"> Units</w:t>
            </w:r>
          </w:p>
        </w:tc>
        <w:tc>
          <w:tcPr>
            <w:tcW w:w="644" w:type="pct"/>
          </w:tcPr>
          <w:p w:rsidR="0084366E" w:rsidP="00D0385C" w:rsidRDefault="0084366E" w14:paraId="2E3F6ED1" wp14:textId="77777777">
            <w:r>
              <w:rPr>
                <w:rStyle w:val="BodytextChar"/>
                <w:sz w:val="16"/>
                <w:szCs w:val="18"/>
              </w:rPr>
              <w:t>Units remaining to be billed.</w:t>
            </w:r>
          </w:p>
        </w:tc>
        <w:tc>
          <w:tcPr>
            <w:tcW w:w="1096" w:type="pct"/>
          </w:tcPr>
          <w:p w:rsidR="0084366E" w:rsidP="00D0385C" w:rsidRDefault="0084366E" w14:paraId="58B72F2A" wp14:textId="77777777">
            <w:r w:rsidRPr="00D56704">
              <w:rPr>
                <w:rStyle w:val="BodytextChar"/>
                <w:sz w:val="16"/>
                <w:szCs w:val="18"/>
              </w:rPr>
              <w:t>N/A</w:t>
            </w:r>
          </w:p>
        </w:tc>
        <w:tc>
          <w:tcPr>
            <w:tcW w:w="820" w:type="pct"/>
          </w:tcPr>
          <w:p w:rsidR="0084366E" w:rsidP="00D0385C" w:rsidRDefault="0084366E" w14:paraId="30B3D7D6" wp14:textId="77777777">
            <w:r w:rsidRPr="00D56704">
              <w:rPr>
                <w:rStyle w:val="BodytextChar"/>
                <w:sz w:val="16"/>
                <w:szCs w:val="18"/>
              </w:rPr>
              <w:t>N/A</w:t>
            </w:r>
          </w:p>
        </w:tc>
        <w:tc>
          <w:tcPr>
            <w:tcW w:w="1481" w:type="pct"/>
          </w:tcPr>
          <w:p w:rsidR="0084366E" w:rsidP="00D0385C" w:rsidRDefault="0084366E" w14:paraId="17876FBF" wp14:textId="77777777">
            <w:pPr>
              <w:jc w:val="left"/>
            </w:pPr>
            <w:r>
              <w:rPr>
                <w:rStyle w:val="BodytextChar"/>
                <w:sz w:val="16"/>
                <w:szCs w:val="18"/>
              </w:rPr>
              <w:t>Computed units = A_DTL_TB.A_LI_APP_UNIT_AMT - A_DTL_TB.A_LI_USED_UNIT_AMT</w:t>
            </w:r>
          </w:p>
        </w:tc>
      </w:tr>
      <w:tr xmlns:wp14="http://schemas.microsoft.com/office/word/2010/wordml" w:rsidRPr="003F4256" w:rsidR="0084366E" w:rsidTr="00D0385C" w14:paraId="265E0227" wp14:textId="77777777">
        <w:trPr>
          <w:cantSplit/>
          <w:jc w:val="center"/>
        </w:trPr>
        <w:tc>
          <w:tcPr>
            <w:tcW w:w="451" w:type="pct"/>
            <w:tcBorders>
              <w:bottom w:val="single" w:color="616161" w:sz="2" w:space="0"/>
            </w:tcBorders>
          </w:tcPr>
          <w:p w:rsidR="0084366E" w:rsidP="00D0385C" w:rsidRDefault="0084366E" w14:paraId="671BE630" wp14:textId="77777777">
            <w:r w:rsidRPr="00EA7F2C">
              <w:rPr>
                <w:rStyle w:val="BodytextChar"/>
                <w:rFonts w:cs="Arial"/>
                <w:sz w:val="16"/>
                <w:szCs w:val="18"/>
              </w:rPr>
              <w:t>Column</w:t>
            </w:r>
          </w:p>
        </w:tc>
        <w:tc>
          <w:tcPr>
            <w:tcW w:w="508" w:type="pct"/>
            <w:tcBorders>
              <w:bottom w:val="single" w:color="616161" w:sz="2" w:space="0"/>
            </w:tcBorders>
            <w:vAlign w:val="center"/>
          </w:tcPr>
          <w:p w:rsidRPr="00826E86" w:rsidR="0084366E" w:rsidP="00D0385C" w:rsidRDefault="0084366E" w14:paraId="4C76A8CF" wp14:textId="77777777">
            <w:pPr>
              <w:spacing w:before="40" w:after="40"/>
              <w:jc w:val="left"/>
              <w:rPr>
                <w:rStyle w:val="BodytextChar"/>
                <w:rFonts w:cs="Arial"/>
                <w:sz w:val="16"/>
                <w:szCs w:val="18"/>
              </w:rPr>
            </w:pPr>
            <w:r>
              <w:rPr>
                <w:rStyle w:val="BodytextChar"/>
                <w:rFonts w:cs="Arial"/>
                <w:sz w:val="16"/>
                <w:szCs w:val="18"/>
              </w:rPr>
              <w:t>Clm Billed Dt</w:t>
            </w:r>
          </w:p>
        </w:tc>
        <w:tc>
          <w:tcPr>
            <w:tcW w:w="644" w:type="pct"/>
            <w:tcBorders>
              <w:bottom w:val="single" w:color="616161" w:sz="2" w:space="0"/>
            </w:tcBorders>
          </w:tcPr>
          <w:p w:rsidR="0084366E" w:rsidP="00D0385C" w:rsidRDefault="0084366E" w14:paraId="0398BB4A" wp14:textId="77777777">
            <w:r>
              <w:rPr>
                <w:rStyle w:val="BodytextChar"/>
                <w:sz w:val="16"/>
                <w:szCs w:val="18"/>
              </w:rPr>
              <w:t>This field displays the last date a claim has been billed against this authorization.</w:t>
            </w:r>
          </w:p>
        </w:tc>
        <w:tc>
          <w:tcPr>
            <w:tcW w:w="1096" w:type="pct"/>
            <w:tcBorders>
              <w:bottom w:val="single" w:color="616161" w:sz="2" w:space="0"/>
            </w:tcBorders>
          </w:tcPr>
          <w:p w:rsidR="0084366E" w:rsidP="00D0385C" w:rsidRDefault="0084366E" w14:paraId="011408D5" wp14:textId="77777777">
            <w:r>
              <w:rPr>
                <w:rStyle w:val="BodytextChar"/>
                <w:sz w:val="16"/>
                <w:szCs w:val="18"/>
              </w:rPr>
              <w:t>C_HDR_AUX_TB</w:t>
            </w:r>
          </w:p>
        </w:tc>
        <w:tc>
          <w:tcPr>
            <w:tcW w:w="820" w:type="pct"/>
            <w:tcBorders>
              <w:bottom w:val="single" w:color="616161" w:sz="2" w:space="0"/>
            </w:tcBorders>
          </w:tcPr>
          <w:p w:rsidR="0084366E" w:rsidP="00D0385C" w:rsidRDefault="0084366E" w14:paraId="5721EAAE" wp14:textId="77777777">
            <w:r>
              <w:rPr>
                <w:rStyle w:val="BodytextChar"/>
                <w:sz w:val="16"/>
                <w:szCs w:val="18"/>
              </w:rPr>
              <w:t>C8_BILLED_DT</w:t>
            </w:r>
          </w:p>
        </w:tc>
        <w:tc>
          <w:tcPr>
            <w:tcW w:w="1481" w:type="pct"/>
            <w:tcBorders>
              <w:bottom w:val="single" w:color="616161" w:sz="2" w:space="0"/>
            </w:tcBorders>
          </w:tcPr>
          <w:p w:rsidR="0084366E" w:rsidP="00D0385C" w:rsidRDefault="0084366E" w14:paraId="0C44252A" wp14:textId="77777777">
            <w:r>
              <w:rPr>
                <w:rStyle w:val="BodytextChar"/>
                <w:sz w:val="16"/>
                <w:szCs w:val="18"/>
              </w:rPr>
              <w:t>Last Billed Date is determined by reading all rows in the A_TCN_TB that match the SA ID. For each TCN found, read the C_HDR_AUX_TB obtaining the C8_BILLED_DT. The latest billed date will appear on the report.</w:t>
            </w:r>
          </w:p>
        </w:tc>
      </w:tr>
    </w:tbl>
    <w:p xmlns:wp14="http://schemas.microsoft.com/office/word/2010/wordml" w:rsidR="0084366E" w:rsidP="0084366E" w:rsidRDefault="0084366E" w14:paraId="0385650D" wp14:textId="77777777">
      <w:r>
        <w:br/>
      </w:r>
    </w:p>
    <w:tbl>
      <w:tblPr>
        <w:tblW w:w="5000" w:type="pct"/>
        <w:jc w:val="center"/>
        <w:tblBorders>
          <w:left w:val="single" w:color="616161" w:sz="2" w:space="0"/>
          <w:bottom w:val="single" w:color="616161" w:sz="2" w:space="0"/>
          <w:right w:val="single" w:color="616161" w:sz="2" w:space="0"/>
          <w:insideH w:val="single" w:color="616161" w:sz="2" w:space="0"/>
          <w:insideV w:val="single" w:color="616161" w:sz="2" w:space="0"/>
        </w:tblBorders>
        <w:tblLook w:val="0000" w:firstRow="0" w:lastRow="0" w:firstColumn="0" w:lastColumn="0" w:noHBand="0" w:noVBand="0"/>
      </w:tblPr>
      <w:tblGrid>
        <w:gridCol w:w="4125"/>
        <w:gridCol w:w="5873"/>
        <w:gridCol w:w="4396"/>
      </w:tblGrid>
      <w:tr xmlns:wp14="http://schemas.microsoft.com/office/word/2010/wordml" w:rsidR="0084366E" w:rsidTr="00D0385C" w14:paraId="4A4C82ED" wp14:textId="77777777">
        <w:trPr>
          <w:cantSplit/>
          <w:jc w:val="center"/>
        </w:trPr>
        <w:tc>
          <w:tcPr>
            <w:tcW w:w="5000" w:type="pct"/>
            <w:gridSpan w:val="3"/>
            <w:tcBorders>
              <w:top w:val="single" w:color="616161" w:sz="2" w:space="0"/>
              <w:bottom w:val="single" w:color="616161" w:sz="2" w:space="0"/>
            </w:tcBorders>
            <w:shd w:val="clear" w:color="auto" w:fill="191919"/>
            <w:vAlign w:val="center"/>
          </w:tcPr>
          <w:p w:rsidR="0084366E" w:rsidP="00D0385C" w:rsidRDefault="0084366E" w14:paraId="0CB55E2B"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84366E" w:rsidTr="00D0385C" w14:paraId="38D5376A" wp14:textId="77777777">
        <w:trPr>
          <w:cantSplit/>
          <w:jc w:val="center"/>
        </w:trPr>
        <w:tc>
          <w:tcPr>
            <w:tcW w:w="1433" w:type="pct"/>
            <w:tcBorders>
              <w:top w:val="single" w:color="616161" w:sz="2" w:space="0"/>
              <w:bottom w:val="single" w:color="616161" w:sz="2" w:space="0"/>
            </w:tcBorders>
            <w:vAlign w:val="center"/>
          </w:tcPr>
          <w:p w:rsidRPr="00205D93" w:rsidR="0084366E" w:rsidP="00D0385C" w:rsidRDefault="0084366E" w14:paraId="695A456C" wp14:textId="77777777">
            <w:pPr>
              <w:pStyle w:val="TableHeading"/>
              <w:spacing w:before="40" w:after="40"/>
              <w:jc w:val="center"/>
              <w:rPr>
                <w:rStyle w:val="ModernTableText"/>
                <w:rFonts w:cs="Arial"/>
                <w:szCs w:val="17"/>
              </w:rPr>
            </w:pPr>
            <w:r w:rsidRPr="00205D93">
              <w:rPr>
                <w:rStyle w:val="ModernTableText"/>
                <w:rFonts w:cs="Arial"/>
                <w:szCs w:val="17"/>
              </w:rPr>
              <w:t>Chart Footnote Label (opt)</w:t>
            </w:r>
          </w:p>
        </w:tc>
        <w:tc>
          <w:tcPr>
            <w:tcW w:w="2040" w:type="pct"/>
            <w:tcBorders>
              <w:top w:val="single" w:color="616161" w:sz="2" w:space="0"/>
              <w:bottom w:val="single" w:color="616161" w:sz="2" w:space="0"/>
            </w:tcBorders>
            <w:vAlign w:val="center"/>
          </w:tcPr>
          <w:p w:rsidRPr="00205D93" w:rsidR="0084366E" w:rsidP="00D0385C" w:rsidRDefault="0084366E" w14:paraId="44E86F3D"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Description (opt)</w:t>
            </w:r>
          </w:p>
        </w:tc>
        <w:tc>
          <w:tcPr>
            <w:tcW w:w="1527" w:type="pct"/>
            <w:tcBorders>
              <w:top w:val="single" w:color="616161" w:sz="2" w:space="0"/>
              <w:bottom w:val="single" w:color="616161" w:sz="2" w:space="0"/>
            </w:tcBorders>
            <w:vAlign w:val="center"/>
          </w:tcPr>
          <w:p w:rsidRPr="00205D93" w:rsidR="0084366E" w:rsidP="00D0385C" w:rsidRDefault="0084366E" w14:paraId="08DA970C"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Processing Rules (opt)</w:t>
            </w:r>
          </w:p>
        </w:tc>
      </w:tr>
      <w:tr xmlns:wp14="http://schemas.microsoft.com/office/word/2010/wordml" w:rsidR="0084366E" w:rsidTr="00D0385C" w14:paraId="5B58FE80" wp14:textId="77777777">
        <w:trPr>
          <w:cantSplit/>
          <w:jc w:val="center"/>
        </w:trPr>
        <w:tc>
          <w:tcPr>
            <w:tcW w:w="1433" w:type="pct"/>
            <w:tcBorders>
              <w:top w:val="single" w:color="616161" w:sz="2" w:space="0"/>
              <w:bottom w:val="single" w:color="616161" w:sz="2" w:space="0"/>
            </w:tcBorders>
            <w:vAlign w:val="center"/>
          </w:tcPr>
          <w:p w:rsidRPr="00205D93" w:rsidR="0084366E" w:rsidP="00D0385C" w:rsidRDefault="0084366E" w14:paraId="38093173"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2040" w:type="pct"/>
            <w:tcBorders>
              <w:top w:val="single" w:color="616161" w:sz="2" w:space="0"/>
              <w:bottom w:val="single" w:color="616161" w:sz="2" w:space="0"/>
            </w:tcBorders>
            <w:vAlign w:val="center"/>
          </w:tcPr>
          <w:p w:rsidRPr="00205D93" w:rsidR="0084366E" w:rsidP="00D0385C" w:rsidRDefault="0084366E" w14:paraId="2C5E1005"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527" w:type="pct"/>
            <w:tcBorders>
              <w:top w:val="single" w:color="616161" w:sz="2" w:space="0"/>
              <w:bottom w:val="single" w:color="616161" w:sz="2" w:space="0"/>
            </w:tcBorders>
            <w:vAlign w:val="center"/>
          </w:tcPr>
          <w:p w:rsidRPr="00205D93" w:rsidR="0084366E" w:rsidP="00D0385C" w:rsidRDefault="0084366E" w14:paraId="2CCA9A1B"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r>
      <w:tr xmlns:wp14="http://schemas.microsoft.com/office/word/2010/wordml" w:rsidR="0084366E" w:rsidTr="00D0385C" w14:paraId="53248204" wp14:textId="77777777">
        <w:trPr>
          <w:cantSplit/>
          <w:jc w:val="center"/>
        </w:trPr>
        <w:tc>
          <w:tcPr>
            <w:tcW w:w="5000" w:type="pct"/>
            <w:gridSpan w:val="3"/>
            <w:tcBorders>
              <w:top w:val="single" w:color="616161" w:sz="2" w:space="0"/>
              <w:bottom w:val="single" w:color="616161" w:sz="2" w:space="0"/>
            </w:tcBorders>
            <w:shd w:val="clear" w:color="auto" w:fill="191919"/>
            <w:vAlign w:val="center"/>
          </w:tcPr>
          <w:p w:rsidRPr="00205D93" w:rsidR="0084366E" w:rsidP="00D0385C" w:rsidRDefault="0084366E" w14:paraId="29CAC43C" wp14:textId="77777777">
            <w:pPr>
              <w:pStyle w:val="TableText1"/>
              <w:spacing w:before="40" w:after="40"/>
              <w:jc w:val="center"/>
              <w:rPr>
                <w:rStyle w:val="ModernTableText"/>
                <w:rFonts w:cs="Arial"/>
                <w:bCs/>
                <w:noProof/>
                <w:color w:val="FFFFFF"/>
                <w:szCs w:val="19"/>
              </w:rPr>
            </w:pPr>
            <w:r w:rsidRPr="00205D93">
              <w:rPr>
                <w:rStyle w:val="ModernTableText"/>
                <w:rFonts w:cs="Arial"/>
                <w:bCs/>
                <w:noProof/>
                <w:color w:val="FFFFFF"/>
                <w:szCs w:val="19"/>
              </w:rPr>
              <w:t>Report Footnote (opt)</w:t>
            </w:r>
          </w:p>
        </w:tc>
      </w:tr>
      <w:tr xmlns:wp14="http://schemas.microsoft.com/office/word/2010/wordml" w:rsidR="0084366E" w:rsidTr="00D0385C" w14:paraId="6B5FC255" wp14:textId="77777777">
        <w:trPr>
          <w:cantSplit/>
          <w:jc w:val="center"/>
        </w:trPr>
        <w:tc>
          <w:tcPr>
            <w:tcW w:w="1433" w:type="pct"/>
            <w:tcBorders>
              <w:top w:val="single" w:color="616161" w:sz="2" w:space="0"/>
            </w:tcBorders>
            <w:vAlign w:val="center"/>
          </w:tcPr>
          <w:p w:rsidRPr="00205D93" w:rsidR="0084366E" w:rsidP="00D0385C" w:rsidRDefault="0084366E" w14:paraId="7CD9F917" wp14:textId="77777777">
            <w:pPr>
              <w:pStyle w:val="TableHeading"/>
              <w:spacing w:before="40" w:after="40"/>
              <w:jc w:val="center"/>
              <w:rPr>
                <w:rStyle w:val="ModernTableText"/>
                <w:rFonts w:cs="Arial"/>
                <w:szCs w:val="17"/>
              </w:rPr>
            </w:pPr>
            <w:r w:rsidRPr="00205D93">
              <w:rPr>
                <w:rStyle w:val="ModernTableText"/>
                <w:rFonts w:cs="Arial"/>
                <w:szCs w:val="17"/>
              </w:rPr>
              <w:t>Report Footnote Label (opt)</w:t>
            </w:r>
          </w:p>
        </w:tc>
        <w:tc>
          <w:tcPr>
            <w:tcW w:w="2040" w:type="pct"/>
            <w:tcBorders>
              <w:top w:val="single" w:color="616161" w:sz="2" w:space="0"/>
            </w:tcBorders>
            <w:vAlign w:val="center"/>
          </w:tcPr>
          <w:p w:rsidRPr="00205D93" w:rsidR="0084366E" w:rsidP="00D0385C" w:rsidRDefault="0084366E" w14:paraId="1560CE26"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Description (opt)</w:t>
            </w:r>
          </w:p>
        </w:tc>
        <w:tc>
          <w:tcPr>
            <w:tcW w:w="1527" w:type="pct"/>
            <w:tcBorders>
              <w:top w:val="single" w:color="616161" w:sz="2" w:space="0"/>
            </w:tcBorders>
            <w:vAlign w:val="center"/>
          </w:tcPr>
          <w:p w:rsidRPr="00205D93" w:rsidR="0084366E" w:rsidP="00D0385C" w:rsidRDefault="0084366E" w14:paraId="0FDFC1D8"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Processing Rules (opt)</w:t>
            </w:r>
          </w:p>
        </w:tc>
      </w:tr>
      <w:tr xmlns:wp14="http://schemas.microsoft.com/office/word/2010/wordml" w:rsidR="0084366E" w:rsidTr="00D0385C" w14:paraId="6003EB01" wp14:textId="77777777">
        <w:trPr>
          <w:cantSplit/>
          <w:jc w:val="center"/>
        </w:trPr>
        <w:tc>
          <w:tcPr>
            <w:tcW w:w="1433" w:type="pct"/>
            <w:vAlign w:val="center"/>
          </w:tcPr>
          <w:p w:rsidR="0084366E" w:rsidP="00D0385C" w:rsidRDefault="0084366E" w14:paraId="24A704D2"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2040" w:type="pct"/>
            <w:vAlign w:val="center"/>
          </w:tcPr>
          <w:p w:rsidR="0084366E" w:rsidP="00D0385C" w:rsidRDefault="0084366E" w14:paraId="09DA3592"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1527" w:type="pct"/>
            <w:vAlign w:val="center"/>
          </w:tcPr>
          <w:p w:rsidR="0084366E" w:rsidP="00D0385C" w:rsidRDefault="0084366E" w14:paraId="5CD945AB"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r>
    </w:tbl>
    <w:p xmlns:wp14="http://schemas.microsoft.com/office/word/2010/wordml" w:rsidR="0084366E" w:rsidP="0084366E" w:rsidRDefault="0084366E" w14:paraId="0819998C" wp14:textId="77777777"/>
    <w:p xmlns:wp14="http://schemas.microsoft.com/office/word/2010/wordml" w:rsidR="0084366E" w:rsidP="0084366E" w:rsidRDefault="0084366E" w14:paraId="594392BB" wp14:textId="77777777">
      <w:pPr>
        <w:rPr>
          <w:sz w:val="19"/>
          <w:szCs w:val="19"/>
        </w:rPr>
      </w:pPr>
    </w:p>
    <w:p xmlns:wp14="http://schemas.microsoft.com/office/word/2010/wordml" w:rsidR="003016B5" w:rsidP="00D0385C" w:rsidRDefault="003016B5" w14:paraId="6E1D41B7" wp14:textId="77777777">
      <w:pPr>
        <w:pStyle w:val="Heading5"/>
      </w:pPr>
      <w:bookmarkStart w:name="_Toc214963364" w:id="355"/>
      <w:r w:rsidRPr="006E6865">
        <w:t>Report Definition – OPR-SRA-13</w:t>
      </w:r>
      <w:r>
        <w:t>9</w:t>
      </w:r>
      <w:r w:rsidRPr="006E6865">
        <w:t xml:space="preserve"> - </w:t>
      </w:r>
      <w:r w:rsidRPr="00FF0FA4">
        <w:t xml:space="preserve">Service Authorization </w:t>
      </w:r>
      <w:r>
        <w:t>Status</w:t>
      </w:r>
      <w:r w:rsidRPr="00FF0FA4">
        <w:t xml:space="preserve"> Report to Inbox</w:t>
      </w:r>
      <w:bookmarkEnd w:id="355"/>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310"/>
        <w:gridCol w:w="1364"/>
        <w:gridCol w:w="2066"/>
        <w:gridCol w:w="2023"/>
        <w:gridCol w:w="20"/>
        <w:gridCol w:w="1805"/>
        <w:gridCol w:w="2311"/>
        <w:gridCol w:w="210"/>
        <w:gridCol w:w="1851"/>
        <w:gridCol w:w="1430"/>
      </w:tblGrid>
      <w:tr xmlns:wp14="http://schemas.microsoft.com/office/word/2010/wordml" w:rsidR="003016B5" w:rsidTr="00D0385C" w14:paraId="11F40DDF" wp14:textId="77777777">
        <w:trPr>
          <w:cantSplit/>
          <w:trHeight w:val="432" w:hRule="exact"/>
          <w:tblHeader/>
          <w:jc w:val="center"/>
        </w:trPr>
        <w:tc>
          <w:tcPr>
            <w:tcW w:w="5000" w:type="pct"/>
            <w:gridSpan w:val="10"/>
            <w:tcBorders>
              <w:top w:val="single" w:color="auto" w:sz="4" w:space="0"/>
              <w:left w:val="single" w:color="auto" w:sz="4" w:space="0"/>
              <w:bottom w:val="single" w:color="auto" w:sz="4" w:space="0"/>
              <w:right w:val="single" w:color="auto" w:sz="4" w:space="0"/>
            </w:tcBorders>
            <w:shd w:val="clear" w:color="auto" w:fill="FF0000"/>
            <w:vAlign w:val="center"/>
          </w:tcPr>
          <w:p w:rsidRPr="00FF7891" w:rsidR="003016B5" w:rsidP="00D0385C" w:rsidRDefault="003016B5" w14:paraId="68F36E0F" wp14:textId="77777777">
            <w:pPr>
              <w:jc w:val="center"/>
              <w:rPr>
                <w:rFonts w:eastAsia="MS Mincho"/>
                <w:szCs w:val="20"/>
              </w:rPr>
            </w:pPr>
            <w:r>
              <w:rPr>
                <w:sz w:val="19"/>
                <w:szCs w:val="19"/>
              </w:rPr>
              <w:br w:type="page"/>
            </w:r>
            <w:r>
              <w:rPr>
                <w:sz w:val="19"/>
                <w:szCs w:val="19"/>
              </w:rPr>
              <w:br w:type="page"/>
            </w:r>
            <w:r>
              <w:rPr>
                <w:sz w:val="19"/>
                <w:szCs w:val="19"/>
              </w:rPr>
              <w:br w:type="page"/>
            </w:r>
            <w:r>
              <w:rPr>
                <w:sz w:val="19"/>
                <w:szCs w:val="19"/>
              </w:rPr>
              <w:br w:type="page"/>
            </w:r>
            <w:r w:rsidRPr="00FF7891">
              <w:rPr>
                <w:rFonts w:eastAsia="MS Mincho"/>
                <w:szCs w:val="20"/>
              </w:rPr>
              <w:t>NH MMIS REPORT DEFINITION</w:t>
            </w:r>
          </w:p>
        </w:tc>
      </w:tr>
      <w:tr xmlns:wp14="http://schemas.microsoft.com/office/word/2010/wordml" w:rsidR="003016B5" w:rsidTr="00D0385C" w14:paraId="4627E4E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tcBorders>
              <w:top w:val="single" w:color="auto" w:sz="4" w:space="0"/>
            </w:tcBorders>
            <w:vAlign w:val="center"/>
          </w:tcPr>
          <w:p w:rsidRPr="00205D93" w:rsidR="003016B5" w:rsidP="00D0385C" w:rsidRDefault="003016B5" w14:paraId="5A5A5037" wp14:textId="77777777">
            <w:pPr>
              <w:pStyle w:val="TableHeading"/>
              <w:spacing w:before="40" w:after="40"/>
              <w:rPr>
                <w:rStyle w:val="ModernTableText"/>
                <w:noProof/>
                <w:szCs w:val="17"/>
              </w:rPr>
            </w:pPr>
            <w:r w:rsidRPr="00205D93">
              <w:rPr>
                <w:rStyle w:val="ModernTableText"/>
                <w:noProof/>
                <w:szCs w:val="17"/>
              </w:rPr>
              <w:t>Report Type:</w:t>
            </w:r>
          </w:p>
        </w:tc>
        <w:tc>
          <w:tcPr>
            <w:tcW w:w="4071" w:type="pct"/>
            <w:gridSpan w:val="8"/>
            <w:tcBorders>
              <w:top w:val="single" w:color="auto" w:sz="4" w:space="0"/>
            </w:tcBorders>
            <w:vAlign w:val="center"/>
          </w:tcPr>
          <w:p w:rsidRPr="00205D93" w:rsidR="003016B5" w:rsidP="00D0385C" w:rsidRDefault="003016B5" w14:paraId="4DD15700"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Standard</w:t>
            </w:r>
            <w:r w:rsidRPr="00205D93">
              <w:rPr>
                <w:rStyle w:val="ModernTableText"/>
                <w:noProof/>
                <w:szCs w:val="17"/>
              </w:rPr>
              <w:tab/>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Customized</w:t>
            </w:r>
          </w:p>
        </w:tc>
      </w:tr>
      <w:tr xmlns:wp14="http://schemas.microsoft.com/office/word/2010/wordml" w:rsidR="003016B5" w:rsidTr="00D0385C" w14:paraId="08EAB41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tcBorders>
              <w:top w:val="single" w:color="616161" w:sz="2" w:space="0"/>
            </w:tcBorders>
            <w:vAlign w:val="center"/>
          </w:tcPr>
          <w:p w:rsidRPr="00205D93" w:rsidR="003016B5" w:rsidP="00D0385C" w:rsidRDefault="003016B5" w14:paraId="38838FDA" wp14:textId="77777777">
            <w:pPr>
              <w:pStyle w:val="TableHeading"/>
              <w:spacing w:before="40" w:after="40"/>
              <w:rPr>
                <w:rStyle w:val="ModernTableText"/>
                <w:noProof/>
                <w:szCs w:val="17"/>
              </w:rPr>
            </w:pPr>
            <w:r w:rsidRPr="00205D93">
              <w:rPr>
                <w:rStyle w:val="ModernTableText"/>
                <w:noProof/>
                <w:szCs w:val="17"/>
              </w:rPr>
              <w:t>Client Name:</w:t>
            </w:r>
          </w:p>
        </w:tc>
        <w:tc>
          <w:tcPr>
            <w:tcW w:w="4071" w:type="pct"/>
            <w:gridSpan w:val="8"/>
            <w:tcBorders>
              <w:top w:val="single" w:color="616161" w:sz="2" w:space="0"/>
            </w:tcBorders>
            <w:vAlign w:val="center"/>
          </w:tcPr>
          <w:p w:rsidRPr="00205D93" w:rsidR="003016B5" w:rsidP="00D0385C" w:rsidRDefault="003016B5" w14:paraId="33E9F45D" wp14:textId="77777777">
            <w:pPr>
              <w:pStyle w:val="TableText1"/>
              <w:spacing w:before="40" w:after="40"/>
              <w:rPr>
                <w:rStyle w:val="ModernTableText"/>
                <w:szCs w:val="17"/>
              </w:rPr>
            </w:pPr>
            <w:r w:rsidRPr="00205D93">
              <w:rPr>
                <w:rStyle w:val="ModernTableText"/>
                <w:szCs w:val="17"/>
              </w:rPr>
              <w:t>New Hampshire</w:t>
            </w:r>
          </w:p>
        </w:tc>
      </w:tr>
      <w:tr xmlns:wp14="http://schemas.microsoft.com/office/word/2010/wordml" w:rsidR="003016B5" w:rsidTr="00D0385C" w14:paraId="620AAE1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tcBorders>
              <w:top w:val="single" w:color="616161" w:sz="2" w:space="0"/>
            </w:tcBorders>
            <w:vAlign w:val="center"/>
          </w:tcPr>
          <w:p w:rsidRPr="00205D93" w:rsidR="003016B5" w:rsidP="00D0385C" w:rsidRDefault="003016B5" w14:paraId="69A8AADB" wp14:textId="77777777">
            <w:pPr>
              <w:pStyle w:val="TableHeading"/>
              <w:spacing w:before="40" w:after="40"/>
              <w:rPr>
                <w:rStyle w:val="ModernTableText"/>
                <w:noProof/>
                <w:szCs w:val="17"/>
              </w:rPr>
            </w:pPr>
            <w:r w:rsidRPr="00205D93">
              <w:rPr>
                <w:rStyle w:val="ModernTableText"/>
                <w:noProof/>
                <w:szCs w:val="17"/>
              </w:rPr>
              <w:t>Client Report ID:</w:t>
            </w:r>
          </w:p>
        </w:tc>
        <w:tc>
          <w:tcPr>
            <w:tcW w:w="4071" w:type="pct"/>
            <w:gridSpan w:val="8"/>
            <w:tcBorders>
              <w:top w:val="single" w:color="616161" w:sz="2" w:space="0"/>
            </w:tcBorders>
            <w:vAlign w:val="center"/>
          </w:tcPr>
          <w:p w:rsidRPr="00205D93" w:rsidR="003016B5" w:rsidP="00D0385C" w:rsidRDefault="003016B5" w14:paraId="08448728" wp14:textId="77777777">
            <w:pPr>
              <w:pStyle w:val="TableText1"/>
              <w:spacing w:before="40" w:after="40"/>
              <w:rPr>
                <w:rStyle w:val="ModernTableText"/>
                <w:szCs w:val="17"/>
              </w:rPr>
            </w:pPr>
            <w:r w:rsidRPr="00205D93">
              <w:rPr>
                <w:rStyle w:val="ModernTableText"/>
                <w:szCs w:val="17"/>
              </w:rPr>
              <w:t>OPR-SRA-1</w:t>
            </w:r>
            <w:r>
              <w:rPr>
                <w:rStyle w:val="ModernTableText"/>
                <w:szCs w:val="17"/>
              </w:rPr>
              <w:t>39</w:t>
            </w:r>
          </w:p>
        </w:tc>
      </w:tr>
      <w:tr xmlns:wp14="http://schemas.microsoft.com/office/word/2010/wordml" w:rsidR="003016B5" w:rsidTr="00D0385C" w14:paraId="5D61CE3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91"/>
          <w:jc w:val="center"/>
        </w:trPr>
        <w:tc>
          <w:tcPr>
            <w:tcW w:w="929" w:type="pct"/>
            <w:gridSpan w:val="2"/>
            <w:tcBorders>
              <w:top w:val="single" w:color="616161" w:sz="2" w:space="0"/>
            </w:tcBorders>
            <w:vAlign w:val="center"/>
          </w:tcPr>
          <w:p w:rsidRPr="00205D93" w:rsidR="003016B5" w:rsidP="00D0385C" w:rsidRDefault="003016B5" w14:paraId="2EBD8787" wp14:textId="77777777">
            <w:pPr>
              <w:pStyle w:val="TableHeading"/>
              <w:spacing w:before="40" w:after="40"/>
              <w:rPr>
                <w:rStyle w:val="ModernTableText"/>
                <w:noProof/>
                <w:szCs w:val="17"/>
              </w:rPr>
            </w:pPr>
            <w:r w:rsidRPr="00205D93">
              <w:rPr>
                <w:rStyle w:val="ModernTableText"/>
                <w:noProof/>
                <w:szCs w:val="17"/>
              </w:rPr>
              <w:t>Client Line Of Business:</w:t>
            </w:r>
          </w:p>
        </w:tc>
        <w:tc>
          <w:tcPr>
            <w:tcW w:w="4071" w:type="pct"/>
            <w:gridSpan w:val="8"/>
            <w:tcBorders>
              <w:top w:val="single" w:color="616161" w:sz="2" w:space="0"/>
            </w:tcBorders>
            <w:vAlign w:val="center"/>
          </w:tcPr>
          <w:p w:rsidRPr="00205D93" w:rsidR="003016B5" w:rsidP="00D0385C" w:rsidRDefault="003016B5" w14:paraId="27C7D6B0" wp14:textId="77777777">
            <w:pPr>
              <w:pStyle w:val="TableText1"/>
              <w:spacing w:before="40" w:after="40"/>
              <w:rPr>
                <w:rStyle w:val="ModernTableText"/>
                <w:szCs w:val="17"/>
              </w:rPr>
            </w:pPr>
            <w:r w:rsidRPr="00205D93">
              <w:rPr>
                <w:rStyle w:val="ModernTableText"/>
                <w:szCs w:val="17"/>
              </w:rPr>
              <w:t>Medicaid</w:t>
            </w:r>
          </w:p>
        </w:tc>
      </w:tr>
      <w:tr xmlns:wp14="http://schemas.microsoft.com/office/word/2010/wordml" w:rsidR="003016B5" w:rsidTr="00D0385C" w14:paraId="2538A11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64"/>
          <w:jc w:val="center"/>
        </w:trPr>
        <w:tc>
          <w:tcPr>
            <w:tcW w:w="929" w:type="pct"/>
            <w:gridSpan w:val="2"/>
            <w:tcBorders>
              <w:top w:val="single" w:color="616161" w:sz="2" w:space="0"/>
            </w:tcBorders>
            <w:vAlign w:val="center"/>
          </w:tcPr>
          <w:p w:rsidRPr="00205D93" w:rsidR="003016B5" w:rsidP="00D0385C" w:rsidRDefault="003016B5" w14:paraId="27D46F39" wp14:textId="77777777">
            <w:pPr>
              <w:pStyle w:val="TableHeading"/>
              <w:spacing w:before="40" w:after="40"/>
              <w:rPr>
                <w:rStyle w:val="ModernTableText"/>
                <w:noProof/>
                <w:szCs w:val="17"/>
              </w:rPr>
            </w:pPr>
            <w:r w:rsidRPr="00205D93">
              <w:rPr>
                <w:rStyle w:val="ModernTableText"/>
                <w:noProof/>
                <w:szCs w:val="17"/>
              </w:rPr>
              <w:t>Client Division / Department:</w:t>
            </w:r>
          </w:p>
        </w:tc>
        <w:tc>
          <w:tcPr>
            <w:tcW w:w="4071" w:type="pct"/>
            <w:gridSpan w:val="8"/>
            <w:tcBorders>
              <w:top w:val="single" w:color="616161" w:sz="2" w:space="0"/>
            </w:tcBorders>
            <w:vAlign w:val="center"/>
          </w:tcPr>
          <w:p w:rsidRPr="00205D93" w:rsidR="003016B5" w:rsidP="00D0385C" w:rsidRDefault="003016B5" w14:paraId="01A3DC58" wp14:textId="77777777">
            <w:pPr>
              <w:pStyle w:val="TableText1"/>
              <w:spacing w:before="40" w:after="40"/>
              <w:rPr>
                <w:rStyle w:val="ModernTableText"/>
                <w:szCs w:val="17"/>
              </w:rPr>
            </w:pPr>
            <w:r w:rsidRPr="00205D93">
              <w:rPr>
                <w:rStyle w:val="ModernTableText"/>
                <w:szCs w:val="17"/>
              </w:rPr>
              <w:t>DHHS</w:t>
            </w:r>
          </w:p>
        </w:tc>
      </w:tr>
      <w:tr xmlns:wp14="http://schemas.microsoft.com/office/word/2010/wordml" w:rsidR="003016B5" w:rsidTr="00D0385C" w14:paraId="431CBCF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trPr>
        <w:tc>
          <w:tcPr>
            <w:tcW w:w="929" w:type="pct"/>
            <w:gridSpan w:val="2"/>
            <w:tcBorders>
              <w:top w:val="single" w:color="616161" w:sz="2" w:space="0"/>
              <w:bottom w:val="single" w:color="616161" w:sz="2" w:space="0"/>
            </w:tcBorders>
            <w:vAlign w:val="center"/>
          </w:tcPr>
          <w:p w:rsidRPr="00205D93" w:rsidR="003016B5" w:rsidP="00D0385C" w:rsidRDefault="003016B5" w14:paraId="30A03CE3" wp14:textId="77777777">
            <w:pPr>
              <w:pStyle w:val="TableHeading"/>
              <w:spacing w:before="40" w:after="40"/>
              <w:rPr>
                <w:rStyle w:val="ModernTableText"/>
                <w:noProof/>
                <w:szCs w:val="17"/>
              </w:rPr>
            </w:pPr>
            <w:r w:rsidRPr="00205D93">
              <w:rPr>
                <w:rStyle w:val="ModernTableText"/>
                <w:noProof/>
                <w:szCs w:val="17"/>
              </w:rPr>
              <w:t>Report Title:</w:t>
            </w:r>
          </w:p>
        </w:tc>
        <w:tc>
          <w:tcPr>
            <w:tcW w:w="4071" w:type="pct"/>
            <w:gridSpan w:val="8"/>
            <w:tcBorders>
              <w:top w:val="single" w:color="616161" w:sz="2" w:space="0"/>
              <w:bottom w:val="single" w:color="616161" w:sz="2" w:space="0"/>
            </w:tcBorders>
            <w:vAlign w:val="center"/>
          </w:tcPr>
          <w:p w:rsidRPr="00292F97" w:rsidR="003016B5" w:rsidP="00D0385C" w:rsidRDefault="003016B5" w14:paraId="65CB81E9" wp14:textId="77777777">
            <w:pPr>
              <w:pStyle w:val="TableText1"/>
              <w:spacing w:before="40" w:after="40"/>
              <w:rPr>
                <w:rStyle w:val="ModernTableText"/>
                <w:szCs w:val="17"/>
              </w:rPr>
            </w:pPr>
            <w:r w:rsidRPr="00292F97">
              <w:rPr>
                <w:rStyle w:val="ModernTableText"/>
              </w:rPr>
              <w:t>Service Authorization Status Report to Inbox</w:t>
            </w:r>
          </w:p>
        </w:tc>
      </w:tr>
      <w:tr xmlns:wp14="http://schemas.microsoft.com/office/word/2010/wordml" w:rsidR="003016B5" w:rsidTr="00D0385C" w14:paraId="0F77640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trPr>
        <w:tc>
          <w:tcPr>
            <w:tcW w:w="929" w:type="pct"/>
            <w:gridSpan w:val="2"/>
            <w:tcBorders>
              <w:top w:val="single" w:color="616161" w:sz="2" w:space="0"/>
              <w:bottom w:val="single" w:color="616161" w:sz="2" w:space="0"/>
            </w:tcBorders>
            <w:vAlign w:val="center"/>
          </w:tcPr>
          <w:p w:rsidRPr="00205D93" w:rsidR="003016B5" w:rsidP="00D0385C" w:rsidRDefault="003016B5" w14:paraId="6C3B1620" wp14:textId="77777777">
            <w:pPr>
              <w:pStyle w:val="TableHeading"/>
              <w:spacing w:before="40" w:after="40"/>
              <w:rPr>
                <w:rStyle w:val="ModernTableText"/>
                <w:noProof/>
                <w:szCs w:val="17"/>
              </w:rPr>
            </w:pPr>
            <w:r w:rsidRPr="00205D93">
              <w:rPr>
                <w:rStyle w:val="ModernTableText"/>
                <w:noProof/>
                <w:szCs w:val="17"/>
              </w:rPr>
              <w:t>Report Description:</w:t>
            </w:r>
          </w:p>
        </w:tc>
        <w:tc>
          <w:tcPr>
            <w:tcW w:w="4071" w:type="pct"/>
            <w:gridSpan w:val="8"/>
            <w:tcBorders>
              <w:top w:val="single" w:color="616161" w:sz="2" w:space="0"/>
              <w:bottom w:val="single" w:color="616161" w:sz="2" w:space="0"/>
            </w:tcBorders>
            <w:vAlign w:val="center"/>
          </w:tcPr>
          <w:p w:rsidRPr="00292F97" w:rsidR="003016B5" w:rsidP="00D0385C" w:rsidRDefault="003016B5" w14:paraId="34D55C81" wp14:textId="77777777">
            <w:pPr>
              <w:pStyle w:val="TableText1"/>
              <w:spacing w:before="40" w:after="40"/>
              <w:rPr>
                <w:rStyle w:val="ModernTableText"/>
                <w:szCs w:val="17"/>
              </w:rPr>
            </w:pPr>
            <w:r w:rsidRPr="00D667B6">
              <w:rPr>
                <w:rStyle w:val="ModernTableText"/>
                <w:szCs w:val="17"/>
              </w:rPr>
              <w:t xml:space="preserve">This is a standard SA report that will be going to each provider’s INBOX. </w:t>
            </w:r>
            <w:r>
              <w:rPr>
                <w:rStyle w:val="ModernTableText"/>
                <w:szCs w:val="17"/>
              </w:rPr>
              <w:t xml:space="preserve"> </w:t>
            </w:r>
            <w:r w:rsidRPr="00D667B6">
              <w:rPr>
                <w:rStyle w:val="ModernTableText"/>
                <w:szCs w:val="17"/>
              </w:rPr>
              <w:t>A separate report will be created for each provider and output into EDMS for later placement into the provider’s Inbox.</w:t>
            </w:r>
            <w:r>
              <w:rPr>
                <w:rStyle w:val="ModernTableText"/>
                <w:szCs w:val="17"/>
              </w:rPr>
              <w:t xml:space="preserve">  </w:t>
            </w:r>
            <w:r>
              <w:t xml:space="preserve">This report displays authorization status activity to date that has occurred.  </w:t>
            </w:r>
          </w:p>
        </w:tc>
      </w:tr>
      <w:tr xmlns:wp14="http://schemas.microsoft.com/office/word/2010/wordml" w:rsidR="003016B5" w:rsidTr="00D0385C" w14:paraId="12EAC17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Align w:val="center"/>
          </w:tcPr>
          <w:p w:rsidRPr="00205D93" w:rsidR="003016B5" w:rsidP="00D0385C" w:rsidRDefault="003016B5" w14:paraId="4FF00252" wp14:textId="77777777">
            <w:pPr>
              <w:pStyle w:val="TableHeading"/>
              <w:spacing w:before="40" w:after="40"/>
              <w:rPr>
                <w:rStyle w:val="ModernTableText"/>
                <w:noProof/>
                <w:szCs w:val="17"/>
              </w:rPr>
            </w:pPr>
            <w:r w:rsidRPr="00205D93">
              <w:rPr>
                <w:rStyle w:val="ModernTableText"/>
                <w:noProof/>
                <w:szCs w:val="17"/>
              </w:rPr>
              <w:t>Report Source State Code:</w:t>
            </w:r>
          </w:p>
        </w:tc>
        <w:tc>
          <w:tcPr>
            <w:tcW w:w="4071" w:type="pct"/>
            <w:gridSpan w:val="8"/>
            <w:vAlign w:val="center"/>
          </w:tcPr>
          <w:p w:rsidRPr="00205D93" w:rsidR="003016B5" w:rsidP="00D0385C" w:rsidRDefault="003016B5" w14:paraId="51364387" wp14:textId="77777777">
            <w:pPr>
              <w:pStyle w:val="TableText1"/>
              <w:spacing w:before="40" w:after="40"/>
              <w:rPr>
                <w:rStyle w:val="ModernTableText"/>
                <w:szCs w:val="17"/>
              </w:rPr>
            </w:pPr>
            <w:r w:rsidRPr="00205D93">
              <w:rPr>
                <w:rStyle w:val="ModernTableText"/>
                <w:szCs w:val="17"/>
              </w:rPr>
              <w:t>NH</w:t>
            </w:r>
          </w:p>
        </w:tc>
      </w:tr>
      <w:tr xmlns:wp14="http://schemas.microsoft.com/office/word/2010/wordml" w:rsidR="003016B5" w:rsidTr="00D0385C" w14:paraId="0B0048C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Align w:val="center"/>
          </w:tcPr>
          <w:p w:rsidRPr="00205D93" w:rsidR="003016B5" w:rsidP="00D0385C" w:rsidRDefault="003016B5" w14:paraId="4E297462" wp14:textId="77777777">
            <w:pPr>
              <w:pStyle w:val="TableHeading"/>
              <w:spacing w:before="40" w:after="40"/>
              <w:rPr>
                <w:rStyle w:val="ModernTableText"/>
                <w:noProof/>
                <w:szCs w:val="17"/>
              </w:rPr>
            </w:pPr>
            <w:r w:rsidRPr="00205D93">
              <w:rPr>
                <w:rStyle w:val="ModernTableText"/>
                <w:noProof/>
                <w:szCs w:val="17"/>
              </w:rPr>
              <w:t>Report Source Type:</w:t>
            </w:r>
          </w:p>
        </w:tc>
        <w:tc>
          <w:tcPr>
            <w:tcW w:w="4071" w:type="pct"/>
            <w:gridSpan w:val="8"/>
            <w:vAlign w:val="center"/>
          </w:tcPr>
          <w:p w:rsidRPr="00205D93" w:rsidR="003016B5" w:rsidP="00D0385C" w:rsidRDefault="003016B5" w14:paraId="320D7FE7" wp14:textId="77777777">
            <w:pPr>
              <w:pStyle w:val="TableText1"/>
              <w:spacing w:before="40" w:after="40"/>
              <w:rPr>
                <w:rStyle w:val="ModernTableText"/>
                <w:noProof/>
                <w:szCs w:val="17"/>
              </w:rPr>
            </w:pPr>
            <w:r w:rsidRPr="00871884">
              <w:rPr>
                <w:rStyle w:val="ModernTableText"/>
                <w:rFonts w:ascii="Wingdings 2" w:hAnsi="Wingdings 2" w:eastAsia="Wingdings 2" w:cs="Wingdings 2"/>
                <w:noProof/>
                <w:szCs w:val="23"/>
              </w:rPr>
              <w:t>£</w:t>
            </w:r>
            <w:r w:rsidRPr="00871884">
              <w:rPr>
                <w:rStyle w:val="ModernTableText"/>
                <w:noProof/>
                <w:szCs w:val="23"/>
              </w:rPr>
              <w:t xml:space="preserve"> </w:t>
            </w:r>
            <w:r w:rsidRPr="00871884">
              <w:rPr>
                <w:rStyle w:val="ModernTableText"/>
                <w:noProof/>
                <w:szCs w:val="17"/>
              </w:rPr>
              <w:t>OLTP</w:t>
            </w:r>
            <w:r w:rsidRPr="00871884">
              <w:rPr>
                <w:rStyle w:val="ModernTableText"/>
                <w:noProof/>
                <w:szCs w:val="17"/>
              </w:rPr>
              <w:tab/>
            </w:r>
            <w:r w:rsidRPr="00871884">
              <w:rPr>
                <w:rStyle w:val="ModernTableText"/>
                <w:noProof/>
                <w:szCs w:val="17"/>
              </w:rPr>
              <w:tab/>
            </w:r>
            <w:r w:rsidRPr="00871884">
              <w:rPr>
                <w:rStyle w:val="ModernTableText"/>
                <w:rFonts w:ascii="Wingdings" w:hAnsi="Wingdings" w:eastAsia="Wingdings" w:cs="Wingdings"/>
                <w:noProof/>
                <w:szCs w:val="23"/>
              </w:rPr>
              <w:t>þ</w:t>
            </w:r>
            <w:r w:rsidRPr="00871884">
              <w:rPr>
                <w:rStyle w:val="ModernTableText"/>
                <w:noProof/>
                <w:szCs w:val="23"/>
              </w:rPr>
              <w:t xml:space="preserve"> </w:t>
            </w:r>
            <w:r w:rsidRPr="00871884">
              <w:rPr>
                <w:rStyle w:val="ModernTableText"/>
                <w:noProof/>
                <w:szCs w:val="17"/>
              </w:rPr>
              <w:t>OLAP</w:t>
            </w:r>
            <w:r w:rsidRPr="00205D93">
              <w:rPr>
                <w:rStyle w:val="ModernTableText"/>
                <w:noProof/>
                <w:szCs w:val="17"/>
              </w:rPr>
              <w:t xml:space="preserve"> </w:t>
            </w:r>
          </w:p>
        </w:tc>
      </w:tr>
      <w:tr xmlns:wp14="http://schemas.microsoft.com/office/word/2010/wordml" w:rsidR="003016B5" w:rsidTr="00D0385C" w14:paraId="0632E3A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Align w:val="center"/>
          </w:tcPr>
          <w:p w:rsidRPr="00205D93" w:rsidR="003016B5" w:rsidP="00D0385C" w:rsidRDefault="003016B5" w14:paraId="33A2F02A" wp14:textId="77777777">
            <w:pPr>
              <w:pStyle w:val="TableHeading"/>
              <w:spacing w:before="40" w:after="40"/>
              <w:rPr>
                <w:rStyle w:val="ModernTableText"/>
                <w:noProof/>
                <w:szCs w:val="17"/>
              </w:rPr>
            </w:pPr>
            <w:r w:rsidRPr="00205D93">
              <w:rPr>
                <w:rStyle w:val="ModernTableText"/>
                <w:noProof/>
                <w:szCs w:val="17"/>
              </w:rPr>
              <w:t>Report Source Type Component:</w:t>
            </w:r>
          </w:p>
        </w:tc>
        <w:tc>
          <w:tcPr>
            <w:tcW w:w="4071" w:type="pct"/>
            <w:gridSpan w:val="8"/>
            <w:vAlign w:val="center"/>
          </w:tcPr>
          <w:p w:rsidRPr="00871884" w:rsidR="003016B5" w:rsidP="00D0385C" w:rsidRDefault="003016B5" w14:paraId="0A6CD2EB" wp14:textId="77777777">
            <w:pPr>
              <w:pStyle w:val="TableText1"/>
              <w:tabs>
                <w:tab w:val="left" w:pos="2052"/>
                <w:tab w:val="left" w:pos="2232"/>
                <w:tab w:val="left" w:pos="4032"/>
                <w:tab w:val="left" w:pos="6012"/>
                <w:tab w:val="left" w:pos="6552"/>
              </w:tabs>
              <w:spacing w:before="40" w:after="40"/>
              <w:rPr>
                <w:rStyle w:val="ModernTableText"/>
                <w:noProof/>
                <w:szCs w:val="17"/>
              </w:rPr>
            </w:pPr>
            <w:r w:rsidRPr="00871884">
              <w:rPr>
                <w:rStyle w:val="ModernTableText"/>
                <w:rFonts w:ascii="Wingdings 2" w:hAnsi="Wingdings 2" w:eastAsia="Wingdings 2" w:cs="Wingdings 2"/>
                <w:noProof/>
                <w:szCs w:val="23"/>
              </w:rPr>
              <w:t>£</w:t>
            </w:r>
            <w:r w:rsidRPr="00871884">
              <w:rPr>
                <w:rStyle w:val="ModernTableText"/>
                <w:noProof/>
                <w:szCs w:val="17"/>
              </w:rPr>
              <w:t xml:space="preserve"> Provider</w:t>
            </w:r>
            <w:r w:rsidRPr="00871884">
              <w:rPr>
                <w:rStyle w:val="ModernTableText"/>
                <w:noProof/>
                <w:szCs w:val="17"/>
              </w:rPr>
              <w:tab/>
            </w:r>
            <w:r w:rsidRPr="00871884">
              <w:rPr>
                <w:rStyle w:val="ModernTableText"/>
                <w:noProof/>
                <w:szCs w:val="17"/>
              </w:rPr>
              <w:t xml:space="preserve">  </w:t>
            </w:r>
            <w:r w:rsidRPr="00871884">
              <w:rPr>
                <w:rStyle w:val="ModernTableText"/>
                <w:rFonts w:ascii="Wingdings 2" w:hAnsi="Wingdings 2" w:eastAsia="Wingdings 2" w:cs="Wingdings 2"/>
                <w:noProof/>
                <w:szCs w:val="23"/>
              </w:rPr>
              <w:t>£</w:t>
            </w:r>
            <w:r w:rsidRPr="00871884">
              <w:rPr>
                <w:rStyle w:val="ModernTableText"/>
                <w:noProof/>
                <w:szCs w:val="23"/>
              </w:rPr>
              <w:t xml:space="preserve"> </w:t>
            </w:r>
            <w:r w:rsidRPr="00871884">
              <w:rPr>
                <w:rStyle w:val="ModernTableText"/>
                <w:noProof/>
                <w:szCs w:val="17"/>
              </w:rPr>
              <w:t>Member</w:t>
            </w:r>
            <w:r w:rsidRPr="00871884">
              <w:rPr>
                <w:rStyle w:val="ModernTableText"/>
                <w:noProof/>
                <w:szCs w:val="17"/>
              </w:rPr>
              <w:tab/>
            </w:r>
            <w:r w:rsidRPr="00871884">
              <w:rPr>
                <w:rStyle w:val="ModernTableText"/>
                <w:rFonts w:ascii="Wingdings" w:hAnsi="Wingdings" w:eastAsia="Wingdings" w:cs="Wingdings"/>
                <w:noProof/>
                <w:szCs w:val="23"/>
              </w:rPr>
              <w:t>þ</w:t>
            </w:r>
            <w:r w:rsidRPr="00871884">
              <w:rPr>
                <w:rStyle w:val="ModernTableText"/>
                <w:noProof/>
                <w:szCs w:val="17"/>
              </w:rPr>
              <w:t xml:space="preserve"> Operations</w:t>
            </w:r>
            <w:r w:rsidRPr="00871884">
              <w:rPr>
                <w:rStyle w:val="ModernTableText"/>
                <w:noProof/>
                <w:szCs w:val="17"/>
              </w:rPr>
              <w:tab/>
            </w:r>
            <w:r w:rsidRPr="00871884">
              <w:rPr>
                <w:rStyle w:val="ModernTableText"/>
                <w:rFonts w:ascii="Wingdings 2" w:hAnsi="Wingdings 2" w:eastAsia="Wingdings 2" w:cs="Wingdings 2"/>
                <w:noProof/>
                <w:szCs w:val="23"/>
              </w:rPr>
              <w:t>£</w:t>
            </w:r>
            <w:r w:rsidRPr="00871884">
              <w:rPr>
                <w:rStyle w:val="ModernTableText"/>
                <w:noProof/>
                <w:szCs w:val="23"/>
              </w:rPr>
              <w:t xml:space="preserve"> </w:t>
            </w:r>
            <w:r w:rsidRPr="00871884">
              <w:rPr>
                <w:rStyle w:val="ModernTableText"/>
                <w:noProof/>
                <w:szCs w:val="17"/>
              </w:rPr>
              <w:t>Program</w:t>
            </w:r>
          </w:p>
        </w:tc>
      </w:tr>
      <w:tr xmlns:wp14="http://schemas.microsoft.com/office/word/2010/wordml" w:rsidR="003016B5" w:rsidTr="00D0385C" w14:paraId="47CEAFB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3016B5" w:rsidP="00D0385C" w:rsidRDefault="003016B5" w14:paraId="44D61F0F"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3016B5" w:rsidTr="00D0385C" w14:paraId="38D6E2A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175"/>
          <w:jc w:val="center"/>
        </w:trPr>
        <w:tc>
          <w:tcPr>
            <w:tcW w:w="929" w:type="pct"/>
            <w:gridSpan w:val="2"/>
            <w:vAlign w:val="center"/>
          </w:tcPr>
          <w:p w:rsidRPr="00205D93" w:rsidR="003016B5" w:rsidP="00D0385C" w:rsidRDefault="003016B5" w14:paraId="116C2DB1" wp14:textId="77777777">
            <w:pPr>
              <w:pStyle w:val="TableHeading"/>
              <w:spacing w:before="40" w:after="40"/>
              <w:rPr>
                <w:rStyle w:val="ModernTableText"/>
                <w:noProof/>
                <w:szCs w:val="17"/>
              </w:rPr>
            </w:pPr>
            <w:r w:rsidRPr="00205D93">
              <w:rPr>
                <w:rStyle w:val="ModernTableText"/>
                <w:noProof/>
                <w:szCs w:val="17"/>
              </w:rPr>
              <w:t>Report Generated by:</w:t>
            </w:r>
          </w:p>
        </w:tc>
        <w:tc>
          <w:tcPr>
            <w:tcW w:w="4071" w:type="pct"/>
            <w:gridSpan w:val="8"/>
            <w:vAlign w:val="center"/>
          </w:tcPr>
          <w:p w:rsidRPr="00205D93" w:rsidR="003016B5" w:rsidP="00D0385C" w:rsidRDefault="003016B5" w14:paraId="077C0B39" wp14:textId="77777777">
            <w:pPr>
              <w:pStyle w:val="TableText1"/>
              <w:tabs>
                <w:tab w:val="left" w:pos="2052"/>
                <w:tab w:val="left" w:pos="2232"/>
                <w:tab w:val="left" w:pos="4032"/>
                <w:tab w:val="left" w:pos="6012"/>
                <w:tab w:val="left" w:pos="7812"/>
                <w:tab w:val="left" w:pos="9792"/>
              </w:tabs>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EQR</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EFADS</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EMAR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ESUR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  </w:t>
            </w:r>
          </w:p>
        </w:tc>
      </w:tr>
      <w:tr xmlns:wp14="http://schemas.microsoft.com/office/word/2010/wordml" w:rsidR="003016B5" w:rsidTr="00D0385C" w14:paraId="695D475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929" w:type="pct"/>
            <w:gridSpan w:val="2"/>
            <w:vAlign w:val="center"/>
          </w:tcPr>
          <w:p w:rsidRPr="00205D93" w:rsidR="003016B5" w:rsidP="00D0385C" w:rsidRDefault="003016B5" w14:paraId="36627594" wp14:textId="77777777">
            <w:pPr>
              <w:pStyle w:val="TableText1"/>
              <w:spacing w:before="40" w:after="40"/>
              <w:rPr>
                <w:rStyle w:val="ModernTableText"/>
                <w:b/>
                <w:noProof/>
                <w:szCs w:val="17"/>
              </w:rPr>
            </w:pPr>
            <w:r w:rsidRPr="00205D93">
              <w:rPr>
                <w:rStyle w:val="ModernTableText"/>
                <w:b/>
                <w:noProof/>
                <w:szCs w:val="17"/>
              </w:rPr>
              <w:t>Report Screen Tip (optional):</w:t>
            </w:r>
          </w:p>
        </w:tc>
        <w:tc>
          <w:tcPr>
            <w:tcW w:w="4071" w:type="pct"/>
            <w:gridSpan w:val="8"/>
            <w:vAlign w:val="center"/>
          </w:tcPr>
          <w:p w:rsidRPr="00205D93" w:rsidR="003016B5" w:rsidP="00D0385C" w:rsidRDefault="003016B5" w14:paraId="3EB34A2E" wp14:textId="77777777">
            <w:pPr>
              <w:pStyle w:val="TableText1"/>
              <w:spacing w:before="40" w:after="40"/>
              <w:rPr>
                <w:rStyle w:val="ModernTableText"/>
                <w:szCs w:val="17"/>
                <w:u w:val="single"/>
              </w:rPr>
            </w:pPr>
          </w:p>
        </w:tc>
      </w:tr>
      <w:tr xmlns:wp14="http://schemas.microsoft.com/office/word/2010/wordml" w:rsidR="003016B5" w:rsidTr="00D0385C" w14:paraId="36832A4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929" w:type="pct"/>
            <w:gridSpan w:val="2"/>
            <w:vAlign w:val="center"/>
          </w:tcPr>
          <w:p w:rsidRPr="00205D93" w:rsidR="003016B5" w:rsidP="00D0385C" w:rsidRDefault="003016B5" w14:paraId="7E61CDA4" wp14:textId="77777777">
            <w:pPr>
              <w:pStyle w:val="TableHeading"/>
              <w:spacing w:before="40" w:after="40"/>
              <w:rPr>
                <w:rStyle w:val="ModernTableText"/>
                <w:noProof/>
                <w:szCs w:val="17"/>
              </w:rPr>
            </w:pPr>
            <w:r w:rsidRPr="00205D93">
              <w:rPr>
                <w:rStyle w:val="ModernTableText"/>
                <w:noProof/>
                <w:szCs w:val="17"/>
              </w:rPr>
              <w:t>Report Calendar Type:</w:t>
            </w:r>
          </w:p>
        </w:tc>
        <w:tc>
          <w:tcPr>
            <w:tcW w:w="4071" w:type="pct"/>
            <w:gridSpan w:val="8"/>
            <w:vAlign w:val="center"/>
          </w:tcPr>
          <w:p w:rsidRPr="00205D93" w:rsidR="003016B5" w:rsidP="00D0385C" w:rsidRDefault="003016B5" w14:paraId="2665A166" wp14:textId="77777777">
            <w:pPr>
              <w:pStyle w:val="TableText1"/>
              <w:tabs>
                <w:tab w:val="left" w:pos="2052"/>
                <w:tab w:val="left" w:pos="4032"/>
              </w:tabs>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State Fiscal</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Federal Fiscal</w:t>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17"/>
              </w:rPr>
              <w:t xml:space="preserve"> Calendar</w:t>
            </w:r>
          </w:p>
        </w:tc>
      </w:tr>
      <w:tr xmlns:wp14="http://schemas.microsoft.com/office/word/2010/wordml" w:rsidR="003016B5" w:rsidTr="00D0385C" w14:paraId="29F6B99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Align w:val="center"/>
          </w:tcPr>
          <w:p w:rsidRPr="00205D93" w:rsidR="003016B5" w:rsidP="00D0385C" w:rsidRDefault="003016B5" w14:paraId="2EF39E13" wp14:textId="77777777">
            <w:pPr>
              <w:pStyle w:val="TableHeading"/>
              <w:spacing w:before="40" w:after="40"/>
              <w:rPr>
                <w:rStyle w:val="ModernTableText"/>
                <w:noProof/>
                <w:szCs w:val="17"/>
              </w:rPr>
            </w:pPr>
            <w:r w:rsidRPr="00205D93">
              <w:rPr>
                <w:rStyle w:val="ModernTableText"/>
                <w:noProof/>
                <w:szCs w:val="17"/>
              </w:rPr>
              <w:t>Report Frequency Type:</w:t>
            </w:r>
          </w:p>
        </w:tc>
        <w:tc>
          <w:tcPr>
            <w:tcW w:w="718" w:type="pct"/>
          </w:tcPr>
          <w:p w:rsidRPr="00205D93" w:rsidR="003016B5" w:rsidP="00D0385C" w:rsidRDefault="003016B5" w14:paraId="3ADE6EEF"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Scheduled</w:t>
            </w:r>
          </w:p>
          <w:p w:rsidRPr="00205D93" w:rsidR="003016B5" w:rsidP="00D0385C" w:rsidRDefault="003016B5" w14:paraId="4E63B268"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Pr>
                <w:rStyle w:val="ModernTableText"/>
                <w:noProof/>
                <w:szCs w:val="23"/>
              </w:rPr>
              <w:t xml:space="preserve"> </w:t>
            </w:r>
            <w:r w:rsidRPr="00205D93">
              <w:rPr>
                <w:rStyle w:val="ModernTableText"/>
                <w:noProof/>
                <w:szCs w:val="17"/>
              </w:rPr>
              <w:t>On Request</w:t>
            </w:r>
          </w:p>
        </w:tc>
        <w:tc>
          <w:tcPr>
            <w:tcW w:w="2140" w:type="pct"/>
            <w:gridSpan w:val="4"/>
            <w:tcBorders>
              <w:top w:val="single" w:color="616161" w:sz="2" w:space="0"/>
              <w:bottom w:val="single" w:color="616161" w:sz="2" w:space="0"/>
              <w:right w:val="nil"/>
            </w:tcBorders>
          </w:tcPr>
          <w:p w:rsidRPr="00205D93" w:rsidR="003016B5" w:rsidP="00D0385C" w:rsidRDefault="003016B5" w14:paraId="3960D58D" wp14:textId="77777777">
            <w:pPr>
              <w:pStyle w:val="TableText1"/>
              <w:spacing w:before="40" w:after="40"/>
              <w:rPr>
                <w:rStyle w:val="ModernTableText"/>
                <w:noProof/>
                <w:szCs w:val="17"/>
              </w:rPr>
            </w:pPr>
            <w:r w:rsidRPr="00205D93">
              <w:rPr>
                <w:rStyle w:val="ModernTableText"/>
                <w:noProof/>
                <w:szCs w:val="17"/>
              </w:rPr>
              <w:t>If scheduled, select timeframe below:</w:t>
            </w:r>
          </w:p>
          <w:p w:rsidRPr="00205D93" w:rsidR="003016B5" w:rsidP="00D0385C" w:rsidRDefault="003016B5" w14:paraId="6E1EA2B8"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Pr>
                <w:rStyle w:val="ModernTableText"/>
                <w:noProof/>
                <w:szCs w:val="23"/>
              </w:rPr>
              <w:t xml:space="preserve"> </w:t>
            </w:r>
            <w:r w:rsidRPr="00E96437">
              <w:rPr>
                <w:rStyle w:val="ModernTableText"/>
                <w:noProof/>
                <w:szCs w:val="17"/>
              </w:rPr>
              <w:t>Daily</w:t>
            </w:r>
            <w:r w:rsidRPr="00205D93">
              <w:rPr>
                <w:rStyle w:val="ModernTableText"/>
                <w:noProof/>
                <w:szCs w:val="17"/>
              </w:rPr>
              <w:t xml:space="preserve">   </w:t>
            </w:r>
            <w:r w:rsidRPr="00E96437">
              <w:rPr>
                <w:rStyle w:val="ModernTableText"/>
                <w:rFonts w:ascii="Wingdings" w:hAnsi="Wingdings" w:eastAsia="Wingdings" w:cs="Wingdings"/>
                <w:noProof/>
                <w:szCs w:val="23"/>
              </w:rPr>
              <w:t>þ</w:t>
            </w:r>
            <w:r>
              <w:rPr>
                <w:rStyle w:val="ModernTableText"/>
                <w:noProof/>
                <w:szCs w:val="23"/>
              </w:rPr>
              <w:t xml:space="preserve"> </w:t>
            </w:r>
            <w:r w:rsidRPr="00205D93">
              <w:rPr>
                <w:rStyle w:val="ModernTableText"/>
                <w:noProof/>
                <w:szCs w:val="17"/>
              </w:rPr>
              <w:t xml:space="preserve">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w:t>
            </w:r>
          </w:p>
        </w:tc>
        <w:tc>
          <w:tcPr>
            <w:tcW w:w="1213" w:type="pct"/>
            <w:gridSpan w:val="3"/>
            <w:tcBorders>
              <w:top w:val="single" w:color="616161" w:sz="2" w:space="0"/>
              <w:left w:val="nil"/>
            </w:tcBorders>
          </w:tcPr>
          <w:p w:rsidRPr="00205D93" w:rsidR="003016B5" w:rsidP="00D0385C" w:rsidRDefault="003016B5" w14:paraId="640418EE"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Other - Please explain:</w:t>
            </w:r>
            <w:r>
              <w:rPr>
                <w:rStyle w:val="ModernTableText"/>
                <w:noProof/>
                <w:szCs w:val="17"/>
              </w:rPr>
              <w:t xml:space="preserve">  Runs after the weekly Payment cycle.</w:t>
            </w:r>
          </w:p>
        </w:tc>
      </w:tr>
      <w:tr xmlns:wp14="http://schemas.microsoft.com/office/word/2010/wordml" w:rsidR="003016B5" w:rsidTr="00D0385C" w14:paraId="3BB235C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Align w:val="center"/>
          </w:tcPr>
          <w:p w:rsidRPr="00205D93" w:rsidR="003016B5" w:rsidP="00D0385C" w:rsidRDefault="003016B5" w14:paraId="23F6599B" wp14:textId="77777777">
            <w:pPr>
              <w:pStyle w:val="TableHeading"/>
              <w:spacing w:before="40" w:after="40"/>
              <w:rPr>
                <w:rStyle w:val="ModernTableText"/>
                <w:noProof/>
                <w:szCs w:val="17"/>
              </w:rPr>
            </w:pPr>
            <w:r w:rsidRPr="00205D93">
              <w:rPr>
                <w:rStyle w:val="ModernTableText"/>
                <w:noProof/>
                <w:szCs w:val="17"/>
              </w:rPr>
              <w:t>Report Data Accumulation Type:</w:t>
            </w:r>
          </w:p>
        </w:tc>
        <w:tc>
          <w:tcPr>
            <w:tcW w:w="718" w:type="pct"/>
          </w:tcPr>
          <w:p w:rsidRPr="00205D93" w:rsidR="003016B5" w:rsidP="00D0385C" w:rsidRDefault="003016B5" w14:paraId="064BF9B1"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Prompt</w:t>
            </w:r>
          </w:p>
        </w:tc>
        <w:tc>
          <w:tcPr>
            <w:tcW w:w="2140" w:type="pct"/>
            <w:gridSpan w:val="4"/>
            <w:tcBorders>
              <w:top w:val="single" w:color="616161" w:sz="2" w:space="0"/>
              <w:right w:val="nil"/>
            </w:tcBorders>
            <w:vAlign w:val="center"/>
          </w:tcPr>
          <w:p w:rsidRPr="00205D93" w:rsidR="003016B5" w:rsidP="00D0385C" w:rsidRDefault="003016B5" w14:paraId="384BEDFA" wp14:textId="77777777">
            <w:pPr>
              <w:pStyle w:val="TableText1"/>
              <w:spacing w:before="40" w:after="40"/>
              <w:rPr>
                <w:rStyle w:val="ModernTableText"/>
                <w:noProof/>
                <w:szCs w:val="17"/>
              </w:rPr>
            </w:pPr>
            <w:r w:rsidRPr="00205D93">
              <w:rPr>
                <w:rStyle w:val="ModernTableText"/>
                <w:noProof/>
                <w:szCs w:val="17"/>
              </w:rPr>
              <w:t>If no prompt, select report data accumulation type below:</w:t>
            </w:r>
          </w:p>
          <w:p w:rsidRPr="00205D93" w:rsidR="003016B5" w:rsidP="00D0385C" w:rsidRDefault="003016B5" w14:paraId="5697E8DF"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Daily  </w:t>
            </w:r>
            <w:r w:rsidRPr="00205D93">
              <w:rPr>
                <w:rStyle w:val="ModernTableText"/>
                <w:rFonts w:ascii="Wingdings" w:hAnsi="Wingdings" w:eastAsia="Wingdings" w:cs="Wingdings"/>
                <w:noProof/>
                <w:szCs w:val="23"/>
              </w:rPr>
              <w:t>þ</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  </w:t>
            </w:r>
            <w:r w:rsidRPr="00205D93">
              <w:rPr>
                <w:rStyle w:val="ModernTableText"/>
                <w:rFonts w:ascii="Wingdings 2" w:hAnsi="Wingdings 2" w:eastAsia="Wingdings 2" w:cs="Wingdings 2"/>
                <w:noProof/>
                <w:szCs w:val="23"/>
              </w:rPr>
              <w:t>£</w:t>
            </w:r>
            <w:r w:rsidRPr="00205D93">
              <w:rPr>
                <w:rStyle w:val="ModernTableText"/>
                <w:noProof/>
                <w:szCs w:val="17"/>
              </w:rPr>
              <w:t xml:space="preserve"> YTD</w:t>
            </w:r>
          </w:p>
        </w:tc>
        <w:tc>
          <w:tcPr>
            <w:tcW w:w="1213" w:type="pct"/>
            <w:gridSpan w:val="3"/>
            <w:tcBorders>
              <w:top w:val="single" w:color="616161" w:sz="2" w:space="0"/>
              <w:left w:val="nil"/>
            </w:tcBorders>
          </w:tcPr>
          <w:p w:rsidRPr="00205D93" w:rsidR="003016B5" w:rsidP="00D0385C" w:rsidRDefault="003016B5" w14:paraId="51E0C11D"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00D32161" w:rsidTr="00D0385C" w14:paraId="6F99AF5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647"/>
          <w:jc w:val="center"/>
        </w:trPr>
        <w:tc>
          <w:tcPr>
            <w:tcW w:w="929" w:type="pct"/>
            <w:gridSpan w:val="2"/>
            <w:vMerge w:val="restart"/>
            <w:tcBorders>
              <w:top w:val="single" w:color="616161" w:sz="4" w:space="0"/>
              <w:left w:val="single" w:color="616161" w:sz="4" w:space="0"/>
              <w:right w:val="single" w:color="616161" w:sz="4" w:space="0"/>
            </w:tcBorders>
            <w:vAlign w:val="center"/>
          </w:tcPr>
          <w:p w:rsidRPr="00205D93" w:rsidR="00D32161" w:rsidP="00D0385C" w:rsidRDefault="00D32161" w14:paraId="33E7BAB6" wp14:textId="77777777">
            <w:pPr>
              <w:pStyle w:val="TableText1"/>
              <w:keepNext/>
              <w:spacing w:before="40" w:after="40"/>
              <w:rPr>
                <w:rStyle w:val="ModernTableText"/>
                <w:b/>
                <w:noProof/>
                <w:szCs w:val="17"/>
              </w:rPr>
            </w:pPr>
            <w:r w:rsidRPr="00205D93">
              <w:rPr>
                <w:rStyle w:val="ModernTableText"/>
                <w:b/>
                <w:noProof/>
                <w:szCs w:val="17"/>
              </w:rPr>
              <w:t>Report Selection Criteria:</w:t>
            </w:r>
          </w:p>
        </w:tc>
        <w:tc>
          <w:tcPr>
            <w:tcW w:w="1428" w:type="pct"/>
            <w:gridSpan w:val="3"/>
            <w:tcBorders>
              <w:top w:val="single" w:color="616161" w:sz="4" w:space="0"/>
              <w:left w:val="single" w:color="616161" w:sz="4" w:space="0"/>
              <w:right w:val="single" w:color="616161" w:sz="4" w:space="0"/>
            </w:tcBorders>
            <w:vAlign w:val="center"/>
          </w:tcPr>
          <w:p w:rsidRPr="00205D93" w:rsidR="00D32161" w:rsidP="00D0385C" w:rsidRDefault="00D32161" w14:paraId="4D85C36B" wp14:textId="77777777">
            <w:pPr>
              <w:pStyle w:val="TableText1"/>
              <w:keepNext/>
              <w:spacing w:before="40" w:after="40"/>
              <w:jc w:val="center"/>
              <w:rPr>
                <w:rStyle w:val="ModernTableText"/>
                <w:b/>
                <w:noProof/>
                <w:szCs w:val="17"/>
              </w:rPr>
            </w:pPr>
            <w:r w:rsidRPr="00205D93">
              <w:rPr>
                <w:rStyle w:val="ModernTableText"/>
                <w:b/>
                <w:noProof/>
                <w:szCs w:val="17"/>
              </w:rPr>
              <w:t>Report Field</w:t>
            </w:r>
          </w:p>
        </w:tc>
        <w:tc>
          <w:tcPr>
            <w:tcW w:w="2146" w:type="pct"/>
            <w:gridSpan w:val="4"/>
            <w:tcBorders>
              <w:top w:val="single" w:color="616161" w:sz="4" w:space="0"/>
              <w:left w:val="single" w:color="616161" w:sz="4" w:space="0"/>
              <w:bottom w:val="single" w:color="616161" w:sz="4" w:space="0"/>
              <w:right w:val="single" w:color="616161" w:sz="4" w:space="0"/>
            </w:tcBorders>
            <w:vAlign w:val="center"/>
          </w:tcPr>
          <w:p w:rsidRPr="00205D93" w:rsidR="00D32161" w:rsidP="00D0385C" w:rsidRDefault="00D32161" w14:paraId="4D0E5787" wp14:textId="77777777">
            <w:pPr>
              <w:pStyle w:val="TableText1"/>
              <w:keepNext/>
              <w:spacing w:before="40" w:after="40"/>
              <w:jc w:val="center"/>
              <w:rPr>
                <w:rStyle w:val="ModernTableText"/>
                <w:b/>
                <w:noProof/>
                <w:szCs w:val="17"/>
              </w:rPr>
            </w:pPr>
            <w:r w:rsidRPr="00205D93">
              <w:rPr>
                <w:rStyle w:val="ModernTableText"/>
                <w:b/>
                <w:noProof/>
                <w:szCs w:val="17"/>
              </w:rPr>
              <w:t>Report Parameters (optional)</w:t>
            </w:r>
          </w:p>
          <w:p w:rsidRPr="00205D93" w:rsidR="00D32161" w:rsidP="00D0385C" w:rsidRDefault="00D32161" w14:paraId="6ABAD998" wp14:textId="77777777">
            <w:pPr>
              <w:pStyle w:val="TableText1"/>
              <w:keepNext/>
              <w:spacing w:before="40" w:after="40"/>
              <w:jc w:val="center"/>
              <w:rPr>
                <w:rStyle w:val="ModernTableText"/>
                <w:b/>
                <w:noProof/>
                <w:szCs w:val="17"/>
              </w:rPr>
            </w:pPr>
            <w:r w:rsidRPr="00205D93">
              <w:rPr>
                <w:rStyle w:val="ModernTableText"/>
                <w:b/>
                <w:noProof/>
                <w:szCs w:val="17"/>
                <w:u w:val="single"/>
              </w:rPr>
              <w:t>Note</w:t>
            </w:r>
            <w:r w:rsidRPr="00205D93">
              <w:rPr>
                <w:rStyle w:val="ModernTableText"/>
                <w:b/>
                <w:noProof/>
                <w:szCs w:val="17"/>
              </w:rPr>
              <w:t>:  If populated, Prompt must = No</w:t>
            </w:r>
          </w:p>
        </w:tc>
        <w:tc>
          <w:tcPr>
            <w:tcW w:w="497" w:type="pct"/>
            <w:tcBorders>
              <w:top w:val="single" w:color="616161" w:sz="4" w:space="0"/>
              <w:left w:val="single" w:color="616161" w:sz="4" w:space="0"/>
              <w:bottom w:val="single" w:color="616161" w:sz="4" w:space="0"/>
              <w:right w:val="single" w:color="616161" w:sz="4" w:space="0"/>
            </w:tcBorders>
            <w:vAlign w:val="center"/>
          </w:tcPr>
          <w:p w:rsidRPr="00205D93" w:rsidR="00D32161" w:rsidP="00D0385C" w:rsidRDefault="00D32161" w14:paraId="1DA6E948" wp14:textId="77777777">
            <w:pPr>
              <w:pStyle w:val="TableText1"/>
              <w:keepNext/>
              <w:spacing w:before="40" w:after="40"/>
              <w:jc w:val="center"/>
              <w:rPr>
                <w:rStyle w:val="ModernTableText"/>
                <w:b/>
                <w:noProof/>
                <w:szCs w:val="17"/>
              </w:rPr>
            </w:pPr>
            <w:r w:rsidRPr="00205D93">
              <w:rPr>
                <w:rStyle w:val="ModernTableText"/>
                <w:b/>
                <w:noProof/>
                <w:szCs w:val="17"/>
              </w:rPr>
              <w:t>Prompt</w:t>
            </w:r>
          </w:p>
        </w:tc>
      </w:tr>
      <w:tr xmlns:wp14="http://schemas.microsoft.com/office/word/2010/wordml" w:rsidR="00D32161" w:rsidTr="00D0385C" w14:paraId="4418AA8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929" w:type="pct"/>
            <w:gridSpan w:val="2"/>
            <w:vMerge/>
            <w:tcBorders>
              <w:left w:val="single" w:color="616161" w:sz="4" w:space="0"/>
              <w:right w:val="single" w:color="616161" w:sz="4" w:space="0"/>
            </w:tcBorders>
          </w:tcPr>
          <w:p w:rsidRPr="00205D93" w:rsidR="00D32161" w:rsidP="00D0385C" w:rsidRDefault="00D32161" w14:paraId="0B2EE627" wp14:textId="77777777">
            <w:pPr>
              <w:pStyle w:val="TableText1"/>
              <w:keepNext/>
              <w:spacing w:before="40" w:after="40"/>
              <w:rPr>
                <w:rStyle w:val="ModernTableText"/>
                <w:b/>
                <w:szCs w:val="17"/>
              </w:rPr>
            </w:pPr>
          </w:p>
        </w:tc>
        <w:tc>
          <w:tcPr>
            <w:tcW w:w="1428" w:type="pct"/>
            <w:gridSpan w:val="3"/>
            <w:tcBorders>
              <w:top w:val="single" w:color="616161" w:sz="4" w:space="0"/>
              <w:left w:val="single" w:color="616161" w:sz="4" w:space="0"/>
              <w:bottom w:val="single" w:color="616161" w:sz="4" w:space="0"/>
              <w:right w:val="single" w:color="616161" w:sz="4" w:space="0"/>
            </w:tcBorders>
          </w:tcPr>
          <w:p w:rsidRPr="00292F97" w:rsidR="00D32161" w:rsidP="003016B5" w:rsidRDefault="00D32161" w14:paraId="6B4C6FFF" wp14:textId="77777777">
            <w:pPr>
              <w:pStyle w:val="TableText1"/>
              <w:keepNext/>
              <w:numPr>
                <w:ilvl w:val="0"/>
                <w:numId w:val="222"/>
              </w:numPr>
              <w:spacing w:before="40" w:after="40"/>
              <w:rPr>
                <w:rStyle w:val="ModernTableText"/>
                <w:noProof/>
                <w:sz w:val="17"/>
                <w:szCs w:val="17"/>
              </w:rPr>
            </w:pPr>
            <w:r>
              <w:rPr>
                <w:rStyle w:val="ModernTableText"/>
                <w:noProof/>
                <w:sz w:val="17"/>
                <w:szCs w:val="17"/>
              </w:rPr>
              <w:t>SA Hdr Stat Cd - Desc</w:t>
            </w:r>
          </w:p>
          <w:p w:rsidRPr="00292F97" w:rsidR="00D32161" w:rsidP="00D0385C" w:rsidRDefault="00D32161" w14:paraId="4323EA7F" wp14:textId="77777777">
            <w:pPr>
              <w:pStyle w:val="TableText1"/>
              <w:keepNext/>
              <w:spacing w:before="40" w:after="40"/>
              <w:ind w:left="360"/>
              <w:rPr>
                <w:rStyle w:val="ModernTableText"/>
                <w:szCs w:val="17"/>
              </w:rPr>
            </w:pPr>
            <w:r w:rsidRPr="00292F97">
              <w:rPr>
                <w:rStyle w:val="ModernTableText"/>
                <w:noProof/>
                <w:sz w:val="17"/>
                <w:szCs w:val="17"/>
              </w:rPr>
              <w:t>A</w:t>
            </w:r>
            <w:r>
              <w:rPr>
                <w:rStyle w:val="ModernTableText"/>
                <w:noProof/>
                <w:sz w:val="17"/>
                <w:szCs w:val="17"/>
              </w:rPr>
              <w:t>_</w:t>
            </w:r>
            <w:r w:rsidRPr="00292F97">
              <w:rPr>
                <w:rStyle w:val="ModernTableText"/>
                <w:noProof/>
                <w:sz w:val="17"/>
                <w:szCs w:val="17"/>
              </w:rPr>
              <w:t>HDR</w:t>
            </w:r>
            <w:r>
              <w:rPr>
                <w:rStyle w:val="ModernTableText"/>
                <w:noProof/>
                <w:sz w:val="17"/>
                <w:szCs w:val="17"/>
              </w:rPr>
              <w:t>_</w:t>
            </w:r>
            <w:r w:rsidRPr="00292F97">
              <w:rPr>
                <w:rStyle w:val="ModernTableText"/>
                <w:noProof/>
                <w:sz w:val="17"/>
                <w:szCs w:val="17"/>
              </w:rPr>
              <w:t>TB.</w:t>
            </w:r>
            <w:r>
              <w:rPr>
                <w:rStyle w:val="ModernTableText"/>
                <w:noProof/>
                <w:sz w:val="17"/>
                <w:szCs w:val="17"/>
              </w:rPr>
              <w:t>A_</w:t>
            </w:r>
            <w:r w:rsidRPr="00292F97">
              <w:rPr>
                <w:rStyle w:val="ModernTableText"/>
                <w:noProof/>
                <w:sz w:val="17"/>
                <w:szCs w:val="17"/>
              </w:rPr>
              <w:t>HDR</w:t>
            </w:r>
            <w:r>
              <w:rPr>
                <w:rStyle w:val="ModernTableText"/>
                <w:noProof/>
                <w:sz w:val="17"/>
                <w:szCs w:val="17"/>
              </w:rPr>
              <w:t>_</w:t>
            </w:r>
            <w:r w:rsidRPr="00292F97">
              <w:rPr>
                <w:rStyle w:val="ModernTableText"/>
                <w:noProof/>
                <w:sz w:val="17"/>
                <w:szCs w:val="17"/>
              </w:rPr>
              <w:t>STAT</w:t>
            </w:r>
            <w:r>
              <w:rPr>
                <w:rStyle w:val="ModernTableText"/>
                <w:noProof/>
                <w:sz w:val="17"/>
                <w:szCs w:val="17"/>
              </w:rPr>
              <w:t>_</w:t>
            </w:r>
            <w:r w:rsidRPr="00292F97">
              <w:rPr>
                <w:rStyle w:val="ModernTableText"/>
                <w:noProof/>
                <w:sz w:val="17"/>
                <w:szCs w:val="17"/>
              </w:rPr>
              <w:t>CD</w:t>
            </w:r>
          </w:p>
        </w:tc>
        <w:tc>
          <w:tcPr>
            <w:tcW w:w="2146" w:type="pct"/>
            <w:gridSpan w:val="4"/>
            <w:tcBorders>
              <w:top w:val="single" w:color="616161" w:sz="4" w:space="0"/>
              <w:left w:val="single" w:color="616161" w:sz="4" w:space="0"/>
              <w:bottom w:val="single" w:color="616161" w:sz="4" w:space="0"/>
              <w:right w:val="single" w:color="616161" w:sz="4" w:space="0"/>
            </w:tcBorders>
            <w:vAlign w:val="center"/>
          </w:tcPr>
          <w:p w:rsidRPr="00292F97" w:rsidR="00D32161" w:rsidP="00D0385C" w:rsidRDefault="00D32161" w14:paraId="3C5202B2" wp14:textId="77777777">
            <w:pPr>
              <w:pStyle w:val="TableText1"/>
              <w:keepNext/>
              <w:spacing w:before="40" w:after="40"/>
              <w:rPr>
                <w:rStyle w:val="ModernTableText"/>
                <w:noProof/>
                <w:szCs w:val="17"/>
              </w:rPr>
            </w:pPr>
            <w:r w:rsidRPr="00292F97">
              <w:rPr>
                <w:rStyle w:val="ModernTableText"/>
                <w:noProof/>
                <w:sz w:val="17"/>
                <w:szCs w:val="17"/>
              </w:rPr>
              <w:t>A-HDR-STAT-CD &lt;&gt; 'R' (Rejected)</w:t>
            </w:r>
          </w:p>
        </w:tc>
        <w:tc>
          <w:tcPr>
            <w:tcW w:w="497" w:type="pct"/>
            <w:tcBorders>
              <w:top w:val="single" w:color="616161" w:sz="4" w:space="0"/>
              <w:left w:val="single" w:color="616161" w:sz="4" w:space="0"/>
              <w:bottom w:val="single" w:color="616161" w:sz="4" w:space="0"/>
              <w:right w:val="single" w:color="616161" w:sz="4" w:space="0"/>
            </w:tcBorders>
            <w:vAlign w:val="center"/>
          </w:tcPr>
          <w:p w:rsidRPr="00292F97" w:rsidR="00D32161" w:rsidP="00D0385C" w:rsidRDefault="00D32161" w14:paraId="5C3DA241" wp14:textId="77777777">
            <w:pPr>
              <w:keepNext/>
              <w:jc w:val="center"/>
              <w:rPr>
                <w:rStyle w:val="ModernTableText"/>
                <w:noProof/>
                <w:szCs w:val="23"/>
              </w:rPr>
            </w:pPr>
            <w:r w:rsidRPr="00292F97">
              <w:rPr>
                <w:rStyle w:val="ModernTableText"/>
                <w:rFonts w:ascii="Wingdings" w:hAnsi="Wingdings" w:eastAsia="Wingdings" w:cs="Wingdings"/>
                <w:noProof/>
                <w:sz w:val="23"/>
                <w:szCs w:val="23"/>
              </w:rPr>
              <w:t>þ</w:t>
            </w:r>
            <w:r w:rsidRPr="00292F97">
              <w:rPr>
                <w:rStyle w:val="ModernTableText"/>
                <w:noProof/>
                <w:sz w:val="23"/>
                <w:szCs w:val="23"/>
              </w:rPr>
              <w:t xml:space="preserve"> </w:t>
            </w:r>
            <w:r w:rsidRPr="00292F97">
              <w:rPr>
                <w:rStyle w:val="ModernTableText"/>
                <w:noProof/>
                <w:sz w:val="17"/>
                <w:szCs w:val="17"/>
              </w:rPr>
              <w:t xml:space="preserve">No  </w:t>
            </w:r>
            <w:r w:rsidRPr="00292F97">
              <w:rPr>
                <w:rStyle w:val="ModernTableText"/>
                <w:rFonts w:ascii="Wingdings 2" w:hAnsi="Wingdings 2" w:eastAsia="Wingdings 2" w:cs="Wingdings 2"/>
                <w:noProof/>
                <w:sz w:val="23"/>
                <w:szCs w:val="23"/>
              </w:rPr>
              <w:t>£</w:t>
            </w:r>
            <w:r w:rsidRPr="00292F97">
              <w:rPr>
                <w:rStyle w:val="ModernTableText"/>
                <w:noProof/>
                <w:sz w:val="17"/>
                <w:szCs w:val="17"/>
              </w:rPr>
              <w:t xml:space="preserve"> Yes</w:t>
            </w:r>
          </w:p>
        </w:tc>
      </w:tr>
      <w:tr xmlns:wp14="http://schemas.microsoft.com/office/word/2010/wordml" w:rsidR="00D32161" w:rsidTr="00D0385C" w14:paraId="5665366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929" w:type="pct"/>
            <w:gridSpan w:val="2"/>
            <w:vMerge/>
            <w:tcBorders>
              <w:left w:val="single" w:color="616161" w:sz="4" w:space="0"/>
              <w:right w:val="single" w:color="616161" w:sz="4" w:space="0"/>
            </w:tcBorders>
          </w:tcPr>
          <w:p w:rsidRPr="00205D93" w:rsidR="00D32161" w:rsidP="00D0385C" w:rsidRDefault="00D32161" w14:paraId="1C49920C" wp14:textId="77777777">
            <w:pPr>
              <w:pStyle w:val="TableText1"/>
              <w:keepNext/>
              <w:spacing w:before="40" w:after="40"/>
              <w:rPr>
                <w:rStyle w:val="ModernTableText"/>
                <w:b/>
                <w:szCs w:val="17"/>
              </w:rPr>
            </w:pPr>
          </w:p>
        </w:tc>
        <w:tc>
          <w:tcPr>
            <w:tcW w:w="1428" w:type="pct"/>
            <w:gridSpan w:val="3"/>
            <w:tcBorders>
              <w:top w:val="single" w:color="616161" w:sz="4" w:space="0"/>
              <w:left w:val="single" w:color="616161" w:sz="4" w:space="0"/>
              <w:bottom w:val="single" w:color="616161" w:sz="4" w:space="0"/>
              <w:right w:val="single" w:color="616161" w:sz="4" w:space="0"/>
            </w:tcBorders>
          </w:tcPr>
          <w:p w:rsidRPr="00292F97" w:rsidR="00D32161" w:rsidP="003016B5" w:rsidRDefault="00D32161" w14:paraId="55617BF1" wp14:textId="77777777">
            <w:pPr>
              <w:pStyle w:val="TableText1"/>
              <w:keepNext/>
              <w:numPr>
                <w:ilvl w:val="0"/>
                <w:numId w:val="222"/>
              </w:numPr>
              <w:spacing w:before="40" w:after="40"/>
              <w:rPr>
                <w:rStyle w:val="ModernTableText"/>
                <w:szCs w:val="17"/>
              </w:rPr>
            </w:pPr>
            <w:r w:rsidRPr="00292F97">
              <w:rPr>
                <w:rStyle w:val="ModernTableText"/>
                <w:szCs w:val="17"/>
              </w:rPr>
              <w:t>LOB Cd</w:t>
            </w:r>
            <w:r>
              <w:rPr>
                <w:rStyle w:val="ModernTableText"/>
                <w:szCs w:val="17"/>
              </w:rPr>
              <w:t xml:space="preserve"> - Desc</w:t>
            </w:r>
            <w:r w:rsidRPr="00292F97">
              <w:rPr>
                <w:rStyle w:val="ModernTableText"/>
                <w:szCs w:val="17"/>
              </w:rPr>
              <w:br/>
            </w:r>
            <w:r w:rsidRPr="00292F97">
              <w:rPr>
                <w:rStyle w:val="ModernTableText"/>
                <w:szCs w:val="17"/>
              </w:rPr>
              <w:t>A-HDR -TB.R-LOB-CD</w:t>
            </w:r>
          </w:p>
        </w:tc>
        <w:tc>
          <w:tcPr>
            <w:tcW w:w="2146" w:type="pct"/>
            <w:gridSpan w:val="4"/>
            <w:tcBorders>
              <w:top w:val="single" w:color="616161" w:sz="4" w:space="0"/>
              <w:left w:val="single" w:color="616161" w:sz="4" w:space="0"/>
              <w:bottom w:val="single" w:color="616161" w:sz="4" w:space="0"/>
              <w:right w:val="single" w:color="616161" w:sz="4" w:space="0"/>
            </w:tcBorders>
            <w:vAlign w:val="center"/>
          </w:tcPr>
          <w:p w:rsidRPr="00292F97" w:rsidR="00D32161" w:rsidP="00D0385C" w:rsidRDefault="00D32161" w14:paraId="7D3D8BEF" wp14:textId="77777777">
            <w:pPr>
              <w:pStyle w:val="TableText1"/>
              <w:keepNext/>
              <w:spacing w:before="40" w:after="40"/>
              <w:rPr>
                <w:rStyle w:val="ModernTableText"/>
                <w:szCs w:val="17"/>
              </w:rPr>
            </w:pPr>
          </w:p>
        </w:tc>
        <w:tc>
          <w:tcPr>
            <w:tcW w:w="497" w:type="pct"/>
            <w:tcBorders>
              <w:top w:val="single" w:color="616161" w:sz="4" w:space="0"/>
              <w:left w:val="single" w:color="616161" w:sz="4" w:space="0"/>
              <w:bottom w:val="single" w:color="616161" w:sz="4" w:space="0"/>
              <w:right w:val="single" w:color="616161" w:sz="4" w:space="0"/>
            </w:tcBorders>
            <w:vAlign w:val="center"/>
          </w:tcPr>
          <w:p w:rsidRPr="00292F97" w:rsidR="00D32161" w:rsidP="00D0385C" w:rsidRDefault="00D32161" w14:paraId="57C262CF" wp14:textId="77777777">
            <w:pPr>
              <w:keepNext/>
              <w:jc w:val="center"/>
              <w:rPr>
                <w:rStyle w:val="ModernTableText"/>
                <w:noProof/>
                <w:szCs w:val="23"/>
              </w:rPr>
            </w:pPr>
            <w:r w:rsidRPr="00292F97">
              <w:rPr>
                <w:rStyle w:val="ModernTableText"/>
                <w:rFonts w:ascii="Wingdings" w:hAnsi="Wingdings" w:eastAsia="Wingdings" w:cs="Wingdings"/>
                <w:noProof/>
                <w:szCs w:val="23"/>
              </w:rPr>
              <w:t>þ</w:t>
            </w:r>
            <w:r w:rsidRPr="00292F97">
              <w:rPr>
                <w:rStyle w:val="ModernTableText"/>
                <w:noProof/>
                <w:szCs w:val="23"/>
              </w:rPr>
              <w:t xml:space="preserve"> </w:t>
            </w:r>
            <w:r w:rsidRPr="00292F97">
              <w:rPr>
                <w:rStyle w:val="ModernTableText"/>
                <w:noProof/>
                <w:szCs w:val="17"/>
              </w:rPr>
              <w:t xml:space="preserve">No  </w:t>
            </w:r>
            <w:r w:rsidRPr="00292F97">
              <w:rPr>
                <w:rStyle w:val="ModernTableText"/>
                <w:rFonts w:ascii="Wingdings 2" w:hAnsi="Wingdings 2" w:eastAsia="Wingdings 2" w:cs="Wingdings 2"/>
                <w:noProof/>
                <w:szCs w:val="23"/>
              </w:rPr>
              <w:t>£</w:t>
            </w:r>
            <w:r w:rsidRPr="00292F97">
              <w:rPr>
                <w:rStyle w:val="ModernTableText"/>
                <w:noProof/>
                <w:szCs w:val="17"/>
              </w:rPr>
              <w:t xml:space="preserve"> Yes</w:t>
            </w:r>
          </w:p>
        </w:tc>
      </w:tr>
      <w:tr xmlns:wp14="http://schemas.microsoft.com/office/word/2010/wordml" w:rsidR="00D32161" w:rsidTr="00D0385C" w14:paraId="12BF690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929" w:type="pct"/>
            <w:gridSpan w:val="2"/>
            <w:vMerge/>
            <w:tcBorders>
              <w:left w:val="single" w:color="616161" w:sz="4" w:space="0"/>
              <w:right w:val="single" w:color="616161" w:sz="4" w:space="0"/>
            </w:tcBorders>
          </w:tcPr>
          <w:p w:rsidRPr="00205D93" w:rsidR="00D32161" w:rsidP="00D0385C" w:rsidRDefault="00D32161" w14:paraId="700FD6AB" wp14:textId="77777777">
            <w:pPr>
              <w:pStyle w:val="TableText1"/>
              <w:keepNext/>
              <w:spacing w:before="40" w:after="40"/>
              <w:rPr>
                <w:rStyle w:val="ModernTableText"/>
                <w:b/>
                <w:szCs w:val="17"/>
              </w:rPr>
            </w:pPr>
          </w:p>
        </w:tc>
        <w:tc>
          <w:tcPr>
            <w:tcW w:w="1428" w:type="pct"/>
            <w:gridSpan w:val="3"/>
            <w:tcBorders>
              <w:top w:val="single" w:color="616161" w:sz="4" w:space="0"/>
              <w:left w:val="single" w:color="616161" w:sz="4" w:space="0"/>
              <w:bottom w:val="single" w:color="616161" w:sz="4" w:space="0"/>
              <w:right w:val="single" w:color="616161" w:sz="4" w:space="0"/>
            </w:tcBorders>
          </w:tcPr>
          <w:p w:rsidRPr="00292F97" w:rsidR="00D32161" w:rsidP="003016B5" w:rsidRDefault="00D32161" w14:paraId="09B3CA70" wp14:textId="77777777">
            <w:pPr>
              <w:pStyle w:val="TableText1"/>
              <w:keepNext/>
              <w:numPr>
                <w:ilvl w:val="0"/>
                <w:numId w:val="222"/>
              </w:numPr>
              <w:spacing w:before="40" w:after="40"/>
              <w:rPr>
                <w:rStyle w:val="ModernTableText"/>
                <w:szCs w:val="17"/>
              </w:rPr>
            </w:pPr>
            <w:r>
              <w:rPr>
                <w:rStyle w:val="ModernTableText"/>
                <w:szCs w:val="17"/>
              </w:rPr>
              <w:t>Prov ID</w:t>
            </w:r>
            <w:r w:rsidRPr="00292F97">
              <w:rPr>
                <w:rStyle w:val="ModernTableText"/>
                <w:szCs w:val="17"/>
              </w:rPr>
              <w:br/>
            </w:r>
            <w:r w:rsidRPr="00292F97">
              <w:rPr>
                <w:rStyle w:val="ModernTableText"/>
                <w:szCs w:val="17"/>
              </w:rPr>
              <w:t>P_ALT_ID_TB.P_ALT_ID</w:t>
            </w:r>
          </w:p>
        </w:tc>
        <w:tc>
          <w:tcPr>
            <w:tcW w:w="2146" w:type="pct"/>
            <w:gridSpan w:val="4"/>
            <w:tcBorders>
              <w:top w:val="single" w:color="616161" w:sz="4" w:space="0"/>
              <w:left w:val="single" w:color="616161" w:sz="4" w:space="0"/>
              <w:bottom w:val="single" w:color="616161" w:sz="4" w:space="0"/>
              <w:right w:val="single" w:color="616161" w:sz="4" w:space="0"/>
            </w:tcBorders>
          </w:tcPr>
          <w:p w:rsidR="00D32161" w:rsidP="00BC4126" w:rsidRDefault="00D32161" w14:paraId="3812FEC9" wp14:textId="77777777">
            <w:pPr>
              <w:pStyle w:val="TableText1"/>
              <w:keepNext/>
              <w:spacing w:before="40" w:after="40"/>
              <w:rPr>
                <w:rStyle w:val="ModernTableText"/>
                <w:szCs w:val="17"/>
              </w:rPr>
            </w:pPr>
            <w:r w:rsidRPr="000B52DA">
              <w:rPr>
                <w:rStyle w:val="ModernTableText"/>
                <w:szCs w:val="17"/>
              </w:rPr>
              <w:t>See Report Special Processing &amp; Source Column Processing Logic below</w:t>
            </w:r>
          </w:p>
          <w:p w:rsidRPr="00292F97" w:rsidR="00D32161" w:rsidP="00D0385C" w:rsidRDefault="00D32161" w14:paraId="2D5F75EB" wp14:textId="77777777">
            <w:pPr>
              <w:pStyle w:val="TableText1"/>
              <w:keepNext/>
              <w:spacing w:before="40" w:after="40"/>
              <w:rPr>
                <w:rStyle w:val="ModernTableText"/>
                <w:szCs w:val="17"/>
              </w:rPr>
            </w:pPr>
          </w:p>
        </w:tc>
        <w:tc>
          <w:tcPr>
            <w:tcW w:w="497" w:type="pct"/>
            <w:tcBorders>
              <w:top w:val="single" w:color="616161" w:sz="4" w:space="0"/>
              <w:left w:val="single" w:color="616161" w:sz="4" w:space="0"/>
              <w:bottom w:val="single" w:color="616161" w:sz="4" w:space="0"/>
              <w:right w:val="single" w:color="616161" w:sz="4" w:space="0"/>
            </w:tcBorders>
            <w:vAlign w:val="center"/>
          </w:tcPr>
          <w:p w:rsidRPr="00292F97" w:rsidR="00D32161" w:rsidP="00D0385C" w:rsidRDefault="00D32161" w14:paraId="62B926B6" wp14:textId="77777777">
            <w:pPr>
              <w:keepNext/>
              <w:jc w:val="center"/>
              <w:rPr>
                <w:noProof/>
                <w:sz w:val="18"/>
                <w:szCs w:val="19"/>
              </w:rPr>
            </w:pPr>
            <w:r w:rsidRPr="00386B2F">
              <w:rPr>
                <w:rStyle w:val="ModernTableText"/>
                <w:rFonts w:ascii="Wingdings" w:hAnsi="Wingdings" w:eastAsia="Wingdings" w:cs="Wingdings"/>
                <w:noProof/>
                <w:szCs w:val="23"/>
              </w:rPr>
              <w:t>þ</w:t>
            </w:r>
            <w:r w:rsidRPr="00386B2F">
              <w:rPr>
                <w:rStyle w:val="ModernTableText"/>
                <w:noProof/>
                <w:szCs w:val="23"/>
              </w:rPr>
              <w:t xml:space="preserve"> </w:t>
            </w:r>
            <w:r w:rsidRPr="00386B2F">
              <w:rPr>
                <w:rStyle w:val="ModernTableText"/>
                <w:noProof/>
                <w:szCs w:val="17"/>
              </w:rPr>
              <w:t xml:space="preserve">No  </w:t>
            </w:r>
            <w:r w:rsidRPr="00386B2F">
              <w:rPr>
                <w:rStyle w:val="ModernTableText"/>
                <w:rFonts w:ascii="Wingdings 2" w:hAnsi="Wingdings 2" w:eastAsia="Wingdings 2" w:cs="Wingdings 2"/>
                <w:noProof/>
                <w:szCs w:val="23"/>
              </w:rPr>
              <w:t>£</w:t>
            </w:r>
            <w:r w:rsidRPr="00386B2F">
              <w:rPr>
                <w:rStyle w:val="ModernTableText"/>
                <w:noProof/>
                <w:szCs w:val="17"/>
              </w:rPr>
              <w:t xml:space="preserve"> Yes</w:t>
            </w:r>
          </w:p>
        </w:tc>
      </w:tr>
      <w:tr xmlns:wp14="http://schemas.microsoft.com/office/word/2010/wordml" w:rsidR="00D32161" w:rsidTr="00D0385C" w14:paraId="4269BC4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ins w:author="Author" w:id="356"/>
        </w:trPr>
        <w:tc>
          <w:tcPr>
            <w:tcW w:w="929" w:type="pct"/>
            <w:gridSpan w:val="2"/>
            <w:vMerge/>
            <w:tcBorders>
              <w:left w:val="single" w:color="616161" w:sz="4" w:space="0"/>
              <w:right w:val="single" w:color="616161" w:sz="4" w:space="0"/>
            </w:tcBorders>
          </w:tcPr>
          <w:p w:rsidRPr="00205D93" w:rsidR="00D32161" w:rsidP="00D0385C" w:rsidRDefault="00D32161" w14:paraId="0336256A" wp14:textId="77777777">
            <w:pPr>
              <w:pStyle w:val="TableText1"/>
              <w:keepNext/>
              <w:spacing w:before="40" w:after="40"/>
              <w:rPr>
                <w:ins w:author="Author" w:id="357"/>
                <w:rStyle w:val="ModernTableText"/>
                <w:b/>
                <w:szCs w:val="17"/>
              </w:rPr>
            </w:pPr>
          </w:p>
        </w:tc>
        <w:tc>
          <w:tcPr>
            <w:tcW w:w="1428" w:type="pct"/>
            <w:gridSpan w:val="3"/>
            <w:tcBorders>
              <w:top w:val="single" w:color="616161" w:sz="4" w:space="0"/>
              <w:left w:val="single" w:color="616161" w:sz="4" w:space="0"/>
              <w:bottom w:val="single" w:color="616161" w:sz="4" w:space="0"/>
              <w:right w:val="single" w:color="616161" w:sz="4" w:space="0"/>
            </w:tcBorders>
          </w:tcPr>
          <w:p w:rsidR="00D32161" w:rsidP="003016B5" w:rsidRDefault="00D32161" w14:paraId="0B91ACD8" wp14:textId="77777777">
            <w:pPr>
              <w:pStyle w:val="TableText1"/>
              <w:keepNext/>
              <w:numPr>
                <w:ilvl w:val="0"/>
                <w:numId w:val="222"/>
              </w:numPr>
              <w:spacing w:before="40" w:after="40"/>
              <w:rPr>
                <w:ins w:author="Author" w:id="358"/>
                <w:rStyle w:val="ModernTableText"/>
                <w:szCs w:val="17"/>
              </w:rPr>
            </w:pPr>
            <w:ins w:author="Author" w:id="359">
              <w:r>
                <w:rPr>
                  <w:rStyle w:val="ModernTableText"/>
                  <w:szCs w:val="17"/>
                </w:rPr>
                <w:t>Weekly Report Date</w:t>
              </w:r>
            </w:ins>
          </w:p>
          <w:p w:rsidR="00D32161" w:rsidP="00D32161" w:rsidRDefault="00D32161" w14:paraId="71A429F0" wp14:textId="77777777">
            <w:pPr>
              <w:pStyle w:val="TableText1"/>
              <w:keepNext/>
              <w:spacing w:before="40" w:after="40"/>
              <w:ind w:left="360"/>
              <w:rPr>
                <w:ins w:author="Author" w:id="360"/>
                <w:rStyle w:val="ModernTableText"/>
                <w:szCs w:val="17"/>
              </w:rPr>
            </w:pPr>
            <w:ins w:author="Author" w:id="361">
              <w:r>
                <w:rPr>
                  <w:rStyle w:val="ModernTableText"/>
                  <w:szCs w:val="17"/>
                </w:rPr>
                <w:t>R_DT_DIM_TB.R_PMT_CYCLE_END_DT</w:t>
              </w:r>
            </w:ins>
          </w:p>
        </w:tc>
        <w:tc>
          <w:tcPr>
            <w:tcW w:w="2146" w:type="pct"/>
            <w:gridSpan w:val="4"/>
            <w:tcBorders>
              <w:top w:val="single" w:color="616161" w:sz="4" w:space="0"/>
              <w:left w:val="single" w:color="616161" w:sz="4" w:space="0"/>
              <w:bottom w:val="single" w:color="616161" w:sz="4" w:space="0"/>
              <w:right w:val="single" w:color="616161" w:sz="4" w:space="0"/>
            </w:tcBorders>
          </w:tcPr>
          <w:p w:rsidRPr="000B52DA" w:rsidR="00D32161" w:rsidP="00BC4126" w:rsidRDefault="00D32161" w14:paraId="43F3B927" wp14:textId="77777777">
            <w:pPr>
              <w:pStyle w:val="TableText1"/>
              <w:keepNext/>
              <w:spacing w:before="40" w:after="40"/>
              <w:rPr>
                <w:ins w:author="Author" w:id="362"/>
                <w:rStyle w:val="ModernTableText"/>
                <w:szCs w:val="17"/>
              </w:rPr>
            </w:pPr>
            <w:ins w:author="Author" w:id="363">
              <w:r>
                <w:rPr>
                  <w:rStyle w:val="ModernTableText"/>
                  <w:szCs w:val="17"/>
                </w:rPr>
                <w:t>=MM/DD/YYYY</w:t>
              </w:r>
            </w:ins>
          </w:p>
        </w:tc>
        <w:tc>
          <w:tcPr>
            <w:tcW w:w="497" w:type="pct"/>
            <w:tcBorders>
              <w:top w:val="single" w:color="616161" w:sz="4" w:space="0"/>
              <w:left w:val="single" w:color="616161" w:sz="4" w:space="0"/>
              <w:bottom w:val="single" w:color="616161" w:sz="4" w:space="0"/>
              <w:right w:val="single" w:color="616161" w:sz="4" w:space="0"/>
            </w:tcBorders>
            <w:vAlign w:val="center"/>
          </w:tcPr>
          <w:p w:rsidRPr="00386B2F" w:rsidR="00D32161" w:rsidP="00D0385C" w:rsidRDefault="00D32161" w14:paraId="5846C829" wp14:textId="77777777">
            <w:pPr>
              <w:keepNext/>
              <w:jc w:val="center"/>
              <w:rPr>
                <w:ins w:author="Author" w:id="364"/>
                <w:rStyle w:val="ModernTableText"/>
                <w:noProof/>
                <w:szCs w:val="23"/>
              </w:rPr>
            </w:pPr>
            <w:ins w:author="Author" w:id="365">
              <w:r w:rsidRPr="00386B2F">
                <w:rPr>
                  <w:rStyle w:val="ModernTableText"/>
                  <w:rFonts w:ascii="Wingdings" w:hAnsi="Wingdings" w:eastAsia="Wingdings" w:cs="Wingdings"/>
                  <w:noProof/>
                  <w:szCs w:val="23"/>
                </w:rPr>
                <w:t>þ</w:t>
              </w:r>
              <w:r w:rsidRPr="00386B2F">
                <w:rPr>
                  <w:rStyle w:val="ModernTableText"/>
                  <w:noProof/>
                  <w:szCs w:val="23"/>
                </w:rPr>
                <w:t xml:space="preserve"> </w:t>
              </w:r>
              <w:r w:rsidRPr="00386B2F">
                <w:rPr>
                  <w:rStyle w:val="ModernTableText"/>
                  <w:noProof/>
                  <w:szCs w:val="17"/>
                </w:rPr>
                <w:t xml:space="preserve">No  </w:t>
              </w:r>
              <w:r w:rsidRPr="00386B2F">
                <w:rPr>
                  <w:rStyle w:val="ModernTableText"/>
                  <w:rFonts w:ascii="Wingdings 2" w:hAnsi="Wingdings 2" w:eastAsia="Wingdings 2" w:cs="Wingdings 2"/>
                  <w:noProof/>
                  <w:szCs w:val="23"/>
                </w:rPr>
                <w:t>£</w:t>
              </w:r>
              <w:r w:rsidRPr="00386B2F">
                <w:rPr>
                  <w:rStyle w:val="ModernTableText"/>
                  <w:noProof/>
                  <w:szCs w:val="17"/>
                </w:rPr>
                <w:t xml:space="preserve"> Yes</w:t>
              </w:r>
            </w:ins>
          </w:p>
        </w:tc>
      </w:tr>
      <w:tr xmlns:wp14="http://schemas.microsoft.com/office/word/2010/wordml" w:rsidR="003016B5" w:rsidTr="00D0385C" w14:paraId="2789858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3016B5" w:rsidP="00D0385C" w:rsidRDefault="003016B5" w14:paraId="4A40B125" wp14:textId="77777777">
            <w:pPr>
              <w:pStyle w:val="ModernBodyT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BC4126" w:rsidTr="00D0385C" w14:paraId="345D272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Merge w:val="restart"/>
            <w:vAlign w:val="center"/>
          </w:tcPr>
          <w:p w:rsidRPr="00205D93" w:rsidR="00BC4126" w:rsidP="00D0385C" w:rsidRDefault="00BC4126" w14:paraId="165FB6DC" wp14:textId="77777777">
            <w:pPr>
              <w:pStyle w:val="TableHeading"/>
              <w:spacing w:before="40" w:after="40"/>
              <w:rPr>
                <w:rStyle w:val="ModernTableText"/>
                <w:noProof/>
                <w:szCs w:val="17"/>
              </w:rPr>
            </w:pPr>
            <w:r w:rsidRPr="00205D93">
              <w:rPr>
                <w:rStyle w:val="ModernTableText"/>
                <w:noProof/>
                <w:szCs w:val="17"/>
              </w:rPr>
              <w:t>Sort By:</w:t>
            </w:r>
          </w:p>
        </w:tc>
        <w:tc>
          <w:tcPr>
            <w:tcW w:w="2055" w:type="pct"/>
            <w:gridSpan w:val="4"/>
            <w:vAlign w:val="center"/>
          </w:tcPr>
          <w:p w:rsidRPr="00205D93" w:rsidR="00BC4126" w:rsidP="00727E49" w:rsidRDefault="00BC4126" w14:paraId="26BB6353" wp14:textId="77777777">
            <w:pPr>
              <w:pStyle w:val="TableText1"/>
              <w:numPr>
                <w:ilvl w:val="0"/>
                <w:numId w:val="238"/>
              </w:numPr>
              <w:spacing w:before="40" w:after="40"/>
              <w:rPr>
                <w:rStyle w:val="ModernTableText"/>
                <w:szCs w:val="17"/>
              </w:rPr>
            </w:pPr>
            <w:r w:rsidRPr="00205D93">
              <w:rPr>
                <w:rStyle w:val="ModernTableText"/>
                <w:szCs w:val="17"/>
              </w:rPr>
              <w:t>LOB Cd</w:t>
            </w:r>
            <w:r>
              <w:rPr>
                <w:rStyle w:val="ModernTableText"/>
                <w:szCs w:val="17"/>
              </w:rPr>
              <w:t xml:space="preserve"> – Desc</w:t>
            </w:r>
          </w:p>
        </w:tc>
        <w:tc>
          <w:tcPr>
            <w:tcW w:w="2016" w:type="pct"/>
            <w:gridSpan w:val="4"/>
          </w:tcPr>
          <w:p w:rsidRPr="00205D93" w:rsidR="00BC4126" w:rsidP="00D0385C" w:rsidRDefault="00BC4126" w14:paraId="577817B9" wp14:textId="77777777">
            <w:pPr>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BC4126" w:rsidTr="00D0385C" w14:paraId="37A01E5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Merge/>
            <w:vAlign w:val="center"/>
          </w:tcPr>
          <w:p w:rsidRPr="00205D93" w:rsidR="00BC4126" w:rsidP="00D0385C" w:rsidRDefault="00BC4126" w14:paraId="24D91485" wp14:textId="77777777">
            <w:pPr>
              <w:pStyle w:val="TableHeading"/>
              <w:spacing w:before="40" w:after="40"/>
              <w:rPr>
                <w:rStyle w:val="ModernTableText"/>
                <w:noProof/>
                <w:szCs w:val="17"/>
              </w:rPr>
            </w:pPr>
          </w:p>
        </w:tc>
        <w:tc>
          <w:tcPr>
            <w:tcW w:w="2055" w:type="pct"/>
            <w:gridSpan w:val="4"/>
            <w:vAlign w:val="center"/>
          </w:tcPr>
          <w:p w:rsidRPr="000307E1" w:rsidR="00BC4126" w:rsidP="00727E49" w:rsidRDefault="00BC4126" w14:paraId="527B3091" wp14:textId="77777777">
            <w:pPr>
              <w:pStyle w:val="TableText1"/>
              <w:numPr>
                <w:ilvl w:val="0"/>
                <w:numId w:val="238"/>
              </w:numPr>
              <w:spacing w:before="40" w:after="40"/>
              <w:rPr>
                <w:rStyle w:val="ModernTableText"/>
                <w:szCs w:val="17"/>
              </w:rPr>
            </w:pPr>
            <w:r>
              <w:rPr>
                <w:rStyle w:val="ModernTableText"/>
                <w:szCs w:val="17"/>
              </w:rPr>
              <w:t>Prov ID</w:t>
            </w:r>
          </w:p>
        </w:tc>
        <w:tc>
          <w:tcPr>
            <w:tcW w:w="2016" w:type="pct"/>
            <w:gridSpan w:val="4"/>
          </w:tcPr>
          <w:p w:rsidRPr="000307E1" w:rsidR="00BC4126" w:rsidP="00D0385C" w:rsidRDefault="00BC4126" w14:paraId="205EE804" wp14:textId="77777777">
            <w:pPr>
              <w:rPr>
                <w:noProof/>
                <w:sz w:val="18"/>
                <w:szCs w:val="19"/>
              </w:rPr>
            </w:pPr>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p>
        </w:tc>
      </w:tr>
      <w:tr xmlns:wp14="http://schemas.microsoft.com/office/word/2010/wordml" w:rsidR="00BC4126" w:rsidTr="00D0385C" w14:paraId="74A4A54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Merge/>
            <w:vAlign w:val="center"/>
          </w:tcPr>
          <w:p w:rsidRPr="00205D93" w:rsidR="00BC4126" w:rsidP="00D0385C" w:rsidRDefault="00BC4126" w14:paraId="585C4CE0" wp14:textId="77777777">
            <w:pPr>
              <w:pStyle w:val="TableHeading"/>
              <w:spacing w:before="40" w:after="40"/>
              <w:rPr>
                <w:rStyle w:val="ModernTableText"/>
                <w:noProof/>
                <w:szCs w:val="17"/>
              </w:rPr>
            </w:pPr>
          </w:p>
        </w:tc>
        <w:tc>
          <w:tcPr>
            <w:tcW w:w="2055" w:type="pct"/>
            <w:gridSpan w:val="4"/>
            <w:vAlign w:val="center"/>
          </w:tcPr>
          <w:p w:rsidRPr="000307E1" w:rsidR="00BC4126" w:rsidP="00727E49" w:rsidRDefault="00BC4126" w14:paraId="015BF8C5" wp14:textId="77777777">
            <w:pPr>
              <w:pStyle w:val="TableText1"/>
              <w:numPr>
                <w:ilvl w:val="0"/>
                <w:numId w:val="238"/>
              </w:numPr>
              <w:spacing w:before="40" w:after="40"/>
              <w:rPr>
                <w:rStyle w:val="ModernTableText"/>
                <w:szCs w:val="17"/>
              </w:rPr>
            </w:pPr>
            <w:r>
              <w:rPr>
                <w:rStyle w:val="ModernTableText"/>
                <w:szCs w:val="17"/>
              </w:rPr>
              <w:t>SA Subm Mbr ID</w:t>
            </w:r>
          </w:p>
        </w:tc>
        <w:tc>
          <w:tcPr>
            <w:tcW w:w="2016" w:type="pct"/>
            <w:gridSpan w:val="4"/>
            <w:vAlign w:val="center"/>
          </w:tcPr>
          <w:p w:rsidRPr="000307E1" w:rsidR="00BC4126" w:rsidP="00D0385C" w:rsidRDefault="00BC4126" w14:paraId="21ED9668" wp14:textId="77777777">
            <w:pPr>
              <w:pStyle w:val="TableText1"/>
              <w:spacing w:before="40" w:after="40"/>
              <w:rPr>
                <w:rStyle w:val="ModernTableText"/>
                <w:noProof/>
                <w:szCs w:val="23"/>
              </w:rPr>
            </w:pPr>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p>
        </w:tc>
      </w:tr>
      <w:tr xmlns:wp14="http://schemas.microsoft.com/office/word/2010/wordml" w:rsidR="00BC4126" w:rsidTr="00D0385C" w14:paraId="295352C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Merge/>
            <w:vAlign w:val="center"/>
          </w:tcPr>
          <w:p w:rsidRPr="00205D93" w:rsidR="00BC4126" w:rsidP="00D0385C" w:rsidRDefault="00BC4126" w14:paraId="2AE03788" wp14:textId="77777777">
            <w:pPr>
              <w:pStyle w:val="TableHeading"/>
              <w:spacing w:before="40" w:after="40"/>
              <w:rPr>
                <w:rStyle w:val="ModernTableText"/>
                <w:noProof/>
                <w:szCs w:val="17"/>
              </w:rPr>
            </w:pPr>
          </w:p>
        </w:tc>
        <w:tc>
          <w:tcPr>
            <w:tcW w:w="2055" w:type="pct"/>
            <w:gridSpan w:val="4"/>
            <w:vAlign w:val="center"/>
          </w:tcPr>
          <w:p w:rsidRPr="000307E1" w:rsidR="00BC4126" w:rsidP="00727E49" w:rsidRDefault="00BC4126" w14:paraId="75C4067D" wp14:textId="77777777">
            <w:pPr>
              <w:pStyle w:val="TableText1"/>
              <w:numPr>
                <w:ilvl w:val="0"/>
                <w:numId w:val="238"/>
              </w:numPr>
              <w:spacing w:before="40" w:after="40"/>
              <w:rPr>
                <w:rStyle w:val="ModernTableText"/>
                <w:szCs w:val="17"/>
              </w:rPr>
            </w:pPr>
            <w:r w:rsidRPr="000307E1">
              <w:rPr>
                <w:rStyle w:val="ModernTableText"/>
                <w:szCs w:val="17"/>
              </w:rPr>
              <w:t xml:space="preserve">SA </w:t>
            </w:r>
            <w:r>
              <w:rPr>
                <w:rStyle w:val="ModernTableText"/>
                <w:szCs w:val="17"/>
              </w:rPr>
              <w:t>Auth ID</w:t>
            </w:r>
          </w:p>
        </w:tc>
        <w:tc>
          <w:tcPr>
            <w:tcW w:w="2016" w:type="pct"/>
            <w:gridSpan w:val="4"/>
            <w:vAlign w:val="center"/>
          </w:tcPr>
          <w:p w:rsidRPr="000307E1" w:rsidR="00BC4126" w:rsidP="00D0385C" w:rsidRDefault="00BC4126" w14:paraId="7BAD00C4" wp14:textId="77777777">
            <w:pPr>
              <w:pStyle w:val="TableText1"/>
              <w:spacing w:before="40" w:after="40"/>
              <w:rPr>
                <w:rStyle w:val="ModernTableText"/>
                <w:noProof/>
                <w:szCs w:val="17"/>
              </w:rPr>
            </w:pPr>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p>
        </w:tc>
      </w:tr>
      <w:tr xmlns:wp14="http://schemas.microsoft.com/office/word/2010/wordml" w:rsidR="00BC4126" w:rsidTr="00D0385C" w14:paraId="24114D5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Merge/>
            <w:vAlign w:val="center"/>
          </w:tcPr>
          <w:p w:rsidRPr="00205D93" w:rsidR="00BC4126" w:rsidP="00BC4126" w:rsidRDefault="00BC4126" w14:paraId="428E4597" wp14:textId="77777777">
            <w:pPr>
              <w:pStyle w:val="TableHeading"/>
              <w:spacing w:before="40" w:after="40"/>
              <w:rPr>
                <w:rStyle w:val="ModernTableText"/>
                <w:noProof/>
                <w:szCs w:val="17"/>
              </w:rPr>
            </w:pPr>
          </w:p>
        </w:tc>
        <w:tc>
          <w:tcPr>
            <w:tcW w:w="2055" w:type="pct"/>
            <w:gridSpan w:val="4"/>
            <w:vAlign w:val="center"/>
          </w:tcPr>
          <w:p w:rsidRPr="000307E1" w:rsidR="00BC4126" w:rsidP="00BC4126" w:rsidRDefault="00BC4126" w14:paraId="0999B290" wp14:textId="77777777">
            <w:pPr>
              <w:pStyle w:val="TableText1"/>
              <w:numPr>
                <w:ilvl w:val="0"/>
                <w:numId w:val="238"/>
              </w:numPr>
              <w:spacing w:before="40" w:after="40"/>
              <w:rPr>
                <w:rStyle w:val="ModernTableText"/>
                <w:szCs w:val="17"/>
              </w:rPr>
            </w:pPr>
            <w:r>
              <w:rPr>
                <w:rStyle w:val="ModernTableText"/>
                <w:szCs w:val="17"/>
              </w:rPr>
              <w:t>SA LI Num</w:t>
            </w:r>
          </w:p>
        </w:tc>
        <w:tc>
          <w:tcPr>
            <w:tcW w:w="2016" w:type="pct"/>
            <w:gridSpan w:val="4"/>
            <w:vAlign w:val="center"/>
          </w:tcPr>
          <w:p w:rsidRPr="000307E1" w:rsidR="00BC4126" w:rsidP="00BC4126" w:rsidRDefault="00BC4126" w14:paraId="24371AD8" wp14:textId="77777777">
            <w:pPr>
              <w:pStyle w:val="TableText1"/>
              <w:spacing w:before="40" w:after="40"/>
              <w:rPr>
                <w:rStyle w:val="ModernTableText"/>
                <w:noProof/>
                <w:szCs w:val="23"/>
              </w:rPr>
            </w:pPr>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p>
        </w:tc>
      </w:tr>
      <w:tr xmlns:wp14="http://schemas.microsoft.com/office/word/2010/wordml" w:rsidR="003016B5" w:rsidTr="00D0385C" w14:paraId="3C6BCB3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5" w:type="pct"/>
            <w:vMerge w:val="restart"/>
            <w:vAlign w:val="center"/>
          </w:tcPr>
          <w:p w:rsidRPr="00205D93" w:rsidR="003016B5" w:rsidP="00D0385C" w:rsidRDefault="003016B5" w14:paraId="3010732A" wp14:textId="77777777">
            <w:pPr>
              <w:pStyle w:val="TableHeading"/>
              <w:spacing w:before="40" w:after="40"/>
              <w:rPr>
                <w:rStyle w:val="ModernTableText"/>
                <w:noProof/>
                <w:szCs w:val="17"/>
              </w:rPr>
            </w:pPr>
            <w:r w:rsidRPr="00205D93">
              <w:rPr>
                <w:rStyle w:val="ModernTableText"/>
                <w:noProof/>
                <w:szCs w:val="17"/>
              </w:rPr>
              <w:t>Control Break</w:t>
            </w:r>
          </w:p>
        </w:tc>
        <w:tc>
          <w:tcPr>
            <w:tcW w:w="474" w:type="pct"/>
            <w:vAlign w:val="center"/>
          </w:tcPr>
          <w:p w:rsidRPr="00205D93" w:rsidR="003016B5" w:rsidP="00D0385C" w:rsidRDefault="003016B5" w14:paraId="3EBAF5BB" wp14:textId="77777777">
            <w:pPr>
              <w:pStyle w:val="TableHeading"/>
              <w:spacing w:before="40" w:after="40"/>
              <w:rPr>
                <w:rStyle w:val="ModernTableText"/>
                <w:noProof/>
                <w:szCs w:val="17"/>
              </w:rPr>
            </w:pPr>
            <w:r w:rsidRPr="00205D93">
              <w:rPr>
                <w:rStyle w:val="ModernTableText"/>
                <w:noProof/>
                <w:szCs w:val="17"/>
              </w:rPr>
              <w:t>Page:</w:t>
            </w:r>
          </w:p>
        </w:tc>
        <w:tc>
          <w:tcPr>
            <w:tcW w:w="1421" w:type="pct"/>
            <w:gridSpan w:val="2"/>
            <w:vAlign w:val="center"/>
          </w:tcPr>
          <w:p w:rsidRPr="000307E1" w:rsidR="003016B5" w:rsidP="003016B5" w:rsidRDefault="003016B5" w14:paraId="30FC262E" wp14:textId="77777777">
            <w:pPr>
              <w:pStyle w:val="TableText1"/>
              <w:numPr>
                <w:ilvl w:val="0"/>
                <w:numId w:val="226"/>
              </w:numPr>
              <w:spacing w:before="40" w:after="40"/>
              <w:rPr>
                <w:rStyle w:val="ModernTableText"/>
                <w:szCs w:val="17"/>
              </w:rPr>
            </w:pPr>
          </w:p>
        </w:tc>
        <w:tc>
          <w:tcPr>
            <w:tcW w:w="1510" w:type="pct"/>
            <w:gridSpan w:val="4"/>
            <w:vAlign w:val="center"/>
          </w:tcPr>
          <w:p w:rsidRPr="000307E1" w:rsidR="003016B5" w:rsidP="003016B5" w:rsidRDefault="003016B5" w14:paraId="60A12ACC" wp14:textId="77777777">
            <w:pPr>
              <w:pStyle w:val="TableText1"/>
              <w:numPr>
                <w:ilvl w:val="0"/>
                <w:numId w:val="226"/>
              </w:numPr>
              <w:spacing w:before="40" w:after="40"/>
              <w:rPr>
                <w:rStyle w:val="ModernTableText"/>
                <w:szCs w:val="17"/>
              </w:rPr>
            </w:pPr>
          </w:p>
        </w:tc>
        <w:tc>
          <w:tcPr>
            <w:tcW w:w="1140" w:type="pct"/>
            <w:gridSpan w:val="2"/>
            <w:vAlign w:val="center"/>
          </w:tcPr>
          <w:p w:rsidRPr="00205D93" w:rsidR="003016B5" w:rsidP="003016B5" w:rsidRDefault="003016B5" w14:paraId="6651B094" wp14:textId="77777777">
            <w:pPr>
              <w:pStyle w:val="TableText1"/>
              <w:numPr>
                <w:ilvl w:val="0"/>
                <w:numId w:val="226"/>
              </w:numPr>
              <w:spacing w:before="40" w:after="40"/>
              <w:rPr>
                <w:rStyle w:val="ModernTableText"/>
                <w:szCs w:val="17"/>
              </w:rPr>
            </w:pPr>
          </w:p>
        </w:tc>
      </w:tr>
      <w:tr xmlns:wp14="http://schemas.microsoft.com/office/word/2010/wordml" w:rsidR="003016B5" w:rsidTr="00D0385C" w14:paraId="718FCB0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5" w:type="pct"/>
            <w:vMerge/>
            <w:tcBorders>
              <w:bottom w:val="single" w:color="616161" w:sz="2" w:space="0"/>
            </w:tcBorders>
            <w:vAlign w:val="center"/>
          </w:tcPr>
          <w:p w:rsidRPr="00205D93" w:rsidR="003016B5" w:rsidP="00D0385C" w:rsidRDefault="003016B5" w14:paraId="62EABFD9" wp14:textId="77777777">
            <w:pPr>
              <w:pStyle w:val="TableHeading"/>
              <w:spacing w:before="40" w:after="40"/>
              <w:rPr>
                <w:rStyle w:val="ModernTableText"/>
                <w:noProof/>
                <w:szCs w:val="17"/>
              </w:rPr>
            </w:pPr>
          </w:p>
        </w:tc>
        <w:tc>
          <w:tcPr>
            <w:tcW w:w="474" w:type="pct"/>
            <w:tcBorders>
              <w:bottom w:val="single" w:color="616161" w:sz="2" w:space="0"/>
            </w:tcBorders>
            <w:vAlign w:val="center"/>
          </w:tcPr>
          <w:p w:rsidRPr="00205D93" w:rsidR="003016B5" w:rsidP="00D0385C" w:rsidRDefault="003016B5" w14:paraId="1F112DE0" wp14:textId="77777777">
            <w:pPr>
              <w:pStyle w:val="TableHeading"/>
              <w:spacing w:before="40" w:after="40"/>
              <w:rPr>
                <w:rStyle w:val="ModernTableText"/>
                <w:noProof/>
                <w:szCs w:val="17"/>
              </w:rPr>
            </w:pPr>
            <w:r w:rsidRPr="00205D93">
              <w:rPr>
                <w:rStyle w:val="ModernTableText"/>
                <w:noProof/>
                <w:szCs w:val="17"/>
              </w:rPr>
              <w:t>Section:</w:t>
            </w:r>
          </w:p>
        </w:tc>
        <w:tc>
          <w:tcPr>
            <w:tcW w:w="1421" w:type="pct"/>
            <w:gridSpan w:val="2"/>
            <w:tcBorders>
              <w:bottom w:val="single" w:color="616161" w:sz="2" w:space="0"/>
            </w:tcBorders>
            <w:vAlign w:val="center"/>
          </w:tcPr>
          <w:p w:rsidRPr="00205D93" w:rsidR="003016B5" w:rsidP="003016B5" w:rsidRDefault="003016B5" w14:paraId="0B67A37A" wp14:textId="77777777">
            <w:pPr>
              <w:pStyle w:val="TableText1"/>
              <w:numPr>
                <w:ilvl w:val="0"/>
                <w:numId w:val="227"/>
              </w:numPr>
              <w:spacing w:before="40" w:after="40"/>
              <w:rPr>
                <w:rStyle w:val="ModernTableText"/>
                <w:szCs w:val="17"/>
              </w:rPr>
            </w:pPr>
          </w:p>
        </w:tc>
        <w:tc>
          <w:tcPr>
            <w:tcW w:w="1510" w:type="pct"/>
            <w:gridSpan w:val="4"/>
            <w:tcBorders>
              <w:bottom w:val="single" w:color="616161" w:sz="2" w:space="0"/>
            </w:tcBorders>
            <w:vAlign w:val="center"/>
          </w:tcPr>
          <w:p w:rsidRPr="00205D93" w:rsidR="003016B5" w:rsidP="003016B5" w:rsidRDefault="003016B5" w14:paraId="56679CE3" wp14:textId="77777777">
            <w:pPr>
              <w:pStyle w:val="TableText1"/>
              <w:numPr>
                <w:ilvl w:val="0"/>
                <w:numId w:val="227"/>
              </w:numPr>
              <w:spacing w:before="40" w:after="40"/>
              <w:rPr>
                <w:rStyle w:val="ModernTableText"/>
                <w:szCs w:val="17"/>
              </w:rPr>
            </w:pPr>
          </w:p>
        </w:tc>
        <w:tc>
          <w:tcPr>
            <w:tcW w:w="1140" w:type="pct"/>
            <w:gridSpan w:val="2"/>
            <w:tcBorders>
              <w:bottom w:val="single" w:color="616161" w:sz="2" w:space="0"/>
            </w:tcBorders>
            <w:vAlign w:val="center"/>
          </w:tcPr>
          <w:p w:rsidRPr="00205D93" w:rsidR="003016B5" w:rsidP="003016B5" w:rsidRDefault="003016B5" w14:paraId="708C7045" wp14:textId="77777777">
            <w:pPr>
              <w:pStyle w:val="TableText1"/>
              <w:numPr>
                <w:ilvl w:val="0"/>
                <w:numId w:val="227"/>
              </w:numPr>
              <w:spacing w:before="40" w:after="40"/>
              <w:rPr>
                <w:rStyle w:val="ModernTableText"/>
                <w:szCs w:val="17"/>
              </w:rPr>
            </w:pPr>
          </w:p>
        </w:tc>
      </w:tr>
      <w:tr xmlns:wp14="http://schemas.microsoft.com/office/word/2010/wordml" w:rsidR="003016B5" w:rsidTr="00D0385C" w14:paraId="6EEB0B6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5" w:type="pct"/>
            <w:vMerge w:val="restart"/>
            <w:vAlign w:val="center"/>
          </w:tcPr>
          <w:p w:rsidRPr="00205D93" w:rsidR="003016B5" w:rsidP="00D0385C" w:rsidRDefault="003016B5" w14:paraId="2096C008" wp14:textId="77777777">
            <w:pPr>
              <w:pStyle w:val="TableHeading"/>
              <w:spacing w:before="40" w:after="40"/>
              <w:rPr>
                <w:rStyle w:val="ModernTableText"/>
                <w:noProof/>
                <w:szCs w:val="17"/>
              </w:rPr>
            </w:pPr>
            <w:r w:rsidRPr="00205D93">
              <w:rPr>
                <w:rStyle w:val="ModernTableText"/>
                <w:noProof/>
                <w:szCs w:val="17"/>
              </w:rPr>
              <w:t>Total</w:t>
            </w:r>
          </w:p>
        </w:tc>
        <w:tc>
          <w:tcPr>
            <w:tcW w:w="474" w:type="pct"/>
            <w:vAlign w:val="center"/>
          </w:tcPr>
          <w:p w:rsidRPr="00205D93" w:rsidR="003016B5" w:rsidP="00D0385C" w:rsidRDefault="003016B5" w14:paraId="469B605E" wp14:textId="77777777">
            <w:pPr>
              <w:pStyle w:val="TableHeading"/>
              <w:spacing w:before="40" w:after="40"/>
              <w:rPr>
                <w:rStyle w:val="ModernTableText"/>
                <w:noProof/>
                <w:szCs w:val="17"/>
              </w:rPr>
            </w:pPr>
            <w:r w:rsidRPr="00205D93">
              <w:rPr>
                <w:rStyle w:val="ModernTableText"/>
                <w:noProof/>
                <w:szCs w:val="17"/>
              </w:rPr>
              <w:t>Grand:</w:t>
            </w:r>
          </w:p>
        </w:tc>
        <w:tc>
          <w:tcPr>
            <w:tcW w:w="1421" w:type="pct"/>
            <w:gridSpan w:val="2"/>
            <w:vAlign w:val="center"/>
          </w:tcPr>
          <w:p w:rsidRPr="00205D93" w:rsidR="003016B5" w:rsidP="003016B5" w:rsidRDefault="003016B5" w14:paraId="6763EF0D" wp14:textId="77777777">
            <w:pPr>
              <w:pStyle w:val="TableText1"/>
              <w:numPr>
                <w:ilvl w:val="0"/>
                <w:numId w:val="228"/>
              </w:numPr>
              <w:spacing w:before="40" w:after="40"/>
              <w:rPr>
                <w:rStyle w:val="ModernTableText"/>
                <w:szCs w:val="17"/>
              </w:rPr>
            </w:pPr>
          </w:p>
        </w:tc>
        <w:tc>
          <w:tcPr>
            <w:tcW w:w="1510" w:type="pct"/>
            <w:gridSpan w:val="4"/>
            <w:vAlign w:val="center"/>
          </w:tcPr>
          <w:p w:rsidRPr="00205D93" w:rsidR="003016B5" w:rsidP="003016B5" w:rsidRDefault="003016B5" w14:paraId="1DD748A9" wp14:textId="77777777">
            <w:pPr>
              <w:pStyle w:val="TableText1"/>
              <w:numPr>
                <w:ilvl w:val="0"/>
                <w:numId w:val="228"/>
              </w:numPr>
              <w:spacing w:before="40" w:after="40"/>
              <w:rPr>
                <w:rStyle w:val="ModernTableText"/>
                <w:szCs w:val="17"/>
              </w:rPr>
            </w:pPr>
          </w:p>
        </w:tc>
        <w:tc>
          <w:tcPr>
            <w:tcW w:w="1140" w:type="pct"/>
            <w:gridSpan w:val="2"/>
            <w:vAlign w:val="center"/>
          </w:tcPr>
          <w:p w:rsidRPr="00205D93" w:rsidR="003016B5" w:rsidP="003016B5" w:rsidRDefault="003016B5" w14:paraId="7D4F9FD9" wp14:textId="77777777">
            <w:pPr>
              <w:pStyle w:val="TableText1"/>
              <w:numPr>
                <w:ilvl w:val="0"/>
                <w:numId w:val="228"/>
              </w:numPr>
              <w:spacing w:before="40" w:after="40"/>
              <w:rPr>
                <w:rStyle w:val="ModernTableText"/>
                <w:szCs w:val="17"/>
              </w:rPr>
            </w:pPr>
          </w:p>
        </w:tc>
      </w:tr>
      <w:tr xmlns:wp14="http://schemas.microsoft.com/office/word/2010/wordml" w:rsidR="003016B5" w:rsidTr="00D0385C" w14:paraId="35C7A7C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5" w:type="pct"/>
            <w:vMerge/>
            <w:vAlign w:val="center"/>
          </w:tcPr>
          <w:p w:rsidRPr="00205D93" w:rsidR="003016B5" w:rsidP="00D0385C" w:rsidRDefault="003016B5" w14:paraId="6480232A" wp14:textId="77777777">
            <w:pPr>
              <w:pStyle w:val="TableHeading"/>
              <w:spacing w:before="40" w:after="40"/>
              <w:rPr>
                <w:rStyle w:val="ModernTableText"/>
                <w:noProof/>
                <w:szCs w:val="17"/>
              </w:rPr>
            </w:pPr>
          </w:p>
        </w:tc>
        <w:tc>
          <w:tcPr>
            <w:tcW w:w="474" w:type="pct"/>
            <w:vAlign w:val="center"/>
          </w:tcPr>
          <w:p w:rsidRPr="00205D93" w:rsidR="003016B5" w:rsidP="00D0385C" w:rsidRDefault="003016B5" w14:paraId="25703164" wp14:textId="77777777">
            <w:pPr>
              <w:pStyle w:val="TableHeading"/>
              <w:spacing w:before="40" w:after="40"/>
              <w:rPr>
                <w:rStyle w:val="ModernTableText"/>
                <w:noProof/>
                <w:szCs w:val="17"/>
              </w:rPr>
            </w:pPr>
            <w:r w:rsidRPr="00205D93">
              <w:rPr>
                <w:rStyle w:val="ModernTableText"/>
                <w:noProof/>
                <w:szCs w:val="17"/>
              </w:rPr>
              <w:t>Section:</w:t>
            </w:r>
          </w:p>
        </w:tc>
        <w:tc>
          <w:tcPr>
            <w:tcW w:w="1421" w:type="pct"/>
            <w:gridSpan w:val="2"/>
            <w:vAlign w:val="center"/>
          </w:tcPr>
          <w:p w:rsidRPr="00205D93" w:rsidR="003016B5" w:rsidP="003016B5" w:rsidRDefault="003016B5" w14:paraId="0B07B018" wp14:textId="77777777">
            <w:pPr>
              <w:pStyle w:val="TableText1"/>
              <w:numPr>
                <w:ilvl w:val="0"/>
                <w:numId w:val="229"/>
              </w:numPr>
              <w:spacing w:before="40" w:after="40"/>
              <w:rPr>
                <w:rStyle w:val="ModernTableText"/>
                <w:szCs w:val="17"/>
              </w:rPr>
            </w:pPr>
          </w:p>
        </w:tc>
        <w:tc>
          <w:tcPr>
            <w:tcW w:w="1510" w:type="pct"/>
            <w:gridSpan w:val="4"/>
            <w:vAlign w:val="center"/>
          </w:tcPr>
          <w:p w:rsidRPr="00205D93" w:rsidR="003016B5" w:rsidP="003016B5" w:rsidRDefault="003016B5" w14:paraId="67E8FE97" wp14:textId="77777777">
            <w:pPr>
              <w:pStyle w:val="TableText1"/>
              <w:numPr>
                <w:ilvl w:val="0"/>
                <w:numId w:val="229"/>
              </w:numPr>
              <w:spacing w:before="40" w:after="40"/>
              <w:rPr>
                <w:rStyle w:val="ModernTableText"/>
                <w:szCs w:val="17"/>
              </w:rPr>
            </w:pPr>
          </w:p>
        </w:tc>
        <w:tc>
          <w:tcPr>
            <w:tcW w:w="1140" w:type="pct"/>
            <w:gridSpan w:val="2"/>
            <w:vAlign w:val="center"/>
          </w:tcPr>
          <w:p w:rsidRPr="00205D93" w:rsidR="003016B5" w:rsidP="003016B5" w:rsidRDefault="003016B5" w14:paraId="7DC3CCBD" wp14:textId="77777777">
            <w:pPr>
              <w:pStyle w:val="TableText1"/>
              <w:numPr>
                <w:ilvl w:val="0"/>
                <w:numId w:val="229"/>
              </w:numPr>
              <w:spacing w:before="40" w:after="40"/>
              <w:rPr>
                <w:rStyle w:val="ModernTableText"/>
                <w:szCs w:val="17"/>
              </w:rPr>
            </w:pPr>
          </w:p>
        </w:tc>
      </w:tr>
      <w:tr xmlns:wp14="http://schemas.microsoft.com/office/word/2010/wordml" w:rsidR="003016B5" w:rsidTr="00D0385C" w14:paraId="2BB5A61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5" w:type="pct"/>
            <w:vMerge w:val="restart"/>
            <w:vAlign w:val="center"/>
          </w:tcPr>
          <w:p w:rsidRPr="00205D93" w:rsidR="003016B5" w:rsidP="00D0385C" w:rsidRDefault="003016B5" w14:paraId="20D4C0B9" wp14:textId="77777777">
            <w:pPr>
              <w:pStyle w:val="TableHeading"/>
              <w:spacing w:before="40" w:after="40"/>
              <w:rPr>
                <w:rStyle w:val="ModernTableText"/>
                <w:noProof/>
                <w:szCs w:val="17"/>
              </w:rPr>
            </w:pPr>
            <w:r w:rsidRPr="00205D93">
              <w:rPr>
                <w:rStyle w:val="ModernTableText"/>
                <w:noProof/>
                <w:szCs w:val="17"/>
              </w:rPr>
              <w:t>Counts</w:t>
            </w:r>
          </w:p>
        </w:tc>
        <w:tc>
          <w:tcPr>
            <w:tcW w:w="474" w:type="pct"/>
            <w:vAlign w:val="center"/>
          </w:tcPr>
          <w:p w:rsidRPr="00205D93" w:rsidR="003016B5" w:rsidP="00D0385C" w:rsidRDefault="003016B5" w14:paraId="569D7D7D" wp14:textId="77777777">
            <w:pPr>
              <w:pStyle w:val="TableHeading"/>
              <w:spacing w:before="40" w:after="40"/>
              <w:rPr>
                <w:rStyle w:val="ModernTableText"/>
                <w:noProof/>
                <w:szCs w:val="17"/>
              </w:rPr>
            </w:pPr>
            <w:r w:rsidRPr="00205D93">
              <w:rPr>
                <w:rStyle w:val="ModernTableText"/>
                <w:noProof/>
                <w:szCs w:val="17"/>
              </w:rPr>
              <w:t>Grand:</w:t>
            </w:r>
          </w:p>
        </w:tc>
        <w:tc>
          <w:tcPr>
            <w:tcW w:w="1421" w:type="pct"/>
            <w:gridSpan w:val="2"/>
            <w:vAlign w:val="center"/>
          </w:tcPr>
          <w:p w:rsidRPr="00205D93" w:rsidR="003016B5" w:rsidP="00727E49" w:rsidRDefault="003016B5" w14:paraId="0D23F00E" wp14:textId="77777777">
            <w:pPr>
              <w:pStyle w:val="TableText1"/>
              <w:numPr>
                <w:ilvl w:val="0"/>
                <w:numId w:val="230"/>
              </w:numPr>
              <w:spacing w:before="40" w:after="40"/>
              <w:rPr>
                <w:rStyle w:val="ModernTableText"/>
                <w:szCs w:val="17"/>
              </w:rPr>
            </w:pPr>
          </w:p>
        </w:tc>
        <w:tc>
          <w:tcPr>
            <w:tcW w:w="1510" w:type="pct"/>
            <w:gridSpan w:val="4"/>
            <w:vAlign w:val="center"/>
          </w:tcPr>
          <w:p w:rsidRPr="00205D93" w:rsidR="003016B5" w:rsidP="00727E49" w:rsidRDefault="003016B5" w14:paraId="6F6FC68D" wp14:textId="77777777">
            <w:pPr>
              <w:pStyle w:val="TableText1"/>
              <w:numPr>
                <w:ilvl w:val="0"/>
                <w:numId w:val="230"/>
              </w:numPr>
              <w:spacing w:before="40" w:after="40"/>
              <w:rPr>
                <w:rStyle w:val="ModernTableText"/>
                <w:szCs w:val="17"/>
              </w:rPr>
            </w:pPr>
          </w:p>
        </w:tc>
        <w:tc>
          <w:tcPr>
            <w:tcW w:w="1140" w:type="pct"/>
            <w:gridSpan w:val="2"/>
            <w:vAlign w:val="center"/>
          </w:tcPr>
          <w:p w:rsidRPr="00205D93" w:rsidR="003016B5" w:rsidP="00727E49" w:rsidRDefault="003016B5" w14:paraId="56D08BB6" wp14:textId="77777777">
            <w:pPr>
              <w:pStyle w:val="TableText1"/>
              <w:numPr>
                <w:ilvl w:val="0"/>
                <w:numId w:val="230"/>
              </w:numPr>
              <w:spacing w:before="40" w:after="40"/>
              <w:rPr>
                <w:rStyle w:val="ModernTableText"/>
                <w:szCs w:val="17"/>
              </w:rPr>
            </w:pPr>
          </w:p>
        </w:tc>
      </w:tr>
      <w:tr xmlns:wp14="http://schemas.microsoft.com/office/word/2010/wordml" w:rsidR="003016B5" w:rsidTr="00D0385C" w14:paraId="17B85D1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5" w:type="pct"/>
            <w:vMerge/>
            <w:vAlign w:val="center"/>
          </w:tcPr>
          <w:p w:rsidRPr="00205D93" w:rsidR="003016B5" w:rsidP="00D0385C" w:rsidRDefault="003016B5" w14:paraId="100C6BA8" wp14:textId="77777777">
            <w:pPr>
              <w:pStyle w:val="TableHeading"/>
              <w:spacing w:before="40" w:after="40"/>
              <w:rPr>
                <w:rStyle w:val="ModernTableText"/>
                <w:noProof/>
                <w:color w:val="FF0000"/>
                <w:szCs w:val="17"/>
              </w:rPr>
            </w:pPr>
          </w:p>
        </w:tc>
        <w:tc>
          <w:tcPr>
            <w:tcW w:w="474" w:type="pct"/>
            <w:vAlign w:val="center"/>
          </w:tcPr>
          <w:p w:rsidRPr="00205D93" w:rsidR="003016B5" w:rsidP="00D0385C" w:rsidRDefault="003016B5" w14:paraId="714DA246" wp14:textId="77777777">
            <w:pPr>
              <w:pStyle w:val="TableHeading"/>
              <w:spacing w:before="40" w:after="40"/>
              <w:rPr>
                <w:rStyle w:val="ModernTableText"/>
                <w:noProof/>
                <w:szCs w:val="17"/>
              </w:rPr>
            </w:pPr>
            <w:r w:rsidRPr="00205D93">
              <w:rPr>
                <w:rStyle w:val="ModernTableText"/>
                <w:noProof/>
                <w:szCs w:val="17"/>
              </w:rPr>
              <w:t>Section:</w:t>
            </w:r>
          </w:p>
        </w:tc>
        <w:tc>
          <w:tcPr>
            <w:tcW w:w="1421" w:type="pct"/>
            <w:gridSpan w:val="2"/>
            <w:vAlign w:val="center"/>
          </w:tcPr>
          <w:p w:rsidRPr="00205D93" w:rsidR="003016B5" w:rsidP="00727E49" w:rsidRDefault="003016B5" w14:paraId="61C7F3FA" wp14:textId="77777777">
            <w:pPr>
              <w:pStyle w:val="TableText1"/>
              <w:numPr>
                <w:ilvl w:val="0"/>
                <w:numId w:val="231"/>
              </w:numPr>
              <w:spacing w:before="40" w:after="40"/>
              <w:rPr>
                <w:rStyle w:val="ModernTableText"/>
                <w:szCs w:val="17"/>
              </w:rPr>
            </w:pPr>
          </w:p>
        </w:tc>
        <w:tc>
          <w:tcPr>
            <w:tcW w:w="1510" w:type="pct"/>
            <w:gridSpan w:val="4"/>
            <w:vAlign w:val="center"/>
          </w:tcPr>
          <w:p w:rsidRPr="00205D93" w:rsidR="003016B5" w:rsidP="00727E49" w:rsidRDefault="003016B5" w14:paraId="22FA1F63" wp14:textId="77777777">
            <w:pPr>
              <w:pStyle w:val="TableText1"/>
              <w:numPr>
                <w:ilvl w:val="0"/>
                <w:numId w:val="231"/>
              </w:numPr>
              <w:spacing w:before="40" w:after="40"/>
              <w:rPr>
                <w:rStyle w:val="ModernTableText"/>
                <w:szCs w:val="17"/>
              </w:rPr>
            </w:pPr>
          </w:p>
        </w:tc>
        <w:tc>
          <w:tcPr>
            <w:tcW w:w="1140" w:type="pct"/>
            <w:gridSpan w:val="2"/>
            <w:vAlign w:val="center"/>
          </w:tcPr>
          <w:p w:rsidRPr="00205D93" w:rsidR="003016B5" w:rsidP="00727E49" w:rsidRDefault="003016B5" w14:paraId="0821C871" wp14:textId="77777777">
            <w:pPr>
              <w:pStyle w:val="TableText1"/>
              <w:numPr>
                <w:ilvl w:val="0"/>
                <w:numId w:val="231"/>
              </w:numPr>
              <w:spacing w:before="40" w:after="40"/>
              <w:rPr>
                <w:rStyle w:val="ModernTableText"/>
                <w:szCs w:val="17"/>
              </w:rPr>
            </w:pPr>
          </w:p>
        </w:tc>
      </w:tr>
      <w:tr xmlns:wp14="http://schemas.microsoft.com/office/word/2010/wordml" w:rsidR="003016B5" w:rsidTr="00D0385C" w14:paraId="28E2F54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3016B5" w:rsidP="00D0385C" w:rsidRDefault="003016B5" w14:paraId="53154690" wp14:textId="77777777">
            <w:pPr>
              <w:pStyle w:val="ModernBodyText"/>
              <w:keepN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3016B5" w:rsidTr="00D0385C" w14:paraId="0264F07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10"/>
          <w:jc w:val="center"/>
        </w:trPr>
        <w:tc>
          <w:tcPr>
            <w:tcW w:w="929" w:type="pct"/>
            <w:gridSpan w:val="2"/>
          </w:tcPr>
          <w:p w:rsidRPr="00205D93" w:rsidR="003016B5" w:rsidP="00D0385C" w:rsidRDefault="003016B5" w14:paraId="029A4B6E" wp14:textId="77777777">
            <w:pPr>
              <w:pStyle w:val="TableHeading"/>
              <w:spacing w:before="40" w:after="40"/>
              <w:rPr>
                <w:rStyle w:val="ModernTableText"/>
                <w:noProof/>
                <w:szCs w:val="17"/>
              </w:rPr>
            </w:pPr>
            <w:r w:rsidRPr="00205D93">
              <w:rPr>
                <w:rStyle w:val="ModernTableText"/>
                <w:noProof/>
                <w:szCs w:val="17"/>
              </w:rPr>
              <w:t>Report Output Format:</w:t>
            </w:r>
          </w:p>
        </w:tc>
        <w:tc>
          <w:tcPr>
            <w:tcW w:w="4071" w:type="pct"/>
            <w:gridSpan w:val="8"/>
            <w:vAlign w:val="center"/>
          </w:tcPr>
          <w:p w:rsidRPr="00DF6897" w:rsidR="003016B5" w:rsidP="00D0385C" w:rsidRDefault="003016B5" w14:paraId="0711643A" wp14:textId="77777777">
            <w:pPr>
              <w:pStyle w:val="TableText1"/>
              <w:spacing w:before="40" w:after="40"/>
              <w:rPr>
                <w:rStyle w:val="ModernTableText"/>
                <w:noProof/>
                <w:szCs w:val="17"/>
                <w:highlight w:val="yellow"/>
              </w:rPr>
            </w:pPr>
            <w:r w:rsidRPr="00A31DB4">
              <w:rPr>
                <w:rStyle w:val="ModernTableText"/>
                <w:rFonts w:ascii="Wingdings 2" w:hAnsi="Wingdings 2" w:eastAsia="Wingdings 2" w:cs="Wingdings 2"/>
                <w:noProof/>
                <w:szCs w:val="23"/>
              </w:rPr>
              <w:t>£</w:t>
            </w:r>
            <w:r w:rsidRPr="00A31DB4">
              <w:rPr>
                <w:rStyle w:val="ModernTableText"/>
                <w:noProof/>
                <w:szCs w:val="17"/>
              </w:rPr>
              <w:t xml:space="preserve"> PDF (preferred)                       </w:t>
            </w:r>
            <w:r w:rsidRPr="00A31DB4">
              <w:rPr>
                <w:rStyle w:val="ModernTableText"/>
                <w:rFonts w:ascii="Wingdings 2" w:hAnsi="Wingdings 2" w:eastAsia="Wingdings 2" w:cs="Wingdings 2"/>
                <w:noProof/>
                <w:szCs w:val="23"/>
              </w:rPr>
              <w:t>£</w:t>
            </w:r>
            <w:r w:rsidRPr="002177F2">
              <w:rPr>
                <w:rStyle w:val="ModernTableText"/>
                <w:noProof/>
                <w:szCs w:val="17"/>
              </w:rPr>
              <w:t xml:space="preserve">HTML                             </w:t>
            </w:r>
            <w:r w:rsidRPr="002177F2">
              <w:rPr>
                <w:rStyle w:val="ModernTableText"/>
                <w:rFonts w:ascii="Wingdings" w:hAnsi="Wingdings" w:eastAsia="Wingdings" w:cs="Wingdings"/>
                <w:noProof/>
                <w:szCs w:val="23"/>
              </w:rPr>
              <w:t>þ</w:t>
            </w:r>
            <w:r w:rsidRPr="002177F2">
              <w:rPr>
                <w:rStyle w:val="ModernTableText"/>
                <w:noProof/>
                <w:szCs w:val="17"/>
              </w:rPr>
              <w:t xml:space="preserve"> Excel 200</w:t>
            </w:r>
            <w:r>
              <w:rPr>
                <w:rStyle w:val="ModernTableText"/>
                <w:noProof/>
                <w:szCs w:val="17"/>
              </w:rPr>
              <w:t>7</w:t>
            </w:r>
            <w:r w:rsidRPr="00A31DB4">
              <w:rPr>
                <w:rStyle w:val="ModernTableText"/>
                <w:noProof/>
                <w:szCs w:val="17"/>
              </w:rPr>
              <w:t xml:space="preserve">                       </w:t>
            </w:r>
            <w:r w:rsidRPr="00A31DB4">
              <w:rPr>
                <w:rStyle w:val="ModernTableText"/>
                <w:rFonts w:ascii="Wingdings 2" w:hAnsi="Wingdings 2" w:eastAsia="Wingdings 2" w:cs="Wingdings 2"/>
                <w:noProof/>
                <w:szCs w:val="23"/>
              </w:rPr>
              <w:t>£</w:t>
            </w:r>
            <w:r w:rsidRPr="00A31DB4">
              <w:rPr>
                <w:rStyle w:val="ModernTableText"/>
                <w:noProof/>
                <w:szCs w:val="17"/>
              </w:rPr>
              <w:t xml:space="preserve"> Excel   2002                         </w:t>
            </w:r>
            <w:r w:rsidRPr="00A31DB4">
              <w:rPr>
                <w:rStyle w:val="ModernTableText"/>
                <w:rFonts w:ascii="Wingdings 2" w:hAnsi="Wingdings 2" w:eastAsia="Wingdings 2" w:cs="Wingdings 2"/>
                <w:noProof/>
                <w:szCs w:val="23"/>
              </w:rPr>
              <w:t>£</w:t>
            </w:r>
            <w:r w:rsidRPr="00A31DB4">
              <w:rPr>
                <w:rStyle w:val="ModernTableText"/>
                <w:noProof/>
                <w:szCs w:val="17"/>
              </w:rPr>
              <w:t xml:space="preserve"> Text CSV Format</w:t>
            </w:r>
          </w:p>
        </w:tc>
      </w:tr>
      <w:tr xmlns:wp14="http://schemas.microsoft.com/office/word/2010/wordml" w:rsidR="003016B5" w:rsidTr="00D0385C" w14:paraId="3AE55D9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tcPr>
          <w:p w:rsidRPr="00205D93" w:rsidR="003016B5" w:rsidP="00D0385C" w:rsidRDefault="003016B5" w14:paraId="1285A0DB" wp14:textId="77777777">
            <w:pPr>
              <w:pStyle w:val="TableHeading"/>
              <w:spacing w:before="40" w:after="40"/>
              <w:rPr>
                <w:rStyle w:val="ModernTableText"/>
                <w:noProof/>
                <w:szCs w:val="17"/>
              </w:rPr>
            </w:pPr>
            <w:r w:rsidRPr="00205D93">
              <w:rPr>
                <w:rStyle w:val="ModernTableText"/>
                <w:noProof/>
                <w:szCs w:val="17"/>
              </w:rPr>
              <w:t>Reporting Portal:</w:t>
            </w:r>
          </w:p>
        </w:tc>
        <w:tc>
          <w:tcPr>
            <w:tcW w:w="4071" w:type="pct"/>
            <w:gridSpan w:val="8"/>
            <w:vAlign w:val="center"/>
          </w:tcPr>
          <w:p w:rsidRPr="00DF6897" w:rsidR="003016B5" w:rsidP="00D0385C" w:rsidRDefault="003016B5" w14:paraId="7DCC2771" wp14:textId="77777777">
            <w:pPr>
              <w:pStyle w:val="TableText1"/>
              <w:spacing w:before="40" w:after="40"/>
              <w:rPr>
                <w:rStyle w:val="ModernTableText"/>
                <w:noProof/>
                <w:szCs w:val="17"/>
                <w:highlight w:val="yellow"/>
              </w:rPr>
            </w:pPr>
            <w:r w:rsidRPr="00A31DB4">
              <w:rPr>
                <w:rStyle w:val="ModernTableText"/>
                <w:rFonts w:ascii="Wingdings 2" w:hAnsi="Wingdings 2" w:eastAsia="Wingdings 2" w:cs="Wingdings 2"/>
                <w:noProof/>
                <w:szCs w:val="23"/>
              </w:rPr>
              <w:t>£</w:t>
            </w:r>
            <w:r w:rsidRPr="00A31DB4">
              <w:rPr>
                <w:rStyle w:val="ModernTableText"/>
                <w:noProof/>
                <w:szCs w:val="17"/>
              </w:rPr>
              <w:t xml:space="preserve"> Web Portal                                </w:t>
            </w:r>
            <w:r w:rsidRPr="00A31DB4">
              <w:rPr>
                <w:rStyle w:val="ModernTableText"/>
                <w:rFonts w:ascii="Wingdings" w:hAnsi="Wingdings" w:eastAsia="Wingdings" w:cs="Wingdings"/>
                <w:noProof/>
                <w:szCs w:val="23"/>
              </w:rPr>
              <w:t>þ</w:t>
            </w:r>
            <w:r w:rsidRPr="00A31DB4">
              <w:rPr>
                <w:rStyle w:val="ModernTableText"/>
                <w:noProof/>
                <w:szCs w:val="17"/>
              </w:rPr>
              <w:t xml:space="preserve"> EDMS                            </w:t>
            </w:r>
            <w:r w:rsidRPr="00A31DB4">
              <w:rPr>
                <w:rStyle w:val="ModernTableText"/>
                <w:rFonts w:ascii="Wingdings 2" w:hAnsi="Wingdings 2" w:eastAsia="Wingdings 2" w:cs="Wingdings 2"/>
                <w:noProof/>
                <w:szCs w:val="23"/>
              </w:rPr>
              <w:t>£</w:t>
            </w:r>
            <w:r w:rsidRPr="00A31DB4">
              <w:rPr>
                <w:rStyle w:val="ModernTableText"/>
                <w:noProof/>
                <w:szCs w:val="23"/>
              </w:rPr>
              <w:t xml:space="preserve"> </w:t>
            </w:r>
            <w:r w:rsidRPr="00A31DB4">
              <w:rPr>
                <w:rStyle w:val="ModernTableText"/>
                <w:noProof/>
                <w:szCs w:val="17"/>
              </w:rPr>
              <w:t xml:space="preserve">Email Link     </w:t>
            </w:r>
            <w:r w:rsidRPr="00DF6897">
              <w:rPr>
                <w:rStyle w:val="ModernTableText"/>
                <w:noProof/>
                <w:szCs w:val="17"/>
                <w:highlight w:val="yellow"/>
              </w:rPr>
              <w:t xml:space="preserve">                 </w:t>
            </w:r>
          </w:p>
        </w:tc>
      </w:tr>
      <w:tr xmlns:wp14="http://schemas.microsoft.com/office/word/2010/wordml" w:rsidR="003016B5" w:rsidTr="00D0385C" w14:paraId="027BC2C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Merge w:val="restart"/>
            <w:vAlign w:val="center"/>
          </w:tcPr>
          <w:p w:rsidRPr="00205D93" w:rsidR="003016B5" w:rsidP="00D0385C" w:rsidRDefault="003016B5" w14:paraId="144DF373" wp14:textId="77777777">
            <w:pPr>
              <w:pStyle w:val="TableHeading"/>
              <w:spacing w:before="40" w:after="40"/>
              <w:rPr>
                <w:rStyle w:val="ModernTableText"/>
                <w:noProof/>
                <w:szCs w:val="17"/>
              </w:rPr>
            </w:pPr>
            <w:r w:rsidRPr="00205D93">
              <w:rPr>
                <w:rStyle w:val="ModernTableText"/>
                <w:noProof/>
                <w:szCs w:val="17"/>
              </w:rPr>
              <w:t>Report Output Distribution Group(s):</w:t>
            </w:r>
          </w:p>
        </w:tc>
        <w:tc>
          <w:tcPr>
            <w:tcW w:w="1428" w:type="pct"/>
            <w:gridSpan w:val="3"/>
            <w:vMerge w:val="restart"/>
          </w:tcPr>
          <w:p w:rsidRPr="00205D93" w:rsidR="003016B5" w:rsidP="00D0385C" w:rsidRDefault="003016B5" w14:paraId="23A5D55C"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No</w:t>
            </w:r>
          </w:p>
          <w:p w:rsidRPr="00205D93" w:rsidR="003016B5" w:rsidP="00D0385C" w:rsidRDefault="003016B5" w14:paraId="5FD6807D"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Yes (if yes, complete distribution list)</w:t>
            </w:r>
          </w:p>
        </w:tc>
        <w:tc>
          <w:tcPr>
            <w:tcW w:w="2643" w:type="pct"/>
            <w:gridSpan w:val="5"/>
            <w:tcBorders>
              <w:top w:val="single" w:color="616161" w:sz="4" w:space="0"/>
            </w:tcBorders>
            <w:vAlign w:val="center"/>
          </w:tcPr>
          <w:p w:rsidRPr="00205D93" w:rsidR="003016B5" w:rsidP="00D0385C" w:rsidRDefault="003016B5" w14:paraId="47543A13" wp14:textId="77777777">
            <w:pPr>
              <w:pStyle w:val="TableText1"/>
              <w:spacing w:before="40" w:after="40"/>
              <w:rPr>
                <w:rStyle w:val="ModernTableText"/>
                <w:b/>
                <w:bCs/>
                <w:szCs w:val="17"/>
              </w:rPr>
            </w:pPr>
            <w:r w:rsidRPr="00205D93">
              <w:rPr>
                <w:rStyle w:val="ModernTableText"/>
                <w:b/>
                <w:bCs/>
                <w:szCs w:val="17"/>
              </w:rPr>
              <w:t>Output Distribution Group List</w:t>
            </w:r>
          </w:p>
        </w:tc>
      </w:tr>
      <w:tr xmlns:wp14="http://schemas.microsoft.com/office/word/2010/wordml" w:rsidR="003016B5" w:rsidTr="00D0385C" w14:paraId="0057ECD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Merge/>
          </w:tcPr>
          <w:p w:rsidRPr="00205D93" w:rsidR="003016B5" w:rsidP="00D0385C" w:rsidRDefault="003016B5" w14:paraId="3DA2EFE4" wp14:textId="77777777">
            <w:pPr>
              <w:pStyle w:val="TableHeading"/>
              <w:spacing w:before="40" w:after="40"/>
              <w:rPr>
                <w:rStyle w:val="ModernTableText"/>
                <w:szCs w:val="17"/>
              </w:rPr>
            </w:pPr>
          </w:p>
        </w:tc>
        <w:tc>
          <w:tcPr>
            <w:tcW w:w="1428" w:type="pct"/>
            <w:gridSpan w:val="3"/>
            <w:vMerge/>
          </w:tcPr>
          <w:p w:rsidRPr="00205D93" w:rsidR="003016B5" w:rsidP="00D0385C" w:rsidRDefault="003016B5" w14:paraId="2D518310" wp14:textId="77777777">
            <w:pPr>
              <w:pStyle w:val="TableText1"/>
              <w:spacing w:before="40" w:after="40"/>
              <w:rPr>
                <w:rStyle w:val="ModernTableText"/>
                <w:szCs w:val="17"/>
              </w:rPr>
            </w:pPr>
          </w:p>
        </w:tc>
        <w:tc>
          <w:tcPr>
            <w:tcW w:w="1503" w:type="pct"/>
            <w:gridSpan w:val="3"/>
            <w:vAlign w:val="center"/>
          </w:tcPr>
          <w:p w:rsidRPr="00205D93" w:rsidR="003016B5" w:rsidP="00727E49" w:rsidRDefault="003016B5" w14:paraId="758DDAF1" wp14:textId="77777777">
            <w:pPr>
              <w:pStyle w:val="TableText1"/>
              <w:numPr>
                <w:ilvl w:val="0"/>
                <w:numId w:val="239"/>
              </w:numPr>
              <w:spacing w:before="40" w:after="40"/>
              <w:rPr>
                <w:rStyle w:val="ModernTableText"/>
                <w:szCs w:val="17"/>
                <w:u w:val="single"/>
              </w:rPr>
            </w:pPr>
          </w:p>
        </w:tc>
        <w:tc>
          <w:tcPr>
            <w:tcW w:w="1140" w:type="pct"/>
            <w:gridSpan w:val="2"/>
            <w:vAlign w:val="center"/>
          </w:tcPr>
          <w:p w:rsidRPr="00205D93" w:rsidR="003016B5" w:rsidP="00727E49" w:rsidRDefault="003016B5" w14:paraId="51E0C61C" wp14:textId="77777777">
            <w:pPr>
              <w:pStyle w:val="TableText1"/>
              <w:numPr>
                <w:ilvl w:val="0"/>
                <w:numId w:val="239"/>
              </w:numPr>
              <w:spacing w:before="40" w:after="40"/>
              <w:rPr>
                <w:rStyle w:val="ModernTableText"/>
                <w:szCs w:val="17"/>
              </w:rPr>
            </w:pPr>
          </w:p>
        </w:tc>
      </w:tr>
      <w:tr xmlns:wp14="http://schemas.microsoft.com/office/word/2010/wordml" w:rsidR="003016B5" w:rsidTr="00D0385C" w14:paraId="0C54B00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Merge/>
          </w:tcPr>
          <w:p w:rsidRPr="00205D93" w:rsidR="003016B5" w:rsidP="00D0385C" w:rsidRDefault="003016B5" w14:paraId="70D1E55F" wp14:textId="77777777">
            <w:pPr>
              <w:pStyle w:val="TableHeading"/>
              <w:spacing w:before="40" w:after="40"/>
              <w:rPr>
                <w:rStyle w:val="ModernTableText"/>
                <w:szCs w:val="17"/>
              </w:rPr>
            </w:pPr>
          </w:p>
        </w:tc>
        <w:tc>
          <w:tcPr>
            <w:tcW w:w="1428" w:type="pct"/>
            <w:gridSpan w:val="3"/>
            <w:vMerge/>
            <w:vAlign w:val="center"/>
          </w:tcPr>
          <w:p w:rsidRPr="00205D93" w:rsidR="003016B5" w:rsidP="00D0385C" w:rsidRDefault="003016B5" w14:paraId="1801D2A9" wp14:textId="77777777">
            <w:pPr>
              <w:pStyle w:val="TableText1"/>
              <w:spacing w:before="40" w:after="40"/>
              <w:rPr>
                <w:rStyle w:val="ModernTableText"/>
                <w:szCs w:val="17"/>
              </w:rPr>
            </w:pPr>
          </w:p>
        </w:tc>
        <w:tc>
          <w:tcPr>
            <w:tcW w:w="1503" w:type="pct"/>
            <w:gridSpan w:val="3"/>
            <w:vAlign w:val="center"/>
          </w:tcPr>
          <w:p w:rsidRPr="00205D93" w:rsidR="003016B5" w:rsidP="00727E49" w:rsidRDefault="003016B5" w14:paraId="4AAFD900" wp14:textId="77777777">
            <w:pPr>
              <w:pStyle w:val="TableText1"/>
              <w:numPr>
                <w:ilvl w:val="0"/>
                <w:numId w:val="239"/>
              </w:numPr>
              <w:spacing w:before="40" w:after="40"/>
              <w:rPr>
                <w:rStyle w:val="ModernTableText"/>
                <w:szCs w:val="17"/>
                <w:u w:val="single"/>
              </w:rPr>
            </w:pPr>
          </w:p>
        </w:tc>
        <w:tc>
          <w:tcPr>
            <w:tcW w:w="1140" w:type="pct"/>
            <w:gridSpan w:val="2"/>
            <w:vAlign w:val="center"/>
          </w:tcPr>
          <w:p w:rsidRPr="00205D93" w:rsidR="003016B5" w:rsidP="00727E49" w:rsidRDefault="003016B5" w14:paraId="79B9F1AD" wp14:textId="77777777">
            <w:pPr>
              <w:pStyle w:val="TableText1"/>
              <w:numPr>
                <w:ilvl w:val="0"/>
                <w:numId w:val="239"/>
              </w:numPr>
              <w:spacing w:before="40" w:after="40"/>
              <w:rPr>
                <w:rStyle w:val="ModernTableText"/>
                <w:szCs w:val="17"/>
              </w:rPr>
            </w:pPr>
          </w:p>
        </w:tc>
      </w:tr>
      <w:tr xmlns:wp14="http://schemas.microsoft.com/office/word/2010/wordml" w:rsidR="003016B5" w:rsidTr="00D0385C" w14:paraId="1DFE89B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Merge/>
          </w:tcPr>
          <w:p w:rsidRPr="00205D93" w:rsidR="003016B5" w:rsidP="00D0385C" w:rsidRDefault="003016B5" w14:paraId="61A7B42D" wp14:textId="77777777">
            <w:pPr>
              <w:pStyle w:val="TableHeading"/>
              <w:spacing w:before="40" w:after="40"/>
              <w:rPr>
                <w:rStyle w:val="ModernTableText"/>
                <w:szCs w:val="17"/>
              </w:rPr>
            </w:pPr>
          </w:p>
        </w:tc>
        <w:tc>
          <w:tcPr>
            <w:tcW w:w="1428" w:type="pct"/>
            <w:gridSpan w:val="3"/>
            <w:vMerge/>
            <w:vAlign w:val="center"/>
          </w:tcPr>
          <w:p w:rsidRPr="00205D93" w:rsidR="003016B5" w:rsidP="00D0385C" w:rsidRDefault="003016B5" w14:paraId="3092B946" wp14:textId="77777777">
            <w:pPr>
              <w:pStyle w:val="TableText1"/>
              <w:spacing w:before="40" w:after="40"/>
              <w:rPr>
                <w:rStyle w:val="ModernTableText"/>
                <w:szCs w:val="17"/>
              </w:rPr>
            </w:pPr>
          </w:p>
        </w:tc>
        <w:tc>
          <w:tcPr>
            <w:tcW w:w="1503" w:type="pct"/>
            <w:gridSpan w:val="3"/>
            <w:vAlign w:val="center"/>
          </w:tcPr>
          <w:p w:rsidRPr="00205D93" w:rsidR="003016B5" w:rsidP="00727E49" w:rsidRDefault="003016B5" w14:paraId="43790832" wp14:textId="77777777">
            <w:pPr>
              <w:pStyle w:val="TableText1"/>
              <w:numPr>
                <w:ilvl w:val="0"/>
                <w:numId w:val="239"/>
              </w:numPr>
              <w:spacing w:before="40" w:after="40"/>
              <w:rPr>
                <w:rStyle w:val="ModernTableText"/>
                <w:szCs w:val="17"/>
                <w:u w:val="single"/>
              </w:rPr>
            </w:pPr>
          </w:p>
        </w:tc>
        <w:tc>
          <w:tcPr>
            <w:tcW w:w="1140" w:type="pct"/>
            <w:gridSpan w:val="2"/>
            <w:vAlign w:val="center"/>
          </w:tcPr>
          <w:p w:rsidRPr="00205D93" w:rsidR="003016B5" w:rsidP="00727E49" w:rsidRDefault="003016B5" w14:paraId="39D36060" wp14:textId="77777777">
            <w:pPr>
              <w:pStyle w:val="TableText1"/>
              <w:numPr>
                <w:ilvl w:val="0"/>
                <w:numId w:val="239"/>
              </w:numPr>
              <w:spacing w:before="40" w:after="40"/>
              <w:rPr>
                <w:rStyle w:val="ModernTableText"/>
                <w:szCs w:val="17"/>
              </w:rPr>
            </w:pPr>
          </w:p>
        </w:tc>
      </w:tr>
      <w:tr xmlns:wp14="http://schemas.microsoft.com/office/word/2010/wordml" w:rsidR="003016B5" w:rsidTr="00D0385C" w14:paraId="2FBC890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Pr="00205D93" w:rsidR="003016B5" w:rsidP="00D0385C" w:rsidRDefault="003016B5" w14:paraId="0EE93886" wp14:textId="77777777">
            <w:pPr>
              <w:pStyle w:val="ModernBodyText"/>
              <w:spacing w:before="40" w:after="40"/>
              <w:jc w:val="center"/>
              <w:rPr>
                <w:rStyle w:val="Modern2nd-levelTableheader"/>
                <w:sz w:val="18"/>
                <w:szCs w:val="21"/>
              </w:rPr>
            </w:pPr>
            <w:r w:rsidRPr="00205D93">
              <w:rPr>
                <w:rStyle w:val="Modern2nd-levelTableheader"/>
                <w:sz w:val="18"/>
                <w:szCs w:val="21"/>
              </w:rPr>
              <w:t>Report Retention</w:t>
            </w:r>
          </w:p>
        </w:tc>
      </w:tr>
      <w:tr xmlns:wp14="http://schemas.microsoft.com/office/word/2010/wordml" w:rsidR="003016B5" w:rsidTr="00D0385C" w14:paraId="6C1E3A1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929" w:type="pct"/>
            <w:gridSpan w:val="2"/>
            <w:tcBorders>
              <w:top w:val="single" w:color="616161" w:sz="2" w:space="0"/>
              <w:left w:val="single" w:color="616161" w:sz="2" w:space="0"/>
              <w:right w:val="single" w:color="616161" w:sz="2" w:space="0"/>
            </w:tcBorders>
            <w:vAlign w:val="center"/>
          </w:tcPr>
          <w:p w:rsidRPr="00205D93" w:rsidR="003016B5" w:rsidP="00D0385C" w:rsidRDefault="003016B5" w14:paraId="3B328105" wp14:textId="77777777">
            <w:pPr>
              <w:pStyle w:val="ModernBodyText"/>
              <w:spacing w:before="40" w:after="40"/>
              <w:rPr>
                <w:rStyle w:val="Modern2nd-levelTableheader"/>
                <w:noProof/>
                <w:sz w:val="18"/>
                <w:szCs w:val="17"/>
              </w:rPr>
            </w:pPr>
            <w:r w:rsidRPr="00205D93">
              <w:rPr>
                <w:rStyle w:val="Modern2nd-levelTableheader"/>
                <w:noProof/>
                <w:sz w:val="18"/>
                <w:szCs w:val="17"/>
              </w:rPr>
              <w:t>Report Retention Type:</w:t>
            </w:r>
          </w:p>
        </w:tc>
        <w:tc>
          <w:tcPr>
            <w:tcW w:w="4071" w:type="pct"/>
            <w:gridSpan w:val="8"/>
            <w:tcBorders>
              <w:top w:val="single" w:color="616161" w:sz="2" w:space="0"/>
              <w:left w:val="single" w:color="616161" w:sz="2" w:space="0"/>
              <w:bottom w:val="single" w:color="616161" w:sz="2" w:space="0"/>
              <w:right w:val="single" w:color="616161" w:sz="2" w:space="0"/>
            </w:tcBorders>
            <w:vAlign w:val="center"/>
          </w:tcPr>
          <w:p w:rsidRPr="00205D93" w:rsidR="003016B5" w:rsidP="00D0385C" w:rsidRDefault="003016B5" w14:paraId="7363E443" wp14:textId="77777777">
            <w:pPr>
              <w:pStyle w:val="TableText1"/>
              <w:spacing w:before="40" w:after="40"/>
              <w:rPr>
                <w:rStyle w:val="ModernTableText"/>
                <w:noProof/>
                <w:szCs w:val="17"/>
              </w:rPr>
            </w:pPr>
            <w:r w:rsidRPr="00DF6897">
              <w:rPr>
                <w:rStyle w:val="ModernTableText"/>
                <w:rFonts w:ascii="Wingdings 2" w:hAnsi="Wingdings 2" w:eastAsia="Wingdings 2" w:cs="Wingdings 2"/>
                <w:noProof/>
                <w:szCs w:val="23"/>
              </w:rPr>
              <w:t>£</w:t>
            </w:r>
            <w:r w:rsidRPr="00DF6897">
              <w:rPr>
                <w:rStyle w:val="ModernTableText"/>
                <w:noProof/>
                <w:szCs w:val="17"/>
              </w:rPr>
              <w:t xml:space="preserve"> Cognos                                    </w:t>
            </w:r>
            <w:r w:rsidRPr="00DF6897">
              <w:rPr>
                <w:rStyle w:val="ModernTableText"/>
                <w:rFonts w:ascii="Wingdings" w:hAnsi="Wingdings" w:eastAsia="Wingdings" w:cs="Wingdings"/>
                <w:noProof/>
                <w:szCs w:val="23"/>
              </w:rPr>
              <w:t>þ</w:t>
            </w:r>
            <w:r w:rsidRPr="00DF6897">
              <w:rPr>
                <w:rStyle w:val="ModernTableText"/>
                <w:noProof/>
                <w:szCs w:val="17"/>
              </w:rPr>
              <w:t xml:space="preserve"> EDMS</w:t>
            </w:r>
          </w:p>
        </w:tc>
      </w:tr>
      <w:tr xmlns:wp14="http://schemas.microsoft.com/office/word/2010/wordml" w:rsidR="003016B5" w:rsidTr="00D0385C" w14:paraId="3508DBA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929" w:type="pct"/>
            <w:gridSpan w:val="2"/>
            <w:tcBorders>
              <w:top w:val="single" w:color="616161" w:sz="2" w:space="0"/>
              <w:left w:val="single" w:color="616161" w:sz="2" w:space="0"/>
              <w:right w:val="single" w:color="616161" w:sz="2" w:space="0"/>
            </w:tcBorders>
            <w:vAlign w:val="center"/>
          </w:tcPr>
          <w:p w:rsidRPr="00205D93" w:rsidR="003016B5" w:rsidP="00D0385C" w:rsidRDefault="003016B5" w14:paraId="6C2CC245" wp14:textId="77777777">
            <w:pPr>
              <w:pStyle w:val="ModernBodyText"/>
              <w:spacing w:before="40" w:after="40"/>
              <w:rPr>
                <w:rStyle w:val="Modern2nd-levelTableheader"/>
                <w:noProof/>
                <w:sz w:val="18"/>
                <w:szCs w:val="17"/>
              </w:rPr>
            </w:pPr>
            <w:r w:rsidRPr="00205D93">
              <w:rPr>
                <w:rStyle w:val="Modern2nd-levelTableheader"/>
                <w:noProof/>
                <w:sz w:val="18"/>
                <w:szCs w:val="17"/>
              </w:rPr>
              <w:t>Report Output Versions:</w:t>
            </w:r>
          </w:p>
        </w:tc>
        <w:tc>
          <w:tcPr>
            <w:tcW w:w="1428" w:type="pct"/>
            <w:gridSpan w:val="3"/>
            <w:tcBorders>
              <w:top w:val="single" w:color="616161" w:sz="2" w:space="0"/>
              <w:left w:val="single" w:color="616161" w:sz="2" w:space="0"/>
              <w:bottom w:val="single" w:color="616161" w:sz="2" w:space="0"/>
              <w:right w:val="single" w:color="616161" w:sz="2" w:space="0"/>
            </w:tcBorders>
            <w:vAlign w:val="center"/>
          </w:tcPr>
          <w:p w:rsidRPr="00205D93" w:rsidR="003016B5" w:rsidP="00D0385C" w:rsidRDefault="003016B5" w14:paraId="354E7A0D" wp14:textId="77777777">
            <w:pPr>
              <w:pStyle w:val="ModernBodyText"/>
              <w:spacing w:before="40" w:after="40"/>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643" w:type="pct"/>
            <w:gridSpan w:val="5"/>
            <w:tcBorders>
              <w:top w:val="single" w:color="616161" w:sz="2" w:space="0"/>
              <w:left w:val="nil"/>
              <w:bottom w:val="single" w:color="616161" w:sz="2" w:space="0"/>
              <w:right w:val="single" w:color="616161" w:sz="2" w:space="0"/>
            </w:tcBorders>
            <w:vAlign w:val="center"/>
          </w:tcPr>
          <w:p w:rsidRPr="00205D93" w:rsidR="003016B5" w:rsidP="00D0385C" w:rsidRDefault="003016B5" w14:paraId="49F61075" wp14:textId="77777777">
            <w:pPr>
              <w:pStyle w:val="TableText1"/>
              <w:spacing w:before="40" w:after="40"/>
              <w:rPr>
                <w:rStyle w:val="ModernTableText"/>
                <w:noProof/>
                <w:szCs w:val="17"/>
              </w:rPr>
            </w:pPr>
            <w:r w:rsidRPr="00A31DB4">
              <w:rPr>
                <w:rStyle w:val="ModernTableText"/>
                <w:rFonts w:ascii="Wingdings" w:hAnsi="Wingdings" w:eastAsia="Wingdings" w:cs="Wingdings"/>
                <w:noProof/>
                <w:szCs w:val="23"/>
              </w:rPr>
              <w:t>þ</w:t>
            </w:r>
            <w:r w:rsidRPr="00A31DB4">
              <w:rPr>
                <w:rStyle w:val="ModernTableText"/>
                <w:noProof/>
                <w:szCs w:val="17"/>
              </w:rPr>
              <w:t xml:space="preserve">Duration:     7       </w:t>
            </w:r>
            <w:r w:rsidRPr="00A31DB4">
              <w:rPr>
                <w:rStyle w:val="ModernTableText"/>
                <w:rFonts w:ascii="Wingdings 2" w:hAnsi="Wingdings 2" w:eastAsia="Wingdings 2" w:cs="Wingdings 2"/>
                <w:noProof/>
                <w:szCs w:val="23"/>
              </w:rPr>
              <w:t>£</w:t>
            </w:r>
            <w:r w:rsidRPr="00A31DB4">
              <w:rPr>
                <w:rStyle w:val="ModernTableText"/>
                <w:noProof/>
                <w:szCs w:val="17"/>
              </w:rPr>
              <w:t xml:space="preserve"> Days       </w:t>
            </w:r>
            <w:r w:rsidRPr="00A31DB4">
              <w:rPr>
                <w:rStyle w:val="ModernTableText"/>
                <w:rFonts w:ascii="Wingdings 2" w:hAnsi="Wingdings 2" w:eastAsia="Wingdings 2" w:cs="Wingdings 2"/>
                <w:noProof/>
                <w:szCs w:val="23"/>
              </w:rPr>
              <w:t>£</w:t>
            </w:r>
            <w:r w:rsidRPr="00A31DB4">
              <w:rPr>
                <w:rStyle w:val="ModernTableText"/>
                <w:noProof/>
                <w:szCs w:val="17"/>
              </w:rPr>
              <w:t xml:space="preserve"> Months       </w:t>
            </w:r>
            <w:r w:rsidRPr="00A31DB4">
              <w:rPr>
                <w:rStyle w:val="ModernTableText"/>
                <w:rFonts w:ascii="Wingdings" w:hAnsi="Wingdings" w:eastAsia="Wingdings" w:cs="Wingdings"/>
                <w:noProof/>
                <w:szCs w:val="23"/>
              </w:rPr>
              <w:t>þ</w:t>
            </w:r>
            <w:r w:rsidRPr="00A31DB4">
              <w:rPr>
                <w:rStyle w:val="ModernTableText"/>
                <w:noProof/>
                <w:szCs w:val="17"/>
              </w:rPr>
              <w:t>Years</w:t>
            </w:r>
            <w:r w:rsidRPr="00205D93">
              <w:rPr>
                <w:rStyle w:val="ModernTableText"/>
                <w:noProof/>
                <w:szCs w:val="17"/>
              </w:rPr>
              <w:t xml:space="preserve">                                                                          </w:t>
            </w:r>
          </w:p>
        </w:tc>
      </w:tr>
      <w:tr xmlns:wp14="http://schemas.microsoft.com/office/word/2010/wordml" w:rsidR="003016B5" w:rsidTr="00D0385C" w14:paraId="6BDCCC4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929" w:type="pct"/>
            <w:gridSpan w:val="2"/>
            <w:tcBorders>
              <w:top w:val="single" w:color="616161" w:sz="2" w:space="0"/>
              <w:left w:val="single" w:color="616161" w:sz="2" w:space="0"/>
              <w:right w:val="single" w:color="616161" w:sz="2" w:space="0"/>
            </w:tcBorders>
            <w:vAlign w:val="center"/>
          </w:tcPr>
          <w:p w:rsidRPr="00205D93" w:rsidR="003016B5" w:rsidP="00D0385C" w:rsidRDefault="003016B5" w14:paraId="53C1C0CF" wp14:textId="77777777">
            <w:pPr>
              <w:pStyle w:val="ModernBodyText"/>
              <w:spacing w:before="40" w:after="40"/>
              <w:rPr>
                <w:rStyle w:val="Modern2nd-levelTableheader"/>
                <w:noProof/>
                <w:sz w:val="18"/>
                <w:szCs w:val="17"/>
              </w:rPr>
            </w:pPr>
            <w:r w:rsidRPr="00205D93">
              <w:rPr>
                <w:rStyle w:val="Modern2nd-levelTableheader"/>
                <w:noProof/>
                <w:sz w:val="18"/>
                <w:szCs w:val="17"/>
              </w:rPr>
              <w:t>Report Run History Log:</w:t>
            </w:r>
          </w:p>
        </w:tc>
        <w:tc>
          <w:tcPr>
            <w:tcW w:w="1428" w:type="pct"/>
            <w:gridSpan w:val="3"/>
            <w:tcBorders>
              <w:top w:val="single" w:color="616161" w:sz="2" w:space="0"/>
              <w:left w:val="single" w:color="616161" w:sz="2" w:space="0"/>
              <w:bottom w:val="single" w:color="616161" w:sz="2" w:space="0"/>
              <w:right w:val="single" w:color="616161" w:sz="2" w:space="0"/>
            </w:tcBorders>
            <w:vAlign w:val="center"/>
          </w:tcPr>
          <w:p w:rsidRPr="00205D93" w:rsidR="003016B5" w:rsidP="00D0385C" w:rsidRDefault="003016B5" w14:paraId="2579928D" wp14:textId="77777777">
            <w:pPr>
              <w:pStyle w:val="ModernBodyText"/>
              <w:spacing w:before="40" w:after="40"/>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643" w:type="pct"/>
            <w:gridSpan w:val="5"/>
            <w:tcBorders>
              <w:top w:val="single" w:color="616161" w:sz="2" w:space="0"/>
              <w:left w:val="nil"/>
              <w:bottom w:val="single" w:color="616161" w:sz="2" w:space="0"/>
              <w:right w:val="single" w:color="616161" w:sz="2" w:space="0"/>
            </w:tcBorders>
            <w:vAlign w:val="center"/>
          </w:tcPr>
          <w:p w:rsidRPr="00205D93" w:rsidR="003016B5" w:rsidP="00D0385C" w:rsidRDefault="003016B5" w14:paraId="31B49D1A"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Duration:            </w:t>
            </w:r>
            <w:r w:rsidRPr="00205D93">
              <w:rPr>
                <w:rStyle w:val="ModernTableText"/>
                <w:rFonts w:ascii="Wingdings 2" w:hAnsi="Wingdings 2" w:eastAsia="Wingdings 2" w:cs="Wingdings 2"/>
                <w:noProof/>
                <w:szCs w:val="23"/>
              </w:rPr>
              <w:t>£</w:t>
            </w:r>
            <w:r w:rsidRPr="00205D93">
              <w:rPr>
                <w:rStyle w:val="ModernTableText"/>
                <w:noProof/>
                <w:szCs w:val="17"/>
              </w:rPr>
              <w:t xml:space="preserve"> Days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Months       </w:t>
            </w:r>
            <w:r w:rsidRPr="00205D93">
              <w:rPr>
                <w:rStyle w:val="ModernTableText"/>
                <w:rFonts w:ascii="Wingdings 2" w:hAnsi="Wingdings 2" w:eastAsia="Wingdings 2" w:cs="Wingdings 2"/>
                <w:noProof/>
                <w:szCs w:val="23"/>
              </w:rPr>
              <w:t>£</w:t>
            </w:r>
            <w:r w:rsidRPr="00205D93">
              <w:rPr>
                <w:rStyle w:val="ModernTableText"/>
                <w:noProof/>
                <w:szCs w:val="17"/>
              </w:rPr>
              <w:t xml:space="preserve"> Years                                                                          </w:t>
            </w:r>
          </w:p>
        </w:tc>
      </w:tr>
      <w:tr xmlns:wp14="http://schemas.microsoft.com/office/word/2010/wordml" w:rsidR="003016B5" w:rsidTr="00D0385C" w14:paraId="28BC8FD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3016B5" w:rsidP="00D0385C" w:rsidRDefault="003016B5" w14:paraId="35DEF975" wp14:textId="77777777">
            <w:pPr>
              <w:pStyle w:val="ModernBodyText"/>
              <w:keepN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3016B5" w:rsidTr="004D692E" w14:paraId="707113C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jc w:val="center"/>
        </w:trPr>
        <w:tc>
          <w:tcPr>
            <w:tcW w:w="5000" w:type="pct"/>
            <w:gridSpan w:val="10"/>
            <w:tcBorders>
              <w:top w:val="single" w:color="616161" w:sz="2" w:space="0"/>
              <w:left w:val="single" w:color="616161" w:sz="2" w:space="0"/>
              <w:bottom w:val="single" w:color="616161" w:sz="2" w:space="0"/>
              <w:right w:val="single" w:color="616161" w:sz="2" w:space="0"/>
            </w:tcBorders>
            <w:vAlign w:val="center"/>
          </w:tcPr>
          <w:p w:rsidR="003016B5" w:rsidP="00D0385C" w:rsidRDefault="003016B5" w14:paraId="2F6D0792" wp14:textId="77777777">
            <w:pPr>
              <w:keepLines/>
              <w:spacing w:before="40" w:after="40"/>
              <w:rPr>
                <w:rStyle w:val="ModernTableText"/>
                <w:noProof/>
                <w:spacing w:val="-2"/>
                <w:szCs w:val="18"/>
              </w:rPr>
            </w:pPr>
            <w:r w:rsidRPr="0099653B">
              <w:rPr>
                <w:rStyle w:val="ModernTableText"/>
                <w:noProof/>
                <w:spacing w:val="-2"/>
                <w:szCs w:val="18"/>
              </w:rPr>
              <w:t>Join A-DTL-TB to A-HDR-TB using A-AUTH-ID</w:t>
            </w:r>
          </w:p>
          <w:p w:rsidRPr="009D11F7" w:rsidR="003016B5" w:rsidP="00D0385C" w:rsidRDefault="003016B5" w14:paraId="16CB06DB" wp14:textId="77777777">
            <w:pPr>
              <w:keepLines/>
              <w:spacing w:before="40" w:after="40"/>
              <w:rPr>
                <w:rStyle w:val="ModernTableText"/>
                <w:noProof/>
                <w:spacing w:val="-2"/>
                <w:szCs w:val="17"/>
              </w:rPr>
            </w:pPr>
            <w:r w:rsidRPr="009D11F7">
              <w:rPr>
                <w:rStyle w:val="ModernTableText"/>
                <w:noProof/>
                <w:spacing w:val="-2"/>
                <w:szCs w:val="17"/>
              </w:rPr>
              <w:t>Join B-DTL-TB to A-HDR-TB using B-SYS-ID</w:t>
            </w:r>
          </w:p>
          <w:p w:rsidRPr="009D11F7" w:rsidR="003016B5" w:rsidP="00D0385C" w:rsidRDefault="003016B5" w14:paraId="0095BA0C" wp14:textId="77777777">
            <w:pPr>
              <w:pStyle w:val="TableHeading"/>
              <w:spacing w:before="40" w:after="40"/>
              <w:rPr>
                <w:rStyle w:val="ModernTableText"/>
                <w:b w:val="0"/>
                <w:bCs w:val="0"/>
                <w:noProof/>
                <w:spacing w:val="-2"/>
                <w:szCs w:val="17"/>
              </w:rPr>
            </w:pPr>
            <w:r w:rsidRPr="009D11F7">
              <w:rPr>
                <w:rStyle w:val="ModernTableText"/>
                <w:b w:val="0"/>
                <w:bCs w:val="0"/>
                <w:noProof/>
                <w:spacing w:val="-2"/>
                <w:szCs w:val="17"/>
              </w:rPr>
              <w:t>Join P-DTL-TB to A-HDR-LI-SUBM-PROV-ID-TB using A-HDR-LI-SUBM-PROV-ID-TB.P-SYS-ID [Where A-TXN-LVL-CD = '</w:t>
            </w:r>
            <w:r>
              <w:rPr>
                <w:rStyle w:val="ModernTableText"/>
                <w:b w:val="0"/>
                <w:bCs w:val="0"/>
                <w:noProof/>
                <w:spacing w:val="-2"/>
                <w:szCs w:val="17"/>
              </w:rPr>
              <w:t>RQ</w:t>
            </w:r>
            <w:r w:rsidRPr="009D11F7">
              <w:rPr>
                <w:rStyle w:val="ModernTableText"/>
                <w:b w:val="0"/>
                <w:bCs w:val="0"/>
                <w:noProof/>
                <w:spacing w:val="-2"/>
                <w:szCs w:val="17"/>
              </w:rPr>
              <w:t>" and A-USED-PROV-ID-IND = "Y"] = P-DTL-TB.P-SYS-ID</w:t>
            </w:r>
          </w:p>
          <w:p w:rsidRPr="00D847CD" w:rsidR="00BC4126" w:rsidP="00BC4126" w:rsidRDefault="00BC4126" w14:paraId="1CF2CA1A" wp14:textId="77777777">
            <w:pPr>
              <w:keepLines/>
              <w:spacing w:before="40" w:after="40"/>
              <w:jc w:val="left"/>
              <w:rPr>
                <w:rStyle w:val="ModernTableText"/>
                <w:noProof/>
                <w:spacing w:val="-2"/>
                <w:szCs w:val="17"/>
              </w:rPr>
            </w:pPr>
            <w:r w:rsidRPr="006A5DDD">
              <w:rPr>
                <w:rStyle w:val="ModernTableText"/>
                <w:noProof/>
                <w:spacing w:val="-2"/>
                <w:szCs w:val="17"/>
              </w:rPr>
              <w:t xml:space="preserve">Join P-DTL-TB to A-HDR-LI-SUBM-PROV-ID-TB using A-HDR-LI-SUBM-PROV-ID-TB.P-SYS-ID [Where A-TXN-LVL-CD = 'EV' AND A-USED-PROV-ID-IND = "Y" and A_PROV_ENTY_ID_CD = ‘77’]  </w:t>
            </w:r>
            <w:r w:rsidRPr="00D847CD">
              <w:rPr>
                <w:rStyle w:val="ModernTableText"/>
                <w:noProof/>
                <w:spacing w:val="-2"/>
                <w:szCs w:val="17"/>
              </w:rPr>
              <w:t>= P-DTL-TB.P-SYS-ID</w:t>
            </w:r>
          </w:p>
          <w:p w:rsidRPr="00D847CD" w:rsidR="00BC4126" w:rsidP="00BC4126" w:rsidRDefault="00BC4126" w14:paraId="7B6560C6" wp14:textId="77777777">
            <w:pPr>
              <w:keepLines/>
              <w:spacing w:before="40" w:after="40"/>
              <w:rPr>
                <w:rStyle w:val="ModernTableText"/>
                <w:noProof/>
                <w:spacing w:val="-2"/>
                <w:szCs w:val="17"/>
              </w:rPr>
            </w:pPr>
            <w:r w:rsidRPr="00D847CD">
              <w:rPr>
                <w:rStyle w:val="ModernTableText"/>
                <w:noProof/>
                <w:spacing w:val="-2"/>
                <w:szCs w:val="17"/>
              </w:rPr>
              <w:t xml:space="preserve">Join P-DTL-TB to A-HDR-LI-SUBM-PROV-ID-TB using A-HDR-LI-SUBM-PROV-ID-TB.P-SYS-ID [Where A-TXN-LVL-CD = 'SV' AND A-USED-PROV-ID-IND = "Y"]  </w:t>
            </w:r>
          </w:p>
          <w:p w:rsidRPr="0075797A" w:rsidR="00BC4126" w:rsidP="00BC4126" w:rsidRDefault="00BC4126" w14:paraId="6385BB1F" wp14:textId="77777777">
            <w:pPr>
              <w:keepLines/>
              <w:spacing w:before="40" w:after="40"/>
              <w:rPr>
                <w:rStyle w:val="ModernTableText"/>
                <w:noProof/>
                <w:spacing w:val="-2"/>
                <w:szCs w:val="17"/>
              </w:rPr>
            </w:pPr>
            <w:r w:rsidRPr="00D847CD">
              <w:rPr>
                <w:rStyle w:val="ModernTableText"/>
                <w:noProof/>
                <w:spacing w:val="-2"/>
                <w:szCs w:val="17"/>
              </w:rPr>
              <w:t>= P-DTL-TB.P-SYS-ID</w:t>
            </w:r>
          </w:p>
          <w:p w:rsidR="00BC4126" w:rsidP="00BC4126" w:rsidRDefault="00BC4126" w14:paraId="75F80603" wp14:textId="77777777">
            <w:pPr>
              <w:pStyle w:val="TableTextACSSC"/>
            </w:pPr>
            <w:r>
              <w:t xml:space="preserve">  </w:t>
            </w:r>
          </w:p>
          <w:p w:rsidRPr="009E3E38" w:rsidR="00BC4126" w:rsidP="00BC4126" w:rsidRDefault="00BC4126" w14:paraId="096AD55F" wp14:textId="77777777">
            <w:pPr>
              <w:keepLines/>
              <w:spacing w:before="40" w:after="40"/>
              <w:rPr>
                <w:rStyle w:val="ModernTableText"/>
                <w:rFonts w:cs="Arial"/>
                <w:b/>
                <w:bCs/>
                <w:noProof/>
                <w:spacing w:val="-2"/>
                <w:szCs w:val="18"/>
                <w:u w:val="single"/>
              </w:rPr>
            </w:pPr>
            <w:r w:rsidRPr="009E3E38">
              <w:rPr>
                <w:rStyle w:val="ModernTableText"/>
                <w:rFonts w:cs="Arial"/>
                <w:b/>
                <w:bCs/>
                <w:noProof/>
                <w:spacing w:val="-2"/>
                <w:szCs w:val="18"/>
                <w:u w:val="single"/>
              </w:rPr>
              <w:t>Weekly Report Date (overview):</w:t>
            </w:r>
          </w:p>
          <w:p w:rsidR="00BC4126" w:rsidP="00BC4126" w:rsidRDefault="00BC4126" w14:paraId="3A833F2C" wp14:textId="77777777">
            <w:pPr>
              <w:pStyle w:val="ListParagraph"/>
              <w:numPr>
                <w:ilvl w:val="0"/>
                <w:numId w:val="241"/>
              </w:numPr>
              <w:rPr>
                <w:rFonts w:eastAsia="Times New Roman"/>
              </w:rPr>
            </w:pPr>
            <w:r>
              <w:rPr>
                <w:rFonts w:eastAsia="Times New Roman"/>
              </w:rPr>
              <w:t>Report only includes authorizations that meet the Look Back and Look Ahead criteria</w:t>
            </w:r>
          </w:p>
          <w:p w:rsidR="00BC4126" w:rsidP="00BC4126" w:rsidRDefault="00BC4126" w14:paraId="2649F044" wp14:textId="77777777">
            <w:pPr>
              <w:pStyle w:val="ListParagraph"/>
              <w:numPr>
                <w:ilvl w:val="0"/>
                <w:numId w:val="241"/>
              </w:numPr>
              <w:rPr>
                <w:rFonts w:eastAsia="Times New Roman"/>
              </w:rPr>
            </w:pPr>
            <w:r>
              <w:rPr>
                <w:rFonts w:eastAsia="Times New Roman"/>
              </w:rPr>
              <w:t>LOOK BACK DATE is 18 months prior to Report Date, unless the servicing provider has a provider type of 30 or 31 which will use 36 months.</w:t>
            </w:r>
          </w:p>
          <w:p w:rsidR="00BC4126" w:rsidP="00BC4126" w:rsidRDefault="00BC4126" w14:paraId="74775B81" wp14:textId="77777777">
            <w:pPr>
              <w:pStyle w:val="ListParagraph"/>
              <w:numPr>
                <w:ilvl w:val="0"/>
                <w:numId w:val="241"/>
              </w:numPr>
              <w:rPr>
                <w:rFonts w:eastAsia="Times New Roman"/>
              </w:rPr>
            </w:pPr>
            <w:r>
              <w:rPr>
                <w:rFonts w:eastAsia="Times New Roman"/>
              </w:rPr>
              <w:t>LOOK AHEAD DATE will be 24  months into the future from Report Date.</w:t>
            </w:r>
          </w:p>
          <w:p w:rsidR="00BC4126" w:rsidP="00BC4126" w:rsidRDefault="00BC4126" w14:paraId="7644D0DE" wp14:textId="77777777">
            <w:pPr>
              <w:pStyle w:val="ListParagraph"/>
              <w:numPr>
                <w:ilvl w:val="1"/>
                <w:numId w:val="241"/>
              </w:numPr>
              <w:rPr>
                <w:rFonts w:eastAsia="Times New Roman"/>
              </w:rPr>
            </w:pPr>
            <w:r>
              <w:rPr>
                <w:rFonts w:eastAsia="Times New Roman"/>
              </w:rPr>
              <w:t>System uses the Header Approved Dates if authorization is approved, else it uses the latest line Requested Dates.</w:t>
            </w:r>
          </w:p>
          <w:p w:rsidR="003016B5" w:rsidP="00D0385C" w:rsidRDefault="003016B5" w14:paraId="7FD938B3" wp14:textId="77777777">
            <w:pPr>
              <w:pStyle w:val="TableTextACSSC"/>
            </w:pPr>
          </w:p>
          <w:p w:rsidRPr="00D847CD" w:rsidR="003016B5" w:rsidP="00D0385C" w:rsidRDefault="003016B5" w14:paraId="0B2C8F8F" wp14:textId="77777777">
            <w:pPr>
              <w:pStyle w:val="TableTextACSSC"/>
              <w:rPr>
                <w:b/>
                <w:bCs/>
              </w:rPr>
            </w:pPr>
            <w:r w:rsidRPr="00D847CD">
              <w:rPr>
                <w:b/>
                <w:bCs/>
              </w:rPr>
              <w:t>Weekly Report Date</w:t>
            </w:r>
            <w:r w:rsidR="00D847CD">
              <w:rPr>
                <w:b/>
                <w:bCs/>
              </w:rPr>
              <w:t xml:space="preserve"> </w:t>
            </w:r>
            <w:r w:rsidRPr="009E3E38" w:rsidR="00D847CD">
              <w:rPr>
                <w:b/>
                <w:bCs/>
                <w:u w:val="single"/>
              </w:rPr>
              <w:t>(Technical)</w:t>
            </w:r>
            <w:r w:rsidRPr="00D847CD">
              <w:rPr>
                <w:b/>
                <w:bCs/>
              </w:rPr>
              <w:t>:</w:t>
            </w:r>
          </w:p>
          <w:p w:rsidRPr="00CD6EB2" w:rsidR="003016B5" w:rsidP="00D0385C" w:rsidRDefault="003016B5" w14:paraId="7851A490" wp14:textId="77777777">
            <w:pPr>
              <w:pStyle w:val="TableTextACSSC"/>
              <w:tabs>
                <w:tab w:val="left" w:pos="1008"/>
                <w:tab w:val="right" w:pos="10800"/>
              </w:tabs>
              <w:ind w:right="720"/>
            </w:pPr>
            <w:r w:rsidRPr="00CD6EB2">
              <w:t>Look Back and Look Ahead Dates work in unison.  If SA fails either calculation then SA will not appear on the report.</w:t>
            </w:r>
          </w:p>
          <w:p w:rsidRPr="00CD6EB2" w:rsidR="003016B5" w:rsidP="00D0385C" w:rsidRDefault="003016B5" w14:paraId="55901BDA" wp14:textId="77777777">
            <w:pPr>
              <w:pStyle w:val="TableTextACSSC"/>
            </w:pPr>
            <w:r w:rsidRPr="00CD6EB2">
              <w:rPr>
                <w:u w:val="single"/>
              </w:rPr>
              <w:t>LOOK BACK DATE CALCULATION</w:t>
            </w:r>
            <w:r w:rsidRPr="00CD6EB2">
              <w:t>:  Report uses the below calculation to determine how far back authorizations will be selected for the report.</w:t>
            </w:r>
          </w:p>
          <w:p w:rsidRPr="00D847CD" w:rsidR="003016B5" w:rsidP="00D0385C" w:rsidRDefault="003016B5" w14:paraId="0D220AC4" wp14:textId="77777777">
            <w:pPr>
              <w:rPr>
                <w:rStyle w:val="ModernTableText"/>
                <w:rFonts w:cs="Arial"/>
                <w:noProof/>
                <w:spacing w:val="-2"/>
                <w:szCs w:val="18"/>
              </w:rPr>
            </w:pPr>
            <w:r w:rsidRPr="00CD6EB2">
              <w:rPr>
                <w:rStyle w:val="ModernTableText"/>
                <w:noProof/>
                <w:spacing w:val="-2"/>
                <w:szCs w:val="17"/>
              </w:rPr>
              <w:t xml:space="preserve">Look Back Date Calculation (Rolling Date):  </w:t>
            </w:r>
            <w:r w:rsidRPr="002D3BD1">
              <w:rPr>
                <w:rFonts w:cs="Arial"/>
                <w:color w:val="1F4E79"/>
                <w:sz w:val="18"/>
                <w:szCs w:val="18"/>
              </w:rPr>
              <w:t>Weekly Payment Cycle End Date</w:t>
            </w:r>
            <w:r w:rsidRPr="00CD6EB2">
              <w:rPr>
                <w:rStyle w:val="ModernTableText"/>
                <w:noProof/>
                <w:spacing w:val="-2"/>
                <w:szCs w:val="17"/>
              </w:rPr>
              <w:t>– 18 months</w:t>
            </w:r>
            <w:r w:rsidR="00D847CD">
              <w:rPr>
                <w:rStyle w:val="ModernTableText"/>
                <w:noProof/>
                <w:spacing w:val="-2"/>
                <w:szCs w:val="17"/>
              </w:rPr>
              <w:t xml:space="preserve">  </w:t>
            </w:r>
            <w:r w:rsidR="00D847CD">
              <w:rPr>
                <w:rStyle w:val="ModernTableText"/>
                <w:rFonts w:cs="Arial"/>
                <w:noProof/>
                <w:spacing w:val="-2"/>
                <w:szCs w:val="18"/>
              </w:rPr>
              <w:t xml:space="preserve"> (Default)</w:t>
            </w:r>
            <w:r w:rsidRPr="00D0385C" w:rsidR="00D847CD">
              <w:rPr>
                <w:rStyle w:val="ModernTableText"/>
                <w:rFonts w:cs="Arial"/>
                <w:noProof/>
                <w:spacing w:val="-2"/>
                <w:szCs w:val="18"/>
              </w:rPr>
              <w:t>.</w:t>
            </w:r>
            <w:r w:rsidR="00D847CD">
              <w:rPr>
                <w:rStyle w:val="ModernTableText"/>
                <w:rFonts w:cs="Arial"/>
                <w:noProof/>
                <w:spacing w:val="-2"/>
                <w:szCs w:val="18"/>
              </w:rPr>
              <w:t xml:space="preserve"> If any line Servicing Provider has provider types of ‘030’ or ‘031’ then look back 36 months. </w:t>
            </w:r>
            <w:r w:rsidRPr="00D847CD" w:rsidR="00D847CD">
              <w:rPr>
                <w:rStyle w:val="ModernTableText"/>
                <w:rFonts w:cs="Arial"/>
                <w:noProof/>
                <w:spacing w:val="-2"/>
                <w:szCs w:val="18"/>
              </w:rPr>
              <w:t xml:space="preserve">Compare P_TY_TB.P_TY_CD  where P_TY_TB.P_SYS_ID = A_HDR_LI_SUBM_PROV_ID_TB.P_SYS_ID where A_TXN_LVL_CD = ‘SV’ and A_USED_PROV_ID_IND=’Y’ (search all lines and if any line provider has one of these type codes).  NOTE: Multiple rows may be returned. </w:t>
            </w:r>
          </w:p>
          <w:p w:rsidRPr="00CD6EB2" w:rsidR="003016B5" w:rsidP="00D0385C" w:rsidRDefault="003016B5" w14:paraId="684B38FF" wp14:textId="77777777">
            <w:pPr>
              <w:rPr>
                <w:rStyle w:val="ModernTableText"/>
                <w:noProof/>
                <w:spacing w:val="-2"/>
                <w:szCs w:val="17"/>
              </w:rPr>
            </w:pPr>
            <w:r w:rsidRPr="00CD6EB2">
              <w:rPr>
                <w:rStyle w:val="ModernTableText"/>
                <w:noProof/>
                <w:spacing w:val="-2"/>
                <w:szCs w:val="17"/>
              </w:rPr>
              <w:t xml:space="preserve">SA look back calculation:  If A_DTL_TB.A_LI_REQ_BEG_DT (Latest on any line) &gt;= Look Back Date then the SA will appear on the report.  </w:t>
            </w:r>
          </w:p>
          <w:p w:rsidRPr="00CD6EB2" w:rsidR="003016B5" w:rsidP="00D0385C" w:rsidRDefault="003016B5" w14:paraId="253275CF" wp14:textId="77777777">
            <w:pPr>
              <w:pStyle w:val="TableTextACSSC"/>
            </w:pPr>
            <w:r w:rsidRPr="00CD6EB2">
              <w:rPr>
                <w:rStyle w:val="ModernTableText"/>
                <w:szCs w:val="17"/>
              </w:rPr>
              <w:t xml:space="preserve">Example look back cutoff: Reporting on 12/25/2019 (which would calculate the look back cutoff date as 06/25/2018). An SA with a Requested Begin Date of 06/25/2018 would appear on the report, but not an SA with a Requested Begin Date of 06/24/2018 (missed cutoff). </w:t>
            </w:r>
          </w:p>
          <w:p w:rsidRPr="00CD6EB2" w:rsidR="003016B5" w:rsidP="00D0385C" w:rsidRDefault="003016B5" w14:paraId="21DB362B" wp14:textId="77777777">
            <w:pPr>
              <w:pStyle w:val="TableTextACSSC"/>
              <w:rPr>
                <w:u w:val="single"/>
              </w:rPr>
            </w:pPr>
          </w:p>
          <w:p w:rsidRPr="00CD6EB2" w:rsidR="003016B5" w:rsidP="00D0385C" w:rsidRDefault="003016B5" w14:paraId="4688C457" wp14:textId="77777777">
            <w:pPr>
              <w:pStyle w:val="TableTextACSSC"/>
            </w:pPr>
            <w:r w:rsidRPr="00CD6EB2">
              <w:rPr>
                <w:u w:val="single"/>
              </w:rPr>
              <w:t>LOOK AHEAD DATE CALCULATION</w:t>
            </w:r>
            <w:r w:rsidRPr="00CD6EB2">
              <w:t>:  Report uses the below calculation to determine how far into the future authorizations will be selected for the report.</w:t>
            </w:r>
          </w:p>
          <w:p w:rsidRPr="00B6414F" w:rsidR="003016B5" w:rsidP="00D0385C" w:rsidRDefault="003016B5" w14:paraId="2486BAF8" wp14:textId="77777777">
            <w:pPr>
              <w:pStyle w:val="TableText1"/>
              <w:spacing w:before="40" w:after="40"/>
              <w:rPr>
                <w:rStyle w:val="ModernTableText"/>
                <w:szCs w:val="17"/>
                <w:lang w:val="en-IN"/>
              </w:rPr>
            </w:pPr>
            <w:r w:rsidRPr="00CD6EB2">
              <w:rPr>
                <w:rStyle w:val="ModernTableText"/>
                <w:szCs w:val="17"/>
              </w:rPr>
              <w:t xml:space="preserve">Look Ahead Date Calculation (Rolling Date):  </w:t>
            </w:r>
            <w:r w:rsidRPr="002D3BD1">
              <w:rPr>
                <w:rFonts w:cs="Arial"/>
                <w:color w:val="1F4E79"/>
                <w:sz w:val="18"/>
                <w:szCs w:val="18"/>
              </w:rPr>
              <w:t>Weekly Payment Cycle End Date</w:t>
            </w:r>
            <w:r w:rsidRPr="00CD6EB2" w:rsidDel="001675D8">
              <w:rPr>
                <w:rStyle w:val="ModernTableText"/>
                <w:szCs w:val="17"/>
              </w:rPr>
              <w:t xml:space="preserve"> </w:t>
            </w:r>
            <w:r w:rsidRPr="00CD6EB2">
              <w:rPr>
                <w:rStyle w:val="ModernTableText"/>
                <w:szCs w:val="17"/>
              </w:rPr>
              <w:t xml:space="preserve">+ </w:t>
            </w:r>
            <w:r w:rsidR="00D847CD">
              <w:rPr>
                <w:rStyle w:val="ModernTableText"/>
                <w:szCs w:val="17"/>
              </w:rPr>
              <w:t>24</w:t>
            </w:r>
            <w:r w:rsidRPr="00CD6EB2" w:rsidR="00D847CD">
              <w:rPr>
                <w:rStyle w:val="ModernTableText"/>
                <w:szCs w:val="17"/>
              </w:rPr>
              <w:t xml:space="preserve"> </w:t>
            </w:r>
            <w:r w:rsidRPr="00CD6EB2">
              <w:rPr>
                <w:rStyle w:val="ModernTableText"/>
                <w:szCs w:val="17"/>
              </w:rPr>
              <w:t>months.</w:t>
            </w:r>
          </w:p>
          <w:p w:rsidRPr="00CD6EB2" w:rsidR="003016B5" w:rsidP="00D0385C" w:rsidRDefault="003016B5" w14:paraId="2DB81448" wp14:textId="77777777">
            <w:pPr>
              <w:pStyle w:val="TableText1"/>
              <w:spacing w:before="40" w:after="40"/>
              <w:rPr>
                <w:rStyle w:val="ModernTableText"/>
                <w:szCs w:val="17"/>
              </w:rPr>
            </w:pPr>
            <w:r w:rsidRPr="00CD6EB2">
              <w:rPr>
                <w:rStyle w:val="ModernTableText"/>
                <w:szCs w:val="17"/>
              </w:rPr>
              <w:t xml:space="preserve">SA look ahead calculation:  If A_HDR_TB.A_HDR_STAT_CD = 'A' (Approved) and A_HDR_TB.A_END_DT is less or equal to Look Ahead Date then SA will appear on the report.  </w:t>
            </w:r>
          </w:p>
          <w:p w:rsidRPr="00CD6EB2" w:rsidR="003016B5" w:rsidP="00D0385C" w:rsidRDefault="003016B5" w14:paraId="2ED38ADD" wp14:textId="77777777">
            <w:pPr>
              <w:pStyle w:val="TableText1"/>
              <w:spacing w:before="40" w:after="40"/>
              <w:rPr>
                <w:rStyle w:val="ModernTableText"/>
                <w:szCs w:val="17"/>
              </w:rPr>
            </w:pPr>
            <w:r w:rsidRPr="00CD6EB2">
              <w:rPr>
                <w:rStyle w:val="ModernTableText"/>
                <w:szCs w:val="17"/>
              </w:rPr>
              <w:t>A_HDR_TB.A_HDR_STAT_CD &lt;&gt; 'A' (Approved) analyze all line A_LI_REQ_END_DT's (Requested Dates) to obtain the latest date, and A_DTL_TB.A_LI_REQ_END_DT (latest) is less or equal to Look Ahead Date</w:t>
            </w:r>
            <w:r w:rsidRPr="00CD6EB2">
              <w:rPr>
                <w:rStyle w:val="ModernTableText"/>
                <w:noProof/>
                <w:szCs w:val="17"/>
              </w:rPr>
              <w:t xml:space="preserve"> then the SA will appear on the report.  </w:t>
            </w:r>
            <w:r w:rsidRPr="00CD6EB2">
              <w:rPr>
                <w:rStyle w:val="ModernTableText"/>
                <w:szCs w:val="17"/>
              </w:rPr>
              <w:t xml:space="preserve">  </w:t>
            </w:r>
          </w:p>
          <w:p w:rsidRPr="00CD6EB2" w:rsidR="003016B5" w:rsidP="00D0385C" w:rsidRDefault="003016B5" w14:paraId="636FE0F7" wp14:textId="77777777">
            <w:pPr>
              <w:pStyle w:val="TableText1"/>
              <w:spacing w:before="40" w:after="40"/>
              <w:rPr>
                <w:rStyle w:val="ModernTableText"/>
                <w:szCs w:val="17"/>
              </w:rPr>
            </w:pPr>
          </w:p>
          <w:p w:rsidRPr="002D3BD1" w:rsidR="003016B5" w:rsidP="00D0385C" w:rsidRDefault="003016B5" w14:paraId="5B08D8E8" wp14:textId="77777777">
            <w:pPr>
              <w:pStyle w:val="TableTextACSSC"/>
            </w:pPr>
            <w:r w:rsidRPr="00CD6EB2">
              <w:rPr>
                <w:rStyle w:val="ModernTableText"/>
                <w:szCs w:val="17"/>
              </w:rPr>
              <w:t xml:space="preserve">Example look ahead cutoff: Reporting on 12/31/2019 (which would calculate the look ahead cutoff date as </w:t>
            </w:r>
            <w:r w:rsidR="00D847CD">
              <w:rPr>
                <w:rStyle w:val="ModernTableText"/>
                <w:szCs w:val="17"/>
              </w:rPr>
              <w:t>12/31/2021</w:t>
            </w:r>
            <w:r w:rsidRPr="00CD6EB2">
              <w:rPr>
                <w:rStyle w:val="ModernTableText"/>
                <w:szCs w:val="17"/>
              </w:rPr>
              <w:t>). An SA with an Approved End Date of 03/31/2020 would appear on the report, but not an SA with an Approved End Date of 04/01/202</w:t>
            </w:r>
            <w:r w:rsidR="00D847CD">
              <w:rPr>
                <w:rStyle w:val="ModernTableText"/>
                <w:szCs w:val="17"/>
              </w:rPr>
              <w:t>2</w:t>
            </w:r>
            <w:r w:rsidRPr="00CD6EB2">
              <w:rPr>
                <w:rStyle w:val="ModernTableText"/>
                <w:szCs w:val="17"/>
              </w:rPr>
              <w:t xml:space="preserve"> (missed cutoff).</w:t>
            </w:r>
          </w:p>
          <w:p w:rsidRPr="00CD6EB2" w:rsidR="003016B5" w:rsidP="00D0385C" w:rsidRDefault="003016B5" w14:paraId="25E7432E" wp14:textId="77777777">
            <w:pPr>
              <w:keepLines/>
              <w:spacing w:before="40" w:after="40"/>
              <w:rPr>
                <w:rStyle w:val="ModernTableText"/>
                <w:color w:val="000000"/>
                <w:szCs w:val="17"/>
              </w:rPr>
            </w:pPr>
            <w:r w:rsidRPr="00CD6EB2">
              <w:rPr>
                <w:rStyle w:val="ModernTableText"/>
                <w:noProof/>
                <w:spacing w:val="-2"/>
                <w:szCs w:val="18"/>
              </w:rPr>
              <w:t xml:space="preserve">For Scheduled -   </w:t>
            </w:r>
            <w:r w:rsidRPr="00CD6EB2">
              <w:rPr>
                <w:rStyle w:val="ModernTableText"/>
                <w:color w:val="000000"/>
                <w:szCs w:val="17"/>
              </w:rPr>
              <w:t>Weekly Report Date should be considered as Weekly Payment Cycle End Date as this report runs after Payment Cycle End Date</w:t>
            </w:r>
          </w:p>
          <w:p w:rsidRPr="002D3BD1" w:rsidR="003016B5" w:rsidP="00D0385C" w:rsidRDefault="003016B5" w14:paraId="5DCB9D6A" wp14:textId="77777777">
            <w:pPr>
              <w:pStyle w:val="TableTextACSSC"/>
            </w:pPr>
          </w:p>
          <w:p w:rsidR="003016B5" w:rsidP="00D0385C" w:rsidRDefault="003016B5" w14:paraId="0C6F1CBB" wp14:textId="77777777">
            <w:pPr>
              <w:pStyle w:val="TableTextACSSC"/>
            </w:pPr>
            <w:r w:rsidRPr="00CD6EB2">
              <w:rPr>
                <w:u w:val="single"/>
              </w:rPr>
              <w:t>INBOX DETAILS</w:t>
            </w:r>
            <w:r w:rsidRPr="00CD6EB2">
              <w:t>:</w:t>
            </w:r>
          </w:p>
          <w:p w:rsidR="003016B5" w:rsidP="00D0385C" w:rsidRDefault="003016B5" w14:paraId="532C2C0C" wp14:textId="77777777">
            <w:pPr>
              <w:pStyle w:val="TableTextACSSC"/>
              <w:rPr>
                <w:rFonts w:ascii="Arial" w:hAnsi="Arial" w:cs="Arial"/>
                <w:szCs w:val="20"/>
              </w:rPr>
            </w:pPr>
            <w:r>
              <w:t>All Requesting Providers will automatically have their individual report routed to their provider inbox if activity.</w:t>
            </w:r>
          </w:p>
          <w:p w:rsidR="003016B5" w:rsidP="00D0385C" w:rsidRDefault="003016B5" w14:paraId="583BB31A" wp14:textId="77777777">
            <w:pPr>
              <w:pStyle w:val="TableTextACSSC"/>
              <w:rPr>
                <w:szCs w:val="20"/>
              </w:rPr>
            </w:pPr>
            <w:r>
              <w:t xml:space="preserve">After this Excel report is generated and stored in EDMS, it is then </w:t>
            </w:r>
            <w:r>
              <w:rPr>
                <w:b/>
                <w:bCs/>
              </w:rPr>
              <w:t>copied</w:t>
            </w:r>
            <w:r>
              <w:t xml:space="preserve"> and delivered to appropriate providers. </w:t>
            </w:r>
          </w:p>
          <w:p w:rsidR="003016B5" w:rsidP="00D0385C" w:rsidRDefault="003016B5" w14:paraId="50A0DFC2" wp14:textId="77777777">
            <w:pPr>
              <w:pStyle w:val="TableTextACSSC"/>
              <w:rPr>
                <w:b/>
                <w:bCs/>
              </w:rPr>
            </w:pPr>
            <w:r>
              <w:rPr>
                <w:b/>
                <w:bCs/>
              </w:rPr>
              <w:t>Report file contents:</w:t>
            </w:r>
          </w:p>
          <w:p w:rsidR="003016B5" w:rsidP="00D0385C" w:rsidRDefault="003016B5" w14:paraId="67B98A47" wp14:textId="77777777">
            <w:pPr>
              <w:pStyle w:val="TableTextACSSC"/>
              <w:spacing w:after="0"/>
              <w:ind w:left="255" w:hanging="255"/>
            </w:pPr>
            <w:r>
              <w:rPr>
                <w:rFonts w:ascii="Symbol" w:hAnsi="Symbol"/>
              </w:rPr>
              <w:t></w:t>
            </w:r>
            <w:r>
              <w:rPr>
                <w:rFonts w:ascii="Times New Roman" w:hAnsi="Times New Roman"/>
                <w:sz w:val="14"/>
                <w:szCs w:val="14"/>
              </w:rPr>
              <w:t xml:space="preserve">     </w:t>
            </w:r>
            <w:r>
              <w:t>EDMS</w:t>
            </w:r>
          </w:p>
          <w:p w:rsidR="003016B5" w:rsidP="00D0385C" w:rsidRDefault="003016B5" w14:paraId="1190B94C" wp14:textId="77777777">
            <w:pPr>
              <w:pStyle w:val="TableTextACSSC"/>
              <w:spacing w:after="120"/>
              <w:ind w:left="446" w:hanging="187"/>
            </w:pPr>
            <w:r>
              <w:rPr>
                <w:rFonts w:ascii="Wingdings" w:hAnsi="Wingdings"/>
              </w:rPr>
              <w:t></w:t>
            </w:r>
            <w:r>
              <w:rPr>
                <w:rFonts w:ascii="Wingdings" w:hAnsi="Wingdings"/>
              </w:rPr>
              <w:t></w:t>
            </w:r>
            <w:r>
              <w:t>A separate Excel file containing each provider's report will be stored in the Doc Repository.</w:t>
            </w:r>
          </w:p>
          <w:p w:rsidR="003016B5" w:rsidP="00D0385C" w:rsidRDefault="003016B5" w14:paraId="4B25BEAF" wp14:textId="77777777">
            <w:pPr>
              <w:pStyle w:val="TableTextACSSC"/>
              <w:numPr>
                <w:ilvl w:val="0"/>
                <w:numId w:val="203"/>
              </w:numPr>
              <w:tabs>
                <w:tab w:val="clear" w:pos="216"/>
                <w:tab w:val="clear" w:pos="432"/>
                <w:tab w:val="clear" w:pos="648"/>
                <w:tab w:val="clear" w:pos="864"/>
              </w:tabs>
              <w:spacing w:after="0"/>
              <w:ind w:left="255" w:hanging="255"/>
            </w:pPr>
            <w:r>
              <w:t>Inbox</w:t>
            </w:r>
          </w:p>
          <w:p w:rsidRPr="008B5D73" w:rsidR="003016B5" w:rsidP="00D0385C" w:rsidRDefault="003016B5" w14:paraId="3D560B33" wp14:textId="77777777">
            <w:pPr>
              <w:pStyle w:val="TableTextACSSC"/>
              <w:spacing w:after="120"/>
              <w:ind w:left="446" w:hanging="187"/>
              <w:rPr>
                <w:rStyle w:val="ModernTableText"/>
                <w:noProof/>
                <w:spacing w:val="-2"/>
                <w:szCs w:val="17"/>
              </w:rPr>
            </w:pPr>
            <w:r>
              <w:rPr>
                <w:rFonts w:ascii="Wingdings" w:hAnsi="Wingdings"/>
              </w:rPr>
              <w:t></w:t>
            </w:r>
            <w:r>
              <w:rPr>
                <w:rFonts w:ascii="Wingdings" w:hAnsi="Wingdings"/>
              </w:rPr>
              <w:t></w:t>
            </w:r>
            <w:r>
              <w:t xml:space="preserve">Each provider that has report activity will have their report delivered to their Provider Message Center (Inbox) </w:t>
            </w:r>
            <w:r w:rsidRPr="003E2046">
              <w:t xml:space="preserve">using an </w:t>
            </w:r>
            <w:r w:rsidRPr="003E2046">
              <w:rPr>
                <w:rFonts w:ascii="Calibri" w:hAnsi="Calibri" w:cs="Calibri"/>
                <w:color w:val="0000FF"/>
              </w:rPr>
              <w:t>EDMSTriggerIndicator</w:t>
            </w:r>
            <w:r>
              <w:rPr>
                <w:rFonts w:ascii="Calibri" w:hAnsi="Calibri" w:cs="Calibri"/>
                <w:color w:val="0000FF"/>
              </w:rPr>
              <w:t xml:space="preserve"> = </w:t>
            </w:r>
            <w:r w:rsidRPr="00C0740D">
              <w:rPr>
                <w:rFonts w:ascii="Calibri" w:hAnsi="Calibri" w:cs="Calibri"/>
                <w:color w:val="0000FF"/>
              </w:rPr>
              <w:t>‘</w:t>
            </w:r>
            <w:r>
              <w:rPr>
                <w:rFonts w:ascii="Calibri" w:hAnsi="Calibri" w:cs="Calibri"/>
                <w:color w:val="0000FF"/>
              </w:rPr>
              <w:t>A</w:t>
            </w:r>
            <w:r w:rsidRPr="00C0740D">
              <w:rPr>
                <w:rFonts w:ascii="Calibri" w:hAnsi="Calibri" w:cs="Calibri"/>
                <w:color w:val="0000FF"/>
              </w:rPr>
              <w:t>’ (SA Report)</w:t>
            </w:r>
          </w:p>
          <w:p w:rsidRPr="00205D93" w:rsidR="003016B5" w:rsidP="00D0385C" w:rsidRDefault="003016B5" w14:paraId="4FB823EF" wp14:textId="77777777">
            <w:pPr>
              <w:rPr>
                <w:rStyle w:val="Modern2nd-levelTableheader"/>
                <w:b w:val="0"/>
                <w:bCs w:val="0"/>
                <w:noProof/>
                <w:spacing w:val="-2"/>
                <w:sz w:val="18"/>
                <w:szCs w:val="17"/>
              </w:rPr>
            </w:pPr>
          </w:p>
        </w:tc>
      </w:tr>
    </w:tbl>
    <w:p xmlns:wp14="http://schemas.microsoft.com/office/word/2010/wordml" w:rsidR="004D692E" w:rsidP="004D692E" w:rsidRDefault="004D692E" w14:paraId="193D1446" wp14:textId="77777777">
      <w:pPr>
        <w:pStyle w:val="Heading6"/>
      </w:pPr>
    </w:p>
    <w:p xmlns:wp14="http://schemas.microsoft.com/office/word/2010/wordml" w:rsidR="003016B5" w:rsidP="00D847CD" w:rsidRDefault="003016B5" w14:paraId="227E64CD" wp14:textId="77777777">
      <w:pPr>
        <w:pStyle w:val="Heading6"/>
      </w:pPr>
      <w:r>
        <w:t xml:space="preserve">Report Layout – OPR-SRA-139 - </w:t>
      </w:r>
      <w:r w:rsidRPr="00A07340">
        <w:t xml:space="preserve">Service Authorization </w:t>
      </w:r>
      <w:r>
        <w:t>Status</w:t>
      </w:r>
      <w:r w:rsidRPr="00A07340">
        <w:t xml:space="preserve"> Report to Inbox</w:t>
      </w:r>
    </w:p>
    <w:p xmlns:wp14="http://schemas.microsoft.com/office/word/2010/wordml" w:rsidR="00D847CD" w:rsidP="004D692E" w:rsidRDefault="00AB2634" w14:paraId="540FE43D" wp14:textId="77777777">
      <w:pPr>
        <w:rPr>
          <w:ins w:author="Author" w:id="366"/>
          <w:noProof/>
        </w:rPr>
      </w:pPr>
      <w:r>
        <w:rPr>
          <w:noProof/>
        </w:rPr>
        <w:t>.</w:t>
      </w:r>
      <w:del w:author="Author" w:id="367">
        <w:r w:rsidRPr="00D56378" w:rsidDel="00EF59A5" w:rsidR="003A7664">
          <w:rPr>
            <w:noProof/>
          </w:rPr>
          <w:drawing>
            <wp:inline xmlns:wp14="http://schemas.microsoft.com/office/word/2010/wordprocessingDrawing" distT="0" distB="0" distL="0" distR="0" wp14:anchorId="41AFE57D" wp14:editId="7777777">
              <wp:extent cx="9134475" cy="5743575"/>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134475" cy="5743575"/>
                      </a:xfrm>
                      <a:prstGeom prst="rect">
                        <a:avLst/>
                      </a:prstGeom>
                      <a:noFill/>
                      <a:ln>
                        <a:noFill/>
                      </a:ln>
                    </pic:spPr>
                  </pic:pic>
                </a:graphicData>
              </a:graphic>
            </wp:inline>
          </w:drawing>
        </w:r>
      </w:del>
    </w:p>
    <w:tbl>
      <w:tblPr>
        <w:tblW w:w="5000" w:type="pct"/>
        <w:tblInd w:w="118" w:type="dxa"/>
        <w:tblLayout w:type="fixed"/>
        <w:tblLook w:val="04A0" w:firstRow="1" w:lastRow="0" w:firstColumn="1" w:lastColumn="0" w:noHBand="0" w:noVBand="1"/>
      </w:tblPr>
      <w:tblGrid>
        <w:gridCol w:w="503"/>
        <w:gridCol w:w="711"/>
        <w:gridCol w:w="544"/>
        <w:gridCol w:w="725"/>
        <w:gridCol w:w="676"/>
        <w:gridCol w:w="423"/>
        <w:gridCol w:w="409"/>
        <w:gridCol w:w="547"/>
        <w:gridCol w:w="636"/>
        <w:gridCol w:w="377"/>
        <w:gridCol w:w="570"/>
        <w:gridCol w:w="610"/>
        <w:gridCol w:w="610"/>
        <w:gridCol w:w="610"/>
        <w:gridCol w:w="610"/>
        <w:gridCol w:w="423"/>
        <w:gridCol w:w="377"/>
        <w:gridCol w:w="377"/>
        <w:gridCol w:w="377"/>
        <w:gridCol w:w="383"/>
        <w:gridCol w:w="409"/>
        <w:gridCol w:w="351"/>
        <w:gridCol w:w="409"/>
        <w:gridCol w:w="389"/>
        <w:gridCol w:w="389"/>
        <w:gridCol w:w="576"/>
        <w:gridCol w:w="578"/>
        <w:gridCol w:w="791"/>
      </w:tblGrid>
      <w:tr xmlns:wp14="http://schemas.microsoft.com/office/word/2010/wordml" w:rsidRPr="0023550B" w:rsidR="00437B6A" w:rsidTr="00437B6A" w14:paraId="384B4509" wp14:textId="77777777">
        <w:trPr>
          <w:trHeight w:val="415"/>
          <w:ins w:author="Author" w:id="368"/>
        </w:trPr>
        <w:tc>
          <w:tcPr>
            <w:tcW w:w="863" w:type="pct"/>
            <w:gridSpan w:val="4"/>
            <w:tcBorders>
              <w:top w:val="single" w:color="auto" w:sz="8" w:space="0"/>
              <w:left w:val="single" w:color="auto" w:sz="8" w:space="0"/>
              <w:bottom w:val="nil"/>
              <w:right w:val="nil"/>
            </w:tcBorders>
            <w:noWrap/>
            <w:vAlign w:val="center"/>
            <w:hideMark/>
          </w:tcPr>
          <w:p w:rsidRPr="0023550B" w:rsidR="00437B6A" w:rsidP="00620980" w:rsidRDefault="00437B6A" w14:paraId="77A66858" wp14:textId="77777777">
            <w:pPr>
              <w:spacing w:after="0"/>
              <w:jc w:val="left"/>
              <w:rPr>
                <w:ins w:author="Author" w:id="369"/>
                <w:rFonts w:cs="Arial"/>
                <w:b/>
                <w:bCs/>
                <w:color w:val="000000"/>
                <w:szCs w:val="20"/>
              </w:rPr>
            </w:pPr>
            <w:ins w:author="Author" w:id="370">
              <w:r w:rsidRPr="0023550B">
                <w:rPr>
                  <w:rFonts w:cs="Arial"/>
                  <w:b/>
                  <w:bCs/>
                  <w:color w:val="000000"/>
                  <w:szCs w:val="20"/>
                </w:rPr>
                <w:t>Enterprise Operational Reports (EOR)</w:t>
              </w:r>
            </w:ins>
          </w:p>
        </w:tc>
        <w:tc>
          <w:tcPr>
            <w:tcW w:w="382" w:type="pct"/>
            <w:gridSpan w:val="2"/>
            <w:tcBorders>
              <w:top w:val="single" w:color="auto" w:sz="8" w:space="0"/>
              <w:left w:val="nil"/>
              <w:bottom w:val="nil"/>
              <w:right w:val="nil"/>
            </w:tcBorders>
            <w:noWrap/>
            <w:vAlign w:val="bottom"/>
          </w:tcPr>
          <w:p w:rsidRPr="0023550B" w:rsidR="00437B6A" w:rsidP="00620980" w:rsidRDefault="00437B6A" w14:paraId="77F85130" wp14:textId="77777777">
            <w:pPr>
              <w:spacing w:after="0"/>
              <w:jc w:val="left"/>
              <w:rPr>
                <w:ins w:author="Author" w:id="371"/>
                <w:rFonts w:ascii="Tahoma" w:hAnsi="Tahoma" w:cs="Tahoma"/>
                <w:color w:val="000000"/>
                <w:szCs w:val="20"/>
              </w:rPr>
            </w:pPr>
          </w:p>
        </w:tc>
        <w:tc>
          <w:tcPr>
            <w:tcW w:w="142" w:type="pct"/>
            <w:tcBorders>
              <w:top w:val="single" w:color="auto" w:sz="8" w:space="0"/>
              <w:left w:val="nil"/>
              <w:bottom w:val="nil"/>
              <w:right w:val="nil"/>
            </w:tcBorders>
            <w:noWrap/>
            <w:vAlign w:val="bottom"/>
          </w:tcPr>
          <w:p w:rsidRPr="0023550B" w:rsidR="00437B6A" w:rsidP="00620980" w:rsidRDefault="00437B6A" w14:paraId="2267E6F1" wp14:textId="77777777">
            <w:pPr>
              <w:spacing w:after="0"/>
              <w:jc w:val="left"/>
              <w:rPr>
                <w:ins w:author="Author" w:id="372"/>
                <w:rFonts w:ascii="Tahoma" w:hAnsi="Tahoma" w:cs="Tahoma"/>
                <w:color w:val="000000"/>
                <w:szCs w:val="20"/>
              </w:rPr>
            </w:pPr>
          </w:p>
        </w:tc>
        <w:tc>
          <w:tcPr>
            <w:tcW w:w="190" w:type="pct"/>
            <w:tcBorders>
              <w:top w:val="single" w:color="auto" w:sz="8" w:space="0"/>
              <w:left w:val="nil"/>
              <w:bottom w:val="nil"/>
              <w:right w:val="nil"/>
            </w:tcBorders>
            <w:noWrap/>
            <w:vAlign w:val="bottom"/>
          </w:tcPr>
          <w:p w:rsidRPr="0023550B" w:rsidR="00437B6A" w:rsidP="00620980" w:rsidRDefault="00437B6A" w14:paraId="7DE0AA20" wp14:textId="77777777">
            <w:pPr>
              <w:spacing w:after="0"/>
              <w:jc w:val="left"/>
              <w:rPr>
                <w:ins w:author="Author" w:id="373"/>
                <w:rFonts w:ascii="Tahoma" w:hAnsi="Tahoma" w:cs="Tahoma"/>
                <w:color w:val="000000"/>
                <w:szCs w:val="20"/>
              </w:rPr>
            </w:pPr>
          </w:p>
        </w:tc>
        <w:tc>
          <w:tcPr>
            <w:tcW w:w="221" w:type="pct"/>
            <w:tcBorders>
              <w:top w:val="single" w:color="auto" w:sz="8" w:space="0"/>
              <w:left w:val="nil"/>
              <w:bottom w:val="nil"/>
              <w:right w:val="nil"/>
            </w:tcBorders>
            <w:noWrap/>
            <w:vAlign w:val="bottom"/>
          </w:tcPr>
          <w:p w:rsidRPr="0023550B" w:rsidR="00437B6A" w:rsidP="00620980" w:rsidRDefault="00437B6A" w14:paraId="31D45D50" wp14:textId="77777777">
            <w:pPr>
              <w:spacing w:after="0"/>
              <w:jc w:val="left"/>
              <w:rPr>
                <w:ins w:author="Author" w:id="374"/>
                <w:rFonts w:ascii="Tahoma" w:hAnsi="Tahoma" w:cs="Tahoma"/>
                <w:color w:val="000000"/>
                <w:szCs w:val="20"/>
              </w:rPr>
            </w:pPr>
          </w:p>
        </w:tc>
        <w:tc>
          <w:tcPr>
            <w:tcW w:w="131" w:type="pct"/>
            <w:tcBorders>
              <w:top w:val="single" w:color="auto" w:sz="8" w:space="0"/>
              <w:left w:val="nil"/>
              <w:bottom w:val="nil"/>
              <w:right w:val="nil"/>
            </w:tcBorders>
            <w:noWrap/>
            <w:vAlign w:val="bottom"/>
          </w:tcPr>
          <w:p w:rsidRPr="0023550B" w:rsidR="00437B6A" w:rsidP="00620980" w:rsidRDefault="00437B6A" w14:paraId="7AF8382B" wp14:textId="77777777">
            <w:pPr>
              <w:spacing w:after="0"/>
              <w:jc w:val="left"/>
              <w:rPr>
                <w:ins w:author="Author" w:id="375"/>
                <w:rFonts w:ascii="Tahoma" w:hAnsi="Tahoma" w:cs="Tahoma"/>
                <w:color w:val="000000"/>
                <w:szCs w:val="20"/>
              </w:rPr>
            </w:pPr>
          </w:p>
        </w:tc>
        <w:tc>
          <w:tcPr>
            <w:tcW w:w="197" w:type="pct"/>
            <w:tcBorders>
              <w:top w:val="single" w:color="auto" w:sz="8" w:space="0"/>
              <w:left w:val="nil"/>
              <w:bottom w:val="nil"/>
              <w:right w:val="nil"/>
            </w:tcBorders>
            <w:noWrap/>
            <w:vAlign w:val="bottom"/>
          </w:tcPr>
          <w:p w:rsidRPr="0023550B" w:rsidR="00437B6A" w:rsidP="00620980" w:rsidRDefault="00437B6A" w14:paraId="71F0A011" wp14:textId="77777777">
            <w:pPr>
              <w:spacing w:after="0"/>
              <w:jc w:val="left"/>
              <w:rPr>
                <w:ins w:author="Author" w:id="376"/>
                <w:rFonts w:ascii="Tahoma" w:hAnsi="Tahoma" w:cs="Tahoma"/>
                <w:color w:val="000000"/>
                <w:szCs w:val="20"/>
              </w:rPr>
            </w:pPr>
          </w:p>
        </w:tc>
        <w:tc>
          <w:tcPr>
            <w:tcW w:w="212" w:type="pct"/>
            <w:tcBorders>
              <w:top w:val="single" w:color="auto" w:sz="8" w:space="0"/>
              <w:left w:val="nil"/>
              <w:bottom w:val="nil"/>
              <w:right w:val="nil"/>
            </w:tcBorders>
            <w:noWrap/>
            <w:vAlign w:val="bottom"/>
          </w:tcPr>
          <w:p w:rsidRPr="0023550B" w:rsidR="00437B6A" w:rsidP="00620980" w:rsidRDefault="00437B6A" w14:paraId="09D0D644" wp14:textId="77777777">
            <w:pPr>
              <w:spacing w:after="0"/>
              <w:jc w:val="left"/>
              <w:rPr>
                <w:ins w:author="Author" w:id="377"/>
                <w:rFonts w:ascii="Tahoma" w:hAnsi="Tahoma" w:cs="Tahoma"/>
                <w:color w:val="000000"/>
                <w:szCs w:val="20"/>
              </w:rPr>
            </w:pPr>
          </w:p>
        </w:tc>
        <w:tc>
          <w:tcPr>
            <w:tcW w:w="1309" w:type="pct"/>
            <w:gridSpan w:val="8"/>
            <w:tcBorders>
              <w:top w:val="single" w:color="auto" w:sz="8" w:space="0"/>
              <w:left w:val="nil"/>
              <w:bottom w:val="nil"/>
              <w:right w:val="nil"/>
            </w:tcBorders>
            <w:noWrap/>
            <w:vAlign w:val="center"/>
            <w:hideMark/>
          </w:tcPr>
          <w:p w:rsidRPr="0023550B" w:rsidR="00437B6A" w:rsidP="00620980" w:rsidRDefault="00437B6A" w14:paraId="2D265F7C" wp14:textId="77777777">
            <w:pPr>
              <w:spacing w:after="0"/>
              <w:jc w:val="center"/>
              <w:rPr>
                <w:ins w:author="Author" w:id="378"/>
                <w:rFonts w:cs="Arial"/>
                <w:b/>
                <w:bCs/>
                <w:color w:val="000000"/>
                <w:sz w:val="24"/>
              </w:rPr>
            </w:pPr>
            <w:ins w:author="Author" w:id="379">
              <w:r w:rsidRPr="0023550B">
                <w:rPr>
                  <w:rFonts w:cs="Arial"/>
                  <w:b/>
                  <w:bCs/>
                  <w:color w:val="000000"/>
                  <w:sz w:val="24"/>
                </w:rPr>
                <w:t>LOB Cd - Desc: XXX - XXXXXXXXXX</w:t>
              </w:r>
            </w:ins>
          </w:p>
        </w:tc>
        <w:tc>
          <w:tcPr>
            <w:tcW w:w="142" w:type="pct"/>
            <w:tcBorders>
              <w:top w:val="single" w:color="auto" w:sz="8" w:space="0"/>
              <w:left w:val="nil"/>
              <w:bottom w:val="nil"/>
              <w:right w:val="nil"/>
            </w:tcBorders>
            <w:noWrap/>
            <w:vAlign w:val="bottom"/>
          </w:tcPr>
          <w:p w:rsidRPr="0023550B" w:rsidR="00437B6A" w:rsidP="00620980" w:rsidRDefault="00437B6A" w14:paraId="36B92670" wp14:textId="77777777">
            <w:pPr>
              <w:spacing w:after="0"/>
              <w:jc w:val="left"/>
              <w:rPr>
                <w:ins w:author="Author" w:id="380"/>
                <w:rFonts w:ascii="Tahoma" w:hAnsi="Tahoma" w:cs="Tahoma"/>
                <w:color w:val="000000"/>
                <w:szCs w:val="20"/>
              </w:rPr>
            </w:pPr>
          </w:p>
        </w:tc>
        <w:tc>
          <w:tcPr>
            <w:tcW w:w="122" w:type="pct"/>
            <w:tcBorders>
              <w:top w:val="single" w:color="auto" w:sz="8" w:space="0"/>
              <w:left w:val="nil"/>
              <w:bottom w:val="nil"/>
              <w:right w:val="nil"/>
            </w:tcBorders>
            <w:noWrap/>
            <w:vAlign w:val="bottom"/>
          </w:tcPr>
          <w:p w:rsidRPr="0023550B" w:rsidR="00437B6A" w:rsidP="00620980" w:rsidRDefault="00437B6A" w14:paraId="359F2806" wp14:textId="77777777">
            <w:pPr>
              <w:spacing w:after="0"/>
              <w:jc w:val="left"/>
              <w:rPr>
                <w:ins w:author="Author" w:id="381"/>
                <w:rFonts w:ascii="Tahoma" w:hAnsi="Tahoma" w:cs="Tahoma"/>
                <w:color w:val="000000"/>
                <w:szCs w:val="20"/>
              </w:rPr>
            </w:pPr>
          </w:p>
        </w:tc>
        <w:tc>
          <w:tcPr>
            <w:tcW w:w="142" w:type="pct"/>
            <w:tcBorders>
              <w:top w:val="single" w:color="auto" w:sz="8" w:space="0"/>
              <w:left w:val="nil"/>
              <w:bottom w:val="nil"/>
              <w:right w:val="nil"/>
            </w:tcBorders>
            <w:noWrap/>
            <w:vAlign w:val="bottom"/>
          </w:tcPr>
          <w:p w:rsidRPr="0023550B" w:rsidR="00437B6A" w:rsidP="00620980" w:rsidRDefault="00437B6A" w14:paraId="4D35BD97" wp14:textId="77777777">
            <w:pPr>
              <w:spacing w:after="0"/>
              <w:jc w:val="left"/>
              <w:rPr>
                <w:ins w:author="Author" w:id="382"/>
                <w:rFonts w:ascii="Tahoma" w:hAnsi="Tahoma" w:cs="Tahoma"/>
                <w:color w:val="000000"/>
                <w:szCs w:val="20"/>
              </w:rPr>
            </w:pPr>
          </w:p>
        </w:tc>
        <w:tc>
          <w:tcPr>
            <w:tcW w:w="135" w:type="pct"/>
            <w:tcBorders>
              <w:top w:val="single" w:color="auto" w:sz="8" w:space="0"/>
              <w:left w:val="nil"/>
              <w:bottom w:val="nil"/>
              <w:right w:val="nil"/>
            </w:tcBorders>
            <w:noWrap/>
            <w:vAlign w:val="bottom"/>
          </w:tcPr>
          <w:p w:rsidRPr="0023550B" w:rsidR="00437B6A" w:rsidP="00620980" w:rsidRDefault="00437B6A" w14:paraId="5527DE43" wp14:textId="77777777">
            <w:pPr>
              <w:spacing w:after="0"/>
              <w:jc w:val="left"/>
              <w:rPr>
                <w:ins w:author="Author" w:id="383"/>
                <w:rFonts w:ascii="Tahoma" w:hAnsi="Tahoma" w:cs="Tahoma"/>
                <w:color w:val="000000"/>
                <w:szCs w:val="20"/>
              </w:rPr>
            </w:pPr>
          </w:p>
        </w:tc>
        <w:tc>
          <w:tcPr>
            <w:tcW w:w="135" w:type="pct"/>
            <w:tcBorders>
              <w:top w:val="single" w:color="auto" w:sz="8" w:space="0"/>
              <w:left w:val="nil"/>
              <w:bottom w:val="nil"/>
              <w:right w:val="nil"/>
            </w:tcBorders>
            <w:noWrap/>
            <w:vAlign w:val="bottom"/>
          </w:tcPr>
          <w:p w:rsidRPr="0023550B" w:rsidR="00437B6A" w:rsidP="00620980" w:rsidRDefault="00437B6A" w14:paraId="29C852C0" wp14:textId="77777777">
            <w:pPr>
              <w:spacing w:after="0"/>
              <w:jc w:val="left"/>
              <w:rPr>
                <w:ins w:author="Author" w:id="384"/>
                <w:rFonts w:ascii="Tahoma" w:hAnsi="Tahoma" w:cs="Tahoma"/>
                <w:color w:val="000000"/>
                <w:szCs w:val="20"/>
              </w:rPr>
            </w:pPr>
          </w:p>
        </w:tc>
        <w:tc>
          <w:tcPr>
            <w:tcW w:w="200" w:type="pct"/>
            <w:tcBorders>
              <w:top w:val="single" w:color="auto" w:sz="8" w:space="0"/>
              <w:left w:val="nil"/>
              <w:bottom w:val="nil"/>
              <w:right w:val="nil"/>
            </w:tcBorders>
            <w:noWrap/>
            <w:vAlign w:val="bottom"/>
          </w:tcPr>
          <w:p w:rsidRPr="0023550B" w:rsidR="00437B6A" w:rsidP="00620980" w:rsidRDefault="00437B6A" w14:paraId="3CD5CDEF" wp14:textId="77777777">
            <w:pPr>
              <w:spacing w:after="0"/>
              <w:jc w:val="left"/>
              <w:rPr>
                <w:ins w:author="Author" w:id="385"/>
                <w:rFonts w:ascii="Tahoma" w:hAnsi="Tahoma" w:cs="Tahoma"/>
                <w:color w:val="000000"/>
                <w:szCs w:val="20"/>
              </w:rPr>
            </w:pPr>
          </w:p>
        </w:tc>
        <w:tc>
          <w:tcPr>
            <w:tcW w:w="201" w:type="pct"/>
            <w:tcBorders>
              <w:top w:val="single" w:color="auto" w:sz="8" w:space="0"/>
              <w:left w:val="nil"/>
              <w:bottom w:val="nil"/>
              <w:right w:val="nil"/>
            </w:tcBorders>
            <w:noWrap/>
            <w:vAlign w:val="bottom"/>
          </w:tcPr>
          <w:p w:rsidRPr="0023550B" w:rsidR="00437B6A" w:rsidP="00620980" w:rsidRDefault="00437B6A" w14:paraId="513E40BA" wp14:textId="77777777">
            <w:pPr>
              <w:spacing w:after="0"/>
              <w:jc w:val="left"/>
              <w:rPr>
                <w:ins w:author="Author" w:id="386"/>
                <w:rFonts w:ascii="Tahoma" w:hAnsi="Tahoma" w:cs="Tahoma"/>
                <w:color w:val="000000"/>
                <w:szCs w:val="20"/>
              </w:rPr>
            </w:pPr>
          </w:p>
        </w:tc>
        <w:tc>
          <w:tcPr>
            <w:tcW w:w="278" w:type="pct"/>
            <w:vMerge w:val="restart"/>
            <w:tcBorders>
              <w:top w:val="nil"/>
              <w:left w:val="nil"/>
              <w:bottom w:val="nil"/>
              <w:right w:val="nil"/>
            </w:tcBorders>
            <w:noWrap/>
            <w:vAlign w:val="bottom"/>
            <w:hideMark/>
          </w:tcPr>
          <w:p w:rsidRPr="0023550B" w:rsidR="00437B6A" w:rsidP="00620980" w:rsidRDefault="003A7664" w14:paraId="2A2DBFD8" wp14:textId="77777777">
            <w:pPr>
              <w:spacing w:after="0"/>
              <w:jc w:val="left"/>
              <w:rPr>
                <w:ins w:author="Author" w:id="387"/>
                <w:rFonts w:ascii="Tahoma" w:hAnsi="Tahoma" w:cs="Tahoma"/>
                <w:color w:val="000000"/>
                <w:szCs w:val="20"/>
              </w:rPr>
            </w:pPr>
            <w:ins w:author="Author" w:id="388">
              <w:r>
                <w:rPr>
                  <w:noProof/>
                </w:rPr>
                <w:drawing>
                  <wp:anchor xmlns:wp14="http://schemas.microsoft.com/office/word/2010/wordprocessingDrawing" distT="0" distB="0" distL="114300" distR="114300" simplePos="0" relativeHeight="251658752" behindDoc="0" locked="0" layoutInCell="1" allowOverlap="1" wp14:anchorId="429E7DBE" wp14:editId="7777777">
                    <wp:simplePos x="0" y="0"/>
                    <wp:positionH relativeFrom="column">
                      <wp:posOffset>0</wp:posOffset>
                    </wp:positionH>
                    <wp:positionV relativeFrom="paragraph">
                      <wp:posOffset>0</wp:posOffset>
                    </wp:positionV>
                    <wp:extent cx="714375" cy="714375"/>
                    <wp:effectExtent l="0" t="0" r="0" b="0"/>
                    <wp:wrapNone/>
                    <wp:docPr id="189642156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14:sizeRelH relativeFrom="page">
                      <wp14:pctWidth>0</wp14:pctWidth>
                    </wp14:sizeRelH>
                    <wp14:sizeRelV relativeFrom="page">
                      <wp14:pctHeight>0</wp14:pctHeight>
                    </wp14:sizeRelV>
                  </wp:anchor>
                </w:drawing>
              </w:r>
            </w:ins>
          </w:p>
          <w:tbl>
            <w:tblPr>
              <w:tblW w:w="1607" w:type="dxa"/>
              <w:tblCellSpacing w:w="0" w:type="dxa"/>
              <w:tblLayout w:type="fixed"/>
              <w:tblCellMar>
                <w:left w:w="0" w:type="dxa"/>
                <w:right w:w="0" w:type="dxa"/>
              </w:tblCellMar>
              <w:tblLook w:val="04A0" w:firstRow="1" w:lastRow="0" w:firstColumn="1" w:lastColumn="0" w:noHBand="0" w:noVBand="1"/>
            </w:tblPr>
            <w:tblGrid>
              <w:gridCol w:w="1607"/>
            </w:tblGrid>
            <w:tr w:rsidRPr="0023550B" w:rsidR="00437B6A" w:rsidTr="00437B6A" w14:paraId="1D5BCD6B" wp14:textId="77777777">
              <w:trPr>
                <w:trHeight w:val="230"/>
                <w:tblCellSpacing w:w="0" w:type="dxa"/>
                <w:ins w:author="Author" w:id="389"/>
              </w:trPr>
              <w:tc>
                <w:tcPr>
                  <w:tcW w:w="1607" w:type="dxa"/>
                  <w:vMerge w:val="restart"/>
                  <w:tcBorders>
                    <w:top w:val="single" w:color="auto" w:sz="8" w:space="0"/>
                    <w:left w:val="nil"/>
                    <w:bottom w:val="nil"/>
                    <w:right w:val="single" w:color="auto" w:sz="8" w:space="0"/>
                  </w:tcBorders>
                  <w:noWrap/>
                  <w:vAlign w:val="bottom"/>
                  <w:hideMark/>
                </w:tcPr>
                <w:p w:rsidRPr="0023550B" w:rsidR="00437B6A" w:rsidP="00620980" w:rsidRDefault="00437B6A" w14:paraId="3BC5EC03" wp14:textId="77777777">
                  <w:pPr>
                    <w:spacing w:after="0"/>
                    <w:jc w:val="left"/>
                    <w:rPr>
                      <w:ins w:author="Author" w:id="390"/>
                      <w:rFonts w:ascii="Tahoma" w:hAnsi="Tahoma" w:cs="Tahoma"/>
                      <w:color w:val="000000"/>
                      <w:szCs w:val="20"/>
                    </w:rPr>
                  </w:pPr>
                  <w:ins w:author="Author" w:id="391">
                    <w:r w:rsidRPr="0023550B">
                      <w:rPr>
                        <w:rFonts w:ascii="Tahoma" w:hAnsi="Tahoma" w:cs="Tahoma"/>
                        <w:color w:val="000000"/>
                        <w:szCs w:val="20"/>
                      </w:rPr>
                      <w:t> </w:t>
                    </w:r>
                  </w:ins>
                </w:p>
              </w:tc>
            </w:tr>
            <w:tr w:rsidRPr="0023550B" w:rsidR="00437B6A" w:rsidTr="00437B6A" w14:paraId="0FF966F5" wp14:textId="77777777">
              <w:trPr>
                <w:trHeight w:val="230"/>
                <w:tblCellSpacing w:w="0" w:type="dxa"/>
                <w:ins w:author="Author" w:id="392"/>
              </w:trPr>
              <w:tc>
                <w:tcPr>
                  <w:tcW w:w="1607" w:type="dxa"/>
                  <w:vMerge/>
                  <w:tcBorders>
                    <w:top w:val="single" w:color="auto" w:sz="8" w:space="0"/>
                    <w:left w:val="nil"/>
                    <w:bottom w:val="nil"/>
                    <w:right w:val="single" w:color="auto" w:sz="8" w:space="0"/>
                  </w:tcBorders>
                  <w:vAlign w:val="center"/>
                  <w:hideMark/>
                </w:tcPr>
                <w:p w:rsidRPr="0023550B" w:rsidR="00437B6A" w:rsidP="00620980" w:rsidRDefault="00437B6A" w14:paraId="0721754D" wp14:textId="77777777">
                  <w:pPr>
                    <w:spacing w:after="0"/>
                    <w:jc w:val="left"/>
                    <w:rPr>
                      <w:ins w:author="Author" w:id="393"/>
                      <w:rFonts w:ascii="Tahoma" w:hAnsi="Tahoma" w:cs="Tahoma"/>
                      <w:color w:val="000000"/>
                      <w:szCs w:val="20"/>
                    </w:rPr>
                  </w:pPr>
                </w:p>
              </w:tc>
            </w:tr>
          </w:tbl>
          <w:p w:rsidRPr="0023550B" w:rsidR="00437B6A" w:rsidP="00620980" w:rsidRDefault="00437B6A" w14:paraId="7B04E73B" wp14:textId="77777777">
            <w:pPr>
              <w:spacing w:after="0"/>
              <w:jc w:val="left"/>
              <w:rPr>
                <w:ins w:author="Author" w:id="394"/>
                <w:rFonts w:ascii="Tahoma" w:hAnsi="Tahoma" w:cs="Tahoma"/>
                <w:color w:val="000000"/>
                <w:szCs w:val="20"/>
              </w:rPr>
            </w:pPr>
          </w:p>
        </w:tc>
      </w:tr>
      <w:tr xmlns:wp14="http://schemas.microsoft.com/office/word/2010/wordml" w:rsidRPr="0023550B" w:rsidR="00437B6A" w:rsidTr="00437B6A" w14:paraId="5CA0493E" wp14:textId="77777777">
        <w:trPr>
          <w:trHeight w:val="386"/>
          <w:ins w:author="Author" w:id="395"/>
        </w:trPr>
        <w:tc>
          <w:tcPr>
            <w:tcW w:w="863" w:type="pct"/>
            <w:gridSpan w:val="4"/>
            <w:tcBorders>
              <w:top w:val="nil"/>
              <w:left w:val="single" w:color="auto" w:sz="8" w:space="0"/>
              <w:bottom w:val="nil"/>
              <w:right w:val="nil"/>
            </w:tcBorders>
            <w:noWrap/>
            <w:vAlign w:val="center"/>
            <w:hideMark/>
          </w:tcPr>
          <w:p w:rsidRPr="0023550B" w:rsidR="00437B6A" w:rsidP="00620980" w:rsidRDefault="00437B6A" w14:paraId="740AFEF4" wp14:textId="77777777">
            <w:pPr>
              <w:spacing w:after="0"/>
              <w:jc w:val="left"/>
              <w:rPr>
                <w:ins w:author="Author" w:id="396"/>
                <w:rFonts w:cs="Arial"/>
                <w:b/>
                <w:bCs/>
                <w:color w:val="000000"/>
                <w:sz w:val="18"/>
                <w:szCs w:val="18"/>
              </w:rPr>
            </w:pPr>
            <w:ins w:author="Author" w:id="397">
              <w:r w:rsidRPr="0023550B">
                <w:rPr>
                  <w:rFonts w:cs="Arial"/>
                  <w:b/>
                  <w:bCs/>
                  <w:color w:val="000000"/>
                  <w:sz w:val="18"/>
                  <w:szCs w:val="18"/>
                </w:rPr>
                <w:t>Report ID: OPR-SRA-13</w:t>
              </w:r>
              <w:r>
                <w:rPr>
                  <w:rFonts w:cs="Arial"/>
                  <w:b/>
                  <w:bCs/>
                  <w:color w:val="000000"/>
                  <w:sz w:val="18"/>
                  <w:szCs w:val="18"/>
                </w:rPr>
                <w:t>9</w:t>
              </w:r>
            </w:ins>
          </w:p>
        </w:tc>
        <w:tc>
          <w:tcPr>
            <w:tcW w:w="382" w:type="pct"/>
            <w:gridSpan w:val="2"/>
            <w:vMerge w:val="restart"/>
            <w:tcBorders>
              <w:top w:val="nil"/>
              <w:left w:val="nil"/>
              <w:bottom w:val="nil"/>
              <w:right w:val="nil"/>
            </w:tcBorders>
            <w:noWrap/>
            <w:vAlign w:val="bottom"/>
            <w:hideMark/>
          </w:tcPr>
          <w:p w:rsidRPr="0023550B" w:rsidR="00437B6A" w:rsidP="00620980" w:rsidRDefault="00437B6A" w14:paraId="1896FC69" wp14:textId="77777777">
            <w:pPr>
              <w:spacing w:after="0"/>
              <w:jc w:val="left"/>
              <w:rPr>
                <w:ins w:author="Author" w:id="398"/>
                <w:rFonts w:cs="Arial"/>
                <w:b/>
                <w:bCs/>
                <w:color w:val="000000"/>
                <w:sz w:val="18"/>
                <w:szCs w:val="18"/>
              </w:rPr>
            </w:pPr>
          </w:p>
        </w:tc>
        <w:tc>
          <w:tcPr>
            <w:tcW w:w="142" w:type="pct"/>
            <w:vMerge w:val="restart"/>
            <w:tcBorders>
              <w:top w:val="nil"/>
              <w:left w:val="nil"/>
              <w:bottom w:val="nil"/>
              <w:right w:val="nil"/>
            </w:tcBorders>
            <w:noWrap/>
            <w:vAlign w:val="bottom"/>
            <w:hideMark/>
          </w:tcPr>
          <w:p w:rsidRPr="0023550B" w:rsidR="00437B6A" w:rsidP="00620980" w:rsidRDefault="00437B6A" w14:paraId="0649BF54" wp14:textId="77777777">
            <w:pPr>
              <w:spacing w:after="0"/>
              <w:jc w:val="left"/>
              <w:rPr>
                <w:ins w:author="Author" w:id="399"/>
                <w:rFonts w:ascii="Times New Roman" w:hAnsi="Times New Roman"/>
                <w:szCs w:val="20"/>
              </w:rPr>
            </w:pPr>
          </w:p>
        </w:tc>
        <w:tc>
          <w:tcPr>
            <w:tcW w:w="190" w:type="pct"/>
            <w:vMerge w:val="restart"/>
            <w:tcBorders>
              <w:top w:val="nil"/>
              <w:left w:val="nil"/>
              <w:bottom w:val="nil"/>
              <w:right w:val="nil"/>
            </w:tcBorders>
            <w:noWrap/>
            <w:vAlign w:val="bottom"/>
            <w:hideMark/>
          </w:tcPr>
          <w:p w:rsidRPr="0023550B" w:rsidR="00437B6A" w:rsidP="00620980" w:rsidRDefault="00437B6A" w14:paraId="6ECC0AAA" wp14:textId="77777777">
            <w:pPr>
              <w:spacing w:after="0"/>
              <w:jc w:val="left"/>
              <w:rPr>
                <w:ins w:author="Author" w:id="400"/>
                <w:rFonts w:ascii="Times New Roman" w:hAnsi="Times New Roman"/>
                <w:szCs w:val="20"/>
              </w:rPr>
            </w:pPr>
          </w:p>
        </w:tc>
        <w:tc>
          <w:tcPr>
            <w:tcW w:w="221" w:type="pct"/>
            <w:vMerge w:val="restart"/>
            <w:tcBorders>
              <w:top w:val="nil"/>
              <w:left w:val="nil"/>
              <w:bottom w:val="nil"/>
              <w:right w:val="nil"/>
            </w:tcBorders>
            <w:noWrap/>
            <w:vAlign w:val="bottom"/>
            <w:hideMark/>
          </w:tcPr>
          <w:p w:rsidRPr="0023550B" w:rsidR="00437B6A" w:rsidP="00620980" w:rsidRDefault="00437B6A" w14:paraId="6524DEFA" wp14:textId="77777777">
            <w:pPr>
              <w:spacing w:after="0"/>
              <w:jc w:val="left"/>
              <w:rPr>
                <w:ins w:author="Author" w:id="401"/>
                <w:rFonts w:ascii="Times New Roman" w:hAnsi="Times New Roman"/>
                <w:szCs w:val="20"/>
              </w:rPr>
            </w:pPr>
          </w:p>
        </w:tc>
        <w:tc>
          <w:tcPr>
            <w:tcW w:w="131" w:type="pct"/>
            <w:vMerge w:val="restart"/>
            <w:tcBorders>
              <w:top w:val="nil"/>
              <w:left w:val="nil"/>
              <w:bottom w:val="nil"/>
              <w:right w:val="nil"/>
            </w:tcBorders>
            <w:noWrap/>
            <w:vAlign w:val="bottom"/>
            <w:hideMark/>
          </w:tcPr>
          <w:p w:rsidRPr="0023550B" w:rsidR="00437B6A" w:rsidP="00620980" w:rsidRDefault="00437B6A" w14:paraId="28B7D629" wp14:textId="77777777">
            <w:pPr>
              <w:spacing w:after="0"/>
              <w:jc w:val="left"/>
              <w:rPr>
                <w:ins w:author="Author" w:id="402"/>
                <w:rFonts w:ascii="Times New Roman" w:hAnsi="Times New Roman"/>
                <w:szCs w:val="20"/>
              </w:rPr>
            </w:pPr>
          </w:p>
        </w:tc>
        <w:tc>
          <w:tcPr>
            <w:tcW w:w="197" w:type="pct"/>
            <w:vMerge w:val="restart"/>
            <w:tcBorders>
              <w:top w:val="nil"/>
              <w:left w:val="nil"/>
              <w:bottom w:val="nil"/>
              <w:right w:val="nil"/>
            </w:tcBorders>
            <w:noWrap/>
            <w:vAlign w:val="bottom"/>
            <w:hideMark/>
          </w:tcPr>
          <w:p w:rsidRPr="0023550B" w:rsidR="00437B6A" w:rsidP="00620980" w:rsidRDefault="00437B6A" w14:paraId="6994659B" wp14:textId="77777777">
            <w:pPr>
              <w:spacing w:after="0"/>
              <w:jc w:val="left"/>
              <w:rPr>
                <w:ins w:author="Author" w:id="403"/>
                <w:rFonts w:ascii="Times New Roman" w:hAnsi="Times New Roman"/>
                <w:szCs w:val="20"/>
              </w:rPr>
            </w:pPr>
          </w:p>
        </w:tc>
        <w:tc>
          <w:tcPr>
            <w:tcW w:w="212" w:type="pct"/>
            <w:vMerge w:val="restart"/>
            <w:tcBorders>
              <w:top w:val="nil"/>
              <w:left w:val="nil"/>
              <w:bottom w:val="nil"/>
              <w:right w:val="nil"/>
            </w:tcBorders>
            <w:noWrap/>
            <w:vAlign w:val="bottom"/>
            <w:hideMark/>
          </w:tcPr>
          <w:p w:rsidRPr="0023550B" w:rsidR="00437B6A" w:rsidP="00620980" w:rsidRDefault="00437B6A" w14:paraId="643B5451" wp14:textId="77777777">
            <w:pPr>
              <w:spacing w:after="0"/>
              <w:jc w:val="left"/>
              <w:rPr>
                <w:ins w:author="Author" w:id="404"/>
                <w:rFonts w:ascii="Times New Roman" w:hAnsi="Times New Roman"/>
                <w:szCs w:val="20"/>
              </w:rPr>
            </w:pPr>
          </w:p>
        </w:tc>
        <w:tc>
          <w:tcPr>
            <w:tcW w:w="1309" w:type="pct"/>
            <w:gridSpan w:val="8"/>
            <w:tcBorders>
              <w:top w:val="nil"/>
              <w:left w:val="nil"/>
              <w:bottom w:val="nil"/>
              <w:right w:val="nil"/>
            </w:tcBorders>
            <w:noWrap/>
            <w:vAlign w:val="center"/>
            <w:hideMark/>
          </w:tcPr>
          <w:p w:rsidRPr="0023550B" w:rsidR="00437B6A" w:rsidP="00620980" w:rsidRDefault="00437B6A" w14:paraId="0769687C" wp14:textId="77777777">
            <w:pPr>
              <w:spacing w:after="0"/>
              <w:jc w:val="center"/>
              <w:rPr>
                <w:ins w:author="Author" w:id="405"/>
                <w:rFonts w:cs="Arial"/>
                <w:b/>
                <w:bCs/>
                <w:color w:val="000000"/>
                <w:sz w:val="22"/>
                <w:szCs w:val="22"/>
              </w:rPr>
            </w:pPr>
            <w:ins w:author="Author" w:id="406">
              <w:r w:rsidRPr="0023550B">
                <w:rPr>
                  <w:rFonts w:cs="Arial"/>
                  <w:b/>
                  <w:bCs/>
                  <w:color w:val="000000"/>
                  <w:sz w:val="22"/>
                  <w:szCs w:val="22"/>
                </w:rPr>
                <w:t>Department of Health and Human Services</w:t>
              </w:r>
            </w:ins>
          </w:p>
        </w:tc>
        <w:tc>
          <w:tcPr>
            <w:tcW w:w="142" w:type="pct"/>
            <w:vMerge w:val="restart"/>
            <w:tcBorders>
              <w:top w:val="nil"/>
              <w:left w:val="nil"/>
              <w:bottom w:val="nil"/>
              <w:right w:val="nil"/>
            </w:tcBorders>
            <w:noWrap/>
            <w:vAlign w:val="bottom"/>
            <w:hideMark/>
          </w:tcPr>
          <w:p w:rsidRPr="0023550B" w:rsidR="00437B6A" w:rsidP="00620980" w:rsidRDefault="00437B6A" w14:paraId="768D0B10" wp14:textId="77777777">
            <w:pPr>
              <w:spacing w:after="0"/>
              <w:jc w:val="center"/>
              <w:rPr>
                <w:ins w:author="Author" w:id="407"/>
                <w:rFonts w:cs="Arial"/>
                <w:b/>
                <w:bCs/>
                <w:color w:val="000000"/>
                <w:sz w:val="22"/>
                <w:szCs w:val="22"/>
              </w:rPr>
            </w:pPr>
          </w:p>
        </w:tc>
        <w:tc>
          <w:tcPr>
            <w:tcW w:w="122" w:type="pct"/>
            <w:vMerge w:val="restart"/>
            <w:tcBorders>
              <w:top w:val="nil"/>
              <w:left w:val="nil"/>
              <w:bottom w:val="nil"/>
              <w:right w:val="nil"/>
            </w:tcBorders>
            <w:noWrap/>
            <w:vAlign w:val="bottom"/>
            <w:hideMark/>
          </w:tcPr>
          <w:p w:rsidRPr="0023550B" w:rsidR="00437B6A" w:rsidP="00620980" w:rsidRDefault="00437B6A" w14:paraId="7F0330E0" wp14:textId="77777777">
            <w:pPr>
              <w:spacing w:after="0"/>
              <w:jc w:val="left"/>
              <w:rPr>
                <w:ins w:author="Author" w:id="408"/>
                <w:rFonts w:ascii="Times New Roman" w:hAnsi="Times New Roman"/>
                <w:szCs w:val="20"/>
              </w:rPr>
            </w:pPr>
          </w:p>
        </w:tc>
        <w:tc>
          <w:tcPr>
            <w:tcW w:w="142" w:type="pct"/>
            <w:vMerge w:val="restart"/>
            <w:tcBorders>
              <w:top w:val="nil"/>
              <w:left w:val="nil"/>
              <w:bottom w:val="nil"/>
              <w:right w:val="nil"/>
            </w:tcBorders>
            <w:noWrap/>
            <w:vAlign w:val="bottom"/>
            <w:hideMark/>
          </w:tcPr>
          <w:p w:rsidRPr="0023550B" w:rsidR="00437B6A" w:rsidP="00620980" w:rsidRDefault="00437B6A" w14:paraId="0F671241" wp14:textId="77777777">
            <w:pPr>
              <w:spacing w:after="0"/>
              <w:jc w:val="left"/>
              <w:rPr>
                <w:ins w:author="Author" w:id="409"/>
                <w:rFonts w:ascii="Times New Roman" w:hAnsi="Times New Roman"/>
                <w:szCs w:val="20"/>
              </w:rPr>
            </w:pPr>
          </w:p>
        </w:tc>
        <w:tc>
          <w:tcPr>
            <w:tcW w:w="135" w:type="pct"/>
            <w:vMerge w:val="restart"/>
            <w:tcBorders>
              <w:top w:val="nil"/>
              <w:left w:val="nil"/>
              <w:bottom w:val="nil"/>
              <w:right w:val="nil"/>
            </w:tcBorders>
            <w:noWrap/>
            <w:vAlign w:val="bottom"/>
            <w:hideMark/>
          </w:tcPr>
          <w:p w:rsidRPr="0023550B" w:rsidR="00437B6A" w:rsidP="00620980" w:rsidRDefault="00437B6A" w14:paraId="193D2F50" wp14:textId="77777777">
            <w:pPr>
              <w:spacing w:after="0"/>
              <w:jc w:val="left"/>
              <w:rPr>
                <w:ins w:author="Author" w:id="410"/>
                <w:rFonts w:ascii="Times New Roman" w:hAnsi="Times New Roman"/>
                <w:szCs w:val="20"/>
              </w:rPr>
            </w:pPr>
          </w:p>
        </w:tc>
        <w:tc>
          <w:tcPr>
            <w:tcW w:w="135" w:type="pct"/>
            <w:vMerge w:val="restart"/>
            <w:tcBorders>
              <w:top w:val="nil"/>
              <w:left w:val="nil"/>
              <w:bottom w:val="nil"/>
              <w:right w:val="nil"/>
            </w:tcBorders>
            <w:noWrap/>
            <w:vAlign w:val="bottom"/>
            <w:hideMark/>
          </w:tcPr>
          <w:p w:rsidRPr="0023550B" w:rsidR="00437B6A" w:rsidP="00620980" w:rsidRDefault="00437B6A" w14:paraId="390E544E" wp14:textId="77777777">
            <w:pPr>
              <w:spacing w:after="0"/>
              <w:jc w:val="left"/>
              <w:rPr>
                <w:ins w:author="Author" w:id="411"/>
                <w:rFonts w:ascii="Times New Roman" w:hAnsi="Times New Roman"/>
                <w:szCs w:val="20"/>
              </w:rPr>
            </w:pPr>
          </w:p>
        </w:tc>
        <w:tc>
          <w:tcPr>
            <w:tcW w:w="200" w:type="pct"/>
            <w:vMerge w:val="restart"/>
            <w:tcBorders>
              <w:top w:val="nil"/>
              <w:left w:val="nil"/>
              <w:bottom w:val="nil"/>
              <w:right w:val="nil"/>
            </w:tcBorders>
            <w:noWrap/>
            <w:vAlign w:val="bottom"/>
            <w:hideMark/>
          </w:tcPr>
          <w:p w:rsidRPr="0023550B" w:rsidR="00437B6A" w:rsidP="00620980" w:rsidRDefault="00437B6A" w14:paraId="6D4C27DD" wp14:textId="77777777">
            <w:pPr>
              <w:spacing w:after="0"/>
              <w:jc w:val="left"/>
              <w:rPr>
                <w:ins w:author="Author" w:id="412"/>
                <w:rFonts w:ascii="Times New Roman" w:hAnsi="Times New Roman"/>
                <w:szCs w:val="20"/>
              </w:rPr>
            </w:pPr>
          </w:p>
        </w:tc>
        <w:tc>
          <w:tcPr>
            <w:tcW w:w="201" w:type="pct"/>
            <w:vMerge w:val="restart"/>
            <w:tcBorders>
              <w:top w:val="nil"/>
              <w:left w:val="nil"/>
              <w:bottom w:val="nil"/>
              <w:right w:val="nil"/>
            </w:tcBorders>
            <w:noWrap/>
            <w:vAlign w:val="bottom"/>
            <w:hideMark/>
          </w:tcPr>
          <w:p w:rsidRPr="0023550B" w:rsidR="00437B6A" w:rsidP="00620980" w:rsidRDefault="00437B6A" w14:paraId="0A51758D" wp14:textId="77777777">
            <w:pPr>
              <w:spacing w:after="0"/>
              <w:jc w:val="left"/>
              <w:rPr>
                <w:ins w:author="Author" w:id="413"/>
                <w:rFonts w:ascii="Times New Roman" w:hAnsi="Times New Roman"/>
                <w:szCs w:val="20"/>
              </w:rPr>
            </w:pPr>
          </w:p>
        </w:tc>
        <w:tc>
          <w:tcPr>
            <w:tcW w:w="278" w:type="pct"/>
            <w:vMerge/>
            <w:tcBorders>
              <w:top w:val="nil"/>
              <w:left w:val="nil"/>
              <w:bottom w:val="nil"/>
              <w:right w:val="nil"/>
            </w:tcBorders>
            <w:vAlign w:val="center"/>
            <w:hideMark/>
          </w:tcPr>
          <w:p w:rsidRPr="0023550B" w:rsidR="00437B6A" w:rsidP="00620980" w:rsidRDefault="00437B6A" w14:paraId="6592C95E" wp14:textId="77777777">
            <w:pPr>
              <w:spacing w:after="0"/>
              <w:jc w:val="left"/>
              <w:rPr>
                <w:ins w:author="Author" w:id="414"/>
                <w:rFonts w:ascii="Tahoma" w:hAnsi="Tahoma" w:cs="Tahoma"/>
                <w:color w:val="000000"/>
                <w:szCs w:val="20"/>
              </w:rPr>
            </w:pPr>
          </w:p>
        </w:tc>
      </w:tr>
      <w:tr xmlns:wp14="http://schemas.microsoft.com/office/word/2010/wordml" w:rsidRPr="0023550B" w:rsidR="00437B6A" w:rsidTr="00437B6A" w14:paraId="0ACECDC2" wp14:textId="77777777">
        <w:trPr>
          <w:trHeight w:val="386"/>
          <w:ins w:author="Author" w:id="415"/>
        </w:trPr>
        <w:tc>
          <w:tcPr>
            <w:tcW w:w="175" w:type="pct"/>
            <w:tcBorders>
              <w:top w:val="nil"/>
              <w:left w:val="single" w:color="auto" w:sz="8" w:space="0"/>
              <w:bottom w:val="nil"/>
              <w:right w:val="nil"/>
            </w:tcBorders>
            <w:noWrap/>
            <w:vAlign w:val="bottom"/>
            <w:hideMark/>
          </w:tcPr>
          <w:p w:rsidRPr="0023550B" w:rsidR="00437B6A" w:rsidP="00620980" w:rsidRDefault="00437B6A" w14:paraId="072CA93B" wp14:textId="77777777">
            <w:pPr>
              <w:spacing w:after="0"/>
              <w:jc w:val="left"/>
              <w:rPr>
                <w:ins w:author="Author" w:id="416"/>
                <w:rFonts w:ascii="Tahoma" w:hAnsi="Tahoma" w:cs="Tahoma"/>
                <w:color w:val="000000"/>
                <w:szCs w:val="20"/>
              </w:rPr>
            </w:pPr>
          </w:p>
        </w:tc>
        <w:tc>
          <w:tcPr>
            <w:tcW w:w="247" w:type="pct"/>
            <w:tcBorders>
              <w:top w:val="nil"/>
              <w:left w:val="nil"/>
              <w:bottom w:val="nil"/>
              <w:right w:val="nil"/>
            </w:tcBorders>
            <w:noWrap/>
            <w:vAlign w:val="bottom"/>
            <w:hideMark/>
          </w:tcPr>
          <w:p w:rsidRPr="0023550B" w:rsidR="00437B6A" w:rsidP="00620980" w:rsidRDefault="00437B6A" w14:paraId="1C7C0F32" wp14:textId="77777777">
            <w:pPr>
              <w:spacing w:after="0"/>
              <w:jc w:val="left"/>
              <w:rPr>
                <w:ins w:author="Author" w:id="417"/>
                <w:rFonts w:ascii="Tahoma" w:hAnsi="Tahoma" w:cs="Tahoma"/>
                <w:color w:val="000000"/>
                <w:szCs w:val="20"/>
              </w:rPr>
            </w:pPr>
          </w:p>
        </w:tc>
        <w:tc>
          <w:tcPr>
            <w:tcW w:w="189" w:type="pct"/>
            <w:tcBorders>
              <w:top w:val="nil"/>
              <w:left w:val="nil"/>
              <w:bottom w:val="nil"/>
              <w:right w:val="nil"/>
            </w:tcBorders>
            <w:noWrap/>
            <w:vAlign w:val="bottom"/>
            <w:hideMark/>
          </w:tcPr>
          <w:p w:rsidRPr="0023550B" w:rsidR="00437B6A" w:rsidP="00620980" w:rsidRDefault="00437B6A" w14:paraId="10E225B1" wp14:textId="77777777">
            <w:pPr>
              <w:spacing w:after="0"/>
              <w:jc w:val="left"/>
              <w:rPr>
                <w:ins w:author="Author" w:id="418"/>
                <w:rFonts w:ascii="Times New Roman" w:hAnsi="Times New Roman"/>
                <w:szCs w:val="20"/>
              </w:rPr>
            </w:pPr>
          </w:p>
        </w:tc>
        <w:tc>
          <w:tcPr>
            <w:tcW w:w="251" w:type="pct"/>
            <w:tcBorders>
              <w:top w:val="nil"/>
              <w:left w:val="nil"/>
              <w:bottom w:val="nil"/>
              <w:right w:val="nil"/>
            </w:tcBorders>
            <w:noWrap/>
            <w:vAlign w:val="bottom"/>
            <w:hideMark/>
          </w:tcPr>
          <w:p w:rsidRPr="0023550B" w:rsidR="00437B6A" w:rsidP="00620980" w:rsidRDefault="00437B6A" w14:paraId="039AC23E" wp14:textId="77777777">
            <w:pPr>
              <w:spacing w:after="0"/>
              <w:jc w:val="left"/>
              <w:rPr>
                <w:ins w:author="Author" w:id="419"/>
                <w:rFonts w:ascii="Times New Roman" w:hAnsi="Times New Roman"/>
                <w:szCs w:val="20"/>
              </w:rPr>
            </w:pPr>
          </w:p>
        </w:tc>
        <w:tc>
          <w:tcPr>
            <w:tcW w:w="382" w:type="pct"/>
            <w:gridSpan w:val="2"/>
            <w:vMerge/>
            <w:tcBorders>
              <w:top w:val="nil"/>
              <w:left w:val="nil"/>
              <w:bottom w:val="nil"/>
              <w:right w:val="nil"/>
            </w:tcBorders>
            <w:vAlign w:val="center"/>
            <w:hideMark/>
          </w:tcPr>
          <w:p w:rsidRPr="0023550B" w:rsidR="00437B6A" w:rsidP="00620980" w:rsidRDefault="00437B6A" w14:paraId="719C5B14" wp14:textId="77777777">
            <w:pPr>
              <w:spacing w:after="0"/>
              <w:jc w:val="left"/>
              <w:rPr>
                <w:ins w:author="Author" w:id="420"/>
                <w:rFonts w:cs="Arial"/>
                <w:b/>
                <w:bCs/>
                <w:color w:val="000000"/>
                <w:sz w:val="18"/>
                <w:szCs w:val="18"/>
              </w:rPr>
            </w:pPr>
          </w:p>
        </w:tc>
        <w:tc>
          <w:tcPr>
            <w:tcW w:w="142" w:type="pct"/>
            <w:vMerge/>
            <w:tcBorders>
              <w:top w:val="nil"/>
              <w:left w:val="nil"/>
              <w:bottom w:val="nil"/>
              <w:right w:val="nil"/>
            </w:tcBorders>
            <w:vAlign w:val="center"/>
            <w:hideMark/>
          </w:tcPr>
          <w:p w:rsidRPr="0023550B" w:rsidR="00437B6A" w:rsidP="00620980" w:rsidRDefault="00437B6A" w14:paraId="3D068847" wp14:textId="77777777">
            <w:pPr>
              <w:spacing w:after="0"/>
              <w:jc w:val="left"/>
              <w:rPr>
                <w:ins w:author="Author" w:id="421"/>
                <w:rFonts w:ascii="Times New Roman" w:hAnsi="Times New Roman"/>
                <w:szCs w:val="20"/>
              </w:rPr>
            </w:pPr>
          </w:p>
        </w:tc>
        <w:tc>
          <w:tcPr>
            <w:tcW w:w="190" w:type="pct"/>
            <w:vMerge/>
            <w:tcBorders>
              <w:top w:val="nil"/>
              <w:left w:val="nil"/>
              <w:bottom w:val="nil"/>
              <w:right w:val="nil"/>
            </w:tcBorders>
            <w:vAlign w:val="center"/>
            <w:hideMark/>
          </w:tcPr>
          <w:p w:rsidRPr="0023550B" w:rsidR="00437B6A" w:rsidP="00620980" w:rsidRDefault="00437B6A" w14:paraId="13C24AEC" wp14:textId="77777777">
            <w:pPr>
              <w:spacing w:after="0"/>
              <w:jc w:val="left"/>
              <w:rPr>
                <w:ins w:author="Author" w:id="422"/>
                <w:rFonts w:ascii="Times New Roman" w:hAnsi="Times New Roman"/>
                <w:szCs w:val="20"/>
              </w:rPr>
            </w:pPr>
          </w:p>
        </w:tc>
        <w:tc>
          <w:tcPr>
            <w:tcW w:w="221" w:type="pct"/>
            <w:vMerge/>
            <w:tcBorders>
              <w:top w:val="nil"/>
              <w:left w:val="nil"/>
              <w:bottom w:val="nil"/>
              <w:right w:val="nil"/>
            </w:tcBorders>
            <w:vAlign w:val="center"/>
            <w:hideMark/>
          </w:tcPr>
          <w:p w:rsidRPr="0023550B" w:rsidR="00437B6A" w:rsidP="00620980" w:rsidRDefault="00437B6A" w14:paraId="24D3E531" wp14:textId="77777777">
            <w:pPr>
              <w:spacing w:after="0"/>
              <w:jc w:val="left"/>
              <w:rPr>
                <w:ins w:author="Author" w:id="423"/>
                <w:rFonts w:ascii="Times New Roman" w:hAnsi="Times New Roman"/>
                <w:szCs w:val="20"/>
              </w:rPr>
            </w:pPr>
          </w:p>
        </w:tc>
        <w:tc>
          <w:tcPr>
            <w:tcW w:w="131" w:type="pct"/>
            <w:vMerge/>
            <w:tcBorders>
              <w:top w:val="nil"/>
              <w:left w:val="nil"/>
              <w:bottom w:val="nil"/>
              <w:right w:val="nil"/>
            </w:tcBorders>
            <w:vAlign w:val="center"/>
            <w:hideMark/>
          </w:tcPr>
          <w:p w:rsidRPr="0023550B" w:rsidR="00437B6A" w:rsidP="00620980" w:rsidRDefault="00437B6A" w14:paraId="61B0E24C" wp14:textId="77777777">
            <w:pPr>
              <w:spacing w:after="0"/>
              <w:jc w:val="left"/>
              <w:rPr>
                <w:ins w:author="Author" w:id="424"/>
                <w:rFonts w:ascii="Times New Roman" w:hAnsi="Times New Roman"/>
                <w:szCs w:val="20"/>
              </w:rPr>
            </w:pPr>
          </w:p>
        </w:tc>
        <w:tc>
          <w:tcPr>
            <w:tcW w:w="197" w:type="pct"/>
            <w:vMerge/>
            <w:tcBorders>
              <w:top w:val="nil"/>
              <w:left w:val="nil"/>
              <w:bottom w:val="nil"/>
              <w:right w:val="nil"/>
            </w:tcBorders>
            <w:vAlign w:val="center"/>
            <w:hideMark/>
          </w:tcPr>
          <w:p w:rsidRPr="0023550B" w:rsidR="00437B6A" w:rsidP="00620980" w:rsidRDefault="00437B6A" w14:paraId="109C9DCF" wp14:textId="77777777">
            <w:pPr>
              <w:spacing w:after="0"/>
              <w:jc w:val="left"/>
              <w:rPr>
                <w:ins w:author="Author" w:id="425"/>
                <w:rFonts w:ascii="Times New Roman" w:hAnsi="Times New Roman"/>
                <w:szCs w:val="20"/>
              </w:rPr>
            </w:pPr>
          </w:p>
        </w:tc>
        <w:tc>
          <w:tcPr>
            <w:tcW w:w="212" w:type="pct"/>
            <w:vMerge/>
            <w:tcBorders>
              <w:top w:val="nil"/>
              <w:left w:val="nil"/>
              <w:bottom w:val="nil"/>
              <w:right w:val="nil"/>
            </w:tcBorders>
            <w:vAlign w:val="center"/>
            <w:hideMark/>
          </w:tcPr>
          <w:p w:rsidRPr="0023550B" w:rsidR="00437B6A" w:rsidP="00620980" w:rsidRDefault="00437B6A" w14:paraId="1DFFC390" wp14:textId="77777777">
            <w:pPr>
              <w:spacing w:after="0"/>
              <w:jc w:val="left"/>
              <w:rPr>
                <w:ins w:author="Author" w:id="426"/>
                <w:rFonts w:ascii="Times New Roman" w:hAnsi="Times New Roman"/>
                <w:szCs w:val="20"/>
              </w:rPr>
            </w:pPr>
          </w:p>
        </w:tc>
        <w:tc>
          <w:tcPr>
            <w:tcW w:w="1309" w:type="pct"/>
            <w:gridSpan w:val="8"/>
            <w:tcBorders>
              <w:top w:val="nil"/>
              <w:left w:val="nil"/>
              <w:bottom w:val="nil"/>
              <w:right w:val="nil"/>
            </w:tcBorders>
            <w:noWrap/>
            <w:vAlign w:val="center"/>
            <w:hideMark/>
          </w:tcPr>
          <w:p w:rsidRPr="0023550B" w:rsidR="00437B6A" w:rsidP="00620980" w:rsidRDefault="00437B6A" w14:paraId="30FF3026" wp14:textId="77777777">
            <w:pPr>
              <w:spacing w:after="0"/>
              <w:jc w:val="center"/>
              <w:rPr>
                <w:ins w:author="Author" w:id="427"/>
                <w:rFonts w:cs="Arial"/>
                <w:b/>
                <w:bCs/>
                <w:color w:val="000000"/>
                <w:sz w:val="22"/>
                <w:szCs w:val="22"/>
              </w:rPr>
            </w:pPr>
            <w:ins w:author="Author" w:id="428">
              <w:r w:rsidRPr="0023550B">
                <w:rPr>
                  <w:rFonts w:cs="Arial"/>
                  <w:b/>
                  <w:bCs/>
                  <w:color w:val="000000"/>
                  <w:sz w:val="22"/>
                  <w:szCs w:val="22"/>
                </w:rPr>
                <w:t>Service Authorization Status Report</w:t>
              </w:r>
            </w:ins>
          </w:p>
        </w:tc>
        <w:tc>
          <w:tcPr>
            <w:tcW w:w="142" w:type="pct"/>
            <w:vMerge/>
            <w:tcBorders>
              <w:top w:val="nil"/>
              <w:left w:val="nil"/>
              <w:bottom w:val="nil"/>
              <w:right w:val="nil"/>
            </w:tcBorders>
            <w:vAlign w:val="center"/>
            <w:hideMark/>
          </w:tcPr>
          <w:p w:rsidRPr="0023550B" w:rsidR="00437B6A" w:rsidP="00620980" w:rsidRDefault="00437B6A" w14:paraId="498F9EBC" wp14:textId="77777777">
            <w:pPr>
              <w:spacing w:after="0"/>
              <w:jc w:val="left"/>
              <w:rPr>
                <w:ins w:author="Author" w:id="429"/>
                <w:rFonts w:cs="Arial"/>
                <w:b/>
                <w:bCs/>
                <w:color w:val="000000"/>
                <w:sz w:val="22"/>
                <w:szCs w:val="22"/>
              </w:rPr>
            </w:pPr>
          </w:p>
        </w:tc>
        <w:tc>
          <w:tcPr>
            <w:tcW w:w="122" w:type="pct"/>
            <w:vMerge/>
            <w:tcBorders>
              <w:top w:val="nil"/>
              <w:left w:val="nil"/>
              <w:bottom w:val="nil"/>
              <w:right w:val="nil"/>
            </w:tcBorders>
            <w:vAlign w:val="center"/>
            <w:hideMark/>
          </w:tcPr>
          <w:p w:rsidRPr="0023550B" w:rsidR="00437B6A" w:rsidP="00620980" w:rsidRDefault="00437B6A" w14:paraId="21DB18DC" wp14:textId="77777777">
            <w:pPr>
              <w:spacing w:after="0"/>
              <w:jc w:val="left"/>
              <w:rPr>
                <w:ins w:author="Author" w:id="430"/>
                <w:rFonts w:ascii="Times New Roman" w:hAnsi="Times New Roman"/>
                <w:szCs w:val="20"/>
              </w:rPr>
            </w:pPr>
          </w:p>
        </w:tc>
        <w:tc>
          <w:tcPr>
            <w:tcW w:w="142" w:type="pct"/>
            <w:vMerge/>
            <w:tcBorders>
              <w:top w:val="nil"/>
              <w:left w:val="nil"/>
              <w:bottom w:val="nil"/>
              <w:right w:val="nil"/>
            </w:tcBorders>
            <w:vAlign w:val="center"/>
            <w:hideMark/>
          </w:tcPr>
          <w:p w:rsidRPr="0023550B" w:rsidR="00437B6A" w:rsidP="00620980" w:rsidRDefault="00437B6A" w14:paraId="6391C573" wp14:textId="77777777">
            <w:pPr>
              <w:spacing w:after="0"/>
              <w:jc w:val="left"/>
              <w:rPr>
                <w:ins w:author="Author" w:id="431"/>
                <w:rFonts w:ascii="Times New Roman" w:hAnsi="Times New Roman"/>
                <w:szCs w:val="20"/>
              </w:rPr>
            </w:pPr>
          </w:p>
        </w:tc>
        <w:tc>
          <w:tcPr>
            <w:tcW w:w="135" w:type="pct"/>
            <w:vMerge/>
            <w:tcBorders>
              <w:top w:val="nil"/>
              <w:left w:val="nil"/>
              <w:bottom w:val="nil"/>
              <w:right w:val="nil"/>
            </w:tcBorders>
            <w:vAlign w:val="center"/>
            <w:hideMark/>
          </w:tcPr>
          <w:p w:rsidRPr="0023550B" w:rsidR="00437B6A" w:rsidP="00620980" w:rsidRDefault="00437B6A" w14:paraId="5A3815BA" wp14:textId="77777777">
            <w:pPr>
              <w:spacing w:after="0"/>
              <w:jc w:val="left"/>
              <w:rPr>
                <w:ins w:author="Author" w:id="432"/>
                <w:rFonts w:ascii="Times New Roman" w:hAnsi="Times New Roman"/>
                <w:szCs w:val="20"/>
              </w:rPr>
            </w:pPr>
          </w:p>
        </w:tc>
        <w:tc>
          <w:tcPr>
            <w:tcW w:w="135" w:type="pct"/>
            <w:vMerge/>
            <w:tcBorders>
              <w:top w:val="nil"/>
              <w:left w:val="nil"/>
              <w:bottom w:val="nil"/>
              <w:right w:val="nil"/>
            </w:tcBorders>
            <w:vAlign w:val="center"/>
            <w:hideMark/>
          </w:tcPr>
          <w:p w:rsidRPr="0023550B" w:rsidR="00437B6A" w:rsidP="00620980" w:rsidRDefault="00437B6A" w14:paraId="259672F6" wp14:textId="77777777">
            <w:pPr>
              <w:spacing w:after="0"/>
              <w:jc w:val="left"/>
              <w:rPr>
                <w:ins w:author="Author" w:id="433"/>
                <w:rFonts w:ascii="Times New Roman" w:hAnsi="Times New Roman"/>
                <w:szCs w:val="20"/>
              </w:rPr>
            </w:pPr>
          </w:p>
        </w:tc>
        <w:tc>
          <w:tcPr>
            <w:tcW w:w="200" w:type="pct"/>
            <w:vMerge/>
            <w:tcBorders>
              <w:top w:val="nil"/>
              <w:left w:val="nil"/>
              <w:bottom w:val="nil"/>
              <w:right w:val="nil"/>
            </w:tcBorders>
            <w:vAlign w:val="center"/>
            <w:hideMark/>
          </w:tcPr>
          <w:p w:rsidRPr="0023550B" w:rsidR="00437B6A" w:rsidP="00620980" w:rsidRDefault="00437B6A" w14:paraId="6568FD20" wp14:textId="77777777">
            <w:pPr>
              <w:spacing w:after="0"/>
              <w:jc w:val="left"/>
              <w:rPr>
                <w:ins w:author="Author" w:id="434"/>
                <w:rFonts w:ascii="Times New Roman" w:hAnsi="Times New Roman"/>
                <w:szCs w:val="20"/>
              </w:rPr>
            </w:pPr>
          </w:p>
        </w:tc>
        <w:tc>
          <w:tcPr>
            <w:tcW w:w="201" w:type="pct"/>
            <w:vMerge/>
            <w:tcBorders>
              <w:top w:val="nil"/>
              <w:left w:val="nil"/>
              <w:bottom w:val="nil"/>
              <w:right w:val="nil"/>
            </w:tcBorders>
            <w:vAlign w:val="center"/>
            <w:hideMark/>
          </w:tcPr>
          <w:p w:rsidRPr="0023550B" w:rsidR="00437B6A" w:rsidP="00620980" w:rsidRDefault="00437B6A" w14:paraId="3AD7EAE4" wp14:textId="77777777">
            <w:pPr>
              <w:spacing w:after="0"/>
              <w:jc w:val="left"/>
              <w:rPr>
                <w:ins w:author="Author" w:id="435"/>
                <w:rFonts w:ascii="Times New Roman" w:hAnsi="Times New Roman"/>
                <w:szCs w:val="20"/>
              </w:rPr>
            </w:pPr>
          </w:p>
        </w:tc>
        <w:tc>
          <w:tcPr>
            <w:tcW w:w="278" w:type="pct"/>
            <w:vMerge/>
            <w:tcBorders>
              <w:top w:val="nil"/>
              <w:left w:val="nil"/>
              <w:bottom w:val="nil"/>
              <w:right w:val="nil"/>
            </w:tcBorders>
            <w:vAlign w:val="center"/>
            <w:hideMark/>
          </w:tcPr>
          <w:p w:rsidRPr="0023550B" w:rsidR="00437B6A" w:rsidP="00620980" w:rsidRDefault="00437B6A" w14:paraId="180E8F0C" wp14:textId="77777777">
            <w:pPr>
              <w:spacing w:after="0"/>
              <w:jc w:val="left"/>
              <w:rPr>
                <w:ins w:author="Author" w:id="436"/>
                <w:rFonts w:ascii="Tahoma" w:hAnsi="Tahoma" w:cs="Tahoma"/>
                <w:color w:val="000000"/>
                <w:szCs w:val="20"/>
              </w:rPr>
            </w:pPr>
          </w:p>
        </w:tc>
      </w:tr>
      <w:tr xmlns:wp14="http://schemas.microsoft.com/office/word/2010/wordml" w:rsidRPr="0023550B" w:rsidR="00437B6A" w:rsidTr="00437B6A" w14:paraId="75CF204F" wp14:textId="77777777">
        <w:trPr>
          <w:trHeight w:val="415"/>
          <w:ins w:author="Author" w:id="437"/>
        </w:trPr>
        <w:tc>
          <w:tcPr>
            <w:tcW w:w="175" w:type="pct"/>
            <w:tcBorders>
              <w:top w:val="nil"/>
              <w:left w:val="single" w:color="auto" w:sz="8" w:space="0"/>
              <w:bottom w:val="nil"/>
              <w:right w:val="nil"/>
            </w:tcBorders>
            <w:noWrap/>
            <w:vAlign w:val="bottom"/>
            <w:hideMark/>
          </w:tcPr>
          <w:p w:rsidRPr="0023550B" w:rsidR="00437B6A" w:rsidP="00620980" w:rsidRDefault="00437B6A" w14:paraId="4605A847" wp14:textId="77777777">
            <w:pPr>
              <w:spacing w:after="0"/>
              <w:jc w:val="left"/>
              <w:rPr>
                <w:ins w:author="Author" w:id="438"/>
                <w:rFonts w:ascii="Tahoma" w:hAnsi="Tahoma" w:cs="Tahoma"/>
                <w:color w:val="000000"/>
                <w:szCs w:val="20"/>
              </w:rPr>
            </w:pPr>
          </w:p>
        </w:tc>
        <w:tc>
          <w:tcPr>
            <w:tcW w:w="247" w:type="pct"/>
            <w:tcBorders>
              <w:top w:val="nil"/>
              <w:left w:val="nil"/>
              <w:bottom w:val="nil"/>
              <w:right w:val="nil"/>
            </w:tcBorders>
            <w:noWrap/>
            <w:vAlign w:val="bottom"/>
            <w:hideMark/>
          </w:tcPr>
          <w:p w:rsidRPr="0023550B" w:rsidR="00437B6A" w:rsidP="00620980" w:rsidRDefault="00437B6A" w14:paraId="0033F936" wp14:textId="77777777">
            <w:pPr>
              <w:spacing w:after="0"/>
              <w:jc w:val="left"/>
              <w:rPr>
                <w:ins w:author="Author" w:id="439"/>
                <w:rFonts w:ascii="Tahoma" w:hAnsi="Tahoma" w:cs="Tahoma"/>
                <w:color w:val="000000"/>
                <w:szCs w:val="20"/>
              </w:rPr>
            </w:pPr>
          </w:p>
        </w:tc>
        <w:tc>
          <w:tcPr>
            <w:tcW w:w="189" w:type="pct"/>
            <w:tcBorders>
              <w:top w:val="nil"/>
              <w:left w:val="nil"/>
              <w:bottom w:val="nil"/>
              <w:right w:val="nil"/>
            </w:tcBorders>
            <w:noWrap/>
            <w:vAlign w:val="bottom"/>
            <w:hideMark/>
          </w:tcPr>
          <w:p w:rsidRPr="0023550B" w:rsidR="00437B6A" w:rsidP="00620980" w:rsidRDefault="00437B6A" w14:paraId="7A20CA6C" wp14:textId="77777777">
            <w:pPr>
              <w:spacing w:after="0"/>
              <w:jc w:val="left"/>
              <w:rPr>
                <w:ins w:author="Author" w:id="440"/>
                <w:rFonts w:ascii="Times New Roman" w:hAnsi="Times New Roman"/>
                <w:szCs w:val="20"/>
              </w:rPr>
            </w:pPr>
          </w:p>
        </w:tc>
        <w:tc>
          <w:tcPr>
            <w:tcW w:w="251" w:type="pct"/>
            <w:tcBorders>
              <w:top w:val="nil"/>
              <w:left w:val="nil"/>
              <w:bottom w:val="nil"/>
              <w:right w:val="nil"/>
            </w:tcBorders>
            <w:noWrap/>
            <w:vAlign w:val="bottom"/>
            <w:hideMark/>
          </w:tcPr>
          <w:p w:rsidRPr="0023550B" w:rsidR="00437B6A" w:rsidP="00620980" w:rsidRDefault="00437B6A" w14:paraId="2D55FF58" wp14:textId="77777777">
            <w:pPr>
              <w:spacing w:after="0"/>
              <w:jc w:val="left"/>
              <w:rPr>
                <w:ins w:author="Author" w:id="441"/>
                <w:rFonts w:ascii="Times New Roman" w:hAnsi="Times New Roman"/>
                <w:szCs w:val="20"/>
              </w:rPr>
            </w:pPr>
          </w:p>
        </w:tc>
        <w:tc>
          <w:tcPr>
            <w:tcW w:w="382" w:type="pct"/>
            <w:gridSpan w:val="2"/>
            <w:tcBorders>
              <w:top w:val="nil"/>
              <w:left w:val="nil"/>
              <w:bottom w:val="nil"/>
              <w:right w:val="nil"/>
            </w:tcBorders>
            <w:noWrap/>
            <w:vAlign w:val="bottom"/>
            <w:hideMark/>
          </w:tcPr>
          <w:p w:rsidRPr="0023550B" w:rsidR="00437B6A" w:rsidP="00620980" w:rsidRDefault="00437B6A" w14:paraId="01C55674" wp14:textId="77777777">
            <w:pPr>
              <w:spacing w:after="0"/>
              <w:jc w:val="left"/>
              <w:rPr>
                <w:ins w:author="Author" w:id="442"/>
                <w:rFonts w:ascii="Times New Roman" w:hAnsi="Times New Roman"/>
                <w:szCs w:val="20"/>
              </w:rPr>
            </w:pPr>
          </w:p>
        </w:tc>
        <w:tc>
          <w:tcPr>
            <w:tcW w:w="142" w:type="pct"/>
            <w:tcBorders>
              <w:top w:val="nil"/>
              <w:left w:val="nil"/>
              <w:bottom w:val="nil"/>
              <w:right w:val="nil"/>
            </w:tcBorders>
            <w:noWrap/>
            <w:vAlign w:val="bottom"/>
            <w:hideMark/>
          </w:tcPr>
          <w:p w:rsidRPr="0023550B" w:rsidR="00437B6A" w:rsidP="00620980" w:rsidRDefault="00437B6A" w14:paraId="0894CA93" wp14:textId="77777777">
            <w:pPr>
              <w:spacing w:after="0"/>
              <w:jc w:val="left"/>
              <w:rPr>
                <w:ins w:author="Author" w:id="443"/>
                <w:rFonts w:ascii="Times New Roman" w:hAnsi="Times New Roman"/>
                <w:szCs w:val="20"/>
              </w:rPr>
            </w:pPr>
          </w:p>
        </w:tc>
        <w:tc>
          <w:tcPr>
            <w:tcW w:w="190" w:type="pct"/>
            <w:tcBorders>
              <w:top w:val="nil"/>
              <w:left w:val="nil"/>
              <w:bottom w:val="nil"/>
              <w:right w:val="nil"/>
            </w:tcBorders>
            <w:noWrap/>
            <w:vAlign w:val="bottom"/>
            <w:hideMark/>
          </w:tcPr>
          <w:p w:rsidRPr="0023550B" w:rsidR="00437B6A" w:rsidP="00620980" w:rsidRDefault="00437B6A" w14:paraId="3952B085" wp14:textId="77777777">
            <w:pPr>
              <w:spacing w:after="0"/>
              <w:jc w:val="left"/>
              <w:rPr>
                <w:ins w:author="Author" w:id="444"/>
                <w:rFonts w:ascii="Times New Roman" w:hAnsi="Times New Roman"/>
                <w:szCs w:val="20"/>
              </w:rPr>
            </w:pPr>
          </w:p>
        </w:tc>
        <w:tc>
          <w:tcPr>
            <w:tcW w:w="221" w:type="pct"/>
            <w:tcBorders>
              <w:top w:val="nil"/>
              <w:left w:val="nil"/>
              <w:bottom w:val="nil"/>
              <w:right w:val="nil"/>
            </w:tcBorders>
            <w:noWrap/>
            <w:vAlign w:val="bottom"/>
            <w:hideMark/>
          </w:tcPr>
          <w:p w:rsidRPr="0023550B" w:rsidR="00437B6A" w:rsidP="00620980" w:rsidRDefault="00437B6A" w14:paraId="36597325" wp14:textId="77777777">
            <w:pPr>
              <w:spacing w:after="0"/>
              <w:jc w:val="left"/>
              <w:rPr>
                <w:ins w:author="Author" w:id="445"/>
                <w:rFonts w:ascii="Times New Roman" w:hAnsi="Times New Roman"/>
                <w:szCs w:val="20"/>
              </w:rPr>
            </w:pPr>
          </w:p>
        </w:tc>
        <w:tc>
          <w:tcPr>
            <w:tcW w:w="131" w:type="pct"/>
            <w:tcBorders>
              <w:top w:val="nil"/>
              <w:left w:val="nil"/>
              <w:bottom w:val="nil"/>
              <w:right w:val="nil"/>
            </w:tcBorders>
            <w:noWrap/>
            <w:vAlign w:val="bottom"/>
            <w:hideMark/>
          </w:tcPr>
          <w:p w:rsidRPr="0023550B" w:rsidR="00437B6A" w:rsidP="00620980" w:rsidRDefault="00437B6A" w14:paraId="15BC6BCD" wp14:textId="77777777">
            <w:pPr>
              <w:spacing w:after="0"/>
              <w:jc w:val="left"/>
              <w:rPr>
                <w:ins w:author="Author" w:id="446"/>
                <w:rFonts w:ascii="Times New Roman" w:hAnsi="Times New Roman"/>
                <w:szCs w:val="20"/>
              </w:rPr>
            </w:pPr>
          </w:p>
        </w:tc>
        <w:tc>
          <w:tcPr>
            <w:tcW w:w="197" w:type="pct"/>
            <w:tcBorders>
              <w:top w:val="nil"/>
              <w:left w:val="nil"/>
              <w:bottom w:val="nil"/>
              <w:right w:val="nil"/>
            </w:tcBorders>
            <w:noWrap/>
            <w:vAlign w:val="bottom"/>
            <w:hideMark/>
          </w:tcPr>
          <w:p w:rsidRPr="0023550B" w:rsidR="00437B6A" w:rsidP="00620980" w:rsidRDefault="00437B6A" w14:paraId="624BEFFC" wp14:textId="77777777">
            <w:pPr>
              <w:spacing w:after="0"/>
              <w:jc w:val="left"/>
              <w:rPr>
                <w:ins w:author="Author" w:id="447"/>
                <w:rFonts w:ascii="Times New Roman" w:hAnsi="Times New Roman"/>
                <w:szCs w:val="20"/>
              </w:rPr>
            </w:pPr>
          </w:p>
        </w:tc>
        <w:tc>
          <w:tcPr>
            <w:tcW w:w="212" w:type="pct"/>
            <w:tcBorders>
              <w:top w:val="nil"/>
              <w:left w:val="nil"/>
              <w:bottom w:val="nil"/>
              <w:right w:val="nil"/>
            </w:tcBorders>
            <w:noWrap/>
            <w:vAlign w:val="bottom"/>
            <w:hideMark/>
          </w:tcPr>
          <w:p w:rsidRPr="0023550B" w:rsidR="00437B6A" w:rsidP="00620980" w:rsidRDefault="00437B6A" w14:paraId="4DD22850" wp14:textId="77777777">
            <w:pPr>
              <w:spacing w:after="0"/>
              <w:jc w:val="left"/>
              <w:rPr>
                <w:ins w:author="Author" w:id="448"/>
                <w:rFonts w:ascii="Times New Roman" w:hAnsi="Times New Roman"/>
                <w:szCs w:val="20"/>
              </w:rPr>
            </w:pPr>
          </w:p>
        </w:tc>
        <w:tc>
          <w:tcPr>
            <w:tcW w:w="1309" w:type="pct"/>
            <w:gridSpan w:val="8"/>
            <w:tcBorders>
              <w:top w:val="nil"/>
              <w:left w:val="nil"/>
              <w:bottom w:val="nil"/>
              <w:right w:val="nil"/>
            </w:tcBorders>
            <w:noWrap/>
            <w:vAlign w:val="center"/>
            <w:hideMark/>
          </w:tcPr>
          <w:p w:rsidRPr="0023550B" w:rsidR="00437B6A" w:rsidP="00620980" w:rsidRDefault="00437B6A" w14:paraId="529EABFA" wp14:textId="77777777">
            <w:pPr>
              <w:spacing w:after="0"/>
              <w:jc w:val="center"/>
              <w:rPr>
                <w:ins w:author="Author" w:id="449"/>
                <w:rFonts w:cs="Arial"/>
                <w:b/>
                <w:bCs/>
                <w:color w:val="000000"/>
                <w:sz w:val="24"/>
              </w:rPr>
            </w:pPr>
            <w:ins w:author="Author" w:id="450">
              <w:r w:rsidRPr="0023550B">
                <w:rPr>
                  <w:rFonts w:cs="Arial"/>
                  <w:b/>
                  <w:bCs/>
                  <w:color w:val="000000"/>
                  <w:sz w:val="24"/>
                </w:rPr>
                <w:t>Weekly Report Date: MM/DD/YYYY</w:t>
              </w:r>
            </w:ins>
          </w:p>
        </w:tc>
        <w:tc>
          <w:tcPr>
            <w:tcW w:w="142" w:type="pct"/>
            <w:tcBorders>
              <w:top w:val="nil"/>
              <w:left w:val="nil"/>
              <w:bottom w:val="nil"/>
              <w:right w:val="nil"/>
            </w:tcBorders>
            <w:noWrap/>
            <w:vAlign w:val="bottom"/>
            <w:hideMark/>
          </w:tcPr>
          <w:p w:rsidRPr="0023550B" w:rsidR="00437B6A" w:rsidP="00620980" w:rsidRDefault="00437B6A" w14:paraId="4FA18E52" wp14:textId="77777777">
            <w:pPr>
              <w:spacing w:after="0"/>
              <w:jc w:val="center"/>
              <w:rPr>
                <w:ins w:author="Author" w:id="451"/>
                <w:rFonts w:cs="Arial"/>
                <w:b/>
                <w:bCs/>
                <w:color w:val="000000"/>
                <w:sz w:val="24"/>
              </w:rPr>
            </w:pPr>
          </w:p>
        </w:tc>
        <w:tc>
          <w:tcPr>
            <w:tcW w:w="122" w:type="pct"/>
            <w:tcBorders>
              <w:top w:val="nil"/>
              <w:left w:val="nil"/>
              <w:bottom w:val="nil"/>
              <w:right w:val="nil"/>
            </w:tcBorders>
            <w:noWrap/>
            <w:vAlign w:val="bottom"/>
            <w:hideMark/>
          </w:tcPr>
          <w:p w:rsidRPr="0023550B" w:rsidR="00437B6A" w:rsidP="00620980" w:rsidRDefault="00437B6A" w14:paraId="08C8600D" wp14:textId="77777777">
            <w:pPr>
              <w:spacing w:after="0"/>
              <w:jc w:val="left"/>
              <w:rPr>
                <w:ins w:author="Author" w:id="452"/>
                <w:rFonts w:ascii="Times New Roman" w:hAnsi="Times New Roman"/>
                <w:szCs w:val="20"/>
              </w:rPr>
            </w:pPr>
          </w:p>
        </w:tc>
        <w:tc>
          <w:tcPr>
            <w:tcW w:w="142" w:type="pct"/>
            <w:tcBorders>
              <w:top w:val="nil"/>
              <w:left w:val="nil"/>
              <w:bottom w:val="nil"/>
              <w:right w:val="nil"/>
            </w:tcBorders>
            <w:noWrap/>
            <w:vAlign w:val="bottom"/>
            <w:hideMark/>
          </w:tcPr>
          <w:p w:rsidRPr="0023550B" w:rsidR="00437B6A" w:rsidP="00620980" w:rsidRDefault="00437B6A" w14:paraId="2D1A9F5B" wp14:textId="77777777">
            <w:pPr>
              <w:spacing w:after="0"/>
              <w:jc w:val="left"/>
              <w:rPr>
                <w:ins w:author="Author" w:id="453"/>
                <w:rFonts w:ascii="Times New Roman" w:hAnsi="Times New Roman"/>
                <w:szCs w:val="20"/>
              </w:rPr>
            </w:pPr>
          </w:p>
        </w:tc>
        <w:tc>
          <w:tcPr>
            <w:tcW w:w="135" w:type="pct"/>
            <w:tcBorders>
              <w:top w:val="nil"/>
              <w:left w:val="nil"/>
              <w:bottom w:val="nil"/>
              <w:right w:val="nil"/>
            </w:tcBorders>
            <w:noWrap/>
            <w:vAlign w:val="bottom"/>
            <w:hideMark/>
          </w:tcPr>
          <w:p w:rsidRPr="0023550B" w:rsidR="00437B6A" w:rsidP="00620980" w:rsidRDefault="00437B6A" w14:paraId="4B7ECB4D" wp14:textId="77777777">
            <w:pPr>
              <w:spacing w:after="0"/>
              <w:jc w:val="left"/>
              <w:rPr>
                <w:ins w:author="Author" w:id="454"/>
                <w:rFonts w:ascii="Times New Roman" w:hAnsi="Times New Roman"/>
                <w:szCs w:val="20"/>
              </w:rPr>
            </w:pPr>
          </w:p>
        </w:tc>
        <w:tc>
          <w:tcPr>
            <w:tcW w:w="135" w:type="pct"/>
            <w:tcBorders>
              <w:top w:val="nil"/>
              <w:left w:val="nil"/>
              <w:bottom w:val="nil"/>
              <w:right w:val="nil"/>
            </w:tcBorders>
            <w:noWrap/>
            <w:vAlign w:val="bottom"/>
            <w:hideMark/>
          </w:tcPr>
          <w:p w:rsidRPr="0023550B" w:rsidR="00437B6A" w:rsidP="00620980" w:rsidRDefault="00437B6A" w14:paraId="0F06DA64" wp14:textId="77777777">
            <w:pPr>
              <w:spacing w:after="0"/>
              <w:jc w:val="left"/>
              <w:rPr>
                <w:ins w:author="Author" w:id="455"/>
                <w:rFonts w:ascii="Times New Roman" w:hAnsi="Times New Roman"/>
                <w:szCs w:val="20"/>
              </w:rPr>
            </w:pPr>
          </w:p>
        </w:tc>
        <w:tc>
          <w:tcPr>
            <w:tcW w:w="200" w:type="pct"/>
            <w:tcBorders>
              <w:top w:val="nil"/>
              <w:left w:val="nil"/>
              <w:bottom w:val="nil"/>
              <w:right w:val="nil"/>
            </w:tcBorders>
            <w:noWrap/>
            <w:vAlign w:val="bottom"/>
            <w:hideMark/>
          </w:tcPr>
          <w:p w:rsidRPr="0023550B" w:rsidR="00437B6A" w:rsidP="00620980" w:rsidRDefault="00437B6A" w14:paraId="288397BB" wp14:textId="77777777">
            <w:pPr>
              <w:spacing w:after="0"/>
              <w:jc w:val="left"/>
              <w:rPr>
                <w:ins w:author="Author" w:id="456"/>
                <w:rFonts w:ascii="Times New Roman" w:hAnsi="Times New Roman"/>
                <w:szCs w:val="20"/>
              </w:rPr>
            </w:pPr>
          </w:p>
        </w:tc>
        <w:tc>
          <w:tcPr>
            <w:tcW w:w="201" w:type="pct"/>
            <w:tcBorders>
              <w:top w:val="nil"/>
              <w:left w:val="nil"/>
              <w:bottom w:val="nil"/>
              <w:right w:val="nil"/>
            </w:tcBorders>
            <w:noWrap/>
            <w:vAlign w:val="bottom"/>
            <w:hideMark/>
          </w:tcPr>
          <w:p w:rsidRPr="0023550B" w:rsidR="00437B6A" w:rsidP="00620980" w:rsidRDefault="00437B6A" w14:paraId="2A933E9F" wp14:textId="77777777">
            <w:pPr>
              <w:spacing w:after="0"/>
              <w:jc w:val="left"/>
              <w:rPr>
                <w:ins w:author="Author" w:id="457"/>
                <w:rFonts w:ascii="Times New Roman" w:hAnsi="Times New Roman"/>
                <w:szCs w:val="20"/>
              </w:rPr>
            </w:pPr>
          </w:p>
        </w:tc>
        <w:tc>
          <w:tcPr>
            <w:tcW w:w="278" w:type="pct"/>
            <w:vMerge/>
            <w:tcBorders>
              <w:top w:val="nil"/>
              <w:left w:val="nil"/>
              <w:bottom w:val="nil"/>
              <w:right w:val="nil"/>
            </w:tcBorders>
            <w:vAlign w:val="center"/>
            <w:hideMark/>
          </w:tcPr>
          <w:p w:rsidRPr="0023550B" w:rsidR="00437B6A" w:rsidP="00620980" w:rsidRDefault="00437B6A" w14:paraId="0B8CFD09" wp14:textId="77777777">
            <w:pPr>
              <w:spacing w:after="0"/>
              <w:jc w:val="left"/>
              <w:rPr>
                <w:ins w:author="Author" w:id="458"/>
                <w:rFonts w:ascii="Tahoma" w:hAnsi="Tahoma" w:cs="Tahoma"/>
                <w:color w:val="000000"/>
                <w:szCs w:val="20"/>
              </w:rPr>
            </w:pPr>
          </w:p>
        </w:tc>
      </w:tr>
      <w:tr xmlns:wp14="http://schemas.microsoft.com/office/word/2010/wordml" w:rsidRPr="0023550B" w:rsidR="00437B6A" w:rsidTr="00437B6A" w14:paraId="52521638" wp14:textId="77777777">
        <w:trPr>
          <w:trHeight w:val="252"/>
          <w:ins w:author="Author" w:id="459"/>
        </w:trPr>
        <w:tc>
          <w:tcPr>
            <w:tcW w:w="175" w:type="pct"/>
            <w:tcBorders>
              <w:top w:val="nil"/>
              <w:left w:val="single" w:color="auto" w:sz="8" w:space="0"/>
              <w:bottom w:val="nil"/>
              <w:right w:val="nil"/>
            </w:tcBorders>
            <w:noWrap/>
            <w:vAlign w:val="bottom"/>
            <w:hideMark/>
          </w:tcPr>
          <w:p w:rsidRPr="0023550B" w:rsidR="00437B6A" w:rsidP="00620980" w:rsidRDefault="00437B6A" w14:paraId="1D9A30C2" wp14:textId="77777777">
            <w:pPr>
              <w:spacing w:after="0"/>
              <w:jc w:val="left"/>
              <w:rPr>
                <w:ins w:author="Author" w:id="460"/>
                <w:rFonts w:ascii="Tahoma" w:hAnsi="Tahoma" w:cs="Tahoma"/>
                <w:color w:val="000000"/>
                <w:szCs w:val="20"/>
              </w:rPr>
            </w:pPr>
          </w:p>
        </w:tc>
        <w:tc>
          <w:tcPr>
            <w:tcW w:w="247" w:type="pct"/>
            <w:tcBorders>
              <w:top w:val="nil"/>
              <w:left w:val="nil"/>
              <w:bottom w:val="nil"/>
              <w:right w:val="nil"/>
            </w:tcBorders>
            <w:noWrap/>
            <w:vAlign w:val="bottom"/>
            <w:hideMark/>
          </w:tcPr>
          <w:p w:rsidRPr="0023550B" w:rsidR="00437B6A" w:rsidP="00620980" w:rsidRDefault="00437B6A" w14:paraId="464C859D" wp14:textId="77777777">
            <w:pPr>
              <w:spacing w:after="0"/>
              <w:jc w:val="left"/>
              <w:rPr>
                <w:ins w:author="Author" w:id="461"/>
                <w:rFonts w:ascii="Tahoma" w:hAnsi="Tahoma" w:cs="Tahoma"/>
                <w:color w:val="000000"/>
                <w:szCs w:val="20"/>
              </w:rPr>
            </w:pPr>
          </w:p>
        </w:tc>
        <w:tc>
          <w:tcPr>
            <w:tcW w:w="189" w:type="pct"/>
            <w:tcBorders>
              <w:top w:val="nil"/>
              <w:left w:val="nil"/>
              <w:bottom w:val="nil"/>
              <w:right w:val="nil"/>
            </w:tcBorders>
            <w:noWrap/>
            <w:vAlign w:val="bottom"/>
            <w:hideMark/>
          </w:tcPr>
          <w:p w:rsidRPr="0023550B" w:rsidR="00437B6A" w:rsidP="00620980" w:rsidRDefault="00437B6A" w14:paraId="312B977E" wp14:textId="77777777">
            <w:pPr>
              <w:spacing w:after="0"/>
              <w:jc w:val="left"/>
              <w:rPr>
                <w:ins w:author="Author" w:id="462"/>
                <w:rFonts w:ascii="Times New Roman" w:hAnsi="Times New Roman"/>
                <w:szCs w:val="20"/>
              </w:rPr>
            </w:pPr>
          </w:p>
        </w:tc>
        <w:tc>
          <w:tcPr>
            <w:tcW w:w="251" w:type="pct"/>
            <w:tcBorders>
              <w:top w:val="nil"/>
              <w:left w:val="nil"/>
              <w:bottom w:val="nil"/>
              <w:right w:val="nil"/>
            </w:tcBorders>
            <w:noWrap/>
            <w:vAlign w:val="bottom"/>
            <w:hideMark/>
          </w:tcPr>
          <w:p w:rsidRPr="0023550B" w:rsidR="00437B6A" w:rsidP="00620980" w:rsidRDefault="00437B6A" w14:paraId="7EA92F26" wp14:textId="77777777">
            <w:pPr>
              <w:spacing w:after="0"/>
              <w:jc w:val="left"/>
              <w:rPr>
                <w:ins w:author="Author" w:id="463"/>
                <w:rFonts w:ascii="Times New Roman" w:hAnsi="Times New Roman"/>
                <w:szCs w:val="20"/>
              </w:rPr>
            </w:pPr>
          </w:p>
        </w:tc>
        <w:tc>
          <w:tcPr>
            <w:tcW w:w="235" w:type="pct"/>
            <w:tcBorders>
              <w:top w:val="nil"/>
              <w:left w:val="nil"/>
              <w:bottom w:val="nil"/>
              <w:right w:val="nil"/>
            </w:tcBorders>
            <w:noWrap/>
            <w:vAlign w:val="bottom"/>
            <w:hideMark/>
          </w:tcPr>
          <w:p w:rsidRPr="0023550B" w:rsidR="00437B6A" w:rsidP="00620980" w:rsidRDefault="00437B6A" w14:paraId="4F17A2B3" wp14:textId="77777777">
            <w:pPr>
              <w:spacing w:after="0"/>
              <w:jc w:val="left"/>
              <w:rPr>
                <w:ins w:author="Author" w:id="464"/>
                <w:rFonts w:ascii="Times New Roman" w:hAnsi="Times New Roman"/>
                <w:szCs w:val="20"/>
              </w:rPr>
            </w:pPr>
          </w:p>
        </w:tc>
        <w:tc>
          <w:tcPr>
            <w:tcW w:w="147" w:type="pct"/>
            <w:tcBorders>
              <w:top w:val="nil"/>
              <w:left w:val="nil"/>
              <w:bottom w:val="nil"/>
              <w:right w:val="nil"/>
            </w:tcBorders>
            <w:noWrap/>
            <w:vAlign w:val="bottom"/>
            <w:hideMark/>
          </w:tcPr>
          <w:p w:rsidRPr="0023550B" w:rsidR="00437B6A" w:rsidP="00620980" w:rsidRDefault="00437B6A" w14:paraId="14E2BD67" wp14:textId="77777777">
            <w:pPr>
              <w:spacing w:after="0"/>
              <w:jc w:val="left"/>
              <w:rPr>
                <w:ins w:author="Author" w:id="465"/>
                <w:rFonts w:ascii="Times New Roman" w:hAnsi="Times New Roman"/>
                <w:szCs w:val="20"/>
              </w:rPr>
            </w:pPr>
          </w:p>
        </w:tc>
        <w:tc>
          <w:tcPr>
            <w:tcW w:w="142" w:type="pct"/>
            <w:tcBorders>
              <w:top w:val="nil"/>
              <w:left w:val="nil"/>
              <w:bottom w:val="nil"/>
              <w:right w:val="nil"/>
            </w:tcBorders>
            <w:noWrap/>
            <w:vAlign w:val="bottom"/>
            <w:hideMark/>
          </w:tcPr>
          <w:p w:rsidRPr="0023550B" w:rsidR="00437B6A" w:rsidP="00620980" w:rsidRDefault="00437B6A" w14:paraId="36074B88" wp14:textId="77777777">
            <w:pPr>
              <w:spacing w:after="0"/>
              <w:jc w:val="left"/>
              <w:rPr>
                <w:ins w:author="Author" w:id="466"/>
                <w:rFonts w:ascii="Times New Roman" w:hAnsi="Times New Roman"/>
                <w:szCs w:val="20"/>
              </w:rPr>
            </w:pPr>
          </w:p>
        </w:tc>
        <w:tc>
          <w:tcPr>
            <w:tcW w:w="190" w:type="pct"/>
            <w:tcBorders>
              <w:top w:val="nil"/>
              <w:left w:val="nil"/>
              <w:bottom w:val="nil"/>
              <w:right w:val="nil"/>
            </w:tcBorders>
            <w:noWrap/>
            <w:vAlign w:val="bottom"/>
            <w:hideMark/>
          </w:tcPr>
          <w:p w:rsidRPr="0023550B" w:rsidR="00437B6A" w:rsidP="00620980" w:rsidRDefault="00437B6A" w14:paraId="12C15540" wp14:textId="77777777">
            <w:pPr>
              <w:spacing w:after="0"/>
              <w:jc w:val="left"/>
              <w:rPr>
                <w:ins w:author="Author" w:id="467"/>
                <w:rFonts w:ascii="Times New Roman" w:hAnsi="Times New Roman"/>
                <w:szCs w:val="20"/>
              </w:rPr>
            </w:pPr>
          </w:p>
        </w:tc>
        <w:tc>
          <w:tcPr>
            <w:tcW w:w="221" w:type="pct"/>
            <w:tcBorders>
              <w:top w:val="nil"/>
              <w:left w:val="nil"/>
              <w:bottom w:val="nil"/>
              <w:right w:val="nil"/>
            </w:tcBorders>
            <w:noWrap/>
            <w:vAlign w:val="bottom"/>
            <w:hideMark/>
          </w:tcPr>
          <w:p w:rsidRPr="0023550B" w:rsidR="00437B6A" w:rsidP="00620980" w:rsidRDefault="00437B6A" w14:paraId="3A6D51B2" wp14:textId="77777777">
            <w:pPr>
              <w:spacing w:after="0"/>
              <w:jc w:val="left"/>
              <w:rPr>
                <w:ins w:author="Author" w:id="468"/>
                <w:rFonts w:ascii="Times New Roman" w:hAnsi="Times New Roman"/>
                <w:szCs w:val="20"/>
              </w:rPr>
            </w:pPr>
          </w:p>
        </w:tc>
        <w:tc>
          <w:tcPr>
            <w:tcW w:w="131" w:type="pct"/>
            <w:tcBorders>
              <w:top w:val="nil"/>
              <w:left w:val="nil"/>
              <w:bottom w:val="nil"/>
              <w:right w:val="nil"/>
            </w:tcBorders>
            <w:noWrap/>
            <w:vAlign w:val="bottom"/>
            <w:hideMark/>
          </w:tcPr>
          <w:p w:rsidRPr="0023550B" w:rsidR="00437B6A" w:rsidP="00620980" w:rsidRDefault="00437B6A" w14:paraId="155E7336" wp14:textId="77777777">
            <w:pPr>
              <w:spacing w:after="0"/>
              <w:jc w:val="left"/>
              <w:rPr>
                <w:ins w:author="Author" w:id="469"/>
                <w:rFonts w:ascii="Times New Roman" w:hAnsi="Times New Roman"/>
                <w:szCs w:val="20"/>
              </w:rPr>
            </w:pPr>
          </w:p>
        </w:tc>
        <w:tc>
          <w:tcPr>
            <w:tcW w:w="197" w:type="pct"/>
            <w:tcBorders>
              <w:top w:val="nil"/>
              <w:left w:val="nil"/>
              <w:bottom w:val="nil"/>
              <w:right w:val="nil"/>
            </w:tcBorders>
            <w:noWrap/>
            <w:vAlign w:val="bottom"/>
            <w:hideMark/>
          </w:tcPr>
          <w:p w:rsidRPr="0023550B" w:rsidR="00437B6A" w:rsidP="00620980" w:rsidRDefault="00437B6A" w14:paraId="53CA4298" wp14:textId="77777777">
            <w:pPr>
              <w:spacing w:after="0"/>
              <w:jc w:val="left"/>
              <w:rPr>
                <w:ins w:author="Author" w:id="470"/>
                <w:rFonts w:ascii="Times New Roman" w:hAnsi="Times New Roman"/>
                <w:szCs w:val="20"/>
              </w:rPr>
            </w:pPr>
          </w:p>
        </w:tc>
        <w:tc>
          <w:tcPr>
            <w:tcW w:w="212" w:type="pct"/>
            <w:tcBorders>
              <w:top w:val="nil"/>
              <w:left w:val="nil"/>
              <w:bottom w:val="nil"/>
              <w:right w:val="nil"/>
            </w:tcBorders>
            <w:noWrap/>
            <w:vAlign w:val="bottom"/>
            <w:hideMark/>
          </w:tcPr>
          <w:p w:rsidRPr="0023550B" w:rsidR="00437B6A" w:rsidP="00620980" w:rsidRDefault="00437B6A" w14:paraId="24F8BC5E" wp14:textId="77777777">
            <w:pPr>
              <w:spacing w:after="0"/>
              <w:jc w:val="left"/>
              <w:rPr>
                <w:ins w:author="Author" w:id="471"/>
                <w:rFonts w:ascii="Times New Roman" w:hAnsi="Times New Roman"/>
                <w:szCs w:val="20"/>
              </w:rPr>
            </w:pPr>
          </w:p>
        </w:tc>
        <w:tc>
          <w:tcPr>
            <w:tcW w:w="212" w:type="pct"/>
            <w:tcBorders>
              <w:top w:val="nil"/>
              <w:left w:val="nil"/>
              <w:bottom w:val="nil"/>
              <w:right w:val="nil"/>
            </w:tcBorders>
            <w:noWrap/>
            <w:vAlign w:val="bottom"/>
            <w:hideMark/>
          </w:tcPr>
          <w:p w:rsidRPr="0023550B" w:rsidR="00437B6A" w:rsidP="00620980" w:rsidRDefault="00437B6A" w14:paraId="4430F8BC" wp14:textId="77777777">
            <w:pPr>
              <w:spacing w:after="0"/>
              <w:jc w:val="left"/>
              <w:rPr>
                <w:ins w:author="Author" w:id="472"/>
                <w:rFonts w:ascii="Times New Roman" w:hAnsi="Times New Roman"/>
                <w:szCs w:val="20"/>
              </w:rPr>
            </w:pPr>
          </w:p>
        </w:tc>
        <w:tc>
          <w:tcPr>
            <w:tcW w:w="212" w:type="pct"/>
            <w:tcBorders>
              <w:top w:val="nil"/>
              <w:left w:val="nil"/>
              <w:bottom w:val="nil"/>
              <w:right w:val="nil"/>
            </w:tcBorders>
            <w:noWrap/>
            <w:vAlign w:val="bottom"/>
            <w:hideMark/>
          </w:tcPr>
          <w:p w:rsidRPr="0023550B" w:rsidR="00437B6A" w:rsidP="00620980" w:rsidRDefault="00437B6A" w14:paraId="7EC10BEC" wp14:textId="77777777">
            <w:pPr>
              <w:spacing w:after="0"/>
              <w:jc w:val="left"/>
              <w:rPr>
                <w:ins w:author="Author" w:id="473"/>
                <w:rFonts w:ascii="Times New Roman" w:hAnsi="Times New Roman"/>
                <w:szCs w:val="20"/>
              </w:rPr>
            </w:pPr>
          </w:p>
        </w:tc>
        <w:tc>
          <w:tcPr>
            <w:tcW w:w="212" w:type="pct"/>
            <w:tcBorders>
              <w:top w:val="nil"/>
              <w:left w:val="nil"/>
              <w:bottom w:val="nil"/>
              <w:right w:val="nil"/>
            </w:tcBorders>
            <w:noWrap/>
            <w:vAlign w:val="bottom"/>
            <w:hideMark/>
          </w:tcPr>
          <w:p w:rsidRPr="0023550B" w:rsidR="00437B6A" w:rsidP="00620980" w:rsidRDefault="00437B6A" w14:paraId="163065E7" wp14:textId="77777777">
            <w:pPr>
              <w:spacing w:after="0"/>
              <w:jc w:val="left"/>
              <w:rPr>
                <w:ins w:author="Author" w:id="474"/>
                <w:rFonts w:ascii="Times New Roman" w:hAnsi="Times New Roman"/>
                <w:szCs w:val="20"/>
              </w:rPr>
            </w:pPr>
          </w:p>
        </w:tc>
        <w:tc>
          <w:tcPr>
            <w:tcW w:w="147" w:type="pct"/>
            <w:tcBorders>
              <w:top w:val="nil"/>
              <w:left w:val="nil"/>
              <w:bottom w:val="nil"/>
              <w:right w:val="nil"/>
            </w:tcBorders>
            <w:noWrap/>
            <w:vAlign w:val="bottom"/>
            <w:hideMark/>
          </w:tcPr>
          <w:p w:rsidRPr="0023550B" w:rsidR="00437B6A" w:rsidP="00620980" w:rsidRDefault="00437B6A" w14:paraId="225CF7DB" wp14:textId="77777777">
            <w:pPr>
              <w:spacing w:after="0"/>
              <w:jc w:val="left"/>
              <w:rPr>
                <w:ins w:author="Author" w:id="475"/>
                <w:rFonts w:ascii="Times New Roman" w:hAnsi="Times New Roman"/>
                <w:szCs w:val="20"/>
              </w:rPr>
            </w:pPr>
          </w:p>
        </w:tc>
        <w:tc>
          <w:tcPr>
            <w:tcW w:w="131" w:type="pct"/>
            <w:tcBorders>
              <w:top w:val="nil"/>
              <w:left w:val="nil"/>
              <w:bottom w:val="nil"/>
              <w:right w:val="nil"/>
            </w:tcBorders>
            <w:noWrap/>
            <w:vAlign w:val="bottom"/>
            <w:hideMark/>
          </w:tcPr>
          <w:p w:rsidRPr="0023550B" w:rsidR="00437B6A" w:rsidP="00620980" w:rsidRDefault="00437B6A" w14:paraId="45A2D459" wp14:textId="77777777">
            <w:pPr>
              <w:spacing w:after="0"/>
              <w:jc w:val="left"/>
              <w:rPr>
                <w:ins w:author="Author" w:id="476"/>
                <w:rFonts w:ascii="Times New Roman" w:hAnsi="Times New Roman"/>
                <w:szCs w:val="20"/>
              </w:rPr>
            </w:pPr>
          </w:p>
        </w:tc>
        <w:tc>
          <w:tcPr>
            <w:tcW w:w="131" w:type="pct"/>
            <w:tcBorders>
              <w:top w:val="nil"/>
              <w:left w:val="nil"/>
              <w:bottom w:val="nil"/>
              <w:right w:val="nil"/>
            </w:tcBorders>
            <w:noWrap/>
            <w:vAlign w:val="bottom"/>
            <w:hideMark/>
          </w:tcPr>
          <w:p w:rsidRPr="0023550B" w:rsidR="00437B6A" w:rsidP="00620980" w:rsidRDefault="00437B6A" w14:paraId="183407EF" wp14:textId="77777777">
            <w:pPr>
              <w:spacing w:after="0"/>
              <w:jc w:val="left"/>
              <w:rPr>
                <w:ins w:author="Author" w:id="477"/>
                <w:rFonts w:ascii="Times New Roman" w:hAnsi="Times New Roman"/>
                <w:szCs w:val="20"/>
              </w:rPr>
            </w:pPr>
          </w:p>
        </w:tc>
        <w:tc>
          <w:tcPr>
            <w:tcW w:w="131" w:type="pct"/>
            <w:tcBorders>
              <w:top w:val="nil"/>
              <w:left w:val="nil"/>
              <w:bottom w:val="nil"/>
              <w:right w:val="nil"/>
            </w:tcBorders>
            <w:noWrap/>
            <w:vAlign w:val="bottom"/>
            <w:hideMark/>
          </w:tcPr>
          <w:p w:rsidRPr="0023550B" w:rsidR="00437B6A" w:rsidP="00620980" w:rsidRDefault="00437B6A" w14:paraId="21C2F239" wp14:textId="77777777">
            <w:pPr>
              <w:spacing w:after="0"/>
              <w:jc w:val="left"/>
              <w:rPr>
                <w:ins w:author="Author" w:id="478"/>
                <w:rFonts w:ascii="Times New Roman" w:hAnsi="Times New Roman"/>
                <w:szCs w:val="20"/>
              </w:rPr>
            </w:pPr>
          </w:p>
        </w:tc>
        <w:tc>
          <w:tcPr>
            <w:tcW w:w="132" w:type="pct"/>
            <w:tcBorders>
              <w:top w:val="nil"/>
              <w:left w:val="nil"/>
              <w:bottom w:val="nil"/>
              <w:right w:val="nil"/>
            </w:tcBorders>
            <w:noWrap/>
            <w:vAlign w:val="bottom"/>
            <w:hideMark/>
          </w:tcPr>
          <w:p w:rsidRPr="0023550B" w:rsidR="00437B6A" w:rsidP="00620980" w:rsidRDefault="00437B6A" w14:paraId="637272C3" wp14:textId="77777777">
            <w:pPr>
              <w:spacing w:after="0"/>
              <w:jc w:val="left"/>
              <w:rPr>
                <w:ins w:author="Author" w:id="479"/>
                <w:rFonts w:ascii="Times New Roman" w:hAnsi="Times New Roman"/>
                <w:szCs w:val="20"/>
              </w:rPr>
            </w:pPr>
          </w:p>
        </w:tc>
        <w:tc>
          <w:tcPr>
            <w:tcW w:w="142" w:type="pct"/>
            <w:tcBorders>
              <w:top w:val="nil"/>
              <w:left w:val="nil"/>
              <w:bottom w:val="nil"/>
              <w:right w:val="nil"/>
            </w:tcBorders>
            <w:noWrap/>
            <w:vAlign w:val="bottom"/>
            <w:hideMark/>
          </w:tcPr>
          <w:p w:rsidRPr="0023550B" w:rsidR="00437B6A" w:rsidP="00620980" w:rsidRDefault="00437B6A" w14:paraId="067D1DDA" wp14:textId="77777777">
            <w:pPr>
              <w:spacing w:after="0"/>
              <w:jc w:val="left"/>
              <w:rPr>
                <w:ins w:author="Author" w:id="480"/>
                <w:rFonts w:ascii="Times New Roman" w:hAnsi="Times New Roman"/>
                <w:szCs w:val="20"/>
              </w:rPr>
            </w:pPr>
          </w:p>
        </w:tc>
        <w:tc>
          <w:tcPr>
            <w:tcW w:w="122" w:type="pct"/>
            <w:tcBorders>
              <w:top w:val="nil"/>
              <w:left w:val="nil"/>
              <w:bottom w:val="nil"/>
              <w:right w:val="nil"/>
            </w:tcBorders>
            <w:noWrap/>
            <w:vAlign w:val="bottom"/>
            <w:hideMark/>
          </w:tcPr>
          <w:p w:rsidRPr="0023550B" w:rsidR="00437B6A" w:rsidP="00620980" w:rsidRDefault="00437B6A" w14:paraId="69DD8B8C" wp14:textId="77777777">
            <w:pPr>
              <w:spacing w:after="0"/>
              <w:jc w:val="left"/>
              <w:rPr>
                <w:ins w:author="Author" w:id="481"/>
                <w:rFonts w:ascii="Times New Roman" w:hAnsi="Times New Roman"/>
                <w:szCs w:val="20"/>
              </w:rPr>
            </w:pPr>
          </w:p>
        </w:tc>
        <w:tc>
          <w:tcPr>
            <w:tcW w:w="142" w:type="pct"/>
            <w:tcBorders>
              <w:top w:val="nil"/>
              <w:left w:val="nil"/>
              <w:bottom w:val="nil"/>
              <w:right w:val="nil"/>
            </w:tcBorders>
            <w:noWrap/>
            <w:vAlign w:val="bottom"/>
            <w:hideMark/>
          </w:tcPr>
          <w:p w:rsidRPr="0023550B" w:rsidR="00437B6A" w:rsidP="00620980" w:rsidRDefault="00437B6A" w14:paraId="2F66CF41" wp14:textId="77777777">
            <w:pPr>
              <w:spacing w:after="0"/>
              <w:jc w:val="left"/>
              <w:rPr>
                <w:ins w:author="Author" w:id="482"/>
                <w:rFonts w:ascii="Times New Roman" w:hAnsi="Times New Roman"/>
                <w:szCs w:val="20"/>
              </w:rPr>
            </w:pPr>
          </w:p>
        </w:tc>
        <w:tc>
          <w:tcPr>
            <w:tcW w:w="135" w:type="pct"/>
            <w:tcBorders>
              <w:top w:val="nil"/>
              <w:left w:val="nil"/>
              <w:bottom w:val="nil"/>
              <w:right w:val="nil"/>
            </w:tcBorders>
            <w:noWrap/>
            <w:vAlign w:val="bottom"/>
            <w:hideMark/>
          </w:tcPr>
          <w:p w:rsidRPr="0023550B" w:rsidR="00437B6A" w:rsidP="00620980" w:rsidRDefault="00437B6A" w14:paraId="428C096D" wp14:textId="77777777">
            <w:pPr>
              <w:spacing w:after="0"/>
              <w:jc w:val="left"/>
              <w:rPr>
                <w:ins w:author="Author" w:id="483"/>
                <w:rFonts w:ascii="Times New Roman" w:hAnsi="Times New Roman"/>
                <w:szCs w:val="20"/>
              </w:rPr>
            </w:pPr>
          </w:p>
        </w:tc>
        <w:tc>
          <w:tcPr>
            <w:tcW w:w="135" w:type="pct"/>
            <w:tcBorders>
              <w:top w:val="nil"/>
              <w:left w:val="nil"/>
              <w:bottom w:val="nil"/>
              <w:right w:val="nil"/>
            </w:tcBorders>
            <w:noWrap/>
            <w:vAlign w:val="bottom"/>
            <w:hideMark/>
          </w:tcPr>
          <w:p w:rsidRPr="0023550B" w:rsidR="00437B6A" w:rsidP="00620980" w:rsidRDefault="00437B6A" w14:paraId="3915FC4B" wp14:textId="77777777">
            <w:pPr>
              <w:spacing w:after="0"/>
              <w:jc w:val="left"/>
              <w:rPr>
                <w:ins w:author="Author" w:id="484"/>
                <w:rFonts w:ascii="Times New Roman" w:hAnsi="Times New Roman"/>
                <w:szCs w:val="20"/>
              </w:rPr>
            </w:pPr>
          </w:p>
        </w:tc>
        <w:tc>
          <w:tcPr>
            <w:tcW w:w="200" w:type="pct"/>
            <w:tcBorders>
              <w:top w:val="nil"/>
              <w:left w:val="nil"/>
              <w:bottom w:val="nil"/>
              <w:right w:val="nil"/>
            </w:tcBorders>
            <w:noWrap/>
            <w:vAlign w:val="bottom"/>
            <w:hideMark/>
          </w:tcPr>
          <w:p w:rsidRPr="0023550B" w:rsidR="00437B6A" w:rsidP="00620980" w:rsidRDefault="00437B6A" w14:paraId="6756BC3C" wp14:textId="77777777">
            <w:pPr>
              <w:spacing w:after="0"/>
              <w:jc w:val="left"/>
              <w:rPr>
                <w:ins w:author="Author" w:id="485"/>
                <w:rFonts w:ascii="Times New Roman" w:hAnsi="Times New Roman"/>
                <w:szCs w:val="20"/>
              </w:rPr>
            </w:pPr>
          </w:p>
        </w:tc>
        <w:tc>
          <w:tcPr>
            <w:tcW w:w="201" w:type="pct"/>
            <w:tcBorders>
              <w:top w:val="nil"/>
              <w:left w:val="nil"/>
              <w:bottom w:val="nil"/>
              <w:right w:val="nil"/>
            </w:tcBorders>
            <w:noWrap/>
            <w:vAlign w:val="bottom"/>
            <w:hideMark/>
          </w:tcPr>
          <w:p w:rsidRPr="0023550B" w:rsidR="00437B6A" w:rsidP="00620980" w:rsidRDefault="00437B6A" w14:paraId="276A4DA2" wp14:textId="77777777">
            <w:pPr>
              <w:spacing w:after="0"/>
              <w:jc w:val="left"/>
              <w:rPr>
                <w:ins w:author="Author" w:id="486"/>
                <w:rFonts w:ascii="Times New Roman" w:hAnsi="Times New Roman"/>
                <w:szCs w:val="20"/>
              </w:rPr>
            </w:pPr>
          </w:p>
        </w:tc>
        <w:tc>
          <w:tcPr>
            <w:tcW w:w="278" w:type="pct"/>
            <w:vMerge/>
            <w:tcBorders>
              <w:top w:val="nil"/>
              <w:left w:val="nil"/>
              <w:bottom w:val="nil"/>
              <w:right w:val="nil"/>
            </w:tcBorders>
            <w:vAlign w:val="center"/>
            <w:hideMark/>
          </w:tcPr>
          <w:p w:rsidRPr="0023550B" w:rsidR="00437B6A" w:rsidP="00620980" w:rsidRDefault="00437B6A" w14:paraId="4B8EB1BC" wp14:textId="77777777">
            <w:pPr>
              <w:spacing w:after="0"/>
              <w:jc w:val="left"/>
              <w:rPr>
                <w:ins w:author="Author" w:id="487"/>
                <w:rFonts w:ascii="Tahoma" w:hAnsi="Tahoma" w:cs="Tahoma"/>
                <w:color w:val="000000"/>
                <w:szCs w:val="20"/>
              </w:rPr>
            </w:pPr>
          </w:p>
        </w:tc>
      </w:tr>
      <w:tr xmlns:wp14="http://schemas.microsoft.com/office/word/2010/wordml" w:rsidRPr="0023550B" w:rsidR="00437B6A" w:rsidTr="00437B6A" w14:paraId="30F8E5B4" wp14:textId="77777777">
        <w:trPr>
          <w:trHeight w:val="267"/>
          <w:ins w:author="Author" w:id="488"/>
        </w:trPr>
        <w:tc>
          <w:tcPr>
            <w:tcW w:w="175" w:type="pct"/>
            <w:tcBorders>
              <w:top w:val="single" w:color="6699CC" w:sz="8" w:space="0"/>
              <w:left w:val="single" w:color="auto" w:sz="8" w:space="0"/>
              <w:bottom w:val="single" w:color="6699CC" w:sz="8" w:space="0"/>
              <w:right w:val="single" w:color="6699CC" w:sz="8" w:space="0"/>
            </w:tcBorders>
            <w:shd w:val="clear" w:color="000000" w:fill="CCCCCC"/>
            <w:noWrap/>
            <w:vAlign w:val="center"/>
            <w:hideMark/>
          </w:tcPr>
          <w:p w:rsidRPr="0023550B" w:rsidR="00437B6A" w:rsidP="00620980" w:rsidRDefault="00437B6A" w14:paraId="1407424F" wp14:textId="77777777">
            <w:pPr>
              <w:spacing w:after="0"/>
              <w:jc w:val="center"/>
              <w:rPr>
                <w:ins w:author="Author" w:id="489"/>
                <w:rFonts w:cs="Arial"/>
                <w:b/>
                <w:bCs/>
                <w:color w:val="000000"/>
                <w:sz w:val="18"/>
                <w:szCs w:val="18"/>
              </w:rPr>
            </w:pPr>
            <w:ins w:author="Author" w:id="490">
              <w:r w:rsidRPr="0023550B">
                <w:rPr>
                  <w:rFonts w:cs="Arial"/>
                  <w:b/>
                  <w:bCs/>
                  <w:color w:val="000000"/>
                  <w:sz w:val="18"/>
                  <w:szCs w:val="18"/>
                </w:rPr>
                <w:t>Prov ID</w:t>
              </w:r>
            </w:ins>
          </w:p>
        </w:tc>
        <w:tc>
          <w:tcPr>
            <w:tcW w:w="247"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08219705" wp14:textId="77777777">
            <w:pPr>
              <w:spacing w:after="0"/>
              <w:jc w:val="center"/>
              <w:rPr>
                <w:ins w:author="Author" w:id="491"/>
                <w:rFonts w:cs="Arial"/>
                <w:b/>
                <w:bCs/>
                <w:color w:val="000000"/>
                <w:sz w:val="18"/>
                <w:szCs w:val="18"/>
              </w:rPr>
            </w:pPr>
            <w:ins w:author="Author" w:id="492">
              <w:r w:rsidRPr="0023550B">
                <w:rPr>
                  <w:rFonts w:cs="Arial"/>
                  <w:b/>
                  <w:bCs/>
                  <w:color w:val="000000"/>
                  <w:sz w:val="18"/>
                  <w:szCs w:val="18"/>
                </w:rPr>
                <w:t>Prov Name</w:t>
              </w:r>
            </w:ins>
          </w:p>
        </w:tc>
        <w:tc>
          <w:tcPr>
            <w:tcW w:w="189"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1AE05EEB" wp14:textId="77777777">
            <w:pPr>
              <w:spacing w:after="0"/>
              <w:jc w:val="center"/>
              <w:rPr>
                <w:ins w:author="Author" w:id="493"/>
                <w:rFonts w:cs="Arial"/>
                <w:b/>
                <w:bCs/>
                <w:color w:val="000000"/>
                <w:sz w:val="18"/>
                <w:szCs w:val="18"/>
              </w:rPr>
            </w:pPr>
            <w:ins w:author="Author" w:id="494">
              <w:r w:rsidRPr="0023550B">
                <w:rPr>
                  <w:rFonts w:cs="Arial"/>
                  <w:b/>
                  <w:bCs/>
                  <w:color w:val="000000"/>
                  <w:sz w:val="18"/>
                  <w:szCs w:val="18"/>
                </w:rPr>
                <w:t>Submitter Prov ID</w:t>
              </w:r>
            </w:ins>
          </w:p>
        </w:tc>
        <w:tc>
          <w:tcPr>
            <w:tcW w:w="251"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7CF9F6DE" wp14:textId="77777777">
            <w:pPr>
              <w:spacing w:after="0"/>
              <w:jc w:val="center"/>
              <w:rPr>
                <w:ins w:author="Author" w:id="495"/>
                <w:rFonts w:cs="Arial"/>
                <w:b/>
                <w:bCs/>
                <w:color w:val="000000"/>
                <w:sz w:val="18"/>
                <w:szCs w:val="18"/>
              </w:rPr>
            </w:pPr>
            <w:ins w:author="Author" w:id="496">
              <w:r w:rsidRPr="0023550B">
                <w:rPr>
                  <w:rFonts w:cs="Arial"/>
                  <w:b/>
                  <w:bCs/>
                  <w:color w:val="000000"/>
                  <w:sz w:val="18"/>
                  <w:szCs w:val="18"/>
                </w:rPr>
                <w:t>Submitter Prov Name</w:t>
              </w:r>
            </w:ins>
          </w:p>
        </w:tc>
        <w:tc>
          <w:tcPr>
            <w:tcW w:w="235"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5E3630DD" wp14:textId="77777777">
            <w:pPr>
              <w:spacing w:after="0"/>
              <w:jc w:val="center"/>
              <w:rPr>
                <w:ins w:author="Author" w:id="497"/>
                <w:rFonts w:cs="Arial"/>
                <w:b/>
                <w:bCs/>
                <w:color w:val="000000"/>
                <w:sz w:val="18"/>
                <w:szCs w:val="18"/>
              </w:rPr>
            </w:pPr>
            <w:ins w:author="Author" w:id="498">
              <w:r w:rsidRPr="0023550B">
                <w:rPr>
                  <w:rFonts w:cs="Arial"/>
                  <w:b/>
                  <w:bCs/>
                  <w:color w:val="000000"/>
                  <w:sz w:val="18"/>
                  <w:szCs w:val="18"/>
                </w:rPr>
                <w:t>SA Subm Mbr ID</w:t>
              </w:r>
            </w:ins>
          </w:p>
        </w:tc>
        <w:tc>
          <w:tcPr>
            <w:tcW w:w="147"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49B4CA83" wp14:textId="77777777">
            <w:pPr>
              <w:spacing w:after="0"/>
              <w:jc w:val="center"/>
              <w:rPr>
                <w:ins w:author="Author" w:id="499"/>
                <w:rFonts w:cs="Arial"/>
                <w:b/>
                <w:bCs/>
                <w:color w:val="000000"/>
                <w:sz w:val="18"/>
                <w:szCs w:val="18"/>
              </w:rPr>
            </w:pPr>
            <w:ins w:author="Author" w:id="500">
              <w:r w:rsidRPr="0023550B">
                <w:rPr>
                  <w:rFonts w:cs="Arial"/>
                  <w:b/>
                  <w:bCs/>
                  <w:color w:val="000000"/>
                  <w:sz w:val="18"/>
                  <w:szCs w:val="18"/>
                </w:rPr>
                <w:t>Mbr First Name</w:t>
              </w:r>
            </w:ins>
          </w:p>
        </w:tc>
        <w:tc>
          <w:tcPr>
            <w:tcW w:w="14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35D39C51" wp14:textId="77777777">
            <w:pPr>
              <w:spacing w:after="0"/>
              <w:jc w:val="center"/>
              <w:rPr>
                <w:ins w:author="Author" w:id="501"/>
                <w:rFonts w:cs="Arial"/>
                <w:b/>
                <w:bCs/>
                <w:color w:val="000000"/>
                <w:sz w:val="18"/>
                <w:szCs w:val="18"/>
              </w:rPr>
            </w:pPr>
            <w:ins w:author="Author" w:id="502">
              <w:r w:rsidRPr="0023550B">
                <w:rPr>
                  <w:rFonts w:cs="Arial"/>
                  <w:b/>
                  <w:bCs/>
                  <w:color w:val="000000"/>
                  <w:sz w:val="18"/>
                  <w:szCs w:val="18"/>
                </w:rPr>
                <w:t>Mbr Mid Name</w:t>
              </w:r>
            </w:ins>
          </w:p>
        </w:tc>
        <w:tc>
          <w:tcPr>
            <w:tcW w:w="190"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69E1A669" wp14:textId="77777777">
            <w:pPr>
              <w:spacing w:after="0"/>
              <w:jc w:val="center"/>
              <w:rPr>
                <w:ins w:author="Author" w:id="503"/>
                <w:rFonts w:cs="Arial"/>
                <w:b/>
                <w:bCs/>
                <w:color w:val="000000"/>
                <w:sz w:val="18"/>
                <w:szCs w:val="18"/>
              </w:rPr>
            </w:pPr>
            <w:ins w:author="Author" w:id="504">
              <w:r w:rsidRPr="0023550B">
                <w:rPr>
                  <w:rFonts w:cs="Arial"/>
                  <w:b/>
                  <w:bCs/>
                  <w:color w:val="000000"/>
                  <w:sz w:val="18"/>
                  <w:szCs w:val="18"/>
                </w:rPr>
                <w:t>Mbr Last Name</w:t>
              </w:r>
            </w:ins>
          </w:p>
        </w:tc>
        <w:tc>
          <w:tcPr>
            <w:tcW w:w="221"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6262D11B" wp14:textId="77777777">
            <w:pPr>
              <w:spacing w:after="0"/>
              <w:jc w:val="center"/>
              <w:rPr>
                <w:ins w:author="Author" w:id="505"/>
                <w:rFonts w:cs="Arial"/>
                <w:b/>
                <w:bCs/>
                <w:color w:val="000000"/>
                <w:sz w:val="18"/>
                <w:szCs w:val="18"/>
              </w:rPr>
            </w:pPr>
            <w:ins w:author="Author" w:id="506">
              <w:r w:rsidRPr="0023550B">
                <w:rPr>
                  <w:rFonts w:cs="Arial"/>
                  <w:b/>
                  <w:bCs/>
                  <w:color w:val="000000"/>
                  <w:sz w:val="18"/>
                  <w:szCs w:val="18"/>
                </w:rPr>
                <w:t>SA Auth ID</w:t>
              </w:r>
            </w:ins>
          </w:p>
        </w:tc>
        <w:tc>
          <w:tcPr>
            <w:tcW w:w="131"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043025D5" wp14:textId="77777777">
            <w:pPr>
              <w:spacing w:after="0"/>
              <w:jc w:val="center"/>
              <w:rPr>
                <w:ins w:author="Author" w:id="507"/>
                <w:rFonts w:cs="Arial"/>
                <w:b/>
                <w:bCs/>
                <w:color w:val="000000"/>
                <w:sz w:val="18"/>
                <w:szCs w:val="18"/>
              </w:rPr>
            </w:pPr>
            <w:ins w:author="Author" w:id="508">
              <w:r w:rsidRPr="0023550B">
                <w:rPr>
                  <w:rFonts w:cs="Arial"/>
                  <w:b/>
                  <w:bCs/>
                  <w:color w:val="000000"/>
                  <w:sz w:val="18"/>
                  <w:szCs w:val="18"/>
                </w:rPr>
                <w:t>SA LI Num</w:t>
              </w:r>
            </w:ins>
          </w:p>
        </w:tc>
        <w:tc>
          <w:tcPr>
            <w:tcW w:w="197"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06FC8BC2" wp14:textId="77777777">
            <w:pPr>
              <w:spacing w:after="0"/>
              <w:jc w:val="center"/>
              <w:rPr>
                <w:ins w:author="Author" w:id="509"/>
                <w:rFonts w:cs="Arial"/>
                <w:b/>
                <w:bCs/>
                <w:color w:val="000000"/>
                <w:sz w:val="18"/>
                <w:szCs w:val="18"/>
              </w:rPr>
            </w:pPr>
            <w:ins w:author="Author" w:id="510">
              <w:r w:rsidRPr="0023550B">
                <w:rPr>
                  <w:rFonts w:cs="Arial"/>
                  <w:b/>
                  <w:bCs/>
                  <w:color w:val="000000"/>
                  <w:sz w:val="18"/>
                  <w:szCs w:val="18"/>
                </w:rPr>
                <w:t>SA LI Stat Cd - Desc</w:t>
              </w:r>
            </w:ins>
          </w:p>
        </w:tc>
        <w:tc>
          <w:tcPr>
            <w:tcW w:w="21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0A699ED4" wp14:textId="77777777">
            <w:pPr>
              <w:spacing w:after="0"/>
              <w:jc w:val="center"/>
              <w:rPr>
                <w:ins w:author="Author" w:id="511"/>
                <w:rFonts w:cs="Arial"/>
                <w:b/>
                <w:bCs/>
                <w:color w:val="000000"/>
                <w:sz w:val="18"/>
                <w:szCs w:val="18"/>
              </w:rPr>
            </w:pPr>
            <w:ins w:author="Author" w:id="512">
              <w:r w:rsidRPr="0023550B">
                <w:rPr>
                  <w:rFonts w:cs="Arial"/>
                  <w:b/>
                  <w:bCs/>
                  <w:color w:val="000000"/>
                  <w:sz w:val="18"/>
                  <w:szCs w:val="18"/>
                </w:rPr>
                <w:t>SA LI Req Beg Dt</w:t>
              </w:r>
            </w:ins>
          </w:p>
        </w:tc>
        <w:tc>
          <w:tcPr>
            <w:tcW w:w="21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4EAA43E0" wp14:textId="77777777">
            <w:pPr>
              <w:spacing w:after="0"/>
              <w:jc w:val="center"/>
              <w:rPr>
                <w:ins w:author="Author" w:id="513"/>
                <w:rFonts w:cs="Arial"/>
                <w:b/>
                <w:bCs/>
                <w:color w:val="000000"/>
                <w:sz w:val="18"/>
                <w:szCs w:val="18"/>
              </w:rPr>
            </w:pPr>
            <w:ins w:author="Author" w:id="514">
              <w:r w:rsidRPr="0023550B">
                <w:rPr>
                  <w:rFonts w:cs="Arial"/>
                  <w:b/>
                  <w:bCs/>
                  <w:color w:val="000000"/>
                  <w:sz w:val="18"/>
                  <w:szCs w:val="18"/>
                </w:rPr>
                <w:t>SA LI Req End Dt</w:t>
              </w:r>
            </w:ins>
          </w:p>
        </w:tc>
        <w:tc>
          <w:tcPr>
            <w:tcW w:w="21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5E97AB05" wp14:textId="77777777">
            <w:pPr>
              <w:spacing w:after="0"/>
              <w:jc w:val="center"/>
              <w:rPr>
                <w:ins w:author="Author" w:id="515"/>
                <w:rFonts w:cs="Arial"/>
                <w:b/>
                <w:bCs/>
                <w:color w:val="000000"/>
                <w:sz w:val="18"/>
                <w:szCs w:val="18"/>
              </w:rPr>
            </w:pPr>
            <w:ins w:author="Author" w:id="516">
              <w:r w:rsidRPr="0023550B">
                <w:rPr>
                  <w:rFonts w:cs="Arial"/>
                  <w:b/>
                  <w:bCs/>
                  <w:color w:val="000000"/>
                  <w:sz w:val="18"/>
                  <w:szCs w:val="18"/>
                </w:rPr>
                <w:t>SA LI Beg Dt</w:t>
              </w:r>
            </w:ins>
          </w:p>
        </w:tc>
        <w:tc>
          <w:tcPr>
            <w:tcW w:w="21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40CCC833" wp14:textId="77777777">
            <w:pPr>
              <w:spacing w:after="0"/>
              <w:jc w:val="center"/>
              <w:rPr>
                <w:ins w:author="Author" w:id="517"/>
                <w:rFonts w:cs="Arial"/>
                <w:b/>
                <w:bCs/>
                <w:color w:val="000000"/>
                <w:sz w:val="18"/>
                <w:szCs w:val="18"/>
              </w:rPr>
            </w:pPr>
            <w:ins w:author="Author" w:id="518">
              <w:r w:rsidRPr="0023550B">
                <w:rPr>
                  <w:rFonts w:cs="Arial"/>
                  <w:b/>
                  <w:bCs/>
                  <w:color w:val="000000"/>
                  <w:sz w:val="18"/>
                  <w:szCs w:val="18"/>
                </w:rPr>
                <w:t>SA LI End Dt</w:t>
              </w:r>
            </w:ins>
          </w:p>
        </w:tc>
        <w:tc>
          <w:tcPr>
            <w:tcW w:w="147"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23B4E08A" wp14:textId="77777777">
            <w:pPr>
              <w:spacing w:after="0"/>
              <w:jc w:val="center"/>
              <w:rPr>
                <w:ins w:author="Author" w:id="519"/>
                <w:rFonts w:cs="Arial"/>
                <w:b/>
                <w:bCs/>
                <w:color w:val="000000"/>
                <w:sz w:val="18"/>
                <w:szCs w:val="18"/>
              </w:rPr>
            </w:pPr>
            <w:ins w:author="Author" w:id="520">
              <w:r w:rsidRPr="0023550B">
                <w:rPr>
                  <w:rFonts w:cs="Arial"/>
                  <w:b/>
                  <w:bCs/>
                  <w:color w:val="000000"/>
                  <w:sz w:val="18"/>
                  <w:szCs w:val="18"/>
                </w:rPr>
                <w:t>SA LI Svc From Cd</w:t>
              </w:r>
            </w:ins>
          </w:p>
        </w:tc>
        <w:tc>
          <w:tcPr>
            <w:tcW w:w="131"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7A6997F9" wp14:textId="77777777">
            <w:pPr>
              <w:spacing w:after="0"/>
              <w:jc w:val="center"/>
              <w:rPr>
                <w:ins w:author="Author" w:id="521"/>
                <w:rFonts w:cs="Arial"/>
                <w:b/>
                <w:bCs/>
                <w:color w:val="000000"/>
                <w:sz w:val="18"/>
                <w:szCs w:val="18"/>
              </w:rPr>
            </w:pPr>
            <w:ins w:author="Author" w:id="522">
              <w:r w:rsidRPr="0023550B">
                <w:rPr>
                  <w:rFonts w:cs="Arial"/>
                  <w:b/>
                  <w:bCs/>
                  <w:color w:val="000000"/>
                  <w:sz w:val="18"/>
                  <w:szCs w:val="18"/>
                </w:rPr>
                <w:t>SA Proc Mod 1st Cd</w:t>
              </w:r>
            </w:ins>
          </w:p>
        </w:tc>
        <w:tc>
          <w:tcPr>
            <w:tcW w:w="131"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55FDA6F8" wp14:textId="77777777">
            <w:pPr>
              <w:spacing w:after="0"/>
              <w:jc w:val="center"/>
              <w:rPr>
                <w:ins w:author="Author" w:id="523"/>
                <w:rFonts w:cs="Arial"/>
                <w:b/>
                <w:bCs/>
                <w:color w:val="000000"/>
                <w:sz w:val="18"/>
                <w:szCs w:val="18"/>
              </w:rPr>
            </w:pPr>
            <w:ins w:author="Author" w:id="524">
              <w:r w:rsidRPr="0023550B">
                <w:rPr>
                  <w:rFonts w:cs="Arial"/>
                  <w:b/>
                  <w:bCs/>
                  <w:color w:val="000000"/>
                  <w:sz w:val="18"/>
                  <w:szCs w:val="18"/>
                </w:rPr>
                <w:t>SA Proc Mod 2nd Cd</w:t>
              </w:r>
            </w:ins>
          </w:p>
        </w:tc>
        <w:tc>
          <w:tcPr>
            <w:tcW w:w="131"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08F8EC37" wp14:textId="77777777">
            <w:pPr>
              <w:spacing w:after="0"/>
              <w:jc w:val="center"/>
              <w:rPr>
                <w:ins w:author="Author" w:id="525"/>
                <w:rFonts w:cs="Arial"/>
                <w:b/>
                <w:bCs/>
                <w:color w:val="000000"/>
                <w:sz w:val="18"/>
                <w:szCs w:val="18"/>
              </w:rPr>
            </w:pPr>
            <w:ins w:author="Author" w:id="526">
              <w:r w:rsidRPr="0023550B">
                <w:rPr>
                  <w:rFonts w:cs="Arial"/>
                  <w:b/>
                  <w:bCs/>
                  <w:color w:val="000000"/>
                  <w:sz w:val="18"/>
                  <w:szCs w:val="18"/>
                </w:rPr>
                <w:t>SA Proc Mod 3rd Cd</w:t>
              </w:r>
            </w:ins>
          </w:p>
        </w:tc>
        <w:tc>
          <w:tcPr>
            <w:tcW w:w="13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64FE3EDD" wp14:textId="77777777">
            <w:pPr>
              <w:spacing w:after="0"/>
              <w:jc w:val="center"/>
              <w:rPr>
                <w:ins w:author="Author" w:id="527"/>
                <w:rFonts w:cs="Arial"/>
                <w:b/>
                <w:bCs/>
                <w:color w:val="000000"/>
                <w:sz w:val="18"/>
                <w:szCs w:val="18"/>
              </w:rPr>
            </w:pPr>
            <w:ins w:author="Author" w:id="528">
              <w:r w:rsidRPr="0023550B">
                <w:rPr>
                  <w:rFonts w:cs="Arial"/>
                  <w:b/>
                  <w:bCs/>
                  <w:color w:val="000000"/>
                  <w:sz w:val="18"/>
                  <w:szCs w:val="18"/>
                </w:rPr>
                <w:t>SA Proc Mod 4th Cd</w:t>
              </w:r>
            </w:ins>
          </w:p>
        </w:tc>
        <w:tc>
          <w:tcPr>
            <w:tcW w:w="14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4695F051" wp14:textId="77777777">
            <w:pPr>
              <w:spacing w:after="0"/>
              <w:jc w:val="center"/>
              <w:rPr>
                <w:ins w:author="Author" w:id="529"/>
                <w:rFonts w:cs="Arial"/>
                <w:b/>
                <w:bCs/>
                <w:color w:val="000000"/>
                <w:sz w:val="18"/>
                <w:szCs w:val="18"/>
              </w:rPr>
            </w:pPr>
            <w:ins w:author="Author" w:id="530">
              <w:r w:rsidRPr="0023550B">
                <w:rPr>
                  <w:rFonts w:cs="Arial"/>
                  <w:b/>
                  <w:bCs/>
                  <w:color w:val="000000"/>
                  <w:sz w:val="18"/>
                  <w:szCs w:val="18"/>
                </w:rPr>
                <w:t>SA LI Rev Cd</w:t>
              </w:r>
            </w:ins>
          </w:p>
        </w:tc>
        <w:tc>
          <w:tcPr>
            <w:tcW w:w="12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38C79F76" wp14:textId="77777777">
            <w:pPr>
              <w:spacing w:after="0"/>
              <w:jc w:val="center"/>
              <w:rPr>
                <w:ins w:author="Author" w:id="531"/>
                <w:rFonts w:cs="Arial"/>
                <w:b/>
                <w:bCs/>
                <w:color w:val="000000"/>
                <w:sz w:val="18"/>
                <w:szCs w:val="18"/>
              </w:rPr>
            </w:pPr>
            <w:ins w:author="Author" w:id="532">
              <w:r w:rsidRPr="0023550B">
                <w:rPr>
                  <w:rFonts w:cs="Arial"/>
                  <w:b/>
                  <w:bCs/>
                  <w:color w:val="000000"/>
                  <w:sz w:val="18"/>
                  <w:szCs w:val="18"/>
                </w:rPr>
                <w:t>SA LI App Amt</w:t>
              </w:r>
            </w:ins>
          </w:p>
        </w:tc>
        <w:tc>
          <w:tcPr>
            <w:tcW w:w="14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49910096" wp14:textId="77777777">
            <w:pPr>
              <w:spacing w:after="0"/>
              <w:jc w:val="center"/>
              <w:rPr>
                <w:ins w:author="Author" w:id="533"/>
                <w:rFonts w:cs="Arial"/>
                <w:b/>
                <w:bCs/>
                <w:color w:val="000000"/>
                <w:sz w:val="18"/>
                <w:szCs w:val="18"/>
              </w:rPr>
            </w:pPr>
            <w:ins w:author="Author" w:id="534">
              <w:r w:rsidRPr="0023550B">
                <w:rPr>
                  <w:rFonts w:cs="Arial"/>
                  <w:b/>
                  <w:bCs/>
                  <w:color w:val="000000"/>
                  <w:sz w:val="18"/>
                  <w:szCs w:val="18"/>
                </w:rPr>
                <w:t>SA LI App Unit Amt</w:t>
              </w:r>
            </w:ins>
          </w:p>
        </w:tc>
        <w:tc>
          <w:tcPr>
            <w:tcW w:w="135"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12BA50E7" wp14:textId="77777777">
            <w:pPr>
              <w:spacing w:after="0"/>
              <w:jc w:val="center"/>
              <w:rPr>
                <w:ins w:author="Author" w:id="535"/>
                <w:rFonts w:cs="Arial"/>
                <w:b/>
                <w:bCs/>
                <w:color w:val="000000"/>
                <w:sz w:val="18"/>
                <w:szCs w:val="18"/>
              </w:rPr>
            </w:pPr>
            <w:ins w:author="Author" w:id="536">
              <w:r w:rsidRPr="0023550B">
                <w:rPr>
                  <w:rFonts w:cs="Arial"/>
                  <w:b/>
                  <w:bCs/>
                  <w:color w:val="000000"/>
                  <w:sz w:val="18"/>
                  <w:szCs w:val="18"/>
                </w:rPr>
                <w:t>SA LI Used Amt</w:t>
              </w:r>
            </w:ins>
          </w:p>
        </w:tc>
        <w:tc>
          <w:tcPr>
            <w:tcW w:w="135"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227A8088" wp14:textId="77777777">
            <w:pPr>
              <w:spacing w:after="0"/>
              <w:jc w:val="center"/>
              <w:rPr>
                <w:ins w:author="Author" w:id="537"/>
                <w:rFonts w:cs="Arial"/>
                <w:b/>
                <w:bCs/>
                <w:color w:val="000000"/>
                <w:sz w:val="18"/>
                <w:szCs w:val="18"/>
              </w:rPr>
            </w:pPr>
            <w:ins w:author="Author" w:id="538">
              <w:r w:rsidRPr="0023550B">
                <w:rPr>
                  <w:rFonts w:cs="Arial"/>
                  <w:b/>
                  <w:bCs/>
                  <w:color w:val="000000"/>
                  <w:sz w:val="18"/>
                  <w:szCs w:val="18"/>
                </w:rPr>
                <w:t>SA LI Used Unit Amt</w:t>
              </w:r>
            </w:ins>
          </w:p>
        </w:tc>
        <w:tc>
          <w:tcPr>
            <w:tcW w:w="200"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5972B22E" wp14:textId="77777777">
            <w:pPr>
              <w:spacing w:after="0"/>
              <w:jc w:val="center"/>
              <w:rPr>
                <w:ins w:author="Author" w:id="539"/>
                <w:rFonts w:cs="Arial"/>
                <w:b/>
                <w:bCs/>
                <w:color w:val="000000"/>
                <w:sz w:val="18"/>
                <w:szCs w:val="18"/>
              </w:rPr>
            </w:pPr>
            <w:ins w:author="Author" w:id="540">
              <w:r w:rsidRPr="0023550B">
                <w:rPr>
                  <w:rFonts w:cs="Arial"/>
                  <w:b/>
                  <w:bCs/>
                  <w:color w:val="000000"/>
                  <w:sz w:val="18"/>
                  <w:szCs w:val="18"/>
                </w:rPr>
                <w:t>Remaining Amount ($)</w:t>
              </w:r>
            </w:ins>
          </w:p>
        </w:tc>
        <w:tc>
          <w:tcPr>
            <w:tcW w:w="201"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620980" w:rsidRDefault="00437B6A" w14:paraId="34B4BC65" wp14:textId="77777777">
            <w:pPr>
              <w:spacing w:after="0"/>
              <w:jc w:val="center"/>
              <w:rPr>
                <w:ins w:author="Author" w:id="541"/>
                <w:rFonts w:cs="Arial"/>
                <w:b/>
                <w:bCs/>
                <w:color w:val="000000"/>
                <w:sz w:val="18"/>
                <w:szCs w:val="18"/>
              </w:rPr>
            </w:pPr>
            <w:ins w:author="Author" w:id="542">
              <w:r w:rsidRPr="0023550B">
                <w:rPr>
                  <w:rFonts w:cs="Arial"/>
                  <w:b/>
                  <w:bCs/>
                  <w:color w:val="000000"/>
                  <w:sz w:val="18"/>
                  <w:szCs w:val="18"/>
                </w:rPr>
                <w:t>Remaining Units</w:t>
              </w:r>
            </w:ins>
          </w:p>
        </w:tc>
        <w:tc>
          <w:tcPr>
            <w:tcW w:w="278" w:type="pct"/>
            <w:tcBorders>
              <w:top w:val="single" w:color="6699CC" w:sz="8" w:space="0"/>
              <w:left w:val="nil"/>
              <w:bottom w:val="single" w:color="6699CC" w:sz="8" w:space="0"/>
              <w:right w:val="single" w:color="auto" w:sz="8" w:space="0"/>
            </w:tcBorders>
            <w:shd w:val="clear" w:color="000000" w:fill="CCCCCC"/>
            <w:noWrap/>
            <w:vAlign w:val="center"/>
            <w:hideMark/>
          </w:tcPr>
          <w:p w:rsidRPr="0023550B" w:rsidR="00437B6A" w:rsidP="00620980" w:rsidRDefault="00437B6A" w14:paraId="290264EE" wp14:textId="77777777">
            <w:pPr>
              <w:spacing w:after="0"/>
              <w:jc w:val="center"/>
              <w:rPr>
                <w:ins w:author="Author" w:id="543"/>
                <w:rFonts w:cs="Arial"/>
                <w:b/>
                <w:bCs/>
                <w:color w:val="000000"/>
                <w:sz w:val="18"/>
                <w:szCs w:val="18"/>
              </w:rPr>
            </w:pPr>
            <w:ins w:author="Author" w:id="544">
              <w:r w:rsidRPr="0023550B">
                <w:rPr>
                  <w:rFonts w:cs="Arial"/>
                  <w:b/>
                  <w:bCs/>
                  <w:color w:val="000000"/>
                  <w:sz w:val="18"/>
                  <w:szCs w:val="18"/>
                </w:rPr>
                <w:t>Clm Billed Dt</w:t>
              </w:r>
            </w:ins>
          </w:p>
        </w:tc>
      </w:tr>
      <w:tr xmlns:wp14="http://schemas.microsoft.com/office/word/2010/wordml" w:rsidRPr="0023550B" w:rsidR="00437B6A" w:rsidTr="00437B6A" w14:paraId="58DB1276" wp14:textId="77777777">
        <w:trPr>
          <w:trHeight w:val="267"/>
          <w:ins w:author="Author" w:id="545"/>
        </w:trPr>
        <w:tc>
          <w:tcPr>
            <w:tcW w:w="175" w:type="pct"/>
            <w:tcBorders>
              <w:top w:val="single" w:color="CCCCCC" w:sz="8" w:space="0"/>
              <w:left w:val="single" w:color="auto" w:sz="8" w:space="0"/>
              <w:bottom w:val="single" w:color="CCCCCC" w:sz="8" w:space="0"/>
              <w:right w:val="single" w:color="CCCCCC" w:sz="8" w:space="0"/>
            </w:tcBorders>
            <w:shd w:val="clear" w:color="000000" w:fill="FFFFFF"/>
            <w:noWrap/>
            <w:vAlign w:val="center"/>
            <w:hideMark/>
          </w:tcPr>
          <w:p w:rsidRPr="0023550B" w:rsidR="00437B6A" w:rsidP="00EF59A5" w:rsidRDefault="00437B6A" w14:paraId="7872B691" wp14:textId="77777777">
            <w:pPr>
              <w:spacing w:after="0"/>
              <w:jc w:val="center"/>
              <w:rPr>
                <w:ins w:author="Author" w:id="546"/>
                <w:rFonts w:cs="Arial"/>
                <w:color w:val="000000"/>
                <w:sz w:val="16"/>
                <w:szCs w:val="16"/>
              </w:rPr>
            </w:pPr>
            <w:ins w:author="Author" w:id="547">
              <w:r w:rsidRPr="0023550B">
                <w:rPr>
                  <w:rFonts w:cs="Arial"/>
                  <w:color w:val="000000"/>
                  <w:sz w:val="16"/>
                  <w:szCs w:val="16"/>
                </w:rPr>
                <w:t>XXXXXXX</w:t>
              </w:r>
            </w:ins>
          </w:p>
        </w:tc>
        <w:tc>
          <w:tcPr>
            <w:tcW w:w="247"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4A95D25D" wp14:textId="77777777">
            <w:pPr>
              <w:spacing w:after="0"/>
              <w:jc w:val="left"/>
              <w:rPr>
                <w:ins w:author="Author" w:id="548"/>
                <w:rFonts w:cs="Arial"/>
                <w:color w:val="000000"/>
                <w:sz w:val="16"/>
                <w:szCs w:val="16"/>
              </w:rPr>
            </w:pPr>
            <w:ins w:author="Author" w:id="549">
              <w:r w:rsidRPr="0023550B">
                <w:rPr>
                  <w:rFonts w:cs="Arial"/>
                  <w:color w:val="000000"/>
                  <w:sz w:val="16"/>
                  <w:szCs w:val="16"/>
                </w:rPr>
                <w:t>XXXXXXXXXXXX</w:t>
              </w:r>
            </w:ins>
          </w:p>
        </w:tc>
        <w:tc>
          <w:tcPr>
            <w:tcW w:w="189"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0E7C136D" wp14:textId="77777777">
            <w:pPr>
              <w:spacing w:after="0"/>
              <w:jc w:val="center"/>
              <w:rPr>
                <w:ins w:author="Author" w:id="550"/>
                <w:rFonts w:cs="Arial"/>
                <w:color w:val="000000"/>
                <w:sz w:val="16"/>
                <w:szCs w:val="16"/>
              </w:rPr>
            </w:pPr>
            <w:ins w:author="Author" w:id="551">
              <w:r w:rsidRPr="0023550B">
                <w:rPr>
                  <w:rFonts w:cs="Arial"/>
                  <w:color w:val="000000"/>
                  <w:sz w:val="16"/>
                  <w:szCs w:val="16"/>
                </w:rPr>
                <w:t>XXXXXXX</w:t>
              </w:r>
            </w:ins>
          </w:p>
        </w:tc>
        <w:tc>
          <w:tcPr>
            <w:tcW w:w="251"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5E85A833" wp14:textId="77777777">
            <w:pPr>
              <w:spacing w:after="0"/>
              <w:jc w:val="left"/>
              <w:rPr>
                <w:ins w:author="Author" w:id="552"/>
                <w:rFonts w:cs="Arial"/>
                <w:color w:val="000000"/>
                <w:sz w:val="16"/>
                <w:szCs w:val="16"/>
              </w:rPr>
            </w:pPr>
            <w:ins w:author="Author" w:id="553">
              <w:r w:rsidRPr="0023550B">
                <w:rPr>
                  <w:rFonts w:cs="Arial"/>
                  <w:color w:val="000000"/>
                  <w:sz w:val="16"/>
                  <w:szCs w:val="16"/>
                </w:rPr>
                <w:t>XXXXXXXXXXXX</w:t>
              </w:r>
            </w:ins>
          </w:p>
        </w:tc>
        <w:tc>
          <w:tcPr>
            <w:tcW w:w="235"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69C80CA3" wp14:textId="77777777">
            <w:pPr>
              <w:spacing w:after="0"/>
              <w:jc w:val="center"/>
              <w:rPr>
                <w:ins w:author="Author" w:id="554"/>
                <w:rFonts w:cs="Arial"/>
                <w:color w:val="000000"/>
                <w:sz w:val="16"/>
                <w:szCs w:val="16"/>
              </w:rPr>
            </w:pPr>
            <w:ins w:author="Author" w:id="555">
              <w:r w:rsidRPr="0023550B">
                <w:rPr>
                  <w:rFonts w:cs="Arial"/>
                  <w:color w:val="000000"/>
                  <w:sz w:val="16"/>
                  <w:szCs w:val="16"/>
                </w:rPr>
                <w:t>XXXXXXXXXXX</w:t>
              </w:r>
            </w:ins>
          </w:p>
        </w:tc>
        <w:tc>
          <w:tcPr>
            <w:tcW w:w="147"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2A9EF59B" wp14:textId="77777777">
            <w:pPr>
              <w:spacing w:after="0"/>
              <w:jc w:val="left"/>
              <w:rPr>
                <w:ins w:author="Author" w:id="556"/>
                <w:rFonts w:cs="Arial"/>
                <w:color w:val="000000"/>
                <w:sz w:val="16"/>
                <w:szCs w:val="16"/>
              </w:rPr>
            </w:pPr>
            <w:ins w:author="Author" w:id="557">
              <w:r w:rsidRPr="0023550B">
                <w:rPr>
                  <w:rFonts w:cs="Arial"/>
                  <w:color w:val="000000"/>
                  <w:sz w:val="16"/>
                  <w:szCs w:val="16"/>
                </w:rPr>
                <w:t>XXXXX</w:t>
              </w:r>
            </w:ins>
          </w:p>
        </w:tc>
        <w:tc>
          <w:tcPr>
            <w:tcW w:w="142" w:type="pct"/>
            <w:tcBorders>
              <w:top w:val="single" w:color="CCCCCC" w:sz="8" w:space="0"/>
              <w:left w:val="nil"/>
              <w:bottom w:val="single" w:color="CCCCCC" w:sz="8" w:space="0"/>
              <w:right w:val="single" w:color="CCCCCC" w:sz="8" w:space="0"/>
            </w:tcBorders>
            <w:shd w:val="clear" w:color="000000" w:fill="FFFFFF"/>
            <w:noWrap/>
            <w:vAlign w:val="bottom"/>
            <w:hideMark/>
          </w:tcPr>
          <w:p w:rsidRPr="0023550B" w:rsidR="00437B6A" w:rsidP="00EF59A5" w:rsidRDefault="00437B6A" w14:paraId="242E5966" wp14:textId="77777777">
            <w:pPr>
              <w:spacing w:after="0"/>
              <w:jc w:val="left"/>
              <w:rPr>
                <w:ins w:author="Author" w:id="558"/>
                <w:rFonts w:ascii="Tahoma" w:hAnsi="Tahoma" w:cs="Tahoma"/>
                <w:color w:val="000000"/>
                <w:szCs w:val="20"/>
              </w:rPr>
            </w:pPr>
            <w:ins w:author="Author" w:id="559">
              <w:r w:rsidRPr="0023550B">
                <w:rPr>
                  <w:rFonts w:ascii="Tahoma" w:hAnsi="Tahoma" w:cs="Tahoma"/>
                  <w:color w:val="000000"/>
                  <w:szCs w:val="20"/>
                </w:rPr>
                <w:t>X</w:t>
              </w:r>
            </w:ins>
          </w:p>
        </w:tc>
        <w:tc>
          <w:tcPr>
            <w:tcW w:w="190"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4F00EF2E" wp14:textId="77777777">
            <w:pPr>
              <w:spacing w:after="0"/>
              <w:jc w:val="left"/>
              <w:rPr>
                <w:ins w:author="Author" w:id="560"/>
                <w:rFonts w:cs="Arial"/>
                <w:color w:val="000000"/>
                <w:sz w:val="16"/>
                <w:szCs w:val="16"/>
              </w:rPr>
            </w:pPr>
            <w:ins w:author="Author" w:id="561">
              <w:r w:rsidRPr="0023550B">
                <w:rPr>
                  <w:rFonts w:cs="Arial"/>
                  <w:color w:val="000000"/>
                  <w:sz w:val="16"/>
                  <w:szCs w:val="16"/>
                </w:rPr>
                <w:t>XXXXXXXX</w:t>
              </w:r>
            </w:ins>
          </w:p>
        </w:tc>
        <w:tc>
          <w:tcPr>
            <w:tcW w:w="221"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7AEB580E" wp14:textId="77777777">
            <w:pPr>
              <w:spacing w:after="0"/>
              <w:jc w:val="center"/>
              <w:rPr>
                <w:ins w:author="Author" w:id="562"/>
                <w:rFonts w:cs="Arial"/>
                <w:color w:val="000000"/>
                <w:sz w:val="16"/>
                <w:szCs w:val="16"/>
              </w:rPr>
            </w:pPr>
            <w:ins w:author="Author" w:id="563">
              <w:r w:rsidRPr="0023550B">
                <w:rPr>
                  <w:rFonts w:cs="Arial"/>
                  <w:color w:val="000000"/>
                  <w:sz w:val="16"/>
                  <w:szCs w:val="16"/>
                </w:rPr>
                <w:t>XXXXXXXXXX</w:t>
              </w:r>
            </w:ins>
          </w:p>
        </w:tc>
        <w:tc>
          <w:tcPr>
            <w:tcW w:w="131"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37A7E634" wp14:textId="77777777">
            <w:pPr>
              <w:spacing w:after="0"/>
              <w:jc w:val="center"/>
              <w:rPr>
                <w:ins w:author="Author" w:id="564"/>
                <w:rFonts w:cs="Arial"/>
                <w:color w:val="000000"/>
                <w:sz w:val="16"/>
                <w:szCs w:val="16"/>
              </w:rPr>
            </w:pPr>
            <w:ins w:author="Author" w:id="565">
              <w:r w:rsidRPr="0023550B">
                <w:rPr>
                  <w:rFonts w:cs="Arial"/>
                  <w:color w:val="000000"/>
                  <w:sz w:val="16"/>
                  <w:szCs w:val="16"/>
                </w:rPr>
                <w:t>X</w:t>
              </w:r>
            </w:ins>
          </w:p>
        </w:tc>
        <w:tc>
          <w:tcPr>
            <w:tcW w:w="197"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21BF9F72" wp14:textId="77777777">
            <w:pPr>
              <w:spacing w:after="0"/>
              <w:jc w:val="left"/>
              <w:rPr>
                <w:ins w:author="Author" w:id="566"/>
                <w:rFonts w:cs="Arial"/>
                <w:color w:val="000000"/>
                <w:sz w:val="16"/>
                <w:szCs w:val="16"/>
              </w:rPr>
            </w:pPr>
            <w:ins w:author="Author" w:id="567">
              <w:r w:rsidRPr="0023550B">
                <w:rPr>
                  <w:rFonts w:cs="Arial"/>
                  <w:color w:val="000000"/>
                  <w:sz w:val="16"/>
                  <w:szCs w:val="16"/>
                </w:rPr>
                <w:t>X - XXXXXXXX</w:t>
              </w:r>
            </w:ins>
          </w:p>
        </w:tc>
        <w:tc>
          <w:tcPr>
            <w:tcW w:w="21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7B0C6B62" wp14:textId="77777777">
            <w:pPr>
              <w:spacing w:after="0"/>
              <w:jc w:val="center"/>
              <w:rPr>
                <w:ins w:author="Author" w:id="568"/>
                <w:rFonts w:cs="Arial"/>
                <w:color w:val="000000"/>
                <w:sz w:val="16"/>
                <w:szCs w:val="16"/>
              </w:rPr>
            </w:pPr>
            <w:ins w:author="Author" w:id="569">
              <w:r w:rsidRPr="0023550B">
                <w:rPr>
                  <w:rFonts w:cs="Arial"/>
                  <w:color w:val="000000"/>
                  <w:sz w:val="16"/>
                  <w:szCs w:val="16"/>
                </w:rPr>
                <w:t>MM/DD/YYYY</w:t>
              </w:r>
            </w:ins>
          </w:p>
        </w:tc>
        <w:tc>
          <w:tcPr>
            <w:tcW w:w="21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54827E63" wp14:textId="77777777">
            <w:pPr>
              <w:spacing w:after="0"/>
              <w:jc w:val="center"/>
              <w:rPr>
                <w:ins w:author="Author" w:id="570"/>
                <w:rFonts w:cs="Arial"/>
                <w:color w:val="000000"/>
                <w:sz w:val="16"/>
                <w:szCs w:val="16"/>
              </w:rPr>
            </w:pPr>
            <w:ins w:author="Author" w:id="571">
              <w:r w:rsidRPr="0023550B">
                <w:rPr>
                  <w:rFonts w:cs="Arial"/>
                  <w:color w:val="000000"/>
                  <w:sz w:val="16"/>
                  <w:szCs w:val="16"/>
                </w:rPr>
                <w:t>MM/DD/YYYY</w:t>
              </w:r>
            </w:ins>
          </w:p>
        </w:tc>
        <w:tc>
          <w:tcPr>
            <w:tcW w:w="21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66D33A37" wp14:textId="77777777">
            <w:pPr>
              <w:spacing w:after="0"/>
              <w:jc w:val="center"/>
              <w:rPr>
                <w:ins w:author="Author" w:id="572"/>
                <w:rFonts w:cs="Arial"/>
                <w:color w:val="000000"/>
                <w:sz w:val="16"/>
                <w:szCs w:val="16"/>
              </w:rPr>
            </w:pPr>
            <w:ins w:author="Author" w:id="573">
              <w:r w:rsidRPr="0023550B">
                <w:rPr>
                  <w:rFonts w:cs="Arial"/>
                  <w:color w:val="000000"/>
                  <w:sz w:val="16"/>
                  <w:szCs w:val="16"/>
                </w:rPr>
                <w:t>MM/DD/YYYY</w:t>
              </w:r>
            </w:ins>
          </w:p>
        </w:tc>
        <w:tc>
          <w:tcPr>
            <w:tcW w:w="21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69F99361" wp14:textId="77777777">
            <w:pPr>
              <w:spacing w:after="0"/>
              <w:jc w:val="center"/>
              <w:rPr>
                <w:ins w:author="Author" w:id="574"/>
                <w:rFonts w:cs="Arial"/>
                <w:color w:val="000000"/>
                <w:sz w:val="16"/>
                <w:szCs w:val="16"/>
              </w:rPr>
            </w:pPr>
            <w:ins w:author="Author" w:id="575">
              <w:r w:rsidRPr="0023550B">
                <w:rPr>
                  <w:rFonts w:cs="Arial"/>
                  <w:color w:val="000000"/>
                  <w:sz w:val="16"/>
                  <w:szCs w:val="16"/>
                </w:rPr>
                <w:t>MM/DD/YYYY</w:t>
              </w:r>
            </w:ins>
          </w:p>
        </w:tc>
        <w:tc>
          <w:tcPr>
            <w:tcW w:w="147"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0C4AD010" wp14:textId="77777777">
            <w:pPr>
              <w:spacing w:after="0"/>
              <w:jc w:val="center"/>
              <w:rPr>
                <w:ins w:author="Author" w:id="576"/>
                <w:rFonts w:cs="Arial"/>
                <w:color w:val="000000"/>
                <w:sz w:val="16"/>
                <w:szCs w:val="16"/>
              </w:rPr>
            </w:pPr>
            <w:ins w:author="Author" w:id="577">
              <w:r w:rsidRPr="0023550B">
                <w:rPr>
                  <w:rFonts w:cs="Arial"/>
                  <w:color w:val="000000"/>
                  <w:sz w:val="16"/>
                  <w:szCs w:val="16"/>
                </w:rPr>
                <w:t>XXXXX</w:t>
              </w:r>
            </w:ins>
          </w:p>
        </w:tc>
        <w:tc>
          <w:tcPr>
            <w:tcW w:w="131"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6C5295C0" wp14:textId="77777777">
            <w:pPr>
              <w:spacing w:after="0"/>
              <w:jc w:val="center"/>
              <w:rPr>
                <w:ins w:author="Author" w:id="578"/>
                <w:rFonts w:cs="Arial"/>
                <w:color w:val="000000"/>
                <w:sz w:val="16"/>
                <w:szCs w:val="16"/>
              </w:rPr>
            </w:pPr>
            <w:ins w:author="Author" w:id="579">
              <w:r w:rsidRPr="0023550B">
                <w:rPr>
                  <w:rFonts w:cs="Arial"/>
                  <w:color w:val="000000"/>
                  <w:sz w:val="16"/>
                  <w:szCs w:val="16"/>
                </w:rPr>
                <w:t>XX</w:t>
              </w:r>
            </w:ins>
          </w:p>
        </w:tc>
        <w:tc>
          <w:tcPr>
            <w:tcW w:w="131"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1A56FF8A" wp14:textId="77777777">
            <w:pPr>
              <w:spacing w:after="0"/>
              <w:jc w:val="center"/>
              <w:rPr>
                <w:ins w:author="Author" w:id="580"/>
                <w:rFonts w:cs="Arial"/>
                <w:color w:val="000000"/>
                <w:sz w:val="16"/>
                <w:szCs w:val="16"/>
              </w:rPr>
            </w:pPr>
            <w:ins w:author="Author" w:id="581">
              <w:r w:rsidRPr="0023550B">
                <w:rPr>
                  <w:rFonts w:cs="Arial"/>
                  <w:color w:val="000000"/>
                  <w:sz w:val="16"/>
                  <w:szCs w:val="16"/>
                </w:rPr>
                <w:t>XX</w:t>
              </w:r>
            </w:ins>
          </w:p>
        </w:tc>
        <w:tc>
          <w:tcPr>
            <w:tcW w:w="131"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37205F82" wp14:textId="77777777">
            <w:pPr>
              <w:spacing w:after="0"/>
              <w:jc w:val="center"/>
              <w:rPr>
                <w:ins w:author="Author" w:id="582"/>
                <w:rFonts w:cs="Arial"/>
                <w:color w:val="000000"/>
                <w:sz w:val="16"/>
                <w:szCs w:val="16"/>
              </w:rPr>
            </w:pPr>
            <w:ins w:author="Author" w:id="583">
              <w:r w:rsidRPr="0023550B">
                <w:rPr>
                  <w:rFonts w:cs="Arial"/>
                  <w:color w:val="000000"/>
                  <w:sz w:val="16"/>
                  <w:szCs w:val="16"/>
                </w:rPr>
                <w:t>XX</w:t>
              </w:r>
            </w:ins>
          </w:p>
        </w:tc>
        <w:tc>
          <w:tcPr>
            <w:tcW w:w="13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6818B18D" wp14:textId="77777777">
            <w:pPr>
              <w:spacing w:after="0"/>
              <w:jc w:val="center"/>
              <w:rPr>
                <w:ins w:author="Author" w:id="584"/>
                <w:rFonts w:cs="Arial"/>
                <w:color w:val="000000"/>
                <w:sz w:val="16"/>
                <w:szCs w:val="16"/>
              </w:rPr>
            </w:pPr>
            <w:ins w:author="Author" w:id="585">
              <w:r w:rsidRPr="0023550B">
                <w:rPr>
                  <w:rFonts w:cs="Arial"/>
                  <w:color w:val="000000"/>
                  <w:sz w:val="16"/>
                  <w:szCs w:val="16"/>
                </w:rPr>
                <w:t>XX</w:t>
              </w:r>
            </w:ins>
          </w:p>
        </w:tc>
        <w:tc>
          <w:tcPr>
            <w:tcW w:w="142" w:type="pct"/>
            <w:tcBorders>
              <w:top w:val="single" w:color="CCCCCC" w:sz="8" w:space="0"/>
              <w:left w:val="nil"/>
              <w:bottom w:val="single" w:color="CCCCCC" w:sz="8" w:space="0"/>
              <w:right w:val="single" w:color="CCCCCC" w:sz="8" w:space="0"/>
            </w:tcBorders>
            <w:shd w:val="clear" w:color="000000" w:fill="FFFFFF"/>
            <w:noWrap/>
            <w:vAlign w:val="bottom"/>
            <w:hideMark/>
          </w:tcPr>
          <w:p w:rsidRPr="0023550B" w:rsidR="00437B6A" w:rsidP="00EF59A5" w:rsidRDefault="00437B6A" w14:paraId="6AD15FD9" wp14:textId="77777777">
            <w:pPr>
              <w:spacing w:after="0"/>
              <w:jc w:val="left"/>
              <w:rPr>
                <w:ins w:author="Author" w:id="586"/>
                <w:rFonts w:ascii="Tahoma" w:hAnsi="Tahoma" w:cs="Tahoma"/>
                <w:color w:val="000000"/>
                <w:szCs w:val="20"/>
              </w:rPr>
            </w:pPr>
            <w:ins w:author="Author" w:id="587">
              <w:r w:rsidRPr="0023550B">
                <w:rPr>
                  <w:rFonts w:ascii="Tahoma" w:hAnsi="Tahoma" w:cs="Tahoma"/>
                  <w:color w:val="000000"/>
                  <w:szCs w:val="20"/>
                </w:rPr>
                <w:t>xxxxx</w:t>
              </w:r>
            </w:ins>
          </w:p>
        </w:tc>
        <w:tc>
          <w:tcPr>
            <w:tcW w:w="12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0AC2E721" wp14:textId="77777777">
            <w:pPr>
              <w:spacing w:after="0"/>
              <w:jc w:val="right"/>
              <w:rPr>
                <w:ins w:author="Author" w:id="588"/>
                <w:rFonts w:cs="Arial"/>
                <w:color w:val="000000"/>
                <w:sz w:val="16"/>
                <w:szCs w:val="16"/>
              </w:rPr>
            </w:pPr>
            <w:ins w:author="Author" w:id="589">
              <w:r w:rsidRPr="0023550B">
                <w:rPr>
                  <w:rFonts w:cs="Arial"/>
                  <w:color w:val="000000"/>
                  <w:sz w:val="16"/>
                  <w:szCs w:val="16"/>
                </w:rPr>
                <w:t>0.00</w:t>
              </w:r>
            </w:ins>
          </w:p>
        </w:tc>
        <w:tc>
          <w:tcPr>
            <w:tcW w:w="14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6409BC25" wp14:textId="77777777">
            <w:pPr>
              <w:spacing w:after="0"/>
              <w:jc w:val="right"/>
              <w:rPr>
                <w:ins w:author="Author" w:id="590"/>
                <w:rFonts w:cs="Arial"/>
                <w:color w:val="000000"/>
                <w:sz w:val="16"/>
                <w:szCs w:val="16"/>
              </w:rPr>
            </w:pPr>
            <w:ins w:author="Author" w:id="591">
              <w:r w:rsidRPr="0023550B">
                <w:rPr>
                  <w:rFonts w:cs="Arial"/>
                  <w:color w:val="000000"/>
                  <w:sz w:val="16"/>
                  <w:szCs w:val="16"/>
                </w:rPr>
                <w:t>99,999</w:t>
              </w:r>
            </w:ins>
          </w:p>
        </w:tc>
        <w:tc>
          <w:tcPr>
            <w:tcW w:w="135"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0A621BA3" wp14:textId="77777777">
            <w:pPr>
              <w:spacing w:after="0"/>
              <w:jc w:val="right"/>
              <w:rPr>
                <w:ins w:author="Author" w:id="592"/>
                <w:rFonts w:cs="Arial"/>
                <w:color w:val="000000"/>
                <w:sz w:val="16"/>
                <w:szCs w:val="16"/>
              </w:rPr>
            </w:pPr>
            <w:ins w:author="Author" w:id="593">
              <w:r w:rsidRPr="0023550B">
                <w:rPr>
                  <w:rFonts w:cs="Arial"/>
                  <w:color w:val="000000"/>
                  <w:sz w:val="16"/>
                  <w:szCs w:val="16"/>
                </w:rPr>
                <w:t>0.00</w:t>
              </w:r>
            </w:ins>
          </w:p>
        </w:tc>
        <w:tc>
          <w:tcPr>
            <w:tcW w:w="135"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7F9EB68E" wp14:textId="77777777">
            <w:pPr>
              <w:spacing w:after="0"/>
              <w:jc w:val="right"/>
              <w:rPr>
                <w:ins w:author="Author" w:id="594"/>
                <w:rFonts w:cs="Arial"/>
                <w:color w:val="000000"/>
                <w:sz w:val="16"/>
                <w:szCs w:val="16"/>
              </w:rPr>
            </w:pPr>
            <w:ins w:author="Author" w:id="595">
              <w:r w:rsidRPr="0023550B">
                <w:rPr>
                  <w:rFonts w:cs="Arial"/>
                  <w:color w:val="000000"/>
                  <w:sz w:val="16"/>
                  <w:szCs w:val="16"/>
                </w:rPr>
                <w:t>999</w:t>
              </w:r>
            </w:ins>
          </w:p>
        </w:tc>
        <w:tc>
          <w:tcPr>
            <w:tcW w:w="200"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290E6E9C" wp14:textId="77777777">
            <w:pPr>
              <w:spacing w:after="0"/>
              <w:jc w:val="right"/>
              <w:rPr>
                <w:ins w:author="Author" w:id="596"/>
                <w:rFonts w:cs="Arial"/>
                <w:color w:val="000000"/>
                <w:sz w:val="16"/>
                <w:szCs w:val="16"/>
              </w:rPr>
            </w:pPr>
            <w:ins w:author="Author" w:id="597">
              <w:r w:rsidRPr="0023550B">
                <w:rPr>
                  <w:rFonts w:cs="Arial"/>
                  <w:color w:val="000000"/>
                  <w:sz w:val="16"/>
                  <w:szCs w:val="16"/>
                </w:rPr>
                <w:t>0.00</w:t>
              </w:r>
            </w:ins>
          </w:p>
        </w:tc>
        <w:tc>
          <w:tcPr>
            <w:tcW w:w="201"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EF59A5" w:rsidRDefault="00437B6A" w14:paraId="5C0A824F" wp14:textId="77777777">
            <w:pPr>
              <w:spacing w:after="0"/>
              <w:jc w:val="right"/>
              <w:rPr>
                <w:ins w:author="Author" w:id="598"/>
                <w:rFonts w:cs="Arial"/>
                <w:color w:val="000000"/>
                <w:sz w:val="16"/>
                <w:szCs w:val="16"/>
              </w:rPr>
            </w:pPr>
            <w:ins w:author="Author" w:id="599">
              <w:r w:rsidRPr="0023550B">
                <w:rPr>
                  <w:rFonts w:cs="Arial"/>
                  <w:color w:val="000000"/>
                  <w:sz w:val="16"/>
                  <w:szCs w:val="16"/>
                </w:rPr>
                <w:t>99,999</w:t>
              </w:r>
            </w:ins>
          </w:p>
        </w:tc>
        <w:tc>
          <w:tcPr>
            <w:tcW w:w="278" w:type="pct"/>
            <w:tcBorders>
              <w:top w:val="single" w:color="CCCCCC" w:sz="8" w:space="0"/>
              <w:left w:val="nil"/>
              <w:bottom w:val="single" w:color="CCCCCC" w:sz="8" w:space="0"/>
              <w:right w:val="single" w:color="auto" w:sz="8" w:space="0"/>
            </w:tcBorders>
            <w:shd w:val="clear" w:color="000000" w:fill="FFFFFF"/>
            <w:noWrap/>
            <w:vAlign w:val="center"/>
            <w:hideMark/>
          </w:tcPr>
          <w:p w:rsidRPr="0023550B" w:rsidR="00437B6A" w:rsidP="00EF59A5" w:rsidRDefault="00437B6A" w14:paraId="2C39755B" wp14:textId="77777777">
            <w:pPr>
              <w:spacing w:after="0"/>
              <w:jc w:val="center"/>
              <w:rPr>
                <w:ins w:author="Author" w:id="600"/>
                <w:rFonts w:cs="Arial"/>
                <w:color w:val="000000"/>
                <w:sz w:val="16"/>
                <w:szCs w:val="16"/>
              </w:rPr>
            </w:pPr>
            <w:ins w:author="Author" w:id="601">
              <w:r w:rsidRPr="0023550B">
                <w:rPr>
                  <w:rFonts w:cs="Arial"/>
                  <w:color w:val="000000"/>
                  <w:sz w:val="16"/>
                  <w:szCs w:val="16"/>
                </w:rPr>
                <w:t>MM/DD/YYYY</w:t>
              </w:r>
            </w:ins>
          </w:p>
        </w:tc>
      </w:tr>
      <w:tr xmlns:wp14="http://schemas.microsoft.com/office/word/2010/wordml" w:rsidRPr="0023550B" w:rsidR="00437B6A" w:rsidTr="00437B6A" w14:paraId="5338F562" wp14:textId="77777777">
        <w:trPr>
          <w:trHeight w:val="267"/>
          <w:ins w:author="Author" w:id="602"/>
        </w:trPr>
        <w:tc>
          <w:tcPr>
            <w:tcW w:w="175" w:type="pct"/>
            <w:tcBorders>
              <w:top w:val="nil"/>
              <w:left w:val="single" w:color="auto" w:sz="8" w:space="0"/>
              <w:bottom w:val="single" w:color="CCCCCC" w:sz="8" w:space="0"/>
              <w:right w:val="single" w:color="CCCCCC" w:sz="8" w:space="0"/>
            </w:tcBorders>
            <w:shd w:val="clear" w:color="000000" w:fill="FFFFFF"/>
            <w:noWrap/>
            <w:vAlign w:val="center"/>
            <w:hideMark/>
          </w:tcPr>
          <w:p w:rsidRPr="0023550B" w:rsidR="00437B6A" w:rsidP="00EF59A5" w:rsidRDefault="00437B6A" w14:paraId="52101B34" wp14:textId="77777777">
            <w:pPr>
              <w:spacing w:after="0"/>
              <w:jc w:val="center"/>
              <w:rPr>
                <w:ins w:author="Author" w:id="603"/>
                <w:rFonts w:cs="Arial"/>
                <w:color w:val="000000"/>
                <w:sz w:val="16"/>
                <w:szCs w:val="16"/>
              </w:rPr>
            </w:pPr>
            <w:ins w:author="Author" w:id="604">
              <w:r w:rsidRPr="0023550B">
                <w:rPr>
                  <w:rFonts w:cs="Arial"/>
                  <w:color w:val="000000"/>
                  <w:sz w:val="16"/>
                  <w:szCs w:val="16"/>
                </w:rPr>
                <w:t>XXXXXXX</w:t>
              </w:r>
            </w:ins>
          </w:p>
        </w:tc>
        <w:tc>
          <w:tcPr>
            <w:tcW w:w="247"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46E208DB" wp14:textId="77777777">
            <w:pPr>
              <w:spacing w:after="0"/>
              <w:jc w:val="left"/>
              <w:rPr>
                <w:ins w:author="Author" w:id="605"/>
                <w:rFonts w:cs="Arial"/>
                <w:color w:val="000000"/>
                <w:sz w:val="16"/>
                <w:szCs w:val="16"/>
              </w:rPr>
            </w:pPr>
            <w:ins w:author="Author" w:id="606">
              <w:r w:rsidRPr="0023550B">
                <w:rPr>
                  <w:rFonts w:cs="Arial"/>
                  <w:color w:val="000000"/>
                  <w:sz w:val="16"/>
                  <w:szCs w:val="16"/>
                </w:rPr>
                <w:t>XXXXXXXXXXXX</w:t>
              </w:r>
            </w:ins>
          </w:p>
        </w:tc>
        <w:tc>
          <w:tcPr>
            <w:tcW w:w="189"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77CA23EA" wp14:textId="77777777">
            <w:pPr>
              <w:spacing w:after="0"/>
              <w:jc w:val="center"/>
              <w:rPr>
                <w:ins w:author="Author" w:id="607"/>
                <w:rFonts w:cs="Arial"/>
                <w:color w:val="000000"/>
                <w:sz w:val="16"/>
                <w:szCs w:val="16"/>
              </w:rPr>
            </w:pPr>
            <w:ins w:author="Author" w:id="608">
              <w:r w:rsidRPr="0023550B">
                <w:rPr>
                  <w:rFonts w:cs="Arial"/>
                  <w:color w:val="000000"/>
                  <w:sz w:val="16"/>
                  <w:szCs w:val="16"/>
                </w:rPr>
                <w:t>XXXXXXX</w:t>
              </w:r>
            </w:ins>
          </w:p>
        </w:tc>
        <w:tc>
          <w:tcPr>
            <w:tcW w:w="251"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6E713D78" wp14:textId="77777777">
            <w:pPr>
              <w:spacing w:after="0"/>
              <w:jc w:val="left"/>
              <w:rPr>
                <w:ins w:author="Author" w:id="609"/>
                <w:rFonts w:cs="Arial"/>
                <w:color w:val="000000"/>
                <w:sz w:val="16"/>
                <w:szCs w:val="16"/>
              </w:rPr>
            </w:pPr>
            <w:ins w:author="Author" w:id="610">
              <w:r w:rsidRPr="0023550B">
                <w:rPr>
                  <w:rFonts w:cs="Arial"/>
                  <w:color w:val="000000"/>
                  <w:sz w:val="16"/>
                  <w:szCs w:val="16"/>
                </w:rPr>
                <w:t>XXXXXXXXXXXX</w:t>
              </w:r>
            </w:ins>
          </w:p>
        </w:tc>
        <w:tc>
          <w:tcPr>
            <w:tcW w:w="235"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4412DB0C" wp14:textId="77777777">
            <w:pPr>
              <w:spacing w:after="0"/>
              <w:jc w:val="center"/>
              <w:rPr>
                <w:ins w:author="Author" w:id="611"/>
                <w:rFonts w:cs="Arial"/>
                <w:color w:val="000000"/>
                <w:sz w:val="16"/>
                <w:szCs w:val="16"/>
              </w:rPr>
            </w:pPr>
            <w:ins w:author="Author" w:id="612">
              <w:r w:rsidRPr="0023550B">
                <w:rPr>
                  <w:rFonts w:cs="Arial"/>
                  <w:color w:val="000000"/>
                  <w:sz w:val="16"/>
                  <w:szCs w:val="16"/>
                </w:rPr>
                <w:t>XXXXXXXXXXX</w:t>
              </w:r>
            </w:ins>
          </w:p>
        </w:tc>
        <w:tc>
          <w:tcPr>
            <w:tcW w:w="147"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04C88129" wp14:textId="77777777">
            <w:pPr>
              <w:spacing w:after="0"/>
              <w:jc w:val="left"/>
              <w:rPr>
                <w:ins w:author="Author" w:id="613"/>
                <w:rFonts w:cs="Arial"/>
                <w:color w:val="000000"/>
                <w:sz w:val="16"/>
                <w:szCs w:val="16"/>
              </w:rPr>
            </w:pPr>
            <w:ins w:author="Author" w:id="614">
              <w:r w:rsidRPr="0023550B">
                <w:rPr>
                  <w:rFonts w:cs="Arial"/>
                  <w:color w:val="000000"/>
                  <w:sz w:val="16"/>
                  <w:szCs w:val="16"/>
                </w:rPr>
                <w:t>XXXXX</w:t>
              </w:r>
            </w:ins>
          </w:p>
        </w:tc>
        <w:tc>
          <w:tcPr>
            <w:tcW w:w="142" w:type="pct"/>
            <w:tcBorders>
              <w:top w:val="nil"/>
              <w:left w:val="nil"/>
              <w:bottom w:val="single" w:color="CCCCCC" w:sz="8" w:space="0"/>
              <w:right w:val="single" w:color="CCCCCC" w:sz="8" w:space="0"/>
            </w:tcBorders>
            <w:shd w:val="clear" w:color="000000" w:fill="FFFFFF"/>
            <w:noWrap/>
            <w:vAlign w:val="bottom"/>
            <w:hideMark/>
          </w:tcPr>
          <w:p w:rsidRPr="0023550B" w:rsidR="00437B6A" w:rsidP="00EF59A5" w:rsidRDefault="00437B6A" w14:paraId="67E5F606" wp14:textId="77777777">
            <w:pPr>
              <w:spacing w:after="0"/>
              <w:jc w:val="left"/>
              <w:rPr>
                <w:ins w:author="Author" w:id="615"/>
                <w:rFonts w:ascii="Tahoma" w:hAnsi="Tahoma" w:cs="Tahoma"/>
                <w:color w:val="000000"/>
                <w:szCs w:val="20"/>
              </w:rPr>
            </w:pPr>
            <w:ins w:author="Author" w:id="616">
              <w:r w:rsidRPr="0023550B">
                <w:rPr>
                  <w:rFonts w:ascii="Tahoma" w:hAnsi="Tahoma" w:cs="Tahoma"/>
                  <w:color w:val="000000"/>
                  <w:szCs w:val="20"/>
                </w:rPr>
                <w:t>X</w:t>
              </w:r>
            </w:ins>
          </w:p>
        </w:tc>
        <w:tc>
          <w:tcPr>
            <w:tcW w:w="190"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12477463" wp14:textId="77777777">
            <w:pPr>
              <w:spacing w:after="0"/>
              <w:jc w:val="left"/>
              <w:rPr>
                <w:ins w:author="Author" w:id="617"/>
                <w:rFonts w:cs="Arial"/>
                <w:color w:val="000000"/>
                <w:sz w:val="16"/>
                <w:szCs w:val="16"/>
              </w:rPr>
            </w:pPr>
            <w:ins w:author="Author" w:id="618">
              <w:r w:rsidRPr="0023550B">
                <w:rPr>
                  <w:rFonts w:cs="Arial"/>
                  <w:color w:val="000000"/>
                  <w:sz w:val="16"/>
                  <w:szCs w:val="16"/>
                </w:rPr>
                <w:t>XXXXXXXX</w:t>
              </w:r>
            </w:ins>
          </w:p>
        </w:tc>
        <w:tc>
          <w:tcPr>
            <w:tcW w:w="221"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611D7E7E" wp14:textId="77777777">
            <w:pPr>
              <w:spacing w:after="0"/>
              <w:jc w:val="center"/>
              <w:rPr>
                <w:ins w:author="Author" w:id="619"/>
                <w:rFonts w:cs="Arial"/>
                <w:color w:val="000000"/>
                <w:sz w:val="16"/>
                <w:szCs w:val="16"/>
              </w:rPr>
            </w:pPr>
            <w:ins w:author="Author" w:id="620">
              <w:r w:rsidRPr="0023550B">
                <w:rPr>
                  <w:rFonts w:cs="Arial"/>
                  <w:color w:val="000000"/>
                  <w:sz w:val="16"/>
                  <w:szCs w:val="16"/>
                </w:rPr>
                <w:t>XXXXXXXXXX</w:t>
              </w:r>
            </w:ins>
          </w:p>
        </w:tc>
        <w:tc>
          <w:tcPr>
            <w:tcW w:w="131"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0DEA07B3" wp14:textId="77777777">
            <w:pPr>
              <w:spacing w:after="0"/>
              <w:jc w:val="center"/>
              <w:rPr>
                <w:ins w:author="Author" w:id="621"/>
                <w:rFonts w:cs="Arial"/>
                <w:color w:val="000000"/>
                <w:sz w:val="16"/>
                <w:szCs w:val="16"/>
              </w:rPr>
            </w:pPr>
            <w:ins w:author="Author" w:id="622">
              <w:r w:rsidRPr="0023550B">
                <w:rPr>
                  <w:rFonts w:cs="Arial"/>
                  <w:color w:val="000000"/>
                  <w:sz w:val="16"/>
                  <w:szCs w:val="16"/>
                </w:rPr>
                <w:t>X</w:t>
              </w:r>
            </w:ins>
          </w:p>
        </w:tc>
        <w:tc>
          <w:tcPr>
            <w:tcW w:w="197"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2E35020C" wp14:textId="77777777">
            <w:pPr>
              <w:spacing w:after="0"/>
              <w:jc w:val="left"/>
              <w:rPr>
                <w:ins w:author="Author" w:id="623"/>
                <w:rFonts w:cs="Arial"/>
                <w:color w:val="000000"/>
                <w:sz w:val="16"/>
                <w:szCs w:val="16"/>
              </w:rPr>
            </w:pPr>
            <w:ins w:author="Author" w:id="624">
              <w:r w:rsidRPr="0023550B">
                <w:rPr>
                  <w:rFonts w:cs="Arial"/>
                  <w:color w:val="000000"/>
                  <w:sz w:val="16"/>
                  <w:szCs w:val="16"/>
                </w:rPr>
                <w:t>X - XXXXXXXX</w:t>
              </w:r>
            </w:ins>
          </w:p>
        </w:tc>
        <w:tc>
          <w:tcPr>
            <w:tcW w:w="212"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32485612" wp14:textId="77777777">
            <w:pPr>
              <w:spacing w:after="0"/>
              <w:jc w:val="center"/>
              <w:rPr>
                <w:ins w:author="Author" w:id="625"/>
                <w:rFonts w:cs="Arial"/>
                <w:color w:val="000000"/>
                <w:sz w:val="16"/>
                <w:szCs w:val="16"/>
              </w:rPr>
            </w:pPr>
            <w:ins w:author="Author" w:id="626">
              <w:r w:rsidRPr="0023550B">
                <w:rPr>
                  <w:rFonts w:cs="Arial"/>
                  <w:color w:val="000000"/>
                  <w:sz w:val="16"/>
                  <w:szCs w:val="16"/>
                </w:rPr>
                <w:t>MM/DD/YYYY</w:t>
              </w:r>
            </w:ins>
          </w:p>
        </w:tc>
        <w:tc>
          <w:tcPr>
            <w:tcW w:w="212"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7C5E5319" wp14:textId="77777777">
            <w:pPr>
              <w:spacing w:after="0"/>
              <w:jc w:val="center"/>
              <w:rPr>
                <w:ins w:author="Author" w:id="627"/>
                <w:rFonts w:cs="Arial"/>
                <w:color w:val="000000"/>
                <w:sz w:val="16"/>
                <w:szCs w:val="16"/>
              </w:rPr>
            </w:pPr>
            <w:ins w:author="Author" w:id="628">
              <w:r w:rsidRPr="0023550B">
                <w:rPr>
                  <w:rFonts w:cs="Arial"/>
                  <w:color w:val="000000"/>
                  <w:sz w:val="16"/>
                  <w:szCs w:val="16"/>
                </w:rPr>
                <w:t>MM/DD/YYYY</w:t>
              </w:r>
            </w:ins>
          </w:p>
        </w:tc>
        <w:tc>
          <w:tcPr>
            <w:tcW w:w="212"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06D70DD6" wp14:textId="77777777">
            <w:pPr>
              <w:spacing w:after="0"/>
              <w:jc w:val="center"/>
              <w:rPr>
                <w:ins w:author="Author" w:id="629"/>
                <w:rFonts w:cs="Arial"/>
                <w:color w:val="000000"/>
                <w:sz w:val="16"/>
                <w:szCs w:val="16"/>
              </w:rPr>
            </w:pPr>
            <w:ins w:author="Author" w:id="630">
              <w:r w:rsidRPr="0023550B">
                <w:rPr>
                  <w:rFonts w:cs="Arial"/>
                  <w:color w:val="000000"/>
                  <w:sz w:val="16"/>
                  <w:szCs w:val="16"/>
                </w:rPr>
                <w:t>MM/DD/YYYY</w:t>
              </w:r>
            </w:ins>
          </w:p>
        </w:tc>
        <w:tc>
          <w:tcPr>
            <w:tcW w:w="212"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0D71952B" wp14:textId="77777777">
            <w:pPr>
              <w:spacing w:after="0"/>
              <w:jc w:val="center"/>
              <w:rPr>
                <w:ins w:author="Author" w:id="631"/>
                <w:rFonts w:cs="Arial"/>
                <w:color w:val="000000"/>
                <w:sz w:val="16"/>
                <w:szCs w:val="16"/>
              </w:rPr>
            </w:pPr>
            <w:ins w:author="Author" w:id="632">
              <w:r w:rsidRPr="0023550B">
                <w:rPr>
                  <w:rFonts w:cs="Arial"/>
                  <w:color w:val="000000"/>
                  <w:sz w:val="16"/>
                  <w:szCs w:val="16"/>
                </w:rPr>
                <w:t>MM/DD/YYYY</w:t>
              </w:r>
            </w:ins>
          </w:p>
        </w:tc>
        <w:tc>
          <w:tcPr>
            <w:tcW w:w="147"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175BFF8E" wp14:textId="77777777">
            <w:pPr>
              <w:spacing w:after="0"/>
              <w:jc w:val="center"/>
              <w:rPr>
                <w:ins w:author="Author" w:id="633"/>
                <w:rFonts w:cs="Arial"/>
                <w:color w:val="000000"/>
                <w:sz w:val="16"/>
                <w:szCs w:val="16"/>
              </w:rPr>
            </w:pPr>
            <w:ins w:author="Author" w:id="634">
              <w:r w:rsidRPr="0023550B">
                <w:rPr>
                  <w:rFonts w:cs="Arial"/>
                  <w:color w:val="000000"/>
                  <w:sz w:val="16"/>
                  <w:szCs w:val="16"/>
                </w:rPr>
                <w:t>XXXXX</w:t>
              </w:r>
            </w:ins>
          </w:p>
        </w:tc>
        <w:tc>
          <w:tcPr>
            <w:tcW w:w="131"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6B76AAD6" wp14:textId="77777777">
            <w:pPr>
              <w:spacing w:after="0"/>
              <w:jc w:val="center"/>
              <w:rPr>
                <w:ins w:author="Author" w:id="635"/>
                <w:rFonts w:cs="Arial"/>
                <w:color w:val="000000"/>
                <w:sz w:val="16"/>
                <w:szCs w:val="16"/>
              </w:rPr>
            </w:pPr>
            <w:ins w:author="Author" w:id="636">
              <w:r w:rsidRPr="0023550B">
                <w:rPr>
                  <w:rFonts w:cs="Arial"/>
                  <w:color w:val="000000"/>
                  <w:sz w:val="16"/>
                  <w:szCs w:val="16"/>
                </w:rPr>
                <w:t>XX</w:t>
              </w:r>
            </w:ins>
          </w:p>
        </w:tc>
        <w:tc>
          <w:tcPr>
            <w:tcW w:w="131"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24B40B3E" wp14:textId="77777777">
            <w:pPr>
              <w:spacing w:after="0"/>
              <w:jc w:val="center"/>
              <w:rPr>
                <w:ins w:author="Author" w:id="637"/>
                <w:rFonts w:cs="Arial"/>
                <w:color w:val="000000"/>
                <w:sz w:val="16"/>
                <w:szCs w:val="16"/>
              </w:rPr>
            </w:pPr>
            <w:ins w:author="Author" w:id="638">
              <w:r w:rsidRPr="0023550B">
                <w:rPr>
                  <w:rFonts w:cs="Arial"/>
                  <w:color w:val="000000"/>
                  <w:sz w:val="16"/>
                  <w:szCs w:val="16"/>
                </w:rPr>
                <w:t>XX</w:t>
              </w:r>
            </w:ins>
          </w:p>
        </w:tc>
        <w:tc>
          <w:tcPr>
            <w:tcW w:w="131"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7B126E76" wp14:textId="77777777">
            <w:pPr>
              <w:spacing w:after="0"/>
              <w:jc w:val="center"/>
              <w:rPr>
                <w:ins w:author="Author" w:id="639"/>
                <w:rFonts w:cs="Arial"/>
                <w:color w:val="000000"/>
                <w:sz w:val="16"/>
                <w:szCs w:val="16"/>
              </w:rPr>
            </w:pPr>
            <w:ins w:author="Author" w:id="640">
              <w:r w:rsidRPr="0023550B">
                <w:rPr>
                  <w:rFonts w:cs="Arial"/>
                  <w:color w:val="000000"/>
                  <w:sz w:val="16"/>
                  <w:szCs w:val="16"/>
                </w:rPr>
                <w:t>XX</w:t>
              </w:r>
            </w:ins>
          </w:p>
        </w:tc>
        <w:tc>
          <w:tcPr>
            <w:tcW w:w="132"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3C5F7D18" wp14:textId="77777777">
            <w:pPr>
              <w:spacing w:after="0"/>
              <w:jc w:val="center"/>
              <w:rPr>
                <w:ins w:author="Author" w:id="641"/>
                <w:rFonts w:cs="Arial"/>
                <w:color w:val="000000"/>
                <w:sz w:val="16"/>
                <w:szCs w:val="16"/>
              </w:rPr>
            </w:pPr>
            <w:ins w:author="Author" w:id="642">
              <w:r w:rsidRPr="0023550B">
                <w:rPr>
                  <w:rFonts w:cs="Arial"/>
                  <w:color w:val="000000"/>
                  <w:sz w:val="16"/>
                  <w:szCs w:val="16"/>
                </w:rPr>
                <w:t>XX</w:t>
              </w:r>
            </w:ins>
          </w:p>
        </w:tc>
        <w:tc>
          <w:tcPr>
            <w:tcW w:w="142" w:type="pct"/>
            <w:tcBorders>
              <w:top w:val="nil"/>
              <w:left w:val="nil"/>
              <w:bottom w:val="single" w:color="CCCCCC" w:sz="8" w:space="0"/>
              <w:right w:val="single" w:color="CCCCCC" w:sz="8" w:space="0"/>
            </w:tcBorders>
            <w:shd w:val="clear" w:color="000000" w:fill="FFFFFF"/>
            <w:noWrap/>
            <w:vAlign w:val="bottom"/>
            <w:hideMark/>
          </w:tcPr>
          <w:p w:rsidRPr="0023550B" w:rsidR="00437B6A" w:rsidP="00EF59A5" w:rsidRDefault="00437B6A" w14:paraId="7774F9B0" wp14:textId="77777777">
            <w:pPr>
              <w:spacing w:after="0"/>
              <w:jc w:val="left"/>
              <w:rPr>
                <w:ins w:author="Author" w:id="643"/>
                <w:rFonts w:ascii="Tahoma" w:hAnsi="Tahoma" w:cs="Tahoma"/>
                <w:color w:val="000000"/>
                <w:szCs w:val="20"/>
              </w:rPr>
            </w:pPr>
            <w:ins w:author="Author" w:id="644">
              <w:r w:rsidRPr="0023550B">
                <w:rPr>
                  <w:rFonts w:ascii="Tahoma" w:hAnsi="Tahoma" w:cs="Tahoma"/>
                  <w:color w:val="000000"/>
                  <w:szCs w:val="20"/>
                </w:rPr>
                <w:t>xxxxx</w:t>
              </w:r>
            </w:ins>
          </w:p>
        </w:tc>
        <w:tc>
          <w:tcPr>
            <w:tcW w:w="122"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34F3E430" wp14:textId="77777777">
            <w:pPr>
              <w:spacing w:after="0"/>
              <w:jc w:val="right"/>
              <w:rPr>
                <w:ins w:author="Author" w:id="645"/>
                <w:rFonts w:cs="Arial"/>
                <w:color w:val="000000"/>
                <w:sz w:val="16"/>
                <w:szCs w:val="16"/>
              </w:rPr>
            </w:pPr>
            <w:ins w:author="Author" w:id="646">
              <w:r w:rsidRPr="0023550B">
                <w:rPr>
                  <w:rFonts w:cs="Arial"/>
                  <w:color w:val="000000"/>
                  <w:sz w:val="16"/>
                  <w:szCs w:val="16"/>
                </w:rPr>
                <w:t>0.00</w:t>
              </w:r>
            </w:ins>
          </w:p>
        </w:tc>
        <w:tc>
          <w:tcPr>
            <w:tcW w:w="142"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436653B2" wp14:textId="77777777">
            <w:pPr>
              <w:spacing w:after="0"/>
              <w:jc w:val="right"/>
              <w:rPr>
                <w:ins w:author="Author" w:id="647"/>
                <w:rFonts w:cs="Arial"/>
                <w:color w:val="000000"/>
                <w:sz w:val="16"/>
                <w:szCs w:val="16"/>
              </w:rPr>
            </w:pPr>
            <w:ins w:author="Author" w:id="648">
              <w:r w:rsidRPr="0023550B">
                <w:rPr>
                  <w:rFonts w:cs="Arial"/>
                  <w:color w:val="000000"/>
                  <w:sz w:val="16"/>
                  <w:szCs w:val="16"/>
                </w:rPr>
                <w:t>99,999</w:t>
              </w:r>
            </w:ins>
          </w:p>
        </w:tc>
        <w:tc>
          <w:tcPr>
            <w:tcW w:w="135"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1A13B261" wp14:textId="77777777">
            <w:pPr>
              <w:spacing w:after="0"/>
              <w:jc w:val="right"/>
              <w:rPr>
                <w:ins w:author="Author" w:id="649"/>
                <w:rFonts w:cs="Arial"/>
                <w:color w:val="000000"/>
                <w:sz w:val="16"/>
                <w:szCs w:val="16"/>
              </w:rPr>
            </w:pPr>
            <w:ins w:author="Author" w:id="650">
              <w:r w:rsidRPr="0023550B">
                <w:rPr>
                  <w:rFonts w:cs="Arial"/>
                  <w:color w:val="000000"/>
                  <w:sz w:val="16"/>
                  <w:szCs w:val="16"/>
                </w:rPr>
                <w:t>0.00</w:t>
              </w:r>
            </w:ins>
          </w:p>
        </w:tc>
        <w:tc>
          <w:tcPr>
            <w:tcW w:w="135"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760404C2" wp14:textId="77777777">
            <w:pPr>
              <w:spacing w:after="0"/>
              <w:jc w:val="right"/>
              <w:rPr>
                <w:ins w:author="Author" w:id="651"/>
                <w:rFonts w:cs="Arial"/>
                <w:color w:val="000000"/>
                <w:sz w:val="16"/>
                <w:szCs w:val="16"/>
              </w:rPr>
            </w:pPr>
            <w:ins w:author="Author" w:id="652">
              <w:r w:rsidRPr="0023550B">
                <w:rPr>
                  <w:rFonts w:cs="Arial"/>
                  <w:color w:val="000000"/>
                  <w:sz w:val="16"/>
                  <w:szCs w:val="16"/>
                </w:rPr>
                <w:t>999</w:t>
              </w:r>
            </w:ins>
          </w:p>
        </w:tc>
        <w:tc>
          <w:tcPr>
            <w:tcW w:w="200"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57EEB57B" wp14:textId="77777777">
            <w:pPr>
              <w:spacing w:after="0"/>
              <w:jc w:val="right"/>
              <w:rPr>
                <w:ins w:author="Author" w:id="653"/>
                <w:rFonts w:cs="Arial"/>
                <w:color w:val="000000"/>
                <w:sz w:val="16"/>
                <w:szCs w:val="16"/>
              </w:rPr>
            </w:pPr>
            <w:ins w:author="Author" w:id="654">
              <w:r w:rsidRPr="0023550B">
                <w:rPr>
                  <w:rFonts w:cs="Arial"/>
                  <w:color w:val="000000"/>
                  <w:sz w:val="16"/>
                  <w:szCs w:val="16"/>
                </w:rPr>
                <w:t>0.00</w:t>
              </w:r>
            </w:ins>
          </w:p>
        </w:tc>
        <w:tc>
          <w:tcPr>
            <w:tcW w:w="201" w:type="pct"/>
            <w:tcBorders>
              <w:top w:val="nil"/>
              <w:left w:val="nil"/>
              <w:bottom w:val="single" w:color="CCCCCC" w:sz="8" w:space="0"/>
              <w:right w:val="single" w:color="CCCCCC" w:sz="8" w:space="0"/>
            </w:tcBorders>
            <w:shd w:val="clear" w:color="000000" w:fill="FFFFFF"/>
            <w:noWrap/>
            <w:vAlign w:val="center"/>
            <w:hideMark/>
          </w:tcPr>
          <w:p w:rsidRPr="0023550B" w:rsidR="00437B6A" w:rsidP="00EF59A5" w:rsidRDefault="00437B6A" w14:paraId="562A6EAA" wp14:textId="77777777">
            <w:pPr>
              <w:spacing w:after="0"/>
              <w:jc w:val="right"/>
              <w:rPr>
                <w:ins w:author="Author" w:id="655"/>
                <w:rFonts w:cs="Arial"/>
                <w:color w:val="000000"/>
                <w:sz w:val="16"/>
                <w:szCs w:val="16"/>
              </w:rPr>
            </w:pPr>
            <w:ins w:author="Author" w:id="656">
              <w:r w:rsidRPr="0023550B">
                <w:rPr>
                  <w:rFonts w:cs="Arial"/>
                  <w:color w:val="000000"/>
                  <w:sz w:val="16"/>
                  <w:szCs w:val="16"/>
                </w:rPr>
                <w:t>99,999</w:t>
              </w:r>
            </w:ins>
          </w:p>
        </w:tc>
        <w:tc>
          <w:tcPr>
            <w:tcW w:w="278" w:type="pct"/>
            <w:tcBorders>
              <w:top w:val="nil"/>
              <w:left w:val="nil"/>
              <w:bottom w:val="single" w:color="CCCCCC" w:sz="8" w:space="0"/>
              <w:right w:val="single" w:color="auto" w:sz="8" w:space="0"/>
            </w:tcBorders>
            <w:shd w:val="clear" w:color="000000" w:fill="FFFFFF"/>
            <w:noWrap/>
            <w:vAlign w:val="center"/>
            <w:hideMark/>
          </w:tcPr>
          <w:p w:rsidRPr="0023550B" w:rsidR="00437B6A" w:rsidP="00EF59A5" w:rsidRDefault="00437B6A" w14:paraId="63CE32A0" wp14:textId="77777777">
            <w:pPr>
              <w:spacing w:after="0"/>
              <w:jc w:val="center"/>
              <w:rPr>
                <w:ins w:author="Author" w:id="657"/>
                <w:rFonts w:cs="Arial"/>
                <w:color w:val="000000"/>
                <w:sz w:val="16"/>
                <w:szCs w:val="16"/>
              </w:rPr>
            </w:pPr>
            <w:ins w:author="Author" w:id="658">
              <w:r w:rsidRPr="0023550B">
                <w:rPr>
                  <w:rFonts w:cs="Arial"/>
                  <w:color w:val="000000"/>
                  <w:sz w:val="16"/>
                  <w:szCs w:val="16"/>
                </w:rPr>
                <w:t>MM/DD/YYYY</w:t>
              </w:r>
            </w:ins>
          </w:p>
        </w:tc>
      </w:tr>
      <w:tr xmlns:wp14="http://schemas.microsoft.com/office/word/2010/wordml" w:rsidRPr="0023550B" w:rsidR="00437B6A" w:rsidTr="00437B6A" w14:paraId="6071A17E" wp14:textId="77777777">
        <w:trPr>
          <w:gridAfter w:val="8"/>
          <w:wAfter w:w="1353" w:type="pct"/>
          <w:trHeight w:val="252"/>
          <w:ins w:author="Author" w:id="659"/>
        </w:trPr>
        <w:tc>
          <w:tcPr>
            <w:tcW w:w="2127" w:type="pct"/>
            <w:gridSpan w:val="11"/>
            <w:tcBorders>
              <w:top w:val="nil"/>
              <w:left w:val="single" w:color="auto" w:sz="8" w:space="0"/>
              <w:bottom w:val="single" w:color="auto" w:sz="8" w:space="0"/>
              <w:right w:val="nil"/>
            </w:tcBorders>
            <w:noWrap/>
            <w:hideMark/>
          </w:tcPr>
          <w:p w:rsidRPr="0023550B" w:rsidR="00437B6A" w:rsidP="00620980" w:rsidRDefault="00437B6A" w14:paraId="5D293668" wp14:textId="77777777">
            <w:pPr>
              <w:spacing w:after="0"/>
              <w:jc w:val="left"/>
              <w:rPr>
                <w:ins w:author="Author" w:id="660"/>
                <w:rFonts w:cs="Arial"/>
                <w:b/>
                <w:bCs/>
                <w:color w:val="000000"/>
                <w:szCs w:val="20"/>
              </w:rPr>
            </w:pPr>
            <w:ins w:author="Author" w:id="661">
              <w:r w:rsidRPr="0023550B">
                <w:rPr>
                  <w:rFonts w:cs="Arial"/>
                  <w:b/>
                  <w:bCs/>
                  <w:color w:val="000000"/>
                  <w:szCs w:val="20"/>
                </w:rPr>
                <w:t xml:space="preserve">Run Date: </w:t>
              </w:r>
              <w:r w:rsidRPr="0023550B">
                <w:rPr>
                  <w:rFonts w:cs="Arial"/>
                  <w:b/>
                  <w:bCs/>
                  <w:color w:val="000000"/>
                  <w:sz w:val="18"/>
                  <w:szCs w:val="18"/>
                </w:rPr>
                <w:t>MM/DD/YYYY</w:t>
              </w:r>
            </w:ins>
          </w:p>
        </w:tc>
        <w:tc>
          <w:tcPr>
            <w:tcW w:w="1521" w:type="pct"/>
            <w:gridSpan w:val="9"/>
            <w:tcBorders>
              <w:top w:val="nil"/>
              <w:left w:val="nil"/>
              <w:bottom w:val="single" w:color="auto" w:sz="8" w:space="0"/>
              <w:right w:val="nil"/>
            </w:tcBorders>
            <w:noWrap/>
            <w:hideMark/>
          </w:tcPr>
          <w:p w:rsidRPr="0023550B" w:rsidR="00437B6A" w:rsidP="00620980" w:rsidRDefault="00437B6A" w14:paraId="0E0A30AC" wp14:textId="77777777">
            <w:pPr>
              <w:spacing w:after="0"/>
              <w:jc w:val="center"/>
              <w:rPr>
                <w:ins w:author="Author" w:id="662"/>
                <w:rFonts w:cs="Arial"/>
                <w:b/>
                <w:bCs/>
                <w:color w:val="000000"/>
                <w:sz w:val="18"/>
                <w:szCs w:val="18"/>
              </w:rPr>
            </w:pPr>
            <w:ins w:author="Author" w:id="663">
              <w:r w:rsidRPr="0023550B">
                <w:rPr>
                  <w:rFonts w:cs="Arial"/>
                  <w:b/>
                  <w:bCs/>
                  <w:color w:val="000000"/>
                  <w:sz w:val="18"/>
                  <w:szCs w:val="18"/>
                </w:rPr>
                <w:t>Page: X of Y</w:t>
              </w:r>
            </w:ins>
          </w:p>
        </w:tc>
      </w:tr>
    </w:tbl>
    <w:p xmlns:wp14="http://schemas.microsoft.com/office/word/2010/wordml" w:rsidRPr="004D692E" w:rsidR="00EF59A5" w:rsidP="004D692E" w:rsidRDefault="00EF59A5" w14:paraId="41C9869C" wp14:textId="77777777">
      <w:pPr>
        <w:rPr>
          <w:rFonts w:eastAsia="MS Mincho"/>
        </w:rPr>
      </w:pPr>
    </w:p>
    <w:p xmlns:wp14="http://schemas.microsoft.com/office/word/2010/wordml" w:rsidR="003016B5" w:rsidP="004D692E" w:rsidRDefault="003016B5" w14:paraId="5F55F902" wp14:textId="77777777">
      <w:pPr>
        <w:pStyle w:val="Heading6"/>
        <w:numPr>
          <w:ilvl w:val="0"/>
          <w:numId w:val="0"/>
        </w:numPr>
      </w:pPr>
      <w:r>
        <w:br w:type="page"/>
      </w:r>
      <w:r w:rsidRPr="00D10824">
        <w:rPr>
          <w:bCs/>
        </w:rPr>
        <w:t>Report Specification – OPR-SRA-13</w:t>
      </w:r>
      <w:r>
        <w:rPr>
          <w:bCs/>
        </w:rPr>
        <w:t>9</w:t>
      </w:r>
      <w:r w:rsidRPr="00D10824">
        <w:rPr>
          <w:bCs/>
        </w:rPr>
        <w:t xml:space="preserve"> - </w:t>
      </w:r>
      <w:r w:rsidRPr="00C42EFA">
        <w:rPr>
          <w:bCs/>
        </w:rPr>
        <w:t xml:space="preserve">Service Authorization </w:t>
      </w:r>
      <w:r>
        <w:rPr>
          <w:bCs/>
        </w:rPr>
        <w:t>Status</w:t>
      </w:r>
      <w:r w:rsidRPr="00C42EFA">
        <w:rPr>
          <w:bCs/>
        </w:rPr>
        <w:t xml:space="preserve"> Report to Inbox</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292"/>
        <w:gridCol w:w="452"/>
        <w:gridCol w:w="757"/>
        <w:gridCol w:w="639"/>
        <w:gridCol w:w="953"/>
        <w:gridCol w:w="245"/>
        <w:gridCol w:w="533"/>
        <w:gridCol w:w="1215"/>
        <w:gridCol w:w="1215"/>
        <w:gridCol w:w="346"/>
        <w:gridCol w:w="1935"/>
        <w:gridCol w:w="346"/>
        <w:gridCol w:w="133"/>
        <w:gridCol w:w="4291"/>
        <w:gridCol w:w="38"/>
      </w:tblGrid>
      <w:tr xmlns:wp14="http://schemas.microsoft.com/office/word/2010/wordml" w:rsidR="003016B5" w:rsidTr="00D0385C" w14:paraId="5F2B73FF" wp14:textId="77777777">
        <w:trPr>
          <w:cantSplit/>
          <w:trHeight w:val="432" w:hRule="exact"/>
          <w:tblHeader/>
          <w:jc w:val="center"/>
        </w:trPr>
        <w:tc>
          <w:tcPr>
            <w:tcW w:w="5000" w:type="pct"/>
            <w:gridSpan w:val="15"/>
            <w:tcBorders>
              <w:top w:val="single" w:color="auto" w:sz="4" w:space="0"/>
              <w:left w:val="single" w:color="auto" w:sz="4" w:space="0"/>
              <w:bottom w:val="single" w:color="auto" w:sz="4" w:space="0"/>
              <w:right w:val="single" w:color="auto" w:sz="4" w:space="0"/>
            </w:tcBorders>
            <w:shd w:val="clear" w:color="auto" w:fill="FF0000"/>
            <w:vAlign w:val="center"/>
          </w:tcPr>
          <w:p w:rsidRPr="003246D6" w:rsidR="003016B5" w:rsidP="00D0385C" w:rsidRDefault="003016B5" w14:paraId="2A6DA1B1" wp14:textId="77777777">
            <w:pPr>
              <w:jc w:val="center"/>
              <w:rPr>
                <w:rFonts w:eastAsia="MS Mincho"/>
                <w:szCs w:val="20"/>
              </w:rPr>
            </w:pPr>
            <w:r w:rsidRPr="003246D6">
              <w:rPr>
                <w:rFonts w:eastAsia="MS Mincho"/>
                <w:szCs w:val="20"/>
              </w:rPr>
              <w:t>NH MMIS REPORT SPECIFICATION</w:t>
            </w:r>
          </w:p>
        </w:tc>
      </w:tr>
      <w:tr xmlns:wp14="http://schemas.microsoft.com/office/word/2010/wordml" w:rsidR="003016B5" w:rsidTr="00436DC5" w14:paraId="60FA7AE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610" w:type="pct"/>
            <w:gridSpan w:val="2"/>
            <w:vMerge w:val="restart"/>
            <w:tcBorders>
              <w:top w:val="single" w:color="auto" w:sz="4" w:space="0"/>
            </w:tcBorders>
            <w:vAlign w:val="center"/>
          </w:tcPr>
          <w:p w:rsidRPr="00205D93" w:rsidR="003016B5" w:rsidP="00D0385C" w:rsidRDefault="003016B5" w14:paraId="73C89525" wp14:textId="77777777">
            <w:pPr>
              <w:spacing w:before="40" w:after="40"/>
              <w:jc w:val="center"/>
              <w:rPr>
                <w:rStyle w:val="ModernBodyTextChar"/>
                <w:rFonts w:cs="Arial"/>
                <w:b/>
                <w:noProof/>
                <w:color w:val="000000"/>
                <w:sz w:val="18"/>
                <w:szCs w:val="21"/>
              </w:rPr>
            </w:pPr>
            <w:r w:rsidRPr="00205D93">
              <w:rPr>
                <w:rStyle w:val="ModernTableText"/>
                <w:rFonts w:cs="Arial"/>
                <w:b/>
                <w:noProof/>
                <w:color w:val="000000"/>
                <w:szCs w:val="17"/>
              </w:rPr>
              <w:t>Presentation Type:</w:t>
            </w:r>
          </w:p>
        </w:tc>
        <w:tc>
          <w:tcPr>
            <w:tcW w:w="4390" w:type="pct"/>
            <w:gridSpan w:val="13"/>
            <w:tcBorders>
              <w:top w:val="single" w:color="auto" w:sz="4" w:space="0"/>
            </w:tcBorders>
            <w:vAlign w:val="center"/>
          </w:tcPr>
          <w:p w:rsidRPr="00205D93" w:rsidR="003016B5" w:rsidP="00D0385C" w:rsidRDefault="003016B5" w14:paraId="616F28BF" wp14:textId="77777777">
            <w:pPr>
              <w:pStyle w:val="Header"/>
              <w:pBdr>
                <w:bottom w:val="none" w:color="auto" w:sz="0" w:space="0"/>
              </w:pBdr>
              <w:spacing w:before="40" w:after="40"/>
              <w:rPr>
                <w:rStyle w:val="ModernBodyTextChar"/>
                <w:b w:val="0"/>
                <w:noProof/>
                <w:sz w:val="18"/>
                <w:szCs w:val="21"/>
              </w:rPr>
            </w:pPr>
            <w:r w:rsidRPr="00933A4C">
              <w:rPr>
                <w:rStyle w:val="ModernTableText"/>
                <w:rFonts w:ascii="Wingdings" w:hAnsi="Wingdings" w:eastAsia="Wingdings" w:cs="Wingdings"/>
                <w:b w:val="0"/>
                <w:noProof/>
                <w:szCs w:val="23"/>
                <w:lang w:val="en-US" w:eastAsia="en-US"/>
              </w:rPr>
              <w:t>þ</w:t>
            </w:r>
            <w:r w:rsidRPr="00933A4C">
              <w:rPr>
                <w:rStyle w:val="ModernTableText"/>
                <w:b w:val="0"/>
                <w:noProof/>
                <w:szCs w:val="17"/>
                <w:lang w:val="en-US" w:eastAsia="en-US"/>
              </w:rPr>
              <w:t xml:space="preserve"> List Object                                                                    </w:t>
            </w:r>
            <w:r w:rsidRPr="00933A4C">
              <w:rPr>
                <w:rStyle w:val="ModernTableText"/>
                <w:rFonts w:ascii="Wingdings 2" w:hAnsi="Wingdings 2" w:eastAsia="Wingdings 2" w:cs="Wingdings 2"/>
                <w:b w:val="0"/>
                <w:noProof/>
                <w:szCs w:val="17"/>
                <w:lang w:val="en-US" w:eastAsia="en-US"/>
              </w:rPr>
              <w:t>£</w:t>
            </w:r>
            <w:r w:rsidRPr="00933A4C">
              <w:rPr>
                <w:rStyle w:val="ModernTableText"/>
                <w:b w:val="0"/>
                <w:noProof/>
                <w:szCs w:val="17"/>
                <w:lang w:val="en-US" w:eastAsia="en-US"/>
              </w:rPr>
              <w:t xml:space="preserve">  Crosstab Object                                                                          </w:t>
            </w:r>
            <w:r w:rsidRPr="00933A4C">
              <w:rPr>
                <w:rStyle w:val="ModernTableText"/>
                <w:rFonts w:ascii="Wingdings 2" w:hAnsi="Wingdings 2" w:eastAsia="Wingdings 2" w:cs="Wingdings 2"/>
                <w:b w:val="0"/>
                <w:noProof/>
                <w:szCs w:val="17"/>
                <w:lang w:val="en-US" w:eastAsia="en-US"/>
              </w:rPr>
              <w:t>£</w:t>
            </w:r>
            <w:r w:rsidRPr="00933A4C">
              <w:rPr>
                <w:rStyle w:val="ModernTableText"/>
                <w:b w:val="0"/>
                <w:noProof/>
                <w:szCs w:val="17"/>
                <w:lang w:val="en-US" w:eastAsia="en-US"/>
              </w:rPr>
              <w:t xml:space="preserve">  Repeater Object</w:t>
            </w:r>
            <w:r w:rsidRPr="00105EB0">
              <w:rPr>
                <w:rStyle w:val="ModernTableText"/>
                <w:b w:val="0"/>
                <w:noProof/>
                <w:szCs w:val="17"/>
                <w:lang w:val="en-US" w:eastAsia="en-US"/>
              </w:rPr>
              <w:t xml:space="preserve">        </w:t>
            </w:r>
          </w:p>
        </w:tc>
      </w:tr>
      <w:tr xmlns:wp14="http://schemas.microsoft.com/office/word/2010/wordml" w:rsidR="003016B5" w:rsidTr="00436DC5" w14:paraId="5D8F762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8"/>
          <w:jc w:val="center"/>
        </w:trPr>
        <w:tc>
          <w:tcPr>
            <w:tcW w:w="610" w:type="pct"/>
            <w:gridSpan w:val="2"/>
            <w:vMerge/>
            <w:vAlign w:val="center"/>
          </w:tcPr>
          <w:p w:rsidRPr="00205D93" w:rsidR="003016B5" w:rsidP="00D0385C" w:rsidRDefault="003016B5" w14:paraId="3AD9D1FC" wp14:textId="77777777">
            <w:pPr>
              <w:spacing w:before="40" w:after="40"/>
              <w:rPr>
                <w:rStyle w:val="ModernTableText"/>
                <w:rFonts w:cs="Arial"/>
                <w:noProof/>
                <w:color w:val="000000"/>
                <w:szCs w:val="17"/>
              </w:rPr>
            </w:pPr>
          </w:p>
        </w:tc>
        <w:tc>
          <w:tcPr>
            <w:tcW w:w="489" w:type="pct"/>
            <w:gridSpan w:val="2"/>
            <w:vMerge w:val="restart"/>
            <w:tcBorders>
              <w:top w:val="single" w:color="616161" w:sz="2" w:space="0"/>
            </w:tcBorders>
            <w:vAlign w:val="center"/>
          </w:tcPr>
          <w:p w:rsidRPr="00105EB0" w:rsidR="003016B5" w:rsidP="00D0385C" w:rsidRDefault="003016B5" w14:paraId="2D30BA71" wp14:textId="77777777">
            <w:pPr>
              <w:pStyle w:val="Header"/>
              <w:pBdr>
                <w:bottom w:val="none" w:color="auto" w:sz="0" w:space="0"/>
              </w:pBdr>
              <w:spacing w:before="40" w:after="40"/>
              <w:jc w:val="center"/>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Chart Object</w:t>
            </w:r>
          </w:p>
        </w:tc>
        <w:tc>
          <w:tcPr>
            <w:tcW w:w="1031" w:type="pct"/>
            <w:gridSpan w:val="4"/>
            <w:tcBorders>
              <w:top w:val="single" w:color="616161" w:sz="2" w:space="0"/>
            </w:tcBorders>
            <w:vAlign w:val="center"/>
          </w:tcPr>
          <w:p w:rsidRPr="00105EB0" w:rsidR="003016B5" w:rsidP="00D0385C" w:rsidRDefault="003016B5" w14:paraId="064AF1A9"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Type:</w:t>
            </w:r>
          </w:p>
          <w:p w:rsidRPr="00105EB0" w:rsidR="003016B5" w:rsidP="00D0385C" w:rsidRDefault="003016B5" w14:paraId="48CB11DC"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Column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Bar                                                               </w:t>
            </w:r>
          </w:p>
        </w:tc>
        <w:tc>
          <w:tcPr>
            <w:tcW w:w="2870" w:type="pct"/>
            <w:gridSpan w:val="7"/>
            <w:tcBorders>
              <w:top w:val="single" w:color="616161" w:sz="2" w:space="0"/>
            </w:tcBorders>
          </w:tcPr>
          <w:p w:rsidRPr="00105EB0" w:rsidR="003016B5" w:rsidP="00D0385C" w:rsidRDefault="003016B5" w14:paraId="661F63EF"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Attributes:</w:t>
            </w:r>
          </w:p>
          <w:p w:rsidRPr="00105EB0" w:rsidR="003016B5" w:rsidP="00D0385C" w:rsidRDefault="003016B5" w14:paraId="20D162A3"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3D</w:t>
            </w:r>
          </w:p>
        </w:tc>
      </w:tr>
      <w:tr xmlns:wp14="http://schemas.microsoft.com/office/word/2010/wordml" w:rsidR="003016B5" w:rsidTr="00436DC5" w14:paraId="35496A5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trPr>
        <w:tc>
          <w:tcPr>
            <w:tcW w:w="610" w:type="pct"/>
            <w:gridSpan w:val="2"/>
            <w:vMerge/>
            <w:vAlign w:val="center"/>
          </w:tcPr>
          <w:p w:rsidRPr="00205D93" w:rsidR="003016B5" w:rsidP="00D0385C" w:rsidRDefault="003016B5" w14:paraId="387A6D10" wp14:textId="77777777">
            <w:pPr>
              <w:spacing w:before="40" w:after="40"/>
              <w:rPr>
                <w:rStyle w:val="ModernTableText"/>
                <w:rFonts w:cs="Arial"/>
                <w:noProof/>
                <w:color w:val="000000"/>
                <w:szCs w:val="17"/>
              </w:rPr>
            </w:pPr>
          </w:p>
        </w:tc>
        <w:tc>
          <w:tcPr>
            <w:tcW w:w="489" w:type="pct"/>
            <w:gridSpan w:val="2"/>
            <w:vMerge/>
          </w:tcPr>
          <w:p w:rsidRPr="00105EB0" w:rsidR="003016B5" w:rsidP="00D0385C" w:rsidRDefault="003016B5" w14:paraId="350A172F" wp14:textId="77777777">
            <w:pPr>
              <w:pStyle w:val="Header"/>
              <w:pBdr>
                <w:bottom w:val="none" w:color="auto" w:sz="0" w:space="0"/>
              </w:pBdr>
              <w:spacing w:before="40" w:after="40"/>
              <w:rPr>
                <w:rStyle w:val="ModernTableText"/>
                <w:b w:val="0"/>
                <w:noProof/>
                <w:szCs w:val="17"/>
                <w:lang w:val="en-US" w:eastAsia="en-US"/>
              </w:rPr>
            </w:pPr>
          </w:p>
        </w:tc>
        <w:tc>
          <w:tcPr>
            <w:tcW w:w="1031" w:type="pct"/>
            <w:gridSpan w:val="4"/>
            <w:tcBorders>
              <w:top w:val="single" w:color="616161" w:sz="2" w:space="0"/>
            </w:tcBorders>
            <w:vAlign w:val="center"/>
          </w:tcPr>
          <w:p w:rsidRPr="00105EB0" w:rsidR="003016B5" w:rsidP="00D0385C" w:rsidRDefault="003016B5" w14:paraId="148C21E9"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Line                                        </w:t>
            </w:r>
          </w:p>
        </w:tc>
        <w:tc>
          <w:tcPr>
            <w:tcW w:w="2870" w:type="pct"/>
            <w:gridSpan w:val="7"/>
          </w:tcPr>
          <w:p w:rsidRPr="00105EB0" w:rsidR="003016B5" w:rsidP="00D0385C" w:rsidRDefault="003016B5" w14:paraId="7651A462"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With Markers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p>
        </w:tc>
      </w:tr>
      <w:tr xmlns:wp14="http://schemas.microsoft.com/office/word/2010/wordml" w:rsidR="003016B5" w:rsidTr="00436DC5" w14:paraId="42A208C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trPr>
        <w:tc>
          <w:tcPr>
            <w:tcW w:w="610" w:type="pct"/>
            <w:gridSpan w:val="2"/>
            <w:vMerge/>
            <w:vAlign w:val="center"/>
          </w:tcPr>
          <w:p w:rsidRPr="00205D93" w:rsidR="003016B5" w:rsidP="00D0385C" w:rsidRDefault="003016B5" w14:paraId="37791A29" wp14:textId="77777777">
            <w:pPr>
              <w:spacing w:before="40" w:after="40"/>
              <w:rPr>
                <w:rStyle w:val="ModernTableText"/>
                <w:rFonts w:cs="Arial"/>
                <w:noProof/>
                <w:color w:val="000000"/>
                <w:szCs w:val="17"/>
              </w:rPr>
            </w:pPr>
          </w:p>
        </w:tc>
        <w:tc>
          <w:tcPr>
            <w:tcW w:w="489" w:type="pct"/>
            <w:gridSpan w:val="2"/>
            <w:vMerge/>
          </w:tcPr>
          <w:p w:rsidRPr="00105EB0" w:rsidR="003016B5" w:rsidP="00D0385C" w:rsidRDefault="003016B5" w14:paraId="5ABF5C2C" wp14:textId="77777777">
            <w:pPr>
              <w:pStyle w:val="Header"/>
              <w:pBdr>
                <w:bottom w:val="none" w:color="auto" w:sz="0" w:space="0"/>
              </w:pBdr>
              <w:spacing w:before="40" w:after="40"/>
              <w:rPr>
                <w:rStyle w:val="ModernTableText"/>
                <w:b w:val="0"/>
                <w:noProof/>
                <w:szCs w:val="17"/>
                <w:lang w:val="en-US" w:eastAsia="en-US"/>
              </w:rPr>
            </w:pPr>
          </w:p>
        </w:tc>
        <w:tc>
          <w:tcPr>
            <w:tcW w:w="1031" w:type="pct"/>
            <w:gridSpan w:val="4"/>
            <w:tcBorders>
              <w:top w:val="single" w:color="616161" w:sz="2" w:space="0"/>
            </w:tcBorders>
            <w:vAlign w:val="center"/>
          </w:tcPr>
          <w:p w:rsidRPr="00105EB0" w:rsidR="003016B5" w:rsidP="00D0385C" w:rsidRDefault="003016B5" w14:paraId="5B750F7B"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Pie</w:t>
            </w:r>
          </w:p>
        </w:tc>
        <w:tc>
          <w:tcPr>
            <w:tcW w:w="2870" w:type="pct"/>
            <w:gridSpan w:val="7"/>
          </w:tcPr>
          <w:p w:rsidRPr="00105EB0" w:rsidR="003016B5" w:rsidP="00D0385C" w:rsidRDefault="003016B5" w14:paraId="0A971FD2"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3D                    </w:t>
            </w:r>
          </w:p>
        </w:tc>
      </w:tr>
      <w:tr xmlns:wp14="http://schemas.microsoft.com/office/word/2010/wordml" w:rsidR="003016B5" w:rsidTr="00D0385C" w14:paraId="32B99ED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5"/>
            <w:tcBorders>
              <w:top w:val="single" w:color="616161" w:sz="2" w:space="0"/>
              <w:bottom w:val="single" w:color="616161" w:sz="2" w:space="0"/>
            </w:tcBorders>
            <w:shd w:val="clear" w:color="auto" w:fill="191919"/>
            <w:vAlign w:val="center"/>
          </w:tcPr>
          <w:p w:rsidRPr="00205D93" w:rsidR="003016B5" w:rsidP="00D0385C" w:rsidRDefault="003016B5" w14:paraId="002538D1" wp14:textId="77777777">
            <w:pPr>
              <w:pStyle w:val="TableText1"/>
              <w:spacing w:before="40" w:after="40"/>
              <w:jc w:val="center"/>
              <w:rPr>
                <w:rStyle w:val="ModernTableText"/>
                <w:rFonts w:ascii="Arial Black" w:hAnsi="Arial Black" w:cs="Arial"/>
                <w:bCs/>
                <w:noProof/>
                <w:color w:val="FFFFFF"/>
                <w:sz w:val="19"/>
                <w:szCs w:val="19"/>
              </w:rPr>
            </w:pPr>
            <w:r w:rsidRPr="00205D93">
              <w:rPr>
                <w:rStyle w:val="ModernTableText"/>
                <w:rFonts w:ascii="Arial Black" w:hAnsi="Arial Black" w:cs="Arial"/>
                <w:bCs/>
                <w:noProof/>
                <w:color w:val="FFFFFF"/>
                <w:sz w:val="19"/>
                <w:szCs w:val="19"/>
              </w:rPr>
              <w:t>Report Section Heading (opt)</w:t>
            </w:r>
          </w:p>
        </w:tc>
      </w:tr>
      <w:tr xmlns:wp14="http://schemas.microsoft.com/office/word/2010/wordml" w:rsidR="003016B5" w:rsidTr="00436DC5" w14:paraId="78A3830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06" w:type="pct"/>
            <w:gridSpan w:val="7"/>
            <w:tcBorders>
              <w:top w:val="single" w:color="616161" w:sz="2" w:space="0"/>
              <w:bottom w:val="single" w:color="616161" w:sz="2" w:space="0"/>
            </w:tcBorders>
            <w:vAlign w:val="center"/>
          </w:tcPr>
          <w:p w:rsidRPr="00205D93" w:rsidR="003016B5" w:rsidP="00D0385C" w:rsidRDefault="003016B5" w14:paraId="4400D5A7" wp14:textId="77777777">
            <w:pPr>
              <w:pStyle w:val="TableText1"/>
              <w:spacing w:before="40" w:after="40"/>
              <w:jc w:val="center"/>
              <w:rPr>
                <w:rStyle w:val="ModernTableText"/>
                <w:rFonts w:cs="Arial"/>
                <w:b/>
                <w:noProof/>
                <w:szCs w:val="18"/>
              </w:rPr>
            </w:pPr>
            <w:r w:rsidRPr="00205D93">
              <w:rPr>
                <w:rStyle w:val="ModernTableText"/>
                <w:rFonts w:cs="Arial"/>
                <w:b/>
                <w:bCs/>
                <w:noProof/>
                <w:szCs w:val="18"/>
              </w:rPr>
              <w:t>Report Section Label (opt)</w:t>
            </w:r>
          </w:p>
        </w:tc>
        <w:tc>
          <w:tcPr>
            <w:tcW w:w="1644" w:type="pct"/>
            <w:gridSpan w:val="4"/>
            <w:tcBorders>
              <w:top w:val="single" w:color="616161" w:sz="2" w:space="0"/>
              <w:bottom w:val="single" w:color="616161" w:sz="2" w:space="0"/>
            </w:tcBorders>
            <w:vAlign w:val="center"/>
          </w:tcPr>
          <w:p w:rsidRPr="00205D93" w:rsidR="003016B5" w:rsidP="00D0385C" w:rsidRDefault="003016B5" w14:paraId="404B89CA"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Description (opt)</w:t>
            </w:r>
          </w:p>
        </w:tc>
        <w:tc>
          <w:tcPr>
            <w:tcW w:w="1650" w:type="pct"/>
            <w:gridSpan w:val="4"/>
            <w:tcBorders>
              <w:top w:val="single" w:color="616161" w:sz="2" w:space="0"/>
              <w:bottom w:val="single" w:color="616161" w:sz="2" w:space="0"/>
            </w:tcBorders>
            <w:vAlign w:val="center"/>
          </w:tcPr>
          <w:p w:rsidRPr="00205D93" w:rsidR="003016B5" w:rsidP="00D0385C" w:rsidRDefault="003016B5" w14:paraId="503BB294"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Processing Rules (opt)</w:t>
            </w:r>
          </w:p>
        </w:tc>
      </w:tr>
      <w:tr xmlns:wp14="http://schemas.microsoft.com/office/word/2010/wordml" w:rsidR="003016B5" w:rsidTr="00436DC5" w14:paraId="2B3BF35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06" w:type="pct"/>
            <w:gridSpan w:val="7"/>
            <w:tcBorders>
              <w:top w:val="single" w:color="616161" w:sz="2" w:space="0"/>
              <w:bottom w:val="single" w:color="616161" w:sz="2" w:space="0"/>
            </w:tcBorders>
          </w:tcPr>
          <w:p w:rsidRPr="00292F97" w:rsidR="003016B5" w:rsidP="00D0385C" w:rsidRDefault="003016B5" w14:paraId="36D23475" wp14:textId="77777777">
            <w:pPr>
              <w:pStyle w:val="TableTextACSSC"/>
              <w:rPr>
                <w:rFonts w:ascii="Arial" w:hAnsi="Arial" w:cs="Arial"/>
                <w:sz w:val="18"/>
                <w:szCs w:val="18"/>
              </w:rPr>
            </w:pPr>
            <w:r>
              <w:rPr>
                <w:rFonts w:ascii="Arial" w:hAnsi="Arial" w:cs="Arial"/>
                <w:sz w:val="18"/>
                <w:szCs w:val="18"/>
              </w:rPr>
              <w:t>LOB Cd - Desc</w:t>
            </w:r>
          </w:p>
        </w:tc>
        <w:tc>
          <w:tcPr>
            <w:tcW w:w="1644" w:type="pct"/>
            <w:gridSpan w:val="4"/>
            <w:tcBorders>
              <w:top w:val="single" w:color="616161" w:sz="2" w:space="0"/>
              <w:bottom w:val="single" w:color="616161" w:sz="2" w:space="0"/>
            </w:tcBorders>
          </w:tcPr>
          <w:p w:rsidRPr="00292F97" w:rsidR="003016B5" w:rsidP="00D0385C" w:rsidRDefault="003016B5" w14:paraId="7584F906" wp14:textId="77777777">
            <w:pPr>
              <w:pStyle w:val="TableTextACSSC"/>
              <w:rPr>
                <w:rFonts w:ascii="Arial" w:hAnsi="Arial" w:cs="Arial"/>
                <w:sz w:val="18"/>
                <w:szCs w:val="18"/>
              </w:rPr>
            </w:pPr>
            <w:r w:rsidRPr="00292F97">
              <w:rPr>
                <w:rFonts w:ascii="Arial" w:hAnsi="Arial" w:cs="Arial"/>
                <w:sz w:val="18"/>
                <w:szCs w:val="18"/>
              </w:rPr>
              <w:t>The line of business code and description.</w:t>
            </w:r>
          </w:p>
        </w:tc>
        <w:tc>
          <w:tcPr>
            <w:tcW w:w="1650" w:type="pct"/>
            <w:gridSpan w:val="4"/>
            <w:tcBorders>
              <w:top w:val="single" w:color="616161" w:sz="2" w:space="0"/>
              <w:bottom w:val="single" w:color="616161" w:sz="2" w:space="0"/>
            </w:tcBorders>
          </w:tcPr>
          <w:p w:rsidRPr="00292F97" w:rsidR="003016B5" w:rsidP="00D0385C" w:rsidRDefault="003016B5" w14:paraId="46CC0247" wp14:textId="77777777">
            <w:pPr>
              <w:pStyle w:val="TableTextACSSC"/>
              <w:rPr>
                <w:rFonts w:ascii="Arial" w:hAnsi="Arial" w:cs="Arial"/>
                <w:sz w:val="18"/>
                <w:szCs w:val="18"/>
              </w:rPr>
            </w:pPr>
            <w:r w:rsidRPr="00292F97">
              <w:rPr>
                <w:rFonts w:ascii="Arial" w:hAnsi="Arial" w:cs="Arial"/>
                <w:sz w:val="18"/>
                <w:szCs w:val="18"/>
              </w:rPr>
              <w:t>Using R-VV-DOMAIN-NAM = ‘R-LOB-CD’, join to R-VV-TB.R-VV-CD using A-HDR-TB.R-LOB-CD to get the short description.</w:t>
            </w:r>
          </w:p>
        </w:tc>
      </w:tr>
      <w:tr xmlns:wp14="http://schemas.microsoft.com/office/word/2010/wordml" w:rsidR="003016B5" w:rsidTr="00436DC5" w14:paraId="335E942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06" w:type="pct"/>
            <w:gridSpan w:val="7"/>
            <w:tcBorders>
              <w:top w:val="single" w:color="616161" w:sz="2" w:space="0"/>
              <w:bottom w:val="single" w:color="616161" w:sz="2" w:space="0"/>
            </w:tcBorders>
            <w:vAlign w:val="center"/>
          </w:tcPr>
          <w:p w:rsidRPr="003265B1" w:rsidR="003016B5" w:rsidP="00D0385C" w:rsidRDefault="003016B5" w14:paraId="6FCC5C8A" wp14:textId="77777777">
            <w:pPr>
              <w:pStyle w:val="TableTextACSSC"/>
              <w:rPr>
                <w:rFonts w:ascii="Arial" w:hAnsi="Arial" w:cs="Arial"/>
                <w:sz w:val="18"/>
                <w:szCs w:val="18"/>
              </w:rPr>
            </w:pPr>
            <w:r w:rsidRPr="003265B1">
              <w:rPr>
                <w:rFonts w:ascii="Arial" w:hAnsi="Arial" w:cs="Arial"/>
                <w:sz w:val="18"/>
                <w:szCs w:val="18"/>
              </w:rPr>
              <w:t xml:space="preserve">MM/DD/CCYY  </w:t>
            </w:r>
          </w:p>
        </w:tc>
        <w:tc>
          <w:tcPr>
            <w:tcW w:w="1644" w:type="pct"/>
            <w:gridSpan w:val="4"/>
            <w:tcBorders>
              <w:top w:val="single" w:color="616161" w:sz="2" w:space="0"/>
              <w:bottom w:val="single" w:color="616161" w:sz="2" w:space="0"/>
            </w:tcBorders>
            <w:vAlign w:val="center"/>
          </w:tcPr>
          <w:p w:rsidRPr="003265B1" w:rsidR="003016B5" w:rsidP="00D0385C" w:rsidRDefault="003016B5" w14:paraId="10EFAD26" wp14:textId="77777777">
            <w:pPr>
              <w:pStyle w:val="TableTextACSSC"/>
              <w:rPr>
                <w:rFonts w:ascii="Arial" w:hAnsi="Arial" w:cs="Arial"/>
                <w:sz w:val="18"/>
                <w:szCs w:val="18"/>
              </w:rPr>
            </w:pPr>
            <w:r>
              <w:rPr>
                <w:rFonts w:ascii="Arial" w:hAnsi="Arial" w:cs="Arial"/>
                <w:sz w:val="18"/>
                <w:szCs w:val="18"/>
              </w:rPr>
              <w:t>Weekly Report Date</w:t>
            </w:r>
            <w:r w:rsidRPr="003265B1">
              <w:rPr>
                <w:rFonts w:ascii="Arial" w:hAnsi="Arial" w:cs="Arial"/>
                <w:sz w:val="18"/>
                <w:szCs w:val="18"/>
              </w:rPr>
              <w:t xml:space="preserve">  </w:t>
            </w:r>
          </w:p>
        </w:tc>
        <w:tc>
          <w:tcPr>
            <w:tcW w:w="1650" w:type="pct"/>
            <w:gridSpan w:val="4"/>
            <w:tcBorders>
              <w:top w:val="single" w:color="616161" w:sz="2" w:space="0"/>
              <w:bottom w:val="single" w:color="616161" w:sz="2" w:space="0"/>
            </w:tcBorders>
          </w:tcPr>
          <w:p w:rsidRPr="00292F97" w:rsidR="003016B5" w:rsidP="00D0385C" w:rsidRDefault="003016B5" w14:paraId="1C5C601C" wp14:textId="77777777">
            <w:pPr>
              <w:pStyle w:val="TableTextACSSC"/>
              <w:rPr>
                <w:rFonts w:ascii="Arial" w:hAnsi="Arial" w:cs="Arial"/>
                <w:sz w:val="18"/>
                <w:szCs w:val="18"/>
              </w:rPr>
            </w:pPr>
            <w:r>
              <w:rPr>
                <w:rFonts w:ascii="Arial" w:hAnsi="Arial" w:cs="Arial"/>
                <w:sz w:val="18"/>
                <w:szCs w:val="18"/>
              </w:rPr>
              <w:t>Display the weekly reporting date</w:t>
            </w:r>
          </w:p>
        </w:tc>
      </w:tr>
      <w:tr xmlns:wp14="http://schemas.microsoft.com/office/word/2010/wordml" w:rsidR="003016B5" w:rsidTr="00436DC5" w14:paraId="7D27D74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12" w:type="pct"/>
          <w:cantSplit/>
          <w:jc w:val="center"/>
        </w:trPr>
        <w:tc>
          <w:tcPr>
            <w:tcW w:w="4988" w:type="pct"/>
            <w:gridSpan w:val="14"/>
            <w:tcBorders>
              <w:top w:val="single" w:color="616161" w:sz="2" w:space="0"/>
              <w:bottom w:val="single" w:color="616161" w:sz="2" w:space="0"/>
            </w:tcBorders>
            <w:shd w:val="clear" w:color="auto" w:fill="191919"/>
          </w:tcPr>
          <w:p w:rsidR="003016B5" w:rsidP="00D0385C" w:rsidRDefault="003016B5" w14:paraId="34C90CFB"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3016B5" w:rsidTr="00436DC5" w14:paraId="71B0B93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12" w:type="pct"/>
          <w:cantSplit/>
          <w:jc w:val="center"/>
        </w:trPr>
        <w:tc>
          <w:tcPr>
            <w:tcW w:w="2554" w:type="pct"/>
            <w:gridSpan w:val="9"/>
            <w:tcBorders>
              <w:top w:val="single" w:color="616161" w:sz="2" w:space="0"/>
              <w:bottom w:val="single" w:color="616161" w:sz="2" w:space="0"/>
            </w:tcBorders>
          </w:tcPr>
          <w:p w:rsidRPr="00205D93" w:rsidR="003016B5" w:rsidP="00D0385C" w:rsidRDefault="003016B5" w14:paraId="559A4C09" wp14:textId="77777777">
            <w:pPr>
              <w:pStyle w:val="TableText1"/>
              <w:spacing w:before="40" w:after="40"/>
              <w:jc w:val="center"/>
              <w:rPr>
                <w:rStyle w:val="ModernTableText"/>
                <w:rFonts w:cs="Arial"/>
                <w:b/>
                <w:szCs w:val="17"/>
              </w:rPr>
            </w:pPr>
            <w:r w:rsidRPr="00205D93">
              <w:rPr>
                <w:rStyle w:val="ModernTableText"/>
                <w:rFonts w:cs="Arial"/>
                <w:b/>
                <w:szCs w:val="17"/>
              </w:rPr>
              <w:t>Chart Title</w:t>
            </w:r>
          </w:p>
        </w:tc>
        <w:tc>
          <w:tcPr>
            <w:tcW w:w="2434" w:type="pct"/>
            <w:gridSpan w:val="5"/>
            <w:tcBorders>
              <w:top w:val="single" w:color="616161" w:sz="2" w:space="0"/>
              <w:bottom w:val="single" w:color="616161" w:sz="2" w:space="0"/>
            </w:tcBorders>
          </w:tcPr>
          <w:p w:rsidRPr="00205D93" w:rsidR="003016B5" w:rsidP="00D0385C" w:rsidRDefault="003016B5" w14:paraId="61E1ECA0"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Sub-title</w:t>
            </w:r>
          </w:p>
        </w:tc>
      </w:tr>
      <w:tr xmlns:wp14="http://schemas.microsoft.com/office/word/2010/wordml" w:rsidR="003016B5" w:rsidTr="00436DC5" w14:paraId="79E2002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12" w:type="pct"/>
          <w:cantSplit/>
          <w:jc w:val="center"/>
        </w:trPr>
        <w:tc>
          <w:tcPr>
            <w:tcW w:w="2554" w:type="pct"/>
            <w:gridSpan w:val="9"/>
            <w:tcBorders>
              <w:top w:val="single" w:color="616161" w:sz="2" w:space="0"/>
              <w:right w:val="single" w:color="616161" w:sz="2" w:space="0"/>
            </w:tcBorders>
          </w:tcPr>
          <w:p w:rsidRPr="00205D93" w:rsidR="003016B5" w:rsidP="00D0385C" w:rsidRDefault="003016B5" w14:paraId="4C3F70BC"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c>
          <w:tcPr>
            <w:tcW w:w="2434" w:type="pct"/>
            <w:gridSpan w:val="5"/>
            <w:tcBorders>
              <w:top w:val="single" w:color="616161" w:sz="2" w:space="0"/>
              <w:right w:val="single" w:color="616161" w:sz="2" w:space="0"/>
            </w:tcBorders>
          </w:tcPr>
          <w:p w:rsidRPr="00205D93" w:rsidR="003016B5" w:rsidP="00D0385C" w:rsidRDefault="003016B5" w14:paraId="7A94C3B3"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r>
      <w:tr xmlns:wp14="http://schemas.microsoft.com/office/word/2010/wordml" w:rsidRPr="003F4256" w:rsidR="00D0385C" w:rsidTr="00D0385C" w14:paraId="59C472E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blHeader/>
          <w:jc w:val="center"/>
        </w:trPr>
        <w:tc>
          <w:tcPr>
            <w:tcW w:w="5000" w:type="pct"/>
            <w:gridSpan w:val="15"/>
            <w:tcBorders>
              <w:top w:val="single" w:color="616161" w:sz="2" w:space="0"/>
              <w:bottom w:val="single" w:color="616161" w:sz="2" w:space="0"/>
            </w:tcBorders>
            <w:shd w:val="clear" w:color="auto" w:fill="191919"/>
          </w:tcPr>
          <w:p w:rsidRPr="003F4256" w:rsidR="00D0385C" w:rsidP="00D0385C" w:rsidRDefault="00D0385C" w14:paraId="56B9FA18" wp14:textId="77777777">
            <w:pPr>
              <w:pStyle w:val="TableText1"/>
              <w:spacing w:before="40" w:after="40"/>
              <w:jc w:val="center"/>
              <w:rPr>
                <w:rStyle w:val="ModernTableText"/>
                <w:rFonts w:ascii="Arial Black" w:hAnsi="Arial Black" w:cs="Arial"/>
                <w:bCs/>
                <w:noProof/>
                <w:color w:val="FFFFFF"/>
                <w:sz w:val="16"/>
                <w:szCs w:val="19"/>
              </w:rPr>
            </w:pPr>
            <w:r w:rsidRPr="003F4256">
              <w:rPr>
                <w:rStyle w:val="ModernTableText"/>
                <w:rFonts w:ascii="Arial Black" w:hAnsi="Arial Black" w:cs="Arial"/>
                <w:bCs/>
                <w:noProof/>
                <w:color w:val="FFFFFF"/>
                <w:sz w:val="16"/>
                <w:szCs w:val="19"/>
              </w:rPr>
              <w:t>Report Body</w:t>
            </w:r>
          </w:p>
        </w:tc>
      </w:tr>
      <w:tr xmlns:wp14="http://schemas.microsoft.com/office/word/2010/wordml" w:rsidRPr="003F4256" w:rsidR="00D0385C" w:rsidTr="00D0385C" w14:paraId="54D5768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blHeader/>
          <w:jc w:val="center"/>
        </w:trPr>
        <w:tc>
          <w:tcPr>
            <w:tcW w:w="451" w:type="pct"/>
            <w:tcBorders>
              <w:top w:val="single" w:color="616161" w:sz="2" w:space="0"/>
            </w:tcBorders>
            <w:vAlign w:val="center"/>
          </w:tcPr>
          <w:p w:rsidRPr="003F4256" w:rsidR="00D0385C" w:rsidP="00D0385C" w:rsidRDefault="00D0385C" w14:paraId="1C78A076" wp14:textId="77777777">
            <w:pPr>
              <w:pStyle w:val="TableText1"/>
              <w:spacing w:before="40" w:after="40"/>
              <w:rPr>
                <w:rStyle w:val="ModernTableText"/>
                <w:rFonts w:cs="Arial"/>
                <w:b/>
                <w:sz w:val="16"/>
                <w:szCs w:val="17"/>
              </w:rPr>
            </w:pPr>
            <w:r w:rsidRPr="003F4256">
              <w:rPr>
                <w:rStyle w:val="ModernTableText"/>
                <w:rFonts w:cs="Arial"/>
                <w:b/>
                <w:sz w:val="16"/>
                <w:szCs w:val="17"/>
              </w:rPr>
              <w:t>Field Type</w:t>
            </w:r>
          </w:p>
        </w:tc>
        <w:tc>
          <w:tcPr>
            <w:tcW w:w="424" w:type="pct"/>
            <w:gridSpan w:val="2"/>
            <w:tcBorders>
              <w:top w:val="single" w:color="616161" w:sz="2" w:space="0"/>
            </w:tcBorders>
            <w:vAlign w:val="center"/>
          </w:tcPr>
          <w:p w:rsidRPr="003F4256" w:rsidR="00D0385C" w:rsidP="00D0385C" w:rsidRDefault="00D0385C" w14:paraId="22B313E5" wp14:textId="77777777">
            <w:pPr>
              <w:pStyle w:val="TableHeading"/>
              <w:spacing w:before="40" w:after="40"/>
              <w:rPr>
                <w:rStyle w:val="ModernTableText"/>
                <w:rFonts w:cs="Arial"/>
                <w:sz w:val="16"/>
                <w:szCs w:val="17"/>
              </w:rPr>
            </w:pPr>
            <w:r w:rsidRPr="003F4256">
              <w:rPr>
                <w:rStyle w:val="ModernTableText"/>
                <w:rFonts w:cs="Arial"/>
                <w:sz w:val="16"/>
                <w:szCs w:val="17"/>
              </w:rPr>
              <w:t>Business Label</w:t>
            </w:r>
          </w:p>
        </w:tc>
        <w:tc>
          <w:tcPr>
            <w:tcW w:w="644" w:type="pct"/>
            <w:gridSpan w:val="3"/>
            <w:tcBorders>
              <w:top w:val="single" w:color="616161" w:sz="2" w:space="0"/>
            </w:tcBorders>
            <w:vAlign w:val="center"/>
          </w:tcPr>
          <w:p w:rsidRPr="003F4256" w:rsidR="00D0385C" w:rsidP="00D0385C" w:rsidRDefault="00D0385C" w14:paraId="21CAF5FD"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Field Description</w:t>
            </w:r>
          </w:p>
        </w:tc>
        <w:tc>
          <w:tcPr>
            <w:tcW w:w="1157" w:type="pct"/>
            <w:gridSpan w:val="4"/>
            <w:tcBorders>
              <w:top w:val="single" w:color="616161" w:sz="2" w:space="0"/>
            </w:tcBorders>
            <w:vAlign w:val="center"/>
          </w:tcPr>
          <w:p w:rsidRPr="003F4256" w:rsidR="00D0385C" w:rsidP="00D0385C" w:rsidRDefault="00D0385C" w14:paraId="77C2FE21"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Table</w:t>
            </w:r>
          </w:p>
        </w:tc>
        <w:tc>
          <w:tcPr>
            <w:tcW w:w="844" w:type="pct"/>
            <w:gridSpan w:val="3"/>
            <w:tcBorders>
              <w:top w:val="single" w:color="616161" w:sz="2" w:space="0"/>
            </w:tcBorders>
            <w:vAlign w:val="center"/>
          </w:tcPr>
          <w:p w:rsidRPr="003F4256" w:rsidR="00D0385C" w:rsidP="00D0385C" w:rsidRDefault="00D0385C" w14:paraId="3E49261B"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Column</w:t>
            </w:r>
          </w:p>
        </w:tc>
        <w:tc>
          <w:tcPr>
            <w:tcW w:w="1481" w:type="pct"/>
            <w:gridSpan w:val="2"/>
            <w:tcBorders>
              <w:top w:val="single" w:color="616161" w:sz="2" w:space="0"/>
            </w:tcBorders>
            <w:vAlign w:val="center"/>
          </w:tcPr>
          <w:p w:rsidRPr="003F4256" w:rsidR="00D0385C" w:rsidP="00D0385C" w:rsidRDefault="00D0385C" w14:paraId="7E959BDD"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Column Processing Rules</w:t>
            </w:r>
          </w:p>
        </w:tc>
      </w:tr>
      <w:tr xmlns:wp14="http://schemas.microsoft.com/office/word/2010/wordml" w:rsidRPr="003F4256" w:rsidR="00D0385C" w:rsidTr="00D0385C" w14:paraId="661C3B7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D0385C" w:rsidP="00D0385C" w:rsidRDefault="00D0385C" w14:paraId="662596EE" wp14:textId="77777777">
            <w:pPr>
              <w:rPr>
                <w:rStyle w:val="BodytextChar"/>
                <w:rFonts w:cs="Arial"/>
                <w:sz w:val="16"/>
                <w:szCs w:val="18"/>
              </w:rPr>
            </w:pPr>
            <w:r w:rsidRPr="003F4256">
              <w:rPr>
                <w:rStyle w:val="BodytextChar"/>
                <w:rFonts w:cs="Arial"/>
                <w:sz w:val="16"/>
                <w:szCs w:val="18"/>
              </w:rPr>
              <w:t>Column</w:t>
            </w:r>
          </w:p>
        </w:tc>
        <w:tc>
          <w:tcPr>
            <w:tcW w:w="424" w:type="pct"/>
            <w:gridSpan w:val="2"/>
            <w:vAlign w:val="center"/>
          </w:tcPr>
          <w:p w:rsidRPr="003F4256" w:rsidR="00D0385C" w:rsidP="00D0385C" w:rsidRDefault="00D0385C" w14:paraId="4AB58631" wp14:textId="77777777">
            <w:pPr>
              <w:spacing w:after="0"/>
              <w:rPr>
                <w:rStyle w:val="BodytextChar"/>
                <w:rFonts w:cs="Arial"/>
                <w:sz w:val="16"/>
                <w:szCs w:val="18"/>
              </w:rPr>
            </w:pPr>
            <w:r w:rsidRPr="00AB685C">
              <w:rPr>
                <w:rStyle w:val="BodytextChar"/>
                <w:rFonts w:cs="Arial"/>
                <w:sz w:val="16"/>
                <w:szCs w:val="18"/>
              </w:rPr>
              <w:t>Prov ID</w:t>
            </w:r>
          </w:p>
        </w:tc>
        <w:tc>
          <w:tcPr>
            <w:tcW w:w="644" w:type="pct"/>
            <w:gridSpan w:val="3"/>
            <w:vAlign w:val="center"/>
          </w:tcPr>
          <w:p w:rsidRPr="00DF275F" w:rsidR="00D0385C" w:rsidP="00D0385C" w:rsidRDefault="00D0385C" w14:paraId="25AFC34E" wp14:textId="77777777">
            <w:pPr>
              <w:spacing w:before="40" w:after="40"/>
              <w:rPr>
                <w:rStyle w:val="BodytextChar"/>
                <w:rFonts w:cs="Arial"/>
                <w:sz w:val="16"/>
                <w:szCs w:val="18"/>
                <w:highlight w:val="yellow"/>
              </w:rPr>
            </w:pPr>
            <w:r>
              <w:rPr>
                <w:rStyle w:val="BodytextChar"/>
                <w:rFonts w:cs="Arial"/>
                <w:sz w:val="16"/>
                <w:szCs w:val="18"/>
              </w:rPr>
              <w:t>This is the Requesting Provider's Medicaid ID</w:t>
            </w:r>
          </w:p>
        </w:tc>
        <w:tc>
          <w:tcPr>
            <w:tcW w:w="1157" w:type="pct"/>
            <w:gridSpan w:val="4"/>
            <w:vAlign w:val="center"/>
          </w:tcPr>
          <w:p w:rsidRPr="00111E67" w:rsidR="00D0385C" w:rsidP="00D0385C" w:rsidRDefault="00D0385C" w14:paraId="27DD473F" wp14:textId="77777777">
            <w:pPr>
              <w:spacing w:before="40" w:after="40"/>
              <w:rPr>
                <w:rStyle w:val="BodytextChar"/>
                <w:rFonts w:cs="Arial"/>
                <w:sz w:val="16"/>
                <w:szCs w:val="18"/>
              </w:rPr>
            </w:pPr>
            <w:r w:rsidRPr="00111E67">
              <w:rPr>
                <w:rStyle w:val="BodytextChar"/>
                <w:rFonts w:cs="Arial"/>
                <w:sz w:val="16"/>
                <w:szCs w:val="18"/>
              </w:rPr>
              <w:t>P_ALT_ID_TB</w:t>
            </w:r>
          </w:p>
        </w:tc>
        <w:tc>
          <w:tcPr>
            <w:tcW w:w="844" w:type="pct"/>
            <w:gridSpan w:val="3"/>
            <w:vAlign w:val="center"/>
          </w:tcPr>
          <w:p w:rsidRPr="00111E67" w:rsidR="00D0385C" w:rsidP="00D0385C" w:rsidRDefault="00D0385C" w14:paraId="798899EF" wp14:textId="77777777">
            <w:pPr>
              <w:spacing w:before="40" w:after="40"/>
              <w:rPr>
                <w:rStyle w:val="BodytextChar"/>
                <w:rFonts w:cs="Arial"/>
                <w:sz w:val="16"/>
                <w:szCs w:val="18"/>
              </w:rPr>
            </w:pPr>
            <w:r w:rsidRPr="00111E67">
              <w:rPr>
                <w:rStyle w:val="BodytextChar"/>
                <w:rFonts w:cs="Arial"/>
                <w:sz w:val="16"/>
                <w:szCs w:val="18"/>
              </w:rPr>
              <w:t>P_ALT_ID</w:t>
            </w:r>
          </w:p>
        </w:tc>
        <w:tc>
          <w:tcPr>
            <w:tcW w:w="1481" w:type="pct"/>
            <w:gridSpan w:val="2"/>
            <w:vAlign w:val="center"/>
          </w:tcPr>
          <w:p w:rsidR="00D0385C" w:rsidP="00D0385C" w:rsidRDefault="00D0385C" w14:paraId="6BA8308F" wp14:textId="77777777">
            <w:pPr>
              <w:pStyle w:val="TableText1"/>
              <w:spacing w:before="40" w:after="40"/>
              <w:rPr>
                <w:rStyle w:val="BodytextChar"/>
                <w:rFonts w:cs="Arial"/>
                <w:spacing w:val="0"/>
                <w:sz w:val="16"/>
                <w:szCs w:val="18"/>
              </w:rPr>
            </w:pPr>
          </w:p>
          <w:p w:rsidRPr="00111E67" w:rsidR="00D0385C" w:rsidP="00D0385C" w:rsidRDefault="00D0385C" w14:paraId="35522E1D" wp14:textId="77777777">
            <w:pPr>
              <w:pStyle w:val="TableTextACSSC"/>
              <w:rPr>
                <w:rFonts w:ascii="Arial" w:hAnsi="Arial" w:cs="Arial"/>
                <w:sz w:val="18"/>
                <w:szCs w:val="18"/>
              </w:rPr>
            </w:pPr>
            <w:r w:rsidRPr="00111E67">
              <w:rPr>
                <w:rFonts w:ascii="Arial" w:hAnsi="Arial" w:cs="Arial"/>
                <w:sz w:val="18"/>
                <w:szCs w:val="18"/>
              </w:rPr>
              <w:t>Display P_ALT_ID_TB.P_ALT_ID</w:t>
            </w:r>
          </w:p>
          <w:p w:rsidRPr="00111E67" w:rsidR="00D0385C" w:rsidP="00D0385C" w:rsidRDefault="00D0385C" w14:paraId="07F06FE4" wp14:textId="77777777">
            <w:pPr>
              <w:pStyle w:val="TableTextACSSC"/>
              <w:rPr>
                <w:rFonts w:ascii="Arial" w:hAnsi="Arial" w:cs="Arial"/>
                <w:sz w:val="18"/>
                <w:szCs w:val="18"/>
              </w:rPr>
            </w:pPr>
            <w:r w:rsidRPr="00111E67">
              <w:rPr>
                <w:rFonts w:ascii="Arial" w:hAnsi="Arial" w:cs="Arial"/>
                <w:sz w:val="18"/>
                <w:szCs w:val="18"/>
              </w:rPr>
              <w:t>Where A_HDR_LI_SUBM_PROV_ID_TB.A_TXN_LVL_CD = 'RQ' (Requesting)  and</w:t>
            </w:r>
          </w:p>
          <w:p w:rsidRPr="00111E67" w:rsidR="00D0385C" w:rsidP="00D0385C" w:rsidRDefault="00D0385C" w14:paraId="2CC8D2F4" wp14:textId="77777777">
            <w:pPr>
              <w:pStyle w:val="TableTextACSSC"/>
              <w:rPr>
                <w:rFonts w:ascii="Arial" w:hAnsi="Arial" w:cs="Arial"/>
                <w:sz w:val="18"/>
                <w:szCs w:val="18"/>
              </w:rPr>
            </w:pPr>
            <w:r w:rsidRPr="00111E67">
              <w:rPr>
                <w:rFonts w:ascii="Arial" w:hAnsi="Arial" w:cs="Arial"/>
                <w:sz w:val="18"/>
                <w:szCs w:val="18"/>
              </w:rPr>
              <w:t>A_USED_PROV_ID_IND = 'Y'   and</w:t>
            </w:r>
          </w:p>
          <w:p w:rsidRPr="00111E67" w:rsidR="00D0385C" w:rsidP="00D0385C" w:rsidRDefault="00D0385C" w14:paraId="42A7756D" wp14:textId="77777777">
            <w:pPr>
              <w:pStyle w:val="TableTextACSSC"/>
              <w:rPr>
                <w:rFonts w:ascii="Arial" w:hAnsi="Arial" w:cs="Arial"/>
                <w:sz w:val="18"/>
                <w:szCs w:val="18"/>
              </w:rPr>
            </w:pPr>
            <w:r w:rsidRPr="00111E67">
              <w:rPr>
                <w:rFonts w:ascii="Arial" w:hAnsi="Arial" w:cs="Arial"/>
                <w:sz w:val="18"/>
                <w:szCs w:val="18"/>
              </w:rPr>
              <w:t>P_SYS_ID = P_DTL_TB.P_SYS_ID</w:t>
            </w:r>
          </w:p>
          <w:p w:rsidRPr="00DF275F" w:rsidR="00D0385C" w:rsidP="00D0385C" w:rsidRDefault="00D0385C" w14:paraId="402BBEEC" wp14:textId="77777777">
            <w:pPr>
              <w:pStyle w:val="TableText1"/>
              <w:spacing w:before="40" w:after="40"/>
              <w:rPr>
                <w:rStyle w:val="BodytextChar"/>
                <w:rFonts w:cs="Arial"/>
                <w:spacing w:val="0"/>
                <w:sz w:val="16"/>
                <w:szCs w:val="18"/>
                <w:highlight w:val="yellow"/>
              </w:rPr>
            </w:pPr>
            <w:r w:rsidRPr="00111E67">
              <w:rPr>
                <w:rFonts w:cs="Arial"/>
                <w:sz w:val="18"/>
                <w:szCs w:val="18"/>
              </w:rPr>
              <w:t>and P_DTL_TB.</w:t>
            </w:r>
            <w:r w:rsidRPr="00111E67">
              <w:t xml:space="preserve"> </w:t>
            </w:r>
            <w:r w:rsidRPr="00111E67">
              <w:rPr>
                <w:rFonts w:cs="Arial"/>
                <w:sz w:val="18"/>
                <w:szCs w:val="18"/>
              </w:rPr>
              <w:t xml:space="preserve">P_ALT_ID_TY_CD = '1D' (MCAID ID) </w:t>
            </w:r>
            <w:r w:rsidRPr="00013172">
              <w:rPr>
                <w:rFonts w:cs="Arial"/>
                <w:sz w:val="18"/>
                <w:szCs w:val="18"/>
              </w:rPr>
              <w:t>and current date is between P_</w:t>
            </w:r>
            <w:r>
              <w:rPr>
                <w:rFonts w:cs="Arial"/>
                <w:sz w:val="18"/>
                <w:szCs w:val="18"/>
              </w:rPr>
              <w:t>ALT_ID</w:t>
            </w:r>
            <w:r w:rsidRPr="00013172">
              <w:rPr>
                <w:rFonts w:cs="Arial"/>
                <w:sz w:val="18"/>
                <w:szCs w:val="18"/>
              </w:rPr>
              <w:t>_TB.P_ALT_ID_BEG_DT and P_</w:t>
            </w:r>
            <w:r>
              <w:rPr>
                <w:rFonts w:cs="Arial"/>
                <w:sz w:val="18"/>
                <w:szCs w:val="18"/>
              </w:rPr>
              <w:t>ALT_ID</w:t>
            </w:r>
            <w:r w:rsidRPr="00013172">
              <w:rPr>
                <w:rFonts w:cs="Arial"/>
                <w:sz w:val="18"/>
                <w:szCs w:val="18"/>
              </w:rPr>
              <w:t>_TB</w:t>
            </w:r>
            <w:r w:rsidRPr="00111E67">
              <w:rPr>
                <w:rFonts w:cs="Arial"/>
                <w:sz w:val="18"/>
                <w:szCs w:val="18"/>
              </w:rPr>
              <w:t>.P_ALT_ID_END_DT</w:t>
            </w:r>
          </w:p>
        </w:tc>
      </w:tr>
      <w:tr xmlns:wp14="http://schemas.microsoft.com/office/word/2010/wordml" w:rsidRPr="003F4256" w:rsidR="00D0385C" w:rsidTr="00D0385C" w14:paraId="67BE16A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D0385C" w:rsidP="00D0385C" w:rsidRDefault="00D0385C" w14:paraId="7DEAA523" wp14:textId="77777777">
            <w:pPr>
              <w:rPr>
                <w:rStyle w:val="BodytextChar"/>
                <w:rFonts w:cs="Arial"/>
                <w:sz w:val="16"/>
                <w:szCs w:val="18"/>
              </w:rPr>
            </w:pPr>
            <w:r w:rsidRPr="003F4256">
              <w:rPr>
                <w:rStyle w:val="BodytextChar"/>
                <w:rFonts w:cs="Arial"/>
                <w:sz w:val="16"/>
                <w:szCs w:val="18"/>
              </w:rPr>
              <w:t>Column</w:t>
            </w:r>
          </w:p>
        </w:tc>
        <w:tc>
          <w:tcPr>
            <w:tcW w:w="424" w:type="pct"/>
            <w:gridSpan w:val="2"/>
            <w:vAlign w:val="center"/>
          </w:tcPr>
          <w:p w:rsidRPr="00826E86" w:rsidR="00D0385C" w:rsidP="00D0385C" w:rsidRDefault="00D0385C" w14:paraId="25AE2560" wp14:textId="77777777">
            <w:pPr>
              <w:spacing w:after="0"/>
              <w:rPr>
                <w:rStyle w:val="BodytextChar"/>
                <w:rFonts w:cs="Arial"/>
                <w:sz w:val="16"/>
                <w:szCs w:val="18"/>
              </w:rPr>
            </w:pPr>
            <w:r w:rsidRPr="00DD1FB1">
              <w:rPr>
                <w:rStyle w:val="BodytextChar"/>
                <w:rFonts w:cs="Arial"/>
                <w:sz w:val="16"/>
                <w:szCs w:val="18"/>
              </w:rPr>
              <w:t>Prov Name</w:t>
            </w:r>
          </w:p>
        </w:tc>
        <w:tc>
          <w:tcPr>
            <w:tcW w:w="644" w:type="pct"/>
            <w:gridSpan w:val="3"/>
            <w:vAlign w:val="center"/>
          </w:tcPr>
          <w:p w:rsidRPr="00111E67" w:rsidR="00D0385C" w:rsidP="00D0385C" w:rsidRDefault="00D0385C" w14:paraId="6B79E9C7" wp14:textId="77777777">
            <w:pPr>
              <w:spacing w:before="40" w:after="40"/>
              <w:rPr>
                <w:rStyle w:val="BodytextChar"/>
                <w:rFonts w:cs="Arial"/>
                <w:sz w:val="16"/>
                <w:szCs w:val="18"/>
              </w:rPr>
            </w:pPr>
            <w:r>
              <w:rPr>
                <w:rStyle w:val="BodytextChar"/>
                <w:rFonts w:cs="Arial"/>
                <w:sz w:val="16"/>
                <w:szCs w:val="18"/>
              </w:rPr>
              <w:t>This is the Requesting Provider's Name</w:t>
            </w:r>
          </w:p>
        </w:tc>
        <w:tc>
          <w:tcPr>
            <w:tcW w:w="1157" w:type="pct"/>
            <w:gridSpan w:val="4"/>
            <w:vAlign w:val="center"/>
          </w:tcPr>
          <w:p w:rsidRPr="00111E67" w:rsidR="00D0385C" w:rsidP="00D0385C" w:rsidRDefault="00D0385C" w14:paraId="7BF95563" wp14:textId="77777777">
            <w:pPr>
              <w:spacing w:before="40" w:after="40"/>
              <w:rPr>
                <w:rStyle w:val="BodytextChar"/>
                <w:rFonts w:cs="Arial"/>
                <w:sz w:val="16"/>
                <w:szCs w:val="18"/>
              </w:rPr>
            </w:pPr>
            <w:r>
              <w:rPr>
                <w:rStyle w:val="BodytextChar"/>
                <w:rFonts w:cs="Arial"/>
                <w:sz w:val="16"/>
                <w:szCs w:val="18"/>
              </w:rPr>
              <w:t>P_DTL_TB</w:t>
            </w:r>
          </w:p>
        </w:tc>
        <w:tc>
          <w:tcPr>
            <w:tcW w:w="844" w:type="pct"/>
            <w:gridSpan w:val="3"/>
            <w:vAlign w:val="center"/>
          </w:tcPr>
          <w:p w:rsidRPr="00111E67" w:rsidR="00D0385C" w:rsidP="00D0385C" w:rsidRDefault="00D0385C" w14:paraId="279C37A0" wp14:textId="77777777">
            <w:pPr>
              <w:spacing w:before="40" w:after="40"/>
              <w:rPr>
                <w:rStyle w:val="BodytextChar"/>
                <w:rFonts w:cs="Arial"/>
                <w:sz w:val="16"/>
                <w:szCs w:val="18"/>
              </w:rPr>
            </w:pPr>
            <w:r>
              <w:rPr>
                <w:rStyle w:val="BodytextChar"/>
                <w:rFonts w:cs="Arial"/>
                <w:sz w:val="16"/>
                <w:szCs w:val="18"/>
              </w:rPr>
              <w:t>P_NAM</w:t>
            </w:r>
          </w:p>
        </w:tc>
        <w:tc>
          <w:tcPr>
            <w:tcW w:w="1481" w:type="pct"/>
            <w:gridSpan w:val="2"/>
            <w:vAlign w:val="center"/>
          </w:tcPr>
          <w:p w:rsidRPr="00111E67" w:rsidR="00D0385C" w:rsidP="00D0385C" w:rsidRDefault="00D0385C" w14:paraId="0EC55F5D" wp14:textId="77777777">
            <w:pPr>
              <w:pStyle w:val="TableTextACSSC"/>
              <w:rPr>
                <w:rFonts w:ascii="Arial" w:hAnsi="Arial" w:cs="Arial"/>
                <w:sz w:val="18"/>
                <w:szCs w:val="18"/>
              </w:rPr>
            </w:pPr>
            <w:r w:rsidRPr="00111E67">
              <w:rPr>
                <w:rFonts w:ascii="Arial" w:hAnsi="Arial" w:cs="Arial"/>
                <w:sz w:val="18"/>
                <w:szCs w:val="18"/>
              </w:rPr>
              <w:t>Display P_DTL_TB.P_NAM</w:t>
            </w:r>
          </w:p>
          <w:p w:rsidRPr="00925875" w:rsidR="00D0385C" w:rsidP="00D0385C" w:rsidRDefault="00D0385C" w14:paraId="12CF218C" wp14:textId="77777777">
            <w:pPr>
              <w:pStyle w:val="TableText1"/>
              <w:spacing w:before="40" w:after="40"/>
              <w:rPr>
                <w:rStyle w:val="BodytextChar"/>
                <w:rFonts w:cs="Arial"/>
                <w:spacing w:val="0"/>
                <w:sz w:val="16"/>
                <w:szCs w:val="18"/>
              </w:rPr>
            </w:pPr>
            <w:r>
              <w:rPr>
                <w:rFonts w:cs="Arial"/>
                <w:sz w:val="18"/>
                <w:szCs w:val="18"/>
              </w:rPr>
              <w:t>Obtain the provider name (P_NAM) by using the P_SYS_ID obtained in the 'Provider ID' query above:  P_ALT_ID_TB.P_SYS_ID = P_DTL_TB.P_SYS_ID</w:t>
            </w:r>
            <w:r>
              <w:t xml:space="preserve"> </w:t>
            </w:r>
          </w:p>
        </w:tc>
      </w:tr>
      <w:tr xmlns:wp14="http://schemas.microsoft.com/office/word/2010/wordml" w:rsidRPr="003F4256" w:rsidR="00D847CD" w:rsidTr="009879C2" w14:paraId="3E2EAC6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D847CD" w:rsidP="00D847CD" w:rsidRDefault="00D847CD" w14:paraId="063D76B1" wp14:textId="77777777">
            <w:pPr>
              <w:rPr>
                <w:rStyle w:val="BodytextChar"/>
                <w:rFonts w:cs="Arial"/>
                <w:sz w:val="16"/>
                <w:szCs w:val="18"/>
              </w:rPr>
            </w:pPr>
            <w:r>
              <w:rPr>
                <w:rStyle w:val="BodytextChar"/>
                <w:rFonts w:cs="Arial"/>
                <w:sz w:val="16"/>
                <w:szCs w:val="18"/>
              </w:rPr>
              <w:t>Column</w:t>
            </w:r>
          </w:p>
        </w:tc>
        <w:tc>
          <w:tcPr>
            <w:tcW w:w="424" w:type="pct"/>
            <w:gridSpan w:val="2"/>
            <w:vAlign w:val="center"/>
          </w:tcPr>
          <w:p w:rsidR="00D847CD" w:rsidP="00D847CD" w:rsidRDefault="00D847CD" w14:paraId="58AEBDA2" wp14:textId="77777777">
            <w:pPr>
              <w:spacing w:after="0"/>
              <w:rPr>
                <w:rStyle w:val="BodytextChar"/>
                <w:rFonts w:cs="Arial"/>
                <w:sz w:val="16"/>
                <w:szCs w:val="18"/>
              </w:rPr>
            </w:pPr>
            <w:r>
              <w:rPr>
                <w:rStyle w:val="BodytextChar"/>
                <w:rFonts w:cs="Arial"/>
                <w:sz w:val="16"/>
                <w:szCs w:val="18"/>
              </w:rPr>
              <w:t>Submitter Prov ID</w:t>
            </w:r>
          </w:p>
          <w:p w:rsidRPr="00DD1FB1" w:rsidR="00D847CD" w:rsidP="00D847CD" w:rsidRDefault="00D847CD" w14:paraId="537EDF5F" wp14:textId="77777777">
            <w:pPr>
              <w:spacing w:after="0"/>
              <w:rPr>
                <w:rStyle w:val="BodytextChar"/>
                <w:rFonts w:cs="Arial"/>
                <w:sz w:val="16"/>
                <w:szCs w:val="18"/>
              </w:rPr>
            </w:pPr>
          </w:p>
        </w:tc>
        <w:tc>
          <w:tcPr>
            <w:tcW w:w="644" w:type="pct"/>
            <w:gridSpan w:val="3"/>
            <w:vAlign w:val="center"/>
          </w:tcPr>
          <w:p w:rsidR="00D847CD" w:rsidP="00D847CD" w:rsidRDefault="00D847CD" w14:paraId="63B09E39" wp14:textId="77777777">
            <w:pPr>
              <w:spacing w:before="40" w:after="40"/>
              <w:rPr>
                <w:rStyle w:val="BodytextChar"/>
                <w:rFonts w:cs="Arial"/>
                <w:sz w:val="16"/>
                <w:szCs w:val="18"/>
              </w:rPr>
            </w:pPr>
            <w:r>
              <w:rPr>
                <w:rStyle w:val="BodytextChar"/>
                <w:rFonts w:cs="Arial"/>
                <w:sz w:val="16"/>
                <w:szCs w:val="18"/>
              </w:rPr>
              <w:t>This is the Submitting Provider’s ID</w:t>
            </w:r>
          </w:p>
        </w:tc>
        <w:tc>
          <w:tcPr>
            <w:tcW w:w="1157" w:type="pct"/>
            <w:gridSpan w:val="4"/>
            <w:vAlign w:val="center"/>
          </w:tcPr>
          <w:p w:rsidR="00D847CD" w:rsidP="00D847CD" w:rsidRDefault="00D847CD" w14:paraId="1B3218FA" wp14:textId="77777777">
            <w:pPr>
              <w:spacing w:before="40" w:after="40"/>
              <w:jc w:val="left"/>
              <w:rPr>
                <w:rStyle w:val="BodytextChar"/>
                <w:rFonts w:cs="Arial"/>
                <w:sz w:val="16"/>
                <w:szCs w:val="18"/>
              </w:rPr>
            </w:pPr>
            <w:r>
              <w:rPr>
                <w:rStyle w:val="BodytextChar"/>
                <w:rFonts w:cs="Arial"/>
                <w:sz w:val="16"/>
                <w:szCs w:val="18"/>
              </w:rPr>
              <w:t>A_HDR_LI_SUBM_PROV_ID_TB</w:t>
            </w:r>
          </w:p>
          <w:p w:rsidR="00D847CD" w:rsidP="00D847CD" w:rsidRDefault="00D847CD" w14:paraId="16674525" wp14:textId="77777777">
            <w:pPr>
              <w:spacing w:before="40" w:after="40"/>
              <w:jc w:val="left"/>
              <w:rPr>
                <w:rStyle w:val="BodytextChar"/>
                <w:rFonts w:cs="Arial"/>
                <w:sz w:val="16"/>
                <w:szCs w:val="18"/>
              </w:rPr>
            </w:pPr>
            <w:r>
              <w:rPr>
                <w:rStyle w:val="BodytextChar"/>
                <w:rFonts w:cs="Arial"/>
                <w:sz w:val="16"/>
                <w:szCs w:val="18"/>
              </w:rPr>
              <w:t>OR</w:t>
            </w:r>
          </w:p>
          <w:p w:rsidR="00D847CD" w:rsidP="00D847CD" w:rsidRDefault="00D847CD" w14:paraId="5D4D6867" wp14:textId="77777777">
            <w:pPr>
              <w:spacing w:before="40" w:after="40"/>
              <w:rPr>
                <w:rStyle w:val="BodytextChar"/>
                <w:rFonts w:cs="Arial"/>
                <w:sz w:val="16"/>
                <w:szCs w:val="18"/>
              </w:rPr>
            </w:pPr>
            <w:r>
              <w:rPr>
                <w:rStyle w:val="BodytextChar"/>
                <w:rFonts w:cs="Arial"/>
                <w:sz w:val="16"/>
                <w:szCs w:val="18"/>
              </w:rPr>
              <w:t>P_ALT_ID_TB</w:t>
            </w:r>
          </w:p>
        </w:tc>
        <w:tc>
          <w:tcPr>
            <w:tcW w:w="844" w:type="pct"/>
            <w:gridSpan w:val="3"/>
            <w:vAlign w:val="center"/>
          </w:tcPr>
          <w:p w:rsidR="00D847CD" w:rsidP="00D847CD" w:rsidRDefault="00D847CD" w14:paraId="53AB5505" wp14:textId="77777777">
            <w:pPr>
              <w:spacing w:before="40" w:after="40"/>
              <w:jc w:val="left"/>
              <w:rPr>
                <w:rStyle w:val="BodytextChar"/>
                <w:rFonts w:cs="Arial"/>
                <w:sz w:val="16"/>
                <w:szCs w:val="18"/>
              </w:rPr>
            </w:pPr>
            <w:r>
              <w:rPr>
                <w:rStyle w:val="BodytextChar"/>
                <w:rFonts w:cs="Arial"/>
                <w:sz w:val="16"/>
                <w:szCs w:val="18"/>
              </w:rPr>
              <w:t>A_PROV_ID</w:t>
            </w:r>
          </w:p>
          <w:p w:rsidR="00D847CD" w:rsidP="00D847CD" w:rsidRDefault="00D847CD" w14:paraId="4AB1AA20" wp14:textId="77777777">
            <w:pPr>
              <w:spacing w:before="40" w:after="40"/>
              <w:jc w:val="left"/>
              <w:rPr>
                <w:rStyle w:val="BodytextChar"/>
                <w:sz w:val="16"/>
                <w:szCs w:val="18"/>
              </w:rPr>
            </w:pPr>
            <w:r>
              <w:rPr>
                <w:rStyle w:val="BodytextChar"/>
                <w:sz w:val="16"/>
                <w:szCs w:val="18"/>
              </w:rPr>
              <w:t>OR</w:t>
            </w:r>
          </w:p>
          <w:p w:rsidR="00D847CD" w:rsidP="00D847CD" w:rsidRDefault="00D847CD" w14:paraId="2A39F8F6" wp14:textId="77777777">
            <w:pPr>
              <w:spacing w:before="40" w:after="40"/>
              <w:rPr>
                <w:rStyle w:val="BodytextChar"/>
                <w:rFonts w:cs="Arial"/>
                <w:sz w:val="16"/>
                <w:szCs w:val="18"/>
              </w:rPr>
            </w:pPr>
            <w:r w:rsidRPr="00111E67">
              <w:rPr>
                <w:rStyle w:val="BodytextChar"/>
                <w:rFonts w:cs="Arial"/>
                <w:sz w:val="16"/>
                <w:szCs w:val="18"/>
              </w:rPr>
              <w:t>P_ALT_ID</w:t>
            </w:r>
          </w:p>
        </w:tc>
        <w:tc>
          <w:tcPr>
            <w:tcW w:w="1481" w:type="pct"/>
            <w:gridSpan w:val="2"/>
          </w:tcPr>
          <w:p w:rsidR="00D847CD" w:rsidP="00D847CD" w:rsidRDefault="00D847CD" w14:paraId="5453A277" wp14:textId="77777777">
            <w:pPr>
              <w:pStyle w:val="TableTextACSSC"/>
              <w:rPr>
                <w:sz w:val="18"/>
              </w:rPr>
            </w:pPr>
            <w:r>
              <w:rPr>
                <w:rFonts w:ascii="Arial" w:hAnsi="Arial" w:cs="Arial"/>
                <w:sz w:val="18"/>
                <w:szCs w:val="18"/>
              </w:rPr>
              <w:t>I</w:t>
            </w:r>
            <w:r>
              <w:rPr>
                <w:sz w:val="18"/>
              </w:rPr>
              <w:t xml:space="preserve">f row exists where A_HDR_LI_SUBM_PROV_ID_TB.A_TXN_LVL_CD = ‘EV’ and A_HDR_LI_SUBM_PROV_ID_TB.A_PROV_ENTY_ID_CD = ‘77’ </w:t>
            </w:r>
          </w:p>
          <w:p w:rsidR="00D847CD" w:rsidP="00D847CD" w:rsidRDefault="00D847CD" w14:paraId="0EDF1655" wp14:textId="77777777">
            <w:pPr>
              <w:pStyle w:val="TableTextACSSC"/>
              <w:rPr>
                <w:sz w:val="18"/>
              </w:rPr>
            </w:pPr>
            <w:r>
              <w:rPr>
                <w:sz w:val="18"/>
              </w:rPr>
              <w:t xml:space="preserve">Map A_HDR_LI_SUBM_PROV_ID_TB.A_PROV_ID </w:t>
            </w:r>
          </w:p>
          <w:p w:rsidR="00D847CD" w:rsidP="00D847CD" w:rsidRDefault="00D847CD" w14:paraId="4919DCC4" wp14:textId="77777777">
            <w:pPr>
              <w:pStyle w:val="TableTextACSSC"/>
              <w:rPr>
                <w:rFonts w:cs="Arial"/>
                <w:sz w:val="18"/>
              </w:rPr>
            </w:pPr>
            <w:r>
              <w:rPr>
                <w:rFonts w:cs="Arial"/>
                <w:sz w:val="18"/>
              </w:rPr>
              <w:t>ELSE</w:t>
            </w:r>
          </w:p>
          <w:p w:rsidR="00D847CD" w:rsidP="00D847CD" w:rsidRDefault="00D847CD" w14:paraId="13854F36" wp14:textId="77777777">
            <w:pPr>
              <w:pStyle w:val="TableTextACSSC"/>
              <w:rPr>
                <w:rFonts w:cs="Arial"/>
                <w:sz w:val="18"/>
              </w:rPr>
            </w:pPr>
            <w:r>
              <w:rPr>
                <w:rFonts w:cs="Arial"/>
                <w:sz w:val="18"/>
              </w:rPr>
              <w:t>Map the same ID as found in the “Prov ID’ business label above (Default)</w:t>
            </w:r>
          </w:p>
          <w:p w:rsidRPr="00111E67" w:rsidR="00D847CD" w:rsidP="00D847CD" w:rsidRDefault="00D847CD" w14:paraId="7EA7CA01" wp14:textId="77777777">
            <w:pPr>
              <w:pStyle w:val="TableTextACSSC"/>
              <w:rPr>
                <w:rFonts w:ascii="Arial" w:hAnsi="Arial" w:cs="Arial"/>
                <w:sz w:val="18"/>
                <w:szCs w:val="18"/>
              </w:rPr>
            </w:pPr>
          </w:p>
        </w:tc>
      </w:tr>
      <w:tr xmlns:wp14="http://schemas.microsoft.com/office/word/2010/wordml" w:rsidRPr="003F4256" w:rsidR="00D847CD" w:rsidTr="009879C2" w14:paraId="6C3D021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D847CD" w:rsidP="00D847CD" w:rsidRDefault="00D847CD" w14:paraId="6447C6AA" wp14:textId="77777777">
            <w:pPr>
              <w:rPr>
                <w:rStyle w:val="BodytextChar"/>
                <w:rFonts w:cs="Arial"/>
                <w:sz w:val="16"/>
                <w:szCs w:val="18"/>
              </w:rPr>
            </w:pPr>
            <w:r>
              <w:rPr>
                <w:rStyle w:val="BodytextChar"/>
                <w:rFonts w:cs="Arial"/>
                <w:sz w:val="16"/>
                <w:szCs w:val="18"/>
              </w:rPr>
              <w:t>Column</w:t>
            </w:r>
          </w:p>
        </w:tc>
        <w:tc>
          <w:tcPr>
            <w:tcW w:w="424" w:type="pct"/>
            <w:gridSpan w:val="2"/>
            <w:vAlign w:val="center"/>
          </w:tcPr>
          <w:p w:rsidR="00D847CD" w:rsidP="00D847CD" w:rsidRDefault="00D847CD" w14:paraId="7880B38A" wp14:textId="77777777">
            <w:pPr>
              <w:spacing w:after="0"/>
              <w:rPr>
                <w:rStyle w:val="BodytextChar"/>
                <w:rFonts w:cs="Arial"/>
                <w:sz w:val="16"/>
                <w:szCs w:val="18"/>
              </w:rPr>
            </w:pPr>
            <w:r>
              <w:rPr>
                <w:rStyle w:val="BodytextChar"/>
                <w:rFonts w:cs="Arial"/>
                <w:sz w:val="16"/>
                <w:szCs w:val="18"/>
              </w:rPr>
              <w:t>Submitter Prov Name</w:t>
            </w:r>
          </w:p>
          <w:p w:rsidRPr="00DD1FB1" w:rsidR="00D847CD" w:rsidP="00D847CD" w:rsidRDefault="00D847CD" w14:paraId="4D7F25CF" wp14:textId="77777777">
            <w:pPr>
              <w:spacing w:after="0"/>
              <w:rPr>
                <w:rStyle w:val="BodytextChar"/>
                <w:rFonts w:cs="Arial"/>
                <w:sz w:val="16"/>
                <w:szCs w:val="18"/>
              </w:rPr>
            </w:pPr>
          </w:p>
        </w:tc>
        <w:tc>
          <w:tcPr>
            <w:tcW w:w="644" w:type="pct"/>
            <w:gridSpan w:val="3"/>
            <w:vAlign w:val="center"/>
          </w:tcPr>
          <w:p w:rsidR="00D847CD" w:rsidP="00D847CD" w:rsidRDefault="00D847CD" w14:paraId="04F4F1A2" wp14:textId="77777777">
            <w:pPr>
              <w:spacing w:before="40" w:after="40"/>
              <w:rPr>
                <w:rStyle w:val="BodytextChar"/>
                <w:rFonts w:cs="Arial"/>
                <w:sz w:val="16"/>
                <w:szCs w:val="18"/>
              </w:rPr>
            </w:pPr>
            <w:r>
              <w:rPr>
                <w:rStyle w:val="BodytextChar"/>
                <w:rFonts w:cs="Arial"/>
                <w:sz w:val="16"/>
                <w:szCs w:val="18"/>
              </w:rPr>
              <w:t>This is the Submitting Provider’s Name</w:t>
            </w:r>
          </w:p>
        </w:tc>
        <w:tc>
          <w:tcPr>
            <w:tcW w:w="1157" w:type="pct"/>
            <w:gridSpan w:val="4"/>
            <w:vAlign w:val="center"/>
          </w:tcPr>
          <w:p w:rsidR="00D847CD" w:rsidP="00D847CD" w:rsidRDefault="00D847CD" w14:paraId="2BB6FB28" wp14:textId="77777777">
            <w:pPr>
              <w:spacing w:before="40" w:after="40"/>
              <w:rPr>
                <w:rStyle w:val="BodytextChar"/>
                <w:rFonts w:cs="Arial"/>
                <w:sz w:val="16"/>
                <w:szCs w:val="18"/>
              </w:rPr>
            </w:pPr>
            <w:r>
              <w:rPr>
                <w:rStyle w:val="BodytextChar"/>
                <w:rFonts w:cs="Arial"/>
                <w:sz w:val="16"/>
                <w:szCs w:val="18"/>
              </w:rPr>
              <w:t>P_DTL_TB</w:t>
            </w:r>
          </w:p>
        </w:tc>
        <w:tc>
          <w:tcPr>
            <w:tcW w:w="844" w:type="pct"/>
            <w:gridSpan w:val="3"/>
            <w:vAlign w:val="center"/>
          </w:tcPr>
          <w:p w:rsidR="00D847CD" w:rsidP="00D847CD" w:rsidRDefault="00D847CD" w14:paraId="653AE4A3" wp14:textId="77777777">
            <w:pPr>
              <w:spacing w:before="40" w:after="40"/>
              <w:rPr>
                <w:rStyle w:val="BodytextChar"/>
                <w:rFonts w:cs="Arial"/>
                <w:sz w:val="16"/>
                <w:szCs w:val="18"/>
              </w:rPr>
            </w:pPr>
            <w:r>
              <w:rPr>
                <w:rStyle w:val="BodytextChar"/>
                <w:rFonts w:cs="Arial"/>
                <w:sz w:val="16"/>
                <w:szCs w:val="18"/>
              </w:rPr>
              <w:t>P_NAM</w:t>
            </w:r>
          </w:p>
        </w:tc>
        <w:tc>
          <w:tcPr>
            <w:tcW w:w="1481" w:type="pct"/>
            <w:gridSpan w:val="2"/>
          </w:tcPr>
          <w:p w:rsidR="00D847CD" w:rsidP="00D847CD" w:rsidRDefault="00D847CD" w14:paraId="5C324226" wp14:textId="77777777">
            <w:pPr>
              <w:pStyle w:val="TableTextACSSC"/>
              <w:rPr>
                <w:rFonts w:ascii="Arial" w:hAnsi="Arial" w:cs="Arial"/>
                <w:sz w:val="18"/>
                <w:szCs w:val="18"/>
              </w:rPr>
            </w:pPr>
            <w:r>
              <w:rPr>
                <w:rFonts w:ascii="Arial" w:hAnsi="Arial" w:cs="Arial"/>
                <w:sz w:val="18"/>
                <w:szCs w:val="18"/>
              </w:rPr>
              <w:t>Display P_DTL_TB.P_NAM</w:t>
            </w:r>
          </w:p>
          <w:p w:rsidR="00D847CD" w:rsidP="00D847CD" w:rsidRDefault="00D847CD" w14:paraId="68E0E7A5" wp14:textId="77777777">
            <w:pPr>
              <w:pStyle w:val="TableTextACSSC"/>
              <w:rPr>
                <w:sz w:val="18"/>
              </w:rPr>
            </w:pPr>
            <w:r>
              <w:rPr>
                <w:rFonts w:ascii="Arial" w:hAnsi="Arial" w:cs="Arial"/>
                <w:sz w:val="18"/>
                <w:szCs w:val="18"/>
              </w:rPr>
              <w:t>I</w:t>
            </w:r>
            <w:r>
              <w:rPr>
                <w:sz w:val="18"/>
              </w:rPr>
              <w:t xml:space="preserve">f row exists where A_HDR_LI_SUBM_PROV_ID_TB.A_TXN_LVL_CD = ‘EV’ and A_HDR_LI_SUBM_PROV_ID_TB.A_PROV_ENTY_ID_CD = ‘77’ </w:t>
            </w:r>
          </w:p>
          <w:p w:rsidR="00D847CD" w:rsidP="00D847CD" w:rsidRDefault="00D847CD" w14:paraId="617D138A" wp14:textId="77777777">
            <w:pPr>
              <w:pStyle w:val="TableTextACSSC"/>
              <w:rPr>
                <w:rFonts w:ascii="Arial" w:hAnsi="Arial" w:cs="Arial"/>
                <w:sz w:val="18"/>
                <w:szCs w:val="18"/>
              </w:rPr>
            </w:pPr>
            <w:r>
              <w:rPr>
                <w:rFonts w:ascii="Arial" w:hAnsi="Arial" w:cs="Arial"/>
                <w:sz w:val="18"/>
                <w:szCs w:val="18"/>
              </w:rPr>
              <w:t>Then obtain the provider name (P_NAM) by using the P_SYS_ID found:  P_DTL_TB.P_SYS_ID = A_HDR_LI_SUBM_PROV_ID_TB.P_SYS_ID</w:t>
            </w:r>
          </w:p>
          <w:p w:rsidR="00D847CD" w:rsidP="00D847CD" w:rsidRDefault="00D847CD" w14:paraId="12EA5D24" wp14:textId="77777777">
            <w:pPr>
              <w:pStyle w:val="TableTextACSSC"/>
              <w:rPr>
                <w:rFonts w:ascii="Arial" w:hAnsi="Arial" w:cs="Arial"/>
                <w:sz w:val="18"/>
                <w:szCs w:val="18"/>
              </w:rPr>
            </w:pPr>
            <w:r>
              <w:rPr>
                <w:rFonts w:ascii="Arial" w:hAnsi="Arial" w:cs="Arial"/>
                <w:sz w:val="18"/>
                <w:szCs w:val="18"/>
              </w:rPr>
              <w:t>ELSE</w:t>
            </w:r>
          </w:p>
          <w:p w:rsidR="00D847CD" w:rsidP="00D847CD" w:rsidRDefault="00D847CD" w14:paraId="15DFCBB3" wp14:textId="77777777">
            <w:pPr>
              <w:pStyle w:val="TableTextACSSC"/>
              <w:rPr>
                <w:rFonts w:ascii="Arial" w:hAnsi="Arial" w:cs="Arial"/>
                <w:sz w:val="18"/>
                <w:szCs w:val="18"/>
              </w:rPr>
            </w:pPr>
            <w:r>
              <w:rPr>
                <w:rFonts w:ascii="Arial" w:hAnsi="Arial" w:cs="Arial"/>
                <w:sz w:val="18"/>
                <w:szCs w:val="18"/>
              </w:rPr>
              <w:t>Map the same name as found in the ‘Prov Name’ business label above (Default).</w:t>
            </w:r>
          </w:p>
          <w:p w:rsidR="00D847CD" w:rsidP="00D847CD" w:rsidRDefault="00D847CD" w14:paraId="58C4B43C" wp14:textId="77777777">
            <w:pPr>
              <w:pStyle w:val="TableTextACSSC"/>
              <w:rPr>
                <w:rFonts w:ascii="Arial" w:hAnsi="Arial" w:cs="Arial"/>
                <w:sz w:val="18"/>
                <w:szCs w:val="18"/>
              </w:rPr>
            </w:pPr>
          </w:p>
          <w:p w:rsidRPr="00111E67" w:rsidR="00D847CD" w:rsidP="00D847CD" w:rsidRDefault="00D847CD" w14:paraId="2567496A" wp14:textId="77777777">
            <w:pPr>
              <w:pStyle w:val="TableTextACSSC"/>
              <w:rPr>
                <w:rFonts w:ascii="Arial" w:hAnsi="Arial" w:cs="Arial"/>
                <w:sz w:val="18"/>
                <w:szCs w:val="18"/>
              </w:rPr>
            </w:pPr>
          </w:p>
        </w:tc>
      </w:tr>
      <w:tr xmlns:wp14="http://schemas.microsoft.com/office/word/2010/wordml" w:rsidRPr="003F4256" w:rsidR="00D0385C" w:rsidTr="00D0385C" w14:paraId="0568DD5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D0385C" w:rsidP="00D0385C" w:rsidRDefault="00D0385C" w14:paraId="615280CC" wp14:textId="77777777">
            <w:pPr>
              <w:rPr>
                <w:rStyle w:val="BodytextChar"/>
                <w:rFonts w:cs="Arial"/>
                <w:sz w:val="16"/>
                <w:szCs w:val="18"/>
              </w:rPr>
            </w:pPr>
            <w:r w:rsidRPr="003F4256">
              <w:rPr>
                <w:rStyle w:val="BodytextChar"/>
                <w:rFonts w:cs="Arial"/>
                <w:sz w:val="16"/>
                <w:szCs w:val="18"/>
              </w:rPr>
              <w:t>Column</w:t>
            </w:r>
          </w:p>
        </w:tc>
        <w:tc>
          <w:tcPr>
            <w:tcW w:w="424" w:type="pct"/>
            <w:gridSpan w:val="2"/>
            <w:vAlign w:val="center"/>
          </w:tcPr>
          <w:p w:rsidRPr="003F4256" w:rsidR="00D0385C" w:rsidP="00D0385C" w:rsidRDefault="00D0385C" w14:paraId="097466AB" wp14:textId="77777777">
            <w:pPr>
              <w:spacing w:after="0"/>
              <w:jc w:val="left"/>
              <w:rPr>
                <w:rStyle w:val="BodytextChar"/>
                <w:rFonts w:cs="Arial"/>
                <w:sz w:val="16"/>
                <w:szCs w:val="18"/>
              </w:rPr>
            </w:pPr>
            <w:r>
              <w:rPr>
                <w:rStyle w:val="BodytextChar"/>
                <w:rFonts w:cs="Arial"/>
                <w:sz w:val="16"/>
                <w:szCs w:val="18"/>
              </w:rPr>
              <w:t>SA Subm Mbr ID</w:t>
            </w:r>
          </w:p>
        </w:tc>
        <w:tc>
          <w:tcPr>
            <w:tcW w:w="644" w:type="pct"/>
            <w:gridSpan w:val="3"/>
            <w:vAlign w:val="center"/>
          </w:tcPr>
          <w:p w:rsidRPr="00111E67" w:rsidR="00D0385C" w:rsidP="00D0385C" w:rsidRDefault="00D0385C" w14:paraId="7A2031B9" wp14:textId="77777777">
            <w:pPr>
              <w:spacing w:before="40" w:after="40"/>
              <w:rPr>
                <w:rStyle w:val="BodytextChar"/>
                <w:rFonts w:cs="Arial"/>
                <w:sz w:val="16"/>
                <w:szCs w:val="18"/>
              </w:rPr>
            </w:pPr>
            <w:r w:rsidRPr="00111E67">
              <w:rPr>
                <w:rStyle w:val="BodytextChar"/>
                <w:rFonts w:cs="Arial"/>
                <w:sz w:val="16"/>
                <w:szCs w:val="18"/>
              </w:rPr>
              <w:t>Member Current Alternate Identification.</w:t>
            </w:r>
          </w:p>
          <w:p w:rsidRPr="00111E67" w:rsidR="00D0385C" w:rsidP="00D0385C" w:rsidRDefault="00D0385C" w14:paraId="0657A89D" wp14:textId="77777777">
            <w:pPr>
              <w:spacing w:before="40" w:after="40"/>
              <w:rPr>
                <w:rStyle w:val="BodytextChar"/>
                <w:rFonts w:cs="Arial"/>
                <w:sz w:val="16"/>
                <w:szCs w:val="18"/>
              </w:rPr>
            </w:pPr>
            <w:r w:rsidRPr="00111E67">
              <w:rPr>
                <w:rStyle w:val="BodytextChar"/>
                <w:rFonts w:cs="Arial"/>
                <w:sz w:val="16"/>
                <w:szCs w:val="18"/>
              </w:rPr>
              <w:t>This number identified a member (MBR) to the system</w:t>
            </w:r>
          </w:p>
        </w:tc>
        <w:tc>
          <w:tcPr>
            <w:tcW w:w="1157" w:type="pct"/>
            <w:gridSpan w:val="4"/>
            <w:vAlign w:val="center"/>
          </w:tcPr>
          <w:p w:rsidRPr="00111E67" w:rsidR="00D0385C" w:rsidP="00D0385C" w:rsidRDefault="00D0385C" w14:paraId="034F6399" wp14:textId="77777777">
            <w:pPr>
              <w:spacing w:before="40" w:after="40"/>
              <w:rPr>
                <w:rStyle w:val="BodytextChar"/>
                <w:rFonts w:cs="Arial"/>
                <w:sz w:val="16"/>
                <w:szCs w:val="18"/>
              </w:rPr>
            </w:pPr>
            <w:r w:rsidRPr="00111E67">
              <w:rPr>
                <w:rStyle w:val="BodytextChar"/>
                <w:rFonts w:cs="Arial"/>
                <w:sz w:val="16"/>
                <w:szCs w:val="18"/>
              </w:rPr>
              <w:t>A_HDR_TB</w:t>
            </w:r>
          </w:p>
        </w:tc>
        <w:tc>
          <w:tcPr>
            <w:tcW w:w="844" w:type="pct"/>
            <w:gridSpan w:val="3"/>
            <w:vAlign w:val="center"/>
          </w:tcPr>
          <w:p w:rsidRPr="00111E67" w:rsidR="00D0385C" w:rsidP="00D0385C" w:rsidRDefault="00D0385C" w14:paraId="4833B4DA" wp14:textId="77777777">
            <w:pPr>
              <w:spacing w:before="40" w:after="40"/>
              <w:rPr>
                <w:rStyle w:val="BodytextChar"/>
                <w:rFonts w:cs="Arial"/>
                <w:sz w:val="16"/>
                <w:szCs w:val="18"/>
              </w:rPr>
            </w:pPr>
            <w:r w:rsidRPr="00111E67">
              <w:rPr>
                <w:rStyle w:val="BodytextChar"/>
                <w:rFonts w:cs="Arial"/>
                <w:sz w:val="16"/>
                <w:szCs w:val="18"/>
              </w:rPr>
              <w:t>A_SUBM_MBR_ALT_ID</w:t>
            </w:r>
          </w:p>
        </w:tc>
        <w:tc>
          <w:tcPr>
            <w:tcW w:w="1481" w:type="pct"/>
            <w:gridSpan w:val="2"/>
            <w:vAlign w:val="center"/>
          </w:tcPr>
          <w:p w:rsidRPr="00910EC0" w:rsidR="00D0385C" w:rsidP="00D0385C" w:rsidRDefault="00D0385C" w14:paraId="42E53C03"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D0385C" w:rsidTr="00D0385C" w14:paraId="6347E53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D0385C" w:rsidP="00D0385C" w:rsidRDefault="00D0385C" w14:paraId="412A0141" wp14:textId="77777777">
            <w:pPr>
              <w:rPr>
                <w:rStyle w:val="BodytextChar"/>
                <w:rFonts w:cs="Arial"/>
                <w:sz w:val="16"/>
                <w:szCs w:val="18"/>
              </w:rPr>
            </w:pPr>
            <w:r>
              <w:rPr>
                <w:rStyle w:val="BodytextChar"/>
                <w:rFonts w:cs="Arial"/>
                <w:sz w:val="16"/>
                <w:szCs w:val="18"/>
              </w:rPr>
              <w:t>Column</w:t>
            </w:r>
          </w:p>
        </w:tc>
        <w:tc>
          <w:tcPr>
            <w:tcW w:w="424" w:type="pct"/>
            <w:gridSpan w:val="2"/>
            <w:vAlign w:val="center"/>
          </w:tcPr>
          <w:p w:rsidRPr="003F4256" w:rsidR="00D0385C" w:rsidP="00D0385C" w:rsidRDefault="00D0385C" w14:paraId="3F10F378" wp14:textId="77777777">
            <w:pPr>
              <w:spacing w:after="0"/>
              <w:rPr>
                <w:rStyle w:val="BodytextChar"/>
                <w:rFonts w:cs="Arial"/>
                <w:sz w:val="16"/>
                <w:szCs w:val="18"/>
              </w:rPr>
            </w:pPr>
            <w:r w:rsidRPr="00DD1FB1">
              <w:rPr>
                <w:rStyle w:val="BodytextChar"/>
                <w:rFonts w:cs="Arial"/>
                <w:sz w:val="16"/>
                <w:szCs w:val="18"/>
              </w:rPr>
              <w:t>Mbr First Name</w:t>
            </w:r>
          </w:p>
        </w:tc>
        <w:tc>
          <w:tcPr>
            <w:tcW w:w="644" w:type="pct"/>
            <w:gridSpan w:val="3"/>
            <w:vAlign w:val="center"/>
          </w:tcPr>
          <w:p w:rsidRPr="00111E67" w:rsidR="00D0385C" w:rsidP="00D0385C" w:rsidRDefault="00D0385C" w14:paraId="0E513E44" wp14:textId="77777777">
            <w:pPr>
              <w:pStyle w:val="TableText"/>
              <w:rPr>
                <w:rStyle w:val="BodytextChar"/>
                <w:sz w:val="16"/>
                <w:szCs w:val="18"/>
              </w:rPr>
            </w:pPr>
            <w:r>
              <w:rPr>
                <w:rStyle w:val="BodytextChar"/>
                <w:sz w:val="16"/>
                <w:szCs w:val="18"/>
              </w:rPr>
              <w:t>This is the Member's First name.</w:t>
            </w:r>
          </w:p>
        </w:tc>
        <w:tc>
          <w:tcPr>
            <w:tcW w:w="1157" w:type="pct"/>
            <w:gridSpan w:val="4"/>
            <w:vAlign w:val="center"/>
          </w:tcPr>
          <w:p w:rsidRPr="00111E67" w:rsidR="00D0385C" w:rsidP="00D0385C" w:rsidRDefault="00D0385C" w14:paraId="2B69F50C" wp14:textId="77777777">
            <w:pPr>
              <w:spacing w:before="40" w:after="40"/>
              <w:rPr>
                <w:rStyle w:val="BodytextChar"/>
                <w:rFonts w:cs="Arial"/>
                <w:sz w:val="16"/>
                <w:szCs w:val="18"/>
              </w:rPr>
            </w:pPr>
            <w:r>
              <w:rPr>
                <w:rStyle w:val="BodytextChar"/>
                <w:rFonts w:cs="Arial"/>
                <w:sz w:val="16"/>
                <w:szCs w:val="18"/>
              </w:rPr>
              <w:t>B_DTL_TB</w:t>
            </w:r>
          </w:p>
        </w:tc>
        <w:tc>
          <w:tcPr>
            <w:tcW w:w="844" w:type="pct"/>
            <w:gridSpan w:val="3"/>
            <w:vAlign w:val="center"/>
          </w:tcPr>
          <w:p w:rsidRPr="00111E67" w:rsidR="00D0385C" w:rsidP="00D0385C" w:rsidRDefault="00D0385C" w14:paraId="09C36CE9" wp14:textId="77777777">
            <w:pPr>
              <w:spacing w:before="40" w:after="40"/>
              <w:rPr>
                <w:rStyle w:val="BodytextChar"/>
                <w:rFonts w:cs="Arial"/>
                <w:sz w:val="16"/>
                <w:szCs w:val="18"/>
              </w:rPr>
            </w:pPr>
            <w:r>
              <w:rPr>
                <w:rStyle w:val="BodytextChar"/>
                <w:rFonts w:cs="Arial"/>
                <w:sz w:val="16"/>
                <w:szCs w:val="18"/>
              </w:rPr>
              <w:t>B_FIRST_NAM</w:t>
            </w:r>
          </w:p>
        </w:tc>
        <w:tc>
          <w:tcPr>
            <w:tcW w:w="1481" w:type="pct"/>
            <w:gridSpan w:val="2"/>
            <w:vAlign w:val="center"/>
          </w:tcPr>
          <w:p w:rsidRPr="00910EC0" w:rsidR="00D0385C" w:rsidP="00D0385C" w:rsidRDefault="00D0385C" w14:paraId="6BCEF66A"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D0385C" w:rsidTr="00D0385C" w14:paraId="424BDC4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D0385C" w:rsidP="00D0385C" w:rsidRDefault="00D0385C" w14:paraId="3DF1C998" wp14:textId="77777777">
            <w:pPr>
              <w:rPr>
                <w:rStyle w:val="BodytextChar"/>
                <w:rFonts w:cs="Arial"/>
                <w:sz w:val="16"/>
                <w:szCs w:val="18"/>
              </w:rPr>
            </w:pPr>
            <w:r>
              <w:rPr>
                <w:rStyle w:val="BodytextChar"/>
                <w:rFonts w:cs="Arial"/>
                <w:sz w:val="16"/>
                <w:szCs w:val="18"/>
              </w:rPr>
              <w:t>Column</w:t>
            </w:r>
          </w:p>
        </w:tc>
        <w:tc>
          <w:tcPr>
            <w:tcW w:w="424" w:type="pct"/>
            <w:gridSpan w:val="2"/>
            <w:vAlign w:val="center"/>
          </w:tcPr>
          <w:p w:rsidRPr="003F4256" w:rsidR="00D0385C" w:rsidP="00D0385C" w:rsidRDefault="00D0385C" w14:paraId="0D4BED09" wp14:textId="77777777">
            <w:pPr>
              <w:spacing w:after="0"/>
              <w:rPr>
                <w:rStyle w:val="BodytextChar"/>
                <w:rFonts w:cs="Arial"/>
                <w:sz w:val="16"/>
                <w:szCs w:val="18"/>
              </w:rPr>
            </w:pPr>
            <w:r w:rsidRPr="00DD1FB1">
              <w:rPr>
                <w:rStyle w:val="BodytextChar"/>
                <w:rFonts w:cs="Arial"/>
                <w:sz w:val="16"/>
                <w:szCs w:val="18"/>
              </w:rPr>
              <w:t>Mbr Mid Name</w:t>
            </w:r>
          </w:p>
        </w:tc>
        <w:tc>
          <w:tcPr>
            <w:tcW w:w="644" w:type="pct"/>
            <w:gridSpan w:val="3"/>
            <w:vAlign w:val="center"/>
          </w:tcPr>
          <w:p w:rsidRPr="00111E67" w:rsidR="00D0385C" w:rsidP="00D0385C" w:rsidRDefault="00D0385C" w14:paraId="4DF3F40C" wp14:textId="77777777">
            <w:pPr>
              <w:pStyle w:val="TableText"/>
              <w:rPr>
                <w:rStyle w:val="BodytextChar"/>
                <w:sz w:val="16"/>
                <w:szCs w:val="18"/>
              </w:rPr>
            </w:pPr>
            <w:r>
              <w:rPr>
                <w:rStyle w:val="BodytextChar"/>
                <w:sz w:val="16"/>
                <w:szCs w:val="18"/>
              </w:rPr>
              <w:t>This is the Member's Middle name.</w:t>
            </w:r>
          </w:p>
        </w:tc>
        <w:tc>
          <w:tcPr>
            <w:tcW w:w="1157" w:type="pct"/>
            <w:gridSpan w:val="4"/>
            <w:vAlign w:val="center"/>
          </w:tcPr>
          <w:p w:rsidRPr="00111E67" w:rsidR="00D0385C" w:rsidP="00D0385C" w:rsidRDefault="00D0385C" w14:paraId="13FA536C" wp14:textId="77777777">
            <w:pPr>
              <w:spacing w:before="40" w:after="40"/>
              <w:rPr>
                <w:rStyle w:val="BodytextChar"/>
                <w:rFonts w:cs="Arial"/>
                <w:sz w:val="16"/>
                <w:szCs w:val="18"/>
              </w:rPr>
            </w:pPr>
            <w:r>
              <w:rPr>
                <w:rStyle w:val="BodytextChar"/>
                <w:rFonts w:cs="Arial"/>
                <w:sz w:val="16"/>
                <w:szCs w:val="18"/>
              </w:rPr>
              <w:t>B_DTL_TB</w:t>
            </w:r>
          </w:p>
        </w:tc>
        <w:tc>
          <w:tcPr>
            <w:tcW w:w="844" w:type="pct"/>
            <w:gridSpan w:val="3"/>
            <w:vAlign w:val="center"/>
          </w:tcPr>
          <w:p w:rsidRPr="00111E67" w:rsidR="00D0385C" w:rsidP="00D0385C" w:rsidRDefault="00D0385C" w14:paraId="5DD88435" wp14:textId="77777777">
            <w:pPr>
              <w:spacing w:before="40" w:after="40"/>
              <w:rPr>
                <w:rStyle w:val="BodytextChar"/>
                <w:rFonts w:cs="Arial"/>
                <w:sz w:val="16"/>
                <w:szCs w:val="18"/>
              </w:rPr>
            </w:pPr>
            <w:r w:rsidRPr="00DD1FB1">
              <w:rPr>
                <w:rStyle w:val="BodytextChar"/>
                <w:rFonts w:cs="Arial"/>
                <w:sz w:val="16"/>
                <w:szCs w:val="18"/>
              </w:rPr>
              <w:t>B_MID_NAM</w:t>
            </w:r>
          </w:p>
        </w:tc>
        <w:tc>
          <w:tcPr>
            <w:tcW w:w="1481" w:type="pct"/>
            <w:gridSpan w:val="2"/>
            <w:vAlign w:val="center"/>
          </w:tcPr>
          <w:p w:rsidRPr="00910EC0" w:rsidR="00D0385C" w:rsidP="00D0385C" w:rsidRDefault="00D0385C" w14:paraId="6A2A3536"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D0385C" w:rsidTr="00D0385C" w14:paraId="4DF247A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D0385C" w:rsidP="00D0385C" w:rsidRDefault="00D0385C" w14:paraId="551A828C" wp14:textId="77777777">
            <w:pPr>
              <w:rPr>
                <w:rStyle w:val="BodytextChar"/>
                <w:rFonts w:cs="Arial"/>
                <w:sz w:val="16"/>
                <w:szCs w:val="18"/>
              </w:rPr>
            </w:pPr>
            <w:r>
              <w:rPr>
                <w:rStyle w:val="BodytextChar"/>
                <w:rFonts w:cs="Arial"/>
                <w:sz w:val="16"/>
                <w:szCs w:val="18"/>
              </w:rPr>
              <w:t>Column</w:t>
            </w:r>
          </w:p>
        </w:tc>
        <w:tc>
          <w:tcPr>
            <w:tcW w:w="424" w:type="pct"/>
            <w:gridSpan w:val="2"/>
            <w:vAlign w:val="center"/>
          </w:tcPr>
          <w:p w:rsidRPr="003F4256" w:rsidR="00D0385C" w:rsidP="00D0385C" w:rsidRDefault="00D0385C" w14:paraId="7D9D02BC" wp14:textId="77777777">
            <w:pPr>
              <w:spacing w:after="0"/>
              <w:rPr>
                <w:rStyle w:val="BodytextChar"/>
                <w:rFonts w:cs="Arial"/>
                <w:sz w:val="16"/>
                <w:szCs w:val="18"/>
              </w:rPr>
            </w:pPr>
            <w:r w:rsidRPr="00DD1FB1">
              <w:rPr>
                <w:rStyle w:val="BodytextChar"/>
                <w:rFonts w:cs="Arial"/>
                <w:sz w:val="16"/>
                <w:szCs w:val="18"/>
              </w:rPr>
              <w:t>Mbr Last Name</w:t>
            </w:r>
          </w:p>
        </w:tc>
        <w:tc>
          <w:tcPr>
            <w:tcW w:w="644" w:type="pct"/>
            <w:gridSpan w:val="3"/>
            <w:vAlign w:val="center"/>
          </w:tcPr>
          <w:p w:rsidRPr="00111E67" w:rsidR="00D0385C" w:rsidP="00D0385C" w:rsidRDefault="00D0385C" w14:paraId="621660EE" wp14:textId="77777777">
            <w:pPr>
              <w:pStyle w:val="TableText"/>
              <w:rPr>
                <w:rStyle w:val="BodytextChar"/>
                <w:sz w:val="16"/>
                <w:szCs w:val="18"/>
              </w:rPr>
            </w:pPr>
            <w:r>
              <w:rPr>
                <w:rStyle w:val="BodytextChar"/>
                <w:sz w:val="16"/>
                <w:szCs w:val="18"/>
              </w:rPr>
              <w:t>This is the Member's  Last name.</w:t>
            </w:r>
          </w:p>
        </w:tc>
        <w:tc>
          <w:tcPr>
            <w:tcW w:w="1157" w:type="pct"/>
            <w:gridSpan w:val="4"/>
            <w:vAlign w:val="center"/>
          </w:tcPr>
          <w:p w:rsidRPr="00111E67" w:rsidR="00D0385C" w:rsidP="00D0385C" w:rsidRDefault="00D0385C" w14:paraId="6975E67C" wp14:textId="77777777">
            <w:pPr>
              <w:spacing w:before="40" w:after="40"/>
              <w:rPr>
                <w:rStyle w:val="BodytextChar"/>
                <w:rFonts w:cs="Arial"/>
                <w:sz w:val="16"/>
                <w:szCs w:val="18"/>
              </w:rPr>
            </w:pPr>
            <w:r>
              <w:rPr>
                <w:rStyle w:val="BodytextChar"/>
                <w:rFonts w:cs="Arial"/>
                <w:sz w:val="16"/>
                <w:szCs w:val="18"/>
              </w:rPr>
              <w:t>B_DTL_TB</w:t>
            </w:r>
          </w:p>
        </w:tc>
        <w:tc>
          <w:tcPr>
            <w:tcW w:w="844" w:type="pct"/>
            <w:gridSpan w:val="3"/>
            <w:vAlign w:val="center"/>
          </w:tcPr>
          <w:p w:rsidRPr="00111E67" w:rsidR="00D0385C" w:rsidP="00D0385C" w:rsidRDefault="00D0385C" w14:paraId="65F4498A" wp14:textId="77777777">
            <w:pPr>
              <w:spacing w:before="40" w:after="40"/>
              <w:rPr>
                <w:rStyle w:val="BodytextChar"/>
                <w:rFonts w:cs="Arial"/>
                <w:sz w:val="16"/>
                <w:szCs w:val="18"/>
              </w:rPr>
            </w:pPr>
            <w:r>
              <w:rPr>
                <w:rStyle w:val="BodytextChar"/>
                <w:rFonts w:cs="Arial"/>
                <w:sz w:val="16"/>
                <w:szCs w:val="18"/>
              </w:rPr>
              <w:t>B_LAST_NAM</w:t>
            </w:r>
          </w:p>
        </w:tc>
        <w:tc>
          <w:tcPr>
            <w:tcW w:w="1481" w:type="pct"/>
            <w:gridSpan w:val="2"/>
            <w:vAlign w:val="center"/>
          </w:tcPr>
          <w:p w:rsidRPr="00910EC0" w:rsidR="00D0385C" w:rsidP="00D0385C" w:rsidRDefault="00D0385C" w14:paraId="0DA35DE3"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D0385C" w:rsidTr="00D0385C" w14:paraId="31722D9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D0385C" w:rsidP="00D0385C" w:rsidRDefault="00D0385C" w14:paraId="7313517C" wp14:textId="77777777">
            <w:pPr>
              <w:rPr>
                <w:rStyle w:val="BodytextChar"/>
                <w:rFonts w:cs="Arial"/>
                <w:sz w:val="16"/>
                <w:szCs w:val="18"/>
              </w:rPr>
            </w:pPr>
            <w:r w:rsidRPr="003F4256">
              <w:rPr>
                <w:rStyle w:val="BodytextChar"/>
                <w:rFonts w:cs="Arial"/>
                <w:sz w:val="16"/>
                <w:szCs w:val="18"/>
              </w:rPr>
              <w:t>Column</w:t>
            </w:r>
          </w:p>
        </w:tc>
        <w:tc>
          <w:tcPr>
            <w:tcW w:w="424" w:type="pct"/>
            <w:gridSpan w:val="2"/>
            <w:vAlign w:val="center"/>
          </w:tcPr>
          <w:p w:rsidRPr="003F4256" w:rsidR="00D0385C" w:rsidP="00D0385C" w:rsidRDefault="00D0385C" w14:paraId="2B776253" wp14:textId="77777777">
            <w:pPr>
              <w:spacing w:after="0"/>
              <w:rPr>
                <w:rStyle w:val="BodytextChar"/>
                <w:rFonts w:cs="Arial"/>
                <w:sz w:val="16"/>
                <w:szCs w:val="18"/>
              </w:rPr>
            </w:pPr>
            <w:r w:rsidRPr="003F4256">
              <w:rPr>
                <w:rStyle w:val="BodytextChar"/>
                <w:rFonts w:cs="Arial"/>
                <w:sz w:val="16"/>
                <w:szCs w:val="18"/>
              </w:rPr>
              <w:t xml:space="preserve">SA </w:t>
            </w:r>
            <w:r>
              <w:rPr>
                <w:rStyle w:val="BodytextChar"/>
                <w:rFonts w:cs="Arial"/>
                <w:sz w:val="16"/>
                <w:szCs w:val="18"/>
              </w:rPr>
              <w:t>Auth ID</w:t>
            </w:r>
          </w:p>
        </w:tc>
        <w:tc>
          <w:tcPr>
            <w:tcW w:w="644" w:type="pct"/>
            <w:gridSpan w:val="3"/>
            <w:vAlign w:val="center"/>
          </w:tcPr>
          <w:p w:rsidRPr="00111E67" w:rsidR="00D0385C" w:rsidP="00D0385C" w:rsidRDefault="00D0385C" w14:paraId="4BFC13F3" wp14:textId="77777777">
            <w:pPr>
              <w:pStyle w:val="TableText"/>
              <w:rPr>
                <w:rStyle w:val="BodytextChar"/>
                <w:sz w:val="16"/>
                <w:szCs w:val="18"/>
              </w:rPr>
            </w:pPr>
            <w:r w:rsidRPr="00111E67">
              <w:rPr>
                <w:rStyle w:val="BodytextChar"/>
                <w:sz w:val="16"/>
                <w:szCs w:val="18"/>
              </w:rPr>
              <w:t>This field displays the SA ID.</w:t>
            </w:r>
          </w:p>
        </w:tc>
        <w:tc>
          <w:tcPr>
            <w:tcW w:w="1157" w:type="pct"/>
            <w:gridSpan w:val="4"/>
            <w:vAlign w:val="center"/>
          </w:tcPr>
          <w:p w:rsidRPr="00111E67" w:rsidR="00D0385C" w:rsidP="00D0385C" w:rsidRDefault="00D0385C" w14:paraId="2C65A8C7"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HDR</w:t>
            </w:r>
            <w:r w:rsidRPr="00111E67">
              <w:rPr>
                <w:rStyle w:val="BodytextChar"/>
                <w:rFonts w:cs="Arial"/>
                <w:sz w:val="16"/>
                <w:szCs w:val="18"/>
              </w:rPr>
              <w:t>_TB</w:t>
            </w:r>
          </w:p>
        </w:tc>
        <w:tc>
          <w:tcPr>
            <w:tcW w:w="844" w:type="pct"/>
            <w:gridSpan w:val="3"/>
            <w:vAlign w:val="center"/>
          </w:tcPr>
          <w:p w:rsidRPr="00111E67" w:rsidR="00D0385C" w:rsidP="00D0385C" w:rsidRDefault="00D0385C" w14:paraId="3CD541D0" wp14:textId="77777777">
            <w:pPr>
              <w:spacing w:before="40" w:after="40"/>
              <w:rPr>
                <w:rStyle w:val="BodytextChar"/>
                <w:rFonts w:cs="Arial"/>
                <w:sz w:val="16"/>
                <w:szCs w:val="18"/>
              </w:rPr>
            </w:pPr>
            <w:r w:rsidRPr="00111E67">
              <w:rPr>
                <w:rStyle w:val="BodytextChar"/>
                <w:rFonts w:cs="Arial"/>
                <w:sz w:val="16"/>
                <w:szCs w:val="18"/>
              </w:rPr>
              <w:t>A_AUTH_ID</w:t>
            </w:r>
          </w:p>
        </w:tc>
        <w:tc>
          <w:tcPr>
            <w:tcW w:w="1481" w:type="pct"/>
            <w:gridSpan w:val="2"/>
            <w:vAlign w:val="center"/>
          </w:tcPr>
          <w:p w:rsidRPr="00910EC0" w:rsidR="00D0385C" w:rsidP="00D0385C" w:rsidRDefault="00D0385C" w14:paraId="4C6C6AB4"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D0385C" w:rsidTr="00D0385C" w14:paraId="29255C7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D0385C" w:rsidP="00D0385C" w:rsidRDefault="00D0385C" w14:paraId="10B184EB" wp14:textId="77777777">
            <w:pPr>
              <w:rPr>
                <w:rStyle w:val="BodytextChar"/>
                <w:rFonts w:cs="Arial"/>
                <w:sz w:val="16"/>
                <w:szCs w:val="18"/>
              </w:rPr>
            </w:pPr>
            <w:r w:rsidRPr="003F4256">
              <w:rPr>
                <w:rStyle w:val="BodytextChar"/>
                <w:rFonts w:cs="Arial"/>
                <w:sz w:val="16"/>
                <w:szCs w:val="18"/>
              </w:rPr>
              <w:t>Column</w:t>
            </w:r>
          </w:p>
        </w:tc>
        <w:tc>
          <w:tcPr>
            <w:tcW w:w="424" w:type="pct"/>
            <w:gridSpan w:val="2"/>
            <w:vAlign w:val="center"/>
          </w:tcPr>
          <w:p w:rsidRPr="003F4256" w:rsidR="00D0385C" w:rsidP="00D0385C" w:rsidRDefault="00D0385C" w14:paraId="10444ECA" wp14:textId="77777777">
            <w:pPr>
              <w:spacing w:after="0"/>
              <w:rPr>
                <w:rStyle w:val="BodytextChar"/>
                <w:rFonts w:cs="Arial"/>
                <w:sz w:val="16"/>
                <w:szCs w:val="18"/>
              </w:rPr>
            </w:pPr>
            <w:r>
              <w:rPr>
                <w:rStyle w:val="BodytextChar"/>
                <w:rFonts w:cs="Arial"/>
                <w:sz w:val="16"/>
                <w:szCs w:val="18"/>
              </w:rPr>
              <w:t>SA LI Num</w:t>
            </w:r>
          </w:p>
          <w:p w:rsidRPr="003F4256" w:rsidR="00D0385C" w:rsidP="00D0385C" w:rsidRDefault="00D0385C" w14:paraId="268013C4" wp14:textId="77777777">
            <w:pPr>
              <w:pStyle w:val="TableText"/>
              <w:rPr>
                <w:rStyle w:val="BodytextChar"/>
                <w:sz w:val="16"/>
                <w:szCs w:val="18"/>
              </w:rPr>
            </w:pPr>
          </w:p>
        </w:tc>
        <w:tc>
          <w:tcPr>
            <w:tcW w:w="644" w:type="pct"/>
            <w:gridSpan w:val="3"/>
            <w:vAlign w:val="center"/>
          </w:tcPr>
          <w:p w:rsidRPr="00111E67" w:rsidR="00D0385C" w:rsidP="00D0385C" w:rsidRDefault="00D0385C" w14:paraId="35048B45" wp14:textId="77777777">
            <w:pPr>
              <w:pStyle w:val="TableText"/>
              <w:rPr>
                <w:rStyle w:val="BodytextChar"/>
                <w:sz w:val="16"/>
                <w:szCs w:val="18"/>
              </w:rPr>
            </w:pPr>
            <w:r w:rsidRPr="00111E67">
              <w:rPr>
                <w:rStyle w:val="BodytextChar"/>
                <w:sz w:val="16"/>
                <w:szCs w:val="18"/>
              </w:rPr>
              <w:t xml:space="preserve">This field displays the authorization's </w:t>
            </w:r>
            <w:r>
              <w:rPr>
                <w:rStyle w:val="BodytextChar"/>
                <w:sz w:val="16"/>
                <w:szCs w:val="18"/>
              </w:rPr>
              <w:t>line number.</w:t>
            </w:r>
          </w:p>
        </w:tc>
        <w:tc>
          <w:tcPr>
            <w:tcW w:w="1157" w:type="pct"/>
            <w:gridSpan w:val="4"/>
            <w:vAlign w:val="center"/>
          </w:tcPr>
          <w:p w:rsidRPr="00111E67" w:rsidR="00D0385C" w:rsidP="00D0385C" w:rsidRDefault="00D0385C" w14:paraId="69BC23D0"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p>
        </w:tc>
        <w:tc>
          <w:tcPr>
            <w:tcW w:w="844" w:type="pct"/>
            <w:gridSpan w:val="3"/>
            <w:vAlign w:val="center"/>
          </w:tcPr>
          <w:p w:rsidRPr="00111E67" w:rsidR="00D0385C" w:rsidP="00D0385C" w:rsidRDefault="00D0385C" w14:paraId="04BB94CA"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LI_NUM</w:t>
            </w:r>
          </w:p>
        </w:tc>
        <w:tc>
          <w:tcPr>
            <w:tcW w:w="1481" w:type="pct"/>
            <w:gridSpan w:val="2"/>
            <w:vAlign w:val="center"/>
          </w:tcPr>
          <w:p w:rsidRPr="00910EC0" w:rsidR="00D0385C" w:rsidP="00D0385C" w:rsidRDefault="00D0385C" w14:paraId="432D0455"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D0385C" w:rsidTr="00D0385C" w14:paraId="3D99574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D0385C" w:rsidP="00D0385C" w:rsidRDefault="00D0385C" w14:paraId="01D96ACD" wp14:textId="77777777">
            <w:pPr>
              <w:rPr>
                <w:rStyle w:val="BodytextChar"/>
                <w:rFonts w:cs="Arial"/>
                <w:sz w:val="16"/>
                <w:szCs w:val="18"/>
              </w:rPr>
            </w:pPr>
            <w:r w:rsidRPr="003F4256">
              <w:rPr>
                <w:rStyle w:val="BodytextChar"/>
                <w:rFonts w:cs="Arial"/>
                <w:sz w:val="16"/>
                <w:szCs w:val="18"/>
              </w:rPr>
              <w:t>Column</w:t>
            </w:r>
          </w:p>
        </w:tc>
        <w:tc>
          <w:tcPr>
            <w:tcW w:w="424" w:type="pct"/>
            <w:gridSpan w:val="2"/>
            <w:vAlign w:val="center"/>
          </w:tcPr>
          <w:p w:rsidRPr="003F4256" w:rsidR="00D0385C" w:rsidP="00D0385C" w:rsidRDefault="00D0385C" w14:paraId="176EF5A3" wp14:textId="77777777">
            <w:pPr>
              <w:pStyle w:val="TableText"/>
              <w:rPr>
                <w:rStyle w:val="BodytextChar"/>
                <w:sz w:val="16"/>
                <w:szCs w:val="18"/>
              </w:rPr>
            </w:pPr>
            <w:r w:rsidRPr="00C97BF8">
              <w:rPr>
                <w:rStyle w:val="BodytextChar"/>
                <w:sz w:val="16"/>
                <w:szCs w:val="18"/>
              </w:rPr>
              <w:t>SA LI Stat Cd</w:t>
            </w:r>
            <w:r>
              <w:rPr>
                <w:rStyle w:val="BodytextChar"/>
                <w:sz w:val="16"/>
                <w:szCs w:val="18"/>
              </w:rPr>
              <w:t>- Desc</w:t>
            </w:r>
          </w:p>
        </w:tc>
        <w:tc>
          <w:tcPr>
            <w:tcW w:w="644" w:type="pct"/>
            <w:gridSpan w:val="3"/>
            <w:vAlign w:val="center"/>
          </w:tcPr>
          <w:p w:rsidRPr="00111E67" w:rsidR="00D0385C" w:rsidP="00D0385C" w:rsidRDefault="00D0385C" w14:paraId="71E3BFB7" wp14:textId="77777777">
            <w:pPr>
              <w:pStyle w:val="TableText"/>
              <w:rPr>
                <w:rStyle w:val="BodytextChar"/>
                <w:sz w:val="16"/>
                <w:szCs w:val="18"/>
              </w:rPr>
            </w:pPr>
            <w:r w:rsidRPr="00111E67">
              <w:rPr>
                <w:rStyle w:val="BodytextChar"/>
                <w:sz w:val="16"/>
                <w:szCs w:val="18"/>
              </w:rPr>
              <w:t xml:space="preserve">This field displays the authorization's </w:t>
            </w:r>
            <w:r>
              <w:rPr>
                <w:rStyle w:val="BodytextChar"/>
                <w:sz w:val="16"/>
                <w:szCs w:val="18"/>
              </w:rPr>
              <w:t>line</w:t>
            </w:r>
            <w:r w:rsidRPr="00111E67">
              <w:rPr>
                <w:rStyle w:val="BodytextChar"/>
                <w:sz w:val="16"/>
                <w:szCs w:val="18"/>
              </w:rPr>
              <w:t xml:space="preserve"> status.</w:t>
            </w:r>
          </w:p>
        </w:tc>
        <w:tc>
          <w:tcPr>
            <w:tcW w:w="1157" w:type="pct"/>
            <w:gridSpan w:val="4"/>
            <w:vAlign w:val="center"/>
          </w:tcPr>
          <w:p w:rsidRPr="00111E67" w:rsidR="00D0385C" w:rsidP="00D0385C" w:rsidRDefault="00D0385C" w14:paraId="75705234"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p>
        </w:tc>
        <w:tc>
          <w:tcPr>
            <w:tcW w:w="844" w:type="pct"/>
            <w:gridSpan w:val="3"/>
            <w:vAlign w:val="center"/>
          </w:tcPr>
          <w:p w:rsidRPr="00111E67" w:rsidR="00D0385C" w:rsidP="00D0385C" w:rsidRDefault="00D0385C" w14:paraId="522247D1" wp14:textId="77777777">
            <w:pPr>
              <w:spacing w:before="40" w:after="40"/>
              <w:rPr>
                <w:rStyle w:val="BodytextChar"/>
                <w:rFonts w:cs="Arial"/>
                <w:sz w:val="16"/>
                <w:szCs w:val="18"/>
              </w:rPr>
            </w:pPr>
            <w:r>
              <w:rPr>
                <w:rStyle w:val="BodytextChar"/>
                <w:rFonts w:cs="Arial"/>
                <w:sz w:val="16"/>
                <w:szCs w:val="18"/>
              </w:rPr>
              <w:t>A_LI_STAT_CD</w:t>
            </w:r>
          </w:p>
        </w:tc>
        <w:tc>
          <w:tcPr>
            <w:tcW w:w="1481" w:type="pct"/>
            <w:gridSpan w:val="2"/>
            <w:vAlign w:val="center"/>
          </w:tcPr>
          <w:p w:rsidRPr="00910EC0" w:rsidR="00D0385C" w:rsidP="00D0385C" w:rsidRDefault="00D0385C" w14:paraId="4B42241E" wp14:textId="77777777">
            <w:pPr>
              <w:pStyle w:val="TableText1"/>
              <w:spacing w:before="40" w:after="40"/>
              <w:rPr>
                <w:rStyle w:val="BodytextChar"/>
                <w:rFonts w:cs="Arial"/>
                <w:spacing w:val="0"/>
                <w:sz w:val="16"/>
                <w:szCs w:val="18"/>
                <w:highlight w:val="yellow"/>
              </w:rPr>
            </w:pPr>
            <w:r w:rsidRPr="00373BB5">
              <w:rPr>
                <w:rStyle w:val="BodytextChar"/>
                <w:rFonts w:cs="Arial"/>
                <w:spacing w:val="0"/>
                <w:sz w:val="16"/>
                <w:szCs w:val="18"/>
              </w:rPr>
              <w:t>Using R-VV-DOMAIN-NAM = ‘A-LI-STAT-CD’, join to R-VV-TB.R-VV-CD using A-DTL-TB.A-LI-STAT-CD to get the short description.</w:t>
            </w:r>
          </w:p>
        </w:tc>
      </w:tr>
      <w:tr xmlns:wp14="http://schemas.microsoft.com/office/word/2010/wordml" w:rsidRPr="003F4256" w:rsidR="00D0385C" w:rsidTr="00D0385C" w14:paraId="4C435CA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D0385C" w:rsidP="00D0385C" w:rsidRDefault="00D0385C" w14:paraId="7A96FDFE" wp14:textId="77777777">
            <w:pPr>
              <w:rPr>
                <w:rStyle w:val="BodytextChar"/>
                <w:rFonts w:cs="Arial"/>
                <w:sz w:val="16"/>
                <w:szCs w:val="18"/>
              </w:rPr>
            </w:pPr>
            <w:r w:rsidRPr="003F4256">
              <w:rPr>
                <w:rStyle w:val="BodytextChar"/>
                <w:rFonts w:cs="Arial"/>
                <w:sz w:val="16"/>
                <w:szCs w:val="18"/>
              </w:rPr>
              <w:t>Column</w:t>
            </w:r>
          </w:p>
        </w:tc>
        <w:tc>
          <w:tcPr>
            <w:tcW w:w="424" w:type="pct"/>
            <w:gridSpan w:val="2"/>
            <w:vAlign w:val="center"/>
          </w:tcPr>
          <w:p w:rsidRPr="003F4256" w:rsidR="00D0385C" w:rsidP="00D0385C" w:rsidRDefault="00D0385C" w14:paraId="2B6F3D7E" wp14:textId="77777777">
            <w:pPr>
              <w:pStyle w:val="TableText"/>
              <w:rPr>
                <w:rStyle w:val="BodytextChar"/>
                <w:sz w:val="16"/>
                <w:szCs w:val="18"/>
              </w:rPr>
            </w:pPr>
            <w:r w:rsidRPr="00826E86">
              <w:rPr>
                <w:rStyle w:val="BodytextChar"/>
                <w:sz w:val="16"/>
                <w:szCs w:val="18"/>
              </w:rPr>
              <w:t xml:space="preserve">SA </w:t>
            </w:r>
            <w:r>
              <w:rPr>
                <w:rStyle w:val="BodytextChar"/>
                <w:sz w:val="16"/>
                <w:szCs w:val="18"/>
              </w:rPr>
              <w:t>LI Req Beg Dt</w:t>
            </w:r>
          </w:p>
        </w:tc>
        <w:tc>
          <w:tcPr>
            <w:tcW w:w="644" w:type="pct"/>
            <w:gridSpan w:val="3"/>
            <w:vAlign w:val="center"/>
          </w:tcPr>
          <w:p w:rsidRPr="00111E67" w:rsidR="00D0385C" w:rsidP="00D0385C" w:rsidRDefault="00D0385C" w14:paraId="6F009027" wp14:textId="77777777">
            <w:pPr>
              <w:pStyle w:val="TableText"/>
              <w:rPr>
                <w:rStyle w:val="BodytextChar"/>
                <w:sz w:val="16"/>
                <w:szCs w:val="18"/>
              </w:rPr>
            </w:pPr>
            <w:r>
              <w:rPr>
                <w:rStyle w:val="BodytextChar"/>
                <w:sz w:val="16"/>
                <w:szCs w:val="18"/>
              </w:rPr>
              <w:t>This field displays the provider's requested begin date</w:t>
            </w:r>
            <w:r w:rsidRPr="00111E67">
              <w:rPr>
                <w:rStyle w:val="BodytextChar"/>
                <w:sz w:val="16"/>
                <w:szCs w:val="18"/>
              </w:rPr>
              <w:t>.</w:t>
            </w:r>
          </w:p>
        </w:tc>
        <w:tc>
          <w:tcPr>
            <w:tcW w:w="1157" w:type="pct"/>
            <w:gridSpan w:val="4"/>
          </w:tcPr>
          <w:p w:rsidRPr="00111E67" w:rsidR="00D0385C" w:rsidP="00D0385C" w:rsidRDefault="00D0385C" w14:paraId="4C8A4E95"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p>
        </w:tc>
        <w:tc>
          <w:tcPr>
            <w:tcW w:w="844" w:type="pct"/>
            <w:gridSpan w:val="3"/>
            <w:vAlign w:val="center"/>
          </w:tcPr>
          <w:p w:rsidRPr="00111E67" w:rsidR="00D0385C" w:rsidP="00D0385C" w:rsidRDefault="00D0385C" w14:paraId="77397DDD" wp14:textId="77777777">
            <w:pPr>
              <w:spacing w:before="40" w:after="40"/>
              <w:rPr>
                <w:rStyle w:val="BodytextChar"/>
                <w:rFonts w:cs="Arial"/>
                <w:sz w:val="16"/>
                <w:szCs w:val="18"/>
              </w:rPr>
            </w:pPr>
            <w:r>
              <w:rPr>
                <w:rStyle w:val="BodytextChar"/>
                <w:rFonts w:cs="Arial"/>
                <w:sz w:val="16"/>
                <w:szCs w:val="18"/>
              </w:rPr>
              <w:t>A_LI_REQ_BEG_DT</w:t>
            </w:r>
          </w:p>
        </w:tc>
        <w:tc>
          <w:tcPr>
            <w:tcW w:w="1481" w:type="pct"/>
            <w:gridSpan w:val="2"/>
            <w:vAlign w:val="center"/>
          </w:tcPr>
          <w:p w:rsidRPr="00910EC0" w:rsidR="00D0385C" w:rsidP="00D0385C" w:rsidRDefault="00D0385C" w14:paraId="28855D13"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D0385C" w:rsidTr="00D0385C" w14:paraId="5397473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D0385C" w:rsidP="00D0385C" w:rsidRDefault="00D0385C" w14:paraId="598AD5BB" wp14:textId="77777777">
            <w:pPr>
              <w:rPr>
                <w:rStyle w:val="BodytextChar"/>
                <w:rFonts w:cs="Arial"/>
                <w:sz w:val="16"/>
                <w:szCs w:val="18"/>
              </w:rPr>
            </w:pPr>
            <w:r w:rsidRPr="003F4256">
              <w:rPr>
                <w:rStyle w:val="BodytextChar"/>
                <w:rFonts w:cs="Arial"/>
                <w:sz w:val="16"/>
                <w:szCs w:val="18"/>
              </w:rPr>
              <w:t>Column</w:t>
            </w:r>
          </w:p>
        </w:tc>
        <w:tc>
          <w:tcPr>
            <w:tcW w:w="424" w:type="pct"/>
            <w:gridSpan w:val="2"/>
            <w:vAlign w:val="center"/>
          </w:tcPr>
          <w:p w:rsidRPr="003F4256" w:rsidR="00D0385C" w:rsidP="00D0385C" w:rsidRDefault="00D0385C" w14:paraId="0A6AB949" wp14:textId="77777777">
            <w:pPr>
              <w:spacing w:before="40" w:after="40"/>
              <w:jc w:val="left"/>
              <w:rPr>
                <w:rStyle w:val="BodytextChar"/>
                <w:rFonts w:cs="Arial"/>
                <w:sz w:val="16"/>
                <w:szCs w:val="18"/>
              </w:rPr>
            </w:pPr>
            <w:r w:rsidRPr="00826E86">
              <w:rPr>
                <w:rStyle w:val="BodytextChar"/>
                <w:rFonts w:cs="Arial"/>
                <w:sz w:val="16"/>
                <w:szCs w:val="18"/>
              </w:rPr>
              <w:t xml:space="preserve">SA </w:t>
            </w:r>
            <w:r>
              <w:rPr>
                <w:rStyle w:val="BodytextChar"/>
                <w:rFonts w:cs="Arial"/>
                <w:sz w:val="16"/>
                <w:szCs w:val="18"/>
              </w:rPr>
              <w:t>LI Req End Dt</w:t>
            </w:r>
          </w:p>
        </w:tc>
        <w:tc>
          <w:tcPr>
            <w:tcW w:w="644" w:type="pct"/>
            <w:gridSpan w:val="3"/>
            <w:vAlign w:val="center"/>
          </w:tcPr>
          <w:p w:rsidRPr="00910EC0" w:rsidR="00D0385C" w:rsidP="00D0385C" w:rsidRDefault="00D0385C" w14:paraId="20A3CC98" wp14:textId="77777777">
            <w:pPr>
              <w:pStyle w:val="TableText"/>
              <w:rPr>
                <w:rStyle w:val="BodytextChar"/>
                <w:sz w:val="16"/>
                <w:szCs w:val="18"/>
                <w:highlight w:val="yellow"/>
              </w:rPr>
            </w:pPr>
            <w:r>
              <w:rPr>
                <w:rStyle w:val="BodytextChar"/>
                <w:sz w:val="16"/>
                <w:szCs w:val="18"/>
              </w:rPr>
              <w:t>This field displays the provider's requested end date</w:t>
            </w:r>
            <w:r w:rsidRPr="00111E67">
              <w:rPr>
                <w:rStyle w:val="BodytextChar"/>
                <w:sz w:val="16"/>
                <w:szCs w:val="18"/>
              </w:rPr>
              <w:t>.</w:t>
            </w:r>
          </w:p>
        </w:tc>
        <w:tc>
          <w:tcPr>
            <w:tcW w:w="1157" w:type="pct"/>
            <w:gridSpan w:val="4"/>
          </w:tcPr>
          <w:p w:rsidRPr="00111E67" w:rsidR="00D0385C" w:rsidP="00D0385C" w:rsidRDefault="00D0385C" w14:paraId="572D47A8"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p>
        </w:tc>
        <w:tc>
          <w:tcPr>
            <w:tcW w:w="844" w:type="pct"/>
            <w:gridSpan w:val="3"/>
            <w:vAlign w:val="center"/>
          </w:tcPr>
          <w:p w:rsidRPr="00111E67" w:rsidR="00D0385C" w:rsidP="00D0385C" w:rsidRDefault="00D0385C" w14:paraId="41BC8820" wp14:textId="77777777">
            <w:pPr>
              <w:spacing w:before="40" w:after="40"/>
              <w:rPr>
                <w:rStyle w:val="BodytextChar"/>
                <w:rFonts w:cs="Arial"/>
                <w:sz w:val="16"/>
                <w:szCs w:val="18"/>
              </w:rPr>
            </w:pPr>
            <w:r>
              <w:rPr>
                <w:rStyle w:val="BodytextChar"/>
                <w:rFonts w:cs="Arial"/>
                <w:sz w:val="16"/>
                <w:szCs w:val="18"/>
              </w:rPr>
              <w:t>A_LI_REQ_END_DT</w:t>
            </w:r>
          </w:p>
        </w:tc>
        <w:tc>
          <w:tcPr>
            <w:tcW w:w="1481" w:type="pct"/>
            <w:gridSpan w:val="2"/>
            <w:vAlign w:val="center"/>
          </w:tcPr>
          <w:p w:rsidRPr="00910EC0" w:rsidR="00D0385C" w:rsidP="00D0385C" w:rsidRDefault="00D0385C" w14:paraId="4EA9C703"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D0385C" w:rsidTr="00D0385C" w14:paraId="30C6D4A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D0385C" w:rsidP="00D0385C" w:rsidRDefault="00D0385C" w14:paraId="5604AA0B" wp14:textId="77777777">
            <w:pPr>
              <w:rPr>
                <w:rStyle w:val="BodytextChar"/>
                <w:rFonts w:cs="Arial"/>
                <w:sz w:val="16"/>
                <w:szCs w:val="18"/>
              </w:rPr>
            </w:pPr>
            <w:r>
              <w:rPr>
                <w:rStyle w:val="BodytextChar"/>
                <w:rFonts w:cs="Arial"/>
                <w:sz w:val="16"/>
                <w:szCs w:val="18"/>
              </w:rPr>
              <w:t>Column</w:t>
            </w:r>
          </w:p>
        </w:tc>
        <w:tc>
          <w:tcPr>
            <w:tcW w:w="424" w:type="pct"/>
            <w:gridSpan w:val="2"/>
            <w:vAlign w:val="center"/>
          </w:tcPr>
          <w:p w:rsidRPr="003F4256" w:rsidR="00D0385C" w:rsidP="00D0385C" w:rsidRDefault="00D0385C" w14:paraId="4BD5A426" wp14:textId="77777777">
            <w:pPr>
              <w:spacing w:before="40" w:after="40"/>
              <w:jc w:val="left"/>
              <w:rPr>
                <w:rStyle w:val="BodytextChar"/>
                <w:rFonts w:cs="Arial"/>
                <w:sz w:val="16"/>
                <w:szCs w:val="18"/>
              </w:rPr>
            </w:pPr>
            <w:r w:rsidRPr="00826E86">
              <w:rPr>
                <w:rStyle w:val="BodytextChar"/>
                <w:rFonts w:cs="Arial"/>
                <w:sz w:val="16"/>
                <w:szCs w:val="18"/>
              </w:rPr>
              <w:t>SA</w:t>
            </w:r>
            <w:r>
              <w:rPr>
                <w:rStyle w:val="BodytextChar"/>
                <w:rFonts w:cs="Arial"/>
                <w:sz w:val="16"/>
                <w:szCs w:val="18"/>
              </w:rPr>
              <w:t xml:space="preserve"> LI Beg Dt</w:t>
            </w:r>
          </w:p>
        </w:tc>
        <w:tc>
          <w:tcPr>
            <w:tcW w:w="644" w:type="pct"/>
            <w:gridSpan w:val="3"/>
            <w:vAlign w:val="center"/>
          </w:tcPr>
          <w:p w:rsidRPr="00910EC0" w:rsidR="00D0385C" w:rsidP="00D0385C" w:rsidRDefault="00D0385C" w14:paraId="51F4ED38" wp14:textId="77777777">
            <w:pPr>
              <w:pStyle w:val="TableText"/>
              <w:rPr>
                <w:rStyle w:val="BodytextChar"/>
                <w:sz w:val="16"/>
                <w:szCs w:val="18"/>
                <w:highlight w:val="yellow"/>
              </w:rPr>
            </w:pPr>
            <w:r>
              <w:rPr>
                <w:rStyle w:val="BodytextChar"/>
                <w:sz w:val="16"/>
                <w:szCs w:val="18"/>
              </w:rPr>
              <w:t>This field displays the approved begin date</w:t>
            </w:r>
            <w:r w:rsidRPr="00111E67">
              <w:rPr>
                <w:rStyle w:val="BodytextChar"/>
                <w:sz w:val="16"/>
                <w:szCs w:val="18"/>
              </w:rPr>
              <w:t>.</w:t>
            </w:r>
          </w:p>
        </w:tc>
        <w:tc>
          <w:tcPr>
            <w:tcW w:w="1157" w:type="pct"/>
            <w:gridSpan w:val="4"/>
          </w:tcPr>
          <w:p w:rsidRPr="00111E67" w:rsidR="00D0385C" w:rsidP="00D0385C" w:rsidRDefault="00D0385C" w14:paraId="020660EB"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p>
        </w:tc>
        <w:tc>
          <w:tcPr>
            <w:tcW w:w="844" w:type="pct"/>
            <w:gridSpan w:val="3"/>
            <w:vAlign w:val="center"/>
          </w:tcPr>
          <w:p w:rsidRPr="00111E67" w:rsidR="00D0385C" w:rsidP="00D0385C" w:rsidRDefault="00D0385C" w14:paraId="632E0295" wp14:textId="77777777">
            <w:pPr>
              <w:spacing w:before="40" w:after="40"/>
              <w:rPr>
                <w:rStyle w:val="BodytextChar"/>
                <w:rFonts w:cs="Arial"/>
                <w:sz w:val="16"/>
                <w:szCs w:val="18"/>
              </w:rPr>
            </w:pPr>
            <w:r>
              <w:rPr>
                <w:rStyle w:val="BodytextChar"/>
                <w:rFonts w:cs="Arial"/>
                <w:sz w:val="16"/>
                <w:szCs w:val="18"/>
              </w:rPr>
              <w:t>A_LI_BEG_DT</w:t>
            </w:r>
          </w:p>
        </w:tc>
        <w:tc>
          <w:tcPr>
            <w:tcW w:w="1481" w:type="pct"/>
            <w:gridSpan w:val="2"/>
            <w:vAlign w:val="center"/>
          </w:tcPr>
          <w:p w:rsidRPr="00910EC0" w:rsidR="00D0385C" w:rsidP="00D0385C" w:rsidRDefault="00D0385C" w14:paraId="6E454C24" wp14:textId="77777777">
            <w:pPr>
              <w:pStyle w:val="TableText1"/>
              <w:spacing w:before="40" w:after="40"/>
              <w:rPr>
                <w:rStyle w:val="BodytextChar"/>
                <w:rFonts w:cs="Arial"/>
                <w:spacing w:val="0"/>
                <w:sz w:val="16"/>
                <w:szCs w:val="18"/>
                <w:highlight w:val="yellow"/>
              </w:rPr>
            </w:pPr>
            <w:r w:rsidRPr="00AE2B3D">
              <w:rPr>
                <w:rStyle w:val="BodytextChar"/>
                <w:rFonts w:cs="Arial"/>
                <w:spacing w:val="0"/>
                <w:sz w:val="16"/>
                <w:szCs w:val="18"/>
              </w:rPr>
              <w:t>Leave blank if A_DTL_TB.A_LI_STAT_CD = V or D</w:t>
            </w:r>
          </w:p>
        </w:tc>
      </w:tr>
      <w:tr xmlns:wp14="http://schemas.microsoft.com/office/word/2010/wordml" w:rsidRPr="003F4256" w:rsidR="00D0385C" w:rsidTr="00D0385C" w14:paraId="72EF80C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00D0385C" w:rsidP="00D0385C" w:rsidRDefault="00D0385C" w14:paraId="2E2B5D18" wp14:textId="77777777">
            <w:r w:rsidRPr="00EA7F2C">
              <w:rPr>
                <w:rStyle w:val="BodytextChar"/>
                <w:rFonts w:cs="Arial"/>
                <w:sz w:val="16"/>
                <w:szCs w:val="18"/>
              </w:rPr>
              <w:t>Column</w:t>
            </w:r>
          </w:p>
        </w:tc>
        <w:tc>
          <w:tcPr>
            <w:tcW w:w="424" w:type="pct"/>
            <w:gridSpan w:val="2"/>
            <w:vAlign w:val="center"/>
          </w:tcPr>
          <w:p w:rsidRPr="00826E86" w:rsidR="00D0385C" w:rsidP="00D0385C" w:rsidRDefault="00D0385C" w14:paraId="67169F77" wp14:textId="77777777">
            <w:pPr>
              <w:spacing w:before="40" w:after="40"/>
              <w:jc w:val="left"/>
              <w:rPr>
                <w:rStyle w:val="BodytextChar"/>
                <w:rFonts w:cs="Arial"/>
                <w:sz w:val="16"/>
                <w:szCs w:val="18"/>
              </w:rPr>
            </w:pPr>
            <w:r w:rsidRPr="00826E86">
              <w:rPr>
                <w:rStyle w:val="BodytextChar"/>
                <w:rFonts w:cs="Arial"/>
                <w:sz w:val="16"/>
                <w:szCs w:val="18"/>
              </w:rPr>
              <w:t xml:space="preserve">SA </w:t>
            </w:r>
            <w:r>
              <w:rPr>
                <w:rStyle w:val="BodytextChar"/>
                <w:rFonts w:cs="Arial"/>
                <w:sz w:val="16"/>
                <w:szCs w:val="18"/>
              </w:rPr>
              <w:t>LI End Dt</w:t>
            </w:r>
          </w:p>
        </w:tc>
        <w:tc>
          <w:tcPr>
            <w:tcW w:w="644" w:type="pct"/>
            <w:gridSpan w:val="3"/>
          </w:tcPr>
          <w:p w:rsidR="00D0385C" w:rsidP="00D0385C" w:rsidRDefault="00D0385C" w14:paraId="04B23FAB" wp14:textId="77777777">
            <w:r>
              <w:rPr>
                <w:rStyle w:val="BodytextChar"/>
                <w:sz w:val="16"/>
                <w:szCs w:val="18"/>
              </w:rPr>
              <w:t>This field displays the approved end date</w:t>
            </w:r>
            <w:r w:rsidRPr="00111E67">
              <w:rPr>
                <w:rStyle w:val="BodytextChar"/>
                <w:sz w:val="16"/>
                <w:szCs w:val="18"/>
              </w:rPr>
              <w:t>.</w:t>
            </w:r>
          </w:p>
        </w:tc>
        <w:tc>
          <w:tcPr>
            <w:tcW w:w="1157" w:type="pct"/>
            <w:gridSpan w:val="4"/>
          </w:tcPr>
          <w:p w:rsidRPr="00111E67" w:rsidR="00D0385C" w:rsidP="00D0385C" w:rsidRDefault="00D0385C" w14:paraId="5F46553F"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p>
        </w:tc>
        <w:tc>
          <w:tcPr>
            <w:tcW w:w="844" w:type="pct"/>
            <w:gridSpan w:val="3"/>
            <w:vAlign w:val="center"/>
          </w:tcPr>
          <w:p w:rsidRPr="00111E67" w:rsidR="00D0385C" w:rsidP="00D0385C" w:rsidRDefault="00D0385C" w14:paraId="42D72DCB" wp14:textId="77777777">
            <w:pPr>
              <w:spacing w:before="40" w:after="40"/>
              <w:rPr>
                <w:rStyle w:val="BodytextChar"/>
                <w:rFonts w:cs="Arial"/>
                <w:sz w:val="16"/>
                <w:szCs w:val="18"/>
              </w:rPr>
            </w:pPr>
            <w:r>
              <w:rPr>
                <w:rStyle w:val="BodytextChar"/>
                <w:rFonts w:cs="Arial"/>
                <w:sz w:val="16"/>
                <w:szCs w:val="18"/>
              </w:rPr>
              <w:t>A_LI_END_DT</w:t>
            </w:r>
          </w:p>
        </w:tc>
        <w:tc>
          <w:tcPr>
            <w:tcW w:w="1481" w:type="pct"/>
            <w:gridSpan w:val="2"/>
            <w:vAlign w:val="center"/>
          </w:tcPr>
          <w:p w:rsidR="00D0385C" w:rsidP="00D0385C" w:rsidRDefault="00D0385C" w14:paraId="2CBC1FED" wp14:textId="77777777">
            <w:r w:rsidRPr="00AE2B3D">
              <w:rPr>
                <w:rStyle w:val="BodytextChar"/>
                <w:rFonts w:cs="Arial"/>
                <w:sz w:val="16"/>
                <w:szCs w:val="18"/>
              </w:rPr>
              <w:t>Leave blank if A_DTL_TB.A_LI_STAT_CD = V or D</w:t>
            </w:r>
          </w:p>
        </w:tc>
      </w:tr>
      <w:tr xmlns:wp14="http://schemas.microsoft.com/office/word/2010/wordml" w:rsidRPr="003F4256" w:rsidR="00D0385C" w:rsidTr="00D0385C" w14:paraId="197A7FE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00D0385C" w:rsidP="00D0385C" w:rsidRDefault="00D0385C" w14:paraId="2B96665A" wp14:textId="77777777">
            <w:r w:rsidRPr="00EA7F2C">
              <w:rPr>
                <w:rStyle w:val="BodytextChar"/>
                <w:rFonts w:cs="Arial"/>
                <w:sz w:val="16"/>
                <w:szCs w:val="18"/>
              </w:rPr>
              <w:t>Column</w:t>
            </w:r>
          </w:p>
        </w:tc>
        <w:tc>
          <w:tcPr>
            <w:tcW w:w="424" w:type="pct"/>
            <w:gridSpan w:val="2"/>
            <w:vAlign w:val="center"/>
          </w:tcPr>
          <w:p w:rsidRPr="00826E86" w:rsidR="00D0385C" w:rsidP="00D0385C" w:rsidRDefault="00D0385C" w14:paraId="77AED02C" wp14:textId="77777777">
            <w:pPr>
              <w:spacing w:before="40" w:after="40"/>
              <w:jc w:val="left"/>
              <w:rPr>
                <w:rStyle w:val="BodytextChar"/>
                <w:rFonts w:cs="Arial"/>
                <w:sz w:val="16"/>
                <w:szCs w:val="18"/>
              </w:rPr>
            </w:pPr>
            <w:r>
              <w:rPr>
                <w:rStyle w:val="BodytextChar"/>
                <w:rFonts w:cs="Arial"/>
                <w:sz w:val="16"/>
                <w:szCs w:val="18"/>
              </w:rPr>
              <w:t>SA LI Svc From Cd</w:t>
            </w:r>
          </w:p>
        </w:tc>
        <w:tc>
          <w:tcPr>
            <w:tcW w:w="644" w:type="pct"/>
            <w:gridSpan w:val="3"/>
          </w:tcPr>
          <w:p w:rsidR="00D0385C" w:rsidP="00D0385C" w:rsidRDefault="00D0385C" w14:paraId="747B0092" wp14:textId="77777777">
            <w:r w:rsidRPr="00205D93">
              <w:rPr>
                <w:rStyle w:val="BodytextChar"/>
                <w:sz w:val="18"/>
                <w:szCs w:val="18"/>
              </w:rPr>
              <w:t>From Service code.  The service code may be a procedure code, revenue code, etc.</w:t>
            </w:r>
          </w:p>
        </w:tc>
        <w:tc>
          <w:tcPr>
            <w:tcW w:w="1157" w:type="pct"/>
            <w:gridSpan w:val="4"/>
          </w:tcPr>
          <w:p w:rsidR="00D0385C" w:rsidP="00D0385C" w:rsidRDefault="00D0385C" w14:paraId="77778BF6" wp14:textId="77777777">
            <w:r w:rsidRPr="000F3194">
              <w:rPr>
                <w:rStyle w:val="BodytextChar"/>
                <w:rFonts w:cs="Arial"/>
                <w:sz w:val="16"/>
                <w:szCs w:val="18"/>
              </w:rPr>
              <w:t>A_DTL_TB</w:t>
            </w:r>
          </w:p>
        </w:tc>
        <w:tc>
          <w:tcPr>
            <w:tcW w:w="844" w:type="pct"/>
            <w:gridSpan w:val="3"/>
          </w:tcPr>
          <w:p w:rsidR="00D0385C" w:rsidP="00D0385C" w:rsidRDefault="00D0385C" w14:paraId="189C1F15" wp14:textId="77777777">
            <w:r w:rsidRPr="00111E67">
              <w:rPr>
                <w:rStyle w:val="BodytextChar"/>
                <w:sz w:val="16"/>
                <w:szCs w:val="18"/>
              </w:rPr>
              <w:t>A_LI_SVC_FROM_CD</w:t>
            </w:r>
          </w:p>
        </w:tc>
        <w:tc>
          <w:tcPr>
            <w:tcW w:w="1481" w:type="pct"/>
            <w:gridSpan w:val="2"/>
          </w:tcPr>
          <w:p w:rsidR="00D0385C" w:rsidP="00D0385C" w:rsidRDefault="00D0385C" w14:paraId="4E7E87CA" wp14:textId="77777777">
            <w:r>
              <w:rPr>
                <w:rStyle w:val="BodytextChar"/>
                <w:sz w:val="16"/>
                <w:szCs w:val="18"/>
              </w:rPr>
              <w:t xml:space="preserve">If </w:t>
            </w:r>
            <w:r w:rsidRPr="00111E67">
              <w:rPr>
                <w:rStyle w:val="BodytextChar"/>
                <w:sz w:val="16"/>
                <w:szCs w:val="18"/>
              </w:rPr>
              <w:t>A_LI_SVC_</w:t>
            </w:r>
            <w:r>
              <w:rPr>
                <w:rStyle w:val="BodytextChar"/>
                <w:sz w:val="16"/>
                <w:szCs w:val="18"/>
              </w:rPr>
              <w:t>TY</w:t>
            </w:r>
            <w:r w:rsidRPr="00111E67">
              <w:rPr>
                <w:rStyle w:val="BodytextChar"/>
                <w:sz w:val="16"/>
                <w:szCs w:val="18"/>
              </w:rPr>
              <w:t>_CD</w:t>
            </w:r>
            <w:r>
              <w:rPr>
                <w:rStyle w:val="BodytextChar"/>
                <w:sz w:val="16"/>
                <w:szCs w:val="18"/>
              </w:rPr>
              <w:t xml:space="preserve"> value is 3 or 4 then do not populate the value column</w:t>
            </w:r>
          </w:p>
        </w:tc>
      </w:tr>
      <w:tr xmlns:wp14="http://schemas.microsoft.com/office/word/2010/wordml" w:rsidRPr="003F4256" w:rsidR="00D0385C" w:rsidTr="00D0385C" w14:paraId="2E5F56D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Pr="00EA7F2C" w:rsidR="00D0385C" w:rsidP="00D0385C" w:rsidRDefault="00D0385C" w14:paraId="342F59DE" wp14:textId="77777777">
            <w:pPr>
              <w:rPr>
                <w:rStyle w:val="BodytextChar"/>
                <w:rFonts w:cs="Arial"/>
                <w:sz w:val="16"/>
                <w:szCs w:val="18"/>
              </w:rPr>
            </w:pPr>
            <w:r w:rsidRPr="007D2811">
              <w:rPr>
                <w:rStyle w:val="BodytextChar"/>
                <w:rFonts w:cs="Arial"/>
                <w:sz w:val="16"/>
                <w:szCs w:val="18"/>
              </w:rPr>
              <w:t>Column</w:t>
            </w:r>
          </w:p>
        </w:tc>
        <w:tc>
          <w:tcPr>
            <w:tcW w:w="424" w:type="pct"/>
            <w:gridSpan w:val="2"/>
            <w:vAlign w:val="center"/>
          </w:tcPr>
          <w:p w:rsidRPr="00826E86" w:rsidR="00D0385C" w:rsidP="00D0385C" w:rsidRDefault="00D0385C" w14:paraId="00FBC028" wp14:textId="77777777">
            <w:pPr>
              <w:spacing w:before="40" w:after="40"/>
              <w:rPr>
                <w:rStyle w:val="BodytextChar"/>
                <w:rFonts w:cs="Arial"/>
                <w:sz w:val="16"/>
                <w:szCs w:val="18"/>
              </w:rPr>
            </w:pPr>
            <w:r w:rsidRPr="00C2078A">
              <w:rPr>
                <w:rStyle w:val="BodytextChar"/>
                <w:rFonts w:cs="Arial"/>
                <w:sz w:val="16"/>
                <w:szCs w:val="18"/>
              </w:rPr>
              <w:t>SA Proc Mod 1st Cd</w:t>
            </w:r>
          </w:p>
        </w:tc>
        <w:tc>
          <w:tcPr>
            <w:tcW w:w="644" w:type="pct"/>
            <w:gridSpan w:val="3"/>
          </w:tcPr>
          <w:p w:rsidR="00D0385C" w:rsidP="00D0385C" w:rsidRDefault="00D0385C" w14:paraId="11B3131A" wp14:textId="77777777">
            <w:pPr>
              <w:rPr>
                <w:rStyle w:val="BodytextChar"/>
                <w:sz w:val="16"/>
                <w:szCs w:val="18"/>
              </w:rPr>
            </w:pPr>
            <w:r>
              <w:rPr>
                <w:rStyle w:val="BodytextChar"/>
                <w:sz w:val="16"/>
                <w:szCs w:val="18"/>
              </w:rPr>
              <w:t>This field is the first modifier.</w:t>
            </w:r>
          </w:p>
        </w:tc>
        <w:tc>
          <w:tcPr>
            <w:tcW w:w="1157" w:type="pct"/>
            <w:gridSpan w:val="4"/>
          </w:tcPr>
          <w:p w:rsidRPr="000F3194" w:rsidR="00D0385C" w:rsidP="00D0385C" w:rsidRDefault="00D0385C" w14:paraId="247DDFE1" wp14:textId="77777777">
            <w:pPr>
              <w:rPr>
                <w:rStyle w:val="BodytextChar"/>
                <w:rFonts w:cs="Arial"/>
                <w:sz w:val="16"/>
                <w:szCs w:val="18"/>
              </w:rPr>
            </w:pPr>
            <w:r>
              <w:rPr>
                <w:rStyle w:val="BodytextChar"/>
                <w:rFonts w:cs="Arial"/>
                <w:sz w:val="16"/>
                <w:szCs w:val="18"/>
              </w:rPr>
              <w:t>A_DTL_TB</w:t>
            </w:r>
          </w:p>
        </w:tc>
        <w:tc>
          <w:tcPr>
            <w:tcW w:w="844" w:type="pct"/>
            <w:gridSpan w:val="3"/>
          </w:tcPr>
          <w:p w:rsidRPr="00111E67" w:rsidR="00D0385C" w:rsidP="00D0385C" w:rsidRDefault="00D0385C" w14:paraId="2715F81C" wp14:textId="77777777">
            <w:pPr>
              <w:rPr>
                <w:rStyle w:val="BodytextChar"/>
                <w:sz w:val="16"/>
                <w:szCs w:val="18"/>
              </w:rPr>
            </w:pPr>
            <w:r w:rsidRPr="00156FFB">
              <w:rPr>
                <w:rStyle w:val="BodytextChar"/>
                <w:sz w:val="16"/>
                <w:szCs w:val="18"/>
              </w:rPr>
              <w:t>A_PROC_MOD_1ST_CD</w:t>
            </w:r>
          </w:p>
        </w:tc>
        <w:tc>
          <w:tcPr>
            <w:tcW w:w="1481" w:type="pct"/>
            <w:gridSpan w:val="2"/>
          </w:tcPr>
          <w:p w:rsidR="00D0385C" w:rsidP="00D0385C" w:rsidRDefault="00D0385C" w14:paraId="2AF98983" wp14:textId="77777777">
            <w:pPr>
              <w:rPr>
                <w:rStyle w:val="BodytextChar"/>
                <w:sz w:val="16"/>
                <w:szCs w:val="18"/>
              </w:rPr>
            </w:pPr>
          </w:p>
        </w:tc>
      </w:tr>
      <w:tr xmlns:wp14="http://schemas.microsoft.com/office/word/2010/wordml" w:rsidRPr="003F4256" w:rsidR="00D0385C" w:rsidTr="00D0385C" w14:paraId="2FCC520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Pr="00EA7F2C" w:rsidR="00D0385C" w:rsidP="00D0385C" w:rsidRDefault="00D0385C" w14:paraId="3D913A47" wp14:textId="77777777">
            <w:pPr>
              <w:rPr>
                <w:rStyle w:val="BodytextChar"/>
                <w:rFonts w:cs="Arial"/>
                <w:sz w:val="16"/>
                <w:szCs w:val="18"/>
              </w:rPr>
            </w:pPr>
            <w:r w:rsidRPr="007D2811">
              <w:rPr>
                <w:rStyle w:val="BodytextChar"/>
                <w:rFonts w:cs="Arial"/>
                <w:sz w:val="16"/>
                <w:szCs w:val="18"/>
              </w:rPr>
              <w:t>Column</w:t>
            </w:r>
          </w:p>
        </w:tc>
        <w:tc>
          <w:tcPr>
            <w:tcW w:w="424" w:type="pct"/>
            <w:gridSpan w:val="2"/>
            <w:vAlign w:val="center"/>
          </w:tcPr>
          <w:p w:rsidRPr="00826E86" w:rsidR="00D0385C" w:rsidP="00D0385C" w:rsidRDefault="00D0385C" w14:paraId="349768A8" wp14:textId="77777777">
            <w:pPr>
              <w:spacing w:before="40" w:after="40"/>
              <w:rPr>
                <w:rStyle w:val="BodytextChar"/>
                <w:rFonts w:cs="Arial"/>
                <w:sz w:val="16"/>
                <w:szCs w:val="18"/>
              </w:rPr>
            </w:pPr>
            <w:r w:rsidRPr="00C2078A">
              <w:rPr>
                <w:rStyle w:val="BodytextChar"/>
                <w:rFonts w:cs="Arial"/>
                <w:sz w:val="16"/>
                <w:szCs w:val="18"/>
              </w:rPr>
              <w:t>SA Proc Mod 2nd Cd</w:t>
            </w:r>
          </w:p>
        </w:tc>
        <w:tc>
          <w:tcPr>
            <w:tcW w:w="644" w:type="pct"/>
            <w:gridSpan w:val="3"/>
          </w:tcPr>
          <w:p w:rsidR="00D0385C" w:rsidP="00D0385C" w:rsidRDefault="00D0385C" w14:paraId="248A62F5" wp14:textId="77777777">
            <w:pPr>
              <w:rPr>
                <w:rStyle w:val="BodytextChar"/>
                <w:sz w:val="16"/>
                <w:szCs w:val="18"/>
              </w:rPr>
            </w:pPr>
            <w:r>
              <w:rPr>
                <w:rStyle w:val="BodytextChar"/>
                <w:sz w:val="16"/>
                <w:szCs w:val="18"/>
              </w:rPr>
              <w:t>This field is the second modifier.</w:t>
            </w:r>
          </w:p>
        </w:tc>
        <w:tc>
          <w:tcPr>
            <w:tcW w:w="1157" w:type="pct"/>
            <w:gridSpan w:val="4"/>
          </w:tcPr>
          <w:p w:rsidRPr="000F3194" w:rsidR="00D0385C" w:rsidP="00D0385C" w:rsidRDefault="00D0385C" w14:paraId="021C6D11" wp14:textId="77777777">
            <w:pPr>
              <w:rPr>
                <w:rStyle w:val="BodytextChar"/>
                <w:rFonts w:cs="Arial"/>
                <w:sz w:val="16"/>
                <w:szCs w:val="18"/>
              </w:rPr>
            </w:pPr>
            <w:r w:rsidRPr="00C96C5B">
              <w:rPr>
                <w:rStyle w:val="BodytextChar"/>
                <w:rFonts w:cs="Arial"/>
                <w:sz w:val="16"/>
                <w:szCs w:val="18"/>
              </w:rPr>
              <w:t>A_DTL_TB</w:t>
            </w:r>
          </w:p>
        </w:tc>
        <w:tc>
          <w:tcPr>
            <w:tcW w:w="844" w:type="pct"/>
            <w:gridSpan w:val="3"/>
          </w:tcPr>
          <w:p w:rsidRPr="00111E67" w:rsidR="00D0385C" w:rsidP="00D0385C" w:rsidRDefault="00D0385C" w14:paraId="30D4D6A9" wp14:textId="77777777">
            <w:pPr>
              <w:rPr>
                <w:rStyle w:val="BodytextChar"/>
                <w:sz w:val="16"/>
                <w:szCs w:val="18"/>
              </w:rPr>
            </w:pPr>
            <w:r w:rsidRPr="00156FFB">
              <w:rPr>
                <w:rStyle w:val="BodytextChar"/>
                <w:sz w:val="16"/>
                <w:szCs w:val="18"/>
              </w:rPr>
              <w:t>A_PROC_MOD_2ND_CD</w:t>
            </w:r>
          </w:p>
        </w:tc>
        <w:tc>
          <w:tcPr>
            <w:tcW w:w="1481" w:type="pct"/>
            <w:gridSpan w:val="2"/>
          </w:tcPr>
          <w:p w:rsidR="00D0385C" w:rsidP="00D0385C" w:rsidRDefault="00D0385C" w14:paraId="78315BFF" wp14:textId="77777777">
            <w:pPr>
              <w:rPr>
                <w:rStyle w:val="BodytextChar"/>
                <w:sz w:val="16"/>
                <w:szCs w:val="18"/>
              </w:rPr>
            </w:pPr>
          </w:p>
        </w:tc>
      </w:tr>
      <w:tr xmlns:wp14="http://schemas.microsoft.com/office/word/2010/wordml" w:rsidRPr="003F4256" w:rsidR="00D0385C" w:rsidTr="00D0385C" w14:paraId="050D1D9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Pr="00EA7F2C" w:rsidR="00D0385C" w:rsidP="00D0385C" w:rsidRDefault="00D0385C" w14:paraId="5FF194E4" wp14:textId="77777777">
            <w:pPr>
              <w:rPr>
                <w:rStyle w:val="BodytextChar"/>
                <w:rFonts w:cs="Arial"/>
                <w:sz w:val="16"/>
                <w:szCs w:val="18"/>
              </w:rPr>
            </w:pPr>
            <w:r w:rsidRPr="007D2811">
              <w:rPr>
                <w:rStyle w:val="BodytextChar"/>
                <w:rFonts w:cs="Arial"/>
                <w:sz w:val="16"/>
                <w:szCs w:val="18"/>
              </w:rPr>
              <w:t>Column</w:t>
            </w:r>
          </w:p>
        </w:tc>
        <w:tc>
          <w:tcPr>
            <w:tcW w:w="424" w:type="pct"/>
            <w:gridSpan w:val="2"/>
            <w:vAlign w:val="center"/>
          </w:tcPr>
          <w:p w:rsidRPr="00826E86" w:rsidR="00D0385C" w:rsidP="00D0385C" w:rsidRDefault="00D0385C" w14:paraId="3D5EA1D5" wp14:textId="77777777">
            <w:pPr>
              <w:spacing w:before="40" w:after="40"/>
              <w:rPr>
                <w:rStyle w:val="BodytextChar"/>
                <w:rFonts w:cs="Arial"/>
                <w:sz w:val="16"/>
                <w:szCs w:val="18"/>
              </w:rPr>
            </w:pPr>
            <w:r w:rsidRPr="00C2078A">
              <w:rPr>
                <w:rStyle w:val="BodytextChar"/>
                <w:rFonts w:cs="Arial"/>
                <w:sz w:val="16"/>
                <w:szCs w:val="18"/>
              </w:rPr>
              <w:t>SA Proc Mod 3rd Cd</w:t>
            </w:r>
          </w:p>
        </w:tc>
        <w:tc>
          <w:tcPr>
            <w:tcW w:w="644" w:type="pct"/>
            <w:gridSpan w:val="3"/>
          </w:tcPr>
          <w:p w:rsidR="00D0385C" w:rsidP="00D0385C" w:rsidRDefault="00D0385C" w14:paraId="23A7AB33" wp14:textId="77777777">
            <w:pPr>
              <w:rPr>
                <w:rStyle w:val="BodytextChar"/>
                <w:sz w:val="16"/>
                <w:szCs w:val="18"/>
              </w:rPr>
            </w:pPr>
            <w:r>
              <w:rPr>
                <w:rStyle w:val="BodytextChar"/>
                <w:sz w:val="16"/>
                <w:szCs w:val="18"/>
              </w:rPr>
              <w:t>This field is the third modifier.</w:t>
            </w:r>
          </w:p>
        </w:tc>
        <w:tc>
          <w:tcPr>
            <w:tcW w:w="1157" w:type="pct"/>
            <w:gridSpan w:val="4"/>
          </w:tcPr>
          <w:p w:rsidRPr="000F3194" w:rsidR="00D0385C" w:rsidP="00D0385C" w:rsidRDefault="00D0385C" w14:paraId="52EDAF8E" wp14:textId="77777777">
            <w:pPr>
              <w:rPr>
                <w:rStyle w:val="BodytextChar"/>
                <w:rFonts w:cs="Arial"/>
                <w:sz w:val="16"/>
                <w:szCs w:val="18"/>
              </w:rPr>
            </w:pPr>
            <w:r w:rsidRPr="00C96C5B">
              <w:rPr>
                <w:rStyle w:val="BodytextChar"/>
                <w:rFonts w:cs="Arial"/>
                <w:sz w:val="16"/>
                <w:szCs w:val="18"/>
              </w:rPr>
              <w:t>A_DTL_TB</w:t>
            </w:r>
          </w:p>
        </w:tc>
        <w:tc>
          <w:tcPr>
            <w:tcW w:w="844" w:type="pct"/>
            <w:gridSpan w:val="3"/>
          </w:tcPr>
          <w:p w:rsidRPr="00111E67" w:rsidR="00D0385C" w:rsidP="00D0385C" w:rsidRDefault="00D0385C" w14:paraId="3E9E1161" wp14:textId="77777777">
            <w:pPr>
              <w:rPr>
                <w:rStyle w:val="BodytextChar"/>
                <w:sz w:val="16"/>
                <w:szCs w:val="18"/>
              </w:rPr>
            </w:pPr>
            <w:r w:rsidRPr="00156FFB">
              <w:rPr>
                <w:rStyle w:val="BodytextChar"/>
                <w:sz w:val="16"/>
                <w:szCs w:val="18"/>
              </w:rPr>
              <w:t>A_PROC_MOD_3RD_CD</w:t>
            </w:r>
          </w:p>
        </w:tc>
        <w:tc>
          <w:tcPr>
            <w:tcW w:w="1481" w:type="pct"/>
            <w:gridSpan w:val="2"/>
          </w:tcPr>
          <w:p w:rsidR="00D0385C" w:rsidP="00D0385C" w:rsidRDefault="00D0385C" w14:paraId="01FB3824" wp14:textId="77777777">
            <w:pPr>
              <w:rPr>
                <w:rStyle w:val="BodytextChar"/>
                <w:sz w:val="16"/>
                <w:szCs w:val="18"/>
              </w:rPr>
            </w:pPr>
          </w:p>
        </w:tc>
      </w:tr>
      <w:tr xmlns:wp14="http://schemas.microsoft.com/office/word/2010/wordml" w:rsidRPr="003F4256" w:rsidR="00D0385C" w:rsidTr="00D0385C" w14:paraId="3C2CE4D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Pr="00EA7F2C" w:rsidR="00D0385C" w:rsidP="00D0385C" w:rsidRDefault="00D0385C" w14:paraId="1AF3A8FD" wp14:textId="77777777">
            <w:pPr>
              <w:rPr>
                <w:rStyle w:val="BodytextChar"/>
                <w:rFonts w:cs="Arial"/>
                <w:sz w:val="16"/>
                <w:szCs w:val="18"/>
              </w:rPr>
            </w:pPr>
            <w:r w:rsidRPr="007D2811">
              <w:rPr>
                <w:rStyle w:val="BodytextChar"/>
                <w:rFonts w:cs="Arial"/>
                <w:sz w:val="16"/>
                <w:szCs w:val="18"/>
              </w:rPr>
              <w:t>Column</w:t>
            </w:r>
          </w:p>
        </w:tc>
        <w:tc>
          <w:tcPr>
            <w:tcW w:w="424" w:type="pct"/>
            <w:gridSpan w:val="2"/>
            <w:vAlign w:val="center"/>
          </w:tcPr>
          <w:p w:rsidRPr="00826E86" w:rsidR="00D0385C" w:rsidP="00D0385C" w:rsidRDefault="00D0385C" w14:paraId="4577C0EF" wp14:textId="77777777">
            <w:pPr>
              <w:spacing w:before="40" w:after="40"/>
              <w:rPr>
                <w:rStyle w:val="BodytextChar"/>
                <w:rFonts w:cs="Arial"/>
                <w:sz w:val="16"/>
                <w:szCs w:val="18"/>
              </w:rPr>
            </w:pPr>
            <w:r w:rsidRPr="00C2078A">
              <w:rPr>
                <w:rStyle w:val="BodytextChar"/>
                <w:rFonts w:cs="Arial"/>
                <w:sz w:val="16"/>
                <w:szCs w:val="18"/>
              </w:rPr>
              <w:t>SA Proc Mod 4th Cd</w:t>
            </w:r>
          </w:p>
        </w:tc>
        <w:tc>
          <w:tcPr>
            <w:tcW w:w="644" w:type="pct"/>
            <w:gridSpan w:val="3"/>
          </w:tcPr>
          <w:p w:rsidR="00D0385C" w:rsidP="00D0385C" w:rsidRDefault="00D0385C" w14:paraId="6E192D9A" wp14:textId="77777777">
            <w:pPr>
              <w:rPr>
                <w:rStyle w:val="BodytextChar"/>
                <w:sz w:val="16"/>
                <w:szCs w:val="18"/>
              </w:rPr>
            </w:pPr>
            <w:r>
              <w:rPr>
                <w:rStyle w:val="BodytextChar"/>
                <w:sz w:val="16"/>
                <w:szCs w:val="18"/>
              </w:rPr>
              <w:t>This field is the fourth modifier.</w:t>
            </w:r>
          </w:p>
        </w:tc>
        <w:tc>
          <w:tcPr>
            <w:tcW w:w="1157" w:type="pct"/>
            <w:gridSpan w:val="4"/>
          </w:tcPr>
          <w:p w:rsidRPr="000F3194" w:rsidR="00D0385C" w:rsidP="00D0385C" w:rsidRDefault="00D0385C" w14:paraId="52CA2547" wp14:textId="77777777">
            <w:pPr>
              <w:rPr>
                <w:rStyle w:val="BodytextChar"/>
                <w:rFonts w:cs="Arial"/>
                <w:sz w:val="16"/>
                <w:szCs w:val="18"/>
              </w:rPr>
            </w:pPr>
            <w:r w:rsidRPr="00C96C5B">
              <w:rPr>
                <w:rStyle w:val="BodytextChar"/>
                <w:rFonts w:cs="Arial"/>
                <w:sz w:val="16"/>
                <w:szCs w:val="18"/>
              </w:rPr>
              <w:t>A_DTL_TB</w:t>
            </w:r>
          </w:p>
        </w:tc>
        <w:tc>
          <w:tcPr>
            <w:tcW w:w="844" w:type="pct"/>
            <w:gridSpan w:val="3"/>
          </w:tcPr>
          <w:p w:rsidRPr="00111E67" w:rsidR="00D0385C" w:rsidP="00D0385C" w:rsidRDefault="00D0385C" w14:paraId="23DFD8B6" wp14:textId="77777777">
            <w:pPr>
              <w:rPr>
                <w:rStyle w:val="BodytextChar"/>
                <w:sz w:val="16"/>
                <w:szCs w:val="18"/>
              </w:rPr>
            </w:pPr>
            <w:r w:rsidRPr="00156FFB">
              <w:rPr>
                <w:rStyle w:val="BodytextChar"/>
                <w:sz w:val="16"/>
                <w:szCs w:val="18"/>
              </w:rPr>
              <w:t>A_PROC_MOD_4TH_CD</w:t>
            </w:r>
          </w:p>
        </w:tc>
        <w:tc>
          <w:tcPr>
            <w:tcW w:w="1481" w:type="pct"/>
            <w:gridSpan w:val="2"/>
          </w:tcPr>
          <w:p w:rsidR="00D0385C" w:rsidP="00D0385C" w:rsidRDefault="00D0385C" w14:paraId="432E1091" wp14:textId="77777777">
            <w:pPr>
              <w:rPr>
                <w:rStyle w:val="BodytextChar"/>
                <w:sz w:val="16"/>
                <w:szCs w:val="18"/>
              </w:rPr>
            </w:pPr>
          </w:p>
        </w:tc>
      </w:tr>
      <w:tr xmlns:wp14="http://schemas.microsoft.com/office/word/2010/wordml" w:rsidRPr="003F4256" w:rsidR="00D0385C" w:rsidTr="00D0385C" w14:paraId="52AB69A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Pr="00EA7F2C" w:rsidR="00D0385C" w:rsidP="00D0385C" w:rsidRDefault="00D0385C" w14:paraId="13CF70F6" wp14:textId="77777777">
            <w:pPr>
              <w:rPr>
                <w:rStyle w:val="BodytextChar"/>
                <w:rFonts w:cs="Arial"/>
                <w:sz w:val="16"/>
                <w:szCs w:val="18"/>
              </w:rPr>
            </w:pPr>
            <w:r w:rsidRPr="007D2811">
              <w:rPr>
                <w:rStyle w:val="BodytextChar"/>
                <w:rFonts w:cs="Arial"/>
                <w:sz w:val="16"/>
                <w:szCs w:val="18"/>
              </w:rPr>
              <w:t>Column</w:t>
            </w:r>
          </w:p>
        </w:tc>
        <w:tc>
          <w:tcPr>
            <w:tcW w:w="424" w:type="pct"/>
            <w:gridSpan w:val="2"/>
            <w:vAlign w:val="center"/>
          </w:tcPr>
          <w:p w:rsidR="00D0385C" w:rsidP="00D0385C" w:rsidRDefault="00D0385C" w14:paraId="6B83FE8E" wp14:textId="77777777">
            <w:pPr>
              <w:spacing w:before="40" w:after="40"/>
              <w:rPr>
                <w:rStyle w:val="BodytextChar"/>
                <w:rFonts w:cs="Arial"/>
                <w:sz w:val="16"/>
                <w:szCs w:val="18"/>
              </w:rPr>
            </w:pPr>
          </w:p>
          <w:p w:rsidRPr="00826E86" w:rsidR="00D0385C" w:rsidP="00D0385C" w:rsidRDefault="00D0385C" w14:paraId="56A43085" wp14:textId="77777777">
            <w:pPr>
              <w:spacing w:before="40" w:after="40"/>
              <w:rPr>
                <w:rStyle w:val="BodytextChar"/>
                <w:rFonts w:cs="Arial"/>
                <w:sz w:val="16"/>
                <w:szCs w:val="18"/>
              </w:rPr>
            </w:pPr>
            <w:r>
              <w:rPr>
                <w:rStyle w:val="BodytextChar"/>
                <w:rFonts w:cs="Arial"/>
                <w:sz w:val="16"/>
                <w:szCs w:val="18"/>
              </w:rPr>
              <w:t>SA LI Rev Cd</w:t>
            </w:r>
          </w:p>
        </w:tc>
        <w:tc>
          <w:tcPr>
            <w:tcW w:w="644" w:type="pct"/>
            <w:gridSpan w:val="3"/>
          </w:tcPr>
          <w:p w:rsidR="00D0385C" w:rsidP="00D0385C" w:rsidRDefault="00D0385C" w14:paraId="1BC8A320" wp14:textId="77777777">
            <w:pPr>
              <w:rPr>
                <w:rStyle w:val="BodytextChar"/>
                <w:sz w:val="16"/>
                <w:szCs w:val="18"/>
              </w:rPr>
            </w:pPr>
            <w:r>
              <w:rPr>
                <w:rStyle w:val="BodytextChar"/>
                <w:sz w:val="16"/>
                <w:szCs w:val="18"/>
              </w:rPr>
              <w:t>This is the Revenue Code</w:t>
            </w:r>
          </w:p>
        </w:tc>
        <w:tc>
          <w:tcPr>
            <w:tcW w:w="1157" w:type="pct"/>
            <w:gridSpan w:val="4"/>
          </w:tcPr>
          <w:p w:rsidR="00D0385C" w:rsidP="00D0385C" w:rsidRDefault="00D0385C" w14:paraId="41A45591" wp14:textId="77777777">
            <w:pPr>
              <w:rPr>
                <w:rStyle w:val="BodytextChar"/>
                <w:rFonts w:cs="Arial"/>
                <w:sz w:val="16"/>
                <w:szCs w:val="18"/>
              </w:rPr>
            </w:pPr>
            <w:r>
              <w:rPr>
                <w:rStyle w:val="BodytextChar"/>
                <w:rFonts w:cs="Arial"/>
                <w:sz w:val="16"/>
                <w:szCs w:val="18"/>
              </w:rPr>
              <w:t>A_DTL_TB</w:t>
            </w:r>
          </w:p>
          <w:p w:rsidRPr="000F3194" w:rsidR="00D0385C" w:rsidP="00D0385C" w:rsidRDefault="00D0385C" w14:paraId="2F329294" wp14:textId="77777777">
            <w:pPr>
              <w:rPr>
                <w:rStyle w:val="BodytextChar"/>
                <w:rFonts w:cs="Arial"/>
                <w:sz w:val="16"/>
                <w:szCs w:val="18"/>
              </w:rPr>
            </w:pPr>
            <w:r>
              <w:rPr>
                <w:rStyle w:val="BodytextChar"/>
                <w:rFonts w:cs="Arial"/>
                <w:sz w:val="16"/>
                <w:szCs w:val="18"/>
              </w:rPr>
              <w:t>A_DTL_TB</w:t>
            </w:r>
          </w:p>
        </w:tc>
        <w:tc>
          <w:tcPr>
            <w:tcW w:w="844" w:type="pct"/>
            <w:gridSpan w:val="3"/>
          </w:tcPr>
          <w:p w:rsidR="00D0385C" w:rsidP="00D0385C" w:rsidRDefault="00D0385C" w14:paraId="5EA772AA" wp14:textId="77777777">
            <w:pPr>
              <w:rPr>
                <w:rStyle w:val="BodytextChar"/>
                <w:sz w:val="16"/>
                <w:szCs w:val="18"/>
              </w:rPr>
            </w:pPr>
            <w:r>
              <w:rPr>
                <w:rStyle w:val="BodytextChar"/>
                <w:sz w:val="16"/>
                <w:szCs w:val="18"/>
              </w:rPr>
              <w:t>A_LI_SVC_FROM_CD</w:t>
            </w:r>
          </w:p>
          <w:p w:rsidRPr="00111E67" w:rsidR="00D0385C" w:rsidP="00D0385C" w:rsidRDefault="00D0385C" w14:paraId="5281EF11" wp14:textId="77777777">
            <w:pPr>
              <w:rPr>
                <w:rStyle w:val="BodytextChar"/>
                <w:sz w:val="16"/>
                <w:szCs w:val="18"/>
              </w:rPr>
            </w:pPr>
            <w:r>
              <w:rPr>
                <w:rStyle w:val="BodytextChar"/>
                <w:sz w:val="16"/>
                <w:szCs w:val="18"/>
              </w:rPr>
              <w:t>A_LI_REV_CD</w:t>
            </w:r>
          </w:p>
        </w:tc>
        <w:tc>
          <w:tcPr>
            <w:tcW w:w="1481" w:type="pct"/>
            <w:gridSpan w:val="2"/>
          </w:tcPr>
          <w:p w:rsidR="00D0385C" w:rsidP="00D0385C" w:rsidRDefault="00D0385C" w14:paraId="74A8B9E8" wp14:textId="77777777">
            <w:pPr>
              <w:rPr>
                <w:rStyle w:val="BodytextChar"/>
                <w:sz w:val="16"/>
                <w:szCs w:val="18"/>
              </w:rPr>
            </w:pPr>
            <w:r>
              <w:rPr>
                <w:rStyle w:val="BodytextChar"/>
                <w:rFonts w:cs="Arial"/>
                <w:sz w:val="16"/>
                <w:szCs w:val="18"/>
              </w:rPr>
              <w:t xml:space="preserve">If </w:t>
            </w:r>
            <w:r>
              <w:rPr>
                <w:rStyle w:val="BodytextChar"/>
                <w:sz w:val="16"/>
                <w:szCs w:val="18"/>
              </w:rPr>
              <w:t>A_LI_SVC_TY_CD is 3 or 4 then it should be populated from A_LI_SVC_FROM_CD else it should be populated from the A_LI_REV_CD</w:t>
            </w:r>
          </w:p>
          <w:p w:rsidR="00D0385C" w:rsidP="00D0385C" w:rsidRDefault="00D0385C" w14:paraId="70041811" wp14:textId="77777777">
            <w:pPr>
              <w:rPr>
                <w:rStyle w:val="BodytextChar"/>
                <w:sz w:val="16"/>
                <w:szCs w:val="18"/>
              </w:rPr>
            </w:pPr>
          </w:p>
        </w:tc>
      </w:tr>
      <w:tr xmlns:wp14="http://schemas.microsoft.com/office/word/2010/wordml" w:rsidRPr="003F4256" w:rsidR="00D0385C" w:rsidTr="00D0385C" w14:paraId="28D7A4F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00D0385C" w:rsidP="00D0385C" w:rsidRDefault="00D0385C" w14:paraId="219C3E79" wp14:textId="77777777">
            <w:r w:rsidRPr="00EA7F2C">
              <w:rPr>
                <w:rStyle w:val="BodytextChar"/>
                <w:rFonts w:cs="Arial"/>
                <w:sz w:val="16"/>
                <w:szCs w:val="18"/>
              </w:rPr>
              <w:t>Column</w:t>
            </w:r>
          </w:p>
        </w:tc>
        <w:tc>
          <w:tcPr>
            <w:tcW w:w="424" w:type="pct"/>
            <w:gridSpan w:val="2"/>
            <w:vAlign w:val="center"/>
          </w:tcPr>
          <w:p w:rsidRPr="00826E86" w:rsidR="00D0385C" w:rsidP="00D0385C" w:rsidRDefault="00D0385C" w14:paraId="4E588B16" wp14:textId="77777777">
            <w:pPr>
              <w:spacing w:before="40" w:after="40"/>
              <w:jc w:val="left"/>
              <w:rPr>
                <w:rStyle w:val="BodytextChar"/>
                <w:rFonts w:cs="Arial"/>
                <w:sz w:val="16"/>
                <w:szCs w:val="18"/>
              </w:rPr>
            </w:pPr>
            <w:r>
              <w:rPr>
                <w:rStyle w:val="BodytextChar"/>
                <w:rFonts w:cs="Arial"/>
                <w:sz w:val="16"/>
                <w:szCs w:val="18"/>
              </w:rPr>
              <w:t>SA LI App Amt</w:t>
            </w:r>
          </w:p>
        </w:tc>
        <w:tc>
          <w:tcPr>
            <w:tcW w:w="644" w:type="pct"/>
            <w:gridSpan w:val="3"/>
          </w:tcPr>
          <w:p w:rsidR="00D0385C" w:rsidP="00D0385C" w:rsidRDefault="00D0385C" w14:paraId="1E6DC861" wp14:textId="77777777">
            <w:r>
              <w:rPr>
                <w:rStyle w:val="BodytextChar"/>
                <w:sz w:val="16"/>
                <w:szCs w:val="18"/>
              </w:rPr>
              <w:t>This field displays the approved amount.</w:t>
            </w:r>
          </w:p>
        </w:tc>
        <w:tc>
          <w:tcPr>
            <w:tcW w:w="1157" w:type="pct"/>
            <w:gridSpan w:val="4"/>
          </w:tcPr>
          <w:p w:rsidR="00D0385C" w:rsidP="00D0385C" w:rsidRDefault="00D0385C" w14:paraId="1A91D76B" wp14:textId="77777777">
            <w:r w:rsidRPr="000F3194">
              <w:rPr>
                <w:rStyle w:val="BodytextChar"/>
                <w:rFonts w:cs="Arial"/>
                <w:sz w:val="16"/>
                <w:szCs w:val="18"/>
              </w:rPr>
              <w:t>A_DTL_TB</w:t>
            </w:r>
          </w:p>
        </w:tc>
        <w:tc>
          <w:tcPr>
            <w:tcW w:w="844" w:type="pct"/>
            <w:gridSpan w:val="3"/>
          </w:tcPr>
          <w:p w:rsidR="00D0385C" w:rsidP="00D0385C" w:rsidRDefault="00D0385C" w14:paraId="51D41E5F" wp14:textId="77777777">
            <w:r w:rsidRPr="00111E67">
              <w:rPr>
                <w:rStyle w:val="BodytextChar"/>
                <w:sz w:val="16"/>
                <w:szCs w:val="18"/>
              </w:rPr>
              <w:t>A_LI_APP_AMT</w:t>
            </w:r>
          </w:p>
        </w:tc>
        <w:tc>
          <w:tcPr>
            <w:tcW w:w="1481" w:type="pct"/>
            <w:gridSpan w:val="2"/>
          </w:tcPr>
          <w:p w:rsidR="00D0385C" w:rsidP="00D0385C" w:rsidRDefault="00D0385C" w14:paraId="70945AB8" wp14:textId="77777777">
            <w:r>
              <w:rPr>
                <w:rStyle w:val="BodytextChar"/>
                <w:sz w:val="16"/>
                <w:szCs w:val="18"/>
              </w:rPr>
              <w:t xml:space="preserve"> </w:t>
            </w:r>
          </w:p>
        </w:tc>
      </w:tr>
      <w:tr xmlns:wp14="http://schemas.microsoft.com/office/word/2010/wordml" w:rsidRPr="003F4256" w:rsidR="00D0385C" w:rsidTr="00D0385C" w14:paraId="52AD55B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00D0385C" w:rsidP="00D0385C" w:rsidRDefault="00D0385C" w14:paraId="7B5EC98A" wp14:textId="77777777">
            <w:r w:rsidRPr="00EA7F2C">
              <w:rPr>
                <w:rStyle w:val="BodytextChar"/>
                <w:rFonts w:cs="Arial"/>
                <w:sz w:val="16"/>
                <w:szCs w:val="18"/>
              </w:rPr>
              <w:t>Column</w:t>
            </w:r>
          </w:p>
        </w:tc>
        <w:tc>
          <w:tcPr>
            <w:tcW w:w="424" w:type="pct"/>
            <w:gridSpan w:val="2"/>
            <w:vAlign w:val="center"/>
          </w:tcPr>
          <w:p w:rsidRPr="00826E86" w:rsidR="00D0385C" w:rsidP="00D0385C" w:rsidRDefault="00D0385C" w14:paraId="00783B43" wp14:textId="77777777">
            <w:pPr>
              <w:spacing w:before="40" w:after="40"/>
              <w:jc w:val="left"/>
              <w:rPr>
                <w:rStyle w:val="BodytextChar"/>
                <w:rFonts w:cs="Arial"/>
                <w:sz w:val="16"/>
                <w:szCs w:val="18"/>
              </w:rPr>
            </w:pPr>
            <w:r>
              <w:rPr>
                <w:rStyle w:val="BodytextChar"/>
                <w:rFonts w:cs="Arial"/>
                <w:sz w:val="16"/>
                <w:szCs w:val="18"/>
              </w:rPr>
              <w:t>SA LI App Unit Amt</w:t>
            </w:r>
          </w:p>
        </w:tc>
        <w:tc>
          <w:tcPr>
            <w:tcW w:w="644" w:type="pct"/>
            <w:gridSpan w:val="3"/>
          </w:tcPr>
          <w:p w:rsidR="00D0385C" w:rsidP="00D0385C" w:rsidRDefault="00D0385C" w14:paraId="1B96B5E4" wp14:textId="77777777">
            <w:r>
              <w:rPr>
                <w:rStyle w:val="BodytextChar"/>
                <w:sz w:val="16"/>
                <w:szCs w:val="18"/>
              </w:rPr>
              <w:t>This field displays the approved units.</w:t>
            </w:r>
          </w:p>
        </w:tc>
        <w:tc>
          <w:tcPr>
            <w:tcW w:w="1157" w:type="pct"/>
            <w:gridSpan w:val="4"/>
          </w:tcPr>
          <w:p w:rsidR="00D0385C" w:rsidP="00D0385C" w:rsidRDefault="00D0385C" w14:paraId="23D012BB" wp14:textId="77777777">
            <w:r w:rsidRPr="000F3194">
              <w:rPr>
                <w:rStyle w:val="BodytextChar"/>
                <w:rFonts w:cs="Arial"/>
                <w:sz w:val="16"/>
                <w:szCs w:val="18"/>
              </w:rPr>
              <w:t>A_DTL_TB</w:t>
            </w:r>
          </w:p>
        </w:tc>
        <w:tc>
          <w:tcPr>
            <w:tcW w:w="844" w:type="pct"/>
            <w:gridSpan w:val="3"/>
          </w:tcPr>
          <w:p w:rsidR="00D0385C" w:rsidP="00D0385C" w:rsidRDefault="00D0385C" w14:paraId="767750BA" wp14:textId="77777777">
            <w:r w:rsidRPr="00111E67">
              <w:rPr>
                <w:rStyle w:val="BodytextChar"/>
                <w:sz w:val="16"/>
                <w:szCs w:val="18"/>
              </w:rPr>
              <w:t>A_LI_APP_UNIT_AMT</w:t>
            </w:r>
          </w:p>
        </w:tc>
        <w:tc>
          <w:tcPr>
            <w:tcW w:w="1481" w:type="pct"/>
            <w:gridSpan w:val="2"/>
          </w:tcPr>
          <w:p w:rsidR="00D0385C" w:rsidP="00D0385C" w:rsidRDefault="00D0385C" w14:paraId="45FB2F13" wp14:textId="77777777">
            <w:r>
              <w:rPr>
                <w:rStyle w:val="BodytextChar"/>
                <w:sz w:val="16"/>
                <w:szCs w:val="18"/>
              </w:rPr>
              <w:t xml:space="preserve"> </w:t>
            </w:r>
          </w:p>
        </w:tc>
      </w:tr>
      <w:tr xmlns:wp14="http://schemas.microsoft.com/office/word/2010/wordml" w:rsidRPr="003F4256" w:rsidR="00D0385C" w:rsidTr="00D0385C" w14:paraId="343ACB7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00D0385C" w:rsidP="00D0385C" w:rsidRDefault="00D0385C" w14:paraId="5B0019C5" wp14:textId="77777777">
            <w:r w:rsidRPr="00EA7F2C">
              <w:rPr>
                <w:rStyle w:val="BodytextChar"/>
                <w:rFonts w:cs="Arial"/>
                <w:sz w:val="16"/>
                <w:szCs w:val="18"/>
              </w:rPr>
              <w:t>Column</w:t>
            </w:r>
          </w:p>
        </w:tc>
        <w:tc>
          <w:tcPr>
            <w:tcW w:w="424" w:type="pct"/>
            <w:gridSpan w:val="2"/>
            <w:vAlign w:val="center"/>
          </w:tcPr>
          <w:p w:rsidRPr="00826E86" w:rsidR="00D0385C" w:rsidP="00D0385C" w:rsidRDefault="00D0385C" w14:paraId="0EAD1ECA" wp14:textId="77777777">
            <w:pPr>
              <w:spacing w:before="40" w:after="40"/>
              <w:jc w:val="left"/>
              <w:rPr>
                <w:rStyle w:val="BodytextChar"/>
                <w:rFonts w:cs="Arial"/>
                <w:sz w:val="16"/>
                <w:szCs w:val="18"/>
              </w:rPr>
            </w:pPr>
            <w:r>
              <w:rPr>
                <w:rStyle w:val="BodytextChar"/>
                <w:rFonts w:cs="Arial"/>
                <w:sz w:val="16"/>
                <w:szCs w:val="18"/>
              </w:rPr>
              <w:t>SA LI Used Amt</w:t>
            </w:r>
          </w:p>
        </w:tc>
        <w:tc>
          <w:tcPr>
            <w:tcW w:w="644" w:type="pct"/>
            <w:gridSpan w:val="3"/>
          </w:tcPr>
          <w:p w:rsidR="00D0385C" w:rsidP="00D0385C" w:rsidRDefault="00D0385C" w14:paraId="7ACA7A39" wp14:textId="77777777">
            <w:r>
              <w:rPr>
                <w:rStyle w:val="BodytextChar"/>
                <w:sz w:val="16"/>
                <w:szCs w:val="18"/>
              </w:rPr>
              <w:t>This field displays the approved amount that claims has used to date.</w:t>
            </w:r>
          </w:p>
        </w:tc>
        <w:tc>
          <w:tcPr>
            <w:tcW w:w="1157" w:type="pct"/>
            <w:gridSpan w:val="4"/>
          </w:tcPr>
          <w:p w:rsidR="00D0385C" w:rsidP="00D0385C" w:rsidRDefault="00D0385C" w14:paraId="6351C1D7" wp14:textId="77777777">
            <w:r w:rsidRPr="000F3194">
              <w:rPr>
                <w:rStyle w:val="BodytextChar"/>
                <w:rFonts w:cs="Arial"/>
                <w:sz w:val="16"/>
                <w:szCs w:val="18"/>
              </w:rPr>
              <w:t>A_DTL_TB</w:t>
            </w:r>
          </w:p>
        </w:tc>
        <w:tc>
          <w:tcPr>
            <w:tcW w:w="844" w:type="pct"/>
            <w:gridSpan w:val="3"/>
          </w:tcPr>
          <w:p w:rsidR="00D0385C" w:rsidP="00D0385C" w:rsidRDefault="00D0385C" w14:paraId="2EC1BB57" wp14:textId="77777777">
            <w:r w:rsidRPr="00111E67">
              <w:rPr>
                <w:rStyle w:val="BodytextChar"/>
                <w:sz w:val="16"/>
                <w:szCs w:val="18"/>
              </w:rPr>
              <w:t>A_LI_USED_AMT</w:t>
            </w:r>
          </w:p>
        </w:tc>
        <w:tc>
          <w:tcPr>
            <w:tcW w:w="1481" w:type="pct"/>
            <w:gridSpan w:val="2"/>
          </w:tcPr>
          <w:p w:rsidR="00D0385C" w:rsidP="00D0385C" w:rsidRDefault="00D0385C" w14:paraId="6B02A76A" wp14:textId="77777777"/>
        </w:tc>
      </w:tr>
      <w:tr xmlns:wp14="http://schemas.microsoft.com/office/word/2010/wordml" w:rsidRPr="003F4256" w:rsidR="00D0385C" w:rsidTr="00D0385C" w14:paraId="39BCD5D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00D0385C" w:rsidP="00D0385C" w:rsidRDefault="00D0385C" w14:paraId="142EECB0" wp14:textId="77777777">
            <w:r w:rsidRPr="00EA7F2C">
              <w:rPr>
                <w:rStyle w:val="BodytextChar"/>
                <w:rFonts w:cs="Arial"/>
                <w:sz w:val="16"/>
                <w:szCs w:val="18"/>
              </w:rPr>
              <w:t>Column</w:t>
            </w:r>
          </w:p>
        </w:tc>
        <w:tc>
          <w:tcPr>
            <w:tcW w:w="424" w:type="pct"/>
            <w:gridSpan w:val="2"/>
            <w:vAlign w:val="center"/>
          </w:tcPr>
          <w:p w:rsidRPr="00826E86" w:rsidR="00D0385C" w:rsidP="00D0385C" w:rsidRDefault="00D0385C" w14:paraId="63D52C32" wp14:textId="77777777">
            <w:pPr>
              <w:spacing w:before="40" w:after="40"/>
              <w:jc w:val="left"/>
              <w:rPr>
                <w:rStyle w:val="BodytextChar"/>
                <w:rFonts w:cs="Arial"/>
                <w:sz w:val="16"/>
                <w:szCs w:val="18"/>
              </w:rPr>
            </w:pPr>
            <w:r>
              <w:rPr>
                <w:rStyle w:val="BodytextChar"/>
                <w:rFonts w:cs="Arial"/>
                <w:sz w:val="16"/>
                <w:szCs w:val="18"/>
              </w:rPr>
              <w:t>SA LI Used Unit Amt</w:t>
            </w:r>
          </w:p>
        </w:tc>
        <w:tc>
          <w:tcPr>
            <w:tcW w:w="644" w:type="pct"/>
            <w:gridSpan w:val="3"/>
          </w:tcPr>
          <w:p w:rsidR="00D0385C" w:rsidP="00D0385C" w:rsidRDefault="00D0385C" w14:paraId="63129CBE" wp14:textId="77777777">
            <w:r>
              <w:rPr>
                <w:rStyle w:val="BodytextChar"/>
                <w:sz w:val="16"/>
                <w:szCs w:val="18"/>
              </w:rPr>
              <w:t>This field displays the approved units that claims has used to date.</w:t>
            </w:r>
          </w:p>
        </w:tc>
        <w:tc>
          <w:tcPr>
            <w:tcW w:w="1157" w:type="pct"/>
            <w:gridSpan w:val="4"/>
          </w:tcPr>
          <w:p w:rsidR="00D0385C" w:rsidP="00D0385C" w:rsidRDefault="00D0385C" w14:paraId="5300CBBE" wp14:textId="77777777">
            <w:r w:rsidRPr="000F3194">
              <w:rPr>
                <w:rStyle w:val="BodytextChar"/>
                <w:rFonts w:cs="Arial"/>
                <w:sz w:val="16"/>
                <w:szCs w:val="18"/>
              </w:rPr>
              <w:t>A_DTL_TB</w:t>
            </w:r>
          </w:p>
        </w:tc>
        <w:tc>
          <w:tcPr>
            <w:tcW w:w="844" w:type="pct"/>
            <w:gridSpan w:val="3"/>
          </w:tcPr>
          <w:p w:rsidRPr="00111E67" w:rsidR="00D0385C" w:rsidP="00D0385C" w:rsidRDefault="00D0385C" w14:paraId="5F157F83" wp14:textId="77777777">
            <w:pPr>
              <w:rPr>
                <w:rStyle w:val="BodytextChar"/>
                <w:sz w:val="16"/>
                <w:szCs w:val="18"/>
              </w:rPr>
            </w:pPr>
            <w:r w:rsidRPr="00111E67">
              <w:rPr>
                <w:rStyle w:val="BodytextChar"/>
                <w:sz w:val="16"/>
                <w:szCs w:val="18"/>
              </w:rPr>
              <w:t>A_LI_USED_UNIT_AMT</w:t>
            </w:r>
          </w:p>
          <w:p w:rsidR="00D0385C" w:rsidP="00D0385C" w:rsidRDefault="00D0385C" w14:paraId="0F026333" wp14:textId="77777777"/>
        </w:tc>
        <w:tc>
          <w:tcPr>
            <w:tcW w:w="1481" w:type="pct"/>
            <w:gridSpan w:val="2"/>
          </w:tcPr>
          <w:p w:rsidR="00D0385C" w:rsidP="00D0385C" w:rsidRDefault="00D0385C" w14:paraId="51AC49E9" wp14:textId="77777777"/>
        </w:tc>
      </w:tr>
      <w:tr xmlns:wp14="http://schemas.microsoft.com/office/word/2010/wordml" w:rsidRPr="003F4256" w:rsidR="00D0385C" w:rsidTr="00D0385C" w14:paraId="5618E84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00D0385C" w:rsidP="00D0385C" w:rsidRDefault="00D0385C" w14:paraId="1CC8B17D" wp14:textId="77777777">
            <w:r w:rsidRPr="00EA7F2C">
              <w:rPr>
                <w:rStyle w:val="BodytextChar"/>
                <w:rFonts w:cs="Arial"/>
                <w:sz w:val="16"/>
                <w:szCs w:val="18"/>
              </w:rPr>
              <w:t>Column</w:t>
            </w:r>
          </w:p>
        </w:tc>
        <w:tc>
          <w:tcPr>
            <w:tcW w:w="424" w:type="pct"/>
            <w:gridSpan w:val="2"/>
            <w:vAlign w:val="center"/>
          </w:tcPr>
          <w:p w:rsidRPr="00826E86" w:rsidR="00D0385C" w:rsidP="00D0385C" w:rsidRDefault="00D0385C" w14:paraId="10493F0A" wp14:textId="77777777">
            <w:pPr>
              <w:spacing w:before="40" w:after="40"/>
              <w:jc w:val="left"/>
              <w:rPr>
                <w:rStyle w:val="BodytextChar"/>
                <w:rFonts w:cs="Arial"/>
                <w:sz w:val="16"/>
                <w:szCs w:val="18"/>
              </w:rPr>
            </w:pPr>
            <w:r w:rsidRPr="00826E86">
              <w:rPr>
                <w:rStyle w:val="BodytextChar"/>
                <w:rFonts w:cs="Arial"/>
                <w:sz w:val="16"/>
                <w:szCs w:val="18"/>
              </w:rPr>
              <w:t>Remaining</w:t>
            </w:r>
          </w:p>
          <w:p w:rsidRPr="00826E86" w:rsidR="00D0385C" w:rsidP="00D0385C" w:rsidRDefault="00D0385C" w14:paraId="3B4B81EB" wp14:textId="77777777">
            <w:pPr>
              <w:spacing w:before="40" w:after="40"/>
              <w:jc w:val="left"/>
              <w:rPr>
                <w:rStyle w:val="BodytextChar"/>
                <w:rFonts w:cs="Arial"/>
                <w:sz w:val="16"/>
                <w:szCs w:val="18"/>
              </w:rPr>
            </w:pPr>
            <w:r w:rsidRPr="00826E86">
              <w:rPr>
                <w:rStyle w:val="BodytextChar"/>
                <w:rFonts w:cs="Arial"/>
                <w:sz w:val="16"/>
                <w:szCs w:val="18"/>
              </w:rPr>
              <w:t xml:space="preserve"> Amount ($)</w:t>
            </w:r>
          </w:p>
        </w:tc>
        <w:tc>
          <w:tcPr>
            <w:tcW w:w="644" w:type="pct"/>
            <w:gridSpan w:val="3"/>
          </w:tcPr>
          <w:p w:rsidR="00D0385C" w:rsidP="00D0385C" w:rsidRDefault="00D0385C" w14:paraId="1C23FD6B" wp14:textId="77777777">
            <w:r>
              <w:rPr>
                <w:rStyle w:val="BodytextChar"/>
                <w:sz w:val="16"/>
                <w:szCs w:val="18"/>
              </w:rPr>
              <w:t>Amount remaining to be billed.</w:t>
            </w:r>
          </w:p>
        </w:tc>
        <w:tc>
          <w:tcPr>
            <w:tcW w:w="1157" w:type="pct"/>
            <w:gridSpan w:val="4"/>
          </w:tcPr>
          <w:p w:rsidR="00D0385C" w:rsidP="00D0385C" w:rsidRDefault="00D0385C" w14:paraId="7AD274F8" wp14:textId="77777777">
            <w:r>
              <w:rPr>
                <w:rStyle w:val="BodytextChar"/>
                <w:sz w:val="16"/>
                <w:szCs w:val="18"/>
              </w:rPr>
              <w:t>N/A</w:t>
            </w:r>
          </w:p>
        </w:tc>
        <w:tc>
          <w:tcPr>
            <w:tcW w:w="844" w:type="pct"/>
            <w:gridSpan w:val="3"/>
          </w:tcPr>
          <w:p w:rsidR="00D0385C" w:rsidP="00D0385C" w:rsidRDefault="00D0385C" w14:paraId="08832F95" wp14:textId="77777777">
            <w:r>
              <w:rPr>
                <w:rStyle w:val="BodytextChar"/>
                <w:sz w:val="16"/>
                <w:szCs w:val="18"/>
              </w:rPr>
              <w:t>N/A</w:t>
            </w:r>
          </w:p>
        </w:tc>
        <w:tc>
          <w:tcPr>
            <w:tcW w:w="1481" w:type="pct"/>
            <w:gridSpan w:val="2"/>
          </w:tcPr>
          <w:p w:rsidR="00D0385C" w:rsidP="00D0385C" w:rsidRDefault="00D0385C" w14:paraId="59B8465F" wp14:textId="77777777">
            <w:pPr>
              <w:jc w:val="left"/>
            </w:pPr>
            <w:r>
              <w:rPr>
                <w:rStyle w:val="BodytextChar"/>
                <w:sz w:val="16"/>
                <w:szCs w:val="18"/>
              </w:rPr>
              <w:t>Computed amount = A_DTL_TB.A_LI_APP_AMT -A_DTL_TB.A_LI_USED_AMT</w:t>
            </w:r>
          </w:p>
        </w:tc>
      </w:tr>
      <w:tr xmlns:wp14="http://schemas.microsoft.com/office/word/2010/wordml" w:rsidRPr="003F4256" w:rsidR="00D0385C" w:rsidTr="00D0385C" w14:paraId="2CB374D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00D0385C" w:rsidP="00D0385C" w:rsidRDefault="00D0385C" w14:paraId="7EE50419" wp14:textId="77777777">
            <w:r w:rsidRPr="00EA7F2C">
              <w:rPr>
                <w:rStyle w:val="BodytextChar"/>
                <w:rFonts w:cs="Arial"/>
                <w:sz w:val="16"/>
                <w:szCs w:val="18"/>
              </w:rPr>
              <w:t>Column</w:t>
            </w:r>
          </w:p>
        </w:tc>
        <w:tc>
          <w:tcPr>
            <w:tcW w:w="424" w:type="pct"/>
            <w:gridSpan w:val="2"/>
            <w:vAlign w:val="center"/>
          </w:tcPr>
          <w:p w:rsidRPr="00826E86" w:rsidR="00D0385C" w:rsidP="00D0385C" w:rsidRDefault="00D0385C" w14:paraId="0AC8FCF2" wp14:textId="77777777">
            <w:pPr>
              <w:spacing w:before="40" w:after="40"/>
              <w:rPr>
                <w:rStyle w:val="BodytextChar"/>
                <w:rFonts w:cs="Arial"/>
                <w:sz w:val="16"/>
                <w:szCs w:val="18"/>
              </w:rPr>
            </w:pPr>
            <w:r w:rsidRPr="00826E86">
              <w:rPr>
                <w:rStyle w:val="BodytextChar"/>
                <w:rFonts w:cs="Arial"/>
                <w:sz w:val="16"/>
                <w:szCs w:val="18"/>
              </w:rPr>
              <w:t>Remaining</w:t>
            </w:r>
          </w:p>
          <w:p w:rsidRPr="00826E86" w:rsidR="00D0385C" w:rsidP="00D0385C" w:rsidRDefault="00D0385C" w14:paraId="3808F913" wp14:textId="77777777">
            <w:pPr>
              <w:spacing w:before="40" w:after="40"/>
              <w:rPr>
                <w:rStyle w:val="BodytextChar"/>
                <w:rFonts w:cs="Arial"/>
                <w:sz w:val="16"/>
                <w:szCs w:val="18"/>
              </w:rPr>
            </w:pPr>
            <w:r w:rsidRPr="00826E86">
              <w:rPr>
                <w:rStyle w:val="BodytextChar"/>
                <w:rFonts w:cs="Arial"/>
                <w:sz w:val="16"/>
                <w:szCs w:val="18"/>
              </w:rPr>
              <w:t xml:space="preserve"> Units</w:t>
            </w:r>
          </w:p>
        </w:tc>
        <w:tc>
          <w:tcPr>
            <w:tcW w:w="644" w:type="pct"/>
            <w:gridSpan w:val="3"/>
          </w:tcPr>
          <w:p w:rsidR="00D0385C" w:rsidP="00D0385C" w:rsidRDefault="00D0385C" w14:paraId="3EC67839" wp14:textId="77777777">
            <w:r>
              <w:rPr>
                <w:rStyle w:val="BodytextChar"/>
                <w:sz w:val="16"/>
                <w:szCs w:val="18"/>
              </w:rPr>
              <w:t>Units remaining to be billed.</w:t>
            </w:r>
          </w:p>
        </w:tc>
        <w:tc>
          <w:tcPr>
            <w:tcW w:w="1157" w:type="pct"/>
            <w:gridSpan w:val="4"/>
          </w:tcPr>
          <w:p w:rsidR="00D0385C" w:rsidP="00D0385C" w:rsidRDefault="00D0385C" w14:paraId="1A7B0EA2" wp14:textId="77777777">
            <w:r w:rsidRPr="00D56704">
              <w:rPr>
                <w:rStyle w:val="BodytextChar"/>
                <w:sz w:val="16"/>
                <w:szCs w:val="18"/>
              </w:rPr>
              <w:t>N/A</w:t>
            </w:r>
          </w:p>
        </w:tc>
        <w:tc>
          <w:tcPr>
            <w:tcW w:w="844" w:type="pct"/>
            <w:gridSpan w:val="3"/>
          </w:tcPr>
          <w:p w:rsidR="00D0385C" w:rsidP="00D0385C" w:rsidRDefault="00D0385C" w14:paraId="0338920D" wp14:textId="77777777">
            <w:r w:rsidRPr="00D56704">
              <w:rPr>
                <w:rStyle w:val="BodytextChar"/>
                <w:sz w:val="16"/>
                <w:szCs w:val="18"/>
              </w:rPr>
              <w:t>N/A</w:t>
            </w:r>
          </w:p>
        </w:tc>
        <w:tc>
          <w:tcPr>
            <w:tcW w:w="1481" w:type="pct"/>
            <w:gridSpan w:val="2"/>
          </w:tcPr>
          <w:p w:rsidR="00D0385C" w:rsidP="00D0385C" w:rsidRDefault="00D0385C" w14:paraId="307CD8E8" wp14:textId="77777777">
            <w:pPr>
              <w:jc w:val="left"/>
            </w:pPr>
            <w:r>
              <w:rPr>
                <w:rStyle w:val="BodytextChar"/>
                <w:sz w:val="16"/>
                <w:szCs w:val="18"/>
              </w:rPr>
              <w:t>Computed units = A_DTL_TB.A_LI_APP_UNIT_AMT - A_DTL_TB.A_LI_USED_UNIT_AMT</w:t>
            </w:r>
          </w:p>
        </w:tc>
      </w:tr>
      <w:tr xmlns:wp14="http://schemas.microsoft.com/office/word/2010/wordml" w:rsidRPr="003F4256" w:rsidR="00D0385C" w:rsidTr="00D0385C" w14:paraId="596172F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Borders>
              <w:bottom w:val="single" w:color="616161" w:sz="2" w:space="0"/>
            </w:tcBorders>
          </w:tcPr>
          <w:p w:rsidR="00D0385C" w:rsidP="00D0385C" w:rsidRDefault="00D0385C" w14:paraId="03CC0873" wp14:textId="77777777">
            <w:r w:rsidRPr="00EA7F2C">
              <w:rPr>
                <w:rStyle w:val="BodytextChar"/>
                <w:rFonts w:cs="Arial"/>
                <w:sz w:val="16"/>
                <w:szCs w:val="18"/>
              </w:rPr>
              <w:t>Column</w:t>
            </w:r>
          </w:p>
        </w:tc>
        <w:tc>
          <w:tcPr>
            <w:tcW w:w="424" w:type="pct"/>
            <w:gridSpan w:val="2"/>
            <w:tcBorders>
              <w:bottom w:val="single" w:color="616161" w:sz="2" w:space="0"/>
            </w:tcBorders>
            <w:vAlign w:val="center"/>
          </w:tcPr>
          <w:p w:rsidRPr="00826E86" w:rsidR="00D0385C" w:rsidP="00D0385C" w:rsidRDefault="00D0385C" w14:paraId="728AD6C4" wp14:textId="77777777">
            <w:pPr>
              <w:spacing w:before="40" w:after="40"/>
              <w:jc w:val="center"/>
              <w:rPr>
                <w:rStyle w:val="BodytextChar"/>
                <w:rFonts w:cs="Arial"/>
                <w:sz w:val="16"/>
                <w:szCs w:val="18"/>
              </w:rPr>
            </w:pPr>
            <w:r>
              <w:rPr>
                <w:rStyle w:val="BodytextChar"/>
                <w:rFonts w:cs="Arial"/>
                <w:sz w:val="16"/>
                <w:szCs w:val="18"/>
              </w:rPr>
              <w:t>Clm Billed Dt</w:t>
            </w:r>
          </w:p>
        </w:tc>
        <w:tc>
          <w:tcPr>
            <w:tcW w:w="644" w:type="pct"/>
            <w:gridSpan w:val="3"/>
            <w:tcBorders>
              <w:bottom w:val="single" w:color="616161" w:sz="2" w:space="0"/>
            </w:tcBorders>
          </w:tcPr>
          <w:p w:rsidR="00D0385C" w:rsidP="00D0385C" w:rsidRDefault="00D0385C" w14:paraId="225C7575" wp14:textId="77777777">
            <w:r>
              <w:rPr>
                <w:rStyle w:val="BodytextChar"/>
                <w:sz w:val="16"/>
                <w:szCs w:val="18"/>
              </w:rPr>
              <w:t>This field displays the last date a claim has been billed against this authorization.</w:t>
            </w:r>
          </w:p>
        </w:tc>
        <w:tc>
          <w:tcPr>
            <w:tcW w:w="1157" w:type="pct"/>
            <w:gridSpan w:val="4"/>
            <w:tcBorders>
              <w:bottom w:val="single" w:color="616161" w:sz="2" w:space="0"/>
            </w:tcBorders>
          </w:tcPr>
          <w:p w:rsidR="00D0385C" w:rsidP="00D0385C" w:rsidRDefault="00D0385C" w14:paraId="43A43A57" wp14:textId="77777777">
            <w:r>
              <w:rPr>
                <w:rStyle w:val="BodytextChar"/>
                <w:sz w:val="16"/>
                <w:szCs w:val="18"/>
              </w:rPr>
              <w:t>C_HDR_AUX_TB</w:t>
            </w:r>
          </w:p>
        </w:tc>
        <w:tc>
          <w:tcPr>
            <w:tcW w:w="844" w:type="pct"/>
            <w:gridSpan w:val="3"/>
            <w:tcBorders>
              <w:bottom w:val="single" w:color="616161" w:sz="2" w:space="0"/>
            </w:tcBorders>
          </w:tcPr>
          <w:p w:rsidR="00D0385C" w:rsidP="00D0385C" w:rsidRDefault="00D0385C" w14:paraId="38B495D3" wp14:textId="77777777">
            <w:r>
              <w:rPr>
                <w:rStyle w:val="BodytextChar"/>
                <w:sz w:val="16"/>
                <w:szCs w:val="18"/>
              </w:rPr>
              <w:t>C8_BILLED_DT</w:t>
            </w:r>
          </w:p>
        </w:tc>
        <w:tc>
          <w:tcPr>
            <w:tcW w:w="1481" w:type="pct"/>
            <w:gridSpan w:val="2"/>
            <w:tcBorders>
              <w:bottom w:val="single" w:color="616161" w:sz="2" w:space="0"/>
            </w:tcBorders>
          </w:tcPr>
          <w:p w:rsidR="00D0385C" w:rsidP="00D0385C" w:rsidRDefault="00D0385C" w14:paraId="655AB790" wp14:textId="77777777">
            <w:r>
              <w:rPr>
                <w:rStyle w:val="BodytextChar"/>
                <w:sz w:val="16"/>
                <w:szCs w:val="18"/>
              </w:rPr>
              <w:t>Last Billed Date is determined by reading all rows in the A_TCN_TB that match the SA ID. For each TCN found, read the C_HDR_AUX_TB obtaining the C8_BILLED_DT. The latest billed date will appear on the report.</w:t>
            </w:r>
          </w:p>
        </w:tc>
      </w:tr>
      <w:tr xmlns:wp14="http://schemas.microsoft.com/office/word/2010/wordml" w:rsidR="00D0385C" w:rsidTr="00D0385C" w14:paraId="285CBD1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5"/>
            <w:tcBorders>
              <w:top w:val="single" w:color="616161" w:sz="2" w:space="0"/>
              <w:bottom w:val="single" w:color="616161" w:sz="2" w:space="0"/>
            </w:tcBorders>
            <w:shd w:val="clear" w:color="auto" w:fill="191919"/>
            <w:vAlign w:val="center"/>
          </w:tcPr>
          <w:p w:rsidR="00D0385C" w:rsidP="00D0385C" w:rsidRDefault="00D0385C" w14:paraId="0E30904F"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D0385C" w:rsidTr="00436DC5" w14:paraId="650EA4C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432" w:type="pct"/>
            <w:gridSpan w:val="5"/>
            <w:tcBorders>
              <w:top w:val="single" w:color="616161" w:sz="2" w:space="0"/>
              <w:bottom w:val="single" w:color="616161" w:sz="2" w:space="0"/>
            </w:tcBorders>
            <w:vAlign w:val="center"/>
          </w:tcPr>
          <w:p w:rsidRPr="00205D93" w:rsidR="00D0385C" w:rsidP="00D0385C" w:rsidRDefault="00D0385C" w14:paraId="13EE7F47" wp14:textId="77777777">
            <w:pPr>
              <w:pStyle w:val="TableHeading"/>
              <w:spacing w:before="40" w:after="40"/>
              <w:jc w:val="center"/>
              <w:rPr>
                <w:rStyle w:val="ModernTableText"/>
                <w:rFonts w:cs="Arial"/>
                <w:szCs w:val="17"/>
              </w:rPr>
            </w:pPr>
            <w:r w:rsidRPr="00205D93">
              <w:rPr>
                <w:rStyle w:val="ModernTableText"/>
                <w:rFonts w:cs="Arial"/>
                <w:szCs w:val="17"/>
              </w:rPr>
              <w:t>Chart Footnote Label (opt)</w:t>
            </w:r>
          </w:p>
        </w:tc>
        <w:tc>
          <w:tcPr>
            <w:tcW w:w="2040" w:type="pct"/>
            <w:gridSpan w:val="7"/>
            <w:tcBorders>
              <w:top w:val="single" w:color="616161" w:sz="2" w:space="0"/>
              <w:bottom w:val="single" w:color="616161" w:sz="2" w:space="0"/>
            </w:tcBorders>
            <w:vAlign w:val="center"/>
          </w:tcPr>
          <w:p w:rsidRPr="00205D93" w:rsidR="00D0385C" w:rsidP="00D0385C" w:rsidRDefault="00D0385C" w14:paraId="64E3E09E"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Description (opt)</w:t>
            </w:r>
          </w:p>
        </w:tc>
        <w:tc>
          <w:tcPr>
            <w:tcW w:w="1528" w:type="pct"/>
            <w:gridSpan w:val="3"/>
            <w:tcBorders>
              <w:top w:val="single" w:color="616161" w:sz="2" w:space="0"/>
              <w:bottom w:val="single" w:color="616161" w:sz="2" w:space="0"/>
            </w:tcBorders>
            <w:vAlign w:val="center"/>
          </w:tcPr>
          <w:p w:rsidRPr="00205D93" w:rsidR="00D0385C" w:rsidP="00D0385C" w:rsidRDefault="00D0385C" w14:paraId="1BBB88EC"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Processing Rules (opt)</w:t>
            </w:r>
          </w:p>
        </w:tc>
      </w:tr>
      <w:tr xmlns:wp14="http://schemas.microsoft.com/office/word/2010/wordml" w:rsidR="00D0385C" w:rsidTr="00436DC5" w14:paraId="01245D7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432" w:type="pct"/>
            <w:gridSpan w:val="5"/>
            <w:tcBorders>
              <w:top w:val="single" w:color="616161" w:sz="2" w:space="0"/>
              <w:bottom w:val="single" w:color="616161" w:sz="2" w:space="0"/>
            </w:tcBorders>
            <w:vAlign w:val="center"/>
          </w:tcPr>
          <w:p w:rsidRPr="00205D93" w:rsidR="00D0385C" w:rsidP="00D0385C" w:rsidRDefault="00D0385C" w14:paraId="2C644306"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2040" w:type="pct"/>
            <w:gridSpan w:val="7"/>
            <w:tcBorders>
              <w:top w:val="single" w:color="616161" w:sz="2" w:space="0"/>
              <w:bottom w:val="single" w:color="616161" w:sz="2" w:space="0"/>
            </w:tcBorders>
            <w:vAlign w:val="center"/>
          </w:tcPr>
          <w:p w:rsidRPr="00205D93" w:rsidR="00D0385C" w:rsidP="00D0385C" w:rsidRDefault="00D0385C" w14:paraId="7E712EB5"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528" w:type="pct"/>
            <w:gridSpan w:val="3"/>
            <w:tcBorders>
              <w:top w:val="single" w:color="616161" w:sz="2" w:space="0"/>
              <w:bottom w:val="single" w:color="616161" w:sz="2" w:space="0"/>
            </w:tcBorders>
            <w:vAlign w:val="center"/>
          </w:tcPr>
          <w:p w:rsidRPr="00205D93" w:rsidR="00D0385C" w:rsidP="00D0385C" w:rsidRDefault="00D0385C" w14:paraId="7AECD69D"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r>
      <w:tr xmlns:wp14="http://schemas.microsoft.com/office/word/2010/wordml" w:rsidR="00D0385C" w:rsidTr="00D0385C" w14:paraId="20C334F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5"/>
            <w:tcBorders>
              <w:top w:val="single" w:color="616161" w:sz="2" w:space="0"/>
              <w:bottom w:val="single" w:color="616161" w:sz="2" w:space="0"/>
            </w:tcBorders>
            <w:shd w:val="clear" w:color="auto" w:fill="191919"/>
            <w:vAlign w:val="center"/>
          </w:tcPr>
          <w:p w:rsidRPr="00205D93" w:rsidR="00D0385C" w:rsidP="00D0385C" w:rsidRDefault="00D0385C" w14:paraId="2652B535" wp14:textId="77777777">
            <w:pPr>
              <w:pStyle w:val="TableText1"/>
              <w:spacing w:before="40" w:after="40"/>
              <w:jc w:val="center"/>
              <w:rPr>
                <w:rStyle w:val="ModernTableText"/>
                <w:rFonts w:cs="Arial"/>
                <w:bCs/>
                <w:noProof/>
                <w:color w:val="FFFFFF"/>
                <w:szCs w:val="19"/>
              </w:rPr>
            </w:pPr>
            <w:r w:rsidRPr="00205D93">
              <w:rPr>
                <w:rStyle w:val="ModernTableText"/>
                <w:rFonts w:cs="Arial"/>
                <w:bCs/>
                <w:noProof/>
                <w:color w:val="FFFFFF"/>
                <w:szCs w:val="19"/>
              </w:rPr>
              <w:t>Report Footnote (opt)</w:t>
            </w:r>
          </w:p>
        </w:tc>
      </w:tr>
      <w:tr xmlns:wp14="http://schemas.microsoft.com/office/word/2010/wordml" w:rsidR="00D0385C" w:rsidTr="00436DC5" w14:paraId="2A7C69A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432" w:type="pct"/>
            <w:gridSpan w:val="5"/>
            <w:tcBorders>
              <w:top w:val="single" w:color="616161" w:sz="2" w:space="0"/>
            </w:tcBorders>
            <w:vAlign w:val="center"/>
          </w:tcPr>
          <w:p w:rsidRPr="00205D93" w:rsidR="00D0385C" w:rsidP="00D0385C" w:rsidRDefault="00D0385C" w14:paraId="07D6609B" wp14:textId="77777777">
            <w:pPr>
              <w:pStyle w:val="TableHeading"/>
              <w:spacing w:before="40" w:after="40"/>
              <w:jc w:val="center"/>
              <w:rPr>
                <w:rStyle w:val="ModernTableText"/>
                <w:rFonts w:cs="Arial"/>
                <w:szCs w:val="17"/>
              </w:rPr>
            </w:pPr>
            <w:r w:rsidRPr="00205D93">
              <w:rPr>
                <w:rStyle w:val="ModernTableText"/>
                <w:rFonts w:cs="Arial"/>
                <w:szCs w:val="17"/>
              </w:rPr>
              <w:t>Report Footnote Label (opt)</w:t>
            </w:r>
          </w:p>
        </w:tc>
        <w:tc>
          <w:tcPr>
            <w:tcW w:w="2040" w:type="pct"/>
            <w:gridSpan w:val="7"/>
            <w:tcBorders>
              <w:top w:val="single" w:color="616161" w:sz="2" w:space="0"/>
            </w:tcBorders>
            <w:vAlign w:val="center"/>
          </w:tcPr>
          <w:p w:rsidRPr="00205D93" w:rsidR="00D0385C" w:rsidP="00D0385C" w:rsidRDefault="00D0385C" w14:paraId="7F75E682"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Description (opt)</w:t>
            </w:r>
          </w:p>
        </w:tc>
        <w:tc>
          <w:tcPr>
            <w:tcW w:w="1528" w:type="pct"/>
            <w:gridSpan w:val="3"/>
            <w:tcBorders>
              <w:top w:val="single" w:color="616161" w:sz="2" w:space="0"/>
            </w:tcBorders>
            <w:vAlign w:val="center"/>
          </w:tcPr>
          <w:p w:rsidRPr="00205D93" w:rsidR="00D0385C" w:rsidP="00D0385C" w:rsidRDefault="00D0385C" w14:paraId="55CD4D3F"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Processing Rules (opt)</w:t>
            </w:r>
          </w:p>
        </w:tc>
      </w:tr>
      <w:tr xmlns:wp14="http://schemas.microsoft.com/office/word/2010/wordml" w:rsidR="00D0385C" w:rsidTr="00436DC5" w14:paraId="381D1EF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432" w:type="pct"/>
            <w:gridSpan w:val="5"/>
            <w:vAlign w:val="center"/>
          </w:tcPr>
          <w:p w:rsidR="00D0385C" w:rsidP="00D0385C" w:rsidRDefault="00D0385C" w14:paraId="6FBAF755"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2040" w:type="pct"/>
            <w:gridSpan w:val="7"/>
            <w:vAlign w:val="center"/>
          </w:tcPr>
          <w:p w:rsidR="00D0385C" w:rsidP="00D0385C" w:rsidRDefault="00D0385C" w14:paraId="35C325BE"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1528" w:type="pct"/>
            <w:gridSpan w:val="3"/>
            <w:vAlign w:val="center"/>
          </w:tcPr>
          <w:p w:rsidR="00D0385C" w:rsidP="00D0385C" w:rsidRDefault="00D0385C" w14:paraId="3970B5F5"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r>
    </w:tbl>
    <w:p xmlns:wp14="http://schemas.microsoft.com/office/word/2010/wordml" w:rsidR="003016B5" w:rsidP="003016B5" w:rsidRDefault="003016B5" w14:paraId="7594D5F1" wp14:textId="77777777"/>
    <w:p xmlns:wp14="http://schemas.microsoft.com/office/word/2010/wordml" w:rsidR="0084366E" w:rsidP="001F6E03" w:rsidRDefault="0084366E" w14:paraId="1D6CBDAE" wp14:textId="77777777"/>
    <w:p xmlns:wp14="http://schemas.microsoft.com/office/word/2010/wordml" w:rsidR="001F22B5" w:rsidP="001F22B5" w:rsidRDefault="001F22B5" w14:paraId="4CCCDA3F" wp14:textId="77777777"/>
    <w:p xmlns:wp14="http://schemas.microsoft.com/office/word/2010/wordml" w:rsidR="001F22B5" w:rsidP="001F22B5" w:rsidRDefault="001F22B5" w14:paraId="0E2E33A3" wp14:textId="77777777"/>
    <w:p xmlns:wp14="http://schemas.microsoft.com/office/word/2010/wordml" w:rsidR="001F22B5" w:rsidP="001F22B5" w:rsidRDefault="001F22B5" w14:paraId="46447155" wp14:textId="77777777"/>
    <w:p xmlns:wp14="http://schemas.microsoft.com/office/word/2010/wordml" w:rsidR="001F22B5" w:rsidP="001F22B5" w:rsidRDefault="001F22B5" w14:paraId="1B2085A3" wp14:textId="77777777"/>
    <w:p xmlns:wp14="http://schemas.microsoft.com/office/word/2010/wordml" w:rsidR="001F22B5" w:rsidP="001F22B5" w:rsidRDefault="001F22B5" w14:paraId="10961131" wp14:textId="77777777"/>
    <w:p xmlns:wp14="http://schemas.microsoft.com/office/word/2010/wordml" w:rsidR="001F22B5" w:rsidP="001F22B5" w:rsidRDefault="001F22B5" w14:paraId="212DDF13" wp14:textId="77777777">
      <w:r>
        <w:br w:type="page"/>
      </w:r>
    </w:p>
    <w:p xmlns:wp14="http://schemas.microsoft.com/office/word/2010/wordml" w:rsidR="001F22B5" w:rsidP="001F22B5" w:rsidRDefault="001F22B5" w14:paraId="0D99297E" wp14:textId="77777777">
      <w:pPr>
        <w:pStyle w:val="Heading5"/>
      </w:pPr>
      <w:bookmarkStart w:name="_Toc214963365" w:id="664"/>
      <w:r w:rsidRPr="006E6865">
        <w:t>Report Definition – OPR-SRA-13</w:t>
      </w:r>
      <w:r>
        <w:t>9A</w:t>
      </w:r>
      <w:r w:rsidRPr="006E6865">
        <w:t xml:space="preserve"> - </w:t>
      </w:r>
      <w:r w:rsidRPr="00FF0FA4">
        <w:t xml:space="preserve">Service Authorization </w:t>
      </w:r>
      <w:r>
        <w:t>Status</w:t>
      </w:r>
      <w:r w:rsidRPr="00FF0FA4">
        <w:t xml:space="preserve"> Report to Inbox</w:t>
      </w:r>
      <w:r>
        <w:t xml:space="preserve"> (AA Only)</w:t>
      </w:r>
      <w:bookmarkEnd w:id="664"/>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310"/>
        <w:gridCol w:w="1364"/>
        <w:gridCol w:w="2066"/>
        <w:gridCol w:w="2023"/>
        <w:gridCol w:w="20"/>
        <w:gridCol w:w="1805"/>
        <w:gridCol w:w="2311"/>
        <w:gridCol w:w="210"/>
        <w:gridCol w:w="1851"/>
        <w:gridCol w:w="1430"/>
      </w:tblGrid>
      <w:tr xmlns:wp14="http://schemas.microsoft.com/office/word/2010/wordml" w:rsidR="001F22B5" w:rsidTr="009E21C0" w14:paraId="260C0D5E" wp14:textId="77777777">
        <w:trPr>
          <w:cantSplit/>
          <w:trHeight w:val="432" w:hRule="exact"/>
          <w:tblHeader/>
          <w:jc w:val="center"/>
        </w:trPr>
        <w:tc>
          <w:tcPr>
            <w:tcW w:w="5000" w:type="pct"/>
            <w:gridSpan w:val="10"/>
            <w:tcBorders>
              <w:top w:val="single" w:color="auto" w:sz="4" w:space="0"/>
              <w:left w:val="single" w:color="auto" w:sz="4" w:space="0"/>
              <w:bottom w:val="single" w:color="auto" w:sz="4" w:space="0"/>
              <w:right w:val="single" w:color="auto" w:sz="4" w:space="0"/>
            </w:tcBorders>
            <w:shd w:val="clear" w:color="auto" w:fill="FF0000"/>
            <w:vAlign w:val="center"/>
          </w:tcPr>
          <w:p w:rsidRPr="00FF7891" w:rsidR="001F22B5" w:rsidP="009E21C0" w:rsidRDefault="001F22B5" w14:paraId="4D67D9CE" wp14:textId="77777777">
            <w:pPr>
              <w:jc w:val="center"/>
              <w:rPr>
                <w:rFonts w:eastAsia="MS Mincho"/>
                <w:szCs w:val="20"/>
              </w:rPr>
            </w:pPr>
            <w:r>
              <w:rPr>
                <w:sz w:val="19"/>
                <w:szCs w:val="19"/>
              </w:rPr>
              <w:br w:type="page"/>
            </w:r>
            <w:r>
              <w:rPr>
                <w:sz w:val="19"/>
                <w:szCs w:val="19"/>
              </w:rPr>
              <w:br w:type="page"/>
            </w:r>
            <w:r>
              <w:rPr>
                <w:sz w:val="19"/>
                <w:szCs w:val="19"/>
              </w:rPr>
              <w:br w:type="page"/>
            </w:r>
            <w:r>
              <w:rPr>
                <w:sz w:val="19"/>
                <w:szCs w:val="19"/>
              </w:rPr>
              <w:br w:type="page"/>
            </w:r>
            <w:r w:rsidRPr="00FF7891">
              <w:rPr>
                <w:rFonts w:eastAsia="MS Mincho"/>
                <w:szCs w:val="20"/>
              </w:rPr>
              <w:t>NH MMIS REPORT DEFINITION</w:t>
            </w:r>
          </w:p>
        </w:tc>
      </w:tr>
      <w:tr xmlns:wp14="http://schemas.microsoft.com/office/word/2010/wordml" w:rsidR="001F22B5" w:rsidTr="009E21C0" w14:paraId="32FB01E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tcBorders>
              <w:top w:val="single" w:color="auto" w:sz="4" w:space="0"/>
            </w:tcBorders>
            <w:vAlign w:val="center"/>
          </w:tcPr>
          <w:p w:rsidRPr="00205D93" w:rsidR="001F22B5" w:rsidP="009E21C0" w:rsidRDefault="001F22B5" w14:paraId="4626EE6C" wp14:textId="77777777">
            <w:pPr>
              <w:pStyle w:val="TableHeading"/>
              <w:spacing w:before="40" w:after="40"/>
              <w:rPr>
                <w:rStyle w:val="ModernTableText"/>
                <w:noProof/>
                <w:szCs w:val="17"/>
              </w:rPr>
            </w:pPr>
            <w:r w:rsidRPr="00205D93">
              <w:rPr>
                <w:rStyle w:val="ModernTableText"/>
                <w:noProof/>
                <w:szCs w:val="17"/>
              </w:rPr>
              <w:t>Report Type:</w:t>
            </w:r>
          </w:p>
        </w:tc>
        <w:tc>
          <w:tcPr>
            <w:tcW w:w="4071" w:type="pct"/>
            <w:gridSpan w:val="8"/>
            <w:tcBorders>
              <w:top w:val="single" w:color="auto" w:sz="4" w:space="0"/>
            </w:tcBorders>
            <w:vAlign w:val="center"/>
          </w:tcPr>
          <w:p w:rsidRPr="00205D93" w:rsidR="001F22B5" w:rsidP="009E21C0" w:rsidRDefault="001F22B5" w14:paraId="317B73D1"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Standard</w:t>
            </w:r>
            <w:r w:rsidRPr="00205D93">
              <w:rPr>
                <w:rStyle w:val="ModernTableText"/>
                <w:noProof/>
                <w:szCs w:val="17"/>
              </w:rPr>
              <w:tab/>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Customized</w:t>
            </w:r>
          </w:p>
        </w:tc>
      </w:tr>
      <w:tr xmlns:wp14="http://schemas.microsoft.com/office/word/2010/wordml" w:rsidR="001F22B5" w:rsidTr="009E21C0" w14:paraId="454BC8E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tcBorders>
              <w:top w:val="single" w:color="616161" w:sz="2" w:space="0"/>
            </w:tcBorders>
            <w:vAlign w:val="center"/>
          </w:tcPr>
          <w:p w:rsidRPr="00205D93" w:rsidR="001F22B5" w:rsidP="009E21C0" w:rsidRDefault="001F22B5" w14:paraId="1AC75DD0" wp14:textId="77777777">
            <w:pPr>
              <w:pStyle w:val="TableHeading"/>
              <w:spacing w:before="40" w:after="40"/>
              <w:rPr>
                <w:rStyle w:val="ModernTableText"/>
                <w:noProof/>
                <w:szCs w:val="17"/>
              </w:rPr>
            </w:pPr>
            <w:r w:rsidRPr="00205D93">
              <w:rPr>
                <w:rStyle w:val="ModernTableText"/>
                <w:noProof/>
                <w:szCs w:val="17"/>
              </w:rPr>
              <w:t>Client Name:</w:t>
            </w:r>
          </w:p>
        </w:tc>
        <w:tc>
          <w:tcPr>
            <w:tcW w:w="4071" w:type="pct"/>
            <w:gridSpan w:val="8"/>
            <w:tcBorders>
              <w:top w:val="single" w:color="616161" w:sz="2" w:space="0"/>
            </w:tcBorders>
            <w:vAlign w:val="center"/>
          </w:tcPr>
          <w:p w:rsidRPr="00205D93" w:rsidR="001F22B5" w:rsidP="009E21C0" w:rsidRDefault="001F22B5" w14:paraId="5926E22F" wp14:textId="77777777">
            <w:pPr>
              <w:pStyle w:val="TableText1"/>
              <w:spacing w:before="40" w:after="40"/>
              <w:rPr>
                <w:rStyle w:val="ModernTableText"/>
                <w:szCs w:val="17"/>
              </w:rPr>
            </w:pPr>
            <w:r w:rsidRPr="00205D93">
              <w:rPr>
                <w:rStyle w:val="ModernTableText"/>
                <w:szCs w:val="17"/>
              </w:rPr>
              <w:t>New Hampshire</w:t>
            </w:r>
          </w:p>
        </w:tc>
      </w:tr>
      <w:tr xmlns:wp14="http://schemas.microsoft.com/office/word/2010/wordml" w:rsidR="001F22B5" w:rsidTr="009E21C0" w14:paraId="018621A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tcBorders>
              <w:top w:val="single" w:color="616161" w:sz="2" w:space="0"/>
            </w:tcBorders>
            <w:vAlign w:val="center"/>
          </w:tcPr>
          <w:p w:rsidRPr="00205D93" w:rsidR="001F22B5" w:rsidP="009E21C0" w:rsidRDefault="001F22B5" w14:paraId="376BAE6C" wp14:textId="77777777">
            <w:pPr>
              <w:pStyle w:val="TableHeading"/>
              <w:spacing w:before="40" w:after="40"/>
              <w:rPr>
                <w:rStyle w:val="ModernTableText"/>
                <w:noProof/>
                <w:szCs w:val="17"/>
              </w:rPr>
            </w:pPr>
            <w:r w:rsidRPr="00205D93">
              <w:rPr>
                <w:rStyle w:val="ModernTableText"/>
                <w:noProof/>
                <w:szCs w:val="17"/>
              </w:rPr>
              <w:t>Client Report ID:</w:t>
            </w:r>
          </w:p>
        </w:tc>
        <w:tc>
          <w:tcPr>
            <w:tcW w:w="4071" w:type="pct"/>
            <w:gridSpan w:val="8"/>
            <w:tcBorders>
              <w:top w:val="single" w:color="616161" w:sz="2" w:space="0"/>
            </w:tcBorders>
            <w:vAlign w:val="center"/>
          </w:tcPr>
          <w:p w:rsidRPr="00205D93" w:rsidR="001F22B5" w:rsidP="009E21C0" w:rsidRDefault="001F22B5" w14:paraId="2DB61BA3" wp14:textId="77777777">
            <w:pPr>
              <w:pStyle w:val="TableText1"/>
              <w:spacing w:before="40" w:after="40"/>
              <w:rPr>
                <w:rStyle w:val="ModernTableText"/>
                <w:szCs w:val="17"/>
              </w:rPr>
            </w:pPr>
            <w:r w:rsidRPr="00205D93">
              <w:rPr>
                <w:rStyle w:val="ModernTableText"/>
                <w:szCs w:val="17"/>
              </w:rPr>
              <w:t>OPR-SRA-1</w:t>
            </w:r>
            <w:r>
              <w:rPr>
                <w:rStyle w:val="ModernTableText"/>
                <w:szCs w:val="17"/>
              </w:rPr>
              <w:t>39</w:t>
            </w:r>
          </w:p>
        </w:tc>
      </w:tr>
      <w:tr xmlns:wp14="http://schemas.microsoft.com/office/word/2010/wordml" w:rsidR="001F22B5" w:rsidTr="009E21C0" w14:paraId="4D82020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91"/>
          <w:jc w:val="center"/>
        </w:trPr>
        <w:tc>
          <w:tcPr>
            <w:tcW w:w="929" w:type="pct"/>
            <w:gridSpan w:val="2"/>
            <w:tcBorders>
              <w:top w:val="single" w:color="616161" w:sz="2" w:space="0"/>
            </w:tcBorders>
            <w:vAlign w:val="center"/>
          </w:tcPr>
          <w:p w:rsidRPr="00205D93" w:rsidR="001F22B5" w:rsidP="009E21C0" w:rsidRDefault="001F22B5" w14:paraId="0020E0EB" wp14:textId="77777777">
            <w:pPr>
              <w:pStyle w:val="TableHeading"/>
              <w:spacing w:before="40" w:after="40"/>
              <w:rPr>
                <w:rStyle w:val="ModernTableText"/>
                <w:noProof/>
                <w:szCs w:val="17"/>
              </w:rPr>
            </w:pPr>
            <w:r w:rsidRPr="00205D93">
              <w:rPr>
                <w:rStyle w:val="ModernTableText"/>
                <w:noProof/>
                <w:szCs w:val="17"/>
              </w:rPr>
              <w:t>Client Line Of Business:</w:t>
            </w:r>
          </w:p>
        </w:tc>
        <w:tc>
          <w:tcPr>
            <w:tcW w:w="4071" w:type="pct"/>
            <w:gridSpan w:val="8"/>
            <w:tcBorders>
              <w:top w:val="single" w:color="616161" w:sz="2" w:space="0"/>
            </w:tcBorders>
            <w:vAlign w:val="center"/>
          </w:tcPr>
          <w:p w:rsidRPr="00205D93" w:rsidR="001F22B5" w:rsidP="009E21C0" w:rsidRDefault="001F22B5" w14:paraId="3A9A47CE" wp14:textId="77777777">
            <w:pPr>
              <w:pStyle w:val="TableText1"/>
              <w:spacing w:before="40" w:after="40"/>
              <w:rPr>
                <w:rStyle w:val="ModernTableText"/>
                <w:szCs w:val="17"/>
              </w:rPr>
            </w:pPr>
            <w:r w:rsidRPr="00205D93">
              <w:rPr>
                <w:rStyle w:val="ModernTableText"/>
                <w:szCs w:val="17"/>
              </w:rPr>
              <w:t>Medicaid</w:t>
            </w:r>
          </w:p>
        </w:tc>
      </w:tr>
      <w:tr xmlns:wp14="http://schemas.microsoft.com/office/word/2010/wordml" w:rsidR="001F22B5" w:rsidTr="009E21C0" w14:paraId="266A5C4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64"/>
          <w:jc w:val="center"/>
        </w:trPr>
        <w:tc>
          <w:tcPr>
            <w:tcW w:w="929" w:type="pct"/>
            <w:gridSpan w:val="2"/>
            <w:tcBorders>
              <w:top w:val="single" w:color="616161" w:sz="2" w:space="0"/>
            </w:tcBorders>
            <w:vAlign w:val="center"/>
          </w:tcPr>
          <w:p w:rsidRPr="00205D93" w:rsidR="001F22B5" w:rsidP="009E21C0" w:rsidRDefault="001F22B5" w14:paraId="04C13483" wp14:textId="77777777">
            <w:pPr>
              <w:pStyle w:val="TableHeading"/>
              <w:spacing w:before="40" w:after="40"/>
              <w:rPr>
                <w:rStyle w:val="ModernTableText"/>
                <w:noProof/>
                <w:szCs w:val="17"/>
              </w:rPr>
            </w:pPr>
            <w:r w:rsidRPr="00205D93">
              <w:rPr>
                <w:rStyle w:val="ModernTableText"/>
                <w:noProof/>
                <w:szCs w:val="17"/>
              </w:rPr>
              <w:t>Client Division / Department:</w:t>
            </w:r>
          </w:p>
        </w:tc>
        <w:tc>
          <w:tcPr>
            <w:tcW w:w="4071" w:type="pct"/>
            <w:gridSpan w:val="8"/>
            <w:tcBorders>
              <w:top w:val="single" w:color="616161" w:sz="2" w:space="0"/>
            </w:tcBorders>
            <w:vAlign w:val="center"/>
          </w:tcPr>
          <w:p w:rsidRPr="00205D93" w:rsidR="001F22B5" w:rsidP="009E21C0" w:rsidRDefault="001F22B5" w14:paraId="3069815B" wp14:textId="77777777">
            <w:pPr>
              <w:pStyle w:val="TableText1"/>
              <w:spacing w:before="40" w:after="40"/>
              <w:rPr>
                <w:rStyle w:val="ModernTableText"/>
                <w:szCs w:val="17"/>
              </w:rPr>
            </w:pPr>
            <w:r w:rsidRPr="00205D93">
              <w:rPr>
                <w:rStyle w:val="ModernTableText"/>
                <w:szCs w:val="17"/>
              </w:rPr>
              <w:t>DHHS</w:t>
            </w:r>
          </w:p>
        </w:tc>
      </w:tr>
      <w:tr xmlns:wp14="http://schemas.microsoft.com/office/word/2010/wordml" w:rsidR="001F22B5" w:rsidTr="009E21C0" w14:paraId="31A0CAA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trPr>
        <w:tc>
          <w:tcPr>
            <w:tcW w:w="929" w:type="pct"/>
            <w:gridSpan w:val="2"/>
            <w:tcBorders>
              <w:top w:val="single" w:color="616161" w:sz="2" w:space="0"/>
              <w:bottom w:val="single" w:color="616161" w:sz="2" w:space="0"/>
            </w:tcBorders>
            <w:vAlign w:val="center"/>
          </w:tcPr>
          <w:p w:rsidRPr="00205D93" w:rsidR="001F22B5" w:rsidP="009E21C0" w:rsidRDefault="001F22B5" w14:paraId="70E2EC17" wp14:textId="77777777">
            <w:pPr>
              <w:pStyle w:val="TableHeading"/>
              <w:spacing w:before="40" w:after="40"/>
              <w:rPr>
                <w:rStyle w:val="ModernTableText"/>
                <w:noProof/>
                <w:szCs w:val="17"/>
              </w:rPr>
            </w:pPr>
            <w:r w:rsidRPr="00205D93">
              <w:rPr>
                <w:rStyle w:val="ModernTableText"/>
                <w:noProof/>
                <w:szCs w:val="17"/>
              </w:rPr>
              <w:t>Report Title:</w:t>
            </w:r>
          </w:p>
        </w:tc>
        <w:tc>
          <w:tcPr>
            <w:tcW w:w="4071" w:type="pct"/>
            <w:gridSpan w:val="8"/>
            <w:tcBorders>
              <w:top w:val="single" w:color="616161" w:sz="2" w:space="0"/>
              <w:bottom w:val="single" w:color="616161" w:sz="2" w:space="0"/>
            </w:tcBorders>
            <w:vAlign w:val="center"/>
          </w:tcPr>
          <w:p w:rsidRPr="00292F97" w:rsidR="001F22B5" w:rsidP="009E21C0" w:rsidRDefault="001F22B5" w14:paraId="795530C8" wp14:textId="77777777">
            <w:pPr>
              <w:pStyle w:val="TableText1"/>
              <w:spacing w:before="40" w:after="40"/>
              <w:rPr>
                <w:rStyle w:val="ModernTableText"/>
                <w:szCs w:val="17"/>
              </w:rPr>
            </w:pPr>
            <w:r w:rsidRPr="00292F97">
              <w:rPr>
                <w:rStyle w:val="ModernTableText"/>
              </w:rPr>
              <w:t>Service Authorization Status Report to Inbox</w:t>
            </w:r>
          </w:p>
        </w:tc>
      </w:tr>
      <w:tr xmlns:wp14="http://schemas.microsoft.com/office/word/2010/wordml" w:rsidR="001F22B5" w:rsidTr="009E21C0" w14:paraId="65A8F83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trPr>
        <w:tc>
          <w:tcPr>
            <w:tcW w:w="929" w:type="pct"/>
            <w:gridSpan w:val="2"/>
            <w:tcBorders>
              <w:top w:val="single" w:color="616161" w:sz="2" w:space="0"/>
              <w:bottom w:val="single" w:color="616161" w:sz="2" w:space="0"/>
            </w:tcBorders>
            <w:vAlign w:val="center"/>
          </w:tcPr>
          <w:p w:rsidRPr="00205D93" w:rsidR="001F22B5" w:rsidP="009E21C0" w:rsidRDefault="001F22B5" w14:paraId="0B8C665C" wp14:textId="77777777">
            <w:pPr>
              <w:pStyle w:val="TableHeading"/>
              <w:spacing w:before="40" w:after="40"/>
              <w:rPr>
                <w:rStyle w:val="ModernTableText"/>
                <w:noProof/>
                <w:szCs w:val="17"/>
              </w:rPr>
            </w:pPr>
            <w:r w:rsidRPr="00205D93">
              <w:rPr>
                <w:rStyle w:val="ModernTableText"/>
                <w:noProof/>
                <w:szCs w:val="17"/>
              </w:rPr>
              <w:t>Report Description:</w:t>
            </w:r>
          </w:p>
        </w:tc>
        <w:tc>
          <w:tcPr>
            <w:tcW w:w="4071" w:type="pct"/>
            <w:gridSpan w:val="8"/>
            <w:tcBorders>
              <w:top w:val="single" w:color="616161" w:sz="2" w:space="0"/>
              <w:bottom w:val="single" w:color="616161" w:sz="2" w:space="0"/>
            </w:tcBorders>
            <w:vAlign w:val="center"/>
          </w:tcPr>
          <w:p w:rsidR="001F22B5" w:rsidP="001F22B5" w:rsidRDefault="001F22B5" w14:paraId="007013D0" wp14:textId="77777777">
            <w:pPr>
              <w:pStyle w:val="CommentText"/>
            </w:pPr>
            <w:r w:rsidRPr="00D667B6">
              <w:rPr>
                <w:rStyle w:val="ModernTableText"/>
                <w:szCs w:val="17"/>
              </w:rPr>
              <w:t xml:space="preserve">This is a standard SA report that will be going to each </w:t>
            </w:r>
            <w:r w:rsidRPr="001F22B5">
              <w:rPr>
                <w:rStyle w:val="ModernTableText"/>
                <w:szCs w:val="17"/>
              </w:rPr>
              <w:t>provider’s (AA)</w:t>
            </w:r>
            <w:r w:rsidRPr="00D667B6">
              <w:rPr>
                <w:rStyle w:val="ModernTableText"/>
                <w:szCs w:val="17"/>
              </w:rPr>
              <w:t xml:space="preserve"> INBOX. </w:t>
            </w:r>
            <w:r>
              <w:rPr>
                <w:rStyle w:val="ModernTableText"/>
                <w:szCs w:val="17"/>
              </w:rPr>
              <w:t xml:space="preserve"> A</w:t>
            </w:r>
            <w:r>
              <w:rPr>
                <w:rStyle w:val="ModernTableText"/>
              </w:rPr>
              <w:t xml:space="preserve"> separate report will be created for each provider and output into EDMS for later placement into the provider’s Inbox. </w:t>
            </w:r>
            <w:r>
              <w:rPr>
                <w:rStyle w:val="ModernTableText"/>
                <w:szCs w:val="17"/>
              </w:rPr>
              <w:t xml:space="preserve">This </w:t>
            </w:r>
            <w:r>
              <w:rPr>
                <w:rFonts w:ascii="Verdana" w:hAnsi="Verdana"/>
                <w:color w:val="000000"/>
                <w:sz w:val="17"/>
                <w:szCs w:val="17"/>
              </w:rPr>
              <w:t>report will list the AA authorizations that have been entered for another provider. This report displays authorization status activity to date that has occurred</w:t>
            </w:r>
            <w:r w:rsidRPr="00ED5A6F">
              <w:t>.</w:t>
            </w:r>
            <w:r>
              <w:t xml:space="preserve"> </w:t>
            </w:r>
            <w:r w:rsidRPr="00BC6259">
              <w:rPr>
                <w:b/>
                <w:bCs/>
              </w:rPr>
              <w:t xml:space="preserve"> </w:t>
            </w:r>
          </w:p>
          <w:p w:rsidRPr="00292F97" w:rsidR="001F22B5" w:rsidP="009E21C0" w:rsidRDefault="001F22B5" w14:paraId="557ED124" wp14:textId="77777777">
            <w:pPr>
              <w:pStyle w:val="TableText1"/>
              <w:spacing w:before="40" w:after="40"/>
              <w:rPr>
                <w:rStyle w:val="ModernTableText"/>
                <w:szCs w:val="17"/>
              </w:rPr>
            </w:pPr>
            <w:r w:rsidRPr="003A60A9">
              <w:rPr>
                <w:b/>
                <w:bCs/>
              </w:rPr>
              <w:t>This is a clone of the OPR-SRA-13</w:t>
            </w:r>
            <w:r>
              <w:rPr>
                <w:b/>
                <w:bCs/>
              </w:rPr>
              <w:t>9</w:t>
            </w:r>
            <w:r w:rsidRPr="003A60A9">
              <w:rPr>
                <w:b/>
                <w:bCs/>
              </w:rPr>
              <w:t xml:space="preserve"> </w:t>
            </w:r>
            <w:r w:rsidRPr="003A60A9" w:rsidR="004A5FF5">
              <w:rPr>
                <w:b/>
                <w:bCs/>
              </w:rPr>
              <w:t>Report but</w:t>
            </w:r>
            <w:r w:rsidRPr="003A60A9">
              <w:rPr>
                <w:b/>
                <w:bCs/>
              </w:rPr>
              <w:t xml:space="preserve"> will only list authorizations submitted by an Area Agency for another provider</w:t>
            </w:r>
            <w:r>
              <w:rPr>
                <w:b/>
                <w:bCs/>
              </w:rPr>
              <w:t>, with only Area Agencies receiving reports.</w:t>
            </w:r>
            <w:r>
              <w:t xml:space="preserve">  </w:t>
            </w:r>
          </w:p>
        </w:tc>
      </w:tr>
      <w:tr xmlns:wp14="http://schemas.microsoft.com/office/word/2010/wordml" w:rsidR="001F22B5" w:rsidTr="009E21C0" w14:paraId="741737E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Align w:val="center"/>
          </w:tcPr>
          <w:p w:rsidRPr="00205D93" w:rsidR="001F22B5" w:rsidP="009E21C0" w:rsidRDefault="001F22B5" w14:paraId="62F73716" wp14:textId="77777777">
            <w:pPr>
              <w:pStyle w:val="TableHeading"/>
              <w:spacing w:before="40" w:after="40"/>
              <w:rPr>
                <w:rStyle w:val="ModernTableText"/>
                <w:noProof/>
                <w:szCs w:val="17"/>
              </w:rPr>
            </w:pPr>
            <w:r w:rsidRPr="00205D93">
              <w:rPr>
                <w:rStyle w:val="ModernTableText"/>
                <w:noProof/>
                <w:szCs w:val="17"/>
              </w:rPr>
              <w:t>Report Source State Code:</w:t>
            </w:r>
          </w:p>
        </w:tc>
        <w:tc>
          <w:tcPr>
            <w:tcW w:w="4071" w:type="pct"/>
            <w:gridSpan w:val="8"/>
            <w:vAlign w:val="center"/>
          </w:tcPr>
          <w:p w:rsidRPr="00205D93" w:rsidR="001F22B5" w:rsidP="009E21C0" w:rsidRDefault="001F22B5" w14:paraId="7A96D827" wp14:textId="77777777">
            <w:pPr>
              <w:pStyle w:val="TableText1"/>
              <w:spacing w:before="40" w:after="40"/>
              <w:rPr>
                <w:rStyle w:val="ModernTableText"/>
                <w:szCs w:val="17"/>
              </w:rPr>
            </w:pPr>
            <w:r w:rsidRPr="00205D93">
              <w:rPr>
                <w:rStyle w:val="ModernTableText"/>
                <w:szCs w:val="17"/>
              </w:rPr>
              <w:t>NH</w:t>
            </w:r>
          </w:p>
        </w:tc>
      </w:tr>
      <w:tr xmlns:wp14="http://schemas.microsoft.com/office/word/2010/wordml" w:rsidR="001F22B5" w:rsidTr="009E21C0" w14:paraId="0668FA6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Align w:val="center"/>
          </w:tcPr>
          <w:p w:rsidRPr="00205D93" w:rsidR="001F22B5" w:rsidP="009E21C0" w:rsidRDefault="001F22B5" w14:paraId="4DB41594" wp14:textId="77777777">
            <w:pPr>
              <w:pStyle w:val="TableHeading"/>
              <w:spacing w:before="40" w:after="40"/>
              <w:rPr>
                <w:rStyle w:val="ModernTableText"/>
                <w:noProof/>
                <w:szCs w:val="17"/>
              </w:rPr>
            </w:pPr>
            <w:r w:rsidRPr="00205D93">
              <w:rPr>
                <w:rStyle w:val="ModernTableText"/>
                <w:noProof/>
                <w:szCs w:val="17"/>
              </w:rPr>
              <w:t>Report Source Type:</w:t>
            </w:r>
          </w:p>
        </w:tc>
        <w:tc>
          <w:tcPr>
            <w:tcW w:w="4071" w:type="pct"/>
            <w:gridSpan w:val="8"/>
            <w:vAlign w:val="center"/>
          </w:tcPr>
          <w:p w:rsidRPr="00205D93" w:rsidR="001F22B5" w:rsidP="009E21C0" w:rsidRDefault="001F22B5" w14:paraId="605E5E5A" wp14:textId="77777777">
            <w:pPr>
              <w:pStyle w:val="TableText1"/>
              <w:spacing w:before="40" w:after="40"/>
              <w:rPr>
                <w:rStyle w:val="ModernTableText"/>
                <w:noProof/>
                <w:szCs w:val="17"/>
              </w:rPr>
            </w:pPr>
            <w:r w:rsidRPr="00871884">
              <w:rPr>
                <w:rStyle w:val="ModernTableText"/>
                <w:rFonts w:ascii="Wingdings 2" w:hAnsi="Wingdings 2" w:eastAsia="Wingdings 2" w:cs="Wingdings 2"/>
                <w:noProof/>
                <w:szCs w:val="23"/>
              </w:rPr>
              <w:t>£</w:t>
            </w:r>
            <w:r w:rsidRPr="00871884">
              <w:rPr>
                <w:rStyle w:val="ModernTableText"/>
                <w:noProof/>
                <w:szCs w:val="23"/>
              </w:rPr>
              <w:t xml:space="preserve"> </w:t>
            </w:r>
            <w:r w:rsidRPr="00871884">
              <w:rPr>
                <w:rStyle w:val="ModernTableText"/>
                <w:noProof/>
                <w:szCs w:val="17"/>
              </w:rPr>
              <w:t>OLTP</w:t>
            </w:r>
            <w:r w:rsidRPr="00871884">
              <w:rPr>
                <w:rStyle w:val="ModernTableText"/>
                <w:noProof/>
                <w:szCs w:val="17"/>
              </w:rPr>
              <w:tab/>
            </w:r>
            <w:r w:rsidRPr="00871884">
              <w:rPr>
                <w:rStyle w:val="ModernTableText"/>
                <w:noProof/>
                <w:szCs w:val="17"/>
              </w:rPr>
              <w:tab/>
            </w:r>
            <w:r w:rsidRPr="00871884">
              <w:rPr>
                <w:rStyle w:val="ModernTableText"/>
                <w:rFonts w:ascii="Wingdings" w:hAnsi="Wingdings" w:eastAsia="Wingdings" w:cs="Wingdings"/>
                <w:noProof/>
                <w:szCs w:val="23"/>
              </w:rPr>
              <w:t>þ</w:t>
            </w:r>
            <w:r w:rsidRPr="00871884">
              <w:rPr>
                <w:rStyle w:val="ModernTableText"/>
                <w:noProof/>
                <w:szCs w:val="23"/>
              </w:rPr>
              <w:t xml:space="preserve"> </w:t>
            </w:r>
            <w:r w:rsidRPr="00871884">
              <w:rPr>
                <w:rStyle w:val="ModernTableText"/>
                <w:noProof/>
                <w:szCs w:val="17"/>
              </w:rPr>
              <w:t>OLAP</w:t>
            </w:r>
            <w:r w:rsidRPr="00205D93">
              <w:rPr>
                <w:rStyle w:val="ModernTableText"/>
                <w:noProof/>
                <w:szCs w:val="17"/>
              </w:rPr>
              <w:t xml:space="preserve"> </w:t>
            </w:r>
          </w:p>
        </w:tc>
      </w:tr>
      <w:tr xmlns:wp14="http://schemas.microsoft.com/office/word/2010/wordml" w:rsidR="001F22B5" w:rsidTr="009E21C0" w14:paraId="048D4AB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Align w:val="center"/>
          </w:tcPr>
          <w:p w:rsidRPr="00205D93" w:rsidR="001F22B5" w:rsidP="009E21C0" w:rsidRDefault="001F22B5" w14:paraId="0CA42A2A" wp14:textId="77777777">
            <w:pPr>
              <w:pStyle w:val="TableHeading"/>
              <w:spacing w:before="40" w:after="40"/>
              <w:rPr>
                <w:rStyle w:val="ModernTableText"/>
                <w:noProof/>
                <w:szCs w:val="17"/>
              </w:rPr>
            </w:pPr>
            <w:r w:rsidRPr="00205D93">
              <w:rPr>
                <w:rStyle w:val="ModernTableText"/>
                <w:noProof/>
                <w:szCs w:val="17"/>
              </w:rPr>
              <w:t>Report Source Type Component:</w:t>
            </w:r>
          </w:p>
        </w:tc>
        <w:tc>
          <w:tcPr>
            <w:tcW w:w="4071" w:type="pct"/>
            <w:gridSpan w:val="8"/>
            <w:vAlign w:val="center"/>
          </w:tcPr>
          <w:p w:rsidRPr="00871884" w:rsidR="001F22B5" w:rsidP="009E21C0" w:rsidRDefault="001F22B5" w14:paraId="6AA4C59A" wp14:textId="77777777">
            <w:pPr>
              <w:pStyle w:val="TableText1"/>
              <w:tabs>
                <w:tab w:val="left" w:pos="2052"/>
                <w:tab w:val="left" w:pos="2232"/>
                <w:tab w:val="left" w:pos="4032"/>
                <w:tab w:val="left" w:pos="6012"/>
                <w:tab w:val="left" w:pos="6552"/>
              </w:tabs>
              <w:spacing w:before="40" w:after="40"/>
              <w:rPr>
                <w:rStyle w:val="ModernTableText"/>
                <w:noProof/>
                <w:szCs w:val="17"/>
              </w:rPr>
            </w:pPr>
            <w:r w:rsidRPr="00871884">
              <w:rPr>
                <w:rStyle w:val="ModernTableText"/>
                <w:rFonts w:ascii="Wingdings 2" w:hAnsi="Wingdings 2" w:eastAsia="Wingdings 2" w:cs="Wingdings 2"/>
                <w:noProof/>
                <w:szCs w:val="23"/>
              </w:rPr>
              <w:t>£</w:t>
            </w:r>
            <w:r w:rsidRPr="00871884">
              <w:rPr>
                <w:rStyle w:val="ModernTableText"/>
                <w:noProof/>
                <w:szCs w:val="17"/>
              </w:rPr>
              <w:t xml:space="preserve"> Provider</w:t>
            </w:r>
            <w:r w:rsidRPr="00871884">
              <w:rPr>
                <w:rStyle w:val="ModernTableText"/>
                <w:noProof/>
                <w:szCs w:val="17"/>
              </w:rPr>
              <w:tab/>
            </w:r>
            <w:r w:rsidRPr="00871884">
              <w:rPr>
                <w:rStyle w:val="ModernTableText"/>
                <w:noProof/>
                <w:szCs w:val="17"/>
              </w:rPr>
              <w:t xml:space="preserve">  </w:t>
            </w:r>
            <w:r w:rsidRPr="00871884">
              <w:rPr>
                <w:rStyle w:val="ModernTableText"/>
                <w:rFonts w:ascii="Wingdings 2" w:hAnsi="Wingdings 2" w:eastAsia="Wingdings 2" w:cs="Wingdings 2"/>
                <w:noProof/>
                <w:szCs w:val="23"/>
              </w:rPr>
              <w:t>£</w:t>
            </w:r>
            <w:r w:rsidRPr="00871884">
              <w:rPr>
                <w:rStyle w:val="ModernTableText"/>
                <w:noProof/>
                <w:szCs w:val="23"/>
              </w:rPr>
              <w:t xml:space="preserve"> </w:t>
            </w:r>
            <w:r w:rsidRPr="00871884">
              <w:rPr>
                <w:rStyle w:val="ModernTableText"/>
                <w:noProof/>
                <w:szCs w:val="17"/>
              </w:rPr>
              <w:t>Member</w:t>
            </w:r>
            <w:r w:rsidRPr="00871884">
              <w:rPr>
                <w:rStyle w:val="ModernTableText"/>
                <w:noProof/>
                <w:szCs w:val="17"/>
              </w:rPr>
              <w:tab/>
            </w:r>
            <w:r w:rsidRPr="00871884">
              <w:rPr>
                <w:rStyle w:val="ModernTableText"/>
                <w:rFonts w:ascii="Wingdings" w:hAnsi="Wingdings" w:eastAsia="Wingdings" w:cs="Wingdings"/>
                <w:noProof/>
                <w:szCs w:val="23"/>
              </w:rPr>
              <w:t>þ</w:t>
            </w:r>
            <w:r w:rsidRPr="00871884">
              <w:rPr>
                <w:rStyle w:val="ModernTableText"/>
                <w:noProof/>
                <w:szCs w:val="17"/>
              </w:rPr>
              <w:t xml:space="preserve"> Operations</w:t>
            </w:r>
            <w:r w:rsidRPr="00871884">
              <w:rPr>
                <w:rStyle w:val="ModernTableText"/>
                <w:noProof/>
                <w:szCs w:val="17"/>
              </w:rPr>
              <w:tab/>
            </w:r>
            <w:r w:rsidRPr="00871884">
              <w:rPr>
                <w:rStyle w:val="ModernTableText"/>
                <w:rFonts w:ascii="Wingdings 2" w:hAnsi="Wingdings 2" w:eastAsia="Wingdings 2" w:cs="Wingdings 2"/>
                <w:noProof/>
                <w:szCs w:val="23"/>
              </w:rPr>
              <w:t>£</w:t>
            </w:r>
            <w:r w:rsidRPr="00871884">
              <w:rPr>
                <w:rStyle w:val="ModernTableText"/>
                <w:noProof/>
                <w:szCs w:val="23"/>
              </w:rPr>
              <w:t xml:space="preserve"> </w:t>
            </w:r>
            <w:r w:rsidRPr="00871884">
              <w:rPr>
                <w:rStyle w:val="ModernTableText"/>
                <w:noProof/>
                <w:szCs w:val="17"/>
              </w:rPr>
              <w:t>Program</w:t>
            </w:r>
          </w:p>
        </w:tc>
      </w:tr>
      <w:tr xmlns:wp14="http://schemas.microsoft.com/office/word/2010/wordml" w:rsidR="001F22B5" w:rsidTr="009E21C0" w14:paraId="12F2E81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1F22B5" w:rsidP="009E21C0" w:rsidRDefault="001F22B5" w14:paraId="5CECEFDB" wp14:textId="77777777">
            <w:pPr>
              <w:pStyle w:val="ModernBodyText"/>
              <w:spacing w:before="40" w:after="40"/>
              <w:jc w:val="center"/>
              <w:rPr>
                <w:rStyle w:val="Modern2nd-levelTableheader"/>
                <w:sz w:val="21"/>
                <w:szCs w:val="21"/>
              </w:rPr>
            </w:pPr>
            <w:r>
              <w:rPr>
                <w:rStyle w:val="Modern2nd-levelTableheader"/>
                <w:sz w:val="21"/>
                <w:szCs w:val="21"/>
              </w:rPr>
              <w:t>Report Generation</w:t>
            </w:r>
          </w:p>
        </w:tc>
      </w:tr>
      <w:tr xmlns:wp14="http://schemas.microsoft.com/office/word/2010/wordml" w:rsidR="001F22B5" w:rsidTr="009E21C0" w14:paraId="61130D4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175"/>
          <w:jc w:val="center"/>
        </w:trPr>
        <w:tc>
          <w:tcPr>
            <w:tcW w:w="929" w:type="pct"/>
            <w:gridSpan w:val="2"/>
            <w:vAlign w:val="center"/>
          </w:tcPr>
          <w:p w:rsidRPr="00205D93" w:rsidR="001F22B5" w:rsidP="009E21C0" w:rsidRDefault="001F22B5" w14:paraId="6E450CB6" wp14:textId="77777777">
            <w:pPr>
              <w:pStyle w:val="TableHeading"/>
              <w:spacing w:before="40" w:after="40"/>
              <w:rPr>
                <w:rStyle w:val="ModernTableText"/>
                <w:noProof/>
                <w:szCs w:val="17"/>
              </w:rPr>
            </w:pPr>
            <w:r w:rsidRPr="00205D93">
              <w:rPr>
                <w:rStyle w:val="ModernTableText"/>
                <w:noProof/>
                <w:szCs w:val="17"/>
              </w:rPr>
              <w:t>Report Generated by:</w:t>
            </w:r>
          </w:p>
        </w:tc>
        <w:tc>
          <w:tcPr>
            <w:tcW w:w="4071" w:type="pct"/>
            <w:gridSpan w:val="8"/>
            <w:vAlign w:val="center"/>
          </w:tcPr>
          <w:p w:rsidRPr="00205D93" w:rsidR="001F22B5" w:rsidP="009E21C0" w:rsidRDefault="001F22B5" w14:paraId="4AD9848B" wp14:textId="77777777">
            <w:pPr>
              <w:pStyle w:val="TableText1"/>
              <w:tabs>
                <w:tab w:val="left" w:pos="2052"/>
                <w:tab w:val="left" w:pos="2232"/>
                <w:tab w:val="left" w:pos="4032"/>
                <w:tab w:val="left" w:pos="6012"/>
                <w:tab w:val="left" w:pos="7812"/>
                <w:tab w:val="left" w:pos="9792"/>
              </w:tabs>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EQR</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EFADS</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EMAR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ESUR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  </w:t>
            </w:r>
          </w:p>
        </w:tc>
      </w:tr>
      <w:tr xmlns:wp14="http://schemas.microsoft.com/office/word/2010/wordml" w:rsidR="001F22B5" w:rsidTr="009E21C0" w14:paraId="0487483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929" w:type="pct"/>
            <w:gridSpan w:val="2"/>
            <w:vAlign w:val="center"/>
          </w:tcPr>
          <w:p w:rsidRPr="00205D93" w:rsidR="001F22B5" w:rsidP="009E21C0" w:rsidRDefault="001F22B5" w14:paraId="58A18C35" wp14:textId="77777777">
            <w:pPr>
              <w:pStyle w:val="TableText1"/>
              <w:spacing w:before="40" w:after="40"/>
              <w:rPr>
                <w:rStyle w:val="ModernTableText"/>
                <w:b/>
                <w:noProof/>
                <w:szCs w:val="17"/>
              </w:rPr>
            </w:pPr>
            <w:r w:rsidRPr="00205D93">
              <w:rPr>
                <w:rStyle w:val="ModernTableText"/>
                <w:b/>
                <w:noProof/>
                <w:szCs w:val="17"/>
              </w:rPr>
              <w:t>Report Screen Tip (optional):</w:t>
            </w:r>
          </w:p>
        </w:tc>
        <w:tc>
          <w:tcPr>
            <w:tcW w:w="4071" w:type="pct"/>
            <w:gridSpan w:val="8"/>
            <w:vAlign w:val="center"/>
          </w:tcPr>
          <w:p w:rsidRPr="00205D93" w:rsidR="001F22B5" w:rsidP="009E21C0" w:rsidRDefault="001F22B5" w14:paraId="444256BE" wp14:textId="77777777">
            <w:pPr>
              <w:pStyle w:val="TableText1"/>
              <w:spacing w:before="40" w:after="40"/>
              <w:rPr>
                <w:rStyle w:val="ModernTableText"/>
                <w:szCs w:val="17"/>
                <w:u w:val="single"/>
              </w:rPr>
            </w:pPr>
          </w:p>
        </w:tc>
      </w:tr>
      <w:tr xmlns:wp14="http://schemas.microsoft.com/office/word/2010/wordml" w:rsidR="001F22B5" w:rsidTr="009E21C0" w14:paraId="5B70AA0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929" w:type="pct"/>
            <w:gridSpan w:val="2"/>
            <w:vAlign w:val="center"/>
          </w:tcPr>
          <w:p w:rsidRPr="00205D93" w:rsidR="001F22B5" w:rsidP="009E21C0" w:rsidRDefault="001F22B5" w14:paraId="0E6A85C0" wp14:textId="77777777">
            <w:pPr>
              <w:pStyle w:val="TableHeading"/>
              <w:spacing w:before="40" w:after="40"/>
              <w:rPr>
                <w:rStyle w:val="ModernTableText"/>
                <w:noProof/>
                <w:szCs w:val="17"/>
              </w:rPr>
            </w:pPr>
            <w:r w:rsidRPr="00205D93">
              <w:rPr>
                <w:rStyle w:val="ModernTableText"/>
                <w:noProof/>
                <w:szCs w:val="17"/>
              </w:rPr>
              <w:t>Report Calendar Type:</w:t>
            </w:r>
          </w:p>
        </w:tc>
        <w:tc>
          <w:tcPr>
            <w:tcW w:w="4071" w:type="pct"/>
            <w:gridSpan w:val="8"/>
            <w:vAlign w:val="center"/>
          </w:tcPr>
          <w:p w:rsidRPr="00205D93" w:rsidR="001F22B5" w:rsidP="009E21C0" w:rsidRDefault="001F22B5" w14:paraId="23C1208D" wp14:textId="77777777">
            <w:pPr>
              <w:pStyle w:val="TableText1"/>
              <w:tabs>
                <w:tab w:val="left" w:pos="2052"/>
                <w:tab w:val="left" w:pos="4032"/>
              </w:tabs>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State Fiscal</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Federal Fiscal</w:t>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17"/>
              </w:rPr>
              <w:t xml:space="preserve"> Calendar</w:t>
            </w:r>
          </w:p>
        </w:tc>
      </w:tr>
      <w:tr xmlns:wp14="http://schemas.microsoft.com/office/word/2010/wordml" w:rsidR="001F22B5" w:rsidTr="009E21C0" w14:paraId="11240D2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Align w:val="center"/>
          </w:tcPr>
          <w:p w:rsidRPr="00205D93" w:rsidR="001F22B5" w:rsidP="009E21C0" w:rsidRDefault="001F22B5" w14:paraId="292A22E1" wp14:textId="77777777">
            <w:pPr>
              <w:pStyle w:val="TableHeading"/>
              <w:spacing w:before="40" w:after="40"/>
              <w:rPr>
                <w:rStyle w:val="ModernTableText"/>
                <w:noProof/>
                <w:szCs w:val="17"/>
              </w:rPr>
            </w:pPr>
            <w:r w:rsidRPr="00205D93">
              <w:rPr>
                <w:rStyle w:val="ModernTableText"/>
                <w:noProof/>
                <w:szCs w:val="17"/>
              </w:rPr>
              <w:t>Report Frequency Type:</w:t>
            </w:r>
          </w:p>
        </w:tc>
        <w:tc>
          <w:tcPr>
            <w:tcW w:w="718" w:type="pct"/>
          </w:tcPr>
          <w:p w:rsidRPr="00205D93" w:rsidR="001F22B5" w:rsidP="009E21C0" w:rsidRDefault="001F22B5" w14:paraId="224E47AE"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Scheduled</w:t>
            </w:r>
          </w:p>
          <w:p w:rsidRPr="00205D93" w:rsidR="001F22B5" w:rsidP="009E21C0" w:rsidRDefault="001F22B5" w14:paraId="03C05339"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Pr>
                <w:rStyle w:val="ModernTableText"/>
                <w:noProof/>
                <w:szCs w:val="23"/>
              </w:rPr>
              <w:t xml:space="preserve"> </w:t>
            </w:r>
            <w:r w:rsidRPr="00205D93">
              <w:rPr>
                <w:rStyle w:val="ModernTableText"/>
                <w:noProof/>
                <w:szCs w:val="17"/>
              </w:rPr>
              <w:t>On Request</w:t>
            </w:r>
          </w:p>
        </w:tc>
        <w:tc>
          <w:tcPr>
            <w:tcW w:w="2140" w:type="pct"/>
            <w:gridSpan w:val="4"/>
            <w:tcBorders>
              <w:top w:val="single" w:color="616161" w:sz="2" w:space="0"/>
              <w:bottom w:val="single" w:color="616161" w:sz="2" w:space="0"/>
              <w:right w:val="nil"/>
            </w:tcBorders>
          </w:tcPr>
          <w:p w:rsidRPr="00205D93" w:rsidR="001F22B5" w:rsidP="009E21C0" w:rsidRDefault="001F22B5" w14:paraId="0CE5D792" wp14:textId="77777777">
            <w:pPr>
              <w:pStyle w:val="TableText1"/>
              <w:spacing w:before="40" w:after="40"/>
              <w:rPr>
                <w:rStyle w:val="ModernTableText"/>
                <w:noProof/>
                <w:szCs w:val="17"/>
              </w:rPr>
            </w:pPr>
            <w:r w:rsidRPr="00205D93">
              <w:rPr>
                <w:rStyle w:val="ModernTableText"/>
                <w:noProof/>
                <w:szCs w:val="17"/>
              </w:rPr>
              <w:t>If scheduled, select timeframe below:</w:t>
            </w:r>
          </w:p>
          <w:p w:rsidRPr="00205D93" w:rsidR="001F22B5" w:rsidP="009E21C0" w:rsidRDefault="001F22B5" w14:paraId="16A94BD6"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Pr>
                <w:rStyle w:val="ModernTableText"/>
                <w:noProof/>
                <w:szCs w:val="23"/>
              </w:rPr>
              <w:t xml:space="preserve"> </w:t>
            </w:r>
            <w:r w:rsidRPr="00E96437">
              <w:rPr>
                <w:rStyle w:val="ModernTableText"/>
                <w:noProof/>
                <w:szCs w:val="17"/>
              </w:rPr>
              <w:t>Daily</w:t>
            </w:r>
            <w:r w:rsidRPr="00205D93">
              <w:rPr>
                <w:rStyle w:val="ModernTableText"/>
                <w:noProof/>
                <w:szCs w:val="17"/>
              </w:rPr>
              <w:t xml:space="preserve">   </w:t>
            </w:r>
            <w:r w:rsidRPr="00E96437">
              <w:rPr>
                <w:rStyle w:val="ModernTableText"/>
                <w:rFonts w:ascii="Wingdings" w:hAnsi="Wingdings" w:eastAsia="Wingdings" w:cs="Wingdings"/>
                <w:noProof/>
                <w:szCs w:val="23"/>
              </w:rPr>
              <w:t>þ</w:t>
            </w:r>
            <w:r>
              <w:rPr>
                <w:rStyle w:val="ModernTableText"/>
                <w:noProof/>
                <w:szCs w:val="23"/>
              </w:rPr>
              <w:t xml:space="preserve"> </w:t>
            </w:r>
            <w:r w:rsidRPr="00205D93">
              <w:rPr>
                <w:rStyle w:val="ModernTableText"/>
                <w:noProof/>
                <w:szCs w:val="17"/>
              </w:rPr>
              <w:t xml:space="preserve">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w:t>
            </w:r>
          </w:p>
        </w:tc>
        <w:tc>
          <w:tcPr>
            <w:tcW w:w="1213" w:type="pct"/>
            <w:gridSpan w:val="3"/>
            <w:tcBorders>
              <w:top w:val="single" w:color="616161" w:sz="2" w:space="0"/>
              <w:left w:val="nil"/>
            </w:tcBorders>
          </w:tcPr>
          <w:p w:rsidRPr="00205D93" w:rsidR="001F22B5" w:rsidP="009E21C0" w:rsidRDefault="001F22B5" w14:paraId="2F4591CD" wp14:textId="77777777">
            <w:pPr>
              <w:pStyle w:val="TableText1"/>
              <w:spacing w:before="40" w:after="40"/>
              <w:rPr>
                <w:rStyle w:val="ModernTableText"/>
                <w:noProof/>
                <w:szCs w:val="17"/>
              </w:rPr>
            </w:pPr>
            <w:r w:rsidRPr="00205D93">
              <w:rPr>
                <w:rStyle w:val="ModernTableText"/>
                <w:rFonts w:ascii="Wingdings" w:hAnsi="Wingdings" w:eastAsia="Wingdings" w:cs="Wingdings"/>
                <w:noProof/>
                <w:szCs w:val="23"/>
              </w:rPr>
              <w:t>þ</w:t>
            </w:r>
            <w:r w:rsidRPr="00205D93">
              <w:rPr>
                <w:rStyle w:val="ModernTableText"/>
                <w:noProof/>
                <w:szCs w:val="17"/>
              </w:rPr>
              <w:t xml:space="preserve"> Other - Please explain:</w:t>
            </w:r>
            <w:r>
              <w:rPr>
                <w:rStyle w:val="ModernTableText"/>
                <w:noProof/>
                <w:szCs w:val="17"/>
              </w:rPr>
              <w:t xml:space="preserve">  Runs after the weekly Payment cycle.</w:t>
            </w:r>
          </w:p>
        </w:tc>
      </w:tr>
      <w:tr xmlns:wp14="http://schemas.microsoft.com/office/word/2010/wordml" w:rsidR="001F22B5" w:rsidTr="009E21C0" w14:paraId="32475A7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Align w:val="center"/>
          </w:tcPr>
          <w:p w:rsidRPr="00205D93" w:rsidR="001F22B5" w:rsidP="009E21C0" w:rsidRDefault="001F22B5" w14:paraId="1A268C67" wp14:textId="77777777">
            <w:pPr>
              <w:pStyle w:val="TableHeading"/>
              <w:spacing w:before="40" w:after="40"/>
              <w:rPr>
                <w:rStyle w:val="ModernTableText"/>
                <w:noProof/>
                <w:szCs w:val="17"/>
              </w:rPr>
            </w:pPr>
            <w:r w:rsidRPr="00205D93">
              <w:rPr>
                <w:rStyle w:val="ModernTableText"/>
                <w:noProof/>
                <w:szCs w:val="17"/>
              </w:rPr>
              <w:t>Report Data Accumulation Type:</w:t>
            </w:r>
          </w:p>
        </w:tc>
        <w:tc>
          <w:tcPr>
            <w:tcW w:w="718" w:type="pct"/>
          </w:tcPr>
          <w:p w:rsidRPr="00205D93" w:rsidR="001F22B5" w:rsidP="009E21C0" w:rsidRDefault="001F22B5" w14:paraId="0FEE1F61"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Prompt</w:t>
            </w:r>
          </w:p>
        </w:tc>
        <w:tc>
          <w:tcPr>
            <w:tcW w:w="2140" w:type="pct"/>
            <w:gridSpan w:val="4"/>
            <w:tcBorders>
              <w:top w:val="single" w:color="616161" w:sz="2" w:space="0"/>
              <w:right w:val="nil"/>
            </w:tcBorders>
            <w:vAlign w:val="center"/>
          </w:tcPr>
          <w:p w:rsidRPr="00205D93" w:rsidR="001F22B5" w:rsidP="009E21C0" w:rsidRDefault="001F22B5" w14:paraId="6EA33AB9" wp14:textId="77777777">
            <w:pPr>
              <w:pStyle w:val="TableText1"/>
              <w:spacing w:before="40" w:after="40"/>
              <w:rPr>
                <w:rStyle w:val="ModernTableText"/>
                <w:noProof/>
                <w:szCs w:val="17"/>
              </w:rPr>
            </w:pPr>
            <w:r w:rsidRPr="00205D93">
              <w:rPr>
                <w:rStyle w:val="ModernTableText"/>
                <w:noProof/>
                <w:szCs w:val="17"/>
              </w:rPr>
              <w:t>If no prompt, select report data accumulation type below:</w:t>
            </w:r>
          </w:p>
          <w:p w:rsidRPr="00205D93" w:rsidR="001F22B5" w:rsidP="009E21C0" w:rsidRDefault="001F22B5" w14:paraId="4071B892"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Daily  </w:t>
            </w:r>
            <w:r w:rsidRPr="00205D93">
              <w:rPr>
                <w:rStyle w:val="ModernTableText"/>
                <w:rFonts w:ascii="Wingdings" w:hAnsi="Wingdings" w:eastAsia="Wingdings" w:cs="Wingdings"/>
                <w:noProof/>
                <w:szCs w:val="23"/>
              </w:rPr>
              <w:t>þ</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  </w:t>
            </w:r>
            <w:r w:rsidRPr="00205D93">
              <w:rPr>
                <w:rStyle w:val="ModernTableText"/>
                <w:rFonts w:ascii="Wingdings 2" w:hAnsi="Wingdings 2" w:eastAsia="Wingdings 2" w:cs="Wingdings 2"/>
                <w:noProof/>
                <w:szCs w:val="23"/>
              </w:rPr>
              <w:t>£</w:t>
            </w:r>
            <w:r w:rsidRPr="00205D93">
              <w:rPr>
                <w:rStyle w:val="ModernTableText"/>
                <w:noProof/>
                <w:szCs w:val="17"/>
              </w:rPr>
              <w:t xml:space="preserve"> YTD</w:t>
            </w:r>
          </w:p>
        </w:tc>
        <w:tc>
          <w:tcPr>
            <w:tcW w:w="1213" w:type="pct"/>
            <w:gridSpan w:val="3"/>
            <w:tcBorders>
              <w:top w:val="single" w:color="616161" w:sz="2" w:space="0"/>
              <w:left w:val="nil"/>
            </w:tcBorders>
          </w:tcPr>
          <w:p w:rsidRPr="00205D93" w:rsidR="001F22B5" w:rsidP="009E21C0" w:rsidRDefault="001F22B5" w14:paraId="7DAF605C"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p>
        </w:tc>
      </w:tr>
      <w:tr xmlns:wp14="http://schemas.microsoft.com/office/word/2010/wordml" w:rsidR="001F22B5" w:rsidTr="009E21C0" w14:paraId="5ABB8AC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647"/>
          <w:jc w:val="center"/>
        </w:trPr>
        <w:tc>
          <w:tcPr>
            <w:tcW w:w="929" w:type="pct"/>
            <w:gridSpan w:val="2"/>
            <w:vMerge w:val="restart"/>
            <w:tcBorders>
              <w:top w:val="single" w:color="616161" w:sz="4" w:space="0"/>
              <w:left w:val="single" w:color="616161" w:sz="4" w:space="0"/>
              <w:right w:val="single" w:color="616161" w:sz="4" w:space="0"/>
            </w:tcBorders>
            <w:vAlign w:val="center"/>
          </w:tcPr>
          <w:p w:rsidRPr="00205D93" w:rsidR="001F22B5" w:rsidP="009E21C0" w:rsidRDefault="001F22B5" w14:paraId="10CC52CE" wp14:textId="77777777">
            <w:pPr>
              <w:pStyle w:val="TableText1"/>
              <w:keepNext/>
              <w:spacing w:before="40" w:after="40"/>
              <w:rPr>
                <w:rStyle w:val="ModernTableText"/>
                <w:b/>
                <w:noProof/>
                <w:szCs w:val="17"/>
              </w:rPr>
            </w:pPr>
            <w:r w:rsidRPr="00205D93">
              <w:rPr>
                <w:rStyle w:val="ModernTableText"/>
                <w:b/>
                <w:noProof/>
                <w:szCs w:val="17"/>
              </w:rPr>
              <w:t>Report Selection Criteria:</w:t>
            </w:r>
          </w:p>
        </w:tc>
        <w:tc>
          <w:tcPr>
            <w:tcW w:w="1428" w:type="pct"/>
            <w:gridSpan w:val="3"/>
            <w:tcBorders>
              <w:top w:val="single" w:color="616161" w:sz="4" w:space="0"/>
              <w:left w:val="single" w:color="616161" w:sz="4" w:space="0"/>
              <w:right w:val="single" w:color="616161" w:sz="4" w:space="0"/>
            </w:tcBorders>
            <w:vAlign w:val="center"/>
          </w:tcPr>
          <w:p w:rsidRPr="00205D93" w:rsidR="001F22B5" w:rsidP="009E21C0" w:rsidRDefault="001F22B5" w14:paraId="795F726E" wp14:textId="77777777">
            <w:pPr>
              <w:pStyle w:val="TableText1"/>
              <w:keepNext/>
              <w:spacing w:before="40" w:after="40"/>
              <w:jc w:val="center"/>
              <w:rPr>
                <w:rStyle w:val="ModernTableText"/>
                <w:b/>
                <w:noProof/>
                <w:szCs w:val="17"/>
              </w:rPr>
            </w:pPr>
            <w:r w:rsidRPr="00205D93">
              <w:rPr>
                <w:rStyle w:val="ModernTableText"/>
                <w:b/>
                <w:noProof/>
                <w:szCs w:val="17"/>
              </w:rPr>
              <w:t>Report Field</w:t>
            </w:r>
          </w:p>
        </w:tc>
        <w:tc>
          <w:tcPr>
            <w:tcW w:w="2146" w:type="pct"/>
            <w:gridSpan w:val="4"/>
            <w:tcBorders>
              <w:top w:val="single" w:color="616161" w:sz="4" w:space="0"/>
              <w:left w:val="single" w:color="616161" w:sz="4" w:space="0"/>
              <w:bottom w:val="single" w:color="616161" w:sz="4" w:space="0"/>
              <w:right w:val="single" w:color="616161" w:sz="4" w:space="0"/>
            </w:tcBorders>
            <w:vAlign w:val="center"/>
          </w:tcPr>
          <w:p w:rsidRPr="00205D93" w:rsidR="001F22B5" w:rsidP="009E21C0" w:rsidRDefault="001F22B5" w14:paraId="1B98494B" wp14:textId="77777777">
            <w:pPr>
              <w:pStyle w:val="TableText1"/>
              <w:keepNext/>
              <w:spacing w:before="40" w:after="40"/>
              <w:jc w:val="center"/>
              <w:rPr>
                <w:rStyle w:val="ModernTableText"/>
                <w:b/>
                <w:noProof/>
                <w:szCs w:val="17"/>
              </w:rPr>
            </w:pPr>
            <w:r w:rsidRPr="00205D93">
              <w:rPr>
                <w:rStyle w:val="ModernTableText"/>
                <w:b/>
                <w:noProof/>
                <w:szCs w:val="17"/>
              </w:rPr>
              <w:t>Report Parameters (optional)</w:t>
            </w:r>
          </w:p>
          <w:p w:rsidRPr="00205D93" w:rsidR="001F22B5" w:rsidP="009E21C0" w:rsidRDefault="001F22B5" w14:paraId="62007C70" wp14:textId="77777777">
            <w:pPr>
              <w:pStyle w:val="TableText1"/>
              <w:keepNext/>
              <w:spacing w:before="40" w:after="40"/>
              <w:jc w:val="center"/>
              <w:rPr>
                <w:rStyle w:val="ModernTableText"/>
                <w:b/>
                <w:noProof/>
                <w:szCs w:val="17"/>
              </w:rPr>
            </w:pPr>
            <w:r w:rsidRPr="00205D93">
              <w:rPr>
                <w:rStyle w:val="ModernTableText"/>
                <w:b/>
                <w:noProof/>
                <w:szCs w:val="17"/>
                <w:u w:val="single"/>
              </w:rPr>
              <w:t>Note</w:t>
            </w:r>
            <w:r w:rsidRPr="00205D93">
              <w:rPr>
                <w:rStyle w:val="ModernTableText"/>
                <w:b/>
                <w:noProof/>
                <w:szCs w:val="17"/>
              </w:rPr>
              <w:t>:  If populated, Prompt must = No</w:t>
            </w:r>
          </w:p>
        </w:tc>
        <w:tc>
          <w:tcPr>
            <w:tcW w:w="497" w:type="pct"/>
            <w:tcBorders>
              <w:top w:val="single" w:color="616161" w:sz="4" w:space="0"/>
              <w:left w:val="single" w:color="616161" w:sz="4" w:space="0"/>
              <w:bottom w:val="single" w:color="616161" w:sz="4" w:space="0"/>
              <w:right w:val="single" w:color="616161" w:sz="4" w:space="0"/>
            </w:tcBorders>
            <w:vAlign w:val="center"/>
          </w:tcPr>
          <w:p w:rsidRPr="00205D93" w:rsidR="001F22B5" w:rsidP="009E21C0" w:rsidRDefault="001F22B5" w14:paraId="4571F9B2" wp14:textId="77777777">
            <w:pPr>
              <w:pStyle w:val="TableText1"/>
              <w:keepNext/>
              <w:spacing w:before="40" w:after="40"/>
              <w:jc w:val="center"/>
              <w:rPr>
                <w:rStyle w:val="ModernTableText"/>
                <w:b/>
                <w:noProof/>
                <w:szCs w:val="17"/>
              </w:rPr>
            </w:pPr>
            <w:r w:rsidRPr="00205D93">
              <w:rPr>
                <w:rStyle w:val="ModernTableText"/>
                <w:b/>
                <w:noProof/>
                <w:szCs w:val="17"/>
              </w:rPr>
              <w:t>Prompt</w:t>
            </w:r>
          </w:p>
        </w:tc>
      </w:tr>
      <w:tr xmlns:wp14="http://schemas.microsoft.com/office/word/2010/wordml" w:rsidR="001F22B5" w:rsidTr="009E21C0" w14:paraId="12AC1CE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929" w:type="pct"/>
            <w:gridSpan w:val="2"/>
            <w:vMerge/>
            <w:tcBorders>
              <w:left w:val="single" w:color="616161" w:sz="4" w:space="0"/>
              <w:right w:val="single" w:color="616161" w:sz="4" w:space="0"/>
            </w:tcBorders>
          </w:tcPr>
          <w:p w:rsidRPr="00205D93" w:rsidR="001F22B5" w:rsidP="009E21C0" w:rsidRDefault="001F22B5" w14:paraId="30EB235E" wp14:textId="77777777">
            <w:pPr>
              <w:pStyle w:val="TableText1"/>
              <w:keepNext/>
              <w:spacing w:before="40" w:after="40"/>
              <w:rPr>
                <w:rStyle w:val="ModernTableText"/>
                <w:b/>
                <w:szCs w:val="17"/>
              </w:rPr>
            </w:pPr>
          </w:p>
        </w:tc>
        <w:tc>
          <w:tcPr>
            <w:tcW w:w="1428" w:type="pct"/>
            <w:gridSpan w:val="3"/>
            <w:tcBorders>
              <w:top w:val="single" w:color="616161" w:sz="4" w:space="0"/>
              <w:left w:val="single" w:color="616161" w:sz="4" w:space="0"/>
              <w:bottom w:val="single" w:color="616161" w:sz="4" w:space="0"/>
              <w:right w:val="single" w:color="616161" w:sz="4" w:space="0"/>
            </w:tcBorders>
          </w:tcPr>
          <w:p w:rsidRPr="00292F97" w:rsidR="001F22B5" w:rsidP="00EA5020" w:rsidRDefault="001F22B5" w14:paraId="411D65B1" wp14:textId="77777777">
            <w:pPr>
              <w:pStyle w:val="TableText1"/>
              <w:keepNext/>
              <w:numPr>
                <w:ilvl w:val="0"/>
                <w:numId w:val="248"/>
              </w:numPr>
              <w:spacing w:before="40" w:after="40"/>
              <w:rPr>
                <w:rStyle w:val="ModernTableText"/>
                <w:noProof/>
                <w:sz w:val="17"/>
                <w:szCs w:val="17"/>
              </w:rPr>
            </w:pPr>
            <w:r>
              <w:rPr>
                <w:rStyle w:val="ModernTableText"/>
                <w:noProof/>
                <w:sz w:val="17"/>
                <w:szCs w:val="17"/>
              </w:rPr>
              <w:t>SA Hdr Stat Cd - Desc</w:t>
            </w:r>
          </w:p>
          <w:p w:rsidRPr="00292F97" w:rsidR="001F22B5" w:rsidP="009E21C0" w:rsidRDefault="001F22B5" w14:paraId="09A09BFF" wp14:textId="77777777">
            <w:pPr>
              <w:pStyle w:val="TableText1"/>
              <w:keepNext/>
              <w:spacing w:before="40" w:after="40"/>
              <w:ind w:left="360"/>
              <w:rPr>
                <w:rStyle w:val="ModernTableText"/>
                <w:szCs w:val="17"/>
              </w:rPr>
            </w:pPr>
            <w:r w:rsidRPr="00292F97">
              <w:rPr>
                <w:rStyle w:val="ModernTableText"/>
                <w:noProof/>
                <w:sz w:val="17"/>
                <w:szCs w:val="17"/>
              </w:rPr>
              <w:t>A</w:t>
            </w:r>
            <w:r>
              <w:rPr>
                <w:rStyle w:val="ModernTableText"/>
                <w:noProof/>
                <w:sz w:val="17"/>
                <w:szCs w:val="17"/>
              </w:rPr>
              <w:t>_</w:t>
            </w:r>
            <w:r w:rsidRPr="00292F97">
              <w:rPr>
                <w:rStyle w:val="ModernTableText"/>
                <w:noProof/>
                <w:sz w:val="17"/>
                <w:szCs w:val="17"/>
              </w:rPr>
              <w:t>HDR</w:t>
            </w:r>
            <w:r>
              <w:rPr>
                <w:rStyle w:val="ModernTableText"/>
                <w:noProof/>
                <w:sz w:val="17"/>
                <w:szCs w:val="17"/>
              </w:rPr>
              <w:t>_</w:t>
            </w:r>
            <w:r w:rsidRPr="00292F97">
              <w:rPr>
                <w:rStyle w:val="ModernTableText"/>
                <w:noProof/>
                <w:sz w:val="17"/>
                <w:szCs w:val="17"/>
              </w:rPr>
              <w:t>TB.</w:t>
            </w:r>
            <w:r>
              <w:rPr>
                <w:rStyle w:val="ModernTableText"/>
                <w:noProof/>
                <w:sz w:val="17"/>
                <w:szCs w:val="17"/>
              </w:rPr>
              <w:t>A_</w:t>
            </w:r>
            <w:r w:rsidRPr="00292F97">
              <w:rPr>
                <w:rStyle w:val="ModernTableText"/>
                <w:noProof/>
                <w:sz w:val="17"/>
                <w:szCs w:val="17"/>
              </w:rPr>
              <w:t>HDR</w:t>
            </w:r>
            <w:r>
              <w:rPr>
                <w:rStyle w:val="ModernTableText"/>
                <w:noProof/>
                <w:sz w:val="17"/>
                <w:szCs w:val="17"/>
              </w:rPr>
              <w:t>_</w:t>
            </w:r>
            <w:r w:rsidRPr="00292F97">
              <w:rPr>
                <w:rStyle w:val="ModernTableText"/>
                <w:noProof/>
                <w:sz w:val="17"/>
                <w:szCs w:val="17"/>
              </w:rPr>
              <w:t>STAT</w:t>
            </w:r>
            <w:r>
              <w:rPr>
                <w:rStyle w:val="ModernTableText"/>
                <w:noProof/>
                <w:sz w:val="17"/>
                <w:szCs w:val="17"/>
              </w:rPr>
              <w:t>_</w:t>
            </w:r>
            <w:r w:rsidRPr="00292F97">
              <w:rPr>
                <w:rStyle w:val="ModernTableText"/>
                <w:noProof/>
                <w:sz w:val="17"/>
                <w:szCs w:val="17"/>
              </w:rPr>
              <w:t>CD</w:t>
            </w:r>
          </w:p>
        </w:tc>
        <w:tc>
          <w:tcPr>
            <w:tcW w:w="2146" w:type="pct"/>
            <w:gridSpan w:val="4"/>
            <w:tcBorders>
              <w:top w:val="single" w:color="616161" w:sz="4" w:space="0"/>
              <w:left w:val="single" w:color="616161" w:sz="4" w:space="0"/>
              <w:bottom w:val="single" w:color="616161" w:sz="4" w:space="0"/>
              <w:right w:val="single" w:color="616161" w:sz="4" w:space="0"/>
            </w:tcBorders>
            <w:vAlign w:val="center"/>
          </w:tcPr>
          <w:p w:rsidRPr="00292F97" w:rsidR="001F22B5" w:rsidP="009E21C0" w:rsidRDefault="001F22B5" w14:paraId="298E8C92" wp14:textId="77777777">
            <w:pPr>
              <w:pStyle w:val="TableText1"/>
              <w:keepNext/>
              <w:spacing w:before="40" w:after="40"/>
              <w:rPr>
                <w:rStyle w:val="ModernTableText"/>
                <w:noProof/>
                <w:szCs w:val="17"/>
              </w:rPr>
            </w:pPr>
            <w:r w:rsidRPr="00292F97">
              <w:rPr>
                <w:rStyle w:val="ModernTableText"/>
                <w:noProof/>
                <w:sz w:val="17"/>
                <w:szCs w:val="17"/>
              </w:rPr>
              <w:t>A-HDR-STAT-CD &lt;&gt; 'R' (Rejected)</w:t>
            </w:r>
          </w:p>
        </w:tc>
        <w:tc>
          <w:tcPr>
            <w:tcW w:w="497" w:type="pct"/>
            <w:tcBorders>
              <w:top w:val="single" w:color="616161" w:sz="4" w:space="0"/>
              <w:left w:val="single" w:color="616161" w:sz="4" w:space="0"/>
              <w:bottom w:val="single" w:color="616161" w:sz="4" w:space="0"/>
              <w:right w:val="single" w:color="616161" w:sz="4" w:space="0"/>
            </w:tcBorders>
            <w:vAlign w:val="center"/>
          </w:tcPr>
          <w:p w:rsidRPr="00292F97" w:rsidR="001F22B5" w:rsidP="009E21C0" w:rsidRDefault="001F22B5" w14:paraId="5200B7BE" wp14:textId="77777777">
            <w:pPr>
              <w:keepNext/>
              <w:jc w:val="center"/>
              <w:rPr>
                <w:rStyle w:val="ModernTableText"/>
                <w:noProof/>
                <w:szCs w:val="23"/>
              </w:rPr>
            </w:pPr>
            <w:r w:rsidRPr="00292F97">
              <w:rPr>
                <w:rStyle w:val="ModernTableText"/>
                <w:rFonts w:ascii="Wingdings" w:hAnsi="Wingdings" w:eastAsia="Wingdings" w:cs="Wingdings"/>
                <w:noProof/>
                <w:sz w:val="23"/>
                <w:szCs w:val="23"/>
              </w:rPr>
              <w:t>þ</w:t>
            </w:r>
            <w:r w:rsidRPr="00292F97">
              <w:rPr>
                <w:rStyle w:val="ModernTableText"/>
                <w:noProof/>
                <w:sz w:val="23"/>
                <w:szCs w:val="23"/>
              </w:rPr>
              <w:t xml:space="preserve"> </w:t>
            </w:r>
            <w:r w:rsidRPr="00292F97">
              <w:rPr>
                <w:rStyle w:val="ModernTableText"/>
                <w:noProof/>
                <w:sz w:val="17"/>
                <w:szCs w:val="17"/>
              </w:rPr>
              <w:t xml:space="preserve">No  </w:t>
            </w:r>
            <w:r w:rsidRPr="00292F97">
              <w:rPr>
                <w:rStyle w:val="ModernTableText"/>
                <w:rFonts w:ascii="Wingdings 2" w:hAnsi="Wingdings 2" w:eastAsia="Wingdings 2" w:cs="Wingdings 2"/>
                <w:noProof/>
                <w:sz w:val="23"/>
                <w:szCs w:val="23"/>
              </w:rPr>
              <w:t>£</w:t>
            </w:r>
            <w:r w:rsidRPr="00292F97">
              <w:rPr>
                <w:rStyle w:val="ModernTableText"/>
                <w:noProof/>
                <w:sz w:val="17"/>
                <w:szCs w:val="17"/>
              </w:rPr>
              <w:t xml:space="preserve"> Yes</w:t>
            </w:r>
          </w:p>
        </w:tc>
      </w:tr>
      <w:tr xmlns:wp14="http://schemas.microsoft.com/office/word/2010/wordml" w:rsidR="001F22B5" w:rsidTr="009E21C0" w14:paraId="1060400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929" w:type="pct"/>
            <w:gridSpan w:val="2"/>
            <w:vMerge/>
            <w:tcBorders>
              <w:left w:val="single" w:color="616161" w:sz="4" w:space="0"/>
              <w:right w:val="single" w:color="616161" w:sz="4" w:space="0"/>
            </w:tcBorders>
          </w:tcPr>
          <w:p w:rsidRPr="00205D93" w:rsidR="001F22B5" w:rsidP="009E21C0" w:rsidRDefault="001F22B5" w14:paraId="0FD103F5" wp14:textId="77777777">
            <w:pPr>
              <w:pStyle w:val="TableText1"/>
              <w:keepNext/>
              <w:spacing w:before="40" w:after="40"/>
              <w:rPr>
                <w:rStyle w:val="ModernTableText"/>
                <w:b/>
                <w:szCs w:val="17"/>
              </w:rPr>
            </w:pPr>
          </w:p>
        </w:tc>
        <w:tc>
          <w:tcPr>
            <w:tcW w:w="1428" w:type="pct"/>
            <w:gridSpan w:val="3"/>
            <w:tcBorders>
              <w:top w:val="single" w:color="616161" w:sz="4" w:space="0"/>
              <w:left w:val="single" w:color="616161" w:sz="4" w:space="0"/>
              <w:bottom w:val="single" w:color="616161" w:sz="4" w:space="0"/>
              <w:right w:val="single" w:color="616161" w:sz="4" w:space="0"/>
            </w:tcBorders>
          </w:tcPr>
          <w:p w:rsidRPr="00292F97" w:rsidR="001F22B5" w:rsidP="00EA5020" w:rsidRDefault="001F22B5" w14:paraId="7EDE043E" wp14:textId="77777777">
            <w:pPr>
              <w:pStyle w:val="TableText1"/>
              <w:keepNext/>
              <w:numPr>
                <w:ilvl w:val="0"/>
                <w:numId w:val="248"/>
              </w:numPr>
              <w:spacing w:before="40" w:after="40"/>
              <w:rPr>
                <w:rStyle w:val="ModernTableText"/>
                <w:szCs w:val="17"/>
              </w:rPr>
            </w:pPr>
            <w:r w:rsidRPr="00292F97">
              <w:rPr>
                <w:rStyle w:val="ModernTableText"/>
                <w:szCs w:val="17"/>
              </w:rPr>
              <w:t>LOB Cd</w:t>
            </w:r>
            <w:r>
              <w:rPr>
                <w:rStyle w:val="ModernTableText"/>
                <w:szCs w:val="17"/>
              </w:rPr>
              <w:t xml:space="preserve"> - Desc</w:t>
            </w:r>
            <w:r w:rsidRPr="00292F97">
              <w:rPr>
                <w:rStyle w:val="ModernTableText"/>
                <w:szCs w:val="17"/>
              </w:rPr>
              <w:br/>
            </w:r>
            <w:r w:rsidRPr="00292F97">
              <w:rPr>
                <w:rStyle w:val="ModernTableText"/>
                <w:szCs w:val="17"/>
              </w:rPr>
              <w:t>A-HDR -TB.R-LOB-CD</w:t>
            </w:r>
          </w:p>
        </w:tc>
        <w:tc>
          <w:tcPr>
            <w:tcW w:w="2146" w:type="pct"/>
            <w:gridSpan w:val="4"/>
            <w:tcBorders>
              <w:top w:val="single" w:color="616161" w:sz="4" w:space="0"/>
              <w:left w:val="single" w:color="616161" w:sz="4" w:space="0"/>
              <w:bottom w:val="single" w:color="616161" w:sz="4" w:space="0"/>
              <w:right w:val="single" w:color="616161" w:sz="4" w:space="0"/>
            </w:tcBorders>
            <w:vAlign w:val="center"/>
          </w:tcPr>
          <w:p w:rsidRPr="00292F97" w:rsidR="001F22B5" w:rsidP="009E21C0" w:rsidRDefault="001F22B5" w14:paraId="184D15E4" wp14:textId="77777777">
            <w:pPr>
              <w:pStyle w:val="TableText1"/>
              <w:keepNext/>
              <w:spacing w:before="40" w:after="40"/>
              <w:rPr>
                <w:rStyle w:val="ModernTableText"/>
                <w:szCs w:val="17"/>
              </w:rPr>
            </w:pPr>
            <w:r>
              <w:rPr>
                <w:rStyle w:val="ModernTableText"/>
                <w:noProof/>
                <w:szCs w:val="17"/>
              </w:rPr>
              <w:t xml:space="preserve"> </w:t>
            </w:r>
          </w:p>
        </w:tc>
        <w:tc>
          <w:tcPr>
            <w:tcW w:w="497" w:type="pct"/>
            <w:tcBorders>
              <w:top w:val="single" w:color="616161" w:sz="4" w:space="0"/>
              <w:left w:val="single" w:color="616161" w:sz="4" w:space="0"/>
              <w:bottom w:val="single" w:color="616161" w:sz="4" w:space="0"/>
              <w:right w:val="single" w:color="616161" w:sz="4" w:space="0"/>
            </w:tcBorders>
            <w:vAlign w:val="center"/>
          </w:tcPr>
          <w:p w:rsidRPr="00292F97" w:rsidR="001F22B5" w:rsidP="009E21C0" w:rsidRDefault="001F22B5" w14:paraId="6E5C9AC1" wp14:textId="77777777">
            <w:pPr>
              <w:keepNext/>
              <w:jc w:val="center"/>
              <w:rPr>
                <w:rStyle w:val="ModernTableText"/>
                <w:noProof/>
                <w:szCs w:val="23"/>
              </w:rPr>
            </w:pPr>
            <w:r w:rsidRPr="00292F97">
              <w:rPr>
                <w:rStyle w:val="ModernTableText"/>
                <w:rFonts w:ascii="Wingdings" w:hAnsi="Wingdings" w:eastAsia="Wingdings" w:cs="Wingdings"/>
                <w:noProof/>
                <w:szCs w:val="23"/>
              </w:rPr>
              <w:t>þ</w:t>
            </w:r>
            <w:r w:rsidRPr="00292F97">
              <w:rPr>
                <w:rStyle w:val="ModernTableText"/>
                <w:noProof/>
                <w:szCs w:val="23"/>
              </w:rPr>
              <w:t xml:space="preserve"> </w:t>
            </w:r>
            <w:r w:rsidRPr="00292F97">
              <w:rPr>
                <w:rStyle w:val="ModernTableText"/>
                <w:noProof/>
                <w:szCs w:val="17"/>
              </w:rPr>
              <w:t xml:space="preserve">No  </w:t>
            </w:r>
            <w:r w:rsidRPr="00292F97">
              <w:rPr>
                <w:rStyle w:val="ModernTableText"/>
                <w:rFonts w:ascii="Wingdings 2" w:hAnsi="Wingdings 2" w:eastAsia="Wingdings 2" w:cs="Wingdings 2"/>
                <w:noProof/>
                <w:szCs w:val="23"/>
              </w:rPr>
              <w:t>£</w:t>
            </w:r>
            <w:r w:rsidRPr="00292F97">
              <w:rPr>
                <w:rStyle w:val="ModernTableText"/>
                <w:noProof/>
                <w:szCs w:val="17"/>
              </w:rPr>
              <w:t xml:space="preserve"> Yes</w:t>
            </w:r>
          </w:p>
        </w:tc>
      </w:tr>
      <w:tr xmlns:wp14="http://schemas.microsoft.com/office/word/2010/wordml" w:rsidR="001F22B5" w:rsidTr="009E21C0" w14:paraId="445D994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929" w:type="pct"/>
            <w:gridSpan w:val="2"/>
            <w:vMerge/>
            <w:tcBorders>
              <w:left w:val="single" w:color="616161" w:sz="4" w:space="0"/>
              <w:right w:val="single" w:color="616161" w:sz="4" w:space="0"/>
            </w:tcBorders>
          </w:tcPr>
          <w:p w:rsidRPr="00205D93" w:rsidR="001F22B5" w:rsidP="009E21C0" w:rsidRDefault="001F22B5" w14:paraId="7B183938" wp14:textId="77777777">
            <w:pPr>
              <w:pStyle w:val="TableText1"/>
              <w:keepNext/>
              <w:spacing w:before="40" w:after="40"/>
              <w:rPr>
                <w:rStyle w:val="ModernTableText"/>
                <w:b/>
                <w:szCs w:val="17"/>
              </w:rPr>
            </w:pPr>
          </w:p>
        </w:tc>
        <w:tc>
          <w:tcPr>
            <w:tcW w:w="1428" w:type="pct"/>
            <w:gridSpan w:val="3"/>
            <w:tcBorders>
              <w:top w:val="single" w:color="616161" w:sz="4" w:space="0"/>
              <w:left w:val="single" w:color="616161" w:sz="4" w:space="0"/>
              <w:bottom w:val="single" w:color="616161" w:sz="4" w:space="0"/>
              <w:right w:val="single" w:color="616161" w:sz="4" w:space="0"/>
            </w:tcBorders>
          </w:tcPr>
          <w:p w:rsidR="001F22B5" w:rsidP="00EA5020" w:rsidRDefault="001F22B5" w14:paraId="41A89F94" wp14:textId="77777777">
            <w:pPr>
              <w:pStyle w:val="TableText1"/>
              <w:keepNext/>
              <w:numPr>
                <w:ilvl w:val="0"/>
                <w:numId w:val="248"/>
              </w:numPr>
              <w:spacing w:before="40" w:after="40"/>
              <w:rPr>
                <w:rStyle w:val="ModernTableText"/>
                <w:szCs w:val="17"/>
              </w:rPr>
            </w:pPr>
            <w:r>
              <w:rPr>
                <w:rStyle w:val="ModernTableText"/>
                <w:szCs w:val="17"/>
              </w:rPr>
              <w:t xml:space="preserve">Submitter Prov ID </w:t>
            </w:r>
          </w:p>
          <w:p w:rsidRPr="00292F97" w:rsidR="001F22B5" w:rsidP="009E21C0" w:rsidRDefault="001F22B5" w14:paraId="4956B7A0" wp14:textId="77777777">
            <w:pPr>
              <w:pStyle w:val="TableText1"/>
              <w:keepNext/>
              <w:spacing w:before="40" w:after="40"/>
              <w:ind w:left="360"/>
              <w:rPr>
                <w:rStyle w:val="ModernTableText"/>
                <w:szCs w:val="17"/>
              </w:rPr>
            </w:pPr>
          </w:p>
        </w:tc>
        <w:tc>
          <w:tcPr>
            <w:tcW w:w="2146" w:type="pct"/>
            <w:gridSpan w:val="4"/>
            <w:tcBorders>
              <w:top w:val="single" w:color="616161" w:sz="4" w:space="0"/>
              <w:left w:val="single" w:color="616161" w:sz="4" w:space="0"/>
              <w:bottom w:val="single" w:color="616161" w:sz="4" w:space="0"/>
              <w:right w:val="single" w:color="616161" w:sz="4" w:space="0"/>
            </w:tcBorders>
            <w:vAlign w:val="center"/>
          </w:tcPr>
          <w:p w:rsidR="001F22B5" w:rsidP="009E21C0" w:rsidRDefault="001F22B5" w14:paraId="56DAF408" wp14:textId="77777777">
            <w:pPr>
              <w:pStyle w:val="TableText1"/>
              <w:keepNext/>
              <w:spacing w:before="40" w:after="40"/>
              <w:rPr>
                <w:rStyle w:val="ModernTableText"/>
                <w:szCs w:val="17"/>
              </w:rPr>
            </w:pPr>
            <w:r>
              <w:rPr>
                <w:rStyle w:val="ModernTableText"/>
                <w:noProof/>
                <w:szCs w:val="17"/>
              </w:rPr>
              <w:t xml:space="preserve">If row exists </w:t>
            </w:r>
            <w:r>
              <w:rPr>
                <w:rStyle w:val="ModernTableText"/>
                <w:szCs w:val="17"/>
              </w:rPr>
              <w:t xml:space="preserve">where A_HDR_LI_SUBM_PROV_ID_TB.A_TXN_LVL_CD = ‘EV’ </w:t>
            </w:r>
          </w:p>
          <w:p w:rsidR="001F22B5" w:rsidP="009E21C0" w:rsidRDefault="001F22B5" w14:paraId="449084D2" wp14:textId="77777777">
            <w:pPr>
              <w:pStyle w:val="TableText1"/>
              <w:keepNext/>
              <w:spacing w:before="40" w:after="40"/>
              <w:rPr>
                <w:rStyle w:val="ModernTableText"/>
                <w:szCs w:val="17"/>
              </w:rPr>
            </w:pPr>
            <w:r>
              <w:rPr>
                <w:rStyle w:val="ModernTableText"/>
                <w:szCs w:val="17"/>
              </w:rPr>
              <w:t>and A_HDR_LI_SUBM_PROV_ID_TB.A_PROV_ENTY_ID_CD = ‘77’ (AA Provider)</w:t>
            </w:r>
          </w:p>
          <w:p w:rsidR="001F22B5" w:rsidP="009E21C0" w:rsidRDefault="001F22B5" w14:paraId="7E4662BD" wp14:textId="77777777">
            <w:pPr>
              <w:pStyle w:val="TableText1"/>
              <w:keepNext/>
              <w:spacing w:before="40" w:after="40"/>
              <w:rPr>
                <w:rStyle w:val="ModernTableText"/>
                <w:szCs w:val="17"/>
              </w:rPr>
            </w:pPr>
            <w:r>
              <w:rPr>
                <w:rStyle w:val="ModernTableText"/>
                <w:szCs w:val="17"/>
              </w:rPr>
              <w:t>AND</w:t>
            </w:r>
          </w:p>
          <w:p w:rsidR="001F22B5" w:rsidP="009E21C0" w:rsidRDefault="001F22B5" w14:paraId="4964139D" wp14:textId="77777777">
            <w:pPr>
              <w:pStyle w:val="TableText1"/>
              <w:keepNext/>
              <w:spacing w:before="40" w:after="40"/>
              <w:rPr>
                <w:rStyle w:val="ModernTableText"/>
                <w:szCs w:val="17"/>
              </w:rPr>
            </w:pPr>
            <w:r>
              <w:rPr>
                <w:rStyle w:val="ModernTableText"/>
                <w:szCs w:val="17"/>
              </w:rPr>
              <w:t>A_HDR_LI_SUBM_PROV_ID_TB.P_SYS_ID (AA Provider above) &lt;&gt; A_HDR_LI_SUBM_PROV_ID_TB.P_SYS_ID</w:t>
            </w:r>
          </w:p>
          <w:p w:rsidRPr="00292F97" w:rsidR="001F22B5" w:rsidP="009E21C0" w:rsidRDefault="001F22B5" w14:paraId="73268227" wp14:textId="77777777">
            <w:pPr>
              <w:pStyle w:val="TableText1"/>
              <w:keepNext/>
              <w:spacing w:before="40" w:after="40"/>
              <w:rPr>
                <w:rStyle w:val="ModernTableText"/>
                <w:noProof/>
                <w:szCs w:val="17"/>
              </w:rPr>
            </w:pPr>
            <w:r>
              <w:rPr>
                <w:rStyle w:val="ModernTableText"/>
                <w:szCs w:val="17"/>
              </w:rPr>
              <w:t xml:space="preserve">where A_TXN_LVL_CD = ‘RQ’ and </w:t>
            </w:r>
            <w:r w:rsidRPr="0078634B">
              <w:rPr>
                <w:rStyle w:val="ModernTableText"/>
                <w:szCs w:val="17"/>
              </w:rPr>
              <w:t>A_USED_PROV_ID_IND</w:t>
            </w:r>
            <w:r>
              <w:rPr>
                <w:rStyle w:val="ModernTableText"/>
                <w:szCs w:val="17"/>
              </w:rPr>
              <w:t xml:space="preserve"> = ‘Y’</w:t>
            </w:r>
          </w:p>
        </w:tc>
        <w:tc>
          <w:tcPr>
            <w:tcW w:w="497" w:type="pct"/>
            <w:tcBorders>
              <w:top w:val="single" w:color="616161" w:sz="4" w:space="0"/>
              <w:left w:val="single" w:color="616161" w:sz="4" w:space="0"/>
              <w:bottom w:val="single" w:color="616161" w:sz="4" w:space="0"/>
              <w:right w:val="single" w:color="616161" w:sz="4" w:space="0"/>
            </w:tcBorders>
            <w:vAlign w:val="center"/>
          </w:tcPr>
          <w:p w:rsidRPr="00292F97" w:rsidR="001F22B5" w:rsidP="009E21C0" w:rsidRDefault="001F22B5" w14:paraId="4F2F8232" wp14:textId="77777777">
            <w:pPr>
              <w:keepNext/>
              <w:jc w:val="center"/>
              <w:rPr>
                <w:rStyle w:val="ModernTableText"/>
                <w:noProof/>
                <w:szCs w:val="23"/>
              </w:rPr>
            </w:pPr>
            <w:r w:rsidRPr="00292F97">
              <w:rPr>
                <w:rStyle w:val="ModernTableText"/>
                <w:rFonts w:ascii="Wingdings" w:hAnsi="Wingdings" w:eastAsia="Wingdings" w:cs="Wingdings"/>
                <w:noProof/>
                <w:szCs w:val="23"/>
              </w:rPr>
              <w:t>þ</w:t>
            </w:r>
            <w:r w:rsidRPr="00292F97">
              <w:rPr>
                <w:rStyle w:val="ModernTableText"/>
                <w:noProof/>
                <w:szCs w:val="23"/>
              </w:rPr>
              <w:t xml:space="preserve"> </w:t>
            </w:r>
            <w:r w:rsidRPr="00292F97">
              <w:rPr>
                <w:rStyle w:val="ModernTableText"/>
                <w:noProof/>
                <w:szCs w:val="17"/>
              </w:rPr>
              <w:t xml:space="preserve">No  </w:t>
            </w:r>
            <w:r w:rsidRPr="00292F97">
              <w:rPr>
                <w:rStyle w:val="ModernTableText"/>
                <w:rFonts w:ascii="Wingdings 2" w:hAnsi="Wingdings 2" w:eastAsia="Wingdings 2" w:cs="Wingdings 2"/>
                <w:noProof/>
                <w:szCs w:val="23"/>
              </w:rPr>
              <w:t>£</w:t>
            </w:r>
            <w:r w:rsidRPr="00292F97">
              <w:rPr>
                <w:rStyle w:val="ModernTableText"/>
                <w:noProof/>
                <w:szCs w:val="17"/>
              </w:rPr>
              <w:t xml:space="preserve"> Yes</w:t>
            </w:r>
          </w:p>
        </w:tc>
      </w:tr>
      <w:tr xmlns:wp14="http://schemas.microsoft.com/office/word/2010/wordml" w:rsidR="001F22B5" w:rsidTr="009E21C0" w14:paraId="0F2DEBA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trPr>
        <w:tc>
          <w:tcPr>
            <w:tcW w:w="929" w:type="pct"/>
            <w:gridSpan w:val="2"/>
            <w:vMerge/>
            <w:tcBorders>
              <w:left w:val="single" w:color="616161" w:sz="4" w:space="0"/>
              <w:right w:val="single" w:color="616161" w:sz="4" w:space="0"/>
            </w:tcBorders>
          </w:tcPr>
          <w:p w:rsidRPr="00205D93" w:rsidR="001F22B5" w:rsidP="009E21C0" w:rsidRDefault="001F22B5" w14:paraId="4E1F69F0" wp14:textId="77777777">
            <w:pPr>
              <w:pStyle w:val="TableText1"/>
              <w:keepNext/>
              <w:spacing w:before="40" w:after="40"/>
              <w:rPr>
                <w:rStyle w:val="ModernTableText"/>
                <w:b/>
                <w:szCs w:val="17"/>
              </w:rPr>
            </w:pPr>
          </w:p>
        </w:tc>
        <w:tc>
          <w:tcPr>
            <w:tcW w:w="1428" w:type="pct"/>
            <w:gridSpan w:val="3"/>
            <w:tcBorders>
              <w:top w:val="single" w:color="616161" w:sz="4" w:space="0"/>
              <w:left w:val="single" w:color="616161" w:sz="4" w:space="0"/>
              <w:bottom w:val="single" w:color="616161" w:sz="4" w:space="0"/>
              <w:right w:val="single" w:color="616161" w:sz="4" w:space="0"/>
            </w:tcBorders>
          </w:tcPr>
          <w:p w:rsidRPr="00292F97" w:rsidR="001F22B5" w:rsidP="00EA5020" w:rsidRDefault="001F22B5" w14:paraId="62A1CFBC" wp14:textId="77777777">
            <w:pPr>
              <w:pStyle w:val="TableText1"/>
              <w:keepNext/>
              <w:numPr>
                <w:ilvl w:val="0"/>
                <w:numId w:val="248"/>
              </w:numPr>
              <w:spacing w:before="40" w:after="40"/>
              <w:rPr>
                <w:rStyle w:val="ModernTableText"/>
                <w:szCs w:val="17"/>
              </w:rPr>
            </w:pPr>
            <w:r>
              <w:rPr>
                <w:rStyle w:val="ModernTableText"/>
                <w:szCs w:val="17"/>
              </w:rPr>
              <w:t>Prov ID</w:t>
            </w:r>
            <w:r w:rsidRPr="00292F97">
              <w:rPr>
                <w:rStyle w:val="ModernTableText"/>
                <w:szCs w:val="17"/>
              </w:rPr>
              <w:br/>
            </w:r>
            <w:r w:rsidRPr="00292F97">
              <w:rPr>
                <w:rStyle w:val="ModernTableText"/>
                <w:szCs w:val="17"/>
              </w:rPr>
              <w:t>P_ALT_ID_TB.P_ALT_ID</w:t>
            </w:r>
          </w:p>
        </w:tc>
        <w:tc>
          <w:tcPr>
            <w:tcW w:w="2146" w:type="pct"/>
            <w:gridSpan w:val="4"/>
            <w:tcBorders>
              <w:top w:val="single" w:color="616161" w:sz="4" w:space="0"/>
              <w:left w:val="single" w:color="616161" w:sz="4" w:space="0"/>
              <w:bottom w:val="single" w:color="616161" w:sz="4" w:space="0"/>
              <w:right w:val="single" w:color="616161" w:sz="4" w:space="0"/>
            </w:tcBorders>
          </w:tcPr>
          <w:p w:rsidRPr="00292F97" w:rsidR="001F22B5" w:rsidP="009E21C0" w:rsidRDefault="001F22B5" w14:paraId="16927D31" wp14:textId="77777777">
            <w:pPr>
              <w:pStyle w:val="TableText1"/>
              <w:keepNext/>
              <w:spacing w:before="40" w:after="40"/>
              <w:rPr>
                <w:rStyle w:val="ModernTableText"/>
                <w:szCs w:val="17"/>
              </w:rPr>
            </w:pPr>
            <w:r w:rsidRPr="00DA6000">
              <w:rPr>
                <w:rStyle w:val="ModernTableText"/>
                <w:szCs w:val="17"/>
              </w:rPr>
              <w:t>See Report Special Processing &amp; Source Column Processing Logic below</w:t>
            </w:r>
          </w:p>
        </w:tc>
        <w:tc>
          <w:tcPr>
            <w:tcW w:w="497" w:type="pct"/>
            <w:tcBorders>
              <w:top w:val="single" w:color="616161" w:sz="4" w:space="0"/>
              <w:left w:val="single" w:color="616161" w:sz="4" w:space="0"/>
              <w:bottom w:val="single" w:color="616161" w:sz="4" w:space="0"/>
              <w:right w:val="single" w:color="616161" w:sz="4" w:space="0"/>
            </w:tcBorders>
            <w:vAlign w:val="center"/>
          </w:tcPr>
          <w:p w:rsidRPr="00292F97" w:rsidR="001F22B5" w:rsidP="009E21C0" w:rsidRDefault="001F22B5" w14:paraId="12AEF3E7" wp14:textId="77777777">
            <w:pPr>
              <w:keepNext/>
              <w:jc w:val="center"/>
              <w:rPr>
                <w:noProof/>
                <w:sz w:val="18"/>
                <w:szCs w:val="19"/>
              </w:rPr>
            </w:pPr>
            <w:r w:rsidRPr="00386B2F">
              <w:rPr>
                <w:rStyle w:val="ModernTableText"/>
                <w:rFonts w:ascii="Wingdings" w:hAnsi="Wingdings" w:eastAsia="Wingdings" w:cs="Wingdings"/>
                <w:noProof/>
                <w:szCs w:val="23"/>
              </w:rPr>
              <w:t>þ</w:t>
            </w:r>
            <w:r w:rsidRPr="00386B2F">
              <w:rPr>
                <w:rStyle w:val="ModernTableText"/>
                <w:noProof/>
                <w:szCs w:val="23"/>
              </w:rPr>
              <w:t xml:space="preserve"> </w:t>
            </w:r>
            <w:r w:rsidRPr="00386B2F">
              <w:rPr>
                <w:rStyle w:val="ModernTableText"/>
                <w:noProof/>
                <w:szCs w:val="17"/>
              </w:rPr>
              <w:t xml:space="preserve">No  </w:t>
            </w:r>
            <w:r w:rsidRPr="00386B2F">
              <w:rPr>
                <w:rStyle w:val="ModernTableText"/>
                <w:rFonts w:ascii="Wingdings 2" w:hAnsi="Wingdings 2" w:eastAsia="Wingdings 2" w:cs="Wingdings 2"/>
                <w:noProof/>
                <w:szCs w:val="23"/>
              </w:rPr>
              <w:t>£</w:t>
            </w:r>
            <w:r w:rsidRPr="00386B2F">
              <w:rPr>
                <w:rStyle w:val="ModernTableText"/>
                <w:noProof/>
                <w:szCs w:val="17"/>
              </w:rPr>
              <w:t xml:space="preserve"> Yes</w:t>
            </w:r>
          </w:p>
        </w:tc>
      </w:tr>
      <w:tr xmlns:wp14="http://schemas.microsoft.com/office/word/2010/wordml" w:rsidR="001F22B5" w:rsidTr="009E21C0" w14:paraId="214A6D8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1F22B5" w:rsidP="009E21C0" w:rsidRDefault="001F22B5" w14:paraId="17D39ED5" wp14:textId="77777777">
            <w:pPr>
              <w:pStyle w:val="ModernBodyText"/>
              <w:spacing w:before="40" w:after="40"/>
              <w:jc w:val="center"/>
              <w:rPr>
                <w:rStyle w:val="Modern2nd-levelTableheader"/>
                <w:color w:val="FFFFFF"/>
                <w:sz w:val="21"/>
                <w:szCs w:val="21"/>
              </w:rPr>
            </w:pPr>
            <w:r>
              <w:rPr>
                <w:sz w:val="21"/>
                <w:szCs w:val="21"/>
              </w:rPr>
              <w:br w:type="page"/>
            </w:r>
            <w:r>
              <w:rPr>
                <w:rStyle w:val="Modern2nd-levelTableheader"/>
                <w:color w:val="FFFFFF"/>
                <w:sz w:val="21"/>
                <w:szCs w:val="21"/>
              </w:rPr>
              <w:t>Report Control Breaks, Totals, Counts, and Sorts</w:t>
            </w:r>
          </w:p>
        </w:tc>
      </w:tr>
      <w:tr xmlns:wp14="http://schemas.microsoft.com/office/word/2010/wordml" w:rsidR="001F22B5" w:rsidTr="009E21C0" w14:paraId="1D4C76E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Merge w:val="restart"/>
            <w:vAlign w:val="center"/>
          </w:tcPr>
          <w:p w:rsidRPr="00205D93" w:rsidR="001F22B5" w:rsidP="009E21C0" w:rsidRDefault="001F22B5" w14:paraId="6EEE3017" wp14:textId="77777777">
            <w:pPr>
              <w:pStyle w:val="TableHeading"/>
              <w:spacing w:before="40" w:after="40"/>
              <w:rPr>
                <w:rStyle w:val="ModernTableText"/>
                <w:noProof/>
                <w:szCs w:val="17"/>
              </w:rPr>
            </w:pPr>
            <w:r w:rsidRPr="00205D93">
              <w:rPr>
                <w:rStyle w:val="ModernTableText"/>
                <w:noProof/>
                <w:szCs w:val="17"/>
              </w:rPr>
              <w:t>Sort By:</w:t>
            </w:r>
          </w:p>
        </w:tc>
        <w:tc>
          <w:tcPr>
            <w:tcW w:w="2055" w:type="pct"/>
            <w:gridSpan w:val="4"/>
            <w:vAlign w:val="center"/>
          </w:tcPr>
          <w:p w:rsidRPr="00205D93" w:rsidR="001F22B5" w:rsidP="00EA5020" w:rsidRDefault="001F22B5" w14:paraId="531D4718" wp14:textId="77777777">
            <w:pPr>
              <w:pStyle w:val="TableText1"/>
              <w:numPr>
                <w:ilvl w:val="0"/>
                <w:numId w:val="249"/>
              </w:numPr>
              <w:spacing w:before="40" w:after="40"/>
              <w:rPr>
                <w:rStyle w:val="ModernTableText"/>
                <w:szCs w:val="17"/>
              </w:rPr>
            </w:pPr>
            <w:r w:rsidRPr="00205D93">
              <w:rPr>
                <w:rStyle w:val="ModernTableText"/>
                <w:szCs w:val="17"/>
              </w:rPr>
              <w:t>LOB Cd</w:t>
            </w:r>
            <w:r>
              <w:rPr>
                <w:rStyle w:val="ModernTableText"/>
                <w:szCs w:val="17"/>
              </w:rPr>
              <w:t xml:space="preserve"> – Desc</w:t>
            </w:r>
          </w:p>
        </w:tc>
        <w:tc>
          <w:tcPr>
            <w:tcW w:w="2016" w:type="pct"/>
            <w:gridSpan w:val="4"/>
          </w:tcPr>
          <w:p w:rsidRPr="00205D93" w:rsidR="001F22B5" w:rsidP="009E21C0" w:rsidRDefault="001F22B5" w14:paraId="15C50C96" wp14:textId="77777777">
            <w:pPr>
              <w:rPr>
                <w:rStyle w:val="ModernTableText"/>
                <w:noProof/>
                <w:szCs w:val="23"/>
              </w:rPr>
            </w:pPr>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p>
        </w:tc>
      </w:tr>
      <w:tr xmlns:wp14="http://schemas.microsoft.com/office/word/2010/wordml" w:rsidR="001F22B5" w:rsidTr="009E21C0" w14:paraId="541837C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Merge/>
            <w:vAlign w:val="center"/>
          </w:tcPr>
          <w:p w:rsidRPr="00205D93" w:rsidR="001F22B5" w:rsidP="009E21C0" w:rsidRDefault="001F22B5" w14:paraId="1A047487" wp14:textId="77777777">
            <w:pPr>
              <w:pStyle w:val="TableHeading"/>
              <w:spacing w:before="40" w:after="40"/>
              <w:rPr>
                <w:rStyle w:val="ModernTableText"/>
                <w:noProof/>
                <w:szCs w:val="17"/>
              </w:rPr>
            </w:pPr>
          </w:p>
        </w:tc>
        <w:tc>
          <w:tcPr>
            <w:tcW w:w="2055" w:type="pct"/>
            <w:gridSpan w:val="4"/>
            <w:vAlign w:val="center"/>
          </w:tcPr>
          <w:p w:rsidRPr="000307E1" w:rsidR="001F22B5" w:rsidP="00EA5020" w:rsidRDefault="001F22B5" w14:paraId="6BCBFF9D" wp14:textId="77777777">
            <w:pPr>
              <w:pStyle w:val="TableText1"/>
              <w:numPr>
                <w:ilvl w:val="0"/>
                <w:numId w:val="249"/>
              </w:numPr>
              <w:spacing w:before="40" w:after="40"/>
              <w:rPr>
                <w:rStyle w:val="ModernTableText"/>
                <w:szCs w:val="17"/>
              </w:rPr>
            </w:pPr>
            <w:r>
              <w:rPr>
                <w:rStyle w:val="ModernTableText"/>
                <w:szCs w:val="17"/>
              </w:rPr>
              <w:t xml:space="preserve">Submitter Prov ID </w:t>
            </w:r>
          </w:p>
        </w:tc>
        <w:tc>
          <w:tcPr>
            <w:tcW w:w="2016" w:type="pct"/>
            <w:gridSpan w:val="4"/>
          </w:tcPr>
          <w:p w:rsidRPr="000307E1" w:rsidR="001F22B5" w:rsidP="009E21C0" w:rsidRDefault="001F22B5" w14:paraId="6F803C52" wp14:textId="77777777">
            <w:pPr>
              <w:rPr>
                <w:noProof/>
                <w:sz w:val="18"/>
                <w:szCs w:val="19"/>
              </w:rPr>
            </w:pPr>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p>
        </w:tc>
      </w:tr>
      <w:tr xmlns:wp14="http://schemas.microsoft.com/office/word/2010/wordml" w:rsidR="001F22B5" w:rsidTr="009E21C0" w14:paraId="79C6DCA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Merge/>
            <w:vAlign w:val="center"/>
          </w:tcPr>
          <w:p w:rsidRPr="00205D93" w:rsidR="001F22B5" w:rsidP="009E21C0" w:rsidRDefault="001F22B5" w14:paraId="451FA0D7" wp14:textId="77777777">
            <w:pPr>
              <w:pStyle w:val="TableHeading"/>
              <w:spacing w:before="40" w:after="40"/>
              <w:rPr>
                <w:rStyle w:val="ModernTableText"/>
                <w:noProof/>
                <w:szCs w:val="17"/>
              </w:rPr>
            </w:pPr>
          </w:p>
        </w:tc>
        <w:tc>
          <w:tcPr>
            <w:tcW w:w="2055" w:type="pct"/>
            <w:gridSpan w:val="4"/>
            <w:vAlign w:val="center"/>
          </w:tcPr>
          <w:p w:rsidR="001F22B5" w:rsidP="00EA5020" w:rsidRDefault="001F22B5" w14:paraId="12B96E3F" wp14:textId="77777777">
            <w:pPr>
              <w:pStyle w:val="TableText1"/>
              <w:numPr>
                <w:ilvl w:val="0"/>
                <w:numId w:val="249"/>
              </w:numPr>
              <w:spacing w:before="40" w:after="40"/>
              <w:rPr>
                <w:rStyle w:val="ModernTableText"/>
                <w:szCs w:val="17"/>
              </w:rPr>
            </w:pPr>
            <w:r>
              <w:rPr>
                <w:rStyle w:val="ModernTableText"/>
                <w:szCs w:val="17"/>
              </w:rPr>
              <w:t>Prov ID</w:t>
            </w:r>
          </w:p>
        </w:tc>
        <w:tc>
          <w:tcPr>
            <w:tcW w:w="2016" w:type="pct"/>
            <w:gridSpan w:val="4"/>
          </w:tcPr>
          <w:p w:rsidRPr="000307E1" w:rsidR="001F22B5" w:rsidP="009E21C0" w:rsidRDefault="001F22B5" w14:paraId="24133118" wp14:textId="77777777">
            <w:pPr>
              <w:rPr>
                <w:rStyle w:val="ModernTableText"/>
                <w:noProof/>
                <w:szCs w:val="23"/>
              </w:rPr>
            </w:pPr>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p>
        </w:tc>
      </w:tr>
      <w:tr xmlns:wp14="http://schemas.microsoft.com/office/word/2010/wordml" w:rsidR="001F22B5" w:rsidTr="009E21C0" w14:paraId="629EE9F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Merge/>
            <w:vAlign w:val="center"/>
          </w:tcPr>
          <w:p w:rsidRPr="00205D93" w:rsidR="001F22B5" w:rsidP="009E21C0" w:rsidRDefault="001F22B5" w14:paraId="55AF8F33" wp14:textId="77777777">
            <w:pPr>
              <w:pStyle w:val="TableHeading"/>
              <w:spacing w:before="40" w:after="40"/>
              <w:rPr>
                <w:rStyle w:val="ModernTableText"/>
                <w:noProof/>
                <w:szCs w:val="17"/>
              </w:rPr>
            </w:pPr>
          </w:p>
        </w:tc>
        <w:tc>
          <w:tcPr>
            <w:tcW w:w="2055" w:type="pct"/>
            <w:gridSpan w:val="4"/>
            <w:vAlign w:val="center"/>
          </w:tcPr>
          <w:p w:rsidRPr="000307E1" w:rsidR="001F22B5" w:rsidP="00EA5020" w:rsidRDefault="001F22B5" w14:paraId="2FDD385E" wp14:textId="77777777">
            <w:pPr>
              <w:pStyle w:val="TableText1"/>
              <w:numPr>
                <w:ilvl w:val="0"/>
                <w:numId w:val="249"/>
              </w:numPr>
              <w:spacing w:before="40" w:after="40"/>
              <w:rPr>
                <w:rStyle w:val="ModernTableText"/>
                <w:szCs w:val="17"/>
              </w:rPr>
            </w:pPr>
            <w:r>
              <w:rPr>
                <w:rStyle w:val="ModernTableText"/>
                <w:szCs w:val="17"/>
              </w:rPr>
              <w:t>SA Subm Mbr ID</w:t>
            </w:r>
          </w:p>
        </w:tc>
        <w:tc>
          <w:tcPr>
            <w:tcW w:w="2016" w:type="pct"/>
            <w:gridSpan w:val="4"/>
            <w:vAlign w:val="center"/>
          </w:tcPr>
          <w:p w:rsidRPr="000307E1" w:rsidR="001F22B5" w:rsidP="009E21C0" w:rsidRDefault="001F22B5" w14:paraId="7C20F7C6" wp14:textId="77777777">
            <w:pPr>
              <w:pStyle w:val="TableText1"/>
              <w:spacing w:before="40" w:after="40"/>
              <w:rPr>
                <w:rStyle w:val="ModernTableText"/>
                <w:noProof/>
                <w:szCs w:val="23"/>
              </w:rPr>
            </w:pPr>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p>
        </w:tc>
      </w:tr>
      <w:tr xmlns:wp14="http://schemas.microsoft.com/office/word/2010/wordml" w:rsidR="001F22B5" w:rsidTr="009E21C0" w14:paraId="3BCC9C7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Merge/>
            <w:vAlign w:val="center"/>
          </w:tcPr>
          <w:p w:rsidRPr="00205D93" w:rsidR="001F22B5" w:rsidP="009E21C0" w:rsidRDefault="001F22B5" w14:paraId="317CD01E" wp14:textId="77777777">
            <w:pPr>
              <w:pStyle w:val="TableHeading"/>
              <w:spacing w:before="40" w:after="40"/>
              <w:rPr>
                <w:rStyle w:val="ModernTableText"/>
                <w:noProof/>
                <w:szCs w:val="17"/>
              </w:rPr>
            </w:pPr>
          </w:p>
        </w:tc>
        <w:tc>
          <w:tcPr>
            <w:tcW w:w="2055" w:type="pct"/>
            <w:gridSpan w:val="4"/>
            <w:vAlign w:val="center"/>
          </w:tcPr>
          <w:p w:rsidR="001F22B5" w:rsidP="00EA5020" w:rsidRDefault="001F22B5" w14:paraId="05845C05" wp14:textId="77777777">
            <w:pPr>
              <w:pStyle w:val="TableText1"/>
              <w:numPr>
                <w:ilvl w:val="0"/>
                <w:numId w:val="249"/>
              </w:numPr>
              <w:spacing w:before="40" w:after="40"/>
              <w:rPr>
                <w:rStyle w:val="ModernTableText"/>
                <w:szCs w:val="17"/>
              </w:rPr>
            </w:pPr>
            <w:r w:rsidRPr="000307E1">
              <w:rPr>
                <w:rStyle w:val="ModernTableText"/>
                <w:szCs w:val="17"/>
              </w:rPr>
              <w:t xml:space="preserve">SA </w:t>
            </w:r>
            <w:r>
              <w:rPr>
                <w:rStyle w:val="ModernTableText"/>
                <w:szCs w:val="17"/>
              </w:rPr>
              <w:t>Auth ID</w:t>
            </w:r>
          </w:p>
        </w:tc>
        <w:tc>
          <w:tcPr>
            <w:tcW w:w="2016" w:type="pct"/>
            <w:gridSpan w:val="4"/>
            <w:vAlign w:val="center"/>
          </w:tcPr>
          <w:p w:rsidRPr="000307E1" w:rsidR="001F22B5" w:rsidP="009E21C0" w:rsidRDefault="001F22B5" w14:paraId="531088FA" wp14:textId="77777777">
            <w:pPr>
              <w:pStyle w:val="TableText1"/>
              <w:spacing w:before="40" w:after="40"/>
              <w:rPr>
                <w:rStyle w:val="ModernTableText"/>
                <w:noProof/>
                <w:szCs w:val="23"/>
              </w:rPr>
            </w:pPr>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p>
        </w:tc>
      </w:tr>
      <w:tr xmlns:wp14="http://schemas.microsoft.com/office/word/2010/wordml" w:rsidR="001F22B5" w:rsidTr="009E21C0" w14:paraId="21942C7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Merge/>
            <w:vAlign w:val="center"/>
          </w:tcPr>
          <w:p w:rsidRPr="00205D93" w:rsidR="001F22B5" w:rsidP="009E21C0" w:rsidRDefault="001F22B5" w14:paraId="7A343150" wp14:textId="77777777">
            <w:pPr>
              <w:pStyle w:val="TableHeading"/>
              <w:spacing w:before="40" w:after="40"/>
              <w:rPr>
                <w:rStyle w:val="ModernTableText"/>
                <w:noProof/>
                <w:szCs w:val="17"/>
              </w:rPr>
            </w:pPr>
          </w:p>
        </w:tc>
        <w:tc>
          <w:tcPr>
            <w:tcW w:w="2055" w:type="pct"/>
            <w:gridSpan w:val="4"/>
            <w:vAlign w:val="center"/>
          </w:tcPr>
          <w:p w:rsidRPr="000307E1" w:rsidR="001F22B5" w:rsidP="00EA5020" w:rsidRDefault="001F22B5" w14:paraId="3958F275" wp14:textId="77777777">
            <w:pPr>
              <w:pStyle w:val="TableText1"/>
              <w:numPr>
                <w:ilvl w:val="0"/>
                <w:numId w:val="249"/>
              </w:numPr>
              <w:spacing w:before="40" w:after="40"/>
              <w:rPr>
                <w:rStyle w:val="ModernTableText"/>
                <w:szCs w:val="17"/>
              </w:rPr>
            </w:pPr>
            <w:r>
              <w:rPr>
                <w:rStyle w:val="ModernTableText"/>
                <w:szCs w:val="17"/>
              </w:rPr>
              <w:t>SA li Num</w:t>
            </w:r>
          </w:p>
        </w:tc>
        <w:tc>
          <w:tcPr>
            <w:tcW w:w="2016" w:type="pct"/>
            <w:gridSpan w:val="4"/>
            <w:vAlign w:val="center"/>
          </w:tcPr>
          <w:p w:rsidRPr="000307E1" w:rsidR="001F22B5" w:rsidP="009E21C0" w:rsidRDefault="001F22B5" w14:paraId="6A8EE016" wp14:textId="77777777">
            <w:pPr>
              <w:pStyle w:val="TableText1"/>
              <w:spacing w:before="40" w:after="40"/>
              <w:rPr>
                <w:rStyle w:val="ModernTableText"/>
                <w:noProof/>
                <w:szCs w:val="17"/>
              </w:rPr>
            </w:pPr>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p>
        </w:tc>
      </w:tr>
      <w:tr xmlns:wp14="http://schemas.microsoft.com/office/word/2010/wordml" w:rsidR="001F22B5" w:rsidTr="009E21C0" w14:paraId="397727A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5" w:type="pct"/>
            <w:vMerge w:val="restart"/>
            <w:vAlign w:val="center"/>
          </w:tcPr>
          <w:p w:rsidRPr="00205D93" w:rsidR="001F22B5" w:rsidP="009E21C0" w:rsidRDefault="001F22B5" w14:paraId="69C218E0" wp14:textId="77777777">
            <w:pPr>
              <w:pStyle w:val="TableHeading"/>
              <w:spacing w:before="40" w:after="40"/>
              <w:rPr>
                <w:rStyle w:val="ModernTableText"/>
                <w:noProof/>
                <w:szCs w:val="17"/>
              </w:rPr>
            </w:pPr>
            <w:r w:rsidRPr="00205D93">
              <w:rPr>
                <w:rStyle w:val="ModernTableText"/>
                <w:noProof/>
                <w:szCs w:val="17"/>
              </w:rPr>
              <w:t>Control Break</w:t>
            </w:r>
          </w:p>
        </w:tc>
        <w:tc>
          <w:tcPr>
            <w:tcW w:w="474" w:type="pct"/>
            <w:vAlign w:val="center"/>
          </w:tcPr>
          <w:p w:rsidRPr="00205D93" w:rsidR="001F22B5" w:rsidP="009E21C0" w:rsidRDefault="001F22B5" w14:paraId="6B9ECE09" wp14:textId="77777777">
            <w:pPr>
              <w:pStyle w:val="TableHeading"/>
              <w:spacing w:before="40" w:after="40"/>
              <w:rPr>
                <w:rStyle w:val="ModernTableText"/>
                <w:noProof/>
                <w:szCs w:val="17"/>
              </w:rPr>
            </w:pPr>
            <w:r w:rsidRPr="00205D93">
              <w:rPr>
                <w:rStyle w:val="ModernTableText"/>
                <w:noProof/>
                <w:szCs w:val="17"/>
              </w:rPr>
              <w:t>Page:</w:t>
            </w:r>
          </w:p>
        </w:tc>
        <w:tc>
          <w:tcPr>
            <w:tcW w:w="1421" w:type="pct"/>
            <w:gridSpan w:val="2"/>
            <w:vAlign w:val="center"/>
          </w:tcPr>
          <w:p w:rsidRPr="000307E1" w:rsidR="001F22B5" w:rsidP="009E21C0" w:rsidRDefault="001F22B5" w14:paraId="315718DF" wp14:textId="77777777">
            <w:pPr>
              <w:pStyle w:val="TableText1"/>
              <w:numPr>
                <w:ilvl w:val="0"/>
                <w:numId w:val="226"/>
              </w:numPr>
              <w:spacing w:before="40" w:after="40"/>
              <w:rPr>
                <w:rStyle w:val="ModernTableText"/>
                <w:szCs w:val="17"/>
              </w:rPr>
            </w:pPr>
          </w:p>
        </w:tc>
        <w:tc>
          <w:tcPr>
            <w:tcW w:w="1510" w:type="pct"/>
            <w:gridSpan w:val="4"/>
            <w:vAlign w:val="center"/>
          </w:tcPr>
          <w:p w:rsidRPr="000307E1" w:rsidR="001F22B5" w:rsidP="009E21C0" w:rsidRDefault="001F22B5" w14:paraId="61FE7DB1" wp14:textId="77777777">
            <w:pPr>
              <w:pStyle w:val="TableText1"/>
              <w:numPr>
                <w:ilvl w:val="0"/>
                <w:numId w:val="226"/>
              </w:numPr>
              <w:spacing w:before="40" w:after="40"/>
              <w:rPr>
                <w:rStyle w:val="ModernTableText"/>
                <w:szCs w:val="17"/>
              </w:rPr>
            </w:pPr>
          </w:p>
        </w:tc>
        <w:tc>
          <w:tcPr>
            <w:tcW w:w="1140" w:type="pct"/>
            <w:gridSpan w:val="2"/>
            <w:vAlign w:val="center"/>
          </w:tcPr>
          <w:p w:rsidRPr="00205D93" w:rsidR="001F22B5" w:rsidP="009E21C0" w:rsidRDefault="001F22B5" w14:paraId="49B49D0B" wp14:textId="77777777">
            <w:pPr>
              <w:pStyle w:val="TableText1"/>
              <w:numPr>
                <w:ilvl w:val="0"/>
                <w:numId w:val="226"/>
              </w:numPr>
              <w:spacing w:before="40" w:after="40"/>
              <w:rPr>
                <w:rStyle w:val="ModernTableText"/>
                <w:szCs w:val="17"/>
              </w:rPr>
            </w:pPr>
          </w:p>
        </w:tc>
      </w:tr>
      <w:tr xmlns:wp14="http://schemas.microsoft.com/office/word/2010/wordml" w:rsidR="001F22B5" w:rsidTr="009E21C0" w14:paraId="5B0D5C3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5" w:type="pct"/>
            <w:vMerge/>
            <w:tcBorders>
              <w:bottom w:val="single" w:color="616161" w:sz="2" w:space="0"/>
            </w:tcBorders>
            <w:vAlign w:val="center"/>
          </w:tcPr>
          <w:p w:rsidRPr="00205D93" w:rsidR="001F22B5" w:rsidP="009E21C0" w:rsidRDefault="001F22B5" w14:paraId="406A3A41" wp14:textId="77777777">
            <w:pPr>
              <w:pStyle w:val="TableHeading"/>
              <w:spacing w:before="40" w:after="40"/>
              <w:rPr>
                <w:rStyle w:val="ModernTableText"/>
                <w:noProof/>
                <w:szCs w:val="17"/>
              </w:rPr>
            </w:pPr>
          </w:p>
        </w:tc>
        <w:tc>
          <w:tcPr>
            <w:tcW w:w="474" w:type="pct"/>
            <w:tcBorders>
              <w:bottom w:val="single" w:color="616161" w:sz="2" w:space="0"/>
            </w:tcBorders>
            <w:vAlign w:val="center"/>
          </w:tcPr>
          <w:p w:rsidRPr="00205D93" w:rsidR="001F22B5" w:rsidP="009E21C0" w:rsidRDefault="001F22B5" w14:paraId="5A6B3D86" wp14:textId="77777777">
            <w:pPr>
              <w:pStyle w:val="TableHeading"/>
              <w:spacing w:before="40" w:after="40"/>
              <w:rPr>
                <w:rStyle w:val="ModernTableText"/>
                <w:noProof/>
                <w:szCs w:val="17"/>
              </w:rPr>
            </w:pPr>
            <w:r w:rsidRPr="00205D93">
              <w:rPr>
                <w:rStyle w:val="ModernTableText"/>
                <w:noProof/>
                <w:szCs w:val="17"/>
              </w:rPr>
              <w:t>Section:</w:t>
            </w:r>
          </w:p>
        </w:tc>
        <w:tc>
          <w:tcPr>
            <w:tcW w:w="1421" w:type="pct"/>
            <w:gridSpan w:val="2"/>
            <w:tcBorders>
              <w:bottom w:val="single" w:color="616161" w:sz="2" w:space="0"/>
            </w:tcBorders>
            <w:vAlign w:val="center"/>
          </w:tcPr>
          <w:p w:rsidRPr="00205D93" w:rsidR="001F22B5" w:rsidP="009E21C0" w:rsidRDefault="001F22B5" w14:paraId="0BB56475" wp14:textId="77777777">
            <w:pPr>
              <w:pStyle w:val="TableText1"/>
              <w:numPr>
                <w:ilvl w:val="0"/>
                <w:numId w:val="227"/>
              </w:numPr>
              <w:spacing w:before="40" w:after="40"/>
              <w:rPr>
                <w:rStyle w:val="ModernTableText"/>
                <w:szCs w:val="17"/>
              </w:rPr>
            </w:pPr>
          </w:p>
        </w:tc>
        <w:tc>
          <w:tcPr>
            <w:tcW w:w="1510" w:type="pct"/>
            <w:gridSpan w:val="4"/>
            <w:tcBorders>
              <w:bottom w:val="single" w:color="616161" w:sz="2" w:space="0"/>
            </w:tcBorders>
            <w:vAlign w:val="center"/>
          </w:tcPr>
          <w:p w:rsidRPr="00205D93" w:rsidR="001F22B5" w:rsidP="009E21C0" w:rsidRDefault="001F22B5" w14:paraId="22637402" wp14:textId="77777777">
            <w:pPr>
              <w:pStyle w:val="TableText1"/>
              <w:numPr>
                <w:ilvl w:val="0"/>
                <w:numId w:val="227"/>
              </w:numPr>
              <w:spacing w:before="40" w:after="40"/>
              <w:rPr>
                <w:rStyle w:val="ModernTableText"/>
                <w:szCs w:val="17"/>
              </w:rPr>
            </w:pPr>
          </w:p>
        </w:tc>
        <w:tc>
          <w:tcPr>
            <w:tcW w:w="1140" w:type="pct"/>
            <w:gridSpan w:val="2"/>
            <w:tcBorders>
              <w:bottom w:val="single" w:color="616161" w:sz="2" w:space="0"/>
            </w:tcBorders>
            <w:vAlign w:val="center"/>
          </w:tcPr>
          <w:p w:rsidRPr="00205D93" w:rsidR="001F22B5" w:rsidP="009E21C0" w:rsidRDefault="001F22B5" w14:paraId="40B76C6D" wp14:textId="77777777">
            <w:pPr>
              <w:pStyle w:val="TableText1"/>
              <w:numPr>
                <w:ilvl w:val="0"/>
                <w:numId w:val="227"/>
              </w:numPr>
              <w:spacing w:before="40" w:after="40"/>
              <w:rPr>
                <w:rStyle w:val="ModernTableText"/>
                <w:szCs w:val="17"/>
              </w:rPr>
            </w:pPr>
          </w:p>
        </w:tc>
      </w:tr>
      <w:tr xmlns:wp14="http://schemas.microsoft.com/office/word/2010/wordml" w:rsidR="001F22B5" w:rsidTr="009E21C0" w14:paraId="5FE64A2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5" w:type="pct"/>
            <w:vMerge w:val="restart"/>
            <w:vAlign w:val="center"/>
          </w:tcPr>
          <w:p w:rsidRPr="00205D93" w:rsidR="001F22B5" w:rsidP="009E21C0" w:rsidRDefault="001F22B5" w14:paraId="107E0927" wp14:textId="77777777">
            <w:pPr>
              <w:pStyle w:val="TableHeading"/>
              <w:spacing w:before="40" w:after="40"/>
              <w:rPr>
                <w:rStyle w:val="ModernTableText"/>
                <w:noProof/>
                <w:szCs w:val="17"/>
              </w:rPr>
            </w:pPr>
            <w:r w:rsidRPr="00205D93">
              <w:rPr>
                <w:rStyle w:val="ModernTableText"/>
                <w:noProof/>
                <w:szCs w:val="17"/>
              </w:rPr>
              <w:t>Total</w:t>
            </w:r>
          </w:p>
        </w:tc>
        <w:tc>
          <w:tcPr>
            <w:tcW w:w="474" w:type="pct"/>
            <w:vAlign w:val="center"/>
          </w:tcPr>
          <w:p w:rsidRPr="00205D93" w:rsidR="001F22B5" w:rsidP="009E21C0" w:rsidRDefault="001F22B5" w14:paraId="10EEB103" wp14:textId="77777777">
            <w:pPr>
              <w:pStyle w:val="TableHeading"/>
              <w:spacing w:before="40" w:after="40"/>
              <w:rPr>
                <w:rStyle w:val="ModernTableText"/>
                <w:noProof/>
                <w:szCs w:val="17"/>
              </w:rPr>
            </w:pPr>
            <w:r w:rsidRPr="00205D93">
              <w:rPr>
                <w:rStyle w:val="ModernTableText"/>
                <w:noProof/>
                <w:szCs w:val="17"/>
              </w:rPr>
              <w:t>Grand:</w:t>
            </w:r>
          </w:p>
        </w:tc>
        <w:tc>
          <w:tcPr>
            <w:tcW w:w="1421" w:type="pct"/>
            <w:gridSpan w:val="2"/>
            <w:vAlign w:val="center"/>
          </w:tcPr>
          <w:p w:rsidRPr="00205D93" w:rsidR="001F22B5" w:rsidP="009E21C0" w:rsidRDefault="001F22B5" w14:paraId="1F192EE1" wp14:textId="77777777">
            <w:pPr>
              <w:pStyle w:val="TableText1"/>
              <w:numPr>
                <w:ilvl w:val="0"/>
                <w:numId w:val="228"/>
              </w:numPr>
              <w:spacing w:before="40" w:after="40"/>
              <w:rPr>
                <w:rStyle w:val="ModernTableText"/>
                <w:szCs w:val="17"/>
              </w:rPr>
            </w:pPr>
          </w:p>
        </w:tc>
        <w:tc>
          <w:tcPr>
            <w:tcW w:w="1510" w:type="pct"/>
            <w:gridSpan w:val="4"/>
            <w:vAlign w:val="center"/>
          </w:tcPr>
          <w:p w:rsidRPr="00205D93" w:rsidR="001F22B5" w:rsidP="009E21C0" w:rsidRDefault="001F22B5" w14:paraId="3415EB4E" wp14:textId="77777777">
            <w:pPr>
              <w:pStyle w:val="TableText1"/>
              <w:numPr>
                <w:ilvl w:val="0"/>
                <w:numId w:val="228"/>
              </w:numPr>
              <w:spacing w:before="40" w:after="40"/>
              <w:rPr>
                <w:rStyle w:val="ModernTableText"/>
                <w:szCs w:val="17"/>
              </w:rPr>
            </w:pPr>
          </w:p>
        </w:tc>
        <w:tc>
          <w:tcPr>
            <w:tcW w:w="1140" w:type="pct"/>
            <w:gridSpan w:val="2"/>
            <w:vAlign w:val="center"/>
          </w:tcPr>
          <w:p w:rsidRPr="00205D93" w:rsidR="001F22B5" w:rsidP="009E21C0" w:rsidRDefault="001F22B5" w14:paraId="0D2E9AF5" wp14:textId="77777777">
            <w:pPr>
              <w:pStyle w:val="TableText1"/>
              <w:numPr>
                <w:ilvl w:val="0"/>
                <w:numId w:val="228"/>
              </w:numPr>
              <w:spacing w:before="40" w:after="40"/>
              <w:rPr>
                <w:rStyle w:val="ModernTableText"/>
                <w:szCs w:val="17"/>
              </w:rPr>
            </w:pPr>
          </w:p>
        </w:tc>
      </w:tr>
      <w:tr xmlns:wp14="http://schemas.microsoft.com/office/word/2010/wordml" w:rsidR="001F22B5" w:rsidTr="009E21C0" w14:paraId="65B1138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5" w:type="pct"/>
            <w:vMerge/>
            <w:vAlign w:val="center"/>
          </w:tcPr>
          <w:p w:rsidRPr="00205D93" w:rsidR="001F22B5" w:rsidP="009E21C0" w:rsidRDefault="001F22B5" w14:paraId="7B8E01A5" wp14:textId="77777777">
            <w:pPr>
              <w:pStyle w:val="TableHeading"/>
              <w:spacing w:before="40" w:after="40"/>
              <w:rPr>
                <w:rStyle w:val="ModernTableText"/>
                <w:noProof/>
                <w:szCs w:val="17"/>
              </w:rPr>
            </w:pPr>
          </w:p>
        </w:tc>
        <w:tc>
          <w:tcPr>
            <w:tcW w:w="474" w:type="pct"/>
            <w:vAlign w:val="center"/>
          </w:tcPr>
          <w:p w:rsidRPr="00205D93" w:rsidR="001F22B5" w:rsidP="009E21C0" w:rsidRDefault="001F22B5" w14:paraId="690403C4" wp14:textId="77777777">
            <w:pPr>
              <w:pStyle w:val="TableHeading"/>
              <w:spacing w:before="40" w:after="40"/>
              <w:rPr>
                <w:rStyle w:val="ModernTableText"/>
                <w:noProof/>
                <w:szCs w:val="17"/>
              </w:rPr>
            </w:pPr>
            <w:r w:rsidRPr="00205D93">
              <w:rPr>
                <w:rStyle w:val="ModernTableText"/>
                <w:noProof/>
                <w:szCs w:val="17"/>
              </w:rPr>
              <w:t>Section:</w:t>
            </w:r>
          </w:p>
        </w:tc>
        <w:tc>
          <w:tcPr>
            <w:tcW w:w="1421" w:type="pct"/>
            <w:gridSpan w:val="2"/>
            <w:vAlign w:val="center"/>
          </w:tcPr>
          <w:p w:rsidRPr="00205D93" w:rsidR="001F22B5" w:rsidP="009E21C0" w:rsidRDefault="001F22B5" w14:paraId="430747B4" wp14:textId="77777777">
            <w:pPr>
              <w:pStyle w:val="TableText1"/>
              <w:numPr>
                <w:ilvl w:val="0"/>
                <w:numId w:val="229"/>
              </w:numPr>
              <w:spacing w:before="40" w:after="40"/>
              <w:rPr>
                <w:rStyle w:val="ModernTableText"/>
                <w:szCs w:val="17"/>
              </w:rPr>
            </w:pPr>
          </w:p>
        </w:tc>
        <w:tc>
          <w:tcPr>
            <w:tcW w:w="1510" w:type="pct"/>
            <w:gridSpan w:val="4"/>
            <w:vAlign w:val="center"/>
          </w:tcPr>
          <w:p w:rsidRPr="00205D93" w:rsidR="001F22B5" w:rsidP="009E21C0" w:rsidRDefault="001F22B5" w14:paraId="181A0E7F" wp14:textId="77777777">
            <w:pPr>
              <w:pStyle w:val="TableText1"/>
              <w:numPr>
                <w:ilvl w:val="0"/>
                <w:numId w:val="229"/>
              </w:numPr>
              <w:spacing w:before="40" w:after="40"/>
              <w:rPr>
                <w:rStyle w:val="ModernTableText"/>
                <w:szCs w:val="17"/>
              </w:rPr>
            </w:pPr>
          </w:p>
        </w:tc>
        <w:tc>
          <w:tcPr>
            <w:tcW w:w="1140" w:type="pct"/>
            <w:gridSpan w:val="2"/>
            <w:vAlign w:val="center"/>
          </w:tcPr>
          <w:p w:rsidRPr="00205D93" w:rsidR="001F22B5" w:rsidP="009E21C0" w:rsidRDefault="001F22B5" w14:paraId="722CB5DF" wp14:textId="77777777">
            <w:pPr>
              <w:pStyle w:val="TableText1"/>
              <w:numPr>
                <w:ilvl w:val="0"/>
                <w:numId w:val="229"/>
              </w:numPr>
              <w:spacing w:before="40" w:after="40"/>
              <w:rPr>
                <w:rStyle w:val="ModernTableText"/>
                <w:szCs w:val="17"/>
              </w:rPr>
            </w:pPr>
          </w:p>
        </w:tc>
      </w:tr>
      <w:tr xmlns:wp14="http://schemas.microsoft.com/office/word/2010/wordml" w:rsidR="001F22B5" w:rsidTr="009E21C0" w14:paraId="30BF84F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5" w:type="pct"/>
            <w:vMerge w:val="restart"/>
            <w:vAlign w:val="center"/>
          </w:tcPr>
          <w:p w:rsidRPr="00205D93" w:rsidR="001F22B5" w:rsidP="009E21C0" w:rsidRDefault="001F22B5" w14:paraId="24A96051" wp14:textId="77777777">
            <w:pPr>
              <w:pStyle w:val="TableHeading"/>
              <w:spacing w:before="40" w:after="40"/>
              <w:rPr>
                <w:rStyle w:val="ModernTableText"/>
                <w:noProof/>
                <w:szCs w:val="17"/>
              </w:rPr>
            </w:pPr>
            <w:r w:rsidRPr="00205D93">
              <w:rPr>
                <w:rStyle w:val="ModernTableText"/>
                <w:noProof/>
                <w:szCs w:val="17"/>
              </w:rPr>
              <w:t>Counts</w:t>
            </w:r>
          </w:p>
        </w:tc>
        <w:tc>
          <w:tcPr>
            <w:tcW w:w="474" w:type="pct"/>
            <w:vAlign w:val="center"/>
          </w:tcPr>
          <w:p w:rsidRPr="00205D93" w:rsidR="001F22B5" w:rsidP="009E21C0" w:rsidRDefault="001F22B5" w14:paraId="4F6E17B0" wp14:textId="77777777">
            <w:pPr>
              <w:pStyle w:val="TableHeading"/>
              <w:spacing w:before="40" w:after="40"/>
              <w:rPr>
                <w:rStyle w:val="ModernTableText"/>
                <w:noProof/>
                <w:szCs w:val="17"/>
              </w:rPr>
            </w:pPr>
            <w:r w:rsidRPr="00205D93">
              <w:rPr>
                <w:rStyle w:val="ModernTableText"/>
                <w:noProof/>
                <w:szCs w:val="17"/>
              </w:rPr>
              <w:t>Grand:</w:t>
            </w:r>
          </w:p>
        </w:tc>
        <w:tc>
          <w:tcPr>
            <w:tcW w:w="1421" w:type="pct"/>
            <w:gridSpan w:val="2"/>
            <w:vAlign w:val="center"/>
          </w:tcPr>
          <w:p w:rsidRPr="00205D93" w:rsidR="001F22B5" w:rsidP="009E21C0" w:rsidRDefault="001F22B5" w14:paraId="2C4F7B72" wp14:textId="77777777">
            <w:pPr>
              <w:pStyle w:val="TableText1"/>
              <w:numPr>
                <w:ilvl w:val="0"/>
                <w:numId w:val="230"/>
              </w:numPr>
              <w:spacing w:before="40" w:after="40"/>
              <w:rPr>
                <w:rStyle w:val="ModernTableText"/>
                <w:szCs w:val="17"/>
              </w:rPr>
            </w:pPr>
          </w:p>
        </w:tc>
        <w:tc>
          <w:tcPr>
            <w:tcW w:w="1510" w:type="pct"/>
            <w:gridSpan w:val="4"/>
            <w:vAlign w:val="center"/>
          </w:tcPr>
          <w:p w:rsidRPr="00205D93" w:rsidR="001F22B5" w:rsidP="009E21C0" w:rsidRDefault="001F22B5" w14:paraId="5D40932B" wp14:textId="77777777">
            <w:pPr>
              <w:pStyle w:val="TableText1"/>
              <w:numPr>
                <w:ilvl w:val="0"/>
                <w:numId w:val="230"/>
              </w:numPr>
              <w:spacing w:before="40" w:after="40"/>
              <w:rPr>
                <w:rStyle w:val="ModernTableText"/>
                <w:szCs w:val="17"/>
              </w:rPr>
            </w:pPr>
          </w:p>
        </w:tc>
        <w:tc>
          <w:tcPr>
            <w:tcW w:w="1140" w:type="pct"/>
            <w:gridSpan w:val="2"/>
            <w:vAlign w:val="center"/>
          </w:tcPr>
          <w:p w:rsidRPr="00205D93" w:rsidR="001F22B5" w:rsidP="009E21C0" w:rsidRDefault="001F22B5" w14:paraId="6EBAC2CF" wp14:textId="77777777">
            <w:pPr>
              <w:pStyle w:val="TableText1"/>
              <w:numPr>
                <w:ilvl w:val="0"/>
                <w:numId w:val="230"/>
              </w:numPr>
              <w:spacing w:before="40" w:after="40"/>
              <w:rPr>
                <w:rStyle w:val="ModernTableText"/>
                <w:szCs w:val="17"/>
              </w:rPr>
            </w:pPr>
          </w:p>
        </w:tc>
      </w:tr>
      <w:tr xmlns:wp14="http://schemas.microsoft.com/office/word/2010/wordml" w:rsidR="001F22B5" w:rsidTr="009E21C0" w14:paraId="35C9082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5" w:type="pct"/>
            <w:vMerge/>
            <w:vAlign w:val="center"/>
          </w:tcPr>
          <w:p w:rsidRPr="00205D93" w:rsidR="001F22B5" w:rsidP="009E21C0" w:rsidRDefault="001F22B5" w14:paraId="068DB059" wp14:textId="77777777">
            <w:pPr>
              <w:pStyle w:val="TableHeading"/>
              <w:spacing w:before="40" w:after="40"/>
              <w:rPr>
                <w:rStyle w:val="ModernTableText"/>
                <w:noProof/>
                <w:color w:val="FF0000"/>
                <w:szCs w:val="17"/>
              </w:rPr>
            </w:pPr>
          </w:p>
        </w:tc>
        <w:tc>
          <w:tcPr>
            <w:tcW w:w="474" w:type="pct"/>
            <w:vAlign w:val="center"/>
          </w:tcPr>
          <w:p w:rsidRPr="00205D93" w:rsidR="001F22B5" w:rsidP="009E21C0" w:rsidRDefault="001F22B5" w14:paraId="27D92706" wp14:textId="77777777">
            <w:pPr>
              <w:pStyle w:val="TableHeading"/>
              <w:spacing w:before="40" w:after="40"/>
              <w:rPr>
                <w:rStyle w:val="ModernTableText"/>
                <w:noProof/>
                <w:szCs w:val="17"/>
              </w:rPr>
            </w:pPr>
            <w:r w:rsidRPr="00205D93">
              <w:rPr>
                <w:rStyle w:val="ModernTableText"/>
                <w:noProof/>
                <w:szCs w:val="17"/>
              </w:rPr>
              <w:t>Section:</w:t>
            </w:r>
          </w:p>
        </w:tc>
        <w:tc>
          <w:tcPr>
            <w:tcW w:w="1421" w:type="pct"/>
            <w:gridSpan w:val="2"/>
            <w:vAlign w:val="center"/>
          </w:tcPr>
          <w:p w:rsidRPr="00205D93" w:rsidR="001F22B5" w:rsidP="009E21C0" w:rsidRDefault="001F22B5" w14:paraId="61FD2103" wp14:textId="77777777">
            <w:pPr>
              <w:pStyle w:val="TableText1"/>
              <w:numPr>
                <w:ilvl w:val="0"/>
                <w:numId w:val="231"/>
              </w:numPr>
              <w:spacing w:before="40" w:after="40"/>
              <w:rPr>
                <w:rStyle w:val="ModernTableText"/>
                <w:szCs w:val="17"/>
              </w:rPr>
            </w:pPr>
          </w:p>
        </w:tc>
        <w:tc>
          <w:tcPr>
            <w:tcW w:w="1510" w:type="pct"/>
            <w:gridSpan w:val="4"/>
            <w:vAlign w:val="center"/>
          </w:tcPr>
          <w:p w:rsidRPr="00205D93" w:rsidR="001F22B5" w:rsidP="009E21C0" w:rsidRDefault="001F22B5" w14:paraId="238248EF" wp14:textId="77777777">
            <w:pPr>
              <w:pStyle w:val="TableText1"/>
              <w:numPr>
                <w:ilvl w:val="0"/>
                <w:numId w:val="231"/>
              </w:numPr>
              <w:spacing w:before="40" w:after="40"/>
              <w:rPr>
                <w:rStyle w:val="ModernTableText"/>
                <w:szCs w:val="17"/>
              </w:rPr>
            </w:pPr>
          </w:p>
        </w:tc>
        <w:tc>
          <w:tcPr>
            <w:tcW w:w="1140" w:type="pct"/>
            <w:gridSpan w:val="2"/>
            <w:vAlign w:val="center"/>
          </w:tcPr>
          <w:p w:rsidRPr="00205D93" w:rsidR="001F22B5" w:rsidP="009E21C0" w:rsidRDefault="001F22B5" w14:paraId="1ED6A637" wp14:textId="77777777">
            <w:pPr>
              <w:pStyle w:val="TableText1"/>
              <w:numPr>
                <w:ilvl w:val="0"/>
                <w:numId w:val="231"/>
              </w:numPr>
              <w:spacing w:before="40" w:after="40"/>
              <w:rPr>
                <w:rStyle w:val="ModernTableText"/>
                <w:szCs w:val="17"/>
              </w:rPr>
            </w:pPr>
          </w:p>
        </w:tc>
      </w:tr>
      <w:tr xmlns:wp14="http://schemas.microsoft.com/office/word/2010/wordml" w:rsidR="001F22B5" w:rsidTr="009E21C0" w14:paraId="40F68F8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1F22B5" w:rsidP="009E21C0" w:rsidRDefault="001F22B5" w14:paraId="4A454BF3" wp14:textId="77777777">
            <w:pPr>
              <w:pStyle w:val="ModernBodyText"/>
              <w:keepNext/>
              <w:spacing w:before="40" w:after="40"/>
              <w:jc w:val="center"/>
              <w:rPr>
                <w:rStyle w:val="Modern2nd-levelTableheader"/>
                <w:color w:val="FFFFFF"/>
                <w:sz w:val="21"/>
                <w:szCs w:val="21"/>
              </w:rPr>
            </w:pPr>
            <w:r>
              <w:rPr>
                <w:rStyle w:val="Modern2nd-levelTableheader"/>
                <w:color w:val="FFFFFF"/>
                <w:sz w:val="21"/>
                <w:szCs w:val="21"/>
              </w:rPr>
              <w:t>Report Output</w:t>
            </w:r>
          </w:p>
        </w:tc>
      </w:tr>
      <w:tr xmlns:wp14="http://schemas.microsoft.com/office/word/2010/wordml" w:rsidR="001F22B5" w:rsidTr="009E21C0" w14:paraId="16D5C64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10"/>
          <w:jc w:val="center"/>
        </w:trPr>
        <w:tc>
          <w:tcPr>
            <w:tcW w:w="929" w:type="pct"/>
            <w:gridSpan w:val="2"/>
          </w:tcPr>
          <w:p w:rsidRPr="00205D93" w:rsidR="001F22B5" w:rsidP="009E21C0" w:rsidRDefault="001F22B5" w14:paraId="1958683E" wp14:textId="77777777">
            <w:pPr>
              <w:pStyle w:val="TableHeading"/>
              <w:spacing w:before="40" w:after="40"/>
              <w:rPr>
                <w:rStyle w:val="ModernTableText"/>
                <w:noProof/>
                <w:szCs w:val="17"/>
              </w:rPr>
            </w:pPr>
            <w:r w:rsidRPr="00205D93">
              <w:rPr>
                <w:rStyle w:val="ModernTableText"/>
                <w:noProof/>
                <w:szCs w:val="17"/>
              </w:rPr>
              <w:t>Report Output Format:</w:t>
            </w:r>
          </w:p>
        </w:tc>
        <w:tc>
          <w:tcPr>
            <w:tcW w:w="4071" w:type="pct"/>
            <w:gridSpan w:val="8"/>
            <w:vAlign w:val="center"/>
          </w:tcPr>
          <w:p w:rsidRPr="00DF6897" w:rsidR="001F22B5" w:rsidP="009E21C0" w:rsidRDefault="001F22B5" w14:paraId="631D1F81" wp14:textId="77777777">
            <w:pPr>
              <w:pStyle w:val="TableText1"/>
              <w:spacing w:before="40" w:after="40"/>
              <w:rPr>
                <w:rStyle w:val="ModernTableText"/>
                <w:noProof/>
                <w:szCs w:val="17"/>
                <w:highlight w:val="yellow"/>
              </w:rPr>
            </w:pPr>
            <w:r w:rsidRPr="00A31DB4">
              <w:rPr>
                <w:rStyle w:val="ModernTableText"/>
                <w:rFonts w:ascii="Wingdings 2" w:hAnsi="Wingdings 2" w:eastAsia="Wingdings 2" w:cs="Wingdings 2"/>
                <w:noProof/>
                <w:szCs w:val="23"/>
              </w:rPr>
              <w:t>£</w:t>
            </w:r>
            <w:r w:rsidRPr="00A31DB4">
              <w:rPr>
                <w:rStyle w:val="ModernTableText"/>
                <w:noProof/>
                <w:szCs w:val="17"/>
              </w:rPr>
              <w:t xml:space="preserve"> PDF (preferred)                       </w:t>
            </w:r>
            <w:r w:rsidRPr="00A31DB4">
              <w:rPr>
                <w:rStyle w:val="ModernTableText"/>
                <w:rFonts w:ascii="Wingdings 2" w:hAnsi="Wingdings 2" w:eastAsia="Wingdings 2" w:cs="Wingdings 2"/>
                <w:noProof/>
                <w:szCs w:val="23"/>
              </w:rPr>
              <w:t>£</w:t>
            </w:r>
            <w:r w:rsidRPr="002177F2">
              <w:rPr>
                <w:rStyle w:val="ModernTableText"/>
                <w:noProof/>
                <w:szCs w:val="17"/>
              </w:rPr>
              <w:t xml:space="preserve">HTML                             </w:t>
            </w:r>
            <w:r w:rsidRPr="002177F2">
              <w:rPr>
                <w:rStyle w:val="ModernTableText"/>
                <w:rFonts w:ascii="Wingdings" w:hAnsi="Wingdings" w:eastAsia="Wingdings" w:cs="Wingdings"/>
                <w:noProof/>
                <w:szCs w:val="23"/>
              </w:rPr>
              <w:t>þ</w:t>
            </w:r>
            <w:r w:rsidRPr="002177F2">
              <w:rPr>
                <w:rStyle w:val="ModernTableText"/>
                <w:noProof/>
                <w:szCs w:val="17"/>
              </w:rPr>
              <w:t xml:space="preserve"> Excel 200</w:t>
            </w:r>
            <w:r>
              <w:rPr>
                <w:rStyle w:val="ModernTableText"/>
                <w:noProof/>
                <w:szCs w:val="17"/>
              </w:rPr>
              <w:t>7</w:t>
            </w:r>
            <w:r w:rsidRPr="00A31DB4">
              <w:rPr>
                <w:rStyle w:val="ModernTableText"/>
                <w:noProof/>
                <w:szCs w:val="17"/>
              </w:rPr>
              <w:t xml:space="preserve">                       </w:t>
            </w:r>
            <w:r w:rsidRPr="00A31DB4">
              <w:rPr>
                <w:rStyle w:val="ModernTableText"/>
                <w:rFonts w:ascii="Wingdings 2" w:hAnsi="Wingdings 2" w:eastAsia="Wingdings 2" w:cs="Wingdings 2"/>
                <w:noProof/>
                <w:szCs w:val="23"/>
              </w:rPr>
              <w:t>£</w:t>
            </w:r>
            <w:r w:rsidRPr="00A31DB4">
              <w:rPr>
                <w:rStyle w:val="ModernTableText"/>
                <w:noProof/>
                <w:szCs w:val="17"/>
              </w:rPr>
              <w:t xml:space="preserve"> Excel   2002                         </w:t>
            </w:r>
            <w:r w:rsidRPr="00A31DB4">
              <w:rPr>
                <w:rStyle w:val="ModernTableText"/>
                <w:rFonts w:ascii="Wingdings 2" w:hAnsi="Wingdings 2" w:eastAsia="Wingdings 2" w:cs="Wingdings 2"/>
                <w:noProof/>
                <w:szCs w:val="23"/>
              </w:rPr>
              <w:t>£</w:t>
            </w:r>
            <w:r w:rsidRPr="00A31DB4">
              <w:rPr>
                <w:rStyle w:val="ModernTableText"/>
                <w:noProof/>
                <w:szCs w:val="17"/>
              </w:rPr>
              <w:t xml:space="preserve"> Text CSV Format</w:t>
            </w:r>
          </w:p>
        </w:tc>
      </w:tr>
      <w:tr xmlns:wp14="http://schemas.microsoft.com/office/word/2010/wordml" w:rsidR="001F22B5" w:rsidTr="009E21C0" w14:paraId="322BC0A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tcPr>
          <w:p w:rsidRPr="00205D93" w:rsidR="001F22B5" w:rsidP="009E21C0" w:rsidRDefault="001F22B5" w14:paraId="62DBAE08" wp14:textId="77777777">
            <w:pPr>
              <w:pStyle w:val="TableHeading"/>
              <w:spacing w:before="40" w:after="40"/>
              <w:rPr>
                <w:rStyle w:val="ModernTableText"/>
                <w:noProof/>
                <w:szCs w:val="17"/>
              </w:rPr>
            </w:pPr>
            <w:r w:rsidRPr="00205D93">
              <w:rPr>
                <w:rStyle w:val="ModernTableText"/>
                <w:noProof/>
                <w:szCs w:val="17"/>
              </w:rPr>
              <w:t>Reporting Portal:</w:t>
            </w:r>
          </w:p>
        </w:tc>
        <w:tc>
          <w:tcPr>
            <w:tcW w:w="4071" w:type="pct"/>
            <w:gridSpan w:val="8"/>
            <w:vAlign w:val="center"/>
          </w:tcPr>
          <w:p w:rsidRPr="00DF6897" w:rsidR="001F22B5" w:rsidP="009E21C0" w:rsidRDefault="001F22B5" w14:paraId="349E6154" wp14:textId="77777777">
            <w:pPr>
              <w:pStyle w:val="TableText1"/>
              <w:spacing w:before="40" w:after="40"/>
              <w:rPr>
                <w:rStyle w:val="ModernTableText"/>
                <w:noProof/>
                <w:szCs w:val="17"/>
                <w:highlight w:val="yellow"/>
              </w:rPr>
            </w:pPr>
            <w:r w:rsidRPr="00A31DB4">
              <w:rPr>
                <w:rStyle w:val="ModernTableText"/>
                <w:rFonts w:ascii="Wingdings 2" w:hAnsi="Wingdings 2" w:eastAsia="Wingdings 2" w:cs="Wingdings 2"/>
                <w:noProof/>
                <w:szCs w:val="23"/>
              </w:rPr>
              <w:t>£</w:t>
            </w:r>
            <w:r w:rsidRPr="00A31DB4">
              <w:rPr>
                <w:rStyle w:val="ModernTableText"/>
                <w:noProof/>
                <w:szCs w:val="17"/>
              </w:rPr>
              <w:t xml:space="preserve"> Web Portal                                </w:t>
            </w:r>
            <w:r w:rsidRPr="00A31DB4">
              <w:rPr>
                <w:rStyle w:val="ModernTableText"/>
                <w:rFonts w:ascii="Wingdings" w:hAnsi="Wingdings" w:eastAsia="Wingdings" w:cs="Wingdings"/>
                <w:noProof/>
                <w:szCs w:val="23"/>
              </w:rPr>
              <w:t>þ</w:t>
            </w:r>
            <w:r w:rsidRPr="00A31DB4">
              <w:rPr>
                <w:rStyle w:val="ModernTableText"/>
                <w:noProof/>
                <w:szCs w:val="17"/>
              </w:rPr>
              <w:t xml:space="preserve"> EDMS                            </w:t>
            </w:r>
            <w:r w:rsidRPr="00A31DB4">
              <w:rPr>
                <w:rStyle w:val="ModernTableText"/>
                <w:rFonts w:ascii="Wingdings 2" w:hAnsi="Wingdings 2" w:eastAsia="Wingdings 2" w:cs="Wingdings 2"/>
                <w:noProof/>
                <w:szCs w:val="23"/>
              </w:rPr>
              <w:t>£</w:t>
            </w:r>
            <w:r w:rsidRPr="00A31DB4">
              <w:rPr>
                <w:rStyle w:val="ModernTableText"/>
                <w:noProof/>
                <w:szCs w:val="23"/>
              </w:rPr>
              <w:t xml:space="preserve"> </w:t>
            </w:r>
            <w:r w:rsidRPr="00A31DB4">
              <w:rPr>
                <w:rStyle w:val="ModernTableText"/>
                <w:noProof/>
                <w:szCs w:val="17"/>
              </w:rPr>
              <w:t xml:space="preserve">Email Link     </w:t>
            </w:r>
            <w:r w:rsidRPr="00DF6897">
              <w:rPr>
                <w:rStyle w:val="ModernTableText"/>
                <w:noProof/>
                <w:szCs w:val="17"/>
                <w:highlight w:val="yellow"/>
              </w:rPr>
              <w:t xml:space="preserve">                 </w:t>
            </w:r>
          </w:p>
        </w:tc>
      </w:tr>
      <w:tr xmlns:wp14="http://schemas.microsoft.com/office/word/2010/wordml" w:rsidR="001F22B5" w:rsidTr="009E21C0" w14:paraId="2D9B4E3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Merge w:val="restart"/>
            <w:vAlign w:val="center"/>
          </w:tcPr>
          <w:p w:rsidRPr="00205D93" w:rsidR="001F22B5" w:rsidP="009E21C0" w:rsidRDefault="001F22B5" w14:paraId="6985D0DB" wp14:textId="77777777">
            <w:pPr>
              <w:pStyle w:val="TableHeading"/>
              <w:spacing w:before="40" w:after="40"/>
              <w:rPr>
                <w:rStyle w:val="ModernTableText"/>
                <w:noProof/>
                <w:szCs w:val="17"/>
              </w:rPr>
            </w:pPr>
            <w:r w:rsidRPr="00205D93">
              <w:rPr>
                <w:rStyle w:val="ModernTableText"/>
                <w:noProof/>
                <w:szCs w:val="17"/>
              </w:rPr>
              <w:t>Report Output Distribution Group(s):</w:t>
            </w:r>
          </w:p>
        </w:tc>
        <w:tc>
          <w:tcPr>
            <w:tcW w:w="1428" w:type="pct"/>
            <w:gridSpan w:val="3"/>
            <w:vMerge w:val="restart"/>
          </w:tcPr>
          <w:p w:rsidRPr="00205D93" w:rsidR="001F22B5" w:rsidP="009E21C0" w:rsidRDefault="001F22B5" w14:paraId="1B6356AA"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No</w:t>
            </w:r>
          </w:p>
          <w:p w:rsidRPr="00205D93" w:rsidR="001F22B5" w:rsidP="009E21C0" w:rsidRDefault="001F22B5" w14:paraId="599219EF"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 Yes (if yes, complete distribution list)</w:t>
            </w:r>
          </w:p>
        </w:tc>
        <w:tc>
          <w:tcPr>
            <w:tcW w:w="2643" w:type="pct"/>
            <w:gridSpan w:val="5"/>
            <w:tcBorders>
              <w:top w:val="single" w:color="616161" w:sz="4" w:space="0"/>
            </w:tcBorders>
            <w:vAlign w:val="center"/>
          </w:tcPr>
          <w:p w:rsidRPr="00205D93" w:rsidR="001F22B5" w:rsidP="009E21C0" w:rsidRDefault="001F22B5" w14:paraId="5E52E26C" wp14:textId="77777777">
            <w:pPr>
              <w:pStyle w:val="TableText1"/>
              <w:spacing w:before="40" w:after="40"/>
              <w:rPr>
                <w:rStyle w:val="ModernTableText"/>
                <w:b/>
                <w:bCs/>
                <w:szCs w:val="17"/>
              </w:rPr>
            </w:pPr>
            <w:r w:rsidRPr="00205D93">
              <w:rPr>
                <w:rStyle w:val="ModernTableText"/>
                <w:b/>
                <w:bCs/>
                <w:szCs w:val="17"/>
              </w:rPr>
              <w:t>Output Distribution Group List</w:t>
            </w:r>
          </w:p>
        </w:tc>
      </w:tr>
      <w:tr xmlns:wp14="http://schemas.microsoft.com/office/word/2010/wordml" w:rsidR="001F22B5" w:rsidTr="009E21C0" w14:paraId="74EDD1C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Merge/>
          </w:tcPr>
          <w:p w:rsidRPr="00205D93" w:rsidR="001F22B5" w:rsidP="009E21C0" w:rsidRDefault="001F22B5" w14:paraId="515729D9" wp14:textId="77777777">
            <w:pPr>
              <w:pStyle w:val="TableHeading"/>
              <w:spacing w:before="40" w:after="40"/>
              <w:rPr>
                <w:rStyle w:val="ModernTableText"/>
                <w:szCs w:val="17"/>
              </w:rPr>
            </w:pPr>
          </w:p>
        </w:tc>
        <w:tc>
          <w:tcPr>
            <w:tcW w:w="1428" w:type="pct"/>
            <w:gridSpan w:val="3"/>
            <w:vMerge/>
          </w:tcPr>
          <w:p w:rsidRPr="00205D93" w:rsidR="001F22B5" w:rsidP="009E21C0" w:rsidRDefault="001F22B5" w14:paraId="4FEC0207" wp14:textId="77777777">
            <w:pPr>
              <w:pStyle w:val="TableText1"/>
              <w:spacing w:before="40" w:after="40"/>
              <w:rPr>
                <w:rStyle w:val="ModernTableText"/>
                <w:szCs w:val="17"/>
              </w:rPr>
            </w:pPr>
          </w:p>
        </w:tc>
        <w:tc>
          <w:tcPr>
            <w:tcW w:w="1503" w:type="pct"/>
            <w:gridSpan w:val="3"/>
            <w:vAlign w:val="center"/>
          </w:tcPr>
          <w:p w:rsidRPr="00205D93" w:rsidR="001F22B5" w:rsidP="009E21C0" w:rsidRDefault="001F22B5" w14:paraId="412BE395" wp14:textId="77777777">
            <w:pPr>
              <w:pStyle w:val="TableText1"/>
              <w:numPr>
                <w:ilvl w:val="0"/>
                <w:numId w:val="239"/>
              </w:numPr>
              <w:spacing w:before="40" w:after="40"/>
              <w:rPr>
                <w:rStyle w:val="ModernTableText"/>
                <w:szCs w:val="17"/>
                <w:u w:val="single"/>
              </w:rPr>
            </w:pPr>
          </w:p>
        </w:tc>
        <w:tc>
          <w:tcPr>
            <w:tcW w:w="1140" w:type="pct"/>
            <w:gridSpan w:val="2"/>
            <w:vAlign w:val="center"/>
          </w:tcPr>
          <w:p w:rsidRPr="00205D93" w:rsidR="001F22B5" w:rsidP="009E21C0" w:rsidRDefault="001F22B5" w14:paraId="6E40F79C" wp14:textId="77777777">
            <w:pPr>
              <w:pStyle w:val="TableText1"/>
              <w:numPr>
                <w:ilvl w:val="0"/>
                <w:numId w:val="239"/>
              </w:numPr>
              <w:spacing w:before="40" w:after="40"/>
              <w:rPr>
                <w:rStyle w:val="ModernTableText"/>
                <w:szCs w:val="17"/>
              </w:rPr>
            </w:pPr>
          </w:p>
        </w:tc>
      </w:tr>
      <w:tr xmlns:wp14="http://schemas.microsoft.com/office/word/2010/wordml" w:rsidR="001F22B5" w:rsidTr="009E21C0" w14:paraId="319899E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Merge/>
          </w:tcPr>
          <w:p w:rsidRPr="00205D93" w:rsidR="001F22B5" w:rsidP="009E21C0" w:rsidRDefault="001F22B5" w14:paraId="4C463CE5" wp14:textId="77777777">
            <w:pPr>
              <w:pStyle w:val="TableHeading"/>
              <w:spacing w:before="40" w:after="40"/>
              <w:rPr>
                <w:rStyle w:val="ModernTableText"/>
                <w:szCs w:val="17"/>
              </w:rPr>
            </w:pPr>
          </w:p>
        </w:tc>
        <w:tc>
          <w:tcPr>
            <w:tcW w:w="1428" w:type="pct"/>
            <w:gridSpan w:val="3"/>
            <w:vMerge/>
            <w:vAlign w:val="center"/>
          </w:tcPr>
          <w:p w:rsidRPr="00205D93" w:rsidR="001F22B5" w:rsidP="009E21C0" w:rsidRDefault="001F22B5" w14:paraId="079AB07A" wp14:textId="77777777">
            <w:pPr>
              <w:pStyle w:val="TableText1"/>
              <w:spacing w:before="40" w:after="40"/>
              <w:rPr>
                <w:rStyle w:val="ModernTableText"/>
                <w:szCs w:val="17"/>
              </w:rPr>
            </w:pPr>
          </w:p>
        </w:tc>
        <w:tc>
          <w:tcPr>
            <w:tcW w:w="1503" w:type="pct"/>
            <w:gridSpan w:val="3"/>
            <w:vAlign w:val="center"/>
          </w:tcPr>
          <w:p w:rsidRPr="00205D93" w:rsidR="001F22B5" w:rsidP="009E21C0" w:rsidRDefault="001F22B5" w14:paraId="7D298822" wp14:textId="77777777">
            <w:pPr>
              <w:pStyle w:val="TableText1"/>
              <w:numPr>
                <w:ilvl w:val="0"/>
                <w:numId w:val="239"/>
              </w:numPr>
              <w:spacing w:before="40" w:after="40"/>
              <w:rPr>
                <w:rStyle w:val="ModernTableText"/>
                <w:szCs w:val="17"/>
                <w:u w:val="single"/>
              </w:rPr>
            </w:pPr>
          </w:p>
        </w:tc>
        <w:tc>
          <w:tcPr>
            <w:tcW w:w="1140" w:type="pct"/>
            <w:gridSpan w:val="2"/>
            <w:vAlign w:val="center"/>
          </w:tcPr>
          <w:p w:rsidRPr="00205D93" w:rsidR="001F22B5" w:rsidP="009E21C0" w:rsidRDefault="001F22B5" w14:paraId="120885AC" wp14:textId="77777777">
            <w:pPr>
              <w:pStyle w:val="TableText1"/>
              <w:numPr>
                <w:ilvl w:val="0"/>
                <w:numId w:val="239"/>
              </w:numPr>
              <w:spacing w:before="40" w:after="40"/>
              <w:rPr>
                <w:rStyle w:val="ModernTableText"/>
                <w:szCs w:val="17"/>
              </w:rPr>
            </w:pPr>
          </w:p>
        </w:tc>
      </w:tr>
      <w:tr xmlns:wp14="http://schemas.microsoft.com/office/word/2010/wordml" w:rsidR="001F22B5" w:rsidTr="009E21C0" w14:paraId="4AA1726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929" w:type="pct"/>
            <w:gridSpan w:val="2"/>
            <w:vMerge/>
          </w:tcPr>
          <w:p w:rsidRPr="00205D93" w:rsidR="001F22B5" w:rsidP="009E21C0" w:rsidRDefault="001F22B5" w14:paraId="4326D203" wp14:textId="77777777">
            <w:pPr>
              <w:pStyle w:val="TableHeading"/>
              <w:spacing w:before="40" w:after="40"/>
              <w:rPr>
                <w:rStyle w:val="ModernTableText"/>
                <w:szCs w:val="17"/>
              </w:rPr>
            </w:pPr>
          </w:p>
        </w:tc>
        <w:tc>
          <w:tcPr>
            <w:tcW w:w="1428" w:type="pct"/>
            <w:gridSpan w:val="3"/>
            <w:vMerge/>
            <w:vAlign w:val="center"/>
          </w:tcPr>
          <w:p w:rsidRPr="00205D93" w:rsidR="001F22B5" w:rsidP="009E21C0" w:rsidRDefault="001F22B5" w14:paraId="28109489" wp14:textId="77777777">
            <w:pPr>
              <w:pStyle w:val="TableText1"/>
              <w:spacing w:before="40" w:after="40"/>
              <w:rPr>
                <w:rStyle w:val="ModernTableText"/>
                <w:szCs w:val="17"/>
              </w:rPr>
            </w:pPr>
          </w:p>
        </w:tc>
        <w:tc>
          <w:tcPr>
            <w:tcW w:w="1503" w:type="pct"/>
            <w:gridSpan w:val="3"/>
            <w:vAlign w:val="center"/>
          </w:tcPr>
          <w:p w:rsidRPr="00205D93" w:rsidR="001F22B5" w:rsidP="009E21C0" w:rsidRDefault="001F22B5" w14:paraId="63952D61" wp14:textId="77777777">
            <w:pPr>
              <w:pStyle w:val="TableText1"/>
              <w:numPr>
                <w:ilvl w:val="0"/>
                <w:numId w:val="239"/>
              </w:numPr>
              <w:spacing w:before="40" w:after="40"/>
              <w:rPr>
                <w:rStyle w:val="ModernTableText"/>
                <w:szCs w:val="17"/>
                <w:u w:val="single"/>
              </w:rPr>
            </w:pPr>
          </w:p>
        </w:tc>
        <w:tc>
          <w:tcPr>
            <w:tcW w:w="1140" w:type="pct"/>
            <w:gridSpan w:val="2"/>
            <w:vAlign w:val="center"/>
          </w:tcPr>
          <w:p w:rsidRPr="00205D93" w:rsidR="001F22B5" w:rsidP="009E21C0" w:rsidRDefault="001F22B5" w14:paraId="05CCDC18" wp14:textId="77777777">
            <w:pPr>
              <w:pStyle w:val="TableText1"/>
              <w:numPr>
                <w:ilvl w:val="0"/>
                <w:numId w:val="239"/>
              </w:numPr>
              <w:spacing w:before="40" w:after="40"/>
              <w:rPr>
                <w:rStyle w:val="ModernTableText"/>
                <w:szCs w:val="17"/>
              </w:rPr>
            </w:pPr>
          </w:p>
        </w:tc>
      </w:tr>
      <w:tr xmlns:wp14="http://schemas.microsoft.com/office/word/2010/wordml" w:rsidR="001F22B5" w:rsidTr="009E21C0" w14:paraId="0A04DEF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Pr="00205D93" w:rsidR="001F22B5" w:rsidP="009E21C0" w:rsidRDefault="001F22B5" w14:paraId="0C4CAEB3" wp14:textId="77777777">
            <w:pPr>
              <w:pStyle w:val="ModernBodyText"/>
              <w:spacing w:before="40" w:after="40"/>
              <w:jc w:val="center"/>
              <w:rPr>
                <w:rStyle w:val="Modern2nd-levelTableheader"/>
                <w:sz w:val="18"/>
                <w:szCs w:val="21"/>
              </w:rPr>
            </w:pPr>
            <w:r w:rsidRPr="00205D93">
              <w:rPr>
                <w:rStyle w:val="Modern2nd-levelTableheader"/>
                <w:sz w:val="18"/>
                <w:szCs w:val="21"/>
              </w:rPr>
              <w:t>Report Retention</w:t>
            </w:r>
          </w:p>
        </w:tc>
      </w:tr>
      <w:tr xmlns:wp14="http://schemas.microsoft.com/office/word/2010/wordml" w:rsidR="001F22B5" w:rsidTr="009E21C0" w14:paraId="73B3405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929" w:type="pct"/>
            <w:gridSpan w:val="2"/>
            <w:tcBorders>
              <w:top w:val="single" w:color="616161" w:sz="2" w:space="0"/>
              <w:left w:val="single" w:color="616161" w:sz="2" w:space="0"/>
              <w:right w:val="single" w:color="616161" w:sz="2" w:space="0"/>
            </w:tcBorders>
            <w:vAlign w:val="center"/>
          </w:tcPr>
          <w:p w:rsidRPr="00205D93" w:rsidR="001F22B5" w:rsidP="009E21C0" w:rsidRDefault="001F22B5" w14:paraId="23F176B7" wp14:textId="77777777">
            <w:pPr>
              <w:pStyle w:val="ModernBodyText"/>
              <w:spacing w:before="40" w:after="40"/>
              <w:rPr>
                <w:rStyle w:val="Modern2nd-levelTableheader"/>
                <w:noProof/>
                <w:sz w:val="18"/>
                <w:szCs w:val="17"/>
              </w:rPr>
            </w:pPr>
            <w:r w:rsidRPr="00205D93">
              <w:rPr>
                <w:rStyle w:val="Modern2nd-levelTableheader"/>
                <w:noProof/>
                <w:sz w:val="18"/>
                <w:szCs w:val="17"/>
              </w:rPr>
              <w:t>Report Retention Type:</w:t>
            </w:r>
          </w:p>
        </w:tc>
        <w:tc>
          <w:tcPr>
            <w:tcW w:w="4071" w:type="pct"/>
            <w:gridSpan w:val="8"/>
            <w:tcBorders>
              <w:top w:val="single" w:color="616161" w:sz="2" w:space="0"/>
              <w:left w:val="single" w:color="616161" w:sz="2" w:space="0"/>
              <w:bottom w:val="single" w:color="616161" w:sz="2" w:space="0"/>
              <w:right w:val="single" w:color="616161" w:sz="2" w:space="0"/>
            </w:tcBorders>
            <w:vAlign w:val="center"/>
          </w:tcPr>
          <w:p w:rsidRPr="00205D93" w:rsidR="001F22B5" w:rsidP="009E21C0" w:rsidRDefault="001F22B5" w14:paraId="12862223" wp14:textId="77777777">
            <w:pPr>
              <w:pStyle w:val="TableText1"/>
              <w:spacing w:before="40" w:after="40"/>
              <w:rPr>
                <w:rStyle w:val="ModernTableText"/>
                <w:noProof/>
                <w:szCs w:val="17"/>
              </w:rPr>
            </w:pPr>
            <w:r w:rsidRPr="00DF6897">
              <w:rPr>
                <w:rStyle w:val="ModernTableText"/>
                <w:rFonts w:ascii="Wingdings 2" w:hAnsi="Wingdings 2" w:eastAsia="Wingdings 2" w:cs="Wingdings 2"/>
                <w:noProof/>
                <w:szCs w:val="23"/>
              </w:rPr>
              <w:t>£</w:t>
            </w:r>
            <w:r w:rsidRPr="00DF6897">
              <w:rPr>
                <w:rStyle w:val="ModernTableText"/>
                <w:noProof/>
                <w:szCs w:val="17"/>
              </w:rPr>
              <w:t xml:space="preserve"> Cognos                                    </w:t>
            </w:r>
            <w:r w:rsidRPr="00DF6897">
              <w:rPr>
                <w:rStyle w:val="ModernTableText"/>
                <w:rFonts w:ascii="Wingdings" w:hAnsi="Wingdings" w:eastAsia="Wingdings" w:cs="Wingdings"/>
                <w:noProof/>
                <w:szCs w:val="23"/>
              </w:rPr>
              <w:t>þ</w:t>
            </w:r>
            <w:r w:rsidRPr="00DF6897">
              <w:rPr>
                <w:rStyle w:val="ModernTableText"/>
                <w:noProof/>
                <w:szCs w:val="17"/>
              </w:rPr>
              <w:t xml:space="preserve"> EDMS</w:t>
            </w:r>
          </w:p>
        </w:tc>
      </w:tr>
      <w:tr xmlns:wp14="http://schemas.microsoft.com/office/word/2010/wordml" w:rsidR="001F22B5" w:rsidTr="009E21C0" w14:paraId="0D1E338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929" w:type="pct"/>
            <w:gridSpan w:val="2"/>
            <w:tcBorders>
              <w:top w:val="single" w:color="616161" w:sz="2" w:space="0"/>
              <w:left w:val="single" w:color="616161" w:sz="2" w:space="0"/>
              <w:right w:val="single" w:color="616161" w:sz="2" w:space="0"/>
            </w:tcBorders>
            <w:vAlign w:val="center"/>
          </w:tcPr>
          <w:p w:rsidRPr="00205D93" w:rsidR="001F22B5" w:rsidP="009E21C0" w:rsidRDefault="001F22B5" w14:paraId="6FA36FAD" wp14:textId="77777777">
            <w:pPr>
              <w:pStyle w:val="ModernBodyText"/>
              <w:spacing w:before="40" w:after="40"/>
              <w:rPr>
                <w:rStyle w:val="Modern2nd-levelTableheader"/>
                <w:noProof/>
                <w:sz w:val="18"/>
                <w:szCs w:val="17"/>
              </w:rPr>
            </w:pPr>
            <w:r w:rsidRPr="00205D93">
              <w:rPr>
                <w:rStyle w:val="Modern2nd-levelTableheader"/>
                <w:noProof/>
                <w:sz w:val="18"/>
                <w:szCs w:val="17"/>
              </w:rPr>
              <w:t>Report Output Versions:</w:t>
            </w:r>
          </w:p>
        </w:tc>
        <w:tc>
          <w:tcPr>
            <w:tcW w:w="1428" w:type="pct"/>
            <w:gridSpan w:val="3"/>
            <w:tcBorders>
              <w:top w:val="single" w:color="616161" w:sz="2" w:space="0"/>
              <w:left w:val="single" w:color="616161" w:sz="2" w:space="0"/>
              <w:bottom w:val="single" w:color="616161" w:sz="2" w:space="0"/>
              <w:right w:val="single" w:color="616161" w:sz="2" w:space="0"/>
            </w:tcBorders>
            <w:vAlign w:val="center"/>
          </w:tcPr>
          <w:p w:rsidRPr="00205D93" w:rsidR="001F22B5" w:rsidP="009E21C0" w:rsidRDefault="001F22B5" w14:paraId="6C0EACBD" wp14:textId="77777777">
            <w:pPr>
              <w:pStyle w:val="ModernBodyText"/>
              <w:spacing w:before="40" w:after="40"/>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643" w:type="pct"/>
            <w:gridSpan w:val="5"/>
            <w:tcBorders>
              <w:top w:val="single" w:color="616161" w:sz="2" w:space="0"/>
              <w:left w:val="nil"/>
              <w:bottom w:val="single" w:color="616161" w:sz="2" w:space="0"/>
              <w:right w:val="single" w:color="616161" w:sz="2" w:space="0"/>
            </w:tcBorders>
            <w:vAlign w:val="center"/>
          </w:tcPr>
          <w:p w:rsidRPr="00205D93" w:rsidR="001F22B5" w:rsidP="009E21C0" w:rsidRDefault="001F22B5" w14:paraId="5B5DF377" wp14:textId="77777777">
            <w:pPr>
              <w:pStyle w:val="TableText1"/>
              <w:spacing w:before="40" w:after="40"/>
              <w:rPr>
                <w:rStyle w:val="ModernTableText"/>
                <w:noProof/>
                <w:szCs w:val="17"/>
              </w:rPr>
            </w:pPr>
            <w:r w:rsidRPr="00A31DB4">
              <w:rPr>
                <w:rStyle w:val="ModernTableText"/>
                <w:rFonts w:ascii="Wingdings" w:hAnsi="Wingdings" w:eastAsia="Wingdings" w:cs="Wingdings"/>
                <w:noProof/>
                <w:szCs w:val="23"/>
              </w:rPr>
              <w:t>þ</w:t>
            </w:r>
            <w:r w:rsidRPr="00A31DB4">
              <w:rPr>
                <w:rStyle w:val="ModernTableText"/>
                <w:noProof/>
                <w:szCs w:val="17"/>
              </w:rPr>
              <w:t xml:space="preserve">Duration:     7       </w:t>
            </w:r>
            <w:r w:rsidRPr="00A31DB4">
              <w:rPr>
                <w:rStyle w:val="ModernTableText"/>
                <w:rFonts w:ascii="Wingdings 2" w:hAnsi="Wingdings 2" w:eastAsia="Wingdings 2" w:cs="Wingdings 2"/>
                <w:noProof/>
                <w:szCs w:val="23"/>
              </w:rPr>
              <w:t>£</w:t>
            </w:r>
            <w:r w:rsidRPr="00A31DB4">
              <w:rPr>
                <w:rStyle w:val="ModernTableText"/>
                <w:noProof/>
                <w:szCs w:val="17"/>
              </w:rPr>
              <w:t xml:space="preserve"> Days       </w:t>
            </w:r>
            <w:r w:rsidRPr="00A31DB4">
              <w:rPr>
                <w:rStyle w:val="ModernTableText"/>
                <w:rFonts w:ascii="Wingdings 2" w:hAnsi="Wingdings 2" w:eastAsia="Wingdings 2" w:cs="Wingdings 2"/>
                <w:noProof/>
                <w:szCs w:val="23"/>
              </w:rPr>
              <w:t>£</w:t>
            </w:r>
            <w:r w:rsidRPr="00A31DB4">
              <w:rPr>
                <w:rStyle w:val="ModernTableText"/>
                <w:noProof/>
                <w:szCs w:val="17"/>
              </w:rPr>
              <w:t xml:space="preserve"> Months       </w:t>
            </w:r>
            <w:r w:rsidRPr="00A31DB4">
              <w:rPr>
                <w:rStyle w:val="ModernTableText"/>
                <w:rFonts w:ascii="Wingdings" w:hAnsi="Wingdings" w:eastAsia="Wingdings" w:cs="Wingdings"/>
                <w:noProof/>
                <w:szCs w:val="23"/>
              </w:rPr>
              <w:t>þ</w:t>
            </w:r>
            <w:r w:rsidRPr="00A31DB4">
              <w:rPr>
                <w:rStyle w:val="ModernTableText"/>
                <w:noProof/>
                <w:szCs w:val="17"/>
              </w:rPr>
              <w:t>Years</w:t>
            </w:r>
            <w:r w:rsidRPr="00205D93">
              <w:rPr>
                <w:rStyle w:val="ModernTableText"/>
                <w:noProof/>
                <w:szCs w:val="17"/>
              </w:rPr>
              <w:t xml:space="preserve">                                                                          </w:t>
            </w:r>
          </w:p>
        </w:tc>
      </w:tr>
      <w:tr xmlns:wp14="http://schemas.microsoft.com/office/word/2010/wordml" w:rsidR="001F22B5" w:rsidTr="009E21C0" w14:paraId="475A303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trPr>
        <w:tc>
          <w:tcPr>
            <w:tcW w:w="929" w:type="pct"/>
            <w:gridSpan w:val="2"/>
            <w:tcBorders>
              <w:top w:val="single" w:color="616161" w:sz="2" w:space="0"/>
              <w:left w:val="single" w:color="616161" w:sz="2" w:space="0"/>
              <w:right w:val="single" w:color="616161" w:sz="2" w:space="0"/>
            </w:tcBorders>
            <w:vAlign w:val="center"/>
          </w:tcPr>
          <w:p w:rsidRPr="00205D93" w:rsidR="001F22B5" w:rsidP="009E21C0" w:rsidRDefault="001F22B5" w14:paraId="37FBEE18" wp14:textId="77777777">
            <w:pPr>
              <w:pStyle w:val="ModernBodyText"/>
              <w:spacing w:before="40" w:after="40"/>
              <w:rPr>
                <w:rStyle w:val="Modern2nd-levelTableheader"/>
                <w:noProof/>
                <w:sz w:val="18"/>
                <w:szCs w:val="17"/>
              </w:rPr>
            </w:pPr>
            <w:r w:rsidRPr="00205D93">
              <w:rPr>
                <w:rStyle w:val="Modern2nd-levelTableheader"/>
                <w:noProof/>
                <w:sz w:val="18"/>
                <w:szCs w:val="17"/>
              </w:rPr>
              <w:t>Report Run History Log:</w:t>
            </w:r>
          </w:p>
        </w:tc>
        <w:tc>
          <w:tcPr>
            <w:tcW w:w="1428" w:type="pct"/>
            <w:gridSpan w:val="3"/>
            <w:tcBorders>
              <w:top w:val="single" w:color="616161" w:sz="2" w:space="0"/>
              <w:left w:val="single" w:color="616161" w:sz="2" w:space="0"/>
              <w:bottom w:val="single" w:color="616161" w:sz="2" w:space="0"/>
              <w:right w:val="single" w:color="616161" w:sz="2" w:space="0"/>
            </w:tcBorders>
            <w:vAlign w:val="center"/>
          </w:tcPr>
          <w:p w:rsidRPr="00205D93" w:rsidR="001F22B5" w:rsidP="009E21C0" w:rsidRDefault="001F22B5" w14:paraId="3958D273" wp14:textId="77777777">
            <w:pPr>
              <w:pStyle w:val="ModernBodyText"/>
              <w:spacing w:before="40" w:after="40"/>
              <w:rPr>
                <w:rStyle w:val="Modern2nd-levelTableheader"/>
                <w:noProof/>
                <w:color w:val="FFFFFF"/>
                <w:sz w:val="18"/>
                <w:szCs w:val="21"/>
              </w:rPr>
            </w:pPr>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p>
        </w:tc>
        <w:tc>
          <w:tcPr>
            <w:tcW w:w="2643" w:type="pct"/>
            <w:gridSpan w:val="5"/>
            <w:tcBorders>
              <w:top w:val="single" w:color="616161" w:sz="2" w:space="0"/>
              <w:left w:val="nil"/>
              <w:bottom w:val="single" w:color="616161" w:sz="2" w:space="0"/>
              <w:right w:val="single" w:color="616161" w:sz="2" w:space="0"/>
            </w:tcBorders>
            <w:vAlign w:val="center"/>
          </w:tcPr>
          <w:p w:rsidRPr="00205D93" w:rsidR="001F22B5" w:rsidP="009E21C0" w:rsidRDefault="001F22B5" w14:paraId="31917F60" wp14:textId="77777777">
            <w:pPr>
              <w:pStyle w:val="TableText1"/>
              <w:spacing w:before="40" w:after="40"/>
              <w:rPr>
                <w:rStyle w:val="ModernTableText"/>
                <w:noProof/>
                <w:szCs w:val="17"/>
              </w:rPr>
            </w:pPr>
            <w:r w:rsidRPr="00205D93">
              <w:rPr>
                <w:rStyle w:val="ModernTableText"/>
                <w:rFonts w:ascii="Wingdings 2" w:hAnsi="Wingdings 2" w:eastAsia="Wingdings 2" w:cs="Wingdings 2"/>
                <w:noProof/>
                <w:szCs w:val="23"/>
              </w:rPr>
              <w:t>£</w:t>
            </w:r>
            <w:r w:rsidRPr="00205D93">
              <w:rPr>
                <w:rStyle w:val="ModernTableText"/>
                <w:noProof/>
                <w:szCs w:val="17"/>
              </w:rPr>
              <w:t xml:space="preserve">Duration:            </w:t>
            </w:r>
            <w:r w:rsidRPr="00205D93">
              <w:rPr>
                <w:rStyle w:val="ModernTableText"/>
                <w:rFonts w:ascii="Wingdings 2" w:hAnsi="Wingdings 2" w:eastAsia="Wingdings 2" w:cs="Wingdings 2"/>
                <w:noProof/>
                <w:szCs w:val="23"/>
              </w:rPr>
              <w:t>£</w:t>
            </w:r>
            <w:r w:rsidRPr="00205D93">
              <w:rPr>
                <w:rStyle w:val="ModernTableText"/>
                <w:noProof/>
                <w:szCs w:val="17"/>
              </w:rPr>
              <w:t xml:space="preserve"> Days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Months       </w:t>
            </w:r>
            <w:r w:rsidRPr="00205D93">
              <w:rPr>
                <w:rStyle w:val="ModernTableText"/>
                <w:rFonts w:ascii="Wingdings 2" w:hAnsi="Wingdings 2" w:eastAsia="Wingdings 2" w:cs="Wingdings 2"/>
                <w:noProof/>
                <w:szCs w:val="23"/>
              </w:rPr>
              <w:t>£</w:t>
            </w:r>
            <w:r w:rsidRPr="00205D93">
              <w:rPr>
                <w:rStyle w:val="ModernTableText"/>
                <w:noProof/>
                <w:szCs w:val="17"/>
              </w:rPr>
              <w:t xml:space="preserve"> Years                                                                          </w:t>
            </w:r>
          </w:p>
        </w:tc>
      </w:tr>
      <w:tr xmlns:wp14="http://schemas.microsoft.com/office/word/2010/wordml" w:rsidR="001F22B5" w:rsidTr="009E21C0" w14:paraId="2EC17F3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1F22B5" w:rsidP="009E21C0" w:rsidRDefault="001F22B5" w14:paraId="545E0249" wp14:textId="77777777">
            <w:pPr>
              <w:pStyle w:val="ModernBodyText"/>
              <w:keepNext/>
              <w:spacing w:before="40" w:after="40"/>
              <w:jc w:val="center"/>
              <w:rPr>
                <w:rStyle w:val="Modern2nd-levelTableheader"/>
                <w:noProof/>
                <w:color w:val="FFFFFF"/>
                <w:sz w:val="21"/>
                <w:szCs w:val="21"/>
              </w:rPr>
            </w:pPr>
            <w:r>
              <w:rPr>
                <w:rStyle w:val="Modern2nd-levelTableheader"/>
                <w:noProof/>
                <w:color w:val="FFFFFF"/>
                <w:sz w:val="21"/>
                <w:szCs w:val="21"/>
              </w:rPr>
              <w:t>Report Special Processing</w:t>
            </w:r>
          </w:p>
        </w:tc>
      </w:tr>
      <w:tr xmlns:wp14="http://schemas.microsoft.com/office/word/2010/wordml" w:rsidR="001F22B5" w:rsidTr="009E21C0" w14:paraId="28CABBA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jc w:val="center"/>
        </w:trPr>
        <w:tc>
          <w:tcPr>
            <w:tcW w:w="5000" w:type="pct"/>
            <w:gridSpan w:val="10"/>
            <w:tcBorders>
              <w:top w:val="single" w:color="616161" w:sz="2" w:space="0"/>
              <w:left w:val="single" w:color="616161" w:sz="2" w:space="0"/>
              <w:bottom w:val="single" w:color="616161" w:sz="2" w:space="0"/>
              <w:right w:val="single" w:color="616161" w:sz="2" w:space="0"/>
            </w:tcBorders>
            <w:vAlign w:val="center"/>
          </w:tcPr>
          <w:p w:rsidR="001F22B5" w:rsidP="009E21C0" w:rsidRDefault="001F22B5" w14:paraId="39EBCE89" wp14:textId="77777777">
            <w:pPr>
              <w:keepLines/>
              <w:spacing w:before="40" w:after="40"/>
              <w:rPr>
                <w:rStyle w:val="ModernTableText"/>
                <w:noProof/>
                <w:spacing w:val="-2"/>
                <w:szCs w:val="18"/>
              </w:rPr>
            </w:pPr>
            <w:r w:rsidRPr="0099653B">
              <w:rPr>
                <w:rStyle w:val="ModernTableText"/>
                <w:noProof/>
                <w:spacing w:val="-2"/>
                <w:szCs w:val="18"/>
              </w:rPr>
              <w:t>Join A-DTL-TB to A-HDR-TB using A-AUTH-ID</w:t>
            </w:r>
          </w:p>
          <w:p w:rsidRPr="009D11F7" w:rsidR="001F22B5" w:rsidP="009E21C0" w:rsidRDefault="001F22B5" w14:paraId="72A529DE" wp14:textId="77777777">
            <w:pPr>
              <w:keepLines/>
              <w:spacing w:before="40" w:after="40"/>
              <w:rPr>
                <w:rStyle w:val="ModernTableText"/>
                <w:noProof/>
                <w:spacing w:val="-2"/>
                <w:szCs w:val="17"/>
              </w:rPr>
            </w:pPr>
            <w:r w:rsidRPr="009D11F7">
              <w:rPr>
                <w:rStyle w:val="ModernTableText"/>
                <w:noProof/>
                <w:spacing w:val="-2"/>
                <w:szCs w:val="17"/>
              </w:rPr>
              <w:t>Join B-DTL-TB to A-HDR-TB using B-SYS-ID</w:t>
            </w:r>
          </w:p>
          <w:p w:rsidRPr="009D11F7" w:rsidR="001F22B5" w:rsidP="009E21C0" w:rsidRDefault="001F22B5" w14:paraId="1B93D31C" wp14:textId="77777777">
            <w:pPr>
              <w:pStyle w:val="TableHeading"/>
              <w:spacing w:before="40" w:after="40"/>
              <w:rPr>
                <w:rStyle w:val="ModernTableText"/>
                <w:b w:val="0"/>
                <w:bCs w:val="0"/>
                <w:noProof/>
                <w:spacing w:val="-2"/>
                <w:szCs w:val="17"/>
              </w:rPr>
            </w:pPr>
            <w:r w:rsidRPr="009D11F7">
              <w:rPr>
                <w:rStyle w:val="ModernTableText"/>
                <w:b w:val="0"/>
                <w:bCs w:val="0"/>
                <w:noProof/>
                <w:spacing w:val="-2"/>
                <w:szCs w:val="17"/>
              </w:rPr>
              <w:t>Join P-DTL-TB to A-HDR-LI-SUBM-PROV-ID-TB using A-HDR-LI-SUBM-PROV-ID-TB.P-SYS-ID [Where A-TXN-LVL-CD = '</w:t>
            </w:r>
            <w:r>
              <w:rPr>
                <w:rStyle w:val="ModernTableText"/>
                <w:b w:val="0"/>
                <w:bCs w:val="0"/>
                <w:noProof/>
                <w:spacing w:val="-2"/>
                <w:szCs w:val="17"/>
              </w:rPr>
              <w:t>RQ</w:t>
            </w:r>
            <w:r w:rsidRPr="009D11F7">
              <w:rPr>
                <w:rStyle w:val="ModernTableText"/>
                <w:b w:val="0"/>
                <w:bCs w:val="0"/>
                <w:noProof/>
                <w:spacing w:val="-2"/>
                <w:szCs w:val="17"/>
              </w:rPr>
              <w:t>" and A-USED-PROV-ID-IND = "Y"] = P-DTL-TB.P-SYS-ID</w:t>
            </w:r>
          </w:p>
          <w:p w:rsidRPr="0075797A" w:rsidR="001F22B5" w:rsidP="009E21C0" w:rsidRDefault="001F22B5" w14:paraId="651AF8C2" wp14:textId="77777777">
            <w:pPr>
              <w:keepLines/>
              <w:spacing w:before="40" w:after="40"/>
              <w:jc w:val="left"/>
              <w:rPr>
                <w:rStyle w:val="ModernTableText"/>
                <w:noProof/>
                <w:spacing w:val="-2"/>
                <w:szCs w:val="17"/>
              </w:rPr>
            </w:pPr>
            <w:r w:rsidRPr="0075797A">
              <w:rPr>
                <w:rStyle w:val="ModernTableText"/>
                <w:noProof/>
                <w:spacing w:val="-2"/>
                <w:szCs w:val="17"/>
              </w:rPr>
              <w:t>Join P-DTL-TB to A-HDR-LI-SUBM-PROV-ID-TB using A-HDR-LI-SUBM-PROV-ID-TB.P-SYS-ID [Where A-TXN-LVL-CD = 'EV' AND A-USED-PROV-ID-IND = "Y"</w:t>
            </w:r>
            <w:r>
              <w:rPr>
                <w:rStyle w:val="ModernTableText"/>
                <w:noProof/>
                <w:spacing w:val="-2"/>
                <w:szCs w:val="17"/>
              </w:rPr>
              <w:t xml:space="preserve"> </w:t>
            </w:r>
            <w:r w:rsidRPr="00A817C6">
              <w:rPr>
                <w:rStyle w:val="ModernTableText"/>
                <w:noProof/>
                <w:spacing w:val="-2"/>
                <w:szCs w:val="17"/>
              </w:rPr>
              <w:t>and A_PROV_ENTY_ID_CD = ‘77’</w:t>
            </w:r>
            <w:r>
              <w:rPr>
                <w:rStyle w:val="ModernTableText"/>
                <w:noProof/>
                <w:spacing w:val="-2"/>
                <w:szCs w:val="17"/>
              </w:rPr>
              <w:t xml:space="preserve"> </w:t>
            </w:r>
            <w:r w:rsidRPr="0075797A">
              <w:rPr>
                <w:rStyle w:val="ModernTableText"/>
                <w:noProof/>
                <w:spacing w:val="-2"/>
                <w:szCs w:val="17"/>
              </w:rPr>
              <w:t>]  = P-DTL-TB.P-SYS-ID</w:t>
            </w:r>
          </w:p>
          <w:p w:rsidRPr="0075797A" w:rsidR="001F22B5" w:rsidP="009E21C0" w:rsidRDefault="001F22B5" w14:paraId="33637CF7" wp14:textId="77777777">
            <w:pPr>
              <w:keepLines/>
              <w:spacing w:before="40" w:after="40"/>
              <w:jc w:val="left"/>
              <w:rPr>
                <w:rStyle w:val="ModernTableText"/>
                <w:noProof/>
                <w:spacing w:val="-2"/>
                <w:szCs w:val="17"/>
              </w:rPr>
            </w:pPr>
            <w:r w:rsidRPr="0075797A">
              <w:rPr>
                <w:rStyle w:val="ModernTableText"/>
                <w:noProof/>
                <w:spacing w:val="-2"/>
                <w:szCs w:val="17"/>
              </w:rPr>
              <w:t xml:space="preserve">Join P-DTL-TB to A-HDR-LI-SUBM-PROV-ID-TB using A-HDR-LI-SUBM-PROV-ID-TB.P-SYS-ID [Where A-TXN-LVL-CD = 'SV' AND A-USED-PROV-ID-IND = "Y"]  </w:t>
            </w:r>
          </w:p>
          <w:p w:rsidRPr="0075797A" w:rsidR="001F22B5" w:rsidP="009E21C0" w:rsidRDefault="001F22B5" w14:paraId="3F687781" wp14:textId="77777777">
            <w:pPr>
              <w:keepLines/>
              <w:spacing w:before="40" w:after="40"/>
              <w:jc w:val="left"/>
              <w:rPr>
                <w:rStyle w:val="ModernTableText"/>
                <w:noProof/>
                <w:spacing w:val="-2"/>
                <w:szCs w:val="17"/>
              </w:rPr>
            </w:pPr>
            <w:r w:rsidRPr="0075797A">
              <w:rPr>
                <w:rStyle w:val="ModernTableText"/>
                <w:noProof/>
                <w:spacing w:val="-2"/>
                <w:szCs w:val="17"/>
              </w:rPr>
              <w:t>= P-DTL-TB.P-SYS-ID</w:t>
            </w:r>
          </w:p>
          <w:p w:rsidR="001F22B5" w:rsidP="009E21C0" w:rsidRDefault="001F22B5" w14:paraId="1A748F65" wp14:textId="77777777">
            <w:pPr>
              <w:pStyle w:val="TableTextACSSC"/>
            </w:pPr>
          </w:p>
          <w:p w:rsidRPr="009E3E38" w:rsidR="001F22B5" w:rsidP="009E21C0" w:rsidRDefault="001F22B5" w14:paraId="6A3D6DFE" wp14:textId="77777777">
            <w:pPr>
              <w:keepLines/>
              <w:spacing w:before="40" w:after="40"/>
              <w:rPr>
                <w:rStyle w:val="ModernTableText"/>
                <w:rFonts w:cs="Arial"/>
                <w:b/>
                <w:bCs/>
                <w:noProof/>
                <w:spacing w:val="-2"/>
                <w:szCs w:val="18"/>
                <w:u w:val="single"/>
              </w:rPr>
            </w:pPr>
            <w:r w:rsidRPr="009E3E38">
              <w:rPr>
                <w:rStyle w:val="ModernTableText"/>
                <w:rFonts w:cs="Arial"/>
                <w:b/>
                <w:bCs/>
                <w:noProof/>
                <w:spacing w:val="-2"/>
                <w:szCs w:val="18"/>
                <w:u w:val="single"/>
              </w:rPr>
              <w:t>Weekly Report Date (overview):</w:t>
            </w:r>
          </w:p>
          <w:p w:rsidR="001F22B5" w:rsidP="00EA5020" w:rsidRDefault="001F22B5" w14:paraId="5FF6F3F3" wp14:textId="77777777">
            <w:pPr>
              <w:pStyle w:val="ListParagraph"/>
              <w:numPr>
                <w:ilvl w:val="0"/>
                <w:numId w:val="250"/>
              </w:numPr>
              <w:rPr>
                <w:rFonts w:eastAsia="Times New Roman"/>
              </w:rPr>
            </w:pPr>
            <w:r>
              <w:rPr>
                <w:rFonts w:eastAsia="Times New Roman"/>
              </w:rPr>
              <w:t>Report only includes authorizations that meet the Look Back a</w:t>
            </w:r>
            <w:r>
              <w:t>nd</w:t>
            </w:r>
            <w:r>
              <w:rPr>
                <w:rFonts w:eastAsia="Times New Roman"/>
              </w:rPr>
              <w:t xml:space="preserve"> Look Ahead criteria</w:t>
            </w:r>
          </w:p>
          <w:p w:rsidR="001F22B5" w:rsidP="00EA5020" w:rsidRDefault="001F22B5" w14:paraId="3462F860" wp14:textId="77777777">
            <w:pPr>
              <w:pStyle w:val="ListParagraph"/>
              <w:numPr>
                <w:ilvl w:val="0"/>
                <w:numId w:val="250"/>
              </w:numPr>
              <w:rPr>
                <w:rFonts w:eastAsia="Times New Roman"/>
              </w:rPr>
            </w:pPr>
            <w:r>
              <w:rPr>
                <w:rFonts w:eastAsia="Times New Roman"/>
              </w:rPr>
              <w:t>LOOK BACK DATE is 18 months prior to Report Date, unless the servicing provider has a provider type of ‘030’ or ‘031’ which will use 36 months.</w:t>
            </w:r>
          </w:p>
          <w:p w:rsidR="001F22B5" w:rsidP="00EA5020" w:rsidRDefault="001F22B5" w14:paraId="7AE244EB" wp14:textId="77777777">
            <w:pPr>
              <w:pStyle w:val="ListParagraph"/>
              <w:numPr>
                <w:ilvl w:val="0"/>
                <w:numId w:val="250"/>
              </w:numPr>
              <w:rPr>
                <w:rFonts w:eastAsia="Times New Roman"/>
              </w:rPr>
            </w:pPr>
            <w:r>
              <w:rPr>
                <w:rFonts w:eastAsia="Times New Roman"/>
              </w:rPr>
              <w:t>LOOK AHEAD DATE will be 2</w:t>
            </w:r>
            <w:r>
              <w:t>4</w:t>
            </w:r>
            <w:r>
              <w:rPr>
                <w:rFonts w:eastAsia="Times New Roman"/>
              </w:rPr>
              <w:t>months into the future from Report Date.</w:t>
            </w:r>
          </w:p>
          <w:p w:rsidR="001F22B5" w:rsidP="00EA5020" w:rsidRDefault="001F22B5" w14:paraId="0E388898" wp14:textId="77777777">
            <w:pPr>
              <w:pStyle w:val="ListParagraph"/>
              <w:numPr>
                <w:ilvl w:val="1"/>
                <w:numId w:val="250"/>
              </w:numPr>
              <w:rPr>
                <w:rFonts w:eastAsia="Times New Roman"/>
              </w:rPr>
            </w:pPr>
            <w:r>
              <w:rPr>
                <w:rFonts w:eastAsia="Times New Roman"/>
              </w:rPr>
              <w:t>System uses the Header Approved Dates if authorization is approved, else it uses the latest line Requested Dates.</w:t>
            </w:r>
          </w:p>
          <w:p w:rsidR="001F22B5" w:rsidP="009E21C0" w:rsidRDefault="001F22B5" w14:paraId="4674704B" wp14:textId="77777777">
            <w:pPr>
              <w:pStyle w:val="TableTextACSSC"/>
            </w:pPr>
          </w:p>
          <w:p w:rsidRPr="009E3E38" w:rsidR="001F22B5" w:rsidP="009E21C0" w:rsidRDefault="001F22B5" w14:paraId="394CBB47" wp14:textId="77777777">
            <w:pPr>
              <w:pStyle w:val="TableTextACSSC"/>
              <w:rPr>
                <w:b/>
                <w:bCs/>
                <w:u w:val="single"/>
              </w:rPr>
            </w:pPr>
            <w:r w:rsidRPr="009E3E38">
              <w:rPr>
                <w:b/>
                <w:bCs/>
                <w:u w:val="single"/>
              </w:rPr>
              <w:t>Weekly Report Date (Technical):</w:t>
            </w:r>
          </w:p>
          <w:p w:rsidRPr="00CD6EB2" w:rsidR="001F22B5" w:rsidP="009E21C0" w:rsidRDefault="001F22B5" w14:paraId="1F553A5F" wp14:textId="77777777">
            <w:pPr>
              <w:pStyle w:val="TableTextACSSC"/>
              <w:tabs>
                <w:tab w:val="left" w:pos="1008"/>
                <w:tab w:val="right" w:pos="10800"/>
              </w:tabs>
              <w:ind w:right="720"/>
            </w:pPr>
            <w:r w:rsidRPr="00CD6EB2">
              <w:t xml:space="preserve">Look Back and Look Ahead Dates work in unison.  If SA fails either </w:t>
            </w:r>
            <w:r w:rsidRPr="00CD6EB2" w:rsidR="004A5FF5">
              <w:t>calculation,</w:t>
            </w:r>
            <w:r w:rsidRPr="00CD6EB2">
              <w:t xml:space="preserve"> then SA will not appear on the report.</w:t>
            </w:r>
          </w:p>
          <w:p w:rsidRPr="00CD6EB2" w:rsidR="001F22B5" w:rsidP="009E21C0" w:rsidRDefault="001F22B5" w14:paraId="5998FBCA" wp14:textId="77777777">
            <w:pPr>
              <w:pStyle w:val="TableTextACSSC"/>
            </w:pPr>
            <w:r w:rsidRPr="00CD6EB2">
              <w:rPr>
                <w:u w:val="single"/>
              </w:rPr>
              <w:t>LOOK BACK DATE CALCULATION</w:t>
            </w:r>
            <w:r w:rsidRPr="00CD6EB2">
              <w:t>:  Report uses the below calculation to determine how far back authorizations will be selected for the report.</w:t>
            </w:r>
          </w:p>
          <w:p w:rsidRPr="00D0385C" w:rsidR="001F22B5" w:rsidP="009E21C0" w:rsidRDefault="001F22B5" w14:paraId="0677C185" wp14:textId="77777777">
            <w:pPr>
              <w:rPr>
                <w:rStyle w:val="ModernTableText"/>
                <w:rFonts w:cs="Arial"/>
                <w:noProof/>
                <w:spacing w:val="-2"/>
                <w:szCs w:val="18"/>
              </w:rPr>
            </w:pPr>
            <w:r w:rsidRPr="00CD6EB2">
              <w:rPr>
                <w:rStyle w:val="ModernTableText"/>
                <w:noProof/>
                <w:spacing w:val="-2"/>
                <w:szCs w:val="17"/>
              </w:rPr>
              <w:t xml:space="preserve">Look Back Date Calculation (Rolling Date): </w:t>
            </w:r>
            <w:r w:rsidRPr="001F22B5">
              <w:rPr>
                <w:rStyle w:val="ModernTableText"/>
                <w:noProof/>
                <w:spacing w:val="-2"/>
                <w:szCs w:val="17"/>
              </w:rPr>
              <w:t xml:space="preserve"> </w:t>
            </w:r>
            <w:r w:rsidRPr="001F22B5">
              <w:rPr>
                <w:rFonts w:cs="Arial"/>
                <w:sz w:val="18"/>
                <w:szCs w:val="18"/>
              </w:rPr>
              <w:t>Weekly Payment Cycle End Date</w:t>
            </w:r>
            <w:r w:rsidRPr="001F22B5">
              <w:rPr>
                <w:rStyle w:val="ModernTableText"/>
                <w:noProof/>
                <w:spacing w:val="-2"/>
                <w:szCs w:val="17"/>
              </w:rPr>
              <w:t xml:space="preserve">– </w:t>
            </w:r>
            <w:r w:rsidRPr="00CD6EB2">
              <w:rPr>
                <w:rStyle w:val="ModernTableText"/>
                <w:noProof/>
                <w:spacing w:val="-2"/>
                <w:szCs w:val="17"/>
              </w:rPr>
              <w:t>18 months</w:t>
            </w:r>
            <w:r>
              <w:rPr>
                <w:rStyle w:val="ModernTableText"/>
                <w:noProof/>
                <w:spacing w:val="-2"/>
                <w:szCs w:val="17"/>
              </w:rPr>
              <w:t xml:space="preserve"> </w:t>
            </w:r>
            <w:r>
              <w:rPr>
                <w:rStyle w:val="ModernTableText"/>
                <w:rFonts w:cs="Arial"/>
                <w:noProof/>
                <w:spacing w:val="-2"/>
                <w:szCs w:val="18"/>
              </w:rPr>
              <w:t xml:space="preserve"> (Default)</w:t>
            </w:r>
            <w:r w:rsidRPr="00D0385C">
              <w:rPr>
                <w:rStyle w:val="ModernTableText"/>
                <w:rFonts w:cs="Arial"/>
                <w:noProof/>
                <w:spacing w:val="-2"/>
                <w:szCs w:val="18"/>
              </w:rPr>
              <w:t>.</w:t>
            </w:r>
            <w:r>
              <w:rPr>
                <w:rStyle w:val="ModernTableText"/>
                <w:rFonts w:cs="Arial"/>
                <w:noProof/>
                <w:spacing w:val="-2"/>
                <w:szCs w:val="18"/>
              </w:rPr>
              <w:t xml:space="preserve"> If any line Servicing Provider has provider types of 30 or 31 then look back 36 months.  Compare P_TY_TB.P_TY_CD  where P_TY_TB.P_SYS_ID = A_HDR_LI_SUBM_PROV_ID_TB.P_SYS_ID where A_TXN_LVL_CD = ‘SV’ and A_USED_PROV_ID_IND=’Y’ (search all lines and if any line provider has one of these type codes).  NOTE: Multiple rows may be returned.    </w:t>
            </w:r>
          </w:p>
          <w:p w:rsidRPr="00CD6EB2" w:rsidR="001F22B5" w:rsidP="009E21C0" w:rsidRDefault="001F22B5" w14:paraId="70F0C38B" wp14:textId="77777777">
            <w:pPr>
              <w:rPr>
                <w:rStyle w:val="ModernTableText"/>
                <w:noProof/>
                <w:spacing w:val="-2"/>
                <w:szCs w:val="17"/>
              </w:rPr>
            </w:pPr>
            <w:r w:rsidRPr="00CD6EB2">
              <w:rPr>
                <w:rStyle w:val="ModernTableText"/>
                <w:noProof/>
                <w:spacing w:val="-2"/>
                <w:szCs w:val="17"/>
              </w:rPr>
              <w:t xml:space="preserve">SA look back calculation:  If A_DTL_TB.A_LI_REQ_BEG_DT (Latest on any line) &gt;= Look Back Date then the SA will appear on the report.  </w:t>
            </w:r>
          </w:p>
          <w:p w:rsidRPr="00CD6EB2" w:rsidR="001F22B5" w:rsidP="009E21C0" w:rsidRDefault="001F22B5" w14:paraId="0483717C" wp14:textId="77777777">
            <w:pPr>
              <w:pStyle w:val="TableTextACSSC"/>
            </w:pPr>
            <w:r w:rsidRPr="00CD6EB2">
              <w:rPr>
                <w:rStyle w:val="ModernTableText"/>
                <w:szCs w:val="17"/>
              </w:rPr>
              <w:t xml:space="preserve">Example look back cutoff: Reporting on 12/25/2019 (which would calculate the look back cutoff date as 06/25/2018). An SA with a Requested Begin Date of 06/25/2018 would appear on the report, but not an SA with a Requested Begin Date of 06/24/2018 (missed cutoff). </w:t>
            </w:r>
          </w:p>
          <w:p w:rsidRPr="00CD6EB2" w:rsidR="001F22B5" w:rsidP="009E21C0" w:rsidRDefault="001F22B5" w14:paraId="5F2672C2" wp14:textId="77777777">
            <w:pPr>
              <w:pStyle w:val="TableTextACSSC"/>
              <w:rPr>
                <w:u w:val="single"/>
              </w:rPr>
            </w:pPr>
          </w:p>
          <w:p w:rsidRPr="00CD6EB2" w:rsidR="001F22B5" w:rsidP="009E21C0" w:rsidRDefault="001F22B5" w14:paraId="5885A655" wp14:textId="77777777">
            <w:pPr>
              <w:pStyle w:val="TableTextACSSC"/>
            </w:pPr>
            <w:r w:rsidRPr="00CD6EB2">
              <w:rPr>
                <w:u w:val="single"/>
              </w:rPr>
              <w:t>LOOK AHEAD DATE CALCULATION</w:t>
            </w:r>
            <w:r w:rsidRPr="00CD6EB2">
              <w:t>:  Report uses the below calculation to determine how far into the future authorizations will be selected for the report.</w:t>
            </w:r>
          </w:p>
          <w:p w:rsidRPr="00B6414F" w:rsidR="001F22B5" w:rsidP="009E21C0" w:rsidRDefault="001F22B5" w14:paraId="3711DBB9" wp14:textId="77777777">
            <w:pPr>
              <w:pStyle w:val="TableText1"/>
              <w:spacing w:before="40" w:after="40"/>
              <w:rPr>
                <w:rStyle w:val="ModernTableText"/>
                <w:szCs w:val="17"/>
                <w:lang w:val="en-IN"/>
              </w:rPr>
            </w:pPr>
            <w:r w:rsidRPr="00CD6EB2">
              <w:rPr>
                <w:rStyle w:val="ModernTableText"/>
                <w:szCs w:val="17"/>
              </w:rPr>
              <w:t xml:space="preserve">Look Ahead Date Calculation (Rolling Date):  </w:t>
            </w:r>
            <w:r w:rsidRPr="002D3BD1">
              <w:rPr>
                <w:rFonts w:cs="Arial"/>
                <w:color w:val="1F4E79"/>
                <w:sz w:val="18"/>
                <w:szCs w:val="18"/>
              </w:rPr>
              <w:t>Weekly Payment Cycle End Date</w:t>
            </w:r>
            <w:r w:rsidRPr="00CD6EB2" w:rsidDel="001675D8">
              <w:rPr>
                <w:rStyle w:val="ModernTableText"/>
                <w:szCs w:val="17"/>
              </w:rPr>
              <w:t xml:space="preserve"> </w:t>
            </w:r>
            <w:r w:rsidRPr="00CD6EB2">
              <w:rPr>
                <w:rStyle w:val="ModernTableText"/>
                <w:szCs w:val="17"/>
              </w:rPr>
              <w:t xml:space="preserve">+ </w:t>
            </w:r>
            <w:r>
              <w:rPr>
                <w:rStyle w:val="ModernTableText"/>
                <w:szCs w:val="17"/>
              </w:rPr>
              <w:t>24</w:t>
            </w:r>
            <w:r w:rsidRPr="00CD6EB2">
              <w:rPr>
                <w:rStyle w:val="ModernTableText"/>
                <w:szCs w:val="17"/>
              </w:rPr>
              <w:t xml:space="preserve"> months.</w:t>
            </w:r>
          </w:p>
          <w:p w:rsidRPr="00CD6EB2" w:rsidR="001F22B5" w:rsidP="009E21C0" w:rsidRDefault="001F22B5" w14:paraId="73791EB4" wp14:textId="77777777">
            <w:pPr>
              <w:pStyle w:val="TableText1"/>
              <w:spacing w:before="40" w:after="40"/>
              <w:rPr>
                <w:rStyle w:val="ModernTableText"/>
                <w:szCs w:val="17"/>
              </w:rPr>
            </w:pPr>
            <w:r w:rsidRPr="00CD6EB2">
              <w:rPr>
                <w:rStyle w:val="ModernTableText"/>
                <w:szCs w:val="17"/>
              </w:rPr>
              <w:t xml:space="preserve">SA look ahead calculation:  If A_HDR_TB.A_HDR_STAT_CD = 'A' (Approved) and A_HDR_TB.A_END_DT is less or equal to Look Ahead Date then SA will appear on the report.  </w:t>
            </w:r>
          </w:p>
          <w:p w:rsidRPr="00CD6EB2" w:rsidR="001F22B5" w:rsidP="009E21C0" w:rsidRDefault="001F22B5" w14:paraId="3E207178" wp14:textId="77777777">
            <w:pPr>
              <w:pStyle w:val="TableText1"/>
              <w:spacing w:before="40" w:after="40"/>
              <w:rPr>
                <w:rStyle w:val="ModernTableText"/>
                <w:szCs w:val="17"/>
              </w:rPr>
            </w:pPr>
            <w:r w:rsidRPr="00CD6EB2">
              <w:rPr>
                <w:rStyle w:val="ModernTableText"/>
                <w:szCs w:val="17"/>
              </w:rPr>
              <w:t xml:space="preserve">A_HDR_TB.A_HDR_STAT_CD &lt;&gt; 'A' (Approved) </w:t>
            </w:r>
            <w:r w:rsidRPr="00CD6EB2" w:rsidR="004A5FF5">
              <w:rPr>
                <w:rStyle w:val="ModernTableText"/>
                <w:szCs w:val="17"/>
              </w:rPr>
              <w:t>analyzes</w:t>
            </w:r>
            <w:r w:rsidRPr="00CD6EB2">
              <w:rPr>
                <w:rStyle w:val="ModernTableText"/>
                <w:szCs w:val="17"/>
              </w:rPr>
              <w:t xml:space="preserve"> all line A_LI_REQ_END_DT's (Requested Dates) to obtain the latest date, and A_DTL_TB.A_LI_REQ_END_DT (latest) is less or equal to Look Ahead Date</w:t>
            </w:r>
            <w:r w:rsidRPr="00CD6EB2">
              <w:rPr>
                <w:rStyle w:val="ModernTableText"/>
                <w:noProof/>
                <w:szCs w:val="17"/>
              </w:rPr>
              <w:t xml:space="preserve"> then the SA will appear on the report.  </w:t>
            </w:r>
            <w:r w:rsidRPr="00CD6EB2">
              <w:rPr>
                <w:rStyle w:val="ModernTableText"/>
                <w:szCs w:val="17"/>
              </w:rPr>
              <w:t xml:space="preserve">  </w:t>
            </w:r>
          </w:p>
          <w:p w:rsidRPr="00CD6EB2" w:rsidR="001F22B5" w:rsidP="009E21C0" w:rsidRDefault="001F22B5" w14:paraId="0F37C5DF" wp14:textId="77777777">
            <w:pPr>
              <w:pStyle w:val="TableText1"/>
              <w:spacing w:before="40" w:after="40"/>
              <w:rPr>
                <w:rStyle w:val="ModernTableText"/>
                <w:szCs w:val="17"/>
              </w:rPr>
            </w:pPr>
          </w:p>
          <w:p w:rsidRPr="002D3BD1" w:rsidR="001F22B5" w:rsidP="009E21C0" w:rsidRDefault="001F22B5" w14:paraId="3A4377BC" wp14:textId="77777777">
            <w:pPr>
              <w:pStyle w:val="TableTextACSSC"/>
            </w:pPr>
            <w:r w:rsidRPr="00CD6EB2">
              <w:rPr>
                <w:rStyle w:val="ModernTableText"/>
                <w:szCs w:val="17"/>
              </w:rPr>
              <w:t xml:space="preserve">Example look ahead cutoff: Reporting on 12/31/2019 (which would calculate the look ahead cutoff date as </w:t>
            </w:r>
            <w:r>
              <w:rPr>
                <w:rStyle w:val="ModernTableText"/>
                <w:szCs w:val="17"/>
              </w:rPr>
              <w:t>12/31/2021</w:t>
            </w:r>
            <w:r w:rsidRPr="00CD6EB2">
              <w:rPr>
                <w:rStyle w:val="ModernTableText"/>
                <w:szCs w:val="17"/>
              </w:rPr>
              <w:t>). An SA with an Approved End Date of 03/31/2020 would appear on the report, but not an SA with an Approved End Date of 04/01/202</w:t>
            </w:r>
            <w:r>
              <w:rPr>
                <w:rStyle w:val="ModernTableText"/>
                <w:szCs w:val="17"/>
              </w:rPr>
              <w:t>2</w:t>
            </w:r>
            <w:r w:rsidRPr="00CD6EB2">
              <w:rPr>
                <w:rStyle w:val="ModernTableText"/>
                <w:szCs w:val="17"/>
              </w:rPr>
              <w:t xml:space="preserve"> (missed cutoff).</w:t>
            </w:r>
          </w:p>
          <w:p w:rsidRPr="00CD6EB2" w:rsidR="001F22B5" w:rsidP="009E21C0" w:rsidRDefault="001F22B5" w14:paraId="49178D82" wp14:textId="77777777">
            <w:pPr>
              <w:keepLines/>
              <w:spacing w:before="40" w:after="40"/>
              <w:rPr>
                <w:rStyle w:val="ModernTableText"/>
                <w:color w:val="000000"/>
                <w:szCs w:val="17"/>
              </w:rPr>
            </w:pPr>
            <w:r w:rsidRPr="00CD6EB2">
              <w:rPr>
                <w:rStyle w:val="ModernTableText"/>
                <w:noProof/>
                <w:spacing w:val="-2"/>
                <w:szCs w:val="18"/>
              </w:rPr>
              <w:t xml:space="preserve">For Scheduled -   </w:t>
            </w:r>
            <w:r w:rsidRPr="00CD6EB2">
              <w:rPr>
                <w:rStyle w:val="ModernTableText"/>
                <w:color w:val="000000"/>
                <w:szCs w:val="17"/>
              </w:rPr>
              <w:t>Weekly Report Date should be considered as Weekly Payment Cycle End Date as this report runs after Payment Cycle End Date</w:t>
            </w:r>
          </w:p>
          <w:p w:rsidRPr="002D3BD1" w:rsidR="001F22B5" w:rsidP="009E21C0" w:rsidRDefault="001F22B5" w14:paraId="10C65F14" wp14:textId="77777777">
            <w:pPr>
              <w:pStyle w:val="TableTextACSSC"/>
            </w:pPr>
          </w:p>
          <w:p w:rsidR="001F22B5" w:rsidP="009E21C0" w:rsidRDefault="001F22B5" w14:paraId="2AC03CA5" wp14:textId="77777777">
            <w:pPr>
              <w:pStyle w:val="TableTextACSSC"/>
            </w:pPr>
            <w:r w:rsidRPr="00CD6EB2">
              <w:rPr>
                <w:u w:val="single"/>
              </w:rPr>
              <w:t>INBOX DETAILS</w:t>
            </w:r>
            <w:r w:rsidRPr="00CD6EB2">
              <w:t>:</w:t>
            </w:r>
          </w:p>
          <w:p w:rsidR="001F22B5" w:rsidP="009E21C0" w:rsidRDefault="001F22B5" w14:paraId="225BF852" wp14:textId="77777777">
            <w:pPr>
              <w:pStyle w:val="TableTextACSSC"/>
              <w:rPr>
                <w:rFonts w:ascii="Arial" w:hAnsi="Arial" w:cs="Arial"/>
                <w:szCs w:val="20"/>
              </w:rPr>
            </w:pPr>
            <w:r>
              <w:t>All Requesting Providers will automatically have their individual report routed to their provider inbox if activity.</w:t>
            </w:r>
          </w:p>
          <w:p w:rsidR="001F22B5" w:rsidP="009E21C0" w:rsidRDefault="001F22B5" w14:paraId="45AE8431" wp14:textId="77777777">
            <w:pPr>
              <w:pStyle w:val="TableTextACSSC"/>
              <w:rPr>
                <w:szCs w:val="20"/>
              </w:rPr>
            </w:pPr>
            <w:r>
              <w:t xml:space="preserve">After this Excel report is generated and stored in EDMS, it is then </w:t>
            </w:r>
            <w:r>
              <w:rPr>
                <w:b/>
                <w:bCs/>
              </w:rPr>
              <w:t>copied</w:t>
            </w:r>
            <w:r>
              <w:t xml:space="preserve"> and delivered to appropriate providers. </w:t>
            </w:r>
          </w:p>
          <w:p w:rsidR="001F22B5" w:rsidP="009E21C0" w:rsidRDefault="001F22B5" w14:paraId="3094D2E8" wp14:textId="77777777">
            <w:pPr>
              <w:pStyle w:val="TableTextACSSC"/>
              <w:rPr>
                <w:b/>
                <w:bCs/>
              </w:rPr>
            </w:pPr>
            <w:r>
              <w:rPr>
                <w:b/>
                <w:bCs/>
              </w:rPr>
              <w:t>Report file contents:</w:t>
            </w:r>
          </w:p>
          <w:p w:rsidR="001F22B5" w:rsidP="009E21C0" w:rsidRDefault="001F22B5" w14:paraId="624C2D5E" wp14:textId="77777777">
            <w:pPr>
              <w:pStyle w:val="TableTextACSSC"/>
              <w:spacing w:after="0"/>
              <w:ind w:left="255" w:hanging="255"/>
            </w:pPr>
            <w:r>
              <w:rPr>
                <w:rFonts w:ascii="Symbol" w:hAnsi="Symbol"/>
              </w:rPr>
              <w:t></w:t>
            </w:r>
            <w:r>
              <w:rPr>
                <w:rFonts w:ascii="Times New Roman" w:hAnsi="Times New Roman"/>
                <w:sz w:val="14"/>
                <w:szCs w:val="14"/>
              </w:rPr>
              <w:t xml:space="preserve">     </w:t>
            </w:r>
            <w:r>
              <w:t>EDMS</w:t>
            </w:r>
          </w:p>
          <w:p w:rsidR="001F22B5" w:rsidP="009E21C0" w:rsidRDefault="001F22B5" w14:paraId="1AC15E5A" wp14:textId="77777777">
            <w:pPr>
              <w:pStyle w:val="TableTextACSSC"/>
              <w:spacing w:after="120"/>
              <w:ind w:left="446" w:hanging="187"/>
            </w:pPr>
            <w:r>
              <w:rPr>
                <w:rFonts w:ascii="Wingdings" w:hAnsi="Wingdings"/>
              </w:rPr>
              <w:t></w:t>
            </w:r>
            <w:r>
              <w:rPr>
                <w:rFonts w:ascii="Wingdings" w:hAnsi="Wingdings"/>
              </w:rPr>
              <w:t></w:t>
            </w:r>
            <w:r>
              <w:t>A separate Excel file containing each provider's report will be stored in the Doc Repository.</w:t>
            </w:r>
          </w:p>
          <w:p w:rsidR="001F22B5" w:rsidP="009E21C0" w:rsidRDefault="001F22B5" w14:paraId="70F57DD6" wp14:textId="77777777">
            <w:pPr>
              <w:pStyle w:val="TableTextACSSC"/>
              <w:numPr>
                <w:ilvl w:val="0"/>
                <w:numId w:val="203"/>
              </w:numPr>
              <w:tabs>
                <w:tab w:val="clear" w:pos="216"/>
                <w:tab w:val="clear" w:pos="432"/>
                <w:tab w:val="clear" w:pos="648"/>
                <w:tab w:val="clear" w:pos="864"/>
              </w:tabs>
              <w:spacing w:after="0"/>
              <w:ind w:left="255" w:hanging="255"/>
            </w:pPr>
            <w:r>
              <w:t>Inbox</w:t>
            </w:r>
          </w:p>
          <w:p w:rsidRPr="008B5D73" w:rsidR="001F22B5" w:rsidP="009E21C0" w:rsidRDefault="001F22B5" w14:paraId="009504C0" wp14:textId="77777777">
            <w:pPr>
              <w:pStyle w:val="TableTextACSSC"/>
              <w:spacing w:after="120"/>
              <w:ind w:left="446" w:hanging="187"/>
              <w:rPr>
                <w:rStyle w:val="ModernTableText"/>
                <w:noProof/>
                <w:spacing w:val="-2"/>
                <w:szCs w:val="17"/>
              </w:rPr>
            </w:pPr>
            <w:r>
              <w:rPr>
                <w:rFonts w:ascii="Wingdings" w:hAnsi="Wingdings"/>
              </w:rPr>
              <w:t></w:t>
            </w:r>
            <w:r>
              <w:rPr>
                <w:rFonts w:ascii="Wingdings" w:hAnsi="Wingdings"/>
              </w:rPr>
              <w:t></w:t>
            </w:r>
            <w:r>
              <w:t xml:space="preserve">Each provider that has report activity will have their report delivered to their Provider Message Center (Inbox) </w:t>
            </w:r>
            <w:r w:rsidRPr="003E2046">
              <w:t xml:space="preserve">using an </w:t>
            </w:r>
            <w:r w:rsidRPr="001F22B5">
              <w:rPr>
                <w:rFonts w:ascii="Calibri" w:hAnsi="Calibri" w:cs="Calibri"/>
                <w:color w:val="auto"/>
              </w:rPr>
              <w:t>EDMSTriggerIndicator = ‘A’ (SA Report)</w:t>
            </w:r>
          </w:p>
          <w:p w:rsidRPr="00205D93" w:rsidR="001F22B5" w:rsidP="009E21C0" w:rsidRDefault="001F22B5" w14:paraId="1807CFCF" wp14:textId="77777777">
            <w:pPr>
              <w:rPr>
                <w:rStyle w:val="Modern2nd-levelTableheader"/>
                <w:b w:val="0"/>
                <w:bCs w:val="0"/>
                <w:noProof/>
                <w:spacing w:val="-2"/>
                <w:sz w:val="18"/>
                <w:szCs w:val="17"/>
              </w:rPr>
            </w:pPr>
          </w:p>
        </w:tc>
      </w:tr>
    </w:tbl>
    <w:p xmlns:wp14="http://schemas.microsoft.com/office/word/2010/wordml" w:rsidR="001F22B5" w:rsidP="001F22B5" w:rsidRDefault="001F22B5" w14:paraId="135B87EA" wp14:textId="77777777">
      <w:pPr>
        <w:pStyle w:val="Heading6"/>
      </w:pPr>
    </w:p>
    <w:p xmlns:wp14="http://schemas.microsoft.com/office/word/2010/wordml" w:rsidR="001F22B5" w:rsidP="001F22B5" w:rsidRDefault="001F22B5" w14:paraId="56764B99" wp14:textId="77777777">
      <w:pPr>
        <w:pStyle w:val="Heading6"/>
      </w:pPr>
    </w:p>
    <w:p xmlns:wp14="http://schemas.microsoft.com/office/word/2010/wordml" w:rsidR="001F22B5" w:rsidP="001F22B5" w:rsidRDefault="001F22B5" w14:paraId="73C1FE27" wp14:textId="77777777">
      <w:pPr>
        <w:pStyle w:val="Heading6"/>
      </w:pPr>
    </w:p>
    <w:p xmlns:wp14="http://schemas.microsoft.com/office/word/2010/wordml" w:rsidR="001F22B5" w:rsidP="001F22B5" w:rsidRDefault="001F22B5" w14:paraId="37DB8FA9" wp14:textId="77777777">
      <w:pPr>
        <w:pStyle w:val="Heading6"/>
      </w:pPr>
      <w:r>
        <w:br w:type="page"/>
      </w:r>
      <w:r>
        <w:t xml:space="preserve">Report Layout – OPR-SRA-139A - </w:t>
      </w:r>
      <w:r w:rsidRPr="00A07340">
        <w:t xml:space="preserve">Service Authorization </w:t>
      </w:r>
      <w:r>
        <w:t>Status</w:t>
      </w:r>
      <w:r w:rsidRPr="00A07340">
        <w:t xml:space="preserve"> Report to Inbox</w:t>
      </w:r>
      <w:r>
        <w:t xml:space="preserve"> (AA Only)</w:t>
      </w:r>
    </w:p>
    <w:p xmlns:wp14="http://schemas.microsoft.com/office/word/2010/wordml" w:rsidRPr="00162BC7" w:rsidR="001F22B5" w:rsidP="001F22B5" w:rsidRDefault="001F22B5" w14:paraId="6C3F4EA3" wp14:textId="77777777">
      <w:pPr>
        <w:rPr>
          <w:rFonts w:eastAsia="MS Mincho"/>
          <w:color w:val="FF0000"/>
        </w:rPr>
      </w:pPr>
    </w:p>
    <w:p xmlns:wp14="http://schemas.microsoft.com/office/word/2010/wordml" w:rsidR="001F22B5" w:rsidP="001F22B5" w:rsidRDefault="001F22B5" w14:paraId="51D248C6" wp14:textId="77777777">
      <w:pPr>
        <w:pStyle w:val="Heading6"/>
        <w:numPr>
          <w:ilvl w:val="0"/>
          <w:numId w:val="0"/>
        </w:numPr>
        <w:rPr>
          <w:noProof/>
        </w:rPr>
      </w:pPr>
    </w:p>
    <w:p xmlns:wp14="http://schemas.microsoft.com/office/word/2010/wordml" w:rsidR="001F22B5" w:rsidP="001F22B5" w:rsidRDefault="003A7664" w14:paraId="5E97D13E" wp14:textId="77777777">
      <w:pPr>
        <w:pStyle w:val="Heading6"/>
        <w:numPr>
          <w:ilvl w:val="0"/>
          <w:numId w:val="0"/>
        </w:numPr>
        <w:rPr>
          <w:noProof/>
        </w:rPr>
      </w:pPr>
      <w:r w:rsidRPr="004F2509">
        <w:rPr>
          <w:noProof/>
        </w:rPr>
        <w:drawing>
          <wp:inline xmlns:wp14="http://schemas.microsoft.com/office/word/2010/wordprocessingDrawing" distT="0" distB="0" distL="0" distR="0" wp14:anchorId="71D38120" wp14:editId="7777777">
            <wp:extent cx="9144000" cy="1104900"/>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144000" cy="1104900"/>
                    </a:xfrm>
                    <a:prstGeom prst="rect">
                      <a:avLst/>
                    </a:prstGeom>
                    <a:noFill/>
                    <a:ln>
                      <a:noFill/>
                    </a:ln>
                  </pic:spPr>
                </pic:pic>
              </a:graphicData>
            </a:graphic>
          </wp:inline>
        </w:drawing>
      </w:r>
    </w:p>
    <w:p xmlns:wp14="http://schemas.microsoft.com/office/word/2010/wordml" w:rsidR="001F22B5" w:rsidP="001F22B5" w:rsidRDefault="003A7664" w14:paraId="42E0507A" wp14:textId="77777777">
      <w:pPr>
        <w:pStyle w:val="Heading6"/>
        <w:numPr>
          <w:ilvl w:val="0"/>
          <w:numId w:val="0"/>
        </w:numPr>
      </w:pPr>
      <w:r w:rsidRPr="004F2509">
        <w:rPr>
          <w:noProof/>
        </w:rPr>
        <w:drawing>
          <wp:inline xmlns:wp14="http://schemas.microsoft.com/office/word/2010/wordprocessingDrawing" distT="0" distB="0" distL="0" distR="0" wp14:anchorId="643124C5" wp14:editId="7777777">
            <wp:extent cx="9077325" cy="182880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077325" cy="1828800"/>
                    </a:xfrm>
                    <a:prstGeom prst="rect">
                      <a:avLst/>
                    </a:prstGeom>
                    <a:noFill/>
                    <a:ln>
                      <a:noFill/>
                    </a:ln>
                  </pic:spPr>
                </pic:pic>
              </a:graphicData>
            </a:graphic>
          </wp:inline>
        </w:drawing>
      </w:r>
      <w:r w:rsidR="001F22B5">
        <w:br w:type="page"/>
      </w:r>
      <w:r w:rsidRPr="00D10824" w:rsidR="001F22B5">
        <w:rPr>
          <w:bCs/>
        </w:rPr>
        <w:t>Report Specification – OPR-SRA-13</w:t>
      </w:r>
      <w:r w:rsidR="001F22B5">
        <w:rPr>
          <w:bCs/>
        </w:rPr>
        <w:t>9A</w:t>
      </w:r>
      <w:r w:rsidRPr="00D10824" w:rsidR="001F22B5">
        <w:rPr>
          <w:bCs/>
        </w:rPr>
        <w:t xml:space="preserve"> - </w:t>
      </w:r>
      <w:r w:rsidRPr="00C42EFA" w:rsidR="001F22B5">
        <w:rPr>
          <w:bCs/>
        </w:rPr>
        <w:t xml:space="preserve">Service Authorization </w:t>
      </w:r>
      <w:r w:rsidR="001F22B5">
        <w:rPr>
          <w:bCs/>
        </w:rPr>
        <w:t>Status</w:t>
      </w:r>
      <w:r w:rsidRPr="00C42EFA" w:rsidR="001F22B5">
        <w:rPr>
          <w:bCs/>
        </w:rPr>
        <w:t xml:space="preserve"> Report to Inbox</w:t>
      </w:r>
      <w:r w:rsidR="001F22B5">
        <w:rPr>
          <w:bCs/>
        </w:rPr>
        <w:t xml:space="preserve"> (AA Only)</w:t>
      </w:r>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292"/>
        <w:gridCol w:w="454"/>
        <w:gridCol w:w="754"/>
        <w:gridCol w:w="642"/>
        <w:gridCol w:w="953"/>
        <w:gridCol w:w="243"/>
        <w:gridCol w:w="539"/>
        <w:gridCol w:w="1215"/>
        <w:gridCol w:w="1215"/>
        <w:gridCol w:w="340"/>
        <w:gridCol w:w="1941"/>
        <w:gridCol w:w="343"/>
        <w:gridCol w:w="130"/>
        <w:gridCol w:w="4296"/>
        <w:gridCol w:w="33"/>
      </w:tblGrid>
      <w:tr xmlns:wp14="http://schemas.microsoft.com/office/word/2010/wordml" w:rsidR="001F22B5" w:rsidTr="009E21C0" w14:paraId="12B00E5B" wp14:textId="77777777">
        <w:trPr>
          <w:cantSplit/>
          <w:trHeight w:val="432" w:hRule="exact"/>
          <w:tblHeader/>
          <w:jc w:val="center"/>
        </w:trPr>
        <w:tc>
          <w:tcPr>
            <w:tcW w:w="5000" w:type="pct"/>
            <w:gridSpan w:val="15"/>
            <w:tcBorders>
              <w:top w:val="single" w:color="auto" w:sz="4" w:space="0"/>
              <w:left w:val="single" w:color="auto" w:sz="4" w:space="0"/>
              <w:bottom w:val="single" w:color="auto" w:sz="4" w:space="0"/>
              <w:right w:val="single" w:color="auto" w:sz="4" w:space="0"/>
            </w:tcBorders>
            <w:shd w:val="clear" w:color="auto" w:fill="FF0000"/>
            <w:vAlign w:val="center"/>
          </w:tcPr>
          <w:p w:rsidRPr="003246D6" w:rsidR="001F22B5" w:rsidP="009E21C0" w:rsidRDefault="001F22B5" w14:paraId="759B3FF5" wp14:textId="77777777">
            <w:pPr>
              <w:jc w:val="center"/>
              <w:rPr>
                <w:rFonts w:eastAsia="MS Mincho"/>
                <w:szCs w:val="20"/>
              </w:rPr>
            </w:pPr>
            <w:r w:rsidRPr="003246D6">
              <w:rPr>
                <w:rFonts w:eastAsia="MS Mincho"/>
                <w:szCs w:val="20"/>
              </w:rPr>
              <w:t>NH MMIS REPORT SPECIFICATION</w:t>
            </w:r>
          </w:p>
        </w:tc>
      </w:tr>
      <w:tr xmlns:wp14="http://schemas.microsoft.com/office/word/2010/wordml" w:rsidR="001F22B5" w:rsidTr="009E21C0" w14:paraId="5A7D6DE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611" w:type="pct"/>
            <w:gridSpan w:val="2"/>
            <w:vMerge w:val="restart"/>
            <w:tcBorders>
              <w:top w:val="single" w:color="auto" w:sz="4" w:space="0"/>
            </w:tcBorders>
            <w:vAlign w:val="center"/>
          </w:tcPr>
          <w:p w:rsidRPr="00205D93" w:rsidR="001F22B5" w:rsidP="009E21C0" w:rsidRDefault="001F22B5" w14:paraId="0B5C17C2" wp14:textId="77777777">
            <w:pPr>
              <w:spacing w:before="40" w:after="40"/>
              <w:jc w:val="center"/>
              <w:rPr>
                <w:rStyle w:val="ModernBodyTextChar"/>
                <w:rFonts w:cs="Arial"/>
                <w:b/>
                <w:noProof/>
                <w:color w:val="000000"/>
                <w:sz w:val="18"/>
                <w:szCs w:val="21"/>
              </w:rPr>
            </w:pPr>
            <w:r w:rsidRPr="00205D93">
              <w:rPr>
                <w:rStyle w:val="ModernTableText"/>
                <w:rFonts w:cs="Arial"/>
                <w:b/>
                <w:noProof/>
                <w:color w:val="000000"/>
                <w:szCs w:val="17"/>
              </w:rPr>
              <w:t>Presentation Type:</w:t>
            </w:r>
          </w:p>
        </w:tc>
        <w:tc>
          <w:tcPr>
            <w:tcW w:w="4389" w:type="pct"/>
            <w:gridSpan w:val="13"/>
            <w:tcBorders>
              <w:top w:val="single" w:color="auto" w:sz="4" w:space="0"/>
            </w:tcBorders>
            <w:vAlign w:val="center"/>
          </w:tcPr>
          <w:p w:rsidRPr="00205D93" w:rsidR="001F22B5" w:rsidP="009E21C0" w:rsidRDefault="001F22B5" w14:paraId="23FB5B1F" wp14:textId="77777777">
            <w:pPr>
              <w:pStyle w:val="Header"/>
              <w:pBdr>
                <w:bottom w:val="none" w:color="auto" w:sz="0" w:space="0"/>
              </w:pBdr>
              <w:spacing w:before="40" w:after="40"/>
              <w:rPr>
                <w:rStyle w:val="ModernBodyTextChar"/>
                <w:b w:val="0"/>
                <w:noProof/>
                <w:sz w:val="18"/>
                <w:szCs w:val="21"/>
              </w:rPr>
            </w:pPr>
            <w:r w:rsidRPr="00933A4C">
              <w:rPr>
                <w:rStyle w:val="ModernTableText"/>
                <w:rFonts w:ascii="Wingdings" w:hAnsi="Wingdings" w:eastAsia="Wingdings" w:cs="Wingdings"/>
                <w:b w:val="0"/>
                <w:noProof/>
                <w:szCs w:val="23"/>
                <w:lang w:val="en-US" w:eastAsia="en-US"/>
              </w:rPr>
              <w:t>þ</w:t>
            </w:r>
            <w:r w:rsidRPr="00933A4C">
              <w:rPr>
                <w:rStyle w:val="ModernTableText"/>
                <w:b w:val="0"/>
                <w:noProof/>
                <w:szCs w:val="17"/>
                <w:lang w:val="en-US" w:eastAsia="en-US"/>
              </w:rPr>
              <w:t xml:space="preserve"> List Object                                                                    </w:t>
            </w:r>
            <w:r w:rsidRPr="00933A4C">
              <w:rPr>
                <w:rStyle w:val="ModernTableText"/>
                <w:rFonts w:ascii="Wingdings 2" w:hAnsi="Wingdings 2" w:eastAsia="Wingdings 2" w:cs="Wingdings 2"/>
                <w:b w:val="0"/>
                <w:noProof/>
                <w:szCs w:val="17"/>
                <w:lang w:val="en-US" w:eastAsia="en-US"/>
              </w:rPr>
              <w:t>£</w:t>
            </w:r>
            <w:r w:rsidRPr="00933A4C">
              <w:rPr>
                <w:rStyle w:val="ModernTableText"/>
                <w:b w:val="0"/>
                <w:noProof/>
                <w:szCs w:val="17"/>
                <w:lang w:val="en-US" w:eastAsia="en-US"/>
              </w:rPr>
              <w:t xml:space="preserve">  Crosstab Object                                                                          </w:t>
            </w:r>
            <w:r w:rsidRPr="00933A4C">
              <w:rPr>
                <w:rStyle w:val="ModernTableText"/>
                <w:rFonts w:ascii="Wingdings 2" w:hAnsi="Wingdings 2" w:eastAsia="Wingdings 2" w:cs="Wingdings 2"/>
                <w:b w:val="0"/>
                <w:noProof/>
                <w:szCs w:val="17"/>
                <w:lang w:val="en-US" w:eastAsia="en-US"/>
              </w:rPr>
              <w:t>£</w:t>
            </w:r>
            <w:r w:rsidRPr="00933A4C">
              <w:rPr>
                <w:rStyle w:val="ModernTableText"/>
                <w:b w:val="0"/>
                <w:noProof/>
                <w:szCs w:val="17"/>
                <w:lang w:val="en-US" w:eastAsia="en-US"/>
              </w:rPr>
              <w:t xml:space="preserve">  Repeater Object</w:t>
            </w:r>
            <w:r w:rsidRPr="00105EB0">
              <w:rPr>
                <w:rStyle w:val="ModernTableText"/>
                <w:b w:val="0"/>
                <w:noProof/>
                <w:szCs w:val="17"/>
                <w:lang w:val="en-US" w:eastAsia="en-US"/>
              </w:rPr>
              <w:t xml:space="preserve">        </w:t>
            </w:r>
          </w:p>
        </w:tc>
      </w:tr>
      <w:tr xmlns:wp14="http://schemas.microsoft.com/office/word/2010/wordml" w:rsidR="001F22B5" w:rsidTr="009E21C0" w14:paraId="45E5FC0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8"/>
          <w:jc w:val="center"/>
        </w:trPr>
        <w:tc>
          <w:tcPr>
            <w:tcW w:w="611" w:type="pct"/>
            <w:gridSpan w:val="2"/>
            <w:vMerge/>
            <w:vAlign w:val="center"/>
          </w:tcPr>
          <w:p w:rsidRPr="00205D93" w:rsidR="001F22B5" w:rsidP="009E21C0" w:rsidRDefault="001F22B5" w14:paraId="6F4D4CF8" wp14:textId="77777777">
            <w:pPr>
              <w:spacing w:before="40" w:after="40"/>
              <w:rPr>
                <w:rStyle w:val="ModernTableText"/>
                <w:rFonts w:cs="Arial"/>
                <w:noProof/>
                <w:color w:val="000000"/>
                <w:szCs w:val="17"/>
              </w:rPr>
            </w:pPr>
          </w:p>
        </w:tc>
        <w:tc>
          <w:tcPr>
            <w:tcW w:w="489" w:type="pct"/>
            <w:gridSpan w:val="2"/>
            <w:vMerge w:val="restart"/>
            <w:tcBorders>
              <w:top w:val="single" w:color="616161" w:sz="2" w:space="0"/>
            </w:tcBorders>
            <w:vAlign w:val="center"/>
          </w:tcPr>
          <w:p w:rsidRPr="00105EB0" w:rsidR="001F22B5" w:rsidP="009E21C0" w:rsidRDefault="001F22B5" w14:paraId="24CAA8FD" wp14:textId="77777777">
            <w:pPr>
              <w:pStyle w:val="Header"/>
              <w:pBdr>
                <w:bottom w:val="none" w:color="auto" w:sz="0" w:space="0"/>
              </w:pBdr>
              <w:spacing w:before="40" w:after="40"/>
              <w:jc w:val="center"/>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Chart Object</w:t>
            </w:r>
          </w:p>
        </w:tc>
        <w:tc>
          <w:tcPr>
            <w:tcW w:w="1032" w:type="pct"/>
            <w:gridSpan w:val="4"/>
            <w:tcBorders>
              <w:top w:val="single" w:color="616161" w:sz="2" w:space="0"/>
            </w:tcBorders>
            <w:vAlign w:val="center"/>
          </w:tcPr>
          <w:p w:rsidRPr="00105EB0" w:rsidR="001F22B5" w:rsidP="009E21C0" w:rsidRDefault="001F22B5" w14:paraId="07D16F92"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Type:</w:t>
            </w:r>
          </w:p>
          <w:p w:rsidRPr="00105EB0" w:rsidR="001F22B5" w:rsidP="009E21C0" w:rsidRDefault="001F22B5" w14:paraId="39EFAB4E"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Column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Bar                                                               </w:t>
            </w:r>
          </w:p>
        </w:tc>
        <w:tc>
          <w:tcPr>
            <w:tcW w:w="2868" w:type="pct"/>
            <w:gridSpan w:val="7"/>
            <w:tcBorders>
              <w:top w:val="single" w:color="616161" w:sz="2" w:space="0"/>
            </w:tcBorders>
          </w:tcPr>
          <w:p w:rsidRPr="00105EB0" w:rsidR="001F22B5" w:rsidP="009E21C0" w:rsidRDefault="001F22B5" w14:paraId="30A8DC3E"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b w:val="0"/>
                <w:noProof/>
                <w:szCs w:val="17"/>
                <w:lang w:val="en-US" w:eastAsia="en-US"/>
              </w:rPr>
              <w:t>If Chart Object, select Chart Attributes:</w:t>
            </w:r>
          </w:p>
          <w:p w:rsidRPr="00105EB0" w:rsidR="001F22B5" w:rsidP="009E21C0" w:rsidRDefault="001F22B5" w14:paraId="0AEE793B"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3D</w:t>
            </w:r>
          </w:p>
        </w:tc>
      </w:tr>
      <w:tr xmlns:wp14="http://schemas.microsoft.com/office/word/2010/wordml" w:rsidR="001F22B5" w:rsidTr="009E21C0" w14:paraId="452A080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trPr>
        <w:tc>
          <w:tcPr>
            <w:tcW w:w="611" w:type="pct"/>
            <w:gridSpan w:val="2"/>
            <w:vMerge/>
            <w:vAlign w:val="center"/>
          </w:tcPr>
          <w:p w:rsidRPr="00205D93" w:rsidR="001F22B5" w:rsidP="009E21C0" w:rsidRDefault="001F22B5" w14:paraId="28119A25" wp14:textId="77777777">
            <w:pPr>
              <w:spacing w:before="40" w:after="40"/>
              <w:rPr>
                <w:rStyle w:val="ModernTableText"/>
                <w:rFonts w:cs="Arial"/>
                <w:noProof/>
                <w:color w:val="000000"/>
                <w:szCs w:val="17"/>
              </w:rPr>
            </w:pPr>
          </w:p>
        </w:tc>
        <w:tc>
          <w:tcPr>
            <w:tcW w:w="489" w:type="pct"/>
            <w:gridSpan w:val="2"/>
            <w:vMerge/>
          </w:tcPr>
          <w:p w:rsidRPr="00105EB0" w:rsidR="001F22B5" w:rsidP="009E21C0" w:rsidRDefault="001F22B5" w14:paraId="4F205266" wp14:textId="77777777">
            <w:pPr>
              <w:pStyle w:val="Header"/>
              <w:pBdr>
                <w:bottom w:val="none" w:color="auto" w:sz="0" w:space="0"/>
              </w:pBdr>
              <w:spacing w:before="40" w:after="40"/>
              <w:rPr>
                <w:rStyle w:val="ModernTableText"/>
                <w:b w:val="0"/>
                <w:noProof/>
                <w:szCs w:val="17"/>
                <w:lang w:val="en-US" w:eastAsia="en-US"/>
              </w:rPr>
            </w:pPr>
          </w:p>
        </w:tc>
        <w:tc>
          <w:tcPr>
            <w:tcW w:w="1032" w:type="pct"/>
            <w:gridSpan w:val="4"/>
            <w:tcBorders>
              <w:top w:val="single" w:color="616161" w:sz="2" w:space="0"/>
            </w:tcBorders>
            <w:vAlign w:val="center"/>
          </w:tcPr>
          <w:p w:rsidRPr="00105EB0" w:rsidR="001F22B5" w:rsidP="009E21C0" w:rsidRDefault="001F22B5" w14:paraId="7577ADDE"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Line                                        </w:t>
            </w:r>
          </w:p>
        </w:tc>
        <w:tc>
          <w:tcPr>
            <w:tcW w:w="2868" w:type="pct"/>
            <w:gridSpan w:val="7"/>
          </w:tcPr>
          <w:p w:rsidRPr="00105EB0" w:rsidR="001F22B5" w:rsidP="009E21C0" w:rsidRDefault="001F22B5" w14:paraId="116110C4"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With Markers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p>
        </w:tc>
      </w:tr>
      <w:tr xmlns:wp14="http://schemas.microsoft.com/office/word/2010/wordml" w:rsidR="001F22B5" w:rsidTr="009E21C0" w14:paraId="50470CE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trPr>
        <w:tc>
          <w:tcPr>
            <w:tcW w:w="611" w:type="pct"/>
            <w:gridSpan w:val="2"/>
            <w:vMerge/>
            <w:vAlign w:val="center"/>
          </w:tcPr>
          <w:p w:rsidRPr="00205D93" w:rsidR="001F22B5" w:rsidP="009E21C0" w:rsidRDefault="001F22B5" w14:paraId="68EFCD53" wp14:textId="77777777">
            <w:pPr>
              <w:spacing w:before="40" w:after="40"/>
              <w:rPr>
                <w:rStyle w:val="ModernTableText"/>
                <w:rFonts w:cs="Arial"/>
                <w:noProof/>
                <w:color w:val="000000"/>
                <w:szCs w:val="17"/>
              </w:rPr>
            </w:pPr>
          </w:p>
        </w:tc>
        <w:tc>
          <w:tcPr>
            <w:tcW w:w="489" w:type="pct"/>
            <w:gridSpan w:val="2"/>
            <w:vMerge/>
          </w:tcPr>
          <w:p w:rsidRPr="00105EB0" w:rsidR="001F22B5" w:rsidP="009E21C0" w:rsidRDefault="001F22B5" w14:paraId="6DCA2685" wp14:textId="77777777">
            <w:pPr>
              <w:pStyle w:val="Header"/>
              <w:pBdr>
                <w:bottom w:val="none" w:color="auto" w:sz="0" w:space="0"/>
              </w:pBdr>
              <w:spacing w:before="40" w:after="40"/>
              <w:rPr>
                <w:rStyle w:val="ModernTableText"/>
                <w:b w:val="0"/>
                <w:noProof/>
                <w:szCs w:val="17"/>
                <w:lang w:val="en-US" w:eastAsia="en-US"/>
              </w:rPr>
            </w:pPr>
          </w:p>
        </w:tc>
        <w:tc>
          <w:tcPr>
            <w:tcW w:w="1032" w:type="pct"/>
            <w:gridSpan w:val="4"/>
            <w:tcBorders>
              <w:top w:val="single" w:color="616161" w:sz="2" w:space="0"/>
            </w:tcBorders>
            <w:vAlign w:val="center"/>
          </w:tcPr>
          <w:p w:rsidRPr="00105EB0" w:rsidR="001F22B5" w:rsidP="009E21C0" w:rsidRDefault="001F22B5" w14:paraId="6BEBA56A"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Pie</w:t>
            </w:r>
          </w:p>
        </w:tc>
        <w:tc>
          <w:tcPr>
            <w:tcW w:w="2868" w:type="pct"/>
            <w:gridSpan w:val="7"/>
          </w:tcPr>
          <w:p w:rsidRPr="00105EB0" w:rsidR="001F22B5" w:rsidP="009E21C0" w:rsidRDefault="001F22B5" w14:paraId="43D5D5FE" wp14:textId="77777777">
            <w:pPr>
              <w:pStyle w:val="Header"/>
              <w:pBdr>
                <w:bottom w:val="none" w:color="auto" w:sz="0" w:space="0"/>
              </w:pBdr>
              <w:spacing w:before="40" w:after="40"/>
              <w:rPr>
                <w:rStyle w:val="ModernTableText"/>
                <w:b w:val="0"/>
                <w:noProof/>
                <w:szCs w:val="17"/>
                <w:lang w:val="en-US" w:eastAsia="en-US"/>
              </w:rPr>
            </w:pP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3D                    </w:t>
            </w:r>
          </w:p>
        </w:tc>
      </w:tr>
      <w:tr xmlns:wp14="http://schemas.microsoft.com/office/word/2010/wordml" w:rsidR="001F22B5" w:rsidTr="009E21C0" w14:paraId="0F9041F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5"/>
            <w:tcBorders>
              <w:top w:val="single" w:color="616161" w:sz="2" w:space="0"/>
              <w:bottom w:val="single" w:color="616161" w:sz="2" w:space="0"/>
            </w:tcBorders>
            <w:shd w:val="clear" w:color="auto" w:fill="191919"/>
            <w:vAlign w:val="center"/>
          </w:tcPr>
          <w:p w:rsidRPr="00205D93" w:rsidR="001F22B5" w:rsidP="009E21C0" w:rsidRDefault="001F22B5" w14:paraId="1F861C86" wp14:textId="77777777">
            <w:pPr>
              <w:pStyle w:val="TableText1"/>
              <w:spacing w:before="40" w:after="40"/>
              <w:jc w:val="center"/>
              <w:rPr>
                <w:rStyle w:val="ModernTableText"/>
                <w:rFonts w:ascii="Arial Black" w:hAnsi="Arial Black" w:cs="Arial"/>
                <w:bCs/>
                <w:noProof/>
                <w:color w:val="FFFFFF"/>
                <w:sz w:val="19"/>
                <w:szCs w:val="19"/>
              </w:rPr>
            </w:pPr>
            <w:r w:rsidRPr="00205D93">
              <w:rPr>
                <w:rStyle w:val="ModernTableText"/>
                <w:rFonts w:ascii="Arial Black" w:hAnsi="Arial Black" w:cs="Arial"/>
                <w:bCs/>
                <w:noProof/>
                <w:color w:val="FFFFFF"/>
                <w:sz w:val="19"/>
                <w:szCs w:val="19"/>
              </w:rPr>
              <w:t>Report Section Heading (opt)</w:t>
            </w:r>
          </w:p>
        </w:tc>
      </w:tr>
      <w:tr xmlns:wp14="http://schemas.microsoft.com/office/word/2010/wordml" w:rsidR="001F22B5" w:rsidTr="009E21C0" w14:paraId="755A2E1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08" w:type="pct"/>
            <w:gridSpan w:val="7"/>
            <w:tcBorders>
              <w:top w:val="single" w:color="616161" w:sz="2" w:space="0"/>
              <w:bottom w:val="single" w:color="616161" w:sz="2" w:space="0"/>
            </w:tcBorders>
            <w:vAlign w:val="center"/>
          </w:tcPr>
          <w:p w:rsidRPr="00205D93" w:rsidR="001F22B5" w:rsidP="009E21C0" w:rsidRDefault="001F22B5" w14:paraId="4EE1E170" wp14:textId="77777777">
            <w:pPr>
              <w:pStyle w:val="TableText1"/>
              <w:spacing w:before="40" w:after="40"/>
              <w:jc w:val="center"/>
              <w:rPr>
                <w:rStyle w:val="ModernTableText"/>
                <w:rFonts w:cs="Arial"/>
                <w:b/>
                <w:noProof/>
                <w:szCs w:val="18"/>
              </w:rPr>
            </w:pPr>
            <w:r w:rsidRPr="00205D93">
              <w:rPr>
                <w:rStyle w:val="ModernTableText"/>
                <w:rFonts w:cs="Arial"/>
                <w:b/>
                <w:bCs/>
                <w:noProof/>
                <w:szCs w:val="18"/>
              </w:rPr>
              <w:t>Report Section Label (opt)</w:t>
            </w:r>
          </w:p>
        </w:tc>
        <w:tc>
          <w:tcPr>
            <w:tcW w:w="1644" w:type="pct"/>
            <w:gridSpan w:val="4"/>
            <w:tcBorders>
              <w:top w:val="single" w:color="616161" w:sz="2" w:space="0"/>
              <w:bottom w:val="single" w:color="616161" w:sz="2" w:space="0"/>
            </w:tcBorders>
            <w:vAlign w:val="center"/>
          </w:tcPr>
          <w:p w:rsidRPr="00205D93" w:rsidR="001F22B5" w:rsidP="009E21C0" w:rsidRDefault="001F22B5" w14:paraId="7A06490C"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Description (opt)</w:t>
            </w:r>
          </w:p>
        </w:tc>
        <w:tc>
          <w:tcPr>
            <w:tcW w:w="1648" w:type="pct"/>
            <w:gridSpan w:val="4"/>
            <w:tcBorders>
              <w:top w:val="single" w:color="616161" w:sz="2" w:space="0"/>
              <w:bottom w:val="single" w:color="616161" w:sz="2" w:space="0"/>
            </w:tcBorders>
            <w:vAlign w:val="center"/>
          </w:tcPr>
          <w:p w:rsidRPr="00205D93" w:rsidR="001F22B5" w:rsidP="009E21C0" w:rsidRDefault="001F22B5" w14:paraId="26F7BCA6" wp14:textId="77777777">
            <w:pPr>
              <w:pStyle w:val="TableText1"/>
              <w:spacing w:before="40" w:after="40"/>
              <w:jc w:val="center"/>
              <w:rPr>
                <w:rStyle w:val="ModernTableText"/>
                <w:rFonts w:cs="Arial"/>
                <w:b/>
                <w:noProof/>
                <w:szCs w:val="18"/>
              </w:rPr>
            </w:pPr>
            <w:r w:rsidRPr="00205D93">
              <w:rPr>
                <w:rStyle w:val="ModernTableText"/>
                <w:rFonts w:cs="Arial"/>
                <w:b/>
                <w:noProof/>
                <w:szCs w:val="18"/>
              </w:rPr>
              <w:t>Report Section Processing Rules (opt)</w:t>
            </w:r>
          </w:p>
        </w:tc>
      </w:tr>
      <w:tr xmlns:wp14="http://schemas.microsoft.com/office/word/2010/wordml" w:rsidR="001F22B5" w:rsidTr="009E21C0" w14:paraId="17EC040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08" w:type="pct"/>
            <w:gridSpan w:val="7"/>
            <w:tcBorders>
              <w:top w:val="single" w:color="616161" w:sz="2" w:space="0"/>
              <w:bottom w:val="single" w:color="616161" w:sz="2" w:space="0"/>
            </w:tcBorders>
          </w:tcPr>
          <w:p w:rsidRPr="00292F97" w:rsidR="001F22B5" w:rsidP="009E21C0" w:rsidRDefault="001F22B5" w14:paraId="3F139B71" wp14:textId="77777777">
            <w:pPr>
              <w:pStyle w:val="TableTextACSSC"/>
              <w:rPr>
                <w:rFonts w:ascii="Arial" w:hAnsi="Arial" w:cs="Arial"/>
                <w:sz w:val="18"/>
                <w:szCs w:val="18"/>
              </w:rPr>
            </w:pPr>
            <w:r>
              <w:rPr>
                <w:rFonts w:ascii="Arial" w:hAnsi="Arial" w:cs="Arial"/>
                <w:sz w:val="18"/>
                <w:szCs w:val="18"/>
              </w:rPr>
              <w:t>LOB Cd - Desc</w:t>
            </w:r>
          </w:p>
        </w:tc>
        <w:tc>
          <w:tcPr>
            <w:tcW w:w="1644" w:type="pct"/>
            <w:gridSpan w:val="4"/>
            <w:tcBorders>
              <w:top w:val="single" w:color="616161" w:sz="2" w:space="0"/>
              <w:bottom w:val="single" w:color="616161" w:sz="2" w:space="0"/>
            </w:tcBorders>
          </w:tcPr>
          <w:p w:rsidRPr="00292F97" w:rsidR="001F22B5" w:rsidP="009E21C0" w:rsidRDefault="001F22B5" w14:paraId="65481C1D" wp14:textId="77777777">
            <w:pPr>
              <w:pStyle w:val="TableTextACSSC"/>
              <w:rPr>
                <w:rFonts w:ascii="Arial" w:hAnsi="Arial" w:cs="Arial"/>
                <w:sz w:val="18"/>
                <w:szCs w:val="18"/>
              </w:rPr>
            </w:pPr>
            <w:r w:rsidRPr="00292F97">
              <w:rPr>
                <w:rFonts w:ascii="Arial" w:hAnsi="Arial" w:cs="Arial"/>
                <w:sz w:val="18"/>
                <w:szCs w:val="18"/>
              </w:rPr>
              <w:t>The line of business code and description.</w:t>
            </w:r>
          </w:p>
        </w:tc>
        <w:tc>
          <w:tcPr>
            <w:tcW w:w="1648" w:type="pct"/>
            <w:gridSpan w:val="4"/>
            <w:tcBorders>
              <w:top w:val="single" w:color="616161" w:sz="2" w:space="0"/>
              <w:bottom w:val="single" w:color="616161" w:sz="2" w:space="0"/>
            </w:tcBorders>
          </w:tcPr>
          <w:p w:rsidRPr="00292F97" w:rsidR="001F22B5" w:rsidP="009E21C0" w:rsidRDefault="001F22B5" w14:paraId="14889963" wp14:textId="77777777">
            <w:pPr>
              <w:pStyle w:val="TableTextACSSC"/>
              <w:rPr>
                <w:rFonts w:ascii="Arial" w:hAnsi="Arial" w:cs="Arial"/>
                <w:sz w:val="18"/>
                <w:szCs w:val="18"/>
              </w:rPr>
            </w:pPr>
            <w:r w:rsidRPr="00292F97">
              <w:rPr>
                <w:rFonts w:ascii="Arial" w:hAnsi="Arial" w:cs="Arial"/>
                <w:sz w:val="18"/>
                <w:szCs w:val="18"/>
              </w:rPr>
              <w:t>Using R-VV-DOMAIN-NAM = ‘R-LOB-CD’, join to R-VV-TB.R-VV-CD using A-HDR-TB.R-LOB-CD to get the short description.</w:t>
            </w:r>
          </w:p>
        </w:tc>
      </w:tr>
      <w:tr xmlns:wp14="http://schemas.microsoft.com/office/word/2010/wordml" w:rsidR="001F22B5" w:rsidTr="009E21C0" w14:paraId="78D8337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708" w:type="pct"/>
            <w:gridSpan w:val="7"/>
            <w:tcBorders>
              <w:top w:val="single" w:color="616161" w:sz="2" w:space="0"/>
              <w:bottom w:val="single" w:color="616161" w:sz="2" w:space="0"/>
            </w:tcBorders>
            <w:vAlign w:val="center"/>
          </w:tcPr>
          <w:p w:rsidRPr="003265B1" w:rsidR="001F22B5" w:rsidP="009E21C0" w:rsidRDefault="001F22B5" w14:paraId="08EEAF72" wp14:textId="77777777">
            <w:pPr>
              <w:pStyle w:val="TableTextACSSC"/>
              <w:rPr>
                <w:rFonts w:ascii="Arial" w:hAnsi="Arial" w:cs="Arial"/>
                <w:sz w:val="18"/>
                <w:szCs w:val="18"/>
              </w:rPr>
            </w:pPr>
            <w:r w:rsidRPr="003265B1">
              <w:rPr>
                <w:rFonts w:ascii="Arial" w:hAnsi="Arial" w:cs="Arial"/>
                <w:sz w:val="18"/>
                <w:szCs w:val="18"/>
              </w:rPr>
              <w:t xml:space="preserve">MM/DD/CCYY  </w:t>
            </w:r>
          </w:p>
        </w:tc>
        <w:tc>
          <w:tcPr>
            <w:tcW w:w="1644" w:type="pct"/>
            <w:gridSpan w:val="4"/>
            <w:tcBorders>
              <w:top w:val="single" w:color="616161" w:sz="2" w:space="0"/>
              <w:bottom w:val="single" w:color="616161" w:sz="2" w:space="0"/>
            </w:tcBorders>
            <w:vAlign w:val="center"/>
          </w:tcPr>
          <w:p w:rsidRPr="003265B1" w:rsidR="001F22B5" w:rsidP="009E21C0" w:rsidRDefault="001F22B5" w14:paraId="2A09AF58" wp14:textId="77777777">
            <w:pPr>
              <w:pStyle w:val="TableTextACSSC"/>
              <w:rPr>
                <w:rFonts w:ascii="Arial" w:hAnsi="Arial" w:cs="Arial"/>
                <w:sz w:val="18"/>
                <w:szCs w:val="18"/>
              </w:rPr>
            </w:pPr>
            <w:r>
              <w:rPr>
                <w:rFonts w:ascii="Arial" w:hAnsi="Arial" w:cs="Arial"/>
                <w:sz w:val="18"/>
                <w:szCs w:val="18"/>
              </w:rPr>
              <w:t>Weekly Report Date</w:t>
            </w:r>
            <w:r w:rsidRPr="003265B1">
              <w:rPr>
                <w:rFonts w:ascii="Arial" w:hAnsi="Arial" w:cs="Arial"/>
                <w:sz w:val="18"/>
                <w:szCs w:val="18"/>
              </w:rPr>
              <w:t xml:space="preserve">  </w:t>
            </w:r>
          </w:p>
        </w:tc>
        <w:tc>
          <w:tcPr>
            <w:tcW w:w="1648" w:type="pct"/>
            <w:gridSpan w:val="4"/>
            <w:tcBorders>
              <w:top w:val="single" w:color="616161" w:sz="2" w:space="0"/>
              <w:bottom w:val="single" w:color="616161" w:sz="2" w:space="0"/>
            </w:tcBorders>
          </w:tcPr>
          <w:p w:rsidRPr="00292F97" w:rsidR="001F22B5" w:rsidP="009E21C0" w:rsidRDefault="001F22B5" w14:paraId="0E683892" wp14:textId="77777777">
            <w:pPr>
              <w:pStyle w:val="TableTextACSSC"/>
              <w:rPr>
                <w:rFonts w:ascii="Arial" w:hAnsi="Arial" w:cs="Arial"/>
                <w:sz w:val="18"/>
                <w:szCs w:val="18"/>
              </w:rPr>
            </w:pPr>
            <w:r>
              <w:rPr>
                <w:rFonts w:ascii="Arial" w:hAnsi="Arial" w:cs="Arial"/>
                <w:sz w:val="18"/>
                <w:szCs w:val="18"/>
              </w:rPr>
              <w:t>Display the weekly reporting date</w:t>
            </w:r>
          </w:p>
        </w:tc>
      </w:tr>
      <w:tr xmlns:wp14="http://schemas.microsoft.com/office/word/2010/wordml" w:rsidR="001F22B5" w:rsidTr="009E21C0" w14:paraId="5D804EA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10" w:type="pct"/>
          <w:cantSplit/>
          <w:jc w:val="center"/>
        </w:trPr>
        <w:tc>
          <w:tcPr>
            <w:tcW w:w="4990" w:type="pct"/>
            <w:gridSpan w:val="14"/>
            <w:tcBorders>
              <w:top w:val="single" w:color="616161" w:sz="2" w:space="0"/>
              <w:bottom w:val="single" w:color="616161" w:sz="2" w:space="0"/>
            </w:tcBorders>
            <w:shd w:val="clear" w:color="auto" w:fill="191919"/>
          </w:tcPr>
          <w:p w:rsidR="001F22B5" w:rsidP="009E21C0" w:rsidRDefault="001F22B5" w14:paraId="667C26D3"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Header (opt)</w:t>
            </w:r>
          </w:p>
        </w:tc>
      </w:tr>
      <w:tr xmlns:wp14="http://schemas.microsoft.com/office/word/2010/wordml" w:rsidR="001F22B5" w:rsidTr="009E21C0" w14:paraId="5983B78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10" w:type="pct"/>
          <w:cantSplit/>
          <w:jc w:val="center"/>
        </w:trPr>
        <w:tc>
          <w:tcPr>
            <w:tcW w:w="2556" w:type="pct"/>
            <w:gridSpan w:val="9"/>
            <w:tcBorders>
              <w:top w:val="single" w:color="616161" w:sz="2" w:space="0"/>
              <w:bottom w:val="single" w:color="616161" w:sz="2" w:space="0"/>
            </w:tcBorders>
          </w:tcPr>
          <w:p w:rsidRPr="00205D93" w:rsidR="001F22B5" w:rsidP="009E21C0" w:rsidRDefault="001F22B5" w14:paraId="2578A04B" wp14:textId="77777777">
            <w:pPr>
              <w:pStyle w:val="TableText1"/>
              <w:spacing w:before="40" w:after="40"/>
              <w:jc w:val="center"/>
              <w:rPr>
                <w:rStyle w:val="ModernTableText"/>
                <w:rFonts w:cs="Arial"/>
                <w:b/>
                <w:szCs w:val="17"/>
              </w:rPr>
            </w:pPr>
            <w:r w:rsidRPr="00205D93">
              <w:rPr>
                <w:rStyle w:val="ModernTableText"/>
                <w:rFonts w:cs="Arial"/>
                <w:b/>
                <w:szCs w:val="17"/>
              </w:rPr>
              <w:t>Chart Title</w:t>
            </w:r>
          </w:p>
        </w:tc>
        <w:tc>
          <w:tcPr>
            <w:tcW w:w="2434" w:type="pct"/>
            <w:gridSpan w:val="5"/>
            <w:tcBorders>
              <w:top w:val="single" w:color="616161" w:sz="2" w:space="0"/>
              <w:bottom w:val="single" w:color="616161" w:sz="2" w:space="0"/>
            </w:tcBorders>
          </w:tcPr>
          <w:p w:rsidRPr="00205D93" w:rsidR="001F22B5" w:rsidP="009E21C0" w:rsidRDefault="001F22B5" w14:paraId="5AFAAF0C"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Sub-title</w:t>
            </w:r>
          </w:p>
        </w:tc>
      </w:tr>
      <w:tr xmlns:wp14="http://schemas.microsoft.com/office/word/2010/wordml" w:rsidR="001F22B5" w:rsidTr="009E21C0" w14:paraId="310FF85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10" w:type="pct"/>
          <w:cantSplit/>
          <w:jc w:val="center"/>
        </w:trPr>
        <w:tc>
          <w:tcPr>
            <w:tcW w:w="2556" w:type="pct"/>
            <w:gridSpan w:val="9"/>
            <w:tcBorders>
              <w:top w:val="single" w:color="616161" w:sz="2" w:space="0"/>
              <w:right w:val="single" w:color="616161" w:sz="2" w:space="0"/>
            </w:tcBorders>
          </w:tcPr>
          <w:p w:rsidRPr="00205D93" w:rsidR="001F22B5" w:rsidP="009E21C0" w:rsidRDefault="001F22B5" w14:paraId="32A41D05"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c>
          <w:tcPr>
            <w:tcW w:w="2434" w:type="pct"/>
            <w:gridSpan w:val="5"/>
            <w:tcBorders>
              <w:top w:val="single" w:color="616161" w:sz="2" w:space="0"/>
              <w:right w:val="single" w:color="616161" w:sz="2" w:space="0"/>
            </w:tcBorders>
          </w:tcPr>
          <w:p w:rsidRPr="00205D93" w:rsidR="001F22B5" w:rsidP="009E21C0" w:rsidRDefault="001F22B5" w14:paraId="198B1935" wp14:textId="77777777">
            <w:pPr>
              <w:pStyle w:val="TableText1"/>
              <w:spacing w:before="40" w:after="40"/>
              <w:rPr>
                <w:rStyle w:val="ModernTableText"/>
                <w:rFonts w:cs="Arial"/>
                <w:color w:val="000000"/>
                <w:szCs w:val="17"/>
              </w:rPr>
            </w:pPr>
            <w:r w:rsidRPr="00205D93">
              <w:rPr>
                <w:rStyle w:val="ModernTableText"/>
                <w:rFonts w:cs="Arial"/>
                <w:color w:val="000000"/>
                <w:szCs w:val="17"/>
              </w:rPr>
              <w:t>N/A</w:t>
            </w:r>
          </w:p>
        </w:tc>
      </w:tr>
      <w:tr xmlns:wp14="http://schemas.microsoft.com/office/word/2010/wordml" w:rsidRPr="003F4256" w:rsidR="001F22B5" w:rsidTr="009E21C0" w14:paraId="3B449DF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blHeader/>
          <w:jc w:val="center"/>
        </w:trPr>
        <w:tc>
          <w:tcPr>
            <w:tcW w:w="5000" w:type="pct"/>
            <w:gridSpan w:val="15"/>
            <w:tcBorders>
              <w:top w:val="single" w:color="616161" w:sz="2" w:space="0"/>
              <w:bottom w:val="single" w:color="616161" w:sz="2" w:space="0"/>
            </w:tcBorders>
            <w:shd w:val="clear" w:color="auto" w:fill="191919"/>
          </w:tcPr>
          <w:p w:rsidRPr="003F4256" w:rsidR="001F22B5" w:rsidP="009E21C0" w:rsidRDefault="001F22B5" w14:paraId="5AE83818" wp14:textId="77777777">
            <w:pPr>
              <w:pStyle w:val="TableText1"/>
              <w:spacing w:before="40" w:after="40"/>
              <w:jc w:val="center"/>
              <w:rPr>
                <w:rStyle w:val="ModernTableText"/>
                <w:rFonts w:ascii="Arial Black" w:hAnsi="Arial Black" w:cs="Arial"/>
                <w:bCs/>
                <w:noProof/>
                <w:color w:val="FFFFFF"/>
                <w:sz w:val="16"/>
                <w:szCs w:val="19"/>
              </w:rPr>
            </w:pPr>
            <w:r w:rsidRPr="003F4256">
              <w:rPr>
                <w:rStyle w:val="ModernTableText"/>
                <w:rFonts w:ascii="Arial Black" w:hAnsi="Arial Black" w:cs="Arial"/>
                <w:bCs/>
                <w:noProof/>
                <w:color w:val="FFFFFF"/>
                <w:sz w:val="16"/>
                <w:szCs w:val="19"/>
              </w:rPr>
              <w:t>Report Body</w:t>
            </w:r>
          </w:p>
        </w:tc>
      </w:tr>
      <w:tr xmlns:wp14="http://schemas.microsoft.com/office/word/2010/wordml" w:rsidRPr="003F4256" w:rsidR="001F22B5" w:rsidTr="009E21C0" w14:paraId="1A8BA5A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blHeader/>
          <w:jc w:val="center"/>
        </w:trPr>
        <w:tc>
          <w:tcPr>
            <w:tcW w:w="451" w:type="pct"/>
            <w:tcBorders>
              <w:top w:val="single" w:color="616161" w:sz="2" w:space="0"/>
            </w:tcBorders>
            <w:vAlign w:val="center"/>
          </w:tcPr>
          <w:p w:rsidRPr="003F4256" w:rsidR="001F22B5" w:rsidP="009E21C0" w:rsidRDefault="001F22B5" w14:paraId="17C14CA3" wp14:textId="77777777">
            <w:pPr>
              <w:pStyle w:val="TableText1"/>
              <w:spacing w:before="40" w:after="40"/>
              <w:rPr>
                <w:rStyle w:val="ModernTableText"/>
                <w:rFonts w:cs="Arial"/>
                <w:b/>
                <w:sz w:val="16"/>
                <w:szCs w:val="17"/>
              </w:rPr>
            </w:pPr>
            <w:r w:rsidRPr="003F4256">
              <w:rPr>
                <w:rStyle w:val="ModernTableText"/>
                <w:rFonts w:cs="Arial"/>
                <w:b/>
                <w:sz w:val="16"/>
                <w:szCs w:val="17"/>
              </w:rPr>
              <w:t>Field Type</w:t>
            </w:r>
          </w:p>
        </w:tc>
        <w:tc>
          <w:tcPr>
            <w:tcW w:w="424" w:type="pct"/>
            <w:gridSpan w:val="2"/>
            <w:tcBorders>
              <w:top w:val="single" w:color="616161" w:sz="2" w:space="0"/>
            </w:tcBorders>
            <w:vAlign w:val="center"/>
          </w:tcPr>
          <w:p w:rsidRPr="003F4256" w:rsidR="001F22B5" w:rsidP="009E21C0" w:rsidRDefault="001F22B5" w14:paraId="3A82465B" wp14:textId="77777777">
            <w:pPr>
              <w:pStyle w:val="TableHeading"/>
              <w:spacing w:before="40" w:after="40"/>
              <w:rPr>
                <w:rStyle w:val="ModernTableText"/>
                <w:rFonts w:cs="Arial"/>
                <w:sz w:val="16"/>
                <w:szCs w:val="17"/>
              </w:rPr>
            </w:pPr>
            <w:r w:rsidRPr="003F4256">
              <w:rPr>
                <w:rStyle w:val="ModernTableText"/>
                <w:rFonts w:cs="Arial"/>
                <w:sz w:val="16"/>
                <w:szCs w:val="17"/>
              </w:rPr>
              <w:t>Business Label</w:t>
            </w:r>
          </w:p>
        </w:tc>
        <w:tc>
          <w:tcPr>
            <w:tcW w:w="644" w:type="pct"/>
            <w:gridSpan w:val="3"/>
            <w:tcBorders>
              <w:top w:val="single" w:color="616161" w:sz="2" w:space="0"/>
            </w:tcBorders>
            <w:vAlign w:val="center"/>
          </w:tcPr>
          <w:p w:rsidRPr="003F4256" w:rsidR="001F22B5" w:rsidP="009E21C0" w:rsidRDefault="001F22B5" w14:paraId="613D6CDE"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Field Description</w:t>
            </w:r>
          </w:p>
        </w:tc>
        <w:tc>
          <w:tcPr>
            <w:tcW w:w="1157" w:type="pct"/>
            <w:gridSpan w:val="4"/>
            <w:tcBorders>
              <w:top w:val="single" w:color="616161" w:sz="2" w:space="0"/>
            </w:tcBorders>
            <w:vAlign w:val="center"/>
          </w:tcPr>
          <w:p w:rsidRPr="003F4256" w:rsidR="001F22B5" w:rsidP="009E21C0" w:rsidRDefault="001F22B5" w14:paraId="26F8AC05"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Table</w:t>
            </w:r>
          </w:p>
        </w:tc>
        <w:tc>
          <w:tcPr>
            <w:tcW w:w="844" w:type="pct"/>
            <w:gridSpan w:val="3"/>
            <w:tcBorders>
              <w:top w:val="single" w:color="616161" w:sz="2" w:space="0"/>
            </w:tcBorders>
            <w:vAlign w:val="center"/>
          </w:tcPr>
          <w:p w:rsidRPr="003F4256" w:rsidR="001F22B5" w:rsidP="009E21C0" w:rsidRDefault="001F22B5" w14:paraId="410E6FDE"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Column</w:t>
            </w:r>
          </w:p>
        </w:tc>
        <w:tc>
          <w:tcPr>
            <w:tcW w:w="1481" w:type="pct"/>
            <w:gridSpan w:val="2"/>
            <w:tcBorders>
              <w:top w:val="single" w:color="616161" w:sz="2" w:space="0"/>
            </w:tcBorders>
            <w:vAlign w:val="center"/>
          </w:tcPr>
          <w:p w:rsidRPr="003F4256" w:rsidR="001F22B5" w:rsidP="009E21C0" w:rsidRDefault="001F22B5" w14:paraId="33CB8B69" wp14:textId="77777777">
            <w:pPr>
              <w:pStyle w:val="TableText1"/>
              <w:spacing w:before="40" w:after="40"/>
              <w:rPr>
                <w:rStyle w:val="ModernTableText"/>
                <w:rFonts w:cs="Arial"/>
                <w:b/>
                <w:noProof/>
                <w:sz w:val="16"/>
                <w:szCs w:val="17"/>
              </w:rPr>
            </w:pPr>
            <w:r w:rsidRPr="003F4256">
              <w:rPr>
                <w:rStyle w:val="ModernTableText"/>
                <w:rFonts w:cs="Arial"/>
                <w:b/>
                <w:noProof/>
                <w:sz w:val="16"/>
                <w:szCs w:val="17"/>
              </w:rPr>
              <w:t>Source Column Processing Rules</w:t>
            </w:r>
          </w:p>
        </w:tc>
      </w:tr>
      <w:tr xmlns:wp14="http://schemas.microsoft.com/office/word/2010/wordml" w:rsidRPr="003F4256" w:rsidR="001F22B5" w:rsidTr="009E21C0" w14:paraId="04C6E2D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1F22B5" w:rsidP="009E21C0" w:rsidRDefault="001F22B5" w14:paraId="6B38116C" wp14:textId="77777777">
            <w:pPr>
              <w:rPr>
                <w:rStyle w:val="BodytextChar"/>
                <w:rFonts w:cs="Arial"/>
                <w:sz w:val="16"/>
                <w:szCs w:val="18"/>
              </w:rPr>
            </w:pPr>
            <w:r w:rsidRPr="003F4256">
              <w:rPr>
                <w:rStyle w:val="BodytextChar"/>
                <w:rFonts w:cs="Arial"/>
                <w:sz w:val="16"/>
                <w:szCs w:val="18"/>
              </w:rPr>
              <w:t>Column</w:t>
            </w:r>
          </w:p>
        </w:tc>
        <w:tc>
          <w:tcPr>
            <w:tcW w:w="424" w:type="pct"/>
            <w:gridSpan w:val="2"/>
            <w:vAlign w:val="center"/>
          </w:tcPr>
          <w:p w:rsidRPr="003F4256" w:rsidR="001F22B5" w:rsidP="009E21C0" w:rsidRDefault="001F22B5" w14:paraId="35516CE8" wp14:textId="77777777">
            <w:pPr>
              <w:spacing w:after="0"/>
              <w:rPr>
                <w:rStyle w:val="BodytextChar"/>
                <w:rFonts w:cs="Arial"/>
                <w:sz w:val="16"/>
                <w:szCs w:val="18"/>
              </w:rPr>
            </w:pPr>
            <w:r w:rsidRPr="00AB685C">
              <w:rPr>
                <w:rStyle w:val="BodytextChar"/>
                <w:rFonts w:cs="Arial"/>
                <w:sz w:val="16"/>
                <w:szCs w:val="18"/>
              </w:rPr>
              <w:t>Prov ID</w:t>
            </w:r>
          </w:p>
        </w:tc>
        <w:tc>
          <w:tcPr>
            <w:tcW w:w="644" w:type="pct"/>
            <w:gridSpan w:val="3"/>
            <w:vAlign w:val="center"/>
          </w:tcPr>
          <w:p w:rsidRPr="00DF275F" w:rsidR="001F22B5" w:rsidP="009E21C0" w:rsidRDefault="001F22B5" w14:paraId="4455E095" wp14:textId="77777777">
            <w:pPr>
              <w:spacing w:before="40" w:after="40"/>
              <w:rPr>
                <w:rStyle w:val="BodytextChar"/>
                <w:rFonts w:cs="Arial"/>
                <w:sz w:val="16"/>
                <w:szCs w:val="18"/>
                <w:highlight w:val="yellow"/>
              </w:rPr>
            </w:pPr>
            <w:r>
              <w:rPr>
                <w:rStyle w:val="BodytextChar"/>
                <w:rFonts w:cs="Arial"/>
                <w:sz w:val="16"/>
                <w:szCs w:val="18"/>
              </w:rPr>
              <w:t>This is the Requesting Provider's Medicaid ID</w:t>
            </w:r>
          </w:p>
        </w:tc>
        <w:tc>
          <w:tcPr>
            <w:tcW w:w="1157" w:type="pct"/>
            <w:gridSpan w:val="4"/>
            <w:vAlign w:val="center"/>
          </w:tcPr>
          <w:p w:rsidRPr="00111E67" w:rsidR="001F22B5" w:rsidP="009E21C0" w:rsidRDefault="001F22B5" w14:paraId="2B2DA231" wp14:textId="77777777">
            <w:pPr>
              <w:spacing w:before="40" w:after="40"/>
              <w:rPr>
                <w:rStyle w:val="BodytextChar"/>
                <w:rFonts w:cs="Arial"/>
                <w:sz w:val="16"/>
                <w:szCs w:val="18"/>
              </w:rPr>
            </w:pPr>
            <w:r w:rsidRPr="00111E67">
              <w:rPr>
                <w:rStyle w:val="BodytextChar"/>
                <w:rFonts w:cs="Arial"/>
                <w:sz w:val="16"/>
                <w:szCs w:val="18"/>
              </w:rPr>
              <w:t>P_ALT_ID_TB</w:t>
            </w:r>
          </w:p>
        </w:tc>
        <w:tc>
          <w:tcPr>
            <w:tcW w:w="844" w:type="pct"/>
            <w:gridSpan w:val="3"/>
            <w:vAlign w:val="center"/>
          </w:tcPr>
          <w:p w:rsidRPr="00111E67" w:rsidR="001F22B5" w:rsidP="009E21C0" w:rsidRDefault="001F22B5" w14:paraId="71A0309E" wp14:textId="77777777">
            <w:pPr>
              <w:spacing w:before="40" w:after="40"/>
              <w:rPr>
                <w:rStyle w:val="BodytextChar"/>
                <w:rFonts w:cs="Arial"/>
                <w:sz w:val="16"/>
                <w:szCs w:val="18"/>
              </w:rPr>
            </w:pPr>
            <w:r w:rsidRPr="00111E67">
              <w:rPr>
                <w:rStyle w:val="BodytextChar"/>
                <w:rFonts w:cs="Arial"/>
                <w:sz w:val="16"/>
                <w:szCs w:val="18"/>
              </w:rPr>
              <w:t>P_ALT_ID</w:t>
            </w:r>
          </w:p>
        </w:tc>
        <w:tc>
          <w:tcPr>
            <w:tcW w:w="1481" w:type="pct"/>
            <w:gridSpan w:val="2"/>
            <w:vAlign w:val="center"/>
          </w:tcPr>
          <w:p w:rsidR="001F22B5" w:rsidP="009E21C0" w:rsidRDefault="001F22B5" w14:paraId="7C1D449D" wp14:textId="77777777">
            <w:pPr>
              <w:pStyle w:val="TableText1"/>
              <w:spacing w:before="40" w:after="40"/>
              <w:rPr>
                <w:rStyle w:val="BodytextChar"/>
                <w:rFonts w:cs="Arial"/>
                <w:spacing w:val="0"/>
                <w:sz w:val="16"/>
                <w:szCs w:val="18"/>
              </w:rPr>
            </w:pPr>
          </w:p>
          <w:p w:rsidRPr="00111E67" w:rsidR="001F22B5" w:rsidP="009E21C0" w:rsidRDefault="001F22B5" w14:paraId="2DBE7460" wp14:textId="77777777">
            <w:pPr>
              <w:pStyle w:val="TableTextACSSC"/>
              <w:rPr>
                <w:rFonts w:ascii="Arial" w:hAnsi="Arial" w:cs="Arial"/>
                <w:sz w:val="18"/>
                <w:szCs w:val="18"/>
              </w:rPr>
            </w:pPr>
            <w:r w:rsidRPr="00111E67">
              <w:rPr>
                <w:rFonts w:ascii="Arial" w:hAnsi="Arial" w:cs="Arial"/>
                <w:sz w:val="18"/>
                <w:szCs w:val="18"/>
              </w:rPr>
              <w:t>Display P_ALT_ID_TB.P_ALT_ID</w:t>
            </w:r>
          </w:p>
          <w:p w:rsidRPr="00111E67" w:rsidR="001F22B5" w:rsidP="009E21C0" w:rsidRDefault="001F22B5" w14:paraId="74D38F91" wp14:textId="77777777">
            <w:pPr>
              <w:pStyle w:val="TableTextACSSC"/>
              <w:rPr>
                <w:rFonts w:ascii="Arial" w:hAnsi="Arial" w:cs="Arial"/>
                <w:sz w:val="18"/>
                <w:szCs w:val="18"/>
              </w:rPr>
            </w:pPr>
            <w:r w:rsidRPr="00111E67">
              <w:rPr>
                <w:rFonts w:ascii="Arial" w:hAnsi="Arial" w:cs="Arial"/>
                <w:sz w:val="18"/>
                <w:szCs w:val="18"/>
              </w:rPr>
              <w:t>Where A_HDR_LI_SUBM_PROV_ID_TB.A_TXN_LVL_CD = 'RQ' (Requesting)  and</w:t>
            </w:r>
          </w:p>
          <w:p w:rsidRPr="00111E67" w:rsidR="001F22B5" w:rsidP="009E21C0" w:rsidRDefault="001F22B5" w14:paraId="70BF2656" wp14:textId="77777777">
            <w:pPr>
              <w:pStyle w:val="TableTextACSSC"/>
              <w:rPr>
                <w:rFonts w:ascii="Arial" w:hAnsi="Arial" w:cs="Arial"/>
                <w:sz w:val="18"/>
                <w:szCs w:val="18"/>
              </w:rPr>
            </w:pPr>
            <w:r w:rsidRPr="00111E67">
              <w:rPr>
                <w:rFonts w:ascii="Arial" w:hAnsi="Arial" w:cs="Arial"/>
                <w:sz w:val="18"/>
                <w:szCs w:val="18"/>
              </w:rPr>
              <w:t>A_USED_PROV_ID_IND = 'Y'   and</w:t>
            </w:r>
          </w:p>
          <w:p w:rsidRPr="00111E67" w:rsidR="001F22B5" w:rsidP="009E21C0" w:rsidRDefault="001F22B5" w14:paraId="67F6E56C" wp14:textId="77777777">
            <w:pPr>
              <w:pStyle w:val="TableTextACSSC"/>
              <w:rPr>
                <w:rFonts w:ascii="Arial" w:hAnsi="Arial" w:cs="Arial"/>
                <w:sz w:val="18"/>
                <w:szCs w:val="18"/>
              </w:rPr>
            </w:pPr>
            <w:r w:rsidRPr="00111E67">
              <w:rPr>
                <w:rFonts w:ascii="Arial" w:hAnsi="Arial" w:cs="Arial"/>
                <w:sz w:val="18"/>
                <w:szCs w:val="18"/>
              </w:rPr>
              <w:t>P_SYS_ID = P_DTL_TB.P_SYS_ID</w:t>
            </w:r>
          </w:p>
          <w:p w:rsidRPr="00DF275F" w:rsidR="001F22B5" w:rsidP="009E21C0" w:rsidRDefault="001F22B5" w14:paraId="78D144E9" wp14:textId="77777777">
            <w:pPr>
              <w:pStyle w:val="TableText1"/>
              <w:spacing w:before="40" w:after="40"/>
              <w:rPr>
                <w:rStyle w:val="BodytextChar"/>
                <w:rFonts w:cs="Arial"/>
                <w:spacing w:val="0"/>
                <w:sz w:val="16"/>
                <w:szCs w:val="18"/>
                <w:highlight w:val="yellow"/>
              </w:rPr>
            </w:pPr>
            <w:r w:rsidRPr="00111E67">
              <w:rPr>
                <w:rFonts w:cs="Arial"/>
                <w:sz w:val="18"/>
                <w:szCs w:val="18"/>
              </w:rPr>
              <w:t>and P_DTL_TB.</w:t>
            </w:r>
            <w:r w:rsidRPr="00111E67">
              <w:t xml:space="preserve"> </w:t>
            </w:r>
            <w:r w:rsidRPr="00111E67">
              <w:rPr>
                <w:rFonts w:cs="Arial"/>
                <w:sz w:val="18"/>
                <w:szCs w:val="18"/>
              </w:rPr>
              <w:t xml:space="preserve">P_ALT_ID_TY_CD = '1D' (MCAID ID) </w:t>
            </w:r>
            <w:r w:rsidRPr="00013172">
              <w:rPr>
                <w:rFonts w:cs="Arial"/>
                <w:sz w:val="18"/>
                <w:szCs w:val="18"/>
              </w:rPr>
              <w:t>and current date is between P_</w:t>
            </w:r>
            <w:r>
              <w:rPr>
                <w:rFonts w:cs="Arial"/>
                <w:sz w:val="18"/>
                <w:szCs w:val="18"/>
              </w:rPr>
              <w:t>ALT_ID</w:t>
            </w:r>
            <w:r w:rsidRPr="00013172">
              <w:rPr>
                <w:rFonts w:cs="Arial"/>
                <w:sz w:val="18"/>
                <w:szCs w:val="18"/>
              </w:rPr>
              <w:t>_TB.P_ALT_ID_BEG_DT and P_</w:t>
            </w:r>
            <w:r>
              <w:rPr>
                <w:rFonts w:cs="Arial"/>
                <w:sz w:val="18"/>
                <w:szCs w:val="18"/>
              </w:rPr>
              <w:t>ALT_ID</w:t>
            </w:r>
            <w:r w:rsidRPr="00013172">
              <w:rPr>
                <w:rFonts w:cs="Arial"/>
                <w:sz w:val="18"/>
                <w:szCs w:val="18"/>
              </w:rPr>
              <w:t>_TB</w:t>
            </w:r>
            <w:r w:rsidRPr="00111E67">
              <w:rPr>
                <w:rFonts w:cs="Arial"/>
                <w:sz w:val="18"/>
                <w:szCs w:val="18"/>
              </w:rPr>
              <w:t>.P_ALT_ID_END_DT</w:t>
            </w:r>
          </w:p>
        </w:tc>
      </w:tr>
      <w:tr xmlns:wp14="http://schemas.microsoft.com/office/word/2010/wordml" w:rsidRPr="003F4256" w:rsidR="001F22B5" w:rsidTr="009E21C0" w14:paraId="3FF2DBF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1F22B5" w:rsidP="009E21C0" w:rsidRDefault="001F22B5" w14:paraId="32BFE1A9" wp14:textId="77777777">
            <w:pPr>
              <w:rPr>
                <w:rStyle w:val="BodytextChar"/>
                <w:rFonts w:cs="Arial"/>
                <w:sz w:val="16"/>
                <w:szCs w:val="18"/>
              </w:rPr>
            </w:pPr>
            <w:r w:rsidRPr="003F4256">
              <w:rPr>
                <w:rStyle w:val="BodytextChar"/>
                <w:rFonts w:cs="Arial"/>
                <w:sz w:val="16"/>
                <w:szCs w:val="18"/>
              </w:rPr>
              <w:t>Column</w:t>
            </w:r>
          </w:p>
        </w:tc>
        <w:tc>
          <w:tcPr>
            <w:tcW w:w="424" w:type="pct"/>
            <w:gridSpan w:val="2"/>
            <w:vAlign w:val="center"/>
          </w:tcPr>
          <w:p w:rsidRPr="00826E86" w:rsidR="001F22B5" w:rsidP="009E21C0" w:rsidRDefault="001F22B5" w14:paraId="4484E3B5" wp14:textId="77777777">
            <w:pPr>
              <w:spacing w:after="0"/>
              <w:rPr>
                <w:rStyle w:val="BodytextChar"/>
                <w:rFonts w:cs="Arial"/>
                <w:sz w:val="16"/>
                <w:szCs w:val="18"/>
              </w:rPr>
            </w:pPr>
            <w:r w:rsidRPr="00DD1FB1">
              <w:rPr>
                <w:rStyle w:val="BodytextChar"/>
                <w:rFonts w:cs="Arial"/>
                <w:sz w:val="16"/>
                <w:szCs w:val="18"/>
              </w:rPr>
              <w:t>Prov Name</w:t>
            </w:r>
          </w:p>
        </w:tc>
        <w:tc>
          <w:tcPr>
            <w:tcW w:w="644" w:type="pct"/>
            <w:gridSpan w:val="3"/>
            <w:vAlign w:val="center"/>
          </w:tcPr>
          <w:p w:rsidRPr="00111E67" w:rsidR="001F22B5" w:rsidP="009E21C0" w:rsidRDefault="001F22B5" w14:paraId="0F9A7E92" wp14:textId="77777777">
            <w:pPr>
              <w:spacing w:before="40" w:after="40"/>
              <w:rPr>
                <w:rStyle w:val="BodytextChar"/>
                <w:rFonts w:cs="Arial"/>
                <w:sz w:val="16"/>
                <w:szCs w:val="18"/>
              </w:rPr>
            </w:pPr>
            <w:r>
              <w:rPr>
                <w:rStyle w:val="BodytextChar"/>
                <w:rFonts w:cs="Arial"/>
                <w:sz w:val="16"/>
                <w:szCs w:val="18"/>
              </w:rPr>
              <w:t>This is the Requesting Provider's Name</w:t>
            </w:r>
          </w:p>
        </w:tc>
        <w:tc>
          <w:tcPr>
            <w:tcW w:w="1157" w:type="pct"/>
            <w:gridSpan w:val="4"/>
            <w:vAlign w:val="center"/>
          </w:tcPr>
          <w:p w:rsidRPr="00111E67" w:rsidR="001F22B5" w:rsidP="009E21C0" w:rsidRDefault="001F22B5" w14:paraId="527CD719" wp14:textId="77777777">
            <w:pPr>
              <w:spacing w:before="40" w:after="40"/>
              <w:rPr>
                <w:rStyle w:val="BodytextChar"/>
                <w:rFonts w:cs="Arial"/>
                <w:sz w:val="16"/>
                <w:szCs w:val="18"/>
              </w:rPr>
            </w:pPr>
            <w:r>
              <w:rPr>
                <w:rStyle w:val="BodytextChar"/>
                <w:rFonts w:cs="Arial"/>
                <w:sz w:val="16"/>
                <w:szCs w:val="18"/>
              </w:rPr>
              <w:t>P_DTL_TB</w:t>
            </w:r>
          </w:p>
        </w:tc>
        <w:tc>
          <w:tcPr>
            <w:tcW w:w="844" w:type="pct"/>
            <w:gridSpan w:val="3"/>
            <w:vAlign w:val="center"/>
          </w:tcPr>
          <w:p w:rsidRPr="00111E67" w:rsidR="001F22B5" w:rsidP="009E21C0" w:rsidRDefault="001F22B5" w14:paraId="300F8E09" wp14:textId="77777777">
            <w:pPr>
              <w:spacing w:before="40" w:after="40"/>
              <w:rPr>
                <w:rStyle w:val="BodytextChar"/>
                <w:rFonts w:cs="Arial"/>
                <w:sz w:val="16"/>
                <w:szCs w:val="18"/>
              </w:rPr>
            </w:pPr>
            <w:r>
              <w:rPr>
                <w:rStyle w:val="BodytextChar"/>
                <w:rFonts w:cs="Arial"/>
                <w:sz w:val="16"/>
                <w:szCs w:val="18"/>
              </w:rPr>
              <w:t>P_NAM</w:t>
            </w:r>
          </w:p>
        </w:tc>
        <w:tc>
          <w:tcPr>
            <w:tcW w:w="1481" w:type="pct"/>
            <w:gridSpan w:val="2"/>
            <w:vAlign w:val="center"/>
          </w:tcPr>
          <w:p w:rsidRPr="00111E67" w:rsidR="001F22B5" w:rsidP="009E21C0" w:rsidRDefault="001F22B5" w14:paraId="76EDF1FC" wp14:textId="77777777">
            <w:pPr>
              <w:pStyle w:val="TableTextACSSC"/>
              <w:rPr>
                <w:rFonts w:ascii="Arial" w:hAnsi="Arial" w:cs="Arial"/>
                <w:sz w:val="18"/>
                <w:szCs w:val="18"/>
              </w:rPr>
            </w:pPr>
            <w:r w:rsidRPr="00111E67">
              <w:rPr>
                <w:rFonts w:ascii="Arial" w:hAnsi="Arial" w:cs="Arial"/>
                <w:sz w:val="18"/>
                <w:szCs w:val="18"/>
              </w:rPr>
              <w:t>Display P_DTL_TB.P_NAM</w:t>
            </w:r>
          </w:p>
          <w:p w:rsidRPr="00925875" w:rsidR="001F22B5" w:rsidP="009E21C0" w:rsidRDefault="001F22B5" w14:paraId="4F33958D" wp14:textId="77777777">
            <w:pPr>
              <w:pStyle w:val="TableText1"/>
              <w:spacing w:before="40" w:after="40"/>
              <w:rPr>
                <w:rStyle w:val="BodytextChar"/>
                <w:rFonts w:cs="Arial"/>
                <w:spacing w:val="0"/>
                <w:sz w:val="16"/>
                <w:szCs w:val="18"/>
              </w:rPr>
            </w:pPr>
            <w:r>
              <w:rPr>
                <w:rFonts w:cs="Arial"/>
                <w:sz w:val="18"/>
                <w:szCs w:val="18"/>
              </w:rPr>
              <w:t>Obtain the provider name (P_NAM) by using the P_SYS_ID obtained in the 'Provider ID' query above:  P_ALT_ID_TB.P_SYS_ID = P_DTL_TB.P_SYS_ID</w:t>
            </w:r>
            <w:r>
              <w:t xml:space="preserve"> </w:t>
            </w:r>
          </w:p>
        </w:tc>
      </w:tr>
      <w:tr xmlns:wp14="http://schemas.microsoft.com/office/word/2010/wordml" w:rsidRPr="003F4256" w:rsidR="001F22B5" w:rsidTr="009E21C0" w14:paraId="42D663F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1F22B5" w:rsidP="009E21C0" w:rsidRDefault="001F22B5" w14:paraId="4944FC2B" wp14:textId="77777777">
            <w:pPr>
              <w:rPr>
                <w:rStyle w:val="BodytextChar"/>
                <w:rFonts w:cs="Arial"/>
                <w:sz w:val="16"/>
                <w:szCs w:val="18"/>
              </w:rPr>
            </w:pPr>
            <w:r>
              <w:rPr>
                <w:rStyle w:val="BodytextChar"/>
                <w:rFonts w:cs="Arial"/>
                <w:sz w:val="16"/>
                <w:szCs w:val="18"/>
              </w:rPr>
              <w:t>Column</w:t>
            </w:r>
          </w:p>
        </w:tc>
        <w:tc>
          <w:tcPr>
            <w:tcW w:w="424" w:type="pct"/>
            <w:gridSpan w:val="2"/>
            <w:vAlign w:val="center"/>
          </w:tcPr>
          <w:p w:rsidR="001F22B5" w:rsidP="009E21C0" w:rsidRDefault="001F22B5" w14:paraId="7EC574FE" wp14:textId="77777777">
            <w:pPr>
              <w:spacing w:after="0"/>
              <w:rPr>
                <w:rStyle w:val="BodytextChar"/>
                <w:rFonts w:cs="Arial"/>
                <w:sz w:val="16"/>
                <w:szCs w:val="18"/>
              </w:rPr>
            </w:pPr>
            <w:r>
              <w:rPr>
                <w:rStyle w:val="BodytextChar"/>
                <w:rFonts w:cs="Arial"/>
                <w:sz w:val="16"/>
                <w:szCs w:val="18"/>
              </w:rPr>
              <w:t xml:space="preserve">Submitter Prov ID </w:t>
            </w:r>
          </w:p>
          <w:p w:rsidRPr="00DD1FB1" w:rsidR="001F22B5" w:rsidP="009E21C0" w:rsidRDefault="001F22B5" w14:paraId="4333B849" wp14:textId="77777777">
            <w:pPr>
              <w:spacing w:after="0"/>
              <w:rPr>
                <w:rStyle w:val="BodytextChar"/>
                <w:rFonts w:cs="Arial"/>
                <w:sz w:val="16"/>
                <w:szCs w:val="18"/>
              </w:rPr>
            </w:pPr>
          </w:p>
        </w:tc>
        <w:tc>
          <w:tcPr>
            <w:tcW w:w="644" w:type="pct"/>
            <w:gridSpan w:val="3"/>
            <w:vAlign w:val="center"/>
          </w:tcPr>
          <w:p w:rsidR="001F22B5" w:rsidP="009E21C0" w:rsidRDefault="001F22B5" w14:paraId="3276C18B" wp14:textId="77777777">
            <w:pPr>
              <w:spacing w:before="40" w:after="40"/>
              <w:rPr>
                <w:rStyle w:val="BodytextChar"/>
                <w:rFonts w:cs="Arial"/>
                <w:sz w:val="16"/>
                <w:szCs w:val="18"/>
              </w:rPr>
            </w:pPr>
            <w:r>
              <w:rPr>
                <w:rStyle w:val="BodytextChar"/>
                <w:rFonts w:cs="Arial"/>
                <w:sz w:val="16"/>
                <w:szCs w:val="18"/>
              </w:rPr>
              <w:t>This is the Submitting Provider’s ID</w:t>
            </w:r>
          </w:p>
        </w:tc>
        <w:tc>
          <w:tcPr>
            <w:tcW w:w="1157" w:type="pct"/>
            <w:gridSpan w:val="4"/>
            <w:vAlign w:val="center"/>
          </w:tcPr>
          <w:p w:rsidR="001F22B5" w:rsidP="009E21C0" w:rsidRDefault="001F22B5" w14:paraId="49445943" wp14:textId="77777777">
            <w:pPr>
              <w:spacing w:before="40" w:after="40"/>
              <w:jc w:val="left"/>
              <w:rPr>
                <w:rStyle w:val="BodytextChar"/>
                <w:rFonts w:cs="Arial"/>
                <w:sz w:val="16"/>
                <w:szCs w:val="18"/>
              </w:rPr>
            </w:pPr>
            <w:r>
              <w:rPr>
                <w:rStyle w:val="BodytextChar"/>
                <w:rFonts w:cs="Arial"/>
                <w:sz w:val="16"/>
                <w:szCs w:val="18"/>
              </w:rPr>
              <w:t>A_HDR_LI_SUBM_PROV_ID_TB</w:t>
            </w:r>
          </w:p>
          <w:p w:rsidR="001F22B5" w:rsidP="009E21C0" w:rsidRDefault="001F22B5" w14:paraId="45F4190E" wp14:textId="77777777">
            <w:pPr>
              <w:spacing w:before="40" w:after="40"/>
              <w:jc w:val="left"/>
              <w:rPr>
                <w:rStyle w:val="BodytextChar"/>
                <w:rFonts w:cs="Arial"/>
                <w:sz w:val="16"/>
                <w:szCs w:val="18"/>
              </w:rPr>
            </w:pPr>
            <w:r>
              <w:rPr>
                <w:rStyle w:val="BodytextChar"/>
                <w:rFonts w:cs="Arial"/>
                <w:sz w:val="16"/>
                <w:szCs w:val="18"/>
              </w:rPr>
              <w:t>OR</w:t>
            </w:r>
          </w:p>
          <w:p w:rsidR="001F22B5" w:rsidP="009E21C0" w:rsidRDefault="001F22B5" w14:paraId="69F534CC" wp14:textId="77777777">
            <w:pPr>
              <w:spacing w:before="40" w:after="40"/>
              <w:rPr>
                <w:rStyle w:val="BodytextChar"/>
                <w:rFonts w:cs="Arial"/>
                <w:sz w:val="16"/>
                <w:szCs w:val="18"/>
              </w:rPr>
            </w:pPr>
            <w:r>
              <w:rPr>
                <w:rStyle w:val="BodytextChar"/>
                <w:rFonts w:cs="Arial"/>
                <w:sz w:val="16"/>
                <w:szCs w:val="18"/>
              </w:rPr>
              <w:t>P_ALT_ID_TB</w:t>
            </w:r>
          </w:p>
        </w:tc>
        <w:tc>
          <w:tcPr>
            <w:tcW w:w="844" w:type="pct"/>
            <w:gridSpan w:val="3"/>
            <w:vAlign w:val="center"/>
          </w:tcPr>
          <w:p w:rsidR="001F22B5" w:rsidP="009E21C0" w:rsidRDefault="001F22B5" w14:paraId="63CEF8F2" wp14:textId="77777777">
            <w:pPr>
              <w:spacing w:before="40" w:after="40"/>
              <w:jc w:val="left"/>
              <w:rPr>
                <w:rStyle w:val="BodytextChar"/>
                <w:rFonts w:cs="Arial"/>
                <w:sz w:val="16"/>
                <w:szCs w:val="18"/>
              </w:rPr>
            </w:pPr>
            <w:r>
              <w:rPr>
                <w:rStyle w:val="BodytextChar"/>
                <w:rFonts w:cs="Arial"/>
                <w:sz w:val="16"/>
                <w:szCs w:val="18"/>
              </w:rPr>
              <w:t>A_PROV_ID</w:t>
            </w:r>
          </w:p>
          <w:p w:rsidR="001F22B5" w:rsidP="009E21C0" w:rsidRDefault="001F22B5" w14:paraId="430416C8" wp14:textId="77777777">
            <w:pPr>
              <w:spacing w:before="40" w:after="40"/>
              <w:jc w:val="left"/>
              <w:rPr>
                <w:rStyle w:val="BodytextChar"/>
                <w:sz w:val="16"/>
                <w:szCs w:val="18"/>
              </w:rPr>
            </w:pPr>
            <w:r>
              <w:rPr>
                <w:rStyle w:val="BodytextChar"/>
                <w:sz w:val="16"/>
                <w:szCs w:val="18"/>
              </w:rPr>
              <w:t>OR</w:t>
            </w:r>
          </w:p>
          <w:p w:rsidR="001F22B5" w:rsidP="009E21C0" w:rsidRDefault="001F22B5" w14:paraId="30ADE16F" wp14:textId="77777777">
            <w:pPr>
              <w:spacing w:before="40" w:after="40"/>
              <w:rPr>
                <w:rStyle w:val="BodytextChar"/>
                <w:rFonts w:cs="Arial"/>
                <w:sz w:val="16"/>
                <w:szCs w:val="18"/>
              </w:rPr>
            </w:pPr>
            <w:r w:rsidRPr="00111E67">
              <w:rPr>
                <w:rStyle w:val="BodytextChar"/>
                <w:rFonts w:cs="Arial"/>
                <w:sz w:val="16"/>
                <w:szCs w:val="18"/>
              </w:rPr>
              <w:t>P_ALT_ID</w:t>
            </w:r>
          </w:p>
        </w:tc>
        <w:tc>
          <w:tcPr>
            <w:tcW w:w="1481" w:type="pct"/>
            <w:gridSpan w:val="2"/>
          </w:tcPr>
          <w:p w:rsidR="001F22B5" w:rsidP="009E21C0" w:rsidRDefault="001F22B5" w14:paraId="41AAD1BD" wp14:textId="77777777">
            <w:pPr>
              <w:pStyle w:val="TableTextACSSC"/>
              <w:rPr>
                <w:sz w:val="18"/>
              </w:rPr>
            </w:pPr>
            <w:r>
              <w:rPr>
                <w:rFonts w:ascii="Arial" w:hAnsi="Arial" w:cs="Arial"/>
                <w:sz w:val="18"/>
                <w:szCs w:val="18"/>
              </w:rPr>
              <w:t>I</w:t>
            </w:r>
            <w:r>
              <w:rPr>
                <w:sz w:val="18"/>
              </w:rPr>
              <w:t xml:space="preserve">f row exists where A_HDR_LI_SUBM_PROV_ID_TB.A_TXN_LVL_CD = ‘EV’ and A_HDR_LI_SUBM_PROV_ID_TB.A_PROV_ENTY_ID_CD = ‘77’ </w:t>
            </w:r>
          </w:p>
          <w:p w:rsidR="001F22B5" w:rsidP="009E21C0" w:rsidRDefault="001F22B5" w14:paraId="3D332A9E" wp14:textId="77777777">
            <w:pPr>
              <w:pStyle w:val="TableTextACSSC"/>
              <w:rPr>
                <w:sz w:val="18"/>
              </w:rPr>
            </w:pPr>
            <w:r>
              <w:rPr>
                <w:sz w:val="18"/>
              </w:rPr>
              <w:t xml:space="preserve">Map A_HDR_LI_SUBM_PROV_ID_TB.A_PROV_ID </w:t>
            </w:r>
          </w:p>
          <w:p w:rsidR="001F22B5" w:rsidP="009E21C0" w:rsidRDefault="001F22B5" w14:paraId="7A091DE8" wp14:textId="77777777">
            <w:pPr>
              <w:pStyle w:val="TableTextACSSC"/>
              <w:rPr>
                <w:rFonts w:cs="Arial"/>
                <w:sz w:val="18"/>
              </w:rPr>
            </w:pPr>
            <w:r>
              <w:rPr>
                <w:rFonts w:cs="Arial"/>
                <w:sz w:val="18"/>
              </w:rPr>
              <w:t>ELSE</w:t>
            </w:r>
          </w:p>
          <w:p w:rsidRPr="00111E67" w:rsidR="001F22B5" w:rsidP="009E21C0" w:rsidRDefault="001F22B5" w14:paraId="16AB30B1" wp14:textId="77777777">
            <w:pPr>
              <w:pStyle w:val="TableTextACSSC"/>
              <w:rPr>
                <w:rFonts w:ascii="Arial" w:hAnsi="Arial" w:cs="Arial"/>
                <w:sz w:val="18"/>
                <w:szCs w:val="18"/>
              </w:rPr>
            </w:pPr>
            <w:r>
              <w:rPr>
                <w:rFonts w:cs="Arial"/>
                <w:sz w:val="18"/>
              </w:rPr>
              <w:t>Map the same ID as found in the “Prov ID’ business label above (Default)</w:t>
            </w:r>
          </w:p>
        </w:tc>
      </w:tr>
      <w:tr xmlns:wp14="http://schemas.microsoft.com/office/word/2010/wordml" w:rsidRPr="003F4256" w:rsidR="001F22B5" w:rsidTr="009E21C0" w14:paraId="5C62FFF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1F22B5" w:rsidP="009E21C0" w:rsidRDefault="001F22B5" w14:paraId="6DA19C9B" wp14:textId="77777777">
            <w:pPr>
              <w:rPr>
                <w:rStyle w:val="BodytextChar"/>
                <w:rFonts w:cs="Arial"/>
                <w:sz w:val="16"/>
                <w:szCs w:val="18"/>
              </w:rPr>
            </w:pPr>
            <w:r>
              <w:rPr>
                <w:rStyle w:val="BodytextChar"/>
                <w:rFonts w:cs="Arial"/>
                <w:sz w:val="16"/>
                <w:szCs w:val="18"/>
              </w:rPr>
              <w:t>Column</w:t>
            </w:r>
          </w:p>
        </w:tc>
        <w:tc>
          <w:tcPr>
            <w:tcW w:w="424" w:type="pct"/>
            <w:gridSpan w:val="2"/>
            <w:vAlign w:val="center"/>
          </w:tcPr>
          <w:p w:rsidR="001F22B5" w:rsidP="009E21C0" w:rsidRDefault="001F22B5" w14:paraId="42C9444E" wp14:textId="77777777">
            <w:pPr>
              <w:spacing w:after="0"/>
              <w:rPr>
                <w:rStyle w:val="BodytextChar"/>
                <w:rFonts w:cs="Arial"/>
                <w:sz w:val="16"/>
                <w:szCs w:val="18"/>
              </w:rPr>
            </w:pPr>
            <w:r>
              <w:rPr>
                <w:rStyle w:val="BodytextChar"/>
                <w:rFonts w:cs="Arial"/>
                <w:sz w:val="16"/>
                <w:szCs w:val="18"/>
              </w:rPr>
              <w:t>Submitter Prov Name</w:t>
            </w:r>
          </w:p>
          <w:p w:rsidRPr="00DD1FB1" w:rsidR="001F22B5" w:rsidP="009E21C0" w:rsidRDefault="001F22B5" w14:paraId="495040E2" wp14:textId="77777777">
            <w:pPr>
              <w:spacing w:after="0"/>
              <w:rPr>
                <w:rStyle w:val="BodytextChar"/>
                <w:rFonts w:cs="Arial"/>
                <w:sz w:val="16"/>
                <w:szCs w:val="18"/>
              </w:rPr>
            </w:pPr>
          </w:p>
        </w:tc>
        <w:tc>
          <w:tcPr>
            <w:tcW w:w="644" w:type="pct"/>
            <w:gridSpan w:val="3"/>
            <w:vAlign w:val="center"/>
          </w:tcPr>
          <w:p w:rsidR="001F22B5" w:rsidP="009E21C0" w:rsidRDefault="001F22B5" w14:paraId="59517DB6" wp14:textId="77777777">
            <w:pPr>
              <w:spacing w:before="40" w:after="40"/>
              <w:rPr>
                <w:rStyle w:val="BodytextChar"/>
                <w:rFonts w:cs="Arial"/>
                <w:sz w:val="16"/>
                <w:szCs w:val="18"/>
              </w:rPr>
            </w:pPr>
            <w:r>
              <w:rPr>
                <w:rStyle w:val="BodytextChar"/>
                <w:rFonts w:cs="Arial"/>
                <w:sz w:val="16"/>
                <w:szCs w:val="18"/>
              </w:rPr>
              <w:t>This is the Submitting Provider’s Name</w:t>
            </w:r>
          </w:p>
        </w:tc>
        <w:tc>
          <w:tcPr>
            <w:tcW w:w="1157" w:type="pct"/>
            <w:gridSpan w:val="4"/>
            <w:vAlign w:val="center"/>
          </w:tcPr>
          <w:p w:rsidR="001F22B5" w:rsidP="009E21C0" w:rsidRDefault="001F22B5" w14:paraId="3BB34EBC" wp14:textId="77777777">
            <w:pPr>
              <w:spacing w:before="40" w:after="40"/>
              <w:rPr>
                <w:rStyle w:val="BodytextChar"/>
                <w:rFonts w:cs="Arial"/>
                <w:sz w:val="16"/>
                <w:szCs w:val="18"/>
              </w:rPr>
            </w:pPr>
            <w:r>
              <w:rPr>
                <w:rStyle w:val="BodytextChar"/>
                <w:rFonts w:cs="Arial"/>
                <w:sz w:val="16"/>
                <w:szCs w:val="18"/>
              </w:rPr>
              <w:t>P_DTL_TB</w:t>
            </w:r>
          </w:p>
        </w:tc>
        <w:tc>
          <w:tcPr>
            <w:tcW w:w="844" w:type="pct"/>
            <w:gridSpan w:val="3"/>
            <w:vAlign w:val="center"/>
          </w:tcPr>
          <w:p w:rsidR="001F22B5" w:rsidP="009E21C0" w:rsidRDefault="001F22B5" w14:paraId="7EB3B5DF" wp14:textId="77777777">
            <w:pPr>
              <w:spacing w:before="40" w:after="40"/>
              <w:rPr>
                <w:rStyle w:val="BodytextChar"/>
                <w:rFonts w:cs="Arial"/>
                <w:sz w:val="16"/>
                <w:szCs w:val="18"/>
              </w:rPr>
            </w:pPr>
            <w:r>
              <w:rPr>
                <w:rStyle w:val="BodytextChar"/>
                <w:rFonts w:cs="Arial"/>
                <w:sz w:val="16"/>
                <w:szCs w:val="18"/>
              </w:rPr>
              <w:t>P_NAM</w:t>
            </w:r>
          </w:p>
        </w:tc>
        <w:tc>
          <w:tcPr>
            <w:tcW w:w="1481" w:type="pct"/>
            <w:gridSpan w:val="2"/>
          </w:tcPr>
          <w:p w:rsidR="001F22B5" w:rsidP="009E21C0" w:rsidRDefault="001F22B5" w14:paraId="1A46116E" wp14:textId="77777777">
            <w:pPr>
              <w:pStyle w:val="TableTextACSSC"/>
              <w:rPr>
                <w:rFonts w:ascii="Arial" w:hAnsi="Arial" w:cs="Arial"/>
                <w:sz w:val="18"/>
                <w:szCs w:val="18"/>
              </w:rPr>
            </w:pPr>
            <w:r>
              <w:rPr>
                <w:rFonts w:ascii="Arial" w:hAnsi="Arial" w:cs="Arial"/>
                <w:sz w:val="18"/>
                <w:szCs w:val="18"/>
              </w:rPr>
              <w:t>Display P_DTL_TB.P_NAM</w:t>
            </w:r>
          </w:p>
          <w:p w:rsidR="001F22B5" w:rsidP="009E21C0" w:rsidRDefault="001F22B5" w14:paraId="3A4AF155" wp14:textId="77777777">
            <w:pPr>
              <w:pStyle w:val="TableTextACSSC"/>
              <w:rPr>
                <w:sz w:val="18"/>
              </w:rPr>
            </w:pPr>
            <w:r>
              <w:rPr>
                <w:rFonts w:ascii="Arial" w:hAnsi="Arial" w:cs="Arial"/>
                <w:sz w:val="18"/>
                <w:szCs w:val="18"/>
              </w:rPr>
              <w:t>I</w:t>
            </w:r>
            <w:r>
              <w:rPr>
                <w:sz w:val="18"/>
              </w:rPr>
              <w:t xml:space="preserve">f row exists where A_HDR_LI_SUBM_PROV_ID_TB.A_TXN_LVL_CD = ‘EV’ and A_HDR_LI_SUBM_PROV_ID_TB.A_PROV_ENTY_ID_CD = ‘77’ </w:t>
            </w:r>
          </w:p>
          <w:p w:rsidR="001F22B5" w:rsidP="009E21C0" w:rsidRDefault="001F22B5" w14:paraId="519955BF" wp14:textId="77777777">
            <w:pPr>
              <w:pStyle w:val="TableTextACSSC"/>
              <w:rPr>
                <w:rFonts w:ascii="Arial" w:hAnsi="Arial" w:cs="Arial"/>
                <w:sz w:val="18"/>
                <w:szCs w:val="18"/>
              </w:rPr>
            </w:pPr>
            <w:r>
              <w:rPr>
                <w:rFonts w:ascii="Arial" w:hAnsi="Arial" w:cs="Arial"/>
                <w:sz w:val="18"/>
                <w:szCs w:val="18"/>
              </w:rPr>
              <w:t>Then obtain the provider name (P_NAM) by using the P_SYS_ID found:  P_DTL_TB.P_SYS_ID = A_HDR_LI_SUBM_PROV_ID_TB.P_SYS_ID</w:t>
            </w:r>
          </w:p>
          <w:p w:rsidR="001F22B5" w:rsidP="009E21C0" w:rsidRDefault="001F22B5" w14:paraId="5631EE5F" wp14:textId="77777777">
            <w:pPr>
              <w:pStyle w:val="TableTextACSSC"/>
              <w:rPr>
                <w:rFonts w:ascii="Arial" w:hAnsi="Arial" w:cs="Arial"/>
                <w:sz w:val="18"/>
                <w:szCs w:val="18"/>
              </w:rPr>
            </w:pPr>
            <w:r>
              <w:rPr>
                <w:rFonts w:ascii="Arial" w:hAnsi="Arial" w:cs="Arial"/>
                <w:sz w:val="18"/>
                <w:szCs w:val="18"/>
              </w:rPr>
              <w:t>ELSE</w:t>
            </w:r>
          </w:p>
          <w:p w:rsidRPr="00111E67" w:rsidR="001F22B5" w:rsidP="009E21C0" w:rsidRDefault="001F22B5" w14:paraId="24E91A4E" wp14:textId="77777777">
            <w:pPr>
              <w:pStyle w:val="TableTextACSSC"/>
              <w:rPr>
                <w:rFonts w:ascii="Arial" w:hAnsi="Arial" w:cs="Arial"/>
                <w:sz w:val="18"/>
                <w:szCs w:val="18"/>
              </w:rPr>
            </w:pPr>
            <w:r>
              <w:rPr>
                <w:rFonts w:ascii="Arial" w:hAnsi="Arial" w:cs="Arial"/>
                <w:sz w:val="18"/>
                <w:szCs w:val="18"/>
              </w:rPr>
              <w:t>Map the same name as found in the ‘Prov Name’ business label above (Default).</w:t>
            </w:r>
          </w:p>
        </w:tc>
      </w:tr>
      <w:tr xmlns:wp14="http://schemas.microsoft.com/office/word/2010/wordml" w:rsidRPr="003F4256" w:rsidR="001F22B5" w:rsidTr="009E21C0" w14:paraId="1FA0C53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1F22B5" w:rsidP="009E21C0" w:rsidRDefault="001F22B5" w14:paraId="2BEDE6AD" wp14:textId="77777777">
            <w:pPr>
              <w:rPr>
                <w:rStyle w:val="BodytextChar"/>
                <w:rFonts w:cs="Arial"/>
                <w:sz w:val="16"/>
                <w:szCs w:val="18"/>
              </w:rPr>
            </w:pPr>
            <w:r w:rsidRPr="003F4256">
              <w:rPr>
                <w:rStyle w:val="BodytextChar"/>
                <w:rFonts w:cs="Arial"/>
                <w:sz w:val="16"/>
                <w:szCs w:val="18"/>
              </w:rPr>
              <w:t>Column</w:t>
            </w:r>
          </w:p>
        </w:tc>
        <w:tc>
          <w:tcPr>
            <w:tcW w:w="424" w:type="pct"/>
            <w:gridSpan w:val="2"/>
            <w:vAlign w:val="center"/>
          </w:tcPr>
          <w:p w:rsidRPr="003F4256" w:rsidR="001F22B5" w:rsidP="009E21C0" w:rsidRDefault="001F22B5" w14:paraId="2C132FDE" wp14:textId="77777777">
            <w:pPr>
              <w:spacing w:after="0"/>
              <w:jc w:val="left"/>
              <w:rPr>
                <w:rStyle w:val="BodytextChar"/>
                <w:rFonts w:cs="Arial"/>
                <w:sz w:val="16"/>
                <w:szCs w:val="18"/>
              </w:rPr>
            </w:pPr>
            <w:r>
              <w:rPr>
                <w:rStyle w:val="BodytextChar"/>
                <w:rFonts w:cs="Arial"/>
                <w:sz w:val="16"/>
                <w:szCs w:val="18"/>
              </w:rPr>
              <w:t>SA Subm Mbr ID</w:t>
            </w:r>
          </w:p>
        </w:tc>
        <w:tc>
          <w:tcPr>
            <w:tcW w:w="644" w:type="pct"/>
            <w:gridSpan w:val="3"/>
            <w:vAlign w:val="center"/>
          </w:tcPr>
          <w:p w:rsidRPr="00111E67" w:rsidR="001F22B5" w:rsidP="009E21C0" w:rsidRDefault="001F22B5" w14:paraId="2BAC221A" wp14:textId="77777777">
            <w:pPr>
              <w:spacing w:before="40" w:after="40"/>
              <w:rPr>
                <w:rStyle w:val="BodytextChar"/>
                <w:rFonts w:cs="Arial"/>
                <w:sz w:val="16"/>
                <w:szCs w:val="18"/>
              </w:rPr>
            </w:pPr>
            <w:r w:rsidRPr="00111E67">
              <w:rPr>
                <w:rStyle w:val="BodytextChar"/>
                <w:rFonts w:cs="Arial"/>
                <w:sz w:val="16"/>
                <w:szCs w:val="18"/>
              </w:rPr>
              <w:t>Member Current Alternate Identification.</w:t>
            </w:r>
          </w:p>
          <w:p w:rsidRPr="00111E67" w:rsidR="001F22B5" w:rsidP="009E21C0" w:rsidRDefault="001F22B5" w14:paraId="2E9F3E09" wp14:textId="77777777">
            <w:pPr>
              <w:spacing w:before="40" w:after="40"/>
              <w:rPr>
                <w:rStyle w:val="BodytextChar"/>
                <w:rFonts w:cs="Arial"/>
                <w:sz w:val="16"/>
                <w:szCs w:val="18"/>
              </w:rPr>
            </w:pPr>
            <w:r w:rsidRPr="00111E67">
              <w:rPr>
                <w:rStyle w:val="BodytextChar"/>
                <w:rFonts w:cs="Arial"/>
                <w:sz w:val="16"/>
                <w:szCs w:val="18"/>
              </w:rPr>
              <w:t>This number identified a member (MBR) to the system</w:t>
            </w:r>
          </w:p>
        </w:tc>
        <w:tc>
          <w:tcPr>
            <w:tcW w:w="1157" w:type="pct"/>
            <w:gridSpan w:val="4"/>
            <w:vAlign w:val="center"/>
          </w:tcPr>
          <w:p w:rsidRPr="00111E67" w:rsidR="001F22B5" w:rsidP="009E21C0" w:rsidRDefault="001F22B5" w14:paraId="501D8727" wp14:textId="77777777">
            <w:pPr>
              <w:spacing w:before="40" w:after="40"/>
              <w:rPr>
                <w:rStyle w:val="BodytextChar"/>
                <w:rFonts w:cs="Arial"/>
                <w:sz w:val="16"/>
                <w:szCs w:val="18"/>
              </w:rPr>
            </w:pPr>
            <w:r w:rsidRPr="00111E67">
              <w:rPr>
                <w:rStyle w:val="BodytextChar"/>
                <w:rFonts w:cs="Arial"/>
                <w:sz w:val="16"/>
                <w:szCs w:val="18"/>
              </w:rPr>
              <w:t>A_HDR_TB</w:t>
            </w:r>
          </w:p>
        </w:tc>
        <w:tc>
          <w:tcPr>
            <w:tcW w:w="844" w:type="pct"/>
            <w:gridSpan w:val="3"/>
            <w:vAlign w:val="center"/>
          </w:tcPr>
          <w:p w:rsidRPr="00111E67" w:rsidR="001F22B5" w:rsidP="009E21C0" w:rsidRDefault="001F22B5" w14:paraId="59A8B6CD" wp14:textId="77777777">
            <w:pPr>
              <w:spacing w:before="40" w:after="40"/>
              <w:rPr>
                <w:rStyle w:val="BodytextChar"/>
                <w:rFonts w:cs="Arial"/>
                <w:sz w:val="16"/>
                <w:szCs w:val="18"/>
              </w:rPr>
            </w:pPr>
            <w:r w:rsidRPr="00111E67">
              <w:rPr>
                <w:rStyle w:val="BodytextChar"/>
                <w:rFonts w:cs="Arial"/>
                <w:sz w:val="16"/>
                <w:szCs w:val="18"/>
              </w:rPr>
              <w:t>A_SUBM_MBR_ALT_ID</w:t>
            </w:r>
          </w:p>
        </w:tc>
        <w:tc>
          <w:tcPr>
            <w:tcW w:w="1481" w:type="pct"/>
            <w:gridSpan w:val="2"/>
            <w:vAlign w:val="center"/>
          </w:tcPr>
          <w:p w:rsidRPr="00910EC0" w:rsidR="001F22B5" w:rsidP="009E21C0" w:rsidRDefault="001F22B5" w14:paraId="48814319"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1F22B5" w:rsidTr="009E21C0" w14:paraId="4B54D93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1F22B5" w:rsidP="009E21C0" w:rsidRDefault="001F22B5" w14:paraId="475CD936" wp14:textId="77777777">
            <w:pPr>
              <w:rPr>
                <w:rStyle w:val="BodytextChar"/>
                <w:rFonts w:cs="Arial"/>
                <w:sz w:val="16"/>
                <w:szCs w:val="18"/>
              </w:rPr>
            </w:pPr>
            <w:r>
              <w:rPr>
                <w:rStyle w:val="BodytextChar"/>
                <w:rFonts w:cs="Arial"/>
                <w:sz w:val="16"/>
                <w:szCs w:val="18"/>
              </w:rPr>
              <w:t>Column</w:t>
            </w:r>
          </w:p>
        </w:tc>
        <w:tc>
          <w:tcPr>
            <w:tcW w:w="424" w:type="pct"/>
            <w:gridSpan w:val="2"/>
            <w:vAlign w:val="center"/>
          </w:tcPr>
          <w:p w:rsidRPr="003F4256" w:rsidR="001F22B5" w:rsidP="009E21C0" w:rsidRDefault="001F22B5" w14:paraId="4679FA80" wp14:textId="77777777">
            <w:pPr>
              <w:spacing w:after="0"/>
              <w:jc w:val="left"/>
              <w:rPr>
                <w:rStyle w:val="BodytextChar"/>
                <w:rFonts w:cs="Arial"/>
                <w:sz w:val="16"/>
                <w:szCs w:val="18"/>
              </w:rPr>
            </w:pPr>
            <w:r w:rsidRPr="00DD1FB1">
              <w:rPr>
                <w:rStyle w:val="BodytextChar"/>
                <w:rFonts w:cs="Arial"/>
                <w:sz w:val="16"/>
                <w:szCs w:val="18"/>
              </w:rPr>
              <w:t>Mbr First Name</w:t>
            </w:r>
          </w:p>
        </w:tc>
        <w:tc>
          <w:tcPr>
            <w:tcW w:w="644" w:type="pct"/>
            <w:gridSpan w:val="3"/>
            <w:vAlign w:val="center"/>
          </w:tcPr>
          <w:p w:rsidRPr="00111E67" w:rsidR="001F22B5" w:rsidP="009E21C0" w:rsidRDefault="001F22B5" w14:paraId="7A7CBBD9" wp14:textId="77777777">
            <w:pPr>
              <w:pStyle w:val="TableText"/>
              <w:rPr>
                <w:rStyle w:val="BodytextChar"/>
                <w:sz w:val="16"/>
                <w:szCs w:val="18"/>
              </w:rPr>
            </w:pPr>
            <w:r>
              <w:rPr>
                <w:rStyle w:val="BodytextChar"/>
                <w:sz w:val="16"/>
                <w:szCs w:val="18"/>
              </w:rPr>
              <w:t>This is the Member's First name.</w:t>
            </w:r>
          </w:p>
        </w:tc>
        <w:tc>
          <w:tcPr>
            <w:tcW w:w="1157" w:type="pct"/>
            <w:gridSpan w:val="4"/>
            <w:vAlign w:val="center"/>
          </w:tcPr>
          <w:p w:rsidRPr="00111E67" w:rsidR="001F22B5" w:rsidP="009E21C0" w:rsidRDefault="001F22B5" w14:paraId="78E2FF67" wp14:textId="77777777">
            <w:pPr>
              <w:spacing w:before="40" w:after="40"/>
              <w:rPr>
                <w:rStyle w:val="BodytextChar"/>
                <w:rFonts w:cs="Arial"/>
                <w:sz w:val="16"/>
                <w:szCs w:val="18"/>
              </w:rPr>
            </w:pPr>
            <w:r>
              <w:rPr>
                <w:rStyle w:val="BodytextChar"/>
                <w:rFonts w:cs="Arial"/>
                <w:sz w:val="16"/>
                <w:szCs w:val="18"/>
              </w:rPr>
              <w:t>B_DTL_TB</w:t>
            </w:r>
          </w:p>
        </w:tc>
        <w:tc>
          <w:tcPr>
            <w:tcW w:w="844" w:type="pct"/>
            <w:gridSpan w:val="3"/>
            <w:vAlign w:val="center"/>
          </w:tcPr>
          <w:p w:rsidRPr="00111E67" w:rsidR="001F22B5" w:rsidP="009E21C0" w:rsidRDefault="001F22B5" w14:paraId="7EFBF65E" wp14:textId="77777777">
            <w:pPr>
              <w:spacing w:before="40" w:after="40"/>
              <w:rPr>
                <w:rStyle w:val="BodytextChar"/>
                <w:rFonts w:cs="Arial"/>
                <w:sz w:val="16"/>
                <w:szCs w:val="18"/>
              </w:rPr>
            </w:pPr>
            <w:r>
              <w:rPr>
                <w:rStyle w:val="BodytextChar"/>
                <w:rFonts w:cs="Arial"/>
                <w:sz w:val="16"/>
                <w:szCs w:val="18"/>
              </w:rPr>
              <w:t>B_FIRST_NAM</w:t>
            </w:r>
          </w:p>
        </w:tc>
        <w:tc>
          <w:tcPr>
            <w:tcW w:w="1481" w:type="pct"/>
            <w:gridSpan w:val="2"/>
            <w:vAlign w:val="center"/>
          </w:tcPr>
          <w:p w:rsidRPr="00910EC0" w:rsidR="001F22B5" w:rsidP="009E21C0" w:rsidRDefault="001F22B5" w14:paraId="3CF92C5A"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1F22B5" w:rsidTr="009E21C0" w14:paraId="5B36DC7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1F22B5" w:rsidP="009E21C0" w:rsidRDefault="001F22B5" w14:paraId="78D260E4" wp14:textId="77777777">
            <w:pPr>
              <w:rPr>
                <w:rStyle w:val="BodytextChar"/>
                <w:rFonts w:cs="Arial"/>
                <w:sz w:val="16"/>
                <w:szCs w:val="18"/>
              </w:rPr>
            </w:pPr>
            <w:r>
              <w:rPr>
                <w:rStyle w:val="BodytextChar"/>
                <w:rFonts w:cs="Arial"/>
                <w:sz w:val="16"/>
                <w:szCs w:val="18"/>
              </w:rPr>
              <w:t>Column</w:t>
            </w:r>
          </w:p>
        </w:tc>
        <w:tc>
          <w:tcPr>
            <w:tcW w:w="424" w:type="pct"/>
            <w:gridSpan w:val="2"/>
            <w:vAlign w:val="center"/>
          </w:tcPr>
          <w:p w:rsidRPr="003F4256" w:rsidR="001F22B5" w:rsidP="009E21C0" w:rsidRDefault="001F22B5" w14:paraId="30222677" wp14:textId="77777777">
            <w:pPr>
              <w:spacing w:after="0"/>
              <w:jc w:val="left"/>
              <w:rPr>
                <w:rStyle w:val="BodytextChar"/>
                <w:rFonts w:cs="Arial"/>
                <w:sz w:val="16"/>
                <w:szCs w:val="18"/>
              </w:rPr>
            </w:pPr>
            <w:r w:rsidRPr="00DD1FB1">
              <w:rPr>
                <w:rStyle w:val="BodytextChar"/>
                <w:rFonts w:cs="Arial"/>
                <w:sz w:val="16"/>
                <w:szCs w:val="18"/>
              </w:rPr>
              <w:t>Mbr Mid Name</w:t>
            </w:r>
          </w:p>
        </w:tc>
        <w:tc>
          <w:tcPr>
            <w:tcW w:w="644" w:type="pct"/>
            <w:gridSpan w:val="3"/>
            <w:vAlign w:val="center"/>
          </w:tcPr>
          <w:p w:rsidRPr="00111E67" w:rsidR="001F22B5" w:rsidP="009E21C0" w:rsidRDefault="001F22B5" w14:paraId="21729253" wp14:textId="77777777">
            <w:pPr>
              <w:pStyle w:val="TableText"/>
              <w:rPr>
                <w:rStyle w:val="BodytextChar"/>
                <w:sz w:val="16"/>
                <w:szCs w:val="18"/>
              </w:rPr>
            </w:pPr>
            <w:r>
              <w:rPr>
                <w:rStyle w:val="BodytextChar"/>
                <w:sz w:val="16"/>
                <w:szCs w:val="18"/>
              </w:rPr>
              <w:t>This is the Member's Middle name.</w:t>
            </w:r>
          </w:p>
        </w:tc>
        <w:tc>
          <w:tcPr>
            <w:tcW w:w="1157" w:type="pct"/>
            <w:gridSpan w:val="4"/>
            <w:vAlign w:val="center"/>
          </w:tcPr>
          <w:p w:rsidRPr="00111E67" w:rsidR="001F22B5" w:rsidP="009E21C0" w:rsidRDefault="001F22B5" w14:paraId="17985479" wp14:textId="77777777">
            <w:pPr>
              <w:spacing w:before="40" w:after="40"/>
              <w:rPr>
                <w:rStyle w:val="BodytextChar"/>
                <w:rFonts w:cs="Arial"/>
                <w:sz w:val="16"/>
                <w:szCs w:val="18"/>
              </w:rPr>
            </w:pPr>
            <w:r>
              <w:rPr>
                <w:rStyle w:val="BodytextChar"/>
                <w:rFonts w:cs="Arial"/>
                <w:sz w:val="16"/>
                <w:szCs w:val="18"/>
              </w:rPr>
              <w:t>B_DTL_TB</w:t>
            </w:r>
          </w:p>
        </w:tc>
        <w:tc>
          <w:tcPr>
            <w:tcW w:w="844" w:type="pct"/>
            <w:gridSpan w:val="3"/>
            <w:vAlign w:val="center"/>
          </w:tcPr>
          <w:p w:rsidRPr="00111E67" w:rsidR="001F22B5" w:rsidP="009E21C0" w:rsidRDefault="001F22B5" w14:paraId="725C1180" wp14:textId="77777777">
            <w:pPr>
              <w:spacing w:before="40" w:after="40"/>
              <w:rPr>
                <w:rStyle w:val="BodytextChar"/>
                <w:rFonts w:cs="Arial"/>
                <w:sz w:val="16"/>
                <w:szCs w:val="18"/>
              </w:rPr>
            </w:pPr>
            <w:r w:rsidRPr="00DD1FB1">
              <w:rPr>
                <w:rStyle w:val="BodytextChar"/>
                <w:rFonts w:cs="Arial"/>
                <w:sz w:val="16"/>
                <w:szCs w:val="18"/>
              </w:rPr>
              <w:t>B_MID_NAM</w:t>
            </w:r>
          </w:p>
        </w:tc>
        <w:tc>
          <w:tcPr>
            <w:tcW w:w="1481" w:type="pct"/>
            <w:gridSpan w:val="2"/>
            <w:vAlign w:val="center"/>
          </w:tcPr>
          <w:p w:rsidRPr="00910EC0" w:rsidR="001F22B5" w:rsidP="009E21C0" w:rsidRDefault="001F22B5" w14:paraId="5429A325"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1F22B5" w:rsidTr="009E21C0" w14:paraId="236C3F3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1F22B5" w:rsidP="009E21C0" w:rsidRDefault="001F22B5" w14:paraId="4AA484F9" wp14:textId="77777777">
            <w:pPr>
              <w:rPr>
                <w:rStyle w:val="BodytextChar"/>
                <w:rFonts w:cs="Arial"/>
                <w:sz w:val="16"/>
                <w:szCs w:val="18"/>
              </w:rPr>
            </w:pPr>
            <w:r>
              <w:rPr>
                <w:rStyle w:val="BodytextChar"/>
                <w:rFonts w:cs="Arial"/>
                <w:sz w:val="16"/>
                <w:szCs w:val="18"/>
              </w:rPr>
              <w:t>Column</w:t>
            </w:r>
          </w:p>
        </w:tc>
        <w:tc>
          <w:tcPr>
            <w:tcW w:w="424" w:type="pct"/>
            <w:gridSpan w:val="2"/>
            <w:vAlign w:val="center"/>
          </w:tcPr>
          <w:p w:rsidRPr="003F4256" w:rsidR="001F22B5" w:rsidP="009E21C0" w:rsidRDefault="001F22B5" w14:paraId="2DBCE39E" wp14:textId="77777777">
            <w:pPr>
              <w:spacing w:after="0"/>
              <w:jc w:val="left"/>
              <w:rPr>
                <w:rStyle w:val="BodytextChar"/>
                <w:rFonts w:cs="Arial"/>
                <w:sz w:val="16"/>
                <w:szCs w:val="18"/>
              </w:rPr>
            </w:pPr>
            <w:r w:rsidRPr="00DD1FB1">
              <w:rPr>
                <w:rStyle w:val="BodytextChar"/>
                <w:rFonts w:cs="Arial"/>
                <w:sz w:val="16"/>
                <w:szCs w:val="18"/>
              </w:rPr>
              <w:t>Mbr Last Name</w:t>
            </w:r>
          </w:p>
        </w:tc>
        <w:tc>
          <w:tcPr>
            <w:tcW w:w="644" w:type="pct"/>
            <w:gridSpan w:val="3"/>
            <w:vAlign w:val="center"/>
          </w:tcPr>
          <w:p w:rsidRPr="00111E67" w:rsidR="001F22B5" w:rsidP="009E21C0" w:rsidRDefault="001F22B5" w14:paraId="37F98CCC" wp14:textId="77777777">
            <w:pPr>
              <w:pStyle w:val="TableText"/>
              <w:rPr>
                <w:rStyle w:val="BodytextChar"/>
                <w:sz w:val="16"/>
                <w:szCs w:val="18"/>
              </w:rPr>
            </w:pPr>
            <w:r>
              <w:rPr>
                <w:rStyle w:val="BodytextChar"/>
                <w:sz w:val="16"/>
                <w:szCs w:val="18"/>
              </w:rPr>
              <w:t>This is the Member's  Last name.</w:t>
            </w:r>
          </w:p>
        </w:tc>
        <w:tc>
          <w:tcPr>
            <w:tcW w:w="1157" w:type="pct"/>
            <w:gridSpan w:val="4"/>
            <w:vAlign w:val="center"/>
          </w:tcPr>
          <w:p w:rsidRPr="00111E67" w:rsidR="001F22B5" w:rsidP="009E21C0" w:rsidRDefault="001F22B5" w14:paraId="7A97D9D9" wp14:textId="77777777">
            <w:pPr>
              <w:spacing w:before="40" w:after="40"/>
              <w:rPr>
                <w:rStyle w:val="BodytextChar"/>
                <w:rFonts w:cs="Arial"/>
                <w:sz w:val="16"/>
                <w:szCs w:val="18"/>
              </w:rPr>
            </w:pPr>
            <w:r>
              <w:rPr>
                <w:rStyle w:val="BodytextChar"/>
                <w:rFonts w:cs="Arial"/>
                <w:sz w:val="16"/>
                <w:szCs w:val="18"/>
              </w:rPr>
              <w:t>B_DTL_TB</w:t>
            </w:r>
          </w:p>
        </w:tc>
        <w:tc>
          <w:tcPr>
            <w:tcW w:w="844" w:type="pct"/>
            <w:gridSpan w:val="3"/>
            <w:vAlign w:val="center"/>
          </w:tcPr>
          <w:p w:rsidRPr="00111E67" w:rsidR="001F22B5" w:rsidP="009E21C0" w:rsidRDefault="001F22B5" w14:paraId="20C10039" wp14:textId="77777777">
            <w:pPr>
              <w:spacing w:before="40" w:after="40"/>
              <w:rPr>
                <w:rStyle w:val="BodytextChar"/>
                <w:rFonts w:cs="Arial"/>
                <w:sz w:val="16"/>
                <w:szCs w:val="18"/>
              </w:rPr>
            </w:pPr>
            <w:r>
              <w:rPr>
                <w:rStyle w:val="BodytextChar"/>
                <w:rFonts w:cs="Arial"/>
                <w:sz w:val="16"/>
                <w:szCs w:val="18"/>
              </w:rPr>
              <w:t>B_LAST_NAM</w:t>
            </w:r>
          </w:p>
        </w:tc>
        <w:tc>
          <w:tcPr>
            <w:tcW w:w="1481" w:type="pct"/>
            <w:gridSpan w:val="2"/>
            <w:vAlign w:val="center"/>
          </w:tcPr>
          <w:p w:rsidRPr="00910EC0" w:rsidR="001F22B5" w:rsidP="009E21C0" w:rsidRDefault="001F22B5" w14:paraId="68409534"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1F22B5" w:rsidTr="009E21C0" w14:paraId="1FF89FE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1F22B5" w:rsidP="009E21C0" w:rsidRDefault="001F22B5" w14:paraId="1B5261F3" wp14:textId="77777777">
            <w:pPr>
              <w:rPr>
                <w:rStyle w:val="BodytextChar"/>
                <w:rFonts w:cs="Arial"/>
                <w:sz w:val="16"/>
                <w:szCs w:val="18"/>
              </w:rPr>
            </w:pPr>
            <w:r w:rsidRPr="003F4256">
              <w:rPr>
                <w:rStyle w:val="BodytextChar"/>
                <w:rFonts w:cs="Arial"/>
                <w:sz w:val="16"/>
                <w:szCs w:val="18"/>
              </w:rPr>
              <w:t>Column</w:t>
            </w:r>
          </w:p>
        </w:tc>
        <w:tc>
          <w:tcPr>
            <w:tcW w:w="424" w:type="pct"/>
            <w:gridSpan w:val="2"/>
            <w:vAlign w:val="center"/>
          </w:tcPr>
          <w:p w:rsidRPr="003F4256" w:rsidR="001F22B5" w:rsidP="009E21C0" w:rsidRDefault="001F22B5" w14:paraId="39904C25" wp14:textId="77777777">
            <w:pPr>
              <w:spacing w:after="0"/>
              <w:rPr>
                <w:rStyle w:val="BodytextChar"/>
                <w:rFonts w:cs="Arial"/>
                <w:sz w:val="16"/>
                <w:szCs w:val="18"/>
              </w:rPr>
            </w:pPr>
            <w:r w:rsidRPr="003F4256">
              <w:rPr>
                <w:rStyle w:val="BodytextChar"/>
                <w:rFonts w:cs="Arial"/>
                <w:sz w:val="16"/>
                <w:szCs w:val="18"/>
              </w:rPr>
              <w:t xml:space="preserve">SA </w:t>
            </w:r>
            <w:r>
              <w:rPr>
                <w:rStyle w:val="BodytextChar"/>
                <w:rFonts w:cs="Arial"/>
                <w:sz w:val="16"/>
                <w:szCs w:val="18"/>
              </w:rPr>
              <w:t>Auth ID</w:t>
            </w:r>
          </w:p>
        </w:tc>
        <w:tc>
          <w:tcPr>
            <w:tcW w:w="644" w:type="pct"/>
            <w:gridSpan w:val="3"/>
            <w:vAlign w:val="center"/>
          </w:tcPr>
          <w:p w:rsidRPr="00111E67" w:rsidR="001F22B5" w:rsidP="009E21C0" w:rsidRDefault="001F22B5" w14:paraId="46179482" wp14:textId="77777777">
            <w:pPr>
              <w:pStyle w:val="TableText"/>
              <w:rPr>
                <w:rStyle w:val="BodytextChar"/>
                <w:sz w:val="16"/>
                <w:szCs w:val="18"/>
              </w:rPr>
            </w:pPr>
            <w:r w:rsidRPr="00111E67">
              <w:rPr>
                <w:rStyle w:val="BodytextChar"/>
                <w:sz w:val="16"/>
                <w:szCs w:val="18"/>
              </w:rPr>
              <w:t>This field displays the SA ID.</w:t>
            </w:r>
          </w:p>
        </w:tc>
        <w:tc>
          <w:tcPr>
            <w:tcW w:w="1157" w:type="pct"/>
            <w:gridSpan w:val="4"/>
            <w:vAlign w:val="center"/>
          </w:tcPr>
          <w:p w:rsidRPr="00111E67" w:rsidR="001F22B5" w:rsidP="009E21C0" w:rsidRDefault="001F22B5" w14:paraId="184A0ADF"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HDR</w:t>
            </w:r>
            <w:r w:rsidRPr="00111E67">
              <w:rPr>
                <w:rStyle w:val="BodytextChar"/>
                <w:rFonts w:cs="Arial"/>
                <w:sz w:val="16"/>
                <w:szCs w:val="18"/>
              </w:rPr>
              <w:t>_TB</w:t>
            </w:r>
          </w:p>
        </w:tc>
        <w:tc>
          <w:tcPr>
            <w:tcW w:w="844" w:type="pct"/>
            <w:gridSpan w:val="3"/>
            <w:vAlign w:val="center"/>
          </w:tcPr>
          <w:p w:rsidRPr="00111E67" w:rsidR="001F22B5" w:rsidP="009E21C0" w:rsidRDefault="001F22B5" w14:paraId="2226791D" wp14:textId="77777777">
            <w:pPr>
              <w:spacing w:before="40" w:after="40"/>
              <w:rPr>
                <w:rStyle w:val="BodytextChar"/>
                <w:rFonts w:cs="Arial"/>
                <w:sz w:val="16"/>
                <w:szCs w:val="18"/>
              </w:rPr>
            </w:pPr>
            <w:r w:rsidRPr="00111E67">
              <w:rPr>
                <w:rStyle w:val="BodytextChar"/>
                <w:rFonts w:cs="Arial"/>
                <w:sz w:val="16"/>
                <w:szCs w:val="18"/>
              </w:rPr>
              <w:t>A_AUTH_ID</w:t>
            </w:r>
          </w:p>
        </w:tc>
        <w:tc>
          <w:tcPr>
            <w:tcW w:w="1481" w:type="pct"/>
            <w:gridSpan w:val="2"/>
            <w:vAlign w:val="center"/>
          </w:tcPr>
          <w:p w:rsidRPr="00910EC0" w:rsidR="001F22B5" w:rsidP="009E21C0" w:rsidRDefault="001F22B5" w14:paraId="40FFF5EB"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1F22B5" w:rsidTr="009E21C0" w14:paraId="0AFAC95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1F22B5" w:rsidP="009E21C0" w:rsidRDefault="001F22B5" w14:paraId="70A38B71" wp14:textId="77777777">
            <w:pPr>
              <w:rPr>
                <w:rStyle w:val="BodytextChar"/>
                <w:rFonts w:cs="Arial"/>
                <w:sz w:val="16"/>
                <w:szCs w:val="18"/>
              </w:rPr>
            </w:pPr>
            <w:r w:rsidRPr="003F4256">
              <w:rPr>
                <w:rStyle w:val="BodytextChar"/>
                <w:rFonts w:cs="Arial"/>
                <w:sz w:val="16"/>
                <w:szCs w:val="18"/>
              </w:rPr>
              <w:t>Column</w:t>
            </w:r>
          </w:p>
        </w:tc>
        <w:tc>
          <w:tcPr>
            <w:tcW w:w="424" w:type="pct"/>
            <w:gridSpan w:val="2"/>
            <w:vAlign w:val="center"/>
          </w:tcPr>
          <w:p w:rsidRPr="003F4256" w:rsidR="001F22B5" w:rsidP="009E21C0" w:rsidRDefault="001F22B5" w14:paraId="71239633" wp14:textId="77777777">
            <w:pPr>
              <w:spacing w:after="0"/>
              <w:rPr>
                <w:rStyle w:val="BodytextChar"/>
                <w:rFonts w:cs="Arial"/>
                <w:sz w:val="16"/>
                <w:szCs w:val="18"/>
              </w:rPr>
            </w:pPr>
            <w:r>
              <w:rPr>
                <w:rStyle w:val="BodytextChar"/>
                <w:rFonts w:cs="Arial"/>
                <w:sz w:val="16"/>
                <w:szCs w:val="18"/>
              </w:rPr>
              <w:t>SA LI Num</w:t>
            </w:r>
          </w:p>
          <w:p w:rsidRPr="003F4256" w:rsidR="001F22B5" w:rsidP="009E21C0" w:rsidRDefault="001F22B5" w14:paraId="1BEB320B" wp14:textId="77777777">
            <w:pPr>
              <w:pStyle w:val="TableText"/>
              <w:rPr>
                <w:rStyle w:val="BodytextChar"/>
                <w:sz w:val="16"/>
                <w:szCs w:val="18"/>
              </w:rPr>
            </w:pPr>
          </w:p>
        </w:tc>
        <w:tc>
          <w:tcPr>
            <w:tcW w:w="644" w:type="pct"/>
            <w:gridSpan w:val="3"/>
            <w:vAlign w:val="center"/>
          </w:tcPr>
          <w:p w:rsidRPr="00111E67" w:rsidR="001F22B5" w:rsidP="009E21C0" w:rsidRDefault="001F22B5" w14:paraId="2A78A499" wp14:textId="77777777">
            <w:pPr>
              <w:pStyle w:val="TableText"/>
              <w:rPr>
                <w:rStyle w:val="BodytextChar"/>
                <w:sz w:val="16"/>
                <w:szCs w:val="18"/>
              </w:rPr>
            </w:pPr>
            <w:r w:rsidRPr="00111E67">
              <w:rPr>
                <w:rStyle w:val="BodytextChar"/>
                <w:sz w:val="16"/>
                <w:szCs w:val="18"/>
              </w:rPr>
              <w:t xml:space="preserve">This field displays the authorization's </w:t>
            </w:r>
            <w:r>
              <w:rPr>
                <w:rStyle w:val="BodytextChar"/>
                <w:sz w:val="16"/>
                <w:szCs w:val="18"/>
              </w:rPr>
              <w:t>line number.</w:t>
            </w:r>
          </w:p>
        </w:tc>
        <w:tc>
          <w:tcPr>
            <w:tcW w:w="1157" w:type="pct"/>
            <w:gridSpan w:val="4"/>
            <w:vAlign w:val="center"/>
          </w:tcPr>
          <w:p w:rsidRPr="00111E67" w:rsidR="001F22B5" w:rsidP="009E21C0" w:rsidRDefault="001F22B5" w14:paraId="6C1E35DE"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p>
        </w:tc>
        <w:tc>
          <w:tcPr>
            <w:tcW w:w="844" w:type="pct"/>
            <w:gridSpan w:val="3"/>
            <w:vAlign w:val="center"/>
          </w:tcPr>
          <w:p w:rsidRPr="00111E67" w:rsidR="001F22B5" w:rsidP="009E21C0" w:rsidRDefault="001F22B5" w14:paraId="09AC8397"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LI_NUM</w:t>
            </w:r>
          </w:p>
        </w:tc>
        <w:tc>
          <w:tcPr>
            <w:tcW w:w="1481" w:type="pct"/>
            <w:gridSpan w:val="2"/>
            <w:vAlign w:val="center"/>
          </w:tcPr>
          <w:p w:rsidRPr="00910EC0" w:rsidR="001F22B5" w:rsidP="009E21C0" w:rsidRDefault="001F22B5" w14:paraId="770DB369"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1F22B5" w:rsidTr="009E21C0" w14:paraId="0535AEF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1F22B5" w:rsidP="009E21C0" w:rsidRDefault="001F22B5" w14:paraId="232F6D8F" wp14:textId="77777777">
            <w:pPr>
              <w:rPr>
                <w:rStyle w:val="BodytextChar"/>
                <w:rFonts w:cs="Arial"/>
                <w:sz w:val="16"/>
                <w:szCs w:val="18"/>
              </w:rPr>
            </w:pPr>
            <w:r w:rsidRPr="003F4256">
              <w:rPr>
                <w:rStyle w:val="BodytextChar"/>
                <w:rFonts w:cs="Arial"/>
                <w:sz w:val="16"/>
                <w:szCs w:val="18"/>
              </w:rPr>
              <w:t>Column</w:t>
            </w:r>
          </w:p>
        </w:tc>
        <w:tc>
          <w:tcPr>
            <w:tcW w:w="424" w:type="pct"/>
            <w:gridSpan w:val="2"/>
            <w:vAlign w:val="center"/>
          </w:tcPr>
          <w:p w:rsidRPr="003F4256" w:rsidR="001F22B5" w:rsidP="009E21C0" w:rsidRDefault="001F22B5" w14:paraId="5FA45C66" wp14:textId="77777777">
            <w:pPr>
              <w:pStyle w:val="TableText"/>
              <w:rPr>
                <w:rStyle w:val="BodytextChar"/>
                <w:sz w:val="16"/>
                <w:szCs w:val="18"/>
              </w:rPr>
            </w:pPr>
            <w:r w:rsidRPr="00C97BF8">
              <w:rPr>
                <w:rStyle w:val="BodytextChar"/>
                <w:sz w:val="16"/>
                <w:szCs w:val="18"/>
              </w:rPr>
              <w:t>SA LI Stat Cd</w:t>
            </w:r>
            <w:r>
              <w:rPr>
                <w:rStyle w:val="BodytextChar"/>
                <w:sz w:val="16"/>
                <w:szCs w:val="18"/>
              </w:rPr>
              <w:t>- Desc</w:t>
            </w:r>
          </w:p>
        </w:tc>
        <w:tc>
          <w:tcPr>
            <w:tcW w:w="644" w:type="pct"/>
            <w:gridSpan w:val="3"/>
            <w:vAlign w:val="center"/>
          </w:tcPr>
          <w:p w:rsidRPr="00111E67" w:rsidR="001F22B5" w:rsidP="009E21C0" w:rsidRDefault="001F22B5" w14:paraId="38755214" wp14:textId="77777777">
            <w:pPr>
              <w:pStyle w:val="TableText"/>
              <w:rPr>
                <w:rStyle w:val="BodytextChar"/>
                <w:sz w:val="16"/>
                <w:szCs w:val="18"/>
              </w:rPr>
            </w:pPr>
            <w:r w:rsidRPr="00111E67">
              <w:rPr>
                <w:rStyle w:val="BodytextChar"/>
                <w:sz w:val="16"/>
                <w:szCs w:val="18"/>
              </w:rPr>
              <w:t xml:space="preserve">This field displays the authorization's </w:t>
            </w:r>
            <w:r>
              <w:rPr>
                <w:rStyle w:val="BodytextChar"/>
                <w:sz w:val="16"/>
                <w:szCs w:val="18"/>
              </w:rPr>
              <w:t>line</w:t>
            </w:r>
            <w:r w:rsidRPr="00111E67">
              <w:rPr>
                <w:rStyle w:val="BodytextChar"/>
                <w:sz w:val="16"/>
                <w:szCs w:val="18"/>
              </w:rPr>
              <w:t xml:space="preserve"> status.</w:t>
            </w:r>
          </w:p>
        </w:tc>
        <w:tc>
          <w:tcPr>
            <w:tcW w:w="1157" w:type="pct"/>
            <w:gridSpan w:val="4"/>
            <w:vAlign w:val="center"/>
          </w:tcPr>
          <w:p w:rsidRPr="00111E67" w:rsidR="001F22B5" w:rsidP="009E21C0" w:rsidRDefault="001F22B5" w14:paraId="5A1A7AA0"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p>
        </w:tc>
        <w:tc>
          <w:tcPr>
            <w:tcW w:w="844" w:type="pct"/>
            <w:gridSpan w:val="3"/>
            <w:vAlign w:val="center"/>
          </w:tcPr>
          <w:p w:rsidRPr="00111E67" w:rsidR="001F22B5" w:rsidP="009E21C0" w:rsidRDefault="001F22B5" w14:paraId="22A13D3C" wp14:textId="77777777">
            <w:pPr>
              <w:spacing w:before="40" w:after="40"/>
              <w:rPr>
                <w:rStyle w:val="BodytextChar"/>
                <w:rFonts w:cs="Arial"/>
                <w:sz w:val="16"/>
                <w:szCs w:val="18"/>
              </w:rPr>
            </w:pPr>
            <w:r>
              <w:rPr>
                <w:rStyle w:val="BodytextChar"/>
                <w:rFonts w:cs="Arial"/>
                <w:sz w:val="16"/>
                <w:szCs w:val="18"/>
              </w:rPr>
              <w:t>A_LI_STAT_CD</w:t>
            </w:r>
          </w:p>
        </w:tc>
        <w:tc>
          <w:tcPr>
            <w:tcW w:w="1481" w:type="pct"/>
            <w:gridSpan w:val="2"/>
            <w:vAlign w:val="center"/>
          </w:tcPr>
          <w:p w:rsidRPr="00910EC0" w:rsidR="001F22B5" w:rsidP="009E21C0" w:rsidRDefault="001F22B5" w14:paraId="337C71A1" wp14:textId="77777777">
            <w:pPr>
              <w:pStyle w:val="TableText1"/>
              <w:spacing w:before="40" w:after="40"/>
              <w:rPr>
                <w:rStyle w:val="BodytextChar"/>
                <w:rFonts w:cs="Arial"/>
                <w:spacing w:val="0"/>
                <w:sz w:val="16"/>
                <w:szCs w:val="18"/>
                <w:highlight w:val="yellow"/>
              </w:rPr>
            </w:pPr>
            <w:r w:rsidRPr="00373BB5">
              <w:rPr>
                <w:rStyle w:val="BodytextChar"/>
                <w:rFonts w:cs="Arial"/>
                <w:spacing w:val="0"/>
                <w:sz w:val="16"/>
                <w:szCs w:val="18"/>
              </w:rPr>
              <w:t>Using R-VV-DOMAIN-NAM = ‘A-LI-STAT-CD’, join to R-VV-TB.R-VV-CD using A-DTL-TB.A-LI-STAT-CD to get the short description.</w:t>
            </w:r>
          </w:p>
        </w:tc>
      </w:tr>
      <w:tr xmlns:wp14="http://schemas.microsoft.com/office/word/2010/wordml" w:rsidRPr="003F4256" w:rsidR="001F22B5" w:rsidTr="009E21C0" w14:paraId="14F16B6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1F22B5" w:rsidP="009E21C0" w:rsidRDefault="001F22B5" w14:paraId="45BB4DAD" wp14:textId="77777777">
            <w:pPr>
              <w:rPr>
                <w:rStyle w:val="BodytextChar"/>
                <w:rFonts w:cs="Arial"/>
                <w:sz w:val="16"/>
                <w:szCs w:val="18"/>
              </w:rPr>
            </w:pPr>
            <w:r w:rsidRPr="003F4256">
              <w:rPr>
                <w:rStyle w:val="BodytextChar"/>
                <w:rFonts w:cs="Arial"/>
                <w:sz w:val="16"/>
                <w:szCs w:val="18"/>
              </w:rPr>
              <w:t>Column</w:t>
            </w:r>
          </w:p>
        </w:tc>
        <w:tc>
          <w:tcPr>
            <w:tcW w:w="424" w:type="pct"/>
            <w:gridSpan w:val="2"/>
            <w:vAlign w:val="center"/>
          </w:tcPr>
          <w:p w:rsidRPr="003F4256" w:rsidR="001F22B5" w:rsidP="009E21C0" w:rsidRDefault="001F22B5" w14:paraId="7E6858FE" wp14:textId="77777777">
            <w:pPr>
              <w:pStyle w:val="TableText"/>
              <w:rPr>
                <w:rStyle w:val="BodytextChar"/>
                <w:sz w:val="16"/>
                <w:szCs w:val="18"/>
              </w:rPr>
            </w:pPr>
            <w:r w:rsidRPr="00826E86">
              <w:rPr>
                <w:rStyle w:val="BodytextChar"/>
                <w:sz w:val="16"/>
                <w:szCs w:val="18"/>
              </w:rPr>
              <w:t xml:space="preserve">SA </w:t>
            </w:r>
            <w:r>
              <w:rPr>
                <w:rStyle w:val="BodytextChar"/>
                <w:sz w:val="16"/>
                <w:szCs w:val="18"/>
              </w:rPr>
              <w:t>LI Req Beg Dt</w:t>
            </w:r>
          </w:p>
        </w:tc>
        <w:tc>
          <w:tcPr>
            <w:tcW w:w="644" w:type="pct"/>
            <w:gridSpan w:val="3"/>
            <w:vAlign w:val="center"/>
          </w:tcPr>
          <w:p w:rsidRPr="00111E67" w:rsidR="001F22B5" w:rsidP="009E21C0" w:rsidRDefault="001F22B5" w14:paraId="761C4B2C" wp14:textId="77777777">
            <w:pPr>
              <w:pStyle w:val="TableText"/>
              <w:rPr>
                <w:rStyle w:val="BodytextChar"/>
                <w:sz w:val="16"/>
                <w:szCs w:val="18"/>
              </w:rPr>
            </w:pPr>
            <w:r>
              <w:rPr>
                <w:rStyle w:val="BodytextChar"/>
                <w:sz w:val="16"/>
                <w:szCs w:val="18"/>
              </w:rPr>
              <w:t>This field displays the provider's requested begin date</w:t>
            </w:r>
            <w:r w:rsidRPr="00111E67">
              <w:rPr>
                <w:rStyle w:val="BodytextChar"/>
                <w:sz w:val="16"/>
                <w:szCs w:val="18"/>
              </w:rPr>
              <w:t>.</w:t>
            </w:r>
          </w:p>
        </w:tc>
        <w:tc>
          <w:tcPr>
            <w:tcW w:w="1157" w:type="pct"/>
            <w:gridSpan w:val="4"/>
          </w:tcPr>
          <w:p w:rsidRPr="00111E67" w:rsidR="001F22B5" w:rsidP="009E21C0" w:rsidRDefault="001F22B5" w14:paraId="32C3D803"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p>
        </w:tc>
        <w:tc>
          <w:tcPr>
            <w:tcW w:w="844" w:type="pct"/>
            <w:gridSpan w:val="3"/>
            <w:vAlign w:val="center"/>
          </w:tcPr>
          <w:p w:rsidRPr="00111E67" w:rsidR="001F22B5" w:rsidP="009E21C0" w:rsidRDefault="001F22B5" w14:paraId="5EB15129" wp14:textId="77777777">
            <w:pPr>
              <w:spacing w:before="40" w:after="40"/>
              <w:rPr>
                <w:rStyle w:val="BodytextChar"/>
                <w:rFonts w:cs="Arial"/>
                <w:sz w:val="16"/>
                <w:szCs w:val="18"/>
              </w:rPr>
            </w:pPr>
            <w:r>
              <w:rPr>
                <w:rStyle w:val="BodytextChar"/>
                <w:rFonts w:cs="Arial"/>
                <w:sz w:val="16"/>
                <w:szCs w:val="18"/>
              </w:rPr>
              <w:t>A_LI_REQ_BEG_DT</w:t>
            </w:r>
          </w:p>
        </w:tc>
        <w:tc>
          <w:tcPr>
            <w:tcW w:w="1481" w:type="pct"/>
            <w:gridSpan w:val="2"/>
            <w:vAlign w:val="center"/>
          </w:tcPr>
          <w:p w:rsidRPr="00910EC0" w:rsidR="001F22B5" w:rsidP="009E21C0" w:rsidRDefault="001F22B5" w14:paraId="4523FB72"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1F22B5" w:rsidTr="009E21C0" w14:paraId="4521819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1F22B5" w:rsidP="009E21C0" w:rsidRDefault="001F22B5" w14:paraId="2F963D52" wp14:textId="77777777">
            <w:pPr>
              <w:rPr>
                <w:rStyle w:val="BodytextChar"/>
                <w:rFonts w:cs="Arial"/>
                <w:sz w:val="16"/>
                <w:szCs w:val="18"/>
              </w:rPr>
            </w:pPr>
            <w:r w:rsidRPr="003F4256">
              <w:rPr>
                <w:rStyle w:val="BodytextChar"/>
                <w:rFonts w:cs="Arial"/>
                <w:sz w:val="16"/>
                <w:szCs w:val="18"/>
              </w:rPr>
              <w:t>Column</w:t>
            </w:r>
          </w:p>
        </w:tc>
        <w:tc>
          <w:tcPr>
            <w:tcW w:w="424" w:type="pct"/>
            <w:gridSpan w:val="2"/>
            <w:vAlign w:val="center"/>
          </w:tcPr>
          <w:p w:rsidRPr="003F4256" w:rsidR="001F22B5" w:rsidP="009E21C0" w:rsidRDefault="001F22B5" w14:paraId="6468877A" wp14:textId="77777777">
            <w:pPr>
              <w:spacing w:before="40" w:after="40"/>
              <w:jc w:val="left"/>
              <w:rPr>
                <w:rStyle w:val="BodytextChar"/>
                <w:rFonts w:cs="Arial"/>
                <w:sz w:val="16"/>
                <w:szCs w:val="18"/>
              </w:rPr>
            </w:pPr>
            <w:r w:rsidRPr="00826E86">
              <w:rPr>
                <w:rStyle w:val="BodytextChar"/>
                <w:rFonts w:cs="Arial"/>
                <w:sz w:val="16"/>
                <w:szCs w:val="18"/>
              </w:rPr>
              <w:t xml:space="preserve">SA </w:t>
            </w:r>
            <w:r>
              <w:rPr>
                <w:rStyle w:val="BodytextChar"/>
                <w:rFonts w:cs="Arial"/>
                <w:sz w:val="16"/>
                <w:szCs w:val="18"/>
              </w:rPr>
              <w:t>LI Req End Dt</w:t>
            </w:r>
          </w:p>
        </w:tc>
        <w:tc>
          <w:tcPr>
            <w:tcW w:w="644" w:type="pct"/>
            <w:gridSpan w:val="3"/>
            <w:vAlign w:val="center"/>
          </w:tcPr>
          <w:p w:rsidRPr="00910EC0" w:rsidR="001F22B5" w:rsidP="009E21C0" w:rsidRDefault="001F22B5" w14:paraId="4B189BDB" wp14:textId="77777777">
            <w:pPr>
              <w:pStyle w:val="TableText"/>
              <w:rPr>
                <w:rStyle w:val="BodytextChar"/>
                <w:sz w:val="16"/>
                <w:szCs w:val="18"/>
                <w:highlight w:val="yellow"/>
              </w:rPr>
            </w:pPr>
            <w:r>
              <w:rPr>
                <w:rStyle w:val="BodytextChar"/>
                <w:sz w:val="16"/>
                <w:szCs w:val="18"/>
              </w:rPr>
              <w:t>This field displays the provider's requested end date</w:t>
            </w:r>
            <w:r w:rsidRPr="00111E67">
              <w:rPr>
                <w:rStyle w:val="BodytextChar"/>
                <w:sz w:val="16"/>
                <w:szCs w:val="18"/>
              </w:rPr>
              <w:t>.</w:t>
            </w:r>
          </w:p>
        </w:tc>
        <w:tc>
          <w:tcPr>
            <w:tcW w:w="1157" w:type="pct"/>
            <w:gridSpan w:val="4"/>
          </w:tcPr>
          <w:p w:rsidRPr="00111E67" w:rsidR="001F22B5" w:rsidP="009E21C0" w:rsidRDefault="001F22B5" w14:paraId="60E36A29"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p>
        </w:tc>
        <w:tc>
          <w:tcPr>
            <w:tcW w:w="844" w:type="pct"/>
            <w:gridSpan w:val="3"/>
            <w:vAlign w:val="center"/>
          </w:tcPr>
          <w:p w:rsidRPr="00111E67" w:rsidR="001F22B5" w:rsidP="009E21C0" w:rsidRDefault="001F22B5" w14:paraId="59CAB54F" wp14:textId="77777777">
            <w:pPr>
              <w:spacing w:before="40" w:after="40"/>
              <w:rPr>
                <w:rStyle w:val="BodytextChar"/>
                <w:rFonts w:cs="Arial"/>
                <w:sz w:val="16"/>
                <w:szCs w:val="18"/>
              </w:rPr>
            </w:pPr>
            <w:r>
              <w:rPr>
                <w:rStyle w:val="BodytextChar"/>
                <w:rFonts w:cs="Arial"/>
                <w:sz w:val="16"/>
                <w:szCs w:val="18"/>
              </w:rPr>
              <w:t>A_LI_REQ_END_DT</w:t>
            </w:r>
          </w:p>
        </w:tc>
        <w:tc>
          <w:tcPr>
            <w:tcW w:w="1481" w:type="pct"/>
            <w:gridSpan w:val="2"/>
            <w:vAlign w:val="center"/>
          </w:tcPr>
          <w:p w:rsidRPr="00910EC0" w:rsidR="001F22B5" w:rsidP="009E21C0" w:rsidRDefault="001F22B5" w14:paraId="03B27D42" wp14:textId="77777777">
            <w:pPr>
              <w:pStyle w:val="TableText1"/>
              <w:spacing w:before="40" w:after="40"/>
              <w:rPr>
                <w:rStyle w:val="BodytextChar"/>
                <w:rFonts w:cs="Arial"/>
                <w:spacing w:val="0"/>
                <w:sz w:val="16"/>
                <w:szCs w:val="18"/>
                <w:highlight w:val="yellow"/>
              </w:rPr>
            </w:pPr>
          </w:p>
        </w:tc>
      </w:tr>
      <w:tr xmlns:wp14="http://schemas.microsoft.com/office/word/2010/wordml" w:rsidRPr="003F4256" w:rsidR="001F22B5" w:rsidTr="009E21C0" w14:paraId="01D30E2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vAlign w:val="center"/>
          </w:tcPr>
          <w:p w:rsidRPr="003F4256" w:rsidR="001F22B5" w:rsidP="009E21C0" w:rsidRDefault="001F22B5" w14:paraId="75152CCA" wp14:textId="77777777">
            <w:pPr>
              <w:rPr>
                <w:rStyle w:val="BodytextChar"/>
                <w:rFonts w:cs="Arial"/>
                <w:sz w:val="16"/>
                <w:szCs w:val="18"/>
              </w:rPr>
            </w:pPr>
            <w:r>
              <w:rPr>
                <w:rStyle w:val="BodytextChar"/>
                <w:rFonts w:cs="Arial"/>
                <w:sz w:val="16"/>
                <w:szCs w:val="18"/>
              </w:rPr>
              <w:t>Column</w:t>
            </w:r>
          </w:p>
        </w:tc>
        <w:tc>
          <w:tcPr>
            <w:tcW w:w="424" w:type="pct"/>
            <w:gridSpan w:val="2"/>
            <w:vAlign w:val="center"/>
          </w:tcPr>
          <w:p w:rsidRPr="003F4256" w:rsidR="001F22B5" w:rsidP="009E21C0" w:rsidRDefault="001F22B5" w14:paraId="35738507" wp14:textId="77777777">
            <w:pPr>
              <w:spacing w:before="40" w:after="40"/>
              <w:jc w:val="left"/>
              <w:rPr>
                <w:rStyle w:val="BodytextChar"/>
                <w:rFonts w:cs="Arial"/>
                <w:sz w:val="16"/>
                <w:szCs w:val="18"/>
              </w:rPr>
            </w:pPr>
            <w:r w:rsidRPr="00826E86">
              <w:rPr>
                <w:rStyle w:val="BodytextChar"/>
                <w:rFonts w:cs="Arial"/>
                <w:sz w:val="16"/>
                <w:szCs w:val="18"/>
              </w:rPr>
              <w:t>SA</w:t>
            </w:r>
            <w:r>
              <w:rPr>
                <w:rStyle w:val="BodytextChar"/>
                <w:rFonts w:cs="Arial"/>
                <w:sz w:val="16"/>
                <w:szCs w:val="18"/>
              </w:rPr>
              <w:t xml:space="preserve"> LI Beg Dt</w:t>
            </w:r>
          </w:p>
        </w:tc>
        <w:tc>
          <w:tcPr>
            <w:tcW w:w="644" w:type="pct"/>
            <w:gridSpan w:val="3"/>
            <w:vAlign w:val="center"/>
          </w:tcPr>
          <w:p w:rsidRPr="00910EC0" w:rsidR="001F22B5" w:rsidP="009E21C0" w:rsidRDefault="001F22B5" w14:paraId="15832FDC" wp14:textId="77777777">
            <w:pPr>
              <w:pStyle w:val="TableText"/>
              <w:rPr>
                <w:rStyle w:val="BodytextChar"/>
                <w:sz w:val="16"/>
                <w:szCs w:val="18"/>
                <w:highlight w:val="yellow"/>
              </w:rPr>
            </w:pPr>
            <w:r>
              <w:rPr>
                <w:rStyle w:val="BodytextChar"/>
                <w:sz w:val="16"/>
                <w:szCs w:val="18"/>
              </w:rPr>
              <w:t>This field displays the approved begin date</w:t>
            </w:r>
            <w:r w:rsidRPr="00111E67">
              <w:rPr>
                <w:rStyle w:val="BodytextChar"/>
                <w:sz w:val="16"/>
                <w:szCs w:val="18"/>
              </w:rPr>
              <w:t>.</w:t>
            </w:r>
          </w:p>
        </w:tc>
        <w:tc>
          <w:tcPr>
            <w:tcW w:w="1157" w:type="pct"/>
            <w:gridSpan w:val="4"/>
          </w:tcPr>
          <w:p w:rsidRPr="00111E67" w:rsidR="001F22B5" w:rsidP="009E21C0" w:rsidRDefault="001F22B5" w14:paraId="5919DDD5"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p>
        </w:tc>
        <w:tc>
          <w:tcPr>
            <w:tcW w:w="844" w:type="pct"/>
            <w:gridSpan w:val="3"/>
            <w:vAlign w:val="center"/>
          </w:tcPr>
          <w:p w:rsidRPr="00111E67" w:rsidR="001F22B5" w:rsidP="009E21C0" w:rsidRDefault="001F22B5" w14:paraId="6ED521DB" wp14:textId="77777777">
            <w:pPr>
              <w:spacing w:before="40" w:after="40"/>
              <w:rPr>
                <w:rStyle w:val="BodytextChar"/>
                <w:rFonts w:cs="Arial"/>
                <w:sz w:val="16"/>
                <w:szCs w:val="18"/>
              </w:rPr>
            </w:pPr>
            <w:r>
              <w:rPr>
                <w:rStyle w:val="BodytextChar"/>
                <w:rFonts w:cs="Arial"/>
                <w:sz w:val="16"/>
                <w:szCs w:val="18"/>
              </w:rPr>
              <w:t>A_LI_BEG_DT</w:t>
            </w:r>
          </w:p>
        </w:tc>
        <w:tc>
          <w:tcPr>
            <w:tcW w:w="1481" w:type="pct"/>
            <w:gridSpan w:val="2"/>
            <w:vAlign w:val="center"/>
          </w:tcPr>
          <w:p w:rsidRPr="00910EC0" w:rsidR="001F22B5" w:rsidP="009E21C0" w:rsidRDefault="001F22B5" w14:paraId="5F5D5F22" wp14:textId="77777777">
            <w:pPr>
              <w:pStyle w:val="TableText1"/>
              <w:spacing w:before="40" w:after="40"/>
              <w:rPr>
                <w:rStyle w:val="BodytextChar"/>
                <w:rFonts w:cs="Arial"/>
                <w:spacing w:val="0"/>
                <w:sz w:val="16"/>
                <w:szCs w:val="18"/>
                <w:highlight w:val="yellow"/>
              </w:rPr>
            </w:pPr>
            <w:r w:rsidRPr="00AE2B3D">
              <w:rPr>
                <w:rStyle w:val="BodytextChar"/>
                <w:rFonts w:cs="Arial"/>
                <w:spacing w:val="0"/>
                <w:sz w:val="16"/>
                <w:szCs w:val="18"/>
              </w:rPr>
              <w:t>Leave blank if A_DTL_TB.A_LI_STAT_CD = V or D</w:t>
            </w:r>
          </w:p>
        </w:tc>
      </w:tr>
      <w:tr xmlns:wp14="http://schemas.microsoft.com/office/word/2010/wordml" w:rsidRPr="003F4256" w:rsidR="001F22B5" w:rsidTr="009E21C0" w14:paraId="0D4AB4A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001F22B5" w:rsidP="009E21C0" w:rsidRDefault="001F22B5" w14:paraId="58D05462" wp14:textId="77777777">
            <w:r w:rsidRPr="00EA7F2C">
              <w:rPr>
                <w:rStyle w:val="BodytextChar"/>
                <w:rFonts w:cs="Arial"/>
                <w:sz w:val="16"/>
                <w:szCs w:val="18"/>
              </w:rPr>
              <w:t>Column</w:t>
            </w:r>
          </w:p>
        </w:tc>
        <w:tc>
          <w:tcPr>
            <w:tcW w:w="424" w:type="pct"/>
            <w:gridSpan w:val="2"/>
            <w:vAlign w:val="center"/>
          </w:tcPr>
          <w:p w:rsidRPr="00826E86" w:rsidR="001F22B5" w:rsidP="009E21C0" w:rsidRDefault="001F22B5" w14:paraId="4587844F" wp14:textId="77777777">
            <w:pPr>
              <w:spacing w:before="40" w:after="40"/>
              <w:jc w:val="left"/>
              <w:rPr>
                <w:rStyle w:val="BodytextChar"/>
                <w:rFonts w:cs="Arial"/>
                <w:sz w:val="16"/>
                <w:szCs w:val="18"/>
              </w:rPr>
            </w:pPr>
            <w:r w:rsidRPr="00826E86">
              <w:rPr>
                <w:rStyle w:val="BodytextChar"/>
                <w:rFonts w:cs="Arial"/>
                <w:sz w:val="16"/>
                <w:szCs w:val="18"/>
              </w:rPr>
              <w:t xml:space="preserve">SA </w:t>
            </w:r>
            <w:r>
              <w:rPr>
                <w:rStyle w:val="BodytextChar"/>
                <w:rFonts w:cs="Arial"/>
                <w:sz w:val="16"/>
                <w:szCs w:val="18"/>
              </w:rPr>
              <w:t>LI End Dt</w:t>
            </w:r>
          </w:p>
        </w:tc>
        <w:tc>
          <w:tcPr>
            <w:tcW w:w="644" w:type="pct"/>
            <w:gridSpan w:val="3"/>
          </w:tcPr>
          <w:p w:rsidR="001F22B5" w:rsidP="009E21C0" w:rsidRDefault="001F22B5" w14:paraId="4EA80B20" wp14:textId="77777777">
            <w:r>
              <w:rPr>
                <w:rStyle w:val="BodytextChar"/>
                <w:sz w:val="16"/>
                <w:szCs w:val="18"/>
              </w:rPr>
              <w:t>This field displays the approved end date</w:t>
            </w:r>
            <w:r w:rsidRPr="00111E67">
              <w:rPr>
                <w:rStyle w:val="BodytextChar"/>
                <w:sz w:val="16"/>
                <w:szCs w:val="18"/>
              </w:rPr>
              <w:t>.</w:t>
            </w:r>
          </w:p>
        </w:tc>
        <w:tc>
          <w:tcPr>
            <w:tcW w:w="1157" w:type="pct"/>
            <w:gridSpan w:val="4"/>
          </w:tcPr>
          <w:p w:rsidRPr="00111E67" w:rsidR="001F22B5" w:rsidP="009E21C0" w:rsidRDefault="001F22B5" w14:paraId="4BAE1F33" wp14:textId="77777777">
            <w:pPr>
              <w:spacing w:before="40" w:after="40"/>
              <w:rPr>
                <w:rStyle w:val="BodytextChar"/>
                <w:rFonts w:cs="Arial"/>
                <w:sz w:val="16"/>
                <w:szCs w:val="18"/>
              </w:rPr>
            </w:pPr>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p>
        </w:tc>
        <w:tc>
          <w:tcPr>
            <w:tcW w:w="844" w:type="pct"/>
            <w:gridSpan w:val="3"/>
            <w:vAlign w:val="center"/>
          </w:tcPr>
          <w:p w:rsidRPr="00111E67" w:rsidR="001F22B5" w:rsidP="009E21C0" w:rsidRDefault="001F22B5" w14:paraId="675902E5" wp14:textId="77777777">
            <w:pPr>
              <w:spacing w:before="40" w:after="40"/>
              <w:rPr>
                <w:rStyle w:val="BodytextChar"/>
                <w:rFonts w:cs="Arial"/>
                <w:sz w:val="16"/>
                <w:szCs w:val="18"/>
              </w:rPr>
            </w:pPr>
            <w:r>
              <w:rPr>
                <w:rStyle w:val="BodytextChar"/>
                <w:rFonts w:cs="Arial"/>
                <w:sz w:val="16"/>
                <w:szCs w:val="18"/>
              </w:rPr>
              <w:t>A_LI_END_DT</w:t>
            </w:r>
          </w:p>
        </w:tc>
        <w:tc>
          <w:tcPr>
            <w:tcW w:w="1481" w:type="pct"/>
            <w:gridSpan w:val="2"/>
            <w:vAlign w:val="center"/>
          </w:tcPr>
          <w:p w:rsidR="001F22B5" w:rsidP="009E21C0" w:rsidRDefault="001F22B5" w14:paraId="2905BD9D" wp14:textId="77777777">
            <w:r w:rsidRPr="00AE2B3D">
              <w:rPr>
                <w:rStyle w:val="BodytextChar"/>
                <w:rFonts w:cs="Arial"/>
                <w:sz w:val="16"/>
                <w:szCs w:val="18"/>
              </w:rPr>
              <w:t>Leave blank if A_DTL_TB.A_LI_STAT_CD = V or D</w:t>
            </w:r>
          </w:p>
        </w:tc>
      </w:tr>
      <w:tr xmlns:wp14="http://schemas.microsoft.com/office/word/2010/wordml" w:rsidRPr="003F4256" w:rsidR="001F22B5" w:rsidTr="009E21C0" w14:paraId="599BA4E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001F22B5" w:rsidP="009E21C0" w:rsidRDefault="001F22B5" w14:paraId="504B4223" wp14:textId="77777777">
            <w:r w:rsidRPr="00EA7F2C">
              <w:rPr>
                <w:rStyle w:val="BodytextChar"/>
                <w:rFonts w:cs="Arial"/>
                <w:sz w:val="16"/>
                <w:szCs w:val="18"/>
              </w:rPr>
              <w:t>Column</w:t>
            </w:r>
          </w:p>
        </w:tc>
        <w:tc>
          <w:tcPr>
            <w:tcW w:w="424" w:type="pct"/>
            <w:gridSpan w:val="2"/>
            <w:vAlign w:val="center"/>
          </w:tcPr>
          <w:p w:rsidRPr="00826E86" w:rsidR="001F22B5" w:rsidP="009E21C0" w:rsidRDefault="001F22B5" w14:paraId="759297B7" wp14:textId="77777777">
            <w:pPr>
              <w:spacing w:before="40" w:after="40"/>
              <w:jc w:val="left"/>
              <w:rPr>
                <w:rStyle w:val="BodytextChar"/>
                <w:rFonts w:cs="Arial"/>
                <w:sz w:val="16"/>
                <w:szCs w:val="18"/>
              </w:rPr>
            </w:pPr>
            <w:r>
              <w:rPr>
                <w:rStyle w:val="BodytextChar"/>
                <w:rFonts w:cs="Arial"/>
                <w:sz w:val="16"/>
                <w:szCs w:val="18"/>
              </w:rPr>
              <w:t>SA LI Svc From Cd</w:t>
            </w:r>
          </w:p>
        </w:tc>
        <w:tc>
          <w:tcPr>
            <w:tcW w:w="644" w:type="pct"/>
            <w:gridSpan w:val="3"/>
          </w:tcPr>
          <w:p w:rsidR="001F22B5" w:rsidP="009E21C0" w:rsidRDefault="001F22B5" w14:paraId="06F1EB78" wp14:textId="77777777">
            <w:r w:rsidRPr="00205D93">
              <w:rPr>
                <w:rStyle w:val="BodytextChar"/>
                <w:sz w:val="18"/>
                <w:szCs w:val="18"/>
              </w:rPr>
              <w:t>From Service code.  The service code may be a procedure code, revenue code, etc.</w:t>
            </w:r>
          </w:p>
        </w:tc>
        <w:tc>
          <w:tcPr>
            <w:tcW w:w="1157" w:type="pct"/>
            <w:gridSpan w:val="4"/>
          </w:tcPr>
          <w:p w:rsidR="001F22B5" w:rsidP="009E21C0" w:rsidRDefault="001F22B5" w14:paraId="194703D2" wp14:textId="77777777">
            <w:r w:rsidRPr="000F3194">
              <w:rPr>
                <w:rStyle w:val="BodytextChar"/>
                <w:rFonts w:cs="Arial"/>
                <w:sz w:val="16"/>
                <w:szCs w:val="18"/>
              </w:rPr>
              <w:t>A_DTL_TB</w:t>
            </w:r>
          </w:p>
        </w:tc>
        <w:tc>
          <w:tcPr>
            <w:tcW w:w="844" w:type="pct"/>
            <w:gridSpan w:val="3"/>
          </w:tcPr>
          <w:p w:rsidR="001F22B5" w:rsidP="009E21C0" w:rsidRDefault="001F22B5" w14:paraId="606DFAB8" wp14:textId="77777777">
            <w:r w:rsidRPr="00111E67">
              <w:rPr>
                <w:rStyle w:val="BodytextChar"/>
                <w:sz w:val="16"/>
                <w:szCs w:val="18"/>
              </w:rPr>
              <w:t>A_LI_SVC_FROM_CD</w:t>
            </w:r>
          </w:p>
        </w:tc>
        <w:tc>
          <w:tcPr>
            <w:tcW w:w="1481" w:type="pct"/>
            <w:gridSpan w:val="2"/>
          </w:tcPr>
          <w:p w:rsidR="001F22B5" w:rsidP="009E21C0" w:rsidRDefault="001F22B5" w14:paraId="7D7E224B" wp14:textId="77777777">
            <w:r>
              <w:rPr>
                <w:rStyle w:val="BodytextChar"/>
                <w:sz w:val="16"/>
                <w:szCs w:val="18"/>
              </w:rPr>
              <w:t xml:space="preserve">If </w:t>
            </w:r>
            <w:r w:rsidRPr="00111E67">
              <w:rPr>
                <w:rStyle w:val="BodytextChar"/>
                <w:sz w:val="16"/>
                <w:szCs w:val="18"/>
              </w:rPr>
              <w:t>A_LI_SVC_</w:t>
            </w:r>
            <w:r>
              <w:rPr>
                <w:rStyle w:val="BodytextChar"/>
                <w:sz w:val="16"/>
                <w:szCs w:val="18"/>
              </w:rPr>
              <w:t>TY</w:t>
            </w:r>
            <w:r w:rsidRPr="00111E67">
              <w:rPr>
                <w:rStyle w:val="BodytextChar"/>
                <w:sz w:val="16"/>
                <w:szCs w:val="18"/>
              </w:rPr>
              <w:t>_CD</w:t>
            </w:r>
            <w:r>
              <w:rPr>
                <w:rStyle w:val="BodytextChar"/>
                <w:sz w:val="16"/>
                <w:szCs w:val="18"/>
              </w:rPr>
              <w:t xml:space="preserve"> value is 3 or 4 then do not populate the value column</w:t>
            </w:r>
          </w:p>
        </w:tc>
      </w:tr>
      <w:tr xmlns:wp14="http://schemas.microsoft.com/office/word/2010/wordml" w:rsidRPr="003F4256" w:rsidR="001F22B5" w:rsidTr="009E21C0" w14:paraId="221163D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Pr="00EA7F2C" w:rsidR="001F22B5" w:rsidP="009E21C0" w:rsidRDefault="001F22B5" w14:paraId="61D7F04A" wp14:textId="77777777">
            <w:pPr>
              <w:rPr>
                <w:rStyle w:val="BodytextChar"/>
                <w:rFonts w:cs="Arial"/>
                <w:sz w:val="16"/>
                <w:szCs w:val="18"/>
              </w:rPr>
            </w:pPr>
            <w:r w:rsidRPr="007D2811">
              <w:rPr>
                <w:rStyle w:val="BodytextChar"/>
                <w:rFonts w:cs="Arial"/>
                <w:sz w:val="16"/>
                <w:szCs w:val="18"/>
              </w:rPr>
              <w:t>Column</w:t>
            </w:r>
          </w:p>
        </w:tc>
        <w:tc>
          <w:tcPr>
            <w:tcW w:w="424" w:type="pct"/>
            <w:gridSpan w:val="2"/>
            <w:vAlign w:val="center"/>
          </w:tcPr>
          <w:p w:rsidRPr="00826E86" w:rsidR="001F22B5" w:rsidP="009E21C0" w:rsidRDefault="001F22B5" w14:paraId="40FF7D60" wp14:textId="77777777">
            <w:pPr>
              <w:spacing w:before="40" w:after="40"/>
              <w:rPr>
                <w:rStyle w:val="BodytextChar"/>
                <w:rFonts w:cs="Arial"/>
                <w:sz w:val="16"/>
                <w:szCs w:val="18"/>
              </w:rPr>
            </w:pPr>
            <w:r w:rsidRPr="00C2078A">
              <w:rPr>
                <w:rStyle w:val="BodytextChar"/>
                <w:rFonts w:cs="Arial"/>
                <w:sz w:val="16"/>
                <w:szCs w:val="18"/>
              </w:rPr>
              <w:t>SA Proc Mod 1st Cd</w:t>
            </w:r>
          </w:p>
        </w:tc>
        <w:tc>
          <w:tcPr>
            <w:tcW w:w="644" w:type="pct"/>
            <w:gridSpan w:val="3"/>
          </w:tcPr>
          <w:p w:rsidR="001F22B5" w:rsidP="009E21C0" w:rsidRDefault="001F22B5" w14:paraId="685A037E" wp14:textId="77777777">
            <w:pPr>
              <w:rPr>
                <w:rStyle w:val="BodytextChar"/>
                <w:sz w:val="16"/>
                <w:szCs w:val="18"/>
              </w:rPr>
            </w:pPr>
            <w:r>
              <w:rPr>
                <w:rStyle w:val="BodytextChar"/>
                <w:sz w:val="16"/>
                <w:szCs w:val="18"/>
              </w:rPr>
              <w:t>This field is the first modifier.</w:t>
            </w:r>
          </w:p>
        </w:tc>
        <w:tc>
          <w:tcPr>
            <w:tcW w:w="1157" w:type="pct"/>
            <w:gridSpan w:val="4"/>
          </w:tcPr>
          <w:p w:rsidRPr="000F3194" w:rsidR="001F22B5" w:rsidP="009E21C0" w:rsidRDefault="001F22B5" w14:paraId="56CDCB1F" wp14:textId="77777777">
            <w:pPr>
              <w:rPr>
                <w:rStyle w:val="BodytextChar"/>
                <w:rFonts w:cs="Arial"/>
                <w:sz w:val="16"/>
                <w:szCs w:val="18"/>
              </w:rPr>
            </w:pPr>
            <w:r>
              <w:rPr>
                <w:rStyle w:val="BodytextChar"/>
                <w:rFonts w:cs="Arial"/>
                <w:sz w:val="16"/>
                <w:szCs w:val="18"/>
              </w:rPr>
              <w:t>A_DTL_TB</w:t>
            </w:r>
          </w:p>
        </w:tc>
        <w:tc>
          <w:tcPr>
            <w:tcW w:w="844" w:type="pct"/>
            <w:gridSpan w:val="3"/>
          </w:tcPr>
          <w:p w:rsidRPr="00111E67" w:rsidR="001F22B5" w:rsidP="009E21C0" w:rsidRDefault="001F22B5" w14:paraId="5FBD1158" wp14:textId="77777777">
            <w:pPr>
              <w:rPr>
                <w:rStyle w:val="BodytextChar"/>
                <w:sz w:val="16"/>
                <w:szCs w:val="18"/>
              </w:rPr>
            </w:pPr>
            <w:r w:rsidRPr="00156FFB">
              <w:rPr>
                <w:rStyle w:val="BodytextChar"/>
                <w:sz w:val="16"/>
                <w:szCs w:val="18"/>
              </w:rPr>
              <w:t>A_PROC_MOD_1ST_CD</w:t>
            </w:r>
          </w:p>
        </w:tc>
        <w:tc>
          <w:tcPr>
            <w:tcW w:w="1481" w:type="pct"/>
            <w:gridSpan w:val="2"/>
          </w:tcPr>
          <w:p w:rsidR="001F22B5" w:rsidP="009E21C0" w:rsidRDefault="001F22B5" w14:paraId="240B1F64" wp14:textId="77777777">
            <w:pPr>
              <w:rPr>
                <w:rStyle w:val="BodytextChar"/>
                <w:sz w:val="16"/>
                <w:szCs w:val="18"/>
              </w:rPr>
            </w:pPr>
          </w:p>
        </w:tc>
      </w:tr>
      <w:tr xmlns:wp14="http://schemas.microsoft.com/office/word/2010/wordml" w:rsidRPr="003F4256" w:rsidR="001F22B5" w:rsidTr="009E21C0" w14:paraId="581A57E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Pr="00EA7F2C" w:rsidR="001F22B5" w:rsidP="009E21C0" w:rsidRDefault="001F22B5" w14:paraId="0FBBB707" wp14:textId="77777777">
            <w:pPr>
              <w:rPr>
                <w:rStyle w:val="BodytextChar"/>
                <w:rFonts w:cs="Arial"/>
                <w:sz w:val="16"/>
                <w:szCs w:val="18"/>
              </w:rPr>
            </w:pPr>
            <w:r w:rsidRPr="007D2811">
              <w:rPr>
                <w:rStyle w:val="BodytextChar"/>
                <w:rFonts w:cs="Arial"/>
                <w:sz w:val="16"/>
                <w:szCs w:val="18"/>
              </w:rPr>
              <w:t>Column</w:t>
            </w:r>
          </w:p>
        </w:tc>
        <w:tc>
          <w:tcPr>
            <w:tcW w:w="424" w:type="pct"/>
            <w:gridSpan w:val="2"/>
            <w:vAlign w:val="center"/>
          </w:tcPr>
          <w:p w:rsidRPr="00826E86" w:rsidR="001F22B5" w:rsidP="009E21C0" w:rsidRDefault="001F22B5" w14:paraId="6ED1F742" wp14:textId="77777777">
            <w:pPr>
              <w:spacing w:before="40" w:after="40"/>
              <w:rPr>
                <w:rStyle w:val="BodytextChar"/>
                <w:rFonts w:cs="Arial"/>
                <w:sz w:val="16"/>
                <w:szCs w:val="18"/>
              </w:rPr>
            </w:pPr>
            <w:r w:rsidRPr="00C2078A">
              <w:rPr>
                <w:rStyle w:val="BodytextChar"/>
                <w:rFonts w:cs="Arial"/>
                <w:sz w:val="16"/>
                <w:szCs w:val="18"/>
              </w:rPr>
              <w:t>SA Proc Mod 2nd Cd</w:t>
            </w:r>
          </w:p>
        </w:tc>
        <w:tc>
          <w:tcPr>
            <w:tcW w:w="644" w:type="pct"/>
            <w:gridSpan w:val="3"/>
          </w:tcPr>
          <w:p w:rsidR="001F22B5" w:rsidP="009E21C0" w:rsidRDefault="001F22B5" w14:paraId="6045334D" wp14:textId="77777777">
            <w:pPr>
              <w:rPr>
                <w:rStyle w:val="BodytextChar"/>
                <w:sz w:val="16"/>
                <w:szCs w:val="18"/>
              </w:rPr>
            </w:pPr>
            <w:r>
              <w:rPr>
                <w:rStyle w:val="BodytextChar"/>
                <w:sz w:val="16"/>
                <w:szCs w:val="18"/>
              </w:rPr>
              <w:t>This field is the second modifier.</w:t>
            </w:r>
          </w:p>
        </w:tc>
        <w:tc>
          <w:tcPr>
            <w:tcW w:w="1157" w:type="pct"/>
            <w:gridSpan w:val="4"/>
          </w:tcPr>
          <w:p w:rsidRPr="000F3194" w:rsidR="001F22B5" w:rsidP="009E21C0" w:rsidRDefault="001F22B5" w14:paraId="1E38876E" wp14:textId="77777777">
            <w:pPr>
              <w:rPr>
                <w:rStyle w:val="BodytextChar"/>
                <w:rFonts w:cs="Arial"/>
                <w:sz w:val="16"/>
                <w:szCs w:val="18"/>
              </w:rPr>
            </w:pPr>
            <w:r w:rsidRPr="00C96C5B">
              <w:rPr>
                <w:rStyle w:val="BodytextChar"/>
                <w:rFonts w:cs="Arial"/>
                <w:sz w:val="16"/>
                <w:szCs w:val="18"/>
              </w:rPr>
              <w:t>A_DTL_TB</w:t>
            </w:r>
          </w:p>
        </w:tc>
        <w:tc>
          <w:tcPr>
            <w:tcW w:w="844" w:type="pct"/>
            <w:gridSpan w:val="3"/>
          </w:tcPr>
          <w:p w:rsidRPr="00111E67" w:rsidR="001F22B5" w:rsidP="009E21C0" w:rsidRDefault="001F22B5" w14:paraId="2D269C58" wp14:textId="77777777">
            <w:pPr>
              <w:rPr>
                <w:rStyle w:val="BodytextChar"/>
                <w:sz w:val="16"/>
                <w:szCs w:val="18"/>
              </w:rPr>
            </w:pPr>
            <w:r w:rsidRPr="00156FFB">
              <w:rPr>
                <w:rStyle w:val="BodytextChar"/>
                <w:sz w:val="16"/>
                <w:szCs w:val="18"/>
              </w:rPr>
              <w:t>A_PROC_MOD_2ND_CD</w:t>
            </w:r>
          </w:p>
        </w:tc>
        <w:tc>
          <w:tcPr>
            <w:tcW w:w="1481" w:type="pct"/>
            <w:gridSpan w:val="2"/>
          </w:tcPr>
          <w:p w:rsidR="001F22B5" w:rsidP="009E21C0" w:rsidRDefault="001F22B5" w14:paraId="3F3949D5" wp14:textId="77777777">
            <w:pPr>
              <w:rPr>
                <w:rStyle w:val="BodytextChar"/>
                <w:sz w:val="16"/>
                <w:szCs w:val="18"/>
              </w:rPr>
            </w:pPr>
          </w:p>
        </w:tc>
      </w:tr>
      <w:tr xmlns:wp14="http://schemas.microsoft.com/office/word/2010/wordml" w:rsidRPr="003F4256" w:rsidR="001F22B5" w:rsidTr="009E21C0" w14:paraId="0A5243A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Pr="00EA7F2C" w:rsidR="001F22B5" w:rsidP="009E21C0" w:rsidRDefault="001F22B5" w14:paraId="141AAFC9" wp14:textId="77777777">
            <w:pPr>
              <w:rPr>
                <w:rStyle w:val="BodytextChar"/>
                <w:rFonts w:cs="Arial"/>
                <w:sz w:val="16"/>
                <w:szCs w:val="18"/>
              </w:rPr>
            </w:pPr>
            <w:r w:rsidRPr="007D2811">
              <w:rPr>
                <w:rStyle w:val="BodytextChar"/>
                <w:rFonts w:cs="Arial"/>
                <w:sz w:val="16"/>
                <w:szCs w:val="18"/>
              </w:rPr>
              <w:t>Column</w:t>
            </w:r>
          </w:p>
        </w:tc>
        <w:tc>
          <w:tcPr>
            <w:tcW w:w="424" w:type="pct"/>
            <w:gridSpan w:val="2"/>
            <w:vAlign w:val="center"/>
          </w:tcPr>
          <w:p w:rsidRPr="00826E86" w:rsidR="001F22B5" w:rsidP="009E21C0" w:rsidRDefault="001F22B5" w14:paraId="543237E2" wp14:textId="77777777">
            <w:pPr>
              <w:spacing w:before="40" w:after="40"/>
              <w:rPr>
                <w:rStyle w:val="BodytextChar"/>
                <w:rFonts w:cs="Arial"/>
                <w:sz w:val="16"/>
                <w:szCs w:val="18"/>
              </w:rPr>
            </w:pPr>
            <w:r w:rsidRPr="00C2078A">
              <w:rPr>
                <w:rStyle w:val="BodytextChar"/>
                <w:rFonts w:cs="Arial"/>
                <w:sz w:val="16"/>
                <w:szCs w:val="18"/>
              </w:rPr>
              <w:t>SA Proc Mod 3rd Cd</w:t>
            </w:r>
          </w:p>
        </w:tc>
        <w:tc>
          <w:tcPr>
            <w:tcW w:w="644" w:type="pct"/>
            <w:gridSpan w:val="3"/>
          </w:tcPr>
          <w:p w:rsidR="001F22B5" w:rsidP="009E21C0" w:rsidRDefault="001F22B5" w14:paraId="5E262F0D" wp14:textId="77777777">
            <w:pPr>
              <w:rPr>
                <w:rStyle w:val="BodytextChar"/>
                <w:sz w:val="16"/>
                <w:szCs w:val="18"/>
              </w:rPr>
            </w:pPr>
            <w:r>
              <w:rPr>
                <w:rStyle w:val="BodytextChar"/>
                <w:sz w:val="16"/>
                <w:szCs w:val="18"/>
              </w:rPr>
              <w:t>This field is the third modifier.</w:t>
            </w:r>
          </w:p>
        </w:tc>
        <w:tc>
          <w:tcPr>
            <w:tcW w:w="1157" w:type="pct"/>
            <w:gridSpan w:val="4"/>
          </w:tcPr>
          <w:p w:rsidRPr="000F3194" w:rsidR="001F22B5" w:rsidP="009E21C0" w:rsidRDefault="001F22B5" w14:paraId="4E514124" wp14:textId="77777777">
            <w:pPr>
              <w:rPr>
                <w:rStyle w:val="BodytextChar"/>
                <w:rFonts w:cs="Arial"/>
                <w:sz w:val="16"/>
                <w:szCs w:val="18"/>
              </w:rPr>
            </w:pPr>
            <w:r w:rsidRPr="00C96C5B">
              <w:rPr>
                <w:rStyle w:val="BodytextChar"/>
                <w:rFonts w:cs="Arial"/>
                <w:sz w:val="16"/>
                <w:szCs w:val="18"/>
              </w:rPr>
              <w:t>A_DTL_TB</w:t>
            </w:r>
          </w:p>
        </w:tc>
        <w:tc>
          <w:tcPr>
            <w:tcW w:w="844" w:type="pct"/>
            <w:gridSpan w:val="3"/>
          </w:tcPr>
          <w:p w:rsidRPr="00111E67" w:rsidR="001F22B5" w:rsidP="009E21C0" w:rsidRDefault="001F22B5" w14:paraId="2DDDCFE3" wp14:textId="77777777">
            <w:pPr>
              <w:rPr>
                <w:rStyle w:val="BodytextChar"/>
                <w:sz w:val="16"/>
                <w:szCs w:val="18"/>
              </w:rPr>
            </w:pPr>
            <w:r w:rsidRPr="00156FFB">
              <w:rPr>
                <w:rStyle w:val="BodytextChar"/>
                <w:sz w:val="16"/>
                <w:szCs w:val="18"/>
              </w:rPr>
              <w:t>A_PROC_MOD_3RD_CD</w:t>
            </w:r>
          </w:p>
        </w:tc>
        <w:tc>
          <w:tcPr>
            <w:tcW w:w="1481" w:type="pct"/>
            <w:gridSpan w:val="2"/>
          </w:tcPr>
          <w:p w:rsidR="001F22B5" w:rsidP="009E21C0" w:rsidRDefault="001F22B5" w14:paraId="5A47C3D0" wp14:textId="77777777">
            <w:pPr>
              <w:rPr>
                <w:rStyle w:val="BodytextChar"/>
                <w:sz w:val="16"/>
                <w:szCs w:val="18"/>
              </w:rPr>
            </w:pPr>
          </w:p>
        </w:tc>
      </w:tr>
      <w:tr xmlns:wp14="http://schemas.microsoft.com/office/word/2010/wordml" w:rsidRPr="003F4256" w:rsidR="001F22B5" w:rsidTr="009E21C0" w14:paraId="72F9618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Pr="00EA7F2C" w:rsidR="001F22B5" w:rsidP="009E21C0" w:rsidRDefault="001F22B5" w14:paraId="401F6E5D" wp14:textId="77777777">
            <w:pPr>
              <w:rPr>
                <w:rStyle w:val="BodytextChar"/>
                <w:rFonts w:cs="Arial"/>
                <w:sz w:val="16"/>
                <w:szCs w:val="18"/>
              </w:rPr>
            </w:pPr>
            <w:r w:rsidRPr="007D2811">
              <w:rPr>
                <w:rStyle w:val="BodytextChar"/>
                <w:rFonts w:cs="Arial"/>
                <w:sz w:val="16"/>
                <w:szCs w:val="18"/>
              </w:rPr>
              <w:t>Column</w:t>
            </w:r>
          </w:p>
        </w:tc>
        <w:tc>
          <w:tcPr>
            <w:tcW w:w="424" w:type="pct"/>
            <w:gridSpan w:val="2"/>
            <w:vAlign w:val="center"/>
          </w:tcPr>
          <w:p w:rsidRPr="00826E86" w:rsidR="001F22B5" w:rsidP="009E21C0" w:rsidRDefault="001F22B5" w14:paraId="50F0B8FE" wp14:textId="77777777">
            <w:pPr>
              <w:spacing w:before="40" w:after="40"/>
              <w:rPr>
                <w:rStyle w:val="BodytextChar"/>
                <w:rFonts w:cs="Arial"/>
                <w:sz w:val="16"/>
                <w:szCs w:val="18"/>
              </w:rPr>
            </w:pPr>
            <w:r w:rsidRPr="00C2078A">
              <w:rPr>
                <w:rStyle w:val="BodytextChar"/>
                <w:rFonts w:cs="Arial"/>
                <w:sz w:val="16"/>
                <w:szCs w:val="18"/>
              </w:rPr>
              <w:t>SA Proc Mod 4th Cd</w:t>
            </w:r>
          </w:p>
        </w:tc>
        <w:tc>
          <w:tcPr>
            <w:tcW w:w="644" w:type="pct"/>
            <w:gridSpan w:val="3"/>
          </w:tcPr>
          <w:p w:rsidR="001F22B5" w:rsidP="009E21C0" w:rsidRDefault="001F22B5" w14:paraId="157EF030" wp14:textId="77777777">
            <w:pPr>
              <w:rPr>
                <w:rStyle w:val="BodytextChar"/>
                <w:sz w:val="16"/>
                <w:szCs w:val="18"/>
              </w:rPr>
            </w:pPr>
            <w:r>
              <w:rPr>
                <w:rStyle w:val="BodytextChar"/>
                <w:sz w:val="16"/>
                <w:szCs w:val="18"/>
              </w:rPr>
              <w:t>This field is the fourth modifier.</w:t>
            </w:r>
          </w:p>
        </w:tc>
        <w:tc>
          <w:tcPr>
            <w:tcW w:w="1157" w:type="pct"/>
            <w:gridSpan w:val="4"/>
          </w:tcPr>
          <w:p w:rsidRPr="000F3194" w:rsidR="001F22B5" w:rsidP="009E21C0" w:rsidRDefault="001F22B5" w14:paraId="1436F132" wp14:textId="77777777">
            <w:pPr>
              <w:rPr>
                <w:rStyle w:val="BodytextChar"/>
                <w:rFonts w:cs="Arial"/>
                <w:sz w:val="16"/>
                <w:szCs w:val="18"/>
              </w:rPr>
            </w:pPr>
            <w:r w:rsidRPr="00C96C5B">
              <w:rPr>
                <w:rStyle w:val="BodytextChar"/>
                <w:rFonts w:cs="Arial"/>
                <w:sz w:val="16"/>
                <w:szCs w:val="18"/>
              </w:rPr>
              <w:t>A_DTL_TB</w:t>
            </w:r>
          </w:p>
        </w:tc>
        <w:tc>
          <w:tcPr>
            <w:tcW w:w="844" w:type="pct"/>
            <w:gridSpan w:val="3"/>
          </w:tcPr>
          <w:p w:rsidRPr="00111E67" w:rsidR="001F22B5" w:rsidP="009E21C0" w:rsidRDefault="001F22B5" w14:paraId="42CC1600" wp14:textId="77777777">
            <w:pPr>
              <w:rPr>
                <w:rStyle w:val="BodytextChar"/>
                <w:sz w:val="16"/>
                <w:szCs w:val="18"/>
              </w:rPr>
            </w:pPr>
            <w:r w:rsidRPr="00156FFB">
              <w:rPr>
                <w:rStyle w:val="BodytextChar"/>
                <w:sz w:val="16"/>
                <w:szCs w:val="18"/>
              </w:rPr>
              <w:t>A_PROC_MOD_4TH_CD</w:t>
            </w:r>
          </w:p>
        </w:tc>
        <w:tc>
          <w:tcPr>
            <w:tcW w:w="1481" w:type="pct"/>
            <w:gridSpan w:val="2"/>
          </w:tcPr>
          <w:p w:rsidR="001F22B5" w:rsidP="009E21C0" w:rsidRDefault="001F22B5" w14:paraId="657E7BF0" wp14:textId="77777777">
            <w:pPr>
              <w:rPr>
                <w:rStyle w:val="BodytextChar"/>
                <w:sz w:val="16"/>
                <w:szCs w:val="18"/>
              </w:rPr>
            </w:pPr>
          </w:p>
        </w:tc>
      </w:tr>
      <w:tr xmlns:wp14="http://schemas.microsoft.com/office/word/2010/wordml" w:rsidRPr="003F4256" w:rsidR="001F22B5" w:rsidTr="009E21C0" w14:paraId="794E2A9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Pr="00EA7F2C" w:rsidR="001F22B5" w:rsidP="009E21C0" w:rsidRDefault="001F22B5" w14:paraId="0E94F6D1" wp14:textId="77777777">
            <w:pPr>
              <w:rPr>
                <w:rStyle w:val="BodytextChar"/>
                <w:rFonts w:cs="Arial"/>
                <w:sz w:val="16"/>
                <w:szCs w:val="18"/>
              </w:rPr>
            </w:pPr>
            <w:r w:rsidRPr="007D2811">
              <w:rPr>
                <w:rStyle w:val="BodytextChar"/>
                <w:rFonts w:cs="Arial"/>
                <w:sz w:val="16"/>
                <w:szCs w:val="18"/>
              </w:rPr>
              <w:t>Column</w:t>
            </w:r>
          </w:p>
        </w:tc>
        <w:tc>
          <w:tcPr>
            <w:tcW w:w="424" w:type="pct"/>
            <w:gridSpan w:val="2"/>
            <w:vAlign w:val="center"/>
          </w:tcPr>
          <w:p w:rsidR="001F22B5" w:rsidP="009E21C0" w:rsidRDefault="001F22B5" w14:paraId="37A9F413" wp14:textId="77777777">
            <w:pPr>
              <w:spacing w:before="40" w:after="40"/>
              <w:rPr>
                <w:rStyle w:val="BodytextChar"/>
                <w:rFonts w:cs="Arial"/>
                <w:sz w:val="16"/>
                <w:szCs w:val="18"/>
              </w:rPr>
            </w:pPr>
          </w:p>
          <w:p w:rsidRPr="00826E86" w:rsidR="001F22B5" w:rsidP="009E21C0" w:rsidRDefault="001F22B5" w14:paraId="3336CCE3" wp14:textId="77777777">
            <w:pPr>
              <w:spacing w:before="40" w:after="40"/>
              <w:rPr>
                <w:rStyle w:val="BodytextChar"/>
                <w:rFonts w:cs="Arial"/>
                <w:sz w:val="16"/>
                <w:szCs w:val="18"/>
              </w:rPr>
            </w:pPr>
            <w:r>
              <w:rPr>
                <w:rStyle w:val="BodytextChar"/>
                <w:rFonts w:cs="Arial"/>
                <w:sz w:val="16"/>
                <w:szCs w:val="18"/>
              </w:rPr>
              <w:t>SA LI Rev Cd</w:t>
            </w:r>
          </w:p>
        </w:tc>
        <w:tc>
          <w:tcPr>
            <w:tcW w:w="644" w:type="pct"/>
            <w:gridSpan w:val="3"/>
          </w:tcPr>
          <w:p w:rsidR="001F22B5" w:rsidP="009E21C0" w:rsidRDefault="001F22B5" w14:paraId="6EEBD3EB" wp14:textId="77777777">
            <w:pPr>
              <w:rPr>
                <w:rStyle w:val="BodytextChar"/>
                <w:sz w:val="16"/>
                <w:szCs w:val="18"/>
              </w:rPr>
            </w:pPr>
            <w:r>
              <w:rPr>
                <w:rStyle w:val="BodytextChar"/>
                <w:sz w:val="16"/>
                <w:szCs w:val="18"/>
              </w:rPr>
              <w:t>This is the Revenue Code</w:t>
            </w:r>
          </w:p>
        </w:tc>
        <w:tc>
          <w:tcPr>
            <w:tcW w:w="1157" w:type="pct"/>
            <w:gridSpan w:val="4"/>
          </w:tcPr>
          <w:p w:rsidR="001F22B5" w:rsidP="009E21C0" w:rsidRDefault="001F22B5" w14:paraId="2BAE518B" wp14:textId="77777777">
            <w:pPr>
              <w:rPr>
                <w:rStyle w:val="BodytextChar"/>
                <w:rFonts w:cs="Arial"/>
                <w:sz w:val="16"/>
                <w:szCs w:val="18"/>
              </w:rPr>
            </w:pPr>
            <w:r>
              <w:rPr>
                <w:rStyle w:val="BodytextChar"/>
                <w:rFonts w:cs="Arial"/>
                <w:sz w:val="16"/>
                <w:szCs w:val="18"/>
              </w:rPr>
              <w:t>A_DTL_TB</w:t>
            </w:r>
          </w:p>
          <w:p w:rsidRPr="000F3194" w:rsidR="001F22B5" w:rsidP="009E21C0" w:rsidRDefault="001F22B5" w14:paraId="186586F9" wp14:textId="77777777">
            <w:pPr>
              <w:rPr>
                <w:rStyle w:val="BodytextChar"/>
                <w:rFonts w:cs="Arial"/>
                <w:sz w:val="16"/>
                <w:szCs w:val="18"/>
              </w:rPr>
            </w:pPr>
            <w:r>
              <w:rPr>
                <w:rStyle w:val="BodytextChar"/>
                <w:rFonts w:cs="Arial"/>
                <w:sz w:val="16"/>
                <w:szCs w:val="18"/>
              </w:rPr>
              <w:t>A_DTL_TB</w:t>
            </w:r>
          </w:p>
        </w:tc>
        <w:tc>
          <w:tcPr>
            <w:tcW w:w="844" w:type="pct"/>
            <w:gridSpan w:val="3"/>
          </w:tcPr>
          <w:p w:rsidR="001F22B5" w:rsidP="009E21C0" w:rsidRDefault="001F22B5" w14:paraId="1036104B" wp14:textId="77777777">
            <w:pPr>
              <w:rPr>
                <w:rStyle w:val="BodytextChar"/>
                <w:sz w:val="16"/>
                <w:szCs w:val="18"/>
              </w:rPr>
            </w:pPr>
            <w:r>
              <w:rPr>
                <w:rStyle w:val="BodytextChar"/>
                <w:sz w:val="16"/>
                <w:szCs w:val="18"/>
              </w:rPr>
              <w:t>A_LI_SVC_FROM_CD</w:t>
            </w:r>
          </w:p>
          <w:p w:rsidRPr="00111E67" w:rsidR="001F22B5" w:rsidP="009E21C0" w:rsidRDefault="001F22B5" w14:paraId="654516F2" wp14:textId="77777777">
            <w:pPr>
              <w:rPr>
                <w:rStyle w:val="BodytextChar"/>
                <w:sz w:val="16"/>
                <w:szCs w:val="18"/>
              </w:rPr>
            </w:pPr>
            <w:r>
              <w:rPr>
                <w:rStyle w:val="BodytextChar"/>
                <w:sz w:val="16"/>
                <w:szCs w:val="18"/>
              </w:rPr>
              <w:t>A_LI_REV_CD</w:t>
            </w:r>
          </w:p>
        </w:tc>
        <w:tc>
          <w:tcPr>
            <w:tcW w:w="1481" w:type="pct"/>
            <w:gridSpan w:val="2"/>
          </w:tcPr>
          <w:p w:rsidR="001F22B5" w:rsidP="009E21C0" w:rsidRDefault="001F22B5" w14:paraId="0189ACF6" wp14:textId="77777777">
            <w:pPr>
              <w:rPr>
                <w:rStyle w:val="BodytextChar"/>
                <w:sz w:val="16"/>
                <w:szCs w:val="18"/>
              </w:rPr>
            </w:pPr>
            <w:r>
              <w:rPr>
                <w:rStyle w:val="BodytextChar"/>
                <w:rFonts w:cs="Arial"/>
                <w:sz w:val="16"/>
                <w:szCs w:val="18"/>
              </w:rPr>
              <w:t xml:space="preserve">If </w:t>
            </w:r>
            <w:r>
              <w:rPr>
                <w:rStyle w:val="BodytextChar"/>
                <w:sz w:val="16"/>
                <w:szCs w:val="18"/>
              </w:rPr>
              <w:t>A_LI_SVC_TY_CD is 3 or 4 then it should be populated from A_LI_SVC_FROM_CD else it should be populated from the A_LI_REV_CD</w:t>
            </w:r>
          </w:p>
          <w:p w:rsidR="001F22B5" w:rsidP="009E21C0" w:rsidRDefault="001F22B5" w14:paraId="175899BB" wp14:textId="77777777">
            <w:pPr>
              <w:rPr>
                <w:rStyle w:val="BodytextChar"/>
                <w:sz w:val="16"/>
                <w:szCs w:val="18"/>
              </w:rPr>
            </w:pPr>
          </w:p>
        </w:tc>
      </w:tr>
      <w:tr xmlns:wp14="http://schemas.microsoft.com/office/word/2010/wordml" w:rsidRPr="003F4256" w:rsidR="001F22B5" w:rsidTr="009E21C0" w14:paraId="1B7C4C4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001F22B5" w:rsidP="009E21C0" w:rsidRDefault="001F22B5" w14:paraId="6ECC7640" wp14:textId="77777777">
            <w:r w:rsidRPr="00EA7F2C">
              <w:rPr>
                <w:rStyle w:val="BodytextChar"/>
                <w:rFonts w:cs="Arial"/>
                <w:sz w:val="16"/>
                <w:szCs w:val="18"/>
              </w:rPr>
              <w:t>Column</w:t>
            </w:r>
          </w:p>
        </w:tc>
        <w:tc>
          <w:tcPr>
            <w:tcW w:w="424" w:type="pct"/>
            <w:gridSpan w:val="2"/>
            <w:vAlign w:val="center"/>
          </w:tcPr>
          <w:p w:rsidRPr="00826E86" w:rsidR="001F22B5" w:rsidP="009E21C0" w:rsidRDefault="001F22B5" w14:paraId="6F4E01CB" wp14:textId="77777777">
            <w:pPr>
              <w:spacing w:before="40" w:after="40"/>
              <w:jc w:val="left"/>
              <w:rPr>
                <w:rStyle w:val="BodytextChar"/>
                <w:rFonts w:cs="Arial"/>
                <w:sz w:val="16"/>
                <w:szCs w:val="18"/>
              </w:rPr>
            </w:pPr>
            <w:r>
              <w:rPr>
                <w:rStyle w:val="BodytextChar"/>
                <w:rFonts w:cs="Arial"/>
                <w:sz w:val="16"/>
                <w:szCs w:val="18"/>
              </w:rPr>
              <w:t>SA LI App Amt</w:t>
            </w:r>
          </w:p>
        </w:tc>
        <w:tc>
          <w:tcPr>
            <w:tcW w:w="644" w:type="pct"/>
            <w:gridSpan w:val="3"/>
          </w:tcPr>
          <w:p w:rsidR="001F22B5" w:rsidP="009E21C0" w:rsidRDefault="001F22B5" w14:paraId="28323973" wp14:textId="77777777">
            <w:r>
              <w:rPr>
                <w:rStyle w:val="BodytextChar"/>
                <w:sz w:val="16"/>
                <w:szCs w:val="18"/>
              </w:rPr>
              <w:t>This field displays the approved amount.</w:t>
            </w:r>
          </w:p>
        </w:tc>
        <w:tc>
          <w:tcPr>
            <w:tcW w:w="1157" w:type="pct"/>
            <w:gridSpan w:val="4"/>
          </w:tcPr>
          <w:p w:rsidR="001F22B5" w:rsidP="009E21C0" w:rsidRDefault="001F22B5" w14:paraId="0FC68197" wp14:textId="77777777">
            <w:r w:rsidRPr="000F3194">
              <w:rPr>
                <w:rStyle w:val="BodytextChar"/>
                <w:rFonts w:cs="Arial"/>
                <w:sz w:val="16"/>
                <w:szCs w:val="18"/>
              </w:rPr>
              <w:t>A_DTL_TB</w:t>
            </w:r>
          </w:p>
        </w:tc>
        <w:tc>
          <w:tcPr>
            <w:tcW w:w="844" w:type="pct"/>
            <w:gridSpan w:val="3"/>
          </w:tcPr>
          <w:p w:rsidR="001F22B5" w:rsidP="009E21C0" w:rsidRDefault="001F22B5" w14:paraId="0AC1B1B2" wp14:textId="77777777">
            <w:r w:rsidRPr="00111E67">
              <w:rPr>
                <w:rStyle w:val="BodytextChar"/>
                <w:sz w:val="16"/>
                <w:szCs w:val="18"/>
              </w:rPr>
              <w:t>A_LI_APP_AMT</w:t>
            </w:r>
          </w:p>
        </w:tc>
        <w:tc>
          <w:tcPr>
            <w:tcW w:w="1481" w:type="pct"/>
            <w:gridSpan w:val="2"/>
          </w:tcPr>
          <w:p w:rsidR="001F22B5" w:rsidP="009E21C0" w:rsidRDefault="001F22B5" w14:paraId="63A420E6" wp14:textId="77777777">
            <w:r>
              <w:rPr>
                <w:rStyle w:val="BodytextChar"/>
                <w:sz w:val="16"/>
                <w:szCs w:val="18"/>
              </w:rPr>
              <w:t xml:space="preserve"> </w:t>
            </w:r>
          </w:p>
        </w:tc>
      </w:tr>
      <w:tr xmlns:wp14="http://schemas.microsoft.com/office/word/2010/wordml" w:rsidRPr="003F4256" w:rsidR="001F22B5" w:rsidTr="009E21C0" w14:paraId="6BF0A18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001F22B5" w:rsidP="009E21C0" w:rsidRDefault="001F22B5" w14:paraId="715BFAFC" wp14:textId="77777777">
            <w:r w:rsidRPr="00EA7F2C">
              <w:rPr>
                <w:rStyle w:val="BodytextChar"/>
                <w:rFonts w:cs="Arial"/>
                <w:sz w:val="16"/>
                <w:szCs w:val="18"/>
              </w:rPr>
              <w:t>Column</w:t>
            </w:r>
          </w:p>
        </w:tc>
        <w:tc>
          <w:tcPr>
            <w:tcW w:w="424" w:type="pct"/>
            <w:gridSpan w:val="2"/>
            <w:vAlign w:val="center"/>
          </w:tcPr>
          <w:p w:rsidRPr="00826E86" w:rsidR="001F22B5" w:rsidP="009E21C0" w:rsidRDefault="001F22B5" w14:paraId="4379CFB0" wp14:textId="77777777">
            <w:pPr>
              <w:spacing w:before="40" w:after="40"/>
              <w:jc w:val="left"/>
              <w:rPr>
                <w:rStyle w:val="BodytextChar"/>
                <w:rFonts w:cs="Arial"/>
                <w:sz w:val="16"/>
                <w:szCs w:val="18"/>
              </w:rPr>
            </w:pPr>
            <w:r>
              <w:rPr>
                <w:rStyle w:val="BodytextChar"/>
                <w:rFonts w:cs="Arial"/>
                <w:sz w:val="16"/>
                <w:szCs w:val="18"/>
              </w:rPr>
              <w:t>SA LI App Unit Amt</w:t>
            </w:r>
          </w:p>
        </w:tc>
        <w:tc>
          <w:tcPr>
            <w:tcW w:w="644" w:type="pct"/>
            <w:gridSpan w:val="3"/>
          </w:tcPr>
          <w:p w:rsidR="001F22B5" w:rsidP="009E21C0" w:rsidRDefault="001F22B5" w14:paraId="712C0C28" wp14:textId="77777777">
            <w:r>
              <w:rPr>
                <w:rStyle w:val="BodytextChar"/>
                <w:sz w:val="16"/>
                <w:szCs w:val="18"/>
              </w:rPr>
              <w:t>This field displays the approved units.</w:t>
            </w:r>
          </w:p>
        </w:tc>
        <w:tc>
          <w:tcPr>
            <w:tcW w:w="1157" w:type="pct"/>
            <w:gridSpan w:val="4"/>
          </w:tcPr>
          <w:p w:rsidR="001F22B5" w:rsidP="009E21C0" w:rsidRDefault="001F22B5" w14:paraId="358D5FBD" wp14:textId="77777777">
            <w:r w:rsidRPr="000F3194">
              <w:rPr>
                <w:rStyle w:val="BodytextChar"/>
                <w:rFonts w:cs="Arial"/>
                <w:sz w:val="16"/>
                <w:szCs w:val="18"/>
              </w:rPr>
              <w:t>A_DTL_TB</w:t>
            </w:r>
          </w:p>
        </w:tc>
        <w:tc>
          <w:tcPr>
            <w:tcW w:w="844" w:type="pct"/>
            <w:gridSpan w:val="3"/>
          </w:tcPr>
          <w:p w:rsidR="001F22B5" w:rsidP="009E21C0" w:rsidRDefault="001F22B5" w14:paraId="51B2EB60" wp14:textId="77777777">
            <w:r w:rsidRPr="00111E67">
              <w:rPr>
                <w:rStyle w:val="BodytextChar"/>
                <w:sz w:val="16"/>
                <w:szCs w:val="18"/>
              </w:rPr>
              <w:t>A_LI_APP_UNIT_AMT</w:t>
            </w:r>
          </w:p>
        </w:tc>
        <w:tc>
          <w:tcPr>
            <w:tcW w:w="1481" w:type="pct"/>
            <w:gridSpan w:val="2"/>
          </w:tcPr>
          <w:p w:rsidR="001F22B5" w:rsidP="009E21C0" w:rsidRDefault="001F22B5" w14:paraId="028EB558" wp14:textId="77777777">
            <w:r>
              <w:rPr>
                <w:rStyle w:val="BodytextChar"/>
                <w:sz w:val="16"/>
                <w:szCs w:val="18"/>
              </w:rPr>
              <w:t xml:space="preserve"> </w:t>
            </w:r>
          </w:p>
        </w:tc>
      </w:tr>
      <w:tr xmlns:wp14="http://schemas.microsoft.com/office/word/2010/wordml" w:rsidRPr="003F4256" w:rsidR="001F22B5" w:rsidTr="009E21C0" w14:paraId="32605B6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001F22B5" w:rsidP="009E21C0" w:rsidRDefault="001F22B5" w14:paraId="76AB8229" wp14:textId="77777777">
            <w:r w:rsidRPr="00EA7F2C">
              <w:rPr>
                <w:rStyle w:val="BodytextChar"/>
                <w:rFonts w:cs="Arial"/>
                <w:sz w:val="16"/>
                <w:szCs w:val="18"/>
              </w:rPr>
              <w:t>Column</w:t>
            </w:r>
          </w:p>
        </w:tc>
        <w:tc>
          <w:tcPr>
            <w:tcW w:w="424" w:type="pct"/>
            <w:gridSpan w:val="2"/>
            <w:vAlign w:val="center"/>
          </w:tcPr>
          <w:p w:rsidRPr="00826E86" w:rsidR="001F22B5" w:rsidP="009E21C0" w:rsidRDefault="001F22B5" w14:paraId="26903E4D" wp14:textId="77777777">
            <w:pPr>
              <w:spacing w:before="40" w:after="40"/>
              <w:jc w:val="left"/>
              <w:rPr>
                <w:rStyle w:val="BodytextChar"/>
                <w:rFonts w:cs="Arial"/>
                <w:sz w:val="16"/>
                <w:szCs w:val="18"/>
              </w:rPr>
            </w:pPr>
            <w:r>
              <w:rPr>
                <w:rStyle w:val="BodytextChar"/>
                <w:rFonts w:cs="Arial"/>
                <w:sz w:val="16"/>
                <w:szCs w:val="18"/>
              </w:rPr>
              <w:t>SA LI Used Amt</w:t>
            </w:r>
          </w:p>
        </w:tc>
        <w:tc>
          <w:tcPr>
            <w:tcW w:w="644" w:type="pct"/>
            <w:gridSpan w:val="3"/>
          </w:tcPr>
          <w:p w:rsidR="001F22B5" w:rsidP="009E21C0" w:rsidRDefault="001F22B5" w14:paraId="50876FB8" wp14:textId="77777777">
            <w:r>
              <w:rPr>
                <w:rStyle w:val="BodytextChar"/>
                <w:sz w:val="16"/>
                <w:szCs w:val="18"/>
              </w:rPr>
              <w:t>This field displays the approved amount that claims has used to date.</w:t>
            </w:r>
          </w:p>
        </w:tc>
        <w:tc>
          <w:tcPr>
            <w:tcW w:w="1157" w:type="pct"/>
            <w:gridSpan w:val="4"/>
          </w:tcPr>
          <w:p w:rsidR="001F22B5" w:rsidP="009E21C0" w:rsidRDefault="001F22B5" w14:paraId="1CEAFB6E" wp14:textId="77777777">
            <w:r w:rsidRPr="000F3194">
              <w:rPr>
                <w:rStyle w:val="BodytextChar"/>
                <w:rFonts w:cs="Arial"/>
                <w:sz w:val="16"/>
                <w:szCs w:val="18"/>
              </w:rPr>
              <w:t>A_DTL_TB</w:t>
            </w:r>
          </w:p>
        </w:tc>
        <w:tc>
          <w:tcPr>
            <w:tcW w:w="844" w:type="pct"/>
            <w:gridSpan w:val="3"/>
          </w:tcPr>
          <w:p w:rsidR="001F22B5" w:rsidP="009E21C0" w:rsidRDefault="001F22B5" w14:paraId="5CA27EDE" wp14:textId="77777777">
            <w:r w:rsidRPr="00111E67">
              <w:rPr>
                <w:rStyle w:val="BodytextChar"/>
                <w:sz w:val="16"/>
                <w:szCs w:val="18"/>
              </w:rPr>
              <w:t>A_LI_USED_AMT</w:t>
            </w:r>
          </w:p>
        </w:tc>
        <w:tc>
          <w:tcPr>
            <w:tcW w:w="1481" w:type="pct"/>
            <w:gridSpan w:val="2"/>
          </w:tcPr>
          <w:p w:rsidR="001F22B5" w:rsidP="009E21C0" w:rsidRDefault="001F22B5" w14:paraId="70EEB161" wp14:textId="77777777"/>
        </w:tc>
      </w:tr>
      <w:tr xmlns:wp14="http://schemas.microsoft.com/office/word/2010/wordml" w:rsidRPr="003F4256" w:rsidR="001F22B5" w:rsidTr="009E21C0" w14:paraId="564F36E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001F22B5" w:rsidP="009E21C0" w:rsidRDefault="001F22B5" w14:paraId="60F68B79" wp14:textId="77777777">
            <w:r w:rsidRPr="00EA7F2C">
              <w:rPr>
                <w:rStyle w:val="BodytextChar"/>
                <w:rFonts w:cs="Arial"/>
                <w:sz w:val="16"/>
                <w:szCs w:val="18"/>
              </w:rPr>
              <w:t>Column</w:t>
            </w:r>
          </w:p>
        </w:tc>
        <w:tc>
          <w:tcPr>
            <w:tcW w:w="424" w:type="pct"/>
            <w:gridSpan w:val="2"/>
            <w:vAlign w:val="center"/>
          </w:tcPr>
          <w:p w:rsidRPr="00826E86" w:rsidR="001F22B5" w:rsidP="009E21C0" w:rsidRDefault="001F22B5" w14:paraId="7BA0B1F1" wp14:textId="77777777">
            <w:pPr>
              <w:spacing w:before="40" w:after="40"/>
              <w:jc w:val="left"/>
              <w:rPr>
                <w:rStyle w:val="BodytextChar"/>
                <w:rFonts w:cs="Arial"/>
                <w:sz w:val="16"/>
                <w:szCs w:val="18"/>
              </w:rPr>
            </w:pPr>
            <w:r>
              <w:rPr>
                <w:rStyle w:val="BodytextChar"/>
                <w:rFonts w:cs="Arial"/>
                <w:sz w:val="16"/>
                <w:szCs w:val="18"/>
              </w:rPr>
              <w:t>SA LI Used Unit Amt</w:t>
            </w:r>
          </w:p>
        </w:tc>
        <w:tc>
          <w:tcPr>
            <w:tcW w:w="644" w:type="pct"/>
            <w:gridSpan w:val="3"/>
          </w:tcPr>
          <w:p w:rsidR="001F22B5" w:rsidP="009E21C0" w:rsidRDefault="001F22B5" w14:paraId="05DF8B34" wp14:textId="77777777">
            <w:r>
              <w:rPr>
                <w:rStyle w:val="BodytextChar"/>
                <w:sz w:val="16"/>
                <w:szCs w:val="18"/>
              </w:rPr>
              <w:t>This field displays the approved units that claims has used to date.</w:t>
            </w:r>
          </w:p>
        </w:tc>
        <w:tc>
          <w:tcPr>
            <w:tcW w:w="1157" w:type="pct"/>
            <w:gridSpan w:val="4"/>
          </w:tcPr>
          <w:p w:rsidR="001F22B5" w:rsidP="009E21C0" w:rsidRDefault="001F22B5" w14:paraId="1BD4EC82" wp14:textId="77777777">
            <w:r w:rsidRPr="000F3194">
              <w:rPr>
                <w:rStyle w:val="BodytextChar"/>
                <w:rFonts w:cs="Arial"/>
                <w:sz w:val="16"/>
                <w:szCs w:val="18"/>
              </w:rPr>
              <w:t>A_DTL_TB</w:t>
            </w:r>
          </w:p>
        </w:tc>
        <w:tc>
          <w:tcPr>
            <w:tcW w:w="844" w:type="pct"/>
            <w:gridSpan w:val="3"/>
          </w:tcPr>
          <w:p w:rsidRPr="00111E67" w:rsidR="001F22B5" w:rsidP="009E21C0" w:rsidRDefault="001F22B5" w14:paraId="5F732EA3" wp14:textId="77777777">
            <w:pPr>
              <w:rPr>
                <w:rStyle w:val="BodytextChar"/>
                <w:sz w:val="16"/>
                <w:szCs w:val="18"/>
              </w:rPr>
            </w:pPr>
            <w:r w:rsidRPr="00111E67">
              <w:rPr>
                <w:rStyle w:val="BodytextChar"/>
                <w:sz w:val="16"/>
                <w:szCs w:val="18"/>
              </w:rPr>
              <w:t>A_LI_USED_UNIT_AMT</w:t>
            </w:r>
          </w:p>
          <w:p w:rsidR="001F22B5" w:rsidP="009E21C0" w:rsidRDefault="001F22B5" w14:paraId="0EA38BF6" wp14:textId="77777777"/>
        </w:tc>
        <w:tc>
          <w:tcPr>
            <w:tcW w:w="1481" w:type="pct"/>
            <w:gridSpan w:val="2"/>
          </w:tcPr>
          <w:p w:rsidR="001F22B5" w:rsidP="009E21C0" w:rsidRDefault="001F22B5" w14:paraId="65C13BEE" wp14:textId="77777777"/>
        </w:tc>
      </w:tr>
      <w:tr xmlns:wp14="http://schemas.microsoft.com/office/word/2010/wordml" w:rsidRPr="003F4256" w:rsidR="001F22B5" w:rsidTr="009E21C0" w14:paraId="45A6C4C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001F22B5" w:rsidP="009E21C0" w:rsidRDefault="001F22B5" w14:paraId="1C302FDD" wp14:textId="77777777">
            <w:r w:rsidRPr="00EA7F2C">
              <w:rPr>
                <w:rStyle w:val="BodytextChar"/>
                <w:rFonts w:cs="Arial"/>
                <w:sz w:val="16"/>
                <w:szCs w:val="18"/>
              </w:rPr>
              <w:t>Column</w:t>
            </w:r>
          </w:p>
        </w:tc>
        <w:tc>
          <w:tcPr>
            <w:tcW w:w="424" w:type="pct"/>
            <w:gridSpan w:val="2"/>
            <w:vAlign w:val="center"/>
          </w:tcPr>
          <w:p w:rsidRPr="00826E86" w:rsidR="001F22B5" w:rsidP="009E21C0" w:rsidRDefault="001F22B5" w14:paraId="113AE1B2" wp14:textId="77777777">
            <w:pPr>
              <w:spacing w:before="40" w:after="40"/>
              <w:jc w:val="left"/>
              <w:rPr>
                <w:rStyle w:val="BodytextChar"/>
                <w:rFonts w:cs="Arial"/>
                <w:sz w:val="16"/>
                <w:szCs w:val="18"/>
              </w:rPr>
            </w:pPr>
            <w:r w:rsidRPr="00826E86">
              <w:rPr>
                <w:rStyle w:val="BodytextChar"/>
                <w:rFonts w:cs="Arial"/>
                <w:sz w:val="16"/>
                <w:szCs w:val="18"/>
              </w:rPr>
              <w:t>Remaining</w:t>
            </w:r>
          </w:p>
          <w:p w:rsidRPr="00826E86" w:rsidR="001F22B5" w:rsidP="009E21C0" w:rsidRDefault="001F22B5" w14:paraId="59D1FB61" wp14:textId="77777777">
            <w:pPr>
              <w:spacing w:before="40" w:after="40"/>
              <w:jc w:val="left"/>
              <w:rPr>
                <w:rStyle w:val="BodytextChar"/>
                <w:rFonts w:cs="Arial"/>
                <w:sz w:val="16"/>
                <w:szCs w:val="18"/>
              </w:rPr>
            </w:pPr>
            <w:r w:rsidRPr="00826E86">
              <w:rPr>
                <w:rStyle w:val="BodytextChar"/>
                <w:rFonts w:cs="Arial"/>
                <w:sz w:val="16"/>
                <w:szCs w:val="18"/>
              </w:rPr>
              <w:t xml:space="preserve"> Amount ($)</w:t>
            </w:r>
          </w:p>
        </w:tc>
        <w:tc>
          <w:tcPr>
            <w:tcW w:w="644" w:type="pct"/>
            <w:gridSpan w:val="3"/>
          </w:tcPr>
          <w:p w:rsidR="001F22B5" w:rsidP="009E21C0" w:rsidRDefault="001F22B5" w14:paraId="3A01EE2C" wp14:textId="77777777">
            <w:r>
              <w:rPr>
                <w:rStyle w:val="BodytextChar"/>
                <w:sz w:val="16"/>
                <w:szCs w:val="18"/>
              </w:rPr>
              <w:t>Amount remaining to be billed.</w:t>
            </w:r>
          </w:p>
        </w:tc>
        <w:tc>
          <w:tcPr>
            <w:tcW w:w="1157" w:type="pct"/>
            <w:gridSpan w:val="4"/>
          </w:tcPr>
          <w:p w:rsidR="001F22B5" w:rsidP="009E21C0" w:rsidRDefault="001F22B5" w14:paraId="737298F1" wp14:textId="77777777">
            <w:r>
              <w:rPr>
                <w:rStyle w:val="BodytextChar"/>
                <w:sz w:val="16"/>
                <w:szCs w:val="18"/>
              </w:rPr>
              <w:t>N/A</w:t>
            </w:r>
          </w:p>
        </w:tc>
        <w:tc>
          <w:tcPr>
            <w:tcW w:w="844" w:type="pct"/>
            <w:gridSpan w:val="3"/>
          </w:tcPr>
          <w:p w:rsidR="001F22B5" w:rsidP="009E21C0" w:rsidRDefault="001F22B5" w14:paraId="1AF76DB9" wp14:textId="77777777">
            <w:r>
              <w:rPr>
                <w:rStyle w:val="BodytextChar"/>
                <w:sz w:val="16"/>
                <w:szCs w:val="18"/>
              </w:rPr>
              <w:t>N/A</w:t>
            </w:r>
          </w:p>
        </w:tc>
        <w:tc>
          <w:tcPr>
            <w:tcW w:w="1481" w:type="pct"/>
            <w:gridSpan w:val="2"/>
          </w:tcPr>
          <w:p w:rsidR="001F22B5" w:rsidP="009E21C0" w:rsidRDefault="001F22B5" w14:paraId="64C393AA" wp14:textId="77777777">
            <w:pPr>
              <w:jc w:val="left"/>
            </w:pPr>
            <w:r>
              <w:rPr>
                <w:rStyle w:val="BodytextChar"/>
                <w:sz w:val="16"/>
                <w:szCs w:val="18"/>
              </w:rPr>
              <w:t>Computed amount = A_DTL_TB.A_LI_APP_AMT -A_DTL_TB.A_LI_USED_AMT</w:t>
            </w:r>
          </w:p>
        </w:tc>
      </w:tr>
      <w:tr xmlns:wp14="http://schemas.microsoft.com/office/word/2010/wordml" w:rsidRPr="003F4256" w:rsidR="001F22B5" w:rsidTr="009E21C0" w14:paraId="125F9F8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Pr>
          <w:p w:rsidR="001F22B5" w:rsidP="009E21C0" w:rsidRDefault="001F22B5" w14:paraId="27A3686D" wp14:textId="77777777">
            <w:r w:rsidRPr="00EA7F2C">
              <w:rPr>
                <w:rStyle w:val="BodytextChar"/>
                <w:rFonts w:cs="Arial"/>
                <w:sz w:val="16"/>
                <w:szCs w:val="18"/>
              </w:rPr>
              <w:t>Column</w:t>
            </w:r>
          </w:p>
        </w:tc>
        <w:tc>
          <w:tcPr>
            <w:tcW w:w="424" w:type="pct"/>
            <w:gridSpan w:val="2"/>
            <w:vAlign w:val="center"/>
          </w:tcPr>
          <w:p w:rsidRPr="00826E86" w:rsidR="001F22B5" w:rsidP="009E21C0" w:rsidRDefault="001F22B5" w14:paraId="18512587" wp14:textId="77777777">
            <w:pPr>
              <w:spacing w:before="40" w:after="40"/>
              <w:rPr>
                <w:rStyle w:val="BodytextChar"/>
                <w:rFonts w:cs="Arial"/>
                <w:sz w:val="16"/>
                <w:szCs w:val="18"/>
              </w:rPr>
            </w:pPr>
            <w:r w:rsidRPr="00826E86">
              <w:rPr>
                <w:rStyle w:val="BodytextChar"/>
                <w:rFonts w:cs="Arial"/>
                <w:sz w:val="16"/>
                <w:szCs w:val="18"/>
              </w:rPr>
              <w:t>Remaining</w:t>
            </w:r>
          </w:p>
          <w:p w:rsidRPr="00826E86" w:rsidR="001F22B5" w:rsidP="009E21C0" w:rsidRDefault="001F22B5" w14:paraId="60578ECD" wp14:textId="77777777">
            <w:pPr>
              <w:spacing w:before="40" w:after="40"/>
              <w:rPr>
                <w:rStyle w:val="BodytextChar"/>
                <w:rFonts w:cs="Arial"/>
                <w:sz w:val="16"/>
                <w:szCs w:val="18"/>
              </w:rPr>
            </w:pPr>
            <w:r w:rsidRPr="00826E86">
              <w:rPr>
                <w:rStyle w:val="BodytextChar"/>
                <w:rFonts w:cs="Arial"/>
                <w:sz w:val="16"/>
                <w:szCs w:val="18"/>
              </w:rPr>
              <w:t xml:space="preserve"> Units</w:t>
            </w:r>
          </w:p>
        </w:tc>
        <w:tc>
          <w:tcPr>
            <w:tcW w:w="644" w:type="pct"/>
            <w:gridSpan w:val="3"/>
          </w:tcPr>
          <w:p w:rsidR="001F22B5" w:rsidP="009E21C0" w:rsidRDefault="001F22B5" w14:paraId="55AFA2FD" wp14:textId="77777777">
            <w:r>
              <w:rPr>
                <w:rStyle w:val="BodytextChar"/>
                <w:sz w:val="16"/>
                <w:szCs w:val="18"/>
              </w:rPr>
              <w:t>Units remaining to be billed.</w:t>
            </w:r>
          </w:p>
        </w:tc>
        <w:tc>
          <w:tcPr>
            <w:tcW w:w="1157" w:type="pct"/>
            <w:gridSpan w:val="4"/>
          </w:tcPr>
          <w:p w:rsidR="001F22B5" w:rsidP="009E21C0" w:rsidRDefault="001F22B5" w14:paraId="0C1C1E3E" wp14:textId="77777777">
            <w:r w:rsidRPr="00D56704">
              <w:rPr>
                <w:rStyle w:val="BodytextChar"/>
                <w:sz w:val="16"/>
                <w:szCs w:val="18"/>
              </w:rPr>
              <w:t>N/A</w:t>
            </w:r>
          </w:p>
        </w:tc>
        <w:tc>
          <w:tcPr>
            <w:tcW w:w="844" w:type="pct"/>
            <w:gridSpan w:val="3"/>
          </w:tcPr>
          <w:p w:rsidR="001F22B5" w:rsidP="009E21C0" w:rsidRDefault="001F22B5" w14:paraId="0726437B" wp14:textId="77777777">
            <w:r w:rsidRPr="00D56704">
              <w:rPr>
                <w:rStyle w:val="BodytextChar"/>
                <w:sz w:val="16"/>
                <w:szCs w:val="18"/>
              </w:rPr>
              <w:t>N/A</w:t>
            </w:r>
          </w:p>
        </w:tc>
        <w:tc>
          <w:tcPr>
            <w:tcW w:w="1481" w:type="pct"/>
            <w:gridSpan w:val="2"/>
          </w:tcPr>
          <w:p w:rsidR="001F22B5" w:rsidP="009E21C0" w:rsidRDefault="001F22B5" w14:paraId="61577735" wp14:textId="77777777">
            <w:pPr>
              <w:jc w:val="left"/>
            </w:pPr>
            <w:r>
              <w:rPr>
                <w:rStyle w:val="BodytextChar"/>
                <w:sz w:val="16"/>
                <w:szCs w:val="18"/>
              </w:rPr>
              <w:t>Computed units = A_DTL_TB.A_LI_APP_UNIT_AMT - A_DTL_TB.A_LI_USED_UNIT_AMT</w:t>
            </w:r>
          </w:p>
        </w:tc>
      </w:tr>
      <w:tr xmlns:wp14="http://schemas.microsoft.com/office/word/2010/wordml" w:rsidRPr="003F4256" w:rsidR="001F22B5" w:rsidTr="009E21C0" w14:paraId="6CEAF7B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451" w:type="pct"/>
            <w:tcBorders>
              <w:bottom w:val="single" w:color="616161" w:sz="2" w:space="0"/>
            </w:tcBorders>
          </w:tcPr>
          <w:p w:rsidR="001F22B5" w:rsidP="009E21C0" w:rsidRDefault="001F22B5" w14:paraId="429A48BF" wp14:textId="77777777">
            <w:r w:rsidRPr="00EA7F2C">
              <w:rPr>
                <w:rStyle w:val="BodytextChar"/>
                <w:rFonts w:cs="Arial"/>
                <w:sz w:val="16"/>
                <w:szCs w:val="18"/>
              </w:rPr>
              <w:t>Column</w:t>
            </w:r>
          </w:p>
        </w:tc>
        <w:tc>
          <w:tcPr>
            <w:tcW w:w="424" w:type="pct"/>
            <w:gridSpan w:val="2"/>
            <w:tcBorders>
              <w:bottom w:val="single" w:color="616161" w:sz="2" w:space="0"/>
            </w:tcBorders>
            <w:vAlign w:val="center"/>
          </w:tcPr>
          <w:p w:rsidRPr="00826E86" w:rsidR="001F22B5" w:rsidP="009E21C0" w:rsidRDefault="001F22B5" w14:paraId="09FB55B2" wp14:textId="77777777">
            <w:pPr>
              <w:spacing w:before="40" w:after="40"/>
              <w:jc w:val="center"/>
              <w:rPr>
                <w:rStyle w:val="BodytextChar"/>
                <w:rFonts w:cs="Arial"/>
                <w:sz w:val="16"/>
                <w:szCs w:val="18"/>
              </w:rPr>
            </w:pPr>
            <w:r>
              <w:rPr>
                <w:rStyle w:val="BodytextChar"/>
                <w:rFonts w:cs="Arial"/>
                <w:sz w:val="16"/>
                <w:szCs w:val="18"/>
              </w:rPr>
              <w:t>Clm Billed Dt</w:t>
            </w:r>
          </w:p>
        </w:tc>
        <w:tc>
          <w:tcPr>
            <w:tcW w:w="644" w:type="pct"/>
            <w:gridSpan w:val="3"/>
            <w:tcBorders>
              <w:bottom w:val="single" w:color="616161" w:sz="2" w:space="0"/>
            </w:tcBorders>
          </w:tcPr>
          <w:p w:rsidR="001F22B5" w:rsidP="009E21C0" w:rsidRDefault="001F22B5" w14:paraId="6C3AA51C" wp14:textId="77777777">
            <w:r>
              <w:rPr>
                <w:rStyle w:val="BodytextChar"/>
                <w:sz w:val="16"/>
                <w:szCs w:val="18"/>
              </w:rPr>
              <w:t>This field displays the last date a claim has been billed against this authorization.</w:t>
            </w:r>
          </w:p>
        </w:tc>
        <w:tc>
          <w:tcPr>
            <w:tcW w:w="1157" w:type="pct"/>
            <w:gridSpan w:val="4"/>
            <w:tcBorders>
              <w:bottom w:val="single" w:color="616161" w:sz="2" w:space="0"/>
            </w:tcBorders>
          </w:tcPr>
          <w:p w:rsidR="001F22B5" w:rsidP="009E21C0" w:rsidRDefault="001F22B5" w14:paraId="249AF569" wp14:textId="77777777">
            <w:r>
              <w:rPr>
                <w:rStyle w:val="BodytextChar"/>
                <w:sz w:val="16"/>
                <w:szCs w:val="18"/>
              </w:rPr>
              <w:t>C_HDR_AUX_TB</w:t>
            </w:r>
          </w:p>
        </w:tc>
        <w:tc>
          <w:tcPr>
            <w:tcW w:w="844" w:type="pct"/>
            <w:gridSpan w:val="3"/>
            <w:tcBorders>
              <w:bottom w:val="single" w:color="616161" w:sz="2" w:space="0"/>
            </w:tcBorders>
          </w:tcPr>
          <w:p w:rsidR="001F22B5" w:rsidP="009E21C0" w:rsidRDefault="001F22B5" w14:paraId="1C4BFF50" wp14:textId="77777777">
            <w:r>
              <w:rPr>
                <w:rStyle w:val="BodytextChar"/>
                <w:sz w:val="16"/>
                <w:szCs w:val="18"/>
              </w:rPr>
              <w:t>C8_BILLED_DT</w:t>
            </w:r>
          </w:p>
        </w:tc>
        <w:tc>
          <w:tcPr>
            <w:tcW w:w="1481" w:type="pct"/>
            <w:gridSpan w:val="2"/>
            <w:tcBorders>
              <w:bottom w:val="single" w:color="616161" w:sz="2" w:space="0"/>
            </w:tcBorders>
          </w:tcPr>
          <w:p w:rsidR="001F22B5" w:rsidP="009E21C0" w:rsidRDefault="001F22B5" w14:paraId="14EED5D2" wp14:textId="77777777">
            <w:r>
              <w:rPr>
                <w:rStyle w:val="BodytextChar"/>
                <w:sz w:val="16"/>
                <w:szCs w:val="18"/>
              </w:rPr>
              <w:t>Last Billed Date is determined by reading all rows in the A_TCN_TB that match the SA ID. For each TCN found, read the C_HDR_AUX_TB obtaining the C8_BILLED_DT. The latest billed date will appear on the report.</w:t>
            </w:r>
          </w:p>
        </w:tc>
      </w:tr>
      <w:tr xmlns:wp14="http://schemas.microsoft.com/office/word/2010/wordml" w:rsidR="001F22B5" w:rsidTr="009E21C0" w14:paraId="1164672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5"/>
            <w:tcBorders>
              <w:top w:val="single" w:color="616161" w:sz="2" w:space="0"/>
              <w:bottom w:val="single" w:color="616161" w:sz="2" w:space="0"/>
            </w:tcBorders>
            <w:shd w:val="clear" w:color="auto" w:fill="191919"/>
            <w:vAlign w:val="center"/>
          </w:tcPr>
          <w:p w:rsidR="001F22B5" w:rsidP="009E21C0" w:rsidRDefault="001F22B5" w14:paraId="43CE59BA" wp14:textId="77777777">
            <w:pPr>
              <w:pStyle w:val="TableText1"/>
              <w:spacing w:before="40" w:after="40"/>
              <w:jc w:val="center"/>
              <w:rPr>
                <w:rStyle w:val="ModernTableText"/>
                <w:rFonts w:ascii="Arial Black" w:hAnsi="Arial Black" w:cs="Arial"/>
                <w:bCs/>
                <w:noProof/>
                <w:color w:val="FFFFFF"/>
                <w:sz w:val="19"/>
                <w:szCs w:val="19"/>
              </w:rPr>
            </w:pPr>
            <w:r>
              <w:rPr>
                <w:rStyle w:val="ModernTableText"/>
                <w:rFonts w:ascii="Arial Black" w:hAnsi="Arial Black" w:cs="Arial"/>
                <w:bCs/>
                <w:noProof/>
                <w:color w:val="FFFFFF"/>
                <w:sz w:val="19"/>
                <w:szCs w:val="19"/>
              </w:rPr>
              <w:t>Chart Footer (opt)</w:t>
            </w:r>
          </w:p>
        </w:tc>
      </w:tr>
      <w:tr xmlns:wp14="http://schemas.microsoft.com/office/word/2010/wordml" w:rsidR="001F22B5" w:rsidTr="009E21C0" w14:paraId="0A90073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433" w:type="pct"/>
            <w:gridSpan w:val="5"/>
            <w:tcBorders>
              <w:top w:val="single" w:color="616161" w:sz="2" w:space="0"/>
              <w:bottom w:val="single" w:color="616161" w:sz="2" w:space="0"/>
            </w:tcBorders>
            <w:vAlign w:val="center"/>
          </w:tcPr>
          <w:p w:rsidRPr="00205D93" w:rsidR="001F22B5" w:rsidP="009E21C0" w:rsidRDefault="001F22B5" w14:paraId="2D1472E6" wp14:textId="77777777">
            <w:pPr>
              <w:pStyle w:val="TableHeading"/>
              <w:spacing w:before="40" w:after="40"/>
              <w:jc w:val="center"/>
              <w:rPr>
                <w:rStyle w:val="ModernTableText"/>
                <w:rFonts w:cs="Arial"/>
                <w:szCs w:val="17"/>
              </w:rPr>
            </w:pPr>
            <w:r w:rsidRPr="00205D93">
              <w:rPr>
                <w:rStyle w:val="ModernTableText"/>
                <w:rFonts w:cs="Arial"/>
                <w:szCs w:val="17"/>
              </w:rPr>
              <w:t>Chart Footnote Label (opt)</w:t>
            </w:r>
          </w:p>
        </w:tc>
        <w:tc>
          <w:tcPr>
            <w:tcW w:w="2040" w:type="pct"/>
            <w:gridSpan w:val="7"/>
            <w:tcBorders>
              <w:top w:val="single" w:color="616161" w:sz="2" w:space="0"/>
              <w:bottom w:val="single" w:color="616161" w:sz="2" w:space="0"/>
            </w:tcBorders>
            <w:vAlign w:val="center"/>
          </w:tcPr>
          <w:p w:rsidRPr="00205D93" w:rsidR="001F22B5" w:rsidP="009E21C0" w:rsidRDefault="001F22B5" w14:paraId="1E721DF5"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Description (opt)</w:t>
            </w:r>
          </w:p>
        </w:tc>
        <w:tc>
          <w:tcPr>
            <w:tcW w:w="1528" w:type="pct"/>
            <w:gridSpan w:val="3"/>
            <w:tcBorders>
              <w:top w:val="single" w:color="616161" w:sz="2" w:space="0"/>
              <w:bottom w:val="single" w:color="616161" w:sz="2" w:space="0"/>
            </w:tcBorders>
            <w:vAlign w:val="center"/>
          </w:tcPr>
          <w:p w:rsidRPr="00205D93" w:rsidR="001F22B5" w:rsidP="009E21C0" w:rsidRDefault="001F22B5" w14:paraId="1854BB1B" wp14:textId="77777777">
            <w:pPr>
              <w:pStyle w:val="TableText1"/>
              <w:spacing w:before="40" w:after="40"/>
              <w:jc w:val="center"/>
              <w:rPr>
                <w:rStyle w:val="ModernTableText"/>
                <w:rFonts w:cs="Arial"/>
                <w:b/>
                <w:noProof/>
                <w:szCs w:val="17"/>
              </w:rPr>
            </w:pPr>
            <w:r w:rsidRPr="00205D93">
              <w:rPr>
                <w:rStyle w:val="ModernTableText"/>
                <w:rFonts w:cs="Arial"/>
                <w:b/>
                <w:noProof/>
                <w:szCs w:val="17"/>
              </w:rPr>
              <w:t>Chart Footnote Processing Rules (opt)</w:t>
            </w:r>
          </w:p>
        </w:tc>
      </w:tr>
      <w:tr xmlns:wp14="http://schemas.microsoft.com/office/word/2010/wordml" w:rsidR="001F22B5" w:rsidTr="009E21C0" w14:paraId="02DA70F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433" w:type="pct"/>
            <w:gridSpan w:val="5"/>
            <w:tcBorders>
              <w:top w:val="single" w:color="616161" w:sz="2" w:space="0"/>
              <w:bottom w:val="single" w:color="616161" w:sz="2" w:space="0"/>
            </w:tcBorders>
            <w:vAlign w:val="center"/>
          </w:tcPr>
          <w:p w:rsidRPr="00205D93" w:rsidR="001F22B5" w:rsidP="009E21C0" w:rsidRDefault="001F22B5" w14:paraId="11AEE3FD"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2040" w:type="pct"/>
            <w:gridSpan w:val="7"/>
            <w:tcBorders>
              <w:top w:val="single" w:color="616161" w:sz="2" w:space="0"/>
              <w:bottom w:val="single" w:color="616161" w:sz="2" w:space="0"/>
            </w:tcBorders>
            <w:vAlign w:val="center"/>
          </w:tcPr>
          <w:p w:rsidRPr="00205D93" w:rsidR="001F22B5" w:rsidP="009E21C0" w:rsidRDefault="001F22B5" w14:paraId="5B4CAE69"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c>
          <w:tcPr>
            <w:tcW w:w="1528" w:type="pct"/>
            <w:gridSpan w:val="3"/>
            <w:tcBorders>
              <w:top w:val="single" w:color="616161" w:sz="2" w:space="0"/>
              <w:bottom w:val="single" w:color="616161" w:sz="2" w:space="0"/>
            </w:tcBorders>
            <w:vAlign w:val="center"/>
          </w:tcPr>
          <w:p w:rsidRPr="00205D93" w:rsidR="001F22B5" w:rsidP="009E21C0" w:rsidRDefault="001F22B5" w14:paraId="3F0A179F" wp14:textId="77777777">
            <w:pPr>
              <w:pStyle w:val="TableText1"/>
              <w:spacing w:before="40" w:after="40"/>
              <w:rPr>
                <w:rStyle w:val="ModernTableText"/>
                <w:rFonts w:cs="Arial"/>
                <w:bCs/>
                <w:color w:val="000000"/>
                <w:szCs w:val="19"/>
              </w:rPr>
            </w:pPr>
            <w:r w:rsidRPr="00205D93">
              <w:rPr>
                <w:rStyle w:val="ModernTableText"/>
                <w:rFonts w:cs="Arial"/>
                <w:bCs/>
                <w:color w:val="000000"/>
                <w:szCs w:val="19"/>
              </w:rPr>
              <w:t>N/A</w:t>
            </w:r>
          </w:p>
        </w:tc>
      </w:tr>
      <w:tr xmlns:wp14="http://schemas.microsoft.com/office/word/2010/wordml" w:rsidR="001F22B5" w:rsidTr="009E21C0" w14:paraId="28AB728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5000" w:type="pct"/>
            <w:gridSpan w:val="15"/>
            <w:tcBorders>
              <w:top w:val="single" w:color="616161" w:sz="2" w:space="0"/>
              <w:bottom w:val="single" w:color="616161" w:sz="2" w:space="0"/>
            </w:tcBorders>
            <w:shd w:val="clear" w:color="auto" w:fill="191919"/>
            <w:vAlign w:val="center"/>
          </w:tcPr>
          <w:p w:rsidRPr="00205D93" w:rsidR="001F22B5" w:rsidP="009E21C0" w:rsidRDefault="001F22B5" w14:paraId="7E979D77" wp14:textId="77777777">
            <w:pPr>
              <w:pStyle w:val="TableText1"/>
              <w:spacing w:before="40" w:after="40"/>
              <w:jc w:val="center"/>
              <w:rPr>
                <w:rStyle w:val="ModernTableText"/>
                <w:rFonts w:cs="Arial"/>
                <w:bCs/>
                <w:noProof/>
                <w:color w:val="FFFFFF"/>
                <w:szCs w:val="19"/>
              </w:rPr>
            </w:pPr>
            <w:r w:rsidRPr="00205D93">
              <w:rPr>
                <w:rStyle w:val="ModernTableText"/>
                <w:rFonts w:cs="Arial"/>
                <w:bCs/>
                <w:noProof/>
                <w:color w:val="FFFFFF"/>
                <w:szCs w:val="19"/>
              </w:rPr>
              <w:t>Report Footnote (opt)</w:t>
            </w:r>
          </w:p>
        </w:tc>
      </w:tr>
      <w:tr xmlns:wp14="http://schemas.microsoft.com/office/word/2010/wordml" w:rsidR="001F22B5" w:rsidTr="009E21C0" w14:paraId="5A56E9F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433" w:type="pct"/>
            <w:gridSpan w:val="5"/>
            <w:tcBorders>
              <w:top w:val="single" w:color="616161" w:sz="2" w:space="0"/>
            </w:tcBorders>
            <w:vAlign w:val="center"/>
          </w:tcPr>
          <w:p w:rsidRPr="00205D93" w:rsidR="001F22B5" w:rsidP="009E21C0" w:rsidRDefault="001F22B5" w14:paraId="7F532E9A" wp14:textId="77777777">
            <w:pPr>
              <w:pStyle w:val="TableHeading"/>
              <w:spacing w:before="40" w:after="40"/>
              <w:jc w:val="center"/>
              <w:rPr>
                <w:rStyle w:val="ModernTableText"/>
                <w:rFonts w:cs="Arial"/>
                <w:szCs w:val="17"/>
              </w:rPr>
            </w:pPr>
            <w:r w:rsidRPr="00205D93">
              <w:rPr>
                <w:rStyle w:val="ModernTableText"/>
                <w:rFonts w:cs="Arial"/>
                <w:szCs w:val="17"/>
              </w:rPr>
              <w:t>Report Footnote Label (opt)</w:t>
            </w:r>
          </w:p>
        </w:tc>
        <w:tc>
          <w:tcPr>
            <w:tcW w:w="2040" w:type="pct"/>
            <w:gridSpan w:val="7"/>
            <w:tcBorders>
              <w:top w:val="single" w:color="616161" w:sz="2" w:space="0"/>
            </w:tcBorders>
            <w:vAlign w:val="center"/>
          </w:tcPr>
          <w:p w:rsidRPr="00205D93" w:rsidR="001F22B5" w:rsidP="009E21C0" w:rsidRDefault="001F22B5" w14:paraId="0EA56DDA"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Description (opt)</w:t>
            </w:r>
          </w:p>
        </w:tc>
        <w:tc>
          <w:tcPr>
            <w:tcW w:w="1528" w:type="pct"/>
            <w:gridSpan w:val="3"/>
            <w:tcBorders>
              <w:top w:val="single" w:color="616161" w:sz="2" w:space="0"/>
            </w:tcBorders>
            <w:vAlign w:val="center"/>
          </w:tcPr>
          <w:p w:rsidRPr="00205D93" w:rsidR="001F22B5" w:rsidP="009E21C0" w:rsidRDefault="001F22B5" w14:paraId="6A79BBB0" wp14:textId="77777777">
            <w:pPr>
              <w:pStyle w:val="TableText1"/>
              <w:spacing w:before="40" w:after="40"/>
              <w:jc w:val="center"/>
              <w:rPr>
                <w:rStyle w:val="ModernTableText"/>
                <w:rFonts w:cs="Arial"/>
                <w:b/>
                <w:noProof/>
                <w:szCs w:val="17"/>
              </w:rPr>
            </w:pPr>
            <w:r w:rsidRPr="00205D93">
              <w:rPr>
                <w:rStyle w:val="ModernTableText"/>
                <w:rFonts w:cs="Arial"/>
                <w:b/>
                <w:noProof/>
                <w:szCs w:val="17"/>
              </w:rPr>
              <w:t>Report Footnote Processing Rules (opt)</w:t>
            </w:r>
          </w:p>
        </w:tc>
      </w:tr>
      <w:tr xmlns:wp14="http://schemas.microsoft.com/office/word/2010/wordml" w:rsidR="001F22B5" w:rsidTr="009E21C0" w14:paraId="5EF1360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trPr>
        <w:tc>
          <w:tcPr>
            <w:tcW w:w="1433" w:type="pct"/>
            <w:gridSpan w:val="5"/>
            <w:vAlign w:val="center"/>
          </w:tcPr>
          <w:p w:rsidR="001F22B5" w:rsidP="009E21C0" w:rsidRDefault="001F22B5" w14:paraId="1911817D"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2040" w:type="pct"/>
            <w:gridSpan w:val="7"/>
            <w:vAlign w:val="center"/>
          </w:tcPr>
          <w:p w:rsidR="001F22B5" w:rsidP="009E21C0" w:rsidRDefault="001F22B5" w14:paraId="394D7A2C"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c>
          <w:tcPr>
            <w:tcW w:w="1528" w:type="pct"/>
            <w:gridSpan w:val="3"/>
            <w:vAlign w:val="center"/>
          </w:tcPr>
          <w:p w:rsidR="001F22B5" w:rsidP="009E21C0" w:rsidRDefault="001F22B5" w14:paraId="6CFF2F01" wp14:textId="77777777">
            <w:pPr>
              <w:pStyle w:val="TableText1"/>
              <w:spacing w:before="40" w:after="40"/>
              <w:rPr>
                <w:rStyle w:val="ModernTableText"/>
                <w:rFonts w:cs="Arial"/>
                <w:bCs/>
                <w:color w:val="000000"/>
                <w:sz w:val="19"/>
                <w:szCs w:val="19"/>
              </w:rPr>
            </w:pPr>
            <w:r>
              <w:rPr>
                <w:rStyle w:val="ModernTableText"/>
                <w:rFonts w:cs="Arial"/>
                <w:bCs/>
                <w:color w:val="000000"/>
                <w:sz w:val="19"/>
                <w:szCs w:val="19"/>
              </w:rPr>
              <w:t>N/A</w:t>
            </w:r>
          </w:p>
        </w:tc>
      </w:tr>
    </w:tbl>
    <w:p xmlns:wp14="http://schemas.microsoft.com/office/word/2010/wordml" w:rsidR="001F22B5" w:rsidP="001F6E03" w:rsidRDefault="001F22B5" w14:paraId="2E0017E5" wp14:textId="77777777">
      <w:pPr>
        <w:rPr>
          <w:ins w:author="Author" w:id="665"/>
        </w:rPr>
      </w:pPr>
    </w:p>
    <w:p xmlns:wp14="http://schemas.microsoft.com/office/word/2010/wordml" w:rsidR="00437B6A" w:rsidP="001F6E03" w:rsidRDefault="00437B6A" w14:paraId="466C98FA" wp14:textId="77777777">
      <w:pPr>
        <w:rPr>
          <w:ins w:author="Author" w:id="666"/>
        </w:rPr>
      </w:pPr>
    </w:p>
    <w:p xmlns:wp14="http://schemas.microsoft.com/office/word/2010/wordml" w:rsidR="00437B6A" w:rsidP="00437B6A" w:rsidRDefault="00437B6A" w14:paraId="34D041AF" wp14:textId="77777777">
      <w:pPr>
        <w:pStyle w:val="Heading5"/>
        <w:rPr>
          <w:ins w:author="Author" w:id="667"/>
        </w:rPr>
      </w:pPr>
      <w:bookmarkStart w:name="_Toc214963366" w:id="668"/>
      <w:ins w:author="Author" w:id="669">
        <w:r w:rsidRPr="006E6865">
          <w:t>Report Definition – OPR-SRA-13</w:t>
        </w:r>
        <w:r>
          <w:t>9B</w:t>
        </w:r>
        <w:r w:rsidRPr="006E6865">
          <w:t xml:space="preserve"> </w:t>
        </w:r>
        <w:del w:author="Author" w:id="670">
          <w:r w:rsidRPr="006E6865" w:rsidDel="004C5230">
            <w:delText>-</w:delText>
          </w:r>
        </w:del>
        <w:r w:rsidR="004C5230">
          <w:t>–</w:t>
        </w:r>
        <w:r w:rsidRPr="006E6865">
          <w:t xml:space="preserve"> </w:t>
        </w:r>
        <w:r w:rsidR="004C5230">
          <w:t xml:space="preserve">139B </w:t>
        </w:r>
        <w:r w:rsidRPr="00FF0FA4">
          <w:t xml:space="preserve">Service Authorization </w:t>
        </w:r>
        <w:r>
          <w:t>Status</w:t>
        </w:r>
        <w:r w:rsidRPr="00FF0FA4">
          <w:t xml:space="preserve"> Report to Inbox</w:t>
        </w:r>
        <w:del w:author="Author" w:id="671">
          <w:r w:rsidDel="004C5230">
            <w:delText xml:space="preserve"> for Provider Type 059 </w:delText>
          </w:r>
          <w:r w:rsidDel="004C5230" w:rsidR="00E710AB">
            <w:delText>or</w:delText>
          </w:r>
          <w:r w:rsidDel="004C5230">
            <w:delText xml:space="preserve"> 236</w:delText>
          </w:r>
        </w:del>
        <w:bookmarkEnd w:id="668"/>
      </w:ins>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310"/>
        <w:gridCol w:w="1364"/>
        <w:gridCol w:w="2066"/>
        <w:gridCol w:w="2023"/>
        <w:gridCol w:w="20"/>
        <w:gridCol w:w="1805"/>
        <w:gridCol w:w="2311"/>
        <w:gridCol w:w="210"/>
        <w:gridCol w:w="1851"/>
        <w:gridCol w:w="1430"/>
      </w:tblGrid>
      <w:tr xmlns:wp14="http://schemas.microsoft.com/office/word/2010/wordml" w:rsidR="00437B6A" w:rsidTr="003E4A23" w14:paraId="024C65FC" wp14:textId="77777777">
        <w:trPr>
          <w:cantSplit/>
          <w:trHeight w:val="432" w:hRule="exact"/>
          <w:tblHeader/>
          <w:jc w:val="center"/>
          <w:ins w:author="Author" w:id="672"/>
        </w:trPr>
        <w:tc>
          <w:tcPr>
            <w:tcW w:w="5000" w:type="pct"/>
            <w:gridSpan w:val="10"/>
            <w:tcBorders>
              <w:top w:val="single" w:color="auto" w:sz="4" w:space="0"/>
              <w:left w:val="single" w:color="auto" w:sz="4" w:space="0"/>
              <w:bottom w:val="single" w:color="auto" w:sz="4" w:space="0"/>
              <w:right w:val="single" w:color="auto" w:sz="4" w:space="0"/>
            </w:tcBorders>
            <w:shd w:val="clear" w:color="auto" w:fill="FF0000"/>
            <w:vAlign w:val="center"/>
          </w:tcPr>
          <w:p w:rsidRPr="00FF7891" w:rsidR="00437B6A" w:rsidP="003E4A23" w:rsidRDefault="00437B6A" w14:paraId="01FF25C8" wp14:textId="77777777">
            <w:pPr>
              <w:jc w:val="center"/>
              <w:rPr>
                <w:ins w:author="Author" w:id="673"/>
                <w:rFonts w:eastAsia="MS Mincho"/>
                <w:szCs w:val="20"/>
              </w:rPr>
            </w:pPr>
            <w:ins w:author="Author" w:id="674">
              <w:r>
                <w:rPr>
                  <w:sz w:val="19"/>
                  <w:szCs w:val="19"/>
                </w:rPr>
                <w:br w:type="page"/>
              </w:r>
              <w:r>
                <w:rPr>
                  <w:sz w:val="19"/>
                  <w:szCs w:val="19"/>
                </w:rPr>
                <w:br w:type="page"/>
              </w:r>
              <w:r>
                <w:rPr>
                  <w:sz w:val="19"/>
                  <w:szCs w:val="19"/>
                </w:rPr>
                <w:br w:type="page"/>
              </w:r>
              <w:r>
                <w:rPr>
                  <w:sz w:val="19"/>
                  <w:szCs w:val="19"/>
                </w:rPr>
                <w:br w:type="page"/>
              </w:r>
              <w:r w:rsidRPr="00FF7891">
                <w:rPr>
                  <w:rFonts w:eastAsia="MS Mincho"/>
                  <w:szCs w:val="20"/>
                </w:rPr>
                <w:t>NH MMIS REPORT DEFINITION</w:t>
              </w:r>
            </w:ins>
          </w:p>
        </w:tc>
      </w:tr>
      <w:tr xmlns:wp14="http://schemas.microsoft.com/office/word/2010/wordml" w:rsidR="00437B6A" w:rsidTr="003E4A23" w14:paraId="334CD7B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675"/>
        </w:trPr>
        <w:tc>
          <w:tcPr>
            <w:tcW w:w="929" w:type="pct"/>
            <w:gridSpan w:val="2"/>
            <w:tcBorders>
              <w:top w:val="single" w:color="auto" w:sz="4" w:space="0"/>
            </w:tcBorders>
            <w:vAlign w:val="center"/>
          </w:tcPr>
          <w:p w:rsidRPr="00205D93" w:rsidR="00437B6A" w:rsidP="003E4A23" w:rsidRDefault="00437B6A" w14:paraId="6E17B61E" wp14:textId="77777777">
            <w:pPr>
              <w:pStyle w:val="TableHeading"/>
              <w:spacing w:before="40" w:after="40"/>
              <w:rPr>
                <w:ins w:author="Author" w:id="676"/>
                <w:rStyle w:val="ModernTableText"/>
                <w:noProof/>
                <w:szCs w:val="17"/>
              </w:rPr>
            </w:pPr>
            <w:ins w:author="Author" w:id="677">
              <w:r w:rsidRPr="00205D93">
                <w:rPr>
                  <w:rStyle w:val="ModernTableText"/>
                  <w:noProof/>
                  <w:szCs w:val="17"/>
                </w:rPr>
                <w:t>Report Type:</w:t>
              </w:r>
            </w:ins>
          </w:p>
        </w:tc>
        <w:tc>
          <w:tcPr>
            <w:tcW w:w="4071" w:type="pct"/>
            <w:gridSpan w:val="8"/>
            <w:tcBorders>
              <w:top w:val="single" w:color="auto" w:sz="4" w:space="0"/>
            </w:tcBorders>
            <w:vAlign w:val="center"/>
          </w:tcPr>
          <w:p w:rsidRPr="00205D93" w:rsidR="00437B6A" w:rsidP="003E4A23" w:rsidRDefault="00437B6A" w14:paraId="296B8C06" wp14:textId="77777777">
            <w:pPr>
              <w:pStyle w:val="TableText1"/>
              <w:spacing w:before="40" w:after="40"/>
              <w:rPr>
                <w:ins w:author="Author" w:id="678"/>
                <w:rStyle w:val="ModernTableText"/>
                <w:noProof/>
                <w:szCs w:val="17"/>
              </w:rPr>
            </w:pPr>
            <w:ins w:author="Author" w:id="679">
              <w:r w:rsidRPr="00205D93">
                <w:rPr>
                  <w:rStyle w:val="ModernTableText"/>
                  <w:rFonts w:ascii="Wingdings" w:hAnsi="Wingdings" w:eastAsia="Wingdings" w:cs="Wingdings"/>
                  <w:noProof/>
                  <w:szCs w:val="23"/>
                </w:rPr>
                <w:t>þ</w:t>
              </w:r>
              <w:r w:rsidRPr="00205D93">
                <w:rPr>
                  <w:rStyle w:val="ModernTableText"/>
                  <w:noProof/>
                  <w:szCs w:val="23"/>
                </w:rPr>
                <w:t xml:space="preserve"> </w:t>
              </w:r>
              <w:r w:rsidRPr="00205D93">
                <w:rPr>
                  <w:rStyle w:val="ModernTableText"/>
                  <w:noProof/>
                  <w:szCs w:val="17"/>
                </w:rPr>
                <w:t>Standard</w:t>
              </w:r>
              <w:r w:rsidRPr="00205D93">
                <w:rPr>
                  <w:rStyle w:val="ModernTableText"/>
                  <w:noProof/>
                  <w:szCs w:val="17"/>
                </w:rPr>
                <w:tab/>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Customized</w:t>
              </w:r>
            </w:ins>
          </w:p>
        </w:tc>
      </w:tr>
      <w:tr xmlns:wp14="http://schemas.microsoft.com/office/word/2010/wordml" w:rsidR="00437B6A" w:rsidTr="003E4A23" w14:paraId="489ADA9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680"/>
        </w:trPr>
        <w:tc>
          <w:tcPr>
            <w:tcW w:w="929" w:type="pct"/>
            <w:gridSpan w:val="2"/>
            <w:tcBorders>
              <w:top w:val="single" w:color="616161" w:sz="2" w:space="0"/>
            </w:tcBorders>
            <w:vAlign w:val="center"/>
          </w:tcPr>
          <w:p w:rsidRPr="00205D93" w:rsidR="00437B6A" w:rsidP="003E4A23" w:rsidRDefault="00437B6A" w14:paraId="77F90572" wp14:textId="77777777">
            <w:pPr>
              <w:pStyle w:val="TableHeading"/>
              <w:spacing w:before="40" w:after="40"/>
              <w:rPr>
                <w:ins w:author="Author" w:id="681"/>
                <w:rStyle w:val="ModernTableText"/>
                <w:noProof/>
                <w:szCs w:val="17"/>
              </w:rPr>
            </w:pPr>
            <w:ins w:author="Author" w:id="682">
              <w:r w:rsidRPr="00205D93">
                <w:rPr>
                  <w:rStyle w:val="ModernTableText"/>
                  <w:noProof/>
                  <w:szCs w:val="17"/>
                </w:rPr>
                <w:t>Client Name:</w:t>
              </w:r>
            </w:ins>
          </w:p>
        </w:tc>
        <w:tc>
          <w:tcPr>
            <w:tcW w:w="4071" w:type="pct"/>
            <w:gridSpan w:val="8"/>
            <w:tcBorders>
              <w:top w:val="single" w:color="616161" w:sz="2" w:space="0"/>
            </w:tcBorders>
            <w:vAlign w:val="center"/>
          </w:tcPr>
          <w:p w:rsidRPr="00205D93" w:rsidR="00437B6A" w:rsidP="003E4A23" w:rsidRDefault="00437B6A" w14:paraId="4F822B9C" wp14:textId="77777777">
            <w:pPr>
              <w:pStyle w:val="TableText1"/>
              <w:spacing w:before="40" w:after="40"/>
              <w:rPr>
                <w:ins w:author="Author" w:id="683"/>
                <w:rStyle w:val="ModernTableText"/>
                <w:szCs w:val="17"/>
              </w:rPr>
            </w:pPr>
            <w:ins w:author="Author" w:id="684">
              <w:r w:rsidRPr="00205D93">
                <w:rPr>
                  <w:rStyle w:val="ModernTableText"/>
                  <w:szCs w:val="17"/>
                </w:rPr>
                <w:t>New Hampshire</w:t>
              </w:r>
            </w:ins>
          </w:p>
        </w:tc>
      </w:tr>
      <w:tr xmlns:wp14="http://schemas.microsoft.com/office/word/2010/wordml" w:rsidR="00437B6A" w:rsidTr="003E4A23" w14:paraId="28CCA6E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685"/>
        </w:trPr>
        <w:tc>
          <w:tcPr>
            <w:tcW w:w="929" w:type="pct"/>
            <w:gridSpan w:val="2"/>
            <w:tcBorders>
              <w:top w:val="single" w:color="616161" w:sz="2" w:space="0"/>
            </w:tcBorders>
            <w:vAlign w:val="center"/>
          </w:tcPr>
          <w:p w:rsidRPr="00205D93" w:rsidR="00437B6A" w:rsidP="003E4A23" w:rsidRDefault="00437B6A" w14:paraId="21146C04" wp14:textId="77777777">
            <w:pPr>
              <w:pStyle w:val="TableHeading"/>
              <w:spacing w:before="40" w:after="40"/>
              <w:rPr>
                <w:ins w:author="Author" w:id="686"/>
                <w:rStyle w:val="ModernTableText"/>
                <w:noProof/>
                <w:szCs w:val="17"/>
              </w:rPr>
            </w:pPr>
            <w:ins w:author="Author" w:id="687">
              <w:r w:rsidRPr="00205D93">
                <w:rPr>
                  <w:rStyle w:val="ModernTableText"/>
                  <w:noProof/>
                  <w:szCs w:val="17"/>
                </w:rPr>
                <w:t>Client Report ID:</w:t>
              </w:r>
            </w:ins>
          </w:p>
        </w:tc>
        <w:tc>
          <w:tcPr>
            <w:tcW w:w="4071" w:type="pct"/>
            <w:gridSpan w:val="8"/>
            <w:tcBorders>
              <w:top w:val="single" w:color="616161" w:sz="2" w:space="0"/>
            </w:tcBorders>
            <w:vAlign w:val="center"/>
          </w:tcPr>
          <w:p w:rsidRPr="00205D93" w:rsidR="00437B6A" w:rsidP="003E4A23" w:rsidRDefault="00437B6A" w14:paraId="2715A6BA" wp14:textId="77777777">
            <w:pPr>
              <w:pStyle w:val="TableText1"/>
              <w:spacing w:before="40" w:after="40"/>
              <w:rPr>
                <w:ins w:author="Author" w:id="688"/>
                <w:rStyle w:val="ModernTableText"/>
                <w:szCs w:val="17"/>
              </w:rPr>
            </w:pPr>
            <w:ins w:author="Author" w:id="689">
              <w:r w:rsidRPr="00205D93">
                <w:rPr>
                  <w:rStyle w:val="ModernTableText"/>
                  <w:szCs w:val="17"/>
                </w:rPr>
                <w:t>OPR-SRA-1</w:t>
              </w:r>
              <w:r>
                <w:rPr>
                  <w:rStyle w:val="ModernTableText"/>
                  <w:szCs w:val="17"/>
                </w:rPr>
                <w:t>39B</w:t>
              </w:r>
            </w:ins>
          </w:p>
        </w:tc>
      </w:tr>
      <w:tr xmlns:wp14="http://schemas.microsoft.com/office/word/2010/wordml" w:rsidR="00437B6A" w:rsidTr="003E4A23" w14:paraId="6508A4E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91"/>
          <w:jc w:val="center"/>
          <w:ins w:author="Author" w:id="690"/>
        </w:trPr>
        <w:tc>
          <w:tcPr>
            <w:tcW w:w="929" w:type="pct"/>
            <w:gridSpan w:val="2"/>
            <w:tcBorders>
              <w:top w:val="single" w:color="616161" w:sz="2" w:space="0"/>
            </w:tcBorders>
            <w:vAlign w:val="center"/>
          </w:tcPr>
          <w:p w:rsidRPr="00205D93" w:rsidR="00437B6A" w:rsidP="003E4A23" w:rsidRDefault="00437B6A" w14:paraId="0D9C3D60" wp14:textId="77777777">
            <w:pPr>
              <w:pStyle w:val="TableHeading"/>
              <w:spacing w:before="40" w:after="40"/>
              <w:rPr>
                <w:ins w:author="Author" w:id="691"/>
                <w:rStyle w:val="ModernTableText"/>
                <w:noProof/>
                <w:szCs w:val="17"/>
              </w:rPr>
            </w:pPr>
            <w:ins w:author="Author" w:id="692">
              <w:r w:rsidRPr="00205D93">
                <w:rPr>
                  <w:rStyle w:val="ModernTableText"/>
                  <w:noProof/>
                  <w:szCs w:val="17"/>
                </w:rPr>
                <w:t>Client Line Of Business:</w:t>
              </w:r>
            </w:ins>
          </w:p>
        </w:tc>
        <w:tc>
          <w:tcPr>
            <w:tcW w:w="4071" w:type="pct"/>
            <w:gridSpan w:val="8"/>
            <w:tcBorders>
              <w:top w:val="single" w:color="616161" w:sz="2" w:space="0"/>
            </w:tcBorders>
            <w:vAlign w:val="center"/>
          </w:tcPr>
          <w:p w:rsidRPr="00205D93" w:rsidR="00437B6A" w:rsidP="003E4A23" w:rsidRDefault="00437B6A" w14:paraId="573269AD" wp14:textId="77777777">
            <w:pPr>
              <w:pStyle w:val="TableText1"/>
              <w:spacing w:before="40" w:after="40"/>
              <w:rPr>
                <w:ins w:author="Author" w:id="693"/>
                <w:rStyle w:val="ModernTableText"/>
                <w:szCs w:val="17"/>
              </w:rPr>
            </w:pPr>
            <w:ins w:author="Author" w:id="694">
              <w:r w:rsidRPr="00205D93">
                <w:rPr>
                  <w:rStyle w:val="ModernTableText"/>
                  <w:szCs w:val="17"/>
                </w:rPr>
                <w:t>Medicaid</w:t>
              </w:r>
            </w:ins>
          </w:p>
        </w:tc>
      </w:tr>
      <w:tr xmlns:wp14="http://schemas.microsoft.com/office/word/2010/wordml" w:rsidR="00437B6A" w:rsidTr="003E4A23" w14:paraId="379FFE0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64"/>
          <w:jc w:val="center"/>
          <w:ins w:author="Author" w:id="695"/>
        </w:trPr>
        <w:tc>
          <w:tcPr>
            <w:tcW w:w="929" w:type="pct"/>
            <w:gridSpan w:val="2"/>
            <w:tcBorders>
              <w:top w:val="single" w:color="616161" w:sz="2" w:space="0"/>
            </w:tcBorders>
            <w:vAlign w:val="center"/>
          </w:tcPr>
          <w:p w:rsidRPr="00205D93" w:rsidR="00437B6A" w:rsidP="003E4A23" w:rsidRDefault="00437B6A" w14:paraId="489FF302" wp14:textId="77777777">
            <w:pPr>
              <w:pStyle w:val="TableHeading"/>
              <w:spacing w:before="40" w:after="40"/>
              <w:rPr>
                <w:ins w:author="Author" w:id="696"/>
                <w:rStyle w:val="ModernTableText"/>
                <w:noProof/>
                <w:szCs w:val="17"/>
              </w:rPr>
            </w:pPr>
            <w:ins w:author="Author" w:id="697">
              <w:r w:rsidRPr="00205D93">
                <w:rPr>
                  <w:rStyle w:val="ModernTableText"/>
                  <w:noProof/>
                  <w:szCs w:val="17"/>
                </w:rPr>
                <w:t>Client Division / Department:</w:t>
              </w:r>
            </w:ins>
          </w:p>
        </w:tc>
        <w:tc>
          <w:tcPr>
            <w:tcW w:w="4071" w:type="pct"/>
            <w:gridSpan w:val="8"/>
            <w:tcBorders>
              <w:top w:val="single" w:color="616161" w:sz="2" w:space="0"/>
            </w:tcBorders>
            <w:vAlign w:val="center"/>
          </w:tcPr>
          <w:p w:rsidRPr="00205D93" w:rsidR="00437B6A" w:rsidP="003E4A23" w:rsidRDefault="00437B6A" w14:paraId="10C7A140" wp14:textId="77777777">
            <w:pPr>
              <w:pStyle w:val="TableText1"/>
              <w:spacing w:before="40" w:after="40"/>
              <w:rPr>
                <w:ins w:author="Author" w:id="698"/>
                <w:rStyle w:val="ModernTableText"/>
                <w:szCs w:val="17"/>
              </w:rPr>
            </w:pPr>
            <w:ins w:author="Author" w:id="699">
              <w:r w:rsidRPr="00205D93">
                <w:rPr>
                  <w:rStyle w:val="ModernTableText"/>
                  <w:szCs w:val="17"/>
                </w:rPr>
                <w:t>DHHS</w:t>
              </w:r>
            </w:ins>
          </w:p>
        </w:tc>
      </w:tr>
      <w:tr xmlns:wp14="http://schemas.microsoft.com/office/word/2010/wordml" w:rsidR="00437B6A" w:rsidTr="003E4A23" w14:paraId="35ED367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ins w:author="Author" w:id="700"/>
        </w:trPr>
        <w:tc>
          <w:tcPr>
            <w:tcW w:w="929" w:type="pct"/>
            <w:gridSpan w:val="2"/>
            <w:tcBorders>
              <w:top w:val="single" w:color="616161" w:sz="2" w:space="0"/>
              <w:bottom w:val="single" w:color="616161" w:sz="2" w:space="0"/>
            </w:tcBorders>
            <w:vAlign w:val="center"/>
          </w:tcPr>
          <w:p w:rsidRPr="00205D93" w:rsidR="00437B6A" w:rsidP="003E4A23" w:rsidRDefault="00437B6A" w14:paraId="2FA2B359" wp14:textId="77777777">
            <w:pPr>
              <w:pStyle w:val="TableHeading"/>
              <w:spacing w:before="40" w:after="40"/>
              <w:rPr>
                <w:ins w:author="Author" w:id="701"/>
                <w:rStyle w:val="ModernTableText"/>
                <w:noProof/>
                <w:szCs w:val="17"/>
              </w:rPr>
            </w:pPr>
            <w:ins w:author="Author" w:id="702">
              <w:r w:rsidRPr="00205D93">
                <w:rPr>
                  <w:rStyle w:val="ModernTableText"/>
                  <w:noProof/>
                  <w:szCs w:val="17"/>
                </w:rPr>
                <w:t>Report Title:</w:t>
              </w:r>
            </w:ins>
          </w:p>
        </w:tc>
        <w:tc>
          <w:tcPr>
            <w:tcW w:w="4071" w:type="pct"/>
            <w:gridSpan w:val="8"/>
            <w:tcBorders>
              <w:top w:val="single" w:color="616161" w:sz="2" w:space="0"/>
              <w:bottom w:val="single" w:color="616161" w:sz="2" w:space="0"/>
            </w:tcBorders>
            <w:vAlign w:val="center"/>
          </w:tcPr>
          <w:p w:rsidRPr="00292F97" w:rsidR="00437B6A" w:rsidP="003E4A23" w:rsidRDefault="00745B0B" w14:paraId="34AD1BE2" wp14:textId="77777777">
            <w:pPr>
              <w:pStyle w:val="TableText1"/>
              <w:spacing w:before="40" w:after="40"/>
              <w:rPr>
                <w:ins w:author="Author" w:id="703"/>
                <w:rStyle w:val="ModernTableText"/>
                <w:szCs w:val="17"/>
              </w:rPr>
            </w:pPr>
            <w:ins w:author="Author" w:id="704">
              <w:r>
                <w:rPr>
                  <w:rStyle w:val="ModernTableText"/>
                </w:rPr>
                <w:t xml:space="preserve">139B </w:t>
              </w:r>
              <w:r w:rsidRPr="00292F97" w:rsidR="00437B6A">
                <w:rPr>
                  <w:rStyle w:val="ModernTableText"/>
                </w:rPr>
                <w:t>Service Authorization Status Report to Inbox</w:t>
              </w:r>
              <w:del w:author="Author" w:id="705">
                <w:r w:rsidDel="00745B0B" w:rsidR="00437B6A">
                  <w:rPr>
                    <w:rStyle w:val="ModernTableText"/>
                  </w:rPr>
                  <w:delText xml:space="preserve"> for Provider Type 059 </w:delText>
                </w:r>
                <w:r w:rsidDel="00745B0B" w:rsidR="00E710AB">
                  <w:rPr>
                    <w:rStyle w:val="ModernTableText"/>
                  </w:rPr>
                  <w:delText>or</w:delText>
                </w:r>
                <w:r w:rsidDel="00745B0B" w:rsidR="00437B6A">
                  <w:rPr>
                    <w:rStyle w:val="ModernTableText"/>
                  </w:rPr>
                  <w:delText xml:space="preserve"> 236</w:delText>
                </w:r>
              </w:del>
            </w:ins>
          </w:p>
        </w:tc>
      </w:tr>
      <w:tr xmlns:wp14="http://schemas.microsoft.com/office/word/2010/wordml" w:rsidR="00437B6A" w:rsidTr="003E4A23" w14:paraId="2DA32A5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55"/>
          <w:jc w:val="center"/>
          <w:ins w:author="Author" w:id="706"/>
        </w:trPr>
        <w:tc>
          <w:tcPr>
            <w:tcW w:w="929" w:type="pct"/>
            <w:gridSpan w:val="2"/>
            <w:tcBorders>
              <w:top w:val="single" w:color="616161" w:sz="2" w:space="0"/>
              <w:bottom w:val="single" w:color="616161" w:sz="2" w:space="0"/>
            </w:tcBorders>
            <w:vAlign w:val="center"/>
          </w:tcPr>
          <w:p w:rsidRPr="00205D93" w:rsidR="00437B6A" w:rsidP="003E4A23" w:rsidRDefault="00437B6A" w14:paraId="5DFA6A91" wp14:textId="77777777">
            <w:pPr>
              <w:pStyle w:val="TableHeading"/>
              <w:spacing w:before="40" w:after="40"/>
              <w:rPr>
                <w:ins w:author="Author" w:id="707"/>
                <w:rStyle w:val="ModernTableText"/>
                <w:noProof/>
                <w:szCs w:val="17"/>
              </w:rPr>
            </w:pPr>
            <w:ins w:author="Author" w:id="708">
              <w:r w:rsidRPr="00205D93">
                <w:rPr>
                  <w:rStyle w:val="ModernTableText"/>
                  <w:noProof/>
                  <w:szCs w:val="17"/>
                </w:rPr>
                <w:t>Report Description:</w:t>
              </w:r>
            </w:ins>
          </w:p>
        </w:tc>
        <w:tc>
          <w:tcPr>
            <w:tcW w:w="4071" w:type="pct"/>
            <w:gridSpan w:val="8"/>
            <w:tcBorders>
              <w:top w:val="single" w:color="616161" w:sz="2" w:space="0"/>
              <w:bottom w:val="single" w:color="616161" w:sz="2" w:space="0"/>
            </w:tcBorders>
            <w:vAlign w:val="center"/>
          </w:tcPr>
          <w:p w:rsidRPr="00E710AB" w:rsidR="00497DB4" w:rsidP="003E4A23" w:rsidRDefault="00497DB4" w14:paraId="6E2FAD2E" wp14:textId="77777777">
            <w:pPr>
              <w:pStyle w:val="TableText1"/>
              <w:spacing w:before="40" w:after="40"/>
              <w:rPr>
                <w:ins w:author="Author" w:id="709"/>
                <w:rStyle w:val="ModernTableText"/>
                <w:rFonts w:cs="Arial"/>
                <w:szCs w:val="18"/>
              </w:rPr>
            </w:pPr>
            <w:ins w:author="Author" w:id="710">
              <w:r w:rsidRPr="00E710AB">
                <w:rPr>
                  <w:rFonts w:cs="Arial"/>
                  <w:sz w:val="18"/>
                  <w:szCs w:val="18"/>
                </w:rPr>
                <w:t>This is a standard SA report that will only go into a providers inbox if they have provider type 236 or 59. A separate report will be created for each of these provider types and output into EDMS for later placement into the provider’s inbox.  This report displays authorization status activity to date that has occurred just like the OPR-SRA-139 report except this report also includes the members address, members phone number and the SA approved date.</w:t>
              </w:r>
              <w:r w:rsidRPr="00E710AB" w:rsidR="00437B6A">
                <w:rPr>
                  <w:sz w:val="18"/>
                  <w:szCs w:val="18"/>
                </w:rPr>
                <w:t xml:space="preserve"> </w:t>
              </w:r>
            </w:ins>
          </w:p>
        </w:tc>
      </w:tr>
      <w:tr xmlns:wp14="http://schemas.microsoft.com/office/word/2010/wordml" w:rsidR="00437B6A" w:rsidTr="003E4A23" w14:paraId="6A99D6F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711"/>
        </w:trPr>
        <w:tc>
          <w:tcPr>
            <w:tcW w:w="929" w:type="pct"/>
            <w:gridSpan w:val="2"/>
            <w:vAlign w:val="center"/>
          </w:tcPr>
          <w:p w:rsidRPr="00205D93" w:rsidR="00437B6A" w:rsidP="003E4A23" w:rsidRDefault="00437B6A" w14:paraId="5029E43E" wp14:textId="77777777">
            <w:pPr>
              <w:pStyle w:val="TableHeading"/>
              <w:spacing w:before="40" w:after="40"/>
              <w:rPr>
                <w:ins w:author="Author" w:id="712"/>
                <w:rStyle w:val="ModernTableText"/>
                <w:noProof/>
                <w:szCs w:val="17"/>
              </w:rPr>
            </w:pPr>
            <w:ins w:author="Author" w:id="713">
              <w:r w:rsidRPr="00205D93">
                <w:rPr>
                  <w:rStyle w:val="ModernTableText"/>
                  <w:noProof/>
                  <w:szCs w:val="17"/>
                </w:rPr>
                <w:t>Report Source State Code:</w:t>
              </w:r>
            </w:ins>
          </w:p>
        </w:tc>
        <w:tc>
          <w:tcPr>
            <w:tcW w:w="4071" w:type="pct"/>
            <w:gridSpan w:val="8"/>
            <w:vAlign w:val="center"/>
          </w:tcPr>
          <w:p w:rsidRPr="00205D93" w:rsidR="00437B6A" w:rsidP="003E4A23" w:rsidRDefault="00437B6A" w14:paraId="2B47D98E" wp14:textId="77777777">
            <w:pPr>
              <w:pStyle w:val="TableText1"/>
              <w:spacing w:before="40" w:after="40"/>
              <w:rPr>
                <w:ins w:author="Author" w:id="714"/>
                <w:rStyle w:val="ModernTableText"/>
                <w:szCs w:val="17"/>
              </w:rPr>
            </w:pPr>
            <w:ins w:author="Author" w:id="715">
              <w:r w:rsidRPr="00205D93">
                <w:rPr>
                  <w:rStyle w:val="ModernTableText"/>
                  <w:szCs w:val="17"/>
                </w:rPr>
                <w:t>NH</w:t>
              </w:r>
            </w:ins>
          </w:p>
        </w:tc>
      </w:tr>
      <w:tr xmlns:wp14="http://schemas.microsoft.com/office/word/2010/wordml" w:rsidR="00437B6A" w:rsidTr="003E4A23" w14:paraId="187E9E4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716"/>
        </w:trPr>
        <w:tc>
          <w:tcPr>
            <w:tcW w:w="929" w:type="pct"/>
            <w:gridSpan w:val="2"/>
            <w:vAlign w:val="center"/>
          </w:tcPr>
          <w:p w:rsidRPr="00205D93" w:rsidR="00437B6A" w:rsidP="003E4A23" w:rsidRDefault="00437B6A" w14:paraId="26EB9175" wp14:textId="77777777">
            <w:pPr>
              <w:pStyle w:val="TableHeading"/>
              <w:spacing w:before="40" w:after="40"/>
              <w:rPr>
                <w:ins w:author="Author" w:id="717"/>
                <w:rStyle w:val="ModernTableText"/>
                <w:noProof/>
                <w:szCs w:val="17"/>
              </w:rPr>
            </w:pPr>
            <w:ins w:author="Author" w:id="718">
              <w:r w:rsidRPr="00205D93">
                <w:rPr>
                  <w:rStyle w:val="ModernTableText"/>
                  <w:noProof/>
                  <w:szCs w:val="17"/>
                </w:rPr>
                <w:t>Report Source Type:</w:t>
              </w:r>
            </w:ins>
          </w:p>
        </w:tc>
        <w:tc>
          <w:tcPr>
            <w:tcW w:w="4071" w:type="pct"/>
            <w:gridSpan w:val="8"/>
            <w:vAlign w:val="center"/>
          </w:tcPr>
          <w:p w:rsidRPr="00205D93" w:rsidR="00437B6A" w:rsidP="003E4A23" w:rsidRDefault="00437B6A" w14:paraId="0778EEA3" wp14:textId="77777777">
            <w:pPr>
              <w:pStyle w:val="TableText1"/>
              <w:spacing w:before="40" w:after="40"/>
              <w:rPr>
                <w:ins w:author="Author" w:id="719"/>
                <w:rStyle w:val="ModernTableText"/>
                <w:noProof/>
                <w:szCs w:val="17"/>
              </w:rPr>
            </w:pPr>
            <w:ins w:author="Author" w:id="720">
              <w:r w:rsidRPr="00871884">
                <w:rPr>
                  <w:rStyle w:val="ModernTableText"/>
                  <w:rFonts w:ascii="Wingdings 2" w:hAnsi="Wingdings 2" w:eastAsia="Wingdings 2" w:cs="Wingdings 2"/>
                  <w:noProof/>
                  <w:szCs w:val="23"/>
                </w:rPr>
                <w:t>£</w:t>
              </w:r>
              <w:r w:rsidRPr="00871884">
                <w:rPr>
                  <w:rStyle w:val="ModernTableText"/>
                  <w:noProof/>
                  <w:szCs w:val="23"/>
                </w:rPr>
                <w:t xml:space="preserve"> </w:t>
              </w:r>
              <w:r w:rsidRPr="00871884">
                <w:rPr>
                  <w:rStyle w:val="ModernTableText"/>
                  <w:noProof/>
                  <w:szCs w:val="17"/>
                </w:rPr>
                <w:t>OLTP</w:t>
              </w:r>
              <w:r w:rsidRPr="00871884">
                <w:rPr>
                  <w:rStyle w:val="ModernTableText"/>
                  <w:noProof/>
                  <w:szCs w:val="17"/>
                </w:rPr>
                <w:tab/>
              </w:r>
              <w:r w:rsidRPr="00871884">
                <w:rPr>
                  <w:rStyle w:val="ModernTableText"/>
                  <w:noProof/>
                  <w:szCs w:val="17"/>
                </w:rPr>
                <w:tab/>
              </w:r>
              <w:r w:rsidRPr="00871884">
                <w:rPr>
                  <w:rStyle w:val="ModernTableText"/>
                  <w:rFonts w:ascii="Wingdings" w:hAnsi="Wingdings" w:eastAsia="Wingdings" w:cs="Wingdings"/>
                  <w:noProof/>
                  <w:szCs w:val="23"/>
                </w:rPr>
                <w:t>þ</w:t>
              </w:r>
              <w:r w:rsidRPr="00871884">
                <w:rPr>
                  <w:rStyle w:val="ModernTableText"/>
                  <w:noProof/>
                  <w:szCs w:val="23"/>
                </w:rPr>
                <w:t xml:space="preserve"> </w:t>
              </w:r>
              <w:r w:rsidRPr="00871884">
                <w:rPr>
                  <w:rStyle w:val="ModernTableText"/>
                  <w:noProof/>
                  <w:szCs w:val="17"/>
                </w:rPr>
                <w:t>OLAP</w:t>
              </w:r>
              <w:r w:rsidRPr="00205D93">
                <w:rPr>
                  <w:rStyle w:val="ModernTableText"/>
                  <w:noProof/>
                  <w:szCs w:val="17"/>
                </w:rPr>
                <w:t xml:space="preserve"> </w:t>
              </w:r>
            </w:ins>
          </w:p>
        </w:tc>
      </w:tr>
      <w:tr xmlns:wp14="http://schemas.microsoft.com/office/word/2010/wordml" w:rsidR="00437B6A" w:rsidTr="003E4A23" w14:paraId="78714B9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721"/>
        </w:trPr>
        <w:tc>
          <w:tcPr>
            <w:tcW w:w="929" w:type="pct"/>
            <w:gridSpan w:val="2"/>
            <w:vAlign w:val="center"/>
          </w:tcPr>
          <w:p w:rsidRPr="00205D93" w:rsidR="00437B6A" w:rsidP="003E4A23" w:rsidRDefault="00437B6A" w14:paraId="54FA106B" wp14:textId="77777777">
            <w:pPr>
              <w:pStyle w:val="TableHeading"/>
              <w:spacing w:before="40" w:after="40"/>
              <w:rPr>
                <w:ins w:author="Author" w:id="722"/>
                <w:rStyle w:val="ModernTableText"/>
                <w:noProof/>
                <w:szCs w:val="17"/>
              </w:rPr>
            </w:pPr>
            <w:ins w:author="Author" w:id="723">
              <w:r w:rsidRPr="00205D93">
                <w:rPr>
                  <w:rStyle w:val="ModernTableText"/>
                  <w:noProof/>
                  <w:szCs w:val="17"/>
                </w:rPr>
                <w:t>Report Source Type Component:</w:t>
              </w:r>
            </w:ins>
          </w:p>
        </w:tc>
        <w:tc>
          <w:tcPr>
            <w:tcW w:w="4071" w:type="pct"/>
            <w:gridSpan w:val="8"/>
            <w:vAlign w:val="center"/>
          </w:tcPr>
          <w:p w:rsidRPr="00871884" w:rsidR="00437B6A" w:rsidP="003E4A23" w:rsidRDefault="00437B6A" w14:paraId="3E4045F5" wp14:textId="77777777">
            <w:pPr>
              <w:pStyle w:val="TableText1"/>
              <w:tabs>
                <w:tab w:val="left" w:pos="2052"/>
                <w:tab w:val="left" w:pos="2232"/>
                <w:tab w:val="left" w:pos="4032"/>
                <w:tab w:val="left" w:pos="6012"/>
                <w:tab w:val="left" w:pos="6552"/>
              </w:tabs>
              <w:spacing w:before="40" w:after="40"/>
              <w:rPr>
                <w:ins w:author="Author" w:id="724"/>
                <w:rStyle w:val="ModernTableText"/>
                <w:noProof/>
                <w:szCs w:val="17"/>
              </w:rPr>
            </w:pPr>
            <w:ins w:author="Author" w:id="725">
              <w:r w:rsidRPr="00871884">
                <w:rPr>
                  <w:rStyle w:val="ModernTableText"/>
                  <w:rFonts w:ascii="Wingdings 2" w:hAnsi="Wingdings 2" w:eastAsia="Wingdings 2" w:cs="Wingdings 2"/>
                  <w:noProof/>
                  <w:szCs w:val="23"/>
                </w:rPr>
                <w:t>£</w:t>
              </w:r>
              <w:r w:rsidRPr="00871884">
                <w:rPr>
                  <w:rStyle w:val="ModernTableText"/>
                  <w:noProof/>
                  <w:szCs w:val="17"/>
                </w:rPr>
                <w:t xml:space="preserve"> Provider</w:t>
              </w:r>
              <w:r w:rsidRPr="00871884">
                <w:rPr>
                  <w:rStyle w:val="ModernTableText"/>
                  <w:noProof/>
                  <w:szCs w:val="17"/>
                </w:rPr>
                <w:tab/>
              </w:r>
              <w:r w:rsidRPr="00871884">
                <w:rPr>
                  <w:rStyle w:val="ModernTableText"/>
                  <w:noProof/>
                  <w:szCs w:val="17"/>
                </w:rPr>
                <w:t xml:space="preserve">  </w:t>
              </w:r>
              <w:r w:rsidRPr="00871884">
                <w:rPr>
                  <w:rStyle w:val="ModernTableText"/>
                  <w:rFonts w:ascii="Wingdings 2" w:hAnsi="Wingdings 2" w:eastAsia="Wingdings 2" w:cs="Wingdings 2"/>
                  <w:noProof/>
                  <w:szCs w:val="23"/>
                </w:rPr>
                <w:t>£</w:t>
              </w:r>
              <w:r w:rsidRPr="00871884">
                <w:rPr>
                  <w:rStyle w:val="ModernTableText"/>
                  <w:noProof/>
                  <w:szCs w:val="23"/>
                </w:rPr>
                <w:t xml:space="preserve"> </w:t>
              </w:r>
              <w:r w:rsidRPr="00871884">
                <w:rPr>
                  <w:rStyle w:val="ModernTableText"/>
                  <w:noProof/>
                  <w:szCs w:val="17"/>
                </w:rPr>
                <w:t>Member</w:t>
              </w:r>
              <w:r w:rsidRPr="00871884">
                <w:rPr>
                  <w:rStyle w:val="ModernTableText"/>
                  <w:noProof/>
                  <w:szCs w:val="17"/>
                </w:rPr>
                <w:tab/>
              </w:r>
              <w:r w:rsidRPr="00871884">
                <w:rPr>
                  <w:rStyle w:val="ModernTableText"/>
                  <w:rFonts w:ascii="Wingdings" w:hAnsi="Wingdings" w:eastAsia="Wingdings" w:cs="Wingdings"/>
                  <w:noProof/>
                  <w:szCs w:val="23"/>
                </w:rPr>
                <w:t>þ</w:t>
              </w:r>
              <w:r w:rsidRPr="00871884">
                <w:rPr>
                  <w:rStyle w:val="ModernTableText"/>
                  <w:noProof/>
                  <w:szCs w:val="17"/>
                </w:rPr>
                <w:t xml:space="preserve"> Operations</w:t>
              </w:r>
              <w:r w:rsidRPr="00871884">
                <w:rPr>
                  <w:rStyle w:val="ModernTableText"/>
                  <w:noProof/>
                  <w:szCs w:val="17"/>
                </w:rPr>
                <w:tab/>
              </w:r>
              <w:r w:rsidRPr="00871884">
                <w:rPr>
                  <w:rStyle w:val="ModernTableText"/>
                  <w:rFonts w:ascii="Wingdings 2" w:hAnsi="Wingdings 2" w:eastAsia="Wingdings 2" w:cs="Wingdings 2"/>
                  <w:noProof/>
                  <w:szCs w:val="23"/>
                </w:rPr>
                <w:t>£</w:t>
              </w:r>
              <w:r w:rsidRPr="00871884">
                <w:rPr>
                  <w:rStyle w:val="ModernTableText"/>
                  <w:noProof/>
                  <w:szCs w:val="23"/>
                </w:rPr>
                <w:t xml:space="preserve"> </w:t>
              </w:r>
              <w:r w:rsidRPr="00871884">
                <w:rPr>
                  <w:rStyle w:val="ModernTableText"/>
                  <w:noProof/>
                  <w:szCs w:val="17"/>
                </w:rPr>
                <w:t>Program</w:t>
              </w:r>
            </w:ins>
          </w:p>
        </w:tc>
      </w:tr>
      <w:tr xmlns:wp14="http://schemas.microsoft.com/office/word/2010/wordml" w:rsidR="00437B6A" w:rsidTr="003E4A23" w14:paraId="1E3D71A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726"/>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437B6A" w:rsidP="003E4A23" w:rsidRDefault="00437B6A" w14:paraId="788C186E" wp14:textId="77777777">
            <w:pPr>
              <w:pStyle w:val="ModernBodyText"/>
              <w:spacing w:before="40" w:after="40"/>
              <w:jc w:val="center"/>
              <w:rPr>
                <w:ins w:author="Author" w:id="727"/>
                <w:rStyle w:val="Modern2nd-levelTableheader"/>
                <w:sz w:val="21"/>
                <w:szCs w:val="21"/>
              </w:rPr>
            </w:pPr>
            <w:ins w:author="Author" w:id="728">
              <w:r>
                <w:rPr>
                  <w:rStyle w:val="Modern2nd-levelTableheader"/>
                  <w:sz w:val="21"/>
                  <w:szCs w:val="21"/>
                </w:rPr>
                <w:t>Report Generation</w:t>
              </w:r>
            </w:ins>
          </w:p>
        </w:tc>
      </w:tr>
      <w:tr xmlns:wp14="http://schemas.microsoft.com/office/word/2010/wordml" w:rsidR="00437B6A" w:rsidTr="003E4A23" w14:paraId="4C68E53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175"/>
          <w:jc w:val="center"/>
          <w:ins w:author="Author" w:id="729"/>
        </w:trPr>
        <w:tc>
          <w:tcPr>
            <w:tcW w:w="929" w:type="pct"/>
            <w:gridSpan w:val="2"/>
            <w:vAlign w:val="center"/>
          </w:tcPr>
          <w:p w:rsidRPr="00205D93" w:rsidR="00437B6A" w:rsidP="003E4A23" w:rsidRDefault="00437B6A" w14:paraId="2330E59F" wp14:textId="77777777">
            <w:pPr>
              <w:pStyle w:val="TableHeading"/>
              <w:spacing w:before="40" w:after="40"/>
              <w:rPr>
                <w:ins w:author="Author" w:id="730"/>
                <w:rStyle w:val="ModernTableText"/>
                <w:noProof/>
                <w:szCs w:val="17"/>
              </w:rPr>
            </w:pPr>
            <w:ins w:author="Author" w:id="731">
              <w:r w:rsidRPr="00205D93">
                <w:rPr>
                  <w:rStyle w:val="ModernTableText"/>
                  <w:noProof/>
                  <w:szCs w:val="17"/>
                </w:rPr>
                <w:t>Report Generated by:</w:t>
              </w:r>
            </w:ins>
          </w:p>
        </w:tc>
        <w:tc>
          <w:tcPr>
            <w:tcW w:w="4071" w:type="pct"/>
            <w:gridSpan w:val="8"/>
            <w:vAlign w:val="center"/>
          </w:tcPr>
          <w:p w:rsidRPr="00205D93" w:rsidR="00437B6A" w:rsidP="003E4A23" w:rsidRDefault="00437B6A" w14:paraId="3E7417F5" wp14:textId="77777777">
            <w:pPr>
              <w:pStyle w:val="TableText1"/>
              <w:tabs>
                <w:tab w:val="left" w:pos="2052"/>
                <w:tab w:val="left" w:pos="2232"/>
                <w:tab w:val="left" w:pos="4032"/>
                <w:tab w:val="left" w:pos="6012"/>
                <w:tab w:val="left" w:pos="7812"/>
                <w:tab w:val="left" w:pos="9792"/>
              </w:tabs>
              <w:spacing w:before="40" w:after="40"/>
              <w:rPr>
                <w:ins w:author="Author" w:id="732"/>
                <w:rStyle w:val="ModernTableText"/>
                <w:noProof/>
                <w:szCs w:val="17"/>
              </w:rPr>
            </w:pPr>
            <w:ins w:author="Author" w:id="733">
              <w:r w:rsidRPr="00205D93">
                <w:rPr>
                  <w:rStyle w:val="ModernTableText"/>
                  <w:rFonts w:ascii="Wingdings" w:hAnsi="Wingdings" w:eastAsia="Wingdings" w:cs="Wingdings"/>
                  <w:noProof/>
                  <w:szCs w:val="23"/>
                </w:rPr>
                <w:t>þ</w:t>
              </w:r>
              <w:r w:rsidRPr="00205D93">
                <w:rPr>
                  <w:rStyle w:val="ModernTableText"/>
                  <w:noProof/>
                  <w:szCs w:val="17"/>
                </w:rPr>
                <w:t xml:space="preserve"> EQR</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EFADS</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EMAR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ESUR</w:t>
              </w:r>
              <w:r w:rsidRPr="00205D93">
                <w:rPr>
                  <w:rStyle w:val="ModernTableText"/>
                  <w:noProof/>
                  <w:szCs w:val="17"/>
                </w:rPr>
                <w:tab/>
              </w:r>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  </w:t>
              </w:r>
            </w:ins>
          </w:p>
        </w:tc>
      </w:tr>
      <w:tr xmlns:wp14="http://schemas.microsoft.com/office/word/2010/wordml" w:rsidR="00437B6A" w:rsidTr="003E4A23" w14:paraId="393D919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ins w:author="Author" w:id="734"/>
        </w:trPr>
        <w:tc>
          <w:tcPr>
            <w:tcW w:w="929" w:type="pct"/>
            <w:gridSpan w:val="2"/>
            <w:vAlign w:val="center"/>
          </w:tcPr>
          <w:p w:rsidRPr="00205D93" w:rsidR="00437B6A" w:rsidP="003E4A23" w:rsidRDefault="00437B6A" w14:paraId="064BBB34" wp14:textId="77777777">
            <w:pPr>
              <w:pStyle w:val="TableText1"/>
              <w:spacing w:before="40" w:after="40"/>
              <w:rPr>
                <w:ins w:author="Author" w:id="735"/>
                <w:rStyle w:val="ModernTableText"/>
                <w:b/>
                <w:noProof/>
                <w:szCs w:val="17"/>
              </w:rPr>
            </w:pPr>
            <w:ins w:author="Author" w:id="736">
              <w:r w:rsidRPr="00205D93">
                <w:rPr>
                  <w:rStyle w:val="ModernTableText"/>
                  <w:b/>
                  <w:noProof/>
                  <w:szCs w:val="17"/>
                </w:rPr>
                <w:t>Report Screen Tip (optional):</w:t>
              </w:r>
            </w:ins>
          </w:p>
        </w:tc>
        <w:tc>
          <w:tcPr>
            <w:tcW w:w="4071" w:type="pct"/>
            <w:gridSpan w:val="8"/>
            <w:vAlign w:val="center"/>
          </w:tcPr>
          <w:p w:rsidRPr="00205D93" w:rsidR="00437B6A" w:rsidP="003E4A23" w:rsidRDefault="00437B6A" w14:paraId="2D210449" wp14:textId="77777777">
            <w:pPr>
              <w:pStyle w:val="TableText1"/>
              <w:spacing w:before="40" w:after="40"/>
              <w:rPr>
                <w:ins w:author="Author" w:id="737"/>
                <w:rStyle w:val="ModernTableText"/>
                <w:szCs w:val="17"/>
                <w:u w:val="single"/>
              </w:rPr>
            </w:pPr>
          </w:p>
        </w:tc>
      </w:tr>
      <w:tr xmlns:wp14="http://schemas.microsoft.com/office/word/2010/wordml" w:rsidR="00437B6A" w:rsidTr="003E4A23" w14:paraId="09CA0E6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ins w:author="Author" w:id="738"/>
        </w:trPr>
        <w:tc>
          <w:tcPr>
            <w:tcW w:w="929" w:type="pct"/>
            <w:gridSpan w:val="2"/>
            <w:vAlign w:val="center"/>
          </w:tcPr>
          <w:p w:rsidRPr="00205D93" w:rsidR="00437B6A" w:rsidP="003E4A23" w:rsidRDefault="00437B6A" w14:paraId="1DDFE601" wp14:textId="77777777">
            <w:pPr>
              <w:pStyle w:val="TableHeading"/>
              <w:spacing w:before="40" w:after="40"/>
              <w:rPr>
                <w:ins w:author="Author" w:id="739"/>
                <w:rStyle w:val="ModernTableText"/>
                <w:noProof/>
                <w:szCs w:val="17"/>
              </w:rPr>
            </w:pPr>
            <w:ins w:author="Author" w:id="740">
              <w:r w:rsidRPr="00205D93">
                <w:rPr>
                  <w:rStyle w:val="ModernTableText"/>
                  <w:noProof/>
                  <w:szCs w:val="17"/>
                </w:rPr>
                <w:t>Report Calendar Type:</w:t>
              </w:r>
            </w:ins>
          </w:p>
        </w:tc>
        <w:tc>
          <w:tcPr>
            <w:tcW w:w="4071" w:type="pct"/>
            <w:gridSpan w:val="8"/>
            <w:vAlign w:val="center"/>
          </w:tcPr>
          <w:p w:rsidRPr="00205D93" w:rsidR="00437B6A" w:rsidP="003E4A23" w:rsidRDefault="00437B6A" w14:paraId="01388513" wp14:textId="77777777">
            <w:pPr>
              <w:pStyle w:val="TableText1"/>
              <w:tabs>
                <w:tab w:val="left" w:pos="2052"/>
                <w:tab w:val="left" w:pos="4032"/>
              </w:tabs>
              <w:spacing w:before="40" w:after="40"/>
              <w:rPr>
                <w:ins w:author="Author" w:id="741"/>
                <w:rStyle w:val="ModernTableText"/>
                <w:noProof/>
                <w:szCs w:val="17"/>
              </w:rPr>
            </w:pPr>
            <w:ins w:author="Author" w:id="742">
              <w:r w:rsidRPr="00205D93">
                <w:rPr>
                  <w:rStyle w:val="ModernTableText"/>
                  <w:rFonts w:ascii="Wingdings 2" w:hAnsi="Wingdings 2" w:eastAsia="Wingdings 2" w:cs="Wingdings 2"/>
                  <w:noProof/>
                  <w:szCs w:val="23"/>
                </w:rPr>
                <w:t>£</w:t>
              </w:r>
              <w:r w:rsidRPr="00205D93">
                <w:rPr>
                  <w:rStyle w:val="ModernTableText"/>
                  <w:noProof/>
                  <w:szCs w:val="17"/>
                </w:rPr>
                <w:t xml:space="preserve"> State Fiscal</w:t>
              </w:r>
              <w:r w:rsidRPr="00205D93">
                <w:rPr>
                  <w:rStyle w:val="ModernTableText"/>
                  <w:noProof/>
                  <w:szCs w:val="17"/>
                </w:rPr>
                <w:tab/>
              </w:r>
              <w:r w:rsidRPr="00205D93">
                <w:rPr>
                  <w:rStyle w:val="ModernTableText"/>
                  <w:noProof/>
                  <w:szCs w:val="17"/>
                </w:rPr>
                <w:t xml:space="preserve">   </w:t>
              </w:r>
              <w:r w:rsidRPr="00205D93">
                <w:rPr>
                  <w:rStyle w:val="ModernTableText"/>
                  <w:rFonts w:ascii="Wingdings 2" w:hAnsi="Wingdings 2" w:eastAsia="Wingdings 2" w:cs="Wingdings 2"/>
                  <w:noProof/>
                  <w:szCs w:val="23"/>
                </w:rPr>
                <w:t>£</w:t>
              </w:r>
              <w:r w:rsidRPr="00205D93">
                <w:rPr>
                  <w:rStyle w:val="ModernTableText"/>
                  <w:noProof/>
                  <w:szCs w:val="17"/>
                </w:rPr>
                <w:t xml:space="preserve"> Federal Fiscal</w:t>
              </w:r>
              <w:r w:rsidRPr="00205D93">
                <w:rPr>
                  <w:rStyle w:val="ModernTableText"/>
                  <w:noProof/>
                  <w:szCs w:val="17"/>
                </w:rPr>
                <w:tab/>
              </w:r>
              <w:r w:rsidRPr="00205D93">
                <w:rPr>
                  <w:rStyle w:val="ModernTableText"/>
                  <w:rFonts w:ascii="Wingdings" w:hAnsi="Wingdings" w:eastAsia="Wingdings" w:cs="Wingdings"/>
                  <w:noProof/>
                  <w:szCs w:val="23"/>
                </w:rPr>
                <w:t>þ</w:t>
              </w:r>
              <w:r w:rsidRPr="00205D93">
                <w:rPr>
                  <w:rStyle w:val="ModernTableText"/>
                  <w:noProof/>
                  <w:szCs w:val="17"/>
                </w:rPr>
                <w:t xml:space="preserve"> Calendar</w:t>
              </w:r>
            </w:ins>
          </w:p>
        </w:tc>
      </w:tr>
      <w:tr xmlns:wp14="http://schemas.microsoft.com/office/word/2010/wordml" w:rsidR="00437B6A" w:rsidTr="003E4A23" w14:paraId="36F33C7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743"/>
        </w:trPr>
        <w:tc>
          <w:tcPr>
            <w:tcW w:w="929" w:type="pct"/>
            <w:gridSpan w:val="2"/>
            <w:vAlign w:val="center"/>
          </w:tcPr>
          <w:p w:rsidRPr="00205D93" w:rsidR="00437B6A" w:rsidP="003E4A23" w:rsidRDefault="00437B6A" w14:paraId="67B52160" wp14:textId="77777777">
            <w:pPr>
              <w:pStyle w:val="TableHeading"/>
              <w:spacing w:before="40" w:after="40"/>
              <w:rPr>
                <w:ins w:author="Author" w:id="744"/>
                <w:rStyle w:val="ModernTableText"/>
                <w:noProof/>
                <w:szCs w:val="17"/>
              </w:rPr>
            </w:pPr>
            <w:ins w:author="Author" w:id="745">
              <w:r w:rsidRPr="00205D93">
                <w:rPr>
                  <w:rStyle w:val="ModernTableText"/>
                  <w:noProof/>
                  <w:szCs w:val="17"/>
                </w:rPr>
                <w:t>Report Frequency Type:</w:t>
              </w:r>
            </w:ins>
          </w:p>
        </w:tc>
        <w:tc>
          <w:tcPr>
            <w:tcW w:w="718" w:type="pct"/>
          </w:tcPr>
          <w:p w:rsidRPr="00205D93" w:rsidR="00437B6A" w:rsidP="003E4A23" w:rsidRDefault="00437B6A" w14:paraId="6133542C" wp14:textId="77777777">
            <w:pPr>
              <w:pStyle w:val="TableText1"/>
              <w:spacing w:before="40" w:after="40"/>
              <w:rPr>
                <w:ins w:author="Author" w:id="746"/>
                <w:rStyle w:val="ModernTableText"/>
                <w:noProof/>
                <w:szCs w:val="17"/>
              </w:rPr>
            </w:pPr>
            <w:ins w:author="Author" w:id="747">
              <w:r w:rsidRPr="00205D93">
                <w:rPr>
                  <w:rStyle w:val="ModernTableText"/>
                  <w:rFonts w:ascii="Wingdings" w:hAnsi="Wingdings" w:eastAsia="Wingdings" w:cs="Wingdings"/>
                  <w:noProof/>
                  <w:szCs w:val="23"/>
                </w:rPr>
                <w:t>þ</w:t>
              </w:r>
              <w:r w:rsidRPr="00205D93">
                <w:rPr>
                  <w:rStyle w:val="ModernTableText"/>
                  <w:noProof/>
                  <w:szCs w:val="17"/>
                </w:rPr>
                <w:t xml:space="preserve"> Scheduled</w:t>
              </w:r>
            </w:ins>
          </w:p>
          <w:p w:rsidRPr="00205D93" w:rsidR="00437B6A" w:rsidP="003E4A23" w:rsidRDefault="00437B6A" w14:paraId="7C89780B" wp14:textId="77777777">
            <w:pPr>
              <w:pStyle w:val="TableText1"/>
              <w:spacing w:before="40" w:after="40"/>
              <w:rPr>
                <w:ins w:author="Author" w:id="748"/>
                <w:rStyle w:val="ModernTableText"/>
                <w:noProof/>
                <w:szCs w:val="17"/>
              </w:rPr>
            </w:pPr>
            <w:ins w:author="Author" w:id="749">
              <w:r w:rsidRPr="00205D93">
                <w:rPr>
                  <w:rStyle w:val="ModernTableText"/>
                  <w:rFonts w:ascii="Wingdings 2" w:hAnsi="Wingdings 2" w:eastAsia="Wingdings 2" w:cs="Wingdings 2"/>
                  <w:noProof/>
                  <w:szCs w:val="23"/>
                </w:rPr>
                <w:t>£</w:t>
              </w:r>
              <w:r>
                <w:rPr>
                  <w:rStyle w:val="ModernTableText"/>
                  <w:noProof/>
                  <w:szCs w:val="23"/>
                </w:rPr>
                <w:t xml:space="preserve"> </w:t>
              </w:r>
              <w:r w:rsidRPr="00205D93">
                <w:rPr>
                  <w:rStyle w:val="ModernTableText"/>
                  <w:noProof/>
                  <w:szCs w:val="17"/>
                </w:rPr>
                <w:t>On Request</w:t>
              </w:r>
            </w:ins>
          </w:p>
        </w:tc>
        <w:tc>
          <w:tcPr>
            <w:tcW w:w="2140" w:type="pct"/>
            <w:gridSpan w:val="4"/>
            <w:tcBorders>
              <w:top w:val="single" w:color="616161" w:sz="2" w:space="0"/>
              <w:bottom w:val="single" w:color="616161" w:sz="2" w:space="0"/>
              <w:right w:val="nil"/>
            </w:tcBorders>
          </w:tcPr>
          <w:p w:rsidRPr="00205D93" w:rsidR="00437B6A" w:rsidP="003E4A23" w:rsidRDefault="00437B6A" w14:paraId="4F6F58A3" wp14:textId="77777777">
            <w:pPr>
              <w:pStyle w:val="TableText1"/>
              <w:spacing w:before="40" w:after="40"/>
              <w:rPr>
                <w:ins w:author="Author" w:id="750"/>
                <w:rStyle w:val="ModernTableText"/>
                <w:noProof/>
                <w:szCs w:val="17"/>
              </w:rPr>
            </w:pPr>
            <w:ins w:author="Author" w:id="751">
              <w:r w:rsidRPr="00205D93">
                <w:rPr>
                  <w:rStyle w:val="ModernTableText"/>
                  <w:noProof/>
                  <w:szCs w:val="17"/>
                </w:rPr>
                <w:t>If scheduled, select timeframe below:</w:t>
              </w:r>
            </w:ins>
          </w:p>
          <w:p w:rsidRPr="00205D93" w:rsidR="00437B6A" w:rsidP="003E4A23" w:rsidRDefault="00437B6A" w14:paraId="42957F4E" wp14:textId="77777777">
            <w:pPr>
              <w:pStyle w:val="TableText1"/>
              <w:spacing w:before="40" w:after="40"/>
              <w:rPr>
                <w:ins w:author="Author" w:id="752"/>
                <w:rStyle w:val="ModernTableText"/>
                <w:noProof/>
                <w:szCs w:val="17"/>
              </w:rPr>
            </w:pPr>
            <w:ins w:author="Author" w:id="753">
              <w:r w:rsidRPr="00205D93">
                <w:rPr>
                  <w:rStyle w:val="ModernTableText"/>
                  <w:rFonts w:ascii="Wingdings 2" w:hAnsi="Wingdings 2" w:eastAsia="Wingdings 2" w:cs="Wingdings 2"/>
                  <w:noProof/>
                  <w:szCs w:val="23"/>
                </w:rPr>
                <w:t>£</w:t>
              </w:r>
              <w:r>
                <w:rPr>
                  <w:rStyle w:val="ModernTableText"/>
                  <w:noProof/>
                  <w:szCs w:val="23"/>
                </w:rPr>
                <w:t xml:space="preserve"> </w:t>
              </w:r>
              <w:r w:rsidRPr="00E96437">
                <w:rPr>
                  <w:rStyle w:val="ModernTableText"/>
                  <w:noProof/>
                  <w:szCs w:val="17"/>
                </w:rPr>
                <w:t>Daily</w:t>
              </w:r>
              <w:r w:rsidRPr="00205D93">
                <w:rPr>
                  <w:rStyle w:val="ModernTableText"/>
                  <w:noProof/>
                  <w:szCs w:val="17"/>
                </w:rPr>
                <w:t xml:space="preserve">   </w:t>
              </w:r>
              <w:r w:rsidRPr="00E96437">
                <w:rPr>
                  <w:rStyle w:val="ModernTableText"/>
                  <w:rFonts w:ascii="Wingdings" w:hAnsi="Wingdings" w:eastAsia="Wingdings" w:cs="Wingdings"/>
                  <w:noProof/>
                  <w:szCs w:val="23"/>
                </w:rPr>
                <w:t>þ</w:t>
              </w:r>
              <w:r>
                <w:rPr>
                  <w:rStyle w:val="ModernTableText"/>
                  <w:noProof/>
                  <w:szCs w:val="23"/>
                </w:rPr>
                <w:t xml:space="preserve"> </w:t>
              </w:r>
              <w:r w:rsidRPr="00205D93">
                <w:rPr>
                  <w:rStyle w:val="ModernTableText"/>
                  <w:noProof/>
                  <w:szCs w:val="17"/>
                </w:rPr>
                <w:t xml:space="preserve">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w:t>
              </w:r>
            </w:ins>
          </w:p>
        </w:tc>
        <w:tc>
          <w:tcPr>
            <w:tcW w:w="1213" w:type="pct"/>
            <w:gridSpan w:val="3"/>
            <w:tcBorders>
              <w:top w:val="single" w:color="616161" w:sz="2" w:space="0"/>
              <w:left w:val="nil"/>
            </w:tcBorders>
          </w:tcPr>
          <w:p w:rsidRPr="00205D93" w:rsidR="00437B6A" w:rsidP="003E4A23" w:rsidRDefault="00437B6A" w14:paraId="35031765" wp14:textId="77777777">
            <w:pPr>
              <w:pStyle w:val="TableText1"/>
              <w:spacing w:before="40" w:after="40"/>
              <w:rPr>
                <w:ins w:author="Author" w:id="754"/>
                <w:rStyle w:val="ModernTableText"/>
                <w:noProof/>
                <w:szCs w:val="17"/>
              </w:rPr>
            </w:pPr>
            <w:ins w:author="Author" w:id="755">
              <w:r w:rsidRPr="00205D93">
                <w:rPr>
                  <w:rStyle w:val="ModernTableText"/>
                  <w:rFonts w:ascii="Wingdings" w:hAnsi="Wingdings" w:eastAsia="Wingdings" w:cs="Wingdings"/>
                  <w:noProof/>
                  <w:szCs w:val="23"/>
                </w:rPr>
                <w:t>þ</w:t>
              </w:r>
              <w:r w:rsidRPr="00205D93">
                <w:rPr>
                  <w:rStyle w:val="ModernTableText"/>
                  <w:noProof/>
                  <w:szCs w:val="17"/>
                </w:rPr>
                <w:t xml:space="preserve"> Other - Please explain:</w:t>
              </w:r>
              <w:r>
                <w:rPr>
                  <w:rStyle w:val="ModernTableText"/>
                  <w:noProof/>
                  <w:szCs w:val="17"/>
                </w:rPr>
                <w:t xml:space="preserve">  Runs after the weekly Payment cycle.</w:t>
              </w:r>
            </w:ins>
          </w:p>
        </w:tc>
      </w:tr>
      <w:tr xmlns:wp14="http://schemas.microsoft.com/office/word/2010/wordml" w:rsidR="00437B6A" w:rsidTr="003E4A23" w14:paraId="3EF46BD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756"/>
        </w:trPr>
        <w:tc>
          <w:tcPr>
            <w:tcW w:w="929" w:type="pct"/>
            <w:gridSpan w:val="2"/>
            <w:vAlign w:val="center"/>
          </w:tcPr>
          <w:p w:rsidRPr="00205D93" w:rsidR="00437B6A" w:rsidP="003E4A23" w:rsidRDefault="00437B6A" w14:paraId="0F6E849B" wp14:textId="77777777">
            <w:pPr>
              <w:pStyle w:val="TableHeading"/>
              <w:spacing w:before="40" w:after="40"/>
              <w:rPr>
                <w:ins w:author="Author" w:id="757"/>
                <w:rStyle w:val="ModernTableText"/>
                <w:noProof/>
                <w:szCs w:val="17"/>
              </w:rPr>
            </w:pPr>
            <w:ins w:author="Author" w:id="758">
              <w:r w:rsidRPr="00205D93">
                <w:rPr>
                  <w:rStyle w:val="ModernTableText"/>
                  <w:noProof/>
                  <w:szCs w:val="17"/>
                </w:rPr>
                <w:t>Report Data Accumulation Type:</w:t>
              </w:r>
            </w:ins>
          </w:p>
        </w:tc>
        <w:tc>
          <w:tcPr>
            <w:tcW w:w="718" w:type="pct"/>
          </w:tcPr>
          <w:p w:rsidRPr="00205D93" w:rsidR="00437B6A" w:rsidP="003E4A23" w:rsidRDefault="00437B6A" w14:paraId="3E859537" wp14:textId="77777777">
            <w:pPr>
              <w:pStyle w:val="TableText1"/>
              <w:spacing w:before="40" w:after="40"/>
              <w:rPr>
                <w:ins w:author="Author" w:id="759"/>
                <w:rStyle w:val="ModernTableText"/>
                <w:noProof/>
                <w:szCs w:val="17"/>
              </w:rPr>
            </w:pPr>
            <w:ins w:author="Author" w:id="760">
              <w:r w:rsidRPr="00205D93">
                <w:rPr>
                  <w:rStyle w:val="ModernTableText"/>
                  <w:rFonts w:ascii="Wingdings 2" w:hAnsi="Wingdings 2" w:eastAsia="Wingdings 2" w:cs="Wingdings 2"/>
                  <w:noProof/>
                  <w:szCs w:val="23"/>
                </w:rPr>
                <w:t>£</w:t>
              </w:r>
              <w:r w:rsidRPr="00205D93">
                <w:rPr>
                  <w:rStyle w:val="ModernTableText"/>
                  <w:noProof/>
                  <w:szCs w:val="17"/>
                </w:rPr>
                <w:t xml:space="preserve"> Prompt</w:t>
              </w:r>
            </w:ins>
          </w:p>
        </w:tc>
        <w:tc>
          <w:tcPr>
            <w:tcW w:w="2140" w:type="pct"/>
            <w:gridSpan w:val="4"/>
            <w:tcBorders>
              <w:top w:val="single" w:color="616161" w:sz="2" w:space="0"/>
              <w:right w:val="nil"/>
            </w:tcBorders>
            <w:vAlign w:val="center"/>
          </w:tcPr>
          <w:p w:rsidRPr="00205D93" w:rsidR="00437B6A" w:rsidP="003E4A23" w:rsidRDefault="00437B6A" w14:paraId="68CD656E" wp14:textId="77777777">
            <w:pPr>
              <w:pStyle w:val="TableText1"/>
              <w:spacing w:before="40" w:after="40"/>
              <w:rPr>
                <w:ins w:author="Author" w:id="761"/>
                <w:rStyle w:val="ModernTableText"/>
                <w:noProof/>
                <w:szCs w:val="17"/>
              </w:rPr>
            </w:pPr>
            <w:ins w:author="Author" w:id="762">
              <w:r w:rsidRPr="00205D93">
                <w:rPr>
                  <w:rStyle w:val="ModernTableText"/>
                  <w:noProof/>
                  <w:szCs w:val="17"/>
                </w:rPr>
                <w:t>If no prompt, select report data accumulation type below:</w:t>
              </w:r>
            </w:ins>
          </w:p>
          <w:p w:rsidRPr="00205D93" w:rsidR="00437B6A" w:rsidP="003E4A23" w:rsidRDefault="00437B6A" w14:paraId="10B61FF6" wp14:textId="77777777">
            <w:pPr>
              <w:pStyle w:val="TableText1"/>
              <w:spacing w:before="40" w:after="40"/>
              <w:rPr>
                <w:ins w:author="Author" w:id="763"/>
                <w:rStyle w:val="ModernTableText"/>
                <w:noProof/>
                <w:szCs w:val="17"/>
              </w:rPr>
            </w:pPr>
            <w:ins w:author="Author" w:id="764">
              <w:r w:rsidRPr="00205D93">
                <w:rPr>
                  <w:rStyle w:val="ModernTableText"/>
                  <w:rFonts w:ascii="Wingdings 2" w:hAnsi="Wingdings 2" w:eastAsia="Wingdings 2" w:cs="Wingdings 2"/>
                  <w:noProof/>
                  <w:szCs w:val="23"/>
                </w:rPr>
                <w:t>£</w:t>
              </w:r>
              <w:r w:rsidRPr="00205D93">
                <w:rPr>
                  <w:rStyle w:val="ModernTableText"/>
                  <w:noProof/>
                  <w:szCs w:val="17"/>
                </w:rPr>
                <w:t xml:space="preserve"> Daily  </w:t>
              </w:r>
              <w:r w:rsidRPr="00205D93">
                <w:rPr>
                  <w:rStyle w:val="ModernTableText"/>
                  <w:rFonts w:ascii="Wingdings" w:hAnsi="Wingdings" w:eastAsia="Wingdings" w:cs="Wingdings"/>
                  <w:noProof/>
                  <w:szCs w:val="23"/>
                </w:rPr>
                <w:t>þ</w:t>
              </w:r>
              <w:r w:rsidRPr="00205D93">
                <w:rPr>
                  <w:rStyle w:val="ModernTableText"/>
                  <w:noProof/>
                  <w:szCs w:val="17"/>
                </w:rPr>
                <w:t xml:space="preserve"> Weekly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Monthly  </w:t>
              </w:r>
              <w:r w:rsidRPr="00205D93">
                <w:rPr>
                  <w:rStyle w:val="ModernTableText"/>
                  <w:rFonts w:ascii="Wingdings 2" w:hAnsi="Wingdings 2" w:eastAsia="Wingdings 2" w:cs="Wingdings 2"/>
                  <w:noProof/>
                  <w:szCs w:val="23"/>
                </w:rPr>
                <w:t>£</w:t>
              </w:r>
              <w:r w:rsidRPr="00205D93">
                <w:rPr>
                  <w:rStyle w:val="ModernTableText"/>
                  <w:noProof/>
                  <w:szCs w:val="17"/>
                </w:rPr>
                <w:t xml:space="preserve"> Quarterly  </w:t>
              </w:r>
              <w:r w:rsidRPr="00205D93">
                <w:rPr>
                  <w:rStyle w:val="ModernTableText"/>
                  <w:rFonts w:ascii="Wingdings 2" w:hAnsi="Wingdings 2" w:eastAsia="Wingdings 2" w:cs="Wingdings 2"/>
                  <w:noProof/>
                  <w:szCs w:val="23"/>
                </w:rPr>
                <w:t>£</w:t>
              </w:r>
              <w:r w:rsidRPr="00205D93">
                <w:rPr>
                  <w:rStyle w:val="ModernTableText"/>
                  <w:noProof/>
                  <w:szCs w:val="17"/>
                </w:rPr>
                <w:t xml:space="preserve"> Annually  </w:t>
              </w:r>
              <w:r w:rsidRPr="00205D93">
                <w:rPr>
                  <w:rStyle w:val="ModernTableText"/>
                  <w:rFonts w:ascii="Wingdings 2" w:hAnsi="Wingdings 2" w:eastAsia="Wingdings 2" w:cs="Wingdings 2"/>
                  <w:noProof/>
                  <w:szCs w:val="23"/>
                </w:rPr>
                <w:t>£</w:t>
              </w:r>
              <w:r w:rsidRPr="00205D93">
                <w:rPr>
                  <w:rStyle w:val="ModernTableText"/>
                  <w:noProof/>
                  <w:szCs w:val="17"/>
                </w:rPr>
                <w:t xml:space="preserve"> YTD</w:t>
              </w:r>
            </w:ins>
          </w:p>
        </w:tc>
        <w:tc>
          <w:tcPr>
            <w:tcW w:w="1213" w:type="pct"/>
            <w:gridSpan w:val="3"/>
            <w:tcBorders>
              <w:top w:val="single" w:color="616161" w:sz="2" w:space="0"/>
              <w:left w:val="nil"/>
            </w:tcBorders>
          </w:tcPr>
          <w:p w:rsidRPr="00205D93" w:rsidR="00437B6A" w:rsidP="003E4A23" w:rsidRDefault="00437B6A" w14:paraId="0FC0998E" wp14:textId="77777777">
            <w:pPr>
              <w:pStyle w:val="TableText1"/>
              <w:spacing w:before="40" w:after="40"/>
              <w:rPr>
                <w:ins w:author="Author" w:id="765"/>
                <w:rStyle w:val="ModernTableText"/>
                <w:noProof/>
                <w:szCs w:val="17"/>
              </w:rPr>
            </w:pPr>
            <w:ins w:author="Author" w:id="766">
              <w:r w:rsidRPr="00205D93">
                <w:rPr>
                  <w:rStyle w:val="ModernTableText"/>
                  <w:rFonts w:ascii="Wingdings 2" w:hAnsi="Wingdings 2" w:eastAsia="Wingdings 2" w:cs="Wingdings 2"/>
                  <w:noProof/>
                  <w:szCs w:val="23"/>
                </w:rPr>
                <w:t>£</w:t>
              </w:r>
              <w:r w:rsidRPr="00205D93">
                <w:rPr>
                  <w:rStyle w:val="ModernTableText"/>
                  <w:noProof/>
                  <w:szCs w:val="17"/>
                </w:rPr>
                <w:t xml:space="preserve"> Other - Please explain:</w:t>
              </w:r>
            </w:ins>
          </w:p>
        </w:tc>
      </w:tr>
      <w:tr xmlns:wp14="http://schemas.microsoft.com/office/word/2010/wordml" w:rsidR="00437B6A" w:rsidTr="003E4A23" w14:paraId="319A1D4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647"/>
          <w:jc w:val="center"/>
          <w:ins w:author="Author" w:id="767"/>
        </w:trPr>
        <w:tc>
          <w:tcPr>
            <w:tcW w:w="929" w:type="pct"/>
            <w:gridSpan w:val="2"/>
            <w:vMerge w:val="restart"/>
            <w:tcBorders>
              <w:top w:val="single" w:color="616161" w:sz="4" w:space="0"/>
              <w:left w:val="single" w:color="616161" w:sz="4" w:space="0"/>
              <w:right w:val="single" w:color="616161" w:sz="4" w:space="0"/>
            </w:tcBorders>
            <w:vAlign w:val="center"/>
          </w:tcPr>
          <w:p w:rsidRPr="00205D93" w:rsidR="00437B6A" w:rsidP="003E4A23" w:rsidRDefault="00437B6A" w14:paraId="55211761" wp14:textId="77777777">
            <w:pPr>
              <w:pStyle w:val="TableText1"/>
              <w:keepNext/>
              <w:spacing w:before="40" w:after="40"/>
              <w:rPr>
                <w:ins w:author="Author" w:id="768"/>
                <w:rStyle w:val="ModernTableText"/>
                <w:b/>
                <w:noProof/>
                <w:szCs w:val="17"/>
              </w:rPr>
            </w:pPr>
            <w:ins w:author="Author" w:id="769">
              <w:r w:rsidRPr="00205D93">
                <w:rPr>
                  <w:rStyle w:val="ModernTableText"/>
                  <w:b/>
                  <w:noProof/>
                  <w:szCs w:val="17"/>
                </w:rPr>
                <w:t>Report Selection Criteria:</w:t>
              </w:r>
            </w:ins>
          </w:p>
        </w:tc>
        <w:tc>
          <w:tcPr>
            <w:tcW w:w="1428" w:type="pct"/>
            <w:gridSpan w:val="3"/>
            <w:tcBorders>
              <w:top w:val="single" w:color="616161" w:sz="4" w:space="0"/>
              <w:left w:val="single" w:color="616161" w:sz="4" w:space="0"/>
              <w:right w:val="single" w:color="616161" w:sz="4" w:space="0"/>
            </w:tcBorders>
            <w:vAlign w:val="center"/>
          </w:tcPr>
          <w:p w:rsidRPr="00205D93" w:rsidR="00437B6A" w:rsidP="003E4A23" w:rsidRDefault="00437B6A" w14:paraId="202360AD" wp14:textId="77777777">
            <w:pPr>
              <w:pStyle w:val="TableText1"/>
              <w:keepNext/>
              <w:spacing w:before="40" w:after="40"/>
              <w:jc w:val="center"/>
              <w:rPr>
                <w:ins w:author="Author" w:id="770"/>
                <w:rStyle w:val="ModernTableText"/>
                <w:b/>
                <w:noProof/>
                <w:szCs w:val="17"/>
              </w:rPr>
            </w:pPr>
            <w:ins w:author="Author" w:id="771">
              <w:r w:rsidRPr="00205D93">
                <w:rPr>
                  <w:rStyle w:val="ModernTableText"/>
                  <w:b/>
                  <w:noProof/>
                  <w:szCs w:val="17"/>
                </w:rPr>
                <w:t>Report Field</w:t>
              </w:r>
            </w:ins>
          </w:p>
        </w:tc>
        <w:tc>
          <w:tcPr>
            <w:tcW w:w="2146" w:type="pct"/>
            <w:gridSpan w:val="4"/>
            <w:tcBorders>
              <w:top w:val="single" w:color="616161" w:sz="4" w:space="0"/>
              <w:left w:val="single" w:color="616161" w:sz="4" w:space="0"/>
              <w:bottom w:val="single" w:color="616161" w:sz="4" w:space="0"/>
              <w:right w:val="single" w:color="616161" w:sz="4" w:space="0"/>
            </w:tcBorders>
            <w:vAlign w:val="center"/>
          </w:tcPr>
          <w:p w:rsidRPr="00205D93" w:rsidR="00437B6A" w:rsidP="003E4A23" w:rsidRDefault="00437B6A" w14:paraId="3B61BAC8" wp14:textId="77777777">
            <w:pPr>
              <w:pStyle w:val="TableText1"/>
              <w:keepNext/>
              <w:spacing w:before="40" w:after="40"/>
              <w:jc w:val="center"/>
              <w:rPr>
                <w:ins w:author="Author" w:id="772"/>
                <w:rStyle w:val="ModernTableText"/>
                <w:b/>
                <w:noProof/>
                <w:szCs w:val="17"/>
              </w:rPr>
            </w:pPr>
            <w:ins w:author="Author" w:id="773">
              <w:r w:rsidRPr="00205D93">
                <w:rPr>
                  <w:rStyle w:val="ModernTableText"/>
                  <w:b/>
                  <w:noProof/>
                  <w:szCs w:val="17"/>
                </w:rPr>
                <w:t>Report Parameters (optional)</w:t>
              </w:r>
            </w:ins>
          </w:p>
          <w:p w:rsidRPr="00205D93" w:rsidR="00437B6A" w:rsidP="003E4A23" w:rsidRDefault="00437B6A" w14:paraId="31749ACF" wp14:textId="77777777">
            <w:pPr>
              <w:pStyle w:val="TableText1"/>
              <w:keepNext/>
              <w:spacing w:before="40" w:after="40"/>
              <w:jc w:val="center"/>
              <w:rPr>
                <w:ins w:author="Author" w:id="774"/>
                <w:rStyle w:val="ModernTableText"/>
                <w:b/>
                <w:noProof/>
                <w:szCs w:val="17"/>
              </w:rPr>
            </w:pPr>
            <w:ins w:author="Author" w:id="775">
              <w:r w:rsidRPr="00205D93">
                <w:rPr>
                  <w:rStyle w:val="ModernTableText"/>
                  <w:b/>
                  <w:noProof/>
                  <w:szCs w:val="17"/>
                  <w:u w:val="single"/>
                </w:rPr>
                <w:t>Note</w:t>
              </w:r>
              <w:r w:rsidRPr="00205D93">
                <w:rPr>
                  <w:rStyle w:val="ModernTableText"/>
                  <w:b/>
                  <w:noProof/>
                  <w:szCs w:val="17"/>
                </w:rPr>
                <w:t>:  If populated, Prompt must = No</w:t>
              </w:r>
            </w:ins>
          </w:p>
        </w:tc>
        <w:tc>
          <w:tcPr>
            <w:tcW w:w="497" w:type="pct"/>
            <w:tcBorders>
              <w:top w:val="single" w:color="616161" w:sz="4" w:space="0"/>
              <w:left w:val="single" w:color="616161" w:sz="4" w:space="0"/>
              <w:bottom w:val="single" w:color="616161" w:sz="4" w:space="0"/>
              <w:right w:val="single" w:color="616161" w:sz="4" w:space="0"/>
            </w:tcBorders>
            <w:vAlign w:val="center"/>
          </w:tcPr>
          <w:p w:rsidRPr="00205D93" w:rsidR="00437B6A" w:rsidP="003E4A23" w:rsidRDefault="00437B6A" w14:paraId="5DC72704" wp14:textId="77777777">
            <w:pPr>
              <w:pStyle w:val="TableText1"/>
              <w:keepNext/>
              <w:spacing w:before="40" w:after="40"/>
              <w:jc w:val="center"/>
              <w:rPr>
                <w:ins w:author="Author" w:id="776"/>
                <w:rStyle w:val="ModernTableText"/>
                <w:b/>
                <w:noProof/>
                <w:szCs w:val="17"/>
              </w:rPr>
            </w:pPr>
            <w:ins w:author="Author" w:id="777">
              <w:r w:rsidRPr="00205D93">
                <w:rPr>
                  <w:rStyle w:val="ModernTableText"/>
                  <w:b/>
                  <w:noProof/>
                  <w:szCs w:val="17"/>
                </w:rPr>
                <w:t>Prompt</w:t>
              </w:r>
            </w:ins>
          </w:p>
        </w:tc>
      </w:tr>
      <w:tr xmlns:wp14="http://schemas.microsoft.com/office/word/2010/wordml" w:rsidR="00437B6A" w:rsidTr="003E4A23" w14:paraId="587F84B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ins w:author="Author" w:id="778"/>
        </w:trPr>
        <w:tc>
          <w:tcPr>
            <w:tcW w:w="929" w:type="pct"/>
            <w:gridSpan w:val="2"/>
            <w:vMerge/>
            <w:tcBorders>
              <w:left w:val="single" w:color="616161" w:sz="4" w:space="0"/>
              <w:right w:val="single" w:color="616161" w:sz="4" w:space="0"/>
            </w:tcBorders>
          </w:tcPr>
          <w:p w:rsidRPr="00205D93" w:rsidR="00437B6A" w:rsidP="003E4A23" w:rsidRDefault="00437B6A" w14:paraId="48840CFB" wp14:textId="77777777">
            <w:pPr>
              <w:pStyle w:val="TableText1"/>
              <w:keepNext/>
              <w:spacing w:before="40" w:after="40"/>
              <w:rPr>
                <w:ins w:author="Author" w:id="779"/>
                <w:rStyle w:val="ModernTableText"/>
                <w:b/>
                <w:szCs w:val="17"/>
              </w:rPr>
            </w:pPr>
          </w:p>
        </w:tc>
        <w:tc>
          <w:tcPr>
            <w:tcW w:w="1428" w:type="pct"/>
            <w:gridSpan w:val="3"/>
            <w:tcBorders>
              <w:top w:val="single" w:color="616161" w:sz="4" w:space="0"/>
              <w:left w:val="single" w:color="616161" w:sz="4" w:space="0"/>
              <w:bottom w:val="single" w:color="616161" w:sz="4" w:space="0"/>
              <w:right w:val="single" w:color="616161" w:sz="4" w:space="0"/>
            </w:tcBorders>
          </w:tcPr>
          <w:p w:rsidRPr="00292F97" w:rsidR="00437B6A" w:rsidP="006402CD" w:rsidRDefault="00437B6A" w14:paraId="3DC119EE" wp14:textId="77777777">
            <w:pPr>
              <w:pStyle w:val="TableText1"/>
              <w:keepNext/>
              <w:numPr>
                <w:ilvl w:val="0"/>
                <w:numId w:val="269"/>
              </w:numPr>
              <w:spacing w:before="40" w:after="40"/>
              <w:rPr>
                <w:ins w:author="Author" w:id="780"/>
                <w:rStyle w:val="ModernTableText"/>
                <w:noProof/>
                <w:sz w:val="17"/>
                <w:szCs w:val="17"/>
              </w:rPr>
            </w:pPr>
            <w:ins w:author="Author" w:id="781">
              <w:r>
                <w:rPr>
                  <w:rStyle w:val="ModernTableText"/>
                  <w:noProof/>
                  <w:sz w:val="17"/>
                  <w:szCs w:val="17"/>
                </w:rPr>
                <w:t>SA Hdr Stat Cd - Desc</w:t>
              </w:r>
            </w:ins>
          </w:p>
          <w:p w:rsidRPr="00292F97" w:rsidR="00437B6A" w:rsidP="003E4A23" w:rsidRDefault="00437B6A" w14:paraId="14ECEC70" wp14:textId="77777777">
            <w:pPr>
              <w:pStyle w:val="TableText1"/>
              <w:keepNext/>
              <w:spacing w:before="40" w:after="40"/>
              <w:ind w:left="360"/>
              <w:rPr>
                <w:ins w:author="Author" w:id="782"/>
                <w:rStyle w:val="ModernTableText"/>
                <w:szCs w:val="17"/>
              </w:rPr>
            </w:pPr>
            <w:ins w:author="Author" w:id="783">
              <w:r w:rsidRPr="00292F97">
                <w:rPr>
                  <w:rStyle w:val="ModernTableText"/>
                  <w:noProof/>
                  <w:sz w:val="17"/>
                  <w:szCs w:val="17"/>
                </w:rPr>
                <w:t>A</w:t>
              </w:r>
              <w:r>
                <w:rPr>
                  <w:rStyle w:val="ModernTableText"/>
                  <w:noProof/>
                  <w:sz w:val="17"/>
                  <w:szCs w:val="17"/>
                </w:rPr>
                <w:t>_</w:t>
              </w:r>
              <w:r w:rsidRPr="00292F97">
                <w:rPr>
                  <w:rStyle w:val="ModernTableText"/>
                  <w:noProof/>
                  <w:sz w:val="17"/>
                  <w:szCs w:val="17"/>
                </w:rPr>
                <w:t>HDR</w:t>
              </w:r>
              <w:r>
                <w:rPr>
                  <w:rStyle w:val="ModernTableText"/>
                  <w:noProof/>
                  <w:sz w:val="17"/>
                  <w:szCs w:val="17"/>
                </w:rPr>
                <w:t>_</w:t>
              </w:r>
              <w:r w:rsidRPr="00292F97">
                <w:rPr>
                  <w:rStyle w:val="ModernTableText"/>
                  <w:noProof/>
                  <w:sz w:val="17"/>
                  <w:szCs w:val="17"/>
                </w:rPr>
                <w:t>TB.</w:t>
              </w:r>
              <w:r>
                <w:rPr>
                  <w:rStyle w:val="ModernTableText"/>
                  <w:noProof/>
                  <w:sz w:val="17"/>
                  <w:szCs w:val="17"/>
                </w:rPr>
                <w:t>A_</w:t>
              </w:r>
              <w:r w:rsidRPr="00292F97">
                <w:rPr>
                  <w:rStyle w:val="ModernTableText"/>
                  <w:noProof/>
                  <w:sz w:val="17"/>
                  <w:szCs w:val="17"/>
                </w:rPr>
                <w:t>HDR</w:t>
              </w:r>
              <w:r>
                <w:rPr>
                  <w:rStyle w:val="ModernTableText"/>
                  <w:noProof/>
                  <w:sz w:val="17"/>
                  <w:szCs w:val="17"/>
                </w:rPr>
                <w:t>_</w:t>
              </w:r>
              <w:r w:rsidRPr="00292F97">
                <w:rPr>
                  <w:rStyle w:val="ModernTableText"/>
                  <w:noProof/>
                  <w:sz w:val="17"/>
                  <w:szCs w:val="17"/>
                </w:rPr>
                <w:t>STAT</w:t>
              </w:r>
              <w:r>
                <w:rPr>
                  <w:rStyle w:val="ModernTableText"/>
                  <w:noProof/>
                  <w:sz w:val="17"/>
                  <w:szCs w:val="17"/>
                </w:rPr>
                <w:t>_</w:t>
              </w:r>
              <w:r w:rsidRPr="00292F97">
                <w:rPr>
                  <w:rStyle w:val="ModernTableText"/>
                  <w:noProof/>
                  <w:sz w:val="17"/>
                  <w:szCs w:val="17"/>
                </w:rPr>
                <w:t>CD</w:t>
              </w:r>
            </w:ins>
          </w:p>
        </w:tc>
        <w:tc>
          <w:tcPr>
            <w:tcW w:w="2146" w:type="pct"/>
            <w:gridSpan w:val="4"/>
            <w:tcBorders>
              <w:top w:val="single" w:color="616161" w:sz="4" w:space="0"/>
              <w:left w:val="single" w:color="616161" w:sz="4" w:space="0"/>
              <w:bottom w:val="single" w:color="616161" w:sz="4" w:space="0"/>
              <w:right w:val="single" w:color="616161" w:sz="4" w:space="0"/>
            </w:tcBorders>
            <w:vAlign w:val="center"/>
          </w:tcPr>
          <w:p w:rsidRPr="00292F97" w:rsidR="00437B6A" w:rsidP="003E4A23" w:rsidRDefault="00437B6A" w14:paraId="348E8037" wp14:textId="77777777">
            <w:pPr>
              <w:pStyle w:val="TableText1"/>
              <w:keepNext/>
              <w:spacing w:before="40" w:after="40"/>
              <w:rPr>
                <w:ins w:author="Author" w:id="784"/>
                <w:rStyle w:val="ModernTableText"/>
                <w:noProof/>
                <w:szCs w:val="17"/>
              </w:rPr>
            </w:pPr>
            <w:ins w:author="Author" w:id="785">
              <w:r w:rsidRPr="00292F97">
                <w:rPr>
                  <w:rStyle w:val="ModernTableText"/>
                  <w:noProof/>
                  <w:sz w:val="17"/>
                  <w:szCs w:val="17"/>
                </w:rPr>
                <w:t>A-HDR-STAT-CD &lt;&gt; 'R' (Rejected)</w:t>
              </w:r>
            </w:ins>
          </w:p>
        </w:tc>
        <w:tc>
          <w:tcPr>
            <w:tcW w:w="497" w:type="pct"/>
            <w:tcBorders>
              <w:top w:val="single" w:color="616161" w:sz="4" w:space="0"/>
              <w:left w:val="single" w:color="616161" w:sz="4" w:space="0"/>
              <w:bottom w:val="single" w:color="616161" w:sz="4" w:space="0"/>
              <w:right w:val="single" w:color="616161" w:sz="4" w:space="0"/>
            </w:tcBorders>
            <w:vAlign w:val="center"/>
          </w:tcPr>
          <w:p w:rsidRPr="00292F97" w:rsidR="00437B6A" w:rsidP="003E4A23" w:rsidRDefault="00437B6A" w14:paraId="666A604D" wp14:textId="77777777">
            <w:pPr>
              <w:keepNext/>
              <w:jc w:val="center"/>
              <w:rPr>
                <w:ins w:author="Author" w:id="786"/>
                <w:rStyle w:val="ModernTableText"/>
                <w:noProof/>
                <w:szCs w:val="23"/>
              </w:rPr>
            </w:pPr>
            <w:ins w:author="Author" w:id="787">
              <w:r w:rsidRPr="00292F97">
                <w:rPr>
                  <w:rStyle w:val="ModernTableText"/>
                  <w:rFonts w:ascii="Wingdings" w:hAnsi="Wingdings" w:eastAsia="Wingdings" w:cs="Wingdings"/>
                  <w:noProof/>
                  <w:sz w:val="23"/>
                  <w:szCs w:val="23"/>
                </w:rPr>
                <w:t>þ</w:t>
              </w:r>
              <w:r w:rsidRPr="00292F97">
                <w:rPr>
                  <w:rStyle w:val="ModernTableText"/>
                  <w:noProof/>
                  <w:sz w:val="23"/>
                  <w:szCs w:val="23"/>
                </w:rPr>
                <w:t xml:space="preserve"> </w:t>
              </w:r>
              <w:r w:rsidRPr="00292F97">
                <w:rPr>
                  <w:rStyle w:val="ModernTableText"/>
                  <w:noProof/>
                  <w:sz w:val="17"/>
                  <w:szCs w:val="17"/>
                </w:rPr>
                <w:t xml:space="preserve">No  </w:t>
              </w:r>
              <w:r w:rsidRPr="00292F97">
                <w:rPr>
                  <w:rStyle w:val="ModernTableText"/>
                  <w:rFonts w:ascii="Wingdings 2" w:hAnsi="Wingdings 2" w:eastAsia="Wingdings 2" w:cs="Wingdings 2"/>
                  <w:noProof/>
                  <w:sz w:val="23"/>
                  <w:szCs w:val="23"/>
                </w:rPr>
                <w:t>£</w:t>
              </w:r>
              <w:r w:rsidRPr="00292F97">
                <w:rPr>
                  <w:rStyle w:val="ModernTableText"/>
                  <w:noProof/>
                  <w:sz w:val="17"/>
                  <w:szCs w:val="17"/>
                </w:rPr>
                <w:t xml:space="preserve"> Yes</w:t>
              </w:r>
            </w:ins>
          </w:p>
        </w:tc>
      </w:tr>
      <w:tr xmlns:wp14="http://schemas.microsoft.com/office/word/2010/wordml" w:rsidR="00437B6A" w:rsidTr="003E4A23" w14:paraId="6BE66DA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ins w:author="Author" w:id="788"/>
        </w:trPr>
        <w:tc>
          <w:tcPr>
            <w:tcW w:w="929" w:type="pct"/>
            <w:gridSpan w:val="2"/>
            <w:vMerge/>
            <w:tcBorders>
              <w:left w:val="single" w:color="616161" w:sz="4" w:space="0"/>
              <w:right w:val="single" w:color="616161" w:sz="4" w:space="0"/>
            </w:tcBorders>
          </w:tcPr>
          <w:p w:rsidRPr="00205D93" w:rsidR="00437B6A" w:rsidP="003E4A23" w:rsidRDefault="00437B6A" w14:paraId="2E7D3792" wp14:textId="77777777">
            <w:pPr>
              <w:pStyle w:val="TableText1"/>
              <w:keepNext/>
              <w:spacing w:before="40" w:after="40"/>
              <w:rPr>
                <w:ins w:author="Author" w:id="789"/>
                <w:rStyle w:val="ModernTableText"/>
                <w:b/>
                <w:szCs w:val="17"/>
              </w:rPr>
            </w:pPr>
          </w:p>
        </w:tc>
        <w:tc>
          <w:tcPr>
            <w:tcW w:w="1428" w:type="pct"/>
            <w:gridSpan w:val="3"/>
            <w:tcBorders>
              <w:top w:val="single" w:color="616161" w:sz="4" w:space="0"/>
              <w:left w:val="single" w:color="616161" w:sz="4" w:space="0"/>
              <w:bottom w:val="single" w:color="616161" w:sz="4" w:space="0"/>
              <w:right w:val="single" w:color="616161" w:sz="4" w:space="0"/>
            </w:tcBorders>
          </w:tcPr>
          <w:p w:rsidRPr="00292F97" w:rsidR="00437B6A" w:rsidP="006402CD" w:rsidRDefault="00437B6A" w14:paraId="0B76CA29" wp14:textId="77777777">
            <w:pPr>
              <w:pStyle w:val="TableText1"/>
              <w:keepNext/>
              <w:numPr>
                <w:ilvl w:val="0"/>
                <w:numId w:val="269"/>
              </w:numPr>
              <w:spacing w:before="40" w:after="40"/>
              <w:rPr>
                <w:ins w:author="Author" w:id="790"/>
                <w:rStyle w:val="ModernTableText"/>
                <w:szCs w:val="17"/>
              </w:rPr>
            </w:pPr>
            <w:ins w:author="Author" w:id="791">
              <w:r w:rsidRPr="00292F97">
                <w:rPr>
                  <w:rStyle w:val="ModernTableText"/>
                  <w:szCs w:val="17"/>
                </w:rPr>
                <w:t>LOB Cd</w:t>
              </w:r>
              <w:r>
                <w:rPr>
                  <w:rStyle w:val="ModernTableText"/>
                  <w:szCs w:val="17"/>
                </w:rPr>
                <w:t xml:space="preserve"> - Desc</w:t>
              </w:r>
              <w:r w:rsidRPr="00292F97">
                <w:rPr>
                  <w:rStyle w:val="ModernTableText"/>
                  <w:szCs w:val="17"/>
                </w:rPr>
                <w:br/>
              </w:r>
              <w:r w:rsidRPr="00292F97">
                <w:rPr>
                  <w:rStyle w:val="ModernTableText"/>
                  <w:szCs w:val="17"/>
                </w:rPr>
                <w:t>A-HDR -TB.R-LOB-CD</w:t>
              </w:r>
            </w:ins>
          </w:p>
        </w:tc>
        <w:tc>
          <w:tcPr>
            <w:tcW w:w="2146" w:type="pct"/>
            <w:gridSpan w:val="4"/>
            <w:tcBorders>
              <w:top w:val="single" w:color="616161" w:sz="4" w:space="0"/>
              <w:left w:val="single" w:color="616161" w:sz="4" w:space="0"/>
              <w:bottom w:val="single" w:color="616161" w:sz="4" w:space="0"/>
              <w:right w:val="single" w:color="616161" w:sz="4" w:space="0"/>
            </w:tcBorders>
            <w:vAlign w:val="center"/>
          </w:tcPr>
          <w:p w:rsidRPr="00292F97" w:rsidR="00437B6A" w:rsidP="003E4A23" w:rsidRDefault="00437B6A" w14:paraId="24AA883E" wp14:textId="77777777">
            <w:pPr>
              <w:pStyle w:val="TableText1"/>
              <w:keepNext/>
              <w:spacing w:before="40" w:after="40"/>
              <w:rPr>
                <w:ins w:author="Author" w:id="792"/>
                <w:rStyle w:val="ModernTableText"/>
                <w:szCs w:val="17"/>
              </w:rPr>
            </w:pPr>
          </w:p>
        </w:tc>
        <w:tc>
          <w:tcPr>
            <w:tcW w:w="497" w:type="pct"/>
            <w:tcBorders>
              <w:top w:val="single" w:color="616161" w:sz="4" w:space="0"/>
              <w:left w:val="single" w:color="616161" w:sz="4" w:space="0"/>
              <w:bottom w:val="single" w:color="616161" w:sz="4" w:space="0"/>
              <w:right w:val="single" w:color="616161" w:sz="4" w:space="0"/>
            </w:tcBorders>
            <w:vAlign w:val="center"/>
          </w:tcPr>
          <w:p w:rsidRPr="00292F97" w:rsidR="00437B6A" w:rsidP="003E4A23" w:rsidRDefault="00437B6A" w14:paraId="6DAE3719" wp14:textId="77777777">
            <w:pPr>
              <w:keepNext/>
              <w:jc w:val="center"/>
              <w:rPr>
                <w:ins w:author="Author" w:id="793"/>
                <w:rStyle w:val="ModernTableText"/>
                <w:noProof/>
                <w:szCs w:val="23"/>
              </w:rPr>
            </w:pPr>
            <w:ins w:author="Author" w:id="794">
              <w:r w:rsidRPr="00292F97">
                <w:rPr>
                  <w:rStyle w:val="ModernTableText"/>
                  <w:rFonts w:ascii="Wingdings" w:hAnsi="Wingdings" w:eastAsia="Wingdings" w:cs="Wingdings"/>
                  <w:noProof/>
                  <w:szCs w:val="23"/>
                </w:rPr>
                <w:t>þ</w:t>
              </w:r>
              <w:r w:rsidRPr="00292F97">
                <w:rPr>
                  <w:rStyle w:val="ModernTableText"/>
                  <w:noProof/>
                  <w:szCs w:val="23"/>
                </w:rPr>
                <w:t xml:space="preserve"> </w:t>
              </w:r>
              <w:r w:rsidRPr="00292F97">
                <w:rPr>
                  <w:rStyle w:val="ModernTableText"/>
                  <w:noProof/>
                  <w:szCs w:val="17"/>
                </w:rPr>
                <w:t xml:space="preserve">No  </w:t>
              </w:r>
              <w:r w:rsidRPr="00292F97">
                <w:rPr>
                  <w:rStyle w:val="ModernTableText"/>
                  <w:rFonts w:ascii="Wingdings 2" w:hAnsi="Wingdings 2" w:eastAsia="Wingdings 2" w:cs="Wingdings 2"/>
                  <w:noProof/>
                  <w:szCs w:val="23"/>
                </w:rPr>
                <w:t>£</w:t>
              </w:r>
              <w:r w:rsidRPr="00292F97">
                <w:rPr>
                  <w:rStyle w:val="ModernTableText"/>
                  <w:noProof/>
                  <w:szCs w:val="17"/>
                </w:rPr>
                <w:t xml:space="preserve"> Yes</w:t>
              </w:r>
            </w:ins>
          </w:p>
        </w:tc>
      </w:tr>
      <w:tr xmlns:wp14="http://schemas.microsoft.com/office/word/2010/wordml" w:rsidR="00437B6A" w:rsidTr="003E4A23" w14:paraId="41AF4E8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ins w:author="Author" w:id="795"/>
        </w:trPr>
        <w:tc>
          <w:tcPr>
            <w:tcW w:w="929" w:type="pct"/>
            <w:gridSpan w:val="2"/>
            <w:vMerge/>
            <w:tcBorders>
              <w:left w:val="single" w:color="616161" w:sz="4" w:space="0"/>
              <w:right w:val="single" w:color="616161" w:sz="4" w:space="0"/>
            </w:tcBorders>
          </w:tcPr>
          <w:p w:rsidRPr="00205D93" w:rsidR="00437B6A" w:rsidP="003E4A23" w:rsidRDefault="00437B6A" w14:paraId="65BD7607" wp14:textId="77777777">
            <w:pPr>
              <w:pStyle w:val="TableText1"/>
              <w:keepNext/>
              <w:spacing w:before="40" w:after="40"/>
              <w:rPr>
                <w:ins w:author="Author" w:id="796"/>
                <w:rStyle w:val="ModernTableText"/>
                <w:b/>
                <w:szCs w:val="17"/>
              </w:rPr>
            </w:pPr>
          </w:p>
        </w:tc>
        <w:tc>
          <w:tcPr>
            <w:tcW w:w="1428" w:type="pct"/>
            <w:gridSpan w:val="3"/>
            <w:tcBorders>
              <w:top w:val="single" w:color="616161" w:sz="4" w:space="0"/>
              <w:left w:val="single" w:color="616161" w:sz="4" w:space="0"/>
              <w:bottom w:val="single" w:color="616161" w:sz="4" w:space="0"/>
              <w:right w:val="single" w:color="616161" w:sz="4" w:space="0"/>
            </w:tcBorders>
          </w:tcPr>
          <w:p w:rsidRPr="00292F97" w:rsidR="00437B6A" w:rsidP="006402CD" w:rsidRDefault="00437B6A" w14:paraId="417C0846" wp14:textId="77777777">
            <w:pPr>
              <w:pStyle w:val="TableText1"/>
              <w:keepNext/>
              <w:numPr>
                <w:ilvl w:val="0"/>
                <w:numId w:val="269"/>
              </w:numPr>
              <w:spacing w:before="40" w:after="40"/>
              <w:rPr>
                <w:ins w:author="Author" w:id="797"/>
                <w:rStyle w:val="ModernTableText"/>
                <w:szCs w:val="17"/>
              </w:rPr>
            </w:pPr>
            <w:ins w:author="Author" w:id="798">
              <w:r>
                <w:rPr>
                  <w:rStyle w:val="ModernTableText"/>
                  <w:szCs w:val="17"/>
                </w:rPr>
                <w:t>Prov ID</w:t>
              </w:r>
              <w:r w:rsidRPr="00292F97">
                <w:rPr>
                  <w:rStyle w:val="ModernTableText"/>
                  <w:szCs w:val="17"/>
                </w:rPr>
                <w:br/>
              </w:r>
              <w:r w:rsidRPr="00292F97">
                <w:rPr>
                  <w:rStyle w:val="ModernTableText"/>
                  <w:szCs w:val="17"/>
                </w:rPr>
                <w:t>P_ALT_ID_TB.P_ALT_ID</w:t>
              </w:r>
            </w:ins>
          </w:p>
        </w:tc>
        <w:tc>
          <w:tcPr>
            <w:tcW w:w="2146" w:type="pct"/>
            <w:gridSpan w:val="4"/>
            <w:tcBorders>
              <w:top w:val="single" w:color="616161" w:sz="4" w:space="0"/>
              <w:left w:val="single" w:color="616161" w:sz="4" w:space="0"/>
              <w:bottom w:val="single" w:color="616161" w:sz="4" w:space="0"/>
              <w:right w:val="single" w:color="616161" w:sz="4" w:space="0"/>
            </w:tcBorders>
          </w:tcPr>
          <w:p w:rsidR="00437B6A" w:rsidP="003E4A23" w:rsidRDefault="00437B6A" w14:paraId="6786CFCE" wp14:textId="77777777">
            <w:pPr>
              <w:pStyle w:val="TableText1"/>
              <w:keepNext/>
              <w:spacing w:before="40" w:after="40"/>
              <w:rPr>
                <w:ins w:author="Author" w:id="799"/>
                <w:rStyle w:val="ModernTableText"/>
                <w:szCs w:val="17"/>
              </w:rPr>
            </w:pPr>
            <w:ins w:author="Author" w:id="800">
              <w:r w:rsidRPr="000B52DA">
                <w:rPr>
                  <w:rStyle w:val="ModernTableText"/>
                  <w:szCs w:val="17"/>
                </w:rPr>
                <w:t>See Report Special Processing &amp; Source Column Processing Logic below</w:t>
              </w:r>
            </w:ins>
          </w:p>
          <w:p w:rsidRPr="00292F97" w:rsidR="00437B6A" w:rsidP="003E4A23" w:rsidRDefault="00437B6A" w14:paraId="75BB0564" wp14:textId="77777777">
            <w:pPr>
              <w:pStyle w:val="TableText1"/>
              <w:keepNext/>
              <w:spacing w:before="40" w:after="40"/>
              <w:rPr>
                <w:ins w:author="Author" w:id="801"/>
                <w:rStyle w:val="ModernTableText"/>
                <w:szCs w:val="17"/>
              </w:rPr>
            </w:pPr>
          </w:p>
        </w:tc>
        <w:tc>
          <w:tcPr>
            <w:tcW w:w="497" w:type="pct"/>
            <w:tcBorders>
              <w:top w:val="single" w:color="616161" w:sz="4" w:space="0"/>
              <w:left w:val="single" w:color="616161" w:sz="4" w:space="0"/>
              <w:bottom w:val="single" w:color="616161" w:sz="4" w:space="0"/>
              <w:right w:val="single" w:color="616161" w:sz="4" w:space="0"/>
            </w:tcBorders>
            <w:vAlign w:val="center"/>
          </w:tcPr>
          <w:p w:rsidRPr="00292F97" w:rsidR="00437B6A" w:rsidP="003E4A23" w:rsidRDefault="00437B6A" w14:paraId="68316ABD" wp14:textId="77777777">
            <w:pPr>
              <w:keepNext/>
              <w:jc w:val="center"/>
              <w:rPr>
                <w:ins w:author="Author" w:id="802"/>
                <w:noProof/>
                <w:sz w:val="18"/>
                <w:szCs w:val="19"/>
              </w:rPr>
            </w:pPr>
            <w:ins w:author="Author" w:id="803">
              <w:r w:rsidRPr="00386B2F">
                <w:rPr>
                  <w:rStyle w:val="ModernTableText"/>
                  <w:rFonts w:ascii="Wingdings" w:hAnsi="Wingdings" w:eastAsia="Wingdings" w:cs="Wingdings"/>
                  <w:noProof/>
                  <w:szCs w:val="23"/>
                </w:rPr>
                <w:t>þ</w:t>
              </w:r>
              <w:r w:rsidRPr="00386B2F">
                <w:rPr>
                  <w:rStyle w:val="ModernTableText"/>
                  <w:noProof/>
                  <w:szCs w:val="23"/>
                </w:rPr>
                <w:t xml:space="preserve"> </w:t>
              </w:r>
              <w:r w:rsidRPr="00386B2F">
                <w:rPr>
                  <w:rStyle w:val="ModernTableText"/>
                  <w:noProof/>
                  <w:szCs w:val="17"/>
                </w:rPr>
                <w:t xml:space="preserve">No  </w:t>
              </w:r>
              <w:r w:rsidRPr="00386B2F">
                <w:rPr>
                  <w:rStyle w:val="ModernTableText"/>
                  <w:rFonts w:ascii="Wingdings 2" w:hAnsi="Wingdings 2" w:eastAsia="Wingdings 2" w:cs="Wingdings 2"/>
                  <w:noProof/>
                  <w:szCs w:val="23"/>
                </w:rPr>
                <w:t>£</w:t>
              </w:r>
              <w:r w:rsidRPr="00386B2F">
                <w:rPr>
                  <w:rStyle w:val="ModernTableText"/>
                  <w:noProof/>
                  <w:szCs w:val="17"/>
                </w:rPr>
                <w:t xml:space="preserve"> Yes</w:t>
              </w:r>
            </w:ins>
          </w:p>
        </w:tc>
      </w:tr>
      <w:tr xmlns:wp14="http://schemas.microsoft.com/office/word/2010/wordml" w:rsidR="00437B6A" w:rsidTr="003E4A23" w14:paraId="5177FB1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68"/>
          <w:jc w:val="center"/>
          <w:ins w:author="Author" w:id="804"/>
        </w:trPr>
        <w:tc>
          <w:tcPr>
            <w:tcW w:w="929" w:type="pct"/>
            <w:gridSpan w:val="2"/>
            <w:vMerge/>
            <w:tcBorders>
              <w:left w:val="single" w:color="616161" w:sz="4" w:space="0"/>
              <w:right w:val="single" w:color="616161" w:sz="4" w:space="0"/>
            </w:tcBorders>
          </w:tcPr>
          <w:p w:rsidRPr="00205D93" w:rsidR="00437B6A" w:rsidP="003E4A23" w:rsidRDefault="00437B6A" w14:paraId="1D8CEBE3" wp14:textId="77777777">
            <w:pPr>
              <w:pStyle w:val="TableText1"/>
              <w:keepNext/>
              <w:spacing w:before="40" w:after="40"/>
              <w:rPr>
                <w:ins w:author="Author" w:id="805"/>
                <w:rStyle w:val="ModernTableText"/>
                <w:b/>
                <w:szCs w:val="17"/>
              </w:rPr>
            </w:pPr>
          </w:p>
        </w:tc>
        <w:tc>
          <w:tcPr>
            <w:tcW w:w="1428" w:type="pct"/>
            <w:gridSpan w:val="3"/>
            <w:tcBorders>
              <w:top w:val="single" w:color="616161" w:sz="4" w:space="0"/>
              <w:left w:val="single" w:color="616161" w:sz="4" w:space="0"/>
              <w:bottom w:val="single" w:color="616161" w:sz="4" w:space="0"/>
              <w:right w:val="single" w:color="616161" w:sz="4" w:space="0"/>
            </w:tcBorders>
          </w:tcPr>
          <w:p w:rsidR="00437B6A" w:rsidP="006402CD" w:rsidRDefault="00437B6A" w14:paraId="2E689DF4" wp14:textId="77777777">
            <w:pPr>
              <w:pStyle w:val="TableText1"/>
              <w:keepNext/>
              <w:numPr>
                <w:ilvl w:val="0"/>
                <w:numId w:val="269"/>
              </w:numPr>
              <w:spacing w:before="40" w:after="40"/>
              <w:rPr>
                <w:ins w:author="Author" w:id="806"/>
                <w:rStyle w:val="ModernTableText"/>
                <w:szCs w:val="17"/>
              </w:rPr>
            </w:pPr>
            <w:ins w:author="Author" w:id="807">
              <w:r>
                <w:rPr>
                  <w:rStyle w:val="ModernTableText"/>
                  <w:szCs w:val="17"/>
                </w:rPr>
                <w:t>Weekly Report Date</w:t>
              </w:r>
            </w:ins>
          </w:p>
          <w:p w:rsidR="00437B6A" w:rsidP="003E4A23" w:rsidRDefault="00437B6A" w14:paraId="78300EEC" wp14:textId="77777777">
            <w:pPr>
              <w:pStyle w:val="TableText1"/>
              <w:keepNext/>
              <w:spacing w:before="40" w:after="40"/>
              <w:ind w:left="360"/>
              <w:rPr>
                <w:ins w:author="Author" w:id="808"/>
                <w:rStyle w:val="ModernTableText"/>
                <w:szCs w:val="17"/>
              </w:rPr>
            </w:pPr>
            <w:ins w:author="Author" w:id="809">
              <w:r>
                <w:rPr>
                  <w:rStyle w:val="ModernTableText"/>
                  <w:szCs w:val="17"/>
                </w:rPr>
                <w:t>R_DT_DIM_TB.R_PMT_CYCLE_END_DT</w:t>
              </w:r>
            </w:ins>
          </w:p>
        </w:tc>
        <w:tc>
          <w:tcPr>
            <w:tcW w:w="2146" w:type="pct"/>
            <w:gridSpan w:val="4"/>
            <w:tcBorders>
              <w:top w:val="single" w:color="616161" w:sz="4" w:space="0"/>
              <w:left w:val="single" w:color="616161" w:sz="4" w:space="0"/>
              <w:bottom w:val="single" w:color="616161" w:sz="4" w:space="0"/>
              <w:right w:val="single" w:color="616161" w:sz="4" w:space="0"/>
            </w:tcBorders>
          </w:tcPr>
          <w:p w:rsidRPr="000B52DA" w:rsidR="00437B6A" w:rsidP="003E4A23" w:rsidRDefault="00437B6A" w14:paraId="55FFD359" wp14:textId="77777777">
            <w:pPr>
              <w:pStyle w:val="TableText1"/>
              <w:keepNext/>
              <w:spacing w:before="40" w:after="40"/>
              <w:rPr>
                <w:ins w:author="Author" w:id="810"/>
                <w:rStyle w:val="ModernTableText"/>
                <w:szCs w:val="17"/>
              </w:rPr>
            </w:pPr>
            <w:ins w:author="Author" w:id="811">
              <w:r>
                <w:rPr>
                  <w:rStyle w:val="ModernTableText"/>
                  <w:szCs w:val="17"/>
                </w:rPr>
                <w:t>=MM/DD/YYYY</w:t>
              </w:r>
            </w:ins>
          </w:p>
        </w:tc>
        <w:tc>
          <w:tcPr>
            <w:tcW w:w="497" w:type="pct"/>
            <w:tcBorders>
              <w:top w:val="single" w:color="616161" w:sz="4" w:space="0"/>
              <w:left w:val="single" w:color="616161" w:sz="4" w:space="0"/>
              <w:bottom w:val="single" w:color="616161" w:sz="4" w:space="0"/>
              <w:right w:val="single" w:color="616161" w:sz="4" w:space="0"/>
            </w:tcBorders>
            <w:vAlign w:val="center"/>
          </w:tcPr>
          <w:p w:rsidRPr="00386B2F" w:rsidR="00437B6A" w:rsidP="003E4A23" w:rsidRDefault="00437B6A" w14:paraId="4F173967" wp14:textId="77777777">
            <w:pPr>
              <w:keepNext/>
              <w:jc w:val="center"/>
              <w:rPr>
                <w:ins w:author="Author" w:id="812"/>
                <w:rStyle w:val="ModernTableText"/>
                <w:noProof/>
                <w:szCs w:val="23"/>
              </w:rPr>
            </w:pPr>
            <w:ins w:author="Author" w:id="813">
              <w:r w:rsidRPr="00386B2F">
                <w:rPr>
                  <w:rStyle w:val="ModernTableText"/>
                  <w:rFonts w:ascii="Wingdings" w:hAnsi="Wingdings" w:eastAsia="Wingdings" w:cs="Wingdings"/>
                  <w:noProof/>
                  <w:szCs w:val="23"/>
                </w:rPr>
                <w:t>þ</w:t>
              </w:r>
              <w:r w:rsidRPr="00386B2F">
                <w:rPr>
                  <w:rStyle w:val="ModernTableText"/>
                  <w:noProof/>
                  <w:szCs w:val="23"/>
                </w:rPr>
                <w:t xml:space="preserve"> </w:t>
              </w:r>
              <w:r w:rsidRPr="00386B2F">
                <w:rPr>
                  <w:rStyle w:val="ModernTableText"/>
                  <w:noProof/>
                  <w:szCs w:val="17"/>
                </w:rPr>
                <w:t xml:space="preserve">No  </w:t>
              </w:r>
              <w:r w:rsidRPr="00386B2F">
                <w:rPr>
                  <w:rStyle w:val="ModernTableText"/>
                  <w:rFonts w:ascii="Wingdings 2" w:hAnsi="Wingdings 2" w:eastAsia="Wingdings 2" w:cs="Wingdings 2"/>
                  <w:noProof/>
                  <w:szCs w:val="23"/>
                </w:rPr>
                <w:t>£</w:t>
              </w:r>
              <w:r w:rsidRPr="00386B2F">
                <w:rPr>
                  <w:rStyle w:val="ModernTableText"/>
                  <w:noProof/>
                  <w:szCs w:val="17"/>
                </w:rPr>
                <w:t xml:space="preserve"> Yes</w:t>
              </w:r>
            </w:ins>
          </w:p>
        </w:tc>
      </w:tr>
      <w:tr xmlns:wp14="http://schemas.microsoft.com/office/word/2010/wordml" w:rsidR="00437B6A" w:rsidTr="003E4A23" w14:paraId="0FF1D38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814"/>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437B6A" w:rsidP="003E4A23" w:rsidRDefault="00437B6A" w14:paraId="6612F60F" wp14:textId="77777777">
            <w:pPr>
              <w:pStyle w:val="ModernBodyText"/>
              <w:spacing w:before="40" w:after="40"/>
              <w:jc w:val="center"/>
              <w:rPr>
                <w:ins w:author="Author" w:id="815"/>
                <w:rStyle w:val="Modern2nd-levelTableheader"/>
                <w:color w:val="FFFFFF"/>
                <w:sz w:val="21"/>
                <w:szCs w:val="21"/>
              </w:rPr>
            </w:pPr>
            <w:ins w:author="Author" w:id="816">
              <w:r>
                <w:rPr>
                  <w:sz w:val="21"/>
                  <w:szCs w:val="21"/>
                </w:rPr>
                <w:br w:type="page"/>
              </w:r>
              <w:r>
                <w:rPr>
                  <w:rStyle w:val="Modern2nd-levelTableheader"/>
                  <w:color w:val="FFFFFF"/>
                  <w:sz w:val="21"/>
                  <w:szCs w:val="21"/>
                </w:rPr>
                <w:t>Report Control Breaks, Totals, Counts, and Sorts</w:t>
              </w:r>
            </w:ins>
          </w:p>
        </w:tc>
      </w:tr>
      <w:tr xmlns:wp14="http://schemas.microsoft.com/office/word/2010/wordml" w:rsidR="00437B6A" w:rsidTr="003E4A23" w14:paraId="6520FA4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817"/>
        </w:trPr>
        <w:tc>
          <w:tcPr>
            <w:tcW w:w="929" w:type="pct"/>
            <w:gridSpan w:val="2"/>
            <w:vMerge w:val="restart"/>
            <w:vAlign w:val="center"/>
          </w:tcPr>
          <w:p w:rsidRPr="00205D93" w:rsidR="00437B6A" w:rsidP="003E4A23" w:rsidRDefault="00437B6A" w14:paraId="16D2280E" wp14:textId="77777777">
            <w:pPr>
              <w:pStyle w:val="TableHeading"/>
              <w:spacing w:before="40" w:after="40"/>
              <w:rPr>
                <w:ins w:author="Author" w:id="818"/>
                <w:rStyle w:val="ModernTableText"/>
                <w:noProof/>
                <w:szCs w:val="17"/>
              </w:rPr>
            </w:pPr>
            <w:ins w:author="Author" w:id="819">
              <w:r w:rsidRPr="00205D93">
                <w:rPr>
                  <w:rStyle w:val="ModernTableText"/>
                  <w:noProof/>
                  <w:szCs w:val="17"/>
                </w:rPr>
                <w:t>Sort By:</w:t>
              </w:r>
            </w:ins>
          </w:p>
        </w:tc>
        <w:tc>
          <w:tcPr>
            <w:tcW w:w="2055" w:type="pct"/>
            <w:gridSpan w:val="4"/>
            <w:vAlign w:val="center"/>
          </w:tcPr>
          <w:p w:rsidRPr="00205D93" w:rsidR="00437B6A" w:rsidP="006402CD" w:rsidRDefault="00437B6A" w14:paraId="4F599483" wp14:textId="77777777">
            <w:pPr>
              <w:pStyle w:val="TableText1"/>
              <w:numPr>
                <w:ilvl w:val="0"/>
                <w:numId w:val="270"/>
              </w:numPr>
              <w:spacing w:before="40" w:after="40"/>
              <w:rPr>
                <w:ins w:author="Author" w:id="820"/>
                <w:rStyle w:val="ModernTableText"/>
                <w:szCs w:val="17"/>
              </w:rPr>
            </w:pPr>
            <w:ins w:author="Author" w:id="821">
              <w:r w:rsidRPr="00205D93">
                <w:rPr>
                  <w:rStyle w:val="ModernTableText"/>
                  <w:szCs w:val="17"/>
                </w:rPr>
                <w:t>LOB Cd</w:t>
              </w:r>
              <w:r>
                <w:rPr>
                  <w:rStyle w:val="ModernTableText"/>
                  <w:szCs w:val="17"/>
                </w:rPr>
                <w:t xml:space="preserve"> – Desc</w:t>
              </w:r>
            </w:ins>
          </w:p>
        </w:tc>
        <w:tc>
          <w:tcPr>
            <w:tcW w:w="2016" w:type="pct"/>
            <w:gridSpan w:val="4"/>
          </w:tcPr>
          <w:p w:rsidRPr="00205D93" w:rsidR="00437B6A" w:rsidP="003E4A23" w:rsidRDefault="00437B6A" w14:paraId="69C4753D" wp14:textId="77777777">
            <w:pPr>
              <w:rPr>
                <w:ins w:author="Author" w:id="822"/>
                <w:rStyle w:val="ModernTableText"/>
                <w:noProof/>
                <w:szCs w:val="23"/>
              </w:rPr>
            </w:pPr>
            <w:ins w:author="Author" w:id="823">
              <w:r w:rsidRPr="00205D93">
                <w:rPr>
                  <w:rStyle w:val="ModernTableText"/>
                  <w:rFonts w:ascii="Wingdings" w:hAnsi="Wingdings" w:eastAsia="Wingdings" w:cs="Wingdings"/>
                  <w:noProof/>
                  <w:szCs w:val="23"/>
                </w:rPr>
                <w:t>þ</w:t>
              </w:r>
              <w:r w:rsidRPr="00205D93">
                <w:rPr>
                  <w:rStyle w:val="ModernTableText"/>
                  <w:noProof/>
                  <w:szCs w:val="17"/>
                </w:rPr>
                <w:t xml:space="preserve"> Ascending    </w:t>
              </w:r>
              <w:r w:rsidRPr="00205D93">
                <w:rPr>
                  <w:rStyle w:val="ModernTableText"/>
                  <w:rFonts w:ascii="Wingdings 2" w:hAnsi="Wingdings 2" w:eastAsia="Wingdings 2" w:cs="Wingdings 2"/>
                  <w:noProof/>
                  <w:szCs w:val="23"/>
                </w:rPr>
                <w:t>£</w:t>
              </w:r>
              <w:r w:rsidRPr="00205D93">
                <w:rPr>
                  <w:rStyle w:val="ModernTableText"/>
                  <w:noProof/>
                  <w:szCs w:val="17"/>
                </w:rPr>
                <w:t xml:space="preserve"> Descending</w:t>
              </w:r>
            </w:ins>
          </w:p>
        </w:tc>
      </w:tr>
      <w:tr xmlns:wp14="http://schemas.microsoft.com/office/word/2010/wordml" w:rsidR="00437B6A" w:rsidTr="003E4A23" w14:paraId="6BF4BF8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824"/>
        </w:trPr>
        <w:tc>
          <w:tcPr>
            <w:tcW w:w="929" w:type="pct"/>
            <w:gridSpan w:val="2"/>
            <w:vMerge/>
            <w:vAlign w:val="center"/>
          </w:tcPr>
          <w:p w:rsidRPr="00205D93" w:rsidR="00437B6A" w:rsidP="003E4A23" w:rsidRDefault="00437B6A" w14:paraId="2A7EFCFD" wp14:textId="77777777">
            <w:pPr>
              <w:pStyle w:val="TableHeading"/>
              <w:spacing w:before="40" w:after="40"/>
              <w:rPr>
                <w:ins w:author="Author" w:id="825"/>
                <w:rStyle w:val="ModernTableText"/>
                <w:noProof/>
                <w:szCs w:val="17"/>
              </w:rPr>
            </w:pPr>
          </w:p>
        </w:tc>
        <w:tc>
          <w:tcPr>
            <w:tcW w:w="2055" w:type="pct"/>
            <w:gridSpan w:val="4"/>
            <w:vAlign w:val="center"/>
          </w:tcPr>
          <w:p w:rsidRPr="000307E1" w:rsidR="00437B6A" w:rsidP="006402CD" w:rsidRDefault="00437B6A" w14:paraId="5007350A" wp14:textId="77777777">
            <w:pPr>
              <w:pStyle w:val="TableText1"/>
              <w:numPr>
                <w:ilvl w:val="0"/>
                <w:numId w:val="270"/>
              </w:numPr>
              <w:spacing w:before="40" w:after="40"/>
              <w:rPr>
                <w:ins w:author="Author" w:id="826"/>
                <w:rStyle w:val="ModernTableText"/>
                <w:szCs w:val="17"/>
              </w:rPr>
            </w:pPr>
            <w:ins w:author="Author" w:id="827">
              <w:r>
                <w:rPr>
                  <w:rStyle w:val="ModernTableText"/>
                  <w:szCs w:val="17"/>
                </w:rPr>
                <w:t>Prov ID</w:t>
              </w:r>
            </w:ins>
          </w:p>
        </w:tc>
        <w:tc>
          <w:tcPr>
            <w:tcW w:w="2016" w:type="pct"/>
            <w:gridSpan w:val="4"/>
          </w:tcPr>
          <w:p w:rsidRPr="000307E1" w:rsidR="00437B6A" w:rsidP="003E4A23" w:rsidRDefault="00437B6A" w14:paraId="7F624121" wp14:textId="77777777">
            <w:pPr>
              <w:rPr>
                <w:ins w:author="Author" w:id="828"/>
                <w:noProof/>
                <w:sz w:val="18"/>
                <w:szCs w:val="19"/>
              </w:rPr>
            </w:pPr>
            <w:ins w:author="Author" w:id="829">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ins>
          </w:p>
        </w:tc>
      </w:tr>
      <w:tr xmlns:wp14="http://schemas.microsoft.com/office/word/2010/wordml" w:rsidR="00437B6A" w:rsidTr="003E4A23" w14:paraId="4FAE32B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830"/>
        </w:trPr>
        <w:tc>
          <w:tcPr>
            <w:tcW w:w="929" w:type="pct"/>
            <w:gridSpan w:val="2"/>
            <w:vMerge/>
            <w:vAlign w:val="center"/>
          </w:tcPr>
          <w:p w:rsidRPr="00205D93" w:rsidR="00437B6A" w:rsidP="003E4A23" w:rsidRDefault="00437B6A" w14:paraId="63C3486D" wp14:textId="77777777">
            <w:pPr>
              <w:pStyle w:val="TableHeading"/>
              <w:spacing w:before="40" w:after="40"/>
              <w:rPr>
                <w:ins w:author="Author" w:id="831"/>
                <w:rStyle w:val="ModernTableText"/>
                <w:noProof/>
                <w:szCs w:val="17"/>
              </w:rPr>
            </w:pPr>
          </w:p>
        </w:tc>
        <w:tc>
          <w:tcPr>
            <w:tcW w:w="2055" w:type="pct"/>
            <w:gridSpan w:val="4"/>
            <w:vAlign w:val="center"/>
          </w:tcPr>
          <w:p w:rsidRPr="000307E1" w:rsidR="00437B6A" w:rsidP="006402CD" w:rsidRDefault="00437B6A" w14:paraId="4D6A4096" wp14:textId="77777777">
            <w:pPr>
              <w:pStyle w:val="TableText1"/>
              <w:numPr>
                <w:ilvl w:val="0"/>
                <w:numId w:val="270"/>
              </w:numPr>
              <w:spacing w:before="40" w:after="40"/>
              <w:rPr>
                <w:ins w:author="Author" w:id="832"/>
                <w:rStyle w:val="ModernTableText"/>
                <w:szCs w:val="17"/>
              </w:rPr>
            </w:pPr>
            <w:ins w:author="Author" w:id="833">
              <w:r>
                <w:rPr>
                  <w:rStyle w:val="ModernTableText"/>
                  <w:szCs w:val="17"/>
                </w:rPr>
                <w:t>SA Subm Mbr ID</w:t>
              </w:r>
            </w:ins>
          </w:p>
        </w:tc>
        <w:tc>
          <w:tcPr>
            <w:tcW w:w="2016" w:type="pct"/>
            <w:gridSpan w:val="4"/>
            <w:vAlign w:val="center"/>
          </w:tcPr>
          <w:p w:rsidRPr="000307E1" w:rsidR="00437B6A" w:rsidP="003E4A23" w:rsidRDefault="00437B6A" w14:paraId="1F21E1C8" wp14:textId="77777777">
            <w:pPr>
              <w:pStyle w:val="TableText1"/>
              <w:spacing w:before="40" w:after="40"/>
              <w:rPr>
                <w:ins w:author="Author" w:id="834"/>
                <w:rStyle w:val="ModernTableText"/>
                <w:noProof/>
                <w:szCs w:val="23"/>
              </w:rPr>
            </w:pPr>
            <w:ins w:author="Author" w:id="835">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ins>
          </w:p>
        </w:tc>
      </w:tr>
      <w:tr xmlns:wp14="http://schemas.microsoft.com/office/word/2010/wordml" w:rsidR="00437B6A" w:rsidTr="003E4A23" w14:paraId="1F40893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836"/>
        </w:trPr>
        <w:tc>
          <w:tcPr>
            <w:tcW w:w="929" w:type="pct"/>
            <w:gridSpan w:val="2"/>
            <w:vMerge/>
            <w:vAlign w:val="center"/>
          </w:tcPr>
          <w:p w:rsidRPr="00205D93" w:rsidR="00437B6A" w:rsidP="003E4A23" w:rsidRDefault="00437B6A" w14:paraId="33E9A4A1" wp14:textId="77777777">
            <w:pPr>
              <w:pStyle w:val="TableHeading"/>
              <w:spacing w:before="40" w:after="40"/>
              <w:rPr>
                <w:ins w:author="Author" w:id="837"/>
                <w:rStyle w:val="ModernTableText"/>
                <w:noProof/>
                <w:szCs w:val="17"/>
              </w:rPr>
            </w:pPr>
          </w:p>
        </w:tc>
        <w:tc>
          <w:tcPr>
            <w:tcW w:w="2055" w:type="pct"/>
            <w:gridSpan w:val="4"/>
            <w:vAlign w:val="center"/>
          </w:tcPr>
          <w:p w:rsidRPr="000307E1" w:rsidR="00437B6A" w:rsidP="006402CD" w:rsidRDefault="00437B6A" w14:paraId="54541454" wp14:textId="77777777">
            <w:pPr>
              <w:pStyle w:val="TableText1"/>
              <w:numPr>
                <w:ilvl w:val="0"/>
                <w:numId w:val="270"/>
              </w:numPr>
              <w:spacing w:before="40" w:after="40"/>
              <w:rPr>
                <w:ins w:author="Author" w:id="838"/>
                <w:rStyle w:val="ModernTableText"/>
                <w:szCs w:val="17"/>
              </w:rPr>
            </w:pPr>
            <w:ins w:author="Author" w:id="839">
              <w:r w:rsidRPr="000307E1">
                <w:rPr>
                  <w:rStyle w:val="ModernTableText"/>
                  <w:szCs w:val="17"/>
                </w:rPr>
                <w:t xml:space="preserve">SA </w:t>
              </w:r>
              <w:r>
                <w:rPr>
                  <w:rStyle w:val="ModernTableText"/>
                  <w:szCs w:val="17"/>
                </w:rPr>
                <w:t>Auth ID</w:t>
              </w:r>
            </w:ins>
          </w:p>
        </w:tc>
        <w:tc>
          <w:tcPr>
            <w:tcW w:w="2016" w:type="pct"/>
            <w:gridSpan w:val="4"/>
            <w:vAlign w:val="center"/>
          </w:tcPr>
          <w:p w:rsidRPr="000307E1" w:rsidR="00437B6A" w:rsidP="003E4A23" w:rsidRDefault="00437B6A" w14:paraId="5146698C" wp14:textId="77777777">
            <w:pPr>
              <w:pStyle w:val="TableText1"/>
              <w:spacing w:before="40" w:after="40"/>
              <w:rPr>
                <w:ins w:author="Author" w:id="840"/>
                <w:rStyle w:val="ModernTableText"/>
                <w:noProof/>
                <w:szCs w:val="17"/>
              </w:rPr>
            </w:pPr>
            <w:ins w:author="Author" w:id="841">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ins>
          </w:p>
        </w:tc>
      </w:tr>
      <w:tr xmlns:wp14="http://schemas.microsoft.com/office/word/2010/wordml" w:rsidR="00437B6A" w:rsidTr="003E4A23" w14:paraId="7C23D9E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842"/>
        </w:trPr>
        <w:tc>
          <w:tcPr>
            <w:tcW w:w="929" w:type="pct"/>
            <w:gridSpan w:val="2"/>
            <w:vMerge/>
            <w:vAlign w:val="center"/>
          </w:tcPr>
          <w:p w:rsidRPr="00205D93" w:rsidR="00437B6A" w:rsidP="003E4A23" w:rsidRDefault="00437B6A" w14:paraId="61580395" wp14:textId="77777777">
            <w:pPr>
              <w:pStyle w:val="TableHeading"/>
              <w:spacing w:before="40" w:after="40"/>
              <w:rPr>
                <w:ins w:author="Author" w:id="843"/>
                <w:rStyle w:val="ModernTableText"/>
                <w:noProof/>
                <w:szCs w:val="17"/>
              </w:rPr>
            </w:pPr>
          </w:p>
        </w:tc>
        <w:tc>
          <w:tcPr>
            <w:tcW w:w="2055" w:type="pct"/>
            <w:gridSpan w:val="4"/>
            <w:vAlign w:val="center"/>
          </w:tcPr>
          <w:p w:rsidRPr="000307E1" w:rsidR="00437B6A" w:rsidP="006402CD" w:rsidRDefault="00437B6A" w14:paraId="1A107848" wp14:textId="77777777">
            <w:pPr>
              <w:pStyle w:val="TableText1"/>
              <w:numPr>
                <w:ilvl w:val="0"/>
                <w:numId w:val="270"/>
              </w:numPr>
              <w:spacing w:before="40" w:after="40"/>
              <w:rPr>
                <w:ins w:author="Author" w:id="844"/>
                <w:rStyle w:val="ModernTableText"/>
                <w:szCs w:val="17"/>
              </w:rPr>
            </w:pPr>
            <w:ins w:author="Author" w:id="845">
              <w:r>
                <w:rPr>
                  <w:rStyle w:val="ModernTableText"/>
                  <w:szCs w:val="17"/>
                </w:rPr>
                <w:t>SA LI Num</w:t>
              </w:r>
            </w:ins>
          </w:p>
        </w:tc>
        <w:tc>
          <w:tcPr>
            <w:tcW w:w="2016" w:type="pct"/>
            <w:gridSpan w:val="4"/>
            <w:vAlign w:val="center"/>
          </w:tcPr>
          <w:p w:rsidRPr="000307E1" w:rsidR="00437B6A" w:rsidP="003E4A23" w:rsidRDefault="00437B6A" w14:paraId="4500DD95" wp14:textId="77777777">
            <w:pPr>
              <w:pStyle w:val="TableText1"/>
              <w:spacing w:before="40" w:after="40"/>
              <w:rPr>
                <w:ins w:author="Author" w:id="846"/>
                <w:rStyle w:val="ModernTableText"/>
                <w:noProof/>
                <w:szCs w:val="23"/>
              </w:rPr>
            </w:pPr>
            <w:ins w:author="Author" w:id="847">
              <w:r w:rsidRPr="000307E1">
                <w:rPr>
                  <w:rStyle w:val="ModernTableText"/>
                  <w:rFonts w:ascii="Wingdings" w:hAnsi="Wingdings" w:eastAsia="Wingdings" w:cs="Wingdings"/>
                  <w:noProof/>
                  <w:szCs w:val="23"/>
                </w:rPr>
                <w:t>þ</w:t>
              </w:r>
              <w:r w:rsidRPr="000307E1">
                <w:rPr>
                  <w:rStyle w:val="ModernTableText"/>
                  <w:noProof/>
                  <w:szCs w:val="17"/>
                </w:rPr>
                <w:t xml:space="preserve"> Ascending    </w:t>
              </w:r>
              <w:r w:rsidRPr="000307E1">
                <w:rPr>
                  <w:rStyle w:val="ModernTableText"/>
                  <w:rFonts w:ascii="Wingdings 2" w:hAnsi="Wingdings 2" w:eastAsia="Wingdings 2" w:cs="Wingdings 2"/>
                  <w:noProof/>
                  <w:szCs w:val="23"/>
                </w:rPr>
                <w:t>£</w:t>
              </w:r>
              <w:r w:rsidRPr="000307E1">
                <w:rPr>
                  <w:rStyle w:val="ModernTableText"/>
                  <w:noProof/>
                  <w:szCs w:val="17"/>
                </w:rPr>
                <w:t xml:space="preserve"> Descending</w:t>
              </w:r>
            </w:ins>
          </w:p>
        </w:tc>
      </w:tr>
      <w:tr xmlns:wp14="http://schemas.microsoft.com/office/word/2010/wordml" w:rsidR="00437B6A" w:rsidTr="003E4A23" w14:paraId="24C3BC0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848"/>
        </w:trPr>
        <w:tc>
          <w:tcPr>
            <w:tcW w:w="455" w:type="pct"/>
            <w:vMerge w:val="restart"/>
            <w:vAlign w:val="center"/>
          </w:tcPr>
          <w:p w:rsidRPr="00205D93" w:rsidR="00437B6A" w:rsidP="003E4A23" w:rsidRDefault="00437B6A" w14:paraId="5A9C01E0" wp14:textId="77777777">
            <w:pPr>
              <w:pStyle w:val="TableHeading"/>
              <w:spacing w:before="40" w:after="40"/>
              <w:rPr>
                <w:ins w:author="Author" w:id="849"/>
                <w:rStyle w:val="ModernTableText"/>
                <w:noProof/>
                <w:szCs w:val="17"/>
              </w:rPr>
            </w:pPr>
            <w:ins w:author="Author" w:id="850">
              <w:r w:rsidRPr="00205D93">
                <w:rPr>
                  <w:rStyle w:val="ModernTableText"/>
                  <w:noProof/>
                  <w:szCs w:val="17"/>
                </w:rPr>
                <w:t>Control Break</w:t>
              </w:r>
            </w:ins>
          </w:p>
        </w:tc>
        <w:tc>
          <w:tcPr>
            <w:tcW w:w="474" w:type="pct"/>
            <w:vAlign w:val="center"/>
          </w:tcPr>
          <w:p w:rsidRPr="00205D93" w:rsidR="00437B6A" w:rsidP="003E4A23" w:rsidRDefault="00437B6A" w14:paraId="0B376BA5" wp14:textId="77777777">
            <w:pPr>
              <w:pStyle w:val="TableHeading"/>
              <w:spacing w:before="40" w:after="40"/>
              <w:rPr>
                <w:ins w:author="Author" w:id="851"/>
                <w:rStyle w:val="ModernTableText"/>
                <w:noProof/>
                <w:szCs w:val="17"/>
              </w:rPr>
            </w:pPr>
            <w:ins w:author="Author" w:id="852">
              <w:r w:rsidRPr="00205D93">
                <w:rPr>
                  <w:rStyle w:val="ModernTableText"/>
                  <w:noProof/>
                  <w:szCs w:val="17"/>
                </w:rPr>
                <w:t>Page:</w:t>
              </w:r>
            </w:ins>
          </w:p>
        </w:tc>
        <w:tc>
          <w:tcPr>
            <w:tcW w:w="1421" w:type="pct"/>
            <w:gridSpan w:val="2"/>
            <w:vAlign w:val="center"/>
          </w:tcPr>
          <w:p w:rsidRPr="000307E1" w:rsidR="00437B6A" w:rsidP="003E4A23" w:rsidRDefault="00437B6A" w14:paraId="191AB61F" wp14:textId="77777777">
            <w:pPr>
              <w:pStyle w:val="TableText1"/>
              <w:numPr>
                <w:ilvl w:val="0"/>
                <w:numId w:val="226"/>
              </w:numPr>
              <w:spacing w:before="40" w:after="40"/>
              <w:rPr>
                <w:ins w:author="Author" w:id="853"/>
                <w:rStyle w:val="ModernTableText"/>
                <w:szCs w:val="17"/>
              </w:rPr>
            </w:pPr>
          </w:p>
        </w:tc>
        <w:tc>
          <w:tcPr>
            <w:tcW w:w="1510" w:type="pct"/>
            <w:gridSpan w:val="4"/>
            <w:vAlign w:val="center"/>
          </w:tcPr>
          <w:p w:rsidRPr="000307E1" w:rsidR="00437B6A" w:rsidP="003E4A23" w:rsidRDefault="00437B6A" w14:paraId="35D6438F" wp14:textId="77777777">
            <w:pPr>
              <w:pStyle w:val="TableText1"/>
              <w:numPr>
                <w:ilvl w:val="0"/>
                <w:numId w:val="226"/>
              </w:numPr>
              <w:spacing w:before="40" w:after="40"/>
              <w:rPr>
                <w:ins w:author="Author" w:id="854"/>
                <w:rStyle w:val="ModernTableText"/>
                <w:szCs w:val="17"/>
              </w:rPr>
            </w:pPr>
          </w:p>
        </w:tc>
        <w:tc>
          <w:tcPr>
            <w:tcW w:w="1140" w:type="pct"/>
            <w:gridSpan w:val="2"/>
            <w:vAlign w:val="center"/>
          </w:tcPr>
          <w:p w:rsidRPr="00205D93" w:rsidR="00437B6A" w:rsidP="003E4A23" w:rsidRDefault="00437B6A" w14:paraId="4EB20015" wp14:textId="77777777">
            <w:pPr>
              <w:pStyle w:val="TableText1"/>
              <w:numPr>
                <w:ilvl w:val="0"/>
                <w:numId w:val="226"/>
              </w:numPr>
              <w:spacing w:before="40" w:after="40"/>
              <w:rPr>
                <w:ins w:author="Author" w:id="855"/>
                <w:rStyle w:val="ModernTableText"/>
                <w:szCs w:val="17"/>
              </w:rPr>
            </w:pPr>
          </w:p>
        </w:tc>
      </w:tr>
      <w:tr xmlns:wp14="http://schemas.microsoft.com/office/word/2010/wordml" w:rsidR="00437B6A" w:rsidTr="003E4A23" w14:paraId="099ACE5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856"/>
        </w:trPr>
        <w:tc>
          <w:tcPr>
            <w:tcW w:w="455" w:type="pct"/>
            <w:vMerge/>
            <w:tcBorders>
              <w:bottom w:val="single" w:color="616161" w:sz="2" w:space="0"/>
            </w:tcBorders>
            <w:vAlign w:val="center"/>
          </w:tcPr>
          <w:p w:rsidRPr="00205D93" w:rsidR="00437B6A" w:rsidP="003E4A23" w:rsidRDefault="00437B6A" w14:paraId="2FB1DFD5" wp14:textId="77777777">
            <w:pPr>
              <w:pStyle w:val="TableHeading"/>
              <w:spacing w:before="40" w:after="40"/>
              <w:rPr>
                <w:ins w:author="Author" w:id="857"/>
                <w:rStyle w:val="ModernTableText"/>
                <w:noProof/>
                <w:szCs w:val="17"/>
              </w:rPr>
            </w:pPr>
          </w:p>
        </w:tc>
        <w:tc>
          <w:tcPr>
            <w:tcW w:w="474" w:type="pct"/>
            <w:tcBorders>
              <w:bottom w:val="single" w:color="616161" w:sz="2" w:space="0"/>
            </w:tcBorders>
            <w:vAlign w:val="center"/>
          </w:tcPr>
          <w:p w:rsidRPr="00205D93" w:rsidR="00437B6A" w:rsidP="003E4A23" w:rsidRDefault="00437B6A" w14:paraId="7A157D49" wp14:textId="77777777">
            <w:pPr>
              <w:pStyle w:val="TableHeading"/>
              <w:spacing w:before="40" w:after="40"/>
              <w:rPr>
                <w:ins w:author="Author" w:id="858"/>
                <w:rStyle w:val="ModernTableText"/>
                <w:noProof/>
                <w:szCs w:val="17"/>
              </w:rPr>
            </w:pPr>
            <w:ins w:author="Author" w:id="859">
              <w:r w:rsidRPr="00205D93">
                <w:rPr>
                  <w:rStyle w:val="ModernTableText"/>
                  <w:noProof/>
                  <w:szCs w:val="17"/>
                </w:rPr>
                <w:t>Section:</w:t>
              </w:r>
            </w:ins>
          </w:p>
        </w:tc>
        <w:tc>
          <w:tcPr>
            <w:tcW w:w="1421" w:type="pct"/>
            <w:gridSpan w:val="2"/>
            <w:tcBorders>
              <w:bottom w:val="single" w:color="616161" w:sz="2" w:space="0"/>
            </w:tcBorders>
            <w:vAlign w:val="center"/>
          </w:tcPr>
          <w:p w:rsidRPr="00205D93" w:rsidR="00437B6A" w:rsidP="003E4A23" w:rsidRDefault="00437B6A" w14:paraId="2CBF8BA4" wp14:textId="77777777">
            <w:pPr>
              <w:pStyle w:val="TableText1"/>
              <w:numPr>
                <w:ilvl w:val="0"/>
                <w:numId w:val="227"/>
              </w:numPr>
              <w:spacing w:before="40" w:after="40"/>
              <w:rPr>
                <w:ins w:author="Author" w:id="860"/>
                <w:rStyle w:val="ModernTableText"/>
                <w:szCs w:val="17"/>
              </w:rPr>
            </w:pPr>
          </w:p>
        </w:tc>
        <w:tc>
          <w:tcPr>
            <w:tcW w:w="1510" w:type="pct"/>
            <w:gridSpan w:val="4"/>
            <w:tcBorders>
              <w:bottom w:val="single" w:color="616161" w:sz="2" w:space="0"/>
            </w:tcBorders>
            <w:vAlign w:val="center"/>
          </w:tcPr>
          <w:p w:rsidRPr="00205D93" w:rsidR="00437B6A" w:rsidP="003E4A23" w:rsidRDefault="00437B6A" w14:paraId="04131450" wp14:textId="77777777">
            <w:pPr>
              <w:pStyle w:val="TableText1"/>
              <w:numPr>
                <w:ilvl w:val="0"/>
                <w:numId w:val="227"/>
              </w:numPr>
              <w:spacing w:before="40" w:after="40"/>
              <w:rPr>
                <w:ins w:author="Author" w:id="861"/>
                <w:rStyle w:val="ModernTableText"/>
                <w:szCs w:val="17"/>
              </w:rPr>
            </w:pPr>
          </w:p>
        </w:tc>
        <w:tc>
          <w:tcPr>
            <w:tcW w:w="1140" w:type="pct"/>
            <w:gridSpan w:val="2"/>
            <w:tcBorders>
              <w:bottom w:val="single" w:color="616161" w:sz="2" w:space="0"/>
            </w:tcBorders>
            <w:vAlign w:val="center"/>
          </w:tcPr>
          <w:p w:rsidRPr="00205D93" w:rsidR="00437B6A" w:rsidP="003E4A23" w:rsidRDefault="00437B6A" w14:paraId="264E1422" wp14:textId="77777777">
            <w:pPr>
              <w:pStyle w:val="TableText1"/>
              <w:numPr>
                <w:ilvl w:val="0"/>
                <w:numId w:val="227"/>
              </w:numPr>
              <w:spacing w:before="40" w:after="40"/>
              <w:rPr>
                <w:ins w:author="Author" w:id="862"/>
                <w:rStyle w:val="ModernTableText"/>
                <w:szCs w:val="17"/>
              </w:rPr>
            </w:pPr>
          </w:p>
        </w:tc>
      </w:tr>
      <w:tr xmlns:wp14="http://schemas.microsoft.com/office/word/2010/wordml" w:rsidR="00437B6A" w:rsidTr="003E4A23" w14:paraId="2A83FCA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863"/>
        </w:trPr>
        <w:tc>
          <w:tcPr>
            <w:tcW w:w="455" w:type="pct"/>
            <w:vMerge w:val="restart"/>
            <w:vAlign w:val="center"/>
          </w:tcPr>
          <w:p w:rsidRPr="00205D93" w:rsidR="00437B6A" w:rsidP="003E4A23" w:rsidRDefault="00437B6A" w14:paraId="3B54D912" wp14:textId="77777777">
            <w:pPr>
              <w:pStyle w:val="TableHeading"/>
              <w:spacing w:before="40" w:after="40"/>
              <w:rPr>
                <w:ins w:author="Author" w:id="864"/>
                <w:rStyle w:val="ModernTableText"/>
                <w:noProof/>
                <w:szCs w:val="17"/>
              </w:rPr>
            </w:pPr>
            <w:ins w:author="Author" w:id="865">
              <w:r w:rsidRPr="00205D93">
                <w:rPr>
                  <w:rStyle w:val="ModernTableText"/>
                  <w:noProof/>
                  <w:szCs w:val="17"/>
                </w:rPr>
                <w:t>Total</w:t>
              </w:r>
            </w:ins>
          </w:p>
        </w:tc>
        <w:tc>
          <w:tcPr>
            <w:tcW w:w="474" w:type="pct"/>
            <w:vAlign w:val="center"/>
          </w:tcPr>
          <w:p w:rsidRPr="00205D93" w:rsidR="00437B6A" w:rsidP="003E4A23" w:rsidRDefault="00437B6A" w14:paraId="24311143" wp14:textId="77777777">
            <w:pPr>
              <w:pStyle w:val="TableHeading"/>
              <w:spacing w:before="40" w:after="40"/>
              <w:rPr>
                <w:ins w:author="Author" w:id="866"/>
                <w:rStyle w:val="ModernTableText"/>
                <w:noProof/>
                <w:szCs w:val="17"/>
              </w:rPr>
            </w:pPr>
            <w:ins w:author="Author" w:id="867">
              <w:r w:rsidRPr="00205D93">
                <w:rPr>
                  <w:rStyle w:val="ModernTableText"/>
                  <w:noProof/>
                  <w:szCs w:val="17"/>
                </w:rPr>
                <w:t>Grand:</w:t>
              </w:r>
            </w:ins>
          </w:p>
        </w:tc>
        <w:tc>
          <w:tcPr>
            <w:tcW w:w="1421" w:type="pct"/>
            <w:gridSpan w:val="2"/>
            <w:vAlign w:val="center"/>
          </w:tcPr>
          <w:p w:rsidRPr="00205D93" w:rsidR="00437B6A" w:rsidP="003E4A23" w:rsidRDefault="00437B6A" w14:paraId="561C6FC7" wp14:textId="77777777">
            <w:pPr>
              <w:pStyle w:val="TableText1"/>
              <w:numPr>
                <w:ilvl w:val="0"/>
                <w:numId w:val="228"/>
              </w:numPr>
              <w:spacing w:before="40" w:after="40"/>
              <w:rPr>
                <w:ins w:author="Author" w:id="868"/>
                <w:rStyle w:val="ModernTableText"/>
                <w:szCs w:val="17"/>
              </w:rPr>
            </w:pPr>
          </w:p>
        </w:tc>
        <w:tc>
          <w:tcPr>
            <w:tcW w:w="1510" w:type="pct"/>
            <w:gridSpan w:val="4"/>
            <w:vAlign w:val="center"/>
          </w:tcPr>
          <w:p w:rsidRPr="00205D93" w:rsidR="00437B6A" w:rsidP="003E4A23" w:rsidRDefault="00437B6A" w14:paraId="3CD75AA6" wp14:textId="77777777">
            <w:pPr>
              <w:pStyle w:val="TableText1"/>
              <w:numPr>
                <w:ilvl w:val="0"/>
                <w:numId w:val="228"/>
              </w:numPr>
              <w:spacing w:before="40" w:after="40"/>
              <w:rPr>
                <w:ins w:author="Author" w:id="869"/>
                <w:rStyle w:val="ModernTableText"/>
                <w:szCs w:val="17"/>
              </w:rPr>
            </w:pPr>
          </w:p>
        </w:tc>
        <w:tc>
          <w:tcPr>
            <w:tcW w:w="1140" w:type="pct"/>
            <w:gridSpan w:val="2"/>
            <w:vAlign w:val="center"/>
          </w:tcPr>
          <w:p w:rsidRPr="00205D93" w:rsidR="00437B6A" w:rsidP="003E4A23" w:rsidRDefault="00437B6A" w14:paraId="4162B36C" wp14:textId="77777777">
            <w:pPr>
              <w:pStyle w:val="TableText1"/>
              <w:numPr>
                <w:ilvl w:val="0"/>
                <w:numId w:val="228"/>
              </w:numPr>
              <w:spacing w:before="40" w:after="40"/>
              <w:rPr>
                <w:ins w:author="Author" w:id="870"/>
                <w:rStyle w:val="ModernTableText"/>
                <w:szCs w:val="17"/>
              </w:rPr>
            </w:pPr>
          </w:p>
        </w:tc>
      </w:tr>
      <w:tr xmlns:wp14="http://schemas.microsoft.com/office/word/2010/wordml" w:rsidR="00437B6A" w:rsidTr="003E4A23" w14:paraId="1E8FEB1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871"/>
        </w:trPr>
        <w:tc>
          <w:tcPr>
            <w:tcW w:w="455" w:type="pct"/>
            <w:vMerge/>
            <w:vAlign w:val="center"/>
          </w:tcPr>
          <w:p w:rsidRPr="00205D93" w:rsidR="00437B6A" w:rsidP="003E4A23" w:rsidRDefault="00437B6A" w14:paraId="50657B43" wp14:textId="77777777">
            <w:pPr>
              <w:pStyle w:val="TableHeading"/>
              <w:spacing w:before="40" w:after="40"/>
              <w:rPr>
                <w:ins w:author="Author" w:id="872"/>
                <w:rStyle w:val="ModernTableText"/>
                <w:noProof/>
                <w:szCs w:val="17"/>
              </w:rPr>
            </w:pPr>
          </w:p>
        </w:tc>
        <w:tc>
          <w:tcPr>
            <w:tcW w:w="474" w:type="pct"/>
            <w:vAlign w:val="center"/>
          </w:tcPr>
          <w:p w:rsidRPr="00205D93" w:rsidR="00437B6A" w:rsidP="003E4A23" w:rsidRDefault="00437B6A" w14:paraId="30D37B25" wp14:textId="77777777">
            <w:pPr>
              <w:pStyle w:val="TableHeading"/>
              <w:spacing w:before="40" w:after="40"/>
              <w:rPr>
                <w:ins w:author="Author" w:id="873"/>
                <w:rStyle w:val="ModernTableText"/>
                <w:noProof/>
                <w:szCs w:val="17"/>
              </w:rPr>
            </w:pPr>
            <w:ins w:author="Author" w:id="874">
              <w:r w:rsidRPr="00205D93">
                <w:rPr>
                  <w:rStyle w:val="ModernTableText"/>
                  <w:noProof/>
                  <w:szCs w:val="17"/>
                </w:rPr>
                <w:t>Section:</w:t>
              </w:r>
            </w:ins>
          </w:p>
        </w:tc>
        <w:tc>
          <w:tcPr>
            <w:tcW w:w="1421" w:type="pct"/>
            <w:gridSpan w:val="2"/>
            <w:vAlign w:val="center"/>
          </w:tcPr>
          <w:p w:rsidRPr="00205D93" w:rsidR="00437B6A" w:rsidP="003E4A23" w:rsidRDefault="00437B6A" w14:paraId="76A63084" wp14:textId="77777777">
            <w:pPr>
              <w:pStyle w:val="TableText1"/>
              <w:numPr>
                <w:ilvl w:val="0"/>
                <w:numId w:val="229"/>
              </w:numPr>
              <w:spacing w:before="40" w:after="40"/>
              <w:rPr>
                <w:ins w:author="Author" w:id="875"/>
                <w:rStyle w:val="ModernTableText"/>
                <w:szCs w:val="17"/>
              </w:rPr>
            </w:pPr>
          </w:p>
        </w:tc>
        <w:tc>
          <w:tcPr>
            <w:tcW w:w="1510" w:type="pct"/>
            <w:gridSpan w:val="4"/>
            <w:vAlign w:val="center"/>
          </w:tcPr>
          <w:p w:rsidRPr="00205D93" w:rsidR="00437B6A" w:rsidP="003E4A23" w:rsidRDefault="00437B6A" w14:paraId="59ED82E7" wp14:textId="77777777">
            <w:pPr>
              <w:pStyle w:val="TableText1"/>
              <w:numPr>
                <w:ilvl w:val="0"/>
                <w:numId w:val="229"/>
              </w:numPr>
              <w:spacing w:before="40" w:after="40"/>
              <w:rPr>
                <w:ins w:author="Author" w:id="876"/>
                <w:rStyle w:val="ModernTableText"/>
                <w:szCs w:val="17"/>
              </w:rPr>
            </w:pPr>
          </w:p>
        </w:tc>
        <w:tc>
          <w:tcPr>
            <w:tcW w:w="1140" w:type="pct"/>
            <w:gridSpan w:val="2"/>
            <w:vAlign w:val="center"/>
          </w:tcPr>
          <w:p w:rsidRPr="00205D93" w:rsidR="00437B6A" w:rsidP="003E4A23" w:rsidRDefault="00437B6A" w14:paraId="7E0F7D26" wp14:textId="77777777">
            <w:pPr>
              <w:pStyle w:val="TableText1"/>
              <w:numPr>
                <w:ilvl w:val="0"/>
                <w:numId w:val="229"/>
              </w:numPr>
              <w:spacing w:before="40" w:after="40"/>
              <w:rPr>
                <w:ins w:author="Author" w:id="877"/>
                <w:rStyle w:val="ModernTableText"/>
                <w:szCs w:val="17"/>
              </w:rPr>
            </w:pPr>
          </w:p>
        </w:tc>
      </w:tr>
      <w:tr xmlns:wp14="http://schemas.microsoft.com/office/word/2010/wordml" w:rsidR="00437B6A" w:rsidTr="003E4A23" w14:paraId="2ADAFF7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878"/>
        </w:trPr>
        <w:tc>
          <w:tcPr>
            <w:tcW w:w="455" w:type="pct"/>
            <w:vMerge w:val="restart"/>
            <w:vAlign w:val="center"/>
          </w:tcPr>
          <w:p w:rsidRPr="00205D93" w:rsidR="00437B6A" w:rsidP="003E4A23" w:rsidRDefault="00437B6A" w14:paraId="3DF48823" wp14:textId="77777777">
            <w:pPr>
              <w:pStyle w:val="TableHeading"/>
              <w:spacing w:before="40" w:after="40"/>
              <w:rPr>
                <w:ins w:author="Author" w:id="879"/>
                <w:rStyle w:val="ModernTableText"/>
                <w:noProof/>
                <w:szCs w:val="17"/>
              </w:rPr>
            </w:pPr>
            <w:ins w:author="Author" w:id="880">
              <w:r w:rsidRPr="00205D93">
                <w:rPr>
                  <w:rStyle w:val="ModernTableText"/>
                  <w:noProof/>
                  <w:szCs w:val="17"/>
                </w:rPr>
                <w:t>Counts</w:t>
              </w:r>
            </w:ins>
          </w:p>
        </w:tc>
        <w:tc>
          <w:tcPr>
            <w:tcW w:w="474" w:type="pct"/>
            <w:vAlign w:val="center"/>
          </w:tcPr>
          <w:p w:rsidRPr="00205D93" w:rsidR="00437B6A" w:rsidP="003E4A23" w:rsidRDefault="00437B6A" w14:paraId="226D2979" wp14:textId="77777777">
            <w:pPr>
              <w:pStyle w:val="TableHeading"/>
              <w:spacing w:before="40" w:after="40"/>
              <w:rPr>
                <w:ins w:author="Author" w:id="881"/>
                <w:rStyle w:val="ModernTableText"/>
                <w:noProof/>
                <w:szCs w:val="17"/>
              </w:rPr>
            </w:pPr>
            <w:ins w:author="Author" w:id="882">
              <w:r w:rsidRPr="00205D93">
                <w:rPr>
                  <w:rStyle w:val="ModernTableText"/>
                  <w:noProof/>
                  <w:szCs w:val="17"/>
                </w:rPr>
                <w:t>Grand:</w:t>
              </w:r>
            </w:ins>
          </w:p>
        </w:tc>
        <w:tc>
          <w:tcPr>
            <w:tcW w:w="1421" w:type="pct"/>
            <w:gridSpan w:val="2"/>
            <w:vAlign w:val="center"/>
          </w:tcPr>
          <w:p w:rsidRPr="00205D93" w:rsidR="00437B6A" w:rsidP="003E4A23" w:rsidRDefault="00437B6A" w14:paraId="390E538C" wp14:textId="77777777">
            <w:pPr>
              <w:pStyle w:val="TableText1"/>
              <w:numPr>
                <w:ilvl w:val="0"/>
                <w:numId w:val="230"/>
              </w:numPr>
              <w:spacing w:before="40" w:after="40"/>
              <w:rPr>
                <w:ins w:author="Author" w:id="883"/>
                <w:rStyle w:val="ModernTableText"/>
                <w:szCs w:val="17"/>
              </w:rPr>
            </w:pPr>
          </w:p>
        </w:tc>
        <w:tc>
          <w:tcPr>
            <w:tcW w:w="1510" w:type="pct"/>
            <w:gridSpan w:val="4"/>
            <w:vAlign w:val="center"/>
          </w:tcPr>
          <w:p w:rsidRPr="00205D93" w:rsidR="00437B6A" w:rsidP="003E4A23" w:rsidRDefault="00437B6A" w14:paraId="27FC611D" wp14:textId="77777777">
            <w:pPr>
              <w:pStyle w:val="TableText1"/>
              <w:numPr>
                <w:ilvl w:val="0"/>
                <w:numId w:val="230"/>
              </w:numPr>
              <w:spacing w:before="40" w:after="40"/>
              <w:rPr>
                <w:ins w:author="Author" w:id="884"/>
                <w:rStyle w:val="ModernTableText"/>
                <w:szCs w:val="17"/>
              </w:rPr>
            </w:pPr>
          </w:p>
        </w:tc>
        <w:tc>
          <w:tcPr>
            <w:tcW w:w="1140" w:type="pct"/>
            <w:gridSpan w:val="2"/>
            <w:vAlign w:val="center"/>
          </w:tcPr>
          <w:p w:rsidRPr="00205D93" w:rsidR="00437B6A" w:rsidP="003E4A23" w:rsidRDefault="00437B6A" w14:paraId="2BE7A2C3" wp14:textId="77777777">
            <w:pPr>
              <w:pStyle w:val="TableText1"/>
              <w:numPr>
                <w:ilvl w:val="0"/>
                <w:numId w:val="230"/>
              </w:numPr>
              <w:spacing w:before="40" w:after="40"/>
              <w:rPr>
                <w:ins w:author="Author" w:id="885"/>
                <w:rStyle w:val="ModernTableText"/>
                <w:szCs w:val="17"/>
              </w:rPr>
            </w:pPr>
          </w:p>
        </w:tc>
      </w:tr>
      <w:tr xmlns:wp14="http://schemas.microsoft.com/office/word/2010/wordml" w:rsidR="00437B6A" w:rsidTr="003E4A23" w14:paraId="3C8C07E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886"/>
        </w:trPr>
        <w:tc>
          <w:tcPr>
            <w:tcW w:w="455" w:type="pct"/>
            <w:vMerge/>
            <w:vAlign w:val="center"/>
          </w:tcPr>
          <w:p w:rsidRPr="00205D93" w:rsidR="00437B6A" w:rsidP="003E4A23" w:rsidRDefault="00437B6A" w14:paraId="6D904B55" wp14:textId="77777777">
            <w:pPr>
              <w:pStyle w:val="TableHeading"/>
              <w:spacing w:before="40" w:after="40"/>
              <w:rPr>
                <w:ins w:author="Author" w:id="887"/>
                <w:rStyle w:val="ModernTableText"/>
                <w:noProof/>
                <w:color w:val="FF0000"/>
                <w:szCs w:val="17"/>
              </w:rPr>
            </w:pPr>
          </w:p>
        </w:tc>
        <w:tc>
          <w:tcPr>
            <w:tcW w:w="474" w:type="pct"/>
            <w:vAlign w:val="center"/>
          </w:tcPr>
          <w:p w:rsidRPr="00205D93" w:rsidR="00437B6A" w:rsidP="003E4A23" w:rsidRDefault="00437B6A" w14:paraId="1B592F77" wp14:textId="77777777">
            <w:pPr>
              <w:pStyle w:val="TableHeading"/>
              <w:spacing w:before="40" w:after="40"/>
              <w:rPr>
                <w:ins w:author="Author" w:id="888"/>
                <w:rStyle w:val="ModernTableText"/>
                <w:noProof/>
                <w:szCs w:val="17"/>
              </w:rPr>
            </w:pPr>
            <w:ins w:author="Author" w:id="889">
              <w:r w:rsidRPr="00205D93">
                <w:rPr>
                  <w:rStyle w:val="ModernTableText"/>
                  <w:noProof/>
                  <w:szCs w:val="17"/>
                </w:rPr>
                <w:t>Section:</w:t>
              </w:r>
            </w:ins>
          </w:p>
        </w:tc>
        <w:tc>
          <w:tcPr>
            <w:tcW w:w="1421" w:type="pct"/>
            <w:gridSpan w:val="2"/>
            <w:vAlign w:val="center"/>
          </w:tcPr>
          <w:p w:rsidRPr="00205D93" w:rsidR="00437B6A" w:rsidP="003E4A23" w:rsidRDefault="00437B6A" w14:paraId="0D383E84" wp14:textId="77777777">
            <w:pPr>
              <w:pStyle w:val="TableText1"/>
              <w:numPr>
                <w:ilvl w:val="0"/>
                <w:numId w:val="231"/>
              </w:numPr>
              <w:spacing w:before="40" w:after="40"/>
              <w:rPr>
                <w:ins w:author="Author" w:id="890"/>
                <w:rStyle w:val="ModernTableText"/>
                <w:szCs w:val="17"/>
              </w:rPr>
            </w:pPr>
          </w:p>
        </w:tc>
        <w:tc>
          <w:tcPr>
            <w:tcW w:w="1510" w:type="pct"/>
            <w:gridSpan w:val="4"/>
            <w:vAlign w:val="center"/>
          </w:tcPr>
          <w:p w:rsidRPr="00205D93" w:rsidR="00437B6A" w:rsidP="003E4A23" w:rsidRDefault="00437B6A" w14:paraId="2287130F" wp14:textId="77777777">
            <w:pPr>
              <w:pStyle w:val="TableText1"/>
              <w:numPr>
                <w:ilvl w:val="0"/>
                <w:numId w:val="231"/>
              </w:numPr>
              <w:spacing w:before="40" w:after="40"/>
              <w:rPr>
                <w:ins w:author="Author" w:id="891"/>
                <w:rStyle w:val="ModernTableText"/>
                <w:szCs w:val="17"/>
              </w:rPr>
            </w:pPr>
          </w:p>
        </w:tc>
        <w:tc>
          <w:tcPr>
            <w:tcW w:w="1140" w:type="pct"/>
            <w:gridSpan w:val="2"/>
            <w:vAlign w:val="center"/>
          </w:tcPr>
          <w:p w:rsidRPr="00205D93" w:rsidR="00437B6A" w:rsidP="003E4A23" w:rsidRDefault="00437B6A" w14:paraId="505091A2" wp14:textId="77777777">
            <w:pPr>
              <w:pStyle w:val="TableText1"/>
              <w:numPr>
                <w:ilvl w:val="0"/>
                <w:numId w:val="231"/>
              </w:numPr>
              <w:spacing w:before="40" w:after="40"/>
              <w:rPr>
                <w:ins w:author="Author" w:id="892"/>
                <w:rStyle w:val="ModernTableText"/>
                <w:szCs w:val="17"/>
              </w:rPr>
            </w:pPr>
          </w:p>
        </w:tc>
      </w:tr>
      <w:tr xmlns:wp14="http://schemas.microsoft.com/office/word/2010/wordml" w:rsidR="00437B6A" w:rsidTr="003E4A23" w14:paraId="05A6F88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893"/>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437B6A" w:rsidP="003E4A23" w:rsidRDefault="00437B6A" w14:paraId="2946CA6D" wp14:textId="77777777">
            <w:pPr>
              <w:pStyle w:val="ModernBodyText"/>
              <w:keepNext/>
              <w:spacing w:before="40" w:after="40"/>
              <w:jc w:val="center"/>
              <w:rPr>
                <w:ins w:author="Author" w:id="894"/>
                <w:rStyle w:val="Modern2nd-levelTableheader"/>
                <w:color w:val="FFFFFF"/>
                <w:sz w:val="21"/>
                <w:szCs w:val="21"/>
              </w:rPr>
            </w:pPr>
            <w:ins w:author="Author" w:id="895">
              <w:r>
                <w:rPr>
                  <w:rStyle w:val="Modern2nd-levelTableheader"/>
                  <w:color w:val="FFFFFF"/>
                  <w:sz w:val="21"/>
                  <w:szCs w:val="21"/>
                </w:rPr>
                <w:t>Report Output</w:t>
              </w:r>
            </w:ins>
          </w:p>
        </w:tc>
      </w:tr>
      <w:tr xmlns:wp14="http://schemas.microsoft.com/office/word/2010/wordml" w:rsidR="00437B6A" w:rsidTr="003E4A23" w14:paraId="44E67DE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310"/>
          <w:jc w:val="center"/>
          <w:ins w:author="Author" w:id="896"/>
        </w:trPr>
        <w:tc>
          <w:tcPr>
            <w:tcW w:w="929" w:type="pct"/>
            <w:gridSpan w:val="2"/>
          </w:tcPr>
          <w:p w:rsidRPr="00205D93" w:rsidR="00437B6A" w:rsidP="003E4A23" w:rsidRDefault="00437B6A" w14:paraId="61F3F3A8" wp14:textId="77777777">
            <w:pPr>
              <w:pStyle w:val="TableHeading"/>
              <w:spacing w:before="40" w:after="40"/>
              <w:rPr>
                <w:ins w:author="Author" w:id="897"/>
                <w:rStyle w:val="ModernTableText"/>
                <w:noProof/>
                <w:szCs w:val="17"/>
              </w:rPr>
            </w:pPr>
            <w:ins w:author="Author" w:id="898">
              <w:r w:rsidRPr="00205D93">
                <w:rPr>
                  <w:rStyle w:val="ModernTableText"/>
                  <w:noProof/>
                  <w:szCs w:val="17"/>
                </w:rPr>
                <w:t>Report Output Format:</w:t>
              </w:r>
            </w:ins>
          </w:p>
        </w:tc>
        <w:tc>
          <w:tcPr>
            <w:tcW w:w="4071" w:type="pct"/>
            <w:gridSpan w:val="8"/>
            <w:vAlign w:val="center"/>
          </w:tcPr>
          <w:p w:rsidRPr="00DF6897" w:rsidR="00437B6A" w:rsidP="003E4A23" w:rsidRDefault="00437B6A" w14:paraId="0AC1BAF8" wp14:textId="77777777">
            <w:pPr>
              <w:pStyle w:val="TableText1"/>
              <w:spacing w:before="40" w:after="40"/>
              <w:rPr>
                <w:ins w:author="Author" w:id="899"/>
                <w:rStyle w:val="ModernTableText"/>
                <w:noProof/>
                <w:szCs w:val="17"/>
                <w:highlight w:val="yellow"/>
              </w:rPr>
            </w:pPr>
            <w:ins w:author="Author" w:id="900">
              <w:r w:rsidRPr="00A31DB4">
                <w:rPr>
                  <w:rStyle w:val="ModernTableText"/>
                  <w:rFonts w:ascii="Wingdings 2" w:hAnsi="Wingdings 2" w:eastAsia="Wingdings 2" w:cs="Wingdings 2"/>
                  <w:noProof/>
                  <w:szCs w:val="23"/>
                </w:rPr>
                <w:t>£</w:t>
              </w:r>
              <w:r w:rsidRPr="00A31DB4">
                <w:rPr>
                  <w:rStyle w:val="ModernTableText"/>
                  <w:noProof/>
                  <w:szCs w:val="17"/>
                </w:rPr>
                <w:t xml:space="preserve"> PDF (preferred)                       </w:t>
              </w:r>
              <w:r w:rsidRPr="00A31DB4">
                <w:rPr>
                  <w:rStyle w:val="ModernTableText"/>
                  <w:rFonts w:ascii="Wingdings 2" w:hAnsi="Wingdings 2" w:eastAsia="Wingdings 2" w:cs="Wingdings 2"/>
                  <w:noProof/>
                  <w:szCs w:val="23"/>
                </w:rPr>
                <w:t>£</w:t>
              </w:r>
              <w:r w:rsidRPr="002177F2">
                <w:rPr>
                  <w:rStyle w:val="ModernTableText"/>
                  <w:noProof/>
                  <w:szCs w:val="17"/>
                </w:rPr>
                <w:t xml:space="preserve">HTML                             </w:t>
              </w:r>
              <w:r w:rsidRPr="002177F2">
                <w:rPr>
                  <w:rStyle w:val="ModernTableText"/>
                  <w:rFonts w:ascii="Wingdings" w:hAnsi="Wingdings" w:eastAsia="Wingdings" w:cs="Wingdings"/>
                  <w:noProof/>
                  <w:szCs w:val="23"/>
                </w:rPr>
                <w:t>þ</w:t>
              </w:r>
              <w:r w:rsidRPr="002177F2">
                <w:rPr>
                  <w:rStyle w:val="ModernTableText"/>
                  <w:noProof/>
                  <w:szCs w:val="17"/>
                </w:rPr>
                <w:t xml:space="preserve"> Excel 200</w:t>
              </w:r>
              <w:r>
                <w:rPr>
                  <w:rStyle w:val="ModernTableText"/>
                  <w:noProof/>
                  <w:szCs w:val="17"/>
                </w:rPr>
                <w:t>7</w:t>
              </w:r>
              <w:r w:rsidRPr="00A31DB4">
                <w:rPr>
                  <w:rStyle w:val="ModernTableText"/>
                  <w:noProof/>
                  <w:szCs w:val="17"/>
                </w:rPr>
                <w:t xml:space="preserve">                       </w:t>
              </w:r>
              <w:r w:rsidRPr="00A31DB4">
                <w:rPr>
                  <w:rStyle w:val="ModernTableText"/>
                  <w:rFonts w:ascii="Wingdings 2" w:hAnsi="Wingdings 2" w:eastAsia="Wingdings 2" w:cs="Wingdings 2"/>
                  <w:noProof/>
                  <w:szCs w:val="23"/>
                </w:rPr>
                <w:t>£</w:t>
              </w:r>
              <w:r w:rsidRPr="00A31DB4">
                <w:rPr>
                  <w:rStyle w:val="ModernTableText"/>
                  <w:noProof/>
                  <w:szCs w:val="17"/>
                </w:rPr>
                <w:t xml:space="preserve"> Excel   2002                         </w:t>
              </w:r>
              <w:r w:rsidRPr="00A31DB4">
                <w:rPr>
                  <w:rStyle w:val="ModernTableText"/>
                  <w:rFonts w:ascii="Wingdings 2" w:hAnsi="Wingdings 2" w:eastAsia="Wingdings 2" w:cs="Wingdings 2"/>
                  <w:noProof/>
                  <w:szCs w:val="23"/>
                </w:rPr>
                <w:t>£</w:t>
              </w:r>
              <w:r w:rsidRPr="00A31DB4">
                <w:rPr>
                  <w:rStyle w:val="ModernTableText"/>
                  <w:noProof/>
                  <w:szCs w:val="17"/>
                </w:rPr>
                <w:t xml:space="preserve"> Text CSV Format</w:t>
              </w:r>
            </w:ins>
          </w:p>
        </w:tc>
      </w:tr>
      <w:tr xmlns:wp14="http://schemas.microsoft.com/office/word/2010/wordml" w:rsidR="00437B6A" w:rsidTr="003E4A23" w14:paraId="4CB43B9B"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901"/>
        </w:trPr>
        <w:tc>
          <w:tcPr>
            <w:tcW w:w="929" w:type="pct"/>
            <w:gridSpan w:val="2"/>
          </w:tcPr>
          <w:p w:rsidRPr="00205D93" w:rsidR="00437B6A" w:rsidP="003E4A23" w:rsidRDefault="00437B6A" w14:paraId="4844D231" wp14:textId="77777777">
            <w:pPr>
              <w:pStyle w:val="TableHeading"/>
              <w:spacing w:before="40" w:after="40"/>
              <w:rPr>
                <w:ins w:author="Author" w:id="902"/>
                <w:rStyle w:val="ModernTableText"/>
                <w:noProof/>
                <w:szCs w:val="17"/>
              </w:rPr>
            </w:pPr>
            <w:ins w:author="Author" w:id="903">
              <w:r w:rsidRPr="00205D93">
                <w:rPr>
                  <w:rStyle w:val="ModernTableText"/>
                  <w:noProof/>
                  <w:szCs w:val="17"/>
                </w:rPr>
                <w:t>Reporting Portal:</w:t>
              </w:r>
            </w:ins>
          </w:p>
        </w:tc>
        <w:tc>
          <w:tcPr>
            <w:tcW w:w="4071" w:type="pct"/>
            <w:gridSpan w:val="8"/>
            <w:vAlign w:val="center"/>
          </w:tcPr>
          <w:p w:rsidRPr="00DF6897" w:rsidR="00437B6A" w:rsidP="003E4A23" w:rsidRDefault="00437B6A" w14:paraId="4ECADA60" wp14:textId="77777777">
            <w:pPr>
              <w:pStyle w:val="TableText1"/>
              <w:spacing w:before="40" w:after="40"/>
              <w:rPr>
                <w:ins w:author="Author" w:id="904"/>
                <w:rStyle w:val="ModernTableText"/>
                <w:noProof/>
                <w:szCs w:val="17"/>
                <w:highlight w:val="yellow"/>
              </w:rPr>
            </w:pPr>
            <w:ins w:author="Author" w:id="905">
              <w:r w:rsidRPr="00A31DB4">
                <w:rPr>
                  <w:rStyle w:val="ModernTableText"/>
                  <w:rFonts w:ascii="Wingdings 2" w:hAnsi="Wingdings 2" w:eastAsia="Wingdings 2" w:cs="Wingdings 2"/>
                  <w:noProof/>
                  <w:szCs w:val="23"/>
                </w:rPr>
                <w:t>£</w:t>
              </w:r>
              <w:r w:rsidRPr="00A31DB4">
                <w:rPr>
                  <w:rStyle w:val="ModernTableText"/>
                  <w:noProof/>
                  <w:szCs w:val="17"/>
                </w:rPr>
                <w:t xml:space="preserve"> Web Portal                                </w:t>
              </w:r>
              <w:r w:rsidRPr="00A31DB4">
                <w:rPr>
                  <w:rStyle w:val="ModernTableText"/>
                  <w:rFonts w:ascii="Wingdings" w:hAnsi="Wingdings" w:eastAsia="Wingdings" w:cs="Wingdings"/>
                  <w:noProof/>
                  <w:szCs w:val="23"/>
                </w:rPr>
                <w:t>þ</w:t>
              </w:r>
              <w:r w:rsidRPr="00A31DB4">
                <w:rPr>
                  <w:rStyle w:val="ModernTableText"/>
                  <w:noProof/>
                  <w:szCs w:val="17"/>
                </w:rPr>
                <w:t xml:space="preserve"> EDMS                            </w:t>
              </w:r>
              <w:r w:rsidRPr="00A31DB4">
                <w:rPr>
                  <w:rStyle w:val="ModernTableText"/>
                  <w:rFonts w:ascii="Wingdings 2" w:hAnsi="Wingdings 2" w:eastAsia="Wingdings 2" w:cs="Wingdings 2"/>
                  <w:noProof/>
                  <w:szCs w:val="23"/>
                </w:rPr>
                <w:t>£</w:t>
              </w:r>
              <w:r w:rsidRPr="00A31DB4">
                <w:rPr>
                  <w:rStyle w:val="ModernTableText"/>
                  <w:noProof/>
                  <w:szCs w:val="23"/>
                </w:rPr>
                <w:t xml:space="preserve"> </w:t>
              </w:r>
              <w:r w:rsidRPr="00A31DB4">
                <w:rPr>
                  <w:rStyle w:val="ModernTableText"/>
                  <w:noProof/>
                  <w:szCs w:val="17"/>
                </w:rPr>
                <w:t xml:space="preserve">Email Link     </w:t>
              </w:r>
              <w:r w:rsidRPr="00DF6897">
                <w:rPr>
                  <w:rStyle w:val="ModernTableText"/>
                  <w:noProof/>
                  <w:szCs w:val="17"/>
                  <w:highlight w:val="yellow"/>
                </w:rPr>
                <w:t xml:space="preserve">                 </w:t>
              </w:r>
            </w:ins>
          </w:p>
        </w:tc>
      </w:tr>
      <w:tr xmlns:wp14="http://schemas.microsoft.com/office/word/2010/wordml" w:rsidR="00437B6A" w:rsidTr="003E4A23" w14:paraId="7D4ADF8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906"/>
        </w:trPr>
        <w:tc>
          <w:tcPr>
            <w:tcW w:w="929" w:type="pct"/>
            <w:gridSpan w:val="2"/>
            <w:vMerge w:val="restart"/>
            <w:vAlign w:val="center"/>
          </w:tcPr>
          <w:p w:rsidRPr="00205D93" w:rsidR="00437B6A" w:rsidP="003E4A23" w:rsidRDefault="00437B6A" w14:paraId="0EBBF19B" wp14:textId="77777777">
            <w:pPr>
              <w:pStyle w:val="TableHeading"/>
              <w:spacing w:before="40" w:after="40"/>
              <w:rPr>
                <w:ins w:author="Author" w:id="907"/>
                <w:rStyle w:val="ModernTableText"/>
                <w:noProof/>
                <w:szCs w:val="17"/>
              </w:rPr>
            </w:pPr>
            <w:ins w:author="Author" w:id="908">
              <w:r w:rsidRPr="00205D93">
                <w:rPr>
                  <w:rStyle w:val="ModernTableText"/>
                  <w:noProof/>
                  <w:szCs w:val="17"/>
                </w:rPr>
                <w:t>Report Output Distribution Group(s):</w:t>
              </w:r>
            </w:ins>
          </w:p>
        </w:tc>
        <w:tc>
          <w:tcPr>
            <w:tcW w:w="1428" w:type="pct"/>
            <w:gridSpan w:val="3"/>
            <w:vMerge w:val="restart"/>
          </w:tcPr>
          <w:p w:rsidRPr="00205D93" w:rsidR="00437B6A" w:rsidP="003E4A23" w:rsidRDefault="00437B6A" w14:paraId="5BFC3016" wp14:textId="77777777">
            <w:pPr>
              <w:pStyle w:val="TableText1"/>
              <w:spacing w:before="40" w:after="40"/>
              <w:rPr>
                <w:ins w:author="Author" w:id="909"/>
                <w:rStyle w:val="ModernTableText"/>
                <w:noProof/>
                <w:szCs w:val="17"/>
              </w:rPr>
            </w:pPr>
            <w:ins w:author="Author" w:id="910">
              <w:r w:rsidRPr="00205D93">
                <w:rPr>
                  <w:rStyle w:val="ModernTableText"/>
                  <w:rFonts w:ascii="Wingdings 2" w:hAnsi="Wingdings 2" w:eastAsia="Wingdings 2" w:cs="Wingdings 2"/>
                  <w:noProof/>
                  <w:szCs w:val="23"/>
                </w:rPr>
                <w:t>£</w:t>
              </w:r>
              <w:r w:rsidRPr="00205D93">
                <w:rPr>
                  <w:rStyle w:val="ModernTableText"/>
                  <w:noProof/>
                  <w:szCs w:val="17"/>
                </w:rPr>
                <w:t xml:space="preserve"> No</w:t>
              </w:r>
            </w:ins>
          </w:p>
          <w:p w:rsidRPr="00205D93" w:rsidR="00437B6A" w:rsidP="003E4A23" w:rsidRDefault="00437B6A" w14:paraId="3696E577" wp14:textId="77777777">
            <w:pPr>
              <w:pStyle w:val="TableText1"/>
              <w:spacing w:before="40" w:after="40"/>
              <w:rPr>
                <w:ins w:author="Author" w:id="911"/>
                <w:rStyle w:val="ModernTableText"/>
                <w:noProof/>
                <w:szCs w:val="17"/>
              </w:rPr>
            </w:pPr>
            <w:ins w:author="Author" w:id="912">
              <w:r w:rsidRPr="00205D93">
                <w:rPr>
                  <w:rStyle w:val="ModernTableText"/>
                  <w:rFonts w:ascii="Wingdings 2" w:hAnsi="Wingdings 2" w:eastAsia="Wingdings 2" w:cs="Wingdings 2"/>
                  <w:noProof/>
                  <w:szCs w:val="23"/>
                </w:rPr>
                <w:t>£</w:t>
              </w:r>
              <w:r w:rsidRPr="00205D93">
                <w:rPr>
                  <w:rStyle w:val="ModernTableText"/>
                  <w:noProof/>
                  <w:szCs w:val="17"/>
                </w:rPr>
                <w:t xml:space="preserve"> Yes (if yes, complete distribution list)</w:t>
              </w:r>
            </w:ins>
          </w:p>
        </w:tc>
        <w:tc>
          <w:tcPr>
            <w:tcW w:w="2643" w:type="pct"/>
            <w:gridSpan w:val="5"/>
            <w:tcBorders>
              <w:top w:val="single" w:color="616161" w:sz="4" w:space="0"/>
            </w:tcBorders>
            <w:vAlign w:val="center"/>
          </w:tcPr>
          <w:p w:rsidRPr="00205D93" w:rsidR="00437B6A" w:rsidP="003E4A23" w:rsidRDefault="00437B6A" w14:paraId="3A1ADB17" wp14:textId="77777777">
            <w:pPr>
              <w:pStyle w:val="TableText1"/>
              <w:spacing w:before="40" w:after="40"/>
              <w:rPr>
                <w:ins w:author="Author" w:id="913"/>
                <w:rStyle w:val="ModernTableText"/>
                <w:b/>
                <w:bCs/>
                <w:szCs w:val="17"/>
              </w:rPr>
            </w:pPr>
            <w:ins w:author="Author" w:id="914">
              <w:r w:rsidRPr="00205D93">
                <w:rPr>
                  <w:rStyle w:val="ModernTableText"/>
                  <w:b/>
                  <w:bCs/>
                  <w:szCs w:val="17"/>
                </w:rPr>
                <w:t>Output Distribution Group List</w:t>
              </w:r>
            </w:ins>
          </w:p>
        </w:tc>
      </w:tr>
      <w:tr xmlns:wp14="http://schemas.microsoft.com/office/word/2010/wordml" w:rsidR="00437B6A" w:rsidTr="003E4A23" w14:paraId="5E79BE0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915"/>
        </w:trPr>
        <w:tc>
          <w:tcPr>
            <w:tcW w:w="929" w:type="pct"/>
            <w:gridSpan w:val="2"/>
            <w:vMerge/>
          </w:tcPr>
          <w:p w:rsidRPr="00205D93" w:rsidR="00437B6A" w:rsidP="003E4A23" w:rsidRDefault="00437B6A" w14:paraId="24B2DA6E" wp14:textId="77777777">
            <w:pPr>
              <w:pStyle w:val="TableHeading"/>
              <w:spacing w:before="40" w:after="40"/>
              <w:rPr>
                <w:ins w:author="Author" w:id="916"/>
                <w:rStyle w:val="ModernTableText"/>
                <w:szCs w:val="17"/>
              </w:rPr>
            </w:pPr>
          </w:p>
        </w:tc>
        <w:tc>
          <w:tcPr>
            <w:tcW w:w="1428" w:type="pct"/>
            <w:gridSpan w:val="3"/>
            <w:vMerge/>
          </w:tcPr>
          <w:p w:rsidRPr="00205D93" w:rsidR="00437B6A" w:rsidP="003E4A23" w:rsidRDefault="00437B6A" w14:paraId="4A029190" wp14:textId="77777777">
            <w:pPr>
              <w:pStyle w:val="TableText1"/>
              <w:spacing w:before="40" w:after="40"/>
              <w:rPr>
                <w:ins w:author="Author" w:id="917"/>
                <w:rStyle w:val="ModernTableText"/>
                <w:szCs w:val="17"/>
              </w:rPr>
            </w:pPr>
          </w:p>
        </w:tc>
        <w:tc>
          <w:tcPr>
            <w:tcW w:w="1503" w:type="pct"/>
            <w:gridSpan w:val="3"/>
            <w:vAlign w:val="center"/>
          </w:tcPr>
          <w:p w:rsidRPr="00205D93" w:rsidR="00437B6A" w:rsidP="003E4A23" w:rsidRDefault="00437B6A" w14:paraId="6D92D04C" wp14:textId="77777777">
            <w:pPr>
              <w:pStyle w:val="TableText1"/>
              <w:numPr>
                <w:ilvl w:val="0"/>
                <w:numId w:val="239"/>
              </w:numPr>
              <w:spacing w:before="40" w:after="40"/>
              <w:rPr>
                <w:ins w:author="Author" w:id="918"/>
                <w:rStyle w:val="ModernTableText"/>
                <w:szCs w:val="17"/>
                <w:u w:val="single"/>
              </w:rPr>
            </w:pPr>
          </w:p>
        </w:tc>
        <w:tc>
          <w:tcPr>
            <w:tcW w:w="1140" w:type="pct"/>
            <w:gridSpan w:val="2"/>
            <w:vAlign w:val="center"/>
          </w:tcPr>
          <w:p w:rsidRPr="00205D93" w:rsidR="00437B6A" w:rsidP="003E4A23" w:rsidRDefault="00437B6A" w14:paraId="1948A7A5" wp14:textId="77777777">
            <w:pPr>
              <w:pStyle w:val="TableText1"/>
              <w:numPr>
                <w:ilvl w:val="0"/>
                <w:numId w:val="239"/>
              </w:numPr>
              <w:spacing w:before="40" w:after="40"/>
              <w:rPr>
                <w:ins w:author="Author" w:id="919"/>
                <w:rStyle w:val="ModernTableText"/>
                <w:szCs w:val="17"/>
              </w:rPr>
            </w:pPr>
          </w:p>
        </w:tc>
      </w:tr>
      <w:tr xmlns:wp14="http://schemas.microsoft.com/office/word/2010/wordml" w:rsidR="00437B6A" w:rsidTr="003E4A23" w14:paraId="601084F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920"/>
        </w:trPr>
        <w:tc>
          <w:tcPr>
            <w:tcW w:w="929" w:type="pct"/>
            <w:gridSpan w:val="2"/>
            <w:vMerge/>
          </w:tcPr>
          <w:p w:rsidRPr="00205D93" w:rsidR="00437B6A" w:rsidP="003E4A23" w:rsidRDefault="00437B6A" w14:paraId="662FF6CD" wp14:textId="77777777">
            <w:pPr>
              <w:pStyle w:val="TableHeading"/>
              <w:spacing w:before="40" w:after="40"/>
              <w:rPr>
                <w:ins w:author="Author" w:id="921"/>
                <w:rStyle w:val="ModernTableText"/>
                <w:szCs w:val="17"/>
              </w:rPr>
            </w:pPr>
          </w:p>
        </w:tc>
        <w:tc>
          <w:tcPr>
            <w:tcW w:w="1428" w:type="pct"/>
            <w:gridSpan w:val="3"/>
            <w:vMerge/>
            <w:vAlign w:val="center"/>
          </w:tcPr>
          <w:p w:rsidRPr="00205D93" w:rsidR="00437B6A" w:rsidP="003E4A23" w:rsidRDefault="00437B6A" w14:paraId="44E79668" wp14:textId="77777777">
            <w:pPr>
              <w:pStyle w:val="TableText1"/>
              <w:spacing w:before="40" w:after="40"/>
              <w:rPr>
                <w:ins w:author="Author" w:id="922"/>
                <w:rStyle w:val="ModernTableText"/>
                <w:szCs w:val="17"/>
              </w:rPr>
            </w:pPr>
          </w:p>
        </w:tc>
        <w:tc>
          <w:tcPr>
            <w:tcW w:w="1503" w:type="pct"/>
            <w:gridSpan w:val="3"/>
            <w:vAlign w:val="center"/>
          </w:tcPr>
          <w:p w:rsidRPr="00205D93" w:rsidR="00437B6A" w:rsidP="003E4A23" w:rsidRDefault="00437B6A" w14:paraId="40ABBC71" wp14:textId="77777777">
            <w:pPr>
              <w:pStyle w:val="TableText1"/>
              <w:numPr>
                <w:ilvl w:val="0"/>
                <w:numId w:val="239"/>
              </w:numPr>
              <w:spacing w:before="40" w:after="40"/>
              <w:rPr>
                <w:ins w:author="Author" w:id="923"/>
                <w:rStyle w:val="ModernTableText"/>
                <w:szCs w:val="17"/>
                <w:u w:val="single"/>
              </w:rPr>
            </w:pPr>
          </w:p>
        </w:tc>
        <w:tc>
          <w:tcPr>
            <w:tcW w:w="1140" w:type="pct"/>
            <w:gridSpan w:val="2"/>
            <w:vAlign w:val="center"/>
          </w:tcPr>
          <w:p w:rsidRPr="00205D93" w:rsidR="00437B6A" w:rsidP="003E4A23" w:rsidRDefault="00437B6A" w14:paraId="75575082" wp14:textId="77777777">
            <w:pPr>
              <w:pStyle w:val="TableText1"/>
              <w:numPr>
                <w:ilvl w:val="0"/>
                <w:numId w:val="239"/>
              </w:numPr>
              <w:spacing w:before="40" w:after="40"/>
              <w:rPr>
                <w:ins w:author="Author" w:id="924"/>
                <w:rStyle w:val="ModernTableText"/>
                <w:szCs w:val="17"/>
              </w:rPr>
            </w:pPr>
          </w:p>
        </w:tc>
      </w:tr>
      <w:tr xmlns:wp14="http://schemas.microsoft.com/office/word/2010/wordml" w:rsidR="00437B6A" w:rsidTr="003E4A23" w14:paraId="0748AAD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925"/>
        </w:trPr>
        <w:tc>
          <w:tcPr>
            <w:tcW w:w="929" w:type="pct"/>
            <w:gridSpan w:val="2"/>
            <w:vMerge/>
          </w:tcPr>
          <w:p w:rsidRPr="00205D93" w:rsidR="00437B6A" w:rsidP="003E4A23" w:rsidRDefault="00437B6A" w14:paraId="3044EFB0" wp14:textId="77777777">
            <w:pPr>
              <w:pStyle w:val="TableHeading"/>
              <w:spacing w:before="40" w:after="40"/>
              <w:rPr>
                <w:ins w:author="Author" w:id="926"/>
                <w:rStyle w:val="ModernTableText"/>
                <w:szCs w:val="17"/>
              </w:rPr>
            </w:pPr>
          </w:p>
        </w:tc>
        <w:tc>
          <w:tcPr>
            <w:tcW w:w="1428" w:type="pct"/>
            <w:gridSpan w:val="3"/>
            <w:vMerge/>
            <w:vAlign w:val="center"/>
          </w:tcPr>
          <w:p w:rsidRPr="00205D93" w:rsidR="00437B6A" w:rsidP="003E4A23" w:rsidRDefault="00437B6A" w14:paraId="2357E6F5" wp14:textId="77777777">
            <w:pPr>
              <w:pStyle w:val="TableText1"/>
              <w:spacing w:before="40" w:after="40"/>
              <w:rPr>
                <w:ins w:author="Author" w:id="927"/>
                <w:rStyle w:val="ModernTableText"/>
                <w:szCs w:val="17"/>
              </w:rPr>
            </w:pPr>
          </w:p>
        </w:tc>
        <w:tc>
          <w:tcPr>
            <w:tcW w:w="1503" w:type="pct"/>
            <w:gridSpan w:val="3"/>
            <w:vAlign w:val="center"/>
          </w:tcPr>
          <w:p w:rsidRPr="00205D93" w:rsidR="00437B6A" w:rsidP="003E4A23" w:rsidRDefault="00437B6A" w14:paraId="6F3A6B58" wp14:textId="77777777">
            <w:pPr>
              <w:pStyle w:val="TableText1"/>
              <w:numPr>
                <w:ilvl w:val="0"/>
                <w:numId w:val="239"/>
              </w:numPr>
              <w:spacing w:before="40" w:after="40"/>
              <w:rPr>
                <w:ins w:author="Author" w:id="928"/>
                <w:rStyle w:val="ModernTableText"/>
                <w:szCs w:val="17"/>
                <w:u w:val="single"/>
              </w:rPr>
            </w:pPr>
          </w:p>
        </w:tc>
        <w:tc>
          <w:tcPr>
            <w:tcW w:w="1140" w:type="pct"/>
            <w:gridSpan w:val="2"/>
            <w:vAlign w:val="center"/>
          </w:tcPr>
          <w:p w:rsidRPr="00205D93" w:rsidR="00437B6A" w:rsidP="003E4A23" w:rsidRDefault="00437B6A" w14:paraId="0C843F27" wp14:textId="77777777">
            <w:pPr>
              <w:pStyle w:val="TableText1"/>
              <w:numPr>
                <w:ilvl w:val="0"/>
                <w:numId w:val="239"/>
              </w:numPr>
              <w:spacing w:before="40" w:after="40"/>
              <w:rPr>
                <w:ins w:author="Author" w:id="929"/>
                <w:rStyle w:val="ModernTableText"/>
                <w:szCs w:val="17"/>
              </w:rPr>
            </w:pPr>
          </w:p>
        </w:tc>
      </w:tr>
      <w:tr xmlns:wp14="http://schemas.microsoft.com/office/word/2010/wordml" w:rsidR="00437B6A" w:rsidTr="003E4A23" w14:paraId="2DCBC09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930"/>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Pr="00205D93" w:rsidR="00437B6A" w:rsidP="003E4A23" w:rsidRDefault="00437B6A" w14:paraId="666A7B16" wp14:textId="77777777">
            <w:pPr>
              <w:pStyle w:val="ModernBodyText"/>
              <w:spacing w:before="40" w:after="40"/>
              <w:jc w:val="center"/>
              <w:rPr>
                <w:ins w:author="Author" w:id="931"/>
                <w:rStyle w:val="Modern2nd-levelTableheader"/>
                <w:sz w:val="18"/>
                <w:szCs w:val="21"/>
              </w:rPr>
            </w:pPr>
            <w:ins w:author="Author" w:id="932">
              <w:r w:rsidRPr="00205D93">
                <w:rPr>
                  <w:rStyle w:val="Modern2nd-levelTableheader"/>
                  <w:sz w:val="18"/>
                  <w:szCs w:val="21"/>
                </w:rPr>
                <w:t>Report Retention</w:t>
              </w:r>
            </w:ins>
          </w:p>
        </w:tc>
      </w:tr>
      <w:tr xmlns:wp14="http://schemas.microsoft.com/office/word/2010/wordml" w:rsidR="00437B6A" w:rsidTr="003E4A23" w14:paraId="3FC0562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ins w:author="Author" w:id="933"/>
        </w:trPr>
        <w:tc>
          <w:tcPr>
            <w:tcW w:w="929" w:type="pct"/>
            <w:gridSpan w:val="2"/>
            <w:tcBorders>
              <w:top w:val="single" w:color="616161" w:sz="2" w:space="0"/>
              <w:left w:val="single" w:color="616161" w:sz="2" w:space="0"/>
              <w:right w:val="single" w:color="616161" w:sz="2" w:space="0"/>
            </w:tcBorders>
            <w:vAlign w:val="center"/>
          </w:tcPr>
          <w:p w:rsidRPr="00205D93" w:rsidR="00437B6A" w:rsidP="003E4A23" w:rsidRDefault="00437B6A" w14:paraId="1EE08C93" wp14:textId="77777777">
            <w:pPr>
              <w:pStyle w:val="ModernBodyText"/>
              <w:spacing w:before="40" w:after="40"/>
              <w:rPr>
                <w:ins w:author="Author" w:id="934"/>
                <w:rStyle w:val="Modern2nd-levelTableheader"/>
                <w:noProof/>
                <w:sz w:val="18"/>
                <w:szCs w:val="17"/>
              </w:rPr>
            </w:pPr>
            <w:ins w:author="Author" w:id="935">
              <w:r w:rsidRPr="00205D93">
                <w:rPr>
                  <w:rStyle w:val="Modern2nd-levelTableheader"/>
                  <w:noProof/>
                  <w:sz w:val="18"/>
                  <w:szCs w:val="17"/>
                </w:rPr>
                <w:t>Report Retention Type:</w:t>
              </w:r>
            </w:ins>
          </w:p>
        </w:tc>
        <w:tc>
          <w:tcPr>
            <w:tcW w:w="4071" w:type="pct"/>
            <w:gridSpan w:val="8"/>
            <w:tcBorders>
              <w:top w:val="single" w:color="616161" w:sz="2" w:space="0"/>
              <w:left w:val="single" w:color="616161" w:sz="2" w:space="0"/>
              <w:bottom w:val="single" w:color="616161" w:sz="2" w:space="0"/>
              <w:right w:val="single" w:color="616161" w:sz="2" w:space="0"/>
            </w:tcBorders>
            <w:vAlign w:val="center"/>
          </w:tcPr>
          <w:p w:rsidRPr="00205D93" w:rsidR="00437B6A" w:rsidP="003E4A23" w:rsidRDefault="00437B6A" w14:paraId="4D6C9E22" wp14:textId="77777777">
            <w:pPr>
              <w:pStyle w:val="TableText1"/>
              <w:spacing w:before="40" w:after="40"/>
              <w:rPr>
                <w:ins w:author="Author" w:id="936"/>
                <w:rStyle w:val="ModernTableText"/>
                <w:noProof/>
                <w:szCs w:val="17"/>
              </w:rPr>
            </w:pPr>
            <w:ins w:author="Author" w:id="937">
              <w:r w:rsidRPr="00DF6897">
                <w:rPr>
                  <w:rStyle w:val="ModernTableText"/>
                  <w:rFonts w:ascii="Wingdings 2" w:hAnsi="Wingdings 2" w:eastAsia="Wingdings 2" w:cs="Wingdings 2"/>
                  <w:noProof/>
                  <w:szCs w:val="23"/>
                </w:rPr>
                <w:t>£</w:t>
              </w:r>
              <w:r w:rsidRPr="00DF6897">
                <w:rPr>
                  <w:rStyle w:val="ModernTableText"/>
                  <w:noProof/>
                  <w:szCs w:val="17"/>
                </w:rPr>
                <w:t xml:space="preserve"> Cognos                                    </w:t>
              </w:r>
              <w:r w:rsidRPr="00DF6897">
                <w:rPr>
                  <w:rStyle w:val="ModernTableText"/>
                  <w:rFonts w:ascii="Wingdings" w:hAnsi="Wingdings" w:eastAsia="Wingdings" w:cs="Wingdings"/>
                  <w:noProof/>
                  <w:szCs w:val="23"/>
                </w:rPr>
                <w:t>þ</w:t>
              </w:r>
              <w:r w:rsidRPr="00DF6897">
                <w:rPr>
                  <w:rStyle w:val="ModernTableText"/>
                  <w:noProof/>
                  <w:szCs w:val="17"/>
                </w:rPr>
                <w:t xml:space="preserve"> EDMS</w:t>
              </w:r>
            </w:ins>
          </w:p>
        </w:tc>
      </w:tr>
      <w:tr xmlns:wp14="http://schemas.microsoft.com/office/word/2010/wordml" w:rsidR="00437B6A" w:rsidTr="003E4A23" w14:paraId="1F83A05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ins w:author="Author" w:id="938"/>
        </w:trPr>
        <w:tc>
          <w:tcPr>
            <w:tcW w:w="929" w:type="pct"/>
            <w:gridSpan w:val="2"/>
            <w:tcBorders>
              <w:top w:val="single" w:color="616161" w:sz="2" w:space="0"/>
              <w:left w:val="single" w:color="616161" w:sz="2" w:space="0"/>
              <w:right w:val="single" w:color="616161" w:sz="2" w:space="0"/>
            </w:tcBorders>
            <w:vAlign w:val="center"/>
          </w:tcPr>
          <w:p w:rsidRPr="00205D93" w:rsidR="00437B6A" w:rsidP="003E4A23" w:rsidRDefault="00437B6A" w14:paraId="7DFB5258" wp14:textId="77777777">
            <w:pPr>
              <w:pStyle w:val="ModernBodyText"/>
              <w:spacing w:before="40" w:after="40"/>
              <w:rPr>
                <w:ins w:author="Author" w:id="939"/>
                <w:rStyle w:val="Modern2nd-levelTableheader"/>
                <w:noProof/>
                <w:sz w:val="18"/>
                <w:szCs w:val="17"/>
              </w:rPr>
            </w:pPr>
            <w:ins w:author="Author" w:id="940">
              <w:r w:rsidRPr="00205D93">
                <w:rPr>
                  <w:rStyle w:val="Modern2nd-levelTableheader"/>
                  <w:noProof/>
                  <w:sz w:val="18"/>
                  <w:szCs w:val="17"/>
                </w:rPr>
                <w:t>Report Output Versions:</w:t>
              </w:r>
            </w:ins>
          </w:p>
        </w:tc>
        <w:tc>
          <w:tcPr>
            <w:tcW w:w="1428" w:type="pct"/>
            <w:gridSpan w:val="3"/>
            <w:tcBorders>
              <w:top w:val="single" w:color="616161" w:sz="2" w:space="0"/>
              <w:left w:val="single" w:color="616161" w:sz="2" w:space="0"/>
              <w:bottom w:val="single" w:color="616161" w:sz="2" w:space="0"/>
              <w:right w:val="single" w:color="616161" w:sz="2" w:space="0"/>
            </w:tcBorders>
            <w:vAlign w:val="center"/>
          </w:tcPr>
          <w:p w:rsidRPr="00205D93" w:rsidR="00437B6A" w:rsidP="003E4A23" w:rsidRDefault="00437B6A" w14:paraId="5899D4C2" wp14:textId="77777777">
            <w:pPr>
              <w:pStyle w:val="ModernBodyText"/>
              <w:spacing w:before="40" w:after="40"/>
              <w:rPr>
                <w:ins w:author="Author" w:id="941"/>
                <w:rStyle w:val="Modern2nd-levelTableheader"/>
                <w:noProof/>
                <w:color w:val="FFFFFF"/>
                <w:sz w:val="18"/>
                <w:szCs w:val="21"/>
              </w:rPr>
            </w:pPr>
            <w:ins w:author="Author" w:id="942">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ins>
          </w:p>
        </w:tc>
        <w:tc>
          <w:tcPr>
            <w:tcW w:w="2643" w:type="pct"/>
            <w:gridSpan w:val="5"/>
            <w:tcBorders>
              <w:top w:val="single" w:color="616161" w:sz="2" w:space="0"/>
              <w:left w:val="nil"/>
              <w:bottom w:val="single" w:color="616161" w:sz="2" w:space="0"/>
              <w:right w:val="single" w:color="616161" w:sz="2" w:space="0"/>
            </w:tcBorders>
            <w:vAlign w:val="center"/>
          </w:tcPr>
          <w:p w:rsidRPr="00205D93" w:rsidR="00437B6A" w:rsidP="003E4A23" w:rsidRDefault="00437B6A" w14:paraId="697D7AEE" wp14:textId="77777777">
            <w:pPr>
              <w:pStyle w:val="TableText1"/>
              <w:spacing w:before="40" w:after="40"/>
              <w:rPr>
                <w:ins w:author="Author" w:id="943"/>
                <w:rStyle w:val="ModernTableText"/>
                <w:noProof/>
                <w:szCs w:val="17"/>
              </w:rPr>
            </w:pPr>
            <w:ins w:author="Author" w:id="944">
              <w:r w:rsidRPr="00A31DB4">
                <w:rPr>
                  <w:rStyle w:val="ModernTableText"/>
                  <w:rFonts w:ascii="Wingdings" w:hAnsi="Wingdings" w:eastAsia="Wingdings" w:cs="Wingdings"/>
                  <w:noProof/>
                  <w:szCs w:val="23"/>
                </w:rPr>
                <w:t>þ</w:t>
              </w:r>
              <w:r w:rsidRPr="00A31DB4">
                <w:rPr>
                  <w:rStyle w:val="ModernTableText"/>
                  <w:noProof/>
                  <w:szCs w:val="17"/>
                </w:rPr>
                <w:t xml:space="preserve">Duration:     7       </w:t>
              </w:r>
              <w:r w:rsidRPr="00A31DB4">
                <w:rPr>
                  <w:rStyle w:val="ModernTableText"/>
                  <w:rFonts w:ascii="Wingdings 2" w:hAnsi="Wingdings 2" w:eastAsia="Wingdings 2" w:cs="Wingdings 2"/>
                  <w:noProof/>
                  <w:szCs w:val="23"/>
                </w:rPr>
                <w:t>£</w:t>
              </w:r>
              <w:r w:rsidRPr="00A31DB4">
                <w:rPr>
                  <w:rStyle w:val="ModernTableText"/>
                  <w:noProof/>
                  <w:szCs w:val="17"/>
                </w:rPr>
                <w:t xml:space="preserve"> Days       </w:t>
              </w:r>
              <w:r w:rsidRPr="00A31DB4">
                <w:rPr>
                  <w:rStyle w:val="ModernTableText"/>
                  <w:rFonts w:ascii="Wingdings 2" w:hAnsi="Wingdings 2" w:eastAsia="Wingdings 2" w:cs="Wingdings 2"/>
                  <w:noProof/>
                  <w:szCs w:val="23"/>
                </w:rPr>
                <w:t>£</w:t>
              </w:r>
              <w:r w:rsidRPr="00A31DB4">
                <w:rPr>
                  <w:rStyle w:val="ModernTableText"/>
                  <w:noProof/>
                  <w:szCs w:val="17"/>
                </w:rPr>
                <w:t xml:space="preserve"> Months       </w:t>
              </w:r>
              <w:r w:rsidRPr="00A31DB4">
                <w:rPr>
                  <w:rStyle w:val="ModernTableText"/>
                  <w:rFonts w:ascii="Wingdings" w:hAnsi="Wingdings" w:eastAsia="Wingdings" w:cs="Wingdings"/>
                  <w:noProof/>
                  <w:szCs w:val="23"/>
                </w:rPr>
                <w:t>þ</w:t>
              </w:r>
              <w:r w:rsidRPr="00A31DB4">
                <w:rPr>
                  <w:rStyle w:val="ModernTableText"/>
                  <w:noProof/>
                  <w:szCs w:val="17"/>
                </w:rPr>
                <w:t>Years</w:t>
              </w:r>
              <w:r w:rsidRPr="00205D93">
                <w:rPr>
                  <w:rStyle w:val="ModernTableText"/>
                  <w:noProof/>
                  <w:szCs w:val="17"/>
                </w:rPr>
                <w:t xml:space="preserve">                                                                          </w:t>
              </w:r>
            </w:ins>
          </w:p>
        </w:tc>
      </w:tr>
      <w:tr xmlns:wp14="http://schemas.microsoft.com/office/word/2010/wordml" w:rsidR="00437B6A" w:rsidTr="003E4A23" w14:paraId="5B898C2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48"/>
          <w:jc w:val="center"/>
          <w:ins w:author="Author" w:id="945"/>
        </w:trPr>
        <w:tc>
          <w:tcPr>
            <w:tcW w:w="929" w:type="pct"/>
            <w:gridSpan w:val="2"/>
            <w:tcBorders>
              <w:top w:val="single" w:color="616161" w:sz="2" w:space="0"/>
              <w:left w:val="single" w:color="616161" w:sz="2" w:space="0"/>
              <w:right w:val="single" w:color="616161" w:sz="2" w:space="0"/>
            </w:tcBorders>
            <w:vAlign w:val="center"/>
          </w:tcPr>
          <w:p w:rsidRPr="00205D93" w:rsidR="00437B6A" w:rsidP="003E4A23" w:rsidRDefault="00437B6A" w14:paraId="47E9A732" wp14:textId="77777777">
            <w:pPr>
              <w:pStyle w:val="ModernBodyText"/>
              <w:spacing w:before="40" w:after="40"/>
              <w:rPr>
                <w:ins w:author="Author" w:id="946"/>
                <w:rStyle w:val="Modern2nd-levelTableheader"/>
                <w:noProof/>
                <w:sz w:val="18"/>
                <w:szCs w:val="17"/>
              </w:rPr>
            </w:pPr>
            <w:ins w:author="Author" w:id="947">
              <w:r w:rsidRPr="00205D93">
                <w:rPr>
                  <w:rStyle w:val="Modern2nd-levelTableheader"/>
                  <w:noProof/>
                  <w:sz w:val="18"/>
                  <w:szCs w:val="17"/>
                </w:rPr>
                <w:t>Report Run History Log:</w:t>
              </w:r>
            </w:ins>
          </w:p>
        </w:tc>
        <w:tc>
          <w:tcPr>
            <w:tcW w:w="1428" w:type="pct"/>
            <w:gridSpan w:val="3"/>
            <w:tcBorders>
              <w:top w:val="single" w:color="616161" w:sz="2" w:space="0"/>
              <w:left w:val="single" w:color="616161" w:sz="2" w:space="0"/>
              <w:bottom w:val="single" w:color="616161" w:sz="2" w:space="0"/>
              <w:right w:val="single" w:color="616161" w:sz="2" w:space="0"/>
            </w:tcBorders>
            <w:vAlign w:val="center"/>
          </w:tcPr>
          <w:p w:rsidRPr="00205D93" w:rsidR="00437B6A" w:rsidP="003E4A23" w:rsidRDefault="00437B6A" w14:paraId="7142F5DF" wp14:textId="77777777">
            <w:pPr>
              <w:pStyle w:val="ModernBodyText"/>
              <w:spacing w:before="40" w:after="40"/>
              <w:rPr>
                <w:ins w:author="Author" w:id="948"/>
                <w:rStyle w:val="Modern2nd-levelTableheader"/>
                <w:noProof/>
                <w:color w:val="FFFFFF"/>
                <w:sz w:val="18"/>
                <w:szCs w:val="21"/>
              </w:rPr>
            </w:pPr>
            <w:ins w:author="Author" w:id="949">
              <w:r w:rsidRPr="00205D93">
                <w:rPr>
                  <w:rStyle w:val="ModernTableText"/>
                  <w:rFonts w:ascii="Wingdings 2" w:hAnsi="Wingdings 2" w:eastAsia="Wingdings 2" w:cs="Wingdings 2"/>
                  <w:noProof/>
                  <w:szCs w:val="23"/>
                </w:rPr>
                <w:t>£</w:t>
              </w:r>
              <w:r w:rsidRPr="00205D93">
                <w:rPr>
                  <w:rStyle w:val="ModernTableText"/>
                  <w:noProof/>
                  <w:szCs w:val="17"/>
                </w:rPr>
                <w:t xml:space="preserve"> Number Of Occurrences:  </w:t>
              </w:r>
            </w:ins>
          </w:p>
        </w:tc>
        <w:tc>
          <w:tcPr>
            <w:tcW w:w="2643" w:type="pct"/>
            <w:gridSpan w:val="5"/>
            <w:tcBorders>
              <w:top w:val="single" w:color="616161" w:sz="2" w:space="0"/>
              <w:left w:val="nil"/>
              <w:bottom w:val="single" w:color="616161" w:sz="2" w:space="0"/>
              <w:right w:val="single" w:color="616161" w:sz="2" w:space="0"/>
            </w:tcBorders>
            <w:vAlign w:val="center"/>
          </w:tcPr>
          <w:p w:rsidRPr="00205D93" w:rsidR="00437B6A" w:rsidP="003E4A23" w:rsidRDefault="00437B6A" w14:paraId="1659E45E" wp14:textId="77777777">
            <w:pPr>
              <w:pStyle w:val="TableText1"/>
              <w:spacing w:before="40" w:after="40"/>
              <w:rPr>
                <w:ins w:author="Author" w:id="950"/>
                <w:rStyle w:val="ModernTableText"/>
                <w:noProof/>
                <w:szCs w:val="17"/>
              </w:rPr>
            </w:pPr>
            <w:ins w:author="Author" w:id="951">
              <w:r w:rsidRPr="00205D93">
                <w:rPr>
                  <w:rStyle w:val="ModernTableText"/>
                  <w:rFonts w:ascii="Wingdings 2" w:hAnsi="Wingdings 2" w:eastAsia="Wingdings 2" w:cs="Wingdings 2"/>
                  <w:noProof/>
                  <w:szCs w:val="23"/>
                </w:rPr>
                <w:t>£</w:t>
              </w:r>
              <w:r w:rsidRPr="00205D93">
                <w:rPr>
                  <w:rStyle w:val="ModernTableText"/>
                  <w:noProof/>
                  <w:szCs w:val="17"/>
                </w:rPr>
                <w:t xml:space="preserve">Duration:            </w:t>
              </w:r>
              <w:r w:rsidRPr="00205D93">
                <w:rPr>
                  <w:rStyle w:val="ModernTableText"/>
                  <w:rFonts w:ascii="Wingdings 2" w:hAnsi="Wingdings 2" w:eastAsia="Wingdings 2" w:cs="Wingdings 2"/>
                  <w:noProof/>
                  <w:szCs w:val="23"/>
                </w:rPr>
                <w:t>£</w:t>
              </w:r>
              <w:r w:rsidRPr="00205D93">
                <w:rPr>
                  <w:rStyle w:val="ModernTableText"/>
                  <w:noProof/>
                  <w:szCs w:val="17"/>
                </w:rPr>
                <w:t xml:space="preserve"> Days       </w:t>
              </w:r>
              <w:r w:rsidRPr="00205D93">
                <w:rPr>
                  <w:rStyle w:val="ModernTableText"/>
                  <w:rFonts w:ascii="Wingdings 2" w:hAnsi="Wingdings 2" w:eastAsia="Wingdings 2" w:cs="Wingdings 2"/>
                  <w:noProof/>
                  <w:szCs w:val="23"/>
                </w:rPr>
                <w:t>£</w:t>
              </w:r>
              <w:r w:rsidRPr="00205D93">
                <w:rPr>
                  <w:rStyle w:val="ModernTableText"/>
                  <w:noProof/>
                  <w:szCs w:val="17"/>
                </w:rPr>
                <w:t xml:space="preserve"> Months       </w:t>
              </w:r>
              <w:r w:rsidRPr="00205D93">
                <w:rPr>
                  <w:rStyle w:val="ModernTableText"/>
                  <w:rFonts w:ascii="Wingdings 2" w:hAnsi="Wingdings 2" w:eastAsia="Wingdings 2" w:cs="Wingdings 2"/>
                  <w:noProof/>
                  <w:szCs w:val="23"/>
                </w:rPr>
                <w:t>£</w:t>
              </w:r>
              <w:r w:rsidRPr="00205D93">
                <w:rPr>
                  <w:rStyle w:val="ModernTableText"/>
                  <w:noProof/>
                  <w:szCs w:val="17"/>
                </w:rPr>
                <w:t xml:space="preserve"> Years                                                                          </w:t>
              </w:r>
            </w:ins>
          </w:p>
        </w:tc>
      </w:tr>
      <w:tr xmlns:wp14="http://schemas.microsoft.com/office/word/2010/wordml" w:rsidR="00437B6A" w:rsidTr="003E4A23" w14:paraId="11C2DFE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952"/>
        </w:trPr>
        <w:tc>
          <w:tcPr>
            <w:tcW w:w="5000" w:type="pct"/>
            <w:gridSpan w:val="10"/>
            <w:tcBorders>
              <w:top w:val="single" w:color="616161" w:sz="2" w:space="0"/>
              <w:left w:val="single" w:color="616161" w:sz="2" w:space="0"/>
              <w:bottom w:val="single" w:color="616161" w:sz="2" w:space="0"/>
              <w:right w:val="single" w:color="616161" w:sz="2" w:space="0"/>
            </w:tcBorders>
            <w:shd w:val="clear" w:color="auto" w:fill="191919"/>
            <w:vAlign w:val="center"/>
          </w:tcPr>
          <w:p w:rsidR="00437B6A" w:rsidP="003E4A23" w:rsidRDefault="00437B6A" w14:paraId="30FA1F71" wp14:textId="77777777">
            <w:pPr>
              <w:pStyle w:val="ModernBodyText"/>
              <w:keepNext/>
              <w:spacing w:before="40" w:after="40"/>
              <w:jc w:val="center"/>
              <w:rPr>
                <w:ins w:author="Author" w:id="953"/>
                <w:rStyle w:val="Modern2nd-levelTableheader"/>
                <w:noProof/>
                <w:color w:val="FFFFFF"/>
                <w:sz w:val="21"/>
                <w:szCs w:val="21"/>
              </w:rPr>
            </w:pPr>
            <w:ins w:author="Author" w:id="954">
              <w:r>
                <w:rPr>
                  <w:rStyle w:val="Modern2nd-levelTableheader"/>
                  <w:noProof/>
                  <w:color w:val="FFFFFF"/>
                  <w:sz w:val="21"/>
                  <w:szCs w:val="21"/>
                </w:rPr>
                <w:t>Report Special Processing</w:t>
              </w:r>
            </w:ins>
          </w:p>
        </w:tc>
      </w:tr>
      <w:tr xmlns:wp14="http://schemas.microsoft.com/office/word/2010/wordml" w:rsidR="00437B6A" w:rsidTr="003E4A23" w14:paraId="0CA79B0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jc w:val="center"/>
          <w:ins w:author="Author" w:id="955"/>
        </w:trPr>
        <w:tc>
          <w:tcPr>
            <w:tcW w:w="5000" w:type="pct"/>
            <w:gridSpan w:val="10"/>
            <w:tcBorders>
              <w:top w:val="single" w:color="616161" w:sz="2" w:space="0"/>
              <w:left w:val="single" w:color="616161" w:sz="2" w:space="0"/>
              <w:bottom w:val="single" w:color="616161" w:sz="2" w:space="0"/>
              <w:right w:val="single" w:color="616161" w:sz="2" w:space="0"/>
            </w:tcBorders>
            <w:vAlign w:val="center"/>
          </w:tcPr>
          <w:p w:rsidR="00437B6A" w:rsidP="003E4A23" w:rsidRDefault="00437B6A" w14:paraId="1AA4EAE6" wp14:textId="77777777">
            <w:pPr>
              <w:keepLines/>
              <w:spacing w:before="40" w:after="40"/>
              <w:rPr>
                <w:ins w:author="Author" w:id="956"/>
                <w:rStyle w:val="ModernTableText"/>
                <w:rFonts w:cs="Arial"/>
                <w:noProof/>
                <w:spacing w:val="-2"/>
                <w:szCs w:val="18"/>
              </w:rPr>
            </w:pPr>
          </w:p>
          <w:p w:rsidR="00D217EA" w:rsidP="003E4A23" w:rsidRDefault="00D217EA" w14:paraId="17E2126C" wp14:textId="77777777">
            <w:pPr>
              <w:keepLines/>
              <w:spacing w:before="40" w:after="40"/>
              <w:rPr>
                <w:ins w:author="Author" w:id="957"/>
                <w:rStyle w:val="ModernTableText"/>
                <w:rFonts w:cs="Arial"/>
                <w:noProof/>
                <w:spacing w:val="-2"/>
                <w:szCs w:val="18"/>
              </w:rPr>
            </w:pPr>
            <w:ins w:author="Author" w:id="958">
              <w:r>
                <w:rPr>
                  <w:rStyle w:val="ModernTableText"/>
                  <w:rFonts w:cs="Arial"/>
                  <w:noProof/>
                  <w:spacing w:val="-2"/>
                  <w:szCs w:val="18"/>
                </w:rPr>
                <w:t xml:space="preserve">Extract the report only for Provider Type 059 </w:t>
              </w:r>
              <w:r w:rsidR="005B4EC5">
                <w:rPr>
                  <w:rStyle w:val="ModernTableText"/>
                  <w:rFonts w:cs="Arial"/>
                  <w:noProof/>
                  <w:spacing w:val="-2"/>
                  <w:szCs w:val="18"/>
                </w:rPr>
                <w:t>or</w:t>
              </w:r>
              <w:r>
                <w:rPr>
                  <w:rStyle w:val="ModernTableText"/>
                  <w:rFonts w:cs="Arial"/>
                  <w:noProof/>
                  <w:spacing w:val="-2"/>
                  <w:szCs w:val="18"/>
                </w:rPr>
                <w:t xml:space="preserve"> 236.</w:t>
              </w:r>
            </w:ins>
          </w:p>
          <w:p w:rsidRPr="00D217EA" w:rsidR="00D217EA" w:rsidP="00D217EA" w:rsidRDefault="00D217EA" w14:paraId="0C759F70" wp14:textId="77777777">
            <w:pPr>
              <w:keepLines/>
              <w:spacing w:before="40" w:after="40"/>
              <w:rPr>
                <w:ins w:author="Author" w:id="959"/>
                <w:rStyle w:val="ModernTableText"/>
                <w:rFonts w:cs="Arial"/>
                <w:noProof/>
                <w:spacing w:val="-2"/>
                <w:szCs w:val="18"/>
              </w:rPr>
            </w:pPr>
            <w:ins w:author="Author" w:id="960">
              <w:r w:rsidRPr="00D217EA">
                <w:rPr>
                  <w:rStyle w:val="ModernTableText"/>
                  <w:rFonts w:cs="Arial"/>
                  <w:noProof/>
                  <w:spacing w:val="-2"/>
                  <w:szCs w:val="18"/>
                </w:rPr>
                <w:t>select * from P_TY_TB; .P_TY_CD</w:t>
              </w:r>
            </w:ins>
          </w:p>
          <w:p w:rsidR="00D217EA" w:rsidP="00D217EA" w:rsidRDefault="00D217EA" w14:paraId="2D4451B9" wp14:textId="77777777">
            <w:pPr>
              <w:keepLines/>
              <w:spacing w:before="40" w:after="40"/>
              <w:rPr>
                <w:ins w:author="Author" w:id="961"/>
                <w:rStyle w:val="ModernTableText"/>
                <w:rFonts w:cs="Arial"/>
                <w:noProof/>
                <w:spacing w:val="-2"/>
                <w:szCs w:val="18"/>
              </w:rPr>
            </w:pPr>
            <w:ins w:author="Author" w:id="962">
              <w:r w:rsidRPr="00D217EA">
                <w:rPr>
                  <w:rStyle w:val="ModernTableText"/>
                  <w:rFonts w:cs="Arial"/>
                  <w:noProof/>
                  <w:spacing w:val="-2"/>
                  <w:szCs w:val="18"/>
                </w:rPr>
                <w:t>select * from R_VV_TB where r_vv_domain_nam = 'P_TY_CD'</w:t>
              </w:r>
              <w:r>
                <w:rPr>
                  <w:rStyle w:val="ModernTableText"/>
                  <w:rFonts w:cs="Arial"/>
                  <w:noProof/>
                  <w:spacing w:val="-2"/>
                  <w:szCs w:val="18"/>
                </w:rPr>
                <w:t xml:space="preserve"> </w:t>
              </w:r>
              <w:r w:rsidRPr="00D217EA">
                <w:rPr>
                  <w:rStyle w:val="ModernTableText"/>
                  <w:rFonts w:cs="Arial"/>
                  <w:noProof/>
                  <w:spacing w:val="-2"/>
                  <w:szCs w:val="18"/>
                </w:rPr>
                <w:t xml:space="preserve">and R_VV_CD = </w:t>
              </w:r>
              <w:r>
                <w:rPr>
                  <w:rStyle w:val="ModernTableText"/>
                  <w:rFonts w:cs="Arial"/>
                  <w:noProof/>
                  <w:spacing w:val="-2"/>
                  <w:szCs w:val="18"/>
                </w:rPr>
                <w:t xml:space="preserve">059 </w:t>
              </w:r>
              <w:r w:rsidR="009E1886">
                <w:rPr>
                  <w:rStyle w:val="ModernTableText"/>
                  <w:rFonts w:cs="Arial"/>
                  <w:noProof/>
                  <w:spacing w:val="-2"/>
                  <w:szCs w:val="18"/>
                </w:rPr>
                <w:t>or</w:t>
              </w:r>
              <w:r>
                <w:rPr>
                  <w:rStyle w:val="ModernTableText"/>
                  <w:rFonts w:cs="Arial"/>
                  <w:noProof/>
                  <w:spacing w:val="-2"/>
                  <w:szCs w:val="18"/>
                </w:rPr>
                <w:t xml:space="preserve"> r_vv_cd = 236</w:t>
              </w:r>
              <w:r w:rsidRPr="00D217EA">
                <w:rPr>
                  <w:rStyle w:val="ModernTableText"/>
                  <w:rFonts w:cs="Arial"/>
                  <w:noProof/>
                  <w:spacing w:val="-2"/>
                  <w:szCs w:val="18"/>
                </w:rPr>
                <w:t>;</w:t>
              </w:r>
            </w:ins>
          </w:p>
          <w:p w:rsidRPr="001440F5" w:rsidR="00A04700" w:rsidP="00D217EA" w:rsidRDefault="00A04700" w14:paraId="61AED58E" wp14:textId="77777777">
            <w:pPr>
              <w:keepLines/>
              <w:spacing w:before="40" w:after="40"/>
              <w:rPr>
                <w:ins w:author="Author" w:id="963"/>
                <w:rStyle w:val="ModernTableText"/>
                <w:rFonts w:cs="Arial"/>
                <w:noProof/>
                <w:spacing w:val="-2"/>
                <w:szCs w:val="18"/>
              </w:rPr>
            </w:pPr>
          </w:p>
          <w:p w:rsidRPr="001440F5" w:rsidR="00437B6A" w:rsidP="003E4A23" w:rsidRDefault="00437B6A" w14:paraId="27B03773" wp14:textId="77777777">
            <w:pPr>
              <w:keepLines/>
              <w:spacing w:before="40" w:after="40"/>
              <w:rPr>
                <w:ins w:author="Author" w:id="964"/>
                <w:rStyle w:val="ModernTableText"/>
                <w:rFonts w:cs="Arial"/>
                <w:noProof/>
                <w:spacing w:val="-2"/>
                <w:szCs w:val="18"/>
              </w:rPr>
            </w:pPr>
            <w:ins w:author="Author" w:id="965">
              <w:r w:rsidRPr="001440F5">
                <w:rPr>
                  <w:rStyle w:val="ModernTableText"/>
                  <w:rFonts w:cs="Arial"/>
                  <w:noProof/>
                  <w:spacing w:val="-2"/>
                  <w:szCs w:val="18"/>
                </w:rPr>
                <w:t>Join A-DTL-TB to A-HDR-TB using A-AUTH-ID</w:t>
              </w:r>
            </w:ins>
          </w:p>
          <w:p w:rsidRPr="001440F5" w:rsidR="00437B6A" w:rsidP="003E4A23" w:rsidRDefault="00437B6A" w14:paraId="1051DC5C" wp14:textId="77777777">
            <w:pPr>
              <w:keepLines/>
              <w:spacing w:before="40" w:after="40"/>
              <w:rPr>
                <w:ins w:author="Author" w:id="966"/>
                <w:rStyle w:val="ModernTableText"/>
                <w:rFonts w:cs="Arial"/>
                <w:noProof/>
                <w:spacing w:val="-2"/>
                <w:szCs w:val="18"/>
              </w:rPr>
            </w:pPr>
            <w:ins w:author="Author" w:id="967">
              <w:r w:rsidRPr="001440F5">
                <w:rPr>
                  <w:rStyle w:val="ModernTableText"/>
                  <w:rFonts w:cs="Arial"/>
                  <w:noProof/>
                  <w:spacing w:val="-2"/>
                  <w:szCs w:val="18"/>
                </w:rPr>
                <w:t>Join B-DTL-TB to A-HDR-TB using B-SYS-ID</w:t>
              </w:r>
            </w:ins>
          </w:p>
          <w:p w:rsidRPr="001440F5" w:rsidR="00437B6A" w:rsidP="003E4A23" w:rsidRDefault="00437B6A" w14:paraId="13D8A133" wp14:textId="77777777">
            <w:pPr>
              <w:pStyle w:val="TableHeading"/>
              <w:spacing w:before="40" w:after="40"/>
              <w:rPr>
                <w:ins w:author="Author" w:id="968"/>
                <w:rStyle w:val="ModernTableText"/>
                <w:rFonts w:cs="Arial"/>
                <w:b w:val="0"/>
                <w:bCs w:val="0"/>
                <w:noProof/>
                <w:spacing w:val="-2"/>
                <w:szCs w:val="18"/>
              </w:rPr>
            </w:pPr>
            <w:ins w:author="Author" w:id="969">
              <w:r w:rsidRPr="001440F5">
                <w:rPr>
                  <w:rStyle w:val="ModernTableText"/>
                  <w:rFonts w:cs="Arial"/>
                  <w:b w:val="0"/>
                  <w:bCs w:val="0"/>
                  <w:noProof/>
                  <w:spacing w:val="-2"/>
                  <w:szCs w:val="18"/>
                </w:rPr>
                <w:t>Join P-DTL-TB to A-HDR-LI-SUBM-PROV-ID-TB using A-HDR-LI-SUBM-PROV-ID-TB.P-SYS-ID [Where A-TXN-LVL-CD = 'RQ" and A-USED-PROV-ID-IND = "Y"] = P-DTL-TB.P-SYS-ID</w:t>
              </w:r>
            </w:ins>
          </w:p>
          <w:p w:rsidRPr="001440F5" w:rsidR="00437B6A" w:rsidP="003E4A23" w:rsidRDefault="00437B6A" w14:paraId="48C72965" wp14:textId="77777777">
            <w:pPr>
              <w:keepLines/>
              <w:spacing w:before="40" w:after="40"/>
              <w:jc w:val="left"/>
              <w:rPr>
                <w:ins w:author="Author" w:id="970"/>
                <w:rStyle w:val="ModernTableText"/>
                <w:rFonts w:cs="Arial"/>
                <w:noProof/>
                <w:spacing w:val="-2"/>
                <w:szCs w:val="18"/>
              </w:rPr>
            </w:pPr>
            <w:ins w:author="Author" w:id="971">
              <w:r w:rsidRPr="001440F5">
                <w:rPr>
                  <w:rStyle w:val="ModernTableText"/>
                  <w:rFonts w:cs="Arial"/>
                  <w:noProof/>
                  <w:spacing w:val="-2"/>
                  <w:szCs w:val="18"/>
                </w:rPr>
                <w:t>Join P-DTL-TB to A-HDR-LI-SUBM-PROV-ID-TB using A-HDR-LI-SUBM-PROV-ID-TB.P-SYS-ID [Where A-TXN-LVL-CD = 'EV' AND A-USED-PROV-ID-IND = "Y" and A_PROV_ENTY_ID_CD = ‘77’]  = P-DTL-TB.P-SYS-ID</w:t>
              </w:r>
            </w:ins>
          </w:p>
          <w:p w:rsidRPr="001440F5" w:rsidR="00437B6A" w:rsidP="003E4A23" w:rsidRDefault="00437B6A" w14:paraId="55384075" wp14:textId="77777777">
            <w:pPr>
              <w:keepLines/>
              <w:spacing w:before="40" w:after="40"/>
              <w:rPr>
                <w:ins w:author="Author" w:id="972"/>
                <w:rStyle w:val="ModernTableText"/>
                <w:rFonts w:cs="Arial"/>
                <w:noProof/>
                <w:spacing w:val="-2"/>
                <w:szCs w:val="18"/>
              </w:rPr>
            </w:pPr>
            <w:ins w:author="Author" w:id="973">
              <w:r w:rsidRPr="001440F5">
                <w:rPr>
                  <w:rStyle w:val="ModernTableText"/>
                  <w:rFonts w:cs="Arial"/>
                  <w:noProof/>
                  <w:spacing w:val="-2"/>
                  <w:szCs w:val="18"/>
                </w:rPr>
                <w:t xml:space="preserve">Join P-DTL-TB to A-HDR-LI-SUBM-PROV-ID-TB using A-HDR-LI-SUBM-PROV-ID-TB.P-SYS-ID [Where A-TXN-LVL-CD = 'SV' AND A-USED-PROV-ID-IND = "Y"]  </w:t>
              </w:r>
            </w:ins>
          </w:p>
          <w:p w:rsidRPr="001440F5" w:rsidR="00437B6A" w:rsidP="003E4A23" w:rsidRDefault="00437B6A" w14:paraId="13DBA3CC" wp14:textId="77777777">
            <w:pPr>
              <w:keepLines/>
              <w:spacing w:before="40" w:after="40"/>
              <w:rPr>
                <w:ins w:author="Author" w:id="974"/>
                <w:rStyle w:val="ModernTableText"/>
                <w:rFonts w:cs="Arial"/>
                <w:noProof/>
                <w:spacing w:val="-2"/>
                <w:szCs w:val="18"/>
              </w:rPr>
            </w:pPr>
            <w:ins w:author="Author" w:id="975">
              <w:r w:rsidRPr="001440F5">
                <w:rPr>
                  <w:rStyle w:val="ModernTableText"/>
                  <w:rFonts w:cs="Arial"/>
                  <w:noProof/>
                  <w:spacing w:val="-2"/>
                  <w:szCs w:val="18"/>
                </w:rPr>
                <w:t>= P-DTL-TB.P-SYS-ID</w:t>
              </w:r>
            </w:ins>
          </w:p>
          <w:p w:rsidRPr="001440F5" w:rsidR="00437B6A" w:rsidP="003E4A23" w:rsidRDefault="00437B6A" w14:paraId="44EEFD60" wp14:textId="77777777">
            <w:pPr>
              <w:pStyle w:val="TableTextACSSC"/>
              <w:rPr>
                <w:ins w:author="Author" w:id="976"/>
                <w:rFonts w:ascii="Arial" w:hAnsi="Arial" w:cs="Arial"/>
                <w:sz w:val="18"/>
                <w:szCs w:val="18"/>
              </w:rPr>
            </w:pPr>
            <w:ins w:author="Author" w:id="977">
              <w:r w:rsidRPr="001440F5">
                <w:rPr>
                  <w:rFonts w:ascii="Arial" w:hAnsi="Arial" w:cs="Arial"/>
                  <w:sz w:val="18"/>
                  <w:szCs w:val="18"/>
                </w:rPr>
                <w:t xml:space="preserve">  </w:t>
              </w:r>
            </w:ins>
          </w:p>
          <w:p w:rsidRPr="001440F5" w:rsidR="00437B6A" w:rsidP="003E4A23" w:rsidRDefault="00437B6A" w14:paraId="64B1489E" wp14:textId="77777777">
            <w:pPr>
              <w:keepLines/>
              <w:spacing w:before="40" w:after="40"/>
              <w:rPr>
                <w:ins w:author="Author" w:id="978"/>
                <w:rStyle w:val="ModernTableText"/>
                <w:rFonts w:cs="Arial"/>
                <w:b/>
                <w:bCs/>
                <w:noProof/>
                <w:spacing w:val="-2"/>
                <w:szCs w:val="18"/>
                <w:u w:val="single"/>
              </w:rPr>
            </w:pPr>
            <w:ins w:author="Author" w:id="979">
              <w:r w:rsidRPr="001440F5">
                <w:rPr>
                  <w:rStyle w:val="ModernTableText"/>
                  <w:rFonts w:cs="Arial"/>
                  <w:b/>
                  <w:bCs/>
                  <w:noProof/>
                  <w:spacing w:val="-2"/>
                  <w:szCs w:val="18"/>
                  <w:u w:val="single"/>
                </w:rPr>
                <w:t>Weekly Report Date (overview):</w:t>
              </w:r>
            </w:ins>
          </w:p>
          <w:p w:rsidRPr="001440F5" w:rsidR="00437B6A" w:rsidP="006402CD" w:rsidRDefault="00437B6A" w14:paraId="117C3477" wp14:textId="77777777">
            <w:pPr>
              <w:pStyle w:val="ListParagraph"/>
              <w:numPr>
                <w:ilvl w:val="0"/>
                <w:numId w:val="271"/>
              </w:numPr>
              <w:rPr>
                <w:ins w:author="Author" w:id="980"/>
                <w:rFonts w:ascii="Arial" w:hAnsi="Arial" w:eastAsia="Times New Roman" w:cs="Arial"/>
                <w:sz w:val="18"/>
                <w:szCs w:val="18"/>
              </w:rPr>
            </w:pPr>
            <w:ins w:author="Author" w:id="981">
              <w:r w:rsidRPr="001440F5">
                <w:rPr>
                  <w:rFonts w:ascii="Arial" w:hAnsi="Arial" w:eastAsia="Times New Roman" w:cs="Arial"/>
                  <w:sz w:val="18"/>
                  <w:szCs w:val="18"/>
                </w:rPr>
                <w:t>Report only includes authorizations that meet the Look Back and Look Ahead criteria</w:t>
              </w:r>
            </w:ins>
          </w:p>
          <w:p w:rsidRPr="001440F5" w:rsidR="00437B6A" w:rsidP="006402CD" w:rsidRDefault="00437B6A" w14:paraId="2C29ED4B" wp14:textId="77777777">
            <w:pPr>
              <w:pStyle w:val="ListParagraph"/>
              <w:numPr>
                <w:ilvl w:val="0"/>
                <w:numId w:val="271"/>
              </w:numPr>
              <w:rPr>
                <w:ins w:author="Author" w:id="982"/>
                <w:rFonts w:ascii="Arial" w:hAnsi="Arial" w:eastAsia="Times New Roman" w:cs="Arial"/>
                <w:sz w:val="18"/>
                <w:szCs w:val="18"/>
              </w:rPr>
            </w:pPr>
            <w:ins w:author="Author" w:id="983">
              <w:r w:rsidRPr="001440F5">
                <w:rPr>
                  <w:rFonts w:ascii="Arial" w:hAnsi="Arial" w:eastAsia="Times New Roman" w:cs="Arial"/>
                  <w:sz w:val="18"/>
                  <w:szCs w:val="18"/>
                </w:rPr>
                <w:t>LOOK BACK DATE is 18 months prior to Report Date, unless the servicing provider has a provider type of 30 or 31 which will use 36 months.</w:t>
              </w:r>
            </w:ins>
          </w:p>
          <w:p w:rsidRPr="001440F5" w:rsidR="00437B6A" w:rsidP="006402CD" w:rsidRDefault="00437B6A" w14:paraId="45AEBAE9" wp14:textId="77777777">
            <w:pPr>
              <w:pStyle w:val="ListParagraph"/>
              <w:numPr>
                <w:ilvl w:val="0"/>
                <w:numId w:val="271"/>
              </w:numPr>
              <w:rPr>
                <w:ins w:author="Author" w:id="984"/>
                <w:rFonts w:ascii="Arial" w:hAnsi="Arial" w:eastAsia="Times New Roman" w:cs="Arial"/>
                <w:sz w:val="18"/>
                <w:szCs w:val="18"/>
              </w:rPr>
            </w:pPr>
            <w:ins w:author="Author" w:id="985">
              <w:r w:rsidRPr="001440F5">
                <w:rPr>
                  <w:rFonts w:ascii="Arial" w:hAnsi="Arial" w:eastAsia="Times New Roman" w:cs="Arial"/>
                  <w:sz w:val="18"/>
                  <w:szCs w:val="18"/>
                </w:rPr>
                <w:t>LOOK AHEAD DATE will be 24  months into the future from Report Date.</w:t>
              </w:r>
            </w:ins>
          </w:p>
          <w:p w:rsidRPr="001440F5" w:rsidR="00437B6A" w:rsidP="006402CD" w:rsidRDefault="00437B6A" w14:paraId="71F4C411" wp14:textId="77777777">
            <w:pPr>
              <w:pStyle w:val="ListParagraph"/>
              <w:numPr>
                <w:ilvl w:val="1"/>
                <w:numId w:val="271"/>
              </w:numPr>
              <w:rPr>
                <w:ins w:author="Author" w:id="986"/>
                <w:rFonts w:ascii="Arial" w:hAnsi="Arial" w:eastAsia="Times New Roman" w:cs="Arial"/>
                <w:sz w:val="18"/>
                <w:szCs w:val="18"/>
              </w:rPr>
            </w:pPr>
            <w:ins w:author="Author" w:id="987">
              <w:r w:rsidRPr="001440F5">
                <w:rPr>
                  <w:rFonts w:ascii="Arial" w:hAnsi="Arial" w:eastAsia="Times New Roman" w:cs="Arial"/>
                  <w:sz w:val="18"/>
                  <w:szCs w:val="18"/>
                </w:rPr>
                <w:t>System uses the Header Approved Dates if authorization is approved, else it uses the latest line Requested Dates.</w:t>
              </w:r>
            </w:ins>
          </w:p>
          <w:p w:rsidRPr="001440F5" w:rsidR="00437B6A" w:rsidP="003E4A23" w:rsidRDefault="00437B6A" w14:paraId="79FC68D5" wp14:textId="77777777">
            <w:pPr>
              <w:pStyle w:val="TableTextACSSC"/>
              <w:rPr>
                <w:ins w:author="Author" w:id="988"/>
                <w:rFonts w:ascii="Arial" w:hAnsi="Arial" w:cs="Arial"/>
                <w:sz w:val="18"/>
                <w:szCs w:val="18"/>
              </w:rPr>
            </w:pPr>
          </w:p>
          <w:p w:rsidRPr="001440F5" w:rsidR="00437B6A" w:rsidP="003E4A23" w:rsidRDefault="00437B6A" w14:paraId="104F1F22" wp14:textId="77777777">
            <w:pPr>
              <w:pStyle w:val="TableTextACSSC"/>
              <w:rPr>
                <w:ins w:author="Author" w:id="989"/>
                <w:rFonts w:ascii="Arial" w:hAnsi="Arial" w:cs="Arial"/>
                <w:b/>
                <w:bCs/>
                <w:sz w:val="18"/>
                <w:szCs w:val="18"/>
              </w:rPr>
            </w:pPr>
            <w:ins w:author="Author" w:id="990">
              <w:r w:rsidRPr="001440F5">
                <w:rPr>
                  <w:rFonts w:ascii="Arial" w:hAnsi="Arial" w:cs="Arial"/>
                  <w:b/>
                  <w:bCs/>
                  <w:sz w:val="18"/>
                  <w:szCs w:val="18"/>
                </w:rPr>
                <w:t xml:space="preserve">Weekly Report Date </w:t>
              </w:r>
              <w:r w:rsidRPr="001440F5">
                <w:rPr>
                  <w:rFonts w:ascii="Arial" w:hAnsi="Arial" w:cs="Arial"/>
                  <w:b/>
                  <w:bCs/>
                  <w:sz w:val="18"/>
                  <w:szCs w:val="18"/>
                  <w:u w:val="single"/>
                </w:rPr>
                <w:t>(Technical)</w:t>
              </w:r>
              <w:r w:rsidRPr="001440F5">
                <w:rPr>
                  <w:rFonts w:ascii="Arial" w:hAnsi="Arial" w:cs="Arial"/>
                  <w:b/>
                  <w:bCs/>
                  <w:sz w:val="18"/>
                  <w:szCs w:val="18"/>
                </w:rPr>
                <w:t>:</w:t>
              </w:r>
            </w:ins>
          </w:p>
          <w:p w:rsidRPr="001440F5" w:rsidR="00437B6A" w:rsidP="003E4A23" w:rsidRDefault="00437B6A" w14:paraId="58DBBBD5" wp14:textId="77777777">
            <w:pPr>
              <w:pStyle w:val="TableTextACSSC"/>
              <w:tabs>
                <w:tab w:val="left" w:pos="1008"/>
                <w:tab w:val="right" w:pos="10800"/>
              </w:tabs>
              <w:ind w:right="720"/>
              <w:rPr>
                <w:ins w:author="Author" w:id="991"/>
                <w:rFonts w:ascii="Arial" w:hAnsi="Arial" w:cs="Arial"/>
                <w:sz w:val="18"/>
                <w:szCs w:val="18"/>
              </w:rPr>
            </w:pPr>
            <w:ins w:author="Author" w:id="992">
              <w:r w:rsidRPr="001440F5">
                <w:rPr>
                  <w:rFonts w:ascii="Arial" w:hAnsi="Arial" w:cs="Arial"/>
                  <w:sz w:val="18"/>
                  <w:szCs w:val="18"/>
                </w:rPr>
                <w:t>Look Back and Look Ahead Dates work in unison.  If SA fails either calculation then SA will not appear on the report.</w:t>
              </w:r>
            </w:ins>
          </w:p>
          <w:p w:rsidRPr="001440F5" w:rsidR="00437B6A" w:rsidP="003E4A23" w:rsidRDefault="00437B6A" w14:paraId="53BB6A00" wp14:textId="77777777">
            <w:pPr>
              <w:pStyle w:val="TableTextACSSC"/>
              <w:rPr>
                <w:ins w:author="Author" w:id="993"/>
                <w:rFonts w:ascii="Arial" w:hAnsi="Arial" w:cs="Arial"/>
                <w:sz w:val="18"/>
                <w:szCs w:val="18"/>
              </w:rPr>
            </w:pPr>
            <w:ins w:author="Author" w:id="994">
              <w:r w:rsidRPr="001440F5">
                <w:rPr>
                  <w:rFonts w:ascii="Arial" w:hAnsi="Arial" w:cs="Arial"/>
                  <w:sz w:val="18"/>
                  <w:szCs w:val="18"/>
                  <w:u w:val="single"/>
                </w:rPr>
                <w:t>LOOK BACK DATE CALCULATION</w:t>
              </w:r>
              <w:r w:rsidRPr="001440F5">
                <w:rPr>
                  <w:rFonts w:ascii="Arial" w:hAnsi="Arial" w:cs="Arial"/>
                  <w:sz w:val="18"/>
                  <w:szCs w:val="18"/>
                </w:rPr>
                <w:t>:  Report uses the below calculation to determine how far back authorizations will be selected for the report.</w:t>
              </w:r>
            </w:ins>
          </w:p>
          <w:p w:rsidRPr="001440F5" w:rsidR="00437B6A" w:rsidP="003E4A23" w:rsidRDefault="00437B6A" w14:paraId="2A48AFAC" wp14:textId="77777777">
            <w:pPr>
              <w:rPr>
                <w:ins w:author="Author" w:id="995"/>
                <w:rStyle w:val="ModernTableText"/>
                <w:rFonts w:cs="Arial"/>
                <w:noProof/>
                <w:spacing w:val="-2"/>
                <w:szCs w:val="18"/>
              </w:rPr>
            </w:pPr>
            <w:ins w:author="Author" w:id="996">
              <w:r w:rsidRPr="001440F5">
                <w:rPr>
                  <w:rStyle w:val="ModernTableText"/>
                  <w:rFonts w:cs="Arial"/>
                  <w:noProof/>
                  <w:spacing w:val="-2"/>
                  <w:szCs w:val="18"/>
                </w:rPr>
                <w:t xml:space="preserve">Look Back Date Calculation (Rolling Date):  </w:t>
              </w:r>
              <w:r w:rsidRPr="001440F5">
                <w:rPr>
                  <w:rFonts w:cs="Arial"/>
                  <w:color w:val="1F4E79"/>
                  <w:sz w:val="18"/>
                  <w:szCs w:val="18"/>
                </w:rPr>
                <w:t>Weekly Payment Cycle End Date</w:t>
              </w:r>
              <w:r w:rsidRPr="001440F5">
                <w:rPr>
                  <w:rStyle w:val="ModernTableText"/>
                  <w:rFonts w:cs="Arial"/>
                  <w:noProof/>
                  <w:spacing w:val="-2"/>
                  <w:szCs w:val="18"/>
                </w:rPr>
                <w:t xml:space="preserve">– 18 months   (Default). If any line Servicing Provider has provider types of ‘030’ or ‘031’ then look back 36 months. Compare P_TY_TB.P_TY_CD  where P_TY_TB.P_SYS_ID = A_HDR_LI_SUBM_PROV_ID_TB.P_SYS_ID where A_TXN_LVL_CD = ‘SV’ and A_USED_PROV_ID_IND=’Y’ (search all lines and if any line provider has one of these type codes).  NOTE: Multiple rows may be returned. </w:t>
              </w:r>
            </w:ins>
          </w:p>
          <w:p w:rsidRPr="001440F5" w:rsidR="00437B6A" w:rsidP="003E4A23" w:rsidRDefault="00437B6A" w14:paraId="1F400665" wp14:textId="77777777">
            <w:pPr>
              <w:rPr>
                <w:ins w:author="Author" w:id="997"/>
                <w:rStyle w:val="ModernTableText"/>
                <w:rFonts w:cs="Arial"/>
                <w:noProof/>
                <w:spacing w:val="-2"/>
                <w:szCs w:val="18"/>
              </w:rPr>
            </w:pPr>
            <w:ins w:author="Author" w:id="998">
              <w:r w:rsidRPr="001440F5">
                <w:rPr>
                  <w:rStyle w:val="ModernTableText"/>
                  <w:rFonts w:cs="Arial"/>
                  <w:noProof/>
                  <w:spacing w:val="-2"/>
                  <w:szCs w:val="18"/>
                </w:rPr>
                <w:t xml:space="preserve">SA look back calculation:  If A_DTL_TB.A_LI_REQ_BEG_DT (Latest on any line) &gt;= Look Back Date then the SA will appear on the report.  </w:t>
              </w:r>
            </w:ins>
          </w:p>
          <w:p w:rsidRPr="001440F5" w:rsidR="00437B6A" w:rsidP="003E4A23" w:rsidRDefault="00437B6A" w14:paraId="568F7757" wp14:textId="77777777">
            <w:pPr>
              <w:pStyle w:val="TableTextACSSC"/>
              <w:rPr>
                <w:ins w:author="Author" w:id="999"/>
                <w:rFonts w:ascii="Arial" w:hAnsi="Arial" w:cs="Arial"/>
                <w:sz w:val="18"/>
                <w:szCs w:val="18"/>
              </w:rPr>
            </w:pPr>
            <w:ins w:author="Author" w:id="1000">
              <w:r w:rsidRPr="001440F5">
                <w:rPr>
                  <w:rStyle w:val="ModernTableText"/>
                  <w:rFonts w:cs="Arial"/>
                  <w:szCs w:val="18"/>
                </w:rPr>
                <w:t xml:space="preserve">Example look back cutoff: Reporting on 12/25/2019 (which would calculate the look back cutoff date as 06/25/2018). An SA with a Requested Begin Date of 06/25/2018 would appear on the report, but not an SA with a Requested Begin Date of 06/24/2018 (missed cutoff). </w:t>
              </w:r>
            </w:ins>
          </w:p>
          <w:p w:rsidRPr="001440F5" w:rsidR="00437B6A" w:rsidP="003E4A23" w:rsidRDefault="00437B6A" w14:paraId="7045DB85" wp14:textId="77777777">
            <w:pPr>
              <w:pStyle w:val="TableTextACSSC"/>
              <w:rPr>
                <w:ins w:author="Author" w:id="1001"/>
                <w:rFonts w:ascii="Arial" w:hAnsi="Arial" w:cs="Arial"/>
                <w:sz w:val="18"/>
                <w:szCs w:val="18"/>
                <w:u w:val="single"/>
              </w:rPr>
            </w:pPr>
          </w:p>
          <w:p w:rsidRPr="001440F5" w:rsidR="00437B6A" w:rsidP="003E4A23" w:rsidRDefault="00437B6A" w14:paraId="6C87C355" wp14:textId="77777777">
            <w:pPr>
              <w:pStyle w:val="TableTextACSSC"/>
              <w:rPr>
                <w:ins w:author="Author" w:id="1002"/>
                <w:rFonts w:ascii="Arial" w:hAnsi="Arial" w:cs="Arial"/>
                <w:sz w:val="18"/>
                <w:szCs w:val="18"/>
              </w:rPr>
            </w:pPr>
            <w:ins w:author="Author" w:id="1003">
              <w:r w:rsidRPr="001440F5">
                <w:rPr>
                  <w:rFonts w:ascii="Arial" w:hAnsi="Arial" w:cs="Arial"/>
                  <w:sz w:val="18"/>
                  <w:szCs w:val="18"/>
                  <w:u w:val="single"/>
                </w:rPr>
                <w:t>LOOK AHEAD DATE CALCULATION</w:t>
              </w:r>
              <w:r w:rsidRPr="001440F5">
                <w:rPr>
                  <w:rFonts w:ascii="Arial" w:hAnsi="Arial" w:cs="Arial"/>
                  <w:sz w:val="18"/>
                  <w:szCs w:val="18"/>
                </w:rPr>
                <w:t>:  Report uses the below calculation to determine how far into the future authorizations will be selected for the report.</w:t>
              </w:r>
            </w:ins>
          </w:p>
          <w:p w:rsidRPr="001440F5" w:rsidR="00437B6A" w:rsidP="003E4A23" w:rsidRDefault="00437B6A" w14:paraId="3744B9D2" wp14:textId="77777777">
            <w:pPr>
              <w:pStyle w:val="TableText1"/>
              <w:spacing w:before="40" w:after="40"/>
              <w:rPr>
                <w:ins w:author="Author" w:id="1004"/>
                <w:rStyle w:val="ModernTableText"/>
                <w:rFonts w:cs="Arial"/>
                <w:szCs w:val="18"/>
                <w:lang w:val="en-IN"/>
              </w:rPr>
            </w:pPr>
            <w:ins w:author="Author" w:id="1005">
              <w:r w:rsidRPr="001440F5">
                <w:rPr>
                  <w:rStyle w:val="ModernTableText"/>
                  <w:rFonts w:cs="Arial"/>
                  <w:szCs w:val="18"/>
                </w:rPr>
                <w:t xml:space="preserve">Look Ahead Date Calculation (Rolling Date):  </w:t>
              </w:r>
              <w:r w:rsidRPr="001440F5">
                <w:rPr>
                  <w:rFonts w:cs="Arial"/>
                  <w:color w:val="1F4E79"/>
                  <w:sz w:val="18"/>
                  <w:szCs w:val="18"/>
                </w:rPr>
                <w:t>Weekly Payment Cycle End Date</w:t>
              </w:r>
              <w:r w:rsidRPr="001440F5" w:rsidDel="001675D8">
                <w:rPr>
                  <w:rStyle w:val="ModernTableText"/>
                  <w:rFonts w:cs="Arial"/>
                  <w:szCs w:val="18"/>
                </w:rPr>
                <w:t xml:space="preserve"> </w:t>
              </w:r>
              <w:r w:rsidRPr="001440F5">
                <w:rPr>
                  <w:rStyle w:val="ModernTableText"/>
                  <w:rFonts w:cs="Arial"/>
                  <w:szCs w:val="18"/>
                </w:rPr>
                <w:t>+ 24 months.</w:t>
              </w:r>
            </w:ins>
          </w:p>
          <w:p w:rsidRPr="001440F5" w:rsidR="00437B6A" w:rsidP="003E4A23" w:rsidRDefault="00437B6A" w14:paraId="28C4FD81" wp14:textId="77777777">
            <w:pPr>
              <w:pStyle w:val="TableText1"/>
              <w:spacing w:before="40" w:after="40"/>
              <w:rPr>
                <w:ins w:author="Author" w:id="1006"/>
                <w:rStyle w:val="ModernTableText"/>
                <w:rFonts w:cs="Arial"/>
                <w:szCs w:val="18"/>
              </w:rPr>
            </w:pPr>
            <w:ins w:author="Author" w:id="1007">
              <w:r w:rsidRPr="001440F5">
                <w:rPr>
                  <w:rStyle w:val="ModernTableText"/>
                  <w:rFonts w:cs="Arial"/>
                  <w:szCs w:val="18"/>
                </w:rPr>
                <w:t xml:space="preserve">SA look ahead calculation:  If A_HDR_TB.A_HDR_STAT_CD = 'A' (Approved) and A_HDR_TB.A_END_DT is less or equal to Look Ahead Date then SA will appear on the report.  </w:t>
              </w:r>
            </w:ins>
          </w:p>
          <w:p w:rsidRPr="001440F5" w:rsidR="00437B6A" w:rsidP="003E4A23" w:rsidRDefault="00437B6A" w14:paraId="17F78910" wp14:textId="77777777">
            <w:pPr>
              <w:pStyle w:val="TableText1"/>
              <w:spacing w:before="40" w:after="40"/>
              <w:rPr>
                <w:ins w:author="Author" w:id="1008"/>
                <w:rStyle w:val="ModernTableText"/>
                <w:rFonts w:cs="Arial"/>
                <w:szCs w:val="18"/>
              </w:rPr>
            </w:pPr>
            <w:ins w:author="Author" w:id="1009">
              <w:r w:rsidRPr="001440F5">
                <w:rPr>
                  <w:rStyle w:val="ModernTableText"/>
                  <w:rFonts w:cs="Arial"/>
                  <w:szCs w:val="18"/>
                </w:rPr>
                <w:t>A_HDR_TB.A_HDR_STAT_CD &lt;&gt; 'A' (Approved) analyze all line A_LI_REQ_END_DT's (Requested Dates) to obtain the latest date, and A_DTL_TB.A_LI_REQ_END_DT (latest) is less or equal to Look Ahead Date</w:t>
              </w:r>
              <w:r w:rsidRPr="001440F5">
                <w:rPr>
                  <w:rStyle w:val="ModernTableText"/>
                  <w:rFonts w:cs="Arial"/>
                  <w:noProof/>
                  <w:szCs w:val="18"/>
                </w:rPr>
                <w:t xml:space="preserve"> then the SA will appear on the report.  </w:t>
              </w:r>
              <w:r w:rsidRPr="001440F5">
                <w:rPr>
                  <w:rStyle w:val="ModernTableText"/>
                  <w:rFonts w:cs="Arial"/>
                  <w:szCs w:val="18"/>
                </w:rPr>
                <w:t xml:space="preserve">  </w:t>
              </w:r>
            </w:ins>
          </w:p>
          <w:p w:rsidRPr="001440F5" w:rsidR="00437B6A" w:rsidP="003E4A23" w:rsidRDefault="00437B6A" w14:paraId="4DE66DDB" wp14:textId="77777777">
            <w:pPr>
              <w:pStyle w:val="TableText1"/>
              <w:spacing w:before="40" w:after="40"/>
              <w:rPr>
                <w:ins w:author="Author" w:id="1010"/>
                <w:rStyle w:val="ModernTableText"/>
                <w:rFonts w:cs="Arial"/>
                <w:szCs w:val="18"/>
              </w:rPr>
            </w:pPr>
          </w:p>
          <w:p w:rsidRPr="001440F5" w:rsidR="00437B6A" w:rsidP="003E4A23" w:rsidRDefault="00437B6A" w14:paraId="6BFA6871" wp14:textId="77777777">
            <w:pPr>
              <w:pStyle w:val="TableTextACSSC"/>
              <w:rPr>
                <w:ins w:author="Author" w:id="1011"/>
                <w:rFonts w:ascii="Arial" w:hAnsi="Arial" w:cs="Arial"/>
                <w:sz w:val="18"/>
                <w:szCs w:val="18"/>
              </w:rPr>
            </w:pPr>
            <w:ins w:author="Author" w:id="1012">
              <w:r w:rsidRPr="001440F5">
                <w:rPr>
                  <w:rStyle w:val="ModernTableText"/>
                  <w:rFonts w:cs="Arial"/>
                  <w:szCs w:val="18"/>
                </w:rPr>
                <w:t>Example look ahead cutoff: Reporting on 12/31/2019 (which would calculate the look ahead cutoff date as 12/31/2021). An SA with an Approved End Date of 03/31/2020 would appear on the report, but not an SA with an Approved End Date of 04/01/2022 (missed cutoff).</w:t>
              </w:r>
            </w:ins>
          </w:p>
          <w:p w:rsidRPr="001440F5" w:rsidR="00437B6A" w:rsidP="003E4A23" w:rsidRDefault="00437B6A" w14:paraId="4E5F9A1B" wp14:textId="77777777">
            <w:pPr>
              <w:keepLines/>
              <w:spacing w:before="40" w:after="40"/>
              <w:rPr>
                <w:ins w:author="Author" w:id="1013"/>
                <w:rStyle w:val="ModernTableText"/>
                <w:rFonts w:cs="Arial"/>
                <w:color w:val="000000"/>
                <w:szCs w:val="18"/>
              </w:rPr>
            </w:pPr>
            <w:ins w:author="Author" w:id="1014">
              <w:r w:rsidRPr="001440F5">
                <w:rPr>
                  <w:rStyle w:val="ModernTableText"/>
                  <w:rFonts w:cs="Arial"/>
                  <w:noProof/>
                  <w:spacing w:val="-2"/>
                  <w:szCs w:val="18"/>
                </w:rPr>
                <w:t xml:space="preserve">For Scheduled -   </w:t>
              </w:r>
              <w:r w:rsidRPr="001440F5">
                <w:rPr>
                  <w:rStyle w:val="ModernTableText"/>
                  <w:rFonts w:cs="Arial"/>
                  <w:color w:val="000000"/>
                  <w:szCs w:val="18"/>
                </w:rPr>
                <w:t>Weekly Report Date should be considered as Weekly Payment Cycle End Date as this report runs after Payment Cycle End Date</w:t>
              </w:r>
            </w:ins>
          </w:p>
          <w:p w:rsidRPr="001440F5" w:rsidR="00437B6A" w:rsidP="003E4A23" w:rsidRDefault="00437B6A" w14:paraId="00107EE0" wp14:textId="77777777">
            <w:pPr>
              <w:pStyle w:val="TableTextACSSC"/>
              <w:rPr>
                <w:ins w:author="Author" w:id="1015"/>
                <w:rFonts w:ascii="Arial" w:hAnsi="Arial" w:cs="Arial"/>
                <w:sz w:val="18"/>
                <w:szCs w:val="18"/>
              </w:rPr>
            </w:pPr>
          </w:p>
          <w:p w:rsidRPr="001440F5" w:rsidR="00437B6A" w:rsidP="003E4A23" w:rsidRDefault="00437B6A" w14:paraId="08C1D172" wp14:textId="77777777">
            <w:pPr>
              <w:pStyle w:val="TableTextACSSC"/>
              <w:rPr>
                <w:ins w:author="Author" w:id="1016"/>
                <w:rFonts w:ascii="Arial" w:hAnsi="Arial" w:cs="Arial"/>
                <w:sz w:val="18"/>
                <w:szCs w:val="18"/>
              </w:rPr>
            </w:pPr>
            <w:ins w:author="Author" w:id="1017">
              <w:r w:rsidRPr="001440F5">
                <w:rPr>
                  <w:rFonts w:ascii="Arial" w:hAnsi="Arial" w:cs="Arial"/>
                  <w:sz w:val="18"/>
                  <w:szCs w:val="18"/>
                  <w:u w:val="single"/>
                </w:rPr>
                <w:t>INBOX DETAILS</w:t>
              </w:r>
              <w:r w:rsidRPr="001440F5">
                <w:rPr>
                  <w:rFonts w:ascii="Arial" w:hAnsi="Arial" w:cs="Arial"/>
                  <w:sz w:val="18"/>
                  <w:szCs w:val="18"/>
                </w:rPr>
                <w:t>:</w:t>
              </w:r>
            </w:ins>
          </w:p>
          <w:p w:rsidRPr="001440F5" w:rsidR="00437B6A" w:rsidP="003E4A23" w:rsidRDefault="00437B6A" w14:paraId="2A86C04D" wp14:textId="77777777">
            <w:pPr>
              <w:pStyle w:val="TableTextACSSC"/>
              <w:rPr>
                <w:ins w:author="Author" w:id="1018"/>
                <w:rFonts w:ascii="Arial" w:hAnsi="Arial" w:cs="Arial"/>
                <w:sz w:val="18"/>
                <w:szCs w:val="18"/>
              </w:rPr>
            </w:pPr>
            <w:ins w:author="Author" w:id="1019">
              <w:r w:rsidRPr="001440F5">
                <w:rPr>
                  <w:rFonts w:ascii="Arial" w:hAnsi="Arial" w:cs="Arial"/>
                  <w:sz w:val="18"/>
                  <w:szCs w:val="18"/>
                </w:rPr>
                <w:t>All Requesting Providers will automatically have their individual report routed to their provider inbox if activity.</w:t>
              </w:r>
            </w:ins>
          </w:p>
          <w:p w:rsidRPr="001440F5" w:rsidR="00437B6A" w:rsidP="003E4A23" w:rsidRDefault="00437B6A" w14:paraId="40184210" wp14:textId="77777777">
            <w:pPr>
              <w:pStyle w:val="TableTextACSSC"/>
              <w:rPr>
                <w:ins w:author="Author" w:id="1020"/>
                <w:rFonts w:ascii="Arial" w:hAnsi="Arial" w:cs="Arial"/>
                <w:sz w:val="18"/>
                <w:szCs w:val="18"/>
              </w:rPr>
            </w:pPr>
            <w:ins w:author="Author" w:id="1021">
              <w:r w:rsidRPr="001440F5">
                <w:rPr>
                  <w:rFonts w:ascii="Arial" w:hAnsi="Arial" w:cs="Arial"/>
                  <w:sz w:val="18"/>
                  <w:szCs w:val="18"/>
                </w:rPr>
                <w:t xml:space="preserve">After this Excel report is generated and stored in EDMS, it is then </w:t>
              </w:r>
              <w:r w:rsidRPr="001440F5">
                <w:rPr>
                  <w:rFonts w:ascii="Arial" w:hAnsi="Arial" w:cs="Arial"/>
                  <w:b/>
                  <w:bCs/>
                  <w:sz w:val="18"/>
                  <w:szCs w:val="18"/>
                </w:rPr>
                <w:t>copied</w:t>
              </w:r>
              <w:r w:rsidRPr="001440F5">
                <w:rPr>
                  <w:rFonts w:ascii="Arial" w:hAnsi="Arial" w:cs="Arial"/>
                  <w:sz w:val="18"/>
                  <w:szCs w:val="18"/>
                </w:rPr>
                <w:t xml:space="preserve"> and delivered to appropriate providers. </w:t>
              </w:r>
            </w:ins>
          </w:p>
          <w:p w:rsidRPr="001440F5" w:rsidR="00437B6A" w:rsidP="003E4A23" w:rsidRDefault="00437B6A" w14:paraId="4A2AE6C9" wp14:textId="77777777">
            <w:pPr>
              <w:pStyle w:val="TableTextACSSC"/>
              <w:rPr>
                <w:ins w:author="Author" w:id="1022"/>
                <w:rFonts w:ascii="Arial" w:hAnsi="Arial" w:cs="Arial"/>
                <w:b/>
                <w:bCs/>
                <w:sz w:val="18"/>
                <w:szCs w:val="18"/>
              </w:rPr>
            </w:pPr>
            <w:ins w:author="Author" w:id="1023">
              <w:r w:rsidRPr="001440F5">
                <w:rPr>
                  <w:rFonts w:ascii="Arial" w:hAnsi="Arial" w:cs="Arial"/>
                  <w:b/>
                  <w:bCs/>
                  <w:sz w:val="18"/>
                  <w:szCs w:val="18"/>
                </w:rPr>
                <w:t>Report file contents:</w:t>
              </w:r>
            </w:ins>
          </w:p>
          <w:p w:rsidRPr="001440F5" w:rsidR="00437B6A" w:rsidP="003E4A23" w:rsidRDefault="00437B6A" w14:paraId="7482F2C5" wp14:textId="77777777">
            <w:pPr>
              <w:pStyle w:val="TableTextACSSC"/>
              <w:spacing w:after="0"/>
              <w:ind w:left="255" w:hanging="255"/>
              <w:rPr>
                <w:ins w:author="Author" w:id="1024"/>
                <w:rFonts w:ascii="Arial" w:hAnsi="Arial" w:cs="Arial"/>
                <w:sz w:val="18"/>
                <w:szCs w:val="18"/>
              </w:rPr>
            </w:pPr>
            <w:ins w:author="Author" w:id="1025">
              <w:r w:rsidRPr="001440F5">
                <w:rPr>
                  <w:rFonts w:ascii="Arial" w:hAnsi="Arial" w:cs="Arial"/>
                  <w:sz w:val="18"/>
                  <w:szCs w:val="18"/>
                </w:rPr>
                <w:t>     EDMS</w:t>
              </w:r>
            </w:ins>
          </w:p>
          <w:p w:rsidRPr="001440F5" w:rsidR="00437B6A" w:rsidP="003E4A23" w:rsidRDefault="00437B6A" w14:paraId="73685225" wp14:textId="77777777">
            <w:pPr>
              <w:pStyle w:val="TableTextACSSC"/>
              <w:spacing w:after="120"/>
              <w:ind w:left="446" w:hanging="187"/>
              <w:rPr>
                <w:ins w:author="Author" w:id="1026"/>
                <w:rFonts w:ascii="Arial" w:hAnsi="Arial" w:cs="Arial"/>
                <w:sz w:val="18"/>
                <w:szCs w:val="18"/>
              </w:rPr>
            </w:pPr>
            <w:ins w:author="Author" w:id="1027">
              <w:r w:rsidRPr="001440F5">
                <w:rPr>
                  <w:rFonts w:ascii="Arial" w:hAnsi="Arial" w:cs="Arial"/>
                  <w:sz w:val="18"/>
                  <w:szCs w:val="18"/>
                </w:rPr>
                <w:t></w:t>
              </w:r>
              <w:r w:rsidRPr="001440F5">
                <w:rPr>
                  <w:rFonts w:ascii="Arial" w:hAnsi="Arial" w:cs="Arial"/>
                  <w:sz w:val="18"/>
                  <w:szCs w:val="18"/>
                </w:rPr>
                <w:t>A separate Excel file containing each provider's report will be stored in the Doc Repository.</w:t>
              </w:r>
            </w:ins>
          </w:p>
          <w:p w:rsidRPr="001440F5" w:rsidR="00437B6A" w:rsidP="003E4A23" w:rsidRDefault="00437B6A" w14:paraId="59B7AA5C" wp14:textId="77777777">
            <w:pPr>
              <w:pStyle w:val="TableTextACSSC"/>
              <w:numPr>
                <w:ilvl w:val="0"/>
                <w:numId w:val="203"/>
              </w:numPr>
              <w:tabs>
                <w:tab w:val="clear" w:pos="216"/>
                <w:tab w:val="clear" w:pos="432"/>
                <w:tab w:val="clear" w:pos="648"/>
                <w:tab w:val="clear" w:pos="864"/>
              </w:tabs>
              <w:spacing w:after="0"/>
              <w:ind w:left="255" w:hanging="255"/>
              <w:rPr>
                <w:ins w:author="Author" w:id="1028"/>
                <w:rFonts w:ascii="Arial" w:hAnsi="Arial" w:cs="Arial"/>
                <w:sz w:val="18"/>
                <w:szCs w:val="18"/>
              </w:rPr>
            </w:pPr>
            <w:ins w:author="Author" w:id="1029">
              <w:r w:rsidRPr="001440F5">
                <w:rPr>
                  <w:rFonts w:ascii="Arial" w:hAnsi="Arial" w:cs="Arial"/>
                  <w:sz w:val="18"/>
                  <w:szCs w:val="18"/>
                </w:rPr>
                <w:t>Inbox</w:t>
              </w:r>
            </w:ins>
          </w:p>
          <w:p w:rsidRPr="001440F5" w:rsidR="00437B6A" w:rsidP="003E4A23" w:rsidRDefault="00437B6A" w14:paraId="04C6588D" wp14:textId="77777777">
            <w:pPr>
              <w:pStyle w:val="TableTextACSSC"/>
              <w:spacing w:after="120"/>
              <w:ind w:left="446" w:hanging="187"/>
              <w:rPr>
                <w:ins w:author="Author" w:id="1030"/>
                <w:rStyle w:val="ModernTableText"/>
                <w:rFonts w:cs="Arial"/>
                <w:noProof/>
                <w:spacing w:val="-2"/>
                <w:szCs w:val="18"/>
              </w:rPr>
            </w:pPr>
            <w:ins w:author="Author" w:id="1031">
              <w:r w:rsidRPr="001440F5">
                <w:rPr>
                  <w:rFonts w:ascii="Arial" w:hAnsi="Arial" w:cs="Arial"/>
                  <w:sz w:val="18"/>
                  <w:szCs w:val="18"/>
                </w:rPr>
                <w:t></w:t>
              </w:r>
              <w:r w:rsidRPr="001440F5">
                <w:rPr>
                  <w:rFonts w:ascii="Arial" w:hAnsi="Arial" w:cs="Arial"/>
                  <w:sz w:val="18"/>
                  <w:szCs w:val="18"/>
                </w:rPr>
                <w:t xml:space="preserve">Each provider that has report activity will have their report delivered to their Provider Message Center (Inbox) using an </w:t>
              </w:r>
              <w:r w:rsidRPr="001440F5">
                <w:rPr>
                  <w:rFonts w:ascii="Arial" w:hAnsi="Arial" w:cs="Arial"/>
                  <w:color w:val="0000FF"/>
                  <w:sz w:val="18"/>
                  <w:szCs w:val="18"/>
                </w:rPr>
                <w:t>EDMSTriggerIndicator = ‘A’ (SA Report)</w:t>
              </w:r>
            </w:ins>
          </w:p>
          <w:p w:rsidRPr="00205D93" w:rsidR="00437B6A" w:rsidP="003E4A23" w:rsidRDefault="00437B6A" w14:paraId="1F879067" wp14:textId="77777777">
            <w:pPr>
              <w:rPr>
                <w:ins w:author="Author" w:id="1032"/>
                <w:rStyle w:val="Modern2nd-levelTableheader"/>
                <w:b w:val="0"/>
                <w:bCs w:val="0"/>
                <w:noProof/>
                <w:spacing w:val="-2"/>
                <w:sz w:val="18"/>
                <w:szCs w:val="17"/>
              </w:rPr>
            </w:pPr>
          </w:p>
        </w:tc>
      </w:tr>
    </w:tbl>
    <w:p xmlns:wp14="http://schemas.microsoft.com/office/word/2010/wordml" w:rsidR="00437B6A" w:rsidDel="001440F5" w:rsidP="00437B6A" w:rsidRDefault="00437B6A" w14:paraId="53D319DC" wp14:textId="77777777">
      <w:pPr>
        <w:pStyle w:val="Heading6"/>
        <w:rPr>
          <w:ins w:author="Author" w:id="1033"/>
          <w:del w:author="Author" w:id="1034"/>
        </w:rPr>
      </w:pPr>
    </w:p>
    <w:p xmlns:wp14="http://schemas.microsoft.com/office/word/2010/wordml" w:rsidR="00437B6A" w:rsidP="00437B6A" w:rsidRDefault="00437B6A" w14:paraId="46837CA0" wp14:textId="77777777">
      <w:pPr>
        <w:pStyle w:val="Heading6"/>
        <w:rPr>
          <w:ins w:author="Author" w:id="1035"/>
          <w:noProof/>
        </w:rPr>
      </w:pPr>
      <w:ins w:author="Author" w:id="1036">
        <w:r>
          <w:t xml:space="preserve">Report Layout – OPR-SRA-139B - </w:t>
        </w:r>
        <w:r w:rsidR="004C5230">
          <w:t xml:space="preserve">139B </w:t>
        </w:r>
        <w:r w:rsidRPr="00A07340">
          <w:t xml:space="preserve">Service Authorization </w:t>
        </w:r>
        <w:r>
          <w:t>Status</w:t>
        </w:r>
        <w:r w:rsidRPr="00A07340">
          <w:t xml:space="preserve"> Report to Inbox</w:t>
        </w:r>
        <w:del w:author="Author" w:id="1037">
          <w:r w:rsidDel="004C5230">
            <w:delText xml:space="preserve"> for Provider Type 059 </w:delText>
          </w:r>
          <w:r w:rsidDel="004C5230" w:rsidR="00E710AB">
            <w:delText>or</w:delText>
          </w:r>
          <w:r w:rsidDel="004C5230">
            <w:delText xml:space="preserve"> 236</w:delText>
          </w:r>
        </w:del>
      </w:ins>
    </w:p>
    <w:tbl>
      <w:tblPr>
        <w:tblW w:w="5077" w:type="pct"/>
        <w:tblInd w:w="118" w:type="dxa"/>
        <w:tblLayout w:type="fixed"/>
        <w:tblLook w:val="04A0" w:firstRow="1" w:lastRow="0" w:firstColumn="1" w:lastColumn="0" w:noHBand="0" w:noVBand="1"/>
      </w:tblPr>
      <w:tblGrid>
        <w:gridCol w:w="438"/>
        <w:gridCol w:w="617"/>
        <w:gridCol w:w="473"/>
        <w:gridCol w:w="628"/>
        <w:gridCol w:w="587"/>
        <w:gridCol w:w="368"/>
        <w:gridCol w:w="357"/>
        <w:gridCol w:w="476"/>
        <w:gridCol w:w="552"/>
        <w:gridCol w:w="327"/>
        <w:gridCol w:w="497"/>
        <w:gridCol w:w="532"/>
        <w:gridCol w:w="532"/>
        <w:gridCol w:w="532"/>
        <w:gridCol w:w="532"/>
        <w:gridCol w:w="368"/>
        <w:gridCol w:w="327"/>
        <w:gridCol w:w="327"/>
        <w:gridCol w:w="327"/>
        <w:gridCol w:w="330"/>
        <w:gridCol w:w="357"/>
        <w:gridCol w:w="304"/>
        <w:gridCol w:w="357"/>
        <w:gridCol w:w="339"/>
        <w:gridCol w:w="339"/>
        <w:gridCol w:w="500"/>
        <w:gridCol w:w="503"/>
        <w:gridCol w:w="696"/>
        <w:gridCol w:w="687"/>
        <w:gridCol w:w="681"/>
        <w:gridCol w:w="678"/>
        <w:gridCol w:w="44"/>
      </w:tblGrid>
      <w:tr xmlns:wp14="http://schemas.microsoft.com/office/word/2010/wordml" w:rsidRPr="0023550B" w:rsidR="00437B6A" w:rsidTr="00120213" w14:paraId="6446848A" wp14:textId="77777777">
        <w:trPr>
          <w:gridAfter w:val="1"/>
          <w:wAfter w:w="15" w:type="pct"/>
          <w:trHeight w:val="415"/>
          <w:ins w:author="Author" w:id="1038"/>
        </w:trPr>
        <w:tc>
          <w:tcPr>
            <w:tcW w:w="738" w:type="pct"/>
            <w:gridSpan w:val="4"/>
            <w:tcBorders>
              <w:top w:val="single" w:color="auto" w:sz="8" w:space="0"/>
              <w:left w:val="single" w:color="auto" w:sz="8" w:space="0"/>
              <w:bottom w:val="nil"/>
              <w:right w:val="nil"/>
            </w:tcBorders>
            <w:noWrap/>
            <w:vAlign w:val="center"/>
            <w:hideMark/>
          </w:tcPr>
          <w:p w:rsidRPr="0023550B" w:rsidR="00437B6A" w:rsidP="003E4A23" w:rsidRDefault="00437B6A" w14:paraId="4F9A3D88" wp14:textId="77777777">
            <w:pPr>
              <w:spacing w:after="0"/>
              <w:jc w:val="left"/>
              <w:rPr>
                <w:ins w:author="Author" w:id="1039"/>
                <w:rFonts w:cs="Arial"/>
                <w:b/>
                <w:bCs/>
                <w:color w:val="000000"/>
                <w:szCs w:val="20"/>
              </w:rPr>
            </w:pPr>
            <w:ins w:author="Author" w:id="1040">
              <w:r w:rsidRPr="0023550B">
                <w:rPr>
                  <w:rFonts w:cs="Arial"/>
                  <w:b/>
                  <w:bCs/>
                  <w:color w:val="000000"/>
                  <w:szCs w:val="20"/>
                </w:rPr>
                <w:t>Enterprise Operational Reports (EOR)</w:t>
              </w:r>
            </w:ins>
          </w:p>
        </w:tc>
        <w:tc>
          <w:tcPr>
            <w:tcW w:w="327" w:type="pct"/>
            <w:gridSpan w:val="2"/>
            <w:tcBorders>
              <w:top w:val="single" w:color="auto" w:sz="8" w:space="0"/>
              <w:left w:val="nil"/>
              <w:bottom w:val="nil"/>
              <w:right w:val="nil"/>
            </w:tcBorders>
            <w:noWrap/>
            <w:vAlign w:val="bottom"/>
          </w:tcPr>
          <w:p w:rsidRPr="0023550B" w:rsidR="00437B6A" w:rsidP="003E4A23" w:rsidRDefault="00437B6A" w14:paraId="549FBB9A" wp14:textId="77777777">
            <w:pPr>
              <w:spacing w:after="0"/>
              <w:jc w:val="left"/>
              <w:rPr>
                <w:ins w:author="Author" w:id="1041"/>
                <w:rFonts w:ascii="Tahoma" w:hAnsi="Tahoma" w:cs="Tahoma"/>
                <w:color w:val="000000"/>
                <w:szCs w:val="20"/>
              </w:rPr>
            </w:pPr>
          </w:p>
        </w:tc>
        <w:tc>
          <w:tcPr>
            <w:tcW w:w="122" w:type="pct"/>
            <w:tcBorders>
              <w:top w:val="single" w:color="auto" w:sz="8" w:space="0"/>
              <w:left w:val="nil"/>
              <w:bottom w:val="nil"/>
              <w:right w:val="nil"/>
            </w:tcBorders>
            <w:noWrap/>
            <w:vAlign w:val="bottom"/>
          </w:tcPr>
          <w:p w:rsidRPr="0023550B" w:rsidR="00437B6A" w:rsidP="003E4A23" w:rsidRDefault="00437B6A" w14:paraId="32CBF179" wp14:textId="77777777">
            <w:pPr>
              <w:spacing w:after="0"/>
              <w:jc w:val="left"/>
              <w:rPr>
                <w:ins w:author="Author" w:id="1042"/>
                <w:rFonts w:ascii="Tahoma" w:hAnsi="Tahoma" w:cs="Tahoma"/>
                <w:color w:val="000000"/>
                <w:szCs w:val="20"/>
              </w:rPr>
            </w:pPr>
          </w:p>
        </w:tc>
        <w:tc>
          <w:tcPr>
            <w:tcW w:w="163" w:type="pct"/>
            <w:tcBorders>
              <w:top w:val="single" w:color="auto" w:sz="8" w:space="0"/>
              <w:left w:val="nil"/>
              <w:bottom w:val="nil"/>
              <w:right w:val="nil"/>
            </w:tcBorders>
            <w:noWrap/>
            <w:vAlign w:val="bottom"/>
          </w:tcPr>
          <w:p w:rsidRPr="0023550B" w:rsidR="00437B6A" w:rsidP="003E4A23" w:rsidRDefault="00437B6A" w14:paraId="68A93532" wp14:textId="77777777">
            <w:pPr>
              <w:spacing w:after="0"/>
              <w:jc w:val="left"/>
              <w:rPr>
                <w:ins w:author="Author" w:id="1043"/>
                <w:rFonts w:ascii="Tahoma" w:hAnsi="Tahoma" w:cs="Tahoma"/>
                <w:color w:val="000000"/>
                <w:szCs w:val="20"/>
              </w:rPr>
            </w:pPr>
          </w:p>
        </w:tc>
        <w:tc>
          <w:tcPr>
            <w:tcW w:w="189" w:type="pct"/>
            <w:tcBorders>
              <w:top w:val="single" w:color="auto" w:sz="8" w:space="0"/>
              <w:left w:val="nil"/>
              <w:bottom w:val="nil"/>
              <w:right w:val="nil"/>
            </w:tcBorders>
            <w:noWrap/>
            <w:vAlign w:val="bottom"/>
          </w:tcPr>
          <w:p w:rsidRPr="0023550B" w:rsidR="00437B6A" w:rsidP="003E4A23" w:rsidRDefault="00437B6A" w14:paraId="5B5F2A3D" wp14:textId="77777777">
            <w:pPr>
              <w:spacing w:after="0"/>
              <w:jc w:val="left"/>
              <w:rPr>
                <w:ins w:author="Author" w:id="1044"/>
                <w:rFonts w:ascii="Tahoma" w:hAnsi="Tahoma" w:cs="Tahoma"/>
                <w:color w:val="000000"/>
                <w:szCs w:val="20"/>
              </w:rPr>
            </w:pPr>
          </w:p>
        </w:tc>
        <w:tc>
          <w:tcPr>
            <w:tcW w:w="112" w:type="pct"/>
            <w:tcBorders>
              <w:top w:val="single" w:color="auto" w:sz="8" w:space="0"/>
              <w:left w:val="nil"/>
              <w:bottom w:val="nil"/>
              <w:right w:val="nil"/>
            </w:tcBorders>
            <w:noWrap/>
            <w:vAlign w:val="bottom"/>
          </w:tcPr>
          <w:p w:rsidRPr="0023550B" w:rsidR="00437B6A" w:rsidP="003E4A23" w:rsidRDefault="00437B6A" w14:paraId="4010C9D9" wp14:textId="77777777">
            <w:pPr>
              <w:spacing w:after="0"/>
              <w:jc w:val="left"/>
              <w:rPr>
                <w:ins w:author="Author" w:id="1045"/>
                <w:rFonts w:ascii="Tahoma" w:hAnsi="Tahoma" w:cs="Tahoma"/>
                <w:color w:val="000000"/>
                <w:szCs w:val="20"/>
              </w:rPr>
            </w:pPr>
          </w:p>
        </w:tc>
        <w:tc>
          <w:tcPr>
            <w:tcW w:w="170" w:type="pct"/>
            <w:tcBorders>
              <w:top w:val="single" w:color="auto" w:sz="8" w:space="0"/>
              <w:left w:val="nil"/>
              <w:bottom w:val="nil"/>
              <w:right w:val="nil"/>
            </w:tcBorders>
            <w:noWrap/>
            <w:vAlign w:val="bottom"/>
          </w:tcPr>
          <w:p w:rsidRPr="0023550B" w:rsidR="00437B6A" w:rsidP="003E4A23" w:rsidRDefault="00437B6A" w14:paraId="5BBC048D" wp14:textId="77777777">
            <w:pPr>
              <w:spacing w:after="0"/>
              <w:jc w:val="left"/>
              <w:rPr>
                <w:ins w:author="Author" w:id="1046"/>
                <w:rFonts w:ascii="Tahoma" w:hAnsi="Tahoma" w:cs="Tahoma"/>
                <w:color w:val="000000"/>
                <w:szCs w:val="20"/>
              </w:rPr>
            </w:pPr>
          </w:p>
        </w:tc>
        <w:tc>
          <w:tcPr>
            <w:tcW w:w="182" w:type="pct"/>
            <w:tcBorders>
              <w:top w:val="single" w:color="auto" w:sz="8" w:space="0"/>
              <w:left w:val="nil"/>
              <w:bottom w:val="nil"/>
              <w:right w:val="nil"/>
            </w:tcBorders>
            <w:noWrap/>
            <w:vAlign w:val="bottom"/>
          </w:tcPr>
          <w:p w:rsidRPr="0023550B" w:rsidR="00437B6A" w:rsidP="003E4A23" w:rsidRDefault="00437B6A" w14:paraId="038C898C" wp14:textId="77777777">
            <w:pPr>
              <w:spacing w:after="0"/>
              <w:jc w:val="left"/>
              <w:rPr>
                <w:ins w:author="Author" w:id="1047"/>
                <w:rFonts w:ascii="Tahoma" w:hAnsi="Tahoma" w:cs="Tahoma"/>
                <w:color w:val="000000"/>
                <w:szCs w:val="20"/>
              </w:rPr>
            </w:pPr>
          </w:p>
        </w:tc>
        <w:tc>
          <w:tcPr>
            <w:tcW w:w="1120" w:type="pct"/>
            <w:gridSpan w:val="8"/>
            <w:tcBorders>
              <w:top w:val="single" w:color="auto" w:sz="8" w:space="0"/>
              <w:left w:val="nil"/>
              <w:bottom w:val="nil"/>
              <w:right w:val="nil"/>
            </w:tcBorders>
            <w:noWrap/>
            <w:vAlign w:val="center"/>
            <w:hideMark/>
          </w:tcPr>
          <w:p w:rsidRPr="0023550B" w:rsidR="00437B6A" w:rsidP="003E4A23" w:rsidRDefault="00437B6A" w14:paraId="66994A67" wp14:textId="77777777">
            <w:pPr>
              <w:spacing w:after="0"/>
              <w:jc w:val="center"/>
              <w:rPr>
                <w:ins w:author="Author" w:id="1048"/>
                <w:rFonts w:cs="Arial"/>
                <w:b/>
                <w:bCs/>
                <w:color w:val="000000"/>
                <w:sz w:val="24"/>
              </w:rPr>
            </w:pPr>
            <w:ins w:author="Author" w:id="1049">
              <w:r w:rsidRPr="0023550B">
                <w:rPr>
                  <w:rFonts w:cs="Arial"/>
                  <w:b/>
                  <w:bCs/>
                  <w:color w:val="000000"/>
                  <w:sz w:val="24"/>
                </w:rPr>
                <w:t>LOB Cd - Desc: XXX - XXXXXXXXXX</w:t>
              </w:r>
            </w:ins>
          </w:p>
        </w:tc>
        <w:tc>
          <w:tcPr>
            <w:tcW w:w="122" w:type="pct"/>
            <w:tcBorders>
              <w:top w:val="single" w:color="auto" w:sz="8" w:space="0"/>
              <w:left w:val="nil"/>
              <w:bottom w:val="nil"/>
              <w:right w:val="nil"/>
            </w:tcBorders>
            <w:noWrap/>
            <w:vAlign w:val="bottom"/>
          </w:tcPr>
          <w:p w:rsidRPr="0023550B" w:rsidR="00437B6A" w:rsidP="003E4A23" w:rsidRDefault="00437B6A" w14:paraId="734FBE8B" wp14:textId="77777777">
            <w:pPr>
              <w:spacing w:after="0"/>
              <w:jc w:val="left"/>
              <w:rPr>
                <w:ins w:author="Author" w:id="1050"/>
                <w:rFonts w:ascii="Tahoma" w:hAnsi="Tahoma" w:cs="Tahoma"/>
                <w:color w:val="000000"/>
                <w:szCs w:val="20"/>
              </w:rPr>
            </w:pPr>
          </w:p>
        </w:tc>
        <w:tc>
          <w:tcPr>
            <w:tcW w:w="104" w:type="pct"/>
            <w:tcBorders>
              <w:top w:val="single" w:color="auto" w:sz="8" w:space="0"/>
              <w:left w:val="nil"/>
              <w:bottom w:val="nil"/>
              <w:right w:val="nil"/>
            </w:tcBorders>
            <w:noWrap/>
            <w:vAlign w:val="bottom"/>
          </w:tcPr>
          <w:p w:rsidRPr="0023550B" w:rsidR="00437B6A" w:rsidP="003E4A23" w:rsidRDefault="00437B6A" w14:paraId="7B9A550C" wp14:textId="77777777">
            <w:pPr>
              <w:spacing w:after="0"/>
              <w:jc w:val="left"/>
              <w:rPr>
                <w:ins w:author="Author" w:id="1051"/>
                <w:rFonts w:ascii="Tahoma" w:hAnsi="Tahoma" w:cs="Tahoma"/>
                <w:color w:val="000000"/>
                <w:szCs w:val="20"/>
              </w:rPr>
            </w:pPr>
          </w:p>
        </w:tc>
        <w:tc>
          <w:tcPr>
            <w:tcW w:w="122" w:type="pct"/>
            <w:tcBorders>
              <w:top w:val="single" w:color="auto" w:sz="8" w:space="0"/>
              <w:left w:val="nil"/>
              <w:bottom w:val="nil"/>
              <w:right w:val="nil"/>
            </w:tcBorders>
            <w:noWrap/>
            <w:vAlign w:val="bottom"/>
          </w:tcPr>
          <w:p w:rsidRPr="0023550B" w:rsidR="00437B6A" w:rsidP="003E4A23" w:rsidRDefault="00437B6A" w14:paraId="64AAED8C" wp14:textId="77777777">
            <w:pPr>
              <w:spacing w:after="0"/>
              <w:jc w:val="left"/>
              <w:rPr>
                <w:ins w:author="Author" w:id="1052"/>
                <w:rFonts w:ascii="Tahoma" w:hAnsi="Tahoma" w:cs="Tahoma"/>
                <w:color w:val="000000"/>
                <w:szCs w:val="20"/>
              </w:rPr>
            </w:pPr>
          </w:p>
        </w:tc>
        <w:tc>
          <w:tcPr>
            <w:tcW w:w="116" w:type="pct"/>
            <w:tcBorders>
              <w:top w:val="single" w:color="auto" w:sz="8" w:space="0"/>
              <w:left w:val="nil"/>
              <w:bottom w:val="nil"/>
              <w:right w:val="nil"/>
            </w:tcBorders>
            <w:noWrap/>
            <w:vAlign w:val="bottom"/>
          </w:tcPr>
          <w:p w:rsidRPr="0023550B" w:rsidR="00437B6A" w:rsidP="003E4A23" w:rsidRDefault="00437B6A" w14:paraId="7CAE151B" wp14:textId="77777777">
            <w:pPr>
              <w:spacing w:after="0"/>
              <w:jc w:val="left"/>
              <w:rPr>
                <w:ins w:author="Author" w:id="1053"/>
                <w:rFonts w:ascii="Tahoma" w:hAnsi="Tahoma" w:cs="Tahoma"/>
                <w:color w:val="000000"/>
                <w:szCs w:val="20"/>
              </w:rPr>
            </w:pPr>
          </w:p>
        </w:tc>
        <w:tc>
          <w:tcPr>
            <w:tcW w:w="116" w:type="pct"/>
            <w:tcBorders>
              <w:top w:val="single" w:color="auto" w:sz="8" w:space="0"/>
              <w:left w:val="nil"/>
              <w:bottom w:val="nil"/>
              <w:right w:val="nil"/>
            </w:tcBorders>
            <w:noWrap/>
            <w:vAlign w:val="bottom"/>
          </w:tcPr>
          <w:p w:rsidRPr="0023550B" w:rsidR="00437B6A" w:rsidP="003E4A23" w:rsidRDefault="00437B6A" w14:paraId="688FF77E" wp14:textId="77777777">
            <w:pPr>
              <w:spacing w:after="0"/>
              <w:jc w:val="left"/>
              <w:rPr>
                <w:ins w:author="Author" w:id="1054"/>
                <w:rFonts w:ascii="Tahoma" w:hAnsi="Tahoma" w:cs="Tahoma"/>
                <w:color w:val="000000"/>
                <w:szCs w:val="20"/>
              </w:rPr>
            </w:pPr>
          </w:p>
        </w:tc>
        <w:tc>
          <w:tcPr>
            <w:tcW w:w="171" w:type="pct"/>
            <w:tcBorders>
              <w:top w:val="single" w:color="auto" w:sz="8" w:space="0"/>
              <w:left w:val="nil"/>
              <w:bottom w:val="nil"/>
              <w:right w:val="nil"/>
            </w:tcBorders>
            <w:noWrap/>
            <w:vAlign w:val="bottom"/>
          </w:tcPr>
          <w:p w:rsidRPr="0023550B" w:rsidR="00437B6A" w:rsidP="003E4A23" w:rsidRDefault="00437B6A" w14:paraId="4D59FBB5" wp14:textId="77777777">
            <w:pPr>
              <w:spacing w:after="0"/>
              <w:jc w:val="left"/>
              <w:rPr>
                <w:ins w:author="Author" w:id="1055"/>
                <w:rFonts w:ascii="Tahoma" w:hAnsi="Tahoma" w:cs="Tahoma"/>
                <w:color w:val="000000"/>
                <w:szCs w:val="20"/>
              </w:rPr>
            </w:pPr>
          </w:p>
        </w:tc>
        <w:tc>
          <w:tcPr>
            <w:tcW w:w="172" w:type="pct"/>
            <w:tcBorders>
              <w:top w:val="single" w:color="auto" w:sz="8" w:space="0"/>
              <w:left w:val="nil"/>
              <w:bottom w:val="nil"/>
              <w:right w:val="nil"/>
            </w:tcBorders>
            <w:noWrap/>
            <w:vAlign w:val="bottom"/>
          </w:tcPr>
          <w:p w:rsidRPr="0023550B" w:rsidR="00437B6A" w:rsidP="003E4A23" w:rsidRDefault="00437B6A" w14:paraId="49767298" wp14:textId="77777777">
            <w:pPr>
              <w:spacing w:after="0"/>
              <w:jc w:val="left"/>
              <w:rPr>
                <w:ins w:author="Author" w:id="1056"/>
                <w:rFonts w:ascii="Tahoma" w:hAnsi="Tahoma" w:cs="Tahoma"/>
                <w:color w:val="000000"/>
                <w:szCs w:val="20"/>
              </w:rPr>
            </w:pPr>
          </w:p>
        </w:tc>
        <w:tc>
          <w:tcPr>
            <w:tcW w:w="238" w:type="pct"/>
            <w:vMerge w:val="restart"/>
            <w:tcBorders>
              <w:top w:val="nil"/>
              <w:left w:val="nil"/>
              <w:bottom w:val="nil"/>
              <w:right w:val="nil"/>
            </w:tcBorders>
            <w:noWrap/>
            <w:vAlign w:val="bottom"/>
            <w:hideMark/>
          </w:tcPr>
          <w:p w:rsidRPr="0023550B" w:rsidR="00437B6A" w:rsidP="003E4A23" w:rsidRDefault="003A7664" w14:paraId="12DFF6AF" wp14:textId="77777777">
            <w:pPr>
              <w:spacing w:after="0"/>
              <w:jc w:val="left"/>
              <w:rPr>
                <w:ins w:author="Author" w:id="1057"/>
                <w:rFonts w:ascii="Tahoma" w:hAnsi="Tahoma" w:cs="Tahoma"/>
                <w:color w:val="000000"/>
                <w:szCs w:val="20"/>
              </w:rPr>
            </w:pPr>
            <w:ins w:author="Author" w:id="1058">
              <w:r>
                <w:rPr>
                  <w:noProof/>
                </w:rPr>
                <w:drawing>
                  <wp:anchor xmlns:wp14="http://schemas.microsoft.com/office/word/2010/wordprocessingDrawing" distT="0" distB="0" distL="114300" distR="114300" simplePos="0" relativeHeight="251657728" behindDoc="0" locked="0" layoutInCell="1" allowOverlap="1" wp14:anchorId="66FC3DEC" wp14:editId="7777777">
                    <wp:simplePos x="0" y="0"/>
                    <wp:positionH relativeFrom="column">
                      <wp:posOffset>0</wp:posOffset>
                    </wp:positionH>
                    <wp:positionV relativeFrom="paragraph">
                      <wp:posOffset>0</wp:posOffset>
                    </wp:positionV>
                    <wp:extent cx="714375" cy="714375"/>
                    <wp:effectExtent l="0" t="0" r="0" b="0"/>
                    <wp:wrapNone/>
                    <wp:docPr id="4146847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14:sizeRelH relativeFrom="page">
                      <wp14:pctWidth>0</wp14:pctWidth>
                    </wp14:sizeRelH>
                    <wp14:sizeRelV relativeFrom="page">
                      <wp14:pctHeight>0</wp14:pctHeight>
                    </wp14:sizeRelV>
                  </wp:anchor>
                </w:drawing>
              </w:r>
            </w:ins>
          </w:p>
          <w:tbl>
            <w:tblPr>
              <w:tblW w:w="1388" w:type="dxa"/>
              <w:tblCellSpacing w:w="0" w:type="dxa"/>
              <w:tblLayout w:type="fixed"/>
              <w:tblCellMar>
                <w:left w:w="0" w:type="dxa"/>
                <w:right w:w="0" w:type="dxa"/>
              </w:tblCellMar>
              <w:tblLook w:val="04A0" w:firstRow="1" w:lastRow="0" w:firstColumn="1" w:lastColumn="0" w:noHBand="0" w:noVBand="1"/>
            </w:tblPr>
            <w:tblGrid>
              <w:gridCol w:w="1388"/>
            </w:tblGrid>
            <w:tr w:rsidRPr="0023550B" w:rsidR="00437B6A" w:rsidTr="003E4A23" w14:paraId="3751300F" wp14:textId="77777777">
              <w:trPr>
                <w:trHeight w:val="230"/>
                <w:tblCellSpacing w:w="0" w:type="dxa"/>
                <w:ins w:author="Author" w:id="1059"/>
              </w:trPr>
              <w:tc>
                <w:tcPr>
                  <w:tcW w:w="1388" w:type="dxa"/>
                  <w:vMerge w:val="restart"/>
                  <w:tcBorders>
                    <w:top w:val="single" w:color="auto" w:sz="8" w:space="0"/>
                    <w:left w:val="nil"/>
                    <w:bottom w:val="nil"/>
                    <w:right w:val="single" w:color="auto" w:sz="8" w:space="0"/>
                  </w:tcBorders>
                  <w:noWrap/>
                  <w:vAlign w:val="bottom"/>
                  <w:hideMark/>
                </w:tcPr>
                <w:p w:rsidRPr="0023550B" w:rsidR="00437B6A" w:rsidP="003E4A23" w:rsidRDefault="00437B6A" w14:paraId="35F0889A" wp14:textId="77777777">
                  <w:pPr>
                    <w:spacing w:after="0"/>
                    <w:jc w:val="left"/>
                    <w:rPr>
                      <w:ins w:author="Author" w:id="1060"/>
                      <w:rFonts w:ascii="Tahoma" w:hAnsi="Tahoma" w:cs="Tahoma"/>
                      <w:color w:val="000000"/>
                      <w:szCs w:val="20"/>
                    </w:rPr>
                  </w:pPr>
                  <w:ins w:author="Author" w:id="1061">
                    <w:r w:rsidRPr="0023550B">
                      <w:rPr>
                        <w:rFonts w:ascii="Tahoma" w:hAnsi="Tahoma" w:cs="Tahoma"/>
                        <w:color w:val="000000"/>
                        <w:szCs w:val="20"/>
                      </w:rPr>
                      <w:t> </w:t>
                    </w:r>
                  </w:ins>
                </w:p>
              </w:tc>
            </w:tr>
            <w:tr w:rsidRPr="0023550B" w:rsidR="00437B6A" w:rsidTr="003E4A23" w14:paraId="3DEAC7CE" wp14:textId="77777777">
              <w:trPr>
                <w:trHeight w:val="230"/>
                <w:tblCellSpacing w:w="0" w:type="dxa"/>
                <w:ins w:author="Author" w:id="1062"/>
              </w:trPr>
              <w:tc>
                <w:tcPr>
                  <w:tcW w:w="1388" w:type="dxa"/>
                  <w:vMerge/>
                  <w:tcBorders>
                    <w:top w:val="single" w:color="auto" w:sz="8" w:space="0"/>
                    <w:left w:val="nil"/>
                    <w:bottom w:val="nil"/>
                    <w:right w:val="single" w:color="auto" w:sz="8" w:space="0"/>
                  </w:tcBorders>
                  <w:vAlign w:val="center"/>
                  <w:hideMark/>
                </w:tcPr>
                <w:p w:rsidRPr="0023550B" w:rsidR="00437B6A" w:rsidP="003E4A23" w:rsidRDefault="00437B6A" w14:paraId="4D378ED3" wp14:textId="77777777">
                  <w:pPr>
                    <w:spacing w:after="0"/>
                    <w:jc w:val="left"/>
                    <w:rPr>
                      <w:ins w:author="Author" w:id="1063"/>
                      <w:rFonts w:ascii="Tahoma" w:hAnsi="Tahoma" w:cs="Tahoma"/>
                      <w:color w:val="000000"/>
                      <w:szCs w:val="20"/>
                    </w:rPr>
                  </w:pPr>
                </w:p>
              </w:tc>
            </w:tr>
          </w:tbl>
          <w:p w:rsidRPr="0023550B" w:rsidR="00437B6A" w:rsidP="003E4A23" w:rsidRDefault="00437B6A" w14:paraId="4C22D91B" wp14:textId="77777777">
            <w:pPr>
              <w:spacing w:after="0"/>
              <w:jc w:val="left"/>
              <w:rPr>
                <w:ins w:author="Author" w:id="1064"/>
                <w:rFonts w:ascii="Tahoma" w:hAnsi="Tahoma" w:cs="Tahoma"/>
                <w:color w:val="000000"/>
                <w:szCs w:val="20"/>
              </w:rPr>
            </w:pPr>
          </w:p>
        </w:tc>
        <w:tc>
          <w:tcPr>
            <w:tcW w:w="235" w:type="pct"/>
            <w:tcBorders>
              <w:top w:val="nil"/>
              <w:left w:val="nil"/>
              <w:bottom w:val="nil"/>
              <w:right w:val="nil"/>
            </w:tcBorders>
          </w:tcPr>
          <w:p w:rsidR="00437B6A" w:rsidP="003E4A23" w:rsidRDefault="00437B6A" w14:paraId="63486D97" wp14:textId="77777777">
            <w:pPr>
              <w:spacing w:after="0"/>
              <w:jc w:val="left"/>
              <w:rPr>
                <w:ins w:author="Author" w:id="1065"/>
                <w:noProof/>
              </w:rPr>
            </w:pPr>
          </w:p>
        </w:tc>
        <w:tc>
          <w:tcPr>
            <w:tcW w:w="233" w:type="pct"/>
            <w:tcBorders>
              <w:top w:val="nil"/>
              <w:left w:val="nil"/>
              <w:bottom w:val="nil"/>
              <w:right w:val="nil"/>
            </w:tcBorders>
          </w:tcPr>
          <w:p w:rsidR="00437B6A" w:rsidP="003E4A23" w:rsidRDefault="00437B6A" w14:paraId="29A9B71D" wp14:textId="77777777">
            <w:pPr>
              <w:spacing w:after="0"/>
              <w:jc w:val="left"/>
              <w:rPr>
                <w:ins w:author="Author" w:id="1066"/>
                <w:noProof/>
              </w:rPr>
            </w:pPr>
          </w:p>
        </w:tc>
        <w:tc>
          <w:tcPr>
            <w:tcW w:w="232" w:type="pct"/>
            <w:tcBorders>
              <w:top w:val="nil"/>
              <w:left w:val="nil"/>
              <w:bottom w:val="nil"/>
              <w:right w:val="nil"/>
            </w:tcBorders>
          </w:tcPr>
          <w:p w:rsidR="00437B6A" w:rsidP="003E4A23" w:rsidRDefault="00437B6A" w14:paraId="2A388814" wp14:textId="77777777">
            <w:pPr>
              <w:spacing w:after="0"/>
              <w:jc w:val="left"/>
              <w:rPr>
                <w:ins w:author="Author" w:id="1067"/>
                <w:noProof/>
              </w:rPr>
            </w:pPr>
          </w:p>
        </w:tc>
      </w:tr>
      <w:tr xmlns:wp14="http://schemas.microsoft.com/office/word/2010/wordml" w:rsidRPr="0023550B" w:rsidR="00437B6A" w:rsidTr="00120213" w14:paraId="2294E376" wp14:textId="77777777">
        <w:trPr>
          <w:gridAfter w:val="1"/>
          <w:wAfter w:w="15" w:type="pct"/>
          <w:trHeight w:val="386"/>
          <w:ins w:author="Author" w:id="1068"/>
        </w:trPr>
        <w:tc>
          <w:tcPr>
            <w:tcW w:w="738" w:type="pct"/>
            <w:gridSpan w:val="4"/>
            <w:tcBorders>
              <w:top w:val="nil"/>
              <w:left w:val="single" w:color="auto" w:sz="8" w:space="0"/>
              <w:bottom w:val="nil"/>
              <w:right w:val="nil"/>
            </w:tcBorders>
            <w:noWrap/>
            <w:vAlign w:val="center"/>
            <w:hideMark/>
          </w:tcPr>
          <w:p w:rsidRPr="0023550B" w:rsidR="00437B6A" w:rsidP="003E4A23" w:rsidRDefault="00437B6A" w14:paraId="486564B2" wp14:textId="77777777">
            <w:pPr>
              <w:spacing w:after="0"/>
              <w:jc w:val="left"/>
              <w:rPr>
                <w:ins w:author="Author" w:id="1069"/>
                <w:rFonts w:cs="Arial"/>
                <w:b/>
                <w:bCs/>
                <w:color w:val="000000"/>
                <w:sz w:val="18"/>
                <w:szCs w:val="18"/>
              </w:rPr>
            </w:pPr>
            <w:ins w:author="Author" w:id="1070">
              <w:r w:rsidRPr="0023550B">
                <w:rPr>
                  <w:rFonts w:cs="Arial"/>
                  <w:b/>
                  <w:bCs/>
                  <w:color w:val="000000"/>
                  <w:sz w:val="18"/>
                  <w:szCs w:val="18"/>
                </w:rPr>
                <w:t>Report ID: OPR-SRA-13</w:t>
              </w:r>
              <w:r>
                <w:rPr>
                  <w:rFonts w:cs="Arial"/>
                  <w:b/>
                  <w:bCs/>
                  <w:color w:val="000000"/>
                  <w:sz w:val="18"/>
                  <w:szCs w:val="18"/>
                </w:rPr>
                <w:t>9B</w:t>
              </w:r>
            </w:ins>
          </w:p>
        </w:tc>
        <w:tc>
          <w:tcPr>
            <w:tcW w:w="327" w:type="pct"/>
            <w:gridSpan w:val="2"/>
            <w:vMerge w:val="restart"/>
            <w:tcBorders>
              <w:top w:val="nil"/>
              <w:left w:val="nil"/>
              <w:bottom w:val="nil"/>
              <w:right w:val="nil"/>
            </w:tcBorders>
            <w:noWrap/>
            <w:vAlign w:val="bottom"/>
            <w:hideMark/>
          </w:tcPr>
          <w:p w:rsidRPr="0023550B" w:rsidR="00437B6A" w:rsidP="003E4A23" w:rsidRDefault="00437B6A" w14:paraId="6BDD69B9" wp14:textId="77777777">
            <w:pPr>
              <w:spacing w:after="0"/>
              <w:jc w:val="left"/>
              <w:rPr>
                <w:ins w:author="Author" w:id="1071"/>
                <w:rFonts w:cs="Arial"/>
                <w:b/>
                <w:bCs/>
                <w:color w:val="000000"/>
                <w:sz w:val="18"/>
                <w:szCs w:val="18"/>
              </w:rPr>
            </w:pPr>
          </w:p>
        </w:tc>
        <w:tc>
          <w:tcPr>
            <w:tcW w:w="122" w:type="pct"/>
            <w:vMerge w:val="restart"/>
            <w:tcBorders>
              <w:top w:val="nil"/>
              <w:left w:val="nil"/>
              <w:bottom w:val="nil"/>
              <w:right w:val="nil"/>
            </w:tcBorders>
            <w:noWrap/>
            <w:vAlign w:val="bottom"/>
            <w:hideMark/>
          </w:tcPr>
          <w:p w:rsidRPr="0023550B" w:rsidR="00437B6A" w:rsidP="003E4A23" w:rsidRDefault="00437B6A" w14:paraId="0F97FD8F" wp14:textId="77777777">
            <w:pPr>
              <w:spacing w:after="0"/>
              <w:jc w:val="left"/>
              <w:rPr>
                <w:ins w:author="Author" w:id="1072"/>
                <w:rFonts w:ascii="Times New Roman" w:hAnsi="Times New Roman"/>
                <w:szCs w:val="20"/>
              </w:rPr>
            </w:pPr>
          </w:p>
        </w:tc>
        <w:tc>
          <w:tcPr>
            <w:tcW w:w="163" w:type="pct"/>
            <w:vMerge w:val="restart"/>
            <w:tcBorders>
              <w:top w:val="nil"/>
              <w:left w:val="nil"/>
              <w:bottom w:val="nil"/>
              <w:right w:val="nil"/>
            </w:tcBorders>
            <w:noWrap/>
            <w:vAlign w:val="bottom"/>
            <w:hideMark/>
          </w:tcPr>
          <w:p w:rsidRPr="0023550B" w:rsidR="00437B6A" w:rsidP="003E4A23" w:rsidRDefault="00437B6A" w14:paraId="33E16E82" wp14:textId="77777777">
            <w:pPr>
              <w:spacing w:after="0"/>
              <w:jc w:val="left"/>
              <w:rPr>
                <w:ins w:author="Author" w:id="1073"/>
                <w:rFonts w:ascii="Times New Roman" w:hAnsi="Times New Roman"/>
                <w:szCs w:val="20"/>
              </w:rPr>
            </w:pPr>
          </w:p>
        </w:tc>
        <w:tc>
          <w:tcPr>
            <w:tcW w:w="189" w:type="pct"/>
            <w:vMerge w:val="restart"/>
            <w:tcBorders>
              <w:top w:val="nil"/>
              <w:left w:val="nil"/>
              <w:bottom w:val="nil"/>
              <w:right w:val="nil"/>
            </w:tcBorders>
            <w:noWrap/>
            <w:vAlign w:val="bottom"/>
            <w:hideMark/>
          </w:tcPr>
          <w:p w:rsidRPr="0023550B" w:rsidR="00437B6A" w:rsidP="003E4A23" w:rsidRDefault="00437B6A" w14:paraId="46DD2FDD" wp14:textId="77777777">
            <w:pPr>
              <w:spacing w:after="0"/>
              <w:jc w:val="left"/>
              <w:rPr>
                <w:ins w:author="Author" w:id="1074"/>
                <w:rFonts w:ascii="Times New Roman" w:hAnsi="Times New Roman"/>
                <w:szCs w:val="20"/>
              </w:rPr>
            </w:pPr>
          </w:p>
        </w:tc>
        <w:tc>
          <w:tcPr>
            <w:tcW w:w="112" w:type="pct"/>
            <w:vMerge w:val="restart"/>
            <w:tcBorders>
              <w:top w:val="nil"/>
              <w:left w:val="nil"/>
              <w:bottom w:val="nil"/>
              <w:right w:val="nil"/>
            </w:tcBorders>
            <w:noWrap/>
            <w:vAlign w:val="bottom"/>
            <w:hideMark/>
          </w:tcPr>
          <w:p w:rsidRPr="0023550B" w:rsidR="00437B6A" w:rsidP="003E4A23" w:rsidRDefault="00437B6A" w14:paraId="480CADD7" wp14:textId="77777777">
            <w:pPr>
              <w:spacing w:after="0"/>
              <w:jc w:val="left"/>
              <w:rPr>
                <w:ins w:author="Author" w:id="1075"/>
                <w:rFonts w:ascii="Times New Roman" w:hAnsi="Times New Roman"/>
                <w:szCs w:val="20"/>
              </w:rPr>
            </w:pPr>
          </w:p>
        </w:tc>
        <w:tc>
          <w:tcPr>
            <w:tcW w:w="170" w:type="pct"/>
            <w:vMerge w:val="restart"/>
            <w:tcBorders>
              <w:top w:val="nil"/>
              <w:left w:val="nil"/>
              <w:bottom w:val="nil"/>
              <w:right w:val="nil"/>
            </w:tcBorders>
            <w:noWrap/>
            <w:vAlign w:val="bottom"/>
            <w:hideMark/>
          </w:tcPr>
          <w:p w:rsidRPr="0023550B" w:rsidR="00437B6A" w:rsidP="003E4A23" w:rsidRDefault="00437B6A" w14:paraId="36B3324A" wp14:textId="77777777">
            <w:pPr>
              <w:spacing w:after="0"/>
              <w:jc w:val="left"/>
              <w:rPr>
                <w:ins w:author="Author" w:id="1076"/>
                <w:rFonts w:ascii="Times New Roman" w:hAnsi="Times New Roman"/>
                <w:szCs w:val="20"/>
              </w:rPr>
            </w:pPr>
          </w:p>
        </w:tc>
        <w:tc>
          <w:tcPr>
            <w:tcW w:w="182" w:type="pct"/>
            <w:vMerge w:val="restart"/>
            <w:tcBorders>
              <w:top w:val="nil"/>
              <w:left w:val="nil"/>
              <w:bottom w:val="nil"/>
              <w:right w:val="nil"/>
            </w:tcBorders>
            <w:noWrap/>
            <w:vAlign w:val="bottom"/>
            <w:hideMark/>
          </w:tcPr>
          <w:p w:rsidRPr="0023550B" w:rsidR="00437B6A" w:rsidP="003E4A23" w:rsidRDefault="00437B6A" w14:paraId="3A72171F" wp14:textId="77777777">
            <w:pPr>
              <w:spacing w:after="0"/>
              <w:jc w:val="left"/>
              <w:rPr>
                <w:ins w:author="Author" w:id="1077"/>
                <w:rFonts w:ascii="Times New Roman" w:hAnsi="Times New Roman"/>
                <w:szCs w:val="20"/>
              </w:rPr>
            </w:pPr>
          </w:p>
        </w:tc>
        <w:tc>
          <w:tcPr>
            <w:tcW w:w="1120" w:type="pct"/>
            <w:gridSpan w:val="8"/>
            <w:tcBorders>
              <w:top w:val="nil"/>
              <w:left w:val="nil"/>
              <w:bottom w:val="nil"/>
              <w:right w:val="nil"/>
            </w:tcBorders>
            <w:noWrap/>
            <w:vAlign w:val="center"/>
            <w:hideMark/>
          </w:tcPr>
          <w:p w:rsidRPr="0023550B" w:rsidR="00437B6A" w:rsidP="003E4A23" w:rsidRDefault="00437B6A" w14:paraId="46A02D9C" wp14:textId="77777777">
            <w:pPr>
              <w:spacing w:after="0"/>
              <w:jc w:val="center"/>
              <w:rPr>
                <w:ins w:author="Author" w:id="1078"/>
                <w:rFonts w:cs="Arial"/>
                <w:b/>
                <w:bCs/>
                <w:color w:val="000000"/>
                <w:sz w:val="22"/>
                <w:szCs w:val="22"/>
              </w:rPr>
            </w:pPr>
            <w:ins w:author="Author" w:id="1079">
              <w:r w:rsidRPr="0023550B">
                <w:rPr>
                  <w:rFonts w:cs="Arial"/>
                  <w:b/>
                  <w:bCs/>
                  <w:color w:val="000000"/>
                  <w:sz w:val="22"/>
                  <w:szCs w:val="22"/>
                </w:rPr>
                <w:t>Department of Health and Human Services</w:t>
              </w:r>
            </w:ins>
          </w:p>
        </w:tc>
        <w:tc>
          <w:tcPr>
            <w:tcW w:w="122" w:type="pct"/>
            <w:vMerge w:val="restart"/>
            <w:tcBorders>
              <w:top w:val="nil"/>
              <w:left w:val="nil"/>
              <w:bottom w:val="nil"/>
              <w:right w:val="nil"/>
            </w:tcBorders>
            <w:noWrap/>
            <w:vAlign w:val="bottom"/>
            <w:hideMark/>
          </w:tcPr>
          <w:p w:rsidRPr="0023550B" w:rsidR="00437B6A" w:rsidP="003E4A23" w:rsidRDefault="00437B6A" w14:paraId="616BB71F" wp14:textId="77777777">
            <w:pPr>
              <w:spacing w:after="0"/>
              <w:jc w:val="center"/>
              <w:rPr>
                <w:ins w:author="Author" w:id="1080"/>
                <w:rFonts w:cs="Arial"/>
                <w:b/>
                <w:bCs/>
                <w:color w:val="000000"/>
                <w:sz w:val="22"/>
                <w:szCs w:val="22"/>
              </w:rPr>
            </w:pPr>
          </w:p>
        </w:tc>
        <w:tc>
          <w:tcPr>
            <w:tcW w:w="104" w:type="pct"/>
            <w:vMerge w:val="restart"/>
            <w:tcBorders>
              <w:top w:val="nil"/>
              <w:left w:val="nil"/>
              <w:bottom w:val="nil"/>
              <w:right w:val="nil"/>
            </w:tcBorders>
            <w:noWrap/>
            <w:vAlign w:val="bottom"/>
            <w:hideMark/>
          </w:tcPr>
          <w:p w:rsidRPr="0023550B" w:rsidR="00437B6A" w:rsidP="003E4A23" w:rsidRDefault="00437B6A" w14:paraId="3ACFC886" wp14:textId="77777777">
            <w:pPr>
              <w:spacing w:after="0"/>
              <w:jc w:val="left"/>
              <w:rPr>
                <w:ins w:author="Author" w:id="1081"/>
                <w:rFonts w:ascii="Times New Roman" w:hAnsi="Times New Roman"/>
                <w:szCs w:val="20"/>
              </w:rPr>
            </w:pPr>
          </w:p>
        </w:tc>
        <w:tc>
          <w:tcPr>
            <w:tcW w:w="122" w:type="pct"/>
            <w:vMerge w:val="restart"/>
            <w:tcBorders>
              <w:top w:val="nil"/>
              <w:left w:val="nil"/>
              <w:bottom w:val="nil"/>
              <w:right w:val="nil"/>
            </w:tcBorders>
            <w:noWrap/>
            <w:vAlign w:val="bottom"/>
            <w:hideMark/>
          </w:tcPr>
          <w:p w:rsidRPr="0023550B" w:rsidR="00437B6A" w:rsidP="003E4A23" w:rsidRDefault="00437B6A" w14:paraId="37A31539" wp14:textId="77777777">
            <w:pPr>
              <w:spacing w:after="0"/>
              <w:jc w:val="left"/>
              <w:rPr>
                <w:ins w:author="Author" w:id="1082"/>
                <w:rFonts w:ascii="Times New Roman" w:hAnsi="Times New Roman"/>
                <w:szCs w:val="20"/>
              </w:rPr>
            </w:pPr>
          </w:p>
        </w:tc>
        <w:tc>
          <w:tcPr>
            <w:tcW w:w="116" w:type="pct"/>
            <w:vMerge w:val="restart"/>
            <w:tcBorders>
              <w:top w:val="nil"/>
              <w:left w:val="nil"/>
              <w:bottom w:val="nil"/>
              <w:right w:val="nil"/>
            </w:tcBorders>
            <w:noWrap/>
            <w:vAlign w:val="bottom"/>
            <w:hideMark/>
          </w:tcPr>
          <w:p w:rsidRPr="0023550B" w:rsidR="00437B6A" w:rsidP="003E4A23" w:rsidRDefault="00437B6A" w14:paraId="2210C829" wp14:textId="77777777">
            <w:pPr>
              <w:spacing w:after="0"/>
              <w:jc w:val="left"/>
              <w:rPr>
                <w:ins w:author="Author" w:id="1083"/>
                <w:rFonts w:ascii="Times New Roman" w:hAnsi="Times New Roman"/>
                <w:szCs w:val="20"/>
              </w:rPr>
            </w:pPr>
          </w:p>
        </w:tc>
        <w:tc>
          <w:tcPr>
            <w:tcW w:w="116" w:type="pct"/>
            <w:vMerge w:val="restart"/>
            <w:tcBorders>
              <w:top w:val="nil"/>
              <w:left w:val="nil"/>
              <w:bottom w:val="nil"/>
              <w:right w:val="nil"/>
            </w:tcBorders>
            <w:noWrap/>
            <w:vAlign w:val="bottom"/>
            <w:hideMark/>
          </w:tcPr>
          <w:p w:rsidRPr="0023550B" w:rsidR="00437B6A" w:rsidP="003E4A23" w:rsidRDefault="00437B6A" w14:paraId="7F22962A" wp14:textId="77777777">
            <w:pPr>
              <w:spacing w:after="0"/>
              <w:jc w:val="left"/>
              <w:rPr>
                <w:ins w:author="Author" w:id="1084"/>
                <w:rFonts w:ascii="Times New Roman" w:hAnsi="Times New Roman"/>
                <w:szCs w:val="20"/>
              </w:rPr>
            </w:pPr>
          </w:p>
        </w:tc>
        <w:tc>
          <w:tcPr>
            <w:tcW w:w="171" w:type="pct"/>
            <w:vMerge w:val="restart"/>
            <w:tcBorders>
              <w:top w:val="nil"/>
              <w:left w:val="nil"/>
              <w:bottom w:val="nil"/>
              <w:right w:val="nil"/>
            </w:tcBorders>
            <w:noWrap/>
            <w:vAlign w:val="bottom"/>
            <w:hideMark/>
          </w:tcPr>
          <w:p w:rsidRPr="0023550B" w:rsidR="00437B6A" w:rsidP="003E4A23" w:rsidRDefault="00437B6A" w14:paraId="0DE61F9A" wp14:textId="77777777">
            <w:pPr>
              <w:spacing w:after="0"/>
              <w:jc w:val="left"/>
              <w:rPr>
                <w:ins w:author="Author" w:id="1085"/>
                <w:rFonts w:ascii="Times New Roman" w:hAnsi="Times New Roman"/>
                <w:szCs w:val="20"/>
              </w:rPr>
            </w:pPr>
          </w:p>
        </w:tc>
        <w:tc>
          <w:tcPr>
            <w:tcW w:w="172" w:type="pct"/>
            <w:vMerge w:val="restart"/>
            <w:tcBorders>
              <w:top w:val="nil"/>
              <w:left w:val="nil"/>
              <w:bottom w:val="nil"/>
              <w:right w:val="nil"/>
            </w:tcBorders>
            <w:noWrap/>
            <w:vAlign w:val="bottom"/>
            <w:hideMark/>
          </w:tcPr>
          <w:p w:rsidRPr="0023550B" w:rsidR="00437B6A" w:rsidP="003E4A23" w:rsidRDefault="00437B6A" w14:paraId="3A18D61D" wp14:textId="77777777">
            <w:pPr>
              <w:spacing w:after="0"/>
              <w:jc w:val="left"/>
              <w:rPr>
                <w:ins w:author="Author" w:id="1086"/>
                <w:rFonts w:ascii="Times New Roman" w:hAnsi="Times New Roman"/>
                <w:szCs w:val="20"/>
              </w:rPr>
            </w:pPr>
          </w:p>
        </w:tc>
        <w:tc>
          <w:tcPr>
            <w:tcW w:w="238" w:type="pct"/>
            <w:vMerge/>
            <w:tcBorders>
              <w:top w:val="nil"/>
              <w:left w:val="nil"/>
              <w:bottom w:val="nil"/>
              <w:right w:val="nil"/>
            </w:tcBorders>
            <w:vAlign w:val="center"/>
            <w:hideMark/>
          </w:tcPr>
          <w:p w:rsidRPr="0023550B" w:rsidR="00437B6A" w:rsidP="003E4A23" w:rsidRDefault="00437B6A" w14:paraId="775BF4E8" wp14:textId="77777777">
            <w:pPr>
              <w:spacing w:after="0"/>
              <w:jc w:val="left"/>
              <w:rPr>
                <w:ins w:author="Author" w:id="1087"/>
                <w:rFonts w:ascii="Tahoma" w:hAnsi="Tahoma" w:cs="Tahoma"/>
                <w:color w:val="000000"/>
                <w:szCs w:val="20"/>
              </w:rPr>
            </w:pPr>
          </w:p>
        </w:tc>
        <w:tc>
          <w:tcPr>
            <w:tcW w:w="235" w:type="pct"/>
            <w:tcBorders>
              <w:top w:val="nil"/>
              <w:left w:val="nil"/>
              <w:bottom w:val="nil"/>
              <w:right w:val="nil"/>
            </w:tcBorders>
          </w:tcPr>
          <w:p w:rsidRPr="0023550B" w:rsidR="00437B6A" w:rsidP="003E4A23" w:rsidRDefault="00437B6A" w14:paraId="5799F525" wp14:textId="77777777">
            <w:pPr>
              <w:spacing w:after="0"/>
              <w:jc w:val="left"/>
              <w:rPr>
                <w:ins w:author="Author" w:id="1088"/>
                <w:rFonts w:ascii="Tahoma" w:hAnsi="Tahoma" w:cs="Tahoma"/>
                <w:color w:val="000000"/>
                <w:szCs w:val="20"/>
              </w:rPr>
            </w:pPr>
          </w:p>
        </w:tc>
        <w:tc>
          <w:tcPr>
            <w:tcW w:w="233" w:type="pct"/>
            <w:tcBorders>
              <w:top w:val="nil"/>
              <w:left w:val="nil"/>
              <w:bottom w:val="nil"/>
              <w:right w:val="nil"/>
            </w:tcBorders>
          </w:tcPr>
          <w:p w:rsidRPr="0023550B" w:rsidR="00437B6A" w:rsidP="003E4A23" w:rsidRDefault="00437B6A" w14:paraId="3A0FC3FE" wp14:textId="77777777">
            <w:pPr>
              <w:spacing w:after="0"/>
              <w:jc w:val="left"/>
              <w:rPr>
                <w:ins w:author="Author" w:id="1089"/>
                <w:rFonts w:ascii="Tahoma" w:hAnsi="Tahoma" w:cs="Tahoma"/>
                <w:color w:val="000000"/>
                <w:szCs w:val="20"/>
              </w:rPr>
            </w:pPr>
          </w:p>
        </w:tc>
        <w:tc>
          <w:tcPr>
            <w:tcW w:w="232" w:type="pct"/>
            <w:tcBorders>
              <w:top w:val="nil"/>
              <w:left w:val="nil"/>
              <w:bottom w:val="nil"/>
              <w:right w:val="nil"/>
            </w:tcBorders>
          </w:tcPr>
          <w:p w:rsidRPr="0023550B" w:rsidR="00437B6A" w:rsidP="003E4A23" w:rsidRDefault="00437B6A" w14:paraId="65A2FCB4" wp14:textId="77777777">
            <w:pPr>
              <w:spacing w:after="0"/>
              <w:jc w:val="left"/>
              <w:rPr>
                <w:ins w:author="Author" w:id="1090"/>
                <w:rFonts w:ascii="Tahoma" w:hAnsi="Tahoma" w:cs="Tahoma"/>
                <w:color w:val="000000"/>
                <w:szCs w:val="20"/>
              </w:rPr>
            </w:pPr>
          </w:p>
        </w:tc>
      </w:tr>
      <w:tr xmlns:wp14="http://schemas.microsoft.com/office/word/2010/wordml" w:rsidRPr="0023550B" w:rsidR="00437B6A" w:rsidTr="00120213" w14:paraId="6554BB17" wp14:textId="77777777">
        <w:trPr>
          <w:gridAfter w:val="1"/>
          <w:wAfter w:w="15" w:type="pct"/>
          <w:trHeight w:val="386"/>
          <w:ins w:author="Author" w:id="1091"/>
        </w:trPr>
        <w:tc>
          <w:tcPr>
            <w:tcW w:w="150" w:type="pct"/>
            <w:tcBorders>
              <w:top w:val="nil"/>
              <w:left w:val="single" w:color="auto" w:sz="8" w:space="0"/>
              <w:bottom w:val="nil"/>
              <w:right w:val="nil"/>
            </w:tcBorders>
            <w:noWrap/>
            <w:vAlign w:val="bottom"/>
            <w:hideMark/>
          </w:tcPr>
          <w:p w:rsidRPr="0023550B" w:rsidR="00437B6A" w:rsidP="003E4A23" w:rsidRDefault="00437B6A" w14:paraId="1EB6A7EF" wp14:textId="77777777">
            <w:pPr>
              <w:spacing w:after="0"/>
              <w:jc w:val="left"/>
              <w:rPr>
                <w:ins w:author="Author" w:id="1092"/>
                <w:rFonts w:ascii="Tahoma" w:hAnsi="Tahoma" w:cs="Tahoma"/>
                <w:color w:val="000000"/>
                <w:szCs w:val="20"/>
              </w:rPr>
            </w:pPr>
          </w:p>
        </w:tc>
        <w:tc>
          <w:tcPr>
            <w:tcW w:w="211" w:type="pct"/>
            <w:tcBorders>
              <w:top w:val="nil"/>
              <w:left w:val="nil"/>
              <w:bottom w:val="nil"/>
              <w:right w:val="nil"/>
            </w:tcBorders>
            <w:noWrap/>
            <w:vAlign w:val="bottom"/>
            <w:hideMark/>
          </w:tcPr>
          <w:p w:rsidRPr="0023550B" w:rsidR="00437B6A" w:rsidP="003E4A23" w:rsidRDefault="00437B6A" w14:paraId="28C8B5C6" wp14:textId="77777777">
            <w:pPr>
              <w:spacing w:after="0"/>
              <w:jc w:val="left"/>
              <w:rPr>
                <w:ins w:author="Author" w:id="1093"/>
                <w:rFonts w:ascii="Tahoma" w:hAnsi="Tahoma" w:cs="Tahoma"/>
                <w:color w:val="000000"/>
                <w:szCs w:val="20"/>
              </w:rPr>
            </w:pPr>
          </w:p>
        </w:tc>
        <w:tc>
          <w:tcPr>
            <w:tcW w:w="162" w:type="pct"/>
            <w:tcBorders>
              <w:top w:val="nil"/>
              <w:left w:val="nil"/>
              <w:bottom w:val="nil"/>
              <w:right w:val="nil"/>
            </w:tcBorders>
            <w:noWrap/>
            <w:vAlign w:val="bottom"/>
            <w:hideMark/>
          </w:tcPr>
          <w:p w:rsidRPr="0023550B" w:rsidR="00437B6A" w:rsidP="003E4A23" w:rsidRDefault="00437B6A" w14:paraId="3971C21B" wp14:textId="77777777">
            <w:pPr>
              <w:spacing w:after="0"/>
              <w:jc w:val="left"/>
              <w:rPr>
                <w:ins w:author="Author" w:id="1094"/>
                <w:rFonts w:ascii="Times New Roman" w:hAnsi="Times New Roman"/>
                <w:szCs w:val="20"/>
              </w:rPr>
            </w:pPr>
          </w:p>
        </w:tc>
        <w:tc>
          <w:tcPr>
            <w:tcW w:w="215" w:type="pct"/>
            <w:tcBorders>
              <w:top w:val="nil"/>
              <w:left w:val="nil"/>
              <w:bottom w:val="nil"/>
              <w:right w:val="nil"/>
            </w:tcBorders>
            <w:noWrap/>
            <w:vAlign w:val="bottom"/>
            <w:hideMark/>
          </w:tcPr>
          <w:p w:rsidRPr="0023550B" w:rsidR="00437B6A" w:rsidP="003E4A23" w:rsidRDefault="00437B6A" w14:paraId="69F73C53" wp14:textId="77777777">
            <w:pPr>
              <w:spacing w:after="0"/>
              <w:jc w:val="left"/>
              <w:rPr>
                <w:ins w:author="Author" w:id="1095"/>
                <w:rFonts w:ascii="Times New Roman" w:hAnsi="Times New Roman"/>
                <w:szCs w:val="20"/>
              </w:rPr>
            </w:pPr>
          </w:p>
        </w:tc>
        <w:tc>
          <w:tcPr>
            <w:tcW w:w="327" w:type="pct"/>
            <w:gridSpan w:val="2"/>
            <w:vMerge/>
            <w:tcBorders>
              <w:top w:val="nil"/>
              <w:left w:val="nil"/>
              <w:bottom w:val="nil"/>
              <w:right w:val="nil"/>
            </w:tcBorders>
            <w:vAlign w:val="center"/>
            <w:hideMark/>
          </w:tcPr>
          <w:p w:rsidRPr="0023550B" w:rsidR="00437B6A" w:rsidP="003E4A23" w:rsidRDefault="00437B6A" w14:paraId="0BA83361" wp14:textId="77777777">
            <w:pPr>
              <w:spacing w:after="0"/>
              <w:jc w:val="left"/>
              <w:rPr>
                <w:ins w:author="Author" w:id="1096"/>
                <w:rFonts w:cs="Arial"/>
                <w:b/>
                <w:bCs/>
                <w:color w:val="000000"/>
                <w:sz w:val="18"/>
                <w:szCs w:val="18"/>
              </w:rPr>
            </w:pPr>
          </w:p>
        </w:tc>
        <w:tc>
          <w:tcPr>
            <w:tcW w:w="122" w:type="pct"/>
            <w:vMerge/>
            <w:tcBorders>
              <w:top w:val="nil"/>
              <w:left w:val="nil"/>
              <w:bottom w:val="nil"/>
              <w:right w:val="nil"/>
            </w:tcBorders>
            <w:vAlign w:val="center"/>
            <w:hideMark/>
          </w:tcPr>
          <w:p w:rsidRPr="0023550B" w:rsidR="00437B6A" w:rsidP="003E4A23" w:rsidRDefault="00437B6A" w14:paraId="68810CE3" wp14:textId="77777777">
            <w:pPr>
              <w:spacing w:after="0"/>
              <w:jc w:val="left"/>
              <w:rPr>
                <w:ins w:author="Author" w:id="1097"/>
                <w:rFonts w:ascii="Times New Roman" w:hAnsi="Times New Roman"/>
                <w:szCs w:val="20"/>
              </w:rPr>
            </w:pPr>
          </w:p>
        </w:tc>
        <w:tc>
          <w:tcPr>
            <w:tcW w:w="163" w:type="pct"/>
            <w:vMerge/>
            <w:tcBorders>
              <w:top w:val="nil"/>
              <w:left w:val="nil"/>
              <w:bottom w:val="nil"/>
              <w:right w:val="nil"/>
            </w:tcBorders>
            <w:vAlign w:val="center"/>
            <w:hideMark/>
          </w:tcPr>
          <w:p w:rsidRPr="0023550B" w:rsidR="00437B6A" w:rsidP="003E4A23" w:rsidRDefault="00437B6A" w14:paraId="2A6E3EF7" wp14:textId="77777777">
            <w:pPr>
              <w:spacing w:after="0"/>
              <w:jc w:val="left"/>
              <w:rPr>
                <w:ins w:author="Author" w:id="1098"/>
                <w:rFonts w:ascii="Times New Roman" w:hAnsi="Times New Roman"/>
                <w:szCs w:val="20"/>
              </w:rPr>
            </w:pPr>
          </w:p>
        </w:tc>
        <w:tc>
          <w:tcPr>
            <w:tcW w:w="189" w:type="pct"/>
            <w:vMerge/>
            <w:tcBorders>
              <w:top w:val="nil"/>
              <w:left w:val="nil"/>
              <w:bottom w:val="nil"/>
              <w:right w:val="nil"/>
            </w:tcBorders>
            <w:vAlign w:val="center"/>
            <w:hideMark/>
          </w:tcPr>
          <w:p w:rsidRPr="0023550B" w:rsidR="00437B6A" w:rsidP="003E4A23" w:rsidRDefault="00437B6A" w14:paraId="692371D0" wp14:textId="77777777">
            <w:pPr>
              <w:spacing w:after="0"/>
              <w:jc w:val="left"/>
              <w:rPr>
                <w:ins w:author="Author" w:id="1099"/>
                <w:rFonts w:ascii="Times New Roman" w:hAnsi="Times New Roman"/>
                <w:szCs w:val="20"/>
              </w:rPr>
            </w:pPr>
          </w:p>
        </w:tc>
        <w:tc>
          <w:tcPr>
            <w:tcW w:w="112" w:type="pct"/>
            <w:vMerge/>
            <w:tcBorders>
              <w:top w:val="nil"/>
              <w:left w:val="nil"/>
              <w:bottom w:val="nil"/>
              <w:right w:val="nil"/>
            </w:tcBorders>
            <w:vAlign w:val="center"/>
            <w:hideMark/>
          </w:tcPr>
          <w:p w:rsidRPr="0023550B" w:rsidR="00437B6A" w:rsidP="003E4A23" w:rsidRDefault="00437B6A" w14:paraId="67C2284B" wp14:textId="77777777">
            <w:pPr>
              <w:spacing w:after="0"/>
              <w:jc w:val="left"/>
              <w:rPr>
                <w:ins w:author="Author" w:id="1100"/>
                <w:rFonts w:ascii="Times New Roman" w:hAnsi="Times New Roman"/>
                <w:szCs w:val="20"/>
              </w:rPr>
            </w:pPr>
          </w:p>
        </w:tc>
        <w:tc>
          <w:tcPr>
            <w:tcW w:w="170" w:type="pct"/>
            <w:vMerge/>
            <w:tcBorders>
              <w:top w:val="nil"/>
              <w:left w:val="nil"/>
              <w:bottom w:val="nil"/>
              <w:right w:val="nil"/>
            </w:tcBorders>
            <w:vAlign w:val="center"/>
            <w:hideMark/>
          </w:tcPr>
          <w:p w:rsidRPr="0023550B" w:rsidR="00437B6A" w:rsidP="003E4A23" w:rsidRDefault="00437B6A" w14:paraId="4B217F67" wp14:textId="77777777">
            <w:pPr>
              <w:spacing w:after="0"/>
              <w:jc w:val="left"/>
              <w:rPr>
                <w:ins w:author="Author" w:id="1101"/>
                <w:rFonts w:ascii="Times New Roman" w:hAnsi="Times New Roman"/>
                <w:szCs w:val="20"/>
              </w:rPr>
            </w:pPr>
          </w:p>
        </w:tc>
        <w:tc>
          <w:tcPr>
            <w:tcW w:w="182" w:type="pct"/>
            <w:vMerge/>
            <w:tcBorders>
              <w:top w:val="nil"/>
              <w:left w:val="nil"/>
              <w:bottom w:val="nil"/>
              <w:right w:val="nil"/>
            </w:tcBorders>
            <w:vAlign w:val="center"/>
            <w:hideMark/>
          </w:tcPr>
          <w:p w:rsidRPr="0023550B" w:rsidR="00437B6A" w:rsidP="003E4A23" w:rsidRDefault="00437B6A" w14:paraId="0AC71822" wp14:textId="77777777">
            <w:pPr>
              <w:spacing w:after="0"/>
              <w:jc w:val="left"/>
              <w:rPr>
                <w:ins w:author="Author" w:id="1102"/>
                <w:rFonts w:ascii="Times New Roman" w:hAnsi="Times New Roman"/>
                <w:szCs w:val="20"/>
              </w:rPr>
            </w:pPr>
          </w:p>
        </w:tc>
        <w:tc>
          <w:tcPr>
            <w:tcW w:w="1120" w:type="pct"/>
            <w:gridSpan w:val="8"/>
            <w:tcBorders>
              <w:top w:val="nil"/>
              <w:left w:val="nil"/>
              <w:bottom w:val="nil"/>
              <w:right w:val="nil"/>
            </w:tcBorders>
            <w:noWrap/>
            <w:vAlign w:val="center"/>
            <w:hideMark/>
          </w:tcPr>
          <w:p w:rsidRPr="0023550B" w:rsidR="00437B6A" w:rsidP="003E4A23" w:rsidRDefault="00EB2995" w14:paraId="0280CB18" wp14:textId="77777777">
            <w:pPr>
              <w:spacing w:after="0"/>
              <w:jc w:val="center"/>
              <w:rPr>
                <w:ins w:author="Author" w:id="1103"/>
                <w:rFonts w:cs="Arial"/>
                <w:b/>
                <w:bCs/>
                <w:color w:val="000000"/>
                <w:sz w:val="22"/>
                <w:szCs w:val="22"/>
              </w:rPr>
            </w:pPr>
            <w:ins w:author="Author" w:id="1104">
              <w:r>
                <w:rPr>
                  <w:rFonts w:cs="Arial"/>
                  <w:b/>
                  <w:bCs/>
                  <w:color w:val="000000"/>
                  <w:sz w:val="22"/>
                  <w:szCs w:val="22"/>
                </w:rPr>
                <w:t xml:space="preserve">139B </w:t>
              </w:r>
              <w:r w:rsidRPr="0023550B" w:rsidR="00437B6A">
                <w:rPr>
                  <w:rFonts w:cs="Arial"/>
                  <w:b/>
                  <w:bCs/>
                  <w:color w:val="000000"/>
                  <w:sz w:val="22"/>
                  <w:szCs w:val="22"/>
                </w:rPr>
                <w:t>Service Authorization Status Report</w:t>
              </w:r>
              <w:r>
                <w:rPr>
                  <w:rFonts w:cs="Arial"/>
                  <w:b/>
                  <w:bCs/>
                  <w:color w:val="000000"/>
                  <w:sz w:val="22"/>
                  <w:szCs w:val="22"/>
                </w:rPr>
                <w:t xml:space="preserve"> to Inbox</w:t>
              </w:r>
            </w:ins>
          </w:p>
        </w:tc>
        <w:tc>
          <w:tcPr>
            <w:tcW w:w="122" w:type="pct"/>
            <w:vMerge/>
            <w:tcBorders>
              <w:top w:val="nil"/>
              <w:left w:val="nil"/>
              <w:bottom w:val="nil"/>
              <w:right w:val="nil"/>
            </w:tcBorders>
            <w:vAlign w:val="center"/>
            <w:hideMark/>
          </w:tcPr>
          <w:p w:rsidRPr="0023550B" w:rsidR="00437B6A" w:rsidP="003E4A23" w:rsidRDefault="00437B6A" w14:paraId="70C57A50" wp14:textId="77777777">
            <w:pPr>
              <w:spacing w:after="0"/>
              <w:jc w:val="left"/>
              <w:rPr>
                <w:ins w:author="Author" w:id="1105"/>
                <w:rFonts w:cs="Arial"/>
                <w:b/>
                <w:bCs/>
                <w:color w:val="000000"/>
                <w:sz w:val="22"/>
                <w:szCs w:val="22"/>
              </w:rPr>
            </w:pPr>
          </w:p>
        </w:tc>
        <w:tc>
          <w:tcPr>
            <w:tcW w:w="104" w:type="pct"/>
            <w:vMerge/>
            <w:tcBorders>
              <w:top w:val="nil"/>
              <w:left w:val="nil"/>
              <w:bottom w:val="nil"/>
              <w:right w:val="nil"/>
            </w:tcBorders>
            <w:vAlign w:val="center"/>
            <w:hideMark/>
          </w:tcPr>
          <w:p w:rsidRPr="0023550B" w:rsidR="00437B6A" w:rsidP="003E4A23" w:rsidRDefault="00437B6A" w14:paraId="6CAB9325" wp14:textId="77777777">
            <w:pPr>
              <w:spacing w:after="0"/>
              <w:jc w:val="left"/>
              <w:rPr>
                <w:ins w:author="Author" w:id="1106"/>
                <w:rFonts w:ascii="Times New Roman" w:hAnsi="Times New Roman"/>
                <w:szCs w:val="20"/>
              </w:rPr>
            </w:pPr>
          </w:p>
        </w:tc>
        <w:tc>
          <w:tcPr>
            <w:tcW w:w="122" w:type="pct"/>
            <w:vMerge/>
            <w:tcBorders>
              <w:top w:val="nil"/>
              <w:left w:val="nil"/>
              <w:bottom w:val="nil"/>
              <w:right w:val="nil"/>
            </w:tcBorders>
            <w:vAlign w:val="center"/>
            <w:hideMark/>
          </w:tcPr>
          <w:p w:rsidRPr="0023550B" w:rsidR="00437B6A" w:rsidP="003E4A23" w:rsidRDefault="00437B6A" w14:paraId="74541AEC" wp14:textId="77777777">
            <w:pPr>
              <w:spacing w:after="0"/>
              <w:jc w:val="left"/>
              <w:rPr>
                <w:ins w:author="Author" w:id="1107"/>
                <w:rFonts w:ascii="Times New Roman" w:hAnsi="Times New Roman"/>
                <w:szCs w:val="20"/>
              </w:rPr>
            </w:pPr>
          </w:p>
        </w:tc>
        <w:tc>
          <w:tcPr>
            <w:tcW w:w="116" w:type="pct"/>
            <w:vMerge/>
            <w:tcBorders>
              <w:top w:val="nil"/>
              <w:left w:val="nil"/>
              <w:bottom w:val="nil"/>
              <w:right w:val="nil"/>
            </w:tcBorders>
            <w:vAlign w:val="center"/>
            <w:hideMark/>
          </w:tcPr>
          <w:p w:rsidRPr="0023550B" w:rsidR="00437B6A" w:rsidP="003E4A23" w:rsidRDefault="00437B6A" w14:paraId="63FD76B1" wp14:textId="77777777">
            <w:pPr>
              <w:spacing w:after="0"/>
              <w:jc w:val="left"/>
              <w:rPr>
                <w:ins w:author="Author" w:id="1108"/>
                <w:rFonts w:ascii="Times New Roman" w:hAnsi="Times New Roman"/>
                <w:szCs w:val="20"/>
              </w:rPr>
            </w:pPr>
          </w:p>
        </w:tc>
        <w:tc>
          <w:tcPr>
            <w:tcW w:w="116" w:type="pct"/>
            <w:vMerge/>
            <w:tcBorders>
              <w:top w:val="nil"/>
              <w:left w:val="nil"/>
              <w:bottom w:val="nil"/>
              <w:right w:val="nil"/>
            </w:tcBorders>
            <w:vAlign w:val="center"/>
            <w:hideMark/>
          </w:tcPr>
          <w:p w:rsidRPr="0023550B" w:rsidR="00437B6A" w:rsidP="003E4A23" w:rsidRDefault="00437B6A" w14:paraId="06AB571B" wp14:textId="77777777">
            <w:pPr>
              <w:spacing w:after="0"/>
              <w:jc w:val="left"/>
              <w:rPr>
                <w:ins w:author="Author" w:id="1109"/>
                <w:rFonts w:ascii="Times New Roman" w:hAnsi="Times New Roman"/>
                <w:szCs w:val="20"/>
              </w:rPr>
            </w:pPr>
          </w:p>
        </w:tc>
        <w:tc>
          <w:tcPr>
            <w:tcW w:w="171" w:type="pct"/>
            <w:vMerge/>
            <w:tcBorders>
              <w:top w:val="nil"/>
              <w:left w:val="nil"/>
              <w:bottom w:val="nil"/>
              <w:right w:val="nil"/>
            </w:tcBorders>
            <w:vAlign w:val="center"/>
            <w:hideMark/>
          </w:tcPr>
          <w:p w:rsidRPr="0023550B" w:rsidR="00437B6A" w:rsidP="003E4A23" w:rsidRDefault="00437B6A" w14:paraId="0BD332A5" wp14:textId="77777777">
            <w:pPr>
              <w:spacing w:after="0"/>
              <w:jc w:val="left"/>
              <w:rPr>
                <w:ins w:author="Author" w:id="1110"/>
                <w:rFonts w:ascii="Times New Roman" w:hAnsi="Times New Roman"/>
                <w:szCs w:val="20"/>
              </w:rPr>
            </w:pPr>
          </w:p>
        </w:tc>
        <w:tc>
          <w:tcPr>
            <w:tcW w:w="172" w:type="pct"/>
            <w:vMerge/>
            <w:tcBorders>
              <w:top w:val="nil"/>
              <w:left w:val="nil"/>
              <w:bottom w:val="nil"/>
              <w:right w:val="nil"/>
            </w:tcBorders>
            <w:vAlign w:val="center"/>
            <w:hideMark/>
          </w:tcPr>
          <w:p w:rsidRPr="0023550B" w:rsidR="00437B6A" w:rsidP="003E4A23" w:rsidRDefault="00437B6A" w14:paraId="1257048B" wp14:textId="77777777">
            <w:pPr>
              <w:spacing w:after="0"/>
              <w:jc w:val="left"/>
              <w:rPr>
                <w:ins w:author="Author" w:id="1111"/>
                <w:rFonts w:ascii="Times New Roman" w:hAnsi="Times New Roman"/>
                <w:szCs w:val="20"/>
              </w:rPr>
            </w:pPr>
          </w:p>
        </w:tc>
        <w:tc>
          <w:tcPr>
            <w:tcW w:w="238" w:type="pct"/>
            <w:vMerge/>
            <w:tcBorders>
              <w:top w:val="nil"/>
              <w:left w:val="nil"/>
              <w:bottom w:val="nil"/>
              <w:right w:val="nil"/>
            </w:tcBorders>
            <w:vAlign w:val="center"/>
            <w:hideMark/>
          </w:tcPr>
          <w:p w:rsidRPr="0023550B" w:rsidR="00437B6A" w:rsidP="003E4A23" w:rsidRDefault="00437B6A" w14:paraId="73680FFB" wp14:textId="77777777">
            <w:pPr>
              <w:spacing w:after="0"/>
              <w:jc w:val="left"/>
              <w:rPr>
                <w:ins w:author="Author" w:id="1112"/>
                <w:rFonts w:ascii="Tahoma" w:hAnsi="Tahoma" w:cs="Tahoma"/>
                <w:color w:val="000000"/>
                <w:szCs w:val="20"/>
              </w:rPr>
            </w:pPr>
          </w:p>
        </w:tc>
        <w:tc>
          <w:tcPr>
            <w:tcW w:w="235" w:type="pct"/>
            <w:tcBorders>
              <w:top w:val="nil"/>
              <w:left w:val="nil"/>
              <w:bottom w:val="nil"/>
              <w:right w:val="nil"/>
            </w:tcBorders>
          </w:tcPr>
          <w:p w:rsidRPr="0023550B" w:rsidR="00437B6A" w:rsidP="003E4A23" w:rsidRDefault="00437B6A" w14:paraId="137B1124" wp14:textId="77777777">
            <w:pPr>
              <w:spacing w:after="0"/>
              <w:jc w:val="left"/>
              <w:rPr>
                <w:ins w:author="Author" w:id="1113"/>
                <w:rFonts w:ascii="Tahoma" w:hAnsi="Tahoma" w:cs="Tahoma"/>
                <w:color w:val="000000"/>
                <w:szCs w:val="20"/>
              </w:rPr>
            </w:pPr>
          </w:p>
        </w:tc>
        <w:tc>
          <w:tcPr>
            <w:tcW w:w="233" w:type="pct"/>
            <w:tcBorders>
              <w:top w:val="nil"/>
              <w:left w:val="nil"/>
              <w:bottom w:val="nil"/>
              <w:right w:val="nil"/>
            </w:tcBorders>
          </w:tcPr>
          <w:p w:rsidRPr="0023550B" w:rsidR="00437B6A" w:rsidP="003E4A23" w:rsidRDefault="00437B6A" w14:paraId="2B9CDB7A" wp14:textId="77777777">
            <w:pPr>
              <w:spacing w:after="0"/>
              <w:jc w:val="left"/>
              <w:rPr>
                <w:ins w:author="Author" w:id="1114"/>
                <w:rFonts w:ascii="Tahoma" w:hAnsi="Tahoma" w:cs="Tahoma"/>
                <w:color w:val="000000"/>
                <w:szCs w:val="20"/>
              </w:rPr>
            </w:pPr>
          </w:p>
        </w:tc>
        <w:tc>
          <w:tcPr>
            <w:tcW w:w="232" w:type="pct"/>
            <w:tcBorders>
              <w:top w:val="nil"/>
              <w:left w:val="nil"/>
              <w:bottom w:val="nil"/>
              <w:right w:val="nil"/>
            </w:tcBorders>
          </w:tcPr>
          <w:p w:rsidRPr="0023550B" w:rsidR="00437B6A" w:rsidP="003E4A23" w:rsidRDefault="00437B6A" w14:paraId="7DD3D8BD" wp14:textId="77777777">
            <w:pPr>
              <w:spacing w:after="0"/>
              <w:jc w:val="left"/>
              <w:rPr>
                <w:ins w:author="Author" w:id="1115"/>
                <w:rFonts w:ascii="Tahoma" w:hAnsi="Tahoma" w:cs="Tahoma"/>
                <w:color w:val="000000"/>
                <w:szCs w:val="20"/>
              </w:rPr>
            </w:pPr>
          </w:p>
        </w:tc>
      </w:tr>
      <w:tr xmlns:wp14="http://schemas.microsoft.com/office/word/2010/wordml" w:rsidRPr="0023550B" w:rsidR="00437B6A" w:rsidTr="00120213" w14:paraId="7B557ABA" wp14:textId="77777777">
        <w:trPr>
          <w:gridAfter w:val="1"/>
          <w:wAfter w:w="15" w:type="pct"/>
          <w:trHeight w:val="415"/>
          <w:ins w:author="Author" w:id="1116"/>
        </w:trPr>
        <w:tc>
          <w:tcPr>
            <w:tcW w:w="150" w:type="pct"/>
            <w:tcBorders>
              <w:top w:val="nil"/>
              <w:left w:val="single" w:color="auto" w:sz="8" w:space="0"/>
              <w:bottom w:val="nil"/>
              <w:right w:val="nil"/>
            </w:tcBorders>
            <w:noWrap/>
            <w:vAlign w:val="bottom"/>
            <w:hideMark/>
          </w:tcPr>
          <w:p w:rsidRPr="0023550B" w:rsidR="00437B6A" w:rsidP="003E4A23" w:rsidRDefault="00437B6A" w14:paraId="20EAA33E" wp14:textId="77777777">
            <w:pPr>
              <w:spacing w:after="0"/>
              <w:jc w:val="left"/>
              <w:rPr>
                <w:ins w:author="Author" w:id="1117"/>
                <w:rFonts w:ascii="Tahoma" w:hAnsi="Tahoma" w:cs="Tahoma"/>
                <w:color w:val="000000"/>
                <w:szCs w:val="20"/>
              </w:rPr>
            </w:pPr>
          </w:p>
        </w:tc>
        <w:tc>
          <w:tcPr>
            <w:tcW w:w="211" w:type="pct"/>
            <w:tcBorders>
              <w:top w:val="nil"/>
              <w:left w:val="nil"/>
              <w:bottom w:val="nil"/>
              <w:right w:val="nil"/>
            </w:tcBorders>
            <w:noWrap/>
            <w:vAlign w:val="bottom"/>
            <w:hideMark/>
          </w:tcPr>
          <w:p w:rsidRPr="0023550B" w:rsidR="00437B6A" w:rsidP="003E4A23" w:rsidRDefault="00437B6A" w14:paraId="33CE0480" wp14:textId="77777777">
            <w:pPr>
              <w:spacing w:after="0"/>
              <w:jc w:val="left"/>
              <w:rPr>
                <w:ins w:author="Author" w:id="1118"/>
                <w:rFonts w:ascii="Tahoma" w:hAnsi="Tahoma" w:cs="Tahoma"/>
                <w:color w:val="000000"/>
                <w:szCs w:val="20"/>
              </w:rPr>
            </w:pPr>
          </w:p>
        </w:tc>
        <w:tc>
          <w:tcPr>
            <w:tcW w:w="162" w:type="pct"/>
            <w:tcBorders>
              <w:top w:val="nil"/>
              <w:left w:val="nil"/>
              <w:bottom w:val="nil"/>
              <w:right w:val="nil"/>
            </w:tcBorders>
            <w:noWrap/>
            <w:vAlign w:val="bottom"/>
            <w:hideMark/>
          </w:tcPr>
          <w:p w:rsidRPr="0023550B" w:rsidR="00437B6A" w:rsidP="003E4A23" w:rsidRDefault="00437B6A" w14:paraId="3DE21D19" wp14:textId="77777777">
            <w:pPr>
              <w:spacing w:after="0"/>
              <w:jc w:val="left"/>
              <w:rPr>
                <w:ins w:author="Author" w:id="1119"/>
                <w:rFonts w:ascii="Times New Roman" w:hAnsi="Times New Roman"/>
                <w:szCs w:val="20"/>
              </w:rPr>
            </w:pPr>
          </w:p>
        </w:tc>
        <w:tc>
          <w:tcPr>
            <w:tcW w:w="215" w:type="pct"/>
            <w:tcBorders>
              <w:top w:val="nil"/>
              <w:left w:val="nil"/>
              <w:bottom w:val="nil"/>
              <w:right w:val="nil"/>
            </w:tcBorders>
            <w:noWrap/>
            <w:vAlign w:val="bottom"/>
            <w:hideMark/>
          </w:tcPr>
          <w:p w:rsidRPr="0023550B" w:rsidR="00437B6A" w:rsidP="003E4A23" w:rsidRDefault="00437B6A" w14:paraId="4AB90DEB" wp14:textId="77777777">
            <w:pPr>
              <w:spacing w:after="0"/>
              <w:jc w:val="left"/>
              <w:rPr>
                <w:ins w:author="Author" w:id="1120"/>
                <w:rFonts w:ascii="Times New Roman" w:hAnsi="Times New Roman"/>
                <w:szCs w:val="20"/>
              </w:rPr>
            </w:pPr>
          </w:p>
        </w:tc>
        <w:tc>
          <w:tcPr>
            <w:tcW w:w="327" w:type="pct"/>
            <w:gridSpan w:val="2"/>
            <w:tcBorders>
              <w:top w:val="nil"/>
              <w:left w:val="nil"/>
              <w:bottom w:val="nil"/>
              <w:right w:val="nil"/>
            </w:tcBorders>
            <w:noWrap/>
            <w:vAlign w:val="bottom"/>
            <w:hideMark/>
          </w:tcPr>
          <w:p w:rsidRPr="0023550B" w:rsidR="00437B6A" w:rsidP="003E4A23" w:rsidRDefault="00437B6A" w14:paraId="41A356B6" wp14:textId="77777777">
            <w:pPr>
              <w:spacing w:after="0"/>
              <w:jc w:val="left"/>
              <w:rPr>
                <w:ins w:author="Author" w:id="1121"/>
                <w:rFonts w:ascii="Times New Roman" w:hAnsi="Times New Roman"/>
                <w:szCs w:val="20"/>
              </w:rPr>
            </w:pPr>
          </w:p>
        </w:tc>
        <w:tc>
          <w:tcPr>
            <w:tcW w:w="122" w:type="pct"/>
            <w:tcBorders>
              <w:top w:val="nil"/>
              <w:left w:val="nil"/>
              <w:bottom w:val="nil"/>
              <w:right w:val="nil"/>
            </w:tcBorders>
            <w:noWrap/>
            <w:vAlign w:val="bottom"/>
            <w:hideMark/>
          </w:tcPr>
          <w:p w:rsidRPr="0023550B" w:rsidR="00437B6A" w:rsidP="003E4A23" w:rsidRDefault="00437B6A" w14:paraId="0B487950" wp14:textId="77777777">
            <w:pPr>
              <w:spacing w:after="0"/>
              <w:jc w:val="left"/>
              <w:rPr>
                <w:ins w:author="Author" w:id="1122"/>
                <w:rFonts w:ascii="Times New Roman" w:hAnsi="Times New Roman"/>
                <w:szCs w:val="20"/>
              </w:rPr>
            </w:pPr>
          </w:p>
        </w:tc>
        <w:tc>
          <w:tcPr>
            <w:tcW w:w="163" w:type="pct"/>
            <w:tcBorders>
              <w:top w:val="nil"/>
              <w:left w:val="nil"/>
              <w:bottom w:val="nil"/>
              <w:right w:val="nil"/>
            </w:tcBorders>
            <w:noWrap/>
            <w:vAlign w:val="bottom"/>
            <w:hideMark/>
          </w:tcPr>
          <w:p w:rsidRPr="0023550B" w:rsidR="00437B6A" w:rsidP="003E4A23" w:rsidRDefault="00437B6A" w14:paraId="51EF94C8" wp14:textId="77777777">
            <w:pPr>
              <w:spacing w:after="0"/>
              <w:jc w:val="left"/>
              <w:rPr>
                <w:ins w:author="Author" w:id="1123"/>
                <w:rFonts w:ascii="Times New Roman" w:hAnsi="Times New Roman"/>
                <w:szCs w:val="20"/>
              </w:rPr>
            </w:pPr>
          </w:p>
        </w:tc>
        <w:tc>
          <w:tcPr>
            <w:tcW w:w="189" w:type="pct"/>
            <w:tcBorders>
              <w:top w:val="nil"/>
              <w:left w:val="nil"/>
              <w:bottom w:val="nil"/>
              <w:right w:val="nil"/>
            </w:tcBorders>
            <w:noWrap/>
            <w:vAlign w:val="bottom"/>
            <w:hideMark/>
          </w:tcPr>
          <w:p w:rsidRPr="0023550B" w:rsidR="00437B6A" w:rsidP="003E4A23" w:rsidRDefault="00437B6A" w14:paraId="2665EDDA" wp14:textId="77777777">
            <w:pPr>
              <w:spacing w:after="0"/>
              <w:jc w:val="left"/>
              <w:rPr>
                <w:ins w:author="Author" w:id="1124"/>
                <w:rFonts w:ascii="Times New Roman" w:hAnsi="Times New Roman"/>
                <w:szCs w:val="20"/>
              </w:rPr>
            </w:pPr>
          </w:p>
        </w:tc>
        <w:tc>
          <w:tcPr>
            <w:tcW w:w="112" w:type="pct"/>
            <w:tcBorders>
              <w:top w:val="nil"/>
              <w:left w:val="nil"/>
              <w:bottom w:val="nil"/>
              <w:right w:val="nil"/>
            </w:tcBorders>
            <w:noWrap/>
            <w:vAlign w:val="bottom"/>
            <w:hideMark/>
          </w:tcPr>
          <w:p w:rsidRPr="0023550B" w:rsidR="00437B6A" w:rsidP="003E4A23" w:rsidRDefault="00437B6A" w14:paraId="7D85F464" wp14:textId="77777777">
            <w:pPr>
              <w:spacing w:after="0"/>
              <w:jc w:val="left"/>
              <w:rPr>
                <w:ins w:author="Author" w:id="1125"/>
                <w:rFonts w:ascii="Times New Roman" w:hAnsi="Times New Roman"/>
                <w:szCs w:val="20"/>
              </w:rPr>
            </w:pPr>
          </w:p>
        </w:tc>
        <w:tc>
          <w:tcPr>
            <w:tcW w:w="170" w:type="pct"/>
            <w:tcBorders>
              <w:top w:val="nil"/>
              <w:left w:val="nil"/>
              <w:bottom w:val="nil"/>
              <w:right w:val="nil"/>
            </w:tcBorders>
            <w:noWrap/>
            <w:vAlign w:val="bottom"/>
            <w:hideMark/>
          </w:tcPr>
          <w:p w:rsidRPr="0023550B" w:rsidR="00437B6A" w:rsidP="003E4A23" w:rsidRDefault="00437B6A" w14:paraId="7DE53EB6" wp14:textId="77777777">
            <w:pPr>
              <w:spacing w:after="0"/>
              <w:jc w:val="left"/>
              <w:rPr>
                <w:ins w:author="Author" w:id="1126"/>
                <w:rFonts w:ascii="Times New Roman" w:hAnsi="Times New Roman"/>
                <w:szCs w:val="20"/>
              </w:rPr>
            </w:pPr>
          </w:p>
        </w:tc>
        <w:tc>
          <w:tcPr>
            <w:tcW w:w="182" w:type="pct"/>
            <w:tcBorders>
              <w:top w:val="nil"/>
              <w:left w:val="nil"/>
              <w:bottom w:val="nil"/>
              <w:right w:val="nil"/>
            </w:tcBorders>
            <w:noWrap/>
            <w:vAlign w:val="bottom"/>
            <w:hideMark/>
          </w:tcPr>
          <w:p w:rsidRPr="0023550B" w:rsidR="00437B6A" w:rsidP="003E4A23" w:rsidRDefault="00437B6A" w14:paraId="69A4EA9F" wp14:textId="77777777">
            <w:pPr>
              <w:spacing w:after="0"/>
              <w:jc w:val="left"/>
              <w:rPr>
                <w:ins w:author="Author" w:id="1127"/>
                <w:rFonts w:ascii="Times New Roman" w:hAnsi="Times New Roman"/>
                <w:szCs w:val="20"/>
              </w:rPr>
            </w:pPr>
          </w:p>
        </w:tc>
        <w:tc>
          <w:tcPr>
            <w:tcW w:w="1120" w:type="pct"/>
            <w:gridSpan w:val="8"/>
            <w:tcBorders>
              <w:top w:val="nil"/>
              <w:left w:val="nil"/>
              <w:bottom w:val="nil"/>
              <w:right w:val="nil"/>
            </w:tcBorders>
            <w:noWrap/>
            <w:vAlign w:val="center"/>
            <w:hideMark/>
          </w:tcPr>
          <w:p w:rsidRPr="0023550B" w:rsidR="00437B6A" w:rsidP="003E4A23" w:rsidRDefault="00437B6A" w14:paraId="6A37BD1C" wp14:textId="77777777">
            <w:pPr>
              <w:spacing w:after="0"/>
              <w:jc w:val="center"/>
              <w:rPr>
                <w:ins w:author="Author" w:id="1128"/>
                <w:rFonts w:cs="Arial"/>
                <w:b/>
                <w:bCs/>
                <w:color w:val="000000"/>
                <w:sz w:val="24"/>
              </w:rPr>
            </w:pPr>
            <w:ins w:author="Author" w:id="1129">
              <w:r w:rsidRPr="0023550B">
                <w:rPr>
                  <w:rFonts w:cs="Arial"/>
                  <w:b/>
                  <w:bCs/>
                  <w:color w:val="000000"/>
                  <w:sz w:val="24"/>
                </w:rPr>
                <w:t>Weekly Report Date: MM/DD/YYYY</w:t>
              </w:r>
            </w:ins>
          </w:p>
        </w:tc>
        <w:tc>
          <w:tcPr>
            <w:tcW w:w="122" w:type="pct"/>
            <w:tcBorders>
              <w:top w:val="nil"/>
              <w:left w:val="nil"/>
              <w:bottom w:val="nil"/>
              <w:right w:val="nil"/>
            </w:tcBorders>
            <w:noWrap/>
            <w:vAlign w:val="bottom"/>
            <w:hideMark/>
          </w:tcPr>
          <w:p w:rsidRPr="0023550B" w:rsidR="00437B6A" w:rsidP="003E4A23" w:rsidRDefault="00437B6A" w14:paraId="30239AB4" wp14:textId="77777777">
            <w:pPr>
              <w:spacing w:after="0"/>
              <w:jc w:val="center"/>
              <w:rPr>
                <w:ins w:author="Author" w:id="1130"/>
                <w:rFonts w:cs="Arial"/>
                <w:b/>
                <w:bCs/>
                <w:color w:val="000000"/>
                <w:sz w:val="24"/>
              </w:rPr>
            </w:pPr>
          </w:p>
        </w:tc>
        <w:tc>
          <w:tcPr>
            <w:tcW w:w="104" w:type="pct"/>
            <w:tcBorders>
              <w:top w:val="nil"/>
              <w:left w:val="nil"/>
              <w:bottom w:val="nil"/>
              <w:right w:val="nil"/>
            </w:tcBorders>
            <w:noWrap/>
            <w:vAlign w:val="bottom"/>
            <w:hideMark/>
          </w:tcPr>
          <w:p w:rsidRPr="0023550B" w:rsidR="00437B6A" w:rsidP="003E4A23" w:rsidRDefault="00437B6A" w14:paraId="01B59F5E" wp14:textId="77777777">
            <w:pPr>
              <w:spacing w:after="0"/>
              <w:jc w:val="left"/>
              <w:rPr>
                <w:ins w:author="Author" w:id="1131"/>
                <w:rFonts w:ascii="Times New Roman" w:hAnsi="Times New Roman"/>
                <w:szCs w:val="20"/>
              </w:rPr>
            </w:pPr>
          </w:p>
        </w:tc>
        <w:tc>
          <w:tcPr>
            <w:tcW w:w="122" w:type="pct"/>
            <w:tcBorders>
              <w:top w:val="nil"/>
              <w:left w:val="nil"/>
              <w:bottom w:val="nil"/>
              <w:right w:val="nil"/>
            </w:tcBorders>
            <w:noWrap/>
            <w:vAlign w:val="bottom"/>
            <w:hideMark/>
          </w:tcPr>
          <w:p w:rsidRPr="0023550B" w:rsidR="00437B6A" w:rsidP="003E4A23" w:rsidRDefault="00437B6A" w14:paraId="6849203F" wp14:textId="77777777">
            <w:pPr>
              <w:spacing w:after="0"/>
              <w:jc w:val="left"/>
              <w:rPr>
                <w:ins w:author="Author" w:id="1132"/>
                <w:rFonts w:ascii="Times New Roman" w:hAnsi="Times New Roman"/>
                <w:szCs w:val="20"/>
              </w:rPr>
            </w:pPr>
          </w:p>
        </w:tc>
        <w:tc>
          <w:tcPr>
            <w:tcW w:w="116" w:type="pct"/>
            <w:tcBorders>
              <w:top w:val="nil"/>
              <w:left w:val="nil"/>
              <w:bottom w:val="nil"/>
              <w:right w:val="nil"/>
            </w:tcBorders>
            <w:noWrap/>
            <w:vAlign w:val="bottom"/>
            <w:hideMark/>
          </w:tcPr>
          <w:p w:rsidRPr="0023550B" w:rsidR="00437B6A" w:rsidP="003E4A23" w:rsidRDefault="00437B6A" w14:paraId="390A12EC" wp14:textId="77777777">
            <w:pPr>
              <w:spacing w:after="0"/>
              <w:jc w:val="left"/>
              <w:rPr>
                <w:ins w:author="Author" w:id="1133"/>
                <w:rFonts w:ascii="Times New Roman" w:hAnsi="Times New Roman"/>
                <w:szCs w:val="20"/>
              </w:rPr>
            </w:pPr>
          </w:p>
        </w:tc>
        <w:tc>
          <w:tcPr>
            <w:tcW w:w="116" w:type="pct"/>
            <w:tcBorders>
              <w:top w:val="nil"/>
              <w:left w:val="nil"/>
              <w:bottom w:val="nil"/>
              <w:right w:val="nil"/>
            </w:tcBorders>
            <w:noWrap/>
            <w:vAlign w:val="bottom"/>
            <w:hideMark/>
          </w:tcPr>
          <w:p w:rsidRPr="0023550B" w:rsidR="00437B6A" w:rsidP="003E4A23" w:rsidRDefault="00437B6A" w14:paraId="31EADC15" wp14:textId="77777777">
            <w:pPr>
              <w:spacing w:after="0"/>
              <w:jc w:val="left"/>
              <w:rPr>
                <w:ins w:author="Author" w:id="1134"/>
                <w:rFonts w:ascii="Times New Roman" w:hAnsi="Times New Roman"/>
                <w:szCs w:val="20"/>
              </w:rPr>
            </w:pPr>
          </w:p>
        </w:tc>
        <w:tc>
          <w:tcPr>
            <w:tcW w:w="171" w:type="pct"/>
            <w:tcBorders>
              <w:top w:val="nil"/>
              <w:left w:val="nil"/>
              <w:bottom w:val="nil"/>
              <w:right w:val="nil"/>
            </w:tcBorders>
            <w:noWrap/>
            <w:vAlign w:val="bottom"/>
            <w:hideMark/>
          </w:tcPr>
          <w:p w:rsidRPr="0023550B" w:rsidR="00437B6A" w:rsidP="003E4A23" w:rsidRDefault="00437B6A" w14:paraId="0DD93AD7" wp14:textId="77777777">
            <w:pPr>
              <w:spacing w:after="0"/>
              <w:jc w:val="left"/>
              <w:rPr>
                <w:ins w:author="Author" w:id="1135"/>
                <w:rFonts w:ascii="Times New Roman" w:hAnsi="Times New Roman"/>
                <w:szCs w:val="20"/>
              </w:rPr>
            </w:pPr>
          </w:p>
        </w:tc>
        <w:tc>
          <w:tcPr>
            <w:tcW w:w="172" w:type="pct"/>
            <w:tcBorders>
              <w:top w:val="nil"/>
              <w:left w:val="nil"/>
              <w:bottom w:val="nil"/>
              <w:right w:val="nil"/>
            </w:tcBorders>
            <w:noWrap/>
            <w:vAlign w:val="bottom"/>
            <w:hideMark/>
          </w:tcPr>
          <w:p w:rsidRPr="0023550B" w:rsidR="00437B6A" w:rsidP="003E4A23" w:rsidRDefault="00437B6A" w14:paraId="7D9AD8AD" wp14:textId="77777777">
            <w:pPr>
              <w:spacing w:after="0"/>
              <w:jc w:val="left"/>
              <w:rPr>
                <w:ins w:author="Author" w:id="1136"/>
                <w:rFonts w:ascii="Times New Roman" w:hAnsi="Times New Roman"/>
                <w:szCs w:val="20"/>
              </w:rPr>
            </w:pPr>
          </w:p>
        </w:tc>
        <w:tc>
          <w:tcPr>
            <w:tcW w:w="238" w:type="pct"/>
            <w:vMerge/>
            <w:tcBorders>
              <w:top w:val="nil"/>
              <w:left w:val="nil"/>
              <w:bottom w:val="nil"/>
              <w:right w:val="nil"/>
            </w:tcBorders>
            <w:vAlign w:val="center"/>
            <w:hideMark/>
          </w:tcPr>
          <w:p w:rsidRPr="0023550B" w:rsidR="00437B6A" w:rsidP="003E4A23" w:rsidRDefault="00437B6A" w14:paraId="04B6B78B" wp14:textId="77777777">
            <w:pPr>
              <w:spacing w:after="0"/>
              <w:jc w:val="left"/>
              <w:rPr>
                <w:ins w:author="Author" w:id="1137"/>
                <w:rFonts w:ascii="Tahoma" w:hAnsi="Tahoma" w:cs="Tahoma"/>
                <w:color w:val="000000"/>
                <w:szCs w:val="20"/>
              </w:rPr>
            </w:pPr>
          </w:p>
        </w:tc>
        <w:tc>
          <w:tcPr>
            <w:tcW w:w="235" w:type="pct"/>
            <w:tcBorders>
              <w:top w:val="nil"/>
              <w:left w:val="nil"/>
              <w:bottom w:val="nil"/>
              <w:right w:val="nil"/>
            </w:tcBorders>
          </w:tcPr>
          <w:p w:rsidRPr="0023550B" w:rsidR="00437B6A" w:rsidP="003E4A23" w:rsidRDefault="00437B6A" w14:paraId="6F2CEB73" wp14:textId="77777777">
            <w:pPr>
              <w:spacing w:after="0"/>
              <w:jc w:val="left"/>
              <w:rPr>
                <w:ins w:author="Author" w:id="1138"/>
                <w:rFonts w:ascii="Tahoma" w:hAnsi="Tahoma" w:cs="Tahoma"/>
                <w:color w:val="000000"/>
                <w:szCs w:val="20"/>
              </w:rPr>
            </w:pPr>
          </w:p>
        </w:tc>
        <w:tc>
          <w:tcPr>
            <w:tcW w:w="233" w:type="pct"/>
            <w:tcBorders>
              <w:top w:val="nil"/>
              <w:left w:val="nil"/>
              <w:bottom w:val="nil"/>
              <w:right w:val="nil"/>
            </w:tcBorders>
          </w:tcPr>
          <w:p w:rsidRPr="0023550B" w:rsidR="00437B6A" w:rsidP="003E4A23" w:rsidRDefault="00437B6A" w14:paraId="591AA353" wp14:textId="77777777">
            <w:pPr>
              <w:spacing w:after="0"/>
              <w:jc w:val="left"/>
              <w:rPr>
                <w:ins w:author="Author" w:id="1139"/>
                <w:rFonts w:ascii="Tahoma" w:hAnsi="Tahoma" w:cs="Tahoma"/>
                <w:color w:val="000000"/>
                <w:szCs w:val="20"/>
              </w:rPr>
            </w:pPr>
          </w:p>
        </w:tc>
        <w:tc>
          <w:tcPr>
            <w:tcW w:w="232" w:type="pct"/>
            <w:tcBorders>
              <w:top w:val="nil"/>
              <w:left w:val="nil"/>
              <w:bottom w:val="nil"/>
              <w:right w:val="nil"/>
            </w:tcBorders>
          </w:tcPr>
          <w:p w:rsidRPr="0023550B" w:rsidR="00437B6A" w:rsidP="003E4A23" w:rsidRDefault="00437B6A" w14:paraId="16E536B4" wp14:textId="77777777">
            <w:pPr>
              <w:spacing w:after="0"/>
              <w:jc w:val="left"/>
              <w:rPr>
                <w:ins w:author="Author" w:id="1140"/>
                <w:rFonts w:ascii="Tahoma" w:hAnsi="Tahoma" w:cs="Tahoma"/>
                <w:color w:val="000000"/>
                <w:szCs w:val="20"/>
              </w:rPr>
            </w:pPr>
          </w:p>
        </w:tc>
      </w:tr>
      <w:tr xmlns:wp14="http://schemas.microsoft.com/office/word/2010/wordml" w:rsidRPr="0023550B" w:rsidR="00437B6A" w:rsidTr="00120213" w14:paraId="3BEDA3AC" wp14:textId="77777777">
        <w:trPr>
          <w:trHeight w:val="252"/>
          <w:ins w:author="Author" w:id="1141"/>
        </w:trPr>
        <w:tc>
          <w:tcPr>
            <w:tcW w:w="150" w:type="pct"/>
            <w:tcBorders>
              <w:top w:val="nil"/>
              <w:left w:val="single" w:color="auto" w:sz="8" w:space="0"/>
              <w:bottom w:val="nil"/>
              <w:right w:val="nil"/>
            </w:tcBorders>
            <w:noWrap/>
            <w:vAlign w:val="bottom"/>
            <w:hideMark/>
          </w:tcPr>
          <w:p w:rsidRPr="0023550B" w:rsidR="00437B6A" w:rsidP="003E4A23" w:rsidRDefault="00437B6A" w14:paraId="6F4BE962" wp14:textId="77777777">
            <w:pPr>
              <w:spacing w:after="0"/>
              <w:jc w:val="left"/>
              <w:rPr>
                <w:ins w:author="Author" w:id="1142"/>
                <w:rFonts w:ascii="Tahoma" w:hAnsi="Tahoma" w:cs="Tahoma"/>
                <w:color w:val="000000"/>
                <w:szCs w:val="20"/>
              </w:rPr>
            </w:pPr>
          </w:p>
        </w:tc>
        <w:tc>
          <w:tcPr>
            <w:tcW w:w="211" w:type="pct"/>
            <w:tcBorders>
              <w:top w:val="nil"/>
              <w:left w:val="nil"/>
              <w:bottom w:val="nil"/>
              <w:right w:val="nil"/>
            </w:tcBorders>
            <w:noWrap/>
            <w:vAlign w:val="bottom"/>
            <w:hideMark/>
          </w:tcPr>
          <w:p w:rsidRPr="0023550B" w:rsidR="00437B6A" w:rsidP="003E4A23" w:rsidRDefault="00437B6A" w14:paraId="19090546" wp14:textId="77777777">
            <w:pPr>
              <w:spacing w:after="0"/>
              <w:jc w:val="left"/>
              <w:rPr>
                <w:ins w:author="Author" w:id="1143"/>
                <w:rFonts w:ascii="Tahoma" w:hAnsi="Tahoma" w:cs="Tahoma"/>
                <w:color w:val="000000"/>
                <w:szCs w:val="20"/>
              </w:rPr>
            </w:pPr>
          </w:p>
        </w:tc>
        <w:tc>
          <w:tcPr>
            <w:tcW w:w="162" w:type="pct"/>
            <w:tcBorders>
              <w:top w:val="nil"/>
              <w:left w:val="nil"/>
              <w:bottom w:val="nil"/>
              <w:right w:val="nil"/>
            </w:tcBorders>
            <w:noWrap/>
            <w:vAlign w:val="bottom"/>
            <w:hideMark/>
          </w:tcPr>
          <w:p w:rsidRPr="0023550B" w:rsidR="00437B6A" w:rsidP="003E4A23" w:rsidRDefault="00437B6A" w14:paraId="5D7D1228" wp14:textId="77777777">
            <w:pPr>
              <w:spacing w:after="0"/>
              <w:jc w:val="left"/>
              <w:rPr>
                <w:ins w:author="Author" w:id="1144"/>
                <w:rFonts w:ascii="Times New Roman" w:hAnsi="Times New Roman"/>
                <w:szCs w:val="20"/>
              </w:rPr>
            </w:pPr>
          </w:p>
        </w:tc>
        <w:tc>
          <w:tcPr>
            <w:tcW w:w="215" w:type="pct"/>
            <w:tcBorders>
              <w:top w:val="nil"/>
              <w:left w:val="nil"/>
              <w:bottom w:val="nil"/>
              <w:right w:val="nil"/>
            </w:tcBorders>
            <w:noWrap/>
            <w:vAlign w:val="bottom"/>
            <w:hideMark/>
          </w:tcPr>
          <w:p w:rsidRPr="0023550B" w:rsidR="00437B6A" w:rsidP="003E4A23" w:rsidRDefault="00437B6A" w14:paraId="28DC8476" wp14:textId="77777777">
            <w:pPr>
              <w:spacing w:after="0"/>
              <w:jc w:val="left"/>
              <w:rPr>
                <w:ins w:author="Author" w:id="1145"/>
                <w:rFonts w:ascii="Times New Roman" w:hAnsi="Times New Roman"/>
                <w:szCs w:val="20"/>
              </w:rPr>
            </w:pPr>
          </w:p>
        </w:tc>
        <w:tc>
          <w:tcPr>
            <w:tcW w:w="201" w:type="pct"/>
            <w:tcBorders>
              <w:top w:val="nil"/>
              <w:left w:val="nil"/>
              <w:bottom w:val="nil"/>
              <w:right w:val="nil"/>
            </w:tcBorders>
            <w:noWrap/>
            <w:vAlign w:val="bottom"/>
            <w:hideMark/>
          </w:tcPr>
          <w:p w:rsidRPr="0023550B" w:rsidR="00437B6A" w:rsidP="003E4A23" w:rsidRDefault="00437B6A" w14:paraId="520625A8" wp14:textId="77777777">
            <w:pPr>
              <w:spacing w:after="0"/>
              <w:jc w:val="left"/>
              <w:rPr>
                <w:ins w:author="Author" w:id="1146"/>
                <w:rFonts w:ascii="Times New Roman" w:hAnsi="Times New Roman"/>
                <w:szCs w:val="20"/>
              </w:rPr>
            </w:pPr>
          </w:p>
        </w:tc>
        <w:tc>
          <w:tcPr>
            <w:tcW w:w="126" w:type="pct"/>
            <w:tcBorders>
              <w:top w:val="nil"/>
              <w:left w:val="nil"/>
              <w:bottom w:val="nil"/>
              <w:right w:val="nil"/>
            </w:tcBorders>
            <w:noWrap/>
            <w:vAlign w:val="bottom"/>
            <w:hideMark/>
          </w:tcPr>
          <w:p w:rsidRPr="0023550B" w:rsidR="00437B6A" w:rsidP="003E4A23" w:rsidRDefault="00437B6A" w14:paraId="462156DE" wp14:textId="77777777">
            <w:pPr>
              <w:spacing w:after="0"/>
              <w:jc w:val="left"/>
              <w:rPr>
                <w:ins w:author="Author" w:id="1147"/>
                <w:rFonts w:ascii="Times New Roman" w:hAnsi="Times New Roman"/>
                <w:szCs w:val="20"/>
              </w:rPr>
            </w:pPr>
          </w:p>
        </w:tc>
        <w:tc>
          <w:tcPr>
            <w:tcW w:w="122" w:type="pct"/>
            <w:tcBorders>
              <w:top w:val="nil"/>
              <w:left w:val="nil"/>
              <w:bottom w:val="nil"/>
              <w:right w:val="nil"/>
            </w:tcBorders>
            <w:noWrap/>
            <w:vAlign w:val="bottom"/>
            <w:hideMark/>
          </w:tcPr>
          <w:p w:rsidRPr="0023550B" w:rsidR="00437B6A" w:rsidP="003E4A23" w:rsidRDefault="00437B6A" w14:paraId="1EDE89E1" wp14:textId="77777777">
            <w:pPr>
              <w:spacing w:after="0"/>
              <w:jc w:val="left"/>
              <w:rPr>
                <w:ins w:author="Author" w:id="1148"/>
                <w:rFonts w:ascii="Times New Roman" w:hAnsi="Times New Roman"/>
                <w:szCs w:val="20"/>
              </w:rPr>
            </w:pPr>
          </w:p>
        </w:tc>
        <w:tc>
          <w:tcPr>
            <w:tcW w:w="163" w:type="pct"/>
            <w:tcBorders>
              <w:top w:val="nil"/>
              <w:left w:val="nil"/>
              <w:bottom w:val="nil"/>
              <w:right w:val="nil"/>
            </w:tcBorders>
            <w:noWrap/>
            <w:vAlign w:val="bottom"/>
            <w:hideMark/>
          </w:tcPr>
          <w:p w:rsidRPr="0023550B" w:rsidR="00437B6A" w:rsidP="003E4A23" w:rsidRDefault="00437B6A" w14:paraId="4FF2F462" wp14:textId="77777777">
            <w:pPr>
              <w:spacing w:after="0"/>
              <w:jc w:val="left"/>
              <w:rPr>
                <w:ins w:author="Author" w:id="1149"/>
                <w:rFonts w:ascii="Times New Roman" w:hAnsi="Times New Roman"/>
                <w:szCs w:val="20"/>
              </w:rPr>
            </w:pPr>
          </w:p>
        </w:tc>
        <w:tc>
          <w:tcPr>
            <w:tcW w:w="189" w:type="pct"/>
            <w:tcBorders>
              <w:top w:val="nil"/>
              <w:left w:val="nil"/>
              <w:bottom w:val="nil"/>
              <w:right w:val="nil"/>
            </w:tcBorders>
            <w:noWrap/>
            <w:vAlign w:val="bottom"/>
            <w:hideMark/>
          </w:tcPr>
          <w:p w:rsidRPr="0023550B" w:rsidR="00437B6A" w:rsidP="003E4A23" w:rsidRDefault="00437B6A" w14:paraId="54FCE8D8" wp14:textId="77777777">
            <w:pPr>
              <w:spacing w:after="0"/>
              <w:jc w:val="left"/>
              <w:rPr>
                <w:ins w:author="Author" w:id="1150"/>
                <w:rFonts w:ascii="Times New Roman" w:hAnsi="Times New Roman"/>
                <w:szCs w:val="20"/>
              </w:rPr>
            </w:pPr>
          </w:p>
        </w:tc>
        <w:tc>
          <w:tcPr>
            <w:tcW w:w="112" w:type="pct"/>
            <w:tcBorders>
              <w:top w:val="nil"/>
              <w:left w:val="nil"/>
              <w:bottom w:val="nil"/>
              <w:right w:val="nil"/>
            </w:tcBorders>
            <w:noWrap/>
            <w:vAlign w:val="bottom"/>
            <w:hideMark/>
          </w:tcPr>
          <w:p w:rsidRPr="0023550B" w:rsidR="00437B6A" w:rsidP="003E4A23" w:rsidRDefault="00437B6A" w14:paraId="6A2DDB0A" wp14:textId="77777777">
            <w:pPr>
              <w:spacing w:after="0"/>
              <w:jc w:val="left"/>
              <w:rPr>
                <w:ins w:author="Author" w:id="1151"/>
                <w:rFonts w:ascii="Times New Roman" w:hAnsi="Times New Roman"/>
                <w:szCs w:val="20"/>
              </w:rPr>
            </w:pPr>
          </w:p>
        </w:tc>
        <w:tc>
          <w:tcPr>
            <w:tcW w:w="170" w:type="pct"/>
            <w:tcBorders>
              <w:top w:val="nil"/>
              <w:left w:val="nil"/>
              <w:bottom w:val="nil"/>
              <w:right w:val="nil"/>
            </w:tcBorders>
            <w:noWrap/>
            <w:vAlign w:val="bottom"/>
            <w:hideMark/>
          </w:tcPr>
          <w:p w:rsidRPr="0023550B" w:rsidR="00437B6A" w:rsidP="003E4A23" w:rsidRDefault="00437B6A" w14:paraId="0FCD27F5" wp14:textId="77777777">
            <w:pPr>
              <w:spacing w:after="0"/>
              <w:jc w:val="left"/>
              <w:rPr>
                <w:ins w:author="Author" w:id="1152"/>
                <w:rFonts w:ascii="Times New Roman" w:hAnsi="Times New Roman"/>
                <w:szCs w:val="20"/>
              </w:rPr>
            </w:pPr>
          </w:p>
        </w:tc>
        <w:tc>
          <w:tcPr>
            <w:tcW w:w="182" w:type="pct"/>
            <w:tcBorders>
              <w:top w:val="nil"/>
              <w:left w:val="nil"/>
              <w:bottom w:val="nil"/>
              <w:right w:val="nil"/>
            </w:tcBorders>
            <w:noWrap/>
            <w:vAlign w:val="bottom"/>
            <w:hideMark/>
          </w:tcPr>
          <w:p w:rsidRPr="0023550B" w:rsidR="00437B6A" w:rsidP="003E4A23" w:rsidRDefault="00437B6A" w14:paraId="5B1A21B4" wp14:textId="77777777">
            <w:pPr>
              <w:spacing w:after="0"/>
              <w:jc w:val="left"/>
              <w:rPr>
                <w:ins w:author="Author" w:id="1153"/>
                <w:rFonts w:ascii="Times New Roman" w:hAnsi="Times New Roman"/>
                <w:szCs w:val="20"/>
              </w:rPr>
            </w:pPr>
          </w:p>
        </w:tc>
        <w:tc>
          <w:tcPr>
            <w:tcW w:w="182" w:type="pct"/>
            <w:tcBorders>
              <w:top w:val="nil"/>
              <w:left w:val="nil"/>
              <w:bottom w:val="nil"/>
              <w:right w:val="nil"/>
            </w:tcBorders>
            <w:noWrap/>
            <w:vAlign w:val="bottom"/>
            <w:hideMark/>
          </w:tcPr>
          <w:p w:rsidRPr="0023550B" w:rsidR="00437B6A" w:rsidP="003E4A23" w:rsidRDefault="00437B6A" w14:paraId="0FC23CB6" wp14:textId="77777777">
            <w:pPr>
              <w:spacing w:after="0"/>
              <w:jc w:val="left"/>
              <w:rPr>
                <w:ins w:author="Author" w:id="1154"/>
                <w:rFonts w:ascii="Times New Roman" w:hAnsi="Times New Roman"/>
                <w:szCs w:val="20"/>
              </w:rPr>
            </w:pPr>
          </w:p>
        </w:tc>
        <w:tc>
          <w:tcPr>
            <w:tcW w:w="182" w:type="pct"/>
            <w:tcBorders>
              <w:top w:val="nil"/>
              <w:left w:val="nil"/>
              <w:bottom w:val="nil"/>
              <w:right w:val="nil"/>
            </w:tcBorders>
            <w:noWrap/>
            <w:vAlign w:val="bottom"/>
            <w:hideMark/>
          </w:tcPr>
          <w:p w:rsidRPr="0023550B" w:rsidR="00437B6A" w:rsidP="003E4A23" w:rsidRDefault="00437B6A" w14:paraId="65730BA0" wp14:textId="77777777">
            <w:pPr>
              <w:spacing w:after="0"/>
              <w:jc w:val="left"/>
              <w:rPr>
                <w:ins w:author="Author" w:id="1155"/>
                <w:rFonts w:ascii="Times New Roman" w:hAnsi="Times New Roman"/>
                <w:szCs w:val="20"/>
              </w:rPr>
            </w:pPr>
          </w:p>
        </w:tc>
        <w:tc>
          <w:tcPr>
            <w:tcW w:w="182" w:type="pct"/>
            <w:tcBorders>
              <w:top w:val="nil"/>
              <w:left w:val="nil"/>
              <w:bottom w:val="nil"/>
              <w:right w:val="nil"/>
            </w:tcBorders>
            <w:noWrap/>
            <w:vAlign w:val="bottom"/>
            <w:hideMark/>
          </w:tcPr>
          <w:p w:rsidRPr="0023550B" w:rsidR="00437B6A" w:rsidP="003E4A23" w:rsidRDefault="00437B6A" w14:paraId="4A4C616B" wp14:textId="77777777">
            <w:pPr>
              <w:spacing w:after="0"/>
              <w:jc w:val="left"/>
              <w:rPr>
                <w:ins w:author="Author" w:id="1156"/>
                <w:rFonts w:ascii="Times New Roman" w:hAnsi="Times New Roman"/>
                <w:szCs w:val="20"/>
              </w:rPr>
            </w:pPr>
          </w:p>
        </w:tc>
        <w:tc>
          <w:tcPr>
            <w:tcW w:w="126" w:type="pct"/>
            <w:tcBorders>
              <w:top w:val="nil"/>
              <w:left w:val="nil"/>
              <w:bottom w:val="nil"/>
              <w:right w:val="nil"/>
            </w:tcBorders>
            <w:noWrap/>
            <w:vAlign w:val="bottom"/>
            <w:hideMark/>
          </w:tcPr>
          <w:p w:rsidRPr="0023550B" w:rsidR="00437B6A" w:rsidP="003E4A23" w:rsidRDefault="00437B6A" w14:paraId="6C01AFFE" wp14:textId="77777777">
            <w:pPr>
              <w:spacing w:after="0"/>
              <w:jc w:val="left"/>
              <w:rPr>
                <w:ins w:author="Author" w:id="1157"/>
                <w:rFonts w:ascii="Times New Roman" w:hAnsi="Times New Roman"/>
                <w:szCs w:val="20"/>
              </w:rPr>
            </w:pPr>
          </w:p>
        </w:tc>
        <w:tc>
          <w:tcPr>
            <w:tcW w:w="112" w:type="pct"/>
            <w:tcBorders>
              <w:top w:val="nil"/>
              <w:left w:val="nil"/>
              <w:bottom w:val="nil"/>
              <w:right w:val="nil"/>
            </w:tcBorders>
            <w:noWrap/>
            <w:vAlign w:val="bottom"/>
            <w:hideMark/>
          </w:tcPr>
          <w:p w:rsidRPr="0023550B" w:rsidR="00437B6A" w:rsidP="003E4A23" w:rsidRDefault="00437B6A" w14:paraId="2187945C" wp14:textId="77777777">
            <w:pPr>
              <w:spacing w:after="0"/>
              <w:jc w:val="left"/>
              <w:rPr>
                <w:ins w:author="Author" w:id="1158"/>
                <w:rFonts w:ascii="Times New Roman" w:hAnsi="Times New Roman"/>
                <w:szCs w:val="20"/>
              </w:rPr>
            </w:pPr>
          </w:p>
        </w:tc>
        <w:tc>
          <w:tcPr>
            <w:tcW w:w="112" w:type="pct"/>
            <w:tcBorders>
              <w:top w:val="nil"/>
              <w:left w:val="nil"/>
              <w:bottom w:val="nil"/>
              <w:right w:val="nil"/>
            </w:tcBorders>
            <w:noWrap/>
            <w:vAlign w:val="bottom"/>
            <w:hideMark/>
          </w:tcPr>
          <w:p w:rsidRPr="0023550B" w:rsidR="00437B6A" w:rsidP="003E4A23" w:rsidRDefault="00437B6A" w14:paraId="6F77FF05" wp14:textId="77777777">
            <w:pPr>
              <w:spacing w:after="0"/>
              <w:jc w:val="left"/>
              <w:rPr>
                <w:ins w:author="Author" w:id="1159"/>
                <w:rFonts w:ascii="Times New Roman" w:hAnsi="Times New Roman"/>
                <w:szCs w:val="20"/>
              </w:rPr>
            </w:pPr>
          </w:p>
        </w:tc>
        <w:tc>
          <w:tcPr>
            <w:tcW w:w="112" w:type="pct"/>
            <w:tcBorders>
              <w:top w:val="nil"/>
              <w:left w:val="nil"/>
              <w:bottom w:val="nil"/>
              <w:right w:val="nil"/>
            </w:tcBorders>
            <w:noWrap/>
            <w:vAlign w:val="bottom"/>
            <w:hideMark/>
          </w:tcPr>
          <w:p w:rsidRPr="0023550B" w:rsidR="00437B6A" w:rsidP="003E4A23" w:rsidRDefault="00437B6A" w14:paraId="15E435ED" wp14:textId="77777777">
            <w:pPr>
              <w:spacing w:after="0"/>
              <w:jc w:val="left"/>
              <w:rPr>
                <w:ins w:author="Author" w:id="1160"/>
                <w:rFonts w:ascii="Times New Roman" w:hAnsi="Times New Roman"/>
                <w:szCs w:val="20"/>
              </w:rPr>
            </w:pPr>
          </w:p>
        </w:tc>
        <w:tc>
          <w:tcPr>
            <w:tcW w:w="113" w:type="pct"/>
            <w:tcBorders>
              <w:top w:val="nil"/>
              <w:left w:val="nil"/>
              <w:bottom w:val="nil"/>
              <w:right w:val="nil"/>
            </w:tcBorders>
            <w:noWrap/>
            <w:vAlign w:val="bottom"/>
            <w:hideMark/>
          </w:tcPr>
          <w:p w:rsidRPr="0023550B" w:rsidR="00437B6A" w:rsidP="003E4A23" w:rsidRDefault="00437B6A" w14:paraId="436A94E5" wp14:textId="77777777">
            <w:pPr>
              <w:spacing w:after="0"/>
              <w:jc w:val="left"/>
              <w:rPr>
                <w:ins w:author="Author" w:id="1161"/>
                <w:rFonts w:ascii="Times New Roman" w:hAnsi="Times New Roman"/>
                <w:szCs w:val="20"/>
              </w:rPr>
            </w:pPr>
          </w:p>
        </w:tc>
        <w:tc>
          <w:tcPr>
            <w:tcW w:w="122" w:type="pct"/>
            <w:tcBorders>
              <w:top w:val="nil"/>
              <w:left w:val="nil"/>
              <w:bottom w:val="nil"/>
              <w:right w:val="nil"/>
            </w:tcBorders>
            <w:noWrap/>
            <w:vAlign w:val="bottom"/>
            <w:hideMark/>
          </w:tcPr>
          <w:p w:rsidRPr="0023550B" w:rsidR="00437B6A" w:rsidP="003E4A23" w:rsidRDefault="00437B6A" w14:paraId="03FD23FD" wp14:textId="77777777">
            <w:pPr>
              <w:spacing w:after="0"/>
              <w:jc w:val="left"/>
              <w:rPr>
                <w:ins w:author="Author" w:id="1162"/>
                <w:rFonts w:ascii="Times New Roman" w:hAnsi="Times New Roman"/>
                <w:szCs w:val="20"/>
              </w:rPr>
            </w:pPr>
          </w:p>
        </w:tc>
        <w:tc>
          <w:tcPr>
            <w:tcW w:w="104" w:type="pct"/>
            <w:tcBorders>
              <w:top w:val="nil"/>
              <w:left w:val="nil"/>
              <w:bottom w:val="nil"/>
              <w:right w:val="nil"/>
            </w:tcBorders>
            <w:noWrap/>
            <w:vAlign w:val="bottom"/>
            <w:hideMark/>
          </w:tcPr>
          <w:p w:rsidRPr="0023550B" w:rsidR="00437B6A" w:rsidP="003E4A23" w:rsidRDefault="00437B6A" w14:paraId="03CB6061" wp14:textId="77777777">
            <w:pPr>
              <w:spacing w:after="0"/>
              <w:jc w:val="left"/>
              <w:rPr>
                <w:ins w:author="Author" w:id="1163"/>
                <w:rFonts w:ascii="Times New Roman" w:hAnsi="Times New Roman"/>
                <w:szCs w:val="20"/>
              </w:rPr>
            </w:pPr>
          </w:p>
        </w:tc>
        <w:tc>
          <w:tcPr>
            <w:tcW w:w="122" w:type="pct"/>
            <w:tcBorders>
              <w:top w:val="nil"/>
              <w:left w:val="nil"/>
              <w:bottom w:val="nil"/>
              <w:right w:val="nil"/>
            </w:tcBorders>
            <w:noWrap/>
            <w:vAlign w:val="bottom"/>
            <w:hideMark/>
          </w:tcPr>
          <w:p w:rsidRPr="0023550B" w:rsidR="00437B6A" w:rsidP="003E4A23" w:rsidRDefault="00437B6A" w14:paraId="4E580025" wp14:textId="77777777">
            <w:pPr>
              <w:spacing w:after="0"/>
              <w:jc w:val="left"/>
              <w:rPr>
                <w:ins w:author="Author" w:id="1164"/>
                <w:rFonts w:ascii="Times New Roman" w:hAnsi="Times New Roman"/>
                <w:szCs w:val="20"/>
              </w:rPr>
            </w:pPr>
          </w:p>
        </w:tc>
        <w:tc>
          <w:tcPr>
            <w:tcW w:w="116" w:type="pct"/>
            <w:tcBorders>
              <w:top w:val="nil"/>
              <w:left w:val="nil"/>
              <w:bottom w:val="nil"/>
              <w:right w:val="nil"/>
            </w:tcBorders>
            <w:noWrap/>
            <w:vAlign w:val="bottom"/>
            <w:hideMark/>
          </w:tcPr>
          <w:p w:rsidRPr="0023550B" w:rsidR="00437B6A" w:rsidP="003E4A23" w:rsidRDefault="00437B6A" w14:paraId="1E5B552B" wp14:textId="77777777">
            <w:pPr>
              <w:spacing w:after="0"/>
              <w:jc w:val="left"/>
              <w:rPr>
                <w:ins w:author="Author" w:id="1165"/>
                <w:rFonts w:ascii="Times New Roman" w:hAnsi="Times New Roman"/>
                <w:szCs w:val="20"/>
              </w:rPr>
            </w:pPr>
          </w:p>
        </w:tc>
        <w:tc>
          <w:tcPr>
            <w:tcW w:w="116" w:type="pct"/>
            <w:tcBorders>
              <w:top w:val="nil"/>
              <w:left w:val="nil"/>
              <w:bottom w:val="nil"/>
              <w:right w:val="nil"/>
            </w:tcBorders>
            <w:noWrap/>
            <w:vAlign w:val="bottom"/>
            <w:hideMark/>
          </w:tcPr>
          <w:p w:rsidRPr="0023550B" w:rsidR="00437B6A" w:rsidP="003E4A23" w:rsidRDefault="00437B6A" w14:paraId="6B16E048" wp14:textId="77777777">
            <w:pPr>
              <w:spacing w:after="0"/>
              <w:jc w:val="left"/>
              <w:rPr>
                <w:ins w:author="Author" w:id="1166"/>
                <w:rFonts w:ascii="Times New Roman" w:hAnsi="Times New Roman"/>
                <w:szCs w:val="20"/>
              </w:rPr>
            </w:pPr>
          </w:p>
        </w:tc>
        <w:tc>
          <w:tcPr>
            <w:tcW w:w="171" w:type="pct"/>
            <w:tcBorders>
              <w:top w:val="nil"/>
              <w:left w:val="nil"/>
              <w:bottom w:val="nil"/>
              <w:right w:val="nil"/>
            </w:tcBorders>
            <w:noWrap/>
            <w:vAlign w:val="bottom"/>
            <w:hideMark/>
          </w:tcPr>
          <w:p w:rsidRPr="0023550B" w:rsidR="00437B6A" w:rsidP="003E4A23" w:rsidRDefault="00437B6A" w14:paraId="30AFC179" wp14:textId="77777777">
            <w:pPr>
              <w:spacing w:after="0"/>
              <w:jc w:val="left"/>
              <w:rPr>
                <w:ins w:author="Author" w:id="1167"/>
                <w:rFonts w:ascii="Times New Roman" w:hAnsi="Times New Roman"/>
                <w:szCs w:val="20"/>
              </w:rPr>
            </w:pPr>
          </w:p>
        </w:tc>
        <w:tc>
          <w:tcPr>
            <w:tcW w:w="172" w:type="pct"/>
            <w:tcBorders>
              <w:top w:val="nil"/>
              <w:left w:val="nil"/>
              <w:bottom w:val="nil"/>
              <w:right w:val="nil"/>
            </w:tcBorders>
            <w:noWrap/>
            <w:vAlign w:val="bottom"/>
            <w:hideMark/>
          </w:tcPr>
          <w:p w:rsidRPr="0023550B" w:rsidR="00437B6A" w:rsidP="003E4A23" w:rsidRDefault="00437B6A" w14:paraId="1AE491D4" wp14:textId="77777777">
            <w:pPr>
              <w:spacing w:after="0"/>
              <w:jc w:val="left"/>
              <w:rPr>
                <w:ins w:author="Author" w:id="1168"/>
                <w:rFonts w:ascii="Times New Roman" w:hAnsi="Times New Roman"/>
                <w:szCs w:val="20"/>
              </w:rPr>
            </w:pPr>
          </w:p>
        </w:tc>
        <w:tc>
          <w:tcPr>
            <w:tcW w:w="238" w:type="pct"/>
            <w:vMerge/>
            <w:tcBorders>
              <w:top w:val="nil"/>
              <w:left w:val="nil"/>
              <w:bottom w:val="nil"/>
              <w:right w:val="nil"/>
            </w:tcBorders>
            <w:vAlign w:val="center"/>
            <w:hideMark/>
          </w:tcPr>
          <w:p w:rsidRPr="0023550B" w:rsidR="00437B6A" w:rsidP="003E4A23" w:rsidRDefault="00437B6A" w14:paraId="20DD8D2B" wp14:textId="77777777">
            <w:pPr>
              <w:spacing w:after="0"/>
              <w:jc w:val="left"/>
              <w:rPr>
                <w:ins w:author="Author" w:id="1169"/>
                <w:rFonts w:ascii="Tahoma" w:hAnsi="Tahoma" w:cs="Tahoma"/>
                <w:color w:val="000000"/>
                <w:szCs w:val="20"/>
              </w:rPr>
            </w:pPr>
          </w:p>
        </w:tc>
        <w:tc>
          <w:tcPr>
            <w:tcW w:w="235" w:type="pct"/>
            <w:tcBorders>
              <w:top w:val="nil"/>
              <w:left w:val="nil"/>
              <w:bottom w:val="nil"/>
              <w:right w:val="nil"/>
            </w:tcBorders>
          </w:tcPr>
          <w:p w:rsidRPr="0023550B" w:rsidR="00437B6A" w:rsidP="003E4A23" w:rsidRDefault="00437B6A" w14:paraId="5C3BABF0" wp14:textId="77777777">
            <w:pPr>
              <w:spacing w:after="0"/>
              <w:jc w:val="left"/>
              <w:rPr>
                <w:ins w:author="Author" w:id="1170"/>
                <w:rFonts w:ascii="Tahoma" w:hAnsi="Tahoma" w:cs="Tahoma"/>
                <w:color w:val="000000"/>
                <w:szCs w:val="20"/>
              </w:rPr>
            </w:pPr>
          </w:p>
        </w:tc>
        <w:tc>
          <w:tcPr>
            <w:tcW w:w="233" w:type="pct"/>
            <w:tcBorders>
              <w:top w:val="nil"/>
              <w:left w:val="nil"/>
              <w:bottom w:val="nil"/>
              <w:right w:val="nil"/>
            </w:tcBorders>
          </w:tcPr>
          <w:p w:rsidRPr="0023550B" w:rsidR="00437B6A" w:rsidP="003E4A23" w:rsidRDefault="00437B6A" w14:paraId="071448E1" wp14:textId="77777777">
            <w:pPr>
              <w:spacing w:after="0"/>
              <w:jc w:val="left"/>
              <w:rPr>
                <w:ins w:author="Author" w:id="1171"/>
                <w:rFonts w:ascii="Tahoma" w:hAnsi="Tahoma" w:cs="Tahoma"/>
                <w:color w:val="000000"/>
                <w:szCs w:val="20"/>
              </w:rPr>
            </w:pPr>
          </w:p>
        </w:tc>
        <w:tc>
          <w:tcPr>
            <w:tcW w:w="247" w:type="pct"/>
            <w:gridSpan w:val="2"/>
            <w:tcBorders>
              <w:top w:val="nil"/>
              <w:left w:val="nil"/>
              <w:bottom w:val="nil"/>
              <w:right w:val="nil"/>
            </w:tcBorders>
          </w:tcPr>
          <w:p w:rsidRPr="0023550B" w:rsidR="00437B6A" w:rsidP="003E4A23" w:rsidRDefault="00437B6A" w14:paraId="724D1373" wp14:textId="77777777">
            <w:pPr>
              <w:spacing w:after="0"/>
              <w:jc w:val="left"/>
              <w:rPr>
                <w:ins w:author="Author" w:id="1172"/>
                <w:rFonts w:ascii="Tahoma" w:hAnsi="Tahoma" w:cs="Tahoma"/>
                <w:color w:val="000000"/>
                <w:szCs w:val="20"/>
              </w:rPr>
            </w:pPr>
          </w:p>
        </w:tc>
      </w:tr>
      <w:tr xmlns:wp14="http://schemas.microsoft.com/office/word/2010/wordml" w:rsidRPr="0023550B" w:rsidR="009E1886" w:rsidTr="009E1886" w14:paraId="2C8029B4" wp14:textId="77777777">
        <w:trPr>
          <w:trHeight w:val="267"/>
          <w:ins w:author="Author" w:id="1173"/>
        </w:trPr>
        <w:tc>
          <w:tcPr>
            <w:tcW w:w="5000" w:type="pct"/>
            <w:gridSpan w:val="32"/>
            <w:tcBorders>
              <w:top w:val="single" w:color="6699CC" w:sz="8" w:space="0"/>
              <w:left w:val="single" w:color="auto" w:sz="8" w:space="0"/>
              <w:bottom w:val="single" w:color="6699CC" w:sz="8" w:space="0"/>
              <w:right w:val="single" w:color="auto" w:sz="8" w:space="0"/>
            </w:tcBorders>
            <w:shd w:val="clear" w:color="000000" w:fill="CCCCCC"/>
            <w:noWrap/>
            <w:vAlign w:val="center"/>
          </w:tcPr>
          <w:p w:rsidR="009E1886" w:rsidP="009E1886" w:rsidRDefault="009E1886" w14:paraId="37FD3EC3" wp14:textId="77777777">
            <w:pPr>
              <w:spacing w:after="0"/>
              <w:jc w:val="left"/>
              <w:rPr>
                <w:ins w:author="Author" w:id="1174"/>
                <w:rFonts w:cs="Arial"/>
                <w:b/>
                <w:bCs/>
                <w:color w:val="000000"/>
                <w:sz w:val="18"/>
                <w:szCs w:val="18"/>
              </w:rPr>
            </w:pPr>
            <w:ins w:author="Author" w:id="1175">
              <w:r>
                <w:rPr>
                  <w:rFonts w:cs="Arial"/>
                  <w:b/>
                  <w:bCs/>
                  <w:color w:val="000000"/>
                  <w:szCs w:val="20"/>
                </w:rPr>
                <w:t>*</w:t>
              </w:r>
              <w:r w:rsidRPr="00E70221">
                <w:rPr>
                  <w:rFonts w:cs="Arial"/>
                  <w:b/>
                  <w:bCs/>
                  <w:color w:val="000000"/>
                  <w:sz w:val="18"/>
                  <w:szCs w:val="18"/>
                </w:rPr>
                <w:t xml:space="preserve">This report reflects the members current phone number and address information we have on </w:t>
              </w:r>
              <w:r>
                <w:rPr>
                  <w:rFonts w:cs="Arial"/>
                  <w:b/>
                  <w:bCs/>
                  <w:color w:val="000000"/>
                  <w:sz w:val="18"/>
                  <w:szCs w:val="18"/>
                </w:rPr>
                <w:t xml:space="preserve">the new heights </w:t>
              </w:r>
              <w:r w:rsidRPr="00E70221">
                <w:rPr>
                  <w:rFonts w:cs="Arial"/>
                  <w:b/>
                  <w:bCs/>
                  <w:color w:val="000000"/>
                  <w:sz w:val="18"/>
                  <w:szCs w:val="18"/>
                </w:rPr>
                <w:t>file, but it may not be the most current information.  Please check with the case manager for the most current information.</w:t>
              </w:r>
            </w:ins>
          </w:p>
        </w:tc>
      </w:tr>
      <w:tr xmlns:wp14="http://schemas.microsoft.com/office/word/2010/wordml" w:rsidRPr="0023550B" w:rsidR="00437B6A" w:rsidTr="00120213" w14:paraId="6B29178A" wp14:textId="77777777">
        <w:trPr>
          <w:trHeight w:val="267"/>
          <w:ins w:author="Author" w:id="1176"/>
        </w:trPr>
        <w:tc>
          <w:tcPr>
            <w:tcW w:w="150" w:type="pct"/>
            <w:tcBorders>
              <w:top w:val="single" w:color="6699CC" w:sz="8" w:space="0"/>
              <w:left w:val="single" w:color="auto" w:sz="8" w:space="0"/>
              <w:bottom w:val="single" w:color="6699CC" w:sz="8" w:space="0"/>
              <w:right w:val="single" w:color="6699CC" w:sz="8" w:space="0"/>
            </w:tcBorders>
            <w:shd w:val="clear" w:color="000000" w:fill="CCCCCC"/>
            <w:noWrap/>
            <w:vAlign w:val="center"/>
            <w:hideMark/>
          </w:tcPr>
          <w:p w:rsidRPr="0023550B" w:rsidR="00437B6A" w:rsidP="003E4A23" w:rsidRDefault="00437B6A" w14:paraId="7FDD197E" wp14:textId="77777777">
            <w:pPr>
              <w:spacing w:after="0"/>
              <w:jc w:val="center"/>
              <w:rPr>
                <w:ins w:author="Author" w:id="1177"/>
                <w:rFonts w:cs="Arial"/>
                <w:b/>
                <w:bCs/>
                <w:color w:val="000000"/>
                <w:sz w:val="18"/>
                <w:szCs w:val="18"/>
              </w:rPr>
            </w:pPr>
            <w:ins w:author="Author" w:id="1178">
              <w:r w:rsidRPr="0023550B">
                <w:rPr>
                  <w:rFonts w:cs="Arial"/>
                  <w:b/>
                  <w:bCs/>
                  <w:color w:val="000000"/>
                  <w:sz w:val="18"/>
                  <w:szCs w:val="18"/>
                </w:rPr>
                <w:t>Prov ID</w:t>
              </w:r>
            </w:ins>
          </w:p>
        </w:tc>
        <w:tc>
          <w:tcPr>
            <w:tcW w:w="211"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51F5BDF6" wp14:textId="77777777">
            <w:pPr>
              <w:spacing w:after="0"/>
              <w:jc w:val="center"/>
              <w:rPr>
                <w:ins w:author="Author" w:id="1179"/>
                <w:rFonts w:cs="Arial"/>
                <w:b/>
                <w:bCs/>
                <w:color w:val="000000"/>
                <w:sz w:val="18"/>
                <w:szCs w:val="18"/>
              </w:rPr>
            </w:pPr>
            <w:ins w:author="Author" w:id="1180">
              <w:r w:rsidRPr="0023550B">
                <w:rPr>
                  <w:rFonts w:cs="Arial"/>
                  <w:b/>
                  <w:bCs/>
                  <w:color w:val="000000"/>
                  <w:sz w:val="18"/>
                  <w:szCs w:val="18"/>
                </w:rPr>
                <w:t>Prov Name</w:t>
              </w:r>
            </w:ins>
          </w:p>
        </w:tc>
        <w:tc>
          <w:tcPr>
            <w:tcW w:w="16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3BDF40D8" wp14:textId="77777777">
            <w:pPr>
              <w:spacing w:after="0"/>
              <w:jc w:val="center"/>
              <w:rPr>
                <w:ins w:author="Author" w:id="1181"/>
                <w:rFonts w:cs="Arial"/>
                <w:b/>
                <w:bCs/>
                <w:color w:val="000000"/>
                <w:sz w:val="18"/>
                <w:szCs w:val="18"/>
              </w:rPr>
            </w:pPr>
            <w:ins w:author="Author" w:id="1182">
              <w:r w:rsidRPr="0023550B">
                <w:rPr>
                  <w:rFonts w:cs="Arial"/>
                  <w:b/>
                  <w:bCs/>
                  <w:color w:val="000000"/>
                  <w:sz w:val="18"/>
                  <w:szCs w:val="18"/>
                </w:rPr>
                <w:t>Submitter Prov ID</w:t>
              </w:r>
            </w:ins>
          </w:p>
        </w:tc>
        <w:tc>
          <w:tcPr>
            <w:tcW w:w="215"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527FD380" wp14:textId="77777777">
            <w:pPr>
              <w:spacing w:after="0"/>
              <w:jc w:val="center"/>
              <w:rPr>
                <w:ins w:author="Author" w:id="1183"/>
                <w:rFonts w:cs="Arial"/>
                <w:b/>
                <w:bCs/>
                <w:color w:val="000000"/>
                <w:sz w:val="18"/>
                <w:szCs w:val="18"/>
              </w:rPr>
            </w:pPr>
            <w:ins w:author="Author" w:id="1184">
              <w:r w:rsidRPr="0023550B">
                <w:rPr>
                  <w:rFonts w:cs="Arial"/>
                  <w:b/>
                  <w:bCs/>
                  <w:color w:val="000000"/>
                  <w:sz w:val="18"/>
                  <w:szCs w:val="18"/>
                </w:rPr>
                <w:t>Submitter Prov Name</w:t>
              </w:r>
            </w:ins>
          </w:p>
        </w:tc>
        <w:tc>
          <w:tcPr>
            <w:tcW w:w="201"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1F77BF2F" wp14:textId="77777777">
            <w:pPr>
              <w:spacing w:after="0"/>
              <w:jc w:val="center"/>
              <w:rPr>
                <w:ins w:author="Author" w:id="1185"/>
                <w:rFonts w:cs="Arial"/>
                <w:b/>
                <w:bCs/>
                <w:color w:val="000000"/>
                <w:sz w:val="18"/>
                <w:szCs w:val="18"/>
              </w:rPr>
            </w:pPr>
            <w:ins w:author="Author" w:id="1186">
              <w:r w:rsidRPr="0023550B">
                <w:rPr>
                  <w:rFonts w:cs="Arial"/>
                  <w:b/>
                  <w:bCs/>
                  <w:color w:val="000000"/>
                  <w:sz w:val="18"/>
                  <w:szCs w:val="18"/>
                </w:rPr>
                <w:t>SA Subm Mbr ID</w:t>
              </w:r>
            </w:ins>
          </w:p>
        </w:tc>
        <w:tc>
          <w:tcPr>
            <w:tcW w:w="126"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1779490F" wp14:textId="77777777">
            <w:pPr>
              <w:spacing w:after="0"/>
              <w:jc w:val="center"/>
              <w:rPr>
                <w:ins w:author="Author" w:id="1187"/>
                <w:rFonts w:cs="Arial"/>
                <w:b/>
                <w:bCs/>
                <w:color w:val="000000"/>
                <w:sz w:val="18"/>
                <w:szCs w:val="18"/>
              </w:rPr>
            </w:pPr>
            <w:ins w:author="Author" w:id="1188">
              <w:r w:rsidRPr="0023550B">
                <w:rPr>
                  <w:rFonts w:cs="Arial"/>
                  <w:b/>
                  <w:bCs/>
                  <w:color w:val="000000"/>
                  <w:sz w:val="18"/>
                  <w:szCs w:val="18"/>
                </w:rPr>
                <w:t>Mbr First Name</w:t>
              </w:r>
            </w:ins>
          </w:p>
        </w:tc>
        <w:tc>
          <w:tcPr>
            <w:tcW w:w="12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46AE19CF" wp14:textId="77777777">
            <w:pPr>
              <w:spacing w:after="0"/>
              <w:jc w:val="center"/>
              <w:rPr>
                <w:ins w:author="Author" w:id="1189"/>
                <w:rFonts w:cs="Arial"/>
                <w:b/>
                <w:bCs/>
                <w:color w:val="000000"/>
                <w:sz w:val="18"/>
                <w:szCs w:val="18"/>
              </w:rPr>
            </w:pPr>
            <w:ins w:author="Author" w:id="1190">
              <w:r w:rsidRPr="0023550B">
                <w:rPr>
                  <w:rFonts w:cs="Arial"/>
                  <w:b/>
                  <w:bCs/>
                  <w:color w:val="000000"/>
                  <w:sz w:val="18"/>
                  <w:szCs w:val="18"/>
                </w:rPr>
                <w:t>Mbr Mid Name</w:t>
              </w:r>
            </w:ins>
          </w:p>
        </w:tc>
        <w:tc>
          <w:tcPr>
            <w:tcW w:w="163"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0484BB7D" wp14:textId="77777777">
            <w:pPr>
              <w:spacing w:after="0"/>
              <w:jc w:val="center"/>
              <w:rPr>
                <w:ins w:author="Author" w:id="1191"/>
                <w:rFonts w:cs="Arial"/>
                <w:b/>
                <w:bCs/>
                <w:color w:val="000000"/>
                <w:sz w:val="18"/>
                <w:szCs w:val="18"/>
              </w:rPr>
            </w:pPr>
            <w:ins w:author="Author" w:id="1192">
              <w:r w:rsidRPr="0023550B">
                <w:rPr>
                  <w:rFonts w:cs="Arial"/>
                  <w:b/>
                  <w:bCs/>
                  <w:color w:val="000000"/>
                  <w:sz w:val="18"/>
                  <w:szCs w:val="18"/>
                </w:rPr>
                <w:t>Mbr Last Name</w:t>
              </w:r>
            </w:ins>
          </w:p>
        </w:tc>
        <w:tc>
          <w:tcPr>
            <w:tcW w:w="189"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0935F36A" wp14:textId="77777777">
            <w:pPr>
              <w:spacing w:after="0"/>
              <w:jc w:val="center"/>
              <w:rPr>
                <w:ins w:author="Author" w:id="1193"/>
                <w:rFonts w:cs="Arial"/>
                <w:b/>
                <w:bCs/>
                <w:color w:val="000000"/>
                <w:sz w:val="18"/>
                <w:szCs w:val="18"/>
              </w:rPr>
            </w:pPr>
            <w:ins w:author="Author" w:id="1194">
              <w:r w:rsidRPr="0023550B">
                <w:rPr>
                  <w:rFonts w:cs="Arial"/>
                  <w:b/>
                  <w:bCs/>
                  <w:color w:val="000000"/>
                  <w:sz w:val="18"/>
                  <w:szCs w:val="18"/>
                </w:rPr>
                <w:t>SA Auth ID</w:t>
              </w:r>
            </w:ins>
          </w:p>
        </w:tc>
        <w:tc>
          <w:tcPr>
            <w:tcW w:w="11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6ACA6B27" wp14:textId="77777777">
            <w:pPr>
              <w:spacing w:after="0"/>
              <w:jc w:val="center"/>
              <w:rPr>
                <w:ins w:author="Author" w:id="1195"/>
                <w:rFonts w:cs="Arial"/>
                <w:b/>
                <w:bCs/>
                <w:color w:val="000000"/>
                <w:sz w:val="18"/>
                <w:szCs w:val="18"/>
              </w:rPr>
            </w:pPr>
            <w:ins w:author="Author" w:id="1196">
              <w:r w:rsidRPr="0023550B">
                <w:rPr>
                  <w:rFonts w:cs="Arial"/>
                  <w:b/>
                  <w:bCs/>
                  <w:color w:val="000000"/>
                  <w:sz w:val="18"/>
                  <w:szCs w:val="18"/>
                </w:rPr>
                <w:t>SA LI Num</w:t>
              </w:r>
            </w:ins>
          </w:p>
        </w:tc>
        <w:tc>
          <w:tcPr>
            <w:tcW w:w="170"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1399E2F4" wp14:textId="77777777">
            <w:pPr>
              <w:spacing w:after="0"/>
              <w:jc w:val="center"/>
              <w:rPr>
                <w:ins w:author="Author" w:id="1197"/>
                <w:rFonts w:cs="Arial"/>
                <w:b/>
                <w:bCs/>
                <w:color w:val="000000"/>
                <w:sz w:val="18"/>
                <w:szCs w:val="18"/>
              </w:rPr>
            </w:pPr>
            <w:ins w:author="Author" w:id="1198">
              <w:r w:rsidRPr="0023550B">
                <w:rPr>
                  <w:rFonts w:cs="Arial"/>
                  <w:b/>
                  <w:bCs/>
                  <w:color w:val="000000"/>
                  <w:sz w:val="18"/>
                  <w:szCs w:val="18"/>
                </w:rPr>
                <w:t>SA LI Stat Cd - Desc</w:t>
              </w:r>
            </w:ins>
          </w:p>
        </w:tc>
        <w:tc>
          <w:tcPr>
            <w:tcW w:w="18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1C6598AC" wp14:textId="77777777">
            <w:pPr>
              <w:spacing w:after="0"/>
              <w:jc w:val="center"/>
              <w:rPr>
                <w:ins w:author="Author" w:id="1199"/>
                <w:rFonts w:cs="Arial"/>
                <w:b/>
                <w:bCs/>
                <w:color w:val="000000"/>
                <w:sz w:val="18"/>
                <w:szCs w:val="18"/>
              </w:rPr>
            </w:pPr>
            <w:ins w:author="Author" w:id="1200">
              <w:r w:rsidRPr="0023550B">
                <w:rPr>
                  <w:rFonts w:cs="Arial"/>
                  <w:b/>
                  <w:bCs/>
                  <w:color w:val="000000"/>
                  <w:sz w:val="18"/>
                  <w:szCs w:val="18"/>
                </w:rPr>
                <w:t>SA LI Req Beg Dt</w:t>
              </w:r>
            </w:ins>
          </w:p>
        </w:tc>
        <w:tc>
          <w:tcPr>
            <w:tcW w:w="18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02906C6A" wp14:textId="77777777">
            <w:pPr>
              <w:spacing w:after="0"/>
              <w:jc w:val="center"/>
              <w:rPr>
                <w:ins w:author="Author" w:id="1201"/>
                <w:rFonts w:cs="Arial"/>
                <w:b/>
                <w:bCs/>
                <w:color w:val="000000"/>
                <w:sz w:val="18"/>
                <w:szCs w:val="18"/>
              </w:rPr>
            </w:pPr>
            <w:ins w:author="Author" w:id="1202">
              <w:r w:rsidRPr="0023550B">
                <w:rPr>
                  <w:rFonts w:cs="Arial"/>
                  <w:b/>
                  <w:bCs/>
                  <w:color w:val="000000"/>
                  <w:sz w:val="18"/>
                  <w:szCs w:val="18"/>
                </w:rPr>
                <w:t>SA LI Req End Dt</w:t>
              </w:r>
            </w:ins>
          </w:p>
        </w:tc>
        <w:tc>
          <w:tcPr>
            <w:tcW w:w="18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57102750" wp14:textId="77777777">
            <w:pPr>
              <w:spacing w:after="0"/>
              <w:jc w:val="center"/>
              <w:rPr>
                <w:ins w:author="Author" w:id="1203"/>
                <w:rFonts w:cs="Arial"/>
                <w:b/>
                <w:bCs/>
                <w:color w:val="000000"/>
                <w:sz w:val="18"/>
                <w:szCs w:val="18"/>
              </w:rPr>
            </w:pPr>
            <w:ins w:author="Author" w:id="1204">
              <w:r w:rsidRPr="0023550B">
                <w:rPr>
                  <w:rFonts w:cs="Arial"/>
                  <w:b/>
                  <w:bCs/>
                  <w:color w:val="000000"/>
                  <w:sz w:val="18"/>
                  <w:szCs w:val="18"/>
                </w:rPr>
                <w:t>SA LI Beg Dt</w:t>
              </w:r>
            </w:ins>
          </w:p>
        </w:tc>
        <w:tc>
          <w:tcPr>
            <w:tcW w:w="18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22E2D872" wp14:textId="77777777">
            <w:pPr>
              <w:spacing w:after="0"/>
              <w:jc w:val="center"/>
              <w:rPr>
                <w:ins w:author="Author" w:id="1205"/>
                <w:rFonts w:cs="Arial"/>
                <w:b/>
                <w:bCs/>
                <w:color w:val="000000"/>
                <w:sz w:val="18"/>
                <w:szCs w:val="18"/>
              </w:rPr>
            </w:pPr>
            <w:ins w:author="Author" w:id="1206">
              <w:r w:rsidRPr="0023550B">
                <w:rPr>
                  <w:rFonts w:cs="Arial"/>
                  <w:b/>
                  <w:bCs/>
                  <w:color w:val="000000"/>
                  <w:sz w:val="18"/>
                  <w:szCs w:val="18"/>
                </w:rPr>
                <w:t>SA LI End Dt</w:t>
              </w:r>
            </w:ins>
          </w:p>
        </w:tc>
        <w:tc>
          <w:tcPr>
            <w:tcW w:w="126"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60C11A21" wp14:textId="77777777">
            <w:pPr>
              <w:spacing w:after="0"/>
              <w:jc w:val="center"/>
              <w:rPr>
                <w:ins w:author="Author" w:id="1207"/>
                <w:rFonts w:cs="Arial"/>
                <w:b/>
                <w:bCs/>
                <w:color w:val="000000"/>
                <w:sz w:val="18"/>
                <w:szCs w:val="18"/>
              </w:rPr>
            </w:pPr>
            <w:ins w:author="Author" w:id="1208">
              <w:r w:rsidRPr="0023550B">
                <w:rPr>
                  <w:rFonts w:cs="Arial"/>
                  <w:b/>
                  <w:bCs/>
                  <w:color w:val="000000"/>
                  <w:sz w:val="18"/>
                  <w:szCs w:val="18"/>
                </w:rPr>
                <w:t>SA LI Svc From Cd</w:t>
              </w:r>
            </w:ins>
          </w:p>
        </w:tc>
        <w:tc>
          <w:tcPr>
            <w:tcW w:w="11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10FE7773" wp14:textId="77777777">
            <w:pPr>
              <w:spacing w:after="0"/>
              <w:jc w:val="center"/>
              <w:rPr>
                <w:ins w:author="Author" w:id="1209"/>
                <w:rFonts w:cs="Arial"/>
                <w:b/>
                <w:bCs/>
                <w:color w:val="000000"/>
                <w:sz w:val="18"/>
                <w:szCs w:val="18"/>
              </w:rPr>
            </w:pPr>
            <w:ins w:author="Author" w:id="1210">
              <w:r w:rsidRPr="0023550B">
                <w:rPr>
                  <w:rFonts w:cs="Arial"/>
                  <w:b/>
                  <w:bCs/>
                  <w:color w:val="000000"/>
                  <w:sz w:val="18"/>
                  <w:szCs w:val="18"/>
                </w:rPr>
                <w:t>SA Proc Mod 1st Cd</w:t>
              </w:r>
            </w:ins>
          </w:p>
        </w:tc>
        <w:tc>
          <w:tcPr>
            <w:tcW w:w="11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15033951" wp14:textId="77777777">
            <w:pPr>
              <w:spacing w:after="0"/>
              <w:jc w:val="center"/>
              <w:rPr>
                <w:ins w:author="Author" w:id="1211"/>
                <w:rFonts w:cs="Arial"/>
                <w:b/>
                <w:bCs/>
                <w:color w:val="000000"/>
                <w:sz w:val="18"/>
                <w:szCs w:val="18"/>
              </w:rPr>
            </w:pPr>
            <w:ins w:author="Author" w:id="1212">
              <w:r w:rsidRPr="0023550B">
                <w:rPr>
                  <w:rFonts w:cs="Arial"/>
                  <w:b/>
                  <w:bCs/>
                  <w:color w:val="000000"/>
                  <w:sz w:val="18"/>
                  <w:szCs w:val="18"/>
                </w:rPr>
                <w:t>SA Proc Mod 2nd Cd</w:t>
              </w:r>
            </w:ins>
          </w:p>
        </w:tc>
        <w:tc>
          <w:tcPr>
            <w:tcW w:w="11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7808E804" wp14:textId="77777777">
            <w:pPr>
              <w:spacing w:after="0"/>
              <w:jc w:val="center"/>
              <w:rPr>
                <w:ins w:author="Author" w:id="1213"/>
                <w:rFonts w:cs="Arial"/>
                <w:b/>
                <w:bCs/>
                <w:color w:val="000000"/>
                <w:sz w:val="18"/>
                <w:szCs w:val="18"/>
              </w:rPr>
            </w:pPr>
            <w:ins w:author="Author" w:id="1214">
              <w:r w:rsidRPr="0023550B">
                <w:rPr>
                  <w:rFonts w:cs="Arial"/>
                  <w:b/>
                  <w:bCs/>
                  <w:color w:val="000000"/>
                  <w:sz w:val="18"/>
                  <w:szCs w:val="18"/>
                </w:rPr>
                <w:t>SA Proc Mod 3rd Cd</w:t>
              </w:r>
            </w:ins>
          </w:p>
        </w:tc>
        <w:tc>
          <w:tcPr>
            <w:tcW w:w="113"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3AFDCB19" wp14:textId="77777777">
            <w:pPr>
              <w:spacing w:after="0"/>
              <w:jc w:val="center"/>
              <w:rPr>
                <w:ins w:author="Author" w:id="1215"/>
                <w:rFonts w:cs="Arial"/>
                <w:b/>
                <w:bCs/>
                <w:color w:val="000000"/>
                <w:sz w:val="18"/>
                <w:szCs w:val="18"/>
              </w:rPr>
            </w:pPr>
            <w:ins w:author="Author" w:id="1216">
              <w:r w:rsidRPr="0023550B">
                <w:rPr>
                  <w:rFonts w:cs="Arial"/>
                  <w:b/>
                  <w:bCs/>
                  <w:color w:val="000000"/>
                  <w:sz w:val="18"/>
                  <w:szCs w:val="18"/>
                </w:rPr>
                <w:t>SA Proc Mod 4th Cd</w:t>
              </w:r>
            </w:ins>
          </w:p>
        </w:tc>
        <w:tc>
          <w:tcPr>
            <w:tcW w:w="12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6B38527E" wp14:textId="77777777">
            <w:pPr>
              <w:spacing w:after="0"/>
              <w:jc w:val="center"/>
              <w:rPr>
                <w:ins w:author="Author" w:id="1217"/>
                <w:rFonts w:cs="Arial"/>
                <w:b/>
                <w:bCs/>
                <w:color w:val="000000"/>
                <w:sz w:val="18"/>
                <w:szCs w:val="18"/>
              </w:rPr>
            </w:pPr>
            <w:ins w:author="Author" w:id="1218">
              <w:r w:rsidRPr="0023550B">
                <w:rPr>
                  <w:rFonts w:cs="Arial"/>
                  <w:b/>
                  <w:bCs/>
                  <w:color w:val="000000"/>
                  <w:sz w:val="18"/>
                  <w:szCs w:val="18"/>
                </w:rPr>
                <w:t>SA LI Rev Cd</w:t>
              </w:r>
            </w:ins>
          </w:p>
        </w:tc>
        <w:tc>
          <w:tcPr>
            <w:tcW w:w="104"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260E1AF7" wp14:textId="77777777">
            <w:pPr>
              <w:spacing w:after="0"/>
              <w:jc w:val="center"/>
              <w:rPr>
                <w:ins w:author="Author" w:id="1219"/>
                <w:rFonts w:cs="Arial"/>
                <w:b/>
                <w:bCs/>
                <w:color w:val="000000"/>
                <w:sz w:val="18"/>
                <w:szCs w:val="18"/>
              </w:rPr>
            </w:pPr>
            <w:ins w:author="Author" w:id="1220">
              <w:r w:rsidRPr="0023550B">
                <w:rPr>
                  <w:rFonts w:cs="Arial"/>
                  <w:b/>
                  <w:bCs/>
                  <w:color w:val="000000"/>
                  <w:sz w:val="18"/>
                  <w:szCs w:val="18"/>
                </w:rPr>
                <w:t>SA LI App Amt</w:t>
              </w:r>
            </w:ins>
          </w:p>
        </w:tc>
        <w:tc>
          <w:tcPr>
            <w:tcW w:w="12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6C711256" wp14:textId="77777777">
            <w:pPr>
              <w:spacing w:after="0"/>
              <w:jc w:val="center"/>
              <w:rPr>
                <w:ins w:author="Author" w:id="1221"/>
                <w:rFonts w:cs="Arial"/>
                <w:b/>
                <w:bCs/>
                <w:color w:val="000000"/>
                <w:sz w:val="18"/>
                <w:szCs w:val="18"/>
              </w:rPr>
            </w:pPr>
            <w:ins w:author="Author" w:id="1222">
              <w:r w:rsidRPr="0023550B">
                <w:rPr>
                  <w:rFonts w:cs="Arial"/>
                  <w:b/>
                  <w:bCs/>
                  <w:color w:val="000000"/>
                  <w:sz w:val="18"/>
                  <w:szCs w:val="18"/>
                </w:rPr>
                <w:t>SA LI App Unit Amt</w:t>
              </w:r>
            </w:ins>
          </w:p>
        </w:tc>
        <w:tc>
          <w:tcPr>
            <w:tcW w:w="116"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715FE1DF" wp14:textId="77777777">
            <w:pPr>
              <w:spacing w:after="0"/>
              <w:jc w:val="center"/>
              <w:rPr>
                <w:ins w:author="Author" w:id="1223"/>
                <w:rFonts w:cs="Arial"/>
                <w:b/>
                <w:bCs/>
                <w:color w:val="000000"/>
                <w:sz w:val="18"/>
                <w:szCs w:val="18"/>
              </w:rPr>
            </w:pPr>
            <w:ins w:author="Author" w:id="1224">
              <w:r w:rsidRPr="0023550B">
                <w:rPr>
                  <w:rFonts w:cs="Arial"/>
                  <w:b/>
                  <w:bCs/>
                  <w:color w:val="000000"/>
                  <w:sz w:val="18"/>
                  <w:szCs w:val="18"/>
                </w:rPr>
                <w:t>SA LI Used Amt</w:t>
              </w:r>
            </w:ins>
          </w:p>
        </w:tc>
        <w:tc>
          <w:tcPr>
            <w:tcW w:w="116"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065EE56E" wp14:textId="77777777">
            <w:pPr>
              <w:spacing w:after="0"/>
              <w:jc w:val="center"/>
              <w:rPr>
                <w:ins w:author="Author" w:id="1225"/>
                <w:rFonts w:cs="Arial"/>
                <w:b/>
                <w:bCs/>
                <w:color w:val="000000"/>
                <w:sz w:val="18"/>
                <w:szCs w:val="18"/>
              </w:rPr>
            </w:pPr>
            <w:ins w:author="Author" w:id="1226">
              <w:r w:rsidRPr="0023550B">
                <w:rPr>
                  <w:rFonts w:cs="Arial"/>
                  <w:b/>
                  <w:bCs/>
                  <w:color w:val="000000"/>
                  <w:sz w:val="18"/>
                  <w:szCs w:val="18"/>
                </w:rPr>
                <w:t>SA LI Used Unit Amt</w:t>
              </w:r>
            </w:ins>
          </w:p>
        </w:tc>
        <w:tc>
          <w:tcPr>
            <w:tcW w:w="171"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6F1E1264" wp14:textId="77777777">
            <w:pPr>
              <w:spacing w:after="0"/>
              <w:jc w:val="center"/>
              <w:rPr>
                <w:ins w:author="Author" w:id="1227"/>
                <w:rFonts w:cs="Arial"/>
                <w:b/>
                <w:bCs/>
                <w:color w:val="000000"/>
                <w:sz w:val="18"/>
                <w:szCs w:val="18"/>
              </w:rPr>
            </w:pPr>
            <w:ins w:author="Author" w:id="1228">
              <w:r w:rsidRPr="0023550B">
                <w:rPr>
                  <w:rFonts w:cs="Arial"/>
                  <w:b/>
                  <w:bCs/>
                  <w:color w:val="000000"/>
                  <w:sz w:val="18"/>
                  <w:szCs w:val="18"/>
                </w:rPr>
                <w:t>Remaining Amount ($)</w:t>
              </w:r>
            </w:ins>
          </w:p>
        </w:tc>
        <w:tc>
          <w:tcPr>
            <w:tcW w:w="172" w:type="pct"/>
            <w:tcBorders>
              <w:top w:val="single" w:color="6699CC" w:sz="8" w:space="0"/>
              <w:left w:val="nil"/>
              <w:bottom w:val="single" w:color="6699CC" w:sz="8" w:space="0"/>
              <w:right w:val="single" w:color="6699CC" w:sz="8" w:space="0"/>
            </w:tcBorders>
            <w:shd w:val="clear" w:color="000000" w:fill="CCCCCC"/>
            <w:noWrap/>
            <w:vAlign w:val="center"/>
            <w:hideMark/>
          </w:tcPr>
          <w:p w:rsidRPr="0023550B" w:rsidR="00437B6A" w:rsidP="003E4A23" w:rsidRDefault="00437B6A" w14:paraId="30ED0462" wp14:textId="77777777">
            <w:pPr>
              <w:spacing w:after="0"/>
              <w:jc w:val="center"/>
              <w:rPr>
                <w:ins w:author="Author" w:id="1229"/>
                <w:rFonts w:cs="Arial"/>
                <w:b/>
                <w:bCs/>
                <w:color w:val="000000"/>
                <w:sz w:val="18"/>
                <w:szCs w:val="18"/>
              </w:rPr>
            </w:pPr>
            <w:ins w:author="Author" w:id="1230">
              <w:r w:rsidRPr="0023550B">
                <w:rPr>
                  <w:rFonts w:cs="Arial"/>
                  <w:b/>
                  <w:bCs/>
                  <w:color w:val="000000"/>
                  <w:sz w:val="18"/>
                  <w:szCs w:val="18"/>
                </w:rPr>
                <w:t>Remaining Units</w:t>
              </w:r>
            </w:ins>
          </w:p>
        </w:tc>
        <w:tc>
          <w:tcPr>
            <w:tcW w:w="238" w:type="pct"/>
            <w:tcBorders>
              <w:top w:val="single" w:color="6699CC" w:sz="8" w:space="0"/>
              <w:left w:val="nil"/>
              <w:bottom w:val="single" w:color="6699CC" w:sz="8" w:space="0"/>
              <w:right w:val="single" w:color="auto" w:sz="8" w:space="0"/>
            </w:tcBorders>
            <w:shd w:val="clear" w:color="000000" w:fill="CCCCCC"/>
            <w:noWrap/>
            <w:vAlign w:val="center"/>
            <w:hideMark/>
          </w:tcPr>
          <w:p w:rsidRPr="0023550B" w:rsidR="00437B6A" w:rsidP="003E4A23" w:rsidRDefault="00437B6A" w14:paraId="60BF5F07" wp14:textId="77777777">
            <w:pPr>
              <w:spacing w:after="0"/>
              <w:jc w:val="center"/>
              <w:rPr>
                <w:ins w:author="Author" w:id="1231"/>
                <w:rFonts w:cs="Arial"/>
                <w:b/>
                <w:bCs/>
                <w:color w:val="000000"/>
                <w:sz w:val="18"/>
                <w:szCs w:val="18"/>
              </w:rPr>
            </w:pPr>
            <w:ins w:author="Author" w:id="1232">
              <w:r w:rsidRPr="0023550B">
                <w:rPr>
                  <w:rFonts w:cs="Arial"/>
                  <w:b/>
                  <w:bCs/>
                  <w:color w:val="000000"/>
                  <w:sz w:val="18"/>
                  <w:szCs w:val="18"/>
                </w:rPr>
                <w:t>Clm Billed Dt</w:t>
              </w:r>
            </w:ins>
          </w:p>
        </w:tc>
        <w:tc>
          <w:tcPr>
            <w:tcW w:w="235" w:type="pct"/>
            <w:tcBorders>
              <w:top w:val="single" w:color="6699CC" w:sz="8" w:space="0"/>
              <w:left w:val="nil"/>
              <w:bottom w:val="single" w:color="6699CC" w:sz="8" w:space="0"/>
              <w:right w:val="single" w:color="auto" w:sz="8" w:space="0"/>
            </w:tcBorders>
            <w:shd w:val="clear" w:color="000000" w:fill="CCCCCC"/>
            <w:vAlign w:val="center"/>
          </w:tcPr>
          <w:p w:rsidRPr="0023550B" w:rsidR="00437B6A" w:rsidP="003E4A23" w:rsidRDefault="00437B6A" w14:paraId="5A4D673A" wp14:textId="77777777">
            <w:pPr>
              <w:spacing w:after="0"/>
              <w:jc w:val="center"/>
              <w:rPr>
                <w:ins w:author="Author" w:id="1233"/>
                <w:rFonts w:cs="Arial"/>
                <w:b/>
                <w:bCs/>
                <w:color w:val="000000"/>
                <w:sz w:val="18"/>
                <w:szCs w:val="18"/>
              </w:rPr>
            </w:pPr>
            <w:ins w:author="Author" w:id="1234">
              <w:r w:rsidRPr="00EF59A5">
                <w:rPr>
                  <w:rFonts w:cs="Arial"/>
                  <w:b/>
                  <w:bCs/>
                  <w:color w:val="000000"/>
                  <w:sz w:val="18"/>
                  <w:szCs w:val="18"/>
                </w:rPr>
                <w:t>Service Authorization Approval Date</w:t>
              </w:r>
            </w:ins>
          </w:p>
        </w:tc>
        <w:tc>
          <w:tcPr>
            <w:tcW w:w="233" w:type="pct"/>
            <w:tcBorders>
              <w:top w:val="single" w:color="6699CC" w:sz="8" w:space="0"/>
              <w:left w:val="nil"/>
              <w:bottom w:val="single" w:color="6699CC" w:sz="8" w:space="0"/>
              <w:right w:val="single" w:color="auto" w:sz="8" w:space="0"/>
            </w:tcBorders>
            <w:shd w:val="clear" w:color="000000" w:fill="CCCCCC"/>
          </w:tcPr>
          <w:p w:rsidRPr="00EF59A5" w:rsidR="00437B6A" w:rsidP="003E4A23" w:rsidRDefault="00437B6A" w14:paraId="422F8401" wp14:textId="77777777">
            <w:pPr>
              <w:spacing w:after="0"/>
              <w:jc w:val="center"/>
              <w:rPr>
                <w:ins w:author="Author" w:id="1235"/>
                <w:rFonts w:cs="Arial"/>
                <w:b/>
                <w:bCs/>
                <w:color w:val="000000"/>
                <w:sz w:val="18"/>
                <w:szCs w:val="18"/>
              </w:rPr>
            </w:pPr>
            <w:ins w:author="Author" w:id="1236">
              <w:r>
                <w:rPr>
                  <w:rFonts w:cs="Arial"/>
                  <w:b/>
                  <w:bCs/>
                  <w:color w:val="000000"/>
                  <w:sz w:val="18"/>
                  <w:szCs w:val="18"/>
                </w:rPr>
                <w:t>Member’s Phone number*</w:t>
              </w:r>
            </w:ins>
          </w:p>
        </w:tc>
        <w:tc>
          <w:tcPr>
            <w:tcW w:w="247" w:type="pct"/>
            <w:gridSpan w:val="2"/>
            <w:tcBorders>
              <w:top w:val="single" w:color="6699CC" w:sz="8" w:space="0"/>
              <w:left w:val="nil"/>
              <w:bottom w:val="single" w:color="6699CC" w:sz="8" w:space="0"/>
              <w:right w:val="single" w:color="auto" w:sz="8" w:space="0"/>
            </w:tcBorders>
            <w:shd w:val="clear" w:color="000000" w:fill="CCCCCC"/>
          </w:tcPr>
          <w:p w:rsidRPr="00EF59A5" w:rsidR="00437B6A" w:rsidP="003E4A23" w:rsidRDefault="00437B6A" w14:paraId="0823D02B" wp14:textId="77777777">
            <w:pPr>
              <w:spacing w:after="0"/>
              <w:jc w:val="center"/>
              <w:rPr>
                <w:ins w:author="Author" w:id="1237"/>
                <w:rFonts w:cs="Arial"/>
                <w:b/>
                <w:bCs/>
                <w:color w:val="000000"/>
                <w:sz w:val="18"/>
                <w:szCs w:val="18"/>
              </w:rPr>
            </w:pPr>
            <w:ins w:author="Author" w:id="1238">
              <w:r>
                <w:rPr>
                  <w:rFonts w:cs="Arial"/>
                  <w:b/>
                  <w:bCs/>
                  <w:color w:val="000000"/>
                  <w:sz w:val="18"/>
                  <w:szCs w:val="18"/>
                </w:rPr>
                <w:t>Member’s Address*</w:t>
              </w:r>
            </w:ins>
          </w:p>
        </w:tc>
      </w:tr>
      <w:tr xmlns:wp14="http://schemas.microsoft.com/office/word/2010/wordml" w:rsidRPr="0023550B" w:rsidR="00437B6A" w:rsidTr="00120213" w14:paraId="176170E2" wp14:textId="77777777">
        <w:trPr>
          <w:trHeight w:val="267"/>
          <w:ins w:author="Author" w:id="1239"/>
        </w:trPr>
        <w:tc>
          <w:tcPr>
            <w:tcW w:w="150" w:type="pct"/>
            <w:tcBorders>
              <w:top w:val="single" w:color="CCCCCC" w:sz="8" w:space="0"/>
              <w:left w:val="single" w:color="auto" w:sz="8" w:space="0"/>
              <w:bottom w:val="single" w:color="CCCCCC" w:sz="8" w:space="0"/>
              <w:right w:val="single" w:color="CCCCCC" w:sz="8" w:space="0"/>
            </w:tcBorders>
            <w:shd w:val="clear" w:color="000000" w:fill="FFFFFF"/>
            <w:noWrap/>
            <w:vAlign w:val="center"/>
            <w:hideMark/>
          </w:tcPr>
          <w:p w:rsidRPr="0023550B" w:rsidR="00437B6A" w:rsidP="003E4A23" w:rsidRDefault="00437B6A" w14:paraId="11D1833D" wp14:textId="77777777">
            <w:pPr>
              <w:spacing w:after="0"/>
              <w:jc w:val="center"/>
              <w:rPr>
                <w:ins w:author="Author" w:id="1240"/>
                <w:rFonts w:cs="Arial"/>
                <w:color w:val="000000"/>
                <w:sz w:val="16"/>
                <w:szCs w:val="16"/>
              </w:rPr>
            </w:pPr>
            <w:ins w:author="Author" w:id="1241">
              <w:r w:rsidRPr="0023550B">
                <w:rPr>
                  <w:rFonts w:cs="Arial"/>
                  <w:color w:val="000000"/>
                  <w:sz w:val="16"/>
                  <w:szCs w:val="16"/>
                </w:rPr>
                <w:t>XXXXXXX</w:t>
              </w:r>
            </w:ins>
          </w:p>
        </w:tc>
        <w:tc>
          <w:tcPr>
            <w:tcW w:w="211"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180F68CB" wp14:textId="77777777">
            <w:pPr>
              <w:spacing w:after="0"/>
              <w:jc w:val="left"/>
              <w:rPr>
                <w:ins w:author="Author" w:id="1242"/>
                <w:rFonts w:cs="Arial"/>
                <w:color w:val="000000"/>
                <w:sz w:val="16"/>
                <w:szCs w:val="16"/>
              </w:rPr>
            </w:pPr>
            <w:ins w:author="Author" w:id="1243">
              <w:r w:rsidRPr="0023550B">
                <w:rPr>
                  <w:rFonts w:cs="Arial"/>
                  <w:color w:val="000000"/>
                  <w:sz w:val="16"/>
                  <w:szCs w:val="16"/>
                </w:rPr>
                <w:t>XXXXXXXXXXXX</w:t>
              </w:r>
            </w:ins>
          </w:p>
        </w:tc>
        <w:tc>
          <w:tcPr>
            <w:tcW w:w="16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35D7D4ED" wp14:textId="77777777">
            <w:pPr>
              <w:spacing w:after="0"/>
              <w:jc w:val="center"/>
              <w:rPr>
                <w:ins w:author="Author" w:id="1244"/>
                <w:rFonts w:cs="Arial"/>
                <w:color w:val="000000"/>
                <w:sz w:val="16"/>
                <w:szCs w:val="16"/>
              </w:rPr>
            </w:pPr>
            <w:ins w:author="Author" w:id="1245">
              <w:r w:rsidRPr="0023550B">
                <w:rPr>
                  <w:rFonts w:cs="Arial"/>
                  <w:color w:val="000000"/>
                  <w:sz w:val="16"/>
                  <w:szCs w:val="16"/>
                </w:rPr>
                <w:t>XXXXXXX</w:t>
              </w:r>
            </w:ins>
          </w:p>
        </w:tc>
        <w:tc>
          <w:tcPr>
            <w:tcW w:w="215"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6ACDB916" wp14:textId="77777777">
            <w:pPr>
              <w:spacing w:after="0"/>
              <w:jc w:val="left"/>
              <w:rPr>
                <w:ins w:author="Author" w:id="1246"/>
                <w:rFonts w:cs="Arial"/>
                <w:color w:val="000000"/>
                <w:sz w:val="16"/>
                <w:szCs w:val="16"/>
              </w:rPr>
            </w:pPr>
            <w:ins w:author="Author" w:id="1247">
              <w:r w:rsidRPr="0023550B">
                <w:rPr>
                  <w:rFonts w:cs="Arial"/>
                  <w:color w:val="000000"/>
                  <w:sz w:val="16"/>
                  <w:szCs w:val="16"/>
                </w:rPr>
                <w:t>XXXXXXXXXXXX</w:t>
              </w:r>
            </w:ins>
          </w:p>
        </w:tc>
        <w:tc>
          <w:tcPr>
            <w:tcW w:w="201"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401E99AE" wp14:textId="77777777">
            <w:pPr>
              <w:spacing w:after="0"/>
              <w:jc w:val="center"/>
              <w:rPr>
                <w:ins w:author="Author" w:id="1248"/>
                <w:rFonts w:cs="Arial"/>
                <w:color w:val="000000"/>
                <w:sz w:val="16"/>
                <w:szCs w:val="16"/>
              </w:rPr>
            </w:pPr>
            <w:ins w:author="Author" w:id="1249">
              <w:r w:rsidRPr="0023550B">
                <w:rPr>
                  <w:rFonts w:cs="Arial"/>
                  <w:color w:val="000000"/>
                  <w:sz w:val="16"/>
                  <w:szCs w:val="16"/>
                </w:rPr>
                <w:t>XXXXXXXXXXX</w:t>
              </w:r>
            </w:ins>
          </w:p>
        </w:tc>
        <w:tc>
          <w:tcPr>
            <w:tcW w:w="126"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1587370E" wp14:textId="77777777">
            <w:pPr>
              <w:spacing w:after="0"/>
              <w:jc w:val="left"/>
              <w:rPr>
                <w:ins w:author="Author" w:id="1250"/>
                <w:rFonts w:cs="Arial"/>
                <w:color w:val="000000"/>
                <w:sz w:val="16"/>
                <w:szCs w:val="16"/>
              </w:rPr>
            </w:pPr>
            <w:ins w:author="Author" w:id="1251">
              <w:r w:rsidRPr="0023550B">
                <w:rPr>
                  <w:rFonts w:cs="Arial"/>
                  <w:color w:val="000000"/>
                  <w:sz w:val="16"/>
                  <w:szCs w:val="16"/>
                </w:rPr>
                <w:t>XXXXX</w:t>
              </w:r>
            </w:ins>
          </w:p>
        </w:tc>
        <w:tc>
          <w:tcPr>
            <w:tcW w:w="122" w:type="pct"/>
            <w:tcBorders>
              <w:top w:val="single" w:color="CCCCCC" w:sz="8" w:space="0"/>
              <w:left w:val="nil"/>
              <w:bottom w:val="single" w:color="CCCCCC" w:sz="8" w:space="0"/>
              <w:right w:val="single" w:color="CCCCCC" w:sz="8" w:space="0"/>
            </w:tcBorders>
            <w:shd w:val="clear" w:color="000000" w:fill="FFFFFF"/>
            <w:noWrap/>
            <w:vAlign w:val="bottom"/>
            <w:hideMark/>
          </w:tcPr>
          <w:p w:rsidRPr="0023550B" w:rsidR="00437B6A" w:rsidP="003E4A23" w:rsidRDefault="00437B6A" w14:paraId="7A2E535C" wp14:textId="77777777">
            <w:pPr>
              <w:spacing w:after="0"/>
              <w:jc w:val="left"/>
              <w:rPr>
                <w:ins w:author="Author" w:id="1252"/>
                <w:rFonts w:ascii="Tahoma" w:hAnsi="Tahoma" w:cs="Tahoma"/>
                <w:color w:val="000000"/>
                <w:szCs w:val="20"/>
              </w:rPr>
            </w:pPr>
            <w:ins w:author="Author" w:id="1253">
              <w:r w:rsidRPr="0023550B">
                <w:rPr>
                  <w:rFonts w:ascii="Tahoma" w:hAnsi="Tahoma" w:cs="Tahoma"/>
                  <w:color w:val="000000"/>
                  <w:szCs w:val="20"/>
                </w:rPr>
                <w:t>X</w:t>
              </w:r>
            </w:ins>
          </w:p>
        </w:tc>
        <w:tc>
          <w:tcPr>
            <w:tcW w:w="163"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2B4852C4" wp14:textId="77777777">
            <w:pPr>
              <w:spacing w:after="0"/>
              <w:jc w:val="left"/>
              <w:rPr>
                <w:ins w:author="Author" w:id="1254"/>
                <w:rFonts w:cs="Arial"/>
                <w:color w:val="000000"/>
                <w:sz w:val="16"/>
                <w:szCs w:val="16"/>
              </w:rPr>
            </w:pPr>
            <w:ins w:author="Author" w:id="1255">
              <w:r w:rsidRPr="0023550B">
                <w:rPr>
                  <w:rFonts w:cs="Arial"/>
                  <w:color w:val="000000"/>
                  <w:sz w:val="16"/>
                  <w:szCs w:val="16"/>
                </w:rPr>
                <w:t>XXXXXXXX</w:t>
              </w:r>
            </w:ins>
          </w:p>
        </w:tc>
        <w:tc>
          <w:tcPr>
            <w:tcW w:w="189"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4912FEAC" wp14:textId="77777777">
            <w:pPr>
              <w:spacing w:after="0"/>
              <w:jc w:val="center"/>
              <w:rPr>
                <w:ins w:author="Author" w:id="1256"/>
                <w:rFonts w:cs="Arial"/>
                <w:color w:val="000000"/>
                <w:sz w:val="16"/>
                <w:szCs w:val="16"/>
              </w:rPr>
            </w:pPr>
            <w:ins w:author="Author" w:id="1257">
              <w:r w:rsidRPr="0023550B">
                <w:rPr>
                  <w:rFonts w:cs="Arial"/>
                  <w:color w:val="000000"/>
                  <w:sz w:val="16"/>
                  <w:szCs w:val="16"/>
                </w:rPr>
                <w:t>XXXXXXXXXX</w:t>
              </w:r>
            </w:ins>
          </w:p>
        </w:tc>
        <w:tc>
          <w:tcPr>
            <w:tcW w:w="11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3718E2AD" wp14:textId="77777777">
            <w:pPr>
              <w:spacing w:after="0"/>
              <w:jc w:val="center"/>
              <w:rPr>
                <w:ins w:author="Author" w:id="1258"/>
                <w:rFonts w:cs="Arial"/>
                <w:color w:val="000000"/>
                <w:sz w:val="16"/>
                <w:szCs w:val="16"/>
              </w:rPr>
            </w:pPr>
            <w:ins w:author="Author" w:id="1259">
              <w:r w:rsidRPr="0023550B">
                <w:rPr>
                  <w:rFonts w:cs="Arial"/>
                  <w:color w:val="000000"/>
                  <w:sz w:val="16"/>
                  <w:szCs w:val="16"/>
                </w:rPr>
                <w:t>X</w:t>
              </w:r>
            </w:ins>
          </w:p>
        </w:tc>
        <w:tc>
          <w:tcPr>
            <w:tcW w:w="170"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675DB7B8" wp14:textId="77777777">
            <w:pPr>
              <w:spacing w:after="0"/>
              <w:jc w:val="left"/>
              <w:rPr>
                <w:ins w:author="Author" w:id="1260"/>
                <w:rFonts w:cs="Arial"/>
                <w:color w:val="000000"/>
                <w:sz w:val="16"/>
                <w:szCs w:val="16"/>
              </w:rPr>
            </w:pPr>
            <w:ins w:author="Author" w:id="1261">
              <w:r w:rsidRPr="0023550B">
                <w:rPr>
                  <w:rFonts w:cs="Arial"/>
                  <w:color w:val="000000"/>
                  <w:sz w:val="16"/>
                  <w:szCs w:val="16"/>
                </w:rPr>
                <w:t>X - XXXXXXXX</w:t>
              </w:r>
            </w:ins>
          </w:p>
        </w:tc>
        <w:tc>
          <w:tcPr>
            <w:tcW w:w="18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6B56A040" wp14:textId="77777777">
            <w:pPr>
              <w:spacing w:after="0"/>
              <w:jc w:val="center"/>
              <w:rPr>
                <w:ins w:author="Author" w:id="1262"/>
                <w:rFonts w:cs="Arial"/>
                <w:color w:val="000000"/>
                <w:sz w:val="16"/>
                <w:szCs w:val="16"/>
              </w:rPr>
            </w:pPr>
            <w:ins w:author="Author" w:id="1263">
              <w:r w:rsidRPr="0023550B">
                <w:rPr>
                  <w:rFonts w:cs="Arial"/>
                  <w:color w:val="000000"/>
                  <w:sz w:val="16"/>
                  <w:szCs w:val="16"/>
                </w:rPr>
                <w:t>MM/DD/YYYY</w:t>
              </w:r>
            </w:ins>
          </w:p>
        </w:tc>
        <w:tc>
          <w:tcPr>
            <w:tcW w:w="18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270A30B9" wp14:textId="77777777">
            <w:pPr>
              <w:spacing w:after="0"/>
              <w:jc w:val="center"/>
              <w:rPr>
                <w:ins w:author="Author" w:id="1264"/>
                <w:rFonts w:cs="Arial"/>
                <w:color w:val="000000"/>
                <w:sz w:val="16"/>
                <w:szCs w:val="16"/>
              </w:rPr>
            </w:pPr>
            <w:ins w:author="Author" w:id="1265">
              <w:r w:rsidRPr="0023550B">
                <w:rPr>
                  <w:rFonts w:cs="Arial"/>
                  <w:color w:val="000000"/>
                  <w:sz w:val="16"/>
                  <w:szCs w:val="16"/>
                </w:rPr>
                <w:t>MM/DD/YYYY</w:t>
              </w:r>
            </w:ins>
          </w:p>
        </w:tc>
        <w:tc>
          <w:tcPr>
            <w:tcW w:w="18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71A6B307" wp14:textId="77777777">
            <w:pPr>
              <w:spacing w:after="0"/>
              <w:jc w:val="center"/>
              <w:rPr>
                <w:ins w:author="Author" w:id="1266"/>
                <w:rFonts w:cs="Arial"/>
                <w:color w:val="000000"/>
                <w:sz w:val="16"/>
                <w:szCs w:val="16"/>
              </w:rPr>
            </w:pPr>
            <w:ins w:author="Author" w:id="1267">
              <w:r w:rsidRPr="0023550B">
                <w:rPr>
                  <w:rFonts w:cs="Arial"/>
                  <w:color w:val="000000"/>
                  <w:sz w:val="16"/>
                  <w:szCs w:val="16"/>
                </w:rPr>
                <w:t>MM/DD/YYYY</w:t>
              </w:r>
            </w:ins>
          </w:p>
        </w:tc>
        <w:tc>
          <w:tcPr>
            <w:tcW w:w="18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1E04BD2C" wp14:textId="77777777">
            <w:pPr>
              <w:spacing w:after="0"/>
              <w:jc w:val="center"/>
              <w:rPr>
                <w:ins w:author="Author" w:id="1268"/>
                <w:rFonts w:cs="Arial"/>
                <w:color w:val="000000"/>
                <w:sz w:val="16"/>
                <w:szCs w:val="16"/>
              </w:rPr>
            </w:pPr>
            <w:ins w:author="Author" w:id="1269">
              <w:r w:rsidRPr="0023550B">
                <w:rPr>
                  <w:rFonts w:cs="Arial"/>
                  <w:color w:val="000000"/>
                  <w:sz w:val="16"/>
                  <w:szCs w:val="16"/>
                </w:rPr>
                <w:t>MM/DD/YYYY</w:t>
              </w:r>
            </w:ins>
          </w:p>
        </w:tc>
        <w:tc>
          <w:tcPr>
            <w:tcW w:w="126"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0D288171" wp14:textId="77777777">
            <w:pPr>
              <w:spacing w:after="0"/>
              <w:jc w:val="center"/>
              <w:rPr>
                <w:ins w:author="Author" w:id="1270"/>
                <w:rFonts w:cs="Arial"/>
                <w:color w:val="000000"/>
                <w:sz w:val="16"/>
                <w:szCs w:val="16"/>
              </w:rPr>
            </w:pPr>
            <w:ins w:author="Author" w:id="1271">
              <w:r w:rsidRPr="0023550B">
                <w:rPr>
                  <w:rFonts w:cs="Arial"/>
                  <w:color w:val="000000"/>
                  <w:sz w:val="16"/>
                  <w:szCs w:val="16"/>
                </w:rPr>
                <w:t>XXXXX</w:t>
              </w:r>
            </w:ins>
          </w:p>
        </w:tc>
        <w:tc>
          <w:tcPr>
            <w:tcW w:w="11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5B3359A8" wp14:textId="77777777">
            <w:pPr>
              <w:spacing w:after="0"/>
              <w:jc w:val="center"/>
              <w:rPr>
                <w:ins w:author="Author" w:id="1272"/>
                <w:rFonts w:cs="Arial"/>
                <w:color w:val="000000"/>
                <w:sz w:val="16"/>
                <w:szCs w:val="16"/>
              </w:rPr>
            </w:pPr>
            <w:ins w:author="Author" w:id="1273">
              <w:r w:rsidRPr="0023550B">
                <w:rPr>
                  <w:rFonts w:cs="Arial"/>
                  <w:color w:val="000000"/>
                  <w:sz w:val="16"/>
                  <w:szCs w:val="16"/>
                </w:rPr>
                <w:t>XX</w:t>
              </w:r>
            </w:ins>
          </w:p>
        </w:tc>
        <w:tc>
          <w:tcPr>
            <w:tcW w:w="11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3B5C3F2E" wp14:textId="77777777">
            <w:pPr>
              <w:spacing w:after="0"/>
              <w:jc w:val="center"/>
              <w:rPr>
                <w:ins w:author="Author" w:id="1274"/>
                <w:rFonts w:cs="Arial"/>
                <w:color w:val="000000"/>
                <w:sz w:val="16"/>
                <w:szCs w:val="16"/>
              </w:rPr>
            </w:pPr>
            <w:ins w:author="Author" w:id="1275">
              <w:r w:rsidRPr="0023550B">
                <w:rPr>
                  <w:rFonts w:cs="Arial"/>
                  <w:color w:val="000000"/>
                  <w:sz w:val="16"/>
                  <w:szCs w:val="16"/>
                </w:rPr>
                <w:t>XX</w:t>
              </w:r>
            </w:ins>
          </w:p>
        </w:tc>
        <w:tc>
          <w:tcPr>
            <w:tcW w:w="11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7D15FAF7" wp14:textId="77777777">
            <w:pPr>
              <w:spacing w:after="0"/>
              <w:jc w:val="center"/>
              <w:rPr>
                <w:ins w:author="Author" w:id="1276"/>
                <w:rFonts w:cs="Arial"/>
                <w:color w:val="000000"/>
                <w:sz w:val="16"/>
                <w:szCs w:val="16"/>
              </w:rPr>
            </w:pPr>
            <w:ins w:author="Author" w:id="1277">
              <w:r w:rsidRPr="0023550B">
                <w:rPr>
                  <w:rFonts w:cs="Arial"/>
                  <w:color w:val="000000"/>
                  <w:sz w:val="16"/>
                  <w:szCs w:val="16"/>
                </w:rPr>
                <w:t>XX</w:t>
              </w:r>
            </w:ins>
          </w:p>
        </w:tc>
        <w:tc>
          <w:tcPr>
            <w:tcW w:w="113"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78F6056A" wp14:textId="77777777">
            <w:pPr>
              <w:spacing w:after="0"/>
              <w:jc w:val="center"/>
              <w:rPr>
                <w:ins w:author="Author" w:id="1278"/>
                <w:rFonts w:cs="Arial"/>
                <w:color w:val="000000"/>
                <w:sz w:val="16"/>
                <w:szCs w:val="16"/>
              </w:rPr>
            </w:pPr>
            <w:ins w:author="Author" w:id="1279">
              <w:r w:rsidRPr="0023550B">
                <w:rPr>
                  <w:rFonts w:cs="Arial"/>
                  <w:color w:val="000000"/>
                  <w:sz w:val="16"/>
                  <w:szCs w:val="16"/>
                </w:rPr>
                <w:t>XX</w:t>
              </w:r>
            </w:ins>
          </w:p>
        </w:tc>
        <w:tc>
          <w:tcPr>
            <w:tcW w:w="122" w:type="pct"/>
            <w:tcBorders>
              <w:top w:val="single" w:color="CCCCCC" w:sz="8" w:space="0"/>
              <w:left w:val="nil"/>
              <w:bottom w:val="single" w:color="CCCCCC" w:sz="8" w:space="0"/>
              <w:right w:val="single" w:color="CCCCCC" w:sz="8" w:space="0"/>
            </w:tcBorders>
            <w:shd w:val="clear" w:color="000000" w:fill="FFFFFF"/>
            <w:noWrap/>
            <w:vAlign w:val="bottom"/>
            <w:hideMark/>
          </w:tcPr>
          <w:p w:rsidRPr="0023550B" w:rsidR="00437B6A" w:rsidP="003E4A23" w:rsidRDefault="00437B6A" w14:paraId="4C5048BD" wp14:textId="77777777">
            <w:pPr>
              <w:spacing w:after="0"/>
              <w:jc w:val="left"/>
              <w:rPr>
                <w:ins w:author="Author" w:id="1280"/>
                <w:rFonts w:ascii="Tahoma" w:hAnsi="Tahoma" w:cs="Tahoma"/>
                <w:color w:val="000000"/>
                <w:szCs w:val="20"/>
              </w:rPr>
            </w:pPr>
            <w:ins w:author="Author" w:id="1281">
              <w:r w:rsidRPr="0023550B">
                <w:rPr>
                  <w:rFonts w:ascii="Tahoma" w:hAnsi="Tahoma" w:cs="Tahoma"/>
                  <w:color w:val="000000"/>
                  <w:szCs w:val="20"/>
                </w:rPr>
                <w:t>xxxxx</w:t>
              </w:r>
            </w:ins>
          </w:p>
        </w:tc>
        <w:tc>
          <w:tcPr>
            <w:tcW w:w="104"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5FBE6914" wp14:textId="77777777">
            <w:pPr>
              <w:spacing w:after="0"/>
              <w:jc w:val="right"/>
              <w:rPr>
                <w:ins w:author="Author" w:id="1282"/>
                <w:rFonts w:cs="Arial"/>
                <w:color w:val="000000"/>
                <w:sz w:val="16"/>
                <w:szCs w:val="16"/>
              </w:rPr>
            </w:pPr>
            <w:ins w:author="Author" w:id="1283">
              <w:r w:rsidRPr="0023550B">
                <w:rPr>
                  <w:rFonts w:cs="Arial"/>
                  <w:color w:val="000000"/>
                  <w:sz w:val="16"/>
                  <w:szCs w:val="16"/>
                </w:rPr>
                <w:t>0.00</w:t>
              </w:r>
            </w:ins>
          </w:p>
        </w:tc>
        <w:tc>
          <w:tcPr>
            <w:tcW w:w="12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2955223A" wp14:textId="77777777">
            <w:pPr>
              <w:spacing w:after="0"/>
              <w:jc w:val="right"/>
              <w:rPr>
                <w:ins w:author="Author" w:id="1284"/>
                <w:rFonts w:cs="Arial"/>
                <w:color w:val="000000"/>
                <w:sz w:val="16"/>
                <w:szCs w:val="16"/>
              </w:rPr>
            </w:pPr>
            <w:ins w:author="Author" w:id="1285">
              <w:r w:rsidRPr="0023550B">
                <w:rPr>
                  <w:rFonts w:cs="Arial"/>
                  <w:color w:val="000000"/>
                  <w:sz w:val="16"/>
                  <w:szCs w:val="16"/>
                </w:rPr>
                <w:t>99,999</w:t>
              </w:r>
            </w:ins>
          </w:p>
        </w:tc>
        <w:tc>
          <w:tcPr>
            <w:tcW w:w="116"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780AFC43" wp14:textId="77777777">
            <w:pPr>
              <w:spacing w:after="0"/>
              <w:jc w:val="right"/>
              <w:rPr>
                <w:ins w:author="Author" w:id="1286"/>
                <w:rFonts w:cs="Arial"/>
                <w:color w:val="000000"/>
                <w:sz w:val="16"/>
                <w:szCs w:val="16"/>
              </w:rPr>
            </w:pPr>
            <w:ins w:author="Author" w:id="1287">
              <w:r w:rsidRPr="0023550B">
                <w:rPr>
                  <w:rFonts w:cs="Arial"/>
                  <w:color w:val="000000"/>
                  <w:sz w:val="16"/>
                  <w:szCs w:val="16"/>
                </w:rPr>
                <w:t>0.00</w:t>
              </w:r>
            </w:ins>
          </w:p>
        </w:tc>
        <w:tc>
          <w:tcPr>
            <w:tcW w:w="116"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778A76A5" wp14:textId="77777777">
            <w:pPr>
              <w:spacing w:after="0"/>
              <w:jc w:val="right"/>
              <w:rPr>
                <w:ins w:author="Author" w:id="1288"/>
                <w:rFonts w:cs="Arial"/>
                <w:color w:val="000000"/>
                <w:sz w:val="16"/>
                <w:szCs w:val="16"/>
              </w:rPr>
            </w:pPr>
            <w:ins w:author="Author" w:id="1289">
              <w:r w:rsidRPr="0023550B">
                <w:rPr>
                  <w:rFonts w:cs="Arial"/>
                  <w:color w:val="000000"/>
                  <w:sz w:val="16"/>
                  <w:szCs w:val="16"/>
                </w:rPr>
                <w:t>999</w:t>
              </w:r>
            </w:ins>
          </w:p>
        </w:tc>
        <w:tc>
          <w:tcPr>
            <w:tcW w:w="171"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101C3121" wp14:textId="77777777">
            <w:pPr>
              <w:spacing w:after="0"/>
              <w:jc w:val="right"/>
              <w:rPr>
                <w:ins w:author="Author" w:id="1290"/>
                <w:rFonts w:cs="Arial"/>
                <w:color w:val="000000"/>
                <w:sz w:val="16"/>
                <w:szCs w:val="16"/>
              </w:rPr>
            </w:pPr>
            <w:ins w:author="Author" w:id="1291">
              <w:r w:rsidRPr="0023550B">
                <w:rPr>
                  <w:rFonts w:cs="Arial"/>
                  <w:color w:val="000000"/>
                  <w:sz w:val="16"/>
                  <w:szCs w:val="16"/>
                </w:rPr>
                <w:t>0.00</w:t>
              </w:r>
            </w:ins>
          </w:p>
        </w:tc>
        <w:tc>
          <w:tcPr>
            <w:tcW w:w="172" w:type="pct"/>
            <w:tcBorders>
              <w:top w:val="single" w:color="CCCCCC" w:sz="8" w:space="0"/>
              <w:left w:val="nil"/>
              <w:bottom w:val="single" w:color="CCCCCC" w:sz="8" w:space="0"/>
              <w:right w:val="single" w:color="CCCCCC" w:sz="8" w:space="0"/>
            </w:tcBorders>
            <w:shd w:val="clear" w:color="000000" w:fill="FFFFFF"/>
            <w:noWrap/>
            <w:vAlign w:val="center"/>
            <w:hideMark/>
          </w:tcPr>
          <w:p w:rsidRPr="0023550B" w:rsidR="00437B6A" w:rsidP="003E4A23" w:rsidRDefault="00437B6A" w14:paraId="536A889F" wp14:textId="77777777">
            <w:pPr>
              <w:spacing w:after="0"/>
              <w:jc w:val="right"/>
              <w:rPr>
                <w:ins w:author="Author" w:id="1292"/>
                <w:rFonts w:cs="Arial"/>
                <w:color w:val="000000"/>
                <w:sz w:val="16"/>
                <w:szCs w:val="16"/>
              </w:rPr>
            </w:pPr>
            <w:ins w:author="Author" w:id="1293">
              <w:r w:rsidRPr="0023550B">
                <w:rPr>
                  <w:rFonts w:cs="Arial"/>
                  <w:color w:val="000000"/>
                  <w:sz w:val="16"/>
                  <w:szCs w:val="16"/>
                </w:rPr>
                <w:t>99,999</w:t>
              </w:r>
            </w:ins>
          </w:p>
        </w:tc>
        <w:tc>
          <w:tcPr>
            <w:tcW w:w="238" w:type="pct"/>
            <w:tcBorders>
              <w:top w:val="single" w:color="CCCCCC" w:sz="8" w:space="0"/>
              <w:left w:val="nil"/>
              <w:bottom w:val="single" w:color="CCCCCC" w:sz="8" w:space="0"/>
              <w:right w:val="single" w:color="auto" w:sz="8" w:space="0"/>
            </w:tcBorders>
            <w:shd w:val="clear" w:color="000000" w:fill="FFFFFF"/>
            <w:noWrap/>
            <w:vAlign w:val="center"/>
            <w:hideMark/>
          </w:tcPr>
          <w:p w:rsidRPr="0023550B" w:rsidR="00437B6A" w:rsidP="003E4A23" w:rsidRDefault="00437B6A" w14:paraId="7F75F995" wp14:textId="77777777">
            <w:pPr>
              <w:spacing w:after="0"/>
              <w:jc w:val="center"/>
              <w:rPr>
                <w:ins w:author="Author" w:id="1294"/>
                <w:rFonts w:cs="Arial"/>
                <w:color w:val="000000"/>
                <w:sz w:val="16"/>
                <w:szCs w:val="16"/>
              </w:rPr>
            </w:pPr>
            <w:ins w:author="Author" w:id="1295">
              <w:r w:rsidRPr="0023550B">
                <w:rPr>
                  <w:rFonts w:cs="Arial"/>
                  <w:color w:val="000000"/>
                  <w:sz w:val="16"/>
                  <w:szCs w:val="16"/>
                </w:rPr>
                <w:t>MM/DD/YYYY</w:t>
              </w:r>
            </w:ins>
          </w:p>
        </w:tc>
        <w:tc>
          <w:tcPr>
            <w:tcW w:w="235" w:type="pct"/>
            <w:tcBorders>
              <w:top w:val="single" w:color="CCCCCC" w:sz="8" w:space="0"/>
              <w:left w:val="nil"/>
              <w:bottom w:val="single" w:color="CCCCCC" w:sz="8" w:space="0"/>
              <w:right w:val="single" w:color="auto" w:sz="8" w:space="0"/>
            </w:tcBorders>
            <w:shd w:val="clear" w:color="000000" w:fill="FFFFFF"/>
            <w:vAlign w:val="center"/>
          </w:tcPr>
          <w:p w:rsidRPr="0023550B" w:rsidR="00437B6A" w:rsidP="003E4A23" w:rsidRDefault="00437B6A" w14:paraId="2BAEBA68" wp14:textId="77777777">
            <w:pPr>
              <w:spacing w:after="0"/>
              <w:jc w:val="center"/>
              <w:rPr>
                <w:ins w:author="Author" w:id="1296"/>
                <w:rFonts w:cs="Arial"/>
                <w:color w:val="000000"/>
                <w:sz w:val="16"/>
                <w:szCs w:val="16"/>
              </w:rPr>
            </w:pPr>
            <w:ins w:author="Author" w:id="1297">
              <w:r w:rsidRPr="0023550B">
                <w:rPr>
                  <w:rFonts w:cs="Arial"/>
                  <w:color w:val="000000"/>
                  <w:sz w:val="16"/>
                  <w:szCs w:val="16"/>
                </w:rPr>
                <w:t>MM/DD/YYYY</w:t>
              </w:r>
            </w:ins>
          </w:p>
        </w:tc>
        <w:tc>
          <w:tcPr>
            <w:tcW w:w="233" w:type="pct"/>
            <w:tcBorders>
              <w:top w:val="single" w:color="CCCCCC" w:sz="8" w:space="0"/>
              <w:left w:val="nil"/>
              <w:bottom w:val="single" w:color="CCCCCC" w:sz="8" w:space="0"/>
              <w:right w:val="single" w:color="auto" w:sz="8" w:space="0"/>
            </w:tcBorders>
            <w:shd w:val="clear" w:color="000000" w:fill="FFFFFF"/>
          </w:tcPr>
          <w:p w:rsidRPr="0023550B" w:rsidR="00437B6A" w:rsidP="003E4A23" w:rsidRDefault="00437B6A" w14:paraId="46A7D8D3" wp14:textId="77777777">
            <w:pPr>
              <w:spacing w:after="0"/>
              <w:jc w:val="center"/>
              <w:rPr>
                <w:ins w:author="Author" w:id="1298"/>
                <w:rFonts w:cs="Arial"/>
                <w:color w:val="000000"/>
                <w:sz w:val="16"/>
                <w:szCs w:val="16"/>
              </w:rPr>
            </w:pPr>
            <w:ins w:author="Author" w:id="1299">
              <w:r>
                <w:rPr>
                  <w:rFonts w:cs="Arial"/>
                  <w:color w:val="000000"/>
                  <w:sz w:val="16"/>
                  <w:szCs w:val="16"/>
                </w:rPr>
                <w:t>Type – XXX- XXX-XXXX</w:t>
              </w:r>
            </w:ins>
          </w:p>
        </w:tc>
        <w:tc>
          <w:tcPr>
            <w:tcW w:w="247" w:type="pct"/>
            <w:gridSpan w:val="2"/>
            <w:tcBorders>
              <w:top w:val="single" w:color="CCCCCC" w:sz="8" w:space="0"/>
              <w:left w:val="nil"/>
              <w:bottom w:val="single" w:color="CCCCCC" w:sz="8" w:space="0"/>
              <w:right w:val="single" w:color="auto" w:sz="8" w:space="0"/>
            </w:tcBorders>
            <w:shd w:val="clear" w:color="000000" w:fill="FFFFFF"/>
          </w:tcPr>
          <w:p w:rsidRPr="0023550B" w:rsidR="00437B6A" w:rsidP="003E4A23" w:rsidRDefault="00437B6A" w14:paraId="1A704110" wp14:textId="77777777">
            <w:pPr>
              <w:spacing w:after="0"/>
              <w:jc w:val="center"/>
              <w:rPr>
                <w:ins w:author="Author" w:id="1300"/>
                <w:rFonts w:cs="Arial"/>
                <w:color w:val="000000"/>
                <w:sz w:val="16"/>
                <w:szCs w:val="16"/>
              </w:rPr>
            </w:pPr>
            <w:ins w:author="Author" w:id="1301">
              <w:r>
                <w:rPr>
                  <w:rFonts w:cs="Arial"/>
                  <w:color w:val="000000"/>
                  <w:sz w:val="16"/>
                  <w:szCs w:val="16"/>
                </w:rPr>
                <w:t>XXX</w:t>
              </w:r>
            </w:ins>
          </w:p>
        </w:tc>
      </w:tr>
      <w:tr xmlns:wp14="http://schemas.microsoft.com/office/word/2010/wordml" w:rsidRPr="0023550B" w:rsidR="00437B6A" w:rsidTr="00120213" w14:paraId="295347BC" wp14:textId="77777777">
        <w:trPr>
          <w:trHeight w:val="267"/>
          <w:ins w:author="Author" w:id="1302"/>
        </w:trPr>
        <w:tc>
          <w:tcPr>
            <w:tcW w:w="150" w:type="pct"/>
            <w:tcBorders>
              <w:top w:val="nil"/>
              <w:left w:val="single" w:color="auto" w:sz="8" w:space="0"/>
              <w:bottom w:val="single" w:color="CCCCCC" w:sz="8" w:space="0"/>
              <w:right w:val="single" w:color="CCCCCC" w:sz="8" w:space="0"/>
            </w:tcBorders>
            <w:shd w:val="clear" w:color="000000" w:fill="FFFFFF"/>
            <w:noWrap/>
            <w:vAlign w:val="center"/>
            <w:hideMark/>
          </w:tcPr>
          <w:p w:rsidRPr="0023550B" w:rsidR="00437B6A" w:rsidP="003E4A23" w:rsidRDefault="00437B6A" w14:paraId="58988637" wp14:textId="77777777">
            <w:pPr>
              <w:spacing w:after="0"/>
              <w:jc w:val="center"/>
              <w:rPr>
                <w:ins w:author="Author" w:id="1303"/>
                <w:rFonts w:cs="Arial"/>
                <w:color w:val="000000"/>
                <w:sz w:val="16"/>
                <w:szCs w:val="16"/>
              </w:rPr>
            </w:pPr>
            <w:ins w:author="Author" w:id="1304">
              <w:r w:rsidRPr="0023550B">
                <w:rPr>
                  <w:rFonts w:cs="Arial"/>
                  <w:color w:val="000000"/>
                  <w:sz w:val="16"/>
                  <w:szCs w:val="16"/>
                </w:rPr>
                <w:t>XXXXXXX</w:t>
              </w:r>
            </w:ins>
          </w:p>
        </w:tc>
        <w:tc>
          <w:tcPr>
            <w:tcW w:w="211"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6E7A6BE4" wp14:textId="77777777">
            <w:pPr>
              <w:spacing w:after="0"/>
              <w:jc w:val="left"/>
              <w:rPr>
                <w:ins w:author="Author" w:id="1305"/>
                <w:rFonts w:cs="Arial"/>
                <w:color w:val="000000"/>
                <w:sz w:val="16"/>
                <w:szCs w:val="16"/>
              </w:rPr>
            </w:pPr>
            <w:ins w:author="Author" w:id="1306">
              <w:r w:rsidRPr="0023550B">
                <w:rPr>
                  <w:rFonts w:cs="Arial"/>
                  <w:color w:val="000000"/>
                  <w:sz w:val="16"/>
                  <w:szCs w:val="16"/>
                </w:rPr>
                <w:t>XXXXXXXXXXXX</w:t>
              </w:r>
            </w:ins>
          </w:p>
        </w:tc>
        <w:tc>
          <w:tcPr>
            <w:tcW w:w="162"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200EC65D" wp14:textId="77777777">
            <w:pPr>
              <w:spacing w:after="0"/>
              <w:jc w:val="center"/>
              <w:rPr>
                <w:ins w:author="Author" w:id="1307"/>
                <w:rFonts w:cs="Arial"/>
                <w:color w:val="000000"/>
                <w:sz w:val="16"/>
                <w:szCs w:val="16"/>
              </w:rPr>
            </w:pPr>
            <w:ins w:author="Author" w:id="1308">
              <w:r w:rsidRPr="0023550B">
                <w:rPr>
                  <w:rFonts w:cs="Arial"/>
                  <w:color w:val="000000"/>
                  <w:sz w:val="16"/>
                  <w:szCs w:val="16"/>
                </w:rPr>
                <w:t>XXXXXXX</w:t>
              </w:r>
            </w:ins>
          </w:p>
        </w:tc>
        <w:tc>
          <w:tcPr>
            <w:tcW w:w="215"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38F3E0D4" wp14:textId="77777777">
            <w:pPr>
              <w:spacing w:after="0"/>
              <w:jc w:val="left"/>
              <w:rPr>
                <w:ins w:author="Author" w:id="1309"/>
                <w:rFonts w:cs="Arial"/>
                <w:color w:val="000000"/>
                <w:sz w:val="16"/>
                <w:szCs w:val="16"/>
              </w:rPr>
            </w:pPr>
            <w:ins w:author="Author" w:id="1310">
              <w:r w:rsidRPr="0023550B">
                <w:rPr>
                  <w:rFonts w:cs="Arial"/>
                  <w:color w:val="000000"/>
                  <w:sz w:val="16"/>
                  <w:szCs w:val="16"/>
                </w:rPr>
                <w:t>XXXXXXXXXXXX</w:t>
              </w:r>
            </w:ins>
          </w:p>
        </w:tc>
        <w:tc>
          <w:tcPr>
            <w:tcW w:w="201"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3677F694" wp14:textId="77777777">
            <w:pPr>
              <w:spacing w:after="0"/>
              <w:jc w:val="center"/>
              <w:rPr>
                <w:ins w:author="Author" w:id="1311"/>
                <w:rFonts w:cs="Arial"/>
                <w:color w:val="000000"/>
                <w:sz w:val="16"/>
                <w:szCs w:val="16"/>
              </w:rPr>
            </w:pPr>
            <w:ins w:author="Author" w:id="1312">
              <w:r w:rsidRPr="0023550B">
                <w:rPr>
                  <w:rFonts w:cs="Arial"/>
                  <w:color w:val="000000"/>
                  <w:sz w:val="16"/>
                  <w:szCs w:val="16"/>
                </w:rPr>
                <w:t>XXXXXXXXXXX</w:t>
              </w:r>
            </w:ins>
          </w:p>
        </w:tc>
        <w:tc>
          <w:tcPr>
            <w:tcW w:w="126"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3E4ECFEE" wp14:textId="77777777">
            <w:pPr>
              <w:spacing w:after="0"/>
              <w:jc w:val="left"/>
              <w:rPr>
                <w:ins w:author="Author" w:id="1313"/>
                <w:rFonts w:cs="Arial"/>
                <w:color w:val="000000"/>
                <w:sz w:val="16"/>
                <w:szCs w:val="16"/>
              </w:rPr>
            </w:pPr>
            <w:ins w:author="Author" w:id="1314">
              <w:r w:rsidRPr="0023550B">
                <w:rPr>
                  <w:rFonts w:cs="Arial"/>
                  <w:color w:val="000000"/>
                  <w:sz w:val="16"/>
                  <w:szCs w:val="16"/>
                </w:rPr>
                <w:t>XXXXX</w:t>
              </w:r>
            </w:ins>
          </w:p>
        </w:tc>
        <w:tc>
          <w:tcPr>
            <w:tcW w:w="122" w:type="pct"/>
            <w:tcBorders>
              <w:top w:val="nil"/>
              <w:left w:val="nil"/>
              <w:bottom w:val="single" w:color="CCCCCC" w:sz="8" w:space="0"/>
              <w:right w:val="single" w:color="CCCCCC" w:sz="8" w:space="0"/>
            </w:tcBorders>
            <w:shd w:val="clear" w:color="000000" w:fill="FFFFFF"/>
            <w:noWrap/>
            <w:vAlign w:val="bottom"/>
            <w:hideMark/>
          </w:tcPr>
          <w:p w:rsidRPr="0023550B" w:rsidR="00437B6A" w:rsidP="003E4A23" w:rsidRDefault="00437B6A" w14:paraId="15625D14" wp14:textId="77777777">
            <w:pPr>
              <w:spacing w:after="0"/>
              <w:jc w:val="left"/>
              <w:rPr>
                <w:ins w:author="Author" w:id="1315"/>
                <w:rFonts w:ascii="Tahoma" w:hAnsi="Tahoma" w:cs="Tahoma"/>
                <w:color w:val="000000"/>
                <w:szCs w:val="20"/>
              </w:rPr>
            </w:pPr>
            <w:ins w:author="Author" w:id="1316">
              <w:r w:rsidRPr="0023550B">
                <w:rPr>
                  <w:rFonts w:ascii="Tahoma" w:hAnsi="Tahoma" w:cs="Tahoma"/>
                  <w:color w:val="000000"/>
                  <w:szCs w:val="20"/>
                </w:rPr>
                <w:t>X</w:t>
              </w:r>
            </w:ins>
          </w:p>
        </w:tc>
        <w:tc>
          <w:tcPr>
            <w:tcW w:w="163"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7A9F042F" wp14:textId="77777777">
            <w:pPr>
              <w:spacing w:after="0"/>
              <w:jc w:val="left"/>
              <w:rPr>
                <w:ins w:author="Author" w:id="1317"/>
                <w:rFonts w:cs="Arial"/>
                <w:color w:val="000000"/>
                <w:sz w:val="16"/>
                <w:szCs w:val="16"/>
              </w:rPr>
            </w:pPr>
            <w:ins w:author="Author" w:id="1318">
              <w:r w:rsidRPr="0023550B">
                <w:rPr>
                  <w:rFonts w:cs="Arial"/>
                  <w:color w:val="000000"/>
                  <w:sz w:val="16"/>
                  <w:szCs w:val="16"/>
                </w:rPr>
                <w:t>XXXXXXXX</w:t>
              </w:r>
            </w:ins>
          </w:p>
        </w:tc>
        <w:tc>
          <w:tcPr>
            <w:tcW w:w="189"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61F2C4F0" wp14:textId="77777777">
            <w:pPr>
              <w:spacing w:after="0"/>
              <w:jc w:val="center"/>
              <w:rPr>
                <w:ins w:author="Author" w:id="1319"/>
                <w:rFonts w:cs="Arial"/>
                <w:color w:val="000000"/>
                <w:sz w:val="16"/>
                <w:szCs w:val="16"/>
              </w:rPr>
            </w:pPr>
            <w:ins w:author="Author" w:id="1320">
              <w:r w:rsidRPr="0023550B">
                <w:rPr>
                  <w:rFonts w:cs="Arial"/>
                  <w:color w:val="000000"/>
                  <w:sz w:val="16"/>
                  <w:szCs w:val="16"/>
                </w:rPr>
                <w:t>XXXXXXXXXX</w:t>
              </w:r>
            </w:ins>
          </w:p>
        </w:tc>
        <w:tc>
          <w:tcPr>
            <w:tcW w:w="112"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4ED02481" wp14:textId="77777777">
            <w:pPr>
              <w:spacing w:after="0"/>
              <w:jc w:val="center"/>
              <w:rPr>
                <w:ins w:author="Author" w:id="1321"/>
                <w:rFonts w:cs="Arial"/>
                <w:color w:val="000000"/>
                <w:sz w:val="16"/>
                <w:szCs w:val="16"/>
              </w:rPr>
            </w:pPr>
            <w:ins w:author="Author" w:id="1322">
              <w:r w:rsidRPr="0023550B">
                <w:rPr>
                  <w:rFonts w:cs="Arial"/>
                  <w:color w:val="000000"/>
                  <w:sz w:val="16"/>
                  <w:szCs w:val="16"/>
                </w:rPr>
                <w:t>X</w:t>
              </w:r>
            </w:ins>
          </w:p>
        </w:tc>
        <w:tc>
          <w:tcPr>
            <w:tcW w:w="170"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4A15C291" wp14:textId="77777777">
            <w:pPr>
              <w:spacing w:after="0"/>
              <w:jc w:val="left"/>
              <w:rPr>
                <w:ins w:author="Author" w:id="1323"/>
                <w:rFonts w:cs="Arial"/>
                <w:color w:val="000000"/>
                <w:sz w:val="16"/>
                <w:szCs w:val="16"/>
              </w:rPr>
            </w:pPr>
            <w:ins w:author="Author" w:id="1324">
              <w:r w:rsidRPr="0023550B">
                <w:rPr>
                  <w:rFonts w:cs="Arial"/>
                  <w:color w:val="000000"/>
                  <w:sz w:val="16"/>
                  <w:szCs w:val="16"/>
                </w:rPr>
                <w:t>X - XXXXXXXX</w:t>
              </w:r>
            </w:ins>
          </w:p>
        </w:tc>
        <w:tc>
          <w:tcPr>
            <w:tcW w:w="182"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19916AB2" wp14:textId="77777777">
            <w:pPr>
              <w:spacing w:after="0"/>
              <w:jc w:val="center"/>
              <w:rPr>
                <w:ins w:author="Author" w:id="1325"/>
                <w:rFonts w:cs="Arial"/>
                <w:color w:val="000000"/>
                <w:sz w:val="16"/>
                <w:szCs w:val="16"/>
              </w:rPr>
            </w:pPr>
            <w:ins w:author="Author" w:id="1326">
              <w:r w:rsidRPr="0023550B">
                <w:rPr>
                  <w:rFonts w:cs="Arial"/>
                  <w:color w:val="000000"/>
                  <w:sz w:val="16"/>
                  <w:szCs w:val="16"/>
                </w:rPr>
                <w:t>MM/DD/YYYY</w:t>
              </w:r>
            </w:ins>
          </w:p>
        </w:tc>
        <w:tc>
          <w:tcPr>
            <w:tcW w:w="182"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2B8148D4" wp14:textId="77777777">
            <w:pPr>
              <w:spacing w:after="0"/>
              <w:jc w:val="center"/>
              <w:rPr>
                <w:ins w:author="Author" w:id="1327"/>
                <w:rFonts w:cs="Arial"/>
                <w:color w:val="000000"/>
                <w:sz w:val="16"/>
                <w:szCs w:val="16"/>
              </w:rPr>
            </w:pPr>
            <w:ins w:author="Author" w:id="1328">
              <w:r w:rsidRPr="0023550B">
                <w:rPr>
                  <w:rFonts w:cs="Arial"/>
                  <w:color w:val="000000"/>
                  <w:sz w:val="16"/>
                  <w:szCs w:val="16"/>
                </w:rPr>
                <w:t>MM/DD/YYYY</w:t>
              </w:r>
            </w:ins>
          </w:p>
        </w:tc>
        <w:tc>
          <w:tcPr>
            <w:tcW w:w="182"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2E48BDC6" wp14:textId="77777777">
            <w:pPr>
              <w:spacing w:after="0"/>
              <w:jc w:val="center"/>
              <w:rPr>
                <w:ins w:author="Author" w:id="1329"/>
                <w:rFonts w:cs="Arial"/>
                <w:color w:val="000000"/>
                <w:sz w:val="16"/>
                <w:szCs w:val="16"/>
              </w:rPr>
            </w:pPr>
            <w:ins w:author="Author" w:id="1330">
              <w:r w:rsidRPr="0023550B">
                <w:rPr>
                  <w:rFonts w:cs="Arial"/>
                  <w:color w:val="000000"/>
                  <w:sz w:val="16"/>
                  <w:szCs w:val="16"/>
                </w:rPr>
                <w:t>MM/DD/YYYY</w:t>
              </w:r>
            </w:ins>
          </w:p>
        </w:tc>
        <w:tc>
          <w:tcPr>
            <w:tcW w:w="182"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1EF6CCD0" wp14:textId="77777777">
            <w:pPr>
              <w:spacing w:after="0"/>
              <w:jc w:val="center"/>
              <w:rPr>
                <w:ins w:author="Author" w:id="1331"/>
                <w:rFonts w:cs="Arial"/>
                <w:color w:val="000000"/>
                <w:sz w:val="16"/>
                <w:szCs w:val="16"/>
              </w:rPr>
            </w:pPr>
            <w:ins w:author="Author" w:id="1332">
              <w:r w:rsidRPr="0023550B">
                <w:rPr>
                  <w:rFonts w:cs="Arial"/>
                  <w:color w:val="000000"/>
                  <w:sz w:val="16"/>
                  <w:szCs w:val="16"/>
                </w:rPr>
                <w:t>MM/DD/YYYY</w:t>
              </w:r>
            </w:ins>
          </w:p>
        </w:tc>
        <w:tc>
          <w:tcPr>
            <w:tcW w:w="126"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31EECF90" wp14:textId="77777777">
            <w:pPr>
              <w:spacing w:after="0"/>
              <w:jc w:val="center"/>
              <w:rPr>
                <w:ins w:author="Author" w:id="1333"/>
                <w:rFonts w:cs="Arial"/>
                <w:color w:val="000000"/>
                <w:sz w:val="16"/>
                <w:szCs w:val="16"/>
              </w:rPr>
            </w:pPr>
            <w:ins w:author="Author" w:id="1334">
              <w:r w:rsidRPr="0023550B">
                <w:rPr>
                  <w:rFonts w:cs="Arial"/>
                  <w:color w:val="000000"/>
                  <w:sz w:val="16"/>
                  <w:szCs w:val="16"/>
                </w:rPr>
                <w:t>XXXXX</w:t>
              </w:r>
            </w:ins>
          </w:p>
        </w:tc>
        <w:tc>
          <w:tcPr>
            <w:tcW w:w="112"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2ECA19D9" wp14:textId="77777777">
            <w:pPr>
              <w:spacing w:after="0"/>
              <w:jc w:val="center"/>
              <w:rPr>
                <w:ins w:author="Author" w:id="1335"/>
                <w:rFonts w:cs="Arial"/>
                <w:color w:val="000000"/>
                <w:sz w:val="16"/>
                <w:szCs w:val="16"/>
              </w:rPr>
            </w:pPr>
            <w:ins w:author="Author" w:id="1336">
              <w:r w:rsidRPr="0023550B">
                <w:rPr>
                  <w:rFonts w:cs="Arial"/>
                  <w:color w:val="000000"/>
                  <w:sz w:val="16"/>
                  <w:szCs w:val="16"/>
                </w:rPr>
                <w:t>XX</w:t>
              </w:r>
            </w:ins>
          </w:p>
        </w:tc>
        <w:tc>
          <w:tcPr>
            <w:tcW w:w="112"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202D011F" wp14:textId="77777777">
            <w:pPr>
              <w:spacing w:after="0"/>
              <w:jc w:val="center"/>
              <w:rPr>
                <w:ins w:author="Author" w:id="1337"/>
                <w:rFonts w:cs="Arial"/>
                <w:color w:val="000000"/>
                <w:sz w:val="16"/>
                <w:szCs w:val="16"/>
              </w:rPr>
            </w:pPr>
            <w:ins w:author="Author" w:id="1338">
              <w:r w:rsidRPr="0023550B">
                <w:rPr>
                  <w:rFonts w:cs="Arial"/>
                  <w:color w:val="000000"/>
                  <w:sz w:val="16"/>
                  <w:szCs w:val="16"/>
                </w:rPr>
                <w:t>XX</w:t>
              </w:r>
            </w:ins>
          </w:p>
        </w:tc>
        <w:tc>
          <w:tcPr>
            <w:tcW w:w="112"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1A0D94D5" wp14:textId="77777777">
            <w:pPr>
              <w:spacing w:after="0"/>
              <w:jc w:val="center"/>
              <w:rPr>
                <w:ins w:author="Author" w:id="1339"/>
                <w:rFonts w:cs="Arial"/>
                <w:color w:val="000000"/>
                <w:sz w:val="16"/>
                <w:szCs w:val="16"/>
              </w:rPr>
            </w:pPr>
            <w:ins w:author="Author" w:id="1340">
              <w:r w:rsidRPr="0023550B">
                <w:rPr>
                  <w:rFonts w:cs="Arial"/>
                  <w:color w:val="000000"/>
                  <w:sz w:val="16"/>
                  <w:szCs w:val="16"/>
                </w:rPr>
                <w:t>XX</w:t>
              </w:r>
            </w:ins>
          </w:p>
        </w:tc>
        <w:tc>
          <w:tcPr>
            <w:tcW w:w="113"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741A9548" wp14:textId="77777777">
            <w:pPr>
              <w:spacing w:after="0"/>
              <w:jc w:val="center"/>
              <w:rPr>
                <w:ins w:author="Author" w:id="1341"/>
                <w:rFonts w:cs="Arial"/>
                <w:color w:val="000000"/>
                <w:sz w:val="16"/>
                <w:szCs w:val="16"/>
              </w:rPr>
            </w:pPr>
            <w:ins w:author="Author" w:id="1342">
              <w:r w:rsidRPr="0023550B">
                <w:rPr>
                  <w:rFonts w:cs="Arial"/>
                  <w:color w:val="000000"/>
                  <w:sz w:val="16"/>
                  <w:szCs w:val="16"/>
                </w:rPr>
                <w:t>XX</w:t>
              </w:r>
            </w:ins>
          </w:p>
        </w:tc>
        <w:tc>
          <w:tcPr>
            <w:tcW w:w="122" w:type="pct"/>
            <w:tcBorders>
              <w:top w:val="nil"/>
              <w:left w:val="nil"/>
              <w:bottom w:val="single" w:color="CCCCCC" w:sz="8" w:space="0"/>
              <w:right w:val="single" w:color="CCCCCC" w:sz="8" w:space="0"/>
            </w:tcBorders>
            <w:shd w:val="clear" w:color="000000" w:fill="FFFFFF"/>
            <w:noWrap/>
            <w:vAlign w:val="bottom"/>
            <w:hideMark/>
          </w:tcPr>
          <w:p w:rsidRPr="0023550B" w:rsidR="00437B6A" w:rsidP="003E4A23" w:rsidRDefault="00437B6A" w14:paraId="3326063B" wp14:textId="77777777">
            <w:pPr>
              <w:spacing w:after="0"/>
              <w:jc w:val="left"/>
              <w:rPr>
                <w:ins w:author="Author" w:id="1343"/>
                <w:rFonts w:ascii="Tahoma" w:hAnsi="Tahoma" w:cs="Tahoma"/>
                <w:color w:val="000000"/>
                <w:szCs w:val="20"/>
              </w:rPr>
            </w:pPr>
            <w:ins w:author="Author" w:id="1344">
              <w:r w:rsidRPr="0023550B">
                <w:rPr>
                  <w:rFonts w:ascii="Tahoma" w:hAnsi="Tahoma" w:cs="Tahoma"/>
                  <w:color w:val="000000"/>
                  <w:szCs w:val="20"/>
                </w:rPr>
                <w:t>xxxxx</w:t>
              </w:r>
            </w:ins>
          </w:p>
        </w:tc>
        <w:tc>
          <w:tcPr>
            <w:tcW w:w="104"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77E326EA" wp14:textId="77777777">
            <w:pPr>
              <w:spacing w:after="0"/>
              <w:jc w:val="right"/>
              <w:rPr>
                <w:ins w:author="Author" w:id="1345"/>
                <w:rFonts w:cs="Arial"/>
                <w:color w:val="000000"/>
                <w:sz w:val="16"/>
                <w:szCs w:val="16"/>
              </w:rPr>
            </w:pPr>
            <w:ins w:author="Author" w:id="1346">
              <w:r w:rsidRPr="0023550B">
                <w:rPr>
                  <w:rFonts w:cs="Arial"/>
                  <w:color w:val="000000"/>
                  <w:sz w:val="16"/>
                  <w:szCs w:val="16"/>
                </w:rPr>
                <w:t>0.00</w:t>
              </w:r>
            </w:ins>
          </w:p>
        </w:tc>
        <w:tc>
          <w:tcPr>
            <w:tcW w:w="122"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26560EE6" wp14:textId="77777777">
            <w:pPr>
              <w:spacing w:after="0"/>
              <w:jc w:val="right"/>
              <w:rPr>
                <w:ins w:author="Author" w:id="1347"/>
                <w:rFonts w:cs="Arial"/>
                <w:color w:val="000000"/>
                <w:sz w:val="16"/>
                <w:szCs w:val="16"/>
              </w:rPr>
            </w:pPr>
            <w:ins w:author="Author" w:id="1348">
              <w:r w:rsidRPr="0023550B">
                <w:rPr>
                  <w:rFonts w:cs="Arial"/>
                  <w:color w:val="000000"/>
                  <w:sz w:val="16"/>
                  <w:szCs w:val="16"/>
                </w:rPr>
                <w:t>99,999</w:t>
              </w:r>
            </w:ins>
          </w:p>
        </w:tc>
        <w:tc>
          <w:tcPr>
            <w:tcW w:w="116"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1D1FC96C" wp14:textId="77777777">
            <w:pPr>
              <w:spacing w:after="0"/>
              <w:jc w:val="right"/>
              <w:rPr>
                <w:ins w:author="Author" w:id="1349"/>
                <w:rFonts w:cs="Arial"/>
                <w:color w:val="000000"/>
                <w:sz w:val="16"/>
                <w:szCs w:val="16"/>
              </w:rPr>
            </w:pPr>
            <w:ins w:author="Author" w:id="1350">
              <w:r w:rsidRPr="0023550B">
                <w:rPr>
                  <w:rFonts w:cs="Arial"/>
                  <w:color w:val="000000"/>
                  <w:sz w:val="16"/>
                  <w:szCs w:val="16"/>
                </w:rPr>
                <w:t>0.00</w:t>
              </w:r>
            </w:ins>
          </w:p>
        </w:tc>
        <w:tc>
          <w:tcPr>
            <w:tcW w:w="116"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497A9C12" wp14:textId="77777777">
            <w:pPr>
              <w:spacing w:after="0"/>
              <w:jc w:val="right"/>
              <w:rPr>
                <w:ins w:author="Author" w:id="1351"/>
                <w:rFonts w:cs="Arial"/>
                <w:color w:val="000000"/>
                <w:sz w:val="16"/>
                <w:szCs w:val="16"/>
              </w:rPr>
            </w:pPr>
            <w:ins w:author="Author" w:id="1352">
              <w:r w:rsidRPr="0023550B">
                <w:rPr>
                  <w:rFonts w:cs="Arial"/>
                  <w:color w:val="000000"/>
                  <w:sz w:val="16"/>
                  <w:szCs w:val="16"/>
                </w:rPr>
                <w:t>999</w:t>
              </w:r>
            </w:ins>
          </w:p>
        </w:tc>
        <w:tc>
          <w:tcPr>
            <w:tcW w:w="171"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6C6EBD63" wp14:textId="77777777">
            <w:pPr>
              <w:spacing w:after="0"/>
              <w:jc w:val="right"/>
              <w:rPr>
                <w:ins w:author="Author" w:id="1353"/>
                <w:rFonts w:cs="Arial"/>
                <w:color w:val="000000"/>
                <w:sz w:val="16"/>
                <w:szCs w:val="16"/>
              </w:rPr>
            </w:pPr>
            <w:ins w:author="Author" w:id="1354">
              <w:r w:rsidRPr="0023550B">
                <w:rPr>
                  <w:rFonts w:cs="Arial"/>
                  <w:color w:val="000000"/>
                  <w:sz w:val="16"/>
                  <w:szCs w:val="16"/>
                </w:rPr>
                <w:t>0.00</w:t>
              </w:r>
            </w:ins>
          </w:p>
        </w:tc>
        <w:tc>
          <w:tcPr>
            <w:tcW w:w="172" w:type="pct"/>
            <w:tcBorders>
              <w:top w:val="nil"/>
              <w:left w:val="nil"/>
              <w:bottom w:val="single" w:color="CCCCCC" w:sz="8" w:space="0"/>
              <w:right w:val="single" w:color="CCCCCC" w:sz="8" w:space="0"/>
            </w:tcBorders>
            <w:shd w:val="clear" w:color="000000" w:fill="FFFFFF"/>
            <w:noWrap/>
            <w:vAlign w:val="center"/>
            <w:hideMark/>
          </w:tcPr>
          <w:p w:rsidRPr="0023550B" w:rsidR="00437B6A" w:rsidP="003E4A23" w:rsidRDefault="00437B6A" w14:paraId="2AE1EEF4" wp14:textId="77777777">
            <w:pPr>
              <w:spacing w:after="0"/>
              <w:jc w:val="right"/>
              <w:rPr>
                <w:ins w:author="Author" w:id="1355"/>
                <w:rFonts w:cs="Arial"/>
                <w:color w:val="000000"/>
                <w:sz w:val="16"/>
                <w:szCs w:val="16"/>
              </w:rPr>
            </w:pPr>
            <w:ins w:author="Author" w:id="1356">
              <w:r w:rsidRPr="0023550B">
                <w:rPr>
                  <w:rFonts w:cs="Arial"/>
                  <w:color w:val="000000"/>
                  <w:sz w:val="16"/>
                  <w:szCs w:val="16"/>
                </w:rPr>
                <w:t>99,999</w:t>
              </w:r>
            </w:ins>
          </w:p>
        </w:tc>
        <w:tc>
          <w:tcPr>
            <w:tcW w:w="238" w:type="pct"/>
            <w:tcBorders>
              <w:top w:val="nil"/>
              <w:left w:val="nil"/>
              <w:bottom w:val="single" w:color="CCCCCC" w:sz="8" w:space="0"/>
              <w:right w:val="single" w:color="auto" w:sz="8" w:space="0"/>
            </w:tcBorders>
            <w:shd w:val="clear" w:color="000000" w:fill="FFFFFF"/>
            <w:noWrap/>
            <w:vAlign w:val="center"/>
            <w:hideMark/>
          </w:tcPr>
          <w:p w:rsidRPr="0023550B" w:rsidR="00437B6A" w:rsidP="003E4A23" w:rsidRDefault="00437B6A" w14:paraId="3FE141B3" wp14:textId="77777777">
            <w:pPr>
              <w:spacing w:after="0"/>
              <w:jc w:val="center"/>
              <w:rPr>
                <w:ins w:author="Author" w:id="1357"/>
                <w:rFonts w:cs="Arial"/>
                <w:color w:val="000000"/>
                <w:sz w:val="16"/>
                <w:szCs w:val="16"/>
              </w:rPr>
            </w:pPr>
            <w:ins w:author="Author" w:id="1358">
              <w:r w:rsidRPr="0023550B">
                <w:rPr>
                  <w:rFonts w:cs="Arial"/>
                  <w:color w:val="000000"/>
                  <w:sz w:val="16"/>
                  <w:szCs w:val="16"/>
                </w:rPr>
                <w:t>MM/DD/YYYY</w:t>
              </w:r>
            </w:ins>
          </w:p>
        </w:tc>
        <w:tc>
          <w:tcPr>
            <w:tcW w:w="235" w:type="pct"/>
            <w:tcBorders>
              <w:top w:val="nil"/>
              <w:left w:val="nil"/>
              <w:bottom w:val="single" w:color="CCCCCC" w:sz="8" w:space="0"/>
              <w:right w:val="single" w:color="auto" w:sz="8" w:space="0"/>
            </w:tcBorders>
            <w:shd w:val="clear" w:color="000000" w:fill="FFFFFF"/>
            <w:vAlign w:val="center"/>
          </w:tcPr>
          <w:p w:rsidRPr="0023550B" w:rsidR="00437B6A" w:rsidP="003E4A23" w:rsidRDefault="00437B6A" w14:paraId="24208798" wp14:textId="77777777">
            <w:pPr>
              <w:spacing w:after="0"/>
              <w:jc w:val="center"/>
              <w:rPr>
                <w:ins w:author="Author" w:id="1359"/>
                <w:rFonts w:cs="Arial"/>
                <w:color w:val="000000"/>
                <w:sz w:val="16"/>
                <w:szCs w:val="16"/>
              </w:rPr>
            </w:pPr>
            <w:ins w:author="Author" w:id="1360">
              <w:r w:rsidRPr="0023550B">
                <w:rPr>
                  <w:rFonts w:cs="Arial"/>
                  <w:color w:val="000000"/>
                  <w:sz w:val="16"/>
                  <w:szCs w:val="16"/>
                </w:rPr>
                <w:t>MM/DD/YYYY</w:t>
              </w:r>
            </w:ins>
          </w:p>
        </w:tc>
        <w:tc>
          <w:tcPr>
            <w:tcW w:w="233" w:type="pct"/>
            <w:tcBorders>
              <w:top w:val="nil"/>
              <w:left w:val="nil"/>
              <w:bottom w:val="single" w:color="CCCCCC" w:sz="8" w:space="0"/>
              <w:right w:val="single" w:color="auto" w:sz="8" w:space="0"/>
            </w:tcBorders>
            <w:shd w:val="clear" w:color="000000" w:fill="FFFFFF"/>
          </w:tcPr>
          <w:p w:rsidRPr="0023550B" w:rsidR="00437B6A" w:rsidP="003E4A23" w:rsidRDefault="00437B6A" w14:paraId="7F4DF000" wp14:textId="77777777">
            <w:pPr>
              <w:spacing w:after="0"/>
              <w:jc w:val="center"/>
              <w:rPr>
                <w:ins w:author="Author" w:id="1361"/>
                <w:rFonts w:cs="Arial"/>
                <w:color w:val="000000"/>
                <w:sz w:val="16"/>
                <w:szCs w:val="16"/>
              </w:rPr>
            </w:pPr>
            <w:ins w:author="Author" w:id="1362">
              <w:r>
                <w:rPr>
                  <w:rFonts w:cs="Arial"/>
                  <w:color w:val="000000"/>
                  <w:sz w:val="16"/>
                  <w:szCs w:val="16"/>
                </w:rPr>
                <w:t>T</w:t>
              </w:r>
              <w:r>
                <w:rPr>
                  <w:rFonts w:cs="Arial"/>
                  <w:color w:val="000000"/>
                  <w:szCs w:val="16"/>
                </w:rPr>
                <w:t xml:space="preserve">ype – </w:t>
              </w:r>
              <w:r>
                <w:rPr>
                  <w:rFonts w:cs="Arial"/>
                  <w:color w:val="000000"/>
                  <w:sz w:val="16"/>
                  <w:szCs w:val="16"/>
                </w:rPr>
                <w:t>XXX- XXX-XXXX</w:t>
              </w:r>
            </w:ins>
          </w:p>
        </w:tc>
        <w:tc>
          <w:tcPr>
            <w:tcW w:w="247" w:type="pct"/>
            <w:gridSpan w:val="2"/>
            <w:tcBorders>
              <w:top w:val="nil"/>
              <w:left w:val="nil"/>
              <w:bottom w:val="single" w:color="CCCCCC" w:sz="8" w:space="0"/>
              <w:right w:val="single" w:color="auto" w:sz="8" w:space="0"/>
            </w:tcBorders>
            <w:shd w:val="clear" w:color="000000" w:fill="FFFFFF"/>
          </w:tcPr>
          <w:p w:rsidRPr="0023550B" w:rsidR="00437B6A" w:rsidP="003E4A23" w:rsidRDefault="00437B6A" w14:paraId="13E5B5E3" wp14:textId="77777777">
            <w:pPr>
              <w:spacing w:after="0"/>
              <w:jc w:val="center"/>
              <w:rPr>
                <w:ins w:author="Author" w:id="1363"/>
                <w:rFonts w:cs="Arial"/>
                <w:color w:val="000000"/>
                <w:sz w:val="16"/>
                <w:szCs w:val="16"/>
              </w:rPr>
            </w:pPr>
            <w:ins w:author="Author" w:id="1364">
              <w:r>
                <w:rPr>
                  <w:rFonts w:cs="Arial"/>
                  <w:color w:val="000000"/>
                  <w:sz w:val="16"/>
                  <w:szCs w:val="16"/>
                </w:rPr>
                <w:t>XXX</w:t>
              </w:r>
            </w:ins>
          </w:p>
        </w:tc>
      </w:tr>
      <w:tr xmlns:wp14="http://schemas.microsoft.com/office/word/2010/wordml" w:rsidRPr="0023550B" w:rsidR="00437B6A" w:rsidTr="003E4A23" w14:paraId="6B246E13" wp14:textId="77777777">
        <w:trPr>
          <w:trHeight w:val="267"/>
          <w:ins w:author="Author" w:id="1365"/>
        </w:trPr>
        <w:tc>
          <w:tcPr>
            <w:tcW w:w="5000" w:type="pct"/>
            <w:gridSpan w:val="32"/>
            <w:tcBorders>
              <w:top w:val="nil"/>
              <w:left w:val="single" w:color="auto" w:sz="8" w:space="0"/>
              <w:bottom w:val="single" w:color="CCCCCC" w:sz="8" w:space="0"/>
              <w:right w:val="single" w:color="auto" w:sz="8" w:space="0"/>
            </w:tcBorders>
            <w:shd w:val="clear" w:color="000000" w:fill="FFFFFF"/>
            <w:noWrap/>
            <w:vAlign w:val="center"/>
          </w:tcPr>
          <w:p w:rsidR="00437B6A" w:rsidP="003E4A23" w:rsidRDefault="00437B6A" w14:paraId="11BC1E97" wp14:textId="77777777">
            <w:pPr>
              <w:spacing w:after="0"/>
              <w:jc w:val="left"/>
              <w:rPr>
                <w:ins w:author="Author" w:id="1366"/>
                <w:rFonts w:cs="Arial"/>
                <w:b/>
                <w:bCs/>
                <w:color w:val="000000"/>
                <w:szCs w:val="20"/>
              </w:rPr>
            </w:pPr>
            <w:ins w:author="Author" w:id="1367">
              <w:r>
                <w:rPr>
                  <w:rFonts w:cs="Arial"/>
                  <w:b/>
                  <w:bCs/>
                  <w:color w:val="000000"/>
                  <w:szCs w:val="20"/>
                </w:rPr>
                <w:t>*</w:t>
              </w:r>
              <w:r w:rsidRPr="00E70221">
                <w:rPr>
                  <w:rFonts w:cs="Arial"/>
                  <w:b/>
                  <w:bCs/>
                  <w:color w:val="000000"/>
                  <w:sz w:val="18"/>
                  <w:szCs w:val="18"/>
                </w:rPr>
                <w:t xml:space="preserve">This report reflects the members current phone number and address information we have on </w:t>
              </w:r>
              <w:r w:rsidR="001C03BC">
                <w:rPr>
                  <w:rFonts w:cs="Arial"/>
                  <w:b/>
                  <w:bCs/>
                  <w:color w:val="000000"/>
                  <w:sz w:val="18"/>
                  <w:szCs w:val="18"/>
                </w:rPr>
                <w:t xml:space="preserve">the new heights </w:t>
              </w:r>
              <w:r w:rsidRPr="00E70221">
                <w:rPr>
                  <w:rFonts w:cs="Arial"/>
                  <w:b/>
                  <w:bCs/>
                  <w:color w:val="000000"/>
                  <w:sz w:val="18"/>
                  <w:szCs w:val="18"/>
                </w:rPr>
                <w:t>file, but it may not be the most current information.  Please check with the case manager for the most current information.</w:t>
              </w:r>
            </w:ins>
          </w:p>
          <w:p w:rsidR="00437B6A" w:rsidP="003E4A23" w:rsidRDefault="00437B6A" w14:paraId="3671F3BA" wp14:textId="77777777">
            <w:pPr>
              <w:spacing w:after="0"/>
              <w:jc w:val="center"/>
              <w:rPr>
                <w:ins w:author="Author" w:id="1368"/>
                <w:rFonts w:cs="Arial"/>
                <w:color w:val="000000"/>
                <w:sz w:val="16"/>
                <w:szCs w:val="16"/>
              </w:rPr>
            </w:pPr>
          </w:p>
        </w:tc>
      </w:tr>
      <w:tr xmlns:wp14="http://schemas.microsoft.com/office/word/2010/wordml" w:rsidRPr="0023550B" w:rsidR="00437B6A" w:rsidTr="00120213" w14:paraId="2177BDEC" wp14:textId="77777777">
        <w:trPr>
          <w:gridAfter w:val="1"/>
          <w:wAfter w:w="15" w:type="pct"/>
          <w:trHeight w:val="252"/>
          <w:ins w:author="Author" w:id="1369"/>
        </w:trPr>
        <w:tc>
          <w:tcPr>
            <w:tcW w:w="1821" w:type="pct"/>
            <w:gridSpan w:val="11"/>
            <w:tcBorders>
              <w:top w:val="nil"/>
              <w:left w:val="single" w:color="auto" w:sz="8" w:space="0"/>
              <w:bottom w:val="single" w:color="auto" w:sz="8" w:space="0"/>
              <w:right w:val="nil"/>
            </w:tcBorders>
            <w:noWrap/>
            <w:hideMark/>
          </w:tcPr>
          <w:p w:rsidRPr="0023550B" w:rsidR="00437B6A" w:rsidP="003E4A23" w:rsidRDefault="00437B6A" w14:paraId="44411FE1" wp14:textId="77777777">
            <w:pPr>
              <w:spacing w:after="0"/>
              <w:jc w:val="left"/>
              <w:rPr>
                <w:ins w:author="Author" w:id="1370"/>
                <w:rFonts w:cs="Arial"/>
                <w:b/>
                <w:bCs/>
                <w:color w:val="000000"/>
                <w:szCs w:val="20"/>
              </w:rPr>
            </w:pPr>
            <w:ins w:author="Author" w:id="1371">
              <w:r w:rsidRPr="0023550B">
                <w:rPr>
                  <w:rFonts w:cs="Arial"/>
                  <w:b/>
                  <w:bCs/>
                  <w:color w:val="000000"/>
                  <w:szCs w:val="20"/>
                </w:rPr>
                <w:t xml:space="preserve">Run Date: </w:t>
              </w:r>
              <w:r w:rsidRPr="0023550B">
                <w:rPr>
                  <w:rFonts w:cs="Arial"/>
                  <w:b/>
                  <w:bCs/>
                  <w:color w:val="000000"/>
                  <w:sz w:val="18"/>
                  <w:szCs w:val="18"/>
                </w:rPr>
                <w:t>MM/DD/YYYY</w:t>
              </w:r>
            </w:ins>
          </w:p>
        </w:tc>
        <w:tc>
          <w:tcPr>
            <w:tcW w:w="1302" w:type="pct"/>
            <w:gridSpan w:val="9"/>
            <w:tcBorders>
              <w:top w:val="nil"/>
              <w:left w:val="nil"/>
              <w:bottom w:val="single" w:color="auto" w:sz="8" w:space="0"/>
              <w:right w:val="nil"/>
            </w:tcBorders>
            <w:noWrap/>
            <w:hideMark/>
          </w:tcPr>
          <w:p w:rsidRPr="0023550B" w:rsidR="00437B6A" w:rsidP="003E4A23" w:rsidRDefault="00437B6A" w14:paraId="34060AF7" wp14:textId="77777777">
            <w:pPr>
              <w:spacing w:after="0"/>
              <w:jc w:val="center"/>
              <w:rPr>
                <w:ins w:author="Author" w:id="1372"/>
                <w:rFonts w:cs="Arial"/>
                <w:b/>
                <w:bCs/>
                <w:color w:val="000000"/>
                <w:sz w:val="18"/>
                <w:szCs w:val="18"/>
              </w:rPr>
            </w:pPr>
            <w:ins w:author="Author" w:id="1373">
              <w:r w:rsidRPr="0023550B">
                <w:rPr>
                  <w:rFonts w:cs="Arial"/>
                  <w:b/>
                  <w:bCs/>
                  <w:color w:val="000000"/>
                  <w:sz w:val="18"/>
                  <w:szCs w:val="18"/>
                </w:rPr>
                <w:t>Page: X of Y</w:t>
              </w:r>
            </w:ins>
          </w:p>
        </w:tc>
        <w:tc>
          <w:tcPr>
            <w:tcW w:w="1861" w:type="pct"/>
            <w:gridSpan w:val="11"/>
            <w:tcBorders>
              <w:top w:val="nil"/>
              <w:left w:val="nil"/>
              <w:bottom w:val="single" w:color="auto" w:sz="8" w:space="0"/>
              <w:right w:val="single" w:color="000000" w:sz="8" w:space="0"/>
            </w:tcBorders>
            <w:noWrap/>
            <w:hideMark/>
          </w:tcPr>
          <w:p w:rsidRPr="0023550B" w:rsidR="00437B6A" w:rsidP="003E4A23" w:rsidRDefault="00437B6A" w14:paraId="1AB5FBCB" wp14:textId="77777777">
            <w:pPr>
              <w:spacing w:after="0"/>
              <w:jc w:val="right"/>
              <w:rPr>
                <w:ins w:author="Author" w:id="1374"/>
                <w:rFonts w:cs="Arial"/>
                <w:b/>
                <w:bCs/>
                <w:color w:val="000000"/>
                <w:sz w:val="18"/>
                <w:szCs w:val="18"/>
              </w:rPr>
            </w:pPr>
            <w:ins w:author="Author" w:id="1375">
              <w:r w:rsidRPr="0023550B">
                <w:rPr>
                  <w:rFonts w:cs="Arial"/>
                  <w:b/>
                  <w:bCs/>
                  <w:color w:val="000000"/>
                  <w:sz w:val="18"/>
                  <w:szCs w:val="18"/>
                </w:rPr>
                <w:t>Run Time: HH:MM:SS</w:t>
              </w:r>
            </w:ins>
          </w:p>
        </w:tc>
      </w:tr>
    </w:tbl>
    <w:p xmlns:wp14="http://schemas.microsoft.com/office/word/2010/wordml" w:rsidRPr="004D692E" w:rsidR="00437B6A" w:rsidP="00437B6A" w:rsidRDefault="00437B6A" w14:paraId="108B10C9" wp14:textId="77777777">
      <w:pPr>
        <w:rPr>
          <w:ins w:author="Author" w:id="1376"/>
          <w:rFonts w:eastAsia="MS Mincho"/>
        </w:rPr>
      </w:pPr>
    </w:p>
    <w:p xmlns:wp14="http://schemas.microsoft.com/office/word/2010/wordml" w:rsidR="00437B6A" w:rsidP="00437B6A" w:rsidRDefault="00437B6A" w14:paraId="3489A40E" wp14:textId="77777777">
      <w:pPr>
        <w:pStyle w:val="Heading6"/>
        <w:numPr>
          <w:ilvl w:val="0"/>
          <w:numId w:val="0"/>
        </w:numPr>
        <w:rPr>
          <w:ins w:author="Author" w:id="1377"/>
        </w:rPr>
      </w:pPr>
      <w:ins w:author="Author" w:id="1378">
        <w:r>
          <w:br w:type="page"/>
        </w:r>
        <w:r w:rsidRPr="00D10824">
          <w:rPr>
            <w:bCs/>
          </w:rPr>
          <w:t>Report Specification – OPR-SRA-13</w:t>
        </w:r>
        <w:r>
          <w:rPr>
            <w:bCs/>
          </w:rPr>
          <w:t>9B</w:t>
        </w:r>
        <w:r w:rsidRPr="00D10824">
          <w:rPr>
            <w:bCs/>
          </w:rPr>
          <w:t xml:space="preserve"> </w:t>
        </w:r>
        <w:del w:author="Author" w:id="1379">
          <w:r w:rsidRPr="00D10824" w:rsidDel="004C5230">
            <w:rPr>
              <w:bCs/>
            </w:rPr>
            <w:delText>-</w:delText>
          </w:r>
        </w:del>
        <w:r w:rsidR="004C5230">
          <w:rPr>
            <w:bCs/>
          </w:rPr>
          <w:t>–</w:t>
        </w:r>
        <w:r w:rsidRPr="00D10824">
          <w:rPr>
            <w:bCs/>
          </w:rPr>
          <w:t xml:space="preserve"> </w:t>
        </w:r>
        <w:r w:rsidR="004C5230">
          <w:rPr>
            <w:bCs/>
          </w:rPr>
          <w:t xml:space="preserve">139B </w:t>
        </w:r>
        <w:r w:rsidRPr="00C42EFA">
          <w:rPr>
            <w:bCs/>
          </w:rPr>
          <w:t xml:space="preserve">Service Authorization </w:t>
        </w:r>
        <w:r>
          <w:rPr>
            <w:bCs/>
          </w:rPr>
          <w:t>Status</w:t>
        </w:r>
        <w:r w:rsidRPr="00C42EFA">
          <w:rPr>
            <w:bCs/>
          </w:rPr>
          <w:t xml:space="preserve"> Report to Inbox</w:t>
        </w:r>
        <w:del w:author="Author" w:id="1380">
          <w:r w:rsidRPr="00437B6A" w:rsidDel="004C5230">
            <w:delText xml:space="preserve"> </w:delText>
          </w:r>
          <w:r w:rsidDel="004C5230">
            <w:delText xml:space="preserve">for Provider Type 059 </w:delText>
          </w:r>
          <w:r w:rsidDel="004C5230" w:rsidR="001C03BC">
            <w:delText>or</w:delText>
          </w:r>
          <w:r w:rsidDel="004C5230">
            <w:delText xml:space="preserve"> 236</w:delText>
          </w:r>
        </w:del>
      </w:ins>
    </w:p>
    <w:tbl>
      <w:tblPr>
        <w:tblW w:w="5000" w:type="pct"/>
        <w:jc w:val="center"/>
        <w:tblBorders>
          <w:insideH w:val="single" w:color="808080" w:sz="2" w:space="0"/>
          <w:insideV w:val="single" w:color="808080" w:sz="2" w:space="0"/>
        </w:tblBorders>
        <w:tblLook w:val="0000" w:firstRow="0" w:lastRow="0" w:firstColumn="0" w:lastColumn="0" w:noHBand="0" w:noVBand="0"/>
      </w:tblPr>
      <w:tblGrid>
        <w:gridCol w:w="1292"/>
        <w:gridCol w:w="452"/>
        <w:gridCol w:w="757"/>
        <w:gridCol w:w="639"/>
        <w:gridCol w:w="953"/>
        <w:gridCol w:w="245"/>
        <w:gridCol w:w="533"/>
        <w:gridCol w:w="1215"/>
        <w:gridCol w:w="1215"/>
        <w:gridCol w:w="346"/>
        <w:gridCol w:w="1935"/>
        <w:gridCol w:w="346"/>
        <w:gridCol w:w="133"/>
        <w:gridCol w:w="4291"/>
        <w:gridCol w:w="38"/>
      </w:tblGrid>
      <w:tr xmlns:wp14="http://schemas.microsoft.com/office/word/2010/wordml" w:rsidR="00437B6A" w:rsidTr="003E4A23" w14:paraId="5C5C5721" wp14:textId="77777777">
        <w:trPr>
          <w:cantSplit/>
          <w:trHeight w:val="432" w:hRule="exact"/>
          <w:tblHeader/>
          <w:jc w:val="center"/>
          <w:ins w:author="Author" w:id="1381"/>
        </w:trPr>
        <w:tc>
          <w:tcPr>
            <w:tcW w:w="5000" w:type="pct"/>
            <w:gridSpan w:val="15"/>
            <w:tcBorders>
              <w:top w:val="single" w:color="auto" w:sz="4" w:space="0"/>
              <w:left w:val="single" w:color="auto" w:sz="4" w:space="0"/>
              <w:bottom w:val="single" w:color="auto" w:sz="4" w:space="0"/>
              <w:right w:val="single" w:color="auto" w:sz="4" w:space="0"/>
            </w:tcBorders>
            <w:shd w:val="clear" w:color="auto" w:fill="FF0000"/>
            <w:vAlign w:val="center"/>
          </w:tcPr>
          <w:p w:rsidRPr="003246D6" w:rsidR="00437B6A" w:rsidP="003E4A23" w:rsidRDefault="00437B6A" w14:paraId="7504A97B" wp14:textId="77777777">
            <w:pPr>
              <w:jc w:val="center"/>
              <w:rPr>
                <w:ins w:author="Author" w:id="1382"/>
                <w:rFonts w:eastAsia="MS Mincho"/>
                <w:szCs w:val="20"/>
              </w:rPr>
            </w:pPr>
            <w:ins w:author="Author" w:id="1383">
              <w:r w:rsidRPr="003246D6">
                <w:rPr>
                  <w:rFonts w:eastAsia="MS Mincho"/>
                  <w:szCs w:val="20"/>
                </w:rPr>
                <w:t>NH MMIS REPORT SPECIFICATION</w:t>
              </w:r>
            </w:ins>
          </w:p>
        </w:tc>
      </w:tr>
      <w:tr xmlns:wp14="http://schemas.microsoft.com/office/word/2010/wordml" w:rsidR="00437B6A" w:rsidTr="003E4A23" w14:paraId="026EDB2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384"/>
        </w:trPr>
        <w:tc>
          <w:tcPr>
            <w:tcW w:w="610" w:type="pct"/>
            <w:gridSpan w:val="2"/>
            <w:vMerge w:val="restart"/>
            <w:tcBorders>
              <w:top w:val="single" w:color="auto" w:sz="4" w:space="0"/>
            </w:tcBorders>
            <w:vAlign w:val="center"/>
          </w:tcPr>
          <w:p w:rsidRPr="00205D93" w:rsidR="00437B6A" w:rsidP="003E4A23" w:rsidRDefault="00437B6A" w14:paraId="210EA580" wp14:textId="77777777">
            <w:pPr>
              <w:spacing w:before="40" w:after="40"/>
              <w:jc w:val="center"/>
              <w:rPr>
                <w:ins w:author="Author" w:id="1385"/>
                <w:rStyle w:val="ModernBodyTextChar"/>
                <w:rFonts w:cs="Arial"/>
                <w:b/>
                <w:noProof/>
                <w:color w:val="000000"/>
                <w:sz w:val="18"/>
                <w:szCs w:val="21"/>
              </w:rPr>
            </w:pPr>
            <w:ins w:author="Author" w:id="1386">
              <w:r w:rsidRPr="00205D93">
                <w:rPr>
                  <w:rStyle w:val="ModernTableText"/>
                  <w:rFonts w:cs="Arial"/>
                  <w:b/>
                  <w:noProof/>
                  <w:color w:val="000000"/>
                  <w:szCs w:val="17"/>
                </w:rPr>
                <w:t>Presentation Type:</w:t>
              </w:r>
            </w:ins>
          </w:p>
        </w:tc>
        <w:tc>
          <w:tcPr>
            <w:tcW w:w="4390" w:type="pct"/>
            <w:gridSpan w:val="13"/>
            <w:tcBorders>
              <w:top w:val="single" w:color="auto" w:sz="4" w:space="0"/>
            </w:tcBorders>
            <w:vAlign w:val="center"/>
          </w:tcPr>
          <w:p w:rsidRPr="00205D93" w:rsidR="00437B6A" w:rsidP="003E4A23" w:rsidRDefault="00437B6A" w14:paraId="61DA2BA1" wp14:textId="77777777">
            <w:pPr>
              <w:pStyle w:val="Header"/>
              <w:pBdr>
                <w:bottom w:val="none" w:color="auto" w:sz="0" w:space="0"/>
              </w:pBdr>
              <w:spacing w:before="40" w:after="40"/>
              <w:rPr>
                <w:ins w:author="Author" w:id="1387"/>
                <w:rStyle w:val="ModernBodyTextChar"/>
                <w:b w:val="0"/>
                <w:noProof/>
                <w:sz w:val="18"/>
                <w:szCs w:val="21"/>
              </w:rPr>
            </w:pPr>
            <w:ins w:author="Author" w:id="1388">
              <w:r w:rsidRPr="00933A4C">
                <w:rPr>
                  <w:rStyle w:val="ModernTableText"/>
                  <w:rFonts w:ascii="Wingdings" w:hAnsi="Wingdings" w:eastAsia="Wingdings" w:cs="Wingdings"/>
                  <w:b w:val="0"/>
                  <w:noProof/>
                  <w:szCs w:val="23"/>
                  <w:lang w:val="en-US" w:eastAsia="en-US"/>
                </w:rPr>
                <w:t>þ</w:t>
              </w:r>
              <w:r w:rsidRPr="00933A4C">
                <w:rPr>
                  <w:rStyle w:val="ModernTableText"/>
                  <w:b w:val="0"/>
                  <w:noProof/>
                  <w:szCs w:val="17"/>
                  <w:lang w:val="en-US" w:eastAsia="en-US"/>
                </w:rPr>
                <w:t xml:space="preserve"> List Object                                                                    </w:t>
              </w:r>
              <w:r w:rsidRPr="00933A4C">
                <w:rPr>
                  <w:rStyle w:val="ModernTableText"/>
                  <w:rFonts w:ascii="Wingdings 2" w:hAnsi="Wingdings 2" w:eastAsia="Wingdings 2" w:cs="Wingdings 2"/>
                  <w:b w:val="0"/>
                  <w:noProof/>
                  <w:szCs w:val="17"/>
                  <w:lang w:val="en-US" w:eastAsia="en-US"/>
                </w:rPr>
                <w:t>£</w:t>
              </w:r>
              <w:r w:rsidRPr="00933A4C">
                <w:rPr>
                  <w:rStyle w:val="ModernTableText"/>
                  <w:b w:val="0"/>
                  <w:noProof/>
                  <w:szCs w:val="17"/>
                  <w:lang w:val="en-US" w:eastAsia="en-US"/>
                </w:rPr>
                <w:t xml:space="preserve">  Crosstab Object                                                                          </w:t>
              </w:r>
              <w:r w:rsidRPr="00933A4C">
                <w:rPr>
                  <w:rStyle w:val="ModernTableText"/>
                  <w:rFonts w:ascii="Wingdings 2" w:hAnsi="Wingdings 2" w:eastAsia="Wingdings 2" w:cs="Wingdings 2"/>
                  <w:b w:val="0"/>
                  <w:noProof/>
                  <w:szCs w:val="17"/>
                  <w:lang w:val="en-US" w:eastAsia="en-US"/>
                </w:rPr>
                <w:t>£</w:t>
              </w:r>
              <w:r w:rsidRPr="00933A4C">
                <w:rPr>
                  <w:rStyle w:val="ModernTableText"/>
                  <w:b w:val="0"/>
                  <w:noProof/>
                  <w:szCs w:val="17"/>
                  <w:lang w:val="en-US" w:eastAsia="en-US"/>
                </w:rPr>
                <w:t xml:space="preserve">  Repeater Object</w:t>
              </w:r>
              <w:r w:rsidRPr="00105EB0">
                <w:rPr>
                  <w:rStyle w:val="ModernTableText"/>
                  <w:b w:val="0"/>
                  <w:noProof/>
                  <w:szCs w:val="17"/>
                  <w:lang w:val="en-US" w:eastAsia="en-US"/>
                </w:rPr>
                <w:t xml:space="preserve">        </w:t>
              </w:r>
            </w:ins>
          </w:p>
        </w:tc>
      </w:tr>
      <w:tr xmlns:wp14="http://schemas.microsoft.com/office/word/2010/wordml" w:rsidR="00437B6A" w:rsidTr="003E4A23" w14:paraId="0F157B8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8"/>
          <w:jc w:val="center"/>
          <w:ins w:author="Author" w:id="1389"/>
        </w:trPr>
        <w:tc>
          <w:tcPr>
            <w:tcW w:w="610" w:type="pct"/>
            <w:gridSpan w:val="2"/>
            <w:vMerge/>
            <w:vAlign w:val="center"/>
          </w:tcPr>
          <w:p w:rsidRPr="00205D93" w:rsidR="00437B6A" w:rsidP="003E4A23" w:rsidRDefault="00437B6A" w14:paraId="4F703346" wp14:textId="77777777">
            <w:pPr>
              <w:spacing w:before="40" w:after="40"/>
              <w:rPr>
                <w:ins w:author="Author" w:id="1390"/>
                <w:rStyle w:val="ModernTableText"/>
                <w:rFonts w:cs="Arial"/>
                <w:noProof/>
                <w:color w:val="000000"/>
                <w:szCs w:val="17"/>
              </w:rPr>
            </w:pPr>
          </w:p>
        </w:tc>
        <w:tc>
          <w:tcPr>
            <w:tcW w:w="489" w:type="pct"/>
            <w:gridSpan w:val="2"/>
            <w:vMerge w:val="restart"/>
            <w:tcBorders>
              <w:top w:val="single" w:color="616161" w:sz="2" w:space="0"/>
            </w:tcBorders>
            <w:vAlign w:val="center"/>
          </w:tcPr>
          <w:p w:rsidRPr="00105EB0" w:rsidR="00437B6A" w:rsidP="003E4A23" w:rsidRDefault="00437B6A" w14:paraId="1F5F5608" wp14:textId="77777777">
            <w:pPr>
              <w:pStyle w:val="Header"/>
              <w:pBdr>
                <w:bottom w:val="none" w:color="auto" w:sz="0" w:space="0"/>
              </w:pBdr>
              <w:spacing w:before="40" w:after="40"/>
              <w:jc w:val="center"/>
              <w:rPr>
                <w:ins w:author="Author" w:id="1391"/>
                <w:rStyle w:val="ModernTableText"/>
                <w:b w:val="0"/>
                <w:noProof/>
                <w:szCs w:val="17"/>
                <w:lang w:val="en-US" w:eastAsia="en-US"/>
              </w:rPr>
            </w:pPr>
            <w:ins w:author="Author" w:id="1392">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Chart Object</w:t>
              </w:r>
            </w:ins>
          </w:p>
        </w:tc>
        <w:tc>
          <w:tcPr>
            <w:tcW w:w="1031" w:type="pct"/>
            <w:gridSpan w:val="4"/>
            <w:tcBorders>
              <w:top w:val="single" w:color="616161" w:sz="2" w:space="0"/>
            </w:tcBorders>
            <w:vAlign w:val="center"/>
          </w:tcPr>
          <w:p w:rsidRPr="00105EB0" w:rsidR="00437B6A" w:rsidP="003E4A23" w:rsidRDefault="00437B6A" w14:paraId="5DEF57D0" wp14:textId="77777777">
            <w:pPr>
              <w:pStyle w:val="Header"/>
              <w:pBdr>
                <w:bottom w:val="none" w:color="auto" w:sz="0" w:space="0"/>
              </w:pBdr>
              <w:spacing w:before="40" w:after="40"/>
              <w:rPr>
                <w:ins w:author="Author" w:id="1393"/>
                <w:rStyle w:val="ModernTableText"/>
                <w:b w:val="0"/>
                <w:noProof/>
                <w:szCs w:val="17"/>
                <w:lang w:val="en-US" w:eastAsia="en-US"/>
              </w:rPr>
            </w:pPr>
            <w:ins w:author="Author" w:id="1394">
              <w:r w:rsidRPr="00105EB0">
                <w:rPr>
                  <w:rStyle w:val="ModernTableText"/>
                  <w:b w:val="0"/>
                  <w:noProof/>
                  <w:szCs w:val="17"/>
                  <w:lang w:val="en-US" w:eastAsia="en-US"/>
                </w:rPr>
                <w:t>If Chart Object, select Chart Type:</w:t>
              </w:r>
            </w:ins>
          </w:p>
          <w:p w:rsidRPr="00105EB0" w:rsidR="00437B6A" w:rsidP="003E4A23" w:rsidRDefault="00437B6A" w14:paraId="69698FEF" wp14:textId="77777777">
            <w:pPr>
              <w:pStyle w:val="Header"/>
              <w:pBdr>
                <w:bottom w:val="none" w:color="auto" w:sz="0" w:space="0"/>
              </w:pBdr>
              <w:spacing w:before="40" w:after="40"/>
              <w:rPr>
                <w:ins w:author="Author" w:id="1395"/>
                <w:rStyle w:val="ModernTableText"/>
                <w:b w:val="0"/>
                <w:noProof/>
                <w:szCs w:val="17"/>
                <w:lang w:val="en-US" w:eastAsia="en-US"/>
              </w:rPr>
            </w:pPr>
            <w:ins w:author="Author" w:id="1396">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Column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Bar                                                               </w:t>
              </w:r>
            </w:ins>
          </w:p>
        </w:tc>
        <w:tc>
          <w:tcPr>
            <w:tcW w:w="2870" w:type="pct"/>
            <w:gridSpan w:val="7"/>
            <w:tcBorders>
              <w:top w:val="single" w:color="616161" w:sz="2" w:space="0"/>
            </w:tcBorders>
          </w:tcPr>
          <w:p w:rsidRPr="00105EB0" w:rsidR="00437B6A" w:rsidP="003E4A23" w:rsidRDefault="00437B6A" w14:paraId="06FC9D0E" wp14:textId="77777777">
            <w:pPr>
              <w:pStyle w:val="Header"/>
              <w:pBdr>
                <w:bottom w:val="none" w:color="auto" w:sz="0" w:space="0"/>
              </w:pBdr>
              <w:spacing w:before="40" w:after="40"/>
              <w:rPr>
                <w:ins w:author="Author" w:id="1397"/>
                <w:rStyle w:val="ModernTableText"/>
                <w:b w:val="0"/>
                <w:noProof/>
                <w:szCs w:val="17"/>
                <w:lang w:val="en-US" w:eastAsia="en-US"/>
              </w:rPr>
            </w:pPr>
            <w:ins w:author="Author" w:id="1398">
              <w:r w:rsidRPr="00105EB0">
                <w:rPr>
                  <w:rStyle w:val="ModernTableText"/>
                  <w:b w:val="0"/>
                  <w:noProof/>
                  <w:szCs w:val="17"/>
                  <w:lang w:val="en-US" w:eastAsia="en-US"/>
                </w:rPr>
                <w:t>If Chart Object, select Chart Attributes:</w:t>
              </w:r>
            </w:ins>
          </w:p>
          <w:p w:rsidRPr="00105EB0" w:rsidR="00437B6A" w:rsidP="003E4A23" w:rsidRDefault="00437B6A" w14:paraId="0FC86178" wp14:textId="77777777">
            <w:pPr>
              <w:pStyle w:val="Header"/>
              <w:pBdr>
                <w:bottom w:val="none" w:color="auto" w:sz="0" w:space="0"/>
              </w:pBdr>
              <w:spacing w:before="40" w:after="40"/>
              <w:rPr>
                <w:ins w:author="Author" w:id="1399"/>
                <w:rStyle w:val="ModernTableText"/>
                <w:b w:val="0"/>
                <w:noProof/>
                <w:szCs w:val="17"/>
                <w:lang w:val="en-US" w:eastAsia="en-US"/>
              </w:rPr>
            </w:pPr>
            <w:ins w:author="Author" w:id="1400">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Stacked 100% 3D</w:t>
              </w:r>
            </w:ins>
          </w:p>
        </w:tc>
      </w:tr>
      <w:tr xmlns:wp14="http://schemas.microsoft.com/office/word/2010/wordml" w:rsidR="00437B6A" w:rsidTr="003E4A23" w14:paraId="5344F79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ins w:author="Author" w:id="1401"/>
        </w:trPr>
        <w:tc>
          <w:tcPr>
            <w:tcW w:w="610" w:type="pct"/>
            <w:gridSpan w:val="2"/>
            <w:vMerge/>
            <w:vAlign w:val="center"/>
          </w:tcPr>
          <w:p w:rsidRPr="00205D93" w:rsidR="00437B6A" w:rsidP="003E4A23" w:rsidRDefault="00437B6A" w14:paraId="3C469E3E" wp14:textId="77777777">
            <w:pPr>
              <w:spacing w:before="40" w:after="40"/>
              <w:rPr>
                <w:ins w:author="Author" w:id="1402"/>
                <w:rStyle w:val="ModernTableText"/>
                <w:rFonts w:cs="Arial"/>
                <w:noProof/>
                <w:color w:val="000000"/>
                <w:szCs w:val="17"/>
              </w:rPr>
            </w:pPr>
          </w:p>
        </w:tc>
        <w:tc>
          <w:tcPr>
            <w:tcW w:w="489" w:type="pct"/>
            <w:gridSpan w:val="2"/>
            <w:vMerge/>
          </w:tcPr>
          <w:p w:rsidRPr="00105EB0" w:rsidR="00437B6A" w:rsidP="003E4A23" w:rsidRDefault="00437B6A" w14:paraId="1F52DFA1" wp14:textId="77777777">
            <w:pPr>
              <w:pStyle w:val="Header"/>
              <w:pBdr>
                <w:bottom w:val="none" w:color="auto" w:sz="0" w:space="0"/>
              </w:pBdr>
              <w:spacing w:before="40" w:after="40"/>
              <w:rPr>
                <w:ins w:author="Author" w:id="1403"/>
                <w:rStyle w:val="ModernTableText"/>
                <w:b w:val="0"/>
                <w:noProof/>
                <w:szCs w:val="17"/>
                <w:lang w:val="en-US" w:eastAsia="en-US"/>
              </w:rPr>
            </w:pPr>
          </w:p>
        </w:tc>
        <w:tc>
          <w:tcPr>
            <w:tcW w:w="1031" w:type="pct"/>
            <w:gridSpan w:val="4"/>
            <w:tcBorders>
              <w:top w:val="single" w:color="616161" w:sz="2" w:space="0"/>
            </w:tcBorders>
            <w:vAlign w:val="center"/>
          </w:tcPr>
          <w:p w:rsidRPr="00105EB0" w:rsidR="00437B6A" w:rsidP="003E4A23" w:rsidRDefault="00437B6A" w14:paraId="12AA1E79" wp14:textId="77777777">
            <w:pPr>
              <w:pStyle w:val="Header"/>
              <w:pBdr>
                <w:bottom w:val="none" w:color="auto" w:sz="0" w:space="0"/>
              </w:pBdr>
              <w:spacing w:before="40" w:after="40"/>
              <w:rPr>
                <w:ins w:author="Author" w:id="1404"/>
                <w:rStyle w:val="ModernTableText"/>
                <w:b w:val="0"/>
                <w:noProof/>
                <w:szCs w:val="17"/>
                <w:lang w:val="en-US" w:eastAsia="en-US"/>
              </w:rPr>
            </w:pPr>
            <w:ins w:author="Author" w:id="1405">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Line                                        </w:t>
              </w:r>
            </w:ins>
          </w:p>
        </w:tc>
        <w:tc>
          <w:tcPr>
            <w:tcW w:w="2870" w:type="pct"/>
            <w:gridSpan w:val="7"/>
          </w:tcPr>
          <w:p w:rsidRPr="00105EB0" w:rsidR="00437B6A" w:rsidP="003E4A23" w:rsidRDefault="00437B6A" w14:paraId="6663A5D6" wp14:textId="77777777">
            <w:pPr>
              <w:pStyle w:val="Header"/>
              <w:pBdr>
                <w:bottom w:val="none" w:color="auto" w:sz="0" w:space="0"/>
              </w:pBdr>
              <w:spacing w:before="40" w:after="40"/>
              <w:rPr>
                <w:ins w:author="Author" w:id="1406"/>
                <w:rStyle w:val="ModernTableText"/>
                <w:b w:val="0"/>
                <w:noProof/>
                <w:szCs w:val="17"/>
                <w:lang w:val="en-US" w:eastAsia="en-US"/>
              </w:rPr>
            </w:pPr>
            <w:ins w:author="Author" w:id="1407">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With Markers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ins>
          </w:p>
        </w:tc>
      </w:tr>
      <w:tr xmlns:wp14="http://schemas.microsoft.com/office/word/2010/wordml" w:rsidR="00437B6A" w:rsidTr="003E4A23" w14:paraId="10215AB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rHeight w:val="254"/>
          <w:jc w:val="center"/>
          <w:ins w:author="Author" w:id="1408"/>
        </w:trPr>
        <w:tc>
          <w:tcPr>
            <w:tcW w:w="610" w:type="pct"/>
            <w:gridSpan w:val="2"/>
            <w:vMerge/>
            <w:vAlign w:val="center"/>
          </w:tcPr>
          <w:p w:rsidRPr="00205D93" w:rsidR="00437B6A" w:rsidP="003E4A23" w:rsidRDefault="00437B6A" w14:paraId="76B2C54D" wp14:textId="77777777">
            <w:pPr>
              <w:spacing w:before="40" w:after="40"/>
              <w:rPr>
                <w:ins w:author="Author" w:id="1409"/>
                <w:rStyle w:val="ModernTableText"/>
                <w:rFonts w:cs="Arial"/>
                <w:noProof/>
                <w:color w:val="000000"/>
                <w:szCs w:val="17"/>
              </w:rPr>
            </w:pPr>
          </w:p>
        </w:tc>
        <w:tc>
          <w:tcPr>
            <w:tcW w:w="489" w:type="pct"/>
            <w:gridSpan w:val="2"/>
            <w:vMerge/>
          </w:tcPr>
          <w:p w:rsidRPr="00105EB0" w:rsidR="00437B6A" w:rsidP="003E4A23" w:rsidRDefault="00437B6A" w14:paraId="0774E8A6" wp14:textId="77777777">
            <w:pPr>
              <w:pStyle w:val="Header"/>
              <w:pBdr>
                <w:bottom w:val="none" w:color="auto" w:sz="0" w:space="0"/>
              </w:pBdr>
              <w:spacing w:before="40" w:after="40"/>
              <w:rPr>
                <w:ins w:author="Author" w:id="1410"/>
                <w:rStyle w:val="ModernTableText"/>
                <w:b w:val="0"/>
                <w:noProof/>
                <w:szCs w:val="17"/>
                <w:lang w:val="en-US" w:eastAsia="en-US"/>
              </w:rPr>
            </w:pPr>
          </w:p>
        </w:tc>
        <w:tc>
          <w:tcPr>
            <w:tcW w:w="1031" w:type="pct"/>
            <w:gridSpan w:val="4"/>
            <w:tcBorders>
              <w:top w:val="single" w:color="616161" w:sz="2" w:space="0"/>
            </w:tcBorders>
            <w:vAlign w:val="center"/>
          </w:tcPr>
          <w:p w:rsidRPr="00105EB0" w:rsidR="00437B6A" w:rsidP="003E4A23" w:rsidRDefault="00437B6A" w14:paraId="0EBAB016" wp14:textId="77777777">
            <w:pPr>
              <w:pStyle w:val="Header"/>
              <w:pBdr>
                <w:bottom w:val="none" w:color="auto" w:sz="0" w:space="0"/>
              </w:pBdr>
              <w:spacing w:before="40" w:after="40"/>
              <w:rPr>
                <w:ins w:author="Author" w:id="1411"/>
                <w:rStyle w:val="ModernTableText"/>
                <w:b w:val="0"/>
                <w:noProof/>
                <w:szCs w:val="17"/>
                <w:lang w:val="en-US" w:eastAsia="en-US"/>
              </w:rPr>
            </w:pPr>
            <w:ins w:author="Author" w:id="1412">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Pie</w:t>
              </w:r>
            </w:ins>
          </w:p>
        </w:tc>
        <w:tc>
          <w:tcPr>
            <w:tcW w:w="2870" w:type="pct"/>
            <w:gridSpan w:val="7"/>
          </w:tcPr>
          <w:p w:rsidRPr="00105EB0" w:rsidR="00437B6A" w:rsidP="003E4A23" w:rsidRDefault="00437B6A" w14:paraId="4C1F96D4" wp14:textId="77777777">
            <w:pPr>
              <w:pStyle w:val="Header"/>
              <w:pBdr>
                <w:bottom w:val="none" w:color="auto" w:sz="0" w:space="0"/>
              </w:pBdr>
              <w:spacing w:before="40" w:after="40"/>
              <w:rPr>
                <w:ins w:author="Author" w:id="1413"/>
                <w:rStyle w:val="ModernTableText"/>
                <w:b w:val="0"/>
                <w:noProof/>
                <w:szCs w:val="17"/>
                <w:lang w:val="en-US" w:eastAsia="en-US"/>
              </w:rPr>
            </w:pPr>
            <w:ins w:author="Author" w:id="1414">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3D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w:t>
              </w:r>
              <w:r w:rsidRPr="00105EB0">
                <w:rPr>
                  <w:rStyle w:val="ModernTableText"/>
                  <w:rFonts w:ascii="Wingdings 2" w:hAnsi="Wingdings 2" w:eastAsia="Wingdings 2" w:cs="Wingdings 2"/>
                  <w:b w:val="0"/>
                  <w:noProof/>
                  <w:szCs w:val="17"/>
                  <w:lang w:val="en-US" w:eastAsia="en-US"/>
                </w:rPr>
                <w:t>£</w:t>
              </w:r>
              <w:r w:rsidRPr="00105EB0">
                <w:rPr>
                  <w:rStyle w:val="ModernTableText"/>
                  <w:b w:val="0"/>
                  <w:noProof/>
                  <w:szCs w:val="17"/>
                  <w:lang w:val="en-US" w:eastAsia="en-US"/>
                </w:rPr>
                <w:t xml:space="preserve"> Donut 3D                    </w:t>
              </w:r>
            </w:ins>
          </w:p>
        </w:tc>
      </w:tr>
      <w:tr xmlns:wp14="http://schemas.microsoft.com/office/word/2010/wordml" w:rsidR="00437B6A" w:rsidTr="003E4A23" w14:paraId="055A88A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415"/>
        </w:trPr>
        <w:tc>
          <w:tcPr>
            <w:tcW w:w="5000" w:type="pct"/>
            <w:gridSpan w:val="15"/>
            <w:tcBorders>
              <w:top w:val="single" w:color="616161" w:sz="2" w:space="0"/>
              <w:bottom w:val="single" w:color="616161" w:sz="2" w:space="0"/>
            </w:tcBorders>
            <w:shd w:val="clear" w:color="auto" w:fill="191919"/>
            <w:vAlign w:val="center"/>
          </w:tcPr>
          <w:p w:rsidRPr="00205D93" w:rsidR="00437B6A" w:rsidP="003E4A23" w:rsidRDefault="00437B6A" w14:paraId="7EE426EA" wp14:textId="77777777">
            <w:pPr>
              <w:pStyle w:val="TableText1"/>
              <w:spacing w:before="40" w:after="40"/>
              <w:jc w:val="center"/>
              <w:rPr>
                <w:ins w:author="Author" w:id="1416"/>
                <w:rStyle w:val="ModernTableText"/>
                <w:rFonts w:ascii="Arial Black" w:hAnsi="Arial Black" w:cs="Arial"/>
                <w:bCs/>
                <w:noProof/>
                <w:color w:val="FFFFFF"/>
                <w:sz w:val="19"/>
                <w:szCs w:val="19"/>
              </w:rPr>
            </w:pPr>
            <w:ins w:author="Author" w:id="1417">
              <w:r w:rsidRPr="00205D93">
                <w:rPr>
                  <w:rStyle w:val="ModernTableText"/>
                  <w:rFonts w:ascii="Arial Black" w:hAnsi="Arial Black" w:cs="Arial"/>
                  <w:bCs/>
                  <w:noProof/>
                  <w:color w:val="FFFFFF"/>
                  <w:sz w:val="19"/>
                  <w:szCs w:val="19"/>
                </w:rPr>
                <w:t>Report Section Heading (opt)</w:t>
              </w:r>
            </w:ins>
          </w:p>
        </w:tc>
      </w:tr>
      <w:tr xmlns:wp14="http://schemas.microsoft.com/office/word/2010/wordml" w:rsidR="00437B6A" w:rsidTr="003E4A23" w14:paraId="6DF5B55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418"/>
        </w:trPr>
        <w:tc>
          <w:tcPr>
            <w:tcW w:w="1706" w:type="pct"/>
            <w:gridSpan w:val="7"/>
            <w:tcBorders>
              <w:top w:val="single" w:color="616161" w:sz="2" w:space="0"/>
              <w:bottom w:val="single" w:color="616161" w:sz="2" w:space="0"/>
            </w:tcBorders>
            <w:vAlign w:val="center"/>
          </w:tcPr>
          <w:p w:rsidRPr="00205D93" w:rsidR="00437B6A" w:rsidP="003E4A23" w:rsidRDefault="00437B6A" w14:paraId="2ADAF766" wp14:textId="77777777">
            <w:pPr>
              <w:pStyle w:val="TableText1"/>
              <w:spacing w:before="40" w:after="40"/>
              <w:jc w:val="center"/>
              <w:rPr>
                <w:ins w:author="Author" w:id="1419"/>
                <w:rStyle w:val="ModernTableText"/>
                <w:rFonts w:cs="Arial"/>
                <w:b/>
                <w:noProof/>
                <w:szCs w:val="18"/>
              </w:rPr>
            </w:pPr>
            <w:ins w:author="Author" w:id="1420">
              <w:r w:rsidRPr="00205D93">
                <w:rPr>
                  <w:rStyle w:val="ModernTableText"/>
                  <w:rFonts w:cs="Arial"/>
                  <w:b/>
                  <w:bCs/>
                  <w:noProof/>
                  <w:szCs w:val="18"/>
                </w:rPr>
                <w:t>Report Section Label (opt)</w:t>
              </w:r>
            </w:ins>
          </w:p>
        </w:tc>
        <w:tc>
          <w:tcPr>
            <w:tcW w:w="1644" w:type="pct"/>
            <w:gridSpan w:val="4"/>
            <w:tcBorders>
              <w:top w:val="single" w:color="616161" w:sz="2" w:space="0"/>
              <w:bottom w:val="single" w:color="616161" w:sz="2" w:space="0"/>
            </w:tcBorders>
            <w:vAlign w:val="center"/>
          </w:tcPr>
          <w:p w:rsidRPr="00205D93" w:rsidR="00437B6A" w:rsidP="003E4A23" w:rsidRDefault="00437B6A" w14:paraId="5C308310" wp14:textId="77777777">
            <w:pPr>
              <w:pStyle w:val="TableText1"/>
              <w:spacing w:before="40" w:after="40"/>
              <w:jc w:val="center"/>
              <w:rPr>
                <w:ins w:author="Author" w:id="1421"/>
                <w:rStyle w:val="ModernTableText"/>
                <w:rFonts w:cs="Arial"/>
                <w:b/>
                <w:noProof/>
                <w:szCs w:val="18"/>
              </w:rPr>
            </w:pPr>
            <w:ins w:author="Author" w:id="1422">
              <w:r w:rsidRPr="00205D93">
                <w:rPr>
                  <w:rStyle w:val="ModernTableText"/>
                  <w:rFonts w:cs="Arial"/>
                  <w:b/>
                  <w:noProof/>
                  <w:szCs w:val="18"/>
                </w:rPr>
                <w:t>Report Section Description (opt)</w:t>
              </w:r>
            </w:ins>
          </w:p>
        </w:tc>
        <w:tc>
          <w:tcPr>
            <w:tcW w:w="1650" w:type="pct"/>
            <w:gridSpan w:val="4"/>
            <w:tcBorders>
              <w:top w:val="single" w:color="616161" w:sz="2" w:space="0"/>
              <w:bottom w:val="single" w:color="616161" w:sz="2" w:space="0"/>
            </w:tcBorders>
            <w:vAlign w:val="center"/>
          </w:tcPr>
          <w:p w:rsidRPr="00205D93" w:rsidR="00437B6A" w:rsidP="003E4A23" w:rsidRDefault="00437B6A" w14:paraId="13EC6245" wp14:textId="77777777">
            <w:pPr>
              <w:pStyle w:val="TableText1"/>
              <w:spacing w:before="40" w:after="40"/>
              <w:jc w:val="center"/>
              <w:rPr>
                <w:ins w:author="Author" w:id="1423"/>
                <w:rStyle w:val="ModernTableText"/>
                <w:rFonts w:cs="Arial"/>
                <w:b/>
                <w:noProof/>
                <w:szCs w:val="18"/>
              </w:rPr>
            </w:pPr>
            <w:ins w:author="Author" w:id="1424">
              <w:r w:rsidRPr="00205D93">
                <w:rPr>
                  <w:rStyle w:val="ModernTableText"/>
                  <w:rFonts w:cs="Arial"/>
                  <w:b/>
                  <w:noProof/>
                  <w:szCs w:val="18"/>
                </w:rPr>
                <w:t>Report Section Processing Rules (opt)</w:t>
              </w:r>
            </w:ins>
          </w:p>
        </w:tc>
      </w:tr>
      <w:tr xmlns:wp14="http://schemas.microsoft.com/office/word/2010/wordml" w:rsidR="00437B6A" w:rsidTr="003E4A23" w14:paraId="6FA6734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425"/>
        </w:trPr>
        <w:tc>
          <w:tcPr>
            <w:tcW w:w="1706" w:type="pct"/>
            <w:gridSpan w:val="7"/>
            <w:tcBorders>
              <w:top w:val="single" w:color="616161" w:sz="2" w:space="0"/>
              <w:bottom w:val="single" w:color="616161" w:sz="2" w:space="0"/>
            </w:tcBorders>
          </w:tcPr>
          <w:p w:rsidRPr="00292F97" w:rsidR="00437B6A" w:rsidP="003E4A23" w:rsidRDefault="00437B6A" w14:paraId="28BEC55E" wp14:textId="77777777">
            <w:pPr>
              <w:pStyle w:val="TableTextACSSC"/>
              <w:rPr>
                <w:ins w:author="Author" w:id="1426"/>
                <w:rFonts w:ascii="Arial" w:hAnsi="Arial" w:cs="Arial"/>
                <w:sz w:val="18"/>
                <w:szCs w:val="18"/>
              </w:rPr>
            </w:pPr>
            <w:ins w:author="Author" w:id="1427">
              <w:r>
                <w:rPr>
                  <w:rFonts w:ascii="Arial" w:hAnsi="Arial" w:cs="Arial"/>
                  <w:sz w:val="18"/>
                  <w:szCs w:val="18"/>
                </w:rPr>
                <w:t>LOB Cd - Desc</w:t>
              </w:r>
            </w:ins>
          </w:p>
        </w:tc>
        <w:tc>
          <w:tcPr>
            <w:tcW w:w="1644" w:type="pct"/>
            <w:gridSpan w:val="4"/>
            <w:tcBorders>
              <w:top w:val="single" w:color="616161" w:sz="2" w:space="0"/>
              <w:bottom w:val="single" w:color="616161" w:sz="2" w:space="0"/>
            </w:tcBorders>
          </w:tcPr>
          <w:p w:rsidRPr="00292F97" w:rsidR="00437B6A" w:rsidP="003E4A23" w:rsidRDefault="00437B6A" w14:paraId="309EDA6B" wp14:textId="77777777">
            <w:pPr>
              <w:pStyle w:val="TableTextACSSC"/>
              <w:rPr>
                <w:ins w:author="Author" w:id="1428"/>
                <w:rFonts w:ascii="Arial" w:hAnsi="Arial" w:cs="Arial"/>
                <w:sz w:val="18"/>
                <w:szCs w:val="18"/>
              </w:rPr>
            </w:pPr>
            <w:ins w:author="Author" w:id="1429">
              <w:r w:rsidRPr="00292F97">
                <w:rPr>
                  <w:rFonts w:ascii="Arial" w:hAnsi="Arial" w:cs="Arial"/>
                  <w:sz w:val="18"/>
                  <w:szCs w:val="18"/>
                </w:rPr>
                <w:t>The line of business code and description.</w:t>
              </w:r>
            </w:ins>
          </w:p>
        </w:tc>
        <w:tc>
          <w:tcPr>
            <w:tcW w:w="1650" w:type="pct"/>
            <w:gridSpan w:val="4"/>
            <w:tcBorders>
              <w:top w:val="single" w:color="616161" w:sz="2" w:space="0"/>
              <w:bottom w:val="single" w:color="616161" w:sz="2" w:space="0"/>
            </w:tcBorders>
          </w:tcPr>
          <w:p w:rsidRPr="00292F97" w:rsidR="00437B6A" w:rsidP="003E4A23" w:rsidRDefault="00437B6A" w14:paraId="25ACB812" wp14:textId="77777777">
            <w:pPr>
              <w:pStyle w:val="TableTextACSSC"/>
              <w:rPr>
                <w:ins w:author="Author" w:id="1430"/>
                <w:rFonts w:ascii="Arial" w:hAnsi="Arial" w:cs="Arial"/>
                <w:sz w:val="18"/>
                <w:szCs w:val="18"/>
              </w:rPr>
            </w:pPr>
            <w:ins w:author="Author" w:id="1431">
              <w:r w:rsidRPr="00292F97">
                <w:rPr>
                  <w:rFonts w:ascii="Arial" w:hAnsi="Arial" w:cs="Arial"/>
                  <w:sz w:val="18"/>
                  <w:szCs w:val="18"/>
                </w:rPr>
                <w:t>Using R-VV-DOMAIN-NAM = ‘R-LOB-CD’, join to R-VV-TB.R-VV-CD using A-HDR-TB.R-LOB-CD to get the short description.</w:t>
              </w:r>
            </w:ins>
          </w:p>
        </w:tc>
      </w:tr>
      <w:tr xmlns:wp14="http://schemas.microsoft.com/office/word/2010/wordml" w:rsidR="00437B6A" w:rsidTr="003E4A23" w14:paraId="5E6FB25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432"/>
        </w:trPr>
        <w:tc>
          <w:tcPr>
            <w:tcW w:w="1706" w:type="pct"/>
            <w:gridSpan w:val="7"/>
            <w:tcBorders>
              <w:top w:val="single" w:color="616161" w:sz="2" w:space="0"/>
              <w:bottom w:val="single" w:color="616161" w:sz="2" w:space="0"/>
            </w:tcBorders>
            <w:vAlign w:val="center"/>
          </w:tcPr>
          <w:p w:rsidRPr="003265B1" w:rsidR="00437B6A" w:rsidP="003E4A23" w:rsidRDefault="00437B6A" w14:paraId="36F48BB9" wp14:textId="77777777">
            <w:pPr>
              <w:pStyle w:val="TableTextACSSC"/>
              <w:rPr>
                <w:ins w:author="Author" w:id="1433"/>
                <w:rFonts w:ascii="Arial" w:hAnsi="Arial" w:cs="Arial"/>
                <w:sz w:val="18"/>
                <w:szCs w:val="18"/>
              </w:rPr>
            </w:pPr>
            <w:ins w:author="Author" w:id="1434">
              <w:r w:rsidRPr="003265B1">
                <w:rPr>
                  <w:rFonts w:ascii="Arial" w:hAnsi="Arial" w:cs="Arial"/>
                  <w:sz w:val="18"/>
                  <w:szCs w:val="18"/>
                </w:rPr>
                <w:t xml:space="preserve">MM/DD/CCYY  </w:t>
              </w:r>
            </w:ins>
          </w:p>
        </w:tc>
        <w:tc>
          <w:tcPr>
            <w:tcW w:w="1644" w:type="pct"/>
            <w:gridSpan w:val="4"/>
            <w:tcBorders>
              <w:top w:val="single" w:color="616161" w:sz="2" w:space="0"/>
              <w:bottom w:val="single" w:color="616161" w:sz="2" w:space="0"/>
            </w:tcBorders>
            <w:vAlign w:val="center"/>
          </w:tcPr>
          <w:p w:rsidRPr="003265B1" w:rsidR="00437B6A" w:rsidP="003E4A23" w:rsidRDefault="00437B6A" w14:paraId="66A20521" wp14:textId="77777777">
            <w:pPr>
              <w:pStyle w:val="TableTextACSSC"/>
              <w:rPr>
                <w:ins w:author="Author" w:id="1435"/>
                <w:rFonts w:ascii="Arial" w:hAnsi="Arial" w:cs="Arial"/>
                <w:sz w:val="18"/>
                <w:szCs w:val="18"/>
              </w:rPr>
            </w:pPr>
            <w:ins w:author="Author" w:id="1436">
              <w:r>
                <w:rPr>
                  <w:rFonts w:ascii="Arial" w:hAnsi="Arial" w:cs="Arial"/>
                  <w:sz w:val="18"/>
                  <w:szCs w:val="18"/>
                </w:rPr>
                <w:t>Weekly Report Date</w:t>
              </w:r>
              <w:r w:rsidRPr="003265B1">
                <w:rPr>
                  <w:rFonts w:ascii="Arial" w:hAnsi="Arial" w:cs="Arial"/>
                  <w:sz w:val="18"/>
                  <w:szCs w:val="18"/>
                </w:rPr>
                <w:t xml:space="preserve">  </w:t>
              </w:r>
            </w:ins>
          </w:p>
        </w:tc>
        <w:tc>
          <w:tcPr>
            <w:tcW w:w="1650" w:type="pct"/>
            <w:gridSpan w:val="4"/>
            <w:tcBorders>
              <w:top w:val="single" w:color="616161" w:sz="2" w:space="0"/>
              <w:bottom w:val="single" w:color="616161" w:sz="2" w:space="0"/>
            </w:tcBorders>
          </w:tcPr>
          <w:p w:rsidRPr="00292F97" w:rsidR="00437B6A" w:rsidP="003E4A23" w:rsidRDefault="00437B6A" w14:paraId="77D825C3" wp14:textId="77777777">
            <w:pPr>
              <w:pStyle w:val="TableTextACSSC"/>
              <w:rPr>
                <w:ins w:author="Author" w:id="1437"/>
                <w:rFonts w:ascii="Arial" w:hAnsi="Arial" w:cs="Arial"/>
                <w:sz w:val="18"/>
                <w:szCs w:val="18"/>
              </w:rPr>
            </w:pPr>
            <w:ins w:author="Author" w:id="1438">
              <w:r>
                <w:rPr>
                  <w:rFonts w:ascii="Arial" w:hAnsi="Arial" w:cs="Arial"/>
                  <w:sz w:val="18"/>
                  <w:szCs w:val="18"/>
                </w:rPr>
                <w:t>Display the weekly reporting date</w:t>
              </w:r>
            </w:ins>
          </w:p>
        </w:tc>
      </w:tr>
      <w:tr xmlns:wp14="http://schemas.microsoft.com/office/word/2010/wordml" w:rsidR="00437B6A" w:rsidTr="003E4A23" w14:paraId="4BB026BD"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12" w:type="pct"/>
          <w:cantSplit/>
          <w:jc w:val="center"/>
          <w:ins w:author="Author" w:id="1439"/>
        </w:trPr>
        <w:tc>
          <w:tcPr>
            <w:tcW w:w="4988" w:type="pct"/>
            <w:gridSpan w:val="14"/>
            <w:tcBorders>
              <w:top w:val="single" w:color="616161" w:sz="2" w:space="0"/>
              <w:bottom w:val="single" w:color="616161" w:sz="2" w:space="0"/>
            </w:tcBorders>
            <w:shd w:val="clear" w:color="auto" w:fill="191919"/>
          </w:tcPr>
          <w:p w:rsidR="00437B6A" w:rsidP="003E4A23" w:rsidRDefault="00437B6A" w14:paraId="20E282A9" wp14:textId="77777777">
            <w:pPr>
              <w:pStyle w:val="TableText1"/>
              <w:spacing w:before="40" w:after="40"/>
              <w:jc w:val="center"/>
              <w:rPr>
                <w:ins w:author="Author" w:id="1440"/>
                <w:rStyle w:val="ModernTableText"/>
                <w:rFonts w:ascii="Arial Black" w:hAnsi="Arial Black" w:cs="Arial"/>
                <w:bCs/>
                <w:noProof/>
                <w:color w:val="FFFFFF"/>
                <w:sz w:val="19"/>
                <w:szCs w:val="19"/>
              </w:rPr>
            </w:pPr>
            <w:ins w:author="Author" w:id="1441">
              <w:r>
                <w:rPr>
                  <w:rStyle w:val="ModernTableText"/>
                  <w:rFonts w:ascii="Arial Black" w:hAnsi="Arial Black" w:cs="Arial"/>
                  <w:bCs/>
                  <w:noProof/>
                  <w:color w:val="FFFFFF"/>
                  <w:sz w:val="19"/>
                  <w:szCs w:val="19"/>
                </w:rPr>
                <w:t>Chart Header (opt)</w:t>
              </w:r>
            </w:ins>
          </w:p>
        </w:tc>
      </w:tr>
      <w:tr xmlns:wp14="http://schemas.microsoft.com/office/word/2010/wordml" w:rsidR="00437B6A" w:rsidTr="003E4A23" w14:paraId="1388F85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12" w:type="pct"/>
          <w:cantSplit/>
          <w:jc w:val="center"/>
          <w:ins w:author="Author" w:id="1442"/>
        </w:trPr>
        <w:tc>
          <w:tcPr>
            <w:tcW w:w="2554" w:type="pct"/>
            <w:gridSpan w:val="9"/>
            <w:tcBorders>
              <w:top w:val="single" w:color="616161" w:sz="2" w:space="0"/>
              <w:bottom w:val="single" w:color="616161" w:sz="2" w:space="0"/>
            </w:tcBorders>
          </w:tcPr>
          <w:p w:rsidRPr="00205D93" w:rsidR="00437B6A" w:rsidP="003E4A23" w:rsidRDefault="00437B6A" w14:paraId="747899B6" wp14:textId="77777777">
            <w:pPr>
              <w:pStyle w:val="TableText1"/>
              <w:spacing w:before="40" w:after="40"/>
              <w:jc w:val="center"/>
              <w:rPr>
                <w:ins w:author="Author" w:id="1443"/>
                <w:rStyle w:val="ModernTableText"/>
                <w:rFonts w:cs="Arial"/>
                <w:b/>
                <w:szCs w:val="17"/>
              </w:rPr>
            </w:pPr>
            <w:ins w:author="Author" w:id="1444">
              <w:r w:rsidRPr="00205D93">
                <w:rPr>
                  <w:rStyle w:val="ModernTableText"/>
                  <w:rFonts w:cs="Arial"/>
                  <w:b/>
                  <w:szCs w:val="17"/>
                </w:rPr>
                <w:t>Chart Title</w:t>
              </w:r>
            </w:ins>
          </w:p>
        </w:tc>
        <w:tc>
          <w:tcPr>
            <w:tcW w:w="2434" w:type="pct"/>
            <w:gridSpan w:val="5"/>
            <w:tcBorders>
              <w:top w:val="single" w:color="616161" w:sz="2" w:space="0"/>
              <w:bottom w:val="single" w:color="616161" w:sz="2" w:space="0"/>
            </w:tcBorders>
          </w:tcPr>
          <w:p w:rsidRPr="00205D93" w:rsidR="00437B6A" w:rsidP="003E4A23" w:rsidRDefault="00437B6A" w14:paraId="11488319" wp14:textId="77777777">
            <w:pPr>
              <w:pStyle w:val="TableText1"/>
              <w:spacing w:before="40" w:after="40"/>
              <w:jc w:val="center"/>
              <w:rPr>
                <w:ins w:author="Author" w:id="1445"/>
                <w:rStyle w:val="ModernTableText"/>
                <w:rFonts w:cs="Arial"/>
                <w:b/>
                <w:noProof/>
                <w:szCs w:val="17"/>
              </w:rPr>
            </w:pPr>
            <w:ins w:author="Author" w:id="1446">
              <w:r w:rsidRPr="00205D93">
                <w:rPr>
                  <w:rStyle w:val="ModernTableText"/>
                  <w:rFonts w:cs="Arial"/>
                  <w:b/>
                  <w:noProof/>
                  <w:szCs w:val="17"/>
                </w:rPr>
                <w:t>Chart Sub-title</w:t>
              </w:r>
            </w:ins>
          </w:p>
        </w:tc>
      </w:tr>
      <w:tr xmlns:wp14="http://schemas.microsoft.com/office/word/2010/wordml" w:rsidR="00437B6A" w:rsidTr="003E4A23" w14:paraId="2BA6574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gridAfter w:val="1"/>
          <w:wAfter w:w="12" w:type="pct"/>
          <w:cantSplit/>
          <w:jc w:val="center"/>
          <w:ins w:author="Author" w:id="1447"/>
        </w:trPr>
        <w:tc>
          <w:tcPr>
            <w:tcW w:w="2554" w:type="pct"/>
            <w:gridSpan w:val="9"/>
            <w:tcBorders>
              <w:top w:val="single" w:color="616161" w:sz="2" w:space="0"/>
              <w:right w:val="single" w:color="616161" w:sz="2" w:space="0"/>
            </w:tcBorders>
          </w:tcPr>
          <w:p w:rsidRPr="00205D93" w:rsidR="00437B6A" w:rsidP="003E4A23" w:rsidRDefault="00437B6A" w14:paraId="5B17A9BB" wp14:textId="77777777">
            <w:pPr>
              <w:pStyle w:val="TableText1"/>
              <w:spacing w:before="40" w:after="40"/>
              <w:rPr>
                <w:ins w:author="Author" w:id="1448"/>
                <w:rStyle w:val="ModernTableText"/>
                <w:rFonts w:cs="Arial"/>
                <w:color w:val="000000"/>
                <w:szCs w:val="17"/>
              </w:rPr>
            </w:pPr>
            <w:ins w:author="Author" w:id="1449">
              <w:r w:rsidRPr="00205D93">
                <w:rPr>
                  <w:rStyle w:val="ModernTableText"/>
                  <w:rFonts w:cs="Arial"/>
                  <w:color w:val="000000"/>
                  <w:szCs w:val="17"/>
                </w:rPr>
                <w:t>N/A</w:t>
              </w:r>
            </w:ins>
          </w:p>
        </w:tc>
        <w:tc>
          <w:tcPr>
            <w:tcW w:w="2434" w:type="pct"/>
            <w:gridSpan w:val="5"/>
            <w:tcBorders>
              <w:top w:val="single" w:color="616161" w:sz="2" w:space="0"/>
              <w:right w:val="single" w:color="616161" w:sz="2" w:space="0"/>
            </w:tcBorders>
          </w:tcPr>
          <w:p w:rsidRPr="00205D93" w:rsidR="00437B6A" w:rsidP="003E4A23" w:rsidRDefault="00437B6A" w14:paraId="05594809" wp14:textId="77777777">
            <w:pPr>
              <w:pStyle w:val="TableText1"/>
              <w:spacing w:before="40" w:after="40"/>
              <w:rPr>
                <w:ins w:author="Author" w:id="1450"/>
                <w:rStyle w:val="ModernTableText"/>
                <w:rFonts w:cs="Arial"/>
                <w:color w:val="000000"/>
                <w:szCs w:val="17"/>
              </w:rPr>
            </w:pPr>
            <w:ins w:author="Author" w:id="1451">
              <w:r w:rsidRPr="00205D93">
                <w:rPr>
                  <w:rStyle w:val="ModernTableText"/>
                  <w:rFonts w:cs="Arial"/>
                  <w:color w:val="000000"/>
                  <w:szCs w:val="17"/>
                </w:rPr>
                <w:t>N/A</w:t>
              </w:r>
            </w:ins>
          </w:p>
        </w:tc>
      </w:tr>
      <w:tr xmlns:wp14="http://schemas.microsoft.com/office/word/2010/wordml" w:rsidRPr="003F4256" w:rsidR="00437B6A" w:rsidTr="003E4A23" w14:paraId="056DF55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blHeader/>
          <w:jc w:val="center"/>
          <w:ins w:author="Author" w:id="1452"/>
        </w:trPr>
        <w:tc>
          <w:tcPr>
            <w:tcW w:w="5000" w:type="pct"/>
            <w:gridSpan w:val="15"/>
            <w:tcBorders>
              <w:top w:val="single" w:color="616161" w:sz="2" w:space="0"/>
              <w:bottom w:val="single" w:color="616161" w:sz="2" w:space="0"/>
            </w:tcBorders>
            <w:shd w:val="clear" w:color="auto" w:fill="191919"/>
          </w:tcPr>
          <w:p w:rsidRPr="003F4256" w:rsidR="00437B6A" w:rsidP="003E4A23" w:rsidRDefault="00437B6A" w14:paraId="727C1E4F" wp14:textId="77777777">
            <w:pPr>
              <w:pStyle w:val="TableText1"/>
              <w:spacing w:before="40" w:after="40"/>
              <w:jc w:val="center"/>
              <w:rPr>
                <w:ins w:author="Author" w:id="1453"/>
                <w:rStyle w:val="ModernTableText"/>
                <w:rFonts w:ascii="Arial Black" w:hAnsi="Arial Black" w:cs="Arial"/>
                <w:bCs/>
                <w:noProof/>
                <w:color w:val="FFFFFF"/>
                <w:sz w:val="16"/>
                <w:szCs w:val="19"/>
              </w:rPr>
            </w:pPr>
            <w:ins w:author="Author" w:id="1454">
              <w:r w:rsidRPr="003F4256">
                <w:rPr>
                  <w:rStyle w:val="ModernTableText"/>
                  <w:rFonts w:ascii="Arial Black" w:hAnsi="Arial Black" w:cs="Arial"/>
                  <w:bCs/>
                  <w:noProof/>
                  <w:color w:val="FFFFFF"/>
                  <w:sz w:val="16"/>
                  <w:szCs w:val="19"/>
                </w:rPr>
                <w:t>Report Body</w:t>
              </w:r>
            </w:ins>
          </w:p>
        </w:tc>
      </w:tr>
      <w:tr xmlns:wp14="http://schemas.microsoft.com/office/word/2010/wordml" w:rsidRPr="003F4256" w:rsidR="00437B6A" w:rsidTr="003E4A23" w14:paraId="38231B3A"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tblHeader/>
          <w:jc w:val="center"/>
          <w:ins w:author="Author" w:id="1455"/>
        </w:trPr>
        <w:tc>
          <w:tcPr>
            <w:tcW w:w="451" w:type="pct"/>
            <w:tcBorders>
              <w:top w:val="single" w:color="616161" w:sz="2" w:space="0"/>
            </w:tcBorders>
            <w:vAlign w:val="center"/>
          </w:tcPr>
          <w:p w:rsidRPr="003F4256" w:rsidR="00437B6A" w:rsidP="003E4A23" w:rsidRDefault="00437B6A" w14:paraId="3593D884" wp14:textId="77777777">
            <w:pPr>
              <w:pStyle w:val="TableText1"/>
              <w:spacing w:before="40" w:after="40"/>
              <w:rPr>
                <w:ins w:author="Author" w:id="1456"/>
                <w:rStyle w:val="ModernTableText"/>
                <w:rFonts w:cs="Arial"/>
                <w:b/>
                <w:sz w:val="16"/>
                <w:szCs w:val="17"/>
              </w:rPr>
            </w:pPr>
            <w:ins w:author="Author" w:id="1457">
              <w:r w:rsidRPr="003F4256">
                <w:rPr>
                  <w:rStyle w:val="ModernTableText"/>
                  <w:rFonts w:cs="Arial"/>
                  <w:b/>
                  <w:sz w:val="16"/>
                  <w:szCs w:val="17"/>
                </w:rPr>
                <w:t>Field Type</w:t>
              </w:r>
            </w:ins>
          </w:p>
        </w:tc>
        <w:tc>
          <w:tcPr>
            <w:tcW w:w="424" w:type="pct"/>
            <w:gridSpan w:val="2"/>
            <w:tcBorders>
              <w:top w:val="single" w:color="616161" w:sz="2" w:space="0"/>
            </w:tcBorders>
            <w:vAlign w:val="center"/>
          </w:tcPr>
          <w:p w:rsidRPr="003F4256" w:rsidR="00437B6A" w:rsidP="003E4A23" w:rsidRDefault="00437B6A" w14:paraId="4CC263DD" wp14:textId="77777777">
            <w:pPr>
              <w:pStyle w:val="TableHeading"/>
              <w:spacing w:before="40" w:after="40"/>
              <w:rPr>
                <w:ins w:author="Author" w:id="1458"/>
                <w:rStyle w:val="ModernTableText"/>
                <w:rFonts w:cs="Arial"/>
                <w:sz w:val="16"/>
                <w:szCs w:val="17"/>
              </w:rPr>
            </w:pPr>
            <w:ins w:author="Author" w:id="1459">
              <w:r w:rsidRPr="003F4256">
                <w:rPr>
                  <w:rStyle w:val="ModernTableText"/>
                  <w:rFonts w:cs="Arial"/>
                  <w:sz w:val="16"/>
                  <w:szCs w:val="17"/>
                </w:rPr>
                <w:t>Business Label</w:t>
              </w:r>
            </w:ins>
          </w:p>
        </w:tc>
        <w:tc>
          <w:tcPr>
            <w:tcW w:w="644" w:type="pct"/>
            <w:gridSpan w:val="3"/>
            <w:tcBorders>
              <w:top w:val="single" w:color="616161" w:sz="2" w:space="0"/>
            </w:tcBorders>
            <w:vAlign w:val="center"/>
          </w:tcPr>
          <w:p w:rsidRPr="003F4256" w:rsidR="00437B6A" w:rsidP="003E4A23" w:rsidRDefault="00437B6A" w14:paraId="66006DD8" wp14:textId="77777777">
            <w:pPr>
              <w:pStyle w:val="TableText1"/>
              <w:spacing w:before="40" w:after="40"/>
              <w:rPr>
                <w:ins w:author="Author" w:id="1460"/>
                <w:rStyle w:val="ModernTableText"/>
                <w:rFonts w:cs="Arial"/>
                <w:b/>
                <w:noProof/>
                <w:sz w:val="16"/>
                <w:szCs w:val="17"/>
              </w:rPr>
            </w:pPr>
            <w:ins w:author="Author" w:id="1461">
              <w:r w:rsidRPr="003F4256">
                <w:rPr>
                  <w:rStyle w:val="ModernTableText"/>
                  <w:rFonts w:cs="Arial"/>
                  <w:b/>
                  <w:noProof/>
                  <w:sz w:val="16"/>
                  <w:szCs w:val="17"/>
                </w:rPr>
                <w:t>Field Description</w:t>
              </w:r>
            </w:ins>
          </w:p>
        </w:tc>
        <w:tc>
          <w:tcPr>
            <w:tcW w:w="1157" w:type="pct"/>
            <w:gridSpan w:val="4"/>
            <w:tcBorders>
              <w:top w:val="single" w:color="616161" w:sz="2" w:space="0"/>
            </w:tcBorders>
            <w:vAlign w:val="center"/>
          </w:tcPr>
          <w:p w:rsidRPr="003F4256" w:rsidR="00437B6A" w:rsidP="003E4A23" w:rsidRDefault="00437B6A" w14:paraId="7AB652BF" wp14:textId="77777777">
            <w:pPr>
              <w:pStyle w:val="TableText1"/>
              <w:spacing w:before="40" w:after="40"/>
              <w:rPr>
                <w:ins w:author="Author" w:id="1462"/>
                <w:rStyle w:val="ModernTableText"/>
                <w:rFonts w:cs="Arial"/>
                <w:b/>
                <w:noProof/>
                <w:sz w:val="16"/>
                <w:szCs w:val="17"/>
              </w:rPr>
            </w:pPr>
            <w:ins w:author="Author" w:id="1463">
              <w:r w:rsidRPr="003F4256">
                <w:rPr>
                  <w:rStyle w:val="ModernTableText"/>
                  <w:rFonts w:cs="Arial"/>
                  <w:b/>
                  <w:noProof/>
                  <w:sz w:val="16"/>
                  <w:szCs w:val="17"/>
                </w:rPr>
                <w:t>Source Table</w:t>
              </w:r>
            </w:ins>
          </w:p>
        </w:tc>
        <w:tc>
          <w:tcPr>
            <w:tcW w:w="844" w:type="pct"/>
            <w:gridSpan w:val="3"/>
            <w:tcBorders>
              <w:top w:val="single" w:color="616161" w:sz="2" w:space="0"/>
            </w:tcBorders>
            <w:vAlign w:val="center"/>
          </w:tcPr>
          <w:p w:rsidRPr="003F4256" w:rsidR="00437B6A" w:rsidP="003E4A23" w:rsidRDefault="00437B6A" w14:paraId="3172EFA3" wp14:textId="77777777">
            <w:pPr>
              <w:pStyle w:val="TableText1"/>
              <w:spacing w:before="40" w:after="40"/>
              <w:rPr>
                <w:ins w:author="Author" w:id="1464"/>
                <w:rStyle w:val="ModernTableText"/>
                <w:rFonts w:cs="Arial"/>
                <w:b/>
                <w:noProof/>
                <w:sz w:val="16"/>
                <w:szCs w:val="17"/>
              </w:rPr>
            </w:pPr>
            <w:ins w:author="Author" w:id="1465">
              <w:r w:rsidRPr="003F4256">
                <w:rPr>
                  <w:rStyle w:val="ModernTableText"/>
                  <w:rFonts w:cs="Arial"/>
                  <w:b/>
                  <w:noProof/>
                  <w:sz w:val="16"/>
                  <w:szCs w:val="17"/>
                </w:rPr>
                <w:t>Source Column</w:t>
              </w:r>
            </w:ins>
          </w:p>
        </w:tc>
        <w:tc>
          <w:tcPr>
            <w:tcW w:w="1481" w:type="pct"/>
            <w:gridSpan w:val="2"/>
            <w:tcBorders>
              <w:top w:val="single" w:color="616161" w:sz="2" w:space="0"/>
            </w:tcBorders>
            <w:vAlign w:val="center"/>
          </w:tcPr>
          <w:p w:rsidRPr="003F4256" w:rsidR="00437B6A" w:rsidP="003E4A23" w:rsidRDefault="00437B6A" w14:paraId="036CDEA6" wp14:textId="77777777">
            <w:pPr>
              <w:pStyle w:val="TableText1"/>
              <w:spacing w:before="40" w:after="40"/>
              <w:rPr>
                <w:ins w:author="Author" w:id="1466"/>
                <w:rStyle w:val="ModernTableText"/>
                <w:rFonts w:cs="Arial"/>
                <w:b/>
                <w:noProof/>
                <w:sz w:val="16"/>
                <w:szCs w:val="17"/>
              </w:rPr>
            </w:pPr>
            <w:ins w:author="Author" w:id="1467">
              <w:r w:rsidRPr="003F4256">
                <w:rPr>
                  <w:rStyle w:val="ModernTableText"/>
                  <w:rFonts w:cs="Arial"/>
                  <w:b/>
                  <w:noProof/>
                  <w:sz w:val="16"/>
                  <w:szCs w:val="17"/>
                </w:rPr>
                <w:t>Source Column Processing Rules</w:t>
              </w:r>
            </w:ins>
          </w:p>
        </w:tc>
      </w:tr>
      <w:tr xmlns:wp14="http://schemas.microsoft.com/office/word/2010/wordml" w:rsidRPr="003F4256" w:rsidR="00437B6A" w:rsidTr="003E4A23" w14:paraId="5DCB99E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468"/>
        </w:trPr>
        <w:tc>
          <w:tcPr>
            <w:tcW w:w="451" w:type="pct"/>
            <w:vAlign w:val="center"/>
          </w:tcPr>
          <w:p w:rsidRPr="003F4256" w:rsidR="00437B6A" w:rsidP="003E4A23" w:rsidRDefault="00437B6A" w14:paraId="0F7C654A" wp14:textId="77777777">
            <w:pPr>
              <w:rPr>
                <w:ins w:author="Author" w:id="1469"/>
                <w:rStyle w:val="BodytextChar"/>
                <w:rFonts w:cs="Arial"/>
                <w:sz w:val="16"/>
                <w:szCs w:val="18"/>
              </w:rPr>
            </w:pPr>
            <w:ins w:author="Author" w:id="1470">
              <w:r w:rsidRPr="003F4256">
                <w:rPr>
                  <w:rStyle w:val="BodytextChar"/>
                  <w:rFonts w:cs="Arial"/>
                  <w:sz w:val="16"/>
                  <w:szCs w:val="18"/>
                </w:rPr>
                <w:t>Column</w:t>
              </w:r>
            </w:ins>
          </w:p>
        </w:tc>
        <w:tc>
          <w:tcPr>
            <w:tcW w:w="424" w:type="pct"/>
            <w:gridSpan w:val="2"/>
            <w:vAlign w:val="center"/>
          </w:tcPr>
          <w:p w:rsidRPr="003F4256" w:rsidR="00437B6A" w:rsidP="003E4A23" w:rsidRDefault="00437B6A" w14:paraId="20EEE0C7" wp14:textId="77777777">
            <w:pPr>
              <w:spacing w:after="0"/>
              <w:rPr>
                <w:ins w:author="Author" w:id="1471"/>
                <w:rStyle w:val="BodytextChar"/>
                <w:rFonts w:cs="Arial"/>
                <w:sz w:val="16"/>
                <w:szCs w:val="18"/>
              </w:rPr>
            </w:pPr>
            <w:ins w:author="Author" w:id="1472">
              <w:r w:rsidRPr="00AB685C">
                <w:rPr>
                  <w:rStyle w:val="BodytextChar"/>
                  <w:rFonts w:cs="Arial"/>
                  <w:sz w:val="16"/>
                  <w:szCs w:val="18"/>
                </w:rPr>
                <w:t>Prov ID</w:t>
              </w:r>
            </w:ins>
          </w:p>
        </w:tc>
        <w:tc>
          <w:tcPr>
            <w:tcW w:w="644" w:type="pct"/>
            <w:gridSpan w:val="3"/>
            <w:vAlign w:val="center"/>
          </w:tcPr>
          <w:p w:rsidRPr="00DF275F" w:rsidR="00437B6A" w:rsidP="003E4A23" w:rsidRDefault="00437B6A" w14:paraId="3D07AE77" wp14:textId="77777777">
            <w:pPr>
              <w:spacing w:before="40" w:after="40"/>
              <w:rPr>
                <w:ins w:author="Author" w:id="1473"/>
                <w:rStyle w:val="BodytextChar"/>
                <w:rFonts w:cs="Arial"/>
                <w:sz w:val="16"/>
                <w:szCs w:val="18"/>
                <w:highlight w:val="yellow"/>
              </w:rPr>
            </w:pPr>
            <w:ins w:author="Author" w:id="1474">
              <w:r>
                <w:rPr>
                  <w:rStyle w:val="BodytextChar"/>
                  <w:rFonts w:cs="Arial"/>
                  <w:sz w:val="16"/>
                  <w:szCs w:val="18"/>
                </w:rPr>
                <w:t>This is the Requesting Provider's Medicaid ID</w:t>
              </w:r>
            </w:ins>
          </w:p>
        </w:tc>
        <w:tc>
          <w:tcPr>
            <w:tcW w:w="1157" w:type="pct"/>
            <w:gridSpan w:val="4"/>
            <w:vAlign w:val="center"/>
          </w:tcPr>
          <w:p w:rsidRPr="00111E67" w:rsidR="00437B6A" w:rsidP="003E4A23" w:rsidRDefault="00437B6A" w14:paraId="2248F603" wp14:textId="77777777">
            <w:pPr>
              <w:spacing w:before="40" w:after="40"/>
              <w:rPr>
                <w:ins w:author="Author" w:id="1475"/>
                <w:rStyle w:val="BodytextChar"/>
                <w:rFonts w:cs="Arial"/>
                <w:sz w:val="16"/>
                <w:szCs w:val="18"/>
              </w:rPr>
            </w:pPr>
            <w:ins w:author="Author" w:id="1476">
              <w:r w:rsidRPr="00111E67">
                <w:rPr>
                  <w:rStyle w:val="BodytextChar"/>
                  <w:rFonts w:cs="Arial"/>
                  <w:sz w:val="16"/>
                  <w:szCs w:val="18"/>
                </w:rPr>
                <w:t>P_ALT_ID_TB</w:t>
              </w:r>
            </w:ins>
          </w:p>
        </w:tc>
        <w:tc>
          <w:tcPr>
            <w:tcW w:w="844" w:type="pct"/>
            <w:gridSpan w:val="3"/>
            <w:vAlign w:val="center"/>
          </w:tcPr>
          <w:p w:rsidRPr="00111E67" w:rsidR="00437B6A" w:rsidP="003E4A23" w:rsidRDefault="00437B6A" w14:paraId="2447B981" wp14:textId="77777777">
            <w:pPr>
              <w:spacing w:before="40" w:after="40"/>
              <w:rPr>
                <w:ins w:author="Author" w:id="1477"/>
                <w:rStyle w:val="BodytextChar"/>
                <w:rFonts w:cs="Arial"/>
                <w:sz w:val="16"/>
                <w:szCs w:val="18"/>
              </w:rPr>
            </w:pPr>
            <w:ins w:author="Author" w:id="1478">
              <w:r w:rsidRPr="00111E67">
                <w:rPr>
                  <w:rStyle w:val="BodytextChar"/>
                  <w:rFonts w:cs="Arial"/>
                  <w:sz w:val="16"/>
                  <w:szCs w:val="18"/>
                </w:rPr>
                <w:t>P_ALT_ID</w:t>
              </w:r>
            </w:ins>
          </w:p>
        </w:tc>
        <w:tc>
          <w:tcPr>
            <w:tcW w:w="1481" w:type="pct"/>
            <w:gridSpan w:val="2"/>
            <w:vAlign w:val="center"/>
          </w:tcPr>
          <w:p w:rsidR="00437B6A" w:rsidP="003E4A23" w:rsidRDefault="00437B6A" w14:paraId="355FF383" wp14:textId="77777777">
            <w:pPr>
              <w:pStyle w:val="TableText1"/>
              <w:spacing w:before="40" w:after="40"/>
              <w:rPr>
                <w:ins w:author="Author" w:id="1479"/>
                <w:rStyle w:val="BodytextChar"/>
                <w:rFonts w:cs="Arial"/>
                <w:spacing w:val="0"/>
                <w:sz w:val="16"/>
                <w:szCs w:val="18"/>
              </w:rPr>
            </w:pPr>
          </w:p>
          <w:p w:rsidRPr="00111E67" w:rsidR="00437B6A" w:rsidP="003E4A23" w:rsidRDefault="00437B6A" w14:paraId="046D6BD3" wp14:textId="77777777">
            <w:pPr>
              <w:pStyle w:val="TableTextACSSC"/>
              <w:rPr>
                <w:ins w:author="Author" w:id="1480"/>
                <w:rFonts w:ascii="Arial" w:hAnsi="Arial" w:cs="Arial"/>
                <w:sz w:val="18"/>
                <w:szCs w:val="18"/>
              </w:rPr>
            </w:pPr>
            <w:ins w:author="Author" w:id="1481">
              <w:r w:rsidRPr="00111E67">
                <w:rPr>
                  <w:rFonts w:ascii="Arial" w:hAnsi="Arial" w:cs="Arial"/>
                  <w:sz w:val="18"/>
                  <w:szCs w:val="18"/>
                </w:rPr>
                <w:t>Display P_ALT_ID_TB.P_ALT_ID</w:t>
              </w:r>
            </w:ins>
          </w:p>
          <w:p w:rsidRPr="00111E67" w:rsidR="00437B6A" w:rsidP="003E4A23" w:rsidRDefault="00437B6A" w14:paraId="62C87851" wp14:textId="77777777">
            <w:pPr>
              <w:pStyle w:val="TableTextACSSC"/>
              <w:rPr>
                <w:ins w:author="Author" w:id="1482"/>
                <w:rFonts w:ascii="Arial" w:hAnsi="Arial" w:cs="Arial"/>
                <w:sz w:val="18"/>
                <w:szCs w:val="18"/>
              </w:rPr>
            </w:pPr>
            <w:ins w:author="Author" w:id="1483">
              <w:r w:rsidRPr="00111E67">
                <w:rPr>
                  <w:rFonts w:ascii="Arial" w:hAnsi="Arial" w:cs="Arial"/>
                  <w:sz w:val="18"/>
                  <w:szCs w:val="18"/>
                </w:rPr>
                <w:t>Where A_HDR_LI_SUBM_PROV_ID_TB.A_TXN_LVL_CD = 'RQ' (Requesting)  and</w:t>
              </w:r>
            </w:ins>
          </w:p>
          <w:p w:rsidRPr="00111E67" w:rsidR="00437B6A" w:rsidP="003E4A23" w:rsidRDefault="00437B6A" w14:paraId="42F71A1F" wp14:textId="77777777">
            <w:pPr>
              <w:pStyle w:val="TableTextACSSC"/>
              <w:rPr>
                <w:ins w:author="Author" w:id="1484"/>
                <w:rFonts w:ascii="Arial" w:hAnsi="Arial" w:cs="Arial"/>
                <w:sz w:val="18"/>
                <w:szCs w:val="18"/>
              </w:rPr>
            </w:pPr>
            <w:ins w:author="Author" w:id="1485">
              <w:r w:rsidRPr="00111E67">
                <w:rPr>
                  <w:rFonts w:ascii="Arial" w:hAnsi="Arial" w:cs="Arial"/>
                  <w:sz w:val="18"/>
                  <w:szCs w:val="18"/>
                </w:rPr>
                <w:t>A_USED_PROV_ID_IND = 'Y'   and</w:t>
              </w:r>
            </w:ins>
          </w:p>
          <w:p w:rsidRPr="00111E67" w:rsidR="00437B6A" w:rsidP="003E4A23" w:rsidRDefault="00437B6A" w14:paraId="6F8112D7" wp14:textId="77777777">
            <w:pPr>
              <w:pStyle w:val="TableTextACSSC"/>
              <w:rPr>
                <w:ins w:author="Author" w:id="1486"/>
                <w:rFonts w:ascii="Arial" w:hAnsi="Arial" w:cs="Arial"/>
                <w:sz w:val="18"/>
                <w:szCs w:val="18"/>
              </w:rPr>
            </w:pPr>
            <w:ins w:author="Author" w:id="1487">
              <w:r w:rsidRPr="00111E67">
                <w:rPr>
                  <w:rFonts w:ascii="Arial" w:hAnsi="Arial" w:cs="Arial"/>
                  <w:sz w:val="18"/>
                  <w:szCs w:val="18"/>
                </w:rPr>
                <w:t>P_SYS_ID = P_DTL_TB.P_SYS_ID</w:t>
              </w:r>
            </w:ins>
          </w:p>
          <w:p w:rsidRPr="00DF275F" w:rsidR="00437B6A" w:rsidP="003E4A23" w:rsidRDefault="00437B6A" w14:paraId="31945B41" wp14:textId="77777777">
            <w:pPr>
              <w:pStyle w:val="TableText1"/>
              <w:spacing w:before="40" w:after="40"/>
              <w:rPr>
                <w:ins w:author="Author" w:id="1488"/>
                <w:rStyle w:val="BodytextChar"/>
                <w:rFonts w:cs="Arial"/>
                <w:spacing w:val="0"/>
                <w:sz w:val="16"/>
                <w:szCs w:val="18"/>
                <w:highlight w:val="yellow"/>
              </w:rPr>
            </w:pPr>
            <w:ins w:author="Author" w:id="1489">
              <w:r w:rsidRPr="00111E67">
                <w:rPr>
                  <w:rFonts w:cs="Arial"/>
                  <w:sz w:val="18"/>
                  <w:szCs w:val="18"/>
                </w:rPr>
                <w:t>and P_DTL_TB.</w:t>
              </w:r>
              <w:r w:rsidRPr="00111E67">
                <w:t xml:space="preserve"> </w:t>
              </w:r>
              <w:r w:rsidRPr="00111E67">
                <w:rPr>
                  <w:rFonts w:cs="Arial"/>
                  <w:sz w:val="18"/>
                  <w:szCs w:val="18"/>
                </w:rPr>
                <w:t xml:space="preserve">P_ALT_ID_TY_CD = '1D' (MCAID ID) </w:t>
              </w:r>
              <w:r w:rsidRPr="00013172">
                <w:rPr>
                  <w:rFonts w:cs="Arial"/>
                  <w:sz w:val="18"/>
                  <w:szCs w:val="18"/>
                </w:rPr>
                <w:t>and current date is between P_</w:t>
              </w:r>
              <w:r>
                <w:rPr>
                  <w:rFonts w:cs="Arial"/>
                  <w:sz w:val="18"/>
                  <w:szCs w:val="18"/>
                </w:rPr>
                <w:t>ALT_ID</w:t>
              </w:r>
              <w:r w:rsidRPr="00013172">
                <w:rPr>
                  <w:rFonts w:cs="Arial"/>
                  <w:sz w:val="18"/>
                  <w:szCs w:val="18"/>
                </w:rPr>
                <w:t>_TB.P_ALT_ID_BEG_DT and P_</w:t>
              </w:r>
              <w:r>
                <w:rPr>
                  <w:rFonts w:cs="Arial"/>
                  <w:sz w:val="18"/>
                  <w:szCs w:val="18"/>
                </w:rPr>
                <w:t>ALT_ID</w:t>
              </w:r>
              <w:r w:rsidRPr="00013172">
                <w:rPr>
                  <w:rFonts w:cs="Arial"/>
                  <w:sz w:val="18"/>
                  <w:szCs w:val="18"/>
                </w:rPr>
                <w:t>_TB</w:t>
              </w:r>
              <w:r w:rsidRPr="00111E67">
                <w:rPr>
                  <w:rFonts w:cs="Arial"/>
                  <w:sz w:val="18"/>
                  <w:szCs w:val="18"/>
                </w:rPr>
                <w:t>.P_ALT_ID_END_DT</w:t>
              </w:r>
            </w:ins>
          </w:p>
        </w:tc>
      </w:tr>
      <w:tr xmlns:wp14="http://schemas.microsoft.com/office/word/2010/wordml" w:rsidRPr="003F4256" w:rsidR="00437B6A" w:rsidTr="003E4A23" w14:paraId="13A35DC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490"/>
        </w:trPr>
        <w:tc>
          <w:tcPr>
            <w:tcW w:w="451" w:type="pct"/>
            <w:vAlign w:val="center"/>
          </w:tcPr>
          <w:p w:rsidRPr="003F4256" w:rsidR="00437B6A" w:rsidP="003E4A23" w:rsidRDefault="00437B6A" w14:paraId="2A44599B" wp14:textId="77777777">
            <w:pPr>
              <w:rPr>
                <w:ins w:author="Author" w:id="1491"/>
                <w:rStyle w:val="BodytextChar"/>
                <w:rFonts w:cs="Arial"/>
                <w:sz w:val="16"/>
                <w:szCs w:val="18"/>
              </w:rPr>
            </w:pPr>
            <w:ins w:author="Author" w:id="1492">
              <w:r w:rsidRPr="003F4256">
                <w:rPr>
                  <w:rStyle w:val="BodytextChar"/>
                  <w:rFonts w:cs="Arial"/>
                  <w:sz w:val="16"/>
                  <w:szCs w:val="18"/>
                </w:rPr>
                <w:t>Column</w:t>
              </w:r>
            </w:ins>
          </w:p>
        </w:tc>
        <w:tc>
          <w:tcPr>
            <w:tcW w:w="424" w:type="pct"/>
            <w:gridSpan w:val="2"/>
            <w:vAlign w:val="center"/>
          </w:tcPr>
          <w:p w:rsidRPr="00826E86" w:rsidR="00437B6A" w:rsidP="003E4A23" w:rsidRDefault="00437B6A" w14:paraId="3CFC46B3" wp14:textId="77777777">
            <w:pPr>
              <w:spacing w:after="0"/>
              <w:rPr>
                <w:ins w:author="Author" w:id="1493"/>
                <w:rStyle w:val="BodytextChar"/>
                <w:rFonts w:cs="Arial"/>
                <w:sz w:val="16"/>
                <w:szCs w:val="18"/>
              </w:rPr>
            </w:pPr>
            <w:ins w:author="Author" w:id="1494">
              <w:r w:rsidRPr="00DD1FB1">
                <w:rPr>
                  <w:rStyle w:val="BodytextChar"/>
                  <w:rFonts w:cs="Arial"/>
                  <w:sz w:val="16"/>
                  <w:szCs w:val="18"/>
                </w:rPr>
                <w:t>Prov Name</w:t>
              </w:r>
            </w:ins>
          </w:p>
        </w:tc>
        <w:tc>
          <w:tcPr>
            <w:tcW w:w="644" w:type="pct"/>
            <w:gridSpan w:val="3"/>
            <w:vAlign w:val="center"/>
          </w:tcPr>
          <w:p w:rsidRPr="00111E67" w:rsidR="00437B6A" w:rsidP="003E4A23" w:rsidRDefault="00437B6A" w14:paraId="1E58A6E1" wp14:textId="77777777">
            <w:pPr>
              <w:spacing w:before="40" w:after="40"/>
              <w:rPr>
                <w:ins w:author="Author" w:id="1495"/>
                <w:rStyle w:val="BodytextChar"/>
                <w:rFonts w:cs="Arial"/>
                <w:sz w:val="16"/>
                <w:szCs w:val="18"/>
              </w:rPr>
            </w:pPr>
            <w:ins w:author="Author" w:id="1496">
              <w:r>
                <w:rPr>
                  <w:rStyle w:val="BodytextChar"/>
                  <w:rFonts w:cs="Arial"/>
                  <w:sz w:val="16"/>
                  <w:szCs w:val="18"/>
                </w:rPr>
                <w:t>This is the Requesting Provider's Name</w:t>
              </w:r>
            </w:ins>
          </w:p>
        </w:tc>
        <w:tc>
          <w:tcPr>
            <w:tcW w:w="1157" w:type="pct"/>
            <w:gridSpan w:val="4"/>
            <w:vAlign w:val="center"/>
          </w:tcPr>
          <w:p w:rsidRPr="00111E67" w:rsidR="00437B6A" w:rsidP="003E4A23" w:rsidRDefault="00437B6A" w14:paraId="5CC3F0DC" wp14:textId="77777777">
            <w:pPr>
              <w:spacing w:before="40" w:after="40"/>
              <w:rPr>
                <w:ins w:author="Author" w:id="1497"/>
                <w:rStyle w:val="BodytextChar"/>
                <w:rFonts w:cs="Arial"/>
                <w:sz w:val="16"/>
                <w:szCs w:val="18"/>
              </w:rPr>
            </w:pPr>
            <w:ins w:author="Author" w:id="1498">
              <w:r>
                <w:rPr>
                  <w:rStyle w:val="BodytextChar"/>
                  <w:rFonts w:cs="Arial"/>
                  <w:sz w:val="16"/>
                  <w:szCs w:val="18"/>
                </w:rPr>
                <w:t>P_DTL_TB</w:t>
              </w:r>
            </w:ins>
          </w:p>
        </w:tc>
        <w:tc>
          <w:tcPr>
            <w:tcW w:w="844" w:type="pct"/>
            <w:gridSpan w:val="3"/>
            <w:vAlign w:val="center"/>
          </w:tcPr>
          <w:p w:rsidRPr="00111E67" w:rsidR="00437B6A" w:rsidP="003E4A23" w:rsidRDefault="00437B6A" w14:paraId="5071D052" wp14:textId="77777777">
            <w:pPr>
              <w:spacing w:before="40" w:after="40"/>
              <w:rPr>
                <w:ins w:author="Author" w:id="1499"/>
                <w:rStyle w:val="BodytextChar"/>
                <w:rFonts w:cs="Arial"/>
                <w:sz w:val="16"/>
                <w:szCs w:val="18"/>
              </w:rPr>
            </w:pPr>
            <w:ins w:author="Author" w:id="1500">
              <w:r>
                <w:rPr>
                  <w:rStyle w:val="BodytextChar"/>
                  <w:rFonts w:cs="Arial"/>
                  <w:sz w:val="16"/>
                  <w:szCs w:val="18"/>
                </w:rPr>
                <w:t>P_NAM</w:t>
              </w:r>
            </w:ins>
          </w:p>
        </w:tc>
        <w:tc>
          <w:tcPr>
            <w:tcW w:w="1481" w:type="pct"/>
            <w:gridSpan w:val="2"/>
            <w:vAlign w:val="center"/>
          </w:tcPr>
          <w:p w:rsidRPr="00111E67" w:rsidR="00437B6A" w:rsidP="003E4A23" w:rsidRDefault="00437B6A" w14:paraId="69076DA5" wp14:textId="77777777">
            <w:pPr>
              <w:pStyle w:val="TableTextACSSC"/>
              <w:rPr>
                <w:ins w:author="Author" w:id="1501"/>
                <w:rFonts w:ascii="Arial" w:hAnsi="Arial" w:cs="Arial"/>
                <w:sz w:val="18"/>
                <w:szCs w:val="18"/>
              </w:rPr>
            </w:pPr>
            <w:ins w:author="Author" w:id="1502">
              <w:r w:rsidRPr="00111E67">
                <w:rPr>
                  <w:rFonts w:ascii="Arial" w:hAnsi="Arial" w:cs="Arial"/>
                  <w:sz w:val="18"/>
                  <w:szCs w:val="18"/>
                </w:rPr>
                <w:t>Display P_DTL_TB.P_NAM</w:t>
              </w:r>
            </w:ins>
          </w:p>
          <w:p w:rsidRPr="00925875" w:rsidR="00437B6A" w:rsidP="003E4A23" w:rsidRDefault="00437B6A" w14:paraId="2C91084C" wp14:textId="77777777">
            <w:pPr>
              <w:pStyle w:val="TableText1"/>
              <w:spacing w:before="40" w:after="40"/>
              <w:rPr>
                <w:ins w:author="Author" w:id="1503"/>
                <w:rStyle w:val="BodytextChar"/>
                <w:rFonts w:cs="Arial"/>
                <w:spacing w:val="0"/>
                <w:sz w:val="16"/>
                <w:szCs w:val="18"/>
              </w:rPr>
            </w:pPr>
            <w:ins w:author="Author" w:id="1504">
              <w:r>
                <w:rPr>
                  <w:rFonts w:cs="Arial"/>
                  <w:sz w:val="18"/>
                  <w:szCs w:val="18"/>
                </w:rPr>
                <w:t>Obtain the provider name (P_NAM) by using the P_SYS_ID obtained in the 'Provider ID' query above:  P_ALT_ID_TB.P_SYS_ID = P_DTL_TB.P_SYS_ID</w:t>
              </w:r>
              <w:r>
                <w:t xml:space="preserve"> </w:t>
              </w:r>
            </w:ins>
          </w:p>
        </w:tc>
      </w:tr>
      <w:tr xmlns:wp14="http://schemas.microsoft.com/office/word/2010/wordml" w:rsidRPr="003F4256" w:rsidR="00437B6A" w:rsidTr="003E4A23" w14:paraId="7789A58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505"/>
        </w:trPr>
        <w:tc>
          <w:tcPr>
            <w:tcW w:w="451" w:type="pct"/>
            <w:vAlign w:val="center"/>
          </w:tcPr>
          <w:p w:rsidRPr="003F4256" w:rsidR="00437B6A" w:rsidP="003E4A23" w:rsidRDefault="00437B6A" w14:paraId="6A44B560" wp14:textId="77777777">
            <w:pPr>
              <w:rPr>
                <w:ins w:author="Author" w:id="1506"/>
                <w:rStyle w:val="BodytextChar"/>
                <w:rFonts w:cs="Arial"/>
                <w:sz w:val="16"/>
                <w:szCs w:val="18"/>
              </w:rPr>
            </w:pPr>
            <w:ins w:author="Author" w:id="1507">
              <w:r>
                <w:rPr>
                  <w:rStyle w:val="BodytextChar"/>
                  <w:rFonts w:cs="Arial"/>
                  <w:sz w:val="16"/>
                  <w:szCs w:val="18"/>
                </w:rPr>
                <w:t>Column</w:t>
              </w:r>
            </w:ins>
          </w:p>
        </w:tc>
        <w:tc>
          <w:tcPr>
            <w:tcW w:w="424" w:type="pct"/>
            <w:gridSpan w:val="2"/>
            <w:vAlign w:val="center"/>
          </w:tcPr>
          <w:p w:rsidR="00437B6A" w:rsidP="003E4A23" w:rsidRDefault="00437B6A" w14:paraId="57ECE3E2" wp14:textId="77777777">
            <w:pPr>
              <w:spacing w:after="0"/>
              <w:rPr>
                <w:ins w:author="Author" w:id="1508"/>
                <w:rStyle w:val="BodytextChar"/>
                <w:rFonts w:cs="Arial"/>
                <w:sz w:val="16"/>
                <w:szCs w:val="18"/>
              </w:rPr>
            </w:pPr>
            <w:ins w:author="Author" w:id="1509">
              <w:r>
                <w:rPr>
                  <w:rStyle w:val="BodytextChar"/>
                  <w:rFonts w:cs="Arial"/>
                  <w:sz w:val="16"/>
                  <w:szCs w:val="18"/>
                </w:rPr>
                <w:t>Submitter Prov ID</w:t>
              </w:r>
            </w:ins>
          </w:p>
          <w:p w:rsidRPr="00DD1FB1" w:rsidR="00437B6A" w:rsidP="003E4A23" w:rsidRDefault="00437B6A" w14:paraId="4ED2DBCC" wp14:textId="77777777">
            <w:pPr>
              <w:spacing w:after="0"/>
              <w:rPr>
                <w:ins w:author="Author" w:id="1510"/>
                <w:rStyle w:val="BodytextChar"/>
                <w:rFonts w:cs="Arial"/>
                <w:sz w:val="16"/>
                <w:szCs w:val="18"/>
              </w:rPr>
            </w:pPr>
          </w:p>
        </w:tc>
        <w:tc>
          <w:tcPr>
            <w:tcW w:w="644" w:type="pct"/>
            <w:gridSpan w:val="3"/>
            <w:vAlign w:val="center"/>
          </w:tcPr>
          <w:p w:rsidR="00437B6A" w:rsidP="003E4A23" w:rsidRDefault="00437B6A" w14:paraId="76176169" wp14:textId="77777777">
            <w:pPr>
              <w:spacing w:before="40" w:after="40"/>
              <w:rPr>
                <w:ins w:author="Author" w:id="1511"/>
                <w:rStyle w:val="BodytextChar"/>
                <w:rFonts w:cs="Arial"/>
                <w:sz w:val="16"/>
                <w:szCs w:val="18"/>
              </w:rPr>
            </w:pPr>
            <w:ins w:author="Author" w:id="1512">
              <w:r>
                <w:rPr>
                  <w:rStyle w:val="BodytextChar"/>
                  <w:rFonts w:cs="Arial"/>
                  <w:sz w:val="16"/>
                  <w:szCs w:val="18"/>
                </w:rPr>
                <w:t>This is the Submitting Provider’s ID</w:t>
              </w:r>
            </w:ins>
          </w:p>
        </w:tc>
        <w:tc>
          <w:tcPr>
            <w:tcW w:w="1157" w:type="pct"/>
            <w:gridSpan w:val="4"/>
            <w:vAlign w:val="center"/>
          </w:tcPr>
          <w:p w:rsidR="00437B6A" w:rsidP="003E4A23" w:rsidRDefault="00437B6A" w14:paraId="4C6C46F3" wp14:textId="77777777">
            <w:pPr>
              <w:spacing w:before="40" w:after="40"/>
              <w:jc w:val="left"/>
              <w:rPr>
                <w:ins w:author="Author" w:id="1513"/>
                <w:rStyle w:val="BodytextChar"/>
                <w:rFonts w:cs="Arial"/>
                <w:sz w:val="16"/>
                <w:szCs w:val="18"/>
              </w:rPr>
            </w:pPr>
            <w:ins w:author="Author" w:id="1514">
              <w:r>
                <w:rPr>
                  <w:rStyle w:val="BodytextChar"/>
                  <w:rFonts w:cs="Arial"/>
                  <w:sz w:val="16"/>
                  <w:szCs w:val="18"/>
                </w:rPr>
                <w:t>A_HDR_LI_SUBM_PROV_ID_TB</w:t>
              </w:r>
            </w:ins>
          </w:p>
          <w:p w:rsidR="00437B6A" w:rsidP="003E4A23" w:rsidRDefault="00437B6A" w14:paraId="0676F13E" wp14:textId="77777777">
            <w:pPr>
              <w:spacing w:before="40" w:after="40"/>
              <w:jc w:val="left"/>
              <w:rPr>
                <w:ins w:author="Author" w:id="1515"/>
                <w:rStyle w:val="BodytextChar"/>
                <w:rFonts w:cs="Arial"/>
                <w:sz w:val="16"/>
                <w:szCs w:val="18"/>
              </w:rPr>
            </w:pPr>
            <w:ins w:author="Author" w:id="1516">
              <w:r>
                <w:rPr>
                  <w:rStyle w:val="BodytextChar"/>
                  <w:rFonts w:cs="Arial"/>
                  <w:sz w:val="16"/>
                  <w:szCs w:val="18"/>
                </w:rPr>
                <w:t>OR</w:t>
              </w:r>
            </w:ins>
          </w:p>
          <w:p w:rsidR="00437B6A" w:rsidP="003E4A23" w:rsidRDefault="00437B6A" w14:paraId="25EDF7C5" wp14:textId="77777777">
            <w:pPr>
              <w:spacing w:before="40" w:after="40"/>
              <w:rPr>
                <w:ins w:author="Author" w:id="1517"/>
                <w:rStyle w:val="BodytextChar"/>
                <w:rFonts w:cs="Arial"/>
                <w:sz w:val="16"/>
                <w:szCs w:val="18"/>
              </w:rPr>
            </w:pPr>
            <w:ins w:author="Author" w:id="1518">
              <w:r>
                <w:rPr>
                  <w:rStyle w:val="BodytextChar"/>
                  <w:rFonts w:cs="Arial"/>
                  <w:sz w:val="16"/>
                  <w:szCs w:val="18"/>
                </w:rPr>
                <w:t>P_ALT_ID_TB</w:t>
              </w:r>
            </w:ins>
          </w:p>
        </w:tc>
        <w:tc>
          <w:tcPr>
            <w:tcW w:w="844" w:type="pct"/>
            <w:gridSpan w:val="3"/>
            <w:vAlign w:val="center"/>
          </w:tcPr>
          <w:p w:rsidR="00437B6A" w:rsidP="003E4A23" w:rsidRDefault="00437B6A" w14:paraId="4D978C70" wp14:textId="77777777">
            <w:pPr>
              <w:spacing w:before="40" w:after="40"/>
              <w:jc w:val="left"/>
              <w:rPr>
                <w:ins w:author="Author" w:id="1519"/>
                <w:rStyle w:val="BodytextChar"/>
                <w:rFonts w:cs="Arial"/>
                <w:sz w:val="16"/>
                <w:szCs w:val="18"/>
              </w:rPr>
            </w:pPr>
            <w:ins w:author="Author" w:id="1520">
              <w:r>
                <w:rPr>
                  <w:rStyle w:val="BodytextChar"/>
                  <w:rFonts w:cs="Arial"/>
                  <w:sz w:val="16"/>
                  <w:szCs w:val="18"/>
                </w:rPr>
                <w:t>A_PROV_ID</w:t>
              </w:r>
            </w:ins>
          </w:p>
          <w:p w:rsidR="00437B6A" w:rsidP="003E4A23" w:rsidRDefault="00437B6A" w14:paraId="2D63C31D" wp14:textId="77777777">
            <w:pPr>
              <w:spacing w:before="40" w:after="40"/>
              <w:jc w:val="left"/>
              <w:rPr>
                <w:ins w:author="Author" w:id="1521"/>
                <w:rStyle w:val="BodytextChar"/>
                <w:sz w:val="16"/>
                <w:szCs w:val="18"/>
              </w:rPr>
            </w:pPr>
            <w:ins w:author="Author" w:id="1522">
              <w:r>
                <w:rPr>
                  <w:rStyle w:val="BodytextChar"/>
                  <w:sz w:val="16"/>
                  <w:szCs w:val="18"/>
                </w:rPr>
                <w:t>OR</w:t>
              </w:r>
            </w:ins>
          </w:p>
          <w:p w:rsidR="00437B6A" w:rsidP="003E4A23" w:rsidRDefault="00437B6A" w14:paraId="1035685A" wp14:textId="77777777">
            <w:pPr>
              <w:spacing w:before="40" w:after="40"/>
              <w:rPr>
                <w:ins w:author="Author" w:id="1523"/>
                <w:rStyle w:val="BodytextChar"/>
                <w:rFonts w:cs="Arial"/>
                <w:sz w:val="16"/>
                <w:szCs w:val="18"/>
              </w:rPr>
            </w:pPr>
            <w:ins w:author="Author" w:id="1524">
              <w:r w:rsidRPr="00111E67">
                <w:rPr>
                  <w:rStyle w:val="BodytextChar"/>
                  <w:rFonts w:cs="Arial"/>
                  <w:sz w:val="16"/>
                  <w:szCs w:val="18"/>
                </w:rPr>
                <w:t>P_ALT_ID</w:t>
              </w:r>
            </w:ins>
          </w:p>
        </w:tc>
        <w:tc>
          <w:tcPr>
            <w:tcW w:w="1481" w:type="pct"/>
            <w:gridSpan w:val="2"/>
          </w:tcPr>
          <w:p w:rsidR="00437B6A" w:rsidP="003E4A23" w:rsidRDefault="00437B6A" w14:paraId="411D2374" wp14:textId="77777777">
            <w:pPr>
              <w:pStyle w:val="TableTextACSSC"/>
              <w:rPr>
                <w:ins w:author="Author" w:id="1525"/>
                <w:sz w:val="18"/>
              </w:rPr>
            </w:pPr>
            <w:ins w:author="Author" w:id="1526">
              <w:r>
                <w:rPr>
                  <w:rFonts w:ascii="Arial" w:hAnsi="Arial" w:cs="Arial"/>
                  <w:sz w:val="18"/>
                  <w:szCs w:val="18"/>
                </w:rPr>
                <w:t>I</w:t>
              </w:r>
              <w:r>
                <w:rPr>
                  <w:sz w:val="18"/>
                </w:rPr>
                <w:t xml:space="preserve">f row exists where A_HDR_LI_SUBM_PROV_ID_TB.A_TXN_LVL_CD = ‘EV’ and A_HDR_LI_SUBM_PROV_ID_TB.A_PROV_ENTY_ID_CD = ‘77’ </w:t>
              </w:r>
            </w:ins>
          </w:p>
          <w:p w:rsidR="00437B6A" w:rsidP="003E4A23" w:rsidRDefault="00437B6A" w14:paraId="386DBF7B" wp14:textId="77777777">
            <w:pPr>
              <w:pStyle w:val="TableTextACSSC"/>
              <w:rPr>
                <w:ins w:author="Author" w:id="1527"/>
                <w:sz w:val="18"/>
              </w:rPr>
            </w:pPr>
            <w:ins w:author="Author" w:id="1528">
              <w:r>
                <w:rPr>
                  <w:sz w:val="18"/>
                </w:rPr>
                <w:t xml:space="preserve">Map A_HDR_LI_SUBM_PROV_ID_TB.A_PROV_ID </w:t>
              </w:r>
            </w:ins>
          </w:p>
          <w:p w:rsidR="00437B6A" w:rsidP="003E4A23" w:rsidRDefault="00437B6A" w14:paraId="354FE7F6" wp14:textId="77777777">
            <w:pPr>
              <w:pStyle w:val="TableTextACSSC"/>
              <w:rPr>
                <w:ins w:author="Author" w:id="1529"/>
                <w:rFonts w:cs="Arial"/>
                <w:sz w:val="18"/>
              </w:rPr>
            </w:pPr>
            <w:ins w:author="Author" w:id="1530">
              <w:r>
                <w:rPr>
                  <w:rFonts w:cs="Arial"/>
                  <w:sz w:val="18"/>
                </w:rPr>
                <w:t>ELSE</w:t>
              </w:r>
            </w:ins>
          </w:p>
          <w:p w:rsidR="00437B6A" w:rsidP="003E4A23" w:rsidRDefault="00437B6A" w14:paraId="2428CD53" wp14:textId="77777777">
            <w:pPr>
              <w:pStyle w:val="TableTextACSSC"/>
              <w:rPr>
                <w:ins w:author="Author" w:id="1531"/>
                <w:rFonts w:cs="Arial"/>
                <w:sz w:val="18"/>
              </w:rPr>
            </w:pPr>
            <w:ins w:author="Author" w:id="1532">
              <w:r>
                <w:rPr>
                  <w:rFonts w:cs="Arial"/>
                  <w:sz w:val="18"/>
                </w:rPr>
                <w:t>Map the same ID as found in the “Prov ID’ business label above (Default)</w:t>
              </w:r>
            </w:ins>
          </w:p>
          <w:p w:rsidRPr="00111E67" w:rsidR="00437B6A" w:rsidP="003E4A23" w:rsidRDefault="00437B6A" w14:paraId="38B93FCC" wp14:textId="77777777">
            <w:pPr>
              <w:pStyle w:val="TableTextACSSC"/>
              <w:rPr>
                <w:ins w:author="Author" w:id="1533"/>
                <w:rFonts w:ascii="Arial" w:hAnsi="Arial" w:cs="Arial"/>
                <w:sz w:val="18"/>
                <w:szCs w:val="18"/>
              </w:rPr>
            </w:pPr>
          </w:p>
        </w:tc>
      </w:tr>
      <w:tr xmlns:wp14="http://schemas.microsoft.com/office/word/2010/wordml" w:rsidRPr="003F4256" w:rsidR="00437B6A" w:rsidTr="003E4A23" w14:paraId="2D9FCD0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534"/>
        </w:trPr>
        <w:tc>
          <w:tcPr>
            <w:tcW w:w="451" w:type="pct"/>
            <w:vAlign w:val="center"/>
          </w:tcPr>
          <w:p w:rsidRPr="003F4256" w:rsidR="00437B6A" w:rsidP="003E4A23" w:rsidRDefault="00437B6A" w14:paraId="0F732611" wp14:textId="77777777">
            <w:pPr>
              <w:rPr>
                <w:ins w:author="Author" w:id="1535"/>
                <w:rStyle w:val="BodytextChar"/>
                <w:rFonts w:cs="Arial"/>
                <w:sz w:val="16"/>
                <w:szCs w:val="18"/>
              </w:rPr>
            </w:pPr>
            <w:ins w:author="Author" w:id="1536">
              <w:r>
                <w:rPr>
                  <w:rStyle w:val="BodytextChar"/>
                  <w:rFonts w:cs="Arial"/>
                  <w:sz w:val="16"/>
                  <w:szCs w:val="18"/>
                </w:rPr>
                <w:t>Column</w:t>
              </w:r>
            </w:ins>
          </w:p>
        </w:tc>
        <w:tc>
          <w:tcPr>
            <w:tcW w:w="424" w:type="pct"/>
            <w:gridSpan w:val="2"/>
            <w:vAlign w:val="center"/>
          </w:tcPr>
          <w:p w:rsidR="00437B6A" w:rsidP="003E4A23" w:rsidRDefault="00437B6A" w14:paraId="6A8A4058" wp14:textId="77777777">
            <w:pPr>
              <w:spacing w:after="0"/>
              <w:rPr>
                <w:ins w:author="Author" w:id="1537"/>
                <w:rStyle w:val="BodytextChar"/>
                <w:rFonts w:cs="Arial"/>
                <w:sz w:val="16"/>
                <w:szCs w:val="18"/>
              </w:rPr>
            </w:pPr>
            <w:ins w:author="Author" w:id="1538">
              <w:r>
                <w:rPr>
                  <w:rStyle w:val="BodytextChar"/>
                  <w:rFonts w:cs="Arial"/>
                  <w:sz w:val="16"/>
                  <w:szCs w:val="18"/>
                </w:rPr>
                <w:t>Submitter Prov Name</w:t>
              </w:r>
            </w:ins>
          </w:p>
          <w:p w:rsidRPr="00DD1FB1" w:rsidR="00437B6A" w:rsidP="003E4A23" w:rsidRDefault="00437B6A" w14:paraId="18CBD23C" wp14:textId="77777777">
            <w:pPr>
              <w:spacing w:after="0"/>
              <w:rPr>
                <w:ins w:author="Author" w:id="1539"/>
                <w:rStyle w:val="BodytextChar"/>
                <w:rFonts w:cs="Arial"/>
                <w:sz w:val="16"/>
                <w:szCs w:val="18"/>
              </w:rPr>
            </w:pPr>
          </w:p>
        </w:tc>
        <w:tc>
          <w:tcPr>
            <w:tcW w:w="644" w:type="pct"/>
            <w:gridSpan w:val="3"/>
            <w:vAlign w:val="center"/>
          </w:tcPr>
          <w:p w:rsidR="00437B6A" w:rsidP="003E4A23" w:rsidRDefault="00437B6A" w14:paraId="78C00161" wp14:textId="77777777">
            <w:pPr>
              <w:spacing w:before="40" w:after="40"/>
              <w:rPr>
                <w:ins w:author="Author" w:id="1540"/>
                <w:rStyle w:val="BodytextChar"/>
                <w:rFonts w:cs="Arial"/>
                <w:sz w:val="16"/>
                <w:szCs w:val="18"/>
              </w:rPr>
            </w:pPr>
            <w:ins w:author="Author" w:id="1541">
              <w:r>
                <w:rPr>
                  <w:rStyle w:val="BodytextChar"/>
                  <w:rFonts w:cs="Arial"/>
                  <w:sz w:val="16"/>
                  <w:szCs w:val="18"/>
                </w:rPr>
                <w:t>This is the Submitting Provider’s Name</w:t>
              </w:r>
            </w:ins>
          </w:p>
        </w:tc>
        <w:tc>
          <w:tcPr>
            <w:tcW w:w="1157" w:type="pct"/>
            <w:gridSpan w:val="4"/>
            <w:vAlign w:val="center"/>
          </w:tcPr>
          <w:p w:rsidR="00437B6A" w:rsidP="003E4A23" w:rsidRDefault="00437B6A" w14:paraId="2C6A0C61" wp14:textId="77777777">
            <w:pPr>
              <w:spacing w:before="40" w:after="40"/>
              <w:rPr>
                <w:ins w:author="Author" w:id="1542"/>
                <w:rStyle w:val="BodytextChar"/>
                <w:rFonts w:cs="Arial"/>
                <w:sz w:val="16"/>
                <w:szCs w:val="18"/>
              </w:rPr>
            </w:pPr>
            <w:ins w:author="Author" w:id="1543">
              <w:r>
                <w:rPr>
                  <w:rStyle w:val="BodytextChar"/>
                  <w:rFonts w:cs="Arial"/>
                  <w:sz w:val="16"/>
                  <w:szCs w:val="18"/>
                </w:rPr>
                <w:t>P_DTL_TB</w:t>
              </w:r>
            </w:ins>
          </w:p>
        </w:tc>
        <w:tc>
          <w:tcPr>
            <w:tcW w:w="844" w:type="pct"/>
            <w:gridSpan w:val="3"/>
            <w:vAlign w:val="center"/>
          </w:tcPr>
          <w:p w:rsidR="00437B6A" w:rsidP="003E4A23" w:rsidRDefault="00437B6A" w14:paraId="1F600576" wp14:textId="77777777">
            <w:pPr>
              <w:spacing w:before="40" w:after="40"/>
              <w:rPr>
                <w:ins w:author="Author" w:id="1544"/>
                <w:rStyle w:val="BodytextChar"/>
                <w:rFonts w:cs="Arial"/>
                <w:sz w:val="16"/>
                <w:szCs w:val="18"/>
              </w:rPr>
            </w:pPr>
            <w:ins w:author="Author" w:id="1545">
              <w:r>
                <w:rPr>
                  <w:rStyle w:val="BodytextChar"/>
                  <w:rFonts w:cs="Arial"/>
                  <w:sz w:val="16"/>
                  <w:szCs w:val="18"/>
                </w:rPr>
                <w:t>P_NAM</w:t>
              </w:r>
            </w:ins>
          </w:p>
        </w:tc>
        <w:tc>
          <w:tcPr>
            <w:tcW w:w="1481" w:type="pct"/>
            <w:gridSpan w:val="2"/>
          </w:tcPr>
          <w:p w:rsidR="00437B6A" w:rsidP="003E4A23" w:rsidRDefault="00437B6A" w14:paraId="622FB506" wp14:textId="77777777">
            <w:pPr>
              <w:pStyle w:val="TableTextACSSC"/>
              <w:rPr>
                <w:ins w:author="Author" w:id="1546"/>
                <w:rFonts w:ascii="Arial" w:hAnsi="Arial" w:cs="Arial"/>
                <w:sz w:val="18"/>
                <w:szCs w:val="18"/>
              </w:rPr>
            </w:pPr>
            <w:ins w:author="Author" w:id="1547">
              <w:r>
                <w:rPr>
                  <w:rFonts w:ascii="Arial" w:hAnsi="Arial" w:cs="Arial"/>
                  <w:sz w:val="18"/>
                  <w:szCs w:val="18"/>
                </w:rPr>
                <w:t>Display P_DTL_TB.P_NAM</w:t>
              </w:r>
            </w:ins>
          </w:p>
          <w:p w:rsidR="00437B6A" w:rsidP="003E4A23" w:rsidRDefault="00437B6A" w14:paraId="0D3FD0EA" wp14:textId="77777777">
            <w:pPr>
              <w:pStyle w:val="TableTextACSSC"/>
              <w:rPr>
                <w:ins w:author="Author" w:id="1548"/>
                <w:sz w:val="18"/>
              </w:rPr>
            </w:pPr>
            <w:ins w:author="Author" w:id="1549">
              <w:r>
                <w:rPr>
                  <w:rFonts w:ascii="Arial" w:hAnsi="Arial" w:cs="Arial"/>
                  <w:sz w:val="18"/>
                  <w:szCs w:val="18"/>
                </w:rPr>
                <w:t>I</w:t>
              </w:r>
              <w:r>
                <w:rPr>
                  <w:sz w:val="18"/>
                </w:rPr>
                <w:t xml:space="preserve">f row exists where A_HDR_LI_SUBM_PROV_ID_TB.A_TXN_LVL_CD = ‘EV’ and A_HDR_LI_SUBM_PROV_ID_TB.A_PROV_ENTY_ID_CD = ‘77’ </w:t>
              </w:r>
            </w:ins>
          </w:p>
          <w:p w:rsidR="00437B6A" w:rsidP="003E4A23" w:rsidRDefault="00437B6A" w14:paraId="6E096D55" wp14:textId="77777777">
            <w:pPr>
              <w:pStyle w:val="TableTextACSSC"/>
              <w:rPr>
                <w:ins w:author="Author" w:id="1550"/>
                <w:rFonts w:ascii="Arial" w:hAnsi="Arial" w:cs="Arial"/>
                <w:sz w:val="18"/>
                <w:szCs w:val="18"/>
              </w:rPr>
            </w:pPr>
            <w:ins w:author="Author" w:id="1551">
              <w:r>
                <w:rPr>
                  <w:rFonts w:ascii="Arial" w:hAnsi="Arial" w:cs="Arial"/>
                  <w:sz w:val="18"/>
                  <w:szCs w:val="18"/>
                </w:rPr>
                <w:t>Then obtain the provider name (P_NAM) by using the P_SYS_ID found:  P_DTL_TB.P_SYS_ID = A_HDR_LI_SUBM_PROV_ID_TB.P_SYS_ID</w:t>
              </w:r>
            </w:ins>
          </w:p>
          <w:p w:rsidR="00437B6A" w:rsidP="003E4A23" w:rsidRDefault="00437B6A" w14:paraId="4293E6F3" wp14:textId="77777777">
            <w:pPr>
              <w:pStyle w:val="TableTextACSSC"/>
              <w:rPr>
                <w:ins w:author="Author" w:id="1552"/>
                <w:rFonts w:ascii="Arial" w:hAnsi="Arial" w:cs="Arial"/>
                <w:sz w:val="18"/>
                <w:szCs w:val="18"/>
              </w:rPr>
            </w:pPr>
            <w:ins w:author="Author" w:id="1553">
              <w:r>
                <w:rPr>
                  <w:rFonts w:ascii="Arial" w:hAnsi="Arial" w:cs="Arial"/>
                  <w:sz w:val="18"/>
                  <w:szCs w:val="18"/>
                </w:rPr>
                <w:t>ELSE</w:t>
              </w:r>
            </w:ins>
          </w:p>
          <w:p w:rsidR="00437B6A" w:rsidP="003E4A23" w:rsidRDefault="00437B6A" w14:paraId="5E2A1066" wp14:textId="77777777">
            <w:pPr>
              <w:pStyle w:val="TableTextACSSC"/>
              <w:rPr>
                <w:ins w:author="Author" w:id="1554"/>
                <w:rFonts w:ascii="Arial" w:hAnsi="Arial" w:cs="Arial"/>
                <w:sz w:val="18"/>
                <w:szCs w:val="18"/>
              </w:rPr>
            </w:pPr>
            <w:ins w:author="Author" w:id="1555">
              <w:r>
                <w:rPr>
                  <w:rFonts w:ascii="Arial" w:hAnsi="Arial" w:cs="Arial"/>
                  <w:sz w:val="18"/>
                  <w:szCs w:val="18"/>
                </w:rPr>
                <w:t>Map the same name as found in the ‘Prov Name’ business label above (Default).</w:t>
              </w:r>
            </w:ins>
          </w:p>
          <w:p w:rsidR="00437B6A" w:rsidP="003E4A23" w:rsidRDefault="00437B6A" w14:paraId="74E6C47D" wp14:textId="77777777">
            <w:pPr>
              <w:pStyle w:val="TableTextACSSC"/>
              <w:rPr>
                <w:ins w:author="Author" w:id="1556"/>
                <w:rFonts w:ascii="Arial" w:hAnsi="Arial" w:cs="Arial"/>
                <w:sz w:val="18"/>
                <w:szCs w:val="18"/>
              </w:rPr>
            </w:pPr>
          </w:p>
          <w:p w:rsidRPr="00111E67" w:rsidR="00437B6A" w:rsidP="003E4A23" w:rsidRDefault="00437B6A" w14:paraId="04691E15" wp14:textId="77777777">
            <w:pPr>
              <w:pStyle w:val="TableTextACSSC"/>
              <w:rPr>
                <w:ins w:author="Author" w:id="1557"/>
                <w:rFonts w:ascii="Arial" w:hAnsi="Arial" w:cs="Arial"/>
                <w:sz w:val="18"/>
                <w:szCs w:val="18"/>
              </w:rPr>
            </w:pPr>
          </w:p>
        </w:tc>
      </w:tr>
      <w:tr xmlns:wp14="http://schemas.microsoft.com/office/word/2010/wordml" w:rsidRPr="003F4256" w:rsidR="00437B6A" w:rsidTr="003E4A23" w14:paraId="69EDB57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558"/>
        </w:trPr>
        <w:tc>
          <w:tcPr>
            <w:tcW w:w="451" w:type="pct"/>
            <w:vAlign w:val="center"/>
          </w:tcPr>
          <w:p w:rsidRPr="003F4256" w:rsidR="00437B6A" w:rsidP="003E4A23" w:rsidRDefault="00437B6A" w14:paraId="5885D688" wp14:textId="77777777">
            <w:pPr>
              <w:rPr>
                <w:ins w:author="Author" w:id="1559"/>
                <w:rStyle w:val="BodytextChar"/>
                <w:rFonts w:cs="Arial"/>
                <w:sz w:val="16"/>
                <w:szCs w:val="18"/>
              </w:rPr>
            </w:pPr>
            <w:ins w:author="Author" w:id="1560">
              <w:r w:rsidRPr="003F4256">
                <w:rPr>
                  <w:rStyle w:val="BodytextChar"/>
                  <w:rFonts w:cs="Arial"/>
                  <w:sz w:val="16"/>
                  <w:szCs w:val="18"/>
                </w:rPr>
                <w:t>Column</w:t>
              </w:r>
            </w:ins>
          </w:p>
        </w:tc>
        <w:tc>
          <w:tcPr>
            <w:tcW w:w="424" w:type="pct"/>
            <w:gridSpan w:val="2"/>
            <w:vAlign w:val="center"/>
          </w:tcPr>
          <w:p w:rsidRPr="003F4256" w:rsidR="00437B6A" w:rsidP="003E4A23" w:rsidRDefault="00437B6A" w14:paraId="55D816DF" wp14:textId="77777777">
            <w:pPr>
              <w:spacing w:after="0"/>
              <w:jc w:val="left"/>
              <w:rPr>
                <w:ins w:author="Author" w:id="1561"/>
                <w:rStyle w:val="BodytextChar"/>
                <w:rFonts w:cs="Arial"/>
                <w:sz w:val="16"/>
                <w:szCs w:val="18"/>
              </w:rPr>
            </w:pPr>
            <w:ins w:author="Author" w:id="1562">
              <w:r>
                <w:rPr>
                  <w:rStyle w:val="BodytextChar"/>
                  <w:rFonts w:cs="Arial"/>
                  <w:sz w:val="16"/>
                  <w:szCs w:val="18"/>
                </w:rPr>
                <w:t>SA Subm Mbr ID</w:t>
              </w:r>
            </w:ins>
          </w:p>
        </w:tc>
        <w:tc>
          <w:tcPr>
            <w:tcW w:w="644" w:type="pct"/>
            <w:gridSpan w:val="3"/>
            <w:vAlign w:val="center"/>
          </w:tcPr>
          <w:p w:rsidRPr="00111E67" w:rsidR="00437B6A" w:rsidP="003E4A23" w:rsidRDefault="00437B6A" w14:paraId="6536D538" wp14:textId="77777777">
            <w:pPr>
              <w:spacing w:before="40" w:after="40"/>
              <w:rPr>
                <w:ins w:author="Author" w:id="1563"/>
                <w:rStyle w:val="BodytextChar"/>
                <w:rFonts w:cs="Arial"/>
                <w:sz w:val="16"/>
                <w:szCs w:val="18"/>
              </w:rPr>
            </w:pPr>
            <w:ins w:author="Author" w:id="1564">
              <w:r w:rsidRPr="00111E67">
                <w:rPr>
                  <w:rStyle w:val="BodytextChar"/>
                  <w:rFonts w:cs="Arial"/>
                  <w:sz w:val="16"/>
                  <w:szCs w:val="18"/>
                </w:rPr>
                <w:t>Member Current Alternate Identification.</w:t>
              </w:r>
            </w:ins>
          </w:p>
          <w:p w:rsidRPr="00111E67" w:rsidR="00437B6A" w:rsidP="003E4A23" w:rsidRDefault="00437B6A" w14:paraId="75AA1945" wp14:textId="77777777">
            <w:pPr>
              <w:spacing w:before="40" w:after="40"/>
              <w:rPr>
                <w:ins w:author="Author" w:id="1565"/>
                <w:rStyle w:val="BodytextChar"/>
                <w:rFonts w:cs="Arial"/>
                <w:sz w:val="16"/>
                <w:szCs w:val="18"/>
              </w:rPr>
            </w:pPr>
            <w:ins w:author="Author" w:id="1566">
              <w:r w:rsidRPr="00111E67">
                <w:rPr>
                  <w:rStyle w:val="BodytextChar"/>
                  <w:rFonts w:cs="Arial"/>
                  <w:sz w:val="16"/>
                  <w:szCs w:val="18"/>
                </w:rPr>
                <w:t>This number identified a member (MBR) to the system</w:t>
              </w:r>
            </w:ins>
          </w:p>
        </w:tc>
        <w:tc>
          <w:tcPr>
            <w:tcW w:w="1157" w:type="pct"/>
            <w:gridSpan w:val="4"/>
            <w:vAlign w:val="center"/>
          </w:tcPr>
          <w:p w:rsidRPr="00111E67" w:rsidR="00437B6A" w:rsidP="003E4A23" w:rsidRDefault="00437B6A" w14:paraId="725747C7" wp14:textId="77777777">
            <w:pPr>
              <w:spacing w:before="40" w:after="40"/>
              <w:rPr>
                <w:ins w:author="Author" w:id="1567"/>
                <w:rStyle w:val="BodytextChar"/>
                <w:rFonts w:cs="Arial"/>
                <w:sz w:val="16"/>
                <w:szCs w:val="18"/>
              </w:rPr>
            </w:pPr>
            <w:ins w:author="Author" w:id="1568">
              <w:r w:rsidRPr="00111E67">
                <w:rPr>
                  <w:rStyle w:val="BodytextChar"/>
                  <w:rFonts w:cs="Arial"/>
                  <w:sz w:val="16"/>
                  <w:szCs w:val="18"/>
                </w:rPr>
                <w:t>A_HDR_TB</w:t>
              </w:r>
            </w:ins>
          </w:p>
        </w:tc>
        <w:tc>
          <w:tcPr>
            <w:tcW w:w="844" w:type="pct"/>
            <w:gridSpan w:val="3"/>
            <w:vAlign w:val="center"/>
          </w:tcPr>
          <w:p w:rsidRPr="00111E67" w:rsidR="00437B6A" w:rsidP="003E4A23" w:rsidRDefault="00437B6A" w14:paraId="64931A06" wp14:textId="77777777">
            <w:pPr>
              <w:spacing w:before="40" w:after="40"/>
              <w:rPr>
                <w:ins w:author="Author" w:id="1569"/>
                <w:rStyle w:val="BodytextChar"/>
                <w:rFonts w:cs="Arial"/>
                <w:sz w:val="16"/>
                <w:szCs w:val="18"/>
              </w:rPr>
            </w:pPr>
            <w:ins w:author="Author" w:id="1570">
              <w:r w:rsidRPr="00111E67">
                <w:rPr>
                  <w:rStyle w:val="BodytextChar"/>
                  <w:rFonts w:cs="Arial"/>
                  <w:sz w:val="16"/>
                  <w:szCs w:val="18"/>
                </w:rPr>
                <w:t>A_SUBM_MBR_ALT_ID</w:t>
              </w:r>
            </w:ins>
          </w:p>
        </w:tc>
        <w:tc>
          <w:tcPr>
            <w:tcW w:w="1481" w:type="pct"/>
            <w:gridSpan w:val="2"/>
            <w:vAlign w:val="center"/>
          </w:tcPr>
          <w:p w:rsidRPr="00910EC0" w:rsidR="00437B6A" w:rsidP="003E4A23" w:rsidRDefault="00437B6A" w14:paraId="4C1D267C" wp14:textId="77777777">
            <w:pPr>
              <w:pStyle w:val="TableText1"/>
              <w:spacing w:before="40" w:after="40"/>
              <w:rPr>
                <w:ins w:author="Author" w:id="1571"/>
                <w:rStyle w:val="BodytextChar"/>
                <w:rFonts w:cs="Arial"/>
                <w:spacing w:val="0"/>
                <w:sz w:val="16"/>
                <w:szCs w:val="18"/>
                <w:highlight w:val="yellow"/>
              </w:rPr>
            </w:pPr>
          </w:p>
        </w:tc>
      </w:tr>
      <w:tr xmlns:wp14="http://schemas.microsoft.com/office/word/2010/wordml" w:rsidRPr="003F4256" w:rsidR="00437B6A" w:rsidTr="003E4A23" w14:paraId="6E7F2F1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572"/>
        </w:trPr>
        <w:tc>
          <w:tcPr>
            <w:tcW w:w="451" w:type="pct"/>
            <w:vAlign w:val="center"/>
          </w:tcPr>
          <w:p w:rsidRPr="003F4256" w:rsidR="00437B6A" w:rsidP="003E4A23" w:rsidRDefault="00437B6A" w14:paraId="61AA4321" wp14:textId="77777777">
            <w:pPr>
              <w:rPr>
                <w:ins w:author="Author" w:id="1573"/>
                <w:rStyle w:val="BodytextChar"/>
                <w:rFonts w:cs="Arial"/>
                <w:sz w:val="16"/>
                <w:szCs w:val="18"/>
              </w:rPr>
            </w:pPr>
            <w:ins w:author="Author" w:id="1574">
              <w:r>
                <w:rPr>
                  <w:rStyle w:val="BodytextChar"/>
                  <w:rFonts w:cs="Arial"/>
                  <w:sz w:val="16"/>
                  <w:szCs w:val="18"/>
                </w:rPr>
                <w:t>Column</w:t>
              </w:r>
            </w:ins>
          </w:p>
        </w:tc>
        <w:tc>
          <w:tcPr>
            <w:tcW w:w="424" w:type="pct"/>
            <w:gridSpan w:val="2"/>
            <w:vAlign w:val="center"/>
          </w:tcPr>
          <w:p w:rsidRPr="003F4256" w:rsidR="00437B6A" w:rsidP="003E4A23" w:rsidRDefault="00437B6A" w14:paraId="68A80A15" wp14:textId="77777777">
            <w:pPr>
              <w:spacing w:after="0"/>
              <w:rPr>
                <w:ins w:author="Author" w:id="1575"/>
                <w:rStyle w:val="BodytextChar"/>
                <w:rFonts w:cs="Arial"/>
                <w:sz w:val="16"/>
                <w:szCs w:val="18"/>
              </w:rPr>
            </w:pPr>
            <w:ins w:author="Author" w:id="1576">
              <w:r w:rsidRPr="00DD1FB1">
                <w:rPr>
                  <w:rStyle w:val="BodytextChar"/>
                  <w:rFonts w:cs="Arial"/>
                  <w:sz w:val="16"/>
                  <w:szCs w:val="18"/>
                </w:rPr>
                <w:t>Mbr First Name</w:t>
              </w:r>
            </w:ins>
          </w:p>
        </w:tc>
        <w:tc>
          <w:tcPr>
            <w:tcW w:w="644" w:type="pct"/>
            <w:gridSpan w:val="3"/>
            <w:vAlign w:val="center"/>
          </w:tcPr>
          <w:p w:rsidRPr="00111E67" w:rsidR="00437B6A" w:rsidP="003E4A23" w:rsidRDefault="00437B6A" w14:paraId="22E3250F" wp14:textId="77777777">
            <w:pPr>
              <w:pStyle w:val="TableText"/>
              <w:rPr>
                <w:ins w:author="Author" w:id="1577"/>
                <w:rStyle w:val="BodytextChar"/>
                <w:sz w:val="16"/>
                <w:szCs w:val="18"/>
              </w:rPr>
            </w:pPr>
            <w:ins w:author="Author" w:id="1578">
              <w:r>
                <w:rPr>
                  <w:rStyle w:val="BodytextChar"/>
                  <w:sz w:val="16"/>
                  <w:szCs w:val="18"/>
                </w:rPr>
                <w:t>This is the Member's First name.</w:t>
              </w:r>
            </w:ins>
          </w:p>
        </w:tc>
        <w:tc>
          <w:tcPr>
            <w:tcW w:w="1157" w:type="pct"/>
            <w:gridSpan w:val="4"/>
            <w:vAlign w:val="center"/>
          </w:tcPr>
          <w:p w:rsidRPr="00111E67" w:rsidR="00437B6A" w:rsidP="003E4A23" w:rsidRDefault="00437B6A" w14:paraId="144BD048" wp14:textId="77777777">
            <w:pPr>
              <w:spacing w:before="40" w:after="40"/>
              <w:rPr>
                <w:ins w:author="Author" w:id="1579"/>
                <w:rStyle w:val="BodytextChar"/>
                <w:rFonts w:cs="Arial"/>
                <w:sz w:val="16"/>
                <w:szCs w:val="18"/>
              </w:rPr>
            </w:pPr>
            <w:ins w:author="Author" w:id="1580">
              <w:r>
                <w:rPr>
                  <w:rStyle w:val="BodytextChar"/>
                  <w:rFonts w:cs="Arial"/>
                  <w:sz w:val="16"/>
                  <w:szCs w:val="18"/>
                </w:rPr>
                <w:t>B_DTL_TB</w:t>
              </w:r>
            </w:ins>
          </w:p>
        </w:tc>
        <w:tc>
          <w:tcPr>
            <w:tcW w:w="844" w:type="pct"/>
            <w:gridSpan w:val="3"/>
            <w:vAlign w:val="center"/>
          </w:tcPr>
          <w:p w:rsidRPr="00111E67" w:rsidR="00437B6A" w:rsidP="003E4A23" w:rsidRDefault="00437B6A" w14:paraId="52B15F80" wp14:textId="77777777">
            <w:pPr>
              <w:spacing w:before="40" w:after="40"/>
              <w:rPr>
                <w:ins w:author="Author" w:id="1581"/>
                <w:rStyle w:val="BodytextChar"/>
                <w:rFonts w:cs="Arial"/>
                <w:sz w:val="16"/>
                <w:szCs w:val="18"/>
              </w:rPr>
            </w:pPr>
            <w:ins w:author="Author" w:id="1582">
              <w:r>
                <w:rPr>
                  <w:rStyle w:val="BodytextChar"/>
                  <w:rFonts w:cs="Arial"/>
                  <w:sz w:val="16"/>
                  <w:szCs w:val="18"/>
                </w:rPr>
                <w:t>B_FIRST_NAM</w:t>
              </w:r>
            </w:ins>
          </w:p>
        </w:tc>
        <w:tc>
          <w:tcPr>
            <w:tcW w:w="1481" w:type="pct"/>
            <w:gridSpan w:val="2"/>
            <w:vAlign w:val="center"/>
          </w:tcPr>
          <w:p w:rsidRPr="00910EC0" w:rsidR="00437B6A" w:rsidP="003E4A23" w:rsidRDefault="00437B6A" w14:paraId="776F518B" wp14:textId="77777777">
            <w:pPr>
              <w:pStyle w:val="TableText1"/>
              <w:spacing w:before="40" w:after="40"/>
              <w:rPr>
                <w:ins w:author="Author" w:id="1583"/>
                <w:rStyle w:val="BodytextChar"/>
                <w:rFonts w:cs="Arial"/>
                <w:spacing w:val="0"/>
                <w:sz w:val="16"/>
                <w:szCs w:val="18"/>
                <w:highlight w:val="yellow"/>
              </w:rPr>
            </w:pPr>
          </w:p>
        </w:tc>
      </w:tr>
      <w:tr xmlns:wp14="http://schemas.microsoft.com/office/word/2010/wordml" w:rsidRPr="003F4256" w:rsidR="00437B6A" w:rsidTr="003E4A23" w14:paraId="020C42F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584"/>
        </w:trPr>
        <w:tc>
          <w:tcPr>
            <w:tcW w:w="451" w:type="pct"/>
            <w:vAlign w:val="center"/>
          </w:tcPr>
          <w:p w:rsidRPr="003F4256" w:rsidR="00437B6A" w:rsidP="003E4A23" w:rsidRDefault="00437B6A" w14:paraId="20239E9B" wp14:textId="77777777">
            <w:pPr>
              <w:rPr>
                <w:ins w:author="Author" w:id="1585"/>
                <w:rStyle w:val="BodytextChar"/>
                <w:rFonts w:cs="Arial"/>
                <w:sz w:val="16"/>
                <w:szCs w:val="18"/>
              </w:rPr>
            </w:pPr>
            <w:ins w:author="Author" w:id="1586">
              <w:r>
                <w:rPr>
                  <w:rStyle w:val="BodytextChar"/>
                  <w:rFonts w:cs="Arial"/>
                  <w:sz w:val="16"/>
                  <w:szCs w:val="18"/>
                </w:rPr>
                <w:t>Column</w:t>
              </w:r>
            </w:ins>
          </w:p>
        </w:tc>
        <w:tc>
          <w:tcPr>
            <w:tcW w:w="424" w:type="pct"/>
            <w:gridSpan w:val="2"/>
            <w:vAlign w:val="center"/>
          </w:tcPr>
          <w:p w:rsidRPr="003F4256" w:rsidR="00437B6A" w:rsidP="003E4A23" w:rsidRDefault="00437B6A" w14:paraId="6E8F6D4B" wp14:textId="77777777">
            <w:pPr>
              <w:spacing w:after="0"/>
              <w:rPr>
                <w:ins w:author="Author" w:id="1587"/>
                <w:rStyle w:val="BodytextChar"/>
                <w:rFonts w:cs="Arial"/>
                <w:sz w:val="16"/>
                <w:szCs w:val="18"/>
              </w:rPr>
            </w:pPr>
            <w:ins w:author="Author" w:id="1588">
              <w:r w:rsidRPr="00DD1FB1">
                <w:rPr>
                  <w:rStyle w:val="BodytextChar"/>
                  <w:rFonts w:cs="Arial"/>
                  <w:sz w:val="16"/>
                  <w:szCs w:val="18"/>
                </w:rPr>
                <w:t>Mbr Mid Name</w:t>
              </w:r>
            </w:ins>
          </w:p>
        </w:tc>
        <w:tc>
          <w:tcPr>
            <w:tcW w:w="644" w:type="pct"/>
            <w:gridSpan w:val="3"/>
            <w:vAlign w:val="center"/>
          </w:tcPr>
          <w:p w:rsidRPr="00111E67" w:rsidR="00437B6A" w:rsidP="003E4A23" w:rsidRDefault="00437B6A" w14:paraId="4424AC92" wp14:textId="77777777">
            <w:pPr>
              <w:pStyle w:val="TableText"/>
              <w:rPr>
                <w:ins w:author="Author" w:id="1589"/>
                <w:rStyle w:val="BodytextChar"/>
                <w:sz w:val="16"/>
                <w:szCs w:val="18"/>
              </w:rPr>
            </w:pPr>
            <w:ins w:author="Author" w:id="1590">
              <w:r>
                <w:rPr>
                  <w:rStyle w:val="BodytextChar"/>
                  <w:sz w:val="16"/>
                  <w:szCs w:val="18"/>
                </w:rPr>
                <w:t>This is the Member's Middle name.</w:t>
              </w:r>
            </w:ins>
          </w:p>
        </w:tc>
        <w:tc>
          <w:tcPr>
            <w:tcW w:w="1157" w:type="pct"/>
            <w:gridSpan w:val="4"/>
            <w:vAlign w:val="center"/>
          </w:tcPr>
          <w:p w:rsidRPr="00111E67" w:rsidR="00437B6A" w:rsidP="003E4A23" w:rsidRDefault="00437B6A" w14:paraId="64092DE3" wp14:textId="77777777">
            <w:pPr>
              <w:spacing w:before="40" w:after="40"/>
              <w:rPr>
                <w:ins w:author="Author" w:id="1591"/>
                <w:rStyle w:val="BodytextChar"/>
                <w:rFonts w:cs="Arial"/>
                <w:sz w:val="16"/>
                <w:szCs w:val="18"/>
              </w:rPr>
            </w:pPr>
            <w:ins w:author="Author" w:id="1592">
              <w:r>
                <w:rPr>
                  <w:rStyle w:val="BodytextChar"/>
                  <w:rFonts w:cs="Arial"/>
                  <w:sz w:val="16"/>
                  <w:szCs w:val="18"/>
                </w:rPr>
                <w:t>B_DTL_TB</w:t>
              </w:r>
            </w:ins>
          </w:p>
        </w:tc>
        <w:tc>
          <w:tcPr>
            <w:tcW w:w="844" w:type="pct"/>
            <w:gridSpan w:val="3"/>
            <w:vAlign w:val="center"/>
          </w:tcPr>
          <w:p w:rsidRPr="00111E67" w:rsidR="00437B6A" w:rsidP="003E4A23" w:rsidRDefault="00437B6A" w14:paraId="71648276" wp14:textId="77777777">
            <w:pPr>
              <w:spacing w:before="40" w:after="40"/>
              <w:rPr>
                <w:ins w:author="Author" w:id="1593"/>
                <w:rStyle w:val="BodytextChar"/>
                <w:rFonts w:cs="Arial"/>
                <w:sz w:val="16"/>
                <w:szCs w:val="18"/>
              </w:rPr>
            </w:pPr>
            <w:ins w:author="Author" w:id="1594">
              <w:r w:rsidRPr="00DD1FB1">
                <w:rPr>
                  <w:rStyle w:val="BodytextChar"/>
                  <w:rFonts w:cs="Arial"/>
                  <w:sz w:val="16"/>
                  <w:szCs w:val="18"/>
                </w:rPr>
                <w:t>B_MID_NAM</w:t>
              </w:r>
            </w:ins>
          </w:p>
        </w:tc>
        <w:tc>
          <w:tcPr>
            <w:tcW w:w="1481" w:type="pct"/>
            <w:gridSpan w:val="2"/>
            <w:vAlign w:val="center"/>
          </w:tcPr>
          <w:p w:rsidRPr="00910EC0" w:rsidR="00437B6A" w:rsidP="003E4A23" w:rsidRDefault="00437B6A" w14:paraId="6C0E5FDD" wp14:textId="77777777">
            <w:pPr>
              <w:pStyle w:val="TableText1"/>
              <w:spacing w:before="40" w:after="40"/>
              <w:rPr>
                <w:ins w:author="Author" w:id="1595"/>
                <w:rStyle w:val="BodytextChar"/>
                <w:rFonts w:cs="Arial"/>
                <w:spacing w:val="0"/>
                <w:sz w:val="16"/>
                <w:szCs w:val="18"/>
                <w:highlight w:val="yellow"/>
              </w:rPr>
            </w:pPr>
          </w:p>
        </w:tc>
      </w:tr>
      <w:tr xmlns:wp14="http://schemas.microsoft.com/office/word/2010/wordml" w:rsidRPr="003F4256" w:rsidR="00437B6A" w:rsidTr="003E4A23" w14:paraId="7BDFDF9E"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596"/>
        </w:trPr>
        <w:tc>
          <w:tcPr>
            <w:tcW w:w="451" w:type="pct"/>
            <w:vAlign w:val="center"/>
          </w:tcPr>
          <w:p w:rsidRPr="003F4256" w:rsidR="00437B6A" w:rsidP="003E4A23" w:rsidRDefault="00437B6A" w14:paraId="190D3857" wp14:textId="77777777">
            <w:pPr>
              <w:rPr>
                <w:ins w:author="Author" w:id="1597"/>
                <w:rStyle w:val="BodytextChar"/>
                <w:rFonts w:cs="Arial"/>
                <w:sz w:val="16"/>
                <w:szCs w:val="18"/>
              </w:rPr>
            </w:pPr>
            <w:ins w:author="Author" w:id="1598">
              <w:r>
                <w:rPr>
                  <w:rStyle w:val="BodytextChar"/>
                  <w:rFonts w:cs="Arial"/>
                  <w:sz w:val="16"/>
                  <w:szCs w:val="18"/>
                </w:rPr>
                <w:t>Column</w:t>
              </w:r>
            </w:ins>
          </w:p>
        </w:tc>
        <w:tc>
          <w:tcPr>
            <w:tcW w:w="424" w:type="pct"/>
            <w:gridSpan w:val="2"/>
            <w:vAlign w:val="center"/>
          </w:tcPr>
          <w:p w:rsidRPr="003F4256" w:rsidR="00437B6A" w:rsidP="003E4A23" w:rsidRDefault="00437B6A" w14:paraId="762202BB" wp14:textId="77777777">
            <w:pPr>
              <w:spacing w:after="0"/>
              <w:rPr>
                <w:ins w:author="Author" w:id="1599"/>
                <w:rStyle w:val="BodytextChar"/>
                <w:rFonts w:cs="Arial"/>
                <w:sz w:val="16"/>
                <w:szCs w:val="18"/>
              </w:rPr>
            </w:pPr>
            <w:ins w:author="Author" w:id="1600">
              <w:r w:rsidRPr="00DD1FB1">
                <w:rPr>
                  <w:rStyle w:val="BodytextChar"/>
                  <w:rFonts w:cs="Arial"/>
                  <w:sz w:val="16"/>
                  <w:szCs w:val="18"/>
                </w:rPr>
                <w:t>Mbr Last Name</w:t>
              </w:r>
            </w:ins>
          </w:p>
        </w:tc>
        <w:tc>
          <w:tcPr>
            <w:tcW w:w="644" w:type="pct"/>
            <w:gridSpan w:val="3"/>
            <w:vAlign w:val="center"/>
          </w:tcPr>
          <w:p w:rsidRPr="00111E67" w:rsidR="00437B6A" w:rsidP="003E4A23" w:rsidRDefault="00437B6A" w14:paraId="1F15386D" wp14:textId="77777777">
            <w:pPr>
              <w:pStyle w:val="TableText"/>
              <w:rPr>
                <w:ins w:author="Author" w:id="1601"/>
                <w:rStyle w:val="BodytextChar"/>
                <w:sz w:val="16"/>
                <w:szCs w:val="18"/>
              </w:rPr>
            </w:pPr>
            <w:ins w:author="Author" w:id="1602">
              <w:r>
                <w:rPr>
                  <w:rStyle w:val="BodytextChar"/>
                  <w:sz w:val="16"/>
                  <w:szCs w:val="18"/>
                </w:rPr>
                <w:t>This is the Member's  Last name.</w:t>
              </w:r>
            </w:ins>
          </w:p>
        </w:tc>
        <w:tc>
          <w:tcPr>
            <w:tcW w:w="1157" w:type="pct"/>
            <w:gridSpan w:val="4"/>
            <w:vAlign w:val="center"/>
          </w:tcPr>
          <w:p w:rsidRPr="00111E67" w:rsidR="00437B6A" w:rsidP="003E4A23" w:rsidRDefault="00437B6A" w14:paraId="704B1A69" wp14:textId="77777777">
            <w:pPr>
              <w:spacing w:before="40" w:after="40"/>
              <w:rPr>
                <w:ins w:author="Author" w:id="1603"/>
                <w:rStyle w:val="BodytextChar"/>
                <w:rFonts w:cs="Arial"/>
                <w:sz w:val="16"/>
                <w:szCs w:val="18"/>
              </w:rPr>
            </w:pPr>
            <w:ins w:author="Author" w:id="1604">
              <w:r>
                <w:rPr>
                  <w:rStyle w:val="BodytextChar"/>
                  <w:rFonts w:cs="Arial"/>
                  <w:sz w:val="16"/>
                  <w:szCs w:val="18"/>
                </w:rPr>
                <w:t>B_DTL_TB</w:t>
              </w:r>
            </w:ins>
          </w:p>
        </w:tc>
        <w:tc>
          <w:tcPr>
            <w:tcW w:w="844" w:type="pct"/>
            <w:gridSpan w:val="3"/>
            <w:vAlign w:val="center"/>
          </w:tcPr>
          <w:p w:rsidRPr="00111E67" w:rsidR="00437B6A" w:rsidP="003E4A23" w:rsidRDefault="00437B6A" w14:paraId="6DDAB14D" wp14:textId="77777777">
            <w:pPr>
              <w:spacing w:before="40" w:after="40"/>
              <w:rPr>
                <w:ins w:author="Author" w:id="1605"/>
                <w:rStyle w:val="BodytextChar"/>
                <w:rFonts w:cs="Arial"/>
                <w:sz w:val="16"/>
                <w:szCs w:val="18"/>
              </w:rPr>
            </w:pPr>
            <w:ins w:author="Author" w:id="1606">
              <w:r>
                <w:rPr>
                  <w:rStyle w:val="BodytextChar"/>
                  <w:rFonts w:cs="Arial"/>
                  <w:sz w:val="16"/>
                  <w:szCs w:val="18"/>
                </w:rPr>
                <w:t>B_LAST_NAM</w:t>
              </w:r>
            </w:ins>
          </w:p>
        </w:tc>
        <w:tc>
          <w:tcPr>
            <w:tcW w:w="1481" w:type="pct"/>
            <w:gridSpan w:val="2"/>
            <w:vAlign w:val="center"/>
          </w:tcPr>
          <w:p w:rsidRPr="00910EC0" w:rsidR="00437B6A" w:rsidP="003E4A23" w:rsidRDefault="00437B6A" w14:paraId="5CD457D7" wp14:textId="77777777">
            <w:pPr>
              <w:pStyle w:val="TableText1"/>
              <w:spacing w:before="40" w:after="40"/>
              <w:rPr>
                <w:ins w:author="Author" w:id="1607"/>
                <w:rStyle w:val="BodytextChar"/>
                <w:rFonts w:cs="Arial"/>
                <w:spacing w:val="0"/>
                <w:sz w:val="16"/>
                <w:szCs w:val="18"/>
                <w:highlight w:val="yellow"/>
              </w:rPr>
            </w:pPr>
          </w:p>
        </w:tc>
      </w:tr>
      <w:tr xmlns:wp14="http://schemas.microsoft.com/office/word/2010/wordml" w:rsidRPr="003F4256" w:rsidR="00437B6A" w:rsidTr="003E4A23" w14:paraId="6D0A832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608"/>
        </w:trPr>
        <w:tc>
          <w:tcPr>
            <w:tcW w:w="451" w:type="pct"/>
            <w:vAlign w:val="center"/>
          </w:tcPr>
          <w:p w:rsidRPr="003F4256" w:rsidR="00437B6A" w:rsidP="003E4A23" w:rsidRDefault="00437B6A" w14:paraId="4337C3EA" wp14:textId="77777777">
            <w:pPr>
              <w:rPr>
                <w:ins w:author="Author" w:id="1609"/>
                <w:rStyle w:val="BodytextChar"/>
                <w:rFonts w:cs="Arial"/>
                <w:sz w:val="16"/>
                <w:szCs w:val="18"/>
              </w:rPr>
            </w:pPr>
            <w:ins w:author="Author" w:id="1610">
              <w:r w:rsidRPr="003F4256">
                <w:rPr>
                  <w:rStyle w:val="BodytextChar"/>
                  <w:rFonts w:cs="Arial"/>
                  <w:sz w:val="16"/>
                  <w:szCs w:val="18"/>
                </w:rPr>
                <w:t>Column</w:t>
              </w:r>
            </w:ins>
          </w:p>
        </w:tc>
        <w:tc>
          <w:tcPr>
            <w:tcW w:w="424" w:type="pct"/>
            <w:gridSpan w:val="2"/>
            <w:vAlign w:val="center"/>
          </w:tcPr>
          <w:p w:rsidRPr="003F4256" w:rsidR="00437B6A" w:rsidP="003E4A23" w:rsidRDefault="00437B6A" w14:paraId="4EF23B83" wp14:textId="77777777">
            <w:pPr>
              <w:spacing w:after="0"/>
              <w:rPr>
                <w:ins w:author="Author" w:id="1611"/>
                <w:rStyle w:val="BodytextChar"/>
                <w:rFonts w:cs="Arial"/>
                <w:sz w:val="16"/>
                <w:szCs w:val="18"/>
              </w:rPr>
            </w:pPr>
            <w:ins w:author="Author" w:id="1612">
              <w:r w:rsidRPr="003F4256">
                <w:rPr>
                  <w:rStyle w:val="BodytextChar"/>
                  <w:rFonts w:cs="Arial"/>
                  <w:sz w:val="16"/>
                  <w:szCs w:val="18"/>
                </w:rPr>
                <w:t xml:space="preserve">SA </w:t>
              </w:r>
              <w:r>
                <w:rPr>
                  <w:rStyle w:val="BodytextChar"/>
                  <w:rFonts w:cs="Arial"/>
                  <w:sz w:val="16"/>
                  <w:szCs w:val="18"/>
                </w:rPr>
                <w:t>Auth ID</w:t>
              </w:r>
            </w:ins>
          </w:p>
        </w:tc>
        <w:tc>
          <w:tcPr>
            <w:tcW w:w="644" w:type="pct"/>
            <w:gridSpan w:val="3"/>
            <w:vAlign w:val="center"/>
          </w:tcPr>
          <w:p w:rsidRPr="00111E67" w:rsidR="00437B6A" w:rsidP="003E4A23" w:rsidRDefault="00437B6A" w14:paraId="2417AC05" wp14:textId="77777777">
            <w:pPr>
              <w:pStyle w:val="TableText"/>
              <w:rPr>
                <w:ins w:author="Author" w:id="1613"/>
                <w:rStyle w:val="BodytextChar"/>
                <w:sz w:val="16"/>
                <w:szCs w:val="18"/>
              </w:rPr>
            </w:pPr>
            <w:ins w:author="Author" w:id="1614">
              <w:r w:rsidRPr="00111E67">
                <w:rPr>
                  <w:rStyle w:val="BodytextChar"/>
                  <w:sz w:val="16"/>
                  <w:szCs w:val="18"/>
                </w:rPr>
                <w:t>This field displays the SA ID.</w:t>
              </w:r>
            </w:ins>
          </w:p>
        </w:tc>
        <w:tc>
          <w:tcPr>
            <w:tcW w:w="1157" w:type="pct"/>
            <w:gridSpan w:val="4"/>
            <w:vAlign w:val="center"/>
          </w:tcPr>
          <w:p w:rsidRPr="00111E67" w:rsidR="00437B6A" w:rsidP="003E4A23" w:rsidRDefault="00437B6A" w14:paraId="77A54596" wp14:textId="77777777">
            <w:pPr>
              <w:spacing w:before="40" w:after="40"/>
              <w:rPr>
                <w:ins w:author="Author" w:id="1615"/>
                <w:rStyle w:val="BodytextChar"/>
                <w:rFonts w:cs="Arial"/>
                <w:sz w:val="16"/>
                <w:szCs w:val="18"/>
              </w:rPr>
            </w:pPr>
            <w:ins w:author="Author" w:id="1616">
              <w:r w:rsidRPr="00111E67">
                <w:rPr>
                  <w:rStyle w:val="BodytextChar"/>
                  <w:rFonts w:cs="Arial"/>
                  <w:sz w:val="16"/>
                  <w:szCs w:val="18"/>
                </w:rPr>
                <w:t>A_</w:t>
              </w:r>
              <w:r>
                <w:rPr>
                  <w:rStyle w:val="BodytextChar"/>
                  <w:rFonts w:cs="Arial"/>
                  <w:sz w:val="16"/>
                  <w:szCs w:val="18"/>
                </w:rPr>
                <w:t>HDR</w:t>
              </w:r>
              <w:r w:rsidRPr="00111E67">
                <w:rPr>
                  <w:rStyle w:val="BodytextChar"/>
                  <w:rFonts w:cs="Arial"/>
                  <w:sz w:val="16"/>
                  <w:szCs w:val="18"/>
                </w:rPr>
                <w:t>_TB</w:t>
              </w:r>
            </w:ins>
          </w:p>
        </w:tc>
        <w:tc>
          <w:tcPr>
            <w:tcW w:w="844" w:type="pct"/>
            <w:gridSpan w:val="3"/>
            <w:vAlign w:val="center"/>
          </w:tcPr>
          <w:p w:rsidRPr="00111E67" w:rsidR="00437B6A" w:rsidP="003E4A23" w:rsidRDefault="00437B6A" w14:paraId="423FAC86" wp14:textId="77777777">
            <w:pPr>
              <w:spacing w:before="40" w:after="40"/>
              <w:rPr>
                <w:ins w:author="Author" w:id="1617"/>
                <w:rStyle w:val="BodytextChar"/>
                <w:rFonts w:cs="Arial"/>
                <w:sz w:val="16"/>
                <w:szCs w:val="18"/>
              </w:rPr>
            </w:pPr>
            <w:ins w:author="Author" w:id="1618">
              <w:r w:rsidRPr="00111E67">
                <w:rPr>
                  <w:rStyle w:val="BodytextChar"/>
                  <w:rFonts w:cs="Arial"/>
                  <w:sz w:val="16"/>
                  <w:szCs w:val="18"/>
                </w:rPr>
                <w:t>A_AUTH_ID</w:t>
              </w:r>
            </w:ins>
          </w:p>
        </w:tc>
        <w:tc>
          <w:tcPr>
            <w:tcW w:w="1481" w:type="pct"/>
            <w:gridSpan w:val="2"/>
            <w:vAlign w:val="center"/>
          </w:tcPr>
          <w:p w:rsidRPr="00910EC0" w:rsidR="00437B6A" w:rsidP="003E4A23" w:rsidRDefault="00437B6A" w14:paraId="47B7884A" wp14:textId="77777777">
            <w:pPr>
              <w:pStyle w:val="TableText1"/>
              <w:spacing w:before="40" w:after="40"/>
              <w:rPr>
                <w:ins w:author="Author" w:id="1619"/>
                <w:rStyle w:val="BodytextChar"/>
                <w:rFonts w:cs="Arial"/>
                <w:spacing w:val="0"/>
                <w:sz w:val="16"/>
                <w:szCs w:val="18"/>
                <w:highlight w:val="yellow"/>
              </w:rPr>
            </w:pPr>
          </w:p>
        </w:tc>
      </w:tr>
      <w:tr xmlns:wp14="http://schemas.microsoft.com/office/word/2010/wordml" w:rsidRPr="003F4256" w:rsidR="00437B6A" w:rsidTr="003E4A23" w14:paraId="1A2A87A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620"/>
        </w:trPr>
        <w:tc>
          <w:tcPr>
            <w:tcW w:w="451" w:type="pct"/>
            <w:vAlign w:val="center"/>
          </w:tcPr>
          <w:p w:rsidRPr="003F4256" w:rsidR="00437B6A" w:rsidP="003E4A23" w:rsidRDefault="00437B6A" w14:paraId="2DA8221A" wp14:textId="77777777">
            <w:pPr>
              <w:rPr>
                <w:ins w:author="Author" w:id="1621"/>
                <w:rStyle w:val="BodytextChar"/>
                <w:rFonts w:cs="Arial"/>
                <w:sz w:val="16"/>
                <w:szCs w:val="18"/>
              </w:rPr>
            </w:pPr>
            <w:ins w:author="Author" w:id="1622">
              <w:r w:rsidRPr="003F4256">
                <w:rPr>
                  <w:rStyle w:val="BodytextChar"/>
                  <w:rFonts w:cs="Arial"/>
                  <w:sz w:val="16"/>
                  <w:szCs w:val="18"/>
                </w:rPr>
                <w:t>Column</w:t>
              </w:r>
            </w:ins>
          </w:p>
        </w:tc>
        <w:tc>
          <w:tcPr>
            <w:tcW w:w="424" w:type="pct"/>
            <w:gridSpan w:val="2"/>
            <w:vAlign w:val="center"/>
          </w:tcPr>
          <w:p w:rsidRPr="003F4256" w:rsidR="00437B6A" w:rsidP="003E4A23" w:rsidRDefault="00437B6A" w14:paraId="4C354F67" wp14:textId="77777777">
            <w:pPr>
              <w:spacing w:after="0"/>
              <w:rPr>
                <w:ins w:author="Author" w:id="1623"/>
                <w:rStyle w:val="BodytextChar"/>
                <w:rFonts w:cs="Arial"/>
                <w:sz w:val="16"/>
                <w:szCs w:val="18"/>
              </w:rPr>
            </w:pPr>
            <w:ins w:author="Author" w:id="1624">
              <w:r>
                <w:rPr>
                  <w:rStyle w:val="BodytextChar"/>
                  <w:rFonts w:cs="Arial"/>
                  <w:sz w:val="16"/>
                  <w:szCs w:val="18"/>
                </w:rPr>
                <w:t>SA LI Num</w:t>
              </w:r>
            </w:ins>
          </w:p>
          <w:p w:rsidRPr="003F4256" w:rsidR="00437B6A" w:rsidP="003E4A23" w:rsidRDefault="00437B6A" w14:paraId="2AB5F2B1" wp14:textId="77777777">
            <w:pPr>
              <w:pStyle w:val="TableText"/>
              <w:rPr>
                <w:ins w:author="Author" w:id="1625"/>
                <w:rStyle w:val="BodytextChar"/>
                <w:sz w:val="16"/>
                <w:szCs w:val="18"/>
              </w:rPr>
            </w:pPr>
          </w:p>
        </w:tc>
        <w:tc>
          <w:tcPr>
            <w:tcW w:w="644" w:type="pct"/>
            <w:gridSpan w:val="3"/>
            <w:vAlign w:val="center"/>
          </w:tcPr>
          <w:p w:rsidRPr="00111E67" w:rsidR="00437B6A" w:rsidP="003E4A23" w:rsidRDefault="00437B6A" w14:paraId="7C74DF05" wp14:textId="77777777">
            <w:pPr>
              <w:pStyle w:val="TableText"/>
              <w:rPr>
                <w:ins w:author="Author" w:id="1626"/>
                <w:rStyle w:val="BodytextChar"/>
                <w:sz w:val="16"/>
                <w:szCs w:val="18"/>
              </w:rPr>
            </w:pPr>
            <w:ins w:author="Author" w:id="1627">
              <w:r w:rsidRPr="00111E67">
                <w:rPr>
                  <w:rStyle w:val="BodytextChar"/>
                  <w:sz w:val="16"/>
                  <w:szCs w:val="18"/>
                </w:rPr>
                <w:t xml:space="preserve">This field displays the authorization's </w:t>
              </w:r>
              <w:r>
                <w:rPr>
                  <w:rStyle w:val="BodytextChar"/>
                  <w:sz w:val="16"/>
                  <w:szCs w:val="18"/>
                </w:rPr>
                <w:t>line number.</w:t>
              </w:r>
            </w:ins>
          </w:p>
        </w:tc>
        <w:tc>
          <w:tcPr>
            <w:tcW w:w="1157" w:type="pct"/>
            <w:gridSpan w:val="4"/>
            <w:vAlign w:val="center"/>
          </w:tcPr>
          <w:p w:rsidRPr="00111E67" w:rsidR="00437B6A" w:rsidP="003E4A23" w:rsidRDefault="00437B6A" w14:paraId="257BEBCB" wp14:textId="77777777">
            <w:pPr>
              <w:spacing w:before="40" w:after="40"/>
              <w:rPr>
                <w:ins w:author="Author" w:id="1628"/>
                <w:rStyle w:val="BodytextChar"/>
                <w:rFonts w:cs="Arial"/>
                <w:sz w:val="16"/>
                <w:szCs w:val="18"/>
              </w:rPr>
            </w:pPr>
            <w:ins w:author="Author" w:id="1629">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ins>
          </w:p>
        </w:tc>
        <w:tc>
          <w:tcPr>
            <w:tcW w:w="844" w:type="pct"/>
            <w:gridSpan w:val="3"/>
            <w:vAlign w:val="center"/>
          </w:tcPr>
          <w:p w:rsidRPr="00111E67" w:rsidR="00437B6A" w:rsidP="003E4A23" w:rsidRDefault="00437B6A" w14:paraId="1CE72E60" wp14:textId="77777777">
            <w:pPr>
              <w:spacing w:before="40" w:after="40"/>
              <w:rPr>
                <w:ins w:author="Author" w:id="1630"/>
                <w:rStyle w:val="BodytextChar"/>
                <w:rFonts w:cs="Arial"/>
                <w:sz w:val="16"/>
                <w:szCs w:val="18"/>
              </w:rPr>
            </w:pPr>
            <w:ins w:author="Author" w:id="1631">
              <w:r w:rsidRPr="00111E67">
                <w:rPr>
                  <w:rStyle w:val="BodytextChar"/>
                  <w:rFonts w:cs="Arial"/>
                  <w:sz w:val="16"/>
                  <w:szCs w:val="18"/>
                </w:rPr>
                <w:t>A_</w:t>
              </w:r>
              <w:r>
                <w:rPr>
                  <w:rStyle w:val="BodytextChar"/>
                  <w:rFonts w:cs="Arial"/>
                  <w:sz w:val="16"/>
                  <w:szCs w:val="18"/>
                </w:rPr>
                <w:t>LI_NUM</w:t>
              </w:r>
            </w:ins>
          </w:p>
        </w:tc>
        <w:tc>
          <w:tcPr>
            <w:tcW w:w="1481" w:type="pct"/>
            <w:gridSpan w:val="2"/>
            <w:vAlign w:val="center"/>
          </w:tcPr>
          <w:p w:rsidRPr="00910EC0" w:rsidR="00437B6A" w:rsidP="003E4A23" w:rsidRDefault="00437B6A" w14:paraId="22EB7D59" wp14:textId="77777777">
            <w:pPr>
              <w:pStyle w:val="TableText1"/>
              <w:spacing w:before="40" w:after="40"/>
              <w:rPr>
                <w:ins w:author="Author" w:id="1632"/>
                <w:rStyle w:val="BodytextChar"/>
                <w:rFonts w:cs="Arial"/>
                <w:spacing w:val="0"/>
                <w:sz w:val="16"/>
                <w:szCs w:val="18"/>
                <w:highlight w:val="yellow"/>
              </w:rPr>
            </w:pPr>
          </w:p>
        </w:tc>
      </w:tr>
      <w:tr xmlns:wp14="http://schemas.microsoft.com/office/word/2010/wordml" w:rsidRPr="003F4256" w:rsidR="00437B6A" w:rsidTr="003E4A23" w14:paraId="4F69BBE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633"/>
        </w:trPr>
        <w:tc>
          <w:tcPr>
            <w:tcW w:w="451" w:type="pct"/>
            <w:vAlign w:val="center"/>
          </w:tcPr>
          <w:p w:rsidRPr="003F4256" w:rsidR="00437B6A" w:rsidP="003E4A23" w:rsidRDefault="00437B6A" w14:paraId="0CE1E942" wp14:textId="77777777">
            <w:pPr>
              <w:rPr>
                <w:ins w:author="Author" w:id="1634"/>
                <w:rStyle w:val="BodytextChar"/>
                <w:rFonts w:cs="Arial"/>
                <w:sz w:val="16"/>
                <w:szCs w:val="18"/>
              </w:rPr>
            </w:pPr>
            <w:ins w:author="Author" w:id="1635">
              <w:r w:rsidRPr="003F4256">
                <w:rPr>
                  <w:rStyle w:val="BodytextChar"/>
                  <w:rFonts w:cs="Arial"/>
                  <w:sz w:val="16"/>
                  <w:szCs w:val="18"/>
                </w:rPr>
                <w:t>Column</w:t>
              </w:r>
            </w:ins>
          </w:p>
        </w:tc>
        <w:tc>
          <w:tcPr>
            <w:tcW w:w="424" w:type="pct"/>
            <w:gridSpan w:val="2"/>
            <w:vAlign w:val="center"/>
          </w:tcPr>
          <w:p w:rsidRPr="003F4256" w:rsidR="00437B6A" w:rsidP="003E4A23" w:rsidRDefault="00437B6A" w14:paraId="239CBDDA" wp14:textId="77777777">
            <w:pPr>
              <w:pStyle w:val="TableText"/>
              <w:rPr>
                <w:ins w:author="Author" w:id="1636"/>
                <w:rStyle w:val="BodytextChar"/>
                <w:sz w:val="16"/>
                <w:szCs w:val="18"/>
              </w:rPr>
            </w:pPr>
            <w:ins w:author="Author" w:id="1637">
              <w:r w:rsidRPr="00C97BF8">
                <w:rPr>
                  <w:rStyle w:val="BodytextChar"/>
                  <w:sz w:val="16"/>
                  <w:szCs w:val="18"/>
                </w:rPr>
                <w:t>SA LI Stat Cd</w:t>
              </w:r>
              <w:r>
                <w:rPr>
                  <w:rStyle w:val="BodytextChar"/>
                  <w:sz w:val="16"/>
                  <w:szCs w:val="18"/>
                </w:rPr>
                <w:t>- Desc</w:t>
              </w:r>
            </w:ins>
          </w:p>
        </w:tc>
        <w:tc>
          <w:tcPr>
            <w:tcW w:w="644" w:type="pct"/>
            <w:gridSpan w:val="3"/>
            <w:vAlign w:val="center"/>
          </w:tcPr>
          <w:p w:rsidRPr="00111E67" w:rsidR="00437B6A" w:rsidP="003E4A23" w:rsidRDefault="00437B6A" w14:paraId="1DF0D0CD" wp14:textId="77777777">
            <w:pPr>
              <w:pStyle w:val="TableText"/>
              <w:rPr>
                <w:ins w:author="Author" w:id="1638"/>
                <w:rStyle w:val="BodytextChar"/>
                <w:sz w:val="16"/>
                <w:szCs w:val="18"/>
              </w:rPr>
            </w:pPr>
            <w:ins w:author="Author" w:id="1639">
              <w:r w:rsidRPr="00111E67">
                <w:rPr>
                  <w:rStyle w:val="BodytextChar"/>
                  <w:sz w:val="16"/>
                  <w:szCs w:val="18"/>
                </w:rPr>
                <w:t xml:space="preserve">This field displays the authorization's </w:t>
              </w:r>
              <w:r>
                <w:rPr>
                  <w:rStyle w:val="BodytextChar"/>
                  <w:sz w:val="16"/>
                  <w:szCs w:val="18"/>
                </w:rPr>
                <w:t>line</w:t>
              </w:r>
              <w:r w:rsidRPr="00111E67">
                <w:rPr>
                  <w:rStyle w:val="BodytextChar"/>
                  <w:sz w:val="16"/>
                  <w:szCs w:val="18"/>
                </w:rPr>
                <w:t xml:space="preserve"> status.</w:t>
              </w:r>
            </w:ins>
          </w:p>
        </w:tc>
        <w:tc>
          <w:tcPr>
            <w:tcW w:w="1157" w:type="pct"/>
            <w:gridSpan w:val="4"/>
            <w:vAlign w:val="center"/>
          </w:tcPr>
          <w:p w:rsidRPr="00111E67" w:rsidR="00437B6A" w:rsidP="003E4A23" w:rsidRDefault="00437B6A" w14:paraId="631EBC9A" wp14:textId="77777777">
            <w:pPr>
              <w:spacing w:before="40" w:after="40"/>
              <w:rPr>
                <w:ins w:author="Author" w:id="1640"/>
                <w:rStyle w:val="BodytextChar"/>
                <w:rFonts w:cs="Arial"/>
                <w:sz w:val="16"/>
                <w:szCs w:val="18"/>
              </w:rPr>
            </w:pPr>
            <w:ins w:author="Author" w:id="1641">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ins>
          </w:p>
        </w:tc>
        <w:tc>
          <w:tcPr>
            <w:tcW w:w="844" w:type="pct"/>
            <w:gridSpan w:val="3"/>
            <w:vAlign w:val="center"/>
          </w:tcPr>
          <w:p w:rsidRPr="00111E67" w:rsidR="00437B6A" w:rsidP="003E4A23" w:rsidRDefault="00437B6A" w14:paraId="23ACC49A" wp14:textId="77777777">
            <w:pPr>
              <w:spacing w:before="40" w:after="40"/>
              <w:rPr>
                <w:ins w:author="Author" w:id="1642"/>
                <w:rStyle w:val="BodytextChar"/>
                <w:rFonts w:cs="Arial"/>
                <w:sz w:val="16"/>
                <w:szCs w:val="18"/>
              </w:rPr>
            </w:pPr>
            <w:ins w:author="Author" w:id="1643">
              <w:r>
                <w:rPr>
                  <w:rStyle w:val="BodytextChar"/>
                  <w:rFonts w:cs="Arial"/>
                  <w:sz w:val="16"/>
                  <w:szCs w:val="18"/>
                </w:rPr>
                <w:t>A_LI_STAT_CD</w:t>
              </w:r>
            </w:ins>
          </w:p>
        </w:tc>
        <w:tc>
          <w:tcPr>
            <w:tcW w:w="1481" w:type="pct"/>
            <w:gridSpan w:val="2"/>
            <w:vAlign w:val="center"/>
          </w:tcPr>
          <w:p w:rsidRPr="00910EC0" w:rsidR="00437B6A" w:rsidP="003E4A23" w:rsidRDefault="00437B6A" w14:paraId="42C84A0F" wp14:textId="77777777">
            <w:pPr>
              <w:pStyle w:val="TableText1"/>
              <w:spacing w:before="40" w:after="40"/>
              <w:rPr>
                <w:ins w:author="Author" w:id="1644"/>
                <w:rStyle w:val="BodytextChar"/>
                <w:rFonts w:cs="Arial"/>
                <w:spacing w:val="0"/>
                <w:sz w:val="16"/>
                <w:szCs w:val="18"/>
                <w:highlight w:val="yellow"/>
              </w:rPr>
            </w:pPr>
            <w:ins w:author="Author" w:id="1645">
              <w:r w:rsidRPr="00373BB5">
                <w:rPr>
                  <w:rStyle w:val="BodytextChar"/>
                  <w:rFonts w:cs="Arial"/>
                  <w:spacing w:val="0"/>
                  <w:sz w:val="16"/>
                  <w:szCs w:val="18"/>
                </w:rPr>
                <w:t>Using R-VV-DOMAIN-NAM = ‘A-LI-STAT-CD’, join to R-VV-TB.R-VV-CD using A-DTL-TB.A-LI-STAT-CD to get the short description.</w:t>
              </w:r>
            </w:ins>
          </w:p>
        </w:tc>
      </w:tr>
      <w:tr xmlns:wp14="http://schemas.microsoft.com/office/word/2010/wordml" w:rsidRPr="003F4256" w:rsidR="00437B6A" w:rsidTr="003E4A23" w14:paraId="0C9A888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646"/>
        </w:trPr>
        <w:tc>
          <w:tcPr>
            <w:tcW w:w="451" w:type="pct"/>
            <w:vAlign w:val="center"/>
          </w:tcPr>
          <w:p w:rsidRPr="003F4256" w:rsidR="00437B6A" w:rsidP="003E4A23" w:rsidRDefault="00437B6A" w14:paraId="39140BF4" wp14:textId="77777777">
            <w:pPr>
              <w:rPr>
                <w:ins w:author="Author" w:id="1647"/>
                <w:rStyle w:val="BodytextChar"/>
                <w:rFonts w:cs="Arial"/>
                <w:sz w:val="16"/>
                <w:szCs w:val="18"/>
              </w:rPr>
            </w:pPr>
            <w:ins w:author="Author" w:id="1648">
              <w:r w:rsidRPr="003F4256">
                <w:rPr>
                  <w:rStyle w:val="BodytextChar"/>
                  <w:rFonts w:cs="Arial"/>
                  <w:sz w:val="16"/>
                  <w:szCs w:val="18"/>
                </w:rPr>
                <w:t>Column</w:t>
              </w:r>
            </w:ins>
          </w:p>
        </w:tc>
        <w:tc>
          <w:tcPr>
            <w:tcW w:w="424" w:type="pct"/>
            <w:gridSpan w:val="2"/>
            <w:vAlign w:val="center"/>
          </w:tcPr>
          <w:p w:rsidRPr="003F4256" w:rsidR="00437B6A" w:rsidP="003E4A23" w:rsidRDefault="00437B6A" w14:paraId="18EFB59F" wp14:textId="77777777">
            <w:pPr>
              <w:pStyle w:val="TableText"/>
              <w:rPr>
                <w:ins w:author="Author" w:id="1649"/>
                <w:rStyle w:val="BodytextChar"/>
                <w:sz w:val="16"/>
                <w:szCs w:val="18"/>
              </w:rPr>
            </w:pPr>
            <w:ins w:author="Author" w:id="1650">
              <w:r w:rsidRPr="00826E86">
                <w:rPr>
                  <w:rStyle w:val="BodytextChar"/>
                  <w:sz w:val="16"/>
                  <w:szCs w:val="18"/>
                </w:rPr>
                <w:t xml:space="preserve">SA </w:t>
              </w:r>
              <w:r>
                <w:rPr>
                  <w:rStyle w:val="BodytextChar"/>
                  <w:sz w:val="16"/>
                  <w:szCs w:val="18"/>
                </w:rPr>
                <w:t>LI Req Beg Dt</w:t>
              </w:r>
            </w:ins>
          </w:p>
        </w:tc>
        <w:tc>
          <w:tcPr>
            <w:tcW w:w="644" w:type="pct"/>
            <w:gridSpan w:val="3"/>
            <w:vAlign w:val="center"/>
          </w:tcPr>
          <w:p w:rsidRPr="00111E67" w:rsidR="00437B6A" w:rsidP="003E4A23" w:rsidRDefault="00437B6A" w14:paraId="6FC641DF" wp14:textId="77777777">
            <w:pPr>
              <w:pStyle w:val="TableText"/>
              <w:rPr>
                <w:ins w:author="Author" w:id="1651"/>
                <w:rStyle w:val="BodytextChar"/>
                <w:sz w:val="16"/>
                <w:szCs w:val="18"/>
              </w:rPr>
            </w:pPr>
            <w:ins w:author="Author" w:id="1652">
              <w:r>
                <w:rPr>
                  <w:rStyle w:val="BodytextChar"/>
                  <w:sz w:val="16"/>
                  <w:szCs w:val="18"/>
                </w:rPr>
                <w:t>This field displays the provider's requested begin date</w:t>
              </w:r>
              <w:r w:rsidRPr="00111E67">
                <w:rPr>
                  <w:rStyle w:val="BodytextChar"/>
                  <w:sz w:val="16"/>
                  <w:szCs w:val="18"/>
                </w:rPr>
                <w:t>.</w:t>
              </w:r>
            </w:ins>
          </w:p>
        </w:tc>
        <w:tc>
          <w:tcPr>
            <w:tcW w:w="1157" w:type="pct"/>
            <w:gridSpan w:val="4"/>
          </w:tcPr>
          <w:p w:rsidRPr="00111E67" w:rsidR="00437B6A" w:rsidP="003E4A23" w:rsidRDefault="00437B6A" w14:paraId="40ADA17A" wp14:textId="77777777">
            <w:pPr>
              <w:spacing w:before="40" w:after="40"/>
              <w:rPr>
                <w:ins w:author="Author" w:id="1653"/>
                <w:rStyle w:val="BodytextChar"/>
                <w:rFonts w:cs="Arial"/>
                <w:sz w:val="16"/>
                <w:szCs w:val="18"/>
              </w:rPr>
            </w:pPr>
            <w:ins w:author="Author" w:id="1654">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ins>
          </w:p>
        </w:tc>
        <w:tc>
          <w:tcPr>
            <w:tcW w:w="844" w:type="pct"/>
            <w:gridSpan w:val="3"/>
            <w:vAlign w:val="center"/>
          </w:tcPr>
          <w:p w:rsidRPr="00111E67" w:rsidR="00437B6A" w:rsidP="003E4A23" w:rsidRDefault="00437B6A" w14:paraId="1E2D092F" wp14:textId="77777777">
            <w:pPr>
              <w:spacing w:before="40" w:after="40"/>
              <w:rPr>
                <w:ins w:author="Author" w:id="1655"/>
                <w:rStyle w:val="BodytextChar"/>
                <w:rFonts w:cs="Arial"/>
                <w:sz w:val="16"/>
                <w:szCs w:val="18"/>
              </w:rPr>
            </w:pPr>
            <w:ins w:author="Author" w:id="1656">
              <w:r>
                <w:rPr>
                  <w:rStyle w:val="BodytextChar"/>
                  <w:rFonts w:cs="Arial"/>
                  <w:sz w:val="16"/>
                  <w:szCs w:val="18"/>
                </w:rPr>
                <w:t>A_LI_REQ_BEG_DT</w:t>
              </w:r>
            </w:ins>
          </w:p>
        </w:tc>
        <w:tc>
          <w:tcPr>
            <w:tcW w:w="1481" w:type="pct"/>
            <w:gridSpan w:val="2"/>
            <w:vAlign w:val="center"/>
          </w:tcPr>
          <w:p w:rsidRPr="00910EC0" w:rsidR="00437B6A" w:rsidP="003E4A23" w:rsidRDefault="00437B6A" w14:paraId="3578F4A5" wp14:textId="77777777">
            <w:pPr>
              <w:pStyle w:val="TableText1"/>
              <w:spacing w:before="40" w:after="40"/>
              <w:rPr>
                <w:ins w:author="Author" w:id="1657"/>
                <w:rStyle w:val="BodytextChar"/>
                <w:rFonts w:cs="Arial"/>
                <w:spacing w:val="0"/>
                <w:sz w:val="16"/>
                <w:szCs w:val="18"/>
                <w:highlight w:val="yellow"/>
              </w:rPr>
            </w:pPr>
          </w:p>
        </w:tc>
      </w:tr>
      <w:tr xmlns:wp14="http://schemas.microsoft.com/office/word/2010/wordml" w:rsidRPr="003F4256" w:rsidR="00437B6A" w:rsidTr="003E4A23" w14:paraId="284F079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658"/>
        </w:trPr>
        <w:tc>
          <w:tcPr>
            <w:tcW w:w="451" w:type="pct"/>
            <w:vAlign w:val="center"/>
          </w:tcPr>
          <w:p w:rsidRPr="003F4256" w:rsidR="00437B6A" w:rsidP="003E4A23" w:rsidRDefault="00437B6A" w14:paraId="294DE366" wp14:textId="77777777">
            <w:pPr>
              <w:rPr>
                <w:ins w:author="Author" w:id="1659"/>
                <w:rStyle w:val="BodytextChar"/>
                <w:rFonts w:cs="Arial"/>
                <w:sz w:val="16"/>
                <w:szCs w:val="18"/>
              </w:rPr>
            </w:pPr>
            <w:ins w:author="Author" w:id="1660">
              <w:r w:rsidRPr="003F4256">
                <w:rPr>
                  <w:rStyle w:val="BodytextChar"/>
                  <w:rFonts w:cs="Arial"/>
                  <w:sz w:val="16"/>
                  <w:szCs w:val="18"/>
                </w:rPr>
                <w:t>Column</w:t>
              </w:r>
            </w:ins>
          </w:p>
        </w:tc>
        <w:tc>
          <w:tcPr>
            <w:tcW w:w="424" w:type="pct"/>
            <w:gridSpan w:val="2"/>
            <w:vAlign w:val="center"/>
          </w:tcPr>
          <w:p w:rsidRPr="003F4256" w:rsidR="00437B6A" w:rsidP="003E4A23" w:rsidRDefault="00437B6A" w14:paraId="0BB8FF4A" wp14:textId="77777777">
            <w:pPr>
              <w:spacing w:before="40" w:after="40"/>
              <w:jc w:val="left"/>
              <w:rPr>
                <w:ins w:author="Author" w:id="1661"/>
                <w:rStyle w:val="BodytextChar"/>
                <w:rFonts w:cs="Arial"/>
                <w:sz w:val="16"/>
                <w:szCs w:val="18"/>
              </w:rPr>
            </w:pPr>
            <w:ins w:author="Author" w:id="1662">
              <w:r w:rsidRPr="00826E86">
                <w:rPr>
                  <w:rStyle w:val="BodytextChar"/>
                  <w:rFonts w:cs="Arial"/>
                  <w:sz w:val="16"/>
                  <w:szCs w:val="18"/>
                </w:rPr>
                <w:t xml:space="preserve">SA </w:t>
              </w:r>
              <w:r>
                <w:rPr>
                  <w:rStyle w:val="BodytextChar"/>
                  <w:rFonts w:cs="Arial"/>
                  <w:sz w:val="16"/>
                  <w:szCs w:val="18"/>
                </w:rPr>
                <w:t>LI Req End Dt</w:t>
              </w:r>
            </w:ins>
          </w:p>
        </w:tc>
        <w:tc>
          <w:tcPr>
            <w:tcW w:w="644" w:type="pct"/>
            <w:gridSpan w:val="3"/>
            <w:vAlign w:val="center"/>
          </w:tcPr>
          <w:p w:rsidRPr="00910EC0" w:rsidR="00437B6A" w:rsidP="003E4A23" w:rsidRDefault="00437B6A" w14:paraId="3E6822EE" wp14:textId="77777777">
            <w:pPr>
              <w:pStyle w:val="TableText"/>
              <w:rPr>
                <w:ins w:author="Author" w:id="1663"/>
                <w:rStyle w:val="BodytextChar"/>
                <w:sz w:val="16"/>
                <w:szCs w:val="18"/>
                <w:highlight w:val="yellow"/>
              </w:rPr>
            </w:pPr>
            <w:ins w:author="Author" w:id="1664">
              <w:r>
                <w:rPr>
                  <w:rStyle w:val="BodytextChar"/>
                  <w:sz w:val="16"/>
                  <w:szCs w:val="18"/>
                </w:rPr>
                <w:t>This field displays the provider's requested end date</w:t>
              </w:r>
              <w:r w:rsidRPr="00111E67">
                <w:rPr>
                  <w:rStyle w:val="BodytextChar"/>
                  <w:sz w:val="16"/>
                  <w:szCs w:val="18"/>
                </w:rPr>
                <w:t>.</w:t>
              </w:r>
            </w:ins>
          </w:p>
        </w:tc>
        <w:tc>
          <w:tcPr>
            <w:tcW w:w="1157" w:type="pct"/>
            <w:gridSpan w:val="4"/>
          </w:tcPr>
          <w:p w:rsidRPr="00111E67" w:rsidR="00437B6A" w:rsidP="003E4A23" w:rsidRDefault="00437B6A" w14:paraId="5B5A55E0" wp14:textId="77777777">
            <w:pPr>
              <w:spacing w:before="40" w:after="40"/>
              <w:rPr>
                <w:ins w:author="Author" w:id="1665"/>
                <w:rStyle w:val="BodytextChar"/>
                <w:rFonts w:cs="Arial"/>
                <w:sz w:val="16"/>
                <w:szCs w:val="18"/>
              </w:rPr>
            </w:pPr>
            <w:ins w:author="Author" w:id="1666">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ins>
          </w:p>
        </w:tc>
        <w:tc>
          <w:tcPr>
            <w:tcW w:w="844" w:type="pct"/>
            <w:gridSpan w:val="3"/>
            <w:vAlign w:val="center"/>
          </w:tcPr>
          <w:p w:rsidRPr="00111E67" w:rsidR="00437B6A" w:rsidP="003E4A23" w:rsidRDefault="00437B6A" w14:paraId="6621F321" wp14:textId="77777777">
            <w:pPr>
              <w:spacing w:before="40" w:after="40"/>
              <w:rPr>
                <w:ins w:author="Author" w:id="1667"/>
                <w:rStyle w:val="BodytextChar"/>
                <w:rFonts w:cs="Arial"/>
                <w:sz w:val="16"/>
                <w:szCs w:val="18"/>
              </w:rPr>
            </w:pPr>
            <w:ins w:author="Author" w:id="1668">
              <w:r>
                <w:rPr>
                  <w:rStyle w:val="BodytextChar"/>
                  <w:rFonts w:cs="Arial"/>
                  <w:sz w:val="16"/>
                  <w:szCs w:val="18"/>
                </w:rPr>
                <w:t>A_LI_REQ_END_DT</w:t>
              </w:r>
            </w:ins>
          </w:p>
        </w:tc>
        <w:tc>
          <w:tcPr>
            <w:tcW w:w="1481" w:type="pct"/>
            <w:gridSpan w:val="2"/>
            <w:vAlign w:val="center"/>
          </w:tcPr>
          <w:p w:rsidRPr="00910EC0" w:rsidR="00437B6A" w:rsidP="003E4A23" w:rsidRDefault="00437B6A" w14:paraId="255CDFDB" wp14:textId="77777777">
            <w:pPr>
              <w:pStyle w:val="TableText1"/>
              <w:spacing w:before="40" w:after="40"/>
              <w:rPr>
                <w:ins w:author="Author" w:id="1669"/>
                <w:rStyle w:val="BodytextChar"/>
                <w:rFonts w:cs="Arial"/>
                <w:spacing w:val="0"/>
                <w:sz w:val="16"/>
                <w:szCs w:val="18"/>
                <w:highlight w:val="yellow"/>
              </w:rPr>
            </w:pPr>
          </w:p>
        </w:tc>
      </w:tr>
      <w:tr xmlns:wp14="http://schemas.microsoft.com/office/word/2010/wordml" w:rsidRPr="003F4256" w:rsidR="00437B6A" w:rsidTr="003E4A23" w14:paraId="7636B2C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670"/>
        </w:trPr>
        <w:tc>
          <w:tcPr>
            <w:tcW w:w="451" w:type="pct"/>
            <w:vAlign w:val="center"/>
          </w:tcPr>
          <w:p w:rsidRPr="003F4256" w:rsidR="00437B6A" w:rsidP="003E4A23" w:rsidRDefault="00437B6A" w14:paraId="7EDCA833" wp14:textId="77777777">
            <w:pPr>
              <w:rPr>
                <w:ins w:author="Author" w:id="1671"/>
                <w:rStyle w:val="BodytextChar"/>
                <w:rFonts w:cs="Arial"/>
                <w:sz w:val="16"/>
                <w:szCs w:val="18"/>
              </w:rPr>
            </w:pPr>
            <w:ins w:author="Author" w:id="1672">
              <w:r>
                <w:rPr>
                  <w:rStyle w:val="BodytextChar"/>
                  <w:rFonts w:cs="Arial"/>
                  <w:sz w:val="16"/>
                  <w:szCs w:val="18"/>
                </w:rPr>
                <w:t>Column</w:t>
              </w:r>
            </w:ins>
          </w:p>
        </w:tc>
        <w:tc>
          <w:tcPr>
            <w:tcW w:w="424" w:type="pct"/>
            <w:gridSpan w:val="2"/>
            <w:vAlign w:val="center"/>
          </w:tcPr>
          <w:p w:rsidRPr="003F4256" w:rsidR="00437B6A" w:rsidP="003E4A23" w:rsidRDefault="00437B6A" w14:paraId="15736882" wp14:textId="77777777">
            <w:pPr>
              <w:spacing w:before="40" w:after="40"/>
              <w:jc w:val="left"/>
              <w:rPr>
                <w:ins w:author="Author" w:id="1673"/>
                <w:rStyle w:val="BodytextChar"/>
                <w:rFonts w:cs="Arial"/>
                <w:sz w:val="16"/>
                <w:szCs w:val="18"/>
              </w:rPr>
            </w:pPr>
            <w:ins w:author="Author" w:id="1674">
              <w:r w:rsidRPr="00826E86">
                <w:rPr>
                  <w:rStyle w:val="BodytextChar"/>
                  <w:rFonts w:cs="Arial"/>
                  <w:sz w:val="16"/>
                  <w:szCs w:val="18"/>
                </w:rPr>
                <w:t>SA</w:t>
              </w:r>
              <w:r>
                <w:rPr>
                  <w:rStyle w:val="BodytextChar"/>
                  <w:rFonts w:cs="Arial"/>
                  <w:sz w:val="16"/>
                  <w:szCs w:val="18"/>
                </w:rPr>
                <w:t xml:space="preserve"> LI Beg Dt</w:t>
              </w:r>
            </w:ins>
          </w:p>
        </w:tc>
        <w:tc>
          <w:tcPr>
            <w:tcW w:w="644" w:type="pct"/>
            <w:gridSpan w:val="3"/>
            <w:vAlign w:val="center"/>
          </w:tcPr>
          <w:p w:rsidRPr="00910EC0" w:rsidR="00437B6A" w:rsidP="003E4A23" w:rsidRDefault="00437B6A" w14:paraId="33701048" wp14:textId="77777777">
            <w:pPr>
              <w:pStyle w:val="TableText"/>
              <w:rPr>
                <w:ins w:author="Author" w:id="1675"/>
                <w:rStyle w:val="BodytextChar"/>
                <w:sz w:val="16"/>
                <w:szCs w:val="18"/>
                <w:highlight w:val="yellow"/>
              </w:rPr>
            </w:pPr>
            <w:ins w:author="Author" w:id="1676">
              <w:r>
                <w:rPr>
                  <w:rStyle w:val="BodytextChar"/>
                  <w:sz w:val="16"/>
                  <w:szCs w:val="18"/>
                </w:rPr>
                <w:t>This field displays the approved begin date</w:t>
              </w:r>
              <w:r w:rsidRPr="00111E67">
                <w:rPr>
                  <w:rStyle w:val="BodytextChar"/>
                  <w:sz w:val="16"/>
                  <w:szCs w:val="18"/>
                </w:rPr>
                <w:t>.</w:t>
              </w:r>
            </w:ins>
          </w:p>
        </w:tc>
        <w:tc>
          <w:tcPr>
            <w:tcW w:w="1157" w:type="pct"/>
            <w:gridSpan w:val="4"/>
          </w:tcPr>
          <w:p w:rsidRPr="00111E67" w:rsidR="00437B6A" w:rsidP="003E4A23" w:rsidRDefault="00437B6A" w14:paraId="555B559A" wp14:textId="77777777">
            <w:pPr>
              <w:spacing w:before="40" w:after="40"/>
              <w:rPr>
                <w:ins w:author="Author" w:id="1677"/>
                <w:rStyle w:val="BodytextChar"/>
                <w:rFonts w:cs="Arial"/>
                <w:sz w:val="16"/>
                <w:szCs w:val="18"/>
              </w:rPr>
            </w:pPr>
            <w:ins w:author="Author" w:id="1678">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ins>
          </w:p>
        </w:tc>
        <w:tc>
          <w:tcPr>
            <w:tcW w:w="844" w:type="pct"/>
            <w:gridSpan w:val="3"/>
            <w:vAlign w:val="center"/>
          </w:tcPr>
          <w:p w:rsidRPr="00111E67" w:rsidR="00437B6A" w:rsidP="003E4A23" w:rsidRDefault="00437B6A" w14:paraId="19261334" wp14:textId="77777777">
            <w:pPr>
              <w:spacing w:before="40" w:after="40"/>
              <w:rPr>
                <w:ins w:author="Author" w:id="1679"/>
                <w:rStyle w:val="BodytextChar"/>
                <w:rFonts w:cs="Arial"/>
                <w:sz w:val="16"/>
                <w:szCs w:val="18"/>
              </w:rPr>
            </w:pPr>
            <w:ins w:author="Author" w:id="1680">
              <w:r>
                <w:rPr>
                  <w:rStyle w:val="BodytextChar"/>
                  <w:rFonts w:cs="Arial"/>
                  <w:sz w:val="16"/>
                  <w:szCs w:val="18"/>
                </w:rPr>
                <w:t>A_LI_BEG_DT</w:t>
              </w:r>
            </w:ins>
          </w:p>
        </w:tc>
        <w:tc>
          <w:tcPr>
            <w:tcW w:w="1481" w:type="pct"/>
            <w:gridSpan w:val="2"/>
            <w:vAlign w:val="center"/>
          </w:tcPr>
          <w:p w:rsidRPr="00910EC0" w:rsidR="00437B6A" w:rsidP="003E4A23" w:rsidRDefault="00437B6A" w14:paraId="2E273723" wp14:textId="77777777">
            <w:pPr>
              <w:pStyle w:val="TableText1"/>
              <w:spacing w:before="40" w:after="40"/>
              <w:rPr>
                <w:ins w:author="Author" w:id="1681"/>
                <w:rStyle w:val="BodytextChar"/>
                <w:rFonts w:cs="Arial"/>
                <w:spacing w:val="0"/>
                <w:sz w:val="16"/>
                <w:szCs w:val="18"/>
                <w:highlight w:val="yellow"/>
              </w:rPr>
            </w:pPr>
            <w:ins w:author="Author" w:id="1682">
              <w:r w:rsidRPr="00AE2B3D">
                <w:rPr>
                  <w:rStyle w:val="BodytextChar"/>
                  <w:rFonts w:cs="Arial"/>
                  <w:spacing w:val="0"/>
                  <w:sz w:val="16"/>
                  <w:szCs w:val="18"/>
                </w:rPr>
                <w:t>Leave blank if A_DTL_TB.A_LI_STAT_CD = V or D</w:t>
              </w:r>
            </w:ins>
          </w:p>
        </w:tc>
      </w:tr>
      <w:tr xmlns:wp14="http://schemas.microsoft.com/office/word/2010/wordml" w:rsidRPr="003F4256" w:rsidR="00437B6A" w:rsidTr="003E4A23" w14:paraId="0EC2BE1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683"/>
        </w:trPr>
        <w:tc>
          <w:tcPr>
            <w:tcW w:w="451" w:type="pct"/>
          </w:tcPr>
          <w:p w:rsidR="00437B6A" w:rsidP="003E4A23" w:rsidRDefault="00437B6A" w14:paraId="745A1524" wp14:textId="77777777">
            <w:pPr>
              <w:rPr>
                <w:ins w:author="Author" w:id="1684"/>
              </w:rPr>
            </w:pPr>
            <w:ins w:author="Author" w:id="1685">
              <w:r w:rsidRPr="00EA7F2C">
                <w:rPr>
                  <w:rStyle w:val="BodytextChar"/>
                  <w:rFonts w:cs="Arial"/>
                  <w:sz w:val="16"/>
                  <w:szCs w:val="18"/>
                </w:rPr>
                <w:t>Column</w:t>
              </w:r>
            </w:ins>
          </w:p>
        </w:tc>
        <w:tc>
          <w:tcPr>
            <w:tcW w:w="424" w:type="pct"/>
            <w:gridSpan w:val="2"/>
            <w:vAlign w:val="center"/>
          </w:tcPr>
          <w:p w:rsidRPr="00826E86" w:rsidR="00437B6A" w:rsidP="003E4A23" w:rsidRDefault="00437B6A" w14:paraId="4826F857" wp14:textId="77777777">
            <w:pPr>
              <w:spacing w:before="40" w:after="40"/>
              <w:jc w:val="left"/>
              <w:rPr>
                <w:ins w:author="Author" w:id="1686"/>
                <w:rStyle w:val="BodytextChar"/>
                <w:rFonts w:cs="Arial"/>
                <w:sz w:val="16"/>
                <w:szCs w:val="18"/>
              </w:rPr>
            </w:pPr>
            <w:ins w:author="Author" w:id="1687">
              <w:r w:rsidRPr="00826E86">
                <w:rPr>
                  <w:rStyle w:val="BodytextChar"/>
                  <w:rFonts w:cs="Arial"/>
                  <w:sz w:val="16"/>
                  <w:szCs w:val="18"/>
                </w:rPr>
                <w:t xml:space="preserve">SA </w:t>
              </w:r>
              <w:r>
                <w:rPr>
                  <w:rStyle w:val="BodytextChar"/>
                  <w:rFonts w:cs="Arial"/>
                  <w:sz w:val="16"/>
                  <w:szCs w:val="18"/>
                </w:rPr>
                <w:t>LI End Dt</w:t>
              </w:r>
            </w:ins>
          </w:p>
        </w:tc>
        <w:tc>
          <w:tcPr>
            <w:tcW w:w="644" w:type="pct"/>
            <w:gridSpan w:val="3"/>
          </w:tcPr>
          <w:p w:rsidR="00437B6A" w:rsidP="003E4A23" w:rsidRDefault="00437B6A" w14:paraId="2CACFDFC" wp14:textId="77777777">
            <w:pPr>
              <w:rPr>
                <w:ins w:author="Author" w:id="1688"/>
              </w:rPr>
            </w:pPr>
            <w:ins w:author="Author" w:id="1689">
              <w:r>
                <w:rPr>
                  <w:rStyle w:val="BodytextChar"/>
                  <w:sz w:val="16"/>
                  <w:szCs w:val="18"/>
                </w:rPr>
                <w:t>This field displays the approved end date</w:t>
              </w:r>
              <w:r w:rsidRPr="00111E67">
                <w:rPr>
                  <w:rStyle w:val="BodytextChar"/>
                  <w:sz w:val="16"/>
                  <w:szCs w:val="18"/>
                </w:rPr>
                <w:t>.</w:t>
              </w:r>
            </w:ins>
          </w:p>
        </w:tc>
        <w:tc>
          <w:tcPr>
            <w:tcW w:w="1157" w:type="pct"/>
            <w:gridSpan w:val="4"/>
          </w:tcPr>
          <w:p w:rsidRPr="00111E67" w:rsidR="00437B6A" w:rsidP="003E4A23" w:rsidRDefault="00437B6A" w14:paraId="25BA2DEA" wp14:textId="77777777">
            <w:pPr>
              <w:spacing w:before="40" w:after="40"/>
              <w:rPr>
                <w:ins w:author="Author" w:id="1690"/>
                <w:rStyle w:val="BodytextChar"/>
                <w:rFonts w:cs="Arial"/>
                <w:sz w:val="16"/>
                <w:szCs w:val="18"/>
              </w:rPr>
            </w:pPr>
            <w:ins w:author="Author" w:id="1691">
              <w:r w:rsidRPr="00111E67">
                <w:rPr>
                  <w:rStyle w:val="BodytextChar"/>
                  <w:rFonts w:cs="Arial"/>
                  <w:sz w:val="16"/>
                  <w:szCs w:val="18"/>
                </w:rPr>
                <w:t>A_</w:t>
              </w:r>
              <w:r>
                <w:rPr>
                  <w:rStyle w:val="BodytextChar"/>
                  <w:rFonts w:cs="Arial"/>
                  <w:sz w:val="16"/>
                  <w:szCs w:val="18"/>
                </w:rPr>
                <w:t>DTL</w:t>
              </w:r>
              <w:r w:rsidRPr="00111E67">
                <w:rPr>
                  <w:rStyle w:val="BodytextChar"/>
                  <w:rFonts w:cs="Arial"/>
                  <w:sz w:val="16"/>
                  <w:szCs w:val="18"/>
                </w:rPr>
                <w:t>_TB</w:t>
              </w:r>
            </w:ins>
          </w:p>
        </w:tc>
        <w:tc>
          <w:tcPr>
            <w:tcW w:w="844" w:type="pct"/>
            <w:gridSpan w:val="3"/>
            <w:vAlign w:val="center"/>
          </w:tcPr>
          <w:p w:rsidRPr="00111E67" w:rsidR="00437B6A" w:rsidP="003E4A23" w:rsidRDefault="00437B6A" w14:paraId="732A8FC4" wp14:textId="77777777">
            <w:pPr>
              <w:spacing w:before="40" w:after="40"/>
              <w:rPr>
                <w:ins w:author="Author" w:id="1692"/>
                <w:rStyle w:val="BodytextChar"/>
                <w:rFonts w:cs="Arial"/>
                <w:sz w:val="16"/>
                <w:szCs w:val="18"/>
              </w:rPr>
            </w:pPr>
            <w:ins w:author="Author" w:id="1693">
              <w:r>
                <w:rPr>
                  <w:rStyle w:val="BodytextChar"/>
                  <w:rFonts w:cs="Arial"/>
                  <w:sz w:val="16"/>
                  <w:szCs w:val="18"/>
                </w:rPr>
                <w:t>A_LI_END_DT</w:t>
              </w:r>
            </w:ins>
          </w:p>
        </w:tc>
        <w:tc>
          <w:tcPr>
            <w:tcW w:w="1481" w:type="pct"/>
            <w:gridSpan w:val="2"/>
            <w:vAlign w:val="center"/>
          </w:tcPr>
          <w:p w:rsidR="00437B6A" w:rsidP="003E4A23" w:rsidRDefault="00437B6A" w14:paraId="6F4D6E39" wp14:textId="77777777">
            <w:pPr>
              <w:rPr>
                <w:ins w:author="Author" w:id="1694"/>
              </w:rPr>
            </w:pPr>
            <w:ins w:author="Author" w:id="1695">
              <w:r w:rsidRPr="00AE2B3D">
                <w:rPr>
                  <w:rStyle w:val="BodytextChar"/>
                  <w:rFonts w:cs="Arial"/>
                  <w:sz w:val="16"/>
                  <w:szCs w:val="18"/>
                </w:rPr>
                <w:t>Leave blank if A_DTL_TB.A_LI_STAT_CD = V or D</w:t>
              </w:r>
            </w:ins>
          </w:p>
        </w:tc>
      </w:tr>
      <w:tr xmlns:wp14="http://schemas.microsoft.com/office/word/2010/wordml" w:rsidRPr="003F4256" w:rsidR="00437B6A" w:rsidTr="003E4A23" w14:paraId="25FFC93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696"/>
        </w:trPr>
        <w:tc>
          <w:tcPr>
            <w:tcW w:w="451" w:type="pct"/>
          </w:tcPr>
          <w:p w:rsidR="00437B6A" w:rsidP="003E4A23" w:rsidRDefault="00437B6A" w14:paraId="5E2B8790" wp14:textId="77777777">
            <w:pPr>
              <w:rPr>
                <w:ins w:author="Author" w:id="1697"/>
              </w:rPr>
            </w:pPr>
            <w:ins w:author="Author" w:id="1698">
              <w:r w:rsidRPr="00EA7F2C">
                <w:rPr>
                  <w:rStyle w:val="BodytextChar"/>
                  <w:rFonts w:cs="Arial"/>
                  <w:sz w:val="16"/>
                  <w:szCs w:val="18"/>
                </w:rPr>
                <w:t>Column</w:t>
              </w:r>
            </w:ins>
          </w:p>
        </w:tc>
        <w:tc>
          <w:tcPr>
            <w:tcW w:w="424" w:type="pct"/>
            <w:gridSpan w:val="2"/>
            <w:vAlign w:val="center"/>
          </w:tcPr>
          <w:p w:rsidRPr="00826E86" w:rsidR="00437B6A" w:rsidP="003E4A23" w:rsidRDefault="00437B6A" w14:paraId="382424F1" wp14:textId="77777777">
            <w:pPr>
              <w:spacing w:before="40" w:after="40"/>
              <w:jc w:val="left"/>
              <w:rPr>
                <w:ins w:author="Author" w:id="1699"/>
                <w:rStyle w:val="BodytextChar"/>
                <w:rFonts w:cs="Arial"/>
                <w:sz w:val="16"/>
                <w:szCs w:val="18"/>
              </w:rPr>
            </w:pPr>
            <w:ins w:author="Author" w:id="1700">
              <w:r>
                <w:rPr>
                  <w:rStyle w:val="BodytextChar"/>
                  <w:rFonts w:cs="Arial"/>
                  <w:sz w:val="16"/>
                  <w:szCs w:val="18"/>
                </w:rPr>
                <w:t>SA LI Svc From Cd</w:t>
              </w:r>
            </w:ins>
          </w:p>
        </w:tc>
        <w:tc>
          <w:tcPr>
            <w:tcW w:w="644" w:type="pct"/>
            <w:gridSpan w:val="3"/>
          </w:tcPr>
          <w:p w:rsidR="00437B6A" w:rsidP="003E4A23" w:rsidRDefault="00437B6A" w14:paraId="17E1DF83" wp14:textId="77777777">
            <w:pPr>
              <w:rPr>
                <w:ins w:author="Author" w:id="1701"/>
              </w:rPr>
            </w:pPr>
            <w:ins w:author="Author" w:id="1702">
              <w:r w:rsidRPr="00205D93">
                <w:rPr>
                  <w:rStyle w:val="BodytextChar"/>
                  <w:sz w:val="18"/>
                  <w:szCs w:val="18"/>
                </w:rPr>
                <w:t>From Service code.  The service code may be a procedure code, revenue code, etc.</w:t>
              </w:r>
            </w:ins>
          </w:p>
        </w:tc>
        <w:tc>
          <w:tcPr>
            <w:tcW w:w="1157" w:type="pct"/>
            <w:gridSpan w:val="4"/>
          </w:tcPr>
          <w:p w:rsidR="00437B6A" w:rsidP="003E4A23" w:rsidRDefault="00437B6A" w14:paraId="3A1F2AF7" wp14:textId="77777777">
            <w:pPr>
              <w:rPr>
                <w:ins w:author="Author" w:id="1703"/>
              </w:rPr>
            </w:pPr>
            <w:ins w:author="Author" w:id="1704">
              <w:r w:rsidRPr="000F3194">
                <w:rPr>
                  <w:rStyle w:val="BodytextChar"/>
                  <w:rFonts w:cs="Arial"/>
                  <w:sz w:val="16"/>
                  <w:szCs w:val="18"/>
                </w:rPr>
                <w:t>A_DTL_TB</w:t>
              </w:r>
            </w:ins>
          </w:p>
        </w:tc>
        <w:tc>
          <w:tcPr>
            <w:tcW w:w="844" w:type="pct"/>
            <w:gridSpan w:val="3"/>
          </w:tcPr>
          <w:p w:rsidR="00437B6A" w:rsidP="003E4A23" w:rsidRDefault="00437B6A" w14:paraId="035734A4" wp14:textId="77777777">
            <w:pPr>
              <w:rPr>
                <w:ins w:author="Author" w:id="1705"/>
              </w:rPr>
            </w:pPr>
            <w:ins w:author="Author" w:id="1706">
              <w:r w:rsidRPr="00111E67">
                <w:rPr>
                  <w:rStyle w:val="BodytextChar"/>
                  <w:sz w:val="16"/>
                  <w:szCs w:val="18"/>
                </w:rPr>
                <w:t>A_LI_SVC_FROM_CD</w:t>
              </w:r>
            </w:ins>
          </w:p>
        </w:tc>
        <w:tc>
          <w:tcPr>
            <w:tcW w:w="1481" w:type="pct"/>
            <w:gridSpan w:val="2"/>
          </w:tcPr>
          <w:p w:rsidR="00437B6A" w:rsidP="003E4A23" w:rsidRDefault="00437B6A" w14:paraId="3AD4BB31" wp14:textId="77777777">
            <w:pPr>
              <w:rPr>
                <w:ins w:author="Author" w:id="1707"/>
              </w:rPr>
            </w:pPr>
            <w:ins w:author="Author" w:id="1708">
              <w:r>
                <w:rPr>
                  <w:rStyle w:val="BodytextChar"/>
                  <w:sz w:val="16"/>
                  <w:szCs w:val="18"/>
                </w:rPr>
                <w:t xml:space="preserve">If </w:t>
              </w:r>
              <w:r w:rsidRPr="00111E67">
                <w:rPr>
                  <w:rStyle w:val="BodytextChar"/>
                  <w:sz w:val="16"/>
                  <w:szCs w:val="18"/>
                </w:rPr>
                <w:t>A_LI_SVC_</w:t>
              </w:r>
              <w:r>
                <w:rPr>
                  <w:rStyle w:val="BodytextChar"/>
                  <w:sz w:val="16"/>
                  <w:szCs w:val="18"/>
                </w:rPr>
                <w:t>TY</w:t>
              </w:r>
              <w:r w:rsidRPr="00111E67">
                <w:rPr>
                  <w:rStyle w:val="BodytextChar"/>
                  <w:sz w:val="16"/>
                  <w:szCs w:val="18"/>
                </w:rPr>
                <w:t>_CD</w:t>
              </w:r>
              <w:r>
                <w:rPr>
                  <w:rStyle w:val="BodytextChar"/>
                  <w:sz w:val="16"/>
                  <w:szCs w:val="18"/>
                </w:rPr>
                <w:t xml:space="preserve"> value is 3 or 4 then do not populate the value column</w:t>
              </w:r>
            </w:ins>
          </w:p>
        </w:tc>
      </w:tr>
      <w:tr xmlns:wp14="http://schemas.microsoft.com/office/word/2010/wordml" w:rsidRPr="003F4256" w:rsidR="00437B6A" w:rsidTr="003E4A23" w14:paraId="40C3263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709"/>
        </w:trPr>
        <w:tc>
          <w:tcPr>
            <w:tcW w:w="451" w:type="pct"/>
          </w:tcPr>
          <w:p w:rsidRPr="00EA7F2C" w:rsidR="00437B6A" w:rsidP="003E4A23" w:rsidRDefault="00437B6A" w14:paraId="1D14C9FE" wp14:textId="77777777">
            <w:pPr>
              <w:rPr>
                <w:ins w:author="Author" w:id="1710"/>
                <w:rStyle w:val="BodytextChar"/>
                <w:rFonts w:cs="Arial"/>
                <w:sz w:val="16"/>
                <w:szCs w:val="18"/>
              </w:rPr>
            </w:pPr>
            <w:ins w:author="Author" w:id="1711">
              <w:r w:rsidRPr="007D2811">
                <w:rPr>
                  <w:rStyle w:val="BodytextChar"/>
                  <w:rFonts w:cs="Arial"/>
                  <w:sz w:val="16"/>
                  <w:szCs w:val="18"/>
                </w:rPr>
                <w:t>Column</w:t>
              </w:r>
            </w:ins>
          </w:p>
        </w:tc>
        <w:tc>
          <w:tcPr>
            <w:tcW w:w="424" w:type="pct"/>
            <w:gridSpan w:val="2"/>
            <w:vAlign w:val="center"/>
          </w:tcPr>
          <w:p w:rsidRPr="00826E86" w:rsidR="00437B6A" w:rsidP="003E4A23" w:rsidRDefault="00437B6A" w14:paraId="6AE6110C" wp14:textId="77777777">
            <w:pPr>
              <w:spacing w:before="40" w:after="40"/>
              <w:rPr>
                <w:ins w:author="Author" w:id="1712"/>
                <w:rStyle w:val="BodytextChar"/>
                <w:rFonts w:cs="Arial"/>
                <w:sz w:val="16"/>
                <w:szCs w:val="18"/>
              </w:rPr>
            </w:pPr>
            <w:ins w:author="Author" w:id="1713">
              <w:r w:rsidRPr="00C2078A">
                <w:rPr>
                  <w:rStyle w:val="BodytextChar"/>
                  <w:rFonts w:cs="Arial"/>
                  <w:sz w:val="16"/>
                  <w:szCs w:val="18"/>
                </w:rPr>
                <w:t>SA Proc Mod 1st Cd</w:t>
              </w:r>
            </w:ins>
          </w:p>
        </w:tc>
        <w:tc>
          <w:tcPr>
            <w:tcW w:w="644" w:type="pct"/>
            <w:gridSpan w:val="3"/>
          </w:tcPr>
          <w:p w:rsidR="00437B6A" w:rsidP="003E4A23" w:rsidRDefault="00437B6A" w14:paraId="15F093B6" wp14:textId="77777777">
            <w:pPr>
              <w:rPr>
                <w:ins w:author="Author" w:id="1714"/>
                <w:rStyle w:val="BodytextChar"/>
                <w:sz w:val="16"/>
                <w:szCs w:val="18"/>
              </w:rPr>
            </w:pPr>
            <w:ins w:author="Author" w:id="1715">
              <w:r>
                <w:rPr>
                  <w:rStyle w:val="BodytextChar"/>
                  <w:sz w:val="16"/>
                  <w:szCs w:val="18"/>
                </w:rPr>
                <w:t>This field is the first modifier.</w:t>
              </w:r>
            </w:ins>
          </w:p>
        </w:tc>
        <w:tc>
          <w:tcPr>
            <w:tcW w:w="1157" w:type="pct"/>
            <w:gridSpan w:val="4"/>
          </w:tcPr>
          <w:p w:rsidRPr="000F3194" w:rsidR="00437B6A" w:rsidP="003E4A23" w:rsidRDefault="00437B6A" w14:paraId="0A30768F" wp14:textId="77777777">
            <w:pPr>
              <w:rPr>
                <w:ins w:author="Author" w:id="1716"/>
                <w:rStyle w:val="BodytextChar"/>
                <w:rFonts w:cs="Arial"/>
                <w:sz w:val="16"/>
                <w:szCs w:val="18"/>
              </w:rPr>
            </w:pPr>
            <w:ins w:author="Author" w:id="1717">
              <w:r>
                <w:rPr>
                  <w:rStyle w:val="BodytextChar"/>
                  <w:rFonts w:cs="Arial"/>
                  <w:sz w:val="16"/>
                  <w:szCs w:val="18"/>
                </w:rPr>
                <w:t>A_DTL_TB</w:t>
              </w:r>
            </w:ins>
          </w:p>
        </w:tc>
        <w:tc>
          <w:tcPr>
            <w:tcW w:w="844" w:type="pct"/>
            <w:gridSpan w:val="3"/>
          </w:tcPr>
          <w:p w:rsidRPr="00111E67" w:rsidR="00437B6A" w:rsidP="003E4A23" w:rsidRDefault="00437B6A" w14:paraId="0D9C981B" wp14:textId="77777777">
            <w:pPr>
              <w:rPr>
                <w:ins w:author="Author" w:id="1718"/>
                <w:rStyle w:val="BodytextChar"/>
                <w:sz w:val="16"/>
                <w:szCs w:val="18"/>
              </w:rPr>
            </w:pPr>
            <w:ins w:author="Author" w:id="1719">
              <w:r w:rsidRPr="00156FFB">
                <w:rPr>
                  <w:rStyle w:val="BodytextChar"/>
                  <w:sz w:val="16"/>
                  <w:szCs w:val="18"/>
                </w:rPr>
                <w:t>A_PROC_MOD_1ST_CD</w:t>
              </w:r>
            </w:ins>
          </w:p>
        </w:tc>
        <w:tc>
          <w:tcPr>
            <w:tcW w:w="1481" w:type="pct"/>
            <w:gridSpan w:val="2"/>
          </w:tcPr>
          <w:p w:rsidR="00437B6A" w:rsidP="003E4A23" w:rsidRDefault="00437B6A" w14:paraId="13333F2C" wp14:textId="77777777">
            <w:pPr>
              <w:rPr>
                <w:ins w:author="Author" w:id="1720"/>
                <w:rStyle w:val="BodytextChar"/>
                <w:sz w:val="16"/>
                <w:szCs w:val="18"/>
              </w:rPr>
            </w:pPr>
          </w:p>
        </w:tc>
      </w:tr>
      <w:tr xmlns:wp14="http://schemas.microsoft.com/office/word/2010/wordml" w:rsidRPr="003F4256" w:rsidR="00437B6A" w:rsidTr="003E4A23" w14:paraId="6E58B29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721"/>
        </w:trPr>
        <w:tc>
          <w:tcPr>
            <w:tcW w:w="451" w:type="pct"/>
          </w:tcPr>
          <w:p w:rsidRPr="00EA7F2C" w:rsidR="00437B6A" w:rsidP="003E4A23" w:rsidRDefault="00437B6A" w14:paraId="0308C04D" wp14:textId="77777777">
            <w:pPr>
              <w:rPr>
                <w:ins w:author="Author" w:id="1722"/>
                <w:rStyle w:val="BodytextChar"/>
                <w:rFonts w:cs="Arial"/>
                <w:sz w:val="16"/>
                <w:szCs w:val="18"/>
              </w:rPr>
            </w:pPr>
            <w:ins w:author="Author" w:id="1723">
              <w:r w:rsidRPr="007D2811">
                <w:rPr>
                  <w:rStyle w:val="BodytextChar"/>
                  <w:rFonts w:cs="Arial"/>
                  <w:sz w:val="16"/>
                  <w:szCs w:val="18"/>
                </w:rPr>
                <w:t>Column</w:t>
              </w:r>
            </w:ins>
          </w:p>
        </w:tc>
        <w:tc>
          <w:tcPr>
            <w:tcW w:w="424" w:type="pct"/>
            <w:gridSpan w:val="2"/>
            <w:vAlign w:val="center"/>
          </w:tcPr>
          <w:p w:rsidRPr="00826E86" w:rsidR="00437B6A" w:rsidP="003E4A23" w:rsidRDefault="00437B6A" w14:paraId="077ED5BF" wp14:textId="77777777">
            <w:pPr>
              <w:spacing w:before="40" w:after="40"/>
              <w:rPr>
                <w:ins w:author="Author" w:id="1724"/>
                <w:rStyle w:val="BodytextChar"/>
                <w:rFonts w:cs="Arial"/>
                <w:sz w:val="16"/>
                <w:szCs w:val="18"/>
              </w:rPr>
            </w:pPr>
            <w:ins w:author="Author" w:id="1725">
              <w:r w:rsidRPr="00C2078A">
                <w:rPr>
                  <w:rStyle w:val="BodytextChar"/>
                  <w:rFonts w:cs="Arial"/>
                  <w:sz w:val="16"/>
                  <w:szCs w:val="18"/>
                </w:rPr>
                <w:t>SA Proc Mod 2nd Cd</w:t>
              </w:r>
            </w:ins>
          </w:p>
        </w:tc>
        <w:tc>
          <w:tcPr>
            <w:tcW w:w="644" w:type="pct"/>
            <w:gridSpan w:val="3"/>
          </w:tcPr>
          <w:p w:rsidR="00437B6A" w:rsidP="003E4A23" w:rsidRDefault="00437B6A" w14:paraId="389149D4" wp14:textId="77777777">
            <w:pPr>
              <w:rPr>
                <w:ins w:author="Author" w:id="1726"/>
                <w:rStyle w:val="BodytextChar"/>
                <w:sz w:val="16"/>
                <w:szCs w:val="18"/>
              </w:rPr>
            </w:pPr>
            <w:ins w:author="Author" w:id="1727">
              <w:r>
                <w:rPr>
                  <w:rStyle w:val="BodytextChar"/>
                  <w:sz w:val="16"/>
                  <w:szCs w:val="18"/>
                </w:rPr>
                <w:t>This field is the second modifier.</w:t>
              </w:r>
            </w:ins>
          </w:p>
        </w:tc>
        <w:tc>
          <w:tcPr>
            <w:tcW w:w="1157" w:type="pct"/>
            <w:gridSpan w:val="4"/>
          </w:tcPr>
          <w:p w:rsidRPr="000F3194" w:rsidR="00437B6A" w:rsidP="003E4A23" w:rsidRDefault="00437B6A" w14:paraId="4882E5BC" wp14:textId="77777777">
            <w:pPr>
              <w:rPr>
                <w:ins w:author="Author" w:id="1728"/>
                <w:rStyle w:val="BodytextChar"/>
                <w:rFonts w:cs="Arial"/>
                <w:sz w:val="16"/>
                <w:szCs w:val="18"/>
              </w:rPr>
            </w:pPr>
            <w:ins w:author="Author" w:id="1729">
              <w:r w:rsidRPr="00C96C5B">
                <w:rPr>
                  <w:rStyle w:val="BodytextChar"/>
                  <w:rFonts w:cs="Arial"/>
                  <w:sz w:val="16"/>
                  <w:szCs w:val="18"/>
                </w:rPr>
                <w:t>A_DTL_TB</w:t>
              </w:r>
            </w:ins>
          </w:p>
        </w:tc>
        <w:tc>
          <w:tcPr>
            <w:tcW w:w="844" w:type="pct"/>
            <w:gridSpan w:val="3"/>
          </w:tcPr>
          <w:p w:rsidRPr="00111E67" w:rsidR="00437B6A" w:rsidP="003E4A23" w:rsidRDefault="00437B6A" w14:paraId="51362BA6" wp14:textId="77777777">
            <w:pPr>
              <w:rPr>
                <w:ins w:author="Author" w:id="1730"/>
                <w:rStyle w:val="BodytextChar"/>
                <w:sz w:val="16"/>
                <w:szCs w:val="18"/>
              </w:rPr>
            </w:pPr>
            <w:ins w:author="Author" w:id="1731">
              <w:r w:rsidRPr="00156FFB">
                <w:rPr>
                  <w:rStyle w:val="BodytextChar"/>
                  <w:sz w:val="16"/>
                  <w:szCs w:val="18"/>
                </w:rPr>
                <w:t>A_PROC_MOD_2ND_CD</w:t>
              </w:r>
            </w:ins>
          </w:p>
        </w:tc>
        <w:tc>
          <w:tcPr>
            <w:tcW w:w="1481" w:type="pct"/>
            <w:gridSpan w:val="2"/>
          </w:tcPr>
          <w:p w:rsidR="00437B6A" w:rsidP="003E4A23" w:rsidRDefault="00437B6A" w14:paraId="44D2DB82" wp14:textId="77777777">
            <w:pPr>
              <w:rPr>
                <w:ins w:author="Author" w:id="1732"/>
                <w:rStyle w:val="BodytextChar"/>
                <w:sz w:val="16"/>
                <w:szCs w:val="18"/>
              </w:rPr>
            </w:pPr>
          </w:p>
        </w:tc>
      </w:tr>
      <w:tr xmlns:wp14="http://schemas.microsoft.com/office/word/2010/wordml" w:rsidRPr="003F4256" w:rsidR="00437B6A" w:rsidTr="003E4A23" w14:paraId="70EC4C5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733"/>
        </w:trPr>
        <w:tc>
          <w:tcPr>
            <w:tcW w:w="451" w:type="pct"/>
          </w:tcPr>
          <w:p w:rsidRPr="00EA7F2C" w:rsidR="00437B6A" w:rsidP="003E4A23" w:rsidRDefault="00437B6A" w14:paraId="18473ED5" wp14:textId="77777777">
            <w:pPr>
              <w:rPr>
                <w:ins w:author="Author" w:id="1734"/>
                <w:rStyle w:val="BodytextChar"/>
                <w:rFonts w:cs="Arial"/>
                <w:sz w:val="16"/>
                <w:szCs w:val="18"/>
              </w:rPr>
            </w:pPr>
            <w:ins w:author="Author" w:id="1735">
              <w:r w:rsidRPr="007D2811">
                <w:rPr>
                  <w:rStyle w:val="BodytextChar"/>
                  <w:rFonts w:cs="Arial"/>
                  <w:sz w:val="16"/>
                  <w:szCs w:val="18"/>
                </w:rPr>
                <w:t>Column</w:t>
              </w:r>
            </w:ins>
          </w:p>
        </w:tc>
        <w:tc>
          <w:tcPr>
            <w:tcW w:w="424" w:type="pct"/>
            <w:gridSpan w:val="2"/>
            <w:vAlign w:val="center"/>
          </w:tcPr>
          <w:p w:rsidRPr="00826E86" w:rsidR="00437B6A" w:rsidP="003E4A23" w:rsidRDefault="00437B6A" w14:paraId="3BBAF4E4" wp14:textId="77777777">
            <w:pPr>
              <w:spacing w:before="40" w:after="40"/>
              <w:rPr>
                <w:ins w:author="Author" w:id="1736"/>
                <w:rStyle w:val="BodytextChar"/>
                <w:rFonts w:cs="Arial"/>
                <w:sz w:val="16"/>
                <w:szCs w:val="18"/>
              </w:rPr>
            </w:pPr>
            <w:ins w:author="Author" w:id="1737">
              <w:r w:rsidRPr="00C2078A">
                <w:rPr>
                  <w:rStyle w:val="BodytextChar"/>
                  <w:rFonts w:cs="Arial"/>
                  <w:sz w:val="16"/>
                  <w:szCs w:val="18"/>
                </w:rPr>
                <w:t>SA Proc Mod 3rd Cd</w:t>
              </w:r>
            </w:ins>
          </w:p>
        </w:tc>
        <w:tc>
          <w:tcPr>
            <w:tcW w:w="644" w:type="pct"/>
            <w:gridSpan w:val="3"/>
          </w:tcPr>
          <w:p w:rsidR="00437B6A" w:rsidP="003E4A23" w:rsidRDefault="00437B6A" w14:paraId="109E767D" wp14:textId="77777777">
            <w:pPr>
              <w:rPr>
                <w:ins w:author="Author" w:id="1738"/>
                <w:rStyle w:val="BodytextChar"/>
                <w:sz w:val="16"/>
                <w:szCs w:val="18"/>
              </w:rPr>
            </w:pPr>
            <w:ins w:author="Author" w:id="1739">
              <w:r>
                <w:rPr>
                  <w:rStyle w:val="BodytextChar"/>
                  <w:sz w:val="16"/>
                  <w:szCs w:val="18"/>
                </w:rPr>
                <w:t>This field is the third modifier.</w:t>
              </w:r>
            </w:ins>
          </w:p>
        </w:tc>
        <w:tc>
          <w:tcPr>
            <w:tcW w:w="1157" w:type="pct"/>
            <w:gridSpan w:val="4"/>
          </w:tcPr>
          <w:p w:rsidRPr="000F3194" w:rsidR="00437B6A" w:rsidP="003E4A23" w:rsidRDefault="00437B6A" w14:paraId="3304BAD6" wp14:textId="77777777">
            <w:pPr>
              <w:rPr>
                <w:ins w:author="Author" w:id="1740"/>
                <w:rStyle w:val="BodytextChar"/>
                <w:rFonts w:cs="Arial"/>
                <w:sz w:val="16"/>
                <w:szCs w:val="18"/>
              </w:rPr>
            </w:pPr>
            <w:ins w:author="Author" w:id="1741">
              <w:r w:rsidRPr="00C96C5B">
                <w:rPr>
                  <w:rStyle w:val="BodytextChar"/>
                  <w:rFonts w:cs="Arial"/>
                  <w:sz w:val="16"/>
                  <w:szCs w:val="18"/>
                </w:rPr>
                <w:t>A_DTL_TB</w:t>
              </w:r>
            </w:ins>
          </w:p>
        </w:tc>
        <w:tc>
          <w:tcPr>
            <w:tcW w:w="844" w:type="pct"/>
            <w:gridSpan w:val="3"/>
          </w:tcPr>
          <w:p w:rsidRPr="00111E67" w:rsidR="00437B6A" w:rsidP="003E4A23" w:rsidRDefault="00437B6A" w14:paraId="5E0F7CC8" wp14:textId="77777777">
            <w:pPr>
              <w:rPr>
                <w:ins w:author="Author" w:id="1742"/>
                <w:rStyle w:val="BodytextChar"/>
                <w:sz w:val="16"/>
                <w:szCs w:val="18"/>
              </w:rPr>
            </w:pPr>
            <w:ins w:author="Author" w:id="1743">
              <w:r w:rsidRPr="00156FFB">
                <w:rPr>
                  <w:rStyle w:val="BodytextChar"/>
                  <w:sz w:val="16"/>
                  <w:szCs w:val="18"/>
                </w:rPr>
                <w:t>A_PROC_MOD_3RD_CD</w:t>
              </w:r>
            </w:ins>
          </w:p>
        </w:tc>
        <w:tc>
          <w:tcPr>
            <w:tcW w:w="1481" w:type="pct"/>
            <w:gridSpan w:val="2"/>
          </w:tcPr>
          <w:p w:rsidR="00437B6A" w:rsidP="003E4A23" w:rsidRDefault="00437B6A" w14:paraId="47093563" wp14:textId="77777777">
            <w:pPr>
              <w:rPr>
                <w:ins w:author="Author" w:id="1744"/>
                <w:rStyle w:val="BodytextChar"/>
                <w:sz w:val="16"/>
                <w:szCs w:val="18"/>
              </w:rPr>
            </w:pPr>
          </w:p>
        </w:tc>
      </w:tr>
      <w:tr xmlns:wp14="http://schemas.microsoft.com/office/word/2010/wordml" w:rsidRPr="003F4256" w:rsidR="00437B6A" w:rsidTr="003E4A23" w14:paraId="6C27C33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745"/>
        </w:trPr>
        <w:tc>
          <w:tcPr>
            <w:tcW w:w="451" w:type="pct"/>
          </w:tcPr>
          <w:p w:rsidRPr="00EA7F2C" w:rsidR="00437B6A" w:rsidP="003E4A23" w:rsidRDefault="00437B6A" w14:paraId="10FAAC8D" wp14:textId="77777777">
            <w:pPr>
              <w:rPr>
                <w:ins w:author="Author" w:id="1746"/>
                <w:rStyle w:val="BodytextChar"/>
                <w:rFonts w:cs="Arial"/>
                <w:sz w:val="16"/>
                <w:szCs w:val="18"/>
              </w:rPr>
            </w:pPr>
            <w:ins w:author="Author" w:id="1747">
              <w:r w:rsidRPr="007D2811">
                <w:rPr>
                  <w:rStyle w:val="BodytextChar"/>
                  <w:rFonts w:cs="Arial"/>
                  <w:sz w:val="16"/>
                  <w:szCs w:val="18"/>
                </w:rPr>
                <w:t>Column</w:t>
              </w:r>
            </w:ins>
          </w:p>
        </w:tc>
        <w:tc>
          <w:tcPr>
            <w:tcW w:w="424" w:type="pct"/>
            <w:gridSpan w:val="2"/>
            <w:vAlign w:val="center"/>
          </w:tcPr>
          <w:p w:rsidRPr="00826E86" w:rsidR="00437B6A" w:rsidP="003E4A23" w:rsidRDefault="00437B6A" w14:paraId="5B3CEA57" wp14:textId="77777777">
            <w:pPr>
              <w:spacing w:before="40" w:after="40"/>
              <w:rPr>
                <w:ins w:author="Author" w:id="1748"/>
                <w:rStyle w:val="BodytextChar"/>
                <w:rFonts w:cs="Arial"/>
                <w:sz w:val="16"/>
                <w:szCs w:val="18"/>
              </w:rPr>
            </w:pPr>
            <w:ins w:author="Author" w:id="1749">
              <w:r w:rsidRPr="00C2078A">
                <w:rPr>
                  <w:rStyle w:val="BodytextChar"/>
                  <w:rFonts w:cs="Arial"/>
                  <w:sz w:val="16"/>
                  <w:szCs w:val="18"/>
                </w:rPr>
                <w:t>SA Proc Mod 4th Cd</w:t>
              </w:r>
            </w:ins>
          </w:p>
        </w:tc>
        <w:tc>
          <w:tcPr>
            <w:tcW w:w="644" w:type="pct"/>
            <w:gridSpan w:val="3"/>
          </w:tcPr>
          <w:p w:rsidR="00437B6A" w:rsidP="003E4A23" w:rsidRDefault="00437B6A" w14:paraId="6CEC816C" wp14:textId="77777777">
            <w:pPr>
              <w:rPr>
                <w:ins w:author="Author" w:id="1750"/>
                <w:rStyle w:val="BodytextChar"/>
                <w:sz w:val="16"/>
                <w:szCs w:val="18"/>
              </w:rPr>
            </w:pPr>
            <w:ins w:author="Author" w:id="1751">
              <w:r>
                <w:rPr>
                  <w:rStyle w:val="BodytextChar"/>
                  <w:sz w:val="16"/>
                  <w:szCs w:val="18"/>
                </w:rPr>
                <w:t>This field is the fourth modifier.</w:t>
              </w:r>
            </w:ins>
          </w:p>
        </w:tc>
        <w:tc>
          <w:tcPr>
            <w:tcW w:w="1157" w:type="pct"/>
            <w:gridSpan w:val="4"/>
          </w:tcPr>
          <w:p w:rsidRPr="000F3194" w:rsidR="00437B6A" w:rsidP="003E4A23" w:rsidRDefault="00437B6A" w14:paraId="2DC81DC1" wp14:textId="77777777">
            <w:pPr>
              <w:rPr>
                <w:ins w:author="Author" w:id="1752"/>
                <w:rStyle w:val="BodytextChar"/>
                <w:rFonts w:cs="Arial"/>
                <w:sz w:val="16"/>
                <w:szCs w:val="18"/>
              </w:rPr>
            </w:pPr>
            <w:ins w:author="Author" w:id="1753">
              <w:r w:rsidRPr="00C96C5B">
                <w:rPr>
                  <w:rStyle w:val="BodytextChar"/>
                  <w:rFonts w:cs="Arial"/>
                  <w:sz w:val="16"/>
                  <w:szCs w:val="18"/>
                </w:rPr>
                <w:t>A_DTL_TB</w:t>
              </w:r>
            </w:ins>
          </w:p>
        </w:tc>
        <w:tc>
          <w:tcPr>
            <w:tcW w:w="844" w:type="pct"/>
            <w:gridSpan w:val="3"/>
          </w:tcPr>
          <w:p w:rsidRPr="00111E67" w:rsidR="00437B6A" w:rsidP="003E4A23" w:rsidRDefault="00437B6A" w14:paraId="77FF37A4" wp14:textId="77777777">
            <w:pPr>
              <w:rPr>
                <w:ins w:author="Author" w:id="1754"/>
                <w:rStyle w:val="BodytextChar"/>
                <w:sz w:val="16"/>
                <w:szCs w:val="18"/>
              </w:rPr>
            </w:pPr>
            <w:ins w:author="Author" w:id="1755">
              <w:r w:rsidRPr="00156FFB">
                <w:rPr>
                  <w:rStyle w:val="BodytextChar"/>
                  <w:sz w:val="16"/>
                  <w:szCs w:val="18"/>
                </w:rPr>
                <w:t>A_PROC_MOD_4TH_CD</w:t>
              </w:r>
            </w:ins>
          </w:p>
        </w:tc>
        <w:tc>
          <w:tcPr>
            <w:tcW w:w="1481" w:type="pct"/>
            <w:gridSpan w:val="2"/>
          </w:tcPr>
          <w:p w:rsidR="00437B6A" w:rsidP="003E4A23" w:rsidRDefault="00437B6A" w14:paraId="3BD59376" wp14:textId="77777777">
            <w:pPr>
              <w:rPr>
                <w:ins w:author="Author" w:id="1756"/>
                <w:rStyle w:val="BodytextChar"/>
                <w:sz w:val="16"/>
                <w:szCs w:val="18"/>
              </w:rPr>
            </w:pPr>
          </w:p>
        </w:tc>
      </w:tr>
      <w:tr xmlns:wp14="http://schemas.microsoft.com/office/word/2010/wordml" w:rsidRPr="003F4256" w:rsidR="00437B6A" w:rsidTr="003E4A23" w14:paraId="5FC4F61C"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757"/>
        </w:trPr>
        <w:tc>
          <w:tcPr>
            <w:tcW w:w="451" w:type="pct"/>
          </w:tcPr>
          <w:p w:rsidRPr="00EA7F2C" w:rsidR="00437B6A" w:rsidP="003E4A23" w:rsidRDefault="00437B6A" w14:paraId="22625B8F" wp14:textId="77777777">
            <w:pPr>
              <w:rPr>
                <w:ins w:author="Author" w:id="1758"/>
                <w:rStyle w:val="BodytextChar"/>
                <w:rFonts w:cs="Arial"/>
                <w:sz w:val="16"/>
                <w:szCs w:val="18"/>
              </w:rPr>
            </w:pPr>
            <w:ins w:author="Author" w:id="1759">
              <w:r w:rsidRPr="007D2811">
                <w:rPr>
                  <w:rStyle w:val="BodytextChar"/>
                  <w:rFonts w:cs="Arial"/>
                  <w:sz w:val="16"/>
                  <w:szCs w:val="18"/>
                </w:rPr>
                <w:t>Column</w:t>
              </w:r>
            </w:ins>
          </w:p>
        </w:tc>
        <w:tc>
          <w:tcPr>
            <w:tcW w:w="424" w:type="pct"/>
            <w:gridSpan w:val="2"/>
            <w:vAlign w:val="center"/>
          </w:tcPr>
          <w:p w:rsidR="00437B6A" w:rsidP="003E4A23" w:rsidRDefault="00437B6A" w14:paraId="3331176C" wp14:textId="77777777">
            <w:pPr>
              <w:spacing w:before="40" w:after="40"/>
              <w:rPr>
                <w:ins w:author="Author" w:id="1760"/>
                <w:rStyle w:val="BodytextChar"/>
                <w:rFonts w:cs="Arial"/>
                <w:sz w:val="16"/>
                <w:szCs w:val="18"/>
              </w:rPr>
            </w:pPr>
          </w:p>
          <w:p w:rsidRPr="00826E86" w:rsidR="00437B6A" w:rsidP="003E4A23" w:rsidRDefault="00437B6A" w14:paraId="5283B289" wp14:textId="77777777">
            <w:pPr>
              <w:spacing w:before="40" w:after="40"/>
              <w:rPr>
                <w:ins w:author="Author" w:id="1761"/>
                <w:rStyle w:val="BodytextChar"/>
                <w:rFonts w:cs="Arial"/>
                <w:sz w:val="16"/>
                <w:szCs w:val="18"/>
              </w:rPr>
            </w:pPr>
            <w:ins w:author="Author" w:id="1762">
              <w:r>
                <w:rPr>
                  <w:rStyle w:val="BodytextChar"/>
                  <w:rFonts w:cs="Arial"/>
                  <w:sz w:val="16"/>
                  <w:szCs w:val="18"/>
                </w:rPr>
                <w:t>SA LI Rev Cd</w:t>
              </w:r>
            </w:ins>
          </w:p>
        </w:tc>
        <w:tc>
          <w:tcPr>
            <w:tcW w:w="644" w:type="pct"/>
            <w:gridSpan w:val="3"/>
          </w:tcPr>
          <w:p w:rsidR="00437B6A" w:rsidP="003E4A23" w:rsidRDefault="00437B6A" w14:paraId="38DCD521" wp14:textId="77777777">
            <w:pPr>
              <w:rPr>
                <w:ins w:author="Author" w:id="1763"/>
                <w:rStyle w:val="BodytextChar"/>
                <w:sz w:val="16"/>
                <w:szCs w:val="18"/>
              </w:rPr>
            </w:pPr>
            <w:ins w:author="Author" w:id="1764">
              <w:r>
                <w:rPr>
                  <w:rStyle w:val="BodytextChar"/>
                  <w:sz w:val="16"/>
                  <w:szCs w:val="18"/>
                </w:rPr>
                <w:t>This is the Revenue Code</w:t>
              </w:r>
            </w:ins>
          </w:p>
        </w:tc>
        <w:tc>
          <w:tcPr>
            <w:tcW w:w="1157" w:type="pct"/>
            <w:gridSpan w:val="4"/>
          </w:tcPr>
          <w:p w:rsidR="00437B6A" w:rsidP="003E4A23" w:rsidRDefault="00437B6A" w14:paraId="35EB2390" wp14:textId="77777777">
            <w:pPr>
              <w:rPr>
                <w:ins w:author="Author" w:id="1765"/>
                <w:rStyle w:val="BodytextChar"/>
                <w:rFonts w:cs="Arial"/>
                <w:sz w:val="16"/>
                <w:szCs w:val="18"/>
              </w:rPr>
            </w:pPr>
            <w:ins w:author="Author" w:id="1766">
              <w:r>
                <w:rPr>
                  <w:rStyle w:val="BodytextChar"/>
                  <w:rFonts w:cs="Arial"/>
                  <w:sz w:val="16"/>
                  <w:szCs w:val="18"/>
                </w:rPr>
                <w:t>A_DTL_TB</w:t>
              </w:r>
            </w:ins>
          </w:p>
          <w:p w:rsidRPr="000F3194" w:rsidR="00437B6A" w:rsidP="003E4A23" w:rsidRDefault="00437B6A" w14:paraId="20FF91DD" wp14:textId="77777777">
            <w:pPr>
              <w:rPr>
                <w:ins w:author="Author" w:id="1767"/>
                <w:rStyle w:val="BodytextChar"/>
                <w:rFonts w:cs="Arial"/>
                <w:sz w:val="16"/>
                <w:szCs w:val="18"/>
              </w:rPr>
            </w:pPr>
            <w:ins w:author="Author" w:id="1768">
              <w:r>
                <w:rPr>
                  <w:rStyle w:val="BodytextChar"/>
                  <w:rFonts w:cs="Arial"/>
                  <w:sz w:val="16"/>
                  <w:szCs w:val="18"/>
                </w:rPr>
                <w:t>A_DTL_TB</w:t>
              </w:r>
            </w:ins>
          </w:p>
        </w:tc>
        <w:tc>
          <w:tcPr>
            <w:tcW w:w="844" w:type="pct"/>
            <w:gridSpan w:val="3"/>
          </w:tcPr>
          <w:p w:rsidR="00437B6A" w:rsidP="003E4A23" w:rsidRDefault="00437B6A" w14:paraId="409CF280" wp14:textId="77777777">
            <w:pPr>
              <w:rPr>
                <w:ins w:author="Author" w:id="1769"/>
                <w:rStyle w:val="BodytextChar"/>
                <w:sz w:val="16"/>
                <w:szCs w:val="18"/>
              </w:rPr>
            </w:pPr>
            <w:ins w:author="Author" w:id="1770">
              <w:r>
                <w:rPr>
                  <w:rStyle w:val="BodytextChar"/>
                  <w:sz w:val="16"/>
                  <w:szCs w:val="18"/>
                </w:rPr>
                <w:t>A_LI_SVC_FROM_CD</w:t>
              </w:r>
            </w:ins>
          </w:p>
          <w:p w:rsidRPr="00111E67" w:rsidR="00437B6A" w:rsidP="003E4A23" w:rsidRDefault="00437B6A" w14:paraId="294DC026" wp14:textId="77777777">
            <w:pPr>
              <w:rPr>
                <w:ins w:author="Author" w:id="1771"/>
                <w:rStyle w:val="BodytextChar"/>
                <w:sz w:val="16"/>
                <w:szCs w:val="18"/>
              </w:rPr>
            </w:pPr>
            <w:ins w:author="Author" w:id="1772">
              <w:r>
                <w:rPr>
                  <w:rStyle w:val="BodytextChar"/>
                  <w:sz w:val="16"/>
                  <w:szCs w:val="18"/>
                </w:rPr>
                <w:t>A_LI_REV_CD</w:t>
              </w:r>
            </w:ins>
          </w:p>
        </w:tc>
        <w:tc>
          <w:tcPr>
            <w:tcW w:w="1481" w:type="pct"/>
            <w:gridSpan w:val="2"/>
          </w:tcPr>
          <w:p w:rsidR="00437B6A" w:rsidP="003E4A23" w:rsidRDefault="00437B6A" w14:paraId="15BB6014" wp14:textId="77777777">
            <w:pPr>
              <w:rPr>
                <w:ins w:author="Author" w:id="1773"/>
                <w:rStyle w:val="BodytextChar"/>
                <w:sz w:val="16"/>
                <w:szCs w:val="18"/>
              </w:rPr>
            </w:pPr>
            <w:ins w:author="Author" w:id="1774">
              <w:r>
                <w:rPr>
                  <w:rStyle w:val="BodytextChar"/>
                  <w:rFonts w:cs="Arial"/>
                  <w:sz w:val="16"/>
                  <w:szCs w:val="18"/>
                </w:rPr>
                <w:t xml:space="preserve">If </w:t>
              </w:r>
              <w:r>
                <w:rPr>
                  <w:rStyle w:val="BodytextChar"/>
                  <w:sz w:val="16"/>
                  <w:szCs w:val="18"/>
                </w:rPr>
                <w:t>A_LI_SVC_TY_CD is 3 or 4 then it should be populated from A_LI_SVC_FROM_CD else it should be populated from the A_LI_REV_CD</w:t>
              </w:r>
            </w:ins>
          </w:p>
          <w:p w:rsidR="00437B6A" w:rsidP="003E4A23" w:rsidRDefault="00437B6A" w14:paraId="652AEB4A" wp14:textId="77777777">
            <w:pPr>
              <w:rPr>
                <w:ins w:author="Author" w:id="1775"/>
                <w:rStyle w:val="BodytextChar"/>
                <w:sz w:val="16"/>
                <w:szCs w:val="18"/>
              </w:rPr>
            </w:pPr>
          </w:p>
        </w:tc>
      </w:tr>
      <w:tr xmlns:wp14="http://schemas.microsoft.com/office/word/2010/wordml" w:rsidRPr="003F4256" w:rsidR="00437B6A" w:rsidTr="003E4A23" w14:paraId="1C78926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776"/>
        </w:trPr>
        <w:tc>
          <w:tcPr>
            <w:tcW w:w="451" w:type="pct"/>
          </w:tcPr>
          <w:p w:rsidR="00437B6A" w:rsidP="003E4A23" w:rsidRDefault="00437B6A" w14:paraId="6E2B2E0B" wp14:textId="77777777">
            <w:pPr>
              <w:rPr>
                <w:ins w:author="Author" w:id="1777"/>
              </w:rPr>
            </w:pPr>
            <w:ins w:author="Author" w:id="1778">
              <w:r w:rsidRPr="00EA7F2C">
                <w:rPr>
                  <w:rStyle w:val="BodytextChar"/>
                  <w:rFonts w:cs="Arial"/>
                  <w:sz w:val="16"/>
                  <w:szCs w:val="18"/>
                </w:rPr>
                <w:t>Column</w:t>
              </w:r>
            </w:ins>
          </w:p>
        </w:tc>
        <w:tc>
          <w:tcPr>
            <w:tcW w:w="424" w:type="pct"/>
            <w:gridSpan w:val="2"/>
            <w:vAlign w:val="center"/>
          </w:tcPr>
          <w:p w:rsidRPr="00826E86" w:rsidR="00437B6A" w:rsidP="003E4A23" w:rsidRDefault="00437B6A" w14:paraId="2B9623DB" wp14:textId="77777777">
            <w:pPr>
              <w:spacing w:before="40" w:after="40"/>
              <w:jc w:val="left"/>
              <w:rPr>
                <w:ins w:author="Author" w:id="1779"/>
                <w:rStyle w:val="BodytextChar"/>
                <w:rFonts w:cs="Arial"/>
                <w:sz w:val="16"/>
                <w:szCs w:val="18"/>
              </w:rPr>
            </w:pPr>
            <w:ins w:author="Author" w:id="1780">
              <w:r>
                <w:rPr>
                  <w:rStyle w:val="BodytextChar"/>
                  <w:rFonts w:cs="Arial"/>
                  <w:sz w:val="16"/>
                  <w:szCs w:val="18"/>
                </w:rPr>
                <w:t>SA LI App Amt</w:t>
              </w:r>
            </w:ins>
          </w:p>
        </w:tc>
        <w:tc>
          <w:tcPr>
            <w:tcW w:w="644" w:type="pct"/>
            <w:gridSpan w:val="3"/>
          </w:tcPr>
          <w:p w:rsidR="00437B6A" w:rsidP="003E4A23" w:rsidRDefault="00437B6A" w14:paraId="4F19C01F" wp14:textId="77777777">
            <w:pPr>
              <w:rPr>
                <w:ins w:author="Author" w:id="1781"/>
              </w:rPr>
            </w:pPr>
            <w:ins w:author="Author" w:id="1782">
              <w:r>
                <w:rPr>
                  <w:rStyle w:val="BodytextChar"/>
                  <w:sz w:val="16"/>
                  <w:szCs w:val="18"/>
                </w:rPr>
                <w:t>This field displays the approved amount.</w:t>
              </w:r>
            </w:ins>
          </w:p>
        </w:tc>
        <w:tc>
          <w:tcPr>
            <w:tcW w:w="1157" w:type="pct"/>
            <w:gridSpan w:val="4"/>
          </w:tcPr>
          <w:p w:rsidR="00437B6A" w:rsidP="003E4A23" w:rsidRDefault="00437B6A" w14:paraId="212B0052" wp14:textId="77777777">
            <w:pPr>
              <w:rPr>
                <w:ins w:author="Author" w:id="1783"/>
              </w:rPr>
            </w:pPr>
            <w:ins w:author="Author" w:id="1784">
              <w:r w:rsidRPr="000F3194">
                <w:rPr>
                  <w:rStyle w:val="BodytextChar"/>
                  <w:rFonts w:cs="Arial"/>
                  <w:sz w:val="16"/>
                  <w:szCs w:val="18"/>
                </w:rPr>
                <w:t>A_DTL_TB</w:t>
              </w:r>
            </w:ins>
          </w:p>
        </w:tc>
        <w:tc>
          <w:tcPr>
            <w:tcW w:w="844" w:type="pct"/>
            <w:gridSpan w:val="3"/>
          </w:tcPr>
          <w:p w:rsidR="00437B6A" w:rsidP="003E4A23" w:rsidRDefault="00437B6A" w14:paraId="2C1CA0E9" wp14:textId="77777777">
            <w:pPr>
              <w:rPr>
                <w:ins w:author="Author" w:id="1785"/>
              </w:rPr>
            </w:pPr>
            <w:ins w:author="Author" w:id="1786">
              <w:r w:rsidRPr="00111E67">
                <w:rPr>
                  <w:rStyle w:val="BodytextChar"/>
                  <w:sz w:val="16"/>
                  <w:szCs w:val="18"/>
                </w:rPr>
                <w:t>A_LI_APP_AMT</w:t>
              </w:r>
            </w:ins>
          </w:p>
        </w:tc>
        <w:tc>
          <w:tcPr>
            <w:tcW w:w="1481" w:type="pct"/>
            <w:gridSpan w:val="2"/>
          </w:tcPr>
          <w:p w:rsidR="00437B6A" w:rsidP="003E4A23" w:rsidRDefault="00437B6A" w14:paraId="66E8DF9A" wp14:textId="77777777">
            <w:pPr>
              <w:rPr>
                <w:ins w:author="Author" w:id="1787"/>
              </w:rPr>
            </w:pPr>
            <w:ins w:author="Author" w:id="1788">
              <w:r>
                <w:rPr>
                  <w:rStyle w:val="BodytextChar"/>
                  <w:sz w:val="16"/>
                  <w:szCs w:val="18"/>
                </w:rPr>
                <w:t xml:space="preserve"> </w:t>
              </w:r>
            </w:ins>
          </w:p>
        </w:tc>
      </w:tr>
      <w:tr xmlns:wp14="http://schemas.microsoft.com/office/word/2010/wordml" w:rsidRPr="003F4256" w:rsidR="00437B6A" w:rsidTr="003E4A23" w14:paraId="5DB9ED4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789"/>
        </w:trPr>
        <w:tc>
          <w:tcPr>
            <w:tcW w:w="451" w:type="pct"/>
          </w:tcPr>
          <w:p w:rsidR="00437B6A" w:rsidP="003E4A23" w:rsidRDefault="00437B6A" w14:paraId="0B3DEDC1" wp14:textId="77777777">
            <w:pPr>
              <w:rPr>
                <w:ins w:author="Author" w:id="1790"/>
              </w:rPr>
            </w:pPr>
            <w:ins w:author="Author" w:id="1791">
              <w:r w:rsidRPr="00EA7F2C">
                <w:rPr>
                  <w:rStyle w:val="BodytextChar"/>
                  <w:rFonts w:cs="Arial"/>
                  <w:sz w:val="16"/>
                  <w:szCs w:val="18"/>
                </w:rPr>
                <w:t>Column</w:t>
              </w:r>
            </w:ins>
          </w:p>
        </w:tc>
        <w:tc>
          <w:tcPr>
            <w:tcW w:w="424" w:type="pct"/>
            <w:gridSpan w:val="2"/>
            <w:vAlign w:val="center"/>
          </w:tcPr>
          <w:p w:rsidRPr="00826E86" w:rsidR="00437B6A" w:rsidP="003E4A23" w:rsidRDefault="00437B6A" w14:paraId="417B20F2" wp14:textId="77777777">
            <w:pPr>
              <w:spacing w:before="40" w:after="40"/>
              <w:jc w:val="left"/>
              <w:rPr>
                <w:ins w:author="Author" w:id="1792"/>
                <w:rStyle w:val="BodytextChar"/>
                <w:rFonts w:cs="Arial"/>
                <w:sz w:val="16"/>
                <w:szCs w:val="18"/>
              </w:rPr>
            </w:pPr>
            <w:ins w:author="Author" w:id="1793">
              <w:r>
                <w:rPr>
                  <w:rStyle w:val="BodytextChar"/>
                  <w:rFonts w:cs="Arial"/>
                  <w:sz w:val="16"/>
                  <w:szCs w:val="18"/>
                </w:rPr>
                <w:t>SA LI App Unit Amt</w:t>
              </w:r>
            </w:ins>
          </w:p>
        </w:tc>
        <w:tc>
          <w:tcPr>
            <w:tcW w:w="644" w:type="pct"/>
            <w:gridSpan w:val="3"/>
          </w:tcPr>
          <w:p w:rsidR="00437B6A" w:rsidP="003E4A23" w:rsidRDefault="00437B6A" w14:paraId="09957721" wp14:textId="77777777">
            <w:pPr>
              <w:rPr>
                <w:ins w:author="Author" w:id="1794"/>
              </w:rPr>
            </w:pPr>
            <w:ins w:author="Author" w:id="1795">
              <w:r>
                <w:rPr>
                  <w:rStyle w:val="BodytextChar"/>
                  <w:sz w:val="16"/>
                  <w:szCs w:val="18"/>
                </w:rPr>
                <w:t>This field displays the approved units.</w:t>
              </w:r>
            </w:ins>
          </w:p>
        </w:tc>
        <w:tc>
          <w:tcPr>
            <w:tcW w:w="1157" w:type="pct"/>
            <w:gridSpan w:val="4"/>
          </w:tcPr>
          <w:p w:rsidR="00437B6A" w:rsidP="003E4A23" w:rsidRDefault="00437B6A" w14:paraId="0B39C1E1" wp14:textId="77777777">
            <w:pPr>
              <w:rPr>
                <w:ins w:author="Author" w:id="1796"/>
              </w:rPr>
            </w:pPr>
            <w:ins w:author="Author" w:id="1797">
              <w:r w:rsidRPr="000F3194">
                <w:rPr>
                  <w:rStyle w:val="BodytextChar"/>
                  <w:rFonts w:cs="Arial"/>
                  <w:sz w:val="16"/>
                  <w:szCs w:val="18"/>
                </w:rPr>
                <w:t>A_DTL_TB</w:t>
              </w:r>
            </w:ins>
          </w:p>
        </w:tc>
        <w:tc>
          <w:tcPr>
            <w:tcW w:w="844" w:type="pct"/>
            <w:gridSpan w:val="3"/>
          </w:tcPr>
          <w:p w:rsidR="00437B6A" w:rsidP="003E4A23" w:rsidRDefault="00437B6A" w14:paraId="07C48DAF" wp14:textId="77777777">
            <w:pPr>
              <w:rPr>
                <w:ins w:author="Author" w:id="1798"/>
              </w:rPr>
            </w:pPr>
            <w:ins w:author="Author" w:id="1799">
              <w:r w:rsidRPr="00111E67">
                <w:rPr>
                  <w:rStyle w:val="BodytextChar"/>
                  <w:sz w:val="16"/>
                  <w:szCs w:val="18"/>
                </w:rPr>
                <w:t>A_LI_APP_UNIT_AMT</w:t>
              </w:r>
            </w:ins>
          </w:p>
        </w:tc>
        <w:tc>
          <w:tcPr>
            <w:tcW w:w="1481" w:type="pct"/>
            <w:gridSpan w:val="2"/>
          </w:tcPr>
          <w:p w:rsidR="00437B6A" w:rsidP="003E4A23" w:rsidRDefault="00437B6A" w14:paraId="637F08B6" wp14:textId="77777777">
            <w:pPr>
              <w:rPr>
                <w:ins w:author="Author" w:id="1800"/>
              </w:rPr>
            </w:pPr>
            <w:ins w:author="Author" w:id="1801">
              <w:r>
                <w:rPr>
                  <w:rStyle w:val="BodytextChar"/>
                  <w:sz w:val="16"/>
                  <w:szCs w:val="18"/>
                </w:rPr>
                <w:t xml:space="preserve"> </w:t>
              </w:r>
            </w:ins>
          </w:p>
        </w:tc>
      </w:tr>
      <w:tr xmlns:wp14="http://schemas.microsoft.com/office/word/2010/wordml" w:rsidRPr="003F4256" w:rsidR="00437B6A" w:rsidTr="003E4A23" w14:paraId="291F974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802"/>
        </w:trPr>
        <w:tc>
          <w:tcPr>
            <w:tcW w:w="451" w:type="pct"/>
          </w:tcPr>
          <w:p w:rsidR="00437B6A" w:rsidP="003E4A23" w:rsidRDefault="00437B6A" w14:paraId="5437BB23" wp14:textId="77777777">
            <w:pPr>
              <w:rPr>
                <w:ins w:author="Author" w:id="1803"/>
              </w:rPr>
            </w:pPr>
            <w:ins w:author="Author" w:id="1804">
              <w:r w:rsidRPr="00EA7F2C">
                <w:rPr>
                  <w:rStyle w:val="BodytextChar"/>
                  <w:rFonts w:cs="Arial"/>
                  <w:sz w:val="16"/>
                  <w:szCs w:val="18"/>
                </w:rPr>
                <w:t>Column</w:t>
              </w:r>
            </w:ins>
          </w:p>
        </w:tc>
        <w:tc>
          <w:tcPr>
            <w:tcW w:w="424" w:type="pct"/>
            <w:gridSpan w:val="2"/>
            <w:vAlign w:val="center"/>
          </w:tcPr>
          <w:p w:rsidRPr="00826E86" w:rsidR="00437B6A" w:rsidP="003E4A23" w:rsidRDefault="00437B6A" w14:paraId="326E1F9E" wp14:textId="77777777">
            <w:pPr>
              <w:spacing w:before="40" w:after="40"/>
              <w:jc w:val="left"/>
              <w:rPr>
                <w:ins w:author="Author" w:id="1805"/>
                <w:rStyle w:val="BodytextChar"/>
                <w:rFonts w:cs="Arial"/>
                <w:sz w:val="16"/>
                <w:szCs w:val="18"/>
              </w:rPr>
            </w:pPr>
            <w:ins w:author="Author" w:id="1806">
              <w:r>
                <w:rPr>
                  <w:rStyle w:val="BodytextChar"/>
                  <w:rFonts w:cs="Arial"/>
                  <w:sz w:val="16"/>
                  <w:szCs w:val="18"/>
                </w:rPr>
                <w:t>SA LI Used Amt</w:t>
              </w:r>
            </w:ins>
          </w:p>
        </w:tc>
        <w:tc>
          <w:tcPr>
            <w:tcW w:w="644" w:type="pct"/>
            <w:gridSpan w:val="3"/>
          </w:tcPr>
          <w:p w:rsidR="00437B6A" w:rsidP="003E4A23" w:rsidRDefault="00437B6A" w14:paraId="5043AB0B" wp14:textId="77777777">
            <w:pPr>
              <w:rPr>
                <w:ins w:author="Author" w:id="1807"/>
              </w:rPr>
            </w:pPr>
            <w:ins w:author="Author" w:id="1808">
              <w:r>
                <w:rPr>
                  <w:rStyle w:val="BodytextChar"/>
                  <w:sz w:val="16"/>
                  <w:szCs w:val="18"/>
                </w:rPr>
                <w:t>This field displays the approved amount that claims has used to date.</w:t>
              </w:r>
            </w:ins>
          </w:p>
        </w:tc>
        <w:tc>
          <w:tcPr>
            <w:tcW w:w="1157" w:type="pct"/>
            <w:gridSpan w:val="4"/>
          </w:tcPr>
          <w:p w:rsidR="00437B6A" w:rsidP="003E4A23" w:rsidRDefault="00437B6A" w14:paraId="6076CDE5" wp14:textId="77777777">
            <w:pPr>
              <w:rPr>
                <w:ins w:author="Author" w:id="1809"/>
              </w:rPr>
            </w:pPr>
            <w:ins w:author="Author" w:id="1810">
              <w:r w:rsidRPr="000F3194">
                <w:rPr>
                  <w:rStyle w:val="BodytextChar"/>
                  <w:rFonts w:cs="Arial"/>
                  <w:sz w:val="16"/>
                  <w:szCs w:val="18"/>
                </w:rPr>
                <w:t>A_DTL_TB</w:t>
              </w:r>
            </w:ins>
          </w:p>
        </w:tc>
        <w:tc>
          <w:tcPr>
            <w:tcW w:w="844" w:type="pct"/>
            <w:gridSpan w:val="3"/>
          </w:tcPr>
          <w:p w:rsidR="00437B6A" w:rsidP="003E4A23" w:rsidRDefault="00437B6A" w14:paraId="22507F1C" wp14:textId="77777777">
            <w:pPr>
              <w:rPr>
                <w:ins w:author="Author" w:id="1811"/>
              </w:rPr>
            </w:pPr>
            <w:ins w:author="Author" w:id="1812">
              <w:r w:rsidRPr="00111E67">
                <w:rPr>
                  <w:rStyle w:val="BodytextChar"/>
                  <w:sz w:val="16"/>
                  <w:szCs w:val="18"/>
                </w:rPr>
                <w:t>A_LI_USED_AMT</w:t>
              </w:r>
            </w:ins>
          </w:p>
        </w:tc>
        <w:tc>
          <w:tcPr>
            <w:tcW w:w="1481" w:type="pct"/>
            <w:gridSpan w:val="2"/>
          </w:tcPr>
          <w:p w:rsidR="00437B6A" w:rsidP="003E4A23" w:rsidRDefault="00437B6A" w14:paraId="68FEEB89" wp14:textId="77777777">
            <w:pPr>
              <w:rPr>
                <w:ins w:author="Author" w:id="1813"/>
              </w:rPr>
            </w:pPr>
          </w:p>
        </w:tc>
      </w:tr>
      <w:tr xmlns:wp14="http://schemas.microsoft.com/office/word/2010/wordml" w:rsidRPr="003F4256" w:rsidR="00437B6A" w:rsidTr="003E4A23" w14:paraId="34767736"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814"/>
        </w:trPr>
        <w:tc>
          <w:tcPr>
            <w:tcW w:w="451" w:type="pct"/>
          </w:tcPr>
          <w:p w:rsidR="00437B6A" w:rsidP="003E4A23" w:rsidRDefault="00437B6A" w14:paraId="4978DB33" wp14:textId="77777777">
            <w:pPr>
              <w:rPr>
                <w:ins w:author="Author" w:id="1815"/>
              </w:rPr>
            </w:pPr>
            <w:ins w:author="Author" w:id="1816">
              <w:r w:rsidRPr="00EA7F2C">
                <w:rPr>
                  <w:rStyle w:val="BodytextChar"/>
                  <w:rFonts w:cs="Arial"/>
                  <w:sz w:val="16"/>
                  <w:szCs w:val="18"/>
                </w:rPr>
                <w:t>Column</w:t>
              </w:r>
            </w:ins>
          </w:p>
        </w:tc>
        <w:tc>
          <w:tcPr>
            <w:tcW w:w="424" w:type="pct"/>
            <w:gridSpan w:val="2"/>
            <w:vAlign w:val="center"/>
          </w:tcPr>
          <w:p w:rsidRPr="00826E86" w:rsidR="00437B6A" w:rsidP="003E4A23" w:rsidRDefault="00437B6A" w14:paraId="4790B714" wp14:textId="77777777">
            <w:pPr>
              <w:spacing w:before="40" w:after="40"/>
              <w:jc w:val="left"/>
              <w:rPr>
                <w:ins w:author="Author" w:id="1817"/>
                <w:rStyle w:val="BodytextChar"/>
                <w:rFonts w:cs="Arial"/>
                <w:sz w:val="16"/>
                <w:szCs w:val="18"/>
              </w:rPr>
            </w:pPr>
            <w:ins w:author="Author" w:id="1818">
              <w:r>
                <w:rPr>
                  <w:rStyle w:val="BodytextChar"/>
                  <w:rFonts w:cs="Arial"/>
                  <w:sz w:val="16"/>
                  <w:szCs w:val="18"/>
                </w:rPr>
                <w:t>SA LI Used Unit Amt</w:t>
              </w:r>
            </w:ins>
          </w:p>
        </w:tc>
        <w:tc>
          <w:tcPr>
            <w:tcW w:w="644" w:type="pct"/>
            <w:gridSpan w:val="3"/>
          </w:tcPr>
          <w:p w:rsidR="00437B6A" w:rsidP="003E4A23" w:rsidRDefault="00437B6A" w14:paraId="01535872" wp14:textId="77777777">
            <w:pPr>
              <w:rPr>
                <w:ins w:author="Author" w:id="1819"/>
              </w:rPr>
            </w:pPr>
            <w:ins w:author="Author" w:id="1820">
              <w:r>
                <w:rPr>
                  <w:rStyle w:val="BodytextChar"/>
                  <w:sz w:val="16"/>
                  <w:szCs w:val="18"/>
                </w:rPr>
                <w:t>This field displays the approved units that claims has used to date.</w:t>
              </w:r>
            </w:ins>
          </w:p>
        </w:tc>
        <w:tc>
          <w:tcPr>
            <w:tcW w:w="1157" w:type="pct"/>
            <w:gridSpan w:val="4"/>
          </w:tcPr>
          <w:p w:rsidR="00437B6A" w:rsidP="003E4A23" w:rsidRDefault="00437B6A" w14:paraId="41B35275" wp14:textId="77777777">
            <w:pPr>
              <w:rPr>
                <w:ins w:author="Author" w:id="1821"/>
              </w:rPr>
            </w:pPr>
            <w:ins w:author="Author" w:id="1822">
              <w:r w:rsidRPr="000F3194">
                <w:rPr>
                  <w:rStyle w:val="BodytextChar"/>
                  <w:rFonts w:cs="Arial"/>
                  <w:sz w:val="16"/>
                  <w:szCs w:val="18"/>
                </w:rPr>
                <w:t>A_DTL_TB</w:t>
              </w:r>
            </w:ins>
          </w:p>
        </w:tc>
        <w:tc>
          <w:tcPr>
            <w:tcW w:w="844" w:type="pct"/>
            <w:gridSpan w:val="3"/>
          </w:tcPr>
          <w:p w:rsidRPr="00111E67" w:rsidR="00437B6A" w:rsidP="003E4A23" w:rsidRDefault="00437B6A" w14:paraId="629D6125" wp14:textId="77777777">
            <w:pPr>
              <w:rPr>
                <w:ins w:author="Author" w:id="1823"/>
                <w:rStyle w:val="BodytextChar"/>
                <w:sz w:val="16"/>
                <w:szCs w:val="18"/>
              </w:rPr>
            </w:pPr>
            <w:ins w:author="Author" w:id="1824">
              <w:r w:rsidRPr="00111E67">
                <w:rPr>
                  <w:rStyle w:val="BodytextChar"/>
                  <w:sz w:val="16"/>
                  <w:szCs w:val="18"/>
                </w:rPr>
                <w:t>A_LI_USED_UNIT_AMT</w:t>
              </w:r>
            </w:ins>
          </w:p>
          <w:p w:rsidR="00437B6A" w:rsidP="003E4A23" w:rsidRDefault="00437B6A" w14:paraId="467DBAF0" wp14:textId="77777777">
            <w:pPr>
              <w:rPr>
                <w:ins w:author="Author" w:id="1825"/>
              </w:rPr>
            </w:pPr>
          </w:p>
        </w:tc>
        <w:tc>
          <w:tcPr>
            <w:tcW w:w="1481" w:type="pct"/>
            <w:gridSpan w:val="2"/>
          </w:tcPr>
          <w:p w:rsidR="00437B6A" w:rsidP="003E4A23" w:rsidRDefault="00437B6A" w14:paraId="52C97A76" wp14:textId="77777777">
            <w:pPr>
              <w:rPr>
                <w:ins w:author="Author" w:id="1826"/>
              </w:rPr>
            </w:pPr>
          </w:p>
        </w:tc>
      </w:tr>
      <w:tr xmlns:wp14="http://schemas.microsoft.com/office/word/2010/wordml" w:rsidRPr="003F4256" w:rsidR="00437B6A" w:rsidTr="003E4A23" w14:paraId="423C8122"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827"/>
        </w:trPr>
        <w:tc>
          <w:tcPr>
            <w:tcW w:w="451" w:type="pct"/>
          </w:tcPr>
          <w:p w:rsidR="00437B6A" w:rsidP="003E4A23" w:rsidRDefault="00437B6A" w14:paraId="6A5F3803" wp14:textId="77777777">
            <w:pPr>
              <w:rPr>
                <w:ins w:author="Author" w:id="1828"/>
              </w:rPr>
            </w:pPr>
            <w:ins w:author="Author" w:id="1829">
              <w:r w:rsidRPr="00EA7F2C">
                <w:rPr>
                  <w:rStyle w:val="BodytextChar"/>
                  <w:rFonts w:cs="Arial"/>
                  <w:sz w:val="16"/>
                  <w:szCs w:val="18"/>
                </w:rPr>
                <w:t>Column</w:t>
              </w:r>
            </w:ins>
          </w:p>
        </w:tc>
        <w:tc>
          <w:tcPr>
            <w:tcW w:w="424" w:type="pct"/>
            <w:gridSpan w:val="2"/>
            <w:vAlign w:val="center"/>
          </w:tcPr>
          <w:p w:rsidRPr="00826E86" w:rsidR="00437B6A" w:rsidP="003E4A23" w:rsidRDefault="00437B6A" w14:paraId="26B6FED0" wp14:textId="77777777">
            <w:pPr>
              <w:spacing w:before="40" w:after="40"/>
              <w:jc w:val="left"/>
              <w:rPr>
                <w:ins w:author="Author" w:id="1830"/>
                <w:rStyle w:val="BodytextChar"/>
                <w:rFonts w:cs="Arial"/>
                <w:sz w:val="16"/>
                <w:szCs w:val="18"/>
              </w:rPr>
            </w:pPr>
            <w:ins w:author="Author" w:id="1831">
              <w:r w:rsidRPr="00826E86">
                <w:rPr>
                  <w:rStyle w:val="BodytextChar"/>
                  <w:rFonts w:cs="Arial"/>
                  <w:sz w:val="16"/>
                  <w:szCs w:val="18"/>
                </w:rPr>
                <w:t>Remaining</w:t>
              </w:r>
            </w:ins>
          </w:p>
          <w:p w:rsidRPr="00826E86" w:rsidR="00437B6A" w:rsidP="003E4A23" w:rsidRDefault="00437B6A" w14:paraId="3D48CBD0" wp14:textId="77777777">
            <w:pPr>
              <w:spacing w:before="40" w:after="40"/>
              <w:jc w:val="left"/>
              <w:rPr>
                <w:ins w:author="Author" w:id="1832"/>
                <w:rStyle w:val="BodytextChar"/>
                <w:rFonts w:cs="Arial"/>
                <w:sz w:val="16"/>
                <w:szCs w:val="18"/>
              </w:rPr>
            </w:pPr>
            <w:ins w:author="Author" w:id="1833">
              <w:r w:rsidRPr="00826E86">
                <w:rPr>
                  <w:rStyle w:val="BodytextChar"/>
                  <w:rFonts w:cs="Arial"/>
                  <w:sz w:val="16"/>
                  <w:szCs w:val="18"/>
                </w:rPr>
                <w:t xml:space="preserve"> Amount ($)</w:t>
              </w:r>
            </w:ins>
          </w:p>
        </w:tc>
        <w:tc>
          <w:tcPr>
            <w:tcW w:w="644" w:type="pct"/>
            <w:gridSpan w:val="3"/>
          </w:tcPr>
          <w:p w:rsidR="00437B6A" w:rsidP="003E4A23" w:rsidRDefault="00437B6A" w14:paraId="564D245B" wp14:textId="77777777">
            <w:pPr>
              <w:rPr>
                <w:ins w:author="Author" w:id="1834"/>
              </w:rPr>
            </w:pPr>
            <w:ins w:author="Author" w:id="1835">
              <w:r>
                <w:rPr>
                  <w:rStyle w:val="BodytextChar"/>
                  <w:sz w:val="16"/>
                  <w:szCs w:val="18"/>
                </w:rPr>
                <w:t>Amount remaining to be billed.</w:t>
              </w:r>
            </w:ins>
          </w:p>
        </w:tc>
        <w:tc>
          <w:tcPr>
            <w:tcW w:w="1157" w:type="pct"/>
            <w:gridSpan w:val="4"/>
          </w:tcPr>
          <w:p w:rsidR="00437B6A" w:rsidP="003E4A23" w:rsidRDefault="00437B6A" w14:paraId="5B88D016" wp14:textId="77777777">
            <w:pPr>
              <w:rPr>
                <w:ins w:author="Author" w:id="1836"/>
              </w:rPr>
            </w:pPr>
            <w:ins w:author="Author" w:id="1837">
              <w:r>
                <w:rPr>
                  <w:rStyle w:val="BodytextChar"/>
                  <w:sz w:val="16"/>
                  <w:szCs w:val="18"/>
                </w:rPr>
                <w:t>N/A</w:t>
              </w:r>
            </w:ins>
          </w:p>
        </w:tc>
        <w:tc>
          <w:tcPr>
            <w:tcW w:w="844" w:type="pct"/>
            <w:gridSpan w:val="3"/>
          </w:tcPr>
          <w:p w:rsidR="00437B6A" w:rsidP="003E4A23" w:rsidRDefault="00437B6A" w14:paraId="6A23603D" wp14:textId="77777777">
            <w:pPr>
              <w:rPr>
                <w:ins w:author="Author" w:id="1838"/>
              </w:rPr>
            </w:pPr>
            <w:ins w:author="Author" w:id="1839">
              <w:r>
                <w:rPr>
                  <w:rStyle w:val="BodytextChar"/>
                  <w:sz w:val="16"/>
                  <w:szCs w:val="18"/>
                </w:rPr>
                <w:t>N/A</w:t>
              </w:r>
            </w:ins>
          </w:p>
        </w:tc>
        <w:tc>
          <w:tcPr>
            <w:tcW w:w="1481" w:type="pct"/>
            <w:gridSpan w:val="2"/>
          </w:tcPr>
          <w:p w:rsidR="00437B6A" w:rsidP="003E4A23" w:rsidRDefault="00437B6A" w14:paraId="58AF697E" wp14:textId="77777777">
            <w:pPr>
              <w:jc w:val="left"/>
              <w:rPr>
                <w:ins w:author="Author" w:id="1840"/>
              </w:rPr>
            </w:pPr>
            <w:ins w:author="Author" w:id="1841">
              <w:r>
                <w:rPr>
                  <w:rStyle w:val="BodytextChar"/>
                  <w:sz w:val="16"/>
                  <w:szCs w:val="18"/>
                </w:rPr>
                <w:t>Computed amount = A_DTL_TB.A_LI_APP_AMT -A_DTL_TB.A_LI_USED_AMT</w:t>
              </w:r>
            </w:ins>
          </w:p>
        </w:tc>
      </w:tr>
      <w:tr xmlns:wp14="http://schemas.microsoft.com/office/word/2010/wordml" w:rsidRPr="003F4256" w:rsidR="00437B6A" w:rsidTr="003E4A23" w14:paraId="70783B35"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842"/>
        </w:trPr>
        <w:tc>
          <w:tcPr>
            <w:tcW w:w="451" w:type="pct"/>
          </w:tcPr>
          <w:p w:rsidR="00437B6A" w:rsidP="003E4A23" w:rsidRDefault="00437B6A" w14:paraId="3664CA30" wp14:textId="77777777">
            <w:pPr>
              <w:rPr>
                <w:ins w:author="Author" w:id="1843"/>
              </w:rPr>
            </w:pPr>
            <w:ins w:author="Author" w:id="1844">
              <w:r w:rsidRPr="00EA7F2C">
                <w:rPr>
                  <w:rStyle w:val="BodytextChar"/>
                  <w:rFonts w:cs="Arial"/>
                  <w:sz w:val="16"/>
                  <w:szCs w:val="18"/>
                </w:rPr>
                <w:t>Column</w:t>
              </w:r>
            </w:ins>
          </w:p>
        </w:tc>
        <w:tc>
          <w:tcPr>
            <w:tcW w:w="424" w:type="pct"/>
            <w:gridSpan w:val="2"/>
            <w:vAlign w:val="center"/>
          </w:tcPr>
          <w:p w:rsidRPr="00826E86" w:rsidR="00437B6A" w:rsidP="003E4A23" w:rsidRDefault="00437B6A" w14:paraId="378D245C" wp14:textId="77777777">
            <w:pPr>
              <w:spacing w:before="40" w:after="40"/>
              <w:rPr>
                <w:ins w:author="Author" w:id="1845"/>
                <w:rStyle w:val="BodytextChar"/>
                <w:rFonts w:cs="Arial"/>
                <w:sz w:val="16"/>
                <w:szCs w:val="18"/>
              </w:rPr>
            </w:pPr>
            <w:ins w:author="Author" w:id="1846">
              <w:r w:rsidRPr="00826E86">
                <w:rPr>
                  <w:rStyle w:val="BodytextChar"/>
                  <w:rFonts w:cs="Arial"/>
                  <w:sz w:val="16"/>
                  <w:szCs w:val="18"/>
                </w:rPr>
                <w:t>Remaining</w:t>
              </w:r>
            </w:ins>
          </w:p>
          <w:p w:rsidRPr="00826E86" w:rsidR="00437B6A" w:rsidP="003E4A23" w:rsidRDefault="00437B6A" w14:paraId="3316F96B" wp14:textId="77777777">
            <w:pPr>
              <w:spacing w:before="40" w:after="40"/>
              <w:rPr>
                <w:ins w:author="Author" w:id="1847"/>
                <w:rStyle w:val="BodytextChar"/>
                <w:rFonts w:cs="Arial"/>
                <w:sz w:val="16"/>
                <w:szCs w:val="18"/>
              </w:rPr>
            </w:pPr>
            <w:ins w:author="Author" w:id="1848">
              <w:r w:rsidRPr="00826E86">
                <w:rPr>
                  <w:rStyle w:val="BodytextChar"/>
                  <w:rFonts w:cs="Arial"/>
                  <w:sz w:val="16"/>
                  <w:szCs w:val="18"/>
                </w:rPr>
                <w:t xml:space="preserve"> Units</w:t>
              </w:r>
            </w:ins>
          </w:p>
        </w:tc>
        <w:tc>
          <w:tcPr>
            <w:tcW w:w="644" w:type="pct"/>
            <w:gridSpan w:val="3"/>
          </w:tcPr>
          <w:p w:rsidR="00437B6A" w:rsidP="003E4A23" w:rsidRDefault="00437B6A" w14:paraId="39822052" wp14:textId="77777777">
            <w:pPr>
              <w:rPr>
                <w:ins w:author="Author" w:id="1849"/>
              </w:rPr>
            </w:pPr>
            <w:ins w:author="Author" w:id="1850">
              <w:r>
                <w:rPr>
                  <w:rStyle w:val="BodytextChar"/>
                  <w:sz w:val="16"/>
                  <w:szCs w:val="18"/>
                </w:rPr>
                <w:t>Units remaining to be billed.</w:t>
              </w:r>
            </w:ins>
          </w:p>
        </w:tc>
        <w:tc>
          <w:tcPr>
            <w:tcW w:w="1157" w:type="pct"/>
            <w:gridSpan w:val="4"/>
          </w:tcPr>
          <w:p w:rsidR="00437B6A" w:rsidP="003E4A23" w:rsidRDefault="00437B6A" w14:paraId="7436CB44" wp14:textId="77777777">
            <w:pPr>
              <w:rPr>
                <w:ins w:author="Author" w:id="1851"/>
              </w:rPr>
            </w:pPr>
            <w:ins w:author="Author" w:id="1852">
              <w:r w:rsidRPr="00D56704">
                <w:rPr>
                  <w:rStyle w:val="BodytextChar"/>
                  <w:sz w:val="16"/>
                  <w:szCs w:val="18"/>
                </w:rPr>
                <w:t>N/A</w:t>
              </w:r>
            </w:ins>
          </w:p>
        </w:tc>
        <w:tc>
          <w:tcPr>
            <w:tcW w:w="844" w:type="pct"/>
            <w:gridSpan w:val="3"/>
          </w:tcPr>
          <w:p w:rsidR="00437B6A" w:rsidP="003E4A23" w:rsidRDefault="00437B6A" w14:paraId="66F01038" wp14:textId="77777777">
            <w:pPr>
              <w:rPr>
                <w:ins w:author="Author" w:id="1853"/>
              </w:rPr>
            </w:pPr>
            <w:ins w:author="Author" w:id="1854">
              <w:r w:rsidRPr="00D56704">
                <w:rPr>
                  <w:rStyle w:val="BodytextChar"/>
                  <w:sz w:val="16"/>
                  <w:szCs w:val="18"/>
                </w:rPr>
                <w:t>N/A</w:t>
              </w:r>
            </w:ins>
          </w:p>
        </w:tc>
        <w:tc>
          <w:tcPr>
            <w:tcW w:w="1481" w:type="pct"/>
            <w:gridSpan w:val="2"/>
          </w:tcPr>
          <w:p w:rsidR="00437B6A" w:rsidP="003E4A23" w:rsidRDefault="00437B6A" w14:paraId="0B099A4B" wp14:textId="77777777">
            <w:pPr>
              <w:jc w:val="left"/>
              <w:rPr>
                <w:ins w:author="Author" w:id="1855"/>
              </w:rPr>
            </w:pPr>
            <w:ins w:author="Author" w:id="1856">
              <w:r>
                <w:rPr>
                  <w:rStyle w:val="BodytextChar"/>
                  <w:sz w:val="16"/>
                  <w:szCs w:val="18"/>
                </w:rPr>
                <w:t>Computed units = A_DTL_TB.A_LI_APP_UNIT_AMT - A_DTL_TB.A_LI_USED_UNIT_AMT</w:t>
              </w:r>
            </w:ins>
          </w:p>
        </w:tc>
      </w:tr>
      <w:tr xmlns:wp14="http://schemas.microsoft.com/office/word/2010/wordml" w:rsidRPr="003F4256" w:rsidR="00437B6A" w:rsidTr="003E4A23" w14:paraId="434E8CF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857"/>
        </w:trPr>
        <w:tc>
          <w:tcPr>
            <w:tcW w:w="451" w:type="pct"/>
            <w:tcBorders>
              <w:bottom w:val="single" w:color="616161" w:sz="2" w:space="0"/>
            </w:tcBorders>
          </w:tcPr>
          <w:p w:rsidR="00437B6A" w:rsidP="003E4A23" w:rsidRDefault="00437B6A" w14:paraId="6CF36484" wp14:textId="77777777">
            <w:pPr>
              <w:rPr>
                <w:ins w:author="Author" w:id="1858"/>
              </w:rPr>
            </w:pPr>
            <w:ins w:author="Author" w:id="1859">
              <w:r w:rsidRPr="00EA7F2C">
                <w:rPr>
                  <w:rStyle w:val="BodytextChar"/>
                  <w:rFonts w:cs="Arial"/>
                  <w:sz w:val="16"/>
                  <w:szCs w:val="18"/>
                </w:rPr>
                <w:t>Column</w:t>
              </w:r>
            </w:ins>
          </w:p>
        </w:tc>
        <w:tc>
          <w:tcPr>
            <w:tcW w:w="424" w:type="pct"/>
            <w:gridSpan w:val="2"/>
            <w:tcBorders>
              <w:bottom w:val="single" w:color="616161" w:sz="2" w:space="0"/>
            </w:tcBorders>
            <w:vAlign w:val="center"/>
          </w:tcPr>
          <w:p w:rsidRPr="00826E86" w:rsidR="00437B6A" w:rsidP="003E4A23" w:rsidRDefault="00437B6A" w14:paraId="2BF55F07" wp14:textId="77777777">
            <w:pPr>
              <w:spacing w:before="40" w:after="40"/>
              <w:jc w:val="center"/>
              <w:rPr>
                <w:ins w:author="Author" w:id="1860"/>
                <w:rStyle w:val="BodytextChar"/>
                <w:rFonts w:cs="Arial"/>
                <w:sz w:val="16"/>
                <w:szCs w:val="18"/>
              </w:rPr>
            </w:pPr>
            <w:ins w:author="Author" w:id="1861">
              <w:r>
                <w:rPr>
                  <w:rStyle w:val="BodytextChar"/>
                  <w:rFonts w:cs="Arial"/>
                  <w:sz w:val="16"/>
                  <w:szCs w:val="18"/>
                </w:rPr>
                <w:t>Clm Billed Dt</w:t>
              </w:r>
            </w:ins>
          </w:p>
        </w:tc>
        <w:tc>
          <w:tcPr>
            <w:tcW w:w="644" w:type="pct"/>
            <w:gridSpan w:val="3"/>
            <w:tcBorders>
              <w:bottom w:val="single" w:color="616161" w:sz="2" w:space="0"/>
            </w:tcBorders>
          </w:tcPr>
          <w:p w:rsidR="00437B6A" w:rsidP="003E4A23" w:rsidRDefault="00437B6A" w14:paraId="14E3643F" wp14:textId="77777777">
            <w:pPr>
              <w:rPr>
                <w:ins w:author="Author" w:id="1862"/>
              </w:rPr>
            </w:pPr>
            <w:ins w:author="Author" w:id="1863">
              <w:r>
                <w:rPr>
                  <w:rStyle w:val="BodytextChar"/>
                  <w:sz w:val="16"/>
                  <w:szCs w:val="18"/>
                </w:rPr>
                <w:t>This field displays the last date a claim has been billed against this authorization.</w:t>
              </w:r>
            </w:ins>
          </w:p>
        </w:tc>
        <w:tc>
          <w:tcPr>
            <w:tcW w:w="1157" w:type="pct"/>
            <w:gridSpan w:val="4"/>
            <w:tcBorders>
              <w:bottom w:val="single" w:color="616161" w:sz="2" w:space="0"/>
            </w:tcBorders>
          </w:tcPr>
          <w:p w:rsidR="00437B6A" w:rsidP="003E4A23" w:rsidRDefault="00437B6A" w14:paraId="3AA1076C" wp14:textId="77777777">
            <w:pPr>
              <w:rPr>
                <w:ins w:author="Author" w:id="1864"/>
              </w:rPr>
            </w:pPr>
            <w:ins w:author="Author" w:id="1865">
              <w:r>
                <w:rPr>
                  <w:rStyle w:val="BodytextChar"/>
                  <w:sz w:val="16"/>
                  <w:szCs w:val="18"/>
                </w:rPr>
                <w:t>C_HDR_AUX_TB</w:t>
              </w:r>
            </w:ins>
          </w:p>
        </w:tc>
        <w:tc>
          <w:tcPr>
            <w:tcW w:w="844" w:type="pct"/>
            <w:gridSpan w:val="3"/>
            <w:tcBorders>
              <w:bottom w:val="single" w:color="616161" w:sz="2" w:space="0"/>
            </w:tcBorders>
          </w:tcPr>
          <w:p w:rsidR="00437B6A" w:rsidP="003E4A23" w:rsidRDefault="00437B6A" w14:paraId="5F3798DD" wp14:textId="77777777">
            <w:pPr>
              <w:rPr>
                <w:ins w:author="Author" w:id="1866"/>
              </w:rPr>
            </w:pPr>
            <w:ins w:author="Author" w:id="1867">
              <w:r>
                <w:rPr>
                  <w:rStyle w:val="BodytextChar"/>
                  <w:sz w:val="16"/>
                  <w:szCs w:val="18"/>
                </w:rPr>
                <w:t>C8_BILLED_DT</w:t>
              </w:r>
            </w:ins>
          </w:p>
        </w:tc>
        <w:tc>
          <w:tcPr>
            <w:tcW w:w="1481" w:type="pct"/>
            <w:gridSpan w:val="2"/>
            <w:tcBorders>
              <w:bottom w:val="single" w:color="616161" w:sz="2" w:space="0"/>
            </w:tcBorders>
          </w:tcPr>
          <w:p w:rsidR="00437B6A" w:rsidP="003E4A23" w:rsidRDefault="00437B6A" w14:paraId="15F8704A" wp14:textId="77777777">
            <w:pPr>
              <w:rPr>
                <w:ins w:author="Author" w:id="1868"/>
              </w:rPr>
            </w:pPr>
            <w:ins w:author="Author" w:id="1869">
              <w:r>
                <w:rPr>
                  <w:rStyle w:val="BodytextChar"/>
                  <w:sz w:val="16"/>
                  <w:szCs w:val="18"/>
                </w:rPr>
                <w:t>Last Billed Date is determined by reading all rows in the A_TCN_TB that match the SA ID. For each TCN found, read the C_HDR_AUX_TB obtaining the C8_BILLED_DT. The latest billed date will appear on the report.</w:t>
              </w:r>
            </w:ins>
          </w:p>
        </w:tc>
      </w:tr>
      <w:tr xmlns:wp14="http://schemas.microsoft.com/office/word/2010/wordml" w:rsidRPr="003F4256" w:rsidR="00437B6A" w:rsidTr="003E4A23" w14:paraId="53B0CB2F"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870"/>
        </w:trPr>
        <w:tc>
          <w:tcPr>
            <w:tcW w:w="451" w:type="pct"/>
            <w:tcBorders>
              <w:bottom w:val="single" w:color="616161" w:sz="2" w:space="0"/>
            </w:tcBorders>
          </w:tcPr>
          <w:p w:rsidRPr="00EA7F2C" w:rsidR="00437B6A" w:rsidP="003E4A23" w:rsidRDefault="00437B6A" w14:paraId="1A59B26E" wp14:textId="77777777">
            <w:pPr>
              <w:rPr>
                <w:ins w:author="Author" w:id="1871"/>
                <w:rStyle w:val="BodytextChar"/>
                <w:rFonts w:cs="Arial"/>
                <w:sz w:val="16"/>
                <w:szCs w:val="18"/>
              </w:rPr>
            </w:pPr>
            <w:ins w:author="Author" w:id="1872">
              <w:r>
                <w:rPr>
                  <w:rStyle w:val="BodytextChar"/>
                  <w:rFonts w:cs="Arial"/>
                  <w:sz w:val="16"/>
                  <w:szCs w:val="18"/>
                </w:rPr>
                <w:t>Column</w:t>
              </w:r>
            </w:ins>
          </w:p>
        </w:tc>
        <w:tc>
          <w:tcPr>
            <w:tcW w:w="424" w:type="pct"/>
            <w:gridSpan w:val="2"/>
            <w:tcBorders>
              <w:bottom w:val="single" w:color="616161" w:sz="2" w:space="0"/>
            </w:tcBorders>
            <w:vAlign w:val="center"/>
          </w:tcPr>
          <w:p w:rsidR="00437B6A" w:rsidP="003E4A23" w:rsidRDefault="00437B6A" w14:paraId="1249242F" wp14:textId="77777777">
            <w:pPr>
              <w:spacing w:before="40" w:after="40"/>
              <w:jc w:val="center"/>
              <w:rPr>
                <w:ins w:author="Author" w:id="1873"/>
                <w:rStyle w:val="BodytextChar"/>
                <w:rFonts w:cs="Arial"/>
                <w:sz w:val="16"/>
                <w:szCs w:val="18"/>
              </w:rPr>
            </w:pPr>
            <w:ins w:author="Author" w:id="1874">
              <w:r w:rsidRPr="00606C6A">
                <w:rPr>
                  <w:rFonts w:cs="Arial"/>
                  <w:sz w:val="16"/>
                  <w:szCs w:val="18"/>
                </w:rPr>
                <w:t>Service Authorization Approval Date</w:t>
              </w:r>
            </w:ins>
          </w:p>
        </w:tc>
        <w:tc>
          <w:tcPr>
            <w:tcW w:w="644" w:type="pct"/>
            <w:gridSpan w:val="3"/>
            <w:tcBorders>
              <w:bottom w:val="single" w:color="616161" w:sz="2" w:space="0"/>
            </w:tcBorders>
          </w:tcPr>
          <w:p w:rsidR="00437B6A" w:rsidP="003E4A23" w:rsidRDefault="00437B6A" w14:paraId="56A5D4F5" wp14:textId="77777777">
            <w:pPr>
              <w:rPr>
                <w:ins w:author="Author" w:id="1875"/>
                <w:rStyle w:val="BodytextChar"/>
                <w:sz w:val="16"/>
                <w:szCs w:val="18"/>
              </w:rPr>
            </w:pPr>
            <w:ins w:author="Author" w:id="1876">
              <w:r>
                <w:rPr>
                  <w:rStyle w:val="BodytextChar"/>
                  <w:sz w:val="16"/>
                  <w:szCs w:val="18"/>
                </w:rPr>
                <w:t>This field displays the date when the service authorization was approved</w:t>
              </w:r>
            </w:ins>
          </w:p>
        </w:tc>
        <w:tc>
          <w:tcPr>
            <w:tcW w:w="1157" w:type="pct"/>
            <w:gridSpan w:val="4"/>
            <w:tcBorders>
              <w:bottom w:val="single" w:color="616161" w:sz="2" w:space="0"/>
            </w:tcBorders>
          </w:tcPr>
          <w:p w:rsidR="00437B6A" w:rsidP="003E4A23" w:rsidRDefault="00437B6A" w14:paraId="7604889D" wp14:textId="77777777">
            <w:pPr>
              <w:rPr>
                <w:ins w:author="Author" w:id="1877"/>
                <w:rStyle w:val="BodytextChar"/>
                <w:sz w:val="16"/>
                <w:szCs w:val="18"/>
              </w:rPr>
            </w:pPr>
            <w:ins w:author="Author" w:id="1878">
              <w:r w:rsidRPr="005A7A41">
                <w:rPr>
                  <w:rStyle w:val="BodytextChar"/>
                  <w:sz w:val="16"/>
                  <w:szCs w:val="18"/>
                </w:rPr>
                <w:t>A_DTL_TB</w:t>
              </w:r>
            </w:ins>
          </w:p>
        </w:tc>
        <w:tc>
          <w:tcPr>
            <w:tcW w:w="844" w:type="pct"/>
            <w:gridSpan w:val="3"/>
            <w:tcBorders>
              <w:bottom w:val="single" w:color="616161" w:sz="2" w:space="0"/>
            </w:tcBorders>
          </w:tcPr>
          <w:p w:rsidR="00437B6A" w:rsidP="003E4A23" w:rsidRDefault="00437B6A" w14:paraId="09A70C79" wp14:textId="77777777">
            <w:pPr>
              <w:rPr>
                <w:ins w:author="Author" w:id="1879"/>
                <w:rStyle w:val="BodytextChar"/>
                <w:sz w:val="16"/>
                <w:szCs w:val="18"/>
              </w:rPr>
            </w:pPr>
            <w:ins w:author="Author" w:id="1880">
              <w:r w:rsidRPr="005A7A41">
                <w:rPr>
                  <w:rStyle w:val="BodytextChar"/>
                  <w:sz w:val="16"/>
                  <w:szCs w:val="18"/>
                </w:rPr>
                <w:t>A_LI_APPRVL_DT</w:t>
              </w:r>
            </w:ins>
          </w:p>
        </w:tc>
        <w:tc>
          <w:tcPr>
            <w:tcW w:w="1481" w:type="pct"/>
            <w:gridSpan w:val="2"/>
            <w:tcBorders>
              <w:bottom w:val="single" w:color="616161" w:sz="2" w:space="0"/>
            </w:tcBorders>
          </w:tcPr>
          <w:p w:rsidR="00437B6A" w:rsidP="003E4A23" w:rsidRDefault="00437B6A" w14:paraId="7DFC1071" wp14:textId="77777777">
            <w:pPr>
              <w:rPr>
                <w:ins w:author="Author" w:id="1881"/>
                <w:rStyle w:val="BodytextChar"/>
                <w:sz w:val="16"/>
                <w:szCs w:val="18"/>
              </w:rPr>
            </w:pPr>
          </w:p>
        </w:tc>
      </w:tr>
      <w:tr xmlns:wp14="http://schemas.microsoft.com/office/word/2010/wordml" w:rsidRPr="003F4256" w:rsidR="00437B6A" w:rsidTr="003E4A23" w14:paraId="3B4329E3"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882"/>
        </w:trPr>
        <w:tc>
          <w:tcPr>
            <w:tcW w:w="451" w:type="pct"/>
            <w:tcBorders>
              <w:bottom w:val="single" w:color="616161" w:sz="2" w:space="0"/>
            </w:tcBorders>
          </w:tcPr>
          <w:p w:rsidR="00437B6A" w:rsidP="003E4A23" w:rsidRDefault="00437B6A" w14:paraId="48825CFF" wp14:textId="77777777">
            <w:pPr>
              <w:rPr>
                <w:ins w:author="Author" w:id="1883"/>
                <w:rStyle w:val="BodytextChar"/>
                <w:rFonts w:cs="Arial"/>
                <w:sz w:val="16"/>
                <w:szCs w:val="18"/>
              </w:rPr>
            </w:pPr>
            <w:ins w:author="Author" w:id="1884">
              <w:r>
                <w:rPr>
                  <w:rStyle w:val="BodytextChar"/>
                  <w:rFonts w:cs="Arial"/>
                  <w:sz w:val="16"/>
                  <w:szCs w:val="18"/>
                </w:rPr>
                <w:t>Column</w:t>
              </w:r>
            </w:ins>
          </w:p>
        </w:tc>
        <w:tc>
          <w:tcPr>
            <w:tcW w:w="424" w:type="pct"/>
            <w:gridSpan w:val="2"/>
            <w:tcBorders>
              <w:bottom w:val="single" w:color="616161" w:sz="2" w:space="0"/>
            </w:tcBorders>
            <w:vAlign w:val="center"/>
          </w:tcPr>
          <w:p w:rsidRPr="00606C6A" w:rsidR="00437B6A" w:rsidP="003E4A23" w:rsidRDefault="00437B6A" w14:paraId="76F494E8" wp14:textId="77777777">
            <w:pPr>
              <w:spacing w:before="40" w:after="40"/>
              <w:jc w:val="center"/>
              <w:rPr>
                <w:ins w:author="Author" w:id="1885"/>
                <w:rFonts w:cs="Arial"/>
                <w:sz w:val="16"/>
                <w:szCs w:val="18"/>
              </w:rPr>
            </w:pPr>
            <w:ins w:author="Author" w:id="1886">
              <w:r>
                <w:rPr>
                  <w:rFonts w:cs="Arial"/>
                  <w:sz w:val="16"/>
                  <w:szCs w:val="18"/>
                </w:rPr>
                <w:t>Member’s Phone Number</w:t>
              </w:r>
            </w:ins>
          </w:p>
        </w:tc>
        <w:tc>
          <w:tcPr>
            <w:tcW w:w="644" w:type="pct"/>
            <w:gridSpan w:val="3"/>
            <w:tcBorders>
              <w:bottom w:val="single" w:color="616161" w:sz="2" w:space="0"/>
            </w:tcBorders>
          </w:tcPr>
          <w:p w:rsidR="00437B6A" w:rsidP="003E4A23" w:rsidRDefault="00437B6A" w14:paraId="58AD20D7" wp14:textId="77777777">
            <w:pPr>
              <w:rPr>
                <w:ins w:author="Author" w:id="1887"/>
                <w:rStyle w:val="BodytextChar"/>
                <w:sz w:val="16"/>
                <w:szCs w:val="18"/>
              </w:rPr>
            </w:pPr>
            <w:ins w:author="Author" w:id="1888">
              <w:r>
                <w:rPr>
                  <w:rStyle w:val="BodytextChar"/>
                  <w:sz w:val="16"/>
                  <w:szCs w:val="18"/>
                </w:rPr>
                <w:t>This field displays the member’s phone number</w:t>
              </w:r>
            </w:ins>
          </w:p>
        </w:tc>
        <w:tc>
          <w:tcPr>
            <w:tcW w:w="1157" w:type="pct"/>
            <w:gridSpan w:val="4"/>
            <w:tcBorders>
              <w:bottom w:val="single" w:color="616161" w:sz="2" w:space="0"/>
            </w:tcBorders>
          </w:tcPr>
          <w:p w:rsidR="00437B6A" w:rsidP="003E4A23" w:rsidRDefault="00437B6A" w14:paraId="29F4F53F" wp14:textId="77777777">
            <w:pPr>
              <w:rPr>
                <w:ins w:author="Author" w:id="1889"/>
                <w:rStyle w:val="BodytextChar"/>
                <w:sz w:val="16"/>
                <w:szCs w:val="18"/>
              </w:rPr>
            </w:pPr>
            <w:ins w:author="Author" w:id="1890">
              <w:r>
                <w:rPr>
                  <w:rStyle w:val="BodytextChar"/>
                  <w:sz w:val="16"/>
                  <w:szCs w:val="18"/>
                </w:rPr>
                <w:t>G_phone_tb</w:t>
              </w:r>
            </w:ins>
          </w:p>
          <w:p w:rsidR="00437B6A" w:rsidP="003E4A23" w:rsidRDefault="00437B6A" w14:paraId="4FAECE0E" wp14:textId="77777777">
            <w:pPr>
              <w:rPr>
                <w:ins w:author="Author" w:id="1891"/>
                <w:rStyle w:val="BodytextChar"/>
                <w:sz w:val="16"/>
                <w:szCs w:val="18"/>
              </w:rPr>
            </w:pPr>
          </w:p>
          <w:p w:rsidR="00437B6A" w:rsidP="003E4A23" w:rsidRDefault="00437B6A" w14:paraId="081353EC" wp14:textId="77777777">
            <w:pPr>
              <w:rPr>
                <w:ins w:author="Author" w:id="1892"/>
                <w:rStyle w:val="BodytextChar"/>
                <w:sz w:val="16"/>
                <w:szCs w:val="18"/>
              </w:rPr>
            </w:pPr>
          </w:p>
          <w:p w:rsidRPr="005A7A41" w:rsidR="00437B6A" w:rsidP="003E4A23" w:rsidRDefault="00437B6A" w14:paraId="682BA6D5" wp14:textId="77777777">
            <w:pPr>
              <w:rPr>
                <w:ins w:author="Author" w:id="1893"/>
                <w:rStyle w:val="BodytextChar"/>
                <w:sz w:val="16"/>
                <w:szCs w:val="18"/>
              </w:rPr>
            </w:pPr>
            <w:ins w:author="Author" w:id="1894">
              <w:r>
                <w:rPr>
                  <w:rStyle w:val="BodytextChar"/>
                  <w:sz w:val="16"/>
                  <w:szCs w:val="18"/>
                </w:rPr>
                <w:t>R_VV_TB</w:t>
              </w:r>
            </w:ins>
          </w:p>
        </w:tc>
        <w:tc>
          <w:tcPr>
            <w:tcW w:w="844" w:type="pct"/>
            <w:gridSpan w:val="3"/>
            <w:tcBorders>
              <w:bottom w:val="single" w:color="616161" w:sz="2" w:space="0"/>
            </w:tcBorders>
          </w:tcPr>
          <w:p w:rsidR="00437B6A" w:rsidP="003E4A23" w:rsidRDefault="00437B6A" w14:paraId="137EBDB5" wp14:textId="77777777">
            <w:pPr>
              <w:rPr>
                <w:ins w:author="Author" w:id="1895"/>
                <w:rStyle w:val="BodytextChar"/>
                <w:sz w:val="16"/>
                <w:szCs w:val="18"/>
              </w:rPr>
            </w:pPr>
            <w:ins w:author="Author" w:id="1896">
              <w:r>
                <w:rPr>
                  <w:rStyle w:val="BodytextChar"/>
                  <w:sz w:val="16"/>
                  <w:szCs w:val="18"/>
                </w:rPr>
                <w:t>G_phone_num</w:t>
              </w:r>
            </w:ins>
          </w:p>
          <w:p w:rsidR="00437B6A" w:rsidP="003E4A23" w:rsidRDefault="00437B6A" w14:paraId="1C2C61B0" wp14:textId="77777777">
            <w:pPr>
              <w:rPr>
                <w:ins w:author="Author" w:id="1897"/>
                <w:rStyle w:val="BodytextChar"/>
                <w:sz w:val="16"/>
                <w:szCs w:val="18"/>
              </w:rPr>
            </w:pPr>
            <w:ins w:author="Author" w:id="1898">
              <w:r w:rsidRPr="00DD0DFE">
                <w:rPr>
                  <w:rStyle w:val="BodytextChar"/>
                  <w:sz w:val="16"/>
                  <w:szCs w:val="18"/>
                </w:rPr>
                <w:t>G_PHONE_USG_TY_CD</w:t>
              </w:r>
            </w:ins>
          </w:p>
          <w:p w:rsidR="00437B6A" w:rsidP="003E4A23" w:rsidRDefault="00437B6A" w14:paraId="644B3E97" wp14:textId="77777777">
            <w:pPr>
              <w:rPr>
                <w:ins w:author="Author" w:id="1899"/>
                <w:rStyle w:val="BodytextChar"/>
                <w:sz w:val="16"/>
                <w:szCs w:val="18"/>
              </w:rPr>
            </w:pPr>
          </w:p>
          <w:p w:rsidRPr="005A7A41" w:rsidR="00437B6A" w:rsidP="003E4A23" w:rsidRDefault="00437B6A" w14:paraId="2C62753E" wp14:textId="77777777">
            <w:pPr>
              <w:rPr>
                <w:ins w:author="Author" w:id="1900"/>
                <w:rStyle w:val="BodytextChar"/>
                <w:sz w:val="16"/>
                <w:szCs w:val="18"/>
              </w:rPr>
            </w:pPr>
            <w:ins w:author="Author" w:id="1901">
              <w:r w:rsidRPr="00DD0DFE">
                <w:rPr>
                  <w:rStyle w:val="BodytextChar"/>
                  <w:sz w:val="16"/>
                  <w:szCs w:val="18"/>
                </w:rPr>
                <w:t>r_vv_short_desc</w:t>
              </w:r>
            </w:ins>
          </w:p>
        </w:tc>
        <w:tc>
          <w:tcPr>
            <w:tcW w:w="1481" w:type="pct"/>
            <w:gridSpan w:val="2"/>
            <w:tcBorders>
              <w:bottom w:val="single" w:color="616161" w:sz="2" w:space="0"/>
            </w:tcBorders>
          </w:tcPr>
          <w:p w:rsidRPr="00021791" w:rsidR="00437B6A" w:rsidP="003E4A23" w:rsidRDefault="00437B6A" w14:paraId="37CD63DD" wp14:textId="77777777">
            <w:pPr>
              <w:rPr>
                <w:ins w:author="Author" w:id="1902"/>
                <w:rStyle w:val="BodytextChar"/>
                <w:sz w:val="16"/>
                <w:szCs w:val="18"/>
              </w:rPr>
            </w:pPr>
            <w:ins w:author="Author" w:id="1903">
              <w:r w:rsidRPr="00021791">
                <w:rPr>
                  <w:rStyle w:val="BodytextChar"/>
                  <w:sz w:val="16"/>
                  <w:szCs w:val="18"/>
                </w:rPr>
                <w:t xml:space="preserve">select  rep.g_rep_cmn_enty_sk from  b_dtl_tb dtl inner join  b_coe_span_tb coe on coe.b_sys_id = dtl.b_sys_id  </w:t>
              </w:r>
            </w:ins>
          </w:p>
          <w:p w:rsidRPr="00021791" w:rsidR="00437B6A" w:rsidP="003E4A23" w:rsidRDefault="00437B6A" w14:paraId="6DF88381" wp14:textId="77777777">
            <w:pPr>
              <w:rPr>
                <w:ins w:author="Author" w:id="1904"/>
                <w:rStyle w:val="BodytextChar"/>
                <w:sz w:val="16"/>
                <w:szCs w:val="18"/>
              </w:rPr>
            </w:pPr>
            <w:ins w:author="Author" w:id="1905">
              <w:r w:rsidRPr="00021791">
                <w:rPr>
                  <w:rStyle w:val="BodytextChar"/>
                  <w:sz w:val="16"/>
                  <w:szCs w:val="18"/>
                </w:rPr>
                <w:t xml:space="preserve">inner join b_case_tb casehead on casehead.b_case_num = coe.b_case_num inner join g_cmn_enty_tb cmnenty on </w:t>
              </w:r>
            </w:ins>
          </w:p>
          <w:p w:rsidRPr="00021791" w:rsidR="00437B6A" w:rsidP="003E4A23" w:rsidRDefault="00437B6A" w14:paraId="22B9C0B9" wp14:textId="77777777">
            <w:pPr>
              <w:rPr>
                <w:ins w:author="Author" w:id="1906"/>
                <w:rStyle w:val="BodytextChar"/>
                <w:sz w:val="16"/>
                <w:szCs w:val="18"/>
              </w:rPr>
            </w:pPr>
            <w:ins w:author="Author" w:id="1907">
              <w:r w:rsidRPr="00021791">
                <w:rPr>
                  <w:rStyle w:val="BodytextChar"/>
                  <w:sz w:val="16"/>
                  <w:szCs w:val="18"/>
                </w:rPr>
                <w:t xml:space="preserve">cmnenty.g_cmn_enty_sk  = casehead.g_cmn_enty_sk inner join g_cmn_enty_rep_xref_tb xref on xref.g_cmn_enty_sk  = casehead.g_cmn_enty_sk </w:t>
              </w:r>
            </w:ins>
          </w:p>
          <w:p w:rsidRPr="00021791" w:rsidR="00437B6A" w:rsidP="003E4A23" w:rsidRDefault="00437B6A" w14:paraId="512479F2" wp14:textId="77777777">
            <w:pPr>
              <w:rPr>
                <w:ins w:author="Author" w:id="1908"/>
                <w:rStyle w:val="BodytextChar"/>
                <w:sz w:val="16"/>
                <w:szCs w:val="18"/>
              </w:rPr>
            </w:pPr>
            <w:ins w:author="Author" w:id="1909">
              <w:r w:rsidRPr="00021791">
                <w:rPr>
                  <w:rStyle w:val="BodytextChar"/>
                  <w:sz w:val="16"/>
                  <w:szCs w:val="18"/>
                </w:rPr>
                <w:t xml:space="preserve">inner Join g_rep_tb rep on rep.g_rep_sk = xref.g_rep_sk where coe.B_ELIG_VOID_IND ='N' and coe.b_coe_span_end_dt </w:t>
              </w:r>
            </w:ins>
          </w:p>
          <w:p w:rsidRPr="00021791" w:rsidR="00437B6A" w:rsidP="003E4A23" w:rsidRDefault="00437B6A" w14:paraId="51C5B688" wp14:textId="77777777">
            <w:pPr>
              <w:rPr>
                <w:ins w:author="Author" w:id="1910"/>
                <w:rStyle w:val="BodytextChar"/>
                <w:sz w:val="16"/>
                <w:szCs w:val="18"/>
              </w:rPr>
            </w:pPr>
            <w:ins w:author="Author" w:id="1911">
              <w:r w:rsidRPr="00021791">
                <w:rPr>
                  <w:rStyle w:val="BodytextChar"/>
                  <w:sz w:val="16"/>
                  <w:szCs w:val="18"/>
                </w:rPr>
                <w:t>in(select max(b_coe_span_end_dt) from b_coe_span_tb where b_elig_void_ind ='N' and b_sys_id='</w:t>
              </w:r>
              <w:r>
                <w:rPr>
                  <w:rStyle w:val="BodytextChar"/>
                  <w:sz w:val="16"/>
                  <w:szCs w:val="18"/>
                </w:rPr>
                <w:t>?</w:t>
              </w:r>
              <w:r w:rsidRPr="00021791">
                <w:rPr>
                  <w:rStyle w:val="BodytextChar"/>
                  <w:sz w:val="16"/>
                  <w:szCs w:val="18"/>
                </w:rPr>
                <w:t xml:space="preserve">') and xref.G_CMN_ENTY_REP_XREF_STAT_CD='A' </w:t>
              </w:r>
            </w:ins>
          </w:p>
          <w:p w:rsidR="00437B6A" w:rsidP="003E4A23" w:rsidRDefault="00437B6A" w14:paraId="7B0EFA58" wp14:textId="77777777">
            <w:pPr>
              <w:rPr>
                <w:ins w:author="Author" w:id="1912"/>
                <w:rStyle w:val="BodytextChar"/>
                <w:sz w:val="16"/>
                <w:szCs w:val="18"/>
              </w:rPr>
            </w:pPr>
            <w:ins w:author="Author" w:id="1913">
              <w:r w:rsidRPr="00021791">
                <w:rPr>
                  <w:rStyle w:val="BodytextChar"/>
                  <w:sz w:val="16"/>
                  <w:szCs w:val="18"/>
                </w:rPr>
                <w:t>and  rep.g_dummy_ind='N' and xref.G_CMN_ENTY_REP_XREF_STAT_CD='A' AND dtl.B_SYS_ID='</w:t>
              </w:r>
              <w:r>
                <w:rPr>
                  <w:rStyle w:val="BodytextChar"/>
                  <w:sz w:val="16"/>
                  <w:szCs w:val="18"/>
                </w:rPr>
                <w:t>?</w:t>
              </w:r>
              <w:r w:rsidRPr="00021791">
                <w:rPr>
                  <w:rStyle w:val="BodytextChar"/>
                  <w:sz w:val="16"/>
                  <w:szCs w:val="18"/>
                </w:rPr>
                <w:t>' ORDER BY coe.G_AUD_TS,rep.g_rep_cmn_enty_sk DESC;</w:t>
              </w:r>
            </w:ins>
          </w:p>
          <w:p w:rsidR="00437B6A" w:rsidP="003E4A23" w:rsidRDefault="00437B6A" w14:paraId="57697AD2" wp14:textId="77777777">
            <w:pPr>
              <w:rPr>
                <w:ins w:author="Author" w:id="1914"/>
                <w:rStyle w:val="BodytextChar"/>
                <w:sz w:val="16"/>
                <w:szCs w:val="18"/>
              </w:rPr>
            </w:pPr>
            <w:ins w:author="Author" w:id="1915">
              <w:r>
                <w:rPr>
                  <w:rStyle w:val="BodytextChar"/>
                  <w:sz w:val="16"/>
                  <w:szCs w:val="18"/>
                </w:rPr>
                <w:t>Format: Type - XXX-XXX-XXXX</w:t>
              </w:r>
            </w:ins>
          </w:p>
          <w:p w:rsidR="00437B6A" w:rsidP="003E4A23" w:rsidRDefault="00437B6A" w14:paraId="513F27CF" wp14:textId="77777777">
            <w:pPr>
              <w:rPr>
                <w:ins w:author="Author" w:id="1916"/>
                <w:rStyle w:val="BodytextChar"/>
                <w:sz w:val="16"/>
                <w:szCs w:val="18"/>
              </w:rPr>
            </w:pPr>
            <w:ins w:author="Author" w:id="1917">
              <w:r w:rsidRPr="00DD0DFE">
                <w:rPr>
                  <w:rStyle w:val="BodytextChar"/>
                  <w:sz w:val="16"/>
                  <w:szCs w:val="18"/>
                </w:rPr>
                <w:t>Retrieve the Short description where Using R_VV_DOMAIN_NAM = ‘G_PHONE_USG_TY_CD’, join to R_VV_TB.R_VV_CD using G_PHONE_USG_TB. G_PHONE_USG_TY_CD to get the Short description</w:t>
              </w:r>
            </w:ins>
          </w:p>
        </w:tc>
      </w:tr>
      <w:tr xmlns:wp14="http://schemas.microsoft.com/office/word/2010/wordml" w:rsidRPr="003F4256" w:rsidR="00437B6A" w:rsidTr="003E4A23" w14:paraId="5D11FFD0"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918"/>
        </w:trPr>
        <w:tc>
          <w:tcPr>
            <w:tcW w:w="451" w:type="pct"/>
            <w:tcBorders>
              <w:bottom w:val="single" w:color="616161" w:sz="2" w:space="0"/>
            </w:tcBorders>
          </w:tcPr>
          <w:p w:rsidR="00437B6A" w:rsidP="003E4A23" w:rsidRDefault="00437B6A" w14:paraId="1960715C" wp14:textId="77777777">
            <w:pPr>
              <w:rPr>
                <w:ins w:author="Author" w:id="1919"/>
                <w:rStyle w:val="BodytextChar"/>
                <w:rFonts w:cs="Arial"/>
                <w:sz w:val="16"/>
                <w:szCs w:val="18"/>
              </w:rPr>
            </w:pPr>
            <w:ins w:author="Author" w:id="1920">
              <w:r>
                <w:rPr>
                  <w:rStyle w:val="BodytextChar"/>
                  <w:rFonts w:cs="Arial"/>
                  <w:sz w:val="16"/>
                  <w:szCs w:val="18"/>
                </w:rPr>
                <w:t>Column</w:t>
              </w:r>
            </w:ins>
          </w:p>
        </w:tc>
        <w:tc>
          <w:tcPr>
            <w:tcW w:w="424" w:type="pct"/>
            <w:gridSpan w:val="2"/>
            <w:tcBorders>
              <w:bottom w:val="single" w:color="616161" w:sz="2" w:space="0"/>
            </w:tcBorders>
            <w:vAlign w:val="center"/>
          </w:tcPr>
          <w:p w:rsidRPr="00606C6A" w:rsidR="00437B6A" w:rsidP="003E4A23" w:rsidRDefault="00437B6A" w14:paraId="63D529BC" wp14:textId="77777777">
            <w:pPr>
              <w:spacing w:before="40" w:after="40"/>
              <w:jc w:val="center"/>
              <w:rPr>
                <w:ins w:author="Author" w:id="1921"/>
                <w:rFonts w:cs="Arial"/>
                <w:sz w:val="16"/>
                <w:szCs w:val="18"/>
              </w:rPr>
            </w:pPr>
            <w:ins w:author="Author" w:id="1922">
              <w:r>
                <w:rPr>
                  <w:rFonts w:cs="Arial"/>
                  <w:sz w:val="16"/>
                  <w:szCs w:val="18"/>
                </w:rPr>
                <w:t>Member’s Address</w:t>
              </w:r>
            </w:ins>
          </w:p>
        </w:tc>
        <w:tc>
          <w:tcPr>
            <w:tcW w:w="644" w:type="pct"/>
            <w:gridSpan w:val="3"/>
            <w:tcBorders>
              <w:bottom w:val="single" w:color="616161" w:sz="2" w:space="0"/>
            </w:tcBorders>
          </w:tcPr>
          <w:p w:rsidR="00437B6A" w:rsidP="003E4A23" w:rsidRDefault="00437B6A" w14:paraId="3C08643B" wp14:textId="77777777">
            <w:pPr>
              <w:rPr>
                <w:ins w:author="Author" w:id="1923"/>
                <w:rStyle w:val="BodytextChar"/>
                <w:sz w:val="16"/>
                <w:szCs w:val="18"/>
              </w:rPr>
            </w:pPr>
            <w:ins w:author="Author" w:id="1924">
              <w:r>
                <w:rPr>
                  <w:rStyle w:val="BodytextChar"/>
                  <w:sz w:val="16"/>
                  <w:szCs w:val="18"/>
                </w:rPr>
                <w:t>This field displays the member’s address</w:t>
              </w:r>
            </w:ins>
          </w:p>
        </w:tc>
        <w:tc>
          <w:tcPr>
            <w:tcW w:w="1157" w:type="pct"/>
            <w:gridSpan w:val="4"/>
            <w:tcBorders>
              <w:bottom w:val="single" w:color="616161" w:sz="2" w:space="0"/>
            </w:tcBorders>
          </w:tcPr>
          <w:p w:rsidRPr="003439C6" w:rsidR="00437B6A" w:rsidP="003E4A23" w:rsidRDefault="00437B6A" w14:paraId="3E4757EE" wp14:textId="77777777">
            <w:pPr>
              <w:pStyle w:val="TableTextACSSC"/>
              <w:jc w:val="both"/>
              <w:rPr>
                <w:ins w:author="Author" w:id="1925"/>
                <w:rStyle w:val="BodytextChar"/>
                <w:rFonts w:ascii="Arial" w:hAnsi="Arial" w:cs="Arial"/>
                <w:sz w:val="16"/>
                <w:szCs w:val="16"/>
              </w:rPr>
            </w:pPr>
            <w:ins w:author="Author" w:id="1926">
              <w:r>
                <w:rPr>
                  <w:rStyle w:val="BodytextChar"/>
                  <w:rFonts w:ascii="Arial" w:hAnsi="Arial" w:cs="Arial"/>
                  <w:sz w:val="16"/>
                  <w:szCs w:val="16"/>
                </w:rPr>
                <w:t>G_adr_tb</w:t>
              </w:r>
            </w:ins>
          </w:p>
        </w:tc>
        <w:tc>
          <w:tcPr>
            <w:tcW w:w="844" w:type="pct"/>
            <w:gridSpan w:val="3"/>
            <w:tcBorders>
              <w:bottom w:val="single" w:color="616161" w:sz="2" w:space="0"/>
            </w:tcBorders>
          </w:tcPr>
          <w:p w:rsidR="00437B6A" w:rsidP="003E4A23" w:rsidRDefault="00437B6A" w14:paraId="6E192732" wp14:textId="77777777">
            <w:pPr>
              <w:rPr>
                <w:ins w:author="Author" w:id="1927"/>
                <w:rStyle w:val="BodytextChar"/>
                <w:sz w:val="16"/>
                <w:szCs w:val="18"/>
              </w:rPr>
            </w:pPr>
            <w:ins w:author="Author" w:id="1928">
              <w:r>
                <w:rPr>
                  <w:rStyle w:val="BodytextChar"/>
                  <w:sz w:val="16"/>
                  <w:szCs w:val="18"/>
                </w:rPr>
                <w:t>G_Line1_adr</w:t>
              </w:r>
            </w:ins>
          </w:p>
          <w:p w:rsidR="00437B6A" w:rsidP="003E4A23" w:rsidRDefault="00437B6A" w14:paraId="63ABFDD5" wp14:textId="77777777">
            <w:pPr>
              <w:rPr>
                <w:ins w:author="Author" w:id="1929"/>
                <w:rStyle w:val="BodytextChar"/>
                <w:sz w:val="16"/>
                <w:szCs w:val="18"/>
              </w:rPr>
            </w:pPr>
            <w:ins w:author="Author" w:id="1930">
              <w:r>
                <w:rPr>
                  <w:rStyle w:val="BodytextChar"/>
                  <w:sz w:val="16"/>
                  <w:szCs w:val="18"/>
                </w:rPr>
                <w:t>G_line2_adr</w:t>
              </w:r>
            </w:ins>
          </w:p>
          <w:p w:rsidR="00437B6A" w:rsidP="003E4A23" w:rsidRDefault="00437B6A" w14:paraId="42B3181F" wp14:textId="77777777">
            <w:pPr>
              <w:rPr>
                <w:ins w:author="Author" w:id="1931"/>
                <w:rStyle w:val="BodytextChar"/>
                <w:sz w:val="16"/>
                <w:szCs w:val="18"/>
              </w:rPr>
            </w:pPr>
            <w:ins w:author="Author" w:id="1932">
              <w:r>
                <w:rPr>
                  <w:rStyle w:val="BodytextChar"/>
                  <w:sz w:val="16"/>
                  <w:szCs w:val="18"/>
                </w:rPr>
                <w:t>G_city_nam</w:t>
              </w:r>
            </w:ins>
          </w:p>
          <w:p w:rsidR="00437B6A" w:rsidP="003E4A23" w:rsidRDefault="00437B6A" w14:paraId="5557E3ED" wp14:textId="77777777">
            <w:pPr>
              <w:rPr>
                <w:ins w:author="Author" w:id="1933"/>
                <w:rStyle w:val="BodytextChar"/>
                <w:sz w:val="16"/>
                <w:szCs w:val="18"/>
              </w:rPr>
            </w:pPr>
            <w:ins w:author="Author" w:id="1934">
              <w:r>
                <w:rPr>
                  <w:rStyle w:val="BodytextChar"/>
                  <w:sz w:val="16"/>
                  <w:szCs w:val="18"/>
                </w:rPr>
                <w:t>G_us_state_cd</w:t>
              </w:r>
            </w:ins>
          </w:p>
          <w:p w:rsidRPr="005A7A41" w:rsidR="00437B6A" w:rsidP="003E4A23" w:rsidRDefault="00437B6A" w14:paraId="5144E806" wp14:textId="77777777">
            <w:pPr>
              <w:rPr>
                <w:ins w:author="Author" w:id="1935"/>
                <w:rStyle w:val="BodytextChar"/>
                <w:sz w:val="16"/>
                <w:szCs w:val="18"/>
              </w:rPr>
            </w:pPr>
            <w:ins w:author="Author" w:id="1936">
              <w:r>
                <w:rPr>
                  <w:rStyle w:val="BodytextChar"/>
                  <w:sz w:val="16"/>
                  <w:szCs w:val="18"/>
                </w:rPr>
                <w:t>G_zip5_cd</w:t>
              </w:r>
            </w:ins>
          </w:p>
        </w:tc>
        <w:tc>
          <w:tcPr>
            <w:tcW w:w="1481" w:type="pct"/>
            <w:gridSpan w:val="2"/>
            <w:tcBorders>
              <w:bottom w:val="single" w:color="616161" w:sz="2" w:space="0"/>
            </w:tcBorders>
          </w:tcPr>
          <w:p w:rsidRPr="00021791" w:rsidR="00437B6A" w:rsidP="003E4A23" w:rsidRDefault="00437B6A" w14:paraId="17259366" wp14:textId="77777777">
            <w:pPr>
              <w:rPr>
                <w:ins w:author="Author" w:id="1937"/>
                <w:rStyle w:val="BodytextChar"/>
                <w:sz w:val="16"/>
                <w:szCs w:val="18"/>
              </w:rPr>
            </w:pPr>
            <w:ins w:author="Author" w:id="1938">
              <w:r w:rsidRPr="00021791">
                <w:rPr>
                  <w:rStyle w:val="BodytextChar"/>
                  <w:sz w:val="16"/>
                  <w:szCs w:val="18"/>
                </w:rPr>
                <w:t xml:space="preserve">select  rep.g_rep_cmn_enty_sk from  b_dtl_tb dtl inner join  b_coe_span_tb coe on coe.b_sys_id = dtl.b_sys_id  </w:t>
              </w:r>
            </w:ins>
          </w:p>
          <w:p w:rsidRPr="00021791" w:rsidR="00437B6A" w:rsidP="003E4A23" w:rsidRDefault="00437B6A" w14:paraId="62070E0F" wp14:textId="77777777">
            <w:pPr>
              <w:rPr>
                <w:ins w:author="Author" w:id="1939"/>
                <w:rStyle w:val="BodytextChar"/>
                <w:sz w:val="16"/>
                <w:szCs w:val="18"/>
              </w:rPr>
            </w:pPr>
            <w:ins w:author="Author" w:id="1940">
              <w:r w:rsidRPr="00021791">
                <w:rPr>
                  <w:rStyle w:val="BodytextChar"/>
                  <w:sz w:val="16"/>
                  <w:szCs w:val="18"/>
                </w:rPr>
                <w:t xml:space="preserve">inner join b_case_tb casehead on casehead.b_case_num = coe.b_case_num inner join g_cmn_enty_tb cmnenty on </w:t>
              </w:r>
            </w:ins>
          </w:p>
          <w:p w:rsidRPr="00021791" w:rsidR="00437B6A" w:rsidP="003E4A23" w:rsidRDefault="00437B6A" w14:paraId="41B856BB" wp14:textId="77777777">
            <w:pPr>
              <w:rPr>
                <w:ins w:author="Author" w:id="1941"/>
                <w:rStyle w:val="BodytextChar"/>
                <w:sz w:val="16"/>
                <w:szCs w:val="18"/>
              </w:rPr>
            </w:pPr>
            <w:ins w:author="Author" w:id="1942">
              <w:r w:rsidRPr="00021791">
                <w:rPr>
                  <w:rStyle w:val="BodytextChar"/>
                  <w:sz w:val="16"/>
                  <w:szCs w:val="18"/>
                </w:rPr>
                <w:t xml:space="preserve">cmnenty.g_cmn_enty_sk  = casehead.g_cmn_enty_sk inner join g_cmn_enty_rep_xref_tb xref on xref.g_cmn_enty_sk  = casehead.g_cmn_enty_sk </w:t>
              </w:r>
            </w:ins>
          </w:p>
          <w:p w:rsidRPr="00021791" w:rsidR="00437B6A" w:rsidP="003E4A23" w:rsidRDefault="00437B6A" w14:paraId="2FD3DF70" wp14:textId="77777777">
            <w:pPr>
              <w:rPr>
                <w:ins w:author="Author" w:id="1943"/>
                <w:rStyle w:val="BodytextChar"/>
                <w:sz w:val="16"/>
                <w:szCs w:val="18"/>
              </w:rPr>
            </w:pPr>
            <w:ins w:author="Author" w:id="1944">
              <w:r w:rsidRPr="00021791">
                <w:rPr>
                  <w:rStyle w:val="BodytextChar"/>
                  <w:sz w:val="16"/>
                  <w:szCs w:val="18"/>
                </w:rPr>
                <w:t xml:space="preserve">inner Join g_rep_tb rep on rep.g_rep_sk = xref.g_rep_sk where coe.B_ELIG_VOID_IND ='N' and coe.b_coe_span_end_dt </w:t>
              </w:r>
            </w:ins>
          </w:p>
          <w:p w:rsidRPr="00021791" w:rsidR="00437B6A" w:rsidP="003E4A23" w:rsidRDefault="00437B6A" w14:paraId="22ABB693" wp14:textId="77777777">
            <w:pPr>
              <w:rPr>
                <w:ins w:author="Author" w:id="1945"/>
                <w:rStyle w:val="BodytextChar"/>
                <w:sz w:val="16"/>
                <w:szCs w:val="18"/>
              </w:rPr>
            </w:pPr>
            <w:ins w:author="Author" w:id="1946">
              <w:r w:rsidRPr="00021791">
                <w:rPr>
                  <w:rStyle w:val="BodytextChar"/>
                  <w:sz w:val="16"/>
                  <w:szCs w:val="18"/>
                </w:rPr>
                <w:t>in(select max(b_coe_span_end_dt) from b_coe_span_tb where b_elig_void_ind ='N' and b_sys_id='</w:t>
              </w:r>
              <w:r>
                <w:rPr>
                  <w:rStyle w:val="BodytextChar"/>
                  <w:sz w:val="16"/>
                  <w:szCs w:val="18"/>
                </w:rPr>
                <w:t>?</w:t>
              </w:r>
              <w:r w:rsidRPr="00021791">
                <w:rPr>
                  <w:rStyle w:val="BodytextChar"/>
                  <w:sz w:val="16"/>
                  <w:szCs w:val="18"/>
                </w:rPr>
                <w:t xml:space="preserve">') and xref.G_CMN_ENTY_REP_XREF_STAT_CD='A' </w:t>
              </w:r>
            </w:ins>
          </w:p>
          <w:p w:rsidR="00437B6A" w:rsidP="003E4A23" w:rsidRDefault="00437B6A" w14:paraId="06891039" wp14:textId="77777777">
            <w:pPr>
              <w:rPr>
                <w:ins w:author="Author" w:id="1947"/>
                <w:rStyle w:val="BodytextChar"/>
                <w:sz w:val="16"/>
                <w:szCs w:val="18"/>
              </w:rPr>
            </w:pPr>
            <w:ins w:author="Author" w:id="1948">
              <w:r w:rsidRPr="00021791">
                <w:rPr>
                  <w:rStyle w:val="BodytextChar"/>
                  <w:sz w:val="16"/>
                  <w:szCs w:val="18"/>
                </w:rPr>
                <w:t>and  rep.g_dummy_ind='N' and xref.G_CMN_ENTY_REP_XREF_STAT_CD='A' AND dtl.B_SYS_ID='</w:t>
              </w:r>
              <w:r>
                <w:rPr>
                  <w:rStyle w:val="BodytextChar"/>
                  <w:sz w:val="16"/>
                  <w:szCs w:val="18"/>
                </w:rPr>
                <w:t>?</w:t>
              </w:r>
              <w:r w:rsidRPr="00021791">
                <w:rPr>
                  <w:rStyle w:val="BodytextChar"/>
                  <w:sz w:val="16"/>
                  <w:szCs w:val="18"/>
                </w:rPr>
                <w:t>' ORDER BY coe.G_AUD_TS,rep.g_rep_cmn_enty_sk DESC;</w:t>
              </w:r>
            </w:ins>
          </w:p>
          <w:p w:rsidR="00437B6A" w:rsidP="003E4A23" w:rsidRDefault="00437B6A" w14:paraId="0A409BBB" wp14:textId="77777777">
            <w:pPr>
              <w:rPr>
                <w:ins w:author="Author" w:id="1949"/>
                <w:rStyle w:val="BodytextChar"/>
                <w:sz w:val="16"/>
                <w:szCs w:val="18"/>
              </w:rPr>
            </w:pPr>
            <w:ins w:author="Author" w:id="1950">
              <w:r>
                <w:rPr>
                  <w:rStyle w:val="BodytextChar"/>
                  <w:sz w:val="16"/>
                  <w:szCs w:val="18"/>
                </w:rPr>
                <w:t>Format: Address line1, Address Line2, City, State Zip</w:t>
              </w:r>
            </w:ins>
          </w:p>
          <w:p w:rsidR="00437B6A" w:rsidP="003E4A23" w:rsidRDefault="00437B6A" w14:paraId="29A84A9A" wp14:textId="77777777">
            <w:pPr>
              <w:rPr>
                <w:ins w:author="Author" w:id="1951"/>
                <w:rStyle w:val="BodytextChar"/>
                <w:sz w:val="16"/>
                <w:szCs w:val="18"/>
              </w:rPr>
            </w:pPr>
            <w:ins w:author="Author" w:id="1952">
              <w:r>
                <w:rPr>
                  <w:rStyle w:val="BodytextChar"/>
                  <w:sz w:val="16"/>
                  <w:szCs w:val="18"/>
                </w:rPr>
                <w:t>Pick only active Residential Address, if not present, we will leave this blank</w:t>
              </w:r>
            </w:ins>
          </w:p>
        </w:tc>
      </w:tr>
      <w:tr xmlns:wp14="http://schemas.microsoft.com/office/word/2010/wordml" w:rsidR="00437B6A" w:rsidTr="003E4A23" w14:paraId="6F4CA2E1"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953"/>
        </w:trPr>
        <w:tc>
          <w:tcPr>
            <w:tcW w:w="5000" w:type="pct"/>
            <w:gridSpan w:val="15"/>
            <w:tcBorders>
              <w:top w:val="single" w:color="616161" w:sz="2" w:space="0"/>
              <w:bottom w:val="single" w:color="616161" w:sz="2" w:space="0"/>
            </w:tcBorders>
            <w:shd w:val="clear" w:color="auto" w:fill="191919"/>
            <w:vAlign w:val="center"/>
          </w:tcPr>
          <w:p w:rsidR="00437B6A" w:rsidP="003E4A23" w:rsidRDefault="00437B6A" w14:paraId="587661D0" wp14:textId="77777777">
            <w:pPr>
              <w:pStyle w:val="TableText1"/>
              <w:spacing w:before="40" w:after="40"/>
              <w:jc w:val="center"/>
              <w:rPr>
                <w:ins w:author="Author" w:id="1954"/>
                <w:rStyle w:val="ModernTableText"/>
                <w:rFonts w:ascii="Arial Black" w:hAnsi="Arial Black" w:cs="Arial"/>
                <w:bCs/>
                <w:noProof/>
                <w:color w:val="FFFFFF"/>
                <w:sz w:val="19"/>
                <w:szCs w:val="19"/>
              </w:rPr>
            </w:pPr>
            <w:ins w:author="Author" w:id="1955">
              <w:r>
                <w:rPr>
                  <w:rStyle w:val="ModernTableText"/>
                  <w:rFonts w:ascii="Arial Black" w:hAnsi="Arial Black" w:cs="Arial"/>
                  <w:bCs/>
                  <w:noProof/>
                  <w:color w:val="FFFFFF"/>
                  <w:sz w:val="19"/>
                  <w:szCs w:val="19"/>
                </w:rPr>
                <w:t>Chart Footer (opt)</w:t>
              </w:r>
            </w:ins>
          </w:p>
        </w:tc>
      </w:tr>
      <w:tr xmlns:wp14="http://schemas.microsoft.com/office/word/2010/wordml" w:rsidR="00437B6A" w:rsidTr="003E4A23" w14:paraId="3A1F9DA8"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956"/>
        </w:trPr>
        <w:tc>
          <w:tcPr>
            <w:tcW w:w="1432" w:type="pct"/>
            <w:gridSpan w:val="5"/>
            <w:tcBorders>
              <w:top w:val="single" w:color="616161" w:sz="2" w:space="0"/>
              <w:bottom w:val="single" w:color="616161" w:sz="2" w:space="0"/>
            </w:tcBorders>
            <w:vAlign w:val="center"/>
          </w:tcPr>
          <w:p w:rsidRPr="00205D93" w:rsidR="00437B6A" w:rsidP="003E4A23" w:rsidRDefault="00437B6A" w14:paraId="1E0D7CAB" wp14:textId="77777777">
            <w:pPr>
              <w:pStyle w:val="TableHeading"/>
              <w:spacing w:before="40" w:after="40"/>
              <w:jc w:val="center"/>
              <w:rPr>
                <w:ins w:author="Author" w:id="1957"/>
                <w:rStyle w:val="ModernTableText"/>
                <w:rFonts w:cs="Arial"/>
                <w:szCs w:val="17"/>
              </w:rPr>
            </w:pPr>
            <w:ins w:author="Author" w:id="1958">
              <w:r w:rsidRPr="00205D93">
                <w:rPr>
                  <w:rStyle w:val="ModernTableText"/>
                  <w:rFonts w:cs="Arial"/>
                  <w:szCs w:val="17"/>
                </w:rPr>
                <w:t>Chart Footnote Label (opt)</w:t>
              </w:r>
            </w:ins>
          </w:p>
        </w:tc>
        <w:tc>
          <w:tcPr>
            <w:tcW w:w="2040" w:type="pct"/>
            <w:gridSpan w:val="7"/>
            <w:tcBorders>
              <w:top w:val="single" w:color="616161" w:sz="2" w:space="0"/>
              <w:bottom w:val="single" w:color="616161" w:sz="2" w:space="0"/>
            </w:tcBorders>
            <w:vAlign w:val="center"/>
          </w:tcPr>
          <w:p w:rsidRPr="00205D93" w:rsidR="00437B6A" w:rsidP="003E4A23" w:rsidRDefault="00437B6A" w14:paraId="46ED9D82" wp14:textId="77777777">
            <w:pPr>
              <w:pStyle w:val="TableText1"/>
              <w:spacing w:before="40" w:after="40"/>
              <w:jc w:val="center"/>
              <w:rPr>
                <w:ins w:author="Author" w:id="1959"/>
                <w:rStyle w:val="ModernTableText"/>
                <w:rFonts w:cs="Arial"/>
                <w:b/>
                <w:noProof/>
                <w:szCs w:val="17"/>
              </w:rPr>
            </w:pPr>
            <w:ins w:author="Author" w:id="1960">
              <w:r w:rsidRPr="00205D93">
                <w:rPr>
                  <w:rStyle w:val="ModernTableText"/>
                  <w:rFonts w:cs="Arial"/>
                  <w:b/>
                  <w:noProof/>
                  <w:szCs w:val="17"/>
                </w:rPr>
                <w:t>Chart Footnote Description (opt)</w:t>
              </w:r>
            </w:ins>
          </w:p>
        </w:tc>
        <w:tc>
          <w:tcPr>
            <w:tcW w:w="1528" w:type="pct"/>
            <w:gridSpan w:val="3"/>
            <w:tcBorders>
              <w:top w:val="single" w:color="616161" w:sz="2" w:space="0"/>
              <w:bottom w:val="single" w:color="616161" w:sz="2" w:space="0"/>
            </w:tcBorders>
            <w:vAlign w:val="center"/>
          </w:tcPr>
          <w:p w:rsidRPr="00205D93" w:rsidR="00437B6A" w:rsidP="003E4A23" w:rsidRDefault="00437B6A" w14:paraId="6D7482FD" wp14:textId="77777777">
            <w:pPr>
              <w:pStyle w:val="TableText1"/>
              <w:spacing w:before="40" w:after="40"/>
              <w:jc w:val="center"/>
              <w:rPr>
                <w:ins w:author="Author" w:id="1961"/>
                <w:rStyle w:val="ModernTableText"/>
                <w:rFonts w:cs="Arial"/>
                <w:b/>
                <w:noProof/>
                <w:szCs w:val="17"/>
              </w:rPr>
            </w:pPr>
            <w:ins w:author="Author" w:id="1962">
              <w:r w:rsidRPr="00205D93">
                <w:rPr>
                  <w:rStyle w:val="ModernTableText"/>
                  <w:rFonts w:cs="Arial"/>
                  <w:b/>
                  <w:noProof/>
                  <w:szCs w:val="17"/>
                </w:rPr>
                <w:t>Chart Footnote Processing Rules (opt)</w:t>
              </w:r>
            </w:ins>
          </w:p>
        </w:tc>
      </w:tr>
      <w:tr xmlns:wp14="http://schemas.microsoft.com/office/word/2010/wordml" w:rsidR="00437B6A" w:rsidTr="003E4A23" w14:paraId="41D9CB7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963"/>
        </w:trPr>
        <w:tc>
          <w:tcPr>
            <w:tcW w:w="1432" w:type="pct"/>
            <w:gridSpan w:val="5"/>
            <w:tcBorders>
              <w:top w:val="single" w:color="616161" w:sz="2" w:space="0"/>
              <w:bottom w:val="single" w:color="616161" w:sz="2" w:space="0"/>
            </w:tcBorders>
            <w:vAlign w:val="center"/>
          </w:tcPr>
          <w:p w:rsidRPr="00205D93" w:rsidR="00437B6A" w:rsidP="003E4A23" w:rsidRDefault="00437B6A" w14:paraId="08BE6458" wp14:textId="77777777">
            <w:pPr>
              <w:pStyle w:val="TableText1"/>
              <w:spacing w:before="40" w:after="40"/>
              <w:rPr>
                <w:ins w:author="Author" w:id="1964"/>
                <w:rStyle w:val="ModernTableText"/>
                <w:rFonts w:cs="Arial"/>
                <w:bCs/>
                <w:color w:val="000000"/>
                <w:szCs w:val="19"/>
              </w:rPr>
            </w:pPr>
            <w:ins w:author="Author" w:id="1965">
              <w:r w:rsidRPr="00205D93">
                <w:rPr>
                  <w:rStyle w:val="ModernTableText"/>
                  <w:rFonts w:cs="Arial"/>
                  <w:bCs/>
                  <w:color w:val="000000"/>
                  <w:szCs w:val="19"/>
                </w:rPr>
                <w:t>N/A</w:t>
              </w:r>
            </w:ins>
          </w:p>
        </w:tc>
        <w:tc>
          <w:tcPr>
            <w:tcW w:w="2040" w:type="pct"/>
            <w:gridSpan w:val="7"/>
            <w:tcBorders>
              <w:top w:val="single" w:color="616161" w:sz="2" w:space="0"/>
              <w:bottom w:val="single" w:color="616161" w:sz="2" w:space="0"/>
            </w:tcBorders>
            <w:vAlign w:val="center"/>
          </w:tcPr>
          <w:p w:rsidRPr="00205D93" w:rsidR="00437B6A" w:rsidP="003E4A23" w:rsidRDefault="00437B6A" w14:paraId="0F8A4554" wp14:textId="77777777">
            <w:pPr>
              <w:pStyle w:val="TableText1"/>
              <w:spacing w:before="40" w:after="40"/>
              <w:rPr>
                <w:ins w:author="Author" w:id="1966"/>
                <w:rStyle w:val="ModernTableText"/>
                <w:rFonts w:cs="Arial"/>
                <w:bCs/>
                <w:color w:val="000000"/>
                <w:szCs w:val="19"/>
              </w:rPr>
            </w:pPr>
            <w:ins w:author="Author" w:id="1967">
              <w:r w:rsidRPr="00205D93">
                <w:rPr>
                  <w:rStyle w:val="ModernTableText"/>
                  <w:rFonts w:cs="Arial"/>
                  <w:bCs/>
                  <w:color w:val="000000"/>
                  <w:szCs w:val="19"/>
                </w:rPr>
                <w:t>N/A</w:t>
              </w:r>
            </w:ins>
          </w:p>
        </w:tc>
        <w:tc>
          <w:tcPr>
            <w:tcW w:w="1528" w:type="pct"/>
            <w:gridSpan w:val="3"/>
            <w:tcBorders>
              <w:top w:val="single" w:color="616161" w:sz="2" w:space="0"/>
              <w:bottom w:val="single" w:color="616161" w:sz="2" w:space="0"/>
            </w:tcBorders>
            <w:vAlign w:val="center"/>
          </w:tcPr>
          <w:p w:rsidRPr="00205D93" w:rsidR="00437B6A" w:rsidP="003E4A23" w:rsidRDefault="00437B6A" w14:paraId="679A037B" wp14:textId="77777777">
            <w:pPr>
              <w:pStyle w:val="TableText1"/>
              <w:spacing w:before="40" w:after="40"/>
              <w:rPr>
                <w:ins w:author="Author" w:id="1968"/>
                <w:rStyle w:val="ModernTableText"/>
                <w:rFonts w:cs="Arial"/>
                <w:bCs/>
                <w:color w:val="000000"/>
                <w:szCs w:val="19"/>
              </w:rPr>
            </w:pPr>
            <w:ins w:author="Author" w:id="1969">
              <w:r w:rsidRPr="00205D93">
                <w:rPr>
                  <w:rStyle w:val="ModernTableText"/>
                  <w:rFonts w:cs="Arial"/>
                  <w:bCs/>
                  <w:color w:val="000000"/>
                  <w:szCs w:val="19"/>
                </w:rPr>
                <w:t>N/A</w:t>
              </w:r>
            </w:ins>
          </w:p>
        </w:tc>
      </w:tr>
      <w:tr xmlns:wp14="http://schemas.microsoft.com/office/word/2010/wordml" w:rsidR="00437B6A" w:rsidTr="003E4A23" w14:paraId="0F257804"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970"/>
        </w:trPr>
        <w:tc>
          <w:tcPr>
            <w:tcW w:w="5000" w:type="pct"/>
            <w:gridSpan w:val="15"/>
            <w:tcBorders>
              <w:top w:val="single" w:color="616161" w:sz="2" w:space="0"/>
              <w:bottom w:val="single" w:color="616161" w:sz="2" w:space="0"/>
            </w:tcBorders>
            <w:shd w:val="clear" w:color="auto" w:fill="191919"/>
            <w:vAlign w:val="center"/>
          </w:tcPr>
          <w:p w:rsidRPr="00205D93" w:rsidR="00437B6A" w:rsidP="003E4A23" w:rsidRDefault="00437B6A" w14:paraId="745F3953" wp14:textId="77777777">
            <w:pPr>
              <w:pStyle w:val="TableText1"/>
              <w:spacing w:before="40" w:after="40"/>
              <w:jc w:val="center"/>
              <w:rPr>
                <w:ins w:author="Author" w:id="1971"/>
                <w:rStyle w:val="ModernTableText"/>
                <w:rFonts w:cs="Arial"/>
                <w:bCs/>
                <w:noProof/>
                <w:color w:val="FFFFFF"/>
                <w:szCs w:val="19"/>
              </w:rPr>
            </w:pPr>
            <w:ins w:author="Author" w:id="1972">
              <w:r w:rsidRPr="00205D93">
                <w:rPr>
                  <w:rStyle w:val="ModernTableText"/>
                  <w:rFonts w:cs="Arial"/>
                  <w:bCs/>
                  <w:noProof/>
                  <w:color w:val="FFFFFF"/>
                  <w:szCs w:val="19"/>
                </w:rPr>
                <w:t>Report Footnote (opt)</w:t>
              </w:r>
            </w:ins>
          </w:p>
        </w:tc>
      </w:tr>
      <w:tr xmlns:wp14="http://schemas.microsoft.com/office/word/2010/wordml" w:rsidR="00437B6A" w:rsidTr="003E4A23" w14:paraId="4C511C27"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973"/>
        </w:trPr>
        <w:tc>
          <w:tcPr>
            <w:tcW w:w="1432" w:type="pct"/>
            <w:gridSpan w:val="5"/>
            <w:tcBorders>
              <w:top w:val="single" w:color="616161" w:sz="2" w:space="0"/>
            </w:tcBorders>
            <w:vAlign w:val="center"/>
          </w:tcPr>
          <w:p w:rsidRPr="00205D93" w:rsidR="00437B6A" w:rsidP="003E4A23" w:rsidRDefault="00437B6A" w14:paraId="705D5C32" wp14:textId="77777777">
            <w:pPr>
              <w:pStyle w:val="TableHeading"/>
              <w:spacing w:before="40" w:after="40"/>
              <w:jc w:val="center"/>
              <w:rPr>
                <w:ins w:author="Author" w:id="1974"/>
                <w:rStyle w:val="ModernTableText"/>
                <w:rFonts w:cs="Arial"/>
                <w:szCs w:val="17"/>
              </w:rPr>
            </w:pPr>
            <w:ins w:author="Author" w:id="1975">
              <w:r w:rsidRPr="00205D93">
                <w:rPr>
                  <w:rStyle w:val="ModernTableText"/>
                  <w:rFonts w:cs="Arial"/>
                  <w:szCs w:val="17"/>
                </w:rPr>
                <w:t>Report Footnote Label (opt)</w:t>
              </w:r>
            </w:ins>
          </w:p>
        </w:tc>
        <w:tc>
          <w:tcPr>
            <w:tcW w:w="2040" w:type="pct"/>
            <w:gridSpan w:val="7"/>
            <w:tcBorders>
              <w:top w:val="single" w:color="616161" w:sz="2" w:space="0"/>
            </w:tcBorders>
            <w:vAlign w:val="center"/>
          </w:tcPr>
          <w:p w:rsidRPr="00205D93" w:rsidR="00437B6A" w:rsidP="003E4A23" w:rsidRDefault="00437B6A" w14:paraId="6C111FBB" wp14:textId="77777777">
            <w:pPr>
              <w:pStyle w:val="TableText1"/>
              <w:spacing w:before="40" w:after="40"/>
              <w:jc w:val="center"/>
              <w:rPr>
                <w:ins w:author="Author" w:id="1976"/>
                <w:rStyle w:val="ModernTableText"/>
                <w:rFonts w:cs="Arial"/>
                <w:b/>
                <w:noProof/>
                <w:szCs w:val="17"/>
              </w:rPr>
            </w:pPr>
            <w:ins w:author="Author" w:id="1977">
              <w:r w:rsidRPr="00205D93">
                <w:rPr>
                  <w:rStyle w:val="ModernTableText"/>
                  <w:rFonts w:cs="Arial"/>
                  <w:b/>
                  <w:noProof/>
                  <w:szCs w:val="17"/>
                </w:rPr>
                <w:t>Report Footnote Description (opt)</w:t>
              </w:r>
            </w:ins>
          </w:p>
        </w:tc>
        <w:tc>
          <w:tcPr>
            <w:tcW w:w="1528" w:type="pct"/>
            <w:gridSpan w:val="3"/>
            <w:tcBorders>
              <w:top w:val="single" w:color="616161" w:sz="2" w:space="0"/>
            </w:tcBorders>
            <w:vAlign w:val="center"/>
          </w:tcPr>
          <w:p w:rsidRPr="00205D93" w:rsidR="00437B6A" w:rsidP="003E4A23" w:rsidRDefault="00437B6A" w14:paraId="080F00B7" wp14:textId="77777777">
            <w:pPr>
              <w:pStyle w:val="TableText1"/>
              <w:spacing w:before="40" w:after="40"/>
              <w:jc w:val="center"/>
              <w:rPr>
                <w:ins w:author="Author" w:id="1978"/>
                <w:rStyle w:val="ModernTableText"/>
                <w:rFonts w:cs="Arial"/>
                <w:b/>
                <w:noProof/>
                <w:szCs w:val="17"/>
              </w:rPr>
            </w:pPr>
            <w:ins w:author="Author" w:id="1979">
              <w:r w:rsidRPr="00205D93">
                <w:rPr>
                  <w:rStyle w:val="ModernTableText"/>
                  <w:rFonts w:cs="Arial"/>
                  <w:b/>
                  <w:noProof/>
                  <w:szCs w:val="17"/>
                </w:rPr>
                <w:t>Report Footnote Processing Rules (opt)</w:t>
              </w:r>
            </w:ins>
          </w:p>
        </w:tc>
      </w:tr>
      <w:tr xmlns:wp14="http://schemas.microsoft.com/office/word/2010/wordml" w:rsidR="00437B6A" w:rsidTr="003E4A23" w14:paraId="173EF159" wp14:textId="77777777">
        <w:tblPrEx>
          <w:tblBorders>
            <w:left w:val="single" w:color="616161" w:sz="2" w:space="0"/>
            <w:bottom w:val="single" w:color="616161" w:sz="2" w:space="0"/>
            <w:right w:val="single" w:color="616161" w:sz="2" w:space="0"/>
            <w:insideH w:val="single" w:color="616161" w:sz="2" w:space="0"/>
            <w:insideV w:val="single" w:color="616161" w:sz="2" w:space="0"/>
          </w:tblBorders>
        </w:tblPrEx>
        <w:trPr>
          <w:cantSplit/>
          <w:jc w:val="center"/>
          <w:ins w:author="Author" w:id="1980"/>
        </w:trPr>
        <w:tc>
          <w:tcPr>
            <w:tcW w:w="1432" w:type="pct"/>
            <w:gridSpan w:val="5"/>
            <w:vAlign w:val="center"/>
          </w:tcPr>
          <w:p w:rsidR="00437B6A" w:rsidP="003E4A23" w:rsidRDefault="00437B6A" w14:paraId="65CD7B7C" wp14:textId="77777777">
            <w:pPr>
              <w:pStyle w:val="TableText1"/>
              <w:spacing w:before="40" w:after="40"/>
              <w:rPr>
                <w:ins w:author="Author" w:id="1981"/>
                <w:rStyle w:val="ModernTableText"/>
                <w:rFonts w:cs="Arial"/>
                <w:bCs/>
                <w:color w:val="000000"/>
                <w:sz w:val="19"/>
                <w:szCs w:val="19"/>
              </w:rPr>
            </w:pPr>
            <w:ins w:author="Author" w:id="1982">
              <w:r>
                <w:rPr>
                  <w:rStyle w:val="ModernTableText"/>
                  <w:rFonts w:cs="Arial"/>
                  <w:bCs/>
                  <w:color w:val="000000"/>
                  <w:sz w:val="19"/>
                  <w:szCs w:val="19"/>
                </w:rPr>
                <w:t>N/A</w:t>
              </w:r>
            </w:ins>
          </w:p>
        </w:tc>
        <w:tc>
          <w:tcPr>
            <w:tcW w:w="2040" w:type="pct"/>
            <w:gridSpan w:val="7"/>
            <w:vAlign w:val="center"/>
          </w:tcPr>
          <w:p w:rsidR="00437B6A" w:rsidP="003E4A23" w:rsidRDefault="00437B6A" w14:paraId="74FE268D" wp14:textId="77777777">
            <w:pPr>
              <w:pStyle w:val="TableText1"/>
              <w:spacing w:before="40" w:after="40"/>
              <w:rPr>
                <w:ins w:author="Author" w:id="1983"/>
                <w:rStyle w:val="ModernTableText"/>
                <w:rFonts w:cs="Arial"/>
                <w:bCs/>
                <w:color w:val="000000"/>
                <w:sz w:val="19"/>
                <w:szCs w:val="19"/>
              </w:rPr>
            </w:pPr>
            <w:ins w:author="Author" w:id="1984">
              <w:r>
                <w:rPr>
                  <w:rStyle w:val="ModernTableText"/>
                  <w:rFonts w:cs="Arial"/>
                  <w:bCs/>
                  <w:color w:val="000000"/>
                  <w:sz w:val="19"/>
                  <w:szCs w:val="19"/>
                </w:rPr>
                <w:t>N/A</w:t>
              </w:r>
            </w:ins>
          </w:p>
        </w:tc>
        <w:tc>
          <w:tcPr>
            <w:tcW w:w="1528" w:type="pct"/>
            <w:gridSpan w:val="3"/>
            <w:vAlign w:val="center"/>
          </w:tcPr>
          <w:p w:rsidR="00437B6A" w:rsidP="003E4A23" w:rsidRDefault="00437B6A" w14:paraId="0EC9DFA8" wp14:textId="77777777">
            <w:pPr>
              <w:pStyle w:val="TableText1"/>
              <w:spacing w:before="40" w:after="40"/>
              <w:rPr>
                <w:ins w:author="Author" w:id="1985"/>
                <w:rStyle w:val="ModernTableText"/>
                <w:rFonts w:cs="Arial"/>
                <w:bCs/>
                <w:color w:val="000000"/>
                <w:sz w:val="19"/>
                <w:szCs w:val="19"/>
              </w:rPr>
            </w:pPr>
            <w:ins w:author="Author" w:id="1986">
              <w:r>
                <w:rPr>
                  <w:rStyle w:val="ModernTableText"/>
                  <w:rFonts w:cs="Arial"/>
                  <w:bCs/>
                  <w:color w:val="000000"/>
                  <w:sz w:val="19"/>
                  <w:szCs w:val="19"/>
                </w:rPr>
                <w:t>N/A</w:t>
              </w:r>
            </w:ins>
          </w:p>
        </w:tc>
      </w:tr>
    </w:tbl>
    <w:p xmlns:wp14="http://schemas.microsoft.com/office/word/2010/wordml" w:rsidR="00437B6A" w:rsidP="00437B6A" w:rsidRDefault="00437B6A" w14:paraId="339175BC" wp14:textId="77777777">
      <w:pPr>
        <w:rPr>
          <w:ins w:author="Author" w:id="1987"/>
        </w:rPr>
      </w:pPr>
    </w:p>
    <w:p xmlns:wp14="http://schemas.microsoft.com/office/word/2010/wordml" w:rsidR="00437B6A" w:rsidP="00437B6A" w:rsidRDefault="00437B6A" w14:paraId="74D22E3A" wp14:textId="77777777">
      <w:pPr>
        <w:rPr>
          <w:ins w:author="Author" w:id="1988"/>
        </w:rPr>
      </w:pPr>
    </w:p>
    <w:p xmlns:wp14="http://schemas.microsoft.com/office/word/2010/wordml" w:rsidR="00437B6A" w:rsidDel="00437B6A" w:rsidP="00437B6A" w:rsidRDefault="00437B6A" w14:paraId="6063D4DC" wp14:textId="77777777">
      <w:pPr>
        <w:rPr>
          <w:del w:author="Author" w:id="1989"/>
        </w:rPr>
        <w:sectPr w:rsidDel="00437B6A" w:rsidR="00437B6A" w:rsidSect="00BD39E6">
          <w:headerReference w:type="default" r:id="rId37"/>
          <w:footerReference w:type="default" r:id="rId38"/>
          <w:pgSz w:w="15840" w:h="12240" w:orient="landscape" w:code="1"/>
          <w:pgMar w:top="1440" w:right="720" w:bottom="1440" w:left="720" w:header="720" w:footer="720" w:gutter="0"/>
          <w:pgNumType w:chapStyle="1"/>
          <w:cols w:space="720"/>
        </w:sectPr>
      </w:pPr>
    </w:p>
    <w:p xmlns:wp14="http://schemas.microsoft.com/office/word/2010/wordml" w:rsidRPr="00A8498E" w:rsidR="004074F0" w:rsidP="00437B6A" w:rsidRDefault="004074F0" w14:paraId="57C464E7" wp14:textId="77777777">
      <w:pPr>
        <w:rPr>
          <w:color w:val="000000"/>
          <w:szCs w:val="20"/>
        </w:rPr>
      </w:pPr>
      <w:r w:rsidRPr="00A8498E">
        <w:rPr>
          <w:color w:val="000000"/>
          <w:szCs w:val="20"/>
        </w:rPr>
        <w:t>Use Case UC-OPR-SRA-0</w:t>
      </w:r>
      <w:bookmarkStart w:name="_Toc292378365" w:id="1990"/>
      <w:r w:rsidRPr="00A8498E">
        <w:rPr>
          <w:color w:val="000000"/>
          <w:szCs w:val="20"/>
        </w:rPr>
        <w:t>05.2 – Service Auth Response x12 278 Outbound</w:t>
      </w:r>
      <w:bookmarkEnd w:id="1990"/>
    </w:p>
    <w:p xmlns:wp14="http://schemas.microsoft.com/office/word/2010/wordml" w:rsidRPr="00207343" w:rsidR="004074F0" w:rsidP="004074F0" w:rsidRDefault="004074F0" w14:paraId="3BC290E7" wp14:textId="77777777">
      <w:pPr>
        <w:rPr>
          <w:rFonts w:cs="Arial"/>
          <w:color w:val="000000"/>
          <w:szCs w:val="20"/>
        </w:rPr>
      </w:pPr>
    </w:p>
    <w:p xmlns:wp14="http://schemas.microsoft.com/office/word/2010/wordml" w:rsidRPr="00207343" w:rsidR="004074F0" w:rsidP="004074F0" w:rsidRDefault="004074F0" w14:paraId="76CAFD79" wp14:textId="77777777">
      <w:pPr>
        <w:rPr>
          <w:rStyle w:val="BoldACSSC"/>
          <w:rFonts w:cs="Arial"/>
          <w:b w:val="0"/>
          <w:i/>
          <w:color w:val="000000"/>
          <w:szCs w:val="20"/>
        </w:rPr>
      </w:pPr>
      <w:r w:rsidRPr="00207343">
        <w:rPr>
          <w:rStyle w:val="BoldACSSC"/>
          <w:rFonts w:cs="Arial"/>
          <w:b w:val="0"/>
          <w:i/>
          <w:color w:val="000000"/>
          <w:szCs w:val="20"/>
        </w:rPr>
        <w:t>Name</w:t>
      </w:r>
    </w:p>
    <w:p xmlns:wp14="http://schemas.microsoft.com/office/word/2010/wordml" w:rsidRPr="00A8498E" w:rsidR="004074F0" w:rsidP="004074F0" w:rsidRDefault="004074F0" w14:paraId="4D09CD74" wp14:textId="77777777">
      <w:pPr>
        <w:rPr>
          <w:rStyle w:val="BoldACSSC"/>
          <w:rFonts w:cs="Arial"/>
          <w:color w:val="000000"/>
          <w:szCs w:val="20"/>
        </w:rPr>
      </w:pPr>
      <w:r w:rsidRPr="00A8498E">
        <w:rPr>
          <w:rFonts w:cs="Arial"/>
          <w:color w:val="000000"/>
          <w:szCs w:val="20"/>
        </w:rPr>
        <w:t>Service Auth Response X12 278 Outbound</w:t>
      </w:r>
    </w:p>
    <w:p xmlns:wp14="http://schemas.microsoft.com/office/word/2010/wordml" w:rsidRPr="00A8498E" w:rsidR="004074F0" w:rsidP="004074F0" w:rsidRDefault="004074F0" w14:paraId="07F330D1" wp14:textId="77777777">
      <w:pPr>
        <w:rPr>
          <w:rStyle w:val="BoldACSSC"/>
          <w:rFonts w:cs="Arial"/>
          <w:color w:val="000000"/>
          <w:szCs w:val="20"/>
        </w:rPr>
      </w:pPr>
    </w:p>
    <w:p xmlns:wp14="http://schemas.microsoft.com/office/word/2010/wordml" w:rsidRPr="00207343" w:rsidR="004074F0" w:rsidP="004074F0" w:rsidRDefault="004074F0" w14:paraId="5F31422F" wp14:textId="77777777">
      <w:pPr>
        <w:rPr>
          <w:rStyle w:val="BoldACSSC"/>
          <w:rFonts w:cs="Arial"/>
          <w:b w:val="0"/>
          <w:i/>
          <w:color w:val="000000"/>
          <w:szCs w:val="20"/>
        </w:rPr>
      </w:pPr>
      <w:r w:rsidRPr="00207343">
        <w:rPr>
          <w:rStyle w:val="BoldACSSC"/>
          <w:rFonts w:cs="Arial"/>
          <w:b w:val="0"/>
          <w:i/>
          <w:color w:val="000000"/>
          <w:szCs w:val="20"/>
        </w:rPr>
        <w:t>ID</w:t>
      </w:r>
    </w:p>
    <w:p xmlns:wp14="http://schemas.microsoft.com/office/word/2010/wordml" w:rsidRPr="00A8498E" w:rsidR="004074F0" w:rsidP="004074F0" w:rsidRDefault="004074F0" w14:paraId="22E5475E" wp14:textId="77777777">
      <w:pPr>
        <w:rPr>
          <w:rStyle w:val="BoldACSSC"/>
          <w:rFonts w:cs="Arial"/>
          <w:color w:val="000000"/>
          <w:szCs w:val="20"/>
        </w:rPr>
      </w:pPr>
      <w:r w:rsidRPr="00A8498E">
        <w:rPr>
          <w:rFonts w:cs="Arial"/>
          <w:color w:val="000000"/>
          <w:szCs w:val="20"/>
        </w:rPr>
        <w:t>UC-OPR-SRA-005.2</w:t>
      </w:r>
    </w:p>
    <w:p xmlns:wp14="http://schemas.microsoft.com/office/word/2010/wordml" w:rsidRPr="00A8498E" w:rsidR="004074F0" w:rsidP="004074F0" w:rsidRDefault="004074F0" w14:paraId="4A148D3F" wp14:textId="77777777">
      <w:pPr>
        <w:rPr>
          <w:rStyle w:val="BoldACSSC"/>
          <w:rFonts w:cs="Arial"/>
          <w:color w:val="000000"/>
          <w:szCs w:val="20"/>
        </w:rPr>
      </w:pPr>
    </w:p>
    <w:p xmlns:wp14="http://schemas.microsoft.com/office/word/2010/wordml" w:rsidRPr="00207343" w:rsidR="004074F0" w:rsidP="004074F0" w:rsidRDefault="004074F0" w14:paraId="02F99ED9" wp14:textId="77777777">
      <w:pPr>
        <w:rPr>
          <w:rStyle w:val="BoldACSSC"/>
          <w:rFonts w:cs="Arial"/>
          <w:b w:val="0"/>
          <w:i/>
          <w:color w:val="000000"/>
          <w:szCs w:val="20"/>
        </w:rPr>
      </w:pPr>
      <w:r w:rsidRPr="00207343">
        <w:rPr>
          <w:rStyle w:val="BoldACSSC"/>
          <w:rFonts w:cs="Arial"/>
          <w:b w:val="0"/>
          <w:i/>
          <w:color w:val="000000"/>
          <w:szCs w:val="20"/>
        </w:rPr>
        <w:t>Description</w:t>
      </w:r>
    </w:p>
    <w:p xmlns:wp14="http://schemas.microsoft.com/office/word/2010/wordml" w:rsidRPr="00A8498E" w:rsidR="004074F0" w:rsidP="004074F0" w:rsidRDefault="004074F0" w14:paraId="4BAE2592" wp14:textId="77777777">
      <w:pPr>
        <w:rPr>
          <w:rStyle w:val="InformationTextACSBOK"/>
          <w:rFonts w:cs="Arial"/>
          <w:color w:val="000000"/>
          <w:szCs w:val="20"/>
        </w:rPr>
      </w:pPr>
      <w:r w:rsidRPr="00A8498E">
        <w:rPr>
          <w:rStyle w:val="InformationTextACSBOK"/>
          <w:rFonts w:cs="Arial"/>
          <w:color w:val="000000"/>
          <w:szCs w:val="20"/>
        </w:rPr>
        <w:t xml:space="preserve">Service Authorizations are submitted for determination of medical and dental necessity for Members enrolled in the NH Medicaid program.  The authorizations submitted by providers via the HIPAA 278 x12 Request Transactions will have responses returned via the HIPAA 278 x12 Response Transaction.  </w:t>
      </w:r>
    </w:p>
    <w:p xmlns:wp14="http://schemas.microsoft.com/office/word/2010/wordml" w:rsidRPr="00A8498E" w:rsidR="004074F0" w:rsidP="004074F0" w:rsidRDefault="004074F0" w14:paraId="24CE67FC" wp14:textId="77777777">
      <w:pPr>
        <w:rPr>
          <w:rStyle w:val="InformationTextACSBOK"/>
          <w:rFonts w:cs="Arial"/>
          <w:color w:val="000000"/>
          <w:szCs w:val="20"/>
        </w:rPr>
      </w:pPr>
      <w:r w:rsidRPr="00A8498E">
        <w:rPr>
          <w:rStyle w:val="InformationTextACSBOK"/>
          <w:rFonts w:cs="Arial"/>
          <w:color w:val="000000"/>
          <w:szCs w:val="20"/>
        </w:rPr>
        <w:t xml:space="preserve">EDI is the message switcher that receives and sends the physical x12 Transactions.  This use case describes the process of responding to an x12/278 request for Service Authorization.  </w:t>
      </w:r>
    </w:p>
    <w:p xmlns:wp14="http://schemas.microsoft.com/office/word/2010/wordml" w:rsidRPr="00A8498E" w:rsidR="004074F0" w:rsidP="004074F0" w:rsidRDefault="004074F0" w14:paraId="34F8A762" wp14:textId="77777777">
      <w:pPr>
        <w:rPr>
          <w:rStyle w:val="InformationTextACSBOK"/>
          <w:rFonts w:cs="Arial"/>
          <w:color w:val="000000"/>
          <w:szCs w:val="20"/>
        </w:rPr>
      </w:pPr>
      <w:r w:rsidRPr="00A8498E">
        <w:rPr>
          <w:rStyle w:val="InformationTextACSBOK"/>
          <w:rFonts w:cs="Arial"/>
          <w:color w:val="000000"/>
          <w:szCs w:val="20"/>
        </w:rPr>
        <w:t>The SA Trigger Table is populated by the SA Adjudicator during processing of 278 Transactions.  This program removes those entries after processing each row.</w:t>
      </w:r>
    </w:p>
    <w:p xmlns:wp14="http://schemas.microsoft.com/office/word/2010/wordml" w:rsidRPr="00207343" w:rsidR="004074F0" w:rsidP="004074F0" w:rsidRDefault="004074F0" w14:paraId="518F97D3" wp14:textId="77777777">
      <w:pPr>
        <w:rPr>
          <w:rStyle w:val="BoldACSSC"/>
          <w:rFonts w:cs="Arial"/>
          <w:b w:val="0"/>
          <w:color w:val="000000"/>
          <w:szCs w:val="20"/>
        </w:rPr>
      </w:pPr>
    </w:p>
    <w:p xmlns:wp14="http://schemas.microsoft.com/office/word/2010/wordml" w:rsidRPr="00207343" w:rsidR="004074F0" w:rsidP="004074F0" w:rsidRDefault="004074F0" w14:paraId="564C2B17" wp14:textId="77777777">
      <w:pPr>
        <w:rPr>
          <w:rStyle w:val="BoldACSSC"/>
          <w:rFonts w:cs="Arial"/>
          <w:b w:val="0"/>
          <w:i/>
          <w:color w:val="000000"/>
          <w:szCs w:val="20"/>
        </w:rPr>
      </w:pPr>
      <w:r w:rsidRPr="00207343">
        <w:rPr>
          <w:rStyle w:val="BoldACSSC"/>
          <w:rFonts w:cs="Arial"/>
          <w:b w:val="0"/>
          <w:i/>
          <w:color w:val="000000"/>
          <w:szCs w:val="20"/>
        </w:rPr>
        <w:t>Actors</w:t>
      </w:r>
    </w:p>
    <w:p xmlns:wp14="http://schemas.microsoft.com/office/word/2010/wordml" w:rsidRPr="00A8498E" w:rsidR="004074F0" w:rsidP="004074F0" w:rsidRDefault="004074F0" w14:paraId="350BE639" wp14:textId="77777777">
      <w:pPr>
        <w:rPr>
          <w:rFonts w:cs="Arial"/>
          <w:color w:val="000000"/>
          <w:szCs w:val="20"/>
        </w:rPr>
      </w:pPr>
      <w:r w:rsidRPr="00A8498E">
        <w:rPr>
          <w:rFonts w:cs="Arial"/>
          <w:color w:val="000000"/>
          <w:szCs w:val="20"/>
        </w:rPr>
        <w:t>System</w:t>
      </w:r>
    </w:p>
    <w:p xmlns:wp14="http://schemas.microsoft.com/office/word/2010/wordml" w:rsidRPr="00207343" w:rsidR="004074F0" w:rsidP="004074F0" w:rsidRDefault="004074F0" w14:paraId="6497CF4B" wp14:textId="77777777">
      <w:pPr>
        <w:rPr>
          <w:rStyle w:val="BoldACSSC"/>
          <w:rFonts w:cs="Arial"/>
          <w:b w:val="0"/>
          <w:color w:val="000000"/>
          <w:szCs w:val="20"/>
        </w:rPr>
      </w:pPr>
    </w:p>
    <w:p xmlns:wp14="http://schemas.microsoft.com/office/word/2010/wordml" w:rsidRPr="00207343" w:rsidR="004074F0" w:rsidP="004074F0" w:rsidRDefault="004074F0" w14:paraId="0E314D51" wp14:textId="77777777">
      <w:pPr>
        <w:rPr>
          <w:rStyle w:val="BoldACSSC"/>
          <w:rFonts w:cs="Arial"/>
          <w:b w:val="0"/>
          <w:i/>
          <w:color w:val="000000"/>
          <w:szCs w:val="20"/>
        </w:rPr>
      </w:pPr>
      <w:r w:rsidRPr="00207343">
        <w:rPr>
          <w:rStyle w:val="BoldACSSC"/>
          <w:rFonts w:cs="Arial"/>
          <w:b w:val="0"/>
          <w:i/>
          <w:color w:val="000000"/>
          <w:szCs w:val="20"/>
        </w:rPr>
        <w:t>Preconditions</w:t>
      </w:r>
    </w:p>
    <w:p xmlns:wp14="http://schemas.microsoft.com/office/word/2010/wordml" w:rsidRPr="00A8498E" w:rsidR="004074F0" w:rsidP="004074F0" w:rsidRDefault="004074F0" w14:paraId="0A0EF80B" wp14:textId="77777777">
      <w:pPr>
        <w:rPr>
          <w:rFonts w:cs="Arial"/>
          <w:color w:val="000000"/>
          <w:szCs w:val="20"/>
        </w:rPr>
      </w:pPr>
      <w:r w:rsidRPr="00A8498E">
        <w:rPr>
          <w:rFonts w:cs="Arial"/>
          <w:color w:val="000000"/>
          <w:szCs w:val="20"/>
        </w:rPr>
        <w:t xml:space="preserve">The SA 278 Response Batch Process is scheduled to run.  </w:t>
      </w:r>
    </w:p>
    <w:p xmlns:wp14="http://schemas.microsoft.com/office/word/2010/wordml" w:rsidRPr="00207343" w:rsidR="004074F0" w:rsidP="004074F0" w:rsidRDefault="004074F0" w14:paraId="540C7B4E" wp14:textId="77777777">
      <w:pPr>
        <w:rPr>
          <w:rStyle w:val="BoldACSSC"/>
          <w:rFonts w:cs="Arial"/>
          <w:b w:val="0"/>
          <w:color w:val="000000"/>
          <w:szCs w:val="20"/>
        </w:rPr>
      </w:pPr>
    </w:p>
    <w:p xmlns:wp14="http://schemas.microsoft.com/office/word/2010/wordml" w:rsidRPr="00207343" w:rsidR="004074F0" w:rsidP="004074F0" w:rsidRDefault="004074F0" w14:paraId="595F546E" wp14:textId="77777777">
      <w:pPr>
        <w:rPr>
          <w:rStyle w:val="BoldACSSC"/>
          <w:rFonts w:cs="Arial"/>
          <w:b w:val="0"/>
          <w:i/>
          <w:color w:val="000000"/>
          <w:szCs w:val="20"/>
        </w:rPr>
      </w:pPr>
      <w:r w:rsidRPr="00207343">
        <w:rPr>
          <w:rStyle w:val="BoldACSSC"/>
          <w:rFonts w:cs="Arial"/>
          <w:b w:val="0"/>
          <w:i/>
          <w:color w:val="000000"/>
          <w:szCs w:val="20"/>
        </w:rPr>
        <w:t>Trigger</w:t>
      </w:r>
    </w:p>
    <w:p xmlns:wp14="http://schemas.microsoft.com/office/word/2010/wordml" w:rsidRPr="00A8498E" w:rsidR="004074F0" w:rsidP="004074F0" w:rsidRDefault="004074F0" w14:paraId="307CB530" wp14:textId="77777777">
      <w:pPr>
        <w:rPr>
          <w:rFonts w:cs="Arial"/>
          <w:color w:val="000000"/>
          <w:szCs w:val="20"/>
        </w:rPr>
      </w:pPr>
      <w:r w:rsidRPr="00A8498E">
        <w:rPr>
          <w:rFonts w:cs="Arial"/>
          <w:color w:val="000000"/>
          <w:szCs w:val="20"/>
        </w:rPr>
        <w:t>The system initiates the scheduled batch process to generate HIPAA 5010 X12 278 Responses.</w:t>
      </w:r>
    </w:p>
    <w:p xmlns:wp14="http://schemas.microsoft.com/office/word/2010/wordml" w:rsidRPr="00A8498E" w:rsidR="004074F0" w:rsidP="004074F0" w:rsidRDefault="004074F0" w14:paraId="4983932B" wp14:textId="77777777">
      <w:pPr>
        <w:rPr>
          <w:rStyle w:val="BoldACSSC"/>
          <w:rFonts w:cs="Arial"/>
          <w:color w:val="000000"/>
          <w:szCs w:val="20"/>
        </w:rPr>
      </w:pPr>
    </w:p>
    <w:p xmlns:wp14="http://schemas.microsoft.com/office/word/2010/wordml" w:rsidRPr="00207343" w:rsidR="004074F0" w:rsidP="004074F0" w:rsidRDefault="004074F0" w14:paraId="423C00CB" wp14:textId="77777777">
      <w:pPr>
        <w:rPr>
          <w:rStyle w:val="BoldACSSC"/>
          <w:rFonts w:cs="Arial"/>
          <w:b w:val="0"/>
          <w:i/>
          <w:color w:val="000000"/>
          <w:szCs w:val="20"/>
        </w:rPr>
      </w:pPr>
      <w:r w:rsidRPr="00207343">
        <w:rPr>
          <w:rStyle w:val="BoldACSSC"/>
          <w:rFonts w:cs="Arial"/>
          <w:b w:val="0"/>
          <w:i/>
          <w:color w:val="000000"/>
          <w:szCs w:val="20"/>
        </w:rPr>
        <w:t>Post Condition</w:t>
      </w:r>
    </w:p>
    <w:p xmlns:wp14="http://schemas.microsoft.com/office/word/2010/wordml" w:rsidRPr="00A8498E" w:rsidR="004074F0" w:rsidP="004074F0" w:rsidRDefault="004074F0" w14:paraId="643D420D" wp14:textId="77777777">
      <w:pPr>
        <w:rPr>
          <w:rStyle w:val="InformationTextACSBOK"/>
          <w:rFonts w:cs="Arial"/>
          <w:color w:val="000000"/>
          <w:szCs w:val="20"/>
        </w:rPr>
      </w:pPr>
      <w:r w:rsidRPr="00A8498E">
        <w:rPr>
          <w:rStyle w:val="InformationTextACSBOK"/>
          <w:rFonts w:cs="Arial"/>
          <w:color w:val="000000"/>
          <w:szCs w:val="20"/>
        </w:rPr>
        <w:t>All authorizations that require a 278 Response have been successfully delivered to EDI for X12 278 Response transmission.</w:t>
      </w:r>
    </w:p>
    <w:p xmlns:wp14="http://schemas.microsoft.com/office/word/2010/wordml" w:rsidRPr="00A8498E" w:rsidR="004074F0" w:rsidP="004074F0" w:rsidRDefault="004074F0" w14:paraId="45133402" wp14:textId="77777777">
      <w:pPr>
        <w:rPr>
          <w:rStyle w:val="BoldACSSC"/>
          <w:rFonts w:cs="Arial"/>
          <w:color w:val="000000"/>
          <w:szCs w:val="20"/>
        </w:rPr>
      </w:pPr>
    </w:p>
    <w:p xmlns:wp14="http://schemas.microsoft.com/office/word/2010/wordml" w:rsidRPr="00207343" w:rsidR="004074F0" w:rsidP="004074F0" w:rsidRDefault="004074F0" w14:paraId="5B0F53E5" wp14:textId="77777777">
      <w:pPr>
        <w:rPr>
          <w:rStyle w:val="BoldACSSC"/>
          <w:rFonts w:cs="Arial"/>
          <w:b w:val="0"/>
          <w:i/>
          <w:color w:val="000000"/>
          <w:szCs w:val="20"/>
        </w:rPr>
      </w:pPr>
      <w:r w:rsidRPr="00A8498E">
        <w:rPr>
          <w:rStyle w:val="BoldACSSC"/>
          <w:rFonts w:cs="Arial"/>
          <w:i/>
          <w:color w:val="000000"/>
          <w:szCs w:val="20"/>
        </w:rPr>
        <w:br w:type="page"/>
      </w:r>
      <w:r w:rsidRPr="00207343">
        <w:rPr>
          <w:rStyle w:val="BoldACSSC"/>
          <w:rFonts w:cs="Arial"/>
          <w:b w:val="0"/>
          <w:i/>
          <w:color w:val="000000"/>
          <w:szCs w:val="20"/>
        </w:rPr>
        <w:t>Basic Flow of Events</w:t>
      </w: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left w:w="115" w:type="dxa"/>
          <w:right w:w="115" w:type="dxa"/>
        </w:tblCellMar>
        <w:tblLook w:val="0000" w:firstRow="0" w:lastRow="0" w:firstColumn="0" w:lastColumn="0" w:noHBand="0" w:noVBand="0"/>
      </w:tblPr>
      <w:tblGrid>
        <w:gridCol w:w="684"/>
        <w:gridCol w:w="1478"/>
        <w:gridCol w:w="1762"/>
        <w:gridCol w:w="1985"/>
        <w:gridCol w:w="4875"/>
      </w:tblGrid>
      <w:tr xmlns:wp14="http://schemas.microsoft.com/office/word/2010/wordml" w:rsidRPr="00A8498E" w:rsidR="004074F0" w:rsidTr="00467214" w14:paraId="7BD46ABF" wp14:textId="77777777">
        <w:trPr>
          <w:cantSplit/>
          <w:tblHeader/>
        </w:trPr>
        <w:tc>
          <w:tcPr>
            <w:tcW w:w="0" w:type="auto"/>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7383258F" wp14:textId="77777777">
            <w:pPr>
              <w:pStyle w:val="TableHeadingACSSC"/>
              <w:widowControl w:val="0"/>
              <w:tabs>
                <w:tab w:val="left" w:pos="4500"/>
              </w:tabs>
              <w:rPr>
                <w:rFonts w:cs="Arial"/>
                <w:szCs w:val="20"/>
              </w:rPr>
            </w:pPr>
            <w:r w:rsidRPr="00A8498E">
              <w:rPr>
                <w:rFonts w:cs="Arial"/>
                <w:szCs w:val="20"/>
              </w:rPr>
              <w:t>Step #</w:t>
            </w:r>
          </w:p>
        </w:tc>
        <w:tc>
          <w:tcPr>
            <w:tcW w:w="0" w:type="auto"/>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4B23C4D0" wp14:textId="77777777">
            <w:pPr>
              <w:pStyle w:val="TableHeadingACSSC"/>
              <w:widowControl w:val="0"/>
              <w:tabs>
                <w:tab w:val="left" w:pos="4500"/>
              </w:tabs>
              <w:rPr>
                <w:rFonts w:cs="Arial"/>
                <w:szCs w:val="20"/>
              </w:rPr>
            </w:pPr>
            <w:r w:rsidRPr="00A8498E">
              <w:rPr>
                <w:rFonts w:cs="Arial"/>
                <w:szCs w:val="20"/>
              </w:rPr>
              <w:t xml:space="preserve">Actor Action </w:t>
            </w:r>
          </w:p>
        </w:tc>
        <w:tc>
          <w:tcPr>
            <w:tcW w:w="0" w:type="auto"/>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2E395DB6" wp14:textId="77777777">
            <w:pPr>
              <w:pStyle w:val="TableHeadingACSSC"/>
              <w:widowControl w:val="0"/>
              <w:tabs>
                <w:tab w:val="left" w:pos="4500"/>
              </w:tabs>
              <w:rPr>
                <w:rFonts w:cs="Arial"/>
                <w:szCs w:val="20"/>
              </w:rPr>
            </w:pPr>
            <w:r w:rsidRPr="00A8498E">
              <w:rPr>
                <w:rFonts w:cs="Arial"/>
                <w:szCs w:val="20"/>
              </w:rPr>
              <w:t>System Response</w:t>
            </w:r>
          </w:p>
        </w:tc>
        <w:tc>
          <w:tcPr>
            <w:tcW w:w="0" w:type="auto"/>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13876FBF" wp14:textId="77777777">
            <w:pPr>
              <w:pStyle w:val="TableHeadingACSSC"/>
              <w:widowControl w:val="0"/>
              <w:tabs>
                <w:tab w:val="left" w:pos="4500"/>
              </w:tabs>
              <w:rPr>
                <w:rFonts w:cs="Arial"/>
                <w:szCs w:val="20"/>
              </w:rPr>
            </w:pPr>
            <w:r w:rsidRPr="00A8498E">
              <w:rPr>
                <w:rFonts w:cs="Arial"/>
                <w:szCs w:val="20"/>
              </w:rPr>
              <w:t>Related Artifacts</w:t>
            </w:r>
            <w:r w:rsidRPr="00A8498E">
              <w:rPr>
                <w:rFonts w:cs="Arial"/>
                <w:szCs w:val="20"/>
              </w:rPr>
              <w:br/>
            </w:r>
            <w:r w:rsidRPr="00A8498E">
              <w:rPr>
                <w:rFonts w:cs="Arial"/>
                <w:szCs w:val="20"/>
              </w:rPr>
              <w:t>(list IDs)</w:t>
            </w:r>
          </w:p>
        </w:tc>
        <w:tc>
          <w:tcPr>
            <w:tcW w:w="0" w:type="auto"/>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0AE9E98E" wp14:textId="77777777">
            <w:pPr>
              <w:pStyle w:val="TableHeadingACSSC"/>
              <w:widowControl w:val="0"/>
              <w:tabs>
                <w:tab w:val="left" w:pos="4500"/>
              </w:tabs>
              <w:rPr>
                <w:rFonts w:cs="Arial"/>
                <w:szCs w:val="20"/>
              </w:rPr>
            </w:pPr>
            <w:r w:rsidRPr="00A8498E">
              <w:rPr>
                <w:rFonts w:cs="Arial"/>
                <w:szCs w:val="20"/>
              </w:rPr>
              <w:t>Step Remarks</w:t>
            </w:r>
          </w:p>
        </w:tc>
      </w:tr>
      <w:tr xmlns:wp14="http://schemas.microsoft.com/office/word/2010/wordml" w:rsidRPr="00A8498E" w:rsidR="00B22AB8" w:rsidTr="00467214" w14:paraId="4B568196" wp14:textId="77777777">
        <w:trPr>
          <w:cantSplit/>
        </w:trPr>
        <w:tc>
          <w:tcPr>
            <w:tcW w:w="0" w:type="auto"/>
            <w:tcBorders>
              <w:top w:val="single" w:color="auto" w:sz="6" w:space="0"/>
              <w:left w:val="single" w:color="auto" w:sz="6" w:space="0"/>
              <w:bottom w:val="single" w:color="auto" w:sz="6" w:space="0"/>
              <w:right w:val="single" w:color="auto" w:sz="6" w:space="0"/>
            </w:tcBorders>
          </w:tcPr>
          <w:p w:rsidRPr="00A8498E" w:rsidR="00B22AB8" w:rsidP="00D17338" w:rsidRDefault="00B22AB8" w14:paraId="249FAAB8" wp14:textId="77777777">
            <w:pPr>
              <w:pStyle w:val="TableTextACSSC"/>
              <w:widowControl w:val="0"/>
              <w:tabs>
                <w:tab w:val="left" w:pos="4500"/>
              </w:tabs>
              <w:rPr>
                <w:rFonts w:ascii="Arial" w:hAnsi="Arial" w:cs="Arial"/>
                <w:b/>
                <w:szCs w:val="20"/>
              </w:rPr>
            </w:pPr>
            <w:r w:rsidRPr="00A8498E">
              <w:rPr>
                <w:rFonts w:ascii="Arial" w:hAnsi="Arial" w:cs="Arial"/>
                <w:b/>
                <w:szCs w:val="20"/>
              </w:rPr>
              <w:t>1</w:t>
            </w: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7282B1E7"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System Initiates the SA 278 Response Batch Process</w:t>
            </w:r>
          </w:p>
          <w:p w:rsidRPr="007B666C" w:rsidR="00B22AB8" w:rsidP="00D17338" w:rsidRDefault="00B22AB8" w14:paraId="50F99517" wp14:textId="77777777">
            <w:pPr>
              <w:pStyle w:val="TableTextACSSC"/>
              <w:widowControl w:val="0"/>
              <w:tabs>
                <w:tab w:val="left" w:pos="4500"/>
              </w:tabs>
              <w:rPr>
                <w:rFonts w:ascii="Arial" w:hAnsi="Arial" w:cs="Arial"/>
                <w:sz w:val="18"/>
                <w:szCs w:val="18"/>
              </w:rPr>
            </w:pP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6DCC3628"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 xml:space="preserve">System reads a row in the Trigger Table. </w:t>
            </w:r>
          </w:p>
          <w:p w:rsidRPr="007B666C" w:rsidR="00B22AB8" w:rsidP="00D17338" w:rsidRDefault="00B22AB8" w14:paraId="052A71CC" wp14:textId="77777777">
            <w:pPr>
              <w:pStyle w:val="TableTextACSSC"/>
              <w:widowControl w:val="0"/>
              <w:tabs>
                <w:tab w:val="left" w:pos="4500"/>
              </w:tabs>
              <w:rPr>
                <w:rFonts w:ascii="Arial" w:hAnsi="Arial" w:cs="Arial"/>
                <w:sz w:val="18"/>
                <w:szCs w:val="18"/>
              </w:rPr>
            </w:pPr>
          </w:p>
          <w:p w:rsidRPr="007B666C" w:rsidR="00B22AB8" w:rsidP="00D17338" w:rsidRDefault="00B22AB8" w14:paraId="7FD2CA5B"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Refer to Alternate Flow 1</w:t>
            </w:r>
          </w:p>
          <w:p w:rsidRPr="007B666C" w:rsidR="00B22AB8" w:rsidP="00D17338" w:rsidRDefault="00B22AB8" w14:paraId="2DB8D042" wp14:textId="77777777">
            <w:pPr>
              <w:pStyle w:val="TableTextACSSC"/>
              <w:widowControl w:val="0"/>
              <w:tabs>
                <w:tab w:val="left" w:pos="4500"/>
              </w:tabs>
              <w:rPr>
                <w:rFonts w:ascii="Arial" w:hAnsi="Arial" w:cs="Arial"/>
                <w:sz w:val="18"/>
                <w:szCs w:val="18"/>
              </w:rPr>
            </w:pPr>
          </w:p>
          <w:p w:rsidRPr="007B666C" w:rsidR="00B22AB8" w:rsidP="00D17338" w:rsidRDefault="00B22AB8" w14:paraId="3F7CF560"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Refer to Alternate Flow 2</w:t>
            </w: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7F211E5A"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 xml:space="preserve">SRA2001.2379.01  </w:t>
            </w: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031DC6BD" wp14:textId="77777777">
            <w:pPr>
              <w:pStyle w:val="TableTextACSSC"/>
              <w:widowControl w:val="0"/>
              <w:tabs>
                <w:tab w:val="left" w:pos="4500"/>
              </w:tabs>
              <w:rPr>
                <w:rFonts w:ascii="Arial" w:hAnsi="Arial" w:cs="Arial"/>
                <w:sz w:val="18"/>
                <w:szCs w:val="18"/>
              </w:rPr>
            </w:pPr>
            <w:r w:rsidRPr="007B666C">
              <w:rPr>
                <w:rFonts w:ascii="Arial" w:hAnsi="Arial" w:cs="Arial"/>
                <w:color w:val="auto"/>
                <w:sz w:val="18"/>
                <w:szCs w:val="18"/>
              </w:rPr>
              <w:t>Processing only Triggers with Type = "278"</w:t>
            </w:r>
          </w:p>
        </w:tc>
      </w:tr>
      <w:tr xmlns:wp14="http://schemas.microsoft.com/office/word/2010/wordml" w:rsidRPr="00A8498E" w:rsidR="00B22AB8" w:rsidTr="00467214" w14:paraId="041C22C6" wp14:textId="77777777">
        <w:trPr>
          <w:cantSplit/>
        </w:trPr>
        <w:tc>
          <w:tcPr>
            <w:tcW w:w="0" w:type="auto"/>
            <w:tcBorders>
              <w:top w:val="single" w:color="auto" w:sz="6" w:space="0"/>
              <w:left w:val="single" w:color="auto" w:sz="6" w:space="0"/>
              <w:bottom w:val="single" w:color="auto" w:sz="6" w:space="0"/>
              <w:right w:val="single" w:color="auto" w:sz="6" w:space="0"/>
            </w:tcBorders>
          </w:tcPr>
          <w:p w:rsidRPr="00A8498E" w:rsidR="00B22AB8" w:rsidP="00D17338" w:rsidRDefault="00B22AB8" w14:paraId="7144751B" wp14:textId="77777777">
            <w:pPr>
              <w:pStyle w:val="TableTextACSSC"/>
              <w:widowControl w:val="0"/>
              <w:tabs>
                <w:tab w:val="left" w:pos="4500"/>
              </w:tabs>
              <w:rPr>
                <w:rFonts w:ascii="Arial" w:hAnsi="Arial" w:cs="Arial"/>
                <w:b/>
                <w:vanish/>
                <w:szCs w:val="20"/>
              </w:rPr>
            </w:pPr>
            <w:r w:rsidRPr="00A8498E">
              <w:rPr>
                <w:rFonts w:ascii="Arial" w:hAnsi="Arial" w:cs="Arial"/>
                <w:b/>
                <w:szCs w:val="20"/>
              </w:rPr>
              <w:t>2</w:t>
            </w: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55A19DF9" wp14:textId="77777777">
            <w:pPr>
              <w:pStyle w:val="TableTextACSSC"/>
              <w:widowControl w:val="0"/>
              <w:tabs>
                <w:tab w:val="left" w:pos="4500"/>
              </w:tabs>
              <w:rPr>
                <w:rFonts w:ascii="Arial" w:hAnsi="Arial" w:cs="Arial"/>
                <w:sz w:val="18"/>
                <w:szCs w:val="18"/>
              </w:rPr>
            </w:pP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11AE8710"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System reads the Service Authorization record details</w:t>
            </w: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3E10F9C7" wp14:textId="77777777">
            <w:pPr>
              <w:pStyle w:val="TableTextACSSC"/>
              <w:widowControl w:val="0"/>
              <w:tabs>
                <w:tab w:val="left" w:pos="4500"/>
              </w:tabs>
              <w:rPr>
                <w:rFonts w:ascii="Arial" w:hAnsi="Arial" w:cs="Arial"/>
                <w:sz w:val="18"/>
                <w:szCs w:val="18"/>
              </w:rPr>
            </w:pP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2BE2BC7B" wp14:textId="77777777">
            <w:pPr>
              <w:pStyle w:val="TableTextACSSC"/>
              <w:widowControl w:val="0"/>
              <w:tabs>
                <w:tab w:val="left" w:pos="4500"/>
              </w:tabs>
              <w:rPr>
                <w:rFonts w:ascii="Arial" w:hAnsi="Arial" w:cs="Arial"/>
                <w:sz w:val="18"/>
                <w:szCs w:val="18"/>
              </w:rPr>
            </w:pPr>
          </w:p>
        </w:tc>
      </w:tr>
      <w:tr xmlns:wp14="http://schemas.microsoft.com/office/word/2010/wordml" w:rsidRPr="00A8498E" w:rsidR="00B22AB8" w:rsidTr="00467214" w14:paraId="2FE19A33" wp14:textId="77777777">
        <w:trPr>
          <w:cantSplit/>
        </w:trPr>
        <w:tc>
          <w:tcPr>
            <w:tcW w:w="0" w:type="auto"/>
            <w:tcBorders>
              <w:top w:val="single" w:color="auto" w:sz="6" w:space="0"/>
              <w:left w:val="single" w:color="auto" w:sz="6" w:space="0"/>
              <w:bottom w:val="single" w:color="auto" w:sz="6" w:space="0"/>
              <w:right w:val="single" w:color="auto" w:sz="6" w:space="0"/>
            </w:tcBorders>
          </w:tcPr>
          <w:p w:rsidRPr="00A8498E" w:rsidR="00B22AB8" w:rsidP="00D17338" w:rsidRDefault="00B22AB8" w14:paraId="0B778152" wp14:textId="77777777">
            <w:pPr>
              <w:pStyle w:val="TableTextACSSC"/>
              <w:widowControl w:val="0"/>
              <w:tabs>
                <w:tab w:val="left" w:pos="4500"/>
              </w:tabs>
              <w:rPr>
                <w:rFonts w:ascii="Arial" w:hAnsi="Arial" w:cs="Arial"/>
                <w:b/>
                <w:vanish/>
                <w:szCs w:val="20"/>
              </w:rPr>
            </w:pPr>
            <w:r w:rsidRPr="00A8498E">
              <w:rPr>
                <w:rFonts w:ascii="Arial" w:hAnsi="Arial" w:cs="Arial"/>
                <w:b/>
                <w:szCs w:val="20"/>
              </w:rPr>
              <w:t>3</w:t>
            </w: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02D0C908" wp14:textId="77777777">
            <w:pPr>
              <w:pStyle w:val="TableTextACSSC"/>
              <w:widowControl w:val="0"/>
              <w:tabs>
                <w:tab w:val="left" w:pos="4500"/>
              </w:tabs>
              <w:rPr>
                <w:rFonts w:ascii="Arial" w:hAnsi="Arial" w:cs="Arial"/>
                <w:sz w:val="18"/>
                <w:szCs w:val="18"/>
              </w:rPr>
            </w:pP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1122ECB9"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System determines that the 278 Response is pertinent</w:t>
            </w:r>
          </w:p>
          <w:p w:rsidRPr="007B666C" w:rsidR="00B22AB8" w:rsidP="00D17338" w:rsidRDefault="00B22AB8" w14:paraId="0AE5A578" wp14:textId="77777777">
            <w:pPr>
              <w:pStyle w:val="TableTextACSSC"/>
              <w:widowControl w:val="0"/>
              <w:tabs>
                <w:tab w:val="left" w:pos="4500"/>
              </w:tabs>
              <w:rPr>
                <w:rFonts w:ascii="Arial" w:hAnsi="Arial" w:cs="Arial"/>
                <w:sz w:val="18"/>
                <w:szCs w:val="18"/>
              </w:rPr>
            </w:pPr>
          </w:p>
          <w:p w:rsidRPr="007B666C" w:rsidR="00B22AB8" w:rsidP="00D17338" w:rsidRDefault="00B22AB8" w14:paraId="4287B603"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Refer to Alternate Flow 3</w:t>
            </w: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7921DEE9"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SRA2001.1970.01</w:t>
            </w:r>
          </w:p>
          <w:p w:rsidRPr="007B666C" w:rsidR="00B22AB8" w:rsidP="00D17338" w:rsidRDefault="00B22AB8" w14:paraId="70270A14"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SRA2001.1018.01</w:t>
            </w:r>
          </w:p>
          <w:p w:rsidRPr="007B666C" w:rsidR="00B22AB8" w:rsidP="00D17338" w:rsidRDefault="00B22AB8" w14:paraId="1B02FFC1"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SRA2001.1934.01</w:t>
            </w:r>
          </w:p>
          <w:p w:rsidRPr="007B666C" w:rsidR="00B22AB8" w:rsidP="00D17338" w:rsidRDefault="00B22AB8" w14:paraId="0F18E885" wp14:textId="77777777">
            <w:pPr>
              <w:pStyle w:val="TableTextACSSC"/>
              <w:widowControl w:val="0"/>
              <w:tabs>
                <w:tab w:val="left" w:pos="4500"/>
              </w:tabs>
              <w:rPr>
                <w:rFonts w:ascii="Arial" w:hAnsi="Arial" w:cs="Arial"/>
                <w:sz w:val="18"/>
                <w:szCs w:val="18"/>
              </w:rPr>
            </w:pP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09565559" wp14:textId="77777777">
            <w:pPr>
              <w:pStyle w:val="TableTextACSSC"/>
              <w:widowControl w:val="0"/>
              <w:tabs>
                <w:tab w:val="left" w:pos="4500"/>
              </w:tabs>
              <w:rPr>
                <w:rFonts w:ascii="Arial" w:hAnsi="Arial" w:cs="Arial"/>
                <w:sz w:val="18"/>
                <w:szCs w:val="18"/>
              </w:rPr>
            </w:pPr>
          </w:p>
        </w:tc>
      </w:tr>
      <w:tr xmlns:wp14="http://schemas.microsoft.com/office/word/2010/wordml" w:rsidRPr="00A8498E" w:rsidR="00B22AB8" w:rsidTr="00467214" w14:paraId="4A8E34B0" wp14:textId="77777777">
        <w:trPr>
          <w:cantSplit/>
        </w:trPr>
        <w:tc>
          <w:tcPr>
            <w:tcW w:w="0" w:type="auto"/>
            <w:tcBorders>
              <w:top w:val="single" w:color="auto" w:sz="6" w:space="0"/>
              <w:left w:val="single" w:color="auto" w:sz="6" w:space="0"/>
              <w:bottom w:val="single" w:color="auto" w:sz="6" w:space="0"/>
              <w:right w:val="single" w:color="auto" w:sz="6" w:space="0"/>
            </w:tcBorders>
          </w:tcPr>
          <w:p w:rsidRPr="00A8498E" w:rsidR="00B22AB8" w:rsidP="00D17338" w:rsidRDefault="00B22AB8" w14:paraId="2598DEE6" wp14:textId="77777777">
            <w:pPr>
              <w:pStyle w:val="TableTextACSSC"/>
              <w:widowControl w:val="0"/>
              <w:tabs>
                <w:tab w:val="left" w:pos="4500"/>
              </w:tabs>
              <w:rPr>
                <w:rFonts w:ascii="Arial" w:hAnsi="Arial" w:cs="Arial"/>
                <w:b/>
                <w:szCs w:val="20"/>
              </w:rPr>
            </w:pPr>
            <w:r w:rsidRPr="00A8498E">
              <w:rPr>
                <w:rFonts w:ascii="Arial" w:hAnsi="Arial" w:cs="Arial"/>
                <w:b/>
                <w:szCs w:val="20"/>
              </w:rPr>
              <w:t>4</w:t>
            </w: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71BD1572" wp14:textId="77777777">
            <w:pPr>
              <w:pStyle w:val="TableTextACSSC"/>
              <w:widowControl w:val="0"/>
              <w:tabs>
                <w:tab w:val="left" w:pos="4500"/>
              </w:tabs>
              <w:rPr>
                <w:rFonts w:ascii="Arial" w:hAnsi="Arial" w:cs="Arial"/>
                <w:sz w:val="18"/>
                <w:szCs w:val="18"/>
              </w:rPr>
            </w:pP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6D31AB3B"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System constructs an EDI XML message for delivery to EDI.</w:t>
            </w:r>
            <w:r w:rsidRPr="007B666C" w:rsidDel="00E37E2F">
              <w:rPr>
                <w:rFonts w:ascii="Arial" w:hAnsi="Arial" w:cs="Arial"/>
                <w:sz w:val="18"/>
                <w:szCs w:val="18"/>
              </w:rPr>
              <w:t xml:space="preserve"> </w:t>
            </w:r>
          </w:p>
          <w:p w:rsidRPr="007B666C" w:rsidR="00B22AB8" w:rsidP="00D17338" w:rsidRDefault="00B22AB8" w14:paraId="46E954FE" wp14:textId="77777777">
            <w:pPr>
              <w:pStyle w:val="TableTextACSSC"/>
              <w:widowControl w:val="0"/>
              <w:tabs>
                <w:tab w:val="left" w:pos="4500"/>
              </w:tabs>
              <w:rPr>
                <w:rFonts w:ascii="Arial" w:hAnsi="Arial" w:cs="Arial"/>
                <w:sz w:val="18"/>
                <w:szCs w:val="18"/>
              </w:rPr>
            </w:pP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2F04AFF6"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5010 SA EDI 278 Response Crosswalk artifact</w:t>
            </w:r>
          </w:p>
          <w:p w:rsidRPr="007B666C" w:rsidR="00685B97" w:rsidP="00D17338" w:rsidRDefault="00685B97" w14:paraId="4EC71FD0" wp14:textId="77777777">
            <w:pPr>
              <w:pStyle w:val="TableTextACSSC"/>
              <w:widowControl w:val="0"/>
              <w:tabs>
                <w:tab w:val="left" w:pos="4500"/>
              </w:tabs>
              <w:rPr>
                <w:rFonts w:ascii="Arial" w:hAnsi="Arial" w:cs="Arial"/>
                <w:sz w:val="18"/>
                <w:szCs w:val="18"/>
              </w:rPr>
            </w:pPr>
          </w:p>
          <w:p w:rsidRPr="007B666C" w:rsidR="00E215A9" w:rsidP="00D17338" w:rsidRDefault="00457BBB" w14:paraId="7CE359FA" wp14:textId="77777777">
            <w:pPr>
              <w:pStyle w:val="TableTextACSSC"/>
              <w:widowControl w:val="0"/>
              <w:tabs>
                <w:tab w:val="left" w:pos="4500"/>
              </w:tabs>
              <w:rPr>
                <w:rFonts w:ascii="Arial" w:hAnsi="Arial" w:cs="Arial"/>
                <w:sz w:val="18"/>
                <w:szCs w:val="18"/>
              </w:rPr>
            </w:pPr>
            <w:r>
              <w:rPr>
                <w:rFonts w:ascii="Arial" w:hAnsi="Arial" w:cs="Arial"/>
                <w:sz w:val="18"/>
                <w:szCs w:val="18"/>
              </w:rPr>
              <w:t>SRA2001.2386.01</w:t>
            </w: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07979ABD" wp14:textId="77777777">
            <w:pPr>
              <w:pStyle w:val="TableTextACSSC"/>
              <w:widowControl w:val="0"/>
              <w:tabs>
                <w:tab w:val="left" w:pos="4500"/>
              </w:tabs>
              <w:rPr>
                <w:rFonts w:ascii="Arial" w:hAnsi="Arial" w:cs="Arial"/>
                <w:sz w:val="18"/>
                <w:szCs w:val="18"/>
              </w:rPr>
            </w:pPr>
          </w:p>
        </w:tc>
      </w:tr>
      <w:tr xmlns:wp14="http://schemas.microsoft.com/office/word/2010/wordml" w:rsidRPr="00A8498E" w:rsidR="00B22AB8" w:rsidTr="00467214" w14:paraId="215B06E0" wp14:textId="77777777">
        <w:trPr>
          <w:cantSplit/>
        </w:trPr>
        <w:tc>
          <w:tcPr>
            <w:tcW w:w="0" w:type="auto"/>
            <w:tcBorders>
              <w:top w:val="single" w:color="auto" w:sz="6" w:space="0"/>
              <w:left w:val="single" w:color="auto" w:sz="6" w:space="0"/>
              <w:bottom w:val="single" w:color="auto" w:sz="6" w:space="0"/>
              <w:right w:val="single" w:color="auto" w:sz="6" w:space="0"/>
            </w:tcBorders>
          </w:tcPr>
          <w:p w:rsidRPr="00A8498E" w:rsidR="00B22AB8" w:rsidP="00D17338" w:rsidRDefault="00B22AB8" w14:paraId="78941E47" wp14:textId="77777777">
            <w:pPr>
              <w:pStyle w:val="TableTextACSSC"/>
              <w:widowControl w:val="0"/>
              <w:tabs>
                <w:tab w:val="left" w:pos="4500"/>
              </w:tabs>
              <w:rPr>
                <w:rFonts w:ascii="Arial" w:hAnsi="Arial" w:cs="Arial"/>
                <w:b/>
                <w:vanish/>
                <w:szCs w:val="20"/>
              </w:rPr>
            </w:pPr>
            <w:r w:rsidRPr="00A8498E">
              <w:rPr>
                <w:rFonts w:ascii="Arial" w:hAnsi="Arial" w:cs="Arial"/>
                <w:b/>
                <w:szCs w:val="20"/>
              </w:rPr>
              <w:t>5</w:t>
            </w: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162581E8" wp14:textId="77777777">
            <w:pPr>
              <w:pStyle w:val="TableTextACSSC"/>
              <w:widowControl w:val="0"/>
              <w:tabs>
                <w:tab w:val="left" w:pos="4500"/>
              </w:tabs>
              <w:rPr>
                <w:rFonts w:ascii="Arial" w:hAnsi="Arial" w:cs="Arial"/>
                <w:sz w:val="18"/>
                <w:szCs w:val="18"/>
              </w:rPr>
            </w:pP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0B779D60"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System records an entry in the EDI Outbound Tracking Table</w:t>
            </w: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64D107BE"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UC-PGM-EDI-OutbTranBal-001.1</w:t>
            </w: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103AB517"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Invoke the use case EDI Outbound Transaction Balancing – UC-PGM-EDI-OutbTranBal-001.1 when 278 XML file is generated as follows. All values above will be passed in the 278 XML:</w:t>
            </w:r>
          </w:p>
          <w:p w:rsidRPr="007B666C" w:rsidR="00B22AB8" w:rsidP="00D17338" w:rsidRDefault="00B22AB8" w14:paraId="030E3717"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a) W_EDI_ID – Unique value passed in XML containing EDI XML Primary Key value</w:t>
            </w:r>
          </w:p>
          <w:p w:rsidRPr="007B666C" w:rsidR="00B22AB8" w:rsidP="00D17338" w:rsidRDefault="00B22AB8" w14:paraId="5FF6E8E4"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b) W_Transaction _type_code – with “278” value</w:t>
            </w:r>
          </w:p>
          <w:p w:rsidRPr="007B666C" w:rsidR="00B22AB8" w:rsidP="00D17338" w:rsidRDefault="00B22AB8" w14:paraId="7DB3948B"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 xml:space="preserve">c) W_EDI_Timestamp – value passed in XML representing time </w:t>
            </w:r>
            <w:r w:rsidRPr="007B666C" w:rsidR="00FB37DB">
              <w:rPr>
                <w:rFonts w:ascii="Arial" w:hAnsi="Arial" w:cs="Arial"/>
                <w:sz w:val="18"/>
                <w:szCs w:val="18"/>
              </w:rPr>
              <w:t>of 278</w:t>
            </w:r>
            <w:r w:rsidRPr="007B666C">
              <w:rPr>
                <w:rFonts w:ascii="Arial" w:hAnsi="Arial" w:cs="Arial"/>
                <w:sz w:val="18"/>
                <w:szCs w:val="18"/>
              </w:rPr>
              <w:t xml:space="preserve"> XML creation</w:t>
            </w:r>
          </w:p>
          <w:p w:rsidRPr="007B666C" w:rsidR="00B22AB8" w:rsidP="00D17338" w:rsidRDefault="00B22AB8" w14:paraId="1ACC536A"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d) W_TPID – Trading Partner ID passed in XML from which the 278 originated.</w:t>
            </w:r>
          </w:p>
          <w:p w:rsidRPr="007B666C" w:rsidR="00B22AB8" w:rsidP="00D17338" w:rsidRDefault="00B22AB8" w14:paraId="4F7ED47E"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e) W_Process_SK – Unique value generated for all entries through Oracle stored procedure created by the SA application</w:t>
            </w:r>
          </w:p>
          <w:p w:rsidRPr="007B666C" w:rsidR="00B22AB8" w:rsidP="00D17338" w:rsidRDefault="00B22AB8" w14:paraId="7F967125"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f) W_application_timestamp to record when the application received the inbound XML file from EDI.</w:t>
            </w:r>
          </w:p>
          <w:p w:rsidRPr="007B666C" w:rsidR="00B22AB8" w:rsidP="00D17338" w:rsidRDefault="00B22AB8" w14:paraId="1F3874DE"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g) W_application_transaction_status_code with “accepted”.  Valid value–W-APPL-TXN-STAT-CD with values Accepted (A) and Rejected (R).</w:t>
            </w:r>
          </w:p>
          <w:p w:rsidRPr="007B666C" w:rsidR="00B22AB8" w:rsidP="00D17338" w:rsidRDefault="00B22AB8" w14:paraId="2E2D0826"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h) W_application_transaction_reject_code with nulls.  Note: the reject codes are owned (maintained) by the application, not EDI.</w:t>
            </w:r>
          </w:p>
          <w:p w:rsidRPr="007B666C" w:rsidR="00B22AB8" w:rsidP="00D17338" w:rsidRDefault="00B22AB8" w14:paraId="003E400B"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 xml:space="preserve">i) W_application_number with the number assigned by the application to uniquely identify the transaction; it will contain the Authorization ID.    </w:t>
            </w:r>
          </w:p>
        </w:tc>
      </w:tr>
      <w:tr xmlns:wp14="http://schemas.microsoft.com/office/word/2010/wordml" w:rsidRPr="00A8498E" w:rsidR="00B22AB8" w:rsidTr="00467214" w14:paraId="248F2CBD" wp14:textId="77777777">
        <w:trPr>
          <w:cantSplit/>
        </w:trPr>
        <w:tc>
          <w:tcPr>
            <w:tcW w:w="0" w:type="auto"/>
            <w:tcBorders>
              <w:top w:val="single" w:color="auto" w:sz="6" w:space="0"/>
              <w:left w:val="single" w:color="auto" w:sz="6" w:space="0"/>
              <w:bottom w:val="single" w:color="auto" w:sz="6" w:space="0"/>
              <w:right w:val="single" w:color="auto" w:sz="6" w:space="0"/>
            </w:tcBorders>
          </w:tcPr>
          <w:p w:rsidRPr="00A8498E" w:rsidR="00B22AB8" w:rsidP="00D17338" w:rsidRDefault="00B22AB8" w14:paraId="29B4EA11" wp14:textId="77777777">
            <w:pPr>
              <w:pStyle w:val="TableTextACSSC"/>
              <w:widowControl w:val="0"/>
              <w:tabs>
                <w:tab w:val="left" w:pos="4500"/>
              </w:tabs>
              <w:rPr>
                <w:rFonts w:ascii="Arial" w:hAnsi="Arial" w:cs="Arial"/>
                <w:b/>
                <w:vanish/>
                <w:szCs w:val="20"/>
              </w:rPr>
            </w:pPr>
            <w:r w:rsidRPr="00A8498E">
              <w:rPr>
                <w:rFonts w:ascii="Arial" w:hAnsi="Arial" w:cs="Arial"/>
                <w:b/>
                <w:szCs w:val="20"/>
              </w:rPr>
              <w:t>6</w:t>
            </w: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3B15BB1D" wp14:textId="77777777">
            <w:pPr>
              <w:pStyle w:val="TableTextACSSC"/>
              <w:widowControl w:val="0"/>
              <w:tabs>
                <w:tab w:val="left" w:pos="4500"/>
              </w:tabs>
              <w:rPr>
                <w:rFonts w:ascii="Arial" w:hAnsi="Arial" w:cs="Arial"/>
                <w:sz w:val="18"/>
                <w:szCs w:val="18"/>
              </w:rPr>
            </w:pP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1DE26EBE"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System removes the row from the Trigger Table</w:t>
            </w: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1E07B7F1" wp14:textId="77777777">
            <w:pPr>
              <w:pStyle w:val="TableTextACSSC"/>
              <w:widowControl w:val="0"/>
              <w:tabs>
                <w:tab w:val="left" w:pos="4500"/>
              </w:tabs>
              <w:rPr>
                <w:rFonts w:ascii="Arial" w:hAnsi="Arial" w:cs="Arial"/>
                <w:sz w:val="18"/>
                <w:szCs w:val="18"/>
              </w:rPr>
            </w:pP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052EB3AC" wp14:textId="77777777">
            <w:pPr>
              <w:pStyle w:val="TableTextACSSC"/>
              <w:widowControl w:val="0"/>
              <w:tabs>
                <w:tab w:val="left" w:pos="4500"/>
              </w:tabs>
              <w:rPr>
                <w:rFonts w:ascii="Arial" w:hAnsi="Arial" w:cs="Arial"/>
                <w:sz w:val="18"/>
                <w:szCs w:val="18"/>
              </w:rPr>
            </w:pPr>
          </w:p>
        </w:tc>
      </w:tr>
      <w:tr xmlns:wp14="http://schemas.microsoft.com/office/word/2010/wordml" w:rsidRPr="00A8498E" w:rsidR="00B22AB8" w:rsidTr="00467214" w14:paraId="4AEFF966" wp14:textId="77777777">
        <w:trPr>
          <w:cantSplit/>
        </w:trPr>
        <w:tc>
          <w:tcPr>
            <w:tcW w:w="0" w:type="auto"/>
            <w:tcBorders>
              <w:top w:val="single" w:color="auto" w:sz="6" w:space="0"/>
              <w:left w:val="single" w:color="auto" w:sz="6" w:space="0"/>
              <w:bottom w:val="single" w:color="auto" w:sz="6" w:space="0"/>
              <w:right w:val="single" w:color="auto" w:sz="6" w:space="0"/>
            </w:tcBorders>
          </w:tcPr>
          <w:p w:rsidRPr="00A8498E" w:rsidR="00B22AB8" w:rsidP="00D17338" w:rsidRDefault="00B22AB8" w14:paraId="75697EEC" wp14:textId="77777777">
            <w:pPr>
              <w:pStyle w:val="TableTextACSSC"/>
              <w:widowControl w:val="0"/>
              <w:tabs>
                <w:tab w:val="left" w:pos="4500"/>
              </w:tabs>
              <w:rPr>
                <w:rFonts w:ascii="Arial" w:hAnsi="Arial" w:cs="Arial"/>
                <w:b/>
                <w:vanish/>
                <w:szCs w:val="20"/>
              </w:rPr>
            </w:pPr>
            <w:r w:rsidRPr="00A8498E">
              <w:rPr>
                <w:rFonts w:ascii="Arial" w:hAnsi="Arial" w:cs="Arial"/>
                <w:b/>
                <w:szCs w:val="20"/>
              </w:rPr>
              <w:t>7</w:t>
            </w: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10DCD615" wp14:textId="77777777">
            <w:pPr>
              <w:pStyle w:val="TableTextACSSC"/>
              <w:widowControl w:val="0"/>
              <w:tabs>
                <w:tab w:val="left" w:pos="4500"/>
              </w:tabs>
              <w:rPr>
                <w:rFonts w:ascii="Arial" w:hAnsi="Arial" w:cs="Arial"/>
                <w:sz w:val="18"/>
                <w:szCs w:val="18"/>
              </w:rPr>
            </w:pP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1036C543"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 xml:space="preserve">Return to Step 1 processing all rows </w:t>
            </w: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034362EB" wp14:textId="77777777">
            <w:pPr>
              <w:pStyle w:val="TableTextACSSC"/>
              <w:widowControl w:val="0"/>
              <w:tabs>
                <w:tab w:val="left" w:pos="4500"/>
              </w:tabs>
              <w:rPr>
                <w:rFonts w:ascii="Arial" w:hAnsi="Arial" w:cs="Arial"/>
                <w:sz w:val="18"/>
                <w:szCs w:val="18"/>
              </w:rPr>
            </w:pP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1F083F38" wp14:textId="77777777">
            <w:pPr>
              <w:pStyle w:val="TableTextACSSC"/>
              <w:widowControl w:val="0"/>
              <w:tabs>
                <w:tab w:val="left" w:pos="4500"/>
              </w:tabs>
              <w:rPr>
                <w:rFonts w:ascii="Arial" w:hAnsi="Arial" w:cs="Arial"/>
                <w:sz w:val="18"/>
                <w:szCs w:val="18"/>
              </w:rPr>
            </w:pPr>
          </w:p>
        </w:tc>
      </w:tr>
      <w:tr xmlns:wp14="http://schemas.microsoft.com/office/word/2010/wordml" w:rsidRPr="00A8498E" w:rsidR="00B22AB8" w:rsidTr="00467214" w14:paraId="54AD87DD" wp14:textId="77777777">
        <w:trPr>
          <w:cantSplit/>
        </w:trPr>
        <w:tc>
          <w:tcPr>
            <w:tcW w:w="0" w:type="auto"/>
            <w:tcBorders>
              <w:top w:val="single" w:color="auto" w:sz="6" w:space="0"/>
              <w:left w:val="single" w:color="auto" w:sz="6" w:space="0"/>
              <w:bottom w:val="single" w:color="auto" w:sz="6" w:space="0"/>
              <w:right w:val="single" w:color="auto" w:sz="6" w:space="0"/>
            </w:tcBorders>
          </w:tcPr>
          <w:p w:rsidRPr="00A8498E" w:rsidR="00B22AB8" w:rsidP="00D17338" w:rsidRDefault="00B22AB8" w14:paraId="44B0A208" wp14:textId="77777777">
            <w:pPr>
              <w:pStyle w:val="TableTextACSSC"/>
              <w:widowControl w:val="0"/>
              <w:tabs>
                <w:tab w:val="left" w:pos="4500"/>
              </w:tabs>
              <w:rPr>
                <w:rFonts w:ascii="Arial" w:hAnsi="Arial" w:cs="Arial"/>
                <w:b/>
                <w:vanish/>
                <w:szCs w:val="20"/>
              </w:rPr>
            </w:pPr>
            <w:r w:rsidRPr="00A8498E">
              <w:rPr>
                <w:rFonts w:ascii="Arial" w:hAnsi="Arial" w:cs="Arial"/>
                <w:b/>
                <w:szCs w:val="20"/>
              </w:rPr>
              <w:t>8</w:t>
            </w: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0FABF079" wp14:textId="77777777">
            <w:pPr>
              <w:pStyle w:val="TableTextACSSC"/>
              <w:widowControl w:val="0"/>
              <w:tabs>
                <w:tab w:val="left" w:pos="4500"/>
              </w:tabs>
              <w:rPr>
                <w:rFonts w:ascii="Arial" w:hAnsi="Arial" w:cs="Arial"/>
                <w:sz w:val="18"/>
                <w:szCs w:val="18"/>
              </w:rPr>
            </w:pP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526A8FAE" wp14:textId="77777777">
            <w:pPr>
              <w:pStyle w:val="TableTextACSSC"/>
              <w:widowControl w:val="0"/>
              <w:tabs>
                <w:tab w:val="left" w:pos="4500"/>
              </w:tabs>
              <w:rPr>
                <w:rFonts w:ascii="Arial" w:hAnsi="Arial" w:cs="Arial"/>
                <w:sz w:val="18"/>
                <w:szCs w:val="18"/>
              </w:rPr>
            </w:pPr>
            <w:r w:rsidRPr="007B666C">
              <w:rPr>
                <w:rFonts w:ascii="Arial" w:hAnsi="Arial" w:cs="Arial"/>
                <w:sz w:val="18"/>
                <w:szCs w:val="18"/>
              </w:rPr>
              <w:t>Use case ends.</w:t>
            </w: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5E82B8CC" wp14:textId="77777777">
            <w:pPr>
              <w:pStyle w:val="TableTextACSSC"/>
              <w:widowControl w:val="0"/>
              <w:tabs>
                <w:tab w:val="left" w:pos="4500"/>
              </w:tabs>
              <w:rPr>
                <w:rFonts w:ascii="Arial" w:hAnsi="Arial" w:cs="Arial"/>
                <w:sz w:val="18"/>
                <w:szCs w:val="18"/>
              </w:rPr>
            </w:pPr>
          </w:p>
        </w:tc>
        <w:tc>
          <w:tcPr>
            <w:tcW w:w="0" w:type="auto"/>
            <w:tcBorders>
              <w:top w:val="single" w:color="auto" w:sz="6" w:space="0"/>
              <w:left w:val="single" w:color="auto" w:sz="6" w:space="0"/>
              <w:bottom w:val="single" w:color="auto" w:sz="6" w:space="0"/>
              <w:right w:val="single" w:color="auto" w:sz="6" w:space="0"/>
            </w:tcBorders>
          </w:tcPr>
          <w:p w:rsidRPr="007B666C" w:rsidR="00B22AB8" w:rsidP="00D17338" w:rsidRDefault="00B22AB8" w14:paraId="7B6027A7" wp14:textId="77777777">
            <w:pPr>
              <w:pStyle w:val="TableTextACSSC"/>
              <w:widowControl w:val="0"/>
              <w:tabs>
                <w:tab w:val="left" w:pos="4500"/>
              </w:tabs>
              <w:rPr>
                <w:rFonts w:ascii="Arial" w:hAnsi="Arial" w:cs="Arial"/>
                <w:sz w:val="18"/>
                <w:szCs w:val="18"/>
              </w:rPr>
            </w:pPr>
          </w:p>
        </w:tc>
      </w:tr>
    </w:tbl>
    <w:p xmlns:wp14="http://schemas.microsoft.com/office/word/2010/wordml" w:rsidRPr="00207343" w:rsidR="004074F0" w:rsidP="004074F0" w:rsidRDefault="004074F0" w14:paraId="6FC93B26" wp14:textId="77777777">
      <w:pPr>
        <w:rPr>
          <w:rStyle w:val="BoldACSSC"/>
          <w:rFonts w:cs="Arial"/>
          <w:b w:val="0"/>
          <w:vanish/>
          <w:color w:val="000000"/>
          <w:szCs w:val="20"/>
        </w:rPr>
      </w:pPr>
    </w:p>
    <w:p xmlns:wp14="http://schemas.microsoft.com/office/word/2010/wordml" w:rsidRPr="00207343" w:rsidR="004074F0" w:rsidP="004074F0" w:rsidRDefault="004074F0" w14:paraId="74CA5044" wp14:textId="77777777">
      <w:pPr>
        <w:rPr>
          <w:rStyle w:val="BoldACSSC"/>
          <w:rFonts w:cs="Arial"/>
          <w:b w:val="0"/>
          <w:i/>
          <w:color w:val="000000"/>
          <w:szCs w:val="20"/>
        </w:rPr>
      </w:pPr>
      <w:r w:rsidRPr="00207343">
        <w:rPr>
          <w:rStyle w:val="BoldACSSC"/>
          <w:rFonts w:cs="Arial"/>
          <w:b w:val="0"/>
          <w:i/>
          <w:color w:val="000000"/>
          <w:szCs w:val="20"/>
        </w:rPr>
        <w:t>Alternate Flow 1 – No More Trigger Records to Process</w:t>
      </w:r>
    </w:p>
    <w:tbl>
      <w:tblPr>
        <w:tblW w:w="5000" w:type="pct"/>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left w:w="115" w:type="dxa"/>
          <w:right w:w="115" w:type="dxa"/>
        </w:tblCellMar>
        <w:tblLook w:val="0000" w:firstRow="0" w:lastRow="0" w:firstColumn="0" w:lastColumn="0" w:noHBand="0" w:noVBand="0"/>
      </w:tblPr>
      <w:tblGrid>
        <w:gridCol w:w="1080"/>
        <w:gridCol w:w="1192"/>
        <w:gridCol w:w="3119"/>
        <w:gridCol w:w="2058"/>
        <w:gridCol w:w="1989"/>
        <w:gridCol w:w="1346"/>
      </w:tblGrid>
      <w:tr xmlns:wp14="http://schemas.microsoft.com/office/word/2010/wordml" w:rsidRPr="00A8498E" w:rsidR="004074F0" w:rsidTr="00D17338" w14:paraId="60CB743B" wp14:textId="77777777">
        <w:trPr>
          <w:tblHeader/>
        </w:trPr>
        <w:tc>
          <w:tcPr>
            <w:tcW w:w="501" w:type="pct"/>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64C909F6" wp14:textId="77777777">
            <w:pPr>
              <w:pStyle w:val="TableHeadingACSSC"/>
              <w:widowControl w:val="0"/>
              <w:tabs>
                <w:tab w:val="left" w:pos="4500"/>
              </w:tabs>
              <w:rPr>
                <w:rFonts w:cs="Arial"/>
                <w:szCs w:val="20"/>
              </w:rPr>
            </w:pPr>
            <w:r w:rsidRPr="00A8498E">
              <w:rPr>
                <w:rFonts w:cs="Arial"/>
                <w:szCs w:val="20"/>
              </w:rPr>
              <w:t>Step #</w:t>
            </w:r>
          </w:p>
        </w:tc>
        <w:tc>
          <w:tcPr>
            <w:tcW w:w="553" w:type="pct"/>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045A8136" wp14:textId="77777777">
            <w:pPr>
              <w:pStyle w:val="TableHeading"/>
              <w:widowControl w:val="0"/>
              <w:tabs>
                <w:tab w:val="left" w:pos="4500"/>
              </w:tabs>
              <w:rPr>
                <w:rFonts w:cs="Arial"/>
                <w:color w:val="000000"/>
                <w:szCs w:val="20"/>
              </w:rPr>
            </w:pPr>
            <w:r w:rsidRPr="00A8498E">
              <w:rPr>
                <w:rFonts w:cs="Arial"/>
                <w:color w:val="000000"/>
                <w:szCs w:val="20"/>
              </w:rPr>
              <w:t>Basic Flow Step #</w:t>
            </w:r>
          </w:p>
        </w:tc>
        <w:tc>
          <w:tcPr>
            <w:tcW w:w="1446" w:type="pct"/>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4922DE8D" wp14:textId="77777777">
            <w:pPr>
              <w:pStyle w:val="TableHeadingACSSC"/>
              <w:widowControl w:val="0"/>
              <w:tabs>
                <w:tab w:val="left" w:pos="4500"/>
              </w:tabs>
              <w:rPr>
                <w:rFonts w:cs="Arial"/>
                <w:szCs w:val="20"/>
              </w:rPr>
            </w:pPr>
            <w:r w:rsidRPr="00A8498E">
              <w:rPr>
                <w:rFonts w:cs="Arial"/>
                <w:szCs w:val="20"/>
              </w:rPr>
              <w:t>Actor Action</w:t>
            </w:r>
          </w:p>
        </w:tc>
        <w:tc>
          <w:tcPr>
            <w:tcW w:w="954" w:type="pct"/>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43A4276B" wp14:textId="77777777">
            <w:pPr>
              <w:pStyle w:val="TableHeadingACSSC"/>
              <w:widowControl w:val="0"/>
              <w:tabs>
                <w:tab w:val="left" w:pos="4500"/>
              </w:tabs>
              <w:rPr>
                <w:rFonts w:cs="Arial"/>
                <w:szCs w:val="20"/>
              </w:rPr>
            </w:pPr>
            <w:r w:rsidRPr="00A8498E">
              <w:rPr>
                <w:rFonts w:cs="Arial"/>
                <w:szCs w:val="20"/>
              </w:rPr>
              <w:t>System Response</w:t>
            </w:r>
          </w:p>
        </w:tc>
        <w:tc>
          <w:tcPr>
            <w:tcW w:w="922" w:type="pct"/>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33A574F6" wp14:textId="77777777">
            <w:pPr>
              <w:pStyle w:val="TableHeadingACSSC"/>
              <w:widowControl w:val="0"/>
              <w:tabs>
                <w:tab w:val="left" w:pos="4500"/>
              </w:tabs>
              <w:rPr>
                <w:rFonts w:cs="Arial"/>
                <w:szCs w:val="20"/>
              </w:rPr>
            </w:pPr>
            <w:r w:rsidRPr="00A8498E">
              <w:rPr>
                <w:rFonts w:cs="Arial"/>
                <w:szCs w:val="20"/>
              </w:rPr>
              <w:t>Related Artifacts</w:t>
            </w:r>
            <w:r w:rsidRPr="00A8498E">
              <w:rPr>
                <w:rFonts w:cs="Arial"/>
                <w:szCs w:val="20"/>
              </w:rPr>
              <w:br/>
            </w:r>
            <w:r w:rsidRPr="00A8498E">
              <w:rPr>
                <w:rFonts w:cs="Arial"/>
                <w:szCs w:val="20"/>
              </w:rPr>
              <w:t>(list IDs)</w:t>
            </w:r>
          </w:p>
        </w:tc>
        <w:tc>
          <w:tcPr>
            <w:tcW w:w="624" w:type="pct"/>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5CBD1400" wp14:textId="77777777">
            <w:pPr>
              <w:pStyle w:val="TableHeadingACSSC"/>
              <w:widowControl w:val="0"/>
              <w:tabs>
                <w:tab w:val="left" w:pos="4500"/>
              </w:tabs>
              <w:rPr>
                <w:rFonts w:cs="Arial"/>
                <w:szCs w:val="20"/>
              </w:rPr>
            </w:pPr>
            <w:r w:rsidRPr="00A8498E">
              <w:rPr>
                <w:rFonts w:cs="Arial"/>
                <w:szCs w:val="20"/>
              </w:rPr>
              <w:t>Step Remarks</w:t>
            </w:r>
          </w:p>
        </w:tc>
      </w:tr>
      <w:tr xmlns:wp14="http://schemas.microsoft.com/office/word/2010/wordml" w:rsidRPr="00A8498E" w:rsidR="004074F0" w:rsidTr="00D17338" w14:paraId="2810A8D4" wp14:textId="77777777">
        <w:trPr>
          <w:tblHeader/>
        </w:trPr>
        <w:tc>
          <w:tcPr>
            <w:tcW w:w="501" w:type="pct"/>
            <w:tcBorders>
              <w:top w:val="single" w:color="auto" w:sz="6" w:space="0"/>
              <w:left w:val="single" w:color="auto" w:sz="6" w:space="0"/>
              <w:bottom w:val="single" w:color="auto" w:sz="6" w:space="0"/>
              <w:right w:val="single" w:color="auto" w:sz="6" w:space="0"/>
            </w:tcBorders>
          </w:tcPr>
          <w:p w:rsidRPr="00A8498E" w:rsidR="004074F0" w:rsidP="00D17338" w:rsidRDefault="004074F0" w14:paraId="19F14E3C" wp14:textId="77777777">
            <w:pPr>
              <w:pStyle w:val="TableTextACSSC"/>
              <w:widowControl w:val="0"/>
              <w:tabs>
                <w:tab w:val="left" w:pos="4500"/>
              </w:tabs>
              <w:rPr>
                <w:rFonts w:ascii="Arial" w:hAnsi="Arial" w:cs="Arial"/>
                <w:b/>
                <w:szCs w:val="20"/>
              </w:rPr>
            </w:pPr>
            <w:r w:rsidRPr="00A8498E">
              <w:rPr>
                <w:rFonts w:ascii="Arial" w:hAnsi="Arial" w:cs="Arial"/>
                <w:b/>
                <w:szCs w:val="20"/>
              </w:rPr>
              <w:t>1</w:t>
            </w:r>
          </w:p>
        </w:tc>
        <w:tc>
          <w:tcPr>
            <w:tcW w:w="553" w:type="pct"/>
            <w:tcBorders>
              <w:top w:val="single" w:color="auto" w:sz="6" w:space="0"/>
              <w:left w:val="single" w:color="auto" w:sz="6" w:space="0"/>
              <w:bottom w:val="single" w:color="auto" w:sz="6" w:space="0"/>
              <w:right w:val="single" w:color="auto" w:sz="6" w:space="0"/>
            </w:tcBorders>
          </w:tcPr>
          <w:p w:rsidRPr="007B666C" w:rsidR="004074F0" w:rsidP="00D17338" w:rsidRDefault="004074F0" w14:paraId="065D2414" wp14:textId="77777777">
            <w:pPr>
              <w:tabs>
                <w:tab w:val="left" w:pos="4500"/>
              </w:tabs>
              <w:rPr>
                <w:rFonts w:cs="Arial"/>
                <w:color w:val="000000"/>
                <w:sz w:val="18"/>
                <w:szCs w:val="20"/>
              </w:rPr>
            </w:pPr>
            <w:r w:rsidRPr="007B666C">
              <w:rPr>
                <w:rFonts w:cs="Arial"/>
                <w:color w:val="000000"/>
                <w:sz w:val="18"/>
                <w:szCs w:val="20"/>
              </w:rPr>
              <w:t>1</w:t>
            </w:r>
          </w:p>
        </w:tc>
        <w:tc>
          <w:tcPr>
            <w:tcW w:w="1446" w:type="pct"/>
            <w:tcBorders>
              <w:top w:val="single" w:color="auto" w:sz="6" w:space="0"/>
              <w:left w:val="single" w:color="auto" w:sz="6" w:space="0"/>
              <w:bottom w:val="single" w:color="auto" w:sz="6" w:space="0"/>
              <w:right w:val="single" w:color="auto" w:sz="6" w:space="0"/>
            </w:tcBorders>
          </w:tcPr>
          <w:p w:rsidRPr="007B666C" w:rsidR="004074F0" w:rsidP="00D17338" w:rsidRDefault="004074F0" w14:paraId="5A681128" wp14:textId="77777777">
            <w:pPr>
              <w:tabs>
                <w:tab w:val="left" w:pos="4500"/>
              </w:tabs>
              <w:rPr>
                <w:rFonts w:cs="Arial"/>
                <w:color w:val="000000"/>
                <w:sz w:val="18"/>
                <w:szCs w:val="20"/>
              </w:rPr>
            </w:pPr>
            <w:r w:rsidRPr="007B666C">
              <w:rPr>
                <w:rFonts w:cs="Arial"/>
                <w:color w:val="000000"/>
                <w:sz w:val="18"/>
                <w:szCs w:val="20"/>
              </w:rPr>
              <w:t>No more rows to process in Trigger Table</w:t>
            </w:r>
          </w:p>
        </w:tc>
        <w:tc>
          <w:tcPr>
            <w:tcW w:w="954" w:type="pct"/>
            <w:tcBorders>
              <w:top w:val="single" w:color="auto" w:sz="6" w:space="0"/>
              <w:left w:val="single" w:color="auto" w:sz="6" w:space="0"/>
              <w:bottom w:val="single" w:color="auto" w:sz="6" w:space="0"/>
              <w:right w:val="single" w:color="auto" w:sz="6" w:space="0"/>
            </w:tcBorders>
          </w:tcPr>
          <w:p w:rsidRPr="007B666C" w:rsidR="004074F0" w:rsidP="00764CA8" w:rsidRDefault="004074F0" w14:paraId="65BB0FDC" wp14:textId="77777777">
            <w:pPr>
              <w:tabs>
                <w:tab w:val="left" w:pos="4500"/>
              </w:tabs>
              <w:jc w:val="left"/>
              <w:rPr>
                <w:rFonts w:cs="Arial"/>
                <w:color w:val="000000"/>
                <w:sz w:val="18"/>
                <w:szCs w:val="20"/>
              </w:rPr>
            </w:pPr>
            <w:r w:rsidRPr="007B666C">
              <w:rPr>
                <w:rFonts w:cs="Arial"/>
                <w:color w:val="000000"/>
                <w:sz w:val="18"/>
                <w:szCs w:val="20"/>
              </w:rPr>
              <w:t>Continue to step 8</w:t>
            </w:r>
          </w:p>
        </w:tc>
        <w:tc>
          <w:tcPr>
            <w:tcW w:w="922" w:type="pct"/>
            <w:tcBorders>
              <w:top w:val="single" w:color="auto" w:sz="6" w:space="0"/>
              <w:left w:val="single" w:color="auto" w:sz="6" w:space="0"/>
              <w:bottom w:val="single" w:color="auto" w:sz="6" w:space="0"/>
              <w:right w:val="single" w:color="auto" w:sz="6" w:space="0"/>
            </w:tcBorders>
          </w:tcPr>
          <w:p w:rsidRPr="007B666C" w:rsidR="004074F0" w:rsidP="00764CA8" w:rsidRDefault="004074F0" w14:paraId="6DD1E288" wp14:textId="77777777">
            <w:pPr>
              <w:tabs>
                <w:tab w:val="left" w:pos="4500"/>
              </w:tabs>
              <w:rPr>
                <w:rFonts w:cs="Arial"/>
                <w:color w:val="000000"/>
                <w:sz w:val="18"/>
                <w:szCs w:val="20"/>
                <w:u w:val="single"/>
              </w:rPr>
            </w:pPr>
          </w:p>
        </w:tc>
        <w:tc>
          <w:tcPr>
            <w:tcW w:w="624" w:type="pct"/>
            <w:tcBorders>
              <w:top w:val="single" w:color="auto" w:sz="6" w:space="0"/>
              <w:left w:val="single" w:color="auto" w:sz="6" w:space="0"/>
              <w:bottom w:val="single" w:color="auto" w:sz="6" w:space="0"/>
              <w:right w:val="single" w:color="auto" w:sz="6" w:space="0"/>
            </w:tcBorders>
          </w:tcPr>
          <w:p w:rsidRPr="007B666C" w:rsidR="004074F0" w:rsidP="00D17338" w:rsidRDefault="004074F0" w14:paraId="3350D36B" wp14:textId="77777777">
            <w:pPr>
              <w:pStyle w:val="TableTextACSSC"/>
              <w:widowControl w:val="0"/>
              <w:tabs>
                <w:tab w:val="left" w:pos="4500"/>
              </w:tabs>
              <w:rPr>
                <w:rFonts w:ascii="Arial" w:hAnsi="Arial" w:cs="Arial"/>
                <w:sz w:val="18"/>
                <w:szCs w:val="20"/>
              </w:rPr>
            </w:pPr>
            <w:r w:rsidRPr="007B666C">
              <w:rPr>
                <w:rFonts w:ascii="Arial" w:hAnsi="Arial" w:cs="Arial"/>
                <w:sz w:val="18"/>
                <w:szCs w:val="20"/>
              </w:rPr>
              <w:t>End job</w:t>
            </w:r>
          </w:p>
        </w:tc>
      </w:tr>
    </w:tbl>
    <w:p xmlns:wp14="http://schemas.microsoft.com/office/word/2010/wordml" w:rsidRPr="00207343" w:rsidR="004074F0" w:rsidP="004074F0" w:rsidRDefault="004074F0" w14:paraId="280B62A8" wp14:textId="77777777">
      <w:pPr>
        <w:rPr>
          <w:rStyle w:val="BoldACSSC"/>
          <w:rFonts w:cs="Arial"/>
          <w:b w:val="0"/>
          <w:color w:val="000000"/>
          <w:szCs w:val="20"/>
        </w:rPr>
      </w:pPr>
    </w:p>
    <w:p xmlns:wp14="http://schemas.microsoft.com/office/word/2010/wordml" w:rsidRPr="00207343" w:rsidR="004074F0" w:rsidP="004074F0" w:rsidRDefault="00467214" w14:paraId="315A9AFB" wp14:textId="77777777">
      <w:pPr>
        <w:rPr>
          <w:rStyle w:val="BoldACSSC"/>
          <w:rFonts w:cs="Arial"/>
          <w:b w:val="0"/>
          <w:i/>
          <w:color w:val="000000"/>
          <w:szCs w:val="20"/>
        </w:rPr>
      </w:pPr>
      <w:r>
        <w:rPr>
          <w:rStyle w:val="BoldACSSC"/>
          <w:rFonts w:cs="Arial"/>
          <w:b w:val="0"/>
          <w:i/>
          <w:color w:val="000000"/>
          <w:szCs w:val="20"/>
        </w:rPr>
        <w:br w:type="page"/>
      </w:r>
      <w:r w:rsidRPr="00207343" w:rsidR="004074F0">
        <w:rPr>
          <w:rStyle w:val="BoldACSSC"/>
          <w:rFonts w:cs="Arial"/>
          <w:b w:val="0"/>
          <w:i/>
          <w:color w:val="000000"/>
          <w:szCs w:val="20"/>
        </w:rPr>
        <w:t>Alternate Flow 2 – Not a 278 Trigger Row</w:t>
      </w:r>
    </w:p>
    <w:tbl>
      <w:tblPr>
        <w:tblW w:w="5000" w:type="pct"/>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left w:w="115" w:type="dxa"/>
          <w:right w:w="115" w:type="dxa"/>
        </w:tblCellMar>
        <w:tblLook w:val="0000" w:firstRow="0" w:lastRow="0" w:firstColumn="0" w:lastColumn="0" w:noHBand="0" w:noVBand="0"/>
      </w:tblPr>
      <w:tblGrid>
        <w:gridCol w:w="1100"/>
        <w:gridCol w:w="1167"/>
        <w:gridCol w:w="3127"/>
        <w:gridCol w:w="2032"/>
        <w:gridCol w:w="2032"/>
        <w:gridCol w:w="1326"/>
      </w:tblGrid>
      <w:tr xmlns:wp14="http://schemas.microsoft.com/office/word/2010/wordml" w:rsidRPr="00A8498E" w:rsidR="004074F0" w:rsidTr="00D17338" w14:paraId="67866132" wp14:textId="77777777">
        <w:trPr>
          <w:tblHeader/>
        </w:trPr>
        <w:tc>
          <w:tcPr>
            <w:tcW w:w="510" w:type="pct"/>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29E791F1" wp14:textId="77777777">
            <w:pPr>
              <w:pStyle w:val="TableHeadingACSSC"/>
              <w:widowControl w:val="0"/>
              <w:tabs>
                <w:tab w:val="left" w:pos="4500"/>
              </w:tabs>
              <w:rPr>
                <w:rFonts w:cs="Arial"/>
                <w:szCs w:val="20"/>
              </w:rPr>
            </w:pPr>
            <w:r w:rsidRPr="00A8498E">
              <w:rPr>
                <w:rFonts w:cs="Arial"/>
                <w:szCs w:val="20"/>
              </w:rPr>
              <w:t>Step #</w:t>
            </w:r>
          </w:p>
        </w:tc>
        <w:tc>
          <w:tcPr>
            <w:tcW w:w="541" w:type="pct"/>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13C3DC76" wp14:textId="77777777">
            <w:pPr>
              <w:pStyle w:val="TableHeading"/>
              <w:widowControl w:val="0"/>
              <w:tabs>
                <w:tab w:val="left" w:pos="4500"/>
              </w:tabs>
              <w:rPr>
                <w:rFonts w:cs="Arial"/>
                <w:color w:val="000000"/>
                <w:szCs w:val="20"/>
              </w:rPr>
            </w:pPr>
            <w:r w:rsidRPr="00A8498E">
              <w:rPr>
                <w:rFonts w:cs="Arial"/>
                <w:color w:val="000000"/>
                <w:szCs w:val="20"/>
              </w:rPr>
              <w:t>Basic Flow Step #</w:t>
            </w:r>
          </w:p>
        </w:tc>
        <w:tc>
          <w:tcPr>
            <w:tcW w:w="1450" w:type="pct"/>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6F61F55C" wp14:textId="77777777">
            <w:pPr>
              <w:pStyle w:val="TableHeadingACSSC"/>
              <w:widowControl w:val="0"/>
              <w:tabs>
                <w:tab w:val="left" w:pos="4500"/>
              </w:tabs>
              <w:rPr>
                <w:rFonts w:cs="Arial"/>
                <w:szCs w:val="20"/>
              </w:rPr>
            </w:pPr>
            <w:r w:rsidRPr="00A8498E">
              <w:rPr>
                <w:rFonts w:cs="Arial"/>
                <w:szCs w:val="20"/>
              </w:rPr>
              <w:t>Actor Action</w:t>
            </w:r>
          </w:p>
        </w:tc>
        <w:tc>
          <w:tcPr>
            <w:tcW w:w="942" w:type="pct"/>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7670BA12" wp14:textId="77777777">
            <w:pPr>
              <w:pStyle w:val="TableHeadingACSSC"/>
              <w:widowControl w:val="0"/>
              <w:tabs>
                <w:tab w:val="left" w:pos="4500"/>
              </w:tabs>
              <w:rPr>
                <w:rFonts w:cs="Arial"/>
                <w:szCs w:val="20"/>
              </w:rPr>
            </w:pPr>
            <w:r w:rsidRPr="00A8498E">
              <w:rPr>
                <w:rFonts w:cs="Arial"/>
                <w:szCs w:val="20"/>
              </w:rPr>
              <w:t>System Response</w:t>
            </w:r>
          </w:p>
        </w:tc>
        <w:tc>
          <w:tcPr>
            <w:tcW w:w="942" w:type="pct"/>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1C63D828" wp14:textId="77777777">
            <w:pPr>
              <w:pStyle w:val="TableHeadingACSSC"/>
              <w:widowControl w:val="0"/>
              <w:tabs>
                <w:tab w:val="left" w:pos="4500"/>
              </w:tabs>
              <w:rPr>
                <w:rFonts w:cs="Arial"/>
                <w:szCs w:val="20"/>
              </w:rPr>
            </w:pPr>
            <w:r w:rsidRPr="00A8498E">
              <w:rPr>
                <w:rFonts w:cs="Arial"/>
                <w:szCs w:val="20"/>
              </w:rPr>
              <w:t>Related Artifacts</w:t>
            </w:r>
            <w:r w:rsidRPr="00A8498E">
              <w:rPr>
                <w:rFonts w:cs="Arial"/>
                <w:szCs w:val="20"/>
              </w:rPr>
              <w:br/>
            </w:r>
            <w:r w:rsidRPr="00A8498E">
              <w:rPr>
                <w:rFonts w:cs="Arial"/>
                <w:szCs w:val="20"/>
              </w:rPr>
              <w:t>(list IDs)</w:t>
            </w:r>
          </w:p>
        </w:tc>
        <w:tc>
          <w:tcPr>
            <w:tcW w:w="615" w:type="pct"/>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1654DE31" wp14:textId="77777777">
            <w:pPr>
              <w:pStyle w:val="TableHeadingACSSC"/>
              <w:widowControl w:val="0"/>
              <w:tabs>
                <w:tab w:val="left" w:pos="4500"/>
              </w:tabs>
              <w:rPr>
                <w:rFonts w:cs="Arial"/>
                <w:szCs w:val="20"/>
              </w:rPr>
            </w:pPr>
            <w:r w:rsidRPr="00A8498E">
              <w:rPr>
                <w:rFonts w:cs="Arial"/>
                <w:szCs w:val="20"/>
              </w:rPr>
              <w:t>Step Remarks</w:t>
            </w:r>
          </w:p>
        </w:tc>
      </w:tr>
      <w:tr xmlns:wp14="http://schemas.microsoft.com/office/word/2010/wordml" w:rsidRPr="00A8498E" w:rsidR="004074F0" w:rsidTr="00D17338" w14:paraId="3FE2F8FE" wp14:textId="77777777">
        <w:tc>
          <w:tcPr>
            <w:tcW w:w="510" w:type="pct"/>
            <w:tcBorders>
              <w:top w:val="single" w:color="auto" w:sz="6" w:space="0"/>
              <w:left w:val="single" w:color="auto" w:sz="6" w:space="0"/>
              <w:bottom w:val="single" w:color="auto" w:sz="6" w:space="0"/>
              <w:right w:val="single" w:color="auto" w:sz="6" w:space="0"/>
            </w:tcBorders>
          </w:tcPr>
          <w:p w:rsidRPr="00A8498E" w:rsidR="004074F0" w:rsidP="00D17338" w:rsidRDefault="004074F0" w14:paraId="2E32D521" wp14:textId="77777777">
            <w:pPr>
              <w:pStyle w:val="TableTextACSSC"/>
              <w:widowControl w:val="0"/>
              <w:tabs>
                <w:tab w:val="left" w:pos="4500"/>
              </w:tabs>
              <w:rPr>
                <w:rFonts w:ascii="Arial" w:hAnsi="Arial" w:cs="Arial"/>
                <w:b/>
                <w:szCs w:val="20"/>
              </w:rPr>
            </w:pPr>
            <w:r w:rsidRPr="00A8498E">
              <w:rPr>
                <w:rFonts w:ascii="Arial" w:hAnsi="Arial" w:cs="Arial"/>
                <w:b/>
                <w:szCs w:val="20"/>
              </w:rPr>
              <w:t>1</w:t>
            </w:r>
          </w:p>
        </w:tc>
        <w:tc>
          <w:tcPr>
            <w:tcW w:w="541" w:type="pct"/>
            <w:tcBorders>
              <w:top w:val="single" w:color="auto" w:sz="6" w:space="0"/>
              <w:left w:val="single" w:color="auto" w:sz="6" w:space="0"/>
              <w:bottom w:val="single" w:color="auto" w:sz="6" w:space="0"/>
              <w:right w:val="single" w:color="auto" w:sz="6" w:space="0"/>
            </w:tcBorders>
          </w:tcPr>
          <w:p w:rsidRPr="007B666C" w:rsidR="004074F0" w:rsidP="00D17338" w:rsidRDefault="004074F0" w14:paraId="0C50080F" wp14:textId="77777777">
            <w:pPr>
              <w:tabs>
                <w:tab w:val="left" w:pos="4500"/>
              </w:tabs>
              <w:rPr>
                <w:rFonts w:cs="Arial"/>
                <w:color w:val="000000"/>
                <w:sz w:val="18"/>
                <w:szCs w:val="20"/>
              </w:rPr>
            </w:pPr>
            <w:r w:rsidRPr="007B666C">
              <w:rPr>
                <w:rFonts w:cs="Arial"/>
                <w:color w:val="000000"/>
                <w:sz w:val="18"/>
                <w:szCs w:val="20"/>
              </w:rPr>
              <w:t>1</w:t>
            </w:r>
          </w:p>
        </w:tc>
        <w:tc>
          <w:tcPr>
            <w:tcW w:w="1450" w:type="pct"/>
            <w:tcBorders>
              <w:top w:val="single" w:color="auto" w:sz="6" w:space="0"/>
              <w:left w:val="single" w:color="auto" w:sz="6" w:space="0"/>
              <w:bottom w:val="single" w:color="auto" w:sz="6" w:space="0"/>
              <w:right w:val="single" w:color="auto" w:sz="6" w:space="0"/>
            </w:tcBorders>
          </w:tcPr>
          <w:p w:rsidRPr="007B666C" w:rsidR="004074F0" w:rsidP="00D17338" w:rsidRDefault="004074F0" w14:paraId="5F8E0C10" wp14:textId="77777777">
            <w:pPr>
              <w:tabs>
                <w:tab w:val="left" w:pos="4500"/>
              </w:tabs>
              <w:rPr>
                <w:rFonts w:cs="Arial"/>
                <w:color w:val="000000"/>
                <w:sz w:val="18"/>
                <w:szCs w:val="20"/>
              </w:rPr>
            </w:pPr>
            <w:r w:rsidRPr="007B666C">
              <w:rPr>
                <w:rFonts w:cs="Arial"/>
                <w:color w:val="000000"/>
                <w:sz w:val="18"/>
                <w:szCs w:val="20"/>
              </w:rPr>
              <w:t>Bypass Trigger Row if not a 278</w:t>
            </w:r>
          </w:p>
        </w:tc>
        <w:tc>
          <w:tcPr>
            <w:tcW w:w="942" w:type="pct"/>
            <w:tcBorders>
              <w:top w:val="single" w:color="auto" w:sz="6" w:space="0"/>
              <w:left w:val="single" w:color="auto" w:sz="6" w:space="0"/>
              <w:bottom w:val="single" w:color="auto" w:sz="6" w:space="0"/>
              <w:right w:val="single" w:color="auto" w:sz="6" w:space="0"/>
            </w:tcBorders>
          </w:tcPr>
          <w:p w:rsidRPr="007B666C" w:rsidR="004074F0" w:rsidP="00764CA8" w:rsidRDefault="004074F0" w14:paraId="7F9BCAF1" wp14:textId="77777777">
            <w:pPr>
              <w:tabs>
                <w:tab w:val="left" w:pos="4500"/>
              </w:tabs>
              <w:jc w:val="left"/>
              <w:rPr>
                <w:rFonts w:cs="Arial"/>
                <w:color w:val="000000"/>
                <w:sz w:val="18"/>
                <w:szCs w:val="20"/>
              </w:rPr>
            </w:pPr>
            <w:r w:rsidRPr="007B666C">
              <w:rPr>
                <w:rFonts w:cs="Arial"/>
                <w:color w:val="000000"/>
                <w:sz w:val="18"/>
                <w:szCs w:val="20"/>
              </w:rPr>
              <w:t>Continue to step 1</w:t>
            </w:r>
          </w:p>
        </w:tc>
        <w:tc>
          <w:tcPr>
            <w:tcW w:w="942" w:type="pct"/>
            <w:tcBorders>
              <w:top w:val="single" w:color="auto" w:sz="6" w:space="0"/>
              <w:left w:val="single" w:color="auto" w:sz="6" w:space="0"/>
              <w:bottom w:val="single" w:color="auto" w:sz="6" w:space="0"/>
              <w:right w:val="single" w:color="auto" w:sz="6" w:space="0"/>
            </w:tcBorders>
          </w:tcPr>
          <w:p w:rsidRPr="00105EB0" w:rsidR="004074F0" w:rsidP="00764CA8" w:rsidRDefault="004074F0" w14:paraId="6F6F541C" wp14:textId="77777777">
            <w:pPr>
              <w:pStyle w:val="Header"/>
              <w:widowControl w:val="0"/>
              <w:pBdr>
                <w:bottom w:val="none" w:color="auto" w:sz="0" w:space="0"/>
              </w:pBdr>
              <w:tabs>
                <w:tab w:val="left" w:pos="4500"/>
              </w:tabs>
              <w:rPr>
                <w:rFonts w:cs="Arial"/>
                <w:color w:val="000000"/>
                <w:sz w:val="18"/>
                <w:szCs w:val="20"/>
                <w:lang w:val="en-US" w:eastAsia="en-US"/>
              </w:rPr>
            </w:pPr>
          </w:p>
        </w:tc>
        <w:tc>
          <w:tcPr>
            <w:tcW w:w="615" w:type="pct"/>
            <w:tcBorders>
              <w:top w:val="single" w:color="auto" w:sz="6" w:space="0"/>
              <w:left w:val="single" w:color="auto" w:sz="6" w:space="0"/>
              <w:bottom w:val="single" w:color="auto" w:sz="6" w:space="0"/>
              <w:right w:val="single" w:color="auto" w:sz="6" w:space="0"/>
            </w:tcBorders>
          </w:tcPr>
          <w:p w:rsidRPr="007B666C" w:rsidR="004074F0" w:rsidP="00D17338" w:rsidRDefault="004074F0" w14:paraId="6B8CB43F" wp14:textId="77777777">
            <w:pPr>
              <w:pStyle w:val="TableTextACSSC"/>
              <w:widowControl w:val="0"/>
              <w:tabs>
                <w:tab w:val="left" w:pos="4500"/>
              </w:tabs>
              <w:rPr>
                <w:rFonts w:ascii="Arial" w:hAnsi="Arial" w:cs="Arial"/>
                <w:sz w:val="18"/>
                <w:szCs w:val="20"/>
              </w:rPr>
            </w:pPr>
            <w:r w:rsidRPr="007B666C">
              <w:rPr>
                <w:rFonts w:ascii="Arial" w:hAnsi="Arial" w:cs="Arial"/>
                <w:sz w:val="18"/>
                <w:szCs w:val="20"/>
              </w:rPr>
              <w:t>Bypass Trigger Row</w:t>
            </w:r>
          </w:p>
        </w:tc>
      </w:tr>
    </w:tbl>
    <w:p xmlns:wp14="http://schemas.microsoft.com/office/word/2010/wordml" w:rsidRPr="00207343" w:rsidR="004074F0" w:rsidP="004074F0" w:rsidRDefault="004074F0" w14:paraId="6B7EA87C" wp14:textId="77777777">
      <w:pPr>
        <w:rPr>
          <w:rStyle w:val="BoldACSSC"/>
          <w:rFonts w:cs="Arial"/>
          <w:b w:val="0"/>
          <w:vanish/>
          <w:color w:val="000000"/>
          <w:szCs w:val="20"/>
        </w:rPr>
      </w:pPr>
    </w:p>
    <w:p xmlns:wp14="http://schemas.microsoft.com/office/word/2010/wordml" w:rsidRPr="00207343" w:rsidR="004074F0" w:rsidP="004074F0" w:rsidRDefault="004074F0" w14:paraId="02379EF2" wp14:textId="77777777">
      <w:pPr>
        <w:rPr>
          <w:rStyle w:val="BoldACSSC"/>
          <w:rFonts w:cs="Arial"/>
          <w:b w:val="0"/>
          <w:i/>
          <w:color w:val="000000"/>
          <w:szCs w:val="20"/>
        </w:rPr>
      </w:pPr>
      <w:r w:rsidRPr="00207343">
        <w:rPr>
          <w:rStyle w:val="BoldACSSC"/>
          <w:rFonts w:cs="Arial"/>
          <w:b w:val="0"/>
          <w:i/>
          <w:color w:val="000000"/>
          <w:szCs w:val="20"/>
        </w:rPr>
        <w:t>Alternate Flow 3 – 278 Response Not Required</w:t>
      </w:r>
    </w:p>
    <w:tbl>
      <w:tblPr>
        <w:tblW w:w="5000" w:type="pct"/>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left w:w="115" w:type="dxa"/>
          <w:right w:w="115" w:type="dxa"/>
        </w:tblCellMar>
        <w:tblLook w:val="0000" w:firstRow="0" w:lastRow="0" w:firstColumn="0" w:lastColumn="0" w:noHBand="0" w:noVBand="0"/>
      </w:tblPr>
      <w:tblGrid>
        <w:gridCol w:w="1100"/>
        <w:gridCol w:w="1167"/>
        <w:gridCol w:w="3127"/>
        <w:gridCol w:w="2032"/>
        <w:gridCol w:w="2032"/>
        <w:gridCol w:w="1326"/>
      </w:tblGrid>
      <w:tr xmlns:wp14="http://schemas.microsoft.com/office/word/2010/wordml" w:rsidRPr="00A8498E" w:rsidR="004074F0" w:rsidTr="00D17338" w14:paraId="1D17D2A0" wp14:textId="77777777">
        <w:trPr>
          <w:tblHeader/>
        </w:trPr>
        <w:tc>
          <w:tcPr>
            <w:tcW w:w="510" w:type="pct"/>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6ADC6674" wp14:textId="77777777">
            <w:pPr>
              <w:pStyle w:val="TableHeadingACSSC"/>
              <w:widowControl w:val="0"/>
              <w:tabs>
                <w:tab w:val="left" w:pos="4500"/>
              </w:tabs>
              <w:rPr>
                <w:rFonts w:cs="Arial"/>
                <w:szCs w:val="20"/>
              </w:rPr>
            </w:pPr>
            <w:r w:rsidRPr="00A8498E">
              <w:rPr>
                <w:rFonts w:cs="Arial"/>
                <w:szCs w:val="20"/>
              </w:rPr>
              <w:t>Step #</w:t>
            </w:r>
          </w:p>
        </w:tc>
        <w:tc>
          <w:tcPr>
            <w:tcW w:w="541" w:type="pct"/>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638A479F" wp14:textId="77777777">
            <w:pPr>
              <w:pStyle w:val="TableHeading"/>
              <w:widowControl w:val="0"/>
              <w:tabs>
                <w:tab w:val="left" w:pos="4500"/>
              </w:tabs>
              <w:rPr>
                <w:rFonts w:cs="Arial"/>
                <w:color w:val="000000"/>
                <w:szCs w:val="20"/>
              </w:rPr>
            </w:pPr>
            <w:r w:rsidRPr="00A8498E">
              <w:rPr>
                <w:rFonts w:cs="Arial"/>
                <w:color w:val="000000"/>
                <w:szCs w:val="20"/>
              </w:rPr>
              <w:t>Basic Flow Step #</w:t>
            </w:r>
          </w:p>
        </w:tc>
        <w:tc>
          <w:tcPr>
            <w:tcW w:w="1450" w:type="pct"/>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1DA0260F" wp14:textId="77777777">
            <w:pPr>
              <w:pStyle w:val="TableHeadingACSSC"/>
              <w:widowControl w:val="0"/>
              <w:tabs>
                <w:tab w:val="left" w:pos="4500"/>
              </w:tabs>
              <w:rPr>
                <w:rFonts w:cs="Arial"/>
                <w:szCs w:val="20"/>
              </w:rPr>
            </w:pPr>
            <w:r w:rsidRPr="00A8498E">
              <w:rPr>
                <w:rFonts w:cs="Arial"/>
                <w:szCs w:val="20"/>
              </w:rPr>
              <w:t>Actor Action</w:t>
            </w:r>
          </w:p>
        </w:tc>
        <w:tc>
          <w:tcPr>
            <w:tcW w:w="942" w:type="pct"/>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5AC90FF8" wp14:textId="77777777">
            <w:pPr>
              <w:pStyle w:val="TableHeadingACSSC"/>
              <w:widowControl w:val="0"/>
              <w:tabs>
                <w:tab w:val="left" w:pos="4500"/>
              </w:tabs>
              <w:rPr>
                <w:rFonts w:cs="Arial"/>
                <w:szCs w:val="20"/>
              </w:rPr>
            </w:pPr>
            <w:r w:rsidRPr="00A8498E">
              <w:rPr>
                <w:rFonts w:cs="Arial"/>
                <w:szCs w:val="20"/>
              </w:rPr>
              <w:t>System Response</w:t>
            </w:r>
          </w:p>
        </w:tc>
        <w:tc>
          <w:tcPr>
            <w:tcW w:w="942" w:type="pct"/>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4D468B52" wp14:textId="77777777">
            <w:pPr>
              <w:pStyle w:val="TableHeadingACSSC"/>
              <w:widowControl w:val="0"/>
              <w:tabs>
                <w:tab w:val="left" w:pos="4500"/>
              </w:tabs>
              <w:rPr>
                <w:rFonts w:cs="Arial"/>
                <w:szCs w:val="20"/>
              </w:rPr>
            </w:pPr>
            <w:r w:rsidRPr="00A8498E">
              <w:rPr>
                <w:rFonts w:cs="Arial"/>
                <w:szCs w:val="20"/>
              </w:rPr>
              <w:t>Related Artifacts</w:t>
            </w:r>
            <w:r w:rsidRPr="00A8498E">
              <w:rPr>
                <w:rFonts w:cs="Arial"/>
                <w:szCs w:val="20"/>
              </w:rPr>
              <w:br/>
            </w:r>
            <w:r w:rsidRPr="00A8498E">
              <w:rPr>
                <w:rFonts w:cs="Arial"/>
                <w:szCs w:val="20"/>
              </w:rPr>
              <w:t>(list IDs)</w:t>
            </w:r>
          </w:p>
        </w:tc>
        <w:tc>
          <w:tcPr>
            <w:tcW w:w="615" w:type="pct"/>
            <w:tcBorders>
              <w:top w:val="single" w:color="auto" w:sz="6" w:space="0"/>
              <w:left w:val="single" w:color="auto" w:sz="6" w:space="0"/>
              <w:bottom w:val="single" w:color="auto" w:sz="6" w:space="0"/>
              <w:right w:val="single" w:color="auto" w:sz="6" w:space="0"/>
            </w:tcBorders>
            <w:shd w:val="clear" w:color="auto" w:fill="E6E6E6"/>
          </w:tcPr>
          <w:p w:rsidRPr="00A8498E" w:rsidR="004074F0" w:rsidP="00D17338" w:rsidRDefault="004074F0" w14:paraId="24B2198E" wp14:textId="77777777">
            <w:pPr>
              <w:pStyle w:val="TableHeadingACSSC"/>
              <w:widowControl w:val="0"/>
              <w:tabs>
                <w:tab w:val="left" w:pos="4500"/>
              </w:tabs>
              <w:rPr>
                <w:rFonts w:cs="Arial"/>
                <w:szCs w:val="20"/>
              </w:rPr>
            </w:pPr>
            <w:r w:rsidRPr="00A8498E">
              <w:rPr>
                <w:rFonts w:cs="Arial"/>
                <w:szCs w:val="20"/>
              </w:rPr>
              <w:t>Step Remarks</w:t>
            </w:r>
          </w:p>
        </w:tc>
      </w:tr>
      <w:tr xmlns:wp14="http://schemas.microsoft.com/office/word/2010/wordml" w:rsidRPr="00A8498E" w:rsidR="004074F0" w:rsidTr="00D17338" w14:paraId="4B61DABC" wp14:textId="77777777">
        <w:tc>
          <w:tcPr>
            <w:tcW w:w="510" w:type="pct"/>
            <w:tcBorders>
              <w:top w:val="single" w:color="auto" w:sz="6" w:space="0"/>
              <w:left w:val="single" w:color="auto" w:sz="6" w:space="0"/>
              <w:bottom w:val="single" w:color="auto" w:sz="6" w:space="0"/>
              <w:right w:val="single" w:color="auto" w:sz="6" w:space="0"/>
            </w:tcBorders>
          </w:tcPr>
          <w:p w:rsidRPr="00A8498E" w:rsidR="004074F0" w:rsidP="00D17338" w:rsidRDefault="004074F0" w14:paraId="050B3AD0" wp14:textId="77777777">
            <w:pPr>
              <w:pStyle w:val="TableTextACSSC"/>
              <w:widowControl w:val="0"/>
              <w:tabs>
                <w:tab w:val="left" w:pos="4500"/>
              </w:tabs>
              <w:rPr>
                <w:rFonts w:ascii="Arial" w:hAnsi="Arial" w:cs="Arial"/>
                <w:b/>
                <w:szCs w:val="20"/>
              </w:rPr>
            </w:pPr>
            <w:r w:rsidRPr="00A8498E">
              <w:rPr>
                <w:rFonts w:ascii="Arial" w:hAnsi="Arial" w:cs="Arial"/>
                <w:b/>
                <w:szCs w:val="20"/>
              </w:rPr>
              <w:t>1</w:t>
            </w:r>
          </w:p>
        </w:tc>
        <w:tc>
          <w:tcPr>
            <w:tcW w:w="541" w:type="pct"/>
            <w:tcBorders>
              <w:top w:val="single" w:color="auto" w:sz="6" w:space="0"/>
              <w:left w:val="single" w:color="auto" w:sz="6" w:space="0"/>
              <w:bottom w:val="single" w:color="auto" w:sz="6" w:space="0"/>
              <w:right w:val="single" w:color="auto" w:sz="6" w:space="0"/>
            </w:tcBorders>
          </w:tcPr>
          <w:p w:rsidRPr="007B666C" w:rsidR="004074F0" w:rsidP="00D17338" w:rsidRDefault="004074F0" w14:paraId="7A036E3D" wp14:textId="77777777">
            <w:pPr>
              <w:tabs>
                <w:tab w:val="left" w:pos="4500"/>
              </w:tabs>
              <w:rPr>
                <w:rFonts w:cs="Arial"/>
                <w:color w:val="000000"/>
                <w:sz w:val="18"/>
                <w:szCs w:val="20"/>
              </w:rPr>
            </w:pPr>
            <w:r w:rsidRPr="007B666C">
              <w:rPr>
                <w:rFonts w:cs="Arial"/>
                <w:color w:val="000000"/>
                <w:sz w:val="18"/>
                <w:szCs w:val="20"/>
              </w:rPr>
              <w:t>3</w:t>
            </w:r>
          </w:p>
        </w:tc>
        <w:tc>
          <w:tcPr>
            <w:tcW w:w="1450" w:type="pct"/>
            <w:tcBorders>
              <w:top w:val="single" w:color="auto" w:sz="6" w:space="0"/>
              <w:left w:val="single" w:color="auto" w:sz="6" w:space="0"/>
              <w:bottom w:val="single" w:color="auto" w:sz="6" w:space="0"/>
              <w:right w:val="single" w:color="auto" w:sz="6" w:space="0"/>
            </w:tcBorders>
          </w:tcPr>
          <w:p w:rsidRPr="007B666C" w:rsidR="004074F0" w:rsidP="00D17338" w:rsidRDefault="004074F0" w14:paraId="09279076" wp14:textId="77777777">
            <w:pPr>
              <w:tabs>
                <w:tab w:val="left" w:pos="4500"/>
              </w:tabs>
              <w:rPr>
                <w:rFonts w:cs="Arial"/>
                <w:color w:val="000000"/>
                <w:sz w:val="18"/>
                <w:szCs w:val="20"/>
              </w:rPr>
            </w:pPr>
            <w:r w:rsidRPr="007B666C">
              <w:rPr>
                <w:rFonts w:cs="Arial"/>
                <w:color w:val="000000"/>
                <w:sz w:val="18"/>
                <w:szCs w:val="20"/>
              </w:rPr>
              <w:t>Rules specify not to produce a 278 Response</w:t>
            </w:r>
          </w:p>
        </w:tc>
        <w:tc>
          <w:tcPr>
            <w:tcW w:w="942" w:type="pct"/>
            <w:tcBorders>
              <w:top w:val="single" w:color="auto" w:sz="6" w:space="0"/>
              <w:left w:val="single" w:color="auto" w:sz="6" w:space="0"/>
              <w:bottom w:val="single" w:color="auto" w:sz="6" w:space="0"/>
              <w:right w:val="single" w:color="auto" w:sz="6" w:space="0"/>
            </w:tcBorders>
          </w:tcPr>
          <w:p w:rsidRPr="007B666C" w:rsidR="004074F0" w:rsidP="00D17338" w:rsidRDefault="004074F0" w14:paraId="5A5CF137" wp14:textId="77777777">
            <w:pPr>
              <w:tabs>
                <w:tab w:val="left" w:pos="4500"/>
              </w:tabs>
              <w:rPr>
                <w:rFonts w:cs="Arial"/>
                <w:color w:val="000000"/>
                <w:sz w:val="18"/>
                <w:szCs w:val="20"/>
              </w:rPr>
            </w:pPr>
            <w:r w:rsidRPr="007B666C">
              <w:rPr>
                <w:rFonts w:cs="Arial"/>
                <w:color w:val="000000"/>
                <w:sz w:val="18"/>
                <w:szCs w:val="20"/>
              </w:rPr>
              <w:t>Continue to step 6</w:t>
            </w:r>
          </w:p>
        </w:tc>
        <w:tc>
          <w:tcPr>
            <w:tcW w:w="942" w:type="pct"/>
            <w:tcBorders>
              <w:top w:val="single" w:color="auto" w:sz="6" w:space="0"/>
              <w:left w:val="single" w:color="auto" w:sz="6" w:space="0"/>
              <w:bottom w:val="single" w:color="auto" w:sz="6" w:space="0"/>
              <w:right w:val="single" w:color="auto" w:sz="6" w:space="0"/>
            </w:tcBorders>
          </w:tcPr>
          <w:p w:rsidRPr="00105EB0" w:rsidR="004074F0" w:rsidP="00764CA8" w:rsidRDefault="00B12A8F" w14:paraId="4B32187E" wp14:textId="77777777">
            <w:pPr>
              <w:pStyle w:val="Header"/>
              <w:widowControl w:val="0"/>
              <w:pBdr>
                <w:bottom w:val="none" w:color="auto" w:sz="0" w:space="0"/>
              </w:pBdr>
              <w:tabs>
                <w:tab w:val="left" w:pos="4500"/>
              </w:tabs>
              <w:rPr>
                <w:rFonts w:cs="Arial"/>
                <w:color w:val="000000"/>
                <w:sz w:val="18"/>
                <w:szCs w:val="20"/>
                <w:lang w:val="en-US" w:eastAsia="en-US"/>
              </w:rPr>
            </w:pPr>
            <w:r w:rsidRPr="00105EB0">
              <w:rPr>
                <w:rFonts w:cs="Arial"/>
                <w:sz w:val="18"/>
                <w:szCs w:val="20"/>
                <w:lang w:val="en-US" w:eastAsia="en-US"/>
              </w:rPr>
              <w:t>SRA2001.2257.01</w:t>
            </w:r>
          </w:p>
        </w:tc>
        <w:tc>
          <w:tcPr>
            <w:tcW w:w="615" w:type="pct"/>
            <w:tcBorders>
              <w:top w:val="single" w:color="auto" w:sz="6" w:space="0"/>
              <w:left w:val="single" w:color="auto" w:sz="6" w:space="0"/>
              <w:bottom w:val="single" w:color="auto" w:sz="6" w:space="0"/>
              <w:right w:val="single" w:color="auto" w:sz="6" w:space="0"/>
            </w:tcBorders>
          </w:tcPr>
          <w:p w:rsidRPr="007B666C" w:rsidR="004074F0" w:rsidP="00D17338" w:rsidRDefault="004074F0" w14:paraId="28D215E1" wp14:textId="77777777">
            <w:pPr>
              <w:pStyle w:val="TableTextACSSC"/>
              <w:widowControl w:val="0"/>
              <w:tabs>
                <w:tab w:val="left" w:pos="4500"/>
              </w:tabs>
              <w:rPr>
                <w:rFonts w:ascii="Arial" w:hAnsi="Arial" w:cs="Arial"/>
                <w:sz w:val="18"/>
                <w:szCs w:val="20"/>
              </w:rPr>
            </w:pPr>
            <w:r w:rsidRPr="007B666C">
              <w:rPr>
                <w:rFonts w:ascii="Arial" w:hAnsi="Arial" w:cs="Arial"/>
                <w:sz w:val="18"/>
                <w:szCs w:val="20"/>
              </w:rPr>
              <w:t>Delete row from Trigger Table</w:t>
            </w:r>
          </w:p>
        </w:tc>
      </w:tr>
    </w:tbl>
    <w:p xmlns:wp14="http://schemas.microsoft.com/office/word/2010/wordml" w:rsidRPr="00A8498E" w:rsidR="004074F0" w:rsidP="004074F0" w:rsidRDefault="004074F0" w14:paraId="34446958" wp14:textId="77777777">
      <w:pPr>
        <w:rPr>
          <w:rStyle w:val="BoldACSSC"/>
          <w:rFonts w:cs="Arial"/>
          <w:color w:val="000000"/>
          <w:szCs w:val="20"/>
        </w:rPr>
      </w:pPr>
    </w:p>
    <w:p xmlns:wp14="http://schemas.microsoft.com/office/word/2010/wordml" w:rsidRPr="00A8498E" w:rsidR="004074F0" w:rsidP="004074F0" w:rsidRDefault="004074F0" w14:paraId="7BAE9FF2" wp14:textId="77777777">
      <w:pPr>
        <w:pStyle w:val="ItalicBefore"/>
        <w:rPr>
          <w:color w:val="000000"/>
          <w:szCs w:val="20"/>
        </w:rPr>
      </w:pPr>
      <w:r w:rsidRPr="00A8498E">
        <w:rPr>
          <w:color w:val="000000"/>
          <w:szCs w:val="20"/>
        </w:rPr>
        <w:t>Exception Flow</w:t>
      </w:r>
    </w:p>
    <w:p xmlns:wp14="http://schemas.microsoft.com/office/word/2010/wordml" w:rsidRPr="00A8498E" w:rsidR="004074F0" w:rsidP="004074F0" w:rsidRDefault="004074F0" w14:paraId="48C9DA01" wp14:textId="77777777">
      <w:pPr>
        <w:rPr>
          <w:rFonts w:cs="Arial"/>
          <w:color w:val="000000"/>
          <w:szCs w:val="20"/>
        </w:rPr>
      </w:pPr>
      <w:r w:rsidRPr="00A8498E">
        <w:rPr>
          <w:rFonts w:cs="Arial"/>
          <w:color w:val="000000"/>
          <w:szCs w:val="20"/>
        </w:rPr>
        <w:t>None</w:t>
      </w:r>
    </w:p>
    <w:p xmlns:wp14="http://schemas.microsoft.com/office/word/2010/wordml" w:rsidRPr="00A8498E" w:rsidR="004074F0" w:rsidP="004074F0" w:rsidRDefault="004074F0" w14:paraId="6F4D8BCF" wp14:textId="77777777">
      <w:pPr>
        <w:rPr>
          <w:rStyle w:val="BoldACSSC"/>
          <w:rFonts w:cs="Arial"/>
          <w:color w:val="000000"/>
          <w:szCs w:val="20"/>
        </w:rPr>
      </w:pPr>
    </w:p>
    <w:p xmlns:wp14="http://schemas.microsoft.com/office/word/2010/wordml" w:rsidRPr="00467214" w:rsidR="004074F0" w:rsidP="004074F0" w:rsidRDefault="004074F0" w14:paraId="198F1DD1" wp14:textId="77777777">
      <w:pPr>
        <w:rPr>
          <w:rFonts w:cs="Arial"/>
          <w:color w:val="000000"/>
          <w:szCs w:val="20"/>
        </w:rPr>
      </w:pPr>
      <w:r w:rsidRPr="00A8498E">
        <w:rPr>
          <w:rFonts w:cs="Arial"/>
          <w:color w:val="000000"/>
          <w:szCs w:val="20"/>
        </w:rPr>
        <w:br w:type="page"/>
      </w:r>
      <w:r w:rsidRPr="00467214">
        <w:rPr>
          <w:rFonts w:cs="Arial"/>
          <w:color w:val="000000"/>
          <w:szCs w:val="20"/>
        </w:rPr>
        <w:t>Activity Diagram UC-OPR-SRA-005.2– Service Auth Response x12 278 Outbound</w:t>
      </w:r>
    </w:p>
    <w:p xmlns:wp14="http://schemas.microsoft.com/office/word/2010/wordml" w:rsidRPr="00A8498E" w:rsidR="004074F0" w:rsidP="004074F0" w:rsidRDefault="004074F0" w14:paraId="24181CD0" wp14:textId="77777777">
      <w:pPr>
        <w:jc w:val="center"/>
        <w:rPr>
          <w:rFonts w:cs="Arial"/>
          <w:color w:val="000000"/>
          <w:szCs w:val="20"/>
        </w:rPr>
      </w:pPr>
      <w:r w:rsidRPr="00A8498E">
        <w:rPr>
          <w:rFonts w:cs="Arial"/>
          <w:color w:val="000000"/>
          <w:szCs w:val="20"/>
        </w:rPr>
        <w:object w:dxaOrig="4379" w:dyaOrig="11291" w14:anchorId="6938682C">
          <v:shape id="_x0000_i1058" style="width:190.5pt;height:489.75pt" o:ole="" type="#_x0000_t75">
            <v:imagedata o:title="" r:id="rId39"/>
          </v:shape>
          <o:OLEObject Type="Embed" ProgID="Visio.Drawing.11" ShapeID="_x0000_i1058" DrawAspect="Content" ObjectID="_1848477296" r:id="rId40"/>
        </w:object>
      </w:r>
    </w:p>
    <w:p xmlns:wp14="http://schemas.microsoft.com/office/word/2010/wordml" w:rsidRPr="00A8498E" w:rsidR="004074F0" w:rsidP="0010543F" w:rsidRDefault="004074F0" w14:paraId="193A1BA0" wp14:textId="77777777">
      <w:pPr>
        <w:pStyle w:val="ItalicBefore"/>
        <w:rPr>
          <w:color w:val="000000"/>
          <w:szCs w:val="20"/>
        </w:rPr>
      </w:pPr>
      <w:r w:rsidRPr="00A8498E">
        <w:rPr>
          <w:color w:val="000000"/>
          <w:szCs w:val="20"/>
        </w:rPr>
        <w:br w:type="page"/>
      </w:r>
      <w:bookmarkStart w:name="_Toc292378366" w:id="1991"/>
      <w:r w:rsidRPr="00A8498E">
        <w:rPr>
          <w:color w:val="000000"/>
          <w:szCs w:val="20"/>
        </w:rPr>
        <w:t>Browser Pages</w:t>
      </w:r>
      <w:bookmarkEnd w:id="1991"/>
    </w:p>
    <w:p xmlns:wp14="http://schemas.microsoft.com/office/word/2010/wordml" w:rsidRPr="00A8498E" w:rsidR="004074F0" w:rsidP="004074F0" w:rsidRDefault="004074F0" w14:paraId="06719314" wp14:textId="77777777">
      <w:pPr>
        <w:rPr>
          <w:rFonts w:cs="Arial"/>
          <w:color w:val="000000"/>
          <w:szCs w:val="20"/>
        </w:rPr>
      </w:pPr>
      <w:r w:rsidRPr="00A8498E">
        <w:rPr>
          <w:rFonts w:cs="Arial"/>
          <w:color w:val="000000"/>
          <w:szCs w:val="20"/>
        </w:rPr>
        <w:t>None identified for this process.</w:t>
      </w:r>
    </w:p>
    <w:p xmlns:wp14="http://schemas.microsoft.com/office/word/2010/wordml" w:rsidRPr="00A8498E" w:rsidR="004074F0" w:rsidP="0010543F" w:rsidRDefault="004074F0" w14:paraId="6BB56C48" wp14:textId="77777777">
      <w:pPr>
        <w:pStyle w:val="ItalicBefore"/>
        <w:rPr>
          <w:color w:val="000000"/>
          <w:szCs w:val="20"/>
        </w:rPr>
      </w:pPr>
      <w:bookmarkStart w:name="_Toc292378367" w:id="1992"/>
      <w:r w:rsidRPr="00A8498E">
        <w:rPr>
          <w:color w:val="000000"/>
          <w:szCs w:val="20"/>
        </w:rPr>
        <w:t>Report Definitions</w:t>
      </w:r>
      <w:bookmarkEnd w:id="1992"/>
      <w:r w:rsidRPr="00A8498E">
        <w:rPr>
          <w:color w:val="000000"/>
          <w:szCs w:val="20"/>
        </w:rPr>
        <w:t xml:space="preserve"> </w:t>
      </w:r>
    </w:p>
    <w:p xmlns:wp14="http://schemas.microsoft.com/office/word/2010/wordml" w:rsidRPr="00A8498E" w:rsidR="004074F0" w:rsidP="004074F0" w:rsidRDefault="004074F0" w14:paraId="41E3D37D" wp14:textId="77777777">
      <w:pPr>
        <w:rPr>
          <w:rFonts w:cs="Arial"/>
          <w:color w:val="000000"/>
          <w:szCs w:val="20"/>
        </w:rPr>
      </w:pPr>
      <w:r w:rsidRPr="00A8498E">
        <w:rPr>
          <w:rFonts w:cs="Arial"/>
          <w:color w:val="000000"/>
          <w:szCs w:val="20"/>
        </w:rPr>
        <w:t>Reports for this process are detailed within Report Creation Process in this document.</w:t>
      </w:r>
    </w:p>
    <w:p xmlns:wp14="http://schemas.microsoft.com/office/word/2010/wordml" w:rsidRPr="00A8498E" w:rsidR="004074F0" w:rsidP="0010543F" w:rsidRDefault="004074F0" w14:paraId="22E46726" wp14:textId="77777777">
      <w:pPr>
        <w:pStyle w:val="ItalicBefore"/>
        <w:rPr>
          <w:color w:val="000000"/>
          <w:szCs w:val="20"/>
        </w:rPr>
      </w:pPr>
      <w:bookmarkStart w:name="_Toc292378368" w:id="1993"/>
      <w:r w:rsidRPr="00A8498E">
        <w:rPr>
          <w:color w:val="000000"/>
          <w:szCs w:val="20"/>
        </w:rPr>
        <w:t>Letter Definitions</w:t>
      </w:r>
      <w:bookmarkEnd w:id="1993"/>
      <w:r w:rsidRPr="00A8498E">
        <w:rPr>
          <w:color w:val="000000"/>
          <w:szCs w:val="20"/>
        </w:rPr>
        <w:t xml:space="preserve"> </w:t>
      </w:r>
    </w:p>
    <w:p xmlns:wp14="http://schemas.microsoft.com/office/word/2010/wordml" w:rsidRPr="00A8498E" w:rsidR="004074F0" w:rsidP="004074F0" w:rsidRDefault="004074F0" w14:paraId="2606E4E6" wp14:textId="77777777">
      <w:pPr>
        <w:rPr>
          <w:rFonts w:cs="Arial"/>
          <w:color w:val="000000"/>
          <w:szCs w:val="20"/>
        </w:rPr>
      </w:pPr>
      <w:r w:rsidRPr="00A8498E">
        <w:rPr>
          <w:rFonts w:cs="Arial"/>
          <w:color w:val="000000"/>
          <w:szCs w:val="20"/>
        </w:rPr>
        <w:t>None identified for this use case.</w:t>
      </w:r>
    </w:p>
    <w:sectPr w:rsidRPr="00A8498E" w:rsidR="004074F0" w:rsidSect="00BD39E6">
      <w:headerReference w:type="default" r:id="rId41"/>
      <w:footerReference w:type="default" r:id="rId42"/>
      <w:pgSz w:w="12240" w:h="15840" w:orient="portrait" w:code="1"/>
      <w:pgMar w:top="1440" w:right="720" w:bottom="1440" w:left="720" w:header="720" w:footer="720" w:gutter="0"/>
      <w:pgNumType w:chapStyle="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A44DDB" w:rsidRDefault="00A44DDB" w14:paraId="4FB5DF5E" wp14:textId="77777777">
      <w:pPr>
        <w:rPr>
          <w:sz w:val="19"/>
          <w:szCs w:val="19"/>
        </w:rPr>
      </w:pPr>
      <w:r>
        <w:rPr>
          <w:sz w:val="19"/>
          <w:szCs w:val="19"/>
        </w:rPr>
        <w:separator/>
      </w:r>
    </w:p>
  </w:endnote>
  <w:endnote w:type="continuationSeparator" w:id="0">
    <w:p xmlns:wp14="http://schemas.microsoft.com/office/word/2010/wordml" w:rsidR="00A44DDB" w:rsidRDefault="00A44DDB" w14:paraId="78C2CD74" wp14:textId="77777777">
      <w:pPr>
        <w:rPr>
          <w:sz w:val="19"/>
          <w:szCs w:val="19"/>
        </w:rPr>
      </w:pPr>
      <w:r>
        <w:rPr>
          <w:sz w:val="19"/>
          <w:szCs w:val="19"/>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Bold">
    <w:altName w:val="Arial"/>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Arial Narrow">
    <w:panose1 w:val="020B06060202020A0204"/>
    <w:charset w:val="00"/>
    <w:family w:val="swiss"/>
    <w:pitch w:val="variable"/>
    <w:sig w:usb0="00000287" w:usb1="00000800" w:usb2="00000000" w:usb3="00000000" w:csb0="0000009F" w:csb1="00000000"/>
  </w:font>
  <w:font w:name="Albertus Extra Bold">
    <w:altName w:val="Calibri"/>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Xerox Sans">
    <w:altName w:val="Calibri"/>
    <w:panose1 w:val="00000000000000000000"/>
    <w:charset w:val="00"/>
    <w:family w:val="modern"/>
    <w:notTrueType/>
    <w:pitch w:val="variable"/>
    <w:sig w:usb0="A00002AF" w:usb1="5000204A"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E21C0" w:rsidRDefault="009E21C0" w14:paraId="53928121" wp14:textId="77777777">
    <w:pPr>
      <w:pStyle w:val="Footer"/>
      <w:framePr w:wrap="around" w:hAnchor="margin" w:vAnchor="text" w:xAlign="right" w:y="1"/>
      <w:rPr>
        <w:rStyle w:val="PageNumber"/>
        <w:sz w:val="19"/>
        <w:szCs w:val="19"/>
      </w:rPr>
    </w:pPr>
    <w:r>
      <w:rPr>
        <w:rStyle w:val="PageNumber"/>
        <w:sz w:val="19"/>
        <w:szCs w:val="19"/>
      </w:rPr>
      <w:fldChar w:fldCharType="begin"/>
    </w:r>
    <w:r>
      <w:rPr>
        <w:rStyle w:val="PageNumber"/>
        <w:sz w:val="19"/>
        <w:szCs w:val="19"/>
      </w:rPr>
      <w:instrText xml:space="preserve">PAGE  </w:instrText>
    </w:r>
    <w:r>
      <w:rPr>
        <w:rStyle w:val="PageNumber"/>
        <w:sz w:val="19"/>
        <w:szCs w:val="19"/>
      </w:rPr>
      <w:fldChar w:fldCharType="end"/>
    </w:r>
  </w:p>
  <w:p xmlns:wp14="http://schemas.microsoft.com/office/word/2010/wordml" w:rsidR="009E21C0" w:rsidRDefault="009E21C0" w14:paraId="7DBC611B" wp14:textId="77777777">
    <w:pPr>
      <w:pStyle w:val="Footer"/>
      <w:ind w:right="360"/>
      <w:rPr>
        <w:sz w:val="19"/>
        <w:szCs w:val="19"/>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8E5077" w:rsidR="009E21C0" w:rsidP="008E5077" w:rsidRDefault="009E21C0" w14:paraId="00520416" wp14:textId="77777777">
    <w:pPr>
      <w:pStyle w:val="Footer"/>
      <w:pBdr>
        <w:top w:val="none" w:color="auto" w:sz="0" w:space="0"/>
      </w:pBdr>
      <w:rPr>
        <w:szCs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E21C0" w:rsidP="00DC3844" w:rsidRDefault="009E21C0" w14:paraId="71822D05" wp14:textId="77777777">
    <w:pPr>
      <w:pStyle w:val="Footer"/>
      <w:pBdr>
        <w:top w:val="none" w:color="auto" w:sz="0" w:space="0"/>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8E5077" w:rsidR="009E21C0" w:rsidP="003835DD" w:rsidRDefault="009E21C0" w14:paraId="11D67DE8" wp14:textId="77777777">
    <w:pPr>
      <w:pStyle w:val="Footer"/>
      <w:pBdr>
        <w:top w:val="none" w:color="auto" w:sz="0" w:space="0"/>
      </w:pBdr>
      <w:tabs>
        <w:tab w:val="clear" w:pos="8640"/>
        <w:tab w:val="right" w:pos="1080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xmlns:wp14="http://schemas.microsoft.com/office/word/2010/wordml" w:rsidR="009E21C0" w:rsidRDefault="009E21C0" w14:paraId="5EC863B5" wp14:textId="77777777">
    <w:pPr>
      <w:pStyle w:val="Footer"/>
      <w:framePr w:wrap="around" w:hAnchor="margin" w:vAnchor="text" w:xAlign="right" w:y="1"/>
      <w:rPr>
        <w:rStyle w:val="PageNumber"/>
        <w:sz w:val="19"/>
        <w:szCs w:val="19"/>
      </w:rPr>
    </w:pPr>
    <w:r>
      <w:rPr>
        <w:rStyle w:val="PageNumber"/>
        <w:sz w:val="19"/>
        <w:szCs w:val="19"/>
      </w:rPr>
      <w:fldChar w:fldCharType="begin"/>
    </w:r>
    <w:r>
      <w:rPr>
        <w:rStyle w:val="PageNumber"/>
        <w:sz w:val="19"/>
        <w:szCs w:val="19"/>
      </w:rPr>
      <w:instrText xml:space="preserve">PAGE  </w:instrText>
    </w:r>
    <w:r>
      <w:rPr>
        <w:rStyle w:val="PageNumber"/>
        <w:sz w:val="19"/>
        <w:szCs w:val="19"/>
      </w:rPr>
      <w:fldChar w:fldCharType="separate"/>
    </w:r>
    <w:r>
      <w:rPr>
        <w:rStyle w:val="PageNumber"/>
        <w:noProof/>
        <w:sz w:val="19"/>
        <w:szCs w:val="19"/>
      </w:rPr>
      <w:t>12-1</w:t>
    </w:r>
    <w:r>
      <w:rPr>
        <w:rStyle w:val="PageNumber"/>
        <w:sz w:val="19"/>
        <w:szCs w:val="19"/>
      </w:rPr>
      <w:fldChar w:fldCharType="end"/>
    </w:r>
  </w:p>
  <w:p xmlns:wp14="http://schemas.microsoft.com/office/word/2010/wordml" w:rsidR="009E21C0" w:rsidRDefault="003A7664" w14:paraId="064D55A3" wp14:textId="77777777">
    <w:pPr>
      <w:pStyle w:val="Footer"/>
      <w:tabs>
        <w:tab w:val="clear" w:pos="4320"/>
        <w:tab w:val="clear" w:pos="8640"/>
        <w:tab w:val="center" w:pos="5490"/>
      </w:tabs>
      <w:ind w:right="360"/>
      <w:rPr>
        <w:sz w:val="19"/>
        <w:szCs w:val="19"/>
      </w:rPr>
    </w:pPr>
    <w:r>
      <w:rPr>
        <w:noProof/>
        <w:sz w:val="19"/>
        <w:szCs w:val="19"/>
      </w:rPr>
      <w:drawing>
        <wp:anchor xmlns:wp14="http://schemas.microsoft.com/office/word/2010/wordprocessingDrawing" distT="0" distB="0" distL="114300" distR="114300" simplePos="0" relativeHeight="251656704" behindDoc="0" locked="0" layoutInCell="1" allowOverlap="1" wp14:anchorId="27BA6113" wp14:editId="7777777">
          <wp:simplePos x="0" y="0"/>
          <wp:positionH relativeFrom="column">
            <wp:posOffset>3289935</wp:posOffset>
          </wp:positionH>
          <wp:positionV relativeFrom="paragraph">
            <wp:posOffset>222250</wp:posOffset>
          </wp:positionV>
          <wp:extent cx="350520" cy="262255"/>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0520" cy="262255"/>
                  </a:xfrm>
                  <a:prstGeom prst="rect">
                    <a:avLst/>
                  </a:prstGeom>
                  <a:noFill/>
                </pic:spPr>
              </pic:pic>
            </a:graphicData>
          </a:graphic>
          <wp14:sizeRelH relativeFrom="page">
            <wp14:pctWidth>0</wp14:pctWidth>
          </wp14:sizeRelH>
          <wp14:sizeRelV relativeFrom="page">
            <wp14:pctHeight>0</wp14:pctHeight>
          </wp14:sizeRelV>
        </wp:anchor>
      </w:drawing>
    </w:r>
    <w:r w:rsidR="009E21C0">
      <w:rPr>
        <w:b w:val="0"/>
        <w:bCs/>
        <w:sz w:val="19"/>
        <w:szCs w:val="19"/>
      </w:rPr>
      <w:t>Conduent Proprietary and Confidential</w:t>
    </w:r>
    <w:r w:rsidR="009E21C0">
      <w:rPr>
        <w:b w:val="0"/>
        <w:bCs/>
        <w:sz w:val="19"/>
        <w:szCs w:val="19"/>
      </w:rPr>
      <w:tab/>
    </w:r>
    <w:r w:rsidR="009E21C0">
      <w:rPr>
        <w:b w:val="0"/>
        <w:bCs/>
        <w:sz w:val="19"/>
        <w:szCs w:val="19"/>
      </w:rPr>
      <w:t>EMAR - Part A</w:t>
    </w:r>
    <w:r w:rsidR="009E21C0">
      <w:rPr>
        <w:b w:val="0"/>
        <w:bCs/>
        <w:sz w:val="19"/>
        <w:szCs w:val="19"/>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6A4758" w:rsidR="009E21C0" w:rsidP="00F81FB5" w:rsidRDefault="009E21C0" w14:paraId="24F27DF7" wp14:textId="77777777">
    <w:pPr>
      <w:pStyle w:val="Footer"/>
      <w:pBdr>
        <w:top w:val="none" w:color="auto" w:sz="0" w:space="0"/>
      </w:pBdr>
      <w:tabs>
        <w:tab w:val="clear" w:pos="4320"/>
        <w:tab w:val="clear" w:pos="8640"/>
        <w:tab w:val="right" w:pos="10800"/>
      </w:tabs>
      <w:rPr>
        <w:rFonts w:cs="Arial"/>
      </w:rPr>
    </w:pPr>
    <w:r w:rsidRPr="006A4758">
      <w:rPr>
        <w:rFonts w:cs="Arial"/>
      </w:rPr>
      <w:fldChar w:fldCharType="begin"/>
    </w:r>
    <w:r w:rsidRPr="006A4758">
      <w:rPr>
        <w:rFonts w:cs="Arial"/>
      </w:rPr>
      <w:instrText xml:space="preserve"> TITLE   \* MERGEFORMAT </w:instrText>
    </w:r>
    <w:r w:rsidRPr="006A4758">
      <w:rPr>
        <w:rFonts w:cs="Arial"/>
      </w:rPr>
      <w:fldChar w:fldCharType="separate"/>
    </w:r>
    <w:r w:rsidR="00371E6A">
      <w:rPr>
        <w:rFonts w:cs="Arial"/>
      </w:rPr>
      <w:t>System Documentation</w:t>
    </w:r>
    <w:r w:rsidRPr="006A4758">
      <w:rPr>
        <w:rFonts w:cs="Arial"/>
      </w:rPr>
      <w:fldChar w:fldCharType="end"/>
    </w:r>
    <w:r w:rsidRPr="006A4758">
      <w:rPr>
        <w:rFonts w:cs="Arial"/>
      </w:rPr>
      <w:t xml:space="preserve"> </w:t>
    </w:r>
    <w:r w:rsidRPr="006A4758">
      <w:rPr>
        <w:rFonts w:cs="Arial"/>
      </w:rPr>
      <w:tab/>
    </w:r>
    <w:r w:rsidRPr="006A4758">
      <w:rPr>
        <w:rFonts w:cs="Arial"/>
      </w:rPr>
      <w:fldChar w:fldCharType="begin"/>
    </w:r>
    <w:r w:rsidRPr="006A4758">
      <w:rPr>
        <w:rFonts w:cs="Arial"/>
      </w:rPr>
      <w:instrText xml:space="preserve"> PAGE </w:instrText>
    </w:r>
    <w:r w:rsidRPr="006A4758">
      <w:rPr>
        <w:rFonts w:cs="Arial"/>
      </w:rPr>
      <w:fldChar w:fldCharType="separate"/>
    </w:r>
    <w:r>
      <w:rPr>
        <w:rFonts w:cs="Arial"/>
        <w:noProof/>
      </w:rPr>
      <w:t>ii</w:t>
    </w:r>
    <w:r w:rsidRPr="006A4758">
      <w:rPr>
        <w:rFonts w:cs="Aria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6A4758" w:rsidR="009E21C0" w:rsidP="00F81FB5" w:rsidRDefault="009E21C0" w14:paraId="4575FB85" wp14:textId="77777777">
    <w:pPr>
      <w:pStyle w:val="Footer"/>
      <w:pBdr>
        <w:top w:val="none" w:color="auto" w:sz="0" w:space="0"/>
      </w:pBdr>
      <w:tabs>
        <w:tab w:val="clear" w:pos="4320"/>
        <w:tab w:val="clear" w:pos="8640"/>
        <w:tab w:val="right" w:pos="10800"/>
      </w:tabs>
      <w:rPr>
        <w:rFonts w:cs="Arial"/>
      </w:rPr>
    </w:pPr>
    <w:r w:rsidRPr="006A4758">
      <w:rPr>
        <w:rFonts w:cs="Arial"/>
      </w:rPr>
      <w:fldChar w:fldCharType="begin"/>
    </w:r>
    <w:r w:rsidRPr="006A4758">
      <w:rPr>
        <w:rFonts w:cs="Arial"/>
      </w:rPr>
      <w:instrText xml:space="preserve"> TITLE   \* MERGEFORMAT </w:instrText>
    </w:r>
    <w:r w:rsidRPr="006A4758">
      <w:rPr>
        <w:rFonts w:cs="Arial"/>
      </w:rPr>
      <w:fldChar w:fldCharType="separate"/>
    </w:r>
    <w:r w:rsidR="00371E6A">
      <w:rPr>
        <w:rFonts w:cs="Arial"/>
      </w:rPr>
      <w:t>System Documentation</w:t>
    </w:r>
    <w:r w:rsidRPr="006A4758">
      <w:rPr>
        <w:rFonts w:cs="Arial"/>
      </w:rPr>
      <w:fldChar w:fldCharType="end"/>
    </w:r>
    <w:r w:rsidRPr="006A4758">
      <w:rPr>
        <w:rFonts w:cs="Arial"/>
      </w:rPr>
      <w:t xml:space="preserve"> </w:t>
    </w:r>
    <w:r w:rsidRPr="006A4758">
      <w:rPr>
        <w:rFonts w:cs="Arial"/>
      </w:rPr>
      <w:tab/>
    </w:r>
    <w:r w:rsidRPr="006A4758">
      <w:rPr>
        <w:rFonts w:cs="Arial"/>
      </w:rPr>
      <w:fldChar w:fldCharType="begin"/>
    </w:r>
    <w:r w:rsidRPr="006A4758">
      <w:rPr>
        <w:rFonts w:cs="Arial"/>
      </w:rPr>
      <w:instrText xml:space="preserve"> PAGE </w:instrText>
    </w:r>
    <w:r w:rsidRPr="006A4758">
      <w:rPr>
        <w:rFonts w:cs="Arial"/>
      </w:rPr>
      <w:fldChar w:fldCharType="separate"/>
    </w:r>
    <w:r>
      <w:rPr>
        <w:rFonts w:cs="Arial"/>
        <w:noProof/>
      </w:rPr>
      <w:t>10-4</w:t>
    </w:r>
    <w:r w:rsidRPr="006A4758">
      <w:rPr>
        <w:rFonts w:cs="Aria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6A4758" w:rsidR="009E21C0" w:rsidP="00F81FB5" w:rsidRDefault="009E21C0" w14:paraId="1D9B6D0D" wp14:textId="77777777">
    <w:pPr>
      <w:pStyle w:val="Footer"/>
      <w:pBdr>
        <w:top w:val="none" w:color="auto" w:sz="0" w:space="0"/>
      </w:pBdr>
      <w:tabs>
        <w:tab w:val="clear" w:pos="4320"/>
        <w:tab w:val="clear" w:pos="8640"/>
        <w:tab w:val="right" w:pos="14400"/>
      </w:tabs>
      <w:rPr>
        <w:rFonts w:cs="Arial"/>
      </w:rPr>
    </w:pPr>
    <w:r w:rsidRPr="006A4758">
      <w:rPr>
        <w:rFonts w:cs="Arial"/>
      </w:rPr>
      <w:fldChar w:fldCharType="begin"/>
    </w:r>
    <w:r w:rsidRPr="006A4758">
      <w:rPr>
        <w:rFonts w:cs="Arial"/>
      </w:rPr>
      <w:instrText xml:space="preserve"> TITLE   \* MERGEFORMAT </w:instrText>
    </w:r>
    <w:r w:rsidRPr="006A4758">
      <w:rPr>
        <w:rFonts w:cs="Arial"/>
      </w:rPr>
      <w:fldChar w:fldCharType="separate"/>
    </w:r>
    <w:r w:rsidR="00371E6A">
      <w:rPr>
        <w:rFonts w:cs="Arial"/>
      </w:rPr>
      <w:t>System Documentation</w:t>
    </w:r>
    <w:r w:rsidRPr="006A4758">
      <w:rPr>
        <w:rFonts w:cs="Arial"/>
      </w:rPr>
      <w:fldChar w:fldCharType="end"/>
    </w:r>
    <w:r w:rsidRPr="006A4758">
      <w:rPr>
        <w:rFonts w:cs="Arial"/>
      </w:rPr>
      <w:t xml:space="preserve"> </w:t>
    </w:r>
    <w:r w:rsidRPr="006A4758">
      <w:rPr>
        <w:rFonts w:cs="Arial"/>
      </w:rPr>
      <w:tab/>
    </w:r>
    <w:r w:rsidRPr="006A4758">
      <w:rPr>
        <w:rFonts w:cs="Arial"/>
      </w:rPr>
      <w:fldChar w:fldCharType="begin"/>
    </w:r>
    <w:r w:rsidRPr="006A4758">
      <w:rPr>
        <w:rFonts w:cs="Arial"/>
      </w:rPr>
      <w:instrText xml:space="preserve"> PAGE </w:instrText>
    </w:r>
    <w:r w:rsidRPr="006A4758">
      <w:rPr>
        <w:rFonts w:cs="Arial"/>
      </w:rPr>
      <w:fldChar w:fldCharType="separate"/>
    </w:r>
    <w:r>
      <w:rPr>
        <w:rFonts w:cs="Arial"/>
        <w:noProof/>
      </w:rPr>
      <w:t>10-16</w:t>
    </w:r>
    <w:r w:rsidRPr="006A4758">
      <w:rPr>
        <w:rFonts w:cs="Arial"/>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6A4758" w:rsidR="009E21C0" w:rsidP="00F81FB5" w:rsidRDefault="009E21C0" w14:paraId="4367F59A" wp14:textId="77777777">
    <w:pPr>
      <w:pStyle w:val="Footer"/>
      <w:pBdr>
        <w:top w:val="none" w:color="auto" w:sz="0" w:space="0"/>
      </w:pBdr>
      <w:tabs>
        <w:tab w:val="clear" w:pos="4320"/>
        <w:tab w:val="clear" w:pos="8640"/>
        <w:tab w:val="right" w:pos="14400"/>
      </w:tabs>
      <w:rPr>
        <w:rFonts w:cs="Arial"/>
      </w:rPr>
    </w:pPr>
    <w:r w:rsidRPr="006A4758">
      <w:rPr>
        <w:rFonts w:cs="Arial"/>
      </w:rPr>
      <w:fldChar w:fldCharType="begin"/>
    </w:r>
    <w:r w:rsidRPr="006A4758">
      <w:rPr>
        <w:rFonts w:cs="Arial"/>
      </w:rPr>
      <w:instrText xml:space="preserve"> TITLE   \* MERGEFORMAT </w:instrText>
    </w:r>
    <w:r w:rsidRPr="006A4758">
      <w:rPr>
        <w:rFonts w:cs="Arial"/>
      </w:rPr>
      <w:fldChar w:fldCharType="separate"/>
    </w:r>
    <w:r w:rsidR="00371E6A">
      <w:rPr>
        <w:rFonts w:cs="Arial"/>
      </w:rPr>
      <w:t>System Documentation</w:t>
    </w:r>
    <w:r w:rsidRPr="006A4758">
      <w:rPr>
        <w:rFonts w:cs="Arial"/>
      </w:rPr>
      <w:fldChar w:fldCharType="end"/>
    </w:r>
    <w:r w:rsidRPr="006A4758">
      <w:rPr>
        <w:rFonts w:cs="Arial"/>
      </w:rPr>
      <w:t xml:space="preserve"> </w:t>
    </w:r>
    <w:r w:rsidRPr="006A4758">
      <w:rPr>
        <w:rFonts w:cs="Arial"/>
      </w:rPr>
      <w:tab/>
    </w:r>
    <w:r w:rsidRPr="006A4758">
      <w:rPr>
        <w:rFonts w:cs="Arial"/>
      </w:rPr>
      <w:fldChar w:fldCharType="begin"/>
    </w:r>
    <w:r w:rsidRPr="006A4758">
      <w:rPr>
        <w:rFonts w:cs="Arial"/>
      </w:rPr>
      <w:instrText xml:space="preserve"> PAGE </w:instrText>
    </w:r>
    <w:r w:rsidRPr="006A4758">
      <w:rPr>
        <w:rFonts w:cs="Arial"/>
      </w:rPr>
      <w:fldChar w:fldCharType="separate"/>
    </w:r>
    <w:r>
      <w:rPr>
        <w:rFonts w:cs="Arial"/>
        <w:noProof/>
      </w:rPr>
      <w:t>10-152</w:t>
    </w:r>
    <w:r w:rsidRPr="006A4758">
      <w:rPr>
        <w:rFonts w:cs="Aria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6A4758" w:rsidR="009E21C0" w:rsidP="00F81FB5" w:rsidRDefault="009E21C0" w14:paraId="39BD52B0" wp14:textId="77777777">
    <w:pPr>
      <w:pStyle w:val="Footer"/>
      <w:pBdr>
        <w:top w:val="none" w:color="auto" w:sz="0" w:space="0"/>
      </w:pBdr>
      <w:tabs>
        <w:tab w:val="clear" w:pos="4320"/>
        <w:tab w:val="clear" w:pos="8640"/>
        <w:tab w:val="right" w:pos="10800"/>
      </w:tabs>
      <w:rPr>
        <w:rFonts w:cs="Arial"/>
      </w:rPr>
    </w:pPr>
    <w:r w:rsidRPr="006A4758">
      <w:rPr>
        <w:rFonts w:cs="Arial"/>
      </w:rPr>
      <w:fldChar w:fldCharType="begin"/>
    </w:r>
    <w:r w:rsidRPr="006A4758">
      <w:rPr>
        <w:rFonts w:cs="Arial"/>
      </w:rPr>
      <w:instrText xml:space="preserve"> TITLE   \* MERGEFORMAT </w:instrText>
    </w:r>
    <w:r w:rsidRPr="006A4758">
      <w:rPr>
        <w:rFonts w:cs="Arial"/>
      </w:rPr>
      <w:fldChar w:fldCharType="separate"/>
    </w:r>
    <w:r w:rsidR="00371E6A">
      <w:rPr>
        <w:rFonts w:cs="Arial"/>
      </w:rPr>
      <w:t>System Documentation</w:t>
    </w:r>
    <w:r w:rsidRPr="006A4758">
      <w:rPr>
        <w:rFonts w:cs="Arial"/>
      </w:rPr>
      <w:fldChar w:fldCharType="end"/>
    </w:r>
    <w:r w:rsidRPr="006A4758">
      <w:rPr>
        <w:rFonts w:cs="Arial"/>
      </w:rPr>
      <w:t xml:space="preserve"> </w:t>
    </w:r>
    <w:r w:rsidRPr="006A4758">
      <w:rPr>
        <w:rFonts w:cs="Arial"/>
      </w:rPr>
      <w:tab/>
    </w:r>
    <w:r w:rsidRPr="006A4758">
      <w:rPr>
        <w:rFonts w:cs="Arial"/>
      </w:rPr>
      <w:fldChar w:fldCharType="begin"/>
    </w:r>
    <w:r w:rsidRPr="006A4758">
      <w:rPr>
        <w:rFonts w:cs="Arial"/>
      </w:rPr>
      <w:instrText xml:space="preserve"> PAGE </w:instrText>
    </w:r>
    <w:r w:rsidRPr="006A4758">
      <w:rPr>
        <w:rFonts w:cs="Arial"/>
      </w:rPr>
      <w:fldChar w:fldCharType="separate"/>
    </w:r>
    <w:r>
      <w:rPr>
        <w:rFonts w:cs="Arial"/>
        <w:noProof/>
      </w:rPr>
      <w:t>10-158</w:t>
    </w:r>
    <w:r w:rsidRPr="006A4758">
      <w:rPr>
        <w:rFonts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A44DDB" w:rsidRDefault="00A44DDB" w14:paraId="38308ECD" wp14:textId="77777777">
      <w:pPr>
        <w:rPr>
          <w:sz w:val="19"/>
          <w:szCs w:val="19"/>
        </w:rPr>
      </w:pPr>
      <w:r>
        <w:rPr>
          <w:sz w:val="19"/>
          <w:szCs w:val="19"/>
        </w:rPr>
        <w:separator/>
      </w:r>
    </w:p>
  </w:footnote>
  <w:footnote w:type="continuationSeparator" w:id="0">
    <w:p xmlns:wp14="http://schemas.microsoft.com/office/word/2010/wordml" w:rsidR="00A44DDB" w:rsidRDefault="00A44DDB" w14:paraId="42FA1099" wp14:textId="77777777">
      <w:pPr>
        <w:rPr>
          <w:sz w:val="19"/>
          <w:szCs w:val="19"/>
        </w:rPr>
      </w:pPr>
      <w:r>
        <w:rPr>
          <w:sz w:val="19"/>
          <w:szCs w:val="19"/>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8E5077" w:rsidR="009E21C0" w:rsidRDefault="009E21C0" w14:paraId="3F2A95F5" wp14:textId="77777777">
    <w:pPr>
      <w:pStyle w:val="Header"/>
      <w:tabs>
        <w:tab w:val="clear" w:pos="4320"/>
        <w:tab w:val="clear" w:pos="10710"/>
        <w:tab w:val="center" w:pos="5400"/>
        <w:tab w:val="right" w:pos="10800"/>
      </w:tabs>
      <w:jc w:val="center"/>
      <w:rPr>
        <w:szCs w:val="20"/>
      </w:rPr>
    </w:pPr>
    <w:r w:rsidRPr="008E5077">
      <w:rPr>
        <w:szCs w:val="20"/>
      </w:rPr>
      <w:fldChar w:fldCharType="begin"/>
    </w:r>
    <w:r w:rsidRPr="008E5077">
      <w:rPr>
        <w:szCs w:val="20"/>
      </w:rPr>
      <w:instrText xml:space="preserve"> TITLE  \* MERGEFORMAT </w:instrText>
    </w:r>
    <w:r w:rsidRPr="008E5077">
      <w:rPr>
        <w:szCs w:val="20"/>
      </w:rPr>
      <w:fldChar w:fldCharType="separate"/>
    </w:r>
    <w:r w:rsidR="00371E6A">
      <w:rPr>
        <w:szCs w:val="20"/>
      </w:rPr>
      <w:t>System Documentation</w:t>
    </w:r>
    <w:r w:rsidRPr="008E5077">
      <w:rPr>
        <w:szCs w:val="20"/>
      </w:rPr>
      <w:fldChar w:fldCharType="end"/>
    </w:r>
    <w:r w:rsidRPr="008E5077">
      <w:rPr>
        <w:szCs w:val="20"/>
      </w:rPr>
      <w:tab/>
    </w:r>
    <w:r w:rsidRPr="008E5077">
      <w:rPr>
        <w:szCs w:val="20"/>
      </w:rPr>
      <w:tab/>
    </w:r>
    <w:r w:rsidRPr="008E5077">
      <w:rPr>
        <w:szCs w:val="20"/>
      </w:rPr>
      <w:fldChar w:fldCharType="begin"/>
    </w:r>
    <w:r w:rsidRPr="008E5077">
      <w:rPr>
        <w:szCs w:val="20"/>
      </w:rPr>
      <w:instrText xml:space="preserve"> COMMENTS  \* MERGEFORMAT </w:instrText>
    </w:r>
    <w:r w:rsidRPr="008E5077">
      <w:rPr>
        <w:szCs w:val="20"/>
      </w:rPr>
      <w:fldChar w:fldCharType="separate"/>
    </w:r>
    <w:r w:rsidR="00371E6A">
      <w:rPr>
        <w:szCs w:val="20"/>
      </w:rPr>
      <w:t>New Hampshire MMIS Procurement</w:t>
    </w:r>
    <w:r w:rsidRPr="008E5077">
      <w:rPr>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xmlns:wp14="http://schemas.microsoft.com/office/word/2010/wordml" w:rsidR="009E21C0" w:rsidP="003F31AF" w:rsidRDefault="009E21C0" w14:paraId="1A561463" wp14:textId="77777777">
    <w:pPr>
      <w:pStyle w:val="Header"/>
      <w:pBdr>
        <w:bottom w:val="none" w:color="auto" w:sz="0" w:space="0"/>
      </w:pBdr>
    </w:pPr>
  </w:p>
  <w:p xmlns:wp14="http://schemas.microsoft.com/office/word/2010/wordml" w:rsidR="009E21C0" w:rsidP="003F31AF" w:rsidRDefault="003A7664" w14:paraId="70700265" wp14:textId="77777777">
    <w:pPr>
      <w:pStyle w:val="Header"/>
      <w:pBdr>
        <w:bottom w:val="none" w:color="auto" w:sz="0" w:space="0"/>
      </w:pBdr>
    </w:pPr>
    <w:r>
      <w:rPr>
        <w:noProof/>
        <w:lang w:val="en-US" w:eastAsia="en-US"/>
      </w:rPr>
      <w:drawing>
        <wp:anchor xmlns:wp14="http://schemas.microsoft.com/office/word/2010/wordprocessingDrawing" distT="0" distB="0" distL="114300" distR="115824" simplePos="0" relativeHeight="251657728" behindDoc="0" locked="0" layoutInCell="1" allowOverlap="1" wp14:anchorId="56973E72" wp14:editId="7777777">
          <wp:simplePos x="0" y="0"/>
          <wp:positionH relativeFrom="page">
            <wp:posOffset>5444490</wp:posOffset>
          </wp:positionH>
          <wp:positionV relativeFrom="page">
            <wp:posOffset>280670</wp:posOffset>
          </wp:positionV>
          <wp:extent cx="2247646" cy="823595"/>
          <wp:effectExtent l="0" t="0" r="0" b="0"/>
          <wp:wrapNone/>
          <wp:docPr id="55" name="Picture 9" title="Condu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title="Conduent"/>
                  <pic:cNvPicPr/>
                </pic:nvPicPr>
                <pic:blipFill>
                  <a:blip r:embed="rId1">
                    <a:extLst>
                      <a:ext uri="{28A0092B-C50C-407E-A947-70E740481C1C}">
                        <a14:useLocalDpi xmlns:a14="http://schemas.microsoft.com/office/drawing/2010/main" val="0"/>
                      </a:ext>
                    </a:extLst>
                  </a:blip>
                  <a:stretch>
                    <a:fillRect/>
                  </a:stretch>
                </pic:blipFill>
                <pic:spPr>
                  <a:xfrm>
                    <a:off x="0" y="0"/>
                    <a:ext cx="2247265" cy="823595"/>
                  </a:xfrm>
                  <a:prstGeom prst="rect">
                    <a:avLst/>
                  </a:prstGeom>
                  <a:extLst>
                    <a:ext uri="{FAA26D3D-D897-4be2-8F04-BA451C77F1D7}"/>
                  </a:extLst>
                </pic:spPr>
              </pic:pic>
            </a:graphicData>
          </a:graphic>
          <wp14:sizeRelH relativeFrom="page">
            <wp14:pctWidth>0</wp14:pctWidth>
          </wp14:sizeRelH>
          <wp14:sizeRelV relativeFrom="page">
            <wp14:pctHeight>0</wp14:pctHeight>
          </wp14:sizeRelV>
        </wp:anchor>
      </w:drawing>
    </w:r>
  </w:p>
  <w:p xmlns:wp14="http://schemas.microsoft.com/office/word/2010/wordml" w:rsidR="009E21C0" w:rsidP="003F31AF" w:rsidRDefault="003A7664" w14:paraId="6BD4659E" wp14:textId="77777777">
    <w:pPr>
      <w:pStyle w:val="Header"/>
      <w:pBdr>
        <w:bottom w:val="none" w:color="auto" w:sz="0" w:space="0"/>
      </w:pBdr>
    </w:pPr>
    <w:r>
      <w:rPr>
        <w:noProof/>
      </w:rPr>
      <w:drawing>
        <wp:anchor xmlns:wp14="http://schemas.microsoft.com/office/word/2010/wordprocessingDrawing" distT="0" distB="0" distL="114300" distR="114300" simplePos="0" relativeHeight="251658752" behindDoc="0" locked="0" layoutInCell="1" allowOverlap="1" wp14:anchorId="09609E16" wp14:editId="7777777">
          <wp:simplePos x="0" y="0"/>
          <wp:positionH relativeFrom="page">
            <wp:posOffset>645160</wp:posOffset>
          </wp:positionH>
          <wp:positionV relativeFrom="page">
            <wp:posOffset>1115695</wp:posOffset>
          </wp:positionV>
          <wp:extent cx="6480175" cy="8529320"/>
          <wp:effectExtent l="0" t="0" r="0" b="0"/>
          <wp:wrapNone/>
          <wp:docPr id="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80175" cy="8529320"/>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9E21C0" w:rsidP="003F31AF" w:rsidRDefault="009E21C0" w14:paraId="1E118D36" wp14:textId="77777777">
    <w:pPr>
      <w:pStyle w:val="Header"/>
      <w:pBdr>
        <w:bottom w:val="none" w:color="auto" w:sz="0" w:space="0"/>
      </w:pBdr>
      <w:rPr>
        <w:sz w:val="19"/>
        <w:szCs w:val="19"/>
      </w:rPr>
    </w:pPr>
  </w:p>
  <w:p xmlns:wp14="http://schemas.microsoft.com/office/word/2010/wordml" w:rsidR="009E21C0" w:rsidP="003F31AF" w:rsidRDefault="009E21C0" w14:paraId="5B2EE41A" wp14:textId="77777777">
    <w:pPr>
      <w:pStyle w:val="Header"/>
      <w:pBdr>
        <w:bottom w:val="none" w:color="auto" w:sz="0" w:space="0"/>
      </w:pBdr>
      <w:rPr>
        <w:sz w:val="19"/>
        <w:szCs w:val="1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8E5077" w:rsidR="009E21C0" w:rsidP="003835DD" w:rsidRDefault="009E21C0" w14:paraId="0F8C04EB" wp14:textId="77777777">
    <w:pPr>
      <w:pStyle w:val="Header"/>
      <w:pBdr>
        <w:bottom w:val="none" w:color="auto" w:sz="0" w:space="0"/>
      </w:pBdr>
      <w:tabs>
        <w:tab w:val="clear" w:pos="4320"/>
        <w:tab w:val="right" w:pos="1080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D1169B" w:rsidR="009E21C0" w:rsidP="003835DD" w:rsidRDefault="009E21C0" w14:paraId="4C13F2FF" wp14:textId="77777777">
    <w:pPr>
      <w:pStyle w:val="Header"/>
      <w:pBdr>
        <w:bottom w:val="none" w:color="auto" w:sz="0" w:space="0"/>
      </w:pBdr>
      <w:tabs>
        <w:tab w:val="clear" w:pos="4320"/>
        <w:tab w:val="right" w:pos="10800"/>
      </w:tabs>
      <w:rPr>
        <w:rFonts w:cs="Arial"/>
        <w:szCs w:val="20"/>
      </w:rPr>
    </w:pPr>
    <w:r w:rsidRPr="00D1169B">
      <w:rPr>
        <w:rFonts w:cs="Arial"/>
        <w:szCs w:val="20"/>
      </w:rPr>
      <w:fldChar w:fldCharType="begin"/>
    </w:r>
    <w:r w:rsidRPr="00D1169B">
      <w:rPr>
        <w:rFonts w:cs="Arial"/>
        <w:szCs w:val="20"/>
      </w:rPr>
      <w:instrText xml:space="preserve"> SUBJECT  </w:instrText>
    </w:r>
    <w:r w:rsidRPr="00D1169B">
      <w:rPr>
        <w:rFonts w:cs="Arial"/>
        <w:szCs w:val="20"/>
      </w:rPr>
      <w:fldChar w:fldCharType="separate"/>
    </w:r>
    <w:r w:rsidR="00371E6A">
      <w:rPr>
        <w:rFonts w:cs="Arial"/>
        <w:szCs w:val="20"/>
      </w:rPr>
      <w:t>Service Authorization Part E Version 2.0</w:t>
    </w:r>
    <w:r w:rsidRPr="00D1169B">
      <w:rPr>
        <w:rFonts w:cs="Arial"/>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D1169B" w:rsidR="009E21C0" w:rsidP="006A4758" w:rsidRDefault="009E21C0" w14:paraId="658CB406" wp14:textId="77777777">
    <w:pPr>
      <w:pStyle w:val="Header"/>
      <w:pBdr>
        <w:bottom w:val="none" w:color="auto" w:sz="0" w:space="0"/>
      </w:pBdr>
      <w:tabs>
        <w:tab w:val="clear" w:pos="4320"/>
        <w:tab w:val="right" w:pos="10800"/>
      </w:tabs>
      <w:rPr>
        <w:rFonts w:cs="Arial"/>
        <w:szCs w:val="20"/>
      </w:rPr>
    </w:pPr>
    <w:r w:rsidRPr="00E62932">
      <w:rPr>
        <w:rFonts w:ascii="Xerox Sans" w:hAnsi="Xerox Sans"/>
        <w:szCs w:val="20"/>
      </w:rPr>
      <w:fldChar w:fldCharType="begin"/>
    </w:r>
    <w:r w:rsidRPr="00D1169B">
      <w:rPr>
        <w:rFonts w:cs="Arial"/>
        <w:szCs w:val="20"/>
      </w:rPr>
      <w:fldChar w:fldCharType="begin"/>
    </w:r>
    <w:r w:rsidRPr="00D1169B">
      <w:rPr>
        <w:rFonts w:cs="Arial"/>
        <w:szCs w:val="20"/>
      </w:rPr>
      <w:instrText xml:space="preserve"> SUBJECT  </w:instrText>
    </w:r>
    <w:r w:rsidRPr="00D1169B">
      <w:rPr>
        <w:rFonts w:cs="Arial"/>
        <w:szCs w:val="20"/>
      </w:rPr>
      <w:fldChar w:fldCharType="separate"/>
    </w:r>
    <w:r w:rsidR="00371E6A">
      <w:rPr>
        <w:rFonts w:cs="Arial"/>
        <w:szCs w:val="20"/>
      </w:rPr>
      <w:instrText>Service Authorization Part E Version 2.0</w:instrText>
    </w:r>
    <w:r w:rsidRPr="00D1169B">
      <w:rPr>
        <w:rFonts w:cs="Arial"/>
        <w:szCs w:val="20"/>
      </w:rPr>
      <w:fldChar w:fldCharType="end"/>
    </w:r>
    <w:r w:rsidRPr="00D1169B">
      <w:rPr>
        <w:rFonts w:cs="Arial"/>
        <w:szCs w:val="20"/>
      </w:rPr>
      <w:tab/>
    </w:r>
  </w:p>
  <w:p xmlns:wp14="http://schemas.microsoft.com/office/word/2010/wordml" w:rsidRPr="00D1169B" w:rsidR="009E21C0" w:rsidP="29E3E71E" w:rsidRDefault="009E21C0" w14:paraId="1033DCC7" wp14:textId="77777777">
    <w:pPr>
      <w:pStyle w:val="Header"/>
      <w:pBdr>
        <w:bottom w:val="none" w:color="FF000000" w:sz="0" w:space="0"/>
      </w:pBdr>
      <w:tabs>
        <w:tab w:val="clear" w:pos="4320"/>
        <w:tab w:val="clear" w:pos="10710"/>
      </w:tabs>
      <w:rPr>
        <w:rFonts w:cs="Arial"/>
        <w:lang w:val="en-US"/>
      </w:rPr>
    </w:pPr>
    <w:r w:rsidRPr="29E3E71E">
      <w:rPr>
        <w:rFonts w:ascii="Xerox Sans" w:hAnsi="Xerox Sans"/>
      </w:rPr>
      <w:instrText xml:space="preserve"> SUBJECT  </w:instrText>
    </w:r>
    <w:r w:rsidRPr="29E3E71E">
      <w:rPr>
        <w:rFonts w:ascii="Xerox Sans" w:hAnsi="Xerox Sans"/>
      </w:rPr>
      <w:fldChar w:fldCharType="separate"/>
    </w:r>
    <w:r w:rsidRPr="29E3E71E" w:rsidR="29E3E71E">
      <w:rPr>
        <w:rFonts w:ascii="Xerox Sans" w:hAnsi="Xerox Sans"/>
        <w:lang w:val="en-US"/>
      </w:rPr>
      <w:t>Service Authorization Part E</w:t>
    </w:r>
    <w:r w:rsidRPr="29E3E71E">
      <w:rPr>
        <w:rFonts w:ascii="Xerox Sans" w:hAnsi="Xerox Sans"/>
      </w:rPr>
      <w:fldChar w:fldCharType="end"/>
    </w:r>
    <w:r w:rsidRPr="29E3E71E">
      <w:rPr>
        <w:rFonts w:cs="Arial"/>
      </w:rPr>
      <w:fldChar w:fldCharType="begin"/>
    </w:r>
    <w:r w:rsidRPr="29E3E71E">
      <w:rPr>
        <w:rFonts w:cs="Arial"/>
      </w:rPr>
      <w:instrText xml:space="preserve"> SUBJECT  </w:instrText>
    </w:r>
    <w:r w:rsidRPr="29E3E71E">
      <w:rPr>
        <w:rFonts w:cs="Arial"/>
      </w:rPr>
      <w:fldChar w:fldCharType="separate"/>
    </w:r>
    <w:r w:rsidRPr="29E3E71E" w:rsidR="29E3E71E">
      <w:rPr>
        <w:rFonts w:cs="Arial"/>
        <w:lang w:val="en-US"/>
      </w:rPr>
      <w:t>Service Authorization Part E Version 2.0</w:t>
    </w:r>
    <w:r w:rsidRPr="29E3E71E">
      <w:rPr>
        <w:rFonts w:cs="Arial"/>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D1169B" w:rsidR="009E21C0" w:rsidP="006A4758" w:rsidRDefault="009E21C0" w14:paraId="76AF79E2" wp14:textId="77777777">
    <w:pPr>
      <w:pStyle w:val="Header"/>
      <w:pBdr>
        <w:bottom w:val="none" w:color="auto" w:sz="0" w:space="0"/>
      </w:pBdr>
      <w:tabs>
        <w:tab w:val="clear" w:pos="4320"/>
        <w:tab w:val="right" w:pos="10800"/>
      </w:tabs>
      <w:rPr>
        <w:rFonts w:cs="Arial"/>
        <w:szCs w:val="20"/>
      </w:rPr>
    </w:pPr>
    <w:r w:rsidRPr="00E62932">
      <w:rPr>
        <w:rFonts w:ascii="Xerox Sans" w:hAnsi="Xerox Sans"/>
        <w:szCs w:val="20"/>
      </w:rPr>
      <w:fldChar w:fldCharType="begin"/>
    </w:r>
    <w:r w:rsidRPr="00D1169B">
      <w:rPr>
        <w:rFonts w:cs="Arial"/>
        <w:szCs w:val="20"/>
      </w:rPr>
      <w:fldChar w:fldCharType="begin"/>
    </w:r>
    <w:r w:rsidRPr="00D1169B">
      <w:rPr>
        <w:rFonts w:cs="Arial"/>
        <w:szCs w:val="20"/>
      </w:rPr>
      <w:instrText xml:space="preserve"> SUBJECT  </w:instrText>
    </w:r>
    <w:r w:rsidRPr="00D1169B">
      <w:rPr>
        <w:rFonts w:cs="Arial"/>
        <w:szCs w:val="20"/>
      </w:rPr>
      <w:fldChar w:fldCharType="separate"/>
    </w:r>
    <w:r w:rsidR="00371E6A">
      <w:rPr>
        <w:rFonts w:cs="Arial"/>
        <w:szCs w:val="20"/>
      </w:rPr>
      <w:instrText>Service Authorization Part E Version 2.0</w:instrText>
    </w:r>
    <w:r w:rsidRPr="00D1169B">
      <w:rPr>
        <w:rFonts w:cs="Arial"/>
        <w:szCs w:val="20"/>
      </w:rPr>
      <w:fldChar w:fldCharType="end"/>
    </w:r>
    <w:r w:rsidRPr="00D1169B">
      <w:rPr>
        <w:rFonts w:cs="Arial"/>
        <w:szCs w:val="20"/>
      </w:rPr>
      <w:tab/>
    </w:r>
  </w:p>
  <w:p xmlns:wp14="http://schemas.microsoft.com/office/word/2010/wordml" w:rsidRPr="00D1169B" w:rsidR="009E21C0" w:rsidP="29E3E71E" w:rsidRDefault="009E21C0" w14:paraId="6A149745" wp14:textId="77777777">
    <w:pPr>
      <w:pStyle w:val="Header"/>
      <w:pBdr>
        <w:bottom w:val="none" w:color="FF000000" w:sz="0" w:space="0"/>
      </w:pBdr>
      <w:tabs>
        <w:tab w:val="clear" w:pos="4320"/>
        <w:tab w:val="clear" w:pos="10710"/>
      </w:tabs>
      <w:rPr>
        <w:rFonts w:cs="Arial"/>
        <w:lang w:val="en-US"/>
      </w:rPr>
    </w:pPr>
    <w:r w:rsidRPr="29E3E71E">
      <w:rPr>
        <w:rFonts w:ascii="Xerox Sans" w:hAnsi="Xerox Sans"/>
      </w:rPr>
      <w:instrText xml:space="preserve"> SUBJECT  </w:instrText>
    </w:r>
    <w:r w:rsidRPr="29E3E71E">
      <w:rPr>
        <w:rFonts w:ascii="Xerox Sans" w:hAnsi="Xerox Sans"/>
      </w:rPr>
      <w:fldChar w:fldCharType="separate"/>
    </w:r>
    <w:r w:rsidRPr="29E3E71E" w:rsidR="29E3E71E">
      <w:rPr>
        <w:rFonts w:ascii="Xerox Sans" w:hAnsi="Xerox Sans"/>
        <w:lang w:val="en-US"/>
      </w:rPr>
      <w:t>Service Authorization Part E</w:t>
    </w:r>
    <w:r w:rsidRPr="29E3E71E">
      <w:rPr>
        <w:rFonts w:ascii="Xerox Sans" w:hAnsi="Xerox Sans"/>
      </w:rPr>
      <w:fldChar w:fldCharType="end"/>
    </w:r>
    <w:r w:rsidRPr="29E3E71E">
      <w:rPr>
        <w:rFonts w:cs="Arial"/>
      </w:rPr>
      <w:fldChar w:fldCharType="begin"/>
    </w:r>
    <w:r w:rsidRPr="29E3E71E">
      <w:rPr>
        <w:rFonts w:cs="Arial"/>
      </w:rPr>
      <w:instrText xml:space="preserve"> SUBJECT  </w:instrText>
    </w:r>
    <w:r w:rsidRPr="29E3E71E">
      <w:rPr>
        <w:rFonts w:cs="Arial"/>
      </w:rPr>
      <w:fldChar w:fldCharType="separate"/>
    </w:r>
    <w:r w:rsidRPr="29E3E71E" w:rsidR="29E3E71E">
      <w:rPr>
        <w:rFonts w:cs="Arial"/>
        <w:lang w:val="en-US"/>
      </w:rPr>
      <w:t>Service Authorization Part E Version 2.0</w:t>
    </w:r>
    <w:r w:rsidRPr="29E3E71E">
      <w:rPr>
        <w:rFonts w:cs="Arial"/>
      </w:rPr>
      <w:fldChar w:fldCharType="end"/>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D1169B" w:rsidR="009E21C0" w:rsidP="006A4758" w:rsidRDefault="009E21C0" w14:paraId="71DD5A1B" wp14:textId="77777777">
    <w:pPr>
      <w:pStyle w:val="Header"/>
      <w:pBdr>
        <w:bottom w:val="none" w:color="auto" w:sz="0" w:space="0"/>
      </w:pBdr>
      <w:tabs>
        <w:tab w:val="clear" w:pos="4320"/>
        <w:tab w:val="right" w:pos="10800"/>
      </w:tabs>
      <w:rPr>
        <w:rFonts w:cs="Arial"/>
        <w:szCs w:val="20"/>
      </w:rPr>
    </w:pPr>
    <w:r w:rsidRPr="00E62932">
      <w:rPr>
        <w:rFonts w:ascii="Xerox Sans" w:hAnsi="Xerox Sans"/>
        <w:szCs w:val="20"/>
      </w:rPr>
      <w:fldChar w:fldCharType="begin"/>
    </w:r>
    <w:r w:rsidRPr="00D1169B">
      <w:rPr>
        <w:rFonts w:cs="Arial"/>
        <w:szCs w:val="20"/>
      </w:rPr>
      <w:fldChar w:fldCharType="begin"/>
    </w:r>
    <w:r w:rsidRPr="00D1169B">
      <w:rPr>
        <w:rFonts w:cs="Arial"/>
        <w:szCs w:val="20"/>
      </w:rPr>
      <w:instrText xml:space="preserve"> SUBJECT  </w:instrText>
    </w:r>
    <w:r w:rsidRPr="00D1169B">
      <w:rPr>
        <w:rFonts w:cs="Arial"/>
        <w:szCs w:val="20"/>
      </w:rPr>
      <w:fldChar w:fldCharType="separate"/>
    </w:r>
    <w:r w:rsidR="00371E6A">
      <w:rPr>
        <w:rFonts w:cs="Arial"/>
        <w:szCs w:val="20"/>
      </w:rPr>
      <w:instrText>Service Authorization Part E Version 2.0</w:instrText>
    </w:r>
    <w:r w:rsidRPr="00D1169B">
      <w:rPr>
        <w:rFonts w:cs="Arial"/>
        <w:szCs w:val="20"/>
      </w:rPr>
      <w:fldChar w:fldCharType="end"/>
    </w:r>
    <w:r w:rsidRPr="00D1169B">
      <w:rPr>
        <w:rFonts w:cs="Arial"/>
        <w:szCs w:val="20"/>
      </w:rPr>
      <w:tab/>
    </w:r>
  </w:p>
  <w:p xmlns:wp14="http://schemas.microsoft.com/office/word/2010/wordml" w:rsidRPr="00D1169B" w:rsidR="009E21C0" w:rsidP="29E3E71E" w:rsidRDefault="009E21C0" w14:paraId="6EBBE2E2" wp14:textId="77777777">
    <w:pPr>
      <w:pStyle w:val="Header"/>
      <w:pBdr>
        <w:bottom w:val="none" w:color="FF000000" w:sz="0" w:space="0"/>
      </w:pBdr>
      <w:tabs>
        <w:tab w:val="clear" w:pos="4320"/>
        <w:tab w:val="clear" w:pos="10710"/>
      </w:tabs>
      <w:rPr>
        <w:rFonts w:cs="Arial"/>
        <w:lang w:val="en-US"/>
      </w:rPr>
    </w:pPr>
    <w:r w:rsidRPr="29E3E71E">
      <w:rPr>
        <w:rFonts w:ascii="Xerox Sans" w:hAnsi="Xerox Sans"/>
      </w:rPr>
      <w:instrText xml:space="preserve"> SUBJECT  </w:instrText>
    </w:r>
    <w:r w:rsidRPr="29E3E71E">
      <w:rPr>
        <w:rFonts w:ascii="Xerox Sans" w:hAnsi="Xerox Sans"/>
      </w:rPr>
      <w:fldChar w:fldCharType="separate"/>
    </w:r>
    <w:r w:rsidRPr="29E3E71E" w:rsidR="29E3E71E">
      <w:rPr>
        <w:rFonts w:ascii="Xerox Sans" w:hAnsi="Xerox Sans"/>
        <w:lang w:val="en-US"/>
      </w:rPr>
      <w:t>Service Authorization Part E</w:t>
    </w:r>
    <w:r w:rsidRPr="29E3E71E">
      <w:rPr>
        <w:rFonts w:ascii="Xerox Sans" w:hAnsi="Xerox Sans"/>
      </w:rPr>
      <w:fldChar w:fldCharType="end"/>
    </w:r>
    <w:r w:rsidRPr="29E3E71E">
      <w:rPr>
        <w:rFonts w:cs="Arial"/>
      </w:rPr>
      <w:fldChar w:fldCharType="begin"/>
    </w:r>
    <w:r w:rsidRPr="29E3E71E">
      <w:rPr>
        <w:rFonts w:cs="Arial"/>
      </w:rPr>
      <w:instrText xml:space="preserve"> SUBJECT  </w:instrText>
    </w:r>
    <w:r w:rsidRPr="29E3E71E">
      <w:rPr>
        <w:rFonts w:cs="Arial"/>
      </w:rPr>
      <w:fldChar w:fldCharType="separate"/>
    </w:r>
    <w:r w:rsidRPr="29E3E71E" w:rsidR="29E3E71E">
      <w:rPr>
        <w:rFonts w:cs="Arial"/>
        <w:lang w:val="en-US"/>
      </w:rPr>
      <w:t>Service Authorization Part E Version 2.0</w:t>
    </w:r>
    <w:r w:rsidRPr="29E3E71E">
      <w:rPr>
        <w:rFonts w:cs="Arial"/>
      </w:rPr>
      <w:fldChar w:fldCharType="end"/>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D1169B" w:rsidR="009E21C0" w:rsidP="006A4758" w:rsidRDefault="009E21C0" w14:paraId="0851C501" wp14:textId="77777777">
    <w:pPr>
      <w:pStyle w:val="Header"/>
      <w:pBdr>
        <w:bottom w:val="none" w:color="auto" w:sz="0" w:space="0"/>
      </w:pBdr>
      <w:tabs>
        <w:tab w:val="clear" w:pos="4320"/>
        <w:tab w:val="right" w:pos="10800"/>
      </w:tabs>
      <w:rPr>
        <w:rFonts w:cs="Arial"/>
        <w:szCs w:val="20"/>
      </w:rPr>
    </w:pPr>
    <w:r w:rsidRPr="00E62932">
      <w:rPr>
        <w:rFonts w:ascii="Xerox Sans" w:hAnsi="Xerox Sans"/>
        <w:szCs w:val="20"/>
      </w:rPr>
      <w:fldChar w:fldCharType="begin"/>
    </w:r>
    <w:r w:rsidRPr="00D1169B">
      <w:rPr>
        <w:rFonts w:cs="Arial"/>
        <w:szCs w:val="20"/>
      </w:rPr>
      <w:fldChar w:fldCharType="begin"/>
    </w:r>
    <w:r w:rsidRPr="00D1169B">
      <w:rPr>
        <w:rFonts w:cs="Arial"/>
        <w:szCs w:val="20"/>
      </w:rPr>
      <w:instrText xml:space="preserve"> SUBJECT  </w:instrText>
    </w:r>
    <w:r w:rsidRPr="00D1169B">
      <w:rPr>
        <w:rFonts w:cs="Arial"/>
        <w:szCs w:val="20"/>
      </w:rPr>
      <w:fldChar w:fldCharType="separate"/>
    </w:r>
    <w:r w:rsidR="00371E6A">
      <w:rPr>
        <w:rFonts w:cs="Arial"/>
        <w:szCs w:val="20"/>
      </w:rPr>
      <w:instrText>Service Authorization Part E Version 2.0</w:instrText>
    </w:r>
    <w:r w:rsidRPr="00D1169B">
      <w:rPr>
        <w:rFonts w:cs="Arial"/>
        <w:szCs w:val="20"/>
      </w:rPr>
      <w:fldChar w:fldCharType="end"/>
    </w:r>
    <w:r w:rsidRPr="00D1169B">
      <w:rPr>
        <w:rFonts w:cs="Arial"/>
        <w:szCs w:val="20"/>
      </w:rPr>
      <w:tab/>
    </w:r>
  </w:p>
  <w:p xmlns:wp14="http://schemas.microsoft.com/office/word/2010/wordml" w:rsidRPr="00D1169B" w:rsidR="009E21C0" w:rsidP="29E3E71E" w:rsidRDefault="009E21C0" w14:paraId="570BBA4B" wp14:textId="77777777">
    <w:pPr>
      <w:pStyle w:val="Header"/>
      <w:pBdr>
        <w:bottom w:val="none" w:color="FF000000" w:sz="0" w:space="0"/>
      </w:pBdr>
      <w:tabs>
        <w:tab w:val="clear" w:pos="4320"/>
        <w:tab w:val="clear" w:pos="10710"/>
      </w:tabs>
      <w:rPr>
        <w:rFonts w:cs="Arial"/>
        <w:lang w:val="en-US"/>
      </w:rPr>
    </w:pPr>
    <w:r w:rsidRPr="29E3E71E">
      <w:rPr>
        <w:rFonts w:ascii="Xerox Sans" w:hAnsi="Xerox Sans"/>
      </w:rPr>
      <w:instrText xml:space="preserve"> SUBJECT  </w:instrText>
    </w:r>
    <w:r w:rsidRPr="29E3E71E">
      <w:rPr>
        <w:rFonts w:ascii="Xerox Sans" w:hAnsi="Xerox Sans"/>
      </w:rPr>
      <w:fldChar w:fldCharType="separate"/>
    </w:r>
    <w:r w:rsidRPr="29E3E71E" w:rsidR="29E3E71E">
      <w:rPr>
        <w:rFonts w:ascii="Xerox Sans" w:hAnsi="Xerox Sans"/>
        <w:lang w:val="en-US"/>
      </w:rPr>
      <w:t>Service Authorization Part E</w:t>
    </w:r>
    <w:r w:rsidRPr="29E3E71E">
      <w:rPr>
        <w:rFonts w:ascii="Xerox Sans" w:hAnsi="Xerox Sans"/>
      </w:rPr>
      <w:fldChar w:fldCharType="end"/>
    </w:r>
    <w:r w:rsidRPr="29E3E71E">
      <w:rPr>
        <w:rFonts w:cs="Arial"/>
      </w:rPr>
      <w:fldChar w:fldCharType="begin"/>
    </w:r>
    <w:r w:rsidRPr="29E3E71E">
      <w:rPr>
        <w:rFonts w:cs="Arial"/>
      </w:rPr>
      <w:instrText xml:space="preserve"> SUBJECT  </w:instrText>
    </w:r>
    <w:r w:rsidRPr="29E3E71E">
      <w:rPr>
        <w:rFonts w:cs="Arial"/>
      </w:rPr>
      <w:fldChar w:fldCharType="separate"/>
    </w:r>
    <w:r w:rsidRPr="29E3E71E" w:rsidR="29E3E71E">
      <w:rPr>
        <w:rFonts w:cs="Arial"/>
        <w:lang w:val="en-US"/>
      </w:rPr>
      <w:t>Service Authorization Part E Version 2.0</w:t>
    </w:r>
    <w:r w:rsidRPr="29E3E71E">
      <w:rPr>
        <w:rFonts w:cs="Arial"/>
      </w:rPr>
      <w:fldChar w:fldCharType="end"/>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719C0BEA"/>
    <w:lvl w:ilvl="0">
      <w:start w:val="1"/>
      <w:numFmt w:val="decimal"/>
      <w:pStyle w:val="ListNumber3"/>
      <w:lvlText w:val="%1."/>
      <w:lvlJc w:val="left"/>
      <w:pPr>
        <w:tabs>
          <w:tab w:val="num" w:pos="1080"/>
        </w:tabs>
        <w:ind w:left="1080" w:hanging="360"/>
      </w:pPr>
    </w:lvl>
  </w:abstractNum>
  <w:abstractNum w:abstractNumId="1" w15:restartNumberingAfterBreak="0">
    <w:nsid w:val="FFFFFF89"/>
    <w:multiLevelType w:val="singleLevel"/>
    <w:tmpl w:val="F4FE67C8"/>
    <w:lvl w:ilvl="0">
      <w:start w:val="1"/>
      <w:numFmt w:val="bullet"/>
      <w:pStyle w:val="ListBullet"/>
      <w:lvlText w:val=""/>
      <w:lvlJc w:val="left"/>
      <w:pPr>
        <w:tabs>
          <w:tab w:val="num" w:pos="360"/>
        </w:tabs>
        <w:ind w:left="360" w:hanging="360"/>
      </w:pPr>
      <w:rPr>
        <w:rFonts w:hint="default" w:ascii="Symbol" w:hAnsi="Symbol"/>
      </w:rPr>
    </w:lvl>
  </w:abstractNum>
  <w:abstractNum w:abstractNumId="2" w15:restartNumberingAfterBreak="0">
    <w:nsid w:val="00270CC3"/>
    <w:multiLevelType w:val="hybridMultilevel"/>
    <w:tmpl w:val="83F4CD18"/>
    <w:lvl w:ilvl="0" w:tplc="FFFFFFFF">
      <w:start w:val="1"/>
      <w:numFmt w:val="bullet"/>
      <w:pStyle w:val="TableTextBulletACSSC"/>
      <w:lvlText w:val=""/>
      <w:lvlJc w:val="left"/>
      <w:pPr>
        <w:tabs>
          <w:tab w:val="num" w:pos="144"/>
        </w:tabs>
        <w:ind w:left="144" w:hanging="144"/>
      </w:pPr>
      <w:rPr>
        <w:rFonts w:hint="default" w:ascii="Symbol" w:hAnsi="Symbol"/>
      </w:rPr>
    </w:lvl>
    <w:lvl w:ilvl="1" w:tplc="FFFFFFFF" w:tentative="1">
      <w:start w:val="1"/>
      <w:numFmt w:val="bullet"/>
      <w:lvlText w:val="o"/>
      <w:lvlJc w:val="left"/>
      <w:pPr>
        <w:tabs>
          <w:tab w:val="num" w:pos="1440"/>
        </w:tabs>
        <w:ind w:left="1440" w:hanging="360"/>
      </w:pPr>
      <w:rPr>
        <w:rFonts w:hint="default" w:ascii="Courier New" w:hAnsi="Courier New" w:cs="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cs="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cs="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002B2151"/>
    <w:multiLevelType w:val="hybridMultilevel"/>
    <w:tmpl w:val="A1D6FF5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00514503"/>
    <w:multiLevelType w:val="hybridMultilevel"/>
    <w:tmpl w:val="7F5C73BC"/>
    <w:lvl w:ilvl="0" w:tplc="B4CCA65C">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5" w15:restartNumberingAfterBreak="0">
    <w:nsid w:val="00881782"/>
    <w:multiLevelType w:val="hybridMultilevel"/>
    <w:tmpl w:val="08EA4A86"/>
    <w:lvl w:ilvl="0" w:tplc="0409000F">
      <w:start w:val="1"/>
      <w:numFmt w:val="decimal"/>
      <w:lvlText w:val="%1."/>
      <w:lvlJc w:val="left"/>
      <w:pPr>
        <w:tabs>
          <w:tab w:val="num" w:pos="360"/>
        </w:tabs>
        <w:ind w:left="360" w:hanging="360"/>
      </w:pPr>
      <w:rPr>
        <w:rFonts w:hint="default"/>
        <w:b w:val="0"/>
        <w:sz w:val="18"/>
        <w:szCs w:val="18"/>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0127657F"/>
    <w:multiLevelType w:val="hybridMultilevel"/>
    <w:tmpl w:val="0270D2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1402108"/>
    <w:multiLevelType w:val="hybridMultilevel"/>
    <w:tmpl w:val="AFF6E2B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017B04CE"/>
    <w:multiLevelType w:val="hybridMultilevel"/>
    <w:tmpl w:val="E436883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19861DD"/>
    <w:multiLevelType w:val="hybridMultilevel"/>
    <w:tmpl w:val="5A7A8EA4"/>
    <w:lvl w:ilvl="0" w:tplc="B9B6F5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1AF5078"/>
    <w:multiLevelType w:val="hybridMultilevel"/>
    <w:tmpl w:val="9F9EE402"/>
    <w:lvl w:ilvl="0" w:tplc="110C4954">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01B110DB"/>
    <w:multiLevelType w:val="hybridMultilevel"/>
    <w:tmpl w:val="A2BA5A4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1E0236E"/>
    <w:multiLevelType w:val="hybridMultilevel"/>
    <w:tmpl w:val="FB8CD40A"/>
    <w:lvl w:ilvl="0" w:tplc="110C4954">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01E56DF4"/>
    <w:multiLevelType w:val="hybridMultilevel"/>
    <w:tmpl w:val="3A22A096"/>
    <w:lvl w:ilvl="0" w:tplc="0409000F">
      <w:start w:val="1"/>
      <w:numFmt w:val="decimal"/>
      <w:lvlText w:val="%1."/>
      <w:lvlJc w:val="left"/>
      <w:pPr>
        <w:tabs>
          <w:tab w:val="num" w:pos="360"/>
        </w:tabs>
        <w:ind w:left="360" w:hanging="360"/>
      </w:pPr>
      <w:rPr>
        <w:rFonts w:hint="default"/>
        <w:b w:val="0"/>
        <w:sz w:val="18"/>
        <w:szCs w:val="18"/>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01FB2F33"/>
    <w:multiLevelType w:val="hybridMultilevel"/>
    <w:tmpl w:val="D23E369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025C28C3"/>
    <w:multiLevelType w:val="hybridMultilevel"/>
    <w:tmpl w:val="4220306A"/>
    <w:lvl w:ilvl="0" w:tplc="0409000F">
      <w:start w:val="1"/>
      <w:numFmt w:val="decimal"/>
      <w:lvlText w:val="%1."/>
      <w:lvlJc w:val="left"/>
      <w:pPr>
        <w:tabs>
          <w:tab w:val="num" w:pos="360"/>
        </w:tabs>
        <w:ind w:left="360" w:hanging="360"/>
      </w:pPr>
      <w:rPr>
        <w:rFonts w:hint="default"/>
      </w:rPr>
    </w:lvl>
    <w:lvl w:ilvl="1" w:tplc="C128B0C0"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2622217"/>
    <w:multiLevelType w:val="hybridMultilevel"/>
    <w:tmpl w:val="116CE01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029670B7"/>
    <w:multiLevelType w:val="hybridMultilevel"/>
    <w:tmpl w:val="EB8ACC3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02B87269"/>
    <w:multiLevelType w:val="hybridMultilevel"/>
    <w:tmpl w:val="094C0AB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03B030EA"/>
    <w:multiLevelType w:val="hybridMultilevel"/>
    <w:tmpl w:val="2578C1E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4A448DA"/>
    <w:multiLevelType w:val="hybridMultilevel"/>
    <w:tmpl w:val="2578C1E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4FC66C8"/>
    <w:multiLevelType w:val="hybridMultilevel"/>
    <w:tmpl w:val="5C6E4D4C"/>
    <w:lvl w:ilvl="0" w:tplc="AE661E6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540094A"/>
    <w:multiLevelType w:val="hybridMultilevel"/>
    <w:tmpl w:val="12E2A4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06366451"/>
    <w:multiLevelType w:val="hybridMultilevel"/>
    <w:tmpl w:val="665C6892"/>
    <w:lvl w:ilvl="0" w:tplc="B9B6F5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078C2E75"/>
    <w:multiLevelType w:val="hybridMultilevel"/>
    <w:tmpl w:val="EF9E336A"/>
    <w:lvl w:ilvl="0" w:tplc="0409000F">
      <w:start w:val="1"/>
      <w:numFmt w:val="decimal"/>
      <w:lvlText w:val="%1."/>
      <w:lvlJc w:val="left"/>
      <w:pPr>
        <w:tabs>
          <w:tab w:val="num" w:pos="360"/>
        </w:tabs>
        <w:ind w:left="360" w:hanging="360"/>
      </w:pPr>
      <w:rPr>
        <w:rFonts w:hint="default"/>
        <w:b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07B727DA"/>
    <w:multiLevelType w:val="hybridMultilevel"/>
    <w:tmpl w:val="05ECA8DC"/>
    <w:lvl w:ilvl="0" w:tplc="B9B6F5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07BA191D"/>
    <w:multiLevelType w:val="hybridMultilevel"/>
    <w:tmpl w:val="6772E30A"/>
    <w:lvl w:ilvl="0" w:tplc="110C4954">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8F561BF"/>
    <w:multiLevelType w:val="hybridMultilevel"/>
    <w:tmpl w:val="538EE88A"/>
    <w:lvl w:ilvl="0" w:tplc="712E4B84">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0A1E4A02"/>
    <w:multiLevelType w:val="hybridMultilevel"/>
    <w:tmpl w:val="FE083DBA"/>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0A801222"/>
    <w:multiLevelType w:val="hybridMultilevel"/>
    <w:tmpl w:val="CC627D22"/>
    <w:lvl w:ilvl="0" w:tplc="110C4954">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0A964B04"/>
    <w:multiLevelType w:val="hybridMultilevel"/>
    <w:tmpl w:val="28FA8A0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0B26538E"/>
    <w:multiLevelType w:val="hybridMultilevel"/>
    <w:tmpl w:val="7136AC40"/>
    <w:lvl w:ilvl="0" w:tplc="110C4954">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0B6D1597"/>
    <w:multiLevelType w:val="hybridMultilevel"/>
    <w:tmpl w:val="0D12ACF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0B795C76"/>
    <w:multiLevelType w:val="hybridMultilevel"/>
    <w:tmpl w:val="D92CE75E"/>
    <w:lvl w:ilvl="0" w:tplc="110C495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0C984973"/>
    <w:multiLevelType w:val="hybridMultilevel"/>
    <w:tmpl w:val="E46226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0CA6626F"/>
    <w:multiLevelType w:val="hybridMultilevel"/>
    <w:tmpl w:val="28FA8A0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0D564359"/>
    <w:multiLevelType w:val="hybridMultilevel"/>
    <w:tmpl w:val="D226A2B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0E381A1A"/>
    <w:multiLevelType w:val="hybridMultilevel"/>
    <w:tmpl w:val="2994654C"/>
    <w:lvl w:ilvl="0" w:tplc="C128B0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0E48138B"/>
    <w:multiLevelType w:val="hybridMultilevel"/>
    <w:tmpl w:val="DD605ADE"/>
    <w:lvl w:ilvl="0" w:tplc="110C4954">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0E9B10C7"/>
    <w:multiLevelType w:val="hybridMultilevel"/>
    <w:tmpl w:val="CA942642"/>
    <w:lvl w:ilvl="0" w:tplc="B9B6F5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0FAB4FB4"/>
    <w:multiLevelType w:val="hybridMultilevel"/>
    <w:tmpl w:val="A42E2A7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10117C24"/>
    <w:multiLevelType w:val="hybridMultilevel"/>
    <w:tmpl w:val="1BA87BD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2" w15:restartNumberingAfterBreak="0">
    <w:nsid w:val="106D6422"/>
    <w:multiLevelType w:val="hybridMultilevel"/>
    <w:tmpl w:val="7A3010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3" w15:restartNumberingAfterBreak="0">
    <w:nsid w:val="1165157B"/>
    <w:multiLevelType w:val="hybridMultilevel"/>
    <w:tmpl w:val="C40EE8F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11853E1E"/>
    <w:multiLevelType w:val="hybridMultilevel"/>
    <w:tmpl w:val="86C227FE"/>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5" w15:restartNumberingAfterBreak="0">
    <w:nsid w:val="11964F44"/>
    <w:multiLevelType w:val="hybridMultilevel"/>
    <w:tmpl w:val="4A16ACD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6" w15:restartNumberingAfterBreak="0">
    <w:nsid w:val="11BC13A1"/>
    <w:multiLevelType w:val="hybridMultilevel"/>
    <w:tmpl w:val="2994654C"/>
    <w:lvl w:ilvl="0" w:tplc="C128B0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11C01C7E"/>
    <w:multiLevelType w:val="hybridMultilevel"/>
    <w:tmpl w:val="8B26A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325200A"/>
    <w:multiLevelType w:val="hybridMultilevel"/>
    <w:tmpl w:val="A874F1C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9" w15:restartNumberingAfterBreak="0">
    <w:nsid w:val="13A00A09"/>
    <w:multiLevelType w:val="hybridMultilevel"/>
    <w:tmpl w:val="52C23D24"/>
    <w:lvl w:ilvl="0" w:tplc="0409000F">
      <w:start w:val="1"/>
      <w:numFmt w:val="decimal"/>
      <w:lvlText w:val="%1."/>
      <w:lvlJc w:val="left"/>
      <w:pPr>
        <w:tabs>
          <w:tab w:val="num" w:pos="360"/>
        </w:tabs>
        <w:ind w:left="360" w:hanging="360"/>
      </w:pPr>
    </w:lvl>
    <w:lvl w:ilvl="1" w:tplc="04090019">
      <w:start w:val="1"/>
      <w:numFmt w:val="bullet"/>
      <w:lvlText w:val=""/>
      <w:lvlJc w:val="left"/>
      <w:pPr>
        <w:tabs>
          <w:tab w:val="num" w:pos="1080"/>
        </w:tabs>
        <w:ind w:left="1080" w:hanging="360"/>
      </w:pPr>
      <w:rPr>
        <w:rFonts w:hint="default" w:ascii="Symbol" w:hAnsi="Symbol"/>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0" w15:restartNumberingAfterBreak="0">
    <w:nsid w:val="145657C7"/>
    <w:multiLevelType w:val="hybridMultilevel"/>
    <w:tmpl w:val="8B26A82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151E4E7C"/>
    <w:multiLevelType w:val="hybridMultilevel"/>
    <w:tmpl w:val="E462263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2" w15:restartNumberingAfterBreak="0">
    <w:nsid w:val="158421F5"/>
    <w:multiLevelType w:val="hybridMultilevel"/>
    <w:tmpl w:val="E0BC1D12"/>
    <w:lvl w:ilvl="0" w:tplc="0409000F">
      <w:start w:val="1"/>
      <w:numFmt w:val="decimal"/>
      <w:lvlText w:val="%1."/>
      <w:lvlJc w:val="left"/>
      <w:pPr>
        <w:tabs>
          <w:tab w:val="num" w:pos="360"/>
        </w:tabs>
        <w:ind w:left="360" w:hanging="360"/>
      </w:pPr>
    </w:lvl>
    <w:lvl w:ilvl="1" w:tplc="04090001"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3" w15:restartNumberingAfterBreak="0">
    <w:nsid w:val="1691690D"/>
    <w:multiLevelType w:val="hybridMultilevel"/>
    <w:tmpl w:val="A71ED73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4" w15:restartNumberingAfterBreak="0">
    <w:nsid w:val="16F27555"/>
    <w:multiLevelType w:val="hybridMultilevel"/>
    <w:tmpl w:val="43BAAB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7277201"/>
    <w:multiLevelType w:val="hybridMultilevel"/>
    <w:tmpl w:val="A000D2A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6" w15:restartNumberingAfterBreak="0">
    <w:nsid w:val="17C47D2F"/>
    <w:multiLevelType w:val="hybridMultilevel"/>
    <w:tmpl w:val="8E168634"/>
    <w:lvl w:ilvl="0" w:tplc="0409000F">
      <w:start w:val="1"/>
      <w:numFmt w:val="decimal"/>
      <w:lvlText w:val="%1."/>
      <w:lvlJc w:val="left"/>
      <w:pPr>
        <w:tabs>
          <w:tab w:val="num" w:pos="360"/>
        </w:tabs>
        <w:ind w:left="360" w:hanging="360"/>
      </w:pPr>
      <w:rPr>
        <w:rFonts w:hint="default"/>
        <w:b w:val="0"/>
        <w:sz w:val="18"/>
        <w:szCs w:val="18"/>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7" w15:restartNumberingAfterBreak="0">
    <w:nsid w:val="17D27DD6"/>
    <w:multiLevelType w:val="hybridMultilevel"/>
    <w:tmpl w:val="E0CA44B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8" w15:restartNumberingAfterBreak="0">
    <w:nsid w:val="18E071DC"/>
    <w:multiLevelType w:val="hybridMultilevel"/>
    <w:tmpl w:val="61DCB202"/>
    <w:lvl w:ilvl="0" w:tplc="F552D3AC">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9" w15:restartNumberingAfterBreak="0">
    <w:nsid w:val="19F91177"/>
    <w:multiLevelType w:val="hybridMultilevel"/>
    <w:tmpl w:val="7ED08068"/>
    <w:lvl w:ilvl="0" w:tplc="B9B6F5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1A5F5907"/>
    <w:multiLevelType w:val="hybridMultilevel"/>
    <w:tmpl w:val="5B8A3AF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1" w15:restartNumberingAfterBreak="0">
    <w:nsid w:val="1A846A34"/>
    <w:multiLevelType w:val="hybridMultilevel"/>
    <w:tmpl w:val="21A893A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2" w15:restartNumberingAfterBreak="0">
    <w:nsid w:val="1AEA4179"/>
    <w:multiLevelType w:val="hybridMultilevel"/>
    <w:tmpl w:val="FF76D7E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1B6B111E"/>
    <w:multiLevelType w:val="hybridMultilevel"/>
    <w:tmpl w:val="537873D6"/>
    <w:lvl w:ilvl="0" w:tplc="110C4954">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4" w15:restartNumberingAfterBreak="0">
    <w:nsid w:val="1B973236"/>
    <w:multiLevelType w:val="hybridMultilevel"/>
    <w:tmpl w:val="0902F64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5" w15:restartNumberingAfterBreak="0">
    <w:nsid w:val="1C035EB0"/>
    <w:multiLevelType w:val="hybridMultilevel"/>
    <w:tmpl w:val="8C066E0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6" w15:restartNumberingAfterBreak="0">
    <w:nsid w:val="1C07706A"/>
    <w:multiLevelType w:val="hybridMultilevel"/>
    <w:tmpl w:val="C69E222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7" w15:restartNumberingAfterBreak="0">
    <w:nsid w:val="1C9C4CDF"/>
    <w:multiLevelType w:val="hybridMultilevel"/>
    <w:tmpl w:val="D862AC3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8" w15:restartNumberingAfterBreak="0">
    <w:nsid w:val="1CBA2FE1"/>
    <w:multiLevelType w:val="hybridMultilevel"/>
    <w:tmpl w:val="18886E0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15:restartNumberingAfterBreak="0">
    <w:nsid w:val="1DAD24A4"/>
    <w:multiLevelType w:val="hybridMultilevel"/>
    <w:tmpl w:val="07B63D7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1EE74382"/>
    <w:multiLevelType w:val="hybridMultilevel"/>
    <w:tmpl w:val="4E9053A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1" w15:restartNumberingAfterBreak="0">
    <w:nsid w:val="1F5C3E26"/>
    <w:multiLevelType w:val="hybridMultilevel"/>
    <w:tmpl w:val="DB6404B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2" w15:restartNumberingAfterBreak="0">
    <w:nsid w:val="1F647AA2"/>
    <w:multiLevelType w:val="hybridMultilevel"/>
    <w:tmpl w:val="D8DCEB2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3" w15:restartNumberingAfterBreak="0">
    <w:nsid w:val="1FBC3696"/>
    <w:multiLevelType w:val="hybridMultilevel"/>
    <w:tmpl w:val="964C79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200E620A"/>
    <w:multiLevelType w:val="hybridMultilevel"/>
    <w:tmpl w:val="BF360FC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20203017"/>
    <w:multiLevelType w:val="hybridMultilevel"/>
    <w:tmpl w:val="55C02E8A"/>
    <w:lvl w:ilvl="0" w:tplc="110C4954">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6" w15:restartNumberingAfterBreak="0">
    <w:nsid w:val="20CF4F92"/>
    <w:multiLevelType w:val="hybridMultilevel"/>
    <w:tmpl w:val="9036CE54"/>
    <w:lvl w:ilvl="0" w:tplc="B9B6F5C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20E51C31"/>
    <w:multiLevelType w:val="hybridMultilevel"/>
    <w:tmpl w:val="553E98D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211264DF"/>
    <w:multiLevelType w:val="hybridMultilevel"/>
    <w:tmpl w:val="23840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156244D"/>
    <w:multiLevelType w:val="hybridMultilevel"/>
    <w:tmpl w:val="A9049E38"/>
    <w:lvl w:ilvl="0" w:tplc="C128B0C0">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0" w15:restartNumberingAfterBreak="0">
    <w:nsid w:val="216277BC"/>
    <w:multiLevelType w:val="hybridMultilevel"/>
    <w:tmpl w:val="7FB0E4B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216D1154"/>
    <w:multiLevelType w:val="hybridMultilevel"/>
    <w:tmpl w:val="057CDED0"/>
    <w:lvl w:ilvl="0" w:tplc="110C495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21892B4A"/>
    <w:multiLevelType w:val="hybridMultilevel"/>
    <w:tmpl w:val="FB3CDC1E"/>
    <w:lvl w:ilvl="0" w:tplc="C128B0C0">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3" w15:restartNumberingAfterBreak="0">
    <w:nsid w:val="21B965C4"/>
    <w:multiLevelType w:val="hybridMultilevel"/>
    <w:tmpl w:val="BD9EE80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4" w15:restartNumberingAfterBreak="0">
    <w:nsid w:val="21E5192C"/>
    <w:multiLevelType w:val="hybridMultilevel"/>
    <w:tmpl w:val="D862AC3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5" w15:restartNumberingAfterBreak="0">
    <w:nsid w:val="22D0510D"/>
    <w:multiLevelType w:val="hybridMultilevel"/>
    <w:tmpl w:val="3D14745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6" w15:restartNumberingAfterBreak="0">
    <w:nsid w:val="22ED0560"/>
    <w:multiLevelType w:val="hybridMultilevel"/>
    <w:tmpl w:val="BCB4C88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231472D5"/>
    <w:multiLevelType w:val="hybridMultilevel"/>
    <w:tmpl w:val="DB6404B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8" w15:restartNumberingAfterBreak="0">
    <w:nsid w:val="23367675"/>
    <w:multiLevelType w:val="hybridMultilevel"/>
    <w:tmpl w:val="90CECFB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9" w15:restartNumberingAfterBreak="0">
    <w:nsid w:val="239B2179"/>
    <w:multiLevelType w:val="hybridMultilevel"/>
    <w:tmpl w:val="4AA295AC"/>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90" w15:restartNumberingAfterBreak="0">
    <w:nsid w:val="23E37EBE"/>
    <w:multiLevelType w:val="hybridMultilevel"/>
    <w:tmpl w:val="15DC07C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1" w15:restartNumberingAfterBreak="0">
    <w:nsid w:val="2406245C"/>
    <w:multiLevelType w:val="multilevel"/>
    <w:tmpl w:val="F75E67E0"/>
    <w:lvl w:ilvl="0">
      <w:start w:val="10"/>
      <w:numFmt w:val="decimal"/>
      <w:pStyle w:val="Heading1"/>
      <w:suff w:val="space"/>
      <w:lvlText w:val="%1."/>
      <w:lvlJc w:val="left"/>
      <w:pPr>
        <w:ind w:left="0" w:firstLine="0"/>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2"/>
      <w:numFmt w:val="decimal"/>
      <w:pStyle w:val="Heading2"/>
      <w:lvlText w:val="%1.%2"/>
      <w:lvlJc w:val="left"/>
      <w:pPr>
        <w:tabs>
          <w:tab w:val="num" w:pos="1008"/>
        </w:tabs>
        <w:ind w:left="1008" w:hanging="1008"/>
      </w:pPr>
      <w:rPr>
        <w:rFonts w:hint="default"/>
        <w:sz w:val="48"/>
        <w:szCs w:val="48"/>
      </w:rPr>
    </w:lvl>
    <w:lvl w:ilvl="2">
      <w:start w:val="4"/>
      <w:numFmt w:val="decimal"/>
      <w:pStyle w:val="Heading3"/>
      <w:lvlText w:val="%1.%2.%3"/>
      <w:lvlJc w:val="left"/>
      <w:pPr>
        <w:tabs>
          <w:tab w:val="num" w:pos="0"/>
        </w:tabs>
        <w:ind w:left="0" w:firstLine="0"/>
      </w:pPr>
      <w:rPr>
        <w:rFonts w:hint="default"/>
      </w:rPr>
    </w:lvl>
    <w:lvl w:ilvl="3">
      <w:start w:val="4"/>
      <w:numFmt w:val="decimal"/>
      <w:pStyle w:val="Heading4"/>
      <w:lvlText w:val="%1.%2.%3.%4"/>
      <w:lvlJc w:val="left"/>
      <w:pPr>
        <w:tabs>
          <w:tab w:val="num" w:pos="1296"/>
        </w:tabs>
        <w:ind w:left="0" w:firstLine="0"/>
      </w:pPr>
      <w:rPr>
        <w:rFonts w:hint="default"/>
        <w:b w:val="0"/>
        <w:i w:val="0"/>
        <w:color w:val="auto"/>
      </w:rPr>
    </w:lvl>
    <w:lvl w:ilvl="4">
      <w:start w:val="1"/>
      <w:numFmt w:val="decimal"/>
      <w:lvlText w:val="%1.%2.%3.%4.%5"/>
      <w:lvlJc w:val="left"/>
      <w:pPr>
        <w:tabs>
          <w:tab w:val="num" w:pos="1440"/>
        </w:tabs>
        <w:ind w:left="0" w:firstLine="0"/>
      </w:pPr>
      <w:rPr>
        <w:rFonts w:hint="default"/>
        <w:b/>
        <w:i w:val="0"/>
      </w:rPr>
    </w:lvl>
    <w:lvl w:ilvl="5">
      <w:start w:val="1"/>
      <w:numFmt w:val="none"/>
      <w:lvlText w:val=""/>
      <w:lvlJc w:val="left"/>
      <w:pPr>
        <w:tabs>
          <w:tab w:val="num" w:pos="1584"/>
        </w:tabs>
        <w:ind w:left="1584" w:hanging="1152"/>
      </w:pPr>
      <w:rPr>
        <w:rFonts w:hint="default"/>
      </w:rPr>
    </w:lvl>
    <w:lvl w:ilvl="6">
      <w:start w:val="1"/>
      <w:numFmt w:val="none"/>
      <w:lvlText w:val=""/>
      <w:lvlJc w:val="left"/>
      <w:pPr>
        <w:tabs>
          <w:tab w:val="num" w:pos="1728"/>
        </w:tabs>
        <w:ind w:left="1728" w:hanging="1296"/>
      </w:pPr>
      <w:rPr>
        <w:rFonts w:hint="default"/>
      </w:rPr>
    </w:lvl>
    <w:lvl w:ilvl="7">
      <w:start w:val="1"/>
      <w:numFmt w:val="none"/>
      <w:lvlText w:val=""/>
      <w:lvlJc w:val="left"/>
      <w:pPr>
        <w:tabs>
          <w:tab w:val="num" w:pos="1872"/>
        </w:tabs>
        <w:ind w:left="1872" w:hanging="1440"/>
      </w:pPr>
      <w:rPr>
        <w:rFonts w:hint="default"/>
      </w:rPr>
    </w:lvl>
    <w:lvl w:ilvl="8">
      <w:start w:val="1"/>
      <w:numFmt w:val="none"/>
      <w:lvlText w:val=""/>
      <w:lvlJc w:val="left"/>
      <w:pPr>
        <w:tabs>
          <w:tab w:val="num" w:pos="2016"/>
        </w:tabs>
        <w:ind w:left="2016" w:hanging="1584"/>
      </w:pPr>
      <w:rPr>
        <w:rFonts w:hint="default"/>
      </w:rPr>
    </w:lvl>
  </w:abstractNum>
  <w:abstractNum w:abstractNumId="92" w15:restartNumberingAfterBreak="0">
    <w:nsid w:val="245D36B9"/>
    <w:multiLevelType w:val="hybridMultilevel"/>
    <w:tmpl w:val="2892B1F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3" w15:restartNumberingAfterBreak="0">
    <w:nsid w:val="25CC3F37"/>
    <w:multiLevelType w:val="hybridMultilevel"/>
    <w:tmpl w:val="E4B0D71C"/>
    <w:lvl w:ilvl="0" w:tplc="B9B6F5C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25DB0025"/>
    <w:multiLevelType w:val="hybridMultilevel"/>
    <w:tmpl w:val="5C6E4D4C"/>
    <w:lvl w:ilvl="0" w:tplc="AE661E6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15:restartNumberingAfterBreak="0">
    <w:nsid w:val="25EF6C33"/>
    <w:multiLevelType w:val="hybridMultilevel"/>
    <w:tmpl w:val="386615B8"/>
    <w:lvl w:ilvl="0" w:tplc="110C4954">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6" w15:restartNumberingAfterBreak="0">
    <w:nsid w:val="26CB7108"/>
    <w:multiLevelType w:val="hybridMultilevel"/>
    <w:tmpl w:val="2CD0A996"/>
    <w:lvl w:ilvl="0" w:tplc="1EAE77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287F3FFF"/>
    <w:multiLevelType w:val="hybridMultilevel"/>
    <w:tmpl w:val="E46226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8" w15:restartNumberingAfterBreak="0">
    <w:nsid w:val="293C1AB5"/>
    <w:multiLevelType w:val="hybridMultilevel"/>
    <w:tmpl w:val="BCB4C88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29A4282E"/>
    <w:multiLevelType w:val="hybridMultilevel"/>
    <w:tmpl w:val="2994654C"/>
    <w:lvl w:ilvl="0" w:tplc="C128B0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29CE0B0D"/>
    <w:multiLevelType w:val="hybridMultilevel"/>
    <w:tmpl w:val="4220306A"/>
    <w:lvl w:ilvl="0" w:tplc="0409000F">
      <w:start w:val="1"/>
      <w:numFmt w:val="decimal"/>
      <w:lvlText w:val="%1."/>
      <w:lvlJc w:val="left"/>
      <w:pPr>
        <w:tabs>
          <w:tab w:val="num" w:pos="360"/>
        </w:tabs>
        <w:ind w:left="360" w:hanging="360"/>
      </w:pPr>
      <w:rPr>
        <w:rFonts w:hint="default"/>
      </w:rPr>
    </w:lvl>
    <w:lvl w:ilvl="1" w:tplc="C128B0C0"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2A6E66BD"/>
    <w:multiLevelType w:val="hybridMultilevel"/>
    <w:tmpl w:val="6D1C665E"/>
    <w:lvl w:ilvl="0" w:tplc="110C4954">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2" w15:restartNumberingAfterBreak="0">
    <w:nsid w:val="2AA35753"/>
    <w:multiLevelType w:val="hybridMultilevel"/>
    <w:tmpl w:val="A01609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3" w15:restartNumberingAfterBreak="0">
    <w:nsid w:val="2ACE5C8C"/>
    <w:multiLevelType w:val="hybridMultilevel"/>
    <w:tmpl w:val="55563C1C"/>
    <w:lvl w:ilvl="0" w:tplc="5FD29A1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C851BE7"/>
    <w:multiLevelType w:val="hybridMultilevel"/>
    <w:tmpl w:val="BCF47372"/>
    <w:lvl w:ilvl="0" w:tplc="110C4954">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5" w15:restartNumberingAfterBreak="0">
    <w:nsid w:val="2C8A6759"/>
    <w:multiLevelType w:val="hybridMultilevel"/>
    <w:tmpl w:val="2CD0A996"/>
    <w:lvl w:ilvl="0" w:tplc="1EAE77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15:restartNumberingAfterBreak="0">
    <w:nsid w:val="2D3D3152"/>
    <w:multiLevelType w:val="hybridMultilevel"/>
    <w:tmpl w:val="544680D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15:restartNumberingAfterBreak="0">
    <w:nsid w:val="2DAD01E0"/>
    <w:multiLevelType w:val="multilevel"/>
    <w:tmpl w:val="B300AF2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8" w15:restartNumberingAfterBreak="0">
    <w:nsid w:val="2E10625F"/>
    <w:multiLevelType w:val="hybridMultilevel"/>
    <w:tmpl w:val="2074494E"/>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09" w15:restartNumberingAfterBreak="0">
    <w:nsid w:val="2E826AE7"/>
    <w:multiLevelType w:val="hybridMultilevel"/>
    <w:tmpl w:val="D6FC213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0" w15:restartNumberingAfterBreak="0">
    <w:nsid w:val="2EF1147B"/>
    <w:multiLevelType w:val="hybridMultilevel"/>
    <w:tmpl w:val="3A123FB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15:restartNumberingAfterBreak="0">
    <w:nsid w:val="2FD4203C"/>
    <w:multiLevelType w:val="hybridMultilevel"/>
    <w:tmpl w:val="86C0E98C"/>
    <w:lvl w:ilvl="0" w:tplc="110C4954">
      <w:start w:val="1"/>
      <w:numFmt w:val="decimal"/>
      <w:lvlText w:val="%1."/>
      <w:lvlJc w:val="left"/>
      <w:pPr>
        <w:tabs>
          <w:tab w:val="num" w:pos="360"/>
        </w:tabs>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0125096"/>
    <w:multiLevelType w:val="hybridMultilevel"/>
    <w:tmpl w:val="544680D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15:restartNumberingAfterBreak="0">
    <w:nsid w:val="309862FC"/>
    <w:multiLevelType w:val="hybridMultilevel"/>
    <w:tmpl w:val="6668355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30D509FE"/>
    <w:multiLevelType w:val="hybridMultilevel"/>
    <w:tmpl w:val="172C574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5" w15:restartNumberingAfterBreak="0">
    <w:nsid w:val="30F4477E"/>
    <w:multiLevelType w:val="hybridMultilevel"/>
    <w:tmpl w:val="EE34E26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15:restartNumberingAfterBreak="0">
    <w:nsid w:val="320778F8"/>
    <w:multiLevelType w:val="hybridMultilevel"/>
    <w:tmpl w:val="4410A88C"/>
    <w:lvl w:ilvl="0" w:tplc="110C4954">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7" w15:restartNumberingAfterBreak="0">
    <w:nsid w:val="32EB2F3B"/>
    <w:multiLevelType w:val="hybridMultilevel"/>
    <w:tmpl w:val="2C284B1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15:restartNumberingAfterBreak="0">
    <w:nsid w:val="332D108D"/>
    <w:multiLevelType w:val="hybridMultilevel"/>
    <w:tmpl w:val="5AE201C2"/>
    <w:lvl w:ilvl="0" w:tplc="110C495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15:restartNumberingAfterBreak="0">
    <w:nsid w:val="33921B68"/>
    <w:multiLevelType w:val="hybridMultilevel"/>
    <w:tmpl w:val="2578C1E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15:restartNumberingAfterBreak="0">
    <w:nsid w:val="341A7D8C"/>
    <w:multiLevelType w:val="hybridMultilevel"/>
    <w:tmpl w:val="7BA2638A"/>
    <w:lvl w:ilvl="0" w:tplc="110C495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342E0EF6"/>
    <w:multiLevelType w:val="hybridMultilevel"/>
    <w:tmpl w:val="48960FF0"/>
    <w:lvl w:ilvl="0" w:tplc="C128B0C0">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2" w15:restartNumberingAfterBreak="0">
    <w:nsid w:val="34932070"/>
    <w:multiLevelType w:val="hybridMultilevel"/>
    <w:tmpl w:val="2E48E6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3" w15:restartNumberingAfterBreak="0">
    <w:nsid w:val="34BA0847"/>
    <w:multiLevelType w:val="hybridMultilevel"/>
    <w:tmpl w:val="95AA38C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4" w15:restartNumberingAfterBreak="0">
    <w:nsid w:val="350D6D2F"/>
    <w:multiLevelType w:val="hybridMultilevel"/>
    <w:tmpl w:val="DBC6C82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5" w15:restartNumberingAfterBreak="0">
    <w:nsid w:val="352D4AE9"/>
    <w:multiLevelType w:val="hybridMultilevel"/>
    <w:tmpl w:val="29B4669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15:restartNumberingAfterBreak="0">
    <w:nsid w:val="354A2834"/>
    <w:multiLevelType w:val="hybridMultilevel"/>
    <w:tmpl w:val="101C4E8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7" w15:restartNumberingAfterBreak="0">
    <w:nsid w:val="358E5886"/>
    <w:multiLevelType w:val="hybridMultilevel"/>
    <w:tmpl w:val="803ACCC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8" w15:restartNumberingAfterBreak="0">
    <w:nsid w:val="36040841"/>
    <w:multiLevelType w:val="hybridMultilevel"/>
    <w:tmpl w:val="B72EDA0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9" w15:restartNumberingAfterBreak="0">
    <w:nsid w:val="3694199D"/>
    <w:multiLevelType w:val="multilevel"/>
    <w:tmpl w:val="C34A8BE4"/>
    <w:lvl w:ilvl="0">
      <w:start w:val="10"/>
      <w:numFmt w:val="decimal"/>
      <w:lvlText w:val="%1."/>
      <w:lvlJc w:val="left"/>
      <w:pPr>
        <w:tabs>
          <w:tab w:val="num" w:pos="0"/>
        </w:tabs>
        <w:ind w:left="0" w:firstLine="0"/>
      </w:pPr>
      <w:rPr>
        <w:rFonts w:hint="default"/>
      </w:rPr>
    </w:lvl>
    <w:lvl w:ilvl="1">
      <w:start w:val="2"/>
      <w:numFmt w:val="decimal"/>
      <w:lvlText w:val="%1.%2"/>
      <w:lvlJc w:val="left"/>
      <w:pPr>
        <w:tabs>
          <w:tab w:val="num" w:pos="0"/>
        </w:tabs>
        <w:ind w:left="0" w:firstLine="0"/>
      </w:pPr>
      <w:rPr>
        <w:rFonts w:hint="default"/>
      </w:rPr>
    </w:lvl>
    <w:lvl w:ilvl="2">
      <w:start w:val="4"/>
      <w:numFmt w:val="decimal"/>
      <w:lvlText w:val="%1.%2.%3"/>
      <w:lvlJc w:val="left"/>
      <w:pPr>
        <w:tabs>
          <w:tab w:val="num" w:pos="0"/>
        </w:tabs>
        <w:ind w:left="0" w:firstLine="0"/>
      </w:pPr>
      <w:rPr>
        <w:rFonts w:hint="default"/>
      </w:rPr>
    </w:lvl>
    <w:lvl w:ilvl="3">
      <w:start w:val="4"/>
      <w:numFmt w:val="decimal"/>
      <w:lvlText w:val="%1.%2.%3.%4"/>
      <w:lvlJc w:val="left"/>
      <w:pPr>
        <w:tabs>
          <w:tab w:val="num" w:pos="864"/>
        </w:tabs>
        <w:ind w:left="864" w:hanging="864"/>
      </w:pPr>
      <w:rPr>
        <w:rFonts w:hint="default"/>
        <w:b w:val="0"/>
        <w:bCs w:val="0"/>
        <w:i/>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pStyle w:val="Heading5"/>
      <w:lvlText w:val="%1.%2.%3.%4.%5"/>
      <w:lvlJc w:val="left"/>
      <w:pPr>
        <w:tabs>
          <w:tab w:val="num" w:pos="0"/>
        </w:tabs>
        <w:ind w:left="0" w:firstLine="0"/>
      </w:pPr>
      <w:rPr>
        <w:rFonts w:hint="default" w:ascii="Arial" w:hAnsi="Arial"/>
        <w:b w:val="0"/>
        <w:bCs w:val="0"/>
        <w:i w:val="0"/>
        <w:iCs w:val="0"/>
        <w:caps w:val="0"/>
        <w:smallCaps w:val="0"/>
        <w:strike w:val="0"/>
        <w:dstrike w:val="0"/>
        <w:vanish w:val="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none"/>
      <w:pStyle w:val="Heading6"/>
      <w:lvlText w:val=""/>
      <w:lvlJc w:val="left"/>
      <w:pPr>
        <w:tabs>
          <w:tab w:val="num" w:pos="0"/>
        </w:tabs>
        <w:ind w:left="0" w:firstLine="0"/>
      </w:pPr>
      <w:rPr>
        <w:rFonts w:hint="default"/>
        <w:b w:val="0"/>
        <w:bCs w:val="0"/>
        <w:i w:val="0"/>
        <w:iCs w:val="0"/>
        <w:caps w:val="0"/>
        <w:smallCaps w:val="0"/>
        <w:strike w:val="0"/>
        <w:dstrike w:val="0"/>
        <w:vanish w:val="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none"/>
      <w:pStyle w:val="Heading7"/>
      <w:lvlText w:val=""/>
      <w:lvlJc w:val="left"/>
      <w:pPr>
        <w:tabs>
          <w:tab w:val="num" w:pos="0"/>
        </w:tabs>
        <w:ind w:left="0" w:firstLine="0"/>
      </w:pPr>
      <w:rPr>
        <w:rFonts w:hint="default"/>
        <w:b w:val="0"/>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30" w15:restartNumberingAfterBreak="0">
    <w:nsid w:val="37AB5D2B"/>
    <w:multiLevelType w:val="hybridMultilevel"/>
    <w:tmpl w:val="2CD0A996"/>
    <w:lvl w:ilvl="0" w:tplc="1EAE77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1" w15:restartNumberingAfterBreak="0">
    <w:nsid w:val="37FA289D"/>
    <w:multiLevelType w:val="hybridMultilevel"/>
    <w:tmpl w:val="B2588ADC"/>
    <w:lvl w:ilvl="0" w:tplc="C08EA2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15:restartNumberingAfterBreak="0">
    <w:nsid w:val="391C2B32"/>
    <w:multiLevelType w:val="hybridMultilevel"/>
    <w:tmpl w:val="9F08938A"/>
    <w:lvl w:ilvl="0" w:tplc="A8FEC648">
      <w:start w:val="1"/>
      <w:numFmt w:val="decimal"/>
      <w:lvlText w:val="%1."/>
      <w:lvlJc w:val="left"/>
      <w:pPr>
        <w:ind w:left="360" w:hanging="360"/>
      </w:pPr>
      <w:rPr>
        <w:rFonts w:hint="default"/>
        <w:b w:val="0"/>
        <w:sz w:val="18"/>
        <w:szCs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9651D6F"/>
    <w:multiLevelType w:val="hybridMultilevel"/>
    <w:tmpl w:val="D0920B96"/>
    <w:lvl w:ilvl="0" w:tplc="110C495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399F5A2C"/>
    <w:multiLevelType w:val="hybridMultilevel"/>
    <w:tmpl w:val="33E4FD86"/>
    <w:lvl w:ilvl="0" w:tplc="60B0A19E">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5" w15:restartNumberingAfterBreak="0">
    <w:nsid w:val="39E07494"/>
    <w:multiLevelType w:val="hybridMultilevel"/>
    <w:tmpl w:val="38CE96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15:restartNumberingAfterBreak="0">
    <w:nsid w:val="3BEC1964"/>
    <w:multiLevelType w:val="hybridMultilevel"/>
    <w:tmpl w:val="245C3782"/>
    <w:lvl w:ilvl="0" w:tplc="110C495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15:restartNumberingAfterBreak="0">
    <w:nsid w:val="3BF14BEE"/>
    <w:multiLevelType w:val="hybridMultilevel"/>
    <w:tmpl w:val="8370D5B0"/>
    <w:lvl w:ilvl="0" w:tplc="C128B0C0">
      <w:start w:val="1"/>
      <w:numFmt w:val="decimal"/>
      <w:lvlText w:val="%1."/>
      <w:lvlJc w:val="left"/>
      <w:pPr>
        <w:tabs>
          <w:tab w:val="num" w:pos="360"/>
        </w:tabs>
        <w:ind w:left="360" w:hanging="360"/>
      </w:pPr>
    </w:lvl>
    <w:lvl w:ilvl="1" w:tplc="110C4954">
      <w:start w:val="1"/>
      <w:numFmt w:val="decimal"/>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15:restartNumberingAfterBreak="0">
    <w:nsid w:val="3C682C3F"/>
    <w:multiLevelType w:val="hybridMultilevel"/>
    <w:tmpl w:val="4FE8FD4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3CCF03D3"/>
    <w:multiLevelType w:val="hybridMultilevel"/>
    <w:tmpl w:val="A7E0E28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15:restartNumberingAfterBreak="0">
    <w:nsid w:val="3CF65764"/>
    <w:multiLevelType w:val="hybridMultilevel"/>
    <w:tmpl w:val="BCF47372"/>
    <w:lvl w:ilvl="0" w:tplc="110C4954">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1" w15:restartNumberingAfterBreak="0">
    <w:nsid w:val="3E601CEF"/>
    <w:multiLevelType w:val="hybridMultilevel"/>
    <w:tmpl w:val="5E58EB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2" w15:restartNumberingAfterBreak="0">
    <w:nsid w:val="3E9B1329"/>
    <w:multiLevelType w:val="hybridMultilevel"/>
    <w:tmpl w:val="E4ECF36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3" w15:restartNumberingAfterBreak="0">
    <w:nsid w:val="40A543AB"/>
    <w:multiLevelType w:val="hybridMultilevel"/>
    <w:tmpl w:val="556EDD2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4" w15:restartNumberingAfterBreak="0">
    <w:nsid w:val="42A87B0E"/>
    <w:multiLevelType w:val="hybridMultilevel"/>
    <w:tmpl w:val="2426510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5" w15:restartNumberingAfterBreak="0">
    <w:nsid w:val="42D06FAB"/>
    <w:multiLevelType w:val="hybridMultilevel"/>
    <w:tmpl w:val="AB4CED0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43B37ED1"/>
    <w:multiLevelType w:val="hybridMultilevel"/>
    <w:tmpl w:val="6D46A494"/>
    <w:lvl w:ilvl="0" w:tplc="C28C31E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4292241"/>
    <w:multiLevelType w:val="hybridMultilevel"/>
    <w:tmpl w:val="9C666A68"/>
    <w:lvl w:ilvl="0" w:tplc="110C4954">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8" w15:restartNumberingAfterBreak="0">
    <w:nsid w:val="44413DA1"/>
    <w:multiLevelType w:val="hybridMultilevel"/>
    <w:tmpl w:val="24D2D18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9" w15:restartNumberingAfterBreak="0">
    <w:nsid w:val="447E640D"/>
    <w:multiLevelType w:val="hybridMultilevel"/>
    <w:tmpl w:val="2AAEC22E"/>
    <w:lvl w:ilvl="0" w:tplc="110C4954">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0" w15:restartNumberingAfterBreak="0">
    <w:nsid w:val="44E4183E"/>
    <w:multiLevelType w:val="hybridMultilevel"/>
    <w:tmpl w:val="846CA084"/>
    <w:lvl w:ilvl="0" w:tplc="0C96115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5731416"/>
    <w:multiLevelType w:val="hybridMultilevel"/>
    <w:tmpl w:val="8D50DCD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2" w15:restartNumberingAfterBreak="0">
    <w:nsid w:val="4619714A"/>
    <w:multiLevelType w:val="hybridMultilevel"/>
    <w:tmpl w:val="FF1094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3" w15:restartNumberingAfterBreak="0">
    <w:nsid w:val="4659081D"/>
    <w:multiLevelType w:val="hybridMultilevel"/>
    <w:tmpl w:val="CB5E84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4" w15:restartNumberingAfterBreak="0">
    <w:nsid w:val="46F4307D"/>
    <w:multiLevelType w:val="hybridMultilevel"/>
    <w:tmpl w:val="A42E2A7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471837F5"/>
    <w:multiLevelType w:val="hybridMultilevel"/>
    <w:tmpl w:val="F5F67C0A"/>
    <w:lvl w:ilvl="0" w:tplc="110C4954">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6" w15:restartNumberingAfterBreak="0">
    <w:nsid w:val="476B1E61"/>
    <w:multiLevelType w:val="hybridMultilevel"/>
    <w:tmpl w:val="6AA00D2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15:restartNumberingAfterBreak="0">
    <w:nsid w:val="4A710EBC"/>
    <w:multiLevelType w:val="hybridMultilevel"/>
    <w:tmpl w:val="BCC6911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8" w15:restartNumberingAfterBreak="0">
    <w:nsid w:val="4A711BE0"/>
    <w:multiLevelType w:val="hybridMultilevel"/>
    <w:tmpl w:val="0CE89ECC"/>
    <w:lvl w:ilvl="0" w:tplc="7F927A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4A904821"/>
    <w:multiLevelType w:val="hybridMultilevel"/>
    <w:tmpl w:val="BA6435B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0" w15:restartNumberingAfterBreak="0">
    <w:nsid w:val="4AD33ACC"/>
    <w:multiLevelType w:val="hybridMultilevel"/>
    <w:tmpl w:val="A42E2A7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1" w15:restartNumberingAfterBreak="0">
    <w:nsid w:val="4B0E286A"/>
    <w:multiLevelType w:val="hybridMultilevel"/>
    <w:tmpl w:val="01B4C29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15:restartNumberingAfterBreak="0">
    <w:nsid w:val="4B9A0E71"/>
    <w:multiLevelType w:val="hybridMultilevel"/>
    <w:tmpl w:val="A42E2A7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15:restartNumberingAfterBreak="0">
    <w:nsid w:val="4BDC7F19"/>
    <w:multiLevelType w:val="hybridMultilevel"/>
    <w:tmpl w:val="A000D2A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4" w15:restartNumberingAfterBreak="0">
    <w:nsid w:val="4C034E33"/>
    <w:multiLevelType w:val="hybridMultilevel"/>
    <w:tmpl w:val="4A065170"/>
    <w:lvl w:ilvl="0" w:tplc="C128B0C0">
      <w:start w:val="1"/>
      <w:numFmt w:val="bullet"/>
      <w:pStyle w:val="Bullets2"/>
      <w:lvlText w:val=""/>
      <w:lvlJc w:val="left"/>
      <w:pPr>
        <w:tabs>
          <w:tab w:val="num" w:pos="2160"/>
        </w:tabs>
        <w:ind w:left="2160" w:hanging="360"/>
      </w:pPr>
      <w:rPr>
        <w:rFonts w:hint="default" w:ascii="Symbol" w:hAnsi="Symbol"/>
        <w:sz w:val="20"/>
      </w:rPr>
    </w:lvl>
    <w:lvl w:ilvl="1" w:tplc="04090019">
      <w:start w:val="1"/>
      <w:numFmt w:val="bullet"/>
      <w:lvlText w:val="o"/>
      <w:lvlJc w:val="left"/>
      <w:pPr>
        <w:tabs>
          <w:tab w:val="num" w:pos="2520"/>
        </w:tabs>
        <w:ind w:left="2520" w:hanging="360"/>
      </w:pPr>
      <w:rPr>
        <w:rFonts w:hint="default" w:ascii="Courier New" w:hAnsi="Courier New"/>
      </w:rPr>
    </w:lvl>
    <w:lvl w:ilvl="2" w:tplc="0409001B" w:tentative="1">
      <w:start w:val="1"/>
      <w:numFmt w:val="bullet"/>
      <w:lvlText w:val=""/>
      <w:lvlJc w:val="left"/>
      <w:pPr>
        <w:tabs>
          <w:tab w:val="num" w:pos="3240"/>
        </w:tabs>
        <w:ind w:left="3240" w:hanging="360"/>
      </w:pPr>
      <w:rPr>
        <w:rFonts w:hint="default" w:ascii="Wingdings" w:hAnsi="Wingdings"/>
      </w:rPr>
    </w:lvl>
    <w:lvl w:ilvl="3" w:tplc="0409000F">
      <w:start w:val="1"/>
      <w:numFmt w:val="bullet"/>
      <w:lvlText w:val=""/>
      <w:lvlJc w:val="left"/>
      <w:pPr>
        <w:tabs>
          <w:tab w:val="num" w:pos="3960"/>
        </w:tabs>
        <w:ind w:left="3960" w:hanging="360"/>
      </w:pPr>
      <w:rPr>
        <w:rFonts w:hint="default" w:ascii="Symbol" w:hAnsi="Symbol"/>
        <w:sz w:val="20"/>
      </w:rPr>
    </w:lvl>
    <w:lvl w:ilvl="4" w:tplc="04090019" w:tentative="1">
      <w:start w:val="1"/>
      <w:numFmt w:val="bullet"/>
      <w:lvlText w:val="o"/>
      <w:lvlJc w:val="left"/>
      <w:pPr>
        <w:tabs>
          <w:tab w:val="num" w:pos="4680"/>
        </w:tabs>
        <w:ind w:left="4680" w:hanging="360"/>
      </w:pPr>
      <w:rPr>
        <w:rFonts w:hint="default" w:ascii="Courier New" w:hAnsi="Courier New"/>
      </w:rPr>
    </w:lvl>
    <w:lvl w:ilvl="5" w:tplc="0409001B" w:tentative="1">
      <w:start w:val="1"/>
      <w:numFmt w:val="bullet"/>
      <w:lvlText w:val=""/>
      <w:lvlJc w:val="left"/>
      <w:pPr>
        <w:tabs>
          <w:tab w:val="num" w:pos="5400"/>
        </w:tabs>
        <w:ind w:left="5400" w:hanging="360"/>
      </w:pPr>
      <w:rPr>
        <w:rFonts w:hint="default" w:ascii="Wingdings" w:hAnsi="Wingdings"/>
      </w:rPr>
    </w:lvl>
    <w:lvl w:ilvl="6" w:tplc="0409000F" w:tentative="1">
      <w:start w:val="1"/>
      <w:numFmt w:val="bullet"/>
      <w:lvlText w:val=""/>
      <w:lvlJc w:val="left"/>
      <w:pPr>
        <w:tabs>
          <w:tab w:val="num" w:pos="6120"/>
        </w:tabs>
        <w:ind w:left="6120" w:hanging="360"/>
      </w:pPr>
      <w:rPr>
        <w:rFonts w:hint="default" w:ascii="Symbol" w:hAnsi="Symbol"/>
      </w:rPr>
    </w:lvl>
    <w:lvl w:ilvl="7" w:tplc="04090019" w:tentative="1">
      <w:start w:val="1"/>
      <w:numFmt w:val="bullet"/>
      <w:lvlText w:val="o"/>
      <w:lvlJc w:val="left"/>
      <w:pPr>
        <w:tabs>
          <w:tab w:val="num" w:pos="6840"/>
        </w:tabs>
        <w:ind w:left="6840" w:hanging="360"/>
      </w:pPr>
      <w:rPr>
        <w:rFonts w:hint="default" w:ascii="Courier New" w:hAnsi="Courier New"/>
      </w:rPr>
    </w:lvl>
    <w:lvl w:ilvl="8" w:tplc="0409001B" w:tentative="1">
      <w:start w:val="1"/>
      <w:numFmt w:val="bullet"/>
      <w:lvlText w:val=""/>
      <w:lvlJc w:val="left"/>
      <w:pPr>
        <w:tabs>
          <w:tab w:val="num" w:pos="7560"/>
        </w:tabs>
        <w:ind w:left="7560" w:hanging="360"/>
      </w:pPr>
      <w:rPr>
        <w:rFonts w:hint="default" w:ascii="Wingdings" w:hAnsi="Wingdings"/>
      </w:rPr>
    </w:lvl>
  </w:abstractNum>
  <w:abstractNum w:abstractNumId="165" w15:restartNumberingAfterBreak="0">
    <w:nsid w:val="4C180179"/>
    <w:multiLevelType w:val="hybridMultilevel"/>
    <w:tmpl w:val="E2AC8DBA"/>
    <w:lvl w:ilvl="0" w:tplc="7EB69D50">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166" w15:restartNumberingAfterBreak="0">
    <w:nsid w:val="4C42494E"/>
    <w:multiLevelType w:val="hybridMultilevel"/>
    <w:tmpl w:val="9324379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7" w15:restartNumberingAfterBreak="0">
    <w:nsid w:val="4C8C576D"/>
    <w:multiLevelType w:val="hybridMultilevel"/>
    <w:tmpl w:val="5C022DF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8" w15:restartNumberingAfterBreak="0">
    <w:nsid w:val="4CAC18D8"/>
    <w:multiLevelType w:val="hybridMultilevel"/>
    <w:tmpl w:val="A2BA5A4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9" w15:restartNumberingAfterBreak="0">
    <w:nsid w:val="4CFD4369"/>
    <w:multiLevelType w:val="hybridMultilevel"/>
    <w:tmpl w:val="B300AF2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0" w15:restartNumberingAfterBreak="0">
    <w:nsid w:val="4CFF2658"/>
    <w:multiLevelType w:val="hybridMultilevel"/>
    <w:tmpl w:val="32368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D7E0E61"/>
    <w:multiLevelType w:val="hybridMultilevel"/>
    <w:tmpl w:val="BCB4C88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2" w15:restartNumberingAfterBreak="0">
    <w:nsid w:val="4DE87BD5"/>
    <w:multiLevelType w:val="hybridMultilevel"/>
    <w:tmpl w:val="F350E9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3" w15:restartNumberingAfterBreak="0">
    <w:nsid w:val="4ED46FF4"/>
    <w:multiLevelType w:val="hybridMultilevel"/>
    <w:tmpl w:val="AFACDFC4"/>
    <w:lvl w:ilvl="0" w:tplc="C128B0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F006877"/>
    <w:multiLevelType w:val="hybridMultilevel"/>
    <w:tmpl w:val="4BF6A50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5" w15:restartNumberingAfterBreak="0">
    <w:nsid w:val="4F1D53BF"/>
    <w:multiLevelType w:val="hybridMultilevel"/>
    <w:tmpl w:val="8188BF94"/>
    <w:lvl w:ilvl="0" w:tplc="FFFFFFF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76" w15:restartNumberingAfterBreak="0">
    <w:nsid w:val="4FB34792"/>
    <w:multiLevelType w:val="hybridMultilevel"/>
    <w:tmpl w:val="DB6404B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7" w15:restartNumberingAfterBreak="0">
    <w:nsid w:val="4FF24DE1"/>
    <w:multiLevelType w:val="hybridMultilevel"/>
    <w:tmpl w:val="DBCE04B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8" w15:restartNumberingAfterBreak="0">
    <w:nsid w:val="50022797"/>
    <w:multiLevelType w:val="hybridMultilevel"/>
    <w:tmpl w:val="A42E2A7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15:restartNumberingAfterBreak="0">
    <w:nsid w:val="5028623D"/>
    <w:multiLevelType w:val="hybridMultilevel"/>
    <w:tmpl w:val="F8BAAFB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0" w15:restartNumberingAfterBreak="0">
    <w:nsid w:val="502F5546"/>
    <w:multiLevelType w:val="multilevel"/>
    <w:tmpl w:val="82104592"/>
    <w:lvl w:ilvl="0">
      <w:start w:val="1"/>
      <w:numFmt w:val="lowerLetter"/>
      <w:pStyle w:val="TableTextIndent1ACSBOK"/>
      <w:lvlText w:val="%1)"/>
      <w:lvlJc w:val="left"/>
      <w:pPr>
        <w:tabs>
          <w:tab w:val="num" w:pos="216"/>
        </w:tabs>
        <w:ind w:left="216" w:hanging="216"/>
      </w:pPr>
      <w:rPr>
        <w:rFonts w:hint="default"/>
      </w:rPr>
    </w:lvl>
    <w:lvl w:ilvl="1">
      <w:start w:val="1"/>
      <w:numFmt w:val="decimal"/>
      <w:pStyle w:val="TableTextIndent2ACSBOK"/>
      <w:lvlText w:val="%2)"/>
      <w:lvlJc w:val="left"/>
      <w:pPr>
        <w:tabs>
          <w:tab w:val="num" w:pos="432"/>
        </w:tabs>
        <w:ind w:left="4320" w:hanging="4104"/>
      </w:pPr>
      <w:rPr>
        <w:rFonts w:hint="default"/>
      </w:rPr>
    </w:lvl>
    <w:lvl w:ilvl="2">
      <w:start w:val="1"/>
      <w:numFmt w:val="lowerLetter"/>
      <w:pStyle w:val="TableTextIndent3ACSBOK"/>
      <w:lvlText w:val="%3."/>
      <w:lvlJc w:val="left"/>
      <w:pPr>
        <w:tabs>
          <w:tab w:val="num" w:pos="648"/>
        </w:tabs>
        <w:ind w:left="648" w:hanging="216"/>
      </w:pPr>
      <w:rPr>
        <w:rFonts w:hint="default"/>
      </w:rPr>
    </w:lvl>
    <w:lvl w:ilvl="3">
      <w:start w:val="1"/>
      <w:numFmt w:val="decimal"/>
      <w:pStyle w:val="TableTextIndent4ACSBOK"/>
      <w:lvlText w:val="%4."/>
      <w:lvlJc w:val="left"/>
      <w:pPr>
        <w:tabs>
          <w:tab w:val="num" w:pos="864"/>
        </w:tabs>
        <w:ind w:left="864" w:hanging="216"/>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1" w15:restartNumberingAfterBreak="0">
    <w:nsid w:val="50C00DD3"/>
    <w:multiLevelType w:val="hybridMultilevel"/>
    <w:tmpl w:val="F6BC2642"/>
    <w:lvl w:ilvl="0" w:tplc="B9B6F5C0">
      <w:start w:val="1"/>
      <w:numFmt w:val="decimal"/>
      <w:lvlText w:val="%1."/>
      <w:lvlJc w:val="left"/>
      <w:pPr>
        <w:tabs>
          <w:tab w:val="num" w:pos="360"/>
        </w:tabs>
        <w:ind w:left="360" w:hanging="360"/>
      </w:pPr>
      <w:rPr>
        <w:rFonts w:hint="default"/>
      </w:rPr>
    </w:lvl>
    <w:lvl w:ilvl="1" w:tplc="C128B0C0"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15:restartNumberingAfterBreak="0">
    <w:nsid w:val="50C3099E"/>
    <w:multiLevelType w:val="hybridMultilevel"/>
    <w:tmpl w:val="82EE4E76"/>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83" w15:restartNumberingAfterBreak="0">
    <w:nsid w:val="50DA125B"/>
    <w:multiLevelType w:val="hybridMultilevel"/>
    <w:tmpl w:val="CC182FDC"/>
    <w:lvl w:ilvl="0" w:tplc="B9B6F5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15:restartNumberingAfterBreak="0">
    <w:nsid w:val="515449FD"/>
    <w:multiLevelType w:val="hybridMultilevel"/>
    <w:tmpl w:val="E44AB0B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15:restartNumberingAfterBreak="0">
    <w:nsid w:val="523C1AC8"/>
    <w:multiLevelType w:val="hybridMultilevel"/>
    <w:tmpl w:val="1FDCC3D0"/>
    <w:lvl w:ilvl="0" w:tplc="062AD984">
      <w:start w:val="1"/>
      <w:numFmt w:val="bullet"/>
      <w:lvlText w:val=""/>
      <w:lvlJc w:val="left"/>
      <w:pPr>
        <w:tabs>
          <w:tab w:val="num" w:pos="720"/>
        </w:tabs>
        <w:ind w:left="720" w:hanging="360"/>
      </w:pPr>
      <w:rPr>
        <w:rFonts w:hint="default" w:ascii="Symbol" w:hAnsi="Symbol"/>
      </w:rPr>
    </w:lvl>
    <w:lvl w:ilvl="1" w:tplc="04090019" w:tentative="1">
      <w:start w:val="1"/>
      <w:numFmt w:val="bullet"/>
      <w:lvlText w:val="o"/>
      <w:lvlJc w:val="left"/>
      <w:pPr>
        <w:tabs>
          <w:tab w:val="num" w:pos="1440"/>
        </w:tabs>
        <w:ind w:left="1440" w:hanging="360"/>
      </w:pPr>
      <w:rPr>
        <w:rFonts w:hint="default" w:ascii="Courier New" w:hAnsi="Courier New"/>
      </w:rPr>
    </w:lvl>
    <w:lvl w:ilvl="2" w:tplc="0409001B" w:tentative="1">
      <w:start w:val="1"/>
      <w:numFmt w:val="bullet"/>
      <w:lvlText w:val=""/>
      <w:lvlJc w:val="left"/>
      <w:pPr>
        <w:tabs>
          <w:tab w:val="num" w:pos="2160"/>
        </w:tabs>
        <w:ind w:left="2160" w:hanging="360"/>
      </w:pPr>
      <w:rPr>
        <w:rFonts w:hint="default" w:ascii="Wingdings" w:hAnsi="Wingdings"/>
      </w:rPr>
    </w:lvl>
    <w:lvl w:ilvl="3" w:tplc="0409000F" w:tentative="1">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86" w15:restartNumberingAfterBreak="0">
    <w:nsid w:val="528044D4"/>
    <w:multiLevelType w:val="hybridMultilevel"/>
    <w:tmpl w:val="8B3042E0"/>
    <w:lvl w:ilvl="0" w:tplc="04090001">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187" w15:restartNumberingAfterBreak="0">
    <w:nsid w:val="529E4190"/>
    <w:multiLevelType w:val="hybridMultilevel"/>
    <w:tmpl w:val="A42E2A7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8" w15:restartNumberingAfterBreak="0">
    <w:nsid w:val="532B6DE8"/>
    <w:multiLevelType w:val="multilevel"/>
    <w:tmpl w:val="F78683F6"/>
    <w:lvl w:ilvl="0">
      <w:start w:val="10"/>
      <w:numFmt w:val="decimal"/>
      <w:lvlText w:val="%1."/>
      <w:lvlJc w:val="left"/>
      <w:pPr>
        <w:tabs>
          <w:tab w:val="num" w:pos="360"/>
        </w:tabs>
        <w:ind w:left="0" w:firstLine="0"/>
      </w:pPr>
      <w:rPr>
        <w:rFonts w:hint="default"/>
      </w:rPr>
    </w:lvl>
    <w:lvl w:ilvl="1">
      <w:start w:val="2"/>
      <w:numFmt w:val="decimal"/>
      <w:lvlText w:val="%1.%2"/>
      <w:lvlJc w:val="left"/>
      <w:pPr>
        <w:tabs>
          <w:tab w:val="num" w:pos="0"/>
        </w:tabs>
        <w:ind w:left="0" w:firstLine="0"/>
      </w:pPr>
      <w:rPr>
        <w:rFonts w:hint="default"/>
      </w:rPr>
    </w:lvl>
    <w:lvl w:ilvl="2">
      <w:start w:val="4"/>
      <w:numFmt w:val="decimal"/>
      <w:lvlText w:val="%1.%2.%3"/>
      <w:lvlJc w:val="left"/>
      <w:pPr>
        <w:tabs>
          <w:tab w:val="num" w:pos="0"/>
        </w:tabs>
        <w:ind w:left="0" w:firstLine="0"/>
      </w:pPr>
      <w:rPr>
        <w:rFonts w:hint="default"/>
      </w:rPr>
    </w:lvl>
    <w:lvl w:ilvl="3">
      <w:start w:val="4"/>
      <w:numFmt w:val="decimal"/>
      <w:pStyle w:val="StyleStyleHeading4DarkRedDoubleunderlineBold"/>
      <w:lvlText w:val="%1.%2.%3.%4"/>
      <w:lvlJc w:val="left"/>
      <w:pPr>
        <w:tabs>
          <w:tab w:val="num" w:pos="0"/>
        </w:tabs>
        <w:ind w:left="0" w:firstLine="0"/>
      </w:pPr>
      <w:rPr>
        <w:rFonts w:hint="default" w:cs="Times New Roman"/>
        <w:b w:val="0"/>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Text w:val="%1.%2.%3.4.%5"/>
      <w:lvlJc w:val="left"/>
      <w:pPr>
        <w:tabs>
          <w:tab w:val="num" w:pos="0"/>
        </w:tabs>
        <w:ind w:left="0" w:firstLine="0"/>
      </w:pPr>
      <w:rPr>
        <w:rFonts w:hint="default" w:cs="Times New Roman"/>
        <w:b w:val="0"/>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lvlText w:val="%1.%2.%3.%4.%5.%6"/>
      <w:lvlJc w:val="left"/>
      <w:pPr>
        <w:tabs>
          <w:tab w:val="num" w:pos="0"/>
        </w:tabs>
        <w:ind w:left="0" w:firstLine="0"/>
      </w:pPr>
      <w:rPr>
        <w:rFonts w:hint="default" w:cs="Times New Roman"/>
        <w:b w:val="0"/>
        <w:bCs w:val="0"/>
        <w:i w:val="0"/>
        <w:iCs w:val="0"/>
        <w:caps w:val="0"/>
        <w:smallCaps w:val="0"/>
        <w:strike w:val="0"/>
        <w:dstrike w:val="0"/>
        <w:vanish w:val="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lvlText w:val="%1.%2.%3.%4.%5.%6.%7"/>
      <w:lvlJc w:val="left"/>
      <w:pPr>
        <w:tabs>
          <w:tab w:val="num" w:pos="0"/>
        </w:tabs>
        <w:ind w:left="0" w:firstLine="0"/>
      </w:pPr>
      <w:rPr>
        <w:rFonts w:hint="default" w:cs="Times New Roman"/>
        <w:b w:val="0"/>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89" w15:restartNumberingAfterBreak="0">
    <w:nsid w:val="533556FD"/>
    <w:multiLevelType w:val="hybridMultilevel"/>
    <w:tmpl w:val="F98E4C6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0" w15:restartNumberingAfterBreak="0">
    <w:nsid w:val="53911BDC"/>
    <w:multiLevelType w:val="hybridMultilevel"/>
    <w:tmpl w:val="A42E2A7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15:restartNumberingAfterBreak="0">
    <w:nsid w:val="543F35BA"/>
    <w:multiLevelType w:val="hybridMultilevel"/>
    <w:tmpl w:val="D0BEAE08"/>
    <w:lvl w:ilvl="0" w:tplc="B9B6F5C0">
      <w:start w:val="1"/>
      <w:numFmt w:val="decimal"/>
      <w:lvlText w:val="%1."/>
      <w:lvlJc w:val="left"/>
      <w:pPr>
        <w:tabs>
          <w:tab w:val="num" w:pos="360"/>
        </w:tabs>
        <w:ind w:left="360" w:hanging="360"/>
      </w:pPr>
      <w:rPr>
        <w:rFonts w:hint="default"/>
      </w:rPr>
    </w:lvl>
    <w:lvl w:ilvl="1" w:tplc="C128B0C0"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2" w15:restartNumberingAfterBreak="0">
    <w:nsid w:val="55323064"/>
    <w:multiLevelType w:val="hybridMultilevel"/>
    <w:tmpl w:val="54E44B0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15:restartNumberingAfterBreak="0">
    <w:nsid w:val="556E1313"/>
    <w:multiLevelType w:val="hybridMultilevel"/>
    <w:tmpl w:val="AB4CED0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55A96A21"/>
    <w:multiLevelType w:val="hybridMultilevel"/>
    <w:tmpl w:val="79FA0D0E"/>
    <w:lvl w:ilvl="0" w:tplc="B9B6F5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5" w15:restartNumberingAfterBreak="0">
    <w:nsid w:val="57312B9F"/>
    <w:multiLevelType w:val="hybridMultilevel"/>
    <w:tmpl w:val="CA6ADEAC"/>
    <w:lvl w:ilvl="0" w:tplc="38462B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6" w15:restartNumberingAfterBreak="0">
    <w:nsid w:val="574376FE"/>
    <w:multiLevelType w:val="hybridMultilevel"/>
    <w:tmpl w:val="7A7098F0"/>
    <w:lvl w:ilvl="0" w:tplc="110C4954">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7" w15:restartNumberingAfterBreak="0">
    <w:nsid w:val="58D6420A"/>
    <w:multiLevelType w:val="hybridMultilevel"/>
    <w:tmpl w:val="4EF0B386"/>
    <w:lvl w:ilvl="0" w:tplc="4412EF62">
      <w:start w:val="1"/>
      <w:numFmt w:val="decimal"/>
      <w:lvlText w:val="%1."/>
      <w:lvlJc w:val="left"/>
      <w:pPr>
        <w:tabs>
          <w:tab w:val="num" w:pos="360"/>
        </w:tabs>
        <w:ind w:left="360" w:hanging="360"/>
      </w:pPr>
    </w:lvl>
    <w:lvl w:ilvl="1" w:tplc="C128B0C0"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8" w15:restartNumberingAfterBreak="0">
    <w:nsid w:val="59486F8C"/>
    <w:multiLevelType w:val="hybridMultilevel"/>
    <w:tmpl w:val="BF360FC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9" w15:restartNumberingAfterBreak="0">
    <w:nsid w:val="59711AED"/>
    <w:multiLevelType w:val="multilevel"/>
    <w:tmpl w:val="639CC4D4"/>
    <w:lvl w:ilvl="0">
      <w:start w:val="1"/>
      <w:numFmt w:val="lowerLetter"/>
      <w:pStyle w:val="TableTextIndent1ACSSC"/>
      <w:lvlText w:val="%1)"/>
      <w:lvlJc w:val="left"/>
      <w:pPr>
        <w:tabs>
          <w:tab w:val="num" w:pos="216"/>
        </w:tabs>
        <w:ind w:left="216" w:hanging="216"/>
      </w:pPr>
      <w:rPr>
        <w:rFonts w:hint="default"/>
      </w:rPr>
    </w:lvl>
    <w:lvl w:ilvl="1">
      <w:start w:val="1"/>
      <w:numFmt w:val="decimal"/>
      <w:pStyle w:val="TableTextIndent2ACSSC"/>
      <w:lvlText w:val="%2)"/>
      <w:lvlJc w:val="left"/>
      <w:pPr>
        <w:tabs>
          <w:tab w:val="num" w:pos="432"/>
        </w:tabs>
        <w:ind w:left="432" w:hanging="216"/>
      </w:pPr>
      <w:rPr>
        <w:rFonts w:hint="default"/>
      </w:rPr>
    </w:lvl>
    <w:lvl w:ilvl="2">
      <w:start w:val="1"/>
      <w:numFmt w:val="lowerLetter"/>
      <w:pStyle w:val="TableTextIndent3ACSSC"/>
      <w:lvlText w:val="%3."/>
      <w:lvlJc w:val="left"/>
      <w:pPr>
        <w:tabs>
          <w:tab w:val="num" w:pos="648"/>
        </w:tabs>
        <w:ind w:left="648" w:hanging="216"/>
      </w:pPr>
      <w:rPr>
        <w:rFonts w:hint="default"/>
      </w:rPr>
    </w:lvl>
    <w:lvl w:ilvl="3">
      <w:start w:val="1"/>
      <w:numFmt w:val="decimal"/>
      <w:pStyle w:val="TableTextIndent4ACSSC"/>
      <w:lvlText w:val="%4."/>
      <w:lvlJc w:val="left"/>
      <w:pPr>
        <w:tabs>
          <w:tab w:val="num" w:pos="864"/>
        </w:tabs>
        <w:ind w:left="864" w:hanging="216"/>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0" w15:restartNumberingAfterBreak="0">
    <w:nsid w:val="598A4E72"/>
    <w:multiLevelType w:val="hybridMultilevel"/>
    <w:tmpl w:val="4220306A"/>
    <w:lvl w:ilvl="0" w:tplc="0409000F">
      <w:start w:val="1"/>
      <w:numFmt w:val="decimal"/>
      <w:lvlText w:val="%1."/>
      <w:lvlJc w:val="left"/>
      <w:pPr>
        <w:tabs>
          <w:tab w:val="num" w:pos="360"/>
        </w:tabs>
        <w:ind w:left="360" w:hanging="360"/>
      </w:pPr>
      <w:rPr>
        <w:rFonts w:hint="default"/>
      </w:rPr>
    </w:lvl>
    <w:lvl w:ilvl="1" w:tplc="C128B0C0"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15:restartNumberingAfterBreak="0">
    <w:nsid w:val="59E322C9"/>
    <w:multiLevelType w:val="hybridMultilevel"/>
    <w:tmpl w:val="544680D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15:restartNumberingAfterBreak="0">
    <w:nsid w:val="5A693D9D"/>
    <w:multiLevelType w:val="hybridMultilevel"/>
    <w:tmpl w:val="E196D02E"/>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03" w15:restartNumberingAfterBreak="0">
    <w:nsid w:val="5B534625"/>
    <w:multiLevelType w:val="hybridMultilevel"/>
    <w:tmpl w:val="61A46F8C"/>
    <w:lvl w:ilvl="0" w:tplc="110C4954">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4" w15:restartNumberingAfterBreak="0">
    <w:nsid w:val="5B853978"/>
    <w:multiLevelType w:val="hybridMultilevel"/>
    <w:tmpl w:val="EB2A37F2"/>
    <w:lvl w:ilvl="0" w:tplc="B3DED406">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5" w15:restartNumberingAfterBreak="0">
    <w:nsid w:val="5BC83E94"/>
    <w:multiLevelType w:val="hybridMultilevel"/>
    <w:tmpl w:val="06CC3152"/>
    <w:lvl w:ilvl="0" w:tplc="B9B6F5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6" w15:restartNumberingAfterBreak="0">
    <w:nsid w:val="5C2553DA"/>
    <w:multiLevelType w:val="hybridMultilevel"/>
    <w:tmpl w:val="CD389B9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7" w15:restartNumberingAfterBreak="0">
    <w:nsid w:val="5E3A23C6"/>
    <w:multiLevelType w:val="hybridMultilevel"/>
    <w:tmpl w:val="23DE50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8" w15:restartNumberingAfterBreak="0">
    <w:nsid w:val="5E907410"/>
    <w:multiLevelType w:val="hybridMultilevel"/>
    <w:tmpl w:val="D0920B96"/>
    <w:lvl w:ilvl="0" w:tplc="110C495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9" w15:restartNumberingAfterBreak="0">
    <w:nsid w:val="5EAB11A6"/>
    <w:multiLevelType w:val="hybridMultilevel"/>
    <w:tmpl w:val="014C3FE8"/>
    <w:lvl w:ilvl="0" w:tplc="04090011">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0" w15:restartNumberingAfterBreak="0">
    <w:nsid w:val="5EF06962"/>
    <w:multiLevelType w:val="hybridMultilevel"/>
    <w:tmpl w:val="9490BC16"/>
    <w:lvl w:ilvl="0" w:tplc="110C495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1" w15:restartNumberingAfterBreak="0">
    <w:nsid w:val="5F21457E"/>
    <w:multiLevelType w:val="hybridMultilevel"/>
    <w:tmpl w:val="D92CE75E"/>
    <w:lvl w:ilvl="0" w:tplc="110C495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2" w15:restartNumberingAfterBreak="0">
    <w:nsid w:val="5F4A756C"/>
    <w:multiLevelType w:val="hybridMultilevel"/>
    <w:tmpl w:val="E2E85A70"/>
    <w:lvl w:ilvl="0" w:tplc="4412EF62">
      <w:start w:val="1"/>
      <w:numFmt w:val="decimal"/>
      <w:lvlText w:val="%1."/>
      <w:lvlJc w:val="left"/>
      <w:pPr>
        <w:tabs>
          <w:tab w:val="num" w:pos="360"/>
        </w:tabs>
        <w:ind w:left="360" w:hanging="360"/>
      </w:pPr>
      <w:rPr>
        <w:rFonts w:hint="default"/>
        <w:sz w:val="17"/>
        <w:szCs w:val="17"/>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3" w15:restartNumberingAfterBreak="0">
    <w:nsid w:val="5FDA04AD"/>
    <w:multiLevelType w:val="hybridMultilevel"/>
    <w:tmpl w:val="C39CD442"/>
    <w:lvl w:ilvl="0" w:tplc="C128B0C0">
      <w:start w:val="1"/>
      <w:numFmt w:val="decimal"/>
      <w:lvlText w:val="%1."/>
      <w:lvlJc w:val="left"/>
      <w:pPr>
        <w:tabs>
          <w:tab w:val="num" w:pos="360"/>
        </w:tabs>
        <w:ind w:left="360" w:hanging="360"/>
      </w:pPr>
      <w:rPr>
        <w:rFonts w:hint="default"/>
      </w:rPr>
    </w:lvl>
    <w:lvl w:ilvl="1" w:tplc="04090019">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4" w15:restartNumberingAfterBreak="0">
    <w:nsid w:val="607E0C13"/>
    <w:multiLevelType w:val="hybridMultilevel"/>
    <w:tmpl w:val="DB6404B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5" w15:restartNumberingAfterBreak="0">
    <w:nsid w:val="61511F3D"/>
    <w:multiLevelType w:val="hybridMultilevel"/>
    <w:tmpl w:val="6074C934"/>
    <w:lvl w:ilvl="0" w:tplc="C17AF22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61AB35DC"/>
    <w:multiLevelType w:val="hybridMultilevel"/>
    <w:tmpl w:val="4220306A"/>
    <w:lvl w:ilvl="0" w:tplc="0409000F">
      <w:start w:val="1"/>
      <w:numFmt w:val="decimal"/>
      <w:lvlText w:val="%1."/>
      <w:lvlJc w:val="left"/>
      <w:pPr>
        <w:tabs>
          <w:tab w:val="num" w:pos="360"/>
        </w:tabs>
        <w:ind w:left="360" w:hanging="360"/>
      </w:pPr>
      <w:rPr>
        <w:rFonts w:hint="default"/>
      </w:rPr>
    </w:lvl>
    <w:lvl w:ilvl="1" w:tplc="C128B0C0"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7" w15:restartNumberingAfterBreak="0">
    <w:nsid w:val="61F82D43"/>
    <w:multiLevelType w:val="hybridMultilevel"/>
    <w:tmpl w:val="4220306A"/>
    <w:lvl w:ilvl="0" w:tplc="0409000F">
      <w:start w:val="1"/>
      <w:numFmt w:val="decimal"/>
      <w:lvlText w:val="%1."/>
      <w:lvlJc w:val="left"/>
      <w:pPr>
        <w:tabs>
          <w:tab w:val="num" w:pos="360"/>
        </w:tabs>
        <w:ind w:left="360" w:hanging="360"/>
      </w:pPr>
      <w:rPr>
        <w:rFonts w:hint="default"/>
      </w:rPr>
    </w:lvl>
    <w:lvl w:ilvl="1" w:tplc="C128B0C0"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8" w15:restartNumberingAfterBreak="0">
    <w:nsid w:val="6323709D"/>
    <w:multiLevelType w:val="hybridMultilevel"/>
    <w:tmpl w:val="0F00B370"/>
    <w:lvl w:ilvl="0" w:tplc="EFF62EBC">
      <w:start w:val="1"/>
      <w:numFmt w:val="decimal"/>
      <w:lvlText w:val="%1."/>
      <w:lvlJc w:val="left"/>
      <w:pPr>
        <w:tabs>
          <w:tab w:val="num" w:pos="360"/>
        </w:tabs>
        <w:ind w:left="360" w:hanging="360"/>
      </w:pPr>
    </w:lvl>
    <w:lvl w:ilvl="1" w:tplc="0409000F"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9" w15:restartNumberingAfterBreak="0">
    <w:nsid w:val="63A203B6"/>
    <w:multiLevelType w:val="hybridMultilevel"/>
    <w:tmpl w:val="124C4D3A"/>
    <w:lvl w:ilvl="0" w:tplc="1DA6ADB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3AC7FA2"/>
    <w:multiLevelType w:val="hybridMultilevel"/>
    <w:tmpl w:val="891A24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45B4C18"/>
    <w:multiLevelType w:val="hybridMultilevel"/>
    <w:tmpl w:val="E38ADA46"/>
    <w:lvl w:ilvl="0" w:tplc="110C4954">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2" w15:restartNumberingAfterBreak="0">
    <w:nsid w:val="655957D7"/>
    <w:multiLevelType w:val="hybridMultilevel"/>
    <w:tmpl w:val="3EF6B7F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3" w15:restartNumberingAfterBreak="0">
    <w:nsid w:val="659C61CE"/>
    <w:multiLevelType w:val="hybridMultilevel"/>
    <w:tmpl w:val="D5AA5BB0"/>
    <w:lvl w:ilvl="0" w:tplc="0409000F">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66213D1C"/>
    <w:multiLevelType w:val="hybridMultilevel"/>
    <w:tmpl w:val="31E8177C"/>
    <w:lvl w:ilvl="0" w:tplc="87AE80F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6D42EFD"/>
    <w:multiLevelType w:val="hybridMultilevel"/>
    <w:tmpl w:val="A65A4C12"/>
    <w:lvl w:ilvl="0" w:tplc="B9B6F5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6" w15:restartNumberingAfterBreak="0">
    <w:nsid w:val="67DE792A"/>
    <w:multiLevelType w:val="hybridMultilevel"/>
    <w:tmpl w:val="2CD0A996"/>
    <w:lvl w:ilvl="0" w:tplc="1EAE77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7" w15:restartNumberingAfterBreak="0">
    <w:nsid w:val="67EF133E"/>
    <w:multiLevelType w:val="hybridMultilevel"/>
    <w:tmpl w:val="B51222B4"/>
    <w:lvl w:ilvl="0" w:tplc="0409000F">
      <w:start w:val="1"/>
      <w:numFmt w:val="decimal"/>
      <w:lvlText w:val="%1."/>
      <w:lvlJc w:val="left"/>
      <w:pPr>
        <w:tabs>
          <w:tab w:val="num" w:pos="360"/>
        </w:tabs>
        <w:ind w:left="360" w:hanging="360"/>
      </w:pPr>
      <w:rPr>
        <w:rFonts w:hint="default"/>
        <w:b w:val="0"/>
        <w:sz w:val="18"/>
        <w:szCs w:val="1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8" w15:restartNumberingAfterBreak="0">
    <w:nsid w:val="681E0D5C"/>
    <w:multiLevelType w:val="hybridMultilevel"/>
    <w:tmpl w:val="28549BDE"/>
    <w:lvl w:ilvl="0" w:tplc="31A25BB0">
      <w:start w:val="1"/>
      <w:numFmt w:val="decimal"/>
      <w:lvlText w:val="%1."/>
      <w:lvlJc w:val="left"/>
      <w:pPr>
        <w:tabs>
          <w:tab w:val="num" w:pos="360"/>
        </w:tabs>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8333E0A"/>
    <w:multiLevelType w:val="hybridMultilevel"/>
    <w:tmpl w:val="788C35E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0" w15:restartNumberingAfterBreak="0">
    <w:nsid w:val="68555F3F"/>
    <w:multiLevelType w:val="hybridMultilevel"/>
    <w:tmpl w:val="61DCB202"/>
    <w:lvl w:ilvl="0" w:tplc="F552D3AC">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1" w15:restartNumberingAfterBreak="0">
    <w:nsid w:val="6895623F"/>
    <w:multiLevelType w:val="hybridMultilevel"/>
    <w:tmpl w:val="B2669904"/>
    <w:lvl w:ilvl="0" w:tplc="C128B0C0">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2" w15:restartNumberingAfterBreak="0">
    <w:nsid w:val="69071134"/>
    <w:multiLevelType w:val="hybridMultilevel"/>
    <w:tmpl w:val="4204276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3" w15:restartNumberingAfterBreak="0">
    <w:nsid w:val="69355584"/>
    <w:multiLevelType w:val="hybridMultilevel"/>
    <w:tmpl w:val="F29039D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4" w15:restartNumberingAfterBreak="0">
    <w:nsid w:val="6A2F6E41"/>
    <w:multiLevelType w:val="hybridMultilevel"/>
    <w:tmpl w:val="FB163DD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5" w15:restartNumberingAfterBreak="0">
    <w:nsid w:val="6A8A0327"/>
    <w:multiLevelType w:val="hybridMultilevel"/>
    <w:tmpl w:val="121873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6" w15:restartNumberingAfterBreak="0">
    <w:nsid w:val="6ABE404F"/>
    <w:multiLevelType w:val="hybridMultilevel"/>
    <w:tmpl w:val="BE185A3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7" w15:restartNumberingAfterBreak="0">
    <w:nsid w:val="6B0E4BB7"/>
    <w:multiLevelType w:val="hybridMultilevel"/>
    <w:tmpl w:val="BC9AE10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8" w15:restartNumberingAfterBreak="0">
    <w:nsid w:val="6B351899"/>
    <w:multiLevelType w:val="hybridMultilevel"/>
    <w:tmpl w:val="BCB4C88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9" w15:restartNumberingAfterBreak="0">
    <w:nsid w:val="6BE0449B"/>
    <w:multiLevelType w:val="hybridMultilevel"/>
    <w:tmpl w:val="435A321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0" w15:restartNumberingAfterBreak="0">
    <w:nsid w:val="6CD56FAC"/>
    <w:multiLevelType w:val="hybridMultilevel"/>
    <w:tmpl w:val="B684731E"/>
    <w:lvl w:ilvl="0" w:tplc="0409000F">
      <w:start w:val="1"/>
      <w:numFmt w:val="decimal"/>
      <w:lvlText w:val="%1."/>
      <w:lvlJc w:val="left"/>
      <w:pPr>
        <w:tabs>
          <w:tab w:val="num" w:pos="360"/>
        </w:tabs>
        <w:ind w:left="360" w:hanging="360"/>
      </w:pPr>
      <w:rPr>
        <w:rFonts w:hint="default"/>
      </w:rPr>
    </w:lvl>
    <w:lvl w:ilvl="1" w:tplc="33FE279A">
      <w:start w:val="1"/>
      <w:numFmt w:val="bullet"/>
      <w:lvlText w:val="o"/>
      <w:lvlJc w:val="left"/>
      <w:pPr>
        <w:tabs>
          <w:tab w:val="num" w:pos="720"/>
        </w:tabs>
        <w:ind w:left="1440" w:hanging="360"/>
      </w:pPr>
      <w:rPr>
        <w:rFonts w:hint="default" w:ascii="Courier New" w:hAnsi="Courier New"/>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1" w15:restartNumberingAfterBreak="0">
    <w:nsid w:val="6D291F4A"/>
    <w:multiLevelType w:val="hybridMultilevel"/>
    <w:tmpl w:val="DB6404B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2" w15:restartNumberingAfterBreak="0">
    <w:nsid w:val="6E7258FC"/>
    <w:multiLevelType w:val="hybridMultilevel"/>
    <w:tmpl w:val="4220306A"/>
    <w:lvl w:ilvl="0" w:tplc="0409000F">
      <w:start w:val="1"/>
      <w:numFmt w:val="decimal"/>
      <w:lvlText w:val="%1."/>
      <w:lvlJc w:val="left"/>
      <w:pPr>
        <w:tabs>
          <w:tab w:val="num" w:pos="360"/>
        </w:tabs>
        <w:ind w:left="360" w:hanging="360"/>
      </w:pPr>
      <w:rPr>
        <w:rFonts w:hint="default"/>
      </w:rPr>
    </w:lvl>
    <w:lvl w:ilvl="1" w:tplc="C128B0C0"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3" w15:restartNumberingAfterBreak="0">
    <w:nsid w:val="6E806C10"/>
    <w:multiLevelType w:val="hybridMultilevel"/>
    <w:tmpl w:val="DC96134C"/>
    <w:lvl w:ilvl="0" w:tplc="B9B6F5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4" w15:restartNumberingAfterBreak="0">
    <w:nsid w:val="6EA167B7"/>
    <w:multiLevelType w:val="hybridMultilevel"/>
    <w:tmpl w:val="6EC0302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5" w15:restartNumberingAfterBreak="0">
    <w:nsid w:val="6EC07E98"/>
    <w:multiLevelType w:val="hybridMultilevel"/>
    <w:tmpl w:val="A86CE40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6" w15:restartNumberingAfterBreak="0">
    <w:nsid w:val="6FBA7ADE"/>
    <w:multiLevelType w:val="hybridMultilevel"/>
    <w:tmpl w:val="EE1417E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0542248"/>
    <w:multiLevelType w:val="hybridMultilevel"/>
    <w:tmpl w:val="A768C3B0"/>
    <w:lvl w:ilvl="0" w:tplc="4412EF62">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8" w15:restartNumberingAfterBreak="0">
    <w:nsid w:val="711A456E"/>
    <w:multiLevelType w:val="hybridMultilevel"/>
    <w:tmpl w:val="82E8A2F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9" w15:restartNumberingAfterBreak="0">
    <w:nsid w:val="71853A65"/>
    <w:multiLevelType w:val="hybridMultilevel"/>
    <w:tmpl w:val="0396EE72"/>
    <w:lvl w:ilvl="0" w:tplc="B9B6F5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0" w15:restartNumberingAfterBreak="0">
    <w:nsid w:val="72D63A83"/>
    <w:multiLevelType w:val="hybridMultilevel"/>
    <w:tmpl w:val="2CD0A996"/>
    <w:lvl w:ilvl="0" w:tplc="1EAE77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1" w15:restartNumberingAfterBreak="0">
    <w:nsid w:val="72DB1822"/>
    <w:multiLevelType w:val="hybridMultilevel"/>
    <w:tmpl w:val="0BF86E4E"/>
    <w:lvl w:ilvl="0" w:tplc="319A69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3251F0F"/>
    <w:multiLevelType w:val="hybridMultilevel"/>
    <w:tmpl w:val="60ECA2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733A4D45"/>
    <w:multiLevelType w:val="hybridMultilevel"/>
    <w:tmpl w:val="2D626D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4" w15:restartNumberingAfterBreak="0">
    <w:nsid w:val="73973F77"/>
    <w:multiLevelType w:val="hybridMultilevel"/>
    <w:tmpl w:val="E4CACAD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5" w15:restartNumberingAfterBreak="0">
    <w:nsid w:val="75186B5E"/>
    <w:multiLevelType w:val="hybridMultilevel"/>
    <w:tmpl w:val="9CA298B0"/>
    <w:lvl w:ilvl="0" w:tplc="110C4954">
      <w:start w:val="1"/>
      <w:numFmt w:val="bullet"/>
      <w:pStyle w:val="Indent5ACSSC"/>
      <w:lvlText w:val=""/>
      <w:lvlJc w:val="left"/>
      <w:pPr>
        <w:tabs>
          <w:tab w:val="num" w:pos="2880"/>
        </w:tabs>
        <w:ind w:left="2880" w:hanging="360"/>
      </w:pPr>
      <w:rPr>
        <w:rFonts w:hint="default" w:ascii="Symbol" w:hAnsi="Symbol"/>
      </w:rPr>
    </w:lvl>
    <w:lvl w:ilvl="1" w:tplc="0409000F" w:tentative="1">
      <w:start w:val="1"/>
      <w:numFmt w:val="bullet"/>
      <w:lvlText w:val="o"/>
      <w:lvlJc w:val="left"/>
      <w:pPr>
        <w:tabs>
          <w:tab w:val="num" w:pos="1440"/>
        </w:tabs>
        <w:ind w:left="1440" w:hanging="360"/>
      </w:pPr>
      <w:rPr>
        <w:rFonts w:hint="default" w:ascii="Courier New" w:hAnsi="Courier New" w:cs="Courier New"/>
      </w:rPr>
    </w:lvl>
    <w:lvl w:ilvl="2" w:tplc="0409001B" w:tentative="1">
      <w:start w:val="1"/>
      <w:numFmt w:val="bullet"/>
      <w:lvlText w:val=""/>
      <w:lvlJc w:val="left"/>
      <w:pPr>
        <w:tabs>
          <w:tab w:val="num" w:pos="2160"/>
        </w:tabs>
        <w:ind w:left="2160" w:hanging="360"/>
      </w:pPr>
      <w:rPr>
        <w:rFonts w:hint="default" w:ascii="Wingdings" w:hAnsi="Wingdings"/>
      </w:rPr>
    </w:lvl>
    <w:lvl w:ilvl="3" w:tplc="0409000F" w:tentative="1">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cs="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cs="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256" w15:restartNumberingAfterBreak="0">
    <w:nsid w:val="7530733A"/>
    <w:multiLevelType w:val="hybridMultilevel"/>
    <w:tmpl w:val="3D32FCB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7" w15:restartNumberingAfterBreak="0">
    <w:nsid w:val="76056170"/>
    <w:multiLevelType w:val="hybridMultilevel"/>
    <w:tmpl w:val="BFBAFB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76B14814"/>
    <w:multiLevelType w:val="hybridMultilevel"/>
    <w:tmpl w:val="B164CE18"/>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59" w15:restartNumberingAfterBreak="0">
    <w:nsid w:val="7727658B"/>
    <w:multiLevelType w:val="hybridMultilevel"/>
    <w:tmpl w:val="FCFE3F2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0" w15:restartNumberingAfterBreak="0">
    <w:nsid w:val="7837169C"/>
    <w:multiLevelType w:val="hybridMultilevel"/>
    <w:tmpl w:val="C40EE8F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1" w15:restartNumberingAfterBreak="0">
    <w:nsid w:val="79E05848"/>
    <w:multiLevelType w:val="hybridMultilevel"/>
    <w:tmpl w:val="28B875B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2" w15:restartNumberingAfterBreak="0">
    <w:nsid w:val="7A014233"/>
    <w:multiLevelType w:val="hybridMultilevel"/>
    <w:tmpl w:val="364A3908"/>
    <w:lvl w:ilvl="0" w:tplc="4412EF62">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3" w15:restartNumberingAfterBreak="0">
    <w:nsid w:val="7BD86469"/>
    <w:multiLevelType w:val="hybridMultilevel"/>
    <w:tmpl w:val="C102134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4" w15:restartNumberingAfterBreak="0">
    <w:nsid w:val="7C0362DD"/>
    <w:multiLevelType w:val="hybridMultilevel"/>
    <w:tmpl w:val="544680D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D347D1D"/>
    <w:multiLevelType w:val="hybridMultilevel"/>
    <w:tmpl w:val="07B63D7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6" w15:restartNumberingAfterBreak="0">
    <w:nsid w:val="7E4323B2"/>
    <w:multiLevelType w:val="hybridMultilevel"/>
    <w:tmpl w:val="372ACE46"/>
    <w:lvl w:ilvl="0" w:tplc="B9B6F5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7" w15:restartNumberingAfterBreak="0">
    <w:nsid w:val="7EE56E2E"/>
    <w:multiLevelType w:val="hybridMultilevel"/>
    <w:tmpl w:val="5F42E6EE"/>
    <w:lvl w:ilvl="0" w:tplc="B9B6F5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8" w15:restartNumberingAfterBreak="0">
    <w:nsid w:val="7EFA1C11"/>
    <w:multiLevelType w:val="multilevel"/>
    <w:tmpl w:val="DAEE83C6"/>
    <w:lvl w:ilvl="0">
      <w:start w:val="1"/>
      <w:numFmt w:val="lowerLetter"/>
      <w:pStyle w:val="Indent1ACSSC"/>
      <w:lvlText w:val="%1)"/>
      <w:lvlJc w:val="left"/>
      <w:pPr>
        <w:tabs>
          <w:tab w:val="num" w:pos="1440"/>
        </w:tabs>
        <w:ind w:left="1440" w:hanging="360"/>
      </w:pPr>
      <w:rPr>
        <w:rFonts w:hint="default"/>
        <w:color w:val="auto"/>
      </w:rPr>
    </w:lvl>
    <w:lvl w:ilvl="1">
      <w:start w:val="1"/>
      <w:numFmt w:val="decimal"/>
      <w:pStyle w:val="Indent2ACSSC"/>
      <w:lvlText w:val="%2)"/>
      <w:lvlJc w:val="left"/>
      <w:pPr>
        <w:tabs>
          <w:tab w:val="num" w:pos="1800"/>
        </w:tabs>
        <w:ind w:left="1800" w:hanging="360"/>
      </w:pPr>
      <w:rPr>
        <w:rFonts w:hint="default"/>
      </w:rPr>
    </w:lvl>
    <w:lvl w:ilvl="2">
      <w:start w:val="1"/>
      <w:numFmt w:val="lowerLetter"/>
      <w:pStyle w:val="Indent3ACSSC"/>
      <w:lvlText w:val="%3."/>
      <w:lvlJc w:val="left"/>
      <w:pPr>
        <w:tabs>
          <w:tab w:val="num" w:pos="2160"/>
        </w:tabs>
        <w:ind w:left="2160" w:hanging="360"/>
      </w:pPr>
      <w:rPr>
        <w:rFonts w:hint="default"/>
      </w:rPr>
    </w:lvl>
    <w:lvl w:ilvl="3">
      <w:start w:val="1"/>
      <w:numFmt w:val="decimal"/>
      <w:pStyle w:val="Indent4ACSSC"/>
      <w:lvlText w:val="%4."/>
      <w:lvlJc w:val="left"/>
      <w:pPr>
        <w:tabs>
          <w:tab w:val="num" w:pos="2520"/>
        </w:tabs>
        <w:ind w:left="252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9" w15:restartNumberingAfterBreak="0">
    <w:nsid w:val="7F790FB2"/>
    <w:multiLevelType w:val="hybridMultilevel"/>
    <w:tmpl w:val="61DCB202"/>
    <w:lvl w:ilvl="0" w:tplc="F552D3AC">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615401834">
    <w:abstractNumId w:val="188"/>
  </w:num>
  <w:num w:numId="2" w16cid:durableId="2090539785">
    <w:abstractNumId w:val="1"/>
  </w:num>
  <w:num w:numId="3" w16cid:durableId="1799181004">
    <w:abstractNumId w:val="0"/>
  </w:num>
  <w:num w:numId="4" w16cid:durableId="688796125">
    <w:abstractNumId w:val="164"/>
  </w:num>
  <w:num w:numId="5" w16cid:durableId="661157546">
    <w:abstractNumId w:val="268"/>
  </w:num>
  <w:num w:numId="6" w16cid:durableId="666254324">
    <w:abstractNumId w:val="255"/>
  </w:num>
  <w:num w:numId="7" w16cid:durableId="1289967725">
    <w:abstractNumId w:val="2"/>
  </w:num>
  <w:num w:numId="8" w16cid:durableId="507477951">
    <w:abstractNumId w:val="199"/>
  </w:num>
  <w:num w:numId="9" w16cid:durableId="375664276">
    <w:abstractNumId w:val="180"/>
  </w:num>
  <w:num w:numId="10" w16cid:durableId="683480469">
    <w:abstractNumId w:val="45"/>
  </w:num>
  <w:num w:numId="11" w16cid:durableId="864904412">
    <w:abstractNumId w:val="204"/>
  </w:num>
  <w:num w:numId="12" w16cid:durableId="281037003">
    <w:abstractNumId w:val="169"/>
  </w:num>
  <w:num w:numId="13" w16cid:durableId="1195967620">
    <w:abstractNumId w:val="42"/>
  </w:num>
  <w:num w:numId="14" w16cid:durableId="1881824324">
    <w:abstractNumId w:val="27"/>
  </w:num>
  <w:num w:numId="15" w16cid:durableId="1871412274">
    <w:abstractNumId w:val="63"/>
  </w:num>
  <w:num w:numId="16" w16cid:durableId="1334837946">
    <w:abstractNumId w:val="79"/>
  </w:num>
  <w:num w:numId="17" w16cid:durableId="974136811">
    <w:abstractNumId w:val="185"/>
  </w:num>
  <w:num w:numId="18" w16cid:durableId="1819105992">
    <w:abstractNumId w:val="239"/>
  </w:num>
  <w:num w:numId="19" w16cid:durableId="1661419948">
    <w:abstractNumId w:val="7"/>
  </w:num>
  <w:num w:numId="20" w16cid:durableId="756487332">
    <w:abstractNumId w:val="73"/>
  </w:num>
  <w:num w:numId="21" w16cid:durableId="14121031">
    <w:abstractNumId w:val="57"/>
  </w:num>
  <w:num w:numId="22" w16cid:durableId="449670573">
    <w:abstractNumId w:val="166"/>
  </w:num>
  <w:num w:numId="23" w16cid:durableId="1492217194">
    <w:abstractNumId w:val="113"/>
  </w:num>
  <w:num w:numId="24" w16cid:durableId="1438715275">
    <w:abstractNumId w:val="147"/>
  </w:num>
  <w:num w:numId="25" w16cid:durableId="1262298285">
    <w:abstractNumId w:val="101"/>
  </w:num>
  <w:num w:numId="26" w16cid:durableId="1074815448">
    <w:abstractNumId w:val="137"/>
  </w:num>
  <w:num w:numId="27" w16cid:durableId="1712224171">
    <w:abstractNumId w:val="70"/>
  </w:num>
  <w:num w:numId="28" w16cid:durableId="924189865">
    <w:abstractNumId w:val="24"/>
  </w:num>
  <w:num w:numId="29" w16cid:durableId="1870561273">
    <w:abstractNumId w:val="157"/>
  </w:num>
  <w:num w:numId="30" w16cid:durableId="1046023708">
    <w:abstractNumId w:val="256"/>
  </w:num>
  <w:num w:numId="31" w16cid:durableId="2035304379">
    <w:abstractNumId w:val="142"/>
  </w:num>
  <w:num w:numId="32" w16cid:durableId="209341796">
    <w:abstractNumId w:val="218"/>
  </w:num>
  <w:num w:numId="33" w16cid:durableId="1016805971">
    <w:abstractNumId w:val="49"/>
  </w:num>
  <w:num w:numId="34" w16cid:durableId="824979484">
    <w:abstractNumId w:val="107"/>
  </w:num>
  <w:num w:numId="35" w16cid:durableId="1453086542">
    <w:abstractNumId w:val="140"/>
  </w:num>
  <w:num w:numId="36" w16cid:durableId="399401079">
    <w:abstractNumId w:val="109"/>
  </w:num>
  <w:num w:numId="37" w16cid:durableId="180900529">
    <w:abstractNumId w:val="159"/>
  </w:num>
  <w:num w:numId="38" w16cid:durableId="652947618">
    <w:abstractNumId w:val="116"/>
  </w:num>
  <w:num w:numId="39" w16cid:durableId="1812214025">
    <w:abstractNumId w:val="221"/>
  </w:num>
  <w:num w:numId="40" w16cid:durableId="1534029249">
    <w:abstractNumId w:val="177"/>
  </w:num>
  <w:num w:numId="41" w16cid:durableId="1718777323">
    <w:abstractNumId w:val="172"/>
  </w:num>
  <w:num w:numId="42" w16cid:durableId="385030696">
    <w:abstractNumId w:val="122"/>
  </w:num>
  <w:num w:numId="43" w16cid:durableId="953515885">
    <w:abstractNumId w:val="65"/>
  </w:num>
  <w:num w:numId="44" w16cid:durableId="1503155047">
    <w:abstractNumId w:val="60"/>
  </w:num>
  <w:num w:numId="45" w16cid:durableId="1505559362">
    <w:abstractNumId w:val="189"/>
  </w:num>
  <w:num w:numId="46" w16cid:durableId="722289318">
    <w:abstractNumId w:val="167"/>
  </w:num>
  <w:num w:numId="47" w16cid:durableId="591594800">
    <w:abstractNumId w:val="66"/>
  </w:num>
  <w:num w:numId="48" w16cid:durableId="578639253">
    <w:abstractNumId w:val="245"/>
  </w:num>
  <w:num w:numId="49" w16cid:durableId="1775511941">
    <w:abstractNumId w:val="10"/>
  </w:num>
  <w:num w:numId="50" w16cid:durableId="243148821">
    <w:abstractNumId w:val="17"/>
  </w:num>
  <w:num w:numId="51" w16cid:durableId="1586761934">
    <w:abstractNumId w:val="234"/>
  </w:num>
  <w:num w:numId="52" w16cid:durableId="1499536390">
    <w:abstractNumId w:val="83"/>
  </w:num>
  <w:num w:numId="53" w16cid:durableId="1243181413">
    <w:abstractNumId w:val="134"/>
  </w:num>
  <w:num w:numId="54" w16cid:durableId="304166623">
    <w:abstractNumId w:val="52"/>
  </w:num>
  <w:num w:numId="55" w16cid:durableId="1323512059">
    <w:abstractNumId w:val="121"/>
  </w:num>
  <w:num w:numId="56" w16cid:durableId="981228934">
    <w:abstractNumId w:val="92"/>
  </w:num>
  <w:num w:numId="57" w16cid:durableId="459685925">
    <w:abstractNumId w:val="151"/>
  </w:num>
  <w:num w:numId="58" w16cid:durableId="178742487">
    <w:abstractNumId w:val="4"/>
  </w:num>
  <w:num w:numId="59" w16cid:durableId="1595822569">
    <w:abstractNumId w:val="202"/>
  </w:num>
  <w:num w:numId="60" w16cid:durableId="578683807">
    <w:abstractNumId w:val="127"/>
  </w:num>
  <w:num w:numId="61" w16cid:durableId="543912450">
    <w:abstractNumId w:val="110"/>
  </w:num>
  <w:num w:numId="62" w16cid:durableId="1957784493">
    <w:abstractNumId w:val="182"/>
  </w:num>
  <w:num w:numId="63" w16cid:durableId="748426235">
    <w:abstractNumId w:val="262"/>
  </w:num>
  <w:num w:numId="64" w16cid:durableId="993408256">
    <w:abstractNumId w:val="235"/>
  </w:num>
  <w:num w:numId="65" w16cid:durableId="2052487307">
    <w:abstractNumId w:val="53"/>
  </w:num>
  <w:num w:numId="66" w16cid:durableId="1114592862">
    <w:abstractNumId w:val="126"/>
  </w:num>
  <w:num w:numId="67" w16cid:durableId="258295917">
    <w:abstractNumId w:val="203"/>
  </w:num>
  <w:num w:numId="68" w16cid:durableId="1069159202">
    <w:abstractNumId w:val="108"/>
  </w:num>
  <w:num w:numId="69" w16cid:durableId="586576330">
    <w:abstractNumId w:val="68"/>
  </w:num>
  <w:num w:numId="70" w16cid:durableId="441848276">
    <w:abstractNumId w:val="128"/>
  </w:num>
  <w:num w:numId="71" w16cid:durableId="324086703">
    <w:abstractNumId w:val="144"/>
  </w:num>
  <w:num w:numId="72" w16cid:durableId="349723324">
    <w:abstractNumId w:val="55"/>
  </w:num>
  <w:num w:numId="73" w16cid:durableId="730926352">
    <w:abstractNumId w:val="48"/>
  </w:num>
  <w:num w:numId="74" w16cid:durableId="1451586158">
    <w:abstractNumId w:val="124"/>
  </w:num>
  <w:num w:numId="75" w16cid:durableId="756247047">
    <w:abstractNumId w:val="85"/>
  </w:num>
  <w:num w:numId="76" w16cid:durableId="1472091045">
    <w:abstractNumId w:val="263"/>
  </w:num>
  <w:num w:numId="77" w16cid:durableId="372847528">
    <w:abstractNumId w:val="174"/>
  </w:num>
  <w:num w:numId="78" w16cid:durableId="2107993259">
    <w:abstractNumId w:val="61"/>
  </w:num>
  <w:num w:numId="79" w16cid:durableId="993294043">
    <w:abstractNumId w:val="222"/>
  </w:num>
  <w:num w:numId="80" w16cid:durableId="328794711">
    <w:abstractNumId w:val="22"/>
  </w:num>
  <w:num w:numId="81" w16cid:durableId="1860730661">
    <w:abstractNumId w:val="231"/>
  </w:num>
  <w:num w:numId="82" w16cid:durableId="2015568803">
    <w:abstractNumId w:val="72"/>
  </w:num>
  <w:num w:numId="83" w16cid:durableId="1871795491">
    <w:abstractNumId w:val="75"/>
  </w:num>
  <w:num w:numId="84" w16cid:durableId="1425225756">
    <w:abstractNumId w:val="261"/>
  </w:num>
  <w:num w:numId="85" w16cid:durableId="1050153359">
    <w:abstractNumId w:val="141"/>
  </w:num>
  <w:num w:numId="86" w16cid:durableId="1334265156">
    <w:abstractNumId w:val="165"/>
  </w:num>
  <w:num w:numId="87" w16cid:durableId="390883310">
    <w:abstractNumId w:val="186"/>
  </w:num>
  <w:num w:numId="88" w16cid:durableId="1604797346">
    <w:abstractNumId w:val="196"/>
  </w:num>
  <w:num w:numId="89" w16cid:durableId="1862283830">
    <w:abstractNumId w:val="247"/>
  </w:num>
  <w:num w:numId="90" w16cid:durableId="1868105652">
    <w:abstractNumId w:val="95"/>
  </w:num>
  <w:num w:numId="91" w16cid:durableId="1090198466">
    <w:abstractNumId w:val="237"/>
  </w:num>
  <w:num w:numId="92" w16cid:durableId="661736533">
    <w:abstractNumId w:val="155"/>
  </w:num>
  <w:num w:numId="93" w16cid:durableId="462315541">
    <w:abstractNumId w:val="38"/>
  </w:num>
  <w:num w:numId="94" w16cid:durableId="1208956800">
    <w:abstractNumId w:val="123"/>
  </w:num>
  <w:num w:numId="95" w16cid:durableId="1934823109">
    <w:abstractNumId w:val="197"/>
  </w:num>
  <w:num w:numId="96" w16cid:durableId="1122260991">
    <w:abstractNumId w:val="88"/>
  </w:num>
  <w:num w:numId="97" w16cid:durableId="609431568">
    <w:abstractNumId w:val="64"/>
  </w:num>
  <w:num w:numId="98" w16cid:durableId="552423329">
    <w:abstractNumId w:val="152"/>
  </w:num>
  <w:num w:numId="99" w16cid:durableId="173614858">
    <w:abstractNumId w:val="254"/>
  </w:num>
  <w:num w:numId="100" w16cid:durableId="1566645204">
    <w:abstractNumId w:val="102"/>
  </w:num>
  <w:num w:numId="101" w16cid:durableId="1195994910">
    <w:abstractNumId w:val="153"/>
  </w:num>
  <w:num w:numId="102" w16cid:durableId="380178724">
    <w:abstractNumId w:val="18"/>
  </w:num>
  <w:num w:numId="103" w16cid:durableId="939993766">
    <w:abstractNumId w:val="13"/>
  </w:num>
  <w:num w:numId="104" w16cid:durableId="1527328201">
    <w:abstractNumId w:val="179"/>
  </w:num>
  <w:num w:numId="105" w16cid:durableId="940842632">
    <w:abstractNumId w:val="77"/>
  </w:num>
  <w:num w:numId="106" w16cid:durableId="2082286686">
    <w:abstractNumId w:val="120"/>
  </w:num>
  <w:num w:numId="107" w16cid:durableId="1489244820">
    <w:abstractNumId w:val="36"/>
  </w:num>
  <w:num w:numId="108" w16cid:durableId="1796631994">
    <w:abstractNumId w:val="81"/>
  </w:num>
  <w:num w:numId="109" w16cid:durableId="1274173973">
    <w:abstractNumId w:val="161"/>
  </w:num>
  <w:num w:numId="110" w16cid:durableId="279727158">
    <w:abstractNumId w:val="201"/>
  </w:num>
  <w:num w:numId="111" w16cid:durableId="38288070">
    <w:abstractNumId w:val="100"/>
  </w:num>
  <w:num w:numId="112" w16cid:durableId="1924946877">
    <w:abstractNumId w:val="37"/>
  </w:num>
  <w:num w:numId="113" w16cid:durableId="545488444">
    <w:abstractNumId w:val="213"/>
  </w:num>
  <w:num w:numId="114" w16cid:durableId="637075975">
    <w:abstractNumId w:val="148"/>
  </w:num>
  <w:num w:numId="115" w16cid:durableId="1799689204">
    <w:abstractNumId w:val="118"/>
  </w:num>
  <w:num w:numId="116" w16cid:durableId="757873477">
    <w:abstractNumId w:val="195"/>
  </w:num>
  <w:num w:numId="117" w16cid:durableId="2089761802">
    <w:abstractNumId w:val="156"/>
  </w:num>
  <w:num w:numId="118" w16cid:durableId="372777945">
    <w:abstractNumId w:val="28"/>
  </w:num>
  <w:num w:numId="119" w16cid:durableId="111900705">
    <w:abstractNumId w:val="136"/>
  </w:num>
  <w:num w:numId="120" w16cid:durableId="1644043875">
    <w:abstractNumId w:val="138"/>
  </w:num>
  <w:num w:numId="121" w16cid:durableId="1620647573">
    <w:abstractNumId w:val="62"/>
  </w:num>
  <w:num w:numId="122" w16cid:durableId="2036609845">
    <w:abstractNumId w:val="8"/>
  </w:num>
  <w:num w:numId="123" w16cid:durableId="1137524518">
    <w:abstractNumId w:val="117"/>
  </w:num>
  <w:num w:numId="124" w16cid:durableId="1737898272">
    <w:abstractNumId w:val="135"/>
  </w:num>
  <w:num w:numId="125" w16cid:durableId="1134834086">
    <w:abstractNumId w:val="115"/>
  </w:num>
  <w:num w:numId="126" w16cid:durableId="1519084011">
    <w:abstractNumId w:val="206"/>
  </w:num>
  <w:num w:numId="127" w16cid:durableId="1373649133">
    <w:abstractNumId w:val="192"/>
  </w:num>
  <w:num w:numId="128" w16cid:durableId="213975902">
    <w:abstractNumId w:val="131"/>
  </w:num>
  <w:num w:numId="129" w16cid:durableId="1490515620">
    <w:abstractNumId w:val="265"/>
  </w:num>
  <w:num w:numId="130" w16cid:durableId="1123311554">
    <w:abstractNumId w:val="209"/>
  </w:num>
  <w:num w:numId="131" w16cid:durableId="1350716613">
    <w:abstractNumId w:val="248"/>
  </w:num>
  <w:num w:numId="132" w16cid:durableId="2003045459">
    <w:abstractNumId w:val="80"/>
  </w:num>
  <w:num w:numId="133" w16cid:durableId="102261766">
    <w:abstractNumId w:val="187"/>
  </w:num>
  <w:num w:numId="134" w16cid:durableId="2131625325">
    <w:abstractNumId w:val="175"/>
  </w:num>
  <w:num w:numId="135" w16cid:durableId="1615135899">
    <w:abstractNumId w:val="32"/>
  </w:num>
  <w:num w:numId="136" w16cid:durableId="1400637616">
    <w:abstractNumId w:val="226"/>
  </w:num>
  <w:num w:numId="137" w16cid:durableId="1887109497">
    <w:abstractNumId w:val="20"/>
  </w:num>
  <w:num w:numId="138" w16cid:durableId="627777853">
    <w:abstractNumId w:val="71"/>
  </w:num>
  <w:num w:numId="139" w16cid:durableId="1284506696">
    <w:abstractNumId w:val="230"/>
  </w:num>
  <w:num w:numId="140" w16cid:durableId="1559783159">
    <w:abstractNumId w:val="98"/>
  </w:num>
  <w:num w:numId="141" w16cid:durableId="1351642856">
    <w:abstractNumId w:val="31"/>
  </w:num>
  <w:num w:numId="142" w16cid:durableId="2063363377">
    <w:abstractNumId w:val="90"/>
  </w:num>
  <w:num w:numId="143" w16cid:durableId="1095130760">
    <w:abstractNumId w:val="44"/>
  </w:num>
  <w:num w:numId="144" w16cid:durableId="1256549698">
    <w:abstractNumId w:val="16"/>
  </w:num>
  <w:num w:numId="145" w16cid:durableId="1586454618">
    <w:abstractNumId w:val="14"/>
  </w:num>
  <w:num w:numId="146" w16cid:durableId="952974646">
    <w:abstractNumId w:val="258"/>
  </w:num>
  <w:num w:numId="147" w16cid:durableId="1998654942">
    <w:abstractNumId w:val="82"/>
  </w:num>
  <w:num w:numId="148" w16cid:durableId="1121655143">
    <w:abstractNumId w:val="41"/>
  </w:num>
  <w:num w:numId="149" w16cid:durableId="776481954">
    <w:abstractNumId w:val="210"/>
  </w:num>
  <w:num w:numId="150" w16cid:durableId="1964457851">
    <w:abstractNumId w:val="259"/>
  </w:num>
  <w:num w:numId="151" w16cid:durableId="575628451">
    <w:abstractNumId w:val="143"/>
  </w:num>
  <w:num w:numId="152" w16cid:durableId="344788789">
    <w:abstractNumId w:val="29"/>
  </w:num>
  <w:num w:numId="153" w16cid:durableId="518860484">
    <w:abstractNumId w:val="149"/>
  </w:num>
  <w:num w:numId="154" w16cid:durableId="1651448213">
    <w:abstractNumId w:val="12"/>
  </w:num>
  <w:num w:numId="155" w16cid:durableId="551691451">
    <w:abstractNumId w:val="236"/>
  </w:num>
  <w:num w:numId="156" w16cid:durableId="1196767358">
    <w:abstractNumId w:val="240"/>
  </w:num>
  <w:num w:numId="157" w16cid:durableId="171913573">
    <w:abstractNumId w:val="184"/>
  </w:num>
  <w:num w:numId="158" w16cid:durableId="981619152">
    <w:abstractNumId w:val="133"/>
  </w:num>
  <w:num w:numId="159" w16cid:durableId="1846242012">
    <w:abstractNumId w:val="84"/>
  </w:num>
  <w:num w:numId="160" w16cid:durableId="894856338">
    <w:abstractNumId w:val="145"/>
  </w:num>
  <w:num w:numId="161" w16cid:durableId="1716350311">
    <w:abstractNumId w:val="212"/>
  </w:num>
  <w:num w:numId="162" w16cid:durableId="1294752631">
    <w:abstractNumId w:val="94"/>
  </w:num>
  <w:num w:numId="163" w16cid:durableId="553278104">
    <w:abstractNumId w:val="11"/>
  </w:num>
  <w:num w:numId="164" w16cid:durableId="964314605">
    <w:abstractNumId w:val="74"/>
  </w:num>
  <w:num w:numId="165" w16cid:durableId="1343778472">
    <w:abstractNumId w:val="30"/>
  </w:num>
  <w:num w:numId="166" w16cid:durableId="2083137215">
    <w:abstractNumId w:val="211"/>
  </w:num>
  <w:num w:numId="167" w16cid:durableId="711081847">
    <w:abstractNumId w:val="129"/>
  </w:num>
  <w:num w:numId="168" w16cid:durableId="1994021267">
    <w:abstractNumId w:val="129"/>
    <w:lvlOverride w:ilvl="0">
      <w:startOverride w:val="10"/>
    </w:lvlOverride>
    <w:lvlOverride w:ilvl="1">
      <w:startOverride w:val="2"/>
    </w:lvlOverride>
    <w:lvlOverride w:ilvl="2">
      <w:startOverride w:val="4"/>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854223405">
    <w:abstractNumId w:val="56"/>
  </w:num>
  <w:num w:numId="170" w16cid:durableId="420103747">
    <w:abstractNumId w:val="26"/>
  </w:num>
  <w:num w:numId="171" w16cid:durableId="1059550105">
    <w:abstractNumId w:val="2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31607245">
    <w:abstractNumId w:val="91"/>
  </w:num>
  <w:num w:numId="173" w16cid:durableId="1048528523">
    <w:abstractNumId w:val="163"/>
  </w:num>
  <w:num w:numId="174" w16cid:durableId="2021345757">
    <w:abstractNumId w:val="227"/>
  </w:num>
  <w:num w:numId="175" w16cid:durableId="1814566128">
    <w:abstractNumId w:val="228"/>
  </w:num>
  <w:num w:numId="176" w16cid:durableId="1824808644">
    <w:abstractNumId w:val="223"/>
  </w:num>
  <w:num w:numId="177" w16cid:durableId="1490437922">
    <w:abstractNumId w:val="5"/>
  </w:num>
  <w:num w:numId="178" w16cid:durableId="633222337">
    <w:abstractNumId w:val="173"/>
  </w:num>
  <w:num w:numId="179" w16cid:durableId="113059133">
    <w:abstractNumId w:val="246"/>
  </w:num>
  <w:num w:numId="180" w16cid:durableId="1377200897">
    <w:abstractNumId w:val="6"/>
  </w:num>
  <w:num w:numId="181" w16cid:durableId="1460025230">
    <w:abstractNumId w:val="257"/>
  </w:num>
  <w:num w:numId="182" w16cid:durableId="47262444">
    <w:abstractNumId w:val="125"/>
  </w:num>
  <w:num w:numId="183" w16cid:durableId="1331786089">
    <w:abstractNumId w:val="54"/>
  </w:num>
  <w:num w:numId="184" w16cid:durableId="148180831">
    <w:abstractNumId w:val="252"/>
  </w:num>
  <w:num w:numId="185" w16cid:durableId="1747069431">
    <w:abstractNumId w:val="43"/>
  </w:num>
  <w:num w:numId="186" w16cid:durableId="454951872">
    <w:abstractNumId w:val="170"/>
  </w:num>
  <w:num w:numId="187" w16cid:durableId="464813580">
    <w:abstractNumId w:val="78"/>
  </w:num>
  <w:num w:numId="188" w16cid:durableId="1513376632">
    <w:abstractNumId w:val="104"/>
  </w:num>
  <w:num w:numId="189" w16cid:durableId="210847321">
    <w:abstractNumId w:val="111"/>
  </w:num>
  <w:num w:numId="190" w16cid:durableId="2125268117">
    <w:abstractNumId w:val="69"/>
  </w:num>
  <w:num w:numId="191" w16cid:durableId="2036543259">
    <w:abstractNumId w:val="154"/>
  </w:num>
  <w:num w:numId="192" w16cid:durableId="1640648952">
    <w:abstractNumId w:val="171"/>
  </w:num>
  <w:num w:numId="193" w16cid:durableId="1859660295">
    <w:abstractNumId w:val="220"/>
  </w:num>
  <w:num w:numId="194" w16cid:durableId="207961786">
    <w:abstractNumId w:val="260"/>
  </w:num>
  <w:num w:numId="195" w16cid:durableId="690375770">
    <w:abstractNumId w:val="67"/>
  </w:num>
  <w:num w:numId="196" w16cid:durableId="1491941694">
    <w:abstractNumId w:val="208"/>
  </w:num>
  <w:num w:numId="197" w16cid:durableId="803280730">
    <w:abstractNumId w:val="193"/>
  </w:num>
  <w:num w:numId="198" w16cid:durableId="456290661">
    <w:abstractNumId w:val="21"/>
  </w:num>
  <w:num w:numId="199" w16cid:durableId="83574915">
    <w:abstractNumId w:val="168"/>
  </w:num>
  <w:num w:numId="200" w16cid:durableId="321197439">
    <w:abstractNumId w:val="198"/>
  </w:num>
  <w:num w:numId="201" w16cid:durableId="1574311962">
    <w:abstractNumId w:val="35"/>
  </w:num>
  <w:num w:numId="202" w16cid:durableId="1468401199">
    <w:abstractNumId w:val="33"/>
  </w:num>
  <w:num w:numId="203" w16cid:durableId="1882548827">
    <w:abstractNumId w:val="89"/>
  </w:num>
  <w:num w:numId="204" w16cid:durableId="2031566209">
    <w:abstractNumId w:val="114"/>
  </w:num>
  <w:num w:numId="205" w16cid:durableId="810682543">
    <w:abstractNumId w:val="39"/>
  </w:num>
  <w:num w:numId="206" w16cid:durableId="1413742656">
    <w:abstractNumId w:val="194"/>
  </w:num>
  <w:num w:numId="207" w16cid:durableId="1459883273">
    <w:abstractNumId w:val="23"/>
  </w:num>
  <w:num w:numId="208" w16cid:durableId="898400004">
    <w:abstractNumId w:val="9"/>
  </w:num>
  <w:num w:numId="209" w16cid:durableId="358162987">
    <w:abstractNumId w:val="191"/>
  </w:num>
  <w:num w:numId="210" w16cid:durableId="2008971565">
    <w:abstractNumId w:val="243"/>
  </w:num>
  <w:num w:numId="211" w16cid:durableId="290210238">
    <w:abstractNumId w:val="76"/>
  </w:num>
  <w:num w:numId="212" w16cid:durableId="1771706320">
    <w:abstractNumId w:val="205"/>
  </w:num>
  <w:num w:numId="213" w16cid:durableId="1245070803">
    <w:abstractNumId w:val="93"/>
  </w:num>
  <w:num w:numId="214" w16cid:durableId="2062097291">
    <w:abstractNumId w:val="225"/>
  </w:num>
  <w:num w:numId="215" w16cid:durableId="1645965033">
    <w:abstractNumId w:val="181"/>
  </w:num>
  <w:num w:numId="216" w16cid:durableId="767966163">
    <w:abstractNumId w:val="25"/>
  </w:num>
  <w:num w:numId="217" w16cid:durableId="1551917361">
    <w:abstractNumId w:val="267"/>
  </w:num>
  <w:num w:numId="218" w16cid:durableId="1656447359">
    <w:abstractNumId w:val="59"/>
  </w:num>
  <w:num w:numId="219" w16cid:durableId="55862063">
    <w:abstractNumId w:val="183"/>
  </w:num>
  <w:num w:numId="220" w16cid:durableId="1284271425">
    <w:abstractNumId w:val="266"/>
  </w:num>
  <w:num w:numId="221" w16cid:durableId="451021393">
    <w:abstractNumId w:val="249"/>
  </w:num>
  <w:num w:numId="222" w16cid:durableId="120079977">
    <w:abstractNumId w:val="190"/>
  </w:num>
  <w:num w:numId="223" w16cid:durableId="1746611973">
    <w:abstractNumId w:val="40"/>
  </w:num>
  <w:num w:numId="224" w16cid:durableId="262736994">
    <w:abstractNumId w:val="15"/>
  </w:num>
  <w:num w:numId="225" w16cid:durableId="790369201">
    <w:abstractNumId w:val="264"/>
  </w:num>
  <w:num w:numId="226" w16cid:durableId="392654325">
    <w:abstractNumId w:val="217"/>
  </w:num>
  <w:num w:numId="227" w16cid:durableId="675619142">
    <w:abstractNumId w:val="46"/>
  </w:num>
  <w:num w:numId="228" w16cid:durableId="1102722099">
    <w:abstractNumId w:val="130"/>
  </w:num>
  <w:num w:numId="229" w16cid:durableId="1306744070">
    <w:abstractNumId w:val="19"/>
  </w:num>
  <w:num w:numId="230" w16cid:durableId="472479987">
    <w:abstractNumId w:val="176"/>
  </w:num>
  <w:num w:numId="231" w16cid:durableId="1227037274">
    <w:abstractNumId w:val="269"/>
  </w:num>
  <w:num w:numId="232" w16cid:durableId="337000225">
    <w:abstractNumId w:val="139"/>
  </w:num>
  <w:num w:numId="233" w16cid:durableId="446660452">
    <w:abstractNumId w:val="253"/>
  </w:num>
  <w:num w:numId="234" w16cid:durableId="1978341915">
    <w:abstractNumId w:val="232"/>
  </w:num>
  <w:num w:numId="235" w16cid:durableId="698774138">
    <w:abstractNumId w:val="229"/>
  </w:num>
  <w:num w:numId="236" w16cid:durableId="96338975">
    <w:abstractNumId w:val="3"/>
  </w:num>
  <w:num w:numId="237" w16cid:durableId="959923440">
    <w:abstractNumId w:val="233"/>
  </w:num>
  <w:num w:numId="238" w16cid:durableId="1753313464">
    <w:abstractNumId w:val="47"/>
  </w:num>
  <w:num w:numId="239" w16cid:durableId="233010796">
    <w:abstractNumId w:val="244"/>
  </w:num>
  <w:num w:numId="240" w16cid:durableId="136047076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1063483454">
    <w:abstractNumId w:val="97"/>
  </w:num>
  <w:num w:numId="242" w16cid:durableId="648942730">
    <w:abstractNumId w:val="150"/>
  </w:num>
  <w:num w:numId="243" w16cid:durableId="380057530">
    <w:abstractNumId w:val="146"/>
  </w:num>
  <w:num w:numId="244" w16cid:durableId="369689368">
    <w:abstractNumId w:val="219"/>
  </w:num>
  <w:num w:numId="245" w16cid:durableId="1527256283">
    <w:abstractNumId w:val="224"/>
  </w:num>
  <w:num w:numId="246" w16cid:durableId="1075781001">
    <w:abstractNumId w:val="103"/>
  </w:num>
  <w:num w:numId="247" w16cid:durableId="973683985">
    <w:abstractNumId w:val="251"/>
  </w:num>
  <w:num w:numId="248" w16cid:durableId="1991249909">
    <w:abstractNumId w:val="215"/>
  </w:num>
  <w:num w:numId="249" w16cid:durableId="1473785567">
    <w:abstractNumId w:val="158"/>
  </w:num>
  <w:num w:numId="250" w16cid:durableId="1258517383">
    <w:abstractNumId w:val="132"/>
  </w:num>
  <w:num w:numId="251" w16cid:durableId="1293562356">
    <w:abstractNumId w:val="178"/>
  </w:num>
  <w:num w:numId="252" w16cid:durableId="579218697">
    <w:abstractNumId w:val="112"/>
  </w:num>
  <w:num w:numId="253" w16cid:durableId="1918587969">
    <w:abstractNumId w:val="200"/>
  </w:num>
  <w:num w:numId="254" w16cid:durableId="2095274284">
    <w:abstractNumId w:val="96"/>
  </w:num>
  <w:num w:numId="255" w16cid:durableId="664666672">
    <w:abstractNumId w:val="87"/>
  </w:num>
  <w:num w:numId="256" w16cid:durableId="609245886">
    <w:abstractNumId w:val="238"/>
  </w:num>
  <w:num w:numId="257" w16cid:durableId="1684473113">
    <w:abstractNumId w:val="162"/>
  </w:num>
  <w:num w:numId="258" w16cid:durableId="1284926130">
    <w:abstractNumId w:val="106"/>
  </w:num>
  <w:num w:numId="259" w16cid:durableId="1875460437">
    <w:abstractNumId w:val="242"/>
  </w:num>
  <w:num w:numId="260" w16cid:durableId="352415493">
    <w:abstractNumId w:val="105"/>
  </w:num>
  <w:num w:numId="261" w16cid:durableId="1830096313">
    <w:abstractNumId w:val="214"/>
  </w:num>
  <w:num w:numId="262" w16cid:durableId="859196337">
    <w:abstractNumId w:val="86"/>
  </w:num>
  <w:num w:numId="263" w16cid:durableId="454561867">
    <w:abstractNumId w:val="99"/>
  </w:num>
  <w:num w:numId="264" w16cid:durableId="1150246008">
    <w:abstractNumId w:val="119"/>
  </w:num>
  <w:num w:numId="265" w16cid:durableId="1087458437">
    <w:abstractNumId w:val="58"/>
  </w:num>
  <w:num w:numId="266" w16cid:durableId="1271889844">
    <w:abstractNumId w:val="216"/>
  </w:num>
  <w:num w:numId="267" w16cid:durableId="1659113073">
    <w:abstractNumId w:val="250"/>
  </w:num>
  <w:num w:numId="268" w16cid:durableId="874730668">
    <w:abstractNumId w:val="241"/>
  </w:num>
  <w:num w:numId="269" w16cid:durableId="410156782">
    <w:abstractNumId w:val="160"/>
  </w:num>
  <w:num w:numId="270" w16cid:durableId="1370841485">
    <w:abstractNumId w:val="50"/>
  </w:num>
  <w:num w:numId="271" w16cid:durableId="1015812054">
    <w:abstractNumId w:val="51"/>
  </w:num>
  <w:numIdMacAtCleanup w:val="26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removePersonalInformation/>
  <w:removeDateAndTime/>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val="true"/>
  <w:doNotTrackFormatting/>
  <w:defaultTabStop w:val="720"/>
  <w:doNotHyphenateCaps/>
  <w:drawingGridHorizontalSpacing w:val="10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C3NDIxNTG3MDUyNzJW0lEKTi0uzszPAykwrgUAe3CMeCwAAAA="/>
  </w:docVars>
  <w:rsids>
    <w:rsidRoot w:val="0055677C"/>
    <w:rsid w:val="000005F2"/>
    <w:rsid w:val="0000201E"/>
    <w:rsid w:val="000020B6"/>
    <w:rsid w:val="0000355B"/>
    <w:rsid w:val="000039A8"/>
    <w:rsid w:val="00005ABA"/>
    <w:rsid w:val="00010309"/>
    <w:rsid w:val="000112D5"/>
    <w:rsid w:val="00014F5D"/>
    <w:rsid w:val="00015092"/>
    <w:rsid w:val="00017723"/>
    <w:rsid w:val="00017ABD"/>
    <w:rsid w:val="00020190"/>
    <w:rsid w:val="00020D24"/>
    <w:rsid w:val="00020E55"/>
    <w:rsid w:val="00021791"/>
    <w:rsid w:val="000266AE"/>
    <w:rsid w:val="00026FDE"/>
    <w:rsid w:val="00027696"/>
    <w:rsid w:val="000308BA"/>
    <w:rsid w:val="00034C93"/>
    <w:rsid w:val="000403AA"/>
    <w:rsid w:val="00040FC2"/>
    <w:rsid w:val="000417A8"/>
    <w:rsid w:val="00050C72"/>
    <w:rsid w:val="000518FB"/>
    <w:rsid w:val="000555AE"/>
    <w:rsid w:val="00060A82"/>
    <w:rsid w:val="000622EE"/>
    <w:rsid w:val="000674F5"/>
    <w:rsid w:val="00077AF0"/>
    <w:rsid w:val="000808B4"/>
    <w:rsid w:val="00080986"/>
    <w:rsid w:val="000834BA"/>
    <w:rsid w:val="0008609E"/>
    <w:rsid w:val="00086BDA"/>
    <w:rsid w:val="00091AC4"/>
    <w:rsid w:val="00095A5F"/>
    <w:rsid w:val="00097AFE"/>
    <w:rsid w:val="000A0A69"/>
    <w:rsid w:val="000A5834"/>
    <w:rsid w:val="000A79D1"/>
    <w:rsid w:val="000A7A43"/>
    <w:rsid w:val="000B0B15"/>
    <w:rsid w:val="000B27BA"/>
    <w:rsid w:val="000B27CE"/>
    <w:rsid w:val="000B583F"/>
    <w:rsid w:val="000B5882"/>
    <w:rsid w:val="000B6200"/>
    <w:rsid w:val="000C1637"/>
    <w:rsid w:val="000C2736"/>
    <w:rsid w:val="000C3087"/>
    <w:rsid w:val="000C3D60"/>
    <w:rsid w:val="000C5B5D"/>
    <w:rsid w:val="000C7F71"/>
    <w:rsid w:val="000C7FBD"/>
    <w:rsid w:val="000D56B1"/>
    <w:rsid w:val="000D5BB0"/>
    <w:rsid w:val="000D706D"/>
    <w:rsid w:val="000D70C1"/>
    <w:rsid w:val="000D738B"/>
    <w:rsid w:val="000D7A44"/>
    <w:rsid w:val="000E074A"/>
    <w:rsid w:val="000E245C"/>
    <w:rsid w:val="000E3B26"/>
    <w:rsid w:val="000E6AF9"/>
    <w:rsid w:val="000E6EA1"/>
    <w:rsid w:val="000E74B1"/>
    <w:rsid w:val="000F10D3"/>
    <w:rsid w:val="000F25DA"/>
    <w:rsid w:val="000F31A8"/>
    <w:rsid w:val="000F3A2A"/>
    <w:rsid w:val="000F3FA9"/>
    <w:rsid w:val="0010042A"/>
    <w:rsid w:val="001006C0"/>
    <w:rsid w:val="00101D56"/>
    <w:rsid w:val="00101F3C"/>
    <w:rsid w:val="00102452"/>
    <w:rsid w:val="0010543F"/>
    <w:rsid w:val="00105A99"/>
    <w:rsid w:val="00105EB0"/>
    <w:rsid w:val="001064BD"/>
    <w:rsid w:val="001106AE"/>
    <w:rsid w:val="0011428C"/>
    <w:rsid w:val="00120009"/>
    <w:rsid w:val="00120213"/>
    <w:rsid w:val="0012087A"/>
    <w:rsid w:val="00122099"/>
    <w:rsid w:val="00124B4A"/>
    <w:rsid w:val="00127446"/>
    <w:rsid w:val="00127DBA"/>
    <w:rsid w:val="00130533"/>
    <w:rsid w:val="0013208E"/>
    <w:rsid w:val="00133C60"/>
    <w:rsid w:val="0013551C"/>
    <w:rsid w:val="0013739B"/>
    <w:rsid w:val="0014304B"/>
    <w:rsid w:val="001440F5"/>
    <w:rsid w:val="0014742C"/>
    <w:rsid w:val="0015216A"/>
    <w:rsid w:val="00152E7B"/>
    <w:rsid w:val="00153954"/>
    <w:rsid w:val="00154A6F"/>
    <w:rsid w:val="00164482"/>
    <w:rsid w:val="00171C01"/>
    <w:rsid w:val="001734C9"/>
    <w:rsid w:val="00173803"/>
    <w:rsid w:val="001747DB"/>
    <w:rsid w:val="0018127D"/>
    <w:rsid w:val="00181A6F"/>
    <w:rsid w:val="0018670A"/>
    <w:rsid w:val="0019050B"/>
    <w:rsid w:val="001917C4"/>
    <w:rsid w:val="001932B4"/>
    <w:rsid w:val="001A3467"/>
    <w:rsid w:val="001A4D3D"/>
    <w:rsid w:val="001A4F55"/>
    <w:rsid w:val="001A6590"/>
    <w:rsid w:val="001A76AB"/>
    <w:rsid w:val="001B1744"/>
    <w:rsid w:val="001B38B0"/>
    <w:rsid w:val="001B4617"/>
    <w:rsid w:val="001B4B7F"/>
    <w:rsid w:val="001B6C93"/>
    <w:rsid w:val="001C03BC"/>
    <w:rsid w:val="001C10BD"/>
    <w:rsid w:val="001C571B"/>
    <w:rsid w:val="001C75A3"/>
    <w:rsid w:val="001E3B49"/>
    <w:rsid w:val="001E77A1"/>
    <w:rsid w:val="001F1AE7"/>
    <w:rsid w:val="001F22B5"/>
    <w:rsid w:val="001F6E03"/>
    <w:rsid w:val="001F6E88"/>
    <w:rsid w:val="001F7EAF"/>
    <w:rsid w:val="00201973"/>
    <w:rsid w:val="00201FD4"/>
    <w:rsid w:val="00205D93"/>
    <w:rsid w:val="00207343"/>
    <w:rsid w:val="00211750"/>
    <w:rsid w:val="00213BA9"/>
    <w:rsid w:val="00216446"/>
    <w:rsid w:val="00217F74"/>
    <w:rsid w:val="00220912"/>
    <w:rsid w:val="00221B7D"/>
    <w:rsid w:val="002227D1"/>
    <w:rsid w:val="002240F2"/>
    <w:rsid w:val="002276F3"/>
    <w:rsid w:val="00227A4E"/>
    <w:rsid w:val="002338A9"/>
    <w:rsid w:val="00234378"/>
    <w:rsid w:val="00237BC7"/>
    <w:rsid w:val="00240A7B"/>
    <w:rsid w:val="002412BA"/>
    <w:rsid w:val="002500CF"/>
    <w:rsid w:val="0025018B"/>
    <w:rsid w:val="00250458"/>
    <w:rsid w:val="00253E50"/>
    <w:rsid w:val="00254C98"/>
    <w:rsid w:val="00255331"/>
    <w:rsid w:val="0025684E"/>
    <w:rsid w:val="002576A6"/>
    <w:rsid w:val="00260B25"/>
    <w:rsid w:val="00267821"/>
    <w:rsid w:val="00272AEE"/>
    <w:rsid w:val="00282326"/>
    <w:rsid w:val="0028453E"/>
    <w:rsid w:val="00284CF3"/>
    <w:rsid w:val="00285839"/>
    <w:rsid w:val="00286FA9"/>
    <w:rsid w:val="00287301"/>
    <w:rsid w:val="002903BC"/>
    <w:rsid w:val="00291ABC"/>
    <w:rsid w:val="00292969"/>
    <w:rsid w:val="00293558"/>
    <w:rsid w:val="00293AA8"/>
    <w:rsid w:val="00293FE2"/>
    <w:rsid w:val="002960B7"/>
    <w:rsid w:val="0029763F"/>
    <w:rsid w:val="002A334E"/>
    <w:rsid w:val="002A602E"/>
    <w:rsid w:val="002B20BF"/>
    <w:rsid w:val="002B2948"/>
    <w:rsid w:val="002B43D6"/>
    <w:rsid w:val="002B7073"/>
    <w:rsid w:val="002C5E0C"/>
    <w:rsid w:val="002C62AC"/>
    <w:rsid w:val="002D010D"/>
    <w:rsid w:val="002D0913"/>
    <w:rsid w:val="002D0E4F"/>
    <w:rsid w:val="002D593F"/>
    <w:rsid w:val="002E0369"/>
    <w:rsid w:val="002E15C3"/>
    <w:rsid w:val="002E2387"/>
    <w:rsid w:val="002E5E7C"/>
    <w:rsid w:val="002E68B6"/>
    <w:rsid w:val="002F2B36"/>
    <w:rsid w:val="002F4912"/>
    <w:rsid w:val="002F6025"/>
    <w:rsid w:val="003016B5"/>
    <w:rsid w:val="00302E6E"/>
    <w:rsid w:val="00307C3D"/>
    <w:rsid w:val="003137AA"/>
    <w:rsid w:val="00314A84"/>
    <w:rsid w:val="00315449"/>
    <w:rsid w:val="00322E7C"/>
    <w:rsid w:val="003246D6"/>
    <w:rsid w:val="003252B3"/>
    <w:rsid w:val="00331E4C"/>
    <w:rsid w:val="00334487"/>
    <w:rsid w:val="003372FF"/>
    <w:rsid w:val="003439C6"/>
    <w:rsid w:val="003451E3"/>
    <w:rsid w:val="003544CA"/>
    <w:rsid w:val="0035514C"/>
    <w:rsid w:val="00356337"/>
    <w:rsid w:val="003622E7"/>
    <w:rsid w:val="003657DD"/>
    <w:rsid w:val="00365B47"/>
    <w:rsid w:val="0037196C"/>
    <w:rsid w:val="00371E6A"/>
    <w:rsid w:val="00374148"/>
    <w:rsid w:val="00374613"/>
    <w:rsid w:val="0037517C"/>
    <w:rsid w:val="00377C4C"/>
    <w:rsid w:val="00381AE2"/>
    <w:rsid w:val="0038262D"/>
    <w:rsid w:val="0038299A"/>
    <w:rsid w:val="003835DD"/>
    <w:rsid w:val="00384B95"/>
    <w:rsid w:val="00384D79"/>
    <w:rsid w:val="00387850"/>
    <w:rsid w:val="00390680"/>
    <w:rsid w:val="00392747"/>
    <w:rsid w:val="00393B70"/>
    <w:rsid w:val="0039486E"/>
    <w:rsid w:val="003A2940"/>
    <w:rsid w:val="003A45E0"/>
    <w:rsid w:val="003A58EA"/>
    <w:rsid w:val="003A6586"/>
    <w:rsid w:val="003A71B0"/>
    <w:rsid w:val="003A74E1"/>
    <w:rsid w:val="003A7664"/>
    <w:rsid w:val="003B0057"/>
    <w:rsid w:val="003B24C8"/>
    <w:rsid w:val="003B3A11"/>
    <w:rsid w:val="003C206C"/>
    <w:rsid w:val="003C22A5"/>
    <w:rsid w:val="003C7137"/>
    <w:rsid w:val="003C7E11"/>
    <w:rsid w:val="003D1E66"/>
    <w:rsid w:val="003D2F8B"/>
    <w:rsid w:val="003D4CC0"/>
    <w:rsid w:val="003D6075"/>
    <w:rsid w:val="003D6717"/>
    <w:rsid w:val="003D6E73"/>
    <w:rsid w:val="003D7A61"/>
    <w:rsid w:val="003E0E1E"/>
    <w:rsid w:val="003E15F9"/>
    <w:rsid w:val="003E1A1A"/>
    <w:rsid w:val="003E3C3C"/>
    <w:rsid w:val="003E4A23"/>
    <w:rsid w:val="003E5813"/>
    <w:rsid w:val="003E72A1"/>
    <w:rsid w:val="003F0B65"/>
    <w:rsid w:val="003F31AF"/>
    <w:rsid w:val="003F31BF"/>
    <w:rsid w:val="003F31D8"/>
    <w:rsid w:val="003F64DA"/>
    <w:rsid w:val="003F76B9"/>
    <w:rsid w:val="00400052"/>
    <w:rsid w:val="00401434"/>
    <w:rsid w:val="0040187C"/>
    <w:rsid w:val="00401EA0"/>
    <w:rsid w:val="00402489"/>
    <w:rsid w:val="004074F0"/>
    <w:rsid w:val="0041723C"/>
    <w:rsid w:val="00417651"/>
    <w:rsid w:val="004236DD"/>
    <w:rsid w:val="00426831"/>
    <w:rsid w:val="00431354"/>
    <w:rsid w:val="0043299F"/>
    <w:rsid w:val="00432AA0"/>
    <w:rsid w:val="00434D87"/>
    <w:rsid w:val="00435258"/>
    <w:rsid w:val="00435DD5"/>
    <w:rsid w:val="00436DC5"/>
    <w:rsid w:val="004379CC"/>
    <w:rsid w:val="00437B6A"/>
    <w:rsid w:val="00441FFA"/>
    <w:rsid w:val="00442A05"/>
    <w:rsid w:val="00445EA4"/>
    <w:rsid w:val="00446A9F"/>
    <w:rsid w:val="00450254"/>
    <w:rsid w:val="00450BCF"/>
    <w:rsid w:val="00451CED"/>
    <w:rsid w:val="00451E81"/>
    <w:rsid w:val="00451FD6"/>
    <w:rsid w:val="00453300"/>
    <w:rsid w:val="004547EA"/>
    <w:rsid w:val="00456C8E"/>
    <w:rsid w:val="00457276"/>
    <w:rsid w:val="00457BBB"/>
    <w:rsid w:val="00463D9D"/>
    <w:rsid w:val="0046548B"/>
    <w:rsid w:val="004669BE"/>
    <w:rsid w:val="00467214"/>
    <w:rsid w:val="0047021C"/>
    <w:rsid w:val="00470CDF"/>
    <w:rsid w:val="00475B1F"/>
    <w:rsid w:val="00481EB6"/>
    <w:rsid w:val="004821E8"/>
    <w:rsid w:val="00482F52"/>
    <w:rsid w:val="00483051"/>
    <w:rsid w:val="00485650"/>
    <w:rsid w:val="00485F0E"/>
    <w:rsid w:val="00486588"/>
    <w:rsid w:val="00486FA7"/>
    <w:rsid w:val="00490949"/>
    <w:rsid w:val="00490AE3"/>
    <w:rsid w:val="00494A79"/>
    <w:rsid w:val="004969AF"/>
    <w:rsid w:val="00497DB4"/>
    <w:rsid w:val="004A0634"/>
    <w:rsid w:val="004A15EF"/>
    <w:rsid w:val="004A188C"/>
    <w:rsid w:val="004A282C"/>
    <w:rsid w:val="004A37B2"/>
    <w:rsid w:val="004A3D99"/>
    <w:rsid w:val="004A55D8"/>
    <w:rsid w:val="004A5FF5"/>
    <w:rsid w:val="004B325A"/>
    <w:rsid w:val="004B42EC"/>
    <w:rsid w:val="004B474E"/>
    <w:rsid w:val="004B522E"/>
    <w:rsid w:val="004B6E8F"/>
    <w:rsid w:val="004C42D4"/>
    <w:rsid w:val="004C5121"/>
    <w:rsid w:val="004C5230"/>
    <w:rsid w:val="004C697F"/>
    <w:rsid w:val="004D073C"/>
    <w:rsid w:val="004D3B78"/>
    <w:rsid w:val="004D3E89"/>
    <w:rsid w:val="004D692E"/>
    <w:rsid w:val="004D78D9"/>
    <w:rsid w:val="004E024D"/>
    <w:rsid w:val="004E1858"/>
    <w:rsid w:val="004E5443"/>
    <w:rsid w:val="004E7DF4"/>
    <w:rsid w:val="004F2168"/>
    <w:rsid w:val="004F5D7D"/>
    <w:rsid w:val="004F61BA"/>
    <w:rsid w:val="0050497C"/>
    <w:rsid w:val="00506498"/>
    <w:rsid w:val="005073B6"/>
    <w:rsid w:val="005114A7"/>
    <w:rsid w:val="00513364"/>
    <w:rsid w:val="00517ADD"/>
    <w:rsid w:val="00521344"/>
    <w:rsid w:val="00525279"/>
    <w:rsid w:val="005263EF"/>
    <w:rsid w:val="005315F3"/>
    <w:rsid w:val="00532CB3"/>
    <w:rsid w:val="00533834"/>
    <w:rsid w:val="0053482D"/>
    <w:rsid w:val="00536D76"/>
    <w:rsid w:val="00537C4D"/>
    <w:rsid w:val="00537DD5"/>
    <w:rsid w:val="005402CC"/>
    <w:rsid w:val="00540DC4"/>
    <w:rsid w:val="005433BE"/>
    <w:rsid w:val="0054349A"/>
    <w:rsid w:val="00545025"/>
    <w:rsid w:val="00545797"/>
    <w:rsid w:val="00546C6B"/>
    <w:rsid w:val="00550EAB"/>
    <w:rsid w:val="00551A76"/>
    <w:rsid w:val="00552B92"/>
    <w:rsid w:val="005565CF"/>
    <w:rsid w:val="0055677C"/>
    <w:rsid w:val="005578A7"/>
    <w:rsid w:val="00557BB2"/>
    <w:rsid w:val="00560EF0"/>
    <w:rsid w:val="00564C93"/>
    <w:rsid w:val="0056549B"/>
    <w:rsid w:val="00565D0E"/>
    <w:rsid w:val="00566F61"/>
    <w:rsid w:val="0057501C"/>
    <w:rsid w:val="00577866"/>
    <w:rsid w:val="00581662"/>
    <w:rsid w:val="005823F3"/>
    <w:rsid w:val="005824AA"/>
    <w:rsid w:val="00582823"/>
    <w:rsid w:val="005836F7"/>
    <w:rsid w:val="0058429D"/>
    <w:rsid w:val="0058477D"/>
    <w:rsid w:val="00587973"/>
    <w:rsid w:val="0059036B"/>
    <w:rsid w:val="00591CCB"/>
    <w:rsid w:val="0059328C"/>
    <w:rsid w:val="00595184"/>
    <w:rsid w:val="00595716"/>
    <w:rsid w:val="00595B30"/>
    <w:rsid w:val="00596379"/>
    <w:rsid w:val="00596AA6"/>
    <w:rsid w:val="005A0261"/>
    <w:rsid w:val="005A2A23"/>
    <w:rsid w:val="005A42FB"/>
    <w:rsid w:val="005A5C62"/>
    <w:rsid w:val="005A603B"/>
    <w:rsid w:val="005A7A41"/>
    <w:rsid w:val="005A7CC3"/>
    <w:rsid w:val="005B04C0"/>
    <w:rsid w:val="005B096C"/>
    <w:rsid w:val="005B1A1B"/>
    <w:rsid w:val="005B4389"/>
    <w:rsid w:val="005B4EC5"/>
    <w:rsid w:val="005B60DC"/>
    <w:rsid w:val="005B63BB"/>
    <w:rsid w:val="005C37F3"/>
    <w:rsid w:val="005D0994"/>
    <w:rsid w:val="005D401E"/>
    <w:rsid w:val="005D41FD"/>
    <w:rsid w:val="005D44D3"/>
    <w:rsid w:val="005D5B8B"/>
    <w:rsid w:val="005E47AD"/>
    <w:rsid w:val="005F11C2"/>
    <w:rsid w:val="005F13D3"/>
    <w:rsid w:val="006009FC"/>
    <w:rsid w:val="00603950"/>
    <w:rsid w:val="00605B3F"/>
    <w:rsid w:val="00606C6A"/>
    <w:rsid w:val="00610C28"/>
    <w:rsid w:val="0061728B"/>
    <w:rsid w:val="00620980"/>
    <w:rsid w:val="006219EA"/>
    <w:rsid w:val="00623C85"/>
    <w:rsid w:val="00623C8E"/>
    <w:rsid w:val="00624044"/>
    <w:rsid w:val="006245B5"/>
    <w:rsid w:val="00625CB0"/>
    <w:rsid w:val="0062711F"/>
    <w:rsid w:val="00627182"/>
    <w:rsid w:val="00630978"/>
    <w:rsid w:val="00630C31"/>
    <w:rsid w:val="00630F5A"/>
    <w:rsid w:val="006318D5"/>
    <w:rsid w:val="00632025"/>
    <w:rsid w:val="00632B10"/>
    <w:rsid w:val="006362D2"/>
    <w:rsid w:val="006402CD"/>
    <w:rsid w:val="00640305"/>
    <w:rsid w:val="00642101"/>
    <w:rsid w:val="00642767"/>
    <w:rsid w:val="00642D6C"/>
    <w:rsid w:val="00642FC8"/>
    <w:rsid w:val="00645818"/>
    <w:rsid w:val="006505A6"/>
    <w:rsid w:val="0065204A"/>
    <w:rsid w:val="006544F7"/>
    <w:rsid w:val="00656C12"/>
    <w:rsid w:val="00656F59"/>
    <w:rsid w:val="00661613"/>
    <w:rsid w:val="0066246F"/>
    <w:rsid w:val="00664842"/>
    <w:rsid w:val="006657F2"/>
    <w:rsid w:val="00667B1A"/>
    <w:rsid w:val="00675BC5"/>
    <w:rsid w:val="00676110"/>
    <w:rsid w:val="0067786B"/>
    <w:rsid w:val="00680751"/>
    <w:rsid w:val="00680A6E"/>
    <w:rsid w:val="00681E09"/>
    <w:rsid w:val="00684348"/>
    <w:rsid w:val="00685B97"/>
    <w:rsid w:val="006869BE"/>
    <w:rsid w:val="006874E4"/>
    <w:rsid w:val="00692AF1"/>
    <w:rsid w:val="00693D42"/>
    <w:rsid w:val="00695ACC"/>
    <w:rsid w:val="00695DF2"/>
    <w:rsid w:val="006A38A8"/>
    <w:rsid w:val="006A4758"/>
    <w:rsid w:val="006B05A1"/>
    <w:rsid w:val="006B1C18"/>
    <w:rsid w:val="006B3862"/>
    <w:rsid w:val="006B45B8"/>
    <w:rsid w:val="006C0E74"/>
    <w:rsid w:val="006C1AE0"/>
    <w:rsid w:val="006C2137"/>
    <w:rsid w:val="006C67EE"/>
    <w:rsid w:val="006C6E77"/>
    <w:rsid w:val="006C7C6B"/>
    <w:rsid w:val="006D1009"/>
    <w:rsid w:val="006D2D65"/>
    <w:rsid w:val="006D4DDA"/>
    <w:rsid w:val="006D5C7A"/>
    <w:rsid w:val="006D7522"/>
    <w:rsid w:val="006E25C2"/>
    <w:rsid w:val="006E532D"/>
    <w:rsid w:val="006E7D23"/>
    <w:rsid w:val="006F2009"/>
    <w:rsid w:val="00701FD4"/>
    <w:rsid w:val="0070385F"/>
    <w:rsid w:val="00707420"/>
    <w:rsid w:val="00707BF0"/>
    <w:rsid w:val="0071378D"/>
    <w:rsid w:val="007168B3"/>
    <w:rsid w:val="00716AEC"/>
    <w:rsid w:val="00716CD0"/>
    <w:rsid w:val="00721A8A"/>
    <w:rsid w:val="0072306B"/>
    <w:rsid w:val="00726147"/>
    <w:rsid w:val="00727E49"/>
    <w:rsid w:val="0073220D"/>
    <w:rsid w:val="007332E7"/>
    <w:rsid w:val="0073492E"/>
    <w:rsid w:val="00735FE4"/>
    <w:rsid w:val="007367A9"/>
    <w:rsid w:val="007373F6"/>
    <w:rsid w:val="00737767"/>
    <w:rsid w:val="00742667"/>
    <w:rsid w:val="00744294"/>
    <w:rsid w:val="00745B0B"/>
    <w:rsid w:val="00751B21"/>
    <w:rsid w:val="0075716A"/>
    <w:rsid w:val="00757A57"/>
    <w:rsid w:val="00764CA8"/>
    <w:rsid w:val="00767AA7"/>
    <w:rsid w:val="00774365"/>
    <w:rsid w:val="00774560"/>
    <w:rsid w:val="00776813"/>
    <w:rsid w:val="007779E8"/>
    <w:rsid w:val="0078173F"/>
    <w:rsid w:val="007819AF"/>
    <w:rsid w:val="00781E9E"/>
    <w:rsid w:val="00784212"/>
    <w:rsid w:val="00784721"/>
    <w:rsid w:val="00784C6D"/>
    <w:rsid w:val="00787178"/>
    <w:rsid w:val="0079109A"/>
    <w:rsid w:val="00791504"/>
    <w:rsid w:val="00791BF2"/>
    <w:rsid w:val="0079364D"/>
    <w:rsid w:val="00797419"/>
    <w:rsid w:val="00797EA4"/>
    <w:rsid w:val="007A0873"/>
    <w:rsid w:val="007A2106"/>
    <w:rsid w:val="007A27B3"/>
    <w:rsid w:val="007A4C37"/>
    <w:rsid w:val="007A522A"/>
    <w:rsid w:val="007A53EE"/>
    <w:rsid w:val="007A6753"/>
    <w:rsid w:val="007A6BB8"/>
    <w:rsid w:val="007A6D72"/>
    <w:rsid w:val="007A73DA"/>
    <w:rsid w:val="007B0551"/>
    <w:rsid w:val="007B116D"/>
    <w:rsid w:val="007B1281"/>
    <w:rsid w:val="007B38C5"/>
    <w:rsid w:val="007B3C9A"/>
    <w:rsid w:val="007B4BB8"/>
    <w:rsid w:val="007B587B"/>
    <w:rsid w:val="007B666C"/>
    <w:rsid w:val="007B6695"/>
    <w:rsid w:val="007B70D0"/>
    <w:rsid w:val="007D0777"/>
    <w:rsid w:val="007D08EB"/>
    <w:rsid w:val="007D0B4A"/>
    <w:rsid w:val="007D0F96"/>
    <w:rsid w:val="007D4940"/>
    <w:rsid w:val="007D5ABF"/>
    <w:rsid w:val="007D7CF7"/>
    <w:rsid w:val="007E08F5"/>
    <w:rsid w:val="007E0E78"/>
    <w:rsid w:val="007E39C4"/>
    <w:rsid w:val="007E4AC5"/>
    <w:rsid w:val="007E4FC8"/>
    <w:rsid w:val="007F0BC5"/>
    <w:rsid w:val="007F2B5F"/>
    <w:rsid w:val="007F3BD4"/>
    <w:rsid w:val="007F50EA"/>
    <w:rsid w:val="008003E6"/>
    <w:rsid w:val="0080047C"/>
    <w:rsid w:val="00801FEF"/>
    <w:rsid w:val="00804471"/>
    <w:rsid w:val="0080486E"/>
    <w:rsid w:val="008054C2"/>
    <w:rsid w:val="00805FAB"/>
    <w:rsid w:val="0081015D"/>
    <w:rsid w:val="00810D38"/>
    <w:rsid w:val="00812B12"/>
    <w:rsid w:val="00816670"/>
    <w:rsid w:val="008208EC"/>
    <w:rsid w:val="008224C2"/>
    <w:rsid w:val="00825297"/>
    <w:rsid w:val="0082553B"/>
    <w:rsid w:val="00833F68"/>
    <w:rsid w:val="0084366E"/>
    <w:rsid w:val="00847484"/>
    <w:rsid w:val="008478B1"/>
    <w:rsid w:val="0085066B"/>
    <w:rsid w:val="008512C1"/>
    <w:rsid w:val="00853FF3"/>
    <w:rsid w:val="00854153"/>
    <w:rsid w:val="00856722"/>
    <w:rsid w:val="00860EFF"/>
    <w:rsid w:val="0086323D"/>
    <w:rsid w:val="0086384F"/>
    <w:rsid w:val="008654C9"/>
    <w:rsid w:val="008673AE"/>
    <w:rsid w:val="0087181B"/>
    <w:rsid w:val="008779DA"/>
    <w:rsid w:val="00880DFF"/>
    <w:rsid w:val="0088306D"/>
    <w:rsid w:val="0089165A"/>
    <w:rsid w:val="0089214F"/>
    <w:rsid w:val="00894D5A"/>
    <w:rsid w:val="008971DB"/>
    <w:rsid w:val="008A5FF7"/>
    <w:rsid w:val="008A6FA2"/>
    <w:rsid w:val="008A73C6"/>
    <w:rsid w:val="008B268E"/>
    <w:rsid w:val="008B3593"/>
    <w:rsid w:val="008B500C"/>
    <w:rsid w:val="008B68EA"/>
    <w:rsid w:val="008B6CD1"/>
    <w:rsid w:val="008D1DBD"/>
    <w:rsid w:val="008D1E12"/>
    <w:rsid w:val="008D2F7B"/>
    <w:rsid w:val="008D59A0"/>
    <w:rsid w:val="008D5A44"/>
    <w:rsid w:val="008D6A34"/>
    <w:rsid w:val="008E1F6A"/>
    <w:rsid w:val="008E2A85"/>
    <w:rsid w:val="008E506C"/>
    <w:rsid w:val="008E5077"/>
    <w:rsid w:val="008E7531"/>
    <w:rsid w:val="008F1532"/>
    <w:rsid w:val="008F3369"/>
    <w:rsid w:val="008F5510"/>
    <w:rsid w:val="00900C62"/>
    <w:rsid w:val="00903A0F"/>
    <w:rsid w:val="00904364"/>
    <w:rsid w:val="00904FC5"/>
    <w:rsid w:val="00905C97"/>
    <w:rsid w:val="0091004D"/>
    <w:rsid w:val="009136B1"/>
    <w:rsid w:val="0091448E"/>
    <w:rsid w:val="00917D27"/>
    <w:rsid w:val="00920DBE"/>
    <w:rsid w:val="009216BD"/>
    <w:rsid w:val="00924100"/>
    <w:rsid w:val="0093032F"/>
    <w:rsid w:val="009315FE"/>
    <w:rsid w:val="00932226"/>
    <w:rsid w:val="0093427B"/>
    <w:rsid w:val="009358B5"/>
    <w:rsid w:val="00941B22"/>
    <w:rsid w:val="009422C7"/>
    <w:rsid w:val="00942CC4"/>
    <w:rsid w:val="00952258"/>
    <w:rsid w:val="009536B7"/>
    <w:rsid w:val="00956293"/>
    <w:rsid w:val="009566AB"/>
    <w:rsid w:val="009571BE"/>
    <w:rsid w:val="00964568"/>
    <w:rsid w:val="0096577E"/>
    <w:rsid w:val="009674C3"/>
    <w:rsid w:val="00972939"/>
    <w:rsid w:val="00981C93"/>
    <w:rsid w:val="009853C0"/>
    <w:rsid w:val="0098682E"/>
    <w:rsid w:val="00986CD7"/>
    <w:rsid w:val="009870F6"/>
    <w:rsid w:val="009879C2"/>
    <w:rsid w:val="00987A59"/>
    <w:rsid w:val="009949AE"/>
    <w:rsid w:val="0099653B"/>
    <w:rsid w:val="009975B5"/>
    <w:rsid w:val="00997675"/>
    <w:rsid w:val="009A4411"/>
    <w:rsid w:val="009B1990"/>
    <w:rsid w:val="009B20F5"/>
    <w:rsid w:val="009B753F"/>
    <w:rsid w:val="009B7869"/>
    <w:rsid w:val="009B7CEF"/>
    <w:rsid w:val="009C0DD2"/>
    <w:rsid w:val="009C7BA5"/>
    <w:rsid w:val="009D11F7"/>
    <w:rsid w:val="009D1630"/>
    <w:rsid w:val="009D1729"/>
    <w:rsid w:val="009D20CF"/>
    <w:rsid w:val="009D2CB0"/>
    <w:rsid w:val="009D32A6"/>
    <w:rsid w:val="009D3316"/>
    <w:rsid w:val="009D6051"/>
    <w:rsid w:val="009D7047"/>
    <w:rsid w:val="009E0761"/>
    <w:rsid w:val="009E1389"/>
    <w:rsid w:val="009E1886"/>
    <w:rsid w:val="009E21C0"/>
    <w:rsid w:val="009E31BC"/>
    <w:rsid w:val="009E4057"/>
    <w:rsid w:val="009E670A"/>
    <w:rsid w:val="009F0065"/>
    <w:rsid w:val="009F23C1"/>
    <w:rsid w:val="009F2434"/>
    <w:rsid w:val="009F2BA5"/>
    <w:rsid w:val="009F2FA2"/>
    <w:rsid w:val="00A03632"/>
    <w:rsid w:val="00A04700"/>
    <w:rsid w:val="00A05749"/>
    <w:rsid w:val="00A05B62"/>
    <w:rsid w:val="00A06B53"/>
    <w:rsid w:val="00A10987"/>
    <w:rsid w:val="00A12724"/>
    <w:rsid w:val="00A13104"/>
    <w:rsid w:val="00A13F53"/>
    <w:rsid w:val="00A17884"/>
    <w:rsid w:val="00A2115A"/>
    <w:rsid w:val="00A22590"/>
    <w:rsid w:val="00A30838"/>
    <w:rsid w:val="00A310FA"/>
    <w:rsid w:val="00A319B8"/>
    <w:rsid w:val="00A328A5"/>
    <w:rsid w:val="00A42E04"/>
    <w:rsid w:val="00A43582"/>
    <w:rsid w:val="00A44DDB"/>
    <w:rsid w:val="00A44F04"/>
    <w:rsid w:val="00A45419"/>
    <w:rsid w:val="00A455FF"/>
    <w:rsid w:val="00A45EF1"/>
    <w:rsid w:val="00A515A3"/>
    <w:rsid w:val="00A55267"/>
    <w:rsid w:val="00A56177"/>
    <w:rsid w:val="00A56F87"/>
    <w:rsid w:val="00A60B1D"/>
    <w:rsid w:val="00A60FAD"/>
    <w:rsid w:val="00A615BB"/>
    <w:rsid w:val="00A6160A"/>
    <w:rsid w:val="00A618E5"/>
    <w:rsid w:val="00A61F80"/>
    <w:rsid w:val="00A63B15"/>
    <w:rsid w:val="00A650C1"/>
    <w:rsid w:val="00A6708C"/>
    <w:rsid w:val="00A67E51"/>
    <w:rsid w:val="00A73C2D"/>
    <w:rsid w:val="00A7660D"/>
    <w:rsid w:val="00A76EC6"/>
    <w:rsid w:val="00A80270"/>
    <w:rsid w:val="00A804C0"/>
    <w:rsid w:val="00A8200B"/>
    <w:rsid w:val="00A82889"/>
    <w:rsid w:val="00A83BAE"/>
    <w:rsid w:val="00A8498E"/>
    <w:rsid w:val="00A9500D"/>
    <w:rsid w:val="00A96A15"/>
    <w:rsid w:val="00AA413A"/>
    <w:rsid w:val="00AA68A0"/>
    <w:rsid w:val="00AB23DF"/>
    <w:rsid w:val="00AB2634"/>
    <w:rsid w:val="00AB4463"/>
    <w:rsid w:val="00AB572B"/>
    <w:rsid w:val="00AC2E57"/>
    <w:rsid w:val="00AC377A"/>
    <w:rsid w:val="00AC4A8F"/>
    <w:rsid w:val="00AC5241"/>
    <w:rsid w:val="00AD0CEC"/>
    <w:rsid w:val="00AD28D6"/>
    <w:rsid w:val="00AD3CF5"/>
    <w:rsid w:val="00AD3FFB"/>
    <w:rsid w:val="00AE7771"/>
    <w:rsid w:val="00AF2DDE"/>
    <w:rsid w:val="00AF4A4B"/>
    <w:rsid w:val="00AF5DA7"/>
    <w:rsid w:val="00AF5FD7"/>
    <w:rsid w:val="00AF6E58"/>
    <w:rsid w:val="00B006BB"/>
    <w:rsid w:val="00B0071E"/>
    <w:rsid w:val="00B012C8"/>
    <w:rsid w:val="00B0357F"/>
    <w:rsid w:val="00B03598"/>
    <w:rsid w:val="00B04C8B"/>
    <w:rsid w:val="00B06AF9"/>
    <w:rsid w:val="00B11BCA"/>
    <w:rsid w:val="00B12A8F"/>
    <w:rsid w:val="00B1394F"/>
    <w:rsid w:val="00B13C77"/>
    <w:rsid w:val="00B15E07"/>
    <w:rsid w:val="00B15FD4"/>
    <w:rsid w:val="00B16BB1"/>
    <w:rsid w:val="00B17584"/>
    <w:rsid w:val="00B17BDA"/>
    <w:rsid w:val="00B22AB8"/>
    <w:rsid w:val="00B23B64"/>
    <w:rsid w:val="00B25FC8"/>
    <w:rsid w:val="00B261DE"/>
    <w:rsid w:val="00B33D13"/>
    <w:rsid w:val="00B3658B"/>
    <w:rsid w:val="00B37623"/>
    <w:rsid w:val="00B37AF7"/>
    <w:rsid w:val="00B40ADF"/>
    <w:rsid w:val="00B40C58"/>
    <w:rsid w:val="00B40EE5"/>
    <w:rsid w:val="00B422EC"/>
    <w:rsid w:val="00B458E1"/>
    <w:rsid w:val="00B475D3"/>
    <w:rsid w:val="00B47864"/>
    <w:rsid w:val="00B47FE2"/>
    <w:rsid w:val="00B512C7"/>
    <w:rsid w:val="00B51A96"/>
    <w:rsid w:val="00B52DD3"/>
    <w:rsid w:val="00B56B8A"/>
    <w:rsid w:val="00B57340"/>
    <w:rsid w:val="00B57BB6"/>
    <w:rsid w:val="00B60233"/>
    <w:rsid w:val="00B64431"/>
    <w:rsid w:val="00B67B9A"/>
    <w:rsid w:val="00B70E4E"/>
    <w:rsid w:val="00B732AA"/>
    <w:rsid w:val="00B74093"/>
    <w:rsid w:val="00B772BC"/>
    <w:rsid w:val="00B7790A"/>
    <w:rsid w:val="00B80D83"/>
    <w:rsid w:val="00B81D4F"/>
    <w:rsid w:val="00B822C3"/>
    <w:rsid w:val="00B83BAF"/>
    <w:rsid w:val="00B83F2D"/>
    <w:rsid w:val="00B86AC2"/>
    <w:rsid w:val="00B87F71"/>
    <w:rsid w:val="00B9079F"/>
    <w:rsid w:val="00B979E9"/>
    <w:rsid w:val="00BA3C2A"/>
    <w:rsid w:val="00BA47BD"/>
    <w:rsid w:val="00BA666B"/>
    <w:rsid w:val="00BA6999"/>
    <w:rsid w:val="00BA72E4"/>
    <w:rsid w:val="00BA74A6"/>
    <w:rsid w:val="00BB0CB5"/>
    <w:rsid w:val="00BB5E5B"/>
    <w:rsid w:val="00BB5F60"/>
    <w:rsid w:val="00BB6FE5"/>
    <w:rsid w:val="00BB7C38"/>
    <w:rsid w:val="00BC06DC"/>
    <w:rsid w:val="00BC0C09"/>
    <w:rsid w:val="00BC389B"/>
    <w:rsid w:val="00BC4126"/>
    <w:rsid w:val="00BC4196"/>
    <w:rsid w:val="00BC451A"/>
    <w:rsid w:val="00BC713B"/>
    <w:rsid w:val="00BD1D50"/>
    <w:rsid w:val="00BD39E6"/>
    <w:rsid w:val="00BE1C66"/>
    <w:rsid w:val="00BE3176"/>
    <w:rsid w:val="00BE3E04"/>
    <w:rsid w:val="00BE45AF"/>
    <w:rsid w:val="00BE501F"/>
    <w:rsid w:val="00BE5602"/>
    <w:rsid w:val="00BE5646"/>
    <w:rsid w:val="00BF3C43"/>
    <w:rsid w:val="00BF518F"/>
    <w:rsid w:val="00C011F1"/>
    <w:rsid w:val="00C03162"/>
    <w:rsid w:val="00C03EEB"/>
    <w:rsid w:val="00C05E55"/>
    <w:rsid w:val="00C06445"/>
    <w:rsid w:val="00C074F4"/>
    <w:rsid w:val="00C07E29"/>
    <w:rsid w:val="00C100CA"/>
    <w:rsid w:val="00C10DBE"/>
    <w:rsid w:val="00C121D1"/>
    <w:rsid w:val="00C159B8"/>
    <w:rsid w:val="00C16B9C"/>
    <w:rsid w:val="00C16BF3"/>
    <w:rsid w:val="00C1730F"/>
    <w:rsid w:val="00C177EC"/>
    <w:rsid w:val="00C20FA1"/>
    <w:rsid w:val="00C22B75"/>
    <w:rsid w:val="00C2716B"/>
    <w:rsid w:val="00C27300"/>
    <w:rsid w:val="00C27C61"/>
    <w:rsid w:val="00C3062C"/>
    <w:rsid w:val="00C30CE7"/>
    <w:rsid w:val="00C3311F"/>
    <w:rsid w:val="00C33C79"/>
    <w:rsid w:val="00C3464A"/>
    <w:rsid w:val="00C34DD7"/>
    <w:rsid w:val="00C37BF6"/>
    <w:rsid w:val="00C40876"/>
    <w:rsid w:val="00C416A5"/>
    <w:rsid w:val="00C4543C"/>
    <w:rsid w:val="00C45DDA"/>
    <w:rsid w:val="00C463AA"/>
    <w:rsid w:val="00C5031A"/>
    <w:rsid w:val="00C51657"/>
    <w:rsid w:val="00C560D2"/>
    <w:rsid w:val="00C63A56"/>
    <w:rsid w:val="00C719B1"/>
    <w:rsid w:val="00C807DA"/>
    <w:rsid w:val="00C83DBF"/>
    <w:rsid w:val="00C840F3"/>
    <w:rsid w:val="00C85097"/>
    <w:rsid w:val="00C85663"/>
    <w:rsid w:val="00C8712E"/>
    <w:rsid w:val="00C9121A"/>
    <w:rsid w:val="00C9128F"/>
    <w:rsid w:val="00C9147B"/>
    <w:rsid w:val="00C93722"/>
    <w:rsid w:val="00C9524F"/>
    <w:rsid w:val="00C97F06"/>
    <w:rsid w:val="00CA01D3"/>
    <w:rsid w:val="00CA052F"/>
    <w:rsid w:val="00CA24A6"/>
    <w:rsid w:val="00CA40C9"/>
    <w:rsid w:val="00CA4CB6"/>
    <w:rsid w:val="00CA7B38"/>
    <w:rsid w:val="00CB04F0"/>
    <w:rsid w:val="00CB2477"/>
    <w:rsid w:val="00CC282B"/>
    <w:rsid w:val="00CC3606"/>
    <w:rsid w:val="00CC3FC9"/>
    <w:rsid w:val="00CC4A9F"/>
    <w:rsid w:val="00CD0235"/>
    <w:rsid w:val="00CD4986"/>
    <w:rsid w:val="00CD6A61"/>
    <w:rsid w:val="00CE0A43"/>
    <w:rsid w:val="00CE1ED7"/>
    <w:rsid w:val="00CE4AD2"/>
    <w:rsid w:val="00CE70EF"/>
    <w:rsid w:val="00CE759A"/>
    <w:rsid w:val="00CF2C8A"/>
    <w:rsid w:val="00CF34FC"/>
    <w:rsid w:val="00CF41A9"/>
    <w:rsid w:val="00CF42A3"/>
    <w:rsid w:val="00CF4C84"/>
    <w:rsid w:val="00CF55DB"/>
    <w:rsid w:val="00D0385C"/>
    <w:rsid w:val="00D0639E"/>
    <w:rsid w:val="00D06AA8"/>
    <w:rsid w:val="00D1169B"/>
    <w:rsid w:val="00D11B37"/>
    <w:rsid w:val="00D14C6B"/>
    <w:rsid w:val="00D1525F"/>
    <w:rsid w:val="00D16F25"/>
    <w:rsid w:val="00D17237"/>
    <w:rsid w:val="00D17338"/>
    <w:rsid w:val="00D217EA"/>
    <w:rsid w:val="00D219FF"/>
    <w:rsid w:val="00D21F76"/>
    <w:rsid w:val="00D25899"/>
    <w:rsid w:val="00D3133A"/>
    <w:rsid w:val="00D32161"/>
    <w:rsid w:val="00D3232F"/>
    <w:rsid w:val="00D35F60"/>
    <w:rsid w:val="00D363BF"/>
    <w:rsid w:val="00D367A0"/>
    <w:rsid w:val="00D418E9"/>
    <w:rsid w:val="00D41EAD"/>
    <w:rsid w:val="00D429F6"/>
    <w:rsid w:val="00D4641E"/>
    <w:rsid w:val="00D50F8B"/>
    <w:rsid w:val="00D531B6"/>
    <w:rsid w:val="00D53E1D"/>
    <w:rsid w:val="00D63836"/>
    <w:rsid w:val="00D659FC"/>
    <w:rsid w:val="00D65D6C"/>
    <w:rsid w:val="00D66CC5"/>
    <w:rsid w:val="00D74AD3"/>
    <w:rsid w:val="00D760BF"/>
    <w:rsid w:val="00D76B04"/>
    <w:rsid w:val="00D847CD"/>
    <w:rsid w:val="00D904D2"/>
    <w:rsid w:val="00D91706"/>
    <w:rsid w:val="00D946EB"/>
    <w:rsid w:val="00D94BB7"/>
    <w:rsid w:val="00D96F45"/>
    <w:rsid w:val="00DA1C77"/>
    <w:rsid w:val="00DA5818"/>
    <w:rsid w:val="00DA760D"/>
    <w:rsid w:val="00DB45B7"/>
    <w:rsid w:val="00DB7B15"/>
    <w:rsid w:val="00DC0332"/>
    <w:rsid w:val="00DC29BA"/>
    <w:rsid w:val="00DC2DBD"/>
    <w:rsid w:val="00DC3844"/>
    <w:rsid w:val="00DC394A"/>
    <w:rsid w:val="00DC4D3E"/>
    <w:rsid w:val="00DC5597"/>
    <w:rsid w:val="00DD0DFE"/>
    <w:rsid w:val="00DD385D"/>
    <w:rsid w:val="00DD3B2A"/>
    <w:rsid w:val="00DD3BD7"/>
    <w:rsid w:val="00DD64EF"/>
    <w:rsid w:val="00DD7BA6"/>
    <w:rsid w:val="00DE0875"/>
    <w:rsid w:val="00DE2D32"/>
    <w:rsid w:val="00DE5CFD"/>
    <w:rsid w:val="00DE5D66"/>
    <w:rsid w:val="00DE7011"/>
    <w:rsid w:val="00DF2289"/>
    <w:rsid w:val="00DF259B"/>
    <w:rsid w:val="00DF2BF9"/>
    <w:rsid w:val="00DF4BCC"/>
    <w:rsid w:val="00DF754B"/>
    <w:rsid w:val="00E0125E"/>
    <w:rsid w:val="00E0193A"/>
    <w:rsid w:val="00E02A7F"/>
    <w:rsid w:val="00E046C8"/>
    <w:rsid w:val="00E04F82"/>
    <w:rsid w:val="00E10199"/>
    <w:rsid w:val="00E145D1"/>
    <w:rsid w:val="00E1482C"/>
    <w:rsid w:val="00E17FC3"/>
    <w:rsid w:val="00E215A9"/>
    <w:rsid w:val="00E2685A"/>
    <w:rsid w:val="00E353FD"/>
    <w:rsid w:val="00E3602A"/>
    <w:rsid w:val="00E3766F"/>
    <w:rsid w:val="00E42D33"/>
    <w:rsid w:val="00E43A98"/>
    <w:rsid w:val="00E47F82"/>
    <w:rsid w:val="00E50114"/>
    <w:rsid w:val="00E534B9"/>
    <w:rsid w:val="00E604C5"/>
    <w:rsid w:val="00E637C2"/>
    <w:rsid w:val="00E64882"/>
    <w:rsid w:val="00E70221"/>
    <w:rsid w:val="00E708C6"/>
    <w:rsid w:val="00E710AB"/>
    <w:rsid w:val="00E71681"/>
    <w:rsid w:val="00E7758B"/>
    <w:rsid w:val="00E97EF2"/>
    <w:rsid w:val="00EA2D93"/>
    <w:rsid w:val="00EA303B"/>
    <w:rsid w:val="00EA359C"/>
    <w:rsid w:val="00EA5020"/>
    <w:rsid w:val="00EA58FC"/>
    <w:rsid w:val="00EA5B7F"/>
    <w:rsid w:val="00EA5DAB"/>
    <w:rsid w:val="00EA7252"/>
    <w:rsid w:val="00EB2995"/>
    <w:rsid w:val="00EB76B1"/>
    <w:rsid w:val="00EC4B9D"/>
    <w:rsid w:val="00EC502D"/>
    <w:rsid w:val="00ED02C4"/>
    <w:rsid w:val="00ED18E8"/>
    <w:rsid w:val="00ED3602"/>
    <w:rsid w:val="00ED5421"/>
    <w:rsid w:val="00ED68EA"/>
    <w:rsid w:val="00ED697B"/>
    <w:rsid w:val="00EE0761"/>
    <w:rsid w:val="00EE3205"/>
    <w:rsid w:val="00EE3315"/>
    <w:rsid w:val="00EE4582"/>
    <w:rsid w:val="00EE70DD"/>
    <w:rsid w:val="00EF1A08"/>
    <w:rsid w:val="00EF56DC"/>
    <w:rsid w:val="00EF59A5"/>
    <w:rsid w:val="00EF67A8"/>
    <w:rsid w:val="00F0033B"/>
    <w:rsid w:val="00F004D9"/>
    <w:rsid w:val="00F01659"/>
    <w:rsid w:val="00F028CC"/>
    <w:rsid w:val="00F02F00"/>
    <w:rsid w:val="00F10FCC"/>
    <w:rsid w:val="00F1488A"/>
    <w:rsid w:val="00F14A5A"/>
    <w:rsid w:val="00F1632A"/>
    <w:rsid w:val="00F16C75"/>
    <w:rsid w:val="00F21D66"/>
    <w:rsid w:val="00F21E86"/>
    <w:rsid w:val="00F250BE"/>
    <w:rsid w:val="00F27F09"/>
    <w:rsid w:val="00F363D8"/>
    <w:rsid w:val="00F3664A"/>
    <w:rsid w:val="00F50897"/>
    <w:rsid w:val="00F541C6"/>
    <w:rsid w:val="00F54E78"/>
    <w:rsid w:val="00F55309"/>
    <w:rsid w:val="00F5591C"/>
    <w:rsid w:val="00F56E0D"/>
    <w:rsid w:val="00F56EC4"/>
    <w:rsid w:val="00F62DE4"/>
    <w:rsid w:val="00F70DE6"/>
    <w:rsid w:val="00F7311C"/>
    <w:rsid w:val="00F73BA9"/>
    <w:rsid w:val="00F76A6E"/>
    <w:rsid w:val="00F770D4"/>
    <w:rsid w:val="00F81FB5"/>
    <w:rsid w:val="00F85301"/>
    <w:rsid w:val="00F8729F"/>
    <w:rsid w:val="00F9113A"/>
    <w:rsid w:val="00F921A4"/>
    <w:rsid w:val="00F93120"/>
    <w:rsid w:val="00F94A4E"/>
    <w:rsid w:val="00F9604E"/>
    <w:rsid w:val="00FA3978"/>
    <w:rsid w:val="00FA41AA"/>
    <w:rsid w:val="00FA6C12"/>
    <w:rsid w:val="00FB0522"/>
    <w:rsid w:val="00FB37DB"/>
    <w:rsid w:val="00FB55ED"/>
    <w:rsid w:val="00FB5C3F"/>
    <w:rsid w:val="00FC0986"/>
    <w:rsid w:val="00FC1905"/>
    <w:rsid w:val="00FC1994"/>
    <w:rsid w:val="00FC2D7D"/>
    <w:rsid w:val="00FC33A8"/>
    <w:rsid w:val="00FC33D9"/>
    <w:rsid w:val="00FC5BE5"/>
    <w:rsid w:val="00FD0897"/>
    <w:rsid w:val="00FD16E2"/>
    <w:rsid w:val="00FD1E13"/>
    <w:rsid w:val="00FD5603"/>
    <w:rsid w:val="00FD565B"/>
    <w:rsid w:val="00FD63B0"/>
    <w:rsid w:val="00FE1CC0"/>
    <w:rsid w:val="00FE3835"/>
    <w:rsid w:val="00FF1149"/>
    <w:rsid w:val="00FF647D"/>
    <w:rsid w:val="00FF7891"/>
    <w:rsid w:val="29E3E7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6C5945"/>
  <w15:chartTrackingRefBased/>
  <w15:docId w15:val="{C993A545-C0C9-4A05-A1F9-436336438B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annotation text" w:uiPriority="99"/>
    <w:lsdException w:name="caption" w:qFormat="1"/>
    <w:lsdException w:name="annotation reference" w:uiPriority="99"/>
    <w:lsdException w:name="Title" w:qFormat="1"/>
    <w:lsdException w:name="Subtitle" w:qFormat="1"/>
    <w:lsdException w:name="Hyperlink" w:uiPriority="99"/>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54153"/>
    <w:pPr>
      <w:spacing w:after="120"/>
      <w:jc w:val="both"/>
    </w:pPr>
    <w:rPr>
      <w:rFonts w:ascii="Arial" w:hAnsi="Arial"/>
      <w:szCs w:val="24"/>
      <w:lang w:eastAsia="en-US"/>
    </w:rPr>
  </w:style>
  <w:style w:type="paragraph" w:styleId="Heading1">
    <w:name w:val="heading 1"/>
    <w:basedOn w:val="Normal"/>
    <w:next w:val="Normal"/>
    <w:qFormat/>
    <w:rsid w:val="00D1169B"/>
    <w:pPr>
      <w:numPr>
        <w:numId w:val="172"/>
      </w:numPr>
      <w:spacing w:after="880"/>
      <w:contextualSpacing/>
      <w:jc w:val="left"/>
      <w:outlineLvl w:val="0"/>
    </w:pPr>
    <w:rPr>
      <w:rFonts w:cs="Arial"/>
      <w:color w:val="2895D5"/>
      <w:sz w:val="72"/>
    </w:rPr>
  </w:style>
  <w:style w:type="paragraph" w:styleId="Heading2">
    <w:name w:val="heading 2"/>
    <w:basedOn w:val="Heading1"/>
    <w:next w:val="Normal"/>
    <w:qFormat/>
    <w:rsid w:val="00D1169B"/>
    <w:pPr>
      <w:numPr>
        <w:ilvl w:val="1"/>
      </w:numPr>
      <w:spacing w:before="520" w:after="260"/>
      <w:outlineLvl w:val="1"/>
    </w:pPr>
    <w:rPr>
      <w:sz w:val="48"/>
    </w:rPr>
  </w:style>
  <w:style w:type="paragraph" w:styleId="Heading3">
    <w:name w:val="heading 3"/>
    <w:basedOn w:val="Heading1"/>
    <w:next w:val="Normal"/>
    <w:qFormat/>
    <w:rsid w:val="00FC5BE5"/>
    <w:pPr>
      <w:numPr>
        <w:ilvl w:val="2"/>
      </w:numPr>
      <w:tabs>
        <w:tab w:val="clear" w:pos="0"/>
      </w:tabs>
      <w:spacing w:before="340" w:after="120"/>
      <w:outlineLvl w:val="2"/>
    </w:pPr>
    <w:rPr>
      <w:sz w:val="30"/>
    </w:rPr>
  </w:style>
  <w:style w:type="paragraph" w:styleId="Heading4">
    <w:name w:val="heading 4"/>
    <w:basedOn w:val="Heading1"/>
    <w:next w:val="Normal"/>
    <w:autoRedefine/>
    <w:qFormat/>
    <w:rsid w:val="003835DD"/>
    <w:pPr>
      <w:numPr>
        <w:ilvl w:val="3"/>
      </w:numPr>
      <w:spacing w:before="120" w:after="120"/>
      <w:outlineLvl w:val="3"/>
    </w:pPr>
    <w:rPr>
      <w:i/>
      <w:iCs/>
      <w:color w:val="auto"/>
      <w:sz w:val="20"/>
    </w:rPr>
  </w:style>
  <w:style w:type="paragraph" w:styleId="Heading5">
    <w:name w:val="heading 5"/>
    <w:basedOn w:val="Normal"/>
    <w:next w:val="Normal"/>
    <w:link w:val="Heading5Char"/>
    <w:autoRedefine/>
    <w:qFormat/>
    <w:rsid w:val="00D0385C"/>
    <w:pPr>
      <w:numPr>
        <w:ilvl w:val="4"/>
        <w:numId w:val="167"/>
      </w:numPr>
      <w:tabs>
        <w:tab w:val="left" w:pos="1080"/>
      </w:tabs>
      <w:spacing w:before="240" w:after="60"/>
      <w:jc w:val="left"/>
      <w:outlineLvl w:val="4"/>
    </w:pPr>
    <w:rPr>
      <w:szCs w:val="19"/>
    </w:rPr>
  </w:style>
  <w:style w:type="paragraph" w:styleId="Heading6">
    <w:name w:val="heading 6"/>
    <w:basedOn w:val="Normal"/>
    <w:next w:val="Normal"/>
    <w:link w:val="Heading6Char"/>
    <w:qFormat/>
    <w:rsid w:val="000E74B1"/>
    <w:pPr>
      <w:numPr>
        <w:ilvl w:val="5"/>
        <w:numId w:val="167"/>
      </w:numPr>
      <w:tabs>
        <w:tab w:val="left" w:pos="1152"/>
      </w:tabs>
      <w:spacing w:before="240" w:after="60"/>
      <w:jc w:val="left"/>
      <w:outlineLvl w:val="5"/>
    </w:pPr>
    <w:rPr>
      <w:i/>
      <w:szCs w:val="19"/>
    </w:rPr>
  </w:style>
  <w:style w:type="paragraph" w:styleId="Heading7">
    <w:name w:val="heading 7"/>
    <w:basedOn w:val="Normal"/>
    <w:next w:val="Normal"/>
    <w:qFormat/>
    <w:rsid w:val="0073220D"/>
    <w:pPr>
      <w:numPr>
        <w:ilvl w:val="6"/>
        <w:numId w:val="167"/>
      </w:numPr>
      <w:tabs>
        <w:tab w:val="left" w:pos="1296"/>
      </w:tabs>
      <w:spacing w:before="240" w:after="60"/>
      <w:jc w:val="left"/>
      <w:outlineLvl w:val="6"/>
    </w:pPr>
    <w:rPr>
      <w:szCs w:val="19"/>
    </w:rPr>
  </w:style>
  <w:style w:type="paragraph" w:styleId="Heading8">
    <w:name w:val="heading 8"/>
    <w:basedOn w:val="Normal"/>
    <w:next w:val="Normal"/>
    <w:qFormat/>
    <w:rsid w:val="00431354"/>
    <w:pPr>
      <w:tabs>
        <w:tab w:val="left" w:pos="1440"/>
      </w:tabs>
      <w:spacing w:before="240" w:after="60"/>
      <w:outlineLvl w:val="7"/>
    </w:pPr>
    <w:rPr>
      <w:i/>
    </w:rPr>
  </w:style>
  <w:style w:type="paragraph" w:styleId="Heading9">
    <w:name w:val="heading 9"/>
    <w:basedOn w:val="Normal"/>
    <w:next w:val="Normal"/>
    <w:qFormat/>
    <w:rsid w:val="00431354"/>
    <w:pPr>
      <w:tabs>
        <w:tab w:val="left" w:pos="1584"/>
      </w:tabs>
      <w:spacing w:before="240" w:after="60"/>
      <w:outlineLvl w:val="8"/>
    </w:pPr>
    <w:rPr>
      <w:b/>
      <w:i/>
      <w:sz w:val="18"/>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Char" w:customStyle="1">
    <w:name w:val="Char"/>
    <w:basedOn w:val="Normal"/>
    <w:pPr>
      <w:spacing w:after="160" w:line="240" w:lineRule="exact"/>
      <w:jc w:val="left"/>
    </w:pPr>
    <w:rPr>
      <w:rFonts w:ascii="Verdana" w:hAnsi="Verdana" w:eastAsia="SimSun" w:cs="Verdana"/>
      <w:szCs w:val="20"/>
      <w:lang w:eastAsia="zh-CN"/>
    </w:rPr>
  </w:style>
  <w:style w:type="paragraph" w:styleId="BodyText">
    <w:name w:val="Body Text"/>
    <w:basedOn w:val="Normal"/>
    <w:pPr>
      <w:keepLines/>
    </w:pPr>
  </w:style>
  <w:style w:type="paragraph" w:styleId="Title">
    <w:name w:val="Title"/>
    <w:qFormat/>
    <w:rsid w:val="00D1169B"/>
    <w:pPr>
      <w:spacing w:line="720" w:lineRule="exact"/>
      <w:outlineLvl w:val="0"/>
    </w:pPr>
    <w:rPr>
      <w:rFonts w:ascii="Arial" w:hAnsi="Arial" w:cs="Arial"/>
      <w:bCs/>
      <w:color w:val="2895D5"/>
      <w:kern w:val="28"/>
      <w:sz w:val="72"/>
      <w:szCs w:val="32"/>
      <w:lang w:eastAsia="en-US"/>
    </w:rPr>
  </w:style>
  <w:style w:type="paragraph" w:styleId="TOC1">
    <w:name w:val="toc 1"/>
    <w:basedOn w:val="Normal"/>
    <w:next w:val="Normal"/>
    <w:uiPriority w:val="39"/>
    <w:rsid w:val="00D1169B"/>
    <w:pPr>
      <w:tabs>
        <w:tab w:val="right" w:pos="10800"/>
      </w:tabs>
      <w:spacing w:before="240" w:after="60"/>
      <w:ind w:right="720"/>
      <w:jc w:val="left"/>
    </w:pPr>
    <w:rPr>
      <w:rFonts w:cs="Arial"/>
      <w:noProof/>
      <w:color w:val="2895D5"/>
      <w:sz w:val="28"/>
    </w:rPr>
  </w:style>
  <w:style w:type="paragraph" w:styleId="TOC2">
    <w:name w:val="toc 2"/>
    <w:basedOn w:val="Normal"/>
    <w:next w:val="Normal"/>
    <w:autoRedefine/>
    <w:uiPriority w:val="39"/>
    <w:rsid w:val="00D1169B"/>
    <w:pPr>
      <w:tabs>
        <w:tab w:val="left" w:pos="1008"/>
        <w:tab w:val="right" w:pos="10800"/>
      </w:tabs>
      <w:spacing w:after="60"/>
      <w:ind w:left="432" w:right="720"/>
      <w:jc w:val="left"/>
    </w:pPr>
    <w:rPr>
      <w:bCs/>
      <w:iCs/>
      <w:noProof/>
      <w:sz w:val="22"/>
      <w:szCs w:val="20"/>
    </w:rPr>
  </w:style>
  <w:style w:type="paragraph" w:styleId="TOC3">
    <w:name w:val="toc 3"/>
    <w:basedOn w:val="Normal"/>
    <w:next w:val="Normal"/>
    <w:autoRedefine/>
    <w:uiPriority w:val="39"/>
    <w:rsid w:val="00D1169B"/>
    <w:pPr>
      <w:tabs>
        <w:tab w:val="left" w:pos="1728"/>
        <w:tab w:val="right" w:pos="10800"/>
      </w:tabs>
      <w:spacing w:after="60"/>
      <w:ind w:left="864" w:right="720"/>
      <w:jc w:val="left"/>
    </w:pPr>
    <w:rPr>
      <w:noProof/>
      <w:sz w:val="22"/>
      <w:szCs w:val="20"/>
    </w:rPr>
  </w:style>
  <w:style w:type="paragraph" w:styleId="Header">
    <w:name w:val="header"/>
    <w:aliases w:val="JADHeaderL"/>
    <w:basedOn w:val="Normal"/>
    <w:link w:val="HeaderChar"/>
    <w:pPr>
      <w:pBdr>
        <w:bottom w:val="single" w:color="auto" w:sz="12" w:space="1"/>
      </w:pBdr>
      <w:tabs>
        <w:tab w:val="center" w:pos="4320"/>
        <w:tab w:val="right" w:pos="10710"/>
      </w:tabs>
    </w:pPr>
    <w:rPr>
      <w:b/>
      <w:bCs/>
      <w:lang w:val="x-none" w:eastAsia="x-none"/>
    </w:rPr>
  </w:style>
  <w:style w:type="paragraph" w:styleId="Footer">
    <w:name w:val="footer"/>
    <w:basedOn w:val="Normal"/>
    <w:link w:val="FooterChar"/>
    <w:pPr>
      <w:pBdr>
        <w:top w:val="single" w:color="auto" w:sz="12" w:space="1"/>
      </w:pBdr>
      <w:tabs>
        <w:tab w:val="center" w:pos="4320"/>
        <w:tab w:val="right" w:pos="8640"/>
      </w:tabs>
    </w:pPr>
    <w:rPr>
      <w:b/>
    </w:rPr>
  </w:style>
  <w:style w:type="paragraph" w:styleId="Title1ACSSC" w:customStyle="1">
    <w:name w:val="Title 1_ACSSC"/>
    <w:pPr>
      <w:spacing w:before="240" w:after="240"/>
      <w:jc w:val="right"/>
    </w:pPr>
    <w:rPr>
      <w:rFonts w:ascii="Arial Bold" w:hAnsi="Arial Bold"/>
      <w:b/>
      <w:color w:val="000000"/>
      <w:sz w:val="28"/>
      <w:szCs w:val="24"/>
      <w:lang w:eastAsia="en-US"/>
    </w:rPr>
  </w:style>
  <w:style w:type="paragraph" w:styleId="TOC4">
    <w:name w:val="toc 4"/>
    <w:basedOn w:val="TOC3"/>
    <w:next w:val="Normal"/>
    <w:autoRedefine/>
    <w:uiPriority w:val="39"/>
    <w:rsid w:val="00CF41A9"/>
    <w:pPr>
      <w:tabs>
        <w:tab w:val="clear" w:pos="1728"/>
        <w:tab w:val="left" w:pos="2610"/>
      </w:tabs>
      <w:ind w:left="2232" w:right="1498" w:hanging="936"/>
    </w:pPr>
  </w:style>
  <w:style w:type="paragraph" w:styleId="TOC5">
    <w:name w:val="toc 5"/>
    <w:basedOn w:val="TOC3"/>
    <w:next w:val="Normal"/>
    <w:autoRedefine/>
    <w:uiPriority w:val="39"/>
    <w:rsid w:val="003835DD"/>
    <w:pPr>
      <w:tabs>
        <w:tab w:val="clear" w:pos="1728"/>
        <w:tab w:val="left" w:pos="302"/>
      </w:tabs>
      <w:ind w:left="2520" w:right="1498" w:hanging="1224"/>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character" w:styleId="Hyperlink">
    <w:name w:val="Hyperlink"/>
    <w:uiPriority w:val="99"/>
    <w:rPr>
      <w:dstrike w:val="0"/>
      <w:color w:val="0012FF"/>
      <w:u w:val="single"/>
      <w:effect w:val="none"/>
    </w:rPr>
  </w:style>
  <w:style w:type="character" w:styleId="FollowedHyperlink">
    <w:name w:val="FollowedHyperlink"/>
    <w:rPr>
      <w:color w:val="800080"/>
      <w:u w:val="single"/>
    </w:rPr>
  </w:style>
  <w:style w:type="paragraph" w:styleId="InfoText" w:customStyle="1">
    <w:name w:val="InfoText"/>
    <w:basedOn w:val="BodyText"/>
    <w:next w:val="BodyText"/>
    <w:pPr>
      <w:spacing w:after="0" w:line="120" w:lineRule="atLeast"/>
      <w:jc w:val="left"/>
    </w:pPr>
    <w:rPr>
      <w:i/>
      <w:iCs/>
      <w:color w:val="0000FF"/>
    </w:rPr>
  </w:style>
  <w:style w:type="character" w:styleId="InfoTextChar" w:customStyle="1">
    <w:name w:val="InfoText Char"/>
    <w:rPr>
      <w:rFonts w:ascii="Arial" w:hAnsi="Arial"/>
      <w:i/>
      <w:iCs/>
      <w:color w:val="0000FF"/>
      <w:szCs w:val="24"/>
      <w:lang w:val="en-US" w:eastAsia="en-US" w:bidi="ar-SA"/>
    </w:rPr>
  </w:style>
  <w:style w:type="paragraph" w:styleId="TableHeading" w:customStyle="1">
    <w:name w:val="TableHeading"/>
    <w:basedOn w:val="Normal"/>
    <w:rsid w:val="001917C4"/>
    <w:pPr>
      <w:keepLines/>
      <w:spacing w:before="60"/>
      <w:jc w:val="left"/>
    </w:pPr>
    <w:rPr>
      <w:b/>
      <w:bCs/>
    </w:rPr>
  </w:style>
  <w:style w:type="paragraph" w:styleId="NormalWeb">
    <w:name w:val="Normal (Web)"/>
    <w:basedOn w:val="Normal"/>
    <w:pPr>
      <w:spacing w:before="100" w:beforeAutospacing="1" w:after="100" w:afterAutospacing="1"/>
    </w:pPr>
    <w:rPr>
      <w:rFonts w:ascii="Arial Unicode MS" w:hAnsi="Arial Unicode MS" w:eastAsia="Arial Unicode MS" w:cs="Arial Unicode MS"/>
      <w:sz w:val="24"/>
    </w:r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cs="Tahoma"/>
    </w:rPr>
  </w:style>
  <w:style w:type="paragraph" w:styleId="TableTitle" w:customStyle="1">
    <w:name w:val="TableTitle"/>
    <w:basedOn w:val="TableHeading"/>
    <w:pPr>
      <w:spacing w:after="0"/>
      <w:jc w:val="center"/>
    </w:pPr>
    <w:rPr>
      <w:sz w:val="24"/>
    </w:rPr>
  </w:style>
  <w:style w:type="paragraph" w:styleId="TOCText" w:customStyle="1">
    <w:name w:val="TOC Text"/>
    <w:basedOn w:val="BodyText"/>
    <w:pPr>
      <w:keepLines w:val="0"/>
      <w:tabs>
        <w:tab w:val="left" w:pos="1728"/>
        <w:tab w:val="right" w:pos="10080"/>
      </w:tabs>
      <w:spacing w:before="240" w:after="0"/>
    </w:pPr>
    <w:rPr>
      <w:rFonts w:ascii="Times New Roman" w:hAnsi="Times New Roman"/>
      <w:bCs/>
      <w:sz w:val="22"/>
    </w:rPr>
  </w:style>
  <w:style w:type="paragraph" w:styleId="DocTitle" w:customStyle="1">
    <w:name w:val="DocTitle"/>
    <w:basedOn w:val="Title"/>
    <w:pPr>
      <w:spacing w:before="240" w:after="240"/>
      <w:jc w:val="right"/>
    </w:pPr>
  </w:style>
  <w:style w:type="paragraph" w:styleId="BalloonText">
    <w:name w:val="Balloon Text"/>
    <w:basedOn w:val="Normal"/>
    <w:semiHidden/>
    <w:rPr>
      <w:rFonts w:ascii="Tahoma" w:hAnsi="Tahoma" w:cs="Tahoma"/>
      <w:sz w:val="16"/>
      <w:szCs w:val="16"/>
    </w:rPr>
  </w:style>
  <w:style w:type="paragraph" w:styleId="Caption">
    <w:name w:val="caption"/>
    <w:basedOn w:val="Normal"/>
    <w:next w:val="Normal"/>
    <w:qFormat/>
    <w:rPr>
      <w:b/>
      <w:bCs/>
      <w:szCs w:val="20"/>
    </w:rPr>
  </w:style>
  <w:style w:type="paragraph" w:styleId="5INDENT" w:customStyle="1">
    <w:name w:val=".5 INDENT"/>
    <w:pPr>
      <w:keepLines/>
      <w:overflowPunct w:val="0"/>
      <w:autoSpaceDE w:val="0"/>
      <w:autoSpaceDN w:val="0"/>
      <w:adjustRightInd w:val="0"/>
      <w:spacing w:after="480" w:line="240" w:lineRule="exact"/>
      <w:ind w:left="720"/>
      <w:textAlignment w:val="baseline"/>
    </w:pPr>
    <w:rPr>
      <w:rFonts w:ascii="Courier" w:hAnsi="Courier"/>
      <w:sz w:val="24"/>
      <w:lang w:eastAsia="en-US"/>
    </w:rPr>
  </w:style>
  <w:style w:type="character" w:styleId="TableTextChar" w:customStyle="1">
    <w:name w:val="TableText Char"/>
    <w:rPr>
      <w:rFonts w:ascii="Arial Narrow" w:hAnsi="Arial Narrow"/>
      <w:spacing w:val="-2"/>
      <w:lang w:val="en-US" w:eastAsia="en-US" w:bidi="ar-SA"/>
    </w:rPr>
  </w:style>
  <w:style w:type="paragraph" w:styleId="DDate" w:customStyle="1">
    <w:name w:val="D Date"/>
    <w:pPr>
      <w:jc w:val="center"/>
    </w:pPr>
    <w:rPr>
      <w:rFonts w:ascii="Albertus Extra Bold" w:hAnsi="Albertus Extra Bold"/>
      <w:sz w:val="22"/>
      <w:szCs w:val="22"/>
      <w:lang w:eastAsia="en-US"/>
    </w:rPr>
  </w:style>
  <w:style w:type="paragraph" w:styleId="BodyTextIndent2">
    <w:name w:val="Body Text Indent 2"/>
    <w:basedOn w:val="Normal"/>
    <w:pPr>
      <w:spacing w:line="480" w:lineRule="auto"/>
      <w:ind w:left="360"/>
    </w:pPr>
  </w:style>
  <w:style w:type="paragraph" w:styleId="DELBody" w:customStyle="1">
    <w:name w:val="DEL Body"/>
    <w:pPr>
      <w:spacing w:before="120"/>
    </w:pPr>
    <w:rPr>
      <w:rFonts w:ascii="Arial" w:hAnsi="Arial"/>
      <w:sz w:val="22"/>
      <w:szCs w:val="22"/>
      <w:lang w:eastAsia="en-US"/>
    </w:rPr>
  </w:style>
  <w:style w:type="paragraph" w:styleId="BodyTextIndent">
    <w:name w:val="Body Text Indent"/>
    <w:basedOn w:val="Normal"/>
    <w:pPr>
      <w:ind w:left="360"/>
    </w:pPr>
  </w:style>
  <w:style w:type="paragraph" w:styleId="NormalBold" w:customStyle="1">
    <w:name w:val="Normal + Bold"/>
    <w:aliases w:val="After: 10 pt"/>
    <w:basedOn w:val="Normal"/>
    <w:pPr>
      <w:autoSpaceDE w:val="0"/>
      <w:autoSpaceDN w:val="0"/>
      <w:adjustRightInd w:val="0"/>
      <w:spacing w:after="0"/>
      <w:jc w:val="left"/>
    </w:pPr>
    <w:rPr>
      <w:rFonts w:cs="Arial"/>
      <w:b/>
      <w:bCs/>
      <w:szCs w:val="20"/>
    </w:rPr>
  </w:style>
  <w:style w:type="paragraph" w:styleId="ListBullet">
    <w:name w:val="List Bullet"/>
    <w:basedOn w:val="Normal"/>
    <w:pPr>
      <w:numPr>
        <w:numId w:val="2"/>
      </w:numPr>
    </w:pPr>
  </w:style>
  <w:style w:type="paragraph" w:styleId="DelTableBody" w:customStyle="1">
    <w:name w:val="Del Table Body"/>
    <w:pPr>
      <w:spacing w:before="20" w:after="20"/>
    </w:pPr>
    <w:rPr>
      <w:rFonts w:ascii="Arial" w:hAnsi="Arial"/>
      <w:lang w:eastAsia="en-US"/>
    </w:rPr>
  </w:style>
  <w:style w:type="paragraph" w:styleId="TableText" w:customStyle="1">
    <w:name w:val="Table Text"/>
    <w:basedOn w:val="Header"/>
    <w:rsid w:val="00446A9F"/>
    <w:pPr>
      <w:keepNext/>
      <w:keepLines/>
      <w:pBdr>
        <w:bottom w:val="none" w:color="auto" w:sz="0" w:space="0"/>
      </w:pBdr>
      <w:tabs>
        <w:tab w:val="clear" w:pos="4320"/>
        <w:tab w:val="clear" w:pos="10710"/>
      </w:tabs>
      <w:spacing w:before="40" w:after="40"/>
      <w:jc w:val="left"/>
    </w:pPr>
    <w:rPr>
      <w:rFonts w:cs="Arial"/>
      <w:b w:val="0"/>
      <w:bCs w:val="0"/>
      <w:sz w:val="17"/>
      <w:szCs w:val="17"/>
    </w:rPr>
  </w:style>
  <w:style w:type="character" w:styleId="TableTextChar0" w:customStyle="1">
    <w:name w:val="Table Text Char"/>
    <w:rPr>
      <w:rFonts w:ascii="Arial" w:hAnsi="Arial" w:cs="Arial"/>
      <w:sz w:val="18"/>
      <w:szCs w:val="18"/>
      <w:lang w:val="en-US" w:eastAsia="en-US" w:bidi="ar-SA"/>
    </w:rPr>
  </w:style>
  <w:style w:type="paragraph" w:styleId="bullet" w:customStyle="1">
    <w:name w:val="bullet"/>
    <w:aliases w:val="b"/>
    <w:basedOn w:val="Normal"/>
    <w:pPr>
      <w:overflowPunct w:val="0"/>
      <w:autoSpaceDE w:val="0"/>
      <w:autoSpaceDN w:val="0"/>
      <w:adjustRightInd w:val="0"/>
      <w:spacing w:before="100" w:after="100"/>
      <w:ind w:left="3240" w:right="1080" w:hanging="360"/>
      <w:jc w:val="left"/>
      <w:textAlignment w:val="baseline"/>
    </w:pPr>
    <w:rPr>
      <w:rFonts w:ascii="Times" w:hAnsi="Times"/>
      <w:noProof/>
      <w:szCs w:val="20"/>
    </w:rPr>
  </w:style>
  <w:style w:type="paragraph" w:styleId="BodyText2">
    <w:name w:val="Body Text 2"/>
    <w:basedOn w:val="Normal"/>
    <w:pPr>
      <w:spacing w:line="480" w:lineRule="auto"/>
    </w:pPr>
  </w:style>
  <w:style w:type="paragraph" w:styleId="PlainText">
    <w:name w:val="Plain Text"/>
    <w:basedOn w:val="Normal"/>
    <w:pPr>
      <w:spacing w:after="0"/>
      <w:jc w:val="left"/>
    </w:pPr>
    <w:rPr>
      <w:rFonts w:ascii="Courier New" w:hAnsi="Courier New" w:cs="Courier New"/>
      <w:szCs w:val="20"/>
    </w:rPr>
  </w:style>
  <w:style w:type="paragraph" w:styleId="Title1FirstLineACSSC" w:customStyle="1">
    <w:name w:val="Title 1 First Line_ACSSC"/>
    <w:basedOn w:val="Title1ACSSC"/>
    <w:next w:val="Title1ACSSC"/>
    <w:pPr>
      <w:pBdr>
        <w:top w:val="single" w:color="auto" w:sz="4" w:space="1"/>
      </w:pBdr>
    </w:pPr>
  </w:style>
  <w:style w:type="paragraph" w:styleId="Title1SubACSSC" w:customStyle="1">
    <w:name w:val="Title 1 Sub_ACSSC"/>
    <w:basedOn w:val="Title1ACSSC"/>
    <w:next w:val="Title1ACSSC"/>
    <w:pPr>
      <w:spacing w:before="720"/>
    </w:pPr>
  </w:style>
  <w:style w:type="paragraph" w:styleId="ListNumber3">
    <w:name w:val="List Number 3"/>
    <w:basedOn w:val="Normal"/>
    <w:pPr>
      <w:numPr>
        <w:numId w:val="3"/>
      </w:numPr>
      <w:spacing w:after="0"/>
      <w:jc w:val="left"/>
    </w:pPr>
    <w:rPr>
      <w:rFonts w:ascii="Times New Roman" w:hAnsi="Times New Roman"/>
      <w:szCs w:val="20"/>
    </w:rPr>
  </w:style>
  <w:style w:type="paragraph" w:styleId="HeaderTitleACSSC" w:customStyle="1">
    <w:name w:val="Header Title_ACSSC"/>
    <w:pPr>
      <w:pBdr>
        <w:top w:val="single" w:color="auto" w:sz="6" w:space="24"/>
        <w:bottom w:val="single" w:color="auto" w:sz="6" w:space="1"/>
      </w:pBdr>
      <w:spacing w:before="280" w:after="4600"/>
      <w:jc w:val="right"/>
    </w:pPr>
    <w:rPr>
      <w:rFonts w:ascii="Arial Bold" w:hAnsi="Arial Bold"/>
      <w:b/>
      <w:color w:val="000000"/>
      <w:sz w:val="36"/>
      <w:szCs w:val="24"/>
      <w:lang w:eastAsia="en-US"/>
    </w:rPr>
  </w:style>
  <w:style w:type="paragraph" w:styleId="TP-Title" w:customStyle="1">
    <w:name w:val="TP-Title"/>
    <w:basedOn w:val="Normal"/>
    <w:pPr>
      <w:spacing w:after="0"/>
      <w:jc w:val="center"/>
    </w:pPr>
    <w:rPr>
      <w:b/>
      <w:sz w:val="36"/>
      <w:szCs w:val="20"/>
    </w:rPr>
  </w:style>
  <w:style w:type="paragraph" w:styleId="steptext" w:customStyle="1">
    <w:name w:val="step text"/>
    <w:autoRedefine/>
    <w:pPr>
      <w:keepLines/>
      <w:pBdr>
        <w:left w:val="single" w:color="auto" w:sz="4" w:space="4"/>
      </w:pBdr>
      <w:tabs>
        <w:tab w:val="left" w:pos="3024"/>
        <w:tab w:val="left" w:pos="3168"/>
        <w:tab w:val="left" w:pos="3312"/>
        <w:tab w:val="left" w:pos="3456"/>
      </w:tabs>
    </w:pPr>
    <w:rPr>
      <w:rFonts w:ascii="Arial" w:hAnsi="Arial"/>
      <w:b/>
      <w:bCs/>
      <w:color w:val="000000"/>
      <w:u w:val="double"/>
      <w:lang w:eastAsia="en-US"/>
    </w:rPr>
  </w:style>
  <w:style w:type="character" w:styleId="CommentReference">
    <w:name w:val="Comment Reference"/>
    <w:uiPriority w:val="99"/>
    <w:semiHidden/>
    <w:rPr>
      <w:sz w:val="16"/>
      <w:szCs w:val="16"/>
    </w:rPr>
  </w:style>
  <w:style w:type="character" w:styleId="BodytextChar" w:customStyle="1">
    <w:name w:val="Body text Char"/>
    <w:rPr>
      <w:sz w:val="24"/>
      <w:szCs w:val="24"/>
      <w:lang w:val="en-US" w:eastAsia="en-US" w:bidi="ar-SA"/>
    </w:rPr>
  </w:style>
  <w:style w:type="paragraph" w:styleId="extensiontext" w:customStyle="1">
    <w:name w:val="extension text"/>
    <w:basedOn w:val="Normal"/>
    <w:pPr>
      <w:tabs>
        <w:tab w:val="left" w:pos="288"/>
        <w:tab w:val="left" w:pos="576"/>
        <w:tab w:val="left" w:pos="702"/>
        <w:tab w:val="left" w:pos="864"/>
      </w:tabs>
      <w:spacing w:after="80"/>
      <w:jc w:val="left"/>
    </w:pPr>
    <w:rPr>
      <w:rFonts w:ascii="Times New Roman" w:hAnsi="Times New Roman"/>
      <w:color w:val="000000"/>
      <w:szCs w:val="20"/>
    </w:rPr>
  </w:style>
  <w:style w:type="character" w:styleId="EmailStyle661" w:customStyle="1">
    <w:name w:val="EmailStyle661"/>
    <w:semiHidden/>
    <w:rPr>
      <w:rFonts w:ascii="Times New Roman" w:hAnsi="Times New Roman" w:cs="Times New Roman"/>
      <w:b w:val="0"/>
      <w:bCs w:val="0"/>
      <w:i w:val="0"/>
      <w:iCs w:val="0"/>
      <w:strike w:val="0"/>
      <w:color w:val="000000"/>
      <w:sz w:val="24"/>
      <w:szCs w:val="24"/>
      <w:u w:val="none"/>
    </w:rPr>
  </w:style>
  <w:style w:type="paragraph" w:styleId="Style1" w:customStyle="1">
    <w:name w:val="Style1"/>
    <w:basedOn w:val="Heading1"/>
    <w:pPr>
      <w:numPr>
        <w:numId w:val="0"/>
      </w:numPr>
      <w:tabs>
        <w:tab w:val="num" w:pos="360"/>
      </w:tabs>
    </w:pPr>
  </w:style>
  <w:style w:type="paragraph" w:styleId="CommentText">
    <w:name w:val="Comment Text"/>
    <w:basedOn w:val="Normal"/>
    <w:link w:val="CommentTextChar"/>
    <w:uiPriority w:val="99"/>
    <w:rPr>
      <w:szCs w:val="20"/>
    </w:rPr>
  </w:style>
  <w:style w:type="paragraph" w:styleId="CommentSubject">
    <w:name w:val="Comment Subject"/>
    <w:basedOn w:val="CommentText"/>
    <w:next w:val="CommentText"/>
    <w:semiHidden/>
    <w:rPr>
      <w:b/>
      <w:bCs/>
    </w:rPr>
  </w:style>
  <w:style w:type="character" w:styleId="ModernTableText" w:customStyle="1">
    <w:name w:val="Modern Table Text"/>
    <w:rPr>
      <w:rFonts w:ascii="Arial" w:hAnsi="Arial"/>
      <w:sz w:val="18"/>
    </w:rPr>
  </w:style>
  <w:style w:type="paragraph" w:styleId="tabletext0" w:customStyle="1">
    <w:name w:val="table text"/>
    <w:rPr>
      <w:rFonts w:ascii="Arial" w:hAnsi="Arial"/>
      <w:sz w:val="18"/>
      <w:lang w:eastAsia="en-US"/>
    </w:rPr>
  </w:style>
  <w:style w:type="paragraph" w:styleId="Char0" w:customStyle="1">
    <w:name w:val=" Char"/>
    <w:basedOn w:val="Normal"/>
    <w:pPr>
      <w:spacing w:after="160" w:line="240" w:lineRule="exact"/>
      <w:jc w:val="left"/>
    </w:pPr>
    <w:rPr>
      <w:rFonts w:ascii="Verdana" w:hAnsi="Verdana" w:eastAsia="SimSun" w:cs="Verdana"/>
      <w:szCs w:val="20"/>
      <w:lang w:eastAsia="zh-CN"/>
    </w:rPr>
  </w:style>
  <w:style w:type="paragraph" w:styleId="StyleStyleHeading4DarkRedDoubleunderlineBold" w:customStyle="1">
    <w:name w:val="Style Style Heading 4 + Dark Red Double underline + Bold"/>
    <w:basedOn w:val="Normal"/>
    <w:pPr>
      <w:keepNext/>
      <w:numPr>
        <w:ilvl w:val="3"/>
        <w:numId w:val="1"/>
      </w:numPr>
      <w:tabs>
        <w:tab w:val="left" w:pos="864"/>
      </w:tabs>
      <w:spacing w:before="120"/>
      <w:jc w:val="left"/>
      <w:outlineLvl w:val="3"/>
    </w:pPr>
    <w:rPr>
      <w:bCs/>
      <w:i/>
      <w:iCs/>
      <w:color w:val="800000"/>
      <w:szCs w:val="20"/>
      <w:u w:val="double"/>
    </w:rPr>
  </w:style>
  <w:style w:type="character" w:styleId="StyleStyleHeading4DarkRedDoubleunderlineBoldChar" w:customStyle="1">
    <w:name w:val="Style Style Heading 4 + Dark Red Double underline + Bold Char"/>
    <w:rPr>
      <w:rFonts w:ascii="Arial" w:hAnsi="Arial"/>
      <w:bCs/>
      <w:i/>
      <w:iCs/>
      <w:color w:val="800000"/>
      <w:u w:val="double"/>
      <w:lang w:val="en-US" w:eastAsia="en-US" w:bidi="ar-SA"/>
    </w:rPr>
  </w:style>
  <w:style w:type="paragraph" w:styleId="Figure" w:customStyle="1">
    <w:name w:val="Figure"/>
    <w:basedOn w:val="Normal"/>
    <w:pPr>
      <w:spacing w:after="0"/>
      <w:jc w:val="left"/>
    </w:pPr>
    <w:rPr>
      <w:rFonts w:ascii="Times New Roman" w:hAnsi="Times New Roman"/>
      <w:b/>
      <w:bCs/>
      <w:sz w:val="22"/>
    </w:rPr>
  </w:style>
  <w:style w:type="paragraph" w:styleId="DSDHead4" w:customStyle="1">
    <w:name w:val="DSDHead4"/>
    <w:basedOn w:val="Normal"/>
    <w:pPr>
      <w:spacing w:after="0"/>
      <w:jc w:val="center"/>
    </w:pPr>
    <w:rPr>
      <w:rFonts w:ascii="Times New Roman" w:hAnsi="Times New Roman"/>
      <w:b/>
      <w:sz w:val="24"/>
      <w:szCs w:val="20"/>
    </w:rPr>
  </w:style>
  <w:style w:type="paragraph" w:styleId="DocumentSubject" w:customStyle="1">
    <w:name w:val="Document Subject"/>
    <w:pPr>
      <w:widowControl w:val="0"/>
    </w:pPr>
    <w:rPr>
      <w:sz w:val="24"/>
      <w:lang w:eastAsia="en-US"/>
    </w:rPr>
  </w:style>
  <w:style w:type="paragraph" w:styleId="TOAHeading">
    <w:name w:val="toa heading"/>
    <w:basedOn w:val="Normal"/>
    <w:next w:val="Normal"/>
    <w:semiHidden/>
    <w:pPr>
      <w:spacing w:before="120" w:after="0"/>
      <w:jc w:val="left"/>
    </w:pPr>
    <w:rPr>
      <w:rFonts w:cs="Arial"/>
      <w:b/>
      <w:bCs/>
      <w:sz w:val="24"/>
    </w:rPr>
  </w:style>
  <w:style w:type="paragraph" w:styleId="DSDHead2" w:customStyle="1">
    <w:name w:val="DSDHead2"/>
    <w:basedOn w:val="Normal"/>
    <w:pPr>
      <w:tabs>
        <w:tab w:val="left" w:pos="720"/>
      </w:tabs>
      <w:spacing w:before="240" w:after="0"/>
      <w:jc w:val="left"/>
    </w:pPr>
    <w:rPr>
      <w:rFonts w:ascii="Times New Roman" w:hAnsi="Times New Roman"/>
      <w:b/>
      <w:sz w:val="32"/>
      <w:szCs w:val="20"/>
    </w:rPr>
  </w:style>
  <w:style w:type="character" w:styleId="ModernBodyTextChar" w:customStyle="1">
    <w:name w:val="Modern Body Text Char"/>
    <w:rPr>
      <w:rFonts w:ascii="Book Antiqua" w:hAnsi="Book Antiqua"/>
      <w:sz w:val="22"/>
      <w:lang w:val="en-US" w:eastAsia="en-US" w:bidi="ar-SA"/>
    </w:rPr>
  </w:style>
  <w:style w:type="paragraph" w:styleId="Bullets2" w:customStyle="1">
    <w:name w:val="Bullets2"/>
    <w:basedOn w:val="Normal"/>
    <w:pPr>
      <w:numPr>
        <w:numId w:val="4"/>
      </w:numPr>
      <w:spacing w:before="120"/>
    </w:pPr>
    <w:rPr>
      <w:rFonts w:ascii="Times New Roman" w:hAnsi="Times New Roman"/>
      <w:sz w:val="24"/>
    </w:rPr>
  </w:style>
  <w:style w:type="character" w:styleId="Modern2nd-levelTableheader" w:customStyle="1">
    <w:name w:val="Modern 2nd-level Table header"/>
    <w:rPr>
      <w:rFonts w:ascii="Arial" w:hAnsi="Arial"/>
      <w:b/>
      <w:bCs/>
    </w:rPr>
  </w:style>
  <w:style w:type="paragraph" w:styleId="ModernBodyText" w:customStyle="1">
    <w:name w:val="Modern Body Text"/>
    <w:basedOn w:val="Normal"/>
    <w:pPr>
      <w:spacing w:after="0"/>
    </w:pPr>
    <w:rPr>
      <w:rFonts w:ascii="Book Antiqua" w:hAnsi="Book Antiqua"/>
      <w:sz w:val="22"/>
      <w:szCs w:val="20"/>
    </w:rPr>
  </w:style>
  <w:style w:type="paragraph" w:styleId="Style2" w:customStyle="1">
    <w:name w:val="Style2"/>
    <w:basedOn w:val="Heading4"/>
  </w:style>
  <w:style w:type="character" w:styleId="InformationTextACSSC" w:customStyle="1">
    <w:name w:val="Information Text_ACSSC"/>
    <w:rPr>
      <w:color w:val="0000FF"/>
    </w:rPr>
  </w:style>
  <w:style w:type="paragraph" w:styleId="BodyTextACSSC" w:customStyle="1">
    <w:name w:val="Body Text_ACSSC"/>
    <w:pPr>
      <w:spacing w:after="140"/>
      <w:jc w:val="both"/>
    </w:pPr>
    <w:rPr>
      <w:rFonts w:ascii="Arial" w:hAnsi="Arial"/>
      <w:color w:val="000000"/>
      <w:szCs w:val="24"/>
      <w:lang w:eastAsia="en-US"/>
    </w:rPr>
  </w:style>
  <w:style w:type="paragraph" w:styleId="FooterACSSC" w:customStyle="1">
    <w:name w:val="Footer_ACSSC"/>
    <w:pPr>
      <w:pBdr>
        <w:top w:val="single" w:color="auto" w:sz="12" w:space="1"/>
      </w:pBdr>
      <w:tabs>
        <w:tab w:val="right" w:pos="9360"/>
      </w:tabs>
    </w:pPr>
    <w:rPr>
      <w:rFonts w:ascii="Arial Bold" w:hAnsi="Arial Bold"/>
      <w:b/>
      <w:color w:val="000000"/>
      <w:szCs w:val="24"/>
      <w:lang w:eastAsia="en-US"/>
    </w:rPr>
  </w:style>
  <w:style w:type="paragraph" w:styleId="Title2ACSSC" w:customStyle="1">
    <w:name w:val="Title 2_ACSSC"/>
    <w:next w:val="BodyTextACSSC"/>
    <w:pPr>
      <w:spacing w:before="480" w:after="480"/>
      <w:jc w:val="center"/>
    </w:pPr>
    <w:rPr>
      <w:rFonts w:ascii="Arial Bold" w:hAnsi="Arial Bold"/>
      <w:b/>
      <w:color w:val="000000"/>
      <w:sz w:val="36"/>
      <w:szCs w:val="24"/>
      <w:lang w:eastAsia="en-US"/>
    </w:rPr>
  </w:style>
  <w:style w:type="paragraph" w:styleId="Title3ACSSC" w:customStyle="1">
    <w:name w:val="Title 3_ACSSC"/>
    <w:pPr>
      <w:spacing w:before="340" w:after="60"/>
      <w:jc w:val="center"/>
    </w:pPr>
    <w:rPr>
      <w:rFonts w:ascii="Arial Bold" w:hAnsi="Arial Bold"/>
      <w:b/>
      <w:color w:val="000000"/>
      <w:szCs w:val="24"/>
      <w:lang w:eastAsia="en-US"/>
    </w:rPr>
  </w:style>
  <w:style w:type="paragraph" w:styleId="TableTextACSSC" w:customStyle="1">
    <w:name w:val="Table Text_ACSSC"/>
    <w:link w:val="TableTextACSSCChar"/>
    <w:pPr>
      <w:tabs>
        <w:tab w:val="left" w:pos="216"/>
        <w:tab w:val="left" w:pos="432"/>
        <w:tab w:val="left" w:pos="648"/>
        <w:tab w:val="left" w:pos="864"/>
      </w:tabs>
      <w:spacing w:after="80"/>
    </w:pPr>
    <w:rPr>
      <w:rFonts w:ascii="Arial Narrow" w:hAnsi="Arial Narrow"/>
      <w:color w:val="000000"/>
      <w:szCs w:val="24"/>
      <w:lang w:eastAsia="en-US"/>
    </w:rPr>
  </w:style>
  <w:style w:type="paragraph" w:styleId="TableHeadingACSSC" w:customStyle="1">
    <w:name w:val="Table Heading_ACSSC"/>
    <w:next w:val="Normal"/>
    <w:autoRedefine/>
    <w:rsid w:val="001917C4"/>
    <w:rPr>
      <w:rFonts w:ascii="Arial" w:hAnsi="Arial"/>
      <w:b/>
      <w:color w:val="000000"/>
      <w:szCs w:val="24"/>
      <w:lang w:eastAsia="en-US"/>
    </w:rPr>
  </w:style>
  <w:style w:type="character" w:styleId="TableHeadingACSSCCharChar" w:customStyle="1">
    <w:name w:val="Table Heading_ACSSC Char Char"/>
    <w:rPr>
      <w:rFonts w:ascii="Arial Narrow" w:hAnsi="Arial Narrow"/>
      <w:b/>
      <w:color w:val="000000"/>
      <w:szCs w:val="24"/>
      <w:lang w:val="en-US" w:eastAsia="en-US" w:bidi="ar-SA"/>
    </w:rPr>
  </w:style>
  <w:style w:type="character" w:styleId="BoldACSSC" w:customStyle="1">
    <w:name w:val="Bold_ACSSC"/>
    <w:rPr>
      <w:b/>
    </w:rPr>
  </w:style>
  <w:style w:type="paragraph" w:styleId="Indent1ACSSC" w:customStyle="1">
    <w:name w:val="Indent 1_ACSSC"/>
    <w:pPr>
      <w:numPr>
        <w:numId w:val="5"/>
      </w:numPr>
      <w:spacing w:after="160"/>
      <w:jc w:val="both"/>
    </w:pPr>
    <w:rPr>
      <w:rFonts w:ascii="Arial" w:hAnsi="Arial"/>
      <w:color w:val="000000"/>
      <w:szCs w:val="24"/>
      <w:lang w:eastAsia="en-US"/>
    </w:rPr>
  </w:style>
  <w:style w:type="paragraph" w:styleId="Cl" w:customStyle="1">
    <w:name w:val="Cl"/>
    <w:basedOn w:val="Heading6"/>
  </w:style>
  <w:style w:type="paragraph" w:styleId="TableTextACSBOK" w:customStyle="1">
    <w:name w:val="Table Text_ACSBOK"/>
    <w:pPr>
      <w:spacing w:after="80"/>
    </w:pPr>
    <w:rPr>
      <w:rFonts w:ascii="Arial Narrow" w:hAnsi="Arial Narrow"/>
      <w:color w:val="000000"/>
      <w:szCs w:val="24"/>
      <w:lang w:eastAsia="en-US"/>
    </w:rPr>
  </w:style>
  <w:style w:type="character" w:styleId="InformationTextACSBOK" w:customStyle="1">
    <w:name w:val="Information Text_ACSBOK"/>
    <w:rPr>
      <w:color w:val="0000FF"/>
    </w:rPr>
  </w:style>
  <w:style w:type="paragraph" w:styleId="TableTextIndent1ACSBOK" w:customStyle="1">
    <w:name w:val="Table Text Indent 1_ACSBOK"/>
    <w:next w:val="Normal"/>
    <w:pPr>
      <w:numPr>
        <w:numId w:val="9"/>
      </w:numPr>
      <w:spacing w:after="80"/>
    </w:pPr>
    <w:rPr>
      <w:rFonts w:ascii="Arial Narrow" w:hAnsi="Arial Narrow"/>
      <w:color w:val="000000"/>
      <w:szCs w:val="24"/>
      <w:lang w:eastAsia="en-US"/>
    </w:rPr>
  </w:style>
  <w:style w:type="paragraph" w:styleId="TableTextIndent2ACSBOK" w:customStyle="1">
    <w:name w:val="Table Text Indent 2_ACSBOK"/>
    <w:next w:val="Normal"/>
    <w:pPr>
      <w:numPr>
        <w:ilvl w:val="1"/>
        <w:numId w:val="9"/>
      </w:numPr>
      <w:spacing w:after="80"/>
    </w:pPr>
    <w:rPr>
      <w:rFonts w:ascii="Arial Narrow" w:hAnsi="Arial Narrow"/>
      <w:color w:val="000000"/>
      <w:szCs w:val="24"/>
      <w:lang w:eastAsia="en-US"/>
    </w:rPr>
  </w:style>
  <w:style w:type="paragraph" w:styleId="TableTextIndent3ACSBOK" w:customStyle="1">
    <w:name w:val="Table Text Indent 3_ACSBOK"/>
    <w:next w:val="Normal"/>
    <w:pPr>
      <w:numPr>
        <w:ilvl w:val="2"/>
        <w:numId w:val="9"/>
      </w:numPr>
      <w:spacing w:after="80"/>
    </w:pPr>
    <w:rPr>
      <w:rFonts w:ascii="Arial Narrow" w:hAnsi="Arial Narrow"/>
      <w:color w:val="000000"/>
      <w:szCs w:val="24"/>
      <w:lang w:eastAsia="en-US"/>
    </w:rPr>
  </w:style>
  <w:style w:type="paragraph" w:styleId="Indent2ACSSC" w:customStyle="1">
    <w:name w:val="Indent 2_ACSSC"/>
    <w:basedOn w:val="Indent1ACSSC"/>
    <w:pPr>
      <w:numPr>
        <w:ilvl w:val="1"/>
      </w:numPr>
    </w:pPr>
  </w:style>
  <w:style w:type="paragraph" w:styleId="Indent3ACSSC" w:customStyle="1">
    <w:name w:val="Indent 3_ACSSC"/>
    <w:basedOn w:val="Indent1ACSSC"/>
    <w:pPr>
      <w:numPr>
        <w:ilvl w:val="2"/>
      </w:numPr>
    </w:pPr>
  </w:style>
  <w:style w:type="paragraph" w:styleId="Indent4ACSSC" w:customStyle="1">
    <w:name w:val="Indent 4_ACSSC"/>
    <w:basedOn w:val="Indent1ACSSC"/>
    <w:pPr>
      <w:numPr>
        <w:ilvl w:val="3"/>
      </w:numPr>
    </w:pPr>
  </w:style>
  <w:style w:type="paragraph" w:styleId="Indent5ACSSC" w:customStyle="1">
    <w:name w:val="Indent 5_ACSSC"/>
    <w:basedOn w:val="Indent1ACSSC"/>
    <w:pPr>
      <w:numPr>
        <w:numId w:val="6"/>
      </w:numPr>
    </w:pPr>
  </w:style>
  <w:style w:type="paragraph" w:styleId="Indent1BTACSSC" w:customStyle="1">
    <w:name w:val="Indent 1 BT_ACSSC"/>
    <w:basedOn w:val="BodyTextACSSC"/>
    <w:pPr>
      <w:spacing w:after="160"/>
      <w:ind w:left="1440"/>
    </w:pPr>
  </w:style>
  <w:style w:type="paragraph" w:styleId="Indent2BTACSSC" w:customStyle="1">
    <w:name w:val="Indent 2 BT_ACSSC"/>
    <w:basedOn w:val="BodyTextACSSC"/>
    <w:pPr>
      <w:spacing w:after="160"/>
      <w:ind w:left="1800"/>
    </w:pPr>
  </w:style>
  <w:style w:type="paragraph" w:styleId="Indent3BTACSSC" w:customStyle="1">
    <w:name w:val="Indent 3 BT_ACSSC"/>
    <w:basedOn w:val="BodyTextACSSC"/>
    <w:pPr>
      <w:spacing w:after="160"/>
      <w:ind w:left="2160"/>
    </w:pPr>
  </w:style>
  <w:style w:type="paragraph" w:styleId="Indent4BTACSSC" w:customStyle="1">
    <w:name w:val="Indent 4 BT_ACSSC"/>
    <w:basedOn w:val="BodyTextACSSC"/>
    <w:pPr>
      <w:spacing w:after="160"/>
      <w:ind w:left="2520"/>
    </w:pPr>
  </w:style>
  <w:style w:type="paragraph" w:styleId="Indent5BTACSSC" w:customStyle="1">
    <w:name w:val="Indent 5 BT_ACSSC"/>
    <w:basedOn w:val="BodyTextACSSC"/>
    <w:pPr>
      <w:spacing w:after="160"/>
      <w:ind w:left="2880"/>
    </w:pPr>
  </w:style>
  <w:style w:type="paragraph" w:styleId="TableTitleACSSC" w:customStyle="1">
    <w:name w:val="Table Title_ACSSC"/>
    <w:rPr>
      <w:rFonts w:ascii="Arial Narrow" w:hAnsi="Arial Narrow"/>
      <w:b/>
      <w:color w:val="000000"/>
      <w:sz w:val="24"/>
      <w:szCs w:val="24"/>
      <w:lang w:eastAsia="en-US"/>
    </w:rPr>
  </w:style>
  <w:style w:type="paragraph" w:styleId="HeaderLandscapeACSSC" w:customStyle="1">
    <w:name w:val="Header Landscape_ACSSC"/>
    <w:pPr>
      <w:pBdr>
        <w:bottom w:val="single" w:color="auto" w:sz="12" w:space="1"/>
      </w:pBdr>
      <w:tabs>
        <w:tab w:val="right" w:pos="12960"/>
      </w:tabs>
    </w:pPr>
    <w:rPr>
      <w:rFonts w:ascii="Arial Bold" w:hAnsi="Arial Bold"/>
      <w:b/>
      <w:color w:val="000000"/>
      <w:szCs w:val="24"/>
      <w:lang w:eastAsia="en-US"/>
    </w:rPr>
  </w:style>
  <w:style w:type="paragraph" w:styleId="FooterLandscapeACSSC" w:customStyle="1">
    <w:name w:val="Footer Landscape_ACSSC"/>
    <w:pPr>
      <w:pBdr>
        <w:top w:val="single" w:color="auto" w:sz="12" w:space="1"/>
      </w:pBdr>
      <w:tabs>
        <w:tab w:val="right" w:pos="12960"/>
      </w:tabs>
    </w:pPr>
    <w:rPr>
      <w:rFonts w:ascii="Arial Bold" w:hAnsi="Arial Bold"/>
      <w:b/>
      <w:color w:val="000000"/>
      <w:szCs w:val="24"/>
      <w:lang w:eastAsia="en-US"/>
    </w:rPr>
  </w:style>
  <w:style w:type="paragraph" w:styleId="ListNumber4">
    <w:name w:val="List Number 4"/>
    <w:basedOn w:val="Normal"/>
    <w:pPr>
      <w:tabs>
        <w:tab w:val="num" w:pos="1440"/>
      </w:tabs>
      <w:ind w:left="1440" w:hanging="360"/>
    </w:pPr>
    <w:rPr>
      <w:szCs w:val="20"/>
    </w:rPr>
  </w:style>
  <w:style w:type="paragraph" w:styleId="TableTextBulletACSSC" w:customStyle="1">
    <w:name w:val="Table Text Bullet_ACSSC"/>
    <w:basedOn w:val="TableTextACSSC"/>
    <w:pPr>
      <w:numPr>
        <w:numId w:val="7"/>
      </w:numPr>
    </w:pPr>
  </w:style>
  <w:style w:type="paragraph" w:styleId="BlockText">
    <w:name w:val="Block Text"/>
    <w:basedOn w:val="Normal"/>
    <w:pPr>
      <w:ind w:left="1440" w:right="1440"/>
      <w:jc w:val="left"/>
    </w:pPr>
    <w:rPr>
      <w:rFonts w:ascii="Times New Roman" w:hAnsi="Times New Roman"/>
      <w:szCs w:val="20"/>
    </w:rPr>
  </w:style>
  <w:style w:type="paragraph" w:styleId="BodyText3">
    <w:name w:val="Body Text 3"/>
    <w:basedOn w:val="Normal"/>
    <w:pPr>
      <w:jc w:val="left"/>
    </w:pPr>
    <w:rPr>
      <w:rFonts w:ascii="Times New Roman" w:hAnsi="Times New Roman"/>
      <w:sz w:val="16"/>
      <w:szCs w:val="16"/>
    </w:rPr>
  </w:style>
  <w:style w:type="paragraph" w:styleId="TableTextIndent1ACSSC" w:customStyle="1">
    <w:name w:val="Table Text Indent 1_ACSSC"/>
    <w:pPr>
      <w:numPr>
        <w:numId w:val="8"/>
      </w:numPr>
      <w:spacing w:after="80"/>
    </w:pPr>
    <w:rPr>
      <w:rFonts w:ascii="Arial Narrow" w:hAnsi="Arial Narrow"/>
      <w:color w:val="000000"/>
      <w:szCs w:val="24"/>
      <w:lang w:eastAsia="en-US"/>
    </w:rPr>
  </w:style>
  <w:style w:type="paragraph" w:styleId="TableTextIndent2ACSSC" w:customStyle="1">
    <w:name w:val="Table Text Indent 2_ACSSC"/>
    <w:pPr>
      <w:numPr>
        <w:ilvl w:val="1"/>
        <w:numId w:val="8"/>
      </w:numPr>
      <w:spacing w:after="80"/>
    </w:pPr>
    <w:rPr>
      <w:rFonts w:ascii="Arial Narrow" w:hAnsi="Arial Narrow"/>
      <w:color w:val="000000"/>
      <w:szCs w:val="24"/>
      <w:lang w:eastAsia="en-US"/>
    </w:rPr>
  </w:style>
  <w:style w:type="paragraph" w:styleId="TableTextIndent3ACSSC" w:customStyle="1">
    <w:name w:val="Table Text Indent 3_ACSSC"/>
    <w:pPr>
      <w:numPr>
        <w:ilvl w:val="2"/>
        <w:numId w:val="8"/>
      </w:numPr>
      <w:spacing w:after="80"/>
    </w:pPr>
    <w:rPr>
      <w:rFonts w:ascii="Arial Narrow" w:hAnsi="Arial Narrow"/>
      <w:color w:val="000000"/>
      <w:szCs w:val="24"/>
      <w:lang w:eastAsia="en-US"/>
    </w:rPr>
  </w:style>
  <w:style w:type="paragraph" w:styleId="TableTextIndent4ACSSC" w:customStyle="1">
    <w:name w:val="Table Text Indent 4_ACSSC"/>
    <w:pPr>
      <w:numPr>
        <w:ilvl w:val="3"/>
        <w:numId w:val="8"/>
      </w:numPr>
      <w:spacing w:after="80"/>
    </w:pPr>
    <w:rPr>
      <w:rFonts w:ascii="Arial Narrow" w:hAnsi="Arial Narrow"/>
      <w:color w:val="000000"/>
      <w:szCs w:val="24"/>
      <w:lang w:eastAsia="en-US"/>
    </w:rPr>
  </w:style>
  <w:style w:type="character" w:styleId="InformationTextBoldACSBOK" w:customStyle="1">
    <w:name w:val="Information Text + Bold_ACSBOK"/>
    <w:semiHidden/>
    <w:rPr>
      <w:b/>
      <w:bCs w:val="0"/>
      <w:color w:val="0000FF"/>
    </w:rPr>
  </w:style>
  <w:style w:type="character" w:styleId="CopyrightACSSC" w:customStyle="1">
    <w:name w:val="Copyright_ACSSC"/>
    <w:rPr>
      <w:sz w:val="12"/>
    </w:rPr>
  </w:style>
  <w:style w:type="character" w:styleId="ItalicsACSSC" w:customStyle="1">
    <w:name w:val="Italics_ACSSC"/>
    <w:rPr>
      <w:i/>
    </w:rPr>
  </w:style>
  <w:style w:type="paragraph" w:styleId="TableTextIndent4ACSBOK" w:customStyle="1">
    <w:name w:val="Table Text Indent 4_ACSBOK"/>
    <w:next w:val="Normal"/>
    <w:pPr>
      <w:numPr>
        <w:ilvl w:val="3"/>
        <w:numId w:val="9"/>
      </w:numPr>
      <w:spacing w:after="80"/>
    </w:pPr>
    <w:rPr>
      <w:rFonts w:ascii="Arial Narrow" w:hAnsi="Arial Narrow"/>
      <w:color w:val="000000"/>
      <w:szCs w:val="24"/>
      <w:lang w:eastAsia="en-US"/>
    </w:rPr>
  </w:style>
  <w:style w:type="character" w:styleId="BoldACSBOK" w:customStyle="1">
    <w:name w:val="Bold_ACSBOK"/>
    <w:rPr>
      <w:b/>
    </w:rPr>
  </w:style>
  <w:style w:type="paragraph" w:styleId="HeaderACSSC" w:customStyle="1">
    <w:name w:val="Header_ACSSC"/>
    <w:pPr>
      <w:pBdr>
        <w:bottom w:val="single" w:color="auto" w:sz="12" w:space="1"/>
      </w:pBdr>
      <w:tabs>
        <w:tab w:val="right" w:pos="9360"/>
      </w:tabs>
    </w:pPr>
    <w:rPr>
      <w:rFonts w:ascii="Arial Bold" w:hAnsi="Arial Bold"/>
      <w:b/>
      <w:color w:val="000000"/>
      <w:szCs w:val="24"/>
      <w:lang w:eastAsia="en-US"/>
    </w:rPr>
  </w:style>
  <w:style w:type="paragraph" w:styleId="Indent1ACSBOK" w:customStyle="1">
    <w:name w:val="Indent 1_ACSBOK"/>
    <w:pPr>
      <w:tabs>
        <w:tab w:val="num" w:pos="1440"/>
      </w:tabs>
      <w:spacing w:after="160"/>
      <w:ind w:left="1440" w:hanging="360"/>
      <w:jc w:val="both"/>
    </w:pPr>
    <w:rPr>
      <w:rFonts w:ascii="Arial" w:hAnsi="Arial"/>
      <w:color w:val="000000"/>
      <w:szCs w:val="24"/>
      <w:lang w:eastAsia="en-US"/>
    </w:rPr>
  </w:style>
  <w:style w:type="paragraph" w:styleId="Indent2ACSBOK" w:customStyle="1">
    <w:name w:val="Indent 2_ACSBOK"/>
    <w:basedOn w:val="Normal"/>
    <w:next w:val="Normal"/>
    <w:pPr>
      <w:tabs>
        <w:tab w:val="num" w:pos="1800"/>
      </w:tabs>
      <w:spacing w:after="160"/>
      <w:ind w:left="1800" w:hanging="360"/>
    </w:pPr>
    <w:rPr>
      <w:color w:val="000000"/>
    </w:rPr>
  </w:style>
  <w:style w:type="paragraph" w:styleId="Indent3ACSBOK" w:customStyle="1">
    <w:name w:val="Indent 3_ACSBOK"/>
    <w:basedOn w:val="Normal"/>
    <w:next w:val="Normal"/>
    <w:pPr>
      <w:tabs>
        <w:tab w:val="num" w:pos="2160"/>
      </w:tabs>
      <w:spacing w:after="160"/>
      <w:ind w:left="2160" w:hanging="360"/>
    </w:pPr>
    <w:rPr>
      <w:color w:val="000000"/>
    </w:rPr>
  </w:style>
  <w:style w:type="paragraph" w:styleId="Indent4ACSBOK" w:customStyle="1">
    <w:name w:val="Indent 4_ACSBOK"/>
    <w:basedOn w:val="Normal"/>
    <w:next w:val="Normal"/>
    <w:pPr>
      <w:tabs>
        <w:tab w:val="num" w:pos="2520"/>
      </w:tabs>
      <w:spacing w:after="160"/>
      <w:ind w:left="2520" w:hanging="360"/>
    </w:pPr>
    <w:rPr>
      <w:color w:val="000000"/>
    </w:rPr>
  </w:style>
  <w:style w:type="character" w:styleId="SmallCapitalsACSSC" w:customStyle="1">
    <w:name w:val="Small Capitals_ACSSC"/>
    <w:rPr>
      <w:smallCaps/>
    </w:rPr>
  </w:style>
  <w:style w:type="paragraph" w:styleId="TableNotesACSSC" w:customStyle="1">
    <w:name w:val="Table Notes_ACSSC"/>
    <w:pPr>
      <w:spacing w:before="160" w:after="320"/>
    </w:pPr>
    <w:rPr>
      <w:rFonts w:ascii="Arial" w:hAnsi="Arial"/>
      <w:color w:val="000000"/>
      <w:sz w:val="16"/>
      <w:szCs w:val="24"/>
      <w:lang w:eastAsia="en-US"/>
    </w:rPr>
  </w:style>
  <w:style w:type="paragraph" w:styleId="BodyTextFirstIndent">
    <w:name w:val="Body Text First Indent"/>
    <w:basedOn w:val="BodyText"/>
    <w:pPr>
      <w:keepLines w:val="0"/>
      <w:ind w:firstLine="210"/>
      <w:jc w:val="left"/>
    </w:pPr>
    <w:rPr>
      <w:rFonts w:ascii="Times New Roman" w:hAnsi="Times New Roman"/>
      <w:szCs w:val="20"/>
    </w:rPr>
  </w:style>
  <w:style w:type="paragraph" w:styleId="BodyTextFirstIndent2">
    <w:name w:val="Body Text First Indent 2"/>
    <w:basedOn w:val="BodyTextIndent"/>
    <w:pPr>
      <w:ind w:firstLine="210"/>
      <w:jc w:val="left"/>
    </w:pPr>
    <w:rPr>
      <w:rFonts w:ascii="Times New Roman" w:hAnsi="Times New Roman"/>
      <w:szCs w:val="20"/>
    </w:rPr>
  </w:style>
  <w:style w:type="paragraph" w:styleId="BodyTextIndent3">
    <w:name w:val="Body Text Indent 3"/>
    <w:basedOn w:val="Normal"/>
    <w:pPr>
      <w:ind w:left="360"/>
      <w:jc w:val="left"/>
    </w:pPr>
    <w:rPr>
      <w:rFonts w:ascii="Times New Roman" w:hAnsi="Times New Roman"/>
      <w:sz w:val="16"/>
      <w:szCs w:val="16"/>
    </w:rPr>
  </w:style>
  <w:style w:type="paragraph" w:styleId="Closing">
    <w:name w:val="Closing"/>
    <w:basedOn w:val="Normal"/>
    <w:pPr>
      <w:spacing w:after="0"/>
      <w:ind w:left="4320"/>
      <w:jc w:val="left"/>
    </w:pPr>
    <w:rPr>
      <w:rFonts w:ascii="Times New Roman" w:hAnsi="Times New Roman"/>
      <w:szCs w:val="20"/>
    </w:rPr>
  </w:style>
  <w:style w:type="paragraph" w:styleId="Date">
    <w:name w:val="Date"/>
    <w:basedOn w:val="Normal"/>
    <w:next w:val="Normal"/>
    <w:pPr>
      <w:spacing w:after="0"/>
      <w:jc w:val="left"/>
    </w:pPr>
    <w:rPr>
      <w:rFonts w:ascii="Times New Roman" w:hAnsi="Times New Roman"/>
      <w:szCs w:val="20"/>
    </w:rPr>
  </w:style>
  <w:style w:type="paragraph" w:styleId="E-mailSignature">
    <w:name w:val="E-mail Signature"/>
    <w:basedOn w:val="Normal"/>
    <w:pPr>
      <w:spacing w:after="0"/>
      <w:jc w:val="left"/>
    </w:pPr>
    <w:rPr>
      <w:rFonts w:ascii="Times New Roman" w:hAnsi="Times New Roman"/>
      <w:szCs w:val="20"/>
    </w:rPr>
  </w:style>
  <w:style w:type="character" w:styleId="Emphasis">
    <w:name w:val="Emphasis"/>
    <w:qFormat/>
    <w:rPr>
      <w:i/>
      <w:iCs/>
    </w:rPr>
  </w:style>
  <w:style w:type="paragraph" w:styleId="EnvelopeAddress">
    <w:name w:val="envelope address"/>
    <w:basedOn w:val="Normal"/>
    <w:pPr>
      <w:framePr w:w="7920" w:h="1980" w:hSpace="180" w:wrap="auto" w:hAnchor="page" w:xAlign="center" w:yAlign="bottom" w:hRule="exact"/>
      <w:spacing w:after="0"/>
      <w:ind w:left="2880"/>
      <w:jc w:val="left"/>
    </w:pPr>
    <w:rPr>
      <w:rFonts w:cs="Arial"/>
      <w:szCs w:val="20"/>
    </w:rPr>
  </w:style>
  <w:style w:type="paragraph" w:styleId="EnvelopeReturn">
    <w:name w:val="envelope return"/>
    <w:basedOn w:val="Normal"/>
    <w:pPr>
      <w:spacing w:after="0"/>
      <w:jc w:val="left"/>
    </w:pPr>
    <w:rPr>
      <w:rFonts w:cs="Arial"/>
      <w:szCs w:val="20"/>
    </w:rPr>
  </w:style>
  <w:style w:type="character" w:styleId="HTMLAcronym">
    <w:name w:val="HTML Acronym"/>
    <w:basedOn w:val="DefaultParagraphFont"/>
  </w:style>
  <w:style w:type="paragraph" w:styleId="HTMLAddress">
    <w:name w:val="HTML Address"/>
    <w:basedOn w:val="Normal"/>
    <w:pPr>
      <w:spacing w:after="0"/>
      <w:jc w:val="left"/>
    </w:pPr>
    <w:rPr>
      <w:rFonts w:ascii="Times New Roman" w:hAnsi="Times New Roman"/>
      <w:i/>
      <w:iCs/>
      <w:szCs w:val="20"/>
    </w:rPr>
  </w:style>
  <w:style w:type="character" w:styleId="HTMLCite">
    <w:name w:val="HTML Cite"/>
    <w:rPr>
      <w:i/>
      <w:iCs/>
    </w:rPr>
  </w:style>
  <w:style w:type="character" w:styleId="HTMLCode">
    <w:name w:val="HTML Code"/>
    <w:rPr>
      <w:rFonts w:ascii="Courier New" w:hAnsi="Courier New" w:cs="Courier New"/>
      <w:sz w:val="20"/>
      <w:szCs w:val="20"/>
    </w:rPr>
  </w:style>
  <w:style w:type="character" w:styleId="HTMLDefinition">
    <w:name w:val="HTML Definition"/>
    <w:rPr>
      <w:i/>
      <w:iCs/>
    </w:rPr>
  </w:style>
  <w:style w:type="character" w:styleId="HTMLKeyboard">
    <w:name w:val="HTML Keyboard"/>
    <w:rPr>
      <w:rFonts w:ascii="Courier New" w:hAnsi="Courier New" w:cs="Courier New"/>
      <w:sz w:val="20"/>
      <w:szCs w:val="20"/>
    </w:rPr>
  </w:style>
  <w:style w:type="paragraph" w:styleId="HTMLPreformatted">
    <w:name w:val="HTML Preformatted"/>
    <w:basedOn w:val="Normal"/>
    <w:pPr>
      <w:spacing w:after="0"/>
      <w:jc w:val="left"/>
    </w:pPr>
    <w:rPr>
      <w:rFonts w:ascii="Courier New" w:hAnsi="Courier New" w:cs="Courier New"/>
      <w:szCs w:val="20"/>
    </w:rPr>
  </w:style>
  <w:style w:type="character" w:styleId="HTMLSample">
    <w:name w:val="HTML Sample"/>
    <w:rPr>
      <w:rFonts w:ascii="Courier New" w:hAnsi="Courier New" w:cs="Courier New"/>
    </w:rPr>
  </w:style>
  <w:style w:type="character" w:styleId="HTMLTypewriter">
    <w:name w:val="HTML Typewriter"/>
    <w:rPr>
      <w:rFonts w:ascii="Courier New" w:hAnsi="Courier New" w:cs="Courier New"/>
      <w:sz w:val="20"/>
      <w:szCs w:val="20"/>
    </w:rPr>
  </w:style>
  <w:style w:type="character" w:styleId="HTMLVariable">
    <w:name w:val="HTML Variable"/>
    <w:rPr>
      <w:i/>
      <w:iCs/>
    </w:rPr>
  </w:style>
  <w:style w:type="character" w:styleId="LineNumber">
    <w:name w:val="line number"/>
    <w:basedOn w:val="DefaultParagraphFont"/>
  </w:style>
  <w:style w:type="paragraph" w:styleId="List">
    <w:name w:val="List"/>
    <w:basedOn w:val="Normal"/>
    <w:pPr>
      <w:spacing w:after="0"/>
      <w:ind w:left="360" w:hanging="360"/>
      <w:jc w:val="left"/>
    </w:pPr>
    <w:rPr>
      <w:rFonts w:ascii="Times New Roman" w:hAnsi="Times New Roman"/>
      <w:szCs w:val="20"/>
    </w:rPr>
  </w:style>
  <w:style w:type="paragraph" w:styleId="List2">
    <w:name w:val="List 2"/>
    <w:basedOn w:val="Normal"/>
    <w:pPr>
      <w:spacing w:after="0"/>
      <w:ind w:left="720" w:hanging="360"/>
      <w:jc w:val="left"/>
    </w:pPr>
    <w:rPr>
      <w:rFonts w:ascii="Times New Roman" w:hAnsi="Times New Roman"/>
      <w:szCs w:val="20"/>
    </w:rPr>
  </w:style>
  <w:style w:type="paragraph" w:styleId="List3">
    <w:name w:val="List 3"/>
    <w:basedOn w:val="Normal"/>
    <w:pPr>
      <w:spacing w:after="0"/>
      <w:ind w:left="1080" w:hanging="360"/>
      <w:jc w:val="left"/>
    </w:pPr>
    <w:rPr>
      <w:rFonts w:ascii="Times New Roman" w:hAnsi="Times New Roman"/>
      <w:szCs w:val="20"/>
    </w:rPr>
  </w:style>
  <w:style w:type="paragraph" w:styleId="List4">
    <w:name w:val="List 4"/>
    <w:basedOn w:val="Normal"/>
    <w:pPr>
      <w:spacing w:after="0"/>
      <w:ind w:left="1440" w:hanging="360"/>
      <w:jc w:val="left"/>
    </w:pPr>
    <w:rPr>
      <w:rFonts w:ascii="Times New Roman" w:hAnsi="Times New Roman"/>
      <w:szCs w:val="20"/>
    </w:rPr>
  </w:style>
  <w:style w:type="paragraph" w:styleId="List5">
    <w:name w:val="List 5"/>
    <w:basedOn w:val="Normal"/>
    <w:pPr>
      <w:spacing w:after="0"/>
      <w:ind w:left="1800" w:hanging="360"/>
      <w:jc w:val="left"/>
    </w:pPr>
    <w:rPr>
      <w:rFonts w:ascii="Times New Roman" w:hAnsi="Times New Roman"/>
      <w:szCs w:val="20"/>
    </w:rPr>
  </w:style>
  <w:style w:type="paragraph" w:styleId="ListBullet2">
    <w:name w:val="List Bullet 2"/>
    <w:basedOn w:val="Normal"/>
    <w:pPr>
      <w:tabs>
        <w:tab w:val="num" w:pos="720"/>
      </w:tabs>
      <w:spacing w:after="0"/>
      <w:ind w:left="720" w:hanging="360"/>
      <w:jc w:val="left"/>
    </w:pPr>
    <w:rPr>
      <w:rFonts w:ascii="Times New Roman" w:hAnsi="Times New Roman"/>
      <w:szCs w:val="20"/>
    </w:rPr>
  </w:style>
  <w:style w:type="paragraph" w:styleId="ListBullet3">
    <w:name w:val="List Bullet 3"/>
    <w:basedOn w:val="Normal"/>
    <w:pPr>
      <w:tabs>
        <w:tab w:val="num" w:pos="1080"/>
      </w:tabs>
      <w:spacing w:after="0"/>
      <w:ind w:left="1080" w:hanging="360"/>
      <w:jc w:val="left"/>
    </w:pPr>
    <w:rPr>
      <w:rFonts w:ascii="Times New Roman" w:hAnsi="Times New Roman"/>
      <w:szCs w:val="20"/>
    </w:rPr>
  </w:style>
  <w:style w:type="paragraph" w:styleId="ListBullet4">
    <w:name w:val="List Bullet 4"/>
    <w:basedOn w:val="Normal"/>
    <w:pPr>
      <w:tabs>
        <w:tab w:val="num" w:pos="1440"/>
      </w:tabs>
      <w:spacing w:after="0"/>
      <w:ind w:left="1440" w:hanging="360"/>
      <w:jc w:val="left"/>
    </w:pPr>
    <w:rPr>
      <w:rFonts w:ascii="Times New Roman" w:hAnsi="Times New Roman"/>
      <w:szCs w:val="20"/>
    </w:rPr>
  </w:style>
  <w:style w:type="paragraph" w:styleId="ListBullet5">
    <w:name w:val="List Bullet 5"/>
    <w:basedOn w:val="Normal"/>
    <w:pPr>
      <w:tabs>
        <w:tab w:val="num" w:pos="1800"/>
      </w:tabs>
      <w:spacing w:after="0"/>
      <w:ind w:left="1800" w:hanging="360"/>
      <w:jc w:val="left"/>
    </w:pPr>
    <w:rPr>
      <w:rFonts w:ascii="Times New Roman" w:hAnsi="Times New Roman"/>
      <w:szCs w:val="20"/>
    </w:rPr>
  </w:style>
  <w:style w:type="paragraph" w:styleId="ListContinue">
    <w:name w:val="List Continue"/>
    <w:basedOn w:val="Normal"/>
    <w:pPr>
      <w:ind w:left="360"/>
      <w:jc w:val="left"/>
    </w:pPr>
    <w:rPr>
      <w:rFonts w:ascii="Times New Roman" w:hAnsi="Times New Roman"/>
      <w:szCs w:val="20"/>
    </w:rPr>
  </w:style>
  <w:style w:type="paragraph" w:styleId="ListContinue2">
    <w:name w:val="List Continue 2"/>
    <w:basedOn w:val="Normal"/>
    <w:pPr>
      <w:ind w:left="720"/>
      <w:jc w:val="left"/>
    </w:pPr>
    <w:rPr>
      <w:rFonts w:ascii="Times New Roman" w:hAnsi="Times New Roman"/>
      <w:szCs w:val="20"/>
    </w:rPr>
  </w:style>
  <w:style w:type="paragraph" w:styleId="ListContinue3">
    <w:name w:val="List Continue 3"/>
    <w:basedOn w:val="Normal"/>
    <w:pPr>
      <w:ind w:left="1080"/>
      <w:jc w:val="left"/>
    </w:pPr>
    <w:rPr>
      <w:rFonts w:ascii="Times New Roman" w:hAnsi="Times New Roman"/>
      <w:szCs w:val="20"/>
    </w:rPr>
  </w:style>
  <w:style w:type="paragraph" w:styleId="ListContinue4">
    <w:name w:val="List Continue 4"/>
    <w:basedOn w:val="Normal"/>
    <w:pPr>
      <w:ind w:left="1440"/>
      <w:jc w:val="left"/>
    </w:pPr>
    <w:rPr>
      <w:rFonts w:ascii="Times New Roman" w:hAnsi="Times New Roman"/>
      <w:szCs w:val="20"/>
    </w:rPr>
  </w:style>
  <w:style w:type="paragraph" w:styleId="ListContinue5">
    <w:name w:val="List Continue 5"/>
    <w:basedOn w:val="Normal"/>
    <w:pPr>
      <w:ind w:left="1800"/>
      <w:jc w:val="left"/>
    </w:pPr>
    <w:rPr>
      <w:rFonts w:ascii="Times New Roman" w:hAnsi="Times New Roman"/>
      <w:szCs w:val="20"/>
    </w:rPr>
  </w:style>
  <w:style w:type="paragraph" w:styleId="ListNumber">
    <w:name w:val="List Number"/>
    <w:basedOn w:val="Normal"/>
    <w:pPr>
      <w:tabs>
        <w:tab w:val="num" w:pos="360"/>
      </w:tabs>
      <w:spacing w:after="0"/>
      <w:ind w:left="360" w:hanging="360"/>
      <w:jc w:val="left"/>
    </w:pPr>
    <w:rPr>
      <w:rFonts w:ascii="Times New Roman" w:hAnsi="Times New Roman"/>
      <w:szCs w:val="20"/>
    </w:rPr>
  </w:style>
  <w:style w:type="paragraph" w:styleId="ListNumber2">
    <w:name w:val="List Number 2"/>
    <w:basedOn w:val="Normal"/>
    <w:pPr>
      <w:tabs>
        <w:tab w:val="num" w:pos="720"/>
      </w:tabs>
      <w:spacing w:after="0"/>
      <w:ind w:left="720" w:hanging="360"/>
      <w:jc w:val="left"/>
    </w:pPr>
    <w:rPr>
      <w:rFonts w:ascii="Times New Roman" w:hAnsi="Times New Roman"/>
      <w:szCs w:val="20"/>
    </w:rPr>
  </w:style>
  <w:style w:type="paragraph" w:styleId="ListNumber5">
    <w:name w:val="List Number 5"/>
    <w:basedOn w:val="Normal"/>
    <w:pPr>
      <w:tabs>
        <w:tab w:val="num" w:pos="1800"/>
      </w:tabs>
      <w:spacing w:after="0"/>
      <w:ind w:left="1800" w:hanging="360"/>
      <w:jc w:val="left"/>
    </w:pPr>
    <w:rPr>
      <w:rFonts w:ascii="Times New Roman" w:hAnsi="Times New Roman"/>
      <w:szCs w:val="20"/>
    </w:rPr>
  </w:style>
  <w:style w:type="paragraph" w:styleId="MessageHeader">
    <w:name w:val="Message Header"/>
    <w:basedOn w:val="Normal"/>
    <w:pPr>
      <w:pBdr>
        <w:top w:val="single" w:color="auto" w:sz="6" w:space="1"/>
        <w:left w:val="single" w:color="auto" w:sz="6" w:space="1"/>
        <w:bottom w:val="single" w:color="auto" w:sz="6" w:space="1"/>
        <w:right w:val="single" w:color="auto" w:sz="6" w:space="1"/>
      </w:pBdr>
      <w:shd w:val="pct20" w:color="auto" w:fill="auto"/>
      <w:spacing w:after="0"/>
      <w:ind w:left="1080" w:hanging="1080"/>
      <w:jc w:val="left"/>
    </w:pPr>
    <w:rPr>
      <w:rFonts w:cs="Arial"/>
      <w:szCs w:val="20"/>
    </w:rPr>
  </w:style>
  <w:style w:type="paragraph" w:styleId="NormalIndent">
    <w:name w:val="Normal Indent"/>
    <w:basedOn w:val="Normal"/>
    <w:pPr>
      <w:spacing w:after="0"/>
      <w:ind w:left="720"/>
      <w:jc w:val="left"/>
    </w:pPr>
    <w:rPr>
      <w:rFonts w:ascii="Times New Roman" w:hAnsi="Times New Roman"/>
      <w:szCs w:val="20"/>
    </w:rPr>
  </w:style>
  <w:style w:type="paragraph" w:styleId="NoteHeading">
    <w:name w:val="Note Heading"/>
    <w:basedOn w:val="Normal"/>
    <w:next w:val="Normal"/>
    <w:pPr>
      <w:spacing w:after="0"/>
      <w:jc w:val="left"/>
    </w:pPr>
    <w:rPr>
      <w:rFonts w:ascii="Times New Roman" w:hAnsi="Times New Roman"/>
      <w:szCs w:val="20"/>
    </w:rPr>
  </w:style>
  <w:style w:type="paragraph" w:styleId="Salutation">
    <w:name w:val="Salutation"/>
    <w:basedOn w:val="Normal"/>
    <w:next w:val="Normal"/>
    <w:pPr>
      <w:spacing w:after="0"/>
      <w:jc w:val="left"/>
    </w:pPr>
    <w:rPr>
      <w:rFonts w:ascii="Times New Roman" w:hAnsi="Times New Roman"/>
      <w:szCs w:val="20"/>
    </w:rPr>
  </w:style>
  <w:style w:type="paragraph" w:styleId="Signature">
    <w:name w:val="Signature"/>
    <w:basedOn w:val="Normal"/>
    <w:pPr>
      <w:spacing w:after="0"/>
      <w:ind w:left="4320"/>
      <w:jc w:val="left"/>
    </w:pPr>
    <w:rPr>
      <w:rFonts w:ascii="Times New Roman" w:hAnsi="Times New Roman"/>
      <w:szCs w:val="20"/>
    </w:rPr>
  </w:style>
  <w:style w:type="character" w:styleId="Strong">
    <w:name w:val="Strong"/>
    <w:qFormat/>
    <w:rPr>
      <w:b/>
      <w:bCs/>
    </w:rPr>
  </w:style>
  <w:style w:type="paragraph" w:styleId="Subtitle">
    <w:name w:val="Subtitle"/>
    <w:basedOn w:val="Normal"/>
    <w:qFormat/>
    <w:pPr>
      <w:spacing w:after="60"/>
      <w:jc w:val="center"/>
      <w:outlineLvl w:val="1"/>
    </w:pPr>
    <w:rPr>
      <w:rFonts w:cs="Arial"/>
      <w:szCs w:val="20"/>
    </w:rPr>
  </w:style>
  <w:style w:type="paragraph" w:styleId="TableHeadingACSBOK" w:customStyle="1">
    <w:name w:val="Table Heading_ACSBOK"/>
    <w:next w:val="Normal"/>
    <w:rPr>
      <w:rFonts w:ascii="Arial Narrow" w:hAnsi="Arial Narrow"/>
      <w:b/>
      <w:color w:val="000000"/>
      <w:szCs w:val="24"/>
      <w:lang w:eastAsia="en-US"/>
    </w:rPr>
  </w:style>
  <w:style w:type="character" w:styleId="InformationTextBoldACSSC" w:customStyle="1">
    <w:name w:val="Information Text + Bold_ACSSC"/>
    <w:rPr>
      <w:b/>
      <w:color w:val="0000FF"/>
    </w:rPr>
  </w:style>
  <w:style w:type="paragraph" w:styleId="BodyTextACSBOK" w:customStyle="1">
    <w:name w:val="Body Text_ACSBOK"/>
    <w:pPr>
      <w:spacing w:after="140"/>
      <w:jc w:val="both"/>
    </w:pPr>
    <w:rPr>
      <w:rFonts w:ascii="Arial" w:hAnsi="Arial"/>
      <w:color w:val="000000"/>
      <w:szCs w:val="24"/>
      <w:lang w:eastAsia="en-US"/>
    </w:rPr>
  </w:style>
  <w:style w:type="character" w:styleId="BodyTextACSBOKChar" w:customStyle="1">
    <w:name w:val="Body Text_ACSBOK Char"/>
    <w:rPr>
      <w:rFonts w:ascii="Arial" w:hAnsi="Arial"/>
      <w:color w:val="000000"/>
      <w:szCs w:val="24"/>
      <w:lang w:val="en-US" w:eastAsia="en-US" w:bidi="ar-SA"/>
    </w:rPr>
  </w:style>
  <w:style w:type="paragraph" w:styleId="ModernTableHeader" w:customStyle="1">
    <w:name w:val="Modern Table Header"/>
    <w:pPr>
      <w:jc w:val="center"/>
    </w:pPr>
    <w:rPr>
      <w:rFonts w:ascii="Arial Black" w:hAnsi="Arial Black"/>
      <w:caps/>
      <w:color w:val="FFFFFF"/>
      <w:sz w:val="22"/>
      <w:lang w:eastAsia="en-US"/>
    </w:rPr>
  </w:style>
  <w:style w:type="paragraph" w:styleId="TableText1" w:customStyle="1">
    <w:name w:val="TableText"/>
    <w:basedOn w:val="Normal"/>
    <w:pPr>
      <w:spacing w:after="60" w:line="0" w:lineRule="atLeast"/>
      <w:jc w:val="left"/>
    </w:pPr>
    <w:rPr>
      <w:spacing w:val="-2"/>
    </w:rPr>
  </w:style>
  <w:style w:type="character" w:styleId="moderntabletext0" w:customStyle="1">
    <w:name w:val="moderntabletext"/>
    <w:rPr>
      <w:rFonts w:hint="default" w:ascii="Arial" w:hAnsi="Arial" w:cs="Arial"/>
    </w:rPr>
  </w:style>
  <w:style w:type="paragraph" w:styleId="tabletext2" w:customStyle="1">
    <w:name w:val="tabletext"/>
    <w:basedOn w:val="Normal"/>
    <w:pPr>
      <w:spacing w:after="60"/>
      <w:jc w:val="left"/>
    </w:pPr>
    <w:rPr>
      <w:rFonts w:cs="Arial"/>
      <w:spacing w:val="-2"/>
      <w:szCs w:val="20"/>
    </w:rPr>
  </w:style>
  <w:style w:type="paragraph" w:styleId="TOCHeading">
    <w:name w:val="TOC Heading"/>
    <w:basedOn w:val="TOAHeading"/>
    <w:next w:val="Normal"/>
    <w:qFormat/>
    <w:pPr>
      <w:spacing w:before="0"/>
      <w:jc w:val="both"/>
    </w:pPr>
    <w:rPr>
      <w:sz w:val="40"/>
    </w:rPr>
  </w:style>
  <w:style w:type="paragraph" w:styleId="body" w:customStyle="1">
    <w:name w:val="body"/>
    <w:basedOn w:val="Normal"/>
    <w:pPr>
      <w:spacing w:before="100" w:beforeAutospacing="1" w:after="100" w:afterAutospacing="1"/>
      <w:jc w:val="left"/>
    </w:pPr>
    <w:rPr>
      <w:rFonts w:ascii="Tahoma" w:hAnsi="Tahoma" w:cs="Tahoma"/>
      <w:szCs w:val="20"/>
    </w:rPr>
  </w:style>
  <w:style w:type="character" w:styleId="TableTextACSSCChar" w:customStyle="1">
    <w:name w:val="Table Text_ACSSC Char"/>
    <w:link w:val="TableTextACSSC"/>
    <w:rsid w:val="00581662"/>
    <w:rPr>
      <w:rFonts w:ascii="Arial Narrow" w:hAnsi="Arial Narrow"/>
      <w:color w:val="000000"/>
      <w:szCs w:val="24"/>
      <w:lang w:val="en-US" w:eastAsia="en-US" w:bidi="ar-SA"/>
    </w:rPr>
  </w:style>
  <w:style w:type="table" w:styleId="TableColorful2">
    <w:name w:val="Table Colorful 2"/>
    <w:basedOn w:val="TableNormal"/>
    <w:semiHidden/>
    <w:rsid w:val="00A67E51"/>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paragraph" w:styleId="RptLayoutHdg1ACSSC" w:customStyle="1">
    <w:name w:val="Rpt Layout_Hdg 1_ACSSC"/>
    <w:next w:val="Normal"/>
    <w:rsid w:val="000020B6"/>
    <w:pPr>
      <w:spacing w:before="120" w:after="120"/>
      <w:jc w:val="center"/>
    </w:pPr>
    <w:rPr>
      <w:rFonts w:ascii="Arial Bold" w:hAnsi="Arial Bold"/>
      <w:b/>
      <w:color w:val="000000"/>
      <w:sz w:val="24"/>
      <w:szCs w:val="24"/>
      <w:lang w:eastAsia="en-US"/>
    </w:rPr>
  </w:style>
  <w:style w:type="paragraph" w:styleId="Heading1ReleaseNotesACSSC" w:customStyle="1">
    <w:name w:val="Heading 1 Release Notes_ACSSC"/>
    <w:next w:val="Normal"/>
    <w:semiHidden/>
    <w:rsid w:val="000020B6"/>
    <w:pPr>
      <w:spacing w:after="520"/>
      <w:jc w:val="center"/>
    </w:pPr>
    <w:rPr>
      <w:rFonts w:ascii="Arial Bold" w:hAnsi="Arial Bold"/>
      <w:b/>
      <w:sz w:val="40"/>
      <w:szCs w:val="24"/>
      <w:lang w:eastAsia="en-US"/>
    </w:rPr>
  </w:style>
  <w:style w:type="paragraph" w:styleId="Heading2StatusACSSC" w:customStyle="1">
    <w:name w:val="Heading 2 Status_ACSSC"/>
    <w:next w:val="Normal"/>
    <w:semiHidden/>
    <w:rsid w:val="008003E6"/>
    <w:pPr>
      <w:spacing w:before="200"/>
      <w:ind w:left="720"/>
    </w:pPr>
    <w:rPr>
      <w:rFonts w:ascii="Tahoma" w:hAnsi="Tahoma"/>
      <w:b/>
      <w:szCs w:val="24"/>
      <w:u w:val="single"/>
      <w:lang w:eastAsia="en-US"/>
    </w:rPr>
  </w:style>
  <w:style w:type="paragraph" w:styleId="Heading1StatusACSSC" w:customStyle="1">
    <w:name w:val="Heading 1 Status_ACSSC"/>
    <w:next w:val="Normal"/>
    <w:semiHidden/>
    <w:rsid w:val="00227A4E"/>
    <w:pPr>
      <w:spacing w:after="240"/>
    </w:pPr>
    <w:rPr>
      <w:rFonts w:ascii="Tahoma" w:hAnsi="Tahoma"/>
      <w:sz w:val="24"/>
      <w:szCs w:val="24"/>
      <w:lang w:eastAsia="en-US"/>
    </w:rPr>
  </w:style>
  <w:style w:type="table" w:styleId="TableColumns1">
    <w:name w:val="Table Columns 1"/>
    <w:basedOn w:val="TableNormal"/>
    <w:semiHidden/>
    <w:rsid w:val="00591CCB"/>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paragraph" w:styleId="RptLayoutFooterLeftACSSC" w:customStyle="1">
    <w:name w:val="Rpt Layout_Footer Left_ACSSC"/>
    <w:rsid w:val="00331E4C"/>
    <w:pPr>
      <w:spacing w:before="120" w:after="120"/>
    </w:pPr>
    <w:rPr>
      <w:rFonts w:ascii="Arial Bold" w:hAnsi="Arial Bold"/>
      <w:b/>
      <w:color w:val="000000"/>
      <w:sz w:val="18"/>
      <w:szCs w:val="24"/>
      <w:lang w:eastAsia="en-US"/>
    </w:rPr>
  </w:style>
  <w:style w:type="table" w:styleId="TableColumns5">
    <w:name w:val="Table Columns 5"/>
    <w:basedOn w:val="TableNormal"/>
    <w:semiHidden/>
    <w:rsid w:val="00331E4C"/>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Elegant">
    <w:name w:val="Table Elegant"/>
    <w:basedOn w:val="TableNormal"/>
    <w:semiHidden/>
    <w:rsid w:val="00331E4C"/>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
    <w:name w:val="Table Grid"/>
    <w:basedOn w:val="TableNormal"/>
    <w:semiHidden/>
    <w:rsid w:val="00F1488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ptLayoutBdyHdgACSSC" w:customStyle="1">
    <w:name w:val="Rpt Layout_Bdy Hdg_ACSSC"/>
    <w:rsid w:val="00F1488A"/>
    <w:pPr>
      <w:spacing w:before="40" w:after="40"/>
      <w:jc w:val="center"/>
    </w:pPr>
    <w:rPr>
      <w:rFonts w:ascii="Arial Bold" w:hAnsi="Arial Bold"/>
      <w:b/>
      <w:color w:val="000000"/>
      <w:sz w:val="18"/>
      <w:szCs w:val="24"/>
      <w:lang w:eastAsia="en-US"/>
    </w:rPr>
  </w:style>
  <w:style w:type="paragraph" w:styleId="tabletextacssc0" w:customStyle="1">
    <w:name w:val="tabletextacssc"/>
    <w:basedOn w:val="Normal"/>
    <w:rsid w:val="00ED68EA"/>
    <w:pPr>
      <w:spacing w:after="80"/>
      <w:jc w:val="left"/>
    </w:pPr>
    <w:rPr>
      <w:rFonts w:ascii="Arial Narrow" w:hAnsi="Arial Narrow"/>
      <w:color w:val="000000"/>
      <w:szCs w:val="20"/>
    </w:rPr>
  </w:style>
  <w:style w:type="paragraph" w:styleId="copyright" w:customStyle="1">
    <w:name w:val="copyright"/>
    <w:rsid w:val="00D1169B"/>
    <w:pPr>
      <w:spacing w:before="260" w:after="100"/>
    </w:pPr>
    <w:rPr>
      <w:rFonts w:ascii="Arial" w:hAnsi="Arial" w:cs="Arial"/>
      <w:szCs w:val="24"/>
      <w:lang w:eastAsia="en-US"/>
    </w:rPr>
  </w:style>
  <w:style w:type="paragraph" w:styleId="Title2" w:customStyle="1">
    <w:name w:val="Title2"/>
    <w:rsid w:val="00D1169B"/>
    <w:rPr>
      <w:rFonts w:ascii="Arial" w:hAnsi="Arial"/>
      <w:color w:val="848484"/>
      <w:sz w:val="66"/>
      <w:lang w:eastAsia="en-US"/>
    </w:rPr>
  </w:style>
  <w:style w:type="paragraph" w:styleId="Machines" w:customStyle="1">
    <w:name w:val="Machines"/>
    <w:rsid w:val="00D1169B"/>
    <w:pPr>
      <w:ind w:left="63"/>
    </w:pPr>
    <w:rPr>
      <w:rFonts w:ascii="Arial" w:hAnsi="Arial" w:cs="Arial"/>
      <w:color w:val="5F5F5F"/>
      <w:sz w:val="24"/>
      <w:szCs w:val="24"/>
      <w:lang w:eastAsia="en-US"/>
    </w:rPr>
  </w:style>
  <w:style w:type="character" w:styleId="FooterChar" w:customStyle="1">
    <w:name w:val="Footer Char"/>
    <w:link w:val="Footer"/>
    <w:rsid w:val="003835DD"/>
    <w:rPr>
      <w:rFonts w:ascii="Arial" w:hAnsi="Arial"/>
      <w:b/>
      <w:szCs w:val="24"/>
      <w:lang w:val="en-US" w:eastAsia="en-US" w:bidi="ar-SA"/>
    </w:rPr>
  </w:style>
  <w:style w:type="paragraph" w:styleId="ItalicBefore" w:customStyle="1">
    <w:name w:val="Italic Before"/>
    <w:basedOn w:val="Normal"/>
    <w:rsid w:val="004074F0"/>
    <w:pPr>
      <w:spacing w:before="240" w:after="60"/>
      <w:jc w:val="left"/>
    </w:pPr>
    <w:rPr>
      <w:rFonts w:cs="Arial"/>
      <w:i/>
    </w:rPr>
  </w:style>
  <w:style w:type="character" w:styleId="HeaderChar" w:customStyle="1">
    <w:name w:val="Header Char"/>
    <w:aliases w:val="JADHeaderL Char"/>
    <w:link w:val="Header"/>
    <w:rsid w:val="004074F0"/>
    <w:rPr>
      <w:rFonts w:ascii="Arial" w:hAnsi="Arial"/>
      <w:b/>
      <w:bCs/>
      <w:szCs w:val="24"/>
    </w:rPr>
  </w:style>
  <w:style w:type="paragraph" w:styleId="StyleTitle34pt" w:customStyle="1">
    <w:name w:val="Style Title + 34 pt"/>
    <w:basedOn w:val="Title"/>
    <w:rsid w:val="00D1169B"/>
    <w:rPr>
      <w:bCs w:val="0"/>
      <w:sz w:val="68"/>
    </w:rPr>
  </w:style>
  <w:style w:type="paragraph" w:styleId="HeadingTOC-Preface" w:customStyle="1">
    <w:name w:val="Heading TOC-Preface"/>
    <w:basedOn w:val="Normal"/>
    <w:rsid w:val="00854153"/>
    <w:pPr>
      <w:spacing w:after="880" w:line="720" w:lineRule="exact"/>
      <w:jc w:val="left"/>
    </w:pPr>
    <w:rPr>
      <w:rFonts w:cs="Arial"/>
      <w:color w:val="2895D5"/>
      <w:sz w:val="64"/>
      <w:szCs w:val="72"/>
    </w:rPr>
  </w:style>
  <w:style w:type="paragraph" w:styleId="Revision">
    <w:name w:val="Revision"/>
    <w:hidden/>
    <w:uiPriority w:val="99"/>
    <w:semiHidden/>
    <w:rsid w:val="001A3467"/>
    <w:rPr>
      <w:rFonts w:ascii="Arial" w:hAnsi="Arial"/>
      <w:szCs w:val="24"/>
      <w:lang w:eastAsia="en-US"/>
    </w:rPr>
  </w:style>
  <w:style w:type="character" w:styleId="Heading5Char" w:customStyle="1">
    <w:name w:val="Heading 5 Char"/>
    <w:link w:val="Heading5"/>
    <w:rsid w:val="00D0385C"/>
    <w:rPr>
      <w:rFonts w:ascii="Arial" w:hAnsi="Arial"/>
      <w:szCs w:val="19"/>
    </w:rPr>
  </w:style>
  <w:style w:type="character" w:styleId="Heading6Char" w:customStyle="1">
    <w:name w:val="Heading 6 Char"/>
    <w:link w:val="Heading6"/>
    <w:rsid w:val="00C27C61"/>
    <w:rPr>
      <w:rFonts w:ascii="Arial" w:hAnsi="Arial"/>
      <w:i/>
      <w:szCs w:val="19"/>
    </w:rPr>
  </w:style>
  <w:style w:type="paragraph" w:styleId="ProposalSubtitle" w:customStyle="1">
    <w:name w:val="Proposal Subtitle"/>
    <w:basedOn w:val="Normal"/>
    <w:uiPriority w:val="9"/>
    <w:qFormat/>
    <w:rsid w:val="00695ACC"/>
    <w:pPr>
      <w:spacing w:after="0" w:line="440" w:lineRule="exact"/>
      <w:jc w:val="left"/>
    </w:pPr>
    <w:rPr>
      <w:rFonts w:eastAsia="Arial"/>
      <w:color w:val="FFFFFF"/>
      <w:sz w:val="36"/>
      <w:szCs w:val="36"/>
    </w:rPr>
  </w:style>
  <w:style w:type="paragraph" w:styleId="ProposalTitle" w:customStyle="1">
    <w:name w:val="Proposal Title"/>
    <w:basedOn w:val="Normal"/>
    <w:uiPriority w:val="9"/>
    <w:qFormat/>
    <w:rsid w:val="00695ACC"/>
    <w:pPr>
      <w:spacing w:after="0" w:line="760" w:lineRule="exact"/>
      <w:jc w:val="left"/>
    </w:pPr>
    <w:rPr>
      <w:rFonts w:eastAsia="Arial"/>
      <w:color w:val="FFFFFF"/>
      <w:sz w:val="72"/>
      <w:szCs w:val="72"/>
    </w:rPr>
  </w:style>
  <w:style w:type="character" w:styleId="subhead1" w:customStyle="1">
    <w:name w:val="subhead1"/>
    <w:rsid w:val="00457BBB"/>
    <w:rPr>
      <w:rFonts w:hint="default" w:ascii="Helvetica" w:hAnsi="Helvetica" w:cs="Helvetica"/>
      <w:b/>
      <w:bCs/>
      <w:color w:val="000000"/>
    </w:rPr>
  </w:style>
  <w:style w:type="character" w:styleId="CommentTextChar" w:customStyle="1">
    <w:name w:val="Comment Text Char"/>
    <w:link w:val="CommentText"/>
    <w:uiPriority w:val="99"/>
    <w:rsid w:val="001F6E03"/>
    <w:rPr>
      <w:rFonts w:ascii="Arial" w:hAnsi="Arial"/>
    </w:rPr>
  </w:style>
  <w:style w:type="paragraph" w:styleId="ListParagraph">
    <w:name w:val="List Paragraph"/>
    <w:basedOn w:val="Normal"/>
    <w:uiPriority w:val="34"/>
    <w:qFormat/>
    <w:rsid w:val="00656C12"/>
    <w:pPr>
      <w:spacing w:after="0"/>
      <w:ind w:left="720"/>
      <w:jc w:val="left"/>
    </w:pPr>
    <w:rPr>
      <w:rFonts w:ascii="Calibri" w:hAnsi="Calibri"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12640">
      <w:bodyDiv w:val="1"/>
      <w:marLeft w:val="0"/>
      <w:marRight w:val="0"/>
      <w:marTop w:val="0"/>
      <w:marBottom w:val="0"/>
      <w:divBdr>
        <w:top w:val="none" w:sz="0" w:space="0" w:color="auto"/>
        <w:left w:val="none" w:sz="0" w:space="0" w:color="auto"/>
        <w:bottom w:val="none" w:sz="0" w:space="0" w:color="auto"/>
        <w:right w:val="none" w:sz="0" w:space="0" w:color="auto"/>
      </w:divBdr>
    </w:div>
    <w:div w:id="234170444">
      <w:bodyDiv w:val="1"/>
      <w:marLeft w:val="0"/>
      <w:marRight w:val="0"/>
      <w:marTop w:val="0"/>
      <w:marBottom w:val="0"/>
      <w:divBdr>
        <w:top w:val="none" w:sz="0" w:space="0" w:color="auto"/>
        <w:left w:val="none" w:sz="0" w:space="0" w:color="auto"/>
        <w:bottom w:val="none" w:sz="0" w:space="0" w:color="auto"/>
        <w:right w:val="none" w:sz="0" w:space="0" w:color="auto"/>
      </w:divBdr>
    </w:div>
    <w:div w:id="275673882">
      <w:bodyDiv w:val="1"/>
      <w:marLeft w:val="0"/>
      <w:marRight w:val="0"/>
      <w:marTop w:val="0"/>
      <w:marBottom w:val="0"/>
      <w:divBdr>
        <w:top w:val="none" w:sz="0" w:space="0" w:color="auto"/>
        <w:left w:val="none" w:sz="0" w:space="0" w:color="auto"/>
        <w:bottom w:val="none" w:sz="0" w:space="0" w:color="auto"/>
        <w:right w:val="none" w:sz="0" w:space="0" w:color="auto"/>
      </w:divBdr>
    </w:div>
    <w:div w:id="313416568">
      <w:bodyDiv w:val="1"/>
      <w:marLeft w:val="0"/>
      <w:marRight w:val="0"/>
      <w:marTop w:val="0"/>
      <w:marBottom w:val="0"/>
      <w:divBdr>
        <w:top w:val="none" w:sz="0" w:space="0" w:color="auto"/>
        <w:left w:val="none" w:sz="0" w:space="0" w:color="auto"/>
        <w:bottom w:val="none" w:sz="0" w:space="0" w:color="auto"/>
        <w:right w:val="none" w:sz="0" w:space="0" w:color="auto"/>
      </w:divBdr>
    </w:div>
    <w:div w:id="445274963">
      <w:bodyDiv w:val="1"/>
      <w:marLeft w:val="0"/>
      <w:marRight w:val="0"/>
      <w:marTop w:val="0"/>
      <w:marBottom w:val="0"/>
      <w:divBdr>
        <w:top w:val="none" w:sz="0" w:space="0" w:color="auto"/>
        <w:left w:val="none" w:sz="0" w:space="0" w:color="auto"/>
        <w:bottom w:val="none" w:sz="0" w:space="0" w:color="auto"/>
        <w:right w:val="none" w:sz="0" w:space="0" w:color="auto"/>
      </w:divBdr>
    </w:div>
    <w:div w:id="535894015">
      <w:bodyDiv w:val="1"/>
      <w:marLeft w:val="0"/>
      <w:marRight w:val="0"/>
      <w:marTop w:val="0"/>
      <w:marBottom w:val="0"/>
      <w:divBdr>
        <w:top w:val="none" w:sz="0" w:space="0" w:color="auto"/>
        <w:left w:val="none" w:sz="0" w:space="0" w:color="auto"/>
        <w:bottom w:val="none" w:sz="0" w:space="0" w:color="auto"/>
        <w:right w:val="none" w:sz="0" w:space="0" w:color="auto"/>
      </w:divBdr>
    </w:div>
    <w:div w:id="852963729">
      <w:bodyDiv w:val="1"/>
      <w:marLeft w:val="0"/>
      <w:marRight w:val="0"/>
      <w:marTop w:val="0"/>
      <w:marBottom w:val="0"/>
      <w:divBdr>
        <w:top w:val="none" w:sz="0" w:space="0" w:color="auto"/>
        <w:left w:val="none" w:sz="0" w:space="0" w:color="auto"/>
        <w:bottom w:val="none" w:sz="0" w:space="0" w:color="auto"/>
        <w:right w:val="none" w:sz="0" w:space="0" w:color="auto"/>
      </w:divBdr>
    </w:div>
    <w:div w:id="886918466">
      <w:bodyDiv w:val="1"/>
      <w:marLeft w:val="0"/>
      <w:marRight w:val="0"/>
      <w:marTop w:val="0"/>
      <w:marBottom w:val="0"/>
      <w:divBdr>
        <w:top w:val="none" w:sz="0" w:space="0" w:color="auto"/>
        <w:left w:val="none" w:sz="0" w:space="0" w:color="auto"/>
        <w:bottom w:val="none" w:sz="0" w:space="0" w:color="auto"/>
        <w:right w:val="none" w:sz="0" w:space="0" w:color="auto"/>
      </w:divBdr>
    </w:div>
    <w:div w:id="1024211232">
      <w:bodyDiv w:val="1"/>
      <w:marLeft w:val="0"/>
      <w:marRight w:val="0"/>
      <w:marTop w:val="0"/>
      <w:marBottom w:val="0"/>
      <w:divBdr>
        <w:top w:val="none" w:sz="0" w:space="0" w:color="auto"/>
        <w:left w:val="none" w:sz="0" w:space="0" w:color="auto"/>
        <w:bottom w:val="none" w:sz="0" w:space="0" w:color="auto"/>
        <w:right w:val="none" w:sz="0" w:space="0" w:color="auto"/>
      </w:divBdr>
    </w:div>
    <w:div w:id="1026516770">
      <w:bodyDiv w:val="1"/>
      <w:marLeft w:val="0"/>
      <w:marRight w:val="0"/>
      <w:marTop w:val="0"/>
      <w:marBottom w:val="0"/>
      <w:divBdr>
        <w:top w:val="none" w:sz="0" w:space="0" w:color="auto"/>
        <w:left w:val="none" w:sz="0" w:space="0" w:color="auto"/>
        <w:bottom w:val="none" w:sz="0" w:space="0" w:color="auto"/>
        <w:right w:val="none" w:sz="0" w:space="0" w:color="auto"/>
      </w:divBdr>
    </w:div>
    <w:div w:id="1053390742">
      <w:bodyDiv w:val="1"/>
      <w:marLeft w:val="0"/>
      <w:marRight w:val="0"/>
      <w:marTop w:val="0"/>
      <w:marBottom w:val="0"/>
      <w:divBdr>
        <w:top w:val="none" w:sz="0" w:space="0" w:color="auto"/>
        <w:left w:val="none" w:sz="0" w:space="0" w:color="auto"/>
        <w:bottom w:val="none" w:sz="0" w:space="0" w:color="auto"/>
        <w:right w:val="none" w:sz="0" w:space="0" w:color="auto"/>
      </w:divBdr>
    </w:div>
    <w:div w:id="1246111552">
      <w:bodyDiv w:val="1"/>
      <w:marLeft w:val="0"/>
      <w:marRight w:val="0"/>
      <w:marTop w:val="0"/>
      <w:marBottom w:val="0"/>
      <w:divBdr>
        <w:top w:val="none" w:sz="0" w:space="0" w:color="auto"/>
        <w:left w:val="none" w:sz="0" w:space="0" w:color="auto"/>
        <w:bottom w:val="none" w:sz="0" w:space="0" w:color="auto"/>
        <w:right w:val="none" w:sz="0" w:space="0" w:color="auto"/>
      </w:divBdr>
    </w:div>
    <w:div w:id="1511600324">
      <w:bodyDiv w:val="1"/>
      <w:marLeft w:val="0"/>
      <w:marRight w:val="0"/>
      <w:marTop w:val="0"/>
      <w:marBottom w:val="0"/>
      <w:divBdr>
        <w:top w:val="none" w:sz="0" w:space="0" w:color="auto"/>
        <w:left w:val="none" w:sz="0" w:space="0" w:color="auto"/>
        <w:bottom w:val="none" w:sz="0" w:space="0" w:color="auto"/>
        <w:right w:val="none" w:sz="0" w:space="0" w:color="auto"/>
      </w:divBdr>
    </w:div>
    <w:div w:id="1536190958">
      <w:bodyDiv w:val="1"/>
      <w:marLeft w:val="0"/>
      <w:marRight w:val="0"/>
      <w:marTop w:val="0"/>
      <w:marBottom w:val="0"/>
      <w:divBdr>
        <w:top w:val="none" w:sz="0" w:space="0" w:color="auto"/>
        <w:left w:val="none" w:sz="0" w:space="0" w:color="auto"/>
        <w:bottom w:val="none" w:sz="0" w:space="0" w:color="auto"/>
        <w:right w:val="none" w:sz="0" w:space="0" w:color="auto"/>
      </w:divBdr>
    </w:div>
    <w:div w:id="1552693647">
      <w:bodyDiv w:val="1"/>
      <w:marLeft w:val="0"/>
      <w:marRight w:val="0"/>
      <w:marTop w:val="0"/>
      <w:marBottom w:val="0"/>
      <w:divBdr>
        <w:top w:val="none" w:sz="0" w:space="0" w:color="auto"/>
        <w:left w:val="none" w:sz="0" w:space="0" w:color="auto"/>
        <w:bottom w:val="none" w:sz="0" w:space="0" w:color="auto"/>
        <w:right w:val="none" w:sz="0" w:space="0" w:color="auto"/>
      </w:divBdr>
    </w:div>
    <w:div w:id="1619026718">
      <w:bodyDiv w:val="1"/>
      <w:marLeft w:val="0"/>
      <w:marRight w:val="0"/>
      <w:marTop w:val="0"/>
      <w:marBottom w:val="0"/>
      <w:divBdr>
        <w:top w:val="none" w:sz="0" w:space="0" w:color="auto"/>
        <w:left w:val="none" w:sz="0" w:space="0" w:color="auto"/>
        <w:bottom w:val="none" w:sz="0" w:space="0" w:color="auto"/>
        <w:right w:val="none" w:sz="0" w:space="0" w:color="auto"/>
      </w:divBdr>
    </w:div>
    <w:div w:id="1725105876">
      <w:bodyDiv w:val="1"/>
      <w:marLeft w:val="0"/>
      <w:marRight w:val="0"/>
      <w:marTop w:val="0"/>
      <w:marBottom w:val="0"/>
      <w:divBdr>
        <w:top w:val="none" w:sz="0" w:space="0" w:color="auto"/>
        <w:left w:val="none" w:sz="0" w:space="0" w:color="auto"/>
        <w:bottom w:val="none" w:sz="0" w:space="0" w:color="auto"/>
        <w:right w:val="none" w:sz="0" w:space="0" w:color="auto"/>
      </w:divBdr>
    </w:div>
    <w:div w:id="1750732986">
      <w:bodyDiv w:val="1"/>
      <w:marLeft w:val="0"/>
      <w:marRight w:val="0"/>
      <w:marTop w:val="0"/>
      <w:marBottom w:val="0"/>
      <w:divBdr>
        <w:top w:val="none" w:sz="0" w:space="0" w:color="auto"/>
        <w:left w:val="none" w:sz="0" w:space="0" w:color="auto"/>
        <w:bottom w:val="none" w:sz="0" w:space="0" w:color="auto"/>
        <w:right w:val="none" w:sz="0" w:space="0" w:color="auto"/>
      </w:divBdr>
    </w:div>
    <w:div w:id="1831211727">
      <w:bodyDiv w:val="1"/>
      <w:marLeft w:val="0"/>
      <w:marRight w:val="0"/>
      <w:marTop w:val="0"/>
      <w:marBottom w:val="0"/>
      <w:divBdr>
        <w:top w:val="none" w:sz="0" w:space="0" w:color="auto"/>
        <w:left w:val="none" w:sz="0" w:space="0" w:color="auto"/>
        <w:bottom w:val="none" w:sz="0" w:space="0" w:color="auto"/>
        <w:right w:val="none" w:sz="0" w:space="0" w:color="auto"/>
      </w:divBdr>
    </w:div>
    <w:div w:id="1870678005">
      <w:bodyDiv w:val="1"/>
      <w:marLeft w:val="0"/>
      <w:marRight w:val="0"/>
      <w:marTop w:val="0"/>
      <w:marBottom w:val="0"/>
      <w:divBdr>
        <w:top w:val="none" w:sz="0" w:space="0" w:color="auto"/>
        <w:left w:val="none" w:sz="0" w:space="0" w:color="auto"/>
        <w:bottom w:val="none" w:sz="0" w:space="0" w:color="auto"/>
        <w:right w:val="none" w:sz="0" w:space="0" w:color="auto"/>
      </w:divBdr>
    </w:div>
    <w:div w:id="1975519212">
      <w:bodyDiv w:val="1"/>
      <w:marLeft w:val="0"/>
      <w:marRight w:val="0"/>
      <w:marTop w:val="0"/>
      <w:marBottom w:val="0"/>
      <w:divBdr>
        <w:top w:val="none" w:sz="0" w:space="0" w:color="auto"/>
        <w:left w:val="none" w:sz="0" w:space="0" w:color="auto"/>
        <w:bottom w:val="none" w:sz="0" w:space="0" w:color="auto"/>
        <w:right w:val="none" w:sz="0" w:space="0" w:color="auto"/>
      </w:divBdr>
    </w:div>
    <w:div w:id="1980107476">
      <w:bodyDiv w:val="1"/>
      <w:marLeft w:val="0"/>
      <w:marRight w:val="0"/>
      <w:marTop w:val="0"/>
      <w:marBottom w:val="0"/>
      <w:divBdr>
        <w:top w:val="none" w:sz="0" w:space="0" w:color="auto"/>
        <w:left w:val="none" w:sz="0" w:space="0" w:color="auto"/>
        <w:bottom w:val="none" w:sz="0" w:space="0" w:color="auto"/>
        <w:right w:val="none" w:sz="0" w:space="0" w:color="auto"/>
      </w:divBdr>
    </w:div>
    <w:div w:id="2110420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header" Target="header4.xml" Id="rId18" /><Relationship Type="http://schemas.openxmlformats.org/officeDocument/2006/relationships/footer" Target="footer8.xml" Id="rId26" /><Relationship Type="http://schemas.openxmlformats.org/officeDocument/2006/relationships/image" Target="media/image16.emf" Id="rId39" /><Relationship Type="http://schemas.openxmlformats.org/officeDocument/2006/relationships/oleObject" Target="embeddings/oleObject1.bin" Id="rId21" /><Relationship Type="http://schemas.openxmlformats.org/officeDocument/2006/relationships/image" Target="media/image13.png" Id="rId34" /><Relationship Type="http://schemas.openxmlformats.org/officeDocument/2006/relationships/footer" Target="footer10.xm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footer" Target="footer4.xml" Id="rId16" /><Relationship Type="http://schemas.openxmlformats.org/officeDocument/2006/relationships/image" Target="media/image4.emf" Id="rId20" /><Relationship Type="http://schemas.openxmlformats.org/officeDocument/2006/relationships/image" Target="media/image8.png" Id="rId29" /><Relationship Type="http://schemas.openxmlformats.org/officeDocument/2006/relationships/header" Target="header8.xm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image" Target="media/image5.jpeg" Id="rId24" /><Relationship Type="http://schemas.openxmlformats.org/officeDocument/2006/relationships/image" Target="media/image11.png" Id="rId32" /><Relationship Type="http://schemas.openxmlformats.org/officeDocument/2006/relationships/header" Target="header7.xml" Id="rId37" /><Relationship Type="http://schemas.openxmlformats.org/officeDocument/2006/relationships/oleObject" Target="embeddings/oleObject2.bin" Id="rId40"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footer" Target="footer7.xml" Id="rId23" /><Relationship Type="http://schemas.openxmlformats.org/officeDocument/2006/relationships/image" Target="media/image7.png" Id="rId28" /><Relationship Type="http://schemas.openxmlformats.org/officeDocument/2006/relationships/image" Target="media/image15.png" Id="rId36" /><Relationship Type="http://schemas.openxmlformats.org/officeDocument/2006/relationships/header" Target="header1.xml" Id="rId10" /><Relationship Type="http://schemas.openxmlformats.org/officeDocument/2006/relationships/footer" Target="footer6.xml" Id="rId19" /><Relationship Type="http://schemas.openxmlformats.org/officeDocument/2006/relationships/image" Target="media/image10.png" Id="rId31" /><Relationship Type="http://schemas.openxmlformats.org/officeDocument/2006/relationships/theme" Target="theme/theme1.xm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3.xml" Id="rId14" /><Relationship Type="http://schemas.openxmlformats.org/officeDocument/2006/relationships/header" Target="header5.xml" Id="rId22" /><Relationship Type="http://schemas.openxmlformats.org/officeDocument/2006/relationships/image" Target="media/image6.png" Id="rId27" /><Relationship Type="http://schemas.openxmlformats.org/officeDocument/2006/relationships/image" Target="media/image9.png" Id="rId30" /><Relationship Type="http://schemas.openxmlformats.org/officeDocument/2006/relationships/image" Target="media/image14.png" Id="rId35" /><Relationship Type="http://schemas.openxmlformats.org/officeDocument/2006/relationships/fontTable" Target="fontTable.xml" Id="rId43"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footer" Target="footer2.xml" Id="rId12" /><Relationship Type="http://schemas.openxmlformats.org/officeDocument/2006/relationships/footer" Target="footer5.xml" Id="rId17" /><Relationship Type="http://schemas.openxmlformats.org/officeDocument/2006/relationships/header" Target="header6.xml" Id="rId25" /><Relationship Type="http://schemas.openxmlformats.org/officeDocument/2006/relationships/image" Target="media/image12.jpeg" Id="rId33" /><Relationship Type="http://schemas.openxmlformats.org/officeDocument/2006/relationships/footer" Target="footer9.xml" Id="rId38" /></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460716CBFBC9346B211D46CA4375DAE" ma:contentTypeVersion="14" ma:contentTypeDescription="Create a new document." ma:contentTypeScope="" ma:versionID="731b7d16447ec64f6ba2833f64be5b59">
  <xsd:schema xmlns:xsd="http://www.w3.org/2001/XMLSchema" xmlns:xs="http://www.w3.org/2001/XMLSchema" xmlns:p="http://schemas.microsoft.com/office/2006/metadata/properties" xmlns:ns2="88f4c361-4c65-4bb7-91bf-885120a090cf" xmlns:ns3="ca6c0797-043e-45ef-9fa1-d4c0c0257caf" targetNamespace="http://schemas.microsoft.com/office/2006/metadata/properties" ma:root="true" ma:fieldsID="3d9ac2be4b737980bcd1182720c57134" ns2:_="" ns3:_="">
    <xsd:import namespace="88f4c361-4c65-4bb7-91bf-885120a090cf"/>
    <xsd:import namespace="ca6c0797-043e-45ef-9fa1-d4c0c0257caf"/>
    <xsd:element name="properties">
      <xsd:complexType>
        <xsd:sequence>
          <xsd:element name="documentManagement">
            <xsd:complexType>
              <xsd:all>
                <xsd:element ref="ns2:Chp_x0020_Number" minOccurs="0"/>
                <xsd:element ref="ns2:Chapter" minOccurs="0"/>
                <xsd:element ref="ns2:Status" minOccurs="0"/>
                <xsd:element ref="ns2:Document_x0020_Type"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f4c361-4c65-4bb7-91bf-885120a090cf" elementFormDefault="qualified">
    <xsd:import namespace="http://schemas.microsoft.com/office/2006/documentManagement/types"/>
    <xsd:import namespace="http://schemas.microsoft.com/office/infopath/2007/PartnerControls"/>
    <xsd:element name="Chp_x0020_Number" ma:index="8" nillable="true" ma:displayName="Chp Number" ma:description="Chapter Number" ma:format="Dropdown" ma:internalName="Chp_x0020_Number">
      <xsd:simpleType>
        <xsd:restriction base="dms:Choice">
          <xsd:enumeration value="03"/>
          <xsd:enumeration value="04"/>
          <xsd:enumeration value="05"/>
          <xsd:enumeration value="06"/>
          <xsd:enumeration value="07"/>
          <xsd:enumeration value="08"/>
          <xsd:enumeration value="09"/>
          <xsd:enumeration value="10"/>
          <xsd:enumeration value="11"/>
          <xsd:enumeration value="12"/>
          <xsd:enumeration value="13"/>
          <xsd:enumeration value="14"/>
          <xsd:enumeration value="15"/>
          <xsd:enumeration value="16"/>
          <xsd:enumeration value="17"/>
          <xsd:enumeration value="18"/>
          <xsd:enumeration value="19"/>
          <xsd:enumeration value="20"/>
          <xsd:enumeration value="21"/>
          <xsd:enumeration value="23"/>
          <xsd:enumeration value="25"/>
          <xsd:enumeration value="27"/>
          <xsd:enumeration value="33"/>
          <xsd:enumeration value="34"/>
          <xsd:enumeration value="01"/>
          <xsd:enumeration value="35"/>
          <xsd:enumeration value="36"/>
          <xsd:enumeration value="00"/>
        </xsd:restriction>
      </xsd:simpleType>
    </xsd:element>
    <xsd:element name="Chapter" ma:index="9" nillable="true" ma:displayName="Chapter" ma:default="01 Introduction" ma:description="Name of Chapter" ma:format="Dropdown" ma:indexed="true" ma:internalName="Chapter">
      <xsd:simpleType>
        <xsd:restriction base="dms:Choice">
          <xsd:enumeration value="01 Introduction"/>
          <xsd:enumeration value="03 Member"/>
          <xsd:enumeration value="04 Benefit Plans"/>
          <xsd:enumeration value="05 Provider"/>
          <xsd:enumeration value="06 EVS"/>
          <xsd:enumeration value="07 AVR"/>
          <xsd:enumeration value="08 ECM"/>
          <xsd:enumeration value="09 Reference"/>
          <xsd:enumeration value="10 Service Authorization"/>
          <xsd:enumeration value="11 Claims Control Entry"/>
          <xsd:enumeration value="12 Claims Processing"/>
          <xsd:enumeration value="13 Claims Financial"/>
          <xsd:enumeration value="14 Third Party Liability"/>
          <xsd:enumeration value="15 EPSDT"/>
          <xsd:enumeration value="16 EMAR"/>
          <xsd:enumeration value="17 FADS"/>
          <xsd:enumeration value="18 Care Management"/>
          <xsd:enumeration value="19 Contact Management"/>
          <xsd:enumeration value="20 Ad hoc Reporting"/>
          <xsd:enumeration value="21 County Billing and Receipts"/>
          <xsd:enumeration value="23 Acuity Rate Setting"/>
          <xsd:enumeration value="25 Security"/>
          <xsd:enumeration value="27 Technical Requirements"/>
          <xsd:enumeration value="33 Web Portal"/>
          <xsd:enumeration value="34 Interfaces"/>
          <xsd:enumeration value="35 T-MSIS"/>
          <xsd:enumeration value="36 IOX"/>
          <xsd:enumeration value="00 Archive"/>
        </xsd:restriction>
      </xsd:simpleType>
    </xsd:element>
    <xsd:element name="Status" ma:index="10" nillable="true" ma:displayName="Status" ma:description="This column indicates the current state of the document." ma:format="Dropdown" ma:internalName="Status">
      <xsd:simpleType>
        <xsd:restriction base="dms:Choice">
          <xsd:enumeration value="Delivered to State - Not Approved"/>
          <xsd:enumeration value="State Approved"/>
          <xsd:enumeration value="Draft - Under State Review"/>
        </xsd:restriction>
      </xsd:simpleType>
    </xsd:element>
    <xsd:element name="Document_x0020_Type" ma:index="11" nillable="true" ma:displayName="Document Type" ma:default="Chapter Part" ma:description="This column indicates the type of Sys Doc document." ma:format="Dropdown" ma:internalName="Document_x0020_Type">
      <xsd:simpleType>
        <xsd:restriction base="dms:Choice">
          <xsd:enumeration value="Chapter Part"/>
          <xsd:enumeration value="Revision History"/>
          <xsd:enumeration value="Chapter Table of Contents"/>
          <xsd:enumeration value="Cover Page"/>
          <xsd:enumeration value="Attachment"/>
          <xsd:enumeration value="Comments Form--Xerox RESP"/>
          <xsd:enumeration value="Comments Form--State RESP"/>
        </xsd:restriction>
      </xsd:simpleType>
    </xsd:element>
  </xsd:schema>
  <xsd:schema xmlns:xsd="http://www.w3.org/2001/XMLSchema" xmlns:xs="http://www.w3.org/2001/XMLSchema" xmlns:dms="http://schemas.microsoft.com/office/2006/documentManagement/types" xmlns:pc="http://schemas.microsoft.com/office/infopath/2007/PartnerControls" targetNamespace="ca6c0797-043e-45ef-9fa1-d4c0c0257caf"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Props1.xml><?xml version="1.0" encoding="utf-8"?>
<ds:datastoreItem xmlns:ds="http://schemas.openxmlformats.org/officeDocument/2006/customXml" ds:itemID="{4839D66C-8050-407D-A05A-13821B7498F4}">
  <ds:schemaRefs>
    <ds:schemaRef ds:uri="http://schemas.microsoft.com/sharepoint/v3/contenttype/forms"/>
  </ds:schemaRefs>
</ds:datastoreItem>
</file>

<file path=customXml/itemProps2.xml><?xml version="1.0" encoding="utf-8"?>
<ds:datastoreItem xmlns:ds="http://schemas.openxmlformats.org/officeDocument/2006/customXml" ds:itemID="{54992909-E773-4F83-AA68-BC547CB3E3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f4c361-4c65-4bb7-91bf-885120a090cf"/>
    <ds:schemaRef ds:uri="ca6c0797-043e-45ef-9fa1-d4c0c0257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155F67-3772-43F2-8C71-8C83E225A8E7}">
  <ds:schemaRefs>
    <ds:schemaRef ds:uri="http://schemas.microsoft.com/office/2006/metadata/long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System Documentation</dc:title>
  <dc:subject>Service Authorization Part E Version 2.0</dc:subject>
  <dc:creator/>
  <keywords/>
  <dc:description>New Hampshire MMIS Procurement</dc:description>
  <lastModifiedBy>Obuli Sundar</lastModifiedBy>
  <revision>2</revision>
  <lastPrinted>2007-10-08T23:26:00.0000000Z</lastPrinted>
  <dcterms:created xsi:type="dcterms:W3CDTF">2026-08-17T20:08:00.0000000Z</dcterms:created>
  <dcterms:modified xsi:type="dcterms:W3CDTF">2026-08-17T20:14:05.3133836Z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_NewReviewCycle">
    <vt:lpwstr/>
  </property>
  <property fmtid="{D5CDD505-2E9C-101B-9397-08002B2CF9AE}" pid="4" name="Status">
    <vt:lpwstr>Delivered to State - Not Approved</vt:lpwstr>
  </property>
  <property fmtid="{D5CDD505-2E9C-101B-9397-08002B2CF9AE}" pid="5" name="Document Owner">
    <vt:lpwstr>233</vt:lpwstr>
  </property>
  <property fmtid="{D5CDD505-2E9C-101B-9397-08002B2CF9AE}" pid="6" name="ContentType">
    <vt:lpwstr>Document</vt:lpwstr>
  </property>
  <property fmtid="{D5CDD505-2E9C-101B-9397-08002B2CF9AE}" pid="7" name="Chapter">
    <vt:lpwstr>10 Service Authorization</vt:lpwstr>
  </property>
  <property fmtid="{D5CDD505-2E9C-101B-9397-08002B2CF9AE}" pid="8" name="display_urn:schemas-microsoft-com:office:office#Document_x0020_Owner">
    <vt:lpwstr>Schlagel, Randy</vt:lpwstr>
  </property>
  <property fmtid="{D5CDD505-2E9C-101B-9397-08002B2CF9AE}" pid="9" name="Description0">
    <vt:lpwstr>Contains SA Reports and Outputs process: _x000d_
UC-OPR-SRA-011, and Reports OPR-SRA-101 through OPR-SRA-132; as well as Service Auth Response x12 278 Outbound (UC-OPR-SRA-005.2); see Ch 34/Interfaces for Interface Reports</vt:lpwstr>
  </property>
  <property fmtid="{D5CDD505-2E9C-101B-9397-08002B2CF9AE}" pid="10" name="Chp Number">
    <vt:lpwstr>10</vt:lpwstr>
  </property>
  <property fmtid="{D5CDD505-2E9C-101B-9397-08002B2CF9AE}" pid="11" name="Document Type">
    <vt:lpwstr>Chapter Part</vt:lpwstr>
  </property>
  <property fmtid="{D5CDD505-2E9C-101B-9397-08002B2CF9AE}" pid="12" name="Process Area">
    <vt:lpwstr/>
  </property>
  <property fmtid="{D5CDD505-2E9C-101B-9397-08002B2CF9AE}" pid="13" name="Document Status">
    <vt:lpwstr/>
  </property>
  <property fmtid="{D5CDD505-2E9C-101B-9397-08002B2CF9AE}" pid="14" name="Methodology">
    <vt:lpwstr/>
  </property>
  <property fmtid="{D5CDD505-2E9C-101B-9397-08002B2CF9AE}" pid="15" name="Workflow">
    <vt:lpwstr/>
  </property>
  <property fmtid="{D5CDD505-2E9C-101B-9397-08002B2CF9AE}" pid="16" name="Approval Date">
    <vt:lpwstr/>
  </property>
  <property fmtid="{D5CDD505-2E9C-101B-9397-08002B2CF9AE}" pid="17" name="ContentTypeId">
    <vt:lpwstr>0x01010035D12916DE201B4A9DF1D4E2EA889ABA</vt:lpwstr>
  </property>
  <property fmtid="{D5CDD505-2E9C-101B-9397-08002B2CF9AE}" pid="18" name="display_urn:schemas-microsoft-com:office:office#Editor">
    <vt:lpwstr>Doran, Julianne N</vt:lpwstr>
  </property>
  <property fmtid="{D5CDD505-2E9C-101B-9397-08002B2CF9AE}" pid="19" name="display_urn\:schemas-microsoft-com\:office\:office#Document_x0020_Owner">
    <vt:lpwstr>Schlagel, Randy</vt:lpwstr>
  </property>
  <property fmtid="{D5CDD505-2E9C-101B-9397-08002B2CF9AE}" pid="20" name="GUID">
    <vt:lpwstr>842bfff5-13bb-4d3c-b922-cf2150161827</vt:lpwstr>
  </property>
  <property fmtid="{D5CDD505-2E9C-101B-9397-08002B2CF9AE}" pid="21" name="display_urn:schemas-microsoft-com:office:office#Author">
    <vt:lpwstr>Merriett, Joy L</vt:lpwstr>
  </property>
</Properties>
</file>